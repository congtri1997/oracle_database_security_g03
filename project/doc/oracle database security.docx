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11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97.xml" ContentType="application/vnd.openxmlformats-officedocument.wordprocessingml.footer+xml"/>
  <Override PartName="/word/header141.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2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91D405" w14:textId="77777777" w:rsidR="008C539B" w:rsidRPr="001058B5" w:rsidRDefault="008C539B">
      <w:pPr>
        <w:pStyle w:val="BodyText"/>
        <w:rPr>
          <w:rFonts w:ascii="Arial" w:hAnsi="Arial" w:cs="Arial"/>
        </w:rPr>
      </w:pPr>
    </w:p>
    <w:p w14:paraId="557FAAEB" w14:textId="77777777" w:rsidR="008C539B" w:rsidRPr="001058B5" w:rsidRDefault="008C539B">
      <w:pPr>
        <w:pStyle w:val="BodyText"/>
        <w:rPr>
          <w:rFonts w:ascii="Arial" w:hAnsi="Arial" w:cs="Arial"/>
        </w:rPr>
      </w:pPr>
    </w:p>
    <w:p w14:paraId="1DCCD0D1" w14:textId="77777777" w:rsidR="008C539B" w:rsidRPr="001058B5" w:rsidRDefault="008C539B">
      <w:pPr>
        <w:pStyle w:val="BodyText"/>
        <w:rPr>
          <w:rFonts w:ascii="Arial" w:hAnsi="Arial" w:cs="Arial"/>
        </w:rPr>
      </w:pPr>
    </w:p>
    <w:p w14:paraId="5573946D" w14:textId="77777777" w:rsidR="008C539B" w:rsidRPr="001058B5" w:rsidRDefault="008C539B">
      <w:pPr>
        <w:pStyle w:val="BodyText"/>
        <w:rPr>
          <w:rFonts w:ascii="Arial" w:hAnsi="Arial" w:cs="Arial"/>
        </w:rPr>
      </w:pPr>
    </w:p>
    <w:p w14:paraId="4E1203C5" w14:textId="77777777" w:rsidR="008C539B" w:rsidRPr="001058B5" w:rsidRDefault="008C539B">
      <w:pPr>
        <w:pStyle w:val="BodyText"/>
        <w:rPr>
          <w:rFonts w:ascii="Arial" w:hAnsi="Arial" w:cs="Arial"/>
        </w:rPr>
      </w:pPr>
    </w:p>
    <w:p w14:paraId="2427852B" w14:textId="77777777" w:rsidR="008C539B" w:rsidRPr="001058B5" w:rsidRDefault="008C539B">
      <w:pPr>
        <w:pStyle w:val="BodyText"/>
        <w:rPr>
          <w:rFonts w:ascii="Arial" w:hAnsi="Arial" w:cs="Arial"/>
        </w:rPr>
      </w:pPr>
    </w:p>
    <w:p w14:paraId="1B2C8BFA" w14:textId="77777777" w:rsidR="008C539B" w:rsidRPr="001058B5" w:rsidRDefault="008C539B">
      <w:pPr>
        <w:pStyle w:val="BodyText"/>
        <w:rPr>
          <w:rFonts w:ascii="Arial" w:hAnsi="Arial" w:cs="Arial"/>
        </w:rPr>
      </w:pPr>
    </w:p>
    <w:p w14:paraId="1702C8FE" w14:textId="77777777" w:rsidR="008C539B" w:rsidRPr="001058B5" w:rsidRDefault="008C539B">
      <w:pPr>
        <w:pStyle w:val="BodyText"/>
        <w:rPr>
          <w:rFonts w:ascii="Arial" w:hAnsi="Arial" w:cs="Arial"/>
        </w:rPr>
      </w:pPr>
    </w:p>
    <w:p w14:paraId="60E58393" w14:textId="77777777" w:rsidR="008C539B" w:rsidRPr="001058B5" w:rsidRDefault="008C539B">
      <w:pPr>
        <w:pStyle w:val="BodyText"/>
        <w:rPr>
          <w:rFonts w:ascii="Arial" w:hAnsi="Arial" w:cs="Arial"/>
        </w:rPr>
      </w:pPr>
    </w:p>
    <w:p w14:paraId="5FF58D4B" w14:textId="77777777" w:rsidR="008C539B" w:rsidRPr="001058B5" w:rsidRDefault="008C539B">
      <w:pPr>
        <w:pStyle w:val="BodyText"/>
        <w:rPr>
          <w:rFonts w:ascii="Arial" w:hAnsi="Arial" w:cs="Arial"/>
        </w:rPr>
      </w:pPr>
    </w:p>
    <w:p w14:paraId="6A3A6FDA" w14:textId="77777777" w:rsidR="008C539B" w:rsidRPr="001058B5" w:rsidRDefault="008C539B">
      <w:pPr>
        <w:pStyle w:val="BodyText"/>
        <w:rPr>
          <w:rFonts w:ascii="Arial" w:hAnsi="Arial" w:cs="Arial"/>
        </w:rPr>
      </w:pPr>
    </w:p>
    <w:p w14:paraId="5EE1F6D4" w14:textId="77777777" w:rsidR="008C539B" w:rsidRPr="001058B5" w:rsidRDefault="008C539B">
      <w:pPr>
        <w:pStyle w:val="BodyText"/>
        <w:rPr>
          <w:rFonts w:ascii="Arial" w:hAnsi="Arial" w:cs="Arial"/>
        </w:rPr>
      </w:pPr>
    </w:p>
    <w:p w14:paraId="1DC70DCA" w14:textId="77777777" w:rsidR="008C539B" w:rsidRPr="001058B5" w:rsidRDefault="008C539B">
      <w:pPr>
        <w:pStyle w:val="BodyText"/>
        <w:rPr>
          <w:rFonts w:ascii="Arial" w:hAnsi="Arial" w:cs="Arial"/>
        </w:rPr>
      </w:pPr>
    </w:p>
    <w:p w14:paraId="7868D200" w14:textId="77777777" w:rsidR="008C539B" w:rsidRPr="001058B5" w:rsidRDefault="008C539B">
      <w:pPr>
        <w:pStyle w:val="BodyText"/>
        <w:spacing w:before="3"/>
        <w:rPr>
          <w:rFonts w:ascii="Arial" w:hAnsi="Arial" w:cs="Arial"/>
          <w:sz w:val="27"/>
        </w:rPr>
      </w:pPr>
    </w:p>
    <w:p w14:paraId="684D3F1C" w14:textId="77777777" w:rsidR="008C539B" w:rsidRPr="001058B5" w:rsidRDefault="00C12992">
      <w:pPr>
        <w:spacing w:before="105"/>
        <w:ind w:left="1557" w:right="734"/>
        <w:jc w:val="center"/>
        <w:rPr>
          <w:rFonts w:ascii="Arial" w:hAnsi="Arial" w:cs="Arial"/>
          <w:b/>
          <w:sz w:val="26"/>
        </w:rPr>
      </w:pPr>
      <w:r w:rsidRPr="001058B5">
        <w:rPr>
          <w:rFonts w:ascii="Arial" w:hAnsi="Arial" w:cs="Arial"/>
          <w:b/>
          <w:sz w:val="26"/>
        </w:rPr>
        <w:t>Oracle® Database</w:t>
      </w:r>
    </w:p>
    <w:p w14:paraId="767B11C6" w14:textId="60A33AA6" w:rsidR="008C539B" w:rsidRPr="001058B5" w:rsidRDefault="00C64893">
      <w:pPr>
        <w:spacing w:before="52"/>
        <w:ind w:left="1557" w:right="1375"/>
        <w:jc w:val="center"/>
        <w:rPr>
          <w:rFonts w:ascii="Arial" w:hAnsi="Arial" w:cs="Arial"/>
        </w:rPr>
      </w:pPr>
      <w:r>
        <w:rPr>
          <w:rFonts w:ascii="Arial" w:hAnsi="Arial" w:cs="Arial"/>
        </w:rPr>
        <w:t>Hướng dẫn bảo mật</w:t>
      </w:r>
    </w:p>
    <w:p w14:paraId="6A65DBC1" w14:textId="77777777" w:rsidR="008C539B" w:rsidRPr="001058B5" w:rsidRDefault="00C12992">
      <w:pPr>
        <w:spacing w:before="88"/>
        <w:ind w:left="1557" w:right="861"/>
        <w:jc w:val="center"/>
        <w:rPr>
          <w:rFonts w:ascii="Arial" w:hAnsi="Arial" w:cs="Arial"/>
        </w:rPr>
      </w:pPr>
      <w:r w:rsidRPr="001058B5">
        <w:rPr>
          <w:rFonts w:ascii="Arial" w:hAnsi="Arial" w:cs="Arial"/>
        </w:rPr>
        <w:t>11</w:t>
      </w:r>
      <w:r w:rsidRPr="001058B5">
        <w:rPr>
          <w:rFonts w:ascii="Arial" w:hAnsi="Arial" w:cs="Arial"/>
          <w:i/>
        </w:rPr>
        <w:t xml:space="preserve">g </w:t>
      </w:r>
      <w:r w:rsidRPr="001058B5">
        <w:rPr>
          <w:rFonts w:ascii="Arial" w:hAnsi="Arial" w:cs="Arial"/>
        </w:rPr>
        <w:t>Release 2 (11.2)</w:t>
      </w:r>
    </w:p>
    <w:p w14:paraId="60AC5AA5" w14:textId="77777777" w:rsidR="008C539B" w:rsidRPr="001058B5" w:rsidRDefault="00C12992">
      <w:pPr>
        <w:spacing w:before="94"/>
        <w:ind w:left="1423" w:right="1492"/>
        <w:jc w:val="center"/>
        <w:rPr>
          <w:rFonts w:ascii="Arial" w:hAnsi="Arial" w:cs="Arial"/>
          <w:b/>
          <w:sz w:val="19"/>
        </w:rPr>
      </w:pPr>
      <w:r w:rsidRPr="001058B5">
        <w:rPr>
          <w:rFonts w:ascii="Arial" w:hAnsi="Arial" w:cs="Arial"/>
          <w:b/>
          <w:sz w:val="19"/>
        </w:rPr>
        <w:t>E36292-09</w:t>
      </w:r>
    </w:p>
    <w:p w14:paraId="4F1E5C7C" w14:textId="77777777" w:rsidR="008C539B" w:rsidRPr="001058B5" w:rsidRDefault="008C539B">
      <w:pPr>
        <w:pStyle w:val="BodyText"/>
        <w:rPr>
          <w:rFonts w:ascii="Arial" w:hAnsi="Arial" w:cs="Arial"/>
          <w:b/>
          <w:sz w:val="22"/>
        </w:rPr>
      </w:pPr>
    </w:p>
    <w:p w14:paraId="5ACED424" w14:textId="77777777" w:rsidR="008C539B" w:rsidRPr="001058B5" w:rsidRDefault="008C539B">
      <w:pPr>
        <w:pStyle w:val="BodyText"/>
        <w:rPr>
          <w:rFonts w:ascii="Arial" w:hAnsi="Arial" w:cs="Arial"/>
          <w:b/>
          <w:sz w:val="22"/>
        </w:rPr>
      </w:pPr>
    </w:p>
    <w:p w14:paraId="4BAD53C7" w14:textId="77777777" w:rsidR="008C539B" w:rsidRPr="001058B5" w:rsidRDefault="008C539B">
      <w:pPr>
        <w:pStyle w:val="BodyText"/>
        <w:rPr>
          <w:rFonts w:ascii="Arial" w:hAnsi="Arial" w:cs="Arial"/>
          <w:b/>
          <w:sz w:val="22"/>
        </w:rPr>
      </w:pPr>
    </w:p>
    <w:p w14:paraId="5373C5F2" w14:textId="77777777" w:rsidR="008C539B" w:rsidRPr="001058B5" w:rsidRDefault="008C539B">
      <w:pPr>
        <w:pStyle w:val="BodyText"/>
        <w:rPr>
          <w:rFonts w:ascii="Arial" w:hAnsi="Arial" w:cs="Arial"/>
          <w:b/>
          <w:sz w:val="22"/>
        </w:rPr>
      </w:pPr>
    </w:p>
    <w:p w14:paraId="1B7DA7CA" w14:textId="77777777" w:rsidR="008C539B" w:rsidRPr="001058B5" w:rsidRDefault="008C539B">
      <w:pPr>
        <w:pStyle w:val="BodyText"/>
        <w:rPr>
          <w:rFonts w:ascii="Arial" w:hAnsi="Arial" w:cs="Arial"/>
          <w:b/>
          <w:sz w:val="22"/>
        </w:rPr>
      </w:pPr>
    </w:p>
    <w:p w14:paraId="3E9A9FD0" w14:textId="77777777" w:rsidR="008C539B" w:rsidRPr="001058B5" w:rsidRDefault="008C539B">
      <w:pPr>
        <w:pStyle w:val="BodyText"/>
        <w:rPr>
          <w:rFonts w:ascii="Arial" w:hAnsi="Arial" w:cs="Arial"/>
          <w:b/>
          <w:sz w:val="22"/>
        </w:rPr>
      </w:pPr>
    </w:p>
    <w:p w14:paraId="4CF1C794" w14:textId="77777777" w:rsidR="008C539B" w:rsidRPr="001058B5" w:rsidRDefault="008C539B">
      <w:pPr>
        <w:pStyle w:val="BodyText"/>
        <w:spacing w:before="9"/>
        <w:rPr>
          <w:rFonts w:ascii="Arial" w:hAnsi="Arial" w:cs="Arial"/>
          <w:b/>
          <w:sz w:val="30"/>
        </w:rPr>
      </w:pPr>
    </w:p>
    <w:p w14:paraId="72824A82" w14:textId="0DC39126" w:rsidR="008C539B" w:rsidRPr="001058B5" w:rsidRDefault="00C64893">
      <w:pPr>
        <w:ind w:left="1557" w:right="1408"/>
        <w:jc w:val="center"/>
        <w:rPr>
          <w:rFonts w:ascii="Arial" w:hAnsi="Arial" w:cs="Arial"/>
          <w:sz w:val="19"/>
        </w:rPr>
      </w:pPr>
      <w:r>
        <w:rPr>
          <w:rFonts w:ascii="Arial" w:hAnsi="Arial" w:cs="Arial"/>
          <w:sz w:val="19"/>
        </w:rPr>
        <w:t>Tháng 1 năm</w:t>
      </w:r>
      <w:r w:rsidR="00C12992" w:rsidRPr="001058B5">
        <w:rPr>
          <w:rFonts w:ascii="Arial" w:hAnsi="Arial" w:cs="Arial"/>
          <w:sz w:val="19"/>
        </w:rPr>
        <w:t xml:space="preserve"> 2017</w:t>
      </w:r>
    </w:p>
    <w:p w14:paraId="0B7163F4" w14:textId="77777777" w:rsidR="008C539B" w:rsidRPr="001058B5" w:rsidRDefault="008C539B">
      <w:pPr>
        <w:pStyle w:val="BodyText"/>
        <w:rPr>
          <w:rFonts w:ascii="Arial" w:hAnsi="Arial" w:cs="Arial"/>
        </w:rPr>
      </w:pPr>
    </w:p>
    <w:p w14:paraId="18142B89" w14:textId="77777777" w:rsidR="008C539B" w:rsidRPr="001058B5" w:rsidRDefault="008C539B">
      <w:pPr>
        <w:pStyle w:val="BodyText"/>
        <w:rPr>
          <w:rFonts w:ascii="Arial" w:hAnsi="Arial" w:cs="Arial"/>
        </w:rPr>
      </w:pPr>
    </w:p>
    <w:p w14:paraId="58D6DA78" w14:textId="77777777" w:rsidR="008C539B" w:rsidRPr="001058B5" w:rsidRDefault="008C539B">
      <w:pPr>
        <w:pStyle w:val="BodyText"/>
        <w:rPr>
          <w:rFonts w:ascii="Arial" w:hAnsi="Arial" w:cs="Arial"/>
        </w:rPr>
      </w:pPr>
    </w:p>
    <w:p w14:paraId="4588142C" w14:textId="77777777" w:rsidR="008C539B" w:rsidRPr="001058B5" w:rsidRDefault="008C539B">
      <w:pPr>
        <w:pStyle w:val="BodyText"/>
        <w:rPr>
          <w:rFonts w:ascii="Arial" w:hAnsi="Arial" w:cs="Arial"/>
        </w:rPr>
      </w:pPr>
    </w:p>
    <w:p w14:paraId="107AA904" w14:textId="77777777" w:rsidR="008C539B" w:rsidRPr="001058B5" w:rsidRDefault="008C539B">
      <w:pPr>
        <w:pStyle w:val="BodyText"/>
        <w:rPr>
          <w:rFonts w:ascii="Arial" w:hAnsi="Arial" w:cs="Arial"/>
        </w:rPr>
      </w:pPr>
    </w:p>
    <w:p w14:paraId="4CB2A770" w14:textId="77777777" w:rsidR="008C539B" w:rsidRPr="001058B5" w:rsidRDefault="008C539B">
      <w:pPr>
        <w:pStyle w:val="BodyText"/>
        <w:rPr>
          <w:rFonts w:ascii="Arial" w:hAnsi="Arial" w:cs="Arial"/>
        </w:rPr>
      </w:pPr>
    </w:p>
    <w:p w14:paraId="7CCE5B3C" w14:textId="77777777" w:rsidR="008C539B" w:rsidRPr="001058B5" w:rsidRDefault="008C539B">
      <w:pPr>
        <w:pStyle w:val="BodyText"/>
        <w:rPr>
          <w:rFonts w:ascii="Arial" w:hAnsi="Arial" w:cs="Arial"/>
        </w:rPr>
      </w:pPr>
    </w:p>
    <w:p w14:paraId="138F0E0D" w14:textId="77777777" w:rsidR="008C539B" w:rsidRPr="001058B5" w:rsidRDefault="008C539B">
      <w:pPr>
        <w:pStyle w:val="BodyText"/>
        <w:rPr>
          <w:rFonts w:ascii="Arial" w:hAnsi="Arial" w:cs="Arial"/>
        </w:rPr>
      </w:pPr>
    </w:p>
    <w:p w14:paraId="721AC8EF" w14:textId="77777777" w:rsidR="008C539B" w:rsidRPr="001058B5" w:rsidRDefault="008C539B">
      <w:pPr>
        <w:pStyle w:val="BodyText"/>
        <w:rPr>
          <w:rFonts w:ascii="Arial" w:hAnsi="Arial" w:cs="Arial"/>
        </w:rPr>
      </w:pPr>
    </w:p>
    <w:p w14:paraId="089B6C38" w14:textId="77777777" w:rsidR="008C539B" w:rsidRPr="001058B5" w:rsidRDefault="008C539B">
      <w:pPr>
        <w:pStyle w:val="BodyText"/>
        <w:rPr>
          <w:rFonts w:ascii="Arial" w:hAnsi="Arial" w:cs="Arial"/>
        </w:rPr>
      </w:pPr>
    </w:p>
    <w:p w14:paraId="4D934954" w14:textId="77777777" w:rsidR="008C539B" w:rsidRPr="001058B5" w:rsidRDefault="008C539B">
      <w:pPr>
        <w:pStyle w:val="BodyText"/>
        <w:rPr>
          <w:rFonts w:ascii="Arial" w:hAnsi="Arial" w:cs="Arial"/>
        </w:rPr>
      </w:pPr>
    </w:p>
    <w:p w14:paraId="26710312" w14:textId="77777777" w:rsidR="008C539B" w:rsidRPr="001058B5" w:rsidRDefault="008C539B">
      <w:pPr>
        <w:pStyle w:val="BodyText"/>
        <w:rPr>
          <w:rFonts w:ascii="Arial" w:hAnsi="Arial" w:cs="Arial"/>
        </w:rPr>
      </w:pPr>
    </w:p>
    <w:p w14:paraId="588F7E10" w14:textId="77777777" w:rsidR="008C539B" w:rsidRPr="001058B5" w:rsidRDefault="008C539B">
      <w:pPr>
        <w:pStyle w:val="BodyText"/>
        <w:rPr>
          <w:rFonts w:ascii="Arial" w:hAnsi="Arial" w:cs="Arial"/>
        </w:rPr>
      </w:pPr>
    </w:p>
    <w:p w14:paraId="13E41251" w14:textId="77777777" w:rsidR="008C539B" w:rsidRPr="001058B5" w:rsidRDefault="008C539B">
      <w:pPr>
        <w:pStyle w:val="BodyText"/>
        <w:rPr>
          <w:rFonts w:ascii="Arial" w:hAnsi="Arial" w:cs="Arial"/>
        </w:rPr>
      </w:pPr>
    </w:p>
    <w:p w14:paraId="2F9F737C" w14:textId="77777777" w:rsidR="008C539B" w:rsidRPr="001058B5" w:rsidRDefault="008C539B">
      <w:pPr>
        <w:pStyle w:val="BodyText"/>
        <w:rPr>
          <w:rFonts w:ascii="Arial" w:hAnsi="Arial" w:cs="Arial"/>
        </w:rPr>
      </w:pPr>
    </w:p>
    <w:p w14:paraId="131E2F85" w14:textId="77777777" w:rsidR="008C539B" w:rsidRPr="001058B5" w:rsidRDefault="008C539B">
      <w:pPr>
        <w:pStyle w:val="BodyText"/>
        <w:rPr>
          <w:rFonts w:ascii="Arial" w:hAnsi="Arial" w:cs="Arial"/>
        </w:rPr>
      </w:pPr>
    </w:p>
    <w:p w14:paraId="0811C222" w14:textId="77777777" w:rsidR="008C539B" w:rsidRPr="001058B5" w:rsidRDefault="008C539B">
      <w:pPr>
        <w:pStyle w:val="BodyText"/>
        <w:rPr>
          <w:rFonts w:ascii="Arial" w:hAnsi="Arial" w:cs="Arial"/>
        </w:rPr>
      </w:pPr>
    </w:p>
    <w:p w14:paraId="2C514A66" w14:textId="77777777" w:rsidR="008C539B" w:rsidRPr="001058B5" w:rsidRDefault="008C539B">
      <w:pPr>
        <w:pStyle w:val="BodyText"/>
        <w:rPr>
          <w:rFonts w:ascii="Arial" w:hAnsi="Arial" w:cs="Arial"/>
        </w:rPr>
      </w:pPr>
    </w:p>
    <w:p w14:paraId="459FFFCC" w14:textId="77777777" w:rsidR="008C539B" w:rsidRPr="001058B5" w:rsidRDefault="008C539B">
      <w:pPr>
        <w:pStyle w:val="BodyText"/>
        <w:rPr>
          <w:rFonts w:ascii="Arial" w:hAnsi="Arial" w:cs="Arial"/>
        </w:rPr>
      </w:pPr>
    </w:p>
    <w:p w14:paraId="26251FA9" w14:textId="77777777" w:rsidR="008C539B" w:rsidRPr="001058B5" w:rsidRDefault="008C539B">
      <w:pPr>
        <w:pStyle w:val="BodyText"/>
        <w:rPr>
          <w:rFonts w:ascii="Arial" w:hAnsi="Arial" w:cs="Arial"/>
        </w:rPr>
      </w:pPr>
    </w:p>
    <w:p w14:paraId="793C551B" w14:textId="77777777" w:rsidR="008C539B" w:rsidRPr="001058B5" w:rsidRDefault="008C539B">
      <w:pPr>
        <w:pStyle w:val="BodyText"/>
        <w:rPr>
          <w:rFonts w:ascii="Arial" w:hAnsi="Arial" w:cs="Arial"/>
        </w:rPr>
      </w:pPr>
    </w:p>
    <w:p w14:paraId="1A99EE4A" w14:textId="77777777" w:rsidR="008C539B" w:rsidRPr="001058B5" w:rsidRDefault="008C539B">
      <w:pPr>
        <w:pStyle w:val="BodyText"/>
        <w:rPr>
          <w:rFonts w:ascii="Arial" w:hAnsi="Arial" w:cs="Arial"/>
        </w:rPr>
      </w:pPr>
    </w:p>
    <w:p w14:paraId="1E573B91" w14:textId="77777777" w:rsidR="008C539B" w:rsidRPr="001058B5" w:rsidRDefault="008C539B">
      <w:pPr>
        <w:pStyle w:val="BodyText"/>
        <w:rPr>
          <w:rFonts w:ascii="Arial" w:hAnsi="Arial" w:cs="Arial"/>
        </w:rPr>
      </w:pPr>
    </w:p>
    <w:p w14:paraId="1394E360" w14:textId="77777777" w:rsidR="008C539B" w:rsidRPr="001058B5" w:rsidRDefault="008C539B">
      <w:pPr>
        <w:pStyle w:val="BodyText"/>
        <w:rPr>
          <w:rFonts w:ascii="Arial" w:hAnsi="Arial" w:cs="Arial"/>
        </w:rPr>
      </w:pPr>
    </w:p>
    <w:p w14:paraId="51E3881B" w14:textId="77777777" w:rsidR="008C539B" w:rsidRPr="001058B5" w:rsidRDefault="008C539B">
      <w:pPr>
        <w:pStyle w:val="BodyText"/>
        <w:rPr>
          <w:rFonts w:ascii="Arial" w:hAnsi="Arial" w:cs="Arial"/>
        </w:rPr>
      </w:pPr>
    </w:p>
    <w:p w14:paraId="20E9506C" w14:textId="77777777" w:rsidR="008C539B" w:rsidRPr="001058B5" w:rsidRDefault="008C539B">
      <w:pPr>
        <w:pStyle w:val="BodyText"/>
        <w:rPr>
          <w:rFonts w:ascii="Arial" w:hAnsi="Arial" w:cs="Arial"/>
        </w:rPr>
      </w:pPr>
    </w:p>
    <w:p w14:paraId="31BF0631" w14:textId="77777777" w:rsidR="008C539B" w:rsidRPr="001058B5" w:rsidRDefault="008C539B">
      <w:pPr>
        <w:pStyle w:val="BodyText"/>
        <w:rPr>
          <w:rFonts w:ascii="Arial" w:hAnsi="Arial" w:cs="Arial"/>
        </w:rPr>
      </w:pPr>
    </w:p>
    <w:p w14:paraId="085D602B" w14:textId="77777777" w:rsidR="008C539B" w:rsidRPr="001058B5" w:rsidRDefault="008C539B">
      <w:pPr>
        <w:pStyle w:val="BodyText"/>
        <w:rPr>
          <w:rFonts w:ascii="Arial" w:hAnsi="Arial" w:cs="Arial"/>
        </w:rPr>
      </w:pPr>
    </w:p>
    <w:p w14:paraId="013F0759" w14:textId="77777777" w:rsidR="008C539B" w:rsidRPr="001058B5" w:rsidRDefault="00C12992">
      <w:pPr>
        <w:pStyle w:val="BodyText"/>
        <w:spacing w:before="2"/>
        <w:rPr>
          <w:rFonts w:ascii="Arial" w:hAnsi="Arial" w:cs="Arial"/>
          <w:sz w:val="24"/>
        </w:rPr>
      </w:pPr>
      <w:r w:rsidRPr="001058B5">
        <w:rPr>
          <w:rFonts w:ascii="Arial" w:hAnsi="Arial" w:cs="Arial"/>
          <w:noProof/>
        </w:rPr>
        <w:drawing>
          <wp:anchor distT="0" distB="0" distL="0" distR="0" simplePos="0" relativeHeight="251664384" behindDoc="0" locked="0" layoutInCell="1" allowOverlap="1" wp14:anchorId="5E88EA84" wp14:editId="4599BD0B">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4582" cy="136207"/>
                    </a:xfrm>
                    <a:prstGeom prst="rect">
                      <a:avLst/>
                    </a:prstGeom>
                  </pic:spPr>
                </pic:pic>
              </a:graphicData>
            </a:graphic>
          </wp:anchor>
        </w:drawing>
      </w:r>
    </w:p>
    <w:p w14:paraId="6A099DDF" w14:textId="77777777" w:rsidR="008C539B" w:rsidRPr="001058B5" w:rsidRDefault="008C539B">
      <w:pPr>
        <w:rPr>
          <w:rFonts w:ascii="Arial" w:hAnsi="Arial" w:cs="Arial"/>
          <w:sz w:val="24"/>
        </w:rPr>
        <w:sectPr w:rsidR="008C539B" w:rsidRPr="001058B5">
          <w:type w:val="continuous"/>
          <w:pgSz w:w="12240" w:h="15840"/>
          <w:pgMar w:top="1500" w:right="1060" w:bottom="280" w:left="1100" w:header="720" w:footer="720" w:gutter="0"/>
          <w:cols w:space="720"/>
        </w:sectPr>
      </w:pPr>
    </w:p>
    <w:p w14:paraId="0DFA6B3A" w14:textId="77777777" w:rsidR="008C539B" w:rsidRPr="001058B5" w:rsidRDefault="00C12992">
      <w:pPr>
        <w:spacing w:before="73" w:line="386" w:lineRule="auto"/>
        <w:ind w:left="1660" w:right="4739"/>
        <w:rPr>
          <w:rFonts w:ascii="Arial" w:hAnsi="Arial" w:cs="Arial"/>
          <w:sz w:val="16"/>
        </w:rPr>
      </w:pPr>
      <w:r w:rsidRPr="001058B5">
        <w:rPr>
          <w:rFonts w:ascii="Arial" w:hAnsi="Arial" w:cs="Arial"/>
          <w:sz w:val="16"/>
        </w:rPr>
        <w:lastRenderedPageBreak/>
        <w:t>Oracle Database Security Guide 11</w:t>
      </w:r>
      <w:r w:rsidRPr="001058B5">
        <w:rPr>
          <w:rFonts w:ascii="Arial" w:hAnsi="Arial" w:cs="Arial"/>
          <w:i/>
          <w:sz w:val="16"/>
        </w:rPr>
        <w:t xml:space="preserve">g </w:t>
      </w:r>
      <w:r w:rsidRPr="001058B5">
        <w:rPr>
          <w:rFonts w:ascii="Arial" w:hAnsi="Arial" w:cs="Arial"/>
          <w:sz w:val="16"/>
        </w:rPr>
        <w:t>Release 2 (11.2) E36292-09</w:t>
      </w:r>
    </w:p>
    <w:p w14:paraId="5AF04EA2" w14:textId="77777777" w:rsidR="008C539B" w:rsidRPr="001058B5" w:rsidRDefault="00C12992">
      <w:pPr>
        <w:tabs>
          <w:tab w:val="left" w:pos="3036"/>
        </w:tabs>
        <w:spacing w:line="386" w:lineRule="auto"/>
        <w:ind w:left="1660" w:right="3383"/>
        <w:rPr>
          <w:rFonts w:ascii="Arial" w:hAnsi="Arial" w:cs="Arial"/>
          <w:sz w:val="16"/>
        </w:rPr>
      </w:pPr>
      <w:r w:rsidRPr="001058B5">
        <w:rPr>
          <w:rFonts w:ascii="Arial" w:hAnsi="Arial" w:cs="Arial"/>
          <w:sz w:val="16"/>
        </w:rPr>
        <w:t>Copyright</w:t>
      </w:r>
      <w:r w:rsidRPr="001058B5">
        <w:rPr>
          <w:rFonts w:ascii="Arial" w:hAnsi="Arial" w:cs="Arial"/>
          <w:spacing w:val="-4"/>
          <w:sz w:val="16"/>
        </w:rPr>
        <w:t xml:space="preserve"> </w:t>
      </w:r>
      <w:r w:rsidRPr="001058B5">
        <w:rPr>
          <w:rFonts w:ascii="Arial" w:hAnsi="Arial" w:cs="Arial"/>
          <w:sz w:val="16"/>
        </w:rPr>
        <w:t>©</w:t>
      </w:r>
      <w:r w:rsidRPr="001058B5">
        <w:rPr>
          <w:rFonts w:ascii="Arial" w:hAnsi="Arial" w:cs="Arial"/>
          <w:spacing w:val="-4"/>
          <w:sz w:val="16"/>
        </w:rPr>
        <w:t xml:space="preserve"> </w:t>
      </w:r>
      <w:r w:rsidRPr="001058B5">
        <w:rPr>
          <w:rFonts w:ascii="Arial" w:hAnsi="Arial" w:cs="Arial"/>
          <w:sz w:val="16"/>
        </w:rPr>
        <w:t>2006,</w:t>
      </w:r>
      <w:r w:rsidRPr="001058B5">
        <w:rPr>
          <w:rFonts w:ascii="Arial" w:hAnsi="Arial" w:cs="Arial"/>
          <w:spacing w:val="-5"/>
          <w:sz w:val="16"/>
        </w:rPr>
        <w:t xml:space="preserve"> </w:t>
      </w:r>
      <w:r w:rsidRPr="001058B5">
        <w:rPr>
          <w:rFonts w:ascii="Arial" w:hAnsi="Arial" w:cs="Arial"/>
          <w:sz w:val="16"/>
        </w:rPr>
        <w:t>2017,</w:t>
      </w:r>
      <w:r w:rsidRPr="001058B5">
        <w:rPr>
          <w:rFonts w:ascii="Arial" w:hAnsi="Arial" w:cs="Arial"/>
          <w:spacing w:val="-5"/>
          <w:sz w:val="16"/>
        </w:rPr>
        <w:t xml:space="preserve"> </w:t>
      </w:r>
      <w:r w:rsidRPr="001058B5">
        <w:rPr>
          <w:rFonts w:ascii="Arial" w:hAnsi="Arial" w:cs="Arial"/>
          <w:sz w:val="16"/>
        </w:rPr>
        <w:t>Oracle</w:t>
      </w:r>
      <w:r w:rsidRPr="001058B5">
        <w:rPr>
          <w:rFonts w:ascii="Arial" w:hAnsi="Arial" w:cs="Arial"/>
          <w:spacing w:val="-4"/>
          <w:sz w:val="16"/>
        </w:rPr>
        <w:t xml:space="preserve"> </w:t>
      </w:r>
      <w:r w:rsidRPr="001058B5">
        <w:rPr>
          <w:rFonts w:ascii="Arial" w:hAnsi="Arial" w:cs="Arial"/>
          <w:sz w:val="16"/>
        </w:rPr>
        <w:t>and/or</w:t>
      </w:r>
      <w:r w:rsidRPr="001058B5">
        <w:rPr>
          <w:rFonts w:ascii="Arial" w:hAnsi="Arial" w:cs="Arial"/>
          <w:spacing w:val="-4"/>
          <w:sz w:val="16"/>
        </w:rPr>
        <w:t xml:space="preserve"> </w:t>
      </w:r>
      <w:r w:rsidRPr="001058B5">
        <w:rPr>
          <w:rFonts w:ascii="Arial" w:hAnsi="Arial" w:cs="Arial"/>
          <w:sz w:val="16"/>
        </w:rPr>
        <w:t>its</w:t>
      </w:r>
      <w:r w:rsidRPr="001058B5">
        <w:rPr>
          <w:rFonts w:ascii="Arial" w:hAnsi="Arial" w:cs="Arial"/>
          <w:spacing w:val="-4"/>
          <w:sz w:val="16"/>
        </w:rPr>
        <w:t xml:space="preserve"> </w:t>
      </w:r>
      <w:r w:rsidRPr="001058B5">
        <w:rPr>
          <w:rFonts w:ascii="Arial" w:hAnsi="Arial" w:cs="Arial"/>
          <w:sz w:val="16"/>
        </w:rPr>
        <w:t>affiliates.</w:t>
      </w:r>
      <w:r w:rsidRPr="001058B5">
        <w:rPr>
          <w:rFonts w:ascii="Arial" w:hAnsi="Arial" w:cs="Arial"/>
          <w:spacing w:val="-4"/>
          <w:sz w:val="16"/>
        </w:rPr>
        <w:t xml:space="preserve"> </w:t>
      </w:r>
      <w:r w:rsidRPr="001058B5">
        <w:rPr>
          <w:rFonts w:ascii="Arial" w:hAnsi="Arial" w:cs="Arial"/>
          <w:sz w:val="16"/>
        </w:rPr>
        <w:t>All</w:t>
      </w:r>
      <w:r w:rsidRPr="001058B5">
        <w:rPr>
          <w:rFonts w:ascii="Arial" w:hAnsi="Arial" w:cs="Arial"/>
          <w:spacing w:val="-3"/>
          <w:sz w:val="16"/>
        </w:rPr>
        <w:t xml:space="preserve"> </w:t>
      </w:r>
      <w:r w:rsidRPr="001058B5">
        <w:rPr>
          <w:rFonts w:ascii="Arial" w:hAnsi="Arial" w:cs="Arial"/>
          <w:sz w:val="16"/>
        </w:rPr>
        <w:t>rights</w:t>
      </w:r>
      <w:r w:rsidRPr="001058B5">
        <w:rPr>
          <w:rFonts w:ascii="Arial" w:hAnsi="Arial" w:cs="Arial"/>
          <w:spacing w:val="-4"/>
          <w:sz w:val="16"/>
        </w:rPr>
        <w:t xml:space="preserve"> </w:t>
      </w:r>
      <w:r w:rsidRPr="001058B5">
        <w:rPr>
          <w:rFonts w:ascii="Arial" w:hAnsi="Arial" w:cs="Arial"/>
          <w:sz w:val="16"/>
        </w:rPr>
        <w:t>reserved. Primary</w:t>
      </w:r>
      <w:r w:rsidRPr="001058B5">
        <w:rPr>
          <w:rFonts w:ascii="Arial" w:hAnsi="Arial" w:cs="Arial"/>
          <w:spacing w:val="-4"/>
          <w:sz w:val="16"/>
        </w:rPr>
        <w:t xml:space="preserve"> </w:t>
      </w:r>
      <w:r w:rsidRPr="001058B5">
        <w:rPr>
          <w:rFonts w:ascii="Arial" w:hAnsi="Arial" w:cs="Arial"/>
          <w:sz w:val="16"/>
        </w:rPr>
        <w:t>Author:</w:t>
      </w:r>
      <w:r w:rsidRPr="001058B5">
        <w:rPr>
          <w:rFonts w:ascii="Arial" w:hAnsi="Arial" w:cs="Arial"/>
          <w:sz w:val="16"/>
        </w:rPr>
        <w:tab/>
        <w:t>Patricia</w:t>
      </w:r>
      <w:r w:rsidRPr="001058B5">
        <w:rPr>
          <w:rFonts w:ascii="Arial" w:hAnsi="Arial" w:cs="Arial"/>
          <w:spacing w:val="-1"/>
          <w:sz w:val="16"/>
        </w:rPr>
        <w:t xml:space="preserve"> </w:t>
      </w:r>
      <w:r w:rsidRPr="001058B5">
        <w:rPr>
          <w:rFonts w:ascii="Arial" w:hAnsi="Arial" w:cs="Arial"/>
          <w:sz w:val="16"/>
        </w:rPr>
        <w:t>Huey</w:t>
      </w:r>
    </w:p>
    <w:p w14:paraId="50059064" w14:textId="77777777" w:rsidR="008C539B" w:rsidRPr="001058B5" w:rsidRDefault="00C12992">
      <w:pPr>
        <w:spacing w:before="12" w:line="218" w:lineRule="auto"/>
        <w:ind w:left="1659" w:right="848"/>
        <w:rPr>
          <w:rFonts w:ascii="Arial" w:hAnsi="Arial" w:cs="Arial"/>
          <w:sz w:val="16"/>
        </w:rPr>
      </w:pPr>
      <w:r w:rsidRPr="001058B5">
        <w:rPr>
          <w:rFonts w:ascii="Arial" w:hAnsi="Arial" w:cs="Arial"/>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14:paraId="0081299E" w14:textId="77777777" w:rsidR="008C539B" w:rsidRPr="001058B5" w:rsidRDefault="00C12992">
      <w:pPr>
        <w:spacing w:before="136" w:line="218" w:lineRule="auto"/>
        <w:ind w:left="1659" w:right="700"/>
        <w:rPr>
          <w:rFonts w:ascii="Arial" w:hAnsi="Arial" w:cs="Arial"/>
          <w:sz w:val="16"/>
        </w:rPr>
      </w:pPr>
      <w:r w:rsidRPr="001058B5">
        <w:rPr>
          <w:rFonts w:ascii="Arial" w:hAnsi="Arial" w:cs="Arial"/>
          <w:sz w:val="16"/>
        </w:rPr>
        <w:t>This software and related documentation are provided under a license agreement containing restrictions on use and disclosure and are protected by intellectual property laws. Except as expressly permitted in your license agreement or allowed by</w:t>
      </w:r>
      <w:r w:rsidRPr="001058B5">
        <w:rPr>
          <w:rFonts w:ascii="Arial" w:hAnsi="Arial" w:cs="Arial"/>
          <w:spacing w:val="-4"/>
          <w:sz w:val="16"/>
        </w:rPr>
        <w:t xml:space="preserve"> law, </w:t>
      </w:r>
      <w:r w:rsidRPr="001058B5">
        <w:rPr>
          <w:rFonts w:ascii="Arial" w:hAnsi="Arial" w:cs="Arial"/>
          <w:sz w:val="16"/>
        </w:rPr>
        <w:t>you may not use,</w:t>
      </w:r>
      <w:r w:rsidRPr="001058B5">
        <w:rPr>
          <w:rFonts w:ascii="Arial" w:hAnsi="Arial" w:cs="Arial"/>
          <w:spacing w:val="-4"/>
          <w:sz w:val="16"/>
        </w:rPr>
        <w:t xml:space="preserve"> copy, </w:t>
      </w:r>
      <w:r w:rsidRPr="001058B5">
        <w:rPr>
          <w:rFonts w:ascii="Arial" w:hAnsi="Arial" w:cs="Arial"/>
          <w:sz w:val="16"/>
        </w:rPr>
        <w:t xml:space="preserve">reproduce, translate, broadcast, </w:t>
      </w:r>
      <w:r w:rsidRPr="001058B5">
        <w:rPr>
          <w:rFonts w:ascii="Arial" w:hAnsi="Arial" w:cs="Arial"/>
          <w:spacing w:val="-3"/>
          <w:sz w:val="16"/>
        </w:rPr>
        <w:t xml:space="preserve">modify, </w:t>
      </w:r>
      <w:r w:rsidRPr="001058B5">
        <w:rPr>
          <w:rFonts w:ascii="Arial" w:hAnsi="Arial" w:cs="Arial"/>
          <w:sz w:val="16"/>
        </w:rPr>
        <w:t>license, transmit, distribute, exhibit, perform, publish, or display any part, in any form, or by any means. Reverse engineering, disassembly, or decompilation of this software, unless required by law for interoperability, is prohibited.</w:t>
      </w:r>
    </w:p>
    <w:p w14:paraId="76264B57" w14:textId="77777777" w:rsidR="008C539B" w:rsidRPr="001058B5" w:rsidRDefault="00C12992">
      <w:pPr>
        <w:spacing w:before="135" w:line="218" w:lineRule="auto"/>
        <w:ind w:left="1660" w:right="700"/>
        <w:rPr>
          <w:rFonts w:ascii="Arial" w:hAnsi="Arial" w:cs="Arial"/>
          <w:sz w:val="16"/>
        </w:rPr>
      </w:pPr>
      <w:r w:rsidRPr="001058B5">
        <w:rPr>
          <w:rFonts w:ascii="Arial" w:hAnsi="Arial" w:cs="Arial"/>
          <w:sz w:val="16"/>
        </w:rPr>
        <w:t>The information contained herein is subject to change without notice and is not warranted to be error-free. If you find any errors, please report them to us in writing.</w:t>
      </w:r>
    </w:p>
    <w:p w14:paraId="36254A9C" w14:textId="77777777" w:rsidR="008C539B" w:rsidRPr="001058B5" w:rsidRDefault="00C12992">
      <w:pPr>
        <w:spacing w:before="137" w:line="218" w:lineRule="auto"/>
        <w:ind w:left="1660" w:right="848" w:hanging="1"/>
        <w:rPr>
          <w:rFonts w:ascii="Arial" w:hAnsi="Arial" w:cs="Arial"/>
          <w:sz w:val="16"/>
        </w:rPr>
      </w:pPr>
      <w:r w:rsidRPr="001058B5">
        <w:rPr>
          <w:rFonts w:ascii="Arial" w:hAnsi="Arial" w:cs="Arial"/>
          <w:sz w:val="16"/>
        </w:rPr>
        <w:t>If this is software or related documentation that is delivered to the U.S. Government or anyone licensing it on behalf of the U.S. Government, then the following notice is applicable:</w:t>
      </w:r>
    </w:p>
    <w:p w14:paraId="4FAC0761" w14:textId="77777777" w:rsidR="008C539B" w:rsidRPr="001058B5" w:rsidRDefault="00C12992">
      <w:pPr>
        <w:spacing w:before="139" w:line="218" w:lineRule="auto"/>
        <w:ind w:left="1660" w:right="848"/>
        <w:rPr>
          <w:rFonts w:ascii="Arial" w:hAnsi="Arial" w:cs="Arial"/>
          <w:sz w:val="16"/>
        </w:rPr>
      </w:pPr>
      <w:r w:rsidRPr="001058B5">
        <w:rPr>
          <w:rFonts w:ascii="Arial" w:hAnsi="Arial" w:cs="Arial"/>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14:paraId="15A403BC" w14:textId="77777777" w:rsidR="008C539B" w:rsidRPr="001058B5" w:rsidRDefault="00C12992">
      <w:pPr>
        <w:spacing w:line="218" w:lineRule="auto"/>
        <w:ind w:left="1660" w:right="700"/>
        <w:rPr>
          <w:rFonts w:ascii="Arial" w:hAnsi="Arial" w:cs="Arial"/>
          <w:sz w:val="16"/>
        </w:rPr>
      </w:pPr>
      <w:r w:rsidRPr="001058B5">
        <w:rPr>
          <w:rFonts w:ascii="Arial" w:hAnsi="Arial" w:cs="Arial"/>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14:paraId="50300190" w14:textId="77777777" w:rsidR="008C539B" w:rsidRPr="001058B5" w:rsidRDefault="00C12992">
      <w:pPr>
        <w:spacing w:before="134" w:line="218" w:lineRule="auto"/>
        <w:ind w:left="1659" w:right="848"/>
        <w:rPr>
          <w:rFonts w:ascii="Arial" w:hAnsi="Arial" w:cs="Arial"/>
          <w:sz w:val="16"/>
        </w:rPr>
      </w:pPr>
      <w:r w:rsidRPr="001058B5">
        <w:rPr>
          <w:rFonts w:ascii="Arial" w:hAnsi="Arial" w:cs="Arial"/>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14:paraId="5CB8C8FA" w14:textId="77777777" w:rsidR="008C539B" w:rsidRPr="001058B5" w:rsidRDefault="00C12992">
      <w:pPr>
        <w:spacing w:before="134" w:line="218" w:lineRule="auto"/>
        <w:ind w:left="1660" w:right="700"/>
        <w:rPr>
          <w:rFonts w:ascii="Arial" w:hAnsi="Arial" w:cs="Arial"/>
          <w:sz w:val="16"/>
        </w:rPr>
      </w:pPr>
      <w:r w:rsidRPr="001058B5">
        <w:rPr>
          <w:rFonts w:ascii="Arial" w:hAnsi="Arial" w:cs="Arial"/>
          <w:sz w:val="16"/>
        </w:rPr>
        <w:t>Oracle and Java are registered trademarks of Oracle and/or its affiliates. Other names may be trademarks of their respective owners.</w:t>
      </w:r>
    </w:p>
    <w:p w14:paraId="38030C97" w14:textId="77777777" w:rsidR="008C539B" w:rsidRPr="001058B5" w:rsidRDefault="00C12992">
      <w:pPr>
        <w:spacing w:before="138" w:line="218" w:lineRule="auto"/>
        <w:ind w:left="1659" w:right="802"/>
        <w:rPr>
          <w:rFonts w:ascii="Arial" w:hAnsi="Arial" w:cs="Arial"/>
          <w:sz w:val="16"/>
        </w:rPr>
      </w:pPr>
      <w:r w:rsidRPr="001058B5">
        <w:rPr>
          <w:rFonts w:ascii="Arial" w:hAnsi="Arial" w:cs="Arial"/>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14:paraId="6806DAAA" w14:textId="77777777" w:rsidR="008C539B" w:rsidRPr="001058B5" w:rsidRDefault="00C12992">
      <w:pPr>
        <w:spacing w:before="136" w:line="218" w:lineRule="auto"/>
        <w:ind w:left="1659" w:right="887"/>
        <w:rPr>
          <w:rFonts w:ascii="Arial" w:hAnsi="Arial" w:cs="Arial"/>
          <w:sz w:val="16"/>
        </w:rPr>
      </w:pPr>
      <w:r w:rsidRPr="001058B5">
        <w:rPr>
          <w:rFonts w:ascii="Arial" w:hAnsi="Arial" w:cs="Arial"/>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14:paraId="69FF957B" w14:textId="77777777" w:rsidR="008C539B" w:rsidRPr="001058B5" w:rsidRDefault="008C539B">
      <w:pPr>
        <w:spacing w:line="218" w:lineRule="auto"/>
        <w:rPr>
          <w:rFonts w:ascii="Arial" w:hAnsi="Arial" w:cs="Arial"/>
          <w:sz w:val="16"/>
        </w:rPr>
        <w:sectPr w:rsidR="008C539B" w:rsidRPr="001058B5">
          <w:pgSz w:w="12240" w:h="15840"/>
          <w:pgMar w:top="1200" w:right="1060" w:bottom="280" w:left="1100" w:header="720" w:footer="720" w:gutter="0"/>
          <w:cols w:space="720"/>
        </w:sectPr>
      </w:pPr>
    </w:p>
    <w:p w14:paraId="0D1674D7" w14:textId="77777777" w:rsidR="008C539B" w:rsidRPr="001058B5" w:rsidRDefault="008C539B">
      <w:pPr>
        <w:pStyle w:val="BodyText"/>
        <w:rPr>
          <w:rFonts w:ascii="Arial" w:hAnsi="Arial" w:cs="Arial"/>
        </w:rPr>
      </w:pPr>
    </w:p>
    <w:p w14:paraId="318D17D3" w14:textId="77777777" w:rsidR="008C539B" w:rsidRPr="001058B5" w:rsidRDefault="008C539B">
      <w:pPr>
        <w:pStyle w:val="BodyText"/>
        <w:rPr>
          <w:rFonts w:ascii="Arial" w:hAnsi="Arial" w:cs="Arial"/>
        </w:rPr>
      </w:pPr>
    </w:p>
    <w:p w14:paraId="0CD7CA94" w14:textId="77777777" w:rsidR="008C539B" w:rsidRPr="001058B5" w:rsidRDefault="008C539B">
      <w:pPr>
        <w:pStyle w:val="BodyText"/>
        <w:rPr>
          <w:rFonts w:ascii="Arial" w:hAnsi="Arial" w:cs="Arial"/>
        </w:rPr>
      </w:pPr>
    </w:p>
    <w:p w14:paraId="4D8349D6" w14:textId="77777777" w:rsidR="008C539B" w:rsidRPr="001058B5" w:rsidRDefault="008C539B">
      <w:pPr>
        <w:pStyle w:val="BodyText"/>
        <w:rPr>
          <w:rFonts w:ascii="Arial" w:hAnsi="Arial" w:cs="Arial"/>
        </w:rPr>
      </w:pPr>
    </w:p>
    <w:p w14:paraId="40B467D1" w14:textId="77777777" w:rsidR="008C539B" w:rsidRPr="001058B5" w:rsidRDefault="008C539B">
      <w:pPr>
        <w:pStyle w:val="BodyText"/>
        <w:rPr>
          <w:rFonts w:ascii="Arial" w:hAnsi="Arial" w:cs="Arial"/>
        </w:rPr>
      </w:pPr>
    </w:p>
    <w:p w14:paraId="63FF84EE" w14:textId="77777777" w:rsidR="008C539B" w:rsidRPr="001058B5" w:rsidRDefault="008C539B">
      <w:pPr>
        <w:pStyle w:val="BodyText"/>
        <w:spacing w:before="7"/>
        <w:rPr>
          <w:rFonts w:ascii="Arial" w:hAnsi="Arial" w:cs="Arial"/>
          <w:sz w:val="27"/>
        </w:rPr>
      </w:pPr>
    </w:p>
    <w:p w14:paraId="5C9B8DA7" w14:textId="4EA7B59C" w:rsidR="008C539B" w:rsidRPr="001058B5" w:rsidRDefault="008D1AB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5C784DC2">
          <v:group id="_x0000_s1659" style="width:465pt;height:3pt;mso-position-horizontal-relative:char;mso-position-vertical-relative:line" coordsize="9300,60">
            <v:rect id="_x0000_s1661" style="position:absolute;left:9270;width:30;height:60" fillcolor="black" stroked="f"/>
            <v:line id="_x0000_s1660" style="position:absolute" from="0,30" to="9270,30" strokeweight="3pt"/>
            <w10:anchorlock/>
          </v:group>
        </w:pict>
      </w:r>
    </w:p>
    <w:p w14:paraId="56962EC9" w14:textId="77777777" w:rsidR="008C539B" w:rsidRPr="001058B5" w:rsidRDefault="008C539B">
      <w:pPr>
        <w:pStyle w:val="BodyText"/>
        <w:spacing w:before="5"/>
        <w:rPr>
          <w:rFonts w:ascii="Arial" w:hAnsi="Arial" w:cs="Arial"/>
          <w:sz w:val="6"/>
        </w:rPr>
      </w:pPr>
    </w:p>
    <w:p w14:paraId="5A8DBD2B" w14:textId="76F9CDD3" w:rsidR="008C539B" w:rsidRPr="001058B5" w:rsidRDefault="008D1AB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069E8F2">
          <v:group id="_x0000_s1656" style="width:462.5pt;height:.5pt;mso-position-horizontal-relative:char;mso-position-vertical-relative:line" coordsize="9250,10">
            <v:rect id="_x0000_s1658" style="position:absolute;left:9244;width:5;height:10" fillcolor="black" stroked="f"/>
            <v:line id="_x0000_s1657" style="position:absolute" from="0,5" to="9245,5" strokeweight=".16936mm"/>
            <w10:anchorlock/>
          </v:group>
        </w:pict>
      </w:r>
    </w:p>
    <w:p w14:paraId="0A9F06E5" w14:textId="77777777" w:rsidR="008C539B" w:rsidRPr="00257CFD" w:rsidRDefault="00C12992">
      <w:pPr>
        <w:pStyle w:val="Heading2"/>
        <w:spacing w:line="501" w:lineRule="exact"/>
        <w:ind w:right="138"/>
        <w:jc w:val="right"/>
        <w:rPr>
          <w:lang w:val="fr-FR"/>
        </w:rPr>
      </w:pPr>
      <w:bookmarkStart w:id="0" w:name="Contents"/>
      <w:bookmarkEnd w:id="0"/>
      <w:r w:rsidRPr="00257CFD">
        <w:rPr>
          <w:w w:val="95"/>
          <w:lang w:val="fr-FR"/>
        </w:rPr>
        <w:t>Contents</w:t>
      </w:r>
    </w:p>
    <w:p w14:paraId="11D844BA" w14:textId="77777777" w:rsidR="008C539B" w:rsidRPr="00257CFD" w:rsidRDefault="008C539B">
      <w:pPr>
        <w:spacing w:line="501" w:lineRule="exact"/>
        <w:jc w:val="right"/>
        <w:rPr>
          <w:rFonts w:ascii="Arial" w:hAnsi="Arial" w:cs="Arial"/>
          <w:lang w:val="fr-FR"/>
        </w:rPr>
        <w:sectPr w:rsidR="008C539B" w:rsidRPr="00257CFD">
          <w:footerReference w:type="even" r:id="rId9"/>
          <w:footerReference w:type="default" r:id="rId10"/>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793703867"/>
        <w:docPartObj>
          <w:docPartGallery w:val="Table of Contents"/>
          <w:docPartUnique/>
        </w:docPartObj>
      </w:sdtPr>
      <w:sdtContent>
        <w:p w14:paraId="30D15CA0" w14:textId="77777777" w:rsidR="008C539B" w:rsidRPr="00257CFD" w:rsidRDefault="008D1AB8">
          <w:pPr>
            <w:pStyle w:val="TOC4"/>
            <w:tabs>
              <w:tab w:val="right" w:leader="dot" w:pos="9939"/>
            </w:tabs>
            <w:rPr>
              <w:b w:val="0"/>
              <w:i w:val="0"/>
              <w:sz w:val="20"/>
              <w:lang w:val="fr-FR"/>
            </w:rPr>
          </w:pPr>
          <w:hyperlink w:anchor="_bookmark0" w:history="1">
            <w:r w:rsidR="00C12992" w:rsidRPr="00257CFD">
              <w:rPr>
                <w:i w:val="0"/>
                <w:sz w:val="24"/>
                <w:lang w:val="fr-FR"/>
              </w:rPr>
              <w:t>Preface</w:t>
            </w:r>
          </w:hyperlink>
          <w:r w:rsidR="00C12992" w:rsidRPr="00257CFD">
            <w:rPr>
              <w:i w:val="0"/>
              <w:sz w:val="24"/>
              <w:lang w:val="fr-FR"/>
            </w:rPr>
            <w:tab/>
          </w:r>
          <w:r w:rsidR="00C12992" w:rsidRPr="00257CFD">
            <w:rPr>
              <w:b w:val="0"/>
              <w:i w:val="0"/>
              <w:sz w:val="20"/>
              <w:lang w:val="fr-FR"/>
            </w:rPr>
            <w:t>xxiii</w:t>
          </w:r>
        </w:p>
        <w:p w14:paraId="6ADB43C8" w14:textId="77777777" w:rsidR="008C539B" w:rsidRPr="00257CFD" w:rsidRDefault="008D1AB8">
          <w:pPr>
            <w:pStyle w:val="TOC7"/>
            <w:tabs>
              <w:tab w:val="right" w:leader="dot" w:pos="9939"/>
            </w:tabs>
            <w:spacing w:before="130"/>
            <w:rPr>
              <w:rFonts w:ascii="Arial" w:hAnsi="Arial" w:cs="Arial"/>
              <w:lang w:val="fr-FR"/>
            </w:rPr>
          </w:pPr>
          <w:hyperlink w:anchor="_bookmark1" w:history="1">
            <w:r w:rsidR="00C12992" w:rsidRPr="00257CFD">
              <w:rPr>
                <w:rFonts w:ascii="Arial" w:hAnsi="Arial" w:cs="Arial"/>
                <w:lang w:val="fr-FR"/>
              </w:rPr>
              <w:t>Audience</w:t>
            </w:r>
          </w:hyperlink>
          <w:r w:rsidR="00C12992" w:rsidRPr="00257CFD">
            <w:rPr>
              <w:rFonts w:ascii="Arial" w:hAnsi="Arial" w:cs="Arial"/>
              <w:lang w:val="fr-FR"/>
            </w:rPr>
            <w:tab/>
            <w:t>xxiii</w:t>
          </w:r>
        </w:p>
        <w:p w14:paraId="78C451CE" w14:textId="77777777" w:rsidR="008C539B" w:rsidRPr="00257CFD" w:rsidRDefault="008D1AB8">
          <w:pPr>
            <w:pStyle w:val="TOC7"/>
            <w:tabs>
              <w:tab w:val="right" w:leader="dot" w:pos="9939"/>
            </w:tabs>
            <w:rPr>
              <w:rFonts w:ascii="Arial" w:hAnsi="Arial" w:cs="Arial"/>
              <w:lang w:val="fr-FR"/>
            </w:rPr>
          </w:pPr>
          <w:hyperlink w:anchor="_bookmark2" w:history="1">
            <w:r w:rsidR="00C12992" w:rsidRPr="00257CFD">
              <w:rPr>
                <w:rFonts w:ascii="Arial" w:hAnsi="Arial" w:cs="Arial"/>
                <w:lang w:val="fr-FR"/>
              </w:rPr>
              <w:t>Documentation</w:t>
            </w:r>
            <w:r w:rsidR="00C12992" w:rsidRPr="00257CFD">
              <w:rPr>
                <w:rFonts w:ascii="Arial" w:hAnsi="Arial" w:cs="Arial"/>
                <w:spacing w:val="-1"/>
                <w:lang w:val="fr-FR"/>
              </w:rPr>
              <w:t xml:space="preserve"> </w:t>
            </w:r>
            <w:r w:rsidR="00C12992" w:rsidRPr="00257CFD">
              <w:rPr>
                <w:rFonts w:ascii="Arial" w:hAnsi="Arial" w:cs="Arial"/>
                <w:lang w:val="fr-FR"/>
              </w:rPr>
              <w:t>Accessibility</w:t>
            </w:r>
          </w:hyperlink>
          <w:r w:rsidR="00C12992" w:rsidRPr="00257CFD">
            <w:rPr>
              <w:rFonts w:ascii="Arial" w:hAnsi="Arial" w:cs="Arial"/>
              <w:lang w:val="fr-FR"/>
            </w:rPr>
            <w:tab/>
            <w:t>xxiii</w:t>
          </w:r>
        </w:p>
        <w:p w14:paraId="1E83394F" w14:textId="77777777" w:rsidR="008C539B" w:rsidRPr="001058B5" w:rsidRDefault="008D1AB8">
          <w:pPr>
            <w:pStyle w:val="TOC7"/>
            <w:tabs>
              <w:tab w:val="right" w:leader="dot" w:pos="9939"/>
            </w:tabs>
            <w:rPr>
              <w:rFonts w:ascii="Arial" w:hAnsi="Arial" w:cs="Arial"/>
            </w:rPr>
          </w:pPr>
          <w:hyperlink w:anchor="_bookmark3" w:history="1">
            <w:r w:rsidR="00C12992" w:rsidRPr="001058B5">
              <w:rPr>
                <w:rFonts w:ascii="Arial" w:hAnsi="Arial" w:cs="Arial"/>
              </w:rPr>
              <w:t>Related</w:t>
            </w:r>
            <w:r w:rsidR="00C12992" w:rsidRPr="001058B5">
              <w:rPr>
                <w:rFonts w:ascii="Arial" w:hAnsi="Arial" w:cs="Arial"/>
                <w:spacing w:val="-2"/>
              </w:rPr>
              <w:t xml:space="preserve"> </w:t>
            </w:r>
            <w:r w:rsidR="00C12992" w:rsidRPr="001058B5">
              <w:rPr>
                <w:rFonts w:ascii="Arial" w:hAnsi="Arial" w:cs="Arial"/>
              </w:rPr>
              <w:t>Documents</w:t>
            </w:r>
          </w:hyperlink>
          <w:r w:rsidR="00C12992" w:rsidRPr="001058B5">
            <w:rPr>
              <w:rFonts w:ascii="Arial" w:hAnsi="Arial" w:cs="Arial"/>
            </w:rPr>
            <w:tab/>
            <w:t>xxiv</w:t>
          </w:r>
        </w:p>
        <w:p w14:paraId="2B3A4DB6" w14:textId="77777777" w:rsidR="008C539B" w:rsidRPr="001058B5" w:rsidRDefault="008D1AB8">
          <w:pPr>
            <w:pStyle w:val="TOC7"/>
            <w:tabs>
              <w:tab w:val="right" w:leader="dot" w:pos="9939"/>
            </w:tabs>
            <w:spacing w:before="33"/>
            <w:rPr>
              <w:rFonts w:ascii="Arial" w:hAnsi="Arial" w:cs="Arial"/>
            </w:rPr>
          </w:pPr>
          <w:hyperlink w:anchor="_bookmark4" w:history="1">
            <w:r w:rsidR="00C12992" w:rsidRPr="001058B5">
              <w:rPr>
                <w:rFonts w:ascii="Arial" w:hAnsi="Arial" w:cs="Arial"/>
              </w:rPr>
              <w:t>Conventions</w:t>
            </w:r>
          </w:hyperlink>
          <w:r w:rsidR="00C12992" w:rsidRPr="001058B5">
            <w:rPr>
              <w:rFonts w:ascii="Arial" w:hAnsi="Arial" w:cs="Arial"/>
            </w:rPr>
            <w:tab/>
            <w:t>xxiv</w:t>
          </w:r>
        </w:p>
        <w:p w14:paraId="76C419ED" w14:textId="77777777" w:rsidR="008C539B" w:rsidRPr="001058B5" w:rsidRDefault="008D1AB8">
          <w:pPr>
            <w:pStyle w:val="TOC3"/>
            <w:tabs>
              <w:tab w:val="right" w:leader="dot" w:pos="9939"/>
            </w:tabs>
            <w:ind w:left="700" w:firstLine="0"/>
            <w:rPr>
              <w:b w:val="0"/>
              <w:sz w:val="20"/>
            </w:rPr>
          </w:pPr>
          <w:hyperlink w:anchor="_bookmark5" w:history="1">
            <w:r w:rsidR="00C12992" w:rsidRPr="001058B5">
              <w:t>What's New in Oracle</w:t>
            </w:r>
            <w:r w:rsidR="00C12992" w:rsidRPr="001058B5">
              <w:rPr>
                <w:spacing w:val="-6"/>
              </w:rPr>
              <w:t xml:space="preserve"> </w:t>
            </w:r>
            <w:r w:rsidR="00C12992" w:rsidRPr="001058B5">
              <w:t>Database</w:t>
            </w:r>
            <w:r w:rsidR="00C12992" w:rsidRPr="001058B5">
              <w:rPr>
                <w:spacing w:val="-2"/>
              </w:rPr>
              <w:t xml:space="preserve"> </w:t>
            </w:r>
            <w:r w:rsidR="00C12992" w:rsidRPr="001058B5">
              <w:t>Security?</w:t>
            </w:r>
          </w:hyperlink>
          <w:r w:rsidR="00C12992" w:rsidRPr="001058B5">
            <w:tab/>
          </w:r>
          <w:r w:rsidR="00C12992" w:rsidRPr="001058B5">
            <w:rPr>
              <w:b w:val="0"/>
              <w:sz w:val="20"/>
            </w:rPr>
            <w:t>xxv</w:t>
          </w:r>
        </w:p>
        <w:p w14:paraId="5C239EFE" w14:textId="77777777" w:rsidR="008C539B" w:rsidRPr="001058B5" w:rsidRDefault="008D1AB8">
          <w:pPr>
            <w:pStyle w:val="TOC7"/>
            <w:tabs>
              <w:tab w:val="right" w:leader="dot" w:pos="9939"/>
            </w:tabs>
            <w:spacing w:before="130"/>
            <w:rPr>
              <w:rFonts w:ascii="Arial" w:hAnsi="Arial" w:cs="Arial"/>
            </w:rPr>
          </w:pPr>
          <w:hyperlink w:anchor="_bookmark7"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(11.2.0.2)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w:t>
          </w:r>
        </w:p>
        <w:p w14:paraId="5D9766E4" w14:textId="77777777" w:rsidR="008C539B" w:rsidRPr="001058B5" w:rsidRDefault="008D1AB8">
          <w:pPr>
            <w:pStyle w:val="TOC7"/>
            <w:tabs>
              <w:tab w:val="right" w:leader="dot" w:pos="9939"/>
            </w:tabs>
            <w:rPr>
              <w:rFonts w:ascii="Arial" w:hAnsi="Arial" w:cs="Arial"/>
            </w:rPr>
          </w:pPr>
          <w:hyperlink w:anchor="_bookmark14"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xxvii</w:t>
          </w:r>
        </w:p>
        <w:p w14:paraId="145312E5" w14:textId="77777777" w:rsidR="008C539B" w:rsidRPr="001058B5" w:rsidRDefault="008D1AB8">
          <w:pPr>
            <w:pStyle w:val="TOC7"/>
            <w:tabs>
              <w:tab w:val="right" w:leader="dot" w:pos="9939"/>
            </w:tabs>
            <w:rPr>
              <w:rFonts w:ascii="Arial" w:hAnsi="Arial" w:cs="Arial"/>
            </w:rPr>
          </w:pPr>
          <w:hyperlink w:anchor="_bookmark33"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1 (11.1)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Features</w:t>
          </w:r>
          <w:r w:rsidR="00C12992" w:rsidRPr="001058B5">
            <w:rPr>
              <w:rFonts w:ascii="Arial" w:hAnsi="Arial" w:cs="Arial"/>
            </w:rPr>
            <w:tab/>
            <w:t>xxxi</w:t>
          </w:r>
        </w:p>
        <w:p w14:paraId="52089B67" w14:textId="77777777" w:rsidR="008C539B" w:rsidRPr="001058B5" w:rsidRDefault="008D1AB8" w:rsidP="006F7931">
          <w:pPr>
            <w:pStyle w:val="TOC3"/>
            <w:numPr>
              <w:ilvl w:val="0"/>
              <w:numId w:val="138"/>
            </w:numPr>
            <w:tabs>
              <w:tab w:val="left" w:pos="1139"/>
              <w:tab w:val="left" w:pos="1140"/>
            </w:tabs>
            <w:ind w:hanging="439"/>
            <w:jc w:val="left"/>
          </w:pPr>
          <w:hyperlink w:anchor="_bookmark50" w:history="1">
            <w:r w:rsidR="00C12992" w:rsidRPr="001058B5">
              <w:t>Introducing Oracle Database</w:t>
            </w:r>
            <w:r w:rsidR="00C12992" w:rsidRPr="001058B5">
              <w:rPr>
                <w:spacing w:val="-5"/>
              </w:rPr>
              <w:t xml:space="preserve"> </w:t>
            </w:r>
            <w:r w:rsidR="00C12992" w:rsidRPr="001058B5">
              <w:t>Security</w:t>
            </w:r>
          </w:hyperlink>
        </w:p>
        <w:p w14:paraId="2F3EB1CF" w14:textId="77777777" w:rsidR="008C539B" w:rsidRPr="001058B5" w:rsidRDefault="008D1AB8">
          <w:pPr>
            <w:pStyle w:val="TOC6"/>
            <w:tabs>
              <w:tab w:val="right" w:leader="dot" w:pos="9941"/>
            </w:tabs>
            <w:spacing w:before="135"/>
            <w:rPr>
              <w:rFonts w:ascii="Arial" w:hAnsi="Arial" w:cs="Arial"/>
              <w:b w:val="0"/>
            </w:rPr>
          </w:pPr>
          <w:hyperlink w:anchor="_bookmark51" w:history="1">
            <w:r w:rsidR="00C12992" w:rsidRPr="001058B5">
              <w:rPr>
                <w:rFonts w:ascii="Arial" w:hAnsi="Arial" w:cs="Arial"/>
              </w:rPr>
              <w:t>About Oracle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1-1</w:t>
          </w:r>
        </w:p>
        <w:p w14:paraId="1338218D" w14:textId="77777777" w:rsidR="008C539B" w:rsidRPr="001058B5" w:rsidRDefault="008D1AB8">
          <w:pPr>
            <w:pStyle w:val="TOC6"/>
            <w:tabs>
              <w:tab w:val="right" w:leader="dot" w:pos="9941"/>
            </w:tabs>
            <w:spacing w:before="39"/>
            <w:rPr>
              <w:rFonts w:ascii="Arial" w:hAnsi="Arial" w:cs="Arial"/>
              <w:b w:val="0"/>
            </w:rPr>
          </w:pPr>
          <w:hyperlink w:anchor="_bookmark53" w:history="1">
            <w:r w:rsidR="00C12992" w:rsidRPr="001058B5">
              <w:rPr>
                <w:rFonts w:ascii="Arial" w:hAnsi="Arial" w:cs="Arial"/>
              </w:rPr>
              <w:t>Additional Database</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r>
          <w:r w:rsidR="00C12992" w:rsidRPr="001058B5">
            <w:rPr>
              <w:rFonts w:ascii="Arial" w:hAnsi="Arial" w:cs="Arial"/>
              <w:b w:val="0"/>
            </w:rPr>
            <w:t>1-2</w:t>
          </w:r>
        </w:p>
        <w:p w14:paraId="6B6BDF68" w14:textId="77777777" w:rsidR="008C539B" w:rsidRPr="001058B5" w:rsidRDefault="008D1AB8" w:rsidP="006F7931">
          <w:pPr>
            <w:pStyle w:val="TOC3"/>
            <w:numPr>
              <w:ilvl w:val="0"/>
              <w:numId w:val="138"/>
            </w:numPr>
            <w:tabs>
              <w:tab w:val="left" w:pos="1139"/>
              <w:tab w:val="left" w:pos="1140"/>
            </w:tabs>
            <w:spacing w:before="309"/>
            <w:ind w:hanging="439"/>
            <w:jc w:val="left"/>
          </w:pPr>
          <w:hyperlink w:anchor="_bookmark55" w:history="1">
            <w:r w:rsidR="00C12992" w:rsidRPr="001058B5">
              <w:t>Managing Security for Oracle Database</w:t>
            </w:r>
            <w:r w:rsidR="00C12992" w:rsidRPr="001058B5">
              <w:rPr>
                <w:spacing w:val="-7"/>
              </w:rPr>
              <w:t xml:space="preserve"> </w:t>
            </w:r>
            <w:r w:rsidR="00C12992" w:rsidRPr="001058B5">
              <w:t>Users</w:t>
            </w:r>
          </w:hyperlink>
        </w:p>
        <w:p w14:paraId="24669A09" w14:textId="77777777" w:rsidR="008C539B" w:rsidRPr="001058B5" w:rsidRDefault="008D1AB8">
          <w:pPr>
            <w:pStyle w:val="TOC6"/>
            <w:tabs>
              <w:tab w:val="right" w:leader="dot" w:pos="9941"/>
            </w:tabs>
            <w:spacing w:before="134"/>
            <w:rPr>
              <w:rFonts w:ascii="Arial" w:hAnsi="Arial" w:cs="Arial"/>
              <w:b w:val="0"/>
            </w:rPr>
          </w:pPr>
          <w:hyperlink w:anchor="_bookmark57"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2-1</w:t>
          </w:r>
        </w:p>
        <w:p w14:paraId="0F300B7D" w14:textId="77777777" w:rsidR="008C539B" w:rsidRPr="001058B5" w:rsidRDefault="008D1AB8">
          <w:pPr>
            <w:pStyle w:val="TOC6"/>
            <w:tabs>
              <w:tab w:val="right" w:leader="dot" w:pos="9941"/>
            </w:tabs>
            <w:spacing w:before="39"/>
            <w:rPr>
              <w:rFonts w:ascii="Arial" w:hAnsi="Arial" w:cs="Arial"/>
              <w:b w:val="0"/>
            </w:rPr>
          </w:pPr>
          <w:hyperlink w:anchor="_bookmark59" w:history="1">
            <w:r w:rsidR="00C12992" w:rsidRPr="001058B5">
              <w:rPr>
                <w:rFonts w:ascii="Arial" w:hAnsi="Arial" w:cs="Arial"/>
              </w:rPr>
              <w:t>Creating</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w:t>
          </w:r>
        </w:p>
        <w:p w14:paraId="41356113" w14:textId="77777777" w:rsidR="008C539B" w:rsidRPr="001058B5" w:rsidRDefault="008D1AB8">
          <w:pPr>
            <w:pStyle w:val="TOC9"/>
            <w:tabs>
              <w:tab w:val="right" w:leader="dot" w:pos="9941"/>
            </w:tabs>
            <w:spacing w:before="35"/>
            <w:rPr>
              <w:rFonts w:ascii="Arial" w:hAnsi="Arial" w:cs="Arial"/>
            </w:rPr>
          </w:pPr>
          <w:hyperlink w:anchor="_bookmark61" w:history="1">
            <w:r w:rsidR="00C12992" w:rsidRPr="001058B5">
              <w:rPr>
                <w:rFonts w:ascii="Arial" w:hAnsi="Arial" w:cs="Arial"/>
              </w:rPr>
              <w:t>Creating a New</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2-2</w:t>
          </w:r>
        </w:p>
        <w:p w14:paraId="37D9E541" w14:textId="77777777" w:rsidR="008C539B" w:rsidRPr="001058B5" w:rsidRDefault="008D1AB8">
          <w:pPr>
            <w:pStyle w:val="TOC9"/>
            <w:tabs>
              <w:tab w:val="right" w:leader="dot" w:pos="9941"/>
            </w:tabs>
            <w:spacing w:before="32"/>
            <w:rPr>
              <w:rFonts w:ascii="Arial" w:hAnsi="Arial" w:cs="Arial"/>
            </w:rPr>
          </w:pPr>
          <w:hyperlink w:anchor="_bookmark65"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Name</w:t>
            </w:r>
          </w:hyperlink>
          <w:r w:rsidR="00C12992" w:rsidRPr="001058B5">
            <w:rPr>
              <w:rFonts w:ascii="Arial" w:hAnsi="Arial" w:cs="Arial"/>
            </w:rPr>
            <w:tab/>
            <w:t>2-2</w:t>
          </w:r>
        </w:p>
        <w:p w14:paraId="3D3CAFCD" w14:textId="77777777" w:rsidR="008C539B" w:rsidRPr="001058B5" w:rsidRDefault="008D1AB8">
          <w:pPr>
            <w:pStyle w:val="TOC9"/>
            <w:tabs>
              <w:tab w:val="right" w:leader="dot" w:pos="9941"/>
            </w:tabs>
            <w:rPr>
              <w:rFonts w:ascii="Arial" w:hAnsi="Arial" w:cs="Arial"/>
            </w:rPr>
          </w:pPr>
          <w:hyperlink w:anchor="_bookmark68" w:history="1">
            <w:r w:rsidR="00C12992" w:rsidRPr="001058B5">
              <w:rPr>
                <w:rFonts w:ascii="Arial" w:hAnsi="Arial" w:cs="Arial"/>
              </w:rPr>
              <w:t>Assigning the User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Password</w:t>
            </w:r>
          </w:hyperlink>
          <w:r w:rsidR="00C12992" w:rsidRPr="001058B5">
            <w:rPr>
              <w:rFonts w:ascii="Arial" w:hAnsi="Arial" w:cs="Arial"/>
            </w:rPr>
            <w:tab/>
            <w:t>2-3</w:t>
          </w:r>
        </w:p>
        <w:p w14:paraId="5C31265C" w14:textId="77777777" w:rsidR="008C539B" w:rsidRPr="001058B5" w:rsidRDefault="008D1AB8">
          <w:pPr>
            <w:pStyle w:val="TOC9"/>
            <w:tabs>
              <w:tab w:val="right" w:leader="dot" w:pos="9941"/>
            </w:tabs>
            <w:spacing w:before="32"/>
            <w:rPr>
              <w:rFonts w:ascii="Arial" w:hAnsi="Arial" w:cs="Arial"/>
            </w:rPr>
          </w:pPr>
          <w:hyperlink w:anchor="_bookmark71" w:history="1">
            <w:r w:rsidR="00C12992" w:rsidRPr="001058B5">
              <w:rPr>
                <w:rFonts w:ascii="Arial" w:hAnsi="Arial" w:cs="Arial"/>
              </w:rPr>
              <w:t>Assigning a Default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2-4</w:t>
          </w:r>
        </w:p>
        <w:p w14:paraId="64997DEC" w14:textId="77777777" w:rsidR="008C539B" w:rsidRPr="001058B5" w:rsidRDefault="008D1AB8">
          <w:pPr>
            <w:pStyle w:val="TOC9"/>
            <w:tabs>
              <w:tab w:val="right" w:leader="dot" w:pos="9941"/>
            </w:tabs>
            <w:rPr>
              <w:rFonts w:ascii="Arial" w:hAnsi="Arial" w:cs="Arial"/>
            </w:rPr>
          </w:pPr>
          <w:hyperlink w:anchor="_bookmark75" w:history="1">
            <w:r w:rsidR="00C12992" w:rsidRPr="001058B5">
              <w:rPr>
                <w:rFonts w:ascii="Arial" w:hAnsi="Arial" w:cs="Arial"/>
              </w:rPr>
              <w:t>Assigning a Tablespace Quota for</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2-5</w:t>
          </w:r>
        </w:p>
        <w:p w14:paraId="6F80B327" w14:textId="77777777" w:rsidR="008C539B" w:rsidRPr="001058B5" w:rsidRDefault="008D1AB8">
          <w:pPr>
            <w:tabs>
              <w:tab w:val="right" w:leader="dot" w:pos="9941"/>
            </w:tabs>
            <w:spacing w:before="31"/>
            <w:ind w:left="1900"/>
            <w:rPr>
              <w:rFonts w:ascii="Arial" w:hAnsi="Arial" w:cs="Arial"/>
              <w:sz w:val="20"/>
            </w:rPr>
          </w:pPr>
          <w:hyperlink w:anchor="_bookmark81" w:history="1">
            <w:r w:rsidR="00C12992" w:rsidRPr="001058B5">
              <w:rPr>
                <w:rFonts w:ascii="Arial" w:hAnsi="Arial" w:cs="Arial"/>
                <w:sz w:val="20"/>
              </w:rPr>
              <w:t>Restricting the Quota Limits for User Objects in</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Tablespace</w:t>
            </w:r>
          </w:hyperlink>
          <w:r w:rsidR="00C12992" w:rsidRPr="001058B5">
            <w:rPr>
              <w:rFonts w:ascii="Arial" w:hAnsi="Arial" w:cs="Arial"/>
              <w:sz w:val="20"/>
            </w:rPr>
            <w:tab/>
            <w:t>2-5</w:t>
          </w:r>
        </w:p>
        <w:p w14:paraId="3765D901" w14:textId="77777777" w:rsidR="008C539B" w:rsidRPr="001058B5" w:rsidRDefault="008D1AB8">
          <w:pPr>
            <w:tabs>
              <w:tab w:val="right" w:leader="dot" w:pos="9941"/>
            </w:tabs>
            <w:spacing w:before="32"/>
            <w:ind w:left="1900"/>
            <w:rPr>
              <w:rFonts w:ascii="Arial" w:hAnsi="Arial" w:cs="Arial"/>
              <w:sz w:val="20"/>
            </w:rPr>
          </w:pPr>
          <w:hyperlink w:anchor="_bookmark84" w:history="1">
            <w:r w:rsidR="00C12992" w:rsidRPr="001058B5">
              <w:rPr>
                <w:rFonts w:ascii="Arial" w:hAnsi="Arial" w:cs="Arial"/>
                <w:sz w:val="20"/>
              </w:rPr>
              <w:t>Granting Users the UNLIMITED TABLESPACE</w:t>
            </w:r>
            <w:r w:rsidR="00C12992" w:rsidRPr="001058B5">
              <w:rPr>
                <w:rFonts w:ascii="Arial" w:hAnsi="Arial" w:cs="Arial"/>
                <w:spacing w:val="-6"/>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2-5</w:t>
          </w:r>
        </w:p>
        <w:p w14:paraId="5942BC53" w14:textId="77777777" w:rsidR="008C539B" w:rsidRPr="001058B5" w:rsidRDefault="008D1AB8">
          <w:pPr>
            <w:pStyle w:val="TOC9"/>
            <w:tabs>
              <w:tab w:val="right" w:leader="dot" w:pos="9941"/>
            </w:tabs>
            <w:rPr>
              <w:rFonts w:ascii="Arial" w:hAnsi="Arial" w:cs="Arial"/>
            </w:rPr>
          </w:pPr>
          <w:hyperlink w:anchor="_bookmark89" w:history="1">
            <w:r w:rsidR="00C12992" w:rsidRPr="001058B5">
              <w:rPr>
                <w:rFonts w:ascii="Arial" w:hAnsi="Arial" w:cs="Arial"/>
              </w:rPr>
              <w:t>Assigning a Temporary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2-6</w:t>
          </w:r>
        </w:p>
        <w:p w14:paraId="703FA87F" w14:textId="77777777" w:rsidR="008C539B" w:rsidRPr="001058B5" w:rsidRDefault="008D1AB8">
          <w:pPr>
            <w:pStyle w:val="TOC9"/>
            <w:tabs>
              <w:tab w:val="right" w:leader="dot" w:pos="9941"/>
            </w:tabs>
            <w:rPr>
              <w:rFonts w:ascii="Arial" w:hAnsi="Arial" w:cs="Arial"/>
            </w:rPr>
          </w:pPr>
          <w:hyperlink w:anchor="_bookmark92" w:history="1">
            <w:r w:rsidR="00C12992" w:rsidRPr="001058B5">
              <w:rPr>
                <w:rFonts w:ascii="Arial" w:hAnsi="Arial" w:cs="Arial"/>
              </w:rPr>
              <w:t>Specifying a Profile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55300300" w14:textId="77777777" w:rsidR="008C539B" w:rsidRPr="001058B5" w:rsidRDefault="008D1AB8">
          <w:pPr>
            <w:pStyle w:val="TOC9"/>
            <w:tabs>
              <w:tab w:val="right" w:leader="dot" w:pos="9941"/>
            </w:tabs>
            <w:spacing w:before="33"/>
            <w:rPr>
              <w:rFonts w:ascii="Arial" w:hAnsi="Arial" w:cs="Arial"/>
            </w:rPr>
          </w:pPr>
          <w:hyperlink w:anchor="_bookmark95" w:history="1">
            <w:r w:rsidR="00C12992" w:rsidRPr="001058B5">
              <w:rPr>
                <w:rFonts w:ascii="Arial" w:hAnsi="Arial" w:cs="Arial"/>
              </w:rPr>
              <w:t>Setting a Default Role for</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2DF00260" w14:textId="77777777" w:rsidR="008C539B" w:rsidRPr="001058B5" w:rsidRDefault="008D1AB8">
          <w:pPr>
            <w:pStyle w:val="TOC6"/>
            <w:tabs>
              <w:tab w:val="right" w:leader="dot" w:pos="9941"/>
            </w:tabs>
            <w:rPr>
              <w:rFonts w:ascii="Arial" w:hAnsi="Arial" w:cs="Arial"/>
              <w:b w:val="0"/>
            </w:rPr>
          </w:pPr>
          <w:hyperlink w:anchor="_bookmark97" w:history="1">
            <w:r w:rsidR="00C12992" w:rsidRPr="001058B5">
              <w:rPr>
                <w:rFonts w:ascii="Arial" w:hAnsi="Arial" w:cs="Arial"/>
              </w:rPr>
              <w:t>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2-7</w:t>
          </w:r>
        </w:p>
        <w:p w14:paraId="6B97DB83" w14:textId="77777777" w:rsidR="008C539B" w:rsidRPr="001058B5" w:rsidRDefault="008D1AB8">
          <w:pPr>
            <w:pStyle w:val="TOC9"/>
            <w:tabs>
              <w:tab w:val="right" w:leader="dot" w:pos="9941"/>
            </w:tabs>
            <w:spacing w:before="34"/>
            <w:rPr>
              <w:rFonts w:ascii="Arial" w:hAnsi="Arial" w:cs="Arial"/>
            </w:rPr>
          </w:pPr>
          <w:hyperlink w:anchor="_bookmark98" w:history="1">
            <w:r w:rsidR="00C12992" w:rsidRPr="001058B5">
              <w:rPr>
                <w:rFonts w:ascii="Arial" w:hAnsi="Arial" w:cs="Arial"/>
              </w:rPr>
              <w:t>About 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t>2-7</w:t>
          </w:r>
        </w:p>
        <w:p w14:paraId="3BCD2B19" w14:textId="77777777" w:rsidR="008C539B" w:rsidRPr="001058B5" w:rsidRDefault="008D1AB8">
          <w:pPr>
            <w:pStyle w:val="TOC9"/>
            <w:tabs>
              <w:tab w:val="right" w:leader="dot" w:pos="9941"/>
            </w:tabs>
            <w:spacing w:before="32"/>
            <w:rPr>
              <w:rFonts w:ascii="Arial" w:hAnsi="Arial" w:cs="Arial"/>
            </w:rPr>
          </w:pPr>
          <w:hyperlink w:anchor="_bookmark100" w:history="1">
            <w:r w:rsidR="00C12992" w:rsidRPr="001058B5">
              <w:rPr>
                <w:rFonts w:ascii="Arial" w:hAnsi="Arial" w:cs="Arial"/>
              </w:rPr>
              <w:t>Using the ALTER USER Statement to Alter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2-8</w:t>
          </w:r>
        </w:p>
        <w:p w14:paraId="48FB3752" w14:textId="77777777" w:rsidR="008C539B" w:rsidRPr="001058B5" w:rsidRDefault="008D1AB8">
          <w:pPr>
            <w:pStyle w:val="TOC9"/>
            <w:tabs>
              <w:tab w:val="right" w:leader="dot" w:pos="9941"/>
            </w:tabs>
            <w:spacing w:before="32"/>
            <w:rPr>
              <w:rFonts w:ascii="Arial" w:hAnsi="Arial" w:cs="Arial"/>
            </w:rPr>
          </w:pPr>
          <w:hyperlink w:anchor="_bookmark103" w:history="1">
            <w:r w:rsidR="00C12992" w:rsidRPr="001058B5">
              <w:rPr>
                <w:rFonts w:ascii="Arial" w:hAnsi="Arial" w:cs="Arial"/>
              </w:rPr>
              <w:t>Changing Non-SYS</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2-8</w:t>
          </w:r>
        </w:p>
        <w:p w14:paraId="68862B70" w14:textId="77777777" w:rsidR="008C539B" w:rsidRPr="001058B5" w:rsidRDefault="008D1AB8">
          <w:pPr>
            <w:pStyle w:val="TOC9"/>
            <w:tabs>
              <w:tab w:val="right" w:leader="dot" w:pos="9941"/>
            </w:tabs>
            <w:rPr>
              <w:rFonts w:ascii="Arial" w:hAnsi="Arial" w:cs="Arial"/>
            </w:rPr>
          </w:pPr>
          <w:hyperlink w:anchor="_bookmark107" w:history="1">
            <w:r w:rsidR="00C12992" w:rsidRPr="001058B5">
              <w:rPr>
                <w:rFonts w:ascii="Arial" w:hAnsi="Arial" w:cs="Arial"/>
              </w:rPr>
              <w:t>Changing the SYS</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w:t>
            </w:r>
          </w:hyperlink>
          <w:r w:rsidR="00C12992" w:rsidRPr="001058B5">
            <w:rPr>
              <w:rFonts w:ascii="Arial" w:hAnsi="Arial" w:cs="Arial"/>
            </w:rPr>
            <w:tab/>
            <w:t>2-9</w:t>
          </w:r>
        </w:p>
        <w:p w14:paraId="7E3D620B" w14:textId="77777777" w:rsidR="008C539B" w:rsidRPr="001058B5" w:rsidRDefault="008D1AB8">
          <w:pPr>
            <w:pStyle w:val="TOC6"/>
            <w:tabs>
              <w:tab w:val="right" w:leader="dot" w:pos="9941"/>
            </w:tabs>
            <w:spacing w:before="36"/>
            <w:rPr>
              <w:rFonts w:ascii="Arial" w:hAnsi="Arial" w:cs="Arial"/>
              <w:b w:val="0"/>
            </w:rPr>
          </w:pPr>
          <w:hyperlink w:anchor="_bookmark113" w:history="1">
            <w:r w:rsidR="00C12992" w:rsidRPr="001058B5">
              <w:rPr>
                <w:rFonts w:ascii="Arial" w:hAnsi="Arial" w:cs="Arial"/>
              </w:rPr>
              <w:t>Configuring User</w:t>
            </w:r>
            <w:r w:rsidR="00C12992" w:rsidRPr="001058B5">
              <w:rPr>
                <w:rFonts w:ascii="Arial" w:hAnsi="Arial" w:cs="Arial"/>
                <w:spacing w:val="-1"/>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r>
          <w:r w:rsidR="00C12992" w:rsidRPr="001058B5">
            <w:rPr>
              <w:rFonts w:ascii="Arial" w:hAnsi="Arial" w:cs="Arial"/>
              <w:b w:val="0"/>
            </w:rPr>
            <w:t>2-9</w:t>
          </w:r>
        </w:p>
        <w:p w14:paraId="13E73197" w14:textId="77777777" w:rsidR="008C539B" w:rsidRPr="001058B5" w:rsidRDefault="008D1AB8">
          <w:pPr>
            <w:pStyle w:val="TOC9"/>
            <w:tabs>
              <w:tab w:val="right" w:leader="dot" w:pos="9940"/>
            </w:tabs>
            <w:spacing w:before="34" w:after="240"/>
            <w:rPr>
              <w:rFonts w:ascii="Arial" w:hAnsi="Arial" w:cs="Arial"/>
            </w:rPr>
          </w:pPr>
          <w:hyperlink w:anchor="_bookmark114" w:history="1">
            <w:r w:rsidR="00C12992" w:rsidRPr="001058B5">
              <w:rPr>
                <w:rFonts w:ascii="Arial" w:hAnsi="Arial" w:cs="Arial"/>
              </w:rPr>
              <w:t>About User</w:t>
            </w:r>
            <w:r w:rsidR="00C12992" w:rsidRPr="001058B5">
              <w:rPr>
                <w:rFonts w:ascii="Arial" w:hAnsi="Arial" w:cs="Arial"/>
                <w:spacing w:val="-2"/>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2-10</w:t>
          </w:r>
        </w:p>
        <w:p w14:paraId="27662F6B" w14:textId="77777777" w:rsidR="008C539B" w:rsidRPr="001058B5" w:rsidRDefault="008D1AB8">
          <w:pPr>
            <w:pStyle w:val="TOC5"/>
            <w:tabs>
              <w:tab w:val="right" w:leader="dot" w:pos="9338"/>
            </w:tabs>
            <w:spacing w:before="81"/>
            <w:rPr>
              <w:rFonts w:ascii="Arial" w:hAnsi="Arial" w:cs="Arial"/>
            </w:rPr>
          </w:pPr>
          <w:hyperlink w:anchor="_bookmark117" w:history="1">
            <w:r w:rsidR="00C12992" w:rsidRPr="001058B5">
              <w:rPr>
                <w:rFonts w:ascii="Arial" w:hAnsi="Arial" w:cs="Arial"/>
              </w:rPr>
              <w:t>Types of System Resources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Limits</w:t>
            </w:r>
          </w:hyperlink>
          <w:r w:rsidR="00C12992" w:rsidRPr="001058B5">
            <w:rPr>
              <w:rFonts w:ascii="Arial" w:hAnsi="Arial" w:cs="Arial"/>
            </w:rPr>
            <w:tab/>
            <w:t>2-10</w:t>
          </w:r>
        </w:p>
        <w:p w14:paraId="1635F33E" w14:textId="77777777" w:rsidR="008C539B" w:rsidRPr="001058B5" w:rsidRDefault="008D1AB8">
          <w:pPr>
            <w:pStyle w:val="TOC8"/>
            <w:tabs>
              <w:tab w:val="right" w:leader="dot" w:pos="9338"/>
            </w:tabs>
            <w:rPr>
              <w:rFonts w:ascii="Arial" w:hAnsi="Arial" w:cs="Arial"/>
            </w:rPr>
          </w:pPr>
          <w:hyperlink w:anchor="_bookmark119" w:history="1">
            <w:r w:rsidR="00C12992" w:rsidRPr="001058B5">
              <w:rPr>
                <w:rFonts w:ascii="Arial" w:hAnsi="Arial" w:cs="Arial"/>
              </w:rPr>
              <w:t>Limiting the User</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Level.</w:t>
            </w:r>
          </w:hyperlink>
          <w:r w:rsidR="00C12992" w:rsidRPr="001058B5">
            <w:rPr>
              <w:rFonts w:ascii="Arial" w:hAnsi="Arial" w:cs="Arial"/>
            </w:rPr>
            <w:tab/>
            <w:t>2-10</w:t>
          </w:r>
        </w:p>
        <w:p w14:paraId="2EC13D0F" w14:textId="77777777" w:rsidR="008C539B" w:rsidRPr="001058B5" w:rsidRDefault="008D1AB8">
          <w:pPr>
            <w:pStyle w:val="TOC8"/>
            <w:tabs>
              <w:tab w:val="right" w:leader="dot" w:pos="9338"/>
            </w:tabs>
            <w:spacing w:before="32"/>
            <w:rPr>
              <w:rFonts w:ascii="Arial" w:hAnsi="Arial" w:cs="Arial"/>
            </w:rPr>
          </w:pPr>
          <w:hyperlink w:anchor="_bookmark121" w:history="1">
            <w:r w:rsidR="00C12992" w:rsidRPr="001058B5">
              <w:rPr>
                <w:rFonts w:ascii="Arial" w:hAnsi="Arial" w:cs="Arial"/>
              </w:rPr>
              <w:t>Limiting Database</w:t>
            </w:r>
            <w:r w:rsidR="00C12992" w:rsidRPr="001058B5">
              <w:rPr>
                <w:rFonts w:ascii="Arial" w:hAnsi="Arial" w:cs="Arial"/>
                <w:spacing w:val="-1"/>
              </w:rPr>
              <w:t xml:space="preserve"> </w:t>
            </w:r>
            <w:r w:rsidR="00C12992" w:rsidRPr="001058B5">
              <w:rPr>
                <w:rFonts w:ascii="Arial" w:hAnsi="Arial" w:cs="Arial"/>
              </w:rPr>
              <w:t>Call</w:t>
            </w:r>
            <w:r w:rsidR="00C12992" w:rsidRPr="001058B5">
              <w:rPr>
                <w:rFonts w:ascii="Arial" w:hAnsi="Arial" w:cs="Arial"/>
                <w:spacing w:val="-1"/>
              </w:rPr>
              <w:t xml:space="preserve"> </w:t>
            </w:r>
            <w:r w:rsidR="00C12992" w:rsidRPr="001058B5">
              <w:rPr>
                <w:rFonts w:ascii="Arial" w:hAnsi="Arial" w:cs="Arial"/>
              </w:rPr>
              <w:t>Levels</w:t>
            </w:r>
          </w:hyperlink>
          <w:r w:rsidR="00C12992" w:rsidRPr="001058B5">
            <w:rPr>
              <w:rFonts w:ascii="Arial" w:hAnsi="Arial" w:cs="Arial"/>
            </w:rPr>
            <w:tab/>
            <w:t>2-11</w:t>
          </w:r>
        </w:p>
        <w:p w14:paraId="46503061" w14:textId="77777777" w:rsidR="008C539B" w:rsidRPr="001058B5" w:rsidRDefault="008D1AB8">
          <w:pPr>
            <w:pStyle w:val="TOC8"/>
            <w:tabs>
              <w:tab w:val="right" w:leader="dot" w:pos="9338"/>
            </w:tabs>
            <w:rPr>
              <w:rFonts w:ascii="Arial" w:hAnsi="Arial" w:cs="Arial"/>
            </w:rPr>
          </w:pPr>
          <w:hyperlink w:anchor="_bookmark123"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CPU</w:t>
            </w:r>
            <w:r w:rsidR="00C12992" w:rsidRPr="001058B5">
              <w:rPr>
                <w:rFonts w:ascii="Arial" w:hAnsi="Arial" w:cs="Arial"/>
                <w:spacing w:val="-1"/>
              </w:rPr>
              <w:t xml:space="preserve"> </w:t>
            </w:r>
            <w:r w:rsidR="00C12992" w:rsidRPr="001058B5">
              <w:rPr>
                <w:rFonts w:ascii="Arial" w:hAnsi="Arial" w:cs="Arial"/>
              </w:rPr>
              <w:t>Time</w:t>
            </w:r>
          </w:hyperlink>
          <w:r w:rsidR="00C12992" w:rsidRPr="001058B5">
            <w:rPr>
              <w:rFonts w:ascii="Arial" w:hAnsi="Arial" w:cs="Arial"/>
            </w:rPr>
            <w:tab/>
            <w:t>2-11</w:t>
          </w:r>
        </w:p>
        <w:p w14:paraId="0D5CE178" w14:textId="77777777" w:rsidR="008C539B" w:rsidRPr="001058B5" w:rsidRDefault="008D1AB8">
          <w:pPr>
            <w:pStyle w:val="TOC8"/>
            <w:tabs>
              <w:tab w:val="right" w:leader="dot" w:pos="9338"/>
            </w:tabs>
            <w:rPr>
              <w:rFonts w:ascii="Arial" w:hAnsi="Arial" w:cs="Arial"/>
            </w:rPr>
          </w:pPr>
          <w:hyperlink w:anchor="_bookmark125"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Logical</w:t>
            </w:r>
            <w:r w:rsidR="00C12992" w:rsidRPr="001058B5">
              <w:rPr>
                <w:rFonts w:ascii="Arial" w:hAnsi="Arial" w:cs="Arial"/>
                <w:spacing w:val="-1"/>
              </w:rPr>
              <w:t xml:space="preserve"> </w:t>
            </w:r>
            <w:r w:rsidR="00C12992" w:rsidRPr="001058B5">
              <w:rPr>
                <w:rFonts w:ascii="Arial" w:hAnsi="Arial" w:cs="Arial"/>
              </w:rPr>
              <w:t>Reads</w:t>
            </w:r>
          </w:hyperlink>
          <w:r w:rsidR="00C12992" w:rsidRPr="001058B5">
            <w:rPr>
              <w:rFonts w:ascii="Arial" w:hAnsi="Arial" w:cs="Arial"/>
            </w:rPr>
            <w:tab/>
            <w:t>2-11</w:t>
          </w:r>
        </w:p>
        <w:p w14:paraId="3F425F1B" w14:textId="77777777" w:rsidR="008C539B" w:rsidRPr="001058B5" w:rsidRDefault="008D1AB8">
          <w:pPr>
            <w:pStyle w:val="TOC8"/>
            <w:tabs>
              <w:tab w:val="right" w:leader="dot" w:pos="9338"/>
            </w:tabs>
            <w:spacing w:before="33"/>
            <w:rPr>
              <w:rFonts w:ascii="Arial" w:hAnsi="Arial" w:cs="Arial"/>
            </w:rPr>
          </w:pPr>
          <w:hyperlink w:anchor="_bookmark127"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Other</w:t>
            </w:r>
            <w:r w:rsidR="00C12992" w:rsidRPr="001058B5">
              <w:rPr>
                <w:rFonts w:ascii="Arial" w:hAnsi="Arial" w:cs="Arial"/>
                <w:spacing w:val="-2"/>
              </w:rPr>
              <w:t xml:space="preserve"> </w:t>
            </w:r>
            <w:r w:rsidR="00C12992" w:rsidRPr="001058B5">
              <w:rPr>
                <w:rFonts w:ascii="Arial" w:hAnsi="Arial" w:cs="Arial"/>
              </w:rPr>
              <w:t>Resources</w:t>
            </w:r>
          </w:hyperlink>
          <w:r w:rsidR="00C12992" w:rsidRPr="001058B5">
            <w:rPr>
              <w:rFonts w:ascii="Arial" w:hAnsi="Arial" w:cs="Arial"/>
            </w:rPr>
            <w:tab/>
            <w:t>2-11</w:t>
          </w:r>
        </w:p>
        <w:p w14:paraId="70477695" w14:textId="77777777" w:rsidR="008C539B" w:rsidRPr="001058B5" w:rsidRDefault="008D1AB8">
          <w:pPr>
            <w:pStyle w:val="TOC5"/>
            <w:tabs>
              <w:tab w:val="right" w:leader="dot" w:pos="9338"/>
            </w:tabs>
            <w:rPr>
              <w:rFonts w:ascii="Arial" w:hAnsi="Arial" w:cs="Arial"/>
            </w:rPr>
          </w:pPr>
          <w:hyperlink w:anchor="_bookmark136" w:history="1">
            <w:r w:rsidR="00C12992" w:rsidRPr="001058B5">
              <w:rPr>
                <w:rFonts w:ascii="Arial" w:hAnsi="Arial" w:cs="Arial"/>
              </w:rPr>
              <w:t>Determining Values for Resource Limits</w:t>
            </w:r>
            <w:r w:rsidR="00C12992" w:rsidRPr="001058B5">
              <w:rPr>
                <w:rFonts w:ascii="Arial" w:hAnsi="Arial" w:cs="Arial"/>
                <w:spacing w:val="-6"/>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2-12</w:t>
          </w:r>
        </w:p>
        <w:p w14:paraId="009D21ED" w14:textId="77777777" w:rsidR="008C539B" w:rsidRPr="001058B5" w:rsidRDefault="008D1AB8">
          <w:pPr>
            <w:pStyle w:val="TOC5"/>
            <w:tabs>
              <w:tab w:val="right" w:leader="dot" w:pos="9338"/>
            </w:tabs>
            <w:rPr>
              <w:rFonts w:ascii="Arial" w:hAnsi="Arial" w:cs="Arial"/>
            </w:rPr>
          </w:pPr>
          <w:hyperlink w:anchor="_bookmark139" w:history="1">
            <w:r w:rsidR="00C12992" w:rsidRPr="001058B5">
              <w:rPr>
                <w:rFonts w:ascii="Arial" w:hAnsi="Arial" w:cs="Arial"/>
              </w:rPr>
              <w:t>Managing Resources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2-12</w:t>
          </w:r>
        </w:p>
        <w:p w14:paraId="272B34E0" w14:textId="77777777" w:rsidR="008C539B" w:rsidRPr="001058B5" w:rsidRDefault="008D1AB8">
          <w:pPr>
            <w:pStyle w:val="TOC8"/>
            <w:tabs>
              <w:tab w:val="right" w:leader="dot" w:pos="9338"/>
            </w:tabs>
            <w:spacing w:before="32"/>
            <w:rPr>
              <w:rFonts w:ascii="Arial" w:hAnsi="Arial" w:cs="Arial"/>
            </w:rPr>
          </w:pPr>
          <w:hyperlink w:anchor="_bookmark144"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2-13</w:t>
          </w:r>
        </w:p>
        <w:p w14:paraId="3F983C8F" w14:textId="77777777" w:rsidR="008C539B" w:rsidRPr="001058B5" w:rsidRDefault="008D1AB8">
          <w:pPr>
            <w:pStyle w:val="TOC8"/>
            <w:tabs>
              <w:tab w:val="right" w:leader="dot" w:pos="9338"/>
            </w:tabs>
            <w:rPr>
              <w:rFonts w:ascii="Arial" w:hAnsi="Arial" w:cs="Arial"/>
            </w:rPr>
          </w:pPr>
          <w:hyperlink w:anchor="_bookmark148"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2-14</w:t>
          </w:r>
        </w:p>
        <w:p w14:paraId="4E580E5B" w14:textId="77777777" w:rsidR="008C539B" w:rsidRPr="001058B5" w:rsidRDefault="008D1AB8">
          <w:pPr>
            <w:pStyle w:val="TOC2"/>
            <w:tabs>
              <w:tab w:val="right" w:leader="dot" w:pos="9338"/>
            </w:tabs>
            <w:rPr>
              <w:rFonts w:ascii="Arial" w:hAnsi="Arial" w:cs="Arial"/>
              <w:b w:val="0"/>
            </w:rPr>
          </w:pPr>
          <w:hyperlink w:anchor="_bookmark152" w:history="1">
            <w:r w:rsidR="00C12992" w:rsidRPr="001058B5">
              <w:rPr>
                <w:rFonts w:ascii="Arial" w:hAnsi="Arial" w:cs="Arial"/>
              </w:rPr>
              <w:t>Deleting 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2-14</w:t>
          </w:r>
        </w:p>
        <w:p w14:paraId="232B9778" w14:textId="77777777" w:rsidR="008C539B" w:rsidRPr="001058B5" w:rsidRDefault="008D1AB8">
          <w:pPr>
            <w:pStyle w:val="TOC2"/>
            <w:tabs>
              <w:tab w:val="right" w:leader="dot" w:pos="9338"/>
            </w:tabs>
            <w:spacing w:before="40"/>
            <w:rPr>
              <w:rFonts w:ascii="Arial" w:hAnsi="Arial" w:cs="Arial"/>
              <w:b w:val="0"/>
            </w:rPr>
          </w:pPr>
          <w:hyperlink w:anchor="_bookmark164" w:history="1">
            <w:r w:rsidR="00C12992" w:rsidRPr="001058B5">
              <w:rPr>
                <w:rFonts w:ascii="Arial" w:hAnsi="Arial" w:cs="Arial"/>
              </w:rPr>
              <w:t>Finding Information About Database Users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r>
          <w:r w:rsidR="00C12992" w:rsidRPr="001058B5">
            <w:rPr>
              <w:rFonts w:ascii="Arial" w:hAnsi="Arial" w:cs="Arial"/>
              <w:b w:val="0"/>
            </w:rPr>
            <w:t>2-15</w:t>
          </w:r>
        </w:p>
        <w:p w14:paraId="5A5EAB56" w14:textId="77777777" w:rsidR="008C539B" w:rsidRPr="001058B5" w:rsidRDefault="008D1AB8">
          <w:pPr>
            <w:pStyle w:val="TOC5"/>
            <w:tabs>
              <w:tab w:val="right" w:leader="dot" w:pos="9338"/>
            </w:tabs>
            <w:spacing w:before="34"/>
            <w:rPr>
              <w:rFonts w:ascii="Arial" w:hAnsi="Arial" w:cs="Arial"/>
            </w:rPr>
          </w:pPr>
          <w:hyperlink w:anchor="_bookmark166" w:history="1">
            <w:r w:rsidR="00C12992" w:rsidRPr="001058B5">
              <w:rPr>
                <w:rFonts w:ascii="Arial" w:hAnsi="Arial" w:cs="Arial"/>
              </w:rPr>
              <w:t>Using Data Dictionary Views to Find Information About Users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2-15</w:t>
          </w:r>
        </w:p>
        <w:p w14:paraId="7CDFECC9" w14:textId="77777777" w:rsidR="008C539B" w:rsidRPr="001058B5" w:rsidRDefault="008D1AB8">
          <w:pPr>
            <w:pStyle w:val="TOC5"/>
            <w:tabs>
              <w:tab w:val="right" w:leader="dot" w:pos="9338"/>
            </w:tabs>
            <w:rPr>
              <w:rFonts w:ascii="Arial" w:hAnsi="Arial" w:cs="Arial"/>
            </w:rPr>
          </w:pPr>
          <w:hyperlink w:anchor="_bookmark171" w:history="1">
            <w:r w:rsidR="00C12992" w:rsidRPr="001058B5">
              <w:rPr>
                <w:rFonts w:ascii="Arial" w:hAnsi="Arial" w:cs="Arial"/>
              </w:rPr>
              <w:t>Listing All Users and</w:t>
            </w:r>
            <w:r w:rsidR="00C12992" w:rsidRPr="001058B5">
              <w:rPr>
                <w:rFonts w:ascii="Arial" w:hAnsi="Arial" w:cs="Arial"/>
                <w:spacing w:val="-3"/>
              </w:rPr>
              <w:t xml:space="preserve"> </w:t>
            </w:r>
            <w:r w:rsidR="00C12992" w:rsidRPr="001058B5">
              <w:rPr>
                <w:rFonts w:ascii="Arial" w:hAnsi="Arial" w:cs="Arial"/>
              </w:rPr>
              <w:t>Associated Information</w:t>
            </w:r>
          </w:hyperlink>
          <w:r w:rsidR="00C12992" w:rsidRPr="001058B5">
            <w:rPr>
              <w:rFonts w:ascii="Arial" w:hAnsi="Arial" w:cs="Arial"/>
            </w:rPr>
            <w:tab/>
            <w:t>2-16</w:t>
          </w:r>
        </w:p>
        <w:p w14:paraId="358BE676" w14:textId="77777777" w:rsidR="008C539B" w:rsidRPr="001058B5" w:rsidRDefault="008D1AB8">
          <w:pPr>
            <w:pStyle w:val="TOC5"/>
            <w:tabs>
              <w:tab w:val="right" w:leader="dot" w:pos="9338"/>
            </w:tabs>
            <w:spacing w:before="33"/>
            <w:rPr>
              <w:rFonts w:ascii="Arial" w:hAnsi="Arial" w:cs="Arial"/>
            </w:rPr>
          </w:pPr>
          <w:hyperlink w:anchor="_bookmark173"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Quotas</w:t>
            </w:r>
          </w:hyperlink>
          <w:r w:rsidR="00C12992" w:rsidRPr="001058B5">
            <w:rPr>
              <w:rFonts w:ascii="Arial" w:hAnsi="Arial" w:cs="Arial"/>
            </w:rPr>
            <w:tab/>
            <w:t>2-17</w:t>
          </w:r>
        </w:p>
        <w:p w14:paraId="5315180E" w14:textId="77777777" w:rsidR="008C539B" w:rsidRPr="001058B5" w:rsidRDefault="008D1AB8">
          <w:pPr>
            <w:pStyle w:val="TOC5"/>
            <w:tabs>
              <w:tab w:val="right" w:leader="dot" w:pos="9338"/>
            </w:tabs>
            <w:rPr>
              <w:rFonts w:ascii="Arial" w:hAnsi="Arial" w:cs="Arial"/>
            </w:rPr>
          </w:pPr>
          <w:hyperlink w:anchor="_bookmark175" w:history="1">
            <w:r w:rsidR="00C12992" w:rsidRPr="001058B5">
              <w:rPr>
                <w:rFonts w:ascii="Arial" w:hAnsi="Arial" w:cs="Arial"/>
              </w:rPr>
              <w:t>Listing All Profiles and</w:t>
            </w:r>
            <w:r w:rsidR="00C12992" w:rsidRPr="001058B5">
              <w:rPr>
                <w:rFonts w:ascii="Arial" w:hAnsi="Arial" w:cs="Arial"/>
                <w:spacing w:val="-1"/>
              </w:rPr>
              <w:t xml:space="preserve"> </w:t>
            </w:r>
            <w:r w:rsidR="00C12992" w:rsidRPr="001058B5">
              <w:rPr>
                <w:rFonts w:ascii="Arial" w:hAnsi="Arial" w:cs="Arial"/>
              </w:rPr>
              <w:t>Assigned</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2-17</w:t>
          </w:r>
        </w:p>
        <w:p w14:paraId="6B48AD18" w14:textId="77777777" w:rsidR="008C539B" w:rsidRPr="001058B5" w:rsidRDefault="008D1AB8">
          <w:pPr>
            <w:pStyle w:val="TOC5"/>
            <w:tabs>
              <w:tab w:val="right" w:leader="dot" w:pos="9338"/>
            </w:tabs>
            <w:rPr>
              <w:rFonts w:ascii="Arial" w:hAnsi="Arial" w:cs="Arial"/>
            </w:rPr>
          </w:pPr>
          <w:hyperlink w:anchor="_bookmark178" w:history="1">
            <w:r w:rsidR="00C12992" w:rsidRPr="001058B5">
              <w:rPr>
                <w:rFonts w:ascii="Arial" w:hAnsi="Arial" w:cs="Arial"/>
              </w:rPr>
              <w:t>Viewing Memory Use for Each</w:t>
            </w:r>
            <w:r w:rsidR="00C12992" w:rsidRPr="001058B5">
              <w:rPr>
                <w:rFonts w:ascii="Arial" w:hAnsi="Arial" w:cs="Arial"/>
                <w:spacing w:val="-5"/>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2-18</w:t>
          </w:r>
        </w:p>
        <w:p w14:paraId="5E257404" w14:textId="77777777" w:rsidR="008C539B" w:rsidRPr="001058B5" w:rsidRDefault="008D1AB8" w:rsidP="006F7931">
          <w:pPr>
            <w:pStyle w:val="TOC1"/>
            <w:numPr>
              <w:ilvl w:val="0"/>
              <w:numId w:val="138"/>
            </w:numPr>
            <w:tabs>
              <w:tab w:val="left" w:pos="473"/>
              <w:tab w:val="left" w:pos="474"/>
            </w:tabs>
            <w:ind w:left="473" w:hanging="373"/>
            <w:jc w:val="left"/>
          </w:pPr>
          <w:hyperlink w:anchor="_bookmark181" w:history="1">
            <w:r w:rsidR="00C12992" w:rsidRPr="001058B5">
              <w:t>Configuring</w:t>
            </w:r>
            <w:r w:rsidR="00C12992" w:rsidRPr="001058B5">
              <w:rPr>
                <w:spacing w:val="-1"/>
              </w:rPr>
              <w:t xml:space="preserve"> </w:t>
            </w:r>
            <w:r w:rsidR="00C12992" w:rsidRPr="001058B5">
              <w:t>Authentication</w:t>
            </w:r>
          </w:hyperlink>
        </w:p>
        <w:p w14:paraId="5DE0B8DC" w14:textId="77777777" w:rsidR="008C539B" w:rsidRPr="001058B5" w:rsidRDefault="008D1AB8">
          <w:pPr>
            <w:pStyle w:val="TOC2"/>
            <w:tabs>
              <w:tab w:val="right" w:leader="dot" w:pos="9339"/>
            </w:tabs>
            <w:spacing w:before="134"/>
            <w:rPr>
              <w:rFonts w:ascii="Arial" w:hAnsi="Arial" w:cs="Arial"/>
              <w:b w:val="0"/>
            </w:rPr>
          </w:pPr>
          <w:hyperlink w:anchor="_bookmark18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3-1</w:t>
          </w:r>
        </w:p>
        <w:p w14:paraId="1120AFFC" w14:textId="77777777" w:rsidR="008C539B" w:rsidRPr="001058B5" w:rsidRDefault="008D1AB8">
          <w:pPr>
            <w:pStyle w:val="TOC2"/>
            <w:tabs>
              <w:tab w:val="right" w:leader="dot" w:pos="9339"/>
            </w:tabs>
            <w:spacing w:before="40"/>
            <w:rPr>
              <w:rFonts w:ascii="Arial" w:hAnsi="Arial" w:cs="Arial"/>
              <w:b w:val="0"/>
            </w:rPr>
          </w:pPr>
          <w:hyperlink w:anchor="_bookmark18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Protection</w:t>
            </w:r>
          </w:hyperlink>
          <w:r w:rsidR="00C12992" w:rsidRPr="001058B5">
            <w:rPr>
              <w:rFonts w:ascii="Arial" w:hAnsi="Arial" w:cs="Arial"/>
            </w:rPr>
            <w:tab/>
          </w:r>
          <w:r w:rsidR="00C12992" w:rsidRPr="001058B5">
            <w:rPr>
              <w:rFonts w:ascii="Arial" w:hAnsi="Arial" w:cs="Arial"/>
              <w:b w:val="0"/>
            </w:rPr>
            <w:t>3-1</w:t>
          </w:r>
        </w:p>
        <w:p w14:paraId="2E0C04C7" w14:textId="77777777" w:rsidR="008C539B" w:rsidRPr="001058B5" w:rsidRDefault="008D1AB8">
          <w:pPr>
            <w:pStyle w:val="TOC5"/>
            <w:tabs>
              <w:tab w:val="right" w:leader="dot" w:pos="9339"/>
            </w:tabs>
            <w:spacing w:before="34"/>
            <w:rPr>
              <w:rFonts w:ascii="Arial" w:hAnsi="Arial" w:cs="Arial"/>
            </w:rPr>
          </w:pPr>
          <w:hyperlink w:anchor="_bookmark186" w:history="1">
            <w:r w:rsidR="00C12992" w:rsidRPr="001058B5">
              <w:rPr>
                <w:rFonts w:ascii="Arial" w:hAnsi="Arial" w:cs="Arial"/>
              </w:rPr>
              <w:t>What Are the Oracle Database Built-in</w:t>
            </w:r>
            <w:r w:rsidR="00C12992" w:rsidRPr="001058B5">
              <w:rPr>
                <w:rFonts w:ascii="Arial" w:hAnsi="Arial" w:cs="Arial"/>
                <w:spacing w:val="-8"/>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Protections?</w:t>
            </w:r>
          </w:hyperlink>
          <w:r w:rsidR="00C12992" w:rsidRPr="001058B5">
            <w:rPr>
              <w:rFonts w:ascii="Arial" w:hAnsi="Arial" w:cs="Arial"/>
            </w:rPr>
            <w:tab/>
            <w:t>3-2</w:t>
          </w:r>
        </w:p>
        <w:p w14:paraId="1E2022E8" w14:textId="77777777" w:rsidR="008C539B" w:rsidRPr="001058B5" w:rsidRDefault="008D1AB8">
          <w:pPr>
            <w:pStyle w:val="TOC5"/>
            <w:tabs>
              <w:tab w:val="right" w:leader="dot" w:pos="9339"/>
            </w:tabs>
            <w:rPr>
              <w:rFonts w:ascii="Arial" w:hAnsi="Arial" w:cs="Arial"/>
            </w:rPr>
          </w:pPr>
          <w:hyperlink w:anchor="_bookmark196" w:history="1">
            <w:r w:rsidR="00C12992" w:rsidRPr="001058B5">
              <w:rPr>
                <w:rFonts w:ascii="Arial" w:hAnsi="Arial" w:cs="Arial"/>
              </w:rPr>
              <w:t>Minimum Requirements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3-3</w:t>
          </w:r>
        </w:p>
        <w:p w14:paraId="51E7E53D" w14:textId="77777777" w:rsidR="008C539B" w:rsidRPr="001058B5" w:rsidRDefault="008D1AB8">
          <w:pPr>
            <w:pStyle w:val="TOC5"/>
            <w:tabs>
              <w:tab w:val="right" w:leader="dot" w:pos="9339"/>
            </w:tabs>
            <w:spacing w:before="33"/>
            <w:rPr>
              <w:rFonts w:ascii="Arial" w:hAnsi="Arial" w:cs="Arial"/>
            </w:rPr>
          </w:pPr>
          <w:hyperlink w:anchor="_bookmark200" w:history="1">
            <w:r w:rsidR="00C12992" w:rsidRPr="001058B5">
              <w:rPr>
                <w:rFonts w:ascii="Arial" w:hAnsi="Arial" w:cs="Arial"/>
              </w:rPr>
              <w:t>Using a Password</w:t>
            </w:r>
            <w:r w:rsidR="00C12992" w:rsidRPr="001058B5">
              <w:rPr>
                <w:rFonts w:ascii="Arial" w:hAnsi="Arial" w:cs="Arial"/>
                <w:spacing w:val="-2"/>
              </w:rPr>
              <w:t xml:space="preserve"> </w:t>
            </w:r>
            <w:r w:rsidR="00C12992" w:rsidRPr="001058B5">
              <w:rPr>
                <w:rFonts w:ascii="Arial" w:hAnsi="Arial" w:cs="Arial"/>
              </w:rPr>
              <w:t>Management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3-3</w:t>
          </w:r>
        </w:p>
        <w:p w14:paraId="48522F86" w14:textId="77777777" w:rsidR="008C539B" w:rsidRPr="001058B5" w:rsidRDefault="008D1AB8">
          <w:pPr>
            <w:pStyle w:val="TOC8"/>
            <w:tabs>
              <w:tab w:val="right" w:leader="dot" w:pos="9339"/>
            </w:tabs>
            <w:rPr>
              <w:rFonts w:ascii="Arial" w:hAnsi="Arial" w:cs="Arial"/>
            </w:rPr>
          </w:pPr>
          <w:hyperlink w:anchor="_bookmark20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13F603C5" w14:textId="77777777" w:rsidR="008C539B" w:rsidRPr="001058B5" w:rsidRDefault="008D1AB8">
          <w:pPr>
            <w:pStyle w:val="TOC8"/>
            <w:tabs>
              <w:tab w:val="right" w:leader="dot" w:pos="9339"/>
            </w:tabs>
            <w:rPr>
              <w:rFonts w:ascii="Arial" w:hAnsi="Arial" w:cs="Arial"/>
            </w:rPr>
          </w:pPr>
          <w:hyperlink w:anchor="_bookmark206" w:history="1">
            <w:r w:rsidR="00C12992" w:rsidRPr="001058B5">
              <w:rPr>
                <w:rFonts w:ascii="Arial" w:hAnsi="Arial" w:cs="Arial"/>
              </w:rPr>
              <w:t>Finding User Accounts That Have</w:t>
            </w:r>
            <w:r w:rsidR="00C12992" w:rsidRPr="001058B5">
              <w:rPr>
                <w:rFonts w:ascii="Arial" w:hAnsi="Arial" w:cs="Arial"/>
                <w:spacing w:val="-5"/>
              </w:rPr>
              <w:t xml:space="preserve"> </w:t>
            </w:r>
            <w:r w:rsidR="00C12992" w:rsidRPr="001058B5">
              <w:rPr>
                <w:rFonts w:ascii="Arial" w:hAnsi="Arial" w:cs="Arial"/>
              </w:rPr>
              <w:t>Default</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5FFB591B" w14:textId="77777777" w:rsidR="008C539B" w:rsidRPr="001058B5" w:rsidRDefault="008D1AB8">
          <w:pPr>
            <w:pStyle w:val="TOC8"/>
            <w:tabs>
              <w:tab w:val="right" w:leader="dot" w:pos="9339"/>
            </w:tabs>
            <w:spacing w:before="32"/>
            <w:rPr>
              <w:rFonts w:ascii="Arial" w:hAnsi="Arial" w:cs="Arial"/>
            </w:rPr>
          </w:pPr>
          <w:hyperlink w:anchor="_bookmark209" w:history="1">
            <w:r w:rsidR="00C12992" w:rsidRPr="001058B5">
              <w:rPr>
                <w:rFonts w:ascii="Arial" w:hAnsi="Arial" w:cs="Arial"/>
              </w:rPr>
              <w:t>Configuring Password Settings in the</w:t>
            </w:r>
            <w:r w:rsidR="00C12992" w:rsidRPr="001058B5">
              <w:rPr>
                <w:rFonts w:ascii="Arial" w:hAnsi="Arial" w:cs="Arial"/>
                <w:spacing w:val="-4"/>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Profile</w:t>
            </w:r>
          </w:hyperlink>
          <w:r w:rsidR="00C12992" w:rsidRPr="001058B5">
            <w:rPr>
              <w:rFonts w:ascii="Arial" w:hAnsi="Arial" w:cs="Arial"/>
            </w:rPr>
            <w:tab/>
            <w:t>3-4</w:t>
          </w:r>
        </w:p>
        <w:p w14:paraId="48965805" w14:textId="77777777" w:rsidR="008C539B" w:rsidRPr="001058B5" w:rsidRDefault="008D1AB8">
          <w:pPr>
            <w:pStyle w:val="TOC8"/>
            <w:tabs>
              <w:tab w:val="right" w:leader="dot" w:pos="9339"/>
            </w:tabs>
            <w:rPr>
              <w:rFonts w:ascii="Arial" w:hAnsi="Arial" w:cs="Arial"/>
            </w:rPr>
          </w:pPr>
          <w:hyperlink w:anchor="_bookmark221" w:history="1">
            <w:r w:rsidR="00C12992" w:rsidRPr="001058B5">
              <w:rPr>
                <w:rFonts w:ascii="Arial" w:hAnsi="Arial" w:cs="Arial"/>
              </w:rPr>
              <w:t>Disabling and Enabling the Default Password</w:t>
            </w:r>
            <w:r w:rsidR="00C12992" w:rsidRPr="001058B5">
              <w:rPr>
                <w:rFonts w:ascii="Arial" w:hAnsi="Arial" w:cs="Arial"/>
                <w:spacing w:val="-9"/>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3-6</w:t>
          </w:r>
        </w:p>
        <w:p w14:paraId="4ABB9148" w14:textId="77777777" w:rsidR="008C539B" w:rsidRPr="001058B5" w:rsidRDefault="008D1AB8">
          <w:pPr>
            <w:pStyle w:val="TOC8"/>
            <w:tabs>
              <w:tab w:val="right" w:leader="dot" w:pos="9339"/>
            </w:tabs>
            <w:rPr>
              <w:rFonts w:ascii="Arial" w:hAnsi="Arial" w:cs="Arial"/>
            </w:rPr>
          </w:pPr>
          <w:hyperlink w:anchor="_bookmark227" w:history="1">
            <w:r w:rsidR="00C12992" w:rsidRPr="001058B5">
              <w:rPr>
                <w:rFonts w:ascii="Arial" w:hAnsi="Arial" w:cs="Arial"/>
              </w:rPr>
              <w:t>Automatically Locking a User Account After a</w:t>
            </w:r>
            <w:r w:rsidR="00C12992" w:rsidRPr="001058B5">
              <w:rPr>
                <w:rFonts w:ascii="Arial" w:hAnsi="Arial" w:cs="Arial"/>
                <w:spacing w:val="-4"/>
              </w:rPr>
              <w:t xml:space="preserve"> </w:t>
            </w:r>
            <w:r w:rsidR="00C12992" w:rsidRPr="001058B5">
              <w:rPr>
                <w:rFonts w:ascii="Arial" w:hAnsi="Arial" w:cs="Arial"/>
              </w:rPr>
              <w:t>Failed</w:t>
            </w:r>
            <w:r w:rsidR="00C12992" w:rsidRPr="001058B5">
              <w:rPr>
                <w:rFonts w:ascii="Arial" w:hAnsi="Arial" w:cs="Arial"/>
                <w:spacing w:val="-1"/>
              </w:rPr>
              <w:t xml:space="preserve"> </w:t>
            </w:r>
            <w:r w:rsidR="00C12992" w:rsidRPr="001058B5">
              <w:rPr>
                <w:rFonts w:ascii="Arial" w:hAnsi="Arial" w:cs="Arial"/>
              </w:rPr>
              <w:t>Login</w:t>
            </w:r>
          </w:hyperlink>
          <w:r w:rsidR="00C12992" w:rsidRPr="001058B5">
            <w:rPr>
              <w:rFonts w:ascii="Arial" w:hAnsi="Arial" w:cs="Arial"/>
            </w:rPr>
            <w:tab/>
            <w:t>3-6</w:t>
          </w:r>
        </w:p>
        <w:p w14:paraId="18C14C5A" w14:textId="77777777" w:rsidR="008C539B" w:rsidRPr="001058B5" w:rsidRDefault="008D1AB8">
          <w:pPr>
            <w:pStyle w:val="TOC8"/>
            <w:tabs>
              <w:tab w:val="right" w:leader="dot" w:pos="9339"/>
            </w:tabs>
            <w:spacing w:before="32"/>
            <w:rPr>
              <w:rFonts w:ascii="Arial" w:hAnsi="Arial" w:cs="Arial"/>
            </w:rPr>
          </w:pPr>
          <w:hyperlink w:anchor="_bookmark239" w:history="1">
            <w:r w:rsidR="00C12992" w:rsidRPr="001058B5">
              <w:rPr>
                <w:rFonts w:ascii="Arial" w:hAnsi="Arial" w:cs="Arial"/>
              </w:rPr>
              <w:t>Controlling User Ability to Reuse</w:t>
            </w:r>
            <w:r w:rsidR="00C12992" w:rsidRPr="001058B5">
              <w:rPr>
                <w:rFonts w:ascii="Arial" w:hAnsi="Arial" w:cs="Arial"/>
                <w:spacing w:val="-4"/>
              </w:rPr>
              <w:t xml:space="preserve"> </w:t>
            </w:r>
            <w:r w:rsidR="00C12992" w:rsidRPr="001058B5">
              <w:rPr>
                <w:rFonts w:ascii="Arial" w:hAnsi="Arial" w:cs="Arial"/>
              </w:rPr>
              <w:t>Previous</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3-7</w:t>
          </w:r>
        </w:p>
        <w:p w14:paraId="4A9AE054" w14:textId="77777777" w:rsidR="008C539B" w:rsidRPr="001058B5" w:rsidRDefault="008D1AB8">
          <w:pPr>
            <w:pStyle w:val="TOC8"/>
            <w:tabs>
              <w:tab w:val="right" w:leader="dot" w:pos="9339"/>
            </w:tabs>
            <w:spacing w:before="32"/>
            <w:rPr>
              <w:rFonts w:ascii="Arial" w:hAnsi="Arial" w:cs="Arial"/>
            </w:rPr>
          </w:pPr>
          <w:hyperlink w:anchor="_bookmark249" w:history="1">
            <w:r w:rsidR="00C12992" w:rsidRPr="001058B5">
              <w:rPr>
                <w:rFonts w:ascii="Arial" w:hAnsi="Arial" w:cs="Arial"/>
              </w:rPr>
              <w:t>Controlling Password Aging</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Expiration</w:t>
            </w:r>
          </w:hyperlink>
          <w:r w:rsidR="00C12992" w:rsidRPr="001058B5">
            <w:rPr>
              <w:rFonts w:ascii="Arial" w:hAnsi="Arial" w:cs="Arial"/>
            </w:rPr>
            <w:tab/>
            <w:t>3-8</w:t>
          </w:r>
        </w:p>
        <w:p w14:paraId="329CC2DE" w14:textId="77777777" w:rsidR="008C539B" w:rsidRPr="001058B5" w:rsidRDefault="008D1AB8">
          <w:pPr>
            <w:pStyle w:val="TOC8"/>
            <w:tabs>
              <w:tab w:val="right" w:leader="dot" w:pos="9339"/>
            </w:tabs>
            <w:spacing w:before="32"/>
            <w:rPr>
              <w:rFonts w:ascii="Arial" w:hAnsi="Arial" w:cs="Arial"/>
            </w:rPr>
          </w:pPr>
          <w:hyperlink w:anchor="_bookmark256" w:history="1">
            <w:r w:rsidR="00C12992" w:rsidRPr="001058B5">
              <w:rPr>
                <w:rFonts w:ascii="Arial" w:hAnsi="Arial" w:cs="Arial"/>
              </w:rPr>
              <w:t>Password Change</w:t>
            </w:r>
            <w:r w:rsidR="00C12992" w:rsidRPr="001058B5">
              <w:rPr>
                <w:rFonts w:ascii="Arial" w:hAnsi="Arial" w:cs="Arial"/>
                <w:spacing w:val="-3"/>
              </w:rPr>
              <w:t xml:space="preserve"> </w:t>
            </w:r>
            <w:r w:rsidR="00C12992" w:rsidRPr="001058B5">
              <w:rPr>
                <w:rFonts w:ascii="Arial" w:hAnsi="Arial" w:cs="Arial"/>
              </w:rPr>
              <w:t>Life</w:t>
            </w:r>
            <w:r w:rsidR="00C12992" w:rsidRPr="001058B5">
              <w:rPr>
                <w:rFonts w:ascii="Arial" w:hAnsi="Arial" w:cs="Arial"/>
                <w:spacing w:val="-1"/>
              </w:rPr>
              <w:t xml:space="preserve"> </w:t>
            </w:r>
            <w:r w:rsidR="00C12992" w:rsidRPr="001058B5">
              <w:rPr>
                <w:rFonts w:ascii="Arial" w:hAnsi="Arial" w:cs="Arial"/>
              </w:rPr>
              <w:t>Cycle</w:t>
            </w:r>
          </w:hyperlink>
          <w:r w:rsidR="00C12992" w:rsidRPr="001058B5">
            <w:rPr>
              <w:rFonts w:ascii="Arial" w:hAnsi="Arial" w:cs="Arial"/>
            </w:rPr>
            <w:tab/>
            <w:t>3-9</w:t>
          </w:r>
        </w:p>
        <w:p w14:paraId="42EC9C02" w14:textId="77777777" w:rsidR="008C539B" w:rsidRPr="001058B5" w:rsidRDefault="008D1AB8">
          <w:pPr>
            <w:pStyle w:val="TOC8"/>
            <w:tabs>
              <w:tab w:val="right" w:leader="dot" w:pos="9338"/>
            </w:tabs>
            <w:rPr>
              <w:rFonts w:ascii="Arial" w:hAnsi="Arial" w:cs="Arial"/>
            </w:rPr>
          </w:pPr>
          <w:hyperlink w:anchor="_bookmark265" w:history="1">
            <w:r w:rsidR="00C12992" w:rsidRPr="001058B5">
              <w:rPr>
                <w:rFonts w:ascii="Arial" w:hAnsi="Arial" w:cs="Arial"/>
              </w:rPr>
              <w:t>Setting the PASSWORD_LIFE_TIME Profile Parameter to a</w:t>
            </w:r>
            <w:r w:rsidR="00C12992" w:rsidRPr="001058B5">
              <w:rPr>
                <w:rFonts w:ascii="Arial" w:hAnsi="Arial" w:cs="Arial"/>
                <w:spacing w:val="-12"/>
              </w:rPr>
              <w:t xml:space="preserve"> </w:t>
            </w:r>
            <w:r w:rsidR="00C12992" w:rsidRPr="001058B5">
              <w:rPr>
                <w:rFonts w:ascii="Arial" w:hAnsi="Arial" w:cs="Arial"/>
              </w:rPr>
              <w:t>Low</w:t>
            </w:r>
            <w:r w:rsidR="00C12992" w:rsidRPr="001058B5">
              <w:rPr>
                <w:rFonts w:ascii="Arial" w:hAnsi="Arial" w:cs="Arial"/>
                <w:spacing w:val="-2"/>
              </w:rPr>
              <w:t xml:space="preserve"> </w:t>
            </w:r>
            <w:r w:rsidR="00C12992" w:rsidRPr="001058B5">
              <w:rPr>
                <w:rFonts w:ascii="Arial" w:hAnsi="Arial" w:cs="Arial"/>
              </w:rPr>
              <w:t>Value</w:t>
            </w:r>
          </w:hyperlink>
          <w:r w:rsidR="00C12992" w:rsidRPr="001058B5">
            <w:rPr>
              <w:rFonts w:ascii="Arial" w:hAnsi="Arial" w:cs="Arial"/>
            </w:rPr>
            <w:tab/>
            <w:t>3-10</w:t>
          </w:r>
        </w:p>
        <w:p w14:paraId="0A29DF02" w14:textId="77777777" w:rsidR="008C539B" w:rsidRPr="001058B5" w:rsidRDefault="008D1AB8">
          <w:pPr>
            <w:pStyle w:val="TOC8"/>
            <w:tabs>
              <w:tab w:val="right" w:leader="dot" w:pos="9338"/>
            </w:tabs>
            <w:rPr>
              <w:rFonts w:ascii="Arial" w:hAnsi="Arial" w:cs="Arial"/>
            </w:rPr>
          </w:pPr>
          <w:hyperlink w:anchor="_bookmark268" w:history="1">
            <w:r w:rsidR="00C12992" w:rsidRPr="001058B5">
              <w:rPr>
                <w:rFonts w:ascii="Arial" w:hAnsi="Arial" w:cs="Arial"/>
              </w:rPr>
              <w:t>Enforcing Password</w:t>
            </w:r>
            <w:r w:rsidR="00C12992" w:rsidRPr="001058B5">
              <w:rPr>
                <w:rFonts w:ascii="Arial" w:hAnsi="Arial" w:cs="Arial"/>
                <w:spacing w:val="-2"/>
              </w:rPr>
              <w:t xml:space="preserve"> </w:t>
            </w:r>
            <w:r w:rsidR="00C12992" w:rsidRPr="001058B5">
              <w:rPr>
                <w:rFonts w:ascii="Arial" w:hAnsi="Arial" w:cs="Arial"/>
              </w:rPr>
              <w:t>Complexity</w:t>
            </w:r>
            <w:r w:rsidR="00C12992" w:rsidRPr="001058B5">
              <w:rPr>
                <w:rFonts w:ascii="Arial" w:hAnsi="Arial" w:cs="Arial"/>
                <w:spacing w:val="-2"/>
              </w:rPr>
              <w:t xml:space="preserve"> </w:t>
            </w:r>
            <w:r w:rsidR="00C12992" w:rsidRPr="001058B5">
              <w:rPr>
                <w:rFonts w:ascii="Arial" w:hAnsi="Arial" w:cs="Arial"/>
              </w:rPr>
              <w:t>Verification</w:t>
            </w:r>
          </w:hyperlink>
          <w:r w:rsidR="00C12992" w:rsidRPr="001058B5">
            <w:rPr>
              <w:rFonts w:ascii="Arial" w:hAnsi="Arial" w:cs="Arial"/>
            </w:rPr>
            <w:tab/>
            <w:t>3-11</w:t>
          </w:r>
        </w:p>
        <w:p w14:paraId="035D00E2" w14:textId="77777777" w:rsidR="008C539B" w:rsidRPr="001058B5" w:rsidRDefault="008D1AB8">
          <w:pPr>
            <w:pStyle w:val="TOC8"/>
            <w:tabs>
              <w:tab w:val="right" w:leader="dot" w:pos="9338"/>
            </w:tabs>
            <w:spacing w:before="32"/>
            <w:rPr>
              <w:rFonts w:ascii="Arial" w:hAnsi="Arial" w:cs="Arial"/>
            </w:rPr>
          </w:pPr>
          <w:hyperlink w:anchor="_bookmark274" w:history="1">
            <w:r w:rsidR="00C12992" w:rsidRPr="001058B5">
              <w:rPr>
                <w:rFonts w:ascii="Arial" w:hAnsi="Arial" w:cs="Arial"/>
              </w:rPr>
              <w:t>Enabling or Disabling Password</w:t>
            </w:r>
            <w:r w:rsidR="00C12992" w:rsidRPr="001058B5">
              <w:rPr>
                <w:rFonts w:ascii="Arial" w:hAnsi="Arial" w:cs="Arial"/>
                <w:spacing w:val="-3"/>
              </w:rPr>
              <w:t xml:space="preserve"> </w:t>
            </w:r>
            <w:r w:rsidR="00C12992" w:rsidRPr="001058B5">
              <w:rPr>
                <w:rFonts w:ascii="Arial" w:hAnsi="Arial" w:cs="Arial"/>
              </w:rPr>
              <w:t>Case</w:t>
            </w:r>
            <w:r w:rsidR="00C12992" w:rsidRPr="001058B5">
              <w:rPr>
                <w:rFonts w:ascii="Arial" w:hAnsi="Arial" w:cs="Arial"/>
                <w:spacing w:val="-1"/>
              </w:rPr>
              <w:t xml:space="preserve"> </w:t>
            </w:r>
            <w:r w:rsidR="00C12992" w:rsidRPr="001058B5">
              <w:rPr>
                <w:rFonts w:ascii="Arial" w:hAnsi="Arial" w:cs="Arial"/>
              </w:rPr>
              <w:t>Sensitivity</w:t>
            </w:r>
          </w:hyperlink>
          <w:r w:rsidR="00C12992" w:rsidRPr="001058B5">
            <w:rPr>
              <w:rFonts w:ascii="Arial" w:hAnsi="Arial" w:cs="Arial"/>
            </w:rPr>
            <w:tab/>
            <w:t>3-13</w:t>
          </w:r>
        </w:p>
        <w:p w14:paraId="21F79793" w14:textId="77777777" w:rsidR="008C539B" w:rsidRPr="001058B5" w:rsidRDefault="008D1AB8">
          <w:pPr>
            <w:pStyle w:val="TOC5"/>
            <w:tabs>
              <w:tab w:val="right" w:leader="dot" w:pos="9338"/>
            </w:tabs>
            <w:rPr>
              <w:rFonts w:ascii="Arial" w:hAnsi="Arial" w:cs="Arial"/>
            </w:rPr>
          </w:pPr>
          <w:hyperlink w:anchor="_bookmark289" w:history="1">
            <w:r w:rsidR="00C12992" w:rsidRPr="001058B5">
              <w:rPr>
                <w:rFonts w:ascii="Arial" w:hAnsi="Arial" w:cs="Arial"/>
              </w:rPr>
              <w:t>Ensuring Against Password Security Threats by Using the SHA-1</w:t>
            </w:r>
            <w:r w:rsidR="00C12992" w:rsidRPr="001058B5">
              <w:rPr>
                <w:rFonts w:ascii="Arial" w:hAnsi="Arial" w:cs="Arial"/>
                <w:spacing w:val="-25"/>
              </w:rPr>
              <w:t xml:space="preserve"> </w:t>
            </w:r>
            <w:r w:rsidR="00C12992" w:rsidRPr="001058B5">
              <w:rPr>
                <w:rFonts w:ascii="Arial" w:hAnsi="Arial" w:cs="Arial"/>
              </w:rPr>
              <w:t>Hashing</w:t>
            </w:r>
            <w:r w:rsidR="00C12992" w:rsidRPr="001058B5">
              <w:rPr>
                <w:rFonts w:ascii="Arial" w:hAnsi="Arial" w:cs="Arial"/>
                <w:spacing w:val="-4"/>
              </w:rPr>
              <w:t xml:space="preserve"> </w:t>
            </w:r>
            <w:r w:rsidR="00C12992" w:rsidRPr="001058B5">
              <w:rPr>
                <w:rFonts w:ascii="Arial" w:hAnsi="Arial" w:cs="Arial"/>
              </w:rPr>
              <w:t>Algorithm</w:t>
            </w:r>
          </w:hyperlink>
          <w:r w:rsidR="00C12992" w:rsidRPr="001058B5">
            <w:rPr>
              <w:rFonts w:ascii="Arial" w:hAnsi="Arial" w:cs="Arial"/>
            </w:rPr>
            <w:tab/>
            <w:t>3-15</w:t>
          </w:r>
        </w:p>
        <w:p w14:paraId="327EA218" w14:textId="77777777" w:rsidR="008C539B" w:rsidRPr="001058B5" w:rsidRDefault="008D1AB8">
          <w:pPr>
            <w:pStyle w:val="TOC5"/>
            <w:tabs>
              <w:tab w:val="right" w:leader="dot" w:pos="9338"/>
            </w:tabs>
            <w:rPr>
              <w:rFonts w:ascii="Arial" w:hAnsi="Arial" w:cs="Arial"/>
            </w:rPr>
          </w:pPr>
          <w:hyperlink w:anchor="_bookmark297" w:history="1">
            <w:r w:rsidR="00C12992" w:rsidRPr="001058B5">
              <w:rPr>
                <w:rFonts w:ascii="Arial" w:hAnsi="Arial" w:cs="Arial"/>
              </w:rPr>
              <w:t>Managing the Secure External Password Store for</w:t>
            </w:r>
            <w:r w:rsidR="00C12992" w:rsidRPr="001058B5">
              <w:rPr>
                <w:rFonts w:ascii="Arial" w:hAnsi="Arial" w:cs="Arial"/>
                <w:spacing w:val="-9"/>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3-16</w:t>
          </w:r>
        </w:p>
        <w:p w14:paraId="3F1D3555" w14:textId="77777777" w:rsidR="008C539B" w:rsidRPr="001058B5" w:rsidRDefault="008D1AB8">
          <w:pPr>
            <w:pStyle w:val="TOC8"/>
            <w:tabs>
              <w:tab w:val="right" w:leader="dot" w:pos="9338"/>
            </w:tabs>
            <w:spacing w:before="33"/>
            <w:rPr>
              <w:rFonts w:ascii="Arial" w:hAnsi="Arial" w:cs="Arial"/>
            </w:rPr>
          </w:pPr>
          <w:hyperlink w:anchor="_bookmark299" w:history="1">
            <w:r w:rsidR="00C12992" w:rsidRPr="001058B5">
              <w:rPr>
                <w:rFonts w:ascii="Arial" w:hAnsi="Arial" w:cs="Arial"/>
              </w:rPr>
              <w:t>About the Secure External</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Store</w:t>
            </w:r>
          </w:hyperlink>
          <w:r w:rsidR="00C12992" w:rsidRPr="001058B5">
            <w:rPr>
              <w:rFonts w:ascii="Arial" w:hAnsi="Arial" w:cs="Arial"/>
            </w:rPr>
            <w:tab/>
            <w:t>3-17</w:t>
          </w:r>
        </w:p>
        <w:p w14:paraId="5E93C3B6" w14:textId="77777777" w:rsidR="008C539B" w:rsidRPr="001058B5" w:rsidRDefault="008D1AB8">
          <w:pPr>
            <w:pStyle w:val="TOC8"/>
            <w:tabs>
              <w:tab w:val="right" w:leader="dot" w:pos="9338"/>
            </w:tabs>
            <w:rPr>
              <w:rFonts w:ascii="Arial" w:hAnsi="Arial" w:cs="Arial"/>
            </w:rPr>
          </w:pPr>
          <w:hyperlink w:anchor="_bookmark304" w:history="1">
            <w:r w:rsidR="00C12992" w:rsidRPr="001058B5">
              <w:rPr>
                <w:rFonts w:ascii="Arial" w:hAnsi="Arial" w:cs="Arial"/>
              </w:rPr>
              <w:t>How Does the External Password</w:t>
            </w:r>
            <w:r w:rsidR="00C12992" w:rsidRPr="001058B5">
              <w:rPr>
                <w:rFonts w:ascii="Arial" w:hAnsi="Arial" w:cs="Arial"/>
                <w:spacing w:val="-2"/>
              </w:rPr>
              <w:t xml:space="preserve"> </w:t>
            </w:r>
            <w:r w:rsidR="00C12992" w:rsidRPr="001058B5">
              <w:rPr>
                <w:rFonts w:ascii="Arial" w:hAnsi="Arial" w:cs="Arial"/>
              </w:rPr>
              <w:t>Store</w:t>
            </w:r>
            <w:r w:rsidR="00C12992" w:rsidRPr="001058B5">
              <w:rPr>
                <w:rFonts w:ascii="Arial" w:hAnsi="Arial" w:cs="Arial"/>
                <w:spacing w:val="-1"/>
              </w:rPr>
              <w:t xml:space="preserve"> </w:t>
            </w:r>
            <w:r w:rsidR="00C12992" w:rsidRPr="001058B5">
              <w:rPr>
                <w:rFonts w:ascii="Arial" w:hAnsi="Arial" w:cs="Arial"/>
              </w:rPr>
              <w:t>Work?</w:t>
            </w:r>
          </w:hyperlink>
          <w:r w:rsidR="00C12992" w:rsidRPr="001058B5">
            <w:rPr>
              <w:rFonts w:ascii="Arial" w:hAnsi="Arial" w:cs="Arial"/>
            </w:rPr>
            <w:tab/>
            <w:t>3-17</w:t>
          </w:r>
        </w:p>
        <w:p w14:paraId="65C8020B" w14:textId="77777777" w:rsidR="008C539B" w:rsidRPr="001058B5" w:rsidRDefault="008D1AB8">
          <w:pPr>
            <w:pStyle w:val="TOC8"/>
            <w:tabs>
              <w:tab w:val="right" w:leader="dot" w:pos="9338"/>
            </w:tabs>
            <w:rPr>
              <w:rFonts w:ascii="Arial" w:hAnsi="Arial" w:cs="Arial"/>
            </w:rPr>
          </w:pPr>
          <w:hyperlink w:anchor="_bookmark307" w:history="1">
            <w:r w:rsidR="00C12992" w:rsidRPr="001058B5">
              <w:rPr>
                <w:rFonts w:ascii="Arial" w:hAnsi="Arial" w:cs="Arial"/>
              </w:rPr>
              <w:t>Configuring Clients to Use the External</w:t>
            </w:r>
            <w:r w:rsidR="00C12992" w:rsidRPr="001058B5">
              <w:rPr>
                <w:rFonts w:ascii="Arial" w:hAnsi="Arial" w:cs="Arial"/>
                <w:spacing w:val="-6"/>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3-18</w:t>
          </w:r>
        </w:p>
        <w:p w14:paraId="45035389" w14:textId="77777777" w:rsidR="008C539B" w:rsidRPr="001058B5" w:rsidRDefault="008D1AB8">
          <w:pPr>
            <w:pStyle w:val="TOC8"/>
            <w:tabs>
              <w:tab w:val="right" w:leader="dot" w:pos="9338"/>
            </w:tabs>
            <w:spacing w:before="32"/>
            <w:rPr>
              <w:rFonts w:ascii="Arial" w:hAnsi="Arial" w:cs="Arial"/>
            </w:rPr>
          </w:pPr>
          <w:hyperlink w:anchor="_bookmark311" w:history="1">
            <w:r w:rsidR="00C12992" w:rsidRPr="001058B5">
              <w:rPr>
                <w:rFonts w:ascii="Arial" w:hAnsi="Arial" w:cs="Arial"/>
              </w:rPr>
              <w:t>Managing External Password</w:t>
            </w:r>
            <w:r w:rsidR="00C12992" w:rsidRPr="001058B5">
              <w:rPr>
                <w:rFonts w:ascii="Arial" w:hAnsi="Arial" w:cs="Arial"/>
                <w:spacing w:val="-3"/>
              </w:rPr>
              <w:t xml:space="preserve"> </w:t>
            </w:r>
            <w:r w:rsidR="00C12992" w:rsidRPr="001058B5">
              <w:rPr>
                <w:rFonts w:ascii="Arial" w:hAnsi="Arial" w:cs="Arial"/>
              </w:rPr>
              <w:t>Store</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3-20</w:t>
          </w:r>
        </w:p>
        <w:p w14:paraId="2BA88C0F" w14:textId="77777777" w:rsidR="008C539B" w:rsidRPr="001058B5" w:rsidRDefault="008D1AB8">
          <w:pPr>
            <w:pStyle w:val="TOC2"/>
            <w:tabs>
              <w:tab w:val="right" w:leader="dot" w:pos="9338"/>
            </w:tabs>
            <w:rPr>
              <w:rFonts w:ascii="Arial" w:hAnsi="Arial" w:cs="Arial"/>
              <w:b w:val="0"/>
            </w:rPr>
          </w:pPr>
          <w:hyperlink w:anchor="_bookmark316" w:history="1">
            <w:r w:rsidR="00C12992" w:rsidRPr="001058B5">
              <w:rPr>
                <w:rFonts w:ascii="Arial" w:hAnsi="Arial" w:cs="Arial"/>
              </w:rPr>
              <w:t>Authenticating 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r>
          <w:r w:rsidR="00C12992" w:rsidRPr="001058B5">
            <w:rPr>
              <w:rFonts w:ascii="Arial" w:hAnsi="Arial" w:cs="Arial"/>
              <w:b w:val="0"/>
            </w:rPr>
            <w:t>3-22</w:t>
          </w:r>
        </w:p>
        <w:p w14:paraId="7C11D464" w14:textId="77777777" w:rsidR="008C539B" w:rsidRPr="001058B5" w:rsidRDefault="008D1AB8">
          <w:pPr>
            <w:pStyle w:val="TOC5"/>
            <w:tabs>
              <w:tab w:val="right" w:leader="dot" w:pos="9338"/>
            </w:tabs>
            <w:spacing w:before="35"/>
            <w:rPr>
              <w:rFonts w:ascii="Arial" w:hAnsi="Arial" w:cs="Arial"/>
            </w:rPr>
          </w:pPr>
          <w:hyperlink w:anchor="_bookmark318" w:history="1">
            <w:r w:rsidR="00C12992" w:rsidRPr="001058B5">
              <w:rPr>
                <w:rFonts w:ascii="Arial" w:hAnsi="Arial" w:cs="Arial"/>
              </w:rPr>
              <w:t>Strong Authentication and Centralized Management for</w:t>
            </w:r>
            <w:r w:rsidR="00C12992" w:rsidRPr="001058B5">
              <w:rPr>
                <w:rFonts w:ascii="Arial" w:hAnsi="Arial" w:cs="Arial"/>
                <w:spacing w:val="-9"/>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t>3-22</w:t>
          </w:r>
        </w:p>
        <w:p w14:paraId="530E0254" w14:textId="77777777" w:rsidR="008C539B" w:rsidRPr="001058B5" w:rsidRDefault="008D1AB8">
          <w:pPr>
            <w:pStyle w:val="TOC8"/>
            <w:tabs>
              <w:tab w:val="right" w:leader="dot" w:pos="9338"/>
            </w:tabs>
            <w:spacing w:before="32"/>
            <w:rPr>
              <w:rFonts w:ascii="Arial" w:hAnsi="Arial" w:cs="Arial"/>
            </w:rPr>
          </w:pPr>
          <w:hyperlink w:anchor="_bookmark323" w:history="1">
            <w:r w:rsidR="00C12992" w:rsidRPr="001058B5">
              <w:rPr>
                <w:rFonts w:ascii="Arial" w:hAnsi="Arial" w:cs="Arial"/>
              </w:rPr>
              <w:t>Configuring Directory Authentication for</w:t>
            </w:r>
            <w:r w:rsidR="00C12992" w:rsidRPr="001058B5">
              <w:rPr>
                <w:rFonts w:ascii="Arial" w:hAnsi="Arial" w:cs="Arial"/>
                <w:spacing w:val="-5"/>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3-22</w:t>
          </w:r>
        </w:p>
        <w:p w14:paraId="5B7C300C" w14:textId="77777777" w:rsidR="008C539B" w:rsidRPr="001058B5" w:rsidRDefault="008D1AB8">
          <w:pPr>
            <w:pStyle w:val="TOC8"/>
            <w:tabs>
              <w:tab w:val="right" w:leader="dot" w:pos="9338"/>
            </w:tabs>
            <w:rPr>
              <w:rFonts w:ascii="Arial" w:hAnsi="Arial" w:cs="Arial"/>
            </w:rPr>
          </w:pPr>
          <w:hyperlink w:anchor="_bookmark325" w:history="1">
            <w:r w:rsidR="00C12992" w:rsidRPr="001058B5">
              <w:rPr>
                <w:rFonts w:ascii="Arial" w:hAnsi="Arial" w:cs="Arial"/>
              </w:rPr>
              <w:t>Configuring Kerberos Authentication for</w:t>
            </w:r>
            <w:r w:rsidR="00C12992" w:rsidRPr="001058B5">
              <w:rPr>
                <w:rFonts w:ascii="Arial" w:hAnsi="Arial" w:cs="Arial"/>
                <w:spacing w:val="-4"/>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3-23</w:t>
          </w:r>
        </w:p>
        <w:p w14:paraId="464C2CE7" w14:textId="77777777" w:rsidR="008C539B" w:rsidRPr="001058B5" w:rsidRDefault="008D1AB8">
          <w:pPr>
            <w:pStyle w:val="TOC8"/>
            <w:tabs>
              <w:tab w:val="right" w:leader="dot" w:pos="9338"/>
            </w:tabs>
            <w:rPr>
              <w:rFonts w:ascii="Arial" w:hAnsi="Arial" w:cs="Arial"/>
            </w:rPr>
          </w:pPr>
          <w:hyperlink w:anchor="_bookmark327" w:history="1">
            <w:r w:rsidR="00C12992" w:rsidRPr="001058B5">
              <w:rPr>
                <w:rFonts w:ascii="Arial" w:hAnsi="Arial" w:cs="Arial"/>
              </w:rPr>
              <w:t>Configuring Secure Sockets Layer Authentication for</w:t>
            </w:r>
            <w:r w:rsidR="00C12992" w:rsidRPr="001058B5">
              <w:rPr>
                <w:rFonts w:ascii="Arial" w:hAnsi="Arial" w:cs="Arial"/>
                <w:spacing w:val="-9"/>
              </w:rPr>
              <w:t xml:space="preserve"> </w:t>
            </w:r>
            <w:r w:rsidR="00C12992" w:rsidRPr="001058B5">
              <w:rPr>
                <w:rFonts w:ascii="Arial" w:hAnsi="Arial" w:cs="Arial"/>
              </w:rPr>
              <w:t>Administrative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3-24</w:t>
          </w:r>
        </w:p>
        <w:p w14:paraId="73636D03" w14:textId="77777777" w:rsidR="008C539B" w:rsidRPr="001058B5" w:rsidRDefault="008D1AB8">
          <w:pPr>
            <w:pStyle w:val="TOC5"/>
            <w:tabs>
              <w:tab w:val="right" w:leader="dot" w:pos="9338"/>
            </w:tabs>
            <w:spacing w:before="32" w:after="240"/>
            <w:rPr>
              <w:rFonts w:ascii="Arial" w:hAnsi="Arial" w:cs="Arial"/>
            </w:rPr>
          </w:pPr>
          <w:hyperlink w:anchor="_bookmark329" w:history="1">
            <w:r w:rsidR="00C12992" w:rsidRPr="001058B5">
              <w:rPr>
                <w:rFonts w:ascii="Arial" w:hAnsi="Arial" w:cs="Arial"/>
              </w:rPr>
              <w:t>Authenticating Database Administrators by Using the</w:t>
            </w:r>
            <w:r w:rsidR="00C12992" w:rsidRPr="001058B5">
              <w:rPr>
                <w:rFonts w:ascii="Arial" w:hAnsi="Arial" w:cs="Arial"/>
                <w:spacing w:val="-9"/>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3-25</w:t>
          </w:r>
        </w:p>
        <w:p w14:paraId="4859F6CA" w14:textId="77777777" w:rsidR="008C539B" w:rsidRPr="001058B5" w:rsidRDefault="008D1AB8">
          <w:pPr>
            <w:pStyle w:val="TOC9"/>
            <w:tabs>
              <w:tab w:val="right" w:leader="dot" w:pos="9940"/>
            </w:tabs>
            <w:spacing w:before="81"/>
            <w:rPr>
              <w:rFonts w:ascii="Arial" w:hAnsi="Arial" w:cs="Arial"/>
            </w:rPr>
          </w:pPr>
          <w:hyperlink w:anchor="_bookmark332" w:history="1">
            <w:r w:rsidR="00C12992" w:rsidRPr="001058B5">
              <w:rPr>
                <w:rFonts w:ascii="Arial" w:hAnsi="Arial" w:cs="Arial"/>
              </w:rPr>
              <w:t>Authenticating Database Administrators by Using</w:t>
            </w:r>
            <w:r w:rsidR="00C12992" w:rsidRPr="001058B5">
              <w:rPr>
                <w:rFonts w:ascii="Arial" w:hAnsi="Arial" w:cs="Arial"/>
                <w:spacing w:val="-7"/>
              </w:rPr>
              <w:t xml:space="preserve"> </w:t>
            </w:r>
            <w:r w:rsidR="00C12992" w:rsidRPr="001058B5">
              <w:rPr>
                <w:rFonts w:ascii="Arial" w:hAnsi="Arial" w:cs="Arial"/>
              </w:rPr>
              <w:t>Their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3-25</w:t>
          </w:r>
        </w:p>
        <w:p w14:paraId="3E5D7009" w14:textId="77777777" w:rsidR="008C539B" w:rsidRPr="001058B5" w:rsidRDefault="008D1AB8">
          <w:pPr>
            <w:pStyle w:val="TOC6"/>
            <w:tabs>
              <w:tab w:val="right" w:leader="dot" w:pos="9940"/>
            </w:tabs>
            <w:rPr>
              <w:rFonts w:ascii="Arial" w:hAnsi="Arial" w:cs="Arial"/>
              <w:b w:val="0"/>
            </w:rPr>
          </w:pPr>
          <w:hyperlink w:anchor="_bookmark339" w:history="1">
            <w:r w:rsidR="00C12992" w:rsidRPr="001058B5">
              <w:rPr>
                <w:rFonts w:ascii="Arial" w:hAnsi="Arial" w:cs="Arial"/>
              </w:rPr>
              <w:t>Using the Database to</w:t>
            </w:r>
            <w:r w:rsidR="00C12992" w:rsidRPr="001058B5">
              <w:rPr>
                <w:rFonts w:ascii="Arial" w:hAnsi="Arial" w:cs="Arial"/>
                <w:spacing w:val="-1"/>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3-26</w:t>
          </w:r>
        </w:p>
        <w:p w14:paraId="219FDC24" w14:textId="77777777" w:rsidR="008C539B" w:rsidRPr="001058B5" w:rsidRDefault="008D1AB8">
          <w:pPr>
            <w:pStyle w:val="TOC9"/>
            <w:tabs>
              <w:tab w:val="right" w:leader="dot" w:pos="9940"/>
            </w:tabs>
            <w:spacing w:before="36"/>
            <w:rPr>
              <w:rFonts w:ascii="Arial" w:hAnsi="Arial" w:cs="Arial"/>
            </w:rPr>
          </w:pPr>
          <w:hyperlink w:anchor="_bookmark34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0CCD26E0" w14:textId="77777777" w:rsidR="008C539B" w:rsidRPr="001058B5" w:rsidRDefault="008D1AB8">
          <w:pPr>
            <w:pStyle w:val="TOC9"/>
            <w:tabs>
              <w:tab w:val="right" w:leader="dot" w:pos="9940"/>
            </w:tabs>
            <w:rPr>
              <w:rFonts w:ascii="Arial" w:hAnsi="Arial" w:cs="Arial"/>
            </w:rPr>
          </w:pPr>
          <w:hyperlink w:anchor="_bookmark345"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35591207" w14:textId="77777777" w:rsidR="008C539B" w:rsidRPr="001058B5" w:rsidRDefault="008D1AB8">
          <w:pPr>
            <w:pStyle w:val="TOC9"/>
            <w:tabs>
              <w:tab w:val="right" w:leader="dot" w:pos="9940"/>
            </w:tabs>
            <w:rPr>
              <w:rFonts w:ascii="Arial" w:hAnsi="Arial" w:cs="Arial"/>
            </w:rPr>
          </w:pPr>
          <w:hyperlink w:anchor="_bookmark347" w:history="1">
            <w:r w:rsidR="00C12992" w:rsidRPr="001058B5">
              <w:rPr>
                <w:rFonts w:ascii="Arial" w:hAnsi="Arial" w:cs="Arial"/>
              </w:rPr>
              <w:t>Creating a User Who Is Authenticated by</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3-27</w:t>
          </w:r>
        </w:p>
        <w:p w14:paraId="3515684A" w14:textId="77777777" w:rsidR="008C539B" w:rsidRPr="001058B5" w:rsidRDefault="008D1AB8">
          <w:pPr>
            <w:pStyle w:val="TOC6"/>
            <w:tabs>
              <w:tab w:val="right" w:leader="dot" w:pos="9940"/>
            </w:tabs>
            <w:spacing w:before="36"/>
            <w:rPr>
              <w:rFonts w:ascii="Arial" w:hAnsi="Arial" w:cs="Arial"/>
              <w:b w:val="0"/>
            </w:rPr>
          </w:pPr>
          <w:hyperlink w:anchor="_bookmark349" w:history="1">
            <w:r w:rsidR="00C12992" w:rsidRPr="001058B5">
              <w:rPr>
                <w:rFonts w:ascii="Arial" w:hAnsi="Arial" w:cs="Arial"/>
              </w:rPr>
              <w:t>Using the Operating System to 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3-27</w:t>
          </w:r>
        </w:p>
        <w:p w14:paraId="114EBF3E" w14:textId="77777777" w:rsidR="008C539B" w:rsidRPr="001058B5" w:rsidRDefault="008D1AB8">
          <w:pPr>
            <w:pStyle w:val="TOC6"/>
            <w:tabs>
              <w:tab w:val="right" w:leader="dot" w:pos="9940"/>
            </w:tabs>
            <w:spacing w:before="38"/>
            <w:rPr>
              <w:rFonts w:ascii="Arial" w:hAnsi="Arial" w:cs="Arial"/>
              <w:b w:val="0"/>
            </w:rPr>
          </w:pPr>
          <w:hyperlink w:anchor="_bookmark356" w:history="1">
            <w:r w:rsidR="00C12992" w:rsidRPr="001058B5">
              <w:rPr>
                <w:rFonts w:ascii="Arial" w:hAnsi="Arial" w:cs="Arial"/>
              </w:rPr>
              <w:t>Using the Network to</w:t>
            </w:r>
            <w:r w:rsidR="00C12992" w:rsidRPr="001058B5">
              <w:rPr>
                <w:rFonts w:ascii="Arial" w:hAnsi="Arial" w:cs="Arial"/>
                <w:spacing w:val="-2"/>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3-28</w:t>
          </w:r>
        </w:p>
        <w:p w14:paraId="150B77A1" w14:textId="77777777" w:rsidR="008C539B" w:rsidRPr="001058B5" w:rsidRDefault="008D1AB8">
          <w:pPr>
            <w:pStyle w:val="TOC9"/>
            <w:tabs>
              <w:tab w:val="right" w:leader="dot" w:pos="9940"/>
            </w:tabs>
            <w:spacing w:before="35"/>
            <w:rPr>
              <w:rFonts w:ascii="Arial" w:hAnsi="Arial" w:cs="Arial"/>
            </w:rPr>
          </w:pPr>
          <w:hyperlink w:anchor="_bookmark357" w:history="1">
            <w:r w:rsidR="00C12992" w:rsidRPr="001058B5">
              <w:rPr>
                <w:rFonts w:ascii="Arial" w:hAnsi="Arial" w:cs="Arial"/>
              </w:rPr>
              <w:t>Authentication Using Secure</w:t>
            </w:r>
            <w:r w:rsidR="00C12992" w:rsidRPr="001058B5">
              <w:rPr>
                <w:rFonts w:ascii="Arial" w:hAnsi="Arial" w:cs="Arial"/>
                <w:spacing w:val="-4"/>
              </w:rPr>
              <w:t xml:space="preserve"> </w:t>
            </w:r>
            <w:r w:rsidR="00C12992" w:rsidRPr="001058B5">
              <w:rPr>
                <w:rFonts w:ascii="Arial" w:hAnsi="Arial" w:cs="Arial"/>
              </w:rPr>
              <w:t>Sockets</w:t>
            </w:r>
            <w:r w:rsidR="00C12992" w:rsidRPr="001058B5">
              <w:rPr>
                <w:rFonts w:ascii="Arial" w:hAnsi="Arial" w:cs="Arial"/>
                <w:spacing w:val="-2"/>
              </w:rPr>
              <w:t xml:space="preserve"> </w:t>
            </w:r>
            <w:r w:rsidR="00C12992" w:rsidRPr="001058B5">
              <w:rPr>
                <w:rFonts w:ascii="Arial" w:hAnsi="Arial" w:cs="Arial"/>
              </w:rPr>
              <w:t>Layer</w:t>
            </w:r>
          </w:hyperlink>
          <w:r w:rsidR="00C12992" w:rsidRPr="001058B5">
            <w:rPr>
              <w:rFonts w:ascii="Arial" w:hAnsi="Arial" w:cs="Arial"/>
            </w:rPr>
            <w:tab/>
            <w:t>3-28</w:t>
          </w:r>
        </w:p>
        <w:p w14:paraId="73F9279D" w14:textId="77777777" w:rsidR="008C539B" w:rsidRPr="001058B5" w:rsidRDefault="008D1AB8">
          <w:pPr>
            <w:pStyle w:val="TOC9"/>
            <w:tabs>
              <w:tab w:val="right" w:leader="dot" w:pos="9940"/>
            </w:tabs>
            <w:spacing w:before="32"/>
            <w:rPr>
              <w:rFonts w:ascii="Arial" w:hAnsi="Arial" w:cs="Arial"/>
            </w:rPr>
          </w:pPr>
          <w:hyperlink w:anchor="_bookmark361" w:history="1">
            <w:r w:rsidR="00C12992" w:rsidRPr="001058B5">
              <w:rPr>
                <w:rFonts w:ascii="Arial" w:hAnsi="Arial" w:cs="Arial"/>
              </w:rPr>
              <w:t>Authentication Using</w:t>
            </w:r>
            <w:r w:rsidR="00C12992" w:rsidRPr="001058B5">
              <w:rPr>
                <w:rFonts w:ascii="Arial" w:hAnsi="Arial" w:cs="Arial"/>
                <w:spacing w:val="-3"/>
              </w:rPr>
              <w:t xml:space="preserve"> </w:t>
            </w:r>
            <w:r w:rsidR="00C12992" w:rsidRPr="001058B5">
              <w:rPr>
                <w:rFonts w:ascii="Arial" w:hAnsi="Arial" w:cs="Arial"/>
              </w:rPr>
              <w:t>Third-Party</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3-28</w:t>
          </w:r>
        </w:p>
        <w:p w14:paraId="3871A0DB" w14:textId="77777777" w:rsidR="008C539B" w:rsidRPr="001058B5" w:rsidRDefault="008D1AB8">
          <w:pPr>
            <w:pStyle w:val="TOC6"/>
            <w:tabs>
              <w:tab w:val="right" w:leader="dot" w:pos="9940"/>
            </w:tabs>
            <w:rPr>
              <w:rFonts w:ascii="Arial" w:hAnsi="Arial" w:cs="Arial"/>
              <w:b w:val="0"/>
            </w:rPr>
          </w:pPr>
          <w:hyperlink w:anchor="_bookmark374" w:history="1">
            <w:r w:rsidR="00C12992" w:rsidRPr="001058B5">
              <w:rPr>
                <w:rFonts w:ascii="Arial" w:hAnsi="Arial" w:cs="Arial"/>
              </w:rPr>
              <w:t>Configuring Global User Authentication</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r>
          <w:r w:rsidR="00C12992" w:rsidRPr="001058B5">
            <w:rPr>
              <w:rFonts w:ascii="Arial" w:hAnsi="Arial" w:cs="Arial"/>
              <w:b w:val="0"/>
            </w:rPr>
            <w:t>3-30</w:t>
          </w:r>
        </w:p>
        <w:p w14:paraId="7A34BDE8" w14:textId="77777777" w:rsidR="008C539B" w:rsidRPr="001058B5" w:rsidRDefault="008D1AB8">
          <w:pPr>
            <w:pStyle w:val="TOC9"/>
            <w:tabs>
              <w:tab w:val="right" w:leader="dot" w:pos="9940"/>
            </w:tabs>
            <w:spacing w:before="35"/>
            <w:rPr>
              <w:rFonts w:ascii="Arial" w:hAnsi="Arial" w:cs="Arial"/>
            </w:rPr>
          </w:pPr>
          <w:hyperlink w:anchor="_bookmark381" w:history="1">
            <w:r w:rsidR="00C12992" w:rsidRPr="001058B5">
              <w:rPr>
                <w:rFonts w:ascii="Arial" w:hAnsi="Arial" w:cs="Arial"/>
              </w:rPr>
              <w:t>Creating a User Who Is Authorized by a</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Service</w:t>
            </w:r>
          </w:hyperlink>
          <w:r w:rsidR="00C12992" w:rsidRPr="001058B5">
            <w:rPr>
              <w:rFonts w:ascii="Arial" w:hAnsi="Arial" w:cs="Arial"/>
            </w:rPr>
            <w:tab/>
            <w:t>3-31</w:t>
          </w:r>
        </w:p>
        <w:p w14:paraId="54667101" w14:textId="77777777" w:rsidR="008C539B" w:rsidRPr="001058B5" w:rsidRDefault="008D1AB8">
          <w:pPr>
            <w:tabs>
              <w:tab w:val="right" w:leader="dot" w:pos="9940"/>
            </w:tabs>
            <w:spacing w:before="32"/>
            <w:ind w:left="1900"/>
            <w:rPr>
              <w:rFonts w:ascii="Arial" w:hAnsi="Arial" w:cs="Arial"/>
              <w:sz w:val="20"/>
            </w:rPr>
          </w:pPr>
          <w:hyperlink w:anchor="_bookmark383" w:history="1">
            <w:r w:rsidR="00C12992" w:rsidRPr="001058B5">
              <w:rPr>
                <w:rFonts w:ascii="Arial" w:hAnsi="Arial" w:cs="Arial"/>
                <w:sz w:val="20"/>
              </w:rPr>
              <w:t>Creating a Global User Who Has a</w:t>
            </w:r>
            <w:r w:rsidR="00C12992" w:rsidRPr="001058B5">
              <w:rPr>
                <w:rFonts w:ascii="Arial" w:hAnsi="Arial" w:cs="Arial"/>
                <w:spacing w:val="-4"/>
                <w:sz w:val="20"/>
              </w:rPr>
              <w:t xml:space="preserve"> </w:t>
            </w:r>
            <w:r w:rsidR="00C12992" w:rsidRPr="001058B5">
              <w:rPr>
                <w:rFonts w:ascii="Arial" w:hAnsi="Arial" w:cs="Arial"/>
                <w:sz w:val="20"/>
              </w:rPr>
              <w:t>Private</w:t>
            </w:r>
            <w:r w:rsidR="00C12992" w:rsidRPr="001058B5">
              <w:rPr>
                <w:rFonts w:ascii="Arial" w:hAnsi="Arial" w:cs="Arial"/>
                <w:spacing w:val="-1"/>
                <w:sz w:val="20"/>
              </w:rPr>
              <w:t xml:space="preserve"> </w:t>
            </w:r>
            <w:r w:rsidR="00C12992" w:rsidRPr="001058B5">
              <w:rPr>
                <w:rFonts w:ascii="Arial" w:hAnsi="Arial" w:cs="Arial"/>
                <w:sz w:val="20"/>
              </w:rPr>
              <w:t>Schema</w:t>
            </w:r>
          </w:hyperlink>
          <w:r w:rsidR="00C12992" w:rsidRPr="001058B5">
            <w:rPr>
              <w:rFonts w:ascii="Arial" w:hAnsi="Arial" w:cs="Arial"/>
              <w:sz w:val="20"/>
            </w:rPr>
            <w:tab/>
            <w:t>3-31</w:t>
          </w:r>
        </w:p>
        <w:p w14:paraId="790A19C9" w14:textId="77777777" w:rsidR="008C539B" w:rsidRPr="001058B5" w:rsidRDefault="008D1AB8">
          <w:pPr>
            <w:tabs>
              <w:tab w:val="right" w:leader="dot" w:pos="9940"/>
            </w:tabs>
            <w:spacing w:before="31"/>
            <w:ind w:left="1900"/>
            <w:rPr>
              <w:rFonts w:ascii="Arial" w:hAnsi="Arial" w:cs="Arial"/>
              <w:sz w:val="20"/>
            </w:rPr>
          </w:pPr>
          <w:hyperlink w:anchor="_bookmark387" w:history="1">
            <w:r w:rsidR="00C12992" w:rsidRPr="001058B5">
              <w:rPr>
                <w:rFonts w:ascii="Arial" w:hAnsi="Arial" w:cs="Arial"/>
                <w:sz w:val="20"/>
              </w:rPr>
              <w:t>Creating Multiple Enterprise Users Who</w:t>
            </w:r>
            <w:r w:rsidR="00C12992" w:rsidRPr="001058B5">
              <w:rPr>
                <w:rFonts w:ascii="Arial" w:hAnsi="Arial" w:cs="Arial"/>
                <w:spacing w:val="-6"/>
                <w:sz w:val="20"/>
              </w:rPr>
              <w:t xml:space="preserve"> </w:t>
            </w:r>
            <w:r w:rsidR="00C12992" w:rsidRPr="001058B5">
              <w:rPr>
                <w:rFonts w:ascii="Arial" w:hAnsi="Arial" w:cs="Arial"/>
                <w:sz w:val="20"/>
              </w:rPr>
              <w:t>Share</w:t>
            </w:r>
            <w:r w:rsidR="00C12992" w:rsidRPr="001058B5">
              <w:rPr>
                <w:rFonts w:ascii="Arial" w:hAnsi="Arial" w:cs="Arial"/>
                <w:spacing w:val="-2"/>
                <w:sz w:val="20"/>
              </w:rPr>
              <w:t xml:space="preserve"> </w:t>
            </w:r>
            <w:r w:rsidR="00C12992" w:rsidRPr="001058B5">
              <w:rPr>
                <w:rFonts w:ascii="Arial" w:hAnsi="Arial" w:cs="Arial"/>
                <w:sz w:val="20"/>
              </w:rPr>
              <w:t>Schemas</w:t>
            </w:r>
          </w:hyperlink>
          <w:r w:rsidR="00C12992" w:rsidRPr="001058B5">
            <w:rPr>
              <w:rFonts w:ascii="Arial" w:hAnsi="Arial" w:cs="Arial"/>
              <w:sz w:val="20"/>
            </w:rPr>
            <w:tab/>
            <w:t>3-31</w:t>
          </w:r>
        </w:p>
        <w:p w14:paraId="138C3FD7" w14:textId="77777777" w:rsidR="008C539B" w:rsidRPr="001058B5" w:rsidRDefault="008D1AB8">
          <w:pPr>
            <w:pStyle w:val="TOC9"/>
            <w:tabs>
              <w:tab w:val="right" w:leader="dot" w:pos="9940"/>
            </w:tabs>
            <w:rPr>
              <w:rFonts w:ascii="Arial" w:hAnsi="Arial" w:cs="Arial"/>
            </w:rPr>
          </w:pPr>
          <w:hyperlink w:anchor="_bookmark390" w:history="1">
            <w:r w:rsidR="00C12992" w:rsidRPr="001058B5">
              <w:rPr>
                <w:rFonts w:ascii="Arial" w:hAnsi="Arial" w:cs="Arial"/>
              </w:rPr>
              <w:t>Advantages of Global Authentication and</w:t>
            </w:r>
            <w:r w:rsidR="00C12992" w:rsidRPr="001058B5">
              <w:rPr>
                <w:rFonts w:ascii="Arial" w:hAnsi="Arial" w:cs="Arial"/>
                <w:spacing w:val="-5"/>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t>3-31</w:t>
          </w:r>
        </w:p>
        <w:p w14:paraId="0679CC7D" w14:textId="77777777" w:rsidR="008C539B" w:rsidRPr="001058B5" w:rsidRDefault="008D1AB8">
          <w:pPr>
            <w:pStyle w:val="TOC6"/>
            <w:tabs>
              <w:tab w:val="right" w:leader="dot" w:pos="9940"/>
            </w:tabs>
            <w:spacing w:before="36"/>
            <w:rPr>
              <w:rFonts w:ascii="Arial" w:hAnsi="Arial" w:cs="Arial"/>
              <w:b w:val="0"/>
            </w:rPr>
          </w:pPr>
          <w:hyperlink w:anchor="_bookmark393" w:history="1">
            <w:r w:rsidR="00C12992" w:rsidRPr="001058B5">
              <w:rPr>
                <w:rFonts w:ascii="Arial" w:hAnsi="Arial" w:cs="Arial"/>
              </w:rPr>
              <w:t>Configuring an External Service to Authenticate Users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3-32</w:t>
          </w:r>
        </w:p>
        <w:p w14:paraId="09A67F6D" w14:textId="77777777" w:rsidR="008C539B" w:rsidRPr="001058B5" w:rsidRDefault="008D1AB8">
          <w:pPr>
            <w:pStyle w:val="TOC9"/>
            <w:tabs>
              <w:tab w:val="right" w:leader="dot" w:pos="9940"/>
            </w:tabs>
            <w:spacing w:before="35"/>
            <w:rPr>
              <w:rFonts w:ascii="Arial" w:hAnsi="Arial" w:cs="Arial"/>
            </w:rPr>
          </w:pPr>
          <w:hyperlink w:anchor="_bookmark39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3-32</w:t>
          </w:r>
        </w:p>
        <w:p w14:paraId="53732BEC" w14:textId="77777777" w:rsidR="008C539B" w:rsidRPr="001058B5" w:rsidRDefault="008D1AB8">
          <w:pPr>
            <w:pStyle w:val="TOC9"/>
            <w:tabs>
              <w:tab w:val="right" w:leader="dot" w:pos="9940"/>
            </w:tabs>
            <w:rPr>
              <w:rFonts w:ascii="Arial" w:hAnsi="Arial" w:cs="Arial"/>
            </w:rPr>
          </w:pPr>
          <w:hyperlink w:anchor="_bookmark397"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3-33</w:t>
          </w:r>
        </w:p>
        <w:p w14:paraId="0468E6D6" w14:textId="77777777" w:rsidR="008C539B" w:rsidRPr="001058B5" w:rsidRDefault="008D1AB8">
          <w:pPr>
            <w:pStyle w:val="TOC9"/>
            <w:tabs>
              <w:tab w:val="right" w:leader="dot" w:pos="9940"/>
            </w:tabs>
            <w:spacing w:before="32"/>
            <w:rPr>
              <w:rFonts w:ascii="Arial" w:hAnsi="Arial" w:cs="Arial"/>
            </w:rPr>
          </w:pPr>
          <w:hyperlink w:anchor="_bookmark399" w:history="1">
            <w:r w:rsidR="00C12992" w:rsidRPr="001058B5">
              <w:rPr>
                <w:rFonts w:ascii="Arial" w:hAnsi="Arial" w:cs="Arial"/>
              </w:rPr>
              <w:t>Creating a User Who Is</w:t>
            </w:r>
            <w:r w:rsidR="00C12992" w:rsidRPr="001058B5">
              <w:rPr>
                <w:rFonts w:ascii="Arial" w:hAnsi="Arial" w:cs="Arial"/>
                <w:spacing w:val="-5"/>
              </w:rPr>
              <w:t xml:space="preserve"> </w:t>
            </w:r>
            <w:r w:rsidR="00C12992" w:rsidRPr="001058B5">
              <w:rPr>
                <w:rFonts w:ascii="Arial" w:hAnsi="Arial" w:cs="Arial"/>
              </w:rPr>
              <w:t>Authenticated</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3-33</w:t>
          </w:r>
        </w:p>
        <w:p w14:paraId="476C5B03" w14:textId="77777777" w:rsidR="008C539B" w:rsidRPr="001058B5" w:rsidRDefault="008D1AB8">
          <w:pPr>
            <w:pStyle w:val="TOC9"/>
            <w:tabs>
              <w:tab w:val="right" w:leader="dot" w:pos="9940"/>
            </w:tabs>
            <w:rPr>
              <w:rFonts w:ascii="Arial" w:hAnsi="Arial" w:cs="Arial"/>
            </w:rPr>
          </w:pPr>
          <w:hyperlink w:anchor="_bookmark401" w:history="1">
            <w:r w:rsidR="00C12992" w:rsidRPr="001058B5">
              <w:rPr>
                <w:rFonts w:ascii="Arial" w:hAnsi="Arial" w:cs="Arial"/>
              </w:rPr>
              <w:t>Authenticating User Logins Using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3-34</w:t>
          </w:r>
        </w:p>
        <w:p w14:paraId="22EC4F91" w14:textId="77777777" w:rsidR="008C539B" w:rsidRPr="001058B5" w:rsidRDefault="008D1AB8">
          <w:pPr>
            <w:pStyle w:val="TOC9"/>
            <w:tabs>
              <w:tab w:val="right" w:leader="dot" w:pos="9940"/>
            </w:tabs>
            <w:rPr>
              <w:rFonts w:ascii="Arial" w:hAnsi="Arial" w:cs="Arial"/>
            </w:rPr>
          </w:pPr>
          <w:hyperlink w:anchor="_bookmark405" w:history="1">
            <w:r w:rsidR="00C12992" w:rsidRPr="001058B5">
              <w:rPr>
                <w:rFonts w:ascii="Arial" w:hAnsi="Arial" w:cs="Arial"/>
              </w:rPr>
              <w:t>Authentication User Logins Using</w:t>
            </w:r>
            <w:r w:rsidR="00C12992" w:rsidRPr="001058B5">
              <w:rPr>
                <w:rFonts w:ascii="Arial" w:hAnsi="Arial" w:cs="Arial"/>
                <w:spacing w:val="-3"/>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3-34</w:t>
          </w:r>
        </w:p>
        <w:p w14:paraId="5EB54078" w14:textId="77777777" w:rsidR="008C539B" w:rsidRPr="001058B5" w:rsidRDefault="008D1AB8">
          <w:pPr>
            <w:pStyle w:val="TOC6"/>
            <w:tabs>
              <w:tab w:val="right" w:leader="dot" w:pos="9940"/>
            </w:tabs>
            <w:spacing w:before="37"/>
            <w:rPr>
              <w:rFonts w:ascii="Arial" w:hAnsi="Arial" w:cs="Arial"/>
              <w:b w:val="0"/>
            </w:rPr>
          </w:pPr>
          <w:hyperlink w:anchor="_bookmark407" w:history="1">
            <w:r w:rsidR="00C12992" w:rsidRPr="001058B5">
              <w:rPr>
                <w:rFonts w:ascii="Arial" w:hAnsi="Arial" w:cs="Arial"/>
              </w:rPr>
              <w:t>Using Multitier Authentication</w:t>
            </w:r>
            <w:r w:rsidR="00C12992" w:rsidRPr="001058B5">
              <w:rPr>
                <w:rFonts w:ascii="Arial" w:hAnsi="Arial" w:cs="Arial"/>
                <w:spacing w:val="-4"/>
              </w:rPr>
              <w:t xml:space="preserve"> </w:t>
            </w:r>
            <w:r w:rsidR="00C12992" w:rsidRPr="001058B5">
              <w:rPr>
                <w:rFonts w:ascii="Arial" w:hAnsi="Arial" w:cs="Arial"/>
              </w:rPr>
              <w:t>and Authorization</w:t>
            </w:r>
          </w:hyperlink>
          <w:r w:rsidR="00C12992" w:rsidRPr="001058B5">
            <w:rPr>
              <w:rFonts w:ascii="Arial" w:hAnsi="Arial" w:cs="Arial"/>
            </w:rPr>
            <w:tab/>
          </w:r>
          <w:r w:rsidR="00C12992" w:rsidRPr="001058B5">
            <w:rPr>
              <w:rFonts w:ascii="Arial" w:hAnsi="Arial" w:cs="Arial"/>
              <w:b w:val="0"/>
            </w:rPr>
            <w:t>3-34</w:t>
          </w:r>
        </w:p>
        <w:p w14:paraId="6A7730C8" w14:textId="77777777" w:rsidR="008C539B" w:rsidRPr="001058B5" w:rsidRDefault="008D1AB8">
          <w:pPr>
            <w:pStyle w:val="TOC9"/>
            <w:tabs>
              <w:tab w:val="right" w:leader="dot" w:pos="9940"/>
            </w:tabs>
            <w:spacing w:before="34"/>
            <w:rPr>
              <w:rFonts w:ascii="Arial" w:hAnsi="Arial" w:cs="Arial"/>
            </w:rPr>
          </w:pPr>
          <w:hyperlink w:anchor="_bookmark410" w:history="1">
            <w:r w:rsidR="00C12992" w:rsidRPr="001058B5">
              <w:rPr>
                <w:rFonts w:ascii="Arial" w:hAnsi="Arial" w:cs="Arial"/>
              </w:rPr>
              <w:t>Administration and Security in Clients, Application Servers, and</w:t>
            </w:r>
            <w:r w:rsidR="00C12992" w:rsidRPr="001058B5">
              <w:rPr>
                <w:rFonts w:ascii="Arial" w:hAnsi="Arial" w:cs="Arial"/>
                <w:spacing w:val="-1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Servers</w:t>
            </w:r>
          </w:hyperlink>
          <w:r w:rsidR="00C12992" w:rsidRPr="001058B5">
            <w:rPr>
              <w:rFonts w:ascii="Arial" w:hAnsi="Arial" w:cs="Arial"/>
            </w:rPr>
            <w:tab/>
            <w:t>3-35</w:t>
          </w:r>
        </w:p>
        <w:p w14:paraId="799745CA" w14:textId="77777777" w:rsidR="008C539B" w:rsidRPr="001058B5" w:rsidRDefault="008D1AB8">
          <w:pPr>
            <w:pStyle w:val="TOC6"/>
            <w:tabs>
              <w:tab w:val="right" w:leader="dot" w:pos="9940"/>
            </w:tabs>
            <w:rPr>
              <w:rFonts w:ascii="Arial" w:hAnsi="Arial" w:cs="Arial"/>
              <w:b w:val="0"/>
            </w:rPr>
          </w:pPr>
          <w:hyperlink w:anchor="_bookmark413" w:history="1">
            <w:r w:rsidR="00C12992" w:rsidRPr="001058B5">
              <w:rPr>
                <w:rFonts w:ascii="Arial" w:hAnsi="Arial" w:cs="Arial"/>
              </w:rPr>
              <w:t>Preserving User Identity in</w:t>
            </w:r>
            <w:r w:rsidR="00C12992" w:rsidRPr="001058B5">
              <w:rPr>
                <w:rFonts w:ascii="Arial" w:hAnsi="Arial" w:cs="Arial"/>
                <w:spacing w:val="-4"/>
              </w:rPr>
              <w:t xml:space="preserve"> </w:t>
            </w:r>
            <w:r w:rsidR="00C12992" w:rsidRPr="001058B5">
              <w:rPr>
                <w:rFonts w:ascii="Arial" w:hAnsi="Arial" w:cs="Arial"/>
              </w:rPr>
              <w:t>Multitiered</w:t>
            </w:r>
            <w:r w:rsidR="00C12992" w:rsidRPr="001058B5">
              <w:rPr>
                <w:rFonts w:ascii="Arial" w:hAnsi="Arial" w:cs="Arial"/>
                <w:spacing w:val="-1"/>
              </w:rPr>
              <w:t xml:space="preserve"> </w:t>
            </w:r>
            <w:r w:rsidR="00C12992" w:rsidRPr="001058B5">
              <w:rPr>
                <w:rFonts w:ascii="Arial" w:hAnsi="Arial" w:cs="Arial"/>
              </w:rPr>
              <w:t>Environments</w:t>
            </w:r>
          </w:hyperlink>
          <w:r w:rsidR="00C12992" w:rsidRPr="001058B5">
            <w:rPr>
              <w:rFonts w:ascii="Arial" w:hAnsi="Arial" w:cs="Arial"/>
            </w:rPr>
            <w:tab/>
          </w:r>
          <w:r w:rsidR="00C12992" w:rsidRPr="001058B5">
            <w:rPr>
              <w:rFonts w:ascii="Arial" w:hAnsi="Arial" w:cs="Arial"/>
              <w:b w:val="0"/>
            </w:rPr>
            <w:t>3-36</w:t>
          </w:r>
        </w:p>
        <w:p w14:paraId="3B5D4E1E" w14:textId="77777777" w:rsidR="008C539B" w:rsidRPr="001058B5" w:rsidRDefault="008D1AB8">
          <w:pPr>
            <w:pStyle w:val="TOC9"/>
            <w:tabs>
              <w:tab w:val="right" w:leader="dot" w:pos="9940"/>
            </w:tabs>
            <w:spacing w:before="36"/>
            <w:rPr>
              <w:rFonts w:ascii="Arial" w:hAnsi="Arial" w:cs="Arial"/>
            </w:rPr>
          </w:pPr>
          <w:hyperlink w:anchor="_bookmark415" w:history="1">
            <w:r w:rsidR="00C12992" w:rsidRPr="001058B5">
              <w:rPr>
                <w:rFonts w:ascii="Arial" w:hAnsi="Arial" w:cs="Arial"/>
              </w:rPr>
              <w:t>Using a Middle Tier Server for</w:t>
            </w:r>
            <w:r w:rsidR="00C12992" w:rsidRPr="001058B5">
              <w:rPr>
                <w:rFonts w:ascii="Arial" w:hAnsi="Arial" w:cs="Arial"/>
                <w:spacing w:val="-6"/>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3-36</w:t>
          </w:r>
        </w:p>
        <w:p w14:paraId="058AB8EE" w14:textId="77777777" w:rsidR="008C539B" w:rsidRPr="001058B5" w:rsidRDefault="008D1AB8">
          <w:pPr>
            <w:tabs>
              <w:tab w:val="right" w:leader="dot" w:pos="9940"/>
            </w:tabs>
            <w:spacing w:before="31"/>
            <w:ind w:left="1900"/>
            <w:rPr>
              <w:rFonts w:ascii="Arial" w:hAnsi="Arial" w:cs="Arial"/>
              <w:sz w:val="20"/>
            </w:rPr>
          </w:pPr>
          <w:hyperlink w:anchor="_bookmark41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3-36</w:t>
          </w:r>
        </w:p>
        <w:p w14:paraId="35E548BF" w14:textId="77777777" w:rsidR="008C539B" w:rsidRPr="001058B5" w:rsidRDefault="008D1AB8">
          <w:pPr>
            <w:tabs>
              <w:tab w:val="right" w:leader="dot" w:pos="9940"/>
            </w:tabs>
            <w:spacing w:before="31"/>
            <w:ind w:left="1900"/>
            <w:rPr>
              <w:rFonts w:ascii="Arial" w:hAnsi="Arial" w:cs="Arial"/>
              <w:sz w:val="20"/>
            </w:rPr>
          </w:pPr>
          <w:hyperlink w:anchor="_bookmark423" w:history="1">
            <w:r w:rsidR="00C12992" w:rsidRPr="001058B5">
              <w:rPr>
                <w:rFonts w:ascii="Arial" w:hAnsi="Arial" w:cs="Arial"/>
                <w:sz w:val="20"/>
              </w:rPr>
              <w:t>Advantages of</w:t>
            </w:r>
            <w:r w:rsidR="00C12992" w:rsidRPr="001058B5">
              <w:rPr>
                <w:rFonts w:ascii="Arial" w:hAnsi="Arial" w:cs="Arial"/>
                <w:spacing w:val="-2"/>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3-37</w:t>
          </w:r>
        </w:p>
        <w:p w14:paraId="38248966" w14:textId="77777777" w:rsidR="008C539B" w:rsidRPr="001058B5" w:rsidRDefault="008D1AB8">
          <w:pPr>
            <w:tabs>
              <w:tab w:val="right" w:leader="dot" w:pos="9940"/>
            </w:tabs>
            <w:spacing w:before="32"/>
            <w:ind w:left="1900"/>
            <w:rPr>
              <w:rFonts w:ascii="Arial" w:hAnsi="Arial" w:cs="Arial"/>
              <w:sz w:val="20"/>
            </w:rPr>
          </w:pPr>
          <w:hyperlink w:anchor="_bookmark426" w:history="1">
            <w:r w:rsidR="00C12992" w:rsidRPr="001058B5">
              <w:rPr>
                <w:rFonts w:ascii="Arial" w:hAnsi="Arial" w:cs="Arial"/>
                <w:sz w:val="20"/>
              </w:rPr>
              <w:t>Who Can Create Proxy</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1"/>
                <w:sz w:val="20"/>
              </w:rPr>
              <w:t xml:space="preserve"> </w:t>
            </w:r>
            <w:r w:rsidR="00C12992" w:rsidRPr="001058B5">
              <w:rPr>
                <w:rFonts w:ascii="Arial" w:hAnsi="Arial" w:cs="Arial"/>
                <w:sz w:val="20"/>
              </w:rPr>
              <w:t>Accounts?</w:t>
            </w:r>
          </w:hyperlink>
          <w:r w:rsidR="00C12992" w:rsidRPr="001058B5">
            <w:rPr>
              <w:rFonts w:ascii="Arial" w:hAnsi="Arial" w:cs="Arial"/>
              <w:sz w:val="20"/>
            </w:rPr>
            <w:tab/>
            <w:t>3-38</w:t>
          </w:r>
        </w:p>
        <w:p w14:paraId="6CB7E8DE" w14:textId="77777777" w:rsidR="008C539B" w:rsidRPr="001058B5" w:rsidRDefault="008D1AB8">
          <w:pPr>
            <w:tabs>
              <w:tab w:val="right" w:leader="dot" w:pos="9940"/>
            </w:tabs>
            <w:spacing w:before="31"/>
            <w:ind w:left="1900"/>
            <w:rPr>
              <w:rFonts w:ascii="Arial" w:hAnsi="Arial" w:cs="Arial"/>
              <w:sz w:val="20"/>
            </w:rPr>
          </w:pPr>
          <w:hyperlink w:anchor="_bookmark430" w:history="1">
            <w:r w:rsidR="00C12992" w:rsidRPr="001058B5">
              <w:rPr>
                <w:rFonts w:ascii="Arial" w:hAnsi="Arial" w:cs="Arial"/>
                <w:sz w:val="20"/>
              </w:rPr>
              <w:t>Creating Proxy User Accounts and Authorizing Users to Connect</w:t>
            </w:r>
            <w:r w:rsidR="00C12992" w:rsidRPr="001058B5">
              <w:rPr>
                <w:rFonts w:ascii="Arial" w:hAnsi="Arial" w:cs="Arial"/>
                <w:spacing w:val="-16"/>
                <w:sz w:val="20"/>
              </w:rPr>
              <w:t xml:space="preserve"> </w:t>
            </w:r>
            <w:r w:rsidR="00C12992" w:rsidRPr="001058B5">
              <w:rPr>
                <w:rFonts w:ascii="Arial" w:hAnsi="Arial" w:cs="Arial"/>
                <w:sz w:val="20"/>
              </w:rPr>
              <w:t>Through</w:t>
            </w:r>
            <w:r w:rsidR="00C12992" w:rsidRPr="001058B5">
              <w:rPr>
                <w:rFonts w:ascii="Arial" w:hAnsi="Arial" w:cs="Arial"/>
                <w:spacing w:val="-2"/>
                <w:sz w:val="20"/>
              </w:rPr>
              <w:t xml:space="preserve"> </w:t>
            </w:r>
            <w:r w:rsidR="00C12992" w:rsidRPr="001058B5">
              <w:rPr>
                <w:rFonts w:ascii="Arial" w:hAnsi="Arial" w:cs="Arial"/>
                <w:sz w:val="20"/>
              </w:rPr>
              <w:t>Them</w:t>
            </w:r>
          </w:hyperlink>
          <w:r w:rsidR="00C12992" w:rsidRPr="001058B5">
            <w:rPr>
              <w:rFonts w:ascii="Arial" w:hAnsi="Arial" w:cs="Arial"/>
              <w:sz w:val="20"/>
            </w:rPr>
            <w:tab/>
            <w:t>3-38</w:t>
          </w:r>
        </w:p>
        <w:p w14:paraId="666D6C2E" w14:textId="77777777" w:rsidR="008C539B" w:rsidRPr="001058B5" w:rsidRDefault="008D1AB8">
          <w:pPr>
            <w:tabs>
              <w:tab w:val="right" w:leader="dot" w:pos="9940"/>
            </w:tabs>
            <w:spacing w:before="31"/>
            <w:ind w:left="1900"/>
            <w:rPr>
              <w:rFonts w:ascii="Arial" w:hAnsi="Arial" w:cs="Arial"/>
              <w:sz w:val="20"/>
            </w:rPr>
          </w:pPr>
          <w:hyperlink w:anchor="_bookmark440" w:history="1">
            <w:r w:rsidR="00C12992" w:rsidRPr="001058B5">
              <w:rPr>
                <w:rFonts w:ascii="Arial" w:hAnsi="Arial" w:cs="Arial"/>
                <w:sz w:val="20"/>
              </w:rPr>
              <w:t>Using Proxy Authentication with the Secure External</w:t>
            </w:r>
            <w:r w:rsidR="00C12992" w:rsidRPr="001058B5">
              <w:rPr>
                <w:rFonts w:ascii="Arial" w:hAnsi="Arial" w:cs="Arial"/>
                <w:spacing w:val="-6"/>
                <w:sz w:val="20"/>
              </w:rPr>
              <w:t xml:space="preserve"> </w:t>
            </w:r>
            <w:r w:rsidR="00C12992" w:rsidRPr="001058B5">
              <w:rPr>
                <w:rFonts w:ascii="Arial" w:hAnsi="Arial" w:cs="Arial"/>
                <w:sz w:val="20"/>
              </w:rPr>
              <w:t>Password</w:t>
            </w:r>
            <w:r w:rsidR="00C12992" w:rsidRPr="001058B5">
              <w:rPr>
                <w:rFonts w:ascii="Arial" w:hAnsi="Arial" w:cs="Arial"/>
                <w:spacing w:val="-3"/>
                <w:sz w:val="20"/>
              </w:rPr>
              <w:t xml:space="preserve"> </w:t>
            </w:r>
            <w:r w:rsidR="00C12992" w:rsidRPr="001058B5">
              <w:rPr>
                <w:rFonts w:ascii="Arial" w:hAnsi="Arial" w:cs="Arial"/>
                <w:sz w:val="20"/>
              </w:rPr>
              <w:t>Store</w:t>
            </w:r>
          </w:hyperlink>
          <w:r w:rsidR="00C12992" w:rsidRPr="001058B5">
            <w:rPr>
              <w:rFonts w:ascii="Arial" w:hAnsi="Arial" w:cs="Arial"/>
              <w:sz w:val="20"/>
            </w:rPr>
            <w:tab/>
            <w:t>3-40</w:t>
          </w:r>
        </w:p>
        <w:p w14:paraId="0EDC1155" w14:textId="77777777" w:rsidR="008C539B" w:rsidRPr="001058B5" w:rsidRDefault="008D1AB8">
          <w:pPr>
            <w:tabs>
              <w:tab w:val="right" w:leader="dot" w:pos="9940"/>
            </w:tabs>
            <w:spacing w:before="33"/>
            <w:ind w:left="1900"/>
            <w:rPr>
              <w:rFonts w:ascii="Arial" w:hAnsi="Arial" w:cs="Arial"/>
              <w:sz w:val="20"/>
            </w:rPr>
          </w:pPr>
          <w:hyperlink w:anchor="_bookmark445" w:history="1">
            <w:r w:rsidR="00C12992" w:rsidRPr="001058B5">
              <w:rPr>
                <w:rFonts w:ascii="Arial" w:hAnsi="Arial" w:cs="Arial"/>
                <w:sz w:val="20"/>
              </w:rPr>
              <w:t>Passing Through the Identity of the Real User by Using</w:t>
            </w:r>
            <w:r w:rsidR="00C12992" w:rsidRPr="001058B5">
              <w:rPr>
                <w:rFonts w:ascii="Arial" w:hAnsi="Arial" w:cs="Arial"/>
                <w:spacing w:val="-15"/>
                <w:sz w:val="20"/>
              </w:rPr>
              <w:t xml:space="preserve"> </w:t>
            </w:r>
            <w:r w:rsidR="00C12992" w:rsidRPr="001058B5">
              <w:rPr>
                <w:rFonts w:ascii="Arial" w:hAnsi="Arial" w:cs="Arial"/>
                <w:sz w:val="20"/>
              </w:rPr>
              <w:t>Proxy</w:t>
            </w:r>
            <w:r w:rsidR="00C12992" w:rsidRPr="001058B5">
              <w:rPr>
                <w:rFonts w:ascii="Arial" w:hAnsi="Arial" w:cs="Arial"/>
                <w:spacing w:val="-2"/>
                <w:sz w:val="20"/>
              </w:rPr>
              <w:t xml:space="preserve"> </w:t>
            </w:r>
            <w:r w:rsidR="00C12992" w:rsidRPr="001058B5">
              <w:rPr>
                <w:rFonts w:ascii="Arial" w:hAnsi="Arial" w:cs="Arial"/>
                <w:sz w:val="20"/>
              </w:rPr>
              <w:t>Authentication</w:t>
            </w:r>
          </w:hyperlink>
          <w:r w:rsidR="00C12992" w:rsidRPr="001058B5">
            <w:rPr>
              <w:rFonts w:ascii="Arial" w:hAnsi="Arial" w:cs="Arial"/>
              <w:sz w:val="20"/>
            </w:rPr>
            <w:tab/>
            <w:t>3-40</w:t>
          </w:r>
        </w:p>
        <w:p w14:paraId="2B919D95" w14:textId="77777777" w:rsidR="008C539B" w:rsidRPr="001058B5" w:rsidRDefault="008D1AB8">
          <w:pPr>
            <w:tabs>
              <w:tab w:val="right" w:leader="dot" w:pos="9940"/>
            </w:tabs>
            <w:spacing w:before="31"/>
            <w:ind w:left="1900"/>
            <w:rPr>
              <w:rFonts w:ascii="Arial" w:hAnsi="Arial" w:cs="Arial"/>
              <w:sz w:val="20"/>
            </w:rPr>
          </w:pPr>
          <w:hyperlink w:anchor="_bookmark452" w:history="1">
            <w:r w:rsidR="00C12992" w:rsidRPr="001058B5">
              <w:rPr>
                <w:rFonts w:ascii="Arial" w:hAnsi="Arial" w:cs="Arial"/>
                <w:sz w:val="20"/>
              </w:rPr>
              <w:t>Limiting the Privilege of the</w:t>
            </w:r>
            <w:r w:rsidR="00C12992" w:rsidRPr="001058B5">
              <w:rPr>
                <w:rFonts w:ascii="Arial" w:hAnsi="Arial" w:cs="Arial"/>
                <w:spacing w:val="-5"/>
                <w:sz w:val="20"/>
              </w:rPr>
              <w:t xml:space="preserve"> </w:t>
            </w:r>
            <w:r w:rsidR="00C12992" w:rsidRPr="001058B5">
              <w:rPr>
                <w:rFonts w:ascii="Arial" w:hAnsi="Arial" w:cs="Arial"/>
                <w:sz w:val="20"/>
              </w:rPr>
              <w:t>Middle</w:t>
            </w:r>
            <w:r w:rsidR="00C12992" w:rsidRPr="001058B5">
              <w:rPr>
                <w:rFonts w:ascii="Arial" w:hAnsi="Arial" w:cs="Arial"/>
                <w:spacing w:val="-2"/>
                <w:sz w:val="20"/>
              </w:rPr>
              <w:t xml:space="preserve"> </w:t>
            </w:r>
            <w:r w:rsidR="00C12992" w:rsidRPr="001058B5">
              <w:rPr>
                <w:rFonts w:ascii="Arial" w:hAnsi="Arial" w:cs="Arial"/>
                <w:sz w:val="20"/>
              </w:rPr>
              <w:t>Tier</w:t>
            </w:r>
          </w:hyperlink>
          <w:r w:rsidR="00C12992" w:rsidRPr="001058B5">
            <w:rPr>
              <w:rFonts w:ascii="Arial" w:hAnsi="Arial" w:cs="Arial"/>
              <w:sz w:val="20"/>
            </w:rPr>
            <w:tab/>
            <w:t>3-41</w:t>
          </w:r>
        </w:p>
        <w:p w14:paraId="0C571D59" w14:textId="77777777" w:rsidR="008C539B" w:rsidRPr="001058B5" w:rsidRDefault="008D1AB8">
          <w:pPr>
            <w:tabs>
              <w:tab w:val="right" w:leader="dot" w:pos="9940"/>
            </w:tabs>
            <w:spacing w:before="32"/>
            <w:ind w:left="1900"/>
            <w:rPr>
              <w:rFonts w:ascii="Arial" w:hAnsi="Arial" w:cs="Arial"/>
              <w:sz w:val="20"/>
            </w:rPr>
          </w:pPr>
          <w:hyperlink w:anchor="_bookmark455" w:history="1">
            <w:r w:rsidR="00C12992" w:rsidRPr="001058B5">
              <w:rPr>
                <w:rFonts w:ascii="Arial" w:hAnsi="Arial" w:cs="Arial"/>
                <w:sz w:val="20"/>
              </w:rPr>
              <w:t>Authorizing a Middle Tier to Proxy and Authenticate</w:t>
            </w:r>
            <w:r w:rsidR="00C12992" w:rsidRPr="001058B5">
              <w:rPr>
                <w:rFonts w:ascii="Arial" w:hAnsi="Arial" w:cs="Arial"/>
                <w:spacing w:val="-7"/>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User</w:t>
            </w:r>
          </w:hyperlink>
          <w:r w:rsidR="00C12992" w:rsidRPr="001058B5">
            <w:rPr>
              <w:rFonts w:ascii="Arial" w:hAnsi="Arial" w:cs="Arial"/>
              <w:sz w:val="20"/>
            </w:rPr>
            <w:tab/>
            <w:t>3-42</w:t>
          </w:r>
        </w:p>
        <w:p w14:paraId="050D8600" w14:textId="77777777" w:rsidR="008C539B" w:rsidRPr="001058B5" w:rsidRDefault="008D1AB8">
          <w:pPr>
            <w:tabs>
              <w:tab w:val="right" w:leader="dot" w:pos="9940"/>
            </w:tabs>
            <w:spacing w:before="31"/>
            <w:ind w:left="1900"/>
            <w:rPr>
              <w:rFonts w:ascii="Arial" w:hAnsi="Arial" w:cs="Arial"/>
              <w:sz w:val="20"/>
            </w:rPr>
          </w:pPr>
          <w:hyperlink w:anchor="_bookmark458" w:history="1">
            <w:r w:rsidR="00C12992" w:rsidRPr="001058B5">
              <w:rPr>
                <w:rFonts w:ascii="Arial" w:hAnsi="Arial" w:cs="Arial"/>
                <w:sz w:val="20"/>
              </w:rPr>
              <w:t>Authorizing a Middle Tier to Proxy a User Authenticated by</w:t>
            </w:r>
            <w:r w:rsidR="00C12992" w:rsidRPr="001058B5">
              <w:rPr>
                <w:rFonts w:ascii="Arial" w:hAnsi="Arial" w:cs="Arial"/>
                <w:spacing w:val="-13"/>
                <w:sz w:val="20"/>
              </w:rPr>
              <w:t xml:space="preserve"> </w:t>
            </w:r>
            <w:r w:rsidR="00C12992" w:rsidRPr="001058B5">
              <w:rPr>
                <w:rFonts w:ascii="Arial" w:hAnsi="Arial" w:cs="Arial"/>
                <w:sz w:val="20"/>
              </w:rPr>
              <w:t>Other</w:t>
            </w:r>
            <w:r w:rsidR="00C12992" w:rsidRPr="001058B5">
              <w:rPr>
                <w:rFonts w:ascii="Arial" w:hAnsi="Arial" w:cs="Arial"/>
                <w:spacing w:val="-2"/>
                <w:sz w:val="20"/>
              </w:rPr>
              <w:t xml:space="preserve"> </w:t>
            </w:r>
            <w:r w:rsidR="00C12992" w:rsidRPr="001058B5">
              <w:rPr>
                <w:rFonts w:ascii="Arial" w:hAnsi="Arial" w:cs="Arial"/>
                <w:sz w:val="20"/>
              </w:rPr>
              <w:t>Means</w:t>
            </w:r>
          </w:hyperlink>
          <w:r w:rsidR="00C12992" w:rsidRPr="001058B5">
            <w:rPr>
              <w:rFonts w:ascii="Arial" w:hAnsi="Arial" w:cs="Arial"/>
              <w:sz w:val="20"/>
            </w:rPr>
            <w:tab/>
            <w:t>3-42</w:t>
          </w:r>
        </w:p>
        <w:p w14:paraId="72DA56FC" w14:textId="77777777" w:rsidR="008C539B" w:rsidRPr="001058B5" w:rsidRDefault="008D1AB8">
          <w:pPr>
            <w:tabs>
              <w:tab w:val="right" w:leader="dot" w:pos="9940"/>
            </w:tabs>
            <w:spacing w:before="31"/>
            <w:ind w:left="1900"/>
            <w:rPr>
              <w:rFonts w:ascii="Arial" w:hAnsi="Arial" w:cs="Arial"/>
              <w:sz w:val="20"/>
            </w:rPr>
          </w:pPr>
          <w:hyperlink w:anchor="_bookmark461" w:history="1">
            <w:r w:rsidR="00C12992" w:rsidRPr="001058B5">
              <w:rPr>
                <w:rFonts w:ascii="Arial" w:hAnsi="Arial" w:cs="Arial"/>
                <w:sz w:val="20"/>
              </w:rPr>
              <w:t>Reauthenticating the User Through the Middle Tier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3-43</w:t>
          </w:r>
        </w:p>
        <w:p w14:paraId="3D47E919" w14:textId="77777777" w:rsidR="008C539B" w:rsidRPr="001058B5" w:rsidRDefault="008D1AB8">
          <w:pPr>
            <w:pStyle w:val="TOC9"/>
            <w:tabs>
              <w:tab w:val="right" w:leader="dot" w:pos="9940"/>
            </w:tabs>
            <w:spacing w:before="32"/>
            <w:rPr>
              <w:rFonts w:ascii="Arial" w:hAnsi="Arial" w:cs="Arial"/>
            </w:rPr>
          </w:pPr>
          <w:hyperlink w:anchor="_bookmark466" w:history="1">
            <w:r w:rsidR="00C12992" w:rsidRPr="001058B5">
              <w:rPr>
                <w:rFonts w:ascii="Arial" w:hAnsi="Arial" w:cs="Arial"/>
              </w:rPr>
              <w:t>Using Client Identifiers to Identify Application Users Not Known 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3-44</w:t>
          </w:r>
        </w:p>
        <w:p w14:paraId="0AC63F20" w14:textId="77777777" w:rsidR="008C539B" w:rsidRPr="001058B5" w:rsidRDefault="008D1AB8">
          <w:pPr>
            <w:tabs>
              <w:tab w:val="right" w:leader="dot" w:pos="9940"/>
            </w:tabs>
            <w:spacing w:before="31"/>
            <w:ind w:left="1900"/>
            <w:rPr>
              <w:rFonts w:ascii="Arial" w:hAnsi="Arial" w:cs="Arial"/>
              <w:sz w:val="20"/>
            </w:rPr>
          </w:pPr>
          <w:hyperlink w:anchor="_bookmark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Client</w:t>
            </w:r>
            <w:r w:rsidR="00C12992" w:rsidRPr="001058B5">
              <w:rPr>
                <w:rFonts w:ascii="Arial" w:hAnsi="Arial" w:cs="Arial"/>
                <w:spacing w:val="-1"/>
                <w:sz w:val="20"/>
              </w:rPr>
              <w:t xml:space="preserve"> </w:t>
            </w:r>
            <w:r w:rsidR="00C12992" w:rsidRPr="001058B5">
              <w:rPr>
                <w:rFonts w:ascii="Arial" w:hAnsi="Arial" w:cs="Arial"/>
                <w:sz w:val="20"/>
              </w:rPr>
              <w:t>Identifiers</w:t>
            </w:r>
          </w:hyperlink>
          <w:r w:rsidR="00C12992" w:rsidRPr="001058B5">
            <w:rPr>
              <w:rFonts w:ascii="Arial" w:hAnsi="Arial" w:cs="Arial"/>
              <w:sz w:val="20"/>
            </w:rPr>
            <w:tab/>
            <w:t>3-44</w:t>
          </w:r>
        </w:p>
        <w:p w14:paraId="72705656" w14:textId="77777777" w:rsidR="008C539B" w:rsidRPr="001058B5" w:rsidRDefault="008D1AB8">
          <w:pPr>
            <w:tabs>
              <w:tab w:val="right" w:leader="dot" w:pos="9940"/>
            </w:tabs>
            <w:spacing w:before="31"/>
            <w:ind w:left="1900"/>
            <w:rPr>
              <w:rFonts w:ascii="Arial" w:hAnsi="Arial" w:cs="Arial"/>
              <w:sz w:val="20"/>
            </w:rPr>
          </w:pPr>
          <w:hyperlink w:anchor="_bookmark471" w:history="1">
            <w:r w:rsidR="00C12992" w:rsidRPr="001058B5">
              <w:rPr>
                <w:rFonts w:ascii="Arial" w:hAnsi="Arial" w:cs="Arial"/>
                <w:sz w:val="20"/>
              </w:rPr>
              <w:t>How Client Identifiers Work in Middle</w:t>
            </w:r>
            <w:r w:rsidR="00C12992" w:rsidRPr="001058B5">
              <w:rPr>
                <w:rFonts w:ascii="Arial" w:hAnsi="Arial" w:cs="Arial"/>
                <w:spacing w:val="-4"/>
                <w:sz w:val="20"/>
              </w:rPr>
              <w:t xml:space="preserve"> </w:t>
            </w:r>
            <w:r w:rsidR="00C12992" w:rsidRPr="001058B5">
              <w:rPr>
                <w:rFonts w:ascii="Arial" w:hAnsi="Arial" w:cs="Arial"/>
                <w:sz w:val="20"/>
              </w:rPr>
              <w:t>Tier</w:t>
            </w:r>
            <w:r w:rsidR="00C12992" w:rsidRPr="001058B5">
              <w:rPr>
                <w:rFonts w:ascii="Arial" w:hAnsi="Arial" w:cs="Arial"/>
                <w:spacing w:val="-2"/>
                <w:sz w:val="20"/>
              </w:rPr>
              <w:t xml:space="preserve"> </w:t>
            </w:r>
            <w:r w:rsidR="00C12992" w:rsidRPr="001058B5">
              <w:rPr>
                <w:rFonts w:ascii="Arial" w:hAnsi="Arial" w:cs="Arial"/>
                <w:sz w:val="20"/>
              </w:rPr>
              <w:t>Systems</w:t>
            </w:r>
          </w:hyperlink>
          <w:r w:rsidR="00C12992" w:rsidRPr="001058B5">
            <w:rPr>
              <w:rFonts w:ascii="Arial" w:hAnsi="Arial" w:cs="Arial"/>
              <w:sz w:val="20"/>
            </w:rPr>
            <w:tab/>
            <w:t>3-44</w:t>
          </w:r>
        </w:p>
        <w:p w14:paraId="5AAD056C" w14:textId="77777777" w:rsidR="008C539B" w:rsidRPr="001058B5" w:rsidRDefault="008D1AB8">
          <w:pPr>
            <w:tabs>
              <w:tab w:val="right" w:leader="dot" w:pos="9940"/>
            </w:tabs>
            <w:spacing w:before="33"/>
            <w:ind w:left="1900"/>
            <w:rPr>
              <w:rFonts w:ascii="Arial" w:hAnsi="Arial" w:cs="Arial"/>
              <w:sz w:val="20"/>
            </w:rPr>
          </w:pPr>
          <w:hyperlink w:anchor="_bookmark473" w:history="1">
            <w:r w:rsidR="00C12992" w:rsidRPr="001058B5">
              <w:rPr>
                <w:rFonts w:ascii="Arial" w:hAnsi="Arial" w:cs="Arial"/>
                <w:sz w:val="20"/>
              </w:rPr>
              <w:t>Using the CLIENT_IDENTIFIER Attribute to Preserve</w:t>
            </w:r>
            <w:r w:rsidR="00C12992" w:rsidRPr="001058B5">
              <w:rPr>
                <w:rFonts w:ascii="Arial" w:hAnsi="Arial" w:cs="Arial"/>
                <w:spacing w:val="-5"/>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Identity</w:t>
            </w:r>
          </w:hyperlink>
          <w:r w:rsidR="00C12992" w:rsidRPr="001058B5">
            <w:rPr>
              <w:rFonts w:ascii="Arial" w:hAnsi="Arial" w:cs="Arial"/>
              <w:sz w:val="20"/>
            </w:rPr>
            <w:tab/>
            <w:t>3-45</w:t>
          </w:r>
        </w:p>
        <w:p w14:paraId="3AB5D488" w14:textId="77777777" w:rsidR="008C539B" w:rsidRPr="001058B5" w:rsidRDefault="008D1AB8">
          <w:pPr>
            <w:tabs>
              <w:tab w:val="right" w:leader="dot" w:pos="9940"/>
            </w:tabs>
            <w:spacing w:before="31"/>
            <w:ind w:left="1900"/>
            <w:rPr>
              <w:rFonts w:ascii="Arial" w:hAnsi="Arial" w:cs="Arial"/>
              <w:sz w:val="20"/>
            </w:rPr>
          </w:pPr>
          <w:hyperlink w:anchor="_bookmark475" w:history="1">
            <w:r w:rsidR="00C12992" w:rsidRPr="001058B5">
              <w:rPr>
                <w:rFonts w:ascii="Arial" w:hAnsi="Arial" w:cs="Arial"/>
                <w:sz w:val="20"/>
              </w:rPr>
              <w:t>Using CLIENT_IDENTIFIER Independent of Global</w:t>
            </w:r>
            <w:r w:rsidR="00C12992" w:rsidRPr="001058B5">
              <w:rPr>
                <w:rFonts w:ascii="Arial" w:hAnsi="Arial" w:cs="Arial"/>
                <w:spacing w:val="-9"/>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3-45</w:t>
          </w:r>
        </w:p>
        <w:p w14:paraId="6CA72624" w14:textId="77777777" w:rsidR="008C539B" w:rsidRPr="001058B5" w:rsidRDefault="008D1AB8">
          <w:pPr>
            <w:tabs>
              <w:tab w:val="right" w:leader="dot" w:pos="9940"/>
            </w:tabs>
            <w:spacing w:before="31"/>
            <w:ind w:left="1900"/>
            <w:rPr>
              <w:rFonts w:ascii="Arial" w:hAnsi="Arial" w:cs="Arial"/>
              <w:sz w:val="20"/>
            </w:rPr>
          </w:pPr>
          <w:hyperlink w:anchor="_bookmark481" w:history="1">
            <w:r w:rsidR="00C12992" w:rsidRPr="001058B5">
              <w:rPr>
                <w:rFonts w:ascii="Arial" w:hAnsi="Arial" w:cs="Arial"/>
                <w:sz w:val="20"/>
              </w:rPr>
              <w:t>Using the DBMS_SESSION PL/SQL Package to Set and Clear the</w:t>
            </w:r>
            <w:r w:rsidR="00C12992" w:rsidRPr="001058B5">
              <w:rPr>
                <w:rFonts w:ascii="Arial" w:hAnsi="Arial" w:cs="Arial"/>
                <w:spacing w:val="-19"/>
                <w:sz w:val="20"/>
              </w:rPr>
              <w:t xml:space="preserve"> </w:t>
            </w:r>
            <w:r w:rsidR="00C12992" w:rsidRPr="001058B5">
              <w:rPr>
                <w:rFonts w:ascii="Arial" w:hAnsi="Arial" w:cs="Arial"/>
                <w:sz w:val="20"/>
              </w:rPr>
              <w:t>Client</w:t>
            </w:r>
            <w:r w:rsidR="00C12992" w:rsidRPr="001058B5">
              <w:rPr>
                <w:rFonts w:ascii="Arial" w:hAnsi="Arial" w:cs="Arial"/>
                <w:spacing w:val="-2"/>
                <w:sz w:val="20"/>
              </w:rPr>
              <w:t xml:space="preserve"> </w:t>
            </w:r>
            <w:r w:rsidR="00C12992" w:rsidRPr="001058B5">
              <w:rPr>
                <w:rFonts w:ascii="Arial" w:hAnsi="Arial" w:cs="Arial"/>
                <w:sz w:val="20"/>
              </w:rPr>
              <w:t>Identifier</w:t>
            </w:r>
          </w:hyperlink>
          <w:r w:rsidR="00C12992" w:rsidRPr="001058B5">
            <w:rPr>
              <w:rFonts w:ascii="Arial" w:hAnsi="Arial" w:cs="Arial"/>
              <w:sz w:val="20"/>
            </w:rPr>
            <w:tab/>
            <w:t>3-46</w:t>
          </w:r>
        </w:p>
        <w:p w14:paraId="636F30E2" w14:textId="77777777" w:rsidR="008C539B" w:rsidRPr="001058B5" w:rsidRDefault="008D1AB8">
          <w:pPr>
            <w:pStyle w:val="TOC6"/>
            <w:tabs>
              <w:tab w:val="right" w:leader="dot" w:pos="9940"/>
            </w:tabs>
            <w:spacing w:before="36"/>
            <w:rPr>
              <w:rFonts w:ascii="Arial" w:hAnsi="Arial" w:cs="Arial"/>
              <w:b w:val="0"/>
            </w:rPr>
          </w:pPr>
          <w:hyperlink w:anchor="_bookmark488"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3-47</w:t>
          </w:r>
        </w:p>
        <w:p w14:paraId="3BB3270B" w14:textId="77777777" w:rsidR="008C539B" w:rsidRPr="001058B5" w:rsidRDefault="008D1AB8" w:rsidP="006F7931">
          <w:pPr>
            <w:pStyle w:val="TOC3"/>
            <w:numPr>
              <w:ilvl w:val="0"/>
              <w:numId w:val="138"/>
            </w:numPr>
            <w:tabs>
              <w:tab w:val="left" w:pos="1073"/>
              <w:tab w:val="left" w:pos="1074"/>
            </w:tabs>
            <w:spacing w:before="309"/>
            <w:ind w:left="1073" w:hanging="373"/>
            <w:jc w:val="left"/>
          </w:pPr>
          <w:hyperlink w:anchor="_bookmark494" w:history="1">
            <w:r w:rsidR="00C12992" w:rsidRPr="001058B5">
              <w:t>Configuring Privilege and Role</w:t>
            </w:r>
            <w:r w:rsidR="00C12992" w:rsidRPr="001058B5">
              <w:rPr>
                <w:spacing w:val="-3"/>
              </w:rPr>
              <w:t xml:space="preserve"> </w:t>
            </w:r>
            <w:r w:rsidR="00C12992" w:rsidRPr="001058B5">
              <w:t>Authorization</w:t>
            </w:r>
          </w:hyperlink>
        </w:p>
        <w:p w14:paraId="62ED9BC6" w14:textId="77777777" w:rsidR="008C539B" w:rsidRPr="001058B5" w:rsidRDefault="008D1AB8">
          <w:pPr>
            <w:pStyle w:val="TOC6"/>
            <w:tabs>
              <w:tab w:val="right" w:leader="dot" w:pos="9941"/>
            </w:tabs>
            <w:spacing w:before="134"/>
            <w:rPr>
              <w:rFonts w:ascii="Arial" w:hAnsi="Arial" w:cs="Arial"/>
              <w:b w:val="0"/>
            </w:rPr>
          </w:pPr>
          <w:hyperlink w:anchor="_bookmark496" w:history="1">
            <w:r w:rsidR="00C12992" w:rsidRPr="001058B5">
              <w:rPr>
                <w:rFonts w:ascii="Arial" w:hAnsi="Arial" w:cs="Arial"/>
              </w:rPr>
              <w:t>About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4-1</w:t>
          </w:r>
        </w:p>
        <w:p w14:paraId="507DDF68" w14:textId="77777777" w:rsidR="008C539B" w:rsidRPr="001058B5" w:rsidRDefault="008D1AB8">
          <w:pPr>
            <w:pStyle w:val="TOC6"/>
            <w:tabs>
              <w:tab w:val="right" w:leader="dot" w:pos="9941"/>
            </w:tabs>
            <w:spacing w:before="39"/>
            <w:rPr>
              <w:rFonts w:ascii="Arial" w:hAnsi="Arial" w:cs="Arial"/>
              <w:b w:val="0"/>
            </w:rPr>
          </w:pPr>
          <w:hyperlink w:anchor="_bookmark500" w:history="1">
            <w:r w:rsidR="00C12992" w:rsidRPr="001058B5">
              <w:rPr>
                <w:rFonts w:ascii="Arial" w:hAnsi="Arial" w:cs="Arial"/>
              </w:rPr>
              <w:t>Who Should Be</w:t>
            </w:r>
            <w:r w:rsidR="00C12992" w:rsidRPr="001058B5">
              <w:rPr>
                <w:rFonts w:ascii="Arial" w:hAnsi="Arial" w:cs="Arial"/>
                <w:spacing w:val="-4"/>
              </w:rPr>
              <w:t xml:space="preserve"> </w:t>
            </w:r>
            <w:r w:rsidR="00C12992" w:rsidRPr="001058B5">
              <w:rPr>
                <w:rFonts w:ascii="Arial" w:hAnsi="Arial" w:cs="Arial"/>
              </w:rPr>
              <w:t>Granted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w:t>
          </w:r>
        </w:p>
        <w:p w14:paraId="07F088E1" w14:textId="77777777" w:rsidR="008C539B" w:rsidRPr="001058B5" w:rsidRDefault="008D1AB8">
          <w:pPr>
            <w:pStyle w:val="TOC6"/>
            <w:tabs>
              <w:tab w:val="right" w:leader="dot" w:pos="9941"/>
            </w:tabs>
            <w:spacing w:before="38"/>
            <w:rPr>
              <w:rFonts w:ascii="Arial" w:hAnsi="Arial" w:cs="Arial"/>
              <w:b w:val="0"/>
            </w:rPr>
          </w:pPr>
          <w:hyperlink w:anchor="_bookmark504" w:history="1">
            <w:r w:rsidR="00C12992" w:rsidRPr="001058B5">
              <w:rPr>
                <w:rFonts w:ascii="Arial" w:hAnsi="Arial" w:cs="Arial"/>
              </w:rPr>
              <w:t>Granting the SYSDBA and SYSOPER Administrative Privileges</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4-2</w:t>
          </w:r>
        </w:p>
        <w:p w14:paraId="31BFC906" w14:textId="77777777" w:rsidR="008C539B" w:rsidRPr="001058B5" w:rsidRDefault="008D1AB8">
          <w:pPr>
            <w:pStyle w:val="TOC6"/>
            <w:tabs>
              <w:tab w:val="right" w:leader="dot" w:pos="9941"/>
            </w:tabs>
            <w:spacing w:before="40" w:after="240"/>
            <w:rPr>
              <w:rFonts w:ascii="Arial" w:hAnsi="Arial" w:cs="Arial"/>
              <w:b w:val="0"/>
            </w:rPr>
          </w:pPr>
          <w:hyperlink w:anchor="_bookmark506"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System Privileges</w:t>
            </w:r>
          </w:hyperlink>
          <w:r w:rsidR="00C12992" w:rsidRPr="001058B5">
            <w:rPr>
              <w:rFonts w:ascii="Arial" w:hAnsi="Arial" w:cs="Arial"/>
            </w:rPr>
            <w:tab/>
          </w:r>
          <w:r w:rsidR="00C12992" w:rsidRPr="001058B5">
            <w:rPr>
              <w:rFonts w:ascii="Arial" w:hAnsi="Arial" w:cs="Arial"/>
              <w:b w:val="0"/>
            </w:rPr>
            <w:t>4-2</w:t>
          </w:r>
        </w:p>
        <w:p w14:paraId="258FC83E" w14:textId="77777777" w:rsidR="008C539B" w:rsidRPr="001058B5" w:rsidRDefault="008D1AB8">
          <w:pPr>
            <w:pStyle w:val="TOC5"/>
            <w:tabs>
              <w:tab w:val="right" w:leader="dot" w:pos="9339"/>
            </w:tabs>
            <w:spacing w:before="81"/>
            <w:rPr>
              <w:rFonts w:ascii="Arial" w:hAnsi="Arial" w:cs="Arial"/>
            </w:rPr>
          </w:pPr>
          <w:hyperlink w:anchor="_bookmark50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801BCEE" w14:textId="77777777" w:rsidR="008C539B" w:rsidRPr="001058B5" w:rsidRDefault="008D1AB8">
          <w:pPr>
            <w:pStyle w:val="TOC5"/>
            <w:tabs>
              <w:tab w:val="right" w:leader="dot" w:pos="9339"/>
            </w:tabs>
            <w:rPr>
              <w:rFonts w:ascii="Arial" w:hAnsi="Arial" w:cs="Arial"/>
            </w:rPr>
          </w:pPr>
          <w:hyperlink w:anchor="_bookmark511" w:history="1">
            <w:r w:rsidR="00C12992" w:rsidRPr="001058B5">
              <w:rPr>
                <w:rFonts w:ascii="Arial" w:hAnsi="Arial" w:cs="Arial"/>
              </w:rPr>
              <w:t>Why Is It Important to Restrict</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5B9B81A" w14:textId="77777777" w:rsidR="008C539B" w:rsidRPr="001058B5" w:rsidRDefault="008D1AB8">
          <w:pPr>
            <w:pStyle w:val="TOC8"/>
            <w:tabs>
              <w:tab w:val="right" w:leader="dot" w:pos="9339"/>
            </w:tabs>
            <w:spacing w:before="32"/>
            <w:rPr>
              <w:rFonts w:ascii="Arial" w:hAnsi="Arial" w:cs="Arial"/>
            </w:rPr>
          </w:pPr>
          <w:hyperlink w:anchor="_bookmark514" w:history="1">
            <w:r w:rsidR="00C12992" w:rsidRPr="001058B5">
              <w:rPr>
                <w:rFonts w:ascii="Arial" w:hAnsi="Arial" w:cs="Arial"/>
              </w:rPr>
              <w:t>Restricting System Privileges by Securing the</w:t>
            </w:r>
            <w:r w:rsidR="00C12992" w:rsidRPr="001058B5">
              <w:rPr>
                <w:rFonts w:ascii="Arial" w:hAnsi="Arial" w:cs="Arial"/>
                <w:spacing w:val="-6"/>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Dictionary</w:t>
            </w:r>
          </w:hyperlink>
          <w:r w:rsidR="00C12992" w:rsidRPr="001058B5">
            <w:rPr>
              <w:rFonts w:ascii="Arial" w:hAnsi="Arial" w:cs="Arial"/>
            </w:rPr>
            <w:tab/>
            <w:t>4-3</w:t>
          </w:r>
        </w:p>
        <w:p w14:paraId="10D8756C" w14:textId="77777777" w:rsidR="008C539B" w:rsidRPr="001058B5" w:rsidRDefault="008D1AB8">
          <w:pPr>
            <w:pStyle w:val="TOC8"/>
            <w:tabs>
              <w:tab w:val="right" w:leader="dot" w:pos="9339"/>
            </w:tabs>
            <w:rPr>
              <w:rFonts w:ascii="Arial" w:hAnsi="Arial" w:cs="Arial"/>
            </w:rPr>
          </w:pPr>
          <w:hyperlink w:anchor="_bookmark521" w:history="1">
            <w:r w:rsidR="00C12992" w:rsidRPr="001058B5">
              <w:rPr>
                <w:rFonts w:ascii="Arial" w:hAnsi="Arial" w:cs="Arial"/>
              </w:rPr>
              <w:t>Allowing Access to Objects in the</w:t>
            </w:r>
            <w:r w:rsidR="00C12992" w:rsidRPr="001058B5">
              <w:rPr>
                <w:rFonts w:ascii="Arial" w:hAnsi="Arial" w:cs="Arial"/>
                <w:spacing w:val="-5"/>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4-4</w:t>
          </w:r>
        </w:p>
        <w:p w14:paraId="5B1D57A5" w14:textId="77777777" w:rsidR="008C539B" w:rsidRPr="001058B5" w:rsidRDefault="008D1AB8">
          <w:pPr>
            <w:pStyle w:val="TOC5"/>
            <w:tabs>
              <w:tab w:val="right" w:leader="dot" w:pos="9339"/>
            </w:tabs>
            <w:rPr>
              <w:rFonts w:ascii="Arial" w:hAnsi="Arial" w:cs="Arial"/>
            </w:rPr>
          </w:pPr>
          <w:hyperlink w:anchor="_bookmark528"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w:t>
          </w:r>
        </w:p>
        <w:p w14:paraId="0FB8439D" w14:textId="77777777" w:rsidR="008C539B" w:rsidRPr="001058B5" w:rsidRDefault="008D1AB8">
          <w:pPr>
            <w:pStyle w:val="TOC5"/>
            <w:tabs>
              <w:tab w:val="right" w:leader="dot" w:pos="9339"/>
            </w:tabs>
            <w:spacing w:before="33"/>
            <w:rPr>
              <w:rFonts w:ascii="Arial" w:hAnsi="Arial" w:cs="Arial"/>
            </w:rPr>
          </w:pPr>
          <w:hyperlink w:anchor="_bookmark531" w:history="1">
            <w:r w:rsidR="00C12992" w:rsidRPr="001058B5">
              <w:rPr>
                <w:rFonts w:ascii="Arial" w:hAnsi="Arial" w:cs="Arial"/>
              </w:rPr>
              <w:t>Who Can Grant or Revoke</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w:t>
          </w:r>
        </w:p>
        <w:p w14:paraId="2B069C61" w14:textId="77777777" w:rsidR="008C539B" w:rsidRPr="001058B5" w:rsidRDefault="008D1AB8">
          <w:pPr>
            <w:pStyle w:val="TOC5"/>
            <w:tabs>
              <w:tab w:val="right" w:leader="dot" w:pos="9339"/>
            </w:tabs>
            <w:rPr>
              <w:rFonts w:ascii="Arial" w:hAnsi="Arial" w:cs="Arial"/>
            </w:rPr>
          </w:pPr>
          <w:hyperlink w:anchor="_bookmark533" w:history="1">
            <w:r w:rsidR="00C12992" w:rsidRPr="001058B5">
              <w:rPr>
                <w:rFonts w:ascii="Arial" w:hAnsi="Arial" w:cs="Arial"/>
              </w:rPr>
              <w:t>About ANY Privileges and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4-5</w:t>
          </w:r>
        </w:p>
        <w:p w14:paraId="37A9ED83" w14:textId="77777777" w:rsidR="008C539B" w:rsidRPr="001058B5" w:rsidRDefault="008D1AB8">
          <w:pPr>
            <w:pStyle w:val="TOC2"/>
            <w:tabs>
              <w:tab w:val="right" w:leader="dot" w:pos="9339"/>
            </w:tabs>
            <w:rPr>
              <w:rFonts w:ascii="Arial" w:hAnsi="Arial" w:cs="Arial"/>
              <w:b w:val="0"/>
            </w:rPr>
          </w:pPr>
          <w:hyperlink w:anchor="_bookmark539"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4-6</w:t>
          </w:r>
        </w:p>
        <w:p w14:paraId="0D097DE1" w14:textId="77777777" w:rsidR="008C539B" w:rsidRPr="001058B5" w:rsidRDefault="008D1AB8">
          <w:pPr>
            <w:pStyle w:val="TOC5"/>
            <w:tabs>
              <w:tab w:val="right" w:leader="dot" w:pos="9339"/>
            </w:tabs>
            <w:spacing w:before="35"/>
            <w:rPr>
              <w:rFonts w:ascii="Arial" w:hAnsi="Arial" w:cs="Arial"/>
            </w:rPr>
          </w:pPr>
          <w:hyperlink w:anchor="_bookmark54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4-6</w:t>
          </w:r>
        </w:p>
        <w:p w14:paraId="402ED88F" w14:textId="77777777" w:rsidR="008C539B" w:rsidRPr="001058B5" w:rsidRDefault="008D1AB8">
          <w:pPr>
            <w:pStyle w:val="TOC8"/>
            <w:tabs>
              <w:tab w:val="right" w:leader="dot" w:pos="9339"/>
            </w:tabs>
            <w:rPr>
              <w:rFonts w:ascii="Arial" w:hAnsi="Arial" w:cs="Arial"/>
            </w:rPr>
          </w:pPr>
          <w:hyperlink w:anchor="_bookmark545" w:history="1">
            <w:r w:rsidR="00C12992" w:rsidRPr="001058B5">
              <w:rPr>
                <w:rFonts w:ascii="Arial" w:hAnsi="Arial" w:cs="Arial"/>
              </w:rPr>
              <w:t>The Functionality</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4-6</w:t>
          </w:r>
        </w:p>
        <w:p w14:paraId="6036CC26" w14:textId="77777777" w:rsidR="008C539B" w:rsidRPr="001058B5" w:rsidRDefault="008D1AB8">
          <w:pPr>
            <w:pStyle w:val="TOC8"/>
            <w:tabs>
              <w:tab w:val="right" w:leader="dot" w:pos="9339"/>
            </w:tabs>
            <w:rPr>
              <w:rFonts w:ascii="Arial" w:hAnsi="Arial" w:cs="Arial"/>
            </w:rPr>
          </w:pPr>
          <w:hyperlink w:anchor="_bookmark553" w:history="1">
            <w:r w:rsidR="00C12992" w:rsidRPr="001058B5">
              <w:rPr>
                <w:rFonts w:ascii="Arial" w:hAnsi="Arial" w:cs="Arial"/>
              </w:rPr>
              <w:t>Properties of Roles and Why They</w:t>
            </w:r>
            <w:r w:rsidR="00C12992" w:rsidRPr="001058B5">
              <w:rPr>
                <w:rFonts w:ascii="Arial" w:hAnsi="Arial" w:cs="Arial"/>
                <w:spacing w:val="-4"/>
              </w:rPr>
              <w:t xml:space="preserve"> </w:t>
            </w:r>
            <w:r w:rsidR="00C12992" w:rsidRPr="001058B5">
              <w:rPr>
                <w:rFonts w:ascii="Arial" w:hAnsi="Arial" w:cs="Arial"/>
              </w:rPr>
              <w:t>Are</w:t>
            </w:r>
            <w:r w:rsidR="00C12992" w:rsidRPr="001058B5">
              <w:rPr>
                <w:rFonts w:ascii="Arial" w:hAnsi="Arial" w:cs="Arial"/>
                <w:spacing w:val="-2"/>
              </w:rPr>
              <w:t xml:space="preserve"> </w:t>
            </w:r>
            <w:r w:rsidR="00C12992" w:rsidRPr="001058B5">
              <w:rPr>
                <w:rFonts w:ascii="Arial" w:hAnsi="Arial" w:cs="Arial"/>
              </w:rPr>
              <w:t>Advantageous</w:t>
            </w:r>
          </w:hyperlink>
          <w:r w:rsidR="00C12992" w:rsidRPr="001058B5">
            <w:rPr>
              <w:rFonts w:ascii="Arial" w:hAnsi="Arial" w:cs="Arial"/>
            </w:rPr>
            <w:tab/>
            <w:t>4-7</w:t>
          </w:r>
        </w:p>
        <w:p w14:paraId="3142C4B8" w14:textId="77777777" w:rsidR="008C539B" w:rsidRPr="001058B5" w:rsidRDefault="008D1AB8">
          <w:pPr>
            <w:pStyle w:val="TOC8"/>
            <w:tabs>
              <w:tab w:val="right" w:leader="dot" w:pos="9339"/>
            </w:tabs>
            <w:spacing w:before="33"/>
            <w:rPr>
              <w:rFonts w:ascii="Arial" w:hAnsi="Arial" w:cs="Arial"/>
            </w:rPr>
          </w:pPr>
          <w:hyperlink w:anchor="_bookmark559" w:history="1">
            <w:r w:rsidR="00C12992" w:rsidRPr="001058B5">
              <w:rPr>
                <w:rFonts w:ascii="Arial" w:hAnsi="Arial" w:cs="Arial"/>
              </w:rPr>
              <w:t>Common Uses</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4-8</w:t>
          </w:r>
        </w:p>
        <w:p w14:paraId="6981846F" w14:textId="77777777" w:rsidR="008C539B" w:rsidRPr="001058B5" w:rsidRDefault="008D1AB8">
          <w:pPr>
            <w:pStyle w:val="TOC8"/>
            <w:tabs>
              <w:tab w:val="right" w:leader="dot" w:pos="9339"/>
            </w:tabs>
            <w:rPr>
              <w:rFonts w:ascii="Arial" w:hAnsi="Arial" w:cs="Arial"/>
            </w:rPr>
          </w:pPr>
          <w:hyperlink w:anchor="_bookmark566" w:history="1">
            <w:r w:rsidR="00C12992" w:rsidRPr="001058B5">
              <w:rPr>
                <w:rFonts w:ascii="Arial" w:hAnsi="Arial" w:cs="Arial"/>
              </w:rPr>
              <w:t>How Roles Affect the Scope of a</w:t>
            </w:r>
            <w:r w:rsidR="00C12992" w:rsidRPr="001058B5">
              <w:rPr>
                <w:rFonts w:ascii="Arial" w:hAnsi="Arial" w:cs="Arial"/>
                <w:spacing w:val="-2"/>
              </w:rPr>
              <w:t xml:space="preserve"> </w:t>
            </w:r>
            <w:r w:rsidR="00C12992" w:rsidRPr="001058B5">
              <w:rPr>
                <w:rFonts w:ascii="Arial" w:hAnsi="Arial" w:cs="Arial"/>
              </w:rPr>
              <w:t>User’s</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4-9</w:t>
          </w:r>
        </w:p>
        <w:p w14:paraId="28C27C01" w14:textId="77777777" w:rsidR="008C539B" w:rsidRPr="001058B5" w:rsidRDefault="008D1AB8">
          <w:pPr>
            <w:pStyle w:val="TOC8"/>
            <w:tabs>
              <w:tab w:val="right" w:leader="dot" w:pos="9339"/>
            </w:tabs>
            <w:rPr>
              <w:rFonts w:ascii="Arial" w:hAnsi="Arial" w:cs="Arial"/>
            </w:rPr>
          </w:pPr>
          <w:hyperlink w:anchor="_bookmark569" w:history="1">
            <w:r w:rsidR="00C12992" w:rsidRPr="001058B5">
              <w:rPr>
                <w:rFonts w:ascii="Arial" w:hAnsi="Arial" w:cs="Arial"/>
              </w:rPr>
              <w:t>How Roles Work in</w:t>
            </w:r>
            <w:r w:rsidR="00C12992" w:rsidRPr="001058B5">
              <w:rPr>
                <w:rFonts w:ascii="Arial" w:hAnsi="Arial" w:cs="Arial"/>
                <w:spacing w:val="-3"/>
              </w:rPr>
              <w:t xml:space="preserve"> </w:t>
            </w:r>
            <w:r w:rsidR="00C12992" w:rsidRPr="001058B5">
              <w:rPr>
                <w:rFonts w:ascii="Arial" w:hAnsi="Arial" w:cs="Arial"/>
              </w:rPr>
              <w:t>PL/SQL</w:t>
            </w:r>
            <w:r w:rsidR="00C12992" w:rsidRPr="001058B5">
              <w:rPr>
                <w:rFonts w:ascii="Arial" w:hAnsi="Arial" w:cs="Arial"/>
                <w:spacing w:val="-1"/>
              </w:rPr>
              <w:t xml:space="preserve"> </w:t>
            </w:r>
            <w:r w:rsidR="00C12992" w:rsidRPr="001058B5">
              <w:rPr>
                <w:rFonts w:ascii="Arial" w:hAnsi="Arial" w:cs="Arial"/>
              </w:rPr>
              <w:t>Blocks</w:t>
            </w:r>
          </w:hyperlink>
          <w:r w:rsidR="00C12992" w:rsidRPr="001058B5">
            <w:rPr>
              <w:rFonts w:ascii="Arial" w:hAnsi="Arial" w:cs="Arial"/>
            </w:rPr>
            <w:tab/>
            <w:t>4-9</w:t>
          </w:r>
        </w:p>
        <w:p w14:paraId="481BF87F" w14:textId="77777777" w:rsidR="008C539B" w:rsidRPr="001058B5" w:rsidRDefault="008D1AB8">
          <w:pPr>
            <w:pStyle w:val="TOC8"/>
            <w:tabs>
              <w:tab w:val="right" w:leader="dot" w:pos="9339"/>
            </w:tabs>
            <w:spacing w:before="32"/>
            <w:rPr>
              <w:rFonts w:ascii="Arial" w:hAnsi="Arial" w:cs="Arial"/>
            </w:rPr>
          </w:pPr>
          <w:hyperlink w:anchor="_bookmark575" w:history="1">
            <w:r w:rsidR="00C12992" w:rsidRPr="001058B5">
              <w:rPr>
                <w:rFonts w:ascii="Arial" w:hAnsi="Arial" w:cs="Arial"/>
              </w:rPr>
              <w:t>How Roles Aid or Restrict</w:t>
            </w:r>
            <w:r w:rsidR="00C12992" w:rsidRPr="001058B5">
              <w:rPr>
                <w:rFonts w:ascii="Arial" w:hAnsi="Arial" w:cs="Arial"/>
                <w:spacing w:val="-2"/>
              </w:rPr>
              <w:t xml:space="preserve"> </w:t>
            </w:r>
            <w:r w:rsidR="00C12992" w:rsidRPr="001058B5">
              <w:rPr>
                <w:rFonts w:ascii="Arial" w:hAnsi="Arial" w:cs="Arial"/>
              </w:rPr>
              <w:t>DDL</w:t>
            </w:r>
            <w:r w:rsidR="00C12992" w:rsidRPr="001058B5">
              <w:rPr>
                <w:rFonts w:ascii="Arial" w:hAnsi="Arial" w:cs="Arial"/>
                <w:spacing w:val="-2"/>
              </w:rPr>
              <w:t xml:space="preserve"> </w:t>
            </w:r>
            <w:r w:rsidR="00C12992" w:rsidRPr="001058B5">
              <w:rPr>
                <w:rFonts w:ascii="Arial" w:hAnsi="Arial" w:cs="Arial"/>
              </w:rPr>
              <w:t>Usage</w:t>
            </w:r>
          </w:hyperlink>
          <w:r w:rsidR="00C12992" w:rsidRPr="001058B5">
            <w:rPr>
              <w:rFonts w:ascii="Arial" w:hAnsi="Arial" w:cs="Arial"/>
            </w:rPr>
            <w:tab/>
            <w:t>4-9</w:t>
          </w:r>
        </w:p>
        <w:p w14:paraId="7418FA93" w14:textId="77777777" w:rsidR="008C539B" w:rsidRPr="001058B5" w:rsidRDefault="008D1AB8">
          <w:pPr>
            <w:pStyle w:val="TOC8"/>
            <w:tabs>
              <w:tab w:val="right" w:leader="dot" w:pos="9338"/>
            </w:tabs>
            <w:rPr>
              <w:rFonts w:ascii="Arial" w:hAnsi="Arial" w:cs="Arial"/>
            </w:rPr>
          </w:pPr>
          <w:hyperlink w:anchor="_bookmark579" w:history="1">
            <w:r w:rsidR="00C12992" w:rsidRPr="001058B5">
              <w:rPr>
                <w:rFonts w:ascii="Arial" w:hAnsi="Arial" w:cs="Arial"/>
              </w:rPr>
              <w:t>How Operating Systems Can</w:t>
            </w:r>
            <w:r w:rsidR="00C12992" w:rsidRPr="001058B5">
              <w:rPr>
                <w:rFonts w:ascii="Arial" w:hAnsi="Arial" w:cs="Arial"/>
                <w:spacing w:val="-2"/>
              </w:rPr>
              <w:t xml:space="preserve"> </w:t>
            </w:r>
            <w:r w:rsidR="00C12992" w:rsidRPr="001058B5">
              <w:rPr>
                <w:rFonts w:ascii="Arial" w:hAnsi="Arial" w:cs="Arial"/>
              </w:rPr>
              <w:t>Aid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4-10</w:t>
          </w:r>
        </w:p>
        <w:p w14:paraId="7D51BC74" w14:textId="77777777" w:rsidR="008C539B" w:rsidRPr="001058B5" w:rsidRDefault="008D1AB8">
          <w:pPr>
            <w:pStyle w:val="TOC8"/>
            <w:tabs>
              <w:tab w:val="right" w:leader="dot" w:pos="9338"/>
            </w:tabs>
            <w:rPr>
              <w:rFonts w:ascii="Arial" w:hAnsi="Arial" w:cs="Arial"/>
            </w:rPr>
          </w:pPr>
          <w:hyperlink w:anchor="_bookmark581" w:history="1">
            <w:r w:rsidR="00C12992" w:rsidRPr="001058B5">
              <w:rPr>
                <w:rFonts w:ascii="Arial" w:hAnsi="Arial" w:cs="Arial"/>
              </w:rPr>
              <w:t>How Roles Work in a</w:t>
            </w:r>
            <w:r w:rsidR="00C12992" w:rsidRPr="001058B5">
              <w:rPr>
                <w:rFonts w:ascii="Arial" w:hAnsi="Arial" w:cs="Arial"/>
                <w:spacing w:val="-5"/>
              </w:rPr>
              <w:t xml:space="preserve"> </w:t>
            </w:r>
            <w:r w:rsidR="00C12992" w:rsidRPr="001058B5">
              <w:rPr>
                <w:rFonts w:ascii="Arial" w:hAnsi="Arial" w:cs="Arial"/>
              </w:rPr>
              <w:t>Distributed</w:t>
            </w:r>
            <w:r w:rsidR="00C12992" w:rsidRPr="001058B5">
              <w:rPr>
                <w:rFonts w:ascii="Arial" w:hAnsi="Arial" w:cs="Arial"/>
                <w:spacing w:val="-2"/>
              </w:rPr>
              <w:t xml:space="preserve"> </w:t>
            </w:r>
            <w:r w:rsidR="00C12992" w:rsidRPr="001058B5">
              <w:rPr>
                <w:rFonts w:ascii="Arial" w:hAnsi="Arial" w:cs="Arial"/>
              </w:rPr>
              <w:t>Environment</w:t>
            </w:r>
          </w:hyperlink>
          <w:r w:rsidR="00C12992" w:rsidRPr="001058B5">
            <w:rPr>
              <w:rFonts w:ascii="Arial" w:hAnsi="Arial" w:cs="Arial"/>
            </w:rPr>
            <w:tab/>
            <w:t>4-11</w:t>
          </w:r>
        </w:p>
        <w:p w14:paraId="43B7B370" w14:textId="77777777" w:rsidR="008C539B" w:rsidRPr="001058B5" w:rsidRDefault="008D1AB8">
          <w:pPr>
            <w:pStyle w:val="TOC5"/>
            <w:tabs>
              <w:tab w:val="right" w:leader="dot" w:pos="9338"/>
            </w:tabs>
            <w:spacing w:before="33"/>
            <w:rPr>
              <w:rFonts w:ascii="Arial" w:hAnsi="Arial" w:cs="Arial"/>
            </w:rPr>
          </w:pPr>
          <w:hyperlink w:anchor="_bookmark582" w:history="1">
            <w:r w:rsidR="00C12992" w:rsidRPr="001058B5">
              <w:rPr>
                <w:rFonts w:ascii="Arial" w:hAnsi="Arial" w:cs="Arial"/>
              </w:rPr>
              <w:t>Predefined Roles in an Oracle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Installation</w:t>
            </w:r>
          </w:hyperlink>
          <w:r w:rsidR="00C12992" w:rsidRPr="001058B5">
            <w:rPr>
              <w:rFonts w:ascii="Arial" w:hAnsi="Arial" w:cs="Arial"/>
            </w:rPr>
            <w:tab/>
            <w:t>4-11</w:t>
          </w:r>
        </w:p>
        <w:p w14:paraId="796BAEEB" w14:textId="77777777" w:rsidR="008C539B" w:rsidRPr="001058B5" w:rsidRDefault="008D1AB8">
          <w:pPr>
            <w:pStyle w:val="TOC5"/>
            <w:tabs>
              <w:tab w:val="right" w:leader="dot" w:pos="9338"/>
            </w:tabs>
            <w:rPr>
              <w:rFonts w:ascii="Arial" w:hAnsi="Arial" w:cs="Arial"/>
            </w:rPr>
          </w:pPr>
          <w:hyperlink w:anchor="_bookmark643"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4-16</w:t>
          </w:r>
        </w:p>
        <w:p w14:paraId="33226868" w14:textId="77777777" w:rsidR="008C539B" w:rsidRPr="001058B5" w:rsidRDefault="008D1AB8">
          <w:pPr>
            <w:pStyle w:val="TOC5"/>
            <w:tabs>
              <w:tab w:val="right" w:leader="dot" w:pos="9338"/>
            </w:tabs>
            <w:rPr>
              <w:rFonts w:ascii="Arial" w:hAnsi="Arial" w:cs="Arial"/>
            </w:rPr>
          </w:pPr>
          <w:hyperlink w:anchor="_bookmark656" w:history="1">
            <w:r w:rsidR="00C12992" w:rsidRPr="001058B5">
              <w:rPr>
                <w:rFonts w:ascii="Arial" w:hAnsi="Arial" w:cs="Arial"/>
              </w:rPr>
              <w:t>Specifying the Type of</w:t>
            </w:r>
            <w:r w:rsidR="00C12992" w:rsidRPr="001058B5">
              <w:rPr>
                <w:rFonts w:ascii="Arial" w:hAnsi="Arial" w:cs="Arial"/>
                <w:spacing w:val="-5"/>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Authorization</w:t>
            </w:r>
          </w:hyperlink>
          <w:r w:rsidR="00C12992" w:rsidRPr="001058B5">
            <w:rPr>
              <w:rFonts w:ascii="Arial" w:hAnsi="Arial" w:cs="Arial"/>
            </w:rPr>
            <w:tab/>
            <w:t>4-17</w:t>
          </w:r>
        </w:p>
        <w:p w14:paraId="4A0C1B26" w14:textId="77777777" w:rsidR="008C539B" w:rsidRPr="001058B5" w:rsidRDefault="008D1AB8">
          <w:pPr>
            <w:pStyle w:val="TOC8"/>
            <w:tabs>
              <w:tab w:val="right" w:leader="dot" w:pos="9338"/>
            </w:tabs>
            <w:spacing w:before="32"/>
            <w:rPr>
              <w:rFonts w:ascii="Arial" w:hAnsi="Arial" w:cs="Arial"/>
            </w:rPr>
          </w:pPr>
          <w:hyperlink w:anchor="_bookmark658"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4-18</w:t>
          </w:r>
        </w:p>
        <w:p w14:paraId="4D7A5194" w14:textId="77777777" w:rsidR="008C539B" w:rsidRPr="001058B5" w:rsidRDefault="008D1AB8">
          <w:pPr>
            <w:pStyle w:val="TOC8"/>
            <w:tabs>
              <w:tab w:val="right" w:leader="dot" w:pos="9338"/>
            </w:tabs>
            <w:rPr>
              <w:rFonts w:ascii="Arial" w:hAnsi="Arial" w:cs="Arial"/>
            </w:rPr>
          </w:pPr>
          <w:hyperlink w:anchor="_bookmark663"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an</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4-18</w:t>
          </w:r>
        </w:p>
        <w:p w14:paraId="68986D42" w14:textId="77777777" w:rsidR="008C539B" w:rsidRPr="001058B5" w:rsidRDefault="008D1AB8">
          <w:pPr>
            <w:pStyle w:val="TOC8"/>
            <w:tabs>
              <w:tab w:val="right" w:leader="dot" w:pos="9338"/>
            </w:tabs>
            <w:rPr>
              <w:rFonts w:ascii="Arial" w:hAnsi="Arial" w:cs="Arial"/>
            </w:rPr>
          </w:pPr>
          <w:hyperlink w:anchor="_bookmark666" w:history="1">
            <w:r w:rsidR="00C12992" w:rsidRPr="001058B5">
              <w:rPr>
                <w:rFonts w:ascii="Arial" w:hAnsi="Arial" w:cs="Arial"/>
              </w:rPr>
              <w:t>Authorizing a Role by Using an</w:t>
            </w:r>
            <w:r w:rsidR="00C12992" w:rsidRPr="001058B5">
              <w:rPr>
                <w:rFonts w:ascii="Arial" w:hAnsi="Arial" w:cs="Arial"/>
                <w:spacing w:val="-5"/>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Source</w:t>
            </w:r>
          </w:hyperlink>
          <w:r w:rsidR="00C12992" w:rsidRPr="001058B5">
            <w:rPr>
              <w:rFonts w:ascii="Arial" w:hAnsi="Arial" w:cs="Arial"/>
            </w:rPr>
            <w:tab/>
            <w:t>4-18</w:t>
          </w:r>
        </w:p>
        <w:p w14:paraId="3AA47CA8" w14:textId="77777777" w:rsidR="008C539B" w:rsidRPr="001058B5" w:rsidRDefault="008D1AB8">
          <w:pPr>
            <w:pStyle w:val="TOC8"/>
            <w:tabs>
              <w:tab w:val="right" w:leader="dot" w:pos="9338"/>
            </w:tabs>
            <w:spacing w:before="32"/>
            <w:rPr>
              <w:rFonts w:ascii="Arial" w:hAnsi="Arial" w:cs="Arial"/>
            </w:rPr>
          </w:pPr>
          <w:hyperlink w:anchor="_bookmark677" w:history="1">
            <w:r w:rsidR="00C12992" w:rsidRPr="001058B5">
              <w:rPr>
                <w:rFonts w:ascii="Arial" w:hAnsi="Arial" w:cs="Arial"/>
              </w:rPr>
              <w:t>Global Role Authorization by an Enterprise</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1"/>
              </w:rPr>
              <w:t xml:space="preserve"> </w:t>
            </w:r>
            <w:r w:rsidR="00C12992" w:rsidRPr="001058B5">
              <w:rPr>
                <w:rFonts w:ascii="Arial" w:hAnsi="Arial" w:cs="Arial"/>
              </w:rPr>
              <w:t>Service</w:t>
            </w:r>
          </w:hyperlink>
          <w:r w:rsidR="00C12992" w:rsidRPr="001058B5">
            <w:rPr>
              <w:rFonts w:ascii="Arial" w:hAnsi="Arial" w:cs="Arial"/>
            </w:rPr>
            <w:tab/>
            <w:t>4-19</w:t>
          </w:r>
        </w:p>
        <w:p w14:paraId="534F004A" w14:textId="77777777" w:rsidR="008C539B" w:rsidRPr="001058B5" w:rsidRDefault="008D1AB8">
          <w:pPr>
            <w:pStyle w:val="TOC5"/>
            <w:tabs>
              <w:tab w:val="right" w:leader="dot" w:pos="9338"/>
            </w:tabs>
            <w:rPr>
              <w:rFonts w:ascii="Arial" w:hAnsi="Arial" w:cs="Arial"/>
            </w:rPr>
          </w:pPr>
          <w:hyperlink w:anchor="_bookmark685" w:history="1">
            <w:r w:rsidR="00C12992" w:rsidRPr="001058B5">
              <w:rPr>
                <w:rFonts w:ascii="Arial" w:hAnsi="Arial" w:cs="Arial"/>
              </w:rPr>
              <w:t>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18CAE6C2" w14:textId="77777777" w:rsidR="008C539B" w:rsidRPr="001058B5" w:rsidRDefault="008D1AB8">
          <w:pPr>
            <w:pStyle w:val="TOC8"/>
            <w:tabs>
              <w:tab w:val="right" w:leader="dot" w:pos="9338"/>
            </w:tabs>
            <w:rPr>
              <w:rFonts w:ascii="Arial" w:hAnsi="Arial" w:cs="Arial"/>
            </w:rPr>
          </w:pPr>
          <w:hyperlink w:anchor="_bookmark686" w:history="1">
            <w:r w:rsidR="00C12992" w:rsidRPr="001058B5">
              <w:rPr>
                <w:rFonts w:ascii="Arial" w:hAnsi="Arial" w:cs="Arial"/>
              </w:rPr>
              <w:t>About 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4-20</w:t>
          </w:r>
        </w:p>
        <w:p w14:paraId="3B036C14" w14:textId="77777777" w:rsidR="008C539B" w:rsidRPr="001058B5" w:rsidRDefault="008D1AB8">
          <w:pPr>
            <w:pStyle w:val="TOC8"/>
            <w:tabs>
              <w:tab w:val="right" w:leader="dot" w:pos="9338"/>
            </w:tabs>
            <w:spacing w:before="33"/>
            <w:rPr>
              <w:rFonts w:ascii="Arial" w:hAnsi="Arial" w:cs="Arial"/>
            </w:rPr>
          </w:pPr>
          <w:hyperlink w:anchor="_bookmark690" w:history="1">
            <w:r w:rsidR="00C12992" w:rsidRPr="001058B5">
              <w:rPr>
                <w:rFonts w:ascii="Arial" w:hAnsi="Arial" w:cs="Arial"/>
              </w:rPr>
              <w:t>Who Can Grant or</w:t>
            </w:r>
            <w:r w:rsidR="00C12992" w:rsidRPr="001058B5">
              <w:rPr>
                <w:rFonts w:ascii="Arial" w:hAnsi="Arial" w:cs="Arial"/>
                <w:spacing w:val="-2"/>
              </w:rPr>
              <w:t xml:space="preserve"> </w:t>
            </w:r>
            <w:r w:rsidR="00C12992" w:rsidRPr="001058B5">
              <w:rPr>
                <w:rFonts w:ascii="Arial" w:hAnsi="Arial" w:cs="Arial"/>
              </w:rPr>
              <w:t>Revoke</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0D561FAC" w14:textId="77777777" w:rsidR="008C539B" w:rsidRPr="001058B5" w:rsidRDefault="008D1AB8">
          <w:pPr>
            <w:pStyle w:val="TOC5"/>
            <w:tabs>
              <w:tab w:val="right" w:leader="dot" w:pos="9338"/>
            </w:tabs>
            <w:rPr>
              <w:rFonts w:ascii="Arial" w:hAnsi="Arial" w:cs="Arial"/>
            </w:rPr>
          </w:pPr>
          <w:hyperlink w:anchor="_bookmark693"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3C09CC3F" w14:textId="77777777" w:rsidR="008C539B" w:rsidRPr="001058B5" w:rsidRDefault="008D1AB8">
          <w:pPr>
            <w:pStyle w:val="TOC5"/>
            <w:tabs>
              <w:tab w:val="right" w:leader="dot" w:pos="9338"/>
            </w:tabs>
            <w:rPr>
              <w:rFonts w:ascii="Arial" w:hAnsi="Arial" w:cs="Arial"/>
            </w:rPr>
          </w:pPr>
          <w:hyperlink w:anchor="_bookmark697" w:history="1">
            <w:r w:rsidR="00C12992" w:rsidRPr="001058B5">
              <w:rPr>
                <w:rFonts w:ascii="Arial" w:hAnsi="Arial" w:cs="Arial"/>
              </w:rPr>
              <w:t>Restricting SQL*Plus Users from Using</w:t>
            </w:r>
            <w:r w:rsidR="00C12992" w:rsidRPr="001058B5">
              <w:rPr>
                <w:rFonts w:ascii="Arial" w:hAnsi="Arial" w:cs="Arial"/>
                <w:spacing w:val="-4"/>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5EED60A8" w14:textId="77777777" w:rsidR="008C539B" w:rsidRPr="001058B5" w:rsidRDefault="008D1AB8">
          <w:pPr>
            <w:pStyle w:val="TOC8"/>
            <w:tabs>
              <w:tab w:val="right" w:leader="dot" w:pos="9338"/>
            </w:tabs>
            <w:spacing w:before="32"/>
            <w:rPr>
              <w:rFonts w:ascii="Arial" w:hAnsi="Arial" w:cs="Arial"/>
            </w:rPr>
          </w:pPr>
          <w:hyperlink w:anchor="_bookmark699" w:history="1">
            <w:r w:rsidR="00C12992" w:rsidRPr="001058B5">
              <w:rPr>
                <w:rFonts w:ascii="Arial" w:hAnsi="Arial" w:cs="Arial"/>
              </w:rPr>
              <w:t>Potential Security Problems of Using Ad</w:t>
            </w:r>
            <w:r w:rsidR="00C12992" w:rsidRPr="001058B5">
              <w:rPr>
                <w:rFonts w:ascii="Arial" w:hAnsi="Arial" w:cs="Arial"/>
                <w:spacing w:val="-7"/>
              </w:rPr>
              <w:t xml:space="preserve"> </w:t>
            </w:r>
            <w:r w:rsidR="00C12992" w:rsidRPr="001058B5">
              <w:rPr>
                <w:rFonts w:ascii="Arial" w:hAnsi="Arial" w:cs="Arial"/>
              </w:rPr>
              <w:t>Hoc</w:t>
            </w:r>
            <w:r w:rsidR="00C12992" w:rsidRPr="001058B5">
              <w:rPr>
                <w:rFonts w:ascii="Arial" w:hAnsi="Arial" w:cs="Arial"/>
                <w:spacing w:val="-2"/>
              </w:rPr>
              <w:t xml:space="preserve"> </w:t>
            </w:r>
            <w:r w:rsidR="00C12992" w:rsidRPr="001058B5">
              <w:rPr>
                <w:rFonts w:ascii="Arial" w:hAnsi="Arial" w:cs="Arial"/>
              </w:rPr>
              <w:t>Tools</w:t>
            </w:r>
          </w:hyperlink>
          <w:r w:rsidR="00C12992" w:rsidRPr="001058B5">
            <w:rPr>
              <w:rFonts w:ascii="Arial" w:hAnsi="Arial" w:cs="Arial"/>
            </w:rPr>
            <w:tab/>
            <w:t>4-21</w:t>
          </w:r>
        </w:p>
        <w:p w14:paraId="53A1E9B7" w14:textId="77777777" w:rsidR="008C539B" w:rsidRPr="001058B5" w:rsidRDefault="008D1AB8">
          <w:pPr>
            <w:pStyle w:val="TOC8"/>
            <w:tabs>
              <w:tab w:val="right" w:leader="dot" w:pos="9338"/>
            </w:tabs>
            <w:rPr>
              <w:rFonts w:ascii="Arial" w:hAnsi="Arial" w:cs="Arial"/>
            </w:rPr>
          </w:pPr>
          <w:hyperlink w:anchor="_bookmark703" w:history="1">
            <w:r w:rsidR="00C12992" w:rsidRPr="001058B5">
              <w:rPr>
                <w:rFonts w:ascii="Arial" w:hAnsi="Arial" w:cs="Arial"/>
              </w:rPr>
              <w:t>Limiting Roles Through the</w:t>
            </w:r>
            <w:r w:rsidR="00C12992" w:rsidRPr="001058B5">
              <w:rPr>
                <w:rFonts w:ascii="Arial" w:hAnsi="Arial" w:cs="Arial"/>
                <w:spacing w:val="-2"/>
              </w:rPr>
              <w:t xml:space="preserve"> </w:t>
            </w:r>
            <w:r w:rsidR="00C12992" w:rsidRPr="001058B5">
              <w:rPr>
                <w:rFonts w:ascii="Arial" w:hAnsi="Arial" w:cs="Arial"/>
              </w:rPr>
              <w:t>PRODUCT_USER_PROFILE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t>4-22</w:t>
          </w:r>
        </w:p>
        <w:p w14:paraId="059005C6" w14:textId="77777777" w:rsidR="008C539B" w:rsidRPr="001058B5" w:rsidRDefault="008D1AB8">
          <w:pPr>
            <w:pStyle w:val="TOC8"/>
            <w:tabs>
              <w:tab w:val="right" w:leader="dot" w:pos="9338"/>
            </w:tabs>
            <w:spacing w:before="32"/>
            <w:rPr>
              <w:rFonts w:ascii="Arial" w:hAnsi="Arial" w:cs="Arial"/>
            </w:rPr>
          </w:pPr>
          <w:hyperlink w:anchor="_bookmark706" w:history="1">
            <w:r w:rsidR="00C12992" w:rsidRPr="001058B5">
              <w:rPr>
                <w:rFonts w:ascii="Arial" w:hAnsi="Arial" w:cs="Arial"/>
              </w:rPr>
              <w:t>Using Stored Procedures to Encapsulate</w:t>
            </w:r>
            <w:r w:rsidR="00C12992" w:rsidRPr="001058B5">
              <w:rPr>
                <w:rFonts w:ascii="Arial" w:hAnsi="Arial" w:cs="Arial"/>
                <w:spacing w:val="-4"/>
              </w:rPr>
              <w:t xml:space="preserve"> </w:t>
            </w:r>
            <w:r w:rsidR="00C12992" w:rsidRPr="001058B5">
              <w:rPr>
                <w:rFonts w:ascii="Arial" w:hAnsi="Arial" w:cs="Arial"/>
              </w:rPr>
              <w:t>Business</w:t>
            </w:r>
            <w:r w:rsidR="00C12992" w:rsidRPr="001058B5">
              <w:rPr>
                <w:rFonts w:ascii="Arial" w:hAnsi="Arial" w:cs="Arial"/>
                <w:spacing w:val="-2"/>
              </w:rPr>
              <w:t xml:space="preserve"> </w:t>
            </w:r>
            <w:r w:rsidR="00C12992" w:rsidRPr="001058B5">
              <w:rPr>
                <w:rFonts w:ascii="Arial" w:hAnsi="Arial" w:cs="Arial"/>
              </w:rPr>
              <w:t>Logic</w:t>
            </w:r>
          </w:hyperlink>
          <w:r w:rsidR="00C12992" w:rsidRPr="001058B5">
            <w:rPr>
              <w:rFonts w:ascii="Arial" w:hAnsi="Arial" w:cs="Arial"/>
            </w:rPr>
            <w:tab/>
            <w:t>4-22</w:t>
          </w:r>
        </w:p>
        <w:p w14:paraId="013A2CD0" w14:textId="77777777" w:rsidR="008C539B" w:rsidRPr="001058B5" w:rsidRDefault="008D1AB8">
          <w:pPr>
            <w:pStyle w:val="TOC5"/>
            <w:tabs>
              <w:tab w:val="right" w:leader="dot" w:pos="9338"/>
            </w:tabs>
            <w:spacing w:before="32"/>
            <w:rPr>
              <w:rFonts w:ascii="Arial" w:hAnsi="Arial" w:cs="Arial"/>
            </w:rPr>
          </w:pPr>
          <w:hyperlink w:anchor="_bookmark707" w:history="1">
            <w:r w:rsidR="00C12992" w:rsidRPr="001058B5">
              <w:rPr>
                <w:rFonts w:ascii="Arial" w:hAnsi="Arial" w:cs="Arial"/>
              </w:rPr>
              <w:t>Securing Role Privileges by Using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4-22</w:t>
          </w:r>
        </w:p>
        <w:p w14:paraId="2FD5DDA9" w14:textId="77777777" w:rsidR="008C539B" w:rsidRPr="001058B5" w:rsidRDefault="008D1AB8">
          <w:pPr>
            <w:pStyle w:val="TOC2"/>
            <w:tabs>
              <w:tab w:val="right" w:leader="dot" w:pos="9338"/>
            </w:tabs>
            <w:rPr>
              <w:rFonts w:ascii="Arial" w:hAnsi="Arial" w:cs="Arial"/>
              <w:b w:val="0"/>
            </w:rPr>
          </w:pPr>
          <w:hyperlink w:anchor="_bookmark712"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4-23</w:t>
          </w:r>
        </w:p>
        <w:p w14:paraId="3AA57BC8" w14:textId="77777777" w:rsidR="008C539B" w:rsidRPr="001058B5" w:rsidRDefault="008D1AB8">
          <w:pPr>
            <w:pStyle w:val="TOC5"/>
            <w:tabs>
              <w:tab w:val="right" w:leader="dot" w:pos="9338"/>
            </w:tabs>
            <w:spacing w:before="35"/>
            <w:rPr>
              <w:rFonts w:ascii="Arial" w:hAnsi="Arial" w:cs="Arial"/>
            </w:rPr>
          </w:pPr>
          <w:hyperlink w:anchor="_bookmark713"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4-23</w:t>
          </w:r>
        </w:p>
        <w:p w14:paraId="798A6F66" w14:textId="77777777" w:rsidR="008C539B" w:rsidRPr="001058B5" w:rsidRDefault="008D1AB8">
          <w:pPr>
            <w:pStyle w:val="TOC5"/>
            <w:tabs>
              <w:tab w:val="right" w:leader="dot" w:pos="9338"/>
            </w:tabs>
            <w:rPr>
              <w:rFonts w:ascii="Arial" w:hAnsi="Arial" w:cs="Arial"/>
            </w:rPr>
          </w:pPr>
          <w:hyperlink w:anchor="_bookmark715" w:history="1">
            <w:r w:rsidR="00C12992" w:rsidRPr="001058B5">
              <w:rPr>
                <w:rFonts w:ascii="Arial" w:hAnsi="Arial" w:cs="Arial"/>
              </w:rPr>
              <w:t>Granting or 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4EE08601" w14:textId="77777777" w:rsidR="008C539B" w:rsidRPr="001058B5" w:rsidRDefault="008D1AB8">
          <w:pPr>
            <w:pStyle w:val="TOC5"/>
            <w:tabs>
              <w:tab w:val="right" w:leader="dot" w:pos="9338"/>
            </w:tabs>
            <w:rPr>
              <w:rFonts w:ascii="Arial" w:hAnsi="Arial" w:cs="Arial"/>
            </w:rPr>
          </w:pPr>
          <w:hyperlink w:anchor="_bookmark719"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1681A836" w14:textId="77777777" w:rsidR="008C539B" w:rsidRPr="001058B5" w:rsidRDefault="008D1AB8">
          <w:pPr>
            <w:pStyle w:val="TOC8"/>
            <w:tabs>
              <w:tab w:val="right" w:leader="dot" w:pos="9338"/>
            </w:tabs>
            <w:spacing w:before="33"/>
            <w:rPr>
              <w:rFonts w:ascii="Arial" w:hAnsi="Arial" w:cs="Arial"/>
            </w:rPr>
          </w:pPr>
          <w:hyperlink w:anchor="_bookmark723"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071EDCEA" w14:textId="77777777" w:rsidR="008C539B" w:rsidRPr="001058B5" w:rsidRDefault="008D1AB8">
          <w:pPr>
            <w:pStyle w:val="TOC8"/>
            <w:tabs>
              <w:tab w:val="right" w:leader="dot" w:pos="9338"/>
            </w:tabs>
            <w:rPr>
              <w:rFonts w:ascii="Arial" w:hAnsi="Arial" w:cs="Arial"/>
            </w:rPr>
          </w:pPr>
          <w:hyperlink w:anchor="_bookmark725" w:history="1">
            <w:r w:rsidR="00C12992" w:rsidRPr="001058B5">
              <w:rPr>
                <w:rFonts w:ascii="Arial" w:hAnsi="Arial" w:cs="Arial"/>
              </w:rPr>
              <w:t>Who Can Grant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460DA073" w14:textId="77777777" w:rsidR="008C539B" w:rsidRPr="001058B5" w:rsidRDefault="008D1AB8">
          <w:pPr>
            <w:pStyle w:val="TOC8"/>
            <w:tabs>
              <w:tab w:val="right" w:leader="dot" w:pos="9338"/>
            </w:tabs>
            <w:rPr>
              <w:rFonts w:ascii="Arial" w:hAnsi="Arial" w:cs="Arial"/>
            </w:rPr>
          </w:pPr>
          <w:hyperlink w:anchor="_bookmark726" w:history="1">
            <w:r w:rsidR="00C12992" w:rsidRPr="001058B5">
              <w:rPr>
                <w:rFonts w:ascii="Arial" w:hAnsi="Arial" w:cs="Arial"/>
              </w:rPr>
              <w:t>Using Object Privileges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Synonyms</w:t>
            </w:r>
          </w:hyperlink>
          <w:r w:rsidR="00C12992" w:rsidRPr="001058B5">
            <w:rPr>
              <w:rFonts w:ascii="Arial" w:hAnsi="Arial" w:cs="Arial"/>
            </w:rPr>
            <w:tab/>
            <w:t>4-25</w:t>
          </w:r>
        </w:p>
        <w:p w14:paraId="13D13266" w14:textId="77777777" w:rsidR="008C539B" w:rsidRPr="001058B5" w:rsidRDefault="008D1AB8">
          <w:pPr>
            <w:pStyle w:val="TOC5"/>
            <w:tabs>
              <w:tab w:val="right" w:leader="dot" w:pos="9338"/>
            </w:tabs>
            <w:spacing w:before="32"/>
            <w:rPr>
              <w:rFonts w:ascii="Arial" w:hAnsi="Arial" w:cs="Arial"/>
            </w:rPr>
          </w:pPr>
          <w:hyperlink w:anchor="_bookmark728"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4-26</w:t>
          </w:r>
        </w:p>
        <w:p w14:paraId="5B8725A1" w14:textId="77777777" w:rsidR="008C539B" w:rsidRPr="001058B5" w:rsidRDefault="008D1AB8">
          <w:pPr>
            <w:pStyle w:val="TOC8"/>
            <w:tabs>
              <w:tab w:val="right" w:leader="dot" w:pos="9338"/>
            </w:tabs>
            <w:rPr>
              <w:rFonts w:ascii="Arial" w:hAnsi="Arial" w:cs="Arial"/>
            </w:rPr>
          </w:pPr>
          <w:hyperlink w:anchor="_bookmark730" w:history="1">
            <w:r w:rsidR="00C12992" w:rsidRPr="001058B5">
              <w:rPr>
                <w:rFonts w:ascii="Arial" w:hAnsi="Arial" w:cs="Arial"/>
              </w:rPr>
              <w:t>How Table Privileges Affect Data Manipulation</w:t>
            </w:r>
            <w:r w:rsidR="00C12992" w:rsidRPr="001058B5">
              <w:rPr>
                <w:rFonts w:ascii="Arial" w:hAnsi="Arial" w:cs="Arial"/>
                <w:spacing w:val="-8"/>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4-26</w:t>
          </w:r>
        </w:p>
        <w:p w14:paraId="6ABB82A1" w14:textId="77777777" w:rsidR="008C539B" w:rsidRPr="001058B5" w:rsidRDefault="008D1AB8">
          <w:pPr>
            <w:pStyle w:val="TOC8"/>
            <w:tabs>
              <w:tab w:val="right" w:leader="dot" w:pos="9338"/>
            </w:tabs>
            <w:rPr>
              <w:rFonts w:ascii="Arial" w:hAnsi="Arial" w:cs="Arial"/>
            </w:rPr>
          </w:pPr>
          <w:hyperlink w:anchor="_bookmark733" w:history="1">
            <w:r w:rsidR="00C12992" w:rsidRPr="001058B5">
              <w:rPr>
                <w:rFonts w:ascii="Arial" w:hAnsi="Arial" w:cs="Arial"/>
              </w:rPr>
              <w:t>How Table Privileges Affect Data Definition</w:t>
            </w:r>
            <w:r w:rsidR="00C12992" w:rsidRPr="001058B5">
              <w:rPr>
                <w:rFonts w:ascii="Arial" w:hAnsi="Arial" w:cs="Arial"/>
                <w:spacing w:val="-7"/>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4-27</w:t>
          </w:r>
        </w:p>
        <w:p w14:paraId="368F3EF8" w14:textId="77777777" w:rsidR="008C539B" w:rsidRPr="001058B5" w:rsidRDefault="008D1AB8">
          <w:pPr>
            <w:pStyle w:val="TOC5"/>
            <w:tabs>
              <w:tab w:val="right" w:leader="dot" w:pos="9338"/>
            </w:tabs>
            <w:spacing w:before="32"/>
            <w:rPr>
              <w:rFonts w:ascii="Arial" w:hAnsi="Arial" w:cs="Arial"/>
            </w:rPr>
          </w:pPr>
          <w:hyperlink w:anchor="_bookmark73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View</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4-27</w:t>
          </w:r>
        </w:p>
        <w:p w14:paraId="306F79D3" w14:textId="77777777" w:rsidR="008C539B" w:rsidRPr="001058B5" w:rsidRDefault="008D1AB8">
          <w:pPr>
            <w:pStyle w:val="TOC8"/>
            <w:tabs>
              <w:tab w:val="right" w:leader="dot" w:pos="9338"/>
            </w:tabs>
            <w:spacing w:before="32"/>
            <w:rPr>
              <w:rFonts w:ascii="Arial" w:hAnsi="Arial" w:cs="Arial"/>
            </w:rPr>
          </w:pPr>
          <w:hyperlink w:anchor="_bookmark73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View Privileges</w:t>
            </w:r>
          </w:hyperlink>
          <w:r w:rsidR="00C12992" w:rsidRPr="001058B5">
            <w:rPr>
              <w:rFonts w:ascii="Arial" w:hAnsi="Arial" w:cs="Arial"/>
            </w:rPr>
            <w:tab/>
            <w:t>4-27</w:t>
          </w:r>
        </w:p>
        <w:p w14:paraId="3FA1634D" w14:textId="77777777" w:rsidR="008C539B" w:rsidRPr="001058B5" w:rsidRDefault="008D1AB8">
          <w:pPr>
            <w:pStyle w:val="TOC8"/>
            <w:tabs>
              <w:tab w:val="right" w:leader="dot" w:pos="9338"/>
            </w:tabs>
            <w:rPr>
              <w:rFonts w:ascii="Arial" w:hAnsi="Arial" w:cs="Arial"/>
            </w:rPr>
          </w:pPr>
          <w:hyperlink w:anchor="_bookmark739" w:history="1">
            <w:r w:rsidR="00C12992" w:rsidRPr="001058B5">
              <w:rPr>
                <w:rFonts w:ascii="Arial" w:hAnsi="Arial" w:cs="Arial"/>
              </w:rPr>
              <w:t>Privileges Required to</w:t>
            </w:r>
            <w:r w:rsidR="00C12992" w:rsidRPr="001058B5">
              <w:rPr>
                <w:rFonts w:ascii="Arial" w:hAnsi="Arial" w:cs="Arial"/>
                <w:spacing w:val="-3"/>
              </w:rPr>
              <w:t xml:space="preserve"> </w:t>
            </w:r>
            <w:r w:rsidR="00C12992" w:rsidRPr="001058B5">
              <w:rPr>
                <w:rFonts w:ascii="Arial" w:hAnsi="Arial" w:cs="Arial"/>
              </w:rPr>
              <w:t>Create</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4-27</w:t>
          </w:r>
        </w:p>
        <w:p w14:paraId="2D6B5E09" w14:textId="77777777" w:rsidR="008C539B" w:rsidRPr="001058B5" w:rsidRDefault="008D1AB8">
          <w:pPr>
            <w:pStyle w:val="TOC8"/>
            <w:tabs>
              <w:tab w:val="right" w:leader="dot" w:pos="9338"/>
            </w:tabs>
            <w:spacing w:before="32" w:after="240"/>
            <w:rPr>
              <w:rFonts w:ascii="Arial" w:hAnsi="Arial" w:cs="Arial"/>
            </w:rPr>
          </w:pPr>
          <w:hyperlink w:anchor="_bookmark742" w:history="1">
            <w:r w:rsidR="00C12992" w:rsidRPr="001058B5">
              <w:rPr>
                <w:rFonts w:ascii="Arial" w:hAnsi="Arial" w:cs="Arial"/>
              </w:rPr>
              <w:t>Increasing Table Security</w:t>
            </w:r>
            <w:r w:rsidR="00C12992" w:rsidRPr="001058B5">
              <w:rPr>
                <w:rFonts w:ascii="Arial" w:hAnsi="Arial" w:cs="Arial"/>
                <w:spacing w:val="-1"/>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4-28</w:t>
          </w:r>
        </w:p>
        <w:p w14:paraId="0B0349AD" w14:textId="77777777" w:rsidR="008C539B" w:rsidRPr="001058B5" w:rsidRDefault="008D1AB8">
          <w:pPr>
            <w:pStyle w:val="TOC9"/>
            <w:tabs>
              <w:tab w:val="right" w:leader="dot" w:pos="9940"/>
            </w:tabs>
            <w:spacing w:before="81"/>
            <w:rPr>
              <w:rFonts w:ascii="Arial" w:hAnsi="Arial" w:cs="Arial"/>
            </w:rPr>
          </w:pPr>
          <w:hyperlink w:anchor="_bookmark74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4-29</w:t>
          </w:r>
        </w:p>
        <w:p w14:paraId="182E337D" w14:textId="77777777" w:rsidR="008C539B" w:rsidRPr="001058B5" w:rsidRDefault="008D1AB8">
          <w:pPr>
            <w:tabs>
              <w:tab w:val="right" w:leader="dot" w:pos="9940"/>
            </w:tabs>
            <w:spacing w:before="31"/>
            <w:ind w:left="1900"/>
            <w:rPr>
              <w:rFonts w:ascii="Arial" w:hAnsi="Arial" w:cs="Arial"/>
              <w:sz w:val="20"/>
            </w:rPr>
          </w:pPr>
          <w:hyperlink w:anchor="_bookmark746" w:history="1">
            <w:r w:rsidR="00C12992" w:rsidRPr="001058B5">
              <w:rPr>
                <w:rFonts w:ascii="Arial" w:hAnsi="Arial" w:cs="Arial"/>
                <w:sz w:val="20"/>
              </w:rPr>
              <w:t>Using the EXECUTE Privilege for</w:t>
            </w:r>
            <w:r w:rsidR="00C12992" w:rsidRPr="001058B5">
              <w:rPr>
                <w:rFonts w:ascii="Arial" w:hAnsi="Arial" w:cs="Arial"/>
                <w:spacing w:val="-6"/>
                <w:sz w:val="20"/>
              </w:rPr>
              <w:t xml:space="preserve"> </w:t>
            </w:r>
            <w:r w:rsidR="00C12992" w:rsidRPr="001058B5">
              <w:rPr>
                <w:rFonts w:ascii="Arial" w:hAnsi="Arial" w:cs="Arial"/>
                <w:sz w:val="20"/>
              </w:rPr>
              <w:t>Procedure</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4-29</w:t>
          </w:r>
        </w:p>
        <w:p w14:paraId="3F79FA62" w14:textId="77777777" w:rsidR="008C539B" w:rsidRPr="001058B5" w:rsidRDefault="008D1AB8">
          <w:pPr>
            <w:tabs>
              <w:tab w:val="right" w:leader="dot" w:pos="9940"/>
            </w:tabs>
            <w:spacing w:before="32"/>
            <w:ind w:left="1900"/>
            <w:rPr>
              <w:rFonts w:ascii="Arial" w:hAnsi="Arial" w:cs="Arial"/>
              <w:sz w:val="20"/>
            </w:rPr>
          </w:pPr>
          <w:hyperlink w:anchor="_bookmark752" w:history="1">
            <w:r w:rsidR="00C12992" w:rsidRPr="001058B5">
              <w:rPr>
                <w:rFonts w:ascii="Arial" w:hAnsi="Arial" w:cs="Arial"/>
                <w:sz w:val="20"/>
              </w:rPr>
              <w:t>Procedure Execution and</w:t>
            </w:r>
            <w:r w:rsidR="00C12992" w:rsidRPr="001058B5">
              <w:rPr>
                <w:rFonts w:ascii="Arial" w:hAnsi="Arial" w:cs="Arial"/>
                <w:spacing w:val="-3"/>
                <w:sz w:val="20"/>
              </w:rPr>
              <w:t xml:space="preserve"> </w:t>
            </w:r>
            <w:r w:rsidR="00C12992" w:rsidRPr="001058B5">
              <w:rPr>
                <w:rFonts w:ascii="Arial" w:hAnsi="Arial" w:cs="Arial"/>
                <w:sz w:val="20"/>
              </w:rPr>
              <w:t>Security</w:t>
            </w:r>
            <w:r w:rsidR="00C12992" w:rsidRPr="001058B5">
              <w:rPr>
                <w:rFonts w:ascii="Arial" w:hAnsi="Arial" w:cs="Arial"/>
                <w:spacing w:val="-1"/>
                <w:sz w:val="20"/>
              </w:rPr>
              <w:t xml:space="preserve"> </w:t>
            </w:r>
            <w:r w:rsidR="00C12992" w:rsidRPr="001058B5">
              <w:rPr>
                <w:rFonts w:ascii="Arial" w:hAnsi="Arial" w:cs="Arial"/>
                <w:sz w:val="20"/>
              </w:rPr>
              <w:t>Domains</w:t>
            </w:r>
          </w:hyperlink>
          <w:r w:rsidR="00C12992" w:rsidRPr="001058B5">
            <w:rPr>
              <w:rFonts w:ascii="Arial" w:hAnsi="Arial" w:cs="Arial"/>
              <w:sz w:val="20"/>
            </w:rPr>
            <w:tab/>
            <w:t>4-29</w:t>
          </w:r>
        </w:p>
        <w:p w14:paraId="45874F61" w14:textId="77777777" w:rsidR="008C539B" w:rsidRPr="001058B5" w:rsidRDefault="008D1AB8">
          <w:pPr>
            <w:tabs>
              <w:tab w:val="right" w:leader="dot" w:pos="9940"/>
            </w:tabs>
            <w:spacing w:before="31"/>
            <w:ind w:left="1900"/>
            <w:rPr>
              <w:rFonts w:ascii="Arial" w:hAnsi="Arial" w:cs="Arial"/>
              <w:sz w:val="20"/>
            </w:rPr>
          </w:pPr>
          <w:hyperlink w:anchor="_bookmark753"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Definer’s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4-29</w:t>
          </w:r>
        </w:p>
        <w:p w14:paraId="72FD048B" w14:textId="77777777" w:rsidR="008C539B" w:rsidRPr="001058B5" w:rsidRDefault="008D1AB8">
          <w:pPr>
            <w:tabs>
              <w:tab w:val="right" w:leader="dot" w:pos="9940"/>
            </w:tabs>
            <w:spacing w:before="31"/>
            <w:ind w:left="1900"/>
            <w:rPr>
              <w:rFonts w:ascii="Arial" w:hAnsi="Arial" w:cs="Arial"/>
              <w:sz w:val="20"/>
            </w:rPr>
          </w:pPr>
          <w:hyperlink w:anchor="_bookmark760"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Invoker’s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4-30</w:t>
          </w:r>
        </w:p>
        <w:p w14:paraId="6FA42D32" w14:textId="77777777" w:rsidR="008C539B" w:rsidRPr="001058B5" w:rsidRDefault="008D1AB8">
          <w:pPr>
            <w:tabs>
              <w:tab w:val="right" w:leader="dot" w:pos="9940"/>
            </w:tabs>
            <w:spacing w:before="33"/>
            <w:ind w:left="1900"/>
            <w:rPr>
              <w:rFonts w:ascii="Arial" w:hAnsi="Arial" w:cs="Arial"/>
              <w:sz w:val="20"/>
            </w:rPr>
          </w:pPr>
          <w:hyperlink w:anchor="_bookmark763" w:history="1">
            <w:r w:rsidR="00C12992" w:rsidRPr="001058B5">
              <w:rPr>
                <w:rFonts w:ascii="Arial" w:hAnsi="Arial" w:cs="Arial"/>
                <w:sz w:val="20"/>
              </w:rPr>
              <w:t>System Privileges Required to Create or Replace</w:t>
            </w:r>
            <w:r w:rsidR="00C12992" w:rsidRPr="001058B5">
              <w:rPr>
                <w:rFonts w:ascii="Arial" w:hAnsi="Arial" w:cs="Arial"/>
                <w:spacing w:val="-8"/>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0866DC2A" w14:textId="77777777" w:rsidR="008C539B" w:rsidRPr="001058B5" w:rsidRDefault="008D1AB8">
          <w:pPr>
            <w:tabs>
              <w:tab w:val="right" w:leader="dot" w:pos="9940"/>
            </w:tabs>
            <w:spacing w:before="31"/>
            <w:ind w:left="1900"/>
            <w:rPr>
              <w:rFonts w:ascii="Arial" w:hAnsi="Arial" w:cs="Arial"/>
              <w:sz w:val="20"/>
            </w:rPr>
          </w:pPr>
          <w:hyperlink w:anchor="_bookmark766" w:history="1">
            <w:r w:rsidR="00C12992" w:rsidRPr="001058B5">
              <w:rPr>
                <w:rFonts w:ascii="Arial" w:hAnsi="Arial" w:cs="Arial"/>
                <w:sz w:val="20"/>
              </w:rPr>
              <w:t>System Privileges Required to Compile</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6D18FA9E" w14:textId="77777777" w:rsidR="008C539B" w:rsidRPr="001058B5" w:rsidRDefault="008D1AB8">
          <w:pPr>
            <w:tabs>
              <w:tab w:val="right" w:leader="dot" w:pos="9940"/>
            </w:tabs>
            <w:spacing w:before="31"/>
            <w:ind w:left="1900"/>
            <w:rPr>
              <w:rFonts w:ascii="Arial" w:hAnsi="Arial" w:cs="Arial"/>
              <w:sz w:val="20"/>
            </w:rPr>
          </w:pPr>
          <w:hyperlink w:anchor="_bookmark770" w:history="1">
            <w:r w:rsidR="00C12992" w:rsidRPr="001058B5">
              <w:rPr>
                <w:rFonts w:ascii="Arial" w:hAnsi="Arial" w:cs="Arial"/>
                <w:sz w:val="20"/>
              </w:rPr>
              <w:t>How Procedure Privileges Affect Packages and</w:t>
            </w:r>
            <w:r w:rsidR="00C12992" w:rsidRPr="001058B5">
              <w:rPr>
                <w:rFonts w:ascii="Arial" w:hAnsi="Arial" w:cs="Arial"/>
                <w:spacing w:val="-6"/>
                <w:sz w:val="20"/>
              </w:rPr>
              <w:t xml:space="preserve"> </w:t>
            </w:r>
            <w:r w:rsidR="00C12992" w:rsidRPr="001058B5">
              <w:rPr>
                <w:rFonts w:ascii="Arial" w:hAnsi="Arial" w:cs="Arial"/>
                <w:sz w:val="20"/>
              </w:rPr>
              <w:t>Package</w:t>
            </w:r>
            <w:r w:rsidR="00C12992" w:rsidRPr="001058B5">
              <w:rPr>
                <w:rFonts w:ascii="Arial" w:hAnsi="Arial" w:cs="Arial"/>
                <w:spacing w:val="-2"/>
                <w:sz w:val="20"/>
              </w:rPr>
              <w:t xml:space="preserve"> </w:t>
            </w:r>
            <w:r w:rsidR="00C12992" w:rsidRPr="001058B5">
              <w:rPr>
                <w:rFonts w:ascii="Arial" w:hAnsi="Arial" w:cs="Arial"/>
                <w:sz w:val="20"/>
              </w:rPr>
              <w:t>Objects</w:t>
            </w:r>
          </w:hyperlink>
          <w:r w:rsidR="00C12992" w:rsidRPr="001058B5">
            <w:rPr>
              <w:rFonts w:ascii="Arial" w:hAnsi="Arial" w:cs="Arial"/>
              <w:sz w:val="20"/>
            </w:rPr>
            <w:tab/>
            <w:t>4-31</w:t>
          </w:r>
        </w:p>
        <w:p w14:paraId="7253648D" w14:textId="77777777" w:rsidR="008C539B" w:rsidRPr="001058B5" w:rsidRDefault="008D1AB8">
          <w:pPr>
            <w:pStyle w:val="TOC9"/>
            <w:tabs>
              <w:tab w:val="right" w:leader="dot" w:pos="9940"/>
            </w:tabs>
            <w:spacing w:before="32"/>
            <w:rPr>
              <w:rFonts w:ascii="Arial" w:hAnsi="Arial" w:cs="Arial"/>
            </w:rPr>
          </w:pPr>
          <w:hyperlink w:anchor="_bookmark77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Type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4-33</w:t>
          </w:r>
        </w:p>
        <w:p w14:paraId="04455775" w14:textId="77777777" w:rsidR="008C539B" w:rsidRPr="001058B5" w:rsidRDefault="008D1AB8">
          <w:pPr>
            <w:tabs>
              <w:tab w:val="right" w:leader="dot" w:pos="9940"/>
            </w:tabs>
            <w:spacing w:before="31"/>
            <w:ind w:left="1900"/>
            <w:rPr>
              <w:rFonts w:ascii="Arial" w:hAnsi="Arial" w:cs="Arial"/>
              <w:sz w:val="20"/>
            </w:rPr>
          </w:pPr>
          <w:hyperlink w:anchor="_bookmark777" w:history="1">
            <w:r w:rsidR="00C12992" w:rsidRPr="001058B5">
              <w:rPr>
                <w:rFonts w:ascii="Arial" w:hAnsi="Arial" w:cs="Arial"/>
                <w:sz w:val="20"/>
              </w:rPr>
              <w:t>System Privileges for</w:t>
            </w:r>
            <w:r w:rsidR="00C12992" w:rsidRPr="001058B5">
              <w:rPr>
                <w:rFonts w:ascii="Arial" w:hAnsi="Arial" w:cs="Arial"/>
                <w:spacing w:val="-3"/>
                <w:sz w:val="20"/>
              </w:rPr>
              <w:t xml:space="preserve"> </w:t>
            </w:r>
            <w:r w:rsidR="00C12992" w:rsidRPr="001058B5">
              <w:rPr>
                <w:rFonts w:ascii="Arial" w:hAnsi="Arial" w:cs="Arial"/>
                <w:sz w:val="20"/>
              </w:rPr>
              <w:t>Named</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4-33</w:t>
          </w:r>
        </w:p>
        <w:p w14:paraId="7338DC12" w14:textId="77777777" w:rsidR="008C539B" w:rsidRPr="001058B5" w:rsidRDefault="008D1AB8">
          <w:pPr>
            <w:tabs>
              <w:tab w:val="right" w:leader="dot" w:pos="9940"/>
            </w:tabs>
            <w:spacing w:before="31"/>
            <w:ind w:left="1900"/>
            <w:rPr>
              <w:rFonts w:ascii="Arial" w:hAnsi="Arial" w:cs="Arial"/>
              <w:sz w:val="20"/>
            </w:rPr>
          </w:pPr>
          <w:hyperlink w:anchor="_bookmark781" w:history="1">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4-33</w:t>
          </w:r>
        </w:p>
        <w:p w14:paraId="675FA40F" w14:textId="77777777" w:rsidR="008C539B" w:rsidRPr="001058B5" w:rsidRDefault="008D1AB8">
          <w:pPr>
            <w:tabs>
              <w:tab w:val="right" w:leader="dot" w:pos="9940"/>
            </w:tabs>
            <w:spacing w:before="32"/>
            <w:ind w:left="1900"/>
            <w:rPr>
              <w:rFonts w:ascii="Arial" w:hAnsi="Arial" w:cs="Arial"/>
              <w:sz w:val="20"/>
            </w:rPr>
          </w:pPr>
          <w:hyperlink w:anchor="_bookmark782" w:history="1">
            <w:r w:rsidR="00C12992" w:rsidRPr="001058B5">
              <w:rPr>
                <w:rFonts w:ascii="Arial" w:hAnsi="Arial" w:cs="Arial"/>
                <w:sz w:val="20"/>
              </w:rPr>
              <w:t>Method</w:t>
            </w:r>
            <w:r w:rsidR="00C12992" w:rsidRPr="001058B5">
              <w:rPr>
                <w:rFonts w:ascii="Arial" w:hAnsi="Arial" w:cs="Arial"/>
                <w:spacing w:val="-1"/>
                <w:sz w:val="20"/>
              </w:rPr>
              <w:t xml:space="preserve"> </w:t>
            </w:r>
            <w:r w:rsidR="00C12992" w:rsidRPr="001058B5">
              <w:rPr>
                <w:rFonts w:ascii="Arial" w:hAnsi="Arial" w:cs="Arial"/>
                <w:sz w:val="20"/>
              </w:rPr>
              <w:t>Execution</w:t>
            </w:r>
            <w:r w:rsidR="00C12992" w:rsidRPr="001058B5">
              <w:rPr>
                <w:rFonts w:ascii="Arial" w:hAnsi="Arial" w:cs="Arial"/>
                <w:spacing w:val="-2"/>
                <w:sz w:val="20"/>
              </w:rPr>
              <w:t xml:space="preserve"> </w:t>
            </w:r>
            <w:r w:rsidR="00C12992" w:rsidRPr="001058B5">
              <w:rPr>
                <w:rFonts w:ascii="Arial" w:hAnsi="Arial" w:cs="Arial"/>
                <w:sz w:val="20"/>
              </w:rPr>
              <w:t>Model</w:t>
            </w:r>
          </w:hyperlink>
          <w:r w:rsidR="00C12992" w:rsidRPr="001058B5">
            <w:rPr>
              <w:rFonts w:ascii="Arial" w:hAnsi="Arial" w:cs="Arial"/>
              <w:sz w:val="20"/>
            </w:rPr>
            <w:tab/>
            <w:t>4-34</w:t>
          </w:r>
        </w:p>
        <w:p w14:paraId="5B25C7A9" w14:textId="77777777" w:rsidR="008C539B" w:rsidRPr="001058B5" w:rsidRDefault="008D1AB8">
          <w:pPr>
            <w:tabs>
              <w:tab w:val="right" w:leader="dot" w:pos="9940"/>
            </w:tabs>
            <w:spacing w:before="31"/>
            <w:ind w:left="1900"/>
            <w:rPr>
              <w:rFonts w:ascii="Arial" w:hAnsi="Arial" w:cs="Arial"/>
              <w:sz w:val="20"/>
            </w:rPr>
          </w:pPr>
          <w:hyperlink w:anchor="_bookmark783" w:history="1">
            <w:r w:rsidR="00C12992" w:rsidRPr="001058B5">
              <w:rPr>
                <w:rFonts w:ascii="Arial" w:hAnsi="Arial" w:cs="Arial"/>
                <w:sz w:val="20"/>
              </w:rPr>
              <w:t>Privileges Required to Create Types and Tables</w:t>
            </w:r>
            <w:r w:rsidR="00C12992" w:rsidRPr="001058B5">
              <w:rPr>
                <w:rFonts w:ascii="Arial" w:hAnsi="Arial" w:cs="Arial"/>
                <w:spacing w:val="-9"/>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53699408" w14:textId="77777777" w:rsidR="008C539B" w:rsidRPr="001058B5" w:rsidRDefault="008D1AB8">
          <w:pPr>
            <w:tabs>
              <w:tab w:val="right" w:leader="dot" w:pos="9940"/>
            </w:tabs>
            <w:spacing w:before="31"/>
            <w:ind w:left="1900"/>
            <w:rPr>
              <w:rFonts w:ascii="Arial" w:hAnsi="Arial" w:cs="Arial"/>
              <w:sz w:val="20"/>
            </w:rPr>
          </w:pPr>
          <w:hyperlink w:anchor="_bookmark785" w:history="1">
            <w:r w:rsidR="00C12992" w:rsidRPr="001058B5">
              <w:rPr>
                <w:rFonts w:ascii="Arial" w:hAnsi="Arial" w:cs="Arial"/>
                <w:sz w:val="20"/>
              </w:rPr>
              <w:t>Example of Privileges for Creating Types and Tables</w:t>
            </w:r>
            <w:r w:rsidR="00C12992" w:rsidRPr="001058B5">
              <w:rPr>
                <w:rFonts w:ascii="Arial" w:hAnsi="Arial" w:cs="Arial"/>
                <w:spacing w:val="-11"/>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1460D77E" w14:textId="77777777" w:rsidR="008C539B" w:rsidRPr="001058B5" w:rsidRDefault="008D1AB8">
          <w:pPr>
            <w:tabs>
              <w:tab w:val="right" w:leader="dot" w:pos="9940"/>
            </w:tabs>
            <w:spacing w:before="33"/>
            <w:ind w:left="1900"/>
            <w:rPr>
              <w:rFonts w:ascii="Arial" w:hAnsi="Arial" w:cs="Arial"/>
              <w:sz w:val="20"/>
            </w:rPr>
          </w:pPr>
          <w:hyperlink w:anchor="_bookmark787" w:history="1">
            <w:r w:rsidR="00C12992" w:rsidRPr="001058B5">
              <w:rPr>
                <w:rFonts w:ascii="Arial" w:hAnsi="Arial" w:cs="Arial"/>
                <w:sz w:val="20"/>
              </w:rPr>
              <w:t>Privileges on Type Access and</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Access</w:t>
            </w:r>
          </w:hyperlink>
          <w:r w:rsidR="00C12992" w:rsidRPr="001058B5">
            <w:rPr>
              <w:rFonts w:ascii="Arial" w:hAnsi="Arial" w:cs="Arial"/>
              <w:sz w:val="20"/>
            </w:rPr>
            <w:tab/>
            <w:t>4-35</w:t>
          </w:r>
        </w:p>
        <w:p w14:paraId="6237B56B" w14:textId="77777777" w:rsidR="008C539B" w:rsidRPr="001058B5" w:rsidRDefault="008D1AB8">
          <w:pPr>
            <w:tabs>
              <w:tab w:val="right" w:leader="dot" w:pos="9940"/>
            </w:tabs>
            <w:spacing w:before="31"/>
            <w:ind w:left="1900"/>
            <w:rPr>
              <w:rFonts w:ascii="Arial" w:hAnsi="Arial" w:cs="Arial"/>
              <w:sz w:val="20"/>
            </w:rPr>
          </w:pPr>
          <w:hyperlink w:anchor="_bookmark790" w:history="1">
            <w:r w:rsidR="00C12992" w:rsidRPr="001058B5">
              <w:rPr>
                <w:rFonts w:ascii="Arial" w:hAnsi="Arial" w:cs="Arial"/>
                <w:sz w:val="20"/>
              </w:rPr>
              <w:t>Type</w:t>
            </w:r>
            <w:r w:rsidR="00C12992" w:rsidRPr="001058B5">
              <w:rPr>
                <w:rFonts w:ascii="Arial" w:hAnsi="Arial" w:cs="Arial"/>
                <w:spacing w:val="-2"/>
                <w:sz w:val="20"/>
              </w:rPr>
              <w:t xml:space="preserve"> </w:t>
            </w:r>
            <w:r w:rsidR="00C12992" w:rsidRPr="001058B5">
              <w:rPr>
                <w:rFonts w:ascii="Arial" w:hAnsi="Arial" w:cs="Arial"/>
                <w:sz w:val="20"/>
              </w:rPr>
              <w:t>Dependencies</w:t>
            </w:r>
          </w:hyperlink>
          <w:r w:rsidR="00C12992" w:rsidRPr="001058B5">
            <w:rPr>
              <w:rFonts w:ascii="Arial" w:hAnsi="Arial" w:cs="Arial"/>
              <w:sz w:val="20"/>
            </w:rPr>
            <w:tab/>
            <w:t>4-36</w:t>
          </w:r>
        </w:p>
        <w:p w14:paraId="0E37B000" w14:textId="77777777" w:rsidR="008C539B" w:rsidRPr="001058B5" w:rsidRDefault="008D1AB8">
          <w:pPr>
            <w:pStyle w:val="TOC6"/>
            <w:tabs>
              <w:tab w:val="right" w:leader="dot" w:pos="9940"/>
            </w:tabs>
            <w:rPr>
              <w:rFonts w:ascii="Arial" w:hAnsi="Arial" w:cs="Arial"/>
              <w:b w:val="0"/>
            </w:rPr>
          </w:pPr>
          <w:hyperlink w:anchor="_bookmark791" w:history="1">
            <w:r w:rsidR="00C12992" w:rsidRPr="001058B5">
              <w:rPr>
                <w:rFonts w:ascii="Arial" w:hAnsi="Arial" w:cs="Arial"/>
              </w:rPr>
              <w:t>Granting a User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4-37</w:t>
          </w:r>
        </w:p>
        <w:p w14:paraId="0967B995" w14:textId="77777777" w:rsidR="008C539B" w:rsidRPr="001058B5" w:rsidRDefault="008D1AB8">
          <w:pPr>
            <w:pStyle w:val="TOC9"/>
            <w:tabs>
              <w:tab w:val="right" w:leader="dot" w:pos="9940"/>
            </w:tabs>
            <w:spacing w:before="36"/>
            <w:rPr>
              <w:rFonts w:ascii="Arial" w:hAnsi="Arial" w:cs="Arial"/>
            </w:rPr>
          </w:pPr>
          <w:hyperlink w:anchor="_bookmark793" w:history="1">
            <w:r w:rsidR="00C12992" w:rsidRPr="001058B5">
              <w:rPr>
                <w:rFonts w:ascii="Arial" w:hAnsi="Arial" w:cs="Arial"/>
              </w:rPr>
              <w:t>Granting System Privileges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4-37</w:t>
          </w:r>
        </w:p>
        <w:p w14:paraId="6B474AD7" w14:textId="77777777" w:rsidR="008C539B" w:rsidRPr="001058B5" w:rsidRDefault="008D1AB8">
          <w:pPr>
            <w:tabs>
              <w:tab w:val="right" w:leader="dot" w:pos="9940"/>
            </w:tabs>
            <w:spacing w:before="31"/>
            <w:ind w:left="1900"/>
            <w:rPr>
              <w:rFonts w:ascii="Arial" w:hAnsi="Arial" w:cs="Arial"/>
              <w:sz w:val="20"/>
            </w:rPr>
          </w:pPr>
          <w:hyperlink w:anchor="_bookmark800" w:history="1">
            <w:r w:rsidR="00C12992" w:rsidRPr="001058B5">
              <w:rPr>
                <w:rFonts w:ascii="Arial" w:hAnsi="Arial" w:cs="Arial"/>
                <w:sz w:val="20"/>
              </w:rPr>
              <w:t>Granting the</w:t>
            </w:r>
            <w:r w:rsidR="00C12992" w:rsidRPr="001058B5">
              <w:rPr>
                <w:rFonts w:ascii="Arial" w:hAnsi="Arial" w:cs="Arial"/>
                <w:spacing w:val="-1"/>
                <w:sz w:val="20"/>
              </w:rPr>
              <w:t xml:space="preserve"> </w:t>
            </w:r>
            <w:r w:rsidR="00C12992" w:rsidRPr="001058B5">
              <w:rPr>
                <w:rFonts w:ascii="Arial" w:hAnsi="Arial" w:cs="Arial"/>
                <w:sz w:val="20"/>
              </w:rPr>
              <w:t>ADMIN</w:t>
            </w:r>
            <w:r w:rsidR="00C12992" w:rsidRPr="001058B5">
              <w:rPr>
                <w:rFonts w:ascii="Arial" w:hAnsi="Arial" w:cs="Arial"/>
                <w:spacing w:val="-1"/>
                <w:sz w:val="20"/>
              </w:rPr>
              <w:t xml:space="preserve"> </w:t>
            </w:r>
            <w:r w:rsidR="00C12992" w:rsidRPr="001058B5">
              <w:rPr>
                <w:rFonts w:ascii="Arial" w:hAnsi="Arial" w:cs="Arial"/>
                <w:sz w:val="20"/>
              </w:rPr>
              <w:t>Option</w:t>
            </w:r>
          </w:hyperlink>
          <w:r w:rsidR="00C12992" w:rsidRPr="001058B5">
            <w:rPr>
              <w:rFonts w:ascii="Arial" w:hAnsi="Arial" w:cs="Arial"/>
              <w:sz w:val="20"/>
            </w:rPr>
            <w:tab/>
            <w:t>4-38</w:t>
          </w:r>
        </w:p>
        <w:p w14:paraId="290EFF69" w14:textId="77777777" w:rsidR="008C539B" w:rsidRPr="001058B5" w:rsidRDefault="008D1AB8">
          <w:pPr>
            <w:tabs>
              <w:tab w:val="right" w:leader="dot" w:pos="9940"/>
            </w:tabs>
            <w:spacing w:before="31"/>
            <w:ind w:left="1900"/>
            <w:rPr>
              <w:rFonts w:ascii="Arial" w:hAnsi="Arial" w:cs="Arial"/>
              <w:sz w:val="20"/>
            </w:rPr>
          </w:pPr>
          <w:hyperlink w:anchor="_bookmark805" w:history="1">
            <w:r w:rsidR="00C12992" w:rsidRPr="001058B5">
              <w:rPr>
                <w:rFonts w:ascii="Arial" w:hAnsi="Arial" w:cs="Arial"/>
                <w:sz w:val="20"/>
              </w:rPr>
              <w:t>Creating a New User with the</w:t>
            </w:r>
            <w:r w:rsidR="00C12992" w:rsidRPr="001058B5">
              <w:rPr>
                <w:rFonts w:ascii="Arial" w:hAnsi="Arial" w:cs="Arial"/>
                <w:spacing w:val="-5"/>
                <w:sz w:val="20"/>
              </w:rPr>
              <w:t xml:space="preserve"> </w:t>
            </w:r>
            <w:r w:rsidR="00C12992" w:rsidRPr="001058B5">
              <w:rPr>
                <w:rFonts w:ascii="Arial" w:hAnsi="Arial" w:cs="Arial"/>
                <w:sz w:val="20"/>
              </w:rPr>
              <w:t>GRANT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4-38</w:t>
          </w:r>
        </w:p>
        <w:p w14:paraId="3F6928CD" w14:textId="77777777" w:rsidR="008C539B" w:rsidRPr="001058B5" w:rsidRDefault="008D1AB8">
          <w:pPr>
            <w:pStyle w:val="TOC9"/>
            <w:tabs>
              <w:tab w:val="right" w:leader="dot" w:pos="9940"/>
            </w:tabs>
            <w:spacing w:before="32"/>
            <w:rPr>
              <w:rFonts w:ascii="Arial" w:hAnsi="Arial" w:cs="Arial"/>
            </w:rPr>
          </w:pPr>
          <w:hyperlink w:anchor="_bookmark809" w:history="1">
            <w:r w:rsidR="00C12992" w:rsidRPr="001058B5">
              <w:rPr>
                <w:rFonts w:ascii="Arial" w:hAnsi="Arial" w:cs="Arial"/>
              </w:rPr>
              <w:t>Granting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4-38</w:t>
          </w:r>
        </w:p>
        <w:p w14:paraId="404F0927" w14:textId="77777777" w:rsidR="008C539B" w:rsidRPr="001058B5" w:rsidRDefault="008D1AB8">
          <w:pPr>
            <w:tabs>
              <w:tab w:val="right" w:leader="dot" w:pos="9940"/>
            </w:tabs>
            <w:spacing w:before="31"/>
            <w:ind w:left="1900"/>
            <w:rPr>
              <w:rFonts w:ascii="Arial" w:hAnsi="Arial" w:cs="Arial"/>
              <w:sz w:val="20"/>
            </w:rPr>
          </w:pPr>
          <w:hyperlink w:anchor="_bookmark813" w:history="1">
            <w:r w:rsidR="00C12992" w:rsidRPr="001058B5">
              <w:rPr>
                <w:rFonts w:ascii="Arial" w:hAnsi="Arial" w:cs="Arial"/>
                <w:sz w:val="20"/>
              </w:rPr>
              <w:t>Specifying the GRANT</w:t>
            </w:r>
            <w:r w:rsidR="00C12992" w:rsidRPr="001058B5">
              <w:rPr>
                <w:rFonts w:ascii="Arial" w:hAnsi="Arial" w:cs="Arial"/>
                <w:spacing w:val="-4"/>
                <w:sz w:val="20"/>
              </w:rPr>
              <w:t xml:space="preserve"> </w:t>
            </w:r>
            <w:r w:rsidR="00C12992" w:rsidRPr="001058B5">
              <w:rPr>
                <w:rFonts w:ascii="Arial" w:hAnsi="Arial" w:cs="Arial"/>
                <w:sz w:val="20"/>
              </w:rPr>
              <w:t>OPTION</w:t>
            </w:r>
            <w:r w:rsidR="00C12992" w:rsidRPr="001058B5">
              <w:rPr>
                <w:rFonts w:ascii="Arial" w:hAnsi="Arial" w:cs="Arial"/>
                <w:spacing w:val="-1"/>
                <w:sz w:val="20"/>
              </w:rPr>
              <w:t xml:space="preserve"> </w:t>
            </w:r>
            <w:r w:rsidR="00C12992" w:rsidRPr="001058B5">
              <w:rPr>
                <w:rFonts w:ascii="Arial" w:hAnsi="Arial" w:cs="Arial"/>
                <w:sz w:val="20"/>
              </w:rPr>
              <w:t>Clause</w:t>
            </w:r>
          </w:hyperlink>
          <w:r w:rsidR="00C12992" w:rsidRPr="001058B5">
            <w:rPr>
              <w:rFonts w:ascii="Arial" w:hAnsi="Arial" w:cs="Arial"/>
              <w:sz w:val="20"/>
            </w:rPr>
            <w:tab/>
            <w:t>4-39</w:t>
          </w:r>
        </w:p>
        <w:p w14:paraId="331EFE5A" w14:textId="77777777" w:rsidR="008C539B" w:rsidRPr="001058B5" w:rsidRDefault="008D1AB8">
          <w:pPr>
            <w:tabs>
              <w:tab w:val="right" w:leader="dot" w:pos="9940"/>
            </w:tabs>
            <w:spacing w:before="31"/>
            <w:ind w:left="1900"/>
            <w:rPr>
              <w:rFonts w:ascii="Arial" w:hAnsi="Arial" w:cs="Arial"/>
              <w:sz w:val="20"/>
            </w:rPr>
          </w:pPr>
          <w:hyperlink w:anchor="_bookmark816" w:history="1">
            <w:r w:rsidR="00C12992" w:rsidRPr="001058B5">
              <w:rPr>
                <w:rFonts w:ascii="Arial" w:hAnsi="Arial" w:cs="Arial"/>
                <w:sz w:val="20"/>
              </w:rPr>
              <w:t>Granting Object Privileges on Behalf of 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4-39</w:t>
          </w:r>
        </w:p>
        <w:p w14:paraId="47108CB9" w14:textId="77777777" w:rsidR="008C539B" w:rsidRPr="001058B5" w:rsidRDefault="008D1AB8">
          <w:pPr>
            <w:tabs>
              <w:tab w:val="right" w:leader="dot" w:pos="9940"/>
            </w:tabs>
            <w:spacing w:before="32"/>
            <w:ind w:left="1900"/>
            <w:rPr>
              <w:rFonts w:ascii="Arial" w:hAnsi="Arial" w:cs="Arial"/>
              <w:sz w:val="20"/>
            </w:rPr>
          </w:pPr>
          <w:hyperlink w:anchor="_bookmark819" w:history="1">
            <w:r w:rsidR="00C12992" w:rsidRPr="001058B5">
              <w:rPr>
                <w:rFonts w:ascii="Arial" w:hAnsi="Arial" w:cs="Arial"/>
                <w:sz w:val="20"/>
              </w:rPr>
              <w:t>Granting Privileges</w:t>
            </w:r>
            <w:r w:rsidR="00C12992" w:rsidRPr="001058B5">
              <w:rPr>
                <w:rFonts w:ascii="Arial" w:hAnsi="Arial" w:cs="Arial"/>
                <w:spacing w:val="-2"/>
                <w:sz w:val="20"/>
              </w:rPr>
              <w:t xml:space="preserve"> </w:t>
            </w:r>
            <w:r w:rsidR="00C12992" w:rsidRPr="001058B5">
              <w:rPr>
                <w:rFonts w:ascii="Arial" w:hAnsi="Arial" w:cs="Arial"/>
                <w:sz w:val="20"/>
              </w:rPr>
              <w:t>on</w:t>
            </w:r>
            <w:r w:rsidR="00C12992" w:rsidRPr="001058B5">
              <w:rPr>
                <w:rFonts w:ascii="Arial" w:hAnsi="Arial" w:cs="Arial"/>
                <w:spacing w:val="-1"/>
                <w:sz w:val="20"/>
              </w:rPr>
              <w:t xml:space="preserve"> </w:t>
            </w:r>
            <w:r w:rsidR="00C12992" w:rsidRPr="001058B5">
              <w:rPr>
                <w:rFonts w:ascii="Arial" w:hAnsi="Arial" w:cs="Arial"/>
                <w:sz w:val="20"/>
              </w:rPr>
              <w:t>Columns</w:t>
            </w:r>
          </w:hyperlink>
          <w:r w:rsidR="00C12992" w:rsidRPr="001058B5">
            <w:rPr>
              <w:rFonts w:ascii="Arial" w:hAnsi="Arial" w:cs="Arial"/>
              <w:sz w:val="20"/>
            </w:rPr>
            <w:tab/>
            <w:t>4-40</w:t>
          </w:r>
        </w:p>
        <w:p w14:paraId="60F380BA" w14:textId="77777777" w:rsidR="008C539B" w:rsidRPr="001058B5" w:rsidRDefault="008D1AB8">
          <w:pPr>
            <w:tabs>
              <w:tab w:val="right" w:leader="dot" w:pos="9940"/>
            </w:tabs>
            <w:spacing w:before="31"/>
            <w:ind w:left="1900"/>
            <w:rPr>
              <w:rFonts w:ascii="Arial" w:hAnsi="Arial" w:cs="Arial"/>
              <w:sz w:val="20"/>
            </w:rPr>
          </w:pPr>
          <w:hyperlink w:anchor="_bookmark821" w:history="1">
            <w:r w:rsidR="00C12992" w:rsidRPr="001058B5">
              <w:rPr>
                <w:rFonts w:ascii="Arial" w:hAnsi="Arial" w:cs="Arial"/>
                <w:sz w:val="20"/>
              </w:rPr>
              <w:t>Row-Level</w:t>
            </w:r>
            <w:r w:rsidR="00C12992" w:rsidRPr="001058B5">
              <w:rPr>
                <w:rFonts w:ascii="Arial" w:hAnsi="Arial" w:cs="Arial"/>
                <w:spacing w:val="-1"/>
                <w:sz w:val="20"/>
              </w:rPr>
              <w:t xml:space="preserve"> </w:t>
            </w:r>
            <w:r w:rsidR="00C12992" w:rsidRPr="001058B5">
              <w:rPr>
                <w:rFonts w:ascii="Arial" w:hAnsi="Arial" w:cs="Arial"/>
                <w:sz w:val="20"/>
              </w:rPr>
              <w:t>Access</w:t>
            </w:r>
            <w:r w:rsidR="00C12992" w:rsidRPr="001058B5">
              <w:rPr>
                <w:rFonts w:ascii="Arial" w:hAnsi="Arial" w:cs="Arial"/>
                <w:spacing w:val="-2"/>
                <w:sz w:val="20"/>
              </w:rPr>
              <w:t xml:space="preserve"> </w:t>
            </w:r>
            <w:r w:rsidR="00C12992" w:rsidRPr="001058B5">
              <w:rPr>
                <w:rFonts w:ascii="Arial" w:hAnsi="Arial" w:cs="Arial"/>
                <w:sz w:val="20"/>
              </w:rPr>
              <w:t>Control</w:t>
            </w:r>
          </w:hyperlink>
          <w:r w:rsidR="00C12992" w:rsidRPr="001058B5">
            <w:rPr>
              <w:rFonts w:ascii="Arial" w:hAnsi="Arial" w:cs="Arial"/>
              <w:sz w:val="20"/>
            </w:rPr>
            <w:tab/>
            <w:t>4-41</w:t>
          </w:r>
        </w:p>
        <w:p w14:paraId="789E5282" w14:textId="77777777" w:rsidR="008C539B" w:rsidRPr="001058B5" w:rsidRDefault="008D1AB8">
          <w:pPr>
            <w:pStyle w:val="TOC6"/>
            <w:tabs>
              <w:tab w:val="right" w:leader="dot" w:pos="9940"/>
            </w:tabs>
            <w:rPr>
              <w:rFonts w:ascii="Arial" w:hAnsi="Arial" w:cs="Arial"/>
              <w:b w:val="0"/>
            </w:rPr>
          </w:pPr>
          <w:hyperlink w:anchor="_bookmark822" w:history="1">
            <w:r w:rsidR="00C12992" w:rsidRPr="001058B5">
              <w:rPr>
                <w:rFonts w:ascii="Arial" w:hAnsi="Arial" w:cs="Arial"/>
              </w:rPr>
              <w:t>Revoking Privileges and Roles from</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r>
          <w:r w:rsidR="00C12992" w:rsidRPr="001058B5">
            <w:rPr>
              <w:rFonts w:ascii="Arial" w:hAnsi="Arial" w:cs="Arial"/>
              <w:b w:val="0"/>
            </w:rPr>
            <w:t>4-41</w:t>
          </w:r>
        </w:p>
        <w:p w14:paraId="6CD0377D" w14:textId="77777777" w:rsidR="008C539B" w:rsidRPr="001058B5" w:rsidRDefault="008D1AB8">
          <w:pPr>
            <w:pStyle w:val="TOC9"/>
            <w:tabs>
              <w:tab w:val="right" w:leader="dot" w:pos="9940"/>
            </w:tabs>
            <w:spacing w:before="36"/>
            <w:rPr>
              <w:rFonts w:ascii="Arial" w:hAnsi="Arial" w:cs="Arial"/>
            </w:rPr>
          </w:pPr>
          <w:hyperlink w:anchor="_bookmark823" w:history="1">
            <w:r w:rsidR="00C12992" w:rsidRPr="001058B5">
              <w:rPr>
                <w:rFonts w:ascii="Arial" w:hAnsi="Arial" w:cs="Arial"/>
              </w:rPr>
              <w:t>Revoking System Privileges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4-41</w:t>
          </w:r>
        </w:p>
        <w:p w14:paraId="0AEDB6C4" w14:textId="77777777" w:rsidR="008C539B" w:rsidRPr="001058B5" w:rsidRDefault="008D1AB8">
          <w:pPr>
            <w:pStyle w:val="TOC9"/>
            <w:tabs>
              <w:tab w:val="right" w:leader="dot" w:pos="9940"/>
            </w:tabs>
            <w:rPr>
              <w:rFonts w:ascii="Arial" w:hAnsi="Arial" w:cs="Arial"/>
            </w:rPr>
          </w:pPr>
          <w:hyperlink w:anchor="_bookmark827" w:history="1">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4-42</w:t>
          </w:r>
        </w:p>
        <w:p w14:paraId="5C893686" w14:textId="77777777" w:rsidR="008C539B" w:rsidRPr="001058B5" w:rsidRDefault="008D1AB8">
          <w:pPr>
            <w:tabs>
              <w:tab w:val="right" w:leader="dot" w:pos="9940"/>
            </w:tabs>
            <w:spacing w:before="31"/>
            <w:ind w:left="1900"/>
            <w:rPr>
              <w:rFonts w:ascii="Arial" w:hAnsi="Arial" w:cs="Arial"/>
              <w:sz w:val="20"/>
            </w:rPr>
          </w:pPr>
          <w:hyperlink w:anchor="_bookmark830" w:history="1">
            <w:r w:rsidR="00C12992" w:rsidRPr="001058B5">
              <w:rPr>
                <w:rFonts w:ascii="Arial" w:hAnsi="Arial" w:cs="Arial"/>
                <w:sz w:val="20"/>
              </w:rPr>
              <w:t>Revoking Object Privileges on Behalf of the</w:t>
            </w:r>
            <w:r w:rsidR="00C12992" w:rsidRPr="001058B5">
              <w:rPr>
                <w:rFonts w:ascii="Arial" w:hAnsi="Arial" w:cs="Arial"/>
                <w:spacing w:val="-7"/>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4-42</w:t>
          </w:r>
        </w:p>
        <w:p w14:paraId="16FD8ACC" w14:textId="77777777" w:rsidR="008C539B" w:rsidRPr="001058B5" w:rsidRDefault="008D1AB8">
          <w:pPr>
            <w:tabs>
              <w:tab w:val="right" w:leader="dot" w:pos="9940"/>
            </w:tabs>
            <w:spacing w:before="33"/>
            <w:ind w:left="1900"/>
            <w:rPr>
              <w:rFonts w:ascii="Arial" w:hAnsi="Arial" w:cs="Arial"/>
              <w:sz w:val="20"/>
            </w:rPr>
          </w:pPr>
          <w:hyperlink w:anchor="_bookmark833" w:history="1">
            <w:r w:rsidR="00C12992" w:rsidRPr="001058B5">
              <w:rPr>
                <w:rFonts w:ascii="Arial" w:hAnsi="Arial" w:cs="Arial"/>
                <w:sz w:val="20"/>
              </w:rPr>
              <w:t>Revoking Column-Selective</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2"/>
                <w:sz w:val="20"/>
              </w:rPr>
              <w:t xml:space="preserve"> </w:t>
            </w:r>
            <w:r w:rsidR="00C12992" w:rsidRPr="001058B5">
              <w:rPr>
                <w:rFonts w:ascii="Arial" w:hAnsi="Arial" w:cs="Arial"/>
                <w:sz w:val="20"/>
              </w:rPr>
              <w:t>Privileges</w:t>
            </w:r>
          </w:hyperlink>
          <w:r w:rsidR="00C12992" w:rsidRPr="001058B5">
            <w:rPr>
              <w:rFonts w:ascii="Arial" w:hAnsi="Arial" w:cs="Arial"/>
              <w:sz w:val="20"/>
            </w:rPr>
            <w:tab/>
            <w:t>4-43</w:t>
          </w:r>
        </w:p>
        <w:p w14:paraId="17C27EF7" w14:textId="77777777" w:rsidR="008C539B" w:rsidRPr="001058B5" w:rsidRDefault="008D1AB8">
          <w:pPr>
            <w:tabs>
              <w:tab w:val="right" w:leader="dot" w:pos="9940"/>
            </w:tabs>
            <w:spacing w:before="31"/>
            <w:ind w:left="1900"/>
            <w:rPr>
              <w:rFonts w:ascii="Arial" w:hAnsi="Arial" w:cs="Arial"/>
              <w:sz w:val="20"/>
            </w:rPr>
          </w:pPr>
          <w:hyperlink w:anchor="_bookmark835" w:history="1">
            <w:r w:rsidR="00C12992" w:rsidRPr="001058B5">
              <w:rPr>
                <w:rFonts w:ascii="Arial" w:hAnsi="Arial" w:cs="Arial"/>
                <w:sz w:val="20"/>
              </w:rPr>
              <w:t>Revoking the REFERENCES</w:t>
            </w:r>
            <w:r w:rsidR="00C12992" w:rsidRPr="001058B5">
              <w:rPr>
                <w:rFonts w:ascii="Arial" w:hAnsi="Arial" w:cs="Arial"/>
                <w:spacing w:val="-3"/>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4-43</w:t>
          </w:r>
        </w:p>
        <w:p w14:paraId="1B8D8ED1" w14:textId="77777777" w:rsidR="008C539B" w:rsidRPr="001058B5" w:rsidRDefault="008D1AB8">
          <w:pPr>
            <w:pStyle w:val="TOC9"/>
            <w:tabs>
              <w:tab w:val="right" w:leader="dot" w:pos="9940"/>
            </w:tabs>
            <w:spacing w:before="32"/>
            <w:rPr>
              <w:rFonts w:ascii="Arial" w:hAnsi="Arial" w:cs="Arial"/>
            </w:rPr>
          </w:pPr>
          <w:hyperlink w:anchor="_bookmark837" w:history="1">
            <w:r w:rsidR="00C12992" w:rsidRPr="001058B5">
              <w:rPr>
                <w:rFonts w:ascii="Arial" w:hAnsi="Arial" w:cs="Arial"/>
              </w:rPr>
              <w:t>Cascading Effects of</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4-43</w:t>
          </w:r>
        </w:p>
        <w:p w14:paraId="20ACAD89" w14:textId="77777777" w:rsidR="008C539B" w:rsidRPr="001058B5" w:rsidRDefault="008D1AB8">
          <w:pPr>
            <w:tabs>
              <w:tab w:val="right" w:leader="dot" w:pos="9940"/>
            </w:tabs>
            <w:spacing w:before="31"/>
            <w:ind w:left="1900"/>
            <w:rPr>
              <w:rFonts w:ascii="Arial" w:hAnsi="Arial" w:cs="Arial"/>
              <w:sz w:val="20"/>
            </w:rPr>
          </w:pPr>
          <w:hyperlink w:anchor="_bookmark839"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B8A30CC" w14:textId="77777777" w:rsidR="008C539B" w:rsidRPr="001058B5" w:rsidRDefault="008D1AB8">
          <w:pPr>
            <w:tabs>
              <w:tab w:val="right" w:leader="dot" w:pos="9940"/>
            </w:tabs>
            <w:spacing w:before="31"/>
            <w:ind w:left="1900"/>
            <w:rPr>
              <w:rFonts w:ascii="Arial" w:hAnsi="Arial" w:cs="Arial"/>
              <w:sz w:val="20"/>
            </w:rPr>
          </w:pPr>
          <w:hyperlink w:anchor="_bookmark841"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F7EB54A" w14:textId="77777777" w:rsidR="008C539B" w:rsidRPr="001058B5" w:rsidRDefault="008D1AB8">
          <w:pPr>
            <w:pStyle w:val="TOC6"/>
            <w:tabs>
              <w:tab w:val="right" w:leader="dot" w:pos="9940"/>
            </w:tabs>
            <w:spacing w:before="36"/>
            <w:rPr>
              <w:rFonts w:ascii="Arial" w:hAnsi="Arial" w:cs="Arial"/>
              <w:b w:val="0"/>
            </w:rPr>
          </w:pPr>
          <w:hyperlink w:anchor="_bookmark843" w:history="1">
            <w:r w:rsidR="00C12992" w:rsidRPr="001058B5">
              <w:rPr>
                <w:rFonts w:ascii="Arial" w:hAnsi="Arial" w:cs="Arial"/>
              </w:rPr>
              <w:t>Granting to and Revoking from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r>
          <w:r w:rsidR="00C12992" w:rsidRPr="001058B5">
            <w:rPr>
              <w:rFonts w:ascii="Arial" w:hAnsi="Arial" w:cs="Arial"/>
              <w:b w:val="0"/>
            </w:rPr>
            <w:t>4-45</w:t>
          </w:r>
        </w:p>
        <w:p w14:paraId="5AFD8DAE" w14:textId="77777777" w:rsidR="008C539B" w:rsidRPr="001058B5" w:rsidRDefault="008D1AB8">
          <w:pPr>
            <w:pStyle w:val="TOC6"/>
            <w:tabs>
              <w:tab w:val="right" w:leader="dot" w:pos="9940"/>
            </w:tabs>
            <w:spacing w:before="39"/>
            <w:rPr>
              <w:rFonts w:ascii="Arial" w:hAnsi="Arial" w:cs="Arial"/>
              <w:b w:val="0"/>
            </w:rPr>
          </w:pPr>
          <w:hyperlink w:anchor="_bookmark846" w:history="1">
            <w:r w:rsidR="00C12992" w:rsidRPr="001058B5">
              <w:rPr>
                <w:rFonts w:ascii="Arial" w:hAnsi="Arial" w:cs="Arial"/>
              </w:rPr>
              <w:t>Granting Roles Using the Operating System</w:t>
            </w:r>
            <w:r w:rsidR="00C12992" w:rsidRPr="001058B5">
              <w:rPr>
                <w:rFonts w:ascii="Arial" w:hAnsi="Arial" w:cs="Arial"/>
                <w:spacing w:val="-2"/>
              </w:rPr>
              <w:t xml:space="preserve"> </w:t>
            </w:r>
            <w:r w:rsidR="00C12992" w:rsidRPr="001058B5">
              <w:rPr>
                <w:rFonts w:ascii="Arial" w:hAnsi="Arial" w:cs="Arial"/>
              </w:rPr>
              <w:t>or</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4-45</w:t>
          </w:r>
        </w:p>
        <w:p w14:paraId="4C313616" w14:textId="77777777" w:rsidR="008C539B" w:rsidRPr="001058B5" w:rsidRDefault="008D1AB8">
          <w:pPr>
            <w:pStyle w:val="TOC9"/>
            <w:tabs>
              <w:tab w:val="right" w:leader="dot" w:pos="9940"/>
            </w:tabs>
            <w:spacing w:before="34"/>
            <w:rPr>
              <w:rFonts w:ascii="Arial" w:hAnsi="Arial" w:cs="Arial"/>
            </w:rPr>
          </w:pPr>
          <w:hyperlink w:anchor="_bookmark848" w:history="1">
            <w:r w:rsidR="00C12992" w:rsidRPr="001058B5">
              <w:rPr>
                <w:rFonts w:ascii="Arial" w:hAnsi="Arial" w:cs="Arial"/>
              </w:rPr>
              <w:t>About Granting Roles Using the Operating System</w:t>
            </w:r>
            <w:r w:rsidR="00C12992" w:rsidRPr="001058B5">
              <w:rPr>
                <w:rFonts w:ascii="Arial" w:hAnsi="Arial" w:cs="Arial"/>
                <w:spacing w:val="-6"/>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Network</w:t>
            </w:r>
          </w:hyperlink>
          <w:r w:rsidR="00C12992" w:rsidRPr="001058B5">
            <w:rPr>
              <w:rFonts w:ascii="Arial" w:hAnsi="Arial" w:cs="Arial"/>
            </w:rPr>
            <w:tab/>
            <w:t>4-45</w:t>
          </w:r>
        </w:p>
        <w:p w14:paraId="16F4B6B9" w14:textId="77777777" w:rsidR="008C539B" w:rsidRPr="001058B5" w:rsidRDefault="008D1AB8">
          <w:pPr>
            <w:pStyle w:val="TOC9"/>
            <w:tabs>
              <w:tab w:val="right" w:leader="dot" w:pos="9940"/>
            </w:tabs>
            <w:spacing w:before="32"/>
            <w:rPr>
              <w:rFonts w:ascii="Arial" w:hAnsi="Arial" w:cs="Arial"/>
            </w:rPr>
          </w:pPr>
          <w:hyperlink w:anchor="_bookmark849"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Identification</w:t>
            </w:r>
          </w:hyperlink>
          <w:r w:rsidR="00C12992" w:rsidRPr="001058B5">
            <w:rPr>
              <w:rFonts w:ascii="Arial" w:hAnsi="Arial" w:cs="Arial"/>
            </w:rPr>
            <w:tab/>
            <w:t>4-46</w:t>
          </w:r>
        </w:p>
        <w:p w14:paraId="45128AAF" w14:textId="77777777" w:rsidR="008C539B" w:rsidRPr="001058B5" w:rsidRDefault="008D1AB8">
          <w:pPr>
            <w:pStyle w:val="TOC9"/>
            <w:tabs>
              <w:tab w:val="right" w:leader="dot" w:pos="9940"/>
            </w:tabs>
            <w:spacing w:before="32"/>
            <w:rPr>
              <w:rFonts w:ascii="Arial" w:hAnsi="Arial" w:cs="Arial"/>
            </w:rPr>
          </w:pPr>
          <w:hyperlink w:anchor="_bookmark852"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Management</w:t>
            </w:r>
          </w:hyperlink>
          <w:r w:rsidR="00C12992" w:rsidRPr="001058B5">
            <w:rPr>
              <w:rFonts w:ascii="Arial" w:hAnsi="Arial" w:cs="Arial"/>
            </w:rPr>
            <w:tab/>
            <w:t>4-47</w:t>
          </w:r>
        </w:p>
        <w:p w14:paraId="735F2D3E" w14:textId="77777777" w:rsidR="008C539B" w:rsidRPr="001058B5" w:rsidRDefault="008D1AB8">
          <w:pPr>
            <w:pStyle w:val="TOC9"/>
            <w:tabs>
              <w:tab w:val="right" w:leader="dot" w:pos="9940"/>
            </w:tabs>
            <w:rPr>
              <w:rFonts w:ascii="Arial" w:hAnsi="Arial" w:cs="Arial"/>
            </w:rPr>
          </w:pPr>
          <w:hyperlink w:anchor="_bookmark854" w:history="1">
            <w:r w:rsidR="00C12992" w:rsidRPr="001058B5">
              <w:rPr>
                <w:rFonts w:ascii="Arial" w:hAnsi="Arial" w:cs="Arial"/>
              </w:rPr>
              <w:t>Granting and Revoking Roles When OS_ROLES Is Set</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TRUE</w:t>
            </w:r>
          </w:hyperlink>
          <w:r w:rsidR="00C12992" w:rsidRPr="001058B5">
            <w:rPr>
              <w:rFonts w:ascii="Arial" w:hAnsi="Arial" w:cs="Arial"/>
            </w:rPr>
            <w:tab/>
            <w:t>4-47</w:t>
          </w:r>
        </w:p>
        <w:p w14:paraId="2557A347" w14:textId="77777777" w:rsidR="008C539B" w:rsidRPr="001058B5" w:rsidRDefault="008D1AB8">
          <w:pPr>
            <w:pStyle w:val="TOC9"/>
            <w:tabs>
              <w:tab w:val="right" w:leader="dot" w:pos="9940"/>
            </w:tabs>
            <w:spacing w:before="32"/>
            <w:rPr>
              <w:rFonts w:ascii="Arial" w:hAnsi="Arial" w:cs="Arial"/>
            </w:rPr>
          </w:pPr>
          <w:hyperlink w:anchor="_bookmark856" w:history="1">
            <w:r w:rsidR="00C12992" w:rsidRPr="001058B5">
              <w:rPr>
                <w:rFonts w:ascii="Arial" w:hAnsi="Arial" w:cs="Arial"/>
              </w:rPr>
              <w:t>Enabling and Disabling Roles When OS_ROLES Is Set</w:t>
            </w:r>
            <w:r w:rsidR="00C12992" w:rsidRPr="001058B5">
              <w:rPr>
                <w:rFonts w:ascii="Arial" w:hAnsi="Arial" w:cs="Arial"/>
                <w:spacing w:val="-10"/>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TRUE</w:t>
            </w:r>
          </w:hyperlink>
          <w:r w:rsidR="00C12992" w:rsidRPr="001058B5">
            <w:rPr>
              <w:rFonts w:ascii="Arial" w:hAnsi="Arial" w:cs="Arial"/>
            </w:rPr>
            <w:tab/>
            <w:t>4-47</w:t>
          </w:r>
        </w:p>
        <w:p w14:paraId="2E1FA918" w14:textId="77777777" w:rsidR="008C539B" w:rsidRPr="001058B5" w:rsidRDefault="008D1AB8">
          <w:pPr>
            <w:pStyle w:val="TOC9"/>
            <w:tabs>
              <w:tab w:val="right" w:leader="dot" w:pos="9940"/>
            </w:tabs>
            <w:rPr>
              <w:rFonts w:ascii="Arial" w:hAnsi="Arial" w:cs="Arial"/>
            </w:rPr>
          </w:pPr>
          <w:hyperlink w:anchor="_bookmark859" w:history="1">
            <w:r w:rsidR="00C12992" w:rsidRPr="001058B5">
              <w:rPr>
                <w:rFonts w:ascii="Arial" w:hAnsi="Arial" w:cs="Arial"/>
              </w:rPr>
              <w:t>Using Network Connections with Operating System</w:t>
            </w:r>
            <w:r w:rsidR="00C12992" w:rsidRPr="001058B5">
              <w:rPr>
                <w:rFonts w:ascii="Arial" w:hAnsi="Arial" w:cs="Arial"/>
                <w:spacing w:val="-10"/>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Management</w:t>
            </w:r>
          </w:hyperlink>
          <w:r w:rsidR="00C12992" w:rsidRPr="001058B5">
            <w:rPr>
              <w:rFonts w:ascii="Arial" w:hAnsi="Arial" w:cs="Arial"/>
            </w:rPr>
            <w:tab/>
            <w:t>4-47</w:t>
          </w:r>
        </w:p>
        <w:p w14:paraId="0FA6D071" w14:textId="77777777" w:rsidR="008C539B" w:rsidRPr="001058B5" w:rsidRDefault="008D1AB8">
          <w:pPr>
            <w:pStyle w:val="TOC6"/>
            <w:tabs>
              <w:tab w:val="right" w:leader="dot" w:pos="9940"/>
            </w:tabs>
            <w:rPr>
              <w:rFonts w:ascii="Arial" w:hAnsi="Arial" w:cs="Arial"/>
              <w:b w:val="0"/>
            </w:rPr>
          </w:pPr>
          <w:hyperlink w:anchor="_bookmark862" w:history="1">
            <w:r w:rsidR="00C12992" w:rsidRPr="001058B5">
              <w:rPr>
                <w:rFonts w:ascii="Arial" w:hAnsi="Arial" w:cs="Arial"/>
              </w:rPr>
              <w:t>When Do Grants and Revokes</w:t>
            </w:r>
            <w:r w:rsidR="00C12992" w:rsidRPr="001058B5">
              <w:rPr>
                <w:rFonts w:ascii="Arial" w:hAnsi="Arial" w:cs="Arial"/>
                <w:spacing w:val="-3"/>
              </w:rPr>
              <w:t xml:space="preserve"> </w:t>
            </w:r>
            <w:r w:rsidR="00C12992" w:rsidRPr="001058B5">
              <w:rPr>
                <w:rFonts w:ascii="Arial" w:hAnsi="Arial" w:cs="Arial"/>
              </w:rPr>
              <w:t>Take</w:t>
            </w:r>
            <w:r w:rsidR="00C12992" w:rsidRPr="001058B5">
              <w:rPr>
                <w:rFonts w:ascii="Arial" w:hAnsi="Arial" w:cs="Arial"/>
                <w:spacing w:val="-1"/>
              </w:rPr>
              <w:t xml:space="preserve"> </w:t>
            </w:r>
            <w:r w:rsidR="00C12992" w:rsidRPr="001058B5">
              <w:rPr>
                <w:rFonts w:ascii="Arial" w:hAnsi="Arial" w:cs="Arial"/>
              </w:rPr>
              <w:t>Effect?</w:t>
            </w:r>
          </w:hyperlink>
          <w:r w:rsidR="00C12992" w:rsidRPr="001058B5">
            <w:rPr>
              <w:rFonts w:ascii="Arial" w:hAnsi="Arial" w:cs="Arial"/>
            </w:rPr>
            <w:tab/>
          </w:r>
          <w:r w:rsidR="00C12992" w:rsidRPr="001058B5">
            <w:rPr>
              <w:rFonts w:ascii="Arial" w:hAnsi="Arial" w:cs="Arial"/>
              <w:b w:val="0"/>
            </w:rPr>
            <w:t>4-48</w:t>
          </w:r>
        </w:p>
        <w:p w14:paraId="0D9746E9" w14:textId="77777777" w:rsidR="008C539B" w:rsidRPr="001058B5" w:rsidRDefault="008D1AB8">
          <w:pPr>
            <w:pStyle w:val="TOC9"/>
            <w:tabs>
              <w:tab w:val="right" w:leader="dot" w:pos="9940"/>
            </w:tabs>
            <w:spacing w:before="36"/>
            <w:rPr>
              <w:rFonts w:ascii="Arial" w:hAnsi="Arial" w:cs="Arial"/>
            </w:rPr>
          </w:pPr>
          <w:hyperlink w:anchor="_bookmark865" w:history="1">
            <w:r w:rsidR="00C12992" w:rsidRPr="001058B5">
              <w:rPr>
                <w:rFonts w:ascii="Arial" w:hAnsi="Arial" w:cs="Arial"/>
              </w:rPr>
              <w:t>How the SET ROLE Statement Affects Grants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Revokes</w:t>
            </w:r>
          </w:hyperlink>
          <w:r w:rsidR="00C12992" w:rsidRPr="001058B5">
            <w:rPr>
              <w:rFonts w:ascii="Arial" w:hAnsi="Arial" w:cs="Arial"/>
            </w:rPr>
            <w:tab/>
            <w:t>4-48</w:t>
          </w:r>
        </w:p>
        <w:p w14:paraId="7F881389" w14:textId="77777777" w:rsidR="008C539B" w:rsidRPr="001058B5" w:rsidRDefault="008D1AB8">
          <w:pPr>
            <w:pStyle w:val="TOC9"/>
            <w:tabs>
              <w:tab w:val="right" w:leader="dot" w:pos="9940"/>
            </w:tabs>
            <w:rPr>
              <w:rFonts w:ascii="Arial" w:hAnsi="Arial" w:cs="Arial"/>
            </w:rPr>
          </w:pPr>
          <w:hyperlink w:anchor="_bookmark870"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4-48</w:t>
          </w:r>
        </w:p>
        <w:p w14:paraId="22626622" w14:textId="77777777" w:rsidR="008C539B" w:rsidRPr="001058B5" w:rsidRDefault="008D1AB8">
          <w:pPr>
            <w:pStyle w:val="TOC9"/>
            <w:tabs>
              <w:tab w:val="right" w:leader="dot" w:pos="9940"/>
            </w:tabs>
            <w:rPr>
              <w:rFonts w:ascii="Arial" w:hAnsi="Arial" w:cs="Arial"/>
            </w:rPr>
          </w:pPr>
          <w:hyperlink w:anchor="_bookmark874" w:history="1">
            <w:r w:rsidR="00C12992" w:rsidRPr="001058B5">
              <w:rPr>
                <w:rFonts w:ascii="Arial" w:hAnsi="Arial" w:cs="Arial"/>
              </w:rPr>
              <w:t>The Maximum Number of Roles That a User</w:t>
            </w:r>
            <w:r w:rsidR="00C12992" w:rsidRPr="001058B5">
              <w:rPr>
                <w:rFonts w:ascii="Arial" w:hAnsi="Arial" w:cs="Arial"/>
                <w:spacing w:val="-9"/>
              </w:rPr>
              <w:t xml:space="preserve"> </w:t>
            </w:r>
            <w:r w:rsidR="00C12992" w:rsidRPr="001058B5">
              <w:rPr>
                <w:rFonts w:ascii="Arial" w:hAnsi="Arial" w:cs="Arial"/>
              </w:rPr>
              <w:t>Can</w:t>
            </w:r>
            <w:r w:rsidR="00C12992" w:rsidRPr="001058B5">
              <w:rPr>
                <w:rFonts w:ascii="Arial" w:hAnsi="Arial" w:cs="Arial"/>
                <w:spacing w:val="-1"/>
              </w:rPr>
              <w:t xml:space="preserve"> </w:t>
            </w:r>
            <w:r w:rsidR="00C12992" w:rsidRPr="001058B5">
              <w:rPr>
                <w:rFonts w:ascii="Arial" w:hAnsi="Arial" w:cs="Arial"/>
              </w:rPr>
              <w:t>Enable</w:t>
            </w:r>
          </w:hyperlink>
          <w:r w:rsidR="00C12992" w:rsidRPr="001058B5">
            <w:rPr>
              <w:rFonts w:ascii="Arial" w:hAnsi="Arial" w:cs="Arial"/>
            </w:rPr>
            <w:tab/>
            <w:t>4-49</w:t>
          </w:r>
        </w:p>
        <w:p w14:paraId="33F4E777" w14:textId="77777777" w:rsidR="008C539B" w:rsidRPr="001058B5" w:rsidRDefault="008D1AB8">
          <w:pPr>
            <w:pStyle w:val="TOC6"/>
            <w:tabs>
              <w:tab w:val="right" w:leader="dot" w:pos="9940"/>
            </w:tabs>
            <w:spacing w:before="36" w:after="240"/>
            <w:rPr>
              <w:rFonts w:ascii="Arial" w:hAnsi="Arial" w:cs="Arial"/>
              <w:b w:val="0"/>
            </w:rPr>
          </w:pPr>
          <w:hyperlink w:anchor="_bookmark877" w:history="1">
            <w:r w:rsidR="00C12992" w:rsidRPr="001058B5">
              <w:rPr>
                <w:rFonts w:ascii="Arial" w:hAnsi="Arial" w:cs="Arial"/>
              </w:rPr>
              <w:t>Managing Fine-Grained Access in PL/SQL Packages</w:t>
            </w:r>
            <w:r w:rsidR="00C12992" w:rsidRPr="001058B5">
              <w:rPr>
                <w:rFonts w:ascii="Arial" w:hAnsi="Arial" w:cs="Arial"/>
                <w:spacing w:val="-5"/>
              </w:rPr>
              <w:t xml:space="preserve"> </w:t>
            </w:r>
            <w:r w:rsidR="00C12992" w:rsidRPr="001058B5">
              <w:rPr>
                <w:rFonts w:ascii="Arial" w:hAnsi="Arial" w:cs="Arial"/>
              </w:rPr>
              <w:t>and Types</w:t>
            </w:r>
          </w:hyperlink>
          <w:r w:rsidR="00C12992" w:rsidRPr="001058B5">
            <w:rPr>
              <w:rFonts w:ascii="Arial" w:hAnsi="Arial" w:cs="Arial"/>
            </w:rPr>
            <w:tab/>
          </w:r>
          <w:r w:rsidR="00C12992" w:rsidRPr="001058B5">
            <w:rPr>
              <w:rFonts w:ascii="Arial" w:hAnsi="Arial" w:cs="Arial"/>
              <w:b w:val="0"/>
            </w:rPr>
            <w:t>4-49</w:t>
          </w:r>
        </w:p>
        <w:p w14:paraId="55609426" w14:textId="77777777" w:rsidR="008C539B" w:rsidRPr="001058B5" w:rsidRDefault="008D1AB8">
          <w:pPr>
            <w:pStyle w:val="TOC5"/>
            <w:tabs>
              <w:tab w:val="right" w:leader="dot" w:pos="9338"/>
            </w:tabs>
            <w:spacing w:before="81"/>
            <w:rPr>
              <w:rFonts w:ascii="Arial" w:hAnsi="Arial" w:cs="Arial"/>
            </w:rPr>
          </w:pPr>
          <w:hyperlink w:anchor="_bookmark881" w:history="1">
            <w:r w:rsidR="00C12992" w:rsidRPr="001058B5">
              <w:rPr>
                <w:rFonts w:ascii="Arial" w:hAnsi="Arial" w:cs="Arial"/>
              </w:rPr>
              <w:t>About Fine-Grained Access Control to External</w:t>
            </w:r>
            <w:r w:rsidR="00C12992" w:rsidRPr="001058B5">
              <w:rPr>
                <w:rFonts w:ascii="Arial" w:hAnsi="Arial" w:cs="Arial"/>
                <w:spacing w:val="-9"/>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4-50</w:t>
          </w:r>
        </w:p>
        <w:p w14:paraId="7520606D" w14:textId="77777777" w:rsidR="008C539B" w:rsidRPr="001058B5" w:rsidRDefault="008D1AB8">
          <w:pPr>
            <w:pStyle w:val="TOC5"/>
            <w:tabs>
              <w:tab w:val="right" w:leader="dot" w:pos="9338"/>
            </w:tabs>
            <w:rPr>
              <w:rFonts w:ascii="Arial" w:hAnsi="Arial" w:cs="Arial"/>
            </w:rPr>
          </w:pPr>
          <w:hyperlink w:anchor="_bookmark885" w:history="1">
            <w:r w:rsidR="00C12992" w:rsidRPr="001058B5">
              <w:rPr>
                <w:rFonts w:ascii="Arial" w:hAnsi="Arial" w:cs="Arial"/>
              </w:rPr>
              <w:t>About Access Control</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Wallets</w:t>
            </w:r>
          </w:hyperlink>
          <w:r w:rsidR="00C12992" w:rsidRPr="001058B5">
            <w:rPr>
              <w:rFonts w:ascii="Arial" w:hAnsi="Arial" w:cs="Arial"/>
            </w:rPr>
            <w:tab/>
            <w:t>4-50</w:t>
          </w:r>
        </w:p>
        <w:p w14:paraId="762021A4" w14:textId="77777777" w:rsidR="008C539B" w:rsidRPr="001058B5" w:rsidRDefault="008D1AB8">
          <w:pPr>
            <w:pStyle w:val="TOC5"/>
            <w:tabs>
              <w:tab w:val="right" w:pos="9338"/>
            </w:tabs>
            <w:spacing w:before="32"/>
            <w:rPr>
              <w:rFonts w:ascii="Arial" w:hAnsi="Arial" w:cs="Arial"/>
            </w:rPr>
          </w:pPr>
          <w:hyperlink w:anchor="_bookmark888" w:history="1">
            <w:r w:rsidR="00C12992" w:rsidRPr="001058B5">
              <w:rPr>
                <w:rFonts w:ascii="Arial" w:hAnsi="Arial" w:cs="Arial"/>
              </w:rPr>
              <w:t>Upgrading Applications That Depend on Packages That Use External</w:t>
            </w:r>
            <w:r w:rsidR="00C12992" w:rsidRPr="001058B5">
              <w:rPr>
                <w:rFonts w:ascii="Arial" w:hAnsi="Arial" w:cs="Arial"/>
                <w:spacing w:val="-25"/>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Services</w:t>
            </w:r>
          </w:hyperlink>
          <w:r w:rsidR="00C12992" w:rsidRPr="001058B5">
            <w:rPr>
              <w:rFonts w:ascii="Arial" w:hAnsi="Arial" w:cs="Arial"/>
            </w:rPr>
            <w:tab/>
            <w:t>4-51</w:t>
          </w:r>
        </w:p>
        <w:p w14:paraId="49B78E15" w14:textId="77777777" w:rsidR="008C539B" w:rsidRPr="001058B5" w:rsidRDefault="008D1AB8">
          <w:pPr>
            <w:pStyle w:val="TOC5"/>
            <w:tabs>
              <w:tab w:val="right" w:leader="dot" w:pos="9338"/>
            </w:tabs>
            <w:rPr>
              <w:rFonts w:ascii="Arial" w:hAnsi="Arial" w:cs="Arial"/>
            </w:rPr>
          </w:pPr>
          <w:hyperlink w:anchor="_bookmark891" w:history="1">
            <w:r w:rsidR="00C12992" w:rsidRPr="001058B5">
              <w:rPr>
                <w:rFonts w:ascii="Arial" w:hAnsi="Arial" w:cs="Arial"/>
              </w:rPr>
              <w:t>Creating an Access Control List for External</w:t>
            </w:r>
            <w:r w:rsidR="00C12992" w:rsidRPr="001058B5">
              <w:rPr>
                <w:rFonts w:ascii="Arial" w:hAnsi="Arial" w:cs="Arial"/>
                <w:spacing w:val="-5"/>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Services</w:t>
            </w:r>
          </w:hyperlink>
          <w:r w:rsidR="00C12992" w:rsidRPr="001058B5">
            <w:rPr>
              <w:rFonts w:ascii="Arial" w:hAnsi="Arial" w:cs="Arial"/>
            </w:rPr>
            <w:tab/>
            <w:t>4-51</w:t>
          </w:r>
        </w:p>
        <w:p w14:paraId="21D29F10" w14:textId="77777777" w:rsidR="008C539B" w:rsidRPr="001058B5" w:rsidRDefault="008D1AB8">
          <w:pPr>
            <w:pStyle w:val="TOC8"/>
            <w:tabs>
              <w:tab w:val="right" w:leader="dot" w:pos="9338"/>
            </w:tabs>
            <w:rPr>
              <w:rFonts w:ascii="Arial" w:hAnsi="Arial" w:cs="Arial"/>
            </w:rPr>
          </w:pPr>
          <w:hyperlink w:anchor="_bookmark894" w:history="1">
            <w:r w:rsidR="00C12992" w:rsidRPr="001058B5">
              <w:rPr>
                <w:rFonts w:ascii="Arial" w:hAnsi="Arial" w:cs="Arial"/>
              </w:rPr>
              <w:t>Step 1: Create the Access Control List and Its</w:t>
            </w:r>
            <w:r w:rsidR="00C12992" w:rsidRPr="001058B5">
              <w:rPr>
                <w:rFonts w:ascii="Arial" w:hAnsi="Arial" w:cs="Arial"/>
                <w:spacing w:val="-1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Definitions</w:t>
            </w:r>
          </w:hyperlink>
          <w:r w:rsidR="00C12992" w:rsidRPr="001058B5">
            <w:rPr>
              <w:rFonts w:ascii="Arial" w:hAnsi="Arial" w:cs="Arial"/>
            </w:rPr>
            <w:tab/>
            <w:t>4-51</w:t>
          </w:r>
        </w:p>
        <w:p w14:paraId="282CDDB7" w14:textId="77777777" w:rsidR="008C539B" w:rsidRPr="001058B5" w:rsidRDefault="008D1AB8">
          <w:pPr>
            <w:pStyle w:val="TOC8"/>
            <w:tabs>
              <w:tab w:val="right" w:leader="dot" w:pos="9338"/>
            </w:tabs>
            <w:spacing w:before="33"/>
            <w:rPr>
              <w:rFonts w:ascii="Arial" w:hAnsi="Arial" w:cs="Arial"/>
            </w:rPr>
          </w:pPr>
          <w:hyperlink w:anchor="_bookmark897" w:history="1">
            <w:r w:rsidR="00C12992" w:rsidRPr="001058B5">
              <w:rPr>
                <w:rFonts w:ascii="Arial" w:hAnsi="Arial" w:cs="Arial"/>
              </w:rPr>
              <w:t>Step 2: Assign the Access Control List to One or More</w:t>
            </w:r>
            <w:r w:rsidR="00C12992" w:rsidRPr="001058B5">
              <w:rPr>
                <w:rFonts w:ascii="Arial" w:hAnsi="Arial" w:cs="Arial"/>
                <w:spacing w:val="-14"/>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Hosts</w:t>
            </w:r>
          </w:hyperlink>
          <w:r w:rsidR="00C12992" w:rsidRPr="001058B5">
            <w:rPr>
              <w:rFonts w:ascii="Arial" w:hAnsi="Arial" w:cs="Arial"/>
            </w:rPr>
            <w:tab/>
            <w:t>4-53</w:t>
          </w:r>
        </w:p>
        <w:p w14:paraId="5C427219" w14:textId="77777777" w:rsidR="008C539B" w:rsidRPr="001058B5" w:rsidRDefault="008D1AB8">
          <w:pPr>
            <w:pStyle w:val="TOC5"/>
            <w:tabs>
              <w:tab w:val="right" w:leader="dot" w:pos="9338"/>
            </w:tabs>
            <w:rPr>
              <w:rFonts w:ascii="Arial" w:hAnsi="Arial" w:cs="Arial"/>
            </w:rPr>
          </w:pPr>
          <w:hyperlink w:anchor="_bookmark900" w:history="1">
            <w:r w:rsidR="00C12992" w:rsidRPr="001058B5">
              <w:rPr>
                <w:rFonts w:ascii="Arial" w:hAnsi="Arial" w:cs="Arial"/>
              </w:rPr>
              <w:t>Configuring Access Control to</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4-55</w:t>
          </w:r>
        </w:p>
        <w:p w14:paraId="7C2000E5" w14:textId="77777777" w:rsidR="008C539B" w:rsidRPr="001058B5" w:rsidRDefault="008D1AB8">
          <w:pPr>
            <w:pStyle w:val="TOC8"/>
            <w:tabs>
              <w:tab w:val="right" w:leader="dot" w:pos="9338"/>
            </w:tabs>
            <w:rPr>
              <w:rFonts w:ascii="Arial" w:hAnsi="Arial" w:cs="Arial"/>
            </w:rPr>
          </w:pPr>
          <w:hyperlink w:anchor="_bookmark910" w:history="1">
            <w:r w:rsidR="00C12992" w:rsidRPr="001058B5">
              <w:rPr>
                <w:rFonts w:ascii="Arial" w:hAnsi="Arial" w:cs="Arial"/>
              </w:rPr>
              <w:t>Step 1: Create an</w:t>
            </w:r>
            <w:r w:rsidR="00C12992" w:rsidRPr="001058B5">
              <w:rPr>
                <w:rFonts w:ascii="Arial" w:hAnsi="Arial" w:cs="Arial"/>
                <w:spacing w:val="-3"/>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Wallet</w:t>
            </w:r>
          </w:hyperlink>
          <w:r w:rsidR="00C12992" w:rsidRPr="001058B5">
            <w:rPr>
              <w:rFonts w:ascii="Arial" w:hAnsi="Arial" w:cs="Arial"/>
            </w:rPr>
            <w:tab/>
            <w:t>4-55</w:t>
          </w:r>
        </w:p>
        <w:p w14:paraId="72CF4CE5" w14:textId="77777777" w:rsidR="008C539B" w:rsidRPr="001058B5" w:rsidRDefault="008D1AB8">
          <w:pPr>
            <w:pStyle w:val="TOC8"/>
            <w:tabs>
              <w:tab w:val="right" w:leader="dot" w:pos="9338"/>
            </w:tabs>
            <w:spacing w:before="32"/>
            <w:rPr>
              <w:rFonts w:ascii="Arial" w:hAnsi="Arial" w:cs="Arial"/>
            </w:rPr>
          </w:pPr>
          <w:hyperlink w:anchor="_bookmark911" w:history="1">
            <w:r w:rsidR="00C12992" w:rsidRPr="001058B5">
              <w:rPr>
                <w:rFonts w:ascii="Arial" w:hAnsi="Arial" w:cs="Arial"/>
              </w:rPr>
              <w:t>Step 2: Create an Access Control List that Grants the</w:t>
            </w:r>
            <w:r w:rsidR="00C12992" w:rsidRPr="001058B5">
              <w:rPr>
                <w:rFonts w:ascii="Arial" w:hAnsi="Arial" w:cs="Arial"/>
                <w:spacing w:val="-9"/>
              </w:rPr>
              <w:t xml:space="preserve"> </w:t>
            </w:r>
            <w:r w:rsidR="00C12992" w:rsidRPr="001058B5">
              <w:rPr>
                <w:rFonts w:ascii="Arial" w:hAnsi="Arial" w:cs="Arial"/>
              </w:rPr>
              <w:t>Wallet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4-56</w:t>
          </w:r>
        </w:p>
        <w:p w14:paraId="15C5E933" w14:textId="77777777" w:rsidR="008C539B" w:rsidRPr="001058B5" w:rsidRDefault="008D1AB8">
          <w:pPr>
            <w:pStyle w:val="TOC8"/>
            <w:tabs>
              <w:tab w:val="right" w:leader="dot" w:pos="9338"/>
            </w:tabs>
            <w:rPr>
              <w:rFonts w:ascii="Arial" w:hAnsi="Arial" w:cs="Arial"/>
            </w:rPr>
          </w:pPr>
          <w:hyperlink w:anchor="_bookmark912" w:history="1">
            <w:r w:rsidR="00C12992" w:rsidRPr="001058B5">
              <w:rPr>
                <w:rFonts w:ascii="Arial" w:hAnsi="Arial" w:cs="Arial"/>
              </w:rPr>
              <w:t>Step 3: Assign the Access Control List to</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4-57</w:t>
          </w:r>
        </w:p>
        <w:p w14:paraId="649014AE" w14:textId="77777777" w:rsidR="008C539B" w:rsidRPr="001058B5" w:rsidRDefault="008D1AB8">
          <w:pPr>
            <w:pStyle w:val="TOC8"/>
            <w:tabs>
              <w:tab w:val="right" w:leader="dot" w:pos="9338"/>
            </w:tabs>
            <w:rPr>
              <w:rFonts w:ascii="Arial" w:hAnsi="Arial" w:cs="Arial"/>
            </w:rPr>
          </w:pPr>
          <w:hyperlink w:anchor="_bookmark913" w:history="1">
            <w:r w:rsidR="00C12992" w:rsidRPr="001058B5">
              <w:rPr>
                <w:rFonts w:ascii="Arial" w:hAnsi="Arial" w:cs="Arial"/>
              </w:rPr>
              <w:t>Step 4: Make the HTTP Request with the Passwords and</w:t>
            </w:r>
            <w:r w:rsidR="00C12992" w:rsidRPr="001058B5">
              <w:rPr>
                <w:rFonts w:ascii="Arial" w:hAnsi="Arial" w:cs="Arial"/>
                <w:spacing w:val="-10"/>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Certificates</w:t>
            </w:r>
          </w:hyperlink>
          <w:r w:rsidR="00C12992" w:rsidRPr="001058B5">
            <w:rPr>
              <w:rFonts w:ascii="Arial" w:hAnsi="Arial" w:cs="Arial"/>
            </w:rPr>
            <w:tab/>
            <w:t>4-57</w:t>
          </w:r>
        </w:p>
        <w:p w14:paraId="0676382C" w14:textId="77777777" w:rsidR="008C539B" w:rsidRPr="001058B5" w:rsidRDefault="008D1AB8">
          <w:pPr>
            <w:pStyle w:val="TOC5"/>
            <w:tabs>
              <w:tab w:val="right" w:leader="dot" w:pos="9338"/>
            </w:tabs>
            <w:spacing w:before="32"/>
            <w:rPr>
              <w:rFonts w:ascii="Arial" w:hAnsi="Arial" w:cs="Arial"/>
            </w:rPr>
          </w:pPr>
          <w:hyperlink w:anchor="_bookmark914" w:history="1">
            <w:r w:rsidR="00C12992" w:rsidRPr="001058B5">
              <w:rPr>
                <w:rFonts w:ascii="Arial" w:hAnsi="Arial" w:cs="Arial"/>
              </w:rPr>
              <w:t>Examples of Creating Access</w:t>
            </w:r>
            <w:r w:rsidR="00C12992" w:rsidRPr="001058B5">
              <w:rPr>
                <w:rFonts w:ascii="Arial" w:hAnsi="Arial" w:cs="Arial"/>
                <w:spacing w:val="-1"/>
              </w:rPr>
              <w:t xml:space="preserve"> </w:t>
            </w:r>
            <w:r w:rsidR="00C12992" w:rsidRPr="001058B5">
              <w:rPr>
                <w:rFonts w:ascii="Arial" w:hAnsi="Arial" w:cs="Arial"/>
              </w:rPr>
              <w:t>Control</w:t>
            </w:r>
            <w:r w:rsidR="00C12992" w:rsidRPr="001058B5">
              <w:rPr>
                <w:rFonts w:ascii="Arial" w:hAnsi="Arial" w:cs="Arial"/>
                <w:spacing w:val="-1"/>
              </w:rPr>
              <w:t xml:space="preserve"> </w:t>
            </w:r>
            <w:r w:rsidR="00C12992" w:rsidRPr="001058B5">
              <w:rPr>
                <w:rFonts w:ascii="Arial" w:hAnsi="Arial" w:cs="Arial"/>
              </w:rPr>
              <w:t>Lists</w:t>
            </w:r>
          </w:hyperlink>
          <w:r w:rsidR="00C12992" w:rsidRPr="001058B5">
            <w:rPr>
              <w:rFonts w:ascii="Arial" w:hAnsi="Arial" w:cs="Arial"/>
            </w:rPr>
            <w:tab/>
            <w:t>4-59</w:t>
          </w:r>
        </w:p>
        <w:p w14:paraId="0055A51D" w14:textId="77777777" w:rsidR="008C539B" w:rsidRPr="001058B5" w:rsidRDefault="008D1AB8">
          <w:pPr>
            <w:pStyle w:val="TOC8"/>
            <w:tabs>
              <w:tab w:val="right" w:leader="dot" w:pos="9338"/>
            </w:tabs>
            <w:rPr>
              <w:rFonts w:ascii="Arial" w:hAnsi="Arial" w:cs="Arial"/>
            </w:rPr>
          </w:pPr>
          <w:hyperlink w:anchor="_bookmark917" w:history="1">
            <w:r w:rsidR="00C12992" w:rsidRPr="001058B5">
              <w:rPr>
                <w:rFonts w:ascii="Arial" w:hAnsi="Arial" w:cs="Arial"/>
              </w:rPr>
              <w:t>Example of an Access Control List for a Single Role and</w:t>
            </w:r>
            <w:r w:rsidR="00C12992" w:rsidRPr="001058B5">
              <w:rPr>
                <w:rFonts w:ascii="Arial" w:hAnsi="Arial" w:cs="Arial"/>
                <w:spacing w:val="-19"/>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4-60</w:t>
          </w:r>
        </w:p>
        <w:p w14:paraId="70ABF4B1" w14:textId="77777777" w:rsidR="008C539B" w:rsidRPr="001058B5" w:rsidRDefault="008D1AB8">
          <w:pPr>
            <w:pStyle w:val="TOC8"/>
            <w:rPr>
              <w:rFonts w:ascii="Arial" w:hAnsi="Arial" w:cs="Arial"/>
            </w:rPr>
          </w:pPr>
          <w:hyperlink w:anchor="_bookmark919" w:history="1">
            <w:r w:rsidR="00C12992" w:rsidRPr="001058B5">
              <w:rPr>
                <w:rFonts w:ascii="Arial" w:hAnsi="Arial" w:cs="Arial"/>
              </w:rPr>
              <w:t>Example of an Access Control List with Multiple Roles Assigned to Multiple Hosts ..</w:t>
            </w:r>
          </w:hyperlink>
          <w:r w:rsidR="00C12992" w:rsidRPr="001058B5">
            <w:rPr>
              <w:rFonts w:ascii="Arial" w:hAnsi="Arial" w:cs="Arial"/>
            </w:rPr>
            <w:t xml:space="preserve"> 4-61</w:t>
          </w:r>
        </w:p>
        <w:p w14:paraId="0FD71C1F" w14:textId="77777777" w:rsidR="008C539B" w:rsidRPr="001058B5" w:rsidRDefault="008D1AB8">
          <w:pPr>
            <w:pStyle w:val="TOC8"/>
            <w:tabs>
              <w:tab w:val="right" w:leader="dot" w:pos="9338"/>
            </w:tabs>
            <w:spacing w:before="33"/>
            <w:rPr>
              <w:rFonts w:ascii="Arial" w:hAnsi="Arial" w:cs="Arial"/>
            </w:rPr>
          </w:pPr>
          <w:hyperlink w:anchor="_bookmark923" w:history="1">
            <w:r w:rsidR="00C12992" w:rsidRPr="001058B5">
              <w:rPr>
                <w:rFonts w:ascii="Arial" w:hAnsi="Arial" w:cs="Arial"/>
              </w:rPr>
              <w:t>Example of an Access Control List for Using Passwords in a</w:t>
            </w:r>
            <w:r w:rsidR="00C12992" w:rsidRPr="001058B5">
              <w:rPr>
                <w:rFonts w:ascii="Arial" w:hAnsi="Arial" w:cs="Arial"/>
                <w:spacing w:val="-20"/>
              </w:rPr>
              <w:t xml:space="preserve"> </w:t>
            </w:r>
            <w:r w:rsidR="00C12992" w:rsidRPr="001058B5">
              <w:rPr>
                <w:rFonts w:ascii="Arial" w:hAnsi="Arial" w:cs="Arial"/>
              </w:rPr>
              <w:t>Non-Shared</w:t>
            </w:r>
            <w:r w:rsidR="00C12992" w:rsidRPr="001058B5">
              <w:rPr>
                <w:rFonts w:ascii="Arial" w:hAnsi="Arial" w:cs="Arial"/>
                <w:spacing w:val="-3"/>
              </w:rPr>
              <w:t xml:space="preserve"> </w:t>
            </w:r>
            <w:r w:rsidR="00C12992" w:rsidRPr="001058B5">
              <w:rPr>
                <w:rFonts w:ascii="Arial" w:hAnsi="Arial" w:cs="Arial"/>
              </w:rPr>
              <w:t>Wallet</w:t>
            </w:r>
          </w:hyperlink>
          <w:r w:rsidR="00C12992" w:rsidRPr="001058B5">
            <w:rPr>
              <w:rFonts w:ascii="Arial" w:hAnsi="Arial" w:cs="Arial"/>
            </w:rPr>
            <w:tab/>
            <w:t>4-62</w:t>
          </w:r>
        </w:p>
        <w:p w14:paraId="4A5E8FD4" w14:textId="77777777" w:rsidR="008C539B" w:rsidRPr="001058B5" w:rsidRDefault="008D1AB8">
          <w:pPr>
            <w:pStyle w:val="TOC8"/>
            <w:tabs>
              <w:tab w:val="right" w:leader="dot" w:pos="9338"/>
            </w:tabs>
            <w:rPr>
              <w:rFonts w:ascii="Arial" w:hAnsi="Arial" w:cs="Arial"/>
            </w:rPr>
          </w:pPr>
          <w:hyperlink w:anchor="_bookmark925" w:history="1">
            <w:r w:rsidR="00C12992" w:rsidRPr="001058B5">
              <w:rPr>
                <w:rFonts w:ascii="Arial" w:hAnsi="Arial" w:cs="Arial"/>
              </w:rPr>
              <w:t>Example of an Access Control List for Wallets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4-64</w:t>
          </w:r>
        </w:p>
        <w:p w14:paraId="28C08532" w14:textId="77777777" w:rsidR="008C539B" w:rsidRPr="001058B5" w:rsidRDefault="008D1AB8">
          <w:pPr>
            <w:pStyle w:val="TOC5"/>
            <w:tabs>
              <w:tab w:val="right" w:leader="dot" w:pos="9338"/>
            </w:tabs>
            <w:rPr>
              <w:rFonts w:ascii="Arial" w:hAnsi="Arial" w:cs="Arial"/>
            </w:rPr>
          </w:pPr>
          <w:hyperlink w:anchor="_bookmark927" w:history="1">
            <w:r w:rsidR="00C12992" w:rsidRPr="001058B5">
              <w:rPr>
                <w:rFonts w:ascii="Arial" w:hAnsi="Arial" w:cs="Arial"/>
              </w:rPr>
              <w:t>Specifying a Group of Network</w:t>
            </w:r>
            <w:r w:rsidR="00C12992" w:rsidRPr="001058B5">
              <w:rPr>
                <w:rFonts w:ascii="Arial" w:hAnsi="Arial" w:cs="Arial"/>
                <w:spacing w:val="-6"/>
              </w:rPr>
              <w:t xml:space="preserve"> </w:t>
            </w:r>
            <w:r w:rsidR="00C12992" w:rsidRPr="001058B5">
              <w:rPr>
                <w:rFonts w:ascii="Arial" w:hAnsi="Arial" w:cs="Arial"/>
              </w:rPr>
              <w:t>Host</w:t>
            </w:r>
            <w:r w:rsidR="00C12992" w:rsidRPr="001058B5">
              <w:rPr>
                <w:rFonts w:ascii="Arial" w:hAnsi="Arial" w:cs="Arial"/>
                <w:spacing w:val="-1"/>
              </w:rPr>
              <w:t xml:space="preserve"> </w:t>
            </w:r>
            <w:r w:rsidR="00C12992" w:rsidRPr="001058B5">
              <w:rPr>
                <w:rFonts w:ascii="Arial" w:hAnsi="Arial" w:cs="Arial"/>
              </w:rPr>
              <w:t>Computers</w:t>
            </w:r>
          </w:hyperlink>
          <w:r w:rsidR="00C12992" w:rsidRPr="001058B5">
            <w:rPr>
              <w:rFonts w:ascii="Arial" w:hAnsi="Arial" w:cs="Arial"/>
            </w:rPr>
            <w:tab/>
            <w:t>4-64</w:t>
          </w:r>
        </w:p>
        <w:p w14:paraId="7CC28615" w14:textId="77777777" w:rsidR="008C539B" w:rsidRPr="001058B5" w:rsidRDefault="008D1AB8">
          <w:pPr>
            <w:pStyle w:val="TOC5"/>
            <w:tabs>
              <w:tab w:val="right" w:leader="dot" w:pos="9338"/>
            </w:tabs>
            <w:spacing w:before="32"/>
            <w:rPr>
              <w:rFonts w:ascii="Arial" w:hAnsi="Arial" w:cs="Arial"/>
            </w:rPr>
          </w:pPr>
          <w:hyperlink w:anchor="_bookmark929" w:history="1">
            <w:r w:rsidR="00C12992" w:rsidRPr="001058B5">
              <w:rPr>
                <w:rFonts w:ascii="Arial" w:hAnsi="Arial" w:cs="Arial"/>
              </w:rPr>
              <w:t>Precedence Order for a Host Computer in Multiple Access Control</w:t>
            </w:r>
            <w:r w:rsidR="00C12992" w:rsidRPr="001058B5">
              <w:rPr>
                <w:rFonts w:ascii="Arial" w:hAnsi="Arial" w:cs="Arial"/>
                <w:spacing w:val="-16"/>
              </w:rPr>
              <w:t xml:space="preserve"> </w:t>
            </w:r>
            <w:r w:rsidR="00C12992" w:rsidRPr="001058B5">
              <w:rPr>
                <w:rFonts w:ascii="Arial" w:hAnsi="Arial" w:cs="Arial"/>
              </w:rPr>
              <w:t>List</w:t>
            </w:r>
            <w:r w:rsidR="00C12992" w:rsidRPr="001058B5">
              <w:rPr>
                <w:rFonts w:ascii="Arial" w:hAnsi="Arial" w:cs="Arial"/>
                <w:spacing w:val="-2"/>
              </w:rPr>
              <w:t xml:space="preserve"> </w:t>
            </w:r>
            <w:r w:rsidR="00C12992" w:rsidRPr="001058B5">
              <w:rPr>
                <w:rFonts w:ascii="Arial" w:hAnsi="Arial" w:cs="Arial"/>
              </w:rPr>
              <w:t>Assignments</w:t>
            </w:r>
          </w:hyperlink>
          <w:r w:rsidR="00C12992" w:rsidRPr="001058B5">
            <w:rPr>
              <w:rFonts w:ascii="Arial" w:hAnsi="Arial" w:cs="Arial"/>
            </w:rPr>
            <w:tab/>
            <w:t>4-65</w:t>
          </w:r>
        </w:p>
        <w:p w14:paraId="4D9ED94D" w14:textId="77777777" w:rsidR="008C539B" w:rsidRPr="001058B5" w:rsidRDefault="008D1AB8">
          <w:pPr>
            <w:pStyle w:val="TOC5"/>
            <w:tabs>
              <w:tab w:val="right" w:leader="dot" w:pos="9338"/>
            </w:tabs>
            <w:rPr>
              <w:rFonts w:ascii="Arial" w:hAnsi="Arial" w:cs="Arial"/>
            </w:rPr>
          </w:pPr>
          <w:hyperlink w:anchor="_bookmark931" w:history="1">
            <w:r w:rsidR="00C12992" w:rsidRPr="001058B5">
              <w:rPr>
                <w:rFonts w:ascii="Arial" w:hAnsi="Arial" w:cs="Arial"/>
              </w:rPr>
              <w:t>Precedence Order for a Host in Access Control List Assignments with</w:t>
            </w:r>
            <w:r w:rsidR="00C12992" w:rsidRPr="001058B5">
              <w:rPr>
                <w:rFonts w:ascii="Arial" w:hAnsi="Arial" w:cs="Arial"/>
                <w:spacing w:val="-20"/>
              </w:rPr>
              <w:t xml:space="preserve"> </w:t>
            </w:r>
            <w:r w:rsidR="00C12992" w:rsidRPr="001058B5">
              <w:rPr>
                <w:rFonts w:ascii="Arial" w:hAnsi="Arial" w:cs="Arial"/>
              </w:rPr>
              <w:t>Port</w:t>
            </w:r>
            <w:r w:rsidR="00C12992" w:rsidRPr="001058B5">
              <w:rPr>
                <w:rFonts w:ascii="Arial" w:hAnsi="Arial" w:cs="Arial"/>
                <w:spacing w:val="-2"/>
              </w:rPr>
              <w:t xml:space="preserve"> </w:t>
            </w:r>
            <w:r w:rsidR="00C12992" w:rsidRPr="001058B5">
              <w:rPr>
                <w:rFonts w:ascii="Arial" w:hAnsi="Arial" w:cs="Arial"/>
              </w:rPr>
              <w:t>Ranges</w:t>
            </w:r>
          </w:hyperlink>
          <w:r w:rsidR="00C12992" w:rsidRPr="001058B5">
            <w:rPr>
              <w:rFonts w:ascii="Arial" w:hAnsi="Arial" w:cs="Arial"/>
            </w:rPr>
            <w:tab/>
            <w:t>4-66</w:t>
          </w:r>
        </w:p>
        <w:p w14:paraId="62033A9C" w14:textId="77777777" w:rsidR="008C539B" w:rsidRPr="001058B5" w:rsidRDefault="008D1AB8">
          <w:pPr>
            <w:pStyle w:val="TOC5"/>
            <w:tabs>
              <w:tab w:val="right" w:leader="dot" w:pos="9338"/>
            </w:tabs>
            <w:rPr>
              <w:rFonts w:ascii="Arial" w:hAnsi="Arial" w:cs="Arial"/>
            </w:rPr>
          </w:pPr>
          <w:hyperlink w:anchor="_bookmark933" w:history="1">
            <w:r w:rsidR="00C12992" w:rsidRPr="001058B5">
              <w:rPr>
                <w:rFonts w:ascii="Arial" w:hAnsi="Arial" w:cs="Arial"/>
              </w:rPr>
              <w:t>Checking Privilege Assignments That Affect User Access to a</w:t>
            </w:r>
            <w:r w:rsidR="00C12992" w:rsidRPr="001058B5">
              <w:rPr>
                <w:rFonts w:ascii="Arial" w:hAnsi="Arial" w:cs="Arial"/>
                <w:spacing w:val="-15"/>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w:t>
            </w:r>
          </w:hyperlink>
          <w:r w:rsidR="00C12992" w:rsidRPr="001058B5">
            <w:rPr>
              <w:rFonts w:ascii="Arial" w:hAnsi="Arial" w:cs="Arial"/>
            </w:rPr>
            <w:tab/>
            <w:t>4-66</w:t>
          </w:r>
        </w:p>
        <w:p w14:paraId="30EC5222" w14:textId="77777777" w:rsidR="008C539B" w:rsidRPr="001058B5" w:rsidRDefault="008D1AB8">
          <w:pPr>
            <w:pStyle w:val="TOC8"/>
            <w:tabs>
              <w:tab w:val="right" w:leader="dot" w:pos="9338"/>
            </w:tabs>
            <w:spacing w:before="33"/>
            <w:rPr>
              <w:rFonts w:ascii="Arial" w:hAnsi="Arial" w:cs="Arial"/>
            </w:rPr>
          </w:pPr>
          <w:hyperlink w:anchor="_bookmark936" w:history="1">
            <w:r w:rsidR="00C12992" w:rsidRPr="001058B5">
              <w:rPr>
                <w:rFonts w:ascii="Arial" w:hAnsi="Arial" w:cs="Arial"/>
              </w:rPr>
              <w:t>How a DBA Can Check User Network Connection and</w:t>
            </w:r>
            <w:r w:rsidR="00C12992" w:rsidRPr="001058B5">
              <w:rPr>
                <w:rFonts w:ascii="Arial" w:hAnsi="Arial" w:cs="Arial"/>
                <w:spacing w:val="-10"/>
              </w:rPr>
              <w:t xml:space="preserve"> </w:t>
            </w:r>
            <w:r w:rsidR="00C12992" w:rsidRPr="001058B5">
              <w:rPr>
                <w:rFonts w:ascii="Arial" w:hAnsi="Arial" w:cs="Arial"/>
              </w:rPr>
              <w:t>Domain</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4-67</w:t>
          </w:r>
        </w:p>
        <w:p w14:paraId="7517A58F" w14:textId="77777777" w:rsidR="008C539B" w:rsidRPr="001058B5" w:rsidRDefault="008D1AB8">
          <w:pPr>
            <w:pStyle w:val="TOC8"/>
            <w:tabs>
              <w:tab w:val="right" w:leader="dot" w:pos="9338"/>
            </w:tabs>
            <w:rPr>
              <w:rFonts w:ascii="Arial" w:hAnsi="Arial" w:cs="Arial"/>
            </w:rPr>
          </w:pPr>
          <w:hyperlink w:anchor="_bookmark942" w:history="1">
            <w:r w:rsidR="00C12992" w:rsidRPr="001058B5">
              <w:rPr>
                <w:rFonts w:ascii="Arial" w:hAnsi="Arial" w:cs="Arial"/>
              </w:rPr>
              <w:t>How Users Can Check Their Network Connection and</w:t>
            </w:r>
            <w:r w:rsidR="00C12992" w:rsidRPr="001058B5">
              <w:rPr>
                <w:rFonts w:ascii="Arial" w:hAnsi="Arial" w:cs="Arial"/>
                <w:spacing w:val="-12"/>
              </w:rPr>
              <w:t xml:space="preserve"> </w:t>
            </w:r>
            <w:r w:rsidR="00C12992" w:rsidRPr="001058B5">
              <w:rPr>
                <w:rFonts w:ascii="Arial" w:hAnsi="Arial" w:cs="Arial"/>
              </w:rPr>
              <w:t>Domain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4-68</w:t>
          </w:r>
        </w:p>
        <w:p w14:paraId="27375C88" w14:textId="77777777" w:rsidR="008C539B" w:rsidRPr="001058B5" w:rsidRDefault="008D1AB8">
          <w:pPr>
            <w:pStyle w:val="TOC5"/>
            <w:tabs>
              <w:tab w:val="right" w:leader="dot" w:pos="9338"/>
            </w:tabs>
            <w:rPr>
              <w:rFonts w:ascii="Arial" w:hAnsi="Arial" w:cs="Arial"/>
            </w:rPr>
          </w:pPr>
          <w:hyperlink w:anchor="_bookmark948" w:history="1">
            <w:r w:rsidR="00C12992" w:rsidRPr="001058B5">
              <w:rPr>
                <w:rFonts w:ascii="Arial" w:hAnsi="Arial" w:cs="Arial"/>
              </w:rPr>
              <w:t>Setting the Precedence of Multiple Users and Roles in One Access</w:t>
            </w:r>
            <w:r w:rsidR="00C12992" w:rsidRPr="001058B5">
              <w:rPr>
                <w:rFonts w:ascii="Arial" w:hAnsi="Arial" w:cs="Arial"/>
                <w:spacing w:val="-18"/>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List.</w:t>
            </w:r>
          </w:hyperlink>
          <w:r w:rsidR="00C12992" w:rsidRPr="001058B5">
            <w:rPr>
              <w:rFonts w:ascii="Arial" w:hAnsi="Arial" w:cs="Arial"/>
            </w:rPr>
            <w:tab/>
            <w:t>4-69</w:t>
          </w:r>
        </w:p>
        <w:p w14:paraId="11E5915F" w14:textId="77777777" w:rsidR="008C539B" w:rsidRPr="001058B5" w:rsidRDefault="008D1AB8">
          <w:pPr>
            <w:pStyle w:val="TOC5"/>
            <w:tabs>
              <w:tab w:val="right" w:leader="dot" w:pos="9338"/>
            </w:tabs>
            <w:spacing w:before="32"/>
            <w:rPr>
              <w:rFonts w:ascii="Arial" w:hAnsi="Arial" w:cs="Arial"/>
            </w:rPr>
          </w:pPr>
          <w:hyperlink w:anchor="_bookmark951" w:history="1">
            <w:r w:rsidR="00C12992" w:rsidRPr="001058B5">
              <w:rPr>
                <w:rFonts w:ascii="Arial" w:hAnsi="Arial" w:cs="Arial"/>
              </w:rPr>
              <w:t>Finding Information About Access Control Lists Configured for</w:t>
            </w:r>
            <w:r w:rsidR="00C12992" w:rsidRPr="001058B5">
              <w:rPr>
                <w:rFonts w:ascii="Arial" w:hAnsi="Arial" w:cs="Arial"/>
                <w:spacing w:val="-14"/>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Access</w:t>
            </w:r>
          </w:hyperlink>
          <w:r w:rsidR="00C12992" w:rsidRPr="001058B5">
            <w:rPr>
              <w:rFonts w:ascii="Arial" w:hAnsi="Arial" w:cs="Arial"/>
            </w:rPr>
            <w:tab/>
            <w:t>4-71</w:t>
          </w:r>
        </w:p>
        <w:p w14:paraId="2F069353" w14:textId="77777777" w:rsidR="008C539B" w:rsidRPr="001058B5" w:rsidRDefault="008D1AB8">
          <w:pPr>
            <w:pStyle w:val="TOC2"/>
            <w:tabs>
              <w:tab w:val="right" w:leader="dot" w:pos="9338"/>
            </w:tabs>
            <w:rPr>
              <w:rFonts w:ascii="Arial" w:hAnsi="Arial" w:cs="Arial"/>
              <w:b w:val="0"/>
            </w:rPr>
          </w:pPr>
          <w:hyperlink w:anchor="_bookmark960" w:history="1">
            <w:r w:rsidR="00C12992" w:rsidRPr="001058B5">
              <w:rPr>
                <w:rFonts w:ascii="Arial" w:hAnsi="Arial" w:cs="Arial"/>
              </w:rPr>
              <w:t>Finding Information About User Privileges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4-71</w:t>
          </w:r>
        </w:p>
        <w:p w14:paraId="2A4E9844" w14:textId="77777777" w:rsidR="008C539B" w:rsidRPr="001058B5" w:rsidRDefault="008D1AB8">
          <w:pPr>
            <w:pStyle w:val="TOC5"/>
            <w:tabs>
              <w:tab w:val="right" w:leader="dot" w:pos="9338"/>
            </w:tabs>
            <w:spacing w:before="34"/>
            <w:rPr>
              <w:rFonts w:ascii="Arial" w:hAnsi="Arial" w:cs="Arial"/>
            </w:rPr>
          </w:pPr>
          <w:hyperlink w:anchor="_bookmark968" w:history="1">
            <w:r w:rsidR="00C12992" w:rsidRPr="001058B5">
              <w:rPr>
                <w:rFonts w:ascii="Arial" w:hAnsi="Arial" w:cs="Arial"/>
              </w:rPr>
              <w:t>Listing All System</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24343CA0" w14:textId="77777777" w:rsidR="008C539B" w:rsidRPr="001058B5" w:rsidRDefault="008D1AB8">
          <w:pPr>
            <w:pStyle w:val="TOC5"/>
            <w:tabs>
              <w:tab w:val="right" w:leader="dot" w:pos="9338"/>
            </w:tabs>
            <w:spacing w:before="33"/>
            <w:rPr>
              <w:rFonts w:ascii="Arial" w:hAnsi="Arial" w:cs="Arial"/>
            </w:rPr>
          </w:pPr>
          <w:hyperlink w:anchor="_bookmark971"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03068A64" w14:textId="77777777" w:rsidR="008C539B" w:rsidRPr="001058B5" w:rsidRDefault="008D1AB8">
          <w:pPr>
            <w:pStyle w:val="TOC5"/>
            <w:tabs>
              <w:tab w:val="right" w:leader="dot" w:pos="9338"/>
            </w:tabs>
            <w:rPr>
              <w:rFonts w:ascii="Arial" w:hAnsi="Arial" w:cs="Arial"/>
            </w:rPr>
          </w:pPr>
          <w:hyperlink w:anchor="_bookmark974" w:history="1">
            <w:r w:rsidR="00C12992" w:rsidRPr="001058B5">
              <w:rPr>
                <w:rFonts w:ascii="Arial" w:hAnsi="Arial" w:cs="Arial"/>
              </w:rPr>
              <w:t>Listing Object Privileges Granted to</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4-73</w:t>
          </w:r>
        </w:p>
        <w:p w14:paraId="2CF7BDA6" w14:textId="77777777" w:rsidR="008C539B" w:rsidRPr="001058B5" w:rsidRDefault="008D1AB8">
          <w:pPr>
            <w:pStyle w:val="TOC5"/>
            <w:tabs>
              <w:tab w:val="right" w:leader="dot" w:pos="9338"/>
            </w:tabs>
            <w:rPr>
              <w:rFonts w:ascii="Arial" w:hAnsi="Arial" w:cs="Arial"/>
            </w:rPr>
          </w:pPr>
          <w:hyperlink w:anchor="_bookmark978" w:history="1">
            <w:r w:rsidR="00C12992" w:rsidRPr="001058B5">
              <w:rPr>
                <w:rFonts w:ascii="Arial" w:hAnsi="Arial" w:cs="Arial"/>
              </w:rPr>
              <w:t>Listing the Current Privilege Domain of</w:t>
            </w:r>
            <w:r w:rsidR="00C12992" w:rsidRPr="001058B5">
              <w:rPr>
                <w:rFonts w:ascii="Arial" w:hAnsi="Arial" w:cs="Arial"/>
                <w:spacing w:val="-8"/>
              </w:rPr>
              <w:t xml:space="preserve"> </w:t>
            </w:r>
            <w:r w:rsidR="00C12992" w:rsidRPr="001058B5">
              <w:rPr>
                <w:rFonts w:ascii="Arial" w:hAnsi="Arial" w:cs="Arial"/>
              </w:rPr>
              <w:t>Your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4-74</w:t>
          </w:r>
        </w:p>
        <w:p w14:paraId="3733604D" w14:textId="77777777" w:rsidR="008C539B" w:rsidRPr="001058B5" w:rsidRDefault="008D1AB8">
          <w:pPr>
            <w:pStyle w:val="TOC5"/>
            <w:tabs>
              <w:tab w:val="right" w:leader="dot" w:pos="9338"/>
            </w:tabs>
            <w:spacing w:before="32"/>
            <w:rPr>
              <w:rFonts w:ascii="Arial" w:hAnsi="Arial" w:cs="Arial"/>
            </w:rPr>
          </w:pPr>
          <w:hyperlink w:anchor="_bookmark982" w:history="1">
            <w:r w:rsidR="00C12992" w:rsidRPr="001058B5">
              <w:rPr>
                <w:rFonts w:ascii="Arial" w:hAnsi="Arial" w:cs="Arial"/>
              </w:rPr>
              <w:t>Listing Roles of</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4-74</w:t>
          </w:r>
        </w:p>
        <w:p w14:paraId="49023008" w14:textId="77777777" w:rsidR="008C539B" w:rsidRPr="001058B5" w:rsidRDefault="008D1AB8">
          <w:pPr>
            <w:pStyle w:val="TOC5"/>
            <w:tabs>
              <w:tab w:val="right" w:leader="dot" w:pos="9338"/>
            </w:tabs>
            <w:rPr>
              <w:rFonts w:ascii="Arial" w:hAnsi="Arial" w:cs="Arial"/>
            </w:rPr>
          </w:pPr>
          <w:hyperlink w:anchor="_bookmark985" w:history="1">
            <w:r w:rsidR="00C12992" w:rsidRPr="001058B5">
              <w:rPr>
                <w:rFonts w:ascii="Arial" w:hAnsi="Arial" w:cs="Arial"/>
              </w:rPr>
              <w:t>Listing Information About the Privilege Domains</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4-75</w:t>
          </w:r>
        </w:p>
        <w:p w14:paraId="73F97660" w14:textId="77777777" w:rsidR="008C539B" w:rsidRPr="001058B5" w:rsidRDefault="008D1AB8" w:rsidP="006F7931">
          <w:pPr>
            <w:pStyle w:val="TOC1"/>
            <w:numPr>
              <w:ilvl w:val="0"/>
              <w:numId w:val="138"/>
            </w:numPr>
            <w:tabs>
              <w:tab w:val="left" w:pos="539"/>
              <w:tab w:val="left" w:pos="540"/>
            </w:tabs>
            <w:ind w:left="539" w:hanging="439"/>
            <w:jc w:val="left"/>
          </w:pPr>
          <w:hyperlink w:anchor="_bookmark991" w:history="1">
            <w:r w:rsidR="00C12992" w:rsidRPr="001058B5">
              <w:t>Managing Security for Application</w:t>
            </w:r>
            <w:r w:rsidR="00C12992" w:rsidRPr="001058B5">
              <w:rPr>
                <w:spacing w:val="-6"/>
              </w:rPr>
              <w:t xml:space="preserve"> </w:t>
            </w:r>
            <w:r w:rsidR="00C12992" w:rsidRPr="001058B5">
              <w:t>Developers</w:t>
            </w:r>
          </w:hyperlink>
        </w:p>
        <w:p w14:paraId="443F280D" w14:textId="77777777" w:rsidR="008C539B" w:rsidRPr="001058B5" w:rsidRDefault="008D1AB8">
          <w:pPr>
            <w:pStyle w:val="TOC2"/>
            <w:tabs>
              <w:tab w:val="right" w:leader="dot" w:pos="9339"/>
            </w:tabs>
            <w:spacing w:before="135"/>
            <w:rPr>
              <w:rFonts w:ascii="Arial" w:hAnsi="Arial" w:cs="Arial"/>
              <w:b w:val="0"/>
            </w:rPr>
          </w:pPr>
          <w:hyperlink w:anchor="_bookmark992" w:history="1">
            <w:r w:rsidR="00C12992" w:rsidRPr="001058B5">
              <w:rPr>
                <w:rFonts w:ascii="Arial" w:hAnsi="Arial" w:cs="Arial"/>
              </w:rPr>
              <w:t>About Application</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5-1</w:t>
          </w:r>
        </w:p>
        <w:p w14:paraId="45F05935" w14:textId="77777777" w:rsidR="008C539B" w:rsidRPr="001058B5" w:rsidRDefault="008D1AB8">
          <w:pPr>
            <w:pStyle w:val="TOC2"/>
            <w:tabs>
              <w:tab w:val="right" w:leader="dot" w:pos="9339"/>
            </w:tabs>
            <w:spacing w:before="39"/>
            <w:rPr>
              <w:rFonts w:ascii="Arial" w:hAnsi="Arial" w:cs="Arial"/>
              <w:b w:val="0"/>
            </w:rPr>
          </w:pPr>
          <w:hyperlink w:anchor="_bookmark995" w:history="1">
            <w:r w:rsidR="00C12992" w:rsidRPr="001058B5">
              <w:rPr>
                <w:rFonts w:ascii="Arial" w:hAnsi="Arial" w:cs="Arial"/>
              </w:rPr>
              <w:t>Considerations for Using</w:t>
            </w:r>
            <w:r w:rsidR="00C12992" w:rsidRPr="001058B5">
              <w:rPr>
                <w:rFonts w:ascii="Arial" w:hAnsi="Arial" w:cs="Arial"/>
                <w:spacing w:val="-2"/>
              </w:rPr>
              <w:t xml:space="preserve"> </w:t>
            </w:r>
            <w:r w:rsidR="00C12992" w:rsidRPr="001058B5">
              <w:rPr>
                <w:rFonts w:ascii="Arial" w:hAnsi="Arial" w:cs="Arial"/>
              </w:rPr>
              <w:t>Application-Based</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5-1</w:t>
          </w:r>
        </w:p>
        <w:p w14:paraId="309B21F8" w14:textId="77777777" w:rsidR="008C539B" w:rsidRPr="001058B5" w:rsidRDefault="008D1AB8">
          <w:pPr>
            <w:pStyle w:val="TOC5"/>
            <w:tabs>
              <w:tab w:val="right" w:leader="dot" w:pos="9339"/>
            </w:tabs>
            <w:spacing w:before="35"/>
            <w:rPr>
              <w:rFonts w:ascii="Arial" w:hAnsi="Arial" w:cs="Arial"/>
            </w:rPr>
          </w:pPr>
          <w:hyperlink w:anchor="_bookmark997" w:history="1">
            <w:r w:rsidR="00C12992" w:rsidRPr="001058B5">
              <w:rPr>
                <w:rFonts w:ascii="Arial" w:hAnsi="Arial" w:cs="Arial"/>
              </w:rPr>
              <w:t>Are Application Users Also</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5-2</w:t>
          </w:r>
        </w:p>
        <w:p w14:paraId="4A72E728" w14:textId="77777777" w:rsidR="008C539B" w:rsidRPr="001058B5" w:rsidRDefault="008D1AB8">
          <w:pPr>
            <w:pStyle w:val="TOC5"/>
            <w:tabs>
              <w:tab w:val="right" w:leader="dot" w:pos="9339"/>
            </w:tabs>
            <w:rPr>
              <w:rFonts w:ascii="Arial" w:hAnsi="Arial" w:cs="Arial"/>
            </w:rPr>
          </w:pPr>
          <w:hyperlink w:anchor="_bookmark1007" w:history="1">
            <w:r w:rsidR="00C12992" w:rsidRPr="001058B5">
              <w:rPr>
                <w:rFonts w:ascii="Arial" w:hAnsi="Arial" w:cs="Arial"/>
              </w:rPr>
              <w:t>Is Security Better Enforced in the Application or in</w:t>
            </w:r>
            <w:r w:rsidR="00C12992" w:rsidRPr="001058B5">
              <w:rPr>
                <w:rFonts w:ascii="Arial" w:hAnsi="Arial" w:cs="Arial"/>
                <w:spacing w:val="-11"/>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5-2</w:t>
          </w:r>
        </w:p>
        <w:p w14:paraId="351ACEFC" w14:textId="77777777" w:rsidR="008C539B" w:rsidRPr="001058B5" w:rsidRDefault="008D1AB8">
          <w:pPr>
            <w:pStyle w:val="TOC2"/>
            <w:tabs>
              <w:tab w:val="right" w:leader="dot" w:pos="9339"/>
            </w:tabs>
            <w:spacing w:before="36"/>
            <w:rPr>
              <w:rFonts w:ascii="Arial" w:hAnsi="Arial" w:cs="Arial"/>
              <w:b w:val="0"/>
            </w:rPr>
          </w:pPr>
          <w:hyperlink w:anchor="_bookmark1012" w:history="1">
            <w:r w:rsidR="00C12992" w:rsidRPr="001058B5">
              <w:rPr>
                <w:rFonts w:ascii="Arial" w:hAnsi="Arial" w:cs="Arial"/>
              </w:rPr>
              <w:t>Securing Passwords in</w:t>
            </w:r>
            <w:r w:rsidR="00C12992" w:rsidRPr="001058B5">
              <w:rPr>
                <w:rFonts w:ascii="Arial" w:hAnsi="Arial" w:cs="Arial"/>
                <w:spacing w:val="-1"/>
              </w:rPr>
              <w:t xml:space="preserve"> </w:t>
            </w:r>
            <w:r w:rsidR="00C12992" w:rsidRPr="001058B5">
              <w:rPr>
                <w:rFonts w:ascii="Arial" w:hAnsi="Arial" w:cs="Arial"/>
              </w:rPr>
              <w:t>Application Design</w:t>
            </w:r>
          </w:hyperlink>
          <w:r w:rsidR="00C12992" w:rsidRPr="001058B5">
            <w:rPr>
              <w:rFonts w:ascii="Arial" w:hAnsi="Arial" w:cs="Arial"/>
            </w:rPr>
            <w:tab/>
          </w:r>
          <w:r w:rsidR="00C12992" w:rsidRPr="001058B5">
            <w:rPr>
              <w:rFonts w:ascii="Arial" w:hAnsi="Arial" w:cs="Arial"/>
              <w:b w:val="0"/>
            </w:rPr>
            <w:t>5-3</w:t>
          </w:r>
        </w:p>
        <w:p w14:paraId="60837123" w14:textId="77777777" w:rsidR="008C539B" w:rsidRPr="001058B5" w:rsidRDefault="008D1AB8">
          <w:pPr>
            <w:pStyle w:val="TOC5"/>
            <w:tabs>
              <w:tab w:val="right" w:leader="dot" w:pos="9339"/>
            </w:tabs>
            <w:spacing w:before="35"/>
            <w:rPr>
              <w:rFonts w:ascii="Arial" w:hAnsi="Arial" w:cs="Arial"/>
            </w:rPr>
          </w:pPr>
          <w:hyperlink w:anchor="_bookmark1015" w:history="1">
            <w:r w:rsidR="00C12992" w:rsidRPr="001058B5">
              <w:rPr>
                <w:rFonts w:ascii="Arial" w:hAnsi="Arial" w:cs="Arial"/>
              </w:rPr>
              <w:t>General Guidelines for Securing Passwords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5-3</w:t>
          </w:r>
        </w:p>
        <w:p w14:paraId="2D983285" w14:textId="77777777" w:rsidR="008C539B" w:rsidRPr="001058B5" w:rsidRDefault="008D1AB8">
          <w:pPr>
            <w:pStyle w:val="TOC8"/>
            <w:tabs>
              <w:tab w:val="right" w:leader="dot" w:pos="9339"/>
            </w:tabs>
            <w:rPr>
              <w:rFonts w:ascii="Arial" w:hAnsi="Arial" w:cs="Arial"/>
            </w:rPr>
          </w:pPr>
          <w:hyperlink w:anchor="_bookmark1016" w:history="1">
            <w:r w:rsidR="00C12992" w:rsidRPr="001058B5">
              <w:rPr>
                <w:rFonts w:ascii="Arial" w:hAnsi="Arial" w:cs="Arial"/>
              </w:rPr>
              <w:t>Platform-Specific</w:t>
            </w:r>
            <w:r w:rsidR="00C12992" w:rsidRPr="001058B5">
              <w:rPr>
                <w:rFonts w:ascii="Arial" w:hAnsi="Arial" w:cs="Arial"/>
                <w:spacing w:val="-1"/>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Threats</w:t>
            </w:r>
          </w:hyperlink>
          <w:r w:rsidR="00C12992" w:rsidRPr="001058B5">
            <w:rPr>
              <w:rFonts w:ascii="Arial" w:hAnsi="Arial" w:cs="Arial"/>
            </w:rPr>
            <w:tab/>
            <w:t>5-3</w:t>
          </w:r>
        </w:p>
        <w:p w14:paraId="42D6D3E2" w14:textId="77777777" w:rsidR="008C539B" w:rsidRPr="001058B5" w:rsidRDefault="008D1AB8">
          <w:pPr>
            <w:pStyle w:val="TOC8"/>
            <w:tabs>
              <w:tab w:val="right" w:leader="dot" w:pos="9339"/>
            </w:tabs>
            <w:spacing w:before="32"/>
            <w:rPr>
              <w:rFonts w:ascii="Arial" w:hAnsi="Arial" w:cs="Arial"/>
            </w:rPr>
          </w:pPr>
          <w:hyperlink w:anchor="_bookmark1018" w:history="1">
            <w:r w:rsidR="00C12992" w:rsidRPr="001058B5">
              <w:rPr>
                <w:rFonts w:ascii="Arial" w:hAnsi="Arial" w:cs="Arial"/>
              </w:rPr>
              <w:t>Designing Applications to Handle</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Input</w:t>
            </w:r>
          </w:hyperlink>
          <w:r w:rsidR="00C12992" w:rsidRPr="001058B5">
            <w:rPr>
              <w:rFonts w:ascii="Arial" w:hAnsi="Arial" w:cs="Arial"/>
            </w:rPr>
            <w:tab/>
            <w:t>5-4</w:t>
          </w:r>
        </w:p>
        <w:p w14:paraId="468B6E73" w14:textId="77777777" w:rsidR="008C539B" w:rsidRPr="001058B5" w:rsidRDefault="008D1AB8">
          <w:pPr>
            <w:pStyle w:val="TOC8"/>
            <w:tabs>
              <w:tab w:val="right" w:leader="dot" w:pos="9339"/>
            </w:tabs>
            <w:rPr>
              <w:rFonts w:ascii="Arial" w:hAnsi="Arial" w:cs="Arial"/>
            </w:rPr>
          </w:pPr>
          <w:hyperlink w:anchor="_bookmark1021" w:history="1">
            <w:r w:rsidR="00C12992" w:rsidRPr="001058B5">
              <w:rPr>
                <w:rFonts w:ascii="Arial" w:hAnsi="Arial" w:cs="Arial"/>
              </w:rPr>
              <w:t>Configuring Password Formats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Behavior</w:t>
            </w:r>
          </w:hyperlink>
          <w:r w:rsidR="00C12992" w:rsidRPr="001058B5">
            <w:rPr>
              <w:rFonts w:ascii="Arial" w:hAnsi="Arial" w:cs="Arial"/>
            </w:rPr>
            <w:tab/>
            <w:t>5-5</w:t>
          </w:r>
        </w:p>
        <w:p w14:paraId="6E191A73" w14:textId="77777777" w:rsidR="008C539B" w:rsidRPr="001058B5" w:rsidRDefault="008D1AB8">
          <w:pPr>
            <w:pStyle w:val="TOC8"/>
            <w:tabs>
              <w:tab w:val="right" w:leader="dot" w:pos="9339"/>
            </w:tabs>
            <w:rPr>
              <w:rFonts w:ascii="Arial" w:hAnsi="Arial" w:cs="Arial"/>
            </w:rPr>
          </w:pPr>
          <w:hyperlink w:anchor="_bookmark1022" w:history="1">
            <w:r w:rsidR="00C12992" w:rsidRPr="001058B5">
              <w:rPr>
                <w:rFonts w:ascii="Arial" w:hAnsi="Arial" w:cs="Arial"/>
              </w:rPr>
              <w:t>Handling Passwords in SQL*Plus and</w:t>
            </w:r>
            <w:r w:rsidR="00C12992" w:rsidRPr="001058B5">
              <w:rPr>
                <w:rFonts w:ascii="Arial" w:hAnsi="Arial" w:cs="Arial"/>
                <w:spacing w:val="-4"/>
              </w:rPr>
              <w:t xml:space="preserve"> </w:t>
            </w:r>
            <w:r w:rsidR="00C12992" w:rsidRPr="001058B5">
              <w:rPr>
                <w:rFonts w:ascii="Arial" w:hAnsi="Arial" w:cs="Arial"/>
              </w:rPr>
              <w:t>SQL</w:t>
            </w:r>
            <w:r w:rsidR="00C12992" w:rsidRPr="001058B5">
              <w:rPr>
                <w:rFonts w:ascii="Arial" w:hAnsi="Arial" w:cs="Arial"/>
                <w:spacing w:val="-1"/>
              </w:rPr>
              <w:t xml:space="preserve"> </w:t>
            </w:r>
            <w:r w:rsidR="00C12992" w:rsidRPr="001058B5">
              <w:rPr>
                <w:rFonts w:ascii="Arial" w:hAnsi="Arial" w:cs="Arial"/>
              </w:rPr>
              <w:t>Scripts</w:t>
            </w:r>
          </w:hyperlink>
          <w:r w:rsidR="00C12992" w:rsidRPr="001058B5">
            <w:rPr>
              <w:rFonts w:ascii="Arial" w:hAnsi="Arial" w:cs="Arial"/>
            </w:rPr>
            <w:tab/>
            <w:t>5-5</w:t>
          </w:r>
        </w:p>
        <w:p w14:paraId="5418A476" w14:textId="77777777" w:rsidR="008C539B" w:rsidRPr="001058B5" w:rsidRDefault="008D1AB8">
          <w:pPr>
            <w:pStyle w:val="TOC5"/>
            <w:tabs>
              <w:tab w:val="right" w:leader="dot" w:pos="9339"/>
            </w:tabs>
            <w:spacing w:before="32"/>
            <w:rPr>
              <w:rFonts w:ascii="Arial" w:hAnsi="Arial" w:cs="Arial"/>
            </w:rPr>
          </w:pPr>
          <w:hyperlink w:anchor="_bookmark1026" w:history="1">
            <w:r w:rsidR="00C12992" w:rsidRPr="001058B5">
              <w:rPr>
                <w:rFonts w:ascii="Arial" w:hAnsi="Arial" w:cs="Arial"/>
              </w:rPr>
              <w:t>Securing Passwords Using an External</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5-7</w:t>
          </w:r>
        </w:p>
        <w:p w14:paraId="506A3847" w14:textId="77777777" w:rsidR="008C539B" w:rsidRPr="001058B5" w:rsidRDefault="008D1AB8">
          <w:pPr>
            <w:pStyle w:val="TOC5"/>
            <w:tabs>
              <w:tab w:val="right" w:leader="dot" w:pos="9339"/>
            </w:tabs>
            <w:rPr>
              <w:rFonts w:ascii="Arial" w:hAnsi="Arial" w:cs="Arial"/>
            </w:rPr>
          </w:pPr>
          <w:hyperlink w:anchor="_bookmark1027" w:history="1">
            <w:r w:rsidR="00C12992" w:rsidRPr="001058B5">
              <w:rPr>
                <w:rFonts w:ascii="Arial" w:hAnsi="Arial" w:cs="Arial"/>
              </w:rPr>
              <w:t>Securing Passwords Using the</w:t>
            </w:r>
            <w:r w:rsidR="00C12992" w:rsidRPr="001058B5">
              <w:rPr>
                <w:rFonts w:ascii="Arial" w:hAnsi="Arial" w:cs="Arial"/>
                <w:spacing w:val="-3"/>
              </w:rPr>
              <w:t xml:space="preserve"> </w:t>
            </w:r>
            <w:r w:rsidR="00C12992" w:rsidRPr="001058B5">
              <w:rPr>
                <w:rFonts w:ascii="Arial" w:hAnsi="Arial" w:cs="Arial"/>
              </w:rPr>
              <w:t>orapwd</w:t>
            </w:r>
            <w:r w:rsidR="00C12992" w:rsidRPr="001058B5">
              <w:rPr>
                <w:rFonts w:ascii="Arial" w:hAnsi="Arial" w:cs="Arial"/>
                <w:spacing w:val="-2"/>
              </w:rPr>
              <w:t xml:space="preserve"> </w:t>
            </w:r>
            <w:r w:rsidR="00C12992" w:rsidRPr="001058B5">
              <w:rPr>
                <w:rFonts w:ascii="Arial" w:hAnsi="Arial" w:cs="Arial"/>
              </w:rPr>
              <w:t>Utility</w:t>
            </w:r>
          </w:hyperlink>
          <w:r w:rsidR="00C12992" w:rsidRPr="001058B5">
            <w:rPr>
              <w:rFonts w:ascii="Arial" w:hAnsi="Arial" w:cs="Arial"/>
            </w:rPr>
            <w:tab/>
            <w:t>5-7</w:t>
          </w:r>
        </w:p>
        <w:p w14:paraId="15FDEDD6" w14:textId="77777777" w:rsidR="008C539B" w:rsidRPr="001058B5" w:rsidRDefault="008D1AB8">
          <w:pPr>
            <w:pStyle w:val="TOC5"/>
            <w:tabs>
              <w:tab w:val="right" w:leader="dot" w:pos="9339"/>
            </w:tabs>
            <w:spacing w:before="32"/>
            <w:rPr>
              <w:rFonts w:ascii="Arial" w:hAnsi="Arial" w:cs="Arial"/>
            </w:rPr>
          </w:pPr>
          <w:hyperlink w:anchor="_bookmark1028" w:history="1">
            <w:r w:rsidR="00C12992" w:rsidRPr="001058B5">
              <w:rPr>
                <w:rFonts w:ascii="Arial" w:hAnsi="Arial" w:cs="Arial"/>
              </w:rPr>
              <w:t>Example of Reading Passwords</w:t>
            </w:r>
            <w:r w:rsidR="00C12992" w:rsidRPr="001058B5">
              <w:rPr>
                <w:rFonts w:ascii="Arial" w:hAnsi="Arial" w:cs="Arial"/>
                <w:spacing w:val="-3"/>
              </w:rPr>
              <w:t xml:space="preserve"> </w:t>
            </w:r>
            <w:r w:rsidR="00C12992" w:rsidRPr="001058B5">
              <w:rPr>
                <w:rFonts w:ascii="Arial" w:hAnsi="Arial" w:cs="Arial"/>
              </w:rPr>
              <w:t>in</w:t>
            </w:r>
            <w:r w:rsidR="00C12992" w:rsidRPr="001058B5">
              <w:rPr>
                <w:rFonts w:ascii="Arial" w:hAnsi="Arial" w:cs="Arial"/>
                <w:spacing w:val="-1"/>
              </w:rPr>
              <w:t xml:space="preserve"> </w:t>
            </w:r>
            <w:r w:rsidR="00C12992" w:rsidRPr="001058B5">
              <w:rPr>
                <w:rFonts w:ascii="Arial" w:hAnsi="Arial" w:cs="Arial"/>
              </w:rPr>
              <w:t>Java</w:t>
            </w:r>
          </w:hyperlink>
          <w:r w:rsidR="00C12992" w:rsidRPr="001058B5">
            <w:rPr>
              <w:rFonts w:ascii="Arial" w:hAnsi="Arial" w:cs="Arial"/>
            </w:rPr>
            <w:tab/>
            <w:t>5-7</w:t>
          </w:r>
        </w:p>
        <w:p w14:paraId="4999EFC0" w14:textId="77777777" w:rsidR="008C539B" w:rsidRPr="001058B5" w:rsidRDefault="008D1AB8">
          <w:pPr>
            <w:pStyle w:val="TOC2"/>
            <w:tabs>
              <w:tab w:val="right" w:leader="dot" w:pos="9338"/>
            </w:tabs>
            <w:spacing w:before="36" w:after="240"/>
            <w:rPr>
              <w:rFonts w:ascii="Arial" w:hAnsi="Arial" w:cs="Arial"/>
              <w:b w:val="0"/>
            </w:rPr>
          </w:pPr>
          <w:hyperlink w:anchor="_bookmark1031"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5-11</w:t>
          </w:r>
        </w:p>
        <w:p w14:paraId="318F7DC1" w14:textId="77777777" w:rsidR="008C539B" w:rsidRPr="001058B5" w:rsidRDefault="008D1AB8">
          <w:pPr>
            <w:pStyle w:val="TOC6"/>
            <w:tabs>
              <w:tab w:val="right" w:leader="dot" w:pos="9940"/>
            </w:tabs>
            <w:spacing w:before="85"/>
            <w:rPr>
              <w:rFonts w:ascii="Arial" w:hAnsi="Arial" w:cs="Arial"/>
              <w:b w:val="0"/>
            </w:rPr>
          </w:pPr>
          <w:hyperlink w:anchor="_bookmark1036" w:history="1">
            <w:r w:rsidR="00C12992" w:rsidRPr="001058B5">
              <w:rPr>
                <w:rFonts w:ascii="Arial" w:hAnsi="Arial" w:cs="Arial"/>
              </w:rPr>
              <w:t>Creating Secure Application Roles to Control Access</w:t>
            </w:r>
            <w:r w:rsidR="00C12992" w:rsidRPr="001058B5">
              <w:rPr>
                <w:rFonts w:ascii="Arial" w:hAnsi="Arial" w:cs="Arial"/>
                <w:spacing w:val="-9"/>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r>
          <w:r w:rsidR="00C12992" w:rsidRPr="001058B5">
            <w:rPr>
              <w:rFonts w:ascii="Arial" w:hAnsi="Arial" w:cs="Arial"/>
              <w:b w:val="0"/>
            </w:rPr>
            <w:t>5-12</w:t>
          </w:r>
        </w:p>
        <w:p w14:paraId="68D82941" w14:textId="77777777" w:rsidR="008C539B" w:rsidRPr="001058B5" w:rsidRDefault="008D1AB8">
          <w:pPr>
            <w:pStyle w:val="TOC9"/>
            <w:tabs>
              <w:tab w:val="right" w:leader="dot" w:pos="9940"/>
            </w:tabs>
            <w:spacing w:before="34"/>
            <w:rPr>
              <w:rFonts w:ascii="Arial" w:hAnsi="Arial" w:cs="Arial"/>
            </w:rPr>
          </w:pPr>
          <w:hyperlink w:anchor="_bookmark1038" w:history="1">
            <w:r w:rsidR="00C12992" w:rsidRPr="001058B5">
              <w:rPr>
                <w:rFonts w:ascii="Arial" w:hAnsi="Arial" w:cs="Arial"/>
              </w:rPr>
              <w:t>Step 1: Create the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5-12</w:t>
          </w:r>
        </w:p>
        <w:p w14:paraId="47B3A224" w14:textId="77777777" w:rsidR="008C539B" w:rsidRPr="001058B5" w:rsidRDefault="008D1AB8">
          <w:pPr>
            <w:pStyle w:val="TOC9"/>
            <w:tabs>
              <w:tab w:val="right" w:leader="dot" w:pos="9940"/>
            </w:tabs>
            <w:spacing w:before="33"/>
            <w:rPr>
              <w:rFonts w:ascii="Arial" w:hAnsi="Arial" w:cs="Arial"/>
            </w:rPr>
          </w:pPr>
          <w:hyperlink w:anchor="_bookmark1040" w:history="1">
            <w:r w:rsidR="00C12992" w:rsidRPr="001058B5">
              <w:rPr>
                <w:rFonts w:ascii="Arial" w:hAnsi="Arial" w:cs="Arial"/>
              </w:rPr>
              <w:t>Step 2: Create a PL/SQL Package to Define the Access Policy for</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5-13</w:t>
          </w:r>
        </w:p>
        <w:p w14:paraId="51601EC3" w14:textId="77777777" w:rsidR="008C539B" w:rsidRPr="001058B5" w:rsidRDefault="008D1AB8">
          <w:pPr>
            <w:pStyle w:val="TOC6"/>
            <w:tabs>
              <w:tab w:val="right" w:leader="dot" w:pos="9940"/>
            </w:tabs>
            <w:rPr>
              <w:rFonts w:ascii="Arial" w:hAnsi="Arial" w:cs="Arial"/>
              <w:b w:val="0"/>
            </w:rPr>
          </w:pPr>
          <w:hyperlink w:anchor="_bookmark1050" w:history="1">
            <w:r w:rsidR="00C12992" w:rsidRPr="001058B5">
              <w:rPr>
                <w:rFonts w:ascii="Arial" w:hAnsi="Arial" w:cs="Arial"/>
              </w:rPr>
              <w:t>Associating Privileges with User</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5-14</w:t>
          </w:r>
        </w:p>
        <w:p w14:paraId="6F88F6F4" w14:textId="77777777" w:rsidR="008C539B" w:rsidRPr="001058B5" w:rsidRDefault="008D1AB8">
          <w:pPr>
            <w:pStyle w:val="TOC9"/>
            <w:tabs>
              <w:tab w:val="right" w:leader="dot" w:pos="9940"/>
            </w:tabs>
            <w:spacing w:before="34"/>
            <w:rPr>
              <w:rFonts w:ascii="Arial" w:hAnsi="Arial" w:cs="Arial"/>
            </w:rPr>
          </w:pPr>
          <w:hyperlink w:anchor="_bookmark1052" w:history="1">
            <w:r w:rsidR="00C12992" w:rsidRPr="001058B5">
              <w:rPr>
                <w:rFonts w:ascii="Arial" w:hAnsi="Arial" w:cs="Arial"/>
              </w:rPr>
              <w:t>Why Users Should Only Have the Privileges of the Current</w:t>
            </w:r>
            <w:r w:rsidR="00C12992" w:rsidRPr="001058B5">
              <w:rPr>
                <w:rFonts w:ascii="Arial" w:hAnsi="Arial" w:cs="Arial"/>
                <w:spacing w:val="-12"/>
              </w:rPr>
              <w:t xml:space="preserve"> </w:t>
            </w:r>
            <w:r w:rsidR="00C12992" w:rsidRPr="001058B5">
              <w:rPr>
                <w:rFonts w:ascii="Arial" w:hAnsi="Arial" w:cs="Arial"/>
              </w:rPr>
              <w:t>Database Role</w:t>
            </w:r>
          </w:hyperlink>
          <w:r w:rsidR="00C12992" w:rsidRPr="001058B5">
            <w:rPr>
              <w:rFonts w:ascii="Arial" w:hAnsi="Arial" w:cs="Arial"/>
            </w:rPr>
            <w:tab/>
            <w:t>5-14</w:t>
          </w:r>
        </w:p>
        <w:p w14:paraId="7476DFDB" w14:textId="77777777" w:rsidR="008C539B" w:rsidRPr="001058B5" w:rsidRDefault="008D1AB8">
          <w:pPr>
            <w:pStyle w:val="TOC9"/>
            <w:tabs>
              <w:tab w:val="right" w:leader="dot" w:pos="9940"/>
            </w:tabs>
            <w:spacing w:before="32"/>
            <w:rPr>
              <w:rFonts w:ascii="Arial" w:hAnsi="Arial" w:cs="Arial"/>
            </w:rPr>
          </w:pPr>
          <w:hyperlink w:anchor="_bookmark1056" w:history="1">
            <w:r w:rsidR="00C12992" w:rsidRPr="001058B5">
              <w:rPr>
                <w:rFonts w:ascii="Arial" w:hAnsi="Arial" w:cs="Arial"/>
              </w:rPr>
              <w:t>Using the SET ROLE Statement to Automatically Enable or</w:t>
            </w:r>
            <w:r w:rsidR="00C12992" w:rsidRPr="001058B5">
              <w:rPr>
                <w:rFonts w:ascii="Arial" w:hAnsi="Arial" w:cs="Arial"/>
                <w:spacing w:val="-9"/>
              </w:rPr>
              <w:t xml:space="preserve"> </w:t>
            </w:r>
            <w:r w:rsidR="00C12992" w:rsidRPr="001058B5">
              <w:rPr>
                <w:rFonts w:ascii="Arial" w:hAnsi="Arial" w:cs="Arial"/>
              </w:rPr>
              <w:t>Disable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5-15</w:t>
          </w:r>
        </w:p>
        <w:p w14:paraId="0F76C016" w14:textId="77777777" w:rsidR="008C539B" w:rsidRPr="001058B5" w:rsidRDefault="008D1AB8">
          <w:pPr>
            <w:pStyle w:val="TOC6"/>
            <w:tabs>
              <w:tab w:val="right" w:leader="dot" w:pos="9940"/>
            </w:tabs>
            <w:rPr>
              <w:rFonts w:ascii="Arial" w:hAnsi="Arial" w:cs="Arial"/>
              <w:b w:val="0"/>
            </w:rPr>
          </w:pPr>
          <w:hyperlink w:anchor="_bookmark1058" w:history="1">
            <w:r w:rsidR="00C12992" w:rsidRPr="001058B5">
              <w:rPr>
                <w:rFonts w:ascii="Arial" w:hAnsi="Arial" w:cs="Arial"/>
              </w:rPr>
              <w:t>Protecting Database Objects by</w:t>
            </w:r>
            <w:r w:rsidR="00C12992" w:rsidRPr="001058B5">
              <w:rPr>
                <w:rFonts w:ascii="Arial" w:hAnsi="Arial" w:cs="Arial"/>
                <w:spacing w:val="-1"/>
              </w:rPr>
              <w:t xml:space="preserve"> </w:t>
            </w:r>
            <w:r w:rsidR="00C12992" w:rsidRPr="001058B5">
              <w:rPr>
                <w:rFonts w:ascii="Arial" w:hAnsi="Arial" w:cs="Arial"/>
              </w:rPr>
              <w:t>Using</w:t>
            </w:r>
            <w:r w:rsidR="00C12992" w:rsidRPr="001058B5">
              <w:rPr>
                <w:rFonts w:ascii="Arial" w:hAnsi="Arial" w:cs="Arial"/>
                <w:spacing w:val="-1"/>
              </w:rPr>
              <w:t xml:space="preserve"> </w:t>
            </w:r>
            <w:r w:rsidR="00C12992" w:rsidRPr="001058B5">
              <w:rPr>
                <w:rFonts w:ascii="Arial" w:hAnsi="Arial" w:cs="Arial"/>
              </w:rPr>
              <w:t>Schemas</w:t>
            </w:r>
          </w:hyperlink>
          <w:r w:rsidR="00C12992" w:rsidRPr="001058B5">
            <w:rPr>
              <w:rFonts w:ascii="Arial" w:hAnsi="Arial" w:cs="Arial"/>
            </w:rPr>
            <w:tab/>
          </w:r>
          <w:r w:rsidR="00C12992" w:rsidRPr="001058B5">
            <w:rPr>
              <w:rFonts w:ascii="Arial" w:hAnsi="Arial" w:cs="Arial"/>
              <w:b w:val="0"/>
            </w:rPr>
            <w:t>5-15</w:t>
          </w:r>
        </w:p>
        <w:p w14:paraId="59B3B248" w14:textId="77777777" w:rsidR="008C539B" w:rsidRPr="001058B5" w:rsidRDefault="008D1AB8">
          <w:pPr>
            <w:pStyle w:val="TOC9"/>
            <w:tabs>
              <w:tab w:val="right" w:leader="dot" w:pos="9940"/>
            </w:tabs>
            <w:spacing w:before="35"/>
            <w:rPr>
              <w:rFonts w:ascii="Arial" w:hAnsi="Arial" w:cs="Arial"/>
            </w:rPr>
          </w:pPr>
          <w:hyperlink w:anchor="_bookmark1060"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Unique</w:t>
            </w:r>
            <w:r w:rsidR="00C12992" w:rsidRPr="001058B5">
              <w:rPr>
                <w:rFonts w:ascii="Arial" w:hAnsi="Arial" w:cs="Arial"/>
                <w:spacing w:val="-2"/>
              </w:rPr>
              <w:t xml:space="preserve"> </w:t>
            </w:r>
            <w:r w:rsidR="00C12992" w:rsidRPr="001058B5">
              <w:rPr>
                <w:rFonts w:ascii="Arial" w:hAnsi="Arial" w:cs="Arial"/>
              </w:rPr>
              <w:t>Schema</w:t>
            </w:r>
          </w:hyperlink>
          <w:r w:rsidR="00C12992" w:rsidRPr="001058B5">
            <w:rPr>
              <w:rFonts w:ascii="Arial" w:hAnsi="Arial" w:cs="Arial"/>
            </w:rPr>
            <w:tab/>
            <w:t>5-15</w:t>
          </w:r>
        </w:p>
        <w:p w14:paraId="5DCB4707" w14:textId="77777777" w:rsidR="008C539B" w:rsidRPr="001058B5" w:rsidRDefault="008D1AB8">
          <w:pPr>
            <w:pStyle w:val="TOC9"/>
            <w:tabs>
              <w:tab w:val="right" w:leader="dot" w:pos="9940"/>
            </w:tabs>
            <w:spacing w:before="32"/>
            <w:rPr>
              <w:rFonts w:ascii="Arial" w:hAnsi="Arial" w:cs="Arial"/>
            </w:rPr>
          </w:pPr>
          <w:hyperlink w:anchor="_bookmark1066"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Shared</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5-16</w:t>
          </w:r>
        </w:p>
        <w:p w14:paraId="5A70AD56" w14:textId="77777777" w:rsidR="008C539B" w:rsidRPr="001058B5" w:rsidRDefault="008D1AB8">
          <w:pPr>
            <w:pStyle w:val="TOC6"/>
            <w:tabs>
              <w:tab w:val="right" w:leader="dot" w:pos="9940"/>
            </w:tabs>
            <w:rPr>
              <w:rFonts w:ascii="Arial" w:hAnsi="Arial" w:cs="Arial"/>
              <w:b w:val="0"/>
            </w:rPr>
          </w:pPr>
          <w:hyperlink w:anchor="_bookmark1071" w:history="1">
            <w:r w:rsidR="00C12992" w:rsidRPr="001058B5">
              <w:rPr>
                <w:rFonts w:ascii="Arial" w:hAnsi="Arial" w:cs="Arial"/>
              </w:rPr>
              <w:t>Managing Object Privileges in</w:t>
            </w:r>
            <w:r w:rsidR="00C12992" w:rsidRPr="001058B5">
              <w:rPr>
                <w:rFonts w:ascii="Arial" w:hAnsi="Arial" w:cs="Arial"/>
                <w:spacing w:val="-1"/>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r>
          <w:r w:rsidR="00C12992" w:rsidRPr="001058B5">
            <w:rPr>
              <w:rFonts w:ascii="Arial" w:hAnsi="Arial" w:cs="Arial"/>
              <w:b w:val="0"/>
            </w:rPr>
            <w:t>5-16</w:t>
          </w:r>
        </w:p>
        <w:p w14:paraId="2FB69542" w14:textId="77777777" w:rsidR="008C539B" w:rsidRPr="001058B5" w:rsidRDefault="008D1AB8">
          <w:pPr>
            <w:pStyle w:val="TOC9"/>
            <w:tabs>
              <w:tab w:val="right" w:leader="dot" w:pos="9940"/>
            </w:tabs>
            <w:spacing w:before="35"/>
            <w:rPr>
              <w:rFonts w:ascii="Arial" w:hAnsi="Arial" w:cs="Arial"/>
            </w:rPr>
          </w:pPr>
          <w:hyperlink w:anchor="_bookmark1074" w:history="1">
            <w:r w:rsidR="00C12992" w:rsidRPr="001058B5">
              <w:rPr>
                <w:rFonts w:ascii="Arial" w:hAnsi="Arial" w:cs="Arial"/>
              </w:rPr>
              <w:t>What Application Developers Need to Know About</w:t>
            </w:r>
            <w:r w:rsidR="00C12992" w:rsidRPr="001058B5">
              <w:rPr>
                <w:rFonts w:ascii="Arial" w:hAnsi="Arial" w:cs="Arial"/>
                <w:spacing w:val="-8"/>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5-16</w:t>
          </w:r>
        </w:p>
        <w:p w14:paraId="0A88D6BA" w14:textId="77777777" w:rsidR="008C539B" w:rsidRPr="001058B5" w:rsidRDefault="008D1AB8">
          <w:pPr>
            <w:pStyle w:val="TOC9"/>
            <w:tabs>
              <w:tab w:val="right" w:leader="dot" w:pos="9940"/>
            </w:tabs>
            <w:spacing w:before="32"/>
            <w:rPr>
              <w:rFonts w:ascii="Arial" w:hAnsi="Arial" w:cs="Arial"/>
            </w:rPr>
          </w:pPr>
          <w:hyperlink w:anchor="_bookmark1080" w:history="1">
            <w:r w:rsidR="00C12992" w:rsidRPr="001058B5">
              <w:rPr>
                <w:rFonts w:ascii="Arial" w:hAnsi="Arial" w:cs="Arial"/>
              </w:rPr>
              <w:t>SQL Statements Permitted by</w:t>
            </w:r>
            <w:r w:rsidR="00C12992" w:rsidRPr="001058B5">
              <w:rPr>
                <w:rFonts w:ascii="Arial" w:hAnsi="Arial" w:cs="Arial"/>
                <w:spacing w:val="-3"/>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5-17</w:t>
          </w:r>
        </w:p>
        <w:p w14:paraId="3EA25791" w14:textId="77777777" w:rsidR="008C539B" w:rsidRPr="001058B5" w:rsidRDefault="008D1AB8">
          <w:pPr>
            <w:pStyle w:val="TOC6"/>
            <w:tabs>
              <w:tab w:val="right" w:leader="dot" w:pos="9940"/>
            </w:tabs>
            <w:rPr>
              <w:rFonts w:ascii="Arial" w:hAnsi="Arial" w:cs="Arial"/>
              <w:b w:val="0"/>
            </w:rPr>
          </w:pPr>
          <w:hyperlink w:anchor="_bookmark1094" w:history="1">
            <w:r w:rsidR="00C12992" w:rsidRPr="001058B5">
              <w:rPr>
                <w:rFonts w:ascii="Arial" w:hAnsi="Arial" w:cs="Arial"/>
              </w:rPr>
              <w:t>Parameters for Enhanced Security of</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Communication</w:t>
            </w:r>
          </w:hyperlink>
          <w:r w:rsidR="00C12992" w:rsidRPr="001058B5">
            <w:rPr>
              <w:rFonts w:ascii="Arial" w:hAnsi="Arial" w:cs="Arial"/>
            </w:rPr>
            <w:tab/>
          </w:r>
          <w:r w:rsidR="00C12992" w:rsidRPr="001058B5">
            <w:rPr>
              <w:rFonts w:ascii="Arial" w:hAnsi="Arial" w:cs="Arial"/>
              <w:b w:val="0"/>
            </w:rPr>
            <w:t>5-17</w:t>
          </w:r>
        </w:p>
        <w:p w14:paraId="75061FC7" w14:textId="77777777" w:rsidR="008C539B" w:rsidRPr="001058B5" w:rsidRDefault="008D1AB8">
          <w:pPr>
            <w:pStyle w:val="TOC9"/>
            <w:tabs>
              <w:tab w:val="right" w:leader="dot" w:pos="9940"/>
            </w:tabs>
            <w:spacing w:before="35"/>
            <w:rPr>
              <w:rFonts w:ascii="Arial" w:hAnsi="Arial" w:cs="Arial"/>
            </w:rPr>
          </w:pPr>
          <w:hyperlink w:anchor="_bookmark1099" w:history="1">
            <w:r w:rsidR="00C12992" w:rsidRPr="001058B5">
              <w:rPr>
                <w:rFonts w:ascii="Arial" w:hAnsi="Arial" w:cs="Arial"/>
              </w:rPr>
              <w:t>Reporting Bad Packets Received on the Database from</w:t>
            </w:r>
            <w:r w:rsidR="00C12992" w:rsidRPr="001058B5">
              <w:rPr>
                <w:rFonts w:ascii="Arial" w:hAnsi="Arial" w:cs="Arial"/>
                <w:spacing w:val="-10"/>
              </w:rPr>
              <w:t xml:space="preserve"> </w:t>
            </w:r>
            <w:r w:rsidR="00C12992" w:rsidRPr="001058B5">
              <w:rPr>
                <w:rFonts w:ascii="Arial" w:hAnsi="Arial" w:cs="Arial"/>
              </w:rPr>
              <w:t>Protocol</w:t>
            </w:r>
            <w:r w:rsidR="00C12992" w:rsidRPr="001058B5">
              <w:rPr>
                <w:rFonts w:ascii="Arial" w:hAnsi="Arial" w:cs="Arial"/>
                <w:spacing w:val="-1"/>
              </w:rPr>
              <w:t xml:space="preserve"> </w:t>
            </w:r>
            <w:r w:rsidR="00C12992" w:rsidRPr="001058B5">
              <w:rPr>
                <w:rFonts w:ascii="Arial" w:hAnsi="Arial" w:cs="Arial"/>
              </w:rPr>
              <w:t>Errors</w:t>
            </w:r>
          </w:hyperlink>
          <w:r w:rsidR="00C12992" w:rsidRPr="001058B5">
            <w:rPr>
              <w:rFonts w:ascii="Arial" w:hAnsi="Arial" w:cs="Arial"/>
            </w:rPr>
            <w:tab/>
            <w:t>5-17</w:t>
          </w:r>
        </w:p>
        <w:p w14:paraId="06FE07CA" w14:textId="77777777" w:rsidR="008C539B" w:rsidRPr="001058B5" w:rsidRDefault="008D1AB8">
          <w:pPr>
            <w:pStyle w:val="TOC9"/>
            <w:tabs>
              <w:tab w:val="right" w:leader="dot" w:pos="9940"/>
            </w:tabs>
            <w:spacing w:before="32"/>
            <w:rPr>
              <w:rFonts w:ascii="Arial" w:hAnsi="Arial" w:cs="Arial"/>
            </w:rPr>
          </w:pPr>
          <w:hyperlink w:anchor="_bookmark1105" w:history="1">
            <w:r w:rsidR="00C12992" w:rsidRPr="001058B5">
              <w:rPr>
                <w:rFonts w:ascii="Arial" w:hAnsi="Arial" w:cs="Arial"/>
              </w:rPr>
              <w:t>Terminating or Resuming Server Execution After Receiving a</w:t>
            </w:r>
            <w:r w:rsidR="00C12992" w:rsidRPr="001058B5">
              <w:rPr>
                <w:rFonts w:ascii="Arial" w:hAnsi="Arial" w:cs="Arial"/>
                <w:spacing w:val="-10"/>
              </w:rPr>
              <w:t xml:space="preserve"> </w:t>
            </w:r>
            <w:r w:rsidR="00C12992" w:rsidRPr="001058B5">
              <w:rPr>
                <w:rFonts w:ascii="Arial" w:hAnsi="Arial" w:cs="Arial"/>
              </w:rPr>
              <w:t>Bad</w:t>
            </w:r>
            <w:r w:rsidR="00C12992" w:rsidRPr="001058B5">
              <w:rPr>
                <w:rFonts w:ascii="Arial" w:hAnsi="Arial" w:cs="Arial"/>
                <w:spacing w:val="-1"/>
              </w:rPr>
              <w:t xml:space="preserve"> </w:t>
            </w:r>
            <w:r w:rsidR="00C12992" w:rsidRPr="001058B5">
              <w:rPr>
                <w:rFonts w:ascii="Arial" w:hAnsi="Arial" w:cs="Arial"/>
              </w:rPr>
              <w:t>Packet</w:t>
            </w:r>
          </w:hyperlink>
          <w:r w:rsidR="00C12992" w:rsidRPr="001058B5">
            <w:rPr>
              <w:rFonts w:ascii="Arial" w:hAnsi="Arial" w:cs="Arial"/>
            </w:rPr>
            <w:tab/>
            <w:t>5-18</w:t>
          </w:r>
        </w:p>
        <w:p w14:paraId="5A7D7279" w14:textId="77777777" w:rsidR="008C539B" w:rsidRPr="001058B5" w:rsidRDefault="008D1AB8">
          <w:pPr>
            <w:pStyle w:val="TOC9"/>
            <w:tabs>
              <w:tab w:val="right" w:leader="dot" w:pos="9940"/>
            </w:tabs>
            <w:rPr>
              <w:rFonts w:ascii="Arial" w:hAnsi="Arial" w:cs="Arial"/>
            </w:rPr>
          </w:pPr>
          <w:hyperlink w:anchor="_bookmark1108" w:history="1">
            <w:r w:rsidR="00C12992" w:rsidRPr="001058B5">
              <w:rPr>
                <w:rFonts w:ascii="Arial" w:hAnsi="Arial" w:cs="Arial"/>
              </w:rPr>
              <w:t>Configuring the Maximum Number of</w:t>
            </w:r>
            <w:r w:rsidR="00C12992" w:rsidRPr="001058B5">
              <w:rPr>
                <w:rFonts w:ascii="Arial" w:hAnsi="Arial" w:cs="Arial"/>
                <w:spacing w:val="-7"/>
              </w:rPr>
              <w:t xml:space="preserve"> </w:t>
            </w:r>
            <w:r w:rsidR="00C12992" w:rsidRPr="001058B5">
              <w:rPr>
                <w:rFonts w:ascii="Arial" w:hAnsi="Arial" w:cs="Arial"/>
              </w:rPr>
              <w:t>Authentication</w:t>
            </w:r>
            <w:r w:rsidR="00C12992" w:rsidRPr="001058B5">
              <w:rPr>
                <w:rFonts w:ascii="Arial" w:hAnsi="Arial" w:cs="Arial"/>
                <w:spacing w:val="-2"/>
              </w:rPr>
              <w:t xml:space="preserve"> </w:t>
            </w:r>
            <w:r w:rsidR="00C12992" w:rsidRPr="001058B5">
              <w:rPr>
                <w:rFonts w:ascii="Arial" w:hAnsi="Arial" w:cs="Arial"/>
              </w:rPr>
              <w:t>Attempts</w:t>
            </w:r>
          </w:hyperlink>
          <w:r w:rsidR="00C12992" w:rsidRPr="001058B5">
            <w:rPr>
              <w:rFonts w:ascii="Arial" w:hAnsi="Arial" w:cs="Arial"/>
            </w:rPr>
            <w:tab/>
            <w:t>5-19</w:t>
          </w:r>
        </w:p>
        <w:p w14:paraId="199D7E9A" w14:textId="77777777" w:rsidR="008C539B" w:rsidRPr="001058B5" w:rsidRDefault="008D1AB8">
          <w:pPr>
            <w:pStyle w:val="TOC9"/>
            <w:tabs>
              <w:tab w:val="right" w:leader="dot" w:pos="9940"/>
            </w:tabs>
            <w:rPr>
              <w:rFonts w:ascii="Arial" w:hAnsi="Arial" w:cs="Arial"/>
            </w:rPr>
          </w:pPr>
          <w:hyperlink w:anchor="_bookmark1112" w:history="1">
            <w:r w:rsidR="00C12992" w:rsidRPr="001058B5">
              <w:rPr>
                <w:rFonts w:ascii="Arial" w:hAnsi="Arial" w:cs="Arial"/>
              </w:rPr>
              <w:t>Controlling the Display of the Database</w:t>
            </w:r>
            <w:r w:rsidR="00C12992" w:rsidRPr="001058B5">
              <w:rPr>
                <w:rFonts w:ascii="Arial" w:hAnsi="Arial" w:cs="Arial"/>
                <w:spacing w:val="-5"/>
              </w:rPr>
              <w:t xml:space="preserve"> </w:t>
            </w:r>
            <w:r w:rsidR="00C12992" w:rsidRPr="001058B5">
              <w:rPr>
                <w:rFonts w:ascii="Arial" w:hAnsi="Arial" w:cs="Arial"/>
              </w:rPr>
              <w:t>Version</w:t>
            </w:r>
            <w:r w:rsidR="00C12992" w:rsidRPr="001058B5">
              <w:rPr>
                <w:rFonts w:ascii="Arial" w:hAnsi="Arial" w:cs="Arial"/>
                <w:spacing w:val="-1"/>
              </w:rPr>
              <w:t xml:space="preserve"> </w:t>
            </w:r>
            <w:r w:rsidR="00C12992" w:rsidRPr="001058B5">
              <w:rPr>
                <w:rFonts w:ascii="Arial" w:hAnsi="Arial" w:cs="Arial"/>
              </w:rPr>
              <w:t>Banner</w:t>
            </w:r>
          </w:hyperlink>
          <w:r w:rsidR="00C12992" w:rsidRPr="001058B5">
            <w:rPr>
              <w:rFonts w:ascii="Arial" w:hAnsi="Arial" w:cs="Arial"/>
            </w:rPr>
            <w:tab/>
            <w:t>5-19</w:t>
          </w:r>
        </w:p>
        <w:p w14:paraId="4A0E89F9" w14:textId="77777777" w:rsidR="008C539B" w:rsidRPr="001058B5" w:rsidRDefault="008D1AB8">
          <w:pPr>
            <w:pStyle w:val="TOC9"/>
            <w:tabs>
              <w:tab w:val="right" w:leader="dot" w:pos="9940"/>
            </w:tabs>
            <w:spacing w:before="32"/>
            <w:rPr>
              <w:rFonts w:ascii="Arial" w:hAnsi="Arial" w:cs="Arial"/>
            </w:rPr>
          </w:pPr>
          <w:hyperlink w:anchor="_bookmark1115" w:history="1">
            <w:r w:rsidR="00C12992" w:rsidRPr="001058B5">
              <w:rPr>
                <w:rFonts w:ascii="Arial" w:hAnsi="Arial" w:cs="Arial"/>
              </w:rPr>
              <w:t>Configuring Banners for Unauthorized Access and Auditing</w:t>
            </w:r>
            <w:r w:rsidR="00C12992" w:rsidRPr="001058B5">
              <w:rPr>
                <w:rFonts w:ascii="Arial" w:hAnsi="Arial" w:cs="Arial"/>
                <w:spacing w:val="-10"/>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hyperlink>
          <w:r w:rsidR="00C12992" w:rsidRPr="001058B5">
            <w:rPr>
              <w:rFonts w:ascii="Arial" w:hAnsi="Arial" w:cs="Arial"/>
            </w:rPr>
            <w:tab/>
            <w:t>5-20</w:t>
          </w:r>
        </w:p>
        <w:p w14:paraId="2ACFFFDB" w14:textId="77777777" w:rsidR="008C539B" w:rsidRPr="001058B5" w:rsidRDefault="008D1AB8" w:rsidP="006F7931">
          <w:pPr>
            <w:pStyle w:val="TOC3"/>
            <w:numPr>
              <w:ilvl w:val="0"/>
              <w:numId w:val="138"/>
            </w:numPr>
            <w:tabs>
              <w:tab w:val="left" w:pos="1073"/>
              <w:tab w:val="left" w:pos="1074"/>
            </w:tabs>
            <w:ind w:left="1073" w:hanging="373"/>
            <w:jc w:val="left"/>
          </w:pPr>
          <w:hyperlink w:anchor="_bookmark1123" w:history="1">
            <w:r w:rsidR="00C12992" w:rsidRPr="001058B5">
              <w:t>Using Application Contexts to Retrieve User</w:t>
            </w:r>
            <w:r w:rsidR="00C12992" w:rsidRPr="001058B5">
              <w:rPr>
                <w:spacing w:val="-8"/>
              </w:rPr>
              <w:t xml:space="preserve"> </w:t>
            </w:r>
            <w:r w:rsidR="00C12992" w:rsidRPr="001058B5">
              <w:t>Information</w:t>
            </w:r>
          </w:hyperlink>
        </w:p>
        <w:p w14:paraId="08974BB4" w14:textId="77777777" w:rsidR="008C539B" w:rsidRPr="001058B5" w:rsidRDefault="008D1AB8">
          <w:pPr>
            <w:pStyle w:val="TOC6"/>
            <w:tabs>
              <w:tab w:val="right" w:leader="dot" w:pos="9941"/>
            </w:tabs>
            <w:spacing w:before="135"/>
            <w:rPr>
              <w:rFonts w:ascii="Arial" w:hAnsi="Arial" w:cs="Arial"/>
              <w:b w:val="0"/>
            </w:rPr>
          </w:pPr>
          <w:hyperlink w:anchor="_bookmark112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6-1</w:t>
          </w:r>
        </w:p>
        <w:p w14:paraId="2F3FF562" w14:textId="77777777" w:rsidR="008C539B" w:rsidRPr="001058B5" w:rsidRDefault="008D1AB8">
          <w:pPr>
            <w:pStyle w:val="TOC9"/>
            <w:tabs>
              <w:tab w:val="right" w:leader="dot" w:pos="9941"/>
            </w:tabs>
            <w:spacing w:before="34"/>
            <w:rPr>
              <w:rFonts w:ascii="Arial" w:hAnsi="Arial" w:cs="Arial"/>
            </w:rPr>
          </w:pPr>
          <w:hyperlink w:anchor="_bookmark1125" w:history="1">
            <w:r w:rsidR="00C12992" w:rsidRPr="001058B5">
              <w:rPr>
                <w:rFonts w:ascii="Arial" w:hAnsi="Arial" w:cs="Arial"/>
              </w:rPr>
              <w:t>What Is 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43B584E5" w14:textId="77777777" w:rsidR="008C539B" w:rsidRPr="001058B5" w:rsidRDefault="008D1AB8">
          <w:pPr>
            <w:pStyle w:val="TOC9"/>
            <w:tabs>
              <w:tab w:val="right" w:leader="dot" w:pos="9941"/>
            </w:tabs>
            <w:rPr>
              <w:rFonts w:ascii="Arial" w:hAnsi="Arial" w:cs="Arial"/>
            </w:rPr>
          </w:pPr>
          <w:hyperlink w:anchor="_bookmark1127" w:history="1">
            <w:r w:rsidR="00C12992" w:rsidRPr="001058B5">
              <w:rPr>
                <w:rFonts w:ascii="Arial" w:hAnsi="Arial" w:cs="Arial"/>
              </w:rPr>
              <w:t>Components of the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25B82C4B" w14:textId="77777777" w:rsidR="008C539B" w:rsidRPr="001058B5" w:rsidRDefault="008D1AB8">
          <w:pPr>
            <w:pStyle w:val="TOC9"/>
            <w:tabs>
              <w:tab w:val="right" w:leader="dot" w:pos="9941"/>
            </w:tabs>
            <w:spacing w:before="33"/>
            <w:rPr>
              <w:rFonts w:ascii="Arial" w:hAnsi="Arial" w:cs="Arial"/>
            </w:rPr>
          </w:pPr>
          <w:hyperlink w:anchor="_bookmark1130" w:history="1">
            <w:r w:rsidR="00C12992" w:rsidRPr="001058B5">
              <w:rPr>
                <w:rFonts w:ascii="Arial" w:hAnsi="Arial" w:cs="Arial"/>
              </w:rPr>
              <w:t>Where Are the Application Context</w:t>
            </w:r>
            <w:r w:rsidR="00C12992" w:rsidRPr="001058B5">
              <w:rPr>
                <w:rFonts w:ascii="Arial" w:hAnsi="Arial" w:cs="Arial"/>
                <w:spacing w:val="-6"/>
              </w:rPr>
              <w:t xml:space="preserve"> </w:t>
            </w:r>
            <w:r w:rsidR="00C12992" w:rsidRPr="001058B5">
              <w:rPr>
                <w:rFonts w:ascii="Arial" w:hAnsi="Arial" w:cs="Arial"/>
              </w:rPr>
              <w:t>Values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6-2</w:t>
          </w:r>
        </w:p>
        <w:p w14:paraId="258810B0" w14:textId="77777777" w:rsidR="008C539B" w:rsidRPr="001058B5" w:rsidRDefault="008D1AB8">
          <w:pPr>
            <w:pStyle w:val="TOC9"/>
            <w:tabs>
              <w:tab w:val="right" w:leader="dot" w:pos="9941"/>
            </w:tabs>
            <w:rPr>
              <w:rFonts w:ascii="Arial" w:hAnsi="Arial" w:cs="Arial"/>
            </w:rPr>
          </w:pPr>
          <w:hyperlink w:anchor="_bookmark1138" w:history="1">
            <w:r w:rsidR="00C12992" w:rsidRPr="001058B5">
              <w:rPr>
                <w:rFonts w:ascii="Arial" w:hAnsi="Arial" w:cs="Arial"/>
              </w:rPr>
              <w:t>Benefits of Using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w:t>
          </w:r>
        </w:p>
        <w:p w14:paraId="6FF508CD" w14:textId="77777777" w:rsidR="008C539B" w:rsidRPr="001058B5" w:rsidRDefault="008D1AB8">
          <w:pPr>
            <w:pStyle w:val="TOC9"/>
            <w:tabs>
              <w:tab w:val="right" w:leader="dot" w:pos="9941"/>
            </w:tabs>
            <w:rPr>
              <w:rFonts w:ascii="Arial" w:hAnsi="Arial" w:cs="Arial"/>
            </w:rPr>
          </w:pPr>
          <w:hyperlink w:anchor="_bookmark1141" w:history="1">
            <w:r w:rsidR="00C12992" w:rsidRPr="001058B5">
              <w:rPr>
                <w:rFonts w:ascii="Arial" w:hAnsi="Arial" w:cs="Arial"/>
              </w:rPr>
              <w:t>How Editions Affects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Values</w:t>
            </w:r>
          </w:hyperlink>
          <w:r w:rsidR="00C12992" w:rsidRPr="001058B5">
            <w:rPr>
              <w:rFonts w:ascii="Arial" w:hAnsi="Arial" w:cs="Arial"/>
            </w:rPr>
            <w:tab/>
            <w:t>6-3</w:t>
          </w:r>
        </w:p>
        <w:p w14:paraId="265F8AA6" w14:textId="77777777" w:rsidR="008C539B" w:rsidRPr="001058B5" w:rsidRDefault="008D1AB8">
          <w:pPr>
            <w:pStyle w:val="TOC6"/>
            <w:tabs>
              <w:tab w:val="right" w:leader="dot" w:pos="9941"/>
            </w:tabs>
            <w:spacing w:before="36"/>
            <w:rPr>
              <w:rFonts w:ascii="Arial" w:hAnsi="Arial" w:cs="Arial"/>
              <w:b w:val="0"/>
            </w:rPr>
          </w:pPr>
          <w:hyperlink w:anchor="_bookmark1143" w:history="1">
            <w:r w:rsidR="00C12992" w:rsidRPr="001058B5">
              <w:rPr>
                <w:rFonts w:ascii="Arial" w:hAnsi="Arial" w:cs="Arial"/>
              </w:rPr>
              <w:t>Types of</w:t>
            </w:r>
            <w:r w:rsidR="00C12992" w:rsidRPr="001058B5">
              <w:rPr>
                <w:rFonts w:ascii="Arial" w:hAnsi="Arial" w:cs="Arial"/>
                <w:spacing w:val="-3"/>
              </w:rPr>
              <w:t xml:space="preserve"> </w:t>
            </w:r>
            <w:r w:rsidR="00C12992" w:rsidRPr="001058B5">
              <w:rPr>
                <w:rFonts w:ascii="Arial" w:hAnsi="Arial" w:cs="Arial"/>
              </w:rPr>
              <w:t>Application Contexts</w:t>
            </w:r>
          </w:hyperlink>
          <w:r w:rsidR="00C12992" w:rsidRPr="001058B5">
            <w:rPr>
              <w:rFonts w:ascii="Arial" w:hAnsi="Arial" w:cs="Arial"/>
            </w:rPr>
            <w:tab/>
          </w:r>
          <w:r w:rsidR="00C12992" w:rsidRPr="001058B5">
            <w:rPr>
              <w:rFonts w:ascii="Arial" w:hAnsi="Arial" w:cs="Arial"/>
              <w:b w:val="0"/>
            </w:rPr>
            <w:t>6-3</w:t>
          </w:r>
        </w:p>
        <w:p w14:paraId="3A56C49E" w14:textId="77777777" w:rsidR="008C539B" w:rsidRPr="001058B5" w:rsidRDefault="008D1AB8">
          <w:pPr>
            <w:pStyle w:val="TOC6"/>
            <w:tabs>
              <w:tab w:val="right" w:leader="dot" w:pos="9941"/>
            </w:tabs>
            <w:spacing w:before="38"/>
            <w:rPr>
              <w:rFonts w:ascii="Arial" w:hAnsi="Arial" w:cs="Arial"/>
              <w:b w:val="0"/>
            </w:rPr>
          </w:pPr>
          <w:hyperlink w:anchor="_bookmark1147" w:history="1">
            <w:r w:rsidR="00C12992" w:rsidRPr="001058B5">
              <w:rPr>
                <w:rFonts w:ascii="Arial" w:hAnsi="Arial" w:cs="Arial"/>
              </w:rPr>
              <w:t>Using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w:t>
          </w:r>
        </w:p>
        <w:p w14:paraId="2DC1B1B9" w14:textId="77777777" w:rsidR="008C539B" w:rsidRPr="001058B5" w:rsidRDefault="008D1AB8">
          <w:pPr>
            <w:pStyle w:val="TOC9"/>
            <w:tabs>
              <w:tab w:val="right" w:leader="dot" w:pos="9941"/>
            </w:tabs>
            <w:spacing w:before="35"/>
            <w:rPr>
              <w:rFonts w:ascii="Arial" w:hAnsi="Arial" w:cs="Arial"/>
            </w:rPr>
          </w:pPr>
          <w:hyperlink w:anchor="_bookmark1149" w:history="1">
            <w:r w:rsidR="00C12992" w:rsidRPr="001058B5">
              <w:rPr>
                <w:rFonts w:ascii="Arial" w:hAnsi="Arial" w:cs="Arial"/>
              </w:rPr>
              <w:t>About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6-4</w:t>
          </w:r>
        </w:p>
        <w:p w14:paraId="7ACBD541" w14:textId="77777777" w:rsidR="008C539B" w:rsidRPr="001058B5" w:rsidRDefault="008D1AB8">
          <w:pPr>
            <w:pStyle w:val="TOC9"/>
            <w:tabs>
              <w:tab w:val="right" w:leader="dot" w:pos="9941"/>
            </w:tabs>
            <w:spacing w:before="32"/>
            <w:rPr>
              <w:rFonts w:ascii="Arial" w:hAnsi="Arial" w:cs="Arial"/>
            </w:rPr>
          </w:pPr>
          <w:hyperlink w:anchor="_bookmark1155" w:history="1">
            <w:r w:rsidR="00C12992" w:rsidRPr="001058B5">
              <w:rPr>
                <w:rFonts w:ascii="Arial" w:hAnsi="Arial" w:cs="Arial"/>
              </w:rPr>
              <w:t>Creating a Database Session-Based</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6-5</w:t>
          </w:r>
        </w:p>
        <w:p w14:paraId="78C110A7" w14:textId="77777777" w:rsidR="008C539B" w:rsidRPr="001058B5" w:rsidRDefault="008D1AB8">
          <w:pPr>
            <w:pStyle w:val="TOC9"/>
            <w:tabs>
              <w:tab w:val="right" w:leader="dot" w:pos="9941"/>
            </w:tabs>
            <w:rPr>
              <w:rFonts w:ascii="Arial" w:hAnsi="Arial" w:cs="Arial"/>
            </w:rPr>
          </w:pPr>
          <w:hyperlink w:anchor="_bookmark1162" w:history="1">
            <w:r w:rsidR="00C12992" w:rsidRPr="001058B5">
              <w:rPr>
                <w:rFonts w:ascii="Arial" w:hAnsi="Arial" w:cs="Arial"/>
              </w:rPr>
              <w:t>Creating a PL/SQL Package to Set the Database Session-Based</w:t>
            </w:r>
            <w:r w:rsidR="00C12992" w:rsidRPr="001058B5">
              <w:rPr>
                <w:rFonts w:ascii="Arial" w:hAnsi="Arial" w:cs="Arial"/>
                <w:spacing w:val="-1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6-6</w:t>
          </w:r>
        </w:p>
        <w:p w14:paraId="21A8C231" w14:textId="77777777" w:rsidR="008C539B" w:rsidRPr="001058B5" w:rsidRDefault="008D1AB8">
          <w:pPr>
            <w:tabs>
              <w:tab w:val="right" w:leader="dot" w:pos="9941"/>
            </w:tabs>
            <w:spacing w:before="32"/>
            <w:ind w:left="1900"/>
            <w:rPr>
              <w:rFonts w:ascii="Arial" w:hAnsi="Arial" w:cs="Arial"/>
              <w:sz w:val="20"/>
            </w:rPr>
          </w:pPr>
          <w:hyperlink w:anchor="_bookmark1164" w:history="1">
            <w:r w:rsidR="00C12992" w:rsidRPr="001058B5">
              <w:rPr>
                <w:rFonts w:ascii="Arial" w:hAnsi="Arial" w:cs="Arial"/>
                <w:sz w:val="20"/>
              </w:rPr>
              <w:t>About the Package That Manages the Database Session-Based</w:t>
            </w:r>
            <w:r w:rsidR="00C12992" w:rsidRPr="001058B5">
              <w:rPr>
                <w:rFonts w:ascii="Arial" w:hAnsi="Arial" w:cs="Arial"/>
                <w:spacing w:val="-15"/>
                <w:sz w:val="20"/>
              </w:rPr>
              <w:t xml:space="preserve"> </w:t>
            </w:r>
            <w:r w:rsidR="00C12992" w:rsidRPr="001058B5">
              <w:rPr>
                <w:rFonts w:ascii="Arial" w:hAnsi="Arial" w:cs="Arial"/>
                <w:sz w:val="20"/>
              </w:rPr>
              <w:t>Application</w:t>
            </w:r>
            <w:r w:rsidR="00C12992" w:rsidRPr="001058B5">
              <w:rPr>
                <w:rFonts w:ascii="Arial" w:hAnsi="Arial" w:cs="Arial"/>
                <w:spacing w:val="-3"/>
                <w:sz w:val="20"/>
              </w:rPr>
              <w:t xml:space="preserve"> </w:t>
            </w:r>
            <w:r w:rsidR="00C12992" w:rsidRPr="001058B5">
              <w:rPr>
                <w:rFonts w:ascii="Arial" w:hAnsi="Arial" w:cs="Arial"/>
                <w:sz w:val="20"/>
              </w:rPr>
              <w:t>Context</w:t>
            </w:r>
          </w:hyperlink>
          <w:r w:rsidR="00C12992" w:rsidRPr="001058B5">
            <w:rPr>
              <w:rFonts w:ascii="Arial" w:hAnsi="Arial" w:cs="Arial"/>
              <w:sz w:val="20"/>
            </w:rPr>
            <w:tab/>
            <w:t>6-7</w:t>
          </w:r>
        </w:p>
        <w:p w14:paraId="622E9E73" w14:textId="77777777" w:rsidR="008C539B" w:rsidRPr="001058B5" w:rsidRDefault="008D1AB8">
          <w:pPr>
            <w:tabs>
              <w:tab w:val="right" w:leader="dot" w:pos="9941"/>
            </w:tabs>
            <w:spacing w:before="32"/>
            <w:ind w:left="1900"/>
            <w:rPr>
              <w:rFonts w:ascii="Arial" w:hAnsi="Arial" w:cs="Arial"/>
              <w:sz w:val="20"/>
            </w:rPr>
          </w:pPr>
          <w:hyperlink w:anchor="_bookmark1168" w:history="1">
            <w:r w:rsidR="00C12992" w:rsidRPr="001058B5">
              <w:rPr>
                <w:rFonts w:ascii="Arial" w:hAnsi="Arial" w:cs="Arial"/>
                <w:sz w:val="20"/>
              </w:rPr>
              <w:t>Using SYS_CONTEXT to Retrieve</w:t>
            </w:r>
            <w:r w:rsidR="00C12992" w:rsidRPr="001058B5">
              <w:rPr>
                <w:rFonts w:ascii="Arial" w:hAnsi="Arial" w:cs="Arial"/>
                <w:spacing w:val="-5"/>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6-7</w:t>
          </w:r>
        </w:p>
        <w:p w14:paraId="31819B03" w14:textId="77777777" w:rsidR="008C539B" w:rsidRPr="001058B5" w:rsidRDefault="008D1AB8">
          <w:pPr>
            <w:tabs>
              <w:tab w:val="right" w:leader="dot" w:pos="9941"/>
            </w:tabs>
            <w:spacing w:before="31"/>
            <w:ind w:left="1900"/>
            <w:rPr>
              <w:rFonts w:ascii="Arial" w:hAnsi="Arial" w:cs="Arial"/>
              <w:sz w:val="20"/>
            </w:rPr>
          </w:pPr>
          <w:hyperlink w:anchor="_bookmark1176" w:history="1">
            <w:r w:rsidR="00C12992" w:rsidRPr="001058B5">
              <w:rPr>
                <w:rFonts w:ascii="Arial" w:hAnsi="Arial" w:cs="Arial"/>
                <w:sz w:val="20"/>
              </w:rPr>
              <w:t>Using Dynamic SQL</w:t>
            </w:r>
            <w:r w:rsidR="00C12992" w:rsidRPr="001058B5">
              <w:rPr>
                <w:rFonts w:ascii="Arial" w:hAnsi="Arial" w:cs="Arial"/>
                <w:spacing w:val="-1"/>
                <w:sz w:val="20"/>
              </w:rPr>
              <w:t xml:space="preserve"> </w:t>
            </w:r>
            <w:r w:rsidR="00C12992" w:rsidRPr="001058B5">
              <w:rPr>
                <w:rFonts w:ascii="Arial" w:hAnsi="Arial" w:cs="Arial"/>
                <w:sz w:val="20"/>
              </w:rPr>
              <w:t>with</w:t>
            </w:r>
            <w:r w:rsidR="00C12992" w:rsidRPr="001058B5">
              <w:rPr>
                <w:rFonts w:ascii="Arial" w:hAnsi="Arial" w:cs="Arial"/>
                <w:spacing w:val="-1"/>
                <w:sz w:val="20"/>
              </w:rPr>
              <w:t xml:space="preserve"> </w:t>
            </w:r>
            <w:r w:rsidR="00C12992" w:rsidRPr="001058B5">
              <w:rPr>
                <w:rFonts w:ascii="Arial" w:hAnsi="Arial" w:cs="Arial"/>
                <w:sz w:val="20"/>
              </w:rPr>
              <w:t>SYS_CONTEXT</w:t>
            </w:r>
          </w:hyperlink>
          <w:r w:rsidR="00C12992" w:rsidRPr="001058B5">
            <w:rPr>
              <w:rFonts w:ascii="Arial" w:hAnsi="Arial" w:cs="Arial"/>
              <w:sz w:val="20"/>
            </w:rPr>
            <w:tab/>
            <w:t>6-8</w:t>
          </w:r>
        </w:p>
        <w:p w14:paraId="542497E2" w14:textId="77777777" w:rsidR="008C539B" w:rsidRPr="001058B5" w:rsidRDefault="008D1AB8">
          <w:pPr>
            <w:tabs>
              <w:tab w:val="right" w:leader="dot" w:pos="9941"/>
            </w:tabs>
            <w:spacing w:before="32"/>
            <w:ind w:left="1900"/>
            <w:rPr>
              <w:rFonts w:ascii="Arial" w:hAnsi="Arial" w:cs="Arial"/>
              <w:sz w:val="20"/>
            </w:rPr>
          </w:pPr>
          <w:hyperlink w:anchor="_bookmark1179" w:history="1">
            <w:r w:rsidR="00C12992" w:rsidRPr="001058B5">
              <w:rPr>
                <w:rFonts w:ascii="Arial" w:hAnsi="Arial" w:cs="Arial"/>
                <w:sz w:val="20"/>
              </w:rPr>
              <w:t>Using SYS_CONTEXT in a</w:t>
            </w:r>
            <w:r w:rsidR="00C12992" w:rsidRPr="001058B5">
              <w:rPr>
                <w:rFonts w:ascii="Arial" w:hAnsi="Arial" w:cs="Arial"/>
                <w:spacing w:val="-4"/>
                <w:sz w:val="20"/>
              </w:rPr>
              <w:t xml:space="preserve"> </w:t>
            </w:r>
            <w:r w:rsidR="00C12992" w:rsidRPr="001058B5">
              <w:rPr>
                <w:rFonts w:ascii="Arial" w:hAnsi="Arial" w:cs="Arial"/>
                <w:sz w:val="20"/>
              </w:rPr>
              <w:t>Parallel</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6-9</w:t>
          </w:r>
        </w:p>
        <w:p w14:paraId="1AE3921E" w14:textId="77777777" w:rsidR="008C539B" w:rsidRPr="001058B5" w:rsidRDefault="008D1AB8">
          <w:pPr>
            <w:tabs>
              <w:tab w:val="right" w:leader="dot" w:pos="9941"/>
            </w:tabs>
            <w:spacing w:before="31"/>
            <w:ind w:left="1900"/>
            <w:rPr>
              <w:rFonts w:ascii="Arial" w:hAnsi="Arial" w:cs="Arial"/>
              <w:sz w:val="20"/>
            </w:rPr>
          </w:pPr>
          <w:hyperlink w:anchor="_bookmark1183" w:history="1">
            <w:r w:rsidR="00C12992" w:rsidRPr="001058B5">
              <w:rPr>
                <w:rFonts w:ascii="Arial" w:hAnsi="Arial" w:cs="Arial"/>
                <w:sz w:val="20"/>
              </w:rPr>
              <w:t>Using SYS_CONTEXT with</w:t>
            </w:r>
            <w:r w:rsidR="00C12992" w:rsidRPr="001058B5">
              <w:rPr>
                <w:rFonts w:ascii="Arial" w:hAnsi="Arial" w:cs="Arial"/>
                <w:spacing w:val="-2"/>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Links</w:t>
            </w:r>
          </w:hyperlink>
          <w:r w:rsidR="00C12992" w:rsidRPr="001058B5">
            <w:rPr>
              <w:rFonts w:ascii="Arial" w:hAnsi="Arial" w:cs="Arial"/>
              <w:sz w:val="20"/>
            </w:rPr>
            <w:tab/>
            <w:t>6-9</w:t>
          </w:r>
        </w:p>
        <w:p w14:paraId="27695AA6" w14:textId="77777777" w:rsidR="008C539B" w:rsidRPr="001058B5" w:rsidRDefault="008D1AB8">
          <w:pPr>
            <w:tabs>
              <w:tab w:val="right" w:leader="dot" w:pos="9941"/>
            </w:tabs>
            <w:spacing w:before="31"/>
            <w:ind w:left="1900"/>
            <w:rPr>
              <w:rFonts w:ascii="Arial" w:hAnsi="Arial" w:cs="Arial"/>
              <w:sz w:val="20"/>
            </w:rPr>
          </w:pPr>
          <w:hyperlink w:anchor="_bookmark1186" w:history="1">
            <w:r w:rsidR="00C12992" w:rsidRPr="001058B5">
              <w:rPr>
                <w:rFonts w:ascii="Arial" w:hAnsi="Arial" w:cs="Arial"/>
                <w:sz w:val="20"/>
              </w:rPr>
              <w:t>Using DBMS_SESSION.SET_CONTEXT to Set</w:t>
            </w:r>
            <w:r w:rsidR="00C12992" w:rsidRPr="001058B5">
              <w:rPr>
                <w:rFonts w:ascii="Arial" w:hAnsi="Arial" w:cs="Arial"/>
                <w:spacing w:val="-3"/>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6-9</w:t>
          </w:r>
        </w:p>
        <w:p w14:paraId="0FC74C4D" w14:textId="77777777" w:rsidR="008C539B" w:rsidRPr="001058B5" w:rsidRDefault="008D1AB8">
          <w:pPr>
            <w:pStyle w:val="TOC9"/>
            <w:tabs>
              <w:tab w:val="right" w:leader="dot" w:pos="9940"/>
            </w:tabs>
            <w:spacing w:before="32"/>
            <w:rPr>
              <w:rFonts w:ascii="Arial" w:hAnsi="Arial" w:cs="Arial"/>
            </w:rPr>
          </w:pPr>
          <w:hyperlink w:anchor="_bookmark1193" w:history="1">
            <w:r w:rsidR="00C12992" w:rsidRPr="001058B5">
              <w:rPr>
                <w:rFonts w:ascii="Arial" w:hAnsi="Arial" w:cs="Arial"/>
              </w:rPr>
              <w:t>Creating a Logon Trigger to Run a Database Session Application</w:t>
            </w:r>
            <w:r w:rsidR="00C12992" w:rsidRPr="001058B5">
              <w:rPr>
                <w:rFonts w:ascii="Arial" w:hAnsi="Arial" w:cs="Arial"/>
                <w:spacing w:val="-14"/>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Package</w:t>
            </w:r>
          </w:hyperlink>
          <w:r w:rsidR="00C12992" w:rsidRPr="001058B5">
            <w:rPr>
              <w:rFonts w:ascii="Arial" w:hAnsi="Arial" w:cs="Arial"/>
            </w:rPr>
            <w:tab/>
            <w:t>6-11</w:t>
          </w:r>
        </w:p>
        <w:p w14:paraId="6BC6F013" w14:textId="77777777" w:rsidR="008C539B" w:rsidRPr="001058B5" w:rsidRDefault="008D1AB8">
          <w:pPr>
            <w:pStyle w:val="TOC9"/>
            <w:tabs>
              <w:tab w:val="right" w:leader="dot" w:pos="9940"/>
            </w:tabs>
            <w:rPr>
              <w:rFonts w:ascii="Arial" w:hAnsi="Arial" w:cs="Arial"/>
            </w:rPr>
          </w:pPr>
          <w:hyperlink w:anchor="_bookmark1206" w:history="1">
            <w:r w:rsidR="00C12992" w:rsidRPr="001058B5">
              <w:rPr>
                <w:rFonts w:ascii="Arial" w:hAnsi="Arial" w:cs="Arial"/>
              </w:rPr>
              <w:t>Tutorial: Creating and Using a Database Session-Based</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6-12</w:t>
          </w:r>
        </w:p>
        <w:p w14:paraId="49F4FB64" w14:textId="77777777" w:rsidR="008C539B" w:rsidRPr="001058B5" w:rsidRDefault="008D1AB8">
          <w:pPr>
            <w:tabs>
              <w:tab w:val="right" w:leader="dot" w:pos="9940"/>
            </w:tabs>
            <w:spacing w:before="31"/>
            <w:ind w:left="1900"/>
            <w:rPr>
              <w:rFonts w:ascii="Arial" w:hAnsi="Arial" w:cs="Arial"/>
              <w:sz w:val="20"/>
            </w:rPr>
          </w:pPr>
          <w:hyperlink w:anchor="_bookmark120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6-13</w:t>
          </w:r>
        </w:p>
        <w:p w14:paraId="565D1A25" w14:textId="77777777" w:rsidR="008C539B" w:rsidRPr="001058B5" w:rsidRDefault="008D1AB8">
          <w:pPr>
            <w:tabs>
              <w:tab w:val="right" w:leader="dot" w:pos="9940"/>
            </w:tabs>
            <w:spacing w:before="33"/>
            <w:ind w:left="1900"/>
            <w:rPr>
              <w:rFonts w:ascii="Arial" w:hAnsi="Arial" w:cs="Arial"/>
              <w:sz w:val="20"/>
            </w:rPr>
          </w:pPr>
          <w:hyperlink w:anchor="_bookmark1210" w:history="1">
            <w:r w:rsidR="00C12992" w:rsidRPr="001058B5">
              <w:rPr>
                <w:rFonts w:ascii="Arial" w:hAnsi="Arial" w:cs="Arial"/>
                <w:sz w:val="20"/>
              </w:rPr>
              <w:t>Step 1: Create User Accounts and Ensure the User SCOTT</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6-13</w:t>
          </w:r>
        </w:p>
        <w:p w14:paraId="4CC0F015" w14:textId="77777777" w:rsidR="008C539B" w:rsidRPr="001058B5" w:rsidRDefault="008D1AB8">
          <w:pPr>
            <w:tabs>
              <w:tab w:val="right" w:leader="dot" w:pos="9940"/>
            </w:tabs>
            <w:spacing w:before="31"/>
            <w:ind w:left="1900"/>
            <w:rPr>
              <w:rFonts w:ascii="Arial" w:hAnsi="Arial" w:cs="Arial"/>
              <w:sz w:val="20"/>
            </w:rPr>
          </w:pPr>
          <w:hyperlink w:anchor="_bookmark1211" w:history="1">
            <w:r w:rsidR="00C12992" w:rsidRPr="001058B5">
              <w:rPr>
                <w:rFonts w:ascii="Arial" w:hAnsi="Arial" w:cs="Arial"/>
                <w:sz w:val="20"/>
              </w:rPr>
              <w:t>Step 2: Create the Database Session-Based</w:t>
            </w:r>
            <w:r w:rsidR="00C12992" w:rsidRPr="001058B5">
              <w:rPr>
                <w:rFonts w:ascii="Arial" w:hAnsi="Arial" w:cs="Arial"/>
                <w:spacing w:val="-6"/>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6-13</w:t>
          </w:r>
        </w:p>
        <w:p w14:paraId="20C72C06" w14:textId="77777777" w:rsidR="008C539B" w:rsidRPr="001058B5" w:rsidRDefault="008D1AB8">
          <w:pPr>
            <w:tabs>
              <w:tab w:val="right" w:leader="dot" w:pos="9940"/>
            </w:tabs>
            <w:spacing w:before="31"/>
            <w:ind w:left="1900"/>
            <w:rPr>
              <w:rFonts w:ascii="Arial" w:hAnsi="Arial" w:cs="Arial"/>
              <w:sz w:val="20"/>
            </w:rPr>
          </w:pPr>
          <w:hyperlink w:anchor="_bookmark1212" w:history="1">
            <w:r w:rsidR="00C12992" w:rsidRPr="001058B5">
              <w:rPr>
                <w:rFonts w:ascii="Arial" w:hAnsi="Arial" w:cs="Arial"/>
                <w:sz w:val="20"/>
              </w:rPr>
              <w:t>Step 3: Create a Package to Retrieve Session Data and Set the</w:t>
            </w:r>
            <w:r w:rsidR="00C12992" w:rsidRPr="001058B5">
              <w:rPr>
                <w:rFonts w:ascii="Arial" w:hAnsi="Arial" w:cs="Arial"/>
                <w:spacing w:val="-23"/>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6-14</w:t>
          </w:r>
        </w:p>
        <w:p w14:paraId="13F0A638" w14:textId="77777777" w:rsidR="008C539B" w:rsidRPr="001058B5" w:rsidRDefault="008D1AB8">
          <w:pPr>
            <w:tabs>
              <w:tab w:val="right" w:leader="dot" w:pos="9940"/>
            </w:tabs>
            <w:spacing w:before="32"/>
            <w:ind w:left="1900"/>
            <w:rPr>
              <w:rFonts w:ascii="Arial" w:hAnsi="Arial" w:cs="Arial"/>
              <w:sz w:val="20"/>
            </w:rPr>
          </w:pPr>
          <w:hyperlink w:anchor="_bookmark1215" w:history="1">
            <w:r w:rsidR="00C12992" w:rsidRPr="001058B5">
              <w:rPr>
                <w:rFonts w:ascii="Arial" w:hAnsi="Arial" w:cs="Arial"/>
                <w:sz w:val="20"/>
              </w:rPr>
              <w:t>Step 4: Create a Logon Trigger for</w:t>
            </w:r>
            <w:r w:rsidR="00C12992" w:rsidRPr="001058B5">
              <w:rPr>
                <w:rFonts w:ascii="Arial" w:hAnsi="Arial" w:cs="Arial"/>
                <w:spacing w:val="-7"/>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Package</w:t>
            </w:r>
          </w:hyperlink>
          <w:r w:rsidR="00C12992" w:rsidRPr="001058B5">
            <w:rPr>
              <w:rFonts w:ascii="Arial" w:hAnsi="Arial" w:cs="Arial"/>
              <w:sz w:val="20"/>
            </w:rPr>
            <w:tab/>
            <w:t>6-15</w:t>
          </w:r>
        </w:p>
        <w:p w14:paraId="12256320" w14:textId="77777777" w:rsidR="008C539B" w:rsidRPr="001058B5" w:rsidRDefault="008D1AB8">
          <w:pPr>
            <w:tabs>
              <w:tab w:val="right" w:leader="dot" w:pos="9940"/>
            </w:tabs>
            <w:spacing w:before="31"/>
            <w:ind w:left="1900"/>
            <w:rPr>
              <w:rFonts w:ascii="Arial" w:hAnsi="Arial" w:cs="Arial"/>
              <w:sz w:val="20"/>
            </w:rPr>
          </w:pPr>
          <w:hyperlink w:anchor="_bookmark1216" w:history="1">
            <w:r w:rsidR="00C12992" w:rsidRPr="001058B5">
              <w:rPr>
                <w:rFonts w:ascii="Arial" w:hAnsi="Arial" w:cs="Arial"/>
                <w:sz w:val="20"/>
              </w:rPr>
              <w:t>Step 5: Test the</w:t>
            </w:r>
            <w:r w:rsidR="00C12992" w:rsidRPr="001058B5">
              <w:rPr>
                <w:rFonts w:ascii="Arial" w:hAnsi="Arial" w:cs="Arial"/>
                <w:spacing w:val="-1"/>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6-15</w:t>
          </w:r>
        </w:p>
        <w:p w14:paraId="3F587F9E" w14:textId="77777777" w:rsidR="008C539B" w:rsidRPr="001058B5" w:rsidRDefault="008D1AB8">
          <w:pPr>
            <w:tabs>
              <w:tab w:val="right" w:leader="dot" w:pos="9940"/>
            </w:tabs>
            <w:spacing w:before="31"/>
            <w:ind w:left="1900"/>
            <w:rPr>
              <w:rFonts w:ascii="Arial" w:hAnsi="Arial" w:cs="Arial"/>
              <w:sz w:val="20"/>
            </w:rPr>
          </w:pPr>
          <w:hyperlink w:anchor="_bookmark1217" w:history="1">
            <w:r w:rsidR="00C12992" w:rsidRPr="001058B5">
              <w:rPr>
                <w:rFonts w:ascii="Arial" w:hAnsi="Arial" w:cs="Arial"/>
                <w:sz w:val="20"/>
              </w:rPr>
              <w:t>Step 6: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6-16</w:t>
          </w:r>
        </w:p>
        <w:p w14:paraId="4124A4B1" w14:textId="77777777" w:rsidR="008C539B" w:rsidRPr="001058B5" w:rsidRDefault="008D1AB8">
          <w:pPr>
            <w:pStyle w:val="TOC9"/>
            <w:tabs>
              <w:tab w:val="right" w:leader="dot" w:pos="9940"/>
            </w:tabs>
            <w:spacing w:before="32" w:after="240"/>
            <w:rPr>
              <w:rFonts w:ascii="Arial" w:hAnsi="Arial" w:cs="Arial"/>
            </w:rPr>
          </w:pPr>
          <w:hyperlink w:anchor="_bookmark1218"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6-16</w:t>
          </w:r>
        </w:p>
        <w:p w14:paraId="35CF0167" w14:textId="77777777" w:rsidR="008C539B" w:rsidRPr="001058B5" w:rsidRDefault="008D1AB8">
          <w:pPr>
            <w:pStyle w:val="TOC8"/>
            <w:tabs>
              <w:tab w:val="right" w:leader="dot" w:pos="9338"/>
            </w:tabs>
            <w:spacing w:before="81"/>
            <w:rPr>
              <w:rFonts w:ascii="Arial" w:hAnsi="Arial" w:cs="Arial"/>
            </w:rPr>
          </w:pPr>
          <w:hyperlink w:anchor="_bookmark1221" w:history="1">
            <w:r w:rsidR="00C12992" w:rsidRPr="001058B5">
              <w:rPr>
                <w:rFonts w:ascii="Arial" w:hAnsi="Arial" w:cs="Arial"/>
              </w:rPr>
              <w:t>Obtaining Default Values</w:t>
            </w:r>
            <w:r w:rsidR="00C12992" w:rsidRPr="001058B5">
              <w:rPr>
                <w:rFonts w:ascii="Arial" w:hAnsi="Arial" w:cs="Arial"/>
                <w:spacing w:val="-1"/>
              </w:rPr>
              <w:t xml:space="preserve"> </w:t>
            </w:r>
            <w:r w:rsidR="00C12992" w:rsidRPr="001058B5">
              <w:rPr>
                <w:rFonts w:ascii="Arial" w:hAnsi="Arial" w:cs="Arial"/>
              </w:rPr>
              <w:t>from</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6-16</w:t>
          </w:r>
        </w:p>
        <w:p w14:paraId="6175A3DC" w14:textId="77777777" w:rsidR="008C539B" w:rsidRPr="001058B5" w:rsidRDefault="008D1AB8">
          <w:pPr>
            <w:pStyle w:val="TOC8"/>
            <w:tabs>
              <w:tab w:val="right" w:leader="dot" w:pos="9338"/>
            </w:tabs>
            <w:rPr>
              <w:rFonts w:ascii="Arial" w:hAnsi="Arial" w:cs="Arial"/>
            </w:rPr>
          </w:pPr>
          <w:hyperlink w:anchor="_bookmark1222" w:history="1">
            <w:r w:rsidR="00C12992" w:rsidRPr="001058B5">
              <w:rPr>
                <w:rFonts w:ascii="Arial" w:hAnsi="Arial" w:cs="Arial"/>
              </w:rPr>
              <w:t>Obtaining Values from Other</w:t>
            </w:r>
            <w:r w:rsidR="00C12992" w:rsidRPr="001058B5">
              <w:rPr>
                <w:rFonts w:ascii="Arial" w:hAnsi="Arial" w:cs="Arial"/>
                <w:spacing w:val="-3"/>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t>6-17</w:t>
          </w:r>
        </w:p>
        <w:p w14:paraId="791C07C9" w14:textId="77777777" w:rsidR="008C539B" w:rsidRPr="001058B5" w:rsidRDefault="008D1AB8">
          <w:pPr>
            <w:pStyle w:val="TOC8"/>
            <w:tabs>
              <w:tab w:val="right" w:leader="dot" w:pos="9338"/>
            </w:tabs>
            <w:spacing w:before="32"/>
            <w:rPr>
              <w:rFonts w:ascii="Arial" w:hAnsi="Arial" w:cs="Arial"/>
            </w:rPr>
          </w:pPr>
          <w:hyperlink w:anchor="_bookmark1224" w:history="1">
            <w:r w:rsidR="00C12992" w:rsidRPr="001058B5">
              <w:rPr>
                <w:rFonts w:ascii="Arial" w:hAnsi="Arial" w:cs="Arial"/>
              </w:rPr>
              <w:t>Initializing Application Context Values from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Server</w:t>
            </w:r>
          </w:hyperlink>
          <w:r w:rsidR="00C12992" w:rsidRPr="001058B5">
            <w:rPr>
              <w:rFonts w:ascii="Arial" w:hAnsi="Arial" w:cs="Arial"/>
            </w:rPr>
            <w:tab/>
            <w:t>6-17</w:t>
          </w:r>
        </w:p>
        <w:p w14:paraId="43639431" w14:textId="77777777" w:rsidR="008C539B" w:rsidRPr="001058B5" w:rsidRDefault="008D1AB8">
          <w:pPr>
            <w:pStyle w:val="TOC5"/>
            <w:tabs>
              <w:tab w:val="right" w:leader="dot" w:pos="9338"/>
            </w:tabs>
            <w:rPr>
              <w:rFonts w:ascii="Arial" w:hAnsi="Arial" w:cs="Arial"/>
            </w:rPr>
          </w:pPr>
          <w:hyperlink w:anchor="_bookmark1227"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5E390479" w14:textId="77777777" w:rsidR="008C539B" w:rsidRPr="001058B5" w:rsidRDefault="008D1AB8">
          <w:pPr>
            <w:pStyle w:val="TOC8"/>
            <w:tabs>
              <w:tab w:val="right" w:leader="dot" w:pos="9338"/>
            </w:tabs>
            <w:rPr>
              <w:rFonts w:ascii="Arial" w:hAnsi="Arial" w:cs="Arial"/>
            </w:rPr>
          </w:pPr>
          <w:hyperlink w:anchor="_bookmark1228" w:history="1">
            <w:r w:rsidR="00C12992" w:rsidRPr="001058B5">
              <w:rPr>
                <w:rFonts w:ascii="Arial" w:hAnsi="Arial" w:cs="Arial"/>
              </w:rPr>
              <w:t>About Initializing Database Session-Based Application</w:t>
            </w:r>
            <w:r w:rsidR="00C12992" w:rsidRPr="001058B5">
              <w:rPr>
                <w:rFonts w:ascii="Arial" w:hAnsi="Arial" w:cs="Arial"/>
                <w:spacing w:val="-6"/>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4C6D8CA5" w14:textId="77777777" w:rsidR="008C539B" w:rsidRPr="001058B5" w:rsidRDefault="008D1AB8">
          <w:pPr>
            <w:pStyle w:val="TOC8"/>
            <w:tabs>
              <w:tab w:val="right" w:leader="dot" w:pos="9338"/>
            </w:tabs>
            <w:spacing w:before="33"/>
            <w:rPr>
              <w:rFonts w:ascii="Arial" w:hAnsi="Arial" w:cs="Arial"/>
            </w:rPr>
          </w:pPr>
          <w:hyperlink w:anchor="_bookmark1230" w:history="1">
            <w:r w:rsidR="00C12992" w:rsidRPr="001058B5">
              <w:rPr>
                <w:rFonts w:ascii="Arial" w:hAnsi="Arial" w:cs="Arial"/>
              </w:rPr>
              <w:t>Using Database Session-Based Application Contexts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LDAP</w:t>
            </w:r>
          </w:hyperlink>
          <w:r w:rsidR="00C12992" w:rsidRPr="001058B5">
            <w:rPr>
              <w:rFonts w:ascii="Arial" w:hAnsi="Arial" w:cs="Arial"/>
            </w:rPr>
            <w:tab/>
            <w:t>6-18</w:t>
          </w:r>
        </w:p>
        <w:p w14:paraId="21B964FE" w14:textId="77777777" w:rsidR="008C539B" w:rsidRPr="001058B5" w:rsidRDefault="008D1AB8">
          <w:pPr>
            <w:pStyle w:val="TOC8"/>
            <w:tabs>
              <w:tab w:val="right" w:leader="dot" w:pos="9338"/>
            </w:tabs>
            <w:rPr>
              <w:rFonts w:ascii="Arial" w:hAnsi="Arial" w:cs="Arial"/>
            </w:rPr>
          </w:pPr>
          <w:hyperlink w:anchor="_bookmark1232" w:history="1">
            <w:r w:rsidR="00C12992" w:rsidRPr="001058B5">
              <w:rPr>
                <w:rFonts w:ascii="Arial" w:hAnsi="Arial" w:cs="Arial"/>
              </w:rPr>
              <w:t>How Globally Initialized Database Session-Based Application</w:t>
            </w:r>
            <w:r w:rsidR="00C12992" w:rsidRPr="001058B5">
              <w:rPr>
                <w:rFonts w:ascii="Arial" w:hAnsi="Arial" w:cs="Arial"/>
                <w:spacing w:val="-9"/>
              </w:rPr>
              <w:t xml:space="preserve"> </w:t>
            </w:r>
            <w:r w:rsidR="00C12992" w:rsidRPr="001058B5">
              <w:rPr>
                <w:rFonts w:ascii="Arial" w:hAnsi="Arial" w:cs="Arial"/>
              </w:rPr>
              <w:t>Contexts</w:t>
            </w:r>
            <w:r w:rsidR="00C12992" w:rsidRPr="001058B5">
              <w:rPr>
                <w:rFonts w:ascii="Arial" w:hAnsi="Arial" w:cs="Arial"/>
                <w:spacing w:val="-3"/>
              </w:rPr>
              <w:t xml:space="preserve"> </w:t>
            </w:r>
            <w:r w:rsidR="00C12992" w:rsidRPr="001058B5">
              <w:rPr>
                <w:rFonts w:ascii="Arial" w:hAnsi="Arial" w:cs="Arial"/>
              </w:rPr>
              <w:t>Work</w:t>
            </w:r>
          </w:hyperlink>
          <w:r w:rsidR="00C12992" w:rsidRPr="001058B5">
            <w:rPr>
              <w:rFonts w:ascii="Arial" w:hAnsi="Arial" w:cs="Arial"/>
            </w:rPr>
            <w:tab/>
            <w:t>6-19</w:t>
          </w:r>
        </w:p>
        <w:p w14:paraId="60642FF3" w14:textId="77777777" w:rsidR="008C539B" w:rsidRPr="001058B5" w:rsidRDefault="008D1AB8">
          <w:pPr>
            <w:pStyle w:val="TOC8"/>
            <w:tabs>
              <w:tab w:val="right" w:leader="dot" w:pos="9338"/>
            </w:tabs>
            <w:rPr>
              <w:rFonts w:ascii="Arial" w:hAnsi="Arial" w:cs="Arial"/>
            </w:rPr>
          </w:pPr>
          <w:hyperlink w:anchor="_bookmark1234" w:history="1">
            <w:r w:rsidR="00C12992" w:rsidRPr="001058B5">
              <w:rPr>
                <w:rFonts w:ascii="Arial" w:hAnsi="Arial" w:cs="Arial"/>
              </w:rPr>
              <w:t>Example of Initializing a Database Session-Based Application</w:t>
            </w:r>
            <w:r w:rsidR="00C12992" w:rsidRPr="001058B5">
              <w:rPr>
                <w:rFonts w:ascii="Arial" w:hAnsi="Arial" w:cs="Arial"/>
                <w:spacing w:val="-11"/>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6-19</w:t>
          </w:r>
        </w:p>
        <w:p w14:paraId="7E9068A5" w14:textId="77777777" w:rsidR="008C539B" w:rsidRPr="001058B5" w:rsidRDefault="008D1AB8">
          <w:pPr>
            <w:pStyle w:val="TOC5"/>
            <w:tabs>
              <w:tab w:val="right" w:leader="dot" w:pos="9338"/>
            </w:tabs>
            <w:spacing w:before="32"/>
            <w:rPr>
              <w:rFonts w:ascii="Arial" w:hAnsi="Arial" w:cs="Arial"/>
            </w:rPr>
          </w:pPr>
          <w:hyperlink w:anchor="_bookmark1235" w:history="1">
            <w:r w:rsidR="00C12992" w:rsidRPr="001058B5">
              <w:rPr>
                <w:rFonts w:ascii="Arial" w:hAnsi="Arial" w:cs="Arial"/>
              </w:rPr>
              <w:t>Using Externalized Database Session-Based</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6-21</w:t>
          </w:r>
        </w:p>
        <w:p w14:paraId="050B8D50" w14:textId="77777777" w:rsidR="008C539B" w:rsidRPr="001058B5" w:rsidRDefault="008D1AB8">
          <w:pPr>
            <w:pStyle w:val="TOC2"/>
            <w:tabs>
              <w:tab w:val="right" w:leader="dot" w:pos="9338"/>
            </w:tabs>
            <w:rPr>
              <w:rFonts w:ascii="Arial" w:hAnsi="Arial" w:cs="Arial"/>
              <w:b w:val="0"/>
            </w:rPr>
          </w:pPr>
          <w:hyperlink w:anchor="_bookmark1237" w:history="1">
            <w:r w:rsidR="00C12992" w:rsidRPr="001058B5">
              <w:rPr>
                <w:rFonts w:ascii="Arial" w:hAnsi="Arial" w:cs="Arial"/>
              </w:rPr>
              <w:t>Using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6-22</w:t>
          </w:r>
        </w:p>
        <w:p w14:paraId="2738E3D8" w14:textId="77777777" w:rsidR="008C539B" w:rsidRPr="001058B5" w:rsidRDefault="008D1AB8">
          <w:pPr>
            <w:pStyle w:val="TOC5"/>
            <w:tabs>
              <w:tab w:val="right" w:leader="dot" w:pos="9338"/>
            </w:tabs>
            <w:spacing w:before="34"/>
            <w:rPr>
              <w:rFonts w:ascii="Arial" w:hAnsi="Arial" w:cs="Arial"/>
            </w:rPr>
          </w:pPr>
          <w:hyperlink w:anchor="_bookmark1239" w:history="1">
            <w:r w:rsidR="00C12992" w:rsidRPr="001058B5">
              <w:rPr>
                <w:rFonts w:ascii="Arial" w:hAnsi="Arial" w:cs="Arial"/>
              </w:rPr>
              <w:t>About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6-22</w:t>
          </w:r>
        </w:p>
        <w:p w14:paraId="4C89AEA2" w14:textId="77777777" w:rsidR="008C539B" w:rsidRPr="001058B5" w:rsidRDefault="008D1AB8">
          <w:pPr>
            <w:pStyle w:val="TOC5"/>
            <w:spacing w:before="33"/>
            <w:rPr>
              <w:rFonts w:ascii="Arial" w:hAnsi="Arial" w:cs="Arial"/>
            </w:rPr>
          </w:pPr>
          <w:hyperlink w:anchor="_bookmark1254" w:history="1">
            <w:r w:rsidR="00C12992" w:rsidRPr="001058B5">
              <w:rPr>
                <w:rFonts w:ascii="Arial" w:hAnsi="Arial" w:cs="Arial"/>
              </w:rPr>
              <w:t>Using Global Application Contexts in an Oracle Real Application Clusters Environment.</w:t>
            </w:r>
          </w:hyperlink>
          <w:r w:rsidR="00C12992" w:rsidRPr="001058B5">
            <w:rPr>
              <w:rFonts w:ascii="Arial" w:hAnsi="Arial" w:cs="Arial"/>
            </w:rPr>
            <w:t xml:space="preserve">   6-23</w:t>
          </w:r>
        </w:p>
        <w:p w14:paraId="58FD5C89" w14:textId="77777777" w:rsidR="008C539B" w:rsidRPr="001058B5" w:rsidRDefault="008D1AB8">
          <w:pPr>
            <w:pStyle w:val="TOC5"/>
            <w:tabs>
              <w:tab w:val="right" w:leader="dot" w:pos="9338"/>
            </w:tabs>
            <w:rPr>
              <w:rFonts w:ascii="Arial" w:hAnsi="Arial" w:cs="Arial"/>
            </w:rPr>
          </w:pPr>
          <w:hyperlink w:anchor="_bookmark1256" w:history="1">
            <w:r w:rsidR="00C12992" w:rsidRPr="001058B5">
              <w:rPr>
                <w:rFonts w:ascii="Arial" w:hAnsi="Arial" w:cs="Arial"/>
              </w:rPr>
              <w:t>Creating a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0AD3CBE4" w14:textId="77777777" w:rsidR="008C539B" w:rsidRPr="001058B5" w:rsidRDefault="008D1AB8">
          <w:pPr>
            <w:pStyle w:val="TOC5"/>
            <w:tabs>
              <w:tab w:val="right" w:leader="dot" w:pos="9338"/>
            </w:tabs>
            <w:rPr>
              <w:rFonts w:ascii="Arial" w:hAnsi="Arial" w:cs="Arial"/>
            </w:rPr>
          </w:pPr>
          <w:hyperlink w:anchor="_bookmark1260" w:history="1">
            <w:r w:rsidR="00C12992" w:rsidRPr="001058B5">
              <w:rPr>
                <w:rFonts w:ascii="Arial" w:hAnsi="Arial" w:cs="Arial"/>
              </w:rPr>
              <w:t>Creating a PL/SQL Package to Manage a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7A418E51" w14:textId="77777777" w:rsidR="008C539B" w:rsidRPr="001058B5" w:rsidRDefault="008D1AB8">
          <w:pPr>
            <w:pStyle w:val="TOC8"/>
            <w:tabs>
              <w:tab w:val="right" w:leader="dot" w:pos="9338"/>
            </w:tabs>
            <w:spacing w:before="32"/>
            <w:rPr>
              <w:rFonts w:ascii="Arial" w:hAnsi="Arial" w:cs="Arial"/>
            </w:rPr>
          </w:pPr>
          <w:hyperlink w:anchor="_bookmark1262" w:history="1">
            <w:r w:rsidR="00C12992" w:rsidRPr="001058B5">
              <w:rPr>
                <w:rFonts w:ascii="Arial" w:hAnsi="Arial" w:cs="Arial"/>
              </w:rPr>
              <w:t>About the Package That Manages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6-24</w:t>
          </w:r>
        </w:p>
        <w:p w14:paraId="3FFDA4E0" w14:textId="77777777" w:rsidR="008C539B" w:rsidRPr="001058B5" w:rsidRDefault="008D1AB8">
          <w:pPr>
            <w:pStyle w:val="TOC8"/>
            <w:rPr>
              <w:rFonts w:ascii="Arial" w:hAnsi="Arial" w:cs="Arial"/>
            </w:rPr>
          </w:pPr>
          <w:hyperlink w:anchor="_bookmark1264" w:history="1">
            <w:r w:rsidR="00C12992" w:rsidRPr="001058B5">
              <w:rPr>
                <w:rFonts w:ascii="Arial" w:hAnsi="Arial" w:cs="Arial"/>
              </w:rPr>
              <w:t>How Editions Affects the Results of a Global Application Context PL/SQL Package .</w:t>
            </w:r>
          </w:hyperlink>
          <w:r w:rsidR="00C12992" w:rsidRPr="001058B5">
            <w:rPr>
              <w:rFonts w:ascii="Arial" w:hAnsi="Arial" w:cs="Arial"/>
            </w:rPr>
            <w:t xml:space="preserve">   6-24</w:t>
          </w:r>
        </w:p>
        <w:p w14:paraId="00AAEB23" w14:textId="77777777" w:rsidR="008C539B" w:rsidRPr="001058B5" w:rsidRDefault="008D1AB8">
          <w:pPr>
            <w:pStyle w:val="TOC8"/>
            <w:tabs>
              <w:tab w:val="right" w:leader="dot" w:pos="9338"/>
            </w:tabs>
            <w:rPr>
              <w:rFonts w:ascii="Arial" w:hAnsi="Arial" w:cs="Arial"/>
            </w:rPr>
          </w:pPr>
          <w:hyperlink w:anchor="_bookmark1269" w:history="1">
            <w:r w:rsidR="00C12992" w:rsidRPr="001058B5">
              <w:rPr>
                <w:rFonts w:ascii="Arial" w:hAnsi="Arial" w:cs="Arial"/>
              </w:rPr>
              <w:t>Setting the DBMS_SESSION.SET_CONTEXT username and</w:t>
            </w:r>
            <w:r w:rsidR="00C12992" w:rsidRPr="001058B5">
              <w:rPr>
                <w:rFonts w:ascii="Arial" w:hAnsi="Arial" w:cs="Arial"/>
                <w:spacing w:val="-10"/>
              </w:rPr>
              <w:t xml:space="preserve"> </w:t>
            </w:r>
            <w:r w:rsidR="00C12992" w:rsidRPr="001058B5">
              <w:rPr>
                <w:rFonts w:ascii="Arial" w:hAnsi="Arial" w:cs="Arial"/>
              </w:rPr>
              <w:t>client_id</w:t>
            </w:r>
            <w:r w:rsidR="00C12992" w:rsidRPr="001058B5">
              <w:rPr>
                <w:rFonts w:ascii="Arial" w:hAnsi="Arial" w:cs="Arial"/>
                <w:spacing w:val="-2"/>
              </w:rPr>
              <w:t xml:space="preserve"> </w:t>
            </w:r>
            <w:r w:rsidR="00C12992" w:rsidRPr="001058B5">
              <w:rPr>
                <w:rFonts w:ascii="Arial" w:hAnsi="Arial" w:cs="Arial"/>
              </w:rPr>
              <w:t>Parameters</w:t>
            </w:r>
          </w:hyperlink>
          <w:r w:rsidR="00C12992" w:rsidRPr="001058B5">
            <w:rPr>
              <w:rFonts w:ascii="Arial" w:hAnsi="Arial" w:cs="Arial"/>
            </w:rPr>
            <w:tab/>
            <w:t>6-25</w:t>
          </w:r>
        </w:p>
        <w:p w14:paraId="380B5550" w14:textId="77777777" w:rsidR="008C539B" w:rsidRPr="001058B5" w:rsidRDefault="008D1AB8">
          <w:pPr>
            <w:pStyle w:val="TOC8"/>
            <w:tabs>
              <w:tab w:val="right" w:leader="dot" w:pos="9338"/>
            </w:tabs>
            <w:spacing w:before="33"/>
            <w:rPr>
              <w:rFonts w:ascii="Arial" w:hAnsi="Arial" w:cs="Arial"/>
            </w:rPr>
          </w:pPr>
          <w:hyperlink w:anchor="_bookmark1274" w:history="1">
            <w:r w:rsidR="00C12992" w:rsidRPr="001058B5">
              <w:rPr>
                <w:rFonts w:ascii="Arial" w:hAnsi="Arial" w:cs="Arial"/>
              </w:rPr>
              <w:t>Sharing Global Application Context Values for All</w:t>
            </w:r>
            <w:r w:rsidR="00C12992" w:rsidRPr="001058B5">
              <w:rPr>
                <w:rFonts w:ascii="Arial" w:hAnsi="Arial" w:cs="Arial"/>
                <w:spacing w:val="-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6-26</w:t>
          </w:r>
        </w:p>
        <w:p w14:paraId="25D4AF5D" w14:textId="77777777" w:rsidR="008C539B" w:rsidRPr="001058B5" w:rsidRDefault="008D1AB8">
          <w:pPr>
            <w:pStyle w:val="TOC8"/>
            <w:tabs>
              <w:tab w:val="right" w:leader="dot" w:pos="9338"/>
            </w:tabs>
            <w:rPr>
              <w:rFonts w:ascii="Arial" w:hAnsi="Arial" w:cs="Arial"/>
            </w:rPr>
          </w:pPr>
          <w:hyperlink w:anchor="_bookmark1278" w:history="1">
            <w:r w:rsidR="00C12992" w:rsidRPr="001058B5">
              <w:rPr>
                <w:rFonts w:ascii="Arial" w:hAnsi="Arial" w:cs="Arial"/>
              </w:rPr>
              <w:t>Setting a Global Context for Database Users Who Move</w:t>
            </w:r>
            <w:r w:rsidR="00C12992" w:rsidRPr="001058B5">
              <w:rPr>
                <w:rFonts w:ascii="Arial" w:hAnsi="Arial" w:cs="Arial"/>
                <w:spacing w:val="-18"/>
              </w:rPr>
              <w:t xml:space="preserve"> </w:t>
            </w:r>
            <w:r w:rsidR="00C12992" w:rsidRPr="001058B5">
              <w:rPr>
                <w:rFonts w:ascii="Arial" w:hAnsi="Arial" w:cs="Arial"/>
              </w:rPr>
              <w:t>Between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6-27</w:t>
          </w:r>
        </w:p>
        <w:p w14:paraId="6B5844CB" w14:textId="77777777" w:rsidR="008C539B" w:rsidRPr="001058B5" w:rsidRDefault="008D1AB8">
          <w:pPr>
            <w:pStyle w:val="TOC8"/>
            <w:tabs>
              <w:tab w:val="right" w:leader="dot" w:pos="9338"/>
            </w:tabs>
            <w:rPr>
              <w:rFonts w:ascii="Arial" w:hAnsi="Arial" w:cs="Arial"/>
            </w:rPr>
          </w:pPr>
          <w:hyperlink w:anchor="_bookmark1282" w:history="1">
            <w:r w:rsidR="00C12992" w:rsidRPr="001058B5">
              <w:rPr>
                <w:rFonts w:ascii="Arial" w:hAnsi="Arial" w:cs="Arial"/>
              </w:rPr>
              <w:t>Setting a Global Application Context for</w:t>
            </w:r>
            <w:r w:rsidR="00C12992" w:rsidRPr="001058B5">
              <w:rPr>
                <w:rFonts w:ascii="Arial" w:hAnsi="Arial" w:cs="Arial"/>
                <w:spacing w:val="-6"/>
              </w:rPr>
              <w:t xml:space="preserve"> </w:t>
            </w:r>
            <w:r w:rsidR="00C12992" w:rsidRPr="001058B5">
              <w:rPr>
                <w:rFonts w:ascii="Arial" w:hAnsi="Arial" w:cs="Arial"/>
              </w:rPr>
              <w:t>Nondatabase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6-28</w:t>
          </w:r>
        </w:p>
        <w:p w14:paraId="345420EC" w14:textId="77777777" w:rsidR="008C539B" w:rsidRPr="001058B5" w:rsidRDefault="008D1AB8">
          <w:pPr>
            <w:pStyle w:val="TOC8"/>
            <w:tabs>
              <w:tab w:val="right" w:leader="dot" w:pos="9338"/>
            </w:tabs>
            <w:spacing w:before="32"/>
            <w:rPr>
              <w:rFonts w:ascii="Arial" w:hAnsi="Arial" w:cs="Arial"/>
            </w:rPr>
          </w:pPr>
          <w:hyperlink w:anchor="_bookmark1290" w:history="1">
            <w:r w:rsidR="00C12992" w:rsidRPr="001058B5">
              <w:rPr>
                <w:rFonts w:ascii="Arial" w:hAnsi="Arial" w:cs="Arial"/>
              </w:rPr>
              <w:t>Clearing Session Data When the</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Closes</w:t>
            </w:r>
          </w:hyperlink>
          <w:r w:rsidR="00C12992" w:rsidRPr="001058B5">
            <w:rPr>
              <w:rFonts w:ascii="Arial" w:hAnsi="Arial" w:cs="Arial"/>
            </w:rPr>
            <w:tab/>
            <w:t>6-32</w:t>
          </w:r>
        </w:p>
        <w:p w14:paraId="1A7FDD45" w14:textId="77777777" w:rsidR="008C539B" w:rsidRPr="001058B5" w:rsidRDefault="008D1AB8">
          <w:pPr>
            <w:pStyle w:val="TOC5"/>
            <w:tabs>
              <w:tab w:val="right" w:leader="dot" w:pos="9338"/>
            </w:tabs>
            <w:rPr>
              <w:rFonts w:ascii="Arial" w:hAnsi="Arial" w:cs="Arial"/>
            </w:rPr>
          </w:pPr>
          <w:hyperlink w:anchor="_bookmark1292" w:history="1">
            <w:r w:rsidR="00C12992" w:rsidRPr="001058B5">
              <w:rPr>
                <w:rFonts w:ascii="Arial" w:hAnsi="Arial" w:cs="Arial"/>
              </w:rPr>
              <w:t>Embedding Calls in Middle-Tier Applications to Manage the Client</w:t>
            </w:r>
            <w:r w:rsidR="00C12992" w:rsidRPr="001058B5">
              <w:rPr>
                <w:rFonts w:ascii="Arial" w:hAnsi="Arial" w:cs="Arial"/>
                <w:spacing w:val="-1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6-32</w:t>
          </w:r>
        </w:p>
        <w:p w14:paraId="36586A3F" w14:textId="77777777" w:rsidR="008C539B" w:rsidRPr="001058B5" w:rsidRDefault="008D1AB8">
          <w:pPr>
            <w:pStyle w:val="TOC8"/>
            <w:tabs>
              <w:tab w:val="right" w:leader="dot" w:pos="9338"/>
            </w:tabs>
            <w:rPr>
              <w:rFonts w:ascii="Arial" w:hAnsi="Arial" w:cs="Arial"/>
            </w:rPr>
          </w:pPr>
          <w:hyperlink w:anchor="_bookmark1293" w:history="1">
            <w:r w:rsidR="00C12992" w:rsidRPr="001058B5">
              <w:rPr>
                <w:rFonts w:ascii="Arial" w:hAnsi="Arial" w:cs="Arial"/>
              </w:rPr>
              <w:t>About Managing Client Session IDs Using a</w:t>
            </w:r>
            <w:r w:rsidR="00C12992" w:rsidRPr="001058B5">
              <w:rPr>
                <w:rFonts w:ascii="Arial" w:hAnsi="Arial" w:cs="Arial"/>
                <w:spacing w:val="-8"/>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6-32</w:t>
          </w:r>
        </w:p>
        <w:p w14:paraId="78F0C5FB" w14:textId="77777777" w:rsidR="008C539B" w:rsidRPr="001058B5" w:rsidRDefault="008D1AB8">
          <w:pPr>
            <w:pStyle w:val="TOC8"/>
            <w:tabs>
              <w:tab w:val="right" w:leader="dot" w:pos="9338"/>
            </w:tabs>
            <w:spacing w:before="32"/>
            <w:rPr>
              <w:rFonts w:ascii="Arial" w:hAnsi="Arial" w:cs="Arial"/>
            </w:rPr>
          </w:pPr>
          <w:hyperlink w:anchor="_bookmark1294" w:history="1">
            <w:r w:rsidR="00C12992" w:rsidRPr="001058B5">
              <w:rPr>
                <w:rFonts w:ascii="Arial" w:hAnsi="Arial" w:cs="Arial"/>
              </w:rPr>
              <w:t>Retrieving the Client Session ID Using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6-32</w:t>
          </w:r>
        </w:p>
        <w:p w14:paraId="47E818E2" w14:textId="77777777" w:rsidR="008C539B" w:rsidRPr="001058B5" w:rsidRDefault="008D1AB8">
          <w:pPr>
            <w:pStyle w:val="TOC8"/>
            <w:tabs>
              <w:tab w:val="right" w:leader="dot" w:pos="9338"/>
            </w:tabs>
            <w:rPr>
              <w:rFonts w:ascii="Arial" w:hAnsi="Arial" w:cs="Arial"/>
            </w:rPr>
          </w:pPr>
          <w:hyperlink w:anchor="_bookmark1296" w:history="1">
            <w:r w:rsidR="00C12992" w:rsidRPr="001058B5">
              <w:rPr>
                <w:rFonts w:ascii="Arial" w:hAnsi="Arial" w:cs="Arial"/>
              </w:rPr>
              <w:t>Setting the Client Session ID Using a</w:t>
            </w:r>
            <w:r w:rsidR="00C12992" w:rsidRPr="001058B5">
              <w:rPr>
                <w:rFonts w:ascii="Arial" w:hAnsi="Arial" w:cs="Arial"/>
                <w:spacing w:val="-7"/>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6-33</w:t>
          </w:r>
        </w:p>
        <w:p w14:paraId="2E0F62C1" w14:textId="77777777" w:rsidR="008C539B" w:rsidRPr="001058B5" w:rsidRDefault="008D1AB8">
          <w:pPr>
            <w:pStyle w:val="TOC8"/>
            <w:tabs>
              <w:tab w:val="right" w:leader="dot" w:pos="9338"/>
            </w:tabs>
            <w:rPr>
              <w:rFonts w:ascii="Arial" w:hAnsi="Arial" w:cs="Arial"/>
            </w:rPr>
          </w:pPr>
          <w:hyperlink w:anchor="_bookmark1298" w:history="1">
            <w:r w:rsidR="00C12992" w:rsidRPr="001058B5">
              <w:rPr>
                <w:rFonts w:ascii="Arial" w:hAnsi="Arial" w:cs="Arial"/>
              </w:rPr>
              <w:t>Clearing Session Data Using a</w:t>
            </w:r>
            <w:r w:rsidR="00C12992" w:rsidRPr="001058B5">
              <w:rPr>
                <w:rFonts w:ascii="Arial" w:hAnsi="Arial" w:cs="Arial"/>
                <w:spacing w:val="-3"/>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6-34</w:t>
          </w:r>
        </w:p>
        <w:p w14:paraId="1F4C58FC" w14:textId="77777777" w:rsidR="008C539B" w:rsidRPr="001058B5" w:rsidRDefault="008D1AB8">
          <w:pPr>
            <w:pStyle w:val="TOC5"/>
            <w:tabs>
              <w:tab w:val="right" w:leader="dot" w:pos="9338"/>
            </w:tabs>
            <w:spacing w:before="33"/>
            <w:rPr>
              <w:rFonts w:ascii="Arial" w:hAnsi="Arial" w:cs="Arial"/>
            </w:rPr>
          </w:pPr>
          <w:hyperlink w:anchor="_bookmark1299" w:history="1">
            <w:r w:rsidR="00C12992" w:rsidRPr="001058B5">
              <w:rPr>
                <w:rFonts w:ascii="Arial" w:hAnsi="Arial" w:cs="Arial"/>
              </w:rPr>
              <w:t>Tutorial: Creating a Global Application Context That Uses a Client</w:t>
            </w:r>
            <w:r w:rsidR="00C12992" w:rsidRPr="001058B5">
              <w:rPr>
                <w:rFonts w:ascii="Arial" w:hAnsi="Arial" w:cs="Arial"/>
                <w:spacing w:val="-11"/>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6-35</w:t>
          </w:r>
        </w:p>
        <w:p w14:paraId="4EFE9157" w14:textId="77777777" w:rsidR="008C539B" w:rsidRPr="001058B5" w:rsidRDefault="008D1AB8">
          <w:pPr>
            <w:pStyle w:val="TOC8"/>
            <w:tabs>
              <w:tab w:val="right" w:leader="dot" w:pos="9338"/>
            </w:tabs>
            <w:rPr>
              <w:rFonts w:ascii="Arial" w:hAnsi="Arial" w:cs="Arial"/>
            </w:rPr>
          </w:pPr>
          <w:hyperlink w:anchor="_bookmark130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6-35</w:t>
          </w:r>
        </w:p>
        <w:p w14:paraId="171A8FA0" w14:textId="77777777" w:rsidR="008C539B" w:rsidRPr="001058B5" w:rsidRDefault="008D1AB8">
          <w:pPr>
            <w:pStyle w:val="TOC8"/>
            <w:tabs>
              <w:tab w:val="right" w:leader="dot" w:pos="9338"/>
            </w:tabs>
            <w:rPr>
              <w:rFonts w:ascii="Arial" w:hAnsi="Arial" w:cs="Arial"/>
            </w:rPr>
          </w:pPr>
          <w:hyperlink w:anchor="_bookmark1306" w:history="1">
            <w:r w:rsidR="00C12992" w:rsidRPr="001058B5">
              <w:rPr>
                <w:rFonts w:ascii="Arial" w:hAnsi="Arial" w:cs="Arial"/>
              </w:rPr>
              <w:t>Step 1: Create</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t>6-35</w:t>
          </w:r>
        </w:p>
        <w:p w14:paraId="71049881" w14:textId="77777777" w:rsidR="008C539B" w:rsidRPr="001058B5" w:rsidRDefault="008D1AB8">
          <w:pPr>
            <w:pStyle w:val="TOC8"/>
            <w:tabs>
              <w:tab w:val="right" w:leader="dot" w:pos="9338"/>
            </w:tabs>
            <w:spacing w:before="32"/>
            <w:rPr>
              <w:rFonts w:ascii="Arial" w:hAnsi="Arial" w:cs="Arial"/>
            </w:rPr>
          </w:pPr>
          <w:hyperlink w:anchor="_bookmark1307" w:history="1">
            <w:r w:rsidR="00C12992" w:rsidRPr="001058B5">
              <w:rPr>
                <w:rFonts w:ascii="Arial" w:hAnsi="Arial" w:cs="Arial"/>
              </w:rPr>
              <w:t>Step 2: Create the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6-36</w:t>
          </w:r>
        </w:p>
        <w:p w14:paraId="585B9395" w14:textId="77777777" w:rsidR="008C539B" w:rsidRPr="001058B5" w:rsidRDefault="008D1AB8">
          <w:pPr>
            <w:pStyle w:val="TOC8"/>
            <w:tabs>
              <w:tab w:val="right" w:leader="dot" w:pos="9338"/>
            </w:tabs>
            <w:rPr>
              <w:rFonts w:ascii="Arial" w:hAnsi="Arial" w:cs="Arial"/>
            </w:rPr>
          </w:pPr>
          <w:hyperlink w:anchor="_bookmark1308" w:history="1">
            <w:r w:rsidR="00C12992" w:rsidRPr="001058B5">
              <w:rPr>
                <w:rFonts w:ascii="Arial" w:hAnsi="Arial" w:cs="Arial"/>
              </w:rPr>
              <w:t>Step 3: Create a Package for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6-36</w:t>
          </w:r>
        </w:p>
        <w:p w14:paraId="4C39ABBF" w14:textId="77777777" w:rsidR="008C539B" w:rsidRPr="001058B5" w:rsidRDefault="008D1AB8">
          <w:pPr>
            <w:pStyle w:val="TOC8"/>
            <w:tabs>
              <w:tab w:val="right" w:leader="dot" w:pos="9338"/>
            </w:tabs>
            <w:spacing w:before="32"/>
            <w:rPr>
              <w:rFonts w:ascii="Arial" w:hAnsi="Arial" w:cs="Arial"/>
            </w:rPr>
          </w:pPr>
          <w:hyperlink w:anchor="_bookmark1309" w:history="1">
            <w:r w:rsidR="00C12992" w:rsidRPr="001058B5">
              <w:rPr>
                <w:rFonts w:ascii="Arial" w:hAnsi="Arial" w:cs="Arial"/>
              </w:rPr>
              <w:t>Step 4: Test the Global</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6-37</w:t>
          </w:r>
        </w:p>
        <w:p w14:paraId="5B7E9873" w14:textId="77777777" w:rsidR="008C539B" w:rsidRPr="001058B5" w:rsidRDefault="008D1AB8">
          <w:pPr>
            <w:pStyle w:val="TOC8"/>
            <w:tabs>
              <w:tab w:val="right" w:leader="dot" w:pos="9338"/>
            </w:tabs>
            <w:spacing w:before="32"/>
            <w:rPr>
              <w:rFonts w:ascii="Arial" w:hAnsi="Arial" w:cs="Arial"/>
            </w:rPr>
          </w:pPr>
          <w:hyperlink w:anchor="_bookmark1311" w:history="1">
            <w:r w:rsidR="00C12992" w:rsidRPr="001058B5">
              <w:rPr>
                <w:rFonts w:ascii="Arial" w:hAnsi="Arial" w:cs="Arial"/>
              </w:rPr>
              <w:t>Step 5: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6-39</w:t>
          </w:r>
        </w:p>
        <w:p w14:paraId="22AB5A5B" w14:textId="77777777" w:rsidR="008C539B" w:rsidRPr="001058B5" w:rsidRDefault="008D1AB8">
          <w:pPr>
            <w:pStyle w:val="TOC5"/>
            <w:tabs>
              <w:tab w:val="right" w:leader="dot" w:pos="9338"/>
            </w:tabs>
            <w:rPr>
              <w:rFonts w:ascii="Arial" w:hAnsi="Arial" w:cs="Arial"/>
            </w:rPr>
          </w:pPr>
          <w:hyperlink w:anchor="_bookmark1312" w:history="1">
            <w:r w:rsidR="00C12992" w:rsidRPr="001058B5">
              <w:rPr>
                <w:rFonts w:ascii="Arial" w:hAnsi="Arial" w:cs="Arial"/>
              </w:rPr>
              <w:t>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Processes</w:t>
            </w:r>
          </w:hyperlink>
          <w:r w:rsidR="00C12992" w:rsidRPr="001058B5">
            <w:rPr>
              <w:rFonts w:ascii="Arial" w:hAnsi="Arial" w:cs="Arial"/>
            </w:rPr>
            <w:tab/>
            <w:t>6-39</w:t>
          </w:r>
        </w:p>
        <w:p w14:paraId="22B62216" w14:textId="77777777" w:rsidR="008C539B" w:rsidRPr="001058B5" w:rsidRDefault="008D1AB8">
          <w:pPr>
            <w:pStyle w:val="TOC8"/>
            <w:tabs>
              <w:tab w:val="right" w:leader="dot" w:pos="9338"/>
            </w:tabs>
            <w:spacing w:before="32"/>
            <w:rPr>
              <w:rFonts w:ascii="Arial" w:hAnsi="Arial" w:cs="Arial"/>
            </w:rPr>
          </w:pPr>
          <w:hyperlink w:anchor="_bookmark1313" w:history="1">
            <w:r w:rsidR="00C12992" w:rsidRPr="001058B5">
              <w:rPr>
                <w:rFonts w:ascii="Arial" w:hAnsi="Arial" w:cs="Arial"/>
              </w:rPr>
              <w:t>Simple 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w:t>
            </w:r>
          </w:hyperlink>
          <w:r w:rsidR="00C12992" w:rsidRPr="001058B5">
            <w:rPr>
              <w:rFonts w:ascii="Arial" w:hAnsi="Arial" w:cs="Arial"/>
            </w:rPr>
            <w:tab/>
            <w:t>6-39</w:t>
          </w:r>
        </w:p>
        <w:p w14:paraId="40467557" w14:textId="77777777" w:rsidR="008C539B" w:rsidRPr="001058B5" w:rsidRDefault="008D1AB8">
          <w:pPr>
            <w:pStyle w:val="TOC8"/>
            <w:tabs>
              <w:tab w:val="right" w:leader="dot" w:pos="9338"/>
            </w:tabs>
            <w:rPr>
              <w:rFonts w:ascii="Arial" w:hAnsi="Arial" w:cs="Arial"/>
            </w:rPr>
          </w:pPr>
          <w:hyperlink w:anchor="_bookmark1315" w:history="1">
            <w:r w:rsidR="00C12992" w:rsidRPr="001058B5">
              <w:rPr>
                <w:rFonts w:ascii="Arial" w:hAnsi="Arial" w:cs="Arial"/>
              </w:rPr>
              <w:t>Global Application Context Process for</w:t>
            </w:r>
            <w:r w:rsidR="00C12992" w:rsidRPr="001058B5">
              <w:rPr>
                <w:rFonts w:ascii="Arial" w:hAnsi="Arial" w:cs="Arial"/>
                <w:spacing w:val="-7"/>
              </w:rPr>
              <w:t xml:space="preserve"> </w:t>
            </w:r>
            <w:r w:rsidR="00C12992" w:rsidRPr="001058B5">
              <w:rPr>
                <w:rFonts w:ascii="Arial" w:hAnsi="Arial" w:cs="Arial"/>
              </w:rPr>
              <w:t>Lightweight</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6-40</w:t>
          </w:r>
        </w:p>
        <w:p w14:paraId="6A107227" w14:textId="77777777" w:rsidR="008C539B" w:rsidRPr="001058B5" w:rsidRDefault="008D1AB8">
          <w:pPr>
            <w:pStyle w:val="TOC2"/>
            <w:tabs>
              <w:tab w:val="right" w:leader="dot" w:pos="9338"/>
            </w:tabs>
            <w:rPr>
              <w:rFonts w:ascii="Arial" w:hAnsi="Arial" w:cs="Arial"/>
              <w:b w:val="0"/>
            </w:rPr>
          </w:pPr>
          <w:hyperlink w:anchor="_bookmark1317" w:history="1">
            <w:r w:rsidR="00C12992" w:rsidRPr="001058B5">
              <w:rPr>
                <w:rFonts w:ascii="Arial" w:hAnsi="Arial" w:cs="Arial"/>
              </w:rPr>
              <w:t>Using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6-42</w:t>
          </w:r>
        </w:p>
        <w:p w14:paraId="13F8436C" w14:textId="77777777" w:rsidR="008C539B" w:rsidRPr="001058B5" w:rsidRDefault="008D1AB8">
          <w:pPr>
            <w:pStyle w:val="TOC5"/>
            <w:tabs>
              <w:tab w:val="right" w:leader="dot" w:pos="9338"/>
            </w:tabs>
            <w:spacing w:before="36"/>
            <w:rPr>
              <w:rFonts w:ascii="Arial" w:hAnsi="Arial" w:cs="Arial"/>
            </w:rPr>
          </w:pPr>
          <w:hyperlink w:anchor="_bookmark1318" w:history="1">
            <w:r w:rsidR="00C12992" w:rsidRPr="001058B5">
              <w:rPr>
                <w:rFonts w:ascii="Arial" w:hAnsi="Arial" w:cs="Arial"/>
              </w:rPr>
              <w:t>About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6-42</w:t>
          </w:r>
        </w:p>
        <w:p w14:paraId="363F4660" w14:textId="77777777" w:rsidR="008C539B" w:rsidRPr="001058B5" w:rsidRDefault="008D1AB8">
          <w:pPr>
            <w:pStyle w:val="TOC5"/>
            <w:tabs>
              <w:tab w:val="right" w:leader="dot" w:pos="9338"/>
            </w:tabs>
            <w:rPr>
              <w:rFonts w:ascii="Arial" w:hAnsi="Arial" w:cs="Arial"/>
            </w:rPr>
          </w:pPr>
          <w:hyperlink w:anchor="_bookmark1323" w:history="1">
            <w:r w:rsidR="00C12992" w:rsidRPr="001058B5">
              <w:rPr>
                <w:rFonts w:ascii="Arial" w:hAnsi="Arial" w:cs="Arial"/>
              </w:rPr>
              <w:t>Setting a Value in the</w:t>
            </w:r>
            <w:r w:rsidR="00C12992" w:rsidRPr="001058B5">
              <w:rPr>
                <w:rFonts w:ascii="Arial" w:hAnsi="Arial" w:cs="Arial"/>
                <w:spacing w:val="-7"/>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6-43</w:t>
          </w:r>
        </w:p>
        <w:p w14:paraId="347B96EF" w14:textId="77777777" w:rsidR="008C539B" w:rsidRPr="001058B5" w:rsidRDefault="008D1AB8">
          <w:pPr>
            <w:pStyle w:val="TOC5"/>
            <w:tabs>
              <w:tab w:val="right" w:leader="dot" w:pos="9338"/>
            </w:tabs>
            <w:rPr>
              <w:rFonts w:ascii="Arial" w:hAnsi="Arial" w:cs="Arial"/>
            </w:rPr>
          </w:pPr>
          <w:hyperlink w:anchor="_bookmark1325" w:history="1">
            <w:r w:rsidR="00C12992" w:rsidRPr="001058B5">
              <w:rPr>
                <w:rFonts w:ascii="Arial" w:hAnsi="Arial" w:cs="Arial"/>
              </w:rPr>
              <w:t>Retrieving the</w:t>
            </w:r>
            <w:r w:rsidR="00C12992" w:rsidRPr="001058B5">
              <w:rPr>
                <w:rFonts w:ascii="Arial" w:hAnsi="Arial" w:cs="Arial"/>
                <w:spacing w:val="-1"/>
              </w:rPr>
              <w:t xml:space="preserve"> </w:t>
            </w:r>
            <w:r w:rsidR="00C12992" w:rsidRPr="001058B5">
              <w:rPr>
                <w:rFonts w:ascii="Arial" w:hAnsi="Arial" w:cs="Arial"/>
              </w:rPr>
              <w:t>CLIENTCONTEXT</w:t>
            </w:r>
            <w:r w:rsidR="00C12992" w:rsidRPr="001058B5">
              <w:rPr>
                <w:rFonts w:ascii="Arial" w:hAnsi="Arial" w:cs="Arial"/>
                <w:spacing w:val="-2"/>
              </w:rPr>
              <w:t xml:space="preserve"> </w:t>
            </w:r>
            <w:r w:rsidR="00C12992" w:rsidRPr="001058B5">
              <w:rPr>
                <w:rFonts w:ascii="Arial" w:hAnsi="Arial" w:cs="Arial"/>
              </w:rPr>
              <w:t>Namespace</w:t>
            </w:r>
          </w:hyperlink>
          <w:r w:rsidR="00C12992" w:rsidRPr="001058B5">
            <w:rPr>
              <w:rFonts w:ascii="Arial" w:hAnsi="Arial" w:cs="Arial"/>
            </w:rPr>
            <w:tab/>
            <w:t>6-43</w:t>
          </w:r>
        </w:p>
        <w:p w14:paraId="045A224C" w14:textId="77777777" w:rsidR="008C539B" w:rsidRPr="001058B5" w:rsidRDefault="008D1AB8">
          <w:pPr>
            <w:pStyle w:val="TOC5"/>
            <w:tabs>
              <w:tab w:val="right" w:leader="dot" w:pos="9338"/>
            </w:tabs>
            <w:spacing w:before="32"/>
            <w:rPr>
              <w:rFonts w:ascii="Arial" w:hAnsi="Arial" w:cs="Arial"/>
            </w:rPr>
          </w:pPr>
          <w:hyperlink w:anchor="_bookmark1328" w:history="1">
            <w:r w:rsidR="00C12992" w:rsidRPr="001058B5">
              <w:rPr>
                <w:rFonts w:ascii="Arial" w:hAnsi="Arial" w:cs="Arial"/>
              </w:rPr>
              <w:t>Clearing a Setting in the</w:t>
            </w:r>
            <w:r w:rsidR="00C12992" w:rsidRPr="001058B5">
              <w:rPr>
                <w:rFonts w:ascii="Arial" w:hAnsi="Arial" w:cs="Arial"/>
                <w:spacing w:val="-4"/>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6-44</w:t>
          </w:r>
        </w:p>
        <w:p w14:paraId="10E27E6D" w14:textId="77777777" w:rsidR="008C539B" w:rsidRPr="001058B5" w:rsidRDefault="008D1AB8">
          <w:pPr>
            <w:pStyle w:val="TOC5"/>
            <w:tabs>
              <w:tab w:val="right" w:leader="dot" w:pos="9338"/>
            </w:tabs>
            <w:rPr>
              <w:rFonts w:ascii="Arial" w:hAnsi="Arial" w:cs="Arial"/>
            </w:rPr>
          </w:pPr>
          <w:hyperlink w:anchor="_bookmark1330" w:history="1">
            <w:r w:rsidR="00C12992" w:rsidRPr="001058B5">
              <w:rPr>
                <w:rFonts w:ascii="Arial" w:hAnsi="Arial" w:cs="Arial"/>
              </w:rPr>
              <w:t>Clearing All Settings in the</w:t>
            </w:r>
            <w:r w:rsidR="00C12992" w:rsidRPr="001058B5">
              <w:rPr>
                <w:rFonts w:ascii="Arial" w:hAnsi="Arial" w:cs="Arial"/>
                <w:spacing w:val="-7"/>
              </w:rPr>
              <w:t xml:space="preserve"> </w:t>
            </w:r>
            <w:r w:rsidR="00C12992" w:rsidRPr="001058B5">
              <w:rPr>
                <w:rFonts w:ascii="Arial" w:hAnsi="Arial" w:cs="Arial"/>
              </w:rPr>
              <w:t>CLIENTCONTEXT Namespace</w:t>
            </w:r>
          </w:hyperlink>
          <w:r w:rsidR="00C12992" w:rsidRPr="001058B5">
            <w:rPr>
              <w:rFonts w:ascii="Arial" w:hAnsi="Arial" w:cs="Arial"/>
            </w:rPr>
            <w:tab/>
            <w:t>6-44</w:t>
          </w:r>
        </w:p>
        <w:p w14:paraId="5C18D3A5" w14:textId="77777777" w:rsidR="008C539B" w:rsidRPr="001058B5" w:rsidRDefault="008D1AB8">
          <w:pPr>
            <w:pStyle w:val="TOC2"/>
            <w:tabs>
              <w:tab w:val="right" w:leader="dot" w:pos="9338"/>
            </w:tabs>
            <w:rPr>
              <w:rFonts w:ascii="Arial" w:hAnsi="Arial" w:cs="Arial"/>
              <w:b w:val="0"/>
            </w:rPr>
          </w:pPr>
          <w:hyperlink w:anchor="_bookmark1332"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6-45</w:t>
          </w:r>
        </w:p>
        <w:p w14:paraId="3F7C35B0" w14:textId="77777777" w:rsidR="008C539B" w:rsidRPr="001058B5" w:rsidRDefault="008D1AB8" w:rsidP="006F7931">
          <w:pPr>
            <w:pStyle w:val="TOC1"/>
            <w:numPr>
              <w:ilvl w:val="0"/>
              <w:numId w:val="138"/>
            </w:numPr>
            <w:tabs>
              <w:tab w:val="left" w:pos="473"/>
              <w:tab w:val="left" w:pos="474"/>
            </w:tabs>
            <w:spacing w:before="309"/>
            <w:ind w:left="473" w:hanging="373"/>
            <w:jc w:val="left"/>
          </w:pPr>
          <w:hyperlink w:anchor="_bookmark1342" w:history="1">
            <w:r w:rsidR="00C12992" w:rsidRPr="001058B5">
              <w:t>Using Oracle Virtual Private Database to Control Data</w:t>
            </w:r>
            <w:r w:rsidR="00C12992" w:rsidRPr="001058B5">
              <w:rPr>
                <w:spacing w:val="-9"/>
              </w:rPr>
              <w:t xml:space="preserve"> </w:t>
            </w:r>
            <w:r w:rsidR="00C12992" w:rsidRPr="001058B5">
              <w:t>Access</w:t>
            </w:r>
          </w:hyperlink>
        </w:p>
        <w:p w14:paraId="1B246520" w14:textId="77777777" w:rsidR="008C539B" w:rsidRPr="001058B5" w:rsidRDefault="008D1AB8">
          <w:pPr>
            <w:pStyle w:val="TOC2"/>
            <w:tabs>
              <w:tab w:val="right" w:leader="dot" w:pos="9339"/>
            </w:tabs>
            <w:spacing w:before="134"/>
            <w:rPr>
              <w:rFonts w:ascii="Arial" w:hAnsi="Arial" w:cs="Arial"/>
              <w:b w:val="0"/>
            </w:rPr>
          </w:pPr>
          <w:hyperlink w:anchor="_bookmark1343" w:history="1">
            <w:r w:rsidR="00C12992" w:rsidRPr="001058B5">
              <w:rPr>
                <w:rFonts w:ascii="Arial" w:hAnsi="Arial" w:cs="Arial"/>
              </w:rPr>
              <w:t>About Oracle Virtual</w:t>
            </w:r>
            <w:r w:rsidR="00C12992" w:rsidRPr="001058B5">
              <w:rPr>
                <w:rFonts w:ascii="Arial" w:hAnsi="Arial" w:cs="Arial"/>
                <w:spacing w:val="-1"/>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r>
          <w:r w:rsidR="00C12992" w:rsidRPr="001058B5">
            <w:rPr>
              <w:rFonts w:ascii="Arial" w:hAnsi="Arial" w:cs="Arial"/>
              <w:b w:val="0"/>
            </w:rPr>
            <w:t>7-1</w:t>
          </w:r>
        </w:p>
        <w:p w14:paraId="5E483B57" w14:textId="77777777" w:rsidR="008C539B" w:rsidRPr="001058B5" w:rsidRDefault="008D1AB8">
          <w:pPr>
            <w:pStyle w:val="TOC5"/>
            <w:tabs>
              <w:tab w:val="right" w:leader="dot" w:pos="9339"/>
            </w:tabs>
            <w:spacing w:before="36" w:after="240"/>
            <w:rPr>
              <w:rFonts w:ascii="Arial" w:hAnsi="Arial" w:cs="Arial"/>
            </w:rPr>
          </w:pPr>
          <w:hyperlink w:anchor="_bookmark1344" w:history="1">
            <w:r w:rsidR="00C12992" w:rsidRPr="001058B5">
              <w:rPr>
                <w:rFonts w:ascii="Arial" w:hAnsi="Arial" w:cs="Arial"/>
              </w:rPr>
              <w:t>What Is Oracle Virtual</w:t>
            </w:r>
            <w:r w:rsidR="00C12992" w:rsidRPr="001058B5">
              <w:rPr>
                <w:rFonts w:ascii="Arial" w:hAnsi="Arial" w:cs="Arial"/>
                <w:spacing w:val="-2"/>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7-1</w:t>
          </w:r>
        </w:p>
        <w:p w14:paraId="141953B9" w14:textId="77777777" w:rsidR="008C539B" w:rsidRPr="001058B5" w:rsidRDefault="008D1AB8">
          <w:pPr>
            <w:pStyle w:val="TOC9"/>
            <w:tabs>
              <w:tab w:val="right" w:leader="dot" w:pos="9941"/>
            </w:tabs>
            <w:spacing w:before="81"/>
            <w:rPr>
              <w:rFonts w:ascii="Arial" w:hAnsi="Arial" w:cs="Arial"/>
            </w:rPr>
          </w:pPr>
          <w:hyperlink w:anchor="_bookmark1348" w:history="1">
            <w:r w:rsidR="00C12992" w:rsidRPr="001058B5">
              <w:rPr>
                <w:rFonts w:ascii="Arial" w:hAnsi="Arial" w:cs="Arial"/>
              </w:rPr>
              <w:t>Benefits of Using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7-2</w:t>
          </w:r>
        </w:p>
        <w:p w14:paraId="2AAD8EE4" w14:textId="77777777" w:rsidR="008C539B" w:rsidRPr="001058B5" w:rsidRDefault="008D1AB8">
          <w:pPr>
            <w:tabs>
              <w:tab w:val="right" w:leader="dot" w:pos="9941"/>
            </w:tabs>
            <w:spacing w:before="31"/>
            <w:ind w:left="1900"/>
            <w:rPr>
              <w:rFonts w:ascii="Arial" w:hAnsi="Arial" w:cs="Arial"/>
              <w:sz w:val="20"/>
            </w:rPr>
          </w:pPr>
          <w:hyperlink w:anchor="_bookmark1350" w:history="1">
            <w:r w:rsidR="00C12992" w:rsidRPr="001058B5">
              <w:rPr>
                <w:rFonts w:ascii="Arial" w:hAnsi="Arial" w:cs="Arial"/>
                <w:sz w:val="20"/>
              </w:rPr>
              <w:t>Basing Security Policies on Database Objects Rather</w:t>
            </w:r>
            <w:r w:rsidR="00C12992" w:rsidRPr="001058B5">
              <w:rPr>
                <w:rFonts w:ascii="Arial" w:hAnsi="Arial" w:cs="Arial"/>
                <w:spacing w:val="-9"/>
                <w:sz w:val="20"/>
              </w:rPr>
              <w:t xml:space="preserve"> </w:t>
            </w:r>
            <w:r w:rsidR="00C12992" w:rsidRPr="001058B5">
              <w:rPr>
                <w:rFonts w:ascii="Arial" w:hAnsi="Arial" w:cs="Arial"/>
                <w:sz w:val="20"/>
              </w:rPr>
              <w:t>Than</w:t>
            </w:r>
            <w:r w:rsidR="00C12992" w:rsidRPr="001058B5">
              <w:rPr>
                <w:rFonts w:ascii="Arial" w:hAnsi="Arial" w:cs="Arial"/>
                <w:spacing w:val="-1"/>
                <w:sz w:val="20"/>
              </w:rPr>
              <w:t xml:space="preserve"> </w:t>
            </w:r>
            <w:r w:rsidR="00C12992" w:rsidRPr="001058B5">
              <w:rPr>
                <w:rFonts w:ascii="Arial" w:hAnsi="Arial" w:cs="Arial"/>
                <w:sz w:val="20"/>
              </w:rPr>
              <w:t>Applications</w:t>
            </w:r>
          </w:hyperlink>
          <w:r w:rsidR="00C12992" w:rsidRPr="001058B5">
            <w:rPr>
              <w:rFonts w:ascii="Arial" w:hAnsi="Arial" w:cs="Arial"/>
              <w:sz w:val="20"/>
            </w:rPr>
            <w:tab/>
            <w:t>7-2</w:t>
          </w:r>
        </w:p>
        <w:p w14:paraId="5F4F7A85" w14:textId="77777777" w:rsidR="008C539B" w:rsidRPr="001058B5" w:rsidRDefault="008D1AB8">
          <w:pPr>
            <w:tabs>
              <w:tab w:val="right" w:leader="dot" w:pos="9941"/>
            </w:tabs>
            <w:spacing w:before="32"/>
            <w:ind w:left="1900"/>
            <w:rPr>
              <w:rFonts w:ascii="Arial" w:hAnsi="Arial" w:cs="Arial"/>
              <w:sz w:val="20"/>
            </w:rPr>
          </w:pPr>
          <w:hyperlink w:anchor="_bookmark1353" w:history="1">
            <w:r w:rsidR="00C12992" w:rsidRPr="001058B5">
              <w:rPr>
                <w:rFonts w:ascii="Arial" w:hAnsi="Arial" w:cs="Arial"/>
                <w:sz w:val="20"/>
              </w:rPr>
              <w:t>Controlling How Oracle Database Evaluates Policy</w:t>
            </w:r>
            <w:r w:rsidR="00C12992" w:rsidRPr="001058B5">
              <w:rPr>
                <w:rFonts w:ascii="Arial" w:hAnsi="Arial" w:cs="Arial"/>
                <w:spacing w:val="-2"/>
                <w:sz w:val="20"/>
              </w:rPr>
              <w:t xml:space="preserve"> </w:t>
            </w:r>
            <w:r w:rsidR="00C12992" w:rsidRPr="001058B5">
              <w:rPr>
                <w:rFonts w:ascii="Arial" w:hAnsi="Arial" w:cs="Arial"/>
                <w:sz w:val="20"/>
              </w:rPr>
              <w:t>Functions</w:t>
            </w:r>
          </w:hyperlink>
          <w:r w:rsidR="00C12992" w:rsidRPr="001058B5">
            <w:rPr>
              <w:rFonts w:ascii="Arial" w:hAnsi="Arial" w:cs="Arial"/>
              <w:sz w:val="20"/>
            </w:rPr>
            <w:tab/>
            <w:t>7-3</w:t>
          </w:r>
        </w:p>
        <w:p w14:paraId="071C3B47" w14:textId="77777777" w:rsidR="008C539B" w:rsidRPr="001058B5" w:rsidRDefault="008D1AB8">
          <w:pPr>
            <w:pStyle w:val="TOC9"/>
            <w:tabs>
              <w:tab w:val="right" w:leader="dot" w:pos="9941"/>
            </w:tabs>
            <w:rPr>
              <w:rFonts w:ascii="Arial" w:hAnsi="Arial" w:cs="Arial"/>
            </w:rPr>
          </w:pPr>
          <w:hyperlink w:anchor="_bookmark1357" w:history="1">
            <w:r w:rsidR="00C12992" w:rsidRPr="001058B5">
              <w:rPr>
                <w:rFonts w:ascii="Arial" w:hAnsi="Arial" w:cs="Arial"/>
              </w:rPr>
              <w:t>Which Privileges Are Used to Run Oracle Virtual Private Database</w:t>
            </w:r>
            <w:r w:rsidR="00C12992" w:rsidRPr="001058B5">
              <w:rPr>
                <w:rFonts w:ascii="Arial" w:hAnsi="Arial" w:cs="Arial"/>
                <w:spacing w:val="-20"/>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w:t>
          </w:r>
        </w:p>
        <w:p w14:paraId="611AC90A" w14:textId="77777777" w:rsidR="008C539B" w:rsidRPr="001058B5" w:rsidRDefault="008D1AB8">
          <w:pPr>
            <w:pStyle w:val="TOC9"/>
            <w:tabs>
              <w:tab w:val="right" w:leader="dot" w:pos="9941"/>
            </w:tabs>
            <w:rPr>
              <w:rFonts w:ascii="Arial" w:hAnsi="Arial" w:cs="Arial"/>
            </w:rPr>
          </w:pPr>
          <w:hyperlink w:anchor="_bookmark1364" w:history="1">
            <w:r w:rsidR="00C12992" w:rsidRPr="001058B5">
              <w:rPr>
                <w:rFonts w:ascii="Arial" w:hAnsi="Arial" w:cs="Arial"/>
              </w:rPr>
              <w:t>Using Oracle Virtual Private Database with an</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7-3</w:t>
          </w:r>
        </w:p>
        <w:p w14:paraId="5B9F71F4" w14:textId="77777777" w:rsidR="008C539B" w:rsidRPr="001058B5" w:rsidRDefault="008D1AB8">
          <w:pPr>
            <w:pStyle w:val="TOC6"/>
            <w:tabs>
              <w:tab w:val="right" w:leader="dot" w:pos="9941"/>
            </w:tabs>
            <w:spacing w:before="37"/>
            <w:rPr>
              <w:rFonts w:ascii="Arial" w:hAnsi="Arial" w:cs="Arial"/>
              <w:b w:val="0"/>
            </w:rPr>
          </w:pPr>
          <w:hyperlink w:anchor="_bookmark1370" w:history="1">
            <w:r w:rsidR="00C12992" w:rsidRPr="001058B5">
              <w:rPr>
                <w:rFonts w:ascii="Arial" w:hAnsi="Arial" w:cs="Arial"/>
              </w:rPr>
              <w:t>Components of an Oracle Virtual Private</w:t>
            </w:r>
            <w:r w:rsidR="00C12992" w:rsidRPr="001058B5">
              <w:rPr>
                <w:rFonts w:ascii="Arial" w:hAnsi="Arial" w:cs="Arial"/>
                <w:spacing w:val="-5"/>
              </w:rPr>
              <w:t xml:space="preserve"> </w:t>
            </w:r>
            <w:r w:rsidR="00C12992" w:rsidRPr="001058B5">
              <w:rPr>
                <w:rFonts w:ascii="Arial" w:hAnsi="Arial" w:cs="Arial"/>
              </w:rPr>
              <w:t>Database Policy</w:t>
            </w:r>
          </w:hyperlink>
          <w:r w:rsidR="00C12992" w:rsidRPr="001058B5">
            <w:rPr>
              <w:rFonts w:ascii="Arial" w:hAnsi="Arial" w:cs="Arial"/>
            </w:rPr>
            <w:tab/>
          </w:r>
          <w:r w:rsidR="00C12992" w:rsidRPr="001058B5">
            <w:rPr>
              <w:rFonts w:ascii="Arial" w:hAnsi="Arial" w:cs="Arial"/>
              <w:b w:val="0"/>
            </w:rPr>
            <w:t>7-4</w:t>
          </w:r>
        </w:p>
        <w:p w14:paraId="0EE37802" w14:textId="77777777" w:rsidR="008C539B" w:rsidRPr="001058B5" w:rsidRDefault="008D1AB8">
          <w:pPr>
            <w:pStyle w:val="TOC9"/>
            <w:tabs>
              <w:tab w:val="right" w:leader="dot" w:pos="9941"/>
            </w:tabs>
            <w:spacing w:before="34"/>
            <w:rPr>
              <w:rFonts w:ascii="Arial" w:hAnsi="Arial" w:cs="Arial"/>
            </w:rPr>
          </w:pPr>
          <w:hyperlink w:anchor="_bookmark1372" w:history="1">
            <w:r w:rsidR="00C12992" w:rsidRPr="001058B5">
              <w:rPr>
                <w:rFonts w:ascii="Arial" w:hAnsi="Arial" w:cs="Arial"/>
              </w:rPr>
              <w:t>Creating a Function to Generate the Dynamic</w:t>
            </w:r>
            <w:r w:rsidR="00C12992" w:rsidRPr="001058B5">
              <w:rPr>
                <w:rFonts w:ascii="Arial" w:hAnsi="Arial" w:cs="Arial"/>
                <w:spacing w:val="-5"/>
              </w:rPr>
              <w:t xml:space="preserve"> </w:t>
            </w:r>
            <w:r w:rsidR="00C12992" w:rsidRPr="001058B5">
              <w:rPr>
                <w:rFonts w:ascii="Arial" w:hAnsi="Arial" w:cs="Arial"/>
              </w:rPr>
              <w:t>WHERE</w:t>
            </w:r>
            <w:r w:rsidR="00C12992" w:rsidRPr="001058B5">
              <w:rPr>
                <w:rFonts w:ascii="Arial" w:hAnsi="Arial" w:cs="Arial"/>
                <w:spacing w:val="-1"/>
              </w:rPr>
              <w:t xml:space="preserve"> </w:t>
            </w:r>
            <w:r w:rsidR="00C12992" w:rsidRPr="001058B5">
              <w:rPr>
                <w:rFonts w:ascii="Arial" w:hAnsi="Arial" w:cs="Arial"/>
              </w:rPr>
              <w:t>Clause.</w:t>
            </w:r>
          </w:hyperlink>
          <w:r w:rsidR="00C12992" w:rsidRPr="001058B5">
            <w:rPr>
              <w:rFonts w:ascii="Arial" w:hAnsi="Arial" w:cs="Arial"/>
            </w:rPr>
            <w:tab/>
            <w:t>7-4</w:t>
          </w:r>
        </w:p>
        <w:p w14:paraId="477F9A73" w14:textId="77777777" w:rsidR="008C539B" w:rsidRPr="001058B5" w:rsidRDefault="008D1AB8">
          <w:pPr>
            <w:pStyle w:val="TOC9"/>
            <w:tabs>
              <w:tab w:val="right" w:leader="dot" w:pos="9941"/>
            </w:tabs>
            <w:rPr>
              <w:rFonts w:ascii="Arial" w:hAnsi="Arial" w:cs="Arial"/>
            </w:rPr>
          </w:pPr>
          <w:hyperlink w:anchor="_bookmark1376" w:history="1">
            <w:r w:rsidR="00C12992" w:rsidRPr="001058B5">
              <w:rPr>
                <w:rFonts w:ascii="Arial" w:hAnsi="Arial" w:cs="Arial"/>
              </w:rPr>
              <w:t>Creating a Policy to Attach the Function to the Objects You Want</w:t>
            </w:r>
            <w:r w:rsidR="00C12992" w:rsidRPr="001058B5">
              <w:rPr>
                <w:rFonts w:ascii="Arial" w:hAnsi="Arial" w:cs="Arial"/>
                <w:spacing w:val="-16"/>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Protect</w:t>
            </w:r>
          </w:hyperlink>
          <w:r w:rsidR="00C12992" w:rsidRPr="001058B5">
            <w:rPr>
              <w:rFonts w:ascii="Arial" w:hAnsi="Arial" w:cs="Arial"/>
            </w:rPr>
            <w:tab/>
            <w:t>7-5</w:t>
          </w:r>
        </w:p>
        <w:p w14:paraId="055510B0" w14:textId="77777777" w:rsidR="008C539B" w:rsidRPr="001058B5" w:rsidRDefault="008D1AB8">
          <w:pPr>
            <w:pStyle w:val="TOC6"/>
            <w:tabs>
              <w:tab w:val="right" w:leader="dot" w:pos="9941"/>
            </w:tabs>
            <w:spacing w:before="36"/>
            <w:rPr>
              <w:rFonts w:ascii="Arial" w:hAnsi="Arial" w:cs="Arial"/>
              <w:b w:val="0"/>
            </w:rPr>
          </w:pPr>
          <w:hyperlink w:anchor="_bookmark1377" w:history="1">
            <w:r w:rsidR="00C12992" w:rsidRPr="001058B5">
              <w:rPr>
                <w:rFonts w:ascii="Arial" w:hAnsi="Arial" w:cs="Arial"/>
              </w:rPr>
              <w:t>Configuring an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r>
          <w:r w:rsidR="00C12992" w:rsidRPr="001058B5">
            <w:rPr>
              <w:rFonts w:ascii="Arial" w:hAnsi="Arial" w:cs="Arial"/>
              <w:b w:val="0"/>
            </w:rPr>
            <w:t>7-5</w:t>
          </w:r>
        </w:p>
        <w:p w14:paraId="2B6DDA6C" w14:textId="77777777" w:rsidR="008C539B" w:rsidRPr="001058B5" w:rsidRDefault="008D1AB8">
          <w:pPr>
            <w:pStyle w:val="TOC9"/>
            <w:tabs>
              <w:tab w:val="right" w:leader="dot" w:pos="9941"/>
            </w:tabs>
            <w:spacing w:before="35"/>
            <w:rPr>
              <w:rFonts w:ascii="Arial" w:hAnsi="Arial" w:cs="Arial"/>
            </w:rPr>
          </w:pPr>
          <w:hyperlink w:anchor="_bookmark1380" w:history="1">
            <w:r w:rsidR="00C12992" w:rsidRPr="001058B5">
              <w:rPr>
                <w:rFonts w:ascii="Arial" w:hAnsi="Arial" w:cs="Arial"/>
              </w:rPr>
              <w:t>About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7-6</w:t>
          </w:r>
        </w:p>
        <w:p w14:paraId="30613AB3" w14:textId="77777777" w:rsidR="008C539B" w:rsidRPr="001058B5" w:rsidRDefault="008D1AB8">
          <w:pPr>
            <w:pStyle w:val="TOC9"/>
            <w:tabs>
              <w:tab w:val="right" w:leader="dot" w:pos="9941"/>
            </w:tabs>
            <w:rPr>
              <w:rFonts w:ascii="Arial" w:hAnsi="Arial" w:cs="Arial"/>
            </w:rPr>
          </w:pPr>
          <w:hyperlink w:anchor="_bookmark1398" w:history="1">
            <w:r w:rsidR="00C12992" w:rsidRPr="001058B5">
              <w:rPr>
                <w:rFonts w:ascii="Arial" w:hAnsi="Arial" w:cs="Arial"/>
              </w:rPr>
              <w:t>Attaching a Policy to a Database Table, View,</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Synonym</w:t>
            </w:r>
          </w:hyperlink>
          <w:r w:rsidR="00C12992" w:rsidRPr="001058B5">
            <w:rPr>
              <w:rFonts w:ascii="Arial" w:hAnsi="Arial" w:cs="Arial"/>
            </w:rPr>
            <w:tab/>
            <w:t>7-7</w:t>
          </w:r>
        </w:p>
        <w:p w14:paraId="1D15BA39" w14:textId="77777777" w:rsidR="008C539B" w:rsidRPr="001058B5" w:rsidRDefault="008D1AB8">
          <w:pPr>
            <w:pStyle w:val="TOC9"/>
            <w:tabs>
              <w:tab w:val="right" w:leader="dot" w:pos="9941"/>
            </w:tabs>
            <w:spacing w:before="32"/>
            <w:rPr>
              <w:rFonts w:ascii="Arial" w:hAnsi="Arial" w:cs="Arial"/>
            </w:rPr>
          </w:pPr>
          <w:hyperlink w:anchor="_bookmark1401" w:history="1">
            <w:r w:rsidR="00C12992" w:rsidRPr="001058B5">
              <w:rPr>
                <w:rFonts w:ascii="Arial" w:hAnsi="Arial" w:cs="Arial"/>
              </w:rPr>
              <w:t>Enforcing Policies on Specific SQL</w:t>
            </w:r>
            <w:r w:rsidR="00C12992" w:rsidRPr="001058B5">
              <w:rPr>
                <w:rFonts w:ascii="Arial" w:hAnsi="Arial" w:cs="Arial"/>
                <w:spacing w:val="-6"/>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Types</w:t>
            </w:r>
          </w:hyperlink>
          <w:r w:rsidR="00C12992" w:rsidRPr="001058B5">
            <w:rPr>
              <w:rFonts w:ascii="Arial" w:hAnsi="Arial" w:cs="Arial"/>
            </w:rPr>
            <w:tab/>
            <w:t>7-7</w:t>
          </w:r>
        </w:p>
        <w:p w14:paraId="6595E456" w14:textId="77777777" w:rsidR="008C539B" w:rsidRPr="001058B5" w:rsidRDefault="008D1AB8">
          <w:pPr>
            <w:pStyle w:val="TOC9"/>
            <w:tabs>
              <w:tab w:val="right" w:leader="dot" w:pos="9941"/>
            </w:tabs>
            <w:rPr>
              <w:rFonts w:ascii="Arial" w:hAnsi="Arial" w:cs="Arial"/>
            </w:rPr>
          </w:pPr>
          <w:hyperlink w:anchor="_bookmark1406" w:history="1">
            <w:r w:rsidR="00C12992" w:rsidRPr="001058B5">
              <w:rPr>
                <w:rFonts w:ascii="Arial" w:hAnsi="Arial" w:cs="Arial"/>
              </w:rPr>
              <w:t>Controlling the Display of Column Data</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7-8</w:t>
          </w:r>
        </w:p>
        <w:p w14:paraId="4265A9F5" w14:textId="77777777" w:rsidR="008C539B" w:rsidRPr="001058B5" w:rsidRDefault="008D1AB8">
          <w:pPr>
            <w:tabs>
              <w:tab w:val="right" w:leader="dot" w:pos="9941"/>
            </w:tabs>
            <w:spacing w:before="31"/>
            <w:ind w:left="1900"/>
            <w:rPr>
              <w:rFonts w:ascii="Arial" w:hAnsi="Arial" w:cs="Arial"/>
              <w:sz w:val="20"/>
            </w:rPr>
          </w:pPr>
          <w:hyperlink w:anchor="_bookmark1407" w:history="1">
            <w:r w:rsidR="00C12992" w:rsidRPr="001058B5">
              <w:rPr>
                <w:rFonts w:ascii="Arial" w:hAnsi="Arial" w:cs="Arial"/>
                <w:sz w:val="20"/>
              </w:rPr>
              <w:t>Adding Policies for Column-Level Oracle Virtual</w:t>
            </w:r>
            <w:r w:rsidR="00C12992" w:rsidRPr="001058B5">
              <w:rPr>
                <w:rFonts w:ascii="Arial" w:hAnsi="Arial" w:cs="Arial"/>
                <w:spacing w:val="-7"/>
                <w:sz w:val="20"/>
              </w:rPr>
              <w:t xml:space="preserve"> </w:t>
            </w:r>
            <w:r w:rsidR="00C12992" w:rsidRPr="001058B5">
              <w:rPr>
                <w:rFonts w:ascii="Arial" w:hAnsi="Arial" w:cs="Arial"/>
                <w:sz w:val="20"/>
              </w:rPr>
              <w:t>Private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7-8</w:t>
          </w:r>
        </w:p>
        <w:p w14:paraId="5135F95D" w14:textId="77777777" w:rsidR="008C539B" w:rsidRPr="001058B5" w:rsidRDefault="008D1AB8">
          <w:pPr>
            <w:tabs>
              <w:tab w:val="right" w:leader="dot" w:pos="9941"/>
            </w:tabs>
            <w:spacing w:before="33"/>
            <w:ind w:left="1900"/>
            <w:rPr>
              <w:rFonts w:ascii="Arial" w:hAnsi="Arial" w:cs="Arial"/>
              <w:sz w:val="20"/>
            </w:rPr>
          </w:pPr>
          <w:hyperlink w:anchor="_bookmark1412" w:history="1">
            <w:r w:rsidR="00C12992" w:rsidRPr="001058B5">
              <w:rPr>
                <w:rFonts w:ascii="Arial" w:hAnsi="Arial" w:cs="Arial"/>
                <w:sz w:val="20"/>
              </w:rPr>
              <w:t>Displaying Only the Column Rows Relevant to</w:t>
            </w:r>
            <w:r w:rsidR="00C12992" w:rsidRPr="001058B5">
              <w:rPr>
                <w:rFonts w:ascii="Arial" w:hAnsi="Arial" w:cs="Arial"/>
                <w:spacing w:val="-2"/>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Query</w:t>
            </w:r>
          </w:hyperlink>
          <w:r w:rsidR="00C12992" w:rsidRPr="001058B5">
            <w:rPr>
              <w:rFonts w:ascii="Arial" w:hAnsi="Arial" w:cs="Arial"/>
              <w:sz w:val="20"/>
            </w:rPr>
            <w:tab/>
            <w:t>7-9</w:t>
          </w:r>
        </w:p>
        <w:p w14:paraId="1EAC4B11" w14:textId="77777777" w:rsidR="008C539B" w:rsidRPr="001058B5" w:rsidRDefault="008D1AB8">
          <w:pPr>
            <w:tabs>
              <w:tab w:val="right" w:leader="dot" w:pos="9940"/>
            </w:tabs>
            <w:spacing w:before="31"/>
            <w:ind w:left="1900"/>
            <w:rPr>
              <w:rFonts w:ascii="Arial" w:hAnsi="Arial" w:cs="Arial"/>
              <w:sz w:val="20"/>
            </w:rPr>
          </w:pPr>
          <w:hyperlink w:anchor="_bookmark1414" w:history="1">
            <w:r w:rsidR="00C12992" w:rsidRPr="001058B5">
              <w:rPr>
                <w:rFonts w:ascii="Arial" w:hAnsi="Arial" w:cs="Arial"/>
                <w:sz w:val="20"/>
              </w:rPr>
              <w:t>Using Column Masking to Display Sensitive Columns as</w:t>
            </w:r>
            <w:r w:rsidR="00C12992" w:rsidRPr="001058B5">
              <w:rPr>
                <w:rFonts w:ascii="Arial" w:hAnsi="Arial" w:cs="Arial"/>
                <w:spacing w:val="-14"/>
                <w:sz w:val="20"/>
              </w:rPr>
              <w:t xml:space="preserve"> </w:t>
            </w:r>
            <w:r w:rsidR="00C12992" w:rsidRPr="001058B5">
              <w:rPr>
                <w:rFonts w:ascii="Arial" w:hAnsi="Arial" w:cs="Arial"/>
                <w:sz w:val="20"/>
              </w:rPr>
              <w:t>NULL</w:t>
            </w:r>
            <w:r w:rsidR="00C12992" w:rsidRPr="001058B5">
              <w:rPr>
                <w:rFonts w:ascii="Arial" w:hAnsi="Arial" w:cs="Arial"/>
                <w:spacing w:val="-2"/>
                <w:sz w:val="20"/>
              </w:rPr>
              <w:t xml:space="preserve"> </w:t>
            </w:r>
            <w:r w:rsidR="00C12992" w:rsidRPr="001058B5">
              <w:rPr>
                <w:rFonts w:ascii="Arial" w:hAnsi="Arial" w:cs="Arial"/>
                <w:sz w:val="20"/>
              </w:rPr>
              <w:t>Values</w:t>
            </w:r>
          </w:hyperlink>
          <w:r w:rsidR="00C12992" w:rsidRPr="001058B5">
            <w:rPr>
              <w:rFonts w:ascii="Arial" w:hAnsi="Arial" w:cs="Arial"/>
              <w:sz w:val="20"/>
            </w:rPr>
            <w:tab/>
            <w:t>7-10</w:t>
          </w:r>
        </w:p>
        <w:p w14:paraId="52C87C54" w14:textId="77777777" w:rsidR="008C539B" w:rsidRPr="001058B5" w:rsidRDefault="008D1AB8">
          <w:pPr>
            <w:pStyle w:val="TOC9"/>
            <w:tabs>
              <w:tab w:val="right" w:leader="dot" w:pos="9940"/>
            </w:tabs>
            <w:rPr>
              <w:rFonts w:ascii="Arial" w:hAnsi="Arial" w:cs="Arial"/>
            </w:rPr>
          </w:pPr>
          <w:hyperlink w:anchor="_bookmark1419" w:history="1">
            <w:r w:rsidR="00C12992" w:rsidRPr="001058B5">
              <w:rPr>
                <w:rFonts w:ascii="Arial" w:hAnsi="Arial" w:cs="Arial"/>
              </w:rPr>
              <w:t>Working with Oracle Virtual Private Database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Groups</w:t>
            </w:r>
          </w:hyperlink>
          <w:r w:rsidR="00C12992" w:rsidRPr="001058B5">
            <w:rPr>
              <w:rFonts w:ascii="Arial" w:hAnsi="Arial" w:cs="Arial"/>
            </w:rPr>
            <w:tab/>
            <w:t>7-11</w:t>
          </w:r>
        </w:p>
        <w:p w14:paraId="70568259" w14:textId="77777777" w:rsidR="008C539B" w:rsidRPr="001058B5" w:rsidRDefault="008D1AB8">
          <w:pPr>
            <w:tabs>
              <w:tab w:val="right" w:leader="dot" w:pos="9940"/>
            </w:tabs>
            <w:spacing w:before="32"/>
            <w:ind w:left="1900"/>
            <w:rPr>
              <w:rFonts w:ascii="Arial" w:hAnsi="Arial" w:cs="Arial"/>
              <w:sz w:val="20"/>
            </w:rPr>
          </w:pPr>
          <w:hyperlink w:anchor="_bookmark1420"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Groups</w:t>
            </w:r>
          </w:hyperlink>
          <w:r w:rsidR="00C12992" w:rsidRPr="001058B5">
            <w:rPr>
              <w:rFonts w:ascii="Arial" w:hAnsi="Arial" w:cs="Arial"/>
              <w:sz w:val="20"/>
            </w:rPr>
            <w:tab/>
            <w:t>7-11</w:t>
          </w:r>
        </w:p>
        <w:p w14:paraId="41D37662" w14:textId="77777777" w:rsidR="008C539B" w:rsidRPr="001058B5" w:rsidRDefault="008D1AB8">
          <w:pPr>
            <w:tabs>
              <w:tab w:val="right" w:leader="dot" w:pos="9940"/>
            </w:tabs>
            <w:spacing w:before="31"/>
            <w:ind w:left="1900"/>
            <w:rPr>
              <w:rFonts w:ascii="Arial" w:hAnsi="Arial" w:cs="Arial"/>
              <w:sz w:val="20"/>
            </w:rPr>
          </w:pPr>
          <w:hyperlink w:anchor="_bookmark1425" w:history="1">
            <w:r w:rsidR="00C12992" w:rsidRPr="001058B5">
              <w:rPr>
                <w:rFonts w:ascii="Arial" w:hAnsi="Arial" w:cs="Arial"/>
                <w:sz w:val="20"/>
              </w:rPr>
              <w:t>Creating a New Oracle Virtual Private Database</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87176B9" w14:textId="77777777" w:rsidR="008C539B" w:rsidRPr="001058B5" w:rsidRDefault="008D1AB8">
          <w:pPr>
            <w:tabs>
              <w:tab w:val="right" w:leader="dot" w:pos="9940"/>
            </w:tabs>
            <w:spacing w:before="31"/>
            <w:ind w:left="1900"/>
            <w:rPr>
              <w:rFonts w:ascii="Arial" w:hAnsi="Arial" w:cs="Arial"/>
              <w:sz w:val="20"/>
            </w:rPr>
          </w:pPr>
          <w:hyperlink w:anchor="_bookmark1427" w:history="1">
            <w:r w:rsidR="00C12992" w:rsidRPr="001058B5">
              <w:rPr>
                <w:rFonts w:ascii="Arial" w:hAnsi="Arial" w:cs="Arial"/>
                <w:sz w:val="20"/>
              </w:rPr>
              <w:t>Designating a Default Policy Group with the SYS_DEFAULT</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3E49157" w14:textId="77777777" w:rsidR="008C539B" w:rsidRPr="001058B5" w:rsidRDefault="008D1AB8">
          <w:pPr>
            <w:tabs>
              <w:tab w:val="right" w:leader="dot" w:pos="9940"/>
            </w:tabs>
            <w:spacing w:before="32"/>
            <w:ind w:left="1900"/>
            <w:rPr>
              <w:rFonts w:ascii="Arial" w:hAnsi="Arial" w:cs="Arial"/>
              <w:sz w:val="20"/>
            </w:rPr>
          </w:pPr>
          <w:hyperlink w:anchor="_bookmark1430" w:history="1">
            <w:r w:rsidR="00C12992" w:rsidRPr="001058B5">
              <w:rPr>
                <w:rFonts w:ascii="Arial" w:hAnsi="Arial" w:cs="Arial"/>
                <w:sz w:val="20"/>
              </w:rPr>
              <w:t>Establishing Multiple Policies for Each Table, View,</w:t>
            </w:r>
            <w:r w:rsidR="00C12992" w:rsidRPr="001058B5">
              <w:rPr>
                <w:rFonts w:ascii="Arial" w:hAnsi="Arial" w:cs="Arial"/>
                <w:spacing w:val="-9"/>
                <w:sz w:val="20"/>
              </w:rPr>
              <w:t xml:space="preserve"> </w:t>
            </w:r>
            <w:r w:rsidR="00C12992" w:rsidRPr="001058B5">
              <w:rPr>
                <w:rFonts w:ascii="Arial" w:hAnsi="Arial" w:cs="Arial"/>
                <w:sz w:val="20"/>
              </w:rPr>
              <w:t>or</w:t>
            </w:r>
            <w:r w:rsidR="00C12992" w:rsidRPr="001058B5">
              <w:rPr>
                <w:rFonts w:ascii="Arial" w:hAnsi="Arial" w:cs="Arial"/>
                <w:spacing w:val="-2"/>
                <w:sz w:val="20"/>
              </w:rPr>
              <w:t xml:space="preserve"> </w:t>
            </w:r>
            <w:r w:rsidR="00C12992" w:rsidRPr="001058B5">
              <w:rPr>
                <w:rFonts w:ascii="Arial" w:hAnsi="Arial" w:cs="Arial"/>
                <w:sz w:val="20"/>
              </w:rPr>
              <w:t>Synonym</w:t>
            </w:r>
          </w:hyperlink>
          <w:r w:rsidR="00C12992" w:rsidRPr="001058B5">
            <w:rPr>
              <w:rFonts w:ascii="Arial" w:hAnsi="Arial" w:cs="Arial"/>
              <w:sz w:val="20"/>
            </w:rPr>
            <w:tab/>
            <w:t>7-13</w:t>
          </w:r>
        </w:p>
        <w:p w14:paraId="52A8934A" w14:textId="77777777" w:rsidR="008C539B" w:rsidRPr="001058B5" w:rsidRDefault="008D1AB8">
          <w:pPr>
            <w:tabs>
              <w:tab w:val="right" w:leader="dot" w:pos="9940"/>
            </w:tabs>
            <w:spacing w:before="31"/>
            <w:ind w:left="1900"/>
            <w:rPr>
              <w:rFonts w:ascii="Arial" w:hAnsi="Arial" w:cs="Arial"/>
              <w:sz w:val="20"/>
            </w:rPr>
          </w:pPr>
          <w:hyperlink w:anchor="_bookmark1432" w:history="1">
            <w:r w:rsidR="00C12992" w:rsidRPr="001058B5">
              <w:rPr>
                <w:rFonts w:ascii="Arial" w:hAnsi="Arial" w:cs="Arial"/>
                <w:sz w:val="20"/>
              </w:rPr>
              <w:t>Validating the Application Used to Connect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7-13</w:t>
          </w:r>
        </w:p>
        <w:p w14:paraId="2827722C" w14:textId="77777777" w:rsidR="008C539B" w:rsidRPr="001058B5" w:rsidRDefault="008D1AB8">
          <w:pPr>
            <w:pStyle w:val="TOC9"/>
            <w:tabs>
              <w:tab w:val="right" w:leader="dot" w:pos="9940"/>
            </w:tabs>
            <w:rPr>
              <w:rFonts w:ascii="Arial" w:hAnsi="Arial" w:cs="Arial"/>
            </w:rPr>
          </w:pPr>
          <w:hyperlink w:anchor="_bookmark1435" w:history="1">
            <w:r w:rsidR="00C12992" w:rsidRPr="001058B5">
              <w:rPr>
                <w:rFonts w:ascii="Arial" w:hAnsi="Arial" w:cs="Arial"/>
              </w:rPr>
              <w:t>Optimizing Performance by Using Oracle Virtual Private Database</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Types</w:t>
            </w:r>
          </w:hyperlink>
          <w:r w:rsidR="00C12992" w:rsidRPr="001058B5">
            <w:rPr>
              <w:rFonts w:ascii="Arial" w:hAnsi="Arial" w:cs="Arial"/>
            </w:rPr>
            <w:tab/>
            <w:t>7-14</w:t>
          </w:r>
        </w:p>
        <w:p w14:paraId="0C53D83B" w14:textId="77777777" w:rsidR="008C539B" w:rsidRPr="001058B5" w:rsidRDefault="008D1AB8">
          <w:pPr>
            <w:tabs>
              <w:tab w:val="right" w:leader="dot" w:pos="9940"/>
            </w:tabs>
            <w:spacing w:before="33"/>
            <w:ind w:left="1900"/>
            <w:rPr>
              <w:rFonts w:ascii="Arial" w:hAnsi="Arial" w:cs="Arial"/>
              <w:sz w:val="20"/>
            </w:rPr>
          </w:pPr>
          <w:hyperlink w:anchor="_bookmark1436"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Types</w:t>
            </w:r>
          </w:hyperlink>
          <w:r w:rsidR="00C12992" w:rsidRPr="001058B5">
            <w:rPr>
              <w:rFonts w:ascii="Arial" w:hAnsi="Arial" w:cs="Arial"/>
              <w:sz w:val="20"/>
            </w:rPr>
            <w:tab/>
            <w:t>7-14</w:t>
          </w:r>
        </w:p>
        <w:p w14:paraId="079B0589" w14:textId="77777777" w:rsidR="008C539B" w:rsidRPr="001058B5" w:rsidRDefault="008D1AB8">
          <w:pPr>
            <w:tabs>
              <w:tab w:val="right" w:leader="dot" w:pos="9940"/>
            </w:tabs>
            <w:spacing w:before="31"/>
            <w:ind w:left="1900"/>
            <w:rPr>
              <w:rFonts w:ascii="Arial" w:hAnsi="Arial" w:cs="Arial"/>
              <w:sz w:val="20"/>
            </w:rPr>
          </w:pPr>
          <w:hyperlink w:anchor="_bookmark1438" w:history="1">
            <w:r w:rsidR="00C12992" w:rsidRPr="001058B5">
              <w:rPr>
                <w:rFonts w:ascii="Arial" w:hAnsi="Arial" w:cs="Arial"/>
                <w:sz w:val="20"/>
              </w:rPr>
              <w:t>Using the Dynamic Policy Type to Automatically Rerun</w:t>
            </w:r>
            <w:r w:rsidR="00C12992" w:rsidRPr="001058B5">
              <w:rPr>
                <w:rFonts w:ascii="Arial" w:hAnsi="Arial" w:cs="Arial"/>
                <w:spacing w:val="-14"/>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Functions</w:t>
            </w:r>
          </w:hyperlink>
          <w:r w:rsidR="00C12992" w:rsidRPr="001058B5">
            <w:rPr>
              <w:rFonts w:ascii="Arial" w:hAnsi="Arial" w:cs="Arial"/>
              <w:sz w:val="20"/>
            </w:rPr>
            <w:tab/>
            <w:t>7-15</w:t>
          </w:r>
        </w:p>
        <w:p w14:paraId="613011CA" w14:textId="77777777" w:rsidR="008C539B" w:rsidRPr="001058B5" w:rsidRDefault="008D1AB8">
          <w:pPr>
            <w:tabs>
              <w:tab w:val="right" w:leader="dot" w:pos="9940"/>
            </w:tabs>
            <w:spacing w:before="31"/>
            <w:ind w:left="1900"/>
            <w:rPr>
              <w:rFonts w:ascii="Arial" w:hAnsi="Arial" w:cs="Arial"/>
              <w:sz w:val="20"/>
            </w:rPr>
          </w:pPr>
          <w:hyperlink w:anchor="_bookmark1443" w:history="1">
            <w:r w:rsidR="00C12992" w:rsidRPr="001058B5">
              <w:rPr>
                <w:rFonts w:ascii="Arial" w:hAnsi="Arial" w:cs="Arial"/>
                <w:sz w:val="20"/>
              </w:rPr>
              <w:t>Using a Static Policy to Prevent Policy Functions from Rerunning for</w:t>
            </w:r>
            <w:r w:rsidR="00C12992" w:rsidRPr="001058B5">
              <w:rPr>
                <w:rFonts w:ascii="Arial" w:hAnsi="Arial" w:cs="Arial"/>
                <w:spacing w:val="-22"/>
                <w:sz w:val="20"/>
              </w:rPr>
              <w:t xml:space="preserve"> </w:t>
            </w:r>
            <w:r w:rsidR="00C12992" w:rsidRPr="001058B5">
              <w:rPr>
                <w:rFonts w:ascii="Arial" w:hAnsi="Arial" w:cs="Arial"/>
                <w:sz w:val="20"/>
              </w:rPr>
              <w:t>Each</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7-16</w:t>
          </w:r>
        </w:p>
        <w:p w14:paraId="0C2754FE" w14:textId="77777777" w:rsidR="008C539B" w:rsidRPr="001058B5" w:rsidRDefault="008D1AB8">
          <w:pPr>
            <w:tabs>
              <w:tab w:val="right" w:leader="dot" w:pos="9940"/>
            </w:tabs>
            <w:spacing w:before="32"/>
            <w:ind w:left="1900"/>
            <w:rPr>
              <w:rFonts w:ascii="Arial" w:hAnsi="Arial" w:cs="Arial"/>
              <w:sz w:val="20"/>
            </w:rPr>
          </w:pPr>
          <w:hyperlink w:anchor="_bookmark1446" w:history="1">
            <w:r w:rsidR="00C12992" w:rsidRPr="001058B5">
              <w:rPr>
                <w:rFonts w:ascii="Arial" w:hAnsi="Arial" w:cs="Arial"/>
                <w:sz w:val="20"/>
              </w:rPr>
              <w:t>Using a Shared Static Policy to Share a Policy with</w:t>
            </w:r>
            <w:r w:rsidR="00C12992" w:rsidRPr="001058B5">
              <w:rPr>
                <w:rFonts w:ascii="Arial" w:hAnsi="Arial" w:cs="Arial"/>
                <w:spacing w:val="-9"/>
                <w:sz w:val="20"/>
              </w:rPr>
              <w:t xml:space="preserve"> </w:t>
            </w:r>
            <w:r w:rsidR="00C12992" w:rsidRPr="001058B5">
              <w:rPr>
                <w:rFonts w:ascii="Arial" w:hAnsi="Arial" w:cs="Arial"/>
                <w:sz w:val="20"/>
              </w:rPr>
              <w:t>Multiple</w:t>
            </w:r>
            <w:r w:rsidR="00C12992" w:rsidRPr="001058B5">
              <w:rPr>
                <w:rFonts w:ascii="Arial" w:hAnsi="Arial" w:cs="Arial"/>
                <w:spacing w:val="-1"/>
                <w:sz w:val="20"/>
              </w:rPr>
              <w:t xml:space="preserve"> </w:t>
            </w:r>
            <w:r w:rsidR="00C12992" w:rsidRPr="001058B5">
              <w:rPr>
                <w:rFonts w:ascii="Arial" w:hAnsi="Arial" w:cs="Arial"/>
                <w:sz w:val="20"/>
              </w:rPr>
              <w:t>Objects</w:t>
            </w:r>
          </w:hyperlink>
          <w:r w:rsidR="00C12992" w:rsidRPr="001058B5">
            <w:rPr>
              <w:rFonts w:ascii="Arial" w:hAnsi="Arial" w:cs="Arial"/>
              <w:sz w:val="20"/>
            </w:rPr>
            <w:tab/>
            <w:t>7-16</w:t>
          </w:r>
        </w:p>
        <w:p w14:paraId="5BF4493F" w14:textId="77777777" w:rsidR="008C539B" w:rsidRPr="001058B5" w:rsidRDefault="008D1AB8">
          <w:pPr>
            <w:tabs>
              <w:tab w:val="right" w:leader="dot" w:pos="9940"/>
            </w:tabs>
            <w:spacing w:before="31"/>
            <w:ind w:left="1900"/>
            <w:rPr>
              <w:rFonts w:ascii="Arial" w:hAnsi="Arial" w:cs="Arial"/>
              <w:sz w:val="20"/>
            </w:rPr>
          </w:pPr>
          <w:hyperlink w:anchor="_bookmark1449" w:history="1">
            <w:r w:rsidR="00C12992" w:rsidRPr="001058B5">
              <w:rPr>
                <w:rFonts w:ascii="Arial" w:hAnsi="Arial" w:cs="Arial"/>
                <w:sz w:val="20"/>
              </w:rPr>
              <w:t>When to Use Static and Shared</w:t>
            </w:r>
            <w:r w:rsidR="00C12992" w:rsidRPr="001058B5">
              <w:rPr>
                <w:rFonts w:ascii="Arial" w:hAnsi="Arial" w:cs="Arial"/>
                <w:spacing w:val="-5"/>
                <w:sz w:val="20"/>
              </w:rPr>
              <w:t xml:space="preserve"> </w:t>
            </w:r>
            <w:r w:rsidR="00C12992" w:rsidRPr="001058B5">
              <w:rPr>
                <w:rFonts w:ascii="Arial" w:hAnsi="Arial" w:cs="Arial"/>
                <w:sz w:val="20"/>
              </w:rPr>
              <w:t>Static</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7-17</w:t>
          </w:r>
        </w:p>
        <w:p w14:paraId="45AADFD6" w14:textId="77777777" w:rsidR="008C539B" w:rsidRPr="001058B5" w:rsidRDefault="008D1AB8">
          <w:pPr>
            <w:spacing w:before="31"/>
            <w:ind w:left="1900"/>
            <w:rPr>
              <w:rFonts w:ascii="Arial" w:hAnsi="Arial" w:cs="Arial"/>
              <w:sz w:val="20"/>
            </w:rPr>
          </w:pPr>
          <w:hyperlink w:anchor="_bookmark1452" w:history="1">
            <w:r w:rsidR="00C12992" w:rsidRPr="001058B5">
              <w:rPr>
                <w:rFonts w:ascii="Arial" w:hAnsi="Arial" w:cs="Arial"/>
                <w:sz w:val="20"/>
              </w:rPr>
              <w:t>Using a Context-Sensitive Policy for Predicates That Do Not Change After Parsing ...</w:t>
            </w:r>
          </w:hyperlink>
          <w:r w:rsidR="00C12992" w:rsidRPr="001058B5">
            <w:rPr>
              <w:rFonts w:ascii="Arial" w:hAnsi="Arial" w:cs="Arial"/>
              <w:sz w:val="20"/>
            </w:rPr>
            <w:t xml:space="preserve">  7-17</w:t>
          </w:r>
        </w:p>
        <w:p w14:paraId="4759E870" w14:textId="77777777" w:rsidR="008C539B" w:rsidRPr="001058B5" w:rsidRDefault="008D1AB8">
          <w:pPr>
            <w:tabs>
              <w:tab w:val="right" w:leader="dot" w:pos="9940"/>
            </w:tabs>
            <w:spacing w:before="33"/>
            <w:ind w:left="1900"/>
            <w:rPr>
              <w:rFonts w:ascii="Arial" w:hAnsi="Arial" w:cs="Arial"/>
              <w:sz w:val="20"/>
            </w:rPr>
          </w:pPr>
          <w:hyperlink w:anchor="_bookmark1455" w:history="1">
            <w:r w:rsidR="00C12992" w:rsidRPr="001058B5">
              <w:rPr>
                <w:rFonts w:ascii="Arial" w:hAnsi="Arial" w:cs="Arial"/>
                <w:sz w:val="20"/>
              </w:rPr>
              <w:t>Using a Shared Context Sensitive Policy to Share a Policy with</w:t>
            </w:r>
            <w:r w:rsidR="00C12992" w:rsidRPr="001058B5">
              <w:rPr>
                <w:rFonts w:ascii="Arial" w:hAnsi="Arial" w:cs="Arial"/>
                <w:spacing w:val="-18"/>
                <w:sz w:val="20"/>
              </w:rPr>
              <w:t xml:space="preserve"> </w:t>
            </w:r>
            <w:r w:rsidR="00C12992" w:rsidRPr="001058B5">
              <w:rPr>
                <w:rFonts w:ascii="Arial" w:hAnsi="Arial" w:cs="Arial"/>
                <w:sz w:val="20"/>
              </w:rPr>
              <w:t>Multiple</w:t>
            </w:r>
            <w:r w:rsidR="00C12992" w:rsidRPr="001058B5">
              <w:rPr>
                <w:rFonts w:ascii="Arial" w:hAnsi="Arial" w:cs="Arial"/>
                <w:spacing w:val="-3"/>
                <w:sz w:val="20"/>
              </w:rPr>
              <w:t xml:space="preserve"> </w:t>
            </w:r>
            <w:r w:rsidR="00C12992" w:rsidRPr="001058B5">
              <w:rPr>
                <w:rFonts w:ascii="Arial" w:hAnsi="Arial" w:cs="Arial"/>
                <w:sz w:val="20"/>
              </w:rPr>
              <w:t>Objects</w:t>
            </w:r>
          </w:hyperlink>
          <w:r w:rsidR="00C12992" w:rsidRPr="001058B5">
            <w:rPr>
              <w:rFonts w:ascii="Arial" w:hAnsi="Arial" w:cs="Arial"/>
              <w:sz w:val="20"/>
            </w:rPr>
            <w:tab/>
            <w:t>7-18</w:t>
          </w:r>
        </w:p>
        <w:p w14:paraId="5F36E667" w14:textId="77777777" w:rsidR="008C539B" w:rsidRPr="001058B5" w:rsidRDefault="008D1AB8">
          <w:pPr>
            <w:tabs>
              <w:tab w:val="right" w:leader="dot" w:pos="9940"/>
            </w:tabs>
            <w:spacing w:before="31"/>
            <w:ind w:left="1900"/>
            <w:rPr>
              <w:rFonts w:ascii="Arial" w:hAnsi="Arial" w:cs="Arial"/>
              <w:sz w:val="20"/>
            </w:rPr>
          </w:pPr>
          <w:hyperlink w:anchor="_bookmark1458" w:history="1">
            <w:r w:rsidR="00C12992" w:rsidRPr="001058B5">
              <w:rPr>
                <w:rFonts w:ascii="Arial" w:hAnsi="Arial" w:cs="Arial"/>
                <w:sz w:val="20"/>
              </w:rPr>
              <w:t>When to Use Context-Sensitive and Shared</w:t>
            </w:r>
            <w:r w:rsidR="00C12992" w:rsidRPr="001058B5">
              <w:rPr>
                <w:rFonts w:ascii="Arial" w:hAnsi="Arial" w:cs="Arial"/>
                <w:spacing w:val="-7"/>
                <w:sz w:val="20"/>
              </w:rPr>
              <w:t xml:space="preserve"> </w:t>
            </w:r>
            <w:r w:rsidR="00C12992" w:rsidRPr="001058B5">
              <w:rPr>
                <w:rFonts w:ascii="Arial" w:hAnsi="Arial" w:cs="Arial"/>
                <w:sz w:val="20"/>
              </w:rPr>
              <w:t>Context-Sensitive</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7-18</w:t>
          </w:r>
        </w:p>
        <w:p w14:paraId="5831F5D4" w14:textId="77777777" w:rsidR="008C539B" w:rsidRPr="001058B5" w:rsidRDefault="008D1AB8">
          <w:pPr>
            <w:tabs>
              <w:tab w:val="right" w:leader="dot" w:pos="9940"/>
            </w:tabs>
            <w:spacing w:before="32"/>
            <w:ind w:left="1900"/>
            <w:rPr>
              <w:rFonts w:ascii="Arial" w:hAnsi="Arial" w:cs="Arial"/>
              <w:sz w:val="20"/>
            </w:rPr>
          </w:pPr>
          <w:hyperlink w:anchor="_bookmark1461" w:history="1">
            <w:r w:rsidR="00C12992" w:rsidRPr="001058B5">
              <w:rPr>
                <w:rFonts w:ascii="Arial" w:hAnsi="Arial" w:cs="Arial"/>
                <w:sz w:val="20"/>
              </w:rPr>
              <w:t>Summary of the Five Oracle Virtual Private Database</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Types</w:t>
            </w:r>
          </w:hyperlink>
          <w:r w:rsidR="00C12992" w:rsidRPr="001058B5">
            <w:rPr>
              <w:rFonts w:ascii="Arial" w:hAnsi="Arial" w:cs="Arial"/>
              <w:sz w:val="20"/>
            </w:rPr>
            <w:tab/>
            <w:t>7-19</w:t>
          </w:r>
        </w:p>
        <w:p w14:paraId="0FB09BE3" w14:textId="77777777" w:rsidR="008C539B" w:rsidRPr="001058B5" w:rsidRDefault="008D1AB8">
          <w:pPr>
            <w:pStyle w:val="TOC6"/>
            <w:tabs>
              <w:tab w:val="right" w:leader="dot" w:pos="9940"/>
            </w:tabs>
            <w:rPr>
              <w:rFonts w:ascii="Arial" w:hAnsi="Arial" w:cs="Arial"/>
              <w:b w:val="0"/>
            </w:rPr>
          </w:pPr>
          <w:hyperlink w:anchor="_bookmark1465" w:history="1">
            <w:r w:rsidR="00C12992" w:rsidRPr="001058B5">
              <w:rPr>
                <w:rFonts w:ascii="Arial" w:hAnsi="Arial" w:cs="Arial"/>
              </w:rPr>
              <w:t>Tutorials: Creating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7-19</w:t>
          </w:r>
        </w:p>
        <w:p w14:paraId="05590D17" w14:textId="77777777" w:rsidR="008C539B" w:rsidRPr="001058B5" w:rsidRDefault="008D1AB8">
          <w:pPr>
            <w:pStyle w:val="TOC9"/>
            <w:tabs>
              <w:tab w:val="right" w:leader="dot" w:pos="9940"/>
            </w:tabs>
            <w:spacing w:before="34"/>
            <w:rPr>
              <w:rFonts w:ascii="Arial" w:hAnsi="Arial" w:cs="Arial"/>
            </w:rPr>
          </w:pPr>
          <w:hyperlink w:anchor="_bookmark1467" w:history="1">
            <w:r w:rsidR="00C12992" w:rsidRPr="001058B5">
              <w:rPr>
                <w:rFonts w:ascii="Arial" w:hAnsi="Arial" w:cs="Arial"/>
              </w:rPr>
              <w:t>Tutorial: Creating a Simple Oracle Virtual Private</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7-19</w:t>
          </w:r>
        </w:p>
        <w:p w14:paraId="4457D29E" w14:textId="77777777" w:rsidR="008C539B" w:rsidRPr="001058B5" w:rsidRDefault="008D1AB8">
          <w:pPr>
            <w:tabs>
              <w:tab w:val="right" w:leader="dot" w:pos="9940"/>
            </w:tabs>
            <w:spacing w:before="33"/>
            <w:ind w:left="1900"/>
            <w:rPr>
              <w:rFonts w:ascii="Arial" w:hAnsi="Arial" w:cs="Arial"/>
              <w:sz w:val="20"/>
            </w:rPr>
          </w:pPr>
          <w:hyperlink w:anchor="_bookmark1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7-20</w:t>
          </w:r>
        </w:p>
        <w:p w14:paraId="7837D821" w14:textId="77777777" w:rsidR="008C539B" w:rsidRPr="001058B5" w:rsidRDefault="008D1AB8">
          <w:pPr>
            <w:tabs>
              <w:tab w:val="right" w:leader="dot" w:pos="9940"/>
            </w:tabs>
            <w:spacing w:before="31"/>
            <w:ind w:left="1900"/>
            <w:rPr>
              <w:rFonts w:ascii="Arial" w:hAnsi="Arial" w:cs="Arial"/>
              <w:sz w:val="20"/>
            </w:rPr>
          </w:pPr>
          <w:hyperlink w:anchor="_bookmark1470" w:history="1">
            <w:r w:rsidR="00C12992" w:rsidRPr="001058B5">
              <w:rPr>
                <w:rFonts w:ascii="Arial" w:hAnsi="Arial" w:cs="Arial"/>
                <w:sz w:val="20"/>
              </w:rPr>
              <w:t>Step 1: Ensure That the OE User Account</w:t>
            </w:r>
            <w:r w:rsidR="00C12992" w:rsidRPr="001058B5">
              <w:rPr>
                <w:rFonts w:ascii="Arial" w:hAnsi="Arial" w:cs="Arial"/>
                <w:spacing w:val="-5"/>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7-20</w:t>
          </w:r>
        </w:p>
        <w:p w14:paraId="116B56F0" w14:textId="77777777" w:rsidR="008C539B" w:rsidRPr="001058B5" w:rsidRDefault="008D1AB8">
          <w:pPr>
            <w:tabs>
              <w:tab w:val="right" w:leader="dot" w:pos="9940"/>
            </w:tabs>
            <w:spacing w:before="31"/>
            <w:ind w:left="1900"/>
            <w:rPr>
              <w:rFonts w:ascii="Arial" w:hAnsi="Arial" w:cs="Arial"/>
              <w:sz w:val="20"/>
            </w:rPr>
          </w:pPr>
          <w:hyperlink w:anchor="_bookmark1471" w:history="1">
            <w:r w:rsidR="00C12992" w:rsidRPr="001058B5">
              <w:rPr>
                <w:rFonts w:ascii="Arial" w:hAnsi="Arial" w:cs="Arial"/>
                <w:sz w:val="20"/>
              </w:rPr>
              <w:t>Step 2: Create a</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Function</w:t>
            </w:r>
          </w:hyperlink>
          <w:r w:rsidR="00C12992" w:rsidRPr="001058B5">
            <w:rPr>
              <w:rFonts w:ascii="Arial" w:hAnsi="Arial" w:cs="Arial"/>
              <w:sz w:val="20"/>
            </w:rPr>
            <w:tab/>
            <w:t>7-20</w:t>
          </w:r>
        </w:p>
        <w:p w14:paraId="5DF2ECDC" w14:textId="77777777" w:rsidR="008C539B" w:rsidRPr="001058B5" w:rsidRDefault="008D1AB8">
          <w:pPr>
            <w:tabs>
              <w:tab w:val="right" w:leader="dot" w:pos="9940"/>
            </w:tabs>
            <w:spacing w:before="32"/>
            <w:ind w:left="1900"/>
            <w:rPr>
              <w:rFonts w:ascii="Arial" w:hAnsi="Arial" w:cs="Arial"/>
              <w:sz w:val="20"/>
            </w:rPr>
          </w:pPr>
          <w:hyperlink w:anchor="_bookmark1472" w:history="1">
            <w:r w:rsidR="00C12992" w:rsidRPr="001058B5">
              <w:rPr>
                <w:rFonts w:ascii="Arial" w:hAnsi="Arial" w:cs="Arial"/>
                <w:sz w:val="20"/>
              </w:rPr>
              <w:t>Step 3: Create the Oracle Virtual Private</w:t>
            </w:r>
            <w:r w:rsidR="00C12992" w:rsidRPr="001058B5">
              <w:rPr>
                <w:rFonts w:ascii="Arial" w:hAnsi="Arial" w:cs="Arial"/>
                <w:spacing w:val="-6"/>
                <w:sz w:val="20"/>
              </w:rPr>
              <w:t xml:space="preserve"> </w:t>
            </w:r>
            <w:r w:rsidR="00C12992" w:rsidRPr="001058B5">
              <w:rPr>
                <w:rFonts w:ascii="Arial" w:hAnsi="Arial" w:cs="Arial"/>
                <w:sz w:val="20"/>
              </w:rPr>
              <w:t>Database</w:t>
            </w:r>
            <w:r w:rsidR="00C12992" w:rsidRPr="001058B5">
              <w:rPr>
                <w:rFonts w:ascii="Arial" w:hAnsi="Arial" w:cs="Arial"/>
                <w:spacing w:val="-2"/>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4B758C30" w14:textId="77777777" w:rsidR="008C539B" w:rsidRPr="001058B5" w:rsidRDefault="008D1AB8">
          <w:pPr>
            <w:tabs>
              <w:tab w:val="right" w:leader="dot" w:pos="9940"/>
            </w:tabs>
            <w:spacing w:before="31"/>
            <w:ind w:left="1900"/>
            <w:rPr>
              <w:rFonts w:ascii="Arial" w:hAnsi="Arial" w:cs="Arial"/>
              <w:sz w:val="20"/>
            </w:rPr>
          </w:pPr>
          <w:hyperlink w:anchor="_bookmark1473" w:history="1">
            <w:r w:rsidR="00C12992" w:rsidRPr="001058B5">
              <w:rPr>
                <w:rFonts w:ascii="Arial" w:hAnsi="Arial" w:cs="Arial"/>
                <w:sz w:val="20"/>
              </w:rPr>
              <w:t>Step 4: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778FE639" w14:textId="77777777" w:rsidR="008C539B" w:rsidRPr="001058B5" w:rsidRDefault="008D1AB8">
          <w:pPr>
            <w:tabs>
              <w:tab w:val="right" w:leader="dot" w:pos="9940"/>
            </w:tabs>
            <w:spacing w:before="31"/>
            <w:ind w:left="1900"/>
            <w:rPr>
              <w:rFonts w:ascii="Arial" w:hAnsi="Arial" w:cs="Arial"/>
              <w:sz w:val="20"/>
            </w:rPr>
          </w:pPr>
          <w:hyperlink w:anchor="_bookmark1474" w:history="1">
            <w:r w:rsidR="00C12992" w:rsidRPr="001058B5">
              <w:rPr>
                <w:rFonts w:ascii="Arial" w:hAnsi="Arial" w:cs="Arial"/>
                <w:sz w:val="20"/>
              </w:rPr>
              <w:t>Step 5: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7-22</w:t>
          </w:r>
        </w:p>
        <w:p w14:paraId="66802246" w14:textId="77777777" w:rsidR="008C539B" w:rsidRPr="001058B5" w:rsidRDefault="008D1AB8">
          <w:pPr>
            <w:pStyle w:val="TOC9"/>
            <w:tabs>
              <w:tab w:val="right" w:leader="dot" w:pos="9940"/>
            </w:tabs>
            <w:spacing w:before="32"/>
            <w:rPr>
              <w:rFonts w:ascii="Arial" w:hAnsi="Arial" w:cs="Arial"/>
            </w:rPr>
          </w:pPr>
          <w:hyperlink w:anchor="_bookmark1475" w:history="1">
            <w:r w:rsidR="00C12992" w:rsidRPr="001058B5">
              <w:rPr>
                <w:rFonts w:ascii="Arial" w:hAnsi="Arial" w:cs="Arial"/>
              </w:rPr>
              <w:t>Tutorial: Implementing a Policy with a Database Session-Based</w:t>
            </w:r>
            <w:r w:rsidR="00C12992" w:rsidRPr="001058B5">
              <w:rPr>
                <w:rFonts w:ascii="Arial" w:hAnsi="Arial" w:cs="Arial"/>
                <w:spacing w:val="-22"/>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hyperlink>
          <w:r w:rsidR="00C12992" w:rsidRPr="001058B5">
            <w:rPr>
              <w:rFonts w:ascii="Arial" w:hAnsi="Arial" w:cs="Arial"/>
            </w:rPr>
            <w:tab/>
            <w:t>7-22</w:t>
          </w:r>
        </w:p>
        <w:p w14:paraId="5CAFC426" w14:textId="77777777" w:rsidR="008C539B" w:rsidRPr="001058B5" w:rsidRDefault="008D1AB8">
          <w:pPr>
            <w:tabs>
              <w:tab w:val="right" w:leader="dot" w:pos="9940"/>
            </w:tabs>
            <w:spacing w:before="32"/>
            <w:ind w:left="1900"/>
            <w:rPr>
              <w:rFonts w:ascii="Arial" w:hAnsi="Arial" w:cs="Arial"/>
              <w:sz w:val="20"/>
            </w:rPr>
          </w:pPr>
          <w:hyperlink w:anchor="_bookmark1476"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7-23</w:t>
          </w:r>
        </w:p>
        <w:p w14:paraId="5E04D526" w14:textId="77777777" w:rsidR="008C539B" w:rsidRPr="001058B5" w:rsidRDefault="008D1AB8">
          <w:pPr>
            <w:tabs>
              <w:tab w:val="right" w:leader="dot" w:pos="9940"/>
            </w:tabs>
            <w:spacing w:before="31"/>
            <w:ind w:left="1900"/>
            <w:rPr>
              <w:rFonts w:ascii="Arial" w:hAnsi="Arial" w:cs="Arial"/>
              <w:sz w:val="20"/>
            </w:rPr>
          </w:pPr>
          <w:hyperlink w:anchor="_bookmark1478" w:history="1">
            <w:r w:rsidR="00C12992" w:rsidRPr="001058B5">
              <w:rPr>
                <w:rFonts w:ascii="Arial" w:hAnsi="Arial" w:cs="Arial"/>
                <w:sz w:val="20"/>
              </w:rPr>
              <w:t>Step 1: Create User Accounts and</w:t>
            </w:r>
            <w:r w:rsidR="00C12992" w:rsidRPr="001058B5">
              <w:rPr>
                <w:rFonts w:ascii="Arial" w:hAnsi="Arial" w:cs="Arial"/>
                <w:spacing w:val="-6"/>
                <w:sz w:val="20"/>
              </w:rPr>
              <w:t xml:space="preserve"> </w:t>
            </w:r>
            <w:r w:rsidR="00C12992" w:rsidRPr="001058B5">
              <w:rPr>
                <w:rFonts w:ascii="Arial" w:hAnsi="Arial" w:cs="Arial"/>
                <w:sz w:val="20"/>
              </w:rPr>
              <w:t>Sample</w:t>
            </w:r>
            <w:r w:rsidR="00C12992" w:rsidRPr="001058B5">
              <w:rPr>
                <w:rFonts w:ascii="Arial" w:hAnsi="Arial" w:cs="Arial"/>
                <w:spacing w:val="-2"/>
                <w:sz w:val="20"/>
              </w:rPr>
              <w:t xml:space="preserve"> </w:t>
            </w:r>
            <w:r w:rsidR="00C12992" w:rsidRPr="001058B5">
              <w:rPr>
                <w:rFonts w:ascii="Arial" w:hAnsi="Arial" w:cs="Arial"/>
                <w:sz w:val="20"/>
              </w:rPr>
              <w:t>Tables</w:t>
            </w:r>
          </w:hyperlink>
          <w:r w:rsidR="00C12992" w:rsidRPr="001058B5">
            <w:rPr>
              <w:rFonts w:ascii="Arial" w:hAnsi="Arial" w:cs="Arial"/>
              <w:sz w:val="20"/>
            </w:rPr>
            <w:tab/>
            <w:t>7-23</w:t>
          </w:r>
        </w:p>
        <w:p w14:paraId="7A71E97E" w14:textId="77777777" w:rsidR="008C539B" w:rsidRPr="001058B5" w:rsidRDefault="008D1AB8">
          <w:pPr>
            <w:tabs>
              <w:tab w:val="right" w:leader="dot" w:pos="9940"/>
            </w:tabs>
            <w:spacing w:before="32"/>
            <w:ind w:left="1900"/>
            <w:rPr>
              <w:rFonts w:ascii="Arial" w:hAnsi="Arial" w:cs="Arial"/>
              <w:sz w:val="20"/>
            </w:rPr>
          </w:pPr>
          <w:hyperlink w:anchor="_bookmark1479" w:history="1">
            <w:r w:rsidR="00C12992" w:rsidRPr="001058B5">
              <w:rPr>
                <w:rFonts w:ascii="Arial" w:hAnsi="Arial" w:cs="Arial"/>
                <w:sz w:val="20"/>
              </w:rPr>
              <w:t>Step 2: Create a Database Session-Based</w:t>
            </w:r>
            <w:r w:rsidR="00C12992" w:rsidRPr="001058B5">
              <w:rPr>
                <w:rFonts w:ascii="Arial" w:hAnsi="Arial" w:cs="Arial"/>
                <w:spacing w:val="-5"/>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7F178D0B" w14:textId="77777777" w:rsidR="008C539B" w:rsidRPr="001058B5" w:rsidRDefault="008D1AB8">
          <w:pPr>
            <w:tabs>
              <w:tab w:val="right" w:leader="dot" w:pos="9940"/>
            </w:tabs>
            <w:spacing w:before="31"/>
            <w:ind w:left="1900"/>
            <w:rPr>
              <w:rFonts w:ascii="Arial" w:hAnsi="Arial" w:cs="Arial"/>
              <w:sz w:val="20"/>
            </w:rPr>
          </w:pPr>
          <w:hyperlink w:anchor="_bookmark1480" w:history="1">
            <w:r w:rsidR="00C12992" w:rsidRPr="001058B5">
              <w:rPr>
                <w:rFonts w:ascii="Arial" w:hAnsi="Arial" w:cs="Arial"/>
                <w:sz w:val="20"/>
              </w:rPr>
              <w:t>Step 3: Create a PL/SQL Package to Set the</w:t>
            </w:r>
            <w:r w:rsidR="00C12992" w:rsidRPr="001058B5">
              <w:rPr>
                <w:rFonts w:ascii="Arial" w:hAnsi="Arial" w:cs="Arial"/>
                <w:spacing w:val="-10"/>
                <w:sz w:val="20"/>
              </w:rPr>
              <w:t xml:space="preserve"> </w:t>
            </w:r>
            <w:r w:rsidR="00C12992" w:rsidRPr="001058B5">
              <w:rPr>
                <w:rFonts w:ascii="Arial" w:hAnsi="Arial" w:cs="Arial"/>
                <w:sz w:val="20"/>
              </w:rPr>
              <w:t>Application</w:t>
            </w:r>
            <w:r w:rsidR="00C12992" w:rsidRPr="001058B5">
              <w:rPr>
                <w:rFonts w:ascii="Arial" w:hAnsi="Arial" w:cs="Arial"/>
                <w:spacing w:val="-1"/>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458ACC04" w14:textId="77777777" w:rsidR="008C539B" w:rsidRPr="001058B5" w:rsidRDefault="008D1AB8">
          <w:pPr>
            <w:tabs>
              <w:tab w:val="right" w:leader="dot" w:pos="9940"/>
            </w:tabs>
            <w:spacing w:before="31"/>
            <w:ind w:left="1900"/>
            <w:rPr>
              <w:rFonts w:ascii="Arial" w:hAnsi="Arial" w:cs="Arial"/>
              <w:sz w:val="20"/>
            </w:rPr>
          </w:pPr>
          <w:hyperlink w:anchor="_bookmark1481" w:history="1">
            <w:r w:rsidR="00C12992" w:rsidRPr="001058B5">
              <w:rPr>
                <w:rFonts w:ascii="Arial" w:hAnsi="Arial" w:cs="Arial"/>
                <w:sz w:val="20"/>
              </w:rPr>
              <w:t>Step 4: Create a Logon Trigger to Run the Application Context</w:t>
            </w:r>
            <w:r w:rsidR="00C12992" w:rsidRPr="001058B5">
              <w:rPr>
                <w:rFonts w:ascii="Arial" w:hAnsi="Arial" w:cs="Arial"/>
                <w:spacing w:val="-24"/>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7-25</w:t>
          </w:r>
        </w:p>
        <w:p w14:paraId="78C19A61" w14:textId="77777777" w:rsidR="008C539B" w:rsidRPr="001058B5" w:rsidRDefault="008D1AB8">
          <w:pPr>
            <w:tabs>
              <w:tab w:val="right" w:leader="dot" w:pos="9940"/>
            </w:tabs>
            <w:spacing w:before="32" w:after="240"/>
            <w:ind w:left="1900"/>
            <w:rPr>
              <w:rFonts w:ascii="Arial" w:hAnsi="Arial" w:cs="Arial"/>
              <w:sz w:val="20"/>
            </w:rPr>
          </w:pPr>
          <w:hyperlink w:anchor="_bookmark1482" w:history="1">
            <w:r w:rsidR="00C12992" w:rsidRPr="001058B5">
              <w:rPr>
                <w:rFonts w:ascii="Arial" w:hAnsi="Arial" w:cs="Arial"/>
                <w:sz w:val="20"/>
              </w:rPr>
              <w:t>Step 5: Create a PL/SQL Policy Function to Limit User Access to</w:t>
            </w:r>
            <w:r w:rsidR="00C12992" w:rsidRPr="001058B5">
              <w:rPr>
                <w:rFonts w:ascii="Arial" w:hAnsi="Arial" w:cs="Arial"/>
                <w:spacing w:val="-19"/>
                <w:sz w:val="20"/>
              </w:rPr>
              <w:t xml:space="preserve"> </w:t>
            </w:r>
            <w:r w:rsidR="00C12992" w:rsidRPr="001058B5">
              <w:rPr>
                <w:rFonts w:ascii="Arial" w:hAnsi="Arial" w:cs="Arial"/>
                <w:sz w:val="20"/>
              </w:rPr>
              <w:t>Their</w:t>
            </w:r>
            <w:r w:rsidR="00C12992" w:rsidRPr="001058B5">
              <w:rPr>
                <w:rFonts w:ascii="Arial" w:hAnsi="Arial" w:cs="Arial"/>
                <w:spacing w:val="-2"/>
                <w:sz w:val="20"/>
              </w:rPr>
              <w:t xml:space="preserve"> </w:t>
            </w:r>
            <w:r w:rsidR="00C12992" w:rsidRPr="001058B5">
              <w:rPr>
                <w:rFonts w:ascii="Arial" w:hAnsi="Arial" w:cs="Arial"/>
                <w:sz w:val="20"/>
              </w:rPr>
              <w:t>Orders</w:t>
            </w:r>
          </w:hyperlink>
          <w:r w:rsidR="00C12992" w:rsidRPr="001058B5">
            <w:rPr>
              <w:rFonts w:ascii="Arial" w:hAnsi="Arial" w:cs="Arial"/>
              <w:sz w:val="20"/>
            </w:rPr>
            <w:tab/>
            <w:t>7-26</w:t>
          </w:r>
        </w:p>
        <w:p w14:paraId="364C6EC7" w14:textId="77777777" w:rsidR="008C539B" w:rsidRPr="001058B5" w:rsidRDefault="008D1AB8">
          <w:pPr>
            <w:pStyle w:val="TOC8"/>
            <w:tabs>
              <w:tab w:val="right" w:leader="dot" w:pos="9338"/>
            </w:tabs>
            <w:spacing w:before="81"/>
            <w:rPr>
              <w:rFonts w:ascii="Arial" w:hAnsi="Arial" w:cs="Arial"/>
            </w:rPr>
          </w:pPr>
          <w:hyperlink w:anchor="_bookmark1483" w:history="1">
            <w:r w:rsidR="00C12992" w:rsidRPr="001058B5">
              <w:rPr>
                <w:rFonts w:ascii="Arial" w:hAnsi="Arial" w:cs="Arial"/>
              </w:rPr>
              <w:t>Step 6: Create the New</w:t>
            </w:r>
            <w:r w:rsidR="00C12992" w:rsidRPr="001058B5">
              <w:rPr>
                <w:rFonts w:ascii="Arial" w:hAnsi="Arial" w:cs="Arial"/>
                <w:spacing w:val="-4"/>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7-26</w:t>
          </w:r>
        </w:p>
        <w:p w14:paraId="2D42A5BB" w14:textId="77777777" w:rsidR="008C539B" w:rsidRPr="001058B5" w:rsidRDefault="008D1AB8">
          <w:pPr>
            <w:pStyle w:val="TOC8"/>
            <w:tabs>
              <w:tab w:val="right" w:leader="dot" w:pos="9338"/>
            </w:tabs>
            <w:rPr>
              <w:rFonts w:ascii="Arial" w:hAnsi="Arial" w:cs="Arial"/>
            </w:rPr>
          </w:pPr>
          <w:hyperlink w:anchor="_bookmark1484" w:history="1">
            <w:r w:rsidR="00C12992" w:rsidRPr="001058B5">
              <w:rPr>
                <w:rFonts w:ascii="Arial" w:hAnsi="Arial" w:cs="Arial"/>
              </w:rPr>
              <w:t>Step 7: Test the</w:t>
            </w:r>
            <w:r w:rsidR="00C12992" w:rsidRPr="001058B5">
              <w:rPr>
                <w:rFonts w:ascii="Arial" w:hAnsi="Arial" w:cs="Arial"/>
                <w:spacing w:val="-1"/>
              </w:rPr>
              <w:t xml:space="preserve"> </w:t>
            </w:r>
            <w:r w:rsidR="00C12992" w:rsidRPr="001058B5">
              <w:rPr>
                <w:rFonts w:ascii="Arial" w:hAnsi="Arial" w:cs="Arial"/>
              </w:rPr>
              <w:t>New</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7-27</w:t>
          </w:r>
        </w:p>
        <w:p w14:paraId="70DCBDD0" w14:textId="77777777" w:rsidR="008C539B" w:rsidRPr="001058B5" w:rsidRDefault="008D1AB8">
          <w:pPr>
            <w:pStyle w:val="TOC8"/>
            <w:tabs>
              <w:tab w:val="right" w:leader="dot" w:pos="9338"/>
            </w:tabs>
            <w:spacing w:before="32"/>
            <w:rPr>
              <w:rFonts w:ascii="Arial" w:hAnsi="Arial" w:cs="Arial"/>
            </w:rPr>
          </w:pPr>
          <w:hyperlink w:anchor="_bookmark1487" w:history="1">
            <w:r w:rsidR="00C12992" w:rsidRPr="001058B5">
              <w:rPr>
                <w:rFonts w:ascii="Arial" w:hAnsi="Arial" w:cs="Arial"/>
              </w:rPr>
              <w:t>Step 8: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7-28</w:t>
          </w:r>
        </w:p>
        <w:p w14:paraId="5F6ACE52" w14:textId="77777777" w:rsidR="008C539B" w:rsidRPr="001058B5" w:rsidRDefault="008D1AB8">
          <w:pPr>
            <w:pStyle w:val="TOC5"/>
            <w:tabs>
              <w:tab w:val="right" w:leader="dot" w:pos="9338"/>
            </w:tabs>
            <w:rPr>
              <w:rFonts w:ascii="Arial" w:hAnsi="Arial" w:cs="Arial"/>
            </w:rPr>
          </w:pPr>
          <w:hyperlink w:anchor="_bookmark1488" w:history="1">
            <w:r w:rsidR="00C12992" w:rsidRPr="001058B5">
              <w:rPr>
                <w:rFonts w:ascii="Arial" w:hAnsi="Arial" w:cs="Arial"/>
              </w:rPr>
              <w:t>Tutorial: Implementing an Oracle Virtual Private Database</w:t>
            </w:r>
            <w:r w:rsidR="00C12992" w:rsidRPr="001058B5">
              <w:rPr>
                <w:rFonts w:ascii="Arial" w:hAnsi="Arial" w:cs="Arial"/>
                <w:spacing w:val="-12"/>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w:t>
            </w:r>
          </w:hyperlink>
          <w:r w:rsidR="00C12992" w:rsidRPr="001058B5">
            <w:rPr>
              <w:rFonts w:ascii="Arial" w:hAnsi="Arial" w:cs="Arial"/>
            </w:rPr>
            <w:tab/>
            <w:t>7-28</w:t>
          </w:r>
        </w:p>
        <w:p w14:paraId="1F7A0013" w14:textId="77777777" w:rsidR="008C539B" w:rsidRPr="001058B5" w:rsidRDefault="008D1AB8">
          <w:pPr>
            <w:pStyle w:val="TOC8"/>
            <w:tabs>
              <w:tab w:val="right" w:leader="dot" w:pos="9338"/>
            </w:tabs>
            <w:rPr>
              <w:rFonts w:ascii="Arial" w:hAnsi="Arial" w:cs="Arial"/>
            </w:rPr>
          </w:pPr>
          <w:hyperlink w:anchor="_bookmark1489"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7-28</w:t>
          </w:r>
        </w:p>
        <w:p w14:paraId="26619C0A" w14:textId="77777777" w:rsidR="008C539B" w:rsidRPr="001058B5" w:rsidRDefault="008D1AB8">
          <w:pPr>
            <w:pStyle w:val="TOC8"/>
            <w:tabs>
              <w:tab w:val="right" w:leader="dot" w:pos="9338"/>
            </w:tabs>
            <w:spacing w:before="33"/>
            <w:rPr>
              <w:rFonts w:ascii="Arial" w:hAnsi="Arial" w:cs="Arial"/>
            </w:rPr>
          </w:pPr>
          <w:hyperlink w:anchor="_bookmark1493" w:history="1">
            <w:r w:rsidR="00C12992" w:rsidRPr="001058B5">
              <w:rPr>
                <w:rFonts w:ascii="Arial" w:hAnsi="Arial" w:cs="Arial"/>
              </w:rPr>
              <w:t>Step 1: Create User Accounts and Other Components for</w:t>
            </w:r>
            <w:r w:rsidR="00C12992" w:rsidRPr="001058B5">
              <w:rPr>
                <w:rFonts w:ascii="Arial" w:hAnsi="Arial" w:cs="Arial"/>
                <w:spacing w:val="-13"/>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7-29</w:t>
          </w:r>
        </w:p>
        <w:p w14:paraId="09ABFBE2" w14:textId="77777777" w:rsidR="008C539B" w:rsidRPr="001058B5" w:rsidRDefault="008D1AB8">
          <w:pPr>
            <w:pStyle w:val="TOC8"/>
            <w:tabs>
              <w:tab w:val="right" w:leader="dot" w:pos="9338"/>
            </w:tabs>
            <w:rPr>
              <w:rFonts w:ascii="Arial" w:hAnsi="Arial" w:cs="Arial"/>
            </w:rPr>
          </w:pPr>
          <w:hyperlink w:anchor="_bookmark1494" w:history="1">
            <w:r w:rsidR="00C12992" w:rsidRPr="001058B5">
              <w:rPr>
                <w:rFonts w:ascii="Arial" w:hAnsi="Arial" w:cs="Arial"/>
              </w:rPr>
              <w:t>Step 2: Create the Two</w:t>
            </w:r>
            <w:r w:rsidR="00C12992" w:rsidRPr="001058B5">
              <w:rPr>
                <w:rFonts w:ascii="Arial" w:hAnsi="Arial" w:cs="Arial"/>
                <w:spacing w:val="-3"/>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7-29</w:t>
          </w:r>
        </w:p>
        <w:p w14:paraId="25EAD52F" w14:textId="77777777" w:rsidR="008C539B" w:rsidRPr="001058B5" w:rsidRDefault="008D1AB8">
          <w:pPr>
            <w:pStyle w:val="TOC8"/>
            <w:tabs>
              <w:tab w:val="right" w:leader="dot" w:pos="9338"/>
            </w:tabs>
            <w:rPr>
              <w:rFonts w:ascii="Arial" w:hAnsi="Arial" w:cs="Arial"/>
            </w:rPr>
          </w:pPr>
          <w:hyperlink w:anchor="_bookmark1495" w:history="1">
            <w:r w:rsidR="00C12992" w:rsidRPr="001058B5">
              <w:rPr>
                <w:rFonts w:ascii="Arial" w:hAnsi="Arial" w:cs="Arial"/>
              </w:rPr>
              <w:t>Step 3: Create PL/SQL Functions to Control the</w:t>
            </w:r>
            <w:r w:rsidR="00C12992" w:rsidRPr="001058B5">
              <w:rPr>
                <w:rFonts w:ascii="Arial" w:hAnsi="Arial" w:cs="Arial"/>
                <w:spacing w:val="-7"/>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7-30</w:t>
          </w:r>
        </w:p>
        <w:p w14:paraId="3D013BE0" w14:textId="77777777" w:rsidR="008C539B" w:rsidRPr="001058B5" w:rsidRDefault="008D1AB8">
          <w:pPr>
            <w:pStyle w:val="TOC8"/>
            <w:tabs>
              <w:tab w:val="right" w:leader="dot" w:pos="9338"/>
            </w:tabs>
            <w:spacing w:before="32"/>
            <w:rPr>
              <w:rFonts w:ascii="Arial" w:hAnsi="Arial" w:cs="Arial"/>
            </w:rPr>
          </w:pPr>
          <w:hyperlink w:anchor="_bookmark1496" w:history="1">
            <w:r w:rsidR="00C12992" w:rsidRPr="001058B5">
              <w:rPr>
                <w:rFonts w:ascii="Arial" w:hAnsi="Arial" w:cs="Arial"/>
              </w:rPr>
              <w:t>Step 4: Add the PL/SQL Functions to the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7-31</w:t>
          </w:r>
        </w:p>
        <w:p w14:paraId="7362C502" w14:textId="77777777" w:rsidR="008C539B" w:rsidRPr="001058B5" w:rsidRDefault="008D1AB8">
          <w:pPr>
            <w:pStyle w:val="TOC8"/>
            <w:tabs>
              <w:tab w:val="right" w:leader="dot" w:pos="9338"/>
            </w:tabs>
            <w:rPr>
              <w:rFonts w:ascii="Arial" w:hAnsi="Arial" w:cs="Arial"/>
            </w:rPr>
          </w:pPr>
          <w:hyperlink w:anchor="_bookmark1497" w:history="1">
            <w:r w:rsidR="00C12992" w:rsidRPr="001058B5">
              <w:rPr>
                <w:rFonts w:ascii="Arial" w:hAnsi="Arial" w:cs="Arial"/>
              </w:rPr>
              <w:t>Step 5: Create the Driving</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7-32</w:t>
          </w:r>
        </w:p>
        <w:p w14:paraId="2F2CC641" w14:textId="77777777" w:rsidR="008C539B" w:rsidRPr="001058B5" w:rsidRDefault="008D1AB8">
          <w:pPr>
            <w:pStyle w:val="TOC8"/>
            <w:tabs>
              <w:tab w:val="right" w:leader="dot" w:pos="9338"/>
            </w:tabs>
            <w:rPr>
              <w:rFonts w:ascii="Arial" w:hAnsi="Arial" w:cs="Arial"/>
            </w:rPr>
          </w:pPr>
          <w:hyperlink w:anchor="_bookmark1498" w:history="1">
            <w:r w:rsidR="00C12992" w:rsidRPr="001058B5">
              <w:rPr>
                <w:rFonts w:ascii="Arial" w:hAnsi="Arial" w:cs="Arial"/>
              </w:rPr>
              <w:t>Step 6: Test the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7-32</w:t>
          </w:r>
        </w:p>
        <w:p w14:paraId="63BE6E13" w14:textId="77777777" w:rsidR="008C539B" w:rsidRPr="001058B5" w:rsidRDefault="008D1AB8">
          <w:pPr>
            <w:pStyle w:val="TOC8"/>
            <w:tabs>
              <w:tab w:val="right" w:leader="dot" w:pos="9338"/>
            </w:tabs>
            <w:spacing w:before="32"/>
            <w:rPr>
              <w:rFonts w:ascii="Arial" w:hAnsi="Arial" w:cs="Arial"/>
            </w:rPr>
          </w:pPr>
          <w:hyperlink w:anchor="_bookmark1499" w:history="1">
            <w:r w:rsidR="00C12992" w:rsidRPr="001058B5">
              <w:rPr>
                <w:rFonts w:ascii="Arial" w:hAnsi="Arial" w:cs="Arial"/>
              </w:rPr>
              <w:t>Step 7: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7-33</w:t>
          </w:r>
        </w:p>
        <w:p w14:paraId="1B91AD2A" w14:textId="77777777" w:rsidR="008C539B" w:rsidRPr="001058B5" w:rsidRDefault="008D1AB8">
          <w:pPr>
            <w:pStyle w:val="TOC2"/>
            <w:tabs>
              <w:tab w:val="right" w:leader="dot" w:pos="9338"/>
            </w:tabs>
            <w:rPr>
              <w:rFonts w:ascii="Arial" w:hAnsi="Arial" w:cs="Arial"/>
              <w:b w:val="0"/>
            </w:rPr>
          </w:pPr>
          <w:hyperlink w:anchor="_bookmark1500" w:history="1">
            <w:r w:rsidR="00C12992" w:rsidRPr="001058B5">
              <w:rPr>
                <w:rFonts w:ascii="Arial" w:hAnsi="Arial" w:cs="Arial"/>
              </w:rPr>
              <w:t>How Oracle Virtual Private Database Works with Other</w:t>
            </w:r>
            <w:r w:rsidR="00C12992" w:rsidRPr="001058B5">
              <w:rPr>
                <w:rFonts w:ascii="Arial" w:hAnsi="Arial" w:cs="Arial"/>
                <w:spacing w:val="-7"/>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Features</w:t>
            </w:r>
          </w:hyperlink>
          <w:r w:rsidR="00C12992" w:rsidRPr="001058B5">
            <w:rPr>
              <w:rFonts w:ascii="Arial" w:hAnsi="Arial" w:cs="Arial"/>
            </w:rPr>
            <w:tab/>
          </w:r>
          <w:r w:rsidR="00C12992" w:rsidRPr="001058B5">
            <w:rPr>
              <w:rFonts w:ascii="Arial" w:hAnsi="Arial" w:cs="Arial"/>
              <w:b w:val="0"/>
            </w:rPr>
            <w:t>7-34</w:t>
          </w:r>
        </w:p>
        <w:p w14:paraId="3EACEB11" w14:textId="77777777" w:rsidR="008C539B" w:rsidRPr="001058B5" w:rsidRDefault="008D1AB8">
          <w:pPr>
            <w:pStyle w:val="TOC5"/>
            <w:tabs>
              <w:tab w:val="right" w:leader="dot" w:pos="9338"/>
            </w:tabs>
            <w:spacing w:before="35"/>
            <w:rPr>
              <w:rFonts w:ascii="Arial" w:hAnsi="Arial" w:cs="Arial"/>
            </w:rPr>
          </w:pPr>
          <w:hyperlink w:anchor="_bookmark1501" w:history="1">
            <w:r w:rsidR="00C12992" w:rsidRPr="001058B5">
              <w:rPr>
                <w:rFonts w:ascii="Arial" w:hAnsi="Arial" w:cs="Arial"/>
              </w:rPr>
              <w:t>Using Oracle Virtual Private Database Policies</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Editions</w:t>
            </w:r>
          </w:hyperlink>
          <w:r w:rsidR="00C12992" w:rsidRPr="001058B5">
            <w:rPr>
              <w:rFonts w:ascii="Arial" w:hAnsi="Arial" w:cs="Arial"/>
            </w:rPr>
            <w:tab/>
            <w:t>7-34</w:t>
          </w:r>
        </w:p>
        <w:p w14:paraId="0AC2B79B" w14:textId="77777777" w:rsidR="008C539B" w:rsidRPr="001058B5" w:rsidRDefault="008D1AB8">
          <w:pPr>
            <w:pStyle w:val="TOC5"/>
            <w:tabs>
              <w:tab w:val="right" w:leader="dot" w:pos="9338"/>
            </w:tabs>
            <w:spacing w:before="32"/>
            <w:rPr>
              <w:rFonts w:ascii="Arial" w:hAnsi="Arial" w:cs="Arial"/>
            </w:rPr>
          </w:pPr>
          <w:hyperlink w:anchor="_bookmark1503" w:history="1">
            <w:r w:rsidR="00C12992" w:rsidRPr="001058B5">
              <w:rPr>
                <w:rFonts w:ascii="Arial" w:hAnsi="Arial" w:cs="Arial"/>
              </w:rPr>
              <w:t>Using SELECT FOR UPDATE in User Queries on</w:t>
            </w:r>
            <w:r w:rsidR="00C12992" w:rsidRPr="001058B5">
              <w:rPr>
                <w:rFonts w:ascii="Arial" w:hAnsi="Arial" w:cs="Arial"/>
                <w:spacing w:val="-11"/>
              </w:rPr>
              <w:t xml:space="preserve"> </w:t>
            </w:r>
            <w:r w:rsidR="00C12992" w:rsidRPr="001058B5">
              <w:rPr>
                <w:rFonts w:ascii="Arial" w:hAnsi="Arial" w:cs="Arial"/>
              </w:rPr>
              <w:t>VPD-Protected</w:t>
            </w:r>
            <w:r w:rsidR="00C12992" w:rsidRPr="001058B5">
              <w:rPr>
                <w:rFonts w:ascii="Arial" w:hAnsi="Arial" w:cs="Arial"/>
                <w:spacing w:val="-2"/>
              </w:rPr>
              <w:t xml:space="preserve"> </w:t>
            </w:r>
            <w:r w:rsidR="00C12992" w:rsidRPr="001058B5">
              <w:rPr>
                <w:rFonts w:ascii="Arial" w:hAnsi="Arial" w:cs="Arial"/>
              </w:rPr>
              <w:t>Tables</w:t>
            </w:r>
          </w:hyperlink>
          <w:r w:rsidR="00C12992" w:rsidRPr="001058B5">
            <w:rPr>
              <w:rFonts w:ascii="Arial" w:hAnsi="Arial" w:cs="Arial"/>
            </w:rPr>
            <w:tab/>
            <w:t>7-34</w:t>
          </w:r>
        </w:p>
        <w:p w14:paraId="6B0A7346" w14:textId="77777777" w:rsidR="008C539B" w:rsidRPr="001058B5" w:rsidRDefault="008D1AB8">
          <w:pPr>
            <w:pStyle w:val="TOC5"/>
            <w:tabs>
              <w:tab w:val="right" w:leader="dot" w:pos="9338"/>
            </w:tabs>
            <w:rPr>
              <w:rFonts w:ascii="Arial" w:hAnsi="Arial" w:cs="Arial"/>
            </w:rPr>
          </w:pPr>
          <w:hyperlink w:anchor="_bookmark1505" w:history="1">
            <w:r w:rsidR="00C12992" w:rsidRPr="001058B5">
              <w:rPr>
                <w:rFonts w:ascii="Arial" w:hAnsi="Arial" w:cs="Arial"/>
              </w:rPr>
              <w:t>How Oracle Virtual Private Database Policies Affect Outer or ANSI</w:t>
            </w:r>
            <w:r w:rsidR="00C12992" w:rsidRPr="001058B5">
              <w:rPr>
                <w:rFonts w:ascii="Arial" w:hAnsi="Arial" w:cs="Arial"/>
                <w:spacing w:val="-14"/>
              </w:rPr>
              <w:t xml:space="preserve"> </w:t>
            </w:r>
            <w:r w:rsidR="00C12992" w:rsidRPr="001058B5">
              <w:rPr>
                <w:rFonts w:ascii="Arial" w:hAnsi="Arial" w:cs="Arial"/>
              </w:rPr>
              <w:t>Join</w:t>
            </w:r>
            <w:r w:rsidR="00C12992" w:rsidRPr="001058B5">
              <w:rPr>
                <w:rFonts w:ascii="Arial" w:hAnsi="Arial" w:cs="Arial"/>
                <w:spacing w:val="-3"/>
              </w:rPr>
              <w:t xml:space="preserve"> </w:t>
            </w:r>
            <w:r w:rsidR="00C12992" w:rsidRPr="001058B5">
              <w:rPr>
                <w:rFonts w:ascii="Arial" w:hAnsi="Arial" w:cs="Arial"/>
              </w:rPr>
              <w:t>Operations</w:t>
            </w:r>
          </w:hyperlink>
          <w:r w:rsidR="00C12992" w:rsidRPr="001058B5">
            <w:rPr>
              <w:rFonts w:ascii="Arial" w:hAnsi="Arial" w:cs="Arial"/>
            </w:rPr>
            <w:tab/>
            <w:t>7-34</w:t>
          </w:r>
        </w:p>
        <w:p w14:paraId="0AF52697" w14:textId="77777777" w:rsidR="008C539B" w:rsidRPr="001058B5" w:rsidRDefault="008D1AB8">
          <w:pPr>
            <w:pStyle w:val="TOC5"/>
            <w:tabs>
              <w:tab w:val="right" w:leader="dot" w:pos="9338"/>
            </w:tabs>
            <w:rPr>
              <w:rFonts w:ascii="Arial" w:hAnsi="Arial" w:cs="Arial"/>
            </w:rPr>
          </w:pPr>
          <w:hyperlink w:anchor="_bookmark1508" w:history="1">
            <w:r w:rsidR="00C12992" w:rsidRPr="001058B5">
              <w:rPr>
                <w:rFonts w:ascii="Arial" w:hAnsi="Arial" w:cs="Arial"/>
              </w:rPr>
              <w:t>How Oracle Virtual Private Database Security Policies Work</w:t>
            </w:r>
            <w:r w:rsidR="00C12992" w:rsidRPr="001058B5">
              <w:rPr>
                <w:rFonts w:ascii="Arial" w:hAnsi="Arial" w:cs="Arial"/>
                <w:spacing w:val="-9"/>
              </w:rPr>
              <w:t xml:space="preserve"> </w:t>
            </w:r>
            <w:r w:rsidR="00C12992" w:rsidRPr="001058B5">
              <w:rPr>
                <w:rFonts w:ascii="Arial" w:hAnsi="Arial" w:cs="Arial"/>
              </w:rPr>
              <w:t>with</w:t>
            </w:r>
            <w:r w:rsidR="00C12992" w:rsidRPr="001058B5">
              <w:rPr>
                <w:rFonts w:ascii="Arial" w:hAnsi="Arial" w:cs="Arial"/>
                <w:spacing w:val="-3"/>
              </w:rPr>
              <w:t xml:space="preserve"> </w:t>
            </w:r>
            <w:r w:rsidR="00C12992" w:rsidRPr="001058B5">
              <w:rPr>
                <w:rFonts w:ascii="Arial" w:hAnsi="Arial" w:cs="Arial"/>
              </w:rPr>
              <w:t>Applications</w:t>
            </w:r>
          </w:hyperlink>
          <w:r w:rsidR="00C12992" w:rsidRPr="001058B5">
            <w:rPr>
              <w:rFonts w:ascii="Arial" w:hAnsi="Arial" w:cs="Arial"/>
            </w:rPr>
            <w:tab/>
            <w:t>7-35</w:t>
          </w:r>
        </w:p>
        <w:p w14:paraId="79D62088" w14:textId="77777777" w:rsidR="008C539B" w:rsidRPr="001058B5" w:rsidRDefault="008D1AB8">
          <w:pPr>
            <w:pStyle w:val="TOC5"/>
            <w:tabs>
              <w:tab w:val="right" w:leader="dot" w:pos="9338"/>
            </w:tabs>
            <w:spacing w:before="33"/>
            <w:rPr>
              <w:rFonts w:ascii="Arial" w:hAnsi="Arial" w:cs="Arial"/>
            </w:rPr>
          </w:pPr>
          <w:hyperlink w:anchor="_bookmark1511" w:history="1">
            <w:r w:rsidR="00C12992" w:rsidRPr="001058B5">
              <w:rPr>
                <w:rFonts w:ascii="Arial" w:hAnsi="Arial" w:cs="Arial"/>
              </w:rPr>
              <w:t>Using Automatic Reparsing for Fine-Grained Access Control</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7-35</w:t>
          </w:r>
        </w:p>
        <w:p w14:paraId="26AAEBA8" w14:textId="77777777" w:rsidR="008C539B" w:rsidRPr="001058B5" w:rsidRDefault="008D1AB8">
          <w:pPr>
            <w:pStyle w:val="TOC5"/>
            <w:tabs>
              <w:tab w:val="right" w:leader="dot" w:pos="9338"/>
            </w:tabs>
            <w:rPr>
              <w:rFonts w:ascii="Arial" w:hAnsi="Arial" w:cs="Arial"/>
            </w:rPr>
          </w:pPr>
          <w:hyperlink w:anchor="_bookmark1514" w:history="1">
            <w:r w:rsidR="00C12992" w:rsidRPr="001058B5">
              <w:rPr>
                <w:rFonts w:ascii="Arial" w:hAnsi="Arial" w:cs="Arial"/>
              </w:rPr>
              <w:t>Using Oracle Virtual Private Database Policies and</w:t>
            </w:r>
            <w:r w:rsidR="00C12992" w:rsidRPr="001058B5">
              <w:rPr>
                <w:rFonts w:ascii="Arial" w:hAnsi="Arial" w:cs="Arial"/>
                <w:spacing w:val="-9"/>
              </w:rPr>
              <w:t xml:space="preserve"> </w:t>
            </w:r>
            <w:r w:rsidR="00C12992" w:rsidRPr="001058B5">
              <w:rPr>
                <w:rFonts w:ascii="Arial" w:hAnsi="Arial" w:cs="Arial"/>
              </w:rPr>
              <w:t>Flashback</w:t>
            </w:r>
            <w:r w:rsidR="00C12992" w:rsidRPr="001058B5">
              <w:rPr>
                <w:rFonts w:ascii="Arial" w:hAnsi="Arial" w:cs="Arial"/>
                <w:spacing w:val="-1"/>
              </w:rPr>
              <w:t xml:space="preserve"> </w:t>
            </w:r>
            <w:r w:rsidR="00C12992" w:rsidRPr="001058B5">
              <w:rPr>
                <w:rFonts w:ascii="Arial" w:hAnsi="Arial" w:cs="Arial"/>
              </w:rPr>
              <w:t>Query</w:t>
            </w:r>
          </w:hyperlink>
          <w:r w:rsidR="00C12992" w:rsidRPr="001058B5">
            <w:rPr>
              <w:rFonts w:ascii="Arial" w:hAnsi="Arial" w:cs="Arial"/>
            </w:rPr>
            <w:tab/>
            <w:t>7-35</w:t>
          </w:r>
        </w:p>
        <w:p w14:paraId="061F5564" w14:textId="77777777" w:rsidR="008C539B" w:rsidRPr="001058B5" w:rsidRDefault="008D1AB8">
          <w:pPr>
            <w:pStyle w:val="TOC5"/>
            <w:tabs>
              <w:tab w:val="right" w:leader="dot" w:pos="9338"/>
            </w:tabs>
            <w:rPr>
              <w:rFonts w:ascii="Arial" w:hAnsi="Arial" w:cs="Arial"/>
            </w:rPr>
          </w:pPr>
          <w:hyperlink w:anchor="_bookmark1516" w:history="1">
            <w:r w:rsidR="00C12992" w:rsidRPr="001058B5">
              <w:rPr>
                <w:rFonts w:ascii="Arial" w:hAnsi="Arial" w:cs="Arial"/>
              </w:rPr>
              <w:t>Using Oracle Virtual Private Database and Oracle</w:t>
            </w:r>
            <w:r w:rsidR="00C12992" w:rsidRPr="001058B5">
              <w:rPr>
                <w:rFonts w:ascii="Arial" w:hAnsi="Arial" w:cs="Arial"/>
                <w:spacing w:val="-9"/>
              </w:rPr>
              <w:t xml:space="preserve"> </w:t>
            </w:r>
            <w:r w:rsidR="00C12992" w:rsidRPr="001058B5">
              <w:rPr>
                <w:rFonts w:ascii="Arial" w:hAnsi="Arial" w:cs="Arial"/>
              </w:rPr>
              <w:t>Label</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t>7-36</w:t>
          </w:r>
        </w:p>
        <w:p w14:paraId="7B1B8A22" w14:textId="77777777" w:rsidR="008C539B" w:rsidRPr="001058B5" w:rsidRDefault="008D1AB8">
          <w:pPr>
            <w:pStyle w:val="TOC8"/>
            <w:tabs>
              <w:tab w:val="right" w:leader="dot" w:pos="9338"/>
            </w:tabs>
            <w:spacing w:before="32"/>
            <w:rPr>
              <w:rFonts w:ascii="Arial" w:hAnsi="Arial" w:cs="Arial"/>
            </w:rPr>
          </w:pPr>
          <w:hyperlink w:anchor="_bookmark1517" w:history="1">
            <w:r w:rsidR="00C12992" w:rsidRPr="001058B5">
              <w:rPr>
                <w:rFonts w:ascii="Arial" w:hAnsi="Arial" w:cs="Arial"/>
              </w:rPr>
              <w:t>Using Oracle Virtual Private Database to Enforce Oracle Label</w:t>
            </w:r>
            <w:r w:rsidR="00C12992" w:rsidRPr="001058B5">
              <w:rPr>
                <w:rFonts w:ascii="Arial" w:hAnsi="Arial" w:cs="Arial"/>
                <w:spacing w:val="-19"/>
              </w:rPr>
              <w:t xml:space="preserve"> </w:t>
            </w:r>
            <w:r w:rsidR="00C12992" w:rsidRPr="001058B5">
              <w:rPr>
                <w:rFonts w:ascii="Arial" w:hAnsi="Arial" w:cs="Arial"/>
              </w:rPr>
              <w:t>Security</w:t>
            </w:r>
            <w:r w:rsidR="00C12992" w:rsidRPr="001058B5">
              <w:rPr>
                <w:rFonts w:ascii="Arial" w:hAnsi="Arial" w:cs="Arial"/>
                <w:spacing w:val="-3"/>
              </w:rPr>
              <w:t xml:space="preserve"> </w:t>
            </w:r>
            <w:r w:rsidR="00C12992" w:rsidRPr="001058B5">
              <w:rPr>
                <w:rFonts w:ascii="Arial" w:hAnsi="Arial" w:cs="Arial"/>
              </w:rPr>
              <w:t>Policies</w:t>
            </w:r>
          </w:hyperlink>
          <w:r w:rsidR="00C12992" w:rsidRPr="001058B5">
            <w:rPr>
              <w:rFonts w:ascii="Arial" w:hAnsi="Arial" w:cs="Arial"/>
            </w:rPr>
            <w:tab/>
            <w:t>7-36</w:t>
          </w:r>
        </w:p>
        <w:p w14:paraId="6A8F2C04" w14:textId="77777777" w:rsidR="008C539B" w:rsidRPr="001058B5" w:rsidRDefault="008D1AB8">
          <w:pPr>
            <w:pStyle w:val="TOC8"/>
            <w:tabs>
              <w:tab w:val="right" w:leader="dot" w:pos="9338"/>
            </w:tabs>
            <w:rPr>
              <w:rFonts w:ascii="Arial" w:hAnsi="Arial" w:cs="Arial"/>
            </w:rPr>
          </w:pPr>
          <w:hyperlink w:anchor="_bookmark1520" w:history="1">
            <w:r w:rsidR="00C12992" w:rsidRPr="001058B5">
              <w:rPr>
                <w:rFonts w:ascii="Arial" w:hAnsi="Arial" w:cs="Arial"/>
              </w:rPr>
              <w:t>Oracle Virtual Private Database and Oracle Label</w:t>
            </w:r>
            <w:r w:rsidR="00C12992" w:rsidRPr="001058B5">
              <w:rPr>
                <w:rFonts w:ascii="Arial" w:hAnsi="Arial" w:cs="Arial"/>
                <w:spacing w:val="-10"/>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Exceptions</w:t>
            </w:r>
          </w:hyperlink>
          <w:r w:rsidR="00C12992" w:rsidRPr="001058B5">
            <w:rPr>
              <w:rFonts w:ascii="Arial" w:hAnsi="Arial" w:cs="Arial"/>
            </w:rPr>
            <w:tab/>
            <w:t>7-36</w:t>
          </w:r>
        </w:p>
        <w:p w14:paraId="1198846D" w14:textId="77777777" w:rsidR="008C539B" w:rsidRPr="001058B5" w:rsidRDefault="008D1AB8">
          <w:pPr>
            <w:pStyle w:val="TOC5"/>
            <w:tabs>
              <w:tab w:val="right" w:leader="dot" w:pos="9338"/>
            </w:tabs>
            <w:rPr>
              <w:rFonts w:ascii="Arial" w:hAnsi="Arial" w:cs="Arial"/>
            </w:rPr>
          </w:pPr>
          <w:hyperlink w:anchor="_bookmark1527" w:history="1">
            <w:r w:rsidR="00C12992" w:rsidRPr="001058B5">
              <w:rPr>
                <w:rFonts w:ascii="Arial" w:hAnsi="Arial" w:cs="Arial"/>
              </w:rPr>
              <w:t>Exporting Data Using the EXPDP Utility</w:t>
            </w:r>
            <w:r w:rsidR="00C12992" w:rsidRPr="001058B5">
              <w:rPr>
                <w:rFonts w:ascii="Arial" w:hAnsi="Arial" w:cs="Arial"/>
                <w:spacing w:val="-7"/>
              </w:rPr>
              <w:t xml:space="preserve"> </w:t>
            </w:r>
            <w:r w:rsidR="00C12992" w:rsidRPr="001058B5">
              <w:rPr>
                <w:rFonts w:ascii="Arial" w:hAnsi="Arial" w:cs="Arial"/>
              </w:rPr>
              <w:t>access_method</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7-37</w:t>
          </w:r>
        </w:p>
        <w:p w14:paraId="231CFD73" w14:textId="77777777" w:rsidR="008C539B" w:rsidRPr="001058B5" w:rsidRDefault="008D1AB8">
          <w:pPr>
            <w:pStyle w:val="TOC5"/>
            <w:tabs>
              <w:tab w:val="right" w:leader="dot" w:pos="9338"/>
            </w:tabs>
            <w:spacing w:before="32"/>
            <w:rPr>
              <w:rFonts w:ascii="Arial" w:hAnsi="Arial" w:cs="Arial"/>
            </w:rPr>
          </w:pPr>
          <w:hyperlink w:anchor="_bookmark1530" w:history="1">
            <w:r w:rsidR="00C12992" w:rsidRPr="001058B5">
              <w:rPr>
                <w:rFonts w:ascii="Arial" w:hAnsi="Arial" w:cs="Arial"/>
              </w:rPr>
              <w:t>User Models and Oracle Virtual</w:t>
            </w:r>
            <w:r w:rsidR="00C12992" w:rsidRPr="001058B5">
              <w:rPr>
                <w:rFonts w:ascii="Arial" w:hAnsi="Arial" w:cs="Arial"/>
                <w:spacing w:val="-5"/>
              </w:rPr>
              <w:t xml:space="preserve"> </w:t>
            </w:r>
            <w:r w:rsidR="00C12992" w:rsidRPr="001058B5">
              <w:rPr>
                <w:rFonts w:ascii="Arial" w:hAnsi="Arial" w:cs="Arial"/>
              </w:rPr>
              <w:t>Private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7-38</w:t>
          </w:r>
        </w:p>
        <w:p w14:paraId="2A33F2EE" w14:textId="77777777" w:rsidR="008C539B" w:rsidRPr="001058B5" w:rsidRDefault="008D1AB8">
          <w:pPr>
            <w:pStyle w:val="TOC2"/>
            <w:tabs>
              <w:tab w:val="right" w:leader="dot" w:pos="9338"/>
            </w:tabs>
            <w:rPr>
              <w:rFonts w:ascii="Arial" w:hAnsi="Arial" w:cs="Arial"/>
              <w:b w:val="0"/>
            </w:rPr>
          </w:pPr>
          <w:hyperlink w:anchor="_bookmark1543" w:history="1">
            <w:r w:rsidR="00C12992" w:rsidRPr="001058B5">
              <w:rPr>
                <w:rFonts w:ascii="Arial" w:hAnsi="Arial" w:cs="Arial"/>
              </w:rPr>
              <w:t>Finding Information About Oracle Virtual Private</w:t>
            </w:r>
            <w:r w:rsidR="00C12992" w:rsidRPr="001058B5">
              <w:rPr>
                <w:rFonts w:ascii="Arial" w:hAnsi="Arial" w:cs="Arial"/>
                <w:spacing w:val="-7"/>
              </w:rPr>
              <w:t xml:space="preserve"> </w:t>
            </w:r>
            <w:r w:rsidR="00C12992" w:rsidRPr="001058B5">
              <w:rPr>
                <w:rFonts w:ascii="Arial" w:hAnsi="Arial" w:cs="Arial"/>
              </w:rPr>
              <w:t>Database Policies</w:t>
            </w:r>
          </w:hyperlink>
          <w:r w:rsidR="00C12992" w:rsidRPr="001058B5">
            <w:rPr>
              <w:rFonts w:ascii="Arial" w:hAnsi="Arial" w:cs="Arial"/>
            </w:rPr>
            <w:tab/>
          </w:r>
          <w:r w:rsidR="00C12992" w:rsidRPr="001058B5">
            <w:rPr>
              <w:rFonts w:ascii="Arial" w:hAnsi="Arial" w:cs="Arial"/>
              <w:b w:val="0"/>
            </w:rPr>
            <w:t>7-39</w:t>
          </w:r>
        </w:p>
        <w:p w14:paraId="25FB593F" w14:textId="77777777" w:rsidR="008C539B" w:rsidRPr="001058B5" w:rsidRDefault="008D1AB8" w:rsidP="006F7931">
          <w:pPr>
            <w:pStyle w:val="TOC1"/>
            <w:numPr>
              <w:ilvl w:val="0"/>
              <w:numId w:val="138"/>
            </w:numPr>
            <w:tabs>
              <w:tab w:val="left" w:pos="539"/>
              <w:tab w:val="left" w:pos="540"/>
            </w:tabs>
            <w:spacing w:before="309"/>
            <w:ind w:left="539" w:hanging="439"/>
            <w:jc w:val="left"/>
          </w:pPr>
          <w:hyperlink w:anchor="_bookmark1548" w:history="1">
            <w:r w:rsidR="00C12992" w:rsidRPr="001058B5">
              <w:t>Developing Applications Using the Data Encryption</w:t>
            </w:r>
            <w:r w:rsidR="00C12992" w:rsidRPr="001058B5">
              <w:rPr>
                <w:spacing w:val="-8"/>
              </w:rPr>
              <w:t xml:space="preserve"> </w:t>
            </w:r>
            <w:r w:rsidR="00C12992" w:rsidRPr="001058B5">
              <w:t>API</w:t>
            </w:r>
          </w:hyperlink>
        </w:p>
        <w:p w14:paraId="369B95FC" w14:textId="77777777" w:rsidR="008C539B" w:rsidRPr="001058B5" w:rsidRDefault="008D1AB8">
          <w:pPr>
            <w:pStyle w:val="TOC2"/>
            <w:tabs>
              <w:tab w:val="right" w:leader="dot" w:pos="9339"/>
            </w:tabs>
            <w:spacing w:before="134"/>
            <w:rPr>
              <w:rFonts w:ascii="Arial" w:hAnsi="Arial" w:cs="Arial"/>
              <w:b w:val="0"/>
            </w:rPr>
          </w:pPr>
          <w:hyperlink w:anchor="_bookmark1549" w:history="1">
            <w:r w:rsidR="00C12992" w:rsidRPr="001058B5">
              <w:rPr>
                <w:rFonts w:ascii="Arial" w:hAnsi="Arial" w:cs="Arial"/>
              </w:rPr>
              <w:t>Security Problems That Encryption Does</w:t>
            </w:r>
            <w:r w:rsidR="00C12992" w:rsidRPr="001058B5">
              <w:rPr>
                <w:rFonts w:ascii="Arial" w:hAnsi="Arial" w:cs="Arial"/>
                <w:spacing w:val="-3"/>
              </w:rPr>
              <w:t xml:space="preserve"> </w:t>
            </w:r>
            <w:r w:rsidR="00C12992" w:rsidRPr="001058B5">
              <w:rPr>
                <w:rFonts w:ascii="Arial" w:hAnsi="Arial" w:cs="Arial"/>
              </w:rPr>
              <w:t>Not</w:t>
            </w:r>
            <w:r w:rsidR="00C12992" w:rsidRPr="001058B5">
              <w:rPr>
                <w:rFonts w:ascii="Arial" w:hAnsi="Arial" w:cs="Arial"/>
                <w:spacing w:val="-1"/>
              </w:rPr>
              <w:t xml:space="preserve"> </w:t>
            </w:r>
            <w:r w:rsidR="00C12992" w:rsidRPr="001058B5">
              <w:rPr>
                <w:rFonts w:ascii="Arial" w:hAnsi="Arial" w:cs="Arial"/>
              </w:rPr>
              <w:t>Solve</w:t>
            </w:r>
          </w:hyperlink>
          <w:r w:rsidR="00C12992" w:rsidRPr="001058B5">
            <w:rPr>
              <w:rFonts w:ascii="Arial" w:hAnsi="Arial" w:cs="Arial"/>
            </w:rPr>
            <w:tab/>
          </w:r>
          <w:r w:rsidR="00C12992" w:rsidRPr="001058B5">
            <w:rPr>
              <w:rFonts w:ascii="Arial" w:hAnsi="Arial" w:cs="Arial"/>
              <w:b w:val="0"/>
            </w:rPr>
            <w:t>8-1</w:t>
          </w:r>
        </w:p>
        <w:p w14:paraId="09D5C50F" w14:textId="77777777" w:rsidR="008C539B" w:rsidRPr="001058B5" w:rsidRDefault="008D1AB8">
          <w:pPr>
            <w:pStyle w:val="TOC5"/>
            <w:tabs>
              <w:tab w:val="right" w:leader="dot" w:pos="9339"/>
            </w:tabs>
            <w:spacing w:before="35"/>
            <w:rPr>
              <w:rFonts w:ascii="Arial" w:hAnsi="Arial" w:cs="Arial"/>
            </w:rPr>
          </w:pPr>
          <w:hyperlink w:anchor="_bookmark1552" w:history="1">
            <w:r w:rsidR="00C12992" w:rsidRPr="001058B5">
              <w:rPr>
                <w:rFonts w:ascii="Arial" w:hAnsi="Arial" w:cs="Arial"/>
              </w:rPr>
              <w:t>Principle 1: Encryption Does Not Solve Access</w:t>
            </w:r>
            <w:r w:rsidR="00C12992" w:rsidRPr="001058B5">
              <w:rPr>
                <w:rFonts w:ascii="Arial" w:hAnsi="Arial" w:cs="Arial"/>
                <w:spacing w:val="-9"/>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Problems</w:t>
            </w:r>
          </w:hyperlink>
          <w:r w:rsidR="00C12992" w:rsidRPr="001058B5">
            <w:rPr>
              <w:rFonts w:ascii="Arial" w:hAnsi="Arial" w:cs="Arial"/>
            </w:rPr>
            <w:tab/>
            <w:t>8-1</w:t>
          </w:r>
        </w:p>
        <w:p w14:paraId="68F58220" w14:textId="77777777" w:rsidR="008C539B" w:rsidRPr="001058B5" w:rsidRDefault="008D1AB8">
          <w:pPr>
            <w:pStyle w:val="TOC5"/>
            <w:tabs>
              <w:tab w:val="right" w:leader="dot" w:pos="9339"/>
            </w:tabs>
            <w:spacing w:before="32"/>
            <w:rPr>
              <w:rFonts w:ascii="Arial" w:hAnsi="Arial" w:cs="Arial"/>
            </w:rPr>
          </w:pPr>
          <w:hyperlink w:anchor="_bookmark1554" w:history="1">
            <w:r w:rsidR="00C12992" w:rsidRPr="001058B5">
              <w:rPr>
                <w:rFonts w:ascii="Arial" w:hAnsi="Arial" w:cs="Arial"/>
              </w:rPr>
              <w:t>Principle 2: Encryption Does Not Protect Against a Malicious</w:t>
            </w:r>
            <w:r w:rsidR="00C12992" w:rsidRPr="001058B5">
              <w:rPr>
                <w:rFonts w:ascii="Arial" w:hAnsi="Arial" w:cs="Arial"/>
                <w:spacing w:val="-16"/>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w:t>
            </w:r>
          </w:hyperlink>
          <w:r w:rsidR="00C12992" w:rsidRPr="001058B5">
            <w:rPr>
              <w:rFonts w:ascii="Arial" w:hAnsi="Arial" w:cs="Arial"/>
            </w:rPr>
            <w:tab/>
            <w:t>8-2</w:t>
          </w:r>
        </w:p>
        <w:p w14:paraId="2D8DEFE0" w14:textId="77777777" w:rsidR="008C539B" w:rsidRPr="001058B5" w:rsidRDefault="008D1AB8">
          <w:pPr>
            <w:pStyle w:val="TOC5"/>
            <w:tabs>
              <w:tab w:val="right" w:leader="dot" w:pos="9339"/>
            </w:tabs>
            <w:rPr>
              <w:rFonts w:ascii="Arial" w:hAnsi="Arial" w:cs="Arial"/>
            </w:rPr>
          </w:pPr>
          <w:hyperlink w:anchor="_bookmark1558" w:history="1">
            <w:r w:rsidR="00C12992" w:rsidRPr="001058B5">
              <w:rPr>
                <w:rFonts w:ascii="Arial" w:hAnsi="Arial" w:cs="Arial"/>
              </w:rPr>
              <w:t>Principle 3: Encrypting Everything Does Not Make</w:t>
            </w:r>
            <w:r w:rsidR="00C12992" w:rsidRPr="001058B5">
              <w:rPr>
                <w:rFonts w:ascii="Arial" w:hAnsi="Arial" w:cs="Arial"/>
                <w:spacing w:val="-8"/>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Secure</w:t>
            </w:r>
          </w:hyperlink>
          <w:r w:rsidR="00C12992" w:rsidRPr="001058B5">
            <w:rPr>
              <w:rFonts w:ascii="Arial" w:hAnsi="Arial" w:cs="Arial"/>
            </w:rPr>
            <w:tab/>
            <w:t>8-3</w:t>
          </w:r>
        </w:p>
        <w:p w14:paraId="39382D95" w14:textId="77777777" w:rsidR="008C539B" w:rsidRPr="001058B5" w:rsidRDefault="008D1AB8">
          <w:pPr>
            <w:pStyle w:val="TOC2"/>
            <w:tabs>
              <w:tab w:val="right" w:leader="dot" w:pos="9339"/>
            </w:tabs>
            <w:spacing w:before="36"/>
            <w:rPr>
              <w:rFonts w:ascii="Arial" w:hAnsi="Arial" w:cs="Arial"/>
              <w:b w:val="0"/>
            </w:rPr>
          </w:pPr>
          <w:hyperlink w:anchor="_bookmark1560" w:history="1">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Challenges</w:t>
            </w:r>
          </w:hyperlink>
          <w:r w:rsidR="00C12992" w:rsidRPr="001058B5">
            <w:rPr>
              <w:rFonts w:ascii="Arial" w:hAnsi="Arial" w:cs="Arial"/>
            </w:rPr>
            <w:tab/>
          </w:r>
          <w:r w:rsidR="00C12992" w:rsidRPr="001058B5">
            <w:rPr>
              <w:rFonts w:ascii="Arial" w:hAnsi="Arial" w:cs="Arial"/>
              <w:b w:val="0"/>
            </w:rPr>
            <w:t>8-4</w:t>
          </w:r>
        </w:p>
        <w:p w14:paraId="3B39725D" w14:textId="77777777" w:rsidR="008C539B" w:rsidRPr="001058B5" w:rsidRDefault="008D1AB8">
          <w:pPr>
            <w:pStyle w:val="TOC5"/>
            <w:tabs>
              <w:tab w:val="right" w:leader="dot" w:pos="9339"/>
            </w:tabs>
            <w:spacing w:before="35"/>
            <w:rPr>
              <w:rFonts w:ascii="Arial" w:hAnsi="Arial" w:cs="Arial"/>
            </w:rPr>
          </w:pPr>
          <w:hyperlink w:anchor="_bookmark1562" w:history="1">
            <w:r w:rsidR="00C12992" w:rsidRPr="001058B5">
              <w:rPr>
                <w:rFonts w:ascii="Arial" w:hAnsi="Arial" w:cs="Arial"/>
              </w:rPr>
              <w:t>Encrypting</w:t>
            </w:r>
            <w:r w:rsidR="00C12992" w:rsidRPr="001058B5">
              <w:rPr>
                <w:rFonts w:ascii="Arial" w:hAnsi="Arial" w:cs="Arial"/>
                <w:spacing w:val="-1"/>
              </w:rPr>
              <w:t xml:space="preserve"> </w:t>
            </w:r>
            <w:r w:rsidR="00C12992" w:rsidRPr="001058B5">
              <w:rPr>
                <w:rFonts w:ascii="Arial" w:hAnsi="Arial" w:cs="Arial"/>
              </w:rPr>
              <w:t>Indexed</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8-4</w:t>
          </w:r>
        </w:p>
        <w:p w14:paraId="25E52D55" w14:textId="77777777" w:rsidR="008C539B" w:rsidRPr="001058B5" w:rsidRDefault="008D1AB8">
          <w:pPr>
            <w:pStyle w:val="TOC5"/>
            <w:tabs>
              <w:tab w:val="right" w:leader="dot" w:pos="9339"/>
            </w:tabs>
            <w:rPr>
              <w:rFonts w:ascii="Arial" w:hAnsi="Arial" w:cs="Arial"/>
            </w:rPr>
          </w:pPr>
          <w:hyperlink w:anchor="_bookmark1564" w:history="1">
            <w:r w:rsidR="00C12992" w:rsidRPr="001058B5">
              <w:rPr>
                <w:rFonts w:ascii="Arial" w:hAnsi="Arial" w:cs="Arial"/>
              </w:rPr>
              <w:t>Generating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8-4</w:t>
          </w:r>
        </w:p>
        <w:p w14:paraId="6408DDA9" w14:textId="77777777" w:rsidR="008C539B" w:rsidRPr="001058B5" w:rsidRDefault="008D1AB8">
          <w:pPr>
            <w:pStyle w:val="TOC5"/>
            <w:tabs>
              <w:tab w:val="right" w:leader="dot" w:pos="9339"/>
            </w:tabs>
            <w:spacing w:before="32"/>
            <w:rPr>
              <w:rFonts w:ascii="Arial" w:hAnsi="Arial" w:cs="Arial"/>
            </w:rPr>
          </w:pPr>
          <w:hyperlink w:anchor="_bookmark1566" w:history="1">
            <w:r w:rsidR="00C12992" w:rsidRPr="001058B5">
              <w:rPr>
                <w:rFonts w:ascii="Arial" w:hAnsi="Arial" w:cs="Arial"/>
              </w:rPr>
              <w:t>Transmitting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432C76AF" w14:textId="77777777" w:rsidR="008C539B" w:rsidRPr="001058B5" w:rsidRDefault="008D1AB8">
          <w:pPr>
            <w:pStyle w:val="TOC5"/>
            <w:tabs>
              <w:tab w:val="right" w:leader="dot" w:pos="9339"/>
            </w:tabs>
            <w:rPr>
              <w:rFonts w:ascii="Arial" w:hAnsi="Arial" w:cs="Arial"/>
            </w:rPr>
          </w:pPr>
          <w:hyperlink w:anchor="_bookmark1568" w:history="1">
            <w:r w:rsidR="00C12992" w:rsidRPr="001058B5">
              <w:rPr>
                <w:rFonts w:ascii="Arial" w:hAnsi="Arial" w:cs="Arial"/>
              </w:rPr>
              <w:t>Storing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1BD1ECB2" w14:textId="77777777" w:rsidR="008C539B" w:rsidRPr="001058B5" w:rsidRDefault="008D1AB8">
          <w:pPr>
            <w:pStyle w:val="TOC8"/>
            <w:tabs>
              <w:tab w:val="right" w:leader="dot" w:pos="9339"/>
            </w:tabs>
            <w:rPr>
              <w:rFonts w:ascii="Arial" w:hAnsi="Arial" w:cs="Arial"/>
            </w:rPr>
          </w:pPr>
          <w:hyperlink w:anchor="_bookmark1570" w:history="1">
            <w:r w:rsidR="00C12992" w:rsidRPr="001058B5">
              <w:rPr>
                <w:rFonts w:ascii="Arial" w:hAnsi="Arial" w:cs="Arial"/>
              </w:rPr>
              <w:t>Storing the Encryption Keys in</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8-5</w:t>
          </w:r>
        </w:p>
        <w:p w14:paraId="5F722953" w14:textId="77777777" w:rsidR="008C539B" w:rsidRPr="001058B5" w:rsidRDefault="008D1AB8">
          <w:pPr>
            <w:pStyle w:val="TOC8"/>
            <w:tabs>
              <w:tab w:val="right" w:leader="dot" w:pos="9339"/>
            </w:tabs>
            <w:spacing w:before="33"/>
            <w:rPr>
              <w:rFonts w:ascii="Arial" w:hAnsi="Arial" w:cs="Arial"/>
            </w:rPr>
          </w:pPr>
          <w:hyperlink w:anchor="_bookmark1571" w:history="1">
            <w:r w:rsidR="00C12992" w:rsidRPr="001058B5">
              <w:rPr>
                <w:rFonts w:ascii="Arial" w:hAnsi="Arial" w:cs="Arial"/>
              </w:rPr>
              <w:t>Storing the Encryption Keys in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8-7</w:t>
          </w:r>
        </w:p>
        <w:p w14:paraId="39A84BFD" w14:textId="77777777" w:rsidR="008C539B" w:rsidRPr="001058B5" w:rsidRDefault="008D1AB8">
          <w:pPr>
            <w:pStyle w:val="TOC8"/>
            <w:tabs>
              <w:tab w:val="right" w:leader="dot" w:pos="9339"/>
            </w:tabs>
            <w:rPr>
              <w:rFonts w:ascii="Arial" w:hAnsi="Arial" w:cs="Arial"/>
            </w:rPr>
          </w:pPr>
          <w:hyperlink w:anchor="_bookmark1573" w:history="1">
            <w:r w:rsidR="00C12992" w:rsidRPr="001058B5">
              <w:rPr>
                <w:rFonts w:ascii="Arial" w:hAnsi="Arial" w:cs="Arial"/>
              </w:rPr>
              <w:t>Users Managing Their Own</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8-7</w:t>
          </w:r>
        </w:p>
        <w:p w14:paraId="087805E6" w14:textId="77777777" w:rsidR="008C539B" w:rsidRPr="001058B5" w:rsidRDefault="008D1AB8">
          <w:pPr>
            <w:pStyle w:val="TOC8"/>
            <w:tabs>
              <w:tab w:val="right" w:leader="dot" w:pos="9339"/>
            </w:tabs>
            <w:rPr>
              <w:rFonts w:ascii="Arial" w:hAnsi="Arial" w:cs="Arial"/>
            </w:rPr>
          </w:pPr>
          <w:hyperlink w:anchor="_bookmark1575" w:history="1">
            <w:r w:rsidR="00C12992" w:rsidRPr="001058B5">
              <w:rPr>
                <w:rFonts w:ascii="Arial" w:hAnsi="Arial" w:cs="Arial"/>
              </w:rPr>
              <w:t>Using Transparent Database Encryption and</w:t>
            </w:r>
            <w:r w:rsidR="00C12992" w:rsidRPr="001058B5">
              <w:rPr>
                <w:rFonts w:ascii="Arial" w:hAnsi="Arial" w:cs="Arial"/>
                <w:spacing w:val="-7"/>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Encryption</w:t>
            </w:r>
          </w:hyperlink>
          <w:r w:rsidR="00C12992" w:rsidRPr="001058B5">
            <w:rPr>
              <w:rFonts w:ascii="Arial" w:hAnsi="Arial" w:cs="Arial"/>
            </w:rPr>
            <w:tab/>
            <w:t>8-7</w:t>
          </w:r>
        </w:p>
        <w:p w14:paraId="7F870BFD" w14:textId="77777777" w:rsidR="008C539B" w:rsidRPr="001058B5" w:rsidRDefault="008D1AB8">
          <w:pPr>
            <w:pStyle w:val="TOC5"/>
            <w:tabs>
              <w:tab w:val="right" w:leader="dot" w:pos="9339"/>
            </w:tabs>
            <w:spacing w:before="32"/>
            <w:rPr>
              <w:rFonts w:ascii="Arial" w:hAnsi="Arial" w:cs="Arial"/>
            </w:rPr>
          </w:pPr>
          <w:hyperlink w:anchor="_bookmark1578" w:history="1">
            <w:r w:rsidR="00C12992" w:rsidRPr="001058B5">
              <w:rPr>
                <w:rFonts w:ascii="Arial" w:hAnsi="Arial" w:cs="Arial"/>
              </w:rPr>
              <w:t>Changing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8-7</w:t>
          </w:r>
        </w:p>
        <w:p w14:paraId="7AE3D507" w14:textId="77777777" w:rsidR="008C539B" w:rsidRPr="001058B5" w:rsidRDefault="008D1AB8">
          <w:pPr>
            <w:pStyle w:val="TOC5"/>
            <w:tabs>
              <w:tab w:val="right" w:leader="dot" w:pos="9339"/>
            </w:tabs>
            <w:rPr>
              <w:rFonts w:ascii="Arial" w:hAnsi="Arial" w:cs="Arial"/>
            </w:rPr>
          </w:pPr>
          <w:hyperlink w:anchor="_bookmark1580" w:history="1">
            <w:r w:rsidR="00C12992" w:rsidRPr="001058B5">
              <w:rPr>
                <w:rFonts w:ascii="Arial" w:hAnsi="Arial" w:cs="Arial"/>
              </w:rPr>
              <w:t>Encrypting Binary Large</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8-7</w:t>
          </w:r>
        </w:p>
        <w:p w14:paraId="117071F2" w14:textId="77777777" w:rsidR="008C539B" w:rsidRPr="001058B5" w:rsidRDefault="008D1AB8">
          <w:pPr>
            <w:pStyle w:val="TOC2"/>
            <w:tabs>
              <w:tab w:val="right" w:leader="dot" w:pos="9339"/>
            </w:tabs>
            <w:rPr>
              <w:rFonts w:ascii="Arial" w:hAnsi="Arial" w:cs="Arial"/>
              <w:b w:val="0"/>
            </w:rPr>
          </w:pPr>
          <w:hyperlink w:anchor="_bookmark1583" w:history="1">
            <w:r w:rsidR="00C12992" w:rsidRPr="001058B5">
              <w:rPr>
                <w:rFonts w:ascii="Arial" w:hAnsi="Arial" w:cs="Arial"/>
              </w:rPr>
              <w:t>Storing Data Encryption by Using the</w:t>
            </w:r>
            <w:r w:rsidR="00C12992" w:rsidRPr="001058B5">
              <w:rPr>
                <w:rFonts w:ascii="Arial" w:hAnsi="Arial" w:cs="Arial"/>
                <w:spacing w:val="-8"/>
              </w:rPr>
              <w:t xml:space="preserve"> </w:t>
            </w:r>
            <w:r w:rsidR="00C12992" w:rsidRPr="001058B5">
              <w:rPr>
                <w:rFonts w:ascii="Arial" w:hAnsi="Arial" w:cs="Arial"/>
              </w:rPr>
              <w:t>DBMS_CRYPTO</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r>
          <w:r w:rsidR="00C12992" w:rsidRPr="001058B5">
            <w:rPr>
              <w:rFonts w:ascii="Arial" w:hAnsi="Arial" w:cs="Arial"/>
              <w:b w:val="0"/>
            </w:rPr>
            <w:t>8-8</w:t>
          </w:r>
        </w:p>
        <w:p w14:paraId="21D002E5" w14:textId="77777777" w:rsidR="008C539B" w:rsidRPr="001058B5" w:rsidRDefault="008D1AB8">
          <w:pPr>
            <w:pStyle w:val="TOC2"/>
            <w:tabs>
              <w:tab w:val="right" w:leader="dot" w:pos="9338"/>
            </w:tabs>
            <w:spacing w:before="40"/>
            <w:rPr>
              <w:rFonts w:ascii="Arial" w:hAnsi="Arial" w:cs="Arial"/>
              <w:b w:val="0"/>
            </w:rPr>
          </w:pPr>
          <w:hyperlink w:anchor="_bookmark1591" w:history="1">
            <w:r w:rsidR="00C12992" w:rsidRPr="001058B5">
              <w:rPr>
                <w:rFonts w:ascii="Arial" w:hAnsi="Arial" w:cs="Arial"/>
              </w:rPr>
              <w:t>Examples of Using the Data</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API</w:t>
            </w:r>
          </w:hyperlink>
          <w:r w:rsidR="00C12992" w:rsidRPr="001058B5">
            <w:rPr>
              <w:rFonts w:ascii="Arial" w:hAnsi="Arial" w:cs="Arial"/>
            </w:rPr>
            <w:tab/>
          </w:r>
          <w:r w:rsidR="00C12992" w:rsidRPr="001058B5">
            <w:rPr>
              <w:rFonts w:ascii="Arial" w:hAnsi="Arial" w:cs="Arial"/>
              <w:b w:val="0"/>
            </w:rPr>
            <w:t>8-10</w:t>
          </w:r>
        </w:p>
        <w:p w14:paraId="440BC496" w14:textId="77777777" w:rsidR="008C539B" w:rsidRPr="001058B5" w:rsidRDefault="008D1AB8">
          <w:pPr>
            <w:pStyle w:val="TOC5"/>
            <w:tabs>
              <w:tab w:val="right" w:leader="dot" w:pos="9338"/>
            </w:tabs>
            <w:spacing w:before="34"/>
            <w:rPr>
              <w:rFonts w:ascii="Arial" w:hAnsi="Arial" w:cs="Arial"/>
            </w:rPr>
          </w:pPr>
          <w:hyperlink w:anchor="_bookmark1592" w:history="1">
            <w:r w:rsidR="00C12992" w:rsidRPr="001058B5">
              <w:rPr>
                <w:rFonts w:ascii="Arial" w:hAnsi="Arial" w:cs="Arial"/>
              </w:rPr>
              <w:t>Example of a Data</w:t>
            </w:r>
            <w:r w:rsidR="00C12992" w:rsidRPr="001058B5">
              <w:rPr>
                <w:rFonts w:ascii="Arial" w:hAnsi="Arial" w:cs="Arial"/>
                <w:spacing w:val="-3"/>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Procedure</w:t>
            </w:r>
          </w:hyperlink>
          <w:r w:rsidR="00C12992" w:rsidRPr="001058B5">
            <w:rPr>
              <w:rFonts w:ascii="Arial" w:hAnsi="Arial" w:cs="Arial"/>
            </w:rPr>
            <w:tab/>
            <w:t>8-10</w:t>
          </w:r>
        </w:p>
        <w:p w14:paraId="12818D94" w14:textId="77777777" w:rsidR="008C539B" w:rsidRPr="001058B5" w:rsidRDefault="008D1AB8">
          <w:pPr>
            <w:pStyle w:val="TOC5"/>
            <w:tabs>
              <w:tab w:val="right" w:leader="dot" w:pos="9338"/>
            </w:tabs>
            <w:rPr>
              <w:rFonts w:ascii="Arial" w:hAnsi="Arial" w:cs="Arial"/>
            </w:rPr>
          </w:pPr>
          <w:hyperlink w:anchor="_bookmark1594" w:history="1">
            <w:r w:rsidR="00C12992" w:rsidRPr="001058B5">
              <w:rPr>
                <w:rFonts w:ascii="Arial" w:hAnsi="Arial" w:cs="Arial"/>
              </w:rPr>
              <w:t>Example of AES 256-Bit Data Encryption and</w:t>
            </w:r>
            <w:r w:rsidR="00C12992" w:rsidRPr="001058B5">
              <w:rPr>
                <w:rFonts w:ascii="Arial" w:hAnsi="Arial" w:cs="Arial"/>
                <w:spacing w:val="-3"/>
              </w:rPr>
              <w:t xml:space="preserve"> </w:t>
            </w:r>
            <w:r w:rsidR="00C12992" w:rsidRPr="001058B5">
              <w:rPr>
                <w:rFonts w:ascii="Arial" w:hAnsi="Arial" w:cs="Arial"/>
              </w:rPr>
              <w:t>Decryption</w:t>
            </w:r>
            <w:r w:rsidR="00C12992" w:rsidRPr="001058B5">
              <w:rPr>
                <w:rFonts w:ascii="Arial" w:hAnsi="Arial" w:cs="Arial"/>
                <w:spacing w:val="-2"/>
              </w:rPr>
              <w:t xml:space="preserve"> </w:t>
            </w:r>
            <w:r w:rsidR="00C12992" w:rsidRPr="001058B5">
              <w:rPr>
                <w:rFonts w:ascii="Arial" w:hAnsi="Arial" w:cs="Arial"/>
              </w:rPr>
              <w:t>Procedures</w:t>
            </w:r>
          </w:hyperlink>
          <w:r w:rsidR="00C12992" w:rsidRPr="001058B5">
            <w:rPr>
              <w:rFonts w:ascii="Arial" w:hAnsi="Arial" w:cs="Arial"/>
            </w:rPr>
            <w:tab/>
            <w:t>8-11</w:t>
          </w:r>
        </w:p>
        <w:p w14:paraId="0F212D80" w14:textId="77777777" w:rsidR="008C539B" w:rsidRPr="001058B5" w:rsidRDefault="008D1AB8">
          <w:pPr>
            <w:pStyle w:val="TOC5"/>
            <w:tabs>
              <w:tab w:val="right" w:leader="dot" w:pos="9338"/>
            </w:tabs>
            <w:spacing w:before="33" w:after="240"/>
            <w:rPr>
              <w:rFonts w:ascii="Arial" w:hAnsi="Arial" w:cs="Arial"/>
            </w:rPr>
          </w:pPr>
          <w:hyperlink w:anchor="_bookmark1596" w:history="1">
            <w:r w:rsidR="00C12992" w:rsidRPr="001058B5">
              <w:rPr>
                <w:rFonts w:ascii="Arial" w:hAnsi="Arial" w:cs="Arial"/>
              </w:rPr>
              <w:t>Example of Encryption and Decryption Procedures for</w:t>
            </w:r>
            <w:r w:rsidR="00C12992" w:rsidRPr="001058B5">
              <w:rPr>
                <w:rFonts w:ascii="Arial" w:hAnsi="Arial" w:cs="Arial"/>
                <w:spacing w:val="-7"/>
              </w:rPr>
              <w:t xml:space="preserve"> </w:t>
            </w:r>
            <w:r w:rsidR="00C12992" w:rsidRPr="001058B5">
              <w:rPr>
                <w:rFonts w:ascii="Arial" w:hAnsi="Arial" w:cs="Arial"/>
              </w:rPr>
              <w:t>BLOB</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8-12</w:t>
          </w:r>
        </w:p>
        <w:p w14:paraId="06DB4CF6" w14:textId="77777777" w:rsidR="008C539B" w:rsidRPr="001058B5" w:rsidRDefault="008D1AB8">
          <w:pPr>
            <w:pStyle w:val="TOC6"/>
            <w:tabs>
              <w:tab w:val="right" w:leader="dot" w:pos="9940"/>
            </w:tabs>
            <w:spacing w:before="85"/>
            <w:rPr>
              <w:rFonts w:ascii="Arial" w:hAnsi="Arial" w:cs="Arial"/>
              <w:b w:val="0"/>
            </w:rPr>
          </w:pPr>
          <w:hyperlink w:anchor="_bookmark1598" w:history="1">
            <w:r w:rsidR="00C12992" w:rsidRPr="001058B5">
              <w:rPr>
                <w:rFonts w:ascii="Arial" w:hAnsi="Arial" w:cs="Arial"/>
              </w:rPr>
              <w:t>Finding Information About</w:t>
            </w:r>
            <w:r w:rsidR="00C12992" w:rsidRPr="001058B5">
              <w:rPr>
                <w:rFonts w:ascii="Arial" w:hAnsi="Arial" w:cs="Arial"/>
                <w:spacing w:val="-2"/>
              </w:rPr>
              <w:t xml:space="preserve"> </w:t>
            </w:r>
            <w:r w:rsidR="00C12992" w:rsidRPr="001058B5">
              <w:rPr>
                <w:rFonts w:ascii="Arial" w:hAnsi="Arial" w:cs="Arial"/>
              </w:rPr>
              <w:t>Encrypted</w:t>
            </w:r>
            <w:r w:rsidR="00C12992" w:rsidRPr="001058B5">
              <w:rPr>
                <w:rFonts w:ascii="Arial" w:hAnsi="Arial" w:cs="Arial"/>
                <w:spacing w:val="-2"/>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8-15</w:t>
          </w:r>
        </w:p>
        <w:p w14:paraId="26243B75" w14:textId="77777777" w:rsidR="008C539B" w:rsidRPr="001058B5" w:rsidRDefault="008D1AB8" w:rsidP="006F7931">
          <w:pPr>
            <w:pStyle w:val="TOC3"/>
            <w:numPr>
              <w:ilvl w:val="0"/>
              <w:numId w:val="138"/>
            </w:numPr>
            <w:tabs>
              <w:tab w:val="left" w:pos="1139"/>
              <w:tab w:val="left" w:pos="1140"/>
            </w:tabs>
            <w:spacing w:before="308"/>
            <w:ind w:hanging="439"/>
            <w:jc w:val="left"/>
          </w:pPr>
          <w:hyperlink w:anchor="_bookmark1603" w:history="1">
            <w:r w:rsidR="00C12992" w:rsidRPr="001058B5">
              <w:t>Verifying Security Access with</w:t>
            </w:r>
            <w:r w:rsidR="00C12992" w:rsidRPr="001058B5">
              <w:rPr>
                <w:spacing w:val="-4"/>
              </w:rPr>
              <w:t xml:space="preserve"> </w:t>
            </w:r>
            <w:r w:rsidR="00C12992" w:rsidRPr="001058B5">
              <w:t>Auditing</w:t>
            </w:r>
          </w:hyperlink>
        </w:p>
        <w:p w14:paraId="5709B2EC" w14:textId="77777777" w:rsidR="008C539B" w:rsidRPr="001058B5" w:rsidRDefault="008D1AB8">
          <w:pPr>
            <w:pStyle w:val="TOC6"/>
            <w:tabs>
              <w:tab w:val="right" w:leader="dot" w:pos="9941"/>
            </w:tabs>
            <w:spacing w:before="135"/>
            <w:rPr>
              <w:rFonts w:ascii="Arial" w:hAnsi="Arial" w:cs="Arial"/>
              <w:b w:val="0"/>
            </w:rPr>
          </w:pPr>
          <w:hyperlink w:anchor="_bookmark160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9-1</w:t>
          </w:r>
        </w:p>
        <w:p w14:paraId="2A21E326" w14:textId="77777777" w:rsidR="008C539B" w:rsidRPr="001058B5" w:rsidRDefault="008D1AB8">
          <w:pPr>
            <w:pStyle w:val="TOC9"/>
            <w:tabs>
              <w:tab w:val="right" w:leader="dot" w:pos="9941"/>
            </w:tabs>
            <w:spacing w:before="34"/>
            <w:rPr>
              <w:rFonts w:ascii="Arial" w:hAnsi="Arial" w:cs="Arial"/>
            </w:rPr>
          </w:pPr>
          <w:hyperlink w:anchor="_bookmark1605" w:history="1">
            <w:r w:rsidR="00C12992" w:rsidRPr="001058B5">
              <w:rPr>
                <w:rFonts w:ascii="Arial" w:hAnsi="Arial" w:cs="Arial"/>
              </w:rPr>
              <w:t>What</w:t>
            </w:r>
            <w:r w:rsidR="00C12992" w:rsidRPr="001058B5">
              <w:rPr>
                <w:rFonts w:ascii="Arial" w:hAnsi="Arial" w:cs="Arial"/>
                <w:spacing w:val="-1"/>
              </w:rPr>
              <w:t xml:space="preserve"> </w:t>
            </w:r>
            <w:r w:rsidR="00C12992" w:rsidRPr="001058B5">
              <w:rPr>
                <w:rFonts w:ascii="Arial" w:hAnsi="Arial" w:cs="Arial"/>
              </w:rPr>
              <w:t>Is</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w:t>
          </w:r>
        </w:p>
        <w:p w14:paraId="7113F35B" w14:textId="77777777" w:rsidR="008C539B" w:rsidRPr="001058B5" w:rsidRDefault="008D1AB8">
          <w:pPr>
            <w:pStyle w:val="TOC9"/>
            <w:tabs>
              <w:tab w:val="right" w:leader="dot" w:pos="9941"/>
            </w:tabs>
            <w:spacing w:before="32"/>
            <w:rPr>
              <w:rFonts w:ascii="Arial" w:hAnsi="Arial" w:cs="Arial"/>
            </w:rPr>
          </w:pPr>
          <w:hyperlink w:anchor="_bookmark1608" w:history="1">
            <w:r w:rsidR="00C12992" w:rsidRPr="001058B5">
              <w:rPr>
                <w:rFonts w:ascii="Arial" w:hAnsi="Arial" w:cs="Arial"/>
              </w:rPr>
              <w:t>Why Is</w:t>
            </w:r>
            <w:r w:rsidR="00C12992" w:rsidRPr="001058B5">
              <w:rPr>
                <w:rFonts w:ascii="Arial" w:hAnsi="Arial" w:cs="Arial"/>
                <w:spacing w:val="-2"/>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Used?</w:t>
            </w:r>
          </w:hyperlink>
          <w:r w:rsidR="00C12992" w:rsidRPr="001058B5">
            <w:rPr>
              <w:rFonts w:ascii="Arial" w:hAnsi="Arial" w:cs="Arial"/>
            </w:rPr>
            <w:tab/>
            <w:t>9-2</w:t>
          </w:r>
        </w:p>
        <w:p w14:paraId="256BDFFF" w14:textId="77777777" w:rsidR="008C539B" w:rsidRPr="001058B5" w:rsidRDefault="008D1AB8">
          <w:pPr>
            <w:pStyle w:val="TOC9"/>
            <w:tabs>
              <w:tab w:val="right" w:leader="dot" w:pos="9941"/>
            </w:tabs>
            <w:spacing w:before="32"/>
            <w:rPr>
              <w:rFonts w:ascii="Arial" w:hAnsi="Arial" w:cs="Arial"/>
            </w:rPr>
          </w:pPr>
          <w:hyperlink w:anchor="_bookmark1609" w:history="1">
            <w:r w:rsidR="00C12992" w:rsidRPr="001058B5">
              <w:rPr>
                <w:rFonts w:ascii="Arial" w:hAnsi="Arial" w:cs="Arial"/>
              </w:rPr>
              <w:t>Protecting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9-3</w:t>
          </w:r>
        </w:p>
        <w:p w14:paraId="367D0FE1" w14:textId="77777777" w:rsidR="008C539B" w:rsidRPr="001058B5" w:rsidRDefault="008D1AB8">
          <w:pPr>
            <w:pStyle w:val="TOC9"/>
            <w:tabs>
              <w:tab w:val="right" w:leader="dot" w:pos="9941"/>
            </w:tabs>
            <w:rPr>
              <w:rFonts w:ascii="Arial" w:hAnsi="Arial" w:cs="Arial"/>
            </w:rPr>
          </w:pPr>
          <w:hyperlink w:anchor="_bookmark1614" w:history="1">
            <w:r w:rsidR="00C12992" w:rsidRPr="001058B5">
              <w:rPr>
                <w:rFonts w:ascii="Arial" w:hAnsi="Arial" w:cs="Arial"/>
              </w:rPr>
              <w:t>Activities That Are Always Written to the Standard and Fine-Grained</w:t>
            </w:r>
            <w:r w:rsidR="00C12992" w:rsidRPr="001058B5">
              <w:rPr>
                <w:rFonts w:ascii="Arial" w:hAnsi="Arial" w:cs="Arial"/>
                <w:spacing w:val="-1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w:t>
          </w:r>
        </w:p>
        <w:p w14:paraId="76D70732" w14:textId="77777777" w:rsidR="008C539B" w:rsidRPr="001058B5" w:rsidRDefault="008D1AB8">
          <w:pPr>
            <w:pStyle w:val="TOC9"/>
            <w:tabs>
              <w:tab w:val="right" w:leader="dot" w:pos="9941"/>
            </w:tabs>
            <w:spacing w:before="32"/>
            <w:rPr>
              <w:rFonts w:ascii="Arial" w:hAnsi="Arial" w:cs="Arial"/>
            </w:rPr>
          </w:pPr>
          <w:hyperlink w:anchor="_bookmark1619" w:history="1">
            <w:r w:rsidR="00C12992" w:rsidRPr="001058B5">
              <w:rPr>
                <w:rFonts w:ascii="Arial" w:hAnsi="Arial" w:cs="Arial"/>
              </w:rPr>
              <w:t>Activities That Are Always Audited for</w:t>
            </w:r>
            <w:r w:rsidR="00C12992" w:rsidRPr="001058B5">
              <w:rPr>
                <w:rFonts w:ascii="Arial" w:hAnsi="Arial" w:cs="Arial"/>
                <w:spacing w:val="-2"/>
              </w:rPr>
              <w:t xml:space="preserve"> </w:t>
            </w:r>
            <w:r w:rsidR="00C12992" w:rsidRPr="001058B5">
              <w:rPr>
                <w:rFonts w:ascii="Arial" w:hAnsi="Arial" w:cs="Arial"/>
              </w:rPr>
              <w:t>All</w:t>
            </w:r>
            <w:r w:rsidR="00C12992" w:rsidRPr="001058B5">
              <w:rPr>
                <w:rFonts w:ascii="Arial" w:hAnsi="Arial" w:cs="Arial"/>
                <w:spacing w:val="-1"/>
              </w:rPr>
              <w:t xml:space="preserve"> </w:t>
            </w:r>
            <w:r w:rsidR="00C12992" w:rsidRPr="001058B5">
              <w:rPr>
                <w:rFonts w:ascii="Arial" w:hAnsi="Arial" w:cs="Arial"/>
              </w:rPr>
              <w:t>Platforms</w:t>
            </w:r>
          </w:hyperlink>
          <w:r w:rsidR="00C12992" w:rsidRPr="001058B5">
            <w:rPr>
              <w:rFonts w:ascii="Arial" w:hAnsi="Arial" w:cs="Arial"/>
            </w:rPr>
            <w:tab/>
            <w:t>9-4</w:t>
          </w:r>
        </w:p>
        <w:p w14:paraId="323C0EEA" w14:textId="77777777" w:rsidR="008C539B" w:rsidRPr="001058B5" w:rsidRDefault="008D1AB8">
          <w:pPr>
            <w:pStyle w:val="TOC9"/>
            <w:tabs>
              <w:tab w:val="right" w:leader="dot" w:pos="9941"/>
            </w:tabs>
            <w:rPr>
              <w:rFonts w:ascii="Arial" w:hAnsi="Arial" w:cs="Arial"/>
            </w:rPr>
          </w:pPr>
          <w:hyperlink w:anchor="_bookmark1627" w:history="1">
            <w:r w:rsidR="00C12992" w:rsidRPr="001058B5">
              <w:rPr>
                <w:rFonts w:ascii="Arial" w:hAnsi="Arial" w:cs="Arial"/>
              </w:rPr>
              <w:t>Auditing in a</w:t>
            </w:r>
            <w:r w:rsidR="00C12992" w:rsidRPr="001058B5">
              <w:rPr>
                <w:rFonts w:ascii="Arial" w:hAnsi="Arial" w:cs="Arial"/>
                <w:spacing w:val="-3"/>
              </w:rPr>
              <w:t xml:space="preserve"> </w:t>
            </w:r>
            <w:r w:rsidR="00C12992" w:rsidRPr="001058B5">
              <w:rPr>
                <w:rFonts w:ascii="Arial" w:hAnsi="Arial" w:cs="Arial"/>
              </w:rPr>
              <w:t>Distributed</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9-4</w:t>
          </w:r>
        </w:p>
        <w:p w14:paraId="4514E353" w14:textId="77777777" w:rsidR="008C539B" w:rsidRPr="001058B5" w:rsidRDefault="008D1AB8">
          <w:pPr>
            <w:pStyle w:val="TOC9"/>
            <w:tabs>
              <w:tab w:val="right" w:leader="dot" w:pos="9941"/>
            </w:tabs>
            <w:rPr>
              <w:rFonts w:ascii="Arial" w:hAnsi="Arial" w:cs="Arial"/>
            </w:rPr>
          </w:pPr>
          <w:hyperlink w:anchor="_bookmark1629" w:history="1">
            <w:r w:rsidR="00C12992" w:rsidRPr="001058B5">
              <w:rPr>
                <w:rFonts w:ascii="Arial" w:hAnsi="Arial" w:cs="Arial"/>
              </w:rPr>
              <w:t>Best Practices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9-4</w:t>
          </w:r>
        </w:p>
        <w:p w14:paraId="4D61C975" w14:textId="77777777" w:rsidR="008C539B" w:rsidRPr="001058B5" w:rsidRDefault="008D1AB8">
          <w:pPr>
            <w:pStyle w:val="TOC6"/>
            <w:tabs>
              <w:tab w:val="right" w:leader="dot" w:pos="9941"/>
            </w:tabs>
            <w:spacing w:before="36"/>
            <w:rPr>
              <w:rFonts w:ascii="Arial" w:hAnsi="Arial" w:cs="Arial"/>
              <w:b w:val="0"/>
            </w:rPr>
          </w:pPr>
          <w:hyperlink w:anchor="_bookmark1631" w:history="1">
            <w:r w:rsidR="00C12992" w:rsidRPr="001058B5">
              <w:rPr>
                <w:rFonts w:ascii="Arial" w:hAnsi="Arial" w:cs="Arial"/>
              </w:rPr>
              <w:t>Selecting an</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Type</w:t>
            </w:r>
          </w:hyperlink>
          <w:r w:rsidR="00C12992" w:rsidRPr="001058B5">
            <w:rPr>
              <w:rFonts w:ascii="Arial" w:hAnsi="Arial" w:cs="Arial"/>
            </w:rPr>
            <w:tab/>
          </w:r>
          <w:r w:rsidR="00C12992" w:rsidRPr="001058B5">
            <w:rPr>
              <w:rFonts w:ascii="Arial" w:hAnsi="Arial" w:cs="Arial"/>
              <w:b w:val="0"/>
            </w:rPr>
            <w:t>9-5</w:t>
          </w:r>
        </w:p>
        <w:p w14:paraId="3B7A7355" w14:textId="77777777" w:rsidR="008C539B" w:rsidRPr="001058B5" w:rsidRDefault="008D1AB8">
          <w:pPr>
            <w:pStyle w:val="TOC9"/>
            <w:tabs>
              <w:tab w:val="right" w:leader="dot" w:pos="9941"/>
            </w:tabs>
            <w:spacing w:before="35"/>
            <w:rPr>
              <w:rFonts w:ascii="Arial" w:hAnsi="Arial" w:cs="Arial"/>
            </w:rPr>
          </w:pPr>
          <w:hyperlink w:anchor="_bookmark1635" w:history="1">
            <w:r w:rsidR="00C12992" w:rsidRPr="001058B5">
              <w:rPr>
                <w:rFonts w:ascii="Arial" w:hAnsi="Arial" w:cs="Arial"/>
              </w:rPr>
              <w:t>Auditing SQL Statements, Privileges, and Other</w:t>
            </w:r>
            <w:r w:rsidR="00C12992" w:rsidRPr="001058B5">
              <w:rPr>
                <w:rFonts w:ascii="Arial" w:hAnsi="Arial" w:cs="Arial"/>
                <w:spacing w:val="-8"/>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63A757F2" w14:textId="77777777" w:rsidR="008C539B" w:rsidRPr="001058B5" w:rsidRDefault="008D1AB8">
          <w:pPr>
            <w:pStyle w:val="TOC9"/>
            <w:tabs>
              <w:tab w:val="right" w:leader="dot" w:pos="9941"/>
            </w:tabs>
            <w:rPr>
              <w:rFonts w:ascii="Arial" w:hAnsi="Arial" w:cs="Arial"/>
            </w:rPr>
          </w:pPr>
          <w:hyperlink w:anchor="_bookmark1636" w:history="1">
            <w:r w:rsidR="00C12992" w:rsidRPr="001058B5">
              <w:rPr>
                <w:rFonts w:ascii="Arial" w:hAnsi="Arial" w:cs="Arial"/>
              </w:rPr>
              <w:t>Auditing Commonly Used</w:t>
            </w:r>
            <w:r w:rsidR="00C12992" w:rsidRPr="001058B5">
              <w:rPr>
                <w:rFonts w:ascii="Arial" w:hAnsi="Arial" w:cs="Arial"/>
                <w:spacing w:val="-2"/>
              </w:rPr>
              <w:t xml:space="preserve"> </w:t>
            </w:r>
            <w:r w:rsidR="00C12992" w:rsidRPr="001058B5">
              <w:rPr>
                <w:rFonts w:ascii="Arial" w:hAnsi="Arial" w:cs="Arial"/>
              </w:rPr>
              <w:t>Security-Relevant</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25E5D77A" w14:textId="77777777" w:rsidR="008C539B" w:rsidRPr="001058B5" w:rsidRDefault="008D1AB8">
          <w:pPr>
            <w:pStyle w:val="TOC9"/>
            <w:tabs>
              <w:tab w:val="right" w:leader="dot" w:pos="9941"/>
            </w:tabs>
            <w:spacing w:before="32"/>
            <w:rPr>
              <w:rFonts w:ascii="Arial" w:hAnsi="Arial" w:cs="Arial"/>
            </w:rPr>
          </w:pPr>
          <w:hyperlink w:anchor="_bookmark1637" w:history="1">
            <w:r w:rsidR="00C12992" w:rsidRPr="001058B5">
              <w:rPr>
                <w:rFonts w:ascii="Arial" w:hAnsi="Arial" w:cs="Arial"/>
              </w:rPr>
              <w:t>Auditing Specific,</w:t>
            </w:r>
            <w:r w:rsidR="00C12992" w:rsidRPr="001058B5">
              <w:rPr>
                <w:rFonts w:ascii="Arial" w:hAnsi="Arial" w:cs="Arial"/>
                <w:spacing w:val="-2"/>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9-6</w:t>
          </w:r>
        </w:p>
        <w:p w14:paraId="7D8820C2" w14:textId="77777777" w:rsidR="008C539B" w:rsidRPr="001058B5" w:rsidRDefault="008D1AB8">
          <w:pPr>
            <w:pStyle w:val="TOC6"/>
            <w:tabs>
              <w:tab w:val="right" w:leader="dot" w:pos="9941"/>
            </w:tabs>
            <w:rPr>
              <w:rFonts w:ascii="Arial" w:hAnsi="Arial" w:cs="Arial"/>
              <w:b w:val="0"/>
            </w:rPr>
          </w:pPr>
          <w:hyperlink w:anchor="_bookmark1639" w:history="1">
            <w:r w:rsidR="00C12992" w:rsidRPr="001058B5">
              <w:rPr>
                <w:rFonts w:ascii="Arial" w:hAnsi="Arial" w:cs="Arial"/>
              </w:rPr>
              <w:t>Auditing General Activities with</w:t>
            </w:r>
            <w:r w:rsidR="00C12992" w:rsidRPr="001058B5">
              <w:rPr>
                <w:rFonts w:ascii="Arial" w:hAnsi="Arial" w:cs="Arial"/>
                <w:spacing w:val="-5"/>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9-6</w:t>
          </w:r>
        </w:p>
        <w:p w14:paraId="6A5DB094" w14:textId="77777777" w:rsidR="008C539B" w:rsidRPr="001058B5" w:rsidRDefault="008D1AB8">
          <w:pPr>
            <w:pStyle w:val="TOC9"/>
            <w:tabs>
              <w:tab w:val="right" w:leader="dot" w:pos="9941"/>
            </w:tabs>
            <w:spacing w:before="35"/>
            <w:rPr>
              <w:rFonts w:ascii="Arial" w:hAnsi="Arial" w:cs="Arial"/>
            </w:rPr>
          </w:pPr>
          <w:hyperlink w:anchor="_bookmark1640"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9-7</w:t>
          </w:r>
        </w:p>
        <w:p w14:paraId="274C1295" w14:textId="77777777" w:rsidR="008C539B" w:rsidRPr="001058B5" w:rsidRDefault="008D1AB8">
          <w:pPr>
            <w:tabs>
              <w:tab w:val="right" w:leader="dot" w:pos="9941"/>
            </w:tabs>
            <w:spacing w:before="32"/>
            <w:ind w:left="1900"/>
            <w:rPr>
              <w:rFonts w:ascii="Arial" w:hAnsi="Arial" w:cs="Arial"/>
              <w:sz w:val="20"/>
            </w:rPr>
          </w:pPr>
          <w:hyperlink w:anchor="_bookmark1641" w:history="1">
            <w:r w:rsidR="00C12992" w:rsidRPr="001058B5">
              <w:rPr>
                <w:rFonts w:ascii="Arial" w:hAnsi="Arial" w:cs="Arial"/>
                <w:sz w:val="20"/>
              </w:rPr>
              <w:t>What Is</w:t>
            </w:r>
            <w:r w:rsidR="00C12992" w:rsidRPr="001058B5">
              <w:rPr>
                <w:rFonts w:ascii="Arial" w:hAnsi="Arial" w:cs="Arial"/>
                <w:spacing w:val="-2"/>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2C71986D" w14:textId="77777777" w:rsidR="008C539B" w:rsidRPr="001058B5" w:rsidRDefault="008D1AB8">
          <w:pPr>
            <w:tabs>
              <w:tab w:val="right" w:leader="dot" w:pos="9941"/>
            </w:tabs>
            <w:spacing w:before="31"/>
            <w:ind w:left="1900"/>
            <w:rPr>
              <w:rFonts w:ascii="Arial" w:hAnsi="Arial" w:cs="Arial"/>
              <w:sz w:val="20"/>
            </w:rPr>
          </w:pPr>
          <w:hyperlink w:anchor="_bookmark1645" w:history="1">
            <w:r w:rsidR="00C12992" w:rsidRPr="001058B5">
              <w:rPr>
                <w:rFonts w:ascii="Arial" w:hAnsi="Arial" w:cs="Arial"/>
                <w:sz w:val="20"/>
              </w:rPr>
              <w:t>Who Can Perform</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1CF14D37" w14:textId="77777777" w:rsidR="008C539B" w:rsidRPr="001058B5" w:rsidRDefault="008D1AB8">
          <w:pPr>
            <w:tabs>
              <w:tab w:val="right" w:leader="dot" w:pos="9941"/>
            </w:tabs>
            <w:spacing w:before="31"/>
            <w:ind w:left="1900"/>
            <w:rPr>
              <w:rFonts w:ascii="Arial" w:hAnsi="Arial" w:cs="Arial"/>
              <w:sz w:val="20"/>
            </w:rPr>
          </w:pPr>
          <w:hyperlink w:anchor="_bookmark1648" w:history="1">
            <w:r w:rsidR="00C12992" w:rsidRPr="001058B5">
              <w:rPr>
                <w:rFonts w:ascii="Arial" w:hAnsi="Arial" w:cs="Arial"/>
                <w:sz w:val="20"/>
              </w:rPr>
              <w:t>When Are Standard Audit</w:t>
            </w:r>
            <w:r w:rsidR="00C12992" w:rsidRPr="001058B5">
              <w:rPr>
                <w:rFonts w:ascii="Arial" w:hAnsi="Arial" w:cs="Arial"/>
                <w:spacing w:val="-1"/>
                <w:sz w:val="20"/>
              </w:rPr>
              <w:t xml:space="preserve"> </w:t>
            </w:r>
            <w:r w:rsidR="00C12992" w:rsidRPr="001058B5">
              <w:rPr>
                <w:rFonts w:ascii="Arial" w:hAnsi="Arial" w:cs="Arial"/>
                <w:sz w:val="20"/>
              </w:rPr>
              <w:t>Records</w:t>
            </w:r>
            <w:r w:rsidR="00C12992" w:rsidRPr="001058B5">
              <w:rPr>
                <w:rFonts w:ascii="Arial" w:hAnsi="Arial" w:cs="Arial"/>
                <w:spacing w:val="-2"/>
                <w:sz w:val="20"/>
              </w:rPr>
              <w:t xml:space="preserve"> </w:t>
            </w:r>
            <w:r w:rsidR="00C12992" w:rsidRPr="001058B5">
              <w:rPr>
                <w:rFonts w:ascii="Arial" w:hAnsi="Arial" w:cs="Arial"/>
                <w:sz w:val="20"/>
              </w:rPr>
              <w:t>Created?</w:t>
            </w:r>
          </w:hyperlink>
          <w:r w:rsidR="00C12992" w:rsidRPr="001058B5">
            <w:rPr>
              <w:rFonts w:ascii="Arial" w:hAnsi="Arial" w:cs="Arial"/>
              <w:sz w:val="20"/>
            </w:rPr>
            <w:tab/>
            <w:t>9-8</w:t>
          </w:r>
        </w:p>
        <w:p w14:paraId="702BF29F" w14:textId="77777777" w:rsidR="008C539B" w:rsidRPr="001058B5" w:rsidRDefault="008D1AB8">
          <w:pPr>
            <w:pStyle w:val="TOC9"/>
            <w:tabs>
              <w:tab w:val="right" w:leader="dot" w:pos="9941"/>
            </w:tabs>
            <w:spacing w:before="32"/>
            <w:rPr>
              <w:rFonts w:ascii="Arial" w:hAnsi="Arial" w:cs="Arial"/>
            </w:rPr>
          </w:pPr>
          <w:hyperlink w:anchor="_bookmark1654" w:history="1">
            <w:r w:rsidR="00C12992" w:rsidRPr="001058B5">
              <w:rPr>
                <w:rFonts w:ascii="Arial" w:hAnsi="Arial" w:cs="Arial"/>
              </w:rPr>
              <w:t>Configuring Standard Auditing with the AUDIT_TRAIL</w:t>
            </w:r>
            <w:r w:rsidR="00C12992" w:rsidRPr="001058B5">
              <w:rPr>
                <w:rFonts w:ascii="Arial" w:hAnsi="Arial" w:cs="Arial"/>
                <w:spacing w:val="-12"/>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9-8</w:t>
          </w:r>
        </w:p>
        <w:p w14:paraId="6107AE14" w14:textId="77777777" w:rsidR="008C539B" w:rsidRPr="001058B5" w:rsidRDefault="008D1AB8">
          <w:pPr>
            <w:tabs>
              <w:tab w:val="right" w:leader="dot" w:pos="9941"/>
            </w:tabs>
            <w:spacing w:before="31"/>
            <w:ind w:left="1900"/>
            <w:rPr>
              <w:rFonts w:ascii="Arial" w:hAnsi="Arial" w:cs="Arial"/>
              <w:sz w:val="20"/>
            </w:rPr>
          </w:pPr>
          <w:hyperlink w:anchor="_bookmark1656" w:history="1">
            <w:r w:rsidR="00C12992" w:rsidRPr="001058B5">
              <w:rPr>
                <w:rFonts w:ascii="Arial" w:hAnsi="Arial" w:cs="Arial"/>
                <w:sz w:val="20"/>
              </w:rPr>
              <w:t>Enabling or Disabling the Standard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9-8</w:t>
          </w:r>
        </w:p>
        <w:p w14:paraId="7EAE19E4" w14:textId="77777777" w:rsidR="008C539B" w:rsidRPr="001058B5" w:rsidRDefault="008D1AB8">
          <w:pPr>
            <w:tabs>
              <w:tab w:val="right" w:leader="dot" w:pos="9941"/>
            </w:tabs>
            <w:spacing w:before="31"/>
            <w:ind w:left="1900"/>
            <w:rPr>
              <w:rFonts w:ascii="Arial" w:hAnsi="Arial" w:cs="Arial"/>
              <w:sz w:val="20"/>
            </w:rPr>
          </w:pPr>
          <w:hyperlink w:anchor="_bookmark1666" w:history="1">
            <w:r w:rsidR="00C12992" w:rsidRPr="001058B5">
              <w:rPr>
                <w:rFonts w:ascii="Arial" w:hAnsi="Arial" w:cs="Arial"/>
                <w:sz w:val="20"/>
              </w:rPr>
              <w:t>Settings for the AUDIT_TRAIL</w:t>
            </w:r>
            <w:r w:rsidR="00C12992" w:rsidRPr="001058B5">
              <w:rPr>
                <w:rFonts w:ascii="Arial" w:hAnsi="Arial" w:cs="Arial"/>
                <w:spacing w:val="-3"/>
                <w:sz w:val="20"/>
              </w:rPr>
              <w:t xml:space="preserve"> </w:t>
            </w:r>
            <w:r w:rsidR="00C12992" w:rsidRPr="001058B5">
              <w:rPr>
                <w:rFonts w:ascii="Arial" w:hAnsi="Arial" w:cs="Arial"/>
                <w:sz w:val="20"/>
              </w:rPr>
              <w:t>Initialization</w:t>
            </w:r>
            <w:r w:rsidR="00C12992" w:rsidRPr="001058B5">
              <w:rPr>
                <w:rFonts w:ascii="Arial" w:hAnsi="Arial" w:cs="Arial"/>
                <w:spacing w:val="-2"/>
                <w:sz w:val="20"/>
              </w:rPr>
              <w:t xml:space="preserve"> </w:t>
            </w:r>
            <w:r w:rsidR="00C12992" w:rsidRPr="001058B5">
              <w:rPr>
                <w:rFonts w:ascii="Arial" w:hAnsi="Arial" w:cs="Arial"/>
                <w:sz w:val="20"/>
              </w:rPr>
              <w:t>Parameter</w:t>
            </w:r>
          </w:hyperlink>
          <w:r w:rsidR="00C12992" w:rsidRPr="001058B5">
            <w:rPr>
              <w:rFonts w:ascii="Arial" w:hAnsi="Arial" w:cs="Arial"/>
              <w:sz w:val="20"/>
            </w:rPr>
            <w:tab/>
            <w:t>9-9</w:t>
          </w:r>
        </w:p>
        <w:p w14:paraId="78243DDB" w14:textId="77777777" w:rsidR="008C539B" w:rsidRPr="001058B5" w:rsidRDefault="008D1AB8">
          <w:pPr>
            <w:pStyle w:val="TOC9"/>
            <w:tabs>
              <w:tab w:val="right" w:leader="dot" w:pos="9940"/>
            </w:tabs>
            <w:spacing w:before="33"/>
            <w:rPr>
              <w:rFonts w:ascii="Arial" w:hAnsi="Arial" w:cs="Arial"/>
            </w:rPr>
          </w:pPr>
          <w:hyperlink w:anchor="_bookmark1686" w:history="1">
            <w:r w:rsidR="00C12992" w:rsidRPr="001058B5">
              <w:rPr>
                <w:rFonts w:ascii="Arial" w:hAnsi="Arial" w:cs="Arial"/>
              </w:rPr>
              <w:t>What Do the Operating System and Database Audit Trails Have</w:t>
            </w:r>
            <w:r w:rsidR="00C12992" w:rsidRPr="001058B5">
              <w:rPr>
                <w:rFonts w:ascii="Arial" w:hAnsi="Arial" w:cs="Arial"/>
                <w:spacing w:val="-1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Common?.</w:t>
            </w:r>
          </w:hyperlink>
          <w:r w:rsidR="00C12992" w:rsidRPr="001058B5">
            <w:rPr>
              <w:rFonts w:ascii="Arial" w:hAnsi="Arial" w:cs="Arial"/>
            </w:rPr>
            <w:tab/>
            <w:t>9-11</w:t>
          </w:r>
        </w:p>
        <w:p w14:paraId="2165E87B" w14:textId="77777777" w:rsidR="008C539B" w:rsidRPr="001058B5" w:rsidRDefault="008D1AB8">
          <w:pPr>
            <w:pStyle w:val="TOC9"/>
            <w:tabs>
              <w:tab w:val="right" w:leader="dot" w:pos="9940"/>
            </w:tabs>
            <w:rPr>
              <w:rFonts w:ascii="Arial" w:hAnsi="Arial" w:cs="Arial"/>
            </w:rPr>
          </w:pPr>
          <w:hyperlink w:anchor="_bookmark1695" w:history="1">
            <w:r w:rsidR="00C12992" w:rsidRPr="001058B5">
              <w:rPr>
                <w:rFonts w:ascii="Arial" w:hAnsi="Arial" w:cs="Arial"/>
              </w:rPr>
              <w:t>Using the Operating System</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9-12</w:t>
          </w:r>
        </w:p>
        <w:p w14:paraId="5D947C24" w14:textId="77777777" w:rsidR="008C539B" w:rsidRPr="001058B5" w:rsidRDefault="008D1AB8">
          <w:pPr>
            <w:tabs>
              <w:tab w:val="right" w:leader="dot" w:pos="9940"/>
            </w:tabs>
            <w:spacing w:before="31"/>
            <w:ind w:left="1900"/>
            <w:rPr>
              <w:rFonts w:ascii="Arial" w:hAnsi="Arial" w:cs="Arial"/>
              <w:sz w:val="20"/>
            </w:rPr>
          </w:pPr>
          <w:hyperlink w:anchor="_bookmark1696" w:history="1">
            <w:r w:rsidR="00C12992" w:rsidRPr="001058B5">
              <w:rPr>
                <w:rFonts w:ascii="Arial" w:hAnsi="Arial" w:cs="Arial"/>
                <w:sz w:val="20"/>
              </w:rPr>
              <w:t>About the Operating</w:t>
            </w:r>
            <w:r w:rsidR="00C12992" w:rsidRPr="001058B5">
              <w:rPr>
                <w:rFonts w:ascii="Arial" w:hAnsi="Arial" w:cs="Arial"/>
                <w:spacing w:val="-1"/>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9-13</w:t>
          </w:r>
        </w:p>
        <w:p w14:paraId="246B5988" w14:textId="77777777" w:rsidR="008C539B" w:rsidRPr="001058B5" w:rsidRDefault="008D1AB8">
          <w:pPr>
            <w:tabs>
              <w:tab w:val="right" w:leader="dot" w:pos="9940"/>
            </w:tabs>
            <w:spacing w:before="32"/>
            <w:ind w:left="1900"/>
            <w:rPr>
              <w:rFonts w:ascii="Arial" w:hAnsi="Arial" w:cs="Arial"/>
              <w:sz w:val="20"/>
            </w:rPr>
          </w:pPr>
          <w:hyperlink w:anchor="_bookmark1700" w:history="1">
            <w:r w:rsidR="00C12992" w:rsidRPr="001058B5">
              <w:rPr>
                <w:rFonts w:ascii="Arial" w:hAnsi="Arial" w:cs="Arial"/>
                <w:sz w:val="20"/>
              </w:rPr>
              <w:t>What Do Operating System Audit Trail Records</w:t>
            </w:r>
            <w:r w:rsidR="00C12992" w:rsidRPr="001058B5">
              <w:rPr>
                <w:rFonts w:ascii="Arial" w:hAnsi="Arial" w:cs="Arial"/>
                <w:spacing w:val="-5"/>
                <w:sz w:val="20"/>
              </w:rPr>
              <w:t xml:space="preserve"> </w:t>
            </w:r>
            <w:r w:rsidR="00C12992" w:rsidRPr="001058B5">
              <w:rPr>
                <w:rFonts w:ascii="Arial" w:hAnsi="Arial" w:cs="Arial"/>
                <w:sz w:val="20"/>
              </w:rPr>
              <w:t>Look</w:t>
            </w:r>
            <w:r w:rsidR="00C12992" w:rsidRPr="001058B5">
              <w:rPr>
                <w:rFonts w:ascii="Arial" w:hAnsi="Arial" w:cs="Arial"/>
                <w:spacing w:val="-2"/>
                <w:sz w:val="20"/>
              </w:rPr>
              <w:t xml:space="preserve"> </w:t>
            </w:r>
            <w:r w:rsidR="00C12992" w:rsidRPr="001058B5">
              <w:rPr>
                <w:rFonts w:ascii="Arial" w:hAnsi="Arial" w:cs="Arial"/>
                <w:sz w:val="20"/>
              </w:rPr>
              <w:t>Like?</w:t>
            </w:r>
          </w:hyperlink>
          <w:r w:rsidR="00C12992" w:rsidRPr="001058B5">
            <w:rPr>
              <w:rFonts w:ascii="Arial" w:hAnsi="Arial" w:cs="Arial"/>
              <w:sz w:val="20"/>
            </w:rPr>
            <w:tab/>
            <w:t>9-13</w:t>
          </w:r>
        </w:p>
        <w:p w14:paraId="455671D3" w14:textId="77777777" w:rsidR="008C539B" w:rsidRPr="001058B5" w:rsidRDefault="008D1AB8">
          <w:pPr>
            <w:tabs>
              <w:tab w:val="right" w:leader="dot" w:pos="9940"/>
            </w:tabs>
            <w:spacing w:before="31"/>
            <w:ind w:left="1900"/>
            <w:rPr>
              <w:rFonts w:ascii="Arial" w:hAnsi="Arial" w:cs="Arial"/>
              <w:sz w:val="20"/>
            </w:rPr>
          </w:pPr>
          <w:hyperlink w:anchor="_bookmark1707" w:history="1">
            <w:r w:rsidR="00C12992" w:rsidRPr="001058B5">
              <w:rPr>
                <w:rFonts w:ascii="Arial" w:hAnsi="Arial" w:cs="Arial"/>
                <w:sz w:val="20"/>
              </w:rPr>
              <w:t>Advantages of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9-16</w:t>
          </w:r>
        </w:p>
        <w:p w14:paraId="20598711" w14:textId="77777777" w:rsidR="008C539B" w:rsidRPr="001058B5" w:rsidRDefault="008D1AB8">
          <w:pPr>
            <w:tabs>
              <w:tab w:val="right" w:leader="dot" w:pos="9940"/>
            </w:tabs>
            <w:spacing w:before="31"/>
            <w:ind w:left="1900"/>
            <w:rPr>
              <w:rFonts w:ascii="Arial" w:hAnsi="Arial" w:cs="Arial"/>
              <w:sz w:val="20"/>
            </w:rPr>
          </w:pPr>
          <w:hyperlink w:anchor="_bookmark1711" w:history="1">
            <w:r w:rsidR="00C12992" w:rsidRPr="001058B5">
              <w:rPr>
                <w:rFonts w:ascii="Arial" w:hAnsi="Arial" w:cs="Arial"/>
                <w:sz w:val="20"/>
              </w:rPr>
              <w:t>How the Operating System Audit</w:t>
            </w:r>
            <w:r w:rsidR="00C12992" w:rsidRPr="001058B5">
              <w:rPr>
                <w:rFonts w:ascii="Arial" w:hAnsi="Arial" w:cs="Arial"/>
                <w:spacing w:val="-2"/>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Works</w:t>
            </w:r>
          </w:hyperlink>
          <w:r w:rsidR="00C12992" w:rsidRPr="001058B5">
            <w:rPr>
              <w:rFonts w:ascii="Arial" w:hAnsi="Arial" w:cs="Arial"/>
              <w:sz w:val="20"/>
            </w:rPr>
            <w:tab/>
            <w:t>9-17</w:t>
          </w:r>
        </w:p>
        <w:p w14:paraId="259F61BB" w14:textId="77777777" w:rsidR="008C539B" w:rsidRPr="001058B5" w:rsidRDefault="008D1AB8">
          <w:pPr>
            <w:tabs>
              <w:tab w:val="right" w:leader="dot" w:pos="9940"/>
            </w:tabs>
            <w:spacing w:before="32"/>
            <w:ind w:left="1900"/>
            <w:rPr>
              <w:rFonts w:ascii="Arial" w:hAnsi="Arial" w:cs="Arial"/>
              <w:sz w:val="20"/>
            </w:rPr>
          </w:pPr>
          <w:hyperlink w:anchor="_bookmark1713" w:history="1">
            <w:r w:rsidR="00C12992" w:rsidRPr="001058B5">
              <w:rPr>
                <w:rFonts w:ascii="Arial" w:hAnsi="Arial" w:cs="Arial"/>
                <w:sz w:val="20"/>
              </w:rPr>
              <w:t>Specifying a Directory for the Operating System</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9-17</w:t>
          </w:r>
        </w:p>
        <w:p w14:paraId="6E751281" w14:textId="77777777" w:rsidR="008C539B" w:rsidRPr="001058B5" w:rsidRDefault="008D1AB8">
          <w:pPr>
            <w:pStyle w:val="TOC9"/>
            <w:tabs>
              <w:tab w:val="right" w:leader="dot" w:pos="9940"/>
            </w:tabs>
            <w:spacing w:before="32"/>
            <w:rPr>
              <w:rFonts w:ascii="Arial" w:hAnsi="Arial" w:cs="Arial"/>
            </w:rPr>
          </w:pPr>
          <w:hyperlink w:anchor="_bookmark1719" w:history="1">
            <w:r w:rsidR="00C12992" w:rsidRPr="001058B5">
              <w:rPr>
                <w:rFonts w:ascii="Arial" w:hAnsi="Arial" w:cs="Arial"/>
              </w:rPr>
              <w:t>Using the Syslog Audit Trail on</w:t>
            </w:r>
            <w:r w:rsidR="00C12992" w:rsidRPr="001058B5">
              <w:rPr>
                <w:rFonts w:ascii="Arial" w:hAnsi="Arial" w:cs="Arial"/>
                <w:spacing w:val="-4"/>
              </w:rPr>
              <w:t xml:space="preserve"> </w:t>
            </w:r>
            <w:r w:rsidR="00C12992" w:rsidRPr="001058B5">
              <w:rPr>
                <w:rFonts w:ascii="Arial" w:hAnsi="Arial" w:cs="Arial"/>
              </w:rPr>
              <w:t>UNIX</w:t>
            </w:r>
            <w:r w:rsidR="00C12992" w:rsidRPr="001058B5">
              <w:rPr>
                <w:rFonts w:ascii="Arial" w:hAnsi="Arial" w:cs="Arial"/>
                <w:spacing w:val="-2"/>
              </w:rPr>
              <w:t xml:space="preserve"> </w:t>
            </w:r>
            <w:r w:rsidR="00C12992" w:rsidRPr="001058B5">
              <w:rPr>
                <w:rFonts w:ascii="Arial" w:hAnsi="Arial" w:cs="Arial"/>
              </w:rPr>
              <w:t>Systems</w:t>
            </w:r>
          </w:hyperlink>
          <w:r w:rsidR="00C12992" w:rsidRPr="001058B5">
            <w:rPr>
              <w:rFonts w:ascii="Arial" w:hAnsi="Arial" w:cs="Arial"/>
            </w:rPr>
            <w:tab/>
            <w:t>9-18</w:t>
          </w:r>
        </w:p>
        <w:p w14:paraId="1C53DB52" w14:textId="77777777" w:rsidR="008C539B" w:rsidRPr="001058B5" w:rsidRDefault="008D1AB8">
          <w:pPr>
            <w:tabs>
              <w:tab w:val="right" w:leader="dot" w:pos="9940"/>
            </w:tabs>
            <w:spacing w:before="32"/>
            <w:ind w:left="1900"/>
            <w:rPr>
              <w:rFonts w:ascii="Arial" w:hAnsi="Arial" w:cs="Arial"/>
              <w:sz w:val="20"/>
            </w:rPr>
          </w:pPr>
          <w:hyperlink w:anchor="_bookmark1721" w:history="1">
            <w:r w:rsidR="00C12992" w:rsidRPr="001058B5">
              <w:rPr>
                <w:rFonts w:ascii="Arial" w:hAnsi="Arial" w:cs="Arial"/>
                <w:sz w:val="20"/>
              </w:rPr>
              <w:t>About the Syslog</w:t>
            </w:r>
            <w:r w:rsidR="00C12992" w:rsidRPr="001058B5">
              <w:rPr>
                <w:rFonts w:ascii="Arial" w:hAnsi="Arial" w:cs="Arial"/>
                <w:spacing w:val="-1"/>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9-18</w:t>
          </w:r>
        </w:p>
        <w:p w14:paraId="5811A763" w14:textId="77777777" w:rsidR="008C539B" w:rsidRPr="001058B5" w:rsidRDefault="008D1AB8">
          <w:pPr>
            <w:tabs>
              <w:tab w:val="right" w:leader="dot" w:pos="9940"/>
            </w:tabs>
            <w:spacing w:before="31"/>
            <w:ind w:left="1900"/>
            <w:rPr>
              <w:rFonts w:ascii="Arial" w:hAnsi="Arial" w:cs="Arial"/>
              <w:sz w:val="20"/>
            </w:rPr>
          </w:pPr>
          <w:hyperlink w:anchor="_bookmark1724" w:history="1">
            <w:r w:rsidR="00C12992" w:rsidRPr="001058B5">
              <w:rPr>
                <w:rFonts w:ascii="Arial" w:hAnsi="Arial" w:cs="Arial"/>
                <w:sz w:val="20"/>
              </w:rPr>
              <w:t>Format of the Information Stored in the Syslog</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9-19</w:t>
          </w:r>
        </w:p>
        <w:p w14:paraId="384F6F8F" w14:textId="77777777" w:rsidR="008C539B" w:rsidRPr="001058B5" w:rsidRDefault="008D1AB8">
          <w:pPr>
            <w:tabs>
              <w:tab w:val="right" w:leader="dot" w:pos="9940"/>
            </w:tabs>
            <w:spacing w:before="31"/>
            <w:ind w:left="1900"/>
            <w:rPr>
              <w:rFonts w:ascii="Arial" w:hAnsi="Arial" w:cs="Arial"/>
              <w:sz w:val="20"/>
            </w:rPr>
          </w:pPr>
          <w:hyperlink w:anchor="_bookmark1726" w:history="1">
            <w:r w:rsidR="00C12992" w:rsidRPr="001058B5">
              <w:rPr>
                <w:rFonts w:ascii="Arial" w:hAnsi="Arial" w:cs="Arial"/>
                <w:sz w:val="20"/>
              </w:rPr>
              <w:t>What Does the Syslog Audit Trail</w:t>
            </w:r>
            <w:r w:rsidR="00C12992" w:rsidRPr="001058B5">
              <w:rPr>
                <w:rFonts w:ascii="Arial" w:hAnsi="Arial" w:cs="Arial"/>
                <w:spacing w:val="-2"/>
                <w:sz w:val="20"/>
              </w:rPr>
              <w:t xml:space="preserve"> </w:t>
            </w:r>
            <w:r w:rsidR="00C12992" w:rsidRPr="001058B5">
              <w:rPr>
                <w:rFonts w:ascii="Arial" w:hAnsi="Arial" w:cs="Arial"/>
                <w:sz w:val="20"/>
              </w:rPr>
              <w:t>Look</w:t>
            </w:r>
            <w:r w:rsidR="00C12992" w:rsidRPr="001058B5">
              <w:rPr>
                <w:rFonts w:ascii="Arial" w:hAnsi="Arial" w:cs="Arial"/>
                <w:spacing w:val="-1"/>
                <w:sz w:val="20"/>
              </w:rPr>
              <w:t xml:space="preserve"> </w:t>
            </w:r>
            <w:r w:rsidR="00C12992" w:rsidRPr="001058B5">
              <w:rPr>
                <w:rFonts w:ascii="Arial" w:hAnsi="Arial" w:cs="Arial"/>
                <w:sz w:val="20"/>
              </w:rPr>
              <w:t>Like?</w:t>
            </w:r>
          </w:hyperlink>
          <w:r w:rsidR="00C12992" w:rsidRPr="001058B5">
            <w:rPr>
              <w:rFonts w:ascii="Arial" w:hAnsi="Arial" w:cs="Arial"/>
              <w:sz w:val="20"/>
            </w:rPr>
            <w:tab/>
            <w:t>9-19</w:t>
          </w:r>
        </w:p>
        <w:p w14:paraId="5A779EAF" w14:textId="77777777" w:rsidR="008C539B" w:rsidRPr="001058B5" w:rsidRDefault="008D1AB8">
          <w:pPr>
            <w:tabs>
              <w:tab w:val="right" w:leader="dot" w:pos="9940"/>
            </w:tabs>
            <w:spacing w:before="32"/>
            <w:ind w:left="1900"/>
            <w:rPr>
              <w:rFonts w:ascii="Arial" w:hAnsi="Arial" w:cs="Arial"/>
              <w:sz w:val="20"/>
            </w:rPr>
          </w:pPr>
          <w:hyperlink w:anchor="_bookmark1729" w:history="1">
            <w:r w:rsidR="00C12992" w:rsidRPr="001058B5">
              <w:rPr>
                <w:rFonts w:ascii="Arial" w:hAnsi="Arial" w:cs="Arial"/>
                <w:sz w:val="20"/>
              </w:rPr>
              <w:t>Configuring</w:t>
            </w:r>
            <w:r w:rsidR="00C12992" w:rsidRPr="001058B5">
              <w:rPr>
                <w:rFonts w:ascii="Arial" w:hAnsi="Arial" w:cs="Arial"/>
                <w:spacing w:val="-2"/>
                <w:sz w:val="20"/>
              </w:rPr>
              <w:t xml:space="preserve"> </w:t>
            </w:r>
            <w:r w:rsidR="00C12992" w:rsidRPr="001058B5">
              <w:rPr>
                <w:rFonts w:ascii="Arial" w:hAnsi="Arial" w:cs="Arial"/>
                <w:sz w:val="20"/>
              </w:rPr>
              <w:t>Syslog</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9-19</w:t>
          </w:r>
        </w:p>
        <w:p w14:paraId="3A0F8255" w14:textId="77777777" w:rsidR="008C539B" w:rsidRPr="001058B5" w:rsidRDefault="008D1AB8">
          <w:pPr>
            <w:pStyle w:val="TOC9"/>
            <w:tabs>
              <w:tab w:val="right" w:leader="dot" w:pos="9940"/>
            </w:tabs>
            <w:rPr>
              <w:rFonts w:ascii="Arial" w:hAnsi="Arial" w:cs="Arial"/>
            </w:rPr>
          </w:pPr>
          <w:hyperlink w:anchor="_bookmark1732" w:history="1">
            <w:r w:rsidR="00C12992" w:rsidRPr="001058B5">
              <w:rPr>
                <w:rFonts w:ascii="Arial" w:hAnsi="Arial" w:cs="Arial"/>
              </w:rPr>
              <w:t>How the AUDIT and NOAUDIT SQL</w:t>
            </w:r>
            <w:r w:rsidR="00C12992" w:rsidRPr="001058B5">
              <w:rPr>
                <w:rFonts w:ascii="Arial" w:hAnsi="Arial" w:cs="Arial"/>
                <w:spacing w:val="-3"/>
              </w:rPr>
              <w:t xml:space="preserve"> </w:t>
            </w:r>
            <w:r w:rsidR="00C12992" w:rsidRPr="001058B5">
              <w:rPr>
                <w:rFonts w:ascii="Arial" w:hAnsi="Arial" w:cs="Arial"/>
              </w:rPr>
              <w:t>Statements</w:t>
            </w:r>
            <w:r w:rsidR="00C12992" w:rsidRPr="001058B5">
              <w:rPr>
                <w:rFonts w:ascii="Arial" w:hAnsi="Arial" w:cs="Arial"/>
                <w:spacing w:val="-2"/>
              </w:rPr>
              <w:t xml:space="preserve"> </w:t>
            </w:r>
            <w:r w:rsidR="00C12992" w:rsidRPr="001058B5">
              <w:rPr>
                <w:rFonts w:ascii="Arial" w:hAnsi="Arial" w:cs="Arial"/>
              </w:rPr>
              <w:t>Work</w:t>
            </w:r>
          </w:hyperlink>
          <w:r w:rsidR="00C12992" w:rsidRPr="001058B5">
            <w:rPr>
              <w:rFonts w:ascii="Arial" w:hAnsi="Arial" w:cs="Arial"/>
            </w:rPr>
            <w:tab/>
            <w:t>9-20</w:t>
          </w:r>
        </w:p>
        <w:p w14:paraId="0007B9CB" w14:textId="77777777" w:rsidR="008C539B" w:rsidRPr="001058B5" w:rsidRDefault="008D1AB8">
          <w:pPr>
            <w:tabs>
              <w:tab w:val="right" w:leader="dot" w:pos="9940"/>
            </w:tabs>
            <w:spacing w:before="31"/>
            <w:ind w:left="1900"/>
            <w:rPr>
              <w:rFonts w:ascii="Arial" w:hAnsi="Arial" w:cs="Arial"/>
              <w:sz w:val="20"/>
            </w:rPr>
          </w:pPr>
          <w:hyperlink w:anchor="_bookmark1734" w:history="1">
            <w:r w:rsidR="00C12992" w:rsidRPr="001058B5">
              <w:rPr>
                <w:rFonts w:ascii="Arial" w:hAnsi="Arial" w:cs="Arial"/>
                <w:sz w:val="20"/>
              </w:rPr>
              <w:t>Enabling Standard Auditing with the AUDIT</w:t>
            </w:r>
            <w:r w:rsidR="00C12992" w:rsidRPr="001058B5">
              <w:rPr>
                <w:rFonts w:ascii="Arial" w:hAnsi="Arial" w:cs="Arial"/>
                <w:spacing w:val="-5"/>
                <w:sz w:val="20"/>
              </w:rPr>
              <w:t xml:space="preserve"> </w:t>
            </w:r>
            <w:r w:rsidR="00C12992" w:rsidRPr="001058B5">
              <w:rPr>
                <w:rFonts w:ascii="Arial" w:hAnsi="Arial" w:cs="Arial"/>
                <w:sz w:val="20"/>
              </w:rPr>
              <w:t>SQL</w:t>
            </w:r>
            <w:r w:rsidR="00C12992" w:rsidRPr="001058B5">
              <w:rPr>
                <w:rFonts w:ascii="Arial" w:hAnsi="Arial" w:cs="Arial"/>
                <w:spacing w:val="-1"/>
                <w:sz w:val="20"/>
              </w:rPr>
              <w:t xml:space="preserve"> </w:t>
            </w:r>
            <w:r w:rsidR="00C12992" w:rsidRPr="001058B5">
              <w:rPr>
                <w:rFonts w:ascii="Arial" w:hAnsi="Arial" w:cs="Arial"/>
                <w:sz w:val="20"/>
              </w:rPr>
              <w:t>Statement</w:t>
            </w:r>
          </w:hyperlink>
          <w:r w:rsidR="00C12992" w:rsidRPr="001058B5">
            <w:rPr>
              <w:rFonts w:ascii="Arial" w:hAnsi="Arial" w:cs="Arial"/>
              <w:sz w:val="20"/>
            </w:rPr>
            <w:tab/>
            <w:t>9-20</w:t>
          </w:r>
        </w:p>
        <w:p w14:paraId="436F5C17" w14:textId="77777777" w:rsidR="008C539B" w:rsidRPr="001058B5" w:rsidRDefault="008D1AB8">
          <w:pPr>
            <w:tabs>
              <w:tab w:val="right" w:leader="dot" w:pos="9940"/>
            </w:tabs>
            <w:spacing w:before="33"/>
            <w:ind w:left="1900"/>
            <w:rPr>
              <w:rFonts w:ascii="Arial" w:hAnsi="Arial" w:cs="Arial"/>
              <w:sz w:val="20"/>
            </w:rPr>
          </w:pPr>
          <w:hyperlink w:anchor="_bookmark1739" w:history="1">
            <w:r w:rsidR="00C12992" w:rsidRPr="001058B5">
              <w:rPr>
                <w:rFonts w:ascii="Arial" w:hAnsi="Arial" w:cs="Arial"/>
                <w:sz w:val="20"/>
              </w:rPr>
              <w:t>Auditing Statement Executions: Successful, Unsuccessful,</w:t>
            </w:r>
            <w:r w:rsidR="00C12992" w:rsidRPr="001058B5">
              <w:rPr>
                <w:rFonts w:ascii="Arial" w:hAnsi="Arial" w:cs="Arial"/>
                <w:spacing w:val="-6"/>
                <w:sz w:val="20"/>
              </w:rPr>
              <w:t xml:space="preserve"> </w:t>
            </w:r>
            <w:r w:rsidR="00C12992" w:rsidRPr="001058B5">
              <w:rPr>
                <w:rFonts w:ascii="Arial" w:hAnsi="Arial" w:cs="Arial"/>
                <w:sz w:val="20"/>
              </w:rPr>
              <w:t>or</w:t>
            </w:r>
            <w:r w:rsidR="00C12992" w:rsidRPr="001058B5">
              <w:rPr>
                <w:rFonts w:ascii="Arial" w:hAnsi="Arial" w:cs="Arial"/>
                <w:spacing w:val="-1"/>
                <w:sz w:val="20"/>
              </w:rPr>
              <w:t xml:space="preserve"> </w:t>
            </w:r>
            <w:r w:rsidR="00C12992" w:rsidRPr="001058B5">
              <w:rPr>
                <w:rFonts w:ascii="Arial" w:hAnsi="Arial" w:cs="Arial"/>
                <w:sz w:val="20"/>
              </w:rPr>
              <w:t>Both</w:t>
            </w:r>
          </w:hyperlink>
          <w:r w:rsidR="00C12992" w:rsidRPr="001058B5">
            <w:rPr>
              <w:rFonts w:ascii="Arial" w:hAnsi="Arial" w:cs="Arial"/>
              <w:sz w:val="20"/>
            </w:rPr>
            <w:tab/>
            <w:t>9-21</w:t>
          </w:r>
        </w:p>
        <w:p w14:paraId="222CB2CE" w14:textId="77777777" w:rsidR="008C539B" w:rsidRPr="001058B5" w:rsidRDefault="008D1AB8">
          <w:pPr>
            <w:tabs>
              <w:tab w:val="right" w:leader="dot" w:pos="9940"/>
            </w:tabs>
            <w:spacing w:before="31"/>
            <w:ind w:left="1900"/>
            <w:rPr>
              <w:rFonts w:ascii="Arial" w:hAnsi="Arial" w:cs="Arial"/>
              <w:sz w:val="20"/>
            </w:rPr>
          </w:pPr>
          <w:hyperlink w:anchor="_bookmark1742" w:history="1">
            <w:r w:rsidR="00C12992" w:rsidRPr="001058B5">
              <w:rPr>
                <w:rFonts w:ascii="Arial" w:hAnsi="Arial" w:cs="Arial"/>
                <w:sz w:val="20"/>
              </w:rPr>
              <w:t>How Standard Audit Records</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Generated</w:t>
            </w:r>
          </w:hyperlink>
          <w:r w:rsidR="00C12992" w:rsidRPr="001058B5">
            <w:rPr>
              <w:rFonts w:ascii="Arial" w:hAnsi="Arial" w:cs="Arial"/>
              <w:sz w:val="20"/>
            </w:rPr>
            <w:tab/>
            <w:t>9-21</w:t>
          </w:r>
        </w:p>
        <w:p w14:paraId="27D43EC9" w14:textId="77777777" w:rsidR="008C539B" w:rsidRPr="001058B5" w:rsidRDefault="008D1AB8">
          <w:pPr>
            <w:tabs>
              <w:tab w:val="right" w:leader="dot" w:pos="9940"/>
            </w:tabs>
            <w:spacing w:before="31"/>
            <w:ind w:left="1900"/>
            <w:rPr>
              <w:rFonts w:ascii="Arial" w:hAnsi="Arial" w:cs="Arial"/>
              <w:sz w:val="20"/>
            </w:rPr>
          </w:pPr>
          <w:hyperlink w:anchor="_bookmark1745" w:history="1">
            <w:r w:rsidR="00C12992" w:rsidRPr="001058B5">
              <w:rPr>
                <w:rFonts w:ascii="Arial" w:hAnsi="Arial" w:cs="Arial"/>
                <w:sz w:val="20"/>
              </w:rPr>
              <w:t>How Do Cursors Affect</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9-22</w:t>
          </w:r>
        </w:p>
        <w:p w14:paraId="14797678" w14:textId="77777777" w:rsidR="008C539B" w:rsidRPr="001058B5" w:rsidRDefault="008D1AB8">
          <w:pPr>
            <w:tabs>
              <w:tab w:val="right" w:leader="dot" w:pos="9940"/>
            </w:tabs>
            <w:spacing w:before="32"/>
            <w:ind w:left="1900"/>
            <w:rPr>
              <w:rFonts w:ascii="Arial" w:hAnsi="Arial" w:cs="Arial"/>
              <w:sz w:val="20"/>
            </w:rPr>
          </w:pPr>
          <w:hyperlink w:anchor="_bookmark1747" w:history="1">
            <w:r w:rsidR="00C12992" w:rsidRPr="001058B5">
              <w:rPr>
                <w:rFonts w:ascii="Arial" w:hAnsi="Arial" w:cs="Arial"/>
                <w:sz w:val="20"/>
              </w:rPr>
              <w:t>Benefits of Using the BY ACCESS Clause in the</w:t>
            </w:r>
            <w:r w:rsidR="00C12992" w:rsidRPr="001058B5">
              <w:rPr>
                <w:rFonts w:ascii="Arial" w:hAnsi="Arial" w:cs="Arial"/>
                <w:spacing w:val="-8"/>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9-22</w:t>
          </w:r>
        </w:p>
        <w:p w14:paraId="12C29E15" w14:textId="77777777" w:rsidR="008C539B" w:rsidRPr="001058B5" w:rsidRDefault="008D1AB8">
          <w:pPr>
            <w:tabs>
              <w:tab w:val="right" w:leader="dot" w:pos="9940"/>
            </w:tabs>
            <w:spacing w:before="31"/>
            <w:ind w:left="1900"/>
            <w:rPr>
              <w:rFonts w:ascii="Arial" w:hAnsi="Arial" w:cs="Arial"/>
              <w:sz w:val="20"/>
            </w:rPr>
          </w:pPr>
          <w:hyperlink w:anchor="_bookmark1750" w:history="1">
            <w:r w:rsidR="00C12992" w:rsidRPr="001058B5">
              <w:rPr>
                <w:rFonts w:ascii="Arial" w:hAnsi="Arial" w:cs="Arial"/>
                <w:sz w:val="20"/>
              </w:rPr>
              <w:t>Auditing Actions Performed by</w:t>
            </w:r>
            <w:r w:rsidR="00C12992" w:rsidRPr="001058B5">
              <w:rPr>
                <w:rFonts w:ascii="Arial" w:hAnsi="Arial" w:cs="Arial"/>
                <w:spacing w:val="-3"/>
                <w:sz w:val="20"/>
              </w:rPr>
              <w:t xml:space="preserve"> </w:t>
            </w:r>
            <w:r w:rsidR="00C12992" w:rsidRPr="001058B5">
              <w:rPr>
                <w:rFonts w:ascii="Arial" w:hAnsi="Arial" w:cs="Arial"/>
                <w:sz w:val="20"/>
              </w:rPr>
              <w:t>Specific</w:t>
            </w:r>
            <w:r w:rsidR="00C12992" w:rsidRPr="001058B5">
              <w:rPr>
                <w:rFonts w:ascii="Arial" w:hAnsi="Arial" w:cs="Arial"/>
                <w:spacing w:val="-2"/>
                <w:sz w:val="20"/>
              </w:rPr>
              <w:t xml:space="preserve"> </w:t>
            </w:r>
            <w:r w:rsidR="00C12992" w:rsidRPr="001058B5">
              <w:rPr>
                <w:rFonts w:ascii="Arial" w:hAnsi="Arial" w:cs="Arial"/>
                <w:sz w:val="20"/>
              </w:rPr>
              <w:t>Users</w:t>
            </w:r>
          </w:hyperlink>
          <w:r w:rsidR="00C12992" w:rsidRPr="001058B5">
            <w:rPr>
              <w:rFonts w:ascii="Arial" w:hAnsi="Arial" w:cs="Arial"/>
              <w:sz w:val="20"/>
            </w:rPr>
            <w:tab/>
            <w:t>9-23</w:t>
          </w:r>
        </w:p>
        <w:p w14:paraId="4F373FDA" w14:textId="77777777" w:rsidR="008C539B" w:rsidRPr="001058B5" w:rsidRDefault="008D1AB8">
          <w:pPr>
            <w:tabs>
              <w:tab w:val="right" w:leader="dot" w:pos="9940"/>
            </w:tabs>
            <w:spacing w:before="31"/>
            <w:ind w:left="1900"/>
            <w:rPr>
              <w:rFonts w:ascii="Arial" w:hAnsi="Arial" w:cs="Arial"/>
              <w:sz w:val="20"/>
            </w:rPr>
          </w:pPr>
          <w:hyperlink w:anchor="_bookmark1753" w:history="1">
            <w:r w:rsidR="00C12992" w:rsidRPr="001058B5">
              <w:rPr>
                <w:rFonts w:ascii="Arial" w:hAnsi="Arial" w:cs="Arial"/>
                <w:sz w:val="20"/>
              </w:rPr>
              <w:t>Removing the Audit Option with the NOAUDIT</w:t>
            </w:r>
            <w:r w:rsidR="00C12992" w:rsidRPr="001058B5">
              <w:rPr>
                <w:rFonts w:ascii="Arial" w:hAnsi="Arial" w:cs="Arial"/>
                <w:spacing w:val="-8"/>
                <w:sz w:val="20"/>
              </w:rPr>
              <w:t xml:space="preserve"> </w:t>
            </w:r>
            <w:r w:rsidR="00C12992" w:rsidRPr="001058B5">
              <w:rPr>
                <w:rFonts w:ascii="Arial" w:hAnsi="Arial" w:cs="Arial"/>
                <w:sz w:val="20"/>
              </w:rPr>
              <w:t>SQL</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9-23</w:t>
          </w:r>
        </w:p>
        <w:p w14:paraId="15997F31" w14:textId="77777777" w:rsidR="008C539B" w:rsidRPr="001058B5" w:rsidRDefault="008D1AB8">
          <w:pPr>
            <w:pStyle w:val="TOC9"/>
            <w:tabs>
              <w:tab w:val="right" w:leader="dot" w:pos="9940"/>
            </w:tabs>
            <w:spacing w:before="32"/>
            <w:rPr>
              <w:rFonts w:ascii="Arial" w:hAnsi="Arial" w:cs="Arial"/>
            </w:rPr>
          </w:pPr>
          <w:hyperlink w:anchor="_bookmark1758"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SQL</w:t>
            </w:r>
            <w:r w:rsidR="00C12992" w:rsidRPr="001058B5">
              <w:rPr>
                <w:rFonts w:ascii="Arial" w:hAnsi="Arial" w:cs="Arial"/>
                <w:spacing w:val="-2"/>
              </w:rPr>
              <w:t xml:space="preserve"> </w:t>
            </w:r>
            <w:r w:rsidR="00C12992" w:rsidRPr="001058B5">
              <w:rPr>
                <w:rFonts w:ascii="Arial" w:hAnsi="Arial" w:cs="Arial"/>
              </w:rPr>
              <w:t>Statements</w:t>
            </w:r>
          </w:hyperlink>
          <w:r w:rsidR="00C12992" w:rsidRPr="001058B5">
            <w:rPr>
              <w:rFonts w:ascii="Arial" w:hAnsi="Arial" w:cs="Arial"/>
            </w:rPr>
            <w:tab/>
            <w:t>9-23</w:t>
          </w:r>
        </w:p>
        <w:p w14:paraId="3CB12AFB" w14:textId="77777777" w:rsidR="008C539B" w:rsidRPr="001058B5" w:rsidRDefault="008D1AB8">
          <w:pPr>
            <w:tabs>
              <w:tab w:val="right" w:leader="dot" w:pos="9940"/>
            </w:tabs>
            <w:spacing w:before="31"/>
            <w:ind w:left="1900"/>
            <w:rPr>
              <w:rFonts w:ascii="Arial" w:hAnsi="Arial" w:cs="Arial"/>
              <w:sz w:val="20"/>
            </w:rPr>
          </w:pPr>
          <w:hyperlink w:anchor="_bookmark1760" w:history="1">
            <w:r w:rsidR="00C12992" w:rsidRPr="001058B5">
              <w:rPr>
                <w:rFonts w:ascii="Arial" w:hAnsi="Arial" w:cs="Arial"/>
                <w:sz w:val="20"/>
              </w:rPr>
              <w:t>About SQL</w:t>
            </w:r>
            <w:r w:rsidR="00C12992" w:rsidRPr="001058B5">
              <w:rPr>
                <w:rFonts w:ascii="Arial" w:hAnsi="Arial" w:cs="Arial"/>
                <w:spacing w:val="-1"/>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9-23</w:t>
          </w:r>
        </w:p>
        <w:p w14:paraId="73CAB127" w14:textId="77777777" w:rsidR="008C539B" w:rsidRPr="001058B5" w:rsidRDefault="008D1AB8">
          <w:pPr>
            <w:tabs>
              <w:tab w:val="right" w:leader="dot" w:pos="9940"/>
            </w:tabs>
            <w:spacing w:before="32"/>
            <w:ind w:left="1900"/>
            <w:rPr>
              <w:rFonts w:ascii="Arial" w:hAnsi="Arial" w:cs="Arial"/>
              <w:sz w:val="20"/>
            </w:rPr>
          </w:pPr>
          <w:hyperlink w:anchor="_bookmark1764" w:history="1">
            <w:r w:rsidR="00C12992" w:rsidRPr="001058B5">
              <w:rPr>
                <w:rFonts w:ascii="Arial" w:hAnsi="Arial" w:cs="Arial"/>
                <w:sz w:val="20"/>
              </w:rPr>
              <w:t>Types of SQL Statements That</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Audited</w:t>
            </w:r>
          </w:hyperlink>
          <w:r w:rsidR="00C12992" w:rsidRPr="001058B5">
            <w:rPr>
              <w:rFonts w:ascii="Arial" w:hAnsi="Arial" w:cs="Arial"/>
              <w:sz w:val="20"/>
            </w:rPr>
            <w:tab/>
            <w:t>9-23</w:t>
          </w:r>
        </w:p>
        <w:p w14:paraId="41FB1A6E" w14:textId="77777777" w:rsidR="008C539B" w:rsidRPr="001058B5" w:rsidRDefault="008D1AB8">
          <w:pPr>
            <w:tabs>
              <w:tab w:val="right" w:leader="dot" w:pos="9940"/>
            </w:tabs>
            <w:spacing w:before="32" w:after="240"/>
            <w:ind w:left="1900"/>
            <w:rPr>
              <w:rFonts w:ascii="Arial" w:hAnsi="Arial" w:cs="Arial"/>
              <w:sz w:val="20"/>
            </w:rPr>
          </w:pPr>
          <w:hyperlink w:anchor="_bookmark1767" w:history="1">
            <w:r w:rsidR="00C12992" w:rsidRPr="001058B5">
              <w:rPr>
                <w:rFonts w:ascii="Arial" w:hAnsi="Arial" w:cs="Arial"/>
                <w:sz w:val="20"/>
              </w:rPr>
              <w:t>Configuring SQL</w:t>
            </w:r>
            <w:r w:rsidR="00C12992" w:rsidRPr="001058B5">
              <w:rPr>
                <w:rFonts w:ascii="Arial" w:hAnsi="Arial" w:cs="Arial"/>
                <w:spacing w:val="-3"/>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9-24</w:t>
          </w:r>
        </w:p>
        <w:p w14:paraId="5931D224" w14:textId="77777777" w:rsidR="008C539B" w:rsidRPr="001058B5" w:rsidRDefault="008D1AB8">
          <w:pPr>
            <w:pStyle w:val="TOC8"/>
            <w:tabs>
              <w:tab w:val="right" w:leader="dot" w:pos="9338"/>
            </w:tabs>
            <w:spacing w:before="81"/>
            <w:rPr>
              <w:rFonts w:ascii="Arial" w:hAnsi="Arial" w:cs="Arial"/>
            </w:rPr>
          </w:pPr>
          <w:hyperlink w:anchor="_bookmark1778" w:history="1">
            <w:r w:rsidR="00C12992" w:rsidRPr="001058B5">
              <w:rPr>
                <w:rFonts w:ascii="Arial" w:hAnsi="Arial" w:cs="Arial"/>
              </w:rPr>
              <w:t>Removing SQL Statement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9-25</w:t>
          </w:r>
        </w:p>
        <w:p w14:paraId="6757834C" w14:textId="77777777" w:rsidR="008C539B" w:rsidRPr="001058B5" w:rsidRDefault="008D1AB8">
          <w:pPr>
            <w:pStyle w:val="TOC5"/>
            <w:tabs>
              <w:tab w:val="right" w:leader="dot" w:pos="9338"/>
            </w:tabs>
            <w:rPr>
              <w:rFonts w:ascii="Arial" w:hAnsi="Arial" w:cs="Arial"/>
            </w:rPr>
          </w:pPr>
          <w:hyperlink w:anchor="_bookmark1784"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9-26</w:t>
          </w:r>
        </w:p>
        <w:p w14:paraId="2354DABF" w14:textId="77777777" w:rsidR="008C539B" w:rsidRPr="001058B5" w:rsidRDefault="008D1AB8">
          <w:pPr>
            <w:pStyle w:val="TOC8"/>
            <w:tabs>
              <w:tab w:val="right" w:leader="dot" w:pos="9338"/>
            </w:tabs>
            <w:spacing w:before="32"/>
            <w:rPr>
              <w:rFonts w:ascii="Arial" w:hAnsi="Arial" w:cs="Arial"/>
            </w:rPr>
          </w:pPr>
          <w:hyperlink w:anchor="_bookmark178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9-26</w:t>
          </w:r>
        </w:p>
        <w:p w14:paraId="09588697" w14:textId="77777777" w:rsidR="008C539B" w:rsidRPr="001058B5" w:rsidRDefault="008D1AB8">
          <w:pPr>
            <w:pStyle w:val="TOC8"/>
            <w:tabs>
              <w:tab w:val="right" w:leader="dot" w:pos="9338"/>
            </w:tabs>
            <w:rPr>
              <w:rFonts w:ascii="Arial" w:hAnsi="Arial" w:cs="Arial"/>
            </w:rPr>
          </w:pPr>
          <w:hyperlink w:anchor="_bookmark1789" w:history="1">
            <w:r w:rsidR="00C12992" w:rsidRPr="001058B5">
              <w:rPr>
                <w:rFonts w:ascii="Arial" w:hAnsi="Arial" w:cs="Arial"/>
              </w:rPr>
              <w:t>Types of Privileges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9-26</w:t>
          </w:r>
        </w:p>
        <w:p w14:paraId="243000FC" w14:textId="77777777" w:rsidR="008C539B" w:rsidRPr="001058B5" w:rsidRDefault="008D1AB8">
          <w:pPr>
            <w:pStyle w:val="TOC8"/>
            <w:tabs>
              <w:tab w:val="right" w:leader="dot" w:pos="9338"/>
            </w:tabs>
            <w:rPr>
              <w:rFonts w:ascii="Arial" w:hAnsi="Arial" w:cs="Arial"/>
            </w:rPr>
          </w:pPr>
          <w:hyperlink w:anchor="_bookmark1791"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9-26</w:t>
          </w:r>
        </w:p>
        <w:p w14:paraId="60A28AE0" w14:textId="77777777" w:rsidR="008C539B" w:rsidRPr="001058B5" w:rsidRDefault="008D1AB8">
          <w:pPr>
            <w:pStyle w:val="TOC8"/>
            <w:tabs>
              <w:tab w:val="right" w:leader="dot" w:pos="9338"/>
            </w:tabs>
            <w:spacing w:before="33"/>
            <w:rPr>
              <w:rFonts w:ascii="Arial" w:hAnsi="Arial" w:cs="Arial"/>
            </w:rPr>
          </w:pPr>
          <w:hyperlink w:anchor="_bookmark1795" w:history="1">
            <w:r w:rsidR="00C12992" w:rsidRPr="001058B5">
              <w:rPr>
                <w:rFonts w:ascii="Arial" w:hAnsi="Arial" w:cs="Arial"/>
              </w:rPr>
              <w:t>Removing 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9-27</w:t>
          </w:r>
        </w:p>
        <w:p w14:paraId="56B6B094" w14:textId="77777777" w:rsidR="008C539B" w:rsidRPr="001058B5" w:rsidRDefault="008D1AB8">
          <w:pPr>
            <w:pStyle w:val="TOC5"/>
            <w:tabs>
              <w:tab w:val="right" w:leader="dot" w:pos="9338"/>
            </w:tabs>
            <w:rPr>
              <w:rFonts w:ascii="Arial" w:hAnsi="Arial" w:cs="Arial"/>
            </w:rPr>
          </w:pPr>
          <w:hyperlink w:anchor="_bookmark1798" w:history="1">
            <w:r w:rsidR="00C12992" w:rsidRPr="001058B5">
              <w:rPr>
                <w:rFonts w:ascii="Arial" w:hAnsi="Arial" w:cs="Arial"/>
              </w:rPr>
              <w:t>Auditing SQL Statements and Privileges in a</w:t>
            </w:r>
            <w:r w:rsidR="00C12992" w:rsidRPr="001058B5">
              <w:rPr>
                <w:rFonts w:ascii="Arial" w:hAnsi="Arial" w:cs="Arial"/>
                <w:spacing w:val="-6"/>
              </w:rPr>
              <w:t xml:space="preserve"> </w:t>
            </w:r>
            <w:r w:rsidR="00C12992" w:rsidRPr="001058B5">
              <w:rPr>
                <w:rFonts w:ascii="Arial" w:hAnsi="Arial" w:cs="Arial"/>
              </w:rPr>
              <w:t>Multitier</w:t>
            </w:r>
            <w:r w:rsidR="00C12992" w:rsidRPr="001058B5">
              <w:rPr>
                <w:rFonts w:ascii="Arial" w:hAnsi="Arial" w:cs="Arial"/>
                <w:spacing w:val="-1"/>
              </w:rPr>
              <w:t xml:space="preserve"> </w:t>
            </w:r>
            <w:r w:rsidR="00C12992" w:rsidRPr="001058B5">
              <w:rPr>
                <w:rFonts w:ascii="Arial" w:hAnsi="Arial" w:cs="Arial"/>
              </w:rPr>
              <w:t>Environment.</w:t>
            </w:r>
          </w:hyperlink>
          <w:r w:rsidR="00C12992" w:rsidRPr="001058B5">
            <w:rPr>
              <w:rFonts w:ascii="Arial" w:hAnsi="Arial" w:cs="Arial"/>
            </w:rPr>
            <w:tab/>
            <w:t>9-27</w:t>
          </w:r>
        </w:p>
        <w:p w14:paraId="39A10B9C" w14:textId="77777777" w:rsidR="008C539B" w:rsidRPr="001058B5" w:rsidRDefault="008D1AB8">
          <w:pPr>
            <w:pStyle w:val="TOC5"/>
            <w:tabs>
              <w:tab w:val="right" w:leader="dot" w:pos="9338"/>
            </w:tabs>
            <w:rPr>
              <w:rFonts w:ascii="Arial" w:hAnsi="Arial" w:cs="Arial"/>
            </w:rPr>
          </w:pPr>
          <w:hyperlink w:anchor="_bookmark180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9-28</w:t>
          </w:r>
        </w:p>
        <w:p w14:paraId="72474473" w14:textId="77777777" w:rsidR="008C539B" w:rsidRPr="001058B5" w:rsidRDefault="008D1AB8">
          <w:pPr>
            <w:pStyle w:val="TOC8"/>
            <w:tabs>
              <w:tab w:val="right" w:leader="dot" w:pos="9338"/>
            </w:tabs>
            <w:spacing w:before="32"/>
            <w:rPr>
              <w:rFonts w:ascii="Arial" w:hAnsi="Arial" w:cs="Arial"/>
            </w:rPr>
          </w:pPr>
          <w:hyperlink w:anchor="_bookmark1809" w:history="1">
            <w:r w:rsidR="00C12992" w:rsidRPr="001058B5">
              <w:rPr>
                <w:rFonts w:ascii="Arial" w:hAnsi="Arial" w:cs="Arial"/>
              </w:rPr>
              <w:t>About Schema</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9-29</w:t>
          </w:r>
        </w:p>
        <w:p w14:paraId="3319D562" w14:textId="77777777" w:rsidR="008C539B" w:rsidRPr="001058B5" w:rsidRDefault="008D1AB8">
          <w:pPr>
            <w:pStyle w:val="TOC8"/>
            <w:tabs>
              <w:tab w:val="right" w:leader="dot" w:pos="9338"/>
            </w:tabs>
            <w:rPr>
              <w:rFonts w:ascii="Arial" w:hAnsi="Arial" w:cs="Arial"/>
            </w:rPr>
          </w:pPr>
          <w:hyperlink w:anchor="_bookmark1814" w:history="1">
            <w:r w:rsidR="00C12992" w:rsidRPr="001058B5">
              <w:rPr>
                <w:rFonts w:ascii="Arial" w:hAnsi="Arial" w:cs="Arial"/>
              </w:rPr>
              <w:t>Types of Schema Objects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9-29</w:t>
          </w:r>
        </w:p>
        <w:p w14:paraId="011BCFC5" w14:textId="77777777" w:rsidR="008C539B" w:rsidRPr="001058B5" w:rsidRDefault="008D1AB8">
          <w:pPr>
            <w:pStyle w:val="TOC8"/>
            <w:tabs>
              <w:tab w:val="right" w:leader="dot" w:pos="9338"/>
            </w:tabs>
            <w:rPr>
              <w:rFonts w:ascii="Arial" w:hAnsi="Arial" w:cs="Arial"/>
            </w:rPr>
          </w:pPr>
          <w:hyperlink w:anchor="_bookmark1819" w:history="1">
            <w:r w:rsidR="00C12992" w:rsidRPr="001058B5">
              <w:rPr>
                <w:rFonts w:ascii="Arial" w:hAnsi="Arial" w:cs="Arial"/>
              </w:rPr>
              <w:t>Using Standard Auditing with</w:t>
            </w:r>
            <w:r w:rsidR="00C12992" w:rsidRPr="001058B5">
              <w:rPr>
                <w:rFonts w:ascii="Arial" w:hAnsi="Arial" w:cs="Arial"/>
                <w:spacing w:val="-4"/>
              </w:rPr>
              <w:t xml:space="preserve"> </w:t>
            </w:r>
            <w:r w:rsidR="00C12992" w:rsidRPr="001058B5">
              <w:rPr>
                <w:rFonts w:ascii="Arial" w:hAnsi="Arial" w:cs="Arial"/>
              </w:rPr>
              <w:t>Editioned</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9-29</w:t>
          </w:r>
        </w:p>
        <w:p w14:paraId="22FE70C4" w14:textId="77777777" w:rsidR="008C539B" w:rsidRPr="001058B5" w:rsidRDefault="008D1AB8">
          <w:pPr>
            <w:pStyle w:val="TOC8"/>
            <w:tabs>
              <w:tab w:val="right" w:leader="dot" w:pos="9338"/>
            </w:tabs>
            <w:spacing w:before="32"/>
            <w:rPr>
              <w:rFonts w:ascii="Arial" w:hAnsi="Arial" w:cs="Arial"/>
            </w:rPr>
          </w:pPr>
          <w:hyperlink w:anchor="_bookmark1821" w:history="1">
            <w:r w:rsidR="00C12992" w:rsidRPr="001058B5">
              <w:rPr>
                <w:rFonts w:ascii="Arial" w:hAnsi="Arial" w:cs="Arial"/>
              </w:rPr>
              <w:t>Schema Object Audit Options for Views, Procedures, and</w:t>
            </w:r>
            <w:r w:rsidR="00C12992" w:rsidRPr="001058B5">
              <w:rPr>
                <w:rFonts w:ascii="Arial" w:hAnsi="Arial" w:cs="Arial"/>
                <w:spacing w:val="-12"/>
              </w:rPr>
              <w:t xml:space="preserve"> </w:t>
            </w:r>
            <w:r w:rsidR="00C12992" w:rsidRPr="001058B5">
              <w:rPr>
                <w:rFonts w:ascii="Arial" w:hAnsi="Arial" w:cs="Arial"/>
              </w:rPr>
              <w:t>Other</w:t>
            </w:r>
            <w:r w:rsidR="00C12992" w:rsidRPr="001058B5">
              <w:rPr>
                <w:rFonts w:ascii="Arial" w:hAnsi="Arial" w:cs="Arial"/>
                <w:spacing w:val="-3"/>
              </w:rPr>
              <w:t xml:space="preserve"> </w:t>
            </w:r>
            <w:r w:rsidR="00C12992" w:rsidRPr="001058B5">
              <w:rPr>
                <w:rFonts w:ascii="Arial" w:hAnsi="Arial" w:cs="Arial"/>
              </w:rPr>
              <w:t>Elements</w:t>
            </w:r>
          </w:hyperlink>
          <w:r w:rsidR="00C12992" w:rsidRPr="001058B5">
            <w:rPr>
              <w:rFonts w:ascii="Arial" w:hAnsi="Arial" w:cs="Arial"/>
            </w:rPr>
            <w:tab/>
            <w:t>9-29</w:t>
          </w:r>
        </w:p>
        <w:p w14:paraId="1638CB86" w14:textId="77777777" w:rsidR="008C539B" w:rsidRPr="001058B5" w:rsidRDefault="008D1AB8">
          <w:pPr>
            <w:pStyle w:val="TOC8"/>
            <w:tabs>
              <w:tab w:val="right" w:leader="dot" w:pos="9338"/>
            </w:tabs>
            <w:rPr>
              <w:rFonts w:ascii="Arial" w:hAnsi="Arial" w:cs="Arial"/>
            </w:rPr>
          </w:pPr>
          <w:hyperlink w:anchor="_bookmark1823" w:history="1">
            <w:r w:rsidR="00C12992" w:rsidRPr="001058B5">
              <w:rPr>
                <w:rFonts w:ascii="Arial" w:hAnsi="Arial" w:cs="Arial"/>
              </w:rPr>
              <w:t>Configuring Schema</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9-30</w:t>
          </w:r>
        </w:p>
        <w:p w14:paraId="1BE49B20" w14:textId="77777777" w:rsidR="008C539B" w:rsidRPr="001058B5" w:rsidRDefault="008D1AB8">
          <w:pPr>
            <w:pStyle w:val="TOC8"/>
            <w:tabs>
              <w:tab w:val="right" w:leader="dot" w:pos="9338"/>
            </w:tabs>
            <w:rPr>
              <w:rFonts w:ascii="Arial" w:hAnsi="Arial" w:cs="Arial"/>
            </w:rPr>
          </w:pPr>
          <w:hyperlink w:anchor="_bookmark1833" w:history="1">
            <w:r w:rsidR="00C12992" w:rsidRPr="001058B5">
              <w:rPr>
                <w:rFonts w:ascii="Arial" w:hAnsi="Arial" w:cs="Arial"/>
              </w:rPr>
              <w:t>Removing 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9-31</w:t>
          </w:r>
        </w:p>
        <w:p w14:paraId="2C1FE8BD" w14:textId="77777777" w:rsidR="008C539B" w:rsidRPr="001058B5" w:rsidRDefault="008D1AB8">
          <w:pPr>
            <w:pStyle w:val="TOC8"/>
            <w:tabs>
              <w:tab w:val="right" w:leader="dot" w:pos="9338"/>
            </w:tabs>
            <w:spacing w:before="33"/>
            <w:rPr>
              <w:rFonts w:ascii="Arial" w:hAnsi="Arial" w:cs="Arial"/>
            </w:rPr>
          </w:pPr>
          <w:hyperlink w:anchor="_bookmark1837" w:history="1">
            <w:r w:rsidR="00C12992" w:rsidRPr="001058B5">
              <w:rPr>
                <w:rFonts w:ascii="Arial" w:hAnsi="Arial" w:cs="Arial"/>
              </w:rPr>
              <w:t>Setting Audit Options for Objects That May Be Created in</w:t>
            </w:r>
            <w:r w:rsidR="00C12992" w:rsidRPr="001058B5">
              <w:rPr>
                <w:rFonts w:ascii="Arial" w:hAnsi="Arial" w:cs="Arial"/>
                <w:spacing w:val="-9"/>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Future</w:t>
            </w:r>
          </w:hyperlink>
          <w:r w:rsidR="00C12992" w:rsidRPr="001058B5">
            <w:rPr>
              <w:rFonts w:ascii="Arial" w:hAnsi="Arial" w:cs="Arial"/>
            </w:rPr>
            <w:tab/>
            <w:t>9-31</w:t>
          </w:r>
        </w:p>
        <w:p w14:paraId="5F306F24" w14:textId="77777777" w:rsidR="008C539B" w:rsidRPr="001058B5" w:rsidRDefault="008D1AB8">
          <w:pPr>
            <w:pStyle w:val="TOC5"/>
            <w:tabs>
              <w:tab w:val="right" w:leader="dot" w:pos="9338"/>
            </w:tabs>
            <w:rPr>
              <w:rFonts w:ascii="Arial" w:hAnsi="Arial" w:cs="Arial"/>
            </w:rPr>
          </w:pPr>
          <w:hyperlink w:anchor="_bookmark1839"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9-32</w:t>
          </w:r>
        </w:p>
        <w:p w14:paraId="60249D6B" w14:textId="77777777" w:rsidR="008C539B" w:rsidRPr="001058B5" w:rsidRDefault="008D1AB8">
          <w:pPr>
            <w:pStyle w:val="TOC8"/>
            <w:tabs>
              <w:tab w:val="right" w:leader="dot" w:pos="9338"/>
            </w:tabs>
            <w:rPr>
              <w:rFonts w:ascii="Arial" w:hAnsi="Arial" w:cs="Arial"/>
            </w:rPr>
          </w:pPr>
          <w:hyperlink w:anchor="_bookmark1841" w:history="1">
            <w:r w:rsidR="00C12992" w:rsidRPr="001058B5">
              <w:rPr>
                <w:rFonts w:ascii="Arial" w:hAnsi="Arial" w:cs="Arial"/>
              </w:rPr>
              <w:t>About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77B7F23A" w14:textId="77777777" w:rsidR="008C539B" w:rsidRPr="001058B5" w:rsidRDefault="008D1AB8">
          <w:pPr>
            <w:pStyle w:val="TOC8"/>
            <w:tabs>
              <w:tab w:val="right" w:leader="dot" w:pos="9338"/>
            </w:tabs>
            <w:spacing w:before="32"/>
            <w:rPr>
              <w:rFonts w:ascii="Arial" w:hAnsi="Arial" w:cs="Arial"/>
            </w:rPr>
          </w:pPr>
          <w:hyperlink w:anchor="_bookmark1843" w:history="1">
            <w:r w:rsidR="00C12992" w:rsidRPr="001058B5">
              <w:rPr>
                <w:rFonts w:ascii="Arial" w:hAnsi="Arial" w:cs="Arial"/>
              </w:rPr>
              <w:t>Configuring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9-32</w:t>
          </w:r>
        </w:p>
        <w:p w14:paraId="66D48B89" w14:textId="77777777" w:rsidR="008C539B" w:rsidRPr="001058B5" w:rsidRDefault="008D1AB8">
          <w:pPr>
            <w:pStyle w:val="TOC8"/>
            <w:tabs>
              <w:tab w:val="right" w:leader="dot" w:pos="9338"/>
            </w:tabs>
            <w:rPr>
              <w:rFonts w:ascii="Arial" w:hAnsi="Arial" w:cs="Arial"/>
            </w:rPr>
          </w:pPr>
          <w:hyperlink w:anchor="_bookmark1846" w:history="1">
            <w:r w:rsidR="00C12992" w:rsidRPr="001058B5">
              <w:rPr>
                <w:rFonts w:ascii="Arial" w:hAnsi="Arial" w:cs="Arial"/>
              </w:rPr>
              <w:t>Removing Directory 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02F9F957" w14:textId="77777777" w:rsidR="008C539B" w:rsidRPr="001058B5" w:rsidRDefault="008D1AB8">
          <w:pPr>
            <w:pStyle w:val="TOC5"/>
            <w:tabs>
              <w:tab w:val="right" w:leader="dot" w:pos="9338"/>
            </w:tabs>
            <w:rPr>
              <w:rFonts w:ascii="Arial" w:hAnsi="Arial" w:cs="Arial"/>
            </w:rPr>
          </w:pPr>
          <w:hyperlink w:anchor="_bookmark1848" w:history="1">
            <w:r w:rsidR="00C12992" w:rsidRPr="001058B5">
              <w:rPr>
                <w:rFonts w:ascii="Arial" w:hAnsi="Arial" w:cs="Arial"/>
              </w:rPr>
              <w:t>Auditing Functions, Procedures, Packages,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4ADF27AA" w14:textId="77777777" w:rsidR="008C539B" w:rsidRPr="001058B5" w:rsidRDefault="008D1AB8">
          <w:pPr>
            <w:pStyle w:val="TOC8"/>
            <w:tabs>
              <w:tab w:val="right" w:leader="dot" w:pos="9338"/>
            </w:tabs>
            <w:spacing w:before="33"/>
            <w:rPr>
              <w:rFonts w:ascii="Arial" w:hAnsi="Arial" w:cs="Arial"/>
            </w:rPr>
          </w:pPr>
          <w:hyperlink w:anchor="_bookmark1849" w:history="1">
            <w:r w:rsidR="00C12992" w:rsidRPr="001058B5">
              <w:rPr>
                <w:rFonts w:ascii="Arial" w:hAnsi="Arial" w:cs="Arial"/>
              </w:rPr>
              <w:t>About Auditing Functions, Procedures, Packages,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6E019347" w14:textId="77777777" w:rsidR="008C539B" w:rsidRPr="001058B5" w:rsidRDefault="008D1AB8">
          <w:pPr>
            <w:pStyle w:val="TOC8"/>
            <w:tabs>
              <w:tab w:val="right" w:leader="dot" w:pos="9338"/>
            </w:tabs>
            <w:rPr>
              <w:rFonts w:ascii="Arial" w:hAnsi="Arial" w:cs="Arial"/>
            </w:rPr>
          </w:pPr>
          <w:hyperlink w:anchor="_bookmark1860" w:history="1">
            <w:r w:rsidR="00C12992" w:rsidRPr="001058B5">
              <w:rPr>
                <w:rFonts w:ascii="Arial" w:hAnsi="Arial" w:cs="Arial"/>
              </w:rPr>
              <w:t>Configuring the Auditing of Functions, Procedures, Packages,</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9-33</w:t>
          </w:r>
        </w:p>
        <w:p w14:paraId="4D7BF890" w14:textId="77777777" w:rsidR="008C539B" w:rsidRPr="001058B5" w:rsidRDefault="008D1AB8">
          <w:pPr>
            <w:pStyle w:val="TOC8"/>
            <w:tabs>
              <w:tab w:val="right" w:leader="dot" w:pos="9338"/>
            </w:tabs>
            <w:rPr>
              <w:rFonts w:ascii="Arial" w:hAnsi="Arial" w:cs="Arial"/>
            </w:rPr>
          </w:pPr>
          <w:hyperlink w:anchor="_bookmark1866" w:history="1">
            <w:r w:rsidR="00C12992" w:rsidRPr="001058B5">
              <w:rPr>
                <w:rFonts w:ascii="Arial" w:hAnsi="Arial" w:cs="Arial"/>
              </w:rPr>
              <w:t>Removing the Auditing of Functions, Procedures, Packages,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hyperlink>
          <w:r w:rsidR="00C12992" w:rsidRPr="001058B5">
            <w:rPr>
              <w:rFonts w:ascii="Arial" w:hAnsi="Arial" w:cs="Arial"/>
            </w:rPr>
            <w:tab/>
            <w:t>9-33</w:t>
          </w:r>
        </w:p>
        <w:p w14:paraId="27FB8A33" w14:textId="77777777" w:rsidR="008C539B" w:rsidRPr="001058B5" w:rsidRDefault="008D1AB8">
          <w:pPr>
            <w:pStyle w:val="TOC5"/>
            <w:tabs>
              <w:tab w:val="right" w:leader="dot" w:pos="9338"/>
            </w:tabs>
            <w:spacing w:before="32"/>
            <w:rPr>
              <w:rFonts w:ascii="Arial" w:hAnsi="Arial" w:cs="Arial"/>
            </w:rPr>
          </w:pPr>
          <w:hyperlink w:anchor="_bookmark186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9-33</w:t>
          </w:r>
        </w:p>
        <w:p w14:paraId="77F190DA" w14:textId="77777777" w:rsidR="008C539B" w:rsidRPr="001058B5" w:rsidRDefault="008D1AB8">
          <w:pPr>
            <w:pStyle w:val="TOC8"/>
            <w:tabs>
              <w:tab w:val="right" w:leader="dot" w:pos="9338"/>
            </w:tabs>
            <w:rPr>
              <w:rFonts w:ascii="Arial" w:hAnsi="Arial" w:cs="Arial"/>
            </w:rPr>
          </w:pPr>
          <w:hyperlink w:anchor="_bookmark186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9-34</w:t>
          </w:r>
        </w:p>
        <w:p w14:paraId="094F0298" w14:textId="77777777" w:rsidR="008C539B" w:rsidRPr="001058B5" w:rsidRDefault="008D1AB8">
          <w:pPr>
            <w:pStyle w:val="TOC8"/>
            <w:tabs>
              <w:tab w:val="right" w:leader="dot" w:pos="9338"/>
            </w:tabs>
            <w:rPr>
              <w:rFonts w:ascii="Arial" w:hAnsi="Arial" w:cs="Arial"/>
            </w:rPr>
          </w:pPr>
          <w:hyperlink w:anchor="_bookmark187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9-34</w:t>
          </w:r>
        </w:p>
        <w:p w14:paraId="37233D63" w14:textId="77777777" w:rsidR="008C539B" w:rsidRPr="001058B5" w:rsidRDefault="008D1AB8">
          <w:pPr>
            <w:pStyle w:val="TOC8"/>
            <w:tabs>
              <w:tab w:val="right" w:leader="dot" w:pos="9338"/>
            </w:tabs>
            <w:spacing w:before="32"/>
            <w:rPr>
              <w:rFonts w:ascii="Arial" w:hAnsi="Arial" w:cs="Arial"/>
            </w:rPr>
          </w:pPr>
          <w:hyperlink w:anchor="_bookmark1876" w:history="1">
            <w:r w:rsidR="00C12992" w:rsidRPr="001058B5">
              <w:rPr>
                <w:rFonts w:ascii="Arial" w:hAnsi="Arial" w:cs="Arial"/>
              </w:rPr>
              <w:t>Removing 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9-35</w:t>
          </w:r>
        </w:p>
        <w:p w14:paraId="5DF6D355" w14:textId="77777777" w:rsidR="008C539B" w:rsidRPr="001058B5" w:rsidRDefault="008D1AB8">
          <w:pPr>
            <w:pStyle w:val="TOC2"/>
            <w:tabs>
              <w:tab w:val="right" w:leader="dot" w:pos="9338"/>
            </w:tabs>
            <w:rPr>
              <w:rFonts w:ascii="Arial" w:hAnsi="Arial" w:cs="Arial"/>
              <w:b w:val="0"/>
            </w:rPr>
          </w:pPr>
          <w:hyperlink w:anchor="_bookmark1880" w:history="1">
            <w:r w:rsidR="00C12992" w:rsidRPr="001058B5">
              <w:rPr>
                <w:rFonts w:ascii="Arial" w:hAnsi="Arial" w:cs="Arial"/>
              </w:rPr>
              <w:t>Using Default Auditing for Security-Relevant SQL Statements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9-35</w:t>
          </w:r>
        </w:p>
        <w:p w14:paraId="611651F2" w14:textId="77777777" w:rsidR="008C539B" w:rsidRPr="001058B5" w:rsidRDefault="008D1AB8">
          <w:pPr>
            <w:pStyle w:val="TOC5"/>
            <w:tabs>
              <w:tab w:val="right" w:leader="dot" w:pos="9338"/>
            </w:tabs>
            <w:spacing w:before="35"/>
            <w:rPr>
              <w:rFonts w:ascii="Arial" w:hAnsi="Arial" w:cs="Arial"/>
            </w:rPr>
          </w:pPr>
          <w:hyperlink w:anchor="_bookmark1882" w:history="1">
            <w:r w:rsidR="00C12992" w:rsidRPr="001058B5">
              <w:rPr>
                <w:rFonts w:ascii="Arial" w:hAnsi="Arial" w:cs="Arial"/>
              </w:rPr>
              <w:t>About the Default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9-35</w:t>
          </w:r>
        </w:p>
        <w:p w14:paraId="3052AA99" w14:textId="77777777" w:rsidR="008C539B" w:rsidRPr="001058B5" w:rsidRDefault="008D1AB8">
          <w:pPr>
            <w:pStyle w:val="TOC5"/>
            <w:tabs>
              <w:tab w:val="right" w:leader="dot" w:pos="9338"/>
            </w:tabs>
            <w:spacing w:before="32"/>
            <w:rPr>
              <w:rFonts w:ascii="Arial" w:hAnsi="Arial" w:cs="Arial"/>
            </w:rPr>
          </w:pPr>
          <w:hyperlink w:anchor="_bookmark1887" w:history="1">
            <w:r w:rsidR="00C12992" w:rsidRPr="001058B5">
              <w:rPr>
                <w:rFonts w:ascii="Arial" w:hAnsi="Arial" w:cs="Arial"/>
              </w:rPr>
              <w:t>Privileges That Oracle Database Audits</w:t>
            </w:r>
            <w:r w:rsidR="00C12992" w:rsidRPr="001058B5">
              <w:rPr>
                <w:rFonts w:ascii="Arial" w:hAnsi="Arial" w:cs="Arial"/>
                <w:spacing w:val="-4"/>
              </w:rPr>
              <w:t xml:space="preserve"> </w:t>
            </w:r>
            <w:r w:rsidR="00C12992" w:rsidRPr="001058B5">
              <w:rPr>
                <w:rFonts w:ascii="Arial" w:hAnsi="Arial" w:cs="Arial"/>
              </w:rPr>
              <w:t>by</w:t>
            </w:r>
            <w:r w:rsidR="00C12992" w:rsidRPr="001058B5">
              <w:rPr>
                <w:rFonts w:ascii="Arial" w:hAnsi="Arial" w:cs="Arial"/>
                <w:spacing w:val="-1"/>
              </w:rPr>
              <w:t xml:space="preserve"> </w:t>
            </w:r>
            <w:r w:rsidR="00C12992" w:rsidRPr="001058B5">
              <w:rPr>
                <w:rFonts w:ascii="Arial" w:hAnsi="Arial" w:cs="Arial"/>
              </w:rPr>
              <w:t>Default</w:t>
            </w:r>
          </w:hyperlink>
          <w:r w:rsidR="00C12992" w:rsidRPr="001058B5">
            <w:rPr>
              <w:rFonts w:ascii="Arial" w:hAnsi="Arial" w:cs="Arial"/>
            </w:rPr>
            <w:tab/>
            <w:t>9-35</w:t>
          </w:r>
        </w:p>
        <w:p w14:paraId="6E6788D2" w14:textId="77777777" w:rsidR="008C539B" w:rsidRPr="001058B5" w:rsidRDefault="008D1AB8">
          <w:pPr>
            <w:pStyle w:val="TOC5"/>
            <w:tabs>
              <w:tab w:val="right" w:leader="dot" w:pos="9338"/>
            </w:tabs>
            <w:rPr>
              <w:rFonts w:ascii="Arial" w:hAnsi="Arial" w:cs="Arial"/>
            </w:rPr>
          </w:pPr>
          <w:hyperlink w:anchor="_bookmark1890" w:history="1">
            <w:r w:rsidR="00C12992" w:rsidRPr="001058B5">
              <w:rPr>
                <w:rFonts w:ascii="Arial" w:hAnsi="Arial" w:cs="Arial"/>
              </w:rPr>
              <w:t>Disabling and Enabling Default</w:t>
            </w:r>
            <w:r w:rsidR="00C12992" w:rsidRPr="001058B5">
              <w:rPr>
                <w:rFonts w:ascii="Arial" w:hAnsi="Arial" w:cs="Arial"/>
                <w:spacing w:val="-5"/>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9-36</w:t>
          </w:r>
        </w:p>
        <w:p w14:paraId="14F8C6F2" w14:textId="77777777" w:rsidR="008C539B" w:rsidRPr="001058B5" w:rsidRDefault="008D1AB8">
          <w:pPr>
            <w:pStyle w:val="TOC2"/>
            <w:tabs>
              <w:tab w:val="right" w:leader="dot" w:pos="9338"/>
            </w:tabs>
            <w:spacing w:before="36"/>
            <w:rPr>
              <w:rFonts w:ascii="Arial" w:hAnsi="Arial" w:cs="Arial"/>
              <w:b w:val="0"/>
            </w:rPr>
          </w:pPr>
          <w:hyperlink w:anchor="_bookmark1893" w:history="1">
            <w:r w:rsidR="00C12992" w:rsidRPr="001058B5">
              <w:rPr>
                <w:rFonts w:ascii="Arial" w:hAnsi="Arial" w:cs="Arial"/>
              </w:rPr>
              <w:t>Auditing Specific Activities with</w:t>
            </w:r>
            <w:r w:rsidR="00C12992" w:rsidRPr="001058B5">
              <w:rPr>
                <w:rFonts w:ascii="Arial" w:hAnsi="Arial" w:cs="Arial"/>
                <w:spacing w:val="-5"/>
              </w:rPr>
              <w:t xml:space="preserve"> </w:t>
            </w:r>
            <w:r w:rsidR="00C12992" w:rsidRPr="001058B5">
              <w:rPr>
                <w:rFonts w:ascii="Arial" w:hAnsi="Arial" w:cs="Arial"/>
              </w:rPr>
              <w:t>Fine-Grained Auditing</w:t>
            </w:r>
          </w:hyperlink>
          <w:r w:rsidR="00C12992" w:rsidRPr="001058B5">
            <w:rPr>
              <w:rFonts w:ascii="Arial" w:hAnsi="Arial" w:cs="Arial"/>
            </w:rPr>
            <w:tab/>
          </w:r>
          <w:r w:rsidR="00C12992" w:rsidRPr="001058B5">
            <w:rPr>
              <w:rFonts w:ascii="Arial" w:hAnsi="Arial" w:cs="Arial"/>
              <w:b w:val="0"/>
            </w:rPr>
            <w:t>9-36</w:t>
          </w:r>
        </w:p>
        <w:p w14:paraId="26F4DFB2" w14:textId="77777777" w:rsidR="008C539B" w:rsidRPr="001058B5" w:rsidRDefault="008D1AB8">
          <w:pPr>
            <w:pStyle w:val="TOC5"/>
            <w:tabs>
              <w:tab w:val="right" w:leader="dot" w:pos="9338"/>
            </w:tabs>
            <w:spacing w:before="35"/>
            <w:rPr>
              <w:rFonts w:ascii="Arial" w:hAnsi="Arial" w:cs="Arial"/>
            </w:rPr>
          </w:pPr>
          <w:hyperlink w:anchor="_bookmark1895"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9-37</w:t>
          </w:r>
        </w:p>
        <w:p w14:paraId="1B3688D5" w14:textId="77777777" w:rsidR="008C539B" w:rsidRPr="001058B5" w:rsidRDefault="008D1AB8">
          <w:pPr>
            <w:pStyle w:val="TOC5"/>
            <w:tabs>
              <w:tab w:val="right" w:leader="dot" w:pos="9338"/>
            </w:tabs>
            <w:rPr>
              <w:rFonts w:ascii="Arial" w:hAnsi="Arial" w:cs="Arial"/>
            </w:rPr>
          </w:pPr>
          <w:hyperlink w:anchor="_bookmark1902" w:history="1">
            <w:r w:rsidR="00C12992" w:rsidRPr="001058B5">
              <w:rPr>
                <w:rFonts w:ascii="Arial" w:hAnsi="Arial" w:cs="Arial"/>
              </w:rPr>
              <w:t>Where Are Fine-Grained Audit</w:t>
            </w:r>
            <w:r w:rsidR="00C12992" w:rsidRPr="001058B5">
              <w:rPr>
                <w:rFonts w:ascii="Arial" w:hAnsi="Arial" w:cs="Arial"/>
                <w:spacing w:val="-5"/>
              </w:rPr>
              <w:t xml:space="preserve"> </w:t>
            </w:r>
            <w:r w:rsidR="00C12992" w:rsidRPr="001058B5">
              <w:rPr>
                <w:rFonts w:ascii="Arial" w:hAnsi="Arial" w:cs="Arial"/>
              </w:rPr>
              <w:t>Records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9-37</w:t>
          </w:r>
        </w:p>
        <w:p w14:paraId="162C0CB4" w14:textId="77777777" w:rsidR="008C539B" w:rsidRPr="001058B5" w:rsidRDefault="008D1AB8">
          <w:pPr>
            <w:pStyle w:val="TOC5"/>
            <w:tabs>
              <w:tab w:val="right" w:leader="dot" w:pos="9338"/>
            </w:tabs>
            <w:spacing w:before="32"/>
            <w:rPr>
              <w:rFonts w:ascii="Arial" w:hAnsi="Arial" w:cs="Arial"/>
            </w:rPr>
          </w:pPr>
          <w:hyperlink w:anchor="_bookmark1904" w:history="1">
            <w:r w:rsidR="00C12992" w:rsidRPr="001058B5">
              <w:rPr>
                <w:rFonts w:ascii="Arial" w:hAnsi="Arial" w:cs="Arial"/>
              </w:rPr>
              <w:t>Advantages of</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32F00725" w14:textId="77777777" w:rsidR="008C539B" w:rsidRPr="001058B5" w:rsidRDefault="008D1AB8">
          <w:pPr>
            <w:pStyle w:val="TOC5"/>
            <w:tabs>
              <w:tab w:val="right" w:leader="dot" w:pos="9338"/>
            </w:tabs>
            <w:rPr>
              <w:rFonts w:ascii="Arial" w:hAnsi="Arial" w:cs="Arial"/>
            </w:rPr>
          </w:pPr>
          <w:hyperlink w:anchor="_bookmark1907" w:history="1">
            <w:r w:rsidR="00C12992" w:rsidRPr="001058B5">
              <w:rPr>
                <w:rFonts w:ascii="Arial" w:hAnsi="Arial" w:cs="Arial"/>
              </w:rPr>
              <w:t>What Permissions Are Needed to Create a Fine-Grained</w:t>
            </w:r>
            <w:r w:rsidR="00C12992" w:rsidRPr="001058B5">
              <w:rPr>
                <w:rFonts w:ascii="Arial" w:hAnsi="Arial" w:cs="Arial"/>
                <w:spacing w:val="-8"/>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9-38</w:t>
          </w:r>
        </w:p>
        <w:p w14:paraId="3D4EE14C" w14:textId="77777777" w:rsidR="008C539B" w:rsidRPr="001058B5" w:rsidRDefault="008D1AB8">
          <w:pPr>
            <w:pStyle w:val="TOC5"/>
            <w:tabs>
              <w:tab w:val="right" w:leader="dot" w:pos="9338"/>
            </w:tabs>
            <w:rPr>
              <w:rFonts w:ascii="Arial" w:hAnsi="Arial" w:cs="Arial"/>
            </w:rPr>
          </w:pPr>
          <w:hyperlink w:anchor="_bookmark1909" w:history="1">
            <w:r w:rsidR="00C12992" w:rsidRPr="001058B5">
              <w:rPr>
                <w:rFonts w:ascii="Arial" w:hAnsi="Arial" w:cs="Arial"/>
              </w:rPr>
              <w:t>Activities That Are Always Audited in</w:t>
            </w:r>
            <w:r w:rsidR="00C12992" w:rsidRPr="001058B5">
              <w:rPr>
                <w:rFonts w:ascii="Arial" w:hAnsi="Arial" w:cs="Arial"/>
                <w:spacing w:val="-4"/>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1625E5B2" w14:textId="77777777" w:rsidR="008C539B" w:rsidRPr="001058B5" w:rsidRDefault="008D1AB8">
          <w:pPr>
            <w:pStyle w:val="TOC5"/>
            <w:tabs>
              <w:tab w:val="right" w:leader="dot" w:pos="9338"/>
            </w:tabs>
            <w:spacing w:before="33"/>
            <w:rPr>
              <w:rFonts w:ascii="Arial" w:hAnsi="Arial" w:cs="Arial"/>
            </w:rPr>
          </w:pPr>
          <w:hyperlink w:anchor="_bookmark1912" w:history="1">
            <w:r w:rsidR="00C12992" w:rsidRPr="001058B5">
              <w:rPr>
                <w:rFonts w:ascii="Arial" w:hAnsi="Arial" w:cs="Arial"/>
              </w:rPr>
              <w:t>Using Fine-Grained Audit Policies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Editions</w:t>
            </w:r>
          </w:hyperlink>
          <w:r w:rsidR="00C12992" w:rsidRPr="001058B5">
            <w:rPr>
              <w:rFonts w:ascii="Arial" w:hAnsi="Arial" w:cs="Arial"/>
            </w:rPr>
            <w:tab/>
            <w:t>9-39</w:t>
          </w:r>
        </w:p>
        <w:p w14:paraId="46E9A346" w14:textId="77777777" w:rsidR="008C539B" w:rsidRPr="001058B5" w:rsidRDefault="008D1AB8">
          <w:pPr>
            <w:pStyle w:val="TOC5"/>
            <w:tabs>
              <w:tab w:val="right" w:leader="dot" w:pos="9338"/>
            </w:tabs>
            <w:rPr>
              <w:rFonts w:ascii="Arial" w:hAnsi="Arial" w:cs="Arial"/>
            </w:rPr>
          </w:pPr>
          <w:hyperlink w:anchor="_bookmark1914" w:history="1">
            <w:r w:rsidR="00C12992" w:rsidRPr="001058B5">
              <w:rPr>
                <w:rFonts w:ascii="Arial" w:hAnsi="Arial" w:cs="Arial"/>
              </w:rPr>
              <w:t>Creating an Audit Trail for Fine-Grained</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9-39</w:t>
          </w:r>
        </w:p>
        <w:p w14:paraId="0C298475" w14:textId="77777777" w:rsidR="008C539B" w:rsidRPr="001058B5" w:rsidRDefault="008D1AB8">
          <w:pPr>
            <w:pStyle w:val="TOC5"/>
            <w:tabs>
              <w:tab w:val="right" w:leader="dot" w:pos="9338"/>
            </w:tabs>
            <w:rPr>
              <w:rFonts w:ascii="Arial" w:hAnsi="Arial" w:cs="Arial"/>
            </w:rPr>
          </w:pPr>
          <w:hyperlink w:anchor="_bookmark1916" w:history="1">
            <w:r w:rsidR="00C12992" w:rsidRPr="001058B5">
              <w:rPr>
                <w:rFonts w:ascii="Arial" w:hAnsi="Arial" w:cs="Arial"/>
              </w:rPr>
              <w:t>How the Fine-Grained Audit Trail</w:t>
            </w:r>
            <w:r w:rsidR="00C12992" w:rsidRPr="001058B5">
              <w:rPr>
                <w:rFonts w:ascii="Arial" w:hAnsi="Arial" w:cs="Arial"/>
                <w:spacing w:val="-1"/>
              </w:rPr>
              <w:t xml:space="preserve"> </w:t>
            </w:r>
            <w:r w:rsidR="00C12992" w:rsidRPr="001058B5">
              <w:rPr>
                <w:rFonts w:ascii="Arial" w:hAnsi="Arial" w:cs="Arial"/>
              </w:rPr>
              <w:t>Generates</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9-39</w:t>
          </w:r>
        </w:p>
        <w:p w14:paraId="2FCB2FAE" w14:textId="77777777" w:rsidR="008C539B" w:rsidRPr="001058B5" w:rsidRDefault="008D1AB8">
          <w:pPr>
            <w:pStyle w:val="TOC5"/>
            <w:tabs>
              <w:tab w:val="right" w:leader="dot" w:pos="9338"/>
            </w:tabs>
            <w:spacing w:before="32"/>
            <w:rPr>
              <w:rFonts w:ascii="Arial" w:hAnsi="Arial" w:cs="Arial"/>
            </w:rPr>
          </w:pPr>
          <w:hyperlink w:anchor="_bookmark1918" w:history="1">
            <w:r w:rsidR="00C12992" w:rsidRPr="001058B5">
              <w:rPr>
                <w:rFonts w:ascii="Arial" w:hAnsi="Arial" w:cs="Arial"/>
              </w:rPr>
              <w:t>Using the DBMS_FGA Package to Manage Fine-Grained</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9-39</w:t>
          </w:r>
        </w:p>
        <w:p w14:paraId="20F10260" w14:textId="77777777" w:rsidR="008C539B" w:rsidRPr="001058B5" w:rsidRDefault="008D1AB8">
          <w:pPr>
            <w:pStyle w:val="TOC8"/>
            <w:tabs>
              <w:tab w:val="right" w:leader="dot" w:pos="9338"/>
            </w:tabs>
            <w:rPr>
              <w:rFonts w:ascii="Arial" w:hAnsi="Arial" w:cs="Arial"/>
            </w:rPr>
          </w:pPr>
          <w:hyperlink w:anchor="_bookmark1919" w:history="1">
            <w:r w:rsidR="00C12992" w:rsidRPr="001058B5">
              <w:rPr>
                <w:rFonts w:ascii="Arial" w:hAnsi="Arial" w:cs="Arial"/>
              </w:rPr>
              <w:t>About the DBMS_FGA PL/SQL</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t>9-39</w:t>
          </w:r>
        </w:p>
        <w:p w14:paraId="58F4E062" w14:textId="77777777" w:rsidR="008C539B" w:rsidRPr="001058B5" w:rsidRDefault="008D1AB8">
          <w:pPr>
            <w:pStyle w:val="TOC8"/>
            <w:tabs>
              <w:tab w:val="right" w:leader="dot" w:pos="9338"/>
            </w:tabs>
            <w:rPr>
              <w:rFonts w:ascii="Arial" w:hAnsi="Arial" w:cs="Arial"/>
            </w:rPr>
          </w:pPr>
          <w:hyperlink w:anchor="_bookmark1921" w:history="1">
            <w:r w:rsidR="00C12992" w:rsidRPr="001058B5">
              <w:rPr>
                <w:rFonts w:ascii="Arial" w:hAnsi="Arial" w:cs="Arial"/>
              </w:rPr>
              <w:t>Creating a Fine-Grained 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9-40</w:t>
          </w:r>
        </w:p>
        <w:p w14:paraId="455102B1" w14:textId="77777777" w:rsidR="008C539B" w:rsidRPr="001058B5" w:rsidRDefault="008D1AB8">
          <w:pPr>
            <w:pStyle w:val="TOC8"/>
            <w:tabs>
              <w:tab w:val="right" w:leader="dot" w:pos="9338"/>
            </w:tabs>
            <w:spacing w:before="32"/>
            <w:rPr>
              <w:rFonts w:ascii="Arial" w:hAnsi="Arial" w:cs="Arial"/>
            </w:rPr>
          </w:pPr>
          <w:hyperlink w:anchor="_bookmark1934" w:history="1">
            <w:r w:rsidR="00C12992" w:rsidRPr="001058B5">
              <w:rPr>
                <w:rFonts w:ascii="Arial" w:hAnsi="Arial" w:cs="Arial"/>
              </w:rPr>
              <w:t>Disabling and Enabling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9-43</w:t>
          </w:r>
        </w:p>
        <w:p w14:paraId="4FE11A24" w14:textId="77777777" w:rsidR="008C539B" w:rsidRPr="001058B5" w:rsidRDefault="008D1AB8">
          <w:pPr>
            <w:pStyle w:val="TOC8"/>
            <w:tabs>
              <w:tab w:val="right" w:leader="dot" w:pos="9338"/>
            </w:tabs>
            <w:spacing w:before="32"/>
            <w:rPr>
              <w:rFonts w:ascii="Arial" w:hAnsi="Arial" w:cs="Arial"/>
            </w:rPr>
          </w:pPr>
          <w:hyperlink w:anchor="_bookmark1939" w:history="1">
            <w:r w:rsidR="00C12992" w:rsidRPr="001058B5">
              <w:rPr>
                <w:rFonts w:ascii="Arial" w:hAnsi="Arial" w:cs="Arial"/>
              </w:rPr>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9-44</w:t>
          </w:r>
        </w:p>
        <w:p w14:paraId="09B4A8C1" w14:textId="77777777" w:rsidR="008C539B" w:rsidRPr="001058B5" w:rsidRDefault="008D1AB8">
          <w:pPr>
            <w:pStyle w:val="TOC5"/>
            <w:tabs>
              <w:tab w:val="right" w:leader="dot" w:pos="9338"/>
            </w:tabs>
            <w:rPr>
              <w:rFonts w:ascii="Arial" w:hAnsi="Arial" w:cs="Arial"/>
            </w:rPr>
          </w:pPr>
          <w:hyperlink w:anchor="_bookmark1942" w:history="1">
            <w:r w:rsidR="00C12992" w:rsidRPr="001058B5">
              <w:rPr>
                <w:rFonts w:ascii="Arial" w:hAnsi="Arial" w:cs="Arial"/>
              </w:rPr>
              <w:t>Tutorial: Adding an Email Alert to a Fine-Grained</w:t>
            </w:r>
            <w:r w:rsidR="00C12992" w:rsidRPr="001058B5">
              <w:rPr>
                <w:rFonts w:ascii="Arial" w:hAnsi="Arial" w:cs="Arial"/>
                <w:spacing w:val="-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9-44</w:t>
          </w:r>
        </w:p>
        <w:p w14:paraId="72BAA723" w14:textId="77777777" w:rsidR="008C539B" w:rsidRPr="001058B5" w:rsidRDefault="008D1AB8">
          <w:pPr>
            <w:pStyle w:val="TOC8"/>
            <w:tabs>
              <w:tab w:val="right" w:leader="dot" w:pos="9338"/>
            </w:tabs>
            <w:spacing w:before="32" w:after="240"/>
            <w:rPr>
              <w:rFonts w:ascii="Arial" w:hAnsi="Arial" w:cs="Arial"/>
            </w:rPr>
          </w:pPr>
          <w:hyperlink w:anchor="_bookmark194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9-44</w:t>
          </w:r>
        </w:p>
        <w:p w14:paraId="7DAADE4D" w14:textId="77777777" w:rsidR="008C539B" w:rsidRPr="001058B5" w:rsidRDefault="008D1AB8">
          <w:pPr>
            <w:tabs>
              <w:tab w:val="right" w:leader="dot" w:pos="9940"/>
            </w:tabs>
            <w:spacing w:before="81"/>
            <w:ind w:left="1900"/>
            <w:rPr>
              <w:rFonts w:ascii="Arial" w:hAnsi="Arial" w:cs="Arial"/>
              <w:sz w:val="20"/>
            </w:rPr>
          </w:pPr>
          <w:hyperlink w:anchor="_bookmark1950" w:history="1">
            <w:r w:rsidR="00C12992" w:rsidRPr="001058B5">
              <w:rPr>
                <w:rFonts w:ascii="Arial" w:hAnsi="Arial" w:cs="Arial"/>
                <w:sz w:val="20"/>
              </w:rPr>
              <w:t>Step 1: Install and Configure the UTL_MAIL</w:t>
            </w:r>
            <w:r w:rsidR="00C12992" w:rsidRPr="001058B5">
              <w:rPr>
                <w:rFonts w:ascii="Arial" w:hAnsi="Arial" w:cs="Arial"/>
                <w:spacing w:val="-6"/>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9-45</w:t>
          </w:r>
        </w:p>
        <w:p w14:paraId="1F1F2217" w14:textId="77777777" w:rsidR="008C539B" w:rsidRPr="001058B5" w:rsidRDefault="008D1AB8">
          <w:pPr>
            <w:tabs>
              <w:tab w:val="right" w:leader="dot" w:pos="9940"/>
            </w:tabs>
            <w:spacing w:before="31"/>
            <w:ind w:left="1900"/>
            <w:rPr>
              <w:rFonts w:ascii="Arial" w:hAnsi="Arial" w:cs="Arial"/>
              <w:sz w:val="20"/>
            </w:rPr>
          </w:pPr>
          <w:hyperlink w:anchor="_bookmark1952" w:history="1">
            <w:r w:rsidR="00C12992" w:rsidRPr="001058B5">
              <w:rPr>
                <w:rFonts w:ascii="Arial" w:hAnsi="Arial" w:cs="Arial"/>
                <w:sz w:val="20"/>
              </w:rPr>
              <w:t>Step 2: Create</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Accounts</w:t>
            </w:r>
          </w:hyperlink>
          <w:r w:rsidR="00C12992" w:rsidRPr="001058B5">
            <w:rPr>
              <w:rFonts w:ascii="Arial" w:hAnsi="Arial" w:cs="Arial"/>
              <w:sz w:val="20"/>
            </w:rPr>
            <w:tab/>
            <w:t>9-46</w:t>
          </w:r>
        </w:p>
        <w:p w14:paraId="086B9869" w14:textId="77777777" w:rsidR="008C539B" w:rsidRPr="001058B5" w:rsidRDefault="008D1AB8">
          <w:pPr>
            <w:tabs>
              <w:tab w:val="right" w:leader="dot" w:pos="9940"/>
            </w:tabs>
            <w:spacing w:before="32"/>
            <w:ind w:left="1900"/>
            <w:rPr>
              <w:rFonts w:ascii="Arial" w:hAnsi="Arial" w:cs="Arial"/>
              <w:sz w:val="20"/>
            </w:rPr>
          </w:pPr>
          <w:hyperlink w:anchor="_bookmark1953" w:history="1">
            <w:r w:rsidR="00C12992" w:rsidRPr="001058B5">
              <w:rPr>
                <w:rFonts w:ascii="Arial" w:hAnsi="Arial" w:cs="Arial"/>
                <w:sz w:val="20"/>
              </w:rPr>
              <w:t>Step 3: Configure an Access Control List File for</w:t>
            </w:r>
            <w:r w:rsidR="00C12992" w:rsidRPr="001058B5">
              <w:rPr>
                <w:rFonts w:ascii="Arial" w:hAnsi="Arial" w:cs="Arial"/>
                <w:spacing w:val="-12"/>
                <w:sz w:val="20"/>
              </w:rPr>
              <w:t xml:space="preserve"> </w:t>
            </w:r>
            <w:r w:rsidR="00C12992" w:rsidRPr="001058B5">
              <w:rPr>
                <w:rFonts w:ascii="Arial" w:hAnsi="Arial" w:cs="Arial"/>
                <w:sz w:val="20"/>
              </w:rPr>
              <w:t>Network</w:t>
            </w:r>
            <w:r w:rsidR="00C12992" w:rsidRPr="001058B5">
              <w:rPr>
                <w:rFonts w:ascii="Arial" w:hAnsi="Arial" w:cs="Arial"/>
                <w:spacing w:val="-1"/>
                <w:sz w:val="20"/>
              </w:rPr>
              <w:t xml:space="preserve"> </w:t>
            </w:r>
            <w:r w:rsidR="00C12992" w:rsidRPr="001058B5">
              <w:rPr>
                <w:rFonts w:ascii="Arial" w:hAnsi="Arial" w:cs="Arial"/>
                <w:sz w:val="20"/>
              </w:rPr>
              <w:t>Services</w:t>
            </w:r>
          </w:hyperlink>
          <w:r w:rsidR="00C12992" w:rsidRPr="001058B5">
            <w:rPr>
              <w:rFonts w:ascii="Arial" w:hAnsi="Arial" w:cs="Arial"/>
              <w:sz w:val="20"/>
            </w:rPr>
            <w:tab/>
            <w:t>9-47</w:t>
          </w:r>
        </w:p>
        <w:p w14:paraId="22C2B5A2" w14:textId="77777777" w:rsidR="008C539B" w:rsidRPr="001058B5" w:rsidRDefault="008D1AB8">
          <w:pPr>
            <w:tabs>
              <w:tab w:val="right" w:leader="dot" w:pos="9940"/>
            </w:tabs>
            <w:spacing w:before="31"/>
            <w:ind w:left="1900"/>
            <w:rPr>
              <w:rFonts w:ascii="Arial" w:hAnsi="Arial" w:cs="Arial"/>
              <w:sz w:val="20"/>
            </w:rPr>
          </w:pPr>
          <w:hyperlink w:anchor="_bookmark1954" w:history="1">
            <w:r w:rsidR="00C12992" w:rsidRPr="001058B5">
              <w:rPr>
                <w:rFonts w:ascii="Arial" w:hAnsi="Arial" w:cs="Arial"/>
                <w:sz w:val="20"/>
              </w:rPr>
              <w:t>Step 4: Create the Email Security Alert</w:t>
            </w:r>
            <w:r w:rsidR="00C12992" w:rsidRPr="001058B5">
              <w:rPr>
                <w:rFonts w:ascii="Arial" w:hAnsi="Arial" w:cs="Arial"/>
                <w:spacing w:val="-7"/>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9-47</w:t>
          </w:r>
        </w:p>
        <w:p w14:paraId="22BED840" w14:textId="77777777" w:rsidR="008C539B" w:rsidRPr="001058B5" w:rsidRDefault="008D1AB8">
          <w:pPr>
            <w:tabs>
              <w:tab w:val="right" w:leader="dot" w:pos="9940"/>
            </w:tabs>
            <w:spacing w:before="31"/>
            <w:ind w:left="1900"/>
            <w:rPr>
              <w:rFonts w:ascii="Arial" w:hAnsi="Arial" w:cs="Arial"/>
              <w:sz w:val="20"/>
            </w:rPr>
          </w:pPr>
          <w:hyperlink w:anchor="_bookmark1955" w:history="1">
            <w:r w:rsidR="00C12992" w:rsidRPr="001058B5">
              <w:rPr>
                <w:rFonts w:ascii="Arial" w:hAnsi="Arial" w:cs="Arial"/>
                <w:sz w:val="20"/>
              </w:rPr>
              <w:t>Step 5: Create and Test the Fine-Grained Audit</w:t>
            </w:r>
            <w:r w:rsidR="00C12992" w:rsidRPr="001058B5">
              <w:rPr>
                <w:rFonts w:ascii="Arial" w:hAnsi="Arial" w:cs="Arial"/>
                <w:spacing w:val="-8"/>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Settings</w:t>
            </w:r>
          </w:hyperlink>
          <w:r w:rsidR="00C12992" w:rsidRPr="001058B5">
            <w:rPr>
              <w:rFonts w:ascii="Arial" w:hAnsi="Arial" w:cs="Arial"/>
              <w:sz w:val="20"/>
            </w:rPr>
            <w:tab/>
            <w:t>9-48</w:t>
          </w:r>
        </w:p>
        <w:p w14:paraId="0E7AE545" w14:textId="77777777" w:rsidR="008C539B" w:rsidRPr="001058B5" w:rsidRDefault="008D1AB8">
          <w:pPr>
            <w:tabs>
              <w:tab w:val="right" w:leader="dot" w:pos="9940"/>
            </w:tabs>
            <w:spacing w:before="33"/>
            <w:ind w:left="1900"/>
            <w:rPr>
              <w:rFonts w:ascii="Arial" w:hAnsi="Arial" w:cs="Arial"/>
              <w:sz w:val="20"/>
            </w:rPr>
          </w:pPr>
          <w:hyperlink w:anchor="_bookmark1958" w:history="1">
            <w:r w:rsidR="00C12992" w:rsidRPr="001058B5">
              <w:rPr>
                <w:rFonts w:ascii="Arial" w:hAnsi="Arial" w:cs="Arial"/>
                <w:sz w:val="20"/>
              </w:rPr>
              <w:t>Step 6: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Alert</w:t>
            </w:r>
          </w:hyperlink>
          <w:r w:rsidR="00C12992" w:rsidRPr="001058B5">
            <w:rPr>
              <w:rFonts w:ascii="Arial" w:hAnsi="Arial" w:cs="Arial"/>
              <w:sz w:val="20"/>
            </w:rPr>
            <w:tab/>
            <w:t>9-48</w:t>
          </w:r>
        </w:p>
        <w:p w14:paraId="1BBA4FA0" w14:textId="77777777" w:rsidR="008C539B" w:rsidRPr="001058B5" w:rsidRDefault="008D1AB8">
          <w:pPr>
            <w:tabs>
              <w:tab w:val="right" w:leader="dot" w:pos="9940"/>
            </w:tabs>
            <w:spacing w:before="31"/>
            <w:ind w:left="1900"/>
            <w:rPr>
              <w:rFonts w:ascii="Arial" w:hAnsi="Arial" w:cs="Arial"/>
              <w:sz w:val="20"/>
            </w:rPr>
          </w:pPr>
          <w:hyperlink w:anchor="_bookmark1959" w:history="1">
            <w:r w:rsidR="00C12992" w:rsidRPr="001058B5">
              <w:rPr>
                <w:rFonts w:ascii="Arial" w:hAnsi="Arial" w:cs="Arial"/>
                <w:sz w:val="20"/>
              </w:rPr>
              <w:t>Step 7: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9-49</w:t>
          </w:r>
        </w:p>
        <w:p w14:paraId="558D7282" w14:textId="77777777" w:rsidR="008C539B" w:rsidRPr="001058B5" w:rsidRDefault="008D1AB8">
          <w:pPr>
            <w:pStyle w:val="TOC9"/>
            <w:tabs>
              <w:tab w:val="right" w:leader="dot" w:pos="9940"/>
            </w:tabs>
            <w:rPr>
              <w:rFonts w:ascii="Arial" w:hAnsi="Arial" w:cs="Arial"/>
            </w:rPr>
          </w:pPr>
          <w:hyperlink w:anchor="_bookmark1960" w:history="1">
            <w:r w:rsidR="00C12992" w:rsidRPr="001058B5">
              <w:rPr>
                <w:rFonts w:ascii="Arial" w:hAnsi="Arial" w:cs="Arial"/>
              </w:rPr>
              <w:t>Tutorial: Auditing</w:t>
            </w:r>
            <w:r w:rsidR="00C12992" w:rsidRPr="001058B5">
              <w:rPr>
                <w:rFonts w:ascii="Arial" w:hAnsi="Arial" w:cs="Arial"/>
                <w:spacing w:val="-3"/>
              </w:rPr>
              <w:t xml:space="preserve"> </w:t>
            </w:r>
            <w:r w:rsidR="00C12992" w:rsidRPr="001058B5">
              <w:rPr>
                <w:rFonts w:ascii="Arial" w:hAnsi="Arial" w:cs="Arial"/>
              </w:rPr>
              <w:t>Nondatabase Users</w:t>
            </w:r>
          </w:hyperlink>
          <w:r w:rsidR="00C12992" w:rsidRPr="001058B5">
            <w:rPr>
              <w:rFonts w:ascii="Arial" w:hAnsi="Arial" w:cs="Arial"/>
            </w:rPr>
            <w:tab/>
            <w:t>9-50</w:t>
          </w:r>
        </w:p>
        <w:p w14:paraId="2E6EC6B6" w14:textId="77777777" w:rsidR="008C539B" w:rsidRPr="001058B5" w:rsidRDefault="008D1AB8">
          <w:pPr>
            <w:tabs>
              <w:tab w:val="right" w:leader="dot" w:pos="9940"/>
            </w:tabs>
            <w:spacing w:before="32"/>
            <w:ind w:left="1900"/>
            <w:rPr>
              <w:rFonts w:ascii="Arial" w:hAnsi="Arial" w:cs="Arial"/>
              <w:sz w:val="20"/>
            </w:rPr>
          </w:pPr>
          <w:hyperlink w:anchor="_bookmark1961"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9-50</w:t>
          </w:r>
        </w:p>
        <w:p w14:paraId="6AC9F3A7" w14:textId="77777777" w:rsidR="008C539B" w:rsidRPr="001058B5" w:rsidRDefault="008D1AB8">
          <w:pPr>
            <w:tabs>
              <w:tab w:val="right" w:leader="dot" w:pos="9940"/>
            </w:tabs>
            <w:spacing w:before="31"/>
            <w:ind w:left="1900"/>
            <w:rPr>
              <w:rFonts w:ascii="Arial" w:hAnsi="Arial" w:cs="Arial"/>
              <w:sz w:val="20"/>
            </w:rPr>
          </w:pPr>
          <w:hyperlink w:anchor="_bookmark1963" w:history="1">
            <w:r w:rsidR="00C12992" w:rsidRPr="001058B5">
              <w:rPr>
                <w:rFonts w:ascii="Arial" w:hAnsi="Arial" w:cs="Arial"/>
                <w:sz w:val="20"/>
              </w:rPr>
              <w:t>Step 1: Create the User Account and Ensure the User HR</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9-50</w:t>
          </w:r>
        </w:p>
        <w:p w14:paraId="60954F11" w14:textId="77777777" w:rsidR="008C539B" w:rsidRPr="001058B5" w:rsidRDefault="008D1AB8">
          <w:pPr>
            <w:tabs>
              <w:tab w:val="right" w:leader="dot" w:pos="9940"/>
            </w:tabs>
            <w:spacing w:before="31"/>
            <w:ind w:left="1900"/>
            <w:rPr>
              <w:rFonts w:ascii="Arial" w:hAnsi="Arial" w:cs="Arial"/>
              <w:sz w:val="20"/>
            </w:rPr>
          </w:pPr>
          <w:hyperlink w:anchor="_bookmark1964" w:history="1">
            <w:r w:rsidR="00C12992" w:rsidRPr="001058B5">
              <w:rPr>
                <w:rFonts w:ascii="Arial" w:hAnsi="Arial" w:cs="Arial"/>
                <w:sz w:val="20"/>
              </w:rPr>
              <w:t>Step 2: Create the Fine-Grained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5B0733B0" w14:textId="77777777" w:rsidR="008C539B" w:rsidRPr="001058B5" w:rsidRDefault="008D1AB8">
          <w:pPr>
            <w:tabs>
              <w:tab w:val="right" w:leader="dot" w:pos="9940"/>
            </w:tabs>
            <w:spacing w:before="32"/>
            <w:ind w:left="1900"/>
            <w:rPr>
              <w:rFonts w:ascii="Arial" w:hAnsi="Arial" w:cs="Arial"/>
              <w:sz w:val="20"/>
            </w:rPr>
          </w:pPr>
          <w:hyperlink w:anchor="_bookmark1966" w:history="1">
            <w:r w:rsidR="00C12992" w:rsidRPr="001058B5">
              <w:rPr>
                <w:rFonts w:ascii="Arial" w:hAnsi="Arial" w:cs="Arial"/>
                <w:sz w:val="20"/>
              </w:rPr>
              <w:t>Step 3: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3E56D216" w14:textId="77777777" w:rsidR="008C539B" w:rsidRPr="001058B5" w:rsidRDefault="008D1AB8">
          <w:pPr>
            <w:tabs>
              <w:tab w:val="right" w:leader="dot" w:pos="9940"/>
            </w:tabs>
            <w:spacing w:before="31"/>
            <w:ind w:left="1900"/>
            <w:rPr>
              <w:rFonts w:ascii="Arial" w:hAnsi="Arial" w:cs="Arial"/>
              <w:sz w:val="20"/>
            </w:rPr>
          </w:pPr>
          <w:hyperlink w:anchor="_bookmark1967" w:history="1">
            <w:r w:rsidR="00C12992" w:rsidRPr="001058B5">
              <w:rPr>
                <w:rFonts w:ascii="Arial" w:hAnsi="Arial" w:cs="Arial"/>
                <w:sz w:val="20"/>
              </w:rPr>
              <w:t>Step 4: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9-52</w:t>
          </w:r>
        </w:p>
        <w:p w14:paraId="23C66618" w14:textId="77777777" w:rsidR="008C539B" w:rsidRPr="001058B5" w:rsidRDefault="008D1AB8">
          <w:pPr>
            <w:pStyle w:val="TOC6"/>
            <w:tabs>
              <w:tab w:val="right" w:leader="dot" w:pos="9940"/>
            </w:tabs>
            <w:rPr>
              <w:rFonts w:ascii="Arial" w:hAnsi="Arial" w:cs="Arial"/>
              <w:b w:val="0"/>
            </w:rPr>
          </w:pPr>
          <w:hyperlink w:anchor="_bookmark1968" w:history="1">
            <w:r w:rsidR="00C12992" w:rsidRPr="001058B5">
              <w:rPr>
                <w:rFonts w:ascii="Arial" w:hAnsi="Arial" w:cs="Arial"/>
              </w:rPr>
              <w:t>Auditing SYS</w:t>
            </w:r>
            <w:r w:rsidR="00C12992" w:rsidRPr="001058B5">
              <w:rPr>
                <w:rFonts w:ascii="Arial" w:hAnsi="Arial" w:cs="Arial"/>
                <w:spacing w:val="-2"/>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9-53</w:t>
          </w:r>
        </w:p>
        <w:p w14:paraId="0D4760DE" w14:textId="77777777" w:rsidR="008C539B" w:rsidRPr="001058B5" w:rsidRDefault="008D1AB8">
          <w:pPr>
            <w:pStyle w:val="TOC9"/>
            <w:tabs>
              <w:tab w:val="right" w:leader="dot" w:pos="9940"/>
            </w:tabs>
            <w:spacing w:before="36"/>
            <w:rPr>
              <w:rFonts w:ascii="Arial" w:hAnsi="Arial" w:cs="Arial"/>
            </w:rPr>
          </w:pPr>
          <w:hyperlink w:anchor="_bookmark1970"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9-53</w:t>
          </w:r>
        </w:p>
        <w:p w14:paraId="065BD654" w14:textId="77777777" w:rsidR="008C539B" w:rsidRPr="001058B5" w:rsidRDefault="008D1AB8">
          <w:pPr>
            <w:pStyle w:val="TOC9"/>
            <w:tabs>
              <w:tab w:val="right" w:leader="dot" w:pos="9940"/>
            </w:tabs>
            <w:rPr>
              <w:rFonts w:ascii="Arial" w:hAnsi="Arial" w:cs="Arial"/>
            </w:rPr>
          </w:pPr>
          <w:hyperlink w:anchor="_bookmark1973" w:history="1">
            <w:r w:rsidR="00C12992" w:rsidRPr="001058B5">
              <w:rPr>
                <w:rFonts w:ascii="Arial" w:hAnsi="Arial" w:cs="Arial"/>
              </w:rPr>
              <w:t>Auditing User SYS and Users Who Connect as SYSDBA</w:t>
            </w:r>
            <w:r w:rsidR="00C12992" w:rsidRPr="001058B5">
              <w:rPr>
                <w:rFonts w:ascii="Arial" w:hAnsi="Arial" w:cs="Arial"/>
                <w:spacing w:val="-1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SYSOPER</w:t>
            </w:r>
          </w:hyperlink>
          <w:r w:rsidR="00C12992" w:rsidRPr="001058B5">
            <w:rPr>
              <w:rFonts w:ascii="Arial" w:hAnsi="Arial" w:cs="Arial"/>
            </w:rPr>
            <w:tab/>
            <w:t>9-53</w:t>
          </w:r>
        </w:p>
        <w:p w14:paraId="0C3A1867" w14:textId="77777777" w:rsidR="008C539B" w:rsidRPr="001058B5" w:rsidRDefault="008D1AB8">
          <w:pPr>
            <w:pStyle w:val="TOC6"/>
            <w:tabs>
              <w:tab w:val="right" w:leader="dot" w:pos="9940"/>
            </w:tabs>
            <w:rPr>
              <w:rFonts w:ascii="Arial" w:hAnsi="Arial" w:cs="Arial"/>
              <w:b w:val="0"/>
            </w:rPr>
          </w:pPr>
          <w:hyperlink w:anchor="_bookmark1986" w:history="1">
            <w:r w:rsidR="00C12992" w:rsidRPr="001058B5">
              <w:rPr>
                <w:rFonts w:ascii="Arial" w:hAnsi="Arial" w:cs="Arial"/>
              </w:rPr>
              <w:t>Using Triggers to Write Audit Data to a</w:t>
            </w:r>
            <w:r w:rsidR="00C12992" w:rsidRPr="001058B5">
              <w:rPr>
                <w:rFonts w:ascii="Arial" w:hAnsi="Arial" w:cs="Arial"/>
                <w:spacing w:val="-7"/>
              </w:rPr>
              <w:t xml:space="preserve"> </w:t>
            </w:r>
            <w:r w:rsidR="00C12992" w:rsidRPr="001058B5">
              <w:rPr>
                <w:rFonts w:ascii="Arial" w:hAnsi="Arial" w:cs="Arial"/>
              </w:rPr>
              <w:t>Separate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r>
          <w:r w:rsidR="00C12992" w:rsidRPr="001058B5">
            <w:rPr>
              <w:rFonts w:ascii="Arial" w:hAnsi="Arial" w:cs="Arial"/>
              <w:b w:val="0"/>
            </w:rPr>
            <w:t>9-55</w:t>
          </w:r>
        </w:p>
        <w:p w14:paraId="2BC6F0A0" w14:textId="77777777" w:rsidR="008C539B" w:rsidRPr="001058B5" w:rsidRDefault="008D1AB8">
          <w:pPr>
            <w:pStyle w:val="TOC6"/>
            <w:tabs>
              <w:tab w:val="right" w:leader="dot" w:pos="9940"/>
            </w:tabs>
            <w:spacing w:before="40"/>
            <w:rPr>
              <w:rFonts w:ascii="Arial" w:hAnsi="Arial" w:cs="Arial"/>
              <w:b w:val="0"/>
            </w:rPr>
          </w:pPr>
          <w:hyperlink w:anchor="_bookmark1995" w:history="1">
            <w:r w:rsidR="00C12992" w:rsidRPr="001058B5">
              <w:rPr>
                <w:rFonts w:ascii="Arial" w:hAnsi="Arial" w:cs="Arial"/>
              </w:rPr>
              <w:t>Managing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9-57</w:t>
          </w:r>
        </w:p>
        <w:p w14:paraId="0A09EF5D" w14:textId="77777777" w:rsidR="008C539B" w:rsidRPr="001058B5" w:rsidRDefault="008D1AB8">
          <w:pPr>
            <w:pStyle w:val="TOC9"/>
            <w:tabs>
              <w:tab w:val="right" w:leader="dot" w:pos="9940"/>
            </w:tabs>
            <w:spacing w:before="34"/>
            <w:rPr>
              <w:rFonts w:ascii="Arial" w:hAnsi="Arial" w:cs="Arial"/>
            </w:rPr>
          </w:pPr>
          <w:hyperlink w:anchor="_bookmark199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9-57</w:t>
          </w:r>
        </w:p>
        <w:p w14:paraId="3A306FF8" w14:textId="77777777" w:rsidR="008C539B" w:rsidRPr="001058B5" w:rsidRDefault="008D1AB8">
          <w:pPr>
            <w:pStyle w:val="TOC9"/>
            <w:tabs>
              <w:tab w:val="right" w:leader="dot" w:pos="9940"/>
            </w:tabs>
            <w:spacing w:before="32"/>
            <w:rPr>
              <w:rFonts w:ascii="Arial" w:hAnsi="Arial" w:cs="Arial"/>
            </w:rPr>
          </w:pPr>
          <w:hyperlink w:anchor="_bookmark1999" w:history="1">
            <w:r w:rsidR="00C12992" w:rsidRPr="001058B5">
              <w:rPr>
                <w:rFonts w:ascii="Arial" w:hAnsi="Arial" w:cs="Arial"/>
              </w:rPr>
              <w:t>Managing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9-58</w:t>
          </w:r>
        </w:p>
        <w:p w14:paraId="6F4444DF" w14:textId="77777777" w:rsidR="008C539B" w:rsidRPr="001058B5" w:rsidRDefault="008D1AB8">
          <w:pPr>
            <w:tabs>
              <w:tab w:val="right" w:leader="dot" w:pos="9940"/>
            </w:tabs>
            <w:spacing w:before="32"/>
            <w:ind w:left="1900"/>
            <w:rPr>
              <w:rFonts w:ascii="Arial" w:hAnsi="Arial" w:cs="Arial"/>
              <w:sz w:val="20"/>
            </w:rPr>
          </w:pPr>
          <w:hyperlink w:anchor="_bookmark2000" w:history="1">
            <w:r w:rsidR="00C12992" w:rsidRPr="001058B5">
              <w:rPr>
                <w:rFonts w:ascii="Arial" w:hAnsi="Arial" w:cs="Arial"/>
                <w:sz w:val="20"/>
              </w:rPr>
              <w:t>Database Audit</w:t>
            </w:r>
            <w:r w:rsidR="00C12992" w:rsidRPr="001058B5">
              <w:rPr>
                <w:rFonts w:ascii="Arial" w:hAnsi="Arial" w:cs="Arial"/>
                <w:spacing w:val="-3"/>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Contents</w:t>
            </w:r>
          </w:hyperlink>
          <w:r w:rsidR="00C12992" w:rsidRPr="001058B5">
            <w:rPr>
              <w:rFonts w:ascii="Arial" w:hAnsi="Arial" w:cs="Arial"/>
              <w:sz w:val="20"/>
            </w:rPr>
            <w:tab/>
            <w:t>9-58</w:t>
          </w:r>
        </w:p>
        <w:p w14:paraId="29131FAA" w14:textId="77777777" w:rsidR="008C539B" w:rsidRPr="001058B5" w:rsidRDefault="008D1AB8">
          <w:pPr>
            <w:tabs>
              <w:tab w:val="right" w:leader="dot" w:pos="9940"/>
            </w:tabs>
            <w:spacing w:before="31"/>
            <w:ind w:left="1900"/>
            <w:rPr>
              <w:rFonts w:ascii="Arial" w:hAnsi="Arial" w:cs="Arial"/>
              <w:sz w:val="20"/>
            </w:rPr>
          </w:pPr>
          <w:hyperlink w:anchor="_bookmark2011" w:history="1">
            <w:r w:rsidR="00C12992" w:rsidRPr="001058B5">
              <w:rPr>
                <w:rFonts w:ascii="Arial" w:hAnsi="Arial" w:cs="Arial"/>
                <w:sz w:val="20"/>
              </w:rPr>
              <w:t>Controlling the Size of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9-59</w:t>
          </w:r>
        </w:p>
        <w:p w14:paraId="5DB291F3" w14:textId="77777777" w:rsidR="008C539B" w:rsidRPr="001058B5" w:rsidRDefault="008D1AB8">
          <w:pPr>
            <w:tabs>
              <w:tab w:val="right" w:leader="dot" w:pos="9940"/>
            </w:tabs>
            <w:spacing w:before="31"/>
            <w:ind w:left="1900"/>
            <w:rPr>
              <w:rFonts w:ascii="Arial" w:hAnsi="Arial" w:cs="Arial"/>
              <w:sz w:val="20"/>
            </w:rPr>
          </w:pPr>
          <w:hyperlink w:anchor="_bookmark2015" w:history="1">
            <w:r w:rsidR="00C12992" w:rsidRPr="001058B5">
              <w:rPr>
                <w:rFonts w:ascii="Arial" w:hAnsi="Arial" w:cs="Arial"/>
                <w:sz w:val="20"/>
              </w:rPr>
              <w:t>Moving the Database Audit Trail to a</w:t>
            </w:r>
            <w:r w:rsidR="00C12992" w:rsidRPr="001058B5">
              <w:rPr>
                <w:rFonts w:ascii="Arial" w:hAnsi="Arial" w:cs="Arial"/>
                <w:spacing w:val="-8"/>
                <w:sz w:val="20"/>
              </w:rPr>
              <w:t xml:space="preserve"> </w:t>
            </w:r>
            <w:r w:rsidR="00C12992" w:rsidRPr="001058B5">
              <w:rPr>
                <w:rFonts w:ascii="Arial" w:hAnsi="Arial" w:cs="Arial"/>
                <w:sz w:val="20"/>
              </w:rPr>
              <w:t>Different</w:t>
            </w:r>
            <w:r w:rsidR="00C12992" w:rsidRPr="001058B5">
              <w:rPr>
                <w:rFonts w:ascii="Arial" w:hAnsi="Arial" w:cs="Arial"/>
                <w:spacing w:val="1"/>
                <w:sz w:val="20"/>
              </w:rPr>
              <w:t xml:space="preserve"> </w:t>
            </w:r>
            <w:r w:rsidR="00C12992" w:rsidRPr="001058B5">
              <w:rPr>
                <w:rFonts w:ascii="Arial" w:hAnsi="Arial" w:cs="Arial"/>
                <w:sz w:val="20"/>
              </w:rPr>
              <w:t>Tablespace</w:t>
            </w:r>
          </w:hyperlink>
          <w:r w:rsidR="00C12992" w:rsidRPr="001058B5">
            <w:rPr>
              <w:rFonts w:ascii="Arial" w:hAnsi="Arial" w:cs="Arial"/>
              <w:sz w:val="20"/>
            </w:rPr>
            <w:tab/>
            <w:t>9-60</w:t>
          </w:r>
        </w:p>
        <w:p w14:paraId="26960546" w14:textId="77777777" w:rsidR="008C539B" w:rsidRPr="001058B5" w:rsidRDefault="008D1AB8">
          <w:pPr>
            <w:tabs>
              <w:tab w:val="right" w:leader="dot" w:pos="9940"/>
            </w:tabs>
            <w:spacing w:before="32"/>
            <w:ind w:left="1900"/>
            <w:rPr>
              <w:rFonts w:ascii="Arial" w:hAnsi="Arial" w:cs="Arial"/>
              <w:sz w:val="20"/>
            </w:rPr>
          </w:pPr>
          <w:hyperlink w:anchor="_bookmark2018" w:history="1">
            <w:r w:rsidR="00C12992" w:rsidRPr="001058B5">
              <w:rPr>
                <w:rFonts w:ascii="Arial" w:hAnsi="Arial" w:cs="Arial"/>
                <w:sz w:val="20"/>
              </w:rPr>
              <w:t>Auditing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64551AC8" w14:textId="77777777" w:rsidR="008C539B" w:rsidRPr="001058B5" w:rsidRDefault="008D1AB8">
          <w:pPr>
            <w:tabs>
              <w:tab w:val="right" w:leader="dot" w:pos="9940"/>
            </w:tabs>
            <w:spacing w:before="31"/>
            <w:ind w:left="1900"/>
            <w:rPr>
              <w:rFonts w:ascii="Arial" w:hAnsi="Arial" w:cs="Arial"/>
              <w:sz w:val="20"/>
            </w:rPr>
          </w:pPr>
          <w:hyperlink w:anchor="_bookmark2021" w:history="1">
            <w:r w:rsidR="00C12992" w:rsidRPr="001058B5">
              <w:rPr>
                <w:rFonts w:ascii="Arial" w:hAnsi="Arial" w:cs="Arial"/>
                <w:sz w:val="20"/>
              </w:rPr>
              <w:t>Archiving the Database</w:t>
            </w:r>
            <w:r w:rsidR="00C12992" w:rsidRPr="001058B5">
              <w:rPr>
                <w:rFonts w:ascii="Arial" w:hAnsi="Arial" w:cs="Arial"/>
                <w:spacing w:val="-4"/>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2FF14805" w14:textId="77777777" w:rsidR="008C539B" w:rsidRPr="001058B5" w:rsidRDefault="008D1AB8">
          <w:pPr>
            <w:pStyle w:val="TOC9"/>
            <w:tabs>
              <w:tab w:val="right" w:leader="dot" w:pos="9940"/>
            </w:tabs>
            <w:rPr>
              <w:rFonts w:ascii="Arial" w:hAnsi="Arial" w:cs="Arial"/>
            </w:rPr>
          </w:pPr>
          <w:hyperlink w:anchor="_bookmark2029" w:history="1">
            <w:r w:rsidR="00C12992" w:rsidRPr="001058B5">
              <w:rPr>
                <w:rFonts w:ascii="Arial" w:hAnsi="Arial" w:cs="Arial"/>
              </w:rPr>
              <w:t>Managing the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9-62</w:t>
          </w:r>
        </w:p>
        <w:p w14:paraId="5664A7BB" w14:textId="77777777" w:rsidR="008C539B" w:rsidRPr="001058B5" w:rsidRDefault="008D1AB8">
          <w:pPr>
            <w:tabs>
              <w:tab w:val="right" w:leader="dot" w:pos="9940"/>
            </w:tabs>
            <w:spacing w:before="33"/>
            <w:ind w:left="1900"/>
            <w:rPr>
              <w:rFonts w:ascii="Arial" w:hAnsi="Arial" w:cs="Arial"/>
              <w:sz w:val="20"/>
            </w:rPr>
          </w:pPr>
          <w:hyperlink w:anchor="_bookmark2031" w:history="1">
            <w:r w:rsidR="00C12992" w:rsidRPr="001058B5">
              <w:rPr>
                <w:rFonts w:ascii="Arial" w:hAnsi="Arial" w:cs="Arial"/>
                <w:sz w:val="20"/>
              </w:rPr>
              <w:t>If the Operating System Audit Trail</w:t>
            </w:r>
            <w:r w:rsidR="00C12992" w:rsidRPr="001058B5">
              <w:rPr>
                <w:rFonts w:ascii="Arial" w:hAnsi="Arial" w:cs="Arial"/>
                <w:spacing w:val="-4"/>
                <w:sz w:val="20"/>
              </w:rPr>
              <w:t xml:space="preserve"> </w:t>
            </w:r>
            <w:r w:rsidR="00C12992" w:rsidRPr="001058B5">
              <w:rPr>
                <w:rFonts w:ascii="Arial" w:hAnsi="Arial" w:cs="Arial"/>
                <w:sz w:val="20"/>
              </w:rPr>
              <w:t>Becomes</w:t>
            </w:r>
            <w:r w:rsidR="00C12992" w:rsidRPr="001058B5">
              <w:rPr>
                <w:rFonts w:ascii="Arial" w:hAnsi="Arial" w:cs="Arial"/>
                <w:spacing w:val="-2"/>
                <w:sz w:val="20"/>
              </w:rPr>
              <w:t xml:space="preserve"> </w:t>
            </w:r>
            <w:r w:rsidR="00C12992" w:rsidRPr="001058B5">
              <w:rPr>
                <w:rFonts w:ascii="Arial" w:hAnsi="Arial" w:cs="Arial"/>
                <w:sz w:val="20"/>
              </w:rPr>
              <w:t>Full</w:t>
            </w:r>
          </w:hyperlink>
          <w:r w:rsidR="00C12992" w:rsidRPr="001058B5">
            <w:rPr>
              <w:rFonts w:ascii="Arial" w:hAnsi="Arial" w:cs="Arial"/>
              <w:sz w:val="20"/>
            </w:rPr>
            <w:tab/>
            <w:t>9-62</w:t>
          </w:r>
        </w:p>
        <w:p w14:paraId="6E838873" w14:textId="77777777" w:rsidR="008C539B" w:rsidRPr="001058B5" w:rsidRDefault="008D1AB8">
          <w:pPr>
            <w:tabs>
              <w:tab w:val="right" w:leader="dot" w:pos="9940"/>
            </w:tabs>
            <w:spacing w:before="31"/>
            <w:ind w:left="1900"/>
            <w:rPr>
              <w:rFonts w:ascii="Arial" w:hAnsi="Arial" w:cs="Arial"/>
              <w:sz w:val="20"/>
            </w:rPr>
          </w:pPr>
          <w:hyperlink w:anchor="_bookmark2033" w:history="1">
            <w:r w:rsidR="00C12992" w:rsidRPr="001058B5">
              <w:rPr>
                <w:rFonts w:ascii="Arial" w:hAnsi="Arial" w:cs="Arial"/>
                <w:sz w:val="20"/>
              </w:rPr>
              <w:t>Setting the Size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9-62</w:t>
          </w:r>
        </w:p>
        <w:p w14:paraId="4716839C" w14:textId="77777777" w:rsidR="008C539B" w:rsidRPr="001058B5" w:rsidRDefault="008D1AB8">
          <w:pPr>
            <w:tabs>
              <w:tab w:val="right" w:leader="dot" w:pos="9940"/>
            </w:tabs>
            <w:spacing w:before="31"/>
            <w:ind w:left="1900"/>
            <w:rPr>
              <w:rFonts w:ascii="Arial" w:hAnsi="Arial" w:cs="Arial"/>
              <w:sz w:val="20"/>
            </w:rPr>
          </w:pPr>
          <w:hyperlink w:anchor="_bookmark2036" w:history="1">
            <w:r w:rsidR="00C12992" w:rsidRPr="001058B5">
              <w:rPr>
                <w:rFonts w:ascii="Arial" w:hAnsi="Arial" w:cs="Arial"/>
                <w:sz w:val="20"/>
              </w:rPr>
              <w:t>Setting the Age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9-64</w:t>
          </w:r>
        </w:p>
        <w:p w14:paraId="45C3DDCD" w14:textId="77777777" w:rsidR="008C539B" w:rsidRPr="001058B5" w:rsidRDefault="008D1AB8">
          <w:pPr>
            <w:tabs>
              <w:tab w:val="right" w:leader="dot" w:pos="9940"/>
            </w:tabs>
            <w:spacing w:before="32"/>
            <w:ind w:left="1900"/>
            <w:rPr>
              <w:rFonts w:ascii="Arial" w:hAnsi="Arial" w:cs="Arial"/>
              <w:sz w:val="20"/>
            </w:rPr>
          </w:pPr>
          <w:hyperlink w:anchor="_bookmark2039" w:history="1">
            <w:r w:rsidR="00C12992" w:rsidRPr="001058B5">
              <w:rPr>
                <w:rFonts w:ascii="Arial" w:hAnsi="Arial" w:cs="Arial"/>
                <w:sz w:val="20"/>
              </w:rPr>
              <w:t>Archiving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9-65</w:t>
          </w:r>
        </w:p>
        <w:p w14:paraId="0620CB0E" w14:textId="77777777" w:rsidR="008C539B" w:rsidRPr="001058B5" w:rsidRDefault="008D1AB8">
          <w:pPr>
            <w:pStyle w:val="TOC6"/>
            <w:tabs>
              <w:tab w:val="right" w:leader="dot" w:pos="9940"/>
            </w:tabs>
            <w:rPr>
              <w:rFonts w:ascii="Arial" w:hAnsi="Arial" w:cs="Arial"/>
              <w:b w:val="0"/>
            </w:rPr>
          </w:pPr>
          <w:hyperlink w:anchor="_bookmark2043" w:history="1">
            <w:r w:rsidR="00C12992" w:rsidRPr="001058B5">
              <w:rPr>
                <w:rFonts w:ascii="Arial" w:hAnsi="Arial" w:cs="Arial"/>
              </w:rPr>
              <w:t>Purging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9-65</w:t>
          </w:r>
        </w:p>
        <w:p w14:paraId="331A99CD" w14:textId="77777777" w:rsidR="008C539B" w:rsidRPr="001058B5" w:rsidRDefault="008D1AB8">
          <w:pPr>
            <w:pStyle w:val="TOC9"/>
            <w:tabs>
              <w:tab w:val="right" w:leader="dot" w:pos="9940"/>
            </w:tabs>
            <w:spacing w:before="36"/>
            <w:rPr>
              <w:rFonts w:ascii="Arial" w:hAnsi="Arial" w:cs="Arial"/>
            </w:rPr>
          </w:pPr>
          <w:hyperlink w:anchor="_bookmark2045" w:history="1">
            <w:r w:rsidR="00C12992" w:rsidRPr="001058B5">
              <w:rPr>
                <w:rFonts w:ascii="Arial" w:hAnsi="Arial" w:cs="Arial"/>
              </w:rPr>
              <w:t>About Purging 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9-66</w:t>
          </w:r>
        </w:p>
        <w:p w14:paraId="1E8B0C6A" w14:textId="77777777" w:rsidR="008C539B" w:rsidRPr="001058B5" w:rsidRDefault="008D1AB8">
          <w:pPr>
            <w:pStyle w:val="TOC9"/>
            <w:tabs>
              <w:tab w:val="right" w:leader="dot" w:pos="9940"/>
            </w:tabs>
            <w:rPr>
              <w:rFonts w:ascii="Arial" w:hAnsi="Arial" w:cs="Arial"/>
            </w:rPr>
          </w:pPr>
          <w:hyperlink w:anchor="_bookmark2047" w:history="1">
            <w:r w:rsidR="00C12992" w:rsidRPr="001058B5">
              <w:rPr>
                <w:rFonts w:ascii="Arial" w:hAnsi="Arial" w:cs="Arial"/>
              </w:rPr>
              <w:t>Selecting an Audit Trail</w:t>
            </w:r>
            <w:r w:rsidR="00C12992" w:rsidRPr="001058B5">
              <w:rPr>
                <w:rFonts w:ascii="Arial" w:hAnsi="Arial" w:cs="Arial"/>
                <w:spacing w:val="-5"/>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hyperlink>
          <w:r w:rsidR="00C12992" w:rsidRPr="001058B5">
            <w:rPr>
              <w:rFonts w:ascii="Arial" w:hAnsi="Arial" w:cs="Arial"/>
            </w:rPr>
            <w:tab/>
            <w:t>9-66</w:t>
          </w:r>
        </w:p>
        <w:p w14:paraId="57680829" w14:textId="77777777" w:rsidR="008C539B" w:rsidRPr="001058B5" w:rsidRDefault="008D1AB8">
          <w:pPr>
            <w:pStyle w:val="TOC9"/>
            <w:tabs>
              <w:tab w:val="right" w:leader="dot" w:pos="9940"/>
            </w:tabs>
            <w:rPr>
              <w:rFonts w:ascii="Arial" w:hAnsi="Arial" w:cs="Arial"/>
            </w:rPr>
          </w:pPr>
          <w:hyperlink w:anchor="_bookmark2051" w:history="1">
            <w:r w:rsidR="00C12992" w:rsidRPr="001058B5">
              <w:rPr>
                <w:rFonts w:ascii="Arial" w:hAnsi="Arial" w:cs="Arial"/>
              </w:rPr>
              <w:t>Scheduling an Automatic Purge Job for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9-67</w:t>
          </w:r>
        </w:p>
        <w:p w14:paraId="4D0DFBF0" w14:textId="77777777" w:rsidR="008C539B" w:rsidRPr="001058B5" w:rsidRDefault="008D1AB8">
          <w:pPr>
            <w:tabs>
              <w:tab w:val="right" w:leader="dot" w:pos="9940"/>
            </w:tabs>
            <w:spacing w:before="32"/>
            <w:ind w:left="1900"/>
            <w:rPr>
              <w:rFonts w:ascii="Arial" w:hAnsi="Arial" w:cs="Arial"/>
              <w:sz w:val="20"/>
            </w:rPr>
          </w:pPr>
          <w:hyperlink w:anchor="_bookmark2054" w:history="1">
            <w:r w:rsidR="00C12992" w:rsidRPr="001058B5">
              <w:rPr>
                <w:rFonts w:ascii="Arial" w:hAnsi="Arial" w:cs="Arial"/>
                <w:sz w:val="20"/>
              </w:rPr>
              <w:t>Step 1: If Necessary, Tune Online and Archive Redo</w:t>
            </w:r>
            <w:r w:rsidR="00C12992" w:rsidRPr="001058B5">
              <w:rPr>
                <w:rFonts w:ascii="Arial" w:hAnsi="Arial" w:cs="Arial"/>
                <w:spacing w:val="-10"/>
                <w:sz w:val="20"/>
              </w:rPr>
              <w:t xml:space="preserve"> </w:t>
            </w:r>
            <w:r w:rsidR="00C12992" w:rsidRPr="001058B5">
              <w:rPr>
                <w:rFonts w:ascii="Arial" w:hAnsi="Arial" w:cs="Arial"/>
                <w:sz w:val="20"/>
              </w:rPr>
              <w:t>Log</w:t>
            </w:r>
            <w:r w:rsidR="00C12992" w:rsidRPr="001058B5">
              <w:rPr>
                <w:rFonts w:ascii="Arial" w:hAnsi="Arial" w:cs="Arial"/>
                <w:spacing w:val="-1"/>
                <w:sz w:val="20"/>
              </w:rPr>
              <w:t xml:space="preserve"> </w:t>
            </w:r>
            <w:r w:rsidR="00C12992" w:rsidRPr="001058B5">
              <w:rPr>
                <w:rFonts w:ascii="Arial" w:hAnsi="Arial" w:cs="Arial"/>
                <w:sz w:val="20"/>
              </w:rPr>
              <w:t>Sizes</w:t>
            </w:r>
          </w:hyperlink>
          <w:r w:rsidR="00C12992" w:rsidRPr="001058B5">
            <w:rPr>
              <w:rFonts w:ascii="Arial" w:hAnsi="Arial" w:cs="Arial"/>
              <w:sz w:val="20"/>
            </w:rPr>
            <w:tab/>
            <w:t>9-68</w:t>
          </w:r>
        </w:p>
        <w:p w14:paraId="2C87075F" w14:textId="77777777" w:rsidR="008C539B" w:rsidRPr="001058B5" w:rsidRDefault="008D1AB8">
          <w:pPr>
            <w:tabs>
              <w:tab w:val="right" w:leader="dot" w:pos="9940"/>
            </w:tabs>
            <w:spacing w:before="31"/>
            <w:ind w:left="1900"/>
            <w:rPr>
              <w:rFonts w:ascii="Arial" w:hAnsi="Arial" w:cs="Arial"/>
              <w:sz w:val="20"/>
            </w:rPr>
          </w:pPr>
          <w:hyperlink w:anchor="_bookmark2055" w:history="1">
            <w:r w:rsidR="00C12992" w:rsidRPr="001058B5">
              <w:rPr>
                <w:rFonts w:ascii="Arial" w:hAnsi="Arial" w:cs="Arial"/>
                <w:sz w:val="20"/>
              </w:rPr>
              <w:t>Step 2: Plan a Timestamp and</w:t>
            </w:r>
            <w:r w:rsidR="00C12992" w:rsidRPr="001058B5">
              <w:rPr>
                <w:rFonts w:ascii="Arial" w:hAnsi="Arial" w:cs="Arial"/>
                <w:spacing w:val="-3"/>
                <w:sz w:val="20"/>
              </w:rPr>
              <w:t xml:space="preserve"> </w:t>
            </w:r>
            <w:r w:rsidR="00C12992" w:rsidRPr="001058B5">
              <w:rPr>
                <w:rFonts w:ascii="Arial" w:hAnsi="Arial" w:cs="Arial"/>
                <w:sz w:val="20"/>
              </w:rPr>
              <w:t>Archive</w:t>
            </w:r>
            <w:r w:rsidR="00C12992" w:rsidRPr="001058B5">
              <w:rPr>
                <w:rFonts w:ascii="Arial" w:hAnsi="Arial" w:cs="Arial"/>
                <w:spacing w:val="-2"/>
                <w:sz w:val="20"/>
              </w:rPr>
              <w:t xml:space="preserve"> </w:t>
            </w:r>
            <w:r w:rsidR="00C12992" w:rsidRPr="001058B5">
              <w:rPr>
                <w:rFonts w:ascii="Arial" w:hAnsi="Arial" w:cs="Arial"/>
                <w:sz w:val="20"/>
              </w:rPr>
              <w:t>Strategy</w:t>
            </w:r>
          </w:hyperlink>
          <w:r w:rsidR="00C12992" w:rsidRPr="001058B5">
            <w:rPr>
              <w:rFonts w:ascii="Arial" w:hAnsi="Arial" w:cs="Arial"/>
              <w:sz w:val="20"/>
            </w:rPr>
            <w:tab/>
            <w:t>9-68</w:t>
          </w:r>
        </w:p>
        <w:p w14:paraId="5332918A" w14:textId="77777777" w:rsidR="008C539B" w:rsidRPr="001058B5" w:rsidRDefault="008D1AB8">
          <w:pPr>
            <w:tabs>
              <w:tab w:val="right" w:leader="dot" w:pos="9940"/>
            </w:tabs>
            <w:spacing w:before="31"/>
            <w:ind w:left="1900"/>
            <w:rPr>
              <w:rFonts w:ascii="Arial" w:hAnsi="Arial" w:cs="Arial"/>
              <w:sz w:val="20"/>
            </w:rPr>
          </w:pPr>
          <w:hyperlink w:anchor="_bookmark2056" w:history="1">
            <w:r w:rsidR="00C12992" w:rsidRPr="001058B5">
              <w:rPr>
                <w:rFonts w:ascii="Arial" w:hAnsi="Arial" w:cs="Arial"/>
                <w:sz w:val="20"/>
              </w:rPr>
              <w:t>Step 3: Initialize the Audit Trail</w:t>
            </w:r>
            <w:r w:rsidR="00C12992" w:rsidRPr="001058B5">
              <w:rPr>
                <w:rFonts w:ascii="Arial" w:hAnsi="Arial" w:cs="Arial"/>
                <w:spacing w:val="-3"/>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Operation</w:t>
            </w:r>
          </w:hyperlink>
          <w:r w:rsidR="00C12992" w:rsidRPr="001058B5">
            <w:rPr>
              <w:rFonts w:ascii="Arial" w:hAnsi="Arial" w:cs="Arial"/>
              <w:sz w:val="20"/>
            </w:rPr>
            <w:tab/>
            <w:t>9-68</w:t>
          </w:r>
        </w:p>
        <w:p w14:paraId="560646A7" w14:textId="77777777" w:rsidR="008C539B" w:rsidRPr="001058B5" w:rsidRDefault="008D1AB8">
          <w:pPr>
            <w:tabs>
              <w:tab w:val="right" w:leader="dot" w:pos="9940"/>
            </w:tabs>
            <w:spacing w:before="32"/>
            <w:ind w:left="1900"/>
            <w:rPr>
              <w:rFonts w:ascii="Arial" w:hAnsi="Arial" w:cs="Arial"/>
              <w:sz w:val="20"/>
            </w:rPr>
          </w:pPr>
          <w:hyperlink w:anchor="_bookmark2058" w:history="1">
            <w:r w:rsidR="00C12992" w:rsidRPr="001058B5">
              <w:rPr>
                <w:rFonts w:ascii="Arial" w:hAnsi="Arial" w:cs="Arial"/>
                <w:sz w:val="20"/>
              </w:rPr>
              <w:t>Step 4: Optionally, Set an Archive Timestamp for</w:t>
            </w:r>
            <w:r w:rsidR="00C12992" w:rsidRPr="001058B5">
              <w:rPr>
                <w:rFonts w:ascii="Arial" w:hAnsi="Arial" w:cs="Arial"/>
                <w:spacing w:val="-7"/>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Records</w:t>
            </w:r>
          </w:hyperlink>
          <w:r w:rsidR="00C12992" w:rsidRPr="001058B5">
            <w:rPr>
              <w:rFonts w:ascii="Arial" w:hAnsi="Arial" w:cs="Arial"/>
              <w:sz w:val="20"/>
            </w:rPr>
            <w:tab/>
            <w:t>9-69</w:t>
          </w:r>
        </w:p>
        <w:p w14:paraId="49D1679C" w14:textId="77777777" w:rsidR="008C539B" w:rsidRPr="001058B5" w:rsidRDefault="008D1AB8">
          <w:pPr>
            <w:tabs>
              <w:tab w:val="right" w:leader="dot" w:pos="9940"/>
            </w:tabs>
            <w:spacing w:before="32"/>
            <w:ind w:left="1900"/>
            <w:rPr>
              <w:rFonts w:ascii="Arial" w:hAnsi="Arial" w:cs="Arial"/>
              <w:sz w:val="20"/>
            </w:rPr>
          </w:pPr>
          <w:hyperlink w:anchor="_bookmark2063" w:history="1">
            <w:r w:rsidR="00C12992" w:rsidRPr="001058B5">
              <w:rPr>
                <w:rFonts w:ascii="Arial" w:hAnsi="Arial" w:cs="Arial"/>
                <w:sz w:val="20"/>
              </w:rPr>
              <w:t>Step 5: Create and Schedule the</w:t>
            </w:r>
            <w:r w:rsidR="00C12992" w:rsidRPr="001058B5">
              <w:rPr>
                <w:rFonts w:ascii="Arial" w:hAnsi="Arial" w:cs="Arial"/>
                <w:spacing w:val="-6"/>
                <w:sz w:val="20"/>
              </w:rPr>
              <w:t xml:space="preserve"> </w:t>
            </w:r>
            <w:r w:rsidR="00C12992" w:rsidRPr="001058B5">
              <w:rPr>
                <w:rFonts w:ascii="Arial" w:hAnsi="Arial" w:cs="Arial"/>
                <w:sz w:val="20"/>
              </w:rPr>
              <w:t>Purge</w:t>
            </w:r>
            <w:r w:rsidR="00C12992" w:rsidRPr="001058B5">
              <w:rPr>
                <w:rFonts w:ascii="Arial" w:hAnsi="Arial" w:cs="Arial"/>
                <w:spacing w:val="-2"/>
                <w:sz w:val="20"/>
              </w:rPr>
              <w:t xml:space="preserve"> </w:t>
            </w:r>
            <w:r w:rsidR="00C12992" w:rsidRPr="001058B5">
              <w:rPr>
                <w:rFonts w:ascii="Arial" w:hAnsi="Arial" w:cs="Arial"/>
                <w:sz w:val="20"/>
              </w:rPr>
              <w:t>Job</w:t>
            </w:r>
          </w:hyperlink>
          <w:r w:rsidR="00C12992" w:rsidRPr="001058B5">
            <w:rPr>
              <w:rFonts w:ascii="Arial" w:hAnsi="Arial" w:cs="Arial"/>
              <w:sz w:val="20"/>
            </w:rPr>
            <w:tab/>
            <w:t>9-70</w:t>
          </w:r>
        </w:p>
        <w:p w14:paraId="01809794" w14:textId="77777777" w:rsidR="008C539B" w:rsidRPr="001058B5" w:rsidRDefault="008D1AB8">
          <w:pPr>
            <w:tabs>
              <w:tab w:val="right" w:leader="dot" w:pos="9940"/>
            </w:tabs>
            <w:spacing w:before="31"/>
            <w:ind w:left="1900"/>
            <w:rPr>
              <w:rFonts w:ascii="Arial" w:hAnsi="Arial" w:cs="Arial"/>
              <w:sz w:val="20"/>
            </w:rPr>
          </w:pPr>
          <w:hyperlink w:anchor="_bookmark2065" w:history="1">
            <w:r w:rsidR="00C12992" w:rsidRPr="001058B5">
              <w:rPr>
                <w:rFonts w:ascii="Arial" w:hAnsi="Arial" w:cs="Arial"/>
                <w:sz w:val="20"/>
              </w:rPr>
              <w:t>Step 6: Optionally, Configure the Audit Trail Records to be Deleted</w:t>
            </w:r>
            <w:r w:rsidR="00C12992" w:rsidRPr="001058B5">
              <w:rPr>
                <w:rFonts w:ascii="Arial" w:hAnsi="Arial" w:cs="Arial"/>
                <w:spacing w:val="-17"/>
                <w:sz w:val="20"/>
              </w:rPr>
              <w:t xml:space="preserve"> </w:t>
            </w:r>
            <w:r w:rsidR="00C12992" w:rsidRPr="001058B5">
              <w:rPr>
                <w:rFonts w:ascii="Arial" w:hAnsi="Arial" w:cs="Arial"/>
                <w:sz w:val="20"/>
              </w:rPr>
              <w:t>in</w:t>
            </w:r>
            <w:r w:rsidR="00C12992" w:rsidRPr="001058B5">
              <w:rPr>
                <w:rFonts w:ascii="Arial" w:hAnsi="Arial" w:cs="Arial"/>
                <w:spacing w:val="-2"/>
                <w:sz w:val="20"/>
              </w:rPr>
              <w:t xml:space="preserve"> </w:t>
            </w:r>
            <w:r w:rsidR="00C12992" w:rsidRPr="001058B5">
              <w:rPr>
                <w:rFonts w:ascii="Arial" w:hAnsi="Arial" w:cs="Arial"/>
                <w:sz w:val="20"/>
              </w:rPr>
              <w:t>Batches</w:t>
            </w:r>
          </w:hyperlink>
          <w:r w:rsidR="00C12992" w:rsidRPr="001058B5">
            <w:rPr>
              <w:rFonts w:ascii="Arial" w:hAnsi="Arial" w:cs="Arial"/>
              <w:sz w:val="20"/>
            </w:rPr>
            <w:tab/>
            <w:t>9-71</w:t>
          </w:r>
        </w:p>
        <w:p w14:paraId="3D43BC51" w14:textId="77777777" w:rsidR="008C539B" w:rsidRPr="001058B5" w:rsidRDefault="008D1AB8">
          <w:pPr>
            <w:pStyle w:val="TOC9"/>
            <w:tabs>
              <w:tab w:val="right" w:leader="dot" w:pos="9940"/>
            </w:tabs>
            <w:spacing w:before="32"/>
            <w:rPr>
              <w:rFonts w:ascii="Arial" w:hAnsi="Arial" w:cs="Arial"/>
            </w:rPr>
          </w:pPr>
          <w:hyperlink w:anchor="_bookmark2069" w:history="1">
            <w:r w:rsidR="00C12992" w:rsidRPr="001058B5">
              <w:rPr>
                <w:rFonts w:ascii="Arial" w:hAnsi="Arial" w:cs="Arial"/>
              </w:rPr>
              <w:t>Manually Purging the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9-72</w:t>
          </w:r>
        </w:p>
        <w:p w14:paraId="6A9C4811" w14:textId="77777777" w:rsidR="008C539B" w:rsidRPr="001058B5" w:rsidRDefault="008D1AB8">
          <w:pPr>
            <w:pStyle w:val="TOC9"/>
            <w:tabs>
              <w:tab w:val="right" w:leader="dot" w:pos="9940"/>
            </w:tabs>
            <w:rPr>
              <w:rFonts w:ascii="Arial" w:hAnsi="Arial" w:cs="Arial"/>
            </w:rPr>
          </w:pPr>
          <w:hyperlink w:anchor="_bookmark2072" w:history="1">
            <w:r w:rsidR="00C12992" w:rsidRPr="001058B5">
              <w:rPr>
                <w:rFonts w:ascii="Arial" w:hAnsi="Arial" w:cs="Arial"/>
              </w:rPr>
              <w:t>Purging a Subset of Records from the Database</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9-74</w:t>
          </w:r>
        </w:p>
        <w:p w14:paraId="088594E9" w14:textId="77777777" w:rsidR="008C539B" w:rsidRPr="001058B5" w:rsidRDefault="008D1AB8">
          <w:pPr>
            <w:pStyle w:val="TOC9"/>
            <w:tabs>
              <w:tab w:val="right" w:leader="dot" w:pos="9940"/>
            </w:tabs>
            <w:rPr>
              <w:rFonts w:ascii="Arial" w:hAnsi="Arial" w:cs="Arial"/>
            </w:rPr>
          </w:pPr>
          <w:hyperlink w:anchor="_bookmark2075" w:history="1">
            <w:r w:rsidR="00C12992" w:rsidRPr="001058B5">
              <w:rPr>
                <w:rFonts w:ascii="Arial" w:hAnsi="Arial" w:cs="Arial"/>
              </w:rPr>
              <w:t>Other Audit Trail</w:t>
            </w:r>
            <w:r w:rsidR="00C12992" w:rsidRPr="001058B5">
              <w:rPr>
                <w:rFonts w:ascii="Arial" w:hAnsi="Arial" w:cs="Arial"/>
                <w:spacing w:val="-3"/>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9-75</w:t>
          </w:r>
        </w:p>
        <w:p w14:paraId="07AE753B" w14:textId="77777777" w:rsidR="008C539B" w:rsidRPr="001058B5" w:rsidRDefault="008D1AB8">
          <w:pPr>
            <w:tabs>
              <w:tab w:val="right" w:leader="dot" w:pos="9940"/>
            </w:tabs>
            <w:spacing w:before="32"/>
            <w:ind w:left="1900"/>
            <w:rPr>
              <w:rFonts w:ascii="Arial" w:hAnsi="Arial" w:cs="Arial"/>
              <w:sz w:val="20"/>
            </w:rPr>
          </w:pPr>
          <w:hyperlink w:anchor="_bookmark2076" w:history="1">
            <w:r w:rsidR="00C12992" w:rsidRPr="001058B5">
              <w:rPr>
                <w:rFonts w:ascii="Arial" w:hAnsi="Arial" w:cs="Arial"/>
                <w:sz w:val="20"/>
              </w:rPr>
              <w:t>Verifying That the Audit Trail Is Initialized</w:t>
            </w:r>
            <w:r w:rsidR="00C12992" w:rsidRPr="001058B5">
              <w:rPr>
                <w:rFonts w:ascii="Arial" w:hAnsi="Arial" w:cs="Arial"/>
                <w:spacing w:val="-3"/>
                <w:sz w:val="20"/>
              </w:rPr>
              <w:t xml:space="preserve"> </w:t>
            </w:r>
            <w:r w:rsidR="00C12992" w:rsidRPr="001058B5">
              <w:rPr>
                <w:rFonts w:ascii="Arial" w:hAnsi="Arial" w:cs="Arial"/>
                <w:sz w:val="20"/>
              </w:rPr>
              <w:t>for Cleanup</w:t>
            </w:r>
          </w:hyperlink>
          <w:r w:rsidR="00C12992" w:rsidRPr="001058B5">
            <w:rPr>
              <w:rFonts w:ascii="Arial" w:hAnsi="Arial" w:cs="Arial"/>
              <w:sz w:val="20"/>
            </w:rPr>
            <w:tab/>
            <w:t>9-75</w:t>
          </w:r>
        </w:p>
        <w:p w14:paraId="4AD40FF5" w14:textId="77777777" w:rsidR="008C539B" w:rsidRPr="001058B5" w:rsidRDefault="008D1AB8">
          <w:pPr>
            <w:tabs>
              <w:tab w:val="right" w:leader="dot" w:pos="9940"/>
            </w:tabs>
            <w:spacing w:before="31"/>
            <w:ind w:left="1900"/>
            <w:rPr>
              <w:rFonts w:ascii="Arial" w:hAnsi="Arial" w:cs="Arial"/>
              <w:sz w:val="20"/>
            </w:rPr>
          </w:pPr>
          <w:hyperlink w:anchor="_bookmark2078" w:history="1">
            <w:r w:rsidR="00C12992" w:rsidRPr="001058B5">
              <w:rPr>
                <w:rFonts w:ascii="Arial" w:hAnsi="Arial" w:cs="Arial"/>
                <w:sz w:val="20"/>
              </w:rPr>
              <w:t>Setting the Default Audit Trail Purge Interval for Any Audit</w:t>
            </w:r>
            <w:r w:rsidR="00C12992" w:rsidRPr="001058B5">
              <w:rPr>
                <w:rFonts w:ascii="Arial" w:hAnsi="Arial" w:cs="Arial"/>
                <w:spacing w:val="-8"/>
                <w:sz w:val="20"/>
              </w:rPr>
              <w:t xml:space="preserve"> </w:t>
            </w:r>
            <w:r w:rsidR="00C12992" w:rsidRPr="001058B5">
              <w:rPr>
                <w:rFonts w:ascii="Arial" w:hAnsi="Arial" w:cs="Arial"/>
                <w:sz w:val="20"/>
              </w:rPr>
              <w:t>Trail</w:t>
            </w:r>
            <w:r w:rsidR="00C12992" w:rsidRPr="001058B5">
              <w:rPr>
                <w:rFonts w:ascii="Arial" w:hAnsi="Arial" w:cs="Arial"/>
                <w:spacing w:val="-1"/>
                <w:sz w:val="20"/>
              </w:rPr>
              <w:t xml:space="preserve"> </w:t>
            </w:r>
            <w:r w:rsidR="00C12992" w:rsidRPr="001058B5">
              <w:rPr>
                <w:rFonts w:ascii="Arial" w:hAnsi="Arial" w:cs="Arial"/>
                <w:sz w:val="20"/>
              </w:rPr>
              <w:t>Type</w:t>
            </w:r>
          </w:hyperlink>
          <w:r w:rsidR="00C12992" w:rsidRPr="001058B5">
            <w:rPr>
              <w:rFonts w:ascii="Arial" w:hAnsi="Arial" w:cs="Arial"/>
              <w:sz w:val="20"/>
            </w:rPr>
            <w:tab/>
            <w:t>9-76</w:t>
          </w:r>
        </w:p>
        <w:p w14:paraId="4474F455" w14:textId="77777777" w:rsidR="008C539B" w:rsidRPr="001058B5" w:rsidRDefault="008D1AB8">
          <w:pPr>
            <w:tabs>
              <w:tab w:val="right" w:leader="dot" w:pos="9940"/>
            </w:tabs>
            <w:spacing w:before="31"/>
            <w:ind w:left="1900"/>
            <w:rPr>
              <w:rFonts w:ascii="Arial" w:hAnsi="Arial" w:cs="Arial"/>
              <w:sz w:val="20"/>
            </w:rPr>
          </w:pPr>
          <w:hyperlink w:anchor="_bookmark2080" w:history="1">
            <w:r w:rsidR="00C12992" w:rsidRPr="001058B5">
              <w:rPr>
                <w:rFonts w:ascii="Arial" w:hAnsi="Arial" w:cs="Arial"/>
                <w:sz w:val="20"/>
              </w:rPr>
              <w:t>Cancelling the Initialization</w:t>
            </w:r>
            <w:r w:rsidR="00C12992" w:rsidRPr="001058B5">
              <w:rPr>
                <w:rFonts w:ascii="Arial" w:hAnsi="Arial" w:cs="Arial"/>
                <w:spacing w:val="-2"/>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Settings</w:t>
            </w:r>
          </w:hyperlink>
          <w:r w:rsidR="00C12992" w:rsidRPr="001058B5">
            <w:rPr>
              <w:rFonts w:ascii="Arial" w:hAnsi="Arial" w:cs="Arial"/>
              <w:sz w:val="20"/>
            </w:rPr>
            <w:tab/>
            <w:t>9-76</w:t>
          </w:r>
        </w:p>
        <w:p w14:paraId="55CE41E9" w14:textId="77777777" w:rsidR="008C539B" w:rsidRPr="001058B5" w:rsidRDefault="008D1AB8">
          <w:pPr>
            <w:tabs>
              <w:tab w:val="right" w:leader="dot" w:pos="9940"/>
            </w:tabs>
            <w:spacing w:before="33" w:after="240"/>
            <w:ind w:left="1900"/>
            <w:rPr>
              <w:rFonts w:ascii="Arial" w:hAnsi="Arial" w:cs="Arial"/>
              <w:sz w:val="20"/>
            </w:rPr>
          </w:pPr>
          <w:hyperlink w:anchor="_bookmark2082" w:history="1">
            <w:r w:rsidR="00C12992" w:rsidRPr="001058B5">
              <w:rPr>
                <w:rFonts w:ascii="Arial" w:hAnsi="Arial" w:cs="Arial"/>
                <w:sz w:val="20"/>
              </w:rPr>
              <w:t>Enabling or Disabling an Audit Trail</w:t>
            </w:r>
            <w:r w:rsidR="00C12992" w:rsidRPr="001058B5">
              <w:rPr>
                <w:rFonts w:ascii="Arial" w:hAnsi="Arial" w:cs="Arial"/>
                <w:spacing w:val="-2"/>
                <w:sz w:val="20"/>
              </w:rPr>
              <w:t xml:space="preserve"> </w:t>
            </w:r>
            <w:r w:rsidR="00C12992" w:rsidRPr="001058B5">
              <w:rPr>
                <w:rFonts w:ascii="Arial" w:hAnsi="Arial" w:cs="Arial"/>
                <w:sz w:val="20"/>
              </w:rPr>
              <w:t>Purge</w:t>
            </w:r>
            <w:r w:rsidR="00C12992" w:rsidRPr="001058B5">
              <w:rPr>
                <w:rFonts w:ascii="Arial" w:hAnsi="Arial" w:cs="Arial"/>
                <w:spacing w:val="-1"/>
                <w:sz w:val="20"/>
              </w:rPr>
              <w:t xml:space="preserve"> </w:t>
            </w:r>
            <w:r w:rsidR="00C12992" w:rsidRPr="001058B5">
              <w:rPr>
                <w:rFonts w:ascii="Arial" w:hAnsi="Arial" w:cs="Arial"/>
                <w:sz w:val="20"/>
              </w:rPr>
              <w:t>Job</w:t>
            </w:r>
          </w:hyperlink>
          <w:r w:rsidR="00C12992" w:rsidRPr="001058B5">
            <w:rPr>
              <w:rFonts w:ascii="Arial" w:hAnsi="Arial" w:cs="Arial"/>
              <w:sz w:val="20"/>
            </w:rPr>
            <w:tab/>
            <w:t>9-77</w:t>
          </w:r>
        </w:p>
        <w:p w14:paraId="64C36A19" w14:textId="77777777" w:rsidR="008C539B" w:rsidRPr="001058B5" w:rsidRDefault="008D1AB8">
          <w:pPr>
            <w:pStyle w:val="TOC8"/>
            <w:tabs>
              <w:tab w:val="right" w:leader="dot" w:pos="9338"/>
            </w:tabs>
            <w:spacing w:before="81"/>
            <w:rPr>
              <w:rFonts w:ascii="Arial" w:hAnsi="Arial" w:cs="Arial"/>
            </w:rPr>
          </w:pPr>
          <w:hyperlink w:anchor="_bookmark2084" w:history="1">
            <w:r w:rsidR="00C12992" w:rsidRPr="001058B5">
              <w:rPr>
                <w:rFonts w:ascii="Arial" w:hAnsi="Arial" w:cs="Arial"/>
              </w:rPr>
              <w:t>Setting the Default Audit Trail Purge Job Interval for a Specified</w:t>
            </w:r>
            <w:r w:rsidR="00C12992" w:rsidRPr="001058B5">
              <w:rPr>
                <w:rFonts w:ascii="Arial" w:hAnsi="Arial" w:cs="Arial"/>
                <w:spacing w:val="-1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9-77</w:t>
          </w:r>
        </w:p>
        <w:p w14:paraId="37CA34D9" w14:textId="77777777" w:rsidR="008C539B" w:rsidRPr="001058B5" w:rsidRDefault="008D1AB8">
          <w:pPr>
            <w:pStyle w:val="TOC8"/>
            <w:tabs>
              <w:tab w:val="right" w:leader="dot" w:pos="9338"/>
            </w:tabs>
            <w:rPr>
              <w:rFonts w:ascii="Arial" w:hAnsi="Arial" w:cs="Arial"/>
            </w:rPr>
          </w:pPr>
          <w:hyperlink w:anchor="_bookmark2086" w:history="1">
            <w:r w:rsidR="00C12992" w:rsidRPr="001058B5">
              <w:rPr>
                <w:rFonts w:ascii="Arial" w:hAnsi="Arial" w:cs="Arial"/>
              </w:rPr>
              <w:t>Deleting an Audit Trail</w:t>
            </w:r>
            <w:r w:rsidR="00C12992" w:rsidRPr="001058B5">
              <w:rPr>
                <w:rFonts w:ascii="Arial" w:hAnsi="Arial" w:cs="Arial"/>
                <w:spacing w:val="-1"/>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9-78</w:t>
          </w:r>
        </w:p>
        <w:p w14:paraId="635A34A8" w14:textId="77777777" w:rsidR="008C539B" w:rsidRPr="001058B5" w:rsidRDefault="008D1AB8">
          <w:pPr>
            <w:pStyle w:val="TOC8"/>
            <w:tabs>
              <w:tab w:val="right" w:leader="dot" w:pos="9338"/>
            </w:tabs>
            <w:spacing w:before="32"/>
            <w:rPr>
              <w:rFonts w:ascii="Arial" w:hAnsi="Arial" w:cs="Arial"/>
            </w:rPr>
          </w:pPr>
          <w:hyperlink w:anchor="_bookmark2088" w:history="1">
            <w:r w:rsidR="00C12992" w:rsidRPr="001058B5">
              <w:rPr>
                <w:rFonts w:ascii="Arial" w:hAnsi="Arial" w:cs="Arial"/>
              </w:rPr>
              <w:t>Clearing the Archive</w:t>
            </w:r>
            <w:r w:rsidR="00C12992" w:rsidRPr="001058B5">
              <w:rPr>
                <w:rFonts w:ascii="Arial" w:hAnsi="Arial" w:cs="Arial"/>
                <w:spacing w:val="-2"/>
              </w:rPr>
              <w:t xml:space="preserve"> </w:t>
            </w:r>
            <w:r w:rsidR="00C12992" w:rsidRPr="001058B5">
              <w:rPr>
                <w:rFonts w:ascii="Arial" w:hAnsi="Arial" w:cs="Arial"/>
              </w:rPr>
              <w:t>Timestamp</w:t>
            </w:r>
            <w:r w:rsidR="00C12992" w:rsidRPr="001058B5">
              <w:rPr>
                <w:rFonts w:ascii="Arial" w:hAnsi="Arial" w:cs="Arial"/>
                <w:spacing w:val="-1"/>
              </w:rPr>
              <w:t xml:space="preserve"> </w:t>
            </w:r>
            <w:r w:rsidR="00C12992" w:rsidRPr="001058B5">
              <w:rPr>
                <w:rFonts w:ascii="Arial" w:hAnsi="Arial" w:cs="Arial"/>
              </w:rPr>
              <w:t>Setting</w:t>
            </w:r>
          </w:hyperlink>
          <w:r w:rsidR="00C12992" w:rsidRPr="001058B5">
            <w:rPr>
              <w:rFonts w:ascii="Arial" w:hAnsi="Arial" w:cs="Arial"/>
            </w:rPr>
            <w:tab/>
            <w:t>9-78</w:t>
          </w:r>
        </w:p>
        <w:p w14:paraId="16A30A58" w14:textId="77777777" w:rsidR="008C539B" w:rsidRPr="001058B5" w:rsidRDefault="008D1AB8">
          <w:pPr>
            <w:pStyle w:val="TOC8"/>
            <w:tabs>
              <w:tab w:val="right" w:leader="dot" w:pos="9338"/>
            </w:tabs>
            <w:rPr>
              <w:rFonts w:ascii="Arial" w:hAnsi="Arial" w:cs="Arial"/>
            </w:rPr>
          </w:pPr>
          <w:hyperlink w:anchor="_bookmark2090" w:history="1">
            <w:r w:rsidR="00C12992" w:rsidRPr="001058B5">
              <w:rPr>
                <w:rFonts w:ascii="Arial" w:hAnsi="Arial" w:cs="Arial"/>
              </w:rPr>
              <w:t>Clearing the Database Audit Trail</w:t>
            </w:r>
            <w:r w:rsidR="00C12992" w:rsidRPr="001058B5">
              <w:rPr>
                <w:rFonts w:ascii="Arial" w:hAnsi="Arial" w:cs="Arial"/>
                <w:spacing w:val="-4"/>
              </w:rPr>
              <w:t xml:space="preserve"> </w:t>
            </w:r>
            <w:r w:rsidR="00C12992" w:rsidRPr="001058B5">
              <w:rPr>
                <w:rFonts w:ascii="Arial" w:hAnsi="Arial" w:cs="Arial"/>
              </w:rPr>
              <w:t>Batch</w:t>
            </w:r>
            <w:r w:rsidR="00C12992" w:rsidRPr="001058B5">
              <w:rPr>
                <w:rFonts w:ascii="Arial" w:hAnsi="Arial" w:cs="Arial"/>
                <w:spacing w:val="-1"/>
              </w:rPr>
              <w:t xml:space="preserve"> </w:t>
            </w:r>
            <w:r w:rsidR="00C12992" w:rsidRPr="001058B5">
              <w:rPr>
                <w:rFonts w:ascii="Arial" w:hAnsi="Arial" w:cs="Arial"/>
              </w:rPr>
              <w:t>Size</w:t>
            </w:r>
          </w:hyperlink>
          <w:r w:rsidR="00C12992" w:rsidRPr="001058B5">
            <w:rPr>
              <w:rFonts w:ascii="Arial" w:hAnsi="Arial" w:cs="Arial"/>
            </w:rPr>
            <w:tab/>
            <w:t>9-78</w:t>
          </w:r>
        </w:p>
        <w:p w14:paraId="07D0885F" w14:textId="77777777" w:rsidR="008C539B" w:rsidRPr="001058B5" w:rsidRDefault="008D1AB8">
          <w:pPr>
            <w:pStyle w:val="TOC5"/>
            <w:tabs>
              <w:tab w:val="right" w:leader="dot" w:pos="9338"/>
            </w:tabs>
            <w:rPr>
              <w:rFonts w:ascii="Arial" w:hAnsi="Arial" w:cs="Arial"/>
            </w:rPr>
          </w:pPr>
          <w:hyperlink w:anchor="_bookmark2092" w:history="1">
            <w:r w:rsidR="00C12992" w:rsidRPr="001058B5">
              <w:rPr>
                <w:rFonts w:ascii="Arial" w:hAnsi="Arial" w:cs="Arial"/>
              </w:rPr>
              <w:t>Example: Directly Calling a Database Audit Trail</w:t>
            </w:r>
            <w:r w:rsidR="00C12992" w:rsidRPr="001058B5">
              <w:rPr>
                <w:rFonts w:ascii="Arial" w:hAnsi="Arial" w:cs="Arial"/>
                <w:spacing w:val="-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Operation</w:t>
            </w:r>
          </w:hyperlink>
          <w:r w:rsidR="00C12992" w:rsidRPr="001058B5">
            <w:rPr>
              <w:rFonts w:ascii="Arial" w:hAnsi="Arial" w:cs="Arial"/>
            </w:rPr>
            <w:tab/>
            <w:t>9-79</w:t>
          </w:r>
        </w:p>
        <w:p w14:paraId="660C530A" w14:textId="77777777" w:rsidR="008C539B" w:rsidRPr="001058B5" w:rsidRDefault="008D1AB8">
          <w:pPr>
            <w:pStyle w:val="TOC2"/>
            <w:tabs>
              <w:tab w:val="right" w:leader="dot" w:pos="9338"/>
            </w:tabs>
            <w:spacing w:before="37"/>
            <w:rPr>
              <w:rFonts w:ascii="Arial" w:hAnsi="Arial" w:cs="Arial"/>
              <w:b w:val="0"/>
            </w:rPr>
          </w:pPr>
          <w:hyperlink w:anchor="_bookmark2095"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Audited Activities</w:t>
            </w:r>
          </w:hyperlink>
          <w:r w:rsidR="00C12992" w:rsidRPr="001058B5">
            <w:rPr>
              <w:rFonts w:ascii="Arial" w:hAnsi="Arial" w:cs="Arial"/>
            </w:rPr>
            <w:tab/>
          </w:r>
          <w:r w:rsidR="00C12992" w:rsidRPr="001058B5">
            <w:rPr>
              <w:rFonts w:ascii="Arial" w:hAnsi="Arial" w:cs="Arial"/>
              <w:b w:val="0"/>
            </w:rPr>
            <w:t>9-80</w:t>
          </w:r>
        </w:p>
        <w:p w14:paraId="01DA9F1F" w14:textId="77777777" w:rsidR="008C539B" w:rsidRPr="001058B5" w:rsidRDefault="008D1AB8">
          <w:pPr>
            <w:pStyle w:val="TOC5"/>
            <w:tabs>
              <w:tab w:val="right" w:leader="dot" w:pos="9338"/>
            </w:tabs>
            <w:spacing w:before="34"/>
            <w:rPr>
              <w:rFonts w:ascii="Arial" w:hAnsi="Arial" w:cs="Arial"/>
            </w:rPr>
          </w:pPr>
          <w:hyperlink w:anchor="_bookmark2097" w:history="1">
            <w:r w:rsidR="00C12992" w:rsidRPr="001058B5">
              <w:rPr>
                <w:rFonts w:ascii="Arial" w:hAnsi="Arial" w:cs="Arial"/>
              </w:rPr>
              <w:t>Using Data Dictionary Views to Find Information About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9-80</w:t>
          </w:r>
        </w:p>
        <w:p w14:paraId="3B171EBC" w14:textId="77777777" w:rsidR="008C539B" w:rsidRPr="001058B5" w:rsidRDefault="008D1AB8">
          <w:pPr>
            <w:pStyle w:val="TOC5"/>
            <w:tabs>
              <w:tab w:val="right" w:leader="dot" w:pos="9338"/>
            </w:tabs>
            <w:rPr>
              <w:rFonts w:ascii="Arial" w:hAnsi="Arial" w:cs="Arial"/>
            </w:rPr>
          </w:pPr>
          <w:hyperlink w:anchor="_bookmark2102" w:history="1">
            <w:r w:rsidR="00C12992" w:rsidRPr="001058B5">
              <w:rPr>
                <w:rFonts w:ascii="Arial" w:hAnsi="Arial" w:cs="Arial"/>
              </w:rPr>
              <w:t>Using Audit Trail Views to Investigate</w:t>
            </w:r>
            <w:r w:rsidR="00C12992" w:rsidRPr="001058B5">
              <w:rPr>
                <w:rFonts w:ascii="Arial" w:hAnsi="Arial" w:cs="Arial"/>
                <w:spacing w:val="-5"/>
              </w:rPr>
              <w:t xml:space="preserve"> </w:t>
            </w:r>
            <w:r w:rsidR="00C12992" w:rsidRPr="001058B5">
              <w:rPr>
                <w:rFonts w:ascii="Arial" w:hAnsi="Arial" w:cs="Arial"/>
              </w:rPr>
              <w:t>Suspicious</w:t>
            </w:r>
            <w:r w:rsidR="00C12992" w:rsidRPr="001058B5">
              <w:rPr>
                <w:rFonts w:ascii="Arial" w:hAnsi="Arial" w:cs="Arial"/>
                <w:spacing w:val="-1"/>
              </w:rPr>
              <w:t xml:space="preserve"> </w:t>
            </w:r>
            <w:r w:rsidR="00C12992" w:rsidRPr="001058B5">
              <w:rPr>
                <w:rFonts w:ascii="Arial" w:hAnsi="Arial" w:cs="Arial"/>
              </w:rPr>
              <w:t>Activities</w:t>
            </w:r>
          </w:hyperlink>
          <w:r w:rsidR="00C12992" w:rsidRPr="001058B5">
            <w:rPr>
              <w:rFonts w:ascii="Arial" w:hAnsi="Arial" w:cs="Arial"/>
            </w:rPr>
            <w:tab/>
            <w:t>9-81</w:t>
          </w:r>
        </w:p>
        <w:p w14:paraId="0102EE2A" w14:textId="77777777" w:rsidR="008C539B" w:rsidRPr="001058B5" w:rsidRDefault="008D1AB8">
          <w:pPr>
            <w:pStyle w:val="TOC8"/>
            <w:tabs>
              <w:tab w:val="right" w:leader="dot" w:pos="9338"/>
            </w:tabs>
            <w:spacing w:before="32"/>
            <w:rPr>
              <w:rFonts w:ascii="Arial" w:hAnsi="Arial" w:cs="Arial"/>
            </w:rPr>
          </w:pPr>
          <w:hyperlink w:anchor="_bookmark2104" w:history="1">
            <w:r w:rsidR="00C12992" w:rsidRPr="001058B5">
              <w:rPr>
                <w:rFonts w:ascii="Arial" w:hAnsi="Arial" w:cs="Arial"/>
              </w:rPr>
              <w:t>Listing Active Statement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68777FE5" w14:textId="77777777" w:rsidR="008C539B" w:rsidRPr="001058B5" w:rsidRDefault="008D1AB8">
          <w:pPr>
            <w:pStyle w:val="TOC8"/>
            <w:tabs>
              <w:tab w:val="right" w:leader="dot" w:pos="9338"/>
            </w:tabs>
            <w:rPr>
              <w:rFonts w:ascii="Arial" w:hAnsi="Arial" w:cs="Arial"/>
            </w:rPr>
          </w:pPr>
          <w:hyperlink w:anchor="_bookmark2107" w:history="1">
            <w:r w:rsidR="00C12992" w:rsidRPr="001058B5">
              <w:rPr>
                <w:rFonts w:ascii="Arial" w:hAnsi="Arial" w:cs="Arial"/>
              </w:rPr>
              <w:t>Listing Active Privilege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4B726EB3" w14:textId="77777777" w:rsidR="008C539B" w:rsidRPr="001058B5" w:rsidRDefault="008D1AB8">
          <w:pPr>
            <w:pStyle w:val="TOC8"/>
            <w:tabs>
              <w:tab w:val="right" w:leader="dot" w:pos="9338"/>
            </w:tabs>
            <w:rPr>
              <w:rFonts w:ascii="Arial" w:hAnsi="Arial" w:cs="Arial"/>
            </w:rPr>
          </w:pPr>
          <w:hyperlink w:anchor="_bookmark2109" w:history="1">
            <w:r w:rsidR="00C12992" w:rsidRPr="001058B5">
              <w:rPr>
                <w:rFonts w:ascii="Arial" w:hAnsi="Arial" w:cs="Arial"/>
              </w:rPr>
              <w:t>Listing Active Object Audit Options for</w:t>
            </w:r>
            <w:r w:rsidR="00C12992" w:rsidRPr="001058B5">
              <w:rPr>
                <w:rFonts w:ascii="Arial" w:hAnsi="Arial" w:cs="Arial"/>
                <w:spacing w:val="-6"/>
              </w:rPr>
              <w:t xml:space="preserve"> </w:t>
            </w:r>
            <w:r w:rsidR="00C12992" w:rsidRPr="001058B5">
              <w:rPr>
                <w:rFonts w:ascii="Arial" w:hAnsi="Arial" w:cs="Arial"/>
              </w:rPr>
              <w:t>Specific</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9-83</w:t>
          </w:r>
        </w:p>
        <w:p w14:paraId="000DADA9" w14:textId="77777777" w:rsidR="008C539B" w:rsidRPr="001058B5" w:rsidRDefault="008D1AB8">
          <w:pPr>
            <w:pStyle w:val="TOC8"/>
            <w:tabs>
              <w:tab w:val="right" w:leader="dot" w:pos="9338"/>
            </w:tabs>
            <w:spacing w:before="33"/>
            <w:rPr>
              <w:rFonts w:ascii="Arial" w:hAnsi="Arial" w:cs="Arial"/>
            </w:rPr>
          </w:pPr>
          <w:hyperlink w:anchor="_bookmark2111" w:history="1">
            <w:r w:rsidR="00C12992" w:rsidRPr="001058B5">
              <w:rPr>
                <w:rFonts w:ascii="Arial" w:hAnsi="Arial" w:cs="Arial"/>
              </w:rPr>
              <w:t>Listing Default Object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9-83</w:t>
          </w:r>
        </w:p>
        <w:p w14:paraId="27CBDDB3" w14:textId="77777777" w:rsidR="008C539B" w:rsidRPr="001058B5" w:rsidRDefault="008D1AB8">
          <w:pPr>
            <w:pStyle w:val="TOC8"/>
            <w:tabs>
              <w:tab w:val="right" w:leader="dot" w:pos="9338"/>
            </w:tabs>
            <w:rPr>
              <w:rFonts w:ascii="Arial" w:hAnsi="Arial" w:cs="Arial"/>
            </w:rPr>
          </w:pPr>
          <w:hyperlink w:anchor="_bookmark2113" w:history="1">
            <w:r w:rsidR="00C12992" w:rsidRPr="001058B5">
              <w:rPr>
                <w:rFonts w:ascii="Arial" w:hAnsi="Arial" w:cs="Arial"/>
              </w:rPr>
              <w:t>Listing</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9-83</w:t>
          </w:r>
        </w:p>
        <w:p w14:paraId="5304E36F" w14:textId="77777777" w:rsidR="008C539B" w:rsidRPr="001058B5" w:rsidRDefault="008D1AB8">
          <w:pPr>
            <w:pStyle w:val="TOC8"/>
            <w:tabs>
              <w:tab w:val="right" w:leader="dot" w:pos="9338"/>
            </w:tabs>
            <w:rPr>
              <w:rFonts w:ascii="Arial" w:hAnsi="Arial" w:cs="Arial"/>
            </w:rPr>
          </w:pPr>
          <w:hyperlink w:anchor="_bookmark2114" w:history="1">
            <w:r w:rsidR="00C12992" w:rsidRPr="001058B5">
              <w:rPr>
                <w:rFonts w:ascii="Arial" w:hAnsi="Arial" w:cs="Arial"/>
              </w:rPr>
              <w:t>Listing Audit Records for the AUDIT</w:t>
            </w:r>
            <w:r w:rsidR="00C12992" w:rsidRPr="001058B5">
              <w:rPr>
                <w:rFonts w:ascii="Arial" w:hAnsi="Arial" w:cs="Arial"/>
                <w:spacing w:val="-6"/>
              </w:rPr>
              <w:t xml:space="preserve"> </w:t>
            </w:r>
            <w:r w:rsidR="00C12992" w:rsidRPr="001058B5">
              <w:rPr>
                <w:rFonts w:ascii="Arial" w:hAnsi="Arial" w:cs="Arial"/>
              </w:rPr>
              <w:t>SESSION</w:t>
            </w:r>
            <w:r w:rsidR="00C12992" w:rsidRPr="001058B5">
              <w:rPr>
                <w:rFonts w:ascii="Arial" w:hAnsi="Arial" w:cs="Arial"/>
                <w:spacing w:val="-1"/>
              </w:rPr>
              <w:t xml:space="preserve"> </w:t>
            </w:r>
            <w:r w:rsidR="00C12992" w:rsidRPr="001058B5">
              <w:rPr>
                <w:rFonts w:ascii="Arial" w:hAnsi="Arial" w:cs="Arial"/>
              </w:rPr>
              <w:t>Option</w:t>
            </w:r>
          </w:hyperlink>
          <w:r w:rsidR="00C12992" w:rsidRPr="001058B5">
            <w:rPr>
              <w:rFonts w:ascii="Arial" w:hAnsi="Arial" w:cs="Arial"/>
            </w:rPr>
            <w:tab/>
            <w:t>9-83</w:t>
          </w:r>
        </w:p>
        <w:p w14:paraId="7D9604C5" w14:textId="77777777" w:rsidR="008C539B" w:rsidRPr="001058B5" w:rsidRDefault="008D1AB8">
          <w:pPr>
            <w:pStyle w:val="TOC5"/>
            <w:tabs>
              <w:tab w:val="right" w:leader="dot" w:pos="9338"/>
            </w:tabs>
            <w:spacing w:before="32"/>
            <w:rPr>
              <w:rFonts w:ascii="Arial" w:hAnsi="Arial" w:cs="Arial"/>
            </w:rPr>
          </w:pPr>
          <w:hyperlink w:anchor="_bookmark2115" w:history="1">
            <w:r w:rsidR="00C12992" w:rsidRPr="001058B5">
              <w:rPr>
                <w:rFonts w:ascii="Arial" w:hAnsi="Arial" w:cs="Arial"/>
              </w:rPr>
              <w:t>Deleting the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Views</w:t>
            </w:r>
          </w:hyperlink>
          <w:r w:rsidR="00C12992" w:rsidRPr="001058B5">
            <w:rPr>
              <w:rFonts w:ascii="Arial" w:hAnsi="Arial" w:cs="Arial"/>
            </w:rPr>
            <w:tab/>
            <w:t>9-84</w:t>
          </w:r>
        </w:p>
        <w:p w14:paraId="7F41E589" w14:textId="77777777" w:rsidR="008C539B" w:rsidRPr="001058B5" w:rsidRDefault="008D1AB8" w:rsidP="006F7931">
          <w:pPr>
            <w:pStyle w:val="TOC1"/>
            <w:numPr>
              <w:ilvl w:val="0"/>
              <w:numId w:val="138"/>
            </w:numPr>
            <w:tabs>
              <w:tab w:val="left" w:pos="673"/>
              <w:tab w:val="left" w:pos="674"/>
            </w:tabs>
            <w:ind w:left="673" w:hanging="573"/>
            <w:jc w:val="left"/>
          </w:pPr>
          <w:hyperlink w:anchor="_bookmark2119" w:history="1">
            <w:r w:rsidR="00C12992" w:rsidRPr="001058B5">
              <w:t>Keeping Your Oracle Database</w:t>
            </w:r>
            <w:r w:rsidR="00C12992" w:rsidRPr="001058B5">
              <w:rPr>
                <w:spacing w:val="-2"/>
              </w:rPr>
              <w:t xml:space="preserve"> </w:t>
            </w:r>
            <w:r w:rsidR="00C12992" w:rsidRPr="001058B5">
              <w:t>Secure</w:t>
            </w:r>
          </w:hyperlink>
        </w:p>
        <w:p w14:paraId="1E0FAF3C" w14:textId="77777777" w:rsidR="008C539B" w:rsidRPr="001058B5" w:rsidRDefault="008D1AB8">
          <w:pPr>
            <w:pStyle w:val="TOC2"/>
            <w:tabs>
              <w:tab w:val="right" w:leader="dot" w:pos="9338"/>
            </w:tabs>
            <w:spacing w:before="135"/>
            <w:rPr>
              <w:rFonts w:ascii="Arial" w:hAnsi="Arial" w:cs="Arial"/>
              <w:b w:val="0"/>
            </w:rPr>
          </w:pPr>
          <w:hyperlink w:anchor="_bookmark2120" w:history="1">
            <w:r w:rsidR="00C12992" w:rsidRPr="001058B5">
              <w:rPr>
                <w:rFonts w:ascii="Arial" w:hAnsi="Arial" w:cs="Arial"/>
              </w:rPr>
              <w:t>About the Security Guidelines in</w:t>
            </w:r>
            <w:r w:rsidR="00C12992" w:rsidRPr="001058B5">
              <w:rPr>
                <w:rFonts w:ascii="Arial" w:hAnsi="Arial" w:cs="Arial"/>
                <w:spacing w:val="-3"/>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Chapter</w:t>
            </w:r>
          </w:hyperlink>
          <w:r w:rsidR="00C12992" w:rsidRPr="001058B5">
            <w:rPr>
              <w:rFonts w:ascii="Arial" w:hAnsi="Arial" w:cs="Arial"/>
            </w:rPr>
            <w:tab/>
          </w:r>
          <w:r w:rsidR="00C12992" w:rsidRPr="001058B5">
            <w:rPr>
              <w:rFonts w:ascii="Arial" w:hAnsi="Arial" w:cs="Arial"/>
              <w:b w:val="0"/>
            </w:rPr>
            <w:t>10-1</w:t>
          </w:r>
        </w:p>
        <w:p w14:paraId="5AC24B04" w14:textId="77777777" w:rsidR="008C539B" w:rsidRPr="001058B5" w:rsidRDefault="008D1AB8">
          <w:pPr>
            <w:pStyle w:val="TOC2"/>
            <w:tabs>
              <w:tab w:val="right" w:leader="dot" w:pos="9338"/>
            </w:tabs>
            <w:spacing w:before="38"/>
            <w:rPr>
              <w:rFonts w:ascii="Arial" w:hAnsi="Arial" w:cs="Arial"/>
              <w:b w:val="0"/>
            </w:rPr>
          </w:pPr>
          <w:hyperlink w:anchor="_bookmark2121" w:history="1">
            <w:r w:rsidR="00C12992" w:rsidRPr="001058B5">
              <w:rPr>
                <w:rFonts w:ascii="Arial" w:hAnsi="Arial" w:cs="Arial"/>
              </w:rPr>
              <w:t>Downloading Security Patches and Contacting Oracle</w:t>
            </w:r>
            <w:r w:rsidR="00C12992" w:rsidRPr="001058B5">
              <w:rPr>
                <w:rFonts w:ascii="Arial" w:hAnsi="Arial" w:cs="Arial"/>
                <w:spacing w:val="-13"/>
              </w:rPr>
              <w:t xml:space="preserve"> </w:t>
            </w:r>
            <w:r w:rsidR="00C12992" w:rsidRPr="001058B5">
              <w:rPr>
                <w:rFonts w:ascii="Arial" w:hAnsi="Arial" w:cs="Arial"/>
              </w:rPr>
              <w:t>Regarding</w:t>
            </w:r>
            <w:r w:rsidR="00C12992" w:rsidRPr="001058B5">
              <w:rPr>
                <w:rFonts w:ascii="Arial" w:hAnsi="Arial" w:cs="Arial"/>
                <w:spacing w:val="-2"/>
              </w:rPr>
              <w:t xml:space="preserve"> </w:t>
            </w:r>
            <w:r w:rsidR="00C12992" w:rsidRPr="001058B5">
              <w:rPr>
                <w:rFonts w:ascii="Arial" w:hAnsi="Arial" w:cs="Arial"/>
              </w:rPr>
              <w:t>Vulnerabilities</w:t>
            </w:r>
          </w:hyperlink>
          <w:r w:rsidR="00C12992" w:rsidRPr="001058B5">
            <w:rPr>
              <w:rFonts w:ascii="Arial" w:hAnsi="Arial" w:cs="Arial"/>
            </w:rPr>
            <w:tab/>
          </w:r>
          <w:r w:rsidR="00C12992" w:rsidRPr="001058B5">
            <w:rPr>
              <w:rFonts w:ascii="Arial" w:hAnsi="Arial" w:cs="Arial"/>
              <w:b w:val="0"/>
            </w:rPr>
            <w:t>10-2</w:t>
          </w:r>
        </w:p>
        <w:p w14:paraId="6AC4B776" w14:textId="77777777" w:rsidR="008C539B" w:rsidRPr="001058B5" w:rsidRDefault="008D1AB8">
          <w:pPr>
            <w:pStyle w:val="TOC5"/>
            <w:tabs>
              <w:tab w:val="right" w:leader="dot" w:pos="9338"/>
            </w:tabs>
            <w:spacing w:before="35"/>
            <w:rPr>
              <w:rFonts w:ascii="Arial" w:hAnsi="Arial" w:cs="Arial"/>
            </w:rPr>
          </w:pPr>
          <w:hyperlink w:anchor="_bookmark2123" w:history="1">
            <w:r w:rsidR="00C12992" w:rsidRPr="001058B5">
              <w:rPr>
                <w:rFonts w:ascii="Arial" w:hAnsi="Arial" w:cs="Arial"/>
              </w:rPr>
              <w:t>Applying Security Patches and</w:t>
            </w:r>
            <w:r w:rsidR="00C12992" w:rsidRPr="001058B5">
              <w:rPr>
                <w:rFonts w:ascii="Arial" w:hAnsi="Arial" w:cs="Arial"/>
                <w:spacing w:val="-3"/>
              </w:rPr>
              <w:t xml:space="preserve"> </w:t>
            </w:r>
            <w:r w:rsidR="00C12992" w:rsidRPr="001058B5">
              <w:rPr>
                <w:rFonts w:ascii="Arial" w:hAnsi="Arial" w:cs="Arial"/>
              </w:rPr>
              <w:t>Workaround</w:t>
            </w:r>
            <w:r w:rsidR="00C12992" w:rsidRPr="001058B5">
              <w:rPr>
                <w:rFonts w:ascii="Arial" w:hAnsi="Arial" w:cs="Arial"/>
                <w:spacing w:val="-1"/>
              </w:rPr>
              <w:t xml:space="preserve"> </w:t>
            </w:r>
            <w:r w:rsidR="00C12992" w:rsidRPr="001058B5">
              <w:rPr>
                <w:rFonts w:ascii="Arial" w:hAnsi="Arial" w:cs="Arial"/>
              </w:rPr>
              <w:t>Solutions</w:t>
            </w:r>
          </w:hyperlink>
          <w:r w:rsidR="00C12992" w:rsidRPr="001058B5">
            <w:rPr>
              <w:rFonts w:ascii="Arial" w:hAnsi="Arial" w:cs="Arial"/>
            </w:rPr>
            <w:tab/>
            <w:t>10-2</w:t>
          </w:r>
        </w:p>
        <w:p w14:paraId="17BF0FFF" w14:textId="77777777" w:rsidR="008C539B" w:rsidRPr="001058B5" w:rsidRDefault="008D1AB8">
          <w:pPr>
            <w:pStyle w:val="TOC5"/>
            <w:tabs>
              <w:tab w:val="right" w:leader="dot" w:pos="9338"/>
            </w:tabs>
            <w:spacing w:before="32"/>
            <w:rPr>
              <w:rFonts w:ascii="Arial" w:hAnsi="Arial" w:cs="Arial"/>
            </w:rPr>
          </w:pPr>
          <w:hyperlink w:anchor="_bookmark2128" w:history="1">
            <w:r w:rsidR="00C12992" w:rsidRPr="001058B5">
              <w:rPr>
                <w:rFonts w:ascii="Arial" w:hAnsi="Arial" w:cs="Arial"/>
              </w:rPr>
              <w:t>Contacting Oracle Security Regarding Vulnerabilities in</w:t>
            </w:r>
            <w:r w:rsidR="00C12992" w:rsidRPr="001058B5">
              <w:rPr>
                <w:rFonts w:ascii="Arial" w:hAnsi="Arial" w:cs="Arial"/>
                <w:spacing w:val="-6"/>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10-2</w:t>
          </w:r>
        </w:p>
        <w:p w14:paraId="17D5734B" w14:textId="77777777" w:rsidR="008C539B" w:rsidRPr="001058B5" w:rsidRDefault="008D1AB8">
          <w:pPr>
            <w:pStyle w:val="TOC2"/>
            <w:tabs>
              <w:tab w:val="right" w:leader="dot" w:pos="9338"/>
            </w:tabs>
            <w:rPr>
              <w:rFonts w:ascii="Arial" w:hAnsi="Arial" w:cs="Arial"/>
              <w:b w:val="0"/>
            </w:rPr>
          </w:pPr>
          <w:hyperlink w:anchor="_bookmark2130" w:history="1">
            <w:r w:rsidR="00C12992" w:rsidRPr="001058B5">
              <w:rPr>
                <w:rFonts w:ascii="Arial" w:hAnsi="Arial" w:cs="Arial"/>
              </w:rPr>
              <w:t>Guidelines for Securing User Accounts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10-2</w:t>
          </w:r>
        </w:p>
        <w:p w14:paraId="72B4CCEC" w14:textId="77777777" w:rsidR="008C539B" w:rsidRPr="001058B5" w:rsidRDefault="008D1AB8">
          <w:pPr>
            <w:pStyle w:val="TOC2"/>
            <w:tabs>
              <w:tab w:val="right" w:leader="dot" w:pos="9338"/>
            </w:tabs>
            <w:spacing w:before="38"/>
            <w:rPr>
              <w:rFonts w:ascii="Arial" w:hAnsi="Arial" w:cs="Arial"/>
              <w:b w:val="0"/>
            </w:rPr>
          </w:pPr>
          <w:hyperlink w:anchor="_bookmark2159"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10-6</w:t>
          </w:r>
        </w:p>
        <w:p w14:paraId="1D268148" w14:textId="77777777" w:rsidR="008C539B" w:rsidRPr="001058B5" w:rsidRDefault="008D1AB8">
          <w:pPr>
            <w:pStyle w:val="TOC2"/>
            <w:tabs>
              <w:tab w:val="right" w:leader="dot" w:pos="9338"/>
            </w:tabs>
            <w:spacing w:before="40"/>
            <w:rPr>
              <w:rFonts w:ascii="Arial" w:hAnsi="Arial" w:cs="Arial"/>
              <w:b w:val="0"/>
            </w:rPr>
          </w:pPr>
          <w:hyperlink w:anchor="_bookmark2166"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10-7</w:t>
          </w:r>
        </w:p>
        <w:p w14:paraId="693A7142" w14:textId="77777777" w:rsidR="008C539B" w:rsidRPr="001058B5" w:rsidRDefault="008D1AB8">
          <w:pPr>
            <w:pStyle w:val="TOC2"/>
            <w:tabs>
              <w:tab w:val="right" w:leader="dot" w:pos="9339"/>
            </w:tabs>
            <w:spacing w:before="39"/>
            <w:rPr>
              <w:rFonts w:ascii="Arial" w:hAnsi="Arial" w:cs="Arial"/>
              <w:b w:val="0"/>
            </w:rPr>
          </w:pPr>
          <w:hyperlink w:anchor="_bookmark2194"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10-10</w:t>
          </w:r>
        </w:p>
        <w:p w14:paraId="0217E379" w14:textId="77777777" w:rsidR="008C539B" w:rsidRPr="001058B5" w:rsidRDefault="008D1AB8">
          <w:pPr>
            <w:pStyle w:val="TOC2"/>
            <w:tabs>
              <w:tab w:val="right" w:leader="dot" w:pos="9339"/>
            </w:tabs>
            <w:spacing w:before="38"/>
            <w:rPr>
              <w:rFonts w:ascii="Arial" w:hAnsi="Arial" w:cs="Arial"/>
              <w:b w:val="0"/>
            </w:rPr>
          </w:pPr>
          <w:hyperlink w:anchor="_bookmark2215" w:history="1">
            <w:r w:rsidR="00C12992" w:rsidRPr="001058B5">
              <w:rPr>
                <w:rFonts w:ascii="Arial" w:hAnsi="Arial" w:cs="Arial"/>
              </w:rPr>
              <w:t>Guidelines for Securing the ORACLE_LOADER</w:t>
            </w:r>
            <w:r w:rsidR="00C12992" w:rsidRPr="001058B5">
              <w:rPr>
                <w:rFonts w:ascii="Arial" w:hAnsi="Arial" w:cs="Arial"/>
                <w:spacing w:val="-4"/>
              </w:rPr>
              <w:t xml:space="preserve"> </w:t>
            </w:r>
            <w:r w:rsidR="00C12992" w:rsidRPr="001058B5">
              <w:rPr>
                <w:rFonts w:ascii="Arial" w:hAnsi="Arial" w:cs="Arial"/>
              </w:rPr>
              <w:t>Access</w:t>
            </w:r>
            <w:r w:rsidR="00C12992" w:rsidRPr="001058B5">
              <w:rPr>
                <w:rFonts w:ascii="Arial" w:hAnsi="Arial" w:cs="Arial"/>
                <w:spacing w:val="-2"/>
              </w:rPr>
              <w:t xml:space="preserve"> </w:t>
            </w:r>
            <w:r w:rsidR="00C12992" w:rsidRPr="001058B5">
              <w:rPr>
                <w:rFonts w:ascii="Arial" w:hAnsi="Arial" w:cs="Arial"/>
              </w:rPr>
              <w:t>Driver</w:t>
            </w:r>
          </w:hyperlink>
          <w:r w:rsidR="00C12992" w:rsidRPr="001058B5">
            <w:rPr>
              <w:rFonts w:ascii="Arial" w:hAnsi="Arial" w:cs="Arial"/>
            </w:rPr>
            <w:tab/>
          </w:r>
          <w:r w:rsidR="00C12992" w:rsidRPr="001058B5">
            <w:rPr>
              <w:rFonts w:ascii="Arial" w:hAnsi="Arial" w:cs="Arial"/>
              <w:b w:val="0"/>
            </w:rPr>
            <w:t>10-11</w:t>
          </w:r>
        </w:p>
        <w:p w14:paraId="697E3B0C" w14:textId="77777777" w:rsidR="008C539B" w:rsidRPr="001058B5" w:rsidRDefault="008D1AB8">
          <w:pPr>
            <w:pStyle w:val="TOC2"/>
            <w:tabs>
              <w:tab w:val="right" w:leader="dot" w:pos="9339"/>
            </w:tabs>
            <w:spacing w:before="40"/>
            <w:rPr>
              <w:rFonts w:ascii="Arial" w:hAnsi="Arial" w:cs="Arial"/>
              <w:b w:val="0"/>
            </w:rPr>
          </w:pPr>
          <w:hyperlink w:anchor="_bookmark2219" w:history="1">
            <w:r w:rsidR="00C12992" w:rsidRPr="001058B5">
              <w:rPr>
                <w:rFonts w:ascii="Arial" w:hAnsi="Arial" w:cs="Arial"/>
              </w:rPr>
              <w:t>Guidelines for Securing a Database Installation</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Configuration</w:t>
            </w:r>
          </w:hyperlink>
          <w:r w:rsidR="00C12992" w:rsidRPr="001058B5">
            <w:rPr>
              <w:rFonts w:ascii="Arial" w:hAnsi="Arial" w:cs="Arial"/>
            </w:rPr>
            <w:tab/>
          </w:r>
          <w:r w:rsidR="00C12992" w:rsidRPr="001058B5">
            <w:rPr>
              <w:rFonts w:ascii="Arial" w:hAnsi="Arial" w:cs="Arial"/>
              <w:b w:val="0"/>
            </w:rPr>
            <w:t>10-12</w:t>
          </w:r>
        </w:p>
        <w:p w14:paraId="2AAC2E01" w14:textId="77777777" w:rsidR="008C539B" w:rsidRPr="001058B5" w:rsidRDefault="008D1AB8">
          <w:pPr>
            <w:pStyle w:val="TOC2"/>
            <w:tabs>
              <w:tab w:val="right" w:leader="dot" w:pos="9339"/>
            </w:tabs>
            <w:spacing w:before="38"/>
            <w:rPr>
              <w:rFonts w:ascii="Arial" w:hAnsi="Arial" w:cs="Arial"/>
              <w:b w:val="0"/>
            </w:rPr>
          </w:pPr>
          <w:hyperlink w:anchor="_bookmark2226" w:history="1">
            <w:r w:rsidR="00C12992" w:rsidRPr="001058B5">
              <w:rPr>
                <w:rFonts w:ascii="Arial" w:hAnsi="Arial" w:cs="Arial"/>
              </w:rPr>
              <w:t>Guidelines for Securing</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10-13</w:t>
          </w:r>
        </w:p>
        <w:p w14:paraId="2A6DA366" w14:textId="77777777" w:rsidR="008C539B" w:rsidRPr="001058B5" w:rsidRDefault="008D1AB8">
          <w:pPr>
            <w:pStyle w:val="TOC5"/>
            <w:tabs>
              <w:tab w:val="right" w:leader="dot" w:pos="9339"/>
            </w:tabs>
            <w:spacing w:before="35"/>
            <w:rPr>
              <w:rFonts w:ascii="Arial" w:hAnsi="Arial" w:cs="Arial"/>
            </w:rPr>
          </w:pPr>
          <w:hyperlink w:anchor="_bookmark2228"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10-13</w:t>
          </w:r>
        </w:p>
        <w:p w14:paraId="4B223B06" w14:textId="77777777" w:rsidR="008C539B" w:rsidRPr="001058B5" w:rsidRDefault="008D1AB8">
          <w:pPr>
            <w:pStyle w:val="TOC5"/>
            <w:tabs>
              <w:tab w:val="right" w:leader="dot" w:pos="9339"/>
            </w:tabs>
            <w:spacing w:before="32"/>
            <w:rPr>
              <w:rFonts w:ascii="Arial" w:hAnsi="Arial" w:cs="Arial"/>
            </w:rPr>
          </w:pPr>
          <w:hyperlink w:anchor="_bookmark2239"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10-14</w:t>
          </w:r>
        </w:p>
        <w:p w14:paraId="7B3F2D24" w14:textId="77777777" w:rsidR="008C539B" w:rsidRPr="001058B5" w:rsidRDefault="008D1AB8">
          <w:pPr>
            <w:pStyle w:val="TOC5"/>
            <w:tabs>
              <w:tab w:val="right" w:leader="dot" w:pos="9339"/>
            </w:tabs>
            <w:rPr>
              <w:rFonts w:ascii="Arial" w:hAnsi="Arial" w:cs="Arial"/>
            </w:rPr>
          </w:pPr>
          <w:hyperlink w:anchor="_bookmark2269" w:history="1">
            <w:r w:rsidR="00C12992" w:rsidRPr="001058B5">
              <w:rPr>
                <w:rFonts w:ascii="Arial" w:hAnsi="Arial" w:cs="Arial"/>
              </w:rPr>
              <w:t>Securing a Secure Sockets</w:t>
            </w:r>
            <w:r w:rsidR="00C12992" w:rsidRPr="001058B5">
              <w:rPr>
                <w:rFonts w:ascii="Arial" w:hAnsi="Arial" w:cs="Arial"/>
                <w:spacing w:val="-2"/>
              </w:rPr>
              <w:t xml:space="preserve"> </w:t>
            </w:r>
            <w:r w:rsidR="00C12992" w:rsidRPr="001058B5">
              <w:rPr>
                <w:rFonts w:ascii="Arial" w:hAnsi="Arial" w:cs="Arial"/>
              </w:rPr>
              <w:t>Layer</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10-16</w:t>
          </w:r>
        </w:p>
        <w:p w14:paraId="41B3C7B9" w14:textId="77777777" w:rsidR="008C539B" w:rsidRPr="001058B5" w:rsidRDefault="008D1AB8">
          <w:pPr>
            <w:pStyle w:val="TOC2"/>
            <w:tabs>
              <w:tab w:val="right" w:leader="dot" w:pos="9339"/>
            </w:tabs>
            <w:spacing w:before="36"/>
            <w:rPr>
              <w:rFonts w:ascii="Arial" w:hAnsi="Arial" w:cs="Arial"/>
              <w:b w:val="0"/>
            </w:rPr>
          </w:pPr>
          <w:hyperlink w:anchor="_bookmark2284" w:history="1">
            <w:r w:rsidR="00C12992" w:rsidRPr="001058B5">
              <w:rPr>
                <w:rFonts w:ascii="Arial" w:hAnsi="Arial" w:cs="Arial"/>
              </w:rPr>
              <w:t>Guidelines</w:t>
            </w:r>
            <w:r w:rsidR="00C12992" w:rsidRPr="001058B5">
              <w:rPr>
                <w:rFonts w:ascii="Arial" w:hAnsi="Arial" w:cs="Arial"/>
                <w:spacing w:val="-1"/>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10-18</w:t>
          </w:r>
        </w:p>
        <w:p w14:paraId="2901D19C" w14:textId="77777777" w:rsidR="008C539B" w:rsidRPr="001058B5" w:rsidRDefault="008D1AB8">
          <w:pPr>
            <w:pStyle w:val="TOC5"/>
            <w:tabs>
              <w:tab w:val="right" w:leader="dot" w:pos="9339"/>
            </w:tabs>
            <w:spacing w:before="35"/>
            <w:rPr>
              <w:rFonts w:ascii="Arial" w:hAnsi="Arial" w:cs="Arial"/>
            </w:rPr>
          </w:pPr>
          <w:hyperlink w:anchor="_bookmark228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Sensitive</w:t>
            </w:r>
            <w:r w:rsidR="00C12992" w:rsidRPr="001058B5">
              <w:rPr>
                <w:rFonts w:ascii="Arial" w:hAnsi="Arial" w:cs="Arial"/>
                <w:spacing w:val="-1"/>
              </w:rPr>
              <w:t xml:space="preserve"> </w:t>
            </w:r>
            <w:r w:rsidR="00C12992" w:rsidRPr="001058B5">
              <w:rPr>
                <w:rFonts w:ascii="Arial" w:hAnsi="Arial" w:cs="Arial"/>
              </w:rPr>
              <w:t>Information</w:t>
            </w:r>
          </w:hyperlink>
          <w:r w:rsidR="00C12992" w:rsidRPr="001058B5">
            <w:rPr>
              <w:rFonts w:ascii="Arial" w:hAnsi="Arial" w:cs="Arial"/>
            </w:rPr>
            <w:tab/>
            <w:t>10-18</w:t>
          </w:r>
        </w:p>
        <w:p w14:paraId="45D31980" w14:textId="77777777" w:rsidR="008C539B" w:rsidRPr="001058B5" w:rsidRDefault="008D1AB8">
          <w:pPr>
            <w:pStyle w:val="TOC5"/>
            <w:tabs>
              <w:tab w:val="right" w:leader="dot" w:pos="9339"/>
            </w:tabs>
            <w:rPr>
              <w:rFonts w:ascii="Arial" w:hAnsi="Arial" w:cs="Arial"/>
            </w:rPr>
          </w:pPr>
          <w:hyperlink w:anchor="_bookmark2291" w:history="1">
            <w:r w:rsidR="00C12992" w:rsidRPr="001058B5">
              <w:rPr>
                <w:rFonts w:ascii="Arial" w:hAnsi="Arial" w:cs="Arial"/>
              </w:rPr>
              <w:t>Keeping Audited</w:t>
            </w:r>
            <w:r w:rsidR="00C12992" w:rsidRPr="001058B5">
              <w:rPr>
                <w:rFonts w:ascii="Arial" w:hAnsi="Arial" w:cs="Arial"/>
                <w:spacing w:val="-3"/>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Manageable</w:t>
            </w:r>
          </w:hyperlink>
          <w:r w:rsidR="00C12992" w:rsidRPr="001058B5">
            <w:rPr>
              <w:rFonts w:ascii="Arial" w:hAnsi="Arial" w:cs="Arial"/>
            </w:rPr>
            <w:tab/>
            <w:t>10-18</w:t>
          </w:r>
        </w:p>
        <w:p w14:paraId="4E861672" w14:textId="77777777" w:rsidR="008C539B" w:rsidRPr="001058B5" w:rsidRDefault="008D1AB8">
          <w:pPr>
            <w:pStyle w:val="TOC5"/>
            <w:tabs>
              <w:tab w:val="right" w:leader="dot" w:pos="9339"/>
            </w:tabs>
            <w:spacing w:before="32"/>
            <w:rPr>
              <w:rFonts w:ascii="Arial" w:hAnsi="Arial" w:cs="Arial"/>
            </w:rPr>
          </w:pPr>
          <w:hyperlink w:anchor="_bookmark2294" w:history="1">
            <w:r w:rsidR="00C12992" w:rsidRPr="001058B5">
              <w:rPr>
                <w:rFonts w:ascii="Arial" w:hAnsi="Arial" w:cs="Arial"/>
              </w:rPr>
              <w:t>Auditing Typical</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10-19</w:t>
          </w:r>
        </w:p>
        <w:p w14:paraId="0917F02E" w14:textId="77777777" w:rsidR="008C539B" w:rsidRPr="001058B5" w:rsidRDefault="008D1AB8">
          <w:pPr>
            <w:pStyle w:val="TOC5"/>
            <w:tabs>
              <w:tab w:val="right" w:leader="dot" w:pos="9339"/>
            </w:tabs>
            <w:rPr>
              <w:rFonts w:ascii="Arial" w:hAnsi="Arial" w:cs="Arial"/>
            </w:rPr>
          </w:pPr>
          <w:hyperlink w:anchor="_bookmark2298" w:history="1">
            <w:r w:rsidR="00C12992" w:rsidRPr="001058B5">
              <w:rPr>
                <w:rFonts w:ascii="Arial" w:hAnsi="Arial" w:cs="Arial"/>
              </w:rPr>
              <w:t>Auditing Suspicious</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10-20</w:t>
          </w:r>
        </w:p>
        <w:p w14:paraId="7665C33D" w14:textId="77777777" w:rsidR="008C539B" w:rsidRPr="001058B5" w:rsidRDefault="008D1AB8">
          <w:pPr>
            <w:pStyle w:val="TOC5"/>
            <w:tabs>
              <w:tab w:val="right" w:leader="dot" w:pos="9339"/>
            </w:tabs>
            <w:rPr>
              <w:rFonts w:ascii="Arial" w:hAnsi="Arial" w:cs="Arial"/>
            </w:rPr>
          </w:pPr>
          <w:hyperlink w:anchor="_bookmark2300" w:history="1">
            <w:r w:rsidR="00C12992" w:rsidRPr="001058B5">
              <w:rPr>
                <w:rFonts w:ascii="Arial" w:hAnsi="Arial" w:cs="Arial"/>
              </w:rPr>
              <w:t>Recommended 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10-21</w:t>
          </w:r>
        </w:p>
        <w:p w14:paraId="38FFF3A5" w14:textId="77777777" w:rsidR="008C539B" w:rsidRPr="001058B5" w:rsidRDefault="008D1AB8">
          <w:pPr>
            <w:pStyle w:val="TOC2"/>
            <w:tabs>
              <w:tab w:val="right" w:leader="dot" w:pos="9339"/>
            </w:tabs>
            <w:spacing w:before="37"/>
            <w:rPr>
              <w:rFonts w:ascii="Arial" w:hAnsi="Arial" w:cs="Arial"/>
              <w:b w:val="0"/>
            </w:rPr>
          </w:pPr>
          <w:hyperlink w:anchor="_bookmark2304" w:history="1">
            <w:r w:rsidR="00C12992" w:rsidRPr="001058B5">
              <w:rPr>
                <w:rFonts w:ascii="Arial" w:hAnsi="Arial" w:cs="Arial"/>
              </w:rPr>
              <w:t>Addressing the CONNECT</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r>
          <w:r w:rsidR="00C12992" w:rsidRPr="001058B5">
            <w:rPr>
              <w:rFonts w:ascii="Arial" w:hAnsi="Arial" w:cs="Arial"/>
              <w:b w:val="0"/>
            </w:rPr>
            <w:t>10-22</w:t>
          </w:r>
        </w:p>
        <w:p w14:paraId="4E32DDC7" w14:textId="77777777" w:rsidR="008C539B" w:rsidRPr="001058B5" w:rsidRDefault="008D1AB8">
          <w:pPr>
            <w:pStyle w:val="TOC5"/>
            <w:tabs>
              <w:tab w:val="right" w:leader="dot" w:pos="9339"/>
            </w:tabs>
            <w:spacing w:before="34"/>
            <w:rPr>
              <w:rFonts w:ascii="Arial" w:hAnsi="Arial" w:cs="Arial"/>
            </w:rPr>
          </w:pPr>
          <w:hyperlink w:anchor="_bookmark2306" w:history="1">
            <w:r w:rsidR="00C12992" w:rsidRPr="001058B5">
              <w:rPr>
                <w:rFonts w:ascii="Arial" w:hAnsi="Arial" w:cs="Arial"/>
              </w:rPr>
              <w:t>Why Was the CONNECT</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Changed?</w:t>
            </w:r>
          </w:hyperlink>
          <w:r w:rsidR="00C12992" w:rsidRPr="001058B5">
            <w:rPr>
              <w:rFonts w:ascii="Arial" w:hAnsi="Arial" w:cs="Arial"/>
            </w:rPr>
            <w:tab/>
            <w:t>10-22</w:t>
          </w:r>
        </w:p>
        <w:p w14:paraId="1072F729" w14:textId="77777777" w:rsidR="008C539B" w:rsidRPr="001058B5" w:rsidRDefault="008D1AB8">
          <w:pPr>
            <w:pStyle w:val="TOC5"/>
            <w:tabs>
              <w:tab w:val="right" w:leader="dot" w:pos="9339"/>
            </w:tabs>
            <w:rPr>
              <w:rFonts w:ascii="Arial" w:hAnsi="Arial" w:cs="Arial"/>
            </w:rPr>
          </w:pPr>
          <w:hyperlink w:anchor="_bookmark2308" w:history="1">
            <w:r w:rsidR="00C12992" w:rsidRPr="001058B5">
              <w:rPr>
                <w:rFonts w:ascii="Arial" w:hAnsi="Arial" w:cs="Arial"/>
              </w:rPr>
              <w:t>How the CONNNECT Role Change</w:t>
            </w:r>
            <w:r w:rsidR="00C12992" w:rsidRPr="001058B5">
              <w:rPr>
                <w:rFonts w:ascii="Arial" w:hAnsi="Arial" w:cs="Arial"/>
                <w:spacing w:val="-3"/>
              </w:rPr>
              <w:t xml:space="preserve"> </w:t>
            </w:r>
            <w:r w:rsidR="00C12992" w:rsidRPr="001058B5">
              <w:rPr>
                <w:rFonts w:ascii="Arial" w:hAnsi="Arial" w:cs="Arial"/>
              </w:rPr>
              <w:t>Affects</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10-22</w:t>
          </w:r>
        </w:p>
        <w:p w14:paraId="25808789" w14:textId="77777777" w:rsidR="008C539B" w:rsidRPr="001058B5" w:rsidRDefault="008D1AB8">
          <w:pPr>
            <w:pStyle w:val="TOC8"/>
            <w:tabs>
              <w:tab w:val="right" w:leader="dot" w:pos="9339"/>
            </w:tabs>
            <w:spacing w:before="32"/>
            <w:rPr>
              <w:rFonts w:ascii="Arial" w:hAnsi="Arial" w:cs="Arial"/>
            </w:rPr>
          </w:pPr>
          <w:hyperlink w:anchor="_bookmark231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Upgrades</w:t>
            </w:r>
          </w:hyperlink>
          <w:r w:rsidR="00C12992" w:rsidRPr="001058B5">
            <w:rPr>
              <w:rFonts w:ascii="Arial" w:hAnsi="Arial" w:cs="Arial"/>
            </w:rPr>
            <w:tab/>
            <w:t>10-22</w:t>
          </w:r>
        </w:p>
        <w:p w14:paraId="4EDC499E" w14:textId="77777777" w:rsidR="008C539B" w:rsidRPr="001058B5" w:rsidRDefault="008D1AB8">
          <w:pPr>
            <w:pStyle w:val="TOC8"/>
            <w:tabs>
              <w:tab w:val="right" w:leader="dot" w:pos="9339"/>
            </w:tabs>
            <w:rPr>
              <w:rFonts w:ascii="Arial" w:hAnsi="Arial" w:cs="Arial"/>
            </w:rPr>
          </w:pPr>
          <w:hyperlink w:anchor="_bookmark2312"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Account</w:t>
            </w:r>
            <w:r w:rsidR="00C12992" w:rsidRPr="001058B5">
              <w:rPr>
                <w:rFonts w:ascii="Arial" w:hAnsi="Arial" w:cs="Arial"/>
                <w:spacing w:val="-2"/>
              </w:rPr>
              <w:t xml:space="preserve"> </w:t>
            </w:r>
            <w:r w:rsidR="00C12992" w:rsidRPr="001058B5">
              <w:rPr>
                <w:rFonts w:ascii="Arial" w:hAnsi="Arial" w:cs="Arial"/>
              </w:rPr>
              <w:t>Provisioning</w:t>
            </w:r>
          </w:hyperlink>
          <w:r w:rsidR="00C12992" w:rsidRPr="001058B5">
            <w:rPr>
              <w:rFonts w:ascii="Arial" w:hAnsi="Arial" w:cs="Arial"/>
            </w:rPr>
            <w:tab/>
            <w:t>10-23</w:t>
          </w:r>
        </w:p>
        <w:p w14:paraId="74010ABC" w14:textId="77777777" w:rsidR="008C539B" w:rsidRPr="001058B5" w:rsidRDefault="008D1AB8">
          <w:pPr>
            <w:pStyle w:val="TOC8"/>
            <w:tabs>
              <w:tab w:val="right" w:leader="dot" w:pos="9339"/>
            </w:tabs>
            <w:rPr>
              <w:rFonts w:ascii="Arial" w:hAnsi="Arial" w:cs="Arial"/>
            </w:rPr>
          </w:pPr>
          <w:hyperlink w:anchor="_bookmark2314" w:history="1">
            <w:r w:rsidR="00C12992" w:rsidRPr="001058B5">
              <w:rPr>
                <w:rFonts w:ascii="Arial" w:hAnsi="Arial" w:cs="Arial"/>
              </w:rPr>
              <w:t>How the CONNECT Role Change Affects Applications Using</w:t>
            </w:r>
            <w:r w:rsidR="00C12992" w:rsidRPr="001058B5">
              <w:rPr>
                <w:rFonts w:ascii="Arial" w:hAnsi="Arial" w:cs="Arial"/>
                <w:spacing w:val="-13"/>
              </w:rPr>
              <w:t xml:space="preserve"> </w:t>
            </w:r>
            <w:r w:rsidR="00C12992" w:rsidRPr="001058B5">
              <w:rPr>
                <w:rFonts w:ascii="Arial" w:hAnsi="Arial" w:cs="Arial"/>
              </w:rPr>
              <w:t>New</w:t>
            </w:r>
            <w:r w:rsidR="00C12992" w:rsidRPr="001058B5">
              <w:rPr>
                <w:rFonts w:ascii="Arial" w:hAnsi="Arial" w:cs="Arial"/>
                <w:spacing w:val="-3"/>
              </w:rPr>
              <w:t xml:space="preserve"> </w:t>
            </w:r>
            <w:r w:rsidR="00C12992" w:rsidRPr="001058B5">
              <w:rPr>
                <w:rFonts w:ascii="Arial" w:hAnsi="Arial" w:cs="Arial"/>
              </w:rPr>
              <w:t>Databases</w:t>
            </w:r>
          </w:hyperlink>
          <w:r w:rsidR="00C12992" w:rsidRPr="001058B5">
            <w:rPr>
              <w:rFonts w:ascii="Arial" w:hAnsi="Arial" w:cs="Arial"/>
            </w:rPr>
            <w:tab/>
            <w:t>10-23</w:t>
          </w:r>
        </w:p>
        <w:p w14:paraId="6705D46B" w14:textId="77777777" w:rsidR="008C539B" w:rsidRPr="001058B5" w:rsidRDefault="008D1AB8">
          <w:pPr>
            <w:pStyle w:val="TOC5"/>
            <w:tabs>
              <w:tab w:val="right" w:leader="dot" w:pos="9339"/>
            </w:tabs>
            <w:spacing w:before="33"/>
            <w:rPr>
              <w:rFonts w:ascii="Arial" w:hAnsi="Arial" w:cs="Arial"/>
            </w:rPr>
          </w:pPr>
          <w:hyperlink w:anchor="_bookmark2316" w:history="1">
            <w:r w:rsidR="00C12992" w:rsidRPr="001058B5">
              <w:rPr>
                <w:rFonts w:ascii="Arial" w:hAnsi="Arial" w:cs="Arial"/>
              </w:rPr>
              <w:t>How the CONNECT Role Change</w:t>
            </w:r>
            <w:r w:rsidR="00C12992" w:rsidRPr="001058B5">
              <w:rPr>
                <w:rFonts w:ascii="Arial" w:hAnsi="Arial" w:cs="Arial"/>
                <w:spacing w:val="-4"/>
              </w:rPr>
              <w:t xml:space="preserve"> </w:t>
            </w:r>
            <w:r w:rsidR="00C12992" w:rsidRPr="001058B5">
              <w:rPr>
                <w:rFonts w:ascii="Arial" w:hAnsi="Arial" w:cs="Arial"/>
              </w:rPr>
              <w:t>Affects</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10-23</w:t>
          </w:r>
        </w:p>
        <w:p w14:paraId="65B2EC1A" w14:textId="77777777" w:rsidR="008C539B" w:rsidRPr="001058B5" w:rsidRDefault="008D1AB8">
          <w:pPr>
            <w:pStyle w:val="TOC8"/>
            <w:tabs>
              <w:tab w:val="right" w:leader="dot" w:pos="9339"/>
            </w:tabs>
            <w:rPr>
              <w:rFonts w:ascii="Arial" w:hAnsi="Arial" w:cs="Arial"/>
            </w:rPr>
          </w:pPr>
          <w:hyperlink w:anchor="_bookmark2318" w:history="1">
            <w:r w:rsidR="00C12992" w:rsidRPr="001058B5">
              <w:rPr>
                <w:rFonts w:ascii="Arial" w:hAnsi="Arial" w:cs="Arial"/>
              </w:rPr>
              <w:t>How the CONNECT Role Change Affects</w:t>
            </w:r>
            <w:r w:rsidR="00C12992" w:rsidRPr="001058B5">
              <w:rPr>
                <w:rFonts w:ascii="Arial" w:hAnsi="Arial" w:cs="Arial"/>
                <w:spacing w:val="-5"/>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10-23</w:t>
          </w:r>
        </w:p>
        <w:p w14:paraId="1C189C7B" w14:textId="77777777" w:rsidR="008C539B" w:rsidRPr="001058B5" w:rsidRDefault="008D1AB8">
          <w:pPr>
            <w:pStyle w:val="TOC8"/>
            <w:tabs>
              <w:tab w:val="right" w:leader="dot" w:pos="9339"/>
            </w:tabs>
            <w:rPr>
              <w:rFonts w:ascii="Arial" w:hAnsi="Arial" w:cs="Arial"/>
            </w:rPr>
          </w:pPr>
          <w:hyperlink w:anchor="_bookmark232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Developers</w:t>
            </w:r>
          </w:hyperlink>
          <w:r w:rsidR="00C12992" w:rsidRPr="001058B5">
            <w:rPr>
              <w:rFonts w:ascii="Arial" w:hAnsi="Arial" w:cs="Arial"/>
            </w:rPr>
            <w:tab/>
            <w:t>10-23</w:t>
          </w:r>
        </w:p>
        <w:p w14:paraId="7737D7E6" w14:textId="77777777" w:rsidR="008C539B" w:rsidRPr="001058B5" w:rsidRDefault="008D1AB8">
          <w:pPr>
            <w:pStyle w:val="TOC8"/>
            <w:tabs>
              <w:tab w:val="right" w:leader="dot" w:pos="9339"/>
            </w:tabs>
            <w:spacing w:before="32" w:after="240"/>
            <w:rPr>
              <w:rFonts w:ascii="Arial" w:hAnsi="Arial" w:cs="Arial"/>
            </w:rPr>
          </w:pPr>
          <w:hyperlink w:anchor="_bookmark2322" w:history="1">
            <w:r w:rsidR="00C12992" w:rsidRPr="001058B5">
              <w:rPr>
                <w:rFonts w:ascii="Arial" w:hAnsi="Arial" w:cs="Arial"/>
              </w:rPr>
              <w:t>How the CONNECT Role Change Affects Client</w:t>
            </w:r>
            <w:r w:rsidR="00C12992" w:rsidRPr="001058B5">
              <w:rPr>
                <w:rFonts w:ascii="Arial" w:hAnsi="Arial" w:cs="Arial"/>
                <w:spacing w:val="-9"/>
              </w:rPr>
              <w:t xml:space="preserve"> </w:t>
            </w:r>
            <w:r w:rsidR="00C12992" w:rsidRPr="001058B5">
              <w:rPr>
                <w:rFonts w:ascii="Arial" w:hAnsi="Arial" w:cs="Arial"/>
              </w:rPr>
              <w:t>Server</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t>10-23</w:t>
          </w:r>
        </w:p>
        <w:p w14:paraId="34627BC1" w14:textId="77777777" w:rsidR="008C539B" w:rsidRPr="001058B5" w:rsidRDefault="008D1AB8">
          <w:pPr>
            <w:pStyle w:val="TOC9"/>
            <w:tabs>
              <w:tab w:val="right" w:leader="dot" w:pos="9941"/>
            </w:tabs>
            <w:spacing w:before="81"/>
            <w:rPr>
              <w:rFonts w:ascii="Arial" w:hAnsi="Arial" w:cs="Arial"/>
            </w:rPr>
          </w:pPr>
          <w:hyperlink w:anchor="_bookmark2324" w:history="1">
            <w:r w:rsidR="00C12992" w:rsidRPr="001058B5">
              <w:rPr>
                <w:rFonts w:ascii="Arial" w:hAnsi="Arial" w:cs="Arial"/>
              </w:rPr>
              <w:t>Approaches to Addressing the CONNECT</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t>10-24</w:t>
          </w:r>
        </w:p>
        <w:p w14:paraId="413275DA" w14:textId="77777777" w:rsidR="008C539B" w:rsidRPr="001058B5" w:rsidRDefault="008D1AB8">
          <w:pPr>
            <w:tabs>
              <w:tab w:val="right" w:leader="dot" w:pos="9941"/>
            </w:tabs>
            <w:spacing w:before="31"/>
            <w:ind w:left="1900"/>
            <w:rPr>
              <w:rFonts w:ascii="Arial" w:hAnsi="Arial" w:cs="Arial"/>
              <w:sz w:val="20"/>
            </w:rPr>
          </w:pPr>
          <w:hyperlink w:anchor="_bookmark2325" w:history="1">
            <w:r w:rsidR="00C12992" w:rsidRPr="001058B5">
              <w:rPr>
                <w:rFonts w:ascii="Arial" w:hAnsi="Arial" w:cs="Arial"/>
                <w:sz w:val="20"/>
              </w:rPr>
              <w:t>Approach 1: Create a New</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Role</w:t>
            </w:r>
          </w:hyperlink>
          <w:r w:rsidR="00C12992" w:rsidRPr="001058B5">
            <w:rPr>
              <w:rFonts w:ascii="Arial" w:hAnsi="Arial" w:cs="Arial"/>
              <w:sz w:val="20"/>
            </w:rPr>
            <w:tab/>
            <w:t>10-24</w:t>
          </w:r>
        </w:p>
        <w:p w14:paraId="47E004C3" w14:textId="77777777" w:rsidR="008C539B" w:rsidRPr="001058B5" w:rsidRDefault="008D1AB8">
          <w:pPr>
            <w:tabs>
              <w:tab w:val="right" w:leader="dot" w:pos="9941"/>
            </w:tabs>
            <w:spacing w:before="32"/>
            <w:ind w:left="1900"/>
            <w:rPr>
              <w:rFonts w:ascii="Arial" w:hAnsi="Arial" w:cs="Arial"/>
              <w:sz w:val="20"/>
            </w:rPr>
          </w:pPr>
          <w:hyperlink w:anchor="_bookmark2326" w:history="1">
            <w:r w:rsidR="00C12992" w:rsidRPr="001058B5">
              <w:rPr>
                <w:rFonts w:ascii="Arial" w:hAnsi="Arial" w:cs="Arial"/>
                <w:sz w:val="20"/>
              </w:rPr>
              <w:t>Approach 2: Restore</w:t>
            </w:r>
            <w:r w:rsidR="00C12992" w:rsidRPr="001058B5">
              <w:rPr>
                <w:rFonts w:ascii="Arial" w:hAnsi="Arial" w:cs="Arial"/>
                <w:spacing w:val="-4"/>
                <w:sz w:val="20"/>
              </w:rPr>
              <w:t xml:space="preserve"> </w:t>
            </w:r>
            <w:r w:rsidR="00C12992" w:rsidRPr="001058B5">
              <w:rPr>
                <w:rFonts w:ascii="Arial" w:hAnsi="Arial" w:cs="Arial"/>
                <w:sz w:val="20"/>
              </w:rPr>
              <w:t>CONNECT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10-25</w:t>
          </w:r>
        </w:p>
        <w:p w14:paraId="78237B23" w14:textId="77777777" w:rsidR="008C539B" w:rsidRPr="001058B5" w:rsidRDefault="008D1AB8">
          <w:pPr>
            <w:tabs>
              <w:tab w:val="right" w:leader="dot" w:pos="9941"/>
            </w:tabs>
            <w:spacing w:before="31"/>
            <w:ind w:left="1900"/>
            <w:rPr>
              <w:rFonts w:ascii="Arial" w:hAnsi="Arial" w:cs="Arial"/>
              <w:sz w:val="20"/>
            </w:rPr>
          </w:pPr>
          <w:hyperlink w:anchor="_bookmark2329" w:history="1">
            <w:r w:rsidR="00C12992" w:rsidRPr="001058B5">
              <w:rPr>
                <w:rFonts w:ascii="Arial" w:hAnsi="Arial" w:cs="Arial"/>
                <w:sz w:val="20"/>
              </w:rPr>
              <w:t>Approach 3: Conduct Least</w:t>
            </w:r>
            <w:r w:rsidR="00C12992" w:rsidRPr="001058B5">
              <w:rPr>
                <w:rFonts w:ascii="Arial" w:hAnsi="Arial" w:cs="Arial"/>
                <w:spacing w:val="-5"/>
                <w:sz w:val="20"/>
              </w:rPr>
              <w:t xml:space="preserve"> </w:t>
            </w:r>
            <w:r w:rsidR="00C12992" w:rsidRPr="001058B5">
              <w:rPr>
                <w:rFonts w:ascii="Arial" w:hAnsi="Arial" w:cs="Arial"/>
                <w:sz w:val="20"/>
              </w:rPr>
              <w:t>Privilege</w:t>
            </w:r>
            <w:r w:rsidR="00C12992" w:rsidRPr="001058B5">
              <w:rPr>
                <w:rFonts w:ascii="Arial" w:hAnsi="Arial" w:cs="Arial"/>
                <w:spacing w:val="-2"/>
                <w:sz w:val="20"/>
              </w:rPr>
              <w:t xml:space="preserve"> </w:t>
            </w:r>
            <w:r w:rsidR="00C12992" w:rsidRPr="001058B5">
              <w:rPr>
                <w:rFonts w:ascii="Arial" w:hAnsi="Arial" w:cs="Arial"/>
                <w:sz w:val="20"/>
              </w:rPr>
              <w:t>Analysis</w:t>
            </w:r>
          </w:hyperlink>
          <w:r w:rsidR="00C12992" w:rsidRPr="001058B5">
            <w:rPr>
              <w:rFonts w:ascii="Arial" w:hAnsi="Arial" w:cs="Arial"/>
              <w:sz w:val="20"/>
            </w:rPr>
            <w:tab/>
            <w:t>10-25</w:t>
          </w:r>
        </w:p>
      </w:sdtContent>
    </w:sdt>
    <w:p w14:paraId="0437E6CE" w14:textId="77777777" w:rsidR="008C539B" w:rsidRPr="001058B5" w:rsidRDefault="008C539B">
      <w:pPr>
        <w:rPr>
          <w:rFonts w:ascii="Arial" w:hAnsi="Arial" w:cs="Arial"/>
          <w:sz w:val="20"/>
        </w:rPr>
        <w:sectPr w:rsidR="008C539B" w:rsidRPr="001058B5">
          <w:type w:val="continuous"/>
          <w:pgSz w:w="12240" w:h="15840"/>
          <w:pgMar w:top="1180" w:right="1060" w:bottom="629" w:left="1100" w:header="720" w:footer="720" w:gutter="0"/>
          <w:cols w:space="720"/>
        </w:sectPr>
      </w:pPr>
    </w:p>
    <w:p w14:paraId="6F9E0E54" w14:textId="77777777" w:rsidR="008C539B" w:rsidRPr="001058B5" w:rsidRDefault="008D1AB8">
      <w:pPr>
        <w:pStyle w:val="Heading5"/>
        <w:spacing w:before="305" w:line="417" w:lineRule="auto"/>
        <w:ind w:left="700" w:right="8332"/>
      </w:pPr>
      <w:hyperlink w:anchor="_bookmark2330" w:history="1">
        <w:r w:rsidR="00C12992" w:rsidRPr="001058B5">
          <w:t>Glossary</w:t>
        </w:r>
      </w:hyperlink>
      <w:r w:rsidR="00C12992" w:rsidRPr="001058B5">
        <w:t xml:space="preserve"> </w:t>
      </w:r>
      <w:hyperlink w:anchor="_bookmark2353" w:history="1">
        <w:r w:rsidR="00C12992" w:rsidRPr="001058B5">
          <w:t>Index</w:t>
        </w:r>
      </w:hyperlink>
    </w:p>
    <w:p w14:paraId="1D988DC6" w14:textId="77777777" w:rsidR="008C539B" w:rsidRPr="001058B5" w:rsidRDefault="008C539B">
      <w:pPr>
        <w:spacing w:line="417" w:lineRule="auto"/>
        <w:rPr>
          <w:rFonts w:ascii="Arial" w:hAnsi="Arial" w:cs="Arial"/>
        </w:rPr>
        <w:sectPr w:rsidR="008C539B" w:rsidRPr="001058B5">
          <w:type w:val="continuous"/>
          <w:pgSz w:w="12240" w:h="15840"/>
          <w:pgMar w:top="1180" w:right="1060" w:bottom="840" w:left="1100" w:header="720" w:footer="720" w:gutter="0"/>
          <w:cols w:space="720"/>
        </w:sectPr>
      </w:pPr>
    </w:p>
    <w:p w14:paraId="0083B615" w14:textId="77777777" w:rsidR="008C539B" w:rsidRPr="001058B5" w:rsidRDefault="00C12992">
      <w:pPr>
        <w:spacing w:before="94"/>
        <w:ind w:left="100"/>
        <w:rPr>
          <w:rFonts w:ascii="Arial" w:hAnsi="Arial" w:cs="Arial"/>
          <w:b/>
          <w:sz w:val="24"/>
        </w:rPr>
      </w:pPr>
      <w:r w:rsidRPr="001058B5">
        <w:rPr>
          <w:rFonts w:ascii="Arial" w:hAnsi="Arial" w:cs="Arial"/>
          <w:b/>
          <w:sz w:val="24"/>
        </w:rPr>
        <w:lastRenderedPageBreak/>
        <w:t>List of Examples</w:t>
      </w:r>
    </w:p>
    <w:p w14:paraId="57ECEC3D" w14:textId="77777777" w:rsidR="008C539B" w:rsidRPr="001058B5" w:rsidRDefault="008D1AB8">
      <w:pPr>
        <w:pStyle w:val="BodyText"/>
        <w:tabs>
          <w:tab w:val="left" w:pos="1299"/>
          <w:tab w:val="left" w:leader="dot" w:pos="9050"/>
        </w:tabs>
        <w:spacing w:before="130" w:line="244" w:lineRule="exact"/>
        <w:ind w:left="580"/>
        <w:rPr>
          <w:rFonts w:ascii="Arial" w:hAnsi="Arial" w:cs="Arial"/>
        </w:rPr>
      </w:pPr>
      <w:hyperlink w:anchor="_bookmark64" w:history="1">
        <w:r w:rsidR="00C12992" w:rsidRPr="001058B5">
          <w:rPr>
            <w:rFonts w:ascii="Arial" w:hAnsi="Arial" w:cs="Arial"/>
          </w:rPr>
          <w:t>2–1</w:t>
        </w:r>
      </w:hyperlink>
      <w:r w:rsidR="00C12992" w:rsidRPr="001058B5">
        <w:rPr>
          <w:rFonts w:ascii="Arial" w:hAnsi="Arial" w:cs="Arial"/>
        </w:rPr>
        <w:tab/>
        <w:t>Creating a User Account with the CREATE</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Privilege</w:t>
      </w:r>
      <w:r w:rsidR="00C12992" w:rsidRPr="001058B5">
        <w:rPr>
          <w:rFonts w:ascii="Arial" w:hAnsi="Arial" w:cs="Arial"/>
        </w:rPr>
        <w:tab/>
        <w:t>2-2</w:t>
      </w:r>
    </w:p>
    <w:p w14:paraId="372FCB3C"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102" w:history="1">
        <w:r w:rsidR="00C12992" w:rsidRPr="001058B5">
          <w:rPr>
            <w:rFonts w:ascii="Arial" w:hAnsi="Arial" w:cs="Arial"/>
          </w:rPr>
          <w:t>2–2</w:t>
        </w:r>
      </w:hyperlink>
      <w:r w:rsidR="00C12992" w:rsidRPr="001058B5">
        <w:rPr>
          <w:rFonts w:ascii="Arial" w:hAnsi="Arial" w:cs="Arial"/>
        </w:rPr>
        <w:tab/>
        <w:t>Altering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2-8</w:t>
      </w:r>
    </w:p>
    <w:p w14:paraId="3F949164"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112" w:history="1">
        <w:r w:rsidR="00C12992" w:rsidRPr="001058B5">
          <w:rPr>
            <w:rFonts w:ascii="Arial" w:hAnsi="Arial" w:cs="Arial"/>
          </w:rPr>
          <w:t>2–3</w:t>
        </w:r>
      </w:hyperlink>
      <w:r w:rsidR="00C12992" w:rsidRPr="001058B5">
        <w:rPr>
          <w:rFonts w:ascii="Arial" w:hAnsi="Arial" w:cs="Arial"/>
        </w:rPr>
        <w:tab/>
        <w:t>Using ORAPWD to Change the SYS</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2-9</w:t>
      </w:r>
    </w:p>
    <w:p w14:paraId="419A85F1"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56" w:history="1">
        <w:r w:rsidR="00C12992" w:rsidRPr="001058B5">
          <w:rPr>
            <w:rFonts w:ascii="Arial" w:hAnsi="Arial" w:cs="Arial"/>
          </w:rPr>
          <w:t>2–4</w:t>
        </w:r>
      </w:hyperlink>
      <w:r w:rsidR="00C12992" w:rsidRPr="001058B5">
        <w:rPr>
          <w:rFonts w:ascii="Arial" w:hAnsi="Arial" w:cs="Arial"/>
        </w:rPr>
        <w:tab/>
        <w:t>Querying V$SESSION for the Session ID of</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2-14</w:t>
      </w:r>
    </w:p>
    <w:p w14:paraId="60113582"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58" w:history="1">
        <w:r w:rsidR="00C12992" w:rsidRPr="001058B5">
          <w:rPr>
            <w:rFonts w:ascii="Arial" w:hAnsi="Arial" w:cs="Arial"/>
          </w:rPr>
          <w:t>2–5</w:t>
        </w:r>
      </w:hyperlink>
      <w:r w:rsidR="00C12992" w:rsidRPr="001058B5">
        <w:rPr>
          <w:rFonts w:ascii="Arial" w:hAnsi="Arial" w:cs="Arial"/>
        </w:rPr>
        <w:tab/>
        <w:t>Killing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2-14</w:t>
      </w:r>
    </w:p>
    <w:p w14:paraId="0F3E9698"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60" w:history="1">
        <w:r w:rsidR="00C12992" w:rsidRPr="001058B5">
          <w:rPr>
            <w:rFonts w:ascii="Arial" w:hAnsi="Arial" w:cs="Arial"/>
          </w:rPr>
          <w:t>2–6</w:t>
        </w:r>
      </w:hyperlink>
      <w:r w:rsidR="00C12992" w:rsidRPr="001058B5">
        <w:rPr>
          <w:rFonts w:ascii="Arial" w:hAnsi="Arial" w:cs="Arial"/>
        </w:rPr>
        <w:tab/>
        <w:t>Finding Objects Owned by</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2-15</w:t>
      </w:r>
    </w:p>
    <w:p w14:paraId="6F23FAF1"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63" w:history="1">
        <w:r w:rsidR="00C12992" w:rsidRPr="001058B5">
          <w:rPr>
            <w:rFonts w:ascii="Arial" w:hAnsi="Arial" w:cs="Arial"/>
          </w:rPr>
          <w:t>2–7</w:t>
        </w:r>
      </w:hyperlink>
      <w:r w:rsidR="00C12992" w:rsidRPr="001058B5">
        <w:rPr>
          <w:rFonts w:ascii="Arial" w:hAnsi="Arial" w:cs="Arial"/>
        </w:rPr>
        <w:tab/>
        <w:t>Dropping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2-15</w:t>
      </w:r>
    </w:p>
    <w:p w14:paraId="525ED275"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199" w:history="1">
        <w:r w:rsidR="00C12992" w:rsidRPr="001058B5">
          <w:rPr>
            <w:rFonts w:ascii="Arial" w:hAnsi="Arial" w:cs="Arial"/>
          </w:rPr>
          <w:t>3–1</w:t>
        </w:r>
      </w:hyperlink>
      <w:r w:rsidR="00C12992" w:rsidRPr="001058B5">
        <w:rPr>
          <w:rFonts w:ascii="Arial" w:hAnsi="Arial" w:cs="Arial"/>
        </w:rPr>
        <w:tab/>
        <w:t>Password Creation</w:t>
      </w:r>
      <w:r w:rsidR="00C12992" w:rsidRPr="001058B5">
        <w:rPr>
          <w:rFonts w:ascii="Arial" w:hAnsi="Arial" w:cs="Arial"/>
          <w:spacing w:val="-7"/>
        </w:rPr>
        <w:t xml:space="preserve"> </w:t>
      </w:r>
      <w:r w:rsidR="00C12992" w:rsidRPr="001058B5">
        <w:rPr>
          <w:rFonts w:ascii="Arial" w:hAnsi="Arial" w:cs="Arial"/>
        </w:rPr>
        <w:t>SQL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rPr>
        <w:tab/>
        <w:t>3-3</w:t>
      </w:r>
    </w:p>
    <w:p w14:paraId="1ABCA35B"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234" w:history="1">
        <w:r w:rsidR="00C12992" w:rsidRPr="001058B5">
          <w:rPr>
            <w:rFonts w:ascii="Arial" w:hAnsi="Arial" w:cs="Arial"/>
          </w:rPr>
          <w:t>3–2</w:t>
        </w:r>
      </w:hyperlink>
      <w:r w:rsidR="00C12992" w:rsidRPr="001058B5">
        <w:rPr>
          <w:rFonts w:ascii="Arial" w:hAnsi="Arial" w:cs="Arial"/>
        </w:rPr>
        <w:tab/>
        <w:t>Locking an Account with the CREATE</w:t>
      </w:r>
      <w:r w:rsidR="00C12992" w:rsidRPr="001058B5">
        <w:rPr>
          <w:rFonts w:ascii="Arial" w:hAnsi="Arial" w:cs="Arial"/>
          <w:spacing w:val="-13"/>
        </w:rPr>
        <w:t xml:space="preserve"> </w:t>
      </w:r>
      <w:r w:rsidR="00C12992" w:rsidRPr="001058B5">
        <w:rPr>
          <w:rFonts w:ascii="Arial" w:hAnsi="Arial" w:cs="Arial"/>
        </w:rPr>
        <w:t>PROFILE</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3-7</w:t>
      </w:r>
    </w:p>
    <w:p w14:paraId="51D38D29"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255" w:history="1">
        <w:r w:rsidR="00C12992" w:rsidRPr="001058B5">
          <w:rPr>
            <w:rFonts w:ascii="Arial" w:hAnsi="Arial" w:cs="Arial"/>
          </w:rPr>
          <w:t>3–3</w:t>
        </w:r>
      </w:hyperlink>
      <w:r w:rsidR="00C12992" w:rsidRPr="001058B5">
        <w:rPr>
          <w:rFonts w:ascii="Arial" w:hAnsi="Arial" w:cs="Arial"/>
        </w:rPr>
        <w:tab/>
        <w:t>Setting Password Aging and Expiration with</w:t>
      </w:r>
      <w:r w:rsidR="00C12992" w:rsidRPr="001058B5">
        <w:rPr>
          <w:rFonts w:ascii="Arial" w:hAnsi="Arial" w:cs="Arial"/>
          <w:spacing w:val="-18"/>
        </w:rPr>
        <w:t xml:space="preserve"> </w:t>
      </w:r>
      <w:r w:rsidR="00C12992" w:rsidRPr="001058B5">
        <w:rPr>
          <w:rFonts w:ascii="Arial" w:hAnsi="Arial" w:cs="Arial"/>
        </w:rPr>
        <w:t>CREATE</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3-9</w:t>
      </w:r>
    </w:p>
    <w:p w14:paraId="3BDB3317"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287" w:history="1">
        <w:r w:rsidR="00C12992" w:rsidRPr="001058B5">
          <w:rPr>
            <w:rFonts w:ascii="Arial" w:hAnsi="Arial" w:cs="Arial"/>
          </w:rPr>
          <w:t>3–4</w:t>
        </w:r>
      </w:hyperlink>
      <w:r w:rsidR="00C12992" w:rsidRPr="001058B5">
        <w:rPr>
          <w:rFonts w:ascii="Arial" w:hAnsi="Arial" w:cs="Arial"/>
        </w:rPr>
        <w:tab/>
        <w:t>Enabling Password</w:t>
      </w:r>
      <w:r w:rsidR="00C12992" w:rsidRPr="001058B5">
        <w:rPr>
          <w:rFonts w:ascii="Arial" w:hAnsi="Arial" w:cs="Arial"/>
          <w:spacing w:val="-7"/>
        </w:rPr>
        <w:t xml:space="preserve"> </w:t>
      </w:r>
      <w:r w:rsidR="00C12992" w:rsidRPr="001058B5">
        <w:rPr>
          <w:rFonts w:ascii="Arial" w:hAnsi="Arial" w:cs="Arial"/>
        </w:rPr>
        <w:t>Case</w:t>
      </w:r>
      <w:r w:rsidR="00C12992" w:rsidRPr="001058B5">
        <w:rPr>
          <w:rFonts w:ascii="Arial" w:hAnsi="Arial" w:cs="Arial"/>
          <w:spacing w:val="-3"/>
        </w:rPr>
        <w:t xml:space="preserve"> </w:t>
      </w:r>
      <w:r w:rsidR="00C12992" w:rsidRPr="001058B5">
        <w:rPr>
          <w:rFonts w:ascii="Arial" w:hAnsi="Arial" w:cs="Arial"/>
        </w:rPr>
        <w:t>Sensitivity</w:t>
      </w:r>
      <w:r w:rsidR="00C12992" w:rsidRPr="001058B5">
        <w:rPr>
          <w:rFonts w:ascii="Arial" w:hAnsi="Arial" w:cs="Arial"/>
        </w:rPr>
        <w:tab/>
        <w:t>3-14</w:t>
      </w:r>
    </w:p>
    <w:p w14:paraId="6343C0FC"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310" w:history="1">
        <w:r w:rsidR="00C12992" w:rsidRPr="001058B5">
          <w:rPr>
            <w:rFonts w:ascii="Arial" w:hAnsi="Arial" w:cs="Arial"/>
          </w:rPr>
          <w:t>3–5</w:t>
        </w:r>
      </w:hyperlink>
      <w:r w:rsidR="00C12992" w:rsidRPr="001058B5">
        <w:rPr>
          <w:rFonts w:ascii="Arial" w:hAnsi="Arial" w:cs="Arial"/>
        </w:rPr>
        <w:tab/>
        <w:t>Sample SQLNET.ORA File with Wallet</w:t>
      </w:r>
      <w:r w:rsidR="00C12992" w:rsidRPr="001058B5">
        <w:rPr>
          <w:rFonts w:ascii="Arial" w:hAnsi="Arial" w:cs="Arial"/>
          <w:spacing w:val="-15"/>
        </w:rPr>
        <w:t xml:space="preserve"> </w:t>
      </w:r>
      <w:r w:rsidR="00C12992" w:rsidRPr="001058B5">
        <w:rPr>
          <w:rFonts w:ascii="Arial" w:hAnsi="Arial" w:cs="Arial"/>
        </w:rPr>
        <w:t>Parameters</w:t>
      </w:r>
      <w:r w:rsidR="00C12992" w:rsidRPr="001058B5">
        <w:rPr>
          <w:rFonts w:ascii="Arial" w:hAnsi="Arial" w:cs="Arial"/>
          <w:spacing w:val="-4"/>
        </w:rPr>
        <w:t xml:space="preserve"> </w:t>
      </w:r>
      <w:r w:rsidR="00C12992" w:rsidRPr="001058B5">
        <w:rPr>
          <w:rFonts w:ascii="Arial" w:hAnsi="Arial" w:cs="Arial"/>
        </w:rPr>
        <w:t>Set</w:t>
      </w:r>
      <w:r w:rsidR="00C12992" w:rsidRPr="001058B5">
        <w:rPr>
          <w:rFonts w:ascii="Arial" w:hAnsi="Arial" w:cs="Arial"/>
        </w:rPr>
        <w:tab/>
        <w:t>3-20</w:t>
      </w:r>
    </w:p>
    <w:p w14:paraId="394F7643"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519" w:history="1">
        <w:r w:rsidR="00C12992" w:rsidRPr="001058B5">
          <w:rPr>
            <w:rFonts w:ascii="Arial" w:hAnsi="Arial" w:cs="Arial"/>
          </w:rPr>
          <w:t>4–1</w:t>
        </w:r>
      </w:hyperlink>
      <w:r w:rsidR="00C12992" w:rsidRPr="001058B5">
        <w:rPr>
          <w:rFonts w:ascii="Arial" w:hAnsi="Arial" w:cs="Arial"/>
        </w:rPr>
        <w:tab/>
        <w:t>Setting O7_DICTIONARY_ACCESSIBILITY</w:t>
      </w:r>
      <w:r w:rsidR="00C12992" w:rsidRPr="001058B5">
        <w:rPr>
          <w:rFonts w:ascii="Arial" w:hAnsi="Arial" w:cs="Arial"/>
          <w:spacing w:val="-5"/>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FALSE</w:t>
      </w:r>
      <w:r w:rsidR="00C12992" w:rsidRPr="001058B5">
        <w:rPr>
          <w:rFonts w:ascii="Arial" w:hAnsi="Arial" w:cs="Arial"/>
        </w:rPr>
        <w:tab/>
        <w:t>4-3</w:t>
      </w:r>
    </w:p>
    <w:p w14:paraId="3878C5B4"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649" w:history="1">
        <w:r w:rsidR="00C12992" w:rsidRPr="001058B5">
          <w:rPr>
            <w:rFonts w:ascii="Arial" w:hAnsi="Arial" w:cs="Arial"/>
          </w:rPr>
          <w:t>4–2</w:t>
        </w:r>
      </w:hyperlink>
      <w:r w:rsidR="00C12992" w:rsidRPr="001058B5">
        <w:rPr>
          <w:rFonts w:ascii="Arial" w:hAnsi="Arial" w:cs="Arial"/>
        </w:rPr>
        <w:tab/>
        <w:t>Creating a User Role Authorized by</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rPr>
        <w:tab/>
        <w:t>4-17</w:t>
      </w:r>
    </w:p>
    <w:p w14:paraId="0C454A4F"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654" w:history="1">
        <w:r w:rsidR="00C12992" w:rsidRPr="001058B5">
          <w:rPr>
            <w:rFonts w:ascii="Arial" w:hAnsi="Arial" w:cs="Arial"/>
          </w:rPr>
          <w:t>4–3</w:t>
        </w:r>
      </w:hyperlink>
      <w:r w:rsidR="00C12992" w:rsidRPr="001058B5">
        <w:rPr>
          <w:rFonts w:ascii="Arial" w:hAnsi="Arial" w:cs="Arial"/>
        </w:rPr>
        <w:tab/>
        <w:t>Altering a Role to be Authorized by an</w:t>
      </w:r>
      <w:r w:rsidR="00C12992" w:rsidRPr="001058B5">
        <w:rPr>
          <w:rFonts w:ascii="Arial" w:hAnsi="Arial" w:cs="Arial"/>
          <w:spacing w:val="-20"/>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4-17</w:t>
      </w:r>
    </w:p>
    <w:p w14:paraId="594069DA"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661" w:history="1">
        <w:r w:rsidR="00C12992" w:rsidRPr="001058B5">
          <w:rPr>
            <w:rFonts w:ascii="Arial" w:hAnsi="Arial" w:cs="Arial"/>
          </w:rPr>
          <w:t>4–4</w:t>
        </w:r>
      </w:hyperlink>
      <w:r w:rsidR="00C12992" w:rsidRPr="001058B5">
        <w:rPr>
          <w:rFonts w:ascii="Arial" w:hAnsi="Arial" w:cs="Arial"/>
        </w:rPr>
        <w:tab/>
        <w:t>Using SET ROLE for a</w:t>
      </w:r>
      <w:r w:rsidR="00C12992" w:rsidRPr="001058B5">
        <w:rPr>
          <w:rFonts w:ascii="Arial" w:hAnsi="Arial" w:cs="Arial"/>
          <w:spacing w:val="-14"/>
        </w:rPr>
        <w:t xml:space="preserve"> </w:t>
      </w:r>
      <w:r w:rsidR="00C12992" w:rsidRPr="001058B5">
        <w:rPr>
          <w:rFonts w:ascii="Arial" w:hAnsi="Arial" w:cs="Arial"/>
        </w:rPr>
        <w:t>Password-Authenticated</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rPr>
        <w:tab/>
        <w:t>4-18</w:t>
      </w:r>
    </w:p>
    <w:p w14:paraId="1729B008"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665" w:history="1">
        <w:r w:rsidR="00C12992" w:rsidRPr="001058B5">
          <w:rPr>
            <w:rFonts w:ascii="Arial" w:hAnsi="Arial" w:cs="Arial"/>
          </w:rPr>
          <w:t>4–5</w:t>
        </w:r>
      </w:hyperlink>
      <w:r w:rsidR="00C12992" w:rsidRPr="001058B5">
        <w:rPr>
          <w:rFonts w:ascii="Arial" w:hAnsi="Arial" w:cs="Arial"/>
        </w:rPr>
        <w:tab/>
        <w:t>Creating a Role Authorized by a PL/SQL Package for</w:t>
      </w:r>
      <w:r w:rsidR="00C12992" w:rsidRPr="001058B5">
        <w:rPr>
          <w:rFonts w:ascii="Arial" w:hAnsi="Arial" w:cs="Arial"/>
          <w:spacing w:val="-18"/>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rPr>
        <w:tab/>
        <w:t>4-18</w:t>
      </w:r>
    </w:p>
    <w:p w14:paraId="3552E299"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670" w:history="1">
        <w:r w:rsidR="00C12992" w:rsidRPr="001058B5">
          <w:rPr>
            <w:rFonts w:ascii="Arial" w:hAnsi="Arial" w:cs="Arial"/>
          </w:rPr>
          <w:t>4–6</w:t>
        </w:r>
      </w:hyperlink>
      <w:r w:rsidR="00C12992" w:rsidRPr="001058B5">
        <w:rPr>
          <w:rFonts w:ascii="Arial" w:hAnsi="Arial" w:cs="Arial"/>
        </w:rPr>
        <w:tab/>
        <w:t>Creating a Role Authorized by an</w:t>
      </w:r>
      <w:r w:rsidR="00C12992" w:rsidRPr="001058B5">
        <w:rPr>
          <w:rFonts w:ascii="Arial" w:hAnsi="Arial" w:cs="Arial"/>
          <w:spacing w:val="-14"/>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4-19</w:t>
      </w:r>
    </w:p>
    <w:p w14:paraId="47CBCA31"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682" w:history="1">
        <w:r w:rsidR="00C12992" w:rsidRPr="001058B5">
          <w:rPr>
            <w:rFonts w:ascii="Arial" w:hAnsi="Arial" w:cs="Arial"/>
          </w:rPr>
          <w:t>4–7</w:t>
        </w:r>
      </w:hyperlink>
      <w:r w:rsidR="00C12992" w:rsidRPr="001058B5">
        <w:rPr>
          <w:rFonts w:ascii="Arial" w:hAnsi="Arial" w:cs="Arial"/>
        </w:rPr>
        <w:tab/>
        <w:t>Creating a</w:t>
      </w:r>
      <w:r w:rsidR="00C12992" w:rsidRPr="001058B5">
        <w:rPr>
          <w:rFonts w:ascii="Arial" w:hAnsi="Arial" w:cs="Arial"/>
          <w:spacing w:val="-3"/>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rPr>
        <w:tab/>
        <w:t>4-19</w:t>
      </w:r>
    </w:p>
    <w:p w14:paraId="7018A5FF"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718" w:history="1">
        <w:r w:rsidR="00C12992" w:rsidRPr="001058B5">
          <w:rPr>
            <w:rFonts w:ascii="Arial" w:hAnsi="Arial" w:cs="Arial"/>
          </w:rPr>
          <w:t>4–8</w:t>
        </w:r>
      </w:hyperlink>
      <w:r w:rsidR="00C12992" w:rsidRPr="001058B5">
        <w:rPr>
          <w:rFonts w:ascii="Arial" w:hAnsi="Arial" w:cs="Arial"/>
        </w:rPr>
        <w:tab/>
        <w:t>Revoking All Object Privileges Using</w:t>
      </w:r>
      <w:r w:rsidR="00C12992" w:rsidRPr="001058B5">
        <w:rPr>
          <w:rFonts w:ascii="Arial" w:hAnsi="Arial" w:cs="Arial"/>
          <w:spacing w:val="-20"/>
        </w:rPr>
        <w:t xml:space="preserve"> </w:t>
      </w:r>
      <w:r w:rsidR="00C12992" w:rsidRPr="001058B5">
        <w:rPr>
          <w:rFonts w:ascii="Arial" w:hAnsi="Arial" w:cs="Arial"/>
        </w:rPr>
        <w:t>CASCADE</w:t>
      </w:r>
      <w:r w:rsidR="00C12992" w:rsidRPr="001058B5">
        <w:rPr>
          <w:rFonts w:ascii="Arial" w:hAnsi="Arial" w:cs="Arial"/>
          <w:spacing w:val="-4"/>
        </w:rPr>
        <w:t xml:space="preserve"> </w:t>
      </w:r>
      <w:r w:rsidR="00C12992" w:rsidRPr="001058B5">
        <w:rPr>
          <w:rFonts w:ascii="Arial" w:hAnsi="Arial" w:cs="Arial"/>
        </w:rPr>
        <w:t>CONSTRAINTS</w:t>
      </w:r>
      <w:r w:rsidR="00C12992" w:rsidRPr="001058B5">
        <w:rPr>
          <w:rFonts w:ascii="Arial" w:hAnsi="Arial" w:cs="Arial"/>
        </w:rPr>
        <w:tab/>
        <w:t>4-24</w:t>
      </w:r>
    </w:p>
    <w:p w14:paraId="7CA50C90"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769" w:history="1">
        <w:r w:rsidR="00C12992" w:rsidRPr="001058B5">
          <w:rPr>
            <w:rFonts w:ascii="Arial" w:hAnsi="Arial" w:cs="Arial"/>
          </w:rPr>
          <w:t>4–9</w:t>
        </w:r>
      </w:hyperlink>
      <w:r w:rsidR="00C12992" w:rsidRPr="001058B5">
        <w:rPr>
          <w:rFonts w:ascii="Arial" w:hAnsi="Arial" w:cs="Arial"/>
        </w:rPr>
        <w:tab/>
        <w:t>Compiling</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rPr>
        <w:tab/>
        <w:t>4-31</w:t>
      </w:r>
    </w:p>
    <w:p w14:paraId="62DFE3ED"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773" w:history="1">
        <w:r w:rsidR="00C12992" w:rsidRPr="001058B5">
          <w:rPr>
            <w:rFonts w:ascii="Arial" w:hAnsi="Arial" w:cs="Arial"/>
          </w:rPr>
          <w:t>4–10</w:t>
        </w:r>
      </w:hyperlink>
      <w:r w:rsidR="00C12992" w:rsidRPr="001058B5">
        <w:rPr>
          <w:rFonts w:ascii="Arial" w:hAnsi="Arial" w:cs="Arial"/>
        </w:rPr>
        <w:tab/>
        <w:t>Package Objects Affected by</w:t>
      </w:r>
      <w:r w:rsidR="00C12992" w:rsidRPr="001058B5">
        <w:rPr>
          <w:rFonts w:ascii="Arial" w:hAnsi="Arial" w:cs="Arial"/>
          <w:spacing w:val="-13"/>
        </w:rPr>
        <w:t xml:space="preserve"> </w:t>
      </w:r>
      <w:r w:rsidR="00C12992" w:rsidRPr="001058B5">
        <w:rPr>
          <w:rFonts w:ascii="Arial" w:hAnsi="Arial" w:cs="Arial"/>
        </w:rPr>
        <w:t>Procedure</w:t>
      </w:r>
      <w:r w:rsidR="00C12992" w:rsidRPr="001058B5">
        <w:rPr>
          <w:rFonts w:ascii="Arial" w:hAnsi="Arial" w:cs="Arial"/>
          <w:spacing w:val="-3"/>
        </w:rPr>
        <w:t xml:space="preserve"> </w:t>
      </w:r>
      <w:r w:rsidR="00C12992" w:rsidRPr="001058B5">
        <w:rPr>
          <w:rFonts w:ascii="Arial" w:hAnsi="Arial" w:cs="Arial"/>
        </w:rPr>
        <w:t>Privileges</w:t>
      </w:r>
      <w:r w:rsidR="00C12992" w:rsidRPr="001058B5">
        <w:rPr>
          <w:rFonts w:ascii="Arial" w:hAnsi="Arial" w:cs="Arial"/>
        </w:rPr>
        <w:tab/>
        <w:t>4-32</w:t>
      </w:r>
    </w:p>
    <w:p w14:paraId="4237DF6D"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797" w:history="1">
        <w:r w:rsidR="00C12992" w:rsidRPr="001058B5">
          <w:rPr>
            <w:rFonts w:ascii="Arial" w:hAnsi="Arial" w:cs="Arial"/>
          </w:rPr>
          <w:t>4–11</w:t>
        </w:r>
      </w:hyperlink>
      <w:r w:rsidR="00C12992" w:rsidRPr="001058B5">
        <w:rPr>
          <w:rFonts w:ascii="Arial" w:hAnsi="Arial" w:cs="Arial"/>
        </w:rPr>
        <w:tab/>
        <w:t>Granting a System Privilege and a Role to</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4-37</w:t>
      </w:r>
    </w:p>
    <w:p w14:paraId="74833AC0"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799" w:history="1">
        <w:r w:rsidR="00C12992" w:rsidRPr="001058B5">
          <w:rPr>
            <w:rFonts w:ascii="Arial" w:hAnsi="Arial" w:cs="Arial"/>
          </w:rPr>
          <w:t>4–12</w:t>
        </w:r>
      </w:hyperlink>
      <w:r w:rsidR="00C12992" w:rsidRPr="001058B5">
        <w:rPr>
          <w:rFonts w:ascii="Arial" w:hAnsi="Arial" w:cs="Arial"/>
        </w:rPr>
        <w:tab/>
        <w:t>Granting the EXECUTE Privilege on a</w:t>
      </w:r>
      <w:r w:rsidR="00C12992" w:rsidRPr="001058B5">
        <w:rPr>
          <w:rFonts w:ascii="Arial" w:hAnsi="Arial" w:cs="Arial"/>
          <w:spacing w:val="-14"/>
        </w:rPr>
        <w:t xml:space="preserve"> </w:t>
      </w:r>
      <w:r w:rsidR="00C12992" w:rsidRPr="001058B5">
        <w:rPr>
          <w:rFonts w:ascii="Arial" w:hAnsi="Arial" w:cs="Arial"/>
        </w:rPr>
        <w:t>Directory</w:t>
      </w:r>
      <w:r w:rsidR="00C12992" w:rsidRPr="001058B5">
        <w:rPr>
          <w:rFonts w:ascii="Arial" w:hAnsi="Arial" w:cs="Arial"/>
          <w:spacing w:val="-4"/>
        </w:rPr>
        <w:t xml:space="preserve"> </w:t>
      </w:r>
      <w:r w:rsidR="00C12992" w:rsidRPr="001058B5">
        <w:rPr>
          <w:rFonts w:ascii="Arial" w:hAnsi="Arial" w:cs="Arial"/>
        </w:rPr>
        <w:t>Object</w:t>
      </w:r>
      <w:r w:rsidR="00C12992" w:rsidRPr="001058B5">
        <w:rPr>
          <w:rFonts w:ascii="Arial" w:hAnsi="Arial" w:cs="Arial"/>
        </w:rPr>
        <w:tab/>
        <w:t>4-37</w:t>
      </w:r>
    </w:p>
    <w:p w14:paraId="6971D601"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804" w:history="1">
        <w:r w:rsidR="00C12992" w:rsidRPr="001058B5">
          <w:rPr>
            <w:rFonts w:ascii="Arial" w:hAnsi="Arial" w:cs="Arial"/>
          </w:rPr>
          <w:t>4–13</w:t>
        </w:r>
      </w:hyperlink>
      <w:r w:rsidR="00C12992" w:rsidRPr="001058B5">
        <w:rPr>
          <w:rFonts w:ascii="Arial" w:hAnsi="Arial" w:cs="Arial"/>
        </w:rPr>
        <w:tab/>
        <w:t>Granting the</w:t>
      </w:r>
      <w:r w:rsidR="00C12992" w:rsidRPr="001058B5">
        <w:rPr>
          <w:rFonts w:ascii="Arial" w:hAnsi="Arial" w:cs="Arial"/>
          <w:spacing w:val="-4"/>
        </w:rPr>
        <w:t xml:space="preserve"> </w:t>
      </w:r>
      <w:r w:rsidR="00C12992" w:rsidRPr="001058B5">
        <w:rPr>
          <w:rFonts w:ascii="Arial" w:hAnsi="Arial" w:cs="Arial"/>
        </w:rPr>
        <w:t>ADMIN</w:t>
      </w:r>
      <w:r w:rsidR="00C12992" w:rsidRPr="001058B5">
        <w:rPr>
          <w:rFonts w:ascii="Arial" w:hAnsi="Arial" w:cs="Arial"/>
          <w:spacing w:val="-2"/>
        </w:rPr>
        <w:t xml:space="preserve"> </w:t>
      </w:r>
      <w:r w:rsidR="00C12992" w:rsidRPr="001058B5">
        <w:rPr>
          <w:rFonts w:ascii="Arial" w:hAnsi="Arial" w:cs="Arial"/>
        </w:rPr>
        <w:t>Option</w:t>
      </w:r>
      <w:r w:rsidR="00C12992" w:rsidRPr="001058B5">
        <w:rPr>
          <w:rFonts w:ascii="Arial" w:hAnsi="Arial" w:cs="Arial"/>
        </w:rPr>
        <w:tab/>
        <w:t>4-38</w:t>
      </w:r>
    </w:p>
    <w:p w14:paraId="4F2BC0C0"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808" w:history="1">
        <w:r w:rsidR="00C12992" w:rsidRPr="001058B5">
          <w:rPr>
            <w:rFonts w:ascii="Arial" w:hAnsi="Arial" w:cs="Arial"/>
          </w:rPr>
          <w:t>4–14</w:t>
        </w:r>
      </w:hyperlink>
      <w:r w:rsidR="00C12992" w:rsidRPr="001058B5">
        <w:rPr>
          <w:rFonts w:ascii="Arial" w:hAnsi="Arial" w:cs="Arial"/>
        </w:rPr>
        <w:tab/>
        <w:t>Creating a New User with the</w:t>
      </w:r>
      <w:r w:rsidR="00C12992" w:rsidRPr="001058B5">
        <w:rPr>
          <w:rFonts w:ascii="Arial" w:hAnsi="Arial" w:cs="Arial"/>
          <w:spacing w:val="-14"/>
        </w:rPr>
        <w:t xml:space="preserve"> </w:t>
      </w:r>
      <w:r w:rsidR="00C12992" w:rsidRPr="001058B5">
        <w:rPr>
          <w:rFonts w:ascii="Arial" w:hAnsi="Arial" w:cs="Arial"/>
        </w:rPr>
        <w:t>GRANT</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4-38</w:t>
      </w:r>
    </w:p>
    <w:p w14:paraId="5C8E5E2A"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812" w:history="1">
        <w:r w:rsidR="00C12992" w:rsidRPr="001058B5">
          <w:rPr>
            <w:rFonts w:ascii="Arial" w:hAnsi="Arial" w:cs="Arial"/>
          </w:rPr>
          <w:t>4–15</w:t>
        </w:r>
      </w:hyperlink>
      <w:r w:rsidR="00C12992" w:rsidRPr="001058B5">
        <w:rPr>
          <w:rFonts w:ascii="Arial" w:hAnsi="Arial" w:cs="Arial"/>
        </w:rPr>
        <w:tab/>
        <w:t>Granting Object Privileges</w:t>
      </w:r>
      <w:r w:rsidR="00C12992" w:rsidRPr="001058B5">
        <w:rPr>
          <w:rFonts w:ascii="Arial" w:hAnsi="Arial" w:cs="Arial"/>
          <w:spacing w:val="-8"/>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Users</w:t>
      </w:r>
      <w:r w:rsidR="00C12992" w:rsidRPr="001058B5">
        <w:rPr>
          <w:rFonts w:ascii="Arial" w:hAnsi="Arial" w:cs="Arial"/>
        </w:rPr>
        <w:tab/>
        <w:t>4-39</w:t>
      </w:r>
    </w:p>
    <w:p w14:paraId="5CBF57FC"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868" w:history="1">
        <w:r w:rsidR="00C12992" w:rsidRPr="001058B5">
          <w:rPr>
            <w:rFonts w:ascii="Arial" w:hAnsi="Arial" w:cs="Arial"/>
          </w:rPr>
          <w:t>4–16</w:t>
        </w:r>
      </w:hyperlink>
      <w:r w:rsidR="00C12992" w:rsidRPr="001058B5">
        <w:rPr>
          <w:rFonts w:ascii="Arial" w:hAnsi="Arial" w:cs="Arial"/>
        </w:rPr>
        <w:tab/>
        <w:t>Using SET ROLE to Grant a Role and Specify</w:t>
      </w:r>
      <w:r w:rsidR="00C12992" w:rsidRPr="001058B5">
        <w:rPr>
          <w:rFonts w:ascii="Arial" w:hAnsi="Arial" w:cs="Arial"/>
          <w:spacing w:val="-20"/>
        </w:rPr>
        <w:t xml:space="preserve"> </w:t>
      </w:r>
      <w:r w:rsidR="00C12992" w:rsidRPr="001058B5">
        <w:rPr>
          <w:rFonts w:ascii="Arial" w:hAnsi="Arial" w:cs="Arial"/>
        </w:rPr>
        <w:t>a</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rPr>
        <w:tab/>
        <w:t>4-48</w:t>
      </w:r>
    </w:p>
    <w:p w14:paraId="339F3983"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869" w:history="1">
        <w:r w:rsidR="00C12992" w:rsidRPr="001058B5">
          <w:rPr>
            <w:rFonts w:ascii="Arial" w:hAnsi="Arial" w:cs="Arial"/>
          </w:rPr>
          <w:t>4–17</w:t>
        </w:r>
      </w:hyperlink>
      <w:r w:rsidR="00C12992" w:rsidRPr="001058B5">
        <w:rPr>
          <w:rFonts w:ascii="Arial" w:hAnsi="Arial" w:cs="Arial"/>
        </w:rPr>
        <w:tab/>
        <w:t>Using SET ROLE to Disable</w:t>
      </w:r>
      <w:r w:rsidR="00C12992" w:rsidRPr="001058B5">
        <w:rPr>
          <w:rFonts w:ascii="Arial" w:hAnsi="Arial" w:cs="Arial"/>
          <w:spacing w:val="-10"/>
        </w:rPr>
        <w:t xml:space="preserve"> </w:t>
      </w:r>
      <w:r w:rsidR="00C12992" w:rsidRPr="001058B5">
        <w:rPr>
          <w:rFonts w:ascii="Arial" w:hAnsi="Arial" w:cs="Arial"/>
        </w:rPr>
        <w:t>All</w:t>
      </w:r>
      <w:r w:rsidR="00C12992" w:rsidRPr="001058B5">
        <w:rPr>
          <w:rFonts w:ascii="Arial" w:hAnsi="Arial" w:cs="Arial"/>
          <w:spacing w:val="-2"/>
        </w:rPr>
        <w:t xml:space="preserve"> </w:t>
      </w:r>
      <w:r w:rsidR="00C12992" w:rsidRPr="001058B5">
        <w:rPr>
          <w:rFonts w:ascii="Arial" w:hAnsi="Arial" w:cs="Arial"/>
        </w:rPr>
        <w:t>Roles</w:t>
      </w:r>
      <w:r w:rsidR="00C12992" w:rsidRPr="001058B5">
        <w:rPr>
          <w:rFonts w:ascii="Arial" w:hAnsi="Arial" w:cs="Arial"/>
        </w:rPr>
        <w:tab/>
        <w:t>4-48</w:t>
      </w:r>
    </w:p>
    <w:p w14:paraId="7E6E1DB1"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873" w:history="1">
        <w:r w:rsidR="00C12992" w:rsidRPr="001058B5">
          <w:rPr>
            <w:rFonts w:ascii="Arial" w:hAnsi="Arial" w:cs="Arial"/>
          </w:rPr>
          <w:t>4–18</w:t>
        </w:r>
      </w:hyperlink>
      <w:r w:rsidR="00C12992" w:rsidRPr="001058B5">
        <w:rPr>
          <w:rFonts w:ascii="Arial" w:hAnsi="Arial" w:cs="Arial"/>
        </w:rPr>
        <w:tab/>
        <w:t>Using ALTER USER to Set</w:t>
      </w:r>
      <w:r w:rsidR="00C12992" w:rsidRPr="001058B5">
        <w:rPr>
          <w:rFonts w:ascii="Arial" w:hAnsi="Arial" w:cs="Arial"/>
          <w:spacing w:val="-9"/>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4-49</w:t>
      </w:r>
    </w:p>
    <w:p w14:paraId="61761DF6"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918" w:history="1">
        <w:r w:rsidR="00C12992" w:rsidRPr="001058B5">
          <w:rPr>
            <w:rFonts w:ascii="Arial" w:hAnsi="Arial" w:cs="Arial"/>
          </w:rPr>
          <w:t>4–19</w:t>
        </w:r>
      </w:hyperlink>
      <w:r w:rsidR="00C12992" w:rsidRPr="001058B5">
        <w:rPr>
          <w:rFonts w:ascii="Arial" w:hAnsi="Arial" w:cs="Arial"/>
        </w:rPr>
        <w:tab/>
        <w:t>Creating an Access Control List for a Single Role and</w:t>
      </w:r>
      <w:r w:rsidR="00C12992" w:rsidRPr="001058B5">
        <w:rPr>
          <w:rFonts w:ascii="Arial" w:hAnsi="Arial" w:cs="Arial"/>
          <w:spacing w:val="-24"/>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w:t>
      </w:r>
      <w:r w:rsidR="00C12992" w:rsidRPr="001058B5">
        <w:rPr>
          <w:rFonts w:ascii="Arial" w:hAnsi="Arial" w:cs="Arial"/>
        </w:rPr>
        <w:tab/>
        <w:t>4-60</w:t>
      </w:r>
    </w:p>
    <w:p w14:paraId="0B686094"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920" w:history="1">
        <w:r w:rsidR="00C12992" w:rsidRPr="001058B5">
          <w:rPr>
            <w:rFonts w:ascii="Arial" w:hAnsi="Arial" w:cs="Arial"/>
          </w:rPr>
          <w:t>4–20</w:t>
        </w:r>
      </w:hyperlink>
      <w:r w:rsidR="00C12992" w:rsidRPr="001058B5">
        <w:rPr>
          <w:rFonts w:ascii="Arial" w:hAnsi="Arial" w:cs="Arial"/>
        </w:rPr>
        <w:tab/>
        <w:t>Creating an Access Control List for Multiple Roles and</w:t>
      </w:r>
      <w:r w:rsidR="00C12992" w:rsidRPr="001058B5">
        <w:rPr>
          <w:rFonts w:ascii="Arial" w:hAnsi="Arial" w:cs="Arial"/>
          <w:spacing w:val="-22"/>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4-61</w:t>
      </w:r>
    </w:p>
    <w:p w14:paraId="3E4DCB0F" w14:textId="77777777" w:rsidR="008C539B" w:rsidRPr="001058B5" w:rsidRDefault="008D1AB8">
      <w:pPr>
        <w:pStyle w:val="BodyText"/>
        <w:tabs>
          <w:tab w:val="left" w:pos="1299"/>
          <w:tab w:val="left" w:leader="dot" w:pos="8940"/>
        </w:tabs>
        <w:spacing w:before="2" w:line="232" w:lineRule="auto"/>
        <w:ind w:left="580" w:right="739"/>
        <w:rPr>
          <w:rFonts w:ascii="Arial" w:hAnsi="Arial" w:cs="Arial"/>
        </w:rPr>
      </w:pPr>
      <w:hyperlink w:anchor="_bookmark921" w:history="1">
        <w:r w:rsidR="00C12992" w:rsidRPr="001058B5">
          <w:rPr>
            <w:rFonts w:ascii="Arial" w:hAnsi="Arial" w:cs="Arial"/>
          </w:rPr>
          <w:t>4–21</w:t>
        </w:r>
      </w:hyperlink>
      <w:r w:rsidR="00C12992" w:rsidRPr="001058B5">
        <w:rPr>
          <w:rFonts w:ascii="Arial" w:hAnsi="Arial" w:cs="Arial"/>
        </w:rPr>
        <w:tab/>
        <w:t xml:space="preserve">Using the DBA_NETWORK_ACL_PRIVILEGES View to Show Granted Privileges ... 4-62 </w:t>
      </w:r>
      <w:hyperlink w:anchor="_bookmark922" w:history="1">
        <w:r w:rsidR="00C12992" w:rsidRPr="001058B5">
          <w:rPr>
            <w:rFonts w:ascii="Arial" w:hAnsi="Arial" w:cs="Arial"/>
          </w:rPr>
          <w:t>4–22</w:t>
        </w:r>
      </w:hyperlink>
      <w:r w:rsidR="00C12992" w:rsidRPr="001058B5">
        <w:rPr>
          <w:rFonts w:ascii="Arial" w:hAnsi="Arial" w:cs="Arial"/>
        </w:rPr>
        <w:tab/>
        <w:t>Using the DBA_NETWORK_ACLS View to Show</w:t>
      </w:r>
      <w:r w:rsidR="00C12992" w:rsidRPr="001058B5">
        <w:rPr>
          <w:rFonts w:ascii="Arial" w:hAnsi="Arial" w:cs="Arial"/>
          <w:spacing w:val="-20"/>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Assignments</w:t>
      </w:r>
      <w:r w:rsidR="00C12992" w:rsidRPr="001058B5">
        <w:rPr>
          <w:rFonts w:ascii="Arial" w:hAnsi="Arial" w:cs="Arial"/>
        </w:rPr>
        <w:tab/>
      </w:r>
      <w:r w:rsidR="00C12992" w:rsidRPr="001058B5">
        <w:rPr>
          <w:rFonts w:ascii="Arial" w:hAnsi="Arial" w:cs="Arial"/>
          <w:w w:val="95"/>
        </w:rPr>
        <w:t>4-62</w:t>
      </w:r>
    </w:p>
    <w:p w14:paraId="4973C841" w14:textId="77777777" w:rsidR="008C539B" w:rsidRPr="001058B5" w:rsidRDefault="008D1AB8">
      <w:pPr>
        <w:pStyle w:val="BodyText"/>
        <w:tabs>
          <w:tab w:val="left" w:pos="1299"/>
          <w:tab w:val="left" w:leader="dot" w:pos="8940"/>
        </w:tabs>
        <w:spacing w:line="238" w:lineRule="exact"/>
        <w:ind w:left="580"/>
        <w:rPr>
          <w:rFonts w:ascii="Arial" w:hAnsi="Arial" w:cs="Arial"/>
        </w:rPr>
      </w:pPr>
      <w:hyperlink w:anchor="_bookmark924" w:history="1">
        <w:r w:rsidR="00C12992" w:rsidRPr="001058B5">
          <w:rPr>
            <w:rFonts w:ascii="Arial" w:hAnsi="Arial" w:cs="Arial"/>
          </w:rPr>
          <w:t>4–23</w:t>
        </w:r>
      </w:hyperlink>
      <w:r w:rsidR="00C12992" w:rsidRPr="001058B5">
        <w:rPr>
          <w:rFonts w:ascii="Arial" w:hAnsi="Arial" w:cs="Arial"/>
        </w:rPr>
        <w:tab/>
        <w:t>Configuring ACL Access Using Passwords in a</w:t>
      </w:r>
      <w:r w:rsidR="00C12992" w:rsidRPr="001058B5">
        <w:rPr>
          <w:rFonts w:ascii="Arial" w:hAnsi="Arial" w:cs="Arial"/>
          <w:spacing w:val="-18"/>
        </w:rPr>
        <w:t xml:space="preserve"> </w:t>
      </w:r>
      <w:r w:rsidR="00C12992" w:rsidRPr="001058B5">
        <w:rPr>
          <w:rFonts w:ascii="Arial" w:hAnsi="Arial" w:cs="Arial"/>
        </w:rPr>
        <w:t>Non-Shared</w:t>
      </w:r>
      <w:r w:rsidR="00C12992" w:rsidRPr="001058B5">
        <w:rPr>
          <w:rFonts w:ascii="Arial" w:hAnsi="Arial" w:cs="Arial"/>
          <w:spacing w:val="-4"/>
        </w:rPr>
        <w:t xml:space="preserve"> </w:t>
      </w:r>
      <w:r w:rsidR="00C12992" w:rsidRPr="001058B5">
        <w:rPr>
          <w:rFonts w:ascii="Arial" w:hAnsi="Arial" w:cs="Arial"/>
        </w:rPr>
        <w:t>Wallet</w:t>
      </w:r>
      <w:r w:rsidR="00C12992" w:rsidRPr="001058B5">
        <w:rPr>
          <w:rFonts w:ascii="Arial" w:hAnsi="Arial" w:cs="Arial"/>
        </w:rPr>
        <w:tab/>
        <w:t>4-63</w:t>
      </w:r>
    </w:p>
    <w:p w14:paraId="79D63C3A"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926" w:history="1">
        <w:r w:rsidR="00C12992" w:rsidRPr="001058B5">
          <w:rPr>
            <w:rFonts w:ascii="Arial" w:hAnsi="Arial" w:cs="Arial"/>
          </w:rPr>
          <w:t>4–24</w:t>
        </w:r>
      </w:hyperlink>
      <w:r w:rsidR="00C12992" w:rsidRPr="001058B5">
        <w:rPr>
          <w:rFonts w:ascii="Arial" w:hAnsi="Arial" w:cs="Arial"/>
        </w:rPr>
        <w:tab/>
        <w:t>Configuring ACL Access for a Wallet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4-64</w:t>
      </w:r>
    </w:p>
    <w:p w14:paraId="2AD17C60"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939" w:history="1">
        <w:r w:rsidR="00C12992" w:rsidRPr="001058B5">
          <w:rPr>
            <w:rFonts w:ascii="Arial" w:hAnsi="Arial" w:cs="Arial"/>
          </w:rPr>
          <w:t>4–25</w:t>
        </w:r>
      </w:hyperlink>
      <w:r w:rsidR="00C12992" w:rsidRPr="001058B5">
        <w:rPr>
          <w:rFonts w:ascii="Arial" w:hAnsi="Arial" w:cs="Arial"/>
        </w:rPr>
        <w:tab/>
        <w:t>Administrator Checking User Permissions for Network</w:t>
      </w:r>
      <w:r w:rsidR="00C12992" w:rsidRPr="001058B5">
        <w:rPr>
          <w:rFonts w:ascii="Arial" w:hAnsi="Arial" w:cs="Arial"/>
          <w:spacing w:val="-25"/>
        </w:rPr>
        <w:t xml:space="preserve"> </w:t>
      </w:r>
      <w:r w:rsidR="00C12992" w:rsidRPr="001058B5">
        <w:rPr>
          <w:rFonts w:ascii="Arial" w:hAnsi="Arial" w:cs="Arial"/>
        </w:rPr>
        <w:t>Host</w:t>
      </w:r>
      <w:r w:rsidR="00C12992" w:rsidRPr="001058B5">
        <w:rPr>
          <w:rFonts w:ascii="Arial" w:hAnsi="Arial" w:cs="Arial"/>
          <w:spacing w:val="-4"/>
        </w:rPr>
        <w:t xml:space="preserve"> </w:t>
      </w:r>
      <w:r w:rsidR="00C12992" w:rsidRPr="001058B5">
        <w:rPr>
          <w:rFonts w:ascii="Arial" w:hAnsi="Arial" w:cs="Arial"/>
        </w:rPr>
        <w:t>Connections</w:t>
      </w:r>
      <w:r w:rsidR="00C12992" w:rsidRPr="001058B5">
        <w:rPr>
          <w:rFonts w:ascii="Arial" w:hAnsi="Arial" w:cs="Arial"/>
        </w:rPr>
        <w:tab/>
        <w:t>4-67</w:t>
      </w:r>
    </w:p>
    <w:p w14:paraId="419D39BB"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941" w:history="1">
        <w:r w:rsidR="00C12992" w:rsidRPr="001058B5">
          <w:rPr>
            <w:rFonts w:ascii="Arial" w:hAnsi="Arial" w:cs="Arial"/>
          </w:rPr>
          <w:t>4–26</w:t>
        </w:r>
      </w:hyperlink>
      <w:r w:rsidR="00C12992" w:rsidRPr="001058B5">
        <w:rPr>
          <w:rFonts w:ascii="Arial" w:hAnsi="Arial" w:cs="Arial"/>
        </w:rPr>
        <w:tab/>
        <w:t>Administrator Checking Permissions for Domain</w:t>
      </w:r>
      <w:r w:rsidR="00C12992" w:rsidRPr="001058B5">
        <w:rPr>
          <w:rFonts w:ascii="Arial" w:hAnsi="Arial" w:cs="Arial"/>
          <w:spacing w:val="-16"/>
        </w:rPr>
        <w:t xml:space="preserve"> </w:t>
      </w:r>
      <w:r w:rsidR="00C12992" w:rsidRPr="001058B5">
        <w:rPr>
          <w:rFonts w:ascii="Arial" w:hAnsi="Arial" w:cs="Arial"/>
        </w:rPr>
        <w:t>Name</w:t>
      </w:r>
      <w:r w:rsidR="00C12992" w:rsidRPr="001058B5">
        <w:rPr>
          <w:rFonts w:ascii="Arial" w:hAnsi="Arial" w:cs="Arial"/>
          <w:spacing w:val="-5"/>
        </w:rPr>
        <w:t xml:space="preserve"> </w:t>
      </w:r>
      <w:r w:rsidR="00C12992" w:rsidRPr="001058B5">
        <w:rPr>
          <w:rFonts w:ascii="Arial" w:hAnsi="Arial" w:cs="Arial"/>
        </w:rPr>
        <w:t>Resolution</w:t>
      </w:r>
      <w:r w:rsidR="00C12992" w:rsidRPr="001058B5">
        <w:rPr>
          <w:rFonts w:ascii="Arial" w:hAnsi="Arial" w:cs="Arial"/>
        </w:rPr>
        <w:tab/>
        <w:t>4-68</w:t>
      </w:r>
    </w:p>
    <w:p w14:paraId="47BC8004"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945" w:history="1">
        <w:r w:rsidR="00C12992" w:rsidRPr="001058B5">
          <w:rPr>
            <w:rFonts w:ascii="Arial" w:hAnsi="Arial" w:cs="Arial"/>
          </w:rPr>
          <w:t>4–27</w:t>
        </w:r>
      </w:hyperlink>
      <w:r w:rsidR="00C12992" w:rsidRPr="001058B5">
        <w:rPr>
          <w:rFonts w:ascii="Arial" w:hAnsi="Arial" w:cs="Arial"/>
        </w:rPr>
        <w:tab/>
        <w:t>User Checking Permissions for Network</w:t>
      </w:r>
      <w:r w:rsidR="00C12992" w:rsidRPr="001058B5">
        <w:rPr>
          <w:rFonts w:ascii="Arial" w:hAnsi="Arial" w:cs="Arial"/>
          <w:spacing w:val="-19"/>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4-69</w:t>
      </w:r>
    </w:p>
    <w:p w14:paraId="2588056D"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947" w:history="1">
        <w:r w:rsidR="00C12992" w:rsidRPr="001058B5">
          <w:rPr>
            <w:rFonts w:ascii="Arial" w:hAnsi="Arial" w:cs="Arial"/>
          </w:rPr>
          <w:t>4–28</w:t>
        </w:r>
      </w:hyperlink>
      <w:r w:rsidR="00C12992" w:rsidRPr="001058B5">
        <w:rPr>
          <w:rFonts w:ascii="Arial" w:hAnsi="Arial" w:cs="Arial"/>
        </w:rPr>
        <w:tab/>
        <w:t>User Checking Privileges for Domain</w:t>
      </w:r>
      <w:r w:rsidR="00C12992" w:rsidRPr="001058B5">
        <w:rPr>
          <w:rFonts w:ascii="Arial" w:hAnsi="Arial" w:cs="Arial"/>
          <w:spacing w:val="-15"/>
        </w:rPr>
        <w:t xml:space="preserve"> </w:t>
      </w:r>
      <w:r w:rsidR="00C12992" w:rsidRPr="001058B5">
        <w:rPr>
          <w:rFonts w:ascii="Arial" w:hAnsi="Arial" w:cs="Arial"/>
        </w:rPr>
        <w:t>Name</w:t>
      </w:r>
      <w:r w:rsidR="00C12992" w:rsidRPr="001058B5">
        <w:rPr>
          <w:rFonts w:ascii="Arial" w:hAnsi="Arial" w:cs="Arial"/>
          <w:spacing w:val="-4"/>
        </w:rPr>
        <w:t xml:space="preserve"> </w:t>
      </w:r>
      <w:r w:rsidR="00C12992" w:rsidRPr="001058B5">
        <w:rPr>
          <w:rFonts w:ascii="Arial" w:hAnsi="Arial" w:cs="Arial"/>
        </w:rPr>
        <w:t>Resolution</w:t>
      </w:r>
      <w:r w:rsidR="00C12992" w:rsidRPr="001058B5">
        <w:rPr>
          <w:rFonts w:ascii="Arial" w:hAnsi="Arial" w:cs="Arial"/>
        </w:rPr>
        <w:tab/>
        <w:t>4-69</w:t>
      </w:r>
    </w:p>
    <w:p w14:paraId="6E44F69E"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1030" w:history="1">
        <w:r w:rsidR="00C12992" w:rsidRPr="001058B5">
          <w:rPr>
            <w:rFonts w:ascii="Arial" w:hAnsi="Arial" w:cs="Arial"/>
          </w:rPr>
          <w:t>5–1</w:t>
        </w:r>
      </w:hyperlink>
      <w:r w:rsidR="00C12992" w:rsidRPr="001058B5">
        <w:rPr>
          <w:rFonts w:ascii="Arial" w:hAnsi="Arial" w:cs="Arial"/>
        </w:rPr>
        <w:tab/>
        <w:t>Java Code for</w:t>
      </w:r>
      <w:r w:rsidR="00C12992" w:rsidRPr="001058B5">
        <w:rPr>
          <w:rFonts w:ascii="Arial" w:hAnsi="Arial" w:cs="Arial"/>
          <w:spacing w:val="-7"/>
        </w:rPr>
        <w:t xml:space="preserve"> </w:t>
      </w:r>
      <w:r w:rsidR="00C12992" w:rsidRPr="001058B5">
        <w:rPr>
          <w:rFonts w:ascii="Arial" w:hAnsi="Arial" w:cs="Arial"/>
        </w:rPr>
        <w:t>Reading</w:t>
      </w:r>
      <w:r w:rsidR="00C12992" w:rsidRPr="001058B5">
        <w:rPr>
          <w:rFonts w:ascii="Arial" w:hAnsi="Arial" w:cs="Arial"/>
          <w:spacing w:val="-3"/>
        </w:rPr>
        <w:t xml:space="preserve"> </w:t>
      </w:r>
      <w:r w:rsidR="00C12992" w:rsidRPr="001058B5">
        <w:rPr>
          <w:rFonts w:ascii="Arial" w:hAnsi="Arial" w:cs="Arial"/>
        </w:rPr>
        <w:t>Passwords</w:t>
      </w:r>
      <w:r w:rsidR="00C12992" w:rsidRPr="001058B5">
        <w:rPr>
          <w:rFonts w:ascii="Arial" w:hAnsi="Arial" w:cs="Arial"/>
        </w:rPr>
        <w:tab/>
        <w:t>5-7</w:t>
      </w:r>
    </w:p>
    <w:p w14:paraId="66B60B4D"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1159" w:history="1">
        <w:r w:rsidR="00C12992" w:rsidRPr="001058B5">
          <w:rPr>
            <w:rFonts w:ascii="Arial" w:hAnsi="Arial" w:cs="Arial"/>
          </w:rPr>
          <w:t>6–1</w:t>
        </w:r>
      </w:hyperlink>
      <w:r w:rsidR="00C12992" w:rsidRPr="001058B5">
        <w:rPr>
          <w:rFonts w:ascii="Arial" w:hAnsi="Arial" w:cs="Arial"/>
        </w:rPr>
        <w:tab/>
        <w:t>Creating a Database Session-Based</w:t>
      </w:r>
      <w:r w:rsidR="00C12992" w:rsidRPr="001058B5">
        <w:rPr>
          <w:rFonts w:ascii="Arial" w:hAnsi="Arial" w:cs="Arial"/>
          <w:spacing w:val="-9"/>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rPr>
        <w:tab/>
        <w:t>6-6</w:t>
      </w:r>
    </w:p>
    <w:p w14:paraId="70DC6535" w14:textId="77777777" w:rsidR="008C539B" w:rsidRPr="001058B5" w:rsidRDefault="008D1AB8">
      <w:pPr>
        <w:pStyle w:val="BodyText"/>
        <w:tabs>
          <w:tab w:val="left" w:pos="1299"/>
          <w:tab w:val="left" w:leader="dot" w:pos="9050"/>
        </w:tabs>
        <w:spacing w:line="240" w:lineRule="exact"/>
        <w:ind w:left="580"/>
        <w:rPr>
          <w:rFonts w:ascii="Arial" w:hAnsi="Arial" w:cs="Arial"/>
        </w:rPr>
      </w:pPr>
      <w:hyperlink w:anchor="_bookmark1174" w:history="1">
        <w:r w:rsidR="00C12992" w:rsidRPr="001058B5">
          <w:rPr>
            <w:rFonts w:ascii="Arial" w:hAnsi="Arial" w:cs="Arial"/>
          </w:rPr>
          <w:t>6–2</w:t>
        </w:r>
      </w:hyperlink>
      <w:r w:rsidR="00C12992" w:rsidRPr="001058B5">
        <w:rPr>
          <w:rFonts w:ascii="Arial" w:hAnsi="Arial" w:cs="Arial"/>
        </w:rPr>
        <w:tab/>
        <w:t>Finding</w:t>
      </w:r>
      <w:r w:rsidR="00C12992" w:rsidRPr="001058B5">
        <w:rPr>
          <w:rFonts w:ascii="Arial" w:hAnsi="Arial" w:cs="Arial"/>
          <w:spacing w:val="-4"/>
        </w:rPr>
        <w:t xml:space="preserve"> </w:t>
      </w:r>
      <w:r w:rsidR="00C12992" w:rsidRPr="001058B5">
        <w:rPr>
          <w:rFonts w:ascii="Arial" w:hAnsi="Arial" w:cs="Arial"/>
        </w:rPr>
        <w:t>SYS_CONTEXT</w:t>
      </w:r>
      <w:r w:rsidR="00C12992" w:rsidRPr="001058B5">
        <w:rPr>
          <w:rFonts w:ascii="Arial" w:hAnsi="Arial" w:cs="Arial"/>
          <w:spacing w:val="-3"/>
        </w:rPr>
        <w:t xml:space="preserve"> </w:t>
      </w:r>
      <w:r w:rsidR="00C12992" w:rsidRPr="001058B5">
        <w:rPr>
          <w:rFonts w:ascii="Arial" w:hAnsi="Arial" w:cs="Arial"/>
        </w:rPr>
        <w:t>Values</w:t>
      </w:r>
      <w:r w:rsidR="00C12992" w:rsidRPr="001058B5">
        <w:rPr>
          <w:rFonts w:ascii="Arial" w:hAnsi="Arial" w:cs="Arial"/>
        </w:rPr>
        <w:tab/>
        <w:t>6-8</w:t>
      </w:r>
    </w:p>
    <w:p w14:paraId="52239318"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192" w:history="1">
        <w:r w:rsidR="00C12992" w:rsidRPr="001058B5">
          <w:rPr>
            <w:rFonts w:ascii="Arial" w:hAnsi="Arial" w:cs="Arial"/>
          </w:rPr>
          <w:t>6–3</w:t>
        </w:r>
      </w:hyperlink>
      <w:r w:rsidR="00C12992" w:rsidRPr="001058B5">
        <w:rPr>
          <w:rFonts w:ascii="Arial" w:hAnsi="Arial" w:cs="Arial"/>
        </w:rPr>
        <w:tab/>
        <w:t>Simple Procedure to Create an Application</w:t>
      </w:r>
      <w:r w:rsidR="00C12992" w:rsidRPr="001058B5">
        <w:rPr>
          <w:rFonts w:ascii="Arial" w:hAnsi="Arial" w:cs="Arial"/>
          <w:spacing w:val="-17"/>
        </w:rPr>
        <w:t xml:space="preserve"> </w:t>
      </w:r>
      <w:r w:rsidR="00C12992" w:rsidRPr="001058B5">
        <w:rPr>
          <w:rFonts w:ascii="Arial" w:hAnsi="Arial" w:cs="Arial"/>
        </w:rPr>
        <w:t>Context</w:t>
      </w:r>
      <w:r w:rsidR="00C12992" w:rsidRPr="001058B5">
        <w:rPr>
          <w:rFonts w:ascii="Arial" w:hAnsi="Arial" w:cs="Arial"/>
          <w:spacing w:val="-4"/>
        </w:rPr>
        <w:t xml:space="preserve"> </w:t>
      </w:r>
      <w:r w:rsidR="00C12992" w:rsidRPr="001058B5">
        <w:rPr>
          <w:rFonts w:ascii="Arial" w:hAnsi="Arial" w:cs="Arial"/>
        </w:rPr>
        <w:t>Value</w:t>
      </w:r>
      <w:r w:rsidR="00C12992" w:rsidRPr="001058B5">
        <w:rPr>
          <w:rFonts w:ascii="Arial" w:hAnsi="Arial" w:cs="Arial"/>
        </w:rPr>
        <w:tab/>
        <w:t>6-10</w:t>
      </w:r>
    </w:p>
    <w:p w14:paraId="39CEEED7"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197" w:history="1">
        <w:r w:rsidR="00C12992" w:rsidRPr="001058B5">
          <w:rPr>
            <w:rFonts w:ascii="Arial" w:hAnsi="Arial" w:cs="Arial"/>
          </w:rPr>
          <w:t>6–4</w:t>
        </w:r>
      </w:hyperlink>
      <w:r w:rsidR="00C12992" w:rsidRPr="001058B5">
        <w:rPr>
          <w:rFonts w:ascii="Arial" w:hAnsi="Arial" w:cs="Arial"/>
        </w:rPr>
        <w:tab/>
        <w:t>Creating a Simple</w:t>
      </w:r>
      <w:r w:rsidR="00C12992" w:rsidRPr="001058B5">
        <w:rPr>
          <w:rFonts w:ascii="Arial" w:hAnsi="Arial" w:cs="Arial"/>
          <w:spacing w:val="-6"/>
        </w:rPr>
        <w:t xml:space="preserve"> </w:t>
      </w:r>
      <w:r w:rsidR="00C12992" w:rsidRPr="001058B5">
        <w:rPr>
          <w:rFonts w:ascii="Arial" w:hAnsi="Arial" w:cs="Arial"/>
        </w:rPr>
        <w:t>Logon</w:t>
      </w:r>
      <w:r w:rsidR="00C12992" w:rsidRPr="001058B5">
        <w:rPr>
          <w:rFonts w:ascii="Arial" w:hAnsi="Arial" w:cs="Arial"/>
          <w:spacing w:val="-2"/>
        </w:rPr>
        <w:t xml:space="preserve"> </w:t>
      </w:r>
      <w:r w:rsidR="00C12992" w:rsidRPr="001058B5">
        <w:rPr>
          <w:rFonts w:ascii="Arial" w:hAnsi="Arial" w:cs="Arial"/>
        </w:rPr>
        <w:t>Trigger</w:t>
      </w:r>
      <w:r w:rsidR="00C12992" w:rsidRPr="001058B5">
        <w:rPr>
          <w:rFonts w:ascii="Arial" w:hAnsi="Arial" w:cs="Arial"/>
        </w:rPr>
        <w:tab/>
        <w:t>6-11</w:t>
      </w:r>
    </w:p>
    <w:p w14:paraId="52AD6FE4"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201" w:history="1">
        <w:r w:rsidR="00C12992" w:rsidRPr="001058B5">
          <w:rPr>
            <w:rFonts w:ascii="Arial" w:hAnsi="Arial" w:cs="Arial"/>
          </w:rPr>
          <w:t>6–5</w:t>
        </w:r>
      </w:hyperlink>
      <w:r w:rsidR="00C12992" w:rsidRPr="001058B5">
        <w:rPr>
          <w:rFonts w:ascii="Arial" w:hAnsi="Arial" w:cs="Arial"/>
        </w:rPr>
        <w:tab/>
        <w:t>Creating a Logon Trigger for a</w:t>
      </w:r>
      <w:r w:rsidR="00C12992" w:rsidRPr="001058B5">
        <w:rPr>
          <w:rFonts w:ascii="Arial" w:hAnsi="Arial" w:cs="Arial"/>
          <w:spacing w:val="-16"/>
        </w:rPr>
        <w:t xml:space="preserve"> </w:t>
      </w:r>
      <w:r w:rsidR="00C12992" w:rsidRPr="001058B5">
        <w:rPr>
          <w:rFonts w:ascii="Arial" w:hAnsi="Arial" w:cs="Arial"/>
        </w:rPr>
        <w:t>Production</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62AA6A19"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203" w:history="1">
        <w:r w:rsidR="00C12992" w:rsidRPr="001058B5">
          <w:rPr>
            <w:rFonts w:ascii="Arial" w:hAnsi="Arial" w:cs="Arial"/>
          </w:rPr>
          <w:t>6–6</w:t>
        </w:r>
      </w:hyperlink>
      <w:r w:rsidR="00C12992" w:rsidRPr="001058B5">
        <w:rPr>
          <w:rFonts w:ascii="Arial" w:hAnsi="Arial" w:cs="Arial"/>
        </w:rPr>
        <w:tab/>
        <w:t>Creating a Logon Trigger for a</w:t>
      </w:r>
      <w:r w:rsidR="00C12992" w:rsidRPr="001058B5">
        <w:rPr>
          <w:rFonts w:ascii="Arial" w:hAnsi="Arial" w:cs="Arial"/>
          <w:spacing w:val="-17"/>
        </w:rPr>
        <w:t xml:space="preserve"> </w:t>
      </w:r>
      <w:r w:rsidR="00C12992" w:rsidRPr="001058B5">
        <w:rPr>
          <w:rFonts w:ascii="Arial" w:hAnsi="Arial" w:cs="Arial"/>
        </w:rPr>
        <w:t>Development</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3EB52CFB"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213" w:history="1">
        <w:r w:rsidR="00C12992" w:rsidRPr="001058B5">
          <w:rPr>
            <w:rFonts w:ascii="Arial" w:hAnsi="Arial" w:cs="Arial"/>
          </w:rPr>
          <w:t>6–7</w:t>
        </w:r>
      </w:hyperlink>
      <w:r w:rsidR="00C12992" w:rsidRPr="001058B5">
        <w:rPr>
          <w:rFonts w:ascii="Arial" w:hAnsi="Arial" w:cs="Arial"/>
        </w:rPr>
        <w:tab/>
        <w:t>Package to Retrieve Session Data and Set a Database</w:t>
      </w:r>
      <w:r w:rsidR="00C12992" w:rsidRPr="001058B5">
        <w:rPr>
          <w:rFonts w:ascii="Arial" w:hAnsi="Arial" w:cs="Arial"/>
          <w:spacing w:val="-24"/>
        </w:rPr>
        <w:t xml:space="preserve"> </w:t>
      </w:r>
      <w:r w:rsidR="00C12992" w:rsidRPr="001058B5">
        <w:rPr>
          <w:rFonts w:ascii="Arial" w:hAnsi="Arial" w:cs="Arial"/>
        </w:rPr>
        <w:t>Session</w:t>
      </w:r>
      <w:r w:rsidR="00C12992" w:rsidRPr="001058B5">
        <w:rPr>
          <w:rFonts w:ascii="Arial" w:hAnsi="Arial" w:cs="Arial"/>
          <w:spacing w:val="-4"/>
        </w:rPr>
        <w:t xml:space="preserve"> </w:t>
      </w:r>
      <w:r w:rsidR="00C12992" w:rsidRPr="001058B5">
        <w:rPr>
          <w:rFonts w:ascii="Arial" w:hAnsi="Arial" w:cs="Arial"/>
        </w:rPr>
        <w:t>Context</w:t>
      </w:r>
      <w:r w:rsidR="00C12992" w:rsidRPr="001058B5">
        <w:rPr>
          <w:rFonts w:ascii="Arial" w:hAnsi="Arial" w:cs="Arial"/>
        </w:rPr>
        <w:tab/>
        <w:t>6-14</w:t>
      </w:r>
    </w:p>
    <w:p w14:paraId="478B623D"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223" w:history="1">
        <w:r w:rsidR="00C12992" w:rsidRPr="001058B5">
          <w:rPr>
            <w:rFonts w:ascii="Arial" w:hAnsi="Arial" w:cs="Arial"/>
          </w:rPr>
          <w:t>6–8</w:t>
        </w:r>
      </w:hyperlink>
      <w:r w:rsidR="00C12992" w:rsidRPr="001058B5">
        <w:rPr>
          <w:rFonts w:ascii="Arial" w:hAnsi="Arial" w:cs="Arial"/>
        </w:rPr>
        <w:tab/>
        <w:t>Creating an Externalized Database Session-based</w:t>
      </w:r>
      <w:r w:rsidR="00C12992" w:rsidRPr="001058B5">
        <w:rPr>
          <w:rFonts w:ascii="Arial" w:hAnsi="Arial" w:cs="Arial"/>
          <w:spacing w:val="-20"/>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rPr>
        <w:tab/>
        <w:t>6-17</w:t>
      </w:r>
    </w:p>
    <w:p w14:paraId="49449BD2"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259" w:history="1">
        <w:r w:rsidR="00C12992" w:rsidRPr="001058B5">
          <w:rPr>
            <w:rFonts w:ascii="Arial" w:hAnsi="Arial" w:cs="Arial"/>
          </w:rPr>
          <w:t>6–9</w:t>
        </w:r>
      </w:hyperlink>
      <w:r w:rsidR="00C12992" w:rsidRPr="001058B5">
        <w:rPr>
          <w:rFonts w:ascii="Arial" w:hAnsi="Arial" w:cs="Arial"/>
        </w:rPr>
        <w:tab/>
        <w:t>Creating a Global</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r w:rsidR="00C12992" w:rsidRPr="001058B5">
        <w:rPr>
          <w:rFonts w:ascii="Arial" w:hAnsi="Arial" w:cs="Arial"/>
        </w:rPr>
        <w:tab/>
        <w:t>6-23</w:t>
      </w:r>
    </w:p>
    <w:p w14:paraId="681AA313" w14:textId="77777777" w:rsidR="008C539B" w:rsidRPr="001058B5" w:rsidRDefault="008D1AB8">
      <w:pPr>
        <w:pStyle w:val="BodyText"/>
        <w:tabs>
          <w:tab w:val="left" w:pos="1299"/>
          <w:tab w:val="left" w:leader="dot" w:pos="8940"/>
        </w:tabs>
        <w:spacing w:line="240" w:lineRule="exact"/>
        <w:ind w:left="580"/>
        <w:rPr>
          <w:rFonts w:ascii="Arial" w:hAnsi="Arial" w:cs="Arial"/>
        </w:rPr>
      </w:pPr>
      <w:hyperlink w:anchor="_bookmark1277" w:history="1">
        <w:r w:rsidR="00C12992" w:rsidRPr="001058B5">
          <w:rPr>
            <w:rFonts w:ascii="Arial" w:hAnsi="Arial" w:cs="Arial"/>
          </w:rPr>
          <w:t>6–10</w:t>
        </w:r>
      </w:hyperlink>
      <w:r w:rsidR="00C12992" w:rsidRPr="001058B5">
        <w:rPr>
          <w:rFonts w:ascii="Arial" w:hAnsi="Arial" w:cs="Arial"/>
        </w:rPr>
        <w:tab/>
        <w:t>Package to Manage Global Application Values for All</w:t>
      </w:r>
      <w:r w:rsidR="00C12992" w:rsidRPr="001058B5">
        <w:rPr>
          <w:rFonts w:ascii="Arial" w:hAnsi="Arial" w:cs="Arial"/>
          <w:spacing w:val="-22"/>
        </w:rPr>
        <w:t xml:space="preserve"> </w:t>
      </w:r>
      <w:r w:rsidR="00C12992" w:rsidRPr="001058B5">
        <w:rPr>
          <w:rFonts w:ascii="Arial" w:hAnsi="Arial" w:cs="Arial"/>
        </w:rPr>
        <w:t>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6-26</w:t>
      </w:r>
    </w:p>
    <w:p w14:paraId="60EEFD4C" w14:textId="77777777" w:rsidR="008C539B" w:rsidRPr="001058B5" w:rsidRDefault="008D1AB8">
      <w:pPr>
        <w:pStyle w:val="BodyText"/>
        <w:tabs>
          <w:tab w:val="left" w:pos="1299"/>
          <w:tab w:val="left" w:pos="2583"/>
        </w:tabs>
        <w:spacing w:before="1" w:line="232" w:lineRule="auto"/>
        <w:ind w:left="1300" w:right="1456" w:hanging="720"/>
        <w:rPr>
          <w:rFonts w:ascii="Arial" w:hAnsi="Arial" w:cs="Arial"/>
        </w:rPr>
      </w:pPr>
      <w:hyperlink w:anchor="_bookmark1281" w:history="1">
        <w:r w:rsidR="00C12992" w:rsidRPr="001058B5">
          <w:rPr>
            <w:rFonts w:ascii="Arial" w:hAnsi="Arial" w:cs="Arial"/>
          </w:rPr>
          <w:t>6–11</w:t>
        </w:r>
      </w:hyperlink>
      <w:r w:rsidR="00C12992" w:rsidRPr="001058B5">
        <w:rPr>
          <w:rFonts w:ascii="Arial" w:hAnsi="Arial" w:cs="Arial"/>
        </w:rPr>
        <w:tab/>
        <w:t>Package</w:t>
      </w:r>
      <w:r w:rsidR="00C12992" w:rsidRPr="001058B5">
        <w:rPr>
          <w:rFonts w:ascii="Arial" w:hAnsi="Arial" w:cs="Arial"/>
          <w:spacing w:val="-4"/>
        </w:rPr>
        <w:t xml:space="preserve"> </w:t>
      </w:r>
      <w:r w:rsidR="00C12992" w:rsidRPr="001058B5">
        <w:rPr>
          <w:rFonts w:ascii="Arial" w:hAnsi="Arial" w:cs="Arial"/>
        </w:rPr>
        <w:t>to</w:t>
      </w:r>
      <w:r w:rsidR="00C12992" w:rsidRPr="001058B5">
        <w:rPr>
          <w:rFonts w:ascii="Arial" w:hAnsi="Arial" w:cs="Arial"/>
          <w:spacing w:val="-4"/>
        </w:rPr>
        <w:t xml:space="preserve"> </w:t>
      </w:r>
      <w:r w:rsidR="00C12992" w:rsidRPr="001058B5">
        <w:rPr>
          <w:rFonts w:ascii="Arial" w:hAnsi="Arial" w:cs="Arial"/>
        </w:rPr>
        <w:t>Manage</w:t>
      </w:r>
      <w:r w:rsidR="00C12992" w:rsidRPr="001058B5">
        <w:rPr>
          <w:rFonts w:ascii="Arial" w:hAnsi="Arial" w:cs="Arial"/>
          <w:spacing w:val="-4"/>
        </w:rPr>
        <w:t xml:space="preserve"> </w:t>
      </w:r>
      <w:r w:rsidR="00C12992" w:rsidRPr="001058B5">
        <w:rPr>
          <w:rFonts w:ascii="Arial" w:hAnsi="Arial" w:cs="Arial"/>
        </w:rPr>
        <w:t>Global</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spacing w:val="-5"/>
        </w:rPr>
        <w:t xml:space="preserve"> </w:t>
      </w:r>
      <w:r w:rsidR="00C12992" w:rsidRPr="001058B5">
        <w:rPr>
          <w:rFonts w:ascii="Arial" w:hAnsi="Arial" w:cs="Arial"/>
        </w:rPr>
        <w:t>Values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4"/>
        </w:rPr>
        <w:t xml:space="preserve"> </w:t>
      </w:r>
      <w:r w:rsidR="00C12992" w:rsidRPr="001058B5">
        <w:rPr>
          <w:rFonts w:ascii="Arial" w:hAnsi="Arial" w:cs="Arial"/>
        </w:rPr>
        <w:t>User</w:t>
      </w:r>
      <w:r w:rsidR="00C12992" w:rsidRPr="001058B5">
        <w:rPr>
          <w:rFonts w:ascii="Arial" w:hAnsi="Arial" w:cs="Arial"/>
          <w:spacing w:val="-5"/>
        </w:rPr>
        <w:t xml:space="preserve"> </w:t>
      </w:r>
      <w:r w:rsidR="00C12992" w:rsidRPr="001058B5">
        <w:rPr>
          <w:rFonts w:ascii="Arial" w:hAnsi="Arial" w:cs="Arial"/>
        </w:rPr>
        <w:t>Moving</w:t>
      </w:r>
      <w:r w:rsidR="00C12992" w:rsidRPr="001058B5">
        <w:rPr>
          <w:rFonts w:ascii="Arial" w:hAnsi="Arial" w:cs="Arial"/>
          <w:spacing w:val="-5"/>
        </w:rPr>
        <w:t xml:space="preserve"> </w:t>
      </w:r>
      <w:r w:rsidR="00C12992" w:rsidRPr="001058B5">
        <w:rPr>
          <w:rFonts w:ascii="Arial" w:hAnsi="Arial" w:cs="Arial"/>
        </w:rPr>
        <w:t>Between Applications</w:t>
      </w:r>
      <w:r w:rsidR="00C12992" w:rsidRPr="001058B5">
        <w:rPr>
          <w:rFonts w:ascii="Arial" w:hAnsi="Arial" w:cs="Arial"/>
        </w:rPr>
        <w:tab/>
        <w:t>6-28</w:t>
      </w:r>
    </w:p>
    <w:p w14:paraId="4B782DF1" w14:textId="77777777" w:rsidR="008C539B" w:rsidRPr="001058B5" w:rsidRDefault="008D1AB8">
      <w:pPr>
        <w:pStyle w:val="BodyText"/>
        <w:tabs>
          <w:tab w:val="left" w:pos="1299"/>
          <w:tab w:val="left" w:leader="dot" w:pos="8940"/>
        </w:tabs>
        <w:spacing w:line="241" w:lineRule="exact"/>
        <w:ind w:left="580"/>
        <w:rPr>
          <w:rFonts w:ascii="Arial" w:hAnsi="Arial" w:cs="Arial"/>
        </w:rPr>
      </w:pPr>
      <w:hyperlink w:anchor="_bookmark1289" w:history="1">
        <w:r w:rsidR="00C12992" w:rsidRPr="001058B5">
          <w:rPr>
            <w:rFonts w:ascii="Arial" w:hAnsi="Arial" w:cs="Arial"/>
          </w:rPr>
          <w:t>6–12</w:t>
        </w:r>
      </w:hyperlink>
      <w:r w:rsidR="00C12992" w:rsidRPr="001058B5">
        <w:rPr>
          <w:rFonts w:ascii="Arial" w:hAnsi="Arial" w:cs="Arial"/>
        </w:rPr>
        <w:tab/>
        <w:t>Package to Manage Global Application Context Values for</w:t>
      </w:r>
      <w:r w:rsidR="00C12992" w:rsidRPr="001058B5">
        <w:rPr>
          <w:rFonts w:ascii="Arial" w:hAnsi="Arial" w:cs="Arial"/>
          <w:spacing w:val="-24"/>
        </w:rPr>
        <w:t xml:space="preserve"> </w:t>
      </w:r>
      <w:r w:rsidR="00C12992" w:rsidRPr="001058B5">
        <w:rPr>
          <w:rFonts w:ascii="Arial" w:hAnsi="Arial" w:cs="Arial"/>
        </w:rPr>
        <w:t>Nondatabase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6-30</w:t>
      </w:r>
    </w:p>
    <w:p w14:paraId="5C874E84" w14:textId="77777777" w:rsidR="008C539B" w:rsidRPr="001058B5" w:rsidRDefault="008C539B">
      <w:pPr>
        <w:spacing w:line="241" w:lineRule="exact"/>
        <w:rPr>
          <w:rFonts w:ascii="Arial" w:hAnsi="Arial" w:cs="Arial"/>
        </w:rPr>
        <w:sectPr w:rsidR="008C539B" w:rsidRPr="001058B5">
          <w:footerReference w:type="even" r:id="rId11"/>
          <w:footerReference w:type="default" r:id="rId12"/>
          <w:pgSz w:w="12240" w:h="15840"/>
          <w:pgMar w:top="1160" w:right="1060" w:bottom="840" w:left="1100" w:header="0" w:footer="658" w:gutter="0"/>
          <w:cols w:space="720"/>
        </w:sectPr>
      </w:pPr>
    </w:p>
    <w:p w14:paraId="4DDC013C" w14:textId="77777777" w:rsidR="008C539B" w:rsidRPr="001058B5" w:rsidRDefault="008D1AB8">
      <w:pPr>
        <w:pStyle w:val="BodyText"/>
        <w:tabs>
          <w:tab w:val="left" w:pos="1899"/>
          <w:tab w:val="right" w:leader="dot" w:pos="9940"/>
        </w:tabs>
        <w:spacing w:before="81" w:line="244" w:lineRule="exact"/>
        <w:ind w:left="1180"/>
        <w:rPr>
          <w:rFonts w:ascii="Arial" w:hAnsi="Arial" w:cs="Arial"/>
        </w:rPr>
      </w:pPr>
      <w:hyperlink w:anchor="_bookmark1295" w:history="1">
        <w:r w:rsidR="00C12992" w:rsidRPr="001058B5">
          <w:rPr>
            <w:rFonts w:ascii="Arial" w:hAnsi="Arial" w:cs="Arial"/>
          </w:rPr>
          <w:t>6–13</w:t>
        </w:r>
      </w:hyperlink>
      <w:r w:rsidR="00C12992" w:rsidRPr="001058B5">
        <w:rPr>
          <w:rFonts w:ascii="Arial" w:hAnsi="Arial" w:cs="Arial"/>
        </w:rPr>
        <w:tab/>
        <w:t>Using OCIStmtExecute to Retrieve a Client Session</w:t>
      </w:r>
      <w:r w:rsidR="00C12992" w:rsidRPr="001058B5">
        <w:rPr>
          <w:rFonts w:ascii="Arial" w:hAnsi="Arial" w:cs="Arial"/>
          <w:spacing w:val="-5"/>
        </w:rPr>
        <w:t xml:space="preserve"> </w:t>
      </w:r>
      <w:r w:rsidR="00C12992" w:rsidRPr="001058B5">
        <w:rPr>
          <w:rFonts w:ascii="Arial" w:hAnsi="Arial" w:cs="Arial"/>
        </w:rPr>
        <w:t>ID</w:t>
      </w:r>
      <w:r w:rsidR="00C12992" w:rsidRPr="001058B5">
        <w:rPr>
          <w:rFonts w:ascii="Arial" w:hAnsi="Arial" w:cs="Arial"/>
          <w:spacing w:val="-1"/>
        </w:rPr>
        <w:t xml:space="preserve"> </w:t>
      </w:r>
      <w:r w:rsidR="00C12992" w:rsidRPr="001058B5">
        <w:rPr>
          <w:rFonts w:ascii="Arial" w:hAnsi="Arial" w:cs="Arial"/>
        </w:rPr>
        <w:t>Value</w:t>
      </w:r>
      <w:r w:rsidR="00C12992" w:rsidRPr="001058B5">
        <w:rPr>
          <w:rFonts w:ascii="Arial" w:hAnsi="Arial" w:cs="Arial"/>
        </w:rPr>
        <w:tab/>
        <w:t>6-33</w:t>
      </w:r>
    </w:p>
    <w:p w14:paraId="0C282820"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327" w:history="1">
        <w:r w:rsidR="00C12992" w:rsidRPr="001058B5">
          <w:rPr>
            <w:rFonts w:ascii="Arial" w:hAnsi="Arial" w:cs="Arial"/>
          </w:rPr>
          <w:t>6–14</w:t>
        </w:r>
      </w:hyperlink>
      <w:r w:rsidR="00C12992" w:rsidRPr="001058B5">
        <w:rPr>
          <w:rFonts w:ascii="Arial" w:hAnsi="Arial" w:cs="Arial"/>
        </w:rPr>
        <w:tab/>
        <w:t>Retrieving a Client Session ID Value for Client</w:t>
      </w:r>
      <w:r w:rsidR="00C12992" w:rsidRPr="001058B5">
        <w:rPr>
          <w:rFonts w:ascii="Arial" w:hAnsi="Arial" w:cs="Arial"/>
          <w:spacing w:val="-9"/>
        </w:rPr>
        <w:t xml:space="preserve"> </w:t>
      </w:r>
      <w:r w:rsidR="00C12992" w:rsidRPr="001058B5">
        <w:rPr>
          <w:rFonts w:ascii="Arial" w:hAnsi="Arial" w:cs="Arial"/>
        </w:rPr>
        <w:t>Session-Based</w:t>
      </w:r>
      <w:r w:rsidR="00C12992" w:rsidRPr="001058B5">
        <w:rPr>
          <w:rFonts w:ascii="Arial" w:hAnsi="Arial" w:cs="Arial"/>
          <w:spacing w:val="-1"/>
        </w:rPr>
        <w:t xml:space="preserve"> </w:t>
      </w:r>
      <w:r w:rsidR="00C12992" w:rsidRPr="001058B5">
        <w:rPr>
          <w:rFonts w:ascii="Arial" w:hAnsi="Arial" w:cs="Arial"/>
        </w:rPr>
        <w:t>Contexts</w:t>
      </w:r>
      <w:r w:rsidR="00C12992" w:rsidRPr="001058B5">
        <w:rPr>
          <w:rFonts w:ascii="Arial" w:hAnsi="Arial" w:cs="Arial"/>
        </w:rPr>
        <w:tab/>
        <w:t>6-44</w:t>
      </w:r>
    </w:p>
    <w:p w14:paraId="7B98187B" w14:textId="77777777" w:rsidR="008C539B" w:rsidRPr="001058B5" w:rsidRDefault="008D1AB8">
      <w:pPr>
        <w:pStyle w:val="BodyText"/>
        <w:tabs>
          <w:tab w:val="left" w:pos="1899"/>
          <w:tab w:val="right" w:leader="dot" w:pos="9941"/>
        </w:tabs>
        <w:spacing w:line="240" w:lineRule="exact"/>
        <w:ind w:left="1180"/>
        <w:rPr>
          <w:rFonts w:ascii="Arial" w:hAnsi="Arial" w:cs="Arial"/>
        </w:rPr>
      </w:pPr>
      <w:hyperlink w:anchor="_bookmark1400" w:history="1">
        <w:r w:rsidR="00C12992" w:rsidRPr="001058B5">
          <w:rPr>
            <w:rFonts w:ascii="Arial" w:hAnsi="Arial" w:cs="Arial"/>
          </w:rPr>
          <w:t>7–1</w:t>
        </w:r>
      </w:hyperlink>
      <w:r w:rsidR="00C12992" w:rsidRPr="001058B5">
        <w:rPr>
          <w:rFonts w:ascii="Arial" w:hAnsi="Arial" w:cs="Arial"/>
        </w:rPr>
        <w:tab/>
        <w:t>Attaching a Simple Oracle Virtual Private Database Policy to</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7-7</w:t>
      </w:r>
    </w:p>
    <w:p w14:paraId="14F0241E" w14:textId="77777777" w:rsidR="008C539B" w:rsidRPr="001058B5" w:rsidRDefault="008D1AB8">
      <w:pPr>
        <w:pStyle w:val="BodyText"/>
        <w:tabs>
          <w:tab w:val="left" w:pos="1899"/>
          <w:tab w:val="right" w:leader="dot" w:pos="9941"/>
        </w:tabs>
        <w:spacing w:line="240" w:lineRule="exact"/>
        <w:ind w:left="1180"/>
        <w:rPr>
          <w:rFonts w:ascii="Arial" w:hAnsi="Arial" w:cs="Arial"/>
        </w:rPr>
      </w:pPr>
      <w:hyperlink w:anchor="_bookmark1404" w:history="1">
        <w:r w:rsidR="00C12992" w:rsidRPr="001058B5">
          <w:rPr>
            <w:rFonts w:ascii="Arial" w:hAnsi="Arial" w:cs="Arial"/>
          </w:rPr>
          <w:t>7–2</w:t>
        </w:r>
      </w:hyperlink>
      <w:r w:rsidR="00C12992" w:rsidRPr="001058B5">
        <w:rPr>
          <w:rFonts w:ascii="Arial" w:hAnsi="Arial" w:cs="Arial"/>
        </w:rPr>
        <w:tab/>
        <w:t>Specifying SQL Statement Types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7-8</w:t>
      </w:r>
    </w:p>
    <w:p w14:paraId="5BA64912" w14:textId="77777777" w:rsidR="008C539B" w:rsidRPr="001058B5" w:rsidRDefault="008D1AB8">
      <w:pPr>
        <w:pStyle w:val="BodyText"/>
        <w:tabs>
          <w:tab w:val="left" w:pos="1899"/>
          <w:tab w:val="right" w:leader="dot" w:pos="9941"/>
        </w:tabs>
        <w:spacing w:line="240" w:lineRule="exact"/>
        <w:ind w:left="1180"/>
        <w:rPr>
          <w:rFonts w:ascii="Arial" w:hAnsi="Arial" w:cs="Arial"/>
        </w:rPr>
      </w:pPr>
      <w:hyperlink w:anchor="_bookmark1411" w:history="1">
        <w:r w:rsidR="00C12992" w:rsidRPr="001058B5">
          <w:rPr>
            <w:rFonts w:ascii="Arial" w:hAnsi="Arial" w:cs="Arial"/>
          </w:rPr>
          <w:t>7–3</w:t>
        </w:r>
      </w:hyperlink>
      <w:r w:rsidR="00C12992" w:rsidRPr="001058B5">
        <w:rPr>
          <w:rFonts w:ascii="Arial" w:hAnsi="Arial" w:cs="Arial"/>
        </w:rPr>
        <w:tab/>
        <w:t>Creating a Column-Level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7-9</w:t>
      </w:r>
    </w:p>
    <w:p w14:paraId="154E1DE5"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417" w:history="1">
        <w:r w:rsidR="00C12992" w:rsidRPr="001058B5">
          <w:rPr>
            <w:rFonts w:ascii="Arial" w:hAnsi="Arial" w:cs="Arial"/>
          </w:rPr>
          <w:t>7–4</w:t>
        </w:r>
      </w:hyperlink>
      <w:r w:rsidR="00C12992" w:rsidRPr="001058B5">
        <w:rPr>
          <w:rFonts w:ascii="Arial" w:hAnsi="Arial" w:cs="Arial"/>
        </w:rPr>
        <w:tab/>
        <w:t>Adding a Column Masking to an Oracle Virtual Private</w:t>
      </w:r>
      <w:r w:rsidR="00C12992" w:rsidRPr="001058B5">
        <w:rPr>
          <w:rFonts w:ascii="Arial" w:hAnsi="Arial" w:cs="Arial"/>
          <w:spacing w:val="-8"/>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7-10</w:t>
      </w:r>
    </w:p>
    <w:p w14:paraId="70DD924F"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442" w:history="1">
        <w:r w:rsidR="00C12992" w:rsidRPr="001058B5">
          <w:rPr>
            <w:rFonts w:ascii="Arial" w:hAnsi="Arial" w:cs="Arial"/>
          </w:rPr>
          <w:t>7–5</w:t>
        </w:r>
      </w:hyperlink>
      <w:r w:rsidR="00C12992" w:rsidRPr="001058B5">
        <w:rPr>
          <w:rFonts w:ascii="Arial" w:hAnsi="Arial" w:cs="Arial"/>
        </w:rPr>
        <w:tab/>
        <w:t>Creating a DYNAMIC Policy</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7-15</w:t>
      </w:r>
    </w:p>
    <w:p w14:paraId="7F42E2C5"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445" w:history="1">
        <w:r w:rsidR="00C12992" w:rsidRPr="001058B5">
          <w:rPr>
            <w:rFonts w:ascii="Arial" w:hAnsi="Arial" w:cs="Arial"/>
          </w:rPr>
          <w:t>7–6</w:t>
        </w:r>
      </w:hyperlink>
      <w:r w:rsidR="00C12992" w:rsidRPr="001058B5">
        <w:rPr>
          <w:rFonts w:ascii="Arial" w:hAnsi="Arial" w:cs="Arial"/>
        </w:rPr>
        <w:tab/>
        <w:t>Creating a STATIC Policy</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7-16</w:t>
      </w:r>
    </w:p>
    <w:p w14:paraId="4402AC5B"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448" w:history="1">
        <w:r w:rsidR="00C12992" w:rsidRPr="001058B5">
          <w:rPr>
            <w:rFonts w:ascii="Arial" w:hAnsi="Arial" w:cs="Arial"/>
          </w:rPr>
          <w:t>7–7</w:t>
        </w:r>
      </w:hyperlink>
      <w:r w:rsidR="00C12992" w:rsidRPr="001058B5">
        <w:rPr>
          <w:rFonts w:ascii="Arial" w:hAnsi="Arial" w:cs="Arial"/>
        </w:rPr>
        <w:tab/>
        <w:t>Creating a SHARED_STATIC Policy</w:t>
      </w:r>
      <w:r w:rsidR="00C12992" w:rsidRPr="001058B5">
        <w:rPr>
          <w:rFonts w:ascii="Arial" w:hAnsi="Arial" w:cs="Arial"/>
          <w:spacing w:val="-4"/>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7-17</w:t>
      </w:r>
    </w:p>
    <w:p w14:paraId="359B0496"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454" w:history="1">
        <w:r w:rsidR="00C12992" w:rsidRPr="001058B5">
          <w:rPr>
            <w:rFonts w:ascii="Arial" w:hAnsi="Arial" w:cs="Arial"/>
          </w:rPr>
          <w:t>7–8</w:t>
        </w:r>
      </w:hyperlink>
      <w:r w:rsidR="00C12992" w:rsidRPr="001058B5">
        <w:rPr>
          <w:rFonts w:ascii="Arial" w:hAnsi="Arial" w:cs="Arial"/>
        </w:rPr>
        <w:tab/>
        <w:t>Creating a CONTEXT_SENSITIVE Policy</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7-17</w:t>
      </w:r>
    </w:p>
    <w:p w14:paraId="170BCD0E" w14:textId="77777777" w:rsidR="008C539B" w:rsidRPr="001058B5" w:rsidRDefault="008D1AB8">
      <w:pPr>
        <w:pStyle w:val="BodyText"/>
        <w:tabs>
          <w:tab w:val="left" w:pos="1899"/>
          <w:tab w:val="right" w:pos="9940"/>
        </w:tabs>
        <w:spacing w:line="240" w:lineRule="exact"/>
        <w:ind w:left="1180"/>
        <w:rPr>
          <w:rFonts w:ascii="Arial" w:hAnsi="Arial" w:cs="Arial"/>
        </w:rPr>
      </w:pPr>
      <w:hyperlink w:anchor="_bookmark1457" w:history="1">
        <w:r w:rsidR="00C12992" w:rsidRPr="001058B5">
          <w:rPr>
            <w:rFonts w:ascii="Arial" w:hAnsi="Arial" w:cs="Arial"/>
          </w:rPr>
          <w:t>7–9</w:t>
        </w:r>
      </w:hyperlink>
      <w:r w:rsidR="00C12992" w:rsidRPr="001058B5">
        <w:rPr>
          <w:rFonts w:ascii="Arial" w:hAnsi="Arial" w:cs="Arial"/>
        </w:rPr>
        <w:tab/>
        <w:t>Creating a SHARED_CONTEXT_SENSITIVE Policy</w:t>
      </w:r>
      <w:r w:rsidR="00C12992" w:rsidRPr="001058B5">
        <w:rPr>
          <w:rFonts w:ascii="Arial" w:hAnsi="Arial" w:cs="Arial"/>
          <w:spacing w:val="-13"/>
        </w:rPr>
        <w:t xml:space="preserve"> </w:t>
      </w:r>
      <w:r w:rsidR="00C12992" w:rsidRPr="001058B5">
        <w:rPr>
          <w:rFonts w:ascii="Arial" w:hAnsi="Arial" w:cs="Arial"/>
        </w:rPr>
        <w:t>with</w:t>
      </w:r>
      <w:r w:rsidR="00C12992" w:rsidRPr="001058B5">
        <w:rPr>
          <w:rFonts w:ascii="Arial" w:hAnsi="Arial" w:cs="Arial"/>
          <w:spacing w:val="-4"/>
        </w:rPr>
        <w:t xml:space="preserve"> </w:t>
      </w:r>
      <w:r w:rsidR="00C12992" w:rsidRPr="001058B5">
        <w:rPr>
          <w:rFonts w:ascii="Arial" w:hAnsi="Arial" w:cs="Arial"/>
        </w:rPr>
        <w:t>DBMS_RLS.ADD_POLICY</w:t>
      </w:r>
      <w:r w:rsidR="00C12992" w:rsidRPr="001058B5">
        <w:rPr>
          <w:rFonts w:ascii="Arial" w:hAnsi="Arial" w:cs="Arial"/>
        </w:rPr>
        <w:tab/>
        <w:t>7-18</w:t>
      </w:r>
    </w:p>
    <w:p w14:paraId="3AC64E67" w14:textId="77777777" w:rsidR="008C539B" w:rsidRPr="001058B5" w:rsidRDefault="008D1AB8">
      <w:pPr>
        <w:pStyle w:val="BodyText"/>
        <w:tabs>
          <w:tab w:val="left" w:pos="1899"/>
          <w:tab w:val="right" w:leader="dot" w:pos="9941"/>
        </w:tabs>
        <w:spacing w:line="240" w:lineRule="exact"/>
        <w:ind w:left="1180"/>
        <w:rPr>
          <w:rFonts w:ascii="Arial" w:hAnsi="Arial" w:cs="Arial"/>
        </w:rPr>
      </w:pPr>
      <w:hyperlink w:anchor="_bookmark1664" w:history="1">
        <w:r w:rsidR="00C12992" w:rsidRPr="001058B5">
          <w:rPr>
            <w:rFonts w:ascii="Arial" w:hAnsi="Arial" w:cs="Arial"/>
          </w:rPr>
          <w:t>9–1</w:t>
        </w:r>
      </w:hyperlink>
      <w:r w:rsidR="00C12992" w:rsidRPr="001058B5">
        <w:rPr>
          <w:rFonts w:ascii="Arial" w:hAnsi="Arial" w:cs="Arial"/>
        </w:rPr>
        <w:tab/>
        <w:t>Checking the Current Value of the AUDIT_TRAIL</w:t>
      </w:r>
      <w:r w:rsidR="00C12992" w:rsidRPr="001058B5">
        <w:rPr>
          <w:rFonts w:ascii="Arial" w:hAnsi="Arial" w:cs="Arial"/>
          <w:spacing w:val="-11"/>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r w:rsidR="00C12992" w:rsidRPr="001058B5">
        <w:rPr>
          <w:rFonts w:ascii="Arial" w:hAnsi="Arial" w:cs="Arial"/>
        </w:rPr>
        <w:tab/>
        <w:t>9-9</w:t>
      </w:r>
    </w:p>
    <w:p w14:paraId="64BAA7B9" w14:textId="77777777" w:rsidR="008C539B" w:rsidRPr="001058B5" w:rsidRDefault="008D1AB8">
      <w:pPr>
        <w:pStyle w:val="BodyText"/>
        <w:tabs>
          <w:tab w:val="left" w:pos="1899"/>
          <w:tab w:val="right" w:leader="dot" w:pos="9941"/>
        </w:tabs>
        <w:spacing w:line="240" w:lineRule="exact"/>
        <w:ind w:left="1180"/>
        <w:rPr>
          <w:rFonts w:ascii="Arial" w:hAnsi="Arial" w:cs="Arial"/>
        </w:rPr>
      </w:pPr>
      <w:hyperlink w:anchor="_bookmark1665" w:history="1">
        <w:r w:rsidR="00C12992" w:rsidRPr="001058B5">
          <w:rPr>
            <w:rFonts w:ascii="Arial" w:hAnsi="Arial" w:cs="Arial"/>
          </w:rPr>
          <w:t>9–2</w:t>
        </w:r>
      </w:hyperlink>
      <w:r w:rsidR="00C12992" w:rsidRPr="001058B5">
        <w:rPr>
          <w:rFonts w:ascii="Arial" w:hAnsi="Arial" w:cs="Arial"/>
        </w:rPr>
        <w:tab/>
        <w:t>Enabling the Standard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rPr>
        <w:tab/>
        <w:t>9-9</w:t>
      </w:r>
    </w:p>
    <w:p w14:paraId="67C14A08"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03" w:history="1">
        <w:r w:rsidR="00C12992" w:rsidRPr="001058B5">
          <w:rPr>
            <w:rFonts w:ascii="Arial" w:hAnsi="Arial" w:cs="Arial"/>
          </w:rPr>
          <w:t>9–3</w:t>
        </w:r>
      </w:hyperlink>
      <w:r w:rsidR="00C12992" w:rsidRPr="001058B5">
        <w:rPr>
          <w:rFonts w:ascii="Arial" w:hAnsi="Arial" w:cs="Arial"/>
        </w:rPr>
        <w:tab/>
        <w:t>Text File Operating System</w:t>
      </w:r>
      <w:r w:rsidR="00C12992" w:rsidRPr="001058B5">
        <w:rPr>
          <w:rFonts w:ascii="Arial" w:hAnsi="Arial" w:cs="Arial"/>
          <w:spacing w:val="-1"/>
        </w:rPr>
        <w:t xml:space="preserve"> </w:t>
      </w:r>
      <w:r w:rsidR="00C12992" w:rsidRPr="001058B5">
        <w:rPr>
          <w:rFonts w:ascii="Arial" w:hAnsi="Arial" w:cs="Arial"/>
        </w:rPr>
        <w:t>Audit Trail</w:t>
      </w:r>
      <w:r w:rsidR="00C12992" w:rsidRPr="001058B5">
        <w:rPr>
          <w:rFonts w:ascii="Arial" w:hAnsi="Arial" w:cs="Arial"/>
        </w:rPr>
        <w:tab/>
        <w:t>9-13</w:t>
      </w:r>
    </w:p>
    <w:p w14:paraId="7D420F56"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06" w:history="1">
        <w:r w:rsidR="00C12992" w:rsidRPr="001058B5">
          <w:rPr>
            <w:rFonts w:ascii="Arial" w:hAnsi="Arial" w:cs="Arial"/>
          </w:rPr>
          <w:t>9–4</w:t>
        </w:r>
      </w:hyperlink>
      <w:r w:rsidR="00C12992" w:rsidRPr="001058B5">
        <w:rPr>
          <w:rFonts w:ascii="Arial" w:hAnsi="Arial" w:cs="Arial"/>
        </w:rPr>
        <w:tab/>
        <w:t>XML File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rPr>
        <w:tab/>
        <w:t>9-15</w:t>
      </w:r>
    </w:p>
    <w:p w14:paraId="6A534ECD"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28" w:history="1">
        <w:r w:rsidR="00C12992" w:rsidRPr="001058B5">
          <w:rPr>
            <w:rFonts w:ascii="Arial" w:hAnsi="Arial" w:cs="Arial"/>
          </w:rPr>
          <w:t>9–5</w:t>
        </w:r>
      </w:hyperlink>
      <w:r w:rsidR="00C12992" w:rsidRPr="001058B5">
        <w:rPr>
          <w:rFonts w:ascii="Arial" w:hAnsi="Arial" w:cs="Arial"/>
        </w:rPr>
        <w:tab/>
        <w:t>Syslog Audit Trail for</w:t>
      </w:r>
      <w:r w:rsidR="00C12992" w:rsidRPr="001058B5">
        <w:rPr>
          <w:rFonts w:ascii="Arial" w:hAnsi="Arial" w:cs="Arial"/>
          <w:spacing w:val="-4"/>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rPr>
        <w:tab/>
        <w:t>9-19</w:t>
      </w:r>
    </w:p>
    <w:p w14:paraId="1902F25B"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52" w:history="1">
        <w:r w:rsidR="00C12992" w:rsidRPr="001058B5">
          <w:rPr>
            <w:rFonts w:ascii="Arial" w:hAnsi="Arial" w:cs="Arial"/>
          </w:rPr>
          <w:t>9–6</w:t>
        </w:r>
      </w:hyperlink>
      <w:r w:rsidR="00C12992" w:rsidRPr="001058B5">
        <w:rPr>
          <w:rFonts w:ascii="Arial" w:hAnsi="Arial" w:cs="Arial"/>
        </w:rPr>
        <w:tab/>
        <w:t>Using AUDIT to Audit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r w:rsidR="00C12992" w:rsidRPr="001058B5">
        <w:rPr>
          <w:rFonts w:ascii="Arial" w:hAnsi="Arial" w:cs="Arial"/>
        </w:rPr>
        <w:tab/>
        <w:t>9-23</w:t>
      </w:r>
    </w:p>
    <w:p w14:paraId="21184568"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70" w:history="1">
        <w:r w:rsidR="00C12992" w:rsidRPr="001058B5">
          <w:rPr>
            <w:rFonts w:ascii="Arial" w:hAnsi="Arial" w:cs="Arial"/>
          </w:rPr>
          <w:t>9–7</w:t>
        </w:r>
      </w:hyperlink>
      <w:r w:rsidR="00C12992" w:rsidRPr="001058B5">
        <w:rPr>
          <w:rFonts w:ascii="Arial" w:hAnsi="Arial" w:cs="Arial"/>
        </w:rPr>
        <w:tab/>
        <w:t>Using AUDIT to Enable SQL</w:t>
      </w:r>
      <w:r w:rsidR="00C12992" w:rsidRPr="001058B5">
        <w:rPr>
          <w:rFonts w:ascii="Arial" w:hAnsi="Arial" w:cs="Arial"/>
          <w:spacing w:val="-2"/>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9-24</w:t>
      </w:r>
    </w:p>
    <w:p w14:paraId="3B2B7109"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71" w:history="1">
        <w:r w:rsidR="00C12992" w:rsidRPr="001058B5">
          <w:rPr>
            <w:rFonts w:ascii="Arial" w:hAnsi="Arial" w:cs="Arial"/>
          </w:rPr>
          <w:t>9–8</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Unsuccessful</w:t>
      </w:r>
      <w:r w:rsidR="00C12992" w:rsidRPr="001058B5">
        <w:rPr>
          <w:rFonts w:ascii="Arial" w:hAnsi="Arial" w:cs="Arial"/>
          <w:spacing w:val="-1"/>
        </w:rPr>
        <w:t xml:space="preserve"> </w:t>
      </w:r>
      <w:r w:rsidR="00C12992" w:rsidRPr="001058B5">
        <w:rPr>
          <w:rFonts w:ascii="Arial" w:hAnsi="Arial" w:cs="Arial"/>
        </w:rPr>
        <w:t>Statements</w:t>
      </w:r>
      <w:r w:rsidR="00C12992" w:rsidRPr="001058B5">
        <w:rPr>
          <w:rFonts w:ascii="Arial" w:hAnsi="Arial" w:cs="Arial"/>
        </w:rPr>
        <w:tab/>
        <w:t>9-24</w:t>
      </w:r>
    </w:p>
    <w:p w14:paraId="0C9C4056"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82" w:history="1">
        <w:r w:rsidR="00C12992" w:rsidRPr="001058B5">
          <w:rPr>
            <w:rFonts w:ascii="Arial" w:hAnsi="Arial" w:cs="Arial"/>
          </w:rPr>
          <w:t>9–9</w:t>
        </w:r>
      </w:hyperlink>
      <w:r w:rsidR="00C12992" w:rsidRPr="001058B5">
        <w:rPr>
          <w:rFonts w:ascii="Arial" w:hAnsi="Arial" w:cs="Arial"/>
        </w:rPr>
        <w:tab/>
        <w:t>Using NOAUDIT to Remove Session and SQL</w:t>
      </w:r>
      <w:r w:rsidR="00C12992" w:rsidRPr="001058B5">
        <w:rPr>
          <w:rFonts w:ascii="Arial" w:hAnsi="Arial" w:cs="Arial"/>
          <w:spacing w:val="-7"/>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9-25</w:t>
      </w:r>
    </w:p>
    <w:p w14:paraId="615CE374"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83" w:history="1">
        <w:r w:rsidR="00C12992" w:rsidRPr="001058B5">
          <w:rPr>
            <w:rFonts w:ascii="Arial" w:hAnsi="Arial" w:cs="Arial"/>
          </w:rPr>
          <w:t>9–10</w:t>
        </w:r>
      </w:hyperlink>
      <w:r w:rsidR="00C12992" w:rsidRPr="001058B5">
        <w:rPr>
          <w:rFonts w:ascii="Arial" w:hAnsi="Arial" w:cs="Arial"/>
        </w:rPr>
        <w:tab/>
        <w:t>Using NOAUDIT to Remove ALL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9-26</w:t>
      </w:r>
    </w:p>
    <w:p w14:paraId="438ECC88"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794" w:history="1">
        <w:r w:rsidR="00C12992" w:rsidRPr="001058B5">
          <w:rPr>
            <w:rFonts w:ascii="Arial" w:hAnsi="Arial" w:cs="Arial"/>
          </w:rPr>
          <w:t>9–11</w:t>
        </w:r>
      </w:hyperlink>
      <w:r w:rsidR="00C12992" w:rsidRPr="001058B5">
        <w:rPr>
          <w:rFonts w:ascii="Arial" w:hAnsi="Arial" w:cs="Arial"/>
        </w:rPr>
        <w:tab/>
        <w:t>Using AUDIT to Configure</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9-27</w:t>
      </w:r>
    </w:p>
    <w:p w14:paraId="58494CC1"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02" w:history="1">
        <w:r w:rsidR="00C12992" w:rsidRPr="001058B5">
          <w:rPr>
            <w:rFonts w:ascii="Arial" w:hAnsi="Arial" w:cs="Arial"/>
          </w:rPr>
          <w:t>9–12</w:t>
        </w:r>
      </w:hyperlink>
      <w:r w:rsidR="00C12992" w:rsidRPr="001058B5">
        <w:rPr>
          <w:rFonts w:ascii="Arial" w:hAnsi="Arial" w:cs="Arial"/>
        </w:rPr>
        <w:tab/>
        <w:t>Using AUDIT to Audit a SQL Statement for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9-27</w:t>
      </w:r>
    </w:p>
    <w:p w14:paraId="0F126FAB"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26" w:history="1">
        <w:r w:rsidR="00C12992" w:rsidRPr="001058B5">
          <w:rPr>
            <w:rFonts w:ascii="Arial" w:hAnsi="Arial" w:cs="Arial"/>
          </w:rPr>
          <w:t>9–13</w:t>
        </w:r>
      </w:hyperlink>
      <w:r w:rsidR="00C12992" w:rsidRPr="001058B5">
        <w:rPr>
          <w:rFonts w:ascii="Arial" w:hAnsi="Arial" w:cs="Arial"/>
        </w:rPr>
        <w:tab/>
        <w:t>Configuring Auditing for a</w:t>
      </w:r>
      <w:r w:rsidR="00C12992" w:rsidRPr="001058B5">
        <w:rPr>
          <w:rFonts w:ascii="Arial" w:hAnsi="Arial" w:cs="Arial"/>
          <w:spacing w:val="-3"/>
        </w:rPr>
        <w:t xml:space="preserve"> </w:t>
      </w:r>
      <w:r w:rsidR="00C12992" w:rsidRPr="001058B5">
        <w:rPr>
          <w:rFonts w:ascii="Arial" w:hAnsi="Arial" w:cs="Arial"/>
        </w:rPr>
        <w:t>Schema</w:t>
      </w:r>
      <w:r w:rsidR="00C12992" w:rsidRPr="001058B5">
        <w:rPr>
          <w:rFonts w:ascii="Arial" w:hAnsi="Arial" w:cs="Arial"/>
          <w:spacing w:val="-1"/>
        </w:rPr>
        <w:t xml:space="preserve"> </w:t>
      </w:r>
      <w:r w:rsidR="00C12992" w:rsidRPr="001058B5">
        <w:rPr>
          <w:rFonts w:ascii="Arial" w:hAnsi="Arial" w:cs="Arial"/>
        </w:rPr>
        <w:t>Table</w:t>
      </w:r>
      <w:r w:rsidR="00C12992" w:rsidRPr="001058B5">
        <w:rPr>
          <w:rFonts w:ascii="Arial" w:hAnsi="Arial" w:cs="Arial"/>
        </w:rPr>
        <w:tab/>
        <w:t>9-30</w:t>
      </w:r>
    </w:p>
    <w:p w14:paraId="5152A7A5"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27" w:history="1">
        <w:r w:rsidR="00C12992" w:rsidRPr="001058B5">
          <w:rPr>
            <w:rFonts w:ascii="Arial" w:hAnsi="Arial" w:cs="Arial"/>
          </w:rPr>
          <w:t>9–14</w:t>
        </w:r>
      </w:hyperlink>
      <w:r w:rsidR="00C12992" w:rsidRPr="001058B5">
        <w:rPr>
          <w:rFonts w:ascii="Arial" w:hAnsi="Arial" w:cs="Arial"/>
        </w:rPr>
        <w:tab/>
        <w:t>Auditing Successful Statements on a</w:t>
      </w:r>
      <w:r w:rsidR="00C12992" w:rsidRPr="001058B5">
        <w:rPr>
          <w:rFonts w:ascii="Arial" w:hAnsi="Arial" w:cs="Arial"/>
          <w:spacing w:val="-4"/>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9-30</w:t>
      </w:r>
    </w:p>
    <w:p w14:paraId="6AF64B71"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30" w:history="1">
        <w:r w:rsidR="00C12992" w:rsidRPr="001058B5">
          <w:rPr>
            <w:rFonts w:ascii="Arial" w:hAnsi="Arial" w:cs="Arial"/>
          </w:rPr>
          <w:t>9–15</w:t>
        </w:r>
      </w:hyperlink>
      <w:r w:rsidR="00C12992" w:rsidRPr="001058B5">
        <w:rPr>
          <w:rFonts w:ascii="Arial" w:hAnsi="Arial" w:cs="Arial"/>
        </w:rPr>
        <w:tab/>
        <w:t>Configuring Auditing for Any New Objects Using the</w:t>
      </w:r>
      <w:r w:rsidR="00C12992" w:rsidRPr="001058B5">
        <w:rPr>
          <w:rFonts w:ascii="Arial" w:hAnsi="Arial" w:cs="Arial"/>
          <w:spacing w:val="-14"/>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Clause</w:t>
      </w:r>
      <w:r w:rsidR="00C12992" w:rsidRPr="001058B5">
        <w:rPr>
          <w:rFonts w:ascii="Arial" w:hAnsi="Arial" w:cs="Arial"/>
        </w:rPr>
        <w:tab/>
        <w:t>9-30</w:t>
      </w:r>
    </w:p>
    <w:p w14:paraId="05B91A7A"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32" w:history="1">
        <w:r w:rsidR="00C12992" w:rsidRPr="001058B5">
          <w:rPr>
            <w:rFonts w:ascii="Arial" w:hAnsi="Arial" w:cs="Arial"/>
          </w:rPr>
          <w:t>9–16</w:t>
        </w:r>
      </w:hyperlink>
      <w:r w:rsidR="00C12992" w:rsidRPr="001058B5">
        <w:rPr>
          <w:rFonts w:ascii="Arial" w:hAnsi="Arial" w:cs="Arial"/>
        </w:rPr>
        <w:tab/>
        <w:t>Auditing the Execution of a Procedure</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Function</w:t>
      </w:r>
      <w:r w:rsidR="00C12992" w:rsidRPr="001058B5">
        <w:rPr>
          <w:rFonts w:ascii="Arial" w:hAnsi="Arial" w:cs="Arial"/>
        </w:rPr>
        <w:tab/>
        <w:t>9-31</w:t>
      </w:r>
    </w:p>
    <w:p w14:paraId="29396781"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45" w:history="1">
        <w:r w:rsidR="00C12992" w:rsidRPr="001058B5">
          <w:rPr>
            <w:rFonts w:ascii="Arial" w:hAnsi="Arial" w:cs="Arial"/>
          </w:rPr>
          <w:t>9–17</w:t>
        </w:r>
      </w:hyperlink>
      <w:r w:rsidR="00C12992" w:rsidRPr="001058B5">
        <w:rPr>
          <w:rFonts w:ascii="Arial" w:hAnsi="Arial" w:cs="Arial"/>
        </w:rPr>
        <w:tab/>
        <w:t>Auditing a</w:t>
      </w:r>
      <w:r w:rsidR="00C12992" w:rsidRPr="001058B5">
        <w:rPr>
          <w:rFonts w:ascii="Arial" w:hAnsi="Arial" w:cs="Arial"/>
          <w:spacing w:val="-2"/>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rPr>
        <w:tab/>
        <w:t>9-32</w:t>
      </w:r>
    </w:p>
    <w:p w14:paraId="1A4487A6"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63" w:history="1">
        <w:r w:rsidR="00C12992" w:rsidRPr="001058B5">
          <w:rPr>
            <w:rFonts w:ascii="Arial" w:hAnsi="Arial" w:cs="Arial"/>
          </w:rPr>
          <w:t>9–18</w:t>
        </w:r>
      </w:hyperlink>
      <w:r w:rsidR="00C12992" w:rsidRPr="001058B5">
        <w:rPr>
          <w:rFonts w:ascii="Arial" w:hAnsi="Arial" w:cs="Arial"/>
        </w:rPr>
        <w:tab/>
        <w:t>Auditing All Functions, Procedures, Packages,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Triggers</w:t>
      </w:r>
      <w:r w:rsidR="00C12992" w:rsidRPr="001058B5">
        <w:rPr>
          <w:rFonts w:ascii="Arial" w:hAnsi="Arial" w:cs="Arial"/>
        </w:rPr>
        <w:tab/>
        <w:t>9-33</w:t>
      </w:r>
    </w:p>
    <w:p w14:paraId="52149F3B"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64" w:history="1">
        <w:r w:rsidR="00C12992" w:rsidRPr="001058B5">
          <w:rPr>
            <w:rFonts w:ascii="Arial" w:hAnsi="Arial" w:cs="Arial"/>
          </w:rPr>
          <w:t>9–19</w:t>
        </w:r>
      </w:hyperlink>
      <w:r w:rsidR="00C12992" w:rsidRPr="001058B5">
        <w:rPr>
          <w:rFonts w:ascii="Arial" w:hAnsi="Arial" w:cs="Arial"/>
        </w:rPr>
        <w:tab/>
        <w:t>Auditing a User’s Execution of Functions, Procedures, Packages,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r w:rsidR="00C12992" w:rsidRPr="001058B5">
        <w:rPr>
          <w:rFonts w:ascii="Arial" w:hAnsi="Arial" w:cs="Arial"/>
        </w:rPr>
        <w:tab/>
        <w:t>9-33</w:t>
      </w:r>
    </w:p>
    <w:p w14:paraId="7C2D6F8C"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65" w:history="1">
        <w:r w:rsidR="00C12992" w:rsidRPr="001058B5">
          <w:rPr>
            <w:rFonts w:ascii="Arial" w:hAnsi="Arial" w:cs="Arial"/>
          </w:rPr>
          <w:t>9–20</w:t>
        </w:r>
      </w:hyperlink>
      <w:r w:rsidR="00C12992" w:rsidRPr="001058B5">
        <w:rPr>
          <w:rFonts w:ascii="Arial" w:hAnsi="Arial" w:cs="Arial"/>
        </w:rPr>
        <w:tab/>
        <w:t>Auditing the Execution of a Procedure or Function within</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rPr>
        <w:tab/>
        <w:t>9-33</w:t>
      </w:r>
    </w:p>
    <w:p w14:paraId="761D5B3F"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931" w:history="1">
        <w:r w:rsidR="00C12992" w:rsidRPr="001058B5">
          <w:rPr>
            <w:rFonts w:ascii="Arial" w:hAnsi="Arial" w:cs="Arial"/>
          </w:rPr>
          <w:t>9–21</w:t>
        </w:r>
      </w:hyperlink>
      <w:r w:rsidR="00C12992" w:rsidRPr="001058B5">
        <w:rPr>
          <w:rFonts w:ascii="Arial" w:hAnsi="Arial" w:cs="Arial"/>
        </w:rPr>
        <w:tab/>
        <w:t>Using DBMS_FGA.ADD_POLICY to Create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9-42</w:t>
      </w:r>
    </w:p>
    <w:p w14:paraId="5F4276CC"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936" w:history="1">
        <w:r w:rsidR="00C12992" w:rsidRPr="001058B5">
          <w:rPr>
            <w:rFonts w:ascii="Arial" w:hAnsi="Arial" w:cs="Arial"/>
          </w:rPr>
          <w:t>9–22</w:t>
        </w:r>
      </w:hyperlink>
      <w:r w:rsidR="00C12992" w:rsidRPr="001058B5">
        <w:rPr>
          <w:rFonts w:ascii="Arial" w:hAnsi="Arial" w:cs="Arial"/>
        </w:rPr>
        <w:tab/>
        <w:t>Disabling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9-43</w:t>
      </w:r>
    </w:p>
    <w:p w14:paraId="13D45424"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938" w:history="1">
        <w:r w:rsidR="00C12992" w:rsidRPr="001058B5">
          <w:rPr>
            <w:rFonts w:ascii="Arial" w:hAnsi="Arial" w:cs="Arial"/>
          </w:rPr>
          <w:t>9–23</w:t>
        </w:r>
      </w:hyperlink>
      <w:r w:rsidR="00C12992" w:rsidRPr="001058B5">
        <w:rPr>
          <w:rFonts w:ascii="Arial" w:hAnsi="Arial" w:cs="Arial"/>
        </w:rPr>
        <w:tab/>
        <w:t>Enabling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53ACAF5C"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941" w:history="1">
        <w:r w:rsidR="00C12992" w:rsidRPr="001058B5">
          <w:rPr>
            <w:rFonts w:ascii="Arial" w:hAnsi="Arial" w:cs="Arial"/>
          </w:rPr>
          <w:t>9–24</w:t>
        </w:r>
      </w:hyperlink>
      <w:r w:rsidR="00C12992" w:rsidRPr="001058B5">
        <w:rPr>
          <w:rFonts w:ascii="Arial" w:hAnsi="Arial" w:cs="Arial"/>
        </w:rPr>
        <w:tab/>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22D044CD"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972" w:history="1">
        <w:r w:rsidR="00C12992" w:rsidRPr="001058B5">
          <w:rPr>
            <w:rFonts w:ascii="Arial" w:hAnsi="Arial" w:cs="Arial"/>
          </w:rPr>
          <w:t>9–25</w:t>
        </w:r>
      </w:hyperlink>
      <w:r w:rsidR="00C12992" w:rsidRPr="001058B5">
        <w:rPr>
          <w:rFonts w:ascii="Arial" w:hAnsi="Arial" w:cs="Arial"/>
        </w:rPr>
        <w:tab/>
        <w:t>Auditing Table Insert Operations by</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rPr>
        <w:tab/>
        <w:t>9-53</w:t>
      </w:r>
    </w:p>
    <w:p w14:paraId="2AEC20ED"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994" w:history="1">
        <w:r w:rsidR="00C12992" w:rsidRPr="001058B5">
          <w:rPr>
            <w:rFonts w:ascii="Arial" w:hAnsi="Arial" w:cs="Arial"/>
          </w:rPr>
          <w:t>9–26</w:t>
        </w:r>
      </w:hyperlink>
      <w:r w:rsidR="00C12992" w:rsidRPr="001058B5">
        <w:rPr>
          <w:rFonts w:ascii="Arial" w:hAnsi="Arial" w:cs="Arial"/>
        </w:rPr>
        <w:tab/>
        <w:t>Audit Trigger to Record Before and After Changes to</w:t>
      </w:r>
      <w:r w:rsidR="00C12992" w:rsidRPr="001058B5">
        <w:rPr>
          <w:rFonts w:ascii="Arial" w:hAnsi="Arial" w:cs="Arial"/>
          <w:spacing w:val="-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9-56</w:t>
      </w:r>
    </w:p>
    <w:p w14:paraId="3FB7DD45" w14:textId="77777777" w:rsidR="008C539B" w:rsidRPr="001058B5" w:rsidRDefault="008D1AB8">
      <w:pPr>
        <w:pStyle w:val="BodyText"/>
        <w:tabs>
          <w:tab w:val="left" w:pos="1899"/>
          <w:tab w:val="right" w:leader="dot" w:pos="9940"/>
        </w:tabs>
        <w:spacing w:line="244" w:lineRule="exact"/>
        <w:ind w:left="1180"/>
        <w:rPr>
          <w:rFonts w:ascii="Arial" w:hAnsi="Arial" w:cs="Arial"/>
        </w:rPr>
      </w:pPr>
      <w:hyperlink w:anchor="_bookmark2094" w:history="1">
        <w:r w:rsidR="00C12992" w:rsidRPr="001058B5">
          <w:rPr>
            <w:rFonts w:ascii="Arial" w:hAnsi="Arial" w:cs="Arial"/>
          </w:rPr>
          <w:t>9–27</w:t>
        </w:r>
      </w:hyperlink>
      <w:r w:rsidR="00C12992" w:rsidRPr="001058B5">
        <w:rPr>
          <w:rFonts w:ascii="Arial" w:hAnsi="Arial" w:cs="Arial"/>
        </w:rPr>
        <w:tab/>
        <w:t>Directly Calling a Database Audit Trail</w:t>
      </w:r>
      <w:r w:rsidR="00C12992" w:rsidRPr="001058B5">
        <w:rPr>
          <w:rFonts w:ascii="Arial" w:hAnsi="Arial" w:cs="Arial"/>
          <w:spacing w:val="-6"/>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w:t>
      </w:r>
      <w:r w:rsidR="00C12992" w:rsidRPr="001058B5">
        <w:rPr>
          <w:rFonts w:ascii="Arial" w:hAnsi="Arial" w:cs="Arial"/>
        </w:rPr>
        <w:tab/>
        <w:t>9-79</w:t>
      </w:r>
    </w:p>
    <w:p w14:paraId="0BB06A40" w14:textId="77777777" w:rsidR="008C539B" w:rsidRPr="001058B5" w:rsidRDefault="008C539B">
      <w:pPr>
        <w:spacing w:line="244" w:lineRule="exact"/>
        <w:rPr>
          <w:rFonts w:ascii="Arial" w:hAnsi="Arial" w:cs="Arial"/>
        </w:rPr>
        <w:sectPr w:rsidR="008C539B" w:rsidRPr="001058B5">
          <w:footerReference w:type="even" r:id="rId13"/>
          <w:footerReference w:type="default" r:id="rId14"/>
          <w:pgSz w:w="12240" w:h="15840"/>
          <w:pgMar w:top="1060" w:right="1060" w:bottom="840" w:left="1100" w:header="0" w:footer="658" w:gutter="0"/>
          <w:pgNumType w:start="19"/>
          <w:cols w:space="720"/>
        </w:sectPr>
      </w:pPr>
    </w:p>
    <w:p w14:paraId="09E8C5FC" w14:textId="77777777" w:rsidR="008C539B" w:rsidRPr="001058B5" w:rsidRDefault="00C12992">
      <w:pPr>
        <w:pStyle w:val="Heading5"/>
        <w:spacing w:before="94"/>
      </w:pPr>
      <w:r w:rsidRPr="001058B5">
        <w:lastRenderedPageBreak/>
        <w:t>List of Tables</w:t>
      </w:r>
    </w:p>
    <w:p w14:paraId="420018E2" w14:textId="77777777" w:rsidR="008C539B" w:rsidRPr="001058B5" w:rsidRDefault="008D1AB8">
      <w:pPr>
        <w:pStyle w:val="BodyText"/>
        <w:tabs>
          <w:tab w:val="left" w:pos="1350"/>
          <w:tab w:val="left" w:leader="dot" w:pos="8940"/>
        </w:tabs>
        <w:spacing w:before="211" w:line="244" w:lineRule="exact"/>
        <w:ind w:left="580"/>
        <w:rPr>
          <w:rFonts w:ascii="Arial" w:hAnsi="Arial" w:cs="Arial"/>
        </w:rPr>
      </w:pPr>
      <w:hyperlink w:anchor="_bookmark169" w:history="1">
        <w:r w:rsidR="00C12992" w:rsidRPr="001058B5">
          <w:rPr>
            <w:rFonts w:ascii="Arial" w:hAnsi="Arial" w:cs="Arial"/>
          </w:rPr>
          <w:t>2–1</w:t>
        </w:r>
      </w:hyperlink>
      <w:r w:rsidR="00C12992" w:rsidRPr="001058B5">
        <w:rPr>
          <w:rFonts w:ascii="Arial" w:hAnsi="Arial" w:cs="Arial"/>
        </w:rPr>
        <w:tab/>
        <w:t>Data Dictionary Views That Display Information about Users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Profiles</w:t>
      </w:r>
      <w:r w:rsidR="00C12992" w:rsidRPr="001058B5">
        <w:rPr>
          <w:rFonts w:ascii="Arial" w:hAnsi="Arial" w:cs="Arial"/>
        </w:rPr>
        <w:tab/>
        <w:t>2-15</w:t>
      </w:r>
    </w:p>
    <w:p w14:paraId="18C762C2"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212" w:history="1">
        <w:r w:rsidR="00C12992" w:rsidRPr="001058B5">
          <w:rPr>
            <w:rFonts w:ascii="Arial" w:hAnsi="Arial" w:cs="Arial"/>
          </w:rPr>
          <w:t>3–1</w:t>
        </w:r>
      </w:hyperlink>
      <w:r w:rsidR="00C12992" w:rsidRPr="001058B5">
        <w:rPr>
          <w:rFonts w:ascii="Arial" w:hAnsi="Arial" w:cs="Arial"/>
        </w:rPr>
        <w:tab/>
        <w:t>Password-Specific Settings in the</w:t>
      </w:r>
      <w:r w:rsidR="00C12992" w:rsidRPr="001058B5">
        <w:rPr>
          <w:rFonts w:ascii="Arial" w:hAnsi="Arial" w:cs="Arial"/>
          <w:spacing w:val="-11"/>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3-5</w:t>
      </w:r>
    </w:p>
    <w:p w14:paraId="342458FC"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243" w:history="1">
        <w:r w:rsidR="00C12992" w:rsidRPr="001058B5">
          <w:rPr>
            <w:rFonts w:ascii="Arial" w:hAnsi="Arial" w:cs="Arial"/>
          </w:rPr>
          <w:t>3–2</w:t>
        </w:r>
      </w:hyperlink>
      <w:r w:rsidR="00C12992" w:rsidRPr="001058B5">
        <w:rPr>
          <w:rFonts w:ascii="Arial" w:hAnsi="Arial" w:cs="Arial"/>
        </w:rPr>
        <w:tab/>
        <w:t>Parameters Controlling Reuse of a</w:t>
      </w:r>
      <w:r w:rsidR="00C12992" w:rsidRPr="001058B5">
        <w:rPr>
          <w:rFonts w:ascii="Arial" w:hAnsi="Arial" w:cs="Arial"/>
          <w:spacing w:val="-15"/>
        </w:rPr>
        <w:t xml:space="preserve"> </w:t>
      </w:r>
      <w:r w:rsidR="00C12992" w:rsidRPr="001058B5">
        <w:rPr>
          <w:rFonts w:ascii="Arial" w:hAnsi="Arial" w:cs="Arial"/>
        </w:rPr>
        <w:t>Previous</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3-7</w:t>
      </w:r>
    </w:p>
    <w:p w14:paraId="71769156"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491" w:history="1">
        <w:r w:rsidR="00C12992" w:rsidRPr="001058B5">
          <w:rPr>
            <w:rFonts w:ascii="Arial" w:hAnsi="Arial" w:cs="Arial"/>
          </w:rPr>
          <w:t>3–3</w:t>
        </w:r>
      </w:hyperlink>
      <w:r w:rsidR="00C12992" w:rsidRPr="001058B5">
        <w:rPr>
          <w:rFonts w:ascii="Arial" w:hAnsi="Arial" w:cs="Arial"/>
        </w:rPr>
        <w:tab/>
        <w:t>Data Dictionary Views That Describe</w:t>
      </w:r>
      <w:r w:rsidR="00C12992" w:rsidRPr="001058B5">
        <w:rPr>
          <w:rFonts w:ascii="Arial" w:hAnsi="Arial" w:cs="Arial"/>
          <w:spacing w:val="-15"/>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Authentication</w:t>
      </w:r>
      <w:r w:rsidR="00C12992" w:rsidRPr="001058B5">
        <w:rPr>
          <w:rFonts w:ascii="Arial" w:hAnsi="Arial" w:cs="Arial"/>
        </w:rPr>
        <w:tab/>
        <w:t>3-47</w:t>
      </w:r>
    </w:p>
    <w:p w14:paraId="6CB28F9E"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523" w:history="1">
        <w:r w:rsidR="00C12992" w:rsidRPr="001058B5">
          <w:rPr>
            <w:rFonts w:ascii="Arial" w:hAnsi="Arial" w:cs="Arial"/>
          </w:rPr>
          <w:t>4–1</w:t>
        </w:r>
      </w:hyperlink>
      <w:r w:rsidR="00C12992" w:rsidRPr="001058B5">
        <w:rPr>
          <w:rFonts w:ascii="Arial" w:hAnsi="Arial" w:cs="Arial"/>
        </w:rPr>
        <w:tab/>
        <w:t>Roles to Allow Access to SYS</w:t>
      </w:r>
      <w:r w:rsidR="00C12992" w:rsidRPr="001058B5">
        <w:rPr>
          <w:rFonts w:ascii="Arial" w:hAnsi="Arial" w:cs="Arial"/>
          <w:spacing w:val="-15"/>
        </w:rPr>
        <w:t xml:space="preserve"> </w:t>
      </w:r>
      <w:r w:rsidR="00C12992" w:rsidRPr="001058B5">
        <w:rPr>
          <w:rFonts w:ascii="Arial" w:hAnsi="Arial" w:cs="Arial"/>
        </w:rPr>
        <w:t>Schema</w:t>
      </w:r>
      <w:r w:rsidR="00C12992" w:rsidRPr="001058B5">
        <w:rPr>
          <w:rFonts w:ascii="Arial" w:hAnsi="Arial" w:cs="Arial"/>
          <w:spacing w:val="-3"/>
        </w:rPr>
        <w:t xml:space="preserve"> </w:t>
      </w:r>
      <w:r w:rsidR="00C12992" w:rsidRPr="001058B5">
        <w:rPr>
          <w:rFonts w:ascii="Arial" w:hAnsi="Arial" w:cs="Arial"/>
        </w:rPr>
        <w:t>Objects</w:t>
      </w:r>
      <w:r w:rsidR="00C12992" w:rsidRPr="001058B5">
        <w:rPr>
          <w:rFonts w:ascii="Arial" w:hAnsi="Arial" w:cs="Arial"/>
        </w:rPr>
        <w:tab/>
        <w:t>4-4</w:t>
      </w:r>
    </w:p>
    <w:p w14:paraId="193C9883"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555" w:history="1">
        <w:r w:rsidR="00C12992" w:rsidRPr="001058B5">
          <w:rPr>
            <w:rFonts w:ascii="Arial" w:hAnsi="Arial" w:cs="Arial"/>
          </w:rPr>
          <w:t>4–2</w:t>
        </w:r>
      </w:hyperlink>
      <w:r w:rsidR="00C12992" w:rsidRPr="001058B5">
        <w:rPr>
          <w:rFonts w:ascii="Arial" w:hAnsi="Arial" w:cs="Arial"/>
        </w:rPr>
        <w:tab/>
        <w:t>Properties of Roles and</w:t>
      </w:r>
      <w:r w:rsidR="00C12992" w:rsidRPr="001058B5">
        <w:rPr>
          <w:rFonts w:ascii="Arial" w:hAnsi="Arial" w:cs="Arial"/>
          <w:spacing w:val="-12"/>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Description</w:t>
      </w:r>
      <w:r w:rsidR="00C12992" w:rsidRPr="001058B5">
        <w:rPr>
          <w:rFonts w:ascii="Arial" w:hAnsi="Arial" w:cs="Arial"/>
        </w:rPr>
        <w:tab/>
        <w:t>4-7</w:t>
      </w:r>
    </w:p>
    <w:p w14:paraId="44B393A9"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584" w:history="1">
        <w:r w:rsidR="00C12992" w:rsidRPr="001058B5">
          <w:rPr>
            <w:rFonts w:ascii="Arial" w:hAnsi="Arial" w:cs="Arial"/>
          </w:rPr>
          <w:t>4–3</w:t>
        </w:r>
      </w:hyperlink>
      <w:r w:rsidR="00C12992" w:rsidRPr="001058B5">
        <w:rPr>
          <w:rFonts w:ascii="Arial" w:hAnsi="Arial" w:cs="Arial"/>
        </w:rPr>
        <w:tab/>
        <w:t>Oracle Database</w:t>
      </w:r>
      <w:r w:rsidR="00C12992" w:rsidRPr="001058B5">
        <w:rPr>
          <w:rFonts w:ascii="Arial" w:hAnsi="Arial" w:cs="Arial"/>
          <w:spacing w:val="-7"/>
        </w:rPr>
        <w:t xml:space="preserve"> </w:t>
      </w:r>
      <w:r w:rsidR="00C12992" w:rsidRPr="001058B5">
        <w:rPr>
          <w:rFonts w:ascii="Arial" w:hAnsi="Arial" w:cs="Arial"/>
        </w:rPr>
        <w:t>Predefined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4-11</w:t>
      </w:r>
    </w:p>
    <w:p w14:paraId="38348B78"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778" w:history="1">
        <w:r w:rsidR="00C12992" w:rsidRPr="001058B5">
          <w:rPr>
            <w:rFonts w:ascii="Arial" w:hAnsi="Arial" w:cs="Arial"/>
          </w:rPr>
          <w:t>4–4</w:t>
        </w:r>
      </w:hyperlink>
      <w:r w:rsidR="00C12992" w:rsidRPr="001058B5">
        <w:rPr>
          <w:rFonts w:ascii="Arial" w:hAnsi="Arial" w:cs="Arial"/>
        </w:rPr>
        <w:tab/>
        <w:t>System Privileges for</w:t>
      </w:r>
      <w:r w:rsidR="00C12992" w:rsidRPr="001058B5">
        <w:rPr>
          <w:rFonts w:ascii="Arial" w:hAnsi="Arial" w:cs="Arial"/>
          <w:spacing w:val="-9"/>
        </w:rPr>
        <w:t xml:space="preserve"> </w:t>
      </w:r>
      <w:r w:rsidR="00C12992" w:rsidRPr="001058B5">
        <w:rPr>
          <w:rFonts w:ascii="Arial" w:hAnsi="Arial" w:cs="Arial"/>
        </w:rPr>
        <w:t>Named</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4-33</w:t>
      </w:r>
    </w:p>
    <w:p w14:paraId="52D74299"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788" w:history="1">
        <w:r w:rsidR="00C12992" w:rsidRPr="001058B5">
          <w:rPr>
            <w:rFonts w:ascii="Arial" w:hAnsi="Arial" w:cs="Arial"/>
          </w:rPr>
          <w:t>4–5</w:t>
        </w:r>
      </w:hyperlink>
      <w:r w:rsidR="00C12992" w:rsidRPr="001058B5">
        <w:rPr>
          <w:rFonts w:ascii="Arial" w:hAnsi="Arial" w:cs="Arial"/>
        </w:rPr>
        <w:tab/>
        <w:t>Privileges for</w:t>
      </w:r>
      <w:r w:rsidR="00C12992" w:rsidRPr="001058B5">
        <w:rPr>
          <w:rFonts w:ascii="Arial" w:hAnsi="Arial" w:cs="Arial"/>
          <w:spacing w:val="-5"/>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Tables</w:t>
      </w:r>
      <w:r w:rsidR="00C12992" w:rsidRPr="001058B5">
        <w:rPr>
          <w:rFonts w:ascii="Arial" w:hAnsi="Arial" w:cs="Arial"/>
        </w:rPr>
        <w:tab/>
        <w:t>4-35</w:t>
      </w:r>
    </w:p>
    <w:p w14:paraId="2722D6C7"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954" w:history="1">
        <w:r w:rsidR="00C12992" w:rsidRPr="001058B5">
          <w:rPr>
            <w:rFonts w:ascii="Arial" w:hAnsi="Arial" w:cs="Arial"/>
          </w:rPr>
          <w:t>4–6</w:t>
        </w:r>
      </w:hyperlink>
      <w:r w:rsidR="00C12992" w:rsidRPr="001058B5">
        <w:rPr>
          <w:rFonts w:ascii="Arial" w:hAnsi="Arial" w:cs="Arial"/>
        </w:rPr>
        <w:tab/>
        <w:t>Data Dictionary Views That Display Information about Access</w:t>
      </w:r>
      <w:r w:rsidR="00C12992" w:rsidRPr="001058B5">
        <w:rPr>
          <w:rFonts w:ascii="Arial" w:hAnsi="Arial" w:cs="Arial"/>
          <w:spacing w:val="-21"/>
        </w:rPr>
        <w:t xml:space="preserve"> </w:t>
      </w:r>
      <w:r w:rsidR="00C12992" w:rsidRPr="001058B5">
        <w:rPr>
          <w:rFonts w:ascii="Arial" w:hAnsi="Arial" w:cs="Arial"/>
        </w:rPr>
        <w:t>Control</w:t>
      </w:r>
      <w:r w:rsidR="00C12992" w:rsidRPr="001058B5">
        <w:rPr>
          <w:rFonts w:ascii="Arial" w:hAnsi="Arial" w:cs="Arial"/>
          <w:spacing w:val="-3"/>
        </w:rPr>
        <w:t xml:space="preserve"> </w:t>
      </w:r>
      <w:r w:rsidR="00C12992" w:rsidRPr="001058B5">
        <w:rPr>
          <w:rFonts w:ascii="Arial" w:hAnsi="Arial" w:cs="Arial"/>
        </w:rPr>
        <w:t>Lists</w:t>
      </w:r>
      <w:r w:rsidR="00C12992" w:rsidRPr="001058B5">
        <w:rPr>
          <w:rFonts w:ascii="Arial" w:hAnsi="Arial" w:cs="Arial"/>
        </w:rPr>
        <w:tab/>
        <w:t>4-71</w:t>
      </w:r>
    </w:p>
    <w:p w14:paraId="7E96590B"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964" w:history="1">
        <w:r w:rsidR="00C12992" w:rsidRPr="001058B5">
          <w:rPr>
            <w:rFonts w:ascii="Arial" w:hAnsi="Arial" w:cs="Arial"/>
          </w:rPr>
          <w:t>4–7</w:t>
        </w:r>
      </w:hyperlink>
      <w:r w:rsidR="00C12992" w:rsidRPr="001058B5">
        <w:rPr>
          <w:rFonts w:ascii="Arial" w:hAnsi="Arial" w:cs="Arial"/>
        </w:rPr>
        <w:tab/>
        <w:t>Data Dictionary Views That Display Information about Privileges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4-71</w:t>
      </w:r>
    </w:p>
    <w:p w14:paraId="68E30982"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1000" w:history="1">
        <w:r w:rsidR="00C12992" w:rsidRPr="001058B5">
          <w:rPr>
            <w:rFonts w:ascii="Arial" w:hAnsi="Arial" w:cs="Arial"/>
          </w:rPr>
          <w:t>5–1</w:t>
        </w:r>
      </w:hyperlink>
      <w:r w:rsidR="00C12992" w:rsidRPr="001058B5">
        <w:rPr>
          <w:rFonts w:ascii="Arial" w:hAnsi="Arial" w:cs="Arial"/>
        </w:rPr>
        <w:tab/>
        <w:t>Features Affected by the One Big Application</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w:t>
      </w:r>
      <w:r w:rsidR="00C12992" w:rsidRPr="001058B5">
        <w:rPr>
          <w:rFonts w:ascii="Arial" w:hAnsi="Arial" w:cs="Arial"/>
        </w:rPr>
        <w:tab/>
        <w:t>5-2</w:t>
      </w:r>
    </w:p>
    <w:p w14:paraId="68F0ACA5"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077" w:history="1">
        <w:r w:rsidR="00C12992" w:rsidRPr="001058B5">
          <w:rPr>
            <w:rFonts w:ascii="Arial" w:hAnsi="Arial" w:cs="Arial"/>
          </w:rPr>
          <w:t>5–2</w:t>
        </w:r>
      </w:hyperlink>
      <w:r w:rsidR="00C12992" w:rsidRPr="001058B5">
        <w:rPr>
          <w:rFonts w:ascii="Arial" w:hAnsi="Arial" w:cs="Arial"/>
        </w:rPr>
        <w:tab/>
        <w:t>How Privileges Relate to</w:t>
      </w:r>
      <w:r w:rsidR="00C12992" w:rsidRPr="001058B5">
        <w:rPr>
          <w:rFonts w:ascii="Arial" w:hAnsi="Arial" w:cs="Arial"/>
          <w:spacing w:val="-9"/>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r w:rsidR="00C12992" w:rsidRPr="001058B5">
        <w:rPr>
          <w:rFonts w:ascii="Arial" w:hAnsi="Arial" w:cs="Arial"/>
        </w:rPr>
        <w:tab/>
        <w:t>5-16</w:t>
      </w:r>
    </w:p>
    <w:p w14:paraId="741C2FC6"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084" w:history="1">
        <w:r w:rsidR="00C12992" w:rsidRPr="001058B5">
          <w:rPr>
            <w:rFonts w:ascii="Arial" w:hAnsi="Arial" w:cs="Arial"/>
          </w:rPr>
          <w:t>5–3</w:t>
        </w:r>
      </w:hyperlink>
      <w:r w:rsidR="00C12992" w:rsidRPr="001058B5">
        <w:rPr>
          <w:rFonts w:ascii="Arial" w:hAnsi="Arial" w:cs="Arial"/>
        </w:rPr>
        <w:tab/>
        <w:t>SQL Statements Permitted by Database</w:t>
      </w:r>
      <w:r w:rsidR="00C12992" w:rsidRPr="001058B5">
        <w:rPr>
          <w:rFonts w:ascii="Arial" w:hAnsi="Arial" w:cs="Arial"/>
          <w:spacing w:val="-13"/>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r w:rsidR="00C12992" w:rsidRPr="001058B5">
        <w:rPr>
          <w:rFonts w:ascii="Arial" w:hAnsi="Arial" w:cs="Arial"/>
        </w:rPr>
        <w:tab/>
        <w:t>5-17</w:t>
      </w:r>
    </w:p>
    <w:p w14:paraId="7861A61A"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1145" w:history="1">
        <w:r w:rsidR="00C12992" w:rsidRPr="001058B5">
          <w:rPr>
            <w:rFonts w:ascii="Arial" w:hAnsi="Arial" w:cs="Arial"/>
          </w:rPr>
          <w:t>6–1</w:t>
        </w:r>
      </w:hyperlink>
      <w:r w:rsidR="00C12992" w:rsidRPr="001058B5">
        <w:rPr>
          <w:rFonts w:ascii="Arial" w:hAnsi="Arial" w:cs="Arial"/>
        </w:rPr>
        <w:tab/>
        <w:t>Types of</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r w:rsidR="00C12992" w:rsidRPr="001058B5">
        <w:rPr>
          <w:rFonts w:ascii="Arial" w:hAnsi="Arial" w:cs="Arial"/>
        </w:rPr>
        <w:tab/>
        <w:t>6-4</w:t>
      </w:r>
    </w:p>
    <w:p w14:paraId="552E384B"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271" w:history="1">
        <w:r w:rsidR="00C12992" w:rsidRPr="001058B5">
          <w:rPr>
            <w:rFonts w:ascii="Arial" w:hAnsi="Arial" w:cs="Arial"/>
          </w:rPr>
          <w:t>6–2</w:t>
        </w:r>
      </w:hyperlink>
      <w:r w:rsidR="00C12992" w:rsidRPr="001058B5">
        <w:rPr>
          <w:rFonts w:ascii="Arial" w:hAnsi="Arial" w:cs="Arial"/>
        </w:rPr>
        <w:tab/>
        <w:t>Setting the DBMS_SESSION.SET_CONTEXT username and</w:t>
      </w:r>
      <w:r w:rsidR="00C12992" w:rsidRPr="001058B5">
        <w:rPr>
          <w:rFonts w:ascii="Arial" w:hAnsi="Arial" w:cs="Arial"/>
          <w:spacing w:val="-16"/>
        </w:rPr>
        <w:t xml:space="preserve"> </w:t>
      </w:r>
      <w:r w:rsidR="00C12992" w:rsidRPr="001058B5">
        <w:rPr>
          <w:rFonts w:ascii="Arial" w:hAnsi="Arial" w:cs="Arial"/>
        </w:rPr>
        <w:t>client_id</w:t>
      </w:r>
      <w:r w:rsidR="00C12992" w:rsidRPr="001058B5">
        <w:rPr>
          <w:rFonts w:ascii="Arial" w:hAnsi="Arial" w:cs="Arial"/>
          <w:spacing w:val="-4"/>
        </w:rPr>
        <w:t xml:space="preserve"> </w:t>
      </w:r>
      <w:r w:rsidR="00C12992" w:rsidRPr="001058B5">
        <w:rPr>
          <w:rFonts w:ascii="Arial" w:hAnsi="Arial" w:cs="Arial"/>
        </w:rPr>
        <w:t>Parameters</w:t>
      </w:r>
      <w:r w:rsidR="00C12992" w:rsidRPr="001058B5">
        <w:rPr>
          <w:rFonts w:ascii="Arial" w:hAnsi="Arial" w:cs="Arial"/>
        </w:rPr>
        <w:tab/>
        <w:t>6-25</w:t>
      </w:r>
    </w:p>
    <w:p w14:paraId="69327108"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335" w:history="1">
        <w:r w:rsidR="00C12992" w:rsidRPr="001058B5">
          <w:rPr>
            <w:rFonts w:ascii="Arial" w:hAnsi="Arial" w:cs="Arial"/>
          </w:rPr>
          <w:t>6–3</w:t>
        </w:r>
      </w:hyperlink>
      <w:r w:rsidR="00C12992" w:rsidRPr="001058B5">
        <w:rPr>
          <w:rFonts w:ascii="Arial" w:hAnsi="Arial" w:cs="Arial"/>
        </w:rPr>
        <w:tab/>
        <w:t>Data Dictionary Views That Display Information about</w:t>
      </w:r>
      <w:r w:rsidR="00C12992" w:rsidRPr="001058B5">
        <w:rPr>
          <w:rFonts w:ascii="Arial" w:hAnsi="Arial" w:cs="Arial"/>
          <w:spacing w:val="-21"/>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Contexts</w:t>
      </w:r>
      <w:r w:rsidR="00C12992" w:rsidRPr="001058B5">
        <w:rPr>
          <w:rFonts w:ascii="Arial" w:hAnsi="Arial" w:cs="Arial"/>
        </w:rPr>
        <w:tab/>
        <w:t>6-45</w:t>
      </w:r>
    </w:p>
    <w:p w14:paraId="4F272D4D"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1383" w:history="1">
        <w:r w:rsidR="00C12992" w:rsidRPr="001058B5">
          <w:rPr>
            <w:rFonts w:ascii="Arial" w:hAnsi="Arial" w:cs="Arial"/>
          </w:rPr>
          <w:t>7–1</w:t>
        </w:r>
      </w:hyperlink>
      <w:r w:rsidR="00C12992" w:rsidRPr="001058B5">
        <w:rPr>
          <w:rFonts w:ascii="Arial" w:hAnsi="Arial" w:cs="Arial"/>
        </w:rPr>
        <w:tab/>
        <w:t>DBMS_RLS</w:t>
      </w:r>
      <w:r w:rsidR="00C12992" w:rsidRPr="001058B5">
        <w:rPr>
          <w:rFonts w:ascii="Arial" w:hAnsi="Arial" w:cs="Arial"/>
          <w:spacing w:val="-3"/>
        </w:rPr>
        <w:t xml:space="preserve"> </w:t>
      </w:r>
      <w:r w:rsidR="00C12992" w:rsidRPr="001058B5">
        <w:rPr>
          <w:rFonts w:ascii="Arial" w:hAnsi="Arial" w:cs="Arial"/>
        </w:rPr>
        <w:t>Procedures</w:t>
      </w:r>
      <w:r w:rsidR="00C12992" w:rsidRPr="001058B5">
        <w:rPr>
          <w:rFonts w:ascii="Arial" w:hAnsi="Arial" w:cs="Arial"/>
        </w:rPr>
        <w:tab/>
        <w:t>7-6</w:t>
      </w:r>
    </w:p>
    <w:p w14:paraId="2D01C44E"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463" w:history="1">
        <w:r w:rsidR="00C12992" w:rsidRPr="001058B5">
          <w:rPr>
            <w:rFonts w:ascii="Arial" w:hAnsi="Arial" w:cs="Arial"/>
          </w:rPr>
          <w:t>7–2</w:t>
        </w:r>
      </w:hyperlink>
      <w:r w:rsidR="00C12992" w:rsidRPr="001058B5">
        <w:rPr>
          <w:rFonts w:ascii="Arial" w:hAnsi="Arial" w:cs="Arial"/>
        </w:rPr>
        <w:tab/>
        <w:t>DBMS_RLS.ADD_POLICY</w:t>
      </w:r>
      <w:r w:rsidR="00C12992" w:rsidRPr="001058B5">
        <w:rPr>
          <w:rFonts w:ascii="Arial" w:hAnsi="Arial" w:cs="Arial"/>
          <w:spacing w:val="-4"/>
        </w:rPr>
        <w:t xml:space="preserve"> </w:t>
      </w:r>
      <w:r w:rsidR="00C12992" w:rsidRPr="001058B5">
        <w:rPr>
          <w:rFonts w:ascii="Arial" w:hAnsi="Arial" w:cs="Arial"/>
        </w:rPr>
        <w:t>Policy</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7-19</w:t>
      </w:r>
    </w:p>
    <w:p w14:paraId="37D4BC4D"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541" w:history="1">
        <w:r w:rsidR="00C12992" w:rsidRPr="001058B5">
          <w:rPr>
            <w:rFonts w:ascii="Arial" w:hAnsi="Arial" w:cs="Arial"/>
          </w:rPr>
          <w:t>7–3</w:t>
        </w:r>
      </w:hyperlink>
      <w:r w:rsidR="00C12992" w:rsidRPr="001058B5">
        <w:rPr>
          <w:rFonts w:ascii="Arial" w:hAnsi="Arial" w:cs="Arial"/>
        </w:rPr>
        <w:tab/>
        <w:t>Oracle Virtual Private Database in Different</w:t>
      </w:r>
      <w:r w:rsidR="00C12992" w:rsidRPr="001058B5">
        <w:rPr>
          <w:rFonts w:ascii="Arial" w:hAnsi="Arial" w:cs="Arial"/>
          <w:spacing w:val="-22"/>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Models</w:t>
      </w:r>
      <w:r w:rsidR="00C12992" w:rsidRPr="001058B5">
        <w:rPr>
          <w:rFonts w:ascii="Arial" w:hAnsi="Arial" w:cs="Arial"/>
        </w:rPr>
        <w:tab/>
        <w:t>7-39</w:t>
      </w:r>
    </w:p>
    <w:p w14:paraId="7748B940"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545" w:history="1">
        <w:r w:rsidR="00C12992" w:rsidRPr="001058B5">
          <w:rPr>
            <w:rFonts w:ascii="Arial" w:hAnsi="Arial" w:cs="Arial"/>
          </w:rPr>
          <w:t>7–4</w:t>
        </w:r>
      </w:hyperlink>
      <w:r w:rsidR="00C12992" w:rsidRPr="001058B5">
        <w:rPr>
          <w:rFonts w:ascii="Arial" w:hAnsi="Arial" w:cs="Arial"/>
        </w:rPr>
        <w:tab/>
        <w:t>Data Dictionary Views That Display Information about</w:t>
      </w:r>
      <w:r w:rsidR="00C12992" w:rsidRPr="001058B5">
        <w:rPr>
          <w:rFonts w:ascii="Arial" w:hAnsi="Arial" w:cs="Arial"/>
          <w:spacing w:val="-19"/>
        </w:rPr>
        <w:t xml:space="preserve"> </w:t>
      </w:r>
      <w:r w:rsidR="00C12992" w:rsidRPr="001058B5">
        <w:rPr>
          <w:rFonts w:ascii="Arial" w:hAnsi="Arial" w:cs="Arial"/>
        </w:rPr>
        <w:t>VPD</w:t>
      </w:r>
      <w:r w:rsidR="00C12992" w:rsidRPr="001058B5">
        <w:rPr>
          <w:rFonts w:ascii="Arial" w:hAnsi="Arial" w:cs="Arial"/>
          <w:spacing w:val="-3"/>
        </w:rPr>
        <w:t xml:space="preserve"> </w:t>
      </w:r>
      <w:r w:rsidR="00C12992" w:rsidRPr="001058B5">
        <w:rPr>
          <w:rFonts w:ascii="Arial" w:hAnsi="Arial" w:cs="Arial"/>
        </w:rPr>
        <w:t>Policies</w:t>
      </w:r>
      <w:r w:rsidR="00C12992" w:rsidRPr="001058B5">
        <w:rPr>
          <w:rFonts w:ascii="Arial" w:hAnsi="Arial" w:cs="Arial"/>
        </w:rPr>
        <w:tab/>
        <w:t>7-39</w:t>
      </w:r>
    </w:p>
    <w:p w14:paraId="3BF7BFF1" w14:textId="77777777" w:rsidR="008C539B" w:rsidRPr="001058B5" w:rsidRDefault="008D1AB8">
      <w:pPr>
        <w:pStyle w:val="BodyText"/>
        <w:tabs>
          <w:tab w:val="left" w:pos="1350"/>
          <w:tab w:val="left" w:leader="dot" w:pos="9050"/>
        </w:tabs>
        <w:spacing w:line="240" w:lineRule="exact"/>
        <w:ind w:left="580"/>
        <w:rPr>
          <w:rFonts w:ascii="Arial" w:hAnsi="Arial" w:cs="Arial"/>
        </w:rPr>
      </w:pPr>
      <w:hyperlink w:anchor="_bookmark1588" w:history="1">
        <w:r w:rsidR="00C12992" w:rsidRPr="001058B5">
          <w:rPr>
            <w:rFonts w:ascii="Arial" w:hAnsi="Arial" w:cs="Arial"/>
          </w:rPr>
          <w:t>8–1</w:t>
        </w:r>
      </w:hyperlink>
      <w:r w:rsidR="00C12992" w:rsidRPr="001058B5">
        <w:rPr>
          <w:rFonts w:ascii="Arial" w:hAnsi="Arial" w:cs="Arial"/>
        </w:rPr>
        <w:tab/>
        <w:t>DBMS_CRYPTO and DBMS_OBFUSCATION_TOOLKIT</w:t>
      </w:r>
      <w:r w:rsidR="00C12992" w:rsidRPr="001058B5">
        <w:rPr>
          <w:rFonts w:ascii="Arial" w:hAnsi="Arial" w:cs="Arial"/>
          <w:spacing w:val="-16"/>
        </w:rPr>
        <w:t xml:space="preserve"> </w:t>
      </w:r>
      <w:r w:rsidR="00C12992" w:rsidRPr="001058B5">
        <w:rPr>
          <w:rFonts w:ascii="Arial" w:hAnsi="Arial" w:cs="Arial"/>
        </w:rPr>
        <w:t>Feature</w:t>
      </w:r>
      <w:r w:rsidR="00C12992" w:rsidRPr="001058B5">
        <w:rPr>
          <w:rFonts w:ascii="Arial" w:hAnsi="Arial" w:cs="Arial"/>
          <w:spacing w:val="-6"/>
        </w:rPr>
        <w:t xml:space="preserve"> </w:t>
      </w:r>
      <w:r w:rsidR="00C12992" w:rsidRPr="001058B5">
        <w:rPr>
          <w:rFonts w:ascii="Arial" w:hAnsi="Arial" w:cs="Arial"/>
        </w:rPr>
        <w:t>Comparison</w:t>
      </w:r>
      <w:r w:rsidR="00C12992" w:rsidRPr="001058B5">
        <w:rPr>
          <w:rFonts w:ascii="Arial" w:hAnsi="Arial" w:cs="Arial"/>
        </w:rPr>
        <w:tab/>
        <w:t>8-8</w:t>
      </w:r>
    </w:p>
    <w:p w14:paraId="2A8B4569"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600" w:history="1">
        <w:r w:rsidR="00C12992" w:rsidRPr="001058B5">
          <w:rPr>
            <w:rFonts w:ascii="Arial" w:hAnsi="Arial" w:cs="Arial"/>
          </w:rPr>
          <w:t>8–2</w:t>
        </w:r>
      </w:hyperlink>
      <w:r w:rsidR="00C12992" w:rsidRPr="001058B5">
        <w:rPr>
          <w:rFonts w:ascii="Arial" w:hAnsi="Arial" w:cs="Arial"/>
        </w:rPr>
        <w:tab/>
        <w:t>Data Dictionary Views That Display Information about</w:t>
      </w:r>
      <w:r w:rsidR="00C12992" w:rsidRPr="001058B5">
        <w:rPr>
          <w:rFonts w:ascii="Arial" w:hAnsi="Arial" w:cs="Arial"/>
          <w:spacing w:val="-20"/>
        </w:rPr>
        <w:t xml:space="preserve"> </w:t>
      </w:r>
      <w:r w:rsidR="00C12992" w:rsidRPr="001058B5">
        <w:rPr>
          <w:rFonts w:ascii="Arial" w:hAnsi="Arial" w:cs="Arial"/>
        </w:rPr>
        <w:t>Encrypted</w:t>
      </w:r>
      <w:r w:rsidR="00C12992" w:rsidRPr="001058B5">
        <w:rPr>
          <w:rFonts w:ascii="Arial" w:hAnsi="Arial" w:cs="Arial"/>
          <w:spacing w:val="-4"/>
        </w:rPr>
        <w:t xml:space="preserve"> </w:t>
      </w:r>
      <w:r w:rsidR="00C12992" w:rsidRPr="001058B5">
        <w:rPr>
          <w:rFonts w:ascii="Arial" w:hAnsi="Arial" w:cs="Arial"/>
        </w:rPr>
        <w:t>Data</w:t>
      </w:r>
      <w:r w:rsidR="00C12992" w:rsidRPr="001058B5">
        <w:rPr>
          <w:rFonts w:ascii="Arial" w:hAnsi="Arial" w:cs="Arial"/>
        </w:rPr>
        <w:tab/>
        <w:t>8-15</w:t>
      </w:r>
    </w:p>
    <w:p w14:paraId="3BF2A436"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669" w:history="1">
        <w:r w:rsidR="00C12992" w:rsidRPr="001058B5">
          <w:rPr>
            <w:rFonts w:ascii="Arial" w:hAnsi="Arial" w:cs="Arial"/>
          </w:rPr>
          <w:t>9–1</w:t>
        </w:r>
      </w:hyperlink>
      <w:r w:rsidR="00C12992" w:rsidRPr="001058B5">
        <w:rPr>
          <w:rFonts w:ascii="Arial" w:hAnsi="Arial" w:cs="Arial"/>
        </w:rPr>
        <w:tab/>
        <w:t>AUDIT_TRAIL Initialization</w:t>
      </w:r>
      <w:r w:rsidR="00C12992" w:rsidRPr="001058B5">
        <w:rPr>
          <w:rFonts w:ascii="Arial" w:hAnsi="Arial" w:cs="Arial"/>
          <w:spacing w:val="-7"/>
        </w:rPr>
        <w:t xml:space="preserve"> </w:t>
      </w:r>
      <w:r w:rsidR="00C12992" w:rsidRPr="001058B5">
        <w:rPr>
          <w:rFonts w:ascii="Arial" w:hAnsi="Arial" w:cs="Arial"/>
        </w:rPr>
        <w:t>Parameter</w:t>
      </w:r>
      <w:r w:rsidR="00C12992" w:rsidRPr="001058B5">
        <w:rPr>
          <w:rFonts w:ascii="Arial" w:hAnsi="Arial" w:cs="Arial"/>
          <w:spacing w:val="-3"/>
        </w:rPr>
        <w:t xml:space="preserve"> </w:t>
      </w:r>
      <w:r w:rsidR="00C12992" w:rsidRPr="001058B5">
        <w:rPr>
          <w:rFonts w:ascii="Arial" w:hAnsi="Arial" w:cs="Arial"/>
        </w:rPr>
        <w:t>Settings</w:t>
      </w:r>
      <w:r w:rsidR="00C12992" w:rsidRPr="001058B5">
        <w:rPr>
          <w:rFonts w:ascii="Arial" w:hAnsi="Arial" w:cs="Arial"/>
        </w:rPr>
        <w:tab/>
        <w:t>9-10</w:t>
      </w:r>
    </w:p>
    <w:p w14:paraId="66928800"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691" w:history="1">
        <w:r w:rsidR="00C12992" w:rsidRPr="001058B5">
          <w:rPr>
            <w:rFonts w:ascii="Arial" w:hAnsi="Arial" w:cs="Arial"/>
          </w:rPr>
          <w:t>9–2</w:t>
        </w:r>
      </w:hyperlink>
      <w:r w:rsidR="00C12992" w:rsidRPr="001058B5">
        <w:rPr>
          <w:rFonts w:ascii="Arial" w:hAnsi="Arial" w:cs="Arial"/>
        </w:rPr>
        <w:tab/>
        <w:t>Common Audited Actions in the Operating System and Database</w:t>
      </w:r>
      <w:r w:rsidR="00C12992" w:rsidRPr="001058B5">
        <w:rPr>
          <w:rFonts w:ascii="Arial" w:hAnsi="Arial" w:cs="Arial"/>
          <w:spacing w:val="-2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Trails</w:t>
      </w:r>
      <w:r w:rsidR="00C12992" w:rsidRPr="001058B5">
        <w:rPr>
          <w:rFonts w:ascii="Arial" w:hAnsi="Arial" w:cs="Arial"/>
        </w:rPr>
        <w:tab/>
        <w:t>9-12</w:t>
      </w:r>
    </w:p>
    <w:p w14:paraId="1E7866C8"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737" w:history="1">
        <w:r w:rsidR="00C12992" w:rsidRPr="001058B5">
          <w:rPr>
            <w:rFonts w:ascii="Arial" w:hAnsi="Arial" w:cs="Arial"/>
          </w:rPr>
          <w:t>9–3</w:t>
        </w:r>
      </w:hyperlink>
      <w:r w:rsidR="00C12992" w:rsidRPr="001058B5">
        <w:rPr>
          <w:rFonts w:ascii="Arial" w:hAnsi="Arial" w:cs="Arial"/>
        </w:rPr>
        <w:tab/>
        <w:t>Standard Auditing Levels and</w:t>
      </w:r>
      <w:r w:rsidR="00C12992" w:rsidRPr="001058B5">
        <w:rPr>
          <w:rFonts w:ascii="Arial" w:hAnsi="Arial" w:cs="Arial"/>
          <w:spacing w:val="-10"/>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Effects</w:t>
      </w:r>
      <w:r w:rsidR="00C12992" w:rsidRPr="001058B5">
        <w:rPr>
          <w:rFonts w:ascii="Arial" w:hAnsi="Arial" w:cs="Arial"/>
        </w:rPr>
        <w:tab/>
        <w:t>9-21</w:t>
      </w:r>
    </w:p>
    <w:p w14:paraId="0C0BC706"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872" w:history="1">
        <w:r w:rsidR="00C12992" w:rsidRPr="001058B5">
          <w:rPr>
            <w:rFonts w:ascii="Arial" w:hAnsi="Arial" w:cs="Arial"/>
          </w:rPr>
          <w:t>9–4</w:t>
        </w:r>
      </w:hyperlink>
      <w:r w:rsidR="00C12992" w:rsidRPr="001058B5">
        <w:rPr>
          <w:rFonts w:ascii="Arial" w:hAnsi="Arial" w:cs="Arial"/>
        </w:rPr>
        <w:tab/>
        <w:t>Auditable Network</w:t>
      </w:r>
      <w:r w:rsidR="00C12992" w:rsidRPr="001058B5">
        <w:rPr>
          <w:rFonts w:ascii="Arial" w:hAnsi="Arial" w:cs="Arial"/>
          <w:spacing w:val="-7"/>
        </w:rPr>
        <w:t xml:space="preserve"> </w:t>
      </w:r>
      <w:r w:rsidR="00C12992" w:rsidRPr="001058B5">
        <w:rPr>
          <w:rFonts w:ascii="Arial" w:hAnsi="Arial" w:cs="Arial"/>
        </w:rPr>
        <w:t>Error</w:t>
      </w:r>
      <w:r w:rsidR="00C12992" w:rsidRPr="001058B5">
        <w:rPr>
          <w:rFonts w:ascii="Arial" w:hAnsi="Arial" w:cs="Arial"/>
          <w:spacing w:val="-3"/>
        </w:rPr>
        <w:t xml:space="preserve"> </w:t>
      </w:r>
      <w:r w:rsidR="00C12992" w:rsidRPr="001058B5">
        <w:rPr>
          <w:rFonts w:ascii="Arial" w:hAnsi="Arial" w:cs="Arial"/>
        </w:rPr>
        <w:t>Conditions</w:t>
      </w:r>
      <w:r w:rsidR="00C12992" w:rsidRPr="001058B5">
        <w:rPr>
          <w:rFonts w:ascii="Arial" w:hAnsi="Arial" w:cs="Arial"/>
        </w:rPr>
        <w:tab/>
        <w:t>9-34</w:t>
      </w:r>
    </w:p>
    <w:p w14:paraId="3ADEE5C8"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1992" w:history="1">
        <w:r w:rsidR="00C12992" w:rsidRPr="001058B5">
          <w:rPr>
            <w:rFonts w:ascii="Arial" w:hAnsi="Arial" w:cs="Arial"/>
          </w:rPr>
          <w:t>9–5</w:t>
        </w:r>
      </w:hyperlink>
      <w:r w:rsidR="00C12992" w:rsidRPr="001058B5">
        <w:rPr>
          <w:rFonts w:ascii="Arial" w:hAnsi="Arial" w:cs="Arial"/>
        </w:rPr>
        <w:tab/>
        <w:t>Comparison of Built-in Auditing and</w:t>
      </w:r>
      <w:r w:rsidR="00C12992" w:rsidRPr="001058B5">
        <w:rPr>
          <w:rFonts w:ascii="Arial" w:hAnsi="Arial" w:cs="Arial"/>
          <w:spacing w:val="-10"/>
        </w:rPr>
        <w:t xml:space="preserve"> </w:t>
      </w:r>
      <w:r w:rsidR="00C12992" w:rsidRPr="001058B5">
        <w:rPr>
          <w:rFonts w:ascii="Arial" w:hAnsi="Arial" w:cs="Arial"/>
        </w:rPr>
        <w:t>Trigger-Based</w:t>
      </w:r>
      <w:r w:rsidR="00C12992" w:rsidRPr="001058B5">
        <w:rPr>
          <w:rFonts w:ascii="Arial" w:hAnsi="Arial" w:cs="Arial"/>
          <w:spacing w:val="-4"/>
        </w:rPr>
        <w:t xml:space="preserve"> </w:t>
      </w:r>
      <w:r w:rsidR="00C12992" w:rsidRPr="001058B5">
        <w:rPr>
          <w:rFonts w:ascii="Arial" w:hAnsi="Arial" w:cs="Arial"/>
        </w:rPr>
        <w:t>Auditing</w:t>
      </w:r>
      <w:r w:rsidR="00C12992" w:rsidRPr="001058B5">
        <w:rPr>
          <w:rFonts w:ascii="Arial" w:hAnsi="Arial" w:cs="Arial"/>
        </w:rPr>
        <w:tab/>
        <w:t>9-56</w:t>
      </w:r>
    </w:p>
    <w:p w14:paraId="1421F0C4"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2049" w:history="1">
        <w:r w:rsidR="00C12992" w:rsidRPr="001058B5">
          <w:rPr>
            <w:rFonts w:ascii="Arial" w:hAnsi="Arial" w:cs="Arial"/>
          </w:rPr>
          <w:t>9–6</w:t>
        </w:r>
      </w:hyperlink>
      <w:r w:rsidR="00C12992" w:rsidRPr="001058B5">
        <w:rPr>
          <w:rFonts w:ascii="Arial" w:hAnsi="Arial" w:cs="Arial"/>
        </w:rPr>
        <w:tab/>
        <w:t>Selecting an Audit Trail</w:t>
      </w:r>
      <w:r w:rsidR="00C12992" w:rsidRPr="001058B5">
        <w:rPr>
          <w:rFonts w:ascii="Arial" w:hAnsi="Arial" w:cs="Arial"/>
          <w:spacing w:val="-8"/>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r w:rsidR="00C12992" w:rsidRPr="001058B5">
        <w:rPr>
          <w:rFonts w:ascii="Arial" w:hAnsi="Arial" w:cs="Arial"/>
        </w:rPr>
        <w:tab/>
        <w:t>9-67</w:t>
      </w:r>
    </w:p>
    <w:p w14:paraId="751E5123" w14:textId="77777777" w:rsidR="008C539B" w:rsidRPr="001058B5" w:rsidRDefault="008D1AB8">
      <w:pPr>
        <w:pStyle w:val="BodyText"/>
        <w:tabs>
          <w:tab w:val="left" w:pos="1350"/>
          <w:tab w:val="left" w:leader="dot" w:pos="8940"/>
        </w:tabs>
        <w:spacing w:line="240" w:lineRule="exact"/>
        <w:ind w:left="580"/>
        <w:rPr>
          <w:rFonts w:ascii="Arial" w:hAnsi="Arial" w:cs="Arial"/>
        </w:rPr>
      </w:pPr>
      <w:hyperlink w:anchor="_bookmark2100" w:history="1">
        <w:r w:rsidR="00C12992" w:rsidRPr="001058B5">
          <w:rPr>
            <w:rFonts w:ascii="Arial" w:hAnsi="Arial" w:cs="Arial"/>
          </w:rPr>
          <w:t>9–7</w:t>
        </w:r>
      </w:hyperlink>
      <w:r w:rsidR="00C12992" w:rsidRPr="001058B5">
        <w:rPr>
          <w:rFonts w:ascii="Arial" w:hAnsi="Arial" w:cs="Arial"/>
        </w:rPr>
        <w:tab/>
        <w:t>Data Dictionary Views That Display Information about the Database</w:t>
      </w:r>
      <w:r w:rsidR="00C12992" w:rsidRPr="001058B5">
        <w:rPr>
          <w:rFonts w:ascii="Arial" w:hAnsi="Arial" w:cs="Arial"/>
          <w:spacing w:val="-27"/>
        </w:rPr>
        <w:t xml:space="preserve"> </w:t>
      </w:r>
      <w:r w:rsidR="00C12992" w:rsidRPr="001058B5">
        <w:rPr>
          <w:rFonts w:ascii="Arial" w:hAnsi="Arial" w:cs="Arial"/>
        </w:rPr>
        <w:t>Audit</w:t>
      </w:r>
      <w:r w:rsidR="00C12992" w:rsidRPr="001058B5">
        <w:rPr>
          <w:rFonts w:ascii="Arial" w:hAnsi="Arial" w:cs="Arial"/>
          <w:spacing w:val="-3"/>
        </w:rPr>
        <w:t xml:space="preserve"> </w:t>
      </w:r>
      <w:r w:rsidR="00C12992" w:rsidRPr="001058B5">
        <w:rPr>
          <w:rFonts w:ascii="Arial" w:hAnsi="Arial" w:cs="Arial"/>
        </w:rPr>
        <w:t>Trail</w:t>
      </w:r>
      <w:r w:rsidR="00C12992" w:rsidRPr="001058B5">
        <w:rPr>
          <w:rFonts w:ascii="Arial" w:hAnsi="Arial" w:cs="Arial"/>
        </w:rPr>
        <w:tab/>
        <w:t>9-80</w:t>
      </w:r>
    </w:p>
    <w:p w14:paraId="271BA5ED" w14:textId="77777777" w:rsidR="008C539B" w:rsidRPr="001058B5" w:rsidRDefault="008D1AB8">
      <w:pPr>
        <w:pStyle w:val="BodyText"/>
        <w:tabs>
          <w:tab w:val="left" w:pos="1350"/>
          <w:tab w:val="left" w:leader="dot" w:pos="8828"/>
        </w:tabs>
        <w:spacing w:line="244" w:lineRule="exact"/>
        <w:ind w:left="580"/>
        <w:rPr>
          <w:rFonts w:ascii="Arial" w:hAnsi="Arial" w:cs="Arial"/>
        </w:rPr>
      </w:pPr>
      <w:hyperlink w:anchor="_bookmark2327" w:history="1">
        <w:r w:rsidR="00C12992" w:rsidRPr="001058B5">
          <w:rPr>
            <w:rFonts w:ascii="Arial" w:hAnsi="Arial" w:cs="Arial"/>
          </w:rPr>
          <w:t>10–1</w:t>
        </w:r>
      </w:hyperlink>
      <w:r w:rsidR="00C12992" w:rsidRPr="001058B5">
        <w:rPr>
          <w:rFonts w:ascii="Arial" w:hAnsi="Arial" w:cs="Arial"/>
        </w:rPr>
        <w:tab/>
        <w:t>Columns and Contents</w:t>
      </w:r>
      <w:r w:rsidR="00C12992" w:rsidRPr="001058B5">
        <w:rPr>
          <w:rFonts w:ascii="Arial" w:hAnsi="Arial" w:cs="Arial"/>
          <w:spacing w:val="-13"/>
        </w:rPr>
        <w:t xml:space="preserve"> </w:t>
      </w:r>
      <w:r w:rsidR="00C12992" w:rsidRPr="001058B5">
        <w:rPr>
          <w:rFonts w:ascii="Arial" w:hAnsi="Arial" w:cs="Arial"/>
        </w:rPr>
        <w:t>for</w:t>
      </w:r>
      <w:r w:rsidR="00C12992" w:rsidRPr="001058B5">
        <w:rPr>
          <w:rFonts w:ascii="Arial" w:hAnsi="Arial" w:cs="Arial"/>
          <w:spacing w:val="-5"/>
        </w:rPr>
        <w:t xml:space="preserve"> </w:t>
      </w:r>
      <w:r w:rsidR="00C12992" w:rsidRPr="001058B5">
        <w:rPr>
          <w:rFonts w:ascii="Arial" w:hAnsi="Arial" w:cs="Arial"/>
        </w:rPr>
        <w:t>DBA_CONNECT_ROLE_GRANTEES</w:t>
      </w:r>
      <w:r w:rsidR="00C12992" w:rsidRPr="001058B5">
        <w:rPr>
          <w:rFonts w:ascii="Arial" w:hAnsi="Arial" w:cs="Arial"/>
        </w:rPr>
        <w:tab/>
        <w:t>10-25</w:t>
      </w:r>
    </w:p>
    <w:p w14:paraId="6AB93276" w14:textId="77777777" w:rsidR="008C539B" w:rsidRPr="001058B5" w:rsidRDefault="008C539B">
      <w:pPr>
        <w:spacing w:line="244" w:lineRule="exact"/>
        <w:rPr>
          <w:rFonts w:ascii="Arial" w:hAnsi="Arial" w:cs="Arial"/>
        </w:rPr>
        <w:sectPr w:rsidR="008C539B" w:rsidRPr="001058B5">
          <w:pgSz w:w="12240" w:h="15840"/>
          <w:pgMar w:top="1160" w:right="1060" w:bottom="840" w:left="1100" w:header="0" w:footer="658" w:gutter="0"/>
          <w:cols w:space="720"/>
        </w:sectPr>
      </w:pPr>
    </w:p>
    <w:p w14:paraId="5DD1D000" w14:textId="77777777" w:rsidR="008C539B" w:rsidRPr="001058B5" w:rsidRDefault="00C12992">
      <w:pPr>
        <w:pStyle w:val="Heading5"/>
        <w:spacing w:before="94"/>
        <w:ind w:left="700"/>
      </w:pPr>
      <w:r w:rsidRPr="001058B5">
        <w:lastRenderedPageBreak/>
        <w:t>List of Figures</w:t>
      </w:r>
    </w:p>
    <w:p w14:paraId="552588DC" w14:textId="77777777" w:rsidR="008C539B" w:rsidRPr="001058B5" w:rsidRDefault="008D1AB8">
      <w:pPr>
        <w:pStyle w:val="BodyText"/>
        <w:tabs>
          <w:tab w:val="left" w:pos="1899"/>
          <w:tab w:val="right" w:leader="dot" w:pos="9940"/>
        </w:tabs>
        <w:spacing w:before="130" w:line="244" w:lineRule="exact"/>
        <w:ind w:left="1180"/>
        <w:rPr>
          <w:rFonts w:ascii="Arial" w:hAnsi="Arial" w:cs="Arial"/>
        </w:rPr>
      </w:pPr>
      <w:hyperlink w:anchor="_bookmark258" w:history="1">
        <w:r w:rsidR="00C12992" w:rsidRPr="001058B5">
          <w:rPr>
            <w:rFonts w:ascii="Arial" w:hAnsi="Arial" w:cs="Arial"/>
          </w:rPr>
          <w:t>3–1</w:t>
        </w:r>
      </w:hyperlink>
      <w:r w:rsidR="00C12992" w:rsidRPr="001058B5">
        <w:rPr>
          <w:rFonts w:ascii="Arial" w:hAnsi="Arial" w:cs="Arial"/>
        </w:rPr>
        <w:tab/>
        <w:t>Chronology of Password Lifetime and</w:t>
      </w:r>
      <w:r w:rsidR="00C12992" w:rsidRPr="001058B5">
        <w:rPr>
          <w:rFonts w:ascii="Arial" w:hAnsi="Arial" w:cs="Arial"/>
          <w:spacing w:val="-4"/>
        </w:rPr>
        <w:t xml:space="preserve"> </w:t>
      </w:r>
      <w:r w:rsidR="00C12992" w:rsidRPr="001058B5">
        <w:rPr>
          <w:rFonts w:ascii="Arial" w:hAnsi="Arial" w:cs="Arial"/>
        </w:rPr>
        <w:t>Grace</w:t>
      </w:r>
      <w:r w:rsidR="00C12992" w:rsidRPr="001058B5">
        <w:rPr>
          <w:rFonts w:ascii="Arial" w:hAnsi="Arial" w:cs="Arial"/>
          <w:spacing w:val="-2"/>
        </w:rPr>
        <w:t xml:space="preserve"> </w:t>
      </w:r>
      <w:r w:rsidR="00C12992" w:rsidRPr="001058B5">
        <w:rPr>
          <w:rFonts w:ascii="Arial" w:hAnsi="Arial" w:cs="Arial"/>
        </w:rPr>
        <w:t>Period</w:t>
      </w:r>
      <w:r w:rsidR="00C12992" w:rsidRPr="001058B5">
        <w:rPr>
          <w:rFonts w:ascii="Arial" w:hAnsi="Arial" w:cs="Arial"/>
        </w:rPr>
        <w:tab/>
        <w:t>3-10</w:t>
      </w:r>
    </w:p>
    <w:p w14:paraId="1C00393D"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412" w:history="1">
        <w:r w:rsidR="00C12992" w:rsidRPr="001058B5">
          <w:rPr>
            <w:rFonts w:ascii="Arial" w:hAnsi="Arial" w:cs="Arial"/>
          </w:rPr>
          <w:t>3–2</w:t>
        </w:r>
      </w:hyperlink>
      <w:r w:rsidR="00C12992" w:rsidRPr="001058B5">
        <w:rPr>
          <w:rFonts w:ascii="Arial" w:hAnsi="Arial" w:cs="Arial"/>
        </w:rPr>
        <w:tab/>
        <w:t>Multitier</w:t>
      </w:r>
      <w:r w:rsidR="00C12992" w:rsidRPr="001058B5">
        <w:rPr>
          <w:rFonts w:ascii="Arial" w:hAnsi="Arial" w:cs="Arial"/>
          <w:spacing w:val="-2"/>
        </w:rPr>
        <w:t xml:space="preserve"> </w:t>
      </w:r>
      <w:r w:rsidR="00C12992" w:rsidRPr="001058B5">
        <w:rPr>
          <w:rFonts w:ascii="Arial" w:hAnsi="Arial" w:cs="Arial"/>
        </w:rPr>
        <w:t>Authentication</w:t>
      </w:r>
      <w:r w:rsidR="00C12992" w:rsidRPr="001058B5">
        <w:rPr>
          <w:rFonts w:ascii="Arial" w:hAnsi="Arial" w:cs="Arial"/>
        </w:rPr>
        <w:tab/>
        <w:t>3-35</w:t>
      </w:r>
    </w:p>
    <w:p w14:paraId="4FA0A06B" w14:textId="77777777" w:rsidR="008C539B" w:rsidRPr="001058B5" w:rsidRDefault="008D1AB8">
      <w:pPr>
        <w:pStyle w:val="BodyText"/>
        <w:tabs>
          <w:tab w:val="left" w:pos="1899"/>
          <w:tab w:val="right" w:leader="dot" w:pos="9941"/>
        </w:tabs>
        <w:spacing w:line="240" w:lineRule="exact"/>
        <w:ind w:left="1180"/>
        <w:rPr>
          <w:rFonts w:ascii="Arial" w:hAnsi="Arial" w:cs="Arial"/>
        </w:rPr>
      </w:pPr>
      <w:hyperlink w:anchor="_bookmark561" w:history="1">
        <w:r w:rsidR="00C12992" w:rsidRPr="001058B5">
          <w:rPr>
            <w:rFonts w:ascii="Arial" w:hAnsi="Arial" w:cs="Arial"/>
          </w:rPr>
          <w:t>4–1</w:t>
        </w:r>
      </w:hyperlink>
      <w:r w:rsidR="00C12992" w:rsidRPr="001058B5">
        <w:rPr>
          <w:rFonts w:ascii="Arial" w:hAnsi="Arial" w:cs="Arial"/>
        </w:rPr>
        <w:tab/>
        <w:t>Common Uses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Roles</w:t>
      </w:r>
      <w:r w:rsidR="00C12992" w:rsidRPr="001058B5">
        <w:rPr>
          <w:rFonts w:ascii="Arial" w:hAnsi="Arial" w:cs="Arial"/>
        </w:rPr>
        <w:tab/>
        <w:t>4-8</w:t>
      </w:r>
    </w:p>
    <w:p w14:paraId="6036F8BE"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231" w:history="1">
        <w:r w:rsidR="00C12992" w:rsidRPr="001058B5">
          <w:rPr>
            <w:rFonts w:ascii="Arial" w:hAnsi="Arial" w:cs="Arial"/>
          </w:rPr>
          <w:t>6–1</w:t>
        </w:r>
      </w:hyperlink>
      <w:r w:rsidR="00C12992" w:rsidRPr="001058B5">
        <w:rPr>
          <w:rFonts w:ascii="Arial" w:hAnsi="Arial" w:cs="Arial"/>
        </w:rPr>
        <w:tab/>
        <w:t>Location of Application Context in LDAP Directory</w:t>
      </w:r>
      <w:r w:rsidR="00C12992" w:rsidRPr="001058B5">
        <w:rPr>
          <w:rFonts w:ascii="Arial" w:hAnsi="Arial" w:cs="Arial"/>
          <w:spacing w:val="-6"/>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Tree</w:t>
      </w:r>
      <w:r w:rsidR="00C12992" w:rsidRPr="001058B5">
        <w:rPr>
          <w:rFonts w:ascii="Arial" w:hAnsi="Arial" w:cs="Arial"/>
        </w:rPr>
        <w:tab/>
        <w:t>6-19</w:t>
      </w:r>
    </w:p>
    <w:p w14:paraId="37F182FD" w14:textId="77777777" w:rsidR="008C539B" w:rsidRPr="001058B5" w:rsidRDefault="008D1AB8">
      <w:pPr>
        <w:pStyle w:val="BodyText"/>
        <w:tabs>
          <w:tab w:val="left" w:pos="1899"/>
          <w:tab w:val="right" w:leader="dot" w:pos="9940"/>
        </w:tabs>
        <w:spacing w:line="240" w:lineRule="exact"/>
        <w:ind w:left="1180"/>
        <w:rPr>
          <w:rFonts w:ascii="Arial" w:hAnsi="Arial" w:cs="Arial"/>
        </w:rPr>
      </w:pPr>
      <w:hyperlink w:anchor="_bookmark1804" w:history="1">
        <w:r w:rsidR="00C12992" w:rsidRPr="001058B5">
          <w:rPr>
            <w:rFonts w:ascii="Arial" w:hAnsi="Arial" w:cs="Arial"/>
          </w:rPr>
          <w:t>9–1</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Users</w:t>
      </w:r>
      <w:r w:rsidR="00C12992" w:rsidRPr="001058B5">
        <w:rPr>
          <w:rFonts w:ascii="Arial" w:hAnsi="Arial" w:cs="Arial"/>
        </w:rPr>
        <w:tab/>
        <w:t>9-28</w:t>
      </w:r>
    </w:p>
    <w:p w14:paraId="473B0850" w14:textId="77777777" w:rsidR="008C539B" w:rsidRPr="001058B5" w:rsidRDefault="008D1AB8">
      <w:pPr>
        <w:pStyle w:val="BodyText"/>
        <w:tabs>
          <w:tab w:val="left" w:pos="1899"/>
          <w:tab w:val="right" w:leader="dot" w:pos="9940"/>
        </w:tabs>
        <w:spacing w:line="244" w:lineRule="exact"/>
        <w:ind w:left="1180"/>
        <w:rPr>
          <w:rFonts w:ascii="Arial" w:hAnsi="Arial" w:cs="Arial"/>
        </w:rPr>
      </w:pPr>
      <w:hyperlink w:anchor="_bookmark1806" w:history="1">
        <w:r w:rsidR="00C12992" w:rsidRPr="001058B5">
          <w:rPr>
            <w:rFonts w:ascii="Arial" w:hAnsi="Arial" w:cs="Arial"/>
          </w:rPr>
          <w:t>9–2</w:t>
        </w:r>
      </w:hyperlink>
      <w:r w:rsidR="00C12992" w:rsidRPr="001058B5">
        <w:rPr>
          <w:rFonts w:ascii="Arial" w:hAnsi="Arial" w:cs="Arial"/>
        </w:rPr>
        <w:tab/>
        <w:t>Auditing Client Identifier Information</w:t>
      </w:r>
      <w:r w:rsidR="00C12992" w:rsidRPr="001058B5">
        <w:rPr>
          <w:rFonts w:ascii="Arial" w:hAnsi="Arial" w:cs="Arial"/>
          <w:spacing w:val="-3"/>
        </w:rPr>
        <w:t xml:space="preserve"> </w:t>
      </w:r>
      <w:r w:rsidR="00C12992" w:rsidRPr="001058B5">
        <w:rPr>
          <w:rFonts w:ascii="Arial" w:hAnsi="Arial" w:cs="Arial"/>
        </w:rPr>
        <w:t>Across</w:t>
      </w:r>
      <w:r w:rsidR="00C12992" w:rsidRPr="001058B5">
        <w:rPr>
          <w:rFonts w:ascii="Arial" w:hAnsi="Arial" w:cs="Arial"/>
          <w:spacing w:val="-2"/>
        </w:rPr>
        <w:t xml:space="preserve"> </w:t>
      </w:r>
      <w:r w:rsidR="00C12992" w:rsidRPr="001058B5">
        <w:rPr>
          <w:rFonts w:ascii="Arial" w:hAnsi="Arial" w:cs="Arial"/>
        </w:rPr>
        <w:t>Sessions</w:t>
      </w:r>
      <w:r w:rsidR="00C12992" w:rsidRPr="001058B5">
        <w:rPr>
          <w:rFonts w:ascii="Arial" w:hAnsi="Arial" w:cs="Arial"/>
        </w:rPr>
        <w:tab/>
        <w:t>9-28</w:t>
      </w:r>
    </w:p>
    <w:p w14:paraId="3EBACE30" w14:textId="77777777" w:rsidR="008C539B" w:rsidRPr="001058B5" w:rsidRDefault="008C539B">
      <w:pPr>
        <w:spacing w:line="244" w:lineRule="exact"/>
        <w:rPr>
          <w:rFonts w:ascii="Arial" w:hAnsi="Arial" w:cs="Arial"/>
        </w:rPr>
        <w:sectPr w:rsidR="008C539B" w:rsidRPr="001058B5">
          <w:pgSz w:w="12240" w:h="15840"/>
          <w:pgMar w:top="1040" w:right="1060" w:bottom="840" w:left="1100" w:header="0" w:footer="658" w:gutter="0"/>
          <w:cols w:space="720"/>
        </w:sectPr>
      </w:pPr>
    </w:p>
    <w:p w14:paraId="1F84DB36" w14:textId="77777777" w:rsidR="008C539B" w:rsidRPr="001058B5" w:rsidRDefault="008C539B">
      <w:pPr>
        <w:pStyle w:val="BodyText"/>
        <w:spacing w:before="4"/>
        <w:rPr>
          <w:rFonts w:ascii="Arial" w:hAnsi="Arial" w:cs="Arial"/>
          <w:sz w:val="17"/>
        </w:rPr>
      </w:pPr>
    </w:p>
    <w:p w14:paraId="46DA5CF1" w14:textId="77777777" w:rsidR="008C539B" w:rsidRPr="001058B5" w:rsidRDefault="008C539B">
      <w:pPr>
        <w:rPr>
          <w:rFonts w:ascii="Arial" w:hAnsi="Arial" w:cs="Arial"/>
          <w:sz w:val="17"/>
        </w:rPr>
        <w:sectPr w:rsidR="008C539B" w:rsidRPr="001058B5">
          <w:footerReference w:type="even" r:id="rId15"/>
          <w:footerReference w:type="default" r:id="rId16"/>
          <w:pgSz w:w="12240" w:h="15840"/>
          <w:pgMar w:top="1500" w:right="1060" w:bottom="760" w:left="1100" w:header="0" w:footer="578" w:gutter="0"/>
          <w:cols w:space="720"/>
        </w:sectPr>
      </w:pPr>
    </w:p>
    <w:p w14:paraId="422C577A" w14:textId="77777777" w:rsidR="008C539B" w:rsidRPr="001058B5" w:rsidRDefault="008C539B">
      <w:pPr>
        <w:pStyle w:val="BodyText"/>
        <w:rPr>
          <w:rFonts w:ascii="Arial" w:hAnsi="Arial" w:cs="Arial"/>
        </w:rPr>
      </w:pPr>
    </w:p>
    <w:p w14:paraId="3A24B990" w14:textId="77777777" w:rsidR="008C539B" w:rsidRPr="001058B5" w:rsidRDefault="008C539B">
      <w:pPr>
        <w:pStyle w:val="BodyText"/>
        <w:rPr>
          <w:rFonts w:ascii="Arial" w:hAnsi="Arial" w:cs="Arial"/>
        </w:rPr>
      </w:pPr>
    </w:p>
    <w:p w14:paraId="2DEFA5C7" w14:textId="77777777" w:rsidR="008C539B" w:rsidRPr="001058B5" w:rsidRDefault="008C539B">
      <w:pPr>
        <w:pStyle w:val="BodyText"/>
        <w:rPr>
          <w:rFonts w:ascii="Arial" w:hAnsi="Arial" w:cs="Arial"/>
        </w:rPr>
      </w:pPr>
    </w:p>
    <w:p w14:paraId="5DB77C50" w14:textId="77777777" w:rsidR="008C539B" w:rsidRPr="001058B5" w:rsidRDefault="008C539B">
      <w:pPr>
        <w:pStyle w:val="BodyText"/>
        <w:rPr>
          <w:rFonts w:ascii="Arial" w:hAnsi="Arial" w:cs="Arial"/>
        </w:rPr>
      </w:pPr>
    </w:p>
    <w:p w14:paraId="6328EBAB" w14:textId="77777777" w:rsidR="008C539B" w:rsidRPr="001058B5" w:rsidRDefault="008C539B">
      <w:pPr>
        <w:pStyle w:val="BodyText"/>
        <w:rPr>
          <w:rFonts w:ascii="Arial" w:hAnsi="Arial" w:cs="Arial"/>
        </w:rPr>
      </w:pPr>
    </w:p>
    <w:p w14:paraId="33E5DA76" w14:textId="77777777" w:rsidR="008C539B" w:rsidRPr="001058B5" w:rsidRDefault="008C539B">
      <w:pPr>
        <w:pStyle w:val="BodyText"/>
        <w:rPr>
          <w:rFonts w:ascii="Arial" w:hAnsi="Arial" w:cs="Arial"/>
        </w:rPr>
      </w:pPr>
    </w:p>
    <w:p w14:paraId="13FAA475" w14:textId="77777777" w:rsidR="008C539B" w:rsidRPr="001058B5" w:rsidRDefault="008C539B">
      <w:pPr>
        <w:pStyle w:val="BodyText"/>
        <w:spacing w:before="9" w:after="1"/>
        <w:rPr>
          <w:rFonts w:ascii="Arial" w:hAnsi="Arial" w:cs="Arial"/>
          <w:sz w:val="17"/>
        </w:rPr>
      </w:pPr>
    </w:p>
    <w:p w14:paraId="1183C9D7" w14:textId="6368FD45" w:rsidR="008C539B" w:rsidRPr="001058B5" w:rsidRDefault="008D1AB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E0419B8">
          <v:group id="_x0000_s1653" style="width:465pt;height:3pt;mso-position-horizontal-relative:char;mso-position-vertical-relative:line" coordsize="9300,60">
            <v:rect id="_x0000_s1655" style="position:absolute;left:9270;width:30;height:60" fillcolor="black" stroked="f"/>
            <v:line id="_x0000_s1654" style="position:absolute" from="0,30" to="9270,30" strokeweight="3pt"/>
            <w10:anchorlock/>
          </v:group>
        </w:pict>
      </w:r>
    </w:p>
    <w:p w14:paraId="07E2EC77" w14:textId="77777777" w:rsidR="008C539B" w:rsidRPr="001058B5" w:rsidRDefault="008C539B">
      <w:pPr>
        <w:pStyle w:val="BodyText"/>
        <w:spacing w:before="11"/>
        <w:rPr>
          <w:rFonts w:ascii="Arial" w:hAnsi="Arial" w:cs="Arial"/>
          <w:sz w:val="6"/>
        </w:rPr>
      </w:pPr>
    </w:p>
    <w:p w14:paraId="27963CEA" w14:textId="38BCB664" w:rsidR="008C539B" w:rsidRPr="001058B5" w:rsidRDefault="008D1AB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0B4AFD21">
          <v:group id="_x0000_s1650" style="width:462.5pt;height:.5pt;mso-position-horizontal-relative:char;mso-position-vertical-relative:line" coordsize="9250,10">
            <v:rect id="_x0000_s1652" style="position:absolute;left:9244;width:5;height:10" fillcolor="black" stroked="f"/>
            <v:line id="_x0000_s1651" style="position:absolute" from="0,5" to="9245,5" strokeweight=".16936mm"/>
            <w10:anchorlock/>
          </v:group>
        </w:pict>
      </w:r>
    </w:p>
    <w:p w14:paraId="49ABB2E0" w14:textId="77777777" w:rsidR="008C539B" w:rsidRPr="001058B5" w:rsidRDefault="00871EF7">
      <w:pPr>
        <w:pStyle w:val="Heading2"/>
        <w:ind w:right="137"/>
        <w:jc w:val="right"/>
      </w:pPr>
      <w:bookmarkStart w:id="1" w:name="Preface"/>
      <w:bookmarkStart w:id="2" w:name="_bookmark0"/>
      <w:bookmarkEnd w:id="1"/>
      <w:bookmarkEnd w:id="2"/>
      <w:r>
        <w:rPr>
          <w:w w:val="95"/>
        </w:rPr>
        <w:t>Lời nói đầu</w:t>
      </w:r>
    </w:p>
    <w:p w14:paraId="5AFA1B5B" w14:textId="77777777" w:rsidR="008C539B" w:rsidRPr="001058B5" w:rsidRDefault="008C539B">
      <w:pPr>
        <w:pStyle w:val="BodyText"/>
        <w:rPr>
          <w:rFonts w:ascii="Arial" w:hAnsi="Arial" w:cs="Arial"/>
          <w:b/>
        </w:rPr>
      </w:pPr>
    </w:p>
    <w:p w14:paraId="47F8660C" w14:textId="77777777" w:rsidR="008C539B" w:rsidRPr="001058B5" w:rsidRDefault="008C539B">
      <w:pPr>
        <w:pStyle w:val="BodyText"/>
        <w:rPr>
          <w:rFonts w:ascii="Arial" w:hAnsi="Arial" w:cs="Arial"/>
          <w:b/>
        </w:rPr>
      </w:pPr>
    </w:p>
    <w:p w14:paraId="1F6FBB18" w14:textId="77777777" w:rsidR="008C539B" w:rsidRPr="001058B5" w:rsidRDefault="008C539B">
      <w:pPr>
        <w:pStyle w:val="BodyText"/>
        <w:spacing w:before="9"/>
        <w:rPr>
          <w:rFonts w:ascii="Arial" w:hAnsi="Arial" w:cs="Arial"/>
          <w:b/>
          <w:sz w:val="22"/>
        </w:rPr>
      </w:pPr>
    </w:p>
    <w:p w14:paraId="1C694E4E" w14:textId="77777777" w:rsidR="008C539B" w:rsidRPr="001058B5" w:rsidRDefault="008C539B">
      <w:pPr>
        <w:rPr>
          <w:rFonts w:ascii="Arial" w:hAnsi="Arial" w:cs="Arial"/>
        </w:rPr>
        <w:sectPr w:rsidR="008C539B" w:rsidRPr="001058B5">
          <w:pgSz w:w="12240" w:h="15840"/>
          <w:pgMar w:top="1500" w:right="1060" w:bottom="840" w:left="1100" w:header="0" w:footer="658" w:gutter="0"/>
          <w:cols w:space="720"/>
        </w:sectPr>
      </w:pPr>
    </w:p>
    <w:p w14:paraId="0EEDBDDC" w14:textId="77777777" w:rsidR="008C539B" w:rsidRPr="001058B5" w:rsidRDefault="008C539B">
      <w:pPr>
        <w:pStyle w:val="BodyText"/>
        <w:rPr>
          <w:rFonts w:ascii="Arial" w:hAnsi="Arial" w:cs="Arial"/>
          <w:b/>
          <w:sz w:val="38"/>
        </w:rPr>
      </w:pPr>
    </w:p>
    <w:p w14:paraId="51996B40" w14:textId="77777777" w:rsidR="008C539B" w:rsidRPr="001058B5" w:rsidRDefault="008C539B">
      <w:pPr>
        <w:pStyle w:val="BodyText"/>
        <w:rPr>
          <w:rFonts w:ascii="Arial" w:hAnsi="Arial" w:cs="Arial"/>
          <w:b/>
          <w:sz w:val="38"/>
        </w:rPr>
      </w:pPr>
    </w:p>
    <w:p w14:paraId="05B45749" w14:textId="77777777" w:rsidR="008C539B" w:rsidRPr="001058B5" w:rsidRDefault="008C539B">
      <w:pPr>
        <w:pStyle w:val="BodyText"/>
        <w:rPr>
          <w:rFonts w:ascii="Arial" w:hAnsi="Arial" w:cs="Arial"/>
          <w:b/>
          <w:sz w:val="38"/>
        </w:rPr>
      </w:pPr>
    </w:p>
    <w:p w14:paraId="7285479C" w14:textId="77777777" w:rsidR="008C539B" w:rsidRPr="001058B5" w:rsidRDefault="008C539B">
      <w:pPr>
        <w:pStyle w:val="BodyText"/>
        <w:rPr>
          <w:rFonts w:ascii="Arial" w:hAnsi="Arial" w:cs="Arial"/>
          <w:b/>
          <w:sz w:val="38"/>
        </w:rPr>
      </w:pPr>
    </w:p>
    <w:p w14:paraId="7E191F6F" w14:textId="77777777" w:rsidR="008C539B" w:rsidRPr="001058B5" w:rsidRDefault="008C539B">
      <w:pPr>
        <w:pStyle w:val="BodyText"/>
        <w:rPr>
          <w:rFonts w:ascii="Arial" w:hAnsi="Arial" w:cs="Arial"/>
          <w:b/>
          <w:sz w:val="38"/>
        </w:rPr>
      </w:pPr>
    </w:p>
    <w:p w14:paraId="24D7D798" w14:textId="77777777" w:rsidR="008C539B" w:rsidRPr="001058B5" w:rsidRDefault="008C539B">
      <w:pPr>
        <w:pStyle w:val="BodyText"/>
        <w:spacing w:before="10"/>
        <w:rPr>
          <w:rFonts w:ascii="Arial" w:hAnsi="Arial" w:cs="Arial"/>
          <w:b/>
          <w:sz w:val="46"/>
        </w:rPr>
      </w:pPr>
    </w:p>
    <w:p w14:paraId="077695D9" w14:textId="77777777" w:rsidR="008C539B" w:rsidRPr="001058B5" w:rsidRDefault="00871EF7">
      <w:pPr>
        <w:pStyle w:val="Heading3"/>
        <w:spacing w:before="1"/>
      </w:pPr>
      <w:bookmarkStart w:id="3" w:name="Audience"/>
      <w:bookmarkStart w:id="4" w:name="_bookmark1"/>
      <w:bookmarkEnd w:id="3"/>
      <w:bookmarkEnd w:id="4"/>
      <w:r>
        <w:rPr>
          <w:spacing w:val="-34"/>
        </w:rPr>
        <w:t>Độc giả</w:t>
      </w:r>
    </w:p>
    <w:p w14:paraId="6B5F5F13" w14:textId="77777777" w:rsidR="008C539B" w:rsidRPr="001058B5" w:rsidRDefault="00C12992">
      <w:pPr>
        <w:pStyle w:val="BodyText"/>
        <w:spacing w:before="99" w:line="232" w:lineRule="auto"/>
        <w:ind w:left="346" w:right="112"/>
        <w:rPr>
          <w:rFonts w:ascii="Arial" w:hAnsi="Arial" w:cs="Arial"/>
        </w:rPr>
      </w:pPr>
      <w:r w:rsidRPr="001058B5">
        <w:rPr>
          <w:rFonts w:ascii="Arial" w:hAnsi="Arial" w:cs="Arial"/>
        </w:rPr>
        <w:br w:type="column"/>
      </w:r>
      <w:r w:rsidR="00871EF7">
        <w:rPr>
          <w:rFonts w:ascii="Arial" w:hAnsi="Arial" w:cs="Arial"/>
        </w:rPr>
        <w:t xml:space="preserve">Chào mừng đến với </w:t>
      </w:r>
      <w:r w:rsidRPr="001058B5">
        <w:rPr>
          <w:rFonts w:ascii="Arial" w:hAnsi="Arial" w:cs="Arial"/>
          <w:i/>
        </w:rPr>
        <w:t>Oracle Database Security Guide</w:t>
      </w:r>
      <w:r w:rsidRPr="001058B5">
        <w:rPr>
          <w:rFonts w:ascii="Arial" w:hAnsi="Arial" w:cs="Arial"/>
        </w:rPr>
        <w:t xml:space="preserve">. </w:t>
      </w:r>
      <w:r w:rsidR="00C26E30">
        <w:rPr>
          <w:rFonts w:ascii="Arial" w:hAnsi="Arial" w:cs="Arial"/>
        </w:rPr>
        <w:t>Cuốn sách</w:t>
      </w:r>
      <w:r w:rsidR="00871EF7">
        <w:rPr>
          <w:rFonts w:ascii="Arial" w:hAnsi="Arial" w:cs="Arial"/>
        </w:rPr>
        <w:t xml:space="preserve"> này mô tả làm thế nào bạn có thể cấu hình bảo mật cho cơ sở dữ liệu Oracle bằng cách sử dụng những tính năng mặc định trong cơ sở dữ liệu.</w:t>
      </w:r>
    </w:p>
    <w:p w14:paraId="44CF536A" w14:textId="77777777" w:rsidR="008C539B" w:rsidRPr="001058B5" w:rsidRDefault="00871EF7">
      <w:pPr>
        <w:pStyle w:val="BodyText"/>
        <w:spacing w:before="112"/>
        <w:ind w:left="346"/>
        <w:rPr>
          <w:rFonts w:ascii="Arial" w:hAnsi="Arial" w:cs="Arial"/>
        </w:rPr>
      </w:pPr>
      <w:r>
        <w:rPr>
          <w:rFonts w:ascii="Arial" w:hAnsi="Arial" w:cs="Arial"/>
        </w:rPr>
        <w:t>Lời mở đầu chứa những chủ đề sau:</w:t>
      </w:r>
    </w:p>
    <w:p w14:paraId="60BFD88E"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Về độc giả</w:t>
      </w:r>
    </w:p>
    <w:p w14:paraId="3AE3B1A1"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 xml:space="preserve">Khả năng </w:t>
      </w:r>
      <w:r w:rsidR="00693724">
        <w:rPr>
          <w:rFonts w:ascii="Arial" w:hAnsi="Arial" w:cs="Arial"/>
          <w:color w:val="0000CC"/>
          <w:sz w:val="20"/>
        </w:rPr>
        <w:t>tiếp cận</w:t>
      </w:r>
      <w:r>
        <w:rPr>
          <w:rFonts w:ascii="Arial" w:hAnsi="Arial" w:cs="Arial"/>
          <w:color w:val="0000CC"/>
          <w:sz w:val="20"/>
        </w:rPr>
        <w:t xml:space="preserve"> đến tài liệu</w:t>
      </w:r>
      <w:r w:rsidRPr="001058B5">
        <w:rPr>
          <w:rFonts w:ascii="Arial" w:hAnsi="Arial" w:cs="Arial"/>
          <w:sz w:val="20"/>
        </w:rPr>
        <w:t xml:space="preserve"> </w:t>
      </w:r>
    </w:p>
    <w:p w14:paraId="4C22327F"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Những tài liệu liên quan</w:t>
      </w:r>
      <w:r w:rsidRPr="001058B5">
        <w:rPr>
          <w:rFonts w:ascii="Arial" w:hAnsi="Arial" w:cs="Arial"/>
          <w:sz w:val="20"/>
        </w:rPr>
        <w:t xml:space="preserve"> </w:t>
      </w:r>
    </w:p>
    <w:p w14:paraId="56F81724"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Các quy ước</w:t>
      </w:r>
    </w:p>
    <w:p w14:paraId="069C943A" w14:textId="77777777" w:rsidR="008C539B" w:rsidRPr="001058B5" w:rsidRDefault="008C539B">
      <w:pPr>
        <w:pStyle w:val="BodyText"/>
        <w:rPr>
          <w:rFonts w:ascii="Arial" w:hAnsi="Arial" w:cs="Arial"/>
          <w:sz w:val="24"/>
        </w:rPr>
      </w:pPr>
    </w:p>
    <w:p w14:paraId="3FEF27DF" w14:textId="77777777" w:rsidR="008C539B" w:rsidRPr="001058B5" w:rsidRDefault="008C539B">
      <w:pPr>
        <w:pStyle w:val="BodyText"/>
        <w:rPr>
          <w:rFonts w:ascii="Arial" w:hAnsi="Arial" w:cs="Arial"/>
          <w:sz w:val="24"/>
        </w:rPr>
      </w:pPr>
    </w:p>
    <w:p w14:paraId="54D975B2" w14:textId="77777777" w:rsidR="008C539B" w:rsidRPr="001058B5" w:rsidRDefault="00C12992">
      <w:pPr>
        <w:pStyle w:val="BodyText"/>
        <w:spacing w:before="160" w:line="232" w:lineRule="auto"/>
        <w:ind w:left="346" w:right="184"/>
        <w:rPr>
          <w:rFonts w:ascii="Arial" w:hAnsi="Arial" w:cs="Arial"/>
        </w:rPr>
      </w:pPr>
      <w:r w:rsidRPr="001058B5">
        <w:rPr>
          <w:rFonts w:ascii="Arial" w:hAnsi="Arial" w:cs="Arial"/>
          <w:i/>
        </w:rPr>
        <w:t xml:space="preserve">Oracle Database Security Guide </w:t>
      </w:r>
      <w:r w:rsidR="00871EF7">
        <w:rPr>
          <w:rFonts w:ascii="Arial" w:hAnsi="Arial" w:cs="Arial"/>
        </w:rPr>
        <w:t>được dành cho các nhà quản trị cơ sở dữ liệu</w:t>
      </w:r>
      <w:r w:rsidRPr="001058B5">
        <w:rPr>
          <w:rFonts w:ascii="Arial" w:hAnsi="Arial" w:cs="Arial"/>
        </w:rPr>
        <w:t xml:space="preserve"> (DBAs), </w:t>
      </w:r>
      <w:r w:rsidR="00871EF7">
        <w:rPr>
          <w:rFonts w:ascii="Arial" w:hAnsi="Arial" w:cs="Arial"/>
        </w:rPr>
        <w:t>các nhà quản trị hệ thống</w:t>
      </w:r>
      <w:r w:rsidRPr="001058B5">
        <w:rPr>
          <w:rFonts w:ascii="Arial" w:hAnsi="Arial" w:cs="Arial"/>
        </w:rPr>
        <w:t xml:space="preserve">, </w:t>
      </w:r>
      <w:r w:rsidR="00871EF7">
        <w:rPr>
          <w:rFonts w:ascii="Arial" w:hAnsi="Arial" w:cs="Arial"/>
        </w:rPr>
        <w:t>các lập trình viên ứng dụng</w:t>
      </w:r>
      <w:r w:rsidRPr="001058B5">
        <w:rPr>
          <w:rFonts w:ascii="Arial" w:hAnsi="Arial" w:cs="Arial"/>
        </w:rPr>
        <w:t xml:space="preserve">, </w:t>
      </w:r>
      <w:r w:rsidR="00871EF7">
        <w:rPr>
          <w:rFonts w:ascii="Arial" w:hAnsi="Arial" w:cs="Arial"/>
        </w:rPr>
        <w:t>và những công việc khác được thực hiện sau đây một cách an toàn và hiệu quả:</w:t>
      </w:r>
    </w:p>
    <w:p w14:paraId="358505C8" w14:textId="77777777" w:rsidR="008C539B" w:rsidRPr="001058B5" w:rsidRDefault="00F80EC5" w:rsidP="006F7931">
      <w:pPr>
        <w:pStyle w:val="ListParagraph"/>
        <w:numPr>
          <w:ilvl w:val="0"/>
          <w:numId w:val="137"/>
        </w:numPr>
        <w:tabs>
          <w:tab w:val="left" w:pos="707"/>
        </w:tabs>
        <w:spacing w:before="117" w:line="232" w:lineRule="auto"/>
        <w:ind w:right="1180"/>
        <w:jc w:val="both"/>
        <w:rPr>
          <w:rFonts w:ascii="Arial" w:hAnsi="Arial" w:cs="Arial"/>
          <w:sz w:val="20"/>
        </w:rPr>
      </w:pPr>
      <w:r>
        <w:rPr>
          <w:rFonts w:ascii="Arial" w:hAnsi="Arial" w:cs="Arial"/>
          <w:sz w:val="20"/>
        </w:rPr>
        <w:t>Thiết kế và cài đặt những chính sách bảo mật để bảo vệ dữ liệu của một tổ chức, những ngườI dùng, và các ứng dụng khỏi các hành động ngẫu nhiên, không thích hợp hoặc trái phép</w:t>
      </w:r>
    </w:p>
    <w:p w14:paraId="4B3B9482" w14:textId="77777777" w:rsidR="008C539B" w:rsidRPr="001058B5" w:rsidRDefault="00C12992" w:rsidP="006F7931">
      <w:pPr>
        <w:pStyle w:val="ListParagraph"/>
        <w:numPr>
          <w:ilvl w:val="0"/>
          <w:numId w:val="137"/>
        </w:numPr>
        <w:tabs>
          <w:tab w:val="left" w:pos="707"/>
        </w:tabs>
        <w:spacing w:before="116" w:line="232" w:lineRule="auto"/>
        <w:ind w:right="458"/>
        <w:rPr>
          <w:rFonts w:ascii="Arial" w:hAnsi="Arial" w:cs="Arial"/>
          <w:sz w:val="20"/>
        </w:rPr>
      </w:pPr>
      <w:r>
        <w:rPr>
          <w:rFonts w:ascii="Arial" w:hAnsi="Arial" w:cs="Arial"/>
          <w:sz w:val="20"/>
        </w:rPr>
        <w:t>Tạo và thực hiện các chính sá</w:t>
      </w:r>
      <w:r w:rsidR="000A03A6">
        <w:rPr>
          <w:rFonts w:ascii="Arial" w:hAnsi="Arial" w:cs="Arial"/>
          <w:sz w:val="20"/>
        </w:rPr>
        <w:t>ch và các ví dụ thực tiễn về kiểm tra, các biện pháp để đối phó với các hành động không thích hợp hoặc trái phép</w:t>
      </w:r>
    </w:p>
    <w:p w14:paraId="47BD2AAC" w14:textId="77777777" w:rsidR="008C539B" w:rsidRPr="001058B5" w:rsidRDefault="0018771C" w:rsidP="006F7931">
      <w:pPr>
        <w:pStyle w:val="ListParagraph"/>
        <w:numPr>
          <w:ilvl w:val="0"/>
          <w:numId w:val="137"/>
        </w:numPr>
        <w:tabs>
          <w:tab w:val="left" w:pos="707"/>
        </w:tabs>
        <w:spacing w:before="119" w:line="232" w:lineRule="auto"/>
        <w:ind w:right="728"/>
        <w:rPr>
          <w:rFonts w:ascii="Arial" w:hAnsi="Arial" w:cs="Arial"/>
          <w:sz w:val="20"/>
        </w:rPr>
      </w:pPr>
      <w:r>
        <w:rPr>
          <w:rFonts w:ascii="Arial" w:hAnsi="Arial" w:cs="Arial"/>
          <w:sz w:val="20"/>
        </w:rPr>
        <w:t>Tạo ra, bảo trì và xóa các tài khoản người dùng, mật khẩu, vai trò (role), và các quyền</w:t>
      </w:r>
    </w:p>
    <w:p w14:paraId="3F1AF475" w14:textId="77777777" w:rsidR="008C539B" w:rsidRPr="001058B5" w:rsidRDefault="003E32C8" w:rsidP="006F7931">
      <w:pPr>
        <w:pStyle w:val="ListParagraph"/>
        <w:numPr>
          <w:ilvl w:val="0"/>
          <w:numId w:val="137"/>
        </w:numPr>
        <w:tabs>
          <w:tab w:val="left" w:pos="707"/>
        </w:tabs>
        <w:spacing w:before="118" w:line="232" w:lineRule="auto"/>
        <w:ind w:right="472"/>
        <w:rPr>
          <w:rFonts w:ascii="Arial" w:hAnsi="Arial" w:cs="Arial"/>
          <w:sz w:val="20"/>
        </w:rPr>
      </w:pPr>
      <w:r>
        <w:rPr>
          <w:rFonts w:ascii="Arial" w:hAnsi="Arial" w:cs="Arial"/>
          <w:sz w:val="20"/>
        </w:rPr>
        <w:t>Việc pháp triển các ứng dụng cung cấp các dịch vụ mong muốn một cách bảo mật trong các mô hình tính toán đa dạng</w:t>
      </w:r>
      <w:r w:rsidR="00C12992" w:rsidRPr="001058B5">
        <w:rPr>
          <w:rFonts w:ascii="Arial" w:hAnsi="Arial" w:cs="Arial"/>
          <w:sz w:val="20"/>
        </w:rPr>
        <w:t xml:space="preserve">Developing applications that provide desired services securely in a variety of computational models, </w:t>
      </w:r>
      <w:r>
        <w:rPr>
          <w:rFonts w:ascii="Arial" w:hAnsi="Arial" w:cs="Arial"/>
          <w:sz w:val="20"/>
        </w:rPr>
        <w:t xml:space="preserve">việc tận dụng các dịch vụ về cơ sở dữ liệu và thư mục để tối đa hóa hiệu quả và dễ sử dụng </w:t>
      </w:r>
    </w:p>
    <w:p w14:paraId="0820FC88" w14:textId="77777777" w:rsidR="008C539B" w:rsidRPr="001058B5" w:rsidRDefault="003E32C8">
      <w:pPr>
        <w:pStyle w:val="BodyText"/>
        <w:spacing w:before="117" w:line="232" w:lineRule="auto"/>
        <w:ind w:left="346" w:right="112"/>
        <w:rPr>
          <w:rFonts w:ascii="Arial" w:hAnsi="Arial" w:cs="Arial"/>
        </w:rPr>
      </w:pPr>
      <w:r>
        <w:rPr>
          <w:rFonts w:ascii="Arial" w:hAnsi="Arial" w:cs="Arial"/>
        </w:rPr>
        <w:t>Để sử dụng tài liệu này, bạn cần một sự hiểu biết căn bản về cách và tại sao một cơ sở dữ liệu được sử dụng, và sự quen thuộc với ngôn ngữ SQL</w:t>
      </w:r>
      <w:r w:rsidR="00C12992" w:rsidRPr="001058B5">
        <w:rPr>
          <w:rFonts w:ascii="Arial" w:hAnsi="Arial" w:cs="Arial"/>
        </w:rPr>
        <w:t>.</w:t>
      </w:r>
    </w:p>
    <w:p w14:paraId="7484A094"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num="2" w:space="720" w:equalWidth="0">
            <w:col w:w="1874" w:space="40"/>
            <w:col w:w="8166"/>
          </w:cols>
        </w:sectPr>
      </w:pPr>
    </w:p>
    <w:p w14:paraId="1F11504B" w14:textId="77777777" w:rsidR="008C539B" w:rsidRPr="001058B5" w:rsidRDefault="008C539B">
      <w:pPr>
        <w:pStyle w:val="BodyText"/>
        <w:rPr>
          <w:rFonts w:ascii="Arial" w:hAnsi="Arial" w:cs="Arial"/>
          <w:sz w:val="19"/>
        </w:rPr>
      </w:pPr>
    </w:p>
    <w:p w14:paraId="764210E7" w14:textId="77777777" w:rsidR="00B20E03" w:rsidRPr="00B20E03" w:rsidRDefault="00B20E03" w:rsidP="006F7931">
      <w:pPr>
        <w:pStyle w:val="BodyText"/>
        <w:numPr>
          <w:ilvl w:val="0"/>
          <w:numId w:val="137"/>
        </w:numPr>
        <w:spacing w:before="45" w:line="232" w:lineRule="auto"/>
        <w:ind w:right="848"/>
        <w:rPr>
          <w:rFonts w:ascii="Arial" w:eastAsia="Arial" w:hAnsi="Arial" w:cs="Arial"/>
          <w:b/>
          <w:bCs/>
          <w:sz w:val="32"/>
          <w:szCs w:val="32"/>
        </w:rPr>
      </w:pPr>
      <w:bookmarkStart w:id="5" w:name="Documentation_Accessibility"/>
      <w:bookmarkStart w:id="6" w:name="_bookmark2"/>
      <w:bookmarkEnd w:id="5"/>
      <w:bookmarkEnd w:id="6"/>
      <w:r w:rsidRPr="00B20E03">
        <w:rPr>
          <w:rFonts w:ascii="Arial" w:eastAsia="Arial" w:hAnsi="Arial" w:cs="Arial"/>
          <w:b/>
          <w:bCs/>
          <w:sz w:val="32"/>
          <w:szCs w:val="32"/>
        </w:rPr>
        <w:t xml:space="preserve">Khả năng </w:t>
      </w:r>
      <w:r w:rsidR="00693724">
        <w:rPr>
          <w:rFonts w:ascii="Arial" w:eastAsia="Arial" w:hAnsi="Arial" w:cs="Arial"/>
          <w:b/>
          <w:bCs/>
          <w:sz w:val="32"/>
          <w:szCs w:val="32"/>
        </w:rPr>
        <w:t>tiếp cận</w:t>
      </w:r>
      <w:r w:rsidRPr="00B20E03">
        <w:rPr>
          <w:rFonts w:ascii="Arial" w:eastAsia="Arial" w:hAnsi="Arial" w:cs="Arial"/>
          <w:b/>
          <w:bCs/>
          <w:sz w:val="32"/>
          <w:szCs w:val="32"/>
        </w:rPr>
        <w:t xml:space="preserve"> đến tài liệu </w:t>
      </w:r>
    </w:p>
    <w:p w14:paraId="5F8F6EF1" w14:textId="77777777" w:rsidR="008C539B" w:rsidRPr="001058B5" w:rsidRDefault="00C4290D">
      <w:pPr>
        <w:pStyle w:val="BodyText"/>
        <w:spacing w:before="45" w:line="232" w:lineRule="auto"/>
        <w:ind w:left="2259" w:right="848"/>
        <w:rPr>
          <w:rFonts w:ascii="Arial" w:hAnsi="Arial" w:cs="Arial"/>
        </w:rPr>
      </w:pPr>
      <w:r w:rsidRPr="00C4290D">
        <w:rPr>
          <w:rFonts w:ascii="Arial" w:hAnsi="Arial" w:cs="Arial"/>
        </w:rPr>
        <w:t>Để biết thông tin về cam kết của Oracle khả năng tiếp cận</w:t>
      </w:r>
      <w:r w:rsidR="00C12992" w:rsidRPr="001058B5">
        <w:rPr>
          <w:rFonts w:ascii="Arial" w:hAnsi="Arial" w:cs="Arial"/>
        </w:rPr>
        <w:t xml:space="preserve">, </w:t>
      </w:r>
      <w:r w:rsidRPr="00C4290D">
        <w:rPr>
          <w:rFonts w:ascii="Arial" w:hAnsi="Arial" w:cs="Arial"/>
        </w:rPr>
        <w:t xml:space="preserve">truy cập trang web Chương trình Tiếp cận Oracle tại </w:t>
      </w:r>
      <w:hyperlink r:id="rId17" w:history="1">
        <w:r w:rsidR="00871EF7" w:rsidRPr="00681677">
          <w:rPr>
            <w:rStyle w:val="Hyperlink"/>
            <w:rFonts w:ascii="Arial" w:hAnsi="Arial" w:cs="Arial"/>
            <w:w w:val="90"/>
          </w:rPr>
          <w:t>http://www.oracle.com/pls/topic/lookup?ctx=acc&amp;id=docacc.</w:t>
        </w:r>
      </w:hyperlink>
    </w:p>
    <w:p w14:paraId="1CA00BAA" w14:textId="77777777" w:rsidR="008C539B" w:rsidRPr="001058B5" w:rsidRDefault="008C539B">
      <w:pPr>
        <w:pStyle w:val="BodyText"/>
        <w:spacing w:before="11"/>
        <w:rPr>
          <w:rFonts w:ascii="Arial" w:hAnsi="Arial" w:cs="Arial"/>
          <w:sz w:val="21"/>
        </w:rPr>
      </w:pPr>
    </w:p>
    <w:p w14:paraId="42EC32C1" w14:textId="77777777" w:rsidR="008C539B" w:rsidRPr="001058B5" w:rsidRDefault="00103B80">
      <w:pPr>
        <w:pStyle w:val="Heading7"/>
        <w:ind w:left="2260"/>
        <w:rPr>
          <w:rFonts w:ascii="Arial" w:hAnsi="Arial" w:cs="Arial"/>
        </w:rPr>
      </w:pPr>
      <w:r>
        <w:rPr>
          <w:rFonts w:ascii="Arial" w:hAnsi="Arial" w:cs="Arial"/>
        </w:rPr>
        <w:t>Tiếp cận đến sự hỗ trợ của Oracle</w:t>
      </w:r>
    </w:p>
    <w:p w14:paraId="7A63E037" w14:textId="77777777" w:rsidR="008C539B" w:rsidRPr="001058B5" w:rsidRDefault="002D535B">
      <w:pPr>
        <w:pStyle w:val="BodyText"/>
        <w:spacing w:before="52" w:line="232" w:lineRule="auto"/>
        <w:ind w:left="2260"/>
        <w:rPr>
          <w:rFonts w:ascii="Arial" w:hAnsi="Arial" w:cs="Arial"/>
        </w:rPr>
      </w:pPr>
      <w:r>
        <w:rPr>
          <w:rFonts w:ascii="Arial" w:hAnsi="Arial" w:cs="Arial"/>
        </w:rPr>
        <w:t>Những khách hàng của Oracle</w:t>
      </w:r>
      <w:r w:rsidR="00C12992" w:rsidRPr="001058B5">
        <w:rPr>
          <w:rFonts w:ascii="Arial" w:hAnsi="Arial" w:cs="Arial"/>
        </w:rPr>
        <w:t xml:space="preserve"> </w:t>
      </w:r>
      <w:r>
        <w:rPr>
          <w:rFonts w:ascii="Arial" w:hAnsi="Arial" w:cs="Arial"/>
        </w:rPr>
        <w:t>có quyền tiếp cận với sự hỗ trợ điện tử thông qua My Oracle Support. Thông tin chi tiết</w:t>
      </w:r>
      <w:r w:rsidR="00C12992" w:rsidRPr="001058B5">
        <w:rPr>
          <w:rFonts w:ascii="Arial" w:hAnsi="Arial" w:cs="Arial"/>
          <w:w w:val="85"/>
        </w:rPr>
        <w:t xml:space="preserve">, </w:t>
      </w:r>
      <w:r>
        <w:rPr>
          <w:rFonts w:ascii="Arial" w:hAnsi="Arial" w:cs="Arial"/>
          <w:w w:val="85"/>
        </w:rPr>
        <w:t>truy cập</w:t>
      </w:r>
      <w:r w:rsidR="00C12992" w:rsidRPr="001058B5">
        <w:rPr>
          <w:rFonts w:ascii="Arial" w:hAnsi="Arial" w:cs="Arial"/>
          <w:w w:val="85"/>
        </w:rPr>
        <w:t xml:space="preserve"> </w:t>
      </w:r>
      <w:hyperlink r:id="rId18">
        <w:r w:rsidR="00C12992" w:rsidRPr="001058B5">
          <w:rPr>
            <w:rFonts w:ascii="Arial" w:hAnsi="Arial" w:cs="Arial"/>
            <w:color w:val="0000CC"/>
            <w:w w:val="85"/>
          </w:rPr>
          <w:t xml:space="preserve">http://www.oracle.com/pls/topic/lookup?ctx=acc&amp;id=info </w:t>
        </w:r>
      </w:hyperlink>
      <w:r>
        <w:rPr>
          <w:rFonts w:ascii="Arial" w:hAnsi="Arial" w:cs="Arial"/>
          <w:w w:val="85"/>
        </w:rPr>
        <w:t>hoặc</w:t>
      </w:r>
    </w:p>
    <w:p w14:paraId="649D9078"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space="720"/>
        </w:sectPr>
      </w:pPr>
    </w:p>
    <w:p w14:paraId="0BBC3A6B" w14:textId="77777777" w:rsidR="008C539B" w:rsidRPr="001058B5" w:rsidRDefault="002D535B">
      <w:pPr>
        <w:pStyle w:val="BodyText"/>
        <w:spacing w:before="90" w:line="228" w:lineRule="auto"/>
        <w:ind w:left="1660" w:right="848" w:hanging="1"/>
        <w:rPr>
          <w:rFonts w:ascii="Arial" w:hAnsi="Arial" w:cs="Arial"/>
        </w:rPr>
      </w:pPr>
      <w:r>
        <w:rPr>
          <w:rFonts w:ascii="Arial" w:hAnsi="Arial" w:cs="Arial"/>
          <w:w w:val="90"/>
        </w:rPr>
        <w:lastRenderedPageBreak/>
        <w:t>Truy cập</w:t>
      </w:r>
      <w:r w:rsidR="00C12992" w:rsidRPr="001058B5">
        <w:rPr>
          <w:rFonts w:ascii="Arial" w:hAnsi="Arial" w:cs="Arial"/>
          <w:w w:val="90"/>
        </w:rPr>
        <w:t xml:space="preserve"> </w:t>
      </w:r>
      <w:hyperlink r:id="rId19">
        <w:r w:rsidR="00C12992" w:rsidRPr="001058B5">
          <w:rPr>
            <w:rFonts w:ascii="Arial" w:hAnsi="Arial" w:cs="Arial"/>
            <w:color w:val="0000CC"/>
            <w:w w:val="90"/>
          </w:rPr>
          <w:t>http://www.oracle.com/pls/topic/lookup?ctx=acc&amp;id=trs</w:t>
        </w:r>
        <w:r w:rsidR="00C12992" w:rsidRPr="001058B5">
          <w:rPr>
            <w:rFonts w:ascii="Arial" w:hAnsi="Arial" w:cs="Arial"/>
            <w:color w:val="0000CC"/>
            <w:spacing w:val="-82"/>
            <w:w w:val="90"/>
          </w:rPr>
          <w:t xml:space="preserve"> </w:t>
        </w:r>
      </w:hyperlink>
      <w:r>
        <w:rPr>
          <w:rFonts w:ascii="Arial" w:hAnsi="Arial" w:cs="Arial"/>
          <w:w w:val="90"/>
        </w:rPr>
        <w:t xml:space="preserve"> nếu bạn bị điếc</w:t>
      </w:r>
      <w:r w:rsidR="00C12992" w:rsidRPr="001058B5">
        <w:rPr>
          <w:rFonts w:ascii="Arial" w:hAnsi="Arial" w:cs="Arial"/>
        </w:rPr>
        <w:t>.</w:t>
      </w:r>
    </w:p>
    <w:p w14:paraId="4F19C0C9" w14:textId="77777777" w:rsidR="008C539B" w:rsidRPr="001058B5" w:rsidRDefault="008C539B">
      <w:pPr>
        <w:pStyle w:val="BodyText"/>
        <w:spacing w:before="11"/>
        <w:rPr>
          <w:rFonts w:ascii="Arial" w:hAnsi="Arial" w:cs="Arial"/>
          <w:sz w:val="27"/>
        </w:rPr>
      </w:pPr>
    </w:p>
    <w:p w14:paraId="2A05B56A" w14:textId="1B5E83E7" w:rsidR="008C539B" w:rsidRPr="001058B5" w:rsidRDefault="00A73637">
      <w:pPr>
        <w:pStyle w:val="Heading3"/>
        <w:ind w:left="100"/>
      </w:pPr>
      <w:bookmarkStart w:id="7" w:name="Related_Documents"/>
      <w:bookmarkStart w:id="8" w:name="_bookmark3"/>
      <w:bookmarkEnd w:id="7"/>
      <w:bookmarkEnd w:id="8"/>
      <w:r>
        <w:t>Những tài liệu liên quan</w:t>
      </w:r>
    </w:p>
    <w:p w14:paraId="380D678B" w14:textId="1302A095" w:rsidR="008C539B" w:rsidRPr="001058B5" w:rsidRDefault="00A73637">
      <w:pPr>
        <w:pStyle w:val="BodyText"/>
        <w:spacing w:before="40"/>
        <w:ind w:left="1660"/>
        <w:rPr>
          <w:rFonts w:ascii="Arial" w:hAnsi="Arial" w:cs="Arial"/>
        </w:rPr>
      </w:pPr>
      <w:r>
        <w:rPr>
          <w:rFonts w:ascii="Arial" w:hAnsi="Arial" w:cs="Arial"/>
        </w:rPr>
        <w:t>Để biết them thông tin về những thứ liên quan đến bao mật, tìm đọc các nguồn tài nguyên của Oracle</w:t>
      </w:r>
      <w:r w:rsidR="00C12992" w:rsidRPr="001058B5">
        <w:rPr>
          <w:rFonts w:ascii="Arial" w:hAnsi="Arial" w:cs="Arial"/>
        </w:rPr>
        <w:t>:</w:t>
      </w:r>
    </w:p>
    <w:p w14:paraId="754A16A3" w14:textId="77777777" w:rsidR="008C539B" w:rsidRPr="001058B5" w:rsidRDefault="00C12992" w:rsidP="006F7931">
      <w:pPr>
        <w:pStyle w:val="ListParagraph"/>
        <w:numPr>
          <w:ilvl w:val="1"/>
          <w:numId w:val="137"/>
        </w:numPr>
        <w:tabs>
          <w:tab w:val="left" w:pos="2020"/>
        </w:tabs>
        <w:spacing w:before="118"/>
        <w:ind w:hanging="359"/>
        <w:rPr>
          <w:rFonts w:ascii="Arial" w:hAnsi="Arial" w:cs="Arial"/>
          <w:i/>
          <w:sz w:val="20"/>
        </w:rPr>
      </w:pPr>
      <w:r w:rsidRPr="001058B5">
        <w:rPr>
          <w:rFonts w:ascii="Arial" w:hAnsi="Arial" w:cs="Arial"/>
          <w:i/>
          <w:sz w:val="20"/>
        </w:rPr>
        <w:t>Oracle Database Administrator's</w:t>
      </w:r>
      <w:r w:rsidRPr="001058B5">
        <w:rPr>
          <w:rFonts w:ascii="Arial" w:hAnsi="Arial" w:cs="Arial"/>
          <w:i/>
          <w:spacing w:val="-1"/>
          <w:sz w:val="20"/>
        </w:rPr>
        <w:t xml:space="preserve"> </w:t>
      </w:r>
      <w:r w:rsidRPr="001058B5">
        <w:rPr>
          <w:rFonts w:ascii="Arial" w:hAnsi="Arial" w:cs="Arial"/>
          <w:i/>
          <w:sz w:val="20"/>
        </w:rPr>
        <w:t>Guide</w:t>
      </w:r>
    </w:p>
    <w:p w14:paraId="36534E92"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w:t>
      </w:r>
      <w:r w:rsidRPr="001058B5">
        <w:rPr>
          <w:rFonts w:ascii="Arial" w:hAnsi="Arial" w:cs="Arial"/>
          <w:i/>
          <w:spacing w:val="-1"/>
          <w:sz w:val="20"/>
        </w:rPr>
        <w:t xml:space="preserve"> </w:t>
      </w:r>
      <w:r w:rsidRPr="001058B5">
        <w:rPr>
          <w:rFonts w:ascii="Arial" w:hAnsi="Arial" w:cs="Arial"/>
          <w:i/>
          <w:sz w:val="20"/>
        </w:rPr>
        <w:t>DBA</w:t>
      </w:r>
    </w:p>
    <w:p w14:paraId="34FA0B7C"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 + Security</w:t>
      </w:r>
      <w:r w:rsidRPr="001058B5">
        <w:rPr>
          <w:rFonts w:ascii="Arial" w:hAnsi="Arial" w:cs="Arial"/>
          <w:i/>
          <w:spacing w:val="-2"/>
          <w:sz w:val="20"/>
        </w:rPr>
        <w:t xml:space="preserve"> </w:t>
      </w:r>
      <w:r w:rsidRPr="001058B5">
        <w:rPr>
          <w:rFonts w:ascii="Arial" w:hAnsi="Arial" w:cs="Arial"/>
          <w:i/>
          <w:sz w:val="20"/>
        </w:rPr>
        <w:t>Guide</w:t>
      </w:r>
    </w:p>
    <w:p w14:paraId="779762B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8"/>
          <w:sz w:val="20"/>
        </w:rPr>
        <w:t xml:space="preserve"> </w:t>
      </w:r>
      <w:r w:rsidRPr="001058B5">
        <w:rPr>
          <w:rFonts w:ascii="Arial" w:hAnsi="Arial" w:cs="Arial"/>
          <w:i/>
          <w:sz w:val="20"/>
        </w:rPr>
        <w:t>Concepts</w:t>
      </w:r>
    </w:p>
    <w:p w14:paraId="05B32269"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13"/>
          <w:sz w:val="20"/>
        </w:rPr>
        <w:t xml:space="preserve"> </w:t>
      </w:r>
      <w:r w:rsidRPr="001058B5">
        <w:rPr>
          <w:rFonts w:ascii="Arial" w:hAnsi="Arial" w:cs="Arial"/>
          <w:i/>
          <w:sz w:val="20"/>
        </w:rPr>
        <w:t>Reference</w:t>
      </w:r>
    </w:p>
    <w:p w14:paraId="443BC97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Administrator's Guide</w:t>
      </w:r>
    </w:p>
    <w:p w14:paraId="44ACEAB1" w14:textId="499989FF" w:rsidR="008C539B" w:rsidRPr="001058B5" w:rsidRDefault="0028475D">
      <w:pPr>
        <w:pStyle w:val="BodyText"/>
        <w:spacing w:before="118" w:line="232" w:lineRule="auto"/>
        <w:ind w:left="1659" w:right="848"/>
        <w:rPr>
          <w:rFonts w:ascii="Arial" w:hAnsi="Arial" w:cs="Arial"/>
        </w:rPr>
      </w:pPr>
      <w:r>
        <w:rPr>
          <w:rFonts w:ascii="Arial" w:hAnsi="Arial" w:cs="Arial"/>
        </w:rPr>
        <w:t>Có rất nhiều ví dụ trong cuốn sách này sử dụng các lược đồ mẫu của các cơ sở dữ liệu gốc (seed database)</w:t>
      </w:r>
      <w:r w:rsidR="00996664">
        <w:rPr>
          <w:rFonts w:ascii="Arial" w:hAnsi="Arial" w:cs="Arial"/>
        </w:rPr>
        <w:t>, cái mà bạn có thể tạo khi bạn cài đặt cơ sở dữ liệu Oracle. Tìm đọc Oracle Database Sample Schemas để biết them thông tin về các lược đồ này, cách mà nó được tạo và cách mà bạn có thể sử dụng chúng.</w:t>
      </w:r>
    </w:p>
    <w:p w14:paraId="38B469EF" w14:textId="77777777" w:rsidR="008C539B" w:rsidRPr="001058B5" w:rsidRDefault="008C539B">
      <w:pPr>
        <w:pStyle w:val="BodyText"/>
        <w:spacing w:before="1"/>
        <w:rPr>
          <w:rFonts w:ascii="Arial" w:hAnsi="Arial" w:cs="Arial"/>
          <w:sz w:val="22"/>
        </w:rPr>
      </w:pPr>
    </w:p>
    <w:p w14:paraId="7C50C34C" w14:textId="520353C7" w:rsidR="008C539B" w:rsidRPr="001058B5" w:rsidRDefault="00C12992">
      <w:pPr>
        <w:pStyle w:val="Heading7"/>
        <w:rPr>
          <w:rFonts w:ascii="Arial" w:hAnsi="Arial" w:cs="Arial"/>
        </w:rPr>
      </w:pPr>
      <w:r w:rsidRPr="001058B5">
        <w:rPr>
          <w:rFonts w:ascii="Arial" w:hAnsi="Arial" w:cs="Arial"/>
        </w:rPr>
        <w:t>Oracle Technology Network (OTN)</w:t>
      </w:r>
      <w:r w:rsidR="00996664">
        <w:rPr>
          <w:rFonts w:ascii="Arial" w:hAnsi="Arial" w:cs="Arial"/>
        </w:rPr>
        <w:t xml:space="preserve"> (Công nghệ mạng Oracle)</w:t>
      </w:r>
    </w:p>
    <w:p w14:paraId="416133C5" w14:textId="2F697B7A" w:rsidR="008C539B" w:rsidRPr="001058B5" w:rsidRDefault="00996664">
      <w:pPr>
        <w:pStyle w:val="BodyText"/>
        <w:spacing w:before="51" w:line="232" w:lineRule="auto"/>
        <w:ind w:left="1660" w:right="700"/>
        <w:rPr>
          <w:rFonts w:ascii="Arial" w:hAnsi="Arial" w:cs="Arial"/>
        </w:rPr>
      </w:pPr>
      <w:r>
        <w:rPr>
          <w:rFonts w:ascii="Arial" w:hAnsi="Arial" w:cs="Arial"/>
        </w:rPr>
        <w:t>Bạn có thể tải miễn phí các bản ghi chú phát hành, tài liệu cài đặt, phiên bản mới nhất của cuốn sách này, sách giấy, hoặc các tài nguyên khác từ OTN. truy cập</w:t>
      </w:r>
    </w:p>
    <w:p w14:paraId="490BDB77" w14:textId="77777777" w:rsidR="008C539B" w:rsidRPr="001058B5" w:rsidRDefault="008D1AB8">
      <w:pPr>
        <w:pStyle w:val="BodyText"/>
        <w:spacing w:before="137"/>
        <w:ind w:left="1660"/>
        <w:rPr>
          <w:rFonts w:ascii="Arial" w:hAnsi="Arial" w:cs="Arial"/>
        </w:rPr>
      </w:pPr>
      <w:hyperlink r:id="rId20">
        <w:r w:rsidR="00C12992" w:rsidRPr="001058B5">
          <w:rPr>
            <w:rFonts w:ascii="Arial" w:hAnsi="Arial" w:cs="Arial"/>
            <w:color w:val="0000CC"/>
            <w:w w:val="95"/>
          </w:rPr>
          <w:t>http://www.oracle.com/technetwork/index.html</w:t>
        </w:r>
      </w:hyperlink>
    </w:p>
    <w:p w14:paraId="66EF4855" w14:textId="579EEA36" w:rsidR="008C539B" w:rsidRPr="001058B5" w:rsidRDefault="00996664">
      <w:pPr>
        <w:pStyle w:val="BodyText"/>
        <w:spacing w:before="108" w:line="367" w:lineRule="auto"/>
        <w:ind w:left="1660" w:right="1193"/>
        <w:rPr>
          <w:rFonts w:ascii="Arial" w:hAnsi="Arial" w:cs="Arial"/>
        </w:rPr>
      </w:pPr>
      <w:r w:rsidRPr="00996664">
        <w:rPr>
          <w:rFonts w:ascii="Arial" w:hAnsi="Arial" w:cs="Arial"/>
        </w:rPr>
        <w:t xml:space="preserve">Để biết thông tin bảo mật cụ thể trên </w:t>
      </w:r>
      <w:r w:rsidR="00C12992" w:rsidRPr="001058B5">
        <w:rPr>
          <w:rFonts w:ascii="Arial" w:hAnsi="Arial" w:cs="Arial"/>
        </w:rPr>
        <w:t xml:space="preserve">OTN, </w:t>
      </w:r>
      <w:r>
        <w:rPr>
          <w:rFonts w:ascii="Arial" w:hAnsi="Arial" w:cs="Arial"/>
        </w:rPr>
        <w:t>truy cập</w:t>
      </w:r>
      <w:r w:rsidR="00C12992" w:rsidRPr="001058B5">
        <w:rPr>
          <w:rFonts w:ascii="Arial" w:hAnsi="Arial" w:cs="Arial"/>
        </w:rPr>
        <w:t xml:space="preserve"> </w:t>
      </w:r>
      <w:hyperlink r:id="rId21">
        <w:r w:rsidR="00C12992" w:rsidRPr="001058B5">
          <w:rPr>
            <w:rFonts w:ascii="Arial" w:hAnsi="Arial" w:cs="Arial"/>
            <w:color w:val="0000CC"/>
            <w:w w:val="85"/>
          </w:rPr>
          <w:t>http://www.oracle.com/technetwork/topics/security/whatsnew/index.html</w:t>
        </w:r>
      </w:hyperlink>
      <w:r w:rsidR="00C12992" w:rsidRPr="001058B5">
        <w:rPr>
          <w:rFonts w:ascii="Arial" w:hAnsi="Arial" w:cs="Arial"/>
          <w:color w:val="0000CC"/>
          <w:w w:val="85"/>
        </w:rPr>
        <w:t xml:space="preserve"> </w:t>
      </w:r>
      <w:r w:rsidR="00C12992" w:rsidRPr="001058B5">
        <w:rPr>
          <w:rFonts w:ascii="Arial" w:hAnsi="Arial" w:cs="Arial"/>
        </w:rPr>
        <w:t>F</w:t>
      </w:r>
      <w:r>
        <w:rPr>
          <w:rFonts w:ascii="Arial" w:hAnsi="Arial" w:cs="Arial"/>
        </w:rPr>
        <w:t>Để có được tài liệu Oracle mới nhất, bao gồm cuốn sách này, truy cập</w:t>
      </w:r>
      <w:r w:rsidR="00C12992" w:rsidRPr="001058B5">
        <w:rPr>
          <w:rFonts w:ascii="Arial" w:hAnsi="Arial" w:cs="Arial"/>
        </w:rPr>
        <w:t xml:space="preserve"> </w:t>
      </w:r>
      <w:hyperlink r:id="rId22">
        <w:r w:rsidR="00C12992" w:rsidRPr="001058B5">
          <w:rPr>
            <w:rFonts w:ascii="Arial" w:hAnsi="Arial" w:cs="Arial"/>
            <w:color w:val="0000CC"/>
            <w:w w:val="95"/>
          </w:rPr>
          <w:t>http://www.oracle.com/technetwork/documentation/index.html</w:t>
        </w:r>
      </w:hyperlink>
    </w:p>
    <w:p w14:paraId="04B6D87F" w14:textId="50A876EF" w:rsidR="008C539B" w:rsidRPr="001058B5" w:rsidRDefault="00C12992">
      <w:pPr>
        <w:pStyle w:val="Heading7"/>
        <w:spacing w:before="150"/>
        <w:rPr>
          <w:rFonts w:ascii="Arial" w:hAnsi="Arial" w:cs="Arial"/>
        </w:rPr>
      </w:pPr>
      <w:r w:rsidRPr="001058B5">
        <w:rPr>
          <w:rFonts w:ascii="Arial" w:hAnsi="Arial" w:cs="Arial"/>
        </w:rPr>
        <w:t>My Oracle Support</w:t>
      </w:r>
      <w:r w:rsidR="00996664">
        <w:rPr>
          <w:rFonts w:ascii="Arial" w:hAnsi="Arial" w:cs="Arial"/>
        </w:rPr>
        <w:t xml:space="preserve"> (Sự hỗ trợ của Oracle)</w:t>
      </w:r>
    </w:p>
    <w:p w14:paraId="759C3E06" w14:textId="05A30542" w:rsidR="008C539B" w:rsidRPr="001058B5" w:rsidRDefault="00996664">
      <w:pPr>
        <w:pStyle w:val="BodyText"/>
        <w:spacing w:before="52" w:line="232" w:lineRule="auto"/>
        <w:ind w:left="1660" w:right="848"/>
        <w:rPr>
          <w:rFonts w:ascii="Arial" w:hAnsi="Arial" w:cs="Arial"/>
        </w:rPr>
      </w:pPr>
      <w:r>
        <w:rPr>
          <w:rFonts w:ascii="Arial" w:hAnsi="Arial" w:cs="Arial"/>
        </w:rPr>
        <w:t xml:space="preserve">Bạn có thể tìm thông tin về các bản vá lỗi bảo mật, chứng chỉ và sự hỗ trợ về kiến thiết bằng cách truy cập My Oracle Support </w:t>
      </w:r>
      <w:r w:rsidR="00C12992" w:rsidRPr="001058B5">
        <w:rPr>
          <w:rFonts w:ascii="Arial" w:hAnsi="Arial" w:cs="Arial"/>
        </w:rPr>
        <w:t>(</w:t>
      </w:r>
      <w:r>
        <w:rPr>
          <w:rFonts w:ascii="Arial" w:hAnsi="Arial" w:cs="Arial"/>
        </w:rPr>
        <w:t>trước kia là</w:t>
      </w:r>
      <w:r w:rsidR="00C12992" w:rsidRPr="001058B5">
        <w:rPr>
          <w:rFonts w:ascii="Arial" w:hAnsi="Arial" w:cs="Arial"/>
        </w:rPr>
        <w:t xml:space="preserve"> Oracle</w:t>
      </w:r>
      <w:r w:rsidR="00C12992" w:rsidRPr="001058B5">
        <w:rPr>
          <w:rFonts w:ascii="Arial" w:hAnsi="Arial" w:cs="Arial"/>
          <w:i/>
        </w:rPr>
        <w:t>MetaLink</w:t>
      </w:r>
      <w:r w:rsidR="00C12992" w:rsidRPr="001058B5">
        <w:rPr>
          <w:rFonts w:ascii="Arial" w:hAnsi="Arial" w:cs="Arial"/>
        </w:rPr>
        <w:t xml:space="preserve">) </w:t>
      </w:r>
      <w:r>
        <w:rPr>
          <w:rFonts w:ascii="Arial" w:hAnsi="Arial" w:cs="Arial"/>
        </w:rPr>
        <w:t>tại</w:t>
      </w:r>
    </w:p>
    <w:p w14:paraId="06046DBC" w14:textId="77777777" w:rsidR="008C539B" w:rsidRPr="001058B5" w:rsidRDefault="00C12992">
      <w:pPr>
        <w:pStyle w:val="BodyText"/>
        <w:spacing w:before="138"/>
        <w:ind w:left="1660"/>
        <w:rPr>
          <w:rFonts w:ascii="Arial" w:hAnsi="Arial" w:cs="Arial"/>
        </w:rPr>
      </w:pPr>
      <w:r w:rsidRPr="001058B5">
        <w:rPr>
          <w:rFonts w:ascii="Arial" w:hAnsi="Arial" w:cs="Arial"/>
          <w:color w:val="0000CC"/>
          <w:w w:val="95"/>
        </w:rPr>
        <w:t>https://support.oracle.com</w:t>
      </w:r>
    </w:p>
    <w:p w14:paraId="72F27B05" w14:textId="77777777" w:rsidR="008C539B" w:rsidRPr="001058B5" w:rsidRDefault="008C539B">
      <w:pPr>
        <w:pStyle w:val="BodyText"/>
        <w:spacing w:before="11"/>
        <w:rPr>
          <w:rFonts w:ascii="Arial" w:hAnsi="Arial" w:cs="Arial"/>
          <w:sz w:val="29"/>
        </w:rPr>
      </w:pPr>
    </w:p>
    <w:p w14:paraId="5B6651B8" w14:textId="48C3CDC9" w:rsidR="008C539B" w:rsidRPr="001058B5" w:rsidRDefault="00996664">
      <w:pPr>
        <w:pStyle w:val="Heading3"/>
        <w:ind w:left="100"/>
      </w:pPr>
      <w:bookmarkStart w:id="9" w:name="Conventions"/>
      <w:bookmarkStart w:id="10" w:name="_bookmark4"/>
      <w:bookmarkEnd w:id="9"/>
      <w:bookmarkEnd w:id="10"/>
      <w:r>
        <w:t>Các quy ước</w:t>
      </w:r>
    </w:p>
    <w:p w14:paraId="7F59F70D" w14:textId="152535FF" w:rsidR="008C539B" w:rsidRPr="001058B5" w:rsidRDefault="00996664">
      <w:pPr>
        <w:pStyle w:val="BodyText"/>
        <w:spacing w:before="40"/>
        <w:ind w:left="1660"/>
        <w:rPr>
          <w:rFonts w:ascii="Arial" w:hAnsi="Arial" w:cs="Arial"/>
        </w:rPr>
      </w:pPr>
      <w:r>
        <w:rPr>
          <w:rFonts w:ascii="Arial" w:hAnsi="Arial" w:cs="Arial"/>
        </w:rPr>
        <w:t>Các quy ước văn bản sau được sử dụng trong tài liệu này:</w:t>
      </w:r>
    </w:p>
    <w:p w14:paraId="3967AD8D" w14:textId="77777777" w:rsidR="008C539B" w:rsidRPr="001058B5" w:rsidRDefault="008D1AB8">
      <w:pPr>
        <w:pStyle w:val="BodyText"/>
        <w:spacing w:before="8"/>
        <w:rPr>
          <w:rFonts w:ascii="Arial" w:hAnsi="Arial" w:cs="Arial"/>
          <w:sz w:val="18"/>
        </w:rPr>
      </w:pPr>
      <w:r>
        <w:rPr>
          <w:rFonts w:ascii="Arial" w:hAnsi="Arial" w:cs="Arial"/>
        </w:rPr>
        <w:pict w14:anchorId="56DD99A1">
          <v:line id="_x0000_s1649" style="position:absolute;z-index:1144;mso-wrap-distance-left:0;mso-wrap-distance-right:0;mso-position-horizontal-relative:page" from="138pt,14.55pt" to="522pt,14.55pt" strokeweight="1.98pt">
            <w10:wrap type="topAndBottom" anchorx="page"/>
          </v:line>
        </w:pict>
      </w:r>
    </w:p>
    <w:p w14:paraId="5979CF91" w14:textId="4242A4BD" w:rsidR="008C539B" w:rsidRPr="001058B5" w:rsidRDefault="00FA1EDA">
      <w:pPr>
        <w:tabs>
          <w:tab w:val="left" w:pos="3517"/>
        </w:tabs>
        <w:spacing w:before="1" w:after="77"/>
        <w:ind w:left="1660"/>
        <w:rPr>
          <w:rFonts w:ascii="Arial" w:hAnsi="Arial" w:cs="Arial"/>
          <w:b/>
          <w:sz w:val="18"/>
        </w:rPr>
      </w:pPr>
      <w:r>
        <w:rPr>
          <w:rFonts w:ascii="Arial" w:hAnsi="Arial" w:cs="Arial"/>
          <w:b/>
          <w:sz w:val="18"/>
        </w:rPr>
        <w:t>Quy ước</w:t>
      </w:r>
      <w:r w:rsidR="00C12992" w:rsidRPr="001058B5">
        <w:rPr>
          <w:rFonts w:ascii="Arial" w:hAnsi="Arial" w:cs="Arial"/>
          <w:b/>
          <w:sz w:val="18"/>
        </w:rPr>
        <w:tab/>
      </w:r>
      <w:r>
        <w:rPr>
          <w:rFonts w:ascii="Arial" w:hAnsi="Arial" w:cs="Arial"/>
          <w:b/>
          <w:sz w:val="18"/>
        </w:rPr>
        <w:t>Ý nghĩa</w:t>
      </w:r>
    </w:p>
    <w:p w14:paraId="311CC33F" w14:textId="3DF5CD5F" w:rsidR="008C539B" w:rsidRPr="001058B5" w:rsidRDefault="008D1AB8">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68BBE504">
          <v:group id="_x0000_s1647" style="width:384pt;height:.5pt;mso-position-horizontal-relative:char;mso-position-vertical-relative:line" coordsize="7680,10">
            <v:line id="_x0000_s1648" style="position:absolute" from="0,5" to="7680,5" strokeweight=".48pt"/>
            <w10:anchorlock/>
          </v:group>
        </w:pict>
      </w:r>
    </w:p>
    <w:p w14:paraId="377B0BFF" w14:textId="3F660EE6" w:rsidR="008C539B" w:rsidRPr="001058B5" w:rsidRDefault="00FA1EDA">
      <w:pPr>
        <w:tabs>
          <w:tab w:val="left" w:pos="3517"/>
        </w:tabs>
        <w:spacing w:before="52" w:line="213" w:lineRule="auto"/>
        <w:ind w:left="3517" w:right="1193" w:hanging="1858"/>
        <w:rPr>
          <w:rFonts w:ascii="Arial" w:hAnsi="Arial" w:cs="Arial"/>
          <w:sz w:val="18"/>
        </w:rPr>
      </w:pPr>
      <w:r>
        <w:rPr>
          <w:rFonts w:ascii="Arial" w:hAnsi="Arial" w:cs="Arial"/>
          <w:b/>
          <w:sz w:val="18"/>
        </w:rPr>
        <w:t>in đậm</w:t>
      </w:r>
      <w:r w:rsidR="00C12992" w:rsidRPr="001058B5">
        <w:rPr>
          <w:rFonts w:ascii="Arial" w:hAnsi="Arial" w:cs="Arial"/>
          <w:b/>
          <w:sz w:val="18"/>
        </w:rPr>
        <w:tab/>
      </w:r>
      <w:r w:rsidR="00312B1E">
        <w:rPr>
          <w:rFonts w:ascii="Arial" w:hAnsi="Arial" w:cs="Arial"/>
          <w:sz w:val="18"/>
        </w:rPr>
        <w:t>Kiểu in đập chỉ ra rằng các thành phần giao diện người dùng liên kết với một thao tác, hoặc các thuật ngữ được định nghĩa bằng văn bản hoặc bảng chú giải.</w:t>
      </w:r>
    </w:p>
    <w:p w14:paraId="068813C0" w14:textId="4501115A" w:rsidR="008C539B" w:rsidRPr="001058B5" w:rsidRDefault="00FA1EDA">
      <w:pPr>
        <w:tabs>
          <w:tab w:val="left" w:pos="3517"/>
        </w:tabs>
        <w:spacing w:before="141" w:line="213" w:lineRule="auto"/>
        <w:ind w:left="3517" w:right="1033" w:hanging="1858"/>
        <w:rPr>
          <w:rFonts w:ascii="Arial" w:hAnsi="Arial" w:cs="Arial"/>
          <w:sz w:val="18"/>
        </w:rPr>
      </w:pPr>
      <w:r>
        <w:rPr>
          <w:rFonts w:ascii="Arial" w:hAnsi="Arial" w:cs="Arial"/>
          <w:i/>
          <w:sz w:val="18"/>
        </w:rPr>
        <w:t>in nghiêng</w:t>
      </w:r>
      <w:r w:rsidR="00C12992" w:rsidRPr="001058B5">
        <w:rPr>
          <w:rFonts w:ascii="Arial" w:hAnsi="Arial" w:cs="Arial"/>
          <w:i/>
          <w:sz w:val="18"/>
        </w:rPr>
        <w:tab/>
      </w:r>
      <w:r w:rsidR="00312B1E">
        <w:rPr>
          <w:rFonts w:ascii="Arial" w:hAnsi="Arial" w:cs="Arial"/>
          <w:sz w:val="18"/>
        </w:rPr>
        <w:t>Kiểu in nghiêng chỉ ra rằng các tựa đề của sách, sự nhấn mạnh hoặc các biến mà bạn có thể cung cấp các giá trị cụ thể</w:t>
      </w:r>
      <w:r w:rsidR="00C12992" w:rsidRPr="001058B5">
        <w:rPr>
          <w:rFonts w:ascii="Arial" w:hAnsi="Arial" w:cs="Arial"/>
          <w:sz w:val="18"/>
        </w:rPr>
        <w:t>.</w:t>
      </w:r>
    </w:p>
    <w:p w14:paraId="2D6A659F" w14:textId="4F654EB5" w:rsidR="008C539B" w:rsidRPr="001058B5" w:rsidRDefault="008D1AB8">
      <w:pPr>
        <w:tabs>
          <w:tab w:val="left" w:pos="3517"/>
        </w:tabs>
        <w:spacing w:before="144" w:line="211" w:lineRule="auto"/>
        <w:ind w:left="3517" w:right="998" w:hanging="1858"/>
        <w:rPr>
          <w:rFonts w:ascii="Arial" w:hAnsi="Arial" w:cs="Arial"/>
          <w:sz w:val="18"/>
        </w:rPr>
      </w:pPr>
      <w:r>
        <w:rPr>
          <w:rFonts w:ascii="Arial" w:hAnsi="Arial" w:cs="Arial"/>
        </w:rPr>
        <w:pict w14:anchorId="0B4DAA24">
          <v:line id="_x0000_s1646" style="position:absolute;left:0;text-align:left;z-index:1192;mso-wrap-distance-left:0;mso-wrap-distance-right:0;mso-position-horizontal-relative:page" from="138pt,30.85pt" to="522pt,30.85pt" strokeweight=".48pt">
            <w10:wrap type="topAndBottom" anchorx="page"/>
          </v:line>
        </w:pict>
      </w:r>
      <w:r w:rsidR="00C12992" w:rsidRPr="001058B5">
        <w:rPr>
          <w:rFonts w:ascii="Arial" w:hAnsi="Arial" w:cs="Arial"/>
          <w:w w:val="90"/>
          <w:sz w:val="18"/>
        </w:rPr>
        <w:t>monospace</w:t>
      </w:r>
      <w:r w:rsidR="00C12992" w:rsidRPr="001058B5">
        <w:rPr>
          <w:rFonts w:ascii="Arial" w:hAnsi="Arial" w:cs="Arial"/>
          <w:w w:val="90"/>
          <w:sz w:val="18"/>
        </w:rPr>
        <w:tab/>
      </w:r>
      <w:r w:rsidR="00312B1E">
        <w:rPr>
          <w:rFonts w:ascii="Arial" w:hAnsi="Arial" w:cs="Arial"/>
          <w:w w:val="90"/>
          <w:sz w:val="18"/>
        </w:rPr>
        <w:t xml:space="preserve">Kiểu </w:t>
      </w:r>
      <w:r w:rsidR="00C12992" w:rsidRPr="001058B5">
        <w:rPr>
          <w:rFonts w:ascii="Arial" w:hAnsi="Arial" w:cs="Arial"/>
          <w:sz w:val="18"/>
        </w:rPr>
        <w:t>Monospace</w:t>
      </w:r>
      <w:r w:rsidR="00C12992" w:rsidRPr="001058B5">
        <w:rPr>
          <w:rFonts w:ascii="Arial" w:hAnsi="Arial" w:cs="Arial"/>
          <w:spacing w:val="-5"/>
          <w:sz w:val="18"/>
        </w:rPr>
        <w:t xml:space="preserve"> </w:t>
      </w:r>
      <w:r w:rsidR="00312B1E">
        <w:rPr>
          <w:rFonts w:ascii="Arial" w:hAnsi="Arial" w:cs="Arial"/>
          <w:spacing w:val="-5"/>
          <w:sz w:val="18"/>
        </w:rPr>
        <w:t>chỉ ra rằng các lệnh nằm trong một đoạn văn, đường dẫn, mã trong các ví dụ, chữ xuất hiện trên màn hình mà bạn nhập vào.</w:t>
      </w:r>
    </w:p>
    <w:p w14:paraId="65C9596E" w14:textId="77777777" w:rsidR="008C539B" w:rsidRPr="001058B5" w:rsidRDefault="008C539B">
      <w:pPr>
        <w:spacing w:line="211" w:lineRule="auto"/>
        <w:rPr>
          <w:rFonts w:ascii="Arial" w:hAnsi="Arial" w:cs="Arial"/>
          <w:sz w:val="18"/>
        </w:rPr>
        <w:sectPr w:rsidR="008C539B" w:rsidRPr="001058B5">
          <w:footerReference w:type="even" r:id="rId23"/>
          <w:footerReference w:type="default" r:id="rId24"/>
          <w:pgSz w:w="12240" w:h="15840"/>
          <w:pgMar w:top="1180" w:right="1060" w:bottom="760" w:left="1100" w:header="0" w:footer="578" w:gutter="0"/>
          <w:cols w:space="720"/>
        </w:sectPr>
      </w:pPr>
    </w:p>
    <w:p w14:paraId="7878B48A" w14:textId="77777777" w:rsidR="008C539B" w:rsidRPr="001058B5" w:rsidRDefault="008C539B">
      <w:pPr>
        <w:pStyle w:val="BodyText"/>
        <w:rPr>
          <w:rFonts w:ascii="Arial" w:hAnsi="Arial" w:cs="Arial"/>
        </w:rPr>
      </w:pPr>
    </w:p>
    <w:p w14:paraId="49B2FB55" w14:textId="77777777" w:rsidR="008C539B" w:rsidRPr="001058B5" w:rsidRDefault="008C539B">
      <w:pPr>
        <w:pStyle w:val="BodyText"/>
        <w:rPr>
          <w:rFonts w:ascii="Arial" w:hAnsi="Arial" w:cs="Arial"/>
        </w:rPr>
      </w:pPr>
    </w:p>
    <w:p w14:paraId="7260C69D" w14:textId="77777777" w:rsidR="008C539B" w:rsidRPr="001058B5" w:rsidRDefault="008C539B">
      <w:pPr>
        <w:pStyle w:val="BodyText"/>
        <w:rPr>
          <w:rFonts w:ascii="Arial" w:hAnsi="Arial" w:cs="Arial"/>
        </w:rPr>
      </w:pPr>
    </w:p>
    <w:p w14:paraId="05B073F8" w14:textId="77777777" w:rsidR="008C539B" w:rsidRPr="001058B5" w:rsidRDefault="008C539B">
      <w:pPr>
        <w:pStyle w:val="BodyText"/>
        <w:rPr>
          <w:rFonts w:ascii="Arial" w:hAnsi="Arial" w:cs="Arial"/>
        </w:rPr>
      </w:pPr>
    </w:p>
    <w:p w14:paraId="5D5D992E" w14:textId="77777777" w:rsidR="008C539B" w:rsidRPr="001058B5" w:rsidRDefault="008C539B">
      <w:pPr>
        <w:pStyle w:val="BodyText"/>
        <w:rPr>
          <w:rFonts w:ascii="Arial" w:hAnsi="Arial" w:cs="Arial"/>
        </w:rPr>
      </w:pPr>
    </w:p>
    <w:p w14:paraId="6ACA5A5E" w14:textId="77777777" w:rsidR="008C539B" w:rsidRPr="001058B5" w:rsidRDefault="008C539B">
      <w:pPr>
        <w:pStyle w:val="BodyText"/>
        <w:spacing w:before="7"/>
        <w:rPr>
          <w:rFonts w:ascii="Arial" w:hAnsi="Arial" w:cs="Arial"/>
          <w:sz w:val="27"/>
        </w:rPr>
      </w:pPr>
    </w:p>
    <w:p w14:paraId="6FF9AE20" w14:textId="0AC2DEEA" w:rsidR="008C539B" w:rsidRPr="001058B5" w:rsidRDefault="008D1AB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2C7F2E3C">
          <v:group id="_x0000_s1643" style="width:465pt;height:3pt;mso-position-horizontal-relative:char;mso-position-vertical-relative:line" coordsize="9300,60">
            <v:rect id="_x0000_s1645" style="position:absolute;left:9270;width:30;height:60" fillcolor="black" stroked="f"/>
            <v:line id="_x0000_s1644" style="position:absolute" from="0,30" to="9270,30" strokeweight="3pt"/>
            <w10:anchorlock/>
          </v:group>
        </w:pict>
      </w:r>
    </w:p>
    <w:p w14:paraId="5899E3B4" w14:textId="77777777" w:rsidR="008C539B" w:rsidRPr="001058B5" w:rsidRDefault="008C539B">
      <w:pPr>
        <w:pStyle w:val="BodyText"/>
        <w:spacing w:before="5"/>
        <w:rPr>
          <w:rFonts w:ascii="Arial" w:hAnsi="Arial" w:cs="Arial"/>
          <w:sz w:val="6"/>
        </w:rPr>
      </w:pPr>
    </w:p>
    <w:p w14:paraId="22C167C1" w14:textId="052A4C37" w:rsidR="008C539B" w:rsidRPr="001058B5" w:rsidRDefault="008D1AB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53B33BB6">
          <v:group id="_x0000_s1640" style="width:462.5pt;height:.5pt;mso-position-horizontal-relative:char;mso-position-vertical-relative:line" coordsize="9250,10">
            <v:rect id="_x0000_s1642" style="position:absolute;left:9244;width:5;height:10" fillcolor="black" stroked="f"/>
            <v:line id="_x0000_s1641" style="position:absolute" from="0,5" to="9245,5" strokeweight=".16936mm"/>
            <w10:anchorlock/>
          </v:group>
        </w:pict>
      </w:r>
    </w:p>
    <w:p w14:paraId="70B61826" w14:textId="359D9EFF" w:rsidR="008C539B" w:rsidRPr="001058B5" w:rsidRDefault="00640759">
      <w:pPr>
        <w:pStyle w:val="Heading2"/>
        <w:spacing w:line="501" w:lineRule="exact"/>
        <w:ind w:left="1816"/>
      </w:pPr>
      <w:bookmarkStart w:id="11" w:name="What's_New_in_Oracle_Database_Security?"/>
      <w:bookmarkStart w:id="12" w:name="_bookmark5"/>
      <w:bookmarkEnd w:id="11"/>
      <w:bookmarkEnd w:id="12"/>
      <w:r>
        <w:rPr>
          <w:spacing w:val="-5"/>
        </w:rPr>
        <w:t>Có điểm gì mới trong</w:t>
      </w:r>
      <w:r w:rsidR="00C12992" w:rsidRPr="001058B5">
        <w:rPr>
          <w:spacing w:val="-64"/>
        </w:rPr>
        <w:t xml:space="preserve"> </w:t>
      </w:r>
      <w:r w:rsidR="00C12992" w:rsidRPr="001058B5">
        <w:rPr>
          <w:spacing w:val="-6"/>
        </w:rPr>
        <w:t>Oracle</w:t>
      </w:r>
      <w:r w:rsidR="00C12992" w:rsidRPr="001058B5">
        <w:rPr>
          <w:spacing w:val="-64"/>
        </w:rPr>
        <w:t xml:space="preserve"> </w:t>
      </w:r>
      <w:r w:rsidR="00C12992" w:rsidRPr="001058B5">
        <w:rPr>
          <w:spacing w:val="-5"/>
        </w:rPr>
        <w:t>Database</w:t>
      </w:r>
      <w:r w:rsidR="00C12992" w:rsidRPr="001058B5">
        <w:rPr>
          <w:spacing w:val="-64"/>
        </w:rPr>
        <w:t xml:space="preserve"> </w:t>
      </w:r>
      <w:r w:rsidR="00C12992" w:rsidRPr="001058B5">
        <w:rPr>
          <w:spacing w:val="-5"/>
        </w:rPr>
        <w:t>Security?</w:t>
      </w:r>
    </w:p>
    <w:p w14:paraId="14C95D1F" w14:textId="77777777" w:rsidR="008C539B" w:rsidRPr="001058B5" w:rsidRDefault="008C539B">
      <w:pPr>
        <w:pStyle w:val="BodyText"/>
        <w:spacing w:before="4"/>
        <w:rPr>
          <w:rFonts w:ascii="Arial" w:hAnsi="Arial" w:cs="Arial"/>
          <w:b/>
          <w:sz w:val="71"/>
        </w:rPr>
      </w:pPr>
    </w:p>
    <w:p w14:paraId="0C0636B9" w14:textId="38E30D74" w:rsidR="008C539B" w:rsidRPr="001058B5" w:rsidRDefault="00C12992">
      <w:pPr>
        <w:pStyle w:val="BodyText"/>
        <w:spacing w:line="232" w:lineRule="auto"/>
        <w:ind w:left="2260" w:right="102"/>
        <w:rPr>
          <w:rFonts w:ascii="Arial" w:hAnsi="Arial" w:cs="Arial"/>
        </w:rPr>
      </w:pPr>
      <w:bookmarkStart w:id="13" w:name="_bookmark6"/>
      <w:bookmarkEnd w:id="13"/>
      <w:r w:rsidRPr="001058B5">
        <w:rPr>
          <w:rFonts w:ascii="Arial" w:hAnsi="Arial" w:cs="Arial"/>
        </w:rPr>
        <w:t>Oracle Database 11</w:t>
      </w:r>
      <w:r w:rsidRPr="001058B5">
        <w:rPr>
          <w:rFonts w:ascii="Arial" w:hAnsi="Arial" w:cs="Arial"/>
          <w:i/>
        </w:rPr>
        <w:t xml:space="preserve">g </w:t>
      </w:r>
      <w:r w:rsidRPr="001058B5">
        <w:rPr>
          <w:rFonts w:ascii="Arial" w:hAnsi="Arial" w:cs="Arial"/>
        </w:rPr>
        <w:t xml:space="preserve">Release 2 (11.2) </w:t>
      </w:r>
      <w:r w:rsidR="00640759">
        <w:rPr>
          <w:rFonts w:ascii="Arial" w:hAnsi="Arial" w:cs="Arial"/>
        </w:rPr>
        <w:t xml:space="preserve">các tính năng bảo mật và các cải tiến mô tả trong phần này bao gồm </w:t>
      </w:r>
      <w:r w:rsidR="00D742CD">
        <w:rPr>
          <w:rFonts w:ascii="Arial" w:hAnsi="Arial" w:cs="Arial"/>
        </w:rPr>
        <w:t>nỗ lực chung để cung cấp kiểm soát truy cập vượt trội, chính sách, và các chú giải với bản phần hát này.</w:t>
      </w:r>
    </w:p>
    <w:p w14:paraId="656DFD1E" w14:textId="11F5B138" w:rsidR="008C539B" w:rsidRPr="001058B5" w:rsidRDefault="00D742CD">
      <w:pPr>
        <w:pStyle w:val="BodyText"/>
        <w:spacing w:before="117" w:line="232" w:lineRule="auto"/>
        <w:ind w:left="2259"/>
        <w:rPr>
          <w:rFonts w:ascii="Arial" w:hAnsi="Arial" w:cs="Arial"/>
        </w:rPr>
      </w:pPr>
      <w:r>
        <w:rPr>
          <w:rFonts w:ascii="Arial" w:hAnsi="Arial" w:cs="Arial"/>
        </w:rPr>
        <w:t>Các phần dưới đây mô tả các tính năng bảo mật mới của cơ sở dữ liệu Oracle 11g Release 2 (11.2) và cung cấp các link đến thông tin bổ sung:</w:t>
      </w:r>
    </w:p>
    <w:p w14:paraId="479464A7"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(11.2.0.2)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22E64511"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4"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(11.2.0.1)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76F47450"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33"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1 (11.1) New Security</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Features</w:t>
        </w:r>
      </w:hyperlink>
    </w:p>
    <w:p w14:paraId="1B1F2AC9" w14:textId="77777777" w:rsidR="008C539B" w:rsidRPr="001058B5" w:rsidRDefault="008C539B">
      <w:pPr>
        <w:pStyle w:val="BodyText"/>
        <w:spacing w:before="7"/>
        <w:rPr>
          <w:rFonts w:ascii="Arial" w:hAnsi="Arial" w:cs="Arial"/>
          <w:sz w:val="27"/>
        </w:rPr>
      </w:pPr>
    </w:p>
    <w:p w14:paraId="15B90F1A" w14:textId="77777777" w:rsidR="008C539B" w:rsidRPr="001058B5" w:rsidRDefault="00C12992">
      <w:pPr>
        <w:pStyle w:val="Heading3"/>
      </w:pPr>
      <w:bookmarkStart w:id="14" w:name="Oracle_Database_11g_Release_2_(11.2.0.2)"/>
      <w:bookmarkStart w:id="15" w:name="_bookmark7"/>
      <w:bookmarkEnd w:id="14"/>
      <w:bookmarkEnd w:id="15"/>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(11.2.0.2) </w:t>
      </w:r>
      <w:r w:rsidRPr="001058B5">
        <w:rPr>
          <w:spacing w:val="-26"/>
        </w:rPr>
        <w:t xml:space="preserve">New </w:t>
      </w:r>
      <w:r w:rsidRPr="001058B5">
        <w:rPr>
          <w:spacing w:val="-25"/>
        </w:rPr>
        <w:t xml:space="preserve">Security </w:t>
      </w:r>
      <w:r w:rsidRPr="001058B5">
        <w:rPr>
          <w:spacing w:val="-30"/>
        </w:rPr>
        <w:t>Features</w:t>
      </w:r>
    </w:p>
    <w:p w14:paraId="7785271E"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A3A9F76"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8"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46044B8E"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2DD370B0"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0" w:history="1">
        <w:r w:rsidR="00C12992" w:rsidRPr="001058B5">
          <w:rPr>
            <w:rFonts w:ascii="Arial" w:hAnsi="Arial" w:cs="Arial"/>
            <w:color w:val="0000CC"/>
            <w:sz w:val="20"/>
          </w:rPr>
          <w:t xml:space="preserve">BY ACCESS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Option Now the Default for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Statements</w:t>
        </w:r>
      </w:hyperlink>
    </w:p>
    <w:p w14:paraId="2396CB35"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1" w:history="1">
        <w:r w:rsidR="00C12992" w:rsidRPr="001058B5">
          <w:rPr>
            <w:rFonts w:ascii="Arial" w:hAnsi="Arial" w:cs="Arial"/>
            <w:color w:val="0000CC"/>
            <w:sz w:val="20"/>
          </w:rPr>
          <w:t>Enhancements for the UTL_SMTP PL/SQL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Package</w:t>
        </w:r>
      </w:hyperlink>
    </w:p>
    <w:p w14:paraId="6AFE7DBA" w14:textId="77777777" w:rsidR="008C539B" w:rsidRPr="001058B5" w:rsidRDefault="008D1AB8" w:rsidP="006F7931">
      <w:pPr>
        <w:pStyle w:val="ListParagraph"/>
        <w:numPr>
          <w:ilvl w:val="2"/>
          <w:numId w:val="137"/>
        </w:numPr>
        <w:tabs>
          <w:tab w:val="left" w:pos="2620"/>
        </w:tabs>
        <w:spacing w:before="113"/>
        <w:rPr>
          <w:rFonts w:ascii="Arial" w:hAnsi="Arial" w:cs="Arial"/>
          <w:sz w:val="20"/>
        </w:rPr>
      </w:pPr>
      <w:hyperlink w:anchor="_bookmark12" w:history="1">
        <w:r w:rsidR="00C12992" w:rsidRPr="001058B5">
          <w:rPr>
            <w:rFonts w:ascii="Arial" w:hAnsi="Arial" w:cs="Arial"/>
            <w:color w:val="0000CC"/>
            <w:sz w:val="20"/>
          </w:rPr>
          <w:t>New DBMS_SCHEDULER PL/SQL Package Global Scheduler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Attributes</w:t>
        </w:r>
      </w:hyperlink>
    </w:p>
    <w:p w14:paraId="402A41BB"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3" w:history="1">
        <w:r w:rsidR="00C12992" w:rsidRPr="001058B5">
          <w:rPr>
            <w:rFonts w:ascii="Arial" w:hAnsi="Arial" w:cs="Arial"/>
            <w:color w:val="0000CC"/>
            <w:sz w:val="20"/>
          </w:rPr>
          <w:t xml:space="preserve">Change to the UNLIMITED </w:t>
        </w:r>
        <w:r w:rsidR="00C12992" w:rsidRPr="001058B5">
          <w:rPr>
            <w:rFonts w:ascii="Arial" w:hAnsi="Arial" w:cs="Arial"/>
            <w:color w:val="0000CC"/>
            <w:spacing w:val="-4"/>
            <w:sz w:val="20"/>
          </w:rPr>
          <w:t xml:space="preserve">TABLESPACE </w:t>
        </w:r>
        <w:r w:rsidR="00C12992" w:rsidRPr="001058B5">
          <w:rPr>
            <w:rFonts w:ascii="Arial" w:hAnsi="Arial" w:cs="Arial"/>
            <w:color w:val="0000CC"/>
            <w:sz w:val="20"/>
          </w:rPr>
          <w:t>System</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w:t>
        </w:r>
      </w:hyperlink>
    </w:p>
    <w:p w14:paraId="302871D6" w14:textId="77777777" w:rsidR="008C539B" w:rsidRPr="001058B5" w:rsidRDefault="008C539B">
      <w:pPr>
        <w:pStyle w:val="BodyText"/>
        <w:spacing w:before="9"/>
        <w:rPr>
          <w:rFonts w:ascii="Arial" w:hAnsi="Arial" w:cs="Arial"/>
          <w:sz w:val="21"/>
        </w:rPr>
      </w:pPr>
    </w:p>
    <w:p w14:paraId="1AA3DC7C" w14:textId="77777777" w:rsidR="008C539B" w:rsidRPr="001058B5" w:rsidRDefault="00C12992">
      <w:pPr>
        <w:ind w:left="2260"/>
        <w:rPr>
          <w:rFonts w:ascii="Arial" w:hAnsi="Arial" w:cs="Arial"/>
          <w:b/>
        </w:rPr>
      </w:pPr>
      <w:bookmarkStart w:id="16" w:name="_bookmark8"/>
      <w:bookmarkEnd w:id="16"/>
      <w:r w:rsidRPr="001058B5">
        <w:rPr>
          <w:rFonts w:ascii="Arial" w:hAnsi="Arial" w:cs="Arial"/>
          <w:b/>
        </w:rPr>
        <w:t>Enhancements to Fine-Grained Access to External Services and Wallets</w:t>
      </w:r>
    </w:p>
    <w:p w14:paraId="1B4E4E4D"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In</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external</w:t>
      </w:r>
      <w:r w:rsidRPr="001058B5">
        <w:rPr>
          <w:rFonts w:ascii="Arial" w:hAnsi="Arial" w:cs="Arial"/>
          <w:spacing w:val="-5"/>
        </w:rPr>
        <w:t xml:space="preserve"> </w:t>
      </w:r>
      <w:r w:rsidRPr="001058B5">
        <w:rPr>
          <w:rFonts w:ascii="Arial" w:hAnsi="Arial" w:cs="Arial"/>
        </w:rPr>
        <w:t>network services</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wallets,</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now</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control</w:t>
      </w:r>
      <w:r w:rsidRPr="001058B5">
        <w:rPr>
          <w:rFonts w:ascii="Arial" w:hAnsi="Arial" w:cs="Arial"/>
          <w:spacing w:val="-16"/>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DBMS_LDAP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6"/>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In a default database installation, this package is created with the EXECUTE privilege 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PUBLIC</w:t>
      </w:r>
      <w:r w:rsidRPr="001058B5">
        <w:rPr>
          <w:rFonts w:ascii="Arial" w:hAnsi="Arial" w:cs="Arial"/>
          <w:spacing w:val="-87"/>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enhances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package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enabling you to control access to applications in the database that use this package. As part of this</w:t>
      </w:r>
      <w:r w:rsidRPr="001058B5">
        <w:rPr>
          <w:rFonts w:ascii="Arial" w:hAnsi="Arial" w:cs="Arial"/>
          <w:spacing w:val="-15"/>
        </w:rPr>
        <w:t xml:space="preserve"> </w:t>
      </w:r>
      <w:r w:rsidRPr="001058B5">
        <w:rPr>
          <w:rFonts w:ascii="Arial" w:hAnsi="Arial" w:cs="Arial"/>
        </w:rPr>
        <w:t>enhancement,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DBMS_LDAP</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invoker's</w:t>
      </w:r>
      <w:r w:rsidRPr="001058B5">
        <w:rPr>
          <w:rFonts w:ascii="Arial" w:hAnsi="Arial" w:cs="Arial"/>
          <w:spacing w:val="-14"/>
        </w:rPr>
        <w:t xml:space="preserve"> </w:t>
      </w:r>
      <w:r w:rsidRPr="001058B5">
        <w:rPr>
          <w:rFonts w:ascii="Arial" w:hAnsi="Arial" w:cs="Arial"/>
        </w:rPr>
        <w:t>rights</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Before</w:t>
      </w:r>
      <w:r w:rsidRPr="001058B5">
        <w:rPr>
          <w:rFonts w:ascii="Arial" w:hAnsi="Arial" w:cs="Arial"/>
          <w:spacing w:val="-15"/>
        </w:rPr>
        <w:t xml:space="preserve"> </w:t>
      </w:r>
      <w:r w:rsidRPr="001058B5">
        <w:rPr>
          <w:rFonts w:ascii="Arial" w:hAnsi="Arial" w:cs="Arial"/>
        </w:rPr>
        <w:t>a user can connect to a remote network host, he or she must be granted the connect privilege in the access control list that was assigned to the remote network</w:t>
      </w:r>
      <w:r w:rsidRPr="001058B5">
        <w:rPr>
          <w:rFonts w:ascii="Arial" w:hAnsi="Arial" w:cs="Arial"/>
          <w:spacing w:val="-25"/>
        </w:rPr>
        <w:t xml:space="preserve"> </w:t>
      </w:r>
      <w:r w:rsidRPr="001058B5">
        <w:rPr>
          <w:rFonts w:ascii="Arial" w:hAnsi="Arial" w:cs="Arial"/>
        </w:rPr>
        <w:t>host.</w:t>
      </w:r>
    </w:p>
    <w:p w14:paraId="261E9DDE" w14:textId="77777777" w:rsidR="008C539B" w:rsidRPr="001058B5" w:rsidRDefault="00C12992">
      <w:pPr>
        <w:spacing w:before="106" w:line="244"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F9B0278" w14:textId="77777777" w:rsidR="008C539B" w:rsidRPr="001058B5" w:rsidRDefault="00C12992">
      <w:pPr>
        <w:pStyle w:val="BodyText"/>
        <w:spacing w:line="248" w:lineRule="exact"/>
        <w:ind w:left="2260"/>
        <w:rPr>
          <w:rFonts w:ascii="Arial" w:hAnsi="Arial" w:cs="Arial"/>
        </w:rPr>
      </w:pPr>
      <w:r w:rsidRPr="001058B5">
        <w:rPr>
          <w:rFonts w:ascii="Arial" w:hAnsi="Arial" w:cs="Arial"/>
        </w:rPr>
        <w:t>DBMS_LDAP</w:t>
      </w:r>
      <w:r w:rsidRPr="001058B5">
        <w:rPr>
          <w:rFonts w:ascii="Arial" w:hAnsi="Arial" w:cs="Arial"/>
          <w:spacing w:val="-79"/>
        </w:rPr>
        <w:t xml:space="preserve"> </w:t>
      </w:r>
      <w:r w:rsidRPr="001058B5">
        <w:rPr>
          <w:rFonts w:ascii="Arial" w:hAnsi="Arial" w:cs="Arial"/>
        </w:rPr>
        <w:t>package.</w:t>
      </w:r>
    </w:p>
    <w:p w14:paraId="78BAB7F7" w14:textId="77777777" w:rsidR="008C539B" w:rsidRPr="001058B5" w:rsidRDefault="008C539B">
      <w:pPr>
        <w:pStyle w:val="BodyText"/>
        <w:spacing w:before="5"/>
        <w:rPr>
          <w:rFonts w:ascii="Arial" w:hAnsi="Arial" w:cs="Arial"/>
          <w:sz w:val="21"/>
        </w:rPr>
      </w:pPr>
    </w:p>
    <w:p w14:paraId="2E308108" w14:textId="77777777" w:rsidR="008C539B" w:rsidRPr="001058B5" w:rsidRDefault="00C12992">
      <w:pPr>
        <w:ind w:left="2260"/>
        <w:rPr>
          <w:rFonts w:ascii="Arial" w:hAnsi="Arial" w:cs="Arial"/>
          <w:b/>
        </w:rPr>
      </w:pPr>
      <w:bookmarkStart w:id="17" w:name="_bookmark9"/>
      <w:bookmarkEnd w:id="17"/>
      <w:r w:rsidRPr="001058B5">
        <w:rPr>
          <w:rFonts w:ascii="Arial" w:hAnsi="Arial" w:cs="Arial"/>
          <w:b/>
        </w:rPr>
        <w:t>Support for MERGE INTO Statements for Virtual Private Database Policies</w:t>
      </w:r>
    </w:p>
    <w:p w14:paraId="15D2E4F4"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In previous releases of Oracle Database, when you created an Oracle Virtual Private Database</w:t>
      </w:r>
      <w:r w:rsidRPr="001058B5">
        <w:rPr>
          <w:rFonts w:ascii="Arial" w:hAnsi="Arial" w:cs="Arial"/>
          <w:spacing w:val="-20"/>
        </w:rPr>
        <w:t xml:space="preserve"> </w:t>
      </w:r>
      <w:r w:rsidRPr="001058B5">
        <w:rPr>
          <w:rFonts w:ascii="Arial" w:hAnsi="Arial" w:cs="Arial"/>
        </w:rPr>
        <w:t>policy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included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w:t>
      </w:r>
      <w:r w:rsidRPr="001058B5">
        <w:rPr>
          <w:rFonts w:ascii="Arial" w:hAnsi="Arial" w:cs="Arial"/>
          <w:spacing w:val="-57"/>
        </w:rPr>
        <w:t xml:space="preserve"> </w:t>
      </w:r>
      <w:r w:rsidRPr="001058B5">
        <w:rPr>
          <w:rFonts w:ascii="Arial" w:hAnsi="Arial" w:cs="Arial"/>
        </w:rPr>
        <w:t>INTO</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 INTO</w:t>
      </w:r>
      <w:r w:rsidRPr="001058B5">
        <w:rPr>
          <w:rFonts w:ascii="Arial" w:hAnsi="Arial" w:cs="Arial"/>
          <w:spacing w:val="-105"/>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would</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prevented</w:t>
      </w:r>
      <w:r w:rsidRPr="001058B5">
        <w:rPr>
          <w:rFonts w:ascii="Arial" w:hAnsi="Arial" w:cs="Arial"/>
          <w:spacing w:val="-32"/>
        </w:rPr>
        <w:t xml:space="preserve"> </w:t>
      </w:r>
      <w:r w:rsidRPr="001058B5">
        <w:rPr>
          <w:rFonts w:ascii="Arial" w:hAnsi="Arial" w:cs="Arial"/>
        </w:rPr>
        <w:t>with</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ORA-28132:</w:t>
      </w:r>
      <w:r w:rsidRPr="001058B5">
        <w:rPr>
          <w:rFonts w:ascii="Arial" w:hAnsi="Arial" w:cs="Arial"/>
          <w:spacing w:val="-82"/>
        </w:rPr>
        <w:t xml:space="preserve"> </w:t>
      </w:r>
      <w:r w:rsidRPr="001058B5">
        <w:rPr>
          <w:rFonts w:ascii="Arial" w:hAnsi="Arial" w:cs="Arial"/>
        </w:rPr>
        <w:t>Merge</w:t>
      </w:r>
      <w:r w:rsidRPr="001058B5">
        <w:rPr>
          <w:rFonts w:ascii="Arial" w:hAnsi="Arial" w:cs="Arial"/>
          <w:spacing w:val="-81"/>
        </w:rPr>
        <w:t xml:space="preserve"> </w:t>
      </w:r>
      <w:r w:rsidRPr="001058B5">
        <w:rPr>
          <w:rFonts w:ascii="Arial" w:hAnsi="Arial" w:cs="Arial"/>
        </w:rPr>
        <w:t>into</w:t>
      </w:r>
      <w:r w:rsidRPr="001058B5">
        <w:rPr>
          <w:rFonts w:ascii="Arial" w:hAnsi="Arial" w:cs="Arial"/>
          <w:spacing w:val="-82"/>
        </w:rPr>
        <w:t xml:space="preserve"> </w:t>
      </w:r>
      <w:r w:rsidRPr="001058B5">
        <w:rPr>
          <w:rFonts w:ascii="Arial" w:hAnsi="Arial" w:cs="Arial"/>
        </w:rPr>
        <w:t>syntax</w:t>
      </w:r>
      <w:r w:rsidRPr="001058B5">
        <w:rPr>
          <w:rFonts w:ascii="Arial" w:hAnsi="Arial" w:cs="Arial"/>
          <w:spacing w:val="-81"/>
        </w:rPr>
        <w:t xml:space="preserve"> </w:t>
      </w:r>
      <w:r w:rsidRPr="001058B5">
        <w:rPr>
          <w:rFonts w:ascii="Arial" w:hAnsi="Arial" w:cs="Arial"/>
        </w:rPr>
        <w:t>does</w:t>
      </w:r>
    </w:p>
    <w:p w14:paraId="56A61E56" w14:textId="77777777" w:rsidR="008C539B" w:rsidRPr="001058B5" w:rsidRDefault="008C539B">
      <w:pPr>
        <w:spacing w:line="230" w:lineRule="auto"/>
        <w:rPr>
          <w:rFonts w:ascii="Arial" w:hAnsi="Arial" w:cs="Arial"/>
        </w:rPr>
        <w:sectPr w:rsidR="008C539B" w:rsidRPr="001058B5">
          <w:pgSz w:w="12240" w:h="15840"/>
          <w:pgMar w:top="1500" w:right="1060" w:bottom="840" w:left="1100" w:header="0" w:footer="658" w:gutter="0"/>
          <w:cols w:space="720"/>
        </w:sectPr>
      </w:pPr>
    </w:p>
    <w:p w14:paraId="3DE69DD6" w14:textId="77777777" w:rsidR="008C539B" w:rsidRPr="001058B5" w:rsidRDefault="00C12992">
      <w:pPr>
        <w:pStyle w:val="BodyText"/>
        <w:spacing w:before="88" w:line="230" w:lineRule="auto"/>
        <w:ind w:left="1660" w:right="1100"/>
        <w:rPr>
          <w:rFonts w:ascii="Arial" w:hAnsi="Arial" w:cs="Arial"/>
        </w:rPr>
      </w:pPr>
      <w:r w:rsidRPr="001058B5">
        <w:rPr>
          <w:rFonts w:ascii="Arial" w:hAnsi="Arial" w:cs="Arial"/>
        </w:rPr>
        <w:lastRenderedPageBreak/>
        <w:t>not</w:t>
      </w:r>
      <w:r w:rsidRPr="001058B5">
        <w:rPr>
          <w:rFonts w:ascii="Arial" w:hAnsi="Arial" w:cs="Arial"/>
          <w:spacing w:val="-72"/>
        </w:rPr>
        <w:t xml:space="preserve"> </w:t>
      </w:r>
      <w:r w:rsidRPr="001058B5">
        <w:rPr>
          <w:rFonts w:ascii="Arial" w:hAnsi="Arial" w:cs="Arial"/>
        </w:rPr>
        <w:t>support</w:t>
      </w:r>
      <w:r w:rsidRPr="001058B5">
        <w:rPr>
          <w:rFonts w:ascii="Arial" w:hAnsi="Arial" w:cs="Arial"/>
          <w:spacing w:val="-71"/>
        </w:rPr>
        <w:t xml:space="preserve"> </w:t>
      </w:r>
      <w:r w:rsidRPr="001058B5">
        <w:rPr>
          <w:rFonts w:ascii="Arial" w:hAnsi="Arial" w:cs="Arial"/>
        </w:rPr>
        <w:t>security</w:t>
      </w:r>
      <w:r w:rsidRPr="001058B5">
        <w:rPr>
          <w:rFonts w:ascii="Arial" w:hAnsi="Arial" w:cs="Arial"/>
          <w:spacing w:val="-71"/>
        </w:rPr>
        <w:t xml:space="preserve"> </w:t>
      </w:r>
      <w:r w:rsidRPr="001058B5">
        <w:rPr>
          <w:rFonts w:ascii="Arial" w:hAnsi="Arial" w:cs="Arial"/>
        </w:rPr>
        <w:t>policies</w:t>
      </w:r>
      <w:r w:rsidRPr="001058B5">
        <w:rPr>
          <w:rFonts w:ascii="Arial" w:hAnsi="Arial" w:cs="Arial"/>
          <w:spacing w:val="-100"/>
        </w:rPr>
        <w:t xml:space="preserve"> </w:t>
      </w:r>
      <w:r w:rsidRPr="001058B5">
        <w:rPr>
          <w:rFonts w:ascii="Arial" w:hAnsi="Arial" w:cs="Arial"/>
          <w:spacing w:val="-4"/>
        </w:rPr>
        <w:t>error,</w:t>
      </w:r>
      <w:r w:rsidRPr="001058B5">
        <w:rPr>
          <w:rFonts w:ascii="Arial" w:hAnsi="Arial" w:cs="Arial"/>
          <w:spacing w:val="-27"/>
        </w:rPr>
        <w:t xml:space="preserve"> </w:t>
      </w:r>
      <w:r w:rsidRPr="001058B5">
        <w:rPr>
          <w:rFonts w:ascii="Arial" w:hAnsi="Arial" w:cs="Arial"/>
        </w:rPr>
        <w:t>due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presence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 xml:space="preserve">Private Database </w:t>
      </w:r>
      <w:r w:rsidRPr="001058B5">
        <w:rPr>
          <w:rFonts w:ascii="Arial" w:hAnsi="Arial" w:cs="Arial"/>
          <w:spacing w:val="-4"/>
        </w:rPr>
        <w:t xml:space="preserve">policy. </w:t>
      </w:r>
      <w:r w:rsidRPr="001058B5">
        <w:rPr>
          <w:rFonts w:ascii="Arial" w:hAnsi="Arial" w:cs="Arial"/>
        </w:rPr>
        <w:t xml:space="preserve">In this release, you can create policies on applications that include </w:t>
      </w:r>
      <w:r w:rsidRPr="001058B5">
        <w:rPr>
          <w:rFonts w:ascii="Arial" w:hAnsi="Arial" w:cs="Arial"/>
          <w:w w:val="95"/>
        </w:rPr>
        <w:t>MERGE</w:t>
      </w:r>
      <w:r w:rsidRPr="001058B5">
        <w:rPr>
          <w:rFonts w:ascii="Arial" w:hAnsi="Arial" w:cs="Arial"/>
          <w:spacing w:val="-63"/>
          <w:w w:val="95"/>
        </w:rPr>
        <w:t xml:space="preserve"> </w:t>
      </w:r>
      <w:r w:rsidRPr="001058B5">
        <w:rPr>
          <w:rFonts w:ascii="Arial" w:hAnsi="Arial" w:cs="Arial"/>
          <w:w w:val="95"/>
        </w:rPr>
        <w:t>INTO</w:t>
      </w:r>
      <w:r w:rsidRPr="001058B5">
        <w:rPr>
          <w:rFonts w:ascii="Arial" w:hAnsi="Arial" w:cs="Arial"/>
          <w:spacing w:val="-93"/>
          <w:w w:val="95"/>
        </w:rPr>
        <w:t xml:space="preserve"> </w:t>
      </w:r>
      <w:r w:rsidRPr="001058B5">
        <w:rPr>
          <w:rFonts w:ascii="Arial" w:hAnsi="Arial" w:cs="Arial"/>
          <w:w w:val="95"/>
        </w:rPr>
        <w:t>operations.</w:t>
      </w:r>
      <w:r w:rsidRPr="001058B5">
        <w:rPr>
          <w:rFonts w:ascii="Arial" w:hAnsi="Arial" w:cs="Arial"/>
          <w:spacing w:val="-24"/>
          <w:w w:val="95"/>
        </w:rPr>
        <w:t xml:space="preserve"> </w:t>
      </w:r>
      <w:r w:rsidRPr="001058B5">
        <w:rPr>
          <w:rFonts w:ascii="Arial" w:hAnsi="Arial" w:cs="Arial"/>
          <w:spacing w:val="-9"/>
          <w:w w:val="95"/>
        </w:rPr>
        <w:t>To</w:t>
      </w:r>
      <w:r w:rsidRPr="001058B5">
        <w:rPr>
          <w:rFonts w:ascii="Arial" w:hAnsi="Arial" w:cs="Arial"/>
          <w:spacing w:val="-23"/>
          <w:w w:val="95"/>
        </w:rPr>
        <w:t xml:space="preserve"> </w:t>
      </w:r>
      <w:r w:rsidRPr="001058B5">
        <w:rPr>
          <w:rFonts w:ascii="Arial" w:hAnsi="Arial" w:cs="Arial"/>
          <w:w w:val="95"/>
        </w:rPr>
        <w:t>do</w:t>
      </w:r>
      <w:r w:rsidRPr="001058B5">
        <w:rPr>
          <w:rFonts w:ascii="Arial" w:hAnsi="Arial" w:cs="Arial"/>
          <w:spacing w:val="-23"/>
          <w:w w:val="95"/>
        </w:rPr>
        <w:t xml:space="preserve"> </w:t>
      </w:r>
      <w:r w:rsidRPr="001058B5">
        <w:rPr>
          <w:rFonts w:ascii="Arial" w:hAnsi="Arial" w:cs="Arial"/>
          <w:w w:val="95"/>
        </w:rPr>
        <w:t>so,</w:t>
      </w:r>
      <w:r w:rsidRPr="001058B5">
        <w:rPr>
          <w:rFonts w:ascii="Arial" w:hAnsi="Arial" w:cs="Arial"/>
          <w:spacing w:val="-24"/>
          <w:w w:val="95"/>
        </w:rPr>
        <w:t xml:space="preserve"> </w:t>
      </w:r>
      <w:r w:rsidRPr="001058B5">
        <w:rPr>
          <w:rFonts w:ascii="Arial" w:hAnsi="Arial" w:cs="Arial"/>
          <w:w w:val="95"/>
        </w:rPr>
        <w:t>in</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DBMS_RLS.ADD_POLICY</w:t>
      </w:r>
      <w:r w:rsidRPr="001058B5">
        <w:rPr>
          <w:rFonts w:ascii="Arial" w:hAnsi="Arial" w:cs="Arial"/>
          <w:spacing w:val="-90"/>
          <w:w w:val="95"/>
        </w:rPr>
        <w:t xml:space="preserve"> </w:t>
      </w:r>
      <w:r w:rsidRPr="001058B5">
        <w:rPr>
          <w:rFonts w:ascii="Arial" w:hAnsi="Arial" w:cs="Arial"/>
          <w:w w:val="95"/>
        </w:rPr>
        <w:t xml:space="preserve">statement_types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include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INSERT,</w:t>
      </w:r>
      <w:r w:rsidRPr="001058B5">
        <w:rPr>
          <w:rFonts w:ascii="Arial" w:hAnsi="Arial" w:cs="Arial"/>
          <w:spacing w:val="-19"/>
        </w:rPr>
        <w:t xml:space="preserve"> </w:t>
      </w:r>
      <w:r w:rsidRPr="001058B5">
        <w:rPr>
          <w:rFonts w:ascii="Arial" w:hAnsi="Arial" w:cs="Arial"/>
        </w:rPr>
        <w:t>UPDATE,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DELETE</w:t>
      </w:r>
      <w:r w:rsidRPr="001058B5">
        <w:rPr>
          <w:rFonts w:ascii="Arial" w:hAnsi="Arial" w:cs="Arial"/>
          <w:spacing w:val="-93"/>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just</w:t>
      </w:r>
      <w:r w:rsidRPr="001058B5">
        <w:rPr>
          <w:rFonts w:ascii="Arial" w:hAnsi="Arial" w:cs="Arial"/>
          <w:spacing w:val="-18"/>
        </w:rPr>
        <w:t xml:space="preserve"> </w:t>
      </w:r>
      <w:r w:rsidRPr="001058B5">
        <w:rPr>
          <w:rFonts w:ascii="Arial" w:hAnsi="Arial" w:cs="Arial"/>
        </w:rPr>
        <w:t>omit</w:t>
      </w:r>
      <w:r w:rsidRPr="001058B5">
        <w:rPr>
          <w:rFonts w:ascii="Arial" w:hAnsi="Arial" w:cs="Arial"/>
          <w:spacing w:val="-18"/>
        </w:rPr>
        <w:t xml:space="preserve"> </w:t>
      </w:r>
      <w:r w:rsidRPr="001058B5">
        <w:rPr>
          <w:rFonts w:ascii="Arial" w:hAnsi="Arial" w:cs="Arial"/>
        </w:rPr>
        <w:t>the statement_types</w:t>
      </w:r>
      <w:r w:rsidRPr="001058B5">
        <w:rPr>
          <w:rFonts w:ascii="Arial" w:hAnsi="Arial" w:cs="Arial"/>
          <w:spacing w:val="-85"/>
        </w:rPr>
        <w:t xml:space="preserve"> </w:t>
      </w:r>
      <w:r w:rsidRPr="001058B5">
        <w:rPr>
          <w:rFonts w:ascii="Arial" w:hAnsi="Arial" w:cs="Arial"/>
        </w:rPr>
        <w:t>parameter altogether.</w:t>
      </w:r>
    </w:p>
    <w:p w14:paraId="5341F75A" w14:textId="77777777" w:rsidR="008C539B" w:rsidRPr="001058B5" w:rsidRDefault="00C12992">
      <w:pPr>
        <w:pStyle w:val="BodyText"/>
        <w:spacing w:before="111" w:line="232" w:lineRule="auto"/>
        <w:ind w:left="1660" w:right="848"/>
        <w:rPr>
          <w:rFonts w:ascii="Arial" w:hAnsi="Arial" w:cs="Arial"/>
        </w:rPr>
      </w:pPr>
      <w:r w:rsidRPr="001058B5">
        <w:rPr>
          <w:rFonts w:ascii="Arial" w:hAnsi="Arial" w:cs="Arial"/>
        </w:rPr>
        <w:t xml:space="preserve">See </w:t>
      </w:r>
      <w:hyperlink w:anchor="_bookmark1402" w:history="1">
        <w:r w:rsidRPr="001058B5">
          <w:rPr>
            <w:rFonts w:ascii="Arial" w:hAnsi="Arial" w:cs="Arial"/>
            <w:color w:val="0000CC"/>
          </w:rPr>
          <w:t xml:space="preserve">"Enforcing Policies on Specific SQL Statement Types" </w:t>
        </w:r>
        <w:r w:rsidRPr="001058B5">
          <w:rPr>
            <w:rFonts w:ascii="Arial" w:hAnsi="Arial" w:cs="Arial"/>
          </w:rPr>
          <w:t xml:space="preserve">on page 7-7 </w:t>
        </w:r>
      </w:hyperlink>
      <w:r w:rsidRPr="001058B5">
        <w:rPr>
          <w:rFonts w:ascii="Arial" w:hAnsi="Arial" w:cs="Arial"/>
        </w:rPr>
        <w:t>for more information.</w:t>
      </w:r>
    </w:p>
    <w:p w14:paraId="24BB2505" w14:textId="77777777" w:rsidR="008C539B" w:rsidRPr="001058B5" w:rsidRDefault="008C539B">
      <w:pPr>
        <w:pStyle w:val="BodyText"/>
        <w:spacing w:before="10"/>
        <w:rPr>
          <w:rFonts w:ascii="Arial" w:hAnsi="Arial" w:cs="Arial"/>
          <w:sz w:val="21"/>
        </w:rPr>
      </w:pPr>
    </w:p>
    <w:p w14:paraId="3A87E4D1" w14:textId="77777777" w:rsidR="008C539B" w:rsidRPr="001058B5" w:rsidRDefault="00C12992">
      <w:pPr>
        <w:ind w:left="1660"/>
        <w:rPr>
          <w:rFonts w:ascii="Arial" w:hAnsi="Arial" w:cs="Arial"/>
          <w:b/>
        </w:rPr>
      </w:pPr>
      <w:bookmarkStart w:id="18" w:name="_bookmark10"/>
      <w:bookmarkEnd w:id="18"/>
      <w:r w:rsidRPr="001058B5">
        <w:rPr>
          <w:rFonts w:ascii="Arial" w:hAnsi="Arial" w:cs="Arial"/>
          <w:b/>
        </w:rPr>
        <w:t>BY ACCESS Audit Trail Option Now the Default for AUDIT Statements</w:t>
      </w:r>
    </w:p>
    <w:p w14:paraId="0A620204" w14:textId="77777777" w:rsidR="008C539B" w:rsidRPr="001058B5" w:rsidRDefault="00C12992">
      <w:pPr>
        <w:pStyle w:val="BodyText"/>
        <w:spacing w:before="56" w:line="230" w:lineRule="auto"/>
        <w:ind w:left="1659" w:right="802"/>
        <w:rPr>
          <w:rFonts w:ascii="Arial" w:hAnsi="Arial" w:cs="Arial"/>
        </w:rPr>
      </w:pPr>
      <w:r w:rsidRPr="001058B5">
        <w:rPr>
          <w:rFonts w:ascii="Arial" w:hAnsi="Arial" w:cs="Arial"/>
        </w:rPr>
        <w:t>Starting with this release, the standard audit records will by default be generated using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w:t>
      </w:r>
      <w:r w:rsidRPr="001058B5">
        <w:rPr>
          <w:rFonts w:ascii="Arial" w:hAnsi="Arial" w:cs="Arial"/>
          <w:spacing w:val="-95"/>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rPr>
        <w:t>functionality</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 and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clauses</w:t>
      </w:r>
      <w:r w:rsidRPr="001058B5">
        <w:rPr>
          <w:rFonts w:ascii="Arial" w:hAnsi="Arial" w:cs="Arial"/>
          <w:spacing w:val="-20"/>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individual</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record</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each</w:t>
      </w:r>
      <w:r w:rsidRPr="001058B5">
        <w:rPr>
          <w:rFonts w:ascii="Arial" w:hAnsi="Arial" w:cs="Arial"/>
          <w:spacing w:val="-20"/>
        </w:rPr>
        <w:t xml:space="preserve"> </w:t>
      </w:r>
      <w:r w:rsidRPr="001058B5">
        <w:rPr>
          <w:rFonts w:ascii="Arial" w:hAnsi="Arial" w:cs="Arial"/>
        </w:rPr>
        <w:t>audited</w:t>
      </w:r>
      <w:r w:rsidRPr="001058B5">
        <w:rPr>
          <w:rFonts w:ascii="Arial" w:hAnsi="Arial" w:cs="Arial"/>
          <w:spacing w:val="-20"/>
        </w:rPr>
        <w:t xml:space="preserve"> </w:t>
      </w:r>
      <w:r w:rsidRPr="001058B5">
        <w:rPr>
          <w:rFonts w:ascii="Arial" w:hAnsi="Arial" w:cs="Arial"/>
        </w:rPr>
        <w:t>event,</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BY ACCESS</w:t>
      </w:r>
      <w:r w:rsidRPr="001058B5">
        <w:rPr>
          <w:rFonts w:ascii="Arial" w:hAnsi="Arial" w:cs="Arial"/>
          <w:spacing w:val="-94"/>
        </w:rPr>
        <w:t xml:space="preserve"> </w:t>
      </w:r>
      <w:r w:rsidRPr="001058B5">
        <w:rPr>
          <w:rFonts w:ascii="Arial" w:hAnsi="Arial" w:cs="Arial"/>
        </w:rPr>
        <w:t>captures more detail about the audited event.</w:t>
      </w:r>
    </w:p>
    <w:p w14:paraId="6CF40FFE" w14:textId="77777777" w:rsidR="008C539B" w:rsidRPr="001058B5" w:rsidRDefault="00C12992">
      <w:pPr>
        <w:pStyle w:val="BodyText"/>
        <w:spacing w:before="112" w:line="232" w:lineRule="auto"/>
        <w:ind w:left="1660" w:right="929"/>
        <w:rPr>
          <w:rFonts w:ascii="Arial" w:hAnsi="Arial" w:cs="Arial"/>
        </w:rPr>
      </w:pPr>
      <w:r w:rsidRPr="001058B5">
        <w:rPr>
          <w:rFonts w:ascii="Arial" w:hAnsi="Arial" w:cs="Arial"/>
        </w:rPr>
        <w:t xml:space="preserve">See </w:t>
      </w:r>
      <w:hyperlink w:anchor="_bookmark1748" w:history="1">
        <w:r w:rsidRPr="001058B5">
          <w:rPr>
            <w:rFonts w:ascii="Arial" w:hAnsi="Arial" w:cs="Arial"/>
            <w:color w:val="0000CC"/>
          </w:rPr>
          <w:t xml:space="preserve">"Benefits of Using the BY ACCESS Clause in the AUDIT Statement" </w:t>
        </w:r>
        <w:r w:rsidRPr="001058B5">
          <w:rPr>
            <w:rFonts w:ascii="Arial" w:hAnsi="Arial" w:cs="Arial"/>
          </w:rPr>
          <w:t>on page 9-22</w:t>
        </w:r>
      </w:hyperlink>
      <w:r w:rsidRPr="001058B5">
        <w:rPr>
          <w:rFonts w:ascii="Arial" w:hAnsi="Arial" w:cs="Arial"/>
        </w:rPr>
        <w:t xml:space="preserve"> for more information.</w:t>
      </w:r>
    </w:p>
    <w:p w14:paraId="6A167A7B" w14:textId="77777777" w:rsidR="008C539B" w:rsidRPr="001058B5" w:rsidRDefault="008C539B">
      <w:pPr>
        <w:pStyle w:val="BodyText"/>
        <w:spacing w:before="11"/>
        <w:rPr>
          <w:rFonts w:ascii="Arial" w:hAnsi="Arial" w:cs="Arial"/>
          <w:sz w:val="21"/>
        </w:rPr>
      </w:pPr>
    </w:p>
    <w:p w14:paraId="7B65C095" w14:textId="77777777" w:rsidR="008C539B" w:rsidRPr="001058B5" w:rsidRDefault="00C12992">
      <w:pPr>
        <w:ind w:left="1660"/>
        <w:rPr>
          <w:rFonts w:ascii="Arial" w:hAnsi="Arial" w:cs="Arial"/>
          <w:b/>
        </w:rPr>
      </w:pPr>
      <w:bookmarkStart w:id="19" w:name="_bookmark11"/>
      <w:bookmarkEnd w:id="19"/>
      <w:r w:rsidRPr="001058B5">
        <w:rPr>
          <w:rFonts w:ascii="Arial" w:hAnsi="Arial" w:cs="Arial"/>
          <w:b/>
        </w:rPr>
        <w:t>Enhancements for the UTL_SMTP PL/SQL Package</w:t>
      </w:r>
    </w:p>
    <w:p w14:paraId="099A16A8" w14:textId="77777777" w:rsidR="008C539B" w:rsidRPr="001058B5" w:rsidRDefault="00C12992">
      <w:pPr>
        <w:pStyle w:val="BodyText"/>
        <w:spacing w:before="58" w:line="228" w:lineRule="auto"/>
        <w:ind w:left="1660" w:right="848" w:hanging="1"/>
        <w:rPr>
          <w:rFonts w:ascii="Arial" w:hAnsi="Arial" w:cs="Arial"/>
        </w:rPr>
      </w:pPr>
      <w:r w:rsidRPr="001058B5">
        <w:rPr>
          <w:rFonts w:ascii="Arial" w:hAnsi="Arial" w:cs="Arial"/>
        </w:rPr>
        <w:t>Starting</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release,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UTL_SMTP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new functionality:</w:t>
      </w:r>
    </w:p>
    <w:p w14:paraId="7763EEB0" w14:textId="77777777" w:rsidR="008C539B" w:rsidRPr="001058B5" w:rsidRDefault="00C12992" w:rsidP="006F7931">
      <w:pPr>
        <w:pStyle w:val="ListParagraph"/>
        <w:numPr>
          <w:ilvl w:val="1"/>
          <w:numId w:val="137"/>
        </w:numPr>
        <w:tabs>
          <w:tab w:val="left" w:pos="2020"/>
        </w:tabs>
        <w:spacing w:before="124" w:line="228" w:lineRule="auto"/>
        <w:ind w:right="957" w:hanging="359"/>
        <w:rPr>
          <w:rFonts w:ascii="Arial" w:hAnsi="Arial" w:cs="Arial"/>
          <w:sz w:val="20"/>
        </w:rPr>
      </w:pPr>
      <w:r w:rsidRPr="001058B5">
        <w:rPr>
          <w:rFonts w:ascii="Arial" w:hAnsi="Arial" w:cs="Arial"/>
          <w:spacing w:val="-6"/>
          <w:sz w:val="20"/>
        </w:rPr>
        <w:t>You</w:t>
      </w:r>
      <w:r w:rsidRPr="001058B5">
        <w:rPr>
          <w:rFonts w:ascii="Arial" w:hAnsi="Arial" w:cs="Arial"/>
          <w:spacing w:val="-15"/>
          <w:sz w:val="20"/>
        </w:rPr>
        <w:t xml:space="preserve"> </w:t>
      </w:r>
      <w:r w:rsidRPr="001058B5">
        <w:rPr>
          <w:rFonts w:ascii="Arial" w:hAnsi="Arial" w:cs="Arial"/>
          <w:sz w:val="20"/>
        </w:rPr>
        <w:t>now</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UTL_SMTP</w:t>
      </w:r>
      <w:r w:rsidRPr="001058B5">
        <w:rPr>
          <w:rFonts w:ascii="Arial" w:hAnsi="Arial" w:cs="Arial"/>
          <w:spacing w:val="-90"/>
          <w:sz w:val="20"/>
        </w:rPr>
        <w:t xml:space="preserve"> </w:t>
      </w:r>
      <w:r w:rsidRPr="001058B5">
        <w:rPr>
          <w:rFonts w:ascii="Arial" w:hAnsi="Arial" w:cs="Arial"/>
          <w:sz w:val="20"/>
        </w:rPr>
        <w:t>PL/SQL</w:t>
      </w:r>
      <w:r w:rsidRPr="001058B5">
        <w:rPr>
          <w:rFonts w:ascii="Arial" w:hAnsi="Arial" w:cs="Arial"/>
          <w:spacing w:val="-14"/>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on</w:t>
      </w:r>
      <w:r w:rsidRPr="001058B5">
        <w:rPr>
          <w:rFonts w:ascii="Arial" w:hAnsi="Arial" w:cs="Arial"/>
          <w:spacing w:val="-16"/>
          <w:sz w:val="20"/>
        </w:rPr>
        <w:t xml:space="preserve"> </w:t>
      </w:r>
      <w:r w:rsidRPr="001058B5">
        <w:rPr>
          <w:rFonts w:ascii="Arial" w:hAnsi="Arial" w:cs="Arial"/>
          <w:sz w:val="20"/>
        </w:rPr>
        <w:t>both</w:t>
      </w:r>
      <w:r w:rsidRPr="001058B5">
        <w:rPr>
          <w:rFonts w:ascii="Arial" w:hAnsi="Arial" w:cs="Arial"/>
          <w:spacing w:val="-16"/>
          <w:sz w:val="20"/>
        </w:rPr>
        <w:t xml:space="preserve"> </w:t>
      </w:r>
      <w:r w:rsidRPr="001058B5">
        <w:rPr>
          <w:rFonts w:ascii="Arial" w:hAnsi="Arial" w:cs="Arial"/>
          <w:sz w:val="20"/>
        </w:rPr>
        <w:t>Transport Layer Security (TLS) and Secure Sockets Layer (SSL)</w:t>
      </w:r>
      <w:r w:rsidRPr="001058B5">
        <w:rPr>
          <w:rFonts w:ascii="Arial" w:hAnsi="Arial" w:cs="Arial"/>
          <w:spacing w:val="-6"/>
          <w:sz w:val="20"/>
        </w:rPr>
        <w:t xml:space="preserve"> </w:t>
      </w:r>
      <w:r w:rsidRPr="001058B5">
        <w:rPr>
          <w:rFonts w:ascii="Arial" w:hAnsi="Arial" w:cs="Arial"/>
          <w:sz w:val="20"/>
        </w:rPr>
        <w:t>servers.</w:t>
      </w:r>
    </w:p>
    <w:p w14:paraId="4FC8D6F7" w14:textId="77777777" w:rsidR="008C539B" w:rsidRPr="001058B5" w:rsidRDefault="00C12992" w:rsidP="006F7931">
      <w:pPr>
        <w:pStyle w:val="ListParagraph"/>
        <w:numPr>
          <w:ilvl w:val="1"/>
          <w:numId w:val="137"/>
        </w:numPr>
        <w:tabs>
          <w:tab w:val="left" w:pos="2020"/>
        </w:tabs>
        <w:spacing w:before="124" w:line="228" w:lineRule="auto"/>
        <w:ind w:right="1225" w:hanging="359"/>
        <w:rPr>
          <w:rFonts w:ascii="Arial" w:hAnsi="Arial" w:cs="Arial"/>
          <w:sz w:val="20"/>
        </w:rPr>
      </w:pPr>
      <w:r w:rsidRPr="001058B5">
        <w:rPr>
          <w:rFonts w:ascii="Arial" w:hAnsi="Arial" w:cs="Arial"/>
          <w:w w:val="95"/>
          <w:sz w:val="20"/>
        </w:rPr>
        <w:t>UTL_SMTP</w:t>
      </w:r>
      <w:r w:rsidRPr="001058B5">
        <w:rPr>
          <w:rFonts w:ascii="Arial" w:hAnsi="Arial" w:cs="Arial"/>
          <w:spacing w:val="-82"/>
          <w:w w:val="95"/>
          <w:sz w:val="20"/>
        </w:rPr>
        <w:t xml:space="preserve"> </w:t>
      </w:r>
      <w:r w:rsidRPr="001058B5">
        <w:rPr>
          <w:rFonts w:ascii="Arial" w:hAnsi="Arial" w:cs="Arial"/>
          <w:w w:val="95"/>
          <w:sz w:val="20"/>
        </w:rPr>
        <w:t>now</w:t>
      </w:r>
      <w:r w:rsidRPr="001058B5">
        <w:rPr>
          <w:rFonts w:ascii="Arial" w:hAnsi="Arial" w:cs="Arial"/>
          <w:spacing w:val="-11"/>
          <w:w w:val="95"/>
          <w:sz w:val="20"/>
        </w:rPr>
        <w:t xml:space="preserve"> </w:t>
      </w:r>
      <w:r w:rsidRPr="001058B5">
        <w:rPr>
          <w:rFonts w:ascii="Arial" w:hAnsi="Arial" w:cs="Arial"/>
          <w:w w:val="95"/>
          <w:sz w:val="20"/>
        </w:rPr>
        <w:t>provides</w:t>
      </w:r>
      <w:r w:rsidRPr="001058B5">
        <w:rPr>
          <w:rFonts w:ascii="Arial" w:hAnsi="Arial" w:cs="Arial"/>
          <w:spacing w:val="-10"/>
          <w:w w:val="95"/>
          <w:sz w:val="20"/>
        </w:rPr>
        <w:t xml:space="preserve"> </w:t>
      </w:r>
      <w:r w:rsidRPr="001058B5">
        <w:rPr>
          <w:rFonts w:ascii="Arial" w:hAnsi="Arial" w:cs="Arial"/>
          <w:w w:val="95"/>
          <w:sz w:val="20"/>
        </w:rPr>
        <w:t>support</w:t>
      </w:r>
      <w:r w:rsidRPr="001058B5">
        <w:rPr>
          <w:rFonts w:ascii="Arial" w:hAnsi="Arial" w:cs="Arial"/>
          <w:spacing w:val="-10"/>
          <w:w w:val="95"/>
          <w:sz w:val="20"/>
        </w:rPr>
        <w:t xml:space="preserve"> </w:t>
      </w:r>
      <w:r w:rsidRPr="001058B5">
        <w:rPr>
          <w:rFonts w:ascii="Arial" w:hAnsi="Arial" w:cs="Arial"/>
          <w:w w:val="95"/>
          <w:sz w:val="20"/>
        </w:rPr>
        <w:t>for</w:t>
      </w:r>
      <w:r w:rsidRPr="001058B5">
        <w:rPr>
          <w:rFonts w:ascii="Arial" w:hAnsi="Arial" w:cs="Arial"/>
          <w:spacing w:val="-11"/>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PLAIN,</w:t>
      </w:r>
      <w:r w:rsidRPr="001058B5">
        <w:rPr>
          <w:rFonts w:ascii="Arial" w:hAnsi="Arial" w:cs="Arial"/>
          <w:spacing w:val="-11"/>
          <w:w w:val="95"/>
          <w:sz w:val="20"/>
        </w:rPr>
        <w:t xml:space="preserve"> </w:t>
      </w:r>
      <w:r w:rsidRPr="001058B5">
        <w:rPr>
          <w:rFonts w:ascii="Arial" w:hAnsi="Arial" w:cs="Arial"/>
          <w:w w:val="95"/>
          <w:sz w:val="20"/>
        </w:rPr>
        <w:t>LOGON</w:t>
      </w:r>
      <w:r w:rsidRPr="001058B5">
        <w:rPr>
          <w:rFonts w:ascii="Arial" w:hAnsi="Arial" w:cs="Arial"/>
          <w:spacing w:val="-83"/>
          <w:w w:val="95"/>
          <w:sz w:val="20"/>
        </w:rPr>
        <w:t xml:space="preserve"> </w:t>
      </w:r>
      <w:r w:rsidRPr="001058B5">
        <w:rPr>
          <w:rFonts w:ascii="Arial" w:hAnsi="Arial" w:cs="Arial"/>
          <w:w w:val="95"/>
          <w:sz w:val="20"/>
        </w:rPr>
        <w:t>and</w:t>
      </w:r>
      <w:r w:rsidRPr="001058B5">
        <w:rPr>
          <w:rFonts w:ascii="Arial" w:hAnsi="Arial" w:cs="Arial"/>
          <w:spacing w:val="-9"/>
          <w:w w:val="95"/>
          <w:sz w:val="20"/>
        </w:rPr>
        <w:t xml:space="preserve"> </w:t>
      </w:r>
      <w:r w:rsidRPr="001058B5">
        <w:rPr>
          <w:rFonts w:ascii="Arial" w:hAnsi="Arial" w:cs="Arial"/>
          <w:w w:val="95"/>
          <w:sz w:val="20"/>
        </w:rPr>
        <w:t>CRAM_MD5</w:t>
      </w:r>
      <w:r w:rsidRPr="001058B5">
        <w:rPr>
          <w:rFonts w:ascii="Arial" w:hAnsi="Arial" w:cs="Arial"/>
          <w:spacing w:val="-82"/>
          <w:w w:val="95"/>
          <w:sz w:val="20"/>
        </w:rPr>
        <w:t xml:space="preserve"> </w:t>
      </w:r>
      <w:r w:rsidRPr="001058B5">
        <w:rPr>
          <w:rFonts w:ascii="Arial" w:hAnsi="Arial" w:cs="Arial"/>
          <w:w w:val="95"/>
          <w:sz w:val="20"/>
        </w:rPr>
        <w:t xml:space="preserve">password </w:t>
      </w:r>
      <w:r w:rsidRPr="001058B5">
        <w:rPr>
          <w:rFonts w:ascii="Arial" w:hAnsi="Arial" w:cs="Arial"/>
          <w:sz w:val="20"/>
        </w:rPr>
        <w:t>authentication</w:t>
      </w:r>
      <w:r w:rsidRPr="001058B5">
        <w:rPr>
          <w:rFonts w:ascii="Arial" w:hAnsi="Arial" w:cs="Arial"/>
          <w:spacing w:val="-1"/>
          <w:sz w:val="20"/>
        </w:rPr>
        <w:t xml:space="preserve"> </w:t>
      </w:r>
      <w:r w:rsidRPr="001058B5">
        <w:rPr>
          <w:rFonts w:ascii="Arial" w:hAnsi="Arial" w:cs="Arial"/>
          <w:sz w:val="20"/>
        </w:rPr>
        <w:t>schemes.</w:t>
      </w:r>
    </w:p>
    <w:p w14:paraId="66EB937A" w14:textId="77777777" w:rsidR="008C539B" w:rsidRPr="001058B5" w:rsidRDefault="00C12992">
      <w:pPr>
        <w:spacing w:before="115" w:line="244"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6858FAD" w14:textId="77777777" w:rsidR="008C539B" w:rsidRPr="001058B5" w:rsidRDefault="00C12992">
      <w:pPr>
        <w:pStyle w:val="BodyText"/>
        <w:spacing w:line="248" w:lineRule="exact"/>
        <w:ind w:left="1660"/>
        <w:rPr>
          <w:rFonts w:ascii="Arial" w:hAnsi="Arial" w:cs="Arial"/>
        </w:rPr>
      </w:pPr>
      <w:r w:rsidRPr="001058B5">
        <w:rPr>
          <w:rFonts w:ascii="Arial" w:hAnsi="Arial" w:cs="Arial"/>
        </w:rPr>
        <w:t>UTL_SMTP</w:t>
      </w:r>
      <w:r w:rsidRPr="001058B5">
        <w:rPr>
          <w:rFonts w:ascii="Arial" w:hAnsi="Arial" w:cs="Arial"/>
          <w:spacing w:val="-78"/>
        </w:rPr>
        <w:t xml:space="preserve"> </w:t>
      </w:r>
      <w:r w:rsidRPr="001058B5">
        <w:rPr>
          <w:rFonts w:ascii="Arial" w:hAnsi="Arial" w:cs="Arial"/>
        </w:rPr>
        <w:t>package.</w:t>
      </w:r>
    </w:p>
    <w:p w14:paraId="7CE5D050" w14:textId="77777777" w:rsidR="008C539B" w:rsidRPr="001058B5" w:rsidRDefault="008C539B">
      <w:pPr>
        <w:pStyle w:val="BodyText"/>
        <w:spacing w:before="5"/>
        <w:rPr>
          <w:rFonts w:ascii="Arial" w:hAnsi="Arial" w:cs="Arial"/>
          <w:sz w:val="21"/>
        </w:rPr>
      </w:pPr>
    </w:p>
    <w:p w14:paraId="17757FA1" w14:textId="77777777" w:rsidR="008C539B" w:rsidRPr="001058B5" w:rsidRDefault="00C12992">
      <w:pPr>
        <w:ind w:left="1660"/>
        <w:rPr>
          <w:rFonts w:ascii="Arial" w:hAnsi="Arial" w:cs="Arial"/>
          <w:b/>
        </w:rPr>
      </w:pPr>
      <w:bookmarkStart w:id="20" w:name="_bookmark12"/>
      <w:bookmarkEnd w:id="20"/>
      <w:r w:rsidRPr="001058B5">
        <w:rPr>
          <w:rFonts w:ascii="Arial" w:hAnsi="Arial" w:cs="Arial"/>
          <w:b/>
        </w:rPr>
        <w:t>New DBMS_SCHEDULER PL/SQL Package Global Scheduler Attributes</w:t>
      </w:r>
    </w:p>
    <w:p w14:paraId="11AE12F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DBMS_SCHEDULER</w:t>
      </w:r>
      <w:r w:rsidRPr="001058B5">
        <w:rPr>
          <w:rFonts w:ascii="Arial" w:hAnsi="Arial" w:cs="Arial"/>
          <w:spacing w:val="-97"/>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following</w:t>
      </w:r>
      <w:r w:rsidRPr="001058B5">
        <w:rPr>
          <w:rFonts w:ascii="Arial" w:hAnsi="Arial" w:cs="Arial"/>
          <w:spacing w:val="-24"/>
        </w:rPr>
        <w:t xml:space="preserve"> </w:t>
      </w:r>
      <w:r w:rsidRPr="001058B5">
        <w:rPr>
          <w:rFonts w:ascii="Arial" w:hAnsi="Arial" w:cs="Arial"/>
        </w:rPr>
        <w:t>two</w:t>
      </w:r>
      <w:r w:rsidRPr="001058B5">
        <w:rPr>
          <w:rFonts w:ascii="Arial" w:hAnsi="Arial" w:cs="Arial"/>
          <w:spacing w:val="-24"/>
        </w:rPr>
        <w:t xml:space="preserve"> </w:t>
      </w:r>
      <w:r w:rsidRPr="001058B5">
        <w:rPr>
          <w:rFonts w:ascii="Arial" w:hAnsi="Arial" w:cs="Arial"/>
        </w:rPr>
        <w:t>new</w:t>
      </w:r>
      <w:r w:rsidRPr="001058B5">
        <w:rPr>
          <w:rFonts w:ascii="Arial" w:hAnsi="Arial" w:cs="Arial"/>
          <w:spacing w:val="-24"/>
        </w:rPr>
        <w:t xml:space="preserve"> </w:t>
      </w:r>
      <w:r w:rsidRPr="001058B5">
        <w:rPr>
          <w:rFonts w:ascii="Arial" w:hAnsi="Arial" w:cs="Arial"/>
        </w:rPr>
        <w:t>global</w:t>
      </w:r>
      <w:r w:rsidRPr="001058B5">
        <w:rPr>
          <w:rFonts w:ascii="Arial" w:hAnsi="Arial" w:cs="Arial"/>
          <w:spacing w:val="-24"/>
        </w:rPr>
        <w:t xml:space="preserve"> </w:t>
      </w:r>
      <w:r w:rsidRPr="001058B5">
        <w:rPr>
          <w:rFonts w:ascii="Arial" w:hAnsi="Arial" w:cs="Arial"/>
        </w:rPr>
        <w:t>scheduler attributes,</w:t>
      </w:r>
      <w:r w:rsidRPr="001058B5">
        <w:rPr>
          <w:rFonts w:ascii="Arial" w:hAnsi="Arial" w:cs="Arial"/>
          <w:spacing w:val="-3"/>
        </w:rPr>
        <w:t xml:space="preserve"> </w:t>
      </w:r>
      <w:r w:rsidRPr="001058B5">
        <w:rPr>
          <w:rFonts w:ascii="Arial" w:hAnsi="Arial" w:cs="Arial"/>
        </w:rPr>
        <w:t>which</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used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encryption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connections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mail</w:t>
      </w:r>
      <w:r w:rsidRPr="001058B5">
        <w:rPr>
          <w:rFonts w:ascii="Arial" w:hAnsi="Arial" w:cs="Arial"/>
          <w:spacing w:val="-3"/>
        </w:rPr>
        <w:t xml:space="preserve"> </w:t>
      </w:r>
      <w:r w:rsidRPr="001058B5">
        <w:rPr>
          <w:rFonts w:ascii="Arial" w:hAnsi="Arial" w:cs="Arial"/>
        </w:rPr>
        <w:t>server:</w:t>
      </w:r>
    </w:p>
    <w:p w14:paraId="5E1B4308" w14:textId="77777777" w:rsidR="008C539B" w:rsidRPr="001058B5" w:rsidRDefault="00C12992" w:rsidP="006F7931">
      <w:pPr>
        <w:pStyle w:val="ListParagraph"/>
        <w:numPr>
          <w:ilvl w:val="1"/>
          <w:numId w:val="137"/>
        </w:numPr>
        <w:tabs>
          <w:tab w:val="left" w:pos="2071"/>
        </w:tabs>
        <w:spacing w:before="124" w:line="228" w:lineRule="auto"/>
        <w:ind w:left="2020" w:right="796"/>
        <w:rPr>
          <w:rFonts w:ascii="Arial" w:hAnsi="Arial" w:cs="Arial"/>
          <w:sz w:val="20"/>
        </w:rPr>
      </w:pPr>
      <w:r w:rsidRPr="001058B5">
        <w:rPr>
          <w:rFonts w:ascii="Arial" w:hAnsi="Arial" w:cs="Arial"/>
          <w:w w:val="95"/>
          <w:sz w:val="20"/>
        </w:rPr>
        <w:t>email_server_credential,</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4"/>
          <w:w w:val="95"/>
          <w:sz w:val="20"/>
        </w:rPr>
        <w:t xml:space="preserve"> </w:t>
      </w:r>
      <w:r w:rsidRPr="001058B5">
        <w:rPr>
          <w:rFonts w:ascii="Arial" w:hAnsi="Arial" w:cs="Arial"/>
          <w:w w:val="95"/>
          <w:sz w:val="20"/>
        </w:rPr>
        <w:t>enables</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specify</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schema</w:t>
      </w:r>
      <w:r w:rsidRPr="001058B5">
        <w:rPr>
          <w:rFonts w:ascii="Arial" w:hAnsi="Arial" w:cs="Arial"/>
          <w:spacing w:val="-4"/>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name</w:t>
      </w:r>
      <w:r w:rsidRPr="001058B5">
        <w:rPr>
          <w:rFonts w:ascii="Arial" w:hAnsi="Arial" w:cs="Arial"/>
          <w:spacing w:val="-5"/>
          <w:w w:val="95"/>
          <w:sz w:val="20"/>
        </w:rPr>
        <w:t xml:space="preserve"> </w:t>
      </w:r>
      <w:r w:rsidRPr="001058B5">
        <w:rPr>
          <w:rFonts w:ascii="Arial" w:hAnsi="Arial" w:cs="Arial"/>
          <w:w w:val="95"/>
          <w:sz w:val="20"/>
        </w:rPr>
        <w:t xml:space="preserve">of </w:t>
      </w:r>
      <w:r w:rsidRPr="001058B5">
        <w:rPr>
          <w:rFonts w:ascii="Arial" w:hAnsi="Arial" w:cs="Arial"/>
          <w:sz w:val="20"/>
        </w:rPr>
        <w:t>an</w:t>
      </w:r>
      <w:r w:rsidRPr="001058B5">
        <w:rPr>
          <w:rFonts w:ascii="Arial" w:hAnsi="Arial" w:cs="Arial"/>
          <w:spacing w:val="-11"/>
          <w:sz w:val="20"/>
        </w:rPr>
        <w:t xml:space="preserve"> </w:t>
      </w:r>
      <w:r w:rsidRPr="001058B5">
        <w:rPr>
          <w:rFonts w:ascii="Arial" w:hAnsi="Arial" w:cs="Arial"/>
          <w:sz w:val="20"/>
        </w:rPr>
        <w:t>existing</w:t>
      </w:r>
      <w:r w:rsidRPr="001058B5">
        <w:rPr>
          <w:rFonts w:ascii="Arial" w:hAnsi="Arial" w:cs="Arial"/>
          <w:spacing w:val="-11"/>
          <w:sz w:val="20"/>
        </w:rPr>
        <w:t xml:space="preserve"> </w:t>
      </w:r>
      <w:r w:rsidRPr="001058B5">
        <w:rPr>
          <w:rFonts w:ascii="Arial" w:hAnsi="Arial" w:cs="Arial"/>
          <w:sz w:val="20"/>
        </w:rPr>
        <w:t>credential</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which</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SYS</w:t>
      </w:r>
      <w:r w:rsidRPr="001058B5">
        <w:rPr>
          <w:rFonts w:ascii="Arial" w:hAnsi="Arial" w:cs="Arial"/>
          <w:spacing w:val="-87"/>
          <w:sz w:val="20"/>
        </w:rPr>
        <w:t xml:space="preserve"> </w:t>
      </w:r>
      <w:r w:rsidRPr="001058B5">
        <w:rPr>
          <w:rFonts w:ascii="Arial" w:hAnsi="Arial" w:cs="Arial"/>
          <w:sz w:val="20"/>
        </w:rPr>
        <w:t>has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privilege</w:t>
      </w:r>
    </w:p>
    <w:p w14:paraId="56E782EA" w14:textId="77777777" w:rsidR="008C539B" w:rsidRPr="001058B5" w:rsidRDefault="00C12992" w:rsidP="006F7931">
      <w:pPr>
        <w:pStyle w:val="ListParagraph"/>
        <w:numPr>
          <w:ilvl w:val="1"/>
          <w:numId w:val="137"/>
        </w:numPr>
        <w:tabs>
          <w:tab w:val="left" w:pos="2020"/>
        </w:tabs>
        <w:spacing w:before="121" w:line="228" w:lineRule="auto"/>
        <w:ind w:right="1312" w:hanging="359"/>
        <w:rPr>
          <w:rFonts w:ascii="Arial" w:hAnsi="Arial" w:cs="Arial"/>
          <w:sz w:val="20"/>
        </w:rPr>
      </w:pPr>
      <w:r w:rsidRPr="001058B5">
        <w:rPr>
          <w:rFonts w:ascii="Arial" w:hAnsi="Arial" w:cs="Arial"/>
          <w:w w:val="95"/>
          <w:sz w:val="20"/>
        </w:rPr>
        <w:t>email_server_encryption,</w:t>
      </w:r>
      <w:r w:rsidRPr="001058B5">
        <w:rPr>
          <w:rFonts w:ascii="Arial" w:hAnsi="Arial" w:cs="Arial"/>
          <w:spacing w:val="-7"/>
          <w:w w:val="95"/>
          <w:sz w:val="20"/>
        </w:rPr>
        <w:t xml:space="preserve"> </w:t>
      </w:r>
      <w:r w:rsidRPr="001058B5">
        <w:rPr>
          <w:rFonts w:ascii="Arial" w:hAnsi="Arial" w:cs="Arial"/>
          <w:w w:val="95"/>
          <w:sz w:val="20"/>
        </w:rPr>
        <w:t>which</w:t>
      </w:r>
      <w:r w:rsidRPr="001058B5">
        <w:rPr>
          <w:rFonts w:ascii="Arial" w:hAnsi="Arial" w:cs="Arial"/>
          <w:spacing w:val="-6"/>
          <w:w w:val="95"/>
          <w:sz w:val="20"/>
        </w:rPr>
        <w:t xml:space="preserve"> </w:t>
      </w:r>
      <w:r w:rsidRPr="001058B5">
        <w:rPr>
          <w:rFonts w:ascii="Arial" w:hAnsi="Arial" w:cs="Arial"/>
          <w:w w:val="95"/>
          <w:sz w:val="20"/>
        </w:rPr>
        <w:t>enables</w:t>
      </w:r>
      <w:r w:rsidRPr="001058B5">
        <w:rPr>
          <w:rFonts w:ascii="Arial" w:hAnsi="Arial" w:cs="Arial"/>
          <w:spacing w:val="-6"/>
          <w:w w:val="95"/>
          <w:sz w:val="20"/>
        </w:rPr>
        <w:t xml:space="preserve"> </w:t>
      </w:r>
      <w:r w:rsidRPr="001058B5">
        <w:rPr>
          <w:rFonts w:ascii="Arial" w:hAnsi="Arial" w:cs="Arial"/>
          <w:w w:val="95"/>
          <w:sz w:val="20"/>
        </w:rPr>
        <w:t>you</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7"/>
          <w:w w:val="95"/>
          <w:sz w:val="20"/>
        </w:rPr>
        <w:t xml:space="preserve"> </w:t>
      </w:r>
      <w:r w:rsidRPr="001058B5">
        <w:rPr>
          <w:rFonts w:ascii="Arial" w:hAnsi="Arial" w:cs="Arial"/>
          <w:w w:val="95"/>
          <w:sz w:val="20"/>
        </w:rPr>
        <w:t>of</w:t>
      </w:r>
      <w:r w:rsidRPr="001058B5">
        <w:rPr>
          <w:rFonts w:ascii="Arial" w:hAnsi="Arial" w:cs="Arial"/>
          <w:spacing w:val="-6"/>
          <w:w w:val="95"/>
          <w:sz w:val="20"/>
        </w:rPr>
        <w:t xml:space="preserve"> </w:t>
      </w:r>
      <w:r w:rsidRPr="001058B5">
        <w:rPr>
          <w:rFonts w:ascii="Arial" w:hAnsi="Arial" w:cs="Arial"/>
          <w:w w:val="95"/>
          <w:sz w:val="20"/>
        </w:rPr>
        <w:t>three</w:t>
      </w:r>
      <w:r w:rsidRPr="001058B5">
        <w:rPr>
          <w:rFonts w:ascii="Arial" w:hAnsi="Arial" w:cs="Arial"/>
          <w:spacing w:val="-7"/>
          <w:w w:val="95"/>
          <w:sz w:val="20"/>
        </w:rPr>
        <w:t xml:space="preserve"> </w:t>
      </w:r>
      <w:r w:rsidRPr="001058B5">
        <w:rPr>
          <w:rFonts w:ascii="Arial" w:hAnsi="Arial" w:cs="Arial"/>
          <w:w w:val="95"/>
          <w:sz w:val="20"/>
        </w:rPr>
        <w:t xml:space="preserve">encryption </w:t>
      </w:r>
      <w:r w:rsidRPr="001058B5">
        <w:rPr>
          <w:rFonts w:ascii="Arial" w:hAnsi="Arial" w:cs="Arial"/>
          <w:sz w:val="20"/>
        </w:rPr>
        <w:t>settings for your mail</w:t>
      </w:r>
      <w:r w:rsidRPr="001058B5">
        <w:rPr>
          <w:rFonts w:ascii="Arial" w:hAnsi="Arial" w:cs="Arial"/>
          <w:spacing w:val="-2"/>
          <w:sz w:val="20"/>
        </w:rPr>
        <w:t xml:space="preserve"> </w:t>
      </w:r>
      <w:r w:rsidRPr="001058B5">
        <w:rPr>
          <w:rFonts w:ascii="Arial" w:hAnsi="Arial" w:cs="Arial"/>
          <w:sz w:val="20"/>
        </w:rPr>
        <w:t>server:</w:t>
      </w:r>
    </w:p>
    <w:p w14:paraId="0A963243" w14:textId="77777777" w:rsidR="008C539B" w:rsidRPr="001058B5" w:rsidRDefault="00C12992" w:rsidP="006F7931">
      <w:pPr>
        <w:pStyle w:val="ListParagraph"/>
        <w:numPr>
          <w:ilvl w:val="0"/>
          <w:numId w:val="136"/>
        </w:numPr>
        <w:tabs>
          <w:tab w:val="left" w:pos="2379"/>
          <w:tab w:val="left" w:pos="2380"/>
        </w:tabs>
        <w:spacing w:before="124" w:line="228" w:lineRule="auto"/>
        <w:ind w:right="989" w:hanging="359"/>
        <w:rPr>
          <w:rFonts w:ascii="Arial" w:hAnsi="Arial" w:cs="Arial"/>
          <w:sz w:val="20"/>
        </w:rPr>
      </w:pPr>
      <w:r w:rsidRPr="001058B5">
        <w:rPr>
          <w:rFonts w:ascii="Arial" w:hAnsi="Arial" w:cs="Arial"/>
          <w:sz w:val="20"/>
        </w:rPr>
        <w:t>ssl_tls,</w:t>
      </w:r>
      <w:r w:rsidRPr="001058B5">
        <w:rPr>
          <w:rFonts w:ascii="Arial" w:hAnsi="Arial" w:cs="Arial"/>
          <w:spacing w:val="-11"/>
          <w:sz w:val="20"/>
        </w:rPr>
        <w:t xml:space="preserve"> </w:t>
      </w:r>
      <w:r w:rsidRPr="001058B5">
        <w:rPr>
          <w:rFonts w:ascii="Arial" w:hAnsi="Arial" w:cs="Arial"/>
          <w:sz w:val="20"/>
        </w:rPr>
        <w:t>which</w:t>
      </w:r>
      <w:r w:rsidRPr="001058B5">
        <w:rPr>
          <w:rFonts w:ascii="Arial" w:hAnsi="Arial" w:cs="Arial"/>
          <w:spacing w:val="-12"/>
          <w:sz w:val="20"/>
        </w:rPr>
        <w:t xml:space="preserve"> </w:t>
      </w:r>
      <w:r w:rsidRPr="001058B5">
        <w:rPr>
          <w:rFonts w:ascii="Arial" w:hAnsi="Arial" w:cs="Arial"/>
          <w:sz w:val="20"/>
        </w:rPr>
        <w:t>uses</w:t>
      </w:r>
      <w:r w:rsidRPr="001058B5">
        <w:rPr>
          <w:rFonts w:ascii="Arial" w:hAnsi="Arial" w:cs="Arial"/>
          <w:spacing w:val="-10"/>
          <w:sz w:val="20"/>
        </w:rPr>
        <w:t xml:space="preserve"> </w:t>
      </w:r>
      <w:r w:rsidRPr="001058B5">
        <w:rPr>
          <w:rFonts w:ascii="Arial" w:hAnsi="Arial" w:cs="Arial"/>
          <w:sz w:val="20"/>
        </w:rPr>
        <w:t>SSL</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TLS</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encrypt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mail</w:t>
      </w:r>
      <w:r w:rsidRPr="001058B5">
        <w:rPr>
          <w:rFonts w:ascii="Arial" w:hAnsi="Arial" w:cs="Arial"/>
          <w:spacing w:val="-11"/>
          <w:sz w:val="20"/>
        </w:rPr>
        <w:t xml:space="preserve"> </w:t>
      </w:r>
      <w:r w:rsidRPr="001058B5">
        <w:rPr>
          <w:rFonts w:ascii="Arial" w:hAnsi="Arial" w:cs="Arial"/>
          <w:sz w:val="20"/>
        </w:rPr>
        <w:t>server form the beginning of the</w:t>
      </w:r>
      <w:r w:rsidRPr="001058B5">
        <w:rPr>
          <w:rFonts w:ascii="Arial" w:hAnsi="Arial" w:cs="Arial"/>
          <w:spacing w:val="-3"/>
          <w:sz w:val="20"/>
        </w:rPr>
        <w:t xml:space="preserve"> </w:t>
      </w:r>
      <w:r w:rsidRPr="001058B5">
        <w:rPr>
          <w:rFonts w:ascii="Arial" w:hAnsi="Arial" w:cs="Arial"/>
          <w:sz w:val="20"/>
        </w:rPr>
        <w:t>connection</w:t>
      </w:r>
    </w:p>
    <w:p w14:paraId="3F12F35B" w14:textId="77777777" w:rsidR="008C539B" w:rsidRPr="001058B5" w:rsidRDefault="00C12992" w:rsidP="006F7931">
      <w:pPr>
        <w:pStyle w:val="ListParagraph"/>
        <w:numPr>
          <w:ilvl w:val="0"/>
          <w:numId w:val="136"/>
        </w:numPr>
        <w:tabs>
          <w:tab w:val="left" w:pos="2379"/>
          <w:tab w:val="left" w:pos="2380"/>
        </w:tabs>
        <w:spacing w:before="124" w:line="228" w:lineRule="auto"/>
        <w:ind w:right="791" w:hanging="359"/>
        <w:rPr>
          <w:rFonts w:ascii="Arial" w:hAnsi="Arial" w:cs="Arial"/>
          <w:sz w:val="20"/>
        </w:rPr>
      </w:pPr>
      <w:r w:rsidRPr="001058B5">
        <w:rPr>
          <w:rFonts w:ascii="Arial" w:hAnsi="Arial" w:cs="Arial"/>
          <w:sz w:val="20"/>
        </w:rPr>
        <w:t>starttls,</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which</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connection</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mail</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4"/>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as</w:t>
      </w:r>
      <w:r w:rsidRPr="001058B5">
        <w:rPr>
          <w:rFonts w:ascii="Arial" w:hAnsi="Arial" w:cs="Arial"/>
          <w:spacing w:val="-15"/>
          <w:sz w:val="20"/>
        </w:rPr>
        <w:t xml:space="preserve"> </w:t>
      </w:r>
      <w:r w:rsidRPr="001058B5">
        <w:rPr>
          <w:rFonts w:ascii="Arial" w:hAnsi="Arial" w:cs="Arial"/>
          <w:sz w:val="20"/>
        </w:rPr>
        <w:t>unencrypted</w:t>
      </w:r>
      <w:r w:rsidRPr="001058B5">
        <w:rPr>
          <w:rFonts w:ascii="Arial" w:hAnsi="Arial" w:cs="Arial"/>
          <w:spacing w:val="-14"/>
          <w:sz w:val="20"/>
        </w:rPr>
        <w:t xml:space="preserve"> </w:t>
      </w:r>
      <w:r w:rsidRPr="001058B5">
        <w:rPr>
          <w:rFonts w:ascii="Arial" w:hAnsi="Arial" w:cs="Arial"/>
          <w:sz w:val="20"/>
        </w:rPr>
        <w:t>but switches to an encrypted</w:t>
      </w:r>
      <w:r w:rsidRPr="001058B5">
        <w:rPr>
          <w:rFonts w:ascii="Arial" w:hAnsi="Arial" w:cs="Arial"/>
          <w:spacing w:val="-2"/>
          <w:sz w:val="20"/>
        </w:rPr>
        <w:t xml:space="preserve"> </w:t>
      </w:r>
      <w:r w:rsidRPr="001058B5">
        <w:rPr>
          <w:rFonts w:ascii="Arial" w:hAnsi="Arial" w:cs="Arial"/>
          <w:sz w:val="20"/>
        </w:rPr>
        <w:t>connection</w:t>
      </w:r>
    </w:p>
    <w:p w14:paraId="550EBAAE" w14:textId="77777777" w:rsidR="008C539B" w:rsidRPr="001058B5" w:rsidRDefault="00C12992" w:rsidP="006F7931">
      <w:pPr>
        <w:pStyle w:val="ListParagraph"/>
        <w:numPr>
          <w:ilvl w:val="0"/>
          <w:numId w:val="136"/>
        </w:numPr>
        <w:tabs>
          <w:tab w:val="left" w:pos="2379"/>
          <w:tab w:val="left" w:pos="2380"/>
        </w:tabs>
        <w:spacing w:before="115"/>
        <w:ind w:hanging="359"/>
        <w:rPr>
          <w:rFonts w:ascii="Arial" w:hAnsi="Arial" w:cs="Arial"/>
          <w:sz w:val="20"/>
        </w:rPr>
      </w:pPr>
      <w:r w:rsidRPr="001058B5">
        <w:rPr>
          <w:rFonts w:ascii="Arial" w:hAnsi="Arial" w:cs="Arial"/>
          <w:sz w:val="20"/>
        </w:rPr>
        <w:t>none, in which no encryption is used to connect to the mail</w:t>
      </w:r>
      <w:r w:rsidRPr="001058B5">
        <w:rPr>
          <w:rFonts w:ascii="Arial" w:hAnsi="Arial" w:cs="Arial"/>
          <w:spacing w:val="-21"/>
          <w:sz w:val="20"/>
        </w:rPr>
        <w:t xml:space="preserve"> </w:t>
      </w:r>
      <w:r w:rsidRPr="001058B5">
        <w:rPr>
          <w:rFonts w:ascii="Arial" w:hAnsi="Arial" w:cs="Arial"/>
          <w:sz w:val="20"/>
        </w:rPr>
        <w:t>server</w:t>
      </w:r>
    </w:p>
    <w:p w14:paraId="311C9023" w14:textId="77777777" w:rsidR="008C539B" w:rsidRPr="001058B5" w:rsidRDefault="00C12992">
      <w:pPr>
        <w:spacing w:before="113" w:line="232" w:lineRule="auto"/>
        <w:ind w:left="166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Guide </w:t>
      </w:r>
      <w:r w:rsidRPr="001058B5">
        <w:rPr>
          <w:rFonts w:ascii="Arial" w:hAnsi="Arial" w:cs="Arial"/>
          <w:sz w:val="20"/>
        </w:rPr>
        <w:t>for more information about Scheduler preferences.</w:t>
      </w:r>
    </w:p>
    <w:p w14:paraId="2FD249E9" w14:textId="77777777" w:rsidR="008C539B" w:rsidRPr="001058B5" w:rsidRDefault="008C539B">
      <w:pPr>
        <w:pStyle w:val="BodyText"/>
        <w:spacing w:before="11"/>
        <w:rPr>
          <w:rFonts w:ascii="Arial" w:hAnsi="Arial" w:cs="Arial"/>
          <w:sz w:val="21"/>
        </w:rPr>
      </w:pPr>
    </w:p>
    <w:p w14:paraId="316A3627" w14:textId="77777777" w:rsidR="008C539B" w:rsidRPr="001058B5" w:rsidRDefault="00C12992">
      <w:pPr>
        <w:ind w:left="1660"/>
        <w:rPr>
          <w:rFonts w:ascii="Arial" w:hAnsi="Arial" w:cs="Arial"/>
          <w:b/>
        </w:rPr>
      </w:pPr>
      <w:bookmarkStart w:id="21" w:name="_bookmark13"/>
      <w:bookmarkEnd w:id="21"/>
      <w:r w:rsidRPr="001058B5">
        <w:rPr>
          <w:rFonts w:ascii="Arial" w:hAnsi="Arial" w:cs="Arial"/>
          <w:b/>
        </w:rPr>
        <w:t>Change to the UNLIMITED TABLESPACE System Privilege</w:t>
      </w:r>
    </w:p>
    <w:p w14:paraId="52AC4D15" w14:textId="77777777" w:rsidR="008C539B" w:rsidRPr="001058B5" w:rsidRDefault="00C12992">
      <w:pPr>
        <w:pStyle w:val="BodyText"/>
        <w:spacing w:before="56" w:line="230" w:lineRule="auto"/>
        <w:ind w:left="1659" w:right="959"/>
        <w:rPr>
          <w:rFonts w:ascii="Arial" w:hAnsi="Arial" w:cs="Arial"/>
        </w:rPr>
      </w:pPr>
      <w:r w:rsidRPr="001058B5">
        <w:rPr>
          <w:rFonts w:ascii="Arial" w:hAnsi="Arial" w:cs="Arial"/>
        </w:rPr>
        <w:t>In</w:t>
      </w:r>
      <w:r w:rsidRPr="001058B5">
        <w:rPr>
          <w:rFonts w:ascii="Arial" w:hAnsi="Arial" w:cs="Arial"/>
          <w:spacing w:val="-31"/>
        </w:rPr>
        <w:t xml:space="preserve"> </w:t>
      </w:r>
      <w:r w:rsidRPr="001058B5">
        <w:rPr>
          <w:rFonts w:ascii="Arial" w:hAnsi="Arial" w:cs="Arial"/>
        </w:rPr>
        <w:t>previous</w:t>
      </w:r>
      <w:r w:rsidRPr="001058B5">
        <w:rPr>
          <w:rFonts w:ascii="Arial" w:hAnsi="Arial" w:cs="Arial"/>
          <w:spacing w:val="-31"/>
        </w:rPr>
        <w:t xml:space="preserve"> </w:t>
      </w:r>
      <w:r w:rsidRPr="001058B5">
        <w:rPr>
          <w:rFonts w:ascii="Arial" w:hAnsi="Arial" w:cs="Arial"/>
        </w:rPr>
        <w:t>releases,</w:t>
      </w:r>
      <w:r w:rsidRPr="001058B5">
        <w:rPr>
          <w:rFonts w:ascii="Arial" w:hAnsi="Arial" w:cs="Arial"/>
          <w:spacing w:val="-32"/>
        </w:rPr>
        <w:t xml:space="preserve"> </w:t>
      </w:r>
      <w:r w:rsidRPr="001058B5">
        <w:rPr>
          <w:rFonts w:ascii="Arial" w:hAnsi="Arial" w:cs="Arial"/>
        </w:rPr>
        <w:t>when</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revoked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UNLIMITED</w:t>
      </w:r>
      <w:r w:rsidRPr="001058B5">
        <w:rPr>
          <w:rFonts w:ascii="Arial" w:hAnsi="Arial" w:cs="Arial"/>
          <w:spacing w:val="-81"/>
        </w:rPr>
        <w:t xml:space="preserve"> </w:t>
      </w:r>
      <w:r w:rsidRPr="001058B5">
        <w:rPr>
          <w:rFonts w:ascii="Arial" w:hAnsi="Arial" w:cs="Arial"/>
        </w:rPr>
        <w:t>TABLESPACE</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 from users, then the explicit quotas again took effect. Starting with this release, after you</w:t>
      </w:r>
      <w:r w:rsidRPr="001058B5">
        <w:rPr>
          <w:rFonts w:ascii="Arial" w:hAnsi="Arial" w:cs="Arial"/>
          <w:spacing w:val="-23"/>
        </w:rPr>
        <w:t xml:space="preserve"> </w:t>
      </w:r>
      <w:r w:rsidRPr="001058B5">
        <w:rPr>
          <w:rFonts w:ascii="Arial" w:hAnsi="Arial" w:cs="Arial"/>
        </w:rPr>
        <w:t>revoke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UNLIMITED</w:t>
      </w:r>
      <w:r w:rsidRPr="001058B5">
        <w:rPr>
          <w:rFonts w:ascii="Arial" w:hAnsi="Arial" w:cs="Arial"/>
          <w:spacing w:val="-64"/>
        </w:rPr>
        <w:t xml:space="preserve"> </w:t>
      </w:r>
      <w:r w:rsidRPr="001058B5">
        <w:rPr>
          <w:rFonts w:ascii="Arial" w:hAnsi="Arial" w:cs="Arial"/>
        </w:rPr>
        <w:t>TABLESPACE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must</w:t>
      </w:r>
      <w:r w:rsidRPr="001058B5">
        <w:rPr>
          <w:rFonts w:ascii="Arial" w:hAnsi="Arial" w:cs="Arial"/>
          <w:spacing w:val="-23"/>
        </w:rPr>
        <w:t xml:space="preserve"> </w:t>
      </w:r>
      <w:r w:rsidRPr="001058B5">
        <w:rPr>
          <w:rFonts w:ascii="Arial" w:hAnsi="Arial" w:cs="Arial"/>
        </w:rPr>
        <w:t>explicitly</w:t>
      </w:r>
      <w:r w:rsidRPr="001058B5">
        <w:rPr>
          <w:rFonts w:ascii="Arial" w:hAnsi="Arial" w:cs="Arial"/>
          <w:spacing w:val="-23"/>
        </w:rPr>
        <w:t xml:space="preserve"> </w:t>
      </w:r>
      <w:r w:rsidRPr="001058B5">
        <w:rPr>
          <w:rFonts w:ascii="Arial" w:hAnsi="Arial" w:cs="Arial"/>
        </w:rPr>
        <w:t>grant quotas to individual</w:t>
      </w:r>
      <w:r w:rsidRPr="001058B5">
        <w:rPr>
          <w:rFonts w:ascii="Arial" w:hAnsi="Arial" w:cs="Arial"/>
          <w:spacing w:val="-4"/>
        </w:rPr>
        <w:t xml:space="preserve"> </w:t>
      </w:r>
      <w:r w:rsidRPr="001058B5">
        <w:rPr>
          <w:rFonts w:ascii="Arial" w:hAnsi="Arial" w:cs="Arial"/>
        </w:rPr>
        <w:t>tablespaces.</w:t>
      </w:r>
    </w:p>
    <w:p w14:paraId="37161371" w14:textId="77777777" w:rsidR="008C539B" w:rsidRPr="001058B5" w:rsidRDefault="00C12992">
      <w:pPr>
        <w:pStyle w:val="BodyText"/>
        <w:spacing w:before="116" w:line="232" w:lineRule="auto"/>
        <w:ind w:left="1660" w:right="811"/>
        <w:rPr>
          <w:rFonts w:ascii="Arial" w:hAnsi="Arial" w:cs="Arial"/>
        </w:rPr>
      </w:pPr>
      <w:r w:rsidRPr="001058B5">
        <w:rPr>
          <w:rFonts w:ascii="Arial" w:hAnsi="Arial" w:cs="Arial"/>
        </w:rPr>
        <w:t xml:space="preserve">See </w:t>
      </w:r>
      <w:hyperlink w:anchor="_bookmark85" w:history="1">
        <w:r w:rsidRPr="001058B5">
          <w:rPr>
            <w:rFonts w:ascii="Arial" w:hAnsi="Arial" w:cs="Arial"/>
            <w:color w:val="0000CC"/>
          </w:rPr>
          <w:t xml:space="preserve">"Granting Users the UNLIMITED </w:t>
        </w:r>
        <w:r w:rsidRPr="001058B5">
          <w:rPr>
            <w:rFonts w:ascii="Arial" w:hAnsi="Arial" w:cs="Arial"/>
            <w:color w:val="0000CC"/>
            <w:spacing w:val="-4"/>
          </w:rPr>
          <w:t xml:space="preserve">TABLESPACE </w:t>
        </w:r>
        <w:r w:rsidRPr="001058B5">
          <w:rPr>
            <w:rFonts w:ascii="Arial" w:hAnsi="Arial" w:cs="Arial"/>
            <w:color w:val="0000CC"/>
          </w:rPr>
          <w:t xml:space="preserve">System Privilege" </w:t>
        </w:r>
        <w:r w:rsidRPr="001058B5">
          <w:rPr>
            <w:rFonts w:ascii="Arial" w:hAnsi="Arial" w:cs="Arial"/>
          </w:rPr>
          <w:t xml:space="preserve">on page 2-5 </w:t>
        </w:r>
      </w:hyperlink>
      <w:r w:rsidRPr="001058B5">
        <w:rPr>
          <w:rFonts w:ascii="Arial" w:hAnsi="Arial" w:cs="Arial"/>
        </w:rPr>
        <w:t>for more information about the UNLIMITED TABLESPACE</w:t>
      </w:r>
      <w:r w:rsidRPr="001058B5">
        <w:rPr>
          <w:rFonts w:ascii="Arial" w:hAnsi="Arial" w:cs="Arial"/>
          <w:spacing w:val="-85"/>
        </w:rPr>
        <w:t xml:space="preserve"> </w:t>
      </w:r>
      <w:r w:rsidRPr="001058B5">
        <w:rPr>
          <w:rFonts w:ascii="Arial" w:hAnsi="Arial" w:cs="Arial"/>
        </w:rPr>
        <w:t>system privilege.</w:t>
      </w:r>
    </w:p>
    <w:p w14:paraId="64F4B6B5" w14:textId="77777777" w:rsidR="008C539B" w:rsidRPr="001058B5" w:rsidRDefault="008C539B">
      <w:pPr>
        <w:spacing w:line="232" w:lineRule="auto"/>
        <w:rPr>
          <w:rFonts w:ascii="Arial" w:hAnsi="Arial" w:cs="Arial"/>
        </w:rPr>
        <w:sectPr w:rsidR="008C539B" w:rsidRPr="001058B5">
          <w:footerReference w:type="even" r:id="rId25"/>
          <w:footerReference w:type="default" r:id="rId26"/>
          <w:pgSz w:w="12240" w:h="15840"/>
          <w:pgMar w:top="1180" w:right="1060" w:bottom="840" w:left="1100" w:header="0" w:footer="658" w:gutter="0"/>
          <w:pgNumType w:start="25"/>
          <w:cols w:space="720"/>
        </w:sectPr>
      </w:pPr>
    </w:p>
    <w:p w14:paraId="1B1223BC" w14:textId="77777777" w:rsidR="008C539B" w:rsidRPr="001058B5" w:rsidRDefault="00C12992">
      <w:pPr>
        <w:pStyle w:val="Heading3"/>
        <w:spacing w:before="93"/>
      </w:pPr>
      <w:bookmarkStart w:id="22" w:name="Oracle_Database_11g_Release_2_(11.2.0.1)"/>
      <w:bookmarkStart w:id="23" w:name="_bookmark14"/>
      <w:bookmarkEnd w:id="22"/>
      <w:bookmarkEnd w:id="23"/>
      <w:r w:rsidRPr="001058B5">
        <w:rPr>
          <w:spacing w:val="-26"/>
        </w:rPr>
        <w:lastRenderedPageBreak/>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(11.2.0.1) </w:t>
      </w:r>
      <w:r w:rsidRPr="001058B5">
        <w:rPr>
          <w:spacing w:val="-26"/>
        </w:rPr>
        <w:t xml:space="preserve">New </w:t>
      </w:r>
      <w:r w:rsidRPr="001058B5">
        <w:rPr>
          <w:spacing w:val="-25"/>
        </w:rPr>
        <w:t xml:space="preserve">Security </w:t>
      </w:r>
      <w:r w:rsidRPr="001058B5">
        <w:rPr>
          <w:spacing w:val="-30"/>
        </w:rPr>
        <w:t>Features</w:t>
      </w:r>
    </w:p>
    <w:p w14:paraId="21F19EF1"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D6B4D81" w14:textId="77777777" w:rsidR="008C539B" w:rsidRPr="001058B5" w:rsidRDefault="008D1AB8" w:rsidP="006F7931">
      <w:pPr>
        <w:pStyle w:val="ListParagraph"/>
        <w:numPr>
          <w:ilvl w:val="1"/>
          <w:numId w:val="136"/>
        </w:numPr>
        <w:tabs>
          <w:tab w:val="left" w:pos="2620"/>
        </w:tabs>
        <w:spacing w:before="112"/>
        <w:rPr>
          <w:rFonts w:ascii="Arial" w:hAnsi="Arial" w:cs="Arial"/>
          <w:sz w:val="20"/>
        </w:rPr>
      </w:pPr>
      <w:hyperlink w:anchor="_bookmark15"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2889326B" w14:textId="77777777" w:rsidR="008C539B" w:rsidRPr="001058B5" w:rsidRDefault="008D1AB8" w:rsidP="006F7931">
      <w:pPr>
        <w:pStyle w:val="ListParagraph"/>
        <w:numPr>
          <w:ilvl w:val="1"/>
          <w:numId w:val="136"/>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32600392" w14:textId="77777777" w:rsidR="008C539B" w:rsidRPr="001058B5" w:rsidRDefault="008D1AB8" w:rsidP="006F7931">
      <w:pPr>
        <w:pStyle w:val="ListParagraph"/>
        <w:numPr>
          <w:ilvl w:val="1"/>
          <w:numId w:val="136"/>
        </w:numPr>
        <w:tabs>
          <w:tab w:val="left" w:pos="2620"/>
        </w:tabs>
        <w:spacing w:before="112"/>
        <w:rPr>
          <w:rFonts w:ascii="Arial" w:hAnsi="Arial" w:cs="Arial"/>
          <w:sz w:val="20"/>
        </w:rPr>
      </w:pPr>
      <w:hyperlink w:anchor="_bookmark16" w:history="1">
        <w:r w:rsidR="00C12992" w:rsidRPr="001058B5">
          <w:rPr>
            <w:rFonts w:ascii="Arial" w:hAnsi="Arial" w:cs="Arial"/>
            <w:color w:val="0000CC"/>
            <w:sz w:val="20"/>
          </w:rPr>
          <w:t xml:space="preserve">Global Application Contexts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Across Oracle RAC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Instances</w:t>
        </w:r>
      </w:hyperlink>
    </w:p>
    <w:p w14:paraId="2875C392" w14:textId="77777777" w:rsidR="008C539B" w:rsidRPr="001058B5" w:rsidRDefault="008D1AB8" w:rsidP="006F7931">
      <w:pPr>
        <w:pStyle w:val="ListParagraph"/>
        <w:numPr>
          <w:ilvl w:val="1"/>
          <w:numId w:val="136"/>
        </w:numPr>
        <w:tabs>
          <w:tab w:val="left" w:pos="2620"/>
        </w:tabs>
        <w:rPr>
          <w:rFonts w:ascii="Arial" w:hAnsi="Arial" w:cs="Arial"/>
          <w:sz w:val="20"/>
        </w:rPr>
      </w:pPr>
      <w:hyperlink w:anchor="_bookmark17" w:history="1">
        <w:r w:rsidR="00C12992" w:rsidRPr="001058B5">
          <w:rPr>
            <w:rFonts w:ascii="Arial" w:hAnsi="Arial" w:cs="Arial"/>
            <w:color w:val="0000CC"/>
            <w:sz w:val="20"/>
          </w:rPr>
          <w:t xml:space="preserve">Secure Sockets Layer (SSL) </w:t>
        </w:r>
        <w:r w:rsidR="00C12992" w:rsidRPr="001058B5">
          <w:rPr>
            <w:rFonts w:ascii="Arial" w:hAnsi="Arial" w:cs="Arial"/>
            <w:color w:val="0000CC"/>
            <w:spacing w:val="-4"/>
            <w:sz w:val="20"/>
          </w:rPr>
          <w:t xml:space="preserve">Version </w:t>
        </w:r>
        <w:r w:rsidR="00C12992" w:rsidRPr="001058B5">
          <w:rPr>
            <w:rFonts w:ascii="Arial" w:hAnsi="Arial" w:cs="Arial"/>
            <w:color w:val="0000CC"/>
            <w:sz w:val="20"/>
          </w:rPr>
          <w:t>2 Support Change</w:t>
        </w:r>
      </w:hyperlink>
    </w:p>
    <w:p w14:paraId="48DC6F1C" w14:textId="77777777" w:rsidR="008C539B" w:rsidRPr="001058B5" w:rsidRDefault="008D1AB8" w:rsidP="006F7931">
      <w:pPr>
        <w:pStyle w:val="ListParagraph"/>
        <w:numPr>
          <w:ilvl w:val="1"/>
          <w:numId w:val="136"/>
        </w:numPr>
        <w:tabs>
          <w:tab w:val="left" w:pos="2620"/>
        </w:tabs>
        <w:spacing w:before="112"/>
        <w:rPr>
          <w:rFonts w:ascii="Arial" w:hAnsi="Arial" w:cs="Arial"/>
          <w:sz w:val="20"/>
        </w:rPr>
      </w:pPr>
      <w:hyperlink w:anchor="_bookmark18" w:history="1">
        <w:r w:rsidR="00C12992" w:rsidRPr="001058B5">
          <w:rPr>
            <w:rFonts w:ascii="Arial" w:hAnsi="Arial" w:cs="Arial"/>
            <w:color w:val="0000CC"/>
            <w:sz w:val="20"/>
          </w:rPr>
          <w:t>Enhancements to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4B9F726B" w14:textId="77777777" w:rsidR="008C539B" w:rsidRPr="001058B5" w:rsidRDefault="008D1AB8" w:rsidP="006F7931">
      <w:pPr>
        <w:pStyle w:val="ListParagraph"/>
        <w:numPr>
          <w:ilvl w:val="1"/>
          <w:numId w:val="136"/>
        </w:numPr>
        <w:tabs>
          <w:tab w:val="left" w:pos="2620"/>
        </w:tabs>
        <w:rPr>
          <w:rFonts w:ascii="Arial" w:hAnsi="Arial" w:cs="Arial"/>
          <w:sz w:val="20"/>
        </w:rPr>
      </w:pPr>
      <w:hyperlink w:anchor="_bookmark21" w:history="1">
        <w:r w:rsidR="00C12992" w:rsidRPr="001058B5">
          <w:rPr>
            <w:rFonts w:ascii="Arial" w:hAnsi="Arial" w:cs="Arial"/>
            <w:color w:val="0000CC"/>
            <w:sz w:val="20"/>
          </w:rPr>
          <w:t>Enhancements to Transparent Data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Encryption</w:t>
        </w:r>
      </w:hyperlink>
    </w:p>
    <w:p w14:paraId="3EF54644" w14:textId="77777777" w:rsidR="008C539B" w:rsidRPr="001058B5" w:rsidRDefault="008D1AB8" w:rsidP="006F7931">
      <w:pPr>
        <w:pStyle w:val="ListParagraph"/>
        <w:numPr>
          <w:ilvl w:val="1"/>
          <w:numId w:val="136"/>
        </w:numPr>
        <w:tabs>
          <w:tab w:val="left" w:pos="2620"/>
        </w:tabs>
        <w:rPr>
          <w:rFonts w:ascii="Arial" w:hAnsi="Arial" w:cs="Arial"/>
          <w:sz w:val="20"/>
        </w:rPr>
      </w:pPr>
      <w:hyperlink w:anchor="_bookmark26" w:history="1">
        <w:r w:rsidR="00C12992" w:rsidRPr="001058B5">
          <w:rPr>
            <w:rFonts w:ascii="Arial" w:hAnsi="Arial" w:cs="Arial"/>
            <w:color w:val="0000CC"/>
            <w:sz w:val="20"/>
          </w:rPr>
          <w:t xml:space="preserve">Enhancements to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Process</w:t>
        </w:r>
      </w:hyperlink>
    </w:p>
    <w:p w14:paraId="62957EE9" w14:textId="77777777" w:rsidR="008C539B" w:rsidRPr="001058B5" w:rsidRDefault="008D1AB8" w:rsidP="006F7931">
      <w:pPr>
        <w:pStyle w:val="ListParagraph"/>
        <w:numPr>
          <w:ilvl w:val="1"/>
          <w:numId w:val="136"/>
        </w:numPr>
        <w:tabs>
          <w:tab w:val="left" w:pos="2620"/>
        </w:tabs>
        <w:spacing w:before="112"/>
        <w:rPr>
          <w:rFonts w:ascii="Arial" w:hAnsi="Arial" w:cs="Arial"/>
          <w:sz w:val="20"/>
        </w:rPr>
      </w:pPr>
      <w:hyperlink w:anchor="_bookmark27" w:history="1">
        <w:r w:rsidR="00C12992" w:rsidRPr="001058B5">
          <w:rPr>
            <w:rFonts w:ascii="Arial" w:hAnsi="Arial" w:cs="Arial"/>
            <w:color w:val="0000CC"/>
            <w:sz w:val="20"/>
          </w:rPr>
          <w:t>Deprecated Security-Related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Features</w:t>
        </w:r>
      </w:hyperlink>
    </w:p>
    <w:p w14:paraId="1C32932E" w14:textId="77777777" w:rsidR="008C539B" w:rsidRPr="001058B5" w:rsidRDefault="008C539B">
      <w:pPr>
        <w:pStyle w:val="BodyText"/>
        <w:spacing w:before="9"/>
        <w:rPr>
          <w:rFonts w:ascii="Arial" w:hAnsi="Arial" w:cs="Arial"/>
          <w:sz w:val="21"/>
        </w:rPr>
      </w:pPr>
    </w:p>
    <w:p w14:paraId="5B44F9B7" w14:textId="77777777" w:rsidR="008C539B" w:rsidRPr="001058B5" w:rsidRDefault="00C12992">
      <w:pPr>
        <w:ind w:left="2260"/>
        <w:rPr>
          <w:rFonts w:ascii="Arial" w:hAnsi="Arial" w:cs="Arial"/>
          <w:b/>
        </w:rPr>
      </w:pPr>
      <w:bookmarkStart w:id="24" w:name="_bookmark15"/>
      <w:bookmarkEnd w:id="24"/>
      <w:r w:rsidRPr="001058B5">
        <w:rPr>
          <w:rFonts w:ascii="Arial" w:hAnsi="Arial" w:cs="Arial"/>
          <w:b/>
        </w:rPr>
        <w:t>Enhancements to Fine-Grained Access to External Services and Wallets</w:t>
      </w:r>
    </w:p>
    <w:p w14:paraId="002CCF8E" w14:textId="77777777" w:rsidR="008C539B" w:rsidRPr="001058B5" w:rsidRDefault="00C12992">
      <w:pPr>
        <w:pStyle w:val="BodyText"/>
        <w:spacing w:before="54" w:line="232" w:lineRule="auto"/>
        <w:ind w:left="2260" w:right="395"/>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previous</w:t>
      </w:r>
      <w:r w:rsidRPr="001058B5">
        <w:rPr>
          <w:rFonts w:ascii="Arial" w:hAnsi="Arial" w:cs="Arial"/>
          <w:spacing w:val="-6"/>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introduced</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6"/>
        </w:rPr>
        <w:t xml:space="preserve"> </w:t>
      </w:r>
      <w:r w:rsidRPr="001058B5">
        <w:rPr>
          <w:rFonts w:ascii="Arial" w:hAnsi="Arial" w:cs="Arial"/>
        </w:rPr>
        <w:t>fine-grained access control to external network services and wallets. In this release, the following enhancements are</w:t>
      </w:r>
      <w:r w:rsidRPr="001058B5">
        <w:rPr>
          <w:rFonts w:ascii="Arial" w:hAnsi="Arial" w:cs="Arial"/>
          <w:spacing w:val="-2"/>
        </w:rPr>
        <w:t xml:space="preserve"> </w:t>
      </w:r>
      <w:r w:rsidRPr="001058B5">
        <w:rPr>
          <w:rFonts w:ascii="Arial" w:hAnsi="Arial" w:cs="Arial"/>
        </w:rPr>
        <w:t>available:</w:t>
      </w:r>
    </w:p>
    <w:p w14:paraId="5223278B" w14:textId="77777777" w:rsidR="008C539B" w:rsidRPr="001058B5" w:rsidRDefault="00C12992" w:rsidP="006F7931">
      <w:pPr>
        <w:pStyle w:val="ListParagraph"/>
        <w:numPr>
          <w:ilvl w:val="1"/>
          <w:numId w:val="136"/>
        </w:numPr>
        <w:tabs>
          <w:tab w:val="left" w:pos="2620"/>
        </w:tabs>
        <w:spacing w:before="117" w:line="232" w:lineRule="auto"/>
        <w:ind w:right="257"/>
        <w:rPr>
          <w:rFonts w:ascii="Arial" w:hAnsi="Arial" w:cs="Arial"/>
          <w:sz w:val="20"/>
        </w:rPr>
      </w:pPr>
      <w:r w:rsidRPr="001058B5">
        <w:rPr>
          <w:rFonts w:ascii="Arial" w:hAnsi="Arial" w:cs="Arial"/>
          <w:b/>
          <w:sz w:val="20"/>
        </w:rPr>
        <w:t xml:space="preserve">Updates to the UTL_HTTP PL/SQL package. </w:t>
      </w:r>
      <w:r w:rsidRPr="001058B5">
        <w:rPr>
          <w:rFonts w:ascii="Arial" w:hAnsi="Arial" w:cs="Arial"/>
          <w:spacing w:val="-6"/>
          <w:sz w:val="20"/>
        </w:rPr>
        <w:t xml:space="preserve">You </w:t>
      </w:r>
      <w:r w:rsidRPr="001058B5">
        <w:rPr>
          <w:rFonts w:ascii="Arial" w:hAnsi="Arial" w:cs="Arial"/>
          <w:sz w:val="20"/>
        </w:rPr>
        <w:t xml:space="preserve">now can configure network services to use the Amazon Simple Storage Service (S3) scheme, which configures access to the Amazon.com </w:t>
      </w:r>
      <w:r w:rsidRPr="001058B5">
        <w:rPr>
          <w:rFonts w:ascii="Arial" w:hAnsi="Arial" w:cs="Arial"/>
          <w:spacing w:val="-7"/>
          <w:sz w:val="20"/>
        </w:rPr>
        <w:t xml:space="preserve">Web </w:t>
      </w:r>
      <w:r w:rsidRPr="001058B5">
        <w:rPr>
          <w:rFonts w:ascii="Arial" w:hAnsi="Arial" w:cs="Arial"/>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sidRPr="001058B5">
        <w:rPr>
          <w:rFonts w:ascii="Arial" w:hAnsi="Arial" w:cs="Arial"/>
          <w:spacing w:val="-35"/>
          <w:sz w:val="20"/>
        </w:rPr>
        <w:t xml:space="preserve"> </w:t>
      </w:r>
      <w:r w:rsidRPr="001058B5">
        <w:rPr>
          <w:rFonts w:ascii="Arial" w:hAnsi="Arial" w:cs="Arial"/>
          <w:sz w:val="20"/>
        </w:rPr>
        <w:t>in place of the password</w:t>
      </w:r>
      <w:r w:rsidRPr="001058B5">
        <w:rPr>
          <w:rFonts w:ascii="Arial" w:hAnsi="Arial" w:cs="Arial"/>
          <w:spacing w:val="-3"/>
          <w:sz w:val="20"/>
        </w:rPr>
        <w:t xml:space="preserve"> </w:t>
      </w:r>
      <w:r w:rsidRPr="001058B5">
        <w:rPr>
          <w:rFonts w:ascii="Arial" w:hAnsi="Arial" w:cs="Arial"/>
          <w:sz w:val="20"/>
        </w:rPr>
        <w:t>credential.</w:t>
      </w:r>
    </w:p>
    <w:p w14:paraId="29B0D8BD" w14:textId="77777777" w:rsidR="008C539B" w:rsidRPr="001058B5" w:rsidRDefault="00C12992" w:rsidP="006F7931">
      <w:pPr>
        <w:pStyle w:val="ListParagraph"/>
        <w:numPr>
          <w:ilvl w:val="1"/>
          <w:numId w:val="136"/>
        </w:numPr>
        <w:tabs>
          <w:tab w:val="left" w:pos="2620"/>
        </w:tabs>
        <w:spacing w:before="116" w:line="228" w:lineRule="auto"/>
        <w:ind w:right="315"/>
        <w:rPr>
          <w:rFonts w:ascii="Arial" w:hAnsi="Arial" w:cs="Arial"/>
          <w:sz w:val="20"/>
        </w:rPr>
      </w:pPr>
      <w:r w:rsidRPr="001058B5">
        <w:rPr>
          <w:rFonts w:ascii="Arial" w:hAnsi="Arial" w:cs="Arial"/>
          <w:b/>
          <w:sz w:val="20"/>
        </w:rPr>
        <w:t>Support</w:t>
      </w:r>
      <w:r w:rsidRPr="001058B5">
        <w:rPr>
          <w:rFonts w:ascii="Arial" w:hAnsi="Arial" w:cs="Arial"/>
          <w:b/>
          <w:spacing w:val="-27"/>
          <w:sz w:val="20"/>
        </w:rPr>
        <w:t xml:space="preserve"> </w:t>
      </w:r>
      <w:r w:rsidRPr="001058B5">
        <w:rPr>
          <w:rFonts w:ascii="Arial" w:hAnsi="Arial" w:cs="Arial"/>
          <w:b/>
          <w:sz w:val="20"/>
        </w:rPr>
        <w:t>for</w:t>
      </w:r>
      <w:r w:rsidRPr="001058B5">
        <w:rPr>
          <w:rFonts w:ascii="Arial" w:hAnsi="Arial" w:cs="Arial"/>
          <w:b/>
          <w:spacing w:val="-28"/>
          <w:sz w:val="20"/>
        </w:rPr>
        <w:t xml:space="preserve"> </w:t>
      </w:r>
      <w:r w:rsidRPr="001058B5">
        <w:rPr>
          <w:rFonts w:ascii="Arial" w:hAnsi="Arial" w:cs="Arial"/>
          <w:b/>
          <w:sz w:val="20"/>
        </w:rPr>
        <w:t>IP</w:t>
      </w:r>
      <w:r w:rsidRPr="001058B5">
        <w:rPr>
          <w:rFonts w:ascii="Arial" w:hAnsi="Arial" w:cs="Arial"/>
          <w:b/>
          <w:spacing w:val="-27"/>
          <w:sz w:val="20"/>
        </w:rPr>
        <w:t xml:space="preserve"> </w:t>
      </w:r>
      <w:r w:rsidRPr="001058B5">
        <w:rPr>
          <w:rFonts w:ascii="Arial" w:hAnsi="Arial" w:cs="Arial"/>
          <w:b/>
          <w:spacing w:val="-4"/>
          <w:sz w:val="20"/>
        </w:rPr>
        <w:t>Version</w:t>
      </w:r>
      <w:r w:rsidRPr="001058B5">
        <w:rPr>
          <w:rFonts w:ascii="Arial" w:hAnsi="Arial" w:cs="Arial"/>
          <w:b/>
          <w:spacing w:val="-28"/>
          <w:sz w:val="20"/>
        </w:rPr>
        <w:t xml:space="preserve"> </w:t>
      </w:r>
      <w:r w:rsidRPr="001058B5">
        <w:rPr>
          <w:rFonts w:ascii="Arial" w:hAnsi="Arial" w:cs="Arial"/>
          <w:b/>
          <w:sz w:val="20"/>
        </w:rPr>
        <w:t>6</w:t>
      </w:r>
      <w:r w:rsidRPr="001058B5">
        <w:rPr>
          <w:rFonts w:ascii="Arial" w:hAnsi="Arial" w:cs="Arial"/>
          <w:b/>
          <w:spacing w:val="-28"/>
          <w:sz w:val="20"/>
        </w:rPr>
        <w:t xml:space="preserve"> </w:t>
      </w:r>
      <w:r w:rsidRPr="001058B5">
        <w:rPr>
          <w:rFonts w:ascii="Arial" w:hAnsi="Arial" w:cs="Arial"/>
          <w:b/>
          <w:sz w:val="20"/>
        </w:rPr>
        <w:t>(IPv6)</w:t>
      </w:r>
      <w:r w:rsidRPr="001058B5">
        <w:rPr>
          <w:rFonts w:ascii="Arial" w:hAnsi="Arial" w:cs="Arial"/>
          <w:b/>
          <w:spacing w:val="-28"/>
          <w:sz w:val="20"/>
        </w:rPr>
        <w:t xml:space="preserve"> </w:t>
      </w:r>
      <w:r w:rsidRPr="001058B5">
        <w:rPr>
          <w:rFonts w:ascii="Arial" w:hAnsi="Arial" w:cs="Arial"/>
          <w:b/>
          <w:sz w:val="20"/>
        </w:rPr>
        <w:t>addresses.</w:t>
      </w:r>
      <w:r w:rsidRPr="001058B5">
        <w:rPr>
          <w:rFonts w:ascii="Arial" w:hAnsi="Arial" w:cs="Arial"/>
          <w:b/>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DBMS_NETWORK_ACL_ADMIN</w:t>
      </w:r>
      <w:r w:rsidRPr="001058B5">
        <w:rPr>
          <w:rFonts w:ascii="Arial" w:hAnsi="Arial" w:cs="Arial"/>
          <w:spacing w:val="-100"/>
          <w:sz w:val="20"/>
        </w:rPr>
        <w:t xml:space="preserve"> </w:t>
      </w:r>
      <w:r w:rsidRPr="001058B5">
        <w:rPr>
          <w:rFonts w:ascii="Arial" w:hAnsi="Arial" w:cs="Arial"/>
          <w:sz w:val="20"/>
        </w:rPr>
        <w:t xml:space="preserve">and </w:t>
      </w:r>
      <w:r w:rsidRPr="001058B5">
        <w:rPr>
          <w:rFonts w:ascii="Arial" w:hAnsi="Arial" w:cs="Arial"/>
          <w:w w:val="95"/>
          <w:sz w:val="20"/>
        </w:rPr>
        <w:t>DBMS_NETWORK_ACL_UTILTIY</w:t>
      </w:r>
      <w:r w:rsidRPr="001058B5">
        <w:rPr>
          <w:rFonts w:ascii="Arial" w:hAnsi="Arial" w:cs="Arial"/>
          <w:spacing w:val="-81"/>
          <w:w w:val="95"/>
          <w:sz w:val="20"/>
        </w:rPr>
        <w:t xml:space="preserve"> </w:t>
      </w:r>
      <w:r w:rsidRPr="001058B5">
        <w:rPr>
          <w:rFonts w:ascii="Arial" w:hAnsi="Arial" w:cs="Arial"/>
          <w:w w:val="95"/>
          <w:sz w:val="20"/>
        </w:rPr>
        <w:t>packages,</w:t>
      </w:r>
      <w:r w:rsidRPr="001058B5">
        <w:rPr>
          <w:rFonts w:ascii="Arial" w:hAnsi="Arial" w:cs="Arial"/>
          <w:spacing w:val="-8"/>
          <w:w w:val="95"/>
          <w:sz w:val="20"/>
        </w:rPr>
        <w:t xml:space="preserve"> </w:t>
      </w:r>
      <w:r w:rsidRPr="001058B5">
        <w:rPr>
          <w:rFonts w:ascii="Arial" w:hAnsi="Arial" w:cs="Arial"/>
          <w:w w:val="95"/>
          <w:sz w:val="20"/>
        </w:rPr>
        <w:t>and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PL/SQL</w:t>
      </w:r>
      <w:r w:rsidRPr="001058B5">
        <w:rPr>
          <w:rFonts w:ascii="Arial" w:hAnsi="Arial" w:cs="Arial"/>
          <w:spacing w:val="-7"/>
          <w:w w:val="95"/>
          <w:sz w:val="20"/>
        </w:rPr>
        <w:t xml:space="preserve"> </w:t>
      </w:r>
      <w:r w:rsidRPr="001058B5">
        <w:rPr>
          <w:rFonts w:ascii="Arial" w:hAnsi="Arial" w:cs="Arial"/>
          <w:w w:val="95"/>
          <w:sz w:val="20"/>
        </w:rPr>
        <w:t>network</w:t>
      </w:r>
      <w:r w:rsidRPr="001058B5">
        <w:rPr>
          <w:rFonts w:ascii="Arial" w:hAnsi="Arial" w:cs="Arial"/>
          <w:spacing w:val="-7"/>
          <w:w w:val="95"/>
          <w:sz w:val="20"/>
        </w:rPr>
        <w:t xml:space="preserve"> </w:t>
      </w:r>
      <w:r w:rsidRPr="001058B5">
        <w:rPr>
          <w:rFonts w:ascii="Arial" w:hAnsi="Arial" w:cs="Arial"/>
          <w:w w:val="95"/>
          <w:sz w:val="20"/>
        </w:rPr>
        <w:t>utility</w:t>
      </w:r>
      <w:r w:rsidRPr="001058B5">
        <w:rPr>
          <w:rFonts w:ascii="Arial" w:hAnsi="Arial" w:cs="Arial"/>
          <w:spacing w:val="-8"/>
          <w:w w:val="95"/>
          <w:sz w:val="20"/>
        </w:rPr>
        <w:t xml:space="preserve"> </w:t>
      </w:r>
      <w:r w:rsidRPr="001058B5">
        <w:rPr>
          <w:rFonts w:ascii="Arial" w:hAnsi="Arial" w:cs="Arial"/>
          <w:w w:val="95"/>
          <w:sz w:val="20"/>
        </w:rPr>
        <w:t>packages (such</w:t>
      </w:r>
      <w:r w:rsidRPr="001058B5">
        <w:rPr>
          <w:rFonts w:ascii="Arial" w:hAnsi="Arial" w:cs="Arial"/>
          <w:spacing w:val="-31"/>
          <w:w w:val="95"/>
          <w:sz w:val="20"/>
        </w:rPr>
        <w:t xml:space="preserve"> </w:t>
      </w:r>
      <w:r w:rsidRPr="001058B5">
        <w:rPr>
          <w:rFonts w:ascii="Arial" w:hAnsi="Arial" w:cs="Arial"/>
          <w:w w:val="95"/>
          <w:sz w:val="20"/>
        </w:rPr>
        <w:t>as</w:t>
      </w:r>
      <w:r w:rsidRPr="001058B5">
        <w:rPr>
          <w:rFonts w:ascii="Arial" w:hAnsi="Arial" w:cs="Arial"/>
          <w:spacing w:val="-31"/>
          <w:w w:val="95"/>
          <w:sz w:val="20"/>
        </w:rPr>
        <w:t xml:space="preserve"> </w:t>
      </w:r>
      <w:r w:rsidRPr="001058B5">
        <w:rPr>
          <w:rFonts w:ascii="Arial" w:hAnsi="Arial" w:cs="Arial"/>
          <w:w w:val="95"/>
          <w:sz w:val="20"/>
        </w:rPr>
        <w:t>UTL_TCP,</w:t>
      </w:r>
      <w:r w:rsidRPr="001058B5">
        <w:rPr>
          <w:rFonts w:ascii="Arial" w:hAnsi="Arial" w:cs="Arial"/>
          <w:spacing w:val="-31"/>
          <w:w w:val="95"/>
          <w:sz w:val="20"/>
        </w:rPr>
        <w:t xml:space="preserve"> </w:t>
      </w:r>
      <w:r w:rsidRPr="001058B5">
        <w:rPr>
          <w:rFonts w:ascii="Arial" w:hAnsi="Arial" w:cs="Arial"/>
          <w:w w:val="95"/>
          <w:sz w:val="20"/>
        </w:rPr>
        <w:t>UTL_SMTP,</w:t>
      </w:r>
      <w:r w:rsidRPr="001058B5">
        <w:rPr>
          <w:rFonts w:ascii="Arial" w:hAnsi="Arial" w:cs="Arial"/>
          <w:spacing w:val="-31"/>
          <w:w w:val="95"/>
          <w:sz w:val="20"/>
        </w:rPr>
        <w:t xml:space="preserve"> </w:t>
      </w:r>
      <w:r w:rsidRPr="001058B5">
        <w:rPr>
          <w:rFonts w:ascii="Arial" w:hAnsi="Arial" w:cs="Arial"/>
          <w:w w:val="95"/>
          <w:sz w:val="20"/>
        </w:rPr>
        <w:t>UTL_MAIL,</w:t>
      </w:r>
      <w:r w:rsidRPr="001058B5">
        <w:rPr>
          <w:rFonts w:ascii="Arial" w:hAnsi="Arial" w:cs="Arial"/>
          <w:spacing w:val="-31"/>
          <w:w w:val="95"/>
          <w:sz w:val="20"/>
        </w:rPr>
        <w:t xml:space="preserve"> </w:t>
      </w:r>
      <w:r w:rsidRPr="001058B5">
        <w:rPr>
          <w:rFonts w:ascii="Arial" w:hAnsi="Arial" w:cs="Arial"/>
          <w:w w:val="95"/>
          <w:sz w:val="20"/>
        </w:rPr>
        <w:t>UTL_HTTP,</w:t>
      </w:r>
      <w:r w:rsidRPr="001058B5">
        <w:rPr>
          <w:rFonts w:ascii="Arial" w:hAnsi="Arial" w:cs="Arial"/>
          <w:spacing w:val="-31"/>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UTL_INADDR),</w:t>
      </w:r>
      <w:r w:rsidRPr="001058B5">
        <w:rPr>
          <w:rFonts w:ascii="Arial" w:hAnsi="Arial" w:cs="Arial"/>
          <w:spacing w:val="-31"/>
          <w:w w:val="95"/>
          <w:sz w:val="20"/>
        </w:rPr>
        <w:t xml:space="preserve"> </w:t>
      </w:r>
      <w:r w:rsidRPr="001058B5">
        <w:rPr>
          <w:rFonts w:ascii="Arial" w:hAnsi="Arial" w:cs="Arial"/>
          <w:w w:val="95"/>
          <w:sz w:val="20"/>
        </w:rPr>
        <w:t>now</w:t>
      </w:r>
      <w:r w:rsidRPr="001058B5">
        <w:rPr>
          <w:rFonts w:ascii="Arial" w:hAnsi="Arial" w:cs="Arial"/>
          <w:spacing w:val="-31"/>
          <w:w w:val="95"/>
          <w:sz w:val="20"/>
        </w:rPr>
        <w:t xml:space="preserve"> </w:t>
      </w:r>
      <w:r w:rsidRPr="001058B5">
        <w:rPr>
          <w:rFonts w:ascii="Arial" w:hAnsi="Arial" w:cs="Arial"/>
          <w:w w:val="95"/>
          <w:sz w:val="20"/>
        </w:rPr>
        <w:t xml:space="preserve">support </w:t>
      </w:r>
      <w:r w:rsidRPr="001058B5">
        <w:rPr>
          <w:rFonts w:ascii="Arial" w:hAnsi="Arial" w:cs="Arial"/>
          <w:sz w:val="20"/>
        </w:rPr>
        <w:t xml:space="preserve">both IP </w:t>
      </w:r>
      <w:r w:rsidRPr="001058B5">
        <w:rPr>
          <w:rFonts w:ascii="Arial" w:hAnsi="Arial" w:cs="Arial"/>
          <w:spacing w:val="-4"/>
          <w:sz w:val="20"/>
        </w:rPr>
        <w:t xml:space="preserve">Version </w:t>
      </w:r>
      <w:r w:rsidRPr="001058B5">
        <w:rPr>
          <w:rFonts w:ascii="Arial" w:hAnsi="Arial" w:cs="Arial"/>
          <w:sz w:val="20"/>
        </w:rPr>
        <w:t>4 (IPv4) and IPv6 addresses.</w:t>
      </w:r>
    </w:p>
    <w:p w14:paraId="00779957" w14:textId="77777777" w:rsidR="008C539B" w:rsidRPr="001058B5" w:rsidRDefault="00C12992">
      <w:pPr>
        <w:pStyle w:val="BodyText"/>
        <w:spacing w:before="121"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07424772" w14:textId="77777777" w:rsidR="008C539B" w:rsidRPr="001058B5" w:rsidRDefault="008C539B">
      <w:pPr>
        <w:pStyle w:val="BodyText"/>
        <w:spacing w:before="10"/>
        <w:rPr>
          <w:rFonts w:ascii="Arial" w:hAnsi="Arial" w:cs="Arial"/>
          <w:sz w:val="21"/>
        </w:rPr>
      </w:pPr>
    </w:p>
    <w:p w14:paraId="14BB93AB" w14:textId="77777777" w:rsidR="008C539B" w:rsidRPr="001058B5" w:rsidRDefault="00C12992">
      <w:pPr>
        <w:spacing w:before="1"/>
        <w:ind w:left="2260"/>
        <w:rPr>
          <w:rFonts w:ascii="Arial" w:hAnsi="Arial" w:cs="Arial"/>
          <w:b/>
        </w:rPr>
      </w:pPr>
      <w:bookmarkStart w:id="25" w:name="_bookmark16"/>
      <w:bookmarkEnd w:id="25"/>
      <w:r w:rsidRPr="001058B5">
        <w:rPr>
          <w:rFonts w:ascii="Arial" w:hAnsi="Arial" w:cs="Arial"/>
          <w:b/>
        </w:rPr>
        <w:t>Global Application Contexts Available Across Oracle RAC Instances</w:t>
      </w:r>
    </w:p>
    <w:p w14:paraId="7B1CCF63" w14:textId="77777777" w:rsidR="008C539B" w:rsidRPr="001058B5" w:rsidRDefault="00C12992">
      <w:pPr>
        <w:pStyle w:val="BodyText"/>
        <w:spacing w:before="53" w:line="232" w:lineRule="auto"/>
        <w:ind w:left="2260" w:right="848"/>
        <w:rPr>
          <w:rFonts w:ascii="Arial" w:hAnsi="Arial" w:cs="Arial"/>
        </w:rPr>
      </w:pPr>
      <w:r w:rsidRPr="001058B5">
        <w:rPr>
          <w:rFonts w:ascii="Arial" w:hAnsi="Arial" w:cs="Arial"/>
        </w:rPr>
        <w:t>In this release, changes to global application context values are automatically accessible across all Oracle Real Application Clusters (Oracle RAC) instances.</w:t>
      </w:r>
    </w:p>
    <w:p w14:paraId="1B4CFD5E"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238" w:history="1">
        <w:r w:rsidRPr="001058B5">
          <w:rPr>
            <w:rFonts w:ascii="Arial" w:hAnsi="Arial" w:cs="Arial"/>
            <w:color w:val="0000CC"/>
          </w:rPr>
          <w:t xml:space="preserve">"Using Global Application Contexts" </w:t>
        </w:r>
        <w:r w:rsidRPr="001058B5">
          <w:rPr>
            <w:rFonts w:ascii="Arial" w:hAnsi="Arial" w:cs="Arial"/>
          </w:rPr>
          <w:t xml:space="preserve">on page 6-22 </w:t>
        </w:r>
      </w:hyperlink>
      <w:r w:rsidRPr="001058B5">
        <w:rPr>
          <w:rFonts w:ascii="Arial" w:hAnsi="Arial" w:cs="Arial"/>
        </w:rPr>
        <w:t>for more information about creating a global application context.</w:t>
      </w:r>
    </w:p>
    <w:p w14:paraId="73A0CCB2" w14:textId="77777777" w:rsidR="008C539B" w:rsidRPr="001058B5" w:rsidRDefault="008C539B">
      <w:pPr>
        <w:pStyle w:val="BodyText"/>
        <w:spacing w:before="10"/>
        <w:rPr>
          <w:rFonts w:ascii="Arial" w:hAnsi="Arial" w:cs="Arial"/>
          <w:sz w:val="21"/>
        </w:rPr>
      </w:pPr>
    </w:p>
    <w:p w14:paraId="7AD9C8CA" w14:textId="77777777" w:rsidR="008C539B" w:rsidRPr="001058B5" w:rsidRDefault="00C12992">
      <w:pPr>
        <w:ind w:left="2260"/>
        <w:rPr>
          <w:rFonts w:ascii="Arial" w:hAnsi="Arial" w:cs="Arial"/>
          <w:b/>
        </w:rPr>
      </w:pPr>
      <w:bookmarkStart w:id="26" w:name="_bookmark17"/>
      <w:bookmarkEnd w:id="26"/>
      <w:r w:rsidRPr="001058B5">
        <w:rPr>
          <w:rFonts w:ascii="Arial" w:hAnsi="Arial" w:cs="Arial"/>
          <w:b/>
        </w:rPr>
        <w:t>Secure Sockets Layer (SSL) Version 2 Support Change</w:t>
      </w:r>
    </w:p>
    <w:p w14:paraId="0FF8DE9A" w14:textId="77777777" w:rsidR="008C539B" w:rsidRPr="001058B5" w:rsidRDefault="00C12992">
      <w:pPr>
        <w:pStyle w:val="BodyText"/>
        <w:spacing w:before="54" w:line="232" w:lineRule="auto"/>
        <w:ind w:left="2259" w:right="102"/>
        <w:rPr>
          <w:rFonts w:ascii="Arial" w:hAnsi="Arial" w:cs="Arial"/>
        </w:rPr>
      </w:pPr>
      <w:r w:rsidRPr="001058B5">
        <w:rPr>
          <w:rFonts w:ascii="Arial" w:hAnsi="Arial" w:cs="Arial"/>
        </w:rPr>
        <w:t>Starting with Oracle Database 11</w:t>
      </w:r>
      <w:r w:rsidRPr="001058B5">
        <w:rPr>
          <w:rFonts w:ascii="Arial" w:hAnsi="Arial" w:cs="Arial"/>
          <w:i/>
        </w:rPr>
        <w:t xml:space="preserve">g </w:t>
      </w:r>
      <w:r w:rsidRPr="001058B5">
        <w:rPr>
          <w:rFonts w:ascii="Arial" w:hAnsi="Arial" w:cs="Arial"/>
        </w:rPr>
        <w:t>Release 2 (11.2), SSL version 2 is no longer included in the default list of default supported protocols. If your applications must use SSL version 2, then you can do so by explicitly setting SSL version 2 while maintaining the connection.</w:t>
      </w:r>
    </w:p>
    <w:p w14:paraId="59807F1A" w14:textId="77777777" w:rsidR="008C539B" w:rsidRPr="001058B5" w:rsidRDefault="00C12992">
      <w:pPr>
        <w:spacing w:before="110"/>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w:t>
      </w:r>
    </w:p>
    <w:p w14:paraId="3198FB63" w14:textId="77777777" w:rsidR="008C539B" w:rsidRPr="001058B5" w:rsidRDefault="008C539B">
      <w:pPr>
        <w:pStyle w:val="BodyText"/>
        <w:spacing w:before="9"/>
        <w:rPr>
          <w:rFonts w:ascii="Arial" w:hAnsi="Arial" w:cs="Arial"/>
          <w:sz w:val="21"/>
        </w:rPr>
      </w:pPr>
    </w:p>
    <w:p w14:paraId="54F0D0DE" w14:textId="77777777" w:rsidR="008C539B" w:rsidRPr="001058B5" w:rsidRDefault="00C12992">
      <w:pPr>
        <w:ind w:left="2260"/>
        <w:rPr>
          <w:rFonts w:ascii="Arial" w:hAnsi="Arial" w:cs="Arial"/>
          <w:b/>
        </w:rPr>
      </w:pPr>
      <w:bookmarkStart w:id="27" w:name="_bookmark18"/>
      <w:bookmarkEnd w:id="27"/>
      <w:r w:rsidRPr="001058B5">
        <w:rPr>
          <w:rFonts w:ascii="Arial" w:hAnsi="Arial" w:cs="Arial"/>
          <w:b/>
        </w:rPr>
        <w:t>Enhancements to Directory Objects</w:t>
      </w:r>
    </w:p>
    <w:p w14:paraId="3589AE90" w14:textId="77777777" w:rsidR="008C539B" w:rsidRPr="001058B5" w:rsidRDefault="00C12992">
      <w:pPr>
        <w:pStyle w:val="BodyText"/>
        <w:spacing w:before="48"/>
        <w:ind w:left="2260"/>
        <w:rPr>
          <w:rFonts w:ascii="Arial" w:hAnsi="Arial" w:cs="Arial"/>
        </w:rPr>
      </w:pPr>
      <w:r w:rsidRPr="001058B5">
        <w:rPr>
          <w:rFonts w:ascii="Arial" w:hAnsi="Arial" w:cs="Arial"/>
        </w:rPr>
        <w:t>This section contains:</w:t>
      </w:r>
    </w:p>
    <w:p w14:paraId="7DFAA2F3" w14:textId="77777777" w:rsidR="008C539B" w:rsidRPr="001058B5" w:rsidRDefault="008D1AB8" w:rsidP="006F7931">
      <w:pPr>
        <w:pStyle w:val="ListParagraph"/>
        <w:numPr>
          <w:ilvl w:val="1"/>
          <w:numId w:val="136"/>
        </w:numPr>
        <w:tabs>
          <w:tab w:val="left" w:pos="2620"/>
        </w:tabs>
        <w:rPr>
          <w:rFonts w:ascii="Arial" w:hAnsi="Arial" w:cs="Arial"/>
          <w:sz w:val="20"/>
        </w:rPr>
      </w:pPr>
      <w:hyperlink w:anchor="_bookmark19" w:history="1">
        <w:r w:rsidR="00C12992" w:rsidRPr="001058B5">
          <w:rPr>
            <w:rFonts w:ascii="Arial" w:hAnsi="Arial" w:cs="Arial"/>
            <w:color w:val="0000CC"/>
            <w:sz w:val="20"/>
          </w:rPr>
          <w:t xml:space="preserve">EXECUTE Privilege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for Directory Objects</w:t>
        </w:r>
      </w:hyperlink>
    </w:p>
    <w:p w14:paraId="134A3FE9" w14:textId="77777777" w:rsidR="008C539B" w:rsidRPr="001058B5" w:rsidRDefault="008C539B">
      <w:pPr>
        <w:rPr>
          <w:rFonts w:ascii="Arial" w:hAnsi="Arial" w:cs="Arial"/>
          <w:sz w:val="20"/>
        </w:rPr>
        <w:sectPr w:rsidR="008C539B" w:rsidRPr="001058B5">
          <w:pgSz w:w="12240" w:h="15840"/>
          <w:pgMar w:top="1140" w:right="1060" w:bottom="840" w:left="1100" w:header="0" w:footer="658" w:gutter="0"/>
          <w:cols w:space="720"/>
        </w:sectPr>
      </w:pPr>
    </w:p>
    <w:p w14:paraId="22829C65" w14:textId="77777777" w:rsidR="008C539B" w:rsidRPr="001058B5" w:rsidRDefault="008D1AB8" w:rsidP="006F7931">
      <w:pPr>
        <w:pStyle w:val="ListParagraph"/>
        <w:numPr>
          <w:ilvl w:val="1"/>
          <w:numId w:val="137"/>
        </w:numPr>
        <w:tabs>
          <w:tab w:val="left" w:pos="2020"/>
        </w:tabs>
        <w:spacing w:before="81"/>
        <w:ind w:hanging="359"/>
        <w:rPr>
          <w:rFonts w:ascii="Arial" w:hAnsi="Arial" w:cs="Arial"/>
          <w:sz w:val="20"/>
        </w:rPr>
      </w:pPr>
      <w:hyperlink w:anchor="_bookmark20" w:history="1">
        <w:r w:rsidR="00C12992" w:rsidRPr="001058B5">
          <w:rPr>
            <w:rFonts w:ascii="Arial" w:hAnsi="Arial" w:cs="Arial"/>
            <w:color w:val="0000CC"/>
            <w:sz w:val="20"/>
          </w:rPr>
          <w:t>Ability to Audit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07B6A4DD" w14:textId="77777777" w:rsidR="008C539B" w:rsidRPr="001058B5" w:rsidRDefault="008C539B">
      <w:pPr>
        <w:pStyle w:val="BodyText"/>
        <w:spacing w:before="2"/>
        <w:rPr>
          <w:rFonts w:ascii="Arial" w:hAnsi="Arial" w:cs="Arial"/>
          <w:sz w:val="22"/>
        </w:rPr>
      </w:pPr>
    </w:p>
    <w:p w14:paraId="04DF616B" w14:textId="77777777" w:rsidR="008C539B" w:rsidRPr="001058B5" w:rsidRDefault="00C12992">
      <w:pPr>
        <w:pStyle w:val="Heading7"/>
        <w:rPr>
          <w:rFonts w:ascii="Arial" w:hAnsi="Arial" w:cs="Arial"/>
        </w:rPr>
      </w:pPr>
      <w:bookmarkStart w:id="28" w:name="_bookmark19"/>
      <w:bookmarkEnd w:id="28"/>
      <w:r w:rsidRPr="001058B5">
        <w:rPr>
          <w:rFonts w:ascii="Arial" w:hAnsi="Arial" w:cs="Arial"/>
        </w:rPr>
        <w:t>EXECUTE Privilege Available for Directory Objects</w:t>
      </w:r>
    </w:p>
    <w:p w14:paraId="08A90304" w14:textId="77777777" w:rsidR="008C539B" w:rsidRPr="001058B5" w:rsidRDefault="00C12992">
      <w:pPr>
        <w:pStyle w:val="BodyText"/>
        <w:spacing w:before="56" w:line="228" w:lineRule="auto"/>
        <w:ind w:left="1659" w:right="884"/>
        <w:rPr>
          <w:rFonts w:ascii="Arial" w:hAnsi="Arial" w:cs="Arial"/>
        </w:rPr>
      </w:pPr>
      <w:r w:rsidRPr="001058B5">
        <w:rPr>
          <w:rFonts w:ascii="Arial" w:hAnsi="Arial" w:cs="Arial"/>
          <w:spacing w:val="-6"/>
        </w:rPr>
        <w:t xml:space="preserve">You </w:t>
      </w:r>
      <w:r w:rsidRPr="001058B5">
        <w:rPr>
          <w:rFonts w:ascii="Arial" w:hAnsi="Arial" w:cs="Arial"/>
        </w:rPr>
        <w:t>now can grant users the EXECUTE privilege on directory objects that contain a user-supplied</w:t>
      </w:r>
      <w:r w:rsidRPr="001058B5">
        <w:rPr>
          <w:rFonts w:ascii="Arial" w:hAnsi="Arial" w:cs="Arial"/>
          <w:spacing w:val="-25"/>
        </w:rPr>
        <w:t xml:space="preserve"> </w:t>
      </w:r>
      <w:r w:rsidRPr="001058B5">
        <w:rPr>
          <w:rFonts w:ascii="Arial" w:hAnsi="Arial" w:cs="Arial"/>
        </w:rPr>
        <w:t>preprocessor</w:t>
      </w:r>
      <w:r w:rsidRPr="001058B5">
        <w:rPr>
          <w:rFonts w:ascii="Arial" w:hAnsi="Arial" w:cs="Arial"/>
          <w:spacing w:val="-25"/>
        </w:rPr>
        <w:t xml:space="preserve"> </w:t>
      </w:r>
      <w:r w:rsidRPr="001058B5">
        <w:rPr>
          <w:rFonts w:ascii="Arial" w:hAnsi="Arial" w:cs="Arial"/>
        </w:rPr>
        <w:t>program</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by</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ORACLE_LOADER</w:t>
      </w:r>
      <w:r w:rsidRPr="001058B5">
        <w:rPr>
          <w:rFonts w:ascii="Arial" w:hAnsi="Arial" w:cs="Arial"/>
          <w:spacing w:val="-98"/>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spacing w:val="-3"/>
        </w:rPr>
        <w:t>driver.</w:t>
      </w:r>
      <w:r w:rsidRPr="001058B5">
        <w:rPr>
          <w:rFonts w:ascii="Arial" w:hAnsi="Arial" w:cs="Arial"/>
          <w:spacing w:val="-25"/>
        </w:rPr>
        <w:t xml:space="preserve"> </w:t>
      </w:r>
      <w:r w:rsidRPr="001058B5">
        <w:rPr>
          <w:rFonts w:ascii="Arial" w:hAnsi="Arial" w:cs="Arial"/>
        </w:rPr>
        <w:t>This prevents the user from accidentally or maliciously corrupting the</w:t>
      </w:r>
      <w:r w:rsidRPr="001058B5">
        <w:rPr>
          <w:rFonts w:ascii="Arial" w:hAnsi="Arial" w:cs="Arial"/>
          <w:spacing w:val="-24"/>
        </w:rPr>
        <w:t xml:space="preserve"> </w:t>
      </w:r>
      <w:r w:rsidRPr="001058B5">
        <w:rPr>
          <w:rFonts w:ascii="Arial" w:hAnsi="Arial" w:cs="Arial"/>
        </w:rPr>
        <w:t>preprocessor</w:t>
      </w:r>
    </w:p>
    <w:p w14:paraId="56E56C52" w14:textId="77777777" w:rsidR="008C539B" w:rsidRPr="001058B5" w:rsidRDefault="00C12992">
      <w:pPr>
        <w:pStyle w:val="BodyText"/>
        <w:spacing w:before="2" w:line="230" w:lineRule="auto"/>
        <w:ind w:left="1660" w:right="700"/>
        <w:rPr>
          <w:rFonts w:ascii="Arial" w:hAnsi="Arial" w:cs="Arial"/>
        </w:rPr>
      </w:pPr>
      <w:r w:rsidRPr="001058B5">
        <w:rPr>
          <w:rFonts w:ascii="Arial" w:hAnsi="Arial" w:cs="Arial"/>
        </w:rPr>
        <w:t>program.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affected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93"/>
        </w:rPr>
        <w:t xml:space="preserve"> </w:t>
      </w:r>
      <w:r w:rsidRPr="001058B5">
        <w:rPr>
          <w:rFonts w:ascii="Arial" w:hAnsi="Arial" w:cs="Arial"/>
        </w:rPr>
        <w:t xml:space="preserve">and </w:t>
      </w:r>
      <w:r w:rsidRPr="001058B5">
        <w:rPr>
          <w:rFonts w:ascii="Arial" w:hAnsi="Arial" w:cs="Arial"/>
          <w:w w:val="95"/>
        </w:rPr>
        <w:t>REVOKE.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ORACLE_LOADER</w:t>
      </w:r>
      <w:r w:rsidRPr="001058B5">
        <w:rPr>
          <w:rFonts w:ascii="Arial" w:hAnsi="Arial" w:cs="Arial"/>
          <w:spacing w:val="-84"/>
          <w:w w:val="95"/>
        </w:rPr>
        <w:t xml:space="preserve"> </w:t>
      </w:r>
      <w:r w:rsidRPr="001058B5">
        <w:rPr>
          <w:rFonts w:ascii="Arial" w:hAnsi="Arial" w:cs="Arial"/>
          <w:w w:val="95"/>
        </w:rPr>
        <w:t>access</w:t>
      </w:r>
      <w:r w:rsidRPr="001058B5">
        <w:rPr>
          <w:rFonts w:ascii="Arial" w:hAnsi="Arial" w:cs="Arial"/>
          <w:spacing w:val="-13"/>
          <w:w w:val="95"/>
        </w:rPr>
        <w:t xml:space="preserve"> </w:t>
      </w:r>
      <w:r w:rsidRPr="001058B5">
        <w:rPr>
          <w:rFonts w:ascii="Arial" w:hAnsi="Arial" w:cs="Arial"/>
          <w:w w:val="95"/>
        </w:rPr>
        <w:t>parameters</w:t>
      </w:r>
      <w:r w:rsidRPr="001058B5">
        <w:rPr>
          <w:rFonts w:ascii="Arial" w:hAnsi="Arial" w:cs="Arial"/>
          <w:spacing w:val="-12"/>
          <w:w w:val="95"/>
        </w:rPr>
        <w:t xml:space="preserve"> </w:t>
      </w:r>
      <w:r w:rsidRPr="001058B5">
        <w:rPr>
          <w:rFonts w:ascii="Arial" w:hAnsi="Arial" w:cs="Arial"/>
          <w:w w:val="95"/>
        </w:rPr>
        <w:t>now</w:t>
      </w:r>
      <w:r w:rsidRPr="001058B5">
        <w:rPr>
          <w:rFonts w:ascii="Arial" w:hAnsi="Arial" w:cs="Arial"/>
          <w:spacing w:val="-12"/>
          <w:w w:val="95"/>
        </w:rPr>
        <w:t xml:space="preserve"> </w:t>
      </w:r>
      <w:r w:rsidRPr="001058B5">
        <w:rPr>
          <w:rFonts w:ascii="Arial" w:hAnsi="Arial" w:cs="Arial"/>
          <w:w w:val="95"/>
        </w:rPr>
        <w:t>include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PREPROCESSOR</w:t>
      </w:r>
      <w:r w:rsidRPr="001058B5">
        <w:rPr>
          <w:rFonts w:ascii="Arial" w:hAnsi="Arial" w:cs="Arial"/>
          <w:spacing w:val="-84"/>
          <w:w w:val="95"/>
        </w:rPr>
        <w:t xml:space="preserve"> </w:t>
      </w:r>
      <w:r w:rsidRPr="001058B5">
        <w:rPr>
          <w:rFonts w:ascii="Arial" w:hAnsi="Arial" w:cs="Arial"/>
          <w:w w:val="95"/>
        </w:rPr>
        <w:t xml:space="preserve">clause, </w:t>
      </w:r>
      <w:r w:rsidRPr="001058B5">
        <w:rPr>
          <w:rFonts w:ascii="Arial" w:hAnsi="Arial" w:cs="Arial"/>
        </w:rPr>
        <w:t>which you can use to specify the name and location of a preprocessor program that modifies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contents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file</w:t>
      </w:r>
      <w:r w:rsidRPr="001058B5">
        <w:rPr>
          <w:rFonts w:ascii="Arial" w:hAnsi="Arial" w:cs="Arial"/>
          <w:spacing w:val="-16"/>
        </w:rPr>
        <w:t xml:space="preserve"> </w:t>
      </w:r>
      <w:r w:rsidRPr="001058B5">
        <w:rPr>
          <w:rFonts w:ascii="Arial" w:hAnsi="Arial" w:cs="Arial"/>
        </w:rPr>
        <w:t>so</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ORACLE_LOADER</w:t>
      </w:r>
      <w:r w:rsidRPr="001058B5">
        <w:rPr>
          <w:rFonts w:ascii="Arial" w:hAnsi="Arial" w:cs="Arial"/>
          <w:spacing w:val="-92"/>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driver</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read</w:t>
      </w:r>
      <w:r w:rsidRPr="001058B5">
        <w:rPr>
          <w:rFonts w:ascii="Arial" w:hAnsi="Arial" w:cs="Arial"/>
          <w:spacing w:val="-16"/>
        </w:rPr>
        <w:t xml:space="preserve"> </w:t>
      </w:r>
      <w:r w:rsidRPr="001058B5">
        <w:rPr>
          <w:rFonts w:ascii="Arial" w:hAnsi="Arial" w:cs="Arial"/>
        </w:rPr>
        <w:t>it.</w:t>
      </w:r>
    </w:p>
    <w:p w14:paraId="3A7964A6"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For</w:t>
      </w:r>
      <w:r w:rsidRPr="001058B5">
        <w:rPr>
          <w:rFonts w:ascii="Arial" w:hAnsi="Arial" w:cs="Arial"/>
          <w:spacing w:val="-26"/>
        </w:rPr>
        <w:t xml:space="preserve"> </w:t>
      </w:r>
      <w:r w:rsidRPr="001058B5">
        <w:rPr>
          <w:rFonts w:ascii="Arial" w:hAnsi="Arial" w:cs="Arial"/>
        </w:rPr>
        <w:t>more</w:t>
      </w:r>
      <w:r w:rsidRPr="001058B5">
        <w:rPr>
          <w:rFonts w:ascii="Arial" w:hAnsi="Arial" w:cs="Arial"/>
          <w:spacing w:val="-27"/>
        </w:rPr>
        <w:t xml:space="preserve"> </w:t>
      </w:r>
      <w:r w:rsidRPr="001058B5">
        <w:rPr>
          <w:rFonts w:ascii="Arial" w:hAnsi="Arial" w:cs="Arial"/>
        </w:rPr>
        <w:t>information</w:t>
      </w:r>
      <w:r w:rsidRPr="001058B5">
        <w:rPr>
          <w:rFonts w:ascii="Arial" w:hAnsi="Arial" w:cs="Arial"/>
          <w:spacing w:val="-26"/>
        </w:rPr>
        <w:t xml:space="preserve"> </w:t>
      </w:r>
      <w:r w:rsidRPr="001058B5">
        <w:rPr>
          <w:rFonts w:ascii="Arial" w:hAnsi="Arial" w:cs="Arial"/>
        </w:rPr>
        <w:t>about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ORACLE_LOADER</w:t>
      </w:r>
      <w:r w:rsidRPr="001058B5">
        <w:rPr>
          <w:rFonts w:ascii="Arial" w:hAnsi="Arial" w:cs="Arial"/>
          <w:spacing w:val="-100"/>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driver</w:t>
      </w:r>
      <w:r w:rsidRPr="001058B5">
        <w:rPr>
          <w:rFonts w:ascii="Arial" w:hAnsi="Arial" w:cs="Arial"/>
          <w:spacing w:val="-26"/>
        </w:rPr>
        <w:t xml:space="preserve"> </w:t>
      </w:r>
      <w:r w:rsidRPr="001058B5">
        <w:rPr>
          <w:rFonts w:ascii="Arial" w:hAnsi="Arial" w:cs="Arial"/>
        </w:rPr>
        <w:t>preprocessor,</w:t>
      </w:r>
      <w:r w:rsidRPr="001058B5">
        <w:rPr>
          <w:rFonts w:ascii="Arial" w:hAnsi="Arial" w:cs="Arial"/>
          <w:spacing w:val="-27"/>
        </w:rPr>
        <w:t xml:space="preserve"> </w:t>
      </w:r>
      <w:r w:rsidRPr="001058B5">
        <w:rPr>
          <w:rFonts w:ascii="Arial" w:hAnsi="Arial" w:cs="Arial"/>
        </w:rPr>
        <w:t>see the</w:t>
      </w:r>
      <w:r w:rsidRPr="001058B5">
        <w:rPr>
          <w:rFonts w:ascii="Arial" w:hAnsi="Arial" w:cs="Arial"/>
          <w:spacing w:val="-1"/>
        </w:rPr>
        <w:t xml:space="preserve"> </w:t>
      </w:r>
      <w:r w:rsidRPr="001058B5">
        <w:rPr>
          <w:rFonts w:ascii="Arial" w:hAnsi="Arial" w:cs="Arial"/>
        </w:rPr>
        <w:t>following:</w:t>
      </w:r>
    </w:p>
    <w:p w14:paraId="5E170C7E" w14:textId="77777777" w:rsidR="008C539B" w:rsidRPr="001058B5" w:rsidRDefault="00C12992" w:rsidP="006F7931">
      <w:pPr>
        <w:pStyle w:val="ListParagraph"/>
        <w:numPr>
          <w:ilvl w:val="1"/>
          <w:numId w:val="137"/>
        </w:numPr>
        <w:tabs>
          <w:tab w:val="left" w:pos="2020"/>
        </w:tabs>
        <w:spacing w:before="124" w:line="228" w:lineRule="auto"/>
        <w:ind w:right="1236" w:hanging="359"/>
        <w:rPr>
          <w:rFonts w:ascii="Arial" w:hAnsi="Arial" w:cs="Arial"/>
          <w:sz w:val="20"/>
        </w:rPr>
      </w:pPr>
      <w:r w:rsidRPr="001058B5">
        <w:rPr>
          <w:rFonts w:ascii="Arial" w:hAnsi="Arial" w:cs="Arial"/>
          <w:i/>
          <w:sz w:val="20"/>
        </w:rPr>
        <w:t>Oracle</w:t>
      </w:r>
      <w:r w:rsidRPr="001058B5">
        <w:rPr>
          <w:rFonts w:ascii="Arial" w:hAnsi="Arial" w:cs="Arial"/>
          <w:i/>
          <w:spacing w:val="-26"/>
          <w:sz w:val="20"/>
        </w:rPr>
        <w:t xml:space="preserve"> </w:t>
      </w:r>
      <w:r w:rsidRPr="001058B5">
        <w:rPr>
          <w:rFonts w:ascii="Arial" w:hAnsi="Arial" w:cs="Arial"/>
          <w:i/>
          <w:sz w:val="20"/>
        </w:rPr>
        <w:t>Database</w:t>
      </w:r>
      <w:r w:rsidRPr="001058B5">
        <w:rPr>
          <w:rFonts w:ascii="Arial" w:hAnsi="Arial" w:cs="Arial"/>
          <w:i/>
          <w:spacing w:val="-26"/>
          <w:sz w:val="20"/>
        </w:rPr>
        <w:t xml:space="preserve"> </w:t>
      </w:r>
      <w:r w:rsidRPr="001058B5">
        <w:rPr>
          <w:rFonts w:ascii="Arial" w:hAnsi="Arial" w:cs="Arial"/>
          <w:i/>
          <w:sz w:val="20"/>
        </w:rPr>
        <w:t>Utilities</w:t>
      </w:r>
      <w:r w:rsidRPr="001058B5">
        <w:rPr>
          <w:rFonts w:ascii="Arial" w:hAnsi="Arial" w:cs="Arial"/>
          <w:i/>
          <w:spacing w:val="-26"/>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more</w:t>
      </w:r>
      <w:r w:rsidRPr="001058B5">
        <w:rPr>
          <w:rFonts w:ascii="Arial" w:hAnsi="Arial" w:cs="Arial"/>
          <w:spacing w:val="-27"/>
          <w:sz w:val="20"/>
        </w:rPr>
        <w:t xml:space="preserve"> </w:t>
      </w:r>
      <w:r w:rsidRPr="001058B5">
        <w:rPr>
          <w:rFonts w:ascii="Arial" w:hAnsi="Arial" w:cs="Arial"/>
          <w:sz w:val="20"/>
        </w:rPr>
        <w:t>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ORACLE_LOADER</w:t>
      </w:r>
      <w:r w:rsidRPr="001058B5">
        <w:rPr>
          <w:rFonts w:ascii="Arial" w:hAnsi="Arial" w:cs="Arial"/>
          <w:spacing w:val="-100"/>
          <w:sz w:val="20"/>
        </w:rPr>
        <w:t xml:space="preserve"> </w:t>
      </w:r>
      <w:r w:rsidRPr="001058B5">
        <w:rPr>
          <w:rFonts w:ascii="Arial" w:hAnsi="Arial" w:cs="Arial"/>
          <w:sz w:val="20"/>
        </w:rPr>
        <w:t>access driver</w:t>
      </w:r>
    </w:p>
    <w:p w14:paraId="354735F6" w14:textId="77777777" w:rsidR="008C539B" w:rsidRPr="001058B5" w:rsidRDefault="008D1AB8" w:rsidP="006F7931">
      <w:pPr>
        <w:pStyle w:val="ListParagraph"/>
        <w:numPr>
          <w:ilvl w:val="1"/>
          <w:numId w:val="137"/>
        </w:numPr>
        <w:tabs>
          <w:tab w:val="left" w:pos="2020"/>
        </w:tabs>
        <w:spacing w:before="115" w:line="244" w:lineRule="exact"/>
        <w:ind w:hanging="359"/>
        <w:rPr>
          <w:rFonts w:ascii="Arial" w:hAnsi="Arial" w:cs="Arial"/>
          <w:sz w:val="20"/>
        </w:rPr>
      </w:pPr>
      <w:hyperlink w:anchor="_bookmark794" w:history="1">
        <w:r w:rsidR="00C12992" w:rsidRPr="001058B5">
          <w:rPr>
            <w:rFonts w:ascii="Arial" w:hAnsi="Arial" w:cs="Arial"/>
            <w:color w:val="0000CC"/>
            <w:sz w:val="20"/>
          </w:rPr>
          <w:t xml:space="preserve">"Granting System Privileges and Roles" </w:t>
        </w:r>
      </w:hyperlink>
      <w:hyperlink w:anchor="_bookmark794" w:history="1">
        <w:r w:rsidR="00C12992" w:rsidRPr="001058B5">
          <w:rPr>
            <w:rFonts w:ascii="Arial" w:hAnsi="Arial" w:cs="Arial"/>
            <w:sz w:val="20"/>
          </w:rPr>
          <w:t xml:space="preserve">on page 4-37 </w:t>
        </w:r>
      </w:hyperlink>
      <w:r w:rsidR="00C12992" w:rsidRPr="001058B5">
        <w:rPr>
          <w:rFonts w:ascii="Arial" w:hAnsi="Arial" w:cs="Arial"/>
          <w:sz w:val="20"/>
        </w:rPr>
        <w:t>for the syntax of granting</w:t>
      </w:r>
      <w:r w:rsidR="00C12992" w:rsidRPr="001058B5">
        <w:rPr>
          <w:rFonts w:ascii="Arial" w:hAnsi="Arial" w:cs="Arial"/>
          <w:spacing w:val="-15"/>
          <w:sz w:val="20"/>
        </w:rPr>
        <w:t xml:space="preserve"> </w:t>
      </w:r>
      <w:r w:rsidR="00C12992" w:rsidRPr="001058B5">
        <w:rPr>
          <w:rFonts w:ascii="Arial" w:hAnsi="Arial" w:cs="Arial"/>
          <w:sz w:val="20"/>
        </w:rPr>
        <w:t>the</w:t>
      </w:r>
    </w:p>
    <w:p w14:paraId="07EDDF55" w14:textId="77777777" w:rsidR="008C539B" w:rsidRPr="001058B5" w:rsidRDefault="00C12992">
      <w:pPr>
        <w:pStyle w:val="BodyText"/>
        <w:spacing w:line="248" w:lineRule="exact"/>
        <w:ind w:left="2020"/>
        <w:rPr>
          <w:rFonts w:ascii="Arial" w:hAnsi="Arial" w:cs="Arial"/>
        </w:rPr>
      </w:pPr>
      <w:r w:rsidRPr="001058B5">
        <w:rPr>
          <w:rFonts w:ascii="Arial" w:hAnsi="Arial" w:cs="Arial"/>
        </w:rPr>
        <w:t>EXECUTE</w:t>
      </w:r>
      <w:r w:rsidRPr="001058B5">
        <w:rPr>
          <w:rFonts w:ascii="Arial" w:hAnsi="Arial" w:cs="Arial"/>
          <w:spacing w:val="-86"/>
        </w:rPr>
        <w:t xml:space="preserve"> </w:t>
      </w:r>
      <w:r w:rsidRPr="001058B5">
        <w:rPr>
          <w:rFonts w:ascii="Arial" w:hAnsi="Arial" w:cs="Arial"/>
        </w:rPr>
        <w:t>privilege for a directory object</w:t>
      </w:r>
    </w:p>
    <w:p w14:paraId="4B9D85DD" w14:textId="77777777" w:rsidR="008C539B" w:rsidRPr="001058B5" w:rsidRDefault="008D1AB8" w:rsidP="006F7931">
      <w:pPr>
        <w:pStyle w:val="ListParagraph"/>
        <w:numPr>
          <w:ilvl w:val="1"/>
          <w:numId w:val="137"/>
        </w:numPr>
        <w:tabs>
          <w:tab w:val="left" w:pos="2020"/>
        </w:tabs>
        <w:spacing w:before="108"/>
        <w:ind w:hanging="359"/>
        <w:rPr>
          <w:rFonts w:ascii="Arial" w:hAnsi="Arial" w:cs="Arial"/>
          <w:sz w:val="20"/>
        </w:rPr>
      </w:pPr>
      <w:hyperlink w:anchor="_bookmark2216" w:history="1">
        <w:r w:rsidR="00C12992" w:rsidRPr="001058B5">
          <w:rPr>
            <w:rFonts w:ascii="Arial" w:hAnsi="Arial" w:cs="Arial"/>
            <w:color w:val="0000CC"/>
            <w:sz w:val="20"/>
          </w:rPr>
          <w:t xml:space="preserve">"Guidelines for Securing the ORACLE_LOADER Access Driver" </w:t>
        </w:r>
      </w:hyperlink>
      <w:hyperlink w:anchor="_bookmark2216"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pacing w:val="-3"/>
            <w:sz w:val="20"/>
          </w:rPr>
          <w:t>10-11</w:t>
        </w:r>
      </w:hyperlink>
    </w:p>
    <w:p w14:paraId="75253BC9" w14:textId="77777777" w:rsidR="008C539B" w:rsidRPr="001058B5" w:rsidRDefault="00C12992" w:rsidP="006F7931">
      <w:pPr>
        <w:pStyle w:val="ListParagraph"/>
        <w:numPr>
          <w:ilvl w:val="1"/>
          <w:numId w:val="137"/>
        </w:numPr>
        <w:tabs>
          <w:tab w:val="left" w:pos="2020"/>
        </w:tabs>
        <w:spacing w:before="121" w:line="228" w:lineRule="auto"/>
        <w:ind w:right="980" w:hanging="359"/>
        <w:rPr>
          <w:rFonts w:ascii="Arial" w:hAnsi="Arial" w:cs="Arial"/>
          <w:sz w:val="20"/>
        </w:rPr>
      </w:pP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z w:val="20"/>
        </w:rPr>
        <w:t>SQL</w:t>
      </w:r>
      <w:r w:rsidRPr="001058B5">
        <w:rPr>
          <w:rFonts w:ascii="Arial" w:hAnsi="Arial" w:cs="Arial"/>
          <w:i/>
          <w:spacing w:val="-17"/>
          <w:sz w:val="20"/>
        </w:rPr>
        <w:t xml:space="preserve"> </w:t>
      </w:r>
      <w:r w:rsidRPr="001058B5">
        <w:rPr>
          <w:rFonts w:ascii="Arial" w:hAnsi="Arial" w:cs="Arial"/>
          <w:i/>
          <w:sz w:val="20"/>
        </w:rPr>
        <w:t>Language</w:t>
      </w:r>
      <w:r w:rsidRPr="001058B5">
        <w:rPr>
          <w:rFonts w:ascii="Arial" w:hAnsi="Arial" w:cs="Arial"/>
          <w:i/>
          <w:spacing w:val="-19"/>
          <w:sz w:val="20"/>
        </w:rPr>
        <w:t xml:space="preserve"> </w:t>
      </w:r>
      <w:r w:rsidRPr="001058B5">
        <w:rPr>
          <w:rFonts w:ascii="Arial" w:hAnsi="Arial" w:cs="Arial"/>
          <w:i/>
          <w:sz w:val="20"/>
        </w:rPr>
        <w:t>Reference</w:t>
      </w:r>
      <w:r w:rsidRPr="001058B5">
        <w:rPr>
          <w:rFonts w:ascii="Arial" w:hAnsi="Arial" w:cs="Arial"/>
          <w:i/>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updates</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GRANT</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REVOKE</w:t>
      </w:r>
      <w:r w:rsidRPr="001058B5">
        <w:rPr>
          <w:rFonts w:ascii="Arial" w:hAnsi="Arial" w:cs="Arial"/>
          <w:spacing w:val="-93"/>
          <w:sz w:val="20"/>
        </w:rPr>
        <w:t xml:space="preserve"> </w:t>
      </w:r>
      <w:r w:rsidRPr="001058B5">
        <w:rPr>
          <w:rFonts w:ascii="Arial" w:hAnsi="Arial" w:cs="Arial"/>
          <w:sz w:val="20"/>
        </w:rPr>
        <w:t>SQL statements</w:t>
      </w:r>
    </w:p>
    <w:p w14:paraId="30737951" w14:textId="77777777" w:rsidR="008C539B" w:rsidRPr="001058B5" w:rsidRDefault="008C539B">
      <w:pPr>
        <w:pStyle w:val="BodyText"/>
        <w:spacing w:before="5"/>
        <w:rPr>
          <w:rFonts w:ascii="Arial" w:hAnsi="Arial" w:cs="Arial"/>
          <w:sz w:val="22"/>
        </w:rPr>
      </w:pPr>
    </w:p>
    <w:p w14:paraId="5901F676" w14:textId="77777777" w:rsidR="008C539B" w:rsidRPr="001058B5" w:rsidRDefault="00C12992">
      <w:pPr>
        <w:pStyle w:val="Heading7"/>
        <w:rPr>
          <w:rFonts w:ascii="Arial" w:hAnsi="Arial" w:cs="Arial"/>
        </w:rPr>
      </w:pPr>
      <w:bookmarkStart w:id="29" w:name="_bookmark20"/>
      <w:bookmarkEnd w:id="29"/>
      <w:r w:rsidRPr="001058B5">
        <w:rPr>
          <w:rFonts w:ascii="Arial" w:hAnsi="Arial" w:cs="Arial"/>
        </w:rPr>
        <w:t>Ability to Audit Directory Objects</w:t>
      </w:r>
    </w:p>
    <w:p w14:paraId="3B58E522" w14:textId="77777777" w:rsidR="008C539B" w:rsidRPr="001058B5" w:rsidRDefault="00C12992">
      <w:pPr>
        <w:pStyle w:val="BodyText"/>
        <w:spacing w:before="55" w:line="228"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now can audit the EXECUTE privilege on directory objects. This enables you to monitor</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who</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preprocessor</w:t>
      </w:r>
      <w:r w:rsidRPr="001058B5">
        <w:rPr>
          <w:rFonts w:ascii="Arial" w:hAnsi="Arial" w:cs="Arial"/>
          <w:spacing w:val="-21"/>
        </w:rPr>
        <w:t xml:space="preserve"> </w:t>
      </w:r>
      <w:r w:rsidRPr="001058B5">
        <w:rPr>
          <w:rFonts w:ascii="Arial" w:hAnsi="Arial" w:cs="Arial"/>
        </w:rPr>
        <w:t>program</w:t>
      </w:r>
      <w:r w:rsidRPr="001058B5">
        <w:rPr>
          <w:rFonts w:ascii="Arial" w:hAnsi="Arial" w:cs="Arial"/>
          <w:spacing w:val="-21"/>
        </w:rPr>
        <w:t xml:space="preserve"> </w:t>
      </w:r>
      <w:r w:rsidRPr="001058B5">
        <w:rPr>
          <w:rFonts w:ascii="Arial" w:hAnsi="Arial" w:cs="Arial"/>
        </w:rPr>
        <w:t>(which</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 access driver) that has been added to a directory</w:t>
      </w:r>
      <w:r w:rsidRPr="001058B5">
        <w:rPr>
          <w:rFonts w:ascii="Arial" w:hAnsi="Arial" w:cs="Arial"/>
          <w:spacing w:val="-4"/>
        </w:rPr>
        <w:t xml:space="preserve"> </w:t>
      </w:r>
      <w:r w:rsidRPr="001058B5">
        <w:rPr>
          <w:rFonts w:ascii="Arial" w:hAnsi="Arial" w:cs="Arial"/>
        </w:rPr>
        <w:t>object.</w:t>
      </w:r>
    </w:p>
    <w:p w14:paraId="5C5B2224" w14:textId="77777777" w:rsidR="008C539B" w:rsidRPr="001058B5" w:rsidRDefault="00C12992">
      <w:pPr>
        <w:pStyle w:val="BodyText"/>
        <w:spacing w:before="115"/>
        <w:ind w:left="1660"/>
        <w:rPr>
          <w:rFonts w:ascii="Arial" w:hAnsi="Arial" w:cs="Arial"/>
        </w:rPr>
      </w:pPr>
      <w:r w:rsidRPr="001058B5">
        <w:rPr>
          <w:rFonts w:ascii="Arial" w:hAnsi="Arial" w:cs="Arial"/>
        </w:rPr>
        <w:t xml:space="preserve">See </w:t>
      </w:r>
      <w:hyperlink w:anchor="_bookmark1840" w:history="1">
        <w:r w:rsidRPr="001058B5">
          <w:rPr>
            <w:rFonts w:ascii="Arial" w:hAnsi="Arial" w:cs="Arial"/>
            <w:color w:val="0000CC"/>
          </w:rPr>
          <w:t xml:space="preserve">"Auditing Directory Objects" </w:t>
        </w:r>
      </w:hyperlink>
      <w:hyperlink w:anchor="_bookmark1840" w:history="1">
        <w:r w:rsidRPr="001058B5">
          <w:rPr>
            <w:rFonts w:ascii="Arial" w:hAnsi="Arial" w:cs="Arial"/>
          </w:rPr>
          <w:t xml:space="preserve">on page 9-32 </w:t>
        </w:r>
      </w:hyperlink>
      <w:r w:rsidRPr="001058B5">
        <w:rPr>
          <w:rFonts w:ascii="Arial" w:hAnsi="Arial" w:cs="Arial"/>
        </w:rPr>
        <w:t>for more information.</w:t>
      </w:r>
    </w:p>
    <w:p w14:paraId="2F39A249" w14:textId="77777777" w:rsidR="008C539B" w:rsidRPr="001058B5" w:rsidRDefault="008C539B">
      <w:pPr>
        <w:pStyle w:val="BodyText"/>
        <w:spacing w:before="10"/>
        <w:rPr>
          <w:rFonts w:ascii="Arial" w:hAnsi="Arial" w:cs="Arial"/>
          <w:sz w:val="21"/>
        </w:rPr>
      </w:pPr>
    </w:p>
    <w:p w14:paraId="511390E0" w14:textId="77777777" w:rsidR="008C539B" w:rsidRPr="001058B5" w:rsidRDefault="00C12992">
      <w:pPr>
        <w:ind w:left="1660"/>
        <w:rPr>
          <w:rFonts w:ascii="Arial" w:hAnsi="Arial" w:cs="Arial"/>
          <w:b/>
        </w:rPr>
      </w:pPr>
      <w:bookmarkStart w:id="30" w:name="_bookmark21"/>
      <w:bookmarkEnd w:id="30"/>
      <w:r w:rsidRPr="001058B5">
        <w:rPr>
          <w:rFonts w:ascii="Arial" w:hAnsi="Arial" w:cs="Arial"/>
          <w:b/>
        </w:rPr>
        <w:t>Enhancements to Transparent Data Encryption</w:t>
      </w:r>
    </w:p>
    <w:p w14:paraId="76A9D0B7"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6BB8F989"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2" w:history="1">
        <w:r w:rsidR="00C12992" w:rsidRPr="001058B5">
          <w:rPr>
            <w:rFonts w:ascii="Arial" w:hAnsi="Arial" w:cs="Arial"/>
            <w:color w:val="0000CC"/>
            <w:sz w:val="20"/>
          </w:rPr>
          <w:t>Unified Master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w:t>
        </w:r>
      </w:hyperlink>
    </w:p>
    <w:p w14:paraId="3249DCC1"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3" w:history="1">
        <w:r w:rsidR="00C12992" w:rsidRPr="001058B5">
          <w:rPr>
            <w:rFonts w:ascii="Arial" w:hAnsi="Arial" w:cs="Arial"/>
            <w:color w:val="0000CC"/>
            <w:sz w:val="20"/>
          </w:rPr>
          <w:t>Tablespace Master Key Rekey: Changing the Encryption Key</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Password</w:t>
        </w:r>
      </w:hyperlink>
    </w:p>
    <w:p w14:paraId="56A6A5D0"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4" w:history="1">
        <w:r w:rsidR="00C12992" w:rsidRPr="001058B5">
          <w:rPr>
            <w:rFonts w:ascii="Arial" w:hAnsi="Arial" w:cs="Arial"/>
            <w:color w:val="0000CC"/>
            <w:sz w:val="20"/>
          </w:rPr>
          <w:t>Transparent Data Encryption Support for 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Exadata</w:t>
        </w:r>
      </w:hyperlink>
    </w:p>
    <w:p w14:paraId="52340443"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5" w:history="1">
        <w:r w:rsidR="00C12992" w:rsidRPr="001058B5">
          <w:rPr>
            <w:rFonts w:ascii="Arial" w:hAnsi="Arial" w:cs="Arial"/>
            <w:color w:val="0000CC"/>
            <w:sz w:val="20"/>
          </w:rPr>
          <w:t xml:space="preserve">Automatic </w:t>
        </w:r>
        <w:r w:rsidR="00C12992" w:rsidRPr="001058B5">
          <w:rPr>
            <w:rFonts w:ascii="Arial" w:hAnsi="Arial" w:cs="Arial"/>
            <w:color w:val="0000CC"/>
            <w:spacing w:val="-4"/>
            <w:sz w:val="20"/>
          </w:rPr>
          <w:t xml:space="preserve">Wallet </w:t>
        </w:r>
        <w:r w:rsidR="00C12992" w:rsidRPr="001058B5">
          <w:rPr>
            <w:rFonts w:ascii="Arial" w:hAnsi="Arial" w:cs="Arial"/>
            <w:color w:val="0000CC"/>
            <w:sz w:val="20"/>
          </w:rPr>
          <w:t>Management Across Oracle RAC Instances</w:t>
        </w:r>
      </w:hyperlink>
    </w:p>
    <w:p w14:paraId="3094672A" w14:textId="77777777" w:rsidR="008C539B" w:rsidRPr="001058B5" w:rsidRDefault="008C539B">
      <w:pPr>
        <w:pStyle w:val="BodyText"/>
        <w:spacing w:before="2"/>
        <w:rPr>
          <w:rFonts w:ascii="Arial" w:hAnsi="Arial" w:cs="Arial"/>
          <w:sz w:val="22"/>
        </w:rPr>
      </w:pPr>
    </w:p>
    <w:p w14:paraId="48469484" w14:textId="77777777" w:rsidR="008C539B" w:rsidRPr="001058B5" w:rsidRDefault="00C12992">
      <w:pPr>
        <w:pStyle w:val="Heading7"/>
        <w:rPr>
          <w:rFonts w:ascii="Arial" w:hAnsi="Arial" w:cs="Arial"/>
        </w:rPr>
      </w:pPr>
      <w:bookmarkStart w:id="31" w:name="_bookmark22"/>
      <w:bookmarkEnd w:id="31"/>
      <w:r w:rsidRPr="001058B5">
        <w:rPr>
          <w:rFonts w:ascii="Arial" w:hAnsi="Arial" w:cs="Arial"/>
        </w:rPr>
        <w:t>Unified Master Encryption Key</w:t>
      </w:r>
    </w:p>
    <w:p w14:paraId="56BC791F" w14:textId="77777777" w:rsidR="008C539B" w:rsidRPr="001058B5" w:rsidRDefault="00C12992">
      <w:pPr>
        <w:pStyle w:val="BodyText"/>
        <w:spacing w:before="52" w:line="232" w:lineRule="auto"/>
        <w:ind w:left="1660" w:right="700"/>
        <w:rPr>
          <w:rFonts w:ascii="Arial" w:hAnsi="Arial" w:cs="Arial"/>
        </w:rPr>
      </w:pPr>
      <w:r w:rsidRPr="001058B5">
        <w:rPr>
          <w:rFonts w:ascii="Arial" w:hAnsi="Arial" w:cs="Arial"/>
        </w:rP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14:paraId="177F8D0E" w14:textId="77777777" w:rsidR="008C539B" w:rsidRPr="001058B5" w:rsidRDefault="00C12992">
      <w:pPr>
        <w:spacing w:before="114" w:line="232" w:lineRule="auto"/>
        <w:ind w:left="1660" w:right="700"/>
        <w:rPr>
          <w:rFonts w:ascii="Arial" w:hAnsi="Arial" w:cs="Arial"/>
          <w:sz w:val="20"/>
        </w:rPr>
      </w:pPr>
      <w:r w:rsidRPr="001058B5">
        <w:rPr>
          <w:rFonts w:ascii="Arial" w:hAnsi="Arial" w:cs="Arial"/>
          <w:sz w:val="20"/>
        </w:rPr>
        <w:t xml:space="preserve">For more information about transparent data encryption, see </w:t>
      </w:r>
      <w:r w:rsidRPr="001058B5">
        <w:rPr>
          <w:rFonts w:ascii="Arial" w:hAnsi="Arial" w:cs="Arial"/>
          <w:i/>
          <w:sz w:val="20"/>
        </w:rPr>
        <w:t>Oracle Database Advanced Security Administrator's Guide</w:t>
      </w:r>
      <w:r w:rsidRPr="001058B5">
        <w:rPr>
          <w:rFonts w:ascii="Arial" w:hAnsi="Arial" w:cs="Arial"/>
          <w:sz w:val="20"/>
        </w:rPr>
        <w:t>.</w:t>
      </w:r>
    </w:p>
    <w:p w14:paraId="1353100E" w14:textId="77777777" w:rsidR="008C539B" w:rsidRPr="001058B5" w:rsidRDefault="008C539B">
      <w:pPr>
        <w:pStyle w:val="BodyText"/>
        <w:spacing w:before="2"/>
        <w:rPr>
          <w:rFonts w:ascii="Arial" w:hAnsi="Arial" w:cs="Arial"/>
          <w:sz w:val="22"/>
        </w:rPr>
      </w:pPr>
    </w:p>
    <w:p w14:paraId="749BA4E0" w14:textId="77777777" w:rsidR="008C539B" w:rsidRPr="001058B5" w:rsidRDefault="00C12992">
      <w:pPr>
        <w:pStyle w:val="Heading7"/>
        <w:rPr>
          <w:rFonts w:ascii="Arial" w:hAnsi="Arial" w:cs="Arial"/>
        </w:rPr>
      </w:pPr>
      <w:bookmarkStart w:id="32" w:name="_bookmark23"/>
      <w:bookmarkEnd w:id="32"/>
      <w:r w:rsidRPr="001058B5">
        <w:rPr>
          <w:rFonts w:ascii="Arial" w:hAnsi="Arial" w:cs="Arial"/>
        </w:rPr>
        <w:t>Tablespace Master Key Rekey: Changing the Encryption Key Password</w:t>
      </w:r>
    </w:p>
    <w:p w14:paraId="121123A2"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14:paraId="3690B3E0" w14:textId="77777777" w:rsidR="008C539B" w:rsidRPr="001058B5" w:rsidRDefault="008C539B">
      <w:pPr>
        <w:spacing w:line="232" w:lineRule="auto"/>
        <w:rPr>
          <w:rFonts w:ascii="Arial" w:hAnsi="Arial" w:cs="Arial"/>
        </w:rPr>
        <w:sectPr w:rsidR="008C539B" w:rsidRPr="001058B5">
          <w:footerReference w:type="even" r:id="rId27"/>
          <w:footerReference w:type="default" r:id="rId28"/>
          <w:pgSz w:w="12240" w:h="15840"/>
          <w:pgMar w:top="1180" w:right="1060" w:bottom="840" w:left="1100" w:header="0" w:footer="658" w:gutter="0"/>
          <w:pgNumType w:start="27"/>
          <w:cols w:space="720"/>
        </w:sectPr>
      </w:pPr>
    </w:p>
    <w:p w14:paraId="685170CA" w14:textId="77777777" w:rsidR="008C539B" w:rsidRPr="001058B5" w:rsidRDefault="00C12992">
      <w:pPr>
        <w:spacing w:before="87" w:line="232" w:lineRule="auto"/>
        <w:ind w:left="2260" w:right="700"/>
        <w:rPr>
          <w:rFonts w:ascii="Arial" w:hAnsi="Arial" w:cs="Arial"/>
          <w:sz w:val="20"/>
        </w:rPr>
      </w:pPr>
      <w:r w:rsidRPr="001058B5">
        <w:rPr>
          <w:rFonts w:ascii="Arial" w:hAnsi="Arial" w:cs="Arial"/>
          <w:sz w:val="20"/>
        </w:rPr>
        <w:lastRenderedPageBreak/>
        <w:t xml:space="preserve">For more information about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1760DC1D" w14:textId="77777777" w:rsidR="008C539B" w:rsidRPr="001058B5" w:rsidRDefault="008C539B">
      <w:pPr>
        <w:pStyle w:val="BodyText"/>
        <w:spacing w:before="2"/>
        <w:rPr>
          <w:rFonts w:ascii="Arial" w:hAnsi="Arial" w:cs="Arial"/>
          <w:sz w:val="22"/>
        </w:rPr>
      </w:pPr>
    </w:p>
    <w:p w14:paraId="79E8F922" w14:textId="77777777" w:rsidR="008C539B" w:rsidRPr="001058B5" w:rsidRDefault="00C12992">
      <w:pPr>
        <w:pStyle w:val="Heading7"/>
        <w:ind w:left="2260"/>
        <w:rPr>
          <w:rFonts w:ascii="Arial" w:hAnsi="Arial" w:cs="Arial"/>
        </w:rPr>
      </w:pPr>
      <w:bookmarkStart w:id="33" w:name="_bookmark24"/>
      <w:bookmarkEnd w:id="33"/>
      <w:r w:rsidRPr="001058B5">
        <w:rPr>
          <w:rFonts w:ascii="Arial" w:hAnsi="Arial" w:cs="Arial"/>
        </w:rPr>
        <w:t>Transparent Data Encryption Support for Oracle Exadata</w:t>
      </w:r>
    </w:p>
    <w:p w14:paraId="79AA7AD2"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14:paraId="1C36B2AB" w14:textId="77777777" w:rsidR="008C539B" w:rsidRPr="001058B5" w:rsidRDefault="00C12992">
      <w:pPr>
        <w:spacing w:before="115" w:line="232" w:lineRule="auto"/>
        <w:ind w:left="2259" w:right="700"/>
        <w:rPr>
          <w:rFonts w:ascii="Arial" w:hAnsi="Arial" w:cs="Arial"/>
          <w:sz w:val="20"/>
        </w:rPr>
      </w:pPr>
      <w:r w:rsidRPr="001058B5">
        <w:rPr>
          <w:rFonts w:ascii="Arial" w:hAnsi="Arial" w:cs="Arial"/>
          <w:sz w:val="20"/>
        </w:rPr>
        <w:t xml:space="preserve">For more information about Oracle Exadata, see </w:t>
      </w:r>
      <w:r w:rsidRPr="001058B5">
        <w:rPr>
          <w:rFonts w:ascii="Arial" w:hAnsi="Arial" w:cs="Arial"/>
          <w:i/>
          <w:sz w:val="20"/>
        </w:rPr>
        <w:t>Oracle Database High Availability Overview</w:t>
      </w:r>
      <w:r w:rsidRPr="001058B5">
        <w:rPr>
          <w:rFonts w:ascii="Arial" w:hAnsi="Arial" w:cs="Arial"/>
          <w:sz w:val="20"/>
        </w:rPr>
        <w:t>.</w:t>
      </w:r>
    </w:p>
    <w:p w14:paraId="7970FEA5" w14:textId="77777777" w:rsidR="008C539B" w:rsidRPr="001058B5" w:rsidRDefault="008C539B">
      <w:pPr>
        <w:pStyle w:val="BodyText"/>
        <w:spacing w:before="3"/>
        <w:rPr>
          <w:rFonts w:ascii="Arial" w:hAnsi="Arial" w:cs="Arial"/>
          <w:sz w:val="22"/>
        </w:rPr>
      </w:pPr>
    </w:p>
    <w:p w14:paraId="7EE5E671" w14:textId="77777777" w:rsidR="008C539B" w:rsidRPr="001058B5" w:rsidRDefault="00C12992">
      <w:pPr>
        <w:pStyle w:val="Heading7"/>
        <w:ind w:left="2260"/>
        <w:rPr>
          <w:rFonts w:ascii="Arial" w:hAnsi="Arial" w:cs="Arial"/>
        </w:rPr>
      </w:pPr>
      <w:bookmarkStart w:id="34" w:name="_bookmark25"/>
      <w:bookmarkEnd w:id="34"/>
      <w:r w:rsidRPr="001058B5">
        <w:rPr>
          <w:rFonts w:ascii="Arial" w:hAnsi="Arial" w:cs="Arial"/>
        </w:rPr>
        <w:t>Automatic Wallet Management Across Oracle RAC Instances</w:t>
      </w:r>
    </w:p>
    <w:p w14:paraId="54C66979" w14:textId="77777777" w:rsidR="008C539B" w:rsidRPr="001058B5" w:rsidRDefault="00C12992">
      <w:pPr>
        <w:pStyle w:val="BodyText"/>
        <w:spacing w:before="51" w:line="232" w:lineRule="auto"/>
        <w:ind w:left="2259" w:right="227"/>
        <w:jc w:val="both"/>
        <w:rPr>
          <w:rFonts w:ascii="Arial" w:hAnsi="Arial" w:cs="Arial"/>
        </w:rPr>
      </w:pPr>
      <w:r w:rsidRPr="001058B5">
        <w:rPr>
          <w:rFonts w:ascii="Arial" w:hAnsi="Arial" w:cs="Arial"/>
        </w:rPr>
        <w:t>When you now open or close an Oracle wallet or re-key the master encryption key on one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RAC</w:t>
      </w:r>
      <w:r w:rsidRPr="001058B5">
        <w:rPr>
          <w:rFonts w:ascii="Arial" w:hAnsi="Arial" w:cs="Arial"/>
          <w:spacing w:val="-3"/>
        </w:rPr>
        <w:t xml:space="preserve"> </w:t>
      </w:r>
      <w:r w:rsidRPr="001058B5">
        <w:rPr>
          <w:rFonts w:ascii="Arial" w:hAnsi="Arial" w:cs="Arial"/>
        </w:rPr>
        <w:t>instance,</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make</w:t>
      </w:r>
      <w:r w:rsidRPr="001058B5">
        <w:rPr>
          <w:rFonts w:ascii="Arial" w:hAnsi="Arial" w:cs="Arial"/>
          <w:spacing w:val="-3"/>
        </w:rPr>
        <w:t xml:space="preserve"> </w:t>
      </w:r>
      <w:r w:rsidRPr="001058B5">
        <w:rPr>
          <w:rFonts w:ascii="Arial" w:hAnsi="Arial" w:cs="Arial"/>
        </w:rPr>
        <w:t>automatically</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propagated</w:t>
      </w:r>
      <w:r w:rsidRPr="001058B5">
        <w:rPr>
          <w:rFonts w:ascii="Arial" w:hAnsi="Arial" w:cs="Arial"/>
          <w:spacing w:val="-3"/>
        </w:rPr>
        <w:t xml:space="preserve"> </w:t>
      </w:r>
      <w:r w:rsidRPr="001058B5">
        <w:rPr>
          <w:rFonts w:ascii="Arial" w:hAnsi="Arial" w:cs="Arial"/>
        </w:rPr>
        <w:t>to all other Oracle RAC</w:t>
      </w:r>
      <w:r w:rsidRPr="001058B5">
        <w:rPr>
          <w:rFonts w:ascii="Arial" w:hAnsi="Arial" w:cs="Arial"/>
          <w:spacing w:val="-2"/>
        </w:rPr>
        <w:t xml:space="preserve"> </w:t>
      </w:r>
      <w:r w:rsidRPr="001058B5">
        <w:rPr>
          <w:rFonts w:ascii="Arial" w:hAnsi="Arial" w:cs="Arial"/>
        </w:rPr>
        <w:t>instances.</w:t>
      </w:r>
    </w:p>
    <w:p w14:paraId="5AC91A80"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Advanced Security Administrator's Guide</w:t>
      </w:r>
      <w:r w:rsidRPr="001058B5">
        <w:rPr>
          <w:rFonts w:ascii="Arial" w:hAnsi="Arial" w:cs="Arial"/>
          <w:sz w:val="20"/>
        </w:rPr>
        <w:t>.</w:t>
      </w:r>
    </w:p>
    <w:p w14:paraId="700A8EA4" w14:textId="77777777" w:rsidR="008C539B" w:rsidRPr="001058B5" w:rsidRDefault="008C539B">
      <w:pPr>
        <w:pStyle w:val="BodyText"/>
        <w:spacing w:before="10"/>
        <w:rPr>
          <w:rFonts w:ascii="Arial" w:hAnsi="Arial" w:cs="Arial"/>
          <w:sz w:val="21"/>
        </w:rPr>
      </w:pPr>
    </w:p>
    <w:p w14:paraId="600F2A3A" w14:textId="77777777" w:rsidR="008C539B" w:rsidRPr="001058B5" w:rsidRDefault="00C12992">
      <w:pPr>
        <w:ind w:left="2260"/>
        <w:rPr>
          <w:rFonts w:ascii="Arial" w:hAnsi="Arial" w:cs="Arial"/>
          <w:b/>
        </w:rPr>
      </w:pPr>
      <w:bookmarkStart w:id="35" w:name="_bookmark26"/>
      <w:bookmarkEnd w:id="35"/>
      <w:r w:rsidRPr="001058B5">
        <w:rPr>
          <w:rFonts w:ascii="Arial" w:hAnsi="Arial" w:cs="Arial"/>
          <w:b/>
        </w:rPr>
        <w:t>Enhancements to the Audit Trail Cleanup Process</w:t>
      </w:r>
    </w:p>
    <w:p w14:paraId="40D3EEA1"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Oracle Database 11</w:t>
      </w:r>
      <w:r w:rsidRPr="001058B5">
        <w:rPr>
          <w:rFonts w:ascii="Arial" w:hAnsi="Arial" w:cs="Arial"/>
          <w:i/>
        </w:rPr>
        <w:t xml:space="preserve">g </w:t>
      </w:r>
      <w:r w:rsidRPr="001058B5">
        <w:rPr>
          <w:rFonts w:ascii="Arial" w:hAnsi="Arial" w:cs="Arial"/>
        </w:rPr>
        <w:t>Release 2 (11.2) introduces several enhancements to the audit trail cleanup process. In this release, you can:</w:t>
      </w:r>
    </w:p>
    <w:p w14:paraId="1D765E1F" w14:textId="77777777" w:rsidR="008C539B" w:rsidRPr="001058B5" w:rsidRDefault="00C12992" w:rsidP="006F7931">
      <w:pPr>
        <w:pStyle w:val="ListParagraph"/>
        <w:numPr>
          <w:ilvl w:val="2"/>
          <w:numId w:val="137"/>
        </w:numPr>
        <w:tabs>
          <w:tab w:val="left" w:pos="2620"/>
        </w:tabs>
        <w:spacing w:before="118" w:line="232" w:lineRule="auto"/>
        <w:ind w:right="628"/>
        <w:rPr>
          <w:rFonts w:ascii="Arial" w:hAnsi="Arial" w:cs="Arial"/>
          <w:sz w:val="20"/>
        </w:rPr>
      </w:pPr>
      <w:r w:rsidRPr="001058B5">
        <w:rPr>
          <w:rFonts w:ascii="Arial" w:hAnsi="Arial" w:cs="Arial"/>
          <w:b/>
          <w:sz w:val="20"/>
        </w:rPr>
        <w:t>Timestamp</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3"/>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based</w:t>
      </w:r>
      <w:r w:rsidRPr="001058B5">
        <w:rPr>
          <w:rFonts w:ascii="Arial" w:hAnsi="Arial" w:cs="Arial"/>
          <w:b/>
          <w:spacing w:val="-3"/>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their</w:t>
      </w:r>
      <w:r w:rsidRPr="001058B5">
        <w:rPr>
          <w:rFonts w:ascii="Arial" w:hAnsi="Arial" w:cs="Arial"/>
          <w:b/>
          <w:spacing w:val="-3"/>
          <w:sz w:val="20"/>
        </w:rPr>
        <w:t xml:space="preserve"> </w:t>
      </w:r>
      <w:r w:rsidRPr="001058B5">
        <w:rPr>
          <w:rFonts w:ascii="Arial" w:hAnsi="Arial" w:cs="Arial"/>
          <w:b/>
          <w:sz w:val="20"/>
        </w:rPr>
        <w:t>archive</w:t>
      </w:r>
      <w:r w:rsidRPr="001058B5">
        <w:rPr>
          <w:rFonts w:ascii="Arial" w:hAnsi="Arial" w:cs="Arial"/>
          <w:b/>
          <w:spacing w:val="-3"/>
          <w:sz w:val="20"/>
        </w:rPr>
        <w:t xml:space="preserve"> </w:t>
      </w:r>
      <w:r w:rsidRPr="001058B5">
        <w:rPr>
          <w:rFonts w:ascii="Arial" w:hAnsi="Arial" w:cs="Arial"/>
          <w:b/>
          <w:sz w:val="20"/>
        </w:rPr>
        <w:t>date.</w:t>
      </w:r>
      <w:r w:rsidRPr="001058B5">
        <w:rPr>
          <w:rFonts w:ascii="Arial" w:hAnsi="Arial" w:cs="Arial"/>
          <w:b/>
          <w:spacing w:val="-1"/>
          <w:sz w:val="20"/>
        </w:rPr>
        <w:t xml:space="preserve"> </w:t>
      </w:r>
      <w:r w:rsidRPr="001058B5">
        <w:rPr>
          <w:rFonts w:ascii="Arial" w:hAnsi="Arial" w:cs="Arial"/>
          <w:sz w:val="20"/>
        </w:rPr>
        <w:t>Later</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 purge all records that were created before this archive</w:t>
      </w:r>
      <w:r w:rsidRPr="001058B5">
        <w:rPr>
          <w:rFonts w:ascii="Arial" w:hAnsi="Arial" w:cs="Arial"/>
          <w:spacing w:val="-17"/>
          <w:sz w:val="20"/>
        </w:rPr>
        <w:t xml:space="preserve"> </w:t>
      </w:r>
      <w:r w:rsidRPr="001058B5">
        <w:rPr>
          <w:rFonts w:ascii="Arial" w:hAnsi="Arial" w:cs="Arial"/>
          <w:sz w:val="20"/>
        </w:rPr>
        <w:t>date.</w:t>
      </w:r>
    </w:p>
    <w:p w14:paraId="6105979D" w14:textId="77777777" w:rsidR="008C539B" w:rsidRPr="001058B5" w:rsidRDefault="00C12992">
      <w:pPr>
        <w:pStyle w:val="BodyText"/>
        <w:spacing w:before="117" w:line="232" w:lineRule="auto"/>
        <w:ind w:left="2620" w:right="106"/>
        <w:rPr>
          <w:rFonts w:ascii="Arial" w:hAnsi="Arial" w:cs="Arial"/>
        </w:rPr>
      </w:pPr>
      <w:r w:rsidRPr="001058B5">
        <w:rPr>
          <w:rFonts w:ascii="Arial" w:hAnsi="Arial" w:cs="Arial"/>
        </w:rPr>
        <w:t xml:space="preserve">See </w:t>
      </w:r>
      <w:hyperlink w:anchor="_bookmark2059" w:history="1">
        <w:r w:rsidRPr="001058B5">
          <w:rPr>
            <w:rFonts w:ascii="Arial" w:hAnsi="Arial" w:cs="Arial"/>
            <w:color w:val="0000CC"/>
          </w:rPr>
          <w:t xml:space="preserve">"Step 4: Optionally, Set an Archive Timestamp for Audit Records" </w:t>
        </w:r>
        <w:r w:rsidRPr="001058B5">
          <w:rPr>
            <w:rFonts w:ascii="Arial" w:hAnsi="Arial" w:cs="Arial"/>
          </w:rPr>
          <w:t>on page 9-69</w:t>
        </w:r>
      </w:hyperlink>
      <w:r w:rsidRPr="001058B5">
        <w:rPr>
          <w:rFonts w:ascii="Arial" w:hAnsi="Arial" w:cs="Arial"/>
        </w:rPr>
        <w:t xml:space="preserve"> for more information.</w:t>
      </w:r>
    </w:p>
    <w:p w14:paraId="2E963F66" w14:textId="77777777" w:rsidR="008C539B" w:rsidRPr="001058B5" w:rsidRDefault="00C12992" w:rsidP="006F7931">
      <w:pPr>
        <w:pStyle w:val="ListParagraph"/>
        <w:numPr>
          <w:ilvl w:val="2"/>
          <w:numId w:val="137"/>
        </w:numPr>
        <w:tabs>
          <w:tab w:val="left" w:pos="2620"/>
        </w:tabs>
        <w:spacing w:before="118" w:line="232" w:lineRule="auto"/>
        <w:ind w:right="186"/>
        <w:rPr>
          <w:rFonts w:ascii="Arial" w:hAnsi="Arial" w:cs="Arial"/>
          <w:sz w:val="20"/>
        </w:rPr>
      </w:pP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4"/>
          <w:sz w:val="20"/>
        </w:rPr>
        <w:t xml:space="preserve"> </w:t>
      </w:r>
      <w:r w:rsidRPr="001058B5">
        <w:rPr>
          <w:rFonts w:ascii="Arial" w:hAnsi="Arial" w:cs="Arial"/>
          <w:b/>
          <w:sz w:val="20"/>
        </w:rPr>
        <w:t>records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one</w:t>
      </w:r>
      <w:r w:rsidRPr="001058B5">
        <w:rPr>
          <w:rFonts w:ascii="Arial" w:hAnsi="Arial" w:cs="Arial"/>
          <w:b/>
          <w:spacing w:val="-4"/>
          <w:sz w:val="20"/>
        </w:rPr>
        <w:t xml:space="preserve"> </w:t>
      </w:r>
      <w:r w:rsidRPr="001058B5">
        <w:rPr>
          <w:rFonts w:ascii="Arial" w:hAnsi="Arial" w:cs="Arial"/>
          <w:b/>
          <w:sz w:val="20"/>
        </w:rPr>
        <w:t>operation</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a</w:t>
      </w:r>
      <w:r w:rsidRPr="001058B5">
        <w:rPr>
          <w:rFonts w:ascii="Arial" w:hAnsi="Arial" w:cs="Arial"/>
          <w:b/>
          <w:spacing w:val="-4"/>
          <w:sz w:val="20"/>
        </w:rPr>
        <w:t xml:space="preserve"> </w:t>
      </w: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job.</w:t>
      </w:r>
      <w:r w:rsidRPr="001058B5">
        <w:rPr>
          <w:rFonts w:ascii="Arial" w:hAnsi="Arial" w:cs="Arial"/>
          <w:b/>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4"/>
          <w:sz w:val="20"/>
        </w:rPr>
        <w:t xml:space="preserve"> </w:t>
      </w:r>
      <w:r w:rsidRPr="001058B5">
        <w:rPr>
          <w:rFonts w:ascii="Arial" w:hAnsi="Arial" w:cs="Arial"/>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based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timestamped</w:t>
      </w:r>
      <w:r w:rsidRPr="001058B5">
        <w:rPr>
          <w:rFonts w:ascii="Arial" w:hAnsi="Arial" w:cs="Arial"/>
          <w:spacing w:val="-4"/>
          <w:sz w:val="20"/>
        </w:rPr>
        <w:t xml:space="preserve"> </w:t>
      </w:r>
      <w:r w:rsidRPr="001058B5">
        <w:rPr>
          <w:rFonts w:ascii="Arial" w:hAnsi="Arial" w:cs="Arial"/>
          <w:sz w:val="20"/>
        </w:rPr>
        <w:t>archive</w:t>
      </w:r>
      <w:r w:rsidRPr="001058B5">
        <w:rPr>
          <w:rFonts w:ascii="Arial" w:hAnsi="Arial" w:cs="Arial"/>
          <w:spacing w:val="-4"/>
          <w:sz w:val="20"/>
        </w:rPr>
        <w:t xml:space="preserve"> </w:t>
      </w:r>
      <w:r w:rsidRPr="001058B5">
        <w:rPr>
          <w:rFonts w:ascii="Arial" w:hAnsi="Arial" w:cs="Arial"/>
          <w:sz w:val="20"/>
        </w:rPr>
        <w:t>date.</w:t>
      </w:r>
    </w:p>
    <w:p w14:paraId="550AEBF8" w14:textId="77777777" w:rsidR="008C539B" w:rsidRPr="001058B5" w:rsidRDefault="00C12992">
      <w:pPr>
        <w:pStyle w:val="BodyText"/>
        <w:spacing w:before="107"/>
        <w:ind w:left="2620"/>
        <w:rPr>
          <w:rFonts w:ascii="Arial" w:hAnsi="Arial" w:cs="Arial"/>
        </w:rPr>
      </w:pPr>
      <w:r w:rsidRPr="001058B5">
        <w:rPr>
          <w:rFonts w:ascii="Arial" w:hAnsi="Arial" w:cs="Arial"/>
        </w:rPr>
        <w:t>See the following sections:</w:t>
      </w:r>
    </w:p>
    <w:p w14:paraId="1F0B609D" w14:textId="77777777" w:rsidR="008C539B" w:rsidRPr="001058B5" w:rsidRDefault="008D1AB8" w:rsidP="006F7931">
      <w:pPr>
        <w:pStyle w:val="ListParagraph"/>
        <w:numPr>
          <w:ilvl w:val="3"/>
          <w:numId w:val="137"/>
        </w:numPr>
        <w:tabs>
          <w:tab w:val="left" w:pos="2979"/>
          <w:tab w:val="left" w:pos="2980"/>
        </w:tabs>
        <w:rPr>
          <w:rFonts w:ascii="Arial" w:hAnsi="Arial" w:cs="Arial"/>
          <w:sz w:val="20"/>
        </w:rPr>
      </w:pPr>
      <w:hyperlink w:anchor="_bookmark2052"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10"/>
            <w:sz w:val="20"/>
          </w:rPr>
          <w:t xml:space="preserve"> </w:t>
        </w:r>
        <w:r w:rsidR="00C12992" w:rsidRPr="001058B5">
          <w:rPr>
            <w:rFonts w:ascii="Arial" w:hAnsi="Arial" w:cs="Arial"/>
            <w:sz w:val="20"/>
          </w:rPr>
          <w:t>9-67</w:t>
        </w:r>
      </w:hyperlink>
    </w:p>
    <w:p w14:paraId="12862082" w14:textId="77777777" w:rsidR="008C539B" w:rsidRPr="001058B5" w:rsidRDefault="008D1AB8" w:rsidP="006F7931">
      <w:pPr>
        <w:pStyle w:val="ListParagraph"/>
        <w:numPr>
          <w:ilvl w:val="3"/>
          <w:numId w:val="137"/>
        </w:numPr>
        <w:tabs>
          <w:tab w:val="left" w:pos="2979"/>
          <w:tab w:val="left" w:pos="2980"/>
        </w:tabs>
        <w:spacing w:before="112"/>
        <w:rPr>
          <w:rFonts w:ascii="Arial" w:hAnsi="Arial" w:cs="Arial"/>
          <w:sz w:val="20"/>
        </w:rPr>
      </w:pPr>
      <w:hyperlink w:anchor="_bookmark2070"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3E99DAEB" w14:textId="77777777" w:rsidR="008C539B" w:rsidRPr="001058B5" w:rsidRDefault="00C12992" w:rsidP="006F7931">
      <w:pPr>
        <w:pStyle w:val="ListParagraph"/>
        <w:numPr>
          <w:ilvl w:val="2"/>
          <w:numId w:val="137"/>
        </w:numPr>
        <w:tabs>
          <w:tab w:val="left" w:pos="2620"/>
        </w:tabs>
        <w:spacing w:before="121" w:line="232" w:lineRule="auto"/>
        <w:ind w:right="185"/>
        <w:rPr>
          <w:rFonts w:ascii="Arial" w:hAnsi="Arial" w:cs="Arial"/>
          <w:sz w:val="20"/>
        </w:rPr>
      </w:pPr>
      <w:r w:rsidRPr="001058B5">
        <w:rPr>
          <w:rFonts w:ascii="Arial" w:hAnsi="Arial" w:cs="Arial"/>
          <w:b/>
          <w:sz w:val="20"/>
        </w:rPr>
        <w:t>Move the database audit trail table from the SYSTEM tablespace to a different tablespace.</w:t>
      </w:r>
      <w:r w:rsidRPr="001058B5">
        <w:rPr>
          <w:rFonts w:ascii="Arial" w:hAnsi="Arial" w:cs="Arial"/>
          <w:b/>
          <w:spacing w:val="-6"/>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standard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 table, or both standard and fine-grained audit trail tables together. Consider moving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82"/>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too</w:t>
      </w:r>
      <w:r w:rsidRPr="001058B5">
        <w:rPr>
          <w:rFonts w:ascii="Arial" w:hAnsi="Arial" w:cs="Arial"/>
          <w:spacing w:val="-6"/>
          <w:sz w:val="20"/>
        </w:rPr>
        <w:t xml:space="preserve"> </w:t>
      </w:r>
      <w:r w:rsidRPr="001058B5">
        <w:rPr>
          <w:rFonts w:ascii="Arial" w:hAnsi="Arial" w:cs="Arial"/>
          <w:spacing w:val="-5"/>
          <w:sz w:val="20"/>
        </w:rPr>
        <w:t>busy.</w:t>
      </w:r>
    </w:p>
    <w:p w14:paraId="2F702BFC" w14:textId="77777777" w:rsidR="008C539B" w:rsidRPr="001058B5" w:rsidRDefault="00C12992">
      <w:pPr>
        <w:pStyle w:val="BodyText"/>
        <w:spacing w:before="115" w:line="232" w:lineRule="auto"/>
        <w:ind w:left="2620" w:right="295"/>
        <w:rPr>
          <w:rFonts w:ascii="Arial" w:hAnsi="Arial" w:cs="Arial"/>
        </w:rPr>
      </w:pPr>
      <w:r w:rsidRPr="001058B5">
        <w:rPr>
          <w:rFonts w:ascii="Arial" w:hAnsi="Arial" w:cs="Arial"/>
        </w:rPr>
        <w:t xml:space="preserve">See </w:t>
      </w:r>
      <w:hyperlink w:anchor="_bookmark2016" w:history="1">
        <w:r w:rsidRPr="001058B5">
          <w:rPr>
            <w:rFonts w:ascii="Arial" w:hAnsi="Arial" w:cs="Arial"/>
            <w:color w:val="0000CC"/>
          </w:rPr>
          <w:t xml:space="preserve">"Moving the Database Audit Trail to a Different Tablespace" </w:t>
        </w:r>
        <w:r w:rsidRPr="001058B5">
          <w:rPr>
            <w:rFonts w:ascii="Arial" w:hAnsi="Arial" w:cs="Arial"/>
          </w:rPr>
          <w:t xml:space="preserve">on page 9-60 </w:t>
        </w:r>
      </w:hyperlink>
      <w:r w:rsidRPr="001058B5">
        <w:rPr>
          <w:rFonts w:ascii="Arial" w:hAnsi="Arial" w:cs="Arial"/>
        </w:rPr>
        <w:t>for more information.</w:t>
      </w:r>
    </w:p>
    <w:p w14:paraId="7D542860" w14:textId="77777777" w:rsidR="008C539B" w:rsidRPr="001058B5" w:rsidRDefault="00C12992" w:rsidP="006F7931">
      <w:pPr>
        <w:pStyle w:val="ListParagraph"/>
        <w:numPr>
          <w:ilvl w:val="2"/>
          <w:numId w:val="137"/>
        </w:numPr>
        <w:tabs>
          <w:tab w:val="left" w:pos="2620"/>
        </w:tabs>
        <w:spacing w:before="122" w:line="232" w:lineRule="auto"/>
        <w:ind w:right="184"/>
        <w:rPr>
          <w:rFonts w:ascii="Arial" w:hAnsi="Arial" w:cs="Arial"/>
          <w:sz w:val="20"/>
        </w:rPr>
      </w:pPr>
      <w:r w:rsidRPr="001058B5">
        <w:rPr>
          <w:rFonts w:ascii="Arial" w:hAnsi="Arial" w:cs="Arial"/>
          <w:b/>
          <w:sz w:val="20"/>
        </w:rPr>
        <w:t>Set</w:t>
      </w:r>
      <w:r w:rsidRPr="001058B5">
        <w:rPr>
          <w:rFonts w:ascii="Arial" w:hAnsi="Arial" w:cs="Arial"/>
          <w:b/>
          <w:spacing w:val="-5"/>
          <w:sz w:val="20"/>
        </w:rPr>
        <w:t xml:space="preserve"> </w:t>
      </w:r>
      <w:r w:rsidRPr="001058B5">
        <w:rPr>
          <w:rFonts w:ascii="Arial" w:hAnsi="Arial" w:cs="Arial"/>
          <w:b/>
          <w:sz w:val="20"/>
        </w:rPr>
        <w:t>a</w:t>
      </w:r>
      <w:r w:rsidRPr="001058B5">
        <w:rPr>
          <w:rFonts w:ascii="Arial" w:hAnsi="Arial" w:cs="Arial"/>
          <w:b/>
          <w:spacing w:val="-5"/>
          <w:sz w:val="20"/>
        </w:rPr>
        <w:t xml:space="preserve"> </w:t>
      </w:r>
      <w:r w:rsidRPr="001058B5">
        <w:rPr>
          <w:rFonts w:ascii="Arial" w:hAnsi="Arial" w:cs="Arial"/>
          <w:b/>
          <w:sz w:val="20"/>
        </w:rPr>
        <w:t>batch</w:t>
      </w:r>
      <w:r w:rsidRPr="001058B5">
        <w:rPr>
          <w:rFonts w:ascii="Arial" w:hAnsi="Arial" w:cs="Arial"/>
          <w:b/>
          <w:spacing w:val="-5"/>
          <w:sz w:val="20"/>
        </w:rPr>
        <w:t xml:space="preserve"> </w:t>
      </w:r>
      <w:r w:rsidRPr="001058B5">
        <w:rPr>
          <w:rFonts w:ascii="Arial" w:hAnsi="Arial" w:cs="Arial"/>
          <w:b/>
          <w:sz w:val="20"/>
        </w:rPr>
        <w:t>size</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database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6"/>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so</w:t>
      </w:r>
      <w:r w:rsidRPr="001058B5">
        <w:rPr>
          <w:rFonts w:ascii="Arial" w:hAnsi="Arial" w:cs="Arial"/>
          <w:b/>
          <w:spacing w:val="-5"/>
          <w:sz w:val="20"/>
        </w:rPr>
        <w:t xml:space="preserve"> </w:t>
      </w:r>
      <w:r w:rsidRPr="001058B5">
        <w:rPr>
          <w:rFonts w:ascii="Arial" w:hAnsi="Arial" w:cs="Arial"/>
          <w:b/>
          <w:sz w:val="20"/>
        </w:rPr>
        <w:t>that</w:t>
      </w:r>
      <w:r w:rsidRPr="001058B5">
        <w:rPr>
          <w:rFonts w:ascii="Arial" w:hAnsi="Arial" w:cs="Arial"/>
          <w:b/>
          <w:spacing w:val="-6"/>
          <w:sz w:val="20"/>
        </w:rPr>
        <w:t xml:space="preserve"> </w:t>
      </w:r>
      <w:r w:rsidRPr="001058B5">
        <w:rPr>
          <w:rFonts w:ascii="Arial" w:hAnsi="Arial" w:cs="Arial"/>
          <w:b/>
          <w:sz w:val="20"/>
        </w:rPr>
        <w:t>when</w:t>
      </w:r>
      <w:r w:rsidRPr="001058B5">
        <w:rPr>
          <w:rFonts w:ascii="Arial" w:hAnsi="Arial" w:cs="Arial"/>
          <w:b/>
          <w:spacing w:val="-5"/>
          <w:sz w:val="20"/>
        </w:rPr>
        <w:t xml:space="preserve"> </w:t>
      </w:r>
      <w:r w:rsidRPr="001058B5">
        <w:rPr>
          <w:rFonts w:ascii="Arial" w:hAnsi="Arial" w:cs="Arial"/>
          <w:b/>
          <w:sz w:val="20"/>
        </w:rPr>
        <w:t>they</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5"/>
          <w:sz w:val="20"/>
        </w:rPr>
        <w:t xml:space="preserve"> </w:t>
      </w:r>
      <w:r w:rsidRPr="001058B5">
        <w:rPr>
          <w:rFonts w:ascii="Arial" w:hAnsi="Arial" w:cs="Arial"/>
          <w:b/>
          <w:sz w:val="20"/>
        </w:rPr>
        <w:t xml:space="preserve">purged, the purge operation deletes each batch. </w:t>
      </w:r>
      <w:r w:rsidRPr="001058B5">
        <w:rPr>
          <w:rFonts w:ascii="Arial" w:hAnsi="Arial" w:cs="Arial"/>
          <w:sz w:val="20"/>
        </w:rPr>
        <w:t xml:space="preserve">In a purge operation, you remove all or some of the audit trail records. </w:t>
      </w:r>
      <w:r w:rsidRPr="001058B5">
        <w:rPr>
          <w:rFonts w:ascii="Arial" w:hAnsi="Arial" w:cs="Arial"/>
          <w:spacing w:val="-5"/>
          <w:sz w:val="20"/>
        </w:rPr>
        <w:t xml:space="preserve">Typically, </w:t>
      </w:r>
      <w:r w:rsidRPr="001058B5">
        <w:rPr>
          <w:rFonts w:ascii="Arial" w:hAnsi="Arial" w:cs="Arial"/>
          <w:sz w:val="20"/>
        </w:rPr>
        <w:t>you do this after you archive the audit trail. Afterwards, the audit trail will resume collecting audit data. The batching process</w:t>
      </w:r>
      <w:r w:rsidRPr="001058B5">
        <w:rPr>
          <w:rFonts w:ascii="Arial" w:hAnsi="Arial" w:cs="Arial"/>
          <w:spacing w:val="-6"/>
          <w:sz w:val="20"/>
        </w:rPr>
        <w:t xml:space="preserve"> </w:t>
      </w:r>
      <w:r w:rsidRPr="001058B5">
        <w:rPr>
          <w:rFonts w:ascii="Arial" w:hAnsi="Arial" w:cs="Arial"/>
          <w:sz w:val="20"/>
        </w:rPr>
        <w:t>enables</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groups,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10,000</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a time, rather than deleting all records at a</w:t>
      </w:r>
      <w:r w:rsidRPr="001058B5">
        <w:rPr>
          <w:rFonts w:ascii="Arial" w:hAnsi="Arial" w:cs="Arial"/>
          <w:spacing w:val="-6"/>
          <w:sz w:val="20"/>
        </w:rPr>
        <w:t xml:space="preserve"> </w:t>
      </w:r>
      <w:r w:rsidRPr="001058B5">
        <w:rPr>
          <w:rFonts w:ascii="Arial" w:hAnsi="Arial" w:cs="Arial"/>
          <w:sz w:val="20"/>
        </w:rPr>
        <w:t>time.</w:t>
      </w:r>
    </w:p>
    <w:p w14:paraId="209DF62B" w14:textId="77777777" w:rsidR="008C539B" w:rsidRPr="001058B5" w:rsidRDefault="008C539B">
      <w:pPr>
        <w:spacing w:line="232" w:lineRule="auto"/>
        <w:rPr>
          <w:rFonts w:ascii="Arial" w:hAnsi="Arial" w:cs="Arial"/>
          <w:sz w:val="20"/>
        </w:rPr>
        <w:sectPr w:rsidR="008C539B" w:rsidRPr="001058B5">
          <w:pgSz w:w="12240" w:h="15840"/>
          <w:pgMar w:top="1180" w:right="1060" w:bottom="840" w:left="1100" w:header="0" w:footer="658" w:gutter="0"/>
          <w:cols w:space="720"/>
        </w:sectPr>
      </w:pPr>
    </w:p>
    <w:p w14:paraId="66F99CDF" w14:textId="77777777" w:rsidR="008C539B" w:rsidRPr="001058B5" w:rsidRDefault="00C12992">
      <w:pPr>
        <w:pStyle w:val="BodyText"/>
        <w:spacing w:before="87" w:line="232" w:lineRule="auto"/>
        <w:ind w:left="2020" w:right="1456"/>
        <w:rPr>
          <w:rFonts w:ascii="Arial" w:hAnsi="Arial" w:cs="Arial"/>
        </w:rPr>
      </w:pPr>
      <w:r w:rsidRPr="001058B5">
        <w:rPr>
          <w:rFonts w:ascii="Arial" w:hAnsi="Arial" w:cs="Arial"/>
        </w:rPr>
        <w:lastRenderedPageBreak/>
        <w:t xml:space="preserve">See </w:t>
      </w:r>
      <w:hyperlink w:anchor="_bookmark2066" w:history="1">
        <w:r w:rsidRPr="001058B5">
          <w:rPr>
            <w:rFonts w:ascii="Arial" w:hAnsi="Arial" w:cs="Arial"/>
            <w:color w:val="0000CC"/>
          </w:rPr>
          <w:t>"Step 6: Optionally, Configure the Audit Trail Records to be Deleted in</w:t>
        </w:r>
      </w:hyperlink>
      <w:r w:rsidRPr="001058B5">
        <w:rPr>
          <w:rFonts w:ascii="Arial" w:hAnsi="Arial" w:cs="Arial"/>
          <w:color w:val="0000CC"/>
        </w:rPr>
        <w:t xml:space="preserve"> </w:t>
      </w:r>
      <w:hyperlink w:anchor="_bookmark2066" w:history="1">
        <w:r w:rsidRPr="001058B5">
          <w:rPr>
            <w:rFonts w:ascii="Arial" w:hAnsi="Arial" w:cs="Arial"/>
            <w:color w:val="0000CC"/>
          </w:rPr>
          <w:t xml:space="preserve">Batches" </w:t>
        </w:r>
        <w:r w:rsidRPr="001058B5">
          <w:rPr>
            <w:rFonts w:ascii="Arial" w:hAnsi="Arial" w:cs="Arial"/>
          </w:rPr>
          <w:t xml:space="preserve">on page 9-71 </w:t>
        </w:r>
      </w:hyperlink>
      <w:r w:rsidRPr="001058B5">
        <w:rPr>
          <w:rFonts w:ascii="Arial" w:hAnsi="Arial" w:cs="Arial"/>
        </w:rPr>
        <w:t>for more information.</w:t>
      </w:r>
    </w:p>
    <w:p w14:paraId="1103FB45" w14:textId="77777777" w:rsidR="008C539B" w:rsidRPr="001058B5" w:rsidRDefault="00C12992" w:rsidP="006F7931">
      <w:pPr>
        <w:pStyle w:val="ListParagraph"/>
        <w:numPr>
          <w:ilvl w:val="1"/>
          <w:numId w:val="137"/>
        </w:numPr>
        <w:tabs>
          <w:tab w:val="left" w:pos="2020"/>
        </w:tabs>
        <w:spacing w:before="117" w:line="232" w:lineRule="auto"/>
        <w:ind w:right="1119" w:hanging="359"/>
        <w:rPr>
          <w:rFonts w:ascii="Arial" w:hAnsi="Arial" w:cs="Arial"/>
          <w:sz w:val="20"/>
        </w:rPr>
      </w:pPr>
      <w:r w:rsidRPr="001058B5">
        <w:rPr>
          <w:rFonts w:ascii="Arial" w:hAnsi="Arial" w:cs="Arial"/>
          <w:b/>
          <w:sz w:val="20"/>
        </w:rPr>
        <w:t xml:space="preserve">Set a maximum size and age for the operating system audit trail. </w:t>
      </w:r>
      <w:r w:rsidRPr="001058B5">
        <w:rPr>
          <w:rFonts w:ascii="Arial" w:hAnsi="Arial" w:cs="Arial"/>
          <w:sz w:val="20"/>
        </w:rPr>
        <w:t>When the current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5"/>
          <w:sz w:val="20"/>
        </w:rPr>
        <w:t xml:space="preserve"> </w:t>
      </w:r>
      <w:r w:rsidRPr="001058B5">
        <w:rPr>
          <w:rFonts w:ascii="Arial" w:hAnsi="Arial" w:cs="Arial"/>
          <w:sz w:val="20"/>
        </w:rPr>
        <w:t>reaches</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stops</w:t>
      </w:r>
      <w:r w:rsidRPr="001058B5">
        <w:rPr>
          <w:rFonts w:ascii="Arial" w:hAnsi="Arial" w:cs="Arial"/>
          <w:spacing w:val="-5"/>
          <w:sz w:val="20"/>
        </w:rPr>
        <w:t xml:space="preserve"> </w:t>
      </w:r>
      <w:r w:rsidRPr="001058B5">
        <w:rPr>
          <w:rFonts w:ascii="Arial" w:hAnsi="Arial" w:cs="Arial"/>
          <w:sz w:val="20"/>
        </w:rPr>
        <w:t>populating</w:t>
      </w:r>
      <w:r w:rsidRPr="001058B5">
        <w:rPr>
          <w:rFonts w:ascii="Arial" w:hAnsi="Arial" w:cs="Arial"/>
          <w:spacing w:val="-4"/>
          <w:sz w:val="20"/>
        </w:rPr>
        <w:t xml:space="preserve"> </w:t>
      </w:r>
      <w:r w:rsidRPr="001058B5">
        <w:rPr>
          <w:rFonts w:ascii="Arial" w:hAnsi="Arial" w:cs="Arial"/>
          <w:sz w:val="20"/>
        </w:rPr>
        <w:t>the current file and creates a new file for the subsequent audit trail</w:t>
      </w:r>
      <w:r w:rsidRPr="001058B5">
        <w:rPr>
          <w:rFonts w:ascii="Arial" w:hAnsi="Arial" w:cs="Arial"/>
          <w:spacing w:val="-22"/>
          <w:sz w:val="20"/>
        </w:rPr>
        <w:t xml:space="preserve"> </w:t>
      </w:r>
      <w:r w:rsidRPr="001058B5">
        <w:rPr>
          <w:rFonts w:ascii="Arial" w:hAnsi="Arial" w:cs="Arial"/>
          <w:sz w:val="20"/>
        </w:rPr>
        <w:t>records.</w:t>
      </w:r>
    </w:p>
    <w:p w14:paraId="60CB3AE4" w14:textId="77777777" w:rsidR="008C539B" w:rsidRPr="001058B5" w:rsidRDefault="00C12992">
      <w:pPr>
        <w:pStyle w:val="BodyText"/>
        <w:spacing w:before="111"/>
        <w:ind w:left="2020"/>
        <w:rPr>
          <w:rFonts w:ascii="Arial" w:hAnsi="Arial" w:cs="Arial"/>
        </w:rPr>
      </w:pPr>
      <w:r w:rsidRPr="001058B5">
        <w:rPr>
          <w:rFonts w:ascii="Arial" w:hAnsi="Arial" w:cs="Arial"/>
        </w:rPr>
        <w:t>See the following sections:</w:t>
      </w:r>
    </w:p>
    <w:p w14:paraId="6F9F18D6" w14:textId="77777777" w:rsidR="008C539B" w:rsidRPr="001058B5" w:rsidRDefault="008D1AB8" w:rsidP="006F7931">
      <w:pPr>
        <w:pStyle w:val="ListParagraph"/>
        <w:numPr>
          <w:ilvl w:val="0"/>
          <w:numId w:val="135"/>
        </w:numPr>
        <w:tabs>
          <w:tab w:val="left" w:pos="2379"/>
          <w:tab w:val="left" w:pos="23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9-62</w:t>
        </w:r>
      </w:hyperlink>
    </w:p>
    <w:p w14:paraId="4588CC0B" w14:textId="77777777" w:rsidR="008C539B" w:rsidRPr="001058B5" w:rsidRDefault="008D1AB8" w:rsidP="006F7931">
      <w:pPr>
        <w:pStyle w:val="ListParagraph"/>
        <w:numPr>
          <w:ilvl w:val="0"/>
          <w:numId w:val="135"/>
        </w:numPr>
        <w:tabs>
          <w:tab w:val="left" w:pos="2379"/>
          <w:tab w:val="left" w:pos="2380"/>
        </w:tabs>
        <w:rPr>
          <w:rFonts w:ascii="Arial" w:hAnsi="Arial" w:cs="Arial"/>
          <w:sz w:val="20"/>
        </w:rPr>
      </w:pPr>
      <w:hyperlink w:anchor="_bookmark2037" w:history="1">
        <w:r w:rsidR="00C12992" w:rsidRPr="001058B5">
          <w:rPr>
            <w:rFonts w:ascii="Arial" w:hAnsi="Arial" w:cs="Arial"/>
            <w:color w:val="0000CC"/>
            <w:sz w:val="20"/>
          </w:rPr>
          <w:t xml:space="preserve">"Setting the Age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9-64</w:t>
        </w:r>
      </w:hyperlink>
    </w:p>
    <w:p w14:paraId="2C08970B" w14:textId="77777777" w:rsidR="008C539B" w:rsidRPr="001058B5" w:rsidRDefault="008C539B">
      <w:pPr>
        <w:pStyle w:val="BodyText"/>
        <w:spacing w:before="9"/>
        <w:rPr>
          <w:rFonts w:ascii="Arial" w:hAnsi="Arial" w:cs="Arial"/>
          <w:sz w:val="21"/>
        </w:rPr>
      </w:pPr>
    </w:p>
    <w:p w14:paraId="60973AB0" w14:textId="77777777" w:rsidR="008C539B" w:rsidRPr="001058B5" w:rsidRDefault="00C12992">
      <w:pPr>
        <w:ind w:left="1660"/>
        <w:rPr>
          <w:rFonts w:ascii="Arial" w:hAnsi="Arial" w:cs="Arial"/>
          <w:b/>
        </w:rPr>
      </w:pPr>
      <w:bookmarkStart w:id="36" w:name="_bookmark27"/>
      <w:bookmarkEnd w:id="36"/>
      <w:r w:rsidRPr="001058B5">
        <w:rPr>
          <w:rFonts w:ascii="Arial" w:hAnsi="Arial" w:cs="Arial"/>
          <w:b/>
        </w:rPr>
        <w:t>Deprecated Security-Related Features</w:t>
      </w:r>
    </w:p>
    <w:p w14:paraId="24B36CE6"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126569CE"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8" w:history="1">
        <w:r w:rsidR="00C12992" w:rsidRPr="001058B5">
          <w:rPr>
            <w:rFonts w:ascii="Arial" w:hAnsi="Arial" w:cs="Arial"/>
            <w:color w:val="0000CC"/>
            <w:sz w:val="20"/>
          </w:rPr>
          <w:t>DB_EXTENDED Setting for the AUDIT_TRAIL Parameter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Deprecated</w:t>
        </w:r>
      </w:hyperlink>
    </w:p>
    <w:p w14:paraId="5798CACB"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9" w:history="1">
        <w:r w:rsidR="00C12992" w:rsidRPr="001058B5">
          <w:rPr>
            <w:rFonts w:ascii="Arial" w:hAnsi="Arial" w:cs="Arial"/>
            <w:color w:val="0000CC"/>
            <w:sz w:val="20"/>
          </w:rPr>
          <w:t>WKUSER Role and Ultra Search Schemas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Deprecated</w:t>
        </w:r>
      </w:hyperlink>
    </w:p>
    <w:p w14:paraId="1BA8A81D"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30" w:history="1">
        <w:r w:rsidR="00C12992" w:rsidRPr="001058B5">
          <w:rPr>
            <w:rFonts w:ascii="Arial" w:hAnsi="Arial" w:cs="Arial"/>
            <w:color w:val="0000CC"/>
            <w:sz w:val="20"/>
          </w:rPr>
          <w:t>Database Configuration Assistant No Longer Provides Default Security</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Settings</w:t>
        </w:r>
      </w:hyperlink>
    </w:p>
    <w:p w14:paraId="30461643"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31" w:history="1">
        <w:r w:rsidR="00C12992" w:rsidRPr="001058B5">
          <w:rPr>
            <w:rFonts w:ascii="Arial" w:hAnsi="Arial" w:cs="Arial"/>
            <w:color w:val="0000CC"/>
            <w:spacing w:val="-3"/>
            <w:sz w:val="20"/>
          </w:rPr>
          <w:t xml:space="preserve">ALTER </w:t>
        </w:r>
        <w:r w:rsidR="00C12992" w:rsidRPr="001058B5">
          <w:rPr>
            <w:rFonts w:ascii="Arial" w:hAnsi="Arial" w:cs="Arial"/>
            <w:color w:val="0000CC"/>
            <w:sz w:val="20"/>
          </w:rPr>
          <w:t xml:space="preserve">USER Clause AUTHENTICATED USING </w:t>
        </w:r>
        <w:r w:rsidR="00C12992" w:rsidRPr="001058B5">
          <w:rPr>
            <w:rFonts w:ascii="Arial" w:hAnsi="Arial" w:cs="Arial"/>
            <w:color w:val="0000CC"/>
            <w:spacing w:val="-3"/>
            <w:sz w:val="20"/>
          </w:rPr>
          <w:t>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Deprecated</w:t>
        </w:r>
      </w:hyperlink>
    </w:p>
    <w:p w14:paraId="0BD0C4E3"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32" w:history="1">
        <w:r w:rsidR="00C12992" w:rsidRPr="001058B5">
          <w:rPr>
            <w:rFonts w:ascii="Arial" w:hAnsi="Arial" w:cs="Arial"/>
            <w:color w:val="0000CC"/>
            <w:sz w:val="20"/>
          </w:rPr>
          <w:t>Password for the listener.ora File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Deprecated</w:t>
        </w:r>
      </w:hyperlink>
    </w:p>
    <w:p w14:paraId="631DE2F3" w14:textId="77777777" w:rsidR="008C539B" w:rsidRPr="001058B5" w:rsidRDefault="008C539B">
      <w:pPr>
        <w:pStyle w:val="BodyText"/>
        <w:spacing w:before="3"/>
        <w:rPr>
          <w:rFonts w:ascii="Arial" w:hAnsi="Arial" w:cs="Arial"/>
          <w:sz w:val="22"/>
        </w:rPr>
      </w:pPr>
    </w:p>
    <w:p w14:paraId="0C985DBF" w14:textId="77777777" w:rsidR="008C539B" w:rsidRPr="001058B5" w:rsidRDefault="00C12992">
      <w:pPr>
        <w:pStyle w:val="Heading7"/>
        <w:rPr>
          <w:rFonts w:ascii="Arial" w:hAnsi="Arial" w:cs="Arial"/>
        </w:rPr>
      </w:pPr>
      <w:bookmarkStart w:id="37" w:name="_bookmark28"/>
      <w:bookmarkEnd w:id="37"/>
      <w:r w:rsidRPr="001058B5">
        <w:rPr>
          <w:rFonts w:ascii="Arial" w:hAnsi="Arial" w:cs="Arial"/>
        </w:rPr>
        <w:t>DB_EXTENDED Setting for the AUDIT_TRAIL Parameter Deprecated</w:t>
      </w:r>
    </w:p>
    <w:p w14:paraId="4C511737" w14:textId="77777777" w:rsidR="008C539B" w:rsidRPr="001058B5" w:rsidRDefault="00C12992">
      <w:pPr>
        <w:pStyle w:val="BodyText"/>
        <w:spacing w:before="55" w:line="228" w:lineRule="auto"/>
        <w:ind w:left="1660" w:right="1558" w:hanging="1"/>
        <w:rPr>
          <w:rFonts w:ascii="Arial" w:hAnsi="Arial" w:cs="Arial"/>
        </w:rPr>
      </w:pPr>
      <w:r w:rsidRPr="001058B5">
        <w:rPr>
          <w:rFonts w:ascii="Arial" w:hAnsi="Arial" w:cs="Arial"/>
          <w:w w:val="95"/>
        </w:rPr>
        <w:t>The DB_EXTENDED</w:t>
      </w:r>
      <w:r w:rsidRPr="001058B5">
        <w:rPr>
          <w:rFonts w:ascii="Arial" w:hAnsi="Arial" w:cs="Arial"/>
          <w:spacing w:val="-77"/>
          <w:w w:val="95"/>
        </w:rPr>
        <w:t xml:space="preserve"> </w:t>
      </w:r>
      <w:r w:rsidRPr="001058B5">
        <w:rPr>
          <w:rFonts w:ascii="Arial" w:hAnsi="Arial" w:cs="Arial"/>
          <w:w w:val="95"/>
        </w:rPr>
        <w:t>setting in the AUDIT_TRAIL</w:t>
      </w:r>
      <w:r w:rsidRPr="001058B5">
        <w:rPr>
          <w:rFonts w:ascii="Arial" w:hAnsi="Arial" w:cs="Arial"/>
          <w:spacing w:val="-79"/>
          <w:w w:val="95"/>
        </w:rPr>
        <w:t xml:space="preserve"> </w:t>
      </w:r>
      <w:r w:rsidRPr="001058B5">
        <w:rPr>
          <w:rFonts w:ascii="Arial" w:hAnsi="Arial" w:cs="Arial"/>
          <w:w w:val="95"/>
        </w:rPr>
        <w:t xml:space="preserve">initialization parameter has been </w:t>
      </w:r>
      <w:r w:rsidRPr="001058B5">
        <w:rPr>
          <w:rFonts w:ascii="Arial" w:hAnsi="Arial" w:cs="Arial"/>
        </w:rPr>
        <w:t>deprecated. Instead, use the DB, EXTENDED</w:t>
      </w:r>
      <w:r w:rsidRPr="001058B5">
        <w:rPr>
          <w:rFonts w:ascii="Arial" w:hAnsi="Arial" w:cs="Arial"/>
          <w:spacing w:val="-82"/>
        </w:rPr>
        <w:t xml:space="preserve"> </w:t>
      </w:r>
      <w:r w:rsidRPr="001058B5">
        <w:rPr>
          <w:rFonts w:ascii="Arial" w:hAnsi="Arial" w:cs="Arial"/>
        </w:rPr>
        <w:t>setting in its place.</w:t>
      </w:r>
    </w:p>
    <w:p w14:paraId="5DF486F9"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 xml:space="preserve">See </w:t>
      </w:r>
      <w:hyperlink w:anchor="_bookmark1655" w:history="1">
        <w:r w:rsidRPr="001058B5">
          <w:rPr>
            <w:rFonts w:ascii="Arial" w:hAnsi="Arial" w:cs="Arial"/>
            <w:color w:val="0000CC"/>
          </w:rPr>
          <w:t>"Configuring Standard Auditing with the AUDIT_TRAIL Initialization Parameter"</w:t>
        </w:r>
      </w:hyperlink>
      <w:r w:rsidRPr="001058B5">
        <w:rPr>
          <w:rFonts w:ascii="Arial" w:hAnsi="Arial" w:cs="Arial"/>
          <w:color w:val="0000CC"/>
        </w:rPr>
        <w:t xml:space="preserve"> </w:t>
      </w:r>
      <w:hyperlink w:anchor="_bookmark1655" w:history="1">
        <w:r w:rsidRPr="001058B5">
          <w:rPr>
            <w:rFonts w:ascii="Arial" w:hAnsi="Arial" w:cs="Arial"/>
          </w:rPr>
          <w:t xml:space="preserve">on page 9-8 </w:t>
        </w:r>
      </w:hyperlink>
      <w:r w:rsidRPr="001058B5">
        <w:rPr>
          <w:rFonts w:ascii="Arial" w:hAnsi="Arial" w:cs="Arial"/>
        </w:rPr>
        <w:t>for more information.</w:t>
      </w:r>
    </w:p>
    <w:p w14:paraId="08EAF12D" w14:textId="77777777" w:rsidR="008C539B" w:rsidRPr="001058B5" w:rsidRDefault="008C539B">
      <w:pPr>
        <w:pStyle w:val="BodyText"/>
        <w:spacing w:before="2"/>
        <w:rPr>
          <w:rFonts w:ascii="Arial" w:hAnsi="Arial" w:cs="Arial"/>
          <w:sz w:val="22"/>
        </w:rPr>
      </w:pPr>
    </w:p>
    <w:p w14:paraId="38330259" w14:textId="77777777" w:rsidR="008C539B" w:rsidRPr="001058B5" w:rsidRDefault="00C12992">
      <w:pPr>
        <w:pStyle w:val="Heading7"/>
        <w:rPr>
          <w:rFonts w:ascii="Arial" w:hAnsi="Arial" w:cs="Arial"/>
        </w:rPr>
      </w:pPr>
      <w:bookmarkStart w:id="38" w:name="_bookmark29"/>
      <w:bookmarkEnd w:id="38"/>
      <w:r w:rsidRPr="001058B5">
        <w:rPr>
          <w:rFonts w:ascii="Arial" w:hAnsi="Arial" w:cs="Arial"/>
        </w:rPr>
        <w:t>WKUSER Role and Ultra Search Schemas Deprecated</w:t>
      </w:r>
    </w:p>
    <w:p w14:paraId="17EDD040" w14:textId="77777777" w:rsidR="008C539B" w:rsidRPr="001058B5" w:rsidRDefault="00C12992">
      <w:pPr>
        <w:spacing w:before="54" w:line="230" w:lineRule="auto"/>
        <w:ind w:left="1659" w:right="848"/>
        <w:rPr>
          <w:rFonts w:ascii="Arial" w:hAnsi="Arial" w:cs="Arial"/>
          <w:sz w:val="20"/>
        </w:rPr>
      </w:pPr>
      <w:r w:rsidRPr="001058B5">
        <w:rPr>
          <w:rFonts w:ascii="Arial" w:hAnsi="Arial" w:cs="Arial"/>
          <w:w w:val="95"/>
          <w:sz w:val="20"/>
        </w:rPr>
        <w:t>The WKUSER</w:t>
      </w:r>
      <w:r w:rsidRPr="001058B5">
        <w:rPr>
          <w:rFonts w:ascii="Arial" w:hAnsi="Arial" w:cs="Arial"/>
          <w:spacing w:val="-77"/>
          <w:w w:val="95"/>
          <w:sz w:val="20"/>
        </w:rPr>
        <w:t xml:space="preserve"> </w:t>
      </w:r>
      <w:r w:rsidRPr="001058B5">
        <w:rPr>
          <w:rFonts w:ascii="Arial" w:hAnsi="Arial" w:cs="Arial"/>
          <w:w w:val="95"/>
          <w:sz w:val="20"/>
        </w:rPr>
        <w:t>role and the WKSYS, WKTEST, WKPROXY</w:t>
      </w:r>
      <w:r w:rsidRPr="001058B5">
        <w:rPr>
          <w:rFonts w:ascii="Arial" w:hAnsi="Arial" w:cs="Arial"/>
          <w:spacing w:val="-77"/>
          <w:w w:val="95"/>
          <w:sz w:val="20"/>
        </w:rPr>
        <w:t xml:space="preserve"> </w:t>
      </w:r>
      <w:r w:rsidRPr="001058B5">
        <w:rPr>
          <w:rFonts w:ascii="Arial" w:hAnsi="Arial" w:cs="Arial"/>
          <w:w w:val="95"/>
          <w:sz w:val="20"/>
        </w:rPr>
        <w:t xml:space="preserve">schemas have been deprecated. For </w:t>
      </w:r>
      <w:r w:rsidRPr="001058B5">
        <w:rPr>
          <w:rFonts w:ascii="Arial" w:hAnsi="Arial" w:cs="Arial"/>
          <w:sz w:val="20"/>
        </w:rPr>
        <w:t xml:space="preserve">more information about Oracle Ultra Search, see </w:t>
      </w:r>
      <w:r w:rsidRPr="001058B5">
        <w:rPr>
          <w:rFonts w:ascii="Arial" w:hAnsi="Arial" w:cs="Arial"/>
          <w:i/>
          <w:sz w:val="20"/>
        </w:rPr>
        <w:t>Oracle Ultra Search Administrator's Guide</w:t>
      </w:r>
      <w:r w:rsidRPr="001058B5">
        <w:rPr>
          <w:rFonts w:ascii="Arial" w:hAnsi="Arial" w:cs="Arial"/>
          <w:sz w:val="20"/>
        </w:rPr>
        <w:t>.</w:t>
      </w:r>
    </w:p>
    <w:p w14:paraId="195AD868" w14:textId="77777777" w:rsidR="008C539B" w:rsidRPr="001058B5" w:rsidRDefault="008C539B">
      <w:pPr>
        <w:pStyle w:val="BodyText"/>
        <w:spacing w:before="4"/>
        <w:rPr>
          <w:rFonts w:ascii="Arial" w:hAnsi="Arial" w:cs="Arial"/>
          <w:sz w:val="22"/>
        </w:rPr>
      </w:pPr>
    </w:p>
    <w:p w14:paraId="4D2CC740" w14:textId="77777777" w:rsidR="008C539B" w:rsidRPr="001058B5" w:rsidRDefault="00C12992">
      <w:pPr>
        <w:pStyle w:val="Heading7"/>
        <w:rPr>
          <w:rFonts w:ascii="Arial" w:hAnsi="Arial" w:cs="Arial"/>
        </w:rPr>
      </w:pPr>
      <w:bookmarkStart w:id="39" w:name="_bookmark30"/>
      <w:bookmarkEnd w:id="39"/>
      <w:r w:rsidRPr="001058B5">
        <w:rPr>
          <w:rFonts w:ascii="Arial" w:hAnsi="Arial" w:cs="Arial"/>
        </w:rPr>
        <w:t>Database Configuration Assistant No Longer Provides Default Security Settings</w:t>
      </w:r>
    </w:p>
    <w:p w14:paraId="49E4C84D" w14:textId="77777777" w:rsidR="008C539B" w:rsidRPr="001058B5" w:rsidRDefault="00C12992">
      <w:pPr>
        <w:pStyle w:val="BodyText"/>
        <w:spacing w:before="52" w:line="232" w:lineRule="auto"/>
        <w:ind w:left="1659" w:right="700"/>
        <w:rPr>
          <w:rFonts w:ascii="Arial" w:hAnsi="Arial" w:cs="Arial"/>
        </w:rPr>
      </w:pPr>
      <w:r w:rsidRPr="001058B5">
        <w:rPr>
          <w:rFonts w:ascii="Arial" w:hAnsi="Arial" w:cs="Arial"/>
        </w:rP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14:paraId="68E51AF2" w14:textId="77777777" w:rsidR="008C539B" w:rsidRPr="001058B5" w:rsidRDefault="00C12992">
      <w:pPr>
        <w:pStyle w:val="BodyText"/>
        <w:spacing w:before="110"/>
        <w:ind w:left="1660"/>
        <w:rPr>
          <w:rFonts w:ascii="Arial" w:hAnsi="Arial" w:cs="Arial"/>
        </w:rPr>
      </w:pPr>
      <w:r w:rsidRPr="001058B5">
        <w:rPr>
          <w:rFonts w:ascii="Arial" w:hAnsi="Arial" w:cs="Arial"/>
        </w:rPr>
        <w:t>See the following sections for more information:</w:t>
      </w:r>
    </w:p>
    <w:p w14:paraId="3847A21C"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10" w:history="1">
        <w:r w:rsidR="00C12992" w:rsidRPr="001058B5">
          <w:rPr>
            <w:rFonts w:ascii="Arial" w:hAnsi="Arial" w:cs="Arial"/>
            <w:color w:val="0000CC"/>
            <w:sz w:val="20"/>
          </w:rPr>
          <w:t xml:space="preserve">"Configuring Password Settings in the Default Profile"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3-4</w:t>
        </w:r>
      </w:hyperlink>
    </w:p>
    <w:p w14:paraId="2F22F11A" w14:textId="77777777" w:rsidR="008C539B" w:rsidRPr="001058B5" w:rsidRDefault="008D1AB8" w:rsidP="006F7931">
      <w:pPr>
        <w:pStyle w:val="ListParagraph"/>
        <w:numPr>
          <w:ilvl w:val="1"/>
          <w:numId w:val="137"/>
        </w:numPr>
        <w:tabs>
          <w:tab w:val="left" w:pos="2020"/>
        </w:tabs>
        <w:spacing w:before="117" w:line="232" w:lineRule="auto"/>
        <w:ind w:right="851" w:hanging="359"/>
        <w:rPr>
          <w:rFonts w:ascii="Arial" w:hAnsi="Arial" w:cs="Arial"/>
          <w:sz w:val="20"/>
        </w:rPr>
      </w:pPr>
      <w:hyperlink w:anchor="_bookmark1881" w:history="1">
        <w:r w:rsidR="00C12992" w:rsidRPr="001058B5">
          <w:rPr>
            <w:rFonts w:ascii="Arial" w:hAnsi="Arial" w:cs="Arial"/>
            <w:color w:val="0000CC"/>
            <w:sz w:val="20"/>
          </w:rPr>
          <w:t>"Using Default Auditing for Security-Relevant SQL Statements and Privileges"</w:t>
        </w:r>
        <w:r w:rsidR="00C12992" w:rsidRPr="001058B5">
          <w:rPr>
            <w:rFonts w:ascii="Arial" w:hAnsi="Arial" w:cs="Arial"/>
            <w:color w:val="0000CC"/>
            <w:spacing w:val="-36"/>
            <w:sz w:val="20"/>
          </w:rPr>
          <w:t xml:space="preserve"> </w:t>
        </w:r>
        <w:r w:rsidR="00C12992" w:rsidRPr="001058B5">
          <w:rPr>
            <w:rFonts w:ascii="Arial" w:hAnsi="Arial" w:cs="Arial"/>
            <w:sz w:val="20"/>
          </w:rPr>
          <w:t>on</w:t>
        </w:r>
      </w:hyperlink>
      <w:hyperlink w:anchor="_bookmark188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9-35</w:t>
        </w:r>
      </w:hyperlink>
    </w:p>
    <w:p w14:paraId="6A883F9F" w14:textId="77777777" w:rsidR="008C539B" w:rsidRPr="001058B5" w:rsidRDefault="008C539B">
      <w:pPr>
        <w:pStyle w:val="BodyText"/>
        <w:spacing w:before="2"/>
        <w:rPr>
          <w:rFonts w:ascii="Arial" w:hAnsi="Arial" w:cs="Arial"/>
          <w:sz w:val="22"/>
        </w:rPr>
      </w:pPr>
    </w:p>
    <w:p w14:paraId="07FD940D" w14:textId="77777777" w:rsidR="008C539B" w:rsidRPr="001058B5" w:rsidRDefault="00C12992">
      <w:pPr>
        <w:pStyle w:val="Heading7"/>
        <w:spacing w:before="1"/>
        <w:rPr>
          <w:rFonts w:ascii="Arial" w:hAnsi="Arial" w:cs="Arial"/>
        </w:rPr>
      </w:pPr>
      <w:bookmarkStart w:id="40" w:name="_bookmark31"/>
      <w:bookmarkEnd w:id="40"/>
      <w:r w:rsidRPr="001058B5">
        <w:rPr>
          <w:rFonts w:ascii="Arial" w:hAnsi="Arial" w:cs="Arial"/>
        </w:rPr>
        <w:t>ALTER USER Clause AUTHENTICATED USING PASSWORD Deprecated</w:t>
      </w:r>
    </w:p>
    <w:p w14:paraId="26256FAC" w14:textId="77777777" w:rsidR="008C539B" w:rsidRPr="001058B5" w:rsidRDefault="00C12992">
      <w:pPr>
        <w:pStyle w:val="BodyText"/>
        <w:spacing w:before="52" w:line="230" w:lineRule="auto"/>
        <w:ind w:left="1660" w:right="773"/>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AUTHENTICATED</w:t>
      </w:r>
      <w:r w:rsidRPr="001058B5">
        <w:rPr>
          <w:rFonts w:ascii="Arial" w:hAnsi="Arial" w:cs="Arial"/>
          <w:spacing w:val="-73"/>
        </w:rPr>
        <w:t xml:space="preserve"> </w:t>
      </w:r>
      <w:r w:rsidRPr="001058B5">
        <w:rPr>
          <w:rFonts w:ascii="Arial" w:hAnsi="Arial" w:cs="Arial"/>
        </w:rPr>
        <w:t>USING</w:t>
      </w:r>
      <w:r w:rsidRPr="001058B5">
        <w:rPr>
          <w:rFonts w:ascii="Arial" w:hAnsi="Arial" w:cs="Arial"/>
          <w:spacing w:val="-73"/>
        </w:rPr>
        <w:t xml:space="preserve"> </w:t>
      </w:r>
      <w:r w:rsidRPr="001058B5">
        <w:rPr>
          <w:rFonts w:ascii="Arial" w:hAnsi="Arial" w:cs="Arial"/>
        </w:rPr>
        <w:t>PASSWORD</w:t>
      </w:r>
      <w:r w:rsidRPr="001058B5">
        <w:rPr>
          <w:rFonts w:ascii="Arial" w:hAnsi="Arial" w:cs="Arial"/>
          <w:spacing w:val="-101"/>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ALTER</w:t>
      </w:r>
      <w:r w:rsidRPr="001058B5">
        <w:rPr>
          <w:rFonts w:ascii="Arial" w:hAnsi="Arial" w:cs="Arial"/>
          <w:spacing w:val="-73"/>
        </w:rPr>
        <w:t xml:space="preserve"> </w:t>
      </w:r>
      <w:r w:rsidRPr="001058B5">
        <w:rPr>
          <w:rFonts w:ascii="Arial" w:hAnsi="Arial" w:cs="Arial"/>
        </w:rPr>
        <w:t>USER</w:t>
      </w:r>
      <w:r w:rsidRPr="001058B5">
        <w:rPr>
          <w:rFonts w:ascii="Arial" w:hAnsi="Arial" w:cs="Arial"/>
          <w:spacing w:val="-102"/>
        </w:rPr>
        <w:t xml:space="preserve"> </w:t>
      </w:r>
      <w:r w:rsidRPr="001058B5">
        <w:rPr>
          <w:rFonts w:ascii="Arial" w:hAnsi="Arial" w:cs="Arial"/>
        </w:rPr>
        <w:t>statement</w:t>
      </w:r>
      <w:r w:rsidRPr="001058B5">
        <w:rPr>
          <w:rFonts w:ascii="Arial" w:hAnsi="Arial" w:cs="Arial"/>
          <w:spacing w:val="-28"/>
        </w:rPr>
        <w:t xml:space="preserve"> </w:t>
      </w:r>
      <w:r w:rsidRPr="001058B5">
        <w:rPr>
          <w:rFonts w:ascii="Arial" w:hAnsi="Arial" w:cs="Arial"/>
        </w:rPr>
        <w:t>has</w:t>
      </w:r>
      <w:r w:rsidRPr="001058B5">
        <w:rPr>
          <w:rFonts w:ascii="Arial" w:hAnsi="Arial" w:cs="Arial"/>
          <w:spacing w:val="-28"/>
        </w:rPr>
        <w:t xml:space="preserve"> </w:t>
      </w:r>
      <w:r w:rsidRPr="001058B5">
        <w:rPr>
          <w:rFonts w:ascii="Arial" w:hAnsi="Arial" w:cs="Arial"/>
        </w:rPr>
        <w:t xml:space="preserve">been deprecated for this release. If you use this clause, Oracle Database converts it to the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REQUIRED</w:t>
      </w:r>
      <w:r w:rsidRPr="001058B5">
        <w:rPr>
          <w:rFonts w:ascii="Arial" w:hAnsi="Arial" w:cs="Arial"/>
          <w:spacing w:val="-98"/>
          <w:w w:val="95"/>
        </w:rPr>
        <w:t xml:space="preserve"> </w:t>
      </w:r>
      <w:r w:rsidRPr="001058B5">
        <w:rPr>
          <w:rFonts w:ascii="Arial" w:hAnsi="Arial" w:cs="Arial"/>
          <w:w w:val="95"/>
        </w:rPr>
        <w:t>clause.</w:t>
      </w:r>
      <w:r w:rsidRPr="001058B5">
        <w:rPr>
          <w:rFonts w:ascii="Arial" w:hAnsi="Arial" w:cs="Arial"/>
          <w:spacing w:val="-29"/>
          <w:w w:val="95"/>
        </w:rPr>
        <w:t xml:space="preserve"> </w:t>
      </w:r>
      <w:r w:rsidRPr="001058B5">
        <w:rPr>
          <w:rFonts w:ascii="Arial" w:hAnsi="Arial" w:cs="Arial"/>
          <w:w w:val="95"/>
        </w:rPr>
        <w:t>If</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do</w:t>
      </w:r>
      <w:r w:rsidRPr="001058B5">
        <w:rPr>
          <w:rFonts w:ascii="Arial" w:hAnsi="Arial" w:cs="Arial"/>
          <w:spacing w:val="-29"/>
          <w:w w:val="95"/>
        </w:rPr>
        <w:t xml:space="preserve"> </w:t>
      </w:r>
      <w:r w:rsidRPr="001058B5">
        <w:rPr>
          <w:rFonts w:ascii="Arial" w:hAnsi="Arial" w:cs="Arial"/>
          <w:w w:val="95"/>
        </w:rPr>
        <w:t>not</w:t>
      </w:r>
      <w:r w:rsidRPr="001058B5">
        <w:rPr>
          <w:rFonts w:ascii="Arial" w:hAnsi="Arial" w:cs="Arial"/>
          <w:spacing w:val="-29"/>
          <w:w w:val="95"/>
        </w:rPr>
        <w:t xml:space="preserve"> </w:t>
      </w:r>
      <w:r w:rsidRPr="001058B5">
        <w:rPr>
          <w:rFonts w:ascii="Arial" w:hAnsi="Arial" w:cs="Arial"/>
          <w:w w:val="95"/>
        </w:rPr>
        <w:t>specify</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 xml:space="preserve">REQUIRED </w:t>
      </w:r>
      <w:r w:rsidRPr="001058B5">
        <w:rPr>
          <w:rFonts w:ascii="Arial" w:hAnsi="Arial" w:cs="Arial"/>
        </w:rPr>
        <w:t>clause, then Oracle Database uses either the AUTHENTICATED USING CERTIFICATE clause</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AUTHENTICATED</w:t>
      </w:r>
      <w:r w:rsidRPr="001058B5">
        <w:rPr>
          <w:rFonts w:ascii="Arial" w:hAnsi="Arial" w:cs="Arial"/>
          <w:spacing w:val="-43"/>
        </w:rPr>
        <w:t xml:space="preserve"> </w:t>
      </w:r>
      <w:r w:rsidRPr="001058B5">
        <w:rPr>
          <w:rFonts w:ascii="Arial" w:hAnsi="Arial" w:cs="Arial"/>
        </w:rPr>
        <w:t>USING</w:t>
      </w:r>
      <w:r w:rsidRPr="001058B5">
        <w:rPr>
          <w:rFonts w:ascii="Arial" w:hAnsi="Arial" w:cs="Arial"/>
          <w:spacing w:val="-44"/>
        </w:rPr>
        <w:t xml:space="preserve"> </w:t>
      </w:r>
      <w:r w:rsidRPr="001058B5">
        <w:rPr>
          <w:rFonts w:ascii="Arial" w:hAnsi="Arial" w:cs="Arial"/>
        </w:rPr>
        <w:t>DISTINGUISHED</w:t>
      </w:r>
      <w:r w:rsidRPr="001058B5">
        <w:rPr>
          <w:rFonts w:ascii="Arial" w:hAnsi="Arial" w:cs="Arial"/>
          <w:spacing w:val="-43"/>
        </w:rPr>
        <w:t xml:space="preserve"> </w:t>
      </w:r>
      <w:r w:rsidRPr="001058B5">
        <w:rPr>
          <w:rFonts w:ascii="Arial" w:hAnsi="Arial" w:cs="Arial"/>
        </w:rPr>
        <w:t>NAME</w:t>
      </w:r>
      <w:r w:rsidRPr="001058B5">
        <w:rPr>
          <w:rFonts w:ascii="Arial" w:hAnsi="Arial" w:cs="Arial"/>
          <w:spacing w:val="-89"/>
        </w:rPr>
        <w:t xml:space="preserve"> </w:t>
      </w:r>
      <w:r w:rsidRPr="001058B5">
        <w:rPr>
          <w:rFonts w:ascii="Arial" w:hAnsi="Arial" w:cs="Arial"/>
        </w:rPr>
        <w:t>clause.</w:t>
      </w:r>
    </w:p>
    <w:p w14:paraId="0539CEC3" w14:textId="77777777" w:rsidR="008C539B" w:rsidRPr="001058B5" w:rsidRDefault="00C12992">
      <w:pPr>
        <w:spacing w:before="105"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more information about the ALTER USER</w:t>
      </w:r>
    </w:p>
    <w:p w14:paraId="15BDC7F0"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 options.</w:t>
      </w:r>
    </w:p>
    <w:p w14:paraId="2CAC0566" w14:textId="77777777" w:rsidR="008C539B" w:rsidRPr="001058B5" w:rsidRDefault="008C539B">
      <w:pPr>
        <w:spacing w:line="242" w:lineRule="exact"/>
        <w:rPr>
          <w:rFonts w:ascii="Arial" w:hAnsi="Arial" w:cs="Arial"/>
        </w:rPr>
        <w:sectPr w:rsidR="008C539B" w:rsidRPr="001058B5">
          <w:footerReference w:type="even" r:id="rId29"/>
          <w:footerReference w:type="default" r:id="rId30"/>
          <w:pgSz w:w="12240" w:h="15840"/>
          <w:pgMar w:top="1180" w:right="1060" w:bottom="840" w:left="1100" w:header="0" w:footer="658" w:gutter="0"/>
          <w:cols w:space="720"/>
        </w:sectPr>
      </w:pPr>
    </w:p>
    <w:p w14:paraId="5E57F145" w14:textId="77777777" w:rsidR="008C539B" w:rsidRPr="001058B5" w:rsidRDefault="00C12992">
      <w:pPr>
        <w:pStyle w:val="Heading7"/>
        <w:spacing w:before="85"/>
        <w:ind w:left="2260"/>
        <w:rPr>
          <w:rFonts w:ascii="Arial" w:hAnsi="Arial" w:cs="Arial"/>
        </w:rPr>
      </w:pPr>
      <w:bookmarkStart w:id="41" w:name="_bookmark32"/>
      <w:bookmarkEnd w:id="41"/>
      <w:r w:rsidRPr="001058B5">
        <w:rPr>
          <w:rFonts w:ascii="Arial" w:hAnsi="Arial" w:cs="Arial"/>
        </w:rPr>
        <w:lastRenderedPageBreak/>
        <w:t>Password for the listener.ora File Deprecated</w:t>
      </w:r>
    </w:p>
    <w:p w14:paraId="6ECFCE63" w14:textId="77777777" w:rsidR="008C539B" w:rsidRPr="001058B5" w:rsidRDefault="00C12992">
      <w:pPr>
        <w:pStyle w:val="BodyText"/>
        <w:spacing w:before="53" w:line="230" w:lineRule="auto"/>
        <w:ind w:left="2259"/>
        <w:rPr>
          <w:rFonts w:ascii="Arial" w:hAnsi="Arial" w:cs="Arial"/>
        </w:rPr>
      </w:pPr>
      <w:r w:rsidRPr="001058B5">
        <w:rPr>
          <w:rFonts w:ascii="Arial" w:hAnsi="Arial" w:cs="Arial"/>
        </w:rPr>
        <w:t>Setting a password for the listener.ora</w:t>
      </w:r>
      <w:r w:rsidRPr="001058B5">
        <w:rPr>
          <w:rFonts w:ascii="Arial" w:hAnsi="Arial" w:cs="Arial"/>
          <w:spacing w:val="-91"/>
        </w:rPr>
        <w:t xml:space="preserve"> </w:t>
      </w:r>
      <w:r w:rsidRPr="001058B5">
        <w:rPr>
          <w:rFonts w:ascii="Arial" w:hAnsi="Arial" w:cs="Arial"/>
        </w:rPr>
        <w:t>file has been deprecated for this release, because it is no longer needed. In the next release, the listener password will not be supported.</w:t>
      </w:r>
    </w:p>
    <w:p w14:paraId="352DA281" w14:textId="77777777" w:rsidR="008C539B" w:rsidRPr="001058B5" w:rsidRDefault="008C539B">
      <w:pPr>
        <w:pStyle w:val="BodyText"/>
        <w:spacing w:before="10"/>
        <w:rPr>
          <w:rFonts w:ascii="Arial" w:hAnsi="Arial" w:cs="Arial"/>
          <w:sz w:val="27"/>
        </w:rPr>
      </w:pPr>
    </w:p>
    <w:p w14:paraId="32BFF021" w14:textId="77777777" w:rsidR="008C539B" w:rsidRPr="001058B5" w:rsidRDefault="00C12992">
      <w:pPr>
        <w:pStyle w:val="Heading3"/>
        <w:ind w:left="14" w:right="1190"/>
        <w:jc w:val="center"/>
      </w:pPr>
      <w:bookmarkStart w:id="42" w:name="Oracle_Database_11g_Release_1_(11.1)_New"/>
      <w:bookmarkStart w:id="43" w:name="_bookmark33"/>
      <w:bookmarkEnd w:id="42"/>
      <w:bookmarkEnd w:id="43"/>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1 </w:t>
      </w:r>
      <w:r w:rsidRPr="001058B5">
        <w:rPr>
          <w:spacing w:val="-22"/>
        </w:rPr>
        <w:t xml:space="preserve">(11.1) </w:t>
      </w:r>
      <w:r w:rsidRPr="001058B5">
        <w:rPr>
          <w:spacing w:val="-26"/>
        </w:rPr>
        <w:t xml:space="preserve">New </w:t>
      </w:r>
      <w:r w:rsidRPr="001058B5">
        <w:rPr>
          <w:spacing w:val="-25"/>
        </w:rPr>
        <w:t xml:space="preserve">Security </w:t>
      </w:r>
      <w:r w:rsidRPr="001058B5">
        <w:rPr>
          <w:spacing w:val="-30"/>
        </w:rPr>
        <w:t>Features</w:t>
      </w:r>
    </w:p>
    <w:p w14:paraId="086BDD7C"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2D1C9A11"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34" w:history="1">
        <w:r w:rsidR="00C12992" w:rsidRPr="001058B5">
          <w:rPr>
            <w:rFonts w:ascii="Arial" w:hAnsi="Arial" w:cs="Arial"/>
            <w:color w:val="0000CC"/>
            <w:sz w:val="20"/>
          </w:rPr>
          <w:t>Automatic Secure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Configuration</w:t>
        </w:r>
      </w:hyperlink>
    </w:p>
    <w:p w14:paraId="3D4F449C"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35" w:history="1">
        <w:r w:rsidR="00C12992" w:rsidRPr="001058B5">
          <w:rPr>
            <w:rFonts w:ascii="Arial" w:hAnsi="Arial" w:cs="Arial"/>
            <w:color w:val="0000CC"/>
            <w:sz w:val="20"/>
          </w:rPr>
          <w:t>New Password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Protections</w:t>
        </w:r>
      </w:hyperlink>
    </w:p>
    <w:p w14:paraId="2507E49F"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36" w:history="1">
        <w:r w:rsidR="00C12992" w:rsidRPr="001058B5">
          <w:rPr>
            <w:rFonts w:ascii="Arial" w:hAnsi="Arial" w:cs="Arial"/>
            <w:color w:val="0000CC"/>
            <w:sz w:val="20"/>
          </w:rPr>
          <w:t>SYSDBA and SYSOPER Strong Authentication</w:t>
        </w:r>
      </w:hyperlink>
    </w:p>
    <w:p w14:paraId="3ADA7A55"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37" w:history="1">
        <w:r w:rsidR="00C12992" w:rsidRPr="001058B5">
          <w:rPr>
            <w:rFonts w:ascii="Arial" w:hAnsi="Arial" w:cs="Arial"/>
            <w:color w:val="0000CC"/>
            <w:sz w:val="20"/>
          </w:rPr>
          <w:t>SYSASM Privilege for Automatic Storage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Management</w:t>
        </w:r>
      </w:hyperlink>
    </w:p>
    <w:p w14:paraId="6A93EF29"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38" w:history="1">
        <w:r w:rsidR="00C12992" w:rsidRPr="001058B5">
          <w:rPr>
            <w:rFonts w:ascii="Arial" w:hAnsi="Arial" w:cs="Arial"/>
            <w:color w:val="0000CC"/>
            <w:sz w:val="20"/>
          </w:rPr>
          <w:t>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484AE165"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43" w:history="1">
        <w:r w:rsidR="00C12992" w:rsidRPr="001058B5">
          <w:rPr>
            <w:rFonts w:ascii="Arial" w:hAnsi="Arial" w:cs="Arial"/>
            <w:color w:val="0000CC"/>
            <w:sz w:val="20"/>
          </w:rPr>
          <w:t>Fine-Grained Access Control on Network Services on the</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Database</w:t>
        </w:r>
      </w:hyperlink>
    </w:p>
    <w:p w14:paraId="7BB5AFF0"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44" w:history="1">
        <w:r w:rsidR="00C12992" w:rsidRPr="001058B5">
          <w:rPr>
            <w:rFonts w:ascii="Arial" w:hAnsi="Arial" w:cs="Arial"/>
            <w:color w:val="0000CC"/>
            <w:sz w:val="20"/>
          </w:rPr>
          <w:t>Change to AUDIT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SESSION</w:t>
        </w:r>
      </w:hyperlink>
    </w:p>
    <w:p w14:paraId="042B78A3"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45" w:history="1">
        <w:r w:rsidR="00C12992" w:rsidRPr="001058B5">
          <w:rPr>
            <w:rFonts w:ascii="Arial" w:hAnsi="Arial" w:cs="Arial"/>
            <w:color w:val="0000CC"/>
            <w:sz w:val="20"/>
          </w:rPr>
          <w:t>Oracle XML DB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Enhancements</w:t>
        </w:r>
      </w:hyperlink>
    </w:p>
    <w:p w14:paraId="12BFAECE"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48" w:history="1">
        <w:r w:rsidR="00C12992" w:rsidRPr="001058B5">
          <w:rPr>
            <w:rFonts w:ascii="Arial" w:hAnsi="Arial" w:cs="Arial"/>
            <w:color w:val="0000CC"/>
            <w:sz w:val="20"/>
          </w:rPr>
          <w:t>Directory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5EA1C10B"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49" w:history="1">
        <w:r w:rsidR="00C12992" w:rsidRPr="001058B5">
          <w:rPr>
            <w:rFonts w:ascii="Arial" w:hAnsi="Arial" w:cs="Arial"/>
            <w:color w:val="0000CC"/>
            <w:sz w:val="20"/>
          </w:rPr>
          <w:t>Oracle Call Interface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7E77A347" w14:textId="77777777" w:rsidR="008C539B" w:rsidRPr="001058B5" w:rsidRDefault="008C539B">
      <w:pPr>
        <w:pStyle w:val="BodyText"/>
        <w:spacing w:before="9"/>
        <w:rPr>
          <w:rFonts w:ascii="Arial" w:hAnsi="Arial" w:cs="Arial"/>
          <w:sz w:val="21"/>
        </w:rPr>
      </w:pPr>
    </w:p>
    <w:p w14:paraId="4EBFC44B" w14:textId="77777777" w:rsidR="008C539B" w:rsidRPr="001058B5" w:rsidRDefault="00C12992">
      <w:pPr>
        <w:ind w:left="2260"/>
        <w:rPr>
          <w:rFonts w:ascii="Arial" w:hAnsi="Arial" w:cs="Arial"/>
          <w:b/>
        </w:rPr>
      </w:pPr>
      <w:bookmarkStart w:id="44" w:name="_bookmark34"/>
      <w:bookmarkEnd w:id="44"/>
      <w:r w:rsidRPr="001058B5">
        <w:rPr>
          <w:rFonts w:ascii="Arial" w:hAnsi="Arial" w:cs="Arial"/>
          <w:b/>
        </w:rPr>
        <w:t>Automatic Secure Configuration</w:t>
      </w:r>
    </w:p>
    <w:p w14:paraId="2DDA417F"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When you create a new database, you can use Database Configuration Assistant (DBCA) to automatically create a more secure configuration than in previous releases of Oracle Database. You can enable the following secure configuration settings in one operation:</w:t>
      </w:r>
    </w:p>
    <w:p w14:paraId="290F6D38" w14:textId="77777777" w:rsidR="008C539B" w:rsidRPr="001058B5" w:rsidRDefault="00C12992" w:rsidP="006F7931">
      <w:pPr>
        <w:pStyle w:val="ListParagraph"/>
        <w:numPr>
          <w:ilvl w:val="2"/>
          <w:numId w:val="137"/>
        </w:numPr>
        <w:tabs>
          <w:tab w:val="left" w:pos="2620"/>
        </w:tabs>
        <w:spacing w:before="116" w:line="232" w:lineRule="auto"/>
        <w:ind w:right="624"/>
        <w:rPr>
          <w:rFonts w:ascii="Arial" w:hAnsi="Arial" w:cs="Arial"/>
          <w:sz w:val="20"/>
        </w:rPr>
      </w:pPr>
      <w:r w:rsidRPr="001058B5">
        <w:rPr>
          <w:rFonts w:ascii="Arial" w:hAnsi="Arial" w:cs="Arial"/>
          <w:b/>
          <w:sz w:val="20"/>
        </w:rPr>
        <w:t>Password-specific</w:t>
      </w:r>
      <w:r w:rsidRPr="001058B5">
        <w:rPr>
          <w:rFonts w:ascii="Arial" w:hAnsi="Arial" w:cs="Arial"/>
          <w:b/>
          <w:spacing w:val="-5"/>
          <w:sz w:val="20"/>
        </w:rPr>
        <w:t xml:space="preserve"> </w:t>
      </w:r>
      <w:r w:rsidRPr="001058B5">
        <w:rPr>
          <w:rFonts w:ascii="Arial" w:hAnsi="Arial" w:cs="Arial"/>
          <w:b/>
          <w:sz w:val="20"/>
        </w:rPr>
        <w:t>settings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default</w:t>
      </w:r>
      <w:r w:rsidRPr="001058B5">
        <w:rPr>
          <w:rFonts w:ascii="Arial" w:hAnsi="Arial" w:cs="Arial"/>
          <w:b/>
          <w:spacing w:val="-5"/>
          <w:sz w:val="20"/>
        </w:rPr>
        <w:t xml:space="preserve"> </w:t>
      </w:r>
      <w:r w:rsidRPr="001058B5">
        <w:rPr>
          <w:rFonts w:ascii="Arial" w:hAnsi="Arial" w:cs="Arial"/>
          <w:b/>
          <w:sz w:val="20"/>
        </w:rPr>
        <w:t>profile.</w:t>
      </w:r>
      <w:r w:rsidRPr="001058B5">
        <w:rPr>
          <w:rFonts w:ascii="Arial" w:hAnsi="Arial" w:cs="Arial"/>
          <w:b/>
          <w:spacing w:val="-5"/>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 xml:space="preserve">to enforce password expiration and other password policies. See </w:t>
      </w:r>
      <w:hyperlink w:anchor="_bookmark210" w:history="1">
        <w:r w:rsidRPr="001058B5">
          <w:rPr>
            <w:rFonts w:ascii="Arial" w:hAnsi="Arial" w:cs="Arial"/>
            <w:color w:val="0000CC"/>
            <w:sz w:val="20"/>
          </w:rPr>
          <w:t>"Configuring</w:t>
        </w:r>
      </w:hyperlink>
      <w:hyperlink w:anchor="_bookmark210" w:history="1">
        <w:r w:rsidRPr="001058B5">
          <w:rPr>
            <w:rFonts w:ascii="Arial" w:hAnsi="Arial" w:cs="Arial"/>
            <w:color w:val="0000CC"/>
            <w:sz w:val="20"/>
          </w:rPr>
          <w:t xml:space="preserve"> Password</w:t>
        </w:r>
        <w:r w:rsidRPr="001058B5">
          <w:rPr>
            <w:rFonts w:ascii="Arial" w:hAnsi="Arial" w:cs="Arial"/>
            <w:color w:val="0000CC"/>
            <w:spacing w:val="-4"/>
            <w:sz w:val="20"/>
          </w:rPr>
          <w:t xml:space="preserve"> </w:t>
        </w:r>
        <w:r w:rsidRPr="001058B5">
          <w:rPr>
            <w:rFonts w:ascii="Arial" w:hAnsi="Arial" w:cs="Arial"/>
            <w:color w:val="0000CC"/>
            <w:sz w:val="20"/>
          </w:rPr>
          <w:t>Settings</w:t>
        </w:r>
        <w:r w:rsidRPr="001058B5">
          <w:rPr>
            <w:rFonts w:ascii="Arial" w:hAnsi="Arial" w:cs="Arial"/>
            <w:color w:val="0000CC"/>
            <w:spacing w:val="-4"/>
            <w:sz w:val="20"/>
          </w:rPr>
          <w:t xml:space="preserve"> </w:t>
        </w:r>
        <w:r w:rsidRPr="001058B5">
          <w:rPr>
            <w:rFonts w:ascii="Arial" w:hAnsi="Arial" w:cs="Arial"/>
            <w:color w:val="0000CC"/>
            <w:sz w:val="20"/>
          </w:rPr>
          <w:t>in</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Default</w:t>
        </w:r>
        <w:r w:rsidRPr="001058B5">
          <w:rPr>
            <w:rFonts w:ascii="Arial" w:hAnsi="Arial" w:cs="Arial"/>
            <w:color w:val="0000CC"/>
            <w:spacing w:val="-4"/>
            <w:sz w:val="20"/>
          </w:rPr>
          <w:t xml:space="preserve"> </w:t>
        </w:r>
        <w:r w:rsidRPr="001058B5">
          <w:rPr>
            <w:rFonts w:ascii="Arial" w:hAnsi="Arial" w:cs="Arial"/>
            <w:color w:val="0000CC"/>
            <w:sz w:val="20"/>
          </w:rPr>
          <w:t>Profile"</w:t>
        </w:r>
        <w:r w:rsidRPr="001058B5">
          <w:rPr>
            <w:rFonts w:ascii="Arial" w:hAnsi="Arial" w:cs="Arial"/>
            <w:color w:val="0000CC"/>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3-4</w:t>
        </w:r>
        <w:r w:rsidRPr="001058B5">
          <w:rPr>
            <w:rFonts w:ascii="Arial" w:hAnsi="Arial" w:cs="Arial"/>
            <w:spacing w:val="-3"/>
            <w:sz w:val="20"/>
          </w:rPr>
          <w:t xml:space="preserve"> </w:t>
        </w:r>
      </w:hyperlink>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p>
    <w:p w14:paraId="4FDDCD24" w14:textId="77777777" w:rsidR="008C539B" w:rsidRPr="001058B5" w:rsidRDefault="00C12992" w:rsidP="006F7931">
      <w:pPr>
        <w:pStyle w:val="ListParagraph"/>
        <w:numPr>
          <w:ilvl w:val="2"/>
          <w:numId w:val="137"/>
        </w:numPr>
        <w:tabs>
          <w:tab w:val="left" w:pos="2620"/>
        </w:tabs>
        <w:spacing w:before="116" w:line="232" w:lineRule="auto"/>
        <w:ind w:right="419"/>
        <w:rPr>
          <w:rFonts w:ascii="Arial" w:hAnsi="Arial" w:cs="Arial"/>
          <w:sz w:val="20"/>
        </w:rPr>
      </w:pPr>
      <w:r w:rsidRPr="001058B5">
        <w:rPr>
          <w:rFonts w:ascii="Arial" w:hAnsi="Arial" w:cs="Arial"/>
          <w:b/>
          <w:sz w:val="20"/>
        </w:rPr>
        <w:t xml:space="preserve">Auditing. </w:t>
      </w:r>
      <w:r w:rsidRPr="001058B5">
        <w:rPr>
          <w:rFonts w:ascii="Arial" w:hAnsi="Arial" w:cs="Arial"/>
          <w:sz w:val="20"/>
        </w:rPr>
        <w:t xml:space="preserve">This feature enables auditing for specific events such as database connections. See </w:t>
      </w:r>
      <w:hyperlink w:anchor="_bookmark1881" w:history="1">
        <w:r w:rsidRPr="001058B5">
          <w:rPr>
            <w:rFonts w:ascii="Arial" w:hAnsi="Arial" w:cs="Arial"/>
            <w:color w:val="0000CC"/>
            <w:sz w:val="20"/>
          </w:rPr>
          <w:t>"Using Default Auditing for Security-Relevant SQL</w:t>
        </w:r>
        <w:r w:rsidRPr="001058B5">
          <w:rPr>
            <w:rFonts w:ascii="Arial" w:hAnsi="Arial" w:cs="Arial"/>
            <w:color w:val="0000CC"/>
            <w:spacing w:val="-28"/>
            <w:sz w:val="20"/>
          </w:rPr>
          <w:t xml:space="preserve"> </w:t>
        </w:r>
        <w:r w:rsidRPr="001058B5">
          <w:rPr>
            <w:rFonts w:ascii="Arial" w:hAnsi="Arial" w:cs="Arial"/>
            <w:color w:val="0000CC"/>
            <w:sz w:val="20"/>
          </w:rPr>
          <w:t>Statements</w:t>
        </w:r>
      </w:hyperlink>
      <w:hyperlink w:anchor="_bookmark1881" w:history="1">
        <w:r w:rsidRPr="001058B5">
          <w:rPr>
            <w:rFonts w:ascii="Arial" w:hAnsi="Arial" w:cs="Arial"/>
            <w:color w:val="0000CC"/>
            <w:sz w:val="20"/>
          </w:rPr>
          <w:t xml:space="preserve"> and Privileges" </w:t>
        </w:r>
        <w:r w:rsidRPr="001058B5">
          <w:rPr>
            <w:rFonts w:ascii="Arial" w:hAnsi="Arial" w:cs="Arial"/>
            <w:sz w:val="20"/>
          </w:rPr>
          <w:t xml:space="preserve">on page 9-35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0B13C914" w14:textId="77777777" w:rsidR="008C539B" w:rsidRPr="001058B5" w:rsidRDefault="00C12992">
      <w:pPr>
        <w:pStyle w:val="BodyText"/>
        <w:spacing w:before="117" w:line="232" w:lineRule="auto"/>
        <w:ind w:left="2260" w:right="379"/>
        <w:rPr>
          <w:rFonts w:ascii="Arial" w:hAnsi="Arial" w:cs="Arial"/>
        </w:rPr>
      </w:pPr>
      <w:r w:rsidRPr="001058B5">
        <w:rPr>
          <w:rFonts w:ascii="Arial" w:hAnsi="Arial" w:cs="Arial"/>
        </w:rPr>
        <w:t xml:space="preserve">To configure your database for greater security, follow the guidelines in </w:t>
      </w:r>
      <w:hyperlink w:anchor="_bookmark2118" w:history="1">
        <w:r w:rsidRPr="001058B5">
          <w:rPr>
            <w:rFonts w:ascii="Arial" w:hAnsi="Arial" w:cs="Arial"/>
            <w:color w:val="0000CC"/>
          </w:rPr>
          <w:t>Chapter 10,</w:t>
        </w:r>
      </w:hyperlink>
      <w:r w:rsidRPr="001058B5">
        <w:rPr>
          <w:rFonts w:ascii="Arial" w:hAnsi="Arial" w:cs="Arial"/>
          <w:color w:val="0000CC"/>
        </w:rPr>
        <w:t xml:space="preserve"> </w:t>
      </w:r>
      <w:hyperlink w:anchor="_bookmark2118" w:history="1">
        <w:r w:rsidRPr="001058B5">
          <w:rPr>
            <w:rFonts w:ascii="Arial" w:hAnsi="Arial" w:cs="Arial"/>
            <w:color w:val="0000CC"/>
          </w:rPr>
          <w:t>"Keeping Your Oracle Database Secure"</w:t>
        </w:r>
      </w:hyperlink>
      <w:r w:rsidRPr="001058B5">
        <w:rPr>
          <w:rFonts w:ascii="Arial" w:hAnsi="Arial" w:cs="Arial"/>
        </w:rPr>
        <w:t>.</w:t>
      </w:r>
    </w:p>
    <w:p w14:paraId="1115C66E" w14:textId="77777777" w:rsidR="008C539B" w:rsidRPr="001058B5" w:rsidRDefault="008C539B">
      <w:pPr>
        <w:pStyle w:val="BodyText"/>
        <w:spacing w:before="11"/>
        <w:rPr>
          <w:rFonts w:ascii="Arial" w:hAnsi="Arial" w:cs="Arial"/>
          <w:sz w:val="21"/>
        </w:rPr>
      </w:pPr>
    </w:p>
    <w:p w14:paraId="0B6A2C5A" w14:textId="77777777" w:rsidR="008C539B" w:rsidRPr="001058B5" w:rsidRDefault="00C12992">
      <w:pPr>
        <w:ind w:left="2260"/>
        <w:rPr>
          <w:rFonts w:ascii="Arial" w:hAnsi="Arial" w:cs="Arial"/>
          <w:b/>
        </w:rPr>
      </w:pPr>
      <w:bookmarkStart w:id="45" w:name="_bookmark35"/>
      <w:bookmarkEnd w:id="45"/>
      <w:r w:rsidRPr="001058B5">
        <w:rPr>
          <w:rFonts w:ascii="Arial" w:hAnsi="Arial" w:cs="Arial"/>
          <w:b/>
        </w:rPr>
        <w:t>New Password Protections</w:t>
      </w:r>
    </w:p>
    <w:p w14:paraId="033429A1" w14:textId="77777777" w:rsidR="008C539B" w:rsidRPr="001058B5" w:rsidRDefault="00C12992">
      <w:pPr>
        <w:pStyle w:val="BodyText"/>
        <w:spacing w:before="48"/>
        <w:ind w:left="2260"/>
        <w:rPr>
          <w:rFonts w:ascii="Arial" w:hAnsi="Arial" w:cs="Arial"/>
        </w:rPr>
      </w:pPr>
      <w:r w:rsidRPr="001058B5">
        <w:rPr>
          <w:rFonts w:ascii="Arial" w:hAnsi="Arial" w:cs="Arial"/>
        </w:rPr>
        <w:t>Oracle Database now includes the following new password protections:</w:t>
      </w:r>
    </w:p>
    <w:p w14:paraId="032DAA0F" w14:textId="77777777" w:rsidR="008C539B" w:rsidRPr="001058B5" w:rsidRDefault="00C12992" w:rsidP="006F7931">
      <w:pPr>
        <w:pStyle w:val="ListParagraph"/>
        <w:numPr>
          <w:ilvl w:val="2"/>
          <w:numId w:val="137"/>
        </w:numPr>
        <w:tabs>
          <w:tab w:val="left" w:pos="2620"/>
        </w:tabs>
        <w:spacing w:before="117" w:line="232" w:lineRule="auto"/>
        <w:ind w:right="223"/>
        <w:rPr>
          <w:rFonts w:ascii="Arial" w:hAnsi="Arial" w:cs="Arial"/>
          <w:sz w:val="20"/>
        </w:rPr>
      </w:pPr>
      <w:r w:rsidRPr="001058B5">
        <w:rPr>
          <w:rFonts w:ascii="Arial" w:hAnsi="Arial" w:cs="Arial"/>
          <w:b/>
          <w:sz w:val="20"/>
        </w:rPr>
        <w:t xml:space="preserve">Easy ability to find default passwords. </w:t>
      </w:r>
      <w:r w:rsidRPr="001058B5">
        <w:rPr>
          <w:rFonts w:ascii="Arial" w:hAnsi="Arial" w:cs="Arial"/>
          <w:sz w:val="20"/>
        </w:rPr>
        <w:t>If you have upgraded from an earlier release of Oracle Database, you may have user accounts that still have default passwords.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greater</w:t>
      </w:r>
      <w:r w:rsidRPr="001058B5">
        <w:rPr>
          <w:rFonts w:ascii="Arial" w:hAnsi="Arial" w:cs="Arial"/>
          <w:spacing w:val="-5"/>
          <w:sz w:val="20"/>
        </w:rPr>
        <w:t xml:space="preserve"> </w:t>
      </w:r>
      <w:r w:rsidRPr="001058B5">
        <w:rPr>
          <w:rFonts w:ascii="Arial" w:hAnsi="Arial" w:cs="Arial"/>
          <w:spacing w:val="-3"/>
          <w:sz w:val="20"/>
        </w:rPr>
        <w:t>security,</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change</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207" w:history="1">
        <w:r w:rsidRPr="001058B5">
          <w:rPr>
            <w:rFonts w:ascii="Arial" w:hAnsi="Arial" w:cs="Arial"/>
            <w:color w:val="0000CC"/>
            <w:sz w:val="20"/>
          </w:rPr>
          <w:t xml:space="preserve">"Finding User Accounts That Have Default Passwords" </w:t>
        </w:r>
        <w:r w:rsidRPr="001058B5">
          <w:rPr>
            <w:rFonts w:ascii="Arial" w:hAnsi="Arial" w:cs="Arial"/>
            <w:sz w:val="20"/>
          </w:rPr>
          <w:t xml:space="preserve">on page 3-4 </w:t>
        </w:r>
      </w:hyperlink>
      <w:r w:rsidRPr="001058B5">
        <w:rPr>
          <w:rFonts w:ascii="Arial" w:hAnsi="Arial" w:cs="Arial"/>
          <w:sz w:val="20"/>
        </w:rPr>
        <w:t>for more information.</w:t>
      </w:r>
    </w:p>
    <w:p w14:paraId="09E1A725" w14:textId="77777777" w:rsidR="008C539B" w:rsidRPr="001058B5" w:rsidRDefault="00C12992" w:rsidP="006F7931">
      <w:pPr>
        <w:pStyle w:val="ListParagraph"/>
        <w:numPr>
          <w:ilvl w:val="2"/>
          <w:numId w:val="137"/>
        </w:numPr>
        <w:tabs>
          <w:tab w:val="left" w:pos="2620"/>
        </w:tabs>
        <w:spacing w:before="115" w:line="232" w:lineRule="auto"/>
        <w:ind w:right="532"/>
        <w:rPr>
          <w:rFonts w:ascii="Arial" w:hAnsi="Arial" w:cs="Arial"/>
          <w:sz w:val="20"/>
        </w:rPr>
      </w:pPr>
      <w:r w:rsidRPr="001058B5">
        <w:rPr>
          <w:rFonts w:ascii="Arial" w:hAnsi="Arial" w:cs="Arial"/>
          <w:b/>
          <w:sz w:val="20"/>
        </w:rPr>
        <w:t xml:space="preserve">Password verification. </w:t>
      </w:r>
      <w:r w:rsidRPr="001058B5">
        <w:rPr>
          <w:rFonts w:ascii="Arial" w:hAnsi="Arial" w:cs="Arial"/>
          <w:sz w:val="20"/>
        </w:rPr>
        <w:t xml:space="preserve">Password verification ensures that users set complex passwords when setting or resetting passwords. </w:t>
      </w:r>
      <w:r w:rsidRPr="001058B5">
        <w:rPr>
          <w:rFonts w:ascii="Arial" w:hAnsi="Arial" w:cs="Arial"/>
          <w:spacing w:val="-6"/>
          <w:sz w:val="20"/>
        </w:rPr>
        <w:t xml:space="preserve">You </w:t>
      </w:r>
      <w:r w:rsidRPr="001058B5">
        <w:rPr>
          <w:rFonts w:ascii="Arial" w:hAnsi="Arial" w:cs="Arial"/>
          <w:sz w:val="20"/>
        </w:rPr>
        <w:t>can enforce password by using the default settings provided by Oracle Database, or create custom requirements to further secure the password requirements for your</w:t>
      </w:r>
      <w:r w:rsidRPr="001058B5">
        <w:rPr>
          <w:rFonts w:ascii="Arial" w:hAnsi="Arial" w:cs="Arial"/>
          <w:spacing w:val="-28"/>
          <w:sz w:val="20"/>
        </w:rPr>
        <w:t xml:space="preserve"> </w:t>
      </w:r>
      <w:r w:rsidRPr="001058B5">
        <w:rPr>
          <w:rFonts w:ascii="Arial" w:hAnsi="Arial" w:cs="Arial"/>
          <w:sz w:val="20"/>
        </w:rPr>
        <w:t>site.</w:t>
      </w:r>
    </w:p>
    <w:p w14:paraId="30D5E891" w14:textId="77777777" w:rsidR="008C539B" w:rsidRPr="001058B5" w:rsidRDefault="008D1AB8">
      <w:pPr>
        <w:pStyle w:val="BodyText"/>
        <w:spacing w:before="116" w:line="232" w:lineRule="auto"/>
        <w:ind w:left="2620"/>
        <w:rPr>
          <w:rFonts w:ascii="Arial" w:hAnsi="Arial" w:cs="Arial"/>
        </w:rPr>
      </w:pPr>
      <w:hyperlink w:anchor="_bookmark269" w:history="1">
        <w:r w:rsidR="00C12992" w:rsidRPr="001058B5">
          <w:rPr>
            <w:rFonts w:ascii="Arial" w:hAnsi="Arial" w:cs="Arial"/>
            <w:color w:val="0000CC"/>
          </w:rPr>
          <w:t xml:space="preserve">"Enforcing Password Complexity Verification" </w:t>
        </w:r>
        <w:r w:rsidR="00C12992" w:rsidRPr="001058B5">
          <w:rPr>
            <w:rFonts w:ascii="Arial" w:hAnsi="Arial" w:cs="Arial"/>
          </w:rPr>
          <w:t xml:space="preserve">on page 3-11 </w:t>
        </w:r>
      </w:hyperlink>
      <w:r w:rsidR="00C12992" w:rsidRPr="001058B5">
        <w:rPr>
          <w:rFonts w:ascii="Arial" w:hAnsi="Arial" w:cs="Arial"/>
        </w:rPr>
        <w:t>describes built-in password verification.</w:t>
      </w:r>
    </w:p>
    <w:p w14:paraId="1947C263"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70F90AB5" w14:textId="77777777" w:rsidR="008C539B" w:rsidRPr="001058B5" w:rsidRDefault="00C12992" w:rsidP="006F7931">
      <w:pPr>
        <w:pStyle w:val="ListParagraph"/>
        <w:numPr>
          <w:ilvl w:val="1"/>
          <w:numId w:val="137"/>
        </w:numPr>
        <w:tabs>
          <w:tab w:val="left" w:pos="2020"/>
        </w:tabs>
        <w:spacing w:before="87" w:line="232" w:lineRule="auto"/>
        <w:ind w:right="930" w:hanging="359"/>
        <w:rPr>
          <w:rFonts w:ascii="Arial" w:hAnsi="Arial" w:cs="Arial"/>
          <w:sz w:val="20"/>
        </w:rPr>
      </w:pPr>
      <w:r w:rsidRPr="001058B5">
        <w:rPr>
          <w:rFonts w:ascii="Arial" w:hAnsi="Arial" w:cs="Arial"/>
          <w:b/>
          <w:sz w:val="20"/>
        </w:rPr>
        <w:lastRenderedPageBreak/>
        <w:t>Enforced</w:t>
      </w:r>
      <w:r w:rsidRPr="001058B5">
        <w:rPr>
          <w:rFonts w:ascii="Arial" w:hAnsi="Arial" w:cs="Arial"/>
          <w:b/>
          <w:spacing w:val="-7"/>
          <w:sz w:val="20"/>
        </w:rPr>
        <w:t xml:space="preserve"> </w:t>
      </w:r>
      <w:r w:rsidRPr="001058B5">
        <w:rPr>
          <w:rFonts w:ascii="Arial" w:hAnsi="Arial" w:cs="Arial"/>
          <w:b/>
          <w:sz w:val="20"/>
        </w:rPr>
        <w:t>case</w:t>
      </w:r>
      <w:r w:rsidRPr="001058B5">
        <w:rPr>
          <w:rFonts w:ascii="Arial" w:hAnsi="Arial" w:cs="Arial"/>
          <w:b/>
          <w:spacing w:val="-7"/>
          <w:sz w:val="20"/>
        </w:rPr>
        <w:t xml:space="preserve"> </w:t>
      </w:r>
      <w:r w:rsidRPr="001058B5">
        <w:rPr>
          <w:rFonts w:ascii="Arial" w:hAnsi="Arial" w:cs="Arial"/>
          <w:b/>
          <w:sz w:val="20"/>
        </w:rPr>
        <w:t>sensitivity.</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6"/>
            <w:sz w:val="20"/>
          </w:rPr>
          <w:t xml:space="preserve"> </w:t>
        </w:r>
        <w:r w:rsidRPr="001058B5">
          <w:rPr>
            <w:rFonts w:ascii="Arial" w:hAnsi="Arial" w:cs="Arial"/>
            <w:color w:val="0000CC"/>
            <w:sz w:val="20"/>
          </w:rPr>
          <w:t>or</w:t>
        </w:r>
        <w:r w:rsidRPr="001058B5">
          <w:rPr>
            <w:rFonts w:ascii="Arial" w:hAnsi="Arial" w:cs="Arial"/>
            <w:color w:val="0000CC"/>
            <w:spacing w:val="-7"/>
            <w:sz w:val="20"/>
          </w:rPr>
          <w:t xml:space="preserve"> </w:t>
        </w:r>
        <w:r w:rsidRPr="001058B5">
          <w:rPr>
            <w:rFonts w:ascii="Arial" w:hAnsi="Arial" w:cs="Arial"/>
            <w:color w:val="0000CC"/>
            <w:sz w:val="20"/>
          </w:rPr>
          <w:t>Disabling</w:t>
        </w:r>
        <w:r w:rsidRPr="001058B5">
          <w:rPr>
            <w:rFonts w:ascii="Arial" w:hAnsi="Arial" w:cs="Arial"/>
            <w:color w:val="0000CC"/>
            <w:spacing w:val="-6"/>
            <w:sz w:val="20"/>
          </w:rPr>
          <w:t xml:space="preserve"> </w:t>
        </w:r>
        <w:r w:rsidRPr="001058B5">
          <w:rPr>
            <w:rFonts w:ascii="Arial" w:hAnsi="Arial" w:cs="Arial"/>
            <w:color w:val="0000CC"/>
            <w:sz w:val="20"/>
          </w:rPr>
          <w:t>Password</w:t>
        </w:r>
        <w:r w:rsidRPr="001058B5">
          <w:rPr>
            <w:rFonts w:ascii="Arial" w:hAnsi="Arial" w:cs="Arial"/>
            <w:color w:val="0000CC"/>
            <w:spacing w:val="-7"/>
            <w:sz w:val="20"/>
          </w:rPr>
          <w:t xml:space="preserve"> </w:t>
        </w:r>
        <w:r w:rsidRPr="001058B5">
          <w:rPr>
            <w:rFonts w:ascii="Arial" w:hAnsi="Arial" w:cs="Arial"/>
            <w:color w:val="0000CC"/>
            <w:sz w:val="20"/>
          </w:rPr>
          <w:t>Case</w:t>
        </w:r>
        <w:r w:rsidRPr="001058B5">
          <w:rPr>
            <w:rFonts w:ascii="Arial" w:hAnsi="Arial" w:cs="Arial"/>
            <w:color w:val="0000CC"/>
            <w:spacing w:val="-6"/>
            <w:sz w:val="20"/>
          </w:rPr>
          <w:t xml:space="preserve"> </w:t>
        </w:r>
        <w:r w:rsidRPr="001058B5">
          <w:rPr>
            <w:rFonts w:ascii="Arial" w:hAnsi="Arial" w:cs="Arial"/>
            <w:color w:val="0000CC"/>
            <w:sz w:val="20"/>
          </w:rPr>
          <w:t>Sensitivity"</w:t>
        </w:r>
      </w:hyperlink>
      <w:hyperlink w:anchor="_bookmark275" w:history="1">
        <w:r w:rsidRPr="001058B5">
          <w:rPr>
            <w:rFonts w:ascii="Arial" w:hAnsi="Arial" w:cs="Arial"/>
            <w:sz w:val="20"/>
          </w:rPr>
          <w:t xml:space="preserve"> on page 3-13 </w:t>
        </w:r>
      </w:hyperlink>
      <w:r w:rsidRPr="001058B5">
        <w:rPr>
          <w:rFonts w:ascii="Arial" w:hAnsi="Arial" w:cs="Arial"/>
          <w:sz w:val="20"/>
        </w:rPr>
        <w:t>for more</w:t>
      </w:r>
      <w:r w:rsidRPr="001058B5">
        <w:rPr>
          <w:rFonts w:ascii="Arial" w:hAnsi="Arial" w:cs="Arial"/>
          <w:spacing w:val="-2"/>
          <w:sz w:val="20"/>
        </w:rPr>
        <w:t xml:space="preserve"> </w:t>
      </w:r>
      <w:r w:rsidRPr="001058B5">
        <w:rPr>
          <w:rFonts w:ascii="Arial" w:hAnsi="Arial" w:cs="Arial"/>
          <w:sz w:val="20"/>
        </w:rPr>
        <w:t>information.</w:t>
      </w:r>
    </w:p>
    <w:p w14:paraId="1D1CAB2E" w14:textId="77777777" w:rsidR="008C539B" w:rsidRPr="001058B5" w:rsidRDefault="00C12992" w:rsidP="006F7931">
      <w:pPr>
        <w:pStyle w:val="ListParagraph"/>
        <w:numPr>
          <w:ilvl w:val="1"/>
          <w:numId w:val="137"/>
        </w:numPr>
        <w:tabs>
          <w:tab w:val="left" w:pos="2020"/>
        </w:tabs>
        <w:spacing w:before="117" w:line="232" w:lineRule="auto"/>
        <w:ind w:right="868" w:hanging="359"/>
        <w:rPr>
          <w:rFonts w:ascii="Arial" w:hAnsi="Arial" w:cs="Arial"/>
          <w:sz w:val="20"/>
        </w:rPr>
      </w:pPr>
      <w:r w:rsidRPr="001058B5">
        <w:rPr>
          <w:rFonts w:ascii="Arial" w:hAnsi="Arial" w:cs="Arial"/>
          <w:b/>
          <w:sz w:val="20"/>
        </w:rPr>
        <w:t>Stronger</w:t>
      </w:r>
      <w:r w:rsidRPr="001058B5">
        <w:rPr>
          <w:rFonts w:ascii="Arial" w:hAnsi="Arial" w:cs="Arial"/>
          <w:b/>
          <w:spacing w:val="-4"/>
          <w:sz w:val="20"/>
        </w:rPr>
        <w:t xml:space="preserve"> </w:t>
      </w:r>
      <w:r w:rsidRPr="001058B5">
        <w:rPr>
          <w:rFonts w:ascii="Arial" w:hAnsi="Arial" w:cs="Arial"/>
          <w:b/>
          <w:sz w:val="20"/>
        </w:rPr>
        <w:t>password</w:t>
      </w:r>
      <w:r w:rsidRPr="001058B5">
        <w:rPr>
          <w:rFonts w:ascii="Arial" w:hAnsi="Arial" w:cs="Arial"/>
          <w:b/>
          <w:spacing w:val="-5"/>
          <w:sz w:val="20"/>
        </w:rPr>
        <w:t xml:space="preserve"> </w:t>
      </w:r>
      <w:r w:rsidRPr="001058B5">
        <w:rPr>
          <w:rFonts w:ascii="Arial" w:hAnsi="Arial" w:cs="Arial"/>
          <w:b/>
          <w:sz w:val="20"/>
        </w:rPr>
        <w:t>hashing</w:t>
      </w:r>
      <w:r w:rsidRPr="001058B5">
        <w:rPr>
          <w:rFonts w:ascii="Arial" w:hAnsi="Arial" w:cs="Arial"/>
          <w:b/>
          <w:spacing w:val="-4"/>
          <w:sz w:val="20"/>
        </w:rPr>
        <w:t xml:space="preserve"> </w:t>
      </w:r>
      <w:r w:rsidRPr="001058B5">
        <w:rPr>
          <w:rFonts w:ascii="Arial" w:hAnsi="Arial" w:cs="Arial"/>
          <w:b/>
          <w:sz w:val="20"/>
        </w:rPr>
        <w:t>algorithm.</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enhancement</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create passwords that contain mixed case or special characters. See </w:t>
      </w:r>
      <w:hyperlink w:anchor="_bookmark290" w:history="1">
        <w:r w:rsidRPr="001058B5">
          <w:rPr>
            <w:rFonts w:ascii="Arial" w:hAnsi="Arial" w:cs="Arial"/>
            <w:color w:val="0000CC"/>
            <w:sz w:val="20"/>
          </w:rPr>
          <w:t>"Ensuring Against</w:t>
        </w:r>
      </w:hyperlink>
      <w:hyperlink w:anchor="_bookmark290" w:history="1">
        <w:r w:rsidRPr="001058B5">
          <w:rPr>
            <w:rFonts w:ascii="Arial" w:hAnsi="Arial" w:cs="Arial"/>
            <w:color w:val="0000CC"/>
            <w:sz w:val="20"/>
          </w:rPr>
          <w:t xml:space="preserve"> Password</w:t>
        </w:r>
        <w:r w:rsidRPr="001058B5">
          <w:rPr>
            <w:rFonts w:ascii="Arial" w:hAnsi="Arial" w:cs="Arial"/>
            <w:color w:val="0000CC"/>
            <w:spacing w:val="-5"/>
            <w:sz w:val="20"/>
          </w:rPr>
          <w:t xml:space="preserve"> </w:t>
        </w:r>
        <w:r w:rsidRPr="001058B5">
          <w:rPr>
            <w:rFonts w:ascii="Arial" w:hAnsi="Arial" w:cs="Arial"/>
            <w:color w:val="0000CC"/>
            <w:sz w:val="20"/>
          </w:rPr>
          <w:t>Security</w:t>
        </w:r>
        <w:r w:rsidRPr="001058B5">
          <w:rPr>
            <w:rFonts w:ascii="Arial" w:hAnsi="Arial" w:cs="Arial"/>
            <w:color w:val="0000CC"/>
            <w:spacing w:val="-4"/>
            <w:sz w:val="20"/>
          </w:rPr>
          <w:t xml:space="preserve"> </w:t>
        </w:r>
        <w:r w:rsidRPr="001058B5">
          <w:rPr>
            <w:rFonts w:ascii="Arial" w:hAnsi="Arial" w:cs="Arial"/>
            <w:color w:val="0000CC"/>
            <w:sz w:val="20"/>
          </w:rPr>
          <w:t>Threats</w:t>
        </w:r>
        <w:r w:rsidRPr="001058B5">
          <w:rPr>
            <w:rFonts w:ascii="Arial" w:hAnsi="Arial" w:cs="Arial"/>
            <w:color w:val="0000CC"/>
            <w:spacing w:val="-5"/>
            <w:sz w:val="20"/>
          </w:rPr>
          <w:t xml:space="preserve"> </w:t>
        </w:r>
        <w:r w:rsidRPr="001058B5">
          <w:rPr>
            <w:rFonts w:ascii="Arial" w:hAnsi="Arial" w:cs="Arial"/>
            <w:color w:val="0000CC"/>
            <w:sz w:val="20"/>
          </w:rPr>
          <w:t>by</w:t>
        </w:r>
        <w:r w:rsidRPr="001058B5">
          <w:rPr>
            <w:rFonts w:ascii="Arial" w:hAnsi="Arial" w:cs="Arial"/>
            <w:color w:val="0000CC"/>
            <w:spacing w:val="-4"/>
            <w:sz w:val="20"/>
          </w:rPr>
          <w:t xml:space="preserve"> </w:t>
        </w:r>
        <w:r w:rsidRPr="001058B5">
          <w:rPr>
            <w:rFonts w:ascii="Arial" w:hAnsi="Arial" w:cs="Arial"/>
            <w:color w:val="0000CC"/>
            <w:sz w:val="20"/>
          </w:rPr>
          <w:t>Using</w:t>
        </w:r>
        <w:r w:rsidRPr="001058B5">
          <w:rPr>
            <w:rFonts w:ascii="Arial" w:hAnsi="Arial" w:cs="Arial"/>
            <w:color w:val="0000CC"/>
            <w:spacing w:val="-5"/>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z w:val="20"/>
          </w:rPr>
          <w:t>SHA-1</w:t>
        </w:r>
        <w:r w:rsidRPr="001058B5">
          <w:rPr>
            <w:rFonts w:ascii="Arial" w:hAnsi="Arial" w:cs="Arial"/>
            <w:color w:val="0000CC"/>
            <w:spacing w:val="-5"/>
            <w:sz w:val="20"/>
          </w:rPr>
          <w:t xml:space="preserve"> </w:t>
        </w:r>
        <w:r w:rsidRPr="001058B5">
          <w:rPr>
            <w:rFonts w:ascii="Arial" w:hAnsi="Arial" w:cs="Arial"/>
            <w:color w:val="0000CC"/>
            <w:sz w:val="20"/>
          </w:rPr>
          <w:t>Hashing</w:t>
        </w:r>
        <w:r w:rsidRPr="001058B5">
          <w:rPr>
            <w:rFonts w:ascii="Arial" w:hAnsi="Arial" w:cs="Arial"/>
            <w:color w:val="0000CC"/>
            <w:spacing w:val="-5"/>
            <w:sz w:val="20"/>
          </w:rPr>
          <w:t xml:space="preserve"> </w:t>
        </w:r>
        <w:r w:rsidRPr="001058B5">
          <w:rPr>
            <w:rFonts w:ascii="Arial" w:hAnsi="Arial" w:cs="Arial"/>
            <w:color w:val="0000CC"/>
            <w:sz w:val="20"/>
          </w:rPr>
          <w:t>Algorithm"</w:t>
        </w:r>
        <w:r w:rsidRPr="001058B5">
          <w:rPr>
            <w:rFonts w:ascii="Arial" w:hAnsi="Arial" w:cs="Arial"/>
            <w:color w:val="0000CC"/>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page</w:t>
        </w:r>
        <w:r w:rsidRPr="001058B5">
          <w:rPr>
            <w:rFonts w:ascii="Arial" w:hAnsi="Arial" w:cs="Arial"/>
            <w:spacing w:val="-6"/>
            <w:sz w:val="20"/>
          </w:rPr>
          <w:t xml:space="preserve"> </w:t>
        </w:r>
        <w:r w:rsidRPr="001058B5">
          <w:rPr>
            <w:rFonts w:ascii="Arial" w:hAnsi="Arial" w:cs="Arial"/>
            <w:sz w:val="20"/>
          </w:rPr>
          <w:t>3-15</w:t>
        </w:r>
      </w:hyperlink>
      <w:r w:rsidRPr="001058B5">
        <w:rPr>
          <w:rFonts w:ascii="Arial" w:hAnsi="Arial" w:cs="Arial"/>
          <w:sz w:val="20"/>
        </w:rPr>
        <w:t xml:space="preserve"> for more</w:t>
      </w:r>
      <w:r w:rsidRPr="001058B5">
        <w:rPr>
          <w:rFonts w:ascii="Arial" w:hAnsi="Arial" w:cs="Arial"/>
          <w:spacing w:val="-2"/>
          <w:sz w:val="20"/>
        </w:rPr>
        <w:t xml:space="preserve"> </w:t>
      </w:r>
      <w:r w:rsidRPr="001058B5">
        <w:rPr>
          <w:rFonts w:ascii="Arial" w:hAnsi="Arial" w:cs="Arial"/>
          <w:sz w:val="20"/>
        </w:rPr>
        <w:t>information.</w:t>
      </w:r>
    </w:p>
    <w:p w14:paraId="6FDFCD10" w14:textId="77777777" w:rsidR="008C539B" w:rsidRPr="001058B5" w:rsidRDefault="008C539B">
      <w:pPr>
        <w:pStyle w:val="BodyText"/>
        <w:spacing w:before="8"/>
        <w:rPr>
          <w:rFonts w:ascii="Arial" w:hAnsi="Arial" w:cs="Arial"/>
          <w:sz w:val="21"/>
        </w:rPr>
      </w:pPr>
    </w:p>
    <w:p w14:paraId="77CAD858" w14:textId="77777777" w:rsidR="008C539B" w:rsidRPr="001058B5" w:rsidRDefault="00C12992">
      <w:pPr>
        <w:ind w:left="1660"/>
        <w:rPr>
          <w:rFonts w:ascii="Arial" w:hAnsi="Arial" w:cs="Arial"/>
          <w:b/>
        </w:rPr>
      </w:pPr>
      <w:bookmarkStart w:id="46" w:name="_bookmark36"/>
      <w:bookmarkEnd w:id="46"/>
      <w:r w:rsidRPr="001058B5">
        <w:rPr>
          <w:rFonts w:ascii="Arial" w:hAnsi="Arial" w:cs="Arial"/>
          <w:b/>
        </w:rPr>
        <w:t>SYSDBA and SYSOPER Strong Authentication</w:t>
      </w:r>
    </w:p>
    <w:p w14:paraId="3BDA99C9" w14:textId="77777777" w:rsidR="008C539B" w:rsidRPr="001058B5" w:rsidRDefault="00C12992">
      <w:pPr>
        <w:pStyle w:val="BodyText"/>
        <w:spacing w:before="54" w:line="232"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now use the Secure Sockets Layer (SSL) and Kerberos strong authentication methods to authenticate users who have the SYSDBA</w:t>
      </w:r>
      <w:r w:rsidRPr="001058B5">
        <w:rPr>
          <w:rFonts w:ascii="Arial" w:hAnsi="Arial" w:cs="Arial"/>
          <w:spacing w:val="-87"/>
        </w:rPr>
        <w:t xml:space="preserve"> </w:t>
      </w:r>
      <w:r w:rsidRPr="001058B5">
        <w:rPr>
          <w:rFonts w:ascii="Arial" w:hAnsi="Arial" w:cs="Arial"/>
        </w:rPr>
        <w:t>and SYSOPER</w:t>
      </w:r>
      <w:r w:rsidRPr="001058B5">
        <w:rPr>
          <w:rFonts w:ascii="Arial" w:hAnsi="Arial" w:cs="Arial"/>
          <w:spacing w:val="-86"/>
        </w:rPr>
        <w:t xml:space="preserve"> </w:t>
      </w:r>
      <w:r w:rsidRPr="001058B5">
        <w:rPr>
          <w:rFonts w:ascii="Arial" w:hAnsi="Arial" w:cs="Arial"/>
        </w:rPr>
        <w:t>privileges.</w:t>
      </w:r>
    </w:p>
    <w:p w14:paraId="4C4A8A90"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 xml:space="preserve">See </w:t>
      </w:r>
      <w:hyperlink w:anchor="_bookmark319" w:history="1">
        <w:r w:rsidRPr="001058B5">
          <w:rPr>
            <w:rFonts w:ascii="Arial" w:hAnsi="Arial" w:cs="Arial"/>
            <w:color w:val="0000CC"/>
          </w:rPr>
          <w:t>"Strong Authentication and Centralized Management for Database</w:t>
        </w:r>
      </w:hyperlink>
      <w:r w:rsidRPr="001058B5">
        <w:rPr>
          <w:rFonts w:ascii="Arial" w:hAnsi="Arial" w:cs="Arial"/>
          <w:color w:val="0000CC"/>
        </w:rPr>
        <w:t xml:space="preserve"> </w:t>
      </w:r>
      <w:hyperlink w:anchor="_bookmark319" w:history="1">
        <w:r w:rsidRPr="001058B5">
          <w:rPr>
            <w:rFonts w:ascii="Arial" w:hAnsi="Arial" w:cs="Arial"/>
            <w:color w:val="0000CC"/>
          </w:rPr>
          <w:t xml:space="preserve">Administrators" </w:t>
        </w:r>
        <w:r w:rsidRPr="001058B5">
          <w:rPr>
            <w:rFonts w:ascii="Arial" w:hAnsi="Arial" w:cs="Arial"/>
          </w:rPr>
          <w:t xml:space="preserve">on page 3-22 </w:t>
        </w:r>
      </w:hyperlink>
      <w:r w:rsidRPr="001058B5">
        <w:rPr>
          <w:rFonts w:ascii="Arial" w:hAnsi="Arial" w:cs="Arial"/>
        </w:rPr>
        <w:t>for more information.</w:t>
      </w:r>
    </w:p>
    <w:p w14:paraId="62B28848" w14:textId="77777777" w:rsidR="008C539B" w:rsidRPr="001058B5" w:rsidRDefault="008C539B">
      <w:pPr>
        <w:pStyle w:val="BodyText"/>
        <w:spacing w:before="11"/>
        <w:rPr>
          <w:rFonts w:ascii="Arial" w:hAnsi="Arial" w:cs="Arial"/>
          <w:sz w:val="21"/>
        </w:rPr>
      </w:pPr>
    </w:p>
    <w:p w14:paraId="7623276B" w14:textId="77777777" w:rsidR="008C539B" w:rsidRPr="001058B5" w:rsidRDefault="00C12992">
      <w:pPr>
        <w:ind w:left="1660"/>
        <w:rPr>
          <w:rFonts w:ascii="Arial" w:hAnsi="Arial" w:cs="Arial"/>
          <w:b/>
        </w:rPr>
      </w:pPr>
      <w:bookmarkStart w:id="47" w:name="_bookmark37"/>
      <w:bookmarkEnd w:id="47"/>
      <w:r w:rsidRPr="001058B5">
        <w:rPr>
          <w:rFonts w:ascii="Arial" w:hAnsi="Arial" w:cs="Arial"/>
          <w:b/>
        </w:rPr>
        <w:t>SYSASM Privilege for Automatic Storage Management</w:t>
      </w:r>
    </w:p>
    <w:p w14:paraId="3DAC17FA" w14:textId="77777777" w:rsidR="008C539B" w:rsidRPr="001058B5" w:rsidRDefault="00C12992">
      <w:pPr>
        <w:pStyle w:val="BodyText"/>
        <w:spacing w:before="55" w:line="230" w:lineRule="auto"/>
        <w:ind w:left="1659" w:right="771"/>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SYSASM</w:t>
      </w:r>
      <w:r w:rsidRPr="001058B5">
        <w:rPr>
          <w:rFonts w:ascii="Arial" w:hAnsi="Arial" w:cs="Arial"/>
          <w:spacing w:val="-87"/>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been</w:t>
      </w:r>
      <w:r w:rsidRPr="001058B5">
        <w:rPr>
          <w:rFonts w:ascii="Arial" w:hAnsi="Arial" w:cs="Arial"/>
          <w:spacing w:val="-12"/>
        </w:rPr>
        <w:t xml:space="preserve"> </w:t>
      </w:r>
      <w:r w:rsidRPr="001058B5">
        <w:rPr>
          <w:rFonts w:ascii="Arial" w:hAnsi="Arial" w:cs="Arial"/>
        </w:rPr>
        <w:t>added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2"/>
        </w:rPr>
        <w:t xml:space="preserve"> </w:t>
      </w:r>
      <w:r w:rsidRPr="001058B5">
        <w:rPr>
          <w:rFonts w:ascii="Arial" w:hAnsi="Arial" w:cs="Arial"/>
        </w:rPr>
        <w:t>Release</w:t>
      </w:r>
      <w:r w:rsidRPr="001058B5">
        <w:rPr>
          <w:rFonts w:ascii="Arial" w:hAnsi="Arial" w:cs="Arial"/>
          <w:spacing w:val="-11"/>
        </w:rPr>
        <w:t xml:space="preserve"> </w:t>
      </w:r>
      <w:r w:rsidRPr="001058B5">
        <w:rPr>
          <w:rFonts w:ascii="Arial" w:hAnsi="Arial" w:cs="Arial"/>
        </w:rPr>
        <w:t>2</w:t>
      </w:r>
      <w:r w:rsidRPr="001058B5">
        <w:rPr>
          <w:rFonts w:ascii="Arial" w:hAnsi="Arial" w:cs="Arial"/>
          <w:spacing w:val="-12"/>
        </w:rPr>
        <w:t xml:space="preserve"> </w:t>
      </w:r>
      <w:r w:rsidRPr="001058B5">
        <w:rPr>
          <w:rFonts w:ascii="Arial" w:hAnsi="Arial" w:cs="Arial"/>
        </w:rPr>
        <w:t>(11.2),</w:t>
      </w:r>
      <w:r w:rsidRPr="001058B5">
        <w:rPr>
          <w:rFonts w:ascii="Arial" w:hAnsi="Arial" w:cs="Arial"/>
          <w:spacing w:val="-11"/>
        </w:rPr>
        <w:t xml:space="preserve"> </w:t>
      </w:r>
      <w:r w:rsidRPr="001058B5">
        <w:rPr>
          <w:rFonts w:ascii="Arial" w:hAnsi="Arial" w:cs="Arial"/>
        </w:rPr>
        <w:t>to be used exclusively to administer Automatic Storage Management (ASM). Use the SYSASM privilege instead of the SYSDBA privilege to connect to and administer ASM instances.</w:t>
      </w:r>
    </w:p>
    <w:p w14:paraId="0E209F13" w14:textId="77777777" w:rsidR="008C539B" w:rsidRPr="001058B5" w:rsidRDefault="00C12992">
      <w:pPr>
        <w:spacing w:before="117" w:line="232" w:lineRule="auto"/>
        <w:ind w:left="166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Automatic Storage Management Administrator's Guide </w:t>
      </w:r>
      <w:r w:rsidRPr="001058B5">
        <w:rPr>
          <w:rFonts w:ascii="Arial" w:hAnsi="Arial" w:cs="Arial"/>
          <w:sz w:val="20"/>
        </w:rPr>
        <w:t>for more information about the SYSASM</w:t>
      </w:r>
      <w:r w:rsidRPr="001058B5">
        <w:rPr>
          <w:rFonts w:ascii="Arial" w:hAnsi="Arial" w:cs="Arial"/>
          <w:spacing w:val="-82"/>
          <w:sz w:val="20"/>
        </w:rPr>
        <w:t xml:space="preserve"> </w:t>
      </w:r>
      <w:r w:rsidRPr="001058B5">
        <w:rPr>
          <w:rFonts w:ascii="Arial" w:hAnsi="Arial" w:cs="Arial"/>
          <w:sz w:val="20"/>
        </w:rPr>
        <w:t>privilege.</w:t>
      </w:r>
    </w:p>
    <w:p w14:paraId="148359CC" w14:textId="77777777" w:rsidR="008C539B" w:rsidRPr="001058B5" w:rsidRDefault="008C539B">
      <w:pPr>
        <w:pStyle w:val="BodyText"/>
        <w:spacing w:before="6"/>
        <w:rPr>
          <w:rFonts w:ascii="Arial" w:hAnsi="Arial" w:cs="Arial"/>
          <w:sz w:val="21"/>
        </w:rPr>
      </w:pPr>
    </w:p>
    <w:p w14:paraId="0E189BF0" w14:textId="77777777" w:rsidR="008C539B" w:rsidRPr="001058B5" w:rsidRDefault="00C12992">
      <w:pPr>
        <w:ind w:left="1660"/>
        <w:rPr>
          <w:rFonts w:ascii="Arial" w:hAnsi="Arial" w:cs="Arial"/>
          <w:b/>
        </w:rPr>
      </w:pPr>
      <w:bookmarkStart w:id="48" w:name="_bookmark38"/>
      <w:bookmarkEnd w:id="48"/>
      <w:r w:rsidRPr="001058B5">
        <w:rPr>
          <w:rFonts w:ascii="Arial" w:hAnsi="Arial" w:cs="Arial"/>
          <w:b/>
        </w:rPr>
        <w:t>Encryption Enhancements</w:t>
      </w:r>
    </w:p>
    <w:p w14:paraId="6122FBD6" w14:textId="77777777" w:rsidR="008C539B" w:rsidRPr="001058B5" w:rsidRDefault="00C12992">
      <w:pPr>
        <w:pStyle w:val="BodyText"/>
        <w:spacing w:before="48"/>
        <w:ind w:left="1660"/>
        <w:rPr>
          <w:rFonts w:ascii="Arial" w:hAnsi="Arial" w:cs="Arial"/>
        </w:rPr>
      </w:pPr>
      <w:r w:rsidRPr="001058B5">
        <w:rPr>
          <w:rFonts w:ascii="Arial" w:hAnsi="Arial" w:cs="Arial"/>
        </w:rPr>
        <w:t>This section describes the following enhancements in encryption:</w:t>
      </w:r>
    </w:p>
    <w:p w14:paraId="16241CAF"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39" w:history="1">
        <w:r w:rsidR="00C12992" w:rsidRPr="001058B5">
          <w:rPr>
            <w:rFonts w:ascii="Arial" w:hAnsi="Arial" w:cs="Arial"/>
            <w:color w:val="0000CC"/>
            <w:sz w:val="20"/>
          </w:rPr>
          <w:t>Intelligent LOB Compression, Deduplication, and Encryption with</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SecureFiles</w:t>
        </w:r>
      </w:hyperlink>
    </w:p>
    <w:p w14:paraId="026D142F"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40" w:history="1">
        <w:r w:rsidR="00C12992" w:rsidRPr="001058B5">
          <w:rPr>
            <w:rFonts w:ascii="Arial" w:hAnsi="Arial" w:cs="Arial"/>
            <w:color w:val="0000CC"/>
            <w:sz w:val="20"/>
          </w:rPr>
          <w:t>Compressed and Encrypted Dump File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Sets</w:t>
        </w:r>
      </w:hyperlink>
    </w:p>
    <w:p w14:paraId="2DAC01CD"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41" w:history="1">
        <w:r w:rsidR="00C12992" w:rsidRPr="001058B5">
          <w:rPr>
            <w:rFonts w:ascii="Arial" w:hAnsi="Arial" w:cs="Arial"/>
            <w:color w:val="0000CC"/>
            <w:sz w:val="20"/>
          </w:rPr>
          <w:t>Transparent Data Encryption with Hardware Security Module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Integration</w:t>
        </w:r>
      </w:hyperlink>
    </w:p>
    <w:p w14:paraId="3ACDEE31"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42" w:history="1">
        <w:r w:rsidR="00C12992" w:rsidRPr="001058B5">
          <w:rPr>
            <w:rFonts w:ascii="Arial" w:hAnsi="Arial" w:cs="Arial"/>
            <w:color w:val="0000CC"/>
            <w:sz w:val="20"/>
          </w:rPr>
          <w:t>Transparent Tablespace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Encryption</w:t>
        </w:r>
      </w:hyperlink>
    </w:p>
    <w:p w14:paraId="09379AAE" w14:textId="77777777" w:rsidR="008C539B" w:rsidRPr="001058B5" w:rsidRDefault="008C539B">
      <w:pPr>
        <w:pStyle w:val="BodyText"/>
        <w:spacing w:before="2"/>
        <w:rPr>
          <w:rFonts w:ascii="Arial" w:hAnsi="Arial" w:cs="Arial"/>
          <w:sz w:val="22"/>
        </w:rPr>
      </w:pPr>
    </w:p>
    <w:p w14:paraId="3535C6A0" w14:textId="77777777" w:rsidR="008C539B" w:rsidRPr="001058B5" w:rsidRDefault="00C12992">
      <w:pPr>
        <w:pStyle w:val="Heading7"/>
        <w:rPr>
          <w:rFonts w:ascii="Arial" w:hAnsi="Arial" w:cs="Arial"/>
        </w:rPr>
      </w:pPr>
      <w:bookmarkStart w:id="49" w:name="_bookmark39"/>
      <w:bookmarkEnd w:id="49"/>
      <w:r w:rsidRPr="001058B5">
        <w:rPr>
          <w:rFonts w:ascii="Arial" w:hAnsi="Arial" w:cs="Arial"/>
        </w:rPr>
        <w:t>Intelligent LOB Compression, Deduplication, and Encryption with SecureFiles</w:t>
      </w:r>
    </w:p>
    <w:p w14:paraId="6B11B18D" w14:textId="77777777" w:rsidR="008C539B" w:rsidRPr="001058B5" w:rsidRDefault="00C12992">
      <w:pPr>
        <w:pStyle w:val="BodyText"/>
        <w:spacing w:before="52" w:line="232" w:lineRule="auto"/>
        <w:ind w:left="1660" w:right="774"/>
        <w:rPr>
          <w:rFonts w:ascii="Arial" w:hAnsi="Arial" w:cs="Arial"/>
        </w:rPr>
      </w:pPr>
      <w:r w:rsidRPr="001058B5">
        <w:rPr>
          <w:rFonts w:ascii="Arial" w:hAnsi="Arial" w:cs="Arial"/>
        </w:rP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14:paraId="20D56EBA" w14:textId="77777777" w:rsidR="008C539B" w:rsidRPr="001058B5" w:rsidRDefault="00C12992">
      <w:pPr>
        <w:spacing w:before="115" w:line="232" w:lineRule="auto"/>
        <w:ind w:left="1660" w:right="848"/>
        <w:rPr>
          <w:rFonts w:ascii="Arial" w:hAnsi="Arial" w:cs="Arial"/>
          <w:sz w:val="20"/>
        </w:rPr>
      </w:pPr>
      <w:r w:rsidRPr="001058B5">
        <w:rPr>
          <w:rFonts w:ascii="Arial" w:hAnsi="Arial" w:cs="Arial"/>
          <w:sz w:val="20"/>
        </w:rPr>
        <w:t xml:space="preserve">For more information about SecureFiles, see </w:t>
      </w:r>
      <w:r w:rsidRPr="001058B5">
        <w:rPr>
          <w:rFonts w:ascii="Arial" w:hAnsi="Arial" w:cs="Arial"/>
          <w:i/>
          <w:sz w:val="20"/>
        </w:rPr>
        <w:t>Oracle Database SecureFiles and Large Objects Developer's Guide</w:t>
      </w:r>
      <w:r w:rsidRPr="001058B5">
        <w:rPr>
          <w:rFonts w:ascii="Arial" w:hAnsi="Arial" w:cs="Arial"/>
          <w:sz w:val="20"/>
        </w:rPr>
        <w:t xml:space="preserve">. See also </w:t>
      </w:r>
      <w:r w:rsidRPr="001058B5">
        <w:rPr>
          <w:rFonts w:ascii="Arial" w:hAnsi="Arial" w:cs="Arial"/>
          <w:i/>
          <w:sz w:val="20"/>
        </w:rPr>
        <w:t xml:space="preserve">Oracle Database SQL Language Reference </w:t>
      </w:r>
      <w:r w:rsidRPr="001058B5">
        <w:rPr>
          <w:rFonts w:ascii="Arial" w:hAnsi="Arial" w:cs="Arial"/>
          <w:sz w:val="20"/>
        </w:rPr>
        <w:t>for updates in the CREATE TABLE</w:t>
      </w:r>
      <w:r w:rsidRPr="001058B5">
        <w:rPr>
          <w:rFonts w:ascii="Arial" w:hAnsi="Arial" w:cs="Arial"/>
          <w:spacing w:val="-88"/>
          <w:sz w:val="20"/>
        </w:rPr>
        <w:t xml:space="preserve"> </w:t>
      </w:r>
      <w:r w:rsidRPr="001058B5">
        <w:rPr>
          <w:rFonts w:ascii="Arial" w:hAnsi="Arial" w:cs="Arial"/>
          <w:sz w:val="20"/>
        </w:rPr>
        <w:t>and ALTER TABLE</w:t>
      </w:r>
      <w:r w:rsidRPr="001058B5">
        <w:rPr>
          <w:rFonts w:ascii="Arial" w:hAnsi="Arial" w:cs="Arial"/>
          <w:spacing w:val="-87"/>
          <w:sz w:val="20"/>
        </w:rPr>
        <w:t xml:space="preserve"> </w:t>
      </w:r>
      <w:r w:rsidRPr="001058B5">
        <w:rPr>
          <w:rFonts w:ascii="Arial" w:hAnsi="Arial" w:cs="Arial"/>
          <w:sz w:val="20"/>
        </w:rPr>
        <w:t>statements to support this feature.</w:t>
      </w:r>
    </w:p>
    <w:p w14:paraId="37059CD4" w14:textId="77777777" w:rsidR="008C539B" w:rsidRPr="001058B5" w:rsidRDefault="008C539B">
      <w:pPr>
        <w:pStyle w:val="BodyText"/>
        <w:spacing w:before="10"/>
        <w:rPr>
          <w:rFonts w:ascii="Arial" w:hAnsi="Arial" w:cs="Arial"/>
          <w:sz w:val="21"/>
        </w:rPr>
      </w:pPr>
    </w:p>
    <w:p w14:paraId="6D5E40E3" w14:textId="77777777" w:rsidR="008C539B" w:rsidRPr="001058B5" w:rsidRDefault="00C12992">
      <w:pPr>
        <w:pStyle w:val="Heading7"/>
        <w:rPr>
          <w:rFonts w:ascii="Arial" w:hAnsi="Arial" w:cs="Arial"/>
        </w:rPr>
      </w:pPr>
      <w:bookmarkStart w:id="50" w:name="_bookmark40"/>
      <w:bookmarkEnd w:id="50"/>
      <w:r w:rsidRPr="001058B5">
        <w:rPr>
          <w:rFonts w:ascii="Arial" w:hAnsi="Arial" w:cs="Arial"/>
        </w:rPr>
        <w:t>Compressed and Encrypted Dump File Sets</w:t>
      </w:r>
    </w:p>
    <w:p w14:paraId="53EC366E" w14:textId="77777777" w:rsidR="008C539B" w:rsidRPr="001058B5" w:rsidRDefault="00C12992">
      <w:pPr>
        <w:pStyle w:val="BodyText"/>
        <w:spacing w:before="53" w:line="232" w:lineRule="auto"/>
        <w:ind w:left="1660" w:right="848"/>
        <w:rPr>
          <w:rFonts w:ascii="Arial" w:hAnsi="Arial" w:cs="Arial"/>
        </w:rPr>
      </w:pPr>
      <w:r w:rsidRPr="001058B5">
        <w:rPr>
          <w:rFonts w:ascii="Arial" w:hAnsi="Arial" w:cs="Arial"/>
        </w:rPr>
        <w:t>In this release, you can use Oracle Data Pump to compress and encrypt an entire dump file set. You can optionally compress and encrypt the data, metadata, or complete dump file set during an Oracle Data Pump export.</w:t>
      </w:r>
    </w:p>
    <w:p w14:paraId="27F0FE71"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Utilities</w:t>
      </w:r>
      <w:r w:rsidRPr="001058B5">
        <w:rPr>
          <w:rFonts w:ascii="Arial" w:hAnsi="Arial" w:cs="Arial"/>
          <w:sz w:val="20"/>
        </w:rPr>
        <w:t>.</w:t>
      </w:r>
    </w:p>
    <w:p w14:paraId="635DFEC7" w14:textId="77777777" w:rsidR="008C539B" w:rsidRPr="001058B5" w:rsidRDefault="008C539B">
      <w:pPr>
        <w:pStyle w:val="BodyText"/>
        <w:spacing w:before="2"/>
        <w:rPr>
          <w:rFonts w:ascii="Arial" w:hAnsi="Arial" w:cs="Arial"/>
          <w:sz w:val="22"/>
        </w:rPr>
      </w:pPr>
    </w:p>
    <w:p w14:paraId="28040E4F" w14:textId="77777777" w:rsidR="008C539B" w:rsidRPr="001058B5" w:rsidRDefault="00C12992">
      <w:pPr>
        <w:pStyle w:val="Heading7"/>
        <w:rPr>
          <w:rFonts w:ascii="Arial" w:hAnsi="Arial" w:cs="Arial"/>
        </w:rPr>
      </w:pPr>
      <w:bookmarkStart w:id="51" w:name="_bookmark41"/>
      <w:bookmarkEnd w:id="51"/>
      <w:r w:rsidRPr="001058B5">
        <w:rPr>
          <w:rFonts w:ascii="Arial" w:hAnsi="Arial" w:cs="Arial"/>
        </w:rPr>
        <w:t>Transparent Data Encryption with Hardware Security Module Integration</w:t>
      </w:r>
    </w:p>
    <w:p w14:paraId="3EA5A366" w14:textId="77777777" w:rsidR="008C539B" w:rsidRPr="001058B5" w:rsidRDefault="00C12992">
      <w:pPr>
        <w:pStyle w:val="BodyText"/>
        <w:spacing w:before="51" w:line="232" w:lineRule="auto"/>
        <w:ind w:left="1660" w:right="848"/>
        <w:rPr>
          <w:rFonts w:ascii="Arial" w:hAnsi="Arial" w:cs="Arial"/>
        </w:rPr>
      </w:pPr>
      <w:r w:rsidRPr="001058B5">
        <w:rPr>
          <w:rFonts w:ascii="Arial" w:hAnsi="Arial" w:cs="Arial"/>
        </w:rPr>
        <w:t>Transparent data encryption (TDE) stores the master key in an encrypted software wallet and uses this key to encrypt the column keys, which in turn encrypt column data. While this approach to key management is sufficient for many applications, it</w:t>
      </w:r>
    </w:p>
    <w:p w14:paraId="737A4A75" w14:textId="77777777" w:rsidR="008C539B" w:rsidRPr="001058B5" w:rsidRDefault="008C539B">
      <w:pPr>
        <w:spacing w:line="232" w:lineRule="auto"/>
        <w:rPr>
          <w:rFonts w:ascii="Arial" w:hAnsi="Arial" w:cs="Arial"/>
        </w:rPr>
        <w:sectPr w:rsidR="008C539B" w:rsidRPr="001058B5">
          <w:footerReference w:type="even" r:id="rId31"/>
          <w:footerReference w:type="default" r:id="rId32"/>
          <w:pgSz w:w="12240" w:h="15840"/>
          <w:pgMar w:top="1180" w:right="1060" w:bottom="840" w:left="1100" w:header="0" w:footer="658" w:gutter="0"/>
          <w:cols w:space="720"/>
        </w:sectPr>
      </w:pPr>
    </w:p>
    <w:p w14:paraId="35875281" w14:textId="77777777" w:rsidR="008C539B" w:rsidRPr="001058B5" w:rsidRDefault="00C12992">
      <w:pPr>
        <w:pStyle w:val="BodyText"/>
        <w:spacing w:before="87" w:line="232" w:lineRule="auto"/>
        <w:ind w:left="2260"/>
        <w:rPr>
          <w:rFonts w:ascii="Arial" w:hAnsi="Arial" w:cs="Arial"/>
        </w:rPr>
      </w:pPr>
      <w:r w:rsidRPr="001058B5">
        <w:rPr>
          <w:rFonts w:ascii="Arial" w:hAnsi="Arial" w:cs="Arial"/>
        </w:rPr>
        <w:lastRenderedPageBreak/>
        <w:t>may not be sufficient for environments that require stronger security. TDE has been extended to use hardware security modules (HSMs). This enhancement provides high assurance requirements of protecting the master key.</w:t>
      </w:r>
    </w:p>
    <w:p w14:paraId="2374FD33"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14:paraId="5A225B4D" w14:textId="77777777" w:rsidR="008C539B" w:rsidRPr="001058B5" w:rsidRDefault="00C12992">
      <w:pPr>
        <w:spacing w:before="108" w:line="232" w:lineRule="auto"/>
        <w:ind w:left="2260"/>
        <w:rPr>
          <w:rFonts w:ascii="Arial" w:hAnsi="Arial" w:cs="Arial"/>
          <w:sz w:val="20"/>
        </w:rPr>
      </w:pPr>
      <w:r w:rsidRPr="001058B5">
        <w:rPr>
          <w:rFonts w:ascii="Arial" w:hAnsi="Arial" w:cs="Arial"/>
          <w:sz w:val="20"/>
        </w:rPr>
        <w:t xml:space="preserve">To configure transparent data encryption with hardware security module integration, see </w:t>
      </w:r>
      <w:r w:rsidRPr="001058B5">
        <w:rPr>
          <w:rFonts w:ascii="Arial" w:hAnsi="Arial" w:cs="Arial"/>
          <w:i/>
          <w:sz w:val="20"/>
        </w:rPr>
        <w:t>Oracle Database Advanced Security Administrator's Guide</w:t>
      </w:r>
      <w:r w:rsidRPr="001058B5">
        <w:rPr>
          <w:rFonts w:ascii="Arial" w:hAnsi="Arial" w:cs="Arial"/>
          <w:sz w:val="20"/>
        </w:rPr>
        <w:t>.</w:t>
      </w:r>
    </w:p>
    <w:p w14:paraId="731587A4" w14:textId="77777777" w:rsidR="008C539B" w:rsidRPr="001058B5" w:rsidRDefault="008C539B">
      <w:pPr>
        <w:pStyle w:val="BodyText"/>
        <w:spacing w:before="3"/>
        <w:rPr>
          <w:rFonts w:ascii="Arial" w:hAnsi="Arial" w:cs="Arial"/>
          <w:sz w:val="22"/>
        </w:rPr>
      </w:pPr>
    </w:p>
    <w:p w14:paraId="1C018349" w14:textId="77777777" w:rsidR="008C539B" w:rsidRPr="001058B5" w:rsidRDefault="00C12992">
      <w:pPr>
        <w:pStyle w:val="Heading7"/>
        <w:ind w:left="2260"/>
        <w:rPr>
          <w:rFonts w:ascii="Arial" w:hAnsi="Arial" w:cs="Arial"/>
        </w:rPr>
      </w:pPr>
      <w:bookmarkStart w:id="52" w:name="_bookmark42"/>
      <w:bookmarkEnd w:id="52"/>
      <w:r w:rsidRPr="001058B5">
        <w:rPr>
          <w:rFonts w:ascii="Arial" w:hAnsi="Arial" w:cs="Arial"/>
        </w:rPr>
        <w:t>Transparent Tablespace Encryption</w:t>
      </w:r>
    </w:p>
    <w:p w14:paraId="01163FCB"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14:paraId="4D9A1208" w14:textId="77777777" w:rsidR="008C539B" w:rsidRPr="001058B5" w:rsidRDefault="00C12992">
      <w:pPr>
        <w:pStyle w:val="BodyText"/>
        <w:spacing w:before="116" w:line="232" w:lineRule="auto"/>
        <w:ind w:left="2259" w:right="182"/>
        <w:rPr>
          <w:rFonts w:ascii="Arial" w:hAnsi="Arial" w:cs="Arial"/>
        </w:rPr>
      </w:pPr>
      <w:r w:rsidRPr="001058B5">
        <w:rPr>
          <w:rFonts w:ascii="Arial" w:hAnsi="Arial" w:cs="Arial"/>
        </w:rPr>
        <w:t>Transparent tablespace encryption provides an alternative to TDE column encryption: It eliminates the need for granular analysis of applications to determine which columns to encrypt, especially for applications with a large number of columns containing</w:t>
      </w:r>
      <w:r w:rsidRPr="001058B5">
        <w:rPr>
          <w:rFonts w:ascii="Arial" w:hAnsi="Arial" w:cs="Arial"/>
          <w:spacing w:val="-8"/>
        </w:rPr>
        <w:t xml:space="preserve"> </w:t>
      </w:r>
      <w:r w:rsidRPr="001058B5">
        <w:rPr>
          <w:rFonts w:ascii="Arial" w:hAnsi="Arial" w:cs="Arial"/>
        </w:rPr>
        <w:t>personally</w:t>
      </w:r>
      <w:r w:rsidRPr="001058B5">
        <w:rPr>
          <w:rFonts w:ascii="Arial" w:hAnsi="Arial" w:cs="Arial"/>
          <w:spacing w:val="-8"/>
        </w:rPr>
        <w:t xml:space="preserve"> </w:t>
      </w:r>
      <w:r w:rsidRPr="001058B5">
        <w:rPr>
          <w:rFonts w:ascii="Arial" w:hAnsi="Arial" w:cs="Arial"/>
        </w:rPr>
        <w:t>identifiable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(PII),</w:t>
      </w:r>
      <w:r w:rsidRPr="001058B5">
        <w:rPr>
          <w:rFonts w:ascii="Arial" w:hAnsi="Arial" w:cs="Arial"/>
          <w:spacing w:val="-8"/>
        </w:rPr>
        <w:t xml:space="preserve"> </w:t>
      </w:r>
      <w:r w:rsidRPr="001058B5">
        <w:rPr>
          <w:rFonts w:ascii="Arial" w:hAnsi="Arial" w:cs="Arial"/>
        </w:rPr>
        <w:t>such</w:t>
      </w:r>
      <w:r w:rsidRPr="001058B5">
        <w:rPr>
          <w:rFonts w:ascii="Arial" w:hAnsi="Arial" w:cs="Arial"/>
          <w:spacing w:val="-8"/>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Social</w:t>
      </w:r>
      <w:r w:rsidRPr="001058B5">
        <w:rPr>
          <w:rFonts w:ascii="Arial" w:hAnsi="Arial" w:cs="Arial"/>
          <w:spacing w:val="-8"/>
        </w:rPr>
        <w:t xml:space="preserve"> </w:t>
      </w:r>
      <w:r w:rsidRPr="001058B5">
        <w:rPr>
          <w:rFonts w:ascii="Arial" w:hAnsi="Arial" w:cs="Arial"/>
        </w:rPr>
        <w:t>Security</w:t>
      </w:r>
      <w:r w:rsidRPr="001058B5">
        <w:rPr>
          <w:rFonts w:ascii="Arial" w:hAnsi="Arial" w:cs="Arial"/>
          <w:spacing w:val="-8"/>
        </w:rPr>
        <w:t xml:space="preserve"> </w:t>
      </w:r>
      <w:r w:rsidRPr="001058B5">
        <w:rPr>
          <w:rFonts w:ascii="Arial" w:hAnsi="Arial" w:cs="Arial"/>
        </w:rPr>
        <w:t>numbers</w:t>
      </w:r>
      <w:r w:rsidRPr="001058B5">
        <w:rPr>
          <w:rFonts w:ascii="Arial" w:hAnsi="Arial" w:cs="Arial"/>
          <w:spacing w:val="-8"/>
        </w:rPr>
        <w:t xml:space="preserve"> </w:t>
      </w:r>
      <w:r w:rsidRPr="001058B5">
        <w:rPr>
          <w:rFonts w:ascii="Arial" w:hAnsi="Arial" w:cs="Arial"/>
        </w:rPr>
        <w:t>or patient health care records. If your tables have small amounts of data to encrypt, then you can continue to use the TDE column encryption</w:t>
      </w:r>
      <w:r w:rsidRPr="001058B5">
        <w:rPr>
          <w:rFonts w:ascii="Arial" w:hAnsi="Arial" w:cs="Arial"/>
          <w:spacing w:val="-7"/>
        </w:rPr>
        <w:t xml:space="preserve"> </w:t>
      </w:r>
      <w:r w:rsidRPr="001058B5">
        <w:rPr>
          <w:rFonts w:ascii="Arial" w:hAnsi="Arial" w:cs="Arial"/>
        </w:rPr>
        <w:t>solution.</w:t>
      </w:r>
    </w:p>
    <w:p w14:paraId="2AB29B18" w14:textId="77777777" w:rsidR="008C539B" w:rsidRPr="001058B5" w:rsidRDefault="00C12992">
      <w:pPr>
        <w:spacing w:before="114" w:line="232" w:lineRule="auto"/>
        <w:ind w:left="2260" w:right="102"/>
        <w:rPr>
          <w:rFonts w:ascii="Arial" w:hAnsi="Arial" w:cs="Arial"/>
          <w:sz w:val="20"/>
        </w:rPr>
      </w:pPr>
      <w:r w:rsidRPr="001058B5">
        <w:rPr>
          <w:rFonts w:ascii="Arial" w:hAnsi="Arial" w:cs="Arial"/>
          <w:sz w:val="20"/>
        </w:rPr>
        <w:t xml:space="preserve">For an introduction to transparent encryption, see </w:t>
      </w:r>
      <w:r w:rsidRPr="001058B5">
        <w:rPr>
          <w:rFonts w:ascii="Arial" w:hAnsi="Arial" w:cs="Arial"/>
          <w:i/>
          <w:sz w:val="20"/>
        </w:rPr>
        <w:t>Oracle Database 2 Day + Security Guide</w:t>
      </w:r>
      <w:r w:rsidRPr="001058B5">
        <w:rPr>
          <w:rFonts w:ascii="Arial" w:hAnsi="Arial" w:cs="Arial"/>
          <w:sz w:val="20"/>
        </w:rPr>
        <w:t xml:space="preserve">. For detailed information about transparent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20F4B306" w14:textId="77777777" w:rsidR="008C539B" w:rsidRPr="001058B5" w:rsidRDefault="008C539B">
      <w:pPr>
        <w:pStyle w:val="BodyText"/>
        <w:spacing w:before="8"/>
        <w:rPr>
          <w:rFonts w:ascii="Arial" w:hAnsi="Arial" w:cs="Arial"/>
          <w:sz w:val="21"/>
        </w:rPr>
      </w:pPr>
    </w:p>
    <w:p w14:paraId="6684B5B5" w14:textId="77777777" w:rsidR="008C539B" w:rsidRPr="001058B5" w:rsidRDefault="00C12992">
      <w:pPr>
        <w:ind w:left="2260"/>
        <w:rPr>
          <w:rFonts w:ascii="Arial" w:hAnsi="Arial" w:cs="Arial"/>
          <w:b/>
        </w:rPr>
      </w:pPr>
      <w:bookmarkStart w:id="53" w:name="_bookmark43"/>
      <w:bookmarkEnd w:id="53"/>
      <w:r w:rsidRPr="001058B5">
        <w:rPr>
          <w:rFonts w:ascii="Arial" w:hAnsi="Arial" w:cs="Arial"/>
          <w:b/>
        </w:rPr>
        <w:t>Fine-Grained Access Control on Network Services on the Database</w:t>
      </w:r>
    </w:p>
    <w:p w14:paraId="0C3BDA5E"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provides</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utility</w:t>
      </w:r>
      <w:r w:rsidRPr="001058B5">
        <w:rPr>
          <w:rFonts w:ascii="Arial" w:hAnsi="Arial" w:cs="Arial"/>
          <w:spacing w:val="-27"/>
        </w:rPr>
        <w:t xml:space="preserve"> </w:t>
      </w:r>
      <w:r w:rsidRPr="001058B5">
        <w:rPr>
          <w:rFonts w:ascii="Arial" w:hAnsi="Arial" w:cs="Arial"/>
        </w:rPr>
        <w:t>packages,</w:t>
      </w:r>
      <w:r w:rsidRPr="001058B5">
        <w:rPr>
          <w:rFonts w:ascii="Arial" w:hAnsi="Arial" w:cs="Arial"/>
          <w:spacing w:val="-27"/>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UTL_TCP,</w:t>
      </w:r>
      <w:r w:rsidRPr="001058B5">
        <w:rPr>
          <w:rFonts w:ascii="Arial" w:hAnsi="Arial" w:cs="Arial"/>
          <w:spacing w:val="-26"/>
        </w:rPr>
        <w:t xml:space="preserve"> </w:t>
      </w:r>
      <w:r w:rsidRPr="001058B5">
        <w:rPr>
          <w:rFonts w:ascii="Arial" w:hAnsi="Arial" w:cs="Arial"/>
        </w:rPr>
        <w:t>UTL_SMTP, UTL_MAIL,</w:t>
      </w:r>
      <w:r w:rsidRPr="001058B5">
        <w:rPr>
          <w:rFonts w:ascii="Arial" w:hAnsi="Arial" w:cs="Arial"/>
          <w:spacing w:val="-27"/>
        </w:rPr>
        <w:t xml:space="preserve"> </w:t>
      </w:r>
      <w:r w:rsidRPr="001058B5">
        <w:rPr>
          <w:rFonts w:ascii="Arial" w:hAnsi="Arial" w:cs="Arial"/>
        </w:rPr>
        <w:t>UTL_HTTP,</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UTL_INADDR,</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designed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enable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 xml:space="preserve">to access network services on the database.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 xml:space="preserve">Reference </w:t>
      </w:r>
      <w:r w:rsidRPr="001058B5">
        <w:rPr>
          <w:rFonts w:ascii="Arial" w:hAnsi="Arial" w:cs="Arial"/>
        </w:rPr>
        <w:t>describes the PL/SQL utility packages in</w:t>
      </w:r>
      <w:r w:rsidRPr="001058B5">
        <w:rPr>
          <w:rFonts w:ascii="Arial" w:hAnsi="Arial" w:cs="Arial"/>
          <w:spacing w:val="-1"/>
        </w:rPr>
        <w:t xml:space="preserve"> </w:t>
      </w:r>
      <w:r w:rsidRPr="001058B5">
        <w:rPr>
          <w:rFonts w:ascii="Arial" w:hAnsi="Arial" w:cs="Arial"/>
        </w:rPr>
        <w:t>detail.</w:t>
      </w:r>
    </w:p>
    <w:p w14:paraId="6F34F40E" w14:textId="77777777" w:rsidR="008C539B" w:rsidRPr="001058B5" w:rsidRDefault="00C12992">
      <w:pPr>
        <w:pStyle w:val="BodyText"/>
        <w:spacing w:before="118" w:line="230" w:lineRule="auto"/>
        <w:ind w:left="2259"/>
        <w:rPr>
          <w:rFonts w:ascii="Arial" w:hAnsi="Arial" w:cs="Arial"/>
        </w:rPr>
      </w:pPr>
      <w:r w:rsidRPr="001058B5">
        <w:rPr>
          <w:rFonts w:ascii="Arial" w:hAnsi="Arial" w:cs="Arial"/>
        </w:rPr>
        <w:t>In</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default</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installation,</w:t>
      </w:r>
      <w:r w:rsidRPr="001058B5">
        <w:rPr>
          <w:rFonts w:ascii="Arial" w:hAnsi="Arial" w:cs="Arial"/>
          <w:spacing w:val="-14"/>
        </w:rPr>
        <w:t xml:space="preserve"> </w:t>
      </w:r>
      <w:r w:rsidRPr="001058B5">
        <w:rPr>
          <w:rFonts w:ascii="Arial" w:hAnsi="Arial" w:cs="Arial"/>
        </w:rPr>
        <w:t>these</w:t>
      </w:r>
      <w:r w:rsidRPr="001058B5">
        <w:rPr>
          <w:rFonts w:ascii="Arial" w:hAnsi="Arial" w:cs="Arial"/>
          <w:spacing w:val="-14"/>
        </w:rPr>
        <w:t xml:space="preserve"> </w:t>
      </w:r>
      <w:r w:rsidRPr="001058B5">
        <w:rPr>
          <w:rFonts w:ascii="Arial" w:hAnsi="Arial" w:cs="Arial"/>
        </w:rPr>
        <w:t>packages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EXECUTE</w:t>
      </w:r>
      <w:r w:rsidRPr="001058B5">
        <w:rPr>
          <w:rFonts w:ascii="Arial" w:hAnsi="Arial" w:cs="Arial"/>
          <w:spacing w:val="-90"/>
        </w:rPr>
        <w:t xml:space="preserve"> </w:t>
      </w:r>
      <w:r w:rsidRPr="001058B5">
        <w:rPr>
          <w:rFonts w:ascii="Arial" w:hAnsi="Arial" w:cs="Arial"/>
        </w:rPr>
        <w:t>privileges granted to PUBLIC users. This release enhances the security of these packages by providing database administrators the ability to control access to applications in the database that use these</w:t>
      </w:r>
      <w:r w:rsidRPr="001058B5">
        <w:rPr>
          <w:rFonts w:ascii="Arial" w:hAnsi="Arial" w:cs="Arial"/>
          <w:spacing w:val="-2"/>
        </w:rPr>
        <w:t xml:space="preserve"> </w:t>
      </w:r>
      <w:r w:rsidRPr="001058B5">
        <w:rPr>
          <w:rFonts w:ascii="Arial" w:hAnsi="Arial" w:cs="Arial"/>
        </w:rPr>
        <w:t>packages.</w:t>
      </w:r>
    </w:p>
    <w:p w14:paraId="5D83A7DB"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1ECB769E" w14:textId="77777777" w:rsidR="008C539B" w:rsidRPr="001058B5" w:rsidRDefault="008C539B">
      <w:pPr>
        <w:pStyle w:val="BodyText"/>
        <w:spacing w:before="10"/>
        <w:rPr>
          <w:rFonts w:ascii="Arial" w:hAnsi="Arial" w:cs="Arial"/>
          <w:sz w:val="21"/>
        </w:rPr>
      </w:pPr>
    </w:p>
    <w:p w14:paraId="7E92611D" w14:textId="77777777" w:rsidR="008C539B" w:rsidRPr="001058B5" w:rsidRDefault="00C12992">
      <w:pPr>
        <w:spacing w:before="1"/>
        <w:ind w:left="2260"/>
        <w:rPr>
          <w:rFonts w:ascii="Arial" w:hAnsi="Arial" w:cs="Arial"/>
          <w:b/>
        </w:rPr>
      </w:pPr>
      <w:bookmarkStart w:id="54" w:name="_bookmark44"/>
      <w:bookmarkEnd w:id="54"/>
      <w:r w:rsidRPr="001058B5">
        <w:rPr>
          <w:rFonts w:ascii="Arial" w:hAnsi="Arial" w:cs="Arial"/>
          <w:b/>
        </w:rPr>
        <w:t>Change to AUDIT BY SESSION</w:t>
      </w:r>
    </w:p>
    <w:p w14:paraId="50A48DF2" w14:textId="77777777" w:rsidR="008C539B" w:rsidRPr="001058B5" w:rsidRDefault="00C12992">
      <w:pPr>
        <w:pStyle w:val="BodyText"/>
        <w:spacing w:before="55" w:line="230" w:lineRule="auto"/>
        <w:ind w:left="2259" w:right="102"/>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46"/>
        </w:rPr>
        <w:t xml:space="preserve"> </w:t>
      </w:r>
      <w:r w:rsidRPr="001058B5">
        <w:rPr>
          <w:rFonts w:ascii="Arial" w:hAnsi="Arial" w:cs="Arial"/>
        </w:rPr>
        <w:t>SESSION</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4"/>
        </w:rPr>
        <w:t xml:space="preserve"> </w:t>
      </w:r>
      <w:r w:rsidRPr="001058B5">
        <w:rPr>
          <w:rFonts w:ascii="Arial" w:hAnsi="Arial" w:cs="Arial"/>
        </w:rPr>
        <w:t>writes</w:t>
      </w:r>
      <w:r w:rsidRPr="001058B5">
        <w:rPr>
          <w:rFonts w:ascii="Arial" w:hAnsi="Arial" w:cs="Arial"/>
          <w:spacing w:val="-15"/>
        </w:rPr>
        <w:t xml:space="preserve"> </w:t>
      </w:r>
      <w:r w:rsidRPr="001058B5">
        <w:rPr>
          <w:rFonts w:ascii="Arial" w:hAnsi="Arial" w:cs="Arial"/>
        </w:rPr>
        <w:t>one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every audited event. In previous releases, BY SESSION wrote one audit record for all SQL statements or operations of the same type that were executed on the same schema objects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same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spacing w:val="-5"/>
        </w:rPr>
        <w:t>Now,</w:t>
      </w:r>
      <w:r w:rsidRPr="001058B5">
        <w:rPr>
          <w:rFonts w:ascii="Arial" w:hAnsi="Arial" w:cs="Arial"/>
          <w:spacing w:val="-20"/>
        </w:rPr>
        <w:t xml:space="preserve"> </w:t>
      </w:r>
      <w:r w:rsidRPr="001058B5">
        <w:rPr>
          <w:rFonts w:ascii="Arial" w:hAnsi="Arial" w:cs="Arial"/>
        </w:rPr>
        <w:t>both</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19"/>
        </w:rPr>
        <w:t xml:space="preserve"> </w:t>
      </w:r>
      <w:r w:rsidRPr="001058B5">
        <w:rPr>
          <w:rFonts w:ascii="Arial" w:hAnsi="Arial" w:cs="Arial"/>
        </w:rPr>
        <w:t>audit record</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operation.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addition,</w:t>
      </w:r>
      <w:r w:rsidRPr="001058B5">
        <w:rPr>
          <w:rFonts w:ascii="Arial" w:hAnsi="Arial" w:cs="Arial"/>
          <w:spacing w:val="-11"/>
        </w:rPr>
        <w:t xml:space="preserve"> </w:t>
      </w:r>
      <w:r w:rsidRPr="001058B5">
        <w:rPr>
          <w:rFonts w:ascii="Arial" w:hAnsi="Arial" w:cs="Arial"/>
        </w:rPr>
        <w:t>there</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separate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LOGON</w:t>
      </w:r>
    </w:p>
    <w:p w14:paraId="53E652DB" w14:textId="77777777" w:rsidR="008C539B" w:rsidRPr="001058B5" w:rsidRDefault="008C539B">
      <w:pPr>
        <w:spacing w:line="230" w:lineRule="auto"/>
        <w:rPr>
          <w:rFonts w:ascii="Arial" w:hAnsi="Arial" w:cs="Arial"/>
        </w:rPr>
        <w:sectPr w:rsidR="008C539B" w:rsidRPr="001058B5">
          <w:pgSz w:w="12240" w:h="15840"/>
          <w:pgMar w:top="1180" w:right="1060" w:bottom="840" w:left="1100" w:header="0" w:footer="658" w:gutter="0"/>
          <w:cols w:space="720"/>
        </w:sectPr>
      </w:pPr>
    </w:p>
    <w:p w14:paraId="46058283" w14:textId="77777777" w:rsidR="008C539B" w:rsidRPr="001058B5" w:rsidRDefault="00C12992">
      <w:pPr>
        <w:pStyle w:val="BodyText"/>
        <w:spacing w:before="90" w:line="228" w:lineRule="auto"/>
        <w:ind w:left="1659" w:right="848"/>
        <w:rPr>
          <w:rFonts w:ascii="Arial" w:hAnsi="Arial" w:cs="Arial"/>
        </w:rPr>
      </w:pPr>
      <w:r w:rsidRPr="001058B5">
        <w:rPr>
          <w:rFonts w:ascii="Arial" w:hAnsi="Arial" w:cs="Arial"/>
        </w:rPr>
        <w:lastRenderedPageBreak/>
        <w:t>and</w:t>
      </w:r>
      <w:r w:rsidRPr="001058B5">
        <w:rPr>
          <w:rFonts w:ascii="Arial" w:hAnsi="Arial" w:cs="Arial"/>
          <w:spacing w:val="-23"/>
        </w:rPr>
        <w:t xml:space="preserve"> </w:t>
      </w:r>
      <w:r w:rsidRPr="001058B5">
        <w:rPr>
          <w:rFonts w:ascii="Arial" w:hAnsi="Arial" w:cs="Arial"/>
        </w:rPr>
        <w:t>LOGOFF</w:t>
      </w:r>
      <w:r w:rsidRPr="001058B5">
        <w:rPr>
          <w:rFonts w:ascii="Arial" w:hAnsi="Arial" w:cs="Arial"/>
          <w:spacing w:val="-96"/>
        </w:rPr>
        <w:t xml:space="preserve"> </w:t>
      </w:r>
      <w:r w:rsidRPr="001058B5">
        <w:rPr>
          <w:rFonts w:ascii="Arial" w:hAnsi="Arial" w:cs="Arial"/>
        </w:rPr>
        <w:t>events.</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omit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BY</w:t>
      </w:r>
      <w:r w:rsidRPr="001058B5">
        <w:rPr>
          <w:rFonts w:ascii="Arial" w:hAnsi="Arial" w:cs="Arial"/>
          <w:spacing w:val="-64"/>
        </w:rPr>
        <w:t xml:space="preserve"> </w:t>
      </w:r>
      <w:r w:rsidRPr="001058B5">
        <w:rPr>
          <w:rFonts w:ascii="Arial" w:hAnsi="Arial" w:cs="Arial"/>
        </w:rPr>
        <w:t>ACCESS</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BY</w:t>
      </w:r>
      <w:r w:rsidRPr="001058B5">
        <w:rPr>
          <w:rFonts w:ascii="Arial" w:hAnsi="Arial" w:cs="Arial"/>
          <w:spacing w:val="-63"/>
        </w:rPr>
        <w:t xml:space="preserve"> </w:t>
      </w:r>
      <w:r w:rsidRPr="001058B5">
        <w:rPr>
          <w:rFonts w:ascii="Arial" w:hAnsi="Arial" w:cs="Arial"/>
        </w:rPr>
        <w:t>SESSION</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used</w:t>
      </w:r>
      <w:r w:rsidRPr="001058B5">
        <w:rPr>
          <w:rFonts w:ascii="Arial" w:hAnsi="Arial" w:cs="Arial"/>
          <w:spacing w:val="-22"/>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 default.</w:t>
      </w:r>
    </w:p>
    <w:p w14:paraId="5C6CA518" w14:textId="77777777" w:rsidR="008C539B" w:rsidRPr="001058B5" w:rsidRDefault="00C12992">
      <w:pPr>
        <w:pStyle w:val="BodyText"/>
        <w:spacing w:before="124" w:line="228" w:lineRule="auto"/>
        <w:ind w:left="1659" w:right="700"/>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SESSION</w:t>
      </w:r>
      <w:r w:rsidRPr="001058B5">
        <w:rPr>
          <w:rFonts w:ascii="Arial" w:hAnsi="Arial" w:cs="Arial"/>
          <w:spacing w:val="-90"/>
        </w:rPr>
        <w:t xml:space="preserve"> </w:t>
      </w:r>
      <w:r w:rsidRPr="001058B5">
        <w:rPr>
          <w:rFonts w:ascii="Arial" w:hAnsi="Arial" w:cs="Arial"/>
        </w:rPr>
        <w:t>generates</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different</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ACCESS</w:t>
      </w:r>
      <w:r w:rsidRPr="001058B5">
        <w:rPr>
          <w:rFonts w:ascii="Arial" w:hAnsi="Arial" w:cs="Arial"/>
          <w:spacing w:val="-89"/>
        </w:rPr>
        <w:t xml:space="preserve"> </w:t>
      </w:r>
      <w:r w:rsidRPr="001058B5">
        <w:rPr>
          <w:rFonts w:ascii="Arial" w:hAnsi="Arial" w:cs="Arial"/>
        </w:rPr>
        <w:t>audit record. Oracle recommends that you include the BY ACCESS clause for all AUDIT statements,</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results</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2"/>
        </w:rPr>
        <w:t xml:space="preserve"> </w:t>
      </w:r>
      <w:r w:rsidRPr="001058B5">
        <w:rPr>
          <w:rFonts w:ascii="Arial" w:hAnsi="Arial" w:cs="Arial"/>
        </w:rPr>
        <w:t>detailed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LOGOFF</w:t>
      </w:r>
      <w:r w:rsidRPr="001058B5">
        <w:rPr>
          <w:rFonts w:ascii="Arial" w:hAnsi="Arial" w:cs="Arial"/>
          <w:spacing w:val="-86"/>
        </w:rPr>
        <w:t xml:space="preserve"> </w:t>
      </w:r>
      <w:r w:rsidRPr="001058B5">
        <w:rPr>
          <w:rFonts w:ascii="Arial" w:hAnsi="Arial" w:cs="Arial"/>
        </w:rPr>
        <w:t>events, the</w:t>
      </w:r>
      <w:r w:rsidRPr="001058B5">
        <w:rPr>
          <w:rFonts w:ascii="Arial" w:hAnsi="Arial" w:cs="Arial"/>
          <w:spacing w:val="-3"/>
        </w:rPr>
        <w:t xml:space="preserve"> </w:t>
      </w:r>
      <w:r w:rsidRPr="001058B5">
        <w:rPr>
          <w:rFonts w:ascii="Arial" w:hAnsi="Arial" w:cs="Arial"/>
        </w:rPr>
        <w:t>timestamp</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record</w:t>
      </w:r>
      <w:r w:rsidRPr="001058B5">
        <w:rPr>
          <w:rFonts w:ascii="Arial" w:hAnsi="Arial" w:cs="Arial"/>
          <w:spacing w:val="-2"/>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greater</w:t>
      </w:r>
      <w:r w:rsidRPr="001058B5">
        <w:rPr>
          <w:rFonts w:ascii="Arial" w:hAnsi="Arial" w:cs="Arial"/>
          <w:spacing w:val="-4"/>
        </w:rPr>
        <w:t xml:space="preserve"> </w:t>
      </w:r>
      <w:r w:rsidRPr="001058B5">
        <w:rPr>
          <w:rFonts w:ascii="Arial" w:hAnsi="Arial" w:cs="Arial"/>
        </w:rPr>
        <w:t>precision</w:t>
      </w:r>
      <w:r w:rsidRPr="001058B5">
        <w:rPr>
          <w:rFonts w:ascii="Arial" w:hAnsi="Arial" w:cs="Arial"/>
          <w:spacing w:val="-3"/>
        </w:rPr>
        <w:t xml:space="preserve"> </w:t>
      </w:r>
      <w:r w:rsidRPr="001058B5">
        <w:rPr>
          <w:rFonts w:ascii="Arial" w:hAnsi="Arial" w:cs="Arial"/>
        </w:rPr>
        <w:t>than</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previous</w:t>
      </w:r>
      <w:r w:rsidRPr="001058B5">
        <w:rPr>
          <w:rFonts w:ascii="Arial" w:hAnsi="Arial" w:cs="Arial"/>
          <w:spacing w:val="-4"/>
        </w:rPr>
        <w:t xml:space="preserve"> </w:t>
      </w:r>
      <w:r w:rsidRPr="001058B5">
        <w:rPr>
          <w:rFonts w:ascii="Arial" w:hAnsi="Arial" w:cs="Arial"/>
        </w:rPr>
        <w:t>releases.</w:t>
      </w:r>
    </w:p>
    <w:p w14:paraId="4F066AD3" w14:textId="77777777" w:rsidR="008C539B" w:rsidRPr="001058B5" w:rsidRDefault="00C12992">
      <w:pPr>
        <w:pStyle w:val="BodyText"/>
        <w:spacing w:before="123" w:line="230" w:lineRule="auto"/>
        <w:ind w:left="1660" w:right="700"/>
        <w:rPr>
          <w:rFonts w:ascii="Arial" w:hAnsi="Arial" w:cs="Arial"/>
        </w:rPr>
      </w:pPr>
      <w:r w:rsidRPr="001058B5">
        <w:rPr>
          <w:rFonts w:ascii="Arial" w:hAnsi="Arial" w:cs="Arial"/>
        </w:rPr>
        <w:t>Be aware that this change applies to schema object audit options, statement options, and system privileges that audit SQL statements other than data definition language (DDL)</w:t>
      </w:r>
      <w:r w:rsidRPr="001058B5">
        <w:rPr>
          <w:rFonts w:ascii="Arial" w:hAnsi="Arial" w:cs="Arial"/>
          <w:spacing w:val="-12"/>
        </w:rPr>
        <w:t xml:space="preserve"> </w:t>
      </w:r>
      <w:r w:rsidRPr="001058B5">
        <w:rPr>
          <w:rFonts w:ascii="Arial" w:hAnsi="Arial" w:cs="Arial"/>
        </w:rPr>
        <w:t>statements.</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2"/>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41"/>
        </w:rPr>
        <w:t xml:space="preserve"> </w:t>
      </w:r>
      <w:r w:rsidRPr="001058B5">
        <w:rPr>
          <w:rFonts w:ascii="Arial" w:hAnsi="Arial" w:cs="Arial"/>
        </w:rPr>
        <w:t>ACCESS</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on all SQL statements and system privileges that audit a DDL</w:t>
      </w:r>
      <w:r w:rsidRPr="001058B5">
        <w:rPr>
          <w:rFonts w:ascii="Arial" w:hAnsi="Arial" w:cs="Arial"/>
          <w:spacing w:val="-9"/>
        </w:rPr>
        <w:t xml:space="preserve"> </w:t>
      </w:r>
      <w:r w:rsidRPr="001058B5">
        <w:rPr>
          <w:rFonts w:ascii="Arial" w:hAnsi="Arial" w:cs="Arial"/>
        </w:rPr>
        <w:t>statement.</w:t>
      </w:r>
    </w:p>
    <w:p w14:paraId="443D0A14" w14:textId="77777777" w:rsidR="008C539B" w:rsidRPr="001058B5" w:rsidRDefault="00C12992">
      <w:pPr>
        <w:pStyle w:val="BodyText"/>
        <w:spacing w:before="115"/>
        <w:ind w:left="1660"/>
        <w:rPr>
          <w:rFonts w:ascii="Arial" w:hAnsi="Arial" w:cs="Arial"/>
        </w:rPr>
      </w:pPr>
      <w:r w:rsidRPr="001058B5">
        <w:rPr>
          <w:rFonts w:ascii="Arial" w:hAnsi="Arial" w:cs="Arial"/>
        </w:rPr>
        <w:t>See the following sections for more information:</w:t>
      </w:r>
    </w:p>
    <w:p w14:paraId="74B86A8B"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43" w:history="1">
        <w:r w:rsidR="00C12992" w:rsidRPr="001058B5">
          <w:rPr>
            <w:rFonts w:ascii="Arial" w:hAnsi="Arial" w:cs="Arial"/>
            <w:color w:val="0000CC"/>
            <w:sz w:val="20"/>
          </w:rPr>
          <w:t xml:space="preserve">"How Standard Audit Records Are Generated" </w:t>
        </w:r>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9-21</w:t>
        </w:r>
      </w:hyperlink>
    </w:p>
    <w:p w14:paraId="61DC490F"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48" w:history="1">
        <w:r w:rsidR="00C12992" w:rsidRPr="001058B5">
          <w:rPr>
            <w:rFonts w:ascii="Arial" w:hAnsi="Arial" w:cs="Arial"/>
            <w:color w:val="0000CC"/>
            <w:sz w:val="20"/>
          </w:rPr>
          <w:t xml:space="preserve">"Benefits of Using the BY ACCESS Clause in the AUDIT Statement" </w:t>
        </w:r>
        <w:r w:rsidR="00C12992" w:rsidRPr="001058B5">
          <w:rPr>
            <w:rFonts w:ascii="Arial" w:hAnsi="Arial" w:cs="Arial"/>
            <w:sz w:val="20"/>
          </w:rPr>
          <w:t>on page</w:t>
        </w:r>
        <w:r w:rsidR="00C12992" w:rsidRPr="001058B5">
          <w:rPr>
            <w:rFonts w:ascii="Arial" w:hAnsi="Arial" w:cs="Arial"/>
            <w:spacing w:val="-19"/>
            <w:sz w:val="20"/>
          </w:rPr>
          <w:t xml:space="preserve"> </w:t>
        </w:r>
        <w:r w:rsidR="00C12992" w:rsidRPr="001058B5">
          <w:rPr>
            <w:rFonts w:ascii="Arial" w:hAnsi="Arial" w:cs="Arial"/>
            <w:sz w:val="20"/>
          </w:rPr>
          <w:t>9-22</w:t>
        </w:r>
      </w:hyperlink>
    </w:p>
    <w:p w14:paraId="5AEBBA4F" w14:textId="77777777" w:rsidR="008C539B" w:rsidRPr="001058B5" w:rsidRDefault="008C539B">
      <w:pPr>
        <w:pStyle w:val="BodyText"/>
        <w:spacing w:before="8"/>
        <w:rPr>
          <w:rFonts w:ascii="Arial" w:hAnsi="Arial" w:cs="Arial"/>
          <w:sz w:val="21"/>
        </w:rPr>
      </w:pPr>
    </w:p>
    <w:p w14:paraId="20575E30" w14:textId="77777777" w:rsidR="008C539B" w:rsidRPr="001058B5" w:rsidRDefault="00C12992">
      <w:pPr>
        <w:spacing w:before="1"/>
        <w:ind w:left="1660"/>
        <w:rPr>
          <w:rFonts w:ascii="Arial" w:hAnsi="Arial" w:cs="Arial"/>
          <w:b/>
        </w:rPr>
      </w:pPr>
      <w:bookmarkStart w:id="55" w:name="_bookmark45"/>
      <w:bookmarkEnd w:id="55"/>
      <w:r w:rsidRPr="001058B5">
        <w:rPr>
          <w:rFonts w:ascii="Arial" w:hAnsi="Arial" w:cs="Arial"/>
          <w:b/>
        </w:rPr>
        <w:t>Oracle XML DB Security Enhancements</w:t>
      </w:r>
    </w:p>
    <w:p w14:paraId="52C52A15"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70EC4EE1"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46" w:history="1">
        <w:r w:rsidR="00C12992" w:rsidRPr="001058B5">
          <w:rPr>
            <w:rFonts w:ascii="Arial" w:hAnsi="Arial" w:cs="Arial"/>
            <w:color w:val="0000CC"/>
            <w:sz w:val="20"/>
          </w:rPr>
          <w:t>XML Translation Support for Oracle 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XML</w:t>
        </w:r>
      </w:hyperlink>
    </w:p>
    <w:p w14:paraId="349AF31E"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47" w:history="1">
        <w:r w:rsidR="00C12992" w:rsidRPr="001058B5">
          <w:rPr>
            <w:rFonts w:ascii="Arial" w:hAnsi="Arial" w:cs="Arial"/>
            <w:color w:val="0000CC"/>
            <w:sz w:val="20"/>
          </w:rPr>
          <w:t xml:space="preserve">Support for </w:t>
        </w:r>
        <w:r w:rsidR="00C12992" w:rsidRPr="001058B5">
          <w:rPr>
            <w:rFonts w:ascii="Arial" w:hAnsi="Arial" w:cs="Arial"/>
            <w:color w:val="0000CC"/>
            <w:spacing w:val="-7"/>
            <w:sz w:val="20"/>
          </w:rPr>
          <w:t>Web</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Services</w:t>
        </w:r>
      </w:hyperlink>
    </w:p>
    <w:p w14:paraId="376D9699" w14:textId="77777777" w:rsidR="008C539B" w:rsidRPr="001058B5" w:rsidRDefault="008C539B">
      <w:pPr>
        <w:pStyle w:val="BodyText"/>
        <w:spacing w:before="3"/>
        <w:rPr>
          <w:rFonts w:ascii="Arial" w:hAnsi="Arial" w:cs="Arial"/>
          <w:sz w:val="22"/>
        </w:rPr>
      </w:pPr>
    </w:p>
    <w:p w14:paraId="0237371D" w14:textId="77777777" w:rsidR="008C539B" w:rsidRPr="001058B5" w:rsidRDefault="00C12992">
      <w:pPr>
        <w:pStyle w:val="Heading7"/>
        <w:rPr>
          <w:rFonts w:ascii="Arial" w:hAnsi="Arial" w:cs="Arial"/>
        </w:rPr>
      </w:pPr>
      <w:bookmarkStart w:id="56" w:name="_bookmark46"/>
      <w:bookmarkEnd w:id="56"/>
      <w:r w:rsidRPr="001058B5">
        <w:rPr>
          <w:rFonts w:ascii="Arial" w:hAnsi="Arial" w:cs="Arial"/>
        </w:rPr>
        <w:t>XML Translation Support for Oracle Database XML</w:t>
      </w:r>
    </w:p>
    <w:p w14:paraId="1B4A0A9C" w14:textId="77777777" w:rsidR="008C539B" w:rsidRPr="001058B5" w:rsidRDefault="00C12992">
      <w:pPr>
        <w:pStyle w:val="BodyText"/>
        <w:spacing w:before="51" w:line="232" w:lineRule="auto"/>
        <w:ind w:left="1659" w:right="736"/>
        <w:rPr>
          <w:rFonts w:ascii="Arial" w:hAnsi="Arial" w:cs="Arial"/>
        </w:rPr>
      </w:pPr>
      <w:r w:rsidRPr="001058B5">
        <w:rPr>
          <w:rFonts w:ascii="Arial" w:hAnsi="Arial" w:cs="Arial"/>
        </w:rP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14:paraId="0285C98F" w14:textId="77777777" w:rsidR="008C539B" w:rsidRPr="001058B5" w:rsidRDefault="00C12992">
      <w:pPr>
        <w:spacing w:before="107"/>
        <w:ind w:left="1660"/>
        <w:rPr>
          <w:rFonts w:ascii="Arial" w:hAnsi="Arial" w:cs="Arial"/>
          <w:sz w:val="20"/>
        </w:rPr>
      </w:pPr>
      <w:r w:rsidRPr="001058B5">
        <w:rPr>
          <w:rFonts w:ascii="Arial" w:hAnsi="Arial" w:cs="Arial"/>
          <w:sz w:val="20"/>
        </w:rPr>
        <w:t xml:space="preserve">To configure security for XMLType objects, see </w:t>
      </w:r>
      <w:r w:rsidRPr="001058B5">
        <w:rPr>
          <w:rFonts w:ascii="Arial" w:hAnsi="Arial" w:cs="Arial"/>
          <w:i/>
          <w:sz w:val="20"/>
        </w:rPr>
        <w:t>Oracle XML DB Developer's Guide</w:t>
      </w:r>
      <w:r w:rsidRPr="001058B5">
        <w:rPr>
          <w:rFonts w:ascii="Arial" w:hAnsi="Arial" w:cs="Arial"/>
          <w:sz w:val="20"/>
        </w:rPr>
        <w:t>.</w:t>
      </w:r>
    </w:p>
    <w:p w14:paraId="619236FB" w14:textId="77777777" w:rsidR="008C539B" w:rsidRPr="001058B5" w:rsidRDefault="008C539B">
      <w:pPr>
        <w:pStyle w:val="BodyText"/>
        <w:spacing w:before="2"/>
        <w:rPr>
          <w:rFonts w:ascii="Arial" w:hAnsi="Arial" w:cs="Arial"/>
          <w:sz w:val="22"/>
        </w:rPr>
      </w:pPr>
    </w:p>
    <w:p w14:paraId="415438B1" w14:textId="77777777" w:rsidR="008C539B" w:rsidRPr="001058B5" w:rsidRDefault="00C12992">
      <w:pPr>
        <w:pStyle w:val="Heading7"/>
        <w:rPr>
          <w:rFonts w:ascii="Arial" w:hAnsi="Arial" w:cs="Arial"/>
        </w:rPr>
      </w:pPr>
      <w:bookmarkStart w:id="57" w:name="_bookmark47"/>
      <w:bookmarkEnd w:id="57"/>
      <w:r w:rsidRPr="001058B5">
        <w:rPr>
          <w:rFonts w:ascii="Arial" w:hAnsi="Arial" w:cs="Arial"/>
        </w:rPr>
        <w:t>Support for Web Services</w:t>
      </w:r>
    </w:p>
    <w:p w14:paraId="570FB24B" w14:textId="77777777" w:rsidR="008C539B" w:rsidRPr="001058B5" w:rsidRDefault="00C12992">
      <w:pPr>
        <w:pStyle w:val="BodyText"/>
        <w:spacing w:before="54" w:line="230" w:lineRule="auto"/>
        <w:ind w:left="1659" w:right="819"/>
        <w:rPr>
          <w:rFonts w:ascii="Arial" w:hAnsi="Arial" w:cs="Arial"/>
        </w:rPr>
      </w:pPr>
      <w:r w:rsidRPr="001058B5">
        <w:rPr>
          <w:rFonts w:ascii="Arial" w:hAnsi="Arial" w:cs="Arial"/>
          <w:spacing w:val="-6"/>
        </w:rPr>
        <w:t xml:space="preserve">You </w:t>
      </w:r>
      <w:r w:rsidRPr="001058B5">
        <w:rPr>
          <w:rFonts w:ascii="Arial" w:hAnsi="Arial" w:cs="Arial"/>
        </w:rP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sidRPr="001058B5">
        <w:rPr>
          <w:rFonts w:ascii="Arial" w:hAnsi="Arial" w:cs="Arial"/>
          <w:spacing w:val="-7"/>
        </w:rPr>
        <w:t xml:space="preserve">Web </w:t>
      </w:r>
      <w:r w:rsidRPr="001058B5">
        <w:rPr>
          <w:rFonts w:ascii="Arial" w:hAnsi="Arial" w:cs="Arial"/>
        </w:rPr>
        <w:t xml:space="preserve">services and their associated database objects by using the XDB_ </w:t>
      </w:r>
      <w:r w:rsidRPr="001058B5">
        <w:rPr>
          <w:rFonts w:ascii="Arial" w:hAnsi="Arial" w:cs="Arial"/>
          <w:w w:val="90"/>
        </w:rPr>
        <w:t>WEBSERVICES, XDB_WEBSERVICES_OVER_HTTP, and XDB_WEBSERVICES_WITH_PUBLIC</w:t>
      </w:r>
    </w:p>
    <w:p w14:paraId="1037D8D7" w14:textId="77777777" w:rsidR="008C539B" w:rsidRPr="001058B5" w:rsidRDefault="00C12992">
      <w:pPr>
        <w:pStyle w:val="BodyText"/>
        <w:spacing w:line="241" w:lineRule="exact"/>
        <w:ind w:left="1660"/>
        <w:rPr>
          <w:rFonts w:ascii="Arial" w:hAnsi="Arial" w:cs="Arial"/>
        </w:rPr>
      </w:pPr>
      <w:r w:rsidRPr="001058B5">
        <w:rPr>
          <w:rFonts w:ascii="Arial" w:hAnsi="Arial" w:cs="Arial"/>
        </w:rPr>
        <w:t>predefined roles.</w:t>
      </w:r>
    </w:p>
    <w:p w14:paraId="498671AB" w14:textId="77777777" w:rsidR="008C539B" w:rsidRPr="001058B5" w:rsidRDefault="00C12992">
      <w:pPr>
        <w:pStyle w:val="BodyText"/>
        <w:spacing w:before="117" w:line="232" w:lineRule="auto"/>
        <w:ind w:left="1660" w:right="895"/>
        <w:rPr>
          <w:rFonts w:ascii="Arial" w:hAnsi="Arial" w:cs="Arial"/>
        </w:rPr>
      </w:pPr>
      <w:r w:rsidRPr="001058B5">
        <w:rPr>
          <w:rFonts w:ascii="Arial" w:hAnsi="Arial" w:cs="Arial"/>
        </w:rPr>
        <w:t xml:space="preserve">To configure Oracle Database Web services, see </w:t>
      </w:r>
      <w:r w:rsidRPr="001058B5">
        <w:rPr>
          <w:rFonts w:ascii="Arial" w:hAnsi="Arial" w:cs="Arial"/>
          <w:i/>
        </w:rPr>
        <w:t>Oracle XML DB Developer's Guide</w:t>
      </w:r>
      <w:r w:rsidRPr="001058B5">
        <w:rPr>
          <w:rFonts w:ascii="Arial" w:hAnsi="Arial" w:cs="Arial"/>
        </w:rPr>
        <w:t xml:space="preserve">.For information on this feature’s predefined roles, see </w:t>
      </w:r>
      <w:hyperlink w:anchor="_bookmark585" w:history="1">
        <w:r w:rsidRPr="001058B5">
          <w:rPr>
            <w:rFonts w:ascii="Arial" w:hAnsi="Arial" w:cs="Arial"/>
            <w:color w:val="0000CC"/>
          </w:rPr>
          <w:t>Table 4–3, " Oracle Database</w:t>
        </w:r>
      </w:hyperlink>
      <w:r w:rsidRPr="001058B5">
        <w:rPr>
          <w:rFonts w:ascii="Arial" w:hAnsi="Arial" w:cs="Arial"/>
          <w:color w:val="0000CC"/>
        </w:rPr>
        <w:t xml:space="preserve"> </w:t>
      </w:r>
      <w:hyperlink w:anchor="_bookmark585" w:history="1">
        <w:r w:rsidRPr="001058B5">
          <w:rPr>
            <w:rFonts w:ascii="Arial" w:hAnsi="Arial" w:cs="Arial"/>
            <w:color w:val="0000CC"/>
          </w:rPr>
          <w:t xml:space="preserve">Predefined Roles" </w:t>
        </w:r>
      </w:hyperlink>
      <w:hyperlink w:anchor="_bookmark585" w:history="1">
        <w:r w:rsidRPr="001058B5">
          <w:rPr>
            <w:rFonts w:ascii="Arial" w:hAnsi="Arial" w:cs="Arial"/>
          </w:rPr>
          <w:t>on page 4-11</w:t>
        </w:r>
      </w:hyperlink>
      <w:r w:rsidRPr="001058B5">
        <w:rPr>
          <w:rFonts w:ascii="Arial" w:hAnsi="Arial" w:cs="Arial"/>
        </w:rPr>
        <w:t>.</w:t>
      </w:r>
    </w:p>
    <w:p w14:paraId="45C3847D" w14:textId="77777777" w:rsidR="008C539B" w:rsidRPr="001058B5" w:rsidRDefault="008C539B">
      <w:pPr>
        <w:pStyle w:val="BodyText"/>
        <w:spacing w:before="8"/>
        <w:rPr>
          <w:rFonts w:ascii="Arial" w:hAnsi="Arial" w:cs="Arial"/>
          <w:sz w:val="21"/>
        </w:rPr>
      </w:pPr>
    </w:p>
    <w:p w14:paraId="78BE814E" w14:textId="77777777" w:rsidR="008C539B" w:rsidRPr="001058B5" w:rsidRDefault="00C12992">
      <w:pPr>
        <w:spacing w:before="1"/>
        <w:ind w:left="1660"/>
        <w:rPr>
          <w:rFonts w:ascii="Arial" w:hAnsi="Arial" w:cs="Arial"/>
          <w:b/>
        </w:rPr>
      </w:pPr>
      <w:bookmarkStart w:id="58" w:name="_bookmark48"/>
      <w:bookmarkEnd w:id="58"/>
      <w:r w:rsidRPr="001058B5">
        <w:rPr>
          <w:rFonts w:ascii="Arial" w:hAnsi="Arial" w:cs="Arial"/>
          <w:b/>
        </w:rPr>
        <w:t>Directory Security Enhancements</w:t>
      </w:r>
    </w:p>
    <w:p w14:paraId="3F737BA1" w14:textId="77777777" w:rsidR="008C539B" w:rsidRPr="001058B5" w:rsidRDefault="00C12992">
      <w:pPr>
        <w:pStyle w:val="BodyText"/>
        <w:spacing w:before="53" w:line="232" w:lineRule="auto"/>
        <w:ind w:left="1659" w:right="755"/>
        <w:rPr>
          <w:rFonts w:ascii="Arial" w:hAnsi="Arial" w:cs="Arial"/>
        </w:rPr>
      </w:pPr>
      <w:r w:rsidRPr="001058B5">
        <w:rPr>
          <w:rFonts w:ascii="Arial" w:hAnsi="Arial" w:cs="Arial"/>
        </w:rP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14:paraId="4C5AB7B7" w14:textId="77777777" w:rsidR="008C539B" w:rsidRPr="001058B5" w:rsidRDefault="00C12992">
      <w:pPr>
        <w:spacing w:before="108"/>
        <w:ind w:left="1660"/>
        <w:rPr>
          <w:rFonts w:ascii="Arial" w:hAnsi="Arial" w:cs="Arial"/>
          <w:sz w:val="20"/>
        </w:rPr>
      </w:pPr>
      <w:r w:rsidRPr="001058B5">
        <w:rPr>
          <w:rFonts w:ascii="Arial" w:hAnsi="Arial" w:cs="Arial"/>
          <w:sz w:val="20"/>
        </w:rPr>
        <w:t xml:space="preserve">To configure directory security, see </w:t>
      </w:r>
      <w:r w:rsidRPr="001058B5">
        <w:rPr>
          <w:rFonts w:ascii="Arial" w:hAnsi="Arial" w:cs="Arial"/>
          <w:i/>
          <w:sz w:val="20"/>
        </w:rPr>
        <w:t>Oracle Database Net Services Reference</w:t>
      </w:r>
      <w:r w:rsidRPr="001058B5">
        <w:rPr>
          <w:rFonts w:ascii="Arial" w:hAnsi="Arial" w:cs="Arial"/>
          <w:sz w:val="20"/>
        </w:rPr>
        <w:t>.</w:t>
      </w:r>
    </w:p>
    <w:p w14:paraId="4F46B45B" w14:textId="77777777" w:rsidR="008C539B" w:rsidRPr="001058B5" w:rsidRDefault="008C539B">
      <w:pPr>
        <w:rPr>
          <w:rFonts w:ascii="Arial" w:hAnsi="Arial" w:cs="Arial"/>
          <w:sz w:val="20"/>
        </w:rPr>
        <w:sectPr w:rsidR="008C539B" w:rsidRPr="001058B5">
          <w:footerReference w:type="even" r:id="rId33"/>
          <w:footerReference w:type="default" r:id="rId34"/>
          <w:pgSz w:w="12240" w:h="15840"/>
          <w:pgMar w:top="1180" w:right="1060" w:bottom="840" w:left="1100" w:header="0" w:footer="658" w:gutter="0"/>
          <w:cols w:space="720"/>
        </w:sectPr>
      </w:pPr>
    </w:p>
    <w:p w14:paraId="6681EED5" w14:textId="77777777" w:rsidR="008C539B" w:rsidRPr="001058B5" w:rsidRDefault="00C12992">
      <w:pPr>
        <w:spacing w:before="80"/>
        <w:ind w:left="2260"/>
        <w:rPr>
          <w:rFonts w:ascii="Arial" w:hAnsi="Arial" w:cs="Arial"/>
          <w:b/>
        </w:rPr>
      </w:pPr>
      <w:bookmarkStart w:id="59" w:name="_bookmark49"/>
      <w:bookmarkEnd w:id="59"/>
      <w:r w:rsidRPr="001058B5">
        <w:rPr>
          <w:rFonts w:ascii="Arial" w:hAnsi="Arial" w:cs="Arial"/>
          <w:b/>
        </w:rPr>
        <w:lastRenderedPageBreak/>
        <w:t>Oracle Call Interface Security Enhancements</w:t>
      </w:r>
    </w:p>
    <w:p w14:paraId="21B4512D" w14:textId="77777777" w:rsidR="008C539B" w:rsidRPr="001058B5" w:rsidRDefault="00C12992">
      <w:pPr>
        <w:pStyle w:val="BodyText"/>
        <w:spacing w:before="48"/>
        <w:ind w:left="2260"/>
        <w:rPr>
          <w:rFonts w:ascii="Arial" w:hAnsi="Arial" w:cs="Arial"/>
        </w:rPr>
      </w:pPr>
      <w:r w:rsidRPr="001058B5">
        <w:rPr>
          <w:rFonts w:ascii="Arial" w:hAnsi="Arial" w:cs="Arial"/>
        </w:rPr>
        <w:t>The following security enhancements are available for Oracle Call Interface (OCI):</w:t>
      </w:r>
    </w:p>
    <w:p w14:paraId="1D9ADF2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Reporting bad packets that may come from malicious users or</w:t>
      </w:r>
      <w:r w:rsidRPr="001058B5">
        <w:rPr>
          <w:rFonts w:ascii="Arial" w:hAnsi="Arial" w:cs="Arial"/>
          <w:spacing w:val="-11"/>
          <w:sz w:val="20"/>
        </w:rPr>
        <w:t xml:space="preserve"> </w:t>
      </w:r>
      <w:r w:rsidRPr="001058B5">
        <w:rPr>
          <w:rFonts w:ascii="Arial" w:hAnsi="Arial" w:cs="Arial"/>
          <w:sz w:val="20"/>
        </w:rPr>
        <w:t>intruders</w:t>
      </w:r>
    </w:p>
    <w:p w14:paraId="596E95CE"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Terminating or resuming the client or server process on receiving a bad</w:t>
      </w:r>
      <w:r w:rsidRPr="001058B5">
        <w:rPr>
          <w:rFonts w:ascii="Arial" w:hAnsi="Arial" w:cs="Arial"/>
          <w:spacing w:val="-34"/>
          <w:sz w:val="20"/>
        </w:rPr>
        <w:t xml:space="preserve"> </w:t>
      </w:r>
      <w:r w:rsidRPr="001058B5">
        <w:rPr>
          <w:rFonts w:ascii="Arial" w:hAnsi="Arial" w:cs="Arial"/>
          <w:sz w:val="20"/>
        </w:rPr>
        <w:t>packet</w:t>
      </w:r>
    </w:p>
    <w:p w14:paraId="0275EF1C"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Configuring the maximum number of authentication</w:t>
      </w:r>
      <w:r w:rsidRPr="001058B5">
        <w:rPr>
          <w:rFonts w:ascii="Arial" w:hAnsi="Arial" w:cs="Arial"/>
          <w:spacing w:val="-5"/>
          <w:sz w:val="20"/>
        </w:rPr>
        <w:t xml:space="preserve"> </w:t>
      </w:r>
      <w:r w:rsidRPr="001058B5">
        <w:rPr>
          <w:rFonts w:ascii="Arial" w:hAnsi="Arial" w:cs="Arial"/>
          <w:sz w:val="20"/>
        </w:rPr>
        <w:t>attempts</w:t>
      </w:r>
    </w:p>
    <w:p w14:paraId="0162AE89" w14:textId="77777777" w:rsidR="008C539B" w:rsidRPr="001058B5" w:rsidRDefault="00C12992" w:rsidP="006F7931">
      <w:pPr>
        <w:pStyle w:val="ListParagraph"/>
        <w:numPr>
          <w:ilvl w:val="2"/>
          <w:numId w:val="137"/>
        </w:numPr>
        <w:tabs>
          <w:tab w:val="left" w:pos="2620"/>
        </w:tabs>
        <w:spacing w:before="117" w:line="232" w:lineRule="auto"/>
        <w:ind w:right="186"/>
        <w:jc w:val="both"/>
        <w:rPr>
          <w:rFonts w:ascii="Arial" w:hAnsi="Arial" w:cs="Arial"/>
          <w:sz w:val="20"/>
        </w:rPr>
      </w:pPr>
      <w:r w:rsidRPr="001058B5">
        <w:rPr>
          <w:rFonts w:ascii="Arial" w:hAnsi="Arial" w:cs="Arial"/>
          <w:sz w:val="20"/>
        </w:rPr>
        <w:t>Controlling</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display</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version</w:t>
      </w:r>
      <w:r w:rsidRPr="001058B5">
        <w:rPr>
          <w:rFonts w:ascii="Arial" w:hAnsi="Arial" w:cs="Arial"/>
          <w:spacing w:val="-6"/>
          <w:sz w:val="20"/>
        </w:rPr>
        <w:t xml:space="preserve"> </w:t>
      </w:r>
      <w:r w:rsidRPr="001058B5">
        <w:rPr>
          <w:rFonts w:ascii="Arial" w:hAnsi="Arial" w:cs="Arial"/>
          <w:sz w:val="20"/>
        </w:rPr>
        <w:t>banner,</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prevent</w:t>
      </w:r>
      <w:r w:rsidRPr="001058B5">
        <w:rPr>
          <w:rFonts w:ascii="Arial" w:hAnsi="Arial" w:cs="Arial"/>
          <w:spacing w:val="-7"/>
          <w:sz w:val="20"/>
        </w:rPr>
        <w:t xml:space="preserve"> </w:t>
      </w:r>
      <w:r w:rsidRPr="001058B5">
        <w:rPr>
          <w:rFonts w:ascii="Arial" w:hAnsi="Arial" w:cs="Arial"/>
          <w:sz w:val="20"/>
        </w:rPr>
        <w:t>intruders from</w:t>
      </w:r>
      <w:r w:rsidRPr="001058B5">
        <w:rPr>
          <w:rFonts w:ascii="Arial" w:hAnsi="Arial" w:cs="Arial"/>
          <w:spacing w:val="-4"/>
          <w:sz w:val="20"/>
        </w:rPr>
        <w:t xml:space="preserve"> </w:t>
      </w:r>
      <w:r w:rsidRPr="001058B5">
        <w:rPr>
          <w:rFonts w:ascii="Arial" w:hAnsi="Arial" w:cs="Arial"/>
          <w:sz w:val="20"/>
        </w:rPr>
        <w:t>finding</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5"/>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vulnerabilities</w:t>
      </w:r>
      <w:r w:rsidRPr="001058B5">
        <w:rPr>
          <w:rFonts w:ascii="Arial" w:hAnsi="Arial" w:cs="Arial"/>
          <w:spacing w:val="-5"/>
          <w:sz w:val="20"/>
        </w:rPr>
        <w:t xml:space="preserve"> </w:t>
      </w:r>
      <w:r w:rsidRPr="001058B5">
        <w:rPr>
          <w:rFonts w:ascii="Arial" w:hAnsi="Arial" w:cs="Arial"/>
          <w:sz w:val="20"/>
        </w:rPr>
        <w:t>present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 software based on the</w:t>
      </w:r>
      <w:r w:rsidRPr="001058B5">
        <w:rPr>
          <w:rFonts w:ascii="Arial" w:hAnsi="Arial" w:cs="Arial"/>
          <w:spacing w:val="-3"/>
          <w:sz w:val="20"/>
        </w:rPr>
        <w:t xml:space="preserve"> </w:t>
      </w:r>
      <w:r w:rsidRPr="001058B5">
        <w:rPr>
          <w:rFonts w:ascii="Arial" w:hAnsi="Arial" w:cs="Arial"/>
          <w:sz w:val="20"/>
        </w:rPr>
        <w:t>version</w:t>
      </w:r>
    </w:p>
    <w:p w14:paraId="41CE7B70" w14:textId="77777777" w:rsidR="008C539B" w:rsidRPr="001058B5" w:rsidRDefault="00C12992" w:rsidP="006F7931">
      <w:pPr>
        <w:pStyle w:val="ListParagraph"/>
        <w:numPr>
          <w:ilvl w:val="2"/>
          <w:numId w:val="137"/>
        </w:numPr>
        <w:tabs>
          <w:tab w:val="left" w:pos="2620"/>
        </w:tabs>
        <w:spacing w:before="117" w:line="232" w:lineRule="auto"/>
        <w:ind w:right="515"/>
        <w:rPr>
          <w:rFonts w:ascii="Arial" w:hAnsi="Arial" w:cs="Arial"/>
          <w:sz w:val="20"/>
        </w:rPr>
      </w:pPr>
      <w:r w:rsidRPr="001058B5">
        <w:rPr>
          <w:rFonts w:ascii="Arial" w:hAnsi="Arial" w:cs="Arial"/>
          <w:sz w:val="20"/>
        </w:rPr>
        <w:t>Adding banner information, such as "Unauthorized Access" and "User</w:t>
      </w:r>
      <w:r w:rsidRPr="001058B5">
        <w:rPr>
          <w:rFonts w:ascii="Arial" w:hAnsi="Arial" w:cs="Arial"/>
          <w:spacing w:val="-28"/>
          <w:sz w:val="20"/>
        </w:rPr>
        <w:t xml:space="preserve"> </w:t>
      </w:r>
      <w:r w:rsidRPr="001058B5">
        <w:rPr>
          <w:rFonts w:ascii="Arial" w:hAnsi="Arial" w:cs="Arial"/>
          <w:sz w:val="20"/>
        </w:rPr>
        <w:t>Actions Audited," to server connections so that clients can display this</w:t>
      </w:r>
      <w:r w:rsidRPr="001058B5">
        <w:rPr>
          <w:rFonts w:ascii="Arial" w:hAnsi="Arial" w:cs="Arial"/>
          <w:spacing w:val="-23"/>
          <w:sz w:val="20"/>
        </w:rPr>
        <w:t xml:space="preserve"> </w:t>
      </w:r>
      <w:r w:rsidRPr="001058B5">
        <w:rPr>
          <w:rFonts w:ascii="Arial" w:hAnsi="Arial" w:cs="Arial"/>
          <w:sz w:val="20"/>
        </w:rPr>
        <w:t>information</w:t>
      </w:r>
    </w:p>
    <w:p w14:paraId="296254F8"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Database administrators can manage these security enhancements for Oracle Call Interface</w:t>
      </w:r>
      <w:r w:rsidRPr="001058B5">
        <w:rPr>
          <w:rFonts w:ascii="Arial" w:hAnsi="Arial" w:cs="Arial"/>
          <w:spacing w:val="-6"/>
        </w:rPr>
        <w:t xml:space="preserve"> </w:t>
      </w:r>
      <w:r w:rsidRPr="001058B5">
        <w:rPr>
          <w:rFonts w:ascii="Arial" w:hAnsi="Arial" w:cs="Arial"/>
        </w:rPr>
        <w:t>developers</w:t>
      </w:r>
      <w:r w:rsidRPr="001058B5">
        <w:rPr>
          <w:rFonts w:ascii="Arial" w:hAnsi="Arial" w:cs="Arial"/>
          <w:spacing w:val="-5"/>
        </w:rPr>
        <w:t xml:space="preserve"> </w:t>
      </w:r>
      <w:r w:rsidRPr="001058B5">
        <w:rPr>
          <w:rFonts w:ascii="Arial" w:hAnsi="Arial" w:cs="Arial"/>
        </w:rPr>
        <w:t>by</w:t>
      </w:r>
      <w:r w:rsidRPr="001058B5">
        <w:rPr>
          <w:rFonts w:ascii="Arial" w:hAnsi="Arial" w:cs="Arial"/>
          <w:spacing w:val="-5"/>
        </w:rPr>
        <w:t xml:space="preserve"> </w:t>
      </w:r>
      <w:r w:rsidRPr="001058B5">
        <w:rPr>
          <w:rFonts w:ascii="Arial" w:hAnsi="Arial" w:cs="Arial"/>
        </w:rPr>
        <w:t>configuring</w:t>
      </w:r>
      <w:r w:rsidRPr="001058B5">
        <w:rPr>
          <w:rFonts w:ascii="Arial" w:hAnsi="Arial" w:cs="Arial"/>
          <w:spacing w:val="-6"/>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new</w:t>
      </w:r>
      <w:r w:rsidRPr="001058B5">
        <w:rPr>
          <w:rFonts w:ascii="Arial" w:hAnsi="Arial" w:cs="Arial"/>
          <w:spacing w:val="-5"/>
        </w:rPr>
        <w:t xml:space="preserve"> </w:t>
      </w:r>
      <w:r w:rsidRPr="001058B5">
        <w:rPr>
          <w:rFonts w:ascii="Arial" w:hAnsi="Arial" w:cs="Arial"/>
        </w:rPr>
        <w:t>initialization</w:t>
      </w:r>
      <w:r w:rsidRPr="001058B5">
        <w:rPr>
          <w:rFonts w:ascii="Arial" w:hAnsi="Arial" w:cs="Arial"/>
          <w:spacing w:val="-5"/>
        </w:rPr>
        <w:t xml:space="preserve"> </w:t>
      </w:r>
      <w:r w:rsidRPr="001058B5">
        <w:rPr>
          <w:rFonts w:ascii="Arial" w:hAnsi="Arial" w:cs="Arial"/>
        </w:rPr>
        <w:t>parameters.</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hyperlink w:anchor="_bookmark1095" w:history="1">
        <w:r w:rsidRPr="001058B5">
          <w:rPr>
            <w:rFonts w:ascii="Arial" w:hAnsi="Arial" w:cs="Arial"/>
            <w:color w:val="0000CC"/>
          </w:rPr>
          <w:t>Section</w:t>
        </w:r>
        <w:r w:rsidRPr="001058B5">
          <w:rPr>
            <w:rFonts w:ascii="Arial" w:hAnsi="Arial" w:cs="Arial"/>
            <w:color w:val="0000CC"/>
            <w:spacing w:val="-3"/>
          </w:rPr>
          <w:t xml:space="preserve"> </w:t>
        </w:r>
        <w:r w:rsidRPr="001058B5">
          <w:rPr>
            <w:rFonts w:ascii="Arial" w:hAnsi="Arial" w:cs="Arial"/>
            <w:color w:val="0000CC"/>
          </w:rPr>
          <w:t>,</w:t>
        </w:r>
      </w:hyperlink>
      <w:r w:rsidRPr="001058B5">
        <w:rPr>
          <w:rFonts w:ascii="Arial" w:hAnsi="Arial" w:cs="Arial"/>
          <w:color w:val="0000CC"/>
        </w:rPr>
        <w:t xml:space="preserve"> </w:t>
      </w:r>
      <w:hyperlink w:anchor="_bookmark1095" w:history="1">
        <w:r w:rsidRPr="001058B5">
          <w:rPr>
            <w:rFonts w:ascii="Arial" w:hAnsi="Arial" w:cs="Arial"/>
            <w:color w:val="0000CC"/>
          </w:rPr>
          <w:t xml:space="preserve">"Parameters for Enhanced Security of Database Communication" </w:t>
        </w:r>
      </w:hyperlink>
      <w:r w:rsidRPr="001058B5">
        <w:rPr>
          <w:rFonts w:ascii="Arial" w:hAnsi="Arial" w:cs="Arial"/>
        </w:rPr>
        <w:t xml:space="preserve">for more information. See also </w:t>
      </w:r>
      <w:r w:rsidRPr="001058B5">
        <w:rPr>
          <w:rFonts w:ascii="Arial" w:hAnsi="Arial" w:cs="Arial"/>
          <w:i/>
        </w:rPr>
        <w:t xml:space="preserve">Oracle Call Interface Programmer's Guide </w:t>
      </w:r>
      <w:r w:rsidRPr="001058B5">
        <w:rPr>
          <w:rFonts w:ascii="Arial" w:hAnsi="Arial" w:cs="Arial"/>
        </w:rPr>
        <w:t>for detailed information on Oracle Call</w:t>
      </w:r>
      <w:r w:rsidRPr="001058B5">
        <w:rPr>
          <w:rFonts w:ascii="Arial" w:hAnsi="Arial" w:cs="Arial"/>
          <w:spacing w:val="-4"/>
        </w:rPr>
        <w:t xml:space="preserve"> </w:t>
      </w:r>
      <w:r w:rsidRPr="001058B5">
        <w:rPr>
          <w:rFonts w:ascii="Arial" w:hAnsi="Arial" w:cs="Arial"/>
        </w:rPr>
        <w:t>Interface.</w:t>
      </w:r>
    </w:p>
    <w:p w14:paraId="3C627A4C"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28FA8509" w14:textId="77777777" w:rsidR="008C539B" w:rsidRPr="001058B5" w:rsidRDefault="008C539B">
      <w:pPr>
        <w:pStyle w:val="BodyText"/>
        <w:spacing w:before="4"/>
        <w:rPr>
          <w:rFonts w:ascii="Arial" w:hAnsi="Arial" w:cs="Arial"/>
          <w:sz w:val="17"/>
        </w:rPr>
      </w:pPr>
    </w:p>
    <w:p w14:paraId="2DCE726D" w14:textId="77777777" w:rsidR="008C539B" w:rsidRPr="001058B5" w:rsidRDefault="008C539B">
      <w:pPr>
        <w:rPr>
          <w:rFonts w:ascii="Arial" w:hAnsi="Arial" w:cs="Arial"/>
          <w:sz w:val="17"/>
        </w:rPr>
        <w:sectPr w:rsidR="008C539B" w:rsidRPr="001058B5">
          <w:footerReference w:type="even" r:id="rId35"/>
          <w:footerReference w:type="default" r:id="rId36"/>
          <w:pgSz w:w="12240" w:h="15840"/>
          <w:pgMar w:top="1500" w:right="1060" w:bottom="760" w:left="1100" w:header="0" w:footer="578" w:gutter="0"/>
          <w:cols w:space="720"/>
        </w:sectPr>
      </w:pPr>
    </w:p>
    <w:p w14:paraId="6408965D" w14:textId="77777777" w:rsidR="008C539B" w:rsidRPr="001058B5" w:rsidRDefault="008C539B">
      <w:pPr>
        <w:pStyle w:val="BodyText"/>
        <w:spacing w:before="5"/>
        <w:rPr>
          <w:rFonts w:ascii="Arial" w:hAnsi="Arial" w:cs="Arial"/>
          <w:sz w:val="6"/>
        </w:rPr>
      </w:pPr>
    </w:p>
    <w:p w14:paraId="387D54AA" w14:textId="09309A6C" w:rsidR="008C539B" w:rsidRPr="001058B5" w:rsidRDefault="008D1AB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7B2E8F9D">
          <v:group id="_x0000_s1637" style="width:462.5pt;height:.5pt;mso-position-horizontal-relative:char;mso-position-vertical-relative:line" coordsize="9250,10">
            <v:rect id="_x0000_s1639" style="position:absolute;left:9244;width:5;height:10" fillcolor="black" stroked="f"/>
            <v:line id="_x0000_s1638" style="position:absolute" from="0,5" to="9245,5" strokeweight=".16936mm"/>
            <w10:anchorlock/>
          </v:group>
        </w:pict>
      </w:r>
    </w:p>
    <w:p w14:paraId="3B25C04B" w14:textId="0E2C2D91" w:rsidR="008C539B" w:rsidRPr="001058B5" w:rsidRDefault="00EB333E">
      <w:pPr>
        <w:pStyle w:val="Heading2"/>
        <w:ind w:left="2586"/>
      </w:pPr>
      <w:bookmarkStart w:id="60" w:name="1_Introducing_Oracle_Database_Security"/>
      <w:bookmarkStart w:id="61" w:name="_bookmark50"/>
      <w:bookmarkEnd w:id="60"/>
      <w:bookmarkEnd w:id="61"/>
      <w:r>
        <w:rPr>
          <w:spacing w:val="-6"/>
        </w:rPr>
        <w:t>Giới thiệu về</w:t>
      </w:r>
      <w:r w:rsidR="00C12992" w:rsidRPr="001058B5">
        <w:rPr>
          <w:spacing w:val="-80"/>
        </w:rPr>
        <w:t xml:space="preserve"> </w:t>
      </w:r>
      <w:r w:rsidR="00C12992" w:rsidRPr="001058B5">
        <w:rPr>
          <w:spacing w:val="-6"/>
        </w:rPr>
        <w:t>Oracle</w:t>
      </w:r>
      <w:r w:rsidR="00C12992" w:rsidRPr="001058B5">
        <w:rPr>
          <w:spacing w:val="-80"/>
        </w:rPr>
        <w:t xml:space="preserve"> </w:t>
      </w:r>
      <w:r w:rsidR="00C12992" w:rsidRPr="001058B5">
        <w:rPr>
          <w:spacing w:val="-5"/>
        </w:rPr>
        <w:t>Database</w:t>
      </w:r>
      <w:r w:rsidR="00C12992" w:rsidRPr="001058B5">
        <w:rPr>
          <w:spacing w:val="-80"/>
        </w:rPr>
        <w:t xml:space="preserve"> </w:t>
      </w:r>
      <w:r w:rsidR="00C12992" w:rsidRPr="001058B5">
        <w:rPr>
          <w:spacing w:val="-5"/>
        </w:rPr>
        <w:t>Security</w:t>
      </w:r>
    </w:p>
    <w:p w14:paraId="324EE27A" w14:textId="77777777" w:rsidR="008C539B" w:rsidRPr="001058B5" w:rsidRDefault="008C539B">
      <w:pPr>
        <w:pStyle w:val="BodyText"/>
        <w:spacing w:before="5"/>
        <w:rPr>
          <w:rFonts w:ascii="Arial" w:hAnsi="Arial" w:cs="Arial"/>
          <w:b/>
          <w:sz w:val="67"/>
        </w:rPr>
      </w:pPr>
    </w:p>
    <w:p w14:paraId="17532502" w14:textId="4ACB6579" w:rsidR="008C539B" w:rsidRPr="001058B5" w:rsidRDefault="00EB333E">
      <w:pPr>
        <w:pStyle w:val="BodyText"/>
        <w:ind w:left="2260"/>
        <w:rPr>
          <w:rFonts w:ascii="Arial" w:hAnsi="Arial" w:cs="Arial"/>
        </w:rPr>
      </w:pPr>
      <w:r>
        <w:rPr>
          <w:rFonts w:ascii="Arial" w:hAnsi="Arial" w:cs="Arial"/>
        </w:rPr>
        <w:t>Chương này chứa:</w:t>
      </w:r>
    </w:p>
    <w:p w14:paraId="6BBF8A87" w14:textId="058DAD83" w:rsidR="008C539B" w:rsidRPr="001058B5" w:rsidRDefault="008D1AB8" w:rsidP="006F7931">
      <w:pPr>
        <w:pStyle w:val="ListParagraph"/>
        <w:numPr>
          <w:ilvl w:val="2"/>
          <w:numId w:val="137"/>
        </w:numPr>
        <w:tabs>
          <w:tab w:val="left" w:pos="2620"/>
        </w:tabs>
        <w:rPr>
          <w:rFonts w:ascii="Arial" w:hAnsi="Arial" w:cs="Arial"/>
          <w:sz w:val="20"/>
        </w:rPr>
      </w:pPr>
      <w:hyperlink w:anchor="_bookmark51" w:history="1">
        <w:r w:rsidR="00EB333E">
          <w:rPr>
            <w:rFonts w:ascii="Arial" w:hAnsi="Arial" w:cs="Arial"/>
            <w:color w:val="0000CC"/>
            <w:sz w:val="20"/>
          </w:rPr>
          <w:t>Thông tin về</w:t>
        </w:r>
        <w:r w:rsidR="00C12992" w:rsidRPr="001058B5">
          <w:rPr>
            <w:rFonts w:ascii="Arial" w:hAnsi="Arial" w:cs="Arial"/>
            <w:color w:val="0000CC"/>
            <w:sz w:val="20"/>
          </w:rPr>
          <w:t xml:space="preserve"> Oracle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Security</w:t>
        </w:r>
      </w:hyperlink>
    </w:p>
    <w:p w14:paraId="2E323DDA" w14:textId="4679BDD5" w:rsidR="008C539B" w:rsidRPr="001058B5" w:rsidRDefault="00EB333E"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 xml:space="preserve">Các tài nguyên </w:t>
      </w:r>
      <w:r w:rsidRPr="00EB333E">
        <w:rPr>
          <w:rFonts w:ascii="Arial" w:hAnsi="Arial" w:cs="Arial"/>
          <w:color w:val="0000CC"/>
          <w:sz w:val="20"/>
        </w:rPr>
        <w:t xml:space="preserve">Database Security </w:t>
      </w:r>
      <w:r>
        <w:rPr>
          <w:rFonts w:ascii="Arial" w:hAnsi="Arial" w:cs="Arial"/>
          <w:color w:val="0000CC"/>
          <w:sz w:val="20"/>
        </w:rPr>
        <w:t>bổ sung</w:t>
      </w:r>
      <w:r w:rsidRPr="001058B5">
        <w:rPr>
          <w:rFonts w:ascii="Arial" w:hAnsi="Arial" w:cs="Arial"/>
          <w:sz w:val="20"/>
        </w:rPr>
        <w:t xml:space="preserve"> </w:t>
      </w:r>
    </w:p>
    <w:p w14:paraId="587BA1BF" w14:textId="77777777" w:rsidR="008C539B" w:rsidRPr="001058B5" w:rsidRDefault="008C539B">
      <w:pPr>
        <w:pStyle w:val="BodyText"/>
        <w:spacing w:before="7"/>
        <w:rPr>
          <w:rFonts w:ascii="Arial" w:hAnsi="Arial" w:cs="Arial"/>
          <w:sz w:val="27"/>
        </w:rPr>
      </w:pPr>
    </w:p>
    <w:p w14:paraId="19F8F627" w14:textId="05DEE0EA" w:rsidR="008C539B" w:rsidRPr="001058B5" w:rsidRDefault="00EB333E">
      <w:pPr>
        <w:pStyle w:val="Heading3"/>
      </w:pPr>
      <w:bookmarkStart w:id="62" w:name="About_Oracle_Database_Security"/>
      <w:bookmarkStart w:id="63" w:name="_bookmark51"/>
      <w:bookmarkEnd w:id="62"/>
      <w:bookmarkEnd w:id="63"/>
      <w:r>
        <w:rPr>
          <w:spacing w:val="-30"/>
        </w:rPr>
        <w:t>Thông tin về</w:t>
      </w:r>
      <w:r w:rsidR="00C12992" w:rsidRPr="001058B5">
        <w:rPr>
          <w:spacing w:val="-30"/>
        </w:rPr>
        <w:t xml:space="preserve"> </w:t>
      </w:r>
      <w:r w:rsidR="00C12992" w:rsidRPr="001058B5">
        <w:rPr>
          <w:spacing w:val="-26"/>
        </w:rPr>
        <w:t>Oracl</w:t>
      </w:r>
      <w:bookmarkStart w:id="64" w:name="_bookmark52"/>
      <w:bookmarkEnd w:id="64"/>
      <w:r w:rsidR="00C12992" w:rsidRPr="001058B5">
        <w:rPr>
          <w:spacing w:val="-26"/>
        </w:rPr>
        <w:t xml:space="preserve">e </w:t>
      </w:r>
      <w:r w:rsidR="00C12992" w:rsidRPr="001058B5">
        <w:rPr>
          <w:spacing w:val="-28"/>
        </w:rPr>
        <w:t xml:space="preserve">Database </w:t>
      </w:r>
      <w:r w:rsidR="00C12992" w:rsidRPr="001058B5">
        <w:rPr>
          <w:spacing w:val="-25"/>
        </w:rPr>
        <w:t>Security</w:t>
      </w:r>
    </w:p>
    <w:p w14:paraId="7F0800DE" w14:textId="5FB717D4" w:rsidR="008C539B" w:rsidRPr="001058B5" w:rsidRDefault="00AB0683">
      <w:pPr>
        <w:pStyle w:val="BodyText"/>
        <w:spacing w:before="86" w:line="232" w:lineRule="auto"/>
        <w:ind w:left="2260"/>
        <w:rPr>
          <w:rFonts w:ascii="Arial" w:hAnsi="Arial" w:cs="Arial"/>
        </w:rPr>
      </w:pPr>
      <w:r>
        <w:rPr>
          <w:rFonts w:ascii="Arial" w:hAnsi="Arial" w:cs="Arial"/>
          <w:lang w:val="vi-VN"/>
        </w:rPr>
        <w:t>Bạn có thể sử dụng các tính năng mặc định của cơ sở dữ liệu Oracle để cấu hình bảo mật trong các phần dưới đây cho việc cài đặt cơ sở dữ liệu Oracle của bạn:</w:t>
      </w:r>
      <w:r w:rsidR="00C12992" w:rsidRPr="001058B5">
        <w:rPr>
          <w:rFonts w:ascii="Arial" w:hAnsi="Arial" w:cs="Arial"/>
        </w:rPr>
        <w:t xml:space="preserve"> </w:t>
      </w:r>
    </w:p>
    <w:p w14:paraId="71164885" w14:textId="23F4945A" w:rsidR="008C539B" w:rsidRPr="001058B5" w:rsidRDefault="00790683" w:rsidP="006F7931">
      <w:pPr>
        <w:pStyle w:val="ListParagraph"/>
        <w:numPr>
          <w:ilvl w:val="2"/>
          <w:numId w:val="137"/>
        </w:numPr>
        <w:tabs>
          <w:tab w:val="left" w:pos="2620"/>
        </w:tabs>
        <w:spacing w:before="117" w:line="232" w:lineRule="auto"/>
        <w:ind w:right="186"/>
        <w:rPr>
          <w:rFonts w:ascii="Arial" w:hAnsi="Arial" w:cs="Arial"/>
          <w:sz w:val="20"/>
        </w:rPr>
      </w:pPr>
      <w:r>
        <w:rPr>
          <w:rFonts w:ascii="Arial" w:hAnsi="Arial" w:cs="Arial"/>
          <w:b/>
          <w:sz w:val="20"/>
          <w:lang w:val="vi-VN"/>
        </w:rPr>
        <w:t>Các tài khoản người dùng</w:t>
      </w:r>
      <w:r w:rsidR="00C12992" w:rsidRPr="001058B5">
        <w:rPr>
          <w:rFonts w:ascii="Arial" w:hAnsi="Arial" w:cs="Arial"/>
          <w:b/>
          <w:sz w:val="20"/>
        </w:rPr>
        <w:t>.</w:t>
      </w:r>
      <w:r>
        <w:rPr>
          <w:rFonts w:ascii="Arial" w:hAnsi="Arial" w:cs="Arial"/>
          <w:b/>
          <w:spacing w:val="-4"/>
          <w:sz w:val="20"/>
        </w:rPr>
        <w:t xml:space="preserve"> </w:t>
      </w:r>
      <w:r>
        <w:rPr>
          <w:rFonts w:ascii="Arial" w:hAnsi="Arial" w:cs="Arial"/>
          <w:sz w:val="20"/>
        </w:rPr>
        <w:t>K</w:t>
      </w:r>
      <w:r>
        <w:rPr>
          <w:rFonts w:ascii="Arial" w:hAnsi="Arial" w:cs="Arial"/>
          <w:sz w:val="20"/>
          <w:lang w:val="vi-VN"/>
        </w:rPr>
        <w:t>hi bạn tạo các tài khoản người dùng, bạn có thể bảo mật chúng bằng nhiều cách. Bạn cũng có thể tạo password profiles để bảo mật chính sách mật khẩu tốt hơn cho trang web của bạn.</w:t>
      </w:r>
      <w:r w:rsidR="00C12992" w:rsidRPr="001058B5">
        <w:rPr>
          <w:rFonts w:ascii="Arial" w:hAnsi="Arial" w:cs="Arial"/>
          <w:sz w:val="20"/>
        </w:rPr>
        <w:t xml:space="preserve"> </w:t>
      </w:r>
      <w:hyperlink w:anchor="_bookmark56" w:history="1">
        <w:r w:rsidR="00C12992" w:rsidRPr="001058B5">
          <w:rPr>
            <w:rFonts w:ascii="Arial" w:hAnsi="Arial" w:cs="Arial"/>
            <w:color w:val="0000CC"/>
            <w:sz w:val="20"/>
          </w:rPr>
          <w:t xml:space="preserve">Chapter 2, "Managing Security for Oracle Database Users" </w:t>
        </w:r>
      </w:hyperlink>
      <w:r w:rsidR="00200012">
        <w:rPr>
          <w:rFonts w:ascii="Arial" w:hAnsi="Arial" w:cs="Arial"/>
          <w:sz w:val="20"/>
          <w:lang w:val="vi-VN"/>
        </w:rPr>
        <w:t>mô tả cách để quản lý các tài khoản người dùng</w:t>
      </w:r>
      <w:r w:rsidR="00C12992" w:rsidRPr="001058B5">
        <w:rPr>
          <w:rFonts w:ascii="Arial" w:hAnsi="Arial" w:cs="Arial"/>
          <w:sz w:val="20"/>
        </w:rPr>
        <w:t>.</w:t>
      </w:r>
    </w:p>
    <w:p w14:paraId="7EE90A87" w14:textId="68DF2D7B" w:rsidR="008C539B" w:rsidRPr="001058B5" w:rsidRDefault="00EA632C" w:rsidP="006F7931">
      <w:pPr>
        <w:pStyle w:val="ListParagraph"/>
        <w:numPr>
          <w:ilvl w:val="2"/>
          <w:numId w:val="137"/>
        </w:numPr>
        <w:tabs>
          <w:tab w:val="left" w:pos="2620"/>
        </w:tabs>
        <w:spacing w:before="116" w:line="232" w:lineRule="auto"/>
        <w:ind w:right="185"/>
        <w:rPr>
          <w:rFonts w:ascii="Arial" w:hAnsi="Arial" w:cs="Arial"/>
          <w:sz w:val="20"/>
        </w:rPr>
      </w:pPr>
      <w:r>
        <w:rPr>
          <w:rFonts w:ascii="Arial" w:hAnsi="Arial" w:cs="Arial"/>
          <w:b/>
          <w:sz w:val="20"/>
          <w:lang w:val="vi-VN"/>
        </w:rPr>
        <w:t>Các phương pháp xác thực</w:t>
      </w:r>
      <w:r w:rsidR="00C12992" w:rsidRPr="001058B5">
        <w:rPr>
          <w:rFonts w:ascii="Arial" w:hAnsi="Arial" w:cs="Arial"/>
          <w:b/>
          <w:sz w:val="20"/>
        </w:rPr>
        <w:t xml:space="preserve">. </w:t>
      </w:r>
      <w:r w:rsidR="00C12992" w:rsidRPr="001058B5">
        <w:rPr>
          <w:rFonts w:ascii="Arial" w:hAnsi="Arial" w:cs="Arial"/>
          <w:sz w:val="20"/>
        </w:rPr>
        <w:t xml:space="preserve">Oracle Database </w:t>
      </w:r>
      <w:r>
        <w:rPr>
          <w:rFonts w:ascii="Arial" w:hAnsi="Arial" w:cs="Arial"/>
          <w:sz w:val="20"/>
          <w:lang w:val="vi-VN"/>
        </w:rPr>
        <w:t>cung cấp vài cách để cấu hình xác thực cho các người dùng và các nhà quản trị cơ sở dữ liệu.</w:t>
      </w:r>
      <w:r w:rsidR="00C12992" w:rsidRPr="001058B5">
        <w:rPr>
          <w:rFonts w:ascii="Arial" w:hAnsi="Arial" w:cs="Arial"/>
          <w:sz w:val="20"/>
        </w:rPr>
        <w:t xml:space="preserve"> </w:t>
      </w:r>
      <w:r>
        <w:rPr>
          <w:rFonts w:ascii="Arial" w:hAnsi="Arial" w:cs="Arial"/>
          <w:sz w:val="20"/>
          <w:lang w:val="vi-VN"/>
        </w:rPr>
        <w:t>Ví dụ</w:t>
      </w:r>
      <w:r w:rsidR="00C12992" w:rsidRPr="001058B5">
        <w:rPr>
          <w:rFonts w:ascii="Arial" w:hAnsi="Arial" w:cs="Arial"/>
          <w:sz w:val="20"/>
        </w:rPr>
        <w:t>,</w:t>
      </w:r>
      <w:r>
        <w:rPr>
          <w:rFonts w:ascii="Arial" w:hAnsi="Arial" w:cs="Arial"/>
          <w:sz w:val="20"/>
          <w:lang w:val="vi-VN"/>
        </w:rPr>
        <w:t>bạn có thể xác thực các người dùng trên cấp độ cơ sở dữ liệu</w:t>
      </w:r>
      <w:r>
        <w:rPr>
          <w:rFonts w:ascii="Arial" w:hAnsi="Arial" w:cs="Arial"/>
          <w:sz w:val="20"/>
        </w:rPr>
        <w:t>, từ hệ điều hành, và trên network</w:t>
      </w:r>
      <w:r w:rsidR="00C12992" w:rsidRPr="001058B5">
        <w:rPr>
          <w:rFonts w:ascii="Arial" w:hAnsi="Arial" w:cs="Arial"/>
          <w:sz w:val="20"/>
        </w:rPr>
        <w:t>.</w:t>
      </w:r>
      <w:r w:rsidR="00C12992" w:rsidRPr="001058B5">
        <w:rPr>
          <w:rFonts w:ascii="Arial" w:hAnsi="Arial" w:cs="Arial"/>
          <w:spacing w:val="-5"/>
          <w:sz w:val="20"/>
        </w:rPr>
        <w:t xml:space="preserve"> </w:t>
      </w:r>
      <w:hyperlink w:anchor="_bookmark180" w:history="1">
        <w:r w:rsidR="00C12992" w:rsidRPr="001058B5">
          <w:rPr>
            <w:rFonts w:ascii="Arial" w:hAnsi="Arial" w:cs="Arial"/>
            <w:color w:val="0000CC"/>
            <w:sz w:val="20"/>
          </w:rPr>
          <w:t>Chapter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3,</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Authentication"</w:t>
        </w:r>
        <w:r w:rsidR="00C12992" w:rsidRPr="001058B5">
          <w:rPr>
            <w:rFonts w:ascii="Arial" w:hAnsi="Arial" w:cs="Arial"/>
            <w:color w:val="0000CC"/>
            <w:spacing w:val="-5"/>
            <w:sz w:val="20"/>
          </w:rPr>
          <w:t xml:space="preserve"> </w:t>
        </w:r>
      </w:hyperlink>
      <w:r>
        <w:rPr>
          <w:rFonts w:ascii="Arial" w:hAnsi="Arial" w:cs="Arial"/>
          <w:sz w:val="20"/>
        </w:rPr>
        <w:t>m</w:t>
      </w:r>
      <w:r>
        <w:rPr>
          <w:rFonts w:ascii="Arial" w:hAnsi="Arial" w:cs="Arial"/>
          <w:sz w:val="20"/>
          <w:lang w:val="vi-VN"/>
        </w:rPr>
        <w:t>ô tả cách để cách xác thực hoạt động như thế nào  trong cơ sở dữ liệu Oracle.</w:t>
      </w:r>
    </w:p>
    <w:p w14:paraId="4D45D2C1" w14:textId="67BB8F0D" w:rsidR="008C539B" w:rsidRPr="001058B5" w:rsidRDefault="001875F6" w:rsidP="006F7931">
      <w:pPr>
        <w:pStyle w:val="ListParagraph"/>
        <w:numPr>
          <w:ilvl w:val="2"/>
          <w:numId w:val="137"/>
        </w:numPr>
        <w:tabs>
          <w:tab w:val="left" w:pos="2620"/>
        </w:tabs>
        <w:spacing w:before="115" w:line="232" w:lineRule="auto"/>
        <w:ind w:right="303"/>
        <w:rPr>
          <w:rFonts w:ascii="Arial" w:hAnsi="Arial" w:cs="Arial"/>
          <w:sz w:val="20"/>
        </w:rPr>
      </w:pPr>
      <w:r>
        <w:rPr>
          <w:rFonts w:ascii="Arial" w:hAnsi="Arial" w:cs="Arial"/>
          <w:b/>
          <w:sz w:val="20"/>
          <w:lang w:val="vi-VN"/>
        </w:rPr>
        <w:t>Các quyền và các vai trò</w:t>
      </w:r>
      <w:r w:rsidR="00C12992" w:rsidRPr="001058B5">
        <w:rPr>
          <w:rFonts w:ascii="Arial" w:hAnsi="Arial" w:cs="Arial"/>
          <w:b/>
          <w:sz w:val="20"/>
        </w:rPr>
        <w:t xml:space="preserve">. </w:t>
      </w:r>
      <w:r>
        <w:rPr>
          <w:rFonts w:ascii="Arial" w:hAnsi="Arial" w:cs="Arial"/>
          <w:spacing w:val="-6"/>
          <w:sz w:val="20"/>
          <w:lang w:val="vi-VN"/>
        </w:rPr>
        <w:t>Bạn có thể sử dụng các quyền và các vai trò để hạn chế người dùng truy cập vào dữ liệu.</w:t>
      </w:r>
      <w:r w:rsidR="00C12992" w:rsidRPr="001058B5">
        <w:rPr>
          <w:rFonts w:ascii="Arial" w:hAnsi="Arial" w:cs="Arial"/>
          <w:sz w:val="20"/>
        </w:rPr>
        <w:t xml:space="preserve"> </w:t>
      </w:r>
      <w:hyperlink w:anchor="_bookmark493" w:history="1">
        <w:r w:rsidR="00C12992" w:rsidRPr="001058B5">
          <w:rPr>
            <w:rFonts w:ascii="Arial" w:hAnsi="Arial" w:cs="Arial"/>
            <w:color w:val="0000CC"/>
            <w:sz w:val="20"/>
          </w:rPr>
          <w:t xml:space="preserve">Appendix 4, "Configuring Privilege and Role Authorization" </w:t>
        </w:r>
      </w:hyperlink>
      <w:r w:rsidR="00B204F0">
        <w:rPr>
          <w:rFonts w:ascii="Arial" w:hAnsi="Arial" w:cs="Arial"/>
          <w:sz w:val="20"/>
          <w:lang w:val="vi-VN"/>
        </w:rPr>
        <w:t>mô tả cách làm thế nào để tạo và quản lý quyền và vai trò của người dùng.</w:t>
      </w:r>
    </w:p>
    <w:p w14:paraId="0AB31DBE" w14:textId="49DEF2B0" w:rsidR="008C539B" w:rsidRPr="001058B5" w:rsidRDefault="00E176CF" w:rsidP="006F7931">
      <w:pPr>
        <w:pStyle w:val="ListParagraph"/>
        <w:numPr>
          <w:ilvl w:val="2"/>
          <w:numId w:val="137"/>
        </w:numPr>
        <w:tabs>
          <w:tab w:val="left" w:pos="2620"/>
        </w:tabs>
        <w:spacing w:before="118" w:line="232" w:lineRule="auto"/>
        <w:ind w:right="300"/>
        <w:rPr>
          <w:rFonts w:ascii="Arial" w:hAnsi="Arial" w:cs="Arial"/>
          <w:sz w:val="20"/>
        </w:rPr>
      </w:pPr>
      <w:r>
        <w:rPr>
          <w:rFonts w:ascii="Arial" w:hAnsi="Arial" w:cs="Arial"/>
          <w:b/>
          <w:sz w:val="20"/>
          <w:lang w:val="vi-VN"/>
        </w:rPr>
        <w:t>Bảo mật ứng dụng</w:t>
      </w:r>
      <w:r w:rsidR="00C12992" w:rsidRPr="001058B5">
        <w:rPr>
          <w:rFonts w:ascii="Arial" w:hAnsi="Arial" w:cs="Arial"/>
          <w:b/>
          <w:spacing w:val="-3"/>
          <w:sz w:val="20"/>
        </w:rPr>
        <w:t xml:space="preserve">. </w:t>
      </w:r>
      <w:r w:rsidR="00C12992" w:rsidRPr="001058B5">
        <w:rPr>
          <w:rFonts w:ascii="Arial" w:hAnsi="Arial" w:cs="Arial"/>
          <w:sz w:val="20"/>
        </w:rPr>
        <w:t>T</w:t>
      </w:r>
      <w:r>
        <w:rPr>
          <w:rFonts w:ascii="Arial" w:hAnsi="Arial" w:cs="Arial"/>
          <w:sz w:val="20"/>
          <w:lang w:val="vi-VN"/>
        </w:rPr>
        <w:t>bước đầu để tạo một cơ sở dữ liệu ứng dụng phải đảm bảo nó được bảo mật một cách hợp lý</w:t>
      </w:r>
      <w:r w:rsidR="00C12992" w:rsidRPr="001058B5">
        <w:rPr>
          <w:rFonts w:ascii="Arial" w:hAnsi="Arial" w:cs="Arial"/>
          <w:sz w:val="20"/>
        </w:rPr>
        <w:t xml:space="preserve">. </w:t>
      </w:r>
      <w:hyperlink w:anchor="_bookmark990" w:history="1">
        <w:r w:rsidR="00C12992" w:rsidRPr="001058B5">
          <w:rPr>
            <w:rFonts w:ascii="Arial" w:hAnsi="Arial" w:cs="Arial"/>
            <w:color w:val="0000CC"/>
            <w:sz w:val="20"/>
          </w:rPr>
          <w:t>Appendix 5, "Managing Security for Application</w:t>
        </w:r>
      </w:hyperlink>
      <w:hyperlink w:anchor="_bookmark990" w:history="1">
        <w:r w:rsidR="00C12992" w:rsidRPr="001058B5">
          <w:rPr>
            <w:rFonts w:ascii="Arial" w:hAnsi="Arial" w:cs="Arial"/>
            <w:color w:val="0000CC"/>
            <w:sz w:val="20"/>
          </w:rPr>
          <w:t xml:space="preserve"> Developers" </w:t>
        </w:r>
      </w:hyperlink>
      <w:r w:rsidR="00C12992" w:rsidRPr="001058B5">
        <w:rPr>
          <w:rFonts w:ascii="Arial" w:hAnsi="Arial" w:cs="Arial"/>
          <w:sz w:val="20"/>
        </w:rPr>
        <w:t>di</w:t>
      </w:r>
      <w:r w:rsidR="00E75481">
        <w:rPr>
          <w:rFonts w:ascii="Arial" w:hAnsi="Arial" w:cs="Arial"/>
          <w:sz w:val="20"/>
          <w:lang w:val="vi-VN"/>
        </w:rPr>
        <w:t xml:space="preserve">thảo luận làm thế nào để kết hợp </w:t>
      </w:r>
      <w:r w:rsidR="00075BED">
        <w:rPr>
          <w:rFonts w:ascii="Arial" w:hAnsi="Arial" w:cs="Arial"/>
          <w:sz w:val="20"/>
          <w:lang w:val="vi-VN"/>
        </w:rPr>
        <w:t>bảo mật ứng dụng vào các chính sách bảo mật ứng dụng của bạn.</w:t>
      </w:r>
    </w:p>
    <w:p w14:paraId="1488BD85" w14:textId="63857CB5" w:rsidR="008C539B" w:rsidRPr="001058B5" w:rsidRDefault="00C12992" w:rsidP="006F7931">
      <w:pPr>
        <w:pStyle w:val="ListParagraph"/>
        <w:numPr>
          <w:ilvl w:val="2"/>
          <w:numId w:val="137"/>
        </w:numPr>
        <w:tabs>
          <w:tab w:val="left" w:pos="2620"/>
        </w:tabs>
        <w:spacing w:before="115" w:line="232" w:lineRule="auto"/>
        <w:ind w:right="275"/>
        <w:rPr>
          <w:rFonts w:ascii="Arial" w:hAnsi="Arial" w:cs="Arial"/>
          <w:sz w:val="20"/>
        </w:rPr>
      </w:pPr>
      <w:r w:rsidRPr="001058B5">
        <w:rPr>
          <w:rFonts w:ascii="Arial" w:hAnsi="Arial" w:cs="Arial"/>
          <w:b/>
          <w:sz w:val="20"/>
        </w:rPr>
        <w:t xml:space="preserve">User session information using application context. </w:t>
      </w:r>
      <w:r w:rsidR="008633A9">
        <w:rPr>
          <w:rFonts w:ascii="Arial" w:hAnsi="Arial" w:cs="Arial"/>
          <w:sz w:val="20"/>
          <w:lang w:val="vi-VN"/>
        </w:rPr>
        <w:t>Một ngữ cảnh ứng dụng (</w:t>
      </w:r>
      <w:r w:rsidRPr="001058B5">
        <w:rPr>
          <w:rFonts w:ascii="Arial" w:hAnsi="Arial" w:cs="Arial"/>
          <w:sz w:val="20"/>
        </w:rPr>
        <w:t>application context</w:t>
      </w:r>
      <w:r w:rsidR="008633A9">
        <w:rPr>
          <w:rFonts w:ascii="Arial" w:hAnsi="Arial" w:cs="Arial"/>
          <w:sz w:val="20"/>
          <w:lang w:val="vi-VN"/>
        </w:rPr>
        <w:t>) là một cặp tên-giá trị cái mà giữ về thông tin của phiên làm việc đó. Bạn có thể thu thập thông tin phiên làm việc về một người dùng, như là username hoặc  thiết bị đầu cuối và hạn chế quyền truy cập cơ sở dữ liệu, ứng dụng đối với người dùng dựa trên những thông tin này.</w:t>
      </w:r>
      <w:r w:rsidRPr="001058B5">
        <w:rPr>
          <w:rFonts w:ascii="Arial" w:hAnsi="Arial" w:cs="Arial"/>
          <w:sz w:val="20"/>
        </w:rPr>
        <w:t xml:space="preserve"> </w:t>
      </w:r>
      <w:hyperlink w:anchor="_bookmark1122" w:history="1">
        <w:r w:rsidRPr="001058B5">
          <w:rPr>
            <w:rFonts w:ascii="Arial" w:hAnsi="Arial" w:cs="Arial"/>
            <w:color w:val="0000CC"/>
            <w:sz w:val="20"/>
          </w:rPr>
          <w:t>Chapter 6, "Using</w:t>
        </w:r>
      </w:hyperlink>
      <w:hyperlink w:anchor="_bookmark1122" w:history="1">
        <w:r w:rsidRPr="001058B5">
          <w:rPr>
            <w:rFonts w:ascii="Arial" w:hAnsi="Arial" w:cs="Arial"/>
            <w:color w:val="0000CC"/>
            <w:sz w:val="20"/>
          </w:rPr>
          <w:t xml:space="preserve"> Application Contexts to Retrieve User Information" </w:t>
        </w:r>
      </w:hyperlink>
      <w:r w:rsidR="008633A9">
        <w:rPr>
          <w:rFonts w:ascii="Arial" w:hAnsi="Arial" w:cs="Arial"/>
          <w:sz w:val="20"/>
          <w:lang w:val="vi-VN"/>
        </w:rPr>
        <w:t>mô tả làm thể nào để sử dụng application context.</w:t>
      </w:r>
    </w:p>
    <w:p w14:paraId="6518D0AC" w14:textId="2307EC9E" w:rsidR="008C539B" w:rsidRPr="00CA53D6" w:rsidRDefault="00C12992" w:rsidP="006F7931">
      <w:pPr>
        <w:pStyle w:val="ListParagraph"/>
        <w:numPr>
          <w:ilvl w:val="2"/>
          <w:numId w:val="137"/>
        </w:numPr>
        <w:tabs>
          <w:tab w:val="left" w:pos="2620"/>
        </w:tabs>
        <w:spacing w:before="116" w:line="232" w:lineRule="auto"/>
        <w:ind w:right="700"/>
        <w:rPr>
          <w:rFonts w:ascii="Arial" w:hAnsi="Arial" w:cs="Arial"/>
        </w:rPr>
      </w:pPr>
      <w:r w:rsidRPr="00CA53D6">
        <w:rPr>
          <w:rFonts w:ascii="Arial" w:hAnsi="Arial" w:cs="Arial"/>
          <w:b/>
          <w:sz w:val="20"/>
        </w:rPr>
        <w:t>Database</w:t>
      </w:r>
      <w:r w:rsidRPr="00CA53D6">
        <w:rPr>
          <w:rFonts w:ascii="Arial" w:hAnsi="Arial" w:cs="Arial"/>
          <w:b/>
          <w:spacing w:val="-5"/>
          <w:sz w:val="20"/>
        </w:rPr>
        <w:t xml:space="preserve"> </w:t>
      </w:r>
      <w:r w:rsidRPr="00CA53D6">
        <w:rPr>
          <w:rFonts w:ascii="Arial" w:hAnsi="Arial" w:cs="Arial"/>
          <w:b/>
          <w:sz w:val="20"/>
        </w:rPr>
        <w:t>access</w:t>
      </w:r>
      <w:r w:rsidRPr="00CA53D6">
        <w:rPr>
          <w:rFonts w:ascii="Arial" w:hAnsi="Arial" w:cs="Arial"/>
          <w:b/>
          <w:spacing w:val="-5"/>
          <w:sz w:val="20"/>
        </w:rPr>
        <w:t xml:space="preserve"> </w:t>
      </w:r>
      <w:r w:rsidRPr="00CA53D6">
        <w:rPr>
          <w:rFonts w:ascii="Arial" w:hAnsi="Arial" w:cs="Arial"/>
          <w:b/>
          <w:sz w:val="20"/>
        </w:rPr>
        <w:t>on</w:t>
      </w:r>
      <w:r w:rsidRPr="00CA53D6">
        <w:rPr>
          <w:rFonts w:ascii="Arial" w:hAnsi="Arial" w:cs="Arial"/>
          <w:b/>
          <w:spacing w:val="-4"/>
          <w:sz w:val="20"/>
        </w:rPr>
        <w:t xml:space="preserve"> </w:t>
      </w:r>
      <w:r w:rsidRPr="00CA53D6">
        <w:rPr>
          <w:rFonts w:ascii="Arial" w:hAnsi="Arial" w:cs="Arial"/>
          <w:b/>
          <w:sz w:val="20"/>
        </w:rPr>
        <w:t>the</w:t>
      </w:r>
      <w:r w:rsidRPr="00CA53D6">
        <w:rPr>
          <w:rFonts w:ascii="Arial" w:hAnsi="Arial" w:cs="Arial"/>
          <w:b/>
          <w:spacing w:val="-5"/>
          <w:sz w:val="20"/>
        </w:rPr>
        <w:t xml:space="preserve"> </w:t>
      </w:r>
      <w:r w:rsidRPr="00CA53D6">
        <w:rPr>
          <w:rFonts w:ascii="Arial" w:hAnsi="Arial" w:cs="Arial"/>
          <w:b/>
          <w:sz w:val="20"/>
        </w:rPr>
        <w:t>row</w:t>
      </w:r>
      <w:r w:rsidRPr="00CA53D6">
        <w:rPr>
          <w:rFonts w:ascii="Arial" w:hAnsi="Arial" w:cs="Arial"/>
          <w:b/>
          <w:spacing w:val="-4"/>
          <w:sz w:val="20"/>
        </w:rPr>
        <w:t xml:space="preserve"> </w:t>
      </w:r>
      <w:r w:rsidRPr="00CA53D6">
        <w:rPr>
          <w:rFonts w:ascii="Arial" w:hAnsi="Arial" w:cs="Arial"/>
          <w:b/>
          <w:sz w:val="20"/>
        </w:rPr>
        <w:t>and</w:t>
      </w:r>
      <w:r w:rsidRPr="00CA53D6">
        <w:rPr>
          <w:rFonts w:ascii="Arial" w:hAnsi="Arial" w:cs="Arial"/>
          <w:b/>
          <w:spacing w:val="-6"/>
          <w:sz w:val="20"/>
        </w:rPr>
        <w:t xml:space="preserve"> </w:t>
      </w:r>
      <w:r w:rsidRPr="00CA53D6">
        <w:rPr>
          <w:rFonts w:ascii="Arial" w:hAnsi="Arial" w:cs="Arial"/>
          <w:b/>
          <w:sz w:val="20"/>
        </w:rPr>
        <w:t>column</w:t>
      </w:r>
      <w:r w:rsidRPr="00CA53D6">
        <w:rPr>
          <w:rFonts w:ascii="Arial" w:hAnsi="Arial" w:cs="Arial"/>
          <w:b/>
          <w:spacing w:val="-4"/>
          <w:sz w:val="20"/>
        </w:rPr>
        <w:t xml:space="preserve"> </w:t>
      </w:r>
      <w:r w:rsidRPr="00CA53D6">
        <w:rPr>
          <w:rFonts w:ascii="Arial" w:hAnsi="Arial" w:cs="Arial"/>
          <w:b/>
          <w:sz w:val="20"/>
        </w:rPr>
        <w:t>level</w:t>
      </w:r>
      <w:r w:rsidRPr="00CA53D6">
        <w:rPr>
          <w:rFonts w:ascii="Arial" w:hAnsi="Arial" w:cs="Arial"/>
          <w:b/>
          <w:spacing w:val="-5"/>
          <w:sz w:val="20"/>
        </w:rPr>
        <w:t xml:space="preserve"> </w:t>
      </w:r>
      <w:r w:rsidRPr="00CA53D6">
        <w:rPr>
          <w:rFonts w:ascii="Arial" w:hAnsi="Arial" w:cs="Arial"/>
          <w:b/>
          <w:sz w:val="20"/>
        </w:rPr>
        <w:t>using</w:t>
      </w:r>
      <w:r w:rsidRPr="00CA53D6">
        <w:rPr>
          <w:rFonts w:ascii="Arial" w:hAnsi="Arial" w:cs="Arial"/>
          <w:b/>
          <w:spacing w:val="-4"/>
          <w:sz w:val="20"/>
        </w:rPr>
        <w:t xml:space="preserve"> </w:t>
      </w:r>
      <w:r w:rsidRPr="00CA53D6">
        <w:rPr>
          <w:rFonts w:ascii="Arial" w:hAnsi="Arial" w:cs="Arial"/>
          <w:b/>
          <w:sz w:val="20"/>
        </w:rPr>
        <w:t>Virtual</w:t>
      </w:r>
      <w:r w:rsidRPr="00CA53D6">
        <w:rPr>
          <w:rFonts w:ascii="Arial" w:hAnsi="Arial" w:cs="Arial"/>
          <w:b/>
          <w:spacing w:val="-5"/>
          <w:sz w:val="20"/>
        </w:rPr>
        <w:t xml:space="preserve"> </w:t>
      </w:r>
      <w:r w:rsidRPr="00CA53D6">
        <w:rPr>
          <w:rFonts w:ascii="Arial" w:hAnsi="Arial" w:cs="Arial"/>
          <w:b/>
          <w:sz w:val="20"/>
        </w:rPr>
        <w:t>Private</w:t>
      </w:r>
      <w:r w:rsidRPr="00CA53D6">
        <w:rPr>
          <w:rFonts w:ascii="Arial" w:hAnsi="Arial" w:cs="Arial"/>
          <w:b/>
          <w:spacing w:val="-6"/>
          <w:sz w:val="20"/>
        </w:rPr>
        <w:t xml:space="preserve"> </w:t>
      </w:r>
      <w:r w:rsidRPr="00CA53D6">
        <w:rPr>
          <w:rFonts w:ascii="Arial" w:hAnsi="Arial" w:cs="Arial"/>
          <w:b/>
          <w:sz w:val="20"/>
        </w:rPr>
        <w:t>Database.</w:t>
      </w:r>
      <w:r w:rsidRPr="00CA53D6">
        <w:rPr>
          <w:rFonts w:ascii="Arial" w:hAnsi="Arial" w:cs="Arial"/>
          <w:b/>
          <w:spacing w:val="-6"/>
          <w:sz w:val="20"/>
        </w:rPr>
        <w:t xml:space="preserve"> </w:t>
      </w:r>
      <w:r w:rsidRPr="00CA53D6">
        <w:rPr>
          <w:rFonts w:ascii="Arial" w:hAnsi="Arial" w:cs="Arial"/>
          <w:sz w:val="20"/>
        </w:rPr>
        <w:t xml:space="preserve">A Virtual Private Database policy dynamically imbeds a WHERE predicate into SQL statements the user issues. </w:t>
      </w:r>
      <w:hyperlink w:anchor="_bookmark1341" w:history="1">
        <w:r w:rsidRPr="00CA53D6">
          <w:rPr>
            <w:rFonts w:ascii="Arial" w:hAnsi="Arial" w:cs="Arial"/>
            <w:color w:val="0000CC"/>
            <w:sz w:val="20"/>
          </w:rPr>
          <w:t>Chapter 7, "Using Oracle Virtual Private</w:t>
        </w:r>
        <w:r w:rsidRPr="00CA53D6">
          <w:rPr>
            <w:rFonts w:ascii="Arial" w:hAnsi="Arial" w:cs="Arial"/>
            <w:color w:val="0000CC"/>
            <w:spacing w:val="-23"/>
            <w:sz w:val="20"/>
          </w:rPr>
          <w:t xml:space="preserve"> </w:t>
        </w:r>
        <w:r w:rsidRPr="00CA53D6">
          <w:rPr>
            <w:rFonts w:ascii="Arial" w:hAnsi="Arial" w:cs="Arial"/>
            <w:color w:val="0000CC"/>
            <w:sz w:val="20"/>
          </w:rPr>
          <w:t>Database</w:t>
        </w:r>
      </w:hyperlink>
      <w:r w:rsidR="00CA53D6">
        <w:rPr>
          <w:rFonts w:ascii="Arial" w:hAnsi="Arial" w:cs="Arial"/>
          <w:color w:val="0000CC"/>
          <w:sz w:val="20"/>
          <w:lang w:val="vi-VN"/>
        </w:rPr>
        <w:t xml:space="preserve"> </w:t>
      </w:r>
      <w:hyperlink w:anchor="_bookmark1341" w:history="1">
        <w:r w:rsidRPr="00CA53D6">
          <w:rPr>
            <w:rFonts w:ascii="Arial" w:hAnsi="Arial" w:cs="Arial"/>
            <w:color w:val="0000CC"/>
          </w:rPr>
          <w:t xml:space="preserve">to Control Data Access" </w:t>
        </w:r>
      </w:hyperlink>
      <w:r w:rsidRPr="00CA53D6">
        <w:rPr>
          <w:rFonts w:ascii="Arial" w:hAnsi="Arial" w:cs="Arial"/>
        </w:rPr>
        <w:t>describes how to create and manage Virtual Private Database policies.</w:t>
      </w:r>
    </w:p>
    <w:p w14:paraId="040A4CCD" w14:textId="77777777" w:rsidR="008C539B" w:rsidRPr="001058B5" w:rsidRDefault="008C539B">
      <w:pPr>
        <w:spacing w:line="232" w:lineRule="auto"/>
        <w:rPr>
          <w:rFonts w:ascii="Arial" w:hAnsi="Arial" w:cs="Arial"/>
        </w:rPr>
        <w:sectPr w:rsidR="008C539B" w:rsidRPr="001058B5">
          <w:headerReference w:type="even" r:id="rId37"/>
          <w:headerReference w:type="default" r:id="rId38"/>
          <w:pgSz w:w="12240" w:h="15840"/>
          <w:pgMar w:top="3140" w:right="1060" w:bottom="860" w:left="1100" w:header="2151" w:footer="663" w:gutter="0"/>
          <w:cols w:space="720"/>
        </w:sectPr>
      </w:pPr>
    </w:p>
    <w:p w14:paraId="1A3100AF" w14:textId="77777777" w:rsidR="008C539B" w:rsidRPr="001058B5" w:rsidRDefault="008C539B">
      <w:pPr>
        <w:pStyle w:val="BodyText"/>
        <w:spacing w:before="5"/>
        <w:rPr>
          <w:rFonts w:ascii="Arial" w:hAnsi="Arial" w:cs="Arial"/>
          <w:sz w:val="25"/>
        </w:rPr>
      </w:pPr>
    </w:p>
    <w:p w14:paraId="64F3F37E" w14:textId="49966E97" w:rsidR="008C539B" w:rsidRPr="001058B5" w:rsidRDefault="00CA53D6" w:rsidP="006F7931">
      <w:pPr>
        <w:pStyle w:val="ListParagraph"/>
        <w:numPr>
          <w:ilvl w:val="1"/>
          <w:numId w:val="137"/>
        </w:numPr>
        <w:tabs>
          <w:tab w:val="left" w:pos="2020"/>
        </w:tabs>
        <w:spacing w:before="99" w:line="232" w:lineRule="auto"/>
        <w:ind w:right="826" w:hanging="359"/>
        <w:rPr>
          <w:rFonts w:ascii="Arial" w:hAnsi="Arial" w:cs="Arial"/>
          <w:sz w:val="20"/>
        </w:rPr>
      </w:pPr>
      <w:r>
        <w:rPr>
          <w:rFonts w:ascii="Arial" w:hAnsi="Arial" w:cs="Arial"/>
          <w:b/>
          <w:sz w:val="20"/>
          <w:lang w:val="vi-VN"/>
        </w:rPr>
        <w:t>Mã hóa</w:t>
      </w:r>
      <w:r w:rsidR="00C12992" w:rsidRPr="001058B5">
        <w:rPr>
          <w:rFonts w:ascii="Arial" w:hAnsi="Arial" w:cs="Arial"/>
          <w:b/>
          <w:sz w:val="20"/>
        </w:rPr>
        <w:t xml:space="preserve">. </w:t>
      </w:r>
      <w:r>
        <w:rPr>
          <w:rFonts w:ascii="Arial" w:hAnsi="Arial" w:cs="Arial"/>
          <w:spacing w:val="-6"/>
          <w:sz w:val="20"/>
        </w:rPr>
        <w:t xml:space="preserve">Bạn có thể ngụy trang dữ liệu trên network </w:t>
      </w:r>
      <w:r>
        <w:rPr>
          <w:rFonts w:ascii="Arial" w:hAnsi="Arial" w:cs="Arial"/>
          <w:spacing w:val="-6"/>
          <w:sz w:val="20"/>
          <w:lang w:val="vi-VN"/>
        </w:rPr>
        <w:t>để ngăn chặn truy cập trái phép vào dữ liệu đó</w:t>
      </w:r>
      <w:r w:rsidR="00C12992" w:rsidRPr="001058B5">
        <w:rPr>
          <w:rFonts w:ascii="Arial" w:hAnsi="Arial" w:cs="Arial"/>
          <w:sz w:val="20"/>
        </w:rPr>
        <w:t xml:space="preserve">. </w:t>
      </w:r>
      <w:hyperlink w:anchor="_bookmark1547" w:history="1">
        <w:r w:rsidR="00C12992" w:rsidRPr="001058B5">
          <w:rPr>
            <w:rFonts w:ascii="Arial" w:hAnsi="Arial" w:cs="Arial"/>
            <w:color w:val="0000CC"/>
            <w:sz w:val="20"/>
          </w:rPr>
          <w:t>Appendix 8, "Developing Applications Using the Data Encryption</w:t>
        </w:r>
      </w:hyperlink>
      <w:hyperlink w:anchor="_bookmark1547" w:history="1">
        <w:r w:rsidR="00C12992" w:rsidRPr="001058B5">
          <w:rPr>
            <w:rFonts w:ascii="Arial" w:hAnsi="Arial" w:cs="Arial"/>
            <w:color w:val="0000CC"/>
            <w:sz w:val="20"/>
          </w:rPr>
          <w:t xml:space="preserve"> API"</w:t>
        </w:r>
        <w:r w:rsidR="00C12992" w:rsidRPr="001058B5">
          <w:rPr>
            <w:rFonts w:ascii="Arial" w:hAnsi="Arial" w:cs="Arial"/>
            <w:color w:val="0000CC"/>
            <w:spacing w:val="-15"/>
            <w:sz w:val="20"/>
          </w:rPr>
          <w:t xml:space="preserve"> </w:t>
        </w:r>
      </w:hyperlink>
      <w:r>
        <w:rPr>
          <w:rFonts w:ascii="Arial" w:hAnsi="Arial" w:cs="Arial"/>
          <w:sz w:val="20"/>
        </w:rPr>
        <w:t>giải thích làm thế nào để sử dụng DBMS_CRYPTO</w:t>
      </w:r>
      <w:r>
        <w:rPr>
          <w:rFonts w:ascii="Arial" w:hAnsi="Arial" w:cs="Arial"/>
          <w:sz w:val="20"/>
          <w:lang w:val="vi-VN"/>
        </w:rPr>
        <w:t xml:space="preserve"> và gói QL/SQL để mã hóa dữ liệu</w:t>
      </w:r>
      <w:r w:rsidR="00C12992" w:rsidRPr="001058B5">
        <w:rPr>
          <w:rFonts w:ascii="Arial" w:hAnsi="Arial" w:cs="Arial"/>
          <w:sz w:val="20"/>
        </w:rPr>
        <w:t>.</w:t>
      </w:r>
    </w:p>
    <w:p w14:paraId="7DD11245" w14:textId="675F28A0" w:rsidR="008C539B" w:rsidRPr="001058B5" w:rsidRDefault="007467B7" w:rsidP="006F7931">
      <w:pPr>
        <w:pStyle w:val="ListParagraph"/>
        <w:numPr>
          <w:ilvl w:val="1"/>
          <w:numId w:val="137"/>
        </w:numPr>
        <w:tabs>
          <w:tab w:val="left" w:pos="2020"/>
        </w:tabs>
        <w:spacing w:before="113" w:line="232" w:lineRule="auto"/>
        <w:ind w:right="858" w:hanging="359"/>
        <w:rPr>
          <w:rFonts w:ascii="Arial" w:hAnsi="Arial" w:cs="Arial"/>
          <w:sz w:val="20"/>
        </w:rPr>
      </w:pPr>
      <w:r>
        <w:rPr>
          <w:rFonts w:ascii="Arial" w:hAnsi="Arial" w:cs="Arial"/>
          <w:b/>
          <w:sz w:val="20"/>
          <w:lang w:val="vi-VN"/>
        </w:rPr>
        <w:t xml:space="preserve">Nhật ký hóa </w:t>
      </w:r>
      <w:r w:rsidR="00047F4B">
        <w:rPr>
          <w:rFonts w:ascii="Arial" w:hAnsi="Arial" w:cs="Arial"/>
          <w:b/>
          <w:sz w:val="20"/>
          <w:lang w:val="vi-VN"/>
        </w:rPr>
        <w:t xml:space="preserve">(auditing) </w:t>
      </w:r>
      <w:r>
        <w:rPr>
          <w:rFonts w:ascii="Arial" w:hAnsi="Arial" w:cs="Arial"/>
          <w:b/>
          <w:sz w:val="20"/>
          <w:lang w:val="vi-VN"/>
        </w:rPr>
        <w:t>các hoạt động của cơ sở dữ liệu</w:t>
      </w:r>
      <w:r w:rsidR="00C12992" w:rsidRPr="001058B5">
        <w:rPr>
          <w:rFonts w:ascii="Arial" w:hAnsi="Arial" w:cs="Arial"/>
          <w:b/>
          <w:sz w:val="20"/>
        </w:rPr>
        <w:t xml:space="preserve">. </w:t>
      </w:r>
      <w:r>
        <w:rPr>
          <w:rFonts w:ascii="Arial" w:hAnsi="Arial" w:cs="Arial"/>
          <w:spacing w:val="-6"/>
          <w:sz w:val="20"/>
          <w:lang w:val="vi-VN"/>
        </w:rPr>
        <w:t xml:space="preserve">Bạn có thể nhật ký hóa các hoạt động của cơ sở dữ liệu bằng các phương pháp như sau: logging các câu lệnh SQL, các quyền SQL, schema objects, và hoạt động của network. Hoặc, bạn có thể logging một cách chi tiết như là khi  các địa chỉ IP từ bên ngoài  công ty đang được sử dụng. Chương này cũng giải thích cách để  dọn dẹp logging cơ sở dữ liệu. </w:t>
      </w:r>
      <w:hyperlink w:anchor="_bookmark1602" w:history="1">
        <w:r w:rsidR="00C12992" w:rsidRPr="001058B5">
          <w:rPr>
            <w:rFonts w:ascii="Arial" w:hAnsi="Arial" w:cs="Arial"/>
            <w:color w:val="0000CC"/>
            <w:sz w:val="20"/>
          </w:rPr>
          <w:t xml:space="preserve">Appendix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hyperlink>
      <w:hyperlink w:anchor="_bookmark1602" w:history="1">
        <w:r w:rsidR="00C12992" w:rsidRPr="001058B5">
          <w:rPr>
            <w:rFonts w:ascii="Arial" w:hAnsi="Arial" w:cs="Arial"/>
            <w:color w:val="0000CC"/>
            <w:sz w:val="20"/>
          </w:rPr>
          <w:t xml:space="preserve"> Auditing" </w:t>
        </w:r>
      </w:hyperlink>
      <w:r>
        <w:rPr>
          <w:rFonts w:ascii="Arial" w:hAnsi="Arial" w:cs="Arial"/>
          <w:sz w:val="20"/>
          <w:lang w:val="vi-VN"/>
        </w:rPr>
        <w:t>mô tả cách để mở và cấu hình database auditing</w:t>
      </w:r>
      <w:r w:rsidR="00C12992" w:rsidRPr="001058B5">
        <w:rPr>
          <w:rFonts w:ascii="Arial" w:hAnsi="Arial" w:cs="Arial"/>
          <w:sz w:val="20"/>
        </w:rPr>
        <w:t>.</w:t>
      </w:r>
    </w:p>
    <w:p w14:paraId="58B6D7AD" w14:textId="59FC60A4" w:rsidR="008C539B" w:rsidRPr="001058B5" w:rsidRDefault="00047F4B">
      <w:pPr>
        <w:pStyle w:val="BodyText"/>
        <w:spacing w:before="114" w:line="232" w:lineRule="auto"/>
        <w:ind w:left="1660" w:right="848"/>
        <w:rPr>
          <w:rFonts w:ascii="Arial" w:hAnsi="Arial" w:cs="Arial"/>
        </w:rPr>
      </w:pPr>
      <w:r>
        <w:rPr>
          <w:rFonts w:ascii="Arial" w:hAnsi="Arial" w:cs="Arial"/>
          <w:lang w:val="vi-VN"/>
        </w:rPr>
        <w:t>Ngoài ra,</w:t>
      </w:r>
      <w:r w:rsidR="00C12992" w:rsidRPr="001058B5">
        <w:rPr>
          <w:rFonts w:ascii="Arial" w:hAnsi="Arial" w:cs="Arial"/>
        </w:rPr>
        <w:t xml:space="preserve"> </w:t>
      </w:r>
      <w:hyperlink w:anchor="_bookmark2118" w:history="1">
        <w:r w:rsidR="00C12992" w:rsidRPr="001058B5">
          <w:rPr>
            <w:rFonts w:ascii="Arial" w:hAnsi="Arial" w:cs="Arial"/>
            <w:color w:val="0000CC"/>
          </w:rPr>
          <w:t xml:space="preserve">Chapter 10, "Keeping Your Oracle Database Secure" </w:t>
        </w:r>
      </w:hyperlink>
      <w:r>
        <w:rPr>
          <w:rFonts w:ascii="Arial" w:hAnsi="Arial" w:cs="Arial"/>
        </w:rPr>
        <w:t xml:space="preserve">cung cấp các hướng dẫn mà bạn nên làm theo </w:t>
      </w:r>
      <w:r>
        <w:rPr>
          <w:rFonts w:ascii="Arial" w:hAnsi="Arial" w:cs="Arial"/>
          <w:lang w:val="vi-VN"/>
        </w:rPr>
        <w:t xml:space="preserve">khi </w:t>
      </w:r>
      <w:r w:rsidR="006042A0">
        <w:rPr>
          <w:rFonts w:ascii="Arial" w:hAnsi="Arial" w:cs="Arial"/>
          <w:lang w:val="vi-VN"/>
        </w:rPr>
        <w:t>bạn cài đặt bảo mật cơ sở dữ liệu Oracle.</w:t>
      </w:r>
    </w:p>
    <w:p w14:paraId="797CF65D" w14:textId="77777777" w:rsidR="008C539B" w:rsidRPr="001058B5" w:rsidRDefault="008C539B">
      <w:pPr>
        <w:pStyle w:val="BodyText"/>
        <w:spacing w:before="7"/>
        <w:rPr>
          <w:rFonts w:ascii="Arial" w:hAnsi="Arial" w:cs="Arial"/>
          <w:sz w:val="27"/>
        </w:rPr>
      </w:pPr>
    </w:p>
    <w:p w14:paraId="4A044AEA" w14:textId="76C42BC7" w:rsidR="008C539B" w:rsidRPr="001058B5" w:rsidRDefault="00291B2A">
      <w:pPr>
        <w:pStyle w:val="Heading3"/>
        <w:spacing w:before="1"/>
        <w:ind w:left="100"/>
      </w:pPr>
      <w:bookmarkStart w:id="65" w:name="Additional_Database_Security_Resources"/>
      <w:bookmarkStart w:id="66" w:name="_bookmark53"/>
      <w:bookmarkEnd w:id="65"/>
      <w:bookmarkEnd w:id="66"/>
      <w:r>
        <w:rPr>
          <w:lang w:val="vi-VN"/>
        </w:rPr>
        <w:t>Các tài nguyên bảo mật cơ sở dữ liệ</w:t>
      </w:r>
      <w:r w:rsidR="008C2AA5">
        <w:t>u</w:t>
      </w:r>
      <w:r>
        <w:rPr>
          <w:lang w:val="vi-VN"/>
        </w:rPr>
        <w:t xml:space="preserve"> bổ sung</w:t>
      </w:r>
    </w:p>
    <w:p w14:paraId="21BADA09" w14:textId="657147A5" w:rsidR="008C539B" w:rsidRPr="001058B5" w:rsidRDefault="00291B2A">
      <w:pPr>
        <w:pStyle w:val="BodyText"/>
        <w:spacing w:before="86" w:line="232" w:lineRule="auto"/>
        <w:ind w:left="1660" w:right="700"/>
        <w:rPr>
          <w:rFonts w:ascii="Arial" w:hAnsi="Arial" w:cs="Arial"/>
        </w:rPr>
      </w:pPr>
      <w:r w:rsidRPr="00291B2A">
        <w:rPr>
          <w:rFonts w:ascii="Arial" w:hAnsi="Arial" w:cs="Arial"/>
        </w:rPr>
        <w:t xml:space="preserve">Ngoài các tài nguyên bảo mật được mô tả trong </w:t>
      </w:r>
      <w:r>
        <w:rPr>
          <w:rFonts w:ascii="Arial" w:hAnsi="Arial" w:cs="Arial"/>
          <w:lang w:val="vi-VN"/>
        </w:rPr>
        <w:t>cuốn sách này, cơ sở dữ liệu Oracle cung cấp các sản phẩm bảo mật cơ sở dữ liệu:</w:t>
      </w:r>
    </w:p>
    <w:p w14:paraId="184B5BBF" w14:textId="77777777" w:rsidR="008C539B" w:rsidRPr="001058B5" w:rsidRDefault="00C12992" w:rsidP="006F7931">
      <w:pPr>
        <w:pStyle w:val="ListParagraph"/>
        <w:numPr>
          <w:ilvl w:val="1"/>
          <w:numId w:val="137"/>
        </w:numPr>
        <w:tabs>
          <w:tab w:val="left" w:pos="2020"/>
        </w:tabs>
        <w:spacing w:before="118" w:line="232" w:lineRule="auto"/>
        <w:ind w:right="865" w:hanging="359"/>
        <w:rPr>
          <w:rFonts w:ascii="Arial" w:hAnsi="Arial" w:cs="Arial"/>
          <w:sz w:val="20"/>
        </w:rPr>
      </w:pPr>
      <w:r w:rsidRPr="001058B5">
        <w:rPr>
          <w:rFonts w:ascii="Arial" w:hAnsi="Arial" w:cs="Arial"/>
          <w:b/>
          <w:sz w:val="20"/>
        </w:rPr>
        <w:t xml:space="preserve">Advanced security features. </w:t>
      </w:r>
      <w:r w:rsidRPr="001058B5">
        <w:rPr>
          <w:rFonts w:ascii="Arial" w:hAnsi="Arial" w:cs="Arial"/>
          <w:sz w:val="20"/>
        </w:rPr>
        <w:t xml:space="preserve">See </w:t>
      </w:r>
      <w:r w:rsidRPr="001058B5">
        <w:rPr>
          <w:rFonts w:ascii="Arial" w:hAnsi="Arial" w:cs="Arial"/>
          <w:i/>
          <w:sz w:val="20"/>
        </w:rPr>
        <w:t>Oracle Database Advanced Security</w:t>
      </w:r>
      <w:r w:rsidRPr="001058B5">
        <w:rPr>
          <w:rFonts w:ascii="Arial" w:hAnsi="Arial" w:cs="Arial"/>
          <w:i/>
          <w:spacing w:val="-30"/>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advanced features such as transparent data encryption,</w:t>
      </w:r>
      <w:r w:rsidRPr="001058B5">
        <w:rPr>
          <w:rFonts w:ascii="Arial" w:hAnsi="Arial" w:cs="Arial"/>
          <w:spacing w:val="-5"/>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management,</w:t>
      </w:r>
      <w:r w:rsidRPr="001058B5">
        <w:rPr>
          <w:rFonts w:ascii="Arial" w:hAnsi="Arial" w:cs="Arial"/>
          <w:spacing w:val="-5"/>
          <w:sz w:val="20"/>
        </w:rPr>
        <w:t xml:space="preserve"> </w:t>
      </w:r>
      <w:r w:rsidRPr="001058B5">
        <w:rPr>
          <w:rFonts w:ascii="Arial" w:hAnsi="Arial" w:cs="Arial"/>
          <w:sz w:val="20"/>
        </w:rPr>
        <w:t>network</w:t>
      </w:r>
      <w:r w:rsidRPr="001058B5">
        <w:rPr>
          <w:rFonts w:ascii="Arial" w:hAnsi="Arial" w:cs="Arial"/>
          <w:spacing w:val="-5"/>
          <w:sz w:val="20"/>
        </w:rPr>
        <w:t xml:space="preserve"> </w:t>
      </w:r>
      <w:r w:rsidRPr="001058B5">
        <w:rPr>
          <w:rFonts w:ascii="Arial" w:hAnsi="Arial" w:cs="Arial"/>
          <w:sz w:val="20"/>
        </w:rPr>
        <w:t>encryption,</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RADIUS,</w:t>
      </w:r>
      <w:r w:rsidRPr="001058B5">
        <w:rPr>
          <w:rFonts w:ascii="Arial" w:hAnsi="Arial" w:cs="Arial"/>
          <w:spacing w:val="-5"/>
          <w:sz w:val="20"/>
        </w:rPr>
        <w:t xml:space="preserve"> </w:t>
      </w:r>
      <w:r w:rsidRPr="001058B5">
        <w:rPr>
          <w:rFonts w:ascii="Arial" w:hAnsi="Arial" w:cs="Arial"/>
          <w:sz w:val="20"/>
        </w:rPr>
        <w:t>Kerberos, Secure Sockets Layer</w:t>
      </w:r>
      <w:r w:rsidRPr="001058B5">
        <w:rPr>
          <w:rFonts w:ascii="Arial" w:hAnsi="Arial" w:cs="Arial"/>
          <w:spacing w:val="-1"/>
          <w:sz w:val="20"/>
        </w:rPr>
        <w:t xml:space="preserve"> </w:t>
      </w:r>
      <w:r w:rsidRPr="001058B5">
        <w:rPr>
          <w:rFonts w:ascii="Arial" w:hAnsi="Arial" w:cs="Arial"/>
          <w:sz w:val="20"/>
        </w:rPr>
        <w:t>authentication.</w:t>
      </w:r>
    </w:p>
    <w:p w14:paraId="1E0B6503" w14:textId="77777777" w:rsidR="008C539B" w:rsidRPr="001058B5" w:rsidRDefault="00C12992" w:rsidP="006F7931">
      <w:pPr>
        <w:pStyle w:val="ListParagraph"/>
        <w:numPr>
          <w:ilvl w:val="1"/>
          <w:numId w:val="137"/>
        </w:numPr>
        <w:tabs>
          <w:tab w:val="left" w:pos="2020"/>
        </w:tabs>
        <w:spacing w:before="116" w:line="232" w:lineRule="auto"/>
        <w:ind w:right="841" w:hanging="359"/>
        <w:rPr>
          <w:rFonts w:ascii="Arial" w:hAnsi="Arial" w:cs="Arial"/>
          <w:sz w:val="20"/>
        </w:rPr>
      </w:pPr>
      <w:r w:rsidRPr="001058B5">
        <w:rPr>
          <w:rFonts w:ascii="Arial" w:hAnsi="Arial" w:cs="Arial"/>
          <w:b/>
          <w:sz w:val="20"/>
        </w:rPr>
        <w:t xml:space="preserve">Oracle Label </w:t>
      </w:r>
      <w:r w:rsidRPr="001058B5">
        <w:rPr>
          <w:rFonts w:ascii="Arial" w:hAnsi="Arial" w:cs="Arial"/>
          <w:b/>
          <w:spacing w:val="-3"/>
          <w:sz w:val="20"/>
        </w:rPr>
        <w:t xml:space="preserve">Security. </w:t>
      </w:r>
      <w:r w:rsidRPr="001058B5">
        <w:rPr>
          <w:rFonts w:ascii="Arial" w:hAnsi="Arial" w:cs="Arial"/>
          <w:sz w:val="20"/>
        </w:rPr>
        <w:t>Oracle Label Security secures database tables at the row level, allowing you to filter user access to row data based on privileges. See</w:t>
      </w:r>
      <w:r w:rsidRPr="001058B5">
        <w:rPr>
          <w:rFonts w:ascii="Arial" w:hAnsi="Arial" w:cs="Arial"/>
          <w:spacing w:val="-34"/>
          <w:sz w:val="20"/>
        </w:rPr>
        <w:t xml:space="preserve"> </w:t>
      </w:r>
      <w:r w:rsidRPr="001058B5">
        <w:rPr>
          <w:rFonts w:ascii="Arial" w:hAnsi="Arial" w:cs="Arial"/>
          <w:i/>
          <w:sz w:val="20"/>
        </w:rPr>
        <w:t xml:space="preserve">Oracle Label Security Administrator's Guide </w:t>
      </w:r>
      <w:r w:rsidRPr="001058B5">
        <w:rPr>
          <w:rFonts w:ascii="Arial" w:hAnsi="Arial" w:cs="Arial"/>
          <w:sz w:val="20"/>
        </w:rPr>
        <w:t xml:space="preserve">for detailed information about Oracle Label </w:t>
      </w:r>
      <w:r w:rsidRPr="001058B5">
        <w:rPr>
          <w:rFonts w:ascii="Arial" w:hAnsi="Arial" w:cs="Arial"/>
          <w:spacing w:val="-3"/>
          <w:sz w:val="20"/>
        </w:rPr>
        <w:t>Security.</w:t>
      </w:r>
    </w:p>
    <w:p w14:paraId="362EE787" w14:textId="77777777" w:rsidR="008C539B" w:rsidRPr="001058B5" w:rsidRDefault="00C12992" w:rsidP="006F7931">
      <w:pPr>
        <w:pStyle w:val="ListParagraph"/>
        <w:numPr>
          <w:ilvl w:val="1"/>
          <w:numId w:val="137"/>
        </w:numPr>
        <w:tabs>
          <w:tab w:val="left" w:pos="2020"/>
        </w:tabs>
        <w:spacing w:before="116" w:line="232" w:lineRule="auto"/>
        <w:ind w:right="784" w:hanging="359"/>
        <w:rPr>
          <w:rFonts w:ascii="Arial" w:hAnsi="Arial" w:cs="Arial"/>
          <w:sz w:val="20"/>
        </w:rPr>
      </w:pPr>
      <w:r w:rsidRPr="001058B5">
        <w:rPr>
          <w:rFonts w:ascii="Arial" w:hAnsi="Arial" w:cs="Arial"/>
          <w:b/>
          <w:sz w:val="20"/>
        </w:rPr>
        <w:t>Oracle</w:t>
      </w:r>
      <w:r w:rsidRPr="001058B5">
        <w:rPr>
          <w:rFonts w:ascii="Arial" w:hAnsi="Arial" w:cs="Arial"/>
          <w:b/>
          <w:spacing w:val="-9"/>
          <w:sz w:val="20"/>
        </w:rPr>
        <w:t xml:space="preserve"> </w:t>
      </w:r>
      <w:r w:rsidRPr="001058B5">
        <w:rPr>
          <w:rFonts w:ascii="Arial" w:hAnsi="Arial" w:cs="Arial"/>
          <w:b/>
          <w:sz w:val="20"/>
        </w:rPr>
        <w:t>Database</w:t>
      </w:r>
      <w:r w:rsidRPr="001058B5">
        <w:rPr>
          <w:rFonts w:ascii="Arial" w:hAnsi="Arial" w:cs="Arial"/>
          <w:b/>
          <w:spacing w:val="-9"/>
          <w:sz w:val="20"/>
        </w:rPr>
        <w:t xml:space="preserve"> </w:t>
      </w:r>
      <w:r w:rsidRPr="001058B5">
        <w:rPr>
          <w:rFonts w:ascii="Arial" w:hAnsi="Arial" w:cs="Arial"/>
          <w:b/>
          <w:spacing w:val="-4"/>
          <w:sz w:val="20"/>
        </w:rPr>
        <w:t>Vault.</w:t>
      </w:r>
      <w:r w:rsidRPr="001058B5">
        <w:rPr>
          <w:rFonts w:ascii="Arial" w:hAnsi="Arial" w:cs="Arial"/>
          <w:b/>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pacing w:val="-4"/>
          <w:sz w:val="20"/>
        </w:rPr>
        <w:t>Vault</w:t>
      </w:r>
      <w:r w:rsidRPr="001058B5">
        <w:rPr>
          <w:rFonts w:ascii="Arial" w:hAnsi="Arial" w:cs="Arial"/>
          <w:spacing w:val="-9"/>
          <w:sz w:val="20"/>
        </w:rPr>
        <w:t xml:space="preserve"> </w:t>
      </w:r>
      <w:r w:rsidRPr="001058B5">
        <w:rPr>
          <w:rFonts w:ascii="Arial" w:hAnsi="Arial" w:cs="Arial"/>
          <w:sz w:val="20"/>
        </w:rPr>
        <w:t>provides</w:t>
      </w:r>
      <w:r w:rsidRPr="001058B5">
        <w:rPr>
          <w:rFonts w:ascii="Arial" w:hAnsi="Arial" w:cs="Arial"/>
          <w:spacing w:val="-9"/>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 xml:space="preserve">control to your sensitive data, including protecting data from privileged users.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describes how to use Oracle Database</w:t>
      </w:r>
      <w:r w:rsidRPr="001058B5">
        <w:rPr>
          <w:rFonts w:ascii="Arial" w:hAnsi="Arial" w:cs="Arial"/>
          <w:spacing w:val="-21"/>
          <w:sz w:val="20"/>
        </w:rPr>
        <w:t xml:space="preserve"> </w:t>
      </w:r>
      <w:r w:rsidRPr="001058B5">
        <w:rPr>
          <w:rFonts w:ascii="Arial" w:hAnsi="Arial" w:cs="Arial"/>
          <w:spacing w:val="-3"/>
          <w:sz w:val="20"/>
        </w:rPr>
        <w:t>Vault.</w:t>
      </w:r>
    </w:p>
    <w:p w14:paraId="4074EBCD" w14:textId="77777777" w:rsidR="008C539B" w:rsidRPr="001058B5" w:rsidRDefault="00C12992" w:rsidP="006F7931">
      <w:pPr>
        <w:pStyle w:val="ListParagraph"/>
        <w:numPr>
          <w:ilvl w:val="1"/>
          <w:numId w:val="137"/>
        </w:numPr>
        <w:tabs>
          <w:tab w:val="left" w:pos="2020"/>
        </w:tabs>
        <w:spacing w:before="116" w:line="232" w:lineRule="auto"/>
        <w:ind w:right="895" w:hanging="359"/>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z w:val="20"/>
        </w:rPr>
        <w:t xml:space="preserve">Oracle Audit </w:t>
      </w:r>
      <w:r w:rsidRPr="001058B5">
        <w:rPr>
          <w:rFonts w:ascii="Arial" w:hAnsi="Arial" w:cs="Arial"/>
          <w:spacing w:val="-4"/>
          <w:sz w:val="20"/>
        </w:rPr>
        <w:t xml:space="preserve">Vault </w:t>
      </w:r>
      <w:r w:rsidRPr="001058B5">
        <w:rPr>
          <w:rFonts w:ascii="Arial" w:hAnsi="Arial" w:cs="Arial"/>
          <w:sz w:val="20"/>
        </w:rPr>
        <w:t xml:space="preserve">collects database audit data from sources such as Oracle Database audit trail tables, database operating system audit files, and database redo logs. Using Oracle Audit </w:t>
      </w:r>
      <w:r w:rsidRPr="001058B5">
        <w:rPr>
          <w:rFonts w:ascii="Arial" w:hAnsi="Arial" w:cs="Arial"/>
          <w:spacing w:val="-3"/>
          <w:sz w:val="20"/>
        </w:rPr>
        <w:t xml:space="preserve">Vault, </w:t>
      </w:r>
      <w:r w:rsidRPr="001058B5">
        <w:rPr>
          <w:rFonts w:ascii="Arial" w:hAnsi="Arial" w:cs="Arial"/>
          <w:sz w:val="20"/>
        </w:rPr>
        <w:t>you can create alerts on suspicious</w:t>
      </w:r>
      <w:r w:rsidRPr="001058B5">
        <w:rPr>
          <w:rFonts w:ascii="Arial" w:hAnsi="Arial" w:cs="Arial"/>
          <w:spacing w:val="-5"/>
          <w:sz w:val="20"/>
        </w:rPr>
        <w:t xml:space="preserve"> </w:t>
      </w:r>
      <w:r w:rsidRPr="001058B5">
        <w:rPr>
          <w:rFonts w:ascii="Arial" w:hAnsi="Arial" w:cs="Arial"/>
          <w:sz w:val="20"/>
        </w:rPr>
        <w:t>activities,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reports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history</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privileged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4"/>
          <w:sz w:val="20"/>
        </w:rPr>
        <w:t xml:space="preserve"> </w:t>
      </w:r>
      <w:r w:rsidRPr="001058B5">
        <w:rPr>
          <w:rFonts w:ascii="Arial" w:hAnsi="Arial" w:cs="Arial"/>
          <w:sz w:val="20"/>
        </w:rPr>
        <w:t xml:space="preserve">changes, schema modifications, and even data-level access.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 xml:space="preserve">Administrator's Guide </w:t>
      </w:r>
      <w:r w:rsidRPr="001058B5">
        <w:rPr>
          <w:rFonts w:ascii="Arial" w:hAnsi="Arial" w:cs="Arial"/>
          <w:sz w:val="20"/>
        </w:rPr>
        <w:t>explains how to administer Oracle Audit</w:t>
      </w:r>
      <w:r w:rsidRPr="001058B5">
        <w:rPr>
          <w:rFonts w:ascii="Arial" w:hAnsi="Arial" w:cs="Arial"/>
          <w:spacing w:val="-13"/>
          <w:sz w:val="20"/>
        </w:rPr>
        <w:t xml:space="preserve"> </w:t>
      </w:r>
      <w:r w:rsidRPr="001058B5">
        <w:rPr>
          <w:rFonts w:ascii="Arial" w:hAnsi="Arial" w:cs="Arial"/>
          <w:spacing w:val="-3"/>
          <w:sz w:val="20"/>
        </w:rPr>
        <w:t>Vault.</w:t>
      </w:r>
    </w:p>
    <w:p w14:paraId="6086F56E" w14:textId="77777777" w:rsidR="008C539B" w:rsidRPr="001058B5" w:rsidRDefault="00C12992" w:rsidP="006F7931">
      <w:pPr>
        <w:pStyle w:val="ListParagraph"/>
        <w:numPr>
          <w:ilvl w:val="1"/>
          <w:numId w:val="137"/>
        </w:numPr>
        <w:tabs>
          <w:tab w:val="left" w:pos="2020"/>
        </w:tabs>
        <w:spacing w:before="114" w:line="232" w:lineRule="auto"/>
        <w:ind w:right="995" w:hanging="359"/>
        <w:rPr>
          <w:rFonts w:ascii="Arial" w:hAnsi="Arial" w:cs="Arial"/>
          <w:sz w:val="20"/>
        </w:rPr>
      </w:pPr>
      <w:r w:rsidRPr="001058B5">
        <w:rPr>
          <w:rFonts w:ascii="Arial" w:hAnsi="Arial" w:cs="Arial"/>
          <w:b/>
          <w:sz w:val="20"/>
        </w:rPr>
        <w:t xml:space="preserve">Oracle Enterprise User </w:t>
      </w:r>
      <w:r w:rsidRPr="001058B5">
        <w:rPr>
          <w:rFonts w:ascii="Arial" w:hAnsi="Arial" w:cs="Arial"/>
          <w:b/>
          <w:spacing w:val="-3"/>
          <w:sz w:val="20"/>
        </w:rPr>
        <w:t xml:space="preserve">Security. </w:t>
      </w:r>
      <w:r w:rsidRPr="001058B5">
        <w:rPr>
          <w:rFonts w:ascii="Arial" w:hAnsi="Arial" w:cs="Arial"/>
          <w:sz w:val="20"/>
        </w:rPr>
        <w:t xml:space="preserve">Oracle Enterprise User Security enables you to manage user security at the enterprise level. </w:t>
      </w:r>
      <w:r w:rsidRPr="001058B5">
        <w:rPr>
          <w:rFonts w:ascii="Arial" w:hAnsi="Arial" w:cs="Arial"/>
          <w:i/>
          <w:sz w:val="20"/>
        </w:rPr>
        <w:t xml:space="preserve">Oracle Database Enterprise User Security Administrator's Guide </w:t>
      </w:r>
      <w:r w:rsidRPr="001058B5">
        <w:rPr>
          <w:rFonts w:ascii="Arial" w:hAnsi="Arial" w:cs="Arial"/>
          <w:sz w:val="20"/>
        </w:rPr>
        <w:t xml:space="preserve">explains how to configure Oracle Enterprise User </w:t>
      </w:r>
      <w:r w:rsidRPr="001058B5">
        <w:rPr>
          <w:rFonts w:ascii="Arial" w:hAnsi="Arial" w:cs="Arial"/>
          <w:spacing w:val="-3"/>
          <w:sz w:val="20"/>
        </w:rPr>
        <w:t>Security.</w:t>
      </w:r>
    </w:p>
    <w:p w14:paraId="3482749F" w14:textId="77777777" w:rsidR="008C539B" w:rsidRPr="001058B5" w:rsidRDefault="00C12992">
      <w:pPr>
        <w:pStyle w:val="BodyText"/>
        <w:spacing w:before="116" w:line="232" w:lineRule="auto"/>
        <w:ind w:left="1660" w:right="848"/>
        <w:rPr>
          <w:rFonts w:ascii="Arial" w:hAnsi="Arial" w:cs="Arial"/>
        </w:rPr>
      </w:pPr>
      <w:r w:rsidRPr="001058B5">
        <w:rPr>
          <w:rFonts w:ascii="Arial" w:hAnsi="Arial" w:cs="Arial"/>
        </w:rPr>
        <w:t>In addition to these products, you can find the latest information about Oracle Database security, such as new products and important information about security patches and alerts, by visiting the Security Technology Center on Oracle Technology Network at</w:t>
      </w:r>
    </w:p>
    <w:p w14:paraId="0BC0D4AD" w14:textId="77777777" w:rsidR="008C539B" w:rsidRPr="001058B5" w:rsidRDefault="008D1AB8">
      <w:pPr>
        <w:pStyle w:val="BodyText"/>
        <w:spacing w:before="135"/>
        <w:ind w:left="1660"/>
        <w:rPr>
          <w:rFonts w:ascii="Arial" w:hAnsi="Arial" w:cs="Arial"/>
        </w:rPr>
      </w:pPr>
      <w:hyperlink r:id="rId39">
        <w:r w:rsidR="00C12992" w:rsidRPr="001058B5">
          <w:rPr>
            <w:rFonts w:ascii="Arial" w:hAnsi="Arial" w:cs="Arial"/>
            <w:color w:val="0000CC"/>
            <w:w w:val="95"/>
          </w:rPr>
          <w:t>http</w:t>
        </w:r>
      </w:hyperlink>
      <w:hyperlink r:id="rId40">
        <w:r w:rsidR="00C12992" w:rsidRPr="001058B5">
          <w:rPr>
            <w:rFonts w:ascii="Arial" w:hAnsi="Arial" w:cs="Arial"/>
            <w:color w:val="0000CC"/>
            <w:w w:val="95"/>
          </w:rPr>
          <w:t>://www.oracle.com/technetwork/topics/security/whatsnew/index.html</w:t>
        </w:r>
      </w:hyperlink>
    </w:p>
    <w:p w14:paraId="7FABAD50" w14:textId="77777777" w:rsidR="008C539B" w:rsidRPr="001058B5" w:rsidRDefault="008C539B">
      <w:pPr>
        <w:rPr>
          <w:rFonts w:ascii="Arial" w:hAnsi="Arial" w:cs="Arial"/>
        </w:rPr>
        <w:sectPr w:rsidR="008C539B" w:rsidRPr="001058B5">
          <w:footerReference w:type="even" r:id="rId41"/>
          <w:footerReference w:type="default" r:id="rId42"/>
          <w:pgSz w:w="12240" w:h="15840"/>
          <w:pgMar w:top="840" w:right="1060" w:bottom="860" w:left="1100" w:header="549" w:footer="663" w:gutter="0"/>
          <w:cols w:space="720"/>
        </w:sectPr>
      </w:pPr>
    </w:p>
    <w:p w14:paraId="7824C64D" w14:textId="7F525076" w:rsidR="008C539B" w:rsidRPr="001058B5" w:rsidRDefault="008D1AB8">
      <w:pPr>
        <w:pStyle w:val="BodyText"/>
        <w:spacing w:before="6"/>
        <w:rPr>
          <w:rFonts w:ascii="Arial" w:hAnsi="Arial" w:cs="Arial"/>
          <w:sz w:val="6"/>
        </w:rPr>
      </w:pPr>
      <w:r>
        <w:rPr>
          <w:rFonts w:ascii="Arial" w:hAnsi="Arial" w:cs="Arial"/>
          <w:noProof/>
          <w:sz w:val="6"/>
        </w:rPr>
        <w:lastRenderedPageBreak/>
        <w:pict w14:anchorId="442408A2">
          <v:shapetype id="_x0000_t202" coordsize="21600,21600" o:spt="202" path="m,l,21600r21600,l21600,xe">
            <v:stroke joinstyle="miter"/>
            <v:path gradientshapeok="t" o:connecttype="rect"/>
          </v:shapetype>
          <v:shape id="_x0000_s1663" type="#_x0000_t202" style="position:absolute;margin-left:87.5pt;margin-top:106.55pt;width:465.55pt;height:52pt;z-index:-692496;mso-position-horizontal-relative:page;mso-position-vertical-relative:page" filled="f" stroked="f">
            <v:textbox style="mso-next-textbox:#_x0000_s1663" inset="0,0,0,0">
              <w:txbxContent>
                <w:p w14:paraId="741D2B9E" w14:textId="77777777" w:rsidR="00377208" w:rsidRDefault="00377208"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w:r>
    </w:p>
    <w:p w14:paraId="35D87C12" w14:textId="3D12DB88" w:rsidR="008C539B" w:rsidRPr="001058B5" w:rsidRDefault="008D1AB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2BDF63F9">
          <v:group id="_x0000_s1634" style="width:462.5pt;height:.5pt;mso-position-horizontal-relative:char;mso-position-vertical-relative:line" coordsize="9250,10">
            <v:rect id="_x0000_s1636" style="position:absolute;left:9244;width:5;height:10" fillcolor="black" stroked="f"/>
            <v:line id="_x0000_s1635" style="position:absolute" from="0,5" to="9245,5" strokeweight=".16936mm"/>
            <w10:anchorlock/>
          </v:group>
        </w:pict>
      </w:r>
    </w:p>
    <w:p w14:paraId="4D1CA15E" w14:textId="7938917D" w:rsidR="008C539B" w:rsidRPr="001058B5" w:rsidRDefault="00847464">
      <w:pPr>
        <w:pStyle w:val="Heading2"/>
        <w:ind w:left="1008"/>
      </w:pPr>
      <w:bookmarkStart w:id="67" w:name="2_Managing_Security_for_Oracle_Database_"/>
      <w:bookmarkStart w:id="68" w:name="_bookmark55"/>
      <w:bookmarkStart w:id="69" w:name="_bookmark56"/>
      <w:bookmarkEnd w:id="67"/>
      <w:bookmarkEnd w:id="68"/>
      <w:bookmarkEnd w:id="69"/>
      <w:r>
        <w:rPr>
          <w:spacing w:val="-5"/>
          <w:lang w:val="vi-VN"/>
        </w:rPr>
        <w:t xml:space="preserve">Quản lý bảo mật các người dùng cho cơ sở dữ liệu Oracle </w:t>
      </w:r>
    </w:p>
    <w:p w14:paraId="5E678364" w14:textId="77777777" w:rsidR="008C539B" w:rsidRPr="001058B5" w:rsidRDefault="008C539B">
      <w:pPr>
        <w:pStyle w:val="BodyText"/>
        <w:spacing w:before="5"/>
        <w:rPr>
          <w:rFonts w:ascii="Arial" w:hAnsi="Arial" w:cs="Arial"/>
          <w:b/>
          <w:sz w:val="67"/>
        </w:rPr>
      </w:pPr>
    </w:p>
    <w:p w14:paraId="442870EA" w14:textId="17173B5F" w:rsidR="008C539B" w:rsidRPr="001058B5" w:rsidRDefault="006D6CEA">
      <w:pPr>
        <w:pStyle w:val="BodyText"/>
        <w:ind w:left="2260"/>
        <w:rPr>
          <w:rFonts w:ascii="Arial" w:hAnsi="Arial" w:cs="Arial"/>
        </w:rPr>
      </w:pPr>
      <w:r>
        <w:rPr>
          <w:rFonts w:ascii="Arial" w:hAnsi="Arial" w:cs="Arial"/>
          <w:lang w:val="vi-VN"/>
        </w:rPr>
        <w:t>Chương này chứa:</w:t>
      </w:r>
    </w:p>
    <w:p w14:paraId="5E8095D3" w14:textId="2A400B54"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Thông tin về bảo mật người dùng</w:t>
      </w:r>
      <w:r w:rsidRPr="001058B5">
        <w:rPr>
          <w:rFonts w:ascii="Arial" w:hAnsi="Arial" w:cs="Arial"/>
          <w:sz w:val="20"/>
        </w:rPr>
        <w:t xml:space="preserve"> </w:t>
      </w:r>
    </w:p>
    <w:p w14:paraId="0600B12C" w14:textId="1C39F47C"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Tạo các tài khoản người dùng</w:t>
      </w:r>
      <w:r w:rsidRPr="001058B5">
        <w:rPr>
          <w:rFonts w:ascii="Arial" w:hAnsi="Arial" w:cs="Arial"/>
          <w:sz w:val="20"/>
        </w:rPr>
        <w:t xml:space="preserve"> </w:t>
      </w:r>
    </w:p>
    <w:p w14:paraId="63999F94" w14:textId="673BBE02"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Chỉnh sửa các tài khoản người dùng</w:t>
      </w:r>
      <w:r w:rsidRPr="001058B5">
        <w:rPr>
          <w:rFonts w:ascii="Arial" w:hAnsi="Arial" w:cs="Arial"/>
          <w:sz w:val="20"/>
        </w:rPr>
        <w:t xml:space="preserve"> </w:t>
      </w:r>
    </w:p>
    <w:p w14:paraId="178BCC42" w14:textId="79CFE471"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Cấu hình các giới hạn tài nguyên người dùng</w:t>
      </w:r>
      <w:r w:rsidRPr="001058B5">
        <w:rPr>
          <w:rFonts w:ascii="Arial" w:hAnsi="Arial" w:cs="Arial"/>
          <w:sz w:val="20"/>
        </w:rPr>
        <w:t xml:space="preserve"> </w:t>
      </w:r>
    </w:p>
    <w:p w14:paraId="6927AB22" w14:textId="6D076DA8"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Xóa các tài khoản người dùng</w:t>
      </w:r>
      <w:r w:rsidR="00673B3E">
        <w:rPr>
          <w:rFonts w:ascii="Arial" w:hAnsi="Arial" w:cs="Arial"/>
          <w:color w:val="0000CC"/>
          <w:sz w:val="20"/>
          <w:lang w:val="vi-VN"/>
        </w:rPr>
        <w:t xml:space="preserve"> </w:t>
      </w:r>
      <w:hyperlink w:anchor="_bookmark152" w:history="1">
        <w:r w:rsidR="00C12992" w:rsidRPr="001058B5">
          <w:rPr>
            <w:rFonts w:ascii="Arial" w:hAnsi="Arial" w:cs="Arial"/>
            <w:color w:val="0000CC"/>
            <w:sz w:val="20"/>
          </w:rPr>
          <w:t>Deleting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31DD292B"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64" w:history="1">
        <w:r w:rsidR="00C12992" w:rsidRPr="001058B5">
          <w:rPr>
            <w:rFonts w:ascii="Arial" w:hAnsi="Arial" w:cs="Arial"/>
            <w:color w:val="0000CC"/>
            <w:sz w:val="20"/>
          </w:rPr>
          <w:t>Finding Information About Database Users and</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Profiles</w:t>
        </w:r>
      </w:hyperlink>
    </w:p>
    <w:p w14:paraId="0C812D18" w14:textId="77777777" w:rsidR="008C539B" w:rsidRPr="001058B5" w:rsidRDefault="008C539B">
      <w:pPr>
        <w:pStyle w:val="BodyText"/>
        <w:spacing w:before="7"/>
        <w:rPr>
          <w:rFonts w:ascii="Arial" w:hAnsi="Arial" w:cs="Arial"/>
          <w:sz w:val="27"/>
        </w:rPr>
      </w:pPr>
    </w:p>
    <w:p w14:paraId="52AB965C" w14:textId="08098F33" w:rsidR="008C539B" w:rsidRPr="006E585E" w:rsidRDefault="006E585E">
      <w:pPr>
        <w:pStyle w:val="Heading3"/>
        <w:rPr>
          <w:lang w:val="vi-VN"/>
        </w:rPr>
      </w:pPr>
      <w:bookmarkStart w:id="70" w:name="About_User_Security"/>
      <w:bookmarkStart w:id="71" w:name="_bookmark57"/>
      <w:bookmarkEnd w:id="70"/>
      <w:bookmarkEnd w:id="71"/>
      <w:r>
        <w:rPr>
          <w:lang w:val="vi-VN"/>
        </w:rPr>
        <w:t>Thông tin về bảo mật người dùng</w:t>
      </w:r>
    </w:p>
    <w:p w14:paraId="1BB41A72" w14:textId="1C643DD3" w:rsidR="008C539B" w:rsidRPr="001058B5" w:rsidRDefault="006E585E">
      <w:pPr>
        <w:pStyle w:val="BodyText"/>
        <w:spacing w:before="85" w:line="232" w:lineRule="auto"/>
        <w:ind w:left="2259" w:right="111"/>
        <w:rPr>
          <w:rFonts w:ascii="Arial" w:hAnsi="Arial" w:cs="Arial"/>
        </w:rPr>
      </w:pPr>
      <w:r>
        <w:rPr>
          <w:rFonts w:ascii="Arial" w:hAnsi="Arial" w:cs="Arial"/>
          <w:lang w:val="vi-VN"/>
        </w:rPr>
        <w:t>Mỗi một cơ sở dữ liệu Oracle có một danh sách các cơ sở dữ liệ người dùng hợp lệ. Để truy cập một cơ sở dữ liệu , một người dùng phải chạy một ứng dụng cơ sở dữ liệu, và kết nối đến</w:t>
      </w:r>
      <w:r w:rsidR="00AA556C">
        <w:rPr>
          <w:rFonts w:ascii="Arial" w:hAnsi="Arial" w:cs="Arial"/>
          <w:lang w:val="vi-VN"/>
        </w:rPr>
        <w:t xml:space="preserve"> thể hiện của</w:t>
      </w:r>
      <w:r>
        <w:rPr>
          <w:rFonts w:ascii="Arial" w:hAnsi="Arial" w:cs="Arial"/>
          <w:lang w:val="vi-VN"/>
        </w:rPr>
        <w:t xml:space="preserve"> cơ sở dữ liệu</w:t>
      </w:r>
      <w:r w:rsidR="00AA556C">
        <w:rPr>
          <w:rFonts w:ascii="Arial" w:hAnsi="Arial" w:cs="Arial"/>
          <w:lang w:val="vi-VN"/>
        </w:rPr>
        <w:t xml:space="preserve"> bằng cách sử dụng một tên khoản hợp lệ được định nghĩa trong cơ sở dữ liệu.</w:t>
      </w:r>
      <w:r>
        <w:rPr>
          <w:rFonts w:ascii="Arial" w:hAnsi="Arial" w:cs="Arial"/>
          <w:lang w:val="vi-VN"/>
        </w:rPr>
        <w:t xml:space="preserve"> </w:t>
      </w:r>
      <w:r w:rsidR="008C2AA5">
        <w:rPr>
          <w:rFonts w:ascii="Arial" w:hAnsi="Arial" w:cs="Arial"/>
        </w:rPr>
        <w:t xml:space="preserve">Cơ sở dữ liệu Oracle cho phép bạn thiết lập bảo mật cho những người dùng của bạn bằng nhiều cách.Khi bạn tạo các tài khoản người dùng, bạn có thể chỉ ra các giới hạn cho tài khoản người dùng đó. Bạn cũng có thể thiết lập các giới hạn trên một lượng tài nguyên hệ thống khác nhau khả dụng cho mỗi người dùng nhưng là một phần miền bảo mật của người dùng đó. Cơ sở dữ liệu Oracle cung cấp một tập hợp các khung nhìn (view) cơ cở dữ liệu mà bạn có thể truy vấn để tìm thông tin như là thông tin tài nguyên, phiên làm việc. Chương này cũng mô tả profiles. Một profile là một tập hợp các thuộc tính mà áp dụng đến một người dùng. </w:t>
      </w:r>
      <w:r w:rsidR="00A17D63" w:rsidRPr="00A17D63">
        <w:rPr>
          <w:rFonts w:ascii="Arial" w:hAnsi="Arial" w:cs="Arial"/>
        </w:rPr>
        <w:t>Nó cho phép một điểm tham chiếu duy nhất cho bất kỳ người dùng nào có nhiều thuộc tính chính xác.</w:t>
      </w:r>
    </w:p>
    <w:p w14:paraId="676744C7" w14:textId="00BF9BF3" w:rsidR="008C539B" w:rsidRPr="001058B5" w:rsidRDefault="00A17D63">
      <w:pPr>
        <w:pStyle w:val="BodyText"/>
        <w:spacing w:before="111" w:line="232" w:lineRule="auto"/>
        <w:ind w:left="2260"/>
        <w:rPr>
          <w:rFonts w:ascii="Arial" w:hAnsi="Arial" w:cs="Arial"/>
        </w:rPr>
      </w:pPr>
      <w:r>
        <w:rPr>
          <w:rFonts w:ascii="Arial" w:hAnsi="Arial" w:cs="Arial"/>
        </w:rPr>
        <w:t>Một cách khác để quản lý bảo mật người dùng là gán cho những người dùng các quyền và các vai trò (role).</w:t>
      </w:r>
      <w:r w:rsidR="00C12992" w:rsidRPr="001058B5">
        <w:rPr>
          <w:rFonts w:ascii="Arial" w:hAnsi="Arial" w:cs="Arial"/>
        </w:rPr>
        <w:t xml:space="preserve"> </w:t>
      </w:r>
      <w:hyperlink w:anchor="_bookmark493" w:history="1">
        <w:r w:rsidR="00C12992" w:rsidRPr="001058B5">
          <w:rPr>
            <w:rFonts w:ascii="Arial" w:hAnsi="Arial" w:cs="Arial"/>
            <w:color w:val="0000CC"/>
          </w:rPr>
          <w:t>Chapter 4,</w:t>
        </w:r>
      </w:hyperlink>
      <w:r w:rsidR="00C12992" w:rsidRPr="001058B5">
        <w:rPr>
          <w:rFonts w:ascii="Arial" w:hAnsi="Arial" w:cs="Arial"/>
          <w:color w:val="0000CC"/>
        </w:rPr>
        <w:t xml:space="preserve"> </w:t>
      </w:r>
      <w:hyperlink w:anchor="_bookmark493" w:history="1">
        <w:r w:rsidR="00C12992" w:rsidRPr="001058B5">
          <w:rPr>
            <w:rFonts w:ascii="Arial" w:hAnsi="Arial" w:cs="Arial"/>
            <w:color w:val="0000CC"/>
          </w:rPr>
          <w:t xml:space="preserve">"Configuring Privilege and Role Authorization" </w:t>
        </w:r>
      </w:hyperlink>
      <w:r>
        <w:rPr>
          <w:rFonts w:ascii="Arial" w:hAnsi="Arial" w:cs="Arial"/>
        </w:rPr>
        <w:t>cung cấp thông tin chi tiết.</w:t>
      </w:r>
    </w:p>
    <w:p w14:paraId="7FC67D6D" w14:textId="77777777" w:rsidR="008C539B" w:rsidRPr="001058B5" w:rsidRDefault="008C539B">
      <w:pPr>
        <w:pStyle w:val="BodyText"/>
        <w:spacing w:before="8"/>
        <w:rPr>
          <w:rFonts w:ascii="Arial" w:hAnsi="Arial" w:cs="Arial"/>
          <w:sz w:val="27"/>
        </w:rPr>
      </w:pPr>
    </w:p>
    <w:p w14:paraId="7CC6B774" w14:textId="658ADE99" w:rsidR="008C539B" w:rsidRPr="001058B5" w:rsidRDefault="004A10DD">
      <w:pPr>
        <w:pStyle w:val="Heading3"/>
      </w:pPr>
      <w:bookmarkStart w:id="72" w:name="Creating_User_Accounts"/>
      <w:bookmarkStart w:id="73" w:name="_bookmark59"/>
      <w:bookmarkStart w:id="74" w:name="_bookmark60"/>
      <w:bookmarkEnd w:id="72"/>
      <w:bookmarkEnd w:id="73"/>
      <w:bookmarkEnd w:id="74"/>
      <w:r>
        <w:t>Tạo các tài khoản người dùng</w:t>
      </w:r>
    </w:p>
    <w:p w14:paraId="6E78DCE4" w14:textId="2BE9D6EA" w:rsidR="008C539B" w:rsidRPr="001058B5" w:rsidRDefault="004A10DD">
      <w:pPr>
        <w:pStyle w:val="BodyText"/>
        <w:spacing w:before="80"/>
        <w:ind w:left="2260"/>
        <w:rPr>
          <w:rFonts w:ascii="Arial" w:hAnsi="Arial" w:cs="Arial"/>
        </w:rPr>
      </w:pPr>
      <w:r>
        <w:rPr>
          <w:rFonts w:ascii="Arial" w:hAnsi="Arial" w:cs="Arial"/>
        </w:rPr>
        <w:t>Phần này chứa:</w:t>
      </w:r>
    </w:p>
    <w:p w14:paraId="2DBF0B7E" w14:textId="12EF8C50"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Tạo một tài khoản người dùng mới</w:t>
      </w:r>
      <w:r w:rsidRPr="001058B5">
        <w:rPr>
          <w:rFonts w:ascii="Arial" w:hAnsi="Arial" w:cs="Arial"/>
          <w:sz w:val="20"/>
        </w:rPr>
        <w:t xml:space="preserve"> </w:t>
      </w:r>
    </w:p>
    <w:p w14:paraId="1528B392" w14:textId="76C883BD"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Chỉ ra một tên tài khoản</w:t>
      </w:r>
      <w:r w:rsidRPr="001058B5">
        <w:rPr>
          <w:rFonts w:ascii="Arial" w:hAnsi="Arial" w:cs="Arial"/>
          <w:sz w:val="20"/>
        </w:rPr>
        <w:t xml:space="preserve"> </w:t>
      </w:r>
    </w:p>
    <w:p w14:paraId="557DB6DD" w14:textId="17A0EFFF"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cho tài khoản đó một mật khẩu</w:t>
      </w:r>
      <w:r w:rsidRPr="001058B5">
        <w:rPr>
          <w:rFonts w:ascii="Arial" w:hAnsi="Arial" w:cs="Arial"/>
          <w:sz w:val="20"/>
        </w:rPr>
        <w:t xml:space="preserve"> </w:t>
      </w:r>
    </w:p>
    <w:p w14:paraId="52DD196C" w14:textId="099CFC51"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Gán Tablespace mặc định cho người dùng</w:t>
      </w:r>
      <w:r w:rsidRPr="001058B5">
        <w:rPr>
          <w:rFonts w:ascii="Arial" w:hAnsi="Arial" w:cs="Arial"/>
          <w:sz w:val="20"/>
        </w:rPr>
        <w:t xml:space="preserve"> </w:t>
      </w:r>
    </w:p>
    <w:p w14:paraId="0725159C" w14:textId="17941FAB"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Quota cho người dùng</w:t>
      </w:r>
      <w:r w:rsidRPr="001058B5">
        <w:rPr>
          <w:rFonts w:ascii="Arial" w:hAnsi="Arial" w:cs="Arial"/>
          <w:sz w:val="20"/>
        </w:rPr>
        <w:t xml:space="preserve"> </w:t>
      </w:r>
    </w:p>
    <w:p w14:paraId="34BABF30" w14:textId="64208007"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tạm cho người dùng</w:t>
      </w:r>
      <w:r w:rsidRPr="001058B5">
        <w:rPr>
          <w:rFonts w:ascii="Arial" w:hAnsi="Arial" w:cs="Arial"/>
          <w:sz w:val="20"/>
        </w:rPr>
        <w:t xml:space="preserve"> </w:t>
      </w:r>
    </w:p>
    <w:p w14:paraId="5AD75148" w14:textId="413C14B1" w:rsidR="00C96D00" w:rsidRPr="000E626A" w:rsidRDefault="000E626A" w:rsidP="006F7931">
      <w:pPr>
        <w:pStyle w:val="ListParagraph"/>
        <w:numPr>
          <w:ilvl w:val="2"/>
          <w:numId w:val="137"/>
        </w:numPr>
        <w:tabs>
          <w:tab w:val="left" w:pos="2620"/>
        </w:tabs>
        <w:spacing w:before="112"/>
        <w:rPr>
          <w:rFonts w:ascii="Arial" w:hAnsi="Arial" w:cs="Arial"/>
          <w:sz w:val="20"/>
        </w:rPr>
      </w:pPr>
      <w:r w:rsidRPr="000E626A">
        <w:rPr>
          <w:rFonts w:ascii="Arial" w:hAnsi="Arial" w:cs="Arial"/>
          <w:color w:val="0000CC"/>
          <w:sz w:val="20"/>
        </w:rPr>
        <w:lastRenderedPageBreak/>
        <w:t>Chỉ ra một profile cho người dùng</w:t>
      </w:r>
    </w:p>
    <w:p w14:paraId="2B1957E2" w14:textId="29F96527" w:rsidR="00C96D00" w:rsidRDefault="00C96D00">
      <w:pPr>
        <w:rPr>
          <w:rFonts w:ascii="Arial" w:hAnsi="Arial" w:cs="Arial"/>
          <w:sz w:val="20"/>
        </w:rPr>
      </w:pPr>
    </w:p>
    <w:p w14:paraId="5FAA4615" w14:textId="0B6FCC60" w:rsidR="00C96D00" w:rsidRDefault="00C96D00">
      <w:pPr>
        <w:rPr>
          <w:rFonts w:ascii="Arial" w:hAnsi="Arial" w:cs="Arial"/>
          <w:sz w:val="20"/>
        </w:rPr>
      </w:pPr>
    </w:p>
    <w:p w14:paraId="5B0034E6" w14:textId="77777777" w:rsidR="00C96D00" w:rsidRPr="001058B5" w:rsidRDefault="00C96D00">
      <w:pPr>
        <w:rPr>
          <w:rFonts w:ascii="Arial" w:hAnsi="Arial" w:cs="Arial"/>
          <w:sz w:val="20"/>
        </w:rPr>
        <w:sectPr w:rsidR="00C96D00" w:rsidRPr="001058B5">
          <w:headerReference w:type="even" r:id="rId43"/>
          <w:headerReference w:type="default" r:id="rId44"/>
          <w:pgSz w:w="12240" w:h="15840"/>
          <w:pgMar w:top="3140" w:right="1060" w:bottom="860" w:left="1100" w:header="2151" w:footer="663" w:gutter="0"/>
          <w:cols w:space="720"/>
        </w:sectPr>
      </w:pPr>
    </w:p>
    <w:p w14:paraId="0B9C7097" w14:textId="77777777" w:rsidR="008C539B" w:rsidRPr="001058B5" w:rsidRDefault="008C539B">
      <w:pPr>
        <w:pStyle w:val="BodyText"/>
        <w:spacing w:before="5"/>
        <w:rPr>
          <w:rFonts w:ascii="Arial" w:hAnsi="Arial" w:cs="Arial"/>
          <w:sz w:val="25"/>
        </w:rPr>
      </w:pPr>
    </w:p>
    <w:p w14:paraId="0B98180A" w14:textId="22EA1D2B" w:rsidR="008C539B" w:rsidRPr="001058B5" w:rsidRDefault="000E626A"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Thiết lập vai trò mặc định cho người dùng (default role)</w:t>
      </w:r>
      <w:r w:rsidRPr="001058B5">
        <w:rPr>
          <w:rFonts w:ascii="Arial" w:hAnsi="Arial" w:cs="Arial"/>
          <w:sz w:val="20"/>
        </w:rPr>
        <w:t xml:space="preserve"> </w:t>
      </w:r>
    </w:p>
    <w:p w14:paraId="64DF0089" w14:textId="350CB62F" w:rsidR="008C539B" w:rsidRPr="001058B5" w:rsidRDefault="000E626A">
      <w:pPr>
        <w:pStyle w:val="BodyText"/>
        <w:spacing w:before="117" w:line="232" w:lineRule="auto"/>
        <w:ind w:left="1660" w:right="848"/>
        <w:rPr>
          <w:rFonts w:ascii="Arial" w:hAnsi="Arial" w:cs="Arial"/>
        </w:rPr>
      </w:pPr>
      <w:r w:rsidRPr="000E626A">
        <w:rPr>
          <w:rFonts w:ascii="Arial" w:hAnsi="Arial" w:cs="Arial"/>
        </w:rPr>
        <w:t>Để biết hướng dẫn về cách tạo và quản lý tài khoản người dùng và mật khẩu, hãy xem các phần sau:</w:t>
      </w:r>
    </w:p>
    <w:p w14:paraId="5A247DDB"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131" w:history="1">
        <w:r w:rsidR="00C12992" w:rsidRPr="001058B5">
          <w:rPr>
            <w:rFonts w:ascii="Arial" w:hAnsi="Arial" w:cs="Arial"/>
            <w:color w:val="0000CC"/>
            <w:sz w:val="20"/>
          </w:rPr>
          <w:t xml:space="preserve">"Guidelines for Securing User Accounts and Privileges" </w:t>
        </w:r>
      </w:hyperlink>
      <w:hyperlink w:anchor="_bookmark2131" w:history="1">
        <w:r w:rsidR="00C12992" w:rsidRPr="001058B5">
          <w:rPr>
            <w:rFonts w:ascii="Arial" w:hAnsi="Arial" w:cs="Arial"/>
            <w:sz w:val="20"/>
          </w:rPr>
          <w:t>on page</w:t>
        </w:r>
        <w:r w:rsidR="00C12992" w:rsidRPr="001058B5">
          <w:rPr>
            <w:rFonts w:ascii="Arial" w:hAnsi="Arial" w:cs="Arial"/>
            <w:spacing w:val="-12"/>
            <w:sz w:val="20"/>
          </w:rPr>
          <w:t xml:space="preserve"> </w:t>
        </w:r>
        <w:r w:rsidR="00C12992" w:rsidRPr="001058B5">
          <w:rPr>
            <w:rFonts w:ascii="Arial" w:hAnsi="Arial" w:cs="Arial"/>
            <w:sz w:val="20"/>
          </w:rPr>
          <w:t>10-2</w:t>
        </w:r>
      </w:hyperlink>
    </w:p>
    <w:p w14:paraId="44FD1E96"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8"/>
            <w:sz w:val="20"/>
          </w:rPr>
          <w:t xml:space="preserve"> </w:t>
        </w:r>
        <w:r w:rsidR="00C12992" w:rsidRPr="001058B5">
          <w:rPr>
            <w:rFonts w:ascii="Arial" w:hAnsi="Arial" w:cs="Arial"/>
            <w:sz w:val="20"/>
          </w:rPr>
          <w:t>10-7</w:t>
        </w:r>
      </w:hyperlink>
    </w:p>
    <w:p w14:paraId="3D8B4D24" w14:textId="77777777" w:rsidR="008C539B" w:rsidRPr="001058B5" w:rsidRDefault="008C539B">
      <w:pPr>
        <w:pStyle w:val="BodyText"/>
        <w:spacing w:before="6"/>
        <w:rPr>
          <w:rFonts w:ascii="Arial" w:hAnsi="Arial" w:cs="Arial"/>
          <w:sz w:val="25"/>
        </w:rPr>
      </w:pPr>
    </w:p>
    <w:p w14:paraId="241B2018" w14:textId="096E96DB" w:rsidR="008C539B" w:rsidRPr="001058B5" w:rsidRDefault="00455D00">
      <w:pPr>
        <w:pStyle w:val="Heading4"/>
        <w:ind w:left="100"/>
      </w:pPr>
      <w:bookmarkStart w:id="75" w:name="Creating_a_New_User_Account"/>
      <w:bookmarkStart w:id="76" w:name="_bookmark61"/>
      <w:bookmarkEnd w:id="75"/>
      <w:bookmarkEnd w:id="76"/>
      <w:r>
        <w:t>Tạo mới một tài khoản</w:t>
      </w:r>
    </w:p>
    <w:p w14:paraId="3FAAED2B" w14:textId="1F591B7A" w:rsidR="008C539B" w:rsidRPr="001058B5" w:rsidRDefault="00455D00">
      <w:pPr>
        <w:pStyle w:val="BodyText"/>
        <w:spacing w:before="84" w:line="228" w:lineRule="auto"/>
        <w:ind w:left="1659" w:right="700"/>
        <w:rPr>
          <w:rFonts w:ascii="Arial" w:hAnsi="Arial" w:cs="Arial"/>
        </w:rPr>
      </w:pPr>
      <w:r>
        <w:rPr>
          <w:rFonts w:ascii="Arial" w:hAnsi="Arial" w:cs="Arial"/>
          <w:spacing w:val="-6"/>
        </w:rPr>
        <w:t xml:space="preserve">Bạn có thể tạo một tài khoản cơ sở dữ liệu với câu lệnh CREATE USER. Để tạo một người dùng, bạn phải có quyền system trên câu lệnh create user. Bởi vì đó là một quyền cực kỳ mạnh, một người quản trị cơ sở dữ liệu hoặc một người quản trị bảo mật thường là người duy nhất có quyền hệ thống để thực thi câu lệnh </w:t>
      </w:r>
      <w:r w:rsidR="007526F1">
        <w:rPr>
          <w:rFonts w:ascii="Arial" w:hAnsi="Arial" w:cs="Arial"/>
          <w:spacing w:val="-6"/>
        </w:rPr>
        <w:t>đó.</w:t>
      </w:r>
    </w:p>
    <w:p w14:paraId="1B596A28" w14:textId="572675DA" w:rsidR="008C539B" w:rsidRPr="001058B5" w:rsidRDefault="008D1AB8">
      <w:pPr>
        <w:pStyle w:val="BodyText"/>
        <w:spacing w:before="119" w:line="230" w:lineRule="auto"/>
        <w:ind w:left="1659" w:right="700"/>
        <w:rPr>
          <w:rFonts w:ascii="Arial" w:hAnsi="Arial" w:cs="Arial"/>
        </w:rPr>
      </w:pPr>
      <w:hyperlink w:anchor="_bookmark64" w:history="1">
        <w:r w:rsidR="00C12992" w:rsidRPr="001058B5">
          <w:rPr>
            <w:rFonts w:ascii="Arial" w:hAnsi="Arial" w:cs="Arial"/>
            <w:color w:val="0000CC"/>
          </w:rPr>
          <w:t xml:space="preserve">Example 2–1 </w:t>
        </w:r>
      </w:hyperlink>
      <w:r w:rsidR="0000573F">
        <w:rPr>
          <w:rFonts w:ascii="Arial" w:hAnsi="Arial" w:cs="Arial"/>
        </w:rPr>
        <w:t xml:space="preserve">tạo ra một người dùng và chỉ ra mật khẩu người dùng, default tablespace, tablespace tạm nơi mà các segments tạm được tạo, tablespace quotas, và profile. Nó cũng cấp quyền tối thiếu cho người dùng đó, </w:t>
      </w:r>
      <w:r w:rsidR="0000573F" w:rsidRPr="00A573D7">
        <w:rPr>
          <w:rFonts w:ascii="Courier New" w:hAnsi="Courier New" w:cs="Courier New"/>
        </w:rPr>
        <w:t>CREATE SESSION</w:t>
      </w:r>
      <w:r w:rsidR="0000573F">
        <w:rPr>
          <w:rFonts w:ascii="Arial" w:hAnsi="Arial" w:cs="Arial"/>
        </w:rPr>
        <w:t>, để đăng nhập vào phiên làm việc cơ sở dữ liệu.</w:t>
      </w:r>
    </w:p>
    <w:p w14:paraId="504A4AB6" w14:textId="77777777" w:rsidR="008C539B" w:rsidRPr="001058B5" w:rsidRDefault="008C539B">
      <w:pPr>
        <w:pStyle w:val="BodyText"/>
        <w:spacing w:before="1"/>
        <w:rPr>
          <w:rFonts w:ascii="Arial" w:hAnsi="Arial" w:cs="Arial"/>
          <w:sz w:val="26"/>
        </w:rPr>
      </w:pPr>
    </w:p>
    <w:p w14:paraId="4D20FB36" w14:textId="7946797D" w:rsidR="008C539B" w:rsidRPr="001058B5" w:rsidRDefault="00994781">
      <w:pPr>
        <w:ind w:left="1660"/>
        <w:rPr>
          <w:rFonts w:ascii="Arial" w:hAnsi="Arial" w:cs="Arial"/>
          <w:b/>
          <w:i/>
          <w:sz w:val="18"/>
        </w:rPr>
      </w:pPr>
      <w:r>
        <w:rPr>
          <w:rFonts w:ascii="Arial" w:hAnsi="Arial" w:cs="Arial"/>
          <w:b/>
          <w:i/>
          <w:sz w:val="18"/>
        </w:rPr>
        <w:t>Example 2–1 Tạo một tài khoản người dùng với quyền CREATE SESSION</w:t>
      </w:r>
    </w:p>
    <w:p w14:paraId="05523152" w14:textId="77777777" w:rsidR="008C539B" w:rsidRPr="000E1E27" w:rsidRDefault="00C12992">
      <w:pPr>
        <w:spacing w:before="112" w:line="259" w:lineRule="auto"/>
        <w:ind w:left="1752" w:right="5904" w:hanging="93"/>
        <w:rPr>
          <w:rFonts w:ascii="Courier New" w:hAnsi="Courier New" w:cs="Courier New"/>
          <w:sz w:val="18"/>
        </w:rPr>
      </w:pPr>
      <w:r w:rsidRPr="000E1E27">
        <w:rPr>
          <w:rFonts w:ascii="Courier New" w:hAnsi="Courier New" w:cs="Courier New"/>
          <w:w w:val="95"/>
          <w:sz w:val="18"/>
        </w:rPr>
        <w:t xml:space="preserve">CREATE USER jward IDENTIFIED BY </w:t>
      </w:r>
      <w:r w:rsidRPr="000E1E27">
        <w:rPr>
          <w:rFonts w:ascii="Courier New" w:hAnsi="Courier New" w:cs="Courier New"/>
          <w:i/>
          <w:w w:val="95"/>
          <w:sz w:val="18"/>
        </w:rPr>
        <w:t xml:space="preserve">password </w:t>
      </w:r>
      <w:r w:rsidRPr="000E1E27">
        <w:rPr>
          <w:rFonts w:ascii="Courier New" w:hAnsi="Courier New" w:cs="Courier New"/>
          <w:w w:val="90"/>
          <w:sz w:val="18"/>
        </w:rPr>
        <w:t>DEFAULT</w:t>
      </w:r>
      <w:r w:rsidRPr="000E1E27">
        <w:rPr>
          <w:rFonts w:ascii="Courier New" w:hAnsi="Courier New" w:cs="Courier New"/>
          <w:spacing w:val="-62"/>
          <w:w w:val="90"/>
          <w:sz w:val="18"/>
        </w:rPr>
        <w:t xml:space="preserve"> </w:t>
      </w:r>
      <w:r w:rsidRPr="000E1E27">
        <w:rPr>
          <w:rFonts w:ascii="Courier New" w:hAnsi="Courier New" w:cs="Courier New"/>
          <w:w w:val="90"/>
          <w:sz w:val="18"/>
        </w:rPr>
        <w:t>TABLESPACE</w:t>
      </w:r>
      <w:r w:rsidRPr="000E1E27">
        <w:rPr>
          <w:rFonts w:ascii="Courier New" w:hAnsi="Courier New" w:cs="Courier New"/>
          <w:spacing w:val="-62"/>
          <w:w w:val="90"/>
          <w:sz w:val="18"/>
        </w:rPr>
        <w:t xml:space="preserve"> </w:t>
      </w:r>
      <w:r w:rsidRPr="000E1E27">
        <w:rPr>
          <w:rFonts w:ascii="Courier New" w:hAnsi="Courier New" w:cs="Courier New"/>
          <w:w w:val="90"/>
          <w:sz w:val="18"/>
        </w:rPr>
        <w:t>data_ts</w:t>
      </w:r>
    </w:p>
    <w:p w14:paraId="3D3ABD14" w14:textId="77777777" w:rsidR="008C539B" w:rsidRPr="000E1E27" w:rsidRDefault="00C12992">
      <w:pPr>
        <w:spacing w:line="259" w:lineRule="auto"/>
        <w:ind w:left="1752" w:right="6366"/>
        <w:rPr>
          <w:rFonts w:ascii="Courier New" w:hAnsi="Courier New" w:cs="Courier New"/>
          <w:sz w:val="18"/>
        </w:rPr>
      </w:pPr>
      <w:r w:rsidRPr="000E1E27">
        <w:rPr>
          <w:rFonts w:ascii="Courier New" w:hAnsi="Courier New" w:cs="Courier New"/>
          <w:w w:val="95"/>
          <w:sz w:val="18"/>
        </w:rPr>
        <w:t>QUOTA</w:t>
      </w:r>
      <w:r w:rsidRPr="000E1E27">
        <w:rPr>
          <w:rFonts w:ascii="Courier New" w:hAnsi="Courier New" w:cs="Courier New"/>
          <w:spacing w:val="-71"/>
          <w:w w:val="95"/>
          <w:sz w:val="18"/>
        </w:rPr>
        <w:t xml:space="preserve"> </w:t>
      </w:r>
      <w:r w:rsidRPr="000E1E27">
        <w:rPr>
          <w:rFonts w:ascii="Courier New" w:hAnsi="Courier New" w:cs="Courier New"/>
          <w:w w:val="95"/>
          <w:sz w:val="18"/>
        </w:rPr>
        <w:t>100M</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test_ts QUOTA</w:t>
      </w:r>
      <w:r w:rsidRPr="000E1E27">
        <w:rPr>
          <w:rFonts w:ascii="Courier New" w:hAnsi="Courier New" w:cs="Courier New"/>
          <w:spacing w:val="-71"/>
          <w:w w:val="95"/>
          <w:sz w:val="18"/>
        </w:rPr>
        <w:t xml:space="preserve"> </w:t>
      </w:r>
      <w:r w:rsidRPr="000E1E27">
        <w:rPr>
          <w:rFonts w:ascii="Courier New" w:hAnsi="Courier New" w:cs="Courier New"/>
          <w:w w:val="95"/>
          <w:sz w:val="18"/>
        </w:rPr>
        <w:t>500K</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data_ts</w:t>
      </w:r>
    </w:p>
    <w:p w14:paraId="11747B24" w14:textId="77777777" w:rsidR="008C539B" w:rsidRPr="000E1E27" w:rsidRDefault="00C12992">
      <w:pPr>
        <w:ind w:left="1752"/>
        <w:rPr>
          <w:rFonts w:ascii="Courier New" w:hAnsi="Courier New" w:cs="Courier New"/>
          <w:sz w:val="18"/>
        </w:rPr>
      </w:pPr>
      <w:r w:rsidRPr="000E1E27">
        <w:rPr>
          <w:rFonts w:ascii="Courier New" w:hAnsi="Courier New" w:cs="Courier New"/>
          <w:w w:val="95"/>
          <w:sz w:val="18"/>
        </w:rPr>
        <w:t>TEMPORARY TABLESPACE temp_ts</w:t>
      </w:r>
    </w:p>
    <w:p w14:paraId="3CA4C382" w14:textId="77777777" w:rsidR="008C539B" w:rsidRPr="000E1E27" w:rsidRDefault="00C12992">
      <w:pPr>
        <w:spacing w:before="15"/>
        <w:ind w:left="1752"/>
        <w:rPr>
          <w:rFonts w:ascii="Courier New" w:hAnsi="Courier New" w:cs="Courier New"/>
          <w:sz w:val="18"/>
        </w:rPr>
      </w:pPr>
      <w:r w:rsidRPr="000E1E27">
        <w:rPr>
          <w:rFonts w:ascii="Courier New" w:hAnsi="Courier New" w:cs="Courier New"/>
          <w:w w:val="95"/>
          <w:sz w:val="18"/>
        </w:rPr>
        <w:t>PROFILE clerk;</w:t>
      </w:r>
    </w:p>
    <w:p w14:paraId="17ED2B3F" w14:textId="77777777" w:rsidR="008C539B" w:rsidRPr="000E1E27" w:rsidRDefault="00C12992">
      <w:pPr>
        <w:spacing w:before="17"/>
        <w:ind w:left="1660"/>
        <w:rPr>
          <w:rFonts w:ascii="Courier New" w:hAnsi="Courier New" w:cs="Courier New"/>
          <w:sz w:val="18"/>
        </w:rPr>
      </w:pPr>
      <w:r w:rsidRPr="000E1E27">
        <w:rPr>
          <w:rFonts w:ascii="Courier New" w:hAnsi="Courier New" w:cs="Courier New"/>
          <w:w w:val="95"/>
          <w:sz w:val="18"/>
        </w:rPr>
        <w:t>GRANT CREATE SESSION TO</w:t>
      </w:r>
      <w:r w:rsidRPr="000E1E27">
        <w:rPr>
          <w:rFonts w:ascii="Courier New" w:hAnsi="Courier New" w:cs="Courier New"/>
          <w:spacing w:val="-62"/>
          <w:w w:val="95"/>
          <w:sz w:val="18"/>
        </w:rPr>
        <w:t xml:space="preserve"> </w:t>
      </w:r>
      <w:r w:rsidRPr="000E1E27">
        <w:rPr>
          <w:rFonts w:ascii="Courier New" w:hAnsi="Courier New" w:cs="Courier New"/>
          <w:w w:val="95"/>
          <w:sz w:val="18"/>
        </w:rPr>
        <w:t>jward;</w:t>
      </w:r>
    </w:p>
    <w:p w14:paraId="00A0BB46" w14:textId="77777777" w:rsidR="008C539B" w:rsidRPr="001058B5" w:rsidRDefault="008C539B">
      <w:pPr>
        <w:pStyle w:val="BodyText"/>
        <w:rPr>
          <w:rFonts w:ascii="Arial" w:hAnsi="Arial" w:cs="Arial"/>
          <w:sz w:val="19"/>
        </w:rPr>
      </w:pPr>
    </w:p>
    <w:p w14:paraId="313D266D" w14:textId="2E2DFEA7" w:rsidR="008C539B" w:rsidRPr="001058B5" w:rsidRDefault="00A573D7">
      <w:pPr>
        <w:pStyle w:val="BodyText"/>
        <w:spacing w:line="228" w:lineRule="auto"/>
        <w:ind w:left="1660" w:right="848"/>
        <w:rPr>
          <w:rFonts w:ascii="Arial" w:hAnsi="Arial" w:cs="Arial"/>
        </w:rPr>
      </w:pPr>
      <w:r>
        <w:rPr>
          <w:rFonts w:ascii="Arial" w:hAnsi="Arial" w:cs="Arial"/>
        </w:rPr>
        <w:t xml:space="preserve">Thay thế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với một mật khẩu an toàn</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Đọc</w:t>
      </w:r>
      <w:r w:rsidR="00C12992" w:rsidRPr="001058B5">
        <w:rPr>
          <w:rFonts w:ascii="Arial" w:hAnsi="Arial" w:cs="Arial"/>
          <w:spacing w:val="-16"/>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5"/>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Pr>
            <w:rFonts w:ascii="Arial" w:hAnsi="Arial" w:cs="Arial"/>
          </w:rPr>
          <w:t xml:space="preserve">trên trang </w:t>
        </w:r>
        <w:r w:rsidR="00C12992" w:rsidRPr="001058B5">
          <w:rPr>
            <w:rFonts w:ascii="Arial" w:hAnsi="Arial" w:cs="Arial"/>
          </w:rPr>
          <w:t xml:space="preserve">3-3 </w:t>
        </w:r>
      </w:hyperlink>
      <w:r>
        <w:rPr>
          <w:rFonts w:ascii="Arial" w:hAnsi="Arial" w:cs="Arial"/>
        </w:rPr>
        <w:t>để biết thêm chi tiết</w:t>
      </w:r>
      <w:r w:rsidR="00C12992" w:rsidRPr="001058B5">
        <w:rPr>
          <w:rFonts w:ascii="Arial" w:hAnsi="Arial" w:cs="Arial"/>
        </w:rPr>
        <w:t>.</w:t>
      </w:r>
    </w:p>
    <w:p w14:paraId="11F7EDB5" w14:textId="38E76559" w:rsidR="008C539B" w:rsidRPr="001058B5" w:rsidRDefault="00A573D7">
      <w:pPr>
        <w:pStyle w:val="BodyText"/>
        <w:spacing w:before="123" w:line="230" w:lineRule="auto"/>
        <w:ind w:left="1659" w:right="848"/>
        <w:rPr>
          <w:rFonts w:ascii="Arial" w:hAnsi="Arial" w:cs="Arial"/>
        </w:rPr>
      </w:pPr>
      <w:r>
        <w:rPr>
          <w:rFonts w:ascii="Arial" w:hAnsi="Arial" w:cs="Arial"/>
        </w:rPr>
        <w:t xml:space="preserve">Một người dùng vừa được tạo ra không thể kết nối đén cơ sở dữ liệu cho đến khi bạn cấp quyền cho người dùng đó quyền hệ thống </w:t>
      </w:r>
      <w:r w:rsidR="00C12992" w:rsidRPr="00A573D7">
        <w:rPr>
          <w:rFonts w:ascii="Courier New" w:hAnsi="Courier New" w:cs="Courier New"/>
        </w:rPr>
        <w:t>CREATE</w:t>
      </w:r>
      <w:r w:rsidR="00C12992" w:rsidRPr="00A573D7">
        <w:rPr>
          <w:rFonts w:ascii="Courier New" w:hAnsi="Courier New" w:cs="Courier New"/>
          <w:spacing w:val="-57"/>
        </w:rPr>
        <w:t xml:space="preserve"> </w:t>
      </w:r>
      <w:r w:rsidR="00C12992" w:rsidRPr="00A573D7">
        <w:rPr>
          <w:rFonts w:ascii="Courier New" w:hAnsi="Courier New" w:cs="Courier New"/>
        </w:rPr>
        <w:t>SESSION</w:t>
      </w:r>
      <w:r w:rsidR="00C12992" w:rsidRPr="001058B5">
        <w:rPr>
          <w:rFonts w:ascii="Arial" w:hAnsi="Arial" w:cs="Arial"/>
        </w:rPr>
        <w:t>.</w:t>
      </w:r>
      <w:r w:rsidR="00C12992" w:rsidRPr="001058B5">
        <w:rPr>
          <w:rFonts w:ascii="Arial" w:hAnsi="Arial" w:cs="Arial"/>
          <w:spacing w:val="-20"/>
        </w:rPr>
        <w:t xml:space="preserve"> </w:t>
      </w:r>
      <w:r>
        <w:rPr>
          <w:rFonts w:ascii="Arial" w:hAnsi="Arial" w:cs="Arial"/>
        </w:rPr>
        <w:t>Vì vậy, ngay lập tức sau khi bạn tạo tài khoản người dùng, sử dụng lệnh</w:t>
      </w:r>
      <w:r w:rsidR="00C12992" w:rsidRPr="001058B5">
        <w:rPr>
          <w:rFonts w:ascii="Arial" w:hAnsi="Arial" w:cs="Arial"/>
          <w:spacing w:val="-8"/>
        </w:rPr>
        <w:t xml:space="preserve"> </w:t>
      </w:r>
      <w:r w:rsidR="00C12992" w:rsidRPr="00A573D7">
        <w:rPr>
          <w:rFonts w:ascii="Courier New" w:hAnsi="Courier New" w:cs="Courier New"/>
        </w:rPr>
        <w:t>GRANT</w:t>
      </w:r>
      <w:r w:rsidR="00C12992" w:rsidRPr="001058B5">
        <w:rPr>
          <w:rFonts w:ascii="Arial" w:hAnsi="Arial" w:cs="Arial"/>
          <w:spacing w:val="-85"/>
        </w:rPr>
        <w:t xml:space="preserve"> </w:t>
      </w:r>
      <w:r w:rsidR="00C12992" w:rsidRPr="001058B5">
        <w:rPr>
          <w:rFonts w:ascii="Arial" w:hAnsi="Arial" w:cs="Arial"/>
          <w:spacing w:val="-8"/>
        </w:rPr>
        <w:t xml:space="preserve"> </w:t>
      </w:r>
      <w:r>
        <w:rPr>
          <w:rFonts w:ascii="Arial" w:hAnsi="Arial" w:cs="Arial"/>
        </w:rPr>
        <w:t>để cấp quyền cho người các quyền đó</w:t>
      </w:r>
      <w:r w:rsidR="00C12992" w:rsidRPr="001058B5">
        <w:rPr>
          <w:rFonts w:ascii="Arial" w:hAnsi="Arial" w:cs="Arial"/>
        </w:rPr>
        <w:t>.</w:t>
      </w:r>
      <w:r w:rsidR="00C12992" w:rsidRPr="001058B5">
        <w:rPr>
          <w:rFonts w:ascii="Arial" w:hAnsi="Arial" w:cs="Arial"/>
          <w:spacing w:val="-9"/>
        </w:rPr>
        <w:t xml:space="preserve"> </w:t>
      </w:r>
      <w:r>
        <w:rPr>
          <w:rFonts w:ascii="Arial" w:hAnsi="Arial" w:cs="Arial"/>
        </w:rPr>
        <w:t>Nếu người dùng phải truy cập Oracle Enterpise Manager, bạn cũng nên cấp quyền cho người dùng quyền</w:t>
      </w:r>
      <w:r w:rsidR="00C12992" w:rsidRPr="001058B5">
        <w:rPr>
          <w:rFonts w:ascii="Arial" w:hAnsi="Arial" w:cs="Arial"/>
        </w:rPr>
        <w:t xml:space="preserve"> </w:t>
      </w:r>
      <w:r w:rsidR="00C12992" w:rsidRPr="00A573D7">
        <w:rPr>
          <w:rFonts w:ascii="Courier New" w:hAnsi="Courier New" w:cs="Courier New"/>
        </w:rPr>
        <w:t>SELECT ANY DICTIONARY</w:t>
      </w:r>
      <w:r w:rsidR="00C12992" w:rsidRPr="001058B5">
        <w:rPr>
          <w:rFonts w:ascii="Arial" w:hAnsi="Arial" w:cs="Arial"/>
        </w:rPr>
        <w:t>.</w:t>
      </w:r>
    </w:p>
    <w:p w14:paraId="6F66EA04" w14:textId="77777777" w:rsidR="008C539B" w:rsidRPr="001058B5" w:rsidRDefault="008D1AB8">
      <w:pPr>
        <w:pStyle w:val="BodyText"/>
        <w:spacing w:before="8"/>
        <w:rPr>
          <w:rFonts w:ascii="Arial" w:hAnsi="Arial" w:cs="Arial"/>
          <w:sz w:val="17"/>
        </w:rPr>
      </w:pPr>
      <w:r>
        <w:rPr>
          <w:rFonts w:ascii="Arial" w:hAnsi="Arial" w:cs="Arial"/>
        </w:rPr>
        <w:pict w14:anchorId="340B221F">
          <v:group id="_x0000_s1631" style="position:absolute;margin-left:174pt;margin-top:13pt;width:300pt;height:2.5pt;z-index:1312;mso-wrap-distance-left:0;mso-wrap-distance-right:0;mso-position-horizontal-relative:page" coordorigin="3480,260" coordsize="6000,50">
            <v:line id="_x0000_s1633" style="position:absolute" from="3480,262" to="9480,262" strokeweight=".24pt"/>
            <v:line id="_x0000_s1632" style="position:absolute" from="3480,307" to="9480,307" strokeweight=".24pt"/>
            <w10:wrap type="topAndBottom" anchorx="page"/>
          </v:group>
        </w:pict>
      </w:r>
    </w:p>
    <w:p w14:paraId="5A2C98EB" w14:textId="4C607E3B" w:rsidR="008C539B" w:rsidRPr="001058B5" w:rsidRDefault="005E2107" w:rsidP="007C2125">
      <w:pPr>
        <w:pStyle w:val="BodyText"/>
        <w:spacing w:before="28" w:line="230" w:lineRule="auto"/>
        <w:ind w:left="2379" w:right="1745"/>
        <w:rPr>
          <w:rFonts w:ascii="Arial" w:hAnsi="Arial" w:cs="Arial"/>
        </w:rPr>
      </w:pPr>
      <w:r>
        <w:rPr>
          <w:rFonts w:ascii="Arial" w:hAnsi="Arial" w:cs="Arial"/>
          <w:b/>
          <w:sz w:val="19"/>
        </w:rPr>
        <w:t>Lưu ý</w:t>
      </w:r>
      <w:r w:rsidR="00C12992" w:rsidRPr="001058B5">
        <w:rPr>
          <w:rFonts w:ascii="Arial" w:hAnsi="Arial" w:cs="Arial"/>
          <w:b/>
          <w:sz w:val="19"/>
        </w:rPr>
        <w:t xml:space="preserve">: </w:t>
      </w:r>
      <w:r w:rsidR="001F1841">
        <w:rPr>
          <w:rFonts w:ascii="Arial" w:hAnsi="Arial" w:cs="Arial"/>
        </w:rPr>
        <w:t xml:space="preserve">Đối với </w:t>
      </w:r>
      <w:r w:rsidR="00B60825">
        <w:rPr>
          <w:rFonts w:ascii="Arial" w:hAnsi="Arial" w:cs="Arial"/>
        </w:rPr>
        <w:t>người quản trị bảo mật</w:t>
      </w:r>
      <w:r w:rsidR="00C12992" w:rsidRPr="001058B5">
        <w:rPr>
          <w:rFonts w:ascii="Arial" w:hAnsi="Arial" w:cs="Arial"/>
        </w:rPr>
        <w:t xml:space="preserve">, </w:t>
      </w:r>
      <w:r w:rsidR="008E46FF">
        <w:rPr>
          <w:rFonts w:ascii="Arial" w:hAnsi="Arial" w:cs="Arial"/>
        </w:rPr>
        <w:t xml:space="preserve">bạn nên tạo các vai trò riêng của bạn và chỉ gán những quyền cần thiết. Ví dụ, nhiều người dùng, trước đây được cấp quyền </w:t>
      </w:r>
      <w:r w:rsidR="00C12992" w:rsidRPr="008E46FF">
        <w:rPr>
          <w:rFonts w:ascii="Courier New" w:hAnsi="Courier New" w:cs="Courier New"/>
        </w:rPr>
        <w:t>CONNECT</w:t>
      </w:r>
      <w:r w:rsidR="00C12992" w:rsidRPr="001058B5">
        <w:rPr>
          <w:rFonts w:ascii="Arial" w:hAnsi="Arial" w:cs="Arial"/>
        </w:rPr>
        <w:t xml:space="preserve"> </w:t>
      </w:r>
      <w:r w:rsidR="008E46FF">
        <w:rPr>
          <w:rFonts w:ascii="Arial" w:hAnsi="Arial" w:cs="Arial"/>
        </w:rPr>
        <w:t xml:space="preserve">đã không cần quyền bổ sung này. Thay vào đó, chỉ có quyền </w:t>
      </w:r>
      <w:r w:rsidR="00C12992" w:rsidRPr="007C2125">
        <w:rPr>
          <w:rFonts w:ascii="Courier New" w:hAnsi="Courier New" w:cs="Courier New"/>
        </w:rPr>
        <w:t>CREATE</w:t>
      </w:r>
      <w:r w:rsidR="00C12992" w:rsidRPr="007C2125">
        <w:rPr>
          <w:rFonts w:ascii="Courier New" w:hAnsi="Courier New" w:cs="Courier New"/>
          <w:spacing w:val="-46"/>
        </w:rPr>
        <w:t xml:space="preserve"> </w:t>
      </w:r>
      <w:r w:rsidR="00C12992" w:rsidRPr="007C2125">
        <w:rPr>
          <w:rFonts w:ascii="Courier New" w:hAnsi="Courier New" w:cs="Courier New"/>
        </w:rPr>
        <w:t>SESSION</w:t>
      </w:r>
      <w:r w:rsidR="00C12992" w:rsidRPr="001058B5">
        <w:rPr>
          <w:rFonts w:ascii="Arial" w:hAnsi="Arial" w:cs="Arial"/>
          <w:spacing w:val="-90"/>
        </w:rPr>
        <w:t xml:space="preserve"> </w:t>
      </w:r>
      <w:r w:rsidR="007C2125">
        <w:rPr>
          <w:rFonts w:ascii="Arial" w:hAnsi="Arial" w:cs="Arial"/>
        </w:rPr>
        <w:t xml:space="preserve"> là thật sự cần thiết, và trong thực tế, quyền </w:t>
      </w:r>
      <w:r w:rsidR="007C2125" w:rsidRPr="008E46FF">
        <w:rPr>
          <w:rFonts w:ascii="Courier New" w:hAnsi="Courier New" w:cs="Courier New"/>
        </w:rPr>
        <w:t>CONNECT</w:t>
      </w:r>
      <w:r w:rsidR="007C2125">
        <w:rPr>
          <w:rFonts w:ascii="Courier New" w:hAnsi="Courier New" w:cs="Courier New"/>
        </w:rPr>
        <w:t xml:space="preserve"> </w:t>
      </w:r>
      <w:r w:rsidR="007C2125">
        <w:rPr>
          <w:rFonts w:ascii="Arial" w:hAnsi="Arial" w:cs="Arial"/>
        </w:rPr>
        <w:t>hiện vẫn còn được giữ lại</w:t>
      </w:r>
    </w:p>
    <w:p w14:paraId="7BF36288" w14:textId="32CDD42B" w:rsidR="008C539B" w:rsidRPr="001058B5" w:rsidRDefault="007C2125">
      <w:pPr>
        <w:pStyle w:val="BodyText"/>
        <w:spacing w:before="112" w:line="232" w:lineRule="auto"/>
        <w:ind w:left="2380" w:right="1456"/>
        <w:rPr>
          <w:rFonts w:ascii="Arial" w:hAnsi="Arial" w:cs="Arial"/>
        </w:rPr>
      </w:pPr>
      <w:commentRangeStart w:id="77"/>
      <w:r>
        <w:rPr>
          <w:rFonts w:ascii="Arial" w:hAnsi="Arial" w:cs="Arial"/>
        </w:rPr>
        <w:t xml:space="preserve">Tạo ra các vai trò dựa trên nghiệp vụ </w:t>
      </w:r>
      <w:commentRangeStart w:id="78"/>
      <w:r>
        <w:rPr>
          <w:rFonts w:ascii="Arial" w:hAnsi="Arial" w:cs="Arial"/>
        </w:rPr>
        <w:t>của</w:t>
      </w:r>
      <w:commentRangeEnd w:id="78"/>
      <w:r w:rsidR="00A95005">
        <w:rPr>
          <w:rStyle w:val="CommentReference"/>
        </w:rPr>
        <w:commentReference w:id="78"/>
      </w:r>
      <w:r>
        <w:rPr>
          <w:rFonts w:ascii="Arial" w:hAnsi="Arial" w:cs="Arial"/>
        </w:rPr>
        <w:t xml:space="preserve"> tổ chức cho phép tổ chức đó quyền điều khiển chi tiết mà đã được gán.</w:t>
      </w:r>
      <w:commentRangeEnd w:id="77"/>
      <w:r>
        <w:rPr>
          <w:rStyle w:val="CommentReference"/>
        </w:rPr>
        <w:commentReference w:id="77"/>
      </w:r>
    </w:p>
    <w:p w14:paraId="43180294" w14:textId="72CF84EC" w:rsidR="008C539B" w:rsidRPr="001058B5" w:rsidRDefault="008D1AB8">
      <w:pPr>
        <w:pStyle w:val="BodyText"/>
        <w:spacing w:line="232" w:lineRule="auto"/>
        <w:ind w:left="2380" w:right="2495"/>
        <w:rPr>
          <w:rFonts w:ascii="Arial" w:hAnsi="Arial" w:cs="Arial"/>
        </w:rPr>
      </w:pPr>
      <w:r>
        <w:rPr>
          <w:rFonts w:ascii="Arial" w:hAnsi="Arial" w:cs="Arial"/>
        </w:rPr>
        <w:pict w14:anchorId="2A28D0DC">
          <v:group id="_x0000_s1628" style="position:absolute;left:0;text-align:left;margin-left:174pt;margin-top:29.4pt;width:300pt;height:2.5pt;z-index:1336;mso-wrap-distance-left:0;mso-wrap-distance-right:0;mso-position-horizontal-relative:page" coordorigin="3480,588" coordsize="6000,50">
            <v:line id="_x0000_s1630" style="position:absolute" from="3480,591" to="9480,591" strokeweight=".24pt"/>
            <v:line id="_x0000_s1629" style="position:absolute" from="3480,635" to="9480,635" strokeweight=".24pt"/>
            <w10:wrap type="topAndBottom" anchorx="page"/>
          </v:group>
        </w:pict>
      </w:r>
      <w:hyperlink w:anchor="_bookmark493" w:history="1">
        <w:r w:rsidR="00C12992" w:rsidRPr="001058B5">
          <w:rPr>
            <w:rFonts w:ascii="Arial" w:hAnsi="Arial" w:cs="Arial"/>
            <w:color w:val="0000CC"/>
          </w:rPr>
          <w:t>Chapter 4, "Configuring Privilege and Role Authorization"</w:t>
        </w:r>
      </w:hyperlink>
      <w:r w:rsidR="00C12992" w:rsidRPr="001058B5">
        <w:rPr>
          <w:rFonts w:ascii="Arial" w:hAnsi="Arial" w:cs="Arial"/>
          <w:color w:val="0000CC"/>
        </w:rPr>
        <w:t xml:space="preserve"> </w:t>
      </w:r>
      <w:r w:rsidR="007C2125">
        <w:rPr>
          <w:rFonts w:ascii="Arial" w:hAnsi="Arial" w:cs="Arial"/>
        </w:rPr>
        <w:t>giải thích làm sao để tạo và quản lý các vai trò</w:t>
      </w:r>
      <w:r w:rsidR="00C12992" w:rsidRPr="001058B5">
        <w:rPr>
          <w:rFonts w:ascii="Arial" w:hAnsi="Arial" w:cs="Arial"/>
        </w:rPr>
        <w:t>.</w:t>
      </w:r>
    </w:p>
    <w:p w14:paraId="0B27B552" w14:textId="77777777" w:rsidR="008C539B" w:rsidRPr="001058B5" w:rsidRDefault="008C539B">
      <w:pPr>
        <w:pStyle w:val="BodyText"/>
        <w:spacing w:before="1"/>
        <w:rPr>
          <w:rFonts w:ascii="Arial" w:hAnsi="Arial" w:cs="Arial"/>
          <w:sz w:val="7"/>
        </w:rPr>
      </w:pPr>
    </w:p>
    <w:p w14:paraId="0D63BE31" w14:textId="4CF82484" w:rsidR="008C539B" w:rsidRPr="001058B5" w:rsidRDefault="007C2125">
      <w:pPr>
        <w:pStyle w:val="Heading4"/>
        <w:spacing w:before="106"/>
        <w:ind w:left="100"/>
      </w:pPr>
      <w:bookmarkStart w:id="79" w:name="Specifying_a_User_Name"/>
      <w:bookmarkStart w:id="80" w:name="_bookmark65"/>
      <w:bookmarkEnd w:id="79"/>
      <w:bookmarkEnd w:id="80"/>
      <w:r>
        <w:t>Chỉ ra một tên người dùng</w:t>
      </w:r>
    </w:p>
    <w:p w14:paraId="742F28D7" w14:textId="4A92660A" w:rsidR="00E80FEF" w:rsidRDefault="007C2125" w:rsidP="00E80FEF">
      <w:pPr>
        <w:pStyle w:val="BodyText"/>
        <w:spacing w:before="80" w:line="232" w:lineRule="auto"/>
        <w:ind w:left="1660" w:right="700"/>
        <w:rPr>
          <w:rFonts w:ascii="Arial" w:hAnsi="Arial" w:cs="Arial"/>
        </w:rPr>
      </w:pPr>
      <w:r>
        <w:rPr>
          <w:rFonts w:ascii="Arial" w:hAnsi="Arial" w:cs="Arial"/>
        </w:rPr>
        <w:t>Bên trong mỗi cơ sở dữ liệu, một tên người dùng phải duy nhất tươnng tự như là với các tên vai trò</w:t>
      </w:r>
      <w:r w:rsidR="00C12992" w:rsidRPr="001058B5">
        <w:rPr>
          <w:rFonts w:ascii="Arial" w:hAnsi="Arial" w:cs="Arial"/>
        </w:rPr>
        <w:t xml:space="preserve">. </w:t>
      </w:r>
      <w:r>
        <w:rPr>
          <w:rFonts w:ascii="Arial" w:hAnsi="Arial" w:cs="Arial"/>
        </w:rPr>
        <w:t xml:space="preserve">Một người và một vai trò không thể có cùng tên giống nhau. Hơn nữa, mỗi người dùng </w:t>
      </w:r>
      <w:r w:rsidR="00E80FEF">
        <w:rPr>
          <w:rFonts w:ascii="Arial" w:hAnsi="Arial" w:cs="Arial"/>
        </w:rPr>
        <w:t xml:space="preserve">được liên kết với một schema (lược đồ), Bên trong một lược đồ, mỗi  đói tượng lược đồ phải có một tên duy nhất. Trong phần dưới đây, phần chữ được </w:t>
      </w:r>
      <w:r w:rsidR="00E80FEF">
        <w:rPr>
          <w:rFonts w:ascii="Arial" w:hAnsi="Arial" w:cs="Arial"/>
          <w:b/>
        </w:rPr>
        <w:t xml:space="preserve">in </w:t>
      </w:r>
      <w:r w:rsidR="00E80FEF" w:rsidRPr="00E80FEF">
        <w:rPr>
          <w:rFonts w:ascii="Arial" w:hAnsi="Arial" w:cs="Arial"/>
        </w:rPr>
        <w:t>đậm</w:t>
      </w:r>
      <w:r w:rsidR="00E80FEF">
        <w:rPr>
          <w:rFonts w:ascii="Arial" w:hAnsi="Arial" w:cs="Arial"/>
        </w:rPr>
        <w:t xml:space="preserve"> cho thấy cách để tạo một tên người dùng.</w:t>
      </w:r>
    </w:p>
    <w:p w14:paraId="6D617136" w14:textId="77777777" w:rsidR="00E80FEF" w:rsidRDefault="00E80FEF">
      <w:pPr>
        <w:rPr>
          <w:rFonts w:ascii="Arial" w:hAnsi="Arial" w:cs="Arial"/>
          <w:sz w:val="20"/>
          <w:szCs w:val="20"/>
        </w:rPr>
      </w:pPr>
      <w:r>
        <w:rPr>
          <w:rFonts w:ascii="Arial" w:hAnsi="Arial" w:cs="Arial"/>
        </w:rPr>
        <w:br w:type="page"/>
      </w:r>
    </w:p>
    <w:p w14:paraId="5AD222EB" w14:textId="77777777" w:rsidR="008C539B" w:rsidRPr="001058B5" w:rsidRDefault="008C539B" w:rsidP="00E80FEF">
      <w:pPr>
        <w:pStyle w:val="BodyText"/>
        <w:spacing w:before="80" w:line="232" w:lineRule="auto"/>
        <w:ind w:left="1660" w:right="700"/>
        <w:rPr>
          <w:rFonts w:ascii="Arial" w:hAnsi="Arial" w:cs="Arial"/>
        </w:rPr>
      </w:pPr>
    </w:p>
    <w:p w14:paraId="503EC70D" w14:textId="23C314D2" w:rsidR="008C539B" w:rsidRPr="001058B5" w:rsidRDefault="00E80FEF">
      <w:pPr>
        <w:pStyle w:val="BodyText"/>
        <w:spacing w:before="112"/>
        <w:ind w:left="2260"/>
        <w:rPr>
          <w:rFonts w:ascii="Arial" w:hAnsi="Arial" w:cs="Arial"/>
        </w:rPr>
      </w:pPr>
      <w:r>
        <w:rPr>
          <w:rFonts w:ascii="Arial" w:hAnsi="Arial" w:cs="Arial"/>
        </w:rPr>
        <w:t>Người dùng</w:t>
      </w:r>
      <w:r w:rsidR="00C12992" w:rsidRPr="001058B5">
        <w:rPr>
          <w:rFonts w:ascii="Arial" w:hAnsi="Arial" w:cs="Arial"/>
        </w:rPr>
        <w:t xml:space="preserve"> jward</w:t>
      </w:r>
      <w:r w:rsidR="00C12992" w:rsidRPr="001058B5">
        <w:rPr>
          <w:rFonts w:ascii="Arial" w:hAnsi="Arial" w:cs="Arial"/>
          <w:spacing w:val="-80"/>
        </w:rPr>
        <w:t xml:space="preserve"> </w:t>
      </w:r>
      <w:r w:rsidR="00C12992" w:rsidRPr="001058B5">
        <w:rPr>
          <w:rFonts w:ascii="Arial" w:hAnsi="Arial" w:cs="Arial"/>
        </w:rPr>
        <w:t>is</w:t>
      </w:r>
      <w:r>
        <w:rPr>
          <w:rFonts w:ascii="Arial" w:hAnsi="Arial" w:cs="Arial"/>
        </w:rPr>
        <w:t xml:space="preserve"> được lưu truễ trong cơ sở dữ liệu theo kiểu chữ viết hoa, ví dụ:</w:t>
      </w:r>
    </w:p>
    <w:p w14:paraId="13671CCF" w14:textId="77777777" w:rsidR="008C539B" w:rsidRPr="00BF32C4" w:rsidRDefault="00C12992">
      <w:pPr>
        <w:spacing w:before="137" w:line="259" w:lineRule="auto"/>
        <w:ind w:left="2352" w:right="5304" w:hanging="93"/>
        <w:rPr>
          <w:rFonts w:ascii="Courier New" w:hAnsi="Courier New" w:cs="Courier New"/>
          <w:sz w:val="18"/>
        </w:rPr>
      </w:pPr>
      <w:r w:rsidRPr="00BF32C4">
        <w:rPr>
          <w:rFonts w:ascii="Courier New" w:hAnsi="Courier New" w:cs="Courier New"/>
          <w:b/>
          <w:w w:val="95"/>
          <w:sz w:val="18"/>
        </w:rPr>
        <w:t xml:space="preserve">CREATE USER jward </w:t>
      </w:r>
      <w:r w:rsidRPr="00BF32C4">
        <w:rPr>
          <w:rFonts w:ascii="Courier New" w:hAnsi="Courier New" w:cs="Courier New"/>
          <w:w w:val="95"/>
          <w:sz w:val="18"/>
        </w:rPr>
        <w:t xml:space="preserve">IDENTIFIED BY </w:t>
      </w:r>
      <w:r w:rsidRPr="00BF32C4">
        <w:rPr>
          <w:rFonts w:ascii="Courier New" w:hAnsi="Courier New" w:cs="Courier New"/>
          <w:i/>
          <w:w w:val="95"/>
          <w:sz w:val="18"/>
        </w:rPr>
        <w:t xml:space="preserve">password </w:t>
      </w:r>
      <w:r w:rsidRPr="00BF32C4">
        <w:rPr>
          <w:rFonts w:ascii="Courier New" w:hAnsi="Courier New" w:cs="Courier New"/>
          <w:w w:val="90"/>
          <w:sz w:val="18"/>
        </w:rPr>
        <w:t>DEFAULT</w:t>
      </w:r>
      <w:r w:rsidRPr="00BF32C4">
        <w:rPr>
          <w:rFonts w:ascii="Courier New" w:hAnsi="Courier New" w:cs="Courier New"/>
          <w:spacing w:val="-62"/>
          <w:w w:val="90"/>
          <w:sz w:val="18"/>
        </w:rPr>
        <w:t xml:space="preserve"> </w:t>
      </w:r>
      <w:r w:rsidRPr="00BF32C4">
        <w:rPr>
          <w:rFonts w:ascii="Courier New" w:hAnsi="Courier New" w:cs="Courier New"/>
          <w:w w:val="90"/>
          <w:sz w:val="18"/>
        </w:rPr>
        <w:t>TABLESPACE</w:t>
      </w:r>
      <w:r w:rsidRPr="00BF32C4">
        <w:rPr>
          <w:rFonts w:ascii="Courier New" w:hAnsi="Courier New" w:cs="Courier New"/>
          <w:spacing w:val="-62"/>
          <w:w w:val="90"/>
          <w:sz w:val="18"/>
        </w:rPr>
        <w:t xml:space="preserve"> </w:t>
      </w:r>
      <w:r w:rsidRPr="00BF32C4">
        <w:rPr>
          <w:rFonts w:ascii="Courier New" w:hAnsi="Courier New" w:cs="Courier New"/>
          <w:w w:val="90"/>
          <w:sz w:val="18"/>
        </w:rPr>
        <w:t>data_ts</w:t>
      </w:r>
    </w:p>
    <w:p w14:paraId="75C8F7EE" w14:textId="77777777" w:rsidR="008C539B" w:rsidRPr="00BF32C4" w:rsidRDefault="00C12992">
      <w:pPr>
        <w:spacing w:line="259" w:lineRule="auto"/>
        <w:ind w:left="2352" w:right="5766"/>
        <w:rPr>
          <w:rFonts w:ascii="Courier New" w:hAnsi="Courier New" w:cs="Courier New"/>
          <w:sz w:val="18"/>
        </w:rPr>
      </w:pPr>
      <w:r w:rsidRPr="00BF32C4">
        <w:rPr>
          <w:rFonts w:ascii="Courier New" w:hAnsi="Courier New" w:cs="Courier New"/>
          <w:w w:val="95"/>
          <w:sz w:val="18"/>
        </w:rPr>
        <w:t>QUOTA</w:t>
      </w:r>
      <w:r w:rsidRPr="00BF32C4">
        <w:rPr>
          <w:rFonts w:ascii="Courier New" w:hAnsi="Courier New" w:cs="Courier New"/>
          <w:spacing w:val="-71"/>
          <w:w w:val="95"/>
          <w:sz w:val="18"/>
        </w:rPr>
        <w:t xml:space="preserve"> </w:t>
      </w:r>
      <w:r w:rsidRPr="00BF32C4">
        <w:rPr>
          <w:rFonts w:ascii="Courier New" w:hAnsi="Courier New" w:cs="Courier New"/>
          <w:w w:val="95"/>
          <w:sz w:val="18"/>
        </w:rPr>
        <w:t>100M</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test_ts QUOTA</w:t>
      </w:r>
      <w:r w:rsidRPr="00BF32C4">
        <w:rPr>
          <w:rFonts w:ascii="Courier New" w:hAnsi="Courier New" w:cs="Courier New"/>
          <w:spacing w:val="-71"/>
          <w:w w:val="95"/>
          <w:sz w:val="18"/>
        </w:rPr>
        <w:t xml:space="preserve"> </w:t>
      </w:r>
      <w:r w:rsidRPr="00BF32C4">
        <w:rPr>
          <w:rFonts w:ascii="Courier New" w:hAnsi="Courier New" w:cs="Courier New"/>
          <w:w w:val="95"/>
          <w:sz w:val="18"/>
        </w:rPr>
        <w:t>500K</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data_ts</w:t>
      </w:r>
    </w:p>
    <w:p w14:paraId="39DC5149" w14:textId="77777777" w:rsidR="008C539B" w:rsidRPr="00BF32C4" w:rsidRDefault="00C12992">
      <w:pPr>
        <w:ind w:left="2352"/>
        <w:rPr>
          <w:rFonts w:ascii="Courier New" w:hAnsi="Courier New" w:cs="Courier New"/>
          <w:sz w:val="18"/>
        </w:rPr>
      </w:pPr>
      <w:r w:rsidRPr="00BF32C4">
        <w:rPr>
          <w:rFonts w:ascii="Courier New" w:hAnsi="Courier New" w:cs="Courier New"/>
          <w:w w:val="95"/>
          <w:sz w:val="18"/>
        </w:rPr>
        <w:t>TEMPORARY TABLESPACE temp_ts</w:t>
      </w:r>
    </w:p>
    <w:p w14:paraId="54271FAE" w14:textId="77777777" w:rsidR="008C539B" w:rsidRPr="00BF32C4" w:rsidRDefault="00C12992">
      <w:pPr>
        <w:spacing w:before="15" w:line="259" w:lineRule="auto"/>
        <w:ind w:left="2352" w:right="5860"/>
        <w:rPr>
          <w:rFonts w:ascii="Courier New" w:hAnsi="Courier New" w:cs="Courier New"/>
          <w:sz w:val="18"/>
        </w:rPr>
      </w:pPr>
      <w:r w:rsidRPr="00BF32C4">
        <w:rPr>
          <w:rFonts w:ascii="Courier New" w:hAnsi="Courier New" w:cs="Courier New"/>
          <w:w w:val="95"/>
          <w:sz w:val="18"/>
        </w:rPr>
        <w:t xml:space="preserve">PROFILE clerk </w:t>
      </w:r>
      <w:r w:rsidRPr="00BF32C4">
        <w:rPr>
          <w:rFonts w:ascii="Courier New" w:hAnsi="Courier New" w:cs="Courier New"/>
          <w:w w:val="90"/>
          <w:sz w:val="18"/>
        </w:rPr>
        <w:t>CONTAINER</w:t>
      </w:r>
      <w:r w:rsidRPr="00BF32C4">
        <w:rPr>
          <w:rFonts w:ascii="Courier New" w:hAnsi="Courier New" w:cs="Courier New"/>
          <w:spacing w:val="-49"/>
          <w:w w:val="90"/>
          <w:sz w:val="18"/>
        </w:rPr>
        <w:t xml:space="preserve"> </w:t>
      </w:r>
      <w:r w:rsidRPr="00BF32C4">
        <w:rPr>
          <w:rFonts w:ascii="Courier New" w:hAnsi="Courier New" w:cs="Courier New"/>
          <w:w w:val="90"/>
          <w:sz w:val="18"/>
        </w:rPr>
        <w:t>=</w:t>
      </w:r>
      <w:r w:rsidRPr="00BF32C4">
        <w:rPr>
          <w:rFonts w:ascii="Courier New" w:hAnsi="Courier New" w:cs="Courier New"/>
          <w:spacing w:val="-48"/>
          <w:w w:val="90"/>
          <w:sz w:val="18"/>
        </w:rPr>
        <w:t xml:space="preserve"> </w:t>
      </w:r>
      <w:r w:rsidRPr="00BF32C4">
        <w:rPr>
          <w:rFonts w:ascii="Courier New" w:hAnsi="Courier New" w:cs="Courier New"/>
          <w:w w:val="90"/>
          <w:sz w:val="18"/>
        </w:rPr>
        <w:t>CURRENT;</w:t>
      </w:r>
    </w:p>
    <w:p w14:paraId="7BF73EF5" w14:textId="77777777" w:rsidR="008C539B" w:rsidRPr="00BF32C4" w:rsidRDefault="00C12992">
      <w:pPr>
        <w:spacing w:before="17" w:line="440" w:lineRule="exact"/>
        <w:ind w:left="2260" w:right="4936"/>
        <w:rPr>
          <w:rFonts w:ascii="Courier New" w:hAnsi="Courier New" w:cs="Courier New"/>
          <w:sz w:val="18"/>
        </w:rPr>
      </w:pPr>
      <w:r w:rsidRPr="00BF32C4">
        <w:rPr>
          <w:rFonts w:ascii="Courier New" w:hAnsi="Courier New" w:cs="Courier New"/>
          <w:w w:val="90"/>
          <w:sz w:val="18"/>
        </w:rPr>
        <w:t>SELECT</w:t>
      </w:r>
      <w:r w:rsidRPr="00BF32C4">
        <w:rPr>
          <w:rFonts w:ascii="Courier New" w:hAnsi="Courier New" w:cs="Courier New"/>
          <w:spacing w:val="-50"/>
          <w:w w:val="90"/>
          <w:sz w:val="18"/>
        </w:rPr>
        <w:t xml:space="preserve"> </w:t>
      </w:r>
      <w:r w:rsidRPr="00BF32C4">
        <w:rPr>
          <w:rFonts w:ascii="Courier New" w:hAnsi="Courier New" w:cs="Courier New"/>
          <w:w w:val="90"/>
          <w:sz w:val="18"/>
        </w:rPr>
        <w:t>USERNAME</w:t>
      </w:r>
      <w:r w:rsidRPr="00BF32C4">
        <w:rPr>
          <w:rFonts w:ascii="Courier New" w:hAnsi="Courier New" w:cs="Courier New"/>
          <w:spacing w:val="-50"/>
          <w:w w:val="90"/>
          <w:sz w:val="18"/>
        </w:rPr>
        <w:t xml:space="preserve"> </w:t>
      </w:r>
      <w:r w:rsidRPr="00BF32C4">
        <w:rPr>
          <w:rFonts w:ascii="Courier New" w:hAnsi="Courier New" w:cs="Courier New"/>
          <w:w w:val="90"/>
          <w:sz w:val="18"/>
        </w:rPr>
        <w:t>FROM</w:t>
      </w:r>
      <w:r w:rsidRPr="00BF32C4">
        <w:rPr>
          <w:rFonts w:ascii="Courier New" w:hAnsi="Courier New" w:cs="Courier New"/>
          <w:spacing w:val="-50"/>
          <w:w w:val="90"/>
          <w:sz w:val="18"/>
        </w:rPr>
        <w:t xml:space="preserve"> </w:t>
      </w:r>
      <w:r w:rsidRPr="00BF32C4">
        <w:rPr>
          <w:rFonts w:ascii="Courier New" w:hAnsi="Courier New" w:cs="Courier New"/>
          <w:w w:val="90"/>
          <w:sz w:val="18"/>
        </w:rPr>
        <w:t xml:space="preserve">ALL_USERS; </w:t>
      </w:r>
      <w:r w:rsidRPr="00BF32C4">
        <w:rPr>
          <w:rFonts w:ascii="Courier New" w:hAnsi="Courier New" w:cs="Courier New"/>
          <w:w w:val="95"/>
          <w:sz w:val="18"/>
        </w:rPr>
        <w:t>USERNAME</w:t>
      </w:r>
    </w:p>
    <w:p w14:paraId="57373AA8" w14:textId="77777777" w:rsidR="008C539B" w:rsidRPr="00BF32C4" w:rsidRDefault="00C12992">
      <w:pPr>
        <w:spacing w:line="186" w:lineRule="exact"/>
        <w:ind w:left="2260"/>
        <w:rPr>
          <w:rFonts w:ascii="Courier New" w:hAnsi="Courier New" w:cs="Courier New"/>
          <w:sz w:val="18"/>
        </w:rPr>
      </w:pPr>
      <w:r w:rsidRPr="00BF32C4">
        <w:rPr>
          <w:rFonts w:ascii="Courier New" w:hAnsi="Courier New" w:cs="Courier New"/>
          <w:w w:val="95"/>
          <w:sz w:val="18"/>
        </w:rPr>
        <w:t>---------</w:t>
      </w:r>
    </w:p>
    <w:p w14:paraId="7CD23065" w14:textId="77777777" w:rsidR="008C539B" w:rsidRPr="00BF32C4" w:rsidRDefault="00C12992">
      <w:pPr>
        <w:spacing w:before="16"/>
        <w:ind w:left="2260"/>
        <w:rPr>
          <w:rFonts w:ascii="Courier New" w:hAnsi="Courier New" w:cs="Courier New"/>
          <w:sz w:val="18"/>
        </w:rPr>
      </w:pPr>
      <w:r w:rsidRPr="00BF32C4">
        <w:rPr>
          <w:rFonts w:ascii="Courier New" w:hAnsi="Courier New" w:cs="Courier New"/>
          <w:w w:val="95"/>
          <w:sz w:val="18"/>
        </w:rPr>
        <w:t>JWARD</w:t>
      </w:r>
    </w:p>
    <w:p w14:paraId="26978C14" w14:textId="77777777" w:rsidR="008C539B" w:rsidRPr="00BF32C4" w:rsidRDefault="00C12992">
      <w:pPr>
        <w:spacing w:before="17"/>
        <w:ind w:left="2260"/>
        <w:rPr>
          <w:rFonts w:ascii="Courier New" w:hAnsi="Courier New" w:cs="Courier New"/>
          <w:sz w:val="18"/>
        </w:rPr>
      </w:pPr>
      <w:r w:rsidRPr="00BF32C4">
        <w:rPr>
          <w:rFonts w:ascii="Courier New" w:hAnsi="Courier New" w:cs="Courier New"/>
          <w:w w:val="95"/>
          <w:sz w:val="18"/>
        </w:rPr>
        <w:t>...</w:t>
      </w:r>
    </w:p>
    <w:p w14:paraId="1EE598A2" w14:textId="77777777" w:rsidR="008C539B" w:rsidRPr="001058B5" w:rsidRDefault="008C539B">
      <w:pPr>
        <w:pStyle w:val="BodyText"/>
        <w:spacing w:before="8"/>
        <w:rPr>
          <w:rFonts w:ascii="Arial" w:hAnsi="Arial" w:cs="Arial"/>
          <w:sz w:val="18"/>
        </w:rPr>
      </w:pPr>
    </w:p>
    <w:p w14:paraId="691D4F9F" w14:textId="6CE39902" w:rsidR="008C539B" w:rsidRPr="001058B5" w:rsidRDefault="00B32274">
      <w:pPr>
        <w:pStyle w:val="BodyText"/>
        <w:spacing w:line="232" w:lineRule="auto"/>
        <w:ind w:left="2260"/>
        <w:rPr>
          <w:rFonts w:ascii="Arial" w:hAnsi="Arial" w:cs="Arial"/>
        </w:rPr>
      </w:pPr>
      <w:del w:id="81" w:author="mine" w:date="2018-10-29T22:46:00Z">
        <w:r>
          <w:rPr>
            <w:rFonts w:ascii="Arial" w:hAnsi="Arial" w:cs="Arial"/>
          </w:rPr>
          <w:delText>Tuy</w:delText>
        </w:r>
      </w:del>
      <w:ins w:id="82" w:author="mine" w:date="2018-10-29T22:46:00Z">
        <w:r>
          <w:rPr>
            <w:rFonts w:ascii="Arial" w:hAnsi="Arial" w:cs="Arial"/>
          </w:rPr>
          <w:t>Tuy</w:t>
        </w:r>
      </w:ins>
      <w:r>
        <w:rPr>
          <w:rFonts w:ascii="Arial" w:hAnsi="Arial" w:cs="Arial"/>
        </w:rPr>
        <w:t xml:space="preserve"> nhiên</w:t>
      </w:r>
      <w:ins w:id="83" w:author="theirs" w:date="2018-10-29T22:46:00Z">
        <w:r w:rsidR="00C12992" w:rsidRPr="001058B5">
          <w:rPr>
            <w:rFonts w:ascii="Arial" w:hAnsi="Arial" w:cs="Arial"/>
          </w:rPr>
          <w:t xml:space="preserve">, </w:t>
        </w:r>
        <w:r w:rsidR="005C6518">
          <w:rPr>
            <w:rFonts w:ascii="Arial" w:hAnsi="Arial" w:cs="Arial"/>
          </w:rPr>
          <w:t>Nếu bạn đặt tên người dùng trong dấu ngoặc kép</w:t>
        </w:r>
      </w:ins>
      <w:r w:rsidR="00C12992" w:rsidRPr="001058B5">
        <w:rPr>
          <w:rFonts w:ascii="Arial" w:hAnsi="Arial" w:cs="Arial"/>
        </w:rPr>
        <w:t xml:space="preserve">, </w:t>
      </w:r>
      <w:r w:rsidR="00835584">
        <w:rPr>
          <w:rFonts w:ascii="Arial" w:hAnsi="Arial" w:cs="Arial"/>
        </w:rPr>
        <w:t>sau đó tên đó sẽ được lưu trữ phân biệt hoa thường. ví dụ:</w:t>
      </w:r>
    </w:p>
    <w:p w14:paraId="24847FA0" w14:textId="77777777" w:rsidR="008C539B" w:rsidRPr="00EF48DD" w:rsidRDefault="00C12992">
      <w:pPr>
        <w:spacing w:before="141"/>
        <w:ind w:left="2260"/>
        <w:rPr>
          <w:rFonts w:ascii="Courier New" w:hAnsi="Courier New" w:cs="Courier New"/>
          <w:sz w:val="18"/>
        </w:rPr>
      </w:pPr>
      <w:r w:rsidRPr="00EF48DD">
        <w:rPr>
          <w:rFonts w:ascii="Courier New" w:hAnsi="Courier New" w:cs="Courier New"/>
          <w:w w:val="95"/>
          <w:sz w:val="18"/>
        </w:rPr>
        <w:t xml:space="preserve">CREATE USER "jward" IDENTIFIED BY </w:t>
      </w:r>
      <w:r w:rsidRPr="00EF48DD">
        <w:rPr>
          <w:rFonts w:ascii="Courier New" w:hAnsi="Courier New" w:cs="Courier New"/>
          <w:i/>
          <w:w w:val="95"/>
          <w:sz w:val="18"/>
        </w:rPr>
        <w:t>password</w:t>
      </w:r>
      <w:r w:rsidRPr="00EF48DD">
        <w:rPr>
          <w:rFonts w:ascii="Courier New" w:hAnsi="Courier New" w:cs="Courier New"/>
          <w:w w:val="95"/>
          <w:sz w:val="18"/>
        </w:rPr>
        <w:t>;</w:t>
      </w:r>
    </w:p>
    <w:p w14:paraId="0A20D014" w14:textId="77777777" w:rsidR="008C539B" w:rsidRPr="00EF48DD" w:rsidRDefault="008C539B">
      <w:pPr>
        <w:pStyle w:val="BodyText"/>
        <w:spacing w:before="2"/>
        <w:rPr>
          <w:rFonts w:ascii="Courier New" w:hAnsi="Courier New" w:cs="Courier New"/>
          <w:sz w:val="19"/>
        </w:rPr>
      </w:pPr>
    </w:p>
    <w:p w14:paraId="27DB5686" w14:textId="77777777" w:rsidR="008C539B" w:rsidRPr="00EF48DD" w:rsidRDefault="00C12992">
      <w:pPr>
        <w:pStyle w:val="BodyText"/>
        <w:spacing w:line="228" w:lineRule="auto"/>
        <w:ind w:left="2260" w:hanging="1"/>
        <w:rPr>
          <w:rFonts w:ascii="Courier New" w:hAnsi="Courier New" w:cs="Courier New"/>
        </w:rPr>
      </w:pPr>
      <w:r w:rsidRPr="00EF48DD">
        <w:rPr>
          <w:rFonts w:ascii="Courier New" w:hAnsi="Courier New" w:cs="Courier New"/>
        </w:rPr>
        <w:t>So,</w:t>
      </w:r>
      <w:r w:rsidRPr="00EF48DD">
        <w:rPr>
          <w:rFonts w:ascii="Courier New" w:hAnsi="Courier New" w:cs="Courier New"/>
          <w:spacing w:val="-13"/>
        </w:rPr>
        <w:t xml:space="preserve"> </w:t>
      </w:r>
      <w:r w:rsidRPr="00EF48DD">
        <w:rPr>
          <w:rFonts w:ascii="Courier New" w:hAnsi="Courier New" w:cs="Courier New"/>
        </w:rPr>
        <w:t>when</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query</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ALL_USERS</w:t>
      </w:r>
      <w:r w:rsidRPr="00EF48DD">
        <w:rPr>
          <w:rFonts w:ascii="Courier New" w:hAnsi="Courier New" w:cs="Courier New"/>
          <w:spacing w:val="-88"/>
        </w:rPr>
        <w:t xml:space="preserve"> </w:t>
      </w:r>
      <w:r w:rsidRPr="00EF48DD">
        <w:rPr>
          <w:rFonts w:ascii="Courier New" w:hAnsi="Courier New" w:cs="Courier New"/>
        </w:rPr>
        <w:t>data</w:t>
      </w:r>
      <w:r w:rsidRPr="00EF48DD">
        <w:rPr>
          <w:rFonts w:ascii="Courier New" w:hAnsi="Courier New" w:cs="Courier New"/>
          <w:spacing w:val="-13"/>
        </w:rPr>
        <w:t xml:space="preserve"> </w:t>
      </w:r>
      <w:r w:rsidRPr="00EF48DD">
        <w:rPr>
          <w:rFonts w:ascii="Courier New" w:hAnsi="Courier New" w:cs="Courier New"/>
        </w:rPr>
        <w:t>dictionary</w:t>
      </w:r>
      <w:r w:rsidRPr="00EF48DD">
        <w:rPr>
          <w:rFonts w:ascii="Courier New" w:hAnsi="Courier New" w:cs="Courier New"/>
          <w:spacing w:val="-13"/>
        </w:rPr>
        <w:t xml:space="preserve"> </w:t>
      </w:r>
      <w:r w:rsidRPr="00EF48DD">
        <w:rPr>
          <w:rFonts w:ascii="Courier New" w:hAnsi="Courier New" w:cs="Courier New"/>
          <w:spacing w:val="-4"/>
        </w:rPr>
        <w:t>view,</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will</w:t>
      </w:r>
      <w:r w:rsidRPr="00EF48DD">
        <w:rPr>
          <w:rFonts w:ascii="Courier New" w:hAnsi="Courier New" w:cs="Courier New"/>
          <w:spacing w:val="-13"/>
        </w:rPr>
        <w:t xml:space="preserve"> </w:t>
      </w:r>
      <w:r w:rsidRPr="00EF48DD">
        <w:rPr>
          <w:rFonts w:ascii="Courier New" w:hAnsi="Courier New" w:cs="Courier New"/>
        </w:rPr>
        <w:t>find</w:t>
      </w:r>
      <w:r w:rsidRPr="00EF48DD">
        <w:rPr>
          <w:rFonts w:ascii="Courier New" w:hAnsi="Courier New" w:cs="Courier New"/>
          <w:spacing w:val="-13"/>
        </w:rPr>
        <w:t xml:space="preserve"> </w:t>
      </w:r>
      <w:r w:rsidRPr="00EF48DD">
        <w:rPr>
          <w:rFonts w:ascii="Courier New" w:hAnsi="Courier New" w:cs="Courier New"/>
        </w:rPr>
        <w:t>that</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user account is stored using the case that you used to create</w:t>
      </w:r>
      <w:r w:rsidRPr="00EF48DD">
        <w:rPr>
          <w:rFonts w:ascii="Courier New" w:hAnsi="Courier New" w:cs="Courier New"/>
          <w:spacing w:val="-7"/>
        </w:rPr>
        <w:t xml:space="preserve"> </w:t>
      </w:r>
      <w:r w:rsidRPr="00EF48DD">
        <w:rPr>
          <w:rFonts w:ascii="Courier New" w:hAnsi="Courier New" w:cs="Courier New"/>
        </w:rPr>
        <w:t>it.</w:t>
      </w:r>
    </w:p>
    <w:p w14:paraId="2493228E" w14:textId="77777777" w:rsidR="008C539B" w:rsidRPr="00EF48DD" w:rsidRDefault="00C12992">
      <w:pPr>
        <w:spacing w:before="144"/>
        <w:ind w:left="2260"/>
        <w:rPr>
          <w:rFonts w:ascii="Courier New" w:hAnsi="Courier New" w:cs="Courier New"/>
          <w:sz w:val="18"/>
        </w:rPr>
      </w:pPr>
      <w:r w:rsidRPr="00EF48DD">
        <w:rPr>
          <w:rFonts w:ascii="Courier New" w:hAnsi="Courier New" w:cs="Courier New"/>
          <w:w w:val="95"/>
          <w:sz w:val="18"/>
        </w:rPr>
        <w:t>SELECT USERNAME FROM ALL_USERS;</w:t>
      </w:r>
    </w:p>
    <w:p w14:paraId="3BA16D30" w14:textId="77777777" w:rsidR="008C539B" w:rsidRPr="00EF48DD" w:rsidRDefault="008C539B">
      <w:pPr>
        <w:pStyle w:val="BodyText"/>
        <w:spacing w:before="9"/>
        <w:rPr>
          <w:rFonts w:ascii="Courier New" w:hAnsi="Courier New" w:cs="Courier New"/>
        </w:rPr>
      </w:pPr>
    </w:p>
    <w:p w14:paraId="3AE6AED8" w14:textId="77777777" w:rsidR="008C539B" w:rsidRPr="00EF48DD" w:rsidRDefault="00C12992">
      <w:pPr>
        <w:ind w:left="2260"/>
        <w:rPr>
          <w:rFonts w:ascii="Courier New" w:hAnsi="Courier New" w:cs="Courier New"/>
          <w:sz w:val="18"/>
        </w:rPr>
      </w:pPr>
      <w:r w:rsidRPr="00EF48DD">
        <w:rPr>
          <w:rFonts w:ascii="Courier New" w:hAnsi="Courier New" w:cs="Courier New"/>
          <w:w w:val="95"/>
          <w:sz w:val="18"/>
        </w:rPr>
        <w:t>USERNAME</w:t>
      </w:r>
    </w:p>
    <w:p w14:paraId="3ECE573B"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w:t>
      </w:r>
    </w:p>
    <w:p w14:paraId="0CF54635"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jward</w:t>
      </w:r>
    </w:p>
    <w:p w14:paraId="38931594" w14:textId="77777777" w:rsidR="008C539B" w:rsidRPr="00EF48DD" w:rsidRDefault="00C12992">
      <w:pPr>
        <w:spacing w:before="17"/>
        <w:ind w:left="2260"/>
        <w:rPr>
          <w:rFonts w:ascii="Courier New" w:hAnsi="Courier New" w:cs="Courier New"/>
          <w:sz w:val="18"/>
        </w:rPr>
      </w:pPr>
      <w:r w:rsidRPr="00EF48DD">
        <w:rPr>
          <w:rFonts w:ascii="Courier New" w:hAnsi="Courier New" w:cs="Courier New"/>
          <w:w w:val="95"/>
          <w:sz w:val="18"/>
        </w:rPr>
        <w:t>...</w:t>
      </w:r>
    </w:p>
    <w:p w14:paraId="7DAF9CB0" w14:textId="77777777" w:rsidR="008C539B" w:rsidRPr="001058B5" w:rsidRDefault="008C539B">
      <w:pPr>
        <w:pStyle w:val="BodyText"/>
        <w:spacing w:before="9"/>
        <w:rPr>
          <w:rFonts w:ascii="Arial" w:hAnsi="Arial" w:cs="Arial"/>
          <w:sz w:val="18"/>
        </w:rPr>
      </w:pPr>
    </w:p>
    <w:p w14:paraId="551B088B" w14:textId="6E01B7C2" w:rsidR="008C539B" w:rsidRPr="001058B5" w:rsidRDefault="006F4613">
      <w:pPr>
        <w:pStyle w:val="BodyText"/>
        <w:spacing w:before="1" w:line="230" w:lineRule="auto"/>
        <w:ind w:left="2259"/>
        <w:rPr>
          <w:rFonts w:ascii="Arial" w:hAnsi="Arial" w:cs="Arial"/>
        </w:rPr>
      </w:pPr>
      <w:r>
        <w:rPr>
          <w:rFonts w:ascii="Arial" w:hAnsi="Arial" w:cs="Arial"/>
        </w:rPr>
        <w:t>Người dùng</w:t>
      </w:r>
      <w:r w:rsidR="00C12992" w:rsidRPr="001058B5">
        <w:rPr>
          <w:rFonts w:ascii="Arial" w:hAnsi="Arial" w:cs="Arial"/>
          <w:spacing w:val="-15"/>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và người dùng</w:t>
      </w:r>
      <w:r w:rsidR="00C12992" w:rsidRPr="001058B5">
        <w:rPr>
          <w:rFonts w:ascii="Arial" w:hAnsi="Arial" w:cs="Arial"/>
          <w:spacing w:val="-14"/>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đều được lưu trữ trong cơ sơ dữ liệu như là 2 tài khoản người dùng riêng biệt. Sau đó, nếu bạn phải chỉnh sửa hoặc drop người dùng mà bạn đã tạo thông qua dấu ngoặc kép, thì bạn phải đặt tên người dùng trong dấu ngoặc kép.</w:t>
      </w:r>
    </w:p>
    <w:p w14:paraId="09239909" w14:textId="14B796DE" w:rsidR="008C539B" w:rsidRPr="001058B5" w:rsidRDefault="006F4613">
      <w:pPr>
        <w:pStyle w:val="BodyText"/>
        <w:spacing w:before="114"/>
        <w:ind w:left="2260"/>
        <w:rPr>
          <w:rFonts w:ascii="Arial" w:hAnsi="Arial" w:cs="Arial"/>
        </w:rPr>
      </w:pPr>
      <w:r>
        <w:rPr>
          <w:rFonts w:ascii="Arial" w:hAnsi="Arial" w:cs="Arial"/>
        </w:rPr>
        <w:t>Ví dụ</w:t>
      </w:r>
      <w:r w:rsidR="00C12992" w:rsidRPr="001058B5">
        <w:rPr>
          <w:rFonts w:ascii="Arial" w:hAnsi="Arial" w:cs="Arial"/>
        </w:rPr>
        <w:t>:</w:t>
      </w:r>
    </w:p>
    <w:p w14:paraId="35B2AE42" w14:textId="77777777" w:rsidR="008C539B" w:rsidRPr="008E1D57" w:rsidRDefault="00C12992">
      <w:pPr>
        <w:spacing w:before="139"/>
        <w:ind w:left="2260"/>
        <w:rPr>
          <w:rFonts w:ascii="Courier New" w:hAnsi="Courier New" w:cs="Courier New"/>
          <w:sz w:val="18"/>
        </w:rPr>
      </w:pPr>
      <w:r w:rsidRPr="008E1D57">
        <w:rPr>
          <w:rFonts w:ascii="Courier New" w:hAnsi="Courier New" w:cs="Courier New"/>
          <w:w w:val="95"/>
          <w:sz w:val="18"/>
        </w:rPr>
        <w:t>DROP USER "jward";</w:t>
      </w:r>
    </w:p>
    <w:p w14:paraId="22D3F877" w14:textId="77777777" w:rsidR="008C539B" w:rsidRPr="001058B5" w:rsidRDefault="008C539B">
      <w:pPr>
        <w:pStyle w:val="BodyText"/>
        <w:rPr>
          <w:rFonts w:ascii="Arial" w:hAnsi="Arial" w:cs="Arial"/>
          <w:sz w:val="18"/>
        </w:rPr>
      </w:pPr>
    </w:p>
    <w:p w14:paraId="38EFA295" w14:textId="51181E04" w:rsidR="008C539B" w:rsidRPr="001058B5" w:rsidRDefault="008E1D57">
      <w:pPr>
        <w:pStyle w:val="Heading4"/>
        <w:spacing w:before="109"/>
      </w:pPr>
      <w:bookmarkStart w:id="84" w:name="Assigning_the_User_a_Password"/>
      <w:bookmarkStart w:id="85" w:name="_bookmark68"/>
      <w:bookmarkEnd w:id="84"/>
      <w:bookmarkEnd w:id="85"/>
      <w:r>
        <w:t>Gán mật khẩu cho người dùng</w:t>
      </w:r>
    </w:p>
    <w:p w14:paraId="5C3CEE31" w14:textId="32E71C9B" w:rsidR="008C539B" w:rsidRPr="001058B5" w:rsidRDefault="008E1D57">
      <w:pPr>
        <w:pStyle w:val="BodyText"/>
        <w:spacing w:before="83" w:line="230" w:lineRule="auto"/>
        <w:ind w:left="2260" w:right="219"/>
        <w:rPr>
          <w:rFonts w:ascii="Arial" w:hAnsi="Arial" w:cs="Arial"/>
        </w:rPr>
      </w:pPr>
      <w:r>
        <w:rPr>
          <w:rFonts w:ascii="Arial" w:hAnsi="Arial" w:cs="Arial"/>
        </w:rPr>
        <w:t>Trong</w:t>
      </w:r>
      <w:r w:rsidR="00C12992" w:rsidRPr="001058B5">
        <w:rPr>
          <w:rFonts w:ascii="Arial" w:hAnsi="Arial" w:cs="Arial"/>
        </w:rPr>
        <w:t xml:space="preserve"> </w:t>
      </w:r>
      <w:hyperlink w:anchor="_bookmark64" w:history="1">
        <w:r>
          <w:rPr>
            <w:rFonts w:ascii="Arial" w:hAnsi="Arial" w:cs="Arial"/>
            <w:color w:val="0000CC"/>
          </w:rPr>
          <w:t>Ví dụ</w:t>
        </w:r>
        <w:r w:rsidR="00C12992" w:rsidRPr="001058B5">
          <w:rPr>
            <w:rFonts w:ascii="Arial" w:hAnsi="Arial" w:cs="Arial"/>
            <w:color w:val="0000CC"/>
          </w:rPr>
          <w:t xml:space="preserve"> 2–1 </w:t>
        </w:r>
      </w:hyperlink>
      <w:hyperlink w:anchor="_bookmark64" w:history="1">
        <w:r>
          <w:rPr>
            <w:rFonts w:ascii="Arial" w:hAnsi="Arial" w:cs="Arial"/>
          </w:rPr>
          <w:t>trên trang</w:t>
        </w:r>
        <w:r w:rsidR="00C12992" w:rsidRPr="001058B5">
          <w:rPr>
            <w:rFonts w:ascii="Arial" w:hAnsi="Arial" w:cs="Arial"/>
          </w:rPr>
          <w:t xml:space="preserve"> 2-2</w:t>
        </w:r>
      </w:hyperlink>
      <w:r w:rsidR="00C12992" w:rsidRPr="001058B5">
        <w:rPr>
          <w:rFonts w:ascii="Arial" w:hAnsi="Arial" w:cs="Arial"/>
        </w:rPr>
        <w:t xml:space="preserve">, </w:t>
      </w:r>
      <w:r>
        <w:rPr>
          <w:rFonts w:ascii="Arial" w:hAnsi="Arial" w:cs="Arial"/>
        </w:rPr>
        <w:t>người dùng mới sẽ được xác thực thông qua cơ sở dữ liệu</w:t>
      </w:r>
      <w:r w:rsidR="00C12992" w:rsidRPr="001058B5">
        <w:rPr>
          <w:rFonts w:ascii="Arial" w:hAnsi="Arial" w:cs="Arial"/>
        </w:rPr>
        <w:t>.</w:t>
      </w:r>
      <w:r>
        <w:rPr>
          <w:rFonts w:ascii="Arial" w:hAnsi="Arial" w:cs="Arial"/>
        </w:rPr>
        <w:t xml:space="preserve"> Trong trường hợp này</w:t>
      </w:r>
      <w:r w:rsidR="00C12992" w:rsidRPr="001058B5">
        <w:rPr>
          <w:rFonts w:ascii="Arial" w:hAnsi="Arial" w:cs="Arial"/>
        </w:rPr>
        <w:t xml:space="preserve">, </w:t>
      </w:r>
      <w:r>
        <w:rPr>
          <w:rFonts w:ascii="Arial" w:hAnsi="Arial" w:cs="Arial"/>
        </w:rPr>
        <w:t>người dùng đang kết nối phải cung cấp mật khẩu đúng để kết nối đến cơ sở dữ liệu</w:t>
      </w:r>
      <w:r w:rsidR="00C12992" w:rsidRPr="001058B5">
        <w:rPr>
          <w:rFonts w:ascii="Arial" w:hAnsi="Arial" w:cs="Arial"/>
        </w:rPr>
        <w:t>.</w:t>
      </w:r>
      <w:r w:rsidR="00C12992" w:rsidRPr="001058B5">
        <w:rPr>
          <w:rFonts w:ascii="Arial" w:hAnsi="Arial" w:cs="Arial"/>
          <w:spacing w:val="-18"/>
        </w:rPr>
        <w:t xml:space="preserve"> </w:t>
      </w:r>
      <w:r w:rsidR="00CA47B4">
        <w:rPr>
          <w:rFonts w:ascii="Arial" w:hAnsi="Arial" w:cs="Arial"/>
          <w:spacing w:val="-9"/>
        </w:rPr>
        <w:t>Để đặt mật khẩu cho người dùng, sử dụng mệnh đề</w:t>
      </w:r>
      <w:r w:rsidR="00C12992" w:rsidRPr="001058B5">
        <w:rPr>
          <w:rFonts w:ascii="Arial" w:hAnsi="Arial" w:cs="Arial"/>
          <w:spacing w:val="-19"/>
        </w:rPr>
        <w:t xml:space="preserve"> </w:t>
      </w:r>
      <w:r w:rsidR="00C12992" w:rsidRPr="00CA47B4">
        <w:rPr>
          <w:rFonts w:ascii="Courier New" w:hAnsi="Courier New" w:cs="Courier New"/>
        </w:rPr>
        <w:t>IDENTIFIED</w:t>
      </w:r>
      <w:r w:rsidR="00C12992" w:rsidRPr="00CA47B4">
        <w:rPr>
          <w:rFonts w:ascii="Courier New" w:hAnsi="Courier New" w:cs="Courier New"/>
          <w:spacing w:val="-53"/>
        </w:rPr>
        <w:t xml:space="preserve"> </w:t>
      </w:r>
      <w:r w:rsidR="00C12992" w:rsidRPr="00CA47B4">
        <w:rPr>
          <w:rFonts w:ascii="Courier New" w:hAnsi="Courier New" w:cs="Courier New"/>
        </w:rPr>
        <w:t>BY</w:t>
      </w:r>
      <w:r w:rsidR="00C12992" w:rsidRPr="001058B5">
        <w:rPr>
          <w:rFonts w:ascii="Arial" w:hAnsi="Arial" w:cs="Arial"/>
          <w:spacing w:val="-93"/>
        </w:rPr>
        <w:t xml:space="preserve"> </w:t>
      </w:r>
      <w:r w:rsidR="00CA47B4">
        <w:rPr>
          <w:rFonts w:ascii="Arial" w:hAnsi="Arial" w:cs="Arial"/>
        </w:rPr>
        <w:t xml:space="preserve"> trong câu lệnh </w:t>
      </w:r>
      <w:r w:rsidR="00C12992" w:rsidRPr="00CA47B4">
        <w:rPr>
          <w:rFonts w:ascii="Courier New" w:hAnsi="Courier New" w:cs="Courier New"/>
        </w:rPr>
        <w:t>CREATE USER</w:t>
      </w:r>
      <w:r w:rsidR="00C12992" w:rsidRPr="001058B5">
        <w:rPr>
          <w:rFonts w:ascii="Arial" w:hAnsi="Arial" w:cs="Arial"/>
        </w:rPr>
        <w:t>.</w:t>
      </w:r>
    </w:p>
    <w:p w14:paraId="288AB341" w14:textId="77777777" w:rsidR="008C539B" w:rsidRPr="00CA47B4" w:rsidRDefault="00C12992">
      <w:pPr>
        <w:spacing w:before="138" w:line="259" w:lineRule="auto"/>
        <w:ind w:left="2352" w:right="5304" w:hanging="93"/>
        <w:rPr>
          <w:rFonts w:ascii="Courier New" w:hAnsi="Courier New" w:cs="Courier New"/>
          <w:sz w:val="18"/>
        </w:rPr>
      </w:pPr>
      <w:r w:rsidRPr="00CA47B4">
        <w:rPr>
          <w:rFonts w:ascii="Courier New" w:hAnsi="Courier New" w:cs="Courier New"/>
          <w:w w:val="95"/>
          <w:sz w:val="18"/>
        </w:rPr>
        <w:t xml:space="preserve">CREATE USER jward </w:t>
      </w:r>
      <w:r w:rsidRPr="00CA47B4">
        <w:rPr>
          <w:rFonts w:ascii="Courier New" w:hAnsi="Courier New" w:cs="Courier New"/>
          <w:b/>
          <w:w w:val="95"/>
          <w:sz w:val="18"/>
        </w:rPr>
        <w:t xml:space="preserve">IDENTIFIED BY </w:t>
      </w:r>
      <w:r w:rsidRPr="00CA47B4">
        <w:rPr>
          <w:rFonts w:ascii="Courier New" w:hAnsi="Courier New" w:cs="Courier New"/>
          <w:b/>
          <w:i/>
          <w:w w:val="95"/>
          <w:sz w:val="18"/>
        </w:rPr>
        <w:t xml:space="preserve">password </w:t>
      </w:r>
      <w:r w:rsidRPr="00CA47B4">
        <w:rPr>
          <w:rFonts w:ascii="Courier New" w:hAnsi="Courier New" w:cs="Courier New"/>
          <w:w w:val="90"/>
          <w:sz w:val="18"/>
        </w:rPr>
        <w:t>DEFAULT</w:t>
      </w:r>
      <w:r w:rsidRPr="00CA47B4">
        <w:rPr>
          <w:rFonts w:ascii="Courier New" w:hAnsi="Courier New" w:cs="Courier New"/>
          <w:spacing w:val="-62"/>
          <w:w w:val="90"/>
          <w:sz w:val="18"/>
        </w:rPr>
        <w:t xml:space="preserve"> </w:t>
      </w:r>
      <w:r w:rsidRPr="00CA47B4">
        <w:rPr>
          <w:rFonts w:ascii="Courier New" w:hAnsi="Courier New" w:cs="Courier New"/>
          <w:w w:val="90"/>
          <w:sz w:val="18"/>
        </w:rPr>
        <w:t>TABLESPACE</w:t>
      </w:r>
      <w:r w:rsidRPr="00CA47B4">
        <w:rPr>
          <w:rFonts w:ascii="Courier New" w:hAnsi="Courier New" w:cs="Courier New"/>
          <w:spacing w:val="-62"/>
          <w:w w:val="90"/>
          <w:sz w:val="18"/>
        </w:rPr>
        <w:t xml:space="preserve"> </w:t>
      </w:r>
      <w:r w:rsidRPr="00CA47B4">
        <w:rPr>
          <w:rFonts w:ascii="Courier New" w:hAnsi="Courier New" w:cs="Courier New"/>
          <w:w w:val="90"/>
          <w:sz w:val="18"/>
        </w:rPr>
        <w:t>data_ts</w:t>
      </w:r>
    </w:p>
    <w:p w14:paraId="6C0B9C34" w14:textId="77777777" w:rsidR="008C539B" w:rsidRPr="00CA47B4" w:rsidRDefault="00C12992">
      <w:pPr>
        <w:spacing w:line="259" w:lineRule="auto"/>
        <w:ind w:left="2352" w:right="5766"/>
        <w:rPr>
          <w:rFonts w:ascii="Courier New" w:hAnsi="Courier New" w:cs="Courier New"/>
          <w:sz w:val="18"/>
        </w:rPr>
      </w:pPr>
      <w:r w:rsidRPr="00CA47B4">
        <w:rPr>
          <w:rFonts w:ascii="Courier New" w:hAnsi="Courier New" w:cs="Courier New"/>
          <w:w w:val="95"/>
          <w:sz w:val="18"/>
        </w:rPr>
        <w:t>QUOTA</w:t>
      </w:r>
      <w:r w:rsidRPr="00CA47B4">
        <w:rPr>
          <w:rFonts w:ascii="Courier New" w:hAnsi="Courier New" w:cs="Courier New"/>
          <w:spacing w:val="-71"/>
          <w:w w:val="95"/>
          <w:sz w:val="18"/>
        </w:rPr>
        <w:t xml:space="preserve"> </w:t>
      </w:r>
      <w:r w:rsidRPr="00CA47B4">
        <w:rPr>
          <w:rFonts w:ascii="Courier New" w:hAnsi="Courier New" w:cs="Courier New"/>
          <w:w w:val="95"/>
          <w:sz w:val="18"/>
        </w:rPr>
        <w:t>100M</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test_ts QUOTA</w:t>
      </w:r>
      <w:r w:rsidRPr="00CA47B4">
        <w:rPr>
          <w:rFonts w:ascii="Courier New" w:hAnsi="Courier New" w:cs="Courier New"/>
          <w:spacing w:val="-71"/>
          <w:w w:val="95"/>
          <w:sz w:val="18"/>
        </w:rPr>
        <w:t xml:space="preserve"> </w:t>
      </w:r>
      <w:r w:rsidRPr="00CA47B4">
        <w:rPr>
          <w:rFonts w:ascii="Courier New" w:hAnsi="Courier New" w:cs="Courier New"/>
          <w:w w:val="95"/>
          <w:sz w:val="18"/>
        </w:rPr>
        <w:t>500K</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data_ts</w:t>
      </w:r>
    </w:p>
    <w:p w14:paraId="14745DB2" w14:textId="77777777" w:rsidR="008C539B" w:rsidRPr="00CA47B4" w:rsidRDefault="00C12992">
      <w:pPr>
        <w:ind w:left="2352"/>
        <w:rPr>
          <w:rFonts w:ascii="Courier New" w:hAnsi="Courier New" w:cs="Courier New"/>
          <w:sz w:val="18"/>
        </w:rPr>
      </w:pPr>
      <w:r w:rsidRPr="00CA47B4">
        <w:rPr>
          <w:rFonts w:ascii="Courier New" w:hAnsi="Courier New" w:cs="Courier New"/>
          <w:w w:val="95"/>
          <w:sz w:val="18"/>
        </w:rPr>
        <w:t>TEMPORARY TABLESPACE temp_ts</w:t>
      </w:r>
    </w:p>
    <w:p w14:paraId="4F3B313B" w14:textId="77777777" w:rsidR="008C539B" w:rsidRPr="00CA47B4" w:rsidRDefault="00C12992">
      <w:pPr>
        <w:spacing w:before="17"/>
        <w:ind w:left="2352"/>
        <w:rPr>
          <w:rFonts w:ascii="Courier New" w:hAnsi="Courier New" w:cs="Courier New"/>
          <w:sz w:val="18"/>
        </w:rPr>
      </w:pPr>
      <w:r w:rsidRPr="00CA47B4">
        <w:rPr>
          <w:rFonts w:ascii="Courier New" w:hAnsi="Courier New" w:cs="Courier New"/>
          <w:w w:val="95"/>
          <w:sz w:val="18"/>
        </w:rPr>
        <w:t>PROFILE clerk;</w:t>
      </w:r>
    </w:p>
    <w:p w14:paraId="2CDC8DC9" w14:textId="77777777" w:rsidR="008C539B" w:rsidRPr="001058B5" w:rsidRDefault="008C539B">
      <w:pPr>
        <w:rPr>
          <w:rFonts w:ascii="Arial" w:hAnsi="Arial" w:cs="Arial"/>
          <w:sz w:val="18"/>
        </w:rPr>
        <w:sectPr w:rsidR="008C539B" w:rsidRPr="001058B5">
          <w:headerReference w:type="even" r:id="rId47"/>
          <w:headerReference w:type="default" r:id="rId48"/>
          <w:pgSz w:w="12240" w:h="15840"/>
          <w:pgMar w:top="840" w:right="1060" w:bottom="860" w:left="1100" w:header="549" w:footer="663" w:gutter="0"/>
          <w:cols w:space="720"/>
        </w:sectPr>
      </w:pPr>
    </w:p>
    <w:p w14:paraId="24381A55" w14:textId="77777777" w:rsidR="008C539B" w:rsidRPr="001058B5" w:rsidRDefault="008C539B">
      <w:pPr>
        <w:pStyle w:val="BodyText"/>
        <w:rPr>
          <w:rFonts w:ascii="Arial" w:hAnsi="Arial" w:cs="Arial"/>
        </w:rPr>
      </w:pPr>
    </w:p>
    <w:p w14:paraId="1756FF34" w14:textId="77777777" w:rsidR="008C539B" w:rsidRPr="001058B5" w:rsidRDefault="008C539B">
      <w:pPr>
        <w:pStyle w:val="BodyText"/>
        <w:rPr>
          <w:rFonts w:ascii="Arial" w:hAnsi="Arial" w:cs="Arial"/>
          <w:sz w:val="22"/>
        </w:rPr>
      </w:pPr>
    </w:p>
    <w:p w14:paraId="7F893CF0" w14:textId="59672A3C" w:rsidR="008C539B" w:rsidRPr="001058B5" w:rsidRDefault="007A0EC7">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4EF3B53A" w14:textId="0E6021D0" w:rsidR="008C539B" w:rsidRPr="001058B5" w:rsidRDefault="008D1AB8" w:rsidP="006F7931">
      <w:pPr>
        <w:pStyle w:val="ListParagraph"/>
        <w:numPr>
          <w:ilvl w:val="2"/>
          <w:numId w:val="137"/>
        </w:numPr>
        <w:tabs>
          <w:tab w:val="left" w:pos="2740"/>
        </w:tabs>
        <w:spacing w:before="133" w:line="232" w:lineRule="auto"/>
        <w:ind w:left="2740" w:right="2010"/>
        <w:rPr>
          <w:rFonts w:ascii="Arial" w:hAnsi="Arial" w:cs="Arial"/>
          <w:sz w:val="20"/>
        </w:rPr>
      </w:pPr>
      <w:hyperlink w:anchor="_bookmark197" w:history="1">
        <w:r w:rsidR="00C12992" w:rsidRPr="001058B5">
          <w:rPr>
            <w:rFonts w:ascii="Arial" w:hAnsi="Arial" w:cs="Arial"/>
            <w:color w:val="0000CC"/>
            <w:sz w:val="20"/>
          </w:rPr>
          <w:t>"</w:t>
        </w:r>
        <w:r w:rsidR="007604CB">
          <w:rPr>
            <w:rFonts w:ascii="Arial" w:hAnsi="Arial" w:cs="Arial"/>
            <w:color w:val="0000CC"/>
            <w:sz w:val="20"/>
          </w:rPr>
          <w:t>Các yêu cầu tối thiểu để đặt mật khẩu</w:t>
        </w:r>
        <w:r w:rsidR="00C12992" w:rsidRPr="001058B5">
          <w:rPr>
            <w:rFonts w:ascii="Arial" w:hAnsi="Arial" w:cs="Arial"/>
            <w:color w:val="0000CC"/>
            <w:sz w:val="20"/>
          </w:rPr>
          <w:t xml:space="preserve">" </w:t>
        </w:r>
      </w:hyperlink>
      <w:hyperlink w:anchor="_bookmark197" w:history="1">
        <w:r w:rsidR="007604CB">
          <w:rPr>
            <w:rFonts w:ascii="Arial" w:hAnsi="Arial" w:cs="Arial"/>
            <w:sz w:val="20"/>
          </w:rPr>
          <w:t>trên trang</w:t>
        </w:r>
        <w:r w:rsidR="00C12992" w:rsidRPr="001058B5">
          <w:rPr>
            <w:rFonts w:ascii="Arial" w:hAnsi="Arial" w:cs="Arial"/>
            <w:sz w:val="20"/>
          </w:rPr>
          <w:t xml:space="preserve"> 3-3 </w:t>
        </w:r>
      </w:hyperlink>
      <w:r w:rsidR="007604CB">
        <w:rPr>
          <w:rFonts w:ascii="Arial" w:hAnsi="Arial" w:cs="Arial"/>
          <w:sz w:val="20"/>
        </w:rPr>
        <w:t>các yêu cầu tối thiểu để tạo nên mật khẩu</w:t>
      </w:r>
    </w:p>
    <w:p w14:paraId="767C5D97" w14:textId="756B506B" w:rsidR="008C539B" w:rsidRPr="001058B5" w:rsidRDefault="008D1AB8" w:rsidP="006F7931">
      <w:pPr>
        <w:pStyle w:val="ListParagraph"/>
        <w:numPr>
          <w:ilvl w:val="2"/>
          <w:numId w:val="137"/>
        </w:numPr>
        <w:tabs>
          <w:tab w:val="left" w:pos="2740"/>
        </w:tabs>
        <w:spacing w:before="118" w:line="232" w:lineRule="auto"/>
        <w:ind w:left="2740" w:right="2626"/>
        <w:rPr>
          <w:rFonts w:ascii="Arial" w:hAnsi="Arial" w:cs="Arial"/>
          <w:sz w:val="20"/>
        </w:rPr>
      </w:pPr>
      <w:hyperlink w:anchor="_bookmark2167" w:history="1">
        <w:r w:rsidR="00C12992" w:rsidRPr="001058B5">
          <w:rPr>
            <w:rFonts w:ascii="Arial" w:hAnsi="Arial" w:cs="Arial"/>
            <w:color w:val="0000CC"/>
            <w:sz w:val="20"/>
          </w:rPr>
          <w:t>"</w:t>
        </w:r>
        <w:r w:rsidR="007604CB">
          <w:rPr>
            <w:rFonts w:ascii="Arial" w:hAnsi="Arial" w:cs="Arial"/>
            <w:color w:val="0000CC"/>
            <w:sz w:val="20"/>
          </w:rPr>
          <w:t>Nguyên tắc bảo mật mật khẩu</w:t>
        </w:r>
        <w:r w:rsidR="00C12992" w:rsidRPr="001058B5">
          <w:rPr>
            <w:rFonts w:ascii="Arial" w:hAnsi="Arial" w:cs="Arial"/>
            <w:color w:val="0000CC"/>
            <w:sz w:val="20"/>
          </w:rPr>
          <w:t xml:space="preserve">" </w:t>
        </w:r>
      </w:hyperlink>
      <w:hyperlink w:anchor="_bookmark2167" w:history="1">
        <w:r w:rsidR="007604CB">
          <w:rPr>
            <w:rFonts w:ascii="Arial" w:hAnsi="Arial" w:cs="Arial"/>
            <w:sz w:val="20"/>
          </w:rPr>
          <w:t>trên trang</w:t>
        </w:r>
        <w:r w:rsidR="00C12992" w:rsidRPr="001058B5">
          <w:rPr>
            <w:rFonts w:ascii="Arial" w:hAnsi="Arial" w:cs="Arial"/>
            <w:sz w:val="20"/>
          </w:rPr>
          <w:t xml:space="preserve"> 10-7</w:t>
        </w:r>
        <w:r w:rsidR="00C12992" w:rsidRPr="001058B5">
          <w:rPr>
            <w:rFonts w:ascii="Arial" w:hAnsi="Arial" w:cs="Arial"/>
            <w:spacing w:val="-32"/>
            <w:sz w:val="20"/>
          </w:rPr>
          <w:t xml:space="preserve"> </w:t>
        </w:r>
      </w:hyperlink>
      <w:r w:rsidR="007604CB">
        <w:rPr>
          <w:rFonts w:ascii="Arial" w:hAnsi="Arial" w:cs="Arial"/>
          <w:sz w:val="20"/>
        </w:rPr>
        <w:t>các cách bổ sung để bảo vệ mật khẩu</w:t>
      </w:r>
    </w:p>
    <w:p w14:paraId="1C1F5CCC" w14:textId="43FE738F" w:rsidR="008C539B" w:rsidRPr="001058B5" w:rsidRDefault="008D1AB8" w:rsidP="006F7931">
      <w:pPr>
        <w:pStyle w:val="ListParagraph"/>
        <w:numPr>
          <w:ilvl w:val="2"/>
          <w:numId w:val="137"/>
        </w:numPr>
        <w:tabs>
          <w:tab w:val="left" w:pos="2740"/>
        </w:tabs>
        <w:spacing w:before="118" w:line="232" w:lineRule="auto"/>
        <w:ind w:left="2740" w:right="1789"/>
        <w:rPr>
          <w:rFonts w:ascii="Arial" w:hAnsi="Arial" w:cs="Arial"/>
          <w:sz w:val="20"/>
        </w:rPr>
      </w:pPr>
      <w:hyperlink w:anchor="_bookmark180" w:history="1">
        <w:r w:rsidR="00BB7A3E">
          <w:rPr>
            <w:rFonts w:ascii="Arial" w:hAnsi="Arial" w:cs="Arial"/>
            <w:color w:val="0000CC"/>
            <w:sz w:val="20"/>
          </w:rPr>
          <w:t>Chương</w:t>
        </w:r>
        <w:r w:rsidR="00C12992" w:rsidRPr="001058B5">
          <w:rPr>
            <w:rFonts w:ascii="Arial" w:hAnsi="Arial" w:cs="Arial"/>
            <w:color w:val="0000CC"/>
            <w:sz w:val="20"/>
          </w:rPr>
          <w:t xml:space="preserve"> 3, "</w:t>
        </w:r>
        <w:r w:rsidR="00BB7A3E">
          <w:rPr>
            <w:rFonts w:ascii="Arial" w:hAnsi="Arial" w:cs="Arial"/>
            <w:color w:val="0000CC"/>
            <w:sz w:val="20"/>
          </w:rPr>
          <w:t>Cấu hình xác thực</w:t>
        </w:r>
        <w:r w:rsidR="00BB7A3E" w:rsidRPr="001058B5">
          <w:rPr>
            <w:rFonts w:ascii="Arial" w:hAnsi="Arial" w:cs="Arial"/>
            <w:color w:val="0000CC"/>
            <w:sz w:val="20"/>
          </w:rPr>
          <w:t xml:space="preserve"> </w:t>
        </w:r>
        <w:r w:rsidR="00C12992" w:rsidRPr="001058B5">
          <w:rPr>
            <w:rFonts w:ascii="Arial" w:hAnsi="Arial" w:cs="Arial"/>
            <w:color w:val="0000CC"/>
            <w:sz w:val="20"/>
          </w:rPr>
          <w:t xml:space="preserve">" </w:t>
        </w:r>
      </w:hyperlink>
      <w:r w:rsidR="00BB7A3E">
        <w:rPr>
          <w:rFonts w:ascii="Arial" w:hAnsi="Arial" w:cs="Arial"/>
          <w:sz w:val="20"/>
        </w:rPr>
        <w:t>để biết thêm thông tin về các phương pháp xác thực khả dụng cho người dùng cơ sở đữ liệu Oracle</w:t>
      </w:r>
    </w:p>
    <w:p w14:paraId="7A37CA29" w14:textId="77777777" w:rsidR="008C539B" w:rsidRPr="001058B5" w:rsidRDefault="008C539B">
      <w:pPr>
        <w:pStyle w:val="BodyText"/>
        <w:spacing w:before="10"/>
        <w:rPr>
          <w:rFonts w:ascii="Arial" w:hAnsi="Arial" w:cs="Arial"/>
        </w:rPr>
      </w:pPr>
    </w:p>
    <w:p w14:paraId="49536EBF" w14:textId="7682EEF0" w:rsidR="008C539B" w:rsidRPr="001058B5" w:rsidRDefault="00B862CB">
      <w:pPr>
        <w:pStyle w:val="Heading4"/>
        <w:ind w:left="100"/>
      </w:pPr>
      <w:bookmarkStart w:id="86" w:name="Assigning_a_Default_Tablespace_for_the_U"/>
      <w:bookmarkStart w:id="87" w:name="_bookmark71"/>
      <w:bookmarkEnd w:id="86"/>
      <w:bookmarkEnd w:id="87"/>
      <w:r>
        <w:t>Gán một</w:t>
      </w:r>
      <w:r w:rsidR="00C12992" w:rsidRPr="001058B5">
        <w:t xml:space="preserve"> Default </w:t>
      </w:r>
      <w:commentRangeStart w:id="88"/>
      <w:r w:rsidR="00C12992" w:rsidRPr="001058B5">
        <w:t xml:space="preserve">Tablespace </w:t>
      </w:r>
      <w:commentRangeEnd w:id="88"/>
      <w:r>
        <w:rPr>
          <w:rStyle w:val="CommentReference"/>
          <w:rFonts w:ascii="Book Antiqua" w:eastAsia="Book Antiqua" w:hAnsi="Book Antiqua" w:cs="Book Antiqua"/>
          <w:b w:val="0"/>
          <w:bCs w:val="0"/>
        </w:rPr>
        <w:commentReference w:id="88"/>
      </w:r>
      <w:r>
        <w:t>cho người dùng</w:t>
      </w:r>
    </w:p>
    <w:p w14:paraId="20CC65F0" w14:textId="18FE23A8" w:rsidR="008C539B" w:rsidRPr="001058B5" w:rsidRDefault="00B862CB">
      <w:pPr>
        <w:pStyle w:val="BodyText"/>
        <w:spacing w:before="80" w:line="232" w:lineRule="auto"/>
        <w:ind w:left="1660" w:right="848"/>
        <w:rPr>
          <w:rFonts w:ascii="Arial" w:hAnsi="Arial" w:cs="Arial"/>
        </w:rPr>
      </w:pPr>
      <w:r>
        <w:rPr>
          <w:rFonts w:ascii="Arial" w:hAnsi="Arial" w:cs="Arial"/>
        </w:rPr>
        <w:t xml:space="preserve">Mỗi người dùng nên có một </w:t>
      </w:r>
      <w:r w:rsidR="00C12992" w:rsidRPr="001058B5">
        <w:rPr>
          <w:rFonts w:ascii="Arial" w:hAnsi="Arial" w:cs="Arial"/>
        </w:rPr>
        <w:t xml:space="preserve">default tablespace. </w:t>
      </w:r>
      <w:r>
        <w:rPr>
          <w:rFonts w:ascii="Arial" w:hAnsi="Arial" w:cs="Arial"/>
        </w:rPr>
        <w:t xml:space="preserve">Khi một đối tượng schema được tạo ra trong schema của user </w:t>
      </w:r>
      <w:r w:rsidR="0060423A">
        <w:rPr>
          <w:rFonts w:ascii="Arial" w:hAnsi="Arial" w:cs="Arial"/>
        </w:rPr>
        <w:t>và câu lệnh DDL không chỉ ra tablespace để chứa đối tượ</w:t>
      </w:r>
      <w:r w:rsidR="00DB451A">
        <w:rPr>
          <w:rFonts w:ascii="Arial" w:hAnsi="Arial" w:cs="Arial"/>
        </w:rPr>
        <w:t>ng, Oracle Database lưu trữ</w:t>
      </w:r>
      <w:r w:rsidR="0060423A">
        <w:rPr>
          <w:rFonts w:ascii="Arial" w:hAnsi="Arial" w:cs="Arial"/>
        </w:rPr>
        <w:t xml:space="preserve"> đối tượng trong tablespace mặc định của người dùng.</w:t>
      </w:r>
      <w:bookmarkStart w:id="89" w:name="_bookmark73"/>
      <w:bookmarkEnd w:id="89"/>
    </w:p>
    <w:p w14:paraId="5C6F65C7" w14:textId="7BE722B8" w:rsidR="008C539B" w:rsidRPr="001058B5" w:rsidRDefault="00FF027B">
      <w:pPr>
        <w:pStyle w:val="BodyText"/>
        <w:spacing w:before="119" w:line="230" w:lineRule="auto"/>
        <w:ind w:left="1659" w:right="802"/>
        <w:rPr>
          <w:rFonts w:ascii="Arial" w:hAnsi="Arial" w:cs="Arial"/>
        </w:rPr>
      </w:pPr>
      <w:r>
        <w:rPr>
          <w:rFonts w:ascii="Arial" w:hAnsi="Arial" w:cs="Arial"/>
        </w:rPr>
        <w:t xml:space="preserve">Thiết lập mặc định cho tất cả các tablespace mặc định của mọi người dùng là </w:t>
      </w:r>
      <w:r w:rsidR="00C12992" w:rsidRPr="00FF027B">
        <w:rPr>
          <w:rFonts w:ascii="Courier New" w:hAnsi="Courier New" w:cs="Courier New"/>
        </w:rPr>
        <w:t>SYSTEM</w:t>
      </w:r>
      <w:r>
        <w:rPr>
          <w:rFonts w:ascii="Courier New" w:hAnsi="Courier New" w:cs="Courier New"/>
        </w:rPr>
        <w:t xml:space="preserve"> </w:t>
      </w:r>
      <w:r w:rsidR="00C12992" w:rsidRPr="001058B5">
        <w:rPr>
          <w:rFonts w:ascii="Arial" w:hAnsi="Arial" w:cs="Arial"/>
          <w:spacing w:val="-85"/>
        </w:rPr>
        <w:t xml:space="preserve"> </w:t>
      </w:r>
      <w:r w:rsidR="00C12992" w:rsidRPr="001058B5">
        <w:rPr>
          <w:rFonts w:ascii="Arial" w:hAnsi="Arial" w:cs="Arial"/>
        </w:rPr>
        <w:t>tablespace.</w:t>
      </w:r>
      <w:r w:rsidR="00C12992" w:rsidRPr="001058B5">
        <w:rPr>
          <w:rFonts w:ascii="Arial" w:hAnsi="Arial" w:cs="Arial"/>
          <w:spacing w:val="-9"/>
        </w:rPr>
        <w:t xml:space="preserve"> </w:t>
      </w:r>
      <w:r w:rsidR="00956EAF">
        <w:rPr>
          <w:rFonts w:ascii="Arial" w:hAnsi="Arial" w:cs="Arial"/>
          <w:spacing w:val="-9"/>
        </w:rPr>
        <w:t>Nếu một người dùng không tạo các đối tượng, và cũng không có quyền để làm như thế, thì cài đặt mặc định là khá ổn</w:t>
      </w:r>
      <w:r w:rsidR="00C12992" w:rsidRPr="001058B5">
        <w:rPr>
          <w:rFonts w:ascii="Arial" w:hAnsi="Arial" w:cs="Arial"/>
        </w:rPr>
        <w:t xml:space="preserve">. </w:t>
      </w:r>
      <w:r w:rsidR="00956EAF">
        <w:rPr>
          <w:rFonts w:ascii="Arial" w:hAnsi="Arial" w:cs="Arial"/>
          <w:spacing w:val="-3"/>
        </w:rPr>
        <w:t>Tuy nhiên</w:t>
      </w:r>
      <w:r w:rsidR="00C12992" w:rsidRPr="001058B5">
        <w:rPr>
          <w:rFonts w:ascii="Arial" w:hAnsi="Arial" w:cs="Arial"/>
          <w:spacing w:val="-3"/>
        </w:rPr>
        <w:t xml:space="preserve">, </w:t>
      </w:r>
      <w:r w:rsidR="00956EAF">
        <w:rPr>
          <w:rFonts w:ascii="Arial" w:hAnsi="Arial" w:cs="Arial"/>
          <w:spacing w:val="-3"/>
        </w:rPr>
        <w:t>nếu mọt người dùng có khả năng tạo bất kỳ kiểu đối tượng, thì bạn nên chỉ định cụ thể default tablspace, như là</w:t>
      </w:r>
      <w:r w:rsidR="00C12992" w:rsidRPr="001058B5">
        <w:rPr>
          <w:rFonts w:ascii="Arial" w:hAnsi="Arial" w:cs="Arial"/>
          <w:spacing w:val="-9"/>
        </w:rPr>
        <w:t xml:space="preserve"> </w:t>
      </w:r>
      <w:r w:rsidR="00C12992" w:rsidRPr="00956EAF">
        <w:rPr>
          <w:rFonts w:ascii="Courier New" w:hAnsi="Courier New" w:cs="Courier New"/>
        </w:rPr>
        <w:t>USERS</w:t>
      </w:r>
      <w:r w:rsidR="00C12992" w:rsidRPr="00956EAF">
        <w:rPr>
          <w:rFonts w:ascii="Arial" w:hAnsi="Arial" w:cs="Arial"/>
        </w:rPr>
        <w:t xml:space="preserve"> </w:t>
      </w:r>
      <w:r w:rsidR="00C12992" w:rsidRPr="001058B5">
        <w:rPr>
          <w:rFonts w:ascii="Arial" w:hAnsi="Arial" w:cs="Arial"/>
        </w:rPr>
        <w:t>tablespace.</w:t>
      </w:r>
      <w:r w:rsidR="00C12992" w:rsidRPr="001058B5">
        <w:rPr>
          <w:rFonts w:ascii="Arial" w:hAnsi="Arial" w:cs="Arial"/>
          <w:spacing w:val="-9"/>
        </w:rPr>
        <w:t xml:space="preserve"> </w:t>
      </w:r>
      <w:r w:rsidR="00174F86">
        <w:rPr>
          <w:rFonts w:ascii="Arial" w:hAnsi="Arial" w:cs="Arial"/>
          <w:spacing w:val="-9"/>
        </w:rPr>
        <w:t xml:space="preserve">Sử dụng một tablespace khác, không phải là </w:t>
      </w:r>
      <w:r w:rsidR="00C12992" w:rsidRPr="00174F86">
        <w:rPr>
          <w:rFonts w:ascii="Courier New" w:hAnsi="Courier New" w:cs="Courier New"/>
        </w:rPr>
        <w:t>SYSTEM</w:t>
      </w:r>
      <w:r w:rsidR="00C12992" w:rsidRPr="001058B5">
        <w:rPr>
          <w:rFonts w:ascii="Arial" w:hAnsi="Arial" w:cs="Arial"/>
          <w:spacing w:val="-87"/>
        </w:rPr>
        <w:t xml:space="preserve"> </w:t>
      </w:r>
      <w:r w:rsidR="00174F86">
        <w:rPr>
          <w:rFonts w:ascii="Arial" w:hAnsi="Arial" w:cs="Arial"/>
        </w:rPr>
        <w:t xml:space="preserve"> làm giảm sự tranh chấp giữa các đối tượng từ điển dữ liệu và các đối tượng người dùng trên cùng một data files. Nhìn chung, không được lưu trữ dữ liệu người dùng trên </w:t>
      </w:r>
      <w:r w:rsidR="00C12992" w:rsidRPr="00174F86">
        <w:rPr>
          <w:rFonts w:ascii="Courier New" w:hAnsi="Courier New" w:cs="Courier New"/>
        </w:rPr>
        <w:t>SYSTEM</w:t>
      </w:r>
      <w:r w:rsidR="00C12992" w:rsidRPr="001058B5">
        <w:rPr>
          <w:rFonts w:ascii="Arial" w:hAnsi="Arial" w:cs="Arial"/>
        </w:rPr>
        <w:t xml:space="preserve"> tablespace.</w:t>
      </w:r>
    </w:p>
    <w:p w14:paraId="38A068F9" w14:textId="40B1F689" w:rsidR="008C539B" w:rsidRPr="001058B5" w:rsidRDefault="00B9020C">
      <w:pPr>
        <w:pStyle w:val="BodyText"/>
        <w:spacing w:before="115" w:line="230" w:lineRule="auto"/>
        <w:ind w:left="1659" w:right="802"/>
        <w:rPr>
          <w:rFonts w:ascii="Arial" w:hAnsi="Arial" w:cs="Arial"/>
        </w:rPr>
      </w:pPr>
      <w:r>
        <w:rPr>
          <w:rFonts w:ascii="Arial" w:hAnsi="Arial" w:cs="Arial"/>
          <w:spacing w:val="-6"/>
        </w:rPr>
        <w:t xml:space="preserve">Bạn có thể sử dụng câu lệnh sql </w:t>
      </w:r>
      <w:r w:rsidR="00C12992" w:rsidRPr="00B9020C">
        <w:rPr>
          <w:rFonts w:ascii="Courier New" w:hAnsi="Courier New" w:cs="Courier New"/>
        </w:rPr>
        <w:t>CREATE TABLESPACE</w:t>
      </w:r>
      <w:r w:rsidR="00C12992" w:rsidRPr="001058B5">
        <w:rPr>
          <w:rFonts w:ascii="Arial" w:hAnsi="Arial" w:cs="Arial"/>
        </w:rPr>
        <w:t xml:space="preserve"> S</w:t>
      </w:r>
      <w:r>
        <w:rPr>
          <w:rFonts w:ascii="Arial" w:hAnsi="Arial" w:cs="Arial"/>
        </w:rPr>
        <w:t xml:space="preserve">để tạo một default tablespace cố định hơn là </w:t>
      </w:r>
      <w:r w:rsidR="00C12992" w:rsidRPr="00B9020C">
        <w:rPr>
          <w:rFonts w:ascii="Courier New" w:hAnsi="Courier New" w:cs="Courier New"/>
        </w:rPr>
        <w:t>SYSTEM</w:t>
      </w:r>
      <w:r>
        <w:rPr>
          <w:rFonts w:ascii="Arial" w:hAnsi="Arial" w:cs="Arial"/>
        </w:rPr>
        <w:t xml:space="preserve"> tại thời điểm tạo ra cơ sở dữ liệu</w:t>
      </w:r>
      <w:r w:rsidR="00C12992" w:rsidRPr="001058B5">
        <w:rPr>
          <w:rFonts w:ascii="Arial" w:hAnsi="Arial" w:cs="Arial"/>
        </w:rPr>
        <w:t xml:space="preserve">, </w:t>
      </w:r>
      <w:r w:rsidRPr="00B9020C">
        <w:rPr>
          <w:rFonts w:ascii="Arial" w:hAnsi="Arial" w:cs="Arial"/>
        </w:rPr>
        <w:t>được sử dụng làm cơ sở dữ liệu mặc định cho các đối tượng cố định</w:t>
      </w:r>
      <w:r>
        <w:rPr>
          <w:rFonts w:ascii="Arial" w:hAnsi="Arial" w:cs="Arial"/>
        </w:rPr>
        <w:t>. Bằng cách tách dữ liệu người dùng khỏi dữ liệu hệ thống, bạn giảm khả năng xảy ra sự cố với tablespace</w:t>
      </w:r>
      <w:r w:rsidR="00C12992" w:rsidRPr="001058B5">
        <w:rPr>
          <w:rFonts w:ascii="Arial" w:hAnsi="Arial" w:cs="Arial"/>
          <w:spacing w:val="-10"/>
        </w:rPr>
        <w:t xml:space="preserve"> </w:t>
      </w:r>
      <w:r w:rsidR="00C12992" w:rsidRPr="00B9020C">
        <w:rPr>
          <w:rFonts w:ascii="Courier New" w:hAnsi="Courier New" w:cs="Courier New"/>
        </w:rPr>
        <w:t>SYSTEM</w:t>
      </w:r>
      <w:r w:rsidR="00C12992" w:rsidRPr="001058B5">
        <w:rPr>
          <w:rFonts w:ascii="Arial" w:hAnsi="Arial" w:cs="Arial"/>
        </w:rPr>
        <w:t>,</w:t>
      </w:r>
      <w:r w:rsidR="00C12992" w:rsidRPr="001058B5">
        <w:rPr>
          <w:rFonts w:ascii="Arial" w:hAnsi="Arial" w:cs="Arial"/>
          <w:spacing w:val="-9"/>
        </w:rPr>
        <w:t xml:space="preserve"> </w:t>
      </w:r>
      <w:r w:rsidR="00581B03">
        <w:rPr>
          <w:rFonts w:ascii="Arial" w:hAnsi="Arial" w:cs="Arial"/>
          <w:spacing w:val="-9"/>
        </w:rPr>
        <w:t>cái mà có thể trong một số trường hợp gây ra cho toàn bộ cơ sở dữ liệu không hoạt động</w:t>
      </w:r>
      <w:r w:rsidR="00C12992" w:rsidRPr="001058B5">
        <w:rPr>
          <w:rFonts w:ascii="Arial" w:hAnsi="Arial" w:cs="Arial"/>
        </w:rPr>
        <w:t>.</w:t>
      </w:r>
      <w:r w:rsidR="00131BB9">
        <w:rPr>
          <w:rFonts w:ascii="Arial" w:hAnsi="Arial" w:cs="Arial"/>
        </w:rPr>
        <w:t xml:space="preserve"> Các tablespace mặc định sau đây luôn luôn không được sử dụng bởi các người dùng hệ thống, đó là,</w:t>
      </w:r>
      <w:r w:rsidR="00C12992" w:rsidRPr="001058B5">
        <w:rPr>
          <w:rFonts w:ascii="Arial" w:hAnsi="Arial" w:cs="Arial"/>
        </w:rPr>
        <w:t xml:space="preserve"> </w:t>
      </w:r>
      <w:r w:rsidR="00C12992" w:rsidRPr="00581B03">
        <w:rPr>
          <w:rFonts w:ascii="Courier New" w:hAnsi="Courier New" w:cs="Courier New"/>
        </w:rPr>
        <w:t>SYS</w:t>
      </w:r>
      <w:r w:rsidR="00C12992" w:rsidRPr="001058B5">
        <w:rPr>
          <w:rFonts w:ascii="Arial" w:hAnsi="Arial" w:cs="Arial"/>
        </w:rPr>
        <w:t xml:space="preserve">, </w:t>
      </w:r>
      <w:r w:rsidR="00C12992" w:rsidRPr="00581B03">
        <w:rPr>
          <w:rFonts w:ascii="Courier New" w:hAnsi="Courier New" w:cs="Courier New"/>
        </w:rPr>
        <w:t>SYSTEM</w:t>
      </w:r>
      <w:r w:rsidR="00C12992" w:rsidRPr="001058B5">
        <w:rPr>
          <w:rFonts w:ascii="Arial" w:hAnsi="Arial" w:cs="Arial"/>
        </w:rPr>
        <w:t xml:space="preserve">, </w:t>
      </w:r>
      <w:r w:rsidR="00581B03">
        <w:rPr>
          <w:rFonts w:ascii="Arial" w:hAnsi="Arial" w:cs="Arial"/>
        </w:rPr>
        <w:t>và</w:t>
      </w:r>
      <w:r w:rsidR="00C12992" w:rsidRPr="001058B5">
        <w:rPr>
          <w:rFonts w:ascii="Arial" w:hAnsi="Arial" w:cs="Arial"/>
        </w:rPr>
        <w:t xml:space="preserve"> </w:t>
      </w:r>
      <w:r w:rsidR="00C12992" w:rsidRPr="00581B03">
        <w:rPr>
          <w:rFonts w:ascii="Courier New" w:hAnsi="Courier New" w:cs="Courier New"/>
        </w:rPr>
        <w:t>OUTLN</w:t>
      </w:r>
      <w:r w:rsidR="00C12992" w:rsidRPr="001058B5">
        <w:rPr>
          <w:rFonts w:ascii="Arial" w:hAnsi="Arial" w:cs="Arial"/>
        </w:rPr>
        <w:t xml:space="preserve">, </w:t>
      </w:r>
      <w:r w:rsidR="00131BB9">
        <w:rPr>
          <w:rFonts w:ascii="Arial" w:hAnsi="Arial" w:cs="Arial"/>
        </w:rPr>
        <w:t xml:space="preserve">mà trong đó tablespace mặc định vĩnh viễn là </w:t>
      </w:r>
      <w:r w:rsidR="00C12992" w:rsidRPr="001058B5">
        <w:rPr>
          <w:rFonts w:ascii="Arial" w:hAnsi="Arial" w:cs="Arial"/>
        </w:rPr>
        <w:t>s</w:t>
      </w:r>
      <w:r w:rsidR="00C12992" w:rsidRPr="001058B5">
        <w:rPr>
          <w:rFonts w:ascii="Arial" w:hAnsi="Arial" w:cs="Arial"/>
          <w:spacing w:val="-11"/>
        </w:rPr>
        <w:t xml:space="preserve"> </w:t>
      </w:r>
      <w:r w:rsidR="00C12992" w:rsidRPr="00131BB9">
        <w:rPr>
          <w:rFonts w:ascii="Courier New" w:hAnsi="Courier New" w:cs="Courier New"/>
        </w:rPr>
        <w:t>SYSTEM</w:t>
      </w:r>
      <w:r w:rsidR="00C12992" w:rsidRPr="001058B5">
        <w:rPr>
          <w:rFonts w:ascii="Arial" w:hAnsi="Arial" w:cs="Arial"/>
        </w:rPr>
        <w:t>.</w:t>
      </w:r>
      <w:r w:rsidR="00C12992" w:rsidRPr="001058B5">
        <w:rPr>
          <w:rFonts w:ascii="Arial" w:hAnsi="Arial" w:cs="Arial"/>
          <w:spacing w:val="-11"/>
        </w:rPr>
        <w:t xml:space="preserve"> </w:t>
      </w:r>
      <w:r w:rsidR="00A67997">
        <w:rPr>
          <w:rFonts w:ascii="Arial" w:hAnsi="Arial" w:cs="Arial"/>
        </w:rPr>
        <w:t>Một tablspace được thiết kế như là mặc định vĩnh viễn thì không thể bị drop</w:t>
      </w:r>
      <w:r w:rsidR="00C12992" w:rsidRPr="001058B5">
        <w:rPr>
          <w:rFonts w:ascii="Arial" w:hAnsi="Arial" w:cs="Arial"/>
        </w:rPr>
        <w:t xml:space="preserve">. </w:t>
      </w:r>
      <w:r w:rsidR="00F06A7B">
        <w:rPr>
          <w:rFonts w:ascii="Arial" w:hAnsi="Arial" w:cs="Arial"/>
          <w:spacing w:val="-9"/>
        </w:rPr>
        <w:t>Để đạt được mục đích này</w:t>
      </w:r>
      <w:r w:rsidR="00C12992" w:rsidRPr="001058B5">
        <w:rPr>
          <w:rFonts w:ascii="Arial" w:hAnsi="Arial" w:cs="Arial"/>
        </w:rPr>
        <w:t xml:space="preserve">, </w:t>
      </w:r>
      <w:r w:rsidR="00F06A7B">
        <w:rPr>
          <w:rFonts w:ascii="Arial" w:hAnsi="Arial" w:cs="Arial"/>
        </w:rPr>
        <w:t>bạn đầu tiên phải thiết kế một tablespace khác như là tablespace vĩnh viễn mặc định</w:t>
      </w:r>
      <w:r w:rsidR="00C12992" w:rsidRPr="001058B5">
        <w:rPr>
          <w:rFonts w:ascii="Arial" w:hAnsi="Arial" w:cs="Arial"/>
        </w:rPr>
        <w:t xml:space="preserve">. </w:t>
      </w:r>
      <w:r w:rsidR="003D6CA2">
        <w:rPr>
          <w:rFonts w:ascii="Arial" w:hAnsi="Arial" w:cs="Arial"/>
        </w:rPr>
        <w:t xml:space="preserve">Bạn có thể sử dụng câu lệnh sql </w:t>
      </w:r>
      <w:r w:rsidR="00C12992" w:rsidRPr="003D6CA2">
        <w:rPr>
          <w:rFonts w:ascii="Courier New" w:hAnsi="Courier New" w:cs="Courier New"/>
        </w:rPr>
        <w:t>ALTER</w:t>
      </w:r>
      <w:r w:rsidR="00C12992" w:rsidRPr="003D6CA2">
        <w:rPr>
          <w:rFonts w:ascii="Courier New" w:hAnsi="Courier New" w:cs="Courier New"/>
          <w:spacing w:val="-63"/>
        </w:rPr>
        <w:t xml:space="preserve"> </w:t>
      </w:r>
      <w:r w:rsidR="00C12992" w:rsidRPr="003D6CA2">
        <w:rPr>
          <w:rFonts w:ascii="Courier New" w:hAnsi="Courier New" w:cs="Courier New"/>
        </w:rPr>
        <w:t>TABLESPACE</w:t>
      </w:r>
      <w:r w:rsidR="00C12992" w:rsidRPr="001058B5">
        <w:rPr>
          <w:rFonts w:ascii="Arial" w:hAnsi="Arial" w:cs="Arial"/>
          <w:spacing w:val="-97"/>
        </w:rPr>
        <w:t xml:space="preserve"> </w:t>
      </w:r>
      <w:r w:rsidR="00C12992" w:rsidRPr="001058B5">
        <w:rPr>
          <w:rFonts w:ascii="Arial" w:hAnsi="Arial" w:cs="Arial"/>
        </w:rPr>
        <w:t>S</w:t>
      </w:r>
      <w:r w:rsidR="003D6CA2">
        <w:rPr>
          <w:rFonts w:ascii="Arial" w:hAnsi="Arial" w:cs="Arial"/>
        </w:rPr>
        <w:t>để chỉnh sửa tablespace mặc định vĩnh viễn với một tablespace khác.</w:t>
      </w:r>
      <w:r w:rsidR="00C12992" w:rsidRPr="001058B5">
        <w:rPr>
          <w:rFonts w:ascii="Arial" w:hAnsi="Arial" w:cs="Arial"/>
        </w:rPr>
        <w:t xml:space="preserve"> </w:t>
      </w:r>
      <w:r w:rsidR="003D6CA2">
        <w:rPr>
          <w:rFonts w:ascii="Arial" w:hAnsi="Arial" w:cs="Arial"/>
        </w:rPr>
        <w:t xml:space="preserve">Lưu ý rằng việc thay đổi này sẽ ảnh hưởng đến tất cả người dùng hoặc các đối tượng đã được tạo sau khi câu lệnh </w:t>
      </w:r>
      <w:r w:rsidR="00C12992" w:rsidRPr="003D6CA2">
        <w:rPr>
          <w:rFonts w:ascii="Courier New" w:hAnsi="Courier New" w:cs="Courier New"/>
        </w:rPr>
        <w:t>ALTER DDL</w:t>
      </w:r>
      <w:r w:rsidR="00C12992" w:rsidRPr="001058B5">
        <w:rPr>
          <w:rFonts w:ascii="Arial" w:hAnsi="Arial" w:cs="Arial"/>
        </w:rPr>
        <w:t xml:space="preserve"> </w:t>
      </w:r>
      <w:r w:rsidR="003D6CA2">
        <w:rPr>
          <w:rFonts w:ascii="Arial" w:hAnsi="Arial" w:cs="Arial"/>
        </w:rPr>
        <w:t xml:space="preserve">được </w:t>
      </w:r>
      <w:r w:rsidR="00C12992" w:rsidRPr="001058B5">
        <w:rPr>
          <w:rFonts w:ascii="Arial" w:hAnsi="Arial" w:cs="Arial"/>
        </w:rPr>
        <w:t>commits.</w:t>
      </w:r>
    </w:p>
    <w:p w14:paraId="7CE7DE96" w14:textId="09BAA0AE" w:rsidR="008C539B" w:rsidRPr="001058B5" w:rsidRDefault="00DA2361">
      <w:pPr>
        <w:pStyle w:val="BodyText"/>
        <w:spacing w:before="112" w:line="230" w:lineRule="auto"/>
        <w:ind w:left="1659" w:right="710"/>
        <w:rPr>
          <w:rFonts w:ascii="Arial" w:hAnsi="Arial" w:cs="Arial"/>
        </w:rPr>
      </w:pPr>
      <w:r>
        <w:rPr>
          <w:rFonts w:ascii="Arial" w:hAnsi="Arial" w:cs="Arial"/>
        </w:rPr>
        <w:t>Bạn cũng có thể thiết lập default tablespace cho người dùng trong quá trình tạo người dùng, và thay đổi nó sau này với câu lệnh</w:t>
      </w:r>
      <w:r w:rsidR="00C12992" w:rsidRPr="001058B5">
        <w:rPr>
          <w:rFonts w:ascii="Arial" w:hAnsi="Arial" w:cs="Arial"/>
        </w:rPr>
        <w:t xml:space="preserve"> </w:t>
      </w:r>
      <w:r w:rsidR="00C12992" w:rsidRPr="003D6CA2">
        <w:rPr>
          <w:rFonts w:ascii="Courier New" w:hAnsi="Courier New" w:cs="Courier New"/>
        </w:rPr>
        <w:t>ALTER USER</w:t>
      </w:r>
      <w:r w:rsidR="00C12992" w:rsidRPr="001058B5">
        <w:rPr>
          <w:rFonts w:ascii="Arial" w:hAnsi="Arial" w:cs="Arial"/>
        </w:rPr>
        <w:t xml:space="preserve">. </w:t>
      </w:r>
      <w:r>
        <w:rPr>
          <w:rFonts w:ascii="Arial" w:hAnsi="Arial" w:cs="Arial"/>
        </w:rPr>
        <w:t>Thay đổi tablespace mặc định của người dùng chỉ ảnh hưởng đến các đối tượng được tạo ra sau khi mọi thiết lập đã thay đổi</w:t>
      </w:r>
      <w:r w:rsidR="00C12992" w:rsidRPr="001058B5">
        <w:rPr>
          <w:rFonts w:ascii="Arial" w:hAnsi="Arial" w:cs="Arial"/>
        </w:rPr>
        <w:t>.</w:t>
      </w:r>
    </w:p>
    <w:p w14:paraId="6653214B" w14:textId="378B9F4B" w:rsidR="008C539B" w:rsidRPr="001058B5" w:rsidRDefault="00610560">
      <w:pPr>
        <w:pStyle w:val="BodyText"/>
        <w:spacing w:before="119" w:line="232" w:lineRule="auto"/>
        <w:ind w:left="1660" w:right="848"/>
        <w:rPr>
          <w:rFonts w:ascii="Arial" w:hAnsi="Arial" w:cs="Arial"/>
        </w:rPr>
      </w:pPr>
      <w:r>
        <w:rPr>
          <w:rFonts w:ascii="Arial" w:hAnsi="Arial" w:cs="Arial"/>
        </w:rPr>
        <w:t xml:space="preserve">Khi bạn chỉ ra tablespace mặc định cho người dùng, bạn cũng phải chỉ ra </w:t>
      </w:r>
      <w:commentRangeStart w:id="90"/>
      <w:r>
        <w:rPr>
          <w:rFonts w:ascii="Arial" w:hAnsi="Arial" w:cs="Arial"/>
        </w:rPr>
        <w:t xml:space="preserve">quota </w:t>
      </w:r>
      <w:commentRangeEnd w:id="90"/>
      <w:r w:rsidR="00EF706C">
        <w:rPr>
          <w:rStyle w:val="CommentReference"/>
        </w:rPr>
        <w:commentReference w:id="90"/>
      </w:r>
      <w:r>
        <w:rPr>
          <w:rFonts w:ascii="Arial" w:hAnsi="Arial" w:cs="Arial"/>
        </w:rPr>
        <w:t>trên tablspace đó</w:t>
      </w:r>
      <w:bookmarkStart w:id="91" w:name="_bookmark74"/>
      <w:bookmarkEnd w:id="91"/>
      <w:r w:rsidR="00C12992" w:rsidRPr="001058B5">
        <w:rPr>
          <w:rFonts w:ascii="Arial" w:hAnsi="Arial" w:cs="Arial"/>
        </w:rPr>
        <w:t>.</w:t>
      </w:r>
    </w:p>
    <w:p w14:paraId="1E311D61" w14:textId="6DD41D40" w:rsidR="008C539B" w:rsidRPr="001058B5" w:rsidRDefault="00610560">
      <w:pPr>
        <w:pStyle w:val="BodyText"/>
        <w:spacing w:before="121" w:line="228" w:lineRule="auto"/>
        <w:ind w:left="1660" w:right="700" w:hanging="1"/>
        <w:rPr>
          <w:rFonts w:ascii="Arial" w:hAnsi="Arial" w:cs="Arial"/>
        </w:rPr>
      </w:pPr>
      <w:r>
        <w:rPr>
          <w:rFonts w:ascii="Arial" w:hAnsi="Arial" w:cs="Arial"/>
        </w:rPr>
        <w:t>Trong câu lệnh</w:t>
      </w:r>
      <w:r w:rsidR="00C12992" w:rsidRPr="001058B5">
        <w:rPr>
          <w:rFonts w:ascii="Arial" w:hAnsi="Arial" w:cs="Arial"/>
          <w:spacing w:val="-26"/>
        </w:rPr>
        <w:t xml:space="preserve"> </w:t>
      </w:r>
      <w:r w:rsidR="00C12992" w:rsidRPr="003D6CA2">
        <w:rPr>
          <w:rFonts w:ascii="Courier New" w:hAnsi="Courier New" w:cs="Courier New"/>
        </w:rPr>
        <w:t>CREATE</w:t>
      </w:r>
      <w:r w:rsidR="00C12992" w:rsidRPr="003D6CA2">
        <w:rPr>
          <w:rFonts w:ascii="Courier New" w:hAnsi="Courier New" w:cs="Courier New"/>
          <w:spacing w:val="-69"/>
        </w:rPr>
        <w:t xml:space="preserve"> </w:t>
      </w:r>
      <w:r w:rsidR="00C12992" w:rsidRPr="003D6CA2">
        <w:rPr>
          <w:rFonts w:ascii="Courier New" w:hAnsi="Courier New" w:cs="Courier New"/>
        </w:rPr>
        <w:t>USER</w:t>
      </w:r>
      <w:r w:rsidR="00C12992" w:rsidRPr="001058B5">
        <w:rPr>
          <w:rFonts w:ascii="Arial" w:hAnsi="Arial" w:cs="Arial"/>
          <w:spacing w:val="-99"/>
        </w:rPr>
        <w:t xml:space="preserve"> </w:t>
      </w:r>
      <w:r>
        <w:rPr>
          <w:rFonts w:ascii="Arial" w:hAnsi="Arial" w:cs="Arial"/>
          <w:spacing w:val="-99"/>
        </w:rPr>
        <w:t xml:space="preserve"> </w:t>
      </w:r>
      <w:r>
        <w:rPr>
          <w:rFonts w:ascii="Arial" w:hAnsi="Arial" w:cs="Arial"/>
        </w:rPr>
        <w:t xml:space="preserve"> dưới đây</w:t>
      </w:r>
      <w:r w:rsidR="00C12992" w:rsidRPr="001058B5">
        <w:rPr>
          <w:rFonts w:ascii="Arial" w:hAnsi="Arial" w:cs="Arial"/>
        </w:rPr>
        <w:t>,</w:t>
      </w:r>
      <w:r w:rsidR="00C12992" w:rsidRPr="001058B5">
        <w:rPr>
          <w:rFonts w:ascii="Arial" w:hAnsi="Arial" w:cs="Arial"/>
          <w:spacing w:val="-25"/>
        </w:rPr>
        <w:t xml:space="preserve"> </w:t>
      </w:r>
      <w:r w:rsidR="00C12992" w:rsidRPr="001058B5">
        <w:rPr>
          <w:rFonts w:ascii="Arial" w:hAnsi="Arial" w:cs="Arial"/>
        </w:rPr>
        <w:t>t</w:t>
      </w:r>
      <w:r>
        <w:rPr>
          <w:rFonts w:ascii="Arial" w:hAnsi="Arial" w:cs="Arial"/>
        </w:rPr>
        <w:t>tablspace mặc dịnh cho người dùng</w:t>
      </w:r>
      <w:r w:rsidR="00C12992" w:rsidRPr="001058B5">
        <w:rPr>
          <w:rFonts w:ascii="Arial" w:hAnsi="Arial" w:cs="Arial"/>
          <w:spacing w:val="-26"/>
        </w:rPr>
        <w:t xml:space="preserve"> </w:t>
      </w:r>
      <w:r w:rsidR="00C12992" w:rsidRPr="00610560">
        <w:rPr>
          <w:rFonts w:ascii="Courier New" w:hAnsi="Courier New" w:cs="Courier New"/>
        </w:rPr>
        <w:t>jward</w:t>
      </w:r>
      <w:r>
        <w:rPr>
          <w:rFonts w:ascii="Courier New" w:hAnsi="Courier New" w:cs="Courier New"/>
        </w:rPr>
        <w:t xml:space="preserve"> </w:t>
      </w:r>
      <w:r w:rsidR="00C12992" w:rsidRPr="001058B5">
        <w:rPr>
          <w:rFonts w:ascii="Arial" w:hAnsi="Arial" w:cs="Arial"/>
          <w:spacing w:val="-99"/>
        </w:rPr>
        <w:t xml:space="preserve"> </w:t>
      </w:r>
      <w:r>
        <w:rPr>
          <w:rFonts w:ascii="Arial" w:hAnsi="Arial" w:cs="Arial"/>
        </w:rPr>
        <w:t>là</w:t>
      </w:r>
      <w:r w:rsidR="00C12992" w:rsidRPr="001058B5">
        <w:rPr>
          <w:rFonts w:ascii="Arial" w:hAnsi="Arial" w:cs="Arial"/>
          <w:spacing w:val="-26"/>
        </w:rPr>
        <w:t xml:space="preserve"> </w:t>
      </w:r>
      <w:r>
        <w:rPr>
          <w:rFonts w:ascii="Courier New" w:hAnsi="Courier New" w:cs="Courier New"/>
        </w:rPr>
        <w:t>data_</w:t>
      </w:r>
      <w:r w:rsidR="00C12992" w:rsidRPr="00610560">
        <w:rPr>
          <w:rFonts w:ascii="Courier New" w:hAnsi="Courier New" w:cs="Courier New"/>
        </w:rPr>
        <w:t>ts</w:t>
      </w:r>
      <w:r w:rsidR="00C12992" w:rsidRPr="001058B5">
        <w:rPr>
          <w:rFonts w:ascii="Arial" w:hAnsi="Arial" w:cs="Arial"/>
        </w:rPr>
        <w:t xml:space="preserve">, </w:t>
      </w:r>
      <w:r>
        <w:rPr>
          <w:rFonts w:ascii="Arial" w:hAnsi="Arial" w:cs="Arial"/>
        </w:rPr>
        <w:t xml:space="preserve">và </w:t>
      </w:r>
      <w:r w:rsidR="00C12992" w:rsidRPr="001058B5">
        <w:rPr>
          <w:rFonts w:ascii="Arial" w:hAnsi="Arial" w:cs="Arial"/>
        </w:rPr>
        <w:t xml:space="preserve">quota </w:t>
      </w:r>
      <w:r>
        <w:rPr>
          <w:rFonts w:ascii="Arial" w:hAnsi="Arial" w:cs="Arial"/>
        </w:rPr>
        <w:t>của anh ta trên tablespace đó là 500K</w:t>
      </w:r>
      <w:r w:rsidR="00C12992" w:rsidRPr="001058B5">
        <w:rPr>
          <w:rFonts w:ascii="Arial" w:hAnsi="Arial" w:cs="Arial"/>
        </w:rPr>
        <w:t>:</w:t>
      </w:r>
    </w:p>
    <w:p w14:paraId="5D40D1A0" w14:textId="77777777" w:rsidR="008C539B" w:rsidRPr="004137B7" w:rsidRDefault="00C12992">
      <w:pPr>
        <w:spacing w:before="140" w:line="259" w:lineRule="auto"/>
        <w:ind w:left="1752" w:right="5904" w:hanging="93"/>
        <w:rPr>
          <w:rFonts w:ascii="Courier New" w:hAnsi="Courier New" w:cs="Courier New"/>
          <w:b/>
          <w:sz w:val="18"/>
        </w:rPr>
      </w:pPr>
      <w:r w:rsidRPr="004137B7">
        <w:rPr>
          <w:rFonts w:ascii="Courier New" w:hAnsi="Courier New" w:cs="Courier New"/>
          <w:w w:val="95"/>
          <w:sz w:val="18"/>
        </w:rPr>
        <w:t xml:space="preserve">CREATE USER jward IDENTIFIED BY </w:t>
      </w:r>
      <w:r w:rsidRPr="004137B7">
        <w:rPr>
          <w:rFonts w:ascii="Courier New" w:hAnsi="Courier New" w:cs="Courier New"/>
          <w:i/>
          <w:w w:val="95"/>
          <w:sz w:val="18"/>
        </w:rPr>
        <w:t xml:space="preserve">password </w:t>
      </w:r>
      <w:r w:rsidRPr="004137B7">
        <w:rPr>
          <w:rFonts w:ascii="Courier New" w:hAnsi="Courier New" w:cs="Courier New"/>
          <w:b/>
          <w:w w:val="90"/>
          <w:sz w:val="18"/>
        </w:rPr>
        <w:t>DEFAULT</w:t>
      </w:r>
      <w:r w:rsidRPr="004137B7">
        <w:rPr>
          <w:rFonts w:ascii="Courier New" w:hAnsi="Courier New" w:cs="Courier New"/>
          <w:b/>
          <w:spacing w:val="-62"/>
          <w:w w:val="90"/>
          <w:sz w:val="18"/>
        </w:rPr>
        <w:t xml:space="preserve"> </w:t>
      </w:r>
      <w:r w:rsidRPr="004137B7">
        <w:rPr>
          <w:rFonts w:ascii="Courier New" w:hAnsi="Courier New" w:cs="Courier New"/>
          <w:b/>
          <w:w w:val="90"/>
          <w:sz w:val="18"/>
        </w:rPr>
        <w:t>TABLESPACE</w:t>
      </w:r>
      <w:r w:rsidRPr="004137B7">
        <w:rPr>
          <w:rFonts w:ascii="Courier New" w:hAnsi="Courier New" w:cs="Courier New"/>
          <w:b/>
          <w:spacing w:val="-62"/>
          <w:w w:val="90"/>
          <w:sz w:val="18"/>
        </w:rPr>
        <w:t xml:space="preserve"> </w:t>
      </w:r>
      <w:r w:rsidRPr="004137B7">
        <w:rPr>
          <w:rFonts w:ascii="Courier New" w:hAnsi="Courier New" w:cs="Courier New"/>
          <w:b/>
          <w:w w:val="90"/>
          <w:sz w:val="18"/>
        </w:rPr>
        <w:t>data_ts</w:t>
      </w:r>
    </w:p>
    <w:p w14:paraId="1AB6DA98" w14:textId="77777777" w:rsidR="008C539B" w:rsidRPr="004137B7" w:rsidRDefault="00C12992">
      <w:pPr>
        <w:spacing w:line="203" w:lineRule="exact"/>
        <w:ind w:left="1752"/>
        <w:rPr>
          <w:rFonts w:ascii="Courier New" w:hAnsi="Courier New" w:cs="Courier New"/>
          <w:sz w:val="18"/>
        </w:rPr>
      </w:pPr>
      <w:r w:rsidRPr="004137B7">
        <w:rPr>
          <w:rFonts w:ascii="Courier New" w:hAnsi="Courier New" w:cs="Courier New"/>
          <w:w w:val="90"/>
          <w:sz w:val="18"/>
        </w:rPr>
        <w:t>QUOTA 100M ON test_ts</w:t>
      </w:r>
    </w:p>
    <w:p w14:paraId="73ECA92C" w14:textId="77777777" w:rsidR="008C539B" w:rsidRPr="004137B7" w:rsidRDefault="00C12992">
      <w:pPr>
        <w:spacing w:before="16"/>
        <w:ind w:left="1752"/>
        <w:rPr>
          <w:rFonts w:ascii="Courier New" w:hAnsi="Courier New" w:cs="Courier New"/>
          <w:b/>
          <w:sz w:val="18"/>
        </w:rPr>
      </w:pPr>
      <w:r w:rsidRPr="004137B7">
        <w:rPr>
          <w:rFonts w:ascii="Courier New" w:hAnsi="Courier New" w:cs="Courier New"/>
          <w:b/>
          <w:w w:val="90"/>
          <w:sz w:val="18"/>
        </w:rPr>
        <w:t>QUOTA 500K ON data_ts</w:t>
      </w:r>
    </w:p>
    <w:p w14:paraId="5922E06A" w14:textId="77777777" w:rsidR="008C539B" w:rsidRPr="004137B7" w:rsidRDefault="00C12992">
      <w:pPr>
        <w:spacing w:before="17"/>
        <w:ind w:left="1752"/>
        <w:rPr>
          <w:rFonts w:ascii="Courier New" w:hAnsi="Courier New" w:cs="Courier New"/>
          <w:sz w:val="18"/>
        </w:rPr>
      </w:pPr>
      <w:r w:rsidRPr="004137B7">
        <w:rPr>
          <w:rFonts w:ascii="Courier New" w:hAnsi="Courier New" w:cs="Courier New"/>
          <w:w w:val="95"/>
          <w:sz w:val="18"/>
        </w:rPr>
        <w:t>TEMPORARY TABLESPACE temp_ts</w:t>
      </w:r>
    </w:p>
    <w:p w14:paraId="2A081DD9" w14:textId="77777777" w:rsidR="008C539B" w:rsidRPr="004137B7" w:rsidRDefault="00C12992">
      <w:pPr>
        <w:spacing w:before="16"/>
        <w:ind w:left="1752"/>
        <w:rPr>
          <w:rFonts w:ascii="Courier New" w:hAnsi="Courier New" w:cs="Courier New"/>
          <w:sz w:val="18"/>
        </w:rPr>
      </w:pPr>
      <w:r w:rsidRPr="004137B7">
        <w:rPr>
          <w:rFonts w:ascii="Courier New" w:hAnsi="Courier New" w:cs="Courier New"/>
          <w:w w:val="95"/>
          <w:sz w:val="18"/>
        </w:rPr>
        <w:t>PROFILE clerk;</w:t>
      </w:r>
    </w:p>
    <w:p w14:paraId="146DD16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407C991" w14:textId="77777777" w:rsidR="008C539B" w:rsidRPr="001058B5" w:rsidRDefault="008C539B">
      <w:pPr>
        <w:pStyle w:val="BodyText"/>
        <w:spacing w:before="5"/>
        <w:rPr>
          <w:rFonts w:ascii="Arial" w:hAnsi="Arial" w:cs="Arial"/>
          <w:sz w:val="25"/>
        </w:rPr>
      </w:pPr>
    </w:p>
    <w:p w14:paraId="49CC9565" w14:textId="4FBBC246" w:rsidR="008C539B" w:rsidRPr="001058B5" w:rsidRDefault="009242BE">
      <w:pPr>
        <w:pStyle w:val="Heading4"/>
        <w:spacing w:before="106"/>
      </w:pPr>
      <w:bookmarkStart w:id="92" w:name="Assigning_a_Tablespace_Quota_for_the_Use"/>
      <w:bookmarkStart w:id="93" w:name="_bookmark75"/>
      <w:bookmarkEnd w:id="92"/>
      <w:bookmarkEnd w:id="93"/>
      <w:r>
        <w:t>Đặt tablespace quota cho người dùng</w:t>
      </w:r>
    </w:p>
    <w:p w14:paraId="488C15BD" w14:textId="4B2194B2" w:rsidR="008C539B" w:rsidRPr="001058B5" w:rsidRDefault="009242BE">
      <w:pPr>
        <w:pStyle w:val="BodyText"/>
        <w:spacing w:before="79" w:line="232" w:lineRule="auto"/>
        <w:ind w:left="2260"/>
        <w:rPr>
          <w:rFonts w:ascii="Arial" w:hAnsi="Arial" w:cs="Arial"/>
        </w:rPr>
      </w:pPr>
      <w:r>
        <w:rPr>
          <w:rFonts w:ascii="Arial" w:hAnsi="Arial" w:cs="Arial"/>
        </w:rPr>
        <w:t>Bạn có thể gán mỗi người dùng một tablespace quota đối với bất kỳ tablespace</w:t>
      </w:r>
      <w:r w:rsidR="009A0A1E">
        <w:rPr>
          <w:rFonts w:ascii="Arial" w:hAnsi="Arial" w:cs="Arial"/>
        </w:rPr>
        <w:t xml:space="preserve"> (ngoại trừ một tablespace tạm). Việc đặ</w:t>
      </w:r>
      <w:r w:rsidR="00F96BEF">
        <w:rPr>
          <w:rFonts w:ascii="Arial" w:hAnsi="Arial" w:cs="Arial"/>
        </w:rPr>
        <w:t xml:space="preserve">t quota phải đạt </w:t>
      </w:r>
      <w:r w:rsidR="009A0A1E">
        <w:rPr>
          <w:rFonts w:ascii="Arial" w:hAnsi="Arial" w:cs="Arial"/>
        </w:rPr>
        <w:t>những điều sau:</w:t>
      </w:r>
    </w:p>
    <w:p w14:paraId="412AC987" w14:textId="12226F84" w:rsidR="008C539B" w:rsidRPr="001058B5" w:rsidRDefault="005D2B54" w:rsidP="006F7931">
      <w:pPr>
        <w:pStyle w:val="ListParagraph"/>
        <w:numPr>
          <w:ilvl w:val="0"/>
          <w:numId w:val="134"/>
        </w:numPr>
        <w:tabs>
          <w:tab w:val="left" w:pos="2620"/>
        </w:tabs>
        <w:spacing w:before="118" w:line="232" w:lineRule="auto"/>
        <w:ind w:right="403"/>
        <w:rPr>
          <w:rFonts w:ascii="Arial" w:hAnsi="Arial" w:cs="Arial"/>
          <w:sz w:val="20"/>
        </w:rPr>
      </w:pPr>
      <w:r>
        <w:rPr>
          <w:rFonts w:ascii="Arial" w:hAnsi="Arial" w:cs="Arial"/>
          <w:sz w:val="20"/>
        </w:rPr>
        <w:t>Người dùng phải có quyền tạo một số loại đối tượng trong một tablespace nhất định nào đó.</w:t>
      </w:r>
    </w:p>
    <w:p w14:paraId="21822007" w14:textId="37A8DD48" w:rsidR="008C539B" w:rsidRPr="001058B5" w:rsidRDefault="000A3B63" w:rsidP="006F7931">
      <w:pPr>
        <w:pStyle w:val="ListParagraph"/>
        <w:numPr>
          <w:ilvl w:val="0"/>
          <w:numId w:val="134"/>
        </w:numPr>
        <w:tabs>
          <w:tab w:val="left" w:pos="2620"/>
        </w:tabs>
        <w:spacing w:before="118" w:line="232" w:lineRule="auto"/>
        <w:ind w:right="407"/>
        <w:rPr>
          <w:rFonts w:ascii="Arial" w:hAnsi="Arial" w:cs="Arial"/>
          <w:sz w:val="20"/>
        </w:rPr>
      </w:pPr>
      <w:r w:rsidRPr="000A3B63">
        <w:rPr>
          <w:rFonts w:ascii="Arial" w:hAnsi="Arial" w:cs="Arial"/>
          <w:sz w:val="20"/>
        </w:rPr>
        <w:t>Cơ sở dữ liệu Oracle giới hạn số lượng không gian có thể được cấp phát để lưu trữ các đối tượng của ngườ</w:t>
      </w:r>
      <w:r>
        <w:rPr>
          <w:rFonts w:ascii="Arial" w:hAnsi="Arial" w:cs="Arial"/>
          <w:sz w:val="20"/>
        </w:rPr>
        <w:t xml:space="preserve">i dùng trong tablespace </w:t>
      </w:r>
      <w:r w:rsidRPr="000A3B63">
        <w:rPr>
          <w:rFonts w:ascii="Arial" w:hAnsi="Arial" w:cs="Arial"/>
          <w:sz w:val="20"/>
        </w:rPr>
        <w:t xml:space="preserve">được chỉ định cho số lượng </w:t>
      </w:r>
      <w:r>
        <w:rPr>
          <w:rFonts w:ascii="Arial" w:hAnsi="Arial" w:cs="Arial"/>
          <w:sz w:val="20"/>
        </w:rPr>
        <w:t>quota</w:t>
      </w:r>
      <w:r w:rsidR="00C12992" w:rsidRPr="001058B5">
        <w:rPr>
          <w:rFonts w:ascii="Arial" w:hAnsi="Arial" w:cs="Arial"/>
          <w:sz w:val="20"/>
        </w:rPr>
        <w:t>.</w:t>
      </w:r>
    </w:p>
    <w:p w14:paraId="18137A2C" w14:textId="6B7F7252" w:rsidR="008C539B" w:rsidRPr="001058B5" w:rsidRDefault="000A3B63">
      <w:pPr>
        <w:pStyle w:val="BodyText"/>
        <w:spacing w:before="118" w:line="232" w:lineRule="auto"/>
        <w:ind w:left="2260"/>
        <w:rPr>
          <w:rFonts w:ascii="Arial" w:hAnsi="Arial" w:cs="Arial"/>
        </w:rPr>
      </w:pPr>
      <w:r>
        <w:rPr>
          <w:rFonts w:ascii="Arial" w:hAnsi="Arial" w:cs="Arial"/>
        </w:rPr>
        <w:t>Mặc định</w:t>
      </w:r>
      <w:r w:rsidR="00C12992" w:rsidRPr="001058B5">
        <w:rPr>
          <w:rFonts w:ascii="Arial" w:hAnsi="Arial" w:cs="Arial"/>
        </w:rPr>
        <w:t>t,</w:t>
      </w:r>
      <w:r>
        <w:rPr>
          <w:rFonts w:ascii="Arial" w:hAnsi="Arial" w:cs="Arial"/>
        </w:rPr>
        <w:t>một người dùng khong có quota trên bất kỳ tablespace nào trong cơ sở dữ liệu</w:t>
      </w:r>
      <w:r w:rsidR="00C12992" w:rsidRPr="001058B5">
        <w:rPr>
          <w:rFonts w:ascii="Arial" w:hAnsi="Arial" w:cs="Arial"/>
        </w:rPr>
        <w:t xml:space="preserve">. </w:t>
      </w:r>
      <w:r>
        <w:rPr>
          <w:rFonts w:ascii="Arial" w:hAnsi="Arial" w:cs="Arial"/>
        </w:rPr>
        <w:t>Nếu người dùng có quyền để tạo đối tượng schema, thì bạn phải đặt một quota để cho phép người dùng đó tạo những đối tượng.Tối thiếu nhất, gán cho các người dùng một quota cho tablespace mặc định, và ngoài ra các quota cho những tablespace khác để chúng có thể tạo ra các đối tượng.</w:t>
      </w:r>
      <w:bookmarkStart w:id="94" w:name="_bookmark78"/>
      <w:bookmarkEnd w:id="94"/>
    </w:p>
    <w:p w14:paraId="1DA7FDA5" w14:textId="52E93DF8" w:rsidR="008C539B" w:rsidRPr="001058B5" w:rsidRDefault="000A3B63" w:rsidP="000A3B63">
      <w:pPr>
        <w:pStyle w:val="BodyText"/>
        <w:spacing w:before="110" w:line="246" w:lineRule="exact"/>
        <w:ind w:left="2260"/>
        <w:rPr>
          <w:rFonts w:ascii="Arial" w:hAnsi="Arial" w:cs="Arial"/>
        </w:rPr>
      </w:pPr>
      <w:r>
        <w:rPr>
          <w:rFonts w:ascii="Arial" w:hAnsi="Arial" w:cs="Arial"/>
        </w:rPr>
        <w:t xml:space="preserve">Trong câu lệnh </w:t>
      </w:r>
      <w:r w:rsidR="00C12992" w:rsidRPr="000A3B63">
        <w:rPr>
          <w:rFonts w:ascii="Courier New" w:hAnsi="Courier New" w:cs="Courier New"/>
        </w:rPr>
        <w:t>CREATE USER</w:t>
      </w:r>
      <w:r w:rsidR="00C12992" w:rsidRPr="001058B5">
        <w:rPr>
          <w:rFonts w:ascii="Arial" w:hAnsi="Arial" w:cs="Arial"/>
          <w:spacing w:val="-89"/>
        </w:rPr>
        <w:t xml:space="preserve"> </w:t>
      </w:r>
      <w:r>
        <w:rPr>
          <w:rFonts w:ascii="Arial" w:hAnsi="Arial" w:cs="Arial"/>
        </w:rPr>
        <w:t xml:space="preserve"> dưới đây, đã đặt các quota cho </w:t>
      </w:r>
      <w:r w:rsidR="00B36FDB">
        <w:rPr>
          <w:rFonts w:ascii="Courier New" w:hAnsi="Courier New" w:cs="Courier New"/>
        </w:rPr>
        <w:t>test_</w:t>
      </w:r>
      <w:r w:rsidRPr="00B36FDB">
        <w:rPr>
          <w:rFonts w:ascii="Courier New" w:hAnsi="Courier New" w:cs="Courier New"/>
        </w:rPr>
        <w:t>ts</w:t>
      </w:r>
      <w:r>
        <w:rPr>
          <w:rFonts w:ascii="Arial" w:hAnsi="Arial" w:cs="Arial"/>
        </w:rPr>
        <w:t xml:space="preserve"> và </w:t>
      </w:r>
      <w:r w:rsidRPr="00B36FDB">
        <w:rPr>
          <w:rFonts w:ascii="Courier New" w:hAnsi="Courier New" w:cs="Courier New"/>
        </w:rPr>
        <w:t>data_ts</w:t>
      </w:r>
      <w:r>
        <w:rPr>
          <w:rFonts w:ascii="Arial" w:hAnsi="Arial" w:cs="Arial"/>
        </w:rPr>
        <w:t xml:space="preserve"> tablespace</w:t>
      </w:r>
      <w:r w:rsidR="00C12992" w:rsidRPr="001058B5">
        <w:rPr>
          <w:rFonts w:ascii="Arial" w:hAnsi="Arial" w:cs="Arial"/>
        </w:rPr>
        <w:t>:</w:t>
      </w:r>
    </w:p>
    <w:p w14:paraId="50BA5A76" w14:textId="77777777" w:rsidR="008C539B" w:rsidRPr="00EF5CEF" w:rsidRDefault="00C12992">
      <w:pPr>
        <w:spacing w:before="137" w:line="259" w:lineRule="auto"/>
        <w:ind w:left="2352" w:right="5304" w:hanging="93"/>
        <w:rPr>
          <w:rFonts w:ascii="Courier New" w:hAnsi="Courier New" w:cs="Courier New"/>
          <w:sz w:val="18"/>
        </w:rPr>
      </w:pPr>
      <w:r w:rsidRPr="00EF5CEF">
        <w:rPr>
          <w:rFonts w:ascii="Courier New" w:hAnsi="Courier New" w:cs="Courier New"/>
          <w:w w:val="95"/>
          <w:sz w:val="18"/>
        </w:rPr>
        <w:t xml:space="preserve">CREATE USER jward IDENTIFIED BY </w:t>
      </w:r>
      <w:r w:rsidRPr="00EF5CEF">
        <w:rPr>
          <w:rFonts w:ascii="Courier New" w:hAnsi="Courier New" w:cs="Courier New"/>
          <w:i/>
          <w:w w:val="95"/>
          <w:sz w:val="18"/>
        </w:rPr>
        <w:t xml:space="preserve">password </w:t>
      </w:r>
      <w:r w:rsidRPr="00EF5CEF">
        <w:rPr>
          <w:rFonts w:ascii="Courier New" w:hAnsi="Courier New" w:cs="Courier New"/>
          <w:w w:val="90"/>
          <w:sz w:val="18"/>
        </w:rPr>
        <w:t>DEFAULT</w:t>
      </w:r>
      <w:r w:rsidRPr="00EF5CEF">
        <w:rPr>
          <w:rFonts w:ascii="Courier New" w:hAnsi="Courier New" w:cs="Courier New"/>
          <w:spacing w:val="-62"/>
          <w:w w:val="90"/>
          <w:sz w:val="18"/>
        </w:rPr>
        <w:t xml:space="preserve"> </w:t>
      </w:r>
      <w:r w:rsidRPr="00EF5CEF">
        <w:rPr>
          <w:rFonts w:ascii="Courier New" w:hAnsi="Courier New" w:cs="Courier New"/>
          <w:w w:val="90"/>
          <w:sz w:val="18"/>
        </w:rPr>
        <w:t>TABLESPACE</w:t>
      </w:r>
      <w:r w:rsidRPr="00EF5CEF">
        <w:rPr>
          <w:rFonts w:ascii="Courier New" w:hAnsi="Courier New" w:cs="Courier New"/>
          <w:spacing w:val="-62"/>
          <w:w w:val="90"/>
          <w:sz w:val="18"/>
        </w:rPr>
        <w:t xml:space="preserve"> </w:t>
      </w:r>
      <w:r w:rsidRPr="00EF5CEF">
        <w:rPr>
          <w:rFonts w:ascii="Courier New" w:hAnsi="Courier New" w:cs="Courier New"/>
          <w:w w:val="90"/>
          <w:sz w:val="18"/>
        </w:rPr>
        <w:t>data_ts</w:t>
      </w:r>
    </w:p>
    <w:p w14:paraId="182D5190" w14:textId="77777777" w:rsidR="008C539B" w:rsidRPr="00EF5CEF" w:rsidRDefault="00C12992">
      <w:pPr>
        <w:spacing w:line="259" w:lineRule="auto"/>
        <w:ind w:left="2352" w:right="5766"/>
        <w:rPr>
          <w:rFonts w:ascii="Courier New" w:hAnsi="Courier New" w:cs="Courier New"/>
          <w:b/>
          <w:sz w:val="18"/>
        </w:rPr>
      </w:pPr>
      <w:r w:rsidRPr="00EF5CEF">
        <w:rPr>
          <w:rFonts w:ascii="Courier New" w:hAnsi="Courier New" w:cs="Courier New"/>
          <w:b/>
          <w:w w:val="95"/>
          <w:sz w:val="18"/>
        </w:rPr>
        <w:t>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100M</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test_ts 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500K</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data_ts</w:t>
      </w:r>
    </w:p>
    <w:p w14:paraId="1D9EBBFC" w14:textId="77777777" w:rsidR="008C539B" w:rsidRPr="00EF5CEF" w:rsidRDefault="00C12992">
      <w:pPr>
        <w:ind w:left="2352"/>
        <w:rPr>
          <w:rFonts w:ascii="Courier New" w:hAnsi="Courier New" w:cs="Courier New"/>
          <w:sz w:val="18"/>
        </w:rPr>
      </w:pPr>
      <w:r w:rsidRPr="00EF5CEF">
        <w:rPr>
          <w:rFonts w:ascii="Courier New" w:hAnsi="Courier New" w:cs="Courier New"/>
          <w:w w:val="95"/>
          <w:sz w:val="18"/>
        </w:rPr>
        <w:t>TEMPORARY TABLESPACE temp_ts</w:t>
      </w:r>
    </w:p>
    <w:p w14:paraId="6D9E6EA3" w14:textId="77777777" w:rsidR="008C539B" w:rsidRPr="00EF5CEF" w:rsidRDefault="00C12992">
      <w:pPr>
        <w:spacing w:before="15"/>
        <w:ind w:left="2352"/>
        <w:rPr>
          <w:rFonts w:ascii="Courier New" w:hAnsi="Courier New" w:cs="Courier New"/>
          <w:sz w:val="18"/>
        </w:rPr>
      </w:pPr>
      <w:r w:rsidRPr="00EF5CEF">
        <w:rPr>
          <w:rFonts w:ascii="Courier New" w:hAnsi="Courier New" w:cs="Courier New"/>
          <w:w w:val="95"/>
          <w:sz w:val="18"/>
        </w:rPr>
        <w:t>PROFILE clerk;</w:t>
      </w:r>
    </w:p>
    <w:p w14:paraId="720756FA" w14:textId="77777777" w:rsidR="008C539B" w:rsidRPr="001058B5" w:rsidRDefault="008C539B">
      <w:pPr>
        <w:pStyle w:val="BodyText"/>
        <w:spacing w:before="9"/>
        <w:rPr>
          <w:rFonts w:ascii="Arial" w:hAnsi="Arial" w:cs="Arial"/>
          <w:sz w:val="18"/>
        </w:rPr>
      </w:pPr>
    </w:p>
    <w:p w14:paraId="1EA0A717" w14:textId="189341C5" w:rsidR="008C539B" w:rsidRPr="001058B5" w:rsidRDefault="00D130AF">
      <w:pPr>
        <w:pStyle w:val="BodyText"/>
        <w:spacing w:line="232" w:lineRule="auto"/>
        <w:ind w:left="2260" w:right="421" w:hanging="1"/>
        <w:rPr>
          <w:rFonts w:ascii="Arial" w:hAnsi="Arial" w:cs="Arial"/>
        </w:rPr>
      </w:pPr>
      <w:bookmarkStart w:id="95" w:name="_bookmark80"/>
      <w:bookmarkEnd w:id="95"/>
      <w:r>
        <w:rPr>
          <w:rFonts w:ascii="Arial" w:hAnsi="Arial" w:cs="Arial"/>
          <w:spacing w:val="-6"/>
        </w:rPr>
        <w:t>Bạn có thể đặt quota cho người dùng bằng một trong hai cách, một là sử dụng quota nào đó chỉ định dung lượng trên đĩa cứng trong mỗi tablespace, hoặc không giới hạn quota cho mọi tablespace</w:t>
      </w:r>
      <w:r w:rsidR="00C12992" w:rsidRPr="001058B5">
        <w:rPr>
          <w:rFonts w:ascii="Arial" w:hAnsi="Arial" w:cs="Arial"/>
        </w:rPr>
        <w:t xml:space="preserve">. </w:t>
      </w:r>
      <w:r w:rsidR="00DF2998">
        <w:rPr>
          <w:rFonts w:ascii="Arial" w:hAnsi="Arial" w:cs="Arial"/>
        </w:rPr>
        <w:t>Quota chỉ định phòng tránh việc các đối tượng của người dụng sử dụng quá nhiều không gian trong cơ sở dữ liệu</w:t>
      </w:r>
      <w:r w:rsidR="00C12992" w:rsidRPr="001058B5">
        <w:rPr>
          <w:rFonts w:ascii="Arial" w:hAnsi="Arial" w:cs="Arial"/>
        </w:rPr>
        <w:t xml:space="preserve">. </w:t>
      </w:r>
      <w:r w:rsidR="00DF2998">
        <w:rPr>
          <w:rFonts w:ascii="Arial" w:hAnsi="Arial" w:cs="Arial"/>
        </w:rPr>
        <w:t xml:space="preserve">Dung lượng tối đa mà bạn có thể đặt cho một tablespace là 2TB. Nếu bạn cần thêm dung lượng, thì hãy chỉ định </w:t>
      </w:r>
      <w:r w:rsidR="00D601B8" w:rsidRPr="0012193E">
        <w:rPr>
          <w:rFonts w:ascii="Courier New" w:hAnsi="Courier New" w:cs="Courier New"/>
        </w:rPr>
        <w:t>UNLIMITED</w:t>
      </w:r>
      <w:r w:rsidR="00D601B8">
        <w:rPr>
          <w:rFonts w:ascii="Arial" w:hAnsi="Arial" w:cs="Arial"/>
        </w:rPr>
        <w:t xml:space="preserve"> trong việc tạo </w:t>
      </w:r>
      <w:r w:rsidR="00D601B8" w:rsidRPr="0012193E">
        <w:rPr>
          <w:rFonts w:ascii="Courier New" w:hAnsi="Courier New" w:cs="Courier New"/>
        </w:rPr>
        <w:t>QUOTA</w:t>
      </w:r>
      <w:bookmarkStart w:id="96" w:name="_bookmark79"/>
      <w:bookmarkEnd w:id="96"/>
      <w:r w:rsidR="00D601B8">
        <w:rPr>
          <w:rFonts w:ascii="Arial" w:hAnsi="Arial" w:cs="Arial"/>
        </w:rPr>
        <w:t>.</w:t>
      </w:r>
    </w:p>
    <w:p w14:paraId="1436D0FC" w14:textId="2E201E59" w:rsidR="008C539B" w:rsidRPr="001058B5" w:rsidRDefault="00915B5F">
      <w:pPr>
        <w:pStyle w:val="BodyText"/>
        <w:spacing w:before="113" w:line="230" w:lineRule="auto"/>
        <w:ind w:left="2259" w:right="187"/>
        <w:jc w:val="both"/>
        <w:rPr>
          <w:rFonts w:ascii="Arial" w:hAnsi="Arial" w:cs="Arial"/>
        </w:rPr>
      </w:pPr>
      <w:r>
        <w:rPr>
          <w:rFonts w:ascii="Arial" w:hAnsi="Arial" w:cs="Arial"/>
          <w:spacing w:val="-6"/>
        </w:rPr>
        <w:t xml:space="preserve">Bạn có thể gán các quota cho một tablespace người dùng khi bạn tạo người dùng đó, hoặc thêm và thay đổi  các quota sau này. (bạn có thể tìm thấy các quota cho người dùng tồn tại bằng cách truy vấn bằng câu lệnh đến khung nhìn </w:t>
      </w:r>
      <w:r w:rsidRPr="00915B5F">
        <w:rPr>
          <w:rFonts w:ascii="Courier New" w:hAnsi="Courier New" w:cs="Courier New"/>
        </w:rPr>
        <w:t>USER_TS_QUOTAS</w:t>
      </w:r>
      <w:r>
        <w:rPr>
          <w:rFonts w:ascii="Arial" w:hAnsi="Arial" w:cs="Arial"/>
          <w:spacing w:val="-6"/>
        </w:rPr>
        <w:t xml:space="preserve"> ).</w:t>
      </w:r>
      <w:r w:rsidR="00C12992" w:rsidRPr="001058B5">
        <w:rPr>
          <w:rFonts w:ascii="Arial" w:hAnsi="Arial" w:cs="Arial"/>
          <w:spacing w:val="-4"/>
        </w:rPr>
        <w:t xml:space="preserve"> </w:t>
      </w:r>
      <w:r>
        <w:rPr>
          <w:rFonts w:ascii="Arial" w:hAnsi="Arial" w:cs="Arial"/>
        </w:rPr>
        <w:t>Nếu một quota mới nhỏ hơn cái cũ thì để thực hiện được điều đó các điều kiện dưới đây</w:t>
      </w:r>
      <w:r w:rsidR="00C3312C">
        <w:rPr>
          <w:rFonts w:ascii="Arial" w:hAnsi="Arial" w:cs="Arial"/>
        </w:rPr>
        <w:t xml:space="preserve"> vẫn</w:t>
      </w:r>
      <w:r>
        <w:rPr>
          <w:rFonts w:ascii="Arial" w:hAnsi="Arial" w:cs="Arial"/>
        </w:rPr>
        <w:t xml:space="preserve"> đúng:</w:t>
      </w:r>
    </w:p>
    <w:p w14:paraId="15FC0CCC" w14:textId="76F2C0CC" w:rsidR="008C539B" w:rsidRPr="001058B5" w:rsidRDefault="00C3312C" w:rsidP="006F7931">
      <w:pPr>
        <w:pStyle w:val="ListParagraph"/>
        <w:numPr>
          <w:ilvl w:val="0"/>
          <w:numId w:val="134"/>
        </w:numPr>
        <w:tabs>
          <w:tab w:val="left" w:pos="2620"/>
        </w:tabs>
        <w:spacing w:before="119" w:line="232" w:lineRule="auto"/>
        <w:ind w:right="205"/>
        <w:rPr>
          <w:rFonts w:ascii="Arial" w:hAnsi="Arial" w:cs="Arial"/>
          <w:sz w:val="20"/>
        </w:rPr>
      </w:pPr>
      <w:r>
        <w:rPr>
          <w:rFonts w:ascii="Arial" w:hAnsi="Arial" w:cs="Arial"/>
          <w:sz w:val="20"/>
        </w:rPr>
        <w:t>Nếu một người dùng đã sử dụng vượt quá mức của dung lượng quota mới, thì các đối tượng của người dùng trong tablespace không thể được cấp phát thêm dung lượng cho đến khi dung lượng cộng lại của các đối tượng là nhỏ hơn dung lượng của quota mới.</w:t>
      </w:r>
    </w:p>
    <w:p w14:paraId="018398E6" w14:textId="75954E1D" w:rsidR="008C539B" w:rsidRPr="001058B5" w:rsidRDefault="00692A10" w:rsidP="006F7931">
      <w:pPr>
        <w:pStyle w:val="ListParagraph"/>
        <w:numPr>
          <w:ilvl w:val="0"/>
          <w:numId w:val="134"/>
        </w:numPr>
        <w:tabs>
          <w:tab w:val="left" w:pos="2620"/>
        </w:tabs>
        <w:spacing w:before="117" w:line="232" w:lineRule="auto"/>
        <w:ind w:right="426"/>
        <w:rPr>
          <w:rFonts w:ascii="Arial" w:hAnsi="Arial" w:cs="Arial"/>
          <w:sz w:val="20"/>
        </w:rPr>
      </w:pPr>
      <w:r>
        <w:rPr>
          <w:rFonts w:ascii="Arial" w:hAnsi="Arial" w:cs="Arial"/>
          <w:sz w:val="20"/>
        </w:rPr>
        <w:t>Nếu một người dùng chưa sử dụng vượt quá mức của quota mới hoặc nếu không gian được sử dụng bởi các đối tượng của người dùng trong tablespace nhỏ hơn tablespace quota mới, thì các đối tượng của người dùng có thể được cấp phát dung lượng ở mức quota mới</w:t>
      </w:r>
      <w:r w:rsidR="00C12992" w:rsidRPr="001058B5">
        <w:rPr>
          <w:rFonts w:ascii="Arial" w:hAnsi="Arial" w:cs="Arial"/>
          <w:sz w:val="20"/>
        </w:rPr>
        <w:t>.</w:t>
      </w:r>
    </w:p>
    <w:p w14:paraId="308D582B" w14:textId="77777777" w:rsidR="008C539B" w:rsidRPr="001058B5" w:rsidRDefault="008C539B">
      <w:pPr>
        <w:pStyle w:val="BodyText"/>
        <w:spacing w:before="1"/>
        <w:rPr>
          <w:rFonts w:ascii="Arial" w:hAnsi="Arial" w:cs="Arial"/>
          <w:sz w:val="23"/>
        </w:rPr>
      </w:pPr>
    </w:p>
    <w:p w14:paraId="397C2E55" w14:textId="608F84F5" w:rsidR="008C539B" w:rsidRPr="001058B5" w:rsidRDefault="00391592">
      <w:pPr>
        <w:pStyle w:val="Heading6"/>
      </w:pPr>
      <w:bookmarkStart w:id="97" w:name="Restricting_the_Quota_Limits_for_User_Ob"/>
      <w:bookmarkStart w:id="98" w:name="_bookmark81"/>
      <w:bookmarkEnd w:id="97"/>
      <w:bookmarkEnd w:id="98"/>
      <w:r>
        <w:t>Hạn chế dung lượng giới hạn quota đối với các đối tượng người dùng trong một tablespace</w:t>
      </w:r>
    </w:p>
    <w:p w14:paraId="6C0A4782" w14:textId="0B7D5A5A" w:rsidR="008C539B" w:rsidRPr="001058B5" w:rsidRDefault="004E73DD">
      <w:pPr>
        <w:pStyle w:val="BodyText"/>
        <w:spacing w:before="58" w:line="230" w:lineRule="auto"/>
        <w:ind w:left="2259" w:right="102"/>
        <w:rPr>
          <w:rFonts w:ascii="Arial" w:hAnsi="Arial" w:cs="Arial"/>
        </w:rPr>
      </w:pPr>
      <w:r>
        <w:rPr>
          <w:rFonts w:ascii="Arial" w:hAnsi="Arial" w:cs="Arial"/>
          <w:spacing w:val="-6"/>
        </w:rPr>
        <w:t xml:space="preserve">Bạn có thể hạn chế giới hạn quota đối với các đối tượng người dùng trong một tablespace bằng cách sử dụng lệnh SQL  </w:t>
      </w:r>
      <w:r w:rsidR="00C12992" w:rsidRPr="004E73DD">
        <w:rPr>
          <w:rFonts w:ascii="Courier New" w:hAnsi="Courier New" w:cs="Courier New"/>
        </w:rPr>
        <w:t xml:space="preserve">ALTER USER </w:t>
      </w:r>
      <w:r>
        <w:rPr>
          <w:rFonts w:ascii="Arial" w:hAnsi="Arial" w:cs="Arial"/>
        </w:rPr>
        <w:t>để thây đổi quota hiện tại của người dùng thành 0. Sau khi quota 0 được đặt, các đối tượng của người dùng trong tablespace được giữ lại, người dùng vẫn có thể tạo được các đối tượng, nhưng các đối tượng đã tồn tại sẽ không được cấp phát dung lượng. Ví dụ, bạn không thể chèn dữ liệu vào một trong những bảng đã tồn tại của người dùng. Hành động này sẽ thấ</w:t>
      </w:r>
      <w:r w:rsidR="002B0EBD">
        <w:rPr>
          <w:rFonts w:ascii="Arial" w:hAnsi="Arial" w:cs="Arial"/>
        </w:rPr>
        <w:t>t</w:t>
      </w:r>
      <w:r>
        <w:rPr>
          <w:rFonts w:ascii="Arial" w:hAnsi="Arial" w:cs="Arial"/>
        </w:rPr>
        <w:t xml:space="preserve"> bạ</w:t>
      </w:r>
      <w:r w:rsidR="002B0EBD">
        <w:rPr>
          <w:rFonts w:ascii="Arial" w:hAnsi="Arial" w:cs="Arial"/>
        </w:rPr>
        <w:t>i</w:t>
      </w:r>
      <w:r>
        <w:rPr>
          <w:rFonts w:ascii="Arial" w:hAnsi="Arial" w:cs="Arial"/>
        </w:rPr>
        <w:t xml:space="preserve"> vớ</w:t>
      </w:r>
      <w:r w:rsidR="002B0EBD">
        <w:rPr>
          <w:rFonts w:ascii="Arial" w:hAnsi="Arial" w:cs="Arial"/>
        </w:rPr>
        <w:t>i mộ</w:t>
      </w:r>
      <w:r>
        <w:rPr>
          <w:rFonts w:ascii="Arial" w:hAnsi="Arial" w:cs="Arial"/>
        </w:rPr>
        <w:t>t mã lỗi ORA-1536 dung lượng quota vượt mức cho phép.</w:t>
      </w:r>
    </w:p>
    <w:p w14:paraId="61663977" w14:textId="77777777" w:rsidR="008C539B" w:rsidRPr="001058B5" w:rsidRDefault="008C539B">
      <w:pPr>
        <w:pStyle w:val="BodyText"/>
        <w:spacing w:before="12"/>
        <w:rPr>
          <w:rFonts w:ascii="Arial" w:hAnsi="Arial" w:cs="Arial"/>
          <w:sz w:val="22"/>
        </w:rPr>
      </w:pPr>
    </w:p>
    <w:p w14:paraId="29B77228" w14:textId="603D8AD8" w:rsidR="008C539B" w:rsidRPr="001058B5" w:rsidRDefault="00D349EC">
      <w:pPr>
        <w:pStyle w:val="Heading6"/>
      </w:pPr>
      <w:bookmarkStart w:id="99" w:name="Granting_Users_the_UNLIMITED_TABLESPACE_"/>
      <w:bookmarkStart w:id="100" w:name="_bookmark84"/>
      <w:bookmarkStart w:id="101" w:name="_bookmark85"/>
      <w:bookmarkEnd w:id="99"/>
      <w:bookmarkEnd w:id="100"/>
      <w:bookmarkEnd w:id="101"/>
      <w:r>
        <w:t xml:space="preserve">Cấp cho người dùng </w:t>
      </w:r>
      <w:r w:rsidR="00C12992" w:rsidRPr="001058B5">
        <w:t xml:space="preserve">UNLIMITED TABLESPACE </w:t>
      </w:r>
      <w:r>
        <w:t>dưới quyền hệ thống</w:t>
      </w:r>
    </w:p>
    <w:p w14:paraId="7DA33FE5" w14:textId="001F10DB" w:rsidR="008C539B" w:rsidRPr="001058B5" w:rsidRDefault="00D349EC">
      <w:pPr>
        <w:pStyle w:val="BodyText"/>
        <w:spacing w:before="57" w:line="230" w:lineRule="auto"/>
        <w:ind w:left="2259" w:right="185"/>
        <w:rPr>
          <w:rFonts w:ascii="Arial" w:hAnsi="Arial" w:cs="Arial"/>
        </w:rPr>
      </w:pPr>
      <w:r>
        <w:rPr>
          <w:rFonts w:ascii="Arial" w:hAnsi="Arial" w:cs="Arial"/>
        </w:rPr>
        <w:t xml:space="preserve">Để cho phép người dùng sử dụng không giới hạn dung lượng của bất kỳ tablespace nào trong cơ sở dữ liệu, cấp cho người dùng đó bằng lệnh </w:t>
      </w:r>
      <w:r w:rsidRPr="00D349EC">
        <w:rPr>
          <w:rFonts w:ascii="Courier New" w:hAnsi="Courier New" w:cs="Courier New"/>
        </w:rPr>
        <w:t xml:space="preserve">UNLIMITED </w:t>
      </w:r>
      <w:r w:rsidRPr="00D349EC">
        <w:rPr>
          <w:rFonts w:ascii="Courier New" w:hAnsi="Courier New" w:cs="Courier New"/>
        </w:rPr>
        <w:lastRenderedPageBreak/>
        <w:t xml:space="preserve">TABLESPACE </w:t>
      </w:r>
      <w:r>
        <w:rPr>
          <w:rFonts w:ascii="Arial" w:hAnsi="Arial" w:cs="Arial"/>
        </w:rPr>
        <w:t>dưới quyền hệ</w:t>
      </w:r>
      <w:r w:rsidR="00C12992" w:rsidRPr="001058B5">
        <w:rPr>
          <w:rFonts w:ascii="Arial" w:hAnsi="Arial" w:cs="Arial"/>
        </w:rPr>
        <w:t>.</w:t>
      </w:r>
      <w:r>
        <w:rPr>
          <w:rFonts w:ascii="Arial" w:hAnsi="Arial" w:cs="Arial"/>
        </w:rPr>
        <w:t>Lệnh này sẽ ghi đè các quota chỉ định cho người dùng trước đó trong tablespace</w:t>
      </w:r>
      <w:r w:rsidR="00C12992" w:rsidRPr="001058B5">
        <w:rPr>
          <w:rFonts w:ascii="Arial" w:hAnsi="Arial" w:cs="Arial"/>
        </w:rPr>
        <w:t xml:space="preserve">. </w:t>
      </w:r>
      <w:r>
        <w:rPr>
          <w:rFonts w:ascii="Arial" w:hAnsi="Arial" w:cs="Arial"/>
        </w:rPr>
        <w:t>Nếu bạn thu hồi lại quyền này, thì bạn phải chỉ rõ dung lượng quota cấp cho từng tablespace. Bạn chỉ có thể cấp quyền này cho người dùng, không cấp được cho các vai trò.</w:t>
      </w:r>
    </w:p>
    <w:p w14:paraId="7AD72C73"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BD12626" w14:textId="77777777" w:rsidR="008C539B" w:rsidRPr="001058B5" w:rsidRDefault="008C539B">
      <w:pPr>
        <w:pStyle w:val="BodyText"/>
        <w:spacing w:before="5"/>
        <w:rPr>
          <w:rFonts w:ascii="Arial" w:hAnsi="Arial" w:cs="Arial"/>
          <w:sz w:val="25"/>
        </w:rPr>
      </w:pPr>
    </w:p>
    <w:p w14:paraId="11B148B7" w14:textId="1E28821A" w:rsidR="008C539B" w:rsidRPr="001058B5" w:rsidRDefault="00E01BBB">
      <w:pPr>
        <w:pStyle w:val="BodyText"/>
        <w:spacing w:before="103" w:line="228" w:lineRule="auto"/>
        <w:ind w:left="1660" w:right="848" w:hanging="1"/>
        <w:rPr>
          <w:rFonts w:ascii="Arial" w:hAnsi="Arial" w:cs="Arial"/>
        </w:rPr>
      </w:pPr>
      <w:r>
        <w:rPr>
          <w:rFonts w:ascii="Arial" w:hAnsi="Arial" w:cs="Arial"/>
        </w:rPr>
        <w:t>Trước khi cấp quyền</w:t>
      </w:r>
      <w:r w:rsidR="00C12992" w:rsidRPr="001058B5">
        <w:rPr>
          <w:rFonts w:ascii="Arial" w:hAnsi="Arial" w:cs="Arial"/>
          <w:spacing w:val="-32"/>
        </w:rPr>
        <w:t xml:space="preserve"> </w:t>
      </w:r>
      <w:r w:rsidR="00C12992" w:rsidRPr="00E01BBB">
        <w:rPr>
          <w:rFonts w:ascii="Courier New" w:hAnsi="Courier New" w:cs="Courier New"/>
        </w:rPr>
        <w:t>UNLIMITED</w:t>
      </w:r>
      <w:r w:rsidR="00C12992" w:rsidRPr="00E01BBB">
        <w:rPr>
          <w:rFonts w:ascii="Courier New" w:hAnsi="Courier New" w:cs="Courier New"/>
          <w:spacing w:val="-80"/>
        </w:rPr>
        <w:t xml:space="preserve"> </w:t>
      </w:r>
      <w:r w:rsidR="00C12992" w:rsidRPr="00E01BBB">
        <w:rPr>
          <w:rFonts w:ascii="Courier New" w:hAnsi="Courier New" w:cs="Courier New"/>
        </w:rPr>
        <w:t>TABLESPACE</w:t>
      </w:r>
      <w:r w:rsidR="00C12992" w:rsidRPr="001058B5">
        <w:rPr>
          <w:rFonts w:ascii="Arial" w:hAnsi="Arial" w:cs="Arial"/>
          <w:spacing w:val="-104"/>
        </w:rPr>
        <w:t xml:space="preserve"> </w:t>
      </w:r>
      <w:r>
        <w:rPr>
          <w:rFonts w:ascii="Arial" w:hAnsi="Arial" w:cs="Arial"/>
        </w:rPr>
        <w:t xml:space="preserve"> dưới quyền hệ thống</w:t>
      </w:r>
      <w:r w:rsidR="00C12992" w:rsidRPr="001058B5">
        <w:rPr>
          <w:rFonts w:ascii="Arial" w:hAnsi="Arial" w:cs="Arial"/>
        </w:rPr>
        <w:t>,</w:t>
      </w:r>
      <w:r w:rsidR="00C12992" w:rsidRPr="001058B5">
        <w:rPr>
          <w:rFonts w:ascii="Arial" w:hAnsi="Arial" w:cs="Arial"/>
          <w:spacing w:val="-31"/>
        </w:rPr>
        <w:t xml:space="preserve"> </w:t>
      </w:r>
      <w:r>
        <w:rPr>
          <w:rFonts w:ascii="Arial" w:hAnsi="Arial" w:cs="Arial"/>
        </w:rPr>
        <w:t xml:space="preserve">Bạn phải xem xét các </w:t>
      </w:r>
      <w:r w:rsidR="0008161A">
        <w:rPr>
          <w:rFonts w:ascii="Arial" w:hAnsi="Arial" w:cs="Arial"/>
        </w:rPr>
        <w:t>hệ</w:t>
      </w:r>
      <w:r>
        <w:rPr>
          <w:rFonts w:ascii="Arial" w:hAnsi="Arial" w:cs="Arial"/>
        </w:rPr>
        <w:t xml:space="preserve"> quả sau nếu làm việc đó</w:t>
      </w:r>
      <w:r w:rsidR="00C12992" w:rsidRPr="001058B5">
        <w:rPr>
          <w:rFonts w:ascii="Arial" w:hAnsi="Arial" w:cs="Arial"/>
        </w:rPr>
        <w:t>.</w:t>
      </w:r>
    </w:p>
    <w:p w14:paraId="593F3DD7" w14:textId="200040BE" w:rsidR="008C539B" w:rsidRPr="001058B5" w:rsidRDefault="00B4035F">
      <w:pPr>
        <w:pStyle w:val="Heading7"/>
        <w:spacing w:before="118"/>
        <w:rPr>
          <w:rFonts w:ascii="Arial" w:hAnsi="Arial" w:cs="Arial"/>
        </w:rPr>
      </w:pPr>
      <w:r>
        <w:rPr>
          <w:rFonts w:ascii="Arial" w:hAnsi="Arial" w:cs="Arial"/>
        </w:rPr>
        <w:t>Ưu điểm</w:t>
      </w:r>
      <w:r w:rsidR="00C12992" w:rsidRPr="001058B5">
        <w:rPr>
          <w:rFonts w:ascii="Arial" w:hAnsi="Arial" w:cs="Arial"/>
        </w:rPr>
        <w:t>:</w:t>
      </w:r>
    </w:p>
    <w:p w14:paraId="317E6CD6" w14:textId="77777777" w:rsidR="00C51B2A" w:rsidRDefault="00C51B2A">
      <w:pPr>
        <w:pStyle w:val="Heading7"/>
        <w:spacing w:before="116"/>
        <w:rPr>
          <w:rFonts w:ascii="Arial" w:hAnsi="Arial" w:cs="Arial"/>
          <w:b w:val="0"/>
          <w:bCs w:val="0"/>
        </w:rPr>
      </w:pPr>
      <w:bookmarkStart w:id="102" w:name="_bookmark88"/>
      <w:bookmarkEnd w:id="102"/>
      <w:r w:rsidRPr="00C51B2A">
        <w:rPr>
          <w:rFonts w:ascii="Arial" w:hAnsi="Arial" w:cs="Arial"/>
          <w:b w:val="0"/>
          <w:bCs w:val="0"/>
        </w:rPr>
        <w:t>Bạn có thể cấp cho người dùng quyền truy cập không giới hạn vào tất cả các không gian bảng của cơ sở dữ liệu bằng một câu lệnh.</w:t>
      </w:r>
    </w:p>
    <w:p w14:paraId="724D15FF" w14:textId="3472C1B8" w:rsidR="008C539B" w:rsidRPr="001058B5" w:rsidRDefault="00C51B2A">
      <w:pPr>
        <w:pStyle w:val="Heading7"/>
        <w:spacing w:before="116"/>
        <w:rPr>
          <w:rFonts w:ascii="Arial" w:hAnsi="Arial" w:cs="Arial"/>
        </w:rPr>
      </w:pPr>
      <w:r>
        <w:rPr>
          <w:rFonts w:ascii="Arial" w:hAnsi="Arial" w:cs="Arial"/>
        </w:rPr>
        <w:t>Nhược điểm</w:t>
      </w:r>
      <w:r w:rsidR="00C12992" w:rsidRPr="001058B5">
        <w:rPr>
          <w:rFonts w:ascii="Arial" w:hAnsi="Arial" w:cs="Arial"/>
        </w:rPr>
        <w:t>:</w:t>
      </w:r>
    </w:p>
    <w:p w14:paraId="1251C004" w14:textId="19490833" w:rsidR="008C539B" w:rsidRPr="001058B5" w:rsidRDefault="00C51B2A" w:rsidP="006F7931">
      <w:pPr>
        <w:pStyle w:val="ListParagraph"/>
        <w:numPr>
          <w:ilvl w:val="1"/>
          <w:numId w:val="137"/>
        </w:numPr>
        <w:tabs>
          <w:tab w:val="left" w:pos="2020"/>
        </w:tabs>
        <w:spacing w:before="115"/>
        <w:ind w:hanging="359"/>
        <w:rPr>
          <w:rFonts w:ascii="Arial" w:hAnsi="Arial" w:cs="Arial"/>
          <w:sz w:val="20"/>
        </w:rPr>
      </w:pPr>
      <w:r>
        <w:rPr>
          <w:rFonts w:ascii="Arial" w:hAnsi="Arial" w:cs="Arial"/>
          <w:sz w:val="20"/>
        </w:rPr>
        <w:t>Quyền này ghi đè mọi quota đã được chỉ định trong tablespace của người dùng.</w:t>
      </w:r>
    </w:p>
    <w:p w14:paraId="65400DFA" w14:textId="03157169" w:rsidR="008C539B" w:rsidRPr="001058B5" w:rsidRDefault="0095773C" w:rsidP="006F7931">
      <w:pPr>
        <w:pStyle w:val="ListParagraph"/>
        <w:numPr>
          <w:ilvl w:val="1"/>
          <w:numId w:val="137"/>
        </w:numPr>
        <w:tabs>
          <w:tab w:val="left" w:pos="2020"/>
        </w:tabs>
        <w:spacing w:before="121" w:line="228" w:lineRule="auto"/>
        <w:ind w:right="1063"/>
        <w:rPr>
          <w:rFonts w:ascii="Arial" w:hAnsi="Arial" w:cs="Arial"/>
          <w:sz w:val="20"/>
        </w:rPr>
      </w:pPr>
      <w:r w:rsidRPr="0095773C">
        <w:rPr>
          <w:rFonts w:ascii="Arial" w:hAnsi="Arial" w:cs="Arial"/>
          <w:spacing w:val="-6"/>
          <w:sz w:val="20"/>
        </w:rPr>
        <w:t xml:space="preserve">Bạn không thể thu hồi có chọn lọc truy cập </w:t>
      </w:r>
      <w:r w:rsidR="00996909">
        <w:rPr>
          <w:rFonts w:ascii="Arial" w:hAnsi="Arial" w:cs="Arial"/>
          <w:spacing w:val="-6"/>
          <w:sz w:val="20"/>
        </w:rPr>
        <w:t>tablespace</w:t>
      </w:r>
      <w:r w:rsidRPr="0095773C">
        <w:rPr>
          <w:rFonts w:ascii="Arial" w:hAnsi="Arial" w:cs="Arial"/>
          <w:spacing w:val="-6"/>
          <w:sz w:val="20"/>
        </w:rPr>
        <w:t xml:space="preserve"> từ người dùng có đặc quyền UNLIMITED TABLESPACE. Bạn chỉ có thể cấp quyền truy cập có chọn lọc hoặc giới hạn sau khi hủy bỏ đặc quyền.</w:t>
      </w:r>
      <w:r w:rsidR="00C12992" w:rsidRPr="001058B5">
        <w:rPr>
          <w:rFonts w:ascii="Arial" w:hAnsi="Arial" w:cs="Arial"/>
          <w:sz w:val="20"/>
        </w:rPr>
        <w:t>.</w:t>
      </w:r>
    </w:p>
    <w:p w14:paraId="65651652" w14:textId="77777777" w:rsidR="008C539B" w:rsidRPr="001058B5" w:rsidRDefault="008C539B">
      <w:pPr>
        <w:pStyle w:val="BodyText"/>
        <w:spacing w:before="9"/>
        <w:rPr>
          <w:rFonts w:ascii="Arial" w:hAnsi="Arial" w:cs="Arial"/>
          <w:sz w:val="25"/>
        </w:rPr>
      </w:pPr>
    </w:p>
    <w:p w14:paraId="72163435" w14:textId="4824B632" w:rsidR="008C539B" w:rsidRPr="001058B5" w:rsidRDefault="00237475">
      <w:pPr>
        <w:pStyle w:val="Heading4"/>
        <w:ind w:left="100"/>
      </w:pPr>
      <w:bookmarkStart w:id="103" w:name="Assigning_a_Temporary_Tablespace_for_the"/>
      <w:bookmarkStart w:id="104" w:name="_bookmark89"/>
      <w:bookmarkEnd w:id="103"/>
      <w:bookmarkEnd w:id="104"/>
      <w:r>
        <w:t>Đặt một tablespace tạm cho người dùng</w:t>
      </w:r>
    </w:p>
    <w:p w14:paraId="3FF1AC99" w14:textId="7DCA4788" w:rsidR="00027A35" w:rsidRDefault="00027A35">
      <w:pPr>
        <w:pStyle w:val="BodyText"/>
        <w:spacing w:before="81" w:line="232" w:lineRule="auto"/>
        <w:ind w:left="1660" w:right="848"/>
        <w:rPr>
          <w:rFonts w:ascii="Arial" w:hAnsi="Arial" w:cs="Arial"/>
        </w:rPr>
      </w:pPr>
      <w:r>
        <w:rPr>
          <w:rFonts w:ascii="Arial" w:hAnsi="Arial" w:cs="Arial"/>
        </w:rPr>
        <w:t>Bạn nên gán cho mỗi người dùng một tablespace tạm. khi một người dùng thực hiện một câu lệnh SQL mà nó yêu cầu các segment tạm, Oracle database lưu trữ các segment trong tablespace tạm của người dùng. Các segment tạm này được tạo ra bởi hệ thống khi thực hiện các toán tử sắp xếp hoặc kết. Các segment tạm được sở hữu bởi SYS, cái mà có quyền tài nguyên trong mọi tablespace.</w:t>
      </w:r>
    </w:p>
    <w:p w14:paraId="505E6651" w14:textId="015BC608" w:rsidR="008C539B" w:rsidRPr="001058B5" w:rsidRDefault="00027A35" w:rsidP="00027A35">
      <w:pPr>
        <w:pStyle w:val="BodyText"/>
        <w:spacing w:before="81" w:line="232" w:lineRule="auto"/>
        <w:ind w:left="1660" w:right="848"/>
        <w:rPr>
          <w:rFonts w:ascii="Arial" w:hAnsi="Arial" w:cs="Arial"/>
        </w:rPr>
      </w:pPr>
      <w:r>
        <w:rPr>
          <w:rFonts w:ascii="Arial" w:hAnsi="Arial" w:cs="Arial"/>
        </w:rPr>
        <w:t xml:space="preserve">Trong phần dưới đây, tablespace của </w:t>
      </w:r>
      <w:r w:rsidRPr="00027A35">
        <w:rPr>
          <w:rFonts w:ascii="Courier New" w:hAnsi="Courier New" w:cs="Courier New"/>
        </w:rPr>
        <w:t>jward</w:t>
      </w:r>
      <w:r>
        <w:rPr>
          <w:rFonts w:ascii="Arial" w:hAnsi="Arial" w:cs="Arial"/>
        </w:rPr>
        <w:t xml:space="preserve"> là </w:t>
      </w:r>
      <w:r w:rsidRPr="00027A35">
        <w:rPr>
          <w:rFonts w:ascii="Courier New" w:hAnsi="Courier New" w:cs="Courier New"/>
        </w:rPr>
        <w:t>temp_ts</w:t>
      </w:r>
      <w:r>
        <w:rPr>
          <w:rFonts w:ascii="Arial" w:hAnsi="Arial" w:cs="Arial"/>
        </w:rPr>
        <w:t>, một tablespace đã tạo ra một cách tường minh chỉ ddể chứa các segment tạm</w:t>
      </w:r>
      <w:bookmarkStart w:id="105" w:name="_bookmark91"/>
      <w:bookmarkEnd w:id="105"/>
    </w:p>
    <w:p w14:paraId="50881DC5" w14:textId="77777777" w:rsidR="008C539B" w:rsidRPr="00027A35" w:rsidRDefault="00C12992">
      <w:pPr>
        <w:spacing w:before="143" w:line="259" w:lineRule="auto"/>
        <w:ind w:left="1752" w:right="5904" w:hanging="93"/>
        <w:rPr>
          <w:rFonts w:ascii="Courier New" w:hAnsi="Courier New" w:cs="Courier New"/>
          <w:sz w:val="18"/>
        </w:rPr>
      </w:pPr>
      <w:r w:rsidRPr="00027A35">
        <w:rPr>
          <w:rFonts w:ascii="Courier New" w:hAnsi="Courier New" w:cs="Courier New"/>
          <w:w w:val="95"/>
          <w:sz w:val="18"/>
        </w:rPr>
        <w:t xml:space="preserve">CREATE USER jward IDENTIFIED BY </w:t>
      </w:r>
      <w:r w:rsidRPr="00027A35">
        <w:rPr>
          <w:rFonts w:ascii="Courier New" w:hAnsi="Courier New" w:cs="Courier New"/>
          <w:i/>
          <w:w w:val="95"/>
          <w:sz w:val="18"/>
        </w:rPr>
        <w:t xml:space="preserve">password </w:t>
      </w:r>
      <w:r w:rsidRPr="00027A35">
        <w:rPr>
          <w:rFonts w:ascii="Courier New" w:hAnsi="Courier New" w:cs="Courier New"/>
          <w:w w:val="90"/>
          <w:sz w:val="18"/>
        </w:rPr>
        <w:t>DEFAULT</w:t>
      </w:r>
      <w:r w:rsidRPr="00027A35">
        <w:rPr>
          <w:rFonts w:ascii="Courier New" w:hAnsi="Courier New" w:cs="Courier New"/>
          <w:spacing w:val="-62"/>
          <w:w w:val="90"/>
          <w:sz w:val="18"/>
        </w:rPr>
        <w:t xml:space="preserve"> </w:t>
      </w:r>
      <w:r w:rsidRPr="00027A35">
        <w:rPr>
          <w:rFonts w:ascii="Courier New" w:hAnsi="Courier New" w:cs="Courier New"/>
          <w:w w:val="90"/>
          <w:sz w:val="18"/>
        </w:rPr>
        <w:t>TABLESPACE</w:t>
      </w:r>
      <w:r w:rsidRPr="00027A35">
        <w:rPr>
          <w:rFonts w:ascii="Courier New" w:hAnsi="Courier New" w:cs="Courier New"/>
          <w:spacing w:val="-62"/>
          <w:w w:val="90"/>
          <w:sz w:val="18"/>
        </w:rPr>
        <w:t xml:space="preserve"> </w:t>
      </w:r>
      <w:r w:rsidRPr="00027A35">
        <w:rPr>
          <w:rFonts w:ascii="Courier New" w:hAnsi="Courier New" w:cs="Courier New"/>
          <w:w w:val="90"/>
          <w:sz w:val="18"/>
        </w:rPr>
        <w:t>data_ts</w:t>
      </w:r>
    </w:p>
    <w:p w14:paraId="10EB016F" w14:textId="77777777" w:rsidR="008C539B" w:rsidRPr="00027A35" w:rsidRDefault="00C12992">
      <w:pPr>
        <w:spacing w:line="259" w:lineRule="auto"/>
        <w:ind w:left="1752" w:right="6366"/>
        <w:rPr>
          <w:rFonts w:ascii="Courier New" w:hAnsi="Courier New" w:cs="Courier New"/>
          <w:sz w:val="18"/>
        </w:rPr>
      </w:pPr>
      <w:r w:rsidRPr="00027A35">
        <w:rPr>
          <w:rFonts w:ascii="Courier New" w:hAnsi="Courier New" w:cs="Courier New"/>
          <w:w w:val="95"/>
          <w:sz w:val="18"/>
        </w:rPr>
        <w:t>QUOTA</w:t>
      </w:r>
      <w:r w:rsidRPr="00027A35">
        <w:rPr>
          <w:rFonts w:ascii="Courier New" w:hAnsi="Courier New" w:cs="Courier New"/>
          <w:spacing w:val="-71"/>
          <w:w w:val="95"/>
          <w:sz w:val="18"/>
        </w:rPr>
        <w:t xml:space="preserve"> </w:t>
      </w:r>
      <w:r w:rsidRPr="00027A35">
        <w:rPr>
          <w:rFonts w:ascii="Courier New" w:hAnsi="Courier New" w:cs="Courier New"/>
          <w:w w:val="95"/>
          <w:sz w:val="18"/>
        </w:rPr>
        <w:t>100M</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test_ts QUOTA</w:t>
      </w:r>
      <w:r w:rsidRPr="00027A35">
        <w:rPr>
          <w:rFonts w:ascii="Courier New" w:hAnsi="Courier New" w:cs="Courier New"/>
          <w:spacing w:val="-71"/>
          <w:w w:val="95"/>
          <w:sz w:val="18"/>
        </w:rPr>
        <w:t xml:space="preserve"> </w:t>
      </w:r>
      <w:r w:rsidRPr="00027A35">
        <w:rPr>
          <w:rFonts w:ascii="Courier New" w:hAnsi="Courier New" w:cs="Courier New"/>
          <w:w w:val="95"/>
          <w:sz w:val="18"/>
        </w:rPr>
        <w:t>500K</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data_ts</w:t>
      </w:r>
    </w:p>
    <w:p w14:paraId="22A2C443" w14:textId="77777777" w:rsidR="008C539B" w:rsidRPr="00027A35" w:rsidRDefault="00C12992">
      <w:pPr>
        <w:spacing w:line="203" w:lineRule="exact"/>
        <w:ind w:left="1752"/>
        <w:rPr>
          <w:rFonts w:ascii="Courier New" w:hAnsi="Courier New" w:cs="Courier New"/>
          <w:b/>
          <w:sz w:val="18"/>
        </w:rPr>
      </w:pPr>
      <w:r w:rsidRPr="00027A35">
        <w:rPr>
          <w:rFonts w:ascii="Courier New" w:hAnsi="Courier New" w:cs="Courier New"/>
          <w:b/>
          <w:w w:val="95"/>
          <w:sz w:val="18"/>
        </w:rPr>
        <w:t>TEMPORARY TABLESPACE temp_ts</w:t>
      </w:r>
    </w:p>
    <w:p w14:paraId="594FF603" w14:textId="77777777" w:rsidR="008C539B" w:rsidRPr="00027A35" w:rsidRDefault="00C12992">
      <w:pPr>
        <w:spacing w:before="17"/>
        <w:ind w:left="1752"/>
        <w:rPr>
          <w:rFonts w:ascii="Courier New" w:hAnsi="Courier New" w:cs="Courier New"/>
          <w:sz w:val="18"/>
        </w:rPr>
      </w:pPr>
      <w:r w:rsidRPr="00027A35">
        <w:rPr>
          <w:rFonts w:ascii="Courier New" w:hAnsi="Courier New" w:cs="Courier New"/>
          <w:w w:val="95"/>
          <w:sz w:val="18"/>
        </w:rPr>
        <w:t>PROFILE clerk;</w:t>
      </w:r>
    </w:p>
    <w:p w14:paraId="6B9DA95A" w14:textId="77777777" w:rsidR="008C539B" w:rsidRPr="001058B5" w:rsidRDefault="008C539B">
      <w:pPr>
        <w:pStyle w:val="BodyText"/>
        <w:rPr>
          <w:rFonts w:ascii="Arial" w:hAnsi="Arial" w:cs="Arial"/>
          <w:sz w:val="19"/>
        </w:rPr>
      </w:pPr>
    </w:p>
    <w:p w14:paraId="1A76E0DA" w14:textId="2AB0AE73" w:rsidR="008C539B" w:rsidRPr="00964C1E" w:rsidRDefault="00964C1E">
      <w:pPr>
        <w:pStyle w:val="BodyText"/>
        <w:spacing w:line="228" w:lineRule="auto"/>
        <w:ind w:left="1660" w:right="1443" w:hanging="1"/>
        <w:rPr>
          <w:rFonts w:ascii="Courier New" w:hAnsi="Courier New" w:cs="Courier New"/>
        </w:rPr>
      </w:pPr>
      <w:r>
        <w:rPr>
          <w:rFonts w:ascii="Arial" w:hAnsi="Arial" w:cs="Arial"/>
          <w:spacing w:val="-9"/>
          <w:w w:val="95"/>
        </w:rPr>
        <w:t xml:space="preserve">Để tạo ra một tablespace </w:t>
      </w:r>
      <w:r w:rsidR="00C03751">
        <w:rPr>
          <w:rFonts w:ascii="Arial" w:hAnsi="Arial" w:cs="Arial"/>
          <w:spacing w:val="-9"/>
          <w:w w:val="95"/>
        </w:rPr>
        <w:t>t</w:t>
      </w:r>
      <w:r>
        <w:rPr>
          <w:rFonts w:ascii="Arial" w:hAnsi="Arial" w:cs="Arial"/>
          <w:spacing w:val="-9"/>
          <w:w w:val="95"/>
        </w:rPr>
        <w:t xml:space="preserve">ạm, sử dụng lệnh </w:t>
      </w:r>
      <w:r w:rsidR="00C12992" w:rsidRPr="001058B5">
        <w:rPr>
          <w:rFonts w:ascii="Arial" w:hAnsi="Arial" w:cs="Arial"/>
          <w:w w:val="95"/>
        </w:rPr>
        <w:t xml:space="preserve"> </w:t>
      </w:r>
      <w:r w:rsidR="00C12992" w:rsidRPr="00964C1E">
        <w:rPr>
          <w:rFonts w:ascii="Courier New" w:hAnsi="Courier New" w:cs="Courier New"/>
          <w:w w:val="95"/>
        </w:rPr>
        <w:t>CREATE TEMPORARY TABLESPACE</w:t>
      </w:r>
      <w:r w:rsidR="00C12992" w:rsidRPr="00964C1E">
        <w:rPr>
          <w:rFonts w:ascii="Courier New" w:hAnsi="Courier New" w:cs="Courier New"/>
          <w:spacing w:val="-79"/>
          <w:w w:val="95"/>
        </w:rPr>
        <w:t xml:space="preserve"> </w:t>
      </w:r>
      <w:r w:rsidR="00C12992" w:rsidRPr="00964C1E">
        <w:rPr>
          <w:rFonts w:ascii="Courier New" w:hAnsi="Courier New" w:cs="Courier New"/>
        </w:rPr>
        <w:t>.</w:t>
      </w:r>
    </w:p>
    <w:p w14:paraId="62B5CDDC" w14:textId="0CF1F8D8" w:rsidR="008C539B" w:rsidRPr="001058B5" w:rsidRDefault="008D4A55" w:rsidP="00004F76">
      <w:pPr>
        <w:pStyle w:val="BodyText"/>
        <w:spacing w:before="122" w:line="230" w:lineRule="auto"/>
        <w:ind w:left="1659" w:right="782"/>
        <w:rPr>
          <w:rFonts w:ascii="Arial" w:hAnsi="Arial" w:cs="Arial"/>
          <w:sz w:val="18"/>
        </w:rPr>
      </w:pPr>
      <w:r>
        <w:rPr>
          <w:rFonts w:ascii="Arial" w:hAnsi="Arial" w:cs="Arial"/>
        </w:rPr>
        <w:t>Nếu bạn không chỉ rõ ra một tablespace tạm thời cho người dùng</w:t>
      </w:r>
      <w:r w:rsidR="00C12992" w:rsidRPr="001058B5">
        <w:rPr>
          <w:rFonts w:ascii="Arial" w:hAnsi="Arial" w:cs="Arial"/>
        </w:rPr>
        <w:t>,</w:t>
      </w:r>
      <w:r>
        <w:rPr>
          <w:rFonts w:ascii="Arial" w:hAnsi="Arial" w:cs="Arial"/>
        </w:rPr>
        <w:t xml:space="preserve"> thì cơ sở dữ liệu Oracle tự đặt cho người dùng tablespace tạm mặc định cái mà đã được mô tả ở thời điểm tạo cơ sở dữ liệu</w:t>
      </w:r>
      <w:r w:rsidR="0056244E">
        <w:rPr>
          <w:rFonts w:ascii="Arial" w:hAnsi="Arial" w:cs="Arial"/>
        </w:rPr>
        <w:t xml:space="preserve">, hoặc bởi câu lệnh </w:t>
      </w:r>
      <w:r w:rsidR="0056244E" w:rsidRPr="0056244E">
        <w:rPr>
          <w:rFonts w:ascii="Courier New" w:hAnsi="Courier New" w:cs="Courier New"/>
        </w:rPr>
        <w:t>ALTER DATABASE</w:t>
      </w:r>
      <w:r w:rsidR="00C12992" w:rsidRPr="001058B5">
        <w:rPr>
          <w:rFonts w:ascii="Arial" w:hAnsi="Arial" w:cs="Arial"/>
        </w:rPr>
        <w:t xml:space="preserve"> </w:t>
      </w:r>
      <w:r w:rsidR="0056244E">
        <w:rPr>
          <w:rFonts w:ascii="Arial" w:hAnsi="Arial" w:cs="Arial"/>
        </w:rPr>
        <w:t>ở thời điể</w:t>
      </w:r>
      <w:r w:rsidR="009F4A55">
        <w:rPr>
          <w:rFonts w:ascii="Arial" w:hAnsi="Arial" w:cs="Arial"/>
        </w:rPr>
        <w:t>m sau đó.</w:t>
      </w:r>
      <w:r w:rsidR="00004F76">
        <w:rPr>
          <w:rFonts w:ascii="Arial" w:hAnsi="Arial" w:cs="Arial"/>
        </w:rPr>
        <w:t xml:space="preserve">Nếu không có tablespace tạm mặc định được chỉ định một cách rõ rằng, thì mặc định sẽ là </w:t>
      </w:r>
      <w:r w:rsidR="00004F76" w:rsidRPr="00004F76">
        <w:rPr>
          <w:rFonts w:ascii="Courier New" w:hAnsi="Courier New" w:cs="Courier New"/>
        </w:rPr>
        <w:t>SYSTEM</w:t>
      </w:r>
      <w:r w:rsidR="00004F76">
        <w:rPr>
          <w:rFonts w:ascii="Arial" w:hAnsi="Arial" w:cs="Arial"/>
        </w:rPr>
        <w:t xml:space="preserve"> tablespace</w:t>
      </w:r>
      <w:r w:rsidR="00C12992" w:rsidRPr="001058B5">
        <w:rPr>
          <w:rFonts w:ascii="Arial" w:hAnsi="Arial" w:cs="Arial"/>
        </w:rPr>
        <w:t xml:space="preserve"> </w:t>
      </w:r>
      <w:r w:rsidR="00004F76" w:rsidRPr="00004F76">
        <w:rPr>
          <w:rFonts w:ascii="Arial" w:hAnsi="Arial" w:cs="Arial"/>
        </w:rPr>
        <w:t>hoặc một cài đặt mặc định khác được thiết lập bởi người quản trị hệ thống.</w:t>
      </w:r>
      <w:r w:rsidR="00004F76">
        <w:rPr>
          <w:rFonts w:ascii="Arial" w:hAnsi="Arial" w:cs="Arial"/>
        </w:rPr>
        <w:t xml:space="preserve"> Không được lưu trữ dứ liệu người dùng  trong </w:t>
      </w:r>
      <w:r w:rsidR="00004F76" w:rsidRPr="00004F76">
        <w:rPr>
          <w:rFonts w:ascii="Courier New" w:hAnsi="Courier New" w:cs="Courier New"/>
        </w:rPr>
        <w:t>SYSTEM</w:t>
      </w:r>
      <w:r w:rsidR="00C12992" w:rsidRPr="001058B5">
        <w:rPr>
          <w:rFonts w:ascii="Arial" w:hAnsi="Arial" w:cs="Arial"/>
        </w:rPr>
        <w:t xml:space="preserve">. </w:t>
      </w:r>
      <w:r w:rsidR="00004F76" w:rsidRPr="00004F76">
        <w:rPr>
          <w:rFonts w:ascii="Arial" w:hAnsi="Arial" w:cs="Arial"/>
        </w:rPr>
        <w:t>Việc chỉ định mộ</w:t>
      </w:r>
      <w:r w:rsidR="00004F76">
        <w:rPr>
          <w:rFonts w:ascii="Arial" w:hAnsi="Arial" w:cs="Arial"/>
        </w:rPr>
        <w:t>t tablespace</w:t>
      </w:r>
      <w:r w:rsidR="00004F76" w:rsidRPr="00004F76">
        <w:rPr>
          <w:rFonts w:ascii="Arial" w:hAnsi="Arial" w:cs="Arial"/>
        </w:rPr>
        <w:t xml:space="preserve"> được sử dụng cụ thể như mộ</w:t>
      </w:r>
      <w:r w:rsidR="00004F76">
        <w:rPr>
          <w:rFonts w:ascii="Arial" w:hAnsi="Arial" w:cs="Arial"/>
        </w:rPr>
        <w:t xml:space="preserve">t tablespace </w:t>
      </w:r>
      <w:r w:rsidR="00004F76" w:rsidRPr="00004F76">
        <w:rPr>
          <w:rFonts w:ascii="Arial" w:hAnsi="Arial" w:cs="Arial"/>
        </w:rPr>
        <w:t>tạm thời sẽ loại bỏ sự tranh chấp tệp giữa các phân đoạn tạm thời và các loại phân đoạn khác.</w:t>
      </w:r>
      <w:r w:rsidR="008D1AB8">
        <w:rPr>
          <w:rFonts w:ascii="Arial" w:hAnsi="Arial" w:cs="Arial"/>
        </w:rPr>
        <w:pict w14:anchorId="7AE15A57">
          <v:group id="_x0000_s1625" style="position:absolute;left:0;text-align:left;margin-left:174pt;margin-top:13.4pt;width:300pt;height:2.5pt;z-index:1360;mso-wrap-distance-left:0;mso-wrap-distance-right:0;mso-position-horizontal-relative:page;mso-position-vertical-relative:text" coordorigin="3480,268" coordsize="6000,50">
            <v:line id="_x0000_s1627" style="position:absolute" from="3480,271" to="9480,271" strokeweight=".24pt"/>
            <v:line id="_x0000_s1626" style="position:absolute" from="3480,315" to="9480,315" strokeweight=".24pt"/>
            <w10:wrap type="topAndBottom" anchorx="page"/>
          </v:group>
        </w:pict>
      </w:r>
    </w:p>
    <w:p w14:paraId="7686CE81" w14:textId="314FA785" w:rsidR="008C539B" w:rsidRPr="001058B5" w:rsidRDefault="009F4A55" w:rsidP="00004F76">
      <w:pPr>
        <w:pStyle w:val="BodyText"/>
        <w:spacing w:before="28" w:after="106" w:line="230" w:lineRule="auto"/>
        <w:ind w:left="2379" w:right="1773"/>
        <w:rPr>
          <w:rFonts w:ascii="Arial" w:hAnsi="Arial" w:cs="Arial"/>
          <w:sz w:val="5"/>
        </w:rPr>
      </w:pPr>
      <w:r>
        <w:rPr>
          <w:rFonts w:ascii="Arial" w:hAnsi="Arial" w:cs="Arial"/>
          <w:b/>
          <w:sz w:val="19"/>
        </w:rPr>
        <w:t>Lưu ý</w:t>
      </w:r>
      <w:r w:rsidR="00C12992" w:rsidRPr="001058B5">
        <w:rPr>
          <w:rFonts w:ascii="Arial" w:hAnsi="Arial" w:cs="Arial"/>
          <w:b/>
          <w:sz w:val="19"/>
        </w:rPr>
        <w:t xml:space="preserve">: </w:t>
      </w:r>
      <w:r w:rsidR="00004F76">
        <w:rPr>
          <w:rFonts w:ascii="Arial" w:hAnsi="Arial" w:cs="Arial"/>
        </w:rPr>
        <w:t>Nếu</w:t>
      </w:r>
      <w:r w:rsidR="00C12992" w:rsidRPr="001058B5">
        <w:rPr>
          <w:rFonts w:ascii="Arial" w:hAnsi="Arial" w:cs="Arial"/>
        </w:rPr>
        <w:t xml:space="preserve"> SYSTEM tablespace</w:t>
      </w:r>
      <w:r w:rsidR="00004F76">
        <w:rPr>
          <w:rFonts w:ascii="Arial" w:hAnsi="Arial" w:cs="Arial"/>
        </w:rPr>
        <w:t xml:space="preserve"> của bạn được quản lý cục bộ</w:t>
      </w:r>
      <w:r w:rsidR="00C12992" w:rsidRPr="001058B5">
        <w:rPr>
          <w:rFonts w:ascii="Arial" w:hAnsi="Arial" w:cs="Arial"/>
        </w:rPr>
        <w:t>,</w:t>
      </w:r>
      <w:r w:rsidR="00004F76">
        <w:rPr>
          <w:rFonts w:ascii="Arial" w:hAnsi="Arial" w:cs="Arial"/>
        </w:rPr>
        <w:t xml:space="preserve"> thì các người dùng buộc phải chỉ ra cụ thể tablespace mặc định tạm thời (quản lý cục bộ). Chúng không được phép mặc định để sử dụng </w:t>
      </w:r>
      <w:r w:rsidR="00C12992" w:rsidRPr="00004F76">
        <w:rPr>
          <w:rFonts w:ascii="Courier New" w:hAnsi="Courier New" w:cs="Courier New"/>
        </w:rPr>
        <w:t>SYSTEM tablespace</w:t>
      </w:r>
      <w:r w:rsidR="00C12992" w:rsidRPr="001058B5">
        <w:rPr>
          <w:rFonts w:ascii="Arial" w:hAnsi="Arial" w:cs="Arial"/>
        </w:rPr>
        <w:t xml:space="preserve"> b</w:t>
      </w:r>
      <w:r w:rsidR="00004F76">
        <w:rPr>
          <w:rFonts w:ascii="Arial" w:hAnsi="Arial" w:cs="Arial"/>
        </w:rPr>
        <w:t xml:space="preserve">ởi vì các đối tượng tạm thời </w:t>
      </w:r>
      <w:r w:rsidR="00004F76" w:rsidRPr="00004F76">
        <w:rPr>
          <w:rFonts w:ascii="Arial" w:hAnsi="Arial" w:cs="Arial"/>
        </w:rPr>
        <w:t xml:space="preserve">không thể được đặt trong các </w:t>
      </w:r>
      <w:r w:rsidR="00004F76">
        <w:rPr>
          <w:rFonts w:ascii="Arial" w:hAnsi="Arial" w:cs="Arial"/>
        </w:rPr>
        <w:t xml:space="preserve">permanen tablespace </w:t>
      </w:r>
      <w:r w:rsidR="00004F76" w:rsidRPr="00004F76">
        <w:rPr>
          <w:rFonts w:ascii="Arial" w:hAnsi="Arial" w:cs="Arial"/>
        </w:rPr>
        <w:t>được quản lý cục bộ.</w:t>
      </w:r>
      <w:r w:rsidR="008D1AB8">
        <w:rPr>
          <w:rFonts w:ascii="Arial" w:hAnsi="Arial" w:cs="Arial"/>
          <w:sz w:val="5"/>
        </w:rPr>
      </w:r>
      <w:r w:rsidR="008D1AB8">
        <w:rPr>
          <w:rFonts w:ascii="Arial" w:hAnsi="Arial" w:cs="Arial"/>
          <w:sz w:val="5"/>
        </w:rPr>
        <w:pict w14:anchorId="503952E1">
          <v:group id="_x0000_s1622" style="width:300pt;height:2.5pt;mso-position-horizontal-relative:char;mso-position-vertical-relative:line" coordsize="6000,50">
            <v:line id="_x0000_s1624" style="position:absolute" from="0,2" to="6000,2" strokeweight=".24pt"/>
            <v:line id="_x0000_s1623" style="position:absolute" from="0,47" to="6000,47" strokeweight=".24pt"/>
            <w10:anchorlock/>
          </v:group>
        </w:pict>
      </w:r>
    </w:p>
    <w:p w14:paraId="2CAD2DC4" w14:textId="77777777" w:rsidR="008C539B" w:rsidRPr="001058B5" w:rsidRDefault="008C539B">
      <w:pPr>
        <w:pStyle w:val="BodyText"/>
        <w:spacing w:before="9"/>
        <w:rPr>
          <w:rFonts w:ascii="Arial" w:hAnsi="Arial" w:cs="Arial"/>
          <w:sz w:val="11"/>
        </w:rPr>
      </w:pPr>
    </w:p>
    <w:p w14:paraId="0AC17845" w14:textId="39FB3F14" w:rsidR="008C539B" w:rsidRPr="001058B5" w:rsidRDefault="000F7F72">
      <w:pPr>
        <w:pStyle w:val="BodyText"/>
        <w:spacing w:before="100" w:line="230" w:lineRule="auto"/>
        <w:ind w:left="1660" w:right="848"/>
        <w:rPr>
          <w:rFonts w:ascii="Arial" w:hAnsi="Arial" w:cs="Arial"/>
        </w:rPr>
      </w:pPr>
      <w:r>
        <w:rPr>
          <w:rFonts w:ascii="Arial" w:hAnsi="Arial" w:cs="Arial"/>
          <w:spacing w:val="-6"/>
        </w:rPr>
        <w:t>Bạn có thể thiết lập tablespace tạm thời cho một người dùng ở thời điểm tạo người dùng, và thay đổi nó sau này bằng cách sử dụng câu lệnh</w:t>
      </w:r>
      <w:r w:rsidR="00C12992" w:rsidRPr="001058B5">
        <w:rPr>
          <w:rFonts w:ascii="Arial" w:hAnsi="Arial" w:cs="Arial"/>
          <w:spacing w:val="-15"/>
        </w:rPr>
        <w:t xml:space="preserve"> </w:t>
      </w:r>
      <w:r w:rsidR="00C12992" w:rsidRPr="000F7F72">
        <w:rPr>
          <w:rFonts w:ascii="Courier New" w:hAnsi="Courier New" w:cs="Courier New"/>
        </w:rPr>
        <w:t>ALTER</w:t>
      </w:r>
      <w:r w:rsidR="00C12992" w:rsidRPr="000F7F72">
        <w:rPr>
          <w:rFonts w:ascii="Courier New" w:hAnsi="Courier New" w:cs="Courier New"/>
          <w:spacing w:val="-45"/>
        </w:rPr>
        <w:t xml:space="preserve"> </w:t>
      </w:r>
      <w:r w:rsidR="00C12992" w:rsidRPr="000F7F72">
        <w:rPr>
          <w:rFonts w:ascii="Courier New" w:hAnsi="Courier New" w:cs="Courier New"/>
        </w:rPr>
        <w:t>USER</w:t>
      </w:r>
      <w:r w:rsidR="00C12992" w:rsidRPr="001058B5">
        <w:rPr>
          <w:rFonts w:ascii="Arial" w:hAnsi="Arial" w:cs="Arial"/>
        </w:rPr>
        <w:t>.</w:t>
      </w:r>
      <w:r w:rsidR="00C12992" w:rsidRPr="001058B5">
        <w:rPr>
          <w:rFonts w:ascii="Arial" w:hAnsi="Arial" w:cs="Arial"/>
          <w:spacing w:val="-15"/>
        </w:rPr>
        <w:t xml:space="preserve"> </w:t>
      </w:r>
      <w:r w:rsidR="00C12992" w:rsidRPr="001058B5">
        <w:rPr>
          <w:rFonts w:ascii="Arial" w:hAnsi="Arial" w:cs="Arial"/>
          <w:spacing w:val="-6"/>
        </w:rPr>
        <w:t>Y</w:t>
      </w:r>
      <w:r>
        <w:rPr>
          <w:rFonts w:ascii="Arial" w:hAnsi="Arial" w:cs="Arial"/>
          <w:spacing w:val="-6"/>
        </w:rPr>
        <w:t>Bạn cũng có thể thiết lập các nhóm tablespace thay vì gán các tablespace đơn lẻ</w:t>
      </w:r>
      <w:r w:rsidR="00C12992" w:rsidRPr="001058B5">
        <w:rPr>
          <w:rFonts w:ascii="Arial" w:hAnsi="Arial" w:cs="Arial"/>
        </w:rPr>
        <w:t>.</w:t>
      </w:r>
    </w:p>
    <w:p w14:paraId="3B2FAE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F390C20" w14:textId="77777777" w:rsidR="008C539B" w:rsidRPr="001058B5" w:rsidRDefault="008C539B">
      <w:pPr>
        <w:pStyle w:val="BodyText"/>
        <w:spacing w:before="11"/>
        <w:rPr>
          <w:rFonts w:ascii="Arial" w:hAnsi="Arial" w:cs="Arial"/>
          <w:sz w:val="29"/>
        </w:rPr>
      </w:pPr>
    </w:p>
    <w:p w14:paraId="3A92E810" w14:textId="2FC10C79" w:rsidR="008C539B" w:rsidRPr="001058B5" w:rsidRDefault="00462B06">
      <w:pPr>
        <w:spacing w:before="10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30DD8FBF" w14:textId="3246BC50" w:rsidR="008C539B" w:rsidRPr="001058B5" w:rsidRDefault="00C12992" w:rsidP="006F7931">
      <w:pPr>
        <w:pStyle w:val="ListParagraph"/>
        <w:numPr>
          <w:ilvl w:val="2"/>
          <w:numId w:val="137"/>
        </w:numPr>
        <w:tabs>
          <w:tab w:val="left" w:pos="3340"/>
        </w:tabs>
        <w:spacing w:before="128"/>
        <w:ind w:left="3340" w:right="1563"/>
        <w:rPr>
          <w:rFonts w:ascii="Arial" w:hAnsi="Arial" w:cs="Arial"/>
          <w:i/>
          <w:sz w:val="20"/>
        </w:rPr>
      </w:pPr>
      <w:r w:rsidRPr="001058B5">
        <w:rPr>
          <w:rFonts w:ascii="Arial" w:hAnsi="Arial" w:cs="Arial"/>
          <w:sz w:val="20"/>
        </w:rPr>
        <w:t>"Temporary</w:t>
      </w:r>
      <w:r w:rsidRPr="001058B5">
        <w:rPr>
          <w:rFonts w:ascii="Arial" w:hAnsi="Arial" w:cs="Arial"/>
          <w:spacing w:val="-11"/>
          <w:sz w:val="20"/>
        </w:rPr>
        <w:t xml:space="preserve"> </w:t>
      </w:r>
      <w:r w:rsidRPr="001058B5">
        <w:rPr>
          <w:rFonts w:ascii="Arial" w:hAnsi="Arial" w:cs="Arial"/>
          <w:sz w:val="20"/>
        </w:rPr>
        <w:t>Tablespaces"</w:t>
      </w:r>
      <w:r w:rsidRPr="001058B5">
        <w:rPr>
          <w:rFonts w:ascii="Arial" w:hAnsi="Arial" w:cs="Arial"/>
          <w:spacing w:val="-12"/>
          <w:sz w:val="20"/>
        </w:rPr>
        <w:t xml:space="preserve"> </w:t>
      </w:r>
      <w:r w:rsidR="00462B06">
        <w:rPr>
          <w:rFonts w:ascii="Arial" w:hAnsi="Arial" w:cs="Arial"/>
          <w:sz w:val="20"/>
        </w:rPr>
        <w:t>trong</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Administrator's Guide</w:t>
      </w:r>
    </w:p>
    <w:p w14:paraId="3EE0555F" w14:textId="0784D230" w:rsidR="008C539B" w:rsidRPr="001058B5" w:rsidRDefault="00C12992" w:rsidP="006F7931">
      <w:pPr>
        <w:pStyle w:val="ListParagraph"/>
        <w:numPr>
          <w:ilvl w:val="2"/>
          <w:numId w:val="137"/>
        </w:numPr>
        <w:tabs>
          <w:tab w:val="left" w:pos="3340"/>
        </w:tabs>
        <w:spacing w:before="110" w:line="248" w:lineRule="exact"/>
        <w:ind w:left="3340"/>
        <w:rPr>
          <w:rFonts w:ascii="Arial" w:hAnsi="Arial" w:cs="Arial"/>
          <w:sz w:val="20"/>
        </w:rPr>
      </w:pPr>
      <w:r w:rsidRPr="001058B5">
        <w:rPr>
          <w:rFonts w:ascii="Arial" w:hAnsi="Arial" w:cs="Arial"/>
          <w:sz w:val="20"/>
        </w:rPr>
        <w:t>"Multiple</w:t>
      </w:r>
      <w:r w:rsidRPr="001058B5">
        <w:rPr>
          <w:rFonts w:ascii="Arial" w:hAnsi="Arial" w:cs="Arial"/>
          <w:spacing w:val="-15"/>
          <w:sz w:val="20"/>
        </w:rPr>
        <w:t xml:space="preserve"> </w:t>
      </w:r>
      <w:r w:rsidRPr="001058B5">
        <w:rPr>
          <w:rFonts w:ascii="Arial" w:hAnsi="Arial" w:cs="Arial"/>
          <w:spacing w:val="-3"/>
          <w:sz w:val="20"/>
        </w:rPr>
        <w:t>Temporary</w:t>
      </w:r>
      <w:r w:rsidRPr="001058B5">
        <w:rPr>
          <w:rFonts w:ascii="Arial" w:hAnsi="Arial" w:cs="Arial"/>
          <w:spacing w:val="-14"/>
          <w:sz w:val="20"/>
        </w:rPr>
        <w:t xml:space="preserve"> </w:t>
      </w:r>
      <w:r w:rsidRPr="001058B5">
        <w:rPr>
          <w:rFonts w:ascii="Arial" w:hAnsi="Arial" w:cs="Arial"/>
          <w:sz w:val="20"/>
        </w:rPr>
        <w:t>Tablespaces:</w:t>
      </w:r>
      <w:r w:rsidRPr="001058B5">
        <w:rPr>
          <w:rFonts w:ascii="Arial" w:hAnsi="Arial" w:cs="Arial"/>
          <w:spacing w:val="-15"/>
          <w:sz w:val="20"/>
        </w:rPr>
        <w:t xml:space="preserve"> </w:t>
      </w:r>
      <w:r w:rsidRPr="001058B5">
        <w:rPr>
          <w:rFonts w:ascii="Arial" w:hAnsi="Arial" w:cs="Arial"/>
          <w:sz w:val="20"/>
        </w:rPr>
        <w:t>Using</w:t>
      </w:r>
      <w:r w:rsidRPr="001058B5">
        <w:rPr>
          <w:rFonts w:ascii="Arial" w:hAnsi="Arial" w:cs="Arial"/>
          <w:spacing w:val="-14"/>
          <w:sz w:val="20"/>
        </w:rPr>
        <w:t xml:space="preserve"> </w:t>
      </w:r>
      <w:r w:rsidRPr="001058B5">
        <w:rPr>
          <w:rFonts w:ascii="Arial" w:hAnsi="Arial" w:cs="Arial"/>
          <w:sz w:val="20"/>
        </w:rPr>
        <w:t>Tablespace</w:t>
      </w:r>
      <w:r w:rsidRPr="001058B5">
        <w:rPr>
          <w:rFonts w:ascii="Arial" w:hAnsi="Arial" w:cs="Arial"/>
          <w:spacing w:val="-15"/>
          <w:sz w:val="20"/>
        </w:rPr>
        <w:t xml:space="preserve"> </w:t>
      </w:r>
      <w:r w:rsidRPr="001058B5">
        <w:rPr>
          <w:rFonts w:ascii="Arial" w:hAnsi="Arial" w:cs="Arial"/>
          <w:sz w:val="20"/>
        </w:rPr>
        <w:t>Groups"</w:t>
      </w:r>
      <w:r w:rsidRPr="001058B5">
        <w:rPr>
          <w:rFonts w:ascii="Arial" w:hAnsi="Arial" w:cs="Arial"/>
          <w:spacing w:val="-14"/>
          <w:sz w:val="20"/>
        </w:rPr>
        <w:t xml:space="preserve"> </w:t>
      </w:r>
      <w:r w:rsidR="00462B06">
        <w:rPr>
          <w:rFonts w:ascii="Arial" w:hAnsi="Arial" w:cs="Arial"/>
          <w:sz w:val="20"/>
        </w:rPr>
        <w:t>trong</w:t>
      </w:r>
    </w:p>
    <w:p w14:paraId="3F380630" w14:textId="77777777" w:rsidR="008C539B" w:rsidRPr="001058B5" w:rsidRDefault="00C12992">
      <w:pPr>
        <w:spacing w:line="240" w:lineRule="exact"/>
        <w:ind w:left="3340"/>
        <w:rPr>
          <w:rFonts w:ascii="Arial" w:hAnsi="Arial" w:cs="Arial"/>
          <w:i/>
          <w:sz w:val="20"/>
        </w:rPr>
      </w:pPr>
      <w:r w:rsidRPr="001058B5">
        <w:rPr>
          <w:rFonts w:ascii="Arial" w:hAnsi="Arial" w:cs="Arial"/>
          <w:i/>
          <w:sz w:val="20"/>
        </w:rPr>
        <w:t>Oracle Database Administrator's Guide</w:t>
      </w:r>
    </w:p>
    <w:p w14:paraId="63522FC2" w14:textId="77777777" w:rsidR="008C539B" w:rsidRPr="001058B5" w:rsidRDefault="008C539B">
      <w:pPr>
        <w:pStyle w:val="BodyText"/>
        <w:spacing w:before="6"/>
        <w:rPr>
          <w:rFonts w:ascii="Arial" w:hAnsi="Arial" w:cs="Arial"/>
          <w:i/>
          <w:sz w:val="21"/>
        </w:rPr>
      </w:pPr>
    </w:p>
    <w:p w14:paraId="62FF1AE3" w14:textId="6740D769" w:rsidR="008C539B" w:rsidRPr="001058B5" w:rsidRDefault="00066E98">
      <w:pPr>
        <w:pStyle w:val="Heading4"/>
        <w:spacing w:before="1"/>
      </w:pPr>
      <w:bookmarkStart w:id="106" w:name="Specifying_a_Profile_for_the_User"/>
      <w:bookmarkStart w:id="107" w:name="_bookmark92"/>
      <w:bookmarkEnd w:id="106"/>
      <w:bookmarkEnd w:id="107"/>
      <w:r>
        <w:t>Thiết lập một profile cho người dùng</w:t>
      </w:r>
    </w:p>
    <w:p w14:paraId="6FB76881" w14:textId="3D912CD2" w:rsidR="008C539B" w:rsidRPr="001058B5" w:rsidRDefault="00FB5A12">
      <w:pPr>
        <w:pStyle w:val="BodyText"/>
        <w:spacing w:before="80" w:line="232" w:lineRule="auto"/>
        <w:ind w:left="2260" w:right="114"/>
        <w:rPr>
          <w:rFonts w:ascii="Arial" w:hAnsi="Arial" w:cs="Arial"/>
        </w:rPr>
      </w:pPr>
      <w:r>
        <w:rPr>
          <w:rFonts w:ascii="Arial" w:hAnsi="Arial" w:cs="Arial"/>
        </w:rPr>
        <w:t>Bạn có thể thiết lập một profile khi bạn tạo một người dùng. Một profile là một tập hợp của các giới hạn trên các tài nguyên cơ sở dữ liệu và  mật khẩu truy cập vào cơ sở dữ liệu. Nếu bạn không thiết lập một profile, thì cơ sở dữ liệu Oracle tự đặt cho người dùng đó một profile mặc định</w:t>
      </w:r>
      <w:r w:rsidR="00C12992" w:rsidRPr="001058B5">
        <w:rPr>
          <w:rFonts w:ascii="Arial" w:hAnsi="Arial" w:cs="Arial"/>
        </w:rPr>
        <w:t>.</w:t>
      </w:r>
    </w:p>
    <w:p w14:paraId="6A31083C" w14:textId="129438D2" w:rsidR="008C539B" w:rsidRPr="001058B5" w:rsidRDefault="00AE2D0C">
      <w:pPr>
        <w:pStyle w:val="BodyText"/>
        <w:spacing w:before="111"/>
        <w:ind w:left="2260"/>
        <w:rPr>
          <w:rFonts w:ascii="Arial" w:hAnsi="Arial" w:cs="Arial"/>
        </w:rPr>
      </w:pPr>
      <w:r>
        <w:rPr>
          <w:rFonts w:ascii="Arial" w:hAnsi="Arial" w:cs="Arial"/>
        </w:rPr>
        <w:t>Ví dụ dưới đây mô tả cách để thiết lập một profile người dùng.</w:t>
      </w:r>
    </w:p>
    <w:p w14:paraId="7615CADF" w14:textId="77777777" w:rsidR="008C539B" w:rsidRPr="001058B5" w:rsidRDefault="00C12992">
      <w:pPr>
        <w:spacing w:before="140" w:line="259" w:lineRule="auto"/>
        <w:ind w:left="2352" w:right="5304" w:hanging="93"/>
        <w:rPr>
          <w:rFonts w:ascii="Arial" w:hAnsi="Arial" w:cs="Arial"/>
          <w:sz w:val="18"/>
        </w:rPr>
      </w:pPr>
      <w:r w:rsidRPr="001058B5">
        <w:rPr>
          <w:rFonts w:ascii="Arial" w:hAnsi="Arial" w:cs="Arial"/>
          <w:w w:val="95"/>
          <w:sz w:val="18"/>
        </w:rPr>
        <w:t xml:space="preserve">CREATE USER jward IDENTIFIED BY </w:t>
      </w:r>
      <w:r w:rsidRPr="001058B5">
        <w:rPr>
          <w:rFonts w:ascii="Arial" w:hAnsi="Arial" w:cs="Arial"/>
          <w:i/>
          <w:w w:val="95"/>
          <w:sz w:val="18"/>
        </w:rPr>
        <w:t xml:space="preserve">password </w:t>
      </w:r>
      <w:r w:rsidRPr="001058B5">
        <w:rPr>
          <w:rFonts w:ascii="Arial" w:hAnsi="Arial" w:cs="Arial"/>
          <w:w w:val="90"/>
          <w:sz w:val="18"/>
        </w:rPr>
        <w:t>DEFAULT</w:t>
      </w:r>
      <w:r w:rsidRPr="001058B5">
        <w:rPr>
          <w:rFonts w:ascii="Arial" w:hAnsi="Arial" w:cs="Arial"/>
          <w:spacing w:val="-62"/>
          <w:w w:val="90"/>
          <w:sz w:val="18"/>
        </w:rPr>
        <w:t xml:space="preserve"> </w:t>
      </w:r>
      <w:r w:rsidRPr="001058B5">
        <w:rPr>
          <w:rFonts w:ascii="Arial" w:hAnsi="Arial" w:cs="Arial"/>
          <w:w w:val="90"/>
          <w:sz w:val="18"/>
        </w:rPr>
        <w:t>TABLESPACE</w:t>
      </w:r>
      <w:r w:rsidRPr="001058B5">
        <w:rPr>
          <w:rFonts w:ascii="Arial" w:hAnsi="Arial" w:cs="Arial"/>
          <w:spacing w:val="-62"/>
          <w:w w:val="90"/>
          <w:sz w:val="18"/>
        </w:rPr>
        <w:t xml:space="preserve"> </w:t>
      </w:r>
      <w:r w:rsidRPr="001058B5">
        <w:rPr>
          <w:rFonts w:ascii="Arial" w:hAnsi="Arial" w:cs="Arial"/>
          <w:w w:val="90"/>
          <w:sz w:val="18"/>
        </w:rPr>
        <w:t>data_ts</w:t>
      </w:r>
    </w:p>
    <w:p w14:paraId="3D14CE7D" w14:textId="77777777" w:rsidR="008C539B" w:rsidRPr="001058B5" w:rsidRDefault="00C12992">
      <w:pPr>
        <w:spacing w:line="259" w:lineRule="auto"/>
        <w:ind w:left="2352" w:right="5766"/>
        <w:rPr>
          <w:rFonts w:ascii="Arial" w:hAnsi="Arial" w:cs="Arial"/>
          <w:sz w:val="18"/>
        </w:rPr>
      </w:pPr>
      <w:r w:rsidRPr="001058B5">
        <w:rPr>
          <w:rFonts w:ascii="Arial" w:hAnsi="Arial" w:cs="Arial"/>
          <w:w w:val="95"/>
          <w:sz w:val="18"/>
        </w:rPr>
        <w:t>QUOTA</w:t>
      </w:r>
      <w:r w:rsidRPr="001058B5">
        <w:rPr>
          <w:rFonts w:ascii="Arial" w:hAnsi="Arial" w:cs="Arial"/>
          <w:spacing w:val="-71"/>
          <w:w w:val="95"/>
          <w:sz w:val="18"/>
        </w:rPr>
        <w:t xml:space="preserve"> </w:t>
      </w:r>
      <w:r w:rsidRPr="001058B5">
        <w:rPr>
          <w:rFonts w:ascii="Arial" w:hAnsi="Arial" w:cs="Arial"/>
          <w:w w:val="95"/>
          <w:sz w:val="18"/>
        </w:rPr>
        <w:t>100M</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test_ts QUOTA</w:t>
      </w:r>
      <w:r w:rsidRPr="001058B5">
        <w:rPr>
          <w:rFonts w:ascii="Arial" w:hAnsi="Arial" w:cs="Arial"/>
          <w:spacing w:val="-71"/>
          <w:w w:val="95"/>
          <w:sz w:val="18"/>
        </w:rPr>
        <w:t xml:space="preserve"> </w:t>
      </w:r>
      <w:r w:rsidRPr="001058B5">
        <w:rPr>
          <w:rFonts w:ascii="Arial" w:hAnsi="Arial" w:cs="Arial"/>
          <w:w w:val="95"/>
          <w:sz w:val="18"/>
        </w:rPr>
        <w:t>500K</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data_ts</w:t>
      </w:r>
    </w:p>
    <w:p w14:paraId="62426674" w14:textId="77777777" w:rsidR="008C539B" w:rsidRPr="001058B5" w:rsidRDefault="00C12992">
      <w:pPr>
        <w:spacing w:line="203" w:lineRule="exact"/>
        <w:ind w:left="2352"/>
        <w:rPr>
          <w:rFonts w:ascii="Arial" w:hAnsi="Arial" w:cs="Arial"/>
          <w:sz w:val="18"/>
        </w:rPr>
      </w:pPr>
      <w:r w:rsidRPr="001058B5">
        <w:rPr>
          <w:rFonts w:ascii="Arial" w:hAnsi="Arial" w:cs="Arial"/>
          <w:w w:val="95"/>
          <w:sz w:val="18"/>
        </w:rPr>
        <w:t>TEMPORARY TABLESPACE temp_ts</w:t>
      </w:r>
    </w:p>
    <w:p w14:paraId="28615033" w14:textId="77777777" w:rsidR="008C539B" w:rsidRPr="001058B5" w:rsidRDefault="00C12992">
      <w:pPr>
        <w:spacing w:before="17"/>
        <w:ind w:left="2352"/>
        <w:rPr>
          <w:rFonts w:ascii="Arial" w:hAnsi="Arial" w:cs="Arial"/>
          <w:b/>
          <w:sz w:val="18"/>
        </w:rPr>
      </w:pPr>
      <w:r w:rsidRPr="001058B5">
        <w:rPr>
          <w:rFonts w:ascii="Arial" w:hAnsi="Arial" w:cs="Arial"/>
          <w:b/>
          <w:w w:val="95"/>
          <w:sz w:val="18"/>
        </w:rPr>
        <w:t>PROFILE clerk;</w:t>
      </w:r>
    </w:p>
    <w:p w14:paraId="384E891F" w14:textId="77777777" w:rsidR="008C539B" w:rsidRPr="001058B5" w:rsidRDefault="008C539B">
      <w:pPr>
        <w:pStyle w:val="BodyText"/>
        <w:spacing w:before="7"/>
        <w:rPr>
          <w:rFonts w:ascii="Arial" w:hAnsi="Arial" w:cs="Arial"/>
          <w:b/>
          <w:sz w:val="17"/>
        </w:rPr>
      </w:pPr>
    </w:p>
    <w:p w14:paraId="37EF46E0" w14:textId="55D0B4B0" w:rsidR="008C539B" w:rsidRPr="001058B5" w:rsidRDefault="009764F5">
      <w:pPr>
        <w:pStyle w:val="BodyText"/>
        <w:ind w:left="2980"/>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139" w:history="1">
        <w:r w:rsidR="00C12992" w:rsidRPr="001058B5">
          <w:rPr>
            <w:rFonts w:ascii="Arial" w:hAnsi="Arial" w:cs="Arial"/>
            <w:color w:val="0000CC"/>
          </w:rPr>
          <w:t xml:space="preserve">"Managing Resources with Profiles" </w:t>
        </w:r>
      </w:hyperlink>
      <w:hyperlink w:anchor="_bookmark139" w:history="1">
        <w:r w:rsidR="0076368A">
          <w:rPr>
            <w:rFonts w:ascii="Arial" w:hAnsi="Arial" w:cs="Arial"/>
          </w:rPr>
          <w:t>trêng trang</w:t>
        </w:r>
        <w:r w:rsidR="00C12992" w:rsidRPr="001058B5">
          <w:rPr>
            <w:rFonts w:ascii="Arial" w:hAnsi="Arial" w:cs="Arial"/>
          </w:rPr>
          <w:t xml:space="preserve"> 2-12</w:t>
        </w:r>
      </w:hyperlink>
    </w:p>
    <w:p w14:paraId="717EC654" w14:textId="77777777" w:rsidR="008C539B" w:rsidRPr="001058B5" w:rsidRDefault="008C539B">
      <w:pPr>
        <w:pStyle w:val="BodyText"/>
        <w:spacing w:before="11"/>
        <w:rPr>
          <w:rFonts w:ascii="Arial" w:hAnsi="Arial" w:cs="Arial"/>
        </w:rPr>
      </w:pPr>
    </w:p>
    <w:p w14:paraId="278B853F" w14:textId="5924EDC8" w:rsidR="008C539B" w:rsidRPr="001058B5" w:rsidRDefault="00E40685">
      <w:pPr>
        <w:pStyle w:val="Heading4"/>
      </w:pPr>
      <w:bookmarkStart w:id="108" w:name="Setting_a_Default_Role_for_the_User"/>
      <w:bookmarkStart w:id="109" w:name="_bookmark95"/>
      <w:bookmarkEnd w:id="108"/>
      <w:bookmarkEnd w:id="109"/>
      <w:r>
        <w:t>Thiết lập một vai trò mặc định cho người dùng</w:t>
      </w:r>
    </w:p>
    <w:p w14:paraId="2E8377C3" w14:textId="16735981" w:rsidR="008C539B" w:rsidRPr="001058B5" w:rsidRDefault="00F36F12">
      <w:pPr>
        <w:pStyle w:val="BodyText"/>
        <w:spacing w:before="79" w:line="232" w:lineRule="auto"/>
        <w:ind w:left="2260" w:right="185"/>
        <w:rPr>
          <w:rFonts w:ascii="Arial" w:hAnsi="Arial" w:cs="Arial"/>
        </w:rPr>
      </w:pPr>
      <w:r>
        <w:rPr>
          <w:rFonts w:ascii="Arial" w:hAnsi="Arial" w:cs="Arial"/>
        </w:rPr>
        <w:t>Một vai trò là trên của một nhóm các quyền liên quan mà bạn muốn cấp cho một nhóm người dùng hoặc các vai trò khác. Một vai trò mặc định được cho phép một cách tự động đối với người dùng khi khi người dụng tạo ra một phiên làm việc. Bạn có thể gán cho một người dùng không hoặc nhiều vai trò mặc định</w:t>
      </w:r>
      <w:r w:rsidR="00C12992" w:rsidRPr="001058B5">
        <w:rPr>
          <w:rFonts w:ascii="Arial" w:hAnsi="Arial" w:cs="Arial"/>
        </w:rPr>
        <w:t>.</w:t>
      </w:r>
    </w:p>
    <w:p w14:paraId="04963E53" w14:textId="116E1AF0" w:rsidR="008C539B" w:rsidRPr="001058B5" w:rsidRDefault="00BB675A">
      <w:pPr>
        <w:pStyle w:val="BodyText"/>
        <w:spacing w:before="121" w:line="228" w:lineRule="auto"/>
        <w:ind w:left="2259"/>
        <w:rPr>
          <w:rFonts w:ascii="Arial" w:hAnsi="Arial" w:cs="Arial"/>
        </w:rPr>
      </w:pPr>
      <w:r>
        <w:rPr>
          <w:rFonts w:ascii="Arial" w:hAnsi="Arial" w:cs="Arial"/>
          <w:spacing w:val="-6"/>
        </w:rPr>
        <w:t xml:space="preserve">Bạn không thể thiết lập các vai trò mặc định cho người dùng trong câu lệnh </w:t>
      </w:r>
      <w:r w:rsidR="00C12992" w:rsidRPr="00BB675A">
        <w:rPr>
          <w:rFonts w:ascii="Courier New" w:hAnsi="Courier New" w:cs="Courier New"/>
        </w:rPr>
        <w:t>CREATE</w:t>
      </w:r>
      <w:r w:rsidR="00C12992" w:rsidRPr="00BB675A">
        <w:rPr>
          <w:rFonts w:ascii="Courier New" w:hAnsi="Courier New" w:cs="Courier New"/>
          <w:spacing w:val="-39"/>
        </w:rPr>
        <w:t xml:space="preserve"> </w:t>
      </w:r>
      <w:r w:rsidR="00C12992" w:rsidRPr="00BB675A">
        <w:rPr>
          <w:rFonts w:ascii="Courier New" w:hAnsi="Courier New" w:cs="Courier New"/>
        </w:rPr>
        <w:t>USER</w:t>
      </w:r>
      <w:r w:rsidR="00C12992" w:rsidRPr="001058B5">
        <w:rPr>
          <w:rFonts w:ascii="Arial" w:hAnsi="Arial" w:cs="Arial"/>
        </w:rPr>
        <w:t>.</w:t>
      </w:r>
      <w:r w:rsidR="00C12992" w:rsidRPr="001058B5">
        <w:rPr>
          <w:rFonts w:ascii="Arial" w:hAnsi="Arial" w:cs="Arial"/>
          <w:spacing w:val="-12"/>
        </w:rPr>
        <w:t xml:space="preserve"> </w:t>
      </w:r>
      <w:r w:rsidR="00C12992" w:rsidRPr="001058B5">
        <w:rPr>
          <w:rFonts w:ascii="Arial" w:hAnsi="Arial" w:cs="Arial"/>
        </w:rPr>
        <w:t>When</w:t>
      </w:r>
      <w:r w:rsidR="00C12992" w:rsidRPr="001058B5">
        <w:rPr>
          <w:rFonts w:ascii="Arial" w:hAnsi="Arial" w:cs="Arial"/>
          <w:spacing w:val="-11"/>
        </w:rPr>
        <w:t xml:space="preserve"> </w:t>
      </w:r>
      <w:r w:rsidR="00C12992" w:rsidRPr="001058B5">
        <w:rPr>
          <w:rFonts w:ascii="Arial" w:hAnsi="Arial" w:cs="Arial"/>
        </w:rPr>
        <w:t>you</w:t>
      </w:r>
      <w:r w:rsidR="00C12992" w:rsidRPr="001058B5">
        <w:rPr>
          <w:rFonts w:ascii="Arial" w:hAnsi="Arial" w:cs="Arial"/>
          <w:spacing w:val="-11"/>
        </w:rPr>
        <w:t xml:space="preserve"> </w:t>
      </w:r>
      <w:r w:rsidR="00C12992" w:rsidRPr="001058B5">
        <w:rPr>
          <w:rFonts w:ascii="Arial" w:hAnsi="Arial" w:cs="Arial"/>
        </w:rPr>
        <w:t xml:space="preserve">first create a </w:t>
      </w:r>
      <w:r w:rsidR="00C12992" w:rsidRPr="001058B5">
        <w:rPr>
          <w:rFonts w:ascii="Arial" w:hAnsi="Arial" w:cs="Arial"/>
          <w:spacing w:val="-3"/>
        </w:rPr>
        <w:t xml:space="preserve">user, </w:t>
      </w:r>
      <w:r w:rsidR="00C12992" w:rsidRPr="001058B5">
        <w:rPr>
          <w:rFonts w:ascii="Arial" w:hAnsi="Arial" w:cs="Arial"/>
        </w:rPr>
        <w:t xml:space="preserve">the default role setting for the user is ALL, </w:t>
      </w:r>
      <w:r w:rsidRPr="00BB675A">
        <w:rPr>
          <w:rFonts w:ascii="Arial" w:hAnsi="Arial" w:cs="Arial"/>
        </w:rPr>
        <w:t>làm cho tất cả các vai trò sau đó được cấp cho người dùng là vai trò mặc định.</w:t>
      </w:r>
      <w:r>
        <w:rPr>
          <w:rFonts w:ascii="Arial" w:hAnsi="Arial" w:cs="Arial"/>
        </w:rPr>
        <w:t xml:space="preserve"> Sử dụng câu lệnh </w:t>
      </w:r>
      <w:r w:rsidR="00C12992" w:rsidRPr="00BB675A">
        <w:rPr>
          <w:rFonts w:ascii="Courier New" w:hAnsi="Courier New" w:cs="Courier New"/>
        </w:rPr>
        <w:t>ALTER</w:t>
      </w:r>
      <w:r w:rsidR="00C12992" w:rsidRPr="00BB675A">
        <w:rPr>
          <w:rFonts w:ascii="Courier New" w:hAnsi="Courier New" w:cs="Courier New"/>
          <w:spacing w:val="-41"/>
        </w:rPr>
        <w:t xml:space="preserve"> </w:t>
      </w:r>
      <w:r w:rsidR="00C12992" w:rsidRPr="00BB675A">
        <w:rPr>
          <w:rFonts w:ascii="Courier New" w:hAnsi="Courier New" w:cs="Courier New"/>
        </w:rPr>
        <w:t>USER</w:t>
      </w:r>
      <w:r w:rsidR="00C12992" w:rsidRPr="001058B5">
        <w:rPr>
          <w:rFonts w:ascii="Arial" w:hAnsi="Arial" w:cs="Arial"/>
          <w:spacing w:val="-88"/>
        </w:rPr>
        <w:t xml:space="preserve"> </w:t>
      </w:r>
      <w:r>
        <w:rPr>
          <w:rFonts w:ascii="Arial" w:hAnsi="Arial" w:cs="Arial"/>
        </w:rPr>
        <w:t xml:space="preserve"> để thay đổi các vai trò mặc định đối với người dùng, ví dụ</w:t>
      </w:r>
      <w:r w:rsidR="00C12992" w:rsidRPr="001058B5">
        <w:rPr>
          <w:rFonts w:ascii="Arial" w:hAnsi="Arial" w:cs="Arial"/>
        </w:rPr>
        <w:t>:</w:t>
      </w:r>
    </w:p>
    <w:p w14:paraId="12E19866" w14:textId="77777777" w:rsidR="008C539B" w:rsidRPr="00BB675A" w:rsidRDefault="00C12992">
      <w:pPr>
        <w:spacing w:before="144"/>
        <w:ind w:left="2260"/>
        <w:rPr>
          <w:rFonts w:ascii="Courier New" w:hAnsi="Courier New" w:cs="Courier New"/>
          <w:sz w:val="18"/>
        </w:rPr>
      </w:pPr>
      <w:r w:rsidRPr="00BB675A">
        <w:rPr>
          <w:rFonts w:ascii="Courier New" w:hAnsi="Courier New" w:cs="Courier New"/>
          <w:w w:val="95"/>
          <w:sz w:val="18"/>
        </w:rPr>
        <w:t>GRANT USER jward clerk_role;</w:t>
      </w:r>
    </w:p>
    <w:p w14:paraId="73A034E7" w14:textId="77777777" w:rsidR="008C539B" w:rsidRPr="00BB675A" w:rsidRDefault="008C539B">
      <w:pPr>
        <w:pStyle w:val="BodyText"/>
        <w:spacing w:before="10"/>
        <w:rPr>
          <w:rFonts w:ascii="Courier New" w:hAnsi="Courier New" w:cs="Courier New"/>
        </w:rPr>
      </w:pPr>
    </w:p>
    <w:p w14:paraId="641A766E" w14:textId="77777777" w:rsidR="008C539B" w:rsidRPr="00BB675A" w:rsidRDefault="00C12992">
      <w:pPr>
        <w:ind w:left="2260"/>
        <w:rPr>
          <w:rFonts w:ascii="Courier New" w:hAnsi="Courier New" w:cs="Courier New"/>
          <w:sz w:val="18"/>
        </w:rPr>
      </w:pPr>
      <w:r w:rsidRPr="00BB675A">
        <w:rPr>
          <w:rFonts w:ascii="Courier New" w:hAnsi="Courier New" w:cs="Courier New"/>
          <w:w w:val="95"/>
          <w:sz w:val="18"/>
        </w:rPr>
        <w:t>ALTER USER jward DEFAULT ROLE clerk_role;</w:t>
      </w:r>
    </w:p>
    <w:p w14:paraId="663E452E" w14:textId="77777777" w:rsidR="008C539B" w:rsidRPr="001058B5" w:rsidRDefault="008C539B">
      <w:pPr>
        <w:pStyle w:val="BodyText"/>
        <w:spacing w:before="9"/>
        <w:rPr>
          <w:rFonts w:ascii="Arial" w:hAnsi="Arial" w:cs="Arial"/>
          <w:sz w:val="18"/>
        </w:rPr>
      </w:pPr>
    </w:p>
    <w:p w14:paraId="7DF0F323" w14:textId="63D9BA4B" w:rsidR="008C539B" w:rsidRPr="001058B5" w:rsidRDefault="00C07A9F">
      <w:pPr>
        <w:pStyle w:val="BodyText"/>
        <w:spacing w:line="232" w:lineRule="auto"/>
        <w:ind w:left="2260"/>
        <w:rPr>
          <w:rFonts w:ascii="Arial" w:hAnsi="Arial" w:cs="Arial"/>
        </w:rPr>
      </w:pPr>
      <w:r w:rsidRPr="00C07A9F">
        <w:rPr>
          <w:rFonts w:ascii="Arial" w:hAnsi="Arial" w:cs="Arial"/>
        </w:rPr>
        <w:t>Trước khi một vai trò có thể được thực hiện vai trò mặc định cho người dùng, người dùng đó phải đã được cấ</w:t>
      </w:r>
      <w:r>
        <w:rPr>
          <w:rFonts w:ascii="Arial" w:hAnsi="Arial" w:cs="Arial"/>
        </w:rPr>
        <w:t>p vai trò đó</w:t>
      </w:r>
      <w:r w:rsidR="00C12992" w:rsidRPr="001058B5">
        <w:rPr>
          <w:rFonts w:ascii="Arial" w:hAnsi="Arial" w:cs="Arial"/>
        </w:rPr>
        <w:t>.</w:t>
      </w:r>
    </w:p>
    <w:p w14:paraId="1FAC8878" w14:textId="73918101" w:rsidR="008C539B" w:rsidRPr="001058B5" w:rsidRDefault="00C07A9F">
      <w:pPr>
        <w:spacing w:before="206"/>
        <w:ind w:left="2980"/>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hyperlink w:anchor="_bookmark540" w:history="1">
        <w:r w:rsidR="00C12992" w:rsidRPr="001058B5">
          <w:rPr>
            <w:rFonts w:ascii="Arial" w:hAnsi="Arial" w:cs="Arial"/>
            <w:color w:val="0000CC"/>
            <w:sz w:val="20"/>
          </w:rPr>
          <w:t xml:space="preserve">"Managing User Roles" </w:t>
        </w:r>
      </w:hyperlink>
      <w:hyperlink w:anchor="_bookmark540" w:history="1">
        <w:r>
          <w:rPr>
            <w:rFonts w:ascii="Arial" w:hAnsi="Arial" w:cs="Arial"/>
            <w:sz w:val="20"/>
          </w:rPr>
          <w:t>trên trang</w:t>
        </w:r>
        <w:r w:rsidR="00C12992" w:rsidRPr="001058B5">
          <w:rPr>
            <w:rFonts w:ascii="Arial" w:hAnsi="Arial" w:cs="Arial"/>
            <w:sz w:val="20"/>
          </w:rPr>
          <w:t xml:space="preserve"> 4-6</w:t>
        </w:r>
      </w:hyperlink>
    </w:p>
    <w:p w14:paraId="38FC15B9" w14:textId="77777777" w:rsidR="008C539B" w:rsidRPr="001058B5" w:rsidRDefault="008C539B">
      <w:pPr>
        <w:pStyle w:val="BodyText"/>
        <w:spacing w:before="12"/>
        <w:rPr>
          <w:rFonts w:ascii="Arial" w:hAnsi="Arial" w:cs="Arial"/>
          <w:sz w:val="22"/>
        </w:rPr>
      </w:pPr>
    </w:p>
    <w:p w14:paraId="39DA218A" w14:textId="22116310" w:rsidR="008C539B" w:rsidRPr="001058B5" w:rsidRDefault="004E05C4">
      <w:pPr>
        <w:pStyle w:val="Heading3"/>
      </w:pPr>
      <w:bookmarkStart w:id="110" w:name="Altering_User_Accounts"/>
      <w:bookmarkStart w:id="111" w:name="_bookmark97"/>
      <w:bookmarkEnd w:id="110"/>
      <w:bookmarkEnd w:id="111"/>
      <w:r>
        <w:t>Chỉnh sửa các tài khoản người dùng</w:t>
      </w:r>
    </w:p>
    <w:p w14:paraId="004581FB" w14:textId="19672531" w:rsidR="008C539B" w:rsidRPr="001058B5" w:rsidRDefault="00787BD6">
      <w:pPr>
        <w:pStyle w:val="BodyText"/>
        <w:spacing w:before="80"/>
        <w:ind w:left="2260"/>
        <w:rPr>
          <w:rFonts w:ascii="Arial" w:hAnsi="Arial" w:cs="Arial"/>
        </w:rPr>
      </w:pPr>
      <w:r>
        <w:rPr>
          <w:rFonts w:ascii="Arial" w:hAnsi="Arial" w:cs="Arial"/>
        </w:rPr>
        <w:t>Phần này chứa</w:t>
      </w:r>
      <w:r w:rsidR="00C12992" w:rsidRPr="001058B5">
        <w:rPr>
          <w:rFonts w:ascii="Arial" w:hAnsi="Arial" w:cs="Arial"/>
        </w:rPr>
        <w:t>:</w:t>
      </w:r>
    </w:p>
    <w:p w14:paraId="05981B4E" w14:textId="53E7A700" w:rsidR="008C539B" w:rsidRPr="001058B5" w:rsidRDefault="008D1AB8" w:rsidP="006F7931">
      <w:pPr>
        <w:pStyle w:val="ListParagraph"/>
        <w:numPr>
          <w:ilvl w:val="0"/>
          <w:numId w:val="133"/>
        </w:numPr>
        <w:tabs>
          <w:tab w:val="left" w:pos="2620"/>
        </w:tabs>
        <w:rPr>
          <w:rFonts w:ascii="Arial" w:hAnsi="Arial" w:cs="Arial"/>
          <w:sz w:val="20"/>
        </w:rPr>
      </w:pPr>
      <w:hyperlink w:anchor="_bookmark98" w:history="1">
        <w:r w:rsidR="00FB4535">
          <w:rPr>
            <w:rFonts w:ascii="Arial" w:hAnsi="Arial" w:cs="Arial"/>
            <w:color w:val="0000CC"/>
            <w:sz w:val="20"/>
          </w:rPr>
          <w:t>Về</w:t>
        </w:r>
      </w:hyperlink>
      <w:r w:rsidR="00FB4535">
        <w:rPr>
          <w:rFonts w:ascii="Arial" w:hAnsi="Arial" w:cs="Arial"/>
          <w:color w:val="0000CC"/>
          <w:sz w:val="20"/>
        </w:rPr>
        <w:t xml:space="preserve"> việc chỉnh sửa các tài khoản người dùng</w:t>
      </w:r>
    </w:p>
    <w:p w14:paraId="375C3DC1" w14:textId="41D2BB8A" w:rsidR="008C539B" w:rsidRPr="001058B5" w:rsidRDefault="008D1AB8" w:rsidP="006F7931">
      <w:pPr>
        <w:pStyle w:val="ListParagraph"/>
        <w:numPr>
          <w:ilvl w:val="0"/>
          <w:numId w:val="133"/>
        </w:numPr>
        <w:tabs>
          <w:tab w:val="left" w:pos="2620"/>
        </w:tabs>
        <w:spacing w:before="112"/>
        <w:rPr>
          <w:rFonts w:ascii="Arial" w:hAnsi="Arial" w:cs="Arial"/>
          <w:sz w:val="20"/>
        </w:rPr>
      </w:pPr>
      <w:hyperlink w:anchor="_bookmark100" w:history="1">
        <w:r w:rsidR="00D11FAB">
          <w:rPr>
            <w:rFonts w:ascii="Arial" w:hAnsi="Arial" w:cs="Arial"/>
            <w:color w:val="0000CC"/>
            <w:sz w:val="20"/>
          </w:rPr>
          <w:t>Sửu dụng lệnh</w:t>
        </w:r>
        <w:r w:rsidR="00C12992" w:rsidRPr="001058B5">
          <w:rPr>
            <w:rFonts w:ascii="Arial" w:hAnsi="Arial" w:cs="Arial"/>
            <w:color w:val="0000CC"/>
            <w:sz w:val="20"/>
          </w:rPr>
          <w:t xml:space="preserve"> </w:t>
        </w:r>
        <w:r w:rsidR="00C12992" w:rsidRPr="001058B5">
          <w:rPr>
            <w:rFonts w:ascii="Arial" w:hAnsi="Arial" w:cs="Arial"/>
            <w:color w:val="0000CC"/>
            <w:spacing w:val="-3"/>
            <w:sz w:val="20"/>
          </w:rPr>
          <w:t xml:space="preserve">ALTER </w:t>
        </w:r>
        <w:r w:rsidR="00D11FAB">
          <w:rPr>
            <w:rFonts w:ascii="Arial" w:hAnsi="Arial" w:cs="Arial"/>
            <w:color w:val="0000CC"/>
            <w:sz w:val="20"/>
          </w:rPr>
          <w:t>USER Statement để</w:t>
        </w:r>
      </w:hyperlink>
      <w:r w:rsidR="00D11FAB">
        <w:rPr>
          <w:rFonts w:ascii="Arial" w:hAnsi="Arial" w:cs="Arial"/>
          <w:color w:val="0000CC"/>
          <w:sz w:val="20"/>
        </w:rPr>
        <w:t xml:space="preserve"> chỉnh sửa tài khoản người dùng</w:t>
      </w:r>
    </w:p>
    <w:p w14:paraId="68B9E2B9" w14:textId="031C4756" w:rsidR="008C539B" w:rsidRPr="001058B5" w:rsidRDefault="00D11FAB" w:rsidP="006F7931">
      <w:pPr>
        <w:pStyle w:val="ListParagraph"/>
        <w:numPr>
          <w:ilvl w:val="0"/>
          <w:numId w:val="133"/>
        </w:numPr>
        <w:tabs>
          <w:tab w:val="left" w:pos="2620"/>
        </w:tabs>
        <w:rPr>
          <w:rFonts w:ascii="Arial" w:hAnsi="Arial" w:cs="Arial"/>
          <w:sz w:val="20"/>
        </w:rPr>
      </w:pPr>
      <w:r>
        <w:rPr>
          <w:rFonts w:ascii="Arial" w:hAnsi="Arial" w:cs="Arial"/>
          <w:color w:val="0000CC"/>
          <w:sz w:val="20"/>
        </w:rPr>
        <w:t>Thay đổi mật khẩu người dùng không phải là sys</w:t>
      </w:r>
    </w:p>
    <w:p w14:paraId="3E3BC373" w14:textId="2FF0798C" w:rsidR="008C539B" w:rsidRPr="001058B5" w:rsidRDefault="008D1AB8" w:rsidP="006F7931">
      <w:pPr>
        <w:pStyle w:val="ListParagraph"/>
        <w:numPr>
          <w:ilvl w:val="0"/>
          <w:numId w:val="133"/>
        </w:numPr>
        <w:tabs>
          <w:tab w:val="left" w:pos="2620"/>
        </w:tabs>
        <w:rPr>
          <w:rFonts w:ascii="Arial" w:hAnsi="Arial" w:cs="Arial"/>
          <w:sz w:val="20"/>
        </w:rPr>
      </w:pPr>
      <w:hyperlink w:anchor="_bookmark107" w:history="1">
        <w:r w:rsidR="00D11FAB">
          <w:rPr>
            <w:rFonts w:ascii="Arial" w:hAnsi="Arial" w:cs="Arial"/>
            <w:color w:val="0000CC"/>
            <w:sz w:val="20"/>
          </w:rPr>
          <w:t>Thay</w:t>
        </w:r>
      </w:hyperlink>
      <w:r w:rsidR="00D11FAB">
        <w:rPr>
          <w:rFonts w:ascii="Arial" w:hAnsi="Arial" w:cs="Arial"/>
          <w:color w:val="0000CC"/>
          <w:sz w:val="20"/>
        </w:rPr>
        <w:t xml:space="preserve"> đổi mật khẩu người dùng là sys</w:t>
      </w:r>
    </w:p>
    <w:p w14:paraId="15C5F05E" w14:textId="77777777" w:rsidR="008C539B" w:rsidRPr="001058B5" w:rsidRDefault="008C539B">
      <w:pPr>
        <w:pStyle w:val="BodyText"/>
        <w:spacing w:before="6"/>
        <w:rPr>
          <w:rFonts w:ascii="Arial" w:hAnsi="Arial" w:cs="Arial"/>
          <w:sz w:val="25"/>
        </w:rPr>
      </w:pPr>
    </w:p>
    <w:p w14:paraId="65A2F49A" w14:textId="114A5EFB" w:rsidR="008C539B" w:rsidRPr="001058B5" w:rsidRDefault="00895DEC">
      <w:pPr>
        <w:pStyle w:val="Heading4"/>
        <w:spacing w:before="1"/>
      </w:pPr>
      <w:bookmarkStart w:id="112" w:name="About_Altering_User_Accounts"/>
      <w:bookmarkStart w:id="113" w:name="_bookmark98"/>
      <w:bookmarkEnd w:id="112"/>
      <w:bookmarkEnd w:id="113"/>
      <w:r>
        <w:t>Về việc chỉnh sửa các tài khoản người dùng</w:t>
      </w:r>
    </w:p>
    <w:p w14:paraId="7707F4D2" w14:textId="2C346096" w:rsidR="008C539B" w:rsidRPr="001058B5" w:rsidRDefault="00B2239F" w:rsidP="000A18A7">
      <w:pPr>
        <w:pStyle w:val="BodyText"/>
        <w:spacing w:before="80" w:line="232" w:lineRule="auto"/>
        <w:ind w:left="2260"/>
        <w:rPr>
          <w:rFonts w:ascii="Arial" w:hAnsi="Arial" w:cs="Arial"/>
        </w:rPr>
        <w:sectPr w:rsidR="008C539B" w:rsidRPr="001058B5">
          <w:headerReference w:type="even" r:id="rId49"/>
          <w:headerReference w:type="default" r:id="rId50"/>
          <w:pgSz w:w="12240" w:h="15840"/>
          <w:pgMar w:top="840" w:right="1060" w:bottom="860" w:left="1100" w:header="549" w:footer="663" w:gutter="0"/>
          <w:cols w:space="720"/>
        </w:sectPr>
      </w:pPr>
      <w:r>
        <w:rPr>
          <w:rFonts w:ascii="Arial" w:hAnsi="Arial" w:cs="Arial"/>
        </w:rPr>
        <w:t xml:space="preserve">Các người dùng có thể thay đổi mật khẩu của riêng họ. Tuy nhiên, </w:t>
      </w:r>
      <w:r w:rsidRPr="00B2239F">
        <w:rPr>
          <w:rFonts w:ascii="Arial" w:hAnsi="Arial" w:cs="Arial"/>
        </w:rPr>
        <w:t>để thay đổi bất kỳ tùy chọn nào khác của miền bảo mật người dù</w:t>
      </w:r>
      <w:r>
        <w:rPr>
          <w:rFonts w:ascii="Arial" w:hAnsi="Arial" w:cs="Arial"/>
        </w:rPr>
        <w:t>ng, Bạn phải có quyền hệ thống</w:t>
      </w:r>
      <w:r w:rsidR="00C12992" w:rsidRPr="001058B5">
        <w:rPr>
          <w:rFonts w:ascii="Arial" w:hAnsi="Arial" w:cs="Arial"/>
        </w:rPr>
        <w:t xml:space="preserve"> </w:t>
      </w:r>
      <w:r w:rsidR="00C12992" w:rsidRPr="00B2239F">
        <w:rPr>
          <w:rFonts w:ascii="Courier New" w:hAnsi="Courier New" w:cs="Courier New"/>
        </w:rPr>
        <w:t>ALTER USER</w:t>
      </w:r>
      <w:r w:rsidR="00C12992" w:rsidRPr="001058B5">
        <w:rPr>
          <w:rFonts w:ascii="Arial" w:hAnsi="Arial" w:cs="Arial"/>
          <w:spacing w:val="-83"/>
        </w:rPr>
        <w:t xml:space="preserve"> </w:t>
      </w:r>
      <w:r w:rsidR="00C12992" w:rsidRPr="001058B5">
        <w:rPr>
          <w:rFonts w:ascii="Arial" w:hAnsi="Arial" w:cs="Arial"/>
        </w:rPr>
        <w:t xml:space="preserve">. </w:t>
      </w:r>
      <w:r>
        <w:rPr>
          <w:rFonts w:ascii="Arial" w:hAnsi="Arial" w:cs="Arial"/>
        </w:rPr>
        <w:t>Các nhà quản trị bảo mật</w:t>
      </w:r>
      <w:r w:rsidR="0090368F">
        <w:rPr>
          <w:rFonts w:ascii="Arial" w:hAnsi="Arial" w:cs="Arial"/>
        </w:rPr>
        <w:t xml:space="preserve"> thường là những người duy nhất có quyền hệ thố</w:t>
      </w:r>
      <w:r w:rsidR="000A18A7">
        <w:rPr>
          <w:rFonts w:ascii="Arial" w:hAnsi="Arial" w:cs="Arial"/>
        </w:rPr>
        <w:t xml:space="preserve">ng,  </w:t>
      </w:r>
      <w:r w:rsidR="000A18A7">
        <w:rPr>
          <w:rFonts w:ascii="Arial" w:hAnsi="Arial" w:cs="Arial"/>
        </w:rPr>
        <w:lastRenderedPageBreak/>
        <w:t>và cái quyền này cho phép sửa đổi trên bất kỳ miền bảo mật người dùng nào</w:t>
      </w:r>
      <w:r w:rsidR="000A18A7" w:rsidRPr="001058B5">
        <w:rPr>
          <w:rFonts w:ascii="Arial" w:hAnsi="Arial" w:cs="Arial"/>
        </w:rPr>
        <w:t>.</w:t>
      </w:r>
      <w:r w:rsidR="000A18A7">
        <w:rPr>
          <w:rFonts w:ascii="Arial" w:hAnsi="Arial" w:cs="Arial"/>
        </w:rPr>
        <w:t xml:space="preserve"> Quyền này bao gồm khả năng để thiết lập tablespace quota cho người dùng trên bất kỳ tablespace nào trong cơ sở dữ liệu, ngay cả khi người dùng thực hiện sửa đổi không có một quota đối với tablespace nhất định.</w:t>
      </w:r>
    </w:p>
    <w:p w14:paraId="07481E25" w14:textId="77777777" w:rsidR="008C539B" w:rsidRPr="001058B5" w:rsidRDefault="008C539B">
      <w:pPr>
        <w:pStyle w:val="BodyText"/>
        <w:spacing w:before="5"/>
        <w:rPr>
          <w:rFonts w:ascii="Arial" w:hAnsi="Arial" w:cs="Arial"/>
          <w:sz w:val="25"/>
        </w:rPr>
      </w:pPr>
    </w:p>
    <w:p w14:paraId="7C8DEB44" w14:textId="77777777" w:rsidR="008C539B" w:rsidRPr="001058B5" w:rsidRDefault="008C539B">
      <w:pPr>
        <w:pStyle w:val="BodyText"/>
        <w:spacing w:before="4"/>
        <w:rPr>
          <w:rFonts w:ascii="Arial" w:hAnsi="Arial" w:cs="Arial"/>
          <w:sz w:val="25"/>
        </w:rPr>
      </w:pPr>
    </w:p>
    <w:p w14:paraId="6B878869" w14:textId="1BA40FA0" w:rsidR="008C539B" w:rsidRPr="001058B5" w:rsidRDefault="000D00FD">
      <w:pPr>
        <w:pStyle w:val="Heading4"/>
        <w:ind w:left="100"/>
      </w:pPr>
      <w:bookmarkStart w:id="114" w:name="Using_the_ALTER_USER_Statement_to_Alter_"/>
      <w:bookmarkStart w:id="115" w:name="_bookmark100"/>
      <w:bookmarkEnd w:id="114"/>
      <w:bookmarkEnd w:id="115"/>
      <w:r w:rsidRPr="000D00FD">
        <w:t>Sử dụng ALTER USER Statement để thay đổi tài khoản người dùng</w:t>
      </w:r>
    </w:p>
    <w:p w14:paraId="498915F6" w14:textId="66A04855" w:rsidR="008C539B" w:rsidRPr="001058B5" w:rsidRDefault="00FB1685">
      <w:pPr>
        <w:pStyle w:val="BodyText"/>
        <w:spacing w:before="85" w:line="228" w:lineRule="auto"/>
        <w:ind w:left="1660" w:right="700" w:hanging="1"/>
        <w:rPr>
          <w:rFonts w:ascii="Arial" w:hAnsi="Arial" w:cs="Arial"/>
        </w:rPr>
      </w:pPr>
      <w:r>
        <w:rPr>
          <w:rFonts w:ascii="Arial" w:hAnsi="Arial" w:cs="Arial"/>
          <w:spacing w:val="-6"/>
        </w:rPr>
        <w:t xml:space="preserve">Bạn có thể chỉnh sửa thiết lập bảo mật của người với câu lệnh sql </w:t>
      </w:r>
      <w:r w:rsidR="00C12992" w:rsidRPr="00FB1685">
        <w:rPr>
          <w:rFonts w:ascii="Courier New" w:hAnsi="Courier New" w:cs="Courier New"/>
        </w:rPr>
        <w:t>ALTER</w:t>
      </w:r>
      <w:r w:rsidR="00C12992" w:rsidRPr="00FB1685">
        <w:rPr>
          <w:rFonts w:ascii="Courier New" w:hAnsi="Courier New" w:cs="Courier New"/>
          <w:spacing w:val="-49"/>
        </w:rPr>
        <w:t xml:space="preserve"> </w:t>
      </w:r>
      <w:r w:rsidR="00C12992" w:rsidRPr="00FB1685">
        <w:rPr>
          <w:rFonts w:ascii="Courier New" w:hAnsi="Courier New" w:cs="Courier New"/>
        </w:rPr>
        <w:t>USER</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Việc thay đổi thiết lập bảo mật người dùng ảnh hướng đến các phiên làm việc tương lai, không phải các phiên làm việc hiện tay</w:t>
      </w:r>
      <w:r w:rsidR="00C12992" w:rsidRPr="001058B5">
        <w:rPr>
          <w:rFonts w:ascii="Arial" w:hAnsi="Arial" w:cs="Arial"/>
        </w:rPr>
        <w:t>.</w:t>
      </w:r>
    </w:p>
    <w:p w14:paraId="2B1C54E9" w14:textId="2F710B7D" w:rsidR="008C539B" w:rsidRPr="001058B5" w:rsidRDefault="008D1AB8">
      <w:pPr>
        <w:pStyle w:val="BodyText"/>
        <w:spacing w:before="124" w:line="228" w:lineRule="auto"/>
        <w:ind w:left="1660" w:right="848"/>
        <w:rPr>
          <w:rFonts w:ascii="Arial" w:hAnsi="Arial" w:cs="Arial"/>
        </w:rPr>
      </w:pPr>
      <w:hyperlink w:anchor="_bookmark102" w:history="1">
        <w:r w:rsidR="00FB1685">
          <w:rPr>
            <w:rFonts w:ascii="Arial" w:hAnsi="Arial" w:cs="Arial"/>
            <w:color w:val="0000CC"/>
          </w:rPr>
          <w:t>Ví dụ</w:t>
        </w:r>
        <w:r w:rsidR="00C12992" w:rsidRPr="001058B5">
          <w:rPr>
            <w:rFonts w:ascii="Arial" w:hAnsi="Arial" w:cs="Arial"/>
            <w:color w:val="0000CC"/>
            <w:spacing w:val="-13"/>
          </w:rPr>
          <w:t xml:space="preserve"> </w:t>
        </w:r>
        <w:r w:rsidR="00C12992" w:rsidRPr="001058B5">
          <w:rPr>
            <w:rFonts w:ascii="Arial" w:hAnsi="Arial" w:cs="Arial"/>
            <w:color w:val="0000CC"/>
          </w:rPr>
          <w:t>2–2</w:t>
        </w:r>
        <w:r w:rsidR="00C12992" w:rsidRPr="001058B5">
          <w:rPr>
            <w:rFonts w:ascii="Arial" w:hAnsi="Arial" w:cs="Arial"/>
            <w:color w:val="0000CC"/>
            <w:spacing w:val="-12"/>
          </w:rPr>
          <w:t xml:space="preserve"> </w:t>
        </w:r>
      </w:hyperlink>
      <w:r w:rsidR="00FB1685">
        <w:rPr>
          <w:rFonts w:ascii="Arial" w:hAnsi="Arial" w:cs="Arial"/>
        </w:rPr>
        <w:t xml:space="preserve">cho thấy cách để sử dụng lệnh </w:t>
      </w:r>
      <w:r w:rsidR="00C12992" w:rsidRPr="00FB1685">
        <w:rPr>
          <w:rFonts w:ascii="Courier New" w:hAnsi="Courier New" w:cs="Courier New"/>
        </w:rPr>
        <w:t>ALTER</w:t>
      </w:r>
      <w:r w:rsidR="00C12992" w:rsidRPr="00FB1685">
        <w:rPr>
          <w:rFonts w:ascii="Courier New" w:hAnsi="Courier New" w:cs="Courier New"/>
          <w:spacing w:val="-41"/>
        </w:rPr>
        <w:t xml:space="preserve"> </w:t>
      </w:r>
      <w:r w:rsidR="00C12992" w:rsidRPr="00FB1685">
        <w:rPr>
          <w:rFonts w:ascii="Courier New" w:hAnsi="Courier New" w:cs="Courier New"/>
        </w:rPr>
        <w:t>USER</w:t>
      </w:r>
      <w:r w:rsidR="00C12992" w:rsidRPr="001058B5">
        <w:rPr>
          <w:rFonts w:ascii="Arial" w:hAnsi="Arial" w:cs="Arial"/>
          <w:spacing w:val="-87"/>
        </w:rPr>
        <w:t xml:space="preserve"> </w:t>
      </w:r>
      <w:r w:rsidR="00FB1685">
        <w:rPr>
          <w:rFonts w:ascii="Arial" w:hAnsi="Arial" w:cs="Arial"/>
        </w:rPr>
        <w:t xml:space="preserve"> để chỉnh sửa thiết lập bảo mật đối với người dùng</w:t>
      </w:r>
      <w:r w:rsidR="00C12992" w:rsidRPr="001058B5">
        <w:rPr>
          <w:rFonts w:ascii="Arial" w:hAnsi="Arial" w:cs="Arial"/>
          <w:spacing w:val="-5"/>
        </w:rPr>
        <w:t xml:space="preserve"> </w:t>
      </w:r>
      <w:r w:rsidR="00C12992" w:rsidRPr="001058B5">
        <w:rPr>
          <w:rFonts w:ascii="Arial" w:hAnsi="Arial" w:cs="Arial"/>
        </w:rPr>
        <w:t>avyrros:</w:t>
      </w:r>
    </w:p>
    <w:p w14:paraId="78F2409D" w14:textId="77777777" w:rsidR="008C539B" w:rsidRPr="001058B5" w:rsidRDefault="008C539B">
      <w:pPr>
        <w:pStyle w:val="BodyText"/>
        <w:spacing w:before="9"/>
        <w:rPr>
          <w:rFonts w:ascii="Arial" w:hAnsi="Arial" w:cs="Arial"/>
          <w:sz w:val="25"/>
        </w:rPr>
      </w:pPr>
    </w:p>
    <w:p w14:paraId="00A5BC4D" w14:textId="5FDABCBF" w:rsidR="008C539B" w:rsidRPr="001058B5" w:rsidRDefault="00824580">
      <w:pPr>
        <w:ind w:left="1660"/>
        <w:rPr>
          <w:rFonts w:ascii="Arial" w:hAnsi="Arial" w:cs="Arial"/>
          <w:b/>
          <w:i/>
          <w:sz w:val="18"/>
        </w:rPr>
      </w:pPr>
      <w:bookmarkStart w:id="116" w:name="_bookmark102"/>
      <w:bookmarkEnd w:id="116"/>
      <w:r>
        <w:rPr>
          <w:rFonts w:ascii="Arial" w:hAnsi="Arial" w:cs="Arial"/>
          <w:b/>
          <w:i/>
          <w:sz w:val="18"/>
        </w:rPr>
        <w:t>Ví dụ</w:t>
      </w:r>
      <w:r w:rsidR="00C12992" w:rsidRPr="001058B5">
        <w:rPr>
          <w:rFonts w:ascii="Arial" w:hAnsi="Arial" w:cs="Arial"/>
          <w:b/>
          <w:i/>
          <w:sz w:val="18"/>
        </w:rPr>
        <w:t xml:space="preserve"> 2–2 </w:t>
      </w:r>
      <w:r>
        <w:rPr>
          <w:rFonts w:ascii="Arial" w:hAnsi="Arial" w:cs="Arial"/>
          <w:b/>
          <w:i/>
          <w:sz w:val="18"/>
        </w:rPr>
        <w:t>Chỉnh sửa một tài khoản người dùng</w:t>
      </w:r>
    </w:p>
    <w:p w14:paraId="713593C9" w14:textId="77777777" w:rsidR="008C539B" w:rsidRPr="004C3B8C" w:rsidRDefault="00C12992">
      <w:pPr>
        <w:spacing w:before="112" w:line="259" w:lineRule="auto"/>
        <w:ind w:left="1752" w:right="5904" w:hanging="93"/>
        <w:rPr>
          <w:rFonts w:ascii="Courier New" w:hAnsi="Courier New" w:cs="Courier New"/>
          <w:sz w:val="18"/>
        </w:rPr>
      </w:pPr>
      <w:r w:rsidRPr="004C3B8C">
        <w:rPr>
          <w:rFonts w:ascii="Courier New" w:hAnsi="Courier New" w:cs="Courier New"/>
          <w:w w:val="95"/>
          <w:sz w:val="18"/>
        </w:rPr>
        <w:t xml:space="preserve">ALTER USER avyrros IDENTIFIED EXTERNALLY </w:t>
      </w:r>
      <w:r w:rsidRPr="004C3B8C">
        <w:rPr>
          <w:rFonts w:ascii="Courier New" w:hAnsi="Courier New" w:cs="Courier New"/>
          <w:w w:val="90"/>
          <w:sz w:val="18"/>
        </w:rPr>
        <w:t>DEFAULT</w:t>
      </w:r>
      <w:r w:rsidRPr="004C3B8C">
        <w:rPr>
          <w:rFonts w:ascii="Courier New" w:hAnsi="Courier New" w:cs="Courier New"/>
          <w:spacing w:val="-62"/>
          <w:w w:val="90"/>
          <w:sz w:val="18"/>
        </w:rPr>
        <w:t xml:space="preserve"> </w:t>
      </w:r>
      <w:r w:rsidRPr="004C3B8C">
        <w:rPr>
          <w:rFonts w:ascii="Courier New" w:hAnsi="Courier New" w:cs="Courier New"/>
          <w:w w:val="90"/>
          <w:sz w:val="18"/>
        </w:rPr>
        <w:t>TABLESPACE</w:t>
      </w:r>
      <w:r w:rsidRPr="004C3B8C">
        <w:rPr>
          <w:rFonts w:ascii="Courier New" w:hAnsi="Courier New" w:cs="Courier New"/>
          <w:spacing w:val="-62"/>
          <w:w w:val="90"/>
          <w:sz w:val="18"/>
        </w:rPr>
        <w:t xml:space="preserve"> </w:t>
      </w:r>
      <w:r w:rsidRPr="004C3B8C">
        <w:rPr>
          <w:rFonts w:ascii="Courier New" w:hAnsi="Courier New" w:cs="Courier New"/>
          <w:w w:val="90"/>
          <w:sz w:val="18"/>
        </w:rPr>
        <w:t>data_ts</w:t>
      </w:r>
    </w:p>
    <w:p w14:paraId="2F73809B" w14:textId="77777777" w:rsidR="008C539B" w:rsidRPr="004C3B8C" w:rsidRDefault="00C12992">
      <w:pPr>
        <w:spacing w:line="203" w:lineRule="exact"/>
        <w:ind w:left="1752"/>
        <w:rPr>
          <w:rFonts w:ascii="Courier New" w:hAnsi="Courier New" w:cs="Courier New"/>
          <w:sz w:val="18"/>
        </w:rPr>
      </w:pPr>
      <w:r w:rsidRPr="004C3B8C">
        <w:rPr>
          <w:rFonts w:ascii="Courier New" w:hAnsi="Courier New" w:cs="Courier New"/>
          <w:w w:val="95"/>
          <w:sz w:val="18"/>
        </w:rPr>
        <w:t>TEMPORARY TABLESPACE temp_ts</w:t>
      </w:r>
    </w:p>
    <w:p w14:paraId="7D197F9D" w14:textId="77777777" w:rsidR="008C539B" w:rsidRPr="004C3B8C" w:rsidRDefault="00C12992">
      <w:pPr>
        <w:spacing w:before="17" w:line="259" w:lineRule="auto"/>
        <w:ind w:left="1752" w:right="6366"/>
        <w:rPr>
          <w:rFonts w:ascii="Courier New" w:hAnsi="Courier New" w:cs="Courier New"/>
          <w:sz w:val="18"/>
        </w:rPr>
      </w:pPr>
      <w:r w:rsidRPr="004C3B8C">
        <w:rPr>
          <w:rFonts w:ascii="Courier New" w:hAnsi="Courier New" w:cs="Courier New"/>
          <w:w w:val="95"/>
          <w:sz w:val="18"/>
        </w:rPr>
        <w:t>QUOTA</w:t>
      </w:r>
      <w:r w:rsidRPr="004C3B8C">
        <w:rPr>
          <w:rFonts w:ascii="Courier New" w:hAnsi="Courier New" w:cs="Courier New"/>
          <w:spacing w:val="-71"/>
          <w:w w:val="95"/>
          <w:sz w:val="18"/>
        </w:rPr>
        <w:t xml:space="preserve"> </w:t>
      </w:r>
      <w:r w:rsidRPr="004C3B8C">
        <w:rPr>
          <w:rFonts w:ascii="Courier New" w:hAnsi="Courier New" w:cs="Courier New"/>
          <w:w w:val="95"/>
          <w:sz w:val="18"/>
        </w:rPr>
        <w:t>100M</w:t>
      </w:r>
      <w:r w:rsidRPr="004C3B8C">
        <w:rPr>
          <w:rFonts w:ascii="Courier New" w:hAnsi="Courier New" w:cs="Courier New"/>
          <w:spacing w:val="-71"/>
          <w:w w:val="95"/>
          <w:sz w:val="18"/>
        </w:rPr>
        <w:t xml:space="preserve"> </w:t>
      </w:r>
      <w:r w:rsidRPr="004C3B8C">
        <w:rPr>
          <w:rFonts w:ascii="Courier New" w:hAnsi="Courier New" w:cs="Courier New"/>
          <w:w w:val="95"/>
          <w:sz w:val="18"/>
        </w:rPr>
        <w:t>ON</w:t>
      </w:r>
      <w:r w:rsidRPr="004C3B8C">
        <w:rPr>
          <w:rFonts w:ascii="Courier New" w:hAnsi="Courier New" w:cs="Courier New"/>
          <w:spacing w:val="-71"/>
          <w:w w:val="95"/>
          <w:sz w:val="18"/>
        </w:rPr>
        <w:t xml:space="preserve"> </w:t>
      </w:r>
      <w:r w:rsidRPr="004C3B8C">
        <w:rPr>
          <w:rFonts w:ascii="Courier New" w:hAnsi="Courier New" w:cs="Courier New"/>
          <w:w w:val="95"/>
          <w:sz w:val="18"/>
        </w:rPr>
        <w:t>data_ts QUOTA 0 ON test_ts PROFILE clerk;</w:t>
      </w:r>
    </w:p>
    <w:p w14:paraId="5641AAE9" w14:textId="77777777" w:rsidR="008C539B" w:rsidRPr="001058B5" w:rsidRDefault="008C539B">
      <w:pPr>
        <w:pStyle w:val="BodyText"/>
        <w:spacing w:before="7"/>
        <w:rPr>
          <w:rFonts w:ascii="Arial" w:hAnsi="Arial" w:cs="Arial"/>
          <w:sz w:val="17"/>
        </w:rPr>
      </w:pPr>
    </w:p>
    <w:p w14:paraId="304696AB" w14:textId="5AF5FBCD" w:rsidR="008C539B" w:rsidRPr="001058B5" w:rsidRDefault="00824580">
      <w:pPr>
        <w:pStyle w:val="BodyText"/>
        <w:spacing w:line="228" w:lineRule="auto"/>
        <w:ind w:left="1659" w:right="848"/>
        <w:rPr>
          <w:rFonts w:ascii="Arial" w:hAnsi="Arial" w:cs="Arial"/>
        </w:rPr>
      </w:pPr>
      <w:r>
        <w:rPr>
          <w:rFonts w:ascii="Arial" w:hAnsi="Arial" w:cs="Arial"/>
        </w:rPr>
        <w:t>Câu lệnh</w:t>
      </w:r>
      <w:r w:rsidR="00C12992" w:rsidRPr="001058B5">
        <w:rPr>
          <w:rFonts w:ascii="Arial" w:hAnsi="Arial" w:cs="Arial"/>
          <w:spacing w:val="-22"/>
        </w:rPr>
        <w:t xml:space="preserve"> </w:t>
      </w:r>
      <w:r w:rsidR="00C12992" w:rsidRPr="00895DEC">
        <w:rPr>
          <w:rFonts w:ascii="Courier New" w:hAnsi="Courier New" w:cs="Courier New"/>
        </w:rPr>
        <w:t>ALTER</w:t>
      </w:r>
      <w:r w:rsidR="00C12992" w:rsidRPr="00895DEC">
        <w:rPr>
          <w:rFonts w:ascii="Courier New" w:hAnsi="Courier New" w:cs="Courier New"/>
          <w:spacing w:val="-60"/>
        </w:rPr>
        <w:t xml:space="preserve"> </w:t>
      </w:r>
      <w:r w:rsidR="00C12992" w:rsidRPr="00895DEC">
        <w:rPr>
          <w:rFonts w:ascii="Courier New" w:hAnsi="Courier New" w:cs="Courier New"/>
        </w:rPr>
        <w:t>USER</w:t>
      </w:r>
      <w:r w:rsidR="00C12992" w:rsidRPr="001058B5">
        <w:rPr>
          <w:rFonts w:ascii="Arial" w:hAnsi="Arial" w:cs="Arial"/>
          <w:spacing w:val="-96"/>
        </w:rPr>
        <w:t xml:space="preserve"> </w:t>
      </w:r>
      <w:r w:rsidR="00C12992" w:rsidRPr="001058B5">
        <w:rPr>
          <w:rFonts w:ascii="Arial" w:hAnsi="Arial" w:cs="Arial"/>
        </w:rPr>
        <w:t>s</w:t>
      </w:r>
      <w:r>
        <w:rPr>
          <w:rFonts w:ascii="Arial" w:hAnsi="Arial" w:cs="Arial"/>
        </w:rPr>
        <w:t>ở đây thay đổi thiết lập bảo mật đối với người dùng</w:t>
      </w:r>
      <w:r w:rsidR="00C12992" w:rsidRPr="001058B5">
        <w:rPr>
          <w:rFonts w:ascii="Arial" w:hAnsi="Arial" w:cs="Arial"/>
          <w:spacing w:val="-21"/>
        </w:rPr>
        <w:t xml:space="preserve"> </w:t>
      </w:r>
      <w:r w:rsidR="00C12992" w:rsidRPr="001058B5">
        <w:rPr>
          <w:rFonts w:ascii="Arial" w:hAnsi="Arial" w:cs="Arial"/>
        </w:rPr>
        <w:t>avyrros</w:t>
      </w:r>
      <w:r w:rsidR="00C12992" w:rsidRPr="001058B5">
        <w:rPr>
          <w:rFonts w:ascii="Arial" w:hAnsi="Arial" w:cs="Arial"/>
          <w:spacing w:val="-95"/>
        </w:rPr>
        <w:t xml:space="preserve"> </w:t>
      </w:r>
      <w:r w:rsidR="00C12992" w:rsidRPr="001058B5">
        <w:rPr>
          <w:rFonts w:ascii="Arial" w:hAnsi="Arial" w:cs="Arial"/>
        </w:rPr>
        <w:t>as</w:t>
      </w:r>
      <w:r>
        <w:rPr>
          <w:rFonts w:ascii="Arial" w:hAnsi="Arial" w:cs="Arial"/>
        </w:rPr>
        <w:t xml:space="preserve"> như sau</w:t>
      </w:r>
      <w:r w:rsidR="00C12992" w:rsidRPr="001058B5">
        <w:rPr>
          <w:rFonts w:ascii="Arial" w:hAnsi="Arial" w:cs="Arial"/>
        </w:rPr>
        <w:t>:</w:t>
      </w:r>
    </w:p>
    <w:p w14:paraId="1C6B089E" w14:textId="7584029A" w:rsidR="008C539B" w:rsidRPr="004B5AA0" w:rsidRDefault="004B5AA0" w:rsidP="006F7931">
      <w:pPr>
        <w:pStyle w:val="ListParagraph"/>
        <w:numPr>
          <w:ilvl w:val="1"/>
          <w:numId w:val="137"/>
        </w:numPr>
        <w:tabs>
          <w:tab w:val="left" w:pos="2020"/>
        </w:tabs>
        <w:spacing w:before="115" w:line="248" w:lineRule="exact"/>
        <w:ind w:left="2020" w:hanging="359"/>
        <w:rPr>
          <w:rFonts w:ascii="Arial" w:hAnsi="Arial" w:cs="Arial"/>
        </w:rPr>
      </w:pPr>
      <w:r w:rsidRPr="004B5AA0">
        <w:rPr>
          <w:rFonts w:ascii="Arial" w:hAnsi="Arial" w:cs="Arial"/>
          <w:sz w:val="20"/>
        </w:rPr>
        <w:t>Xác thực được thay đổi để sử dụng tài khoản hệ điều hành đối với người dùng</w:t>
      </w:r>
      <w:r>
        <w:rPr>
          <w:rFonts w:ascii="Arial" w:hAnsi="Arial" w:cs="Arial"/>
          <w:sz w:val="20"/>
        </w:rPr>
        <w:t xml:space="preserve"> </w:t>
      </w:r>
      <w:r w:rsidR="00C12992" w:rsidRPr="004B5AA0">
        <w:rPr>
          <w:rFonts w:ascii="Arial" w:hAnsi="Arial" w:cs="Arial"/>
        </w:rPr>
        <w:t>avyrros.</w:t>
      </w:r>
    </w:p>
    <w:p w14:paraId="513667D2" w14:textId="7627B0F3" w:rsidR="008C539B" w:rsidRPr="001058B5" w:rsidRDefault="004B5AA0"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 xml:space="preserve">Tablespace mặc định và tạm thời được thiết lập rõ ràng đối với người dùng </w:t>
      </w:r>
      <w:r w:rsidR="00C12992" w:rsidRPr="001058B5">
        <w:rPr>
          <w:rFonts w:ascii="Arial" w:hAnsi="Arial" w:cs="Arial"/>
          <w:sz w:val="20"/>
        </w:rPr>
        <w:t>AVYRROS.</w:t>
      </w:r>
    </w:p>
    <w:p w14:paraId="2F39B5A3" w14:textId="1F94B1AB" w:rsidR="008C539B" w:rsidRPr="001058B5" w:rsidRDefault="004B5AA0" w:rsidP="006F7931">
      <w:pPr>
        <w:pStyle w:val="ListParagraph"/>
        <w:numPr>
          <w:ilvl w:val="1"/>
          <w:numId w:val="137"/>
        </w:numPr>
        <w:tabs>
          <w:tab w:val="left" w:pos="2020"/>
        </w:tabs>
        <w:spacing w:before="107"/>
        <w:ind w:hanging="359"/>
        <w:rPr>
          <w:rFonts w:ascii="Arial" w:hAnsi="Arial" w:cs="Arial"/>
          <w:sz w:val="20"/>
        </w:rPr>
      </w:pPr>
      <w:r>
        <w:rPr>
          <w:rFonts w:ascii="Arial" w:hAnsi="Arial" w:cs="Arial"/>
          <w:sz w:val="20"/>
        </w:rPr>
        <w:t xml:space="preserve">Người dùng </w:t>
      </w:r>
      <w:r w:rsidR="00C12992" w:rsidRPr="001058B5">
        <w:rPr>
          <w:rFonts w:ascii="Arial" w:hAnsi="Arial" w:cs="Arial"/>
          <w:sz w:val="20"/>
        </w:rPr>
        <w:t>avyrros</w:t>
      </w:r>
      <w:r w:rsidR="00C12992" w:rsidRPr="001058B5">
        <w:rPr>
          <w:rFonts w:ascii="Arial" w:hAnsi="Arial" w:cs="Arial"/>
          <w:spacing w:val="-82"/>
          <w:sz w:val="20"/>
        </w:rPr>
        <w:t xml:space="preserve"> </w:t>
      </w:r>
      <w:r w:rsidR="00C12992" w:rsidRPr="001058B5">
        <w:rPr>
          <w:rFonts w:ascii="Arial" w:hAnsi="Arial" w:cs="Arial"/>
          <w:sz w:val="20"/>
        </w:rPr>
        <w:t>is</w:t>
      </w:r>
      <w:r w:rsidR="00C12992" w:rsidRPr="001058B5">
        <w:rPr>
          <w:rFonts w:ascii="Arial" w:hAnsi="Arial" w:cs="Arial"/>
          <w:spacing w:val="-6"/>
          <w:sz w:val="20"/>
        </w:rPr>
        <w:t xml:space="preserve"> </w:t>
      </w:r>
      <w:r>
        <w:rPr>
          <w:rFonts w:ascii="Arial" w:hAnsi="Arial" w:cs="Arial"/>
          <w:sz w:val="20"/>
        </w:rPr>
        <w:t>được trao cho</w:t>
      </w:r>
      <w:r w:rsidR="00C12992" w:rsidRPr="001058B5">
        <w:rPr>
          <w:rFonts w:ascii="Arial" w:hAnsi="Arial" w:cs="Arial"/>
          <w:spacing w:val="-5"/>
          <w:sz w:val="20"/>
        </w:rPr>
        <w:t xml:space="preserve"> </w:t>
      </w:r>
      <w:r w:rsidR="00C12992" w:rsidRPr="001058B5">
        <w:rPr>
          <w:rFonts w:ascii="Arial" w:hAnsi="Arial" w:cs="Arial"/>
          <w:sz w:val="20"/>
        </w:rPr>
        <w:t>100M</w:t>
      </w:r>
      <w:r w:rsidR="00C12992" w:rsidRPr="001058B5">
        <w:rPr>
          <w:rFonts w:ascii="Arial" w:hAnsi="Arial" w:cs="Arial"/>
          <w:spacing w:val="-5"/>
          <w:sz w:val="20"/>
        </w:rPr>
        <w:t xml:space="preserve"> </w:t>
      </w:r>
      <w:r w:rsidR="00C12992" w:rsidRPr="001058B5">
        <w:rPr>
          <w:rFonts w:ascii="Arial" w:hAnsi="Arial" w:cs="Arial"/>
          <w:sz w:val="20"/>
        </w:rPr>
        <w:t>quota</w:t>
      </w:r>
      <w:r w:rsidR="00C12992" w:rsidRPr="001058B5">
        <w:rPr>
          <w:rFonts w:ascii="Arial" w:hAnsi="Arial" w:cs="Arial"/>
          <w:spacing w:val="-5"/>
          <w:sz w:val="20"/>
        </w:rPr>
        <w:t xml:space="preserve"> </w:t>
      </w:r>
      <w:r>
        <w:rPr>
          <w:rFonts w:ascii="Arial" w:hAnsi="Arial" w:cs="Arial"/>
          <w:spacing w:val="-5"/>
          <w:sz w:val="20"/>
        </w:rPr>
        <w:t>đối với</w:t>
      </w:r>
      <w:r w:rsidR="00C12992" w:rsidRPr="001058B5">
        <w:rPr>
          <w:rFonts w:ascii="Arial" w:hAnsi="Arial" w:cs="Arial"/>
          <w:spacing w:val="-5"/>
          <w:sz w:val="20"/>
        </w:rPr>
        <w:t xml:space="preserve"> </w:t>
      </w:r>
      <w:r w:rsidR="00C12992" w:rsidRPr="004B5AA0">
        <w:rPr>
          <w:rFonts w:ascii="Courier New" w:hAnsi="Courier New" w:cs="Courier New"/>
          <w:sz w:val="20"/>
        </w:rPr>
        <w:t>DATA_TS</w:t>
      </w:r>
      <w:r>
        <w:rPr>
          <w:rFonts w:ascii="Arial" w:hAnsi="Arial" w:cs="Arial"/>
          <w:sz w:val="20"/>
        </w:rPr>
        <w:t xml:space="preserve"> </w:t>
      </w:r>
      <w:r w:rsidR="00C12992" w:rsidRPr="001058B5">
        <w:rPr>
          <w:rFonts w:ascii="Arial" w:hAnsi="Arial" w:cs="Arial"/>
          <w:spacing w:val="-82"/>
          <w:sz w:val="20"/>
        </w:rPr>
        <w:t xml:space="preserve"> </w:t>
      </w:r>
      <w:r w:rsidR="00C12992" w:rsidRPr="001058B5">
        <w:rPr>
          <w:rFonts w:ascii="Arial" w:hAnsi="Arial" w:cs="Arial"/>
          <w:sz w:val="20"/>
        </w:rPr>
        <w:t>tablespace.</w:t>
      </w:r>
    </w:p>
    <w:p w14:paraId="53F9F998" w14:textId="30ED1D0C"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quota</w:t>
      </w:r>
      <w:r w:rsidRPr="001058B5">
        <w:rPr>
          <w:rFonts w:ascii="Arial" w:hAnsi="Arial" w:cs="Arial"/>
          <w:spacing w:val="-5"/>
          <w:sz w:val="20"/>
        </w:rPr>
        <w:t xml:space="preserve"> </w:t>
      </w:r>
      <w:r w:rsidR="00AC41C4">
        <w:rPr>
          <w:rFonts w:ascii="Arial" w:hAnsi="Arial" w:cs="Arial"/>
          <w:spacing w:val="-5"/>
          <w:sz w:val="20"/>
        </w:rPr>
        <w:t xml:space="preserve">của người dùng avyrros </w:t>
      </w:r>
      <w:r w:rsidR="00AC41C4">
        <w:rPr>
          <w:rFonts w:ascii="Arial" w:hAnsi="Arial" w:cs="Arial"/>
          <w:sz w:val="20"/>
        </w:rPr>
        <w:t>trên</w:t>
      </w:r>
      <w:r w:rsidRPr="001058B5">
        <w:rPr>
          <w:rFonts w:ascii="Arial" w:hAnsi="Arial" w:cs="Arial"/>
          <w:spacing w:val="-4"/>
          <w:sz w:val="20"/>
        </w:rPr>
        <w:t xml:space="preserve"> </w:t>
      </w:r>
      <w:r w:rsidRPr="00AC41C4">
        <w:rPr>
          <w:rFonts w:ascii="Courier New" w:hAnsi="Courier New" w:cs="Courier New"/>
          <w:sz w:val="20"/>
        </w:rPr>
        <w:t>test_ts</w:t>
      </w:r>
      <w:r w:rsidRPr="00AC41C4">
        <w:rPr>
          <w:rFonts w:ascii="Courier New" w:hAnsi="Courier New" w:cs="Courier New"/>
          <w:spacing w:val="-81"/>
          <w:sz w:val="20"/>
        </w:rPr>
        <w:t xml:space="preserve"> </w:t>
      </w:r>
      <w:r w:rsidRPr="00AC41C4">
        <w:rPr>
          <w:rFonts w:ascii="Courier New" w:hAnsi="Courier New" w:cs="Courier New"/>
          <w:sz w:val="20"/>
        </w:rPr>
        <w:t>is</w:t>
      </w:r>
      <w:r w:rsidRPr="001058B5">
        <w:rPr>
          <w:rFonts w:ascii="Arial" w:hAnsi="Arial" w:cs="Arial"/>
          <w:spacing w:val="-5"/>
          <w:sz w:val="20"/>
        </w:rPr>
        <w:t xml:space="preserve"> </w:t>
      </w:r>
      <w:r w:rsidR="00AC41C4">
        <w:rPr>
          <w:rFonts w:ascii="Arial" w:hAnsi="Arial" w:cs="Arial"/>
          <w:sz w:val="20"/>
        </w:rPr>
        <w:t>bị thu hồi</w:t>
      </w:r>
      <w:r w:rsidRPr="001058B5">
        <w:rPr>
          <w:rFonts w:ascii="Arial" w:hAnsi="Arial" w:cs="Arial"/>
          <w:sz w:val="20"/>
        </w:rPr>
        <w:t>.</w:t>
      </w:r>
    </w:p>
    <w:p w14:paraId="37E90BB8" w14:textId="14D91884" w:rsidR="008C539B" w:rsidRPr="001058B5" w:rsidRDefault="00AC41C4"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Người dùng</w:t>
      </w:r>
      <w:r w:rsidR="00C12992" w:rsidRPr="001058B5">
        <w:rPr>
          <w:rFonts w:ascii="Arial" w:hAnsi="Arial" w:cs="Arial"/>
          <w:spacing w:val="-3"/>
          <w:sz w:val="20"/>
        </w:rPr>
        <w:t xml:space="preserve"> </w:t>
      </w:r>
      <w:r w:rsidR="00C12992" w:rsidRPr="001058B5">
        <w:rPr>
          <w:rFonts w:ascii="Arial" w:hAnsi="Arial" w:cs="Arial"/>
          <w:sz w:val="20"/>
        </w:rPr>
        <w:t>avyrros</w:t>
      </w:r>
      <w:r w:rsidR="00C12992" w:rsidRPr="001058B5">
        <w:rPr>
          <w:rFonts w:ascii="Arial" w:hAnsi="Arial" w:cs="Arial"/>
          <w:spacing w:val="-80"/>
          <w:sz w:val="20"/>
        </w:rPr>
        <w:t xml:space="preserve"> </w:t>
      </w:r>
      <w:r w:rsidR="00C12992" w:rsidRPr="001058B5">
        <w:rPr>
          <w:rFonts w:ascii="Arial" w:hAnsi="Arial" w:cs="Arial"/>
          <w:sz w:val="20"/>
        </w:rPr>
        <w:t>is</w:t>
      </w:r>
      <w:r>
        <w:rPr>
          <w:rFonts w:ascii="Arial" w:hAnsi="Arial" w:cs="Arial"/>
          <w:sz w:val="20"/>
        </w:rPr>
        <w:t xml:space="preserve"> được gán </w:t>
      </w:r>
      <w:r w:rsidR="00C12992" w:rsidRPr="00AC41C4">
        <w:rPr>
          <w:rFonts w:ascii="Courier New" w:hAnsi="Courier New" w:cs="Courier New"/>
          <w:sz w:val="20"/>
        </w:rPr>
        <w:t>clerk</w:t>
      </w:r>
      <w:r>
        <w:rPr>
          <w:rFonts w:ascii="Arial" w:hAnsi="Arial" w:cs="Arial"/>
          <w:sz w:val="20"/>
        </w:rPr>
        <w:t xml:space="preserve"> </w:t>
      </w:r>
      <w:r w:rsidR="00C12992" w:rsidRPr="001058B5">
        <w:rPr>
          <w:rFonts w:ascii="Arial" w:hAnsi="Arial" w:cs="Arial"/>
          <w:spacing w:val="-81"/>
          <w:sz w:val="20"/>
        </w:rPr>
        <w:t xml:space="preserve"> </w:t>
      </w:r>
      <w:r w:rsidR="00C12992" w:rsidRPr="001058B5">
        <w:rPr>
          <w:rFonts w:ascii="Arial" w:hAnsi="Arial" w:cs="Arial"/>
          <w:sz w:val="20"/>
        </w:rPr>
        <w:t>profile.</w:t>
      </w:r>
    </w:p>
    <w:p w14:paraId="027360F9" w14:textId="77777777" w:rsidR="008C539B" w:rsidRPr="001058B5" w:rsidRDefault="008C539B">
      <w:pPr>
        <w:pStyle w:val="BodyText"/>
        <w:spacing w:before="2"/>
        <w:rPr>
          <w:rFonts w:ascii="Arial" w:hAnsi="Arial" w:cs="Arial"/>
          <w:sz w:val="25"/>
        </w:rPr>
      </w:pPr>
    </w:p>
    <w:p w14:paraId="1F5BDCBE" w14:textId="77777777" w:rsidR="008C539B" w:rsidRPr="001058B5" w:rsidRDefault="00C12992">
      <w:pPr>
        <w:pStyle w:val="Heading4"/>
        <w:spacing w:before="1"/>
        <w:ind w:left="100"/>
      </w:pPr>
      <w:bookmarkStart w:id="117" w:name="Changing_Non-SYS_User_Passwords"/>
      <w:bookmarkStart w:id="118" w:name="_bookmark103"/>
      <w:bookmarkEnd w:id="117"/>
      <w:bookmarkEnd w:id="118"/>
      <w:r w:rsidRPr="001058B5">
        <w:t>Changing Non-SYS User Passwords</w:t>
      </w:r>
    </w:p>
    <w:p w14:paraId="223025EA" w14:textId="04DCEA05" w:rsidR="008C539B" w:rsidRPr="001058B5" w:rsidRDefault="009D23E8">
      <w:pPr>
        <w:pStyle w:val="BodyText"/>
        <w:spacing w:before="74"/>
        <w:ind w:left="1660"/>
        <w:rPr>
          <w:rFonts w:ascii="Arial" w:hAnsi="Arial" w:cs="Arial"/>
        </w:rPr>
      </w:pPr>
      <w:r>
        <w:rPr>
          <w:rFonts w:ascii="Arial" w:hAnsi="Arial" w:cs="Arial"/>
        </w:rPr>
        <w:t xml:space="preserve">Hầu hết mọi người dùng có thể thay đổi mật khẩu của chính họ với câu lệnh </w:t>
      </w:r>
      <w:r w:rsidR="00C12992" w:rsidRPr="009D23E8">
        <w:rPr>
          <w:rFonts w:ascii="Courier New" w:hAnsi="Courier New" w:cs="Courier New"/>
        </w:rPr>
        <w:t>PASSWORD</w:t>
      </w:r>
      <w:r w:rsidR="00C12992" w:rsidRPr="001058B5">
        <w:rPr>
          <w:rFonts w:ascii="Arial" w:hAnsi="Arial" w:cs="Arial"/>
        </w:rPr>
        <w:t xml:space="preserve">, </w:t>
      </w:r>
      <w:r>
        <w:rPr>
          <w:rFonts w:ascii="Arial" w:hAnsi="Arial" w:cs="Arial"/>
        </w:rPr>
        <w:t>như sau</w:t>
      </w:r>
      <w:r w:rsidR="00C12992" w:rsidRPr="001058B5">
        <w:rPr>
          <w:rFonts w:ascii="Arial" w:hAnsi="Arial" w:cs="Arial"/>
        </w:rPr>
        <w:t>:</w:t>
      </w:r>
    </w:p>
    <w:p w14:paraId="2C2B5807" w14:textId="77777777" w:rsidR="008C539B" w:rsidRPr="00A851F3" w:rsidRDefault="00C12992">
      <w:pPr>
        <w:spacing w:before="137"/>
        <w:ind w:left="1660"/>
        <w:rPr>
          <w:rFonts w:ascii="Courier New" w:hAnsi="Courier New" w:cs="Courier New"/>
          <w:sz w:val="18"/>
        </w:rPr>
      </w:pPr>
      <w:r w:rsidRPr="00A851F3">
        <w:rPr>
          <w:rFonts w:ascii="Courier New" w:hAnsi="Courier New" w:cs="Courier New"/>
          <w:w w:val="95"/>
          <w:sz w:val="18"/>
        </w:rPr>
        <w:t>PASSWORD andy</w:t>
      </w:r>
    </w:p>
    <w:p w14:paraId="15DCCC1A" w14:textId="77777777" w:rsidR="008C539B" w:rsidRPr="00A851F3" w:rsidRDefault="00C12992">
      <w:pPr>
        <w:spacing w:before="16" w:line="259" w:lineRule="auto"/>
        <w:ind w:left="1660" w:right="6001"/>
        <w:rPr>
          <w:rFonts w:ascii="Courier New" w:hAnsi="Courier New" w:cs="Courier New"/>
          <w:i/>
          <w:sz w:val="18"/>
        </w:rPr>
      </w:pPr>
      <w:r w:rsidRPr="00A851F3">
        <w:rPr>
          <w:rFonts w:ascii="Courier New" w:hAnsi="Courier New" w:cs="Courier New"/>
          <w:w w:val="90"/>
          <w:sz w:val="18"/>
        </w:rPr>
        <w:t>Changing</w:t>
      </w:r>
      <w:r w:rsidRPr="00A851F3">
        <w:rPr>
          <w:rFonts w:ascii="Courier New" w:hAnsi="Courier New" w:cs="Courier New"/>
          <w:spacing w:val="-43"/>
          <w:w w:val="90"/>
          <w:sz w:val="18"/>
        </w:rPr>
        <w:t xml:space="preserve"> </w:t>
      </w:r>
      <w:r w:rsidRPr="00A851F3">
        <w:rPr>
          <w:rFonts w:ascii="Courier New" w:hAnsi="Courier New" w:cs="Courier New"/>
          <w:w w:val="90"/>
          <w:sz w:val="18"/>
        </w:rPr>
        <w:t>password</w:t>
      </w:r>
      <w:r w:rsidRPr="00A851F3">
        <w:rPr>
          <w:rFonts w:ascii="Courier New" w:hAnsi="Courier New" w:cs="Courier New"/>
          <w:spacing w:val="-43"/>
          <w:w w:val="90"/>
          <w:sz w:val="18"/>
        </w:rPr>
        <w:t xml:space="preserve"> </w:t>
      </w:r>
      <w:r w:rsidRPr="00A851F3">
        <w:rPr>
          <w:rFonts w:ascii="Courier New" w:hAnsi="Courier New" w:cs="Courier New"/>
          <w:w w:val="90"/>
          <w:sz w:val="18"/>
        </w:rPr>
        <w:t>for</w:t>
      </w:r>
      <w:r w:rsidRPr="00A851F3">
        <w:rPr>
          <w:rFonts w:ascii="Courier New" w:hAnsi="Courier New" w:cs="Courier New"/>
          <w:spacing w:val="-43"/>
          <w:w w:val="90"/>
          <w:sz w:val="18"/>
        </w:rPr>
        <w:t xml:space="preserve"> </w:t>
      </w:r>
      <w:r w:rsidRPr="00A851F3">
        <w:rPr>
          <w:rFonts w:ascii="Courier New" w:hAnsi="Courier New" w:cs="Courier New"/>
          <w:w w:val="90"/>
          <w:sz w:val="18"/>
        </w:rPr>
        <w:t xml:space="preserve">andy </w:t>
      </w:r>
      <w:r w:rsidRPr="00A851F3">
        <w:rPr>
          <w:rFonts w:ascii="Courier New" w:hAnsi="Courier New" w:cs="Courier New"/>
          <w:w w:val="95"/>
          <w:sz w:val="18"/>
        </w:rPr>
        <w:t>New</w:t>
      </w:r>
      <w:r w:rsidRPr="00A851F3">
        <w:rPr>
          <w:rFonts w:ascii="Courier New" w:hAnsi="Courier New" w:cs="Courier New"/>
          <w:spacing w:val="-45"/>
          <w:w w:val="95"/>
          <w:sz w:val="18"/>
        </w:rPr>
        <w:t xml:space="preserve"> </w:t>
      </w:r>
      <w:r w:rsidRPr="00A851F3">
        <w:rPr>
          <w:rFonts w:ascii="Courier New" w:hAnsi="Courier New" w:cs="Courier New"/>
          <w:w w:val="95"/>
          <w:sz w:val="18"/>
        </w:rPr>
        <w:t>password:</w:t>
      </w:r>
      <w:r w:rsidRPr="00A851F3">
        <w:rPr>
          <w:rFonts w:ascii="Courier New" w:hAnsi="Courier New" w:cs="Courier New"/>
          <w:spacing w:val="-45"/>
          <w:w w:val="95"/>
          <w:sz w:val="18"/>
        </w:rPr>
        <w:t xml:space="preserve"> </w:t>
      </w:r>
      <w:r w:rsidRPr="00A851F3">
        <w:rPr>
          <w:rFonts w:ascii="Courier New" w:hAnsi="Courier New" w:cs="Courier New"/>
          <w:i/>
          <w:w w:val="95"/>
          <w:sz w:val="18"/>
        </w:rPr>
        <w:t>password</w:t>
      </w:r>
    </w:p>
    <w:p w14:paraId="528EC6D4" w14:textId="77777777" w:rsidR="008C539B" w:rsidRPr="001058B5" w:rsidRDefault="00C12992">
      <w:pPr>
        <w:ind w:left="1660"/>
        <w:rPr>
          <w:rFonts w:ascii="Arial" w:hAnsi="Arial" w:cs="Arial"/>
          <w:i/>
          <w:sz w:val="18"/>
        </w:rPr>
      </w:pPr>
      <w:r w:rsidRPr="00A851F3">
        <w:rPr>
          <w:rFonts w:ascii="Courier New" w:hAnsi="Courier New" w:cs="Courier New"/>
          <w:w w:val="95"/>
          <w:sz w:val="18"/>
        </w:rPr>
        <w:t xml:space="preserve">Retype new password: </w:t>
      </w:r>
      <w:r w:rsidRPr="00A851F3">
        <w:rPr>
          <w:rFonts w:ascii="Courier New" w:hAnsi="Courier New" w:cs="Courier New"/>
          <w:i/>
          <w:w w:val="95"/>
          <w:sz w:val="18"/>
        </w:rPr>
        <w:t>password</w:t>
      </w:r>
    </w:p>
    <w:p w14:paraId="4A6E947F" w14:textId="77777777" w:rsidR="008C539B" w:rsidRPr="001058B5" w:rsidRDefault="008C539B">
      <w:pPr>
        <w:pStyle w:val="BodyText"/>
        <w:spacing w:before="9"/>
        <w:rPr>
          <w:rFonts w:ascii="Arial" w:hAnsi="Arial" w:cs="Arial"/>
          <w:i/>
          <w:sz w:val="18"/>
        </w:rPr>
      </w:pPr>
    </w:p>
    <w:p w14:paraId="0F43B20B" w14:textId="06ABEFE9" w:rsidR="008C539B" w:rsidRPr="001058B5" w:rsidRDefault="00FC2C0F">
      <w:pPr>
        <w:pStyle w:val="BodyText"/>
        <w:spacing w:line="232" w:lineRule="auto"/>
        <w:ind w:left="1659" w:right="794"/>
        <w:rPr>
          <w:rFonts w:ascii="Arial" w:hAnsi="Arial" w:cs="Arial"/>
        </w:rPr>
      </w:pPr>
      <w:bookmarkStart w:id="119" w:name="_bookmark106"/>
      <w:bookmarkEnd w:id="119"/>
      <w:r>
        <w:rPr>
          <w:rFonts w:ascii="Arial" w:hAnsi="Arial" w:cs="Arial"/>
        </w:rPr>
        <w:t>Không cần quyền đặc biệt</w:t>
      </w:r>
      <w:r w:rsidR="00C12992" w:rsidRPr="001058B5">
        <w:rPr>
          <w:rFonts w:ascii="Arial" w:hAnsi="Arial" w:cs="Arial"/>
        </w:rPr>
        <w:t xml:space="preserve"> (</w:t>
      </w:r>
      <w:r w:rsidRPr="00FC2C0F">
        <w:rPr>
          <w:rFonts w:ascii="Arial" w:hAnsi="Arial" w:cs="Arial"/>
        </w:rPr>
        <w:t>ngoài các kết nối vào cơ sở dữ liệu và tạo phiên</w:t>
      </w:r>
      <w:r w:rsidR="00C12992" w:rsidRPr="001058B5">
        <w:rPr>
          <w:rFonts w:ascii="Arial" w:hAnsi="Arial" w:cs="Arial"/>
        </w:rPr>
        <w:t xml:space="preserve">) </w:t>
      </w:r>
      <w:r>
        <w:rPr>
          <w:rFonts w:ascii="Arial" w:hAnsi="Arial" w:cs="Arial"/>
        </w:rPr>
        <w:t>bị bắt buộc đối với một người dùng để thay đổi mật khẩu của chính họ</w:t>
      </w:r>
      <w:r w:rsidR="008F5BEF">
        <w:rPr>
          <w:rFonts w:ascii="Arial" w:hAnsi="Arial" w:cs="Arial"/>
        </w:rPr>
        <w:t>. Khuyến khích người dùng thay đổi mật khẩu của họ thường xuyên</w:t>
      </w:r>
      <w:r w:rsidR="00C12992" w:rsidRPr="001058B5">
        <w:rPr>
          <w:rFonts w:ascii="Arial" w:hAnsi="Arial" w:cs="Arial"/>
          <w:spacing w:val="-3"/>
        </w:rPr>
        <w:t xml:space="preserve">. </w:t>
      </w:r>
      <w:hyperlink w:anchor="_bookmark2167" w:history="1">
        <w:r w:rsidR="00C12992" w:rsidRPr="001058B5">
          <w:rPr>
            <w:rFonts w:ascii="Arial" w:hAnsi="Arial" w:cs="Arial"/>
            <w:color w:val="0000CC"/>
          </w:rPr>
          <w:t xml:space="preserve">"Guidelines for Securing Passwords" </w:t>
        </w:r>
      </w:hyperlink>
      <w:hyperlink w:anchor="_bookmark2167" w:history="1">
        <w:r w:rsidR="00C34427">
          <w:rPr>
            <w:rFonts w:ascii="Arial" w:hAnsi="Arial" w:cs="Arial"/>
          </w:rPr>
          <w:t>trên trang</w:t>
        </w:r>
        <w:r w:rsidR="00C12992" w:rsidRPr="001058B5">
          <w:rPr>
            <w:rFonts w:ascii="Arial" w:hAnsi="Arial" w:cs="Arial"/>
          </w:rPr>
          <w:t xml:space="preserve"> 10-7</w:t>
        </w:r>
      </w:hyperlink>
      <w:r w:rsidR="00C12992" w:rsidRPr="001058B5">
        <w:rPr>
          <w:rFonts w:ascii="Arial" w:hAnsi="Arial" w:cs="Arial"/>
        </w:rPr>
        <w:t xml:space="preserve"> </w:t>
      </w:r>
      <w:r w:rsidR="00C34427">
        <w:rPr>
          <w:rFonts w:ascii="Arial" w:hAnsi="Arial" w:cs="Arial"/>
        </w:rPr>
        <w:t>cung cấp lời khuyên cách tốt nhất để bảo mật mật khẩu. Bạn có thể tìm thấy các người dùng tồn tại trong thể hiện của cơ sở dữ liệu hiện tại bằng cách truy vấn khung nhìn</w:t>
      </w:r>
      <w:r w:rsidR="00C12992" w:rsidRPr="001058B5">
        <w:rPr>
          <w:rFonts w:ascii="Arial" w:hAnsi="Arial" w:cs="Arial"/>
        </w:rPr>
        <w:t xml:space="preserve"> </w:t>
      </w:r>
      <w:r w:rsidR="00C34427">
        <w:rPr>
          <w:rFonts w:ascii="Courier New" w:hAnsi="Courier New" w:cs="Courier New"/>
        </w:rPr>
        <w:t>ALL_USERS</w:t>
      </w:r>
      <w:r w:rsidR="00C12992" w:rsidRPr="001058B5">
        <w:rPr>
          <w:rFonts w:ascii="Arial" w:hAnsi="Arial" w:cs="Arial"/>
          <w:spacing w:val="-4"/>
        </w:rPr>
        <w:t>.</w:t>
      </w:r>
    </w:p>
    <w:p w14:paraId="331204AC" w14:textId="4C7F5BDD" w:rsidR="008C539B" w:rsidRPr="001058B5" w:rsidRDefault="00F01F37">
      <w:pPr>
        <w:pStyle w:val="BodyText"/>
        <w:spacing w:before="115" w:line="228" w:lineRule="auto"/>
        <w:ind w:left="1659" w:right="848"/>
        <w:rPr>
          <w:rFonts w:ascii="Arial" w:hAnsi="Arial" w:cs="Arial"/>
        </w:rPr>
      </w:pPr>
      <w:r>
        <w:rPr>
          <w:rFonts w:ascii="Arial" w:hAnsi="Arial" w:cs="Arial"/>
        </w:rPr>
        <w:t>Các người dùng cũng có thể sử dụng câu lệnh SQL</w:t>
      </w:r>
      <w:r w:rsidR="00C12992" w:rsidRPr="001058B5">
        <w:rPr>
          <w:rFonts w:ascii="Arial" w:hAnsi="Arial" w:cs="Arial"/>
          <w:spacing w:val="-14"/>
        </w:rPr>
        <w:t xml:space="preserve"> </w:t>
      </w:r>
      <w:r w:rsidR="00C12992" w:rsidRPr="00F01F37">
        <w:rPr>
          <w:rFonts w:ascii="Courier New" w:hAnsi="Courier New" w:cs="Courier New"/>
        </w:rPr>
        <w:t>ALTER</w:t>
      </w:r>
      <w:r w:rsidR="00C12992" w:rsidRPr="00F01F37">
        <w:rPr>
          <w:rFonts w:ascii="Courier New" w:hAnsi="Courier New" w:cs="Courier New"/>
          <w:spacing w:val="-47"/>
        </w:rPr>
        <w:t xml:space="preserve"> </w:t>
      </w:r>
      <w:r w:rsidR="00C12992" w:rsidRPr="00F01F37">
        <w:rPr>
          <w:rFonts w:ascii="Courier New" w:hAnsi="Courier New" w:cs="Courier New"/>
        </w:rPr>
        <w:t>USER</w:t>
      </w:r>
      <w:r w:rsidR="00C12992" w:rsidRPr="00F01F37">
        <w:rPr>
          <w:rFonts w:ascii="Courier New" w:hAnsi="Courier New" w:cs="Courier New"/>
          <w:spacing w:val="-89"/>
        </w:rPr>
        <w:t xml:space="preserve"> </w:t>
      </w:r>
      <w:r w:rsidR="00C12992" w:rsidRPr="001058B5">
        <w:rPr>
          <w:rFonts w:ascii="Arial" w:hAnsi="Arial" w:cs="Arial"/>
          <w:spacing w:val="-14"/>
        </w:rPr>
        <w:t xml:space="preserve"> </w:t>
      </w:r>
      <w:r>
        <w:rPr>
          <w:rFonts w:ascii="Arial" w:hAnsi="Arial" w:cs="Arial"/>
        </w:rPr>
        <w:t>thay đổi mật khẩu của họ</w:t>
      </w:r>
      <w:r w:rsidR="00C12992" w:rsidRPr="001058B5">
        <w:rPr>
          <w:rFonts w:ascii="Arial" w:hAnsi="Arial" w:cs="Arial"/>
        </w:rPr>
        <w:t>.</w:t>
      </w:r>
      <w:r w:rsidR="00C12992" w:rsidRPr="001058B5">
        <w:rPr>
          <w:rFonts w:ascii="Arial" w:hAnsi="Arial" w:cs="Arial"/>
          <w:spacing w:val="-15"/>
        </w:rPr>
        <w:t xml:space="preserve"> </w:t>
      </w:r>
      <w:r>
        <w:rPr>
          <w:rFonts w:ascii="Arial" w:hAnsi="Arial" w:cs="Arial"/>
        </w:rPr>
        <w:t>Ví dụ</w:t>
      </w:r>
      <w:r w:rsidR="00C12992" w:rsidRPr="001058B5">
        <w:rPr>
          <w:rFonts w:ascii="Arial" w:hAnsi="Arial" w:cs="Arial"/>
        </w:rPr>
        <w:t>:</w:t>
      </w:r>
    </w:p>
    <w:p w14:paraId="554A088F" w14:textId="77777777" w:rsidR="008C539B" w:rsidRPr="00F01F37" w:rsidRDefault="00C12992">
      <w:pPr>
        <w:spacing w:before="144"/>
        <w:ind w:left="1660"/>
        <w:rPr>
          <w:rFonts w:ascii="Courier New" w:hAnsi="Courier New" w:cs="Courier New"/>
          <w:i/>
          <w:sz w:val="18"/>
        </w:rPr>
      </w:pPr>
      <w:r w:rsidRPr="00F01F37">
        <w:rPr>
          <w:rFonts w:ascii="Courier New" w:hAnsi="Courier New" w:cs="Courier New"/>
          <w:w w:val="95"/>
          <w:sz w:val="18"/>
        </w:rPr>
        <w:t xml:space="preserve">ALTER USER andy IDENTIFIED BY </w:t>
      </w:r>
      <w:r w:rsidRPr="00F01F37">
        <w:rPr>
          <w:rFonts w:ascii="Courier New" w:hAnsi="Courier New" w:cs="Courier New"/>
          <w:i/>
          <w:w w:val="95"/>
          <w:sz w:val="18"/>
        </w:rPr>
        <w:t>password</w:t>
      </w:r>
    </w:p>
    <w:p w14:paraId="14373A22" w14:textId="77777777" w:rsidR="008C539B" w:rsidRPr="001058B5" w:rsidRDefault="008C539B">
      <w:pPr>
        <w:pStyle w:val="BodyText"/>
        <w:rPr>
          <w:rFonts w:ascii="Arial" w:hAnsi="Arial" w:cs="Arial"/>
          <w:i/>
          <w:sz w:val="19"/>
        </w:rPr>
      </w:pPr>
    </w:p>
    <w:p w14:paraId="25BDD836" w14:textId="55693290" w:rsidR="008C539B" w:rsidRPr="001058B5" w:rsidRDefault="00F01F37">
      <w:pPr>
        <w:pStyle w:val="BodyText"/>
        <w:spacing w:line="228" w:lineRule="auto"/>
        <w:ind w:left="1659" w:right="802"/>
        <w:rPr>
          <w:rFonts w:ascii="Arial" w:hAnsi="Arial" w:cs="Arial"/>
        </w:rPr>
      </w:pPr>
      <w:r>
        <w:rPr>
          <w:rFonts w:ascii="Arial" w:hAnsi="Arial" w:cs="Arial"/>
        </w:rPr>
        <w:t xml:space="preserve">Tuy nhiên, để bảo mật tốt hơn, sử dụng câu lệnh </w:t>
      </w:r>
      <w:r w:rsidR="00C12992" w:rsidRPr="00F01F37">
        <w:rPr>
          <w:rFonts w:ascii="Courier New" w:hAnsi="Courier New" w:cs="Courier New"/>
        </w:rPr>
        <w:t>PASSWORD</w:t>
      </w:r>
      <w:r>
        <w:rPr>
          <w:rFonts w:ascii="Arial" w:hAnsi="Arial" w:cs="Arial"/>
        </w:rPr>
        <w:t xml:space="preserve"> để thay đổi mật khẩu của tài khoản</w:t>
      </w:r>
      <w:r w:rsidR="00C12992" w:rsidRPr="001058B5">
        <w:rPr>
          <w:rFonts w:ascii="Arial" w:hAnsi="Arial" w:cs="Arial"/>
        </w:rPr>
        <w:t>.</w:t>
      </w:r>
      <w:r w:rsidR="00C12992" w:rsidRPr="001058B5">
        <w:rPr>
          <w:rFonts w:ascii="Arial" w:hAnsi="Arial" w:cs="Arial"/>
          <w:spacing w:val="-16"/>
        </w:rPr>
        <w:t xml:space="preserve"> </w:t>
      </w:r>
      <w:r w:rsidR="004F0175">
        <w:rPr>
          <w:rFonts w:ascii="Arial" w:hAnsi="Arial" w:cs="Arial"/>
        </w:rPr>
        <w:t>Câu lệnh</w:t>
      </w:r>
      <w:r w:rsidR="00C12992" w:rsidRPr="001058B5">
        <w:rPr>
          <w:rFonts w:ascii="Arial" w:hAnsi="Arial" w:cs="Arial"/>
          <w:spacing w:val="-15"/>
        </w:rPr>
        <w:t xml:space="preserve"> </w:t>
      </w:r>
      <w:r w:rsidR="00C12992" w:rsidRPr="004F0175">
        <w:rPr>
          <w:rFonts w:ascii="Courier New" w:hAnsi="Courier New" w:cs="Courier New"/>
        </w:rPr>
        <w:t>ALTER</w:t>
      </w:r>
      <w:r w:rsidR="00C12992" w:rsidRPr="004F0175">
        <w:rPr>
          <w:rFonts w:ascii="Courier New" w:hAnsi="Courier New" w:cs="Courier New"/>
          <w:spacing w:val="-48"/>
        </w:rPr>
        <w:t xml:space="preserve"> </w:t>
      </w:r>
      <w:r w:rsidR="00C12992" w:rsidRPr="004F0175">
        <w:rPr>
          <w:rFonts w:ascii="Courier New" w:hAnsi="Courier New" w:cs="Courier New"/>
        </w:rPr>
        <w:t>USER</w:t>
      </w:r>
      <w:r w:rsidR="00C12992" w:rsidRPr="004F0175">
        <w:rPr>
          <w:rFonts w:ascii="Courier New" w:hAnsi="Courier New" w:cs="Courier New"/>
          <w:spacing w:val="-90"/>
        </w:rPr>
        <w:t xml:space="preserve"> </w:t>
      </w:r>
      <w:r w:rsidR="00C12992" w:rsidRPr="001058B5">
        <w:rPr>
          <w:rFonts w:ascii="Arial" w:hAnsi="Arial" w:cs="Arial"/>
        </w:rPr>
        <w:t>s</w:t>
      </w:r>
      <w:r w:rsidR="004F0175">
        <w:rPr>
          <w:rFonts w:ascii="Arial" w:hAnsi="Arial" w:cs="Arial"/>
        </w:rPr>
        <w:t>hiển thị mật khẩu mới trên màn hình, nơi mà nó có thể bị nhìn thấy bởi các đồng nghiệp quá tò mò. Câu lệnh</w:t>
      </w:r>
      <w:r w:rsidR="00C12992" w:rsidRPr="001058B5">
        <w:rPr>
          <w:rFonts w:ascii="Arial" w:hAnsi="Arial" w:cs="Arial"/>
          <w:spacing w:val="-9"/>
        </w:rPr>
        <w:t xml:space="preserve"> </w:t>
      </w:r>
      <w:r w:rsidR="00C12992" w:rsidRPr="004F0175">
        <w:rPr>
          <w:rFonts w:ascii="Courier New" w:hAnsi="Courier New" w:cs="Courier New"/>
        </w:rPr>
        <w:t>PASSWORD</w:t>
      </w:r>
      <w:r w:rsidR="00C12992" w:rsidRPr="001058B5">
        <w:rPr>
          <w:rFonts w:ascii="Arial" w:hAnsi="Arial" w:cs="Arial"/>
          <w:spacing w:val="-85"/>
        </w:rPr>
        <w:t xml:space="preserve"> </w:t>
      </w:r>
      <w:r w:rsidR="00C12992" w:rsidRPr="001058B5">
        <w:rPr>
          <w:rFonts w:ascii="Arial" w:hAnsi="Arial" w:cs="Arial"/>
        </w:rPr>
        <w:t>command</w:t>
      </w:r>
      <w:r w:rsidR="00C12992" w:rsidRPr="001058B5">
        <w:rPr>
          <w:rFonts w:ascii="Arial" w:hAnsi="Arial" w:cs="Arial"/>
          <w:spacing w:val="-8"/>
        </w:rPr>
        <w:t xml:space="preserve"> </w:t>
      </w:r>
      <w:r w:rsidR="004F0175">
        <w:rPr>
          <w:rFonts w:ascii="Arial" w:hAnsi="Arial" w:cs="Arial"/>
        </w:rPr>
        <w:t>không hiển thị mật khẩu mới, nên chỉ có bạn mới biết, không phải các đồng nghiệp của bạn. Trong hai trường hợp, mật khẩuu được mã hóa trên đường mạng.</w:t>
      </w:r>
    </w:p>
    <w:p w14:paraId="7F1C496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B383686" w14:textId="77777777" w:rsidR="008C539B" w:rsidRPr="001058B5" w:rsidRDefault="008C539B">
      <w:pPr>
        <w:pStyle w:val="BodyText"/>
        <w:spacing w:before="5"/>
        <w:rPr>
          <w:rFonts w:ascii="Arial" w:hAnsi="Arial" w:cs="Arial"/>
          <w:sz w:val="25"/>
        </w:rPr>
      </w:pPr>
    </w:p>
    <w:p w14:paraId="67FD5BEA" w14:textId="17EADB7E" w:rsidR="008C539B" w:rsidRPr="001058B5" w:rsidRDefault="00903D7E">
      <w:pPr>
        <w:pStyle w:val="BodyText"/>
        <w:spacing w:before="121" w:line="228" w:lineRule="auto"/>
        <w:ind w:left="2259"/>
        <w:rPr>
          <w:rFonts w:ascii="Arial" w:hAnsi="Arial" w:cs="Arial"/>
        </w:rPr>
      </w:pPr>
      <w:r>
        <w:rPr>
          <w:rFonts w:ascii="Arial" w:hAnsi="Arial" w:cs="Arial"/>
        </w:rPr>
        <w:t xml:space="preserve">Các người dùng phải có quyền </w:t>
      </w:r>
      <w:r w:rsidR="00C12992" w:rsidRPr="00903D7E">
        <w:rPr>
          <w:rFonts w:ascii="Courier New" w:hAnsi="Courier New" w:cs="Courier New"/>
        </w:rPr>
        <w:t>PASSWORD</w:t>
      </w:r>
      <w:r w:rsidR="00C12992" w:rsidRPr="001058B5">
        <w:rPr>
          <w:rFonts w:ascii="Arial" w:hAnsi="Arial" w:cs="Arial"/>
          <w:spacing w:val="-99"/>
        </w:rPr>
        <w:t xml:space="preserve"> </w:t>
      </w:r>
      <w:r>
        <w:rPr>
          <w:rFonts w:ascii="Arial" w:hAnsi="Arial" w:cs="Arial"/>
        </w:rPr>
        <w:t xml:space="preserve"> và </w:t>
      </w:r>
      <w:r w:rsidR="00C12992" w:rsidRPr="00903D7E">
        <w:rPr>
          <w:rFonts w:ascii="Courier New" w:hAnsi="Courier New" w:cs="Courier New"/>
        </w:rPr>
        <w:t>ALTER</w:t>
      </w:r>
      <w:r w:rsidR="00C12992" w:rsidRPr="00903D7E">
        <w:rPr>
          <w:rFonts w:ascii="Courier New" w:hAnsi="Courier New" w:cs="Courier New"/>
          <w:spacing w:val="-68"/>
        </w:rPr>
        <w:t xml:space="preserve"> </w:t>
      </w:r>
      <w:r w:rsidR="00C12992" w:rsidRPr="00903D7E">
        <w:rPr>
          <w:rFonts w:ascii="Courier New" w:hAnsi="Courier New" w:cs="Courier New"/>
        </w:rPr>
        <w:t>USER</w:t>
      </w:r>
      <w:r w:rsidR="00C12992" w:rsidRPr="001058B5">
        <w:rPr>
          <w:rFonts w:ascii="Arial" w:hAnsi="Arial" w:cs="Arial"/>
          <w:spacing w:val="-99"/>
        </w:rPr>
        <w:t xml:space="preserve"> </w:t>
      </w:r>
      <w:r>
        <w:rPr>
          <w:rFonts w:ascii="Arial" w:hAnsi="Arial" w:cs="Arial"/>
        </w:rPr>
        <w:t xml:space="preserve"> để chuyển đổi giữa các phương pháp xác thực</w:t>
      </w:r>
      <w:r w:rsidR="00C12992" w:rsidRPr="001058B5">
        <w:rPr>
          <w:rFonts w:ascii="Arial" w:hAnsi="Arial" w:cs="Arial"/>
        </w:rPr>
        <w:t xml:space="preserve">. </w:t>
      </w:r>
      <w:r>
        <w:rPr>
          <w:rFonts w:ascii="Arial" w:hAnsi="Arial" w:cs="Arial"/>
          <w:spacing w:val="-3"/>
        </w:rPr>
        <w:t>Thông thường</w:t>
      </w:r>
      <w:r w:rsidR="00C12992" w:rsidRPr="001058B5">
        <w:rPr>
          <w:rFonts w:ascii="Arial" w:hAnsi="Arial" w:cs="Arial"/>
          <w:spacing w:val="-3"/>
        </w:rPr>
        <w:t xml:space="preserve">, </w:t>
      </w:r>
      <w:r>
        <w:rPr>
          <w:rFonts w:ascii="Arial" w:hAnsi="Arial" w:cs="Arial"/>
          <w:spacing w:val="-3"/>
        </w:rPr>
        <w:t>Chỉ có nhà quả trị mới có quyền này</w:t>
      </w:r>
      <w:r w:rsidR="00C12992" w:rsidRPr="001058B5">
        <w:rPr>
          <w:rFonts w:ascii="Arial" w:hAnsi="Arial" w:cs="Arial"/>
        </w:rPr>
        <w:t>.</w:t>
      </w:r>
    </w:p>
    <w:p w14:paraId="7DBC1BF0" w14:textId="77777777" w:rsidR="008C539B" w:rsidRPr="001058B5" w:rsidRDefault="008C539B">
      <w:pPr>
        <w:pStyle w:val="BodyText"/>
        <w:spacing w:before="11"/>
        <w:rPr>
          <w:rFonts w:ascii="Arial" w:hAnsi="Arial" w:cs="Arial"/>
          <w:sz w:val="17"/>
        </w:rPr>
      </w:pPr>
    </w:p>
    <w:p w14:paraId="3488B0A9" w14:textId="2D440571" w:rsidR="008C539B" w:rsidRPr="001058B5" w:rsidRDefault="006D37FD">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7AEE2193" w14:textId="77777777" w:rsidR="008C539B" w:rsidRPr="001058B5" w:rsidRDefault="008D1AB8" w:rsidP="006F7931">
      <w:pPr>
        <w:pStyle w:val="ListParagraph"/>
        <w:numPr>
          <w:ilvl w:val="2"/>
          <w:numId w:val="137"/>
        </w:numPr>
        <w:tabs>
          <w:tab w:val="left" w:pos="3340"/>
        </w:tabs>
        <w:spacing w:before="134" w:line="232" w:lineRule="auto"/>
        <w:ind w:left="3340" w:right="141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 xml:space="preserve">on page 3-3 </w:t>
        </w:r>
      </w:hyperlink>
      <w:r w:rsidR="00C12992" w:rsidRPr="001058B5">
        <w:rPr>
          <w:rFonts w:ascii="Arial" w:hAnsi="Arial" w:cs="Arial"/>
          <w:sz w:val="20"/>
        </w:rPr>
        <w:t>for</w:t>
      </w:r>
      <w:r w:rsidR="00C12992" w:rsidRPr="001058B5">
        <w:rPr>
          <w:rFonts w:ascii="Arial" w:hAnsi="Arial" w:cs="Arial"/>
          <w:spacing w:val="-35"/>
          <w:sz w:val="20"/>
        </w:rPr>
        <w:t xml:space="preserve"> </w:t>
      </w:r>
      <w:r w:rsidR="00C12992" w:rsidRPr="001058B5">
        <w:rPr>
          <w:rFonts w:ascii="Arial" w:hAnsi="Arial" w:cs="Arial"/>
          <w:sz w:val="20"/>
        </w:rPr>
        <w:t>the minimum requirements for creating</w:t>
      </w:r>
      <w:r w:rsidR="00C12992" w:rsidRPr="001058B5">
        <w:rPr>
          <w:rFonts w:ascii="Arial" w:hAnsi="Arial" w:cs="Arial"/>
          <w:spacing w:val="-5"/>
          <w:sz w:val="20"/>
        </w:rPr>
        <w:t xml:space="preserve"> </w:t>
      </w:r>
      <w:r w:rsidR="00C12992" w:rsidRPr="001058B5">
        <w:rPr>
          <w:rFonts w:ascii="Arial" w:hAnsi="Arial" w:cs="Arial"/>
          <w:sz w:val="20"/>
        </w:rPr>
        <w:t>passwords</w:t>
      </w:r>
    </w:p>
    <w:p w14:paraId="1C8B10F8" w14:textId="77777777" w:rsidR="008C539B" w:rsidRPr="001058B5" w:rsidRDefault="008D1AB8" w:rsidP="006F7931">
      <w:pPr>
        <w:pStyle w:val="ListParagraph"/>
        <w:numPr>
          <w:ilvl w:val="2"/>
          <w:numId w:val="137"/>
        </w:numPr>
        <w:tabs>
          <w:tab w:val="left" w:pos="3340"/>
        </w:tabs>
        <w:spacing w:before="118" w:line="232" w:lineRule="auto"/>
        <w:ind w:left="3340" w:right="2026"/>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 10-7</w:t>
        </w:r>
        <w:r w:rsidR="00C12992" w:rsidRPr="001058B5">
          <w:rPr>
            <w:rFonts w:ascii="Arial" w:hAnsi="Arial" w:cs="Arial"/>
            <w:spacing w:val="-32"/>
            <w:sz w:val="20"/>
          </w:rPr>
          <w:t xml:space="preserve"> </w:t>
        </w:r>
      </w:hyperlink>
      <w:r w:rsidR="00C12992" w:rsidRPr="001058B5">
        <w:rPr>
          <w:rFonts w:ascii="Arial" w:hAnsi="Arial" w:cs="Arial"/>
          <w:sz w:val="20"/>
        </w:rPr>
        <w:t>for additional ways to secure</w:t>
      </w:r>
      <w:r w:rsidR="00C12992" w:rsidRPr="001058B5">
        <w:rPr>
          <w:rFonts w:ascii="Arial" w:hAnsi="Arial" w:cs="Arial"/>
          <w:spacing w:val="-6"/>
          <w:sz w:val="20"/>
        </w:rPr>
        <w:t xml:space="preserve"> </w:t>
      </w:r>
      <w:r w:rsidR="00C12992" w:rsidRPr="001058B5">
        <w:rPr>
          <w:rFonts w:ascii="Arial" w:hAnsi="Arial" w:cs="Arial"/>
          <w:sz w:val="20"/>
        </w:rPr>
        <w:t>passwords</w:t>
      </w:r>
    </w:p>
    <w:p w14:paraId="1E16CAA5" w14:textId="77777777" w:rsidR="008C539B" w:rsidRPr="001058B5" w:rsidRDefault="008D1AB8" w:rsidP="006F7931">
      <w:pPr>
        <w:pStyle w:val="ListParagraph"/>
        <w:numPr>
          <w:ilvl w:val="2"/>
          <w:numId w:val="137"/>
        </w:numPr>
        <w:tabs>
          <w:tab w:val="left" w:pos="3340"/>
        </w:tabs>
        <w:spacing w:before="117" w:line="232" w:lineRule="auto"/>
        <w:ind w:left="3340" w:right="1189"/>
        <w:rPr>
          <w:rFonts w:ascii="Arial" w:hAnsi="Arial" w:cs="Arial"/>
          <w:sz w:val="20"/>
        </w:rPr>
      </w:pPr>
      <w:hyperlink w:anchor="_bookmark180" w:history="1">
        <w:r w:rsidR="00C12992" w:rsidRPr="001058B5">
          <w:rPr>
            <w:rFonts w:ascii="Arial" w:hAnsi="Arial" w:cs="Arial"/>
            <w:color w:val="0000CC"/>
            <w:sz w:val="20"/>
          </w:rPr>
          <w:t xml:space="preserve">Chapter 3, "Configuring Authentication" </w:t>
        </w:r>
      </w:hyperlink>
      <w:r w:rsidR="00C12992" w:rsidRPr="001058B5">
        <w:rPr>
          <w:rFonts w:ascii="Arial" w:hAnsi="Arial" w:cs="Arial"/>
          <w:sz w:val="20"/>
        </w:rPr>
        <w:t>for information</w:t>
      </w:r>
      <w:r w:rsidR="00C12992" w:rsidRPr="001058B5">
        <w:rPr>
          <w:rFonts w:ascii="Arial" w:hAnsi="Arial" w:cs="Arial"/>
          <w:spacing w:val="-21"/>
          <w:sz w:val="20"/>
        </w:rPr>
        <w:t xml:space="preserve"> </w:t>
      </w:r>
      <w:r w:rsidR="00C12992" w:rsidRPr="001058B5">
        <w:rPr>
          <w:rFonts w:ascii="Arial" w:hAnsi="Arial" w:cs="Arial"/>
          <w:sz w:val="20"/>
        </w:rPr>
        <w:t>about authentication methods that are available for Oracle Database users</w:t>
      </w:r>
    </w:p>
    <w:p w14:paraId="6B68D988" w14:textId="77777777" w:rsidR="008C539B" w:rsidRPr="001058B5" w:rsidRDefault="008C539B">
      <w:pPr>
        <w:pStyle w:val="BodyText"/>
        <w:spacing w:before="10"/>
        <w:rPr>
          <w:rFonts w:ascii="Arial" w:hAnsi="Arial" w:cs="Arial"/>
        </w:rPr>
      </w:pPr>
    </w:p>
    <w:p w14:paraId="306E1C16" w14:textId="77777777" w:rsidR="008C539B" w:rsidRPr="001058B5" w:rsidRDefault="00C12992">
      <w:pPr>
        <w:pStyle w:val="Heading4"/>
        <w:spacing w:before="1"/>
      </w:pPr>
      <w:bookmarkStart w:id="120" w:name="Changing_the_SYS_User_Password"/>
      <w:bookmarkStart w:id="121" w:name="_bookmark107"/>
      <w:bookmarkEnd w:id="120"/>
      <w:bookmarkEnd w:id="121"/>
      <w:r w:rsidRPr="001058B5">
        <w:t xml:space="preserve">Changing the </w:t>
      </w:r>
      <w:bookmarkStart w:id="122" w:name="_bookmark108"/>
      <w:bookmarkEnd w:id="122"/>
      <w:r w:rsidRPr="001058B5">
        <w:t>SYS User Password</w:t>
      </w:r>
    </w:p>
    <w:p w14:paraId="0B383E34" w14:textId="4692830F" w:rsidR="008C539B" w:rsidRPr="001058B5" w:rsidRDefault="0075336E">
      <w:pPr>
        <w:pStyle w:val="BodyText"/>
        <w:spacing w:before="81" w:line="230" w:lineRule="auto"/>
        <w:ind w:left="2259" w:right="102"/>
        <w:rPr>
          <w:rFonts w:ascii="Arial" w:hAnsi="Arial" w:cs="Arial"/>
        </w:rPr>
      </w:pPr>
      <w:r>
        <w:rPr>
          <w:rFonts w:ascii="Arial" w:hAnsi="Arial" w:cs="Arial"/>
        </w:rPr>
        <w:t xml:space="preserve">Nếu bạn muốn thay đổi mật khẩu của người dùng </w:t>
      </w:r>
      <w:r w:rsidRPr="0075336E">
        <w:rPr>
          <w:rFonts w:ascii="Courier New" w:hAnsi="Courier New" w:cs="Courier New"/>
        </w:rPr>
        <w:t>SYS</w:t>
      </w:r>
      <w:r>
        <w:rPr>
          <w:rFonts w:ascii="Arial" w:hAnsi="Arial" w:cs="Arial"/>
        </w:rPr>
        <w:t>, thì bạn nên sử dụng tiện ích dòng lệnh</w:t>
      </w:r>
      <w:r w:rsidR="00C12992" w:rsidRPr="001058B5">
        <w:rPr>
          <w:rFonts w:ascii="Arial" w:hAnsi="Arial" w:cs="Arial"/>
          <w:spacing w:val="-14"/>
        </w:rPr>
        <w:t xml:space="preserve"> </w:t>
      </w:r>
      <w:r w:rsidR="00C12992" w:rsidRPr="0075336E">
        <w:rPr>
          <w:rFonts w:ascii="Courier New" w:hAnsi="Courier New" w:cs="Courier New"/>
        </w:rPr>
        <w:t>ORAPWD</w:t>
      </w:r>
      <w:r w:rsidR="00C12992" w:rsidRPr="001058B5">
        <w:rPr>
          <w:rFonts w:ascii="Arial" w:hAnsi="Arial" w:cs="Arial"/>
          <w:spacing w:val="-88"/>
        </w:rPr>
        <w:t xml:space="preserve"> </w:t>
      </w:r>
      <w:r>
        <w:rPr>
          <w:rFonts w:ascii="Arial" w:hAnsi="Arial" w:cs="Arial"/>
        </w:rPr>
        <w:t xml:space="preserve"> để tạo mới một tập tin mật khẩu cái mà chứa mật khẩu mà bạn muốn sử dụng</w:t>
      </w:r>
      <w:r w:rsidR="00C12992" w:rsidRPr="001058B5">
        <w:rPr>
          <w:rFonts w:ascii="Arial" w:hAnsi="Arial" w:cs="Arial"/>
        </w:rPr>
        <w:t>.</w:t>
      </w:r>
      <w:r w:rsidR="001E0242">
        <w:rPr>
          <w:rFonts w:ascii="Arial" w:hAnsi="Arial" w:cs="Arial"/>
        </w:rPr>
        <w:t xml:space="preserve"> Không được sử dụng câu lệnh </w:t>
      </w:r>
      <w:r w:rsidR="00C12992" w:rsidRPr="001E0242">
        <w:rPr>
          <w:rFonts w:ascii="Courier New" w:hAnsi="Courier New" w:cs="Courier New"/>
        </w:rPr>
        <w:t>ALTER</w:t>
      </w:r>
      <w:r w:rsidR="00C12992" w:rsidRPr="001E0242">
        <w:rPr>
          <w:rFonts w:ascii="Courier New" w:hAnsi="Courier New" w:cs="Courier New"/>
          <w:spacing w:val="-65"/>
        </w:rPr>
        <w:t xml:space="preserve"> </w:t>
      </w:r>
      <w:r w:rsidR="00C12992" w:rsidRPr="001E0242">
        <w:rPr>
          <w:rFonts w:ascii="Courier New" w:hAnsi="Courier New" w:cs="Courier New"/>
        </w:rPr>
        <w:t>USER</w:t>
      </w:r>
      <w:r w:rsidR="00C12992" w:rsidRPr="001E0242">
        <w:rPr>
          <w:rFonts w:ascii="Courier New" w:hAnsi="Courier New" w:cs="Courier New"/>
          <w:spacing w:val="-97"/>
        </w:rPr>
        <w:t xml:space="preserve"> </w:t>
      </w:r>
      <w:r w:rsidR="00C12992" w:rsidRPr="001058B5">
        <w:rPr>
          <w:rFonts w:ascii="Arial" w:hAnsi="Arial" w:cs="Arial"/>
        </w:rPr>
        <w:t>s</w:t>
      </w:r>
      <w:r w:rsidR="001E0242">
        <w:rPr>
          <w:rFonts w:ascii="Arial" w:hAnsi="Arial" w:cs="Arial"/>
        </w:rPr>
        <w:t xml:space="preserve"> hoặc câu lệnh </w:t>
      </w:r>
      <w:r w:rsidR="001E0242" w:rsidRPr="001E0242">
        <w:rPr>
          <w:rFonts w:ascii="Courier New" w:hAnsi="Courier New" w:cs="Courier New"/>
        </w:rPr>
        <w:t>PASSWORD</w:t>
      </w:r>
      <w:r w:rsidR="001C1D6B">
        <w:rPr>
          <w:rFonts w:ascii="Arial" w:hAnsi="Arial" w:cs="Arial"/>
        </w:rPr>
        <w:t xml:space="preserve"> </w:t>
      </w:r>
      <w:r w:rsidR="001E0242">
        <w:rPr>
          <w:rFonts w:ascii="Arial" w:hAnsi="Arial" w:cs="Arial"/>
        </w:rPr>
        <w:t xml:space="preserve">để thay đổi mật khẩu của người dùng </w:t>
      </w:r>
      <w:r w:rsidR="001E0242" w:rsidRPr="001E0242">
        <w:rPr>
          <w:rFonts w:ascii="Courier New" w:hAnsi="Courier New" w:cs="Courier New"/>
        </w:rPr>
        <w:t>SYS</w:t>
      </w:r>
      <w:r w:rsidR="001E0242">
        <w:rPr>
          <w:rFonts w:ascii="Arial" w:hAnsi="Arial" w:cs="Arial"/>
        </w:rPr>
        <w:t>. Lưu ý những điều sau đây:</w:t>
      </w:r>
    </w:p>
    <w:p w14:paraId="07B70BF0" w14:textId="3CDE3249" w:rsidR="008C539B" w:rsidRPr="001058B5" w:rsidRDefault="00B70ABA" w:rsidP="006F7931">
      <w:pPr>
        <w:pStyle w:val="ListParagraph"/>
        <w:numPr>
          <w:ilvl w:val="0"/>
          <w:numId w:val="132"/>
        </w:numPr>
        <w:tabs>
          <w:tab w:val="left" w:pos="2620"/>
        </w:tabs>
        <w:spacing w:before="120" w:line="228" w:lineRule="auto"/>
        <w:ind w:right="404"/>
        <w:rPr>
          <w:rFonts w:ascii="Arial" w:hAnsi="Arial" w:cs="Arial"/>
          <w:sz w:val="20"/>
        </w:rPr>
      </w:pPr>
      <w:r>
        <w:rPr>
          <w:rFonts w:ascii="Arial" w:hAnsi="Arial" w:cs="Arial"/>
          <w:sz w:val="20"/>
        </w:rPr>
        <w:t xml:space="preserve">Tài khoản người dùng </w:t>
      </w:r>
      <w:r w:rsidRPr="00B70ABA">
        <w:rPr>
          <w:rFonts w:ascii="Courier New" w:hAnsi="Courier New" w:cs="Courier New"/>
          <w:sz w:val="20"/>
        </w:rPr>
        <w:t>SYS</w:t>
      </w:r>
      <w:r>
        <w:rPr>
          <w:rFonts w:ascii="Arial" w:hAnsi="Arial" w:cs="Arial"/>
          <w:sz w:val="20"/>
        </w:rPr>
        <w:t xml:space="preserve"> được sử dụng bởi hầu hết SQL đệ quy nội bộ. Do đó, nếu bạn thử sử dụng câu lệnh </w:t>
      </w:r>
      <w:r w:rsidRPr="009E0251">
        <w:rPr>
          <w:rFonts w:ascii="Courier New" w:hAnsi="Courier New" w:cs="Courier New"/>
          <w:sz w:val="20"/>
        </w:rPr>
        <w:t>ALTER USER</w:t>
      </w:r>
      <w:r>
        <w:rPr>
          <w:rFonts w:ascii="Arial" w:hAnsi="Arial" w:cs="Arial"/>
          <w:sz w:val="20"/>
        </w:rPr>
        <w:t xml:space="preserve"> để thay đổi mật khẩu trong khi cơ sở dữ liệu đang được mở, thì sẽ có một cơ hội mà deadlock sẽ diễn ra.</w:t>
      </w:r>
    </w:p>
    <w:p w14:paraId="1451AEC3" w14:textId="5FE5388E" w:rsidR="008C539B" w:rsidRPr="001058B5" w:rsidRDefault="009E0251" w:rsidP="006F7931">
      <w:pPr>
        <w:pStyle w:val="ListParagraph"/>
        <w:numPr>
          <w:ilvl w:val="0"/>
          <w:numId w:val="132"/>
        </w:numPr>
        <w:tabs>
          <w:tab w:val="left" w:pos="2620"/>
        </w:tabs>
        <w:spacing w:before="124" w:line="228" w:lineRule="auto"/>
        <w:ind w:right="247"/>
        <w:rPr>
          <w:rFonts w:ascii="Arial" w:hAnsi="Arial" w:cs="Arial"/>
          <w:sz w:val="20"/>
        </w:rPr>
      </w:pPr>
      <w:r>
        <w:rPr>
          <w:rFonts w:ascii="Arial" w:hAnsi="Arial" w:cs="Arial"/>
          <w:sz w:val="20"/>
        </w:rPr>
        <w:t xml:space="preserve">Nếu bạn thử sử dụng </w:t>
      </w:r>
      <w:r w:rsidR="00C12992" w:rsidRPr="009E0251">
        <w:rPr>
          <w:rFonts w:ascii="Courier New" w:hAnsi="Courier New" w:cs="Courier New"/>
          <w:sz w:val="20"/>
        </w:rPr>
        <w:t>ALTER</w:t>
      </w:r>
      <w:r w:rsidR="00C12992" w:rsidRPr="009E0251">
        <w:rPr>
          <w:rFonts w:ascii="Courier New" w:hAnsi="Courier New" w:cs="Courier New"/>
          <w:spacing w:val="-43"/>
          <w:sz w:val="20"/>
        </w:rPr>
        <w:t xml:space="preserve"> </w:t>
      </w:r>
      <w:r w:rsidR="00C12992" w:rsidRPr="009E0251">
        <w:rPr>
          <w:rFonts w:ascii="Courier New" w:hAnsi="Courier New" w:cs="Courier New"/>
          <w:sz w:val="20"/>
        </w:rPr>
        <w:t>USER</w:t>
      </w:r>
      <w:r w:rsidR="00C12992" w:rsidRPr="001058B5">
        <w:rPr>
          <w:rFonts w:ascii="Arial" w:hAnsi="Arial" w:cs="Arial"/>
          <w:spacing w:val="-89"/>
          <w:sz w:val="20"/>
        </w:rPr>
        <w:t xml:space="preserve"> </w:t>
      </w:r>
      <w:r>
        <w:rPr>
          <w:rFonts w:ascii="Arial" w:hAnsi="Arial" w:cs="Arial"/>
          <w:sz w:val="20"/>
        </w:rPr>
        <w:t xml:space="preserve"> để thay đổi mật khẩu người dùng SYS</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pacing w:val="-13"/>
          <w:sz w:val="20"/>
        </w:rPr>
        <w:t xml:space="preserve">và nếu có thể hiện </w:t>
      </w:r>
      <w:r>
        <w:rPr>
          <w:rFonts w:ascii="Arial" w:hAnsi="Arial" w:cs="Arial"/>
          <w:sz w:val="20"/>
        </w:rPr>
        <w:t>tham số khởi tạo</w:t>
      </w:r>
      <w:r w:rsidR="00C12992" w:rsidRPr="001058B5">
        <w:rPr>
          <w:rFonts w:ascii="Arial" w:hAnsi="Arial" w:cs="Arial"/>
          <w:spacing w:val="-19"/>
          <w:w w:val="95"/>
          <w:sz w:val="20"/>
        </w:rPr>
        <w:t xml:space="preserve"> </w:t>
      </w:r>
      <w:r w:rsidR="00C12992" w:rsidRPr="009E0251">
        <w:rPr>
          <w:rFonts w:ascii="Courier New" w:hAnsi="Courier New" w:cs="Courier New"/>
          <w:w w:val="95"/>
          <w:sz w:val="20"/>
        </w:rPr>
        <w:t>REMOTE_LOGIN_PASSWORDFILE</w:t>
      </w:r>
      <w:r w:rsidR="00C12992" w:rsidRPr="001058B5">
        <w:rPr>
          <w:rFonts w:ascii="Arial" w:hAnsi="Arial" w:cs="Arial"/>
          <w:spacing w:val="-90"/>
          <w:w w:val="95"/>
          <w:sz w:val="20"/>
        </w:rPr>
        <w:t xml:space="preserve"> </w:t>
      </w:r>
      <w:r>
        <w:rPr>
          <w:rFonts w:ascii="Arial" w:hAnsi="Arial" w:cs="Arial"/>
          <w:w w:val="95"/>
          <w:sz w:val="20"/>
        </w:rPr>
        <w:t xml:space="preserve">hđã được thiết lập thành </w:t>
      </w:r>
      <w:r w:rsidR="00C12992" w:rsidRPr="009E0251">
        <w:rPr>
          <w:rFonts w:ascii="Courier New" w:hAnsi="Courier New" w:cs="Courier New"/>
          <w:w w:val="95"/>
          <w:sz w:val="20"/>
        </w:rPr>
        <w:t>SHARED</w:t>
      </w:r>
      <w:r w:rsidR="00C12992" w:rsidRPr="001058B5">
        <w:rPr>
          <w:rFonts w:ascii="Arial" w:hAnsi="Arial" w:cs="Arial"/>
          <w:w w:val="95"/>
          <w:sz w:val="20"/>
        </w:rPr>
        <w:t>,</w:t>
      </w:r>
      <w:r w:rsidR="00C12992" w:rsidRPr="001058B5">
        <w:rPr>
          <w:rFonts w:ascii="Arial" w:hAnsi="Arial" w:cs="Arial"/>
          <w:spacing w:val="-19"/>
          <w:w w:val="95"/>
          <w:sz w:val="20"/>
        </w:rPr>
        <w:t xml:space="preserve"> </w:t>
      </w:r>
      <w:r w:rsidR="00C12992" w:rsidRPr="001058B5">
        <w:rPr>
          <w:rFonts w:ascii="Arial" w:hAnsi="Arial" w:cs="Arial"/>
          <w:w w:val="95"/>
          <w:sz w:val="20"/>
        </w:rPr>
        <w:t>t</w:t>
      </w:r>
      <w:r>
        <w:rPr>
          <w:rFonts w:ascii="Arial" w:hAnsi="Arial" w:cs="Arial"/>
          <w:w w:val="95"/>
          <w:sz w:val="20"/>
        </w:rPr>
        <w:t xml:space="preserve">thì bạn không thể thay đổi mật khẩu của </w:t>
      </w:r>
      <w:r w:rsidRPr="009E0251">
        <w:rPr>
          <w:rFonts w:ascii="Courier New" w:hAnsi="Courier New" w:cs="Courier New"/>
          <w:w w:val="95"/>
          <w:sz w:val="20"/>
        </w:rPr>
        <w:t>SYS</w:t>
      </w:r>
      <w:r>
        <w:rPr>
          <w:rFonts w:ascii="Arial" w:hAnsi="Arial" w:cs="Arial"/>
          <w:w w:val="95"/>
          <w:sz w:val="20"/>
        </w:rPr>
        <w:t>.</w:t>
      </w:r>
      <w:r>
        <w:rPr>
          <w:rFonts w:ascii="Arial" w:hAnsi="Arial" w:cs="Arial"/>
          <w:sz w:val="20"/>
        </w:rPr>
        <w:t>Câu lệnh</w:t>
      </w:r>
      <w:r w:rsidR="00C12992" w:rsidRPr="001058B5">
        <w:rPr>
          <w:rFonts w:ascii="Arial" w:hAnsi="Arial" w:cs="Arial"/>
          <w:spacing w:val="-11"/>
          <w:sz w:val="20"/>
        </w:rPr>
        <w:t xml:space="preserve"> </w:t>
      </w:r>
      <w:r w:rsidR="00C12992" w:rsidRPr="009E0251">
        <w:rPr>
          <w:rFonts w:ascii="Courier New" w:hAnsi="Courier New" w:cs="Courier New"/>
          <w:sz w:val="20"/>
        </w:rPr>
        <w:t>ALTER</w:t>
      </w:r>
      <w:r w:rsidR="00C12992" w:rsidRPr="009E0251">
        <w:rPr>
          <w:rFonts w:ascii="Courier New" w:hAnsi="Courier New" w:cs="Courier New"/>
          <w:spacing w:val="-40"/>
          <w:sz w:val="20"/>
        </w:rPr>
        <w:t xml:space="preserve"> </w:t>
      </w:r>
      <w:r w:rsidR="00C12992" w:rsidRPr="009E0251">
        <w:rPr>
          <w:rFonts w:ascii="Courier New" w:hAnsi="Courier New" w:cs="Courier New"/>
          <w:sz w:val="20"/>
        </w:rPr>
        <w:t>USER</w:t>
      </w:r>
      <w:r w:rsidR="00C12992" w:rsidRPr="001058B5">
        <w:rPr>
          <w:rFonts w:ascii="Arial" w:hAnsi="Arial" w:cs="Arial"/>
          <w:spacing w:val="-87"/>
          <w:sz w:val="20"/>
        </w:rPr>
        <w:t xml:space="preserve"> </w:t>
      </w:r>
      <w:r>
        <w:rPr>
          <w:rFonts w:ascii="Arial" w:hAnsi="Arial" w:cs="Arial"/>
          <w:sz w:val="20"/>
        </w:rPr>
        <w:t>sẽ thất bại với một lỗi</w:t>
      </w:r>
    </w:p>
    <w:p w14:paraId="1CAA27A3" w14:textId="103A0E16" w:rsidR="008C539B" w:rsidRPr="001058B5" w:rsidRDefault="00C12992">
      <w:pPr>
        <w:pStyle w:val="BodyText"/>
        <w:spacing w:line="244" w:lineRule="exact"/>
        <w:ind w:left="2620"/>
        <w:rPr>
          <w:rFonts w:ascii="Arial" w:hAnsi="Arial" w:cs="Arial"/>
        </w:rPr>
      </w:pPr>
      <w:r w:rsidRPr="001058B5">
        <w:rPr>
          <w:rFonts w:ascii="Arial" w:hAnsi="Arial" w:cs="Arial"/>
          <w:w w:val="95"/>
        </w:rPr>
        <w:t xml:space="preserve">ORA-28046: </w:t>
      </w:r>
      <w:r w:rsidR="009E0251">
        <w:rPr>
          <w:rFonts w:ascii="Arial" w:hAnsi="Arial" w:cs="Arial"/>
          <w:w w:val="95"/>
        </w:rPr>
        <w:t>Lỗi t</w:t>
      </w:r>
      <w:r w:rsidR="009E0251" w:rsidRPr="009E0251">
        <w:rPr>
          <w:rFonts w:ascii="Arial" w:hAnsi="Arial" w:cs="Arial"/>
          <w:w w:val="95"/>
        </w:rPr>
        <w:t>hay đổi mật khẩu cho SYS không được phép.</w:t>
      </w:r>
    </w:p>
    <w:p w14:paraId="46BF65EA" w14:textId="40628403" w:rsidR="008C539B" w:rsidRPr="001058B5" w:rsidRDefault="008D1AB8">
      <w:pPr>
        <w:pStyle w:val="BodyText"/>
        <w:spacing w:before="116" w:line="230" w:lineRule="auto"/>
        <w:ind w:left="2260" w:right="185"/>
        <w:rPr>
          <w:rFonts w:ascii="Arial" w:hAnsi="Arial" w:cs="Arial"/>
        </w:rPr>
      </w:pPr>
      <w:hyperlink w:anchor="_bookmark112" w:history="1">
        <w:r w:rsidR="00DA0356">
          <w:rPr>
            <w:rFonts w:ascii="Arial" w:hAnsi="Arial" w:cs="Arial"/>
            <w:color w:val="0000CC"/>
          </w:rPr>
          <w:t>Ví dụ</w:t>
        </w:r>
        <w:r w:rsidR="00C12992" w:rsidRPr="001058B5">
          <w:rPr>
            <w:rFonts w:ascii="Arial" w:hAnsi="Arial" w:cs="Arial"/>
            <w:color w:val="0000CC"/>
          </w:rPr>
          <w:t xml:space="preserve"> 2–3 </w:t>
        </w:r>
      </w:hyperlink>
      <w:r w:rsidR="00C12992" w:rsidRPr="001058B5">
        <w:rPr>
          <w:rFonts w:ascii="Arial" w:hAnsi="Arial" w:cs="Arial"/>
        </w:rPr>
        <w:t>s</w:t>
      </w:r>
      <w:r w:rsidR="00DA0356">
        <w:rPr>
          <w:rFonts w:ascii="Arial" w:hAnsi="Arial" w:cs="Arial"/>
        </w:rPr>
        <w:t>cho thấy cách để sử dụng</w:t>
      </w:r>
      <w:r w:rsidR="00C12992" w:rsidRPr="001058B5">
        <w:rPr>
          <w:rFonts w:ascii="Arial" w:hAnsi="Arial" w:cs="Arial"/>
        </w:rPr>
        <w:t xml:space="preserve"> </w:t>
      </w:r>
      <w:r w:rsidR="00C12992" w:rsidRPr="00DA0356">
        <w:rPr>
          <w:rFonts w:ascii="Courier New" w:hAnsi="Courier New" w:cs="Courier New"/>
        </w:rPr>
        <w:t>ORAPWD</w:t>
      </w:r>
      <w:r w:rsidR="00DA0356">
        <w:rPr>
          <w:rFonts w:ascii="Arial" w:hAnsi="Arial" w:cs="Arial"/>
        </w:rPr>
        <w:t xml:space="preserve"> để tạo một file mật khẩu cái mà có một mật khẩu mới cho SYS</w:t>
      </w:r>
      <w:r w:rsidR="00C12992" w:rsidRPr="001058B5">
        <w:rPr>
          <w:rFonts w:ascii="Arial" w:hAnsi="Arial" w:cs="Arial"/>
        </w:rPr>
        <w:t xml:space="preserve">. </w:t>
      </w:r>
      <w:r w:rsidR="00DA0356">
        <w:rPr>
          <w:rFonts w:ascii="Arial" w:hAnsi="Arial" w:cs="Arial"/>
        </w:rPr>
        <w:t xml:space="preserve">Trong ví dụ này, mật khẩu mới sẽ được lưu trữ trong file mật khẩu được gọi là </w:t>
      </w:r>
      <w:bookmarkStart w:id="123" w:name="_bookmark111"/>
      <w:bookmarkEnd w:id="123"/>
      <w:r w:rsidR="00C12992" w:rsidRPr="00DA0356">
        <w:rPr>
          <w:rFonts w:ascii="Courier New" w:hAnsi="Courier New" w:cs="Courier New"/>
        </w:rPr>
        <w:t>orapworcl</w:t>
      </w:r>
      <w:r w:rsidR="00C12992" w:rsidRPr="001058B5">
        <w:rPr>
          <w:rFonts w:ascii="Arial" w:hAnsi="Arial" w:cs="Arial"/>
        </w:rPr>
        <w:t>.</w:t>
      </w:r>
      <w:r w:rsidR="00C12992" w:rsidRPr="001058B5">
        <w:rPr>
          <w:rFonts w:ascii="Arial" w:hAnsi="Arial" w:cs="Arial"/>
          <w:spacing w:val="-33"/>
        </w:rPr>
        <w:t xml:space="preserve"> </w:t>
      </w:r>
      <w:r w:rsidR="00C12992" w:rsidRPr="001058B5">
        <w:rPr>
          <w:rFonts w:ascii="Arial" w:hAnsi="Arial" w:cs="Arial"/>
        </w:rPr>
        <w:t>(</w:t>
      </w:r>
      <w:r w:rsidR="00DA0356">
        <w:rPr>
          <w:rFonts w:ascii="Arial" w:hAnsi="Arial" w:cs="Arial"/>
        </w:rPr>
        <w:t xml:space="preserve"> Nếu file mật khẩu đã tồn tại, thì mỗi lỗi </w:t>
      </w:r>
      <w:r w:rsidR="00C12992" w:rsidRPr="001058B5">
        <w:rPr>
          <w:rFonts w:ascii="Arial" w:hAnsi="Arial" w:cs="Arial"/>
          <w:spacing w:val="-33"/>
        </w:rPr>
        <w:t xml:space="preserve"> </w:t>
      </w:r>
      <w:r w:rsidR="00C12992" w:rsidRPr="001058B5">
        <w:rPr>
          <w:rFonts w:ascii="Arial" w:hAnsi="Arial" w:cs="Arial"/>
        </w:rPr>
        <w:t>OPW-00005:</w:t>
      </w:r>
      <w:r w:rsidR="00C12992" w:rsidRPr="001058B5">
        <w:rPr>
          <w:rFonts w:ascii="Arial" w:hAnsi="Arial" w:cs="Arial"/>
          <w:spacing w:val="-84"/>
        </w:rPr>
        <w:t xml:space="preserve"> </w:t>
      </w:r>
      <w:r w:rsidR="00C12992" w:rsidRPr="00DA0356">
        <w:rPr>
          <w:rFonts w:ascii="Courier New" w:hAnsi="Courier New" w:cs="Courier New"/>
        </w:rPr>
        <w:t>File with</w:t>
      </w:r>
      <w:r w:rsidR="00C12992" w:rsidRPr="00DA0356">
        <w:rPr>
          <w:rFonts w:ascii="Courier New" w:hAnsi="Courier New" w:cs="Courier New"/>
          <w:spacing w:val="-69"/>
        </w:rPr>
        <w:t xml:space="preserve"> </w:t>
      </w:r>
      <w:r w:rsidR="00C12992" w:rsidRPr="00DA0356">
        <w:rPr>
          <w:rFonts w:ascii="Courier New" w:hAnsi="Courier New" w:cs="Courier New"/>
        </w:rPr>
        <w:t>same</w:t>
      </w:r>
      <w:r w:rsidR="00C12992" w:rsidRPr="00DA0356">
        <w:rPr>
          <w:rFonts w:ascii="Courier New" w:hAnsi="Courier New" w:cs="Courier New"/>
          <w:spacing w:val="-68"/>
        </w:rPr>
        <w:t xml:space="preserve"> </w:t>
      </w:r>
      <w:r w:rsidR="00C12992" w:rsidRPr="00DA0356">
        <w:rPr>
          <w:rFonts w:ascii="Courier New" w:hAnsi="Courier New" w:cs="Courier New"/>
        </w:rPr>
        <w:t>name</w:t>
      </w:r>
      <w:r w:rsidR="00C12992" w:rsidRPr="00DA0356">
        <w:rPr>
          <w:rFonts w:ascii="Courier New" w:hAnsi="Courier New" w:cs="Courier New"/>
          <w:spacing w:val="-68"/>
        </w:rPr>
        <w:t xml:space="preserve"> </w:t>
      </w:r>
      <w:r w:rsidR="00C12992" w:rsidRPr="00DA0356">
        <w:rPr>
          <w:rFonts w:ascii="Courier New" w:hAnsi="Courier New" w:cs="Courier New"/>
        </w:rPr>
        <w:t>exists</w:t>
      </w:r>
      <w:r w:rsidR="00C12992" w:rsidRPr="00DA0356">
        <w:rPr>
          <w:rFonts w:ascii="Courier New" w:hAnsi="Courier New" w:cs="Courier New"/>
          <w:spacing w:val="-68"/>
        </w:rPr>
        <w:t xml:space="preserve"> </w:t>
      </w:r>
      <w:r w:rsidR="00C12992" w:rsidRPr="00DA0356">
        <w:rPr>
          <w:rFonts w:ascii="Courier New" w:hAnsi="Courier New" w:cs="Courier New"/>
        </w:rPr>
        <w:t>-</w:t>
      </w:r>
      <w:r w:rsidR="00C12992" w:rsidRPr="00DA0356">
        <w:rPr>
          <w:rFonts w:ascii="Courier New" w:hAnsi="Courier New" w:cs="Courier New"/>
          <w:spacing w:val="-68"/>
        </w:rPr>
        <w:t xml:space="preserve"> </w:t>
      </w:r>
      <w:r w:rsidR="00C12992" w:rsidRPr="00DA0356">
        <w:rPr>
          <w:rFonts w:ascii="Courier New" w:hAnsi="Courier New" w:cs="Courier New"/>
        </w:rPr>
        <w:t>please</w:t>
      </w:r>
      <w:r w:rsidR="00C12992" w:rsidRPr="00DA0356">
        <w:rPr>
          <w:rFonts w:ascii="Courier New" w:hAnsi="Courier New" w:cs="Courier New"/>
          <w:spacing w:val="-68"/>
        </w:rPr>
        <w:t xml:space="preserve"> </w:t>
      </w:r>
      <w:r w:rsidR="00C12992" w:rsidRPr="00DA0356">
        <w:rPr>
          <w:rFonts w:ascii="Courier New" w:hAnsi="Courier New" w:cs="Courier New"/>
        </w:rPr>
        <w:t>delete</w:t>
      </w:r>
      <w:r w:rsidR="00C12992" w:rsidRPr="00DA0356">
        <w:rPr>
          <w:rFonts w:ascii="Courier New" w:hAnsi="Courier New" w:cs="Courier New"/>
          <w:spacing w:val="-69"/>
        </w:rPr>
        <w:t xml:space="preserve"> </w:t>
      </w:r>
      <w:r w:rsidR="00C12992" w:rsidRPr="00DA0356">
        <w:rPr>
          <w:rFonts w:ascii="Courier New" w:hAnsi="Courier New" w:cs="Courier New"/>
        </w:rPr>
        <w:t>or</w:t>
      </w:r>
      <w:r w:rsidR="00C12992" w:rsidRPr="00DA0356">
        <w:rPr>
          <w:rFonts w:ascii="Courier New" w:hAnsi="Courier New" w:cs="Courier New"/>
          <w:spacing w:val="-68"/>
        </w:rPr>
        <w:t xml:space="preserve"> </w:t>
      </w:r>
      <w:r w:rsidR="00C12992" w:rsidRPr="00DA0356">
        <w:rPr>
          <w:rFonts w:ascii="Courier New" w:hAnsi="Courier New" w:cs="Courier New"/>
        </w:rPr>
        <w:t>rename</w:t>
      </w:r>
      <w:r w:rsidR="00DA0356">
        <w:rPr>
          <w:rFonts w:ascii="Courier New" w:hAnsi="Courier New" w:cs="Courier New"/>
          <w:spacing w:val="-99"/>
        </w:rPr>
        <w:t xml:space="preserve"> </w:t>
      </w:r>
      <w:r w:rsidR="00C12992" w:rsidRPr="00DA0356">
        <w:rPr>
          <w:rFonts w:ascii="Arial" w:hAnsi="Arial" w:cs="Arial"/>
        </w:rPr>
        <w:t>e</w:t>
      </w:r>
      <w:r w:rsidR="00DA0356">
        <w:rPr>
          <w:rFonts w:ascii="Arial" w:hAnsi="Arial" w:cs="Arial"/>
        </w:rPr>
        <w:t>lỗi này cảnh báo bạn vì thế bạn có thể chọn một tên khác. Nếu bạn muốn ghi đè lên file mật khẩu hiện tại, thì thêm vào argument</w:t>
      </w:r>
      <w:r w:rsidR="00C12992" w:rsidRPr="001058B5">
        <w:rPr>
          <w:rFonts w:ascii="Arial" w:hAnsi="Arial" w:cs="Arial"/>
          <w:spacing w:val="-5"/>
        </w:rPr>
        <w:t xml:space="preserve"> </w:t>
      </w:r>
      <w:r w:rsidR="00C12992" w:rsidRPr="00DA0356">
        <w:rPr>
          <w:rFonts w:ascii="Courier New" w:hAnsi="Courier New" w:cs="Courier New"/>
        </w:rPr>
        <w:t>force=y</w:t>
      </w:r>
      <w:r w:rsidR="00C12992" w:rsidRPr="00DA0356">
        <w:rPr>
          <w:rFonts w:ascii="Courier New" w:hAnsi="Courier New" w:cs="Courier New"/>
          <w:spacing w:val="-82"/>
        </w:rPr>
        <w:t xml:space="preserve"> </w:t>
      </w:r>
      <w:r w:rsidR="00DA0356">
        <w:rPr>
          <w:rFonts w:ascii="Arial" w:hAnsi="Arial" w:cs="Arial"/>
        </w:rPr>
        <w:t>vào lệnh</w:t>
      </w:r>
      <w:r w:rsidR="00C12992" w:rsidRPr="001058B5">
        <w:rPr>
          <w:rFonts w:ascii="Arial" w:hAnsi="Arial" w:cs="Arial"/>
          <w:spacing w:val="-4"/>
        </w:rPr>
        <w:t xml:space="preserve"> </w:t>
      </w:r>
      <w:r w:rsidR="00C12992" w:rsidRPr="00DA0356">
        <w:rPr>
          <w:rFonts w:ascii="Courier New" w:hAnsi="Courier New" w:cs="Courier New"/>
        </w:rPr>
        <w:t>ORAPWD</w:t>
      </w:r>
      <w:r w:rsidR="00C12992" w:rsidRPr="001058B5">
        <w:rPr>
          <w:rFonts w:ascii="Arial" w:hAnsi="Arial" w:cs="Arial"/>
        </w:rPr>
        <w:t>.)</w:t>
      </w:r>
    </w:p>
    <w:p w14:paraId="37B5A9B6" w14:textId="77777777" w:rsidR="008C539B" w:rsidRPr="001058B5" w:rsidRDefault="008C539B">
      <w:pPr>
        <w:pStyle w:val="BodyText"/>
        <w:spacing w:before="6"/>
        <w:rPr>
          <w:rFonts w:ascii="Arial" w:hAnsi="Arial" w:cs="Arial"/>
          <w:sz w:val="25"/>
        </w:rPr>
      </w:pPr>
    </w:p>
    <w:p w14:paraId="4F3C6D94" w14:textId="52E165EB" w:rsidR="008C539B" w:rsidRPr="001058B5" w:rsidRDefault="00CA0713">
      <w:pPr>
        <w:ind w:left="2260"/>
        <w:rPr>
          <w:rFonts w:ascii="Arial" w:hAnsi="Arial" w:cs="Arial"/>
          <w:b/>
          <w:i/>
          <w:sz w:val="18"/>
        </w:rPr>
      </w:pPr>
      <w:bookmarkStart w:id="124" w:name="_bookmark112"/>
      <w:bookmarkEnd w:id="124"/>
      <w:r>
        <w:rPr>
          <w:rFonts w:ascii="Arial" w:hAnsi="Arial" w:cs="Arial"/>
          <w:b/>
          <w:i/>
          <w:sz w:val="18"/>
        </w:rPr>
        <w:t>Ví dụ</w:t>
      </w:r>
      <w:r w:rsidR="00C12992" w:rsidRPr="001058B5">
        <w:rPr>
          <w:rFonts w:ascii="Arial" w:hAnsi="Arial" w:cs="Arial"/>
          <w:b/>
          <w:i/>
          <w:sz w:val="18"/>
        </w:rPr>
        <w:t xml:space="preserve"> 2–3 </w:t>
      </w:r>
      <w:r>
        <w:rPr>
          <w:rFonts w:ascii="Arial" w:hAnsi="Arial" w:cs="Arial"/>
          <w:b/>
          <w:i/>
          <w:sz w:val="18"/>
        </w:rPr>
        <w:t xml:space="preserve">Sử dụng </w:t>
      </w:r>
      <w:r w:rsidR="00C12992" w:rsidRPr="001058B5">
        <w:rPr>
          <w:rFonts w:ascii="Arial" w:hAnsi="Arial" w:cs="Arial"/>
          <w:b/>
          <w:i/>
          <w:sz w:val="18"/>
        </w:rPr>
        <w:t xml:space="preserve">ORAPWD </w:t>
      </w:r>
      <w:r>
        <w:rPr>
          <w:rFonts w:ascii="Arial" w:hAnsi="Arial" w:cs="Arial"/>
          <w:b/>
          <w:i/>
          <w:sz w:val="18"/>
        </w:rPr>
        <w:t xml:space="preserve"> để thay đổi </w:t>
      </w:r>
      <w:r w:rsidR="00AA2BA0">
        <w:rPr>
          <w:rFonts w:ascii="Arial" w:hAnsi="Arial" w:cs="Arial"/>
          <w:b/>
          <w:i/>
          <w:sz w:val="18"/>
        </w:rPr>
        <w:t>mật khẩu của người dùng SYS</w:t>
      </w:r>
    </w:p>
    <w:p w14:paraId="5C44A506" w14:textId="77777777" w:rsidR="008C539B" w:rsidRPr="001058B5" w:rsidRDefault="00C12992">
      <w:pPr>
        <w:spacing w:before="112"/>
        <w:ind w:left="2260"/>
        <w:rPr>
          <w:rFonts w:ascii="Arial" w:hAnsi="Arial" w:cs="Arial"/>
          <w:sz w:val="18"/>
        </w:rPr>
      </w:pPr>
      <w:r w:rsidRPr="001058B5">
        <w:rPr>
          <w:rFonts w:ascii="Arial" w:hAnsi="Arial" w:cs="Arial"/>
          <w:w w:val="95"/>
          <w:sz w:val="18"/>
        </w:rPr>
        <w:t>orapwd file='orapworcl'</w:t>
      </w:r>
    </w:p>
    <w:p w14:paraId="507BC459" w14:textId="77777777" w:rsidR="008C539B" w:rsidRPr="001058B5" w:rsidRDefault="00C12992">
      <w:pPr>
        <w:spacing w:before="16"/>
        <w:ind w:left="2260"/>
        <w:rPr>
          <w:rFonts w:ascii="Arial" w:hAnsi="Arial" w:cs="Arial"/>
          <w:i/>
          <w:sz w:val="18"/>
        </w:rPr>
      </w:pPr>
      <w:r w:rsidRPr="001058B5">
        <w:rPr>
          <w:rFonts w:ascii="Arial" w:hAnsi="Arial" w:cs="Arial"/>
          <w:w w:val="95"/>
          <w:sz w:val="18"/>
        </w:rPr>
        <w:t>Enter password for SYS:</w:t>
      </w:r>
      <w:r w:rsidRPr="001058B5">
        <w:rPr>
          <w:rFonts w:ascii="Arial" w:hAnsi="Arial" w:cs="Arial"/>
          <w:spacing w:val="-71"/>
          <w:w w:val="95"/>
          <w:sz w:val="18"/>
        </w:rPr>
        <w:t xml:space="preserve"> </w:t>
      </w:r>
      <w:r w:rsidRPr="001058B5">
        <w:rPr>
          <w:rFonts w:ascii="Arial" w:hAnsi="Arial" w:cs="Arial"/>
          <w:i/>
          <w:w w:val="95"/>
          <w:sz w:val="18"/>
        </w:rPr>
        <w:t>new_password</w:t>
      </w:r>
    </w:p>
    <w:p w14:paraId="37287D1F" w14:textId="77777777" w:rsidR="008C539B" w:rsidRPr="001058B5" w:rsidRDefault="008C539B">
      <w:pPr>
        <w:pStyle w:val="BodyText"/>
        <w:spacing w:before="2"/>
        <w:rPr>
          <w:rFonts w:ascii="Arial" w:hAnsi="Arial" w:cs="Arial"/>
          <w:i/>
          <w:sz w:val="18"/>
        </w:rPr>
      </w:pPr>
    </w:p>
    <w:p w14:paraId="2754F298" w14:textId="50325D20" w:rsidR="008C539B" w:rsidRPr="001058B5" w:rsidRDefault="00AA2BA0">
      <w:pPr>
        <w:spacing w:line="232" w:lineRule="auto"/>
        <w:ind w:left="2979" w:right="887"/>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w:t>
      </w:r>
      <w:r w:rsidR="00C12992" w:rsidRPr="001058B5">
        <w:rPr>
          <w:rFonts w:ascii="Arial" w:hAnsi="Arial" w:cs="Arial"/>
          <w:spacing w:val="-18"/>
          <w:sz w:val="20"/>
        </w:rPr>
        <w:t xml:space="preserve"> </w:t>
      </w:r>
      <w:r w:rsidR="00C12992" w:rsidRPr="001058B5">
        <w:rPr>
          <w:rFonts w:ascii="Arial" w:hAnsi="Arial" w:cs="Arial"/>
          <w:sz w:val="20"/>
        </w:rPr>
        <w:t>about</w:t>
      </w:r>
      <w:r w:rsidR="00C12992" w:rsidRPr="001058B5">
        <w:rPr>
          <w:rFonts w:ascii="Arial" w:hAnsi="Arial" w:cs="Arial"/>
          <w:spacing w:val="-17"/>
          <w:sz w:val="20"/>
        </w:rPr>
        <w:t xml:space="preserve"> </w:t>
      </w:r>
      <w:r w:rsidR="00C12992" w:rsidRPr="001058B5">
        <w:rPr>
          <w:rFonts w:ascii="Arial" w:hAnsi="Arial" w:cs="Arial"/>
          <w:sz w:val="20"/>
        </w:rPr>
        <w:t>the</w:t>
      </w:r>
      <w:r w:rsidR="00C12992" w:rsidRPr="001058B5">
        <w:rPr>
          <w:rFonts w:ascii="Arial" w:hAnsi="Arial" w:cs="Arial"/>
          <w:spacing w:val="-17"/>
          <w:sz w:val="20"/>
        </w:rPr>
        <w:t xml:space="preserve"> </w:t>
      </w:r>
      <w:r w:rsidR="00C12992" w:rsidRPr="0054036F">
        <w:rPr>
          <w:rFonts w:ascii="Courier New" w:hAnsi="Courier New" w:cs="Courier New"/>
          <w:sz w:val="20"/>
        </w:rPr>
        <w:t>orapwd</w:t>
      </w:r>
      <w:r w:rsidR="00C12992" w:rsidRPr="0054036F">
        <w:rPr>
          <w:rFonts w:ascii="Arial" w:hAnsi="Arial" w:cs="Arial"/>
          <w:sz w:val="20"/>
        </w:rPr>
        <w:t xml:space="preserve"> </w:t>
      </w:r>
      <w:r w:rsidR="00C12992" w:rsidRPr="001058B5">
        <w:rPr>
          <w:rFonts w:ascii="Arial" w:hAnsi="Arial" w:cs="Arial"/>
          <w:sz w:val="20"/>
        </w:rPr>
        <w:t>command</w:t>
      </w:r>
      <w:r w:rsidR="00C12992" w:rsidRPr="001058B5">
        <w:rPr>
          <w:rFonts w:ascii="Arial" w:hAnsi="Arial" w:cs="Arial"/>
          <w:spacing w:val="-17"/>
          <w:sz w:val="20"/>
        </w:rPr>
        <w:t xml:space="preserve"> </w:t>
      </w:r>
      <w:r w:rsidR="00C12992" w:rsidRPr="001058B5">
        <w:rPr>
          <w:rFonts w:ascii="Arial" w:hAnsi="Arial" w:cs="Arial"/>
          <w:sz w:val="20"/>
        </w:rPr>
        <w:t>syntax</w:t>
      </w:r>
      <w:r w:rsidR="00C12992" w:rsidRPr="001058B5">
        <w:rPr>
          <w:rFonts w:ascii="Arial" w:hAnsi="Arial" w:cs="Arial"/>
          <w:spacing w:val="-17"/>
          <w:sz w:val="20"/>
        </w:rPr>
        <w:t xml:space="preserve"> </w:t>
      </w:r>
      <w:r w:rsidR="00C12992" w:rsidRPr="001058B5">
        <w:rPr>
          <w:rFonts w:ascii="Arial" w:hAnsi="Arial" w:cs="Arial"/>
          <w:sz w:val="20"/>
        </w:rPr>
        <w:t>and</w:t>
      </w:r>
      <w:r w:rsidR="00C12992" w:rsidRPr="001058B5">
        <w:rPr>
          <w:rFonts w:ascii="Arial" w:hAnsi="Arial" w:cs="Arial"/>
          <w:spacing w:val="-17"/>
          <w:sz w:val="20"/>
        </w:rPr>
        <w:t xml:space="preserve"> </w:t>
      </w:r>
      <w:r w:rsidR="00C12992" w:rsidRPr="001058B5">
        <w:rPr>
          <w:rFonts w:ascii="Arial" w:hAnsi="Arial" w:cs="Arial"/>
          <w:sz w:val="20"/>
        </w:rPr>
        <w:t>arguments</w:t>
      </w:r>
    </w:p>
    <w:p w14:paraId="00EB6D04" w14:textId="77777777" w:rsidR="008C539B" w:rsidRPr="001058B5" w:rsidRDefault="008C539B">
      <w:pPr>
        <w:pStyle w:val="BodyText"/>
        <w:spacing w:before="9"/>
        <w:rPr>
          <w:rFonts w:ascii="Arial" w:hAnsi="Arial" w:cs="Arial"/>
          <w:sz w:val="22"/>
        </w:rPr>
      </w:pPr>
    </w:p>
    <w:p w14:paraId="62C1E3FB" w14:textId="74F3FD89" w:rsidR="008C539B" w:rsidRPr="001058B5" w:rsidRDefault="008E7AD9">
      <w:pPr>
        <w:pStyle w:val="Heading3"/>
      </w:pPr>
      <w:bookmarkStart w:id="125" w:name="Configuring_User_Resource_Limits"/>
      <w:bookmarkStart w:id="126" w:name="_bookmark113"/>
      <w:bookmarkEnd w:id="125"/>
      <w:bookmarkEnd w:id="126"/>
      <w:r>
        <w:t>Cấu hình các giới hạn tài nguyên người dùng</w:t>
      </w:r>
    </w:p>
    <w:p w14:paraId="4353F07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63E150D" w14:textId="77777777" w:rsidR="008C539B" w:rsidRPr="001058B5" w:rsidRDefault="008D1AB8" w:rsidP="006F7931">
      <w:pPr>
        <w:pStyle w:val="ListParagraph"/>
        <w:numPr>
          <w:ilvl w:val="0"/>
          <w:numId w:val="132"/>
        </w:numPr>
        <w:tabs>
          <w:tab w:val="left" w:pos="2620"/>
        </w:tabs>
        <w:rPr>
          <w:rFonts w:ascii="Arial" w:hAnsi="Arial" w:cs="Arial"/>
          <w:sz w:val="20"/>
        </w:rPr>
      </w:pPr>
      <w:hyperlink w:anchor="_bookmark114" w:history="1">
        <w:r w:rsidR="00C12992" w:rsidRPr="001058B5">
          <w:rPr>
            <w:rFonts w:ascii="Arial" w:hAnsi="Arial" w:cs="Arial"/>
            <w:color w:val="0000CC"/>
            <w:sz w:val="20"/>
          </w:rPr>
          <w:t>About User Resource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Limits</w:t>
        </w:r>
      </w:hyperlink>
    </w:p>
    <w:p w14:paraId="16BA5031" w14:textId="77777777" w:rsidR="008C539B" w:rsidRPr="001058B5" w:rsidRDefault="008D1AB8" w:rsidP="006F7931">
      <w:pPr>
        <w:pStyle w:val="ListParagraph"/>
        <w:numPr>
          <w:ilvl w:val="0"/>
          <w:numId w:val="132"/>
        </w:numPr>
        <w:tabs>
          <w:tab w:val="left" w:pos="2620"/>
        </w:tabs>
        <w:spacing w:before="112"/>
        <w:rPr>
          <w:rFonts w:ascii="Arial" w:hAnsi="Arial" w:cs="Arial"/>
          <w:sz w:val="20"/>
        </w:rPr>
      </w:pPr>
      <w:hyperlink w:anchor="_bookmark117"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System Resources and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04A331AF" w14:textId="77777777" w:rsidR="008C539B" w:rsidRPr="001058B5" w:rsidRDefault="008D1AB8" w:rsidP="006F7931">
      <w:pPr>
        <w:pStyle w:val="ListParagraph"/>
        <w:numPr>
          <w:ilvl w:val="0"/>
          <w:numId w:val="132"/>
        </w:numPr>
        <w:tabs>
          <w:tab w:val="left" w:pos="2620"/>
        </w:tabs>
        <w:rPr>
          <w:rFonts w:ascii="Arial" w:hAnsi="Arial" w:cs="Arial"/>
          <w:sz w:val="20"/>
        </w:rPr>
      </w:pPr>
      <w:hyperlink w:anchor="_bookmark136" w:history="1">
        <w:r w:rsidR="00C12992" w:rsidRPr="001058B5">
          <w:rPr>
            <w:rFonts w:ascii="Arial" w:hAnsi="Arial" w:cs="Arial"/>
            <w:color w:val="0000CC"/>
            <w:sz w:val="20"/>
          </w:rPr>
          <w:t xml:space="preserve">Determining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for Resource Limits of</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Profiles</w:t>
        </w:r>
      </w:hyperlink>
    </w:p>
    <w:p w14:paraId="03B5BDCD" w14:textId="77777777" w:rsidR="008C539B" w:rsidRPr="001058B5" w:rsidRDefault="008D1AB8" w:rsidP="006F7931">
      <w:pPr>
        <w:pStyle w:val="ListParagraph"/>
        <w:numPr>
          <w:ilvl w:val="0"/>
          <w:numId w:val="132"/>
        </w:numPr>
        <w:tabs>
          <w:tab w:val="left" w:pos="2620"/>
        </w:tabs>
        <w:spacing w:before="112"/>
        <w:rPr>
          <w:rFonts w:ascii="Arial" w:hAnsi="Arial" w:cs="Arial"/>
          <w:sz w:val="20"/>
        </w:rPr>
      </w:pPr>
      <w:hyperlink w:anchor="_bookmark139" w:history="1">
        <w:r w:rsidR="00C12992" w:rsidRPr="001058B5">
          <w:rPr>
            <w:rFonts w:ascii="Arial" w:hAnsi="Arial" w:cs="Arial"/>
            <w:color w:val="0000CC"/>
            <w:sz w:val="20"/>
          </w:rPr>
          <w:t>Managing Resources with</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Profiles</w:t>
        </w:r>
      </w:hyperlink>
    </w:p>
    <w:p w14:paraId="6E3F0FED" w14:textId="77777777" w:rsidR="008C539B" w:rsidRPr="001058B5" w:rsidRDefault="008C539B">
      <w:pPr>
        <w:rPr>
          <w:rFonts w:ascii="Arial" w:hAnsi="Arial" w:cs="Arial"/>
          <w:sz w:val="20"/>
        </w:rPr>
        <w:sectPr w:rsidR="008C539B" w:rsidRPr="001058B5">
          <w:headerReference w:type="even" r:id="rId51"/>
          <w:headerReference w:type="default" r:id="rId52"/>
          <w:pgSz w:w="12240" w:h="15840"/>
          <w:pgMar w:top="840" w:right="1060" w:bottom="860" w:left="1100" w:header="549" w:footer="663" w:gutter="0"/>
          <w:cols w:space="720"/>
        </w:sectPr>
      </w:pPr>
    </w:p>
    <w:p w14:paraId="0452E89E" w14:textId="77777777" w:rsidR="008C539B" w:rsidRPr="001058B5" w:rsidRDefault="008C539B">
      <w:pPr>
        <w:pStyle w:val="BodyText"/>
        <w:spacing w:before="2"/>
        <w:rPr>
          <w:rFonts w:ascii="Arial" w:hAnsi="Arial" w:cs="Arial"/>
          <w:sz w:val="23"/>
        </w:rPr>
      </w:pPr>
    </w:p>
    <w:p w14:paraId="7BB2B010" w14:textId="77777777" w:rsidR="008C539B" w:rsidRPr="001058B5" w:rsidRDefault="00C12992">
      <w:pPr>
        <w:pStyle w:val="Heading4"/>
        <w:spacing w:before="107"/>
        <w:ind w:left="100"/>
      </w:pPr>
      <w:bookmarkStart w:id="127" w:name="About_User_Resource_Limits"/>
      <w:bookmarkStart w:id="128" w:name="_bookmark114"/>
      <w:bookmarkEnd w:id="127"/>
      <w:bookmarkEnd w:id="128"/>
      <w:r w:rsidRPr="001058B5">
        <w:t>About User R</w:t>
      </w:r>
      <w:bookmarkStart w:id="129" w:name="_bookmark115"/>
      <w:bookmarkEnd w:id="129"/>
      <w:r w:rsidRPr="001058B5">
        <w:t>esource Limits</w:t>
      </w:r>
    </w:p>
    <w:p w14:paraId="11195EA2" w14:textId="074EA9D6" w:rsidR="008C539B" w:rsidRPr="001058B5" w:rsidRDefault="00171445">
      <w:pPr>
        <w:pStyle w:val="BodyText"/>
        <w:spacing w:before="79" w:line="232" w:lineRule="auto"/>
        <w:ind w:left="1660" w:right="739"/>
        <w:rPr>
          <w:rFonts w:ascii="Arial" w:hAnsi="Arial" w:cs="Arial"/>
        </w:rPr>
      </w:pPr>
      <w:r w:rsidRPr="00171445">
        <w:rPr>
          <w:rFonts w:ascii="Arial" w:hAnsi="Arial" w:cs="Arial"/>
        </w:rPr>
        <w:t xml:space="preserve">Bạn có thể thiết lập các giới hạn trên mốt số lượng các tài nguyên khả dụng hệ thống khác nhau đối với mỗi người dùng như là một phần của miền bảo mật của người dùng đó. Bằng cách làm như thế, bạn có thể tránh khỏi sự tiêu sự không kiểm soát các tài nguyên hệ thống quý giá như là CPU time. Để thiết lập các giới hạn tài nguyên, bạn sử dụng Database Resource Manager, cái mà được mô tả trong </w:t>
      </w:r>
      <w:r w:rsidR="00C12992" w:rsidRPr="001058B5">
        <w:rPr>
          <w:rFonts w:ascii="Arial" w:hAnsi="Arial" w:cs="Arial"/>
          <w:i/>
        </w:rPr>
        <w:t>Oracle Database Administrator's Guide</w:t>
      </w:r>
      <w:r w:rsidR="00C12992" w:rsidRPr="001058B5">
        <w:rPr>
          <w:rFonts w:ascii="Arial" w:hAnsi="Arial" w:cs="Arial"/>
        </w:rPr>
        <w:t>.</w:t>
      </w:r>
    </w:p>
    <w:p w14:paraId="15503A68" w14:textId="2A4B5047" w:rsidR="008C539B" w:rsidRPr="001058B5" w:rsidRDefault="00171445">
      <w:pPr>
        <w:pStyle w:val="BodyText"/>
        <w:spacing w:before="114" w:line="232" w:lineRule="auto"/>
        <w:ind w:left="1660" w:right="984"/>
        <w:rPr>
          <w:rFonts w:ascii="Arial" w:hAnsi="Arial" w:cs="Arial"/>
        </w:rPr>
      </w:pPr>
      <w:r w:rsidRPr="00171445">
        <w:rPr>
          <w:rFonts w:ascii="Arial" w:hAnsi="Arial" w:cs="Arial"/>
        </w:rPr>
        <w:t>Tính năng giới hạn tài nguyên là rất hữu dụng trong các hệ thống lớn, đa người dùng, nơi mà các tài nguyên hệ thống là rất đắt đỏ. Sự tiêu thục quá mức các tài nguyên bởi một hoặc nhiều người dùng có thể ảnh hưởng bất ngờ đến các người dùng khác trong cơ sở dữ liệu. Trong các hệ thống cơ sở dữ liệu một người dùng hoặc đa người dùng quy mô nhỏ, tính năng tài nguyên hệ thống là không quan trọng, bởi vì sự tiêu thụ tài nguyên hệ thống của người là rất ít để dẫn đến ảnh hưởng bất ngờ.</w:t>
      </w:r>
      <w:r w:rsidR="00C12992" w:rsidRPr="001058B5">
        <w:rPr>
          <w:rFonts w:ascii="Arial" w:hAnsi="Arial" w:cs="Arial"/>
        </w:rPr>
        <w:t>.</w:t>
      </w:r>
    </w:p>
    <w:p w14:paraId="41DD5B2F" w14:textId="7F6FE5E2" w:rsidR="008C539B" w:rsidRPr="001058B5" w:rsidRDefault="00203AC6">
      <w:pPr>
        <w:pStyle w:val="BodyText"/>
        <w:spacing w:before="114" w:line="232" w:lineRule="auto"/>
        <w:ind w:left="1659" w:right="700"/>
        <w:rPr>
          <w:rFonts w:ascii="Arial" w:hAnsi="Arial" w:cs="Arial"/>
        </w:rPr>
      </w:pPr>
      <w:r w:rsidRPr="00203AC6">
        <w:rPr>
          <w:rFonts w:ascii="Arial" w:hAnsi="Arial" w:cs="Arial"/>
        </w:rPr>
        <w:t>Bạn quản lý các giới hạn tài nguyên người dùng bằng cách sử dụng Database Resource Manager. Bạn có thể thiết lập tùy chọn quản lý mật khẩu sử dụng profile, hoặc thiết lập riêng lẻ hoặc sử dụng profile mặc định cho rất nhiều người dùng. Mỗi cơ sở dữ liệu Oracle có thể có một số lượng không giới hạn các profile.Cơ sở dữ liệu Oracle cho phép nhà quản trị bảo mật cho phép hoặc không cho phép các giới hạn thực thi của tài nguyyên profile một cách phổ</w:t>
      </w:r>
      <w:r>
        <w:rPr>
          <w:rFonts w:ascii="Arial" w:hAnsi="Arial" w:cs="Arial"/>
        </w:rPr>
        <w:t xml:space="preserve"> thông</w:t>
      </w:r>
      <w:r w:rsidR="00C12992" w:rsidRPr="001058B5">
        <w:rPr>
          <w:rFonts w:ascii="Arial" w:hAnsi="Arial" w:cs="Arial"/>
        </w:rPr>
        <w:t>.</w:t>
      </w:r>
    </w:p>
    <w:p w14:paraId="63FFE4C7" w14:textId="6C90231E" w:rsidR="008C539B" w:rsidRPr="001058B5" w:rsidRDefault="002C06AD">
      <w:pPr>
        <w:pStyle w:val="BodyText"/>
        <w:spacing w:before="115" w:line="232" w:lineRule="auto"/>
        <w:ind w:left="1660" w:right="700"/>
        <w:rPr>
          <w:rFonts w:ascii="Arial" w:hAnsi="Arial" w:cs="Arial"/>
        </w:rPr>
      </w:pPr>
      <w:r w:rsidRPr="002C06AD">
        <w:rPr>
          <w:rFonts w:ascii="Arial" w:hAnsi="Arial" w:cs="Arial"/>
        </w:rPr>
        <w:t>Thiết lập giới hạn tài nguyên gây ra một sự suy giảm hiệu suất nhẹ khi các người dùng tạo các phiên làm việc, bởi vì cơ sở dữ liệu Oracle nạp tất cả giới hạn dữ liệu tài nguyên cho mỗi người dùng khi mỗi kết nối đến cơ sở dữ liệu</w:t>
      </w:r>
      <w:r w:rsidR="00C12992" w:rsidRPr="001058B5">
        <w:rPr>
          <w:rFonts w:ascii="Arial" w:hAnsi="Arial" w:cs="Arial"/>
        </w:rPr>
        <w:t>.</w:t>
      </w:r>
    </w:p>
    <w:p w14:paraId="6AF883CD" w14:textId="22834C9B" w:rsidR="008C539B" w:rsidRPr="001058B5" w:rsidRDefault="002C06AD">
      <w:pPr>
        <w:spacing w:before="210" w:line="232" w:lineRule="auto"/>
        <w:ind w:left="2379" w:right="1456"/>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 about managing resources</w:t>
      </w:r>
    </w:p>
    <w:p w14:paraId="5AE543AF" w14:textId="77777777" w:rsidR="008C539B" w:rsidRPr="001058B5" w:rsidRDefault="008C539B">
      <w:pPr>
        <w:pStyle w:val="BodyText"/>
        <w:spacing w:before="11"/>
        <w:rPr>
          <w:rFonts w:ascii="Arial" w:hAnsi="Arial" w:cs="Arial"/>
        </w:rPr>
      </w:pPr>
    </w:p>
    <w:p w14:paraId="2862864A" w14:textId="77777777" w:rsidR="008C539B" w:rsidRPr="001058B5" w:rsidRDefault="00C12992">
      <w:pPr>
        <w:pStyle w:val="Heading4"/>
        <w:ind w:left="100"/>
      </w:pPr>
      <w:bookmarkStart w:id="130" w:name="Types_of_System_Resources_and_Limits"/>
      <w:bookmarkStart w:id="131" w:name="_bookmark117"/>
      <w:bookmarkEnd w:id="130"/>
      <w:bookmarkEnd w:id="131"/>
      <w:r w:rsidRPr="001058B5">
        <w:t>Types of Syste</w:t>
      </w:r>
      <w:bookmarkStart w:id="132" w:name="_bookmark118"/>
      <w:bookmarkEnd w:id="132"/>
      <w:r w:rsidRPr="001058B5">
        <w:t>mResources and Limits</w:t>
      </w:r>
    </w:p>
    <w:p w14:paraId="66C68612" w14:textId="20E9F8D0" w:rsidR="008C539B" w:rsidRPr="001058B5" w:rsidRDefault="00C35AE8">
      <w:pPr>
        <w:pStyle w:val="BodyText"/>
        <w:spacing w:before="81" w:line="232" w:lineRule="auto"/>
        <w:ind w:left="1660" w:right="802"/>
        <w:rPr>
          <w:rFonts w:ascii="Arial" w:hAnsi="Arial" w:cs="Arial"/>
        </w:rPr>
      </w:pPr>
      <w:r w:rsidRPr="00C35AE8">
        <w:rPr>
          <w:rFonts w:ascii="Arial" w:hAnsi="Arial" w:cs="Arial"/>
        </w:rPr>
        <w:t>Cơ sở dữ liệu Oracle có thể giới hạn việc sử dụng một số loại tài nguyên hệ thống, bao gồm CPU time và logical reads. Nhìn chung, bạn có thể điều khiểu các tài nguyên này ở tại cấp độ phiên làm viên, call level, hoặc cả hai, được giải thích ở các phần dướ</w:t>
      </w:r>
      <w:r>
        <w:rPr>
          <w:rFonts w:ascii="Arial" w:hAnsi="Arial" w:cs="Arial"/>
        </w:rPr>
        <w:t>i đây</w:t>
      </w:r>
      <w:r w:rsidR="00C12992" w:rsidRPr="001058B5">
        <w:rPr>
          <w:rFonts w:ascii="Arial" w:hAnsi="Arial" w:cs="Arial"/>
        </w:rPr>
        <w:t>:</w:t>
      </w:r>
    </w:p>
    <w:p w14:paraId="69123B6D"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19" w:history="1">
        <w:r w:rsidR="00C12992" w:rsidRPr="001058B5">
          <w:rPr>
            <w:rFonts w:ascii="Arial" w:hAnsi="Arial" w:cs="Arial"/>
            <w:color w:val="0000CC"/>
            <w:sz w:val="20"/>
          </w:rPr>
          <w:t>Limiting the User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Level</w:t>
        </w:r>
      </w:hyperlink>
    </w:p>
    <w:p w14:paraId="7B7EAB19"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21" w:history="1">
        <w:r w:rsidR="00C12992" w:rsidRPr="001058B5">
          <w:rPr>
            <w:rFonts w:ascii="Arial" w:hAnsi="Arial" w:cs="Arial"/>
            <w:color w:val="0000CC"/>
            <w:sz w:val="20"/>
          </w:rPr>
          <w:t>Limiting Database Call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Levels</w:t>
        </w:r>
      </w:hyperlink>
    </w:p>
    <w:p w14:paraId="4576CA81"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23" w:history="1">
        <w:r w:rsidR="00C12992" w:rsidRPr="001058B5">
          <w:rPr>
            <w:rFonts w:ascii="Arial" w:hAnsi="Arial" w:cs="Arial"/>
            <w:color w:val="0000CC"/>
            <w:sz w:val="20"/>
          </w:rPr>
          <w:t>Limiting CPU</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Time</w:t>
        </w:r>
      </w:hyperlink>
    </w:p>
    <w:p w14:paraId="79438A68"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25" w:history="1">
        <w:r w:rsidR="00C12992" w:rsidRPr="001058B5">
          <w:rPr>
            <w:rFonts w:ascii="Arial" w:hAnsi="Arial" w:cs="Arial"/>
            <w:color w:val="0000CC"/>
            <w:sz w:val="20"/>
          </w:rPr>
          <w:t>Limiting Logical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Reads</w:t>
        </w:r>
      </w:hyperlink>
    </w:p>
    <w:p w14:paraId="2F21A5ED"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27" w:history="1">
        <w:r w:rsidR="00C12992" w:rsidRPr="001058B5">
          <w:rPr>
            <w:rFonts w:ascii="Arial" w:hAnsi="Arial" w:cs="Arial"/>
            <w:color w:val="0000CC"/>
            <w:sz w:val="20"/>
          </w:rPr>
          <w:t>Limiting Other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Resources</w:t>
        </w:r>
      </w:hyperlink>
    </w:p>
    <w:p w14:paraId="38E74F89" w14:textId="77777777" w:rsidR="008C539B" w:rsidRPr="001058B5" w:rsidRDefault="008C539B">
      <w:pPr>
        <w:pStyle w:val="BodyText"/>
        <w:spacing w:before="1"/>
        <w:rPr>
          <w:rFonts w:ascii="Arial" w:hAnsi="Arial" w:cs="Arial"/>
          <w:sz w:val="23"/>
        </w:rPr>
      </w:pPr>
    </w:p>
    <w:p w14:paraId="1CE31DD4" w14:textId="77777777" w:rsidR="008C539B" w:rsidRPr="001058B5" w:rsidRDefault="00C12992">
      <w:pPr>
        <w:pStyle w:val="Heading6"/>
        <w:spacing w:before="1"/>
        <w:ind w:left="1660"/>
      </w:pPr>
      <w:bookmarkStart w:id="133" w:name="Limiting_the_User_Session_Level"/>
      <w:bookmarkStart w:id="134" w:name="_bookmark119"/>
      <w:bookmarkStart w:id="135" w:name="_bookmark120"/>
      <w:bookmarkEnd w:id="133"/>
      <w:bookmarkEnd w:id="134"/>
      <w:bookmarkEnd w:id="135"/>
      <w:r w:rsidRPr="001058B5">
        <w:t>Limiting the User Session Level</w:t>
      </w:r>
    </w:p>
    <w:p w14:paraId="4FFC0670" w14:textId="7BA2B049" w:rsidR="008C539B" w:rsidRPr="001058B5" w:rsidRDefault="00D00419">
      <w:pPr>
        <w:pStyle w:val="BodyText"/>
        <w:spacing w:before="55" w:line="232" w:lineRule="auto"/>
        <w:ind w:left="1660" w:right="848"/>
        <w:rPr>
          <w:rFonts w:ascii="Arial" w:hAnsi="Arial" w:cs="Arial"/>
        </w:rPr>
      </w:pPr>
      <w:r w:rsidRPr="00D00419">
        <w:rPr>
          <w:rFonts w:ascii="Arial" w:hAnsi="Arial" w:cs="Arial"/>
        </w:rPr>
        <w:t>Mỗi lần một người dùng kết nối đến một cơ sở dữ liệu, một phiên làm việc được tạo ra. Mỗi phiên làm việc sử dụng CPU time và bộ nhớ trên máy tính cái mà chạy cơ sở dữ liệu Oracle. Bạn có thể thiết lập một vài giới hạn tài nguyên ở cấp độ phiên làm việ</w:t>
      </w:r>
      <w:r>
        <w:rPr>
          <w:rFonts w:ascii="Arial" w:hAnsi="Arial" w:cs="Arial"/>
        </w:rPr>
        <w:t>c</w:t>
      </w:r>
      <w:r w:rsidR="00C12992" w:rsidRPr="001058B5">
        <w:rPr>
          <w:rFonts w:ascii="Arial" w:hAnsi="Arial" w:cs="Arial"/>
        </w:rPr>
        <w:t>.</w:t>
      </w:r>
    </w:p>
    <w:p w14:paraId="128FC7EA" w14:textId="6F870F8C" w:rsidR="008C539B" w:rsidRPr="001058B5" w:rsidRDefault="00891BB3">
      <w:pPr>
        <w:pStyle w:val="BodyText"/>
        <w:spacing w:before="119" w:line="230" w:lineRule="auto"/>
        <w:ind w:left="1659" w:right="773"/>
        <w:rPr>
          <w:rFonts w:ascii="Arial" w:hAnsi="Arial" w:cs="Arial"/>
        </w:rPr>
      </w:pPr>
      <w:r w:rsidRPr="00891BB3">
        <w:rPr>
          <w:rFonts w:ascii="Arial" w:hAnsi="Arial" w:cs="Arial"/>
        </w:rPr>
        <w:t>Nếu một người dùng vượt quá giới hạn tài nguyên ở cấp độ phiên làm việc, thì cơ sở dữ liệu Oracle ngắt (rolls back) câu lệnh hiện tại và trả về thông bán chỉ ra rằng giới hạn phiên làm việc đã vượt mức cho phép. Tại điểmn ày, Các câu lệnh trước đó trong giao tác hiện tại đều nguyên vẹn, và hành động duy nhất mà người dùng có thể thực hiện là COMMIT, ROLLBACK hoặc disconnect (Trong trường hợp này, giao tác hiện tại sẽ được commit). Các hành động khác sẽ sinh ra lỗi. Ngay cả khi giao tác được commit hoặc rolled back, người dùng khnogo thể hoàn thành bất kỳ công việc nào nữa trong phiên làm việc hiện tạ</w:t>
      </w:r>
      <w:r>
        <w:rPr>
          <w:rFonts w:ascii="Arial" w:hAnsi="Arial" w:cs="Arial"/>
        </w:rPr>
        <w:t>i</w:t>
      </w:r>
      <w:r w:rsidR="00C12992" w:rsidRPr="001058B5">
        <w:rPr>
          <w:rFonts w:ascii="Arial" w:hAnsi="Arial" w:cs="Arial"/>
        </w:rPr>
        <w:t>.</w:t>
      </w:r>
    </w:p>
    <w:p w14:paraId="30F50B97"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3CA6072" w14:textId="77777777" w:rsidR="008C539B" w:rsidRPr="001058B5" w:rsidRDefault="008C539B">
      <w:pPr>
        <w:pStyle w:val="BodyText"/>
        <w:spacing w:before="2"/>
        <w:rPr>
          <w:rFonts w:ascii="Arial" w:hAnsi="Arial" w:cs="Arial"/>
          <w:sz w:val="24"/>
        </w:rPr>
      </w:pPr>
    </w:p>
    <w:p w14:paraId="45E2BEEB" w14:textId="77777777" w:rsidR="008C539B" w:rsidRPr="001058B5" w:rsidRDefault="00C12992">
      <w:pPr>
        <w:pStyle w:val="Heading6"/>
        <w:spacing w:before="105"/>
      </w:pPr>
      <w:bookmarkStart w:id="136" w:name="Limiting_Database_Call_Levels"/>
      <w:bookmarkStart w:id="137" w:name="_bookmark121"/>
      <w:bookmarkStart w:id="138" w:name="_bookmark122"/>
      <w:bookmarkEnd w:id="136"/>
      <w:bookmarkEnd w:id="137"/>
      <w:bookmarkEnd w:id="138"/>
      <w:r w:rsidRPr="001058B5">
        <w:t>Limiting Database Call Levels</w:t>
      </w:r>
    </w:p>
    <w:p w14:paraId="26C31E7B" w14:textId="2252586A" w:rsidR="008C539B" w:rsidRPr="001058B5" w:rsidRDefault="006D1451">
      <w:pPr>
        <w:pStyle w:val="BodyText"/>
        <w:spacing w:before="54" w:line="232" w:lineRule="auto"/>
        <w:ind w:left="2260" w:right="130"/>
        <w:rPr>
          <w:rFonts w:ascii="Arial" w:hAnsi="Arial" w:cs="Arial"/>
        </w:rPr>
      </w:pPr>
      <w:r w:rsidRPr="006D1451">
        <w:rPr>
          <w:rFonts w:ascii="Arial" w:hAnsi="Arial" w:cs="Arial"/>
        </w:rPr>
        <w:t>Mỗi lần một người dùng chạy câu lệnh SQL, cơ sở dữ liệu Oracle thực hiện một vài bức để thực hiện câu lệnh. Trong quá trình xử lý, một vài lời gọi được thực hiện đến cơ sở dữ liệu như là một phần của các giai đoạn thực hiện khác nhau. Để tránh bất kỳ một lời gọi bằng cách sử dụng hệ thống quá nhiều, cơ sở dữ liẹu Oracle cho phép bạn thiết lập một vài các giới hạn tài nguyên ở tại cấp độ lời gọ</w:t>
      </w:r>
      <w:r>
        <w:rPr>
          <w:rFonts w:ascii="Arial" w:hAnsi="Arial" w:cs="Arial"/>
        </w:rPr>
        <w:t>i</w:t>
      </w:r>
      <w:r w:rsidR="00C12992" w:rsidRPr="001058B5">
        <w:rPr>
          <w:rFonts w:ascii="Arial" w:hAnsi="Arial" w:cs="Arial"/>
        </w:rPr>
        <w:t>.</w:t>
      </w:r>
    </w:p>
    <w:p w14:paraId="267517BF" w14:textId="7FF6DEAC" w:rsidR="008C539B" w:rsidRPr="001058B5" w:rsidRDefault="00114760">
      <w:pPr>
        <w:pStyle w:val="BodyText"/>
        <w:spacing w:before="116" w:line="232" w:lineRule="auto"/>
        <w:ind w:left="2259" w:right="229"/>
        <w:rPr>
          <w:rFonts w:ascii="Arial" w:hAnsi="Arial" w:cs="Arial"/>
        </w:rPr>
      </w:pPr>
      <w:r w:rsidRPr="00114760">
        <w:rPr>
          <w:rFonts w:ascii="Arial" w:hAnsi="Arial" w:cs="Arial"/>
        </w:rPr>
        <w:t>Nếu một người dùng vượt quá giới hạn tài nguyên ở mức lời gọi, thì cơ sở dữ liệu Oracle tạm dừng quá trình xử lý lệnh, roll back lệnh, và trả về một lỗi. Tuy nhiên, Các câu lệnh trước đó của giao tác hiện tại vẫn còn nguyên vẹnn, và phiên làm việc người dùng vẫn còn được kết nố</w:t>
      </w:r>
      <w:r>
        <w:rPr>
          <w:rFonts w:ascii="Arial" w:hAnsi="Arial" w:cs="Arial"/>
        </w:rPr>
        <w:t>i</w:t>
      </w:r>
      <w:r w:rsidR="00C12992" w:rsidRPr="001058B5">
        <w:rPr>
          <w:rFonts w:ascii="Arial" w:hAnsi="Arial" w:cs="Arial"/>
        </w:rPr>
        <w:t>.</w:t>
      </w:r>
    </w:p>
    <w:p w14:paraId="751CC3AA" w14:textId="77777777" w:rsidR="008C539B" w:rsidRPr="001058B5" w:rsidRDefault="008C539B">
      <w:pPr>
        <w:pStyle w:val="BodyText"/>
        <w:spacing w:before="1"/>
        <w:rPr>
          <w:rFonts w:ascii="Arial" w:hAnsi="Arial" w:cs="Arial"/>
          <w:sz w:val="23"/>
        </w:rPr>
      </w:pPr>
    </w:p>
    <w:p w14:paraId="6B8B4352" w14:textId="77777777" w:rsidR="008C539B" w:rsidRPr="001058B5" w:rsidRDefault="00C12992">
      <w:pPr>
        <w:pStyle w:val="Heading6"/>
      </w:pPr>
      <w:bookmarkStart w:id="139" w:name="Limiting_CPU_Time"/>
      <w:bookmarkStart w:id="140" w:name="_bookmark123"/>
      <w:bookmarkStart w:id="141" w:name="_bookmark124"/>
      <w:bookmarkEnd w:id="139"/>
      <w:bookmarkEnd w:id="140"/>
      <w:bookmarkEnd w:id="141"/>
      <w:r w:rsidRPr="001058B5">
        <w:t>Limiting CPU Time</w:t>
      </w:r>
    </w:p>
    <w:p w14:paraId="58A296A6" w14:textId="732DAD41" w:rsidR="008C539B" w:rsidRPr="001058B5" w:rsidRDefault="00DA1D0F">
      <w:pPr>
        <w:pStyle w:val="BodyText"/>
        <w:spacing w:before="55" w:line="232" w:lineRule="auto"/>
        <w:ind w:left="2260"/>
        <w:rPr>
          <w:rFonts w:ascii="Arial" w:hAnsi="Arial" w:cs="Arial"/>
        </w:rPr>
      </w:pPr>
      <w:r w:rsidRPr="00DA1D0F">
        <w:rPr>
          <w:rFonts w:ascii="Arial" w:hAnsi="Arial" w:cs="Arial"/>
        </w:rPr>
        <w:t>Khi các câu lệnh SQL và các kiểu khác của lời gọi được thực hiện trên cơ sở dữ liệu Oracle, một lượng CPU time là cần thiết để xử lý lời gọi. Các lời gọi trung bình yêu cầu một lượng nhỏ CPU time. Tuy nhiên, một câu lệnh SQL liên quan đến một lượng lớn dữ liệu hoặc câu truy vấn có thể sử dụng một lượng lớn CPU time, làm giảm thời gian CPU có sẵn để làm vivệ</w:t>
      </w:r>
      <w:r>
        <w:rPr>
          <w:rFonts w:ascii="Arial" w:hAnsi="Arial" w:cs="Arial"/>
        </w:rPr>
        <w:t>c khác</w:t>
      </w:r>
      <w:r w:rsidR="00C12992" w:rsidRPr="001058B5">
        <w:rPr>
          <w:rFonts w:ascii="Arial" w:hAnsi="Arial" w:cs="Arial"/>
        </w:rPr>
        <w:t>.</w:t>
      </w:r>
    </w:p>
    <w:p w14:paraId="707A53DD" w14:textId="230095AF" w:rsidR="008C539B" w:rsidRPr="001058B5" w:rsidRDefault="00B26328">
      <w:pPr>
        <w:pStyle w:val="BodyText"/>
        <w:spacing w:before="115" w:line="232" w:lineRule="auto"/>
        <w:ind w:left="2259" w:right="162"/>
        <w:rPr>
          <w:rFonts w:ascii="Arial" w:hAnsi="Arial" w:cs="Arial"/>
        </w:rPr>
      </w:pPr>
      <w:r w:rsidRPr="00B26328">
        <w:rPr>
          <w:rFonts w:ascii="Arial" w:hAnsi="Arial" w:cs="Arial"/>
        </w:rPr>
        <w:t>Để tránh việc không kiểm soát được sử dụng của CPU time, bạn có thể thiết lập các giới hạn cố định hoặc động trên CPU time cho mỗi lần gọi và tổng thời gian CPU time cho cơ sở dữ liệu Oracle trong suốt phiên làm việc. Các giới hạn được thiết lập và đo lường trong một phần ngàn giây được sử dụng bởi một lời gọi hoặc một phiên làm việ</w:t>
      </w:r>
      <w:r>
        <w:rPr>
          <w:rFonts w:ascii="Arial" w:hAnsi="Arial" w:cs="Arial"/>
        </w:rPr>
        <w:t>c</w:t>
      </w:r>
      <w:r w:rsidR="00C12992" w:rsidRPr="001058B5">
        <w:rPr>
          <w:rFonts w:ascii="Arial" w:hAnsi="Arial" w:cs="Arial"/>
        </w:rPr>
        <w:t>.</w:t>
      </w:r>
    </w:p>
    <w:p w14:paraId="1FF04544" w14:textId="77777777" w:rsidR="008C539B" w:rsidRPr="001058B5" w:rsidRDefault="008C539B">
      <w:pPr>
        <w:pStyle w:val="BodyText"/>
        <w:spacing w:before="12"/>
        <w:rPr>
          <w:rFonts w:ascii="Arial" w:hAnsi="Arial" w:cs="Arial"/>
          <w:sz w:val="22"/>
        </w:rPr>
      </w:pPr>
    </w:p>
    <w:p w14:paraId="5F9DFE78" w14:textId="77777777" w:rsidR="008C539B" w:rsidRPr="001058B5" w:rsidRDefault="00C12992">
      <w:pPr>
        <w:pStyle w:val="Heading6"/>
      </w:pPr>
      <w:bookmarkStart w:id="142" w:name="Limiting_Logical_Reads"/>
      <w:bookmarkStart w:id="143" w:name="_bookmark125"/>
      <w:bookmarkStart w:id="144" w:name="_bookmark126"/>
      <w:bookmarkEnd w:id="142"/>
      <w:bookmarkEnd w:id="143"/>
      <w:bookmarkEnd w:id="144"/>
      <w:r w:rsidRPr="001058B5">
        <w:t>Limiting Logical Reads</w:t>
      </w:r>
    </w:p>
    <w:p w14:paraId="4B382759" w14:textId="53F72F79" w:rsidR="008C539B" w:rsidRPr="001058B5" w:rsidRDefault="00557AC6">
      <w:pPr>
        <w:pStyle w:val="BodyText"/>
        <w:spacing w:before="55" w:line="232" w:lineRule="auto"/>
        <w:ind w:left="2260" w:right="102"/>
        <w:rPr>
          <w:rFonts w:ascii="Arial" w:hAnsi="Arial" w:cs="Arial"/>
        </w:rPr>
      </w:pPr>
      <w:r w:rsidRPr="00557AC6">
        <w:rPr>
          <w:rFonts w:ascii="Arial" w:hAnsi="Arial" w:cs="Arial"/>
        </w:rPr>
        <w:t>Nhập/Xuất (I/O) là một trong những các hoạt động tốn kém nhất trong hệ thống cơ sở dữ liệu. Các câu lệnh SQL nghiêng về I/O có thể độc sử dụng quyền bộ nhớ và đĩa cứng và gây ra các hoặc động cơ sở dữ liệu khác để cạnh tranh với nhau nhữ</w:t>
      </w:r>
      <w:r>
        <w:rPr>
          <w:rFonts w:ascii="Arial" w:hAnsi="Arial" w:cs="Arial"/>
        </w:rPr>
        <w:t>ng tài nguyên này</w:t>
      </w:r>
      <w:r w:rsidR="00C12992" w:rsidRPr="001058B5">
        <w:rPr>
          <w:rFonts w:ascii="Arial" w:hAnsi="Arial" w:cs="Arial"/>
        </w:rPr>
        <w:t>.</w:t>
      </w:r>
    </w:p>
    <w:p w14:paraId="444A4E6F" w14:textId="19DDC30B" w:rsidR="008C539B" w:rsidRPr="001058B5" w:rsidRDefault="00006750">
      <w:pPr>
        <w:pStyle w:val="BodyText"/>
        <w:spacing w:before="117" w:line="232" w:lineRule="auto"/>
        <w:ind w:left="2260" w:right="124"/>
        <w:rPr>
          <w:rFonts w:ascii="Arial" w:hAnsi="Arial" w:cs="Arial"/>
        </w:rPr>
      </w:pPr>
      <w:r w:rsidRPr="00006750">
        <w:rPr>
          <w:rFonts w:ascii="Arial" w:hAnsi="Arial" w:cs="Arial"/>
        </w:rPr>
        <w:t>Để tránh việc các nguồn đơn sử dụng quá mức I/O, bạn có thể thiết lập logical data block đọc được cho mỗi lời gọi và cho mỗi phiên làm việc. Logical data block đọc bao gồm data block đọc từ bộ nhớ hoặc đãi cứng. Các giới hạn này được thiết lập và đo lường bằng số lượng block được đọc thực hiện bởi một lời gọi hoặc trong suốt phiên làm việc</w:t>
      </w:r>
      <w:r w:rsidR="00C12992" w:rsidRPr="001058B5">
        <w:rPr>
          <w:rFonts w:ascii="Arial" w:hAnsi="Arial" w:cs="Arial"/>
        </w:rPr>
        <w:t>.</w:t>
      </w:r>
    </w:p>
    <w:p w14:paraId="71AFCEA4" w14:textId="77777777" w:rsidR="008C539B" w:rsidRPr="001058B5" w:rsidRDefault="008C539B">
      <w:pPr>
        <w:pStyle w:val="BodyText"/>
        <w:spacing w:before="1"/>
        <w:rPr>
          <w:rFonts w:ascii="Arial" w:hAnsi="Arial" w:cs="Arial"/>
          <w:sz w:val="23"/>
        </w:rPr>
      </w:pPr>
    </w:p>
    <w:p w14:paraId="00974D03" w14:textId="77777777" w:rsidR="008C539B" w:rsidRPr="001058B5" w:rsidRDefault="00C12992">
      <w:pPr>
        <w:pStyle w:val="Heading6"/>
      </w:pPr>
      <w:bookmarkStart w:id="145" w:name="Limiting_Other_Resources"/>
      <w:bookmarkStart w:id="146" w:name="_bookmark127"/>
      <w:bookmarkEnd w:id="145"/>
      <w:bookmarkEnd w:id="146"/>
      <w:r w:rsidRPr="001058B5">
        <w:t>Limiting Other Resources</w:t>
      </w:r>
    </w:p>
    <w:p w14:paraId="47722110" w14:textId="181A1553" w:rsidR="008C539B" w:rsidRPr="001058B5" w:rsidRDefault="008F3B25">
      <w:pPr>
        <w:pStyle w:val="BodyText"/>
        <w:spacing w:before="48"/>
        <w:ind w:left="2260"/>
        <w:rPr>
          <w:rFonts w:ascii="Arial" w:hAnsi="Arial" w:cs="Arial"/>
        </w:rPr>
      </w:pPr>
      <w:r w:rsidRPr="008F3B25">
        <w:rPr>
          <w:rFonts w:ascii="Arial" w:hAnsi="Arial" w:cs="Arial"/>
        </w:rPr>
        <w:t>Cơ sở dữ liệu Oracle cung cấp một vài giới hạn tài nguyên khác ở mức phiên làm việc</w:t>
      </w:r>
      <w:r w:rsidR="00C12992" w:rsidRPr="001058B5">
        <w:rPr>
          <w:rFonts w:ascii="Arial" w:hAnsi="Arial" w:cs="Arial"/>
        </w:rPr>
        <w:t>l:</w:t>
      </w:r>
    </w:p>
    <w:p w14:paraId="006B4CC4" w14:textId="3B547B76" w:rsidR="008C539B" w:rsidRPr="001058B5" w:rsidRDefault="008F3B25" w:rsidP="006F7931">
      <w:pPr>
        <w:pStyle w:val="ListParagraph"/>
        <w:numPr>
          <w:ilvl w:val="2"/>
          <w:numId w:val="137"/>
        </w:numPr>
        <w:tabs>
          <w:tab w:val="left" w:pos="2620"/>
        </w:tabs>
        <w:spacing w:before="119" w:line="232" w:lineRule="auto"/>
        <w:ind w:right="553"/>
        <w:rPr>
          <w:rFonts w:ascii="Arial" w:hAnsi="Arial" w:cs="Arial"/>
          <w:sz w:val="20"/>
        </w:rPr>
      </w:pPr>
      <w:r w:rsidRPr="008F3B25">
        <w:rPr>
          <w:rFonts w:ascii="Arial" w:hAnsi="Arial" w:cs="Arial"/>
          <w:b/>
          <w:spacing w:val="-6"/>
          <w:sz w:val="20"/>
        </w:rPr>
        <w:t>Bạn có thể giới hạn số lượ</w:t>
      </w:r>
      <w:r>
        <w:rPr>
          <w:rFonts w:ascii="Arial" w:hAnsi="Arial" w:cs="Arial"/>
          <w:b/>
          <w:spacing w:val="-6"/>
          <w:sz w:val="20"/>
        </w:rPr>
        <w:t>ng</w:t>
      </w:r>
      <w:r w:rsidRPr="008F3B25">
        <w:rPr>
          <w:rFonts w:ascii="Arial" w:hAnsi="Arial" w:cs="Arial"/>
          <w:b/>
          <w:spacing w:val="-6"/>
          <w:sz w:val="20"/>
        </w:rPr>
        <w:t xml:space="preserve"> phiên làm việc đồng thời cho mỗi người dùng</w:t>
      </w:r>
      <w:r w:rsidR="00C12992" w:rsidRPr="001058B5">
        <w:rPr>
          <w:rFonts w:ascii="Arial" w:hAnsi="Arial" w:cs="Arial"/>
          <w:b/>
          <w:spacing w:val="-3"/>
          <w:sz w:val="20"/>
        </w:rPr>
        <w:t xml:space="preserve">. </w:t>
      </w:r>
      <w:r w:rsidRPr="008F3B25">
        <w:rPr>
          <w:rFonts w:ascii="Arial" w:hAnsi="Arial" w:cs="Arial"/>
          <w:sz w:val="20"/>
        </w:rPr>
        <w:t>Mỗi người dùng chỉ có thể tạo ra lên đến một số đã định nghĩa trước số lượng phiên làm việc đồng thời</w:t>
      </w:r>
      <w:r w:rsidR="00C12992" w:rsidRPr="001058B5">
        <w:rPr>
          <w:rFonts w:ascii="Arial" w:hAnsi="Arial" w:cs="Arial"/>
          <w:sz w:val="20"/>
        </w:rPr>
        <w:t>.</w:t>
      </w:r>
    </w:p>
    <w:p w14:paraId="2F6CB400" w14:textId="081EFD11" w:rsidR="008C539B" w:rsidRPr="001058B5" w:rsidRDefault="008F3B25" w:rsidP="006F7931">
      <w:pPr>
        <w:pStyle w:val="ListParagraph"/>
        <w:numPr>
          <w:ilvl w:val="2"/>
          <w:numId w:val="137"/>
        </w:numPr>
        <w:tabs>
          <w:tab w:val="left" w:pos="2620"/>
        </w:tabs>
        <w:spacing w:before="118" w:line="232" w:lineRule="auto"/>
        <w:ind w:right="186"/>
        <w:rPr>
          <w:rFonts w:ascii="Arial" w:hAnsi="Arial" w:cs="Arial"/>
          <w:sz w:val="20"/>
        </w:rPr>
      </w:pPr>
      <w:r w:rsidRPr="008F3B25">
        <w:rPr>
          <w:rFonts w:ascii="Arial" w:hAnsi="Arial" w:cs="Arial"/>
          <w:b/>
          <w:spacing w:val="-6"/>
          <w:sz w:val="20"/>
        </w:rPr>
        <w:t>Bạn có thể giới hạn thời gian nhàn rỗi cho một phiên làm việc</w:t>
      </w:r>
      <w:r w:rsidR="00C12992" w:rsidRPr="001058B5">
        <w:rPr>
          <w:rFonts w:ascii="Arial" w:hAnsi="Arial" w:cs="Arial"/>
          <w:b/>
          <w:sz w:val="20"/>
        </w:rPr>
        <w:t xml:space="preserve">. </w:t>
      </w:r>
      <w:r w:rsidR="00A15EB1">
        <w:rPr>
          <w:rFonts w:ascii="Arial" w:hAnsi="Arial" w:cs="Arial"/>
          <w:sz w:val="20"/>
        </w:rPr>
        <w:t xml:space="preserve">Nếu </w:t>
      </w:r>
      <w:r w:rsidR="00A15EB1" w:rsidRPr="00A15EB1">
        <w:rPr>
          <w:rFonts w:ascii="Arial" w:hAnsi="Arial" w:cs="Arial"/>
          <w:sz w:val="20"/>
        </w:rPr>
        <w:t>thời gian giữa các lần gọi trong một phiên làm việc đạt đến giới hạn thời gian nhàn rỗi, thì giao tác hiện tại sẽ được rolled back, phiên làm việc kết thúc, và các tài nguyên của phiên làm việc được trả về cho hệ thống. Lần gọi tiếp theo sẽ nhận được một lỗi chỉ ra rằng người dùng không còn kết nối vào thể hiện này. Giới hạn này được thiết lập với đơn vị tính là số phút đã trải qua.</w:t>
      </w:r>
    </w:p>
    <w:p w14:paraId="784231B3" w14:textId="77777777" w:rsidR="008C539B" w:rsidRPr="001058B5" w:rsidRDefault="008D1AB8">
      <w:pPr>
        <w:pStyle w:val="BodyText"/>
        <w:spacing w:before="11"/>
        <w:rPr>
          <w:rFonts w:ascii="Arial" w:hAnsi="Arial" w:cs="Arial"/>
          <w:sz w:val="17"/>
        </w:rPr>
      </w:pPr>
      <w:r>
        <w:rPr>
          <w:rFonts w:ascii="Arial" w:hAnsi="Arial" w:cs="Arial"/>
        </w:rPr>
        <w:pict w14:anchorId="422D5835">
          <v:group id="_x0000_s1619" style="position:absolute;margin-left:204pt;margin-top:13.1pt;width:300pt;height:2.5pt;z-index:1408;mso-wrap-distance-left:0;mso-wrap-distance-right:0;mso-position-horizontal-relative:page" coordorigin="4080,262" coordsize="6000,50">
            <v:line id="_x0000_s1621" style="position:absolute" from="4080,265" to="10080,265" strokeweight=".24pt"/>
            <v:line id="_x0000_s1620" style="position:absolute" from="4080,309" to="10080,309" strokeweight=".24pt"/>
            <w10:wrap type="topAndBottom" anchorx="page"/>
          </v:group>
        </w:pict>
      </w:r>
    </w:p>
    <w:p w14:paraId="1E79933B" w14:textId="41130ABC" w:rsidR="008C539B" w:rsidRPr="001058B5" w:rsidRDefault="00830E17">
      <w:pPr>
        <w:pStyle w:val="BodyText"/>
        <w:spacing w:before="26" w:after="103" w:line="232" w:lineRule="auto"/>
        <w:ind w:left="2979" w:right="1141"/>
        <w:rPr>
          <w:rFonts w:ascii="Arial" w:hAnsi="Arial" w:cs="Arial"/>
        </w:rPr>
      </w:pPr>
      <w:r>
        <w:rPr>
          <w:rFonts w:ascii="Arial" w:hAnsi="Arial" w:cs="Arial"/>
          <w:b/>
          <w:sz w:val="19"/>
        </w:rPr>
        <w:t>Lưu ý</w:t>
      </w:r>
      <w:r w:rsidR="00C12992" w:rsidRPr="001058B5">
        <w:rPr>
          <w:rFonts w:ascii="Arial" w:hAnsi="Arial" w:cs="Arial"/>
          <w:b/>
          <w:sz w:val="19"/>
        </w:rPr>
        <w:t>:</w:t>
      </w:r>
      <w:bookmarkStart w:id="147" w:name="_bookmark131"/>
      <w:bookmarkEnd w:id="147"/>
      <w:r w:rsidR="00C12992" w:rsidRPr="001058B5">
        <w:rPr>
          <w:rFonts w:ascii="Arial" w:hAnsi="Arial" w:cs="Arial"/>
          <w:b/>
          <w:sz w:val="19"/>
        </w:rPr>
        <w:t xml:space="preserve"> </w:t>
      </w:r>
      <w:r w:rsidRPr="00830E17">
        <w:rPr>
          <w:rFonts w:ascii="Arial" w:hAnsi="Arial" w:cs="Arial"/>
        </w:rPr>
        <w:t>Ngay sau khi một phiên bị chấm dứt bởi vì nó đã vượt quá giới hạn thời gian không hoạt động, quá trình nền củ</w:t>
      </w:r>
      <w:r>
        <w:rPr>
          <w:rFonts w:ascii="Arial" w:hAnsi="Arial" w:cs="Arial"/>
        </w:rPr>
        <w:t xml:space="preserve">a quá trình giám sát (PMON) dọn dẹp </w:t>
      </w:r>
      <w:r w:rsidRPr="00830E17">
        <w:rPr>
          <w:rFonts w:ascii="Arial" w:hAnsi="Arial" w:cs="Arial"/>
        </w:rPr>
        <w:t>sau khi phiên kết thúc. Cho đến khi PMON hoàn tất quá trình này, phiên chấm dứt vẫn được tính trong bất kỳ phiên hoặc giới hạn tài nguyên người dùng nào.</w:t>
      </w:r>
    </w:p>
    <w:p w14:paraId="39120F95" w14:textId="70F70F4F" w:rsidR="008C539B" w:rsidRPr="001058B5"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D191B00">
          <v:group id="_x0000_s1616" style="width:300pt;height:2.5pt;mso-position-horizontal-relative:char;mso-position-vertical-relative:line" coordsize="6000,50">
            <v:line id="_x0000_s1618" style="position:absolute" from="0,2" to="6000,2" strokeweight=".24pt"/>
            <v:line id="_x0000_s1617" style="position:absolute" from="0,47" to="6000,47" strokeweight=".24pt"/>
            <w10:anchorlock/>
          </v:group>
        </w:pict>
      </w:r>
    </w:p>
    <w:p w14:paraId="04EC961B" w14:textId="77777777" w:rsidR="008C539B" w:rsidRPr="001058B5" w:rsidRDefault="008C539B">
      <w:pPr>
        <w:pStyle w:val="BodyText"/>
        <w:spacing w:before="9"/>
        <w:rPr>
          <w:rFonts w:ascii="Arial" w:hAnsi="Arial" w:cs="Arial"/>
          <w:sz w:val="11"/>
        </w:rPr>
      </w:pPr>
    </w:p>
    <w:p w14:paraId="03474E86" w14:textId="374BFCB8" w:rsidR="008C539B" w:rsidRPr="001058B5" w:rsidRDefault="00392340" w:rsidP="006F7931">
      <w:pPr>
        <w:pStyle w:val="ListParagraph"/>
        <w:numPr>
          <w:ilvl w:val="2"/>
          <w:numId w:val="137"/>
        </w:numPr>
        <w:tabs>
          <w:tab w:val="left" w:pos="2620"/>
        </w:tabs>
        <w:spacing w:before="98" w:line="232" w:lineRule="auto"/>
        <w:ind w:right="195"/>
        <w:rPr>
          <w:rFonts w:ascii="Arial" w:hAnsi="Arial" w:cs="Arial"/>
          <w:sz w:val="20"/>
        </w:rPr>
      </w:pPr>
      <w:bookmarkStart w:id="148" w:name="_bookmark132"/>
      <w:bookmarkEnd w:id="148"/>
      <w:r w:rsidRPr="00392340">
        <w:rPr>
          <w:rFonts w:ascii="Arial" w:hAnsi="Arial" w:cs="Arial"/>
          <w:b/>
          <w:spacing w:val="-6"/>
          <w:sz w:val="20"/>
        </w:rPr>
        <w:t>Bạn có thể giới hạn thời gian kết nối đã trôi qua cho mỗi phiên làm việc</w:t>
      </w:r>
      <w:r w:rsidR="00C12992" w:rsidRPr="001058B5">
        <w:rPr>
          <w:rFonts w:ascii="Arial" w:hAnsi="Arial" w:cs="Arial"/>
          <w:b/>
          <w:sz w:val="20"/>
        </w:rPr>
        <w:t>.</w:t>
      </w:r>
      <w:bookmarkStart w:id="149" w:name="_bookmark133"/>
      <w:bookmarkEnd w:id="149"/>
      <w:r w:rsidR="00C12992" w:rsidRPr="001058B5">
        <w:rPr>
          <w:rFonts w:ascii="Arial" w:hAnsi="Arial" w:cs="Arial"/>
          <w:b/>
          <w:sz w:val="20"/>
        </w:rPr>
        <w:t xml:space="preserve"> </w:t>
      </w:r>
      <w:r w:rsidRPr="00392340">
        <w:rPr>
          <w:rFonts w:ascii="Arial" w:hAnsi="Arial" w:cs="Arial"/>
          <w:sz w:val="20"/>
        </w:rPr>
        <w:t xml:space="preserve">Nếu trong suốt phiên làm việc thời gian vượt quá thời gian giới hạn đã trôi qua, thì giao tác hiện tại lúc đó sẽ được rolled back, phiên làm việc sẽ bị hủy, và các tài </w:t>
      </w:r>
      <w:r w:rsidRPr="00392340">
        <w:rPr>
          <w:rFonts w:ascii="Arial" w:hAnsi="Arial" w:cs="Arial"/>
          <w:sz w:val="20"/>
        </w:rPr>
        <w:lastRenderedPageBreak/>
        <w:t>nguyên của phiên là việc được trả về cho hệ thống. Giới hạn này được thiết lập như là số phút đã trôi qua.</w:t>
      </w:r>
    </w:p>
    <w:p w14:paraId="619C0D72" w14:textId="77777777" w:rsidR="008C539B" w:rsidRPr="001058B5" w:rsidRDefault="008C539B">
      <w:pPr>
        <w:spacing w:line="232" w:lineRule="auto"/>
        <w:rPr>
          <w:rFonts w:ascii="Arial" w:hAnsi="Arial" w:cs="Arial"/>
          <w:sz w:val="20"/>
        </w:rPr>
        <w:sectPr w:rsidR="008C539B" w:rsidRPr="001058B5">
          <w:footerReference w:type="even" r:id="rId53"/>
          <w:footerReference w:type="default" r:id="rId54"/>
          <w:pgSz w:w="12240" w:h="15840"/>
          <w:pgMar w:top="840" w:right="1060" w:bottom="860" w:left="1100" w:header="549" w:footer="663" w:gutter="0"/>
          <w:pgNumType w:start="11"/>
          <w:cols w:space="720"/>
        </w:sectPr>
      </w:pPr>
    </w:p>
    <w:p w14:paraId="3ABCB30C" w14:textId="77777777" w:rsidR="008C539B" w:rsidRPr="001058B5" w:rsidRDefault="008C539B">
      <w:pPr>
        <w:pStyle w:val="BodyText"/>
        <w:rPr>
          <w:rFonts w:ascii="Arial" w:hAnsi="Arial" w:cs="Arial"/>
        </w:rPr>
      </w:pPr>
    </w:p>
    <w:p w14:paraId="742D9BAA" w14:textId="77777777" w:rsidR="008C539B" w:rsidRPr="001058B5" w:rsidRDefault="008C539B">
      <w:pPr>
        <w:pStyle w:val="BodyText"/>
        <w:rPr>
          <w:rFonts w:ascii="Arial" w:hAnsi="Arial" w:cs="Arial"/>
          <w:sz w:val="22"/>
        </w:rPr>
      </w:pPr>
    </w:p>
    <w:p w14:paraId="14B9AD77" w14:textId="67E52441"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96EC2EB">
          <v:group id="_x0000_s1613" style="width:300pt;height:2.5pt;mso-position-horizontal-relative:char;mso-position-vertical-relative:line" coordsize="6000,50">
            <v:line id="_x0000_s1615" style="position:absolute" from="0,2" to="6000,2" strokeweight=".24pt"/>
            <v:line id="_x0000_s1614" style="position:absolute" from="0,47" to="6000,47" strokeweight=".24pt"/>
            <w10:anchorlock/>
          </v:group>
        </w:pict>
      </w:r>
    </w:p>
    <w:p w14:paraId="6BA92626" w14:textId="57244066" w:rsidR="008C539B" w:rsidRPr="001058B5" w:rsidRDefault="008D1AB8" w:rsidP="00991F7F">
      <w:pPr>
        <w:pStyle w:val="BodyText"/>
        <w:spacing w:before="56" w:line="232" w:lineRule="auto"/>
        <w:ind w:left="2380" w:right="1960" w:hanging="1"/>
        <w:rPr>
          <w:rFonts w:ascii="Arial" w:hAnsi="Arial" w:cs="Arial"/>
          <w:sz w:val="9"/>
        </w:rPr>
      </w:pPr>
      <w:r>
        <w:rPr>
          <w:rFonts w:ascii="Arial" w:hAnsi="Arial" w:cs="Arial"/>
        </w:rPr>
        <w:pict w14:anchorId="0938AA3C">
          <v:group id="_x0000_s1610" style="position:absolute;left:0;text-align:left;margin-left:174pt;margin-top:80.2pt;width:300pt;height:2.5pt;z-index:1480;mso-wrap-distance-left:0;mso-wrap-distance-right:0;mso-position-horizontal-relative:page" coordorigin="3480,1604" coordsize="6000,50">
            <v:line id="_x0000_s1612" style="position:absolute" from="3480,1607" to="9480,1607" strokeweight=".08469mm"/>
            <v:line id="_x0000_s1611" style="position:absolute" from="3480,1651" to="9480,1651" strokeweight=".24pt"/>
            <w10:wrap type="topAndBottom" anchorx="page"/>
          </v:group>
        </w:pict>
      </w:r>
      <w:r w:rsidR="00991F7F">
        <w:rPr>
          <w:rFonts w:ascii="Arial" w:hAnsi="Arial" w:cs="Arial"/>
          <w:b/>
          <w:sz w:val="19"/>
        </w:rPr>
        <w:t>Lưu ý</w:t>
      </w:r>
      <w:r w:rsidR="00C12992" w:rsidRPr="001058B5">
        <w:rPr>
          <w:rFonts w:ascii="Arial" w:hAnsi="Arial" w:cs="Arial"/>
          <w:b/>
          <w:sz w:val="19"/>
        </w:rPr>
        <w:t xml:space="preserve">: </w:t>
      </w:r>
      <w:r w:rsidR="00991F7F" w:rsidRPr="00991F7F">
        <w:rPr>
          <w:rFonts w:ascii="Arial" w:hAnsi="Arial" w:cs="Arial"/>
        </w:rPr>
        <w:t>Cơ sở dữ liệu Oracle không liên tục theo dõi thời gian không hoạt động đã trôi qua hoặc thời gian kết nối đã trôi qua. Làm như vậy làm giảm hiệu năng hệ thống. Thay vào đó, nó sẽ kiểm tra sau vài phút. Do đó, một phiên có thể vượt quá giới hạn này một chút (ví dụ, 5 phút) trước khi Cơ sở dữ liệu Oracle thi hành giới hạn và chấm dứt phiên.</w:t>
      </w:r>
    </w:p>
    <w:p w14:paraId="53295DFD" w14:textId="6A802DAA" w:rsidR="008C539B" w:rsidRPr="001058B5" w:rsidRDefault="00755C8A" w:rsidP="006F7931">
      <w:pPr>
        <w:pStyle w:val="ListParagraph"/>
        <w:numPr>
          <w:ilvl w:val="1"/>
          <w:numId w:val="137"/>
        </w:numPr>
        <w:tabs>
          <w:tab w:val="left" w:pos="2020"/>
        </w:tabs>
        <w:spacing w:before="102" w:line="232" w:lineRule="auto"/>
        <w:ind w:right="905"/>
        <w:rPr>
          <w:rFonts w:ascii="Arial" w:hAnsi="Arial" w:cs="Arial"/>
          <w:sz w:val="20"/>
        </w:rPr>
      </w:pPr>
      <w:bookmarkStart w:id="150" w:name="_bookmark134"/>
      <w:bookmarkEnd w:id="150"/>
      <w:r w:rsidRPr="00755C8A">
        <w:rPr>
          <w:rFonts w:ascii="Arial" w:hAnsi="Arial" w:cs="Arial"/>
          <w:b/>
          <w:spacing w:val="-6"/>
          <w:sz w:val="20"/>
        </w:rPr>
        <w:t>Bạn có thể giới hạn dung lượng của khung vực hệ thống riêng từ toàn cầu (SGA) được sử dụng cho các khu sql riêng tư cho một phiên làm việc</w:t>
      </w:r>
      <w:r w:rsidR="00C12992" w:rsidRPr="001058B5">
        <w:rPr>
          <w:rFonts w:ascii="Arial" w:hAnsi="Arial" w:cs="Arial"/>
          <w:b/>
          <w:sz w:val="20"/>
        </w:rPr>
        <w:t xml:space="preserve">. </w:t>
      </w:r>
      <w:r w:rsidR="00010EF9" w:rsidRPr="00010EF9">
        <w:rPr>
          <w:rFonts w:ascii="Arial" w:hAnsi="Arial" w:cs="Arial"/>
          <w:sz w:val="20"/>
        </w:rPr>
        <w:t>Giới hạn này chỉ quan trọng trong các hệ thống cái mà sử dụng máy chủ cấu hình chia sẻ. Ngược lại, khu vực hệ thống sql riêng tư được nằm trong khu vực chương trình toàn cục(PGA). Giới hạn này là một tập hợp các byes dữ liệu trong thể hiện của SGA. Sử dụng các kí tự K hoặc M để chỉ r</w:t>
      </w:r>
      <w:r w:rsidR="00010EF9">
        <w:rPr>
          <w:rFonts w:ascii="Arial" w:hAnsi="Arial" w:cs="Arial"/>
          <w:sz w:val="20"/>
        </w:rPr>
        <w:t>a</w:t>
      </w:r>
      <w:r w:rsidR="00010EF9" w:rsidRPr="00010EF9">
        <w:rPr>
          <w:rFonts w:ascii="Arial" w:hAnsi="Arial" w:cs="Arial"/>
          <w:sz w:val="20"/>
        </w:rPr>
        <w:t xml:space="preserve"> đó là kilobyes hay megabytes</w:t>
      </w:r>
      <w:r w:rsidR="00C12992" w:rsidRPr="001058B5">
        <w:rPr>
          <w:rFonts w:ascii="Arial" w:hAnsi="Arial" w:cs="Arial"/>
          <w:sz w:val="20"/>
        </w:rPr>
        <w:t>.</w:t>
      </w:r>
    </w:p>
    <w:p w14:paraId="7507992F" w14:textId="1BCA0EA1" w:rsidR="008C539B" w:rsidRPr="001058B5" w:rsidRDefault="00755C8A">
      <w:pPr>
        <w:pStyle w:val="BodyText"/>
        <w:spacing w:before="210" w:line="232" w:lineRule="auto"/>
        <w:ind w:left="2379" w:right="1745"/>
        <w:rPr>
          <w:rFonts w:ascii="Arial" w:hAnsi="Arial" w:cs="Arial"/>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rPr>
        <w:t>For instructions about enabling or disabling resource limits:</w:t>
      </w:r>
    </w:p>
    <w:p w14:paraId="3F8C9DF4" w14:textId="77777777" w:rsidR="008C539B" w:rsidRPr="001058B5" w:rsidRDefault="008D1AB8" w:rsidP="006F7931">
      <w:pPr>
        <w:pStyle w:val="ListParagraph"/>
        <w:numPr>
          <w:ilvl w:val="2"/>
          <w:numId w:val="137"/>
        </w:numPr>
        <w:tabs>
          <w:tab w:val="left" w:pos="2740"/>
        </w:tabs>
        <w:spacing w:before="118" w:line="232" w:lineRule="auto"/>
        <w:ind w:left="2740" w:right="19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2-15</w:t>
        </w:r>
      </w:hyperlink>
    </w:p>
    <w:p w14:paraId="1094797A" w14:textId="77777777" w:rsidR="008C539B" w:rsidRPr="001058B5" w:rsidRDefault="008D1AB8" w:rsidP="006F7931">
      <w:pPr>
        <w:pStyle w:val="ListParagraph"/>
        <w:numPr>
          <w:ilvl w:val="2"/>
          <w:numId w:val="137"/>
        </w:numPr>
        <w:tabs>
          <w:tab w:val="left" w:pos="2740"/>
        </w:tabs>
        <w:spacing w:before="112"/>
        <w:ind w:left="2740"/>
        <w:rPr>
          <w:rFonts w:ascii="Arial" w:hAnsi="Arial" w:cs="Arial"/>
          <w:sz w:val="20"/>
        </w:rPr>
      </w:pPr>
      <w:hyperlink w:anchor="_bookmark540" w:history="1">
        <w:r w:rsidR="00C12992" w:rsidRPr="001058B5">
          <w:rPr>
            <w:rFonts w:ascii="Arial" w:hAnsi="Arial" w:cs="Arial"/>
            <w:color w:val="0000CC"/>
            <w:sz w:val="20"/>
          </w:rPr>
          <w:t xml:space="preserve">"Managing User Roles" </w:t>
        </w:r>
      </w:hyperlink>
      <w:hyperlink w:anchor="_bookmark540"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w:t>
        </w:r>
      </w:hyperlink>
    </w:p>
    <w:p w14:paraId="2B04FD03" w14:textId="77777777" w:rsidR="008C539B" w:rsidRPr="001058B5" w:rsidRDefault="00C12992" w:rsidP="006F7931">
      <w:pPr>
        <w:pStyle w:val="ListParagraph"/>
        <w:numPr>
          <w:ilvl w:val="2"/>
          <w:numId w:val="137"/>
        </w:numPr>
        <w:tabs>
          <w:tab w:val="left" w:pos="2740"/>
        </w:tabs>
        <w:spacing w:before="117" w:line="232" w:lineRule="auto"/>
        <w:ind w:left="2740" w:right="19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15"/>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796B1EB3" w14:textId="77777777" w:rsidR="008C539B" w:rsidRPr="001058B5" w:rsidRDefault="008C539B">
      <w:pPr>
        <w:pStyle w:val="BodyText"/>
        <w:spacing w:before="11"/>
        <w:rPr>
          <w:rFonts w:ascii="Arial" w:hAnsi="Arial" w:cs="Arial"/>
        </w:rPr>
      </w:pPr>
    </w:p>
    <w:p w14:paraId="1D85A53A" w14:textId="77777777" w:rsidR="008C539B" w:rsidRPr="001058B5" w:rsidRDefault="00C12992">
      <w:pPr>
        <w:pStyle w:val="Heading4"/>
        <w:ind w:left="100"/>
      </w:pPr>
      <w:bookmarkStart w:id="151" w:name="Determining_Values_for_Resource_Limits_o"/>
      <w:bookmarkStart w:id="152" w:name="_bookmark136"/>
      <w:bookmarkEnd w:id="151"/>
      <w:bookmarkEnd w:id="152"/>
      <w:r w:rsidRPr="001058B5">
        <w:t>Determining V</w:t>
      </w:r>
      <w:bookmarkStart w:id="153" w:name="_bookmark137"/>
      <w:bookmarkEnd w:id="153"/>
      <w:r w:rsidRPr="001058B5">
        <w:t>alues for Resource Limits of Profiles</w:t>
      </w:r>
    </w:p>
    <w:p w14:paraId="2B2060A3" w14:textId="6CB485D1" w:rsidR="008C539B" w:rsidRPr="001058B5" w:rsidRDefault="00DB7287">
      <w:pPr>
        <w:pStyle w:val="BodyText"/>
        <w:spacing w:before="82" w:line="230" w:lineRule="auto"/>
        <w:ind w:left="1659" w:right="700"/>
        <w:rPr>
          <w:rFonts w:ascii="Arial" w:hAnsi="Arial" w:cs="Arial"/>
        </w:rPr>
      </w:pPr>
      <w:r w:rsidRPr="00DB7287">
        <w:rPr>
          <w:rFonts w:ascii="Arial" w:hAnsi="Arial" w:cs="Arial"/>
        </w:rPr>
        <w:t xml:space="preserve">Trước khi tạo ra các profiles và thiết lập các giới hạn tài nguyên liên kết với chúng, bạn nên xác định các giá trị thích hợp cho mỗi giới hạn tài nguyên. Bạn có thể dựa trên những giá trị trên các loại hoạt động mà người dùng điển hình thực hiện. Ví dụ, nếu một lớp của người dùng không thường xuyên thực hiện việc đọc một số lượng lớn logical data block, thì sử dụng câu lệnh sql </w:t>
      </w:r>
      <w:r w:rsidRPr="00DB7287">
        <w:rPr>
          <w:rFonts w:ascii="Courier New" w:hAnsi="Courier New" w:cs="Courier New"/>
        </w:rPr>
        <w:t>ALTER RESOURCE COST</w:t>
      </w:r>
      <w:r w:rsidRPr="00DB7287">
        <w:rPr>
          <w:rFonts w:ascii="Arial" w:hAnsi="Arial" w:cs="Arial"/>
        </w:rPr>
        <w:t xml:space="preserve"> để thiết lập cài đặt </w:t>
      </w:r>
      <w:r w:rsidRPr="00DB7287">
        <w:rPr>
          <w:rFonts w:ascii="Courier New" w:hAnsi="Courier New" w:cs="Courier New"/>
        </w:rPr>
        <w:t>LOGICAL_READS_PER_SESSION</w:t>
      </w:r>
      <w:r w:rsidRPr="00DB7287">
        <w:rPr>
          <w:rFonts w:ascii="Arial" w:hAnsi="Arial" w:cs="Arial"/>
        </w:rPr>
        <w:t xml:space="preserve"> một cách thận trọng</w:t>
      </w:r>
      <w:r w:rsidR="00C12992" w:rsidRPr="001058B5">
        <w:rPr>
          <w:rFonts w:ascii="Arial" w:hAnsi="Arial" w:cs="Arial"/>
        </w:rPr>
        <w:t>.</w:t>
      </w:r>
    </w:p>
    <w:p w14:paraId="14281A65" w14:textId="04B92B48" w:rsidR="008C539B" w:rsidRPr="001058B5" w:rsidRDefault="00115C1F">
      <w:pPr>
        <w:pStyle w:val="BodyText"/>
        <w:spacing w:before="121" w:line="230" w:lineRule="auto"/>
        <w:ind w:left="1660" w:right="848"/>
        <w:rPr>
          <w:rFonts w:ascii="Arial" w:hAnsi="Arial" w:cs="Arial"/>
        </w:rPr>
      </w:pPr>
      <w:r w:rsidRPr="00115C1F">
        <w:rPr>
          <w:rFonts w:ascii="Arial" w:hAnsi="Arial" w:cs="Arial"/>
          <w:spacing w:val="-3"/>
        </w:rPr>
        <w:t xml:space="preserve">Thông thường, cách tốt nhất để xác định các giá trị giới hạn tài nguyên thích hợp cho một profile người dùng là thu thập các thông tin lịch sử về mỗi loại sử dụng tài nguyên. Ví dụ, cơ sở dữ liệu hoặc nhà quản trị bảo mật có thể dụng mệnh đề AUDIT SESSION để thu thập thông tin về các giới hạn, </w:t>
      </w:r>
      <w:r w:rsidRPr="00115C1F">
        <w:rPr>
          <w:rFonts w:ascii="Courier New" w:hAnsi="Courier New" w:cs="Courier New"/>
          <w:spacing w:val="-3"/>
        </w:rPr>
        <w:t>CONNECT_TIME</w:t>
      </w:r>
      <w:r w:rsidRPr="00115C1F">
        <w:rPr>
          <w:rFonts w:ascii="Arial" w:hAnsi="Arial" w:cs="Arial"/>
          <w:spacing w:val="-3"/>
        </w:rPr>
        <w:t xml:space="preserve">, </w:t>
      </w:r>
      <w:r w:rsidRPr="00115C1F">
        <w:rPr>
          <w:rFonts w:ascii="Courier New" w:hAnsi="Courier New" w:cs="Courier New"/>
          <w:spacing w:val="-3"/>
        </w:rPr>
        <w:t>LOGICAL_READS_PER_SESSION</w:t>
      </w:r>
      <w:r w:rsidRPr="00115C1F">
        <w:rPr>
          <w:rFonts w:ascii="Arial" w:hAnsi="Arial" w:cs="Arial"/>
          <w:spacing w:val="-3"/>
        </w:rPr>
        <w:t>.</w:t>
      </w:r>
    </w:p>
    <w:p w14:paraId="61894B9D" w14:textId="55E94DA7" w:rsidR="008C539B" w:rsidRPr="001058B5" w:rsidRDefault="00A32378">
      <w:pPr>
        <w:pStyle w:val="BodyText"/>
        <w:spacing w:before="116" w:line="232" w:lineRule="auto"/>
        <w:ind w:left="1660" w:right="700"/>
        <w:rPr>
          <w:rFonts w:ascii="Arial" w:hAnsi="Arial" w:cs="Arial"/>
        </w:rPr>
      </w:pPr>
      <w:r w:rsidRPr="00A32378">
        <w:rPr>
          <w:rFonts w:ascii="Arial" w:hAnsi="Arial" w:cs="Arial"/>
        </w:rPr>
        <w:t>Bạn có thể thu thập cấc thống kê cho các giới hạn khác bằng cách sử dụng tính năng Monitor của Orracle Enterpise Mangager ( hoặc SQL*Plus), cụ thể là theo dõi thống kê(Statistics monitor)</w:t>
      </w:r>
      <w:r w:rsidR="00C12992" w:rsidRPr="001058B5">
        <w:rPr>
          <w:rFonts w:ascii="Arial" w:hAnsi="Arial" w:cs="Arial"/>
        </w:rPr>
        <w:t>.</w:t>
      </w:r>
    </w:p>
    <w:p w14:paraId="6B26A557" w14:textId="77777777" w:rsidR="008C539B" w:rsidRPr="001058B5" w:rsidRDefault="008C539B">
      <w:pPr>
        <w:pStyle w:val="BodyText"/>
        <w:spacing w:before="8"/>
        <w:rPr>
          <w:rFonts w:ascii="Arial" w:hAnsi="Arial" w:cs="Arial"/>
          <w:sz w:val="17"/>
        </w:rPr>
      </w:pPr>
    </w:p>
    <w:p w14:paraId="44A1FC9B"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1564A5D8" w14:textId="77777777" w:rsidR="008C539B" w:rsidRPr="001058B5" w:rsidRDefault="008D1AB8" w:rsidP="006F7931">
      <w:pPr>
        <w:pStyle w:val="ListParagraph"/>
        <w:numPr>
          <w:ilvl w:val="2"/>
          <w:numId w:val="137"/>
        </w:numPr>
        <w:tabs>
          <w:tab w:val="left" w:pos="2740"/>
        </w:tabs>
        <w:spacing w:before="133" w:line="232" w:lineRule="auto"/>
        <w:ind w:left="2740" w:right="1746"/>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Users</w:t>
        </w:r>
      </w:hyperlink>
      <w:hyperlink w:anchor="_bookmark166" w:history="1">
        <w:r w:rsidR="00C12992" w:rsidRPr="001058B5">
          <w:rPr>
            <w:rFonts w:ascii="Arial" w:hAnsi="Arial" w:cs="Arial"/>
            <w:color w:val="0000CC"/>
            <w:sz w:val="20"/>
          </w:rPr>
          <w:t xml:space="preserve"> and Profiles" </w:t>
        </w:r>
      </w:hyperlink>
      <w:hyperlink w:anchor="_bookmark166"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2-15</w:t>
        </w:r>
      </w:hyperlink>
    </w:p>
    <w:p w14:paraId="513B19A6" w14:textId="77777777" w:rsidR="008C539B" w:rsidRPr="001058B5" w:rsidRDefault="008D1AB8" w:rsidP="006F7931">
      <w:pPr>
        <w:pStyle w:val="ListParagraph"/>
        <w:numPr>
          <w:ilvl w:val="2"/>
          <w:numId w:val="137"/>
        </w:numPr>
        <w:tabs>
          <w:tab w:val="left" w:pos="2740"/>
        </w:tabs>
        <w:spacing w:before="112"/>
        <w:ind w:left="2740"/>
        <w:rPr>
          <w:rFonts w:ascii="Arial" w:hAnsi="Arial" w:cs="Arial"/>
          <w:sz w:val="20"/>
        </w:rPr>
      </w:pPr>
      <w:hyperlink w:anchor="_bookmark1602" w:history="1">
        <w:r w:rsidR="00C12992" w:rsidRPr="001058B5">
          <w:rPr>
            <w:rFonts w:ascii="Arial" w:hAnsi="Arial" w:cs="Arial"/>
            <w:color w:val="0000CC"/>
            <w:sz w:val="20"/>
          </w:rPr>
          <w:t xml:space="preserve">Chapter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353C866" w14:textId="77777777" w:rsidR="008C539B" w:rsidRPr="001058B5" w:rsidRDefault="00C12992" w:rsidP="006F7931">
      <w:pPr>
        <w:pStyle w:val="ListParagraph"/>
        <w:numPr>
          <w:ilvl w:val="2"/>
          <w:numId w:val="137"/>
        </w:numPr>
        <w:tabs>
          <w:tab w:val="left" w:pos="2740"/>
        </w:tabs>
        <w:spacing w:before="117" w:line="232" w:lineRule="auto"/>
        <w:ind w:left="2740" w:right="2526"/>
        <w:rPr>
          <w:rFonts w:ascii="Arial" w:hAnsi="Arial" w:cs="Arial"/>
          <w:sz w:val="20"/>
        </w:rPr>
      </w:pPr>
      <w:r w:rsidRPr="001058B5">
        <w:rPr>
          <w:rFonts w:ascii="Arial" w:hAnsi="Arial" w:cs="Arial"/>
          <w:i/>
          <w:sz w:val="20"/>
        </w:rPr>
        <w:t xml:space="preserve">Oracle Database 2 Day DBA </w:t>
      </w:r>
      <w:r w:rsidRPr="001058B5">
        <w:rPr>
          <w:rFonts w:ascii="Arial" w:hAnsi="Arial" w:cs="Arial"/>
          <w:sz w:val="20"/>
        </w:rPr>
        <w:t>for more information</w:t>
      </w:r>
      <w:r w:rsidRPr="001058B5">
        <w:rPr>
          <w:rFonts w:ascii="Arial" w:hAnsi="Arial" w:cs="Arial"/>
          <w:spacing w:val="-22"/>
          <w:sz w:val="20"/>
        </w:rPr>
        <w:t xml:space="preserve"> </w:t>
      </w:r>
      <w:r w:rsidRPr="001058B5">
        <w:rPr>
          <w:rFonts w:ascii="Arial" w:hAnsi="Arial" w:cs="Arial"/>
          <w:sz w:val="20"/>
        </w:rPr>
        <w:t>about Database</w:t>
      </w:r>
      <w:r w:rsidRPr="001058B5">
        <w:rPr>
          <w:rFonts w:ascii="Arial" w:hAnsi="Arial" w:cs="Arial"/>
          <w:spacing w:val="-2"/>
          <w:sz w:val="20"/>
        </w:rPr>
        <w:t xml:space="preserve"> </w:t>
      </w:r>
      <w:r w:rsidRPr="001058B5">
        <w:rPr>
          <w:rFonts w:ascii="Arial" w:hAnsi="Arial" w:cs="Arial"/>
          <w:sz w:val="20"/>
        </w:rPr>
        <w:t>Control</w:t>
      </w:r>
    </w:p>
    <w:p w14:paraId="203BDBC1" w14:textId="77777777" w:rsidR="008C539B" w:rsidRPr="001058B5" w:rsidRDefault="00C12992" w:rsidP="006F7931">
      <w:pPr>
        <w:pStyle w:val="ListParagraph"/>
        <w:numPr>
          <w:ilvl w:val="2"/>
          <w:numId w:val="137"/>
        </w:numPr>
        <w:tabs>
          <w:tab w:val="left" w:pos="2740"/>
        </w:tabs>
        <w:spacing w:before="118" w:line="232" w:lineRule="auto"/>
        <w:ind w:left="2740" w:right="2016"/>
        <w:rPr>
          <w:rFonts w:ascii="Arial" w:hAnsi="Arial" w:cs="Arial"/>
          <w:sz w:val="20"/>
        </w:rPr>
      </w:pPr>
      <w:r w:rsidRPr="001058B5">
        <w:rPr>
          <w:rFonts w:ascii="Arial" w:hAnsi="Arial" w:cs="Arial"/>
          <w:sz w:val="20"/>
        </w:rPr>
        <w:t>Enterprise Manager online Help for more information</w:t>
      </w:r>
      <w:r w:rsidRPr="001058B5">
        <w:rPr>
          <w:rFonts w:ascii="Arial" w:hAnsi="Arial" w:cs="Arial"/>
          <w:spacing w:val="-24"/>
          <w:sz w:val="20"/>
        </w:rPr>
        <w:t xml:space="preserve"> </w:t>
      </w:r>
      <w:r w:rsidRPr="001058B5">
        <w:rPr>
          <w:rFonts w:ascii="Arial" w:hAnsi="Arial" w:cs="Arial"/>
          <w:sz w:val="20"/>
        </w:rPr>
        <w:t>about the Monitor</w:t>
      </w:r>
      <w:r w:rsidRPr="001058B5">
        <w:rPr>
          <w:rFonts w:ascii="Arial" w:hAnsi="Arial" w:cs="Arial"/>
          <w:spacing w:val="-2"/>
          <w:sz w:val="20"/>
        </w:rPr>
        <w:t xml:space="preserve"> </w:t>
      </w:r>
      <w:r w:rsidRPr="001058B5">
        <w:rPr>
          <w:rFonts w:ascii="Arial" w:hAnsi="Arial" w:cs="Arial"/>
          <w:sz w:val="20"/>
        </w:rPr>
        <w:t>feature</w:t>
      </w:r>
    </w:p>
    <w:p w14:paraId="336A47C4" w14:textId="77777777" w:rsidR="008C539B" w:rsidRPr="001058B5" w:rsidRDefault="008C539B">
      <w:pPr>
        <w:pStyle w:val="BodyText"/>
        <w:spacing w:before="11"/>
        <w:rPr>
          <w:rFonts w:ascii="Arial" w:hAnsi="Arial" w:cs="Arial"/>
        </w:rPr>
      </w:pPr>
    </w:p>
    <w:p w14:paraId="0F4FFD14" w14:textId="77777777" w:rsidR="008C539B" w:rsidRPr="001058B5" w:rsidRDefault="00C12992">
      <w:pPr>
        <w:pStyle w:val="Heading4"/>
        <w:ind w:left="100"/>
      </w:pPr>
      <w:bookmarkStart w:id="154" w:name="Managing_Resources_with_Profiles"/>
      <w:bookmarkStart w:id="155" w:name="_bookmark139"/>
      <w:bookmarkStart w:id="156" w:name="_bookmark140"/>
      <w:bookmarkEnd w:id="154"/>
      <w:bookmarkEnd w:id="155"/>
      <w:bookmarkEnd w:id="156"/>
      <w:r w:rsidRPr="001058B5">
        <w:t>Managing Res</w:t>
      </w:r>
      <w:bookmarkStart w:id="157" w:name="_bookmark141"/>
      <w:bookmarkEnd w:id="157"/>
      <w:r w:rsidRPr="001058B5">
        <w:t xml:space="preserve">ources </w:t>
      </w:r>
      <w:bookmarkStart w:id="158" w:name="_bookmark142"/>
      <w:bookmarkEnd w:id="158"/>
      <w:r w:rsidRPr="001058B5">
        <w:t xml:space="preserve">with </w:t>
      </w:r>
      <w:commentRangeStart w:id="159"/>
      <w:r w:rsidRPr="001058B5">
        <w:t>Profiles</w:t>
      </w:r>
      <w:commentRangeEnd w:id="159"/>
      <w:r w:rsidR="001A78C8">
        <w:rPr>
          <w:rStyle w:val="CommentReference"/>
          <w:rFonts w:ascii="Book Antiqua" w:eastAsia="Book Antiqua" w:hAnsi="Book Antiqua" w:cs="Book Antiqua"/>
          <w:b w:val="0"/>
          <w:bCs w:val="0"/>
        </w:rPr>
        <w:commentReference w:id="159"/>
      </w:r>
    </w:p>
    <w:p w14:paraId="1A4460AE" w14:textId="533ACD05" w:rsidR="008C539B" w:rsidRPr="001058B5" w:rsidRDefault="00592D0F" w:rsidP="00592D0F">
      <w:pPr>
        <w:pStyle w:val="BodyText"/>
        <w:spacing w:before="80" w:line="232" w:lineRule="auto"/>
        <w:ind w:left="1660" w:right="755"/>
        <w:rPr>
          <w:rFonts w:ascii="Arial" w:hAnsi="Arial" w:cs="Arial"/>
        </w:rPr>
        <w:sectPr w:rsidR="008C539B" w:rsidRPr="001058B5">
          <w:pgSz w:w="12240" w:h="15840"/>
          <w:pgMar w:top="840" w:right="1060" w:bottom="860" w:left="1100" w:header="549" w:footer="663" w:gutter="0"/>
          <w:cols w:space="720"/>
        </w:sectPr>
      </w:pPr>
      <w:r w:rsidRPr="00592D0F">
        <w:rPr>
          <w:rFonts w:ascii="Arial" w:hAnsi="Arial" w:cs="Arial"/>
        </w:rPr>
        <w:t xml:space="preserve">Một </w:t>
      </w:r>
      <w:r w:rsidRPr="00592D0F">
        <w:rPr>
          <w:rFonts w:ascii="Arial" w:hAnsi="Arial" w:cs="Arial"/>
          <w:b/>
        </w:rPr>
        <w:t>profile</w:t>
      </w:r>
      <w:r w:rsidRPr="00592D0F">
        <w:rPr>
          <w:rFonts w:ascii="Arial" w:hAnsi="Arial" w:cs="Arial"/>
        </w:rPr>
        <w:t xml:space="preserve"> là tên của một tập hợp các giới hạn về tài nguyên và các tham số về mật khẩu cái mà hạn chế việc sử dụng cơ sở dữ liệu và tài nguyên đối với người dùng. Bạn có thể gán một profile với mỗi một người dùng, và một profile mặc định đến với mọi người khác. Mỗi người dùng có thể chỉ có một profile, và việc tạo mới một cái sẽ thay thế cho phiên bản cũ hơn.</w:t>
      </w:r>
    </w:p>
    <w:p w14:paraId="4C3DC4F5" w14:textId="77777777" w:rsidR="008C539B" w:rsidRPr="001058B5" w:rsidRDefault="008C539B">
      <w:pPr>
        <w:pStyle w:val="BodyText"/>
        <w:spacing w:before="5"/>
        <w:rPr>
          <w:rFonts w:ascii="Arial" w:hAnsi="Arial" w:cs="Arial"/>
          <w:sz w:val="25"/>
        </w:rPr>
      </w:pPr>
    </w:p>
    <w:p w14:paraId="0ABB78E5" w14:textId="43AA06A3" w:rsidR="008C539B" w:rsidRPr="001058B5" w:rsidRDefault="001A78C8">
      <w:pPr>
        <w:pStyle w:val="BodyText"/>
        <w:spacing w:before="118" w:line="232" w:lineRule="auto"/>
        <w:ind w:left="2259" w:right="185"/>
        <w:rPr>
          <w:rFonts w:ascii="Arial" w:hAnsi="Arial" w:cs="Arial"/>
        </w:rPr>
      </w:pPr>
      <w:r w:rsidRPr="001A78C8">
        <w:rPr>
          <w:rFonts w:ascii="Arial" w:hAnsi="Arial" w:cs="Arial"/>
        </w:rPr>
        <w:t>Bạn cần phải tạo và quản lý các profile người dùng chỉ khi các giới hạn tài nguyên là một yêu cầu của chính sách bảo mật cơ sở dữ liệu của bạn. Để sử dụng profiles, đầu tiên phân loại các người dùng có liên quan trong cơ sở dữ liệu. Cũng giống như vai trò được sử dụng để quản lý đặc quyền của người dùng có liên quan,profile được sử dụng để quản lý giới hạn tài nguyên của người dùng có liên quan. Xác định có bao nhiêu profile cần thiết để bao phủ tất cả các loại người dùng trong cơ sở dữ liệu và sau đó xác định các giới hạn tài nguyên thích hợp cho mỗi profile</w:t>
      </w:r>
      <w:r w:rsidR="00C12992" w:rsidRPr="001058B5">
        <w:rPr>
          <w:rFonts w:ascii="Arial" w:hAnsi="Arial" w:cs="Arial"/>
        </w:rPr>
        <w:t>.</w:t>
      </w:r>
    </w:p>
    <w:p w14:paraId="55198F07" w14:textId="4E9D1728" w:rsidR="008C539B" w:rsidRPr="001058B5" w:rsidRDefault="00FB6EC0">
      <w:pPr>
        <w:pStyle w:val="BodyText"/>
        <w:spacing w:before="113" w:line="232" w:lineRule="auto"/>
        <w:ind w:left="2260" w:right="102"/>
        <w:rPr>
          <w:rFonts w:ascii="Arial" w:hAnsi="Arial" w:cs="Arial"/>
        </w:rPr>
      </w:pPr>
      <w:r w:rsidRPr="00FB6EC0">
        <w:rPr>
          <w:rFonts w:ascii="Arial" w:hAnsi="Arial" w:cs="Arial"/>
        </w:rPr>
        <w:t>Nhìn chung, từ profile đề cập đến một tập hợp các thuộc tính áp cho một người dùng nào đó, cho phép một điểm tham chiếu duy nhất mà thông qua đó nhiều người dùng có cùng những thuộc tính này. Các profile trong Oracle Internet Directory chứa các thuộc tính cần thiết để sử dụng và xác thực cho mỗi người dùng. Tương tự, các profile trong Oracle Label Security chứa các thuộc tính hữu ích trong quản lý bảo mật theo nhãn và quản lý các hoạt động. Các thuộc tính trong profile có thể bảo gồm các hạn chế trên các giới hạn tài nguyên hệ thống. Bạn có thể sử dụng Database Resource Manager để thiết lập các loại giới hạ</w:t>
      </w:r>
      <w:r>
        <w:rPr>
          <w:rFonts w:ascii="Arial" w:hAnsi="Arial" w:cs="Arial"/>
        </w:rPr>
        <w:t>n tài nguyên</w:t>
      </w:r>
      <w:r w:rsidR="00C12992" w:rsidRPr="001058B5">
        <w:rPr>
          <w:rFonts w:ascii="Arial" w:hAnsi="Arial" w:cs="Arial"/>
        </w:rPr>
        <w:t>.</w:t>
      </w:r>
    </w:p>
    <w:p w14:paraId="5090F554" w14:textId="36360958" w:rsidR="008C539B" w:rsidRPr="001058B5" w:rsidRDefault="00343C37">
      <w:pPr>
        <w:pStyle w:val="BodyText"/>
        <w:spacing w:before="115" w:line="230" w:lineRule="auto"/>
        <w:ind w:left="2259"/>
        <w:rPr>
          <w:rFonts w:ascii="Arial" w:hAnsi="Arial" w:cs="Arial"/>
        </w:rPr>
      </w:pPr>
      <w:r w:rsidRPr="00343C37">
        <w:rPr>
          <w:rFonts w:ascii="Arial" w:hAnsi="Arial" w:cs="Arial"/>
        </w:rPr>
        <w:t>Các giới hạn tài nguyên profile được thực thi chỉ khi bạn bật các giới hạn tài nguyên liên kết với cơ sở dữ liệu. Việc cho phép giới hạn này có thể x</w:t>
      </w:r>
      <w:r>
        <w:rPr>
          <w:rFonts w:ascii="Arial" w:hAnsi="Arial" w:cs="Arial"/>
        </w:rPr>
        <w:t>ả</w:t>
      </w:r>
      <w:r w:rsidRPr="00343C37">
        <w:rPr>
          <w:rFonts w:ascii="Arial" w:hAnsi="Arial" w:cs="Arial"/>
        </w:rPr>
        <w:t xml:space="preserve">y ra trước khi database khởi động ( sử dụng các tham số khởi trạo trong </w:t>
      </w:r>
      <w:r w:rsidRPr="00343C37">
        <w:rPr>
          <w:rFonts w:ascii="Courier New" w:hAnsi="Courier New" w:cs="Courier New"/>
        </w:rPr>
        <w:t>RESOURCE_LIMIT</w:t>
      </w:r>
      <w:r w:rsidRPr="00343C37">
        <w:rPr>
          <w:rFonts w:ascii="Arial" w:hAnsi="Arial" w:cs="Arial"/>
        </w:rPr>
        <w:t xml:space="preserve">) hoặc trong khi database ở trạng thái mở ( sử dụng lệnh </w:t>
      </w:r>
      <w:r w:rsidRPr="00343C37">
        <w:rPr>
          <w:rFonts w:ascii="Courier New" w:hAnsi="Courier New" w:cs="Courier New"/>
        </w:rPr>
        <w:t>ALTER SYSTEM</w:t>
      </w:r>
      <w:r>
        <w:rPr>
          <w:rFonts w:ascii="Arial" w:hAnsi="Arial" w:cs="Arial"/>
        </w:rPr>
        <w:t>).</w:t>
      </w:r>
    </w:p>
    <w:p w14:paraId="64208608" w14:textId="1D32FB00" w:rsidR="008C539B" w:rsidRPr="001058B5" w:rsidRDefault="00343C37">
      <w:pPr>
        <w:pStyle w:val="BodyText"/>
        <w:spacing w:before="118" w:line="230" w:lineRule="auto"/>
        <w:ind w:left="2259" w:right="102"/>
        <w:rPr>
          <w:rFonts w:ascii="Arial" w:hAnsi="Arial" w:cs="Arial"/>
        </w:rPr>
      </w:pPr>
      <w:r w:rsidRPr="00343C37">
        <w:rPr>
          <w:rFonts w:ascii="Arial" w:hAnsi="Arial" w:cs="Arial"/>
        </w:rPr>
        <w:t xml:space="preserve">Mặc dù các tham số mật khẩu nằm bên trong các profile, chúng không bị ảnh hưởng bởi </w:t>
      </w:r>
      <w:r w:rsidRPr="00343C37">
        <w:rPr>
          <w:rFonts w:ascii="Courier New" w:hAnsi="Courier New" w:cs="Courier New"/>
        </w:rPr>
        <w:t>RESOURCE_LIMIT</w:t>
      </w:r>
      <w:r w:rsidRPr="00343C37">
        <w:rPr>
          <w:rFonts w:ascii="Arial" w:hAnsi="Arial" w:cs="Arial"/>
        </w:rPr>
        <w:t xml:space="preserve"> hoặc </w:t>
      </w:r>
      <w:r w:rsidRPr="00343C37">
        <w:rPr>
          <w:rFonts w:ascii="Courier New" w:hAnsi="Courier New" w:cs="Courier New"/>
        </w:rPr>
        <w:t>ALTER SYSTEM</w:t>
      </w:r>
      <w:r w:rsidRPr="00343C37">
        <w:rPr>
          <w:rFonts w:ascii="Arial" w:hAnsi="Arial" w:cs="Arial"/>
        </w:rPr>
        <w:t xml:space="preserve"> và quản lý mật khẩu luôn được bật. Trong cơ sở dữ liệu Oracle, Database Resource Manager chủ yếu xử lý các phân bổ và hạn chế tài nguyên</w:t>
      </w:r>
      <w:r w:rsidR="00C12992" w:rsidRPr="001058B5">
        <w:rPr>
          <w:rFonts w:ascii="Arial" w:hAnsi="Arial" w:cs="Arial"/>
        </w:rPr>
        <w:t>.</w:t>
      </w:r>
    </w:p>
    <w:p w14:paraId="4EC2DE09" w14:textId="77777777" w:rsidR="008C539B" w:rsidRPr="001058B5" w:rsidRDefault="008C539B">
      <w:pPr>
        <w:pStyle w:val="BodyText"/>
        <w:spacing w:before="7"/>
        <w:rPr>
          <w:rFonts w:ascii="Arial" w:hAnsi="Arial" w:cs="Arial"/>
          <w:sz w:val="17"/>
        </w:rPr>
      </w:pPr>
    </w:p>
    <w:p w14:paraId="24CCE626" w14:textId="55C3708D" w:rsidR="008C539B" w:rsidRPr="001058B5" w:rsidRDefault="005D391B">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3A60257" w14:textId="77777777" w:rsidR="008C539B" w:rsidRPr="001058B5" w:rsidRDefault="00C12992" w:rsidP="006F7931">
      <w:pPr>
        <w:pStyle w:val="ListParagraph"/>
        <w:numPr>
          <w:ilvl w:val="0"/>
          <w:numId w:val="131"/>
        </w:numPr>
        <w:tabs>
          <w:tab w:val="left" w:pos="3340"/>
        </w:tabs>
        <w:spacing w:before="133"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on managing</w:t>
      </w:r>
      <w:r w:rsidRPr="001058B5">
        <w:rPr>
          <w:rFonts w:ascii="Arial" w:hAnsi="Arial" w:cs="Arial"/>
          <w:spacing w:val="-3"/>
          <w:sz w:val="20"/>
        </w:rPr>
        <w:t xml:space="preserve"> </w:t>
      </w:r>
      <w:r w:rsidRPr="001058B5">
        <w:rPr>
          <w:rFonts w:ascii="Arial" w:hAnsi="Arial" w:cs="Arial"/>
          <w:sz w:val="20"/>
        </w:rPr>
        <w:t>resources</w:t>
      </w:r>
    </w:p>
    <w:p w14:paraId="72B4A8D5" w14:textId="77777777" w:rsidR="008C539B" w:rsidRPr="001058B5" w:rsidRDefault="008D1AB8" w:rsidP="006F7931">
      <w:pPr>
        <w:pStyle w:val="ListParagraph"/>
        <w:numPr>
          <w:ilvl w:val="0"/>
          <w:numId w:val="131"/>
        </w:numPr>
        <w:tabs>
          <w:tab w:val="left" w:pos="3340"/>
        </w:tabs>
        <w:spacing w:before="118" w:line="232" w:lineRule="auto"/>
        <w:ind w:right="13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 2-15 </w:t>
        </w:r>
      </w:hyperlink>
      <w:r w:rsidR="00C12992" w:rsidRPr="001058B5">
        <w:rPr>
          <w:rFonts w:ascii="Arial" w:hAnsi="Arial" w:cs="Arial"/>
          <w:sz w:val="20"/>
        </w:rPr>
        <w:t>for viewing resource</w:t>
      </w:r>
      <w:r w:rsidR="00C12992" w:rsidRPr="001058B5">
        <w:rPr>
          <w:rFonts w:ascii="Arial" w:hAnsi="Arial" w:cs="Arial"/>
          <w:spacing w:val="-8"/>
          <w:sz w:val="20"/>
        </w:rPr>
        <w:t xml:space="preserve"> </w:t>
      </w:r>
      <w:r w:rsidR="00C12992" w:rsidRPr="001058B5">
        <w:rPr>
          <w:rFonts w:ascii="Arial" w:hAnsi="Arial" w:cs="Arial"/>
          <w:sz w:val="20"/>
        </w:rPr>
        <w:t>information</w:t>
      </w:r>
    </w:p>
    <w:p w14:paraId="17BDDC6E" w14:textId="77777777" w:rsidR="008C539B" w:rsidRPr="001058B5" w:rsidRDefault="00C12992" w:rsidP="006F7931">
      <w:pPr>
        <w:pStyle w:val="ListParagraph"/>
        <w:numPr>
          <w:ilvl w:val="0"/>
          <w:numId w:val="131"/>
        </w:numPr>
        <w:tabs>
          <w:tab w:val="left" w:pos="3340"/>
        </w:tabs>
        <w:spacing w:before="112" w:line="244" w:lineRule="exact"/>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information</w:t>
      </w:r>
      <w:r w:rsidRPr="001058B5">
        <w:rPr>
          <w:rFonts w:ascii="Arial" w:hAnsi="Arial" w:cs="Arial"/>
          <w:spacing w:val="-10"/>
          <w:sz w:val="20"/>
        </w:rPr>
        <w:t xml:space="preserve"> </w:t>
      </w:r>
      <w:r w:rsidRPr="001058B5">
        <w:rPr>
          <w:rFonts w:ascii="Arial" w:hAnsi="Arial" w:cs="Arial"/>
          <w:sz w:val="20"/>
        </w:rPr>
        <w:t>about</w:t>
      </w:r>
    </w:p>
    <w:p w14:paraId="69BE34E9" w14:textId="77777777" w:rsidR="008C539B" w:rsidRPr="001058B5" w:rsidRDefault="00C12992">
      <w:pPr>
        <w:pStyle w:val="BodyText"/>
        <w:spacing w:line="248" w:lineRule="exact"/>
        <w:ind w:left="3340"/>
        <w:rPr>
          <w:rFonts w:ascii="Arial" w:hAnsi="Arial" w:cs="Arial"/>
        </w:rPr>
      </w:pPr>
      <w:r w:rsidRPr="001058B5">
        <w:rPr>
          <w:rFonts w:ascii="Arial" w:hAnsi="Arial" w:cs="Arial"/>
          <w:w w:val="95"/>
        </w:rPr>
        <w:t>ALTER SYSTEM</w:t>
      </w:r>
      <w:r w:rsidRPr="001058B5">
        <w:rPr>
          <w:rFonts w:ascii="Arial" w:hAnsi="Arial" w:cs="Arial"/>
          <w:spacing w:val="-96"/>
          <w:w w:val="95"/>
        </w:rPr>
        <w:t xml:space="preserve"> </w:t>
      </w:r>
      <w:r w:rsidRPr="001058B5">
        <w:rPr>
          <w:rFonts w:ascii="Arial" w:hAnsi="Arial" w:cs="Arial"/>
          <w:w w:val="95"/>
        </w:rPr>
        <w:t>or RESOURCE_LIMIT</w:t>
      </w:r>
    </w:p>
    <w:p w14:paraId="4100BD64" w14:textId="77777777" w:rsidR="008C539B" w:rsidRPr="001058B5" w:rsidRDefault="008C539B">
      <w:pPr>
        <w:pStyle w:val="BodyText"/>
        <w:spacing w:before="8"/>
        <w:rPr>
          <w:rFonts w:ascii="Arial" w:hAnsi="Arial" w:cs="Arial"/>
          <w:sz w:val="21"/>
        </w:rPr>
      </w:pPr>
    </w:p>
    <w:p w14:paraId="546E6AA3" w14:textId="2BF3D835" w:rsidR="008C539B" w:rsidRPr="001058B5" w:rsidRDefault="00D8448F">
      <w:pPr>
        <w:pStyle w:val="Heading6"/>
        <w:spacing w:before="1"/>
      </w:pPr>
      <w:bookmarkStart w:id="160" w:name="Creating_Profiles"/>
      <w:bookmarkStart w:id="161" w:name="_bookmark144"/>
      <w:bookmarkStart w:id="162" w:name="_bookmark145"/>
      <w:bookmarkEnd w:id="160"/>
      <w:bookmarkEnd w:id="161"/>
      <w:bookmarkEnd w:id="162"/>
      <w:r>
        <w:t>Tạo ra các profile</w:t>
      </w:r>
    </w:p>
    <w:p w14:paraId="2AFDC9BB" w14:textId="2D6C4F69" w:rsidR="008C539B" w:rsidRPr="001058B5" w:rsidRDefault="00745B96">
      <w:pPr>
        <w:pStyle w:val="BodyText"/>
        <w:spacing w:before="57" w:line="230" w:lineRule="auto"/>
        <w:ind w:left="2259" w:right="418"/>
        <w:rPr>
          <w:rFonts w:ascii="Arial" w:hAnsi="Arial" w:cs="Arial"/>
        </w:rPr>
      </w:pPr>
      <w:r w:rsidRPr="00745B96">
        <w:rPr>
          <w:rFonts w:ascii="Arial" w:hAnsi="Arial" w:cs="Arial"/>
        </w:rPr>
        <w:t xml:space="preserve">Bất kỳ người dùng được ủy quyền đều óc thể tạo, gán cho người dùng, chỉnh sửa, và xóa một profile ở bất kỳ thời điểm nào ( sử dụng lệnh </w:t>
      </w:r>
      <w:r w:rsidRPr="00745B96">
        <w:rPr>
          <w:rFonts w:ascii="Courier New" w:hAnsi="Courier New" w:cs="Courier New"/>
        </w:rPr>
        <w:t>CREATE USER</w:t>
      </w:r>
      <w:r w:rsidRPr="00745B96">
        <w:rPr>
          <w:rFonts w:ascii="Arial" w:hAnsi="Arial" w:cs="Arial"/>
        </w:rPr>
        <w:t xml:space="preserve"> hoặc </w:t>
      </w:r>
      <w:r w:rsidRPr="00745B96">
        <w:rPr>
          <w:rFonts w:ascii="Courier New" w:hAnsi="Courier New" w:cs="Courier New"/>
        </w:rPr>
        <w:t>ALTER USER</w:t>
      </w:r>
      <w:r w:rsidRPr="00745B96">
        <w:rPr>
          <w:rFonts w:ascii="Arial" w:hAnsi="Arial" w:cs="Arial"/>
        </w:rPr>
        <w:t>). Các profile có thể được gán cho những người dùng và không thể gán được cho các role (vai trò) và các profile khác. Việc gán profile không ảnh hưởng đến các phiên làm việc hiện tại, thay vào đó, nó sẽ có hiệu lực ở các phiên làm việc tiếp theo. Lưu ý rằng khi bạn gán một profile cho một người dùng bên ngoài (external user) hoặc người dùng toàn cục (global user), các tham số về mật khẩu không bị ảnh hưởng cho người dùng đó.</w:t>
      </w:r>
      <w:r w:rsidR="00C12992" w:rsidRPr="001058B5">
        <w:rPr>
          <w:rFonts w:ascii="Arial" w:hAnsi="Arial" w:cs="Arial"/>
          <w:spacing w:val="-4"/>
        </w:rPr>
        <w:t>.</w:t>
      </w:r>
    </w:p>
    <w:p w14:paraId="6530CE98" w14:textId="48049F73" w:rsidR="008C539B" w:rsidRPr="001058B5" w:rsidRDefault="00745B96">
      <w:pPr>
        <w:pStyle w:val="BodyText"/>
        <w:spacing w:before="117"/>
        <w:ind w:left="2260"/>
        <w:rPr>
          <w:rFonts w:ascii="Arial" w:hAnsi="Arial" w:cs="Arial"/>
        </w:rPr>
      </w:pPr>
      <w:r w:rsidRPr="00745B96">
        <w:rPr>
          <w:rFonts w:ascii="Arial" w:hAnsi="Arial" w:cs="Arial"/>
          <w:spacing w:val="-9"/>
        </w:rPr>
        <w:t xml:space="preserve">Để tìm thêm thông tin về các profile hiện có, truy vấn khung nhìn </w:t>
      </w:r>
      <w:r w:rsidRPr="00745B96">
        <w:rPr>
          <w:rFonts w:ascii="Courier New" w:hAnsi="Courier New" w:cs="Courier New"/>
          <w:spacing w:val="-9"/>
        </w:rPr>
        <w:t>DBA_PROFILES</w:t>
      </w:r>
      <w:r w:rsidRPr="00745B96">
        <w:rPr>
          <w:rFonts w:ascii="Arial" w:hAnsi="Arial" w:cs="Arial"/>
          <w:spacing w:val="-9"/>
        </w:rPr>
        <w:t>.</w:t>
      </w:r>
    </w:p>
    <w:p w14:paraId="1C7277E2" w14:textId="33B31D66" w:rsidR="008C539B" w:rsidRPr="001058B5" w:rsidRDefault="001F2F5F">
      <w:pPr>
        <w:spacing w:before="21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6DEAB2" w14:textId="77777777" w:rsidR="008C539B" w:rsidRPr="001058B5" w:rsidRDefault="00C12992" w:rsidP="006F7931">
      <w:pPr>
        <w:pStyle w:val="ListParagraph"/>
        <w:numPr>
          <w:ilvl w:val="0"/>
          <w:numId w:val="131"/>
        </w:numPr>
        <w:tabs>
          <w:tab w:val="left" w:pos="3340"/>
        </w:tabs>
        <w:spacing w:before="134" w:line="232" w:lineRule="auto"/>
        <w:ind w:right="904"/>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0"/>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more</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 the SQL statements that are used to manage profiles, which are ALTER</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DROP</w:t>
      </w:r>
      <w:r w:rsidRPr="001058B5">
        <w:rPr>
          <w:rFonts w:ascii="Arial" w:hAnsi="Arial" w:cs="Arial"/>
          <w:spacing w:val="-55"/>
          <w:sz w:val="20"/>
        </w:rPr>
        <w:t xml:space="preserve"> </w:t>
      </w:r>
      <w:r w:rsidRPr="001058B5">
        <w:rPr>
          <w:rFonts w:ascii="Arial" w:hAnsi="Arial" w:cs="Arial"/>
          <w:sz w:val="20"/>
        </w:rPr>
        <w:t>PROFILE</w:t>
      </w:r>
    </w:p>
    <w:p w14:paraId="09D1A774" w14:textId="77777777" w:rsidR="008C539B" w:rsidRPr="001058B5" w:rsidRDefault="00C12992" w:rsidP="006F7931">
      <w:pPr>
        <w:pStyle w:val="ListParagraph"/>
        <w:numPr>
          <w:ilvl w:val="0"/>
          <w:numId w:val="131"/>
        </w:numPr>
        <w:tabs>
          <w:tab w:val="left" w:pos="3340"/>
        </w:tabs>
        <w:spacing w:before="114"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4B11B920" w14:textId="77777777" w:rsidR="008C539B" w:rsidRPr="001058B5" w:rsidRDefault="008D1AB8" w:rsidP="006F7931">
      <w:pPr>
        <w:pStyle w:val="ListParagraph"/>
        <w:numPr>
          <w:ilvl w:val="0"/>
          <w:numId w:val="131"/>
        </w:numPr>
        <w:tabs>
          <w:tab w:val="left" w:pos="3340"/>
        </w:tabs>
        <w:spacing w:before="112"/>
        <w:rPr>
          <w:rFonts w:ascii="Arial" w:hAnsi="Arial" w:cs="Arial"/>
          <w:sz w:val="20"/>
        </w:rPr>
      </w:pPr>
      <w:hyperlink w:anchor="_bookmark59" w:history="1">
        <w:r w:rsidR="00C12992" w:rsidRPr="001058B5">
          <w:rPr>
            <w:rFonts w:ascii="Arial" w:hAnsi="Arial" w:cs="Arial"/>
            <w:color w:val="0000CC"/>
            <w:sz w:val="20"/>
          </w:rPr>
          <w:t xml:space="preserve">"Creating User Accounts" </w:t>
        </w:r>
      </w:hyperlink>
      <w:hyperlink w:anchor="_bookmark59"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2-1</w:t>
        </w:r>
      </w:hyperlink>
    </w:p>
    <w:p w14:paraId="01F7CC02" w14:textId="77777777" w:rsidR="008C539B" w:rsidRPr="001058B5" w:rsidRDefault="008D1AB8" w:rsidP="006F7931">
      <w:pPr>
        <w:pStyle w:val="ListParagraph"/>
        <w:numPr>
          <w:ilvl w:val="0"/>
          <w:numId w:val="131"/>
        </w:numPr>
        <w:tabs>
          <w:tab w:val="left" w:pos="3340"/>
        </w:tabs>
        <w:rPr>
          <w:rFonts w:ascii="Arial" w:hAnsi="Arial" w:cs="Arial"/>
          <w:sz w:val="20"/>
        </w:rPr>
      </w:pPr>
      <w:hyperlink w:anchor="_bookmark97" w:history="1">
        <w:r w:rsidR="00C12992" w:rsidRPr="001058B5">
          <w:rPr>
            <w:rFonts w:ascii="Arial" w:hAnsi="Arial" w:cs="Arial"/>
            <w:color w:val="0000CC"/>
            <w:sz w:val="20"/>
          </w:rPr>
          <w:t xml:space="preserve">"Altering User Accounts" </w:t>
        </w:r>
      </w:hyperlink>
      <w:hyperlink w:anchor="_bookmark97"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2-7</w:t>
        </w:r>
      </w:hyperlink>
    </w:p>
    <w:p w14:paraId="1A5A11D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0C6C1A6A" w14:textId="77777777" w:rsidR="008C539B" w:rsidRPr="001058B5" w:rsidRDefault="008C539B">
      <w:pPr>
        <w:pStyle w:val="BodyText"/>
        <w:spacing w:before="2"/>
        <w:rPr>
          <w:rFonts w:ascii="Arial" w:hAnsi="Arial" w:cs="Arial"/>
          <w:sz w:val="24"/>
        </w:rPr>
      </w:pPr>
    </w:p>
    <w:p w14:paraId="2A3E17CC" w14:textId="77777777" w:rsidR="008C539B" w:rsidRPr="001058B5" w:rsidRDefault="00C12992">
      <w:pPr>
        <w:pStyle w:val="Heading6"/>
        <w:spacing w:before="105"/>
        <w:ind w:left="1660"/>
      </w:pPr>
      <w:bookmarkStart w:id="163" w:name="Dropping_Profiles"/>
      <w:bookmarkStart w:id="164" w:name="_bookmark148"/>
      <w:bookmarkStart w:id="165" w:name="_bookmark149"/>
      <w:bookmarkStart w:id="166" w:name="_bookmark150"/>
      <w:bookmarkEnd w:id="163"/>
      <w:bookmarkEnd w:id="164"/>
      <w:bookmarkEnd w:id="165"/>
      <w:bookmarkEnd w:id="166"/>
      <w:r w:rsidRPr="001058B5">
        <w:t>Dropping Profiles</w:t>
      </w:r>
    </w:p>
    <w:p w14:paraId="2B23A4EF" w14:textId="5E403662" w:rsidR="008C539B" w:rsidRPr="001058B5" w:rsidRDefault="00E3349D">
      <w:pPr>
        <w:pStyle w:val="BodyText"/>
        <w:spacing w:before="58" w:line="228" w:lineRule="auto"/>
        <w:ind w:left="1659" w:right="848"/>
        <w:rPr>
          <w:rFonts w:ascii="Arial" w:hAnsi="Arial" w:cs="Arial"/>
        </w:rPr>
      </w:pPr>
      <w:r w:rsidRPr="00E3349D">
        <w:rPr>
          <w:rFonts w:ascii="Arial" w:hAnsi="Arial" w:cs="Arial"/>
          <w:spacing w:val="-9"/>
        </w:rPr>
        <w:t xml:space="preserve">Để xóa một profile, bạn phải có quyền hệ thống </w:t>
      </w:r>
      <w:r w:rsidRPr="00E3349D">
        <w:rPr>
          <w:rFonts w:ascii="Courier New" w:hAnsi="Courier New" w:cs="Courier New"/>
          <w:spacing w:val="-9"/>
        </w:rPr>
        <w:t>DROP PROFILE</w:t>
      </w:r>
      <w:r w:rsidRPr="00E3349D">
        <w:rPr>
          <w:rFonts w:ascii="Arial" w:hAnsi="Arial" w:cs="Arial"/>
          <w:spacing w:val="-9"/>
        </w:rPr>
        <w:t xml:space="preserve">. Bạn có thể xóa một profile (hơn là default profile) thông qua câu lệnh sql </w:t>
      </w:r>
      <w:r w:rsidRPr="00E3349D">
        <w:rPr>
          <w:rFonts w:ascii="Courier New" w:hAnsi="Courier New" w:cs="Courier New"/>
          <w:spacing w:val="-9"/>
        </w:rPr>
        <w:t>DROP PROFILE</w:t>
      </w:r>
      <w:r w:rsidRPr="00E3349D">
        <w:rPr>
          <w:rFonts w:ascii="Arial" w:hAnsi="Arial" w:cs="Arial"/>
          <w:spacing w:val="-9"/>
        </w:rPr>
        <w:t xml:space="preserve">. Để xóa một profile hiện đang gán cho một người dùng khác một cách thành cônhg sử dụng thêm tùy chọn </w:t>
      </w:r>
      <w:r w:rsidRPr="00E3349D">
        <w:rPr>
          <w:rFonts w:ascii="Courier New" w:hAnsi="Courier New" w:cs="Courier New"/>
          <w:spacing w:val="-9"/>
        </w:rPr>
        <w:t>CASCADE</w:t>
      </w:r>
      <w:r w:rsidRPr="00E3349D">
        <w:rPr>
          <w:rFonts w:ascii="Arial" w:hAnsi="Arial" w:cs="Arial"/>
          <w:spacing w:val="-9"/>
        </w:rPr>
        <w:t>.</w:t>
      </w:r>
      <w:r w:rsidR="00C12992" w:rsidRPr="001058B5">
        <w:rPr>
          <w:rFonts w:ascii="Arial" w:hAnsi="Arial" w:cs="Arial"/>
        </w:rPr>
        <w:t>.</w:t>
      </w:r>
    </w:p>
    <w:p w14:paraId="117B24AB" w14:textId="085AC6C4" w:rsidR="008C539B" w:rsidRPr="001058B5" w:rsidRDefault="00E3349D">
      <w:pPr>
        <w:pStyle w:val="BodyText"/>
        <w:spacing w:before="112"/>
        <w:ind w:left="1660"/>
        <w:rPr>
          <w:rFonts w:ascii="Arial" w:hAnsi="Arial" w:cs="Arial"/>
        </w:rPr>
      </w:pPr>
      <w:r w:rsidRPr="00E3349D">
        <w:rPr>
          <w:rFonts w:ascii="Arial" w:hAnsi="Arial" w:cs="Arial"/>
        </w:rPr>
        <w:t>Câu lệnh sau đây xóa một profile tên clerk, mặc dù nó đã được gán cho ngườ</w:t>
      </w:r>
      <w:r>
        <w:rPr>
          <w:rFonts w:ascii="Arial" w:hAnsi="Arial" w:cs="Arial"/>
        </w:rPr>
        <w:t>i dùng</w:t>
      </w:r>
      <w:r w:rsidR="00C12992" w:rsidRPr="001058B5">
        <w:rPr>
          <w:rFonts w:ascii="Arial" w:hAnsi="Arial" w:cs="Arial"/>
        </w:rPr>
        <w:t>:</w:t>
      </w:r>
    </w:p>
    <w:p w14:paraId="3C3A5E4E" w14:textId="77777777" w:rsidR="008C539B" w:rsidRPr="00E3349D" w:rsidRDefault="00C12992">
      <w:pPr>
        <w:spacing w:before="136"/>
        <w:ind w:left="1660"/>
        <w:rPr>
          <w:rFonts w:ascii="Courier New" w:hAnsi="Courier New" w:cs="Courier New"/>
          <w:sz w:val="18"/>
        </w:rPr>
      </w:pPr>
      <w:r w:rsidRPr="00E3349D">
        <w:rPr>
          <w:rFonts w:ascii="Courier New" w:hAnsi="Courier New" w:cs="Courier New"/>
          <w:w w:val="95"/>
          <w:sz w:val="18"/>
        </w:rPr>
        <w:t>DROP PROFILE clerk CASCADE;</w:t>
      </w:r>
    </w:p>
    <w:p w14:paraId="2640BA4B" w14:textId="77777777" w:rsidR="008C539B" w:rsidRPr="001058B5" w:rsidRDefault="008C539B">
      <w:pPr>
        <w:pStyle w:val="BodyText"/>
        <w:rPr>
          <w:rFonts w:ascii="Arial" w:hAnsi="Arial" w:cs="Arial"/>
          <w:sz w:val="19"/>
        </w:rPr>
      </w:pPr>
    </w:p>
    <w:p w14:paraId="1C378E90" w14:textId="65D7BF3B" w:rsidR="008C539B" w:rsidRPr="001058B5" w:rsidRDefault="00A13D8B">
      <w:pPr>
        <w:pStyle w:val="BodyText"/>
        <w:spacing w:line="230" w:lineRule="auto"/>
        <w:ind w:left="1660" w:right="768"/>
        <w:rPr>
          <w:rFonts w:ascii="Arial" w:hAnsi="Arial" w:cs="Arial"/>
        </w:rPr>
      </w:pPr>
      <w:bookmarkStart w:id="167" w:name="_bookmark151"/>
      <w:bookmarkEnd w:id="167"/>
      <w:r w:rsidRPr="00A13D8B">
        <w:rPr>
          <w:rFonts w:ascii="Arial" w:hAnsi="Arial" w:cs="Arial"/>
        </w:rPr>
        <w:t xml:space="preserve">Bất kỳ người dùng hiện tại lúc đó đã được gán vào một profile mà cái đó bị xóa thì nó sẽ tự động gán vào </w:t>
      </w:r>
      <w:r w:rsidRPr="00A13D8B">
        <w:rPr>
          <w:rFonts w:ascii="Courier New" w:hAnsi="Courier New" w:cs="Courier New"/>
        </w:rPr>
        <w:t>DEFAULT</w:t>
      </w:r>
      <w:r w:rsidRPr="00A13D8B">
        <w:rPr>
          <w:rFonts w:ascii="Arial" w:hAnsi="Arial" w:cs="Arial"/>
        </w:rPr>
        <w:t xml:space="preserve"> profile. </w:t>
      </w:r>
      <w:r w:rsidRPr="00A13D8B">
        <w:rPr>
          <w:rFonts w:ascii="Courier New" w:hAnsi="Courier New" w:cs="Courier New"/>
        </w:rPr>
        <w:t>DEFAULT</w:t>
      </w:r>
      <w:r w:rsidRPr="00A13D8B">
        <w:rPr>
          <w:rFonts w:ascii="Arial" w:hAnsi="Arial" w:cs="Arial"/>
        </w:rPr>
        <w:t xml:space="preserve"> profile không thể bị xóa. Khi một profile bị xóa, việc xóa profile đó không ảnh hưởng lập tức đến phiên làm việc hiện tại. Chỉ những phiên làm việc được tạo sau khi một profile bị xóa sẽ sử dụng profile đã được gán mới.</w:t>
      </w:r>
    </w:p>
    <w:p w14:paraId="1A64F073" w14:textId="77777777" w:rsidR="008C539B" w:rsidRPr="001058B5" w:rsidRDefault="008C539B">
      <w:pPr>
        <w:pStyle w:val="BodyText"/>
        <w:spacing w:before="10"/>
        <w:rPr>
          <w:rFonts w:ascii="Arial" w:hAnsi="Arial" w:cs="Arial"/>
          <w:sz w:val="27"/>
        </w:rPr>
      </w:pPr>
    </w:p>
    <w:p w14:paraId="2D691FDB" w14:textId="77777777" w:rsidR="008C539B" w:rsidRPr="001058B5" w:rsidRDefault="00C12992">
      <w:pPr>
        <w:pStyle w:val="Heading3"/>
        <w:spacing w:before="1"/>
        <w:ind w:left="100"/>
      </w:pPr>
      <w:bookmarkStart w:id="168" w:name="Deleting_User_Accounts"/>
      <w:bookmarkStart w:id="169" w:name="_bookmark152"/>
      <w:bookmarkEnd w:id="168"/>
      <w:bookmarkEnd w:id="169"/>
      <w:r w:rsidRPr="001058B5">
        <w:t>Deleting U</w:t>
      </w:r>
      <w:bookmarkStart w:id="170" w:name="_bookmark153"/>
      <w:bookmarkEnd w:id="170"/>
      <w:r w:rsidRPr="001058B5">
        <w:t>ser Accounts</w:t>
      </w:r>
    </w:p>
    <w:p w14:paraId="34F7D140" w14:textId="2D2F980C" w:rsidR="008C539B" w:rsidRPr="001058B5" w:rsidRDefault="00543D2F">
      <w:pPr>
        <w:pStyle w:val="BodyText"/>
        <w:spacing w:before="86" w:line="232" w:lineRule="auto"/>
        <w:ind w:left="1660" w:right="848"/>
        <w:rPr>
          <w:rFonts w:ascii="Arial" w:hAnsi="Arial" w:cs="Arial"/>
        </w:rPr>
      </w:pPr>
      <w:r w:rsidRPr="00543D2F">
        <w:rPr>
          <w:rFonts w:ascii="Arial" w:hAnsi="Arial" w:cs="Arial"/>
        </w:rPr>
        <w:t>Khi bạn xóa một tài khoản người dùng, cơ sở dữ liệu Oracle xóa tài khoản người dùng và các schema liên kết với người dùng đó từ data dictionary. nó cũng ngay lập tức xóa hết tất cả các đối tượng schema chứa trong schema người dùng, nế</w:t>
      </w:r>
      <w:r>
        <w:rPr>
          <w:rFonts w:ascii="Arial" w:hAnsi="Arial" w:cs="Arial"/>
        </w:rPr>
        <w:t>u có</w:t>
      </w:r>
      <w:r w:rsidR="00C12992" w:rsidRPr="001058B5">
        <w:rPr>
          <w:rFonts w:ascii="Arial" w:hAnsi="Arial" w:cs="Arial"/>
        </w:rPr>
        <w:t>.</w:t>
      </w:r>
    </w:p>
    <w:p w14:paraId="22236309" w14:textId="77777777" w:rsidR="008C539B" w:rsidRPr="001058B5" w:rsidRDefault="008D1AB8">
      <w:pPr>
        <w:pStyle w:val="BodyText"/>
        <w:spacing w:before="2"/>
        <w:rPr>
          <w:rFonts w:ascii="Arial" w:hAnsi="Arial" w:cs="Arial"/>
          <w:sz w:val="18"/>
        </w:rPr>
      </w:pPr>
      <w:r>
        <w:rPr>
          <w:rFonts w:ascii="Arial" w:hAnsi="Arial" w:cs="Arial"/>
        </w:rPr>
        <w:pict w14:anchorId="5DE772BF">
          <v:group id="_x0000_s1607" style="position:absolute;margin-left:174pt;margin-top:13.25pt;width:300pt;height:2.5pt;z-index:1504;mso-wrap-distance-left:0;mso-wrap-distance-right:0;mso-position-horizontal-relative:page" coordorigin="3480,265" coordsize="6000,50">
            <v:line id="_x0000_s1609" style="position:absolute" from="3480,268" to="9480,268" strokeweight=".24pt"/>
            <v:line id="_x0000_s1608" style="position:absolute" from="3480,312" to="9480,312" strokeweight=".24pt"/>
            <w10:wrap type="topAndBottom" anchorx="page"/>
          </v:group>
        </w:pict>
      </w:r>
    </w:p>
    <w:p w14:paraId="429B217E" w14:textId="60E69984" w:rsidR="008C539B" w:rsidRPr="001058B5" w:rsidRDefault="0035699E">
      <w:pPr>
        <w:spacing w:before="34"/>
        <w:ind w:left="2380"/>
        <w:rPr>
          <w:rFonts w:ascii="Arial" w:hAnsi="Arial" w:cs="Arial"/>
          <w:b/>
          <w:sz w:val="19"/>
        </w:rPr>
      </w:pPr>
      <w:r>
        <w:rPr>
          <w:rFonts w:ascii="Arial" w:hAnsi="Arial" w:cs="Arial"/>
          <w:b/>
          <w:sz w:val="19"/>
        </w:rPr>
        <w:t>Lưu ý</w:t>
      </w:r>
      <w:r w:rsidR="00C12992" w:rsidRPr="001058B5">
        <w:rPr>
          <w:rFonts w:ascii="Arial" w:hAnsi="Arial" w:cs="Arial"/>
          <w:b/>
          <w:sz w:val="19"/>
        </w:rPr>
        <w:t>:</w:t>
      </w:r>
    </w:p>
    <w:p w14:paraId="5460B4B7" w14:textId="38DBDB3F" w:rsidR="008C539B" w:rsidRPr="001058B5" w:rsidRDefault="0035699E" w:rsidP="006F7931">
      <w:pPr>
        <w:pStyle w:val="ListParagraph"/>
        <w:numPr>
          <w:ilvl w:val="2"/>
          <w:numId w:val="137"/>
        </w:numPr>
        <w:tabs>
          <w:tab w:val="left" w:pos="2740"/>
        </w:tabs>
        <w:spacing w:before="134" w:line="232" w:lineRule="auto"/>
        <w:ind w:right="2070"/>
        <w:jc w:val="both"/>
        <w:rPr>
          <w:rFonts w:ascii="Arial" w:hAnsi="Arial" w:cs="Arial"/>
          <w:sz w:val="20"/>
        </w:rPr>
      </w:pPr>
      <w:r w:rsidRPr="0035699E">
        <w:rPr>
          <w:rFonts w:ascii="Arial" w:hAnsi="Arial" w:cs="Arial"/>
          <w:sz w:val="20"/>
        </w:rPr>
        <w:t xml:space="preserve">Nếu bạn muốn schema người dùng liên kết với các đối tượng phải được giữ lại nhưng mà bạn muốn người dùng bị từ chối truy cập vào cơ sở dữ liệu, thì nên sử dụng quyền </w:t>
      </w:r>
      <w:r w:rsidRPr="0035699E">
        <w:rPr>
          <w:rFonts w:ascii="Courier New" w:hAnsi="Courier New" w:cs="Courier New"/>
          <w:sz w:val="20"/>
        </w:rPr>
        <w:t>CREATE SESSION</w:t>
      </w:r>
      <w:r w:rsidRPr="0035699E">
        <w:rPr>
          <w:rFonts w:ascii="Arial" w:hAnsi="Arial" w:cs="Arial"/>
          <w:sz w:val="20"/>
        </w:rPr>
        <w:t xml:space="preserve"> sẽ bị thu hồi lại.</w:t>
      </w:r>
      <w:r w:rsidR="00C12992" w:rsidRPr="001058B5">
        <w:rPr>
          <w:rFonts w:ascii="Arial" w:hAnsi="Arial" w:cs="Arial"/>
          <w:spacing w:val="-3"/>
          <w:sz w:val="20"/>
        </w:rPr>
        <w:t>.</w:t>
      </w:r>
    </w:p>
    <w:p w14:paraId="1D01B76F" w14:textId="5B9107E8" w:rsidR="008C539B" w:rsidRPr="001058B5" w:rsidRDefault="008D1AB8" w:rsidP="006F7931">
      <w:pPr>
        <w:pStyle w:val="ListParagraph"/>
        <w:numPr>
          <w:ilvl w:val="2"/>
          <w:numId w:val="137"/>
        </w:numPr>
        <w:tabs>
          <w:tab w:val="left" w:pos="2740"/>
        </w:tabs>
        <w:spacing w:before="117" w:line="228" w:lineRule="auto"/>
        <w:ind w:right="2392"/>
        <w:rPr>
          <w:rFonts w:ascii="Arial" w:hAnsi="Arial" w:cs="Arial"/>
          <w:sz w:val="20"/>
        </w:rPr>
      </w:pPr>
      <w:r>
        <w:rPr>
          <w:rFonts w:ascii="Arial" w:hAnsi="Arial" w:cs="Arial"/>
        </w:rPr>
        <w:pict w14:anchorId="1329F703">
          <v:group id="_x0000_s1604" style="position:absolute;left:0;text-align:left;margin-left:174pt;margin-top:35.1pt;width:300pt;height:2.5pt;z-index:1528;mso-wrap-distance-left:0;mso-wrap-distance-right:0;mso-position-horizontal-relative:page" coordorigin="3480,702" coordsize="6000,50">
            <v:line id="_x0000_s1606" style="position:absolute" from="3480,704" to="9480,704" strokeweight=".24pt"/>
            <v:line id="_x0000_s1605" style="position:absolute" from="3480,748" to="9480,748" strokeweight=".24pt"/>
            <w10:wrap type="topAndBottom" anchorx="page"/>
          </v:group>
        </w:pict>
      </w:r>
      <w:r w:rsidR="0035699E" w:rsidRPr="0035699E">
        <w:t xml:space="preserve"> </w:t>
      </w:r>
      <w:r w:rsidR="0035699E" w:rsidRPr="0035699E">
        <w:rPr>
          <w:rFonts w:ascii="Arial" w:hAnsi="Arial" w:cs="Arial"/>
          <w:sz w:val="20"/>
        </w:rPr>
        <w:t xml:space="preserve">Đừng cố thử xóa người dùng </w:t>
      </w:r>
      <w:r w:rsidR="0035699E" w:rsidRPr="0035699E">
        <w:rPr>
          <w:rFonts w:ascii="Courier New" w:hAnsi="Courier New" w:cs="Courier New"/>
          <w:sz w:val="20"/>
        </w:rPr>
        <w:t>SYS</w:t>
      </w:r>
      <w:r w:rsidR="0035699E" w:rsidRPr="0035699E">
        <w:rPr>
          <w:rFonts w:ascii="Arial" w:hAnsi="Arial" w:cs="Arial"/>
          <w:sz w:val="20"/>
        </w:rPr>
        <w:t xml:space="preserve"> hoặc </w:t>
      </w:r>
      <w:r w:rsidR="0035699E" w:rsidRPr="0035699E">
        <w:rPr>
          <w:rFonts w:ascii="Courier New" w:hAnsi="Courier New" w:cs="Courier New"/>
          <w:sz w:val="20"/>
        </w:rPr>
        <w:t>SYSTEM</w:t>
      </w:r>
      <w:r w:rsidR="0035699E" w:rsidRPr="0035699E">
        <w:rPr>
          <w:rFonts w:ascii="Arial" w:hAnsi="Arial" w:cs="Arial"/>
          <w:sz w:val="20"/>
        </w:rPr>
        <w:t>. Làm như thế sẽ gây hại cho cơ sở dữ liệu của bạn</w:t>
      </w:r>
      <w:r w:rsidR="00C12992" w:rsidRPr="001058B5">
        <w:rPr>
          <w:rFonts w:ascii="Arial" w:hAnsi="Arial" w:cs="Arial"/>
          <w:sz w:val="20"/>
        </w:rPr>
        <w:t>.</w:t>
      </w:r>
    </w:p>
    <w:p w14:paraId="65E6E6D4" w14:textId="77777777" w:rsidR="008C539B" w:rsidRPr="001058B5" w:rsidRDefault="008C539B">
      <w:pPr>
        <w:pStyle w:val="BodyText"/>
        <w:spacing w:before="4"/>
        <w:rPr>
          <w:rFonts w:ascii="Arial" w:hAnsi="Arial" w:cs="Arial"/>
          <w:sz w:val="9"/>
        </w:rPr>
      </w:pPr>
    </w:p>
    <w:p w14:paraId="6632341F" w14:textId="38ACA13A" w:rsidR="008C539B" w:rsidRPr="001058B5" w:rsidRDefault="00BA48F6">
      <w:pPr>
        <w:pStyle w:val="BodyText"/>
        <w:spacing w:before="101" w:line="230" w:lineRule="auto"/>
        <w:ind w:left="1660" w:right="1106"/>
        <w:rPr>
          <w:rFonts w:ascii="Arial" w:hAnsi="Arial" w:cs="Arial"/>
        </w:rPr>
      </w:pPr>
      <w:r w:rsidRPr="00BA48F6">
        <w:rPr>
          <w:rFonts w:ascii="Arial" w:hAnsi="Arial" w:cs="Arial"/>
        </w:rPr>
        <w:t xml:space="preserve">Một người dùng hiện lúc đó kết nối vào một cơ sở dữ liệu thì không thể bị xóa. Để xóa một người dùng kết nối, bạn đầu tiên phải ngắt các phiên làm việc của người dùng đó thông qua câu lệnh SQL </w:t>
      </w:r>
      <w:r w:rsidRPr="00BA48F6">
        <w:rPr>
          <w:rFonts w:ascii="Courier New" w:hAnsi="Courier New" w:cs="Courier New"/>
        </w:rPr>
        <w:t>ALTER SYSTEM</w:t>
      </w:r>
      <w:r w:rsidRPr="00BA48F6">
        <w:rPr>
          <w:rFonts w:ascii="Arial" w:hAnsi="Arial" w:cs="Arial"/>
        </w:rPr>
        <w:t xml:space="preserve"> với mệnh đề </w:t>
      </w:r>
      <w:r w:rsidRPr="00BA48F6">
        <w:rPr>
          <w:rFonts w:ascii="Courier New" w:hAnsi="Courier New" w:cs="Courier New"/>
        </w:rPr>
        <w:t>KILL SESSION</w:t>
      </w:r>
      <w:r w:rsidRPr="00BA48F6">
        <w:rPr>
          <w:rFonts w:ascii="Arial" w:hAnsi="Arial" w:cs="Arial"/>
        </w:rPr>
        <w:t xml:space="preserve">. Bạn có thể tìm thấy mã phiên làm viên (SID) bằng câu truy vấn với khung nhìn </w:t>
      </w:r>
      <w:r w:rsidRPr="00BA48F6">
        <w:rPr>
          <w:rFonts w:ascii="Courier New" w:hAnsi="Courier New" w:cs="Courier New"/>
        </w:rPr>
        <w:t>V$SESSION</w:t>
      </w:r>
      <w:r w:rsidRPr="00BA48F6">
        <w:rPr>
          <w:rFonts w:ascii="Arial" w:hAnsi="Arial" w:cs="Arial"/>
        </w:rPr>
        <w:t>.</w:t>
      </w:r>
    </w:p>
    <w:p w14:paraId="2F0672B0" w14:textId="1AECBC15" w:rsidR="008C539B" w:rsidRPr="001058B5" w:rsidRDefault="008D1AB8">
      <w:pPr>
        <w:pStyle w:val="BodyText"/>
        <w:spacing w:before="120" w:line="228" w:lineRule="auto"/>
        <w:ind w:left="1660" w:right="848"/>
        <w:rPr>
          <w:rFonts w:ascii="Arial" w:hAnsi="Arial" w:cs="Arial"/>
        </w:rPr>
      </w:pPr>
      <w:hyperlink w:anchor="_bookmark156" w:history="1">
        <w:r w:rsidR="00BA48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2–4</w:t>
        </w:r>
        <w:r w:rsidR="00C12992" w:rsidRPr="001058B5">
          <w:rPr>
            <w:rFonts w:ascii="Arial" w:hAnsi="Arial" w:cs="Arial"/>
            <w:color w:val="0000CC"/>
            <w:spacing w:val="-15"/>
          </w:rPr>
          <w:t xml:space="preserve"> </w:t>
        </w:r>
      </w:hyperlink>
      <w:r w:rsidR="00BA48F6">
        <w:rPr>
          <w:rFonts w:ascii="Arial" w:hAnsi="Arial" w:cs="Arial"/>
        </w:rPr>
        <w:t xml:space="preserve">cho thấy cách để truy vấn </w:t>
      </w:r>
      <w:r w:rsidR="00BA48F6" w:rsidRPr="006C2F8B">
        <w:rPr>
          <w:rFonts w:ascii="Courier New" w:hAnsi="Courier New" w:cs="Courier New"/>
        </w:rPr>
        <w:t>V$SESSION</w:t>
      </w:r>
      <w:r w:rsidR="00BA48F6">
        <w:rPr>
          <w:rFonts w:ascii="Arial" w:hAnsi="Arial" w:cs="Arial"/>
        </w:rPr>
        <w:t xml:space="preserve"> và thể hiện ra mã phiên làm việc, số thứ tự, và tên người dùng đối với người dùng ANDY</w:t>
      </w:r>
      <w:r w:rsidR="00C12992" w:rsidRPr="001058B5">
        <w:rPr>
          <w:rFonts w:ascii="Arial" w:hAnsi="Arial" w:cs="Arial"/>
        </w:rPr>
        <w:t>.</w:t>
      </w:r>
    </w:p>
    <w:p w14:paraId="256A9338" w14:textId="77777777" w:rsidR="008C539B" w:rsidRPr="001058B5" w:rsidRDefault="008C539B">
      <w:pPr>
        <w:pStyle w:val="BodyText"/>
        <w:spacing w:before="11"/>
        <w:rPr>
          <w:rFonts w:ascii="Arial" w:hAnsi="Arial" w:cs="Arial"/>
          <w:sz w:val="25"/>
        </w:rPr>
      </w:pPr>
    </w:p>
    <w:p w14:paraId="049E978D" w14:textId="60CC80A6" w:rsidR="008C539B" w:rsidRPr="001058B5" w:rsidRDefault="006C2F8B">
      <w:pPr>
        <w:ind w:left="1660"/>
        <w:rPr>
          <w:rFonts w:ascii="Arial" w:hAnsi="Arial" w:cs="Arial"/>
          <w:b/>
          <w:i/>
          <w:sz w:val="18"/>
        </w:rPr>
      </w:pPr>
      <w:bookmarkStart w:id="171" w:name="_bookmark156"/>
      <w:bookmarkEnd w:id="171"/>
      <w:r>
        <w:rPr>
          <w:rFonts w:ascii="Arial" w:hAnsi="Arial" w:cs="Arial"/>
          <w:b/>
          <w:i/>
          <w:sz w:val="18"/>
        </w:rPr>
        <w:t>Ví dụ</w:t>
      </w:r>
      <w:r w:rsidR="00C12992" w:rsidRPr="001058B5">
        <w:rPr>
          <w:rFonts w:ascii="Arial" w:hAnsi="Arial" w:cs="Arial"/>
          <w:b/>
          <w:i/>
          <w:sz w:val="18"/>
        </w:rPr>
        <w:t xml:space="preserve"> 2–4 </w:t>
      </w:r>
      <w:r>
        <w:rPr>
          <w:rFonts w:ascii="Arial" w:hAnsi="Arial" w:cs="Arial"/>
          <w:b/>
          <w:i/>
          <w:sz w:val="18"/>
        </w:rPr>
        <w:t>Truy vấn V$SESSION để lấy được mã phiên làm việc của người dùng</w:t>
      </w:r>
    </w:p>
    <w:p w14:paraId="5328A548" w14:textId="77777777" w:rsidR="008C539B" w:rsidRPr="00E871EE" w:rsidRDefault="00C12992">
      <w:pPr>
        <w:spacing w:before="112"/>
        <w:ind w:left="1660"/>
        <w:rPr>
          <w:rFonts w:ascii="Courier New" w:hAnsi="Courier New" w:cs="Courier New"/>
          <w:sz w:val="18"/>
        </w:rPr>
      </w:pPr>
      <w:r w:rsidRPr="00E871EE">
        <w:rPr>
          <w:rFonts w:ascii="Courier New" w:hAnsi="Courier New" w:cs="Courier New"/>
          <w:w w:val="95"/>
          <w:sz w:val="18"/>
        </w:rPr>
        <w:t>SELECT SID, SERIAL#, USERNAME FROM V$SESSION;</w:t>
      </w:r>
    </w:p>
    <w:p w14:paraId="5959A9AD" w14:textId="77777777" w:rsidR="008C539B" w:rsidRPr="00E871EE" w:rsidRDefault="008C539B">
      <w:pPr>
        <w:pStyle w:val="BodyText"/>
        <w:spacing w:before="8"/>
        <w:rPr>
          <w:rFonts w:ascii="Courier New" w:hAnsi="Courier New" w:cs="Courier New"/>
        </w:rPr>
      </w:pPr>
    </w:p>
    <w:p w14:paraId="5FCF289D" w14:textId="77777777" w:rsidR="008C539B" w:rsidRPr="00E871EE" w:rsidRDefault="00C12992">
      <w:pPr>
        <w:tabs>
          <w:tab w:val="left" w:pos="3141"/>
          <w:tab w:val="left" w:pos="4254"/>
        </w:tabs>
        <w:ind w:left="2030"/>
        <w:rPr>
          <w:rFonts w:ascii="Courier New" w:hAnsi="Courier New" w:cs="Courier New"/>
          <w:sz w:val="18"/>
        </w:rPr>
      </w:pPr>
      <w:r w:rsidRPr="00E871EE">
        <w:rPr>
          <w:rFonts w:ascii="Courier New" w:hAnsi="Courier New" w:cs="Courier New"/>
          <w:w w:val="95"/>
          <w:sz w:val="18"/>
        </w:rPr>
        <w:t>SID</w:t>
      </w:r>
      <w:r w:rsidRPr="00E871EE">
        <w:rPr>
          <w:rFonts w:ascii="Courier New" w:hAnsi="Courier New" w:cs="Courier New"/>
          <w:w w:val="95"/>
          <w:sz w:val="18"/>
        </w:rPr>
        <w:tab/>
      </w:r>
      <w:r w:rsidRPr="00E871EE">
        <w:rPr>
          <w:rFonts w:ascii="Courier New" w:hAnsi="Courier New" w:cs="Courier New"/>
          <w:w w:val="90"/>
          <w:sz w:val="18"/>
        </w:rPr>
        <w:t>SERIAL#</w:t>
      </w:r>
      <w:r w:rsidRPr="00E871EE">
        <w:rPr>
          <w:rFonts w:ascii="Courier New" w:hAnsi="Courier New" w:cs="Courier New"/>
          <w:w w:val="90"/>
          <w:sz w:val="18"/>
        </w:rPr>
        <w:tab/>
      </w:r>
      <w:r w:rsidRPr="00E871EE">
        <w:rPr>
          <w:rFonts w:ascii="Courier New" w:hAnsi="Courier New" w:cs="Courier New"/>
          <w:w w:val="95"/>
          <w:sz w:val="18"/>
        </w:rPr>
        <w:t>USERNAME</w:t>
      </w:r>
    </w:p>
    <w:p w14:paraId="2955F5EA" w14:textId="77777777" w:rsidR="008C539B" w:rsidRPr="00E871EE" w:rsidRDefault="00C12992">
      <w:pPr>
        <w:spacing w:before="17"/>
        <w:ind w:left="1660"/>
        <w:rPr>
          <w:rFonts w:ascii="Courier New" w:hAnsi="Courier New" w:cs="Courier New"/>
          <w:sz w:val="18"/>
        </w:rPr>
      </w:pPr>
      <w:r w:rsidRPr="00E871EE">
        <w:rPr>
          <w:rFonts w:ascii="Courier New" w:hAnsi="Courier New" w:cs="Courier New"/>
          <w:w w:val="95"/>
          <w:sz w:val="18"/>
        </w:rPr>
        <w:t>------- --------------- ----------------------</w:t>
      </w:r>
    </w:p>
    <w:p w14:paraId="61C7D48B" w14:textId="77777777" w:rsidR="008C539B" w:rsidRPr="00E871EE" w:rsidRDefault="00C12992">
      <w:pPr>
        <w:tabs>
          <w:tab w:val="left" w:pos="3234"/>
          <w:tab w:val="left" w:pos="4254"/>
        </w:tabs>
        <w:spacing w:before="16"/>
        <w:ind w:left="2030"/>
        <w:rPr>
          <w:rFonts w:ascii="Courier New" w:hAnsi="Courier New" w:cs="Courier New"/>
          <w:sz w:val="18"/>
        </w:rPr>
      </w:pPr>
      <w:r w:rsidRPr="00E871EE">
        <w:rPr>
          <w:rFonts w:ascii="Courier New" w:hAnsi="Courier New" w:cs="Courier New"/>
          <w:w w:val="95"/>
          <w:sz w:val="18"/>
        </w:rPr>
        <w:t>127</w:t>
      </w:r>
      <w:r w:rsidRPr="00E871EE">
        <w:rPr>
          <w:rFonts w:ascii="Courier New" w:hAnsi="Courier New" w:cs="Courier New"/>
          <w:w w:val="95"/>
          <w:sz w:val="18"/>
        </w:rPr>
        <w:tab/>
        <w:t>55234</w:t>
      </w:r>
      <w:r w:rsidRPr="00E871EE">
        <w:rPr>
          <w:rFonts w:ascii="Courier New" w:hAnsi="Courier New" w:cs="Courier New"/>
          <w:w w:val="95"/>
          <w:sz w:val="18"/>
        </w:rPr>
        <w:tab/>
        <w:t>ANDY</w:t>
      </w:r>
    </w:p>
    <w:p w14:paraId="4A31BDB9" w14:textId="77777777" w:rsidR="008C539B" w:rsidRPr="00E871EE" w:rsidRDefault="00C12992">
      <w:pPr>
        <w:spacing w:before="16"/>
        <w:ind w:left="1660"/>
        <w:rPr>
          <w:rFonts w:ascii="Courier New" w:hAnsi="Courier New" w:cs="Courier New"/>
          <w:sz w:val="18"/>
        </w:rPr>
      </w:pPr>
      <w:r w:rsidRPr="00E871EE">
        <w:rPr>
          <w:rFonts w:ascii="Courier New" w:hAnsi="Courier New" w:cs="Courier New"/>
          <w:w w:val="95"/>
          <w:sz w:val="18"/>
        </w:rPr>
        <w:t>...</w:t>
      </w:r>
    </w:p>
    <w:p w14:paraId="71484B41" w14:textId="77777777" w:rsidR="008C539B" w:rsidRPr="001058B5" w:rsidRDefault="008C539B">
      <w:pPr>
        <w:pStyle w:val="BodyText"/>
        <w:spacing w:before="3"/>
        <w:rPr>
          <w:rFonts w:ascii="Arial" w:hAnsi="Arial" w:cs="Arial"/>
          <w:sz w:val="18"/>
        </w:rPr>
      </w:pPr>
    </w:p>
    <w:p w14:paraId="7D7BEFC6" w14:textId="5F2BBF3D" w:rsidR="008C539B" w:rsidRPr="001058B5" w:rsidRDefault="008D1AB8">
      <w:pPr>
        <w:pStyle w:val="BodyText"/>
        <w:ind w:left="1660"/>
        <w:rPr>
          <w:rFonts w:ascii="Arial" w:hAnsi="Arial" w:cs="Arial"/>
        </w:rPr>
      </w:pPr>
      <w:hyperlink w:anchor="_bookmark158" w:history="1">
        <w:r w:rsidR="006B667C">
          <w:rPr>
            <w:rFonts w:ascii="Arial" w:hAnsi="Arial" w:cs="Arial"/>
            <w:color w:val="0000CC"/>
          </w:rPr>
          <w:t>Ví dụ</w:t>
        </w:r>
        <w:r w:rsidR="00C12992" w:rsidRPr="001058B5">
          <w:rPr>
            <w:rFonts w:ascii="Arial" w:hAnsi="Arial" w:cs="Arial"/>
            <w:color w:val="0000CC"/>
          </w:rPr>
          <w:t xml:space="preserve"> 2–5</w:t>
        </w:r>
        <w:bookmarkStart w:id="172" w:name="_bookmark157"/>
        <w:bookmarkEnd w:id="172"/>
        <w:r w:rsidR="00C12992" w:rsidRPr="001058B5">
          <w:rPr>
            <w:rFonts w:ascii="Arial" w:hAnsi="Arial" w:cs="Arial"/>
            <w:color w:val="0000CC"/>
          </w:rPr>
          <w:t xml:space="preserve"> </w:t>
        </w:r>
      </w:hyperlink>
      <w:r w:rsidR="006B667C">
        <w:rPr>
          <w:rFonts w:ascii="Arial" w:hAnsi="Arial" w:cs="Arial"/>
        </w:rPr>
        <w:t>cho thấy cách để dừng một phiên làm việc của người dùng andy</w:t>
      </w:r>
      <w:r w:rsidR="00C12992" w:rsidRPr="001058B5">
        <w:rPr>
          <w:rFonts w:ascii="Arial" w:hAnsi="Arial" w:cs="Arial"/>
        </w:rPr>
        <w:t>.</w:t>
      </w:r>
    </w:p>
    <w:p w14:paraId="16AA862E" w14:textId="77777777" w:rsidR="008C539B" w:rsidRPr="001058B5" w:rsidRDefault="008C539B">
      <w:pPr>
        <w:pStyle w:val="BodyText"/>
        <w:spacing w:before="8"/>
        <w:rPr>
          <w:rFonts w:ascii="Arial" w:hAnsi="Arial" w:cs="Arial"/>
          <w:sz w:val="25"/>
        </w:rPr>
      </w:pPr>
    </w:p>
    <w:p w14:paraId="26EA40F2" w14:textId="47B4D100" w:rsidR="008C539B" w:rsidRPr="001058B5" w:rsidRDefault="006B667C">
      <w:pPr>
        <w:ind w:left="1660"/>
        <w:rPr>
          <w:rFonts w:ascii="Arial" w:hAnsi="Arial" w:cs="Arial"/>
          <w:b/>
          <w:i/>
          <w:sz w:val="18"/>
        </w:rPr>
      </w:pPr>
      <w:bookmarkStart w:id="173" w:name="_bookmark158"/>
      <w:bookmarkEnd w:id="173"/>
      <w:r>
        <w:rPr>
          <w:rFonts w:ascii="Arial" w:hAnsi="Arial" w:cs="Arial"/>
          <w:b/>
          <w:i/>
          <w:sz w:val="18"/>
        </w:rPr>
        <w:t>Ví dụ</w:t>
      </w:r>
      <w:r w:rsidR="00C12992" w:rsidRPr="001058B5">
        <w:rPr>
          <w:rFonts w:ascii="Arial" w:hAnsi="Arial" w:cs="Arial"/>
          <w:b/>
          <w:i/>
          <w:sz w:val="18"/>
        </w:rPr>
        <w:t xml:space="preserve"> 2–5 </w:t>
      </w:r>
      <w:r>
        <w:rPr>
          <w:rFonts w:ascii="Arial" w:hAnsi="Arial" w:cs="Arial"/>
          <w:b/>
          <w:i/>
          <w:sz w:val="18"/>
        </w:rPr>
        <w:t>Dừng phiên làm việc của người dùng</w:t>
      </w:r>
    </w:p>
    <w:p w14:paraId="03CA3A2B" w14:textId="77777777" w:rsidR="008C539B" w:rsidRPr="000D06AE" w:rsidRDefault="00C12992">
      <w:pPr>
        <w:spacing w:before="112"/>
        <w:ind w:left="1660"/>
        <w:rPr>
          <w:rFonts w:ascii="Courier New" w:hAnsi="Courier New" w:cs="Courier New"/>
          <w:sz w:val="18"/>
        </w:rPr>
      </w:pPr>
      <w:r w:rsidRPr="000D06AE">
        <w:rPr>
          <w:rFonts w:ascii="Courier New" w:hAnsi="Courier New" w:cs="Courier New"/>
          <w:w w:val="95"/>
          <w:sz w:val="18"/>
        </w:rPr>
        <w:t>ALTER SYSTEM KILL SESSION '127, 55234';</w:t>
      </w:r>
    </w:p>
    <w:p w14:paraId="00262438" w14:textId="77777777" w:rsidR="008C539B" w:rsidRPr="001058B5" w:rsidRDefault="008C539B">
      <w:pPr>
        <w:pStyle w:val="BodyText"/>
        <w:rPr>
          <w:rFonts w:ascii="Arial" w:hAnsi="Arial" w:cs="Arial"/>
          <w:sz w:val="19"/>
        </w:rPr>
      </w:pPr>
    </w:p>
    <w:p w14:paraId="52482C58" w14:textId="4F075982" w:rsidR="008C539B" w:rsidRPr="001058B5" w:rsidRDefault="000D06AE">
      <w:pPr>
        <w:pStyle w:val="BodyText"/>
        <w:spacing w:line="228" w:lineRule="auto"/>
        <w:ind w:left="1659" w:right="848"/>
        <w:rPr>
          <w:rFonts w:ascii="Arial" w:hAnsi="Arial" w:cs="Arial"/>
        </w:rPr>
      </w:pPr>
      <w:r w:rsidRPr="000D06AE">
        <w:rPr>
          <w:rFonts w:ascii="Arial" w:hAnsi="Arial" w:cs="Arial"/>
          <w:spacing w:val="-6"/>
        </w:rPr>
        <w:t xml:space="preserve">Bạn có thể xóa một người dùng khỏi cơ sở dữ liệu thông qua câu lệnh </w:t>
      </w:r>
      <w:r w:rsidRPr="000D06AE">
        <w:rPr>
          <w:rFonts w:ascii="Courier New" w:hAnsi="Courier New" w:cs="Courier New"/>
          <w:spacing w:val="-6"/>
        </w:rPr>
        <w:t>DROP USER</w:t>
      </w:r>
      <w:r w:rsidRPr="000D06AE">
        <w:rPr>
          <w:rFonts w:ascii="Arial" w:hAnsi="Arial" w:cs="Arial"/>
          <w:spacing w:val="-6"/>
        </w:rPr>
        <w:t>. để xóa một người dùng và tất cả các đối tượng schema ( nếu có), bạn phải xóa (</w:t>
      </w:r>
      <w:r w:rsidRPr="000D06AE">
        <w:rPr>
          <w:rFonts w:ascii="Courier New" w:hAnsi="Courier New" w:cs="Courier New"/>
          <w:spacing w:val="-6"/>
        </w:rPr>
        <w:t>DROP USER</w:t>
      </w:r>
      <w:r w:rsidRPr="000D06AE">
        <w:rPr>
          <w:rFonts w:ascii="Arial" w:hAnsi="Arial" w:cs="Arial"/>
          <w:spacing w:val="-6"/>
        </w:rPr>
        <w:t xml:space="preserve">) người dùng với quyền hết thống. Bởi vì </w:t>
      </w:r>
      <w:r w:rsidRPr="000D06AE">
        <w:rPr>
          <w:rFonts w:ascii="Courier New" w:hAnsi="Courier New" w:cs="Courier New"/>
          <w:spacing w:val="-6"/>
        </w:rPr>
        <w:t>DROP USER</w:t>
      </w:r>
      <w:r w:rsidRPr="000D06AE">
        <w:rPr>
          <w:rFonts w:ascii="Arial" w:hAnsi="Arial" w:cs="Arial"/>
          <w:spacing w:val="-6"/>
        </w:rPr>
        <w:t xml:space="preserve"> dưới quyền hệ thống rất mạnh, một nhà quản trị bảo mật thường điển hình là người có quyền này.</w:t>
      </w:r>
      <w:r w:rsidR="00C12992" w:rsidRPr="001058B5">
        <w:rPr>
          <w:rFonts w:ascii="Arial" w:hAnsi="Arial" w:cs="Arial"/>
        </w:rPr>
        <w:t>.</w:t>
      </w:r>
    </w:p>
    <w:p w14:paraId="35DA080F" w14:textId="77777777" w:rsidR="008C539B" w:rsidRPr="001058B5" w:rsidRDefault="008C539B">
      <w:pPr>
        <w:spacing w:line="228" w:lineRule="auto"/>
        <w:rPr>
          <w:rFonts w:ascii="Arial" w:hAnsi="Arial" w:cs="Arial"/>
        </w:rPr>
        <w:sectPr w:rsidR="008C539B" w:rsidRPr="001058B5">
          <w:headerReference w:type="even" r:id="rId55"/>
          <w:headerReference w:type="default" r:id="rId56"/>
          <w:pgSz w:w="12240" w:h="15840"/>
          <w:pgMar w:top="840" w:right="1060" w:bottom="860" w:left="1100" w:header="549" w:footer="663" w:gutter="0"/>
          <w:cols w:space="720"/>
        </w:sectPr>
      </w:pPr>
    </w:p>
    <w:p w14:paraId="0873F262" w14:textId="77777777" w:rsidR="008C539B" w:rsidRPr="001058B5" w:rsidRDefault="008C539B">
      <w:pPr>
        <w:pStyle w:val="BodyText"/>
        <w:spacing w:before="5"/>
        <w:rPr>
          <w:rFonts w:ascii="Arial" w:hAnsi="Arial" w:cs="Arial"/>
          <w:sz w:val="25"/>
        </w:rPr>
      </w:pPr>
    </w:p>
    <w:p w14:paraId="6C8E16D5" w14:textId="7C347A9B" w:rsidR="00CA275F" w:rsidRPr="00CA275F" w:rsidRDefault="00CA275F" w:rsidP="00CA275F">
      <w:pPr>
        <w:pStyle w:val="BodyText"/>
        <w:spacing w:before="118" w:line="232" w:lineRule="auto"/>
        <w:ind w:left="2260"/>
        <w:rPr>
          <w:rFonts w:ascii="Arial" w:hAnsi="Arial" w:cs="Arial"/>
        </w:rPr>
      </w:pPr>
      <w:r w:rsidRPr="00CA275F">
        <w:rPr>
          <w:rFonts w:ascii="Arial" w:hAnsi="Arial" w:cs="Arial"/>
        </w:rPr>
        <w:t>Nếu schema của người dứa chứa bất kỳ các đối tượng schema phụ thuộc, thì sử dụng tùy chọn CASCADE để xóa người dùng và tất cả các đối tượng liên kết và các khóa ngoại mà phụ thuộc vào các bảng của người dùng một cách thành công. Nếu bạn không chỉ ra tùy chọn CASCADE và schema người dùng chứa các đối tượng phụ thuộc, thì thông báo lỗi được trả về và người dùng không thể bị</w:t>
      </w:r>
      <w:r>
        <w:rPr>
          <w:rFonts w:ascii="Arial" w:hAnsi="Arial" w:cs="Arial"/>
        </w:rPr>
        <w:t xml:space="preserve"> xóa.</w:t>
      </w:r>
    </w:p>
    <w:p w14:paraId="4D56E1BC" w14:textId="220ED8F3" w:rsidR="008C539B" w:rsidRPr="001058B5" w:rsidRDefault="00CA275F" w:rsidP="00CA275F">
      <w:pPr>
        <w:pStyle w:val="BodyText"/>
        <w:spacing w:before="118" w:line="232" w:lineRule="auto"/>
        <w:ind w:left="2260"/>
        <w:rPr>
          <w:rFonts w:ascii="Arial" w:hAnsi="Arial" w:cs="Arial"/>
        </w:rPr>
      </w:pPr>
      <w:r w:rsidRPr="00CA275F">
        <w:rPr>
          <w:rFonts w:ascii="Arial" w:hAnsi="Arial" w:cs="Arial"/>
        </w:rPr>
        <w:t>Trước khi xóa amột người dùng mà các schema của người đó chứa các đối tượng, thì hãy xem xét thật cẩn thận các đối tượng nào được schema chứa và tác động của việc xóa đi chúng. Bạn có thể tìm các đối tượng được sở hữu bởi một người dùng nào đó bằng cách truy vấn khung nhìn DBA_OBJECTS</w:t>
      </w:r>
      <w:r w:rsidR="00C12992" w:rsidRPr="001058B5">
        <w:rPr>
          <w:rFonts w:ascii="Arial" w:hAnsi="Arial" w:cs="Arial"/>
          <w:spacing w:val="-4"/>
        </w:rPr>
        <w:t>.</w:t>
      </w:r>
    </w:p>
    <w:p w14:paraId="191EB9B3" w14:textId="2968B508" w:rsidR="008C539B" w:rsidRPr="001058B5" w:rsidRDefault="008D1AB8">
      <w:pPr>
        <w:pStyle w:val="BodyText"/>
        <w:spacing w:before="107"/>
        <w:ind w:left="2260"/>
        <w:rPr>
          <w:rFonts w:ascii="Arial" w:hAnsi="Arial" w:cs="Arial"/>
        </w:rPr>
      </w:pPr>
      <w:hyperlink w:anchor="_bookmark160" w:history="1">
        <w:r w:rsidR="00CA275F">
          <w:rPr>
            <w:rFonts w:ascii="Arial" w:hAnsi="Arial" w:cs="Arial"/>
            <w:color w:val="0000CC"/>
          </w:rPr>
          <w:t>Ví dụ</w:t>
        </w:r>
        <w:r w:rsidR="00C12992" w:rsidRPr="001058B5">
          <w:rPr>
            <w:rFonts w:ascii="Arial" w:hAnsi="Arial" w:cs="Arial"/>
            <w:color w:val="0000CC"/>
          </w:rPr>
          <w:t xml:space="preserve"> 2–6 </w:t>
        </w:r>
      </w:hyperlink>
      <w:r w:rsidR="00CA275F">
        <w:rPr>
          <w:rFonts w:ascii="Arial" w:hAnsi="Arial" w:cs="Arial"/>
        </w:rPr>
        <w:t>cho thấy cách để tìm các đối tượng sở hữu bởi người dùng andy</w:t>
      </w:r>
      <w:r w:rsidR="00C12992" w:rsidRPr="001058B5">
        <w:rPr>
          <w:rFonts w:ascii="Arial" w:hAnsi="Arial" w:cs="Arial"/>
        </w:rPr>
        <w:t>.</w:t>
      </w:r>
    </w:p>
    <w:p w14:paraId="4AC6B7AE" w14:textId="77777777" w:rsidR="008C539B" w:rsidRPr="001058B5" w:rsidRDefault="008C539B">
      <w:pPr>
        <w:pStyle w:val="BodyText"/>
        <w:spacing w:before="8"/>
        <w:rPr>
          <w:rFonts w:ascii="Arial" w:hAnsi="Arial" w:cs="Arial"/>
          <w:sz w:val="25"/>
        </w:rPr>
      </w:pPr>
    </w:p>
    <w:p w14:paraId="44817C21" w14:textId="60C905BA" w:rsidR="008C539B" w:rsidRPr="001058B5" w:rsidRDefault="00CA275F">
      <w:pPr>
        <w:ind w:left="2260"/>
        <w:rPr>
          <w:rFonts w:ascii="Arial" w:hAnsi="Arial" w:cs="Arial"/>
          <w:b/>
          <w:i/>
          <w:sz w:val="18"/>
        </w:rPr>
      </w:pPr>
      <w:bookmarkStart w:id="174" w:name="_bookmark160"/>
      <w:bookmarkEnd w:id="174"/>
      <w:r>
        <w:rPr>
          <w:rFonts w:ascii="Arial" w:hAnsi="Arial" w:cs="Arial"/>
          <w:b/>
          <w:i/>
          <w:sz w:val="18"/>
        </w:rPr>
        <w:t>Ví dụ 2–6 Tìm kiếm các đối tượng bị sở hữu bởi một người dùng</w:t>
      </w:r>
    </w:p>
    <w:p w14:paraId="3683E9BC"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SELECT OWNER, OBJECT_NAME FROM DBA_OBJECTS WHERE OWNER LIKE 'ANDY';</w:t>
      </w:r>
    </w:p>
    <w:p w14:paraId="7DAAB2C6" w14:textId="77777777" w:rsidR="008C539B" w:rsidRPr="001058B5" w:rsidRDefault="008C539B">
      <w:pPr>
        <w:pStyle w:val="BodyText"/>
        <w:spacing w:before="8"/>
        <w:rPr>
          <w:rFonts w:ascii="Arial" w:hAnsi="Arial" w:cs="Arial"/>
          <w:sz w:val="18"/>
        </w:rPr>
      </w:pPr>
    </w:p>
    <w:p w14:paraId="18996233" w14:textId="61A79604" w:rsidR="008C539B" w:rsidRPr="001058B5" w:rsidRDefault="00CA275F">
      <w:pPr>
        <w:pStyle w:val="BodyText"/>
        <w:spacing w:line="232" w:lineRule="auto"/>
        <w:ind w:left="2259" w:right="700"/>
        <w:rPr>
          <w:rFonts w:ascii="Arial" w:hAnsi="Arial" w:cs="Arial"/>
        </w:rPr>
      </w:pPr>
      <w:r w:rsidRPr="00CA275F">
        <w:rPr>
          <w:rFonts w:ascii="Arial" w:hAnsi="Arial" w:cs="Arial"/>
        </w:rPr>
        <w:t>(Nhập tên người dùng bằng các kí tự viết hoa). Hãy chú ý đến bật kỳ ảnh hưởng của hiệu ứng xếp tầng. Ví dụ, nếu bạn có ý để xóa một người dùng người mà sở hữu một bảng, thì hãy kiểm tra xem có bất kỳ khung nhìn hoặc thủ tục nào phụ thuộc vào bả</w:t>
      </w:r>
      <w:r>
        <w:rPr>
          <w:rFonts w:ascii="Arial" w:hAnsi="Arial" w:cs="Arial"/>
        </w:rPr>
        <w:t>ng đó hay không</w:t>
      </w:r>
      <w:r w:rsidR="00C12992" w:rsidRPr="001058B5">
        <w:rPr>
          <w:rFonts w:ascii="Arial" w:hAnsi="Arial" w:cs="Arial"/>
        </w:rPr>
        <w:t>.</w:t>
      </w:r>
    </w:p>
    <w:p w14:paraId="4F58F334" w14:textId="31EA8C3D" w:rsidR="008C539B" w:rsidRPr="001058B5" w:rsidRDefault="008D1AB8">
      <w:pPr>
        <w:pStyle w:val="BodyText"/>
        <w:spacing w:before="120" w:line="228" w:lineRule="auto"/>
        <w:ind w:left="2260" w:right="645"/>
        <w:rPr>
          <w:rFonts w:ascii="Arial" w:hAnsi="Arial" w:cs="Arial"/>
        </w:rPr>
      </w:pPr>
      <w:hyperlink w:anchor="_bookmark163" w:history="1">
        <w:r w:rsidR="00CA275F">
          <w:rPr>
            <w:rFonts w:ascii="Arial" w:hAnsi="Arial" w:cs="Arial"/>
            <w:color w:val="0000CC"/>
          </w:rPr>
          <w:t>Ví dụ</w:t>
        </w:r>
        <w:r w:rsidR="00C12992" w:rsidRPr="001058B5">
          <w:rPr>
            <w:rFonts w:ascii="Arial" w:hAnsi="Arial" w:cs="Arial"/>
            <w:color w:val="0000CC"/>
          </w:rPr>
          <w:t xml:space="preserve"> 2–7 </w:t>
        </w:r>
      </w:hyperlink>
      <w:r w:rsidR="00C12992" w:rsidRPr="001058B5">
        <w:rPr>
          <w:rFonts w:ascii="Arial" w:hAnsi="Arial" w:cs="Arial"/>
        </w:rPr>
        <w:t>d</w:t>
      </w:r>
      <w:r w:rsidR="00CA275F">
        <w:rPr>
          <w:rFonts w:ascii="Arial" w:hAnsi="Arial" w:cs="Arial"/>
        </w:rPr>
        <w:t>Xóa người dùng andy và tất cả  các đối tượng được liên kết và các khóa ngoại mà phụ thuọc vào các bảng sở hữu bởi andy.</w:t>
      </w:r>
    </w:p>
    <w:p w14:paraId="2276DFF8" w14:textId="77777777" w:rsidR="008C539B" w:rsidRPr="001058B5" w:rsidRDefault="008C539B">
      <w:pPr>
        <w:pStyle w:val="BodyText"/>
        <w:spacing w:before="11"/>
        <w:rPr>
          <w:rFonts w:ascii="Arial" w:hAnsi="Arial" w:cs="Arial"/>
          <w:sz w:val="25"/>
        </w:rPr>
      </w:pPr>
    </w:p>
    <w:p w14:paraId="457AEAE9" w14:textId="656223AE" w:rsidR="008C539B" w:rsidRPr="001058B5" w:rsidRDefault="00CA275F">
      <w:pPr>
        <w:ind w:left="2260"/>
        <w:rPr>
          <w:rFonts w:ascii="Arial" w:hAnsi="Arial" w:cs="Arial"/>
          <w:b/>
          <w:i/>
          <w:sz w:val="18"/>
        </w:rPr>
      </w:pPr>
      <w:bookmarkStart w:id="175" w:name="_bookmark163"/>
      <w:bookmarkEnd w:id="175"/>
      <w:r>
        <w:rPr>
          <w:rFonts w:ascii="Arial" w:hAnsi="Arial" w:cs="Arial"/>
          <w:b/>
          <w:i/>
          <w:sz w:val="18"/>
        </w:rPr>
        <w:t>Ví dụ 2–7 Xóa một tài khoản người dùng</w:t>
      </w:r>
    </w:p>
    <w:p w14:paraId="1792C0DE"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DROP USER andy CASCADE;</w:t>
      </w:r>
    </w:p>
    <w:p w14:paraId="73FDBE6A" w14:textId="77777777" w:rsidR="008C539B" w:rsidRPr="001058B5" w:rsidRDefault="008C539B">
      <w:pPr>
        <w:pStyle w:val="BodyText"/>
        <w:spacing w:before="2"/>
        <w:rPr>
          <w:rFonts w:ascii="Arial" w:hAnsi="Arial" w:cs="Arial"/>
          <w:sz w:val="18"/>
        </w:rPr>
      </w:pPr>
    </w:p>
    <w:p w14:paraId="687EEA6E" w14:textId="392BFD33" w:rsidR="008C539B" w:rsidRPr="001058B5" w:rsidRDefault="00CA275F">
      <w:pPr>
        <w:tabs>
          <w:tab w:val="left" w:pos="4085"/>
        </w:tabs>
        <w:spacing w:line="232" w:lineRule="auto"/>
        <w:ind w:left="2979" w:right="1960"/>
        <w:rPr>
          <w:rFonts w:ascii="Arial" w:hAnsi="Arial" w:cs="Arial"/>
          <w:sz w:val="20"/>
        </w:rPr>
      </w:pPr>
      <w:r>
        <w:rPr>
          <w:rFonts w:ascii="Arial" w:hAnsi="Arial" w:cs="Arial"/>
          <w:b/>
          <w:sz w:val="19"/>
        </w:rPr>
        <w:t>Đọc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 xml:space="preserve">Oracle Database Administrator's Guide </w:t>
      </w:r>
      <w:r w:rsidR="00C12992" w:rsidRPr="001058B5">
        <w:rPr>
          <w:rFonts w:ascii="Arial" w:hAnsi="Arial" w:cs="Arial"/>
          <w:sz w:val="20"/>
        </w:rPr>
        <w:t>for</w:t>
      </w:r>
      <w:r w:rsidR="00C12992" w:rsidRPr="001058B5">
        <w:rPr>
          <w:rFonts w:ascii="Arial" w:hAnsi="Arial" w:cs="Arial"/>
          <w:spacing w:val="-22"/>
          <w:sz w:val="20"/>
        </w:rPr>
        <w:t xml:space="preserve"> </w:t>
      </w:r>
      <w:r w:rsidR="00C12992" w:rsidRPr="001058B5">
        <w:rPr>
          <w:rFonts w:ascii="Arial" w:hAnsi="Arial" w:cs="Arial"/>
          <w:sz w:val="20"/>
        </w:rPr>
        <w:t>more information about terminating</w:t>
      </w:r>
      <w:r w:rsidR="00C12992" w:rsidRPr="001058B5">
        <w:rPr>
          <w:rFonts w:ascii="Arial" w:hAnsi="Arial" w:cs="Arial"/>
          <w:spacing w:val="-3"/>
          <w:sz w:val="20"/>
        </w:rPr>
        <w:t xml:space="preserve"> </w:t>
      </w:r>
      <w:r w:rsidR="00C12992" w:rsidRPr="001058B5">
        <w:rPr>
          <w:rFonts w:ascii="Arial" w:hAnsi="Arial" w:cs="Arial"/>
          <w:sz w:val="20"/>
        </w:rPr>
        <w:t>sessions</w:t>
      </w:r>
    </w:p>
    <w:p w14:paraId="67F47CF6" w14:textId="77777777" w:rsidR="008C539B" w:rsidRPr="001058B5" w:rsidRDefault="008C539B">
      <w:pPr>
        <w:pStyle w:val="BodyText"/>
        <w:rPr>
          <w:rFonts w:ascii="Arial" w:hAnsi="Arial" w:cs="Arial"/>
          <w:sz w:val="23"/>
        </w:rPr>
      </w:pPr>
    </w:p>
    <w:p w14:paraId="296AE500" w14:textId="77777777" w:rsidR="008C539B" w:rsidRPr="001058B5" w:rsidRDefault="00C12992">
      <w:pPr>
        <w:pStyle w:val="Heading3"/>
      </w:pPr>
      <w:bookmarkStart w:id="176" w:name="Finding_Information_About_Database_Users"/>
      <w:bookmarkStart w:id="177" w:name="_bookmark164"/>
      <w:bookmarkEnd w:id="176"/>
      <w:bookmarkEnd w:id="177"/>
      <w:r w:rsidRPr="001058B5">
        <w:t>Finding Info</w:t>
      </w:r>
      <w:bookmarkStart w:id="178" w:name="_bookmark165"/>
      <w:bookmarkEnd w:id="178"/>
      <w:r w:rsidRPr="001058B5">
        <w:t>rmation About Database Users and Profiles</w:t>
      </w:r>
    </w:p>
    <w:p w14:paraId="04DFFF9B"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205D7F2E" w14:textId="77777777" w:rsidR="008C539B" w:rsidRPr="001058B5" w:rsidRDefault="008D1AB8" w:rsidP="006F7931">
      <w:pPr>
        <w:pStyle w:val="ListParagraph"/>
        <w:numPr>
          <w:ilvl w:val="0"/>
          <w:numId w:val="130"/>
        </w:numPr>
        <w:tabs>
          <w:tab w:val="left" w:pos="2620"/>
        </w:tabs>
        <w:spacing w:before="112"/>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Users 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Profiles</w:t>
        </w:r>
      </w:hyperlink>
    </w:p>
    <w:p w14:paraId="3DE4BF15" w14:textId="77777777" w:rsidR="008C539B" w:rsidRPr="001058B5" w:rsidRDefault="008D1AB8" w:rsidP="006F7931">
      <w:pPr>
        <w:pStyle w:val="ListParagraph"/>
        <w:numPr>
          <w:ilvl w:val="0"/>
          <w:numId w:val="130"/>
        </w:numPr>
        <w:tabs>
          <w:tab w:val="left" w:pos="2620"/>
        </w:tabs>
        <w:rPr>
          <w:rFonts w:ascii="Arial" w:hAnsi="Arial" w:cs="Arial"/>
          <w:sz w:val="20"/>
        </w:rPr>
      </w:pPr>
      <w:hyperlink w:anchor="_bookmark171" w:history="1">
        <w:r w:rsidR="00C12992" w:rsidRPr="001058B5">
          <w:rPr>
            <w:rFonts w:ascii="Arial" w:hAnsi="Arial" w:cs="Arial"/>
            <w:color w:val="0000CC"/>
            <w:sz w:val="20"/>
          </w:rPr>
          <w:t>Listing All Users and Associated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B836B63" w14:textId="77777777" w:rsidR="008C539B" w:rsidRPr="001058B5" w:rsidRDefault="008D1AB8" w:rsidP="006F7931">
      <w:pPr>
        <w:pStyle w:val="ListParagraph"/>
        <w:numPr>
          <w:ilvl w:val="0"/>
          <w:numId w:val="130"/>
        </w:numPr>
        <w:tabs>
          <w:tab w:val="left" w:pos="2620"/>
        </w:tabs>
        <w:spacing w:before="112"/>
        <w:rPr>
          <w:rFonts w:ascii="Arial" w:hAnsi="Arial" w:cs="Arial"/>
          <w:sz w:val="20"/>
        </w:rPr>
      </w:pPr>
      <w:hyperlink w:anchor="_bookmark173" w:history="1">
        <w:r w:rsidR="00C12992" w:rsidRPr="001058B5">
          <w:rPr>
            <w:rFonts w:ascii="Arial" w:hAnsi="Arial" w:cs="Arial"/>
            <w:color w:val="0000CC"/>
            <w:sz w:val="20"/>
          </w:rPr>
          <w:t>Listing All Tablespace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Quotas</w:t>
        </w:r>
      </w:hyperlink>
    </w:p>
    <w:p w14:paraId="4BBB77E0" w14:textId="77777777" w:rsidR="008C539B" w:rsidRPr="001058B5" w:rsidRDefault="008D1AB8" w:rsidP="006F7931">
      <w:pPr>
        <w:pStyle w:val="ListParagraph"/>
        <w:numPr>
          <w:ilvl w:val="0"/>
          <w:numId w:val="130"/>
        </w:numPr>
        <w:tabs>
          <w:tab w:val="left" w:pos="2620"/>
        </w:tabs>
        <w:rPr>
          <w:rFonts w:ascii="Arial" w:hAnsi="Arial" w:cs="Arial"/>
          <w:sz w:val="20"/>
        </w:rPr>
      </w:pPr>
      <w:hyperlink w:anchor="_bookmark175" w:history="1">
        <w:r w:rsidR="00C12992" w:rsidRPr="001058B5">
          <w:rPr>
            <w:rFonts w:ascii="Arial" w:hAnsi="Arial" w:cs="Arial"/>
            <w:color w:val="0000CC"/>
            <w:sz w:val="20"/>
          </w:rPr>
          <w:t>Listing All Profiles and Assigned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71F2AE14" w14:textId="77777777" w:rsidR="008C539B" w:rsidRPr="001058B5" w:rsidRDefault="008D1AB8" w:rsidP="006F7931">
      <w:pPr>
        <w:pStyle w:val="ListParagraph"/>
        <w:numPr>
          <w:ilvl w:val="0"/>
          <w:numId w:val="130"/>
        </w:numPr>
        <w:tabs>
          <w:tab w:val="left" w:pos="2620"/>
        </w:tabs>
        <w:spacing w:before="112"/>
        <w:rPr>
          <w:rFonts w:ascii="Arial" w:hAnsi="Arial" w:cs="Arial"/>
          <w:sz w:val="20"/>
        </w:rPr>
      </w:pPr>
      <w:hyperlink w:anchor="_bookmark178" w:history="1">
        <w:r w:rsidR="00C12992" w:rsidRPr="001058B5">
          <w:rPr>
            <w:rFonts w:ascii="Arial" w:hAnsi="Arial" w:cs="Arial"/>
            <w:color w:val="0000CC"/>
            <w:sz w:val="20"/>
          </w:rPr>
          <w:t>Viewing Memory Use for Each User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Session</w:t>
        </w:r>
      </w:hyperlink>
    </w:p>
    <w:p w14:paraId="060D3014" w14:textId="77777777" w:rsidR="008C539B" w:rsidRPr="001058B5" w:rsidRDefault="008C539B">
      <w:pPr>
        <w:pStyle w:val="BodyText"/>
        <w:spacing w:before="6"/>
        <w:rPr>
          <w:rFonts w:ascii="Arial" w:hAnsi="Arial" w:cs="Arial"/>
          <w:sz w:val="25"/>
        </w:rPr>
      </w:pPr>
    </w:p>
    <w:p w14:paraId="42FA17A7" w14:textId="77777777" w:rsidR="008C539B" w:rsidRPr="001058B5" w:rsidRDefault="00C12992">
      <w:pPr>
        <w:pStyle w:val="Heading4"/>
      </w:pPr>
      <w:bookmarkStart w:id="179" w:name="_bookmark166"/>
      <w:bookmarkEnd w:id="179"/>
      <w:r w:rsidRPr="001058B5">
        <w:rPr>
          <w:spacing w:val="-22"/>
        </w:rPr>
        <w:t xml:space="preserve">Using </w:t>
      </w:r>
      <w:r w:rsidRPr="001058B5">
        <w:rPr>
          <w:spacing w:val="-20"/>
        </w:rPr>
        <w:t xml:space="preserve">Data </w:t>
      </w:r>
      <w:r w:rsidRPr="001058B5">
        <w:rPr>
          <w:spacing w:val="-22"/>
        </w:rPr>
        <w:t xml:space="preserve">Dictionary </w:t>
      </w:r>
      <w:bookmarkStart w:id="180" w:name="_bookmark168"/>
      <w:bookmarkEnd w:id="180"/>
      <w:r w:rsidRPr="001058B5">
        <w:rPr>
          <w:spacing w:val="-24"/>
        </w:rPr>
        <w:t>Vie</w:t>
      </w:r>
      <w:bookmarkStart w:id="181" w:name="_bookmark167"/>
      <w:bookmarkEnd w:id="181"/>
      <w:r w:rsidRPr="001058B5">
        <w:rPr>
          <w:spacing w:val="-24"/>
        </w:rPr>
        <w:t xml:space="preserve">ws </w:t>
      </w:r>
      <w:r w:rsidRPr="001058B5">
        <w:rPr>
          <w:spacing w:val="-9"/>
        </w:rPr>
        <w:t xml:space="preserve">to </w:t>
      </w:r>
      <w:r w:rsidRPr="001058B5">
        <w:rPr>
          <w:spacing w:val="-19"/>
        </w:rPr>
        <w:t xml:space="preserve">Find </w:t>
      </w:r>
      <w:r w:rsidRPr="001058B5">
        <w:rPr>
          <w:spacing w:val="-23"/>
        </w:rPr>
        <w:t xml:space="preserve">Information </w:t>
      </w:r>
      <w:r w:rsidRPr="001058B5">
        <w:rPr>
          <w:spacing w:val="-26"/>
        </w:rPr>
        <w:t xml:space="preserve">About </w:t>
      </w:r>
      <w:r w:rsidRPr="001058B5">
        <w:rPr>
          <w:spacing w:val="-23"/>
        </w:rPr>
        <w:t xml:space="preserve">Users </w:t>
      </w:r>
      <w:r w:rsidRPr="001058B5">
        <w:rPr>
          <w:spacing w:val="-20"/>
        </w:rPr>
        <w:t xml:space="preserve">and </w:t>
      </w:r>
      <w:r w:rsidRPr="001058B5">
        <w:rPr>
          <w:spacing w:val="-24"/>
        </w:rPr>
        <w:t>Profiles</w:t>
      </w:r>
    </w:p>
    <w:p w14:paraId="0F6A37D7" w14:textId="05C6E7AE" w:rsidR="008C539B" w:rsidRPr="001058B5" w:rsidRDefault="008D1AB8">
      <w:pPr>
        <w:pStyle w:val="BodyText"/>
        <w:spacing w:before="79" w:line="232" w:lineRule="auto"/>
        <w:ind w:left="2260" w:right="103"/>
        <w:rPr>
          <w:rFonts w:ascii="Arial" w:hAnsi="Arial" w:cs="Arial"/>
        </w:rPr>
      </w:pPr>
      <w:hyperlink w:anchor="_bookmark170" w:history="1">
        <w:r w:rsidR="00316437">
          <w:rPr>
            <w:rFonts w:ascii="Arial" w:hAnsi="Arial" w:cs="Arial"/>
            <w:color w:val="0000CC"/>
          </w:rPr>
          <w:t>Bảng</w:t>
        </w:r>
        <w:r w:rsidR="00C12992" w:rsidRPr="001058B5">
          <w:rPr>
            <w:rFonts w:ascii="Arial" w:hAnsi="Arial" w:cs="Arial"/>
            <w:color w:val="0000CC"/>
          </w:rPr>
          <w:t xml:space="preserve"> 2–1 </w:t>
        </w:r>
      </w:hyperlink>
      <w:r w:rsidR="00316437">
        <w:rPr>
          <w:rFonts w:ascii="Arial" w:hAnsi="Arial" w:cs="Arial"/>
        </w:rPr>
        <w:t>Li</w:t>
      </w:r>
      <w:r w:rsidR="00316437" w:rsidRPr="00316437">
        <w:rPr>
          <w:rFonts w:ascii="Arial" w:hAnsi="Arial" w:cs="Arial"/>
        </w:rPr>
        <w:t>ệt kê các khung nhìn từ điển dữ liệu cái mà chứa thông tin về các người dùng cơ sở dữ liệu và các profile. Để biết thêm chi tiết về những khung nhìn này, đọc Oracle Database Reference</w:t>
      </w:r>
      <w:r w:rsidR="00C12992" w:rsidRPr="001058B5">
        <w:rPr>
          <w:rFonts w:ascii="Arial" w:hAnsi="Arial" w:cs="Arial"/>
        </w:rPr>
        <w:t>.</w:t>
      </w:r>
    </w:p>
    <w:p w14:paraId="78ECE23B" w14:textId="77777777" w:rsidR="008C539B" w:rsidRPr="001058B5" w:rsidRDefault="008C539B">
      <w:pPr>
        <w:pStyle w:val="BodyText"/>
        <w:spacing w:before="1"/>
        <w:rPr>
          <w:rFonts w:ascii="Arial" w:hAnsi="Arial" w:cs="Arial"/>
          <w:sz w:val="11"/>
        </w:rPr>
      </w:pPr>
    </w:p>
    <w:p w14:paraId="32AFFB4E" w14:textId="4003F4F3" w:rsidR="008C539B" w:rsidRPr="001058B5" w:rsidRDefault="008D1AB8">
      <w:pPr>
        <w:tabs>
          <w:tab w:val="left" w:pos="3293"/>
        </w:tabs>
        <w:spacing w:before="104"/>
        <w:ind w:left="2260"/>
        <w:rPr>
          <w:rFonts w:ascii="Arial" w:hAnsi="Arial" w:cs="Arial"/>
          <w:b/>
          <w:i/>
          <w:sz w:val="18"/>
        </w:rPr>
      </w:pPr>
      <w:r>
        <w:rPr>
          <w:rFonts w:ascii="Arial" w:hAnsi="Arial" w:cs="Arial"/>
        </w:rPr>
        <w:pict w14:anchorId="4BF5D79A">
          <v:line id="_x0000_s1603" style="position:absolute;left:0;text-align:left;z-index:1552;mso-wrap-distance-left:0;mso-wrap-distance-right:0;mso-position-horizontal-relative:page" from="168pt,19.65pt" to="552pt,19.65pt" strokeweight="1.98pt">
            <w10:wrap type="topAndBottom" anchorx="page"/>
          </v:line>
        </w:pict>
      </w:r>
      <w:bookmarkStart w:id="182" w:name="_bookmark169"/>
      <w:bookmarkStart w:id="183" w:name="_bookmark170"/>
      <w:bookmarkEnd w:id="182"/>
      <w:bookmarkEnd w:id="183"/>
      <w:r w:rsidR="00316437">
        <w:rPr>
          <w:rFonts w:ascii="Arial" w:hAnsi="Arial" w:cs="Arial"/>
          <w:b/>
          <w:i/>
          <w:spacing w:val="-4"/>
          <w:sz w:val="18"/>
        </w:rPr>
        <w:t>Bảng</w:t>
      </w:r>
      <w:r w:rsidR="00C12992" w:rsidRPr="001058B5">
        <w:rPr>
          <w:rFonts w:ascii="Arial" w:hAnsi="Arial" w:cs="Arial"/>
          <w:b/>
          <w:i/>
          <w:spacing w:val="-2"/>
          <w:sz w:val="18"/>
        </w:rPr>
        <w:t xml:space="preserve"> </w:t>
      </w:r>
      <w:r w:rsidR="00C12992" w:rsidRPr="001058B5">
        <w:rPr>
          <w:rFonts w:ascii="Arial" w:hAnsi="Arial" w:cs="Arial"/>
          <w:b/>
          <w:i/>
          <w:sz w:val="18"/>
        </w:rPr>
        <w:t>2–1</w:t>
      </w:r>
      <w:r w:rsidR="00C12992" w:rsidRPr="001058B5">
        <w:rPr>
          <w:rFonts w:ascii="Arial" w:hAnsi="Arial" w:cs="Arial"/>
          <w:b/>
          <w:i/>
          <w:sz w:val="18"/>
        </w:rPr>
        <w:tab/>
      </w:r>
      <w:r w:rsidR="00AA5270">
        <w:rPr>
          <w:rFonts w:ascii="Arial" w:hAnsi="Arial" w:cs="Arial"/>
          <w:b/>
          <w:i/>
          <w:sz w:val="18"/>
        </w:rPr>
        <w:t>Các khung nhìn dữ liệu cái mà hiển thị thông về người dùng và profile</w:t>
      </w:r>
    </w:p>
    <w:p w14:paraId="24489B35" w14:textId="2ADB48BF" w:rsidR="008C539B" w:rsidRPr="001058B5" w:rsidRDefault="00AA5270">
      <w:pPr>
        <w:tabs>
          <w:tab w:val="left" w:pos="4659"/>
        </w:tabs>
        <w:spacing w:before="2" w:after="77"/>
        <w:ind w:left="2260"/>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1076F8C1" w14:textId="6B424462" w:rsidR="008C539B" w:rsidRPr="001058B5" w:rsidRDefault="008D1AB8">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5704B143">
          <v:group id="_x0000_s1601" style="width:384pt;height:.5pt;mso-position-horizontal-relative:char;mso-position-vertical-relative:line" coordsize="7680,10">
            <v:line id="_x0000_s1602" style="position:absolute" from="0,5" to="7680,5" strokeweight=".48pt"/>
            <w10:anchorlock/>
          </v:group>
        </w:pict>
      </w:r>
    </w:p>
    <w:p w14:paraId="3F31B5F1" w14:textId="6DCF3401" w:rsidR="008C539B" w:rsidRPr="001058B5" w:rsidRDefault="008D1AB8">
      <w:pPr>
        <w:tabs>
          <w:tab w:val="left" w:pos="4659"/>
        </w:tabs>
        <w:spacing w:before="31"/>
        <w:ind w:left="2260"/>
        <w:rPr>
          <w:rFonts w:ascii="Arial" w:hAnsi="Arial" w:cs="Arial"/>
          <w:sz w:val="18"/>
        </w:rPr>
      </w:pPr>
      <w:r>
        <w:rPr>
          <w:rFonts w:ascii="Courier New" w:hAnsi="Courier New" w:cs="Arial"/>
        </w:rPr>
        <w:pict w14:anchorId="6A114076">
          <v:line id="_x0000_s1600" style="position:absolute;left:0;text-align:left;z-index:1600;mso-wrap-distance-left:0;mso-wrap-distance-right:0;mso-position-horizontal-relative:page" from="168pt,16.2pt" to="552pt,16.2pt" strokeweight=".24pt">
            <w10:wrap type="topAndBottom" anchorx="page"/>
          </v:line>
        </w:pict>
      </w:r>
      <w:r w:rsidR="00C12992" w:rsidRPr="00161F44">
        <w:rPr>
          <w:rFonts w:ascii="Courier New" w:hAnsi="Courier New" w:cs="Arial"/>
          <w:w w:val="90"/>
          <w:sz w:val="18"/>
        </w:rPr>
        <w:t>ALL_OBJECTS</w:t>
      </w:r>
      <w:r w:rsidR="00C12992" w:rsidRPr="001058B5">
        <w:rPr>
          <w:rFonts w:ascii="Arial" w:hAnsi="Arial" w:cs="Arial"/>
          <w:w w:val="90"/>
          <w:sz w:val="18"/>
        </w:rPr>
        <w:tab/>
      </w:r>
      <w:r w:rsidR="00AA5270">
        <w:rPr>
          <w:rFonts w:ascii="Arial" w:hAnsi="Arial" w:cs="Arial"/>
          <w:w w:val="90"/>
          <w:sz w:val="18"/>
        </w:rPr>
        <w:t>Mô tả tất cả các đối tượng có thể truy cập từ người dùng hiện tại</w:t>
      </w:r>
    </w:p>
    <w:p w14:paraId="711DB05F" w14:textId="4B8FA0F0" w:rsidR="008C539B" w:rsidRPr="001058B5" w:rsidRDefault="00C12992" w:rsidP="00161F44">
      <w:pPr>
        <w:tabs>
          <w:tab w:val="left" w:pos="4659"/>
        </w:tabs>
        <w:spacing w:before="14" w:after="64"/>
        <w:ind w:left="4659" w:hanging="2399"/>
        <w:rPr>
          <w:rFonts w:ascii="Arial" w:hAnsi="Arial" w:cs="Arial"/>
          <w:sz w:val="18"/>
        </w:rPr>
      </w:pPr>
      <w:r w:rsidRPr="00161F44">
        <w:rPr>
          <w:rFonts w:ascii="Courier New" w:hAnsi="Courier New" w:cs="Courier New"/>
          <w:w w:val="90"/>
          <w:sz w:val="18"/>
        </w:rPr>
        <w:t>ALL_USERS</w:t>
      </w:r>
      <w:r w:rsidRPr="001058B5">
        <w:rPr>
          <w:rFonts w:ascii="Arial" w:hAnsi="Arial" w:cs="Arial"/>
          <w:w w:val="90"/>
          <w:sz w:val="18"/>
        </w:rPr>
        <w:tab/>
      </w:r>
      <w:r w:rsidR="00161F44">
        <w:rPr>
          <w:rFonts w:ascii="Arial" w:hAnsi="Arial" w:cs="Arial"/>
          <w:sz w:val="18"/>
        </w:rPr>
        <w:t>Liệt kê tất cả các người dùng mà người dùng hiện tại có thể nhìn thấy, nhưng không có mô tả về họ</w:t>
      </w:r>
    </w:p>
    <w:p w14:paraId="1B0413D7" w14:textId="6C1FADA8" w:rsidR="008C539B" w:rsidRPr="001058B5" w:rsidRDefault="008D1AB8">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461181B0">
          <v:group id="_x0000_s1598" style="width:384pt;height:.25pt;mso-position-horizontal-relative:char;mso-position-vertical-relative:line" coordsize="7680,5">
            <v:line id="_x0000_s1599" style="position:absolute" from="0,2" to="7680,2" strokeweight=".24pt"/>
            <w10:anchorlock/>
          </v:group>
        </w:pict>
      </w:r>
    </w:p>
    <w:p w14:paraId="0679E52B" w14:textId="66C9C5CD" w:rsidR="008C539B" w:rsidRPr="001058B5" w:rsidRDefault="008D1AB8">
      <w:pPr>
        <w:tabs>
          <w:tab w:val="left" w:pos="4659"/>
        </w:tabs>
        <w:spacing w:before="31"/>
        <w:ind w:left="2260"/>
        <w:rPr>
          <w:rFonts w:ascii="Arial" w:hAnsi="Arial" w:cs="Arial"/>
          <w:sz w:val="18"/>
        </w:rPr>
      </w:pPr>
      <w:r>
        <w:rPr>
          <w:rFonts w:ascii="Courier New" w:hAnsi="Courier New" w:cs="Courier New"/>
        </w:rPr>
        <w:pict w14:anchorId="28A90ADD">
          <v:line id="_x0000_s1597" style="position:absolute;left:0;text-align:left;z-index:1648;mso-wrap-distance-left:0;mso-wrap-distance-right:0;mso-position-horizontal-relative:page" from="168pt,16.2pt" to="552pt,16.2pt" strokeweight=".24pt">
            <w10:wrap type="topAndBottom" anchorx="page"/>
          </v:line>
        </w:pict>
      </w:r>
      <w:r w:rsidR="00C12992" w:rsidRPr="00161F44">
        <w:rPr>
          <w:rFonts w:ascii="Courier New" w:hAnsi="Courier New" w:cs="Courier New"/>
          <w:w w:val="90"/>
          <w:sz w:val="18"/>
        </w:rPr>
        <w:t>DBA_PROFILES</w:t>
      </w:r>
      <w:r w:rsidR="00C12992" w:rsidRPr="001058B5">
        <w:rPr>
          <w:rFonts w:ascii="Arial" w:hAnsi="Arial" w:cs="Arial"/>
          <w:w w:val="90"/>
          <w:sz w:val="18"/>
        </w:rPr>
        <w:tab/>
      </w:r>
      <w:r w:rsidR="00474645">
        <w:rPr>
          <w:rFonts w:ascii="Arial" w:hAnsi="Arial" w:cs="Arial"/>
          <w:sz w:val="18"/>
        </w:rPr>
        <w:t>Hiển thị tất cả các profile và sự giới hạn của nó</w:t>
      </w:r>
    </w:p>
    <w:p w14:paraId="0D594FBB" w14:textId="0EB3935E" w:rsidR="008C539B" w:rsidRPr="001058B5" w:rsidRDefault="00C12992">
      <w:pPr>
        <w:tabs>
          <w:tab w:val="left" w:pos="4659"/>
        </w:tabs>
        <w:spacing w:before="14" w:after="64"/>
        <w:ind w:left="2260"/>
        <w:rPr>
          <w:rFonts w:ascii="Arial" w:hAnsi="Arial" w:cs="Arial"/>
          <w:sz w:val="18"/>
        </w:rPr>
      </w:pPr>
      <w:r w:rsidRPr="00161F44">
        <w:rPr>
          <w:rFonts w:ascii="Courier New" w:hAnsi="Courier New" w:cs="Courier New"/>
          <w:w w:val="90"/>
          <w:sz w:val="18"/>
        </w:rPr>
        <w:t>DBA_TS_QUOTAS</w:t>
      </w:r>
      <w:r w:rsidRPr="001058B5">
        <w:rPr>
          <w:rFonts w:ascii="Arial" w:hAnsi="Arial" w:cs="Arial"/>
          <w:w w:val="90"/>
          <w:sz w:val="18"/>
        </w:rPr>
        <w:tab/>
      </w:r>
      <w:r w:rsidR="00474645">
        <w:rPr>
          <w:rFonts w:ascii="Arial" w:hAnsi="Arial" w:cs="Arial"/>
          <w:w w:val="90"/>
          <w:sz w:val="18"/>
        </w:rPr>
        <w:t>Mô tả các tablespace quota cho mọi người dùng</w:t>
      </w:r>
    </w:p>
    <w:p w14:paraId="365479BF" w14:textId="7B5FB2F4" w:rsidR="008C539B" w:rsidRPr="001058B5" w:rsidRDefault="008D1AB8">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7C259580">
          <v:group id="_x0000_s1595" style="width:384pt;height:.25pt;mso-position-horizontal-relative:char;mso-position-vertical-relative:line" coordsize="7680,5">
            <v:line id="_x0000_s1596" style="position:absolute" from="0,2" to="7680,2" strokeweight=".24pt"/>
            <w10:anchorlock/>
          </v:group>
        </w:pict>
      </w:r>
    </w:p>
    <w:p w14:paraId="61CF72CB" w14:textId="7B938430" w:rsidR="008C539B" w:rsidRPr="001058B5" w:rsidRDefault="008D1AB8">
      <w:pPr>
        <w:tabs>
          <w:tab w:val="left" w:pos="4659"/>
        </w:tabs>
        <w:spacing w:before="29"/>
        <w:ind w:left="2260"/>
        <w:rPr>
          <w:rFonts w:ascii="Arial" w:hAnsi="Arial" w:cs="Arial"/>
          <w:sz w:val="18"/>
        </w:rPr>
      </w:pPr>
      <w:r>
        <w:rPr>
          <w:rFonts w:ascii="Courier New" w:hAnsi="Courier New" w:cs="Courier New"/>
        </w:rPr>
        <w:pict w14:anchorId="48E55566">
          <v:line id="_x0000_s1594" style="position:absolute;left:0;text-align:left;z-index:1696;mso-wrap-distance-left:0;mso-wrap-distance-right:0;mso-position-horizontal-relative:page" from="168pt,16.1pt" to="552pt,16.1pt" strokeweight=".24pt">
            <w10:wrap type="topAndBottom" anchorx="page"/>
          </v:line>
        </w:pict>
      </w:r>
      <w:r w:rsidR="00C12992" w:rsidRPr="00161F44">
        <w:rPr>
          <w:rFonts w:ascii="Courier New" w:hAnsi="Courier New" w:cs="Courier New"/>
          <w:w w:val="90"/>
          <w:sz w:val="18"/>
        </w:rPr>
        <w:t>DBA_OBJECTS</w:t>
      </w:r>
      <w:r w:rsidR="00C12992" w:rsidRPr="001058B5">
        <w:rPr>
          <w:rFonts w:ascii="Arial" w:hAnsi="Arial" w:cs="Arial"/>
          <w:w w:val="90"/>
          <w:sz w:val="18"/>
        </w:rPr>
        <w:tab/>
      </w:r>
      <w:r w:rsidR="00474645">
        <w:rPr>
          <w:rFonts w:ascii="Arial" w:hAnsi="Arial" w:cs="Arial"/>
          <w:w w:val="90"/>
          <w:sz w:val="18"/>
        </w:rPr>
        <w:t>Mô tả các đối tượng trong cơ sở dữ liệu</w:t>
      </w:r>
    </w:p>
    <w:p w14:paraId="6E73D0DA" w14:textId="0C3C95CF" w:rsidR="008C539B" w:rsidRPr="001058B5" w:rsidRDefault="00C12992">
      <w:pPr>
        <w:tabs>
          <w:tab w:val="left" w:pos="4659"/>
        </w:tabs>
        <w:spacing w:before="16" w:after="61"/>
        <w:ind w:left="2260"/>
        <w:rPr>
          <w:rFonts w:ascii="Arial" w:hAnsi="Arial" w:cs="Arial"/>
          <w:sz w:val="18"/>
        </w:rPr>
      </w:pPr>
      <w:r w:rsidRPr="00161F44">
        <w:rPr>
          <w:rFonts w:ascii="Courier New" w:hAnsi="Courier New" w:cs="Courier New"/>
          <w:w w:val="90"/>
          <w:sz w:val="18"/>
        </w:rPr>
        <w:t>DBA_USERS</w:t>
      </w:r>
      <w:r w:rsidRPr="001058B5">
        <w:rPr>
          <w:rFonts w:ascii="Arial" w:hAnsi="Arial" w:cs="Arial"/>
          <w:w w:val="90"/>
          <w:sz w:val="18"/>
        </w:rPr>
        <w:tab/>
      </w:r>
      <w:r w:rsidR="00474645">
        <w:rPr>
          <w:rFonts w:ascii="Arial" w:hAnsi="Arial" w:cs="Arial"/>
          <w:w w:val="90"/>
          <w:sz w:val="18"/>
        </w:rPr>
        <w:t>Mô tả tất cả người dùng trong cơ sở dữ liệu</w:t>
      </w:r>
    </w:p>
    <w:p w14:paraId="6C2025BE" w14:textId="2A8B5D40" w:rsidR="008C539B" w:rsidRPr="001058B5" w:rsidRDefault="008D1AB8">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15EE54C4">
          <v:group id="_x0000_s1592" style="width:384pt;height:.5pt;mso-position-horizontal-relative:char;mso-position-vertical-relative:line" coordsize="7680,10">
            <v:line id="_x0000_s1593" style="position:absolute" from="0,5" to="7680,5" strokeweight=".48pt"/>
            <w10:anchorlock/>
          </v:group>
        </w:pict>
      </w:r>
    </w:p>
    <w:p w14:paraId="2854CF41" w14:textId="77777777" w:rsidR="008C539B" w:rsidRPr="001058B5" w:rsidRDefault="008C539B">
      <w:pPr>
        <w:spacing w:line="20" w:lineRule="exact"/>
        <w:rPr>
          <w:rFonts w:ascii="Arial" w:hAnsi="Arial" w:cs="Arial"/>
          <w:sz w:val="2"/>
        </w:rPr>
        <w:sectPr w:rsidR="008C539B" w:rsidRPr="001058B5">
          <w:pgSz w:w="12240" w:h="15840"/>
          <w:pgMar w:top="840" w:right="1060" w:bottom="860" w:left="1100" w:header="549" w:footer="663" w:gutter="0"/>
          <w:cols w:space="720"/>
        </w:sectPr>
      </w:pPr>
    </w:p>
    <w:p w14:paraId="589FB360" w14:textId="77777777" w:rsidR="008C539B" w:rsidRPr="001058B5" w:rsidRDefault="008C539B">
      <w:pPr>
        <w:pStyle w:val="BodyText"/>
        <w:spacing w:before="4"/>
        <w:rPr>
          <w:rFonts w:ascii="Arial" w:hAnsi="Arial" w:cs="Arial"/>
          <w:sz w:val="25"/>
        </w:rPr>
      </w:pPr>
    </w:p>
    <w:p w14:paraId="01B13DA6" w14:textId="3B3AD496" w:rsidR="008C539B" w:rsidRPr="001058B5" w:rsidRDefault="008D1AB8">
      <w:pPr>
        <w:spacing w:before="104"/>
        <w:ind w:left="1660"/>
        <w:rPr>
          <w:rFonts w:ascii="Arial" w:hAnsi="Arial" w:cs="Arial"/>
          <w:b/>
          <w:i/>
          <w:sz w:val="18"/>
        </w:rPr>
      </w:pPr>
      <w:r>
        <w:rPr>
          <w:rFonts w:ascii="Arial" w:hAnsi="Arial" w:cs="Arial"/>
        </w:rPr>
        <w:pict w14:anchorId="7336A36A">
          <v:line id="_x0000_s1591" style="position:absolute;left:0;text-align:left;z-index:1744;mso-wrap-distance-left:0;mso-wrap-distance-right:0;mso-position-horizontal-relative:page" from="138pt,19.65pt" to="522pt,19.65pt" strokeweight="1.98pt">
            <w10:wrap type="topAndBottom" anchorx="page"/>
          </v:line>
        </w:pict>
      </w:r>
      <w:r w:rsidR="00C12992" w:rsidRPr="001058B5">
        <w:rPr>
          <w:rFonts w:ascii="Arial" w:hAnsi="Arial" w:cs="Arial"/>
          <w:b/>
          <w:i/>
          <w:sz w:val="18"/>
        </w:rPr>
        <w:t xml:space="preserve">Table 2–1 (Cont.) </w:t>
      </w:r>
      <w:r w:rsidR="00A840EF">
        <w:rPr>
          <w:rFonts w:ascii="Arial" w:hAnsi="Arial" w:cs="Arial"/>
          <w:b/>
          <w:i/>
          <w:sz w:val="18"/>
        </w:rPr>
        <w:t>Các khung nhìn dữ liệu cái mà hiển thị thông về người dùng và profile</w:t>
      </w:r>
    </w:p>
    <w:p w14:paraId="0796BFA2" w14:textId="79458F6B" w:rsidR="008C539B" w:rsidRPr="001058B5" w:rsidRDefault="00A840EF">
      <w:pPr>
        <w:tabs>
          <w:tab w:val="left" w:pos="4060"/>
        </w:tabs>
        <w:spacing w:before="1" w:after="77"/>
        <w:ind w:left="1659"/>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3D42516B" w14:textId="70412D81" w:rsidR="008C539B" w:rsidRPr="001058B5" w:rsidRDefault="008D1AB8">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2583A2E8">
          <v:group id="_x0000_s1589" style="width:384pt;height:.5pt;mso-position-horizontal-relative:char;mso-position-vertical-relative:line" coordsize="7680,10">
            <v:line id="_x0000_s1590" style="position:absolute" from="0,5" to="7680,5" strokeweight=".48pt"/>
            <w10:anchorlock/>
          </v:group>
        </w:pict>
      </w:r>
    </w:p>
    <w:p w14:paraId="343A3CBF" w14:textId="0F6AB74D" w:rsidR="008C539B" w:rsidRPr="001058B5" w:rsidRDefault="008D1AB8">
      <w:pPr>
        <w:tabs>
          <w:tab w:val="left" w:pos="4059"/>
        </w:tabs>
        <w:spacing w:before="31"/>
        <w:ind w:left="1660"/>
        <w:rPr>
          <w:rFonts w:ascii="Arial" w:hAnsi="Arial" w:cs="Arial"/>
          <w:sz w:val="18"/>
        </w:rPr>
      </w:pPr>
      <w:r>
        <w:rPr>
          <w:rFonts w:ascii="Courier New" w:hAnsi="Courier New" w:cs="Courier New"/>
        </w:rPr>
        <w:pict w14:anchorId="460D5F78">
          <v:line id="_x0000_s1588" style="position:absolute;left:0;text-align:left;z-index:1792;mso-wrap-distance-left:0;mso-wrap-distance-right:0;mso-position-horizontal-relative:page" from="138pt,16.2pt" to="522pt,16.2pt" strokeweight=".24pt">
            <w10:wrap type="topAndBottom" anchorx="page"/>
          </v:line>
        </w:pict>
      </w:r>
      <w:r w:rsidR="00C12992" w:rsidRPr="00A840EF">
        <w:rPr>
          <w:rFonts w:ascii="Courier New" w:hAnsi="Courier New" w:cs="Courier New"/>
          <w:w w:val="85"/>
          <w:sz w:val="18"/>
        </w:rPr>
        <w:t>DBA_USERS_WITH_DEFPWD</w:t>
      </w:r>
      <w:r w:rsidR="00C12992" w:rsidRPr="001058B5">
        <w:rPr>
          <w:rFonts w:ascii="Arial" w:hAnsi="Arial" w:cs="Arial"/>
          <w:w w:val="85"/>
          <w:sz w:val="18"/>
        </w:rPr>
        <w:tab/>
      </w:r>
      <w:r w:rsidR="00A840EF">
        <w:rPr>
          <w:rFonts w:ascii="Arial" w:hAnsi="Arial" w:cs="Arial"/>
          <w:sz w:val="18"/>
        </w:rPr>
        <w:t>Liệt kê tất cả  tài khoản người dùng dùng mật khẩu mặc định</w:t>
      </w:r>
    </w:p>
    <w:p w14:paraId="39392F7F" w14:textId="28B46BD7" w:rsidR="008C539B" w:rsidRPr="001058B5" w:rsidRDefault="00C12992">
      <w:pPr>
        <w:tabs>
          <w:tab w:val="left" w:pos="4059"/>
        </w:tabs>
        <w:spacing w:before="16" w:after="63"/>
        <w:ind w:left="1660"/>
        <w:rPr>
          <w:rFonts w:ascii="Arial" w:hAnsi="Arial" w:cs="Arial"/>
          <w:sz w:val="18"/>
        </w:rPr>
      </w:pPr>
      <w:r w:rsidRPr="005E57CE">
        <w:rPr>
          <w:rFonts w:ascii="Courier New" w:hAnsi="Courier New" w:cs="Courier New"/>
          <w:w w:val="90"/>
          <w:sz w:val="18"/>
        </w:rPr>
        <w:t>PROXY_USERS</w:t>
      </w:r>
      <w:r w:rsidRPr="001058B5">
        <w:rPr>
          <w:rFonts w:ascii="Arial" w:hAnsi="Arial" w:cs="Arial"/>
          <w:w w:val="90"/>
          <w:sz w:val="18"/>
        </w:rPr>
        <w:tab/>
      </w:r>
      <w:r w:rsidR="00A840EF">
        <w:rPr>
          <w:rFonts w:ascii="Arial" w:hAnsi="Arial" w:cs="Arial"/>
          <w:w w:val="90"/>
          <w:sz w:val="18"/>
        </w:rPr>
        <w:t>Mô tả các người dùng người mà có thể giả định giống như các người dùng khác</w:t>
      </w:r>
    </w:p>
    <w:p w14:paraId="61DFF93F" w14:textId="173BEF11" w:rsidR="008C539B" w:rsidRPr="001058B5" w:rsidRDefault="008D1AB8">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49B9AA2F">
          <v:group id="_x0000_s1586" style="width:384pt;height:.25pt;mso-position-horizontal-relative:char;mso-position-vertical-relative:line" coordsize="7680,5">
            <v:line id="_x0000_s1587" style="position:absolute" from="0,2" to="7680,2" strokeweight=".24pt"/>
            <w10:anchorlock/>
          </v:group>
        </w:pict>
      </w:r>
    </w:p>
    <w:p w14:paraId="6869C51E" w14:textId="4C520CC8" w:rsidR="008C539B" w:rsidRPr="001058B5" w:rsidRDefault="00C12992">
      <w:pPr>
        <w:tabs>
          <w:tab w:val="left" w:pos="4059"/>
        </w:tabs>
        <w:spacing w:before="29" w:line="214" w:lineRule="exact"/>
        <w:ind w:left="1660"/>
        <w:rPr>
          <w:rFonts w:ascii="Arial" w:hAnsi="Arial" w:cs="Arial"/>
          <w:sz w:val="18"/>
        </w:rPr>
      </w:pPr>
      <w:r w:rsidRPr="00474645">
        <w:rPr>
          <w:rFonts w:ascii="Courier New" w:hAnsi="Courier New" w:cs="Courier New"/>
          <w:w w:val="90"/>
          <w:sz w:val="18"/>
        </w:rPr>
        <w:t>RESOURCE_COST</w:t>
      </w:r>
      <w:r w:rsidRPr="001058B5">
        <w:rPr>
          <w:rFonts w:ascii="Arial" w:hAnsi="Arial" w:cs="Arial"/>
          <w:w w:val="90"/>
          <w:sz w:val="18"/>
        </w:rPr>
        <w:tab/>
      </w:r>
      <w:r w:rsidR="00A8187F">
        <w:rPr>
          <w:rFonts w:ascii="Arial" w:hAnsi="Arial" w:cs="Arial"/>
          <w:sz w:val="18"/>
        </w:rPr>
        <w:t xml:space="preserve">Liệt kê chi phí cho mỗi tài nguyên về CPU đối với mỗi phiên làm việc, về </w:t>
      </w:r>
    </w:p>
    <w:p w14:paraId="3A03C46B" w14:textId="5743B2D3" w:rsidR="00A8187F" w:rsidRPr="001058B5" w:rsidRDefault="008D1AB8" w:rsidP="00A8187F">
      <w:pPr>
        <w:tabs>
          <w:tab w:val="left" w:pos="4059"/>
        </w:tabs>
        <w:spacing w:before="29" w:line="214" w:lineRule="exact"/>
        <w:ind w:left="1660" w:firstLine="2399"/>
        <w:rPr>
          <w:rFonts w:ascii="Arial" w:hAnsi="Arial" w:cs="Arial"/>
          <w:sz w:val="18"/>
        </w:rPr>
      </w:pPr>
      <w:r>
        <w:rPr>
          <w:rFonts w:ascii="Arial" w:hAnsi="Arial" w:cs="Arial"/>
        </w:rPr>
        <w:pict w14:anchorId="72C2B97E">
          <v:line id="_x0000_s1585" style="position:absolute;left:0;text-align:left;z-index:1840;mso-wrap-distance-left:0;mso-wrap-distance-right:0;mso-position-horizontal-relative:page" from="138pt,14pt" to="522pt,14pt" strokeweight=".24pt">
            <w10:wrap type="topAndBottom" anchorx="page"/>
          </v:line>
        </w:pict>
      </w:r>
      <w:r w:rsidR="00A8187F">
        <w:rPr>
          <w:rFonts w:ascii="Arial" w:hAnsi="Arial" w:cs="Arial"/>
          <w:sz w:val="18"/>
        </w:rPr>
        <w:t>việc đọc cho mỗi phiên, số lần kết nối và SGA</w:t>
      </w:r>
    </w:p>
    <w:p w14:paraId="14FC300B" w14:textId="67D1CE3E"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85"/>
          <w:sz w:val="18"/>
        </w:rPr>
        <w:t>USER_PASSWORD_LIMITS</w:t>
      </w:r>
      <w:r w:rsidRPr="001058B5">
        <w:rPr>
          <w:rFonts w:ascii="Arial" w:hAnsi="Arial" w:cs="Arial"/>
          <w:w w:val="85"/>
          <w:sz w:val="18"/>
        </w:rPr>
        <w:tab/>
      </w:r>
      <w:r w:rsidR="00A8187F">
        <w:rPr>
          <w:rFonts w:ascii="Arial" w:hAnsi="Arial" w:cs="Arial"/>
          <w:sz w:val="18"/>
        </w:rPr>
        <w:t>Mô tả các tham số về mật khẩu profile được gán cho người dùng</w:t>
      </w:r>
    </w:p>
    <w:p w14:paraId="29CBD8D5" w14:textId="70124654" w:rsidR="008C539B" w:rsidRPr="001058B5" w:rsidRDefault="008D1AB8" w:rsidP="00A8187F">
      <w:pPr>
        <w:spacing w:line="210" w:lineRule="exact"/>
        <w:ind w:right="1492"/>
        <w:rPr>
          <w:rFonts w:ascii="Arial" w:hAnsi="Arial" w:cs="Arial"/>
          <w:sz w:val="18"/>
        </w:rPr>
      </w:pPr>
      <w:r>
        <w:rPr>
          <w:rFonts w:ascii="Arial" w:hAnsi="Arial" w:cs="Arial"/>
        </w:rPr>
        <w:pict w14:anchorId="3353109C">
          <v:line id="_x0000_s1584" style="position:absolute;z-index:1864;mso-wrap-distance-left:0;mso-wrap-distance-right:0;mso-position-horizontal-relative:page" from="138pt,14pt" to="522pt,14pt" strokeweight=".24pt">
            <w10:wrap type="topAndBottom" anchorx="page"/>
          </v:line>
        </w:pict>
      </w:r>
    </w:p>
    <w:p w14:paraId="0C4A3E1F" w14:textId="3310DA85"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85"/>
          <w:sz w:val="18"/>
        </w:rPr>
        <w:t>USER_RESOURCE_LIMITS</w:t>
      </w:r>
      <w:r w:rsidRPr="001058B5">
        <w:rPr>
          <w:rFonts w:ascii="Arial" w:hAnsi="Arial" w:cs="Arial"/>
          <w:w w:val="85"/>
          <w:sz w:val="18"/>
        </w:rPr>
        <w:tab/>
      </w:r>
      <w:r w:rsidR="00A97321">
        <w:rPr>
          <w:rFonts w:ascii="Arial" w:hAnsi="Arial" w:cs="Arial"/>
          <w:sz w:val="18"/>
        </w:rPr>
        <w:t>Hiển thị các giới hạn về tài nguyên đối với người dùng hiện tại</w:t>
      </w:r>
    </w:p>
    <w:p w14:paraId="173DDD77" w14:textId="019F8170" w:rsidR="008C539B" w:rsidRPr="001058B5" w:rsidRDefault="008D1AB8">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6332C032">
          <v:group id="_x0000_s1582" style="width:384pt;height:.25pt;mso-position-horizontal-relative:char;mso-position-vertical-relative:line" coordsize="7680,5">
            <v:line id="_x0000_s1583" style="position:absolute" from="0,2" to="7680,2" strokeweight=".24pt"/>
            <w10:anchorlock/>
          </v:group>
        </w:pict>
      </w:r>
    </w:p>
    <w:p w14:paraId="3B65EC88" w14:textId="23D9B1B2" w:rsidR="008C539B" w:rsidRPr="001058B5" w:rsidRDefault="008D1AB8">
      <w:pPr>
        <w:tabs>
          <w:tab w:val="left" w:pos="4059"/>
        </w:tabs>
        <w:spacing w:before="31"/>
        <w:ind w:left="1660"/>
        <w:rPr>
          <w:rFonts w:ascii="Arial" w:hAnsi="Arial" w:cs="Arial"/>
          <w:sz w:val="18"/>
        </w:rPr>
      </w:pPr>
      <w:r>
        <w:rPr>
          <w:rFonts w:ascii="Courier New" w:hAnsi="Courier New" w:cs="Courier New"/>
        </w:rPr>
        <w:pict w14:anchorId="2D043108">
          <v:line id="_x0000_s1581" style="position:absolute;left:0;text-align:left;z-index:1912;mso-wrap-distance-left:0;mso-wrap-distance-right:0;mso-position-horizontal-relative:page" from="138pt,16.2pt" to="522pt,16.2pt" strokeweight=".08469mm">
            <w10:wrap type="topAndBottom" anchorx="page"/>
          </v:line>
        </w:pict>
      </w:r>
      <w:r w:rsidR="00C12992" w:rsidRPr="006E7D0D">
        <w:rPr>
          <w:rFonts w:ascii="Courier New" w:hAnsi="Courier New" w:cs="Courier New"/>
          <w:w w:val="90"/>
          <w:sz w:val="18"/>
        </w:rPr>
        <w:t>USER_TS_QUOTAS</w:t>
      </w:r>
      <w:r w:rsidR="00C12992" w:rsidRPr="001058B5">
        <w:rPr>
          <w:rFonts w:ascii="Arial" w:hAnsi="Arial" w:cs="Arial"/>
          <w:w w:val="90"/>
          <w:sz w:val="18"/>
        </w:rPr>
        <w:tab/>
      </w:r>
      <w:r w:rsidR="00A97321" w:rsidRPr="00A97321">
        <w:rPr>
          <w:rFonts w:ascii="Arial" w:hAnsi="Arial" w:cs="Arial"/>
          <w:sz w:val="18"/>
        </w:rPr>
        <w:t xml:space="preserve">Mô tả các tablespace quota cho các người </w:t>
      </w:r>
      <w:r w:rsidR="00A97321">
        <w:rPr>
          <w:rFonts w:ascii="Arial" w:hAnsi="Arial" w:cs="Arial"/>
          <w:sz w:val="18"/>
        </w:rPr>
        <w:t>dùng</w:t>
      </w:r>
    </w:p>
    <w:p w14:paraId="502FF020" w14:textId="21AFC5D7"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90"/>
          <w:sz w:val="18"/>
        </w:rPr>
        <w:t>USER_OBJECTS</w:t>
      </w:r>
      <w:r w:rsidRPr="001058B5">
        <w:rPr>
          <w:rFonts w:ascii="Arial" w:hAnsi="Arial" w:cs="Arial"/>
          <w:w w:val="90"/>
          <w:sz w:val="18"/>
        </w:rPr>
        <w:tab/>
      </w:r>
      <w:r w:rsidR="00A97321">
        <w:rPr>
          <w:rFonts w:ascii="Arial" w:hAnsi="Arial" w:cs="Arial"/>
          <w:sz w:val="18"/>
        </w:rPr>
        <w:t>Mô tả mọi đường tượng được sở hữu bởi người dùng hiện tại</w:t>
      </w:r>
    </w:p>
    <w:p w14:paraId="5A1BE9D8" w14:textId="1E092228" w:rsidR="008C539B" w:rsidRPr="001058B5" w:rsidRDefault="008D1AB8">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01614A25">
          <v:group id="_x0000_s1579" style="width:384pt;height:.25pt;mso-position-horizontal-relative:char;mso-position-vertical-relative:line" coordsize="7680,5">
            <v:line id="_x0000_s1580" style="position:absolute" from="0,2" to="7680,2" strokeweight=".24pt"/>
            <w10:anchorlock/>
          </v:group>
        </w:pict>
      </w:r>
    </w:p>
    <w:p w14:paraId="7BE6E4B9" w14:textId="18946D86" w:rsidR="008C539B" w:rsidRPr="001058B5" w:rsidRDefault="008D1AB8">
      <w:pPr>
        <w:tabs>
          <w:tab w:val="left" w:pos="4059"/>
        </w:tabs>
        <w:spacing w:before="29"/>
        <w:ind w:left="1660"/>
        <w:rPr>
          <w:rFonts w:ascii="Arial" w:hAnsi="Arial" w:cs="Arial"/>
          <w:sz w:val="18"/>
        </w:rPr>
      </w:pPr>
      <w:r>
        <w:rPr>
          <w:rFonts w:ascii="Courier New" w:hAnsi="Courier New" w:cs="Courier New"/>
        </w:rPr>
        <w:pict w14:anchorId="0C661F59">
          <v:line id="_x0000_s1578" style="position:absolute;left:0;text-align:left;z-index:1960;mso-wrap-distance-left:0;mso-wrap-distance-right:0;mso-position-horizontal-relative:page" from="138pt,16.1pt" to="522pt,16.1pt" strokeweight=".24pt">
            <w10:wrap type="topAndBottom" anchorx="page"/>
          </v:line>
        </w:pict>
      </w:r>
      <w:r w:rsidR="00C12992" w:rsidRPr="006E7D0D">
        <w:rPr>
          <w:rFonts w:ascii="Courier New" w:hAnsi="Courier New" w:cs="Courier New"/>
          <w:w w:val="90"/>
          <w:sz w:val="18"/>
        </w:rPr>
        <w:t>USER_USERS</w:t>
      </w:r>
      <w:r w:rsidR="00C12992" w:rsidRPr="001058B5">
        <w:rPr>
          <w:rFonts w:ascii="Arial" w:hAnsi="Arial" w:cs="Arial"/>
          <w:w w:val="90"/>
          <w:sz w:val="18"/>
        </w:rPr>
        <w:tab/>
      </w:r>
      <w:r w:rsidR="00A97321">
        <w:rPr>
          <w:rFonts w:ascii="Arial" w:hAnsi="Arial" w:cs="Arial"/>
          <w:sz w:val="18"/>
        </w:rPr>
        <w:t>Chỉ mô tả về người dùng hiện tại</w:t>
      </w:r>
    </w:p>
    <w:p w14:paraId="63E18491" w14:textId="733A5E2E" w:rsidR="008C539B" w:rsidRPr="001058B5" w:rsidRDefault="00C12992">
      <w:pPr>
        <w:tabs>
          <w:tab w:val="left" w:pos="4059"/>
        </w:tabs>
        <w:spacing w:before="36" w:after="72" w:line="211" w:lineRule="auto"/>
        <w:ind w:left="4060" w:right="975" w:hanging="2400"/>
        <w:rPr>
          <w:rFonts w:ascii="Arial" w:hAnsi="Arial" w:cs="Arial"/>
          <w:sz w:val="18"/>
        </w:rPr>
      </w:pPr>
      <w:r w:rsidRPr="006E7D0D">
        <w:rPr>
          <w:rFonts w:ascii="Courier New" w:hAnsi="Courier New" w:cs="Courier New"/>
          <w:w w:val="90"/>
          <w:sz w:val="18"/>
        </w:rPr>
        <w:t>V$SESSION</w:t>
      </w:r>
      <w:r w:rsidRPr="001058B5">
        <w:rPr>
          <w:rFonts w:ascii="Arial" w:hAnsi="Arial" w:cs="Arial"/>
          <w:w w:val="90"/>
          <w:sz w:val="18"/>
        </w:rPr>
        <w:tab/>
      </w:r>
      <w:r w:rsidR="00D85924">
        <w:rPr>
          <w:rFonts w:ascii="Arial" w:hAnsi="Arial" w:cs="Arial"/>
          <w:sz w:val="18"/>
        </w:rPr>
        <w:t>Liệt kê thông tin về phiên làm việc với mỗi phiên làm việc hiện tại, bao gồm tên người dùng</w:t>
      </w:r>
    </w:p>
    <w:p w14:paraId="5DA79626" w14:textId="6994CE5E" w:rsidR="008C539B" w:rsidRPr="001058B5" w:rsidRDefault="008D1AB8">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12E04030">
          <v:group id="_x0000_s1576" style="width:384pt;height:.25pt;mso-position-horizontal-relative:char;mso-position-vertical-relative:line" coordsize="7680,5">
            <v:line id="_x0000_s1577" style="position:absolute" from="0,2" to="7680,2" strokeweight=".24pt"/>
            <w10:anchorlock/>
          </v:group>
        </w:pict>
      </w:r>
    </w:p>
    <w:p w14:paraId="01382A18" w14:textId="41401193" w:rsidR="008C539B" w:rsidRPr="001058B5" w:rsidRDefault="008D1AB8">
      <w:pPr>
        <w:tabs>
          <w:tab w:val="left" w:pos="4059"/>
        </w:tabs>
        <w:spacing w:before="31"/>
        <w:ind w:left="1660"/>
        <w:rPr>
          <w:rFonts w:ascii="Arial" w:hAnsi="Arial" w:cs="Arial"/>
          <w:sz w:val="18"/>
        </w:rPr>
      </w:pPr>
      <w:r>
        <w:rPr>
          <w:rFonts w:ascii="Courier New" w:hAnsi="Courier New" w:cs="Courier New"/>
        </w:rPr>
        <w:pict w14:anchorId="400B200B">
          <v:line id="_x0000_s1575" style="position:absolute;left:0;text-align:left;z-index:2008;mso-wrap-distance-left:0;mso-wrap-distance-right:0;mso-position-horizontal-relative:page" from="138pt,16.2pt" to="522pt,16.2pt" strokeweight=".24pt">
            <w10:wrap type="topAndBottom" anchorx="page"/>
          </v:line>
        </w:pict>
      </w:r>
      <w:r w:rsidR="00C12992" w:rsidRPr="006E7D0D">
        <w:rPr>
          <w:rFonts w:ascii="Courier New" w:hAnsi="Courier New" w:cs="Courier New"/>
          <w:w w:val="90"/>
          <w:sz w:val="18"/>
        </w:rPr>
        <w:t>V$SESSTAT</w:t>
      </w:r>
      <w:r w:rsidR="00C12992" w:rsidRPr="001058B5">
        <w:rPr>
          <w:rFonts w:ascii="Arial" w:hAnsi="Arial" w:cs="Arial"/>
          <w:w w:val="90"/>
          <w:sz w:val="18"/>
        </w:rPr>
        <w:tab/>
      </w:r>
      <w:r w:rsidR="00D85924">
        <w:rPr>
          <w:rFonts w:ascii="Arial" w:hAnsi="Arial" w:cs="Arial"/>
          <w:sz w:val="18"/>
        </w:rPr>
        <w:t>Liệt kê các thông kê về phiên làm việc người dùng</w:t>
      </w:r>
    </w:p>
    <w:p w14:paraId="62B3789D" w14:textId="438EDF45"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90"/>
          <w:sz w:val="18"/>
        </w:rPr>
        <w:t>V$STATNAME</w:t>
      </w:r>
      <w:r w:rsidRPr="001058B5">
        <w:rPr>
          <w:rFonts w:ascii="Arial" w:hAnsi="Arial" w:cs="Arial"/>
          <w:w w:val="90"/>
          <w:sz w:val="18"/>
        </w:rPr>
        <w:tab/>
      </w:r>
      <w:r w:rsidR="006E7D0D">
        <w:rPr>
          <w:rFonts w:ascii="Arial" w:hAnsi="Arial" w:cs="Arial"/>
          <w:sz w:val="18"/>
        </w:rPr>
        <w:t xml:space="preserve">Hiển thị các tên được giải mã đsôi với các thống kê được thể hiện trong </w:t>
      </w:r>
    </w:p>
    <w:p w14:paraId="1A270B16" w14:textId="1DE300E9" w:rsidR="008C539B" w:rsidRPr="001058B5" w:rsidRDefault="008D1AB8" w:rsidP="006E7D0D">
      <w:pPr>
        <w:spacing w:line="214" w:lineRule="exact"/>
        <w:ind w:left="802" w:right="1492"/>
        <w:jc w:val="center"/>
        <w:rPr>
          <w:rFonts w:ascii="Arial" w:hAnsi="Arial" w:cs="Arial"/>
          <w:sz w:val="18"/>
        </w:rPr>
      </w:pPr>
      <w:r>
        <w:rPr>
          <w:rFonts w:ascii="Arial" w:hAnsi="Arial" w:cs="Arial"/>
        </w:rPr>
        <w:pict w14:anchorId="05D91F17">
          <v:line id="_x0000_s1574" style="position:absolute;left:0;text-align:left;z-index:2032;mso-wrap-distance-left:0;mso-wrap-distance-right:0;mso-position-horizontal-relative:page" from="138pt,14pt" to="522pt,14pt" strokeweight=".48pt">
            <w10:wrap type="topAndBottom" anchorx="page"/>
          </v:line>
        </w:pict>
      </w:r>
      <w:r w:rsidR="006E7D0D" w:rsidRPr="006E7D0D">
        <w:rPr>
          <w:rFonts w:ascii="Arial" w:hAnsi="Arial" w:cs="Arial"/>
          <w:sz w:val="18"/>
        </w:rPr>
        <w:t xml:space="preserve"> </w:t>
      </w:r>
      <w:r w:rsidR="006E7D0D">
        <w:rPr>
          <w:rFonts w:ascii="Arial" w:hAnsi="Arial" w:cs="Arial"/>
          <w:sz w:val="18"/>
        </w:rPr>
        <w:tab/>
        <w:t>khung nhìn V$SESSTAT</w:t>
      </w:r>
    </w:p>
    <w:p w14:paraId="66E10715" w14:textId="77777777" w:rsidR="008C539B" w:rsidRPr="001058B5" w:rsidRDefault="008C539B">
      <w:pPr>
        <w:pStyle w:val="BodyText"/>
        <w:rPr>
          <w:rFonts w:ascii="Arial" w:hAnsi="Arial" w:cs="Arial"/>
          <w:sz w:val="14"/>
        </w:rPr>
      </w:pPr>
    </w:p>
    <w:p w14:paraId="61D9A464" w14:textId="61EE74C1" w:rsidR="008C539B" w:rsidRPr="001058B5" w:rsidRDefault="006E7D0D">
      <w:pPr>
        <w:pStyle w:val="BodyText"/>
        <w:spacing w:before="99" w:line="232" w:lineRule="auto"/>
        <w:ind w:left="1660" w:right="700"/>
        <w:rPr>
          <w:rFonts w:ascii="Arial" w:hAnsi="Arial" w:cs="Arial"/>
        </w:rPr>
      </w:pPr>
      <w:r w:rsidRPr="006E7D0D">
        <w:rPr>
          <w:rFonts w:ascii="Arial" w:hAnsi="Arial" w:cs="Arial"/>
        </w:rPr>
        <w:t>Trong các phần dưới đây thể hiện các ví dụng sử dụng những khung nhìn này. Các ví dụ này giả định rằng các lệnh đã được chạy</w:t>
      </w:r>
      <w:r w:rsidR="00C12992" w:rsidRPr="001058B5">
        <w:rPr>
          <w:rFonts w:ascii="Arial" w:hAnsi="Arial" w:cs="Arial"/>
        </w:rPr>
        <w:t>:</w:t>
      </w:r>
    </w:p>
    <w:p w14:paraId="75848284" w14:textId="77777777" w:rsidR="008C539B" w:rsidRPr="00EF706C" w:rsidRDefault="00C12992">
      <w:pPr>
        <w:spacing w:before="141" w:line="259" w:lineRule="auto"/>
        <w:ind w:left="2030" w:right="5999" w:hanging="371"/>
        <w:rPr>
          <w:rFonts w:ascii="Courier New" w:hAnsi="Courier New" w:cs="Courier New"/>
          <w:sz w:val="18"/>
        </w:rPr>
      </w:pPr>
      <w:r w:rsidRPr="00EF706C">
        <w:rPr>
          <w:rFonts w:ascii="Courier New" w:hAnsi="Courier New" w:cs="Courier New"/>
          <w:w w:val="90"/>
          <w:sz w:val="18"/>
        </w:rPr>
        <w:t>CREATE</w:t>
      </w:r>
      <w:r w:rsidRPr="00EF706C">
        <w:rPr>
          <w:rFonts w:ascii="Courier New" w:hAnsi="Courier New" w:cs="Courier New"/>
          <w:spacing w:val="-42"/>
          <w:w w:val="90"/>
          <w:sz w:val="18"/>
        </w:rPr>
        <w:t xml:space="preserve"> </w:t>
      </w:r>
      <w:r w:rsidRPr="00EF706C">
        <w:rPr>
          <w:rFonts w:ascii="Courier New" w:hAnsi="Courier New" w:cs="Courier New"/>
          <w:w w:val="90"/>
          <w:sz w:val="18"/>
        </w:rPr>
        <w:t>PROFILE</w:t>
      </w:r>
      <w:r w:rsidRPr="00EF706C">
        <w:rPr>
          <w:rFonts w:ascii="Courier New" w:hAnsi="Courier New" w:cs="Courier New"/>
          <w:spacing w:val="-42"/>
          <w:w w:val="90"/>
          <w:sz w:val="18"/>
        </w:rPr>
        <w:t xml:space="preserve"> </w:t>
      </w:r>
      <w:r w:rsidRPr="00EF706C">
        <w:rPr>
          <w:rFonts w:ascii="Courier New" w:hAnsi="Courier New" w:cs="Courier New"/>
          <w:w w:val="90"/>
          <w:sz w:val="18"/>
        </w:rPr>
        <w:t>clerk</w:t>
      </w:r>
      <w:r w:rsidRPr="00EF706C">
        <w:rPr>
          <w:rFonts w:ascii="Courier New" w:hAnsi="Courier New" w:cs="Courier New"/>
          <w:spacing w:val="-42"/>
          <w:w w:val="90"/>
          <w:sz w:val="18"/>
        </w:rPr>
        <w:t xml:space="preserve"> </w:t>
      </w:r>
      <w:r w:rsidRPr="00EF706C">
        <w:rPr>
          <w:rFonts w:ascii="Courier New" w:hAnsi="Courier New" w:cs="Courier New"/>
          <w:w w:val="90"/>
          <w:sz w:val="18"/>
        </w:rPr>
        <w:t xml:space="preserve">LIMIT </w:t>
      </w:r>
      <w:r w:rsidRPr="00EF706C">
        <w:rPr>
          <w:rFonts w:ascii="Courier New" w:hAnsi="Courier New" w:cs="Courier New"/>
          <w:w w:val="95"/>
          <w:sz w:val="18"/>
        </w:rPr>
        <w:t>SESSIONS_PER_USER</w:t>
      </w:r>
      <w:r w:rsidRPr="00EF706C">
        <w:rPr>
          <w:rFonts w:ascii="Courier New" w:hAnsi="Courier New" w:cs="Courier New"/>
          <w:spacing w:val="-56"/>
          <w:w w:val="95"/>
          <w:sz w:val="18"/>
        </w:rPr>
        <w:t xml:space="preserve"> </w:t>
      </w:r>
      <w:r w:rsidRPr="00EF706C">
        <w:rPr>
          <w:rFonts w:ascii="Courier New" w:hAnsi="Courier New" w:cs="Courier New"/>
          <w:w w:val="95"/>
          <w:sz w:val="18"/>
        </w:rPr>
        <w:t>1</w:t>
      </w:r>
    </w:p>
    <w:p w14:paraId="778FFB42"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IDLE_TIME 30</w:t>
      </w:r>
    </w:p>
    <w:p w14:paraId="69A7162C" w14:textId="77777777" w:rsidR="008C539B" w:rsidRPr="00EF706C" w:rsidRDefault="00C12992">
      <w:pPr>
        <w:spacing w:before="17"/>
        <w:ind w:left="2030"/>
        <w:rPr>
          <w:rFonts w:ascii="Courier New" w:hAnsi="Courier New" w:cs="Courier New"/>
          <w:sz w:val="18"/>
        </w:rPr>
      </w:pPr>
      <w:r w:rsidRPr="00EF706C">
        <w:rPr>
          <w:rFonts w:ascii="Courier New" w:hAnsi="Courier New" w:cs="Courier New"/>
          <w:w w:val="95"/>
          <w:sz w:val="18"/>
        </w:rPr>
        <w:t>CONNECT_TIME 600;</w:t>
      </w:r>
    </w:p>
    <w:p w14:paraId="4A0A9849" w14:textId="77777777" w:rsidR="008C539B" w:rsidRPr="00EF706C" w:rsidRDefault="008C539B">
      <w:pPr>
        <w:pStyle w:val="BodyText"/>
        <w:spacing w:before="8"/>
        <w:rPr>
          <w:rFonts w:ascii="Courier New" w:hAnsi="Courier New" w:cs="Courier New"/>
        </w:rPr>
      </w:pPr>
    </w:p>
    <w:p w14:paraId="1380FD7E" w14:textId="77777777" w:rsidR="008C539B" w:rsidRPr="00EF706C" w:rsidRDefault="00C12992">
      <w:pPr>
        <w:ind w:left="1660"/>
        <w:rPr>
          <w:rFonts w:ascii="Courier New" w:hAnsi="Courier New" w:cs="Courier New"/>
          <w:sz w:val="18"/>
        </w:rPr>
      </w:pPr>
      <w:r w:rsidRPr="00EF706C">
        <w:rPr>
          <w:rFonts w:ascii="Courier New" w:hAnsi="Courier New" w:cs="Courier New"/>
          <w:w w:val="95"/>
          <w:sz w:val="18"/>
        </w:rPr>
        <w:t>CREATE USER jfee</w:t>
      </w:r>
    </w:p>
    <w:p w14:paraId="56897D80" w14:textId="77777777" w:rsidR="008C539B" w:rsidRPr="00EF706C" w:rsidRDefault="00C12992">
      <w:pPr>
        <w:spacing w:before="17" w:line="259" w:lineRule="auto"/>
        <w:ind w:left="2030" w:right="5441"/>
        <w:rPr>
          <w:rFonts w:ascii="Courier New" w:hAnsi="Courier New" w:cs="Courier New"/>
          <w:sz w:val="18"/>
        </w:rPr>
      </w:pPr>
      <w:r w:rsidRPr="00EF706C">
        <w:rPr>
          <w:rFonts w:ascii="Courier New" w:hAnsi="Courier New" w:cs="Courier New"/>
          <w:w w:val="95"/>
          <w:sz w:val="18"/>
        </w:rPr>
        <w:t xml:space="preserve">IDENTIFIED BY </w:t>
      </w:r>
      <w:r w:rsidRPr="00EF706C">
        <w:rPr>
          <w:rFonts w:ascii="Courier New" w:hAnsi="Courier New" w:cs="Courier New"/>
          <w:i/>
          <w:w w:val="95"/>
          <w:sz w:val="18"/>
        </w:rPr>
        <w:t xml:space="preserve">password </w:t>
      </w:r>
      <w:r w:rsidRPr="00EF706C">
        <w:rPr>
          <w:rFonts w:ascii="Courier New" w:hAnsi="Courier New" w:cs="Courier New"/>
          <w:w w:val="95"/>
          <w:sz w:val="18"/>
        </w:rPr>
        <w:t xml:space="preserve">DEFAULT TABLESPACE users </w:t>
      </w:r>
      <w:r w:rsidRPr="00EF706C">
        <w:rPr>
          <w:rFonts w:ascii="Courier New" w:hAnsi="Courier New" w:cs="Courier New"/>
          <w:w w:val="90"/>
          <w:sz w:val="18"/>
        </w:rPr>
        <w:t>TEMPORARY</w:t>
      </w:r>
      <w:r w:rsidRPr="00EF706C">
        <w:rPr>
          <w:rFonts w:ascii="Courier New" w:hAnsi="Courier New" w:cs="Courier New"/>
          <w:spacing w:val="-67"/>
          <w:w w:val="90"/>
          <w:sz w:val="18"/>
        </w:rPr>
        <w:t xml:space="preserve"> </w:t>
      </w:r>
      <w:r w:rsidRPr="00EF706C">
        <w:rPr>
          <w:rFonts w:ascii="Courier New" w:hAnsi="Courier New" w:cs="Courier New"/>
          <w:w w:val="90"/>
          <w:sz w:val="18"/>
        </w:rPr>
        <w:t>TABLESPACE</w:t>
      </w:r>
      <w:r w:rsidRPr="00EF706C">
        <w:rPr>
          <w:rFonts w:ascii="Courier New" w:hAnsi="Courier New" w:cs="Courier New"/>
          <w:spacing w:val="-67"/>
          <w:w w:val="90"/>
          <w:sz w:val="18"/>
        </w:rPr>
        <w:t xml:space="preserve"> </w:t>
      </w:r>
      <w:r w:rsidRPr="00EF706C">
        <w:rPr>
          <w:rFonts w:ascii="Courier New" w:hAnsi="Courier New" w:cs="Courier New"/>
          <w:w w:val="90"/>
          <w:sz w:val="18"/>
        </w:rPr>
        <w:t>temp_ts</w:t>
      </w:r>
    </w:p>
    <w:p w14:paraId="73A07036" w14:textId="77777777" w:rsidR="008C539B" w:rsidRPr="00EF706C" w:rsidRDefault="00C12992">
      <w:pPr>
        <w:spacing w:line="259" w:lineRule="auto"/>
        <w:ind w:left="2030" w:right="6271"/>
        <w:rPr>
          <w:rFonts w:ascii="Courier New" w:hAnsi="Courier New" w:cs="Courier New"/>
          <w:sz w:val="18"/>
        </w:rPr>
      </w:pPr>
      <w:r w:rsidRPr="00EF706C">
        <w:rPr>
          <w:rFonts w:ascii="Courier New" w:hAnsi="Courier New" w:cs="Courier New"/>
          <w:w w:val="95"/>
          <w:sz w:val="18"/>
        </w:rPr>
        <w:t>QUOTA</w:t>
      </w:r>
      <w:r w:rsidRPr="00EF706C">
        <w:rPr>
          <w:rFonts w:ascii="Courier New" w:hAnsi="Courier New" w:cs="Courier New"/>
          <w:spacing w:val="-64"/>
          <w:w w:val="95"/>
          <w:sz w:val="18"/>
        </w:rPr>
        <w:t xml:space="preserve"> </w:t>
      </w:r>
      <w:r w:rsidRPr="00EF706C">
        <w:rPr>
          <w:rFonts w:ascii="Courier New" w:hAnsi="Courier New" w:cs="Courier New"/>
          <w:w w:val="95"/>
          <w:sz w:val="18"/>
        </w:rPr>
        <w:t>500K</w:t>
      </w:r>
      <w:r w:rsidRPr="00EF706C">
        <w:rPr>
          <w:rFonts w:ascii="Courier New" w:hAnsi="Courier New" w:cs="Courier New"/>
          <w:spacing w:val="-64"/>
          <w:w w:val="95"/>
          <w:sz w:val="18"/>
        </w:rPr>
        <w:t xml:space="preserve"> </w:t>
      </w:r>
      <w:r w:rsidRPr="00EF706C">
        <w:rPr>
          <w:rFonts w:ascii="Courier New" w:hAnsi="Courier New" w:cs="Courier New"/>
          <w:w w:val="95"/>
          <w:sz w:val="18"/>
        </w:rPr>
        <w:t>ON</w:t>
      </w:r>
      <w:r w:rsidRPr="00EF706C">
        <w:rPr>
          <w:rFonts w:ascii="Courier New" w:hAnsi="Courier New" w:cs="Courier New"/>
          <w:spacing w:val="-63"/>
          <w:w w:val="95"/>
          <w:sz w:val="18"/>
        </w:rPr>
        <w:t xml:space="preserve"> </w:t>
      </w:r>
      <w:r w:rsidRPr="00EF706C">
        <w:rPr>
          <w:rFonts w:ascii="Courier New" w:hAnsi="Courier New" w:cs="Courier New"/>
          <w:w w:val="95"/>
          <w:sz w:val="18"/>
        </w:rPr>
        <w:t>users PROFILE clerk;</w:t>
      </w:r>
    </w:p>
    <w:p w14:paraId="6CFDCA37" w14:textId="77777777" w:rsidR="008C539B" w:rsidRPr="00EF706C" w:rsidRDefault="008C539B">
      <w:pPr>
        <w:pStyle w:val="BodyText"/>
        <w:spacing w:before="4"/>
        <w:rPr>
          <w:rFonts w:ascii="Courier New" w:hAnsi="Courier New" w:cs="Courier New"/>
          <w:sz w:val="19"/>
        </w:rPr>
      </w:pPr>
    </w:p>
    <w:p w14:paraId="5F4390E5" w14:textId="77777777" w:rsidR="008C539B" w:rsidRPr="00EF706C" w:rsidRDefault="00C12992">
      <w:pPr>
        <w:spacing w:line="259" w:lineRule="auto"/>
        <w:ind w:left="2030" w:right="5809" w:hanging="371"/>
        <w:rPr>
          <w:rFonts w:ascii="Courier New" w:hAnsi="Courier New" w:cs="Courier New"/>
          <w:sz w:val="18"/>
        </w:rPr>
      </w:pPr>
      <w:r w:rsidRPr="00EF706C">
        <w:rPr>
          <w:rFonts w:ascii="Courier New" w:hAnsi="Courier New" w:cs="Courier New"/>
          <w:w w:val="95"/>
          <w:sz w:val="18"/>
        </w:rPr>
        <w:t>CREATE USER dcranney IDENTIFIED</w:t>
      </w:r>
      <w:r w:rsidRPr="00EF706C">
        <w:rPr>
          <w:rFonts w:ascii="Courier New" w:hAnsi="Courier New" w:cs="Courier New"/>
          <w:spacing w:val="-62"/>
          <w:w w:val="95"/>
          <w:sz w:val="18"/>
        </w:rPr>
        <w:t xml:space="preserve"> </w:t>
      </w:r>
      <w:r w:rsidRPr="00EF706C">
        <w:rPr>
          <w:rFonts w:ascii="Courier New" w:hAnsi="Courier New" w:cs="Courier New"/>
          <w:w w:val="95"/>
          <w:sz w:val="18"/>
        </w:rPr>
        <w:t>BY</w:t>
      </w:r>
      <w:r w:rsidRPr="00EF706C">
        <w:rPr>
          <w:rFonts w:ascii="Courier New" w:hAnsi="Courier New" w:cs="Courier New"/>
          <w:spacing w:val="-61"/>
          <w:w w:val="95"/>
          <w:sz w:val="18"/>
        </w:rPr>
        <w:t xml:space="preserve"> </w:t>
      </w:r>
      <w:r w:rsidRPr="00EF706C">
        <w:rPr>
          <w:rFonts w:ascii="Courier New" w:hAnsi="Courier New" w:cs="Courier New"/>
          <w:i/>
          <w:w w:val="95"/>
          <w:sz w:val="18"/>
        </w:rPr>
        <w:t xml:space="preserve">password </w:t>
      </w:r>
      <w:r w:rsidRPr="00EF706C">
        <w:rPr>
          <w:rFonts w:ascii="Courier New" w:hAnsi="Courier New" w:cs="Courier New"/>
          <w:w w:val="90"/>
          <w:sz w:val="18"/>
        </w:rPr>
        <w:t>DEFAULT</w:t>
      </w:r>
      <w:r w:rsidRPr="00EF706C">
        <w:rPr>
          <w:rFonts w:ascii="Courier New" w:hAnsi="Courier New" w:cs="Courier New"/>
          <w:spacing w:val="-57"/>
          <w:w w:val="90"/>
          <w:sz w:val="18"/>
        </w:rPr>
        <w:t xml:space="preserve"> </w:t>
      </w:r>
      <w:r w:rsidRPr="00EF706C">
        <w:rPr>
          <w:rFonts w:ascii="Courier New" w:hAnsi="Courier New" w:cs="Courier New"/>
          <w:w w:val="90"/>
          <w:sz w:val="18"/>
        </w:rPr>
        <w:t>TABLESPACE</w:t>
      </w:r>
      <w:r w:rsidRPr="00EF706C">
        <w:rPr>
          <w:rFonts w:ascii="Courier New" w:hAnsi="Courier New" w:cs="Courier New"/>
          <w:spacing w:val="-56"/>
          <w:w w:val="90"/>
          <w:sz w:val="18"/>
        </w:rPr>
        <w:t xml:space="preserve"> </w:t>
      </w:r>
      <w:r w:rsidRPr="00EF706C">
        <w:rPr>
          <w:rFonts w:ascii="Courier New" w:hAnsi="Courier New" w:cs="Courier New"/>
          <w:w w:val="90"/>
          <w:sz w:val="18"/>
        </w:rPr>
        <w:t>users</w:t>
      </w:r>
    </w:p>
    <w:p w14:paraId="3E1A9734"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TEMPORARY TABLESPACE temp_ts</w:t>
      </w:r>
    </w:p>
    <w:p w14:paraId="1D2782F4" w14:textId="77777777" w:rsidR="008C539B" w:rsidRPr="00EF706C" w:rsidRDefault="00C12992">
      <w:pPr>
        <w:spacing w:before="16"/>
        <w:ind w:left="2030"/>
        <w:rPr>
          <w:rFonts w:ascii="Courier New" w:hAnsi="Courier New" w:cs="Courier New"/>
          <w:sz w:val="18"/>
        </w:rPr>
      </w:pPr>
      <w:r w:rsidRPr="00EF706C">
        <w:rPr>
          <w:rFonts w:ascii="Courier New" w:hAnsi="Courier New" w:cs="Courier New"/>
          <w:w w:val="95"/>
          <w:sz w:val="18"/>
        </w:rPr>
        <w:t>QUOTA unlimited ON users;</w:t>
      </w:r>
    </w:p>
    <w:p w14:paraId="0FD7950C" w14:textId="77777777" w:rsidR="008C539B" w:rsidRPr="00EF706C" w:rsidRDefault="008C539B">
      <w:pPr>
        <w:pStyle w:val="BodyText"/>
        <w:spacing w:before="9"/>
        <w:rPr>
          <w:rFonts w:ascii="Courier New" w:hAnsi="Courier New" w:cs="Courier New"/>
        </w:rPr>
      </w:pPr>
    </w:p>
    <w:p w14:paraId="5C7DAEFF" w14:textId="77777777" w:rsidR="008C539B" w:rsidRPr="00EF706C" w:rsidRDefault="00C12992">
      <w:pPr>
        <w:spacing w:before="1" w:line="259" w:lineRule="auto"/>
        <w:ind w:left="2123" w:right="5810" w:hanging="464"/>
        <w:rPr>
          <w:rFonts w:ascii="Courier New" w:hAnsi="Courier New" w:cs="Courier New"/>
          <w:sz w:val="18"/>
        </w:rPr>
      </w:pPr>
      <w:r w:rsidRPr="00EF706C">
        <w:rPr>
          <w:rFonts w:ascii="Courier New" w:hAnsi="Courier New" w:cs="Courier New"/>
          <w:w w:val="95"/>
          <w:sz w:val="18"/>
        </w:rPr>
        <w:t xml:space="preserve">CREATE USER userscott </w:t>
      </w:r>
      <w:r w:rsidRPr="00EF706C">
        <w:rPr>
          <w:rFonts w:ascii="Courier New" w:hAnsi="Courier New" w:cs="Courier New"/>
          <w:w w:val="90"/>
          <w:sz w:val="18"/>
        </w:rPr>
        <w:t>IDENTIFIED</w:t>
      </w:r>
      <w:r w:rsidRPr="00EF706C">
        <w:rPr>
          <w:rFonts w:ascii="Courier New" w:hAnsi="Courier New" w:cs="Courier New"/>
          <w:spacing w:val="-55"/>
          <w:w w:val="90"/>
          <w:sz w:val="18"/>
        </w:rPr>
        <w:t xml:space="preserve"> </w:t>
      </w:r>
      <w:r w:rsidRPr="00EF706C">
        <w:rPr>
          <w:rFonts w:ascii="Courier New" w:hAnsi="Courier New" w:cs="Courier New"/>
          <w:w w:val="90"/>
          <w:sz w:val="18"/>
        </w:rPr>
        <w:t>BY</w:t>
      </w:r>
      <w:r w:rsidRPr="00EF706C">
        <w:rPr>
          <w:rFonts w:ascii="Courier New" w:hAnsi="Courier New" w:cs="Courier New"/>
          <w:spacing w:val="-54"/>
          <w:w w:val="90"/>
          <w:sz w:val="18"/>
        </w:rPr>
        <w:t xml:space="preserve"> </w:t>
      </w:r>
      <w:r w:rsidRPr="00EF706C">
        <w:rPr>
          <w:rFonts w:ascii="Courier New" w:hAnsi="Courier New" w:cs="Courier New"/>
          <w:i/>
          <w:w w:val="90"/>
          <w:sz w:val="18"/>
        </w:rPr>
        <w:t>password</w:t>
      </w:r>
      <w:r w:rsidRPr="00EF706C">
        <w:rPr>
          <w:rFonts w:ascii="Courier New" w:hAnsi="Courier New" w:cs="Courier New"/>
          <w:w w:val="90"/>
          <w:sz w:val="18"/>
        </w:rPr>
        <w:t>;</w:t>
      </w:r>
    </w:p>
    <w:p w14:paraId="5CAF4AF8" w14:textId="77777777" w:rsidR="008C539B" w:rsidRPr="001058B5" w:rsidRDefault="008C539B">
      <w:pPr>
        <w:pStyle w:val="BodyText"/>
        <w:spacing w:before="1"/>
        <w:rPr>
          <w:rFonts w:ascii="Arial" w:hAnsi="Arial" w:cs="Arial"/>
          <w:sz w:val="26"/>
        </w:rPr>
      </w:pPr>
    </w:p>
    <w:p w14:paraId="4BDC003B" w14:textId="77777777" w:rsidR="008C539B" w:rsidRPr="001058B5" w:rsidRDefault="00C12992">
      <w:pPr>
        <w:pStyle w:val="Heading4"/>
        <w:ind w:left="100"/>
      </w:pPr>
      <w:bookmarkStart w:id="184" w:name="Listing_All_Users_and_Associated_Informa"/>
      <w:bookmarkStart w:id="185" w:name="_bookmark171"/>
      <w:bookmarkEnd w:id="184"/>
      <w:bookmarkEnd w:id="185"/>
      <w:r w:rsidRPr="001058B5">
        <w:t>Listing All Use</w:t>
      </w:r>
      <w:bookmarkStart w:id="186" w:name="_bookmark172"/>
      <w:bookmarkEnd w:id="186"/>
      <w:r w:rsidRPr="001058B5">
        <w:t>rs and Associated Information</w:t>
      </w:r>
    </w:p>
    <w:p w14:paraId="5201C61A" w14:textId="4900A267" w:rsidR="008C539B" w:rsidRPr="001058B5" w:rsidRDefault="00E00741">
      <w:pPr>
        <w:pStyle w:val="BodyText"/>
        <w:spacing w:before="81" w:line="230" w:lineRule="auto"/>
        <w:ind w:left="1660" w:right="794"/>
        <w:rPr>
          <w:rFonts w:ascii="Arial" w:hAnsi="Arial" w:cs="Arial"/>
        </w:rPr>
      </w:pPr>
      <w:r w:rsidRPr="00E00741">
        <w:rPr>
          <w:rFonts w:ascii="Arial" w:hAnsi="Arial" w:cs="Arial"/>
          <w:spacing w:val="-9"/>
        </w:rPr>
        <w:t xml:space="preserve">Để tìm mọi người dùng và các thông tin liên qua đã được định nghĩa trong cơ sở dữ liệu, truy vấn khung nhìn </w:t>
      </w:r>
      <w:r w:rsidRPr="00E00741">
        <w:rPr>
          <w:rFonts w:ascii="Courier New" w:hAnsi="Courier New" w:cs="Courier New"/>
          <w:spacing w:val="-9"/>
        </w:rPr>
        <w:t>DBA_USERS</w:t>
      </w:r>
      <w:r w:rsidRPr="00E00741">
        <w:rPr>
          <w:rFonts w:ascii="Arial" w:hAnsi="Arial" w:cs="Arial"/>
          <w:spacing w:val="-9"/>
        </w:rPr>
        <w:t xml:space="preserve">. Để biết thêm thông tin chi tiết trên khung nhìn </w:t>
      </w:r>
      <w:r w:rsidRPr="00E00741">
        <w:rPr>
          <w:rFonts w:ascii="Courier New" w:hAnsi="Courier New" w:cs="Courier New"/>
          <w:spacing w:val="-9"/>
        </w:rPr>
        <w:t>DBA_USERS</w:t>
      </w:r>
      <w:r w:rsidRPr="00E00741">
        <w:rPr>
          <w:rFonts w:ascii="Arial" w:hAnsi="Arial" w:cs="Arial"/>
          <w:spacing w:val="-9"/>
        </w:rPr>
        <w:t>, đọc thêm Oracle Database Reference</w:t>
      </w:r>
      <w:r w:rsidR="00C12992" w:rsidRPr="001058B5">
        <w:rPr>
          <w:rFonts w:ascii="Arial" w:hAnsi="Arial" w:cs="Arial"/>
        </w:rPr>
        <w:t>.</w:t>
      </w:r>
    </w:p>
    <w:p w14:paraId="2919B827" w14:textId="03B66E70" w:rsidR="008C539B" w:rsidRPr="001058B5" w:rsidRDefault="00E00741">
      <w:pPr>
        <w:pStyle w:val="BodyText"/>
        <w:spacing w:before="113"/>
        <w:ind w:left="1660"/>
        <w:rPr>
          <w:rFonts w:ascii="Arial" w:hAnsi="Arial" w:cs="Arial"/>
        </w:rPr>
      </w:pPr>
      <w:r>
        <w:rPr>
          <w:rFonts w:ascii="Arial" w:hAnsi="Arial" w:cs="Arial"/>
        </w:rPr>
        <w:t>Ví dụ</w:t>
      </w:r>
      <w:r w:rsidR="00C12992" w:rsidRPr="001058B5">
        <w:rPr>
          <w:rFonts w:ascii="Arial" w:hAnsi="Arial" w:cs="Arial"/>
        </w:rPr>
        <w:t>:</w:t>
      </w:r>
    </w:p>
    <w:p w14:paraId="5ABA6870" w14:textId="77777777" w:rsidR="008C539B" w:rsidRPr="008B65AA" w:rsidRDefault="00C12992">
      <w:pPr>
        <w:spacing w:before="141"/>
        <w:ind w:left="1660"/>
        <w:rPr>
          <w:rFonts w:ascii="Courier New" w:hAnsi="Courier New" w:cs="Courier New"/>
          <w:sz w:val="18"/>
        </w:rPr>
      </w:pPr>
      <w:r w:rsidRPr="008B65AA">
        <w:rPr>
          <w:rFonts w:ascii="Courier New" w:hAnsi="Courier New" w:cs="Courier New"/>
          <w:w w:val="95"/>
          <w:sz w:val="18"/>
        </w:rPr>
        <w:t>SELECT USERNAME, PROFILE, ACCOUNT_STATUS, AUTHENTICATION_TYPE FROM DBA_USERS;</w:t>
      </w:r>
    </w:p>
    <w:p w14:paraId="3C457A56" w14:textId="77777777" w:rsidR="008C539B" w:rsidRPr="008B65AA" w:rsidRDefault="008C539B">
      <w:pPr>
        <w:pStyle w:val="BodyText"/>
        <w:spacing w:before="9"/>
        <w:rPr>
          <w:rFonts w:ascii="Courier New" w:hAnsi="Courier New" w:cs="Courier New"/>
        </w:rPr>
      </w:pPr>
    </w:p>
    <w:p w14:paraId="5073136D" w14:textId="77777777" w:rsidR="008C539B" w:rsidRPr="008B65AA" w:rsidRDefault="00C12992">
      <w:pPr>
        <w:tabs>
          <w:tab w:val="left" w:pos="3141"/>
          <w:tab w:val="left" w:pos="4625"/>
          <w:tab w:val="left" w:pos="6199"/>
        </w:tabs>
        <w:spacing w:before="1"/>
        <w:ind w:left="1660"/>
        <w:rPr>
          <w:rFonts w:ascii="Courier New" w:hAnsi="Courier New" w:cs="Courier New"/>
          <w:sz w:val="18"/>
        </w:rPr>
      </w:pPr>
      <w:r w:rsidRPr="008B65AA">
        <w:rPr>
          <w:rFonts w:ascii="Courier New" w:hAnsi="Courier New" w:cs="Courier New"/>
          <w:w w:val="90"/>
          <w:sz w:val="18"/>
        </w:rPr>
        <w:t>USERNAME</w:t>
      </w:r>
      <w:r w:rsidRPr="008B65AA">
        <w:rPr>
          <w:rFonts w:ascii="Courier New" w:hAnsi="Courier New" w:cs="Courier New"/>
          <w:w w:val="90"/>
          <w:sz w:val="18"/>
        </w:rPr>
        <w:tab/>
        <w:t>PROFILE</w:t>
      </w:r>
      <w:r w:rsidRPr="008B65AA">
        <w:rPr>
          <w:rFonts w:ascii="Courier New" w:hAnsi="Courier New" w:cs="Courier New"/>
          <w:w w:val="90"/>
          <w:sz w:val="18"/>
        </w:rPr>
        <w:tab/>
      </w:r>
      <w:r w:rsidRPr="008B65AA">
        <w:rPr>
          <w:rFonts w:ascii="Courier New" w:hAnsi="Courier New" w:cs="Courier New"/>
          <w:w w:val="85"/>
          <w:sz w:val="18"/>
        </w:rPr>
        <w:t>ACCOUNT_STATUS</w:t>
      </w:r>
      <w:r w:rsidRPr="008B65AA">
        <w:rPr>
          <w:rFonts w:ascii="Courier New" w:hAnsi="Courier New" w:cs="Courier New"/>
          <w:w w:val="85"/>
          <w:sz w:val="18"/>
        </w:rPr>
        <w:tab/>
      </w:r>
      <w:r w:rsidRPr="008B65AA">
        <w:rPr>
          <w:rFonts w:ascii="Courier New" w:hAnsi="Courier New" w:cs="Courier New"/>
          <w:w w:val="95"/>
          <w:sz w:val="18"/>
        </w:rPr>
        <w:t>AUTHENTICATION_TYPE</w:t>
      </w:r>
    </w:p>
    <w:p w14:paraId="69BD22CC" w14:textId="77777777" w:rsidR="008C539B" w:rsidRPr="008B65AA" w:rsidRDefault="00C12992">
      <w:pPr>
        <w:spacing w:before="15"/>
        <w:ind w:left="1660"/>
        <w:rPr>
          <w:rFonts w:ascii="Courier New" w:hAnsi="Courier New" w:cs="Courier New"/>
          <w:sz w:val="18"/>
        </w:rPr>
      </w:pPr>
      <w:r w:rsidRPr="008B65AA">
        <w:rPr>
          <w:rFonts w:ascii="Courier New" w:hAnsi="Courier New" w:cs="Courier New"/>
          <w:w w:val="85"/>
          <w:sz w:val="18"/>
        </w:rPr>
        <w:t>--------------- --------------- ---------------  -------------------</w:t>
      </w:r>
    </w:p>
    <w:p w14:paraId="17ECE306" w14:textId="77777777" w:rsidR="008C539B" w:rsidRPr="008B65AA" w:rsidRDefault="008C539B">
      <w:pPr>
        <w:rPr>
          <w:rFonts w:ascii="Courier New" w:hAnsi="Courier New" w:cs="Courier New"/>
          <w:sz w:val="18"/>
        </w:rPr>
        <w:sectPr w:rsidR="008C539B" w:rsidRPr="008B65AA">
          <w:headerReference w:type="even" r:id="rId57"/>
          <w:headerReference w:type="default" r:id="rId58"/>
          <w:pgSz w:w="12240" w:h="15840"/>
          <w:pgMar w:top="840" w:right="1060" w:bottom="860" w:left="1100" w:header="549" w:footer="663" w:gutter="0"/>
          <w:cols w:space="720"/>
        </w:sectPr>
      </w:pPr>
    </w:p>
    <w:p w14:paraId="75CE1AC5" w14:textId="77777777" w:rsidR="008C539B" w:rsidRPr="008B65AA" w:rsidRDefault="008C539B">
      <w:pPr>
        <w:pStyle w:val="BodyText"/>
        <w:rPr>
          <w:rFonts w:ascii="Courier New" w:hAnsi="Courier New" w:cs="Courier New"/>
        </w:rPr>
      </w:pPr>
    </w:p>
    <w:p w14:paraId="7EE5DD3E" w14:textId="77777777" w:rsidR="008C539B" w:rsidRPr="008B65AA" w:rsidRDefault="008C539B">
      <w:pPr>
        <w:pStyle w:val="BodyText"/>
        <w:spacing w:before="1"/>
        <w:rPr>
          <w:rFonts w:ascii="Courier New" w:hAnsi="Courier New" w:cs="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8C539B" w:rsidRPr="008B65AA" w14:paraId="13A1A514" w14:textId="77777777">
        <w:trPr>
          <w:trHeight w:val="204"/>
        </w:trPr>
        <w:tc>
          <w:tcPr>
            <w:tcW w:w="1209" w:type="dxa"/>
          </w:tcPr>
          <w:p w14:paraId="53658018" w14:textId="77777777" w:rsidR="008C539B" w:rsidRPr="008B65AA" w:rsidRDefault="00C12992">
            <w:pPr>
              <w:pStyle w:val="TableParagraph"/>
              <w:spacing w:before="0" w:line="185" w:lineRule="exact"/>
              <w:ind w:left="50"/>
              <w:rPr>
                <w:rFonts w:ascii="Courier New" w:hAnsi="Courier New" w:cs="Courier New"/>
                <w:sz w:val="18"/>
              </w:rPr>
            </w:pPr>
            <w:r w:rsidRPr="008B65AA">
              <w:rPr>
                <w:rFonts w:ascii="Courier New" w:hAnsi="Courier New" w:cs="Courier New"/>
                <w:w w:val="95"/>
                <w:sz w:val="18"/>
              </w:rPr>
              <w:t>SYS</w:t>
            </w:r>
          </w:p>
        </w:tc>
        <w:tc>
          <w:tcPr>
            <w:tcW w:w="1391" w:type="dxa"/>
          </w:tcPr>
          <w:p w14:paraId="77EFFA33" w14:textId="77777777" w:rsidR="008C539B" w:rsidRPr="008B65AA" w:rsidRDefault="00C12992">
            <w:pPr>
              <w:pStyle w:val="TableParagraph"/>
              <w:spacing w:before="0" w:line="18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C5E5C6E" w14:textId="77777777" w:rsidR="008C539B" w:rsidRPr="008B65AA" w:rsidRDefault="00C12992">
            <w:pPr>
              <w:pStyle w:val="TableParagraph"/>
              <w:spacing w:before="0" w:line="18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B0CC2FF" w14:textId="77777777" w:rsidR="008C539B" w:rsidRPr="008B65AA" w:rsidRDefault="00C12992">
            <w:pPr>
              <w:pStyle w:val="TableParagraph"/>
              <w:spacing w:before="0" w:line="185"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2A5587BD" w14:textId="77777777">
        <w:trPr>
          <w:trHeight w:val="219"/>
        </w:trPr>
        <w:tc>
          <w:tcPr>
            <w:tcW w:w="1209" w:type="dxa"/>
          </w:tcPr>
          <w:p w14:paraId="3B46AE15"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SYSTEM</w:t>
            </w:r>
          </w:p>
        </w:tc>
        <w:tc>
          <w:tcPr>
            <w:tcW w:w="1391" w:type="dxa"/>
          </w:tcPr>
          <w:p w14:paraId="21912FDA"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59E577F7"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3381A4B"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0AFB520F" w14:textId="77777777">
        <w:trPr>
          <w:trHeight w:val="220"/>
        </w:trPr>
        <w:tc>
          <w:tcPr>
            <w:tcW w:w="1209" w:type="dxa"/>
          </w:tcPr>
          <w:p w14:paraId="2E4524FE"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USERSCOTT</w:t>
            </w:r>
          </w:p>
        </w:tc>
        <w:tc>
          <w:tcPr>
            <w:tcW w:w="1391" w:type="dxa"/>
          </w:tcPr>
          <w:p w14:paraId="2DA8FB1E"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6B67561"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60C1EF04"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484C3BC1" w14:textId="77777777">
        <w:trPr>
          <w:trHeight w:val="220"/>
        </w:trPr>
        <w:tc>
          <w:tcPr>
            <w:tcW w:w="1209" w:type="dxa"/>
          </w:tcPr>
          <w:p w14:paraId="6687C89D"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JFEE</w:t>
            </w:r>
          </w:p>
        </w:tc>
        <w:tc>
          <w:tcPr>
            <w:tcW w:w="1391" w:type="dxa"/>
          </w:tcPr>
          <w:p w14:paraId="02280D99"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CLERK</w:t>
            </w:r>
          </w:p>
        </w:tc>
        <w:tc>
          <w:tcPr>
            <w:tcW w:w="1389" w:type="dxa"/>
          </w:tcPr>
          <w:p w14:paraId="559E62E6"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3844F3DD"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95"/>
                <w:sz w:val="18"/>
              </w:rPr>
              <w:t>GLOBAL</w:t>
            </w:r>
          </w:p>
        </w:tc>
      </w:tr>
      <w:tr w:rsidR="008C539B" w:rsidRPr="008B65AA" w14:paraId="181422D8" w14:textId="77777777">
        <w:trPr>
          <w:trHeight w:val="204"/>
        </w:trPr>
        <w:tc>
          <w:tcPr>
            <w:tcW w:w="1209" w:type="dxa"/>
          </w:tcPr>
          <w:p w14:paraId="2F9D261E" w14:textId="77777777" w:rsidR="008C539B" w:rsidRPr="008B65AA" w:rsidRDefault="00C12992">
            <w:pPr>
              <w:pStyle w:val="TableParagraph"/>
              <w:spacing w:line="175" w:lineRule="exact"/>
              <w:ind w:left="50"/>
              <w:rPr>
                <w:rFonts w:ascii="Courier New" w:hAnsi="Courier New" w:cs="Courier New"/>
                <w:sz w:val="18"/>
              </w:rPr>
            </w:pPr>
            <w:r w:rsidRPr="008B65AA">
              <w:rPr>
                <w:rFonts w:ascii="Courier New" w:hAnsi="Courier New" w:cs="Courier New"/>
                <w:w w:val="95"/>
                <w:sz w:val="18"/>
              </w:rPr>
              <w:t>DCRANNEY</w:t>
            </w:r>
          </w:p>
        </w:tc>
        <w:tc>
          <w:tcPr>
            <w:tcW w:w="1391" w:type="dxa"/>
          </w:tcPr>
          <w:p w14:paraId="3ACC1FEB" w14:textId="77777777" w:rsidR="008C539B" w:rsidRPr="008B65AA" w:rsidRDefault="00C12992">
            <w:pPr>
              <w:pStyle w:val="TableParagraph"/>
              <w:spacing w:line="17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3F15E1A" w14:textId="77777777" w:rsidR="008C539B" w:rsidRPr="008B65AA" w:rsidRDefault="00C12992">
            <w:pPr>
              <w:pStyle w:val="TableParagraph"/>
              <w:spacing w:line="17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1DB3DC38" w14:textId="77777777" w:rsidR="008C539B" w:rsidRPr="008B65AA" w:rsidRDefault="00C12992">
            <w:pPr>
              <w:pStyle w:val="TableParagraph"/>
              <w:spacing w:line="175" w:lineRule="exact"/>
              <w:ind w:left="600"/>
              <w:rPr>
                <w:rFonts w:ascii="Courier New" w:hAnsi="Courier New" w:cs="Courier New"/>
                <w:sz w:val="18"/>
              </w:rPr>
            </w:pPr>
            <w:r w:rsidRPr="008B65AA">
              <w:rPr>
                <w:rFonts w:ascii="Courier New" w:hAnsi="Courier New" w:cs="Courier New"/>
                <w:w w:val="85"/>
                <w:sz w:val="18"/>
              </w:rPr>
              <w:t>EXTERNAL</w:t>
            </w:r>
          </w:p>
        </w:tc>
      </w:tr>
    </w:tbl>
    <w:p w14:paraId="57896B6B" w14:textId="77777777" w:rsidR="008C539B" w:rsidRPr="001058B5" w:rsidRDefault="008C539B">
      <w:pPr>
        <w:pStyle w:val="BodyText"/>
        <w:rPr>
          <w:rFonts w:ascii="Arial" w:hAnsi="Arial" w:cs="Arial"/>
        </w:rPr>
      </w:pPr>
    </w:p>
    <w:p w14:paraId="4DEAD57E" w14:textId="77777777" w:rsidR="008C539B" w:rsidRPr="001058B5" w:rsidRDefault="008C539B">
      <w:pPr>
        <w:pStyle w:val="BodyText"/>
        <w:spacing w:before="4"/>
        <w:rPr>
          <w:rFonts w:ascii="Arial" w:hAnsi="Arial" w:cs="Arial"/>
          <w:sz w:val="18"/>
        </w:rPr>
      </w:pPr>
    </w:p>
    <w:p w14:paraId="450D12A6" w14:textId="77777777" w:rsidR="008C539B" w:rsidRPr="001058B5" w:rsidRDefault="00C12992">
      <w:pPr>
        <w:pStyle w:val="Heading4"/>
        <w:spacing w:before="107"/>
      </w:pPr>
      <w:bookmarkStart w:id="187" w:name="Listing_All_Tablespace_Quotas"/>
      <w:bookmarkStart w:id="188" w:name="_bookmark173"/>
      <w:bookmarkEnd w:id="187"/>
      <w:bookmarkEnd w:id="188"/>
      <w:r w:rsidRPr="001058B5">
        <w:t>Listing All Tab</w:t>
      </w:r>
      <w:bookmarkStart w:id="189" w:name="_bookmark174"/>
      <w:bookmarkEnd w:id="189"/>
      <w:r w:rsidRPr="001058B5">
        <w:t>lespace Quotas</w:t>
      </w:r>
    </w:p>
    <w:p w14:paraId="219135E9" w14:textId="65D92DA3" w:rsidR="008C539B" w:rsidRPr="001058B5" w:rsidRDefault="00E00741">
      <w:pPr>
        <w:pStyle w:val="BodyText"/>
        <w:spacing w:before="82" w:line="230" w:lineRule="auto"/>
        <w:ind w:left="2259" w:right="295"/>
        <w:rPr>
          <w:rFonts w:ascii="Arial" w:hAnsi="Arial" w:cs="Arial"/>
        </w:rPr>
      </w:pPr>
      <w:r w:rsidRPr="00E00741">
        <w:rPr>
          <w:rFonts w:ascii="Arial" w:hAnsi="Arial" w:cs="Arial"/>
        </w:rPr>
        <w:t xml:space="preserve">Sử dụng khung nhìn </w:t>
      </w:r>
      <w:r w:rsidRPr="00E00741">
        <w:rPr>
          <w:rFonts w:ascii="Courier New" w:hAnsi="Courier New" w:cs="Courier New"/>
        </w:rPr>
        <w:t>DBA_TS_QUOTA</w:t>
      </w:r>
      <w:r w:rsidRPr="00E00741">
        <w:rPr>
          <w:rFonts w:ascii="Arial" w:hAnsi="Arial" w:cs="Arial"/>
        </w:rPr>
        <w:t xml:space="preserve"> để liệt kê mọi tablespace quota đã được gán cho từng người dùng một cách cụ thể. ( Để biết thêm thông tin chi tiết trên khung nhìn này, đọc Oralce Database Reference.)</w:t>
      </w:r>
      <w:r w:rsidR="00C12992" w:rsidRPr="001058B5">
        <w:rPr>
          <w:rFonts w:ascii="Arial" w:hAnsi="Arial" w:cs="Arial"/>
        </w:rPr>
        <w:t xml:space="preserve"> </w:t>
      </w:r>
      <w:r>
        <w:rPr>
          <w:rFonts w:ascii="Arial" w:hAnsi="Arial" w:cs="Arial"/>
        </w:rPr>
        <w:t>Ví dụ</w:t>
      </w:r>
      <w:r w:rsidR="00C12992" w:rsidRPr="001058B5">
        <w:rPr>
          <w:rFonts w:ascii="Arial" w:hAnsi="Arial" w:cs="Arial"/>
        </w:rPr>
        <w:t>:</w:t>
      </w:r>
    </w:p>
    <w:p w14:paraId="5ACDE9AF"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SELECT * FROM DBA_TS_QUOTAS;</w:t>
      </w:r>
    </w:p>
    <w:p w14:paraId="288AC7B3" w14:textId="77777777" w:rsidR="008C539B" w:rsidRPr="00A922BF"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8C539B" w:rsidRPr="00A922BF" w14:paraId="0258A7CA" w14:textId="77777777">
        <w:trPr>
          <w:trHeight w:val="205"/>
        </w:trPr>
        <w:tc>
          <w:tcPr>
            <w:tcW w:w="1162" w:type="dxa"/>
          </w:tcPr>
          <w:p w14:paraId="6F1BF1CB" w14:textId="77777777" w:rsidR="008C539B" w:rsidRPr="00A922BF" w:rsidRDefault="00C12992">
            <w:pPr>
              <w:pStyle w:val="TableParagraph"/>
              <w:spacing w:before="0" w:line="185" w:lineRule="exact"/>
              <w:ind w:left="50"/>
              <w:rPr>
                <w:rFonts w:ascii="Courier New" w:hAnsi="Courier New" w:cs="Courier New"/>
                <w:sz w:val="18"/>
              </w:rPr>
            </w:pPr>
            <w:r w:rsidRPr="00A922BF">
              <w:rPr>
                <w:rFonts w:ascii="Courier New" w:hAnsi="Courier New" w:cs="Courier New"/>
                <w:w w:val="95"/>
                <w:sz w:val="18"/>
              </w:rPr>
              <w:t>TABLESPACE</w:t>
            </w:r>
          </w:p>
        </w:tc>
        <w:tc>
          <w:tcPr>
            <w:tcW w:w="1113" w:type="dxa"/>
          </w:tcPr>
          <w:p w14:paraId="1E17FBCC" w14:textId="77777777" w:rsidR="008C539B" w:rsidRPr="00A922BF" w:rsidRDefault="00C12992">
            <w:pPr>
              <w:pStyle w:val="TableParagraph"/>
              <w:spacing w:before="0" w:line="185" w:lineRule="exact"/>
              <w:ind w:left="185"/>
              <w:rPr>
                <w:rFonts w:ascii="Courier New" w:hAnsi="Courier New" w:cs="Courier New"/>
                <w:sz w:val="18"/>
              </w:rPr>
            </w:pPr>
            <w:r w:rsidRPr="00A922BF">
              <w:rPr>
                <w:rFonts w:ascii="Courier New" w:hAnsi="Courier New" w:cs="Courier New"/>
                <w:w w:val="95"/>
                <w:sz w:val="18"/>
              </w:rPr>
              <w:t>USERNAME</w:t>
            </w:r>
          </w:p>
        </w:tc>
        <w:tc>
          <w:tcPr>
            <w:tcW w:w="974" w:type="dxa"/>
          </w:tcPr>
          <w:p w14:paraId="19238F1D" w14:textId="77777777" w:rsidR="008C539B" w:rsidRPr="00A922BF" w:rsidRDefault="00C12992">
            <w:pPr>
              <w:pStyle w:val="TableParagraph"/>
              <w:spacing w:before="0" w:line="185" w:lineRule="exact"/>
              <w:ind w:left="183"/>
              <w:rPr>
                <w:rFonts w:ascii="Courier New" w:hAnsi="Courier New" w:cs="Courier New"/>
                <w:sz w:val="18"/>
              </w:rPr>
            </w:pPr>
            <w:r w:rsidRPr="00A922BF">
              <w:rPr>
                <w:rFonts w:ascii="Courier New" w:hAnsi="Courier New" w:cs="Courier New"/>
                <w:w w:val="95"/>
                <w:sz w:val="18"/>
              </w:rPr>
              <w:t>BYTES</w:t>
            </w:r>
          </w:p>
        </w:tc>
        <w:tc>
          <w:tcPr>
            <w:tcW w:w="1204" w:type="dxa"/>
          </w:tcPr>
          <w:p w14:paraId="04360263"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MAX_BYTES</w:t>
            </w:r>
          </w:p>
        </w:tc>
        <w:tc>
          <w:tcPr>
            <w:tcW w:w="929" w:type="dxa"/>
          </w:tcPr>
          <w:p w14:paraId="270641F2"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BLOCKS</w:t>
            </w:r>
          </w:p>
        </w:tc>
        <w:tc>
          <w:tcPr>
            <w:tcW w:w="1116" w:type="dxa"/>
          </w:tcPr>
          <w:p w14:paraId="361C9A4F" w14:textId="77777777" w:rsidR="008C539B" w:rsidRPr="00A922BF" w:rsidRDefault="00C12992">
            <w:pPr>
              <w:pStyle w:val="TableParagraph"/>
              <w:spacing w:before="0" w:line="185" w:lineRule="exact"/>
              <w:ind w:right="53"/>
              <w:jc w:val="right"/>
              <w:rPr>
                <w:rFonts w:ascii="Courier New" w:hAnsi="Courier New" w:cs="Courier New"/>
                <w:sz w:val="18"/>
              </w:rPr>
            </w:pPr>
            <w:r w:rsidRPr="00A922BF">
              <w:rPr>
                <w:rFonts w:ascii="Courier New" w:hAnsi="Courier New" w:cs="Courier New"/>
                <w:w w:val="85"/>
                <w:sz w:val="18"/>
              </w:rPr>
              <w:t>MAX_BLOCKS</w:t>
            </w:r>
          </w:p>
        </w:tc>
      </w:tr>
      <w:tr w:rsidR="008C539B" w:rsidRPr="00A922BF" w14:paraId="3D89A7A0" w14:textId="77777777">
        <w:trPr>
          <w:trHeight w:val="220"/>
        </w:trPr>
        <w:tc>
          <w:tcPr>
            <w:tcW w:w="1162" w:type="dxa"/>
          </w:tcPr>
          <w:p w14:paraId="1E2990C1"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w:t>
            </w:r>
          </w:p>
        </w:tc>
        <w:tc>
          <w:tcPr>
            <w:tcW w:w="1113" w:type="dxa"/>
          </w:tcPr>
          <w:p w14:paraId="3BA30193"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0"/>
                <w:sz w:val="18"/>
              </w:rPr>
              <w:t>---------</w:t>
            </w:r>
          </w:p>
        </w:tc>
        <w:tc>
          <w:tcPr>
            <w:tcW w:w="974" w:type="dxa"/>
          </w:tcPr>
          <w:p w14:paraId="77803D7D"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5"/>
                <w:sz w:val="18"/>
              </w:rPr>
              <w:t>--------</w:t>
            </w:r>
          </w:p>
        </w:tc>
        <w:tc>
          <w:tcPr>
            <w:tcW w:w="1204" w:type="dxa"/>
          </w:tcPr>
          <w:p w14:paraId="0DC3E37E"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0"/>
                <w:sz w:val="18"/>
              </w:rPr>
              <w:t>----------</w:t>
            </w:r>
          </w:p>
        </w:tc>
        <w:tc>
          <w:tcPr>
            <w:tcW w:w="929" w:type="dxa"/>
          </w:tcPr>
          <w:p w14:paraId="2EFB0EA6"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5"/>
                <w:sz w:val="18"/>
              </w:rPr>
              <w:t>-------</w:t>
            </w:r>
          </w:p>
        </w:tc>
        <w:tc>
          <w:tcPr>
            <w:tcW w:w="1116" w:type="dxa"/>
          </w:tcPr>
          <w:p w14:paraId="706DC0C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w:t>
            </w:r>
          </w:p>
        </w:tc>
      </w:tr>
      <w:tr w:rsidR="008C539B" w:rsidRPr="00A922BF" w14:paraId="1E99AF51" w14:textId="77777777">
        <w:trPr>
          <w:trHeight w:val="219"/>
        </w:trPr>
        <w:tc>
          <w:tcPr>
            <w:tcW w:w="1162" w:type="dxa"/>
          </w:tcPr>
          <w:p w14:paraId="64F07F69"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7954DAA0"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5"/>
                <w:sz w:val="18"/>
              </w:rPr>
              <w:t>JFEE</w:t>
            </w:r>
          </w:p>
        </w:tc>
        <w:tc>
          <w:tcPr>
            <w:tcW w:w="974" w:type="dxa"/>
          </w:tcPr>
          <w:p w14:paraId="47541327"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7F6F8FB6" w14:textId="77777777" w:rsidR="008C539B" w:rsidRPr="00A922BF" w:rsidRDefault="00C12992">
            <w:pPr>
              <w:pStyle w:val="TableParagraph"/>
              <w:spacing w:line="190" w:lineRule="exact"/>
              <w:ind w:right="139"/>
              <w:jc w:val="right"/>
              <w:rPr>
                <w:rFonts w:ascii="Courier New" w:hAnsi="Courier New" w:cs="Courier New"/>
                <w:sz w:val="18"/>
              </w:rPr>
            </w:pPr>
            <w:r w:rsidRPr="00A922BF">
              <w:rPr>
                <w:rFonts w:ascii="Courier New" w:hAnsi="Courier New" w:cs="Courier New"/>
                <w:w w:val="85"/>
                <w:sz w:val="18"/>
              </w:rPr>
              <w:t>512000</w:t>
            </w:r>
          </w:p>
        </w:tc>
        <w:tc>
          <w:tcPr>
            <w:tcW w:w="929" w:type="dxa"/>
          </w:tcPr>
          <w:p w14:paraId="75E9436F" w14:textId="77777777" w:rsidR="008C539B" w:rsidRPr="00A922BF" w:rsidRDefault="00C12992">
            <w:pPr>
              <w:pStyle w:val="TableParagraph"/>
              <w:spacing w:line="190"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10CCDF2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250</w:t>
            </w:r>
          </w:p>
        </w:tc>
      </w:tr>
      <w:tr w:rsidR="008C539B" w:rsidRPr="00A922BF" w14:paraId="55C04E6A" w14:textId="77777777">
        <w:trPr>
          <w:trHeight w:val="204"/>
        </w:trPr>
        <w:tc>
          <w:tcPr>
            <w:tcW w:w="1162" w:type="dxa"/>
          </w:tcPr>
          <w:p w14:paraId="08E7693B" w14:textId="77777777" w:rsidR="008C539B" w:rsidRPr="00A922BF" w:rsidRDefault="00C12992">
            <w:pPr>
              <w:pStyle w:val="TableParagraph"/>
              <w:spacing w:line="175"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30BCB5C1" w14:textId="77777777" w:rsidR="008C539B" w:rsidRPr="00A922BF" w:rsidRDefault="00C12992">
            <w:pPr>
              <w:pStyle w:val="TableParagraph"/>
              <w:spacing w:line="175" w:lineRule="exact"/>
              <w:ind w:left="185"/>
              <w:rPr>
                <w:rFonts w:ascii="Courier New" w:hAnsi="Courier New" w:cs="Courier New"/>
                <w:sz w:val="18"/>
              </w:rPr>
            </w:pPr>
            <w:r w:rsidRPr="00A922BF">
              <w:rPr>
                <w:rFonts w:ascii="Courier New" w:hAnsi="Courier New" w:cs="Courier New"/>
                <w:w w:val="95"/>
                <w:sz w:val="18"/>
              </w:rPr>
              <w:t>DCRANNEY</w:t>
            </w:r>
          </w:p>
        </w:tc>
        <w:tc>
          <w:tcPr>
            <w:tcW w:w="974" w:type="dxa"/>
          </w:tcPr>
          <w:p w14:paraId="5295853A" w14:textId="77777777" w:rsidR="008C539B" w:rsidRPr="00A922BF" w:rsidRDefault="00C12992">
            <w:pPr>
              <w:pStyle w:val="TableParagraph"/>
              <w:spacing w:line="175"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4D24F349" w14:textId="77777777" w:rsidR="008C539B" w:rsidRPr="00A922BF" w:rsidRDefault="00C12992">
            <w:pPr>
              <w:pStyle w:val="TableParagraph"/>
              <w:spacing w:line="175" w:lineRule="exact"/>
              <w:ind w:right="139"/>
              <w:jc w:val="right"/>
              <w:rPr>
                <w:rFonts w:ascii="Courier New" w:hAnsi="Courier New" w:cs="Courier New"/>
                <w:sz w:val="18"/>
              </w:rPr>
            </w:pPr>
            <w:r w:rsidRPr="00A922BF">
              <w:rPr>
                <w:rFonts w:ascii="Courier New" w:hAnsi="Courier New" w:cs="Courier New"/>
                <w:w w:val="85"/>
                <w:sz w:val="18"/>
              </w:rPr>
              <w:t>-1</w:t>
            </w:r>
          </w:p>
        </w:tc>
        <w:tc>
          <w:tcPr>
            <w:tcW w:w="929" w:type="dxa"/>
          </w:tcPr>
          <w:p w14:paraId="1D9622F8" w14:textId="77777777" w:rsidR="008C539B" w:rsidRPr="00A922BF" w:rsidRDefault="00C12992">
            <w:pPr>
              <w:pStyle w:val="TableParagraph"/>
              <w:spacing w:line="175"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23C849B4" w14:textId="77777777" w:rsidR="008C539B" w:rsidRPr="00A922BF" w:rsidRDefault="00C12992">
            <w:pPr>
              <w:pStyle w:val="TableParagraph"/>
              <w:spacing w:line="175" w:lineRule="exact"/>
              <w:ind w:right="53"/>
              <w:jc w:val="right"/>
              <w:rPr>
                <w:rFonts w:ascii="Courier New" w:hAnsi="Courier New" w:cs="Courier New"/>
                <w:sz w:val="18"/>
              </w:rPr>
            </w:pPr>
            <w:r w:rsidRPr="00A922BF">
              <w:rPr>
                <w:rFonts w:ascii="Courier New" w:hAnsi="Courier New" w:cs="Courier New"/>
                <w:w w:val="85"/>
                <w:sz w:val="18"/>
              </w:rPr>
              <w:t>-1</w:t>
            </w:r>
          </w:p>
        </w:tc>
      </w:tr>
    </w:tbl>
    <w:p w14:paraId="4D8D120C" w14:textId="77777777" w:rsidR="008C539B" w:rsidRPr="001058B5" w:rsidRDefault="008C539B">
      <w:pPr>
        <w:pStyle w:val="BodyText"/>
        <w:spacing w:before="8"/>
        <w:rPr>
          <w:rFonts w:ascii="Arial" w:hAnsi="Arial" w:cs="Arial"/>
          <w:sz w:val="19"/>
        </w:rPr>
      </w:pPr>
    </w:p>
    <w:p w14:paraId="37FA3286" w14:textId="7972BF89" w:rsidR="008C539B" w:rsidRPr="001058B5" w:rsidRDefault="0013281A">
      <w:pPr>
        <w:pStyle w:val="BodyText"/>
        <w:spacing w:before="1" w:line="230" w:lineRule="auto"/>
        <w:ind w:left="2260" w:right="219" w:hanging="1"/>
        <w:rPr>
          <w:rFonts w:ascii="Arial" w:hAnsi="Arial" w:cs="Arial"/>
        </w:rPr>
      </w:pPr>
      <w:r w:rsidRPr="0013281A">
        <w:rPr>
          <w:rFonts w:ascii="Arial" w:hAnsi="Arial" w:cs="Arial"/>
        </w:rPr>
        <w:t>Khi quota cụ thể nào đó được gán, con số chính xác được chỉ định trong cột MAX_BYTES. Con số này luôn là một bội số của database block size, vì thế nếu bạn đặt tablespace quota không phải là bội số của database block size, thì nó sẽ được làm tròn lên dựa vào con số đó. Quota không giới hạn được chỉ định bằng số -1</w:t>
      </w:r>
      <w:r>
        <w:rPr>
          <w:rFonts w:ascii="Arial" w:hAnsi="Arial" w:cs="Arial"/>
        </w:rPr>
        <w:t>.</w:t>
      </w:r>
    </w:p>
    <w:p w14:paraId="14710231" w14:textId="77777777" w:rsidR="008C539B" w:rsidRPr="001058B5" w:rsidRDefault="008C539B">
      <w:pPr>
        <w:pStyle w:val="BodyText"/>
        <w:spacing w:before="5"/>
        <w:rPr>
          <w:rFonts w:ascii="Arial" w:hAnsi="Arial" w:cs="Arial"/>
          <w:sz w:val="25"/>
        </w:rPr>
      </w:pPr>
    </w:p>
    <w:p w14:paraId="4E6DDE87" w14:textId="77777777" w:rsidR="008C539B" w:rsidRPr="001058B5" w:rsidRDefault="00C12992">
      <w:pPr>
        <w:pStyle w:val="Heading4"/>
      </w:pPr>
      <w:bookmarkStart w:id="190" w:name="Listing_All_Profiles_and_Assigned_Limits"/>
      <w:bookmarkStart w:id="191" w:name="_bookmark175"/>
      <w:bookmarkEnd w:id="190"/>
      <w:bookmarkEnd w:id="191"/>
      <w:r w:rsidRPr="001058B5">
        <w:t xml:space="preserve">Listing All Profiles and Assigned </w:t>
      </w:r>
      <w:bookmarkStart w:id="192" w:name="_bookmark176"/>
      <w:bookmarkEnd w:id="192"/>
      <w:r w:rsidRPr="001058B5">
        <w:t>Limits</w:t>
      </w:r>
    </w:p>
    <w:p w14:paraId="67FEBAE1" w14:textId="298CDCB1" w:rsidR="008C539B" w:rsidRPr="001058B5" w:rsidRDefault="00307E47">
      <w:pPr>
        <w:pStyle w:val="BodyText"/>
        <w:spacing w:before="82" w:line="230" w:lineRule="auto"/>
        <w:ind w:left="2259" w:right="102"/>
        <w:rPr>
          <w:rFonts w:ascii="Arial" w:hAnsi="Arial" w:cs="Arial"/>
        </w:rPr>
      </w:pPr>
      <w:r w:rsidRPr="00307E47">
        <w:rPr>
          <w:rFonts w:ascii="Arial" w:hAnsi="Arial" w:cs="Arial"/>
        </w:rPr>
        <w:t>Khung nhìn DBA_PROFILE liệt kê tất cả các profile trong cơ sở dữ liệu và liên kết các thiết lập về giới hạn cho từng profile. (Để biết thêm thông tin về khung nhìn này, đọc Oracle Database Reference. Ví dụ</w:t>
      </w:r>
      <w:r w:rsidR="00C12992" w:rsidRPr="001058B5">
        <w:rPr>
          <w:rFonts w:ascii="Arial" w:hAnsi="Arial" w:cs="Arial"/>
        </w:rPr>
        <w:t>:</w:t>
      </w:r>
    </w:p>
    <w:p w14:paraId="325441C6" w14:textId="77777777" w:rsidR="008C539B" w:rsidRPr="00827626" w:rsidRDefault="00C12992">
      <w:pPr>
        <w:spacing w:before="142"/>
        <w:ind w:left="2260"/>
        <w:rPr>
          <w:rFonts w:ascii="Courier New" w:hAnsi="Courier New" w:cs="Courier New"/>
          <w:sz w:val="18"/>
        </w:rPr>
      </w:pPr>
      <w:r w:rsidRPr="00827626">
        <w:rPr>
          <w:rFonts w:ascii="Courier New" w:hAnsi="Courier New" w:cs="Courier New"/>
          <w:w w:val="95"/>
          <w:sz w:val="18"/>
        </w:rPr>
        <w:t>SELECT * FROM DBA_PROFILES ORDER BY PROFILE;</w:t>
      </w:r>
    </w:p>
    <w:p w14:paraId="656C2251" w14:textId="77777777" w:rsidR="008C539B" w:rsidRPr="00827626"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23A6518" w14:textId="77777777">
        <w:trPr>
          <w:trHeight w:val="205"/>
        </w:trPr>
        <w:tc>
          <w:tcPr>
            <w:tcW w:w="1764" w:type="dxa"/>
          </w:tcPr>
          <w:p w14:paraId="006D7205"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01BBCF36"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1D08F03C"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7AF4F3D0"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2C02B516" w14:textId="77777777">
        <w:trPr>
          <w:trHeight w:val="220"/>
        </w:trPr>
        <w:tc>
          <w:tcPr>
            <w:tcW w:w="1764" w:type="dxa"/>
          </w:tcPr>
          <w:p w14:paraId="354502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33812F8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7E090B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3C01CC2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13E47215" w14:textId="77777777">
        <w:trPr>
          <w:trHeight w:val="219"/>
        </w:trPr>
        <w:tc>
          <w:tcPr>
            <w:tcW w:w="1764" w:type="dxa"/>
          </w:tcPr>
          <w:p w14:paraId="7EE9E58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6E186D3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3A24030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295B24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63D55BAC" w14:textId="77777777">
        <w:trPr>
          <w:trHeight w:val="220"/>
        </w:trPr>
        <w:tc>
          <w:tcPr>
            <w:tcW w:w="1764" w:type="dxa"/>
          </w:tcPr>
          <w:p w14:paraId="3DF95CE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26D07F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4BD8767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A4568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96FE466" w14:textId="77777777">
        <w:trPr>
          <w:trHeight w:val="220"/>
        </w:trPr>
        <w:tc>
          <w:tcPr>
            <w:tcW w:w="1764" w:type="dxa"/>
          </w:tcPr>
          <w:p w14:paraId="0B2AD0D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499BB0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18A8612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EA48A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8AA40DD" w14:textId="77777777">
        <w:trPr>
          <w:trHeight w:val="219"/>
        </w:trPr>
        <w:tc>
          <w:tcPr>
            <w:tcW w:w="1764" w:type="dxa"/>
          </w:tcPr>
          <w:p w14:paraId="349A0C0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4CC1C6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756A1CD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2E14F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1EACCA0" w14:textId="77777777">
        <w:trPr>
          <w:trHeight w:val="220"/>
        </w:trPr>
        <w:tc>
          <w:tcPr>
            <w:tcW w:w="1764" w:type="dxa"/>
          </w:tcPr>
          <w:p w14:paraId="5687265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9D7CAF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0691AE3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DD5109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C096D9A" w14:textId="77777777">
        <w:trPr>
          <w:trHeight w:val="220"/>
        </w:trPr>
        <w:tc>
          <w:tcPr>
            <w:tcW w:w="1764" w:type="dxa"/>
          </w:tcPr>
          <w:p w14:paraId="77B8C01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5ADDB0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79B900B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95E91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3FBF73C" w14:textId="77777777">
        <w:trPr>
          <w:trHeight w:val="219"/>
        </w:trPr>
        <w:tc>
          <w:tcPr>
            <w:tcW w:w="1764" w:type="dxa"/>
          </w:tcPr>
          <w:p w14:paraId="20BE8F6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49902FD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B8757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25ECD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094D577F" w14:textId="77777777">
        <w:trPr>
          <w:trHeight w:val="220"/>
        </w:trPr>
        <w:tc>
          <w:tcPr>
            <w:tcW w:w="1764" w:type="dxa"/>
          </w:tcPr>
          <w:p w14:paraId="444867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8B0D3A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22B3F1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6C335B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F3FC2B8" w14:textId="77777777">
        <w:trPr>
          <w:trHeight w:val="220"/>
        </w:trPr>
        <w:tc>
          <w:tcPr>
            <w:tcW w:w="1764" w:type="dxa"/>
          </w:tcPr>
          <w:p w14:paraId="77225A0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BE5D0C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3A867E1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4A0FE1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D65353B" w14:textId="77777777">
        <w:trPr>
          <w:trHeight w:val="219"/>
        </w:trPr>
        <w:tc>
          <w:tcPr>
            <w:tcW w:w="1764" w:type="dxa"/>
          </w:tcPr>
          <w:p w14:paraId="0C1DDFF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124E4E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F6DA5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C6442D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600</w:t>
            </w:r>
          </w:p>
        </w:tc>
      </w:tr>
      <w:tr w:rsidR="008C539B" w:rsidRPr="00827626" w14:paraId="1D43BD7F" w14:textId="77777777">
        <w:trPr>
          <w:trHeight w:val="220"/>
        </w:trPr>
        <w:tc>
          <w:tcPr>
            <w:tcW w:w="1764" w:type="dxa"/>
          </w:tcPr>
          <w:p w14:paraId="3EB7ED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311881A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143227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10F9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30</w:t>
            </w:r>
          </w:p>
        </w:tc>
      </w:tr>
      <w:tr w:rsidR="008C539B" w:rsidRPr="00827626" w14:paraId="7AA0797A" w14:textId="77777777">
        <w:trPr>
          <w:trHeight w:val="220"/>
        </w:trPr>
        <w:tc>
          <w:tcPr>
            <w:tcW w:w="1764" w:type="dxa"/>
          </w:tcPr>
          <w:p w14:paraId="4AC967F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BA706E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41C0123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0087F3C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ECE980D" w14:textId="77777777">
        <w:trPr>
          <w:trHeight w:val="219"/>
        </w:trPr>
        <w:tc>
          <w:tcPr>
            <w:tcW w:w="1764" w:type="dxa"/>
          </w:tcPr>
          <w:p w14:paraId="7961292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F743E2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4980D2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25E4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6C954C0" w14:textId="77777777">
        <w:trPr>
          <w:trHeight w:val="220"/>
        </w:trPr>
        <w:tc>
          <w:tcPr>
            <w:tcW w:w="1764" w:type="dxa"/>
          </w:tcPr>
          <w:p w14:paraId="16ABF1F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D6EFA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057BDD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BDC202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AB4D074" w14:textId="77777777">
        <w:trPr>
          <w:trHeight w:val="220"/>
        </w:trPr>
        <w:tc>
          <w:tcPr>
            <w:tcW w:w="1764" w:type="dxa"/>
          </w:tcPr>
          <w:p w14:paraId="34C51D99"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90D33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A8BE22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370D55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228F7760" w14:textId="77777777">
        <w:trPr>
          <w:trHeight w:val="219"/>
        </w:trPr>
        <w:tc>
          <w:tcPr>
            <w:tcW w:w="1764" w:type="dxa"/>
          </w:tcPr>
          <w:p w14:paraId="65ADE34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AF525A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09B1A7F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F84BE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21F4E09C" w14:textId="77777777">
        <w:trPr>
          <w:trHeight w:val="220"/>
        </w:trPr>
        <w:tc>
          <w:tcPr>
            <w:tcW w:w="1764" w:type="dxa"/>
          </w:tcPr>
          <w:p w14:paraId="74E3686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32A138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103C450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330608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6FAB16B" w14:textId="77777777">
        <w:trPr>
          <w:trHeight w:val="220"/>
        </w:trPr>
        <w:tc>
          <w:tcPr>
            <w:tcW w:w="1764" w:type="dxa"/>
          </w:tcPr>
          <w:p w14:paraId="4A597CF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61CD83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7B9F9BC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2928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41016124" w14:textId="77777777">
        <w:trPr>
          <w:trHeight w:val="220"/>
        </w:trPr>
        <w:tc>
          <w:tcPr>
            <w:tcW w:w="1764" w:type="dxa"/>
          </w:tcPr>
          <w:p w14:paraId="5A74FA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4C9A5F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56F0C3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D967B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7D17E5" w14:textId="77777777">
        <w:trPr>
          <w:trHeight w:val="220"/>
        </w:trPr>
        <w:tc>
          <w:tcPr>
            <w:tcW w:w="1764" w:type="dxa"/>
          </w:tcPr>
          <w:p w14:paraId="6CF8879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57723D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16A7DE7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10EDE9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36F526E" w14:textId="77777777">
        <w:trPr>
          <w:trHeight w:val="219"/>
        </w:trPr>
        <w:tc>
          <w:tcPr>
            <w:tcW w:w="1764" w:type="dxa"/>
          </w:tcPr>
          <w:p w14:paraId="440AA76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7C3D90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F69C28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75783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F8D466C" w14:textId="77777777">
        <w:trPr>
          <w:trHeight w:val="220"/>
        </w:trPr>
        <w:tc>
          <w:tcPr>
            <w:tcW w:w="1764" w:type="dxa"/>
          </w:tcPr>
          <w:p w14:paraId="10BA37C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2FAA3D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746C1AB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249AD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970BD9" w14:textId="77777777">
        <w:trPr>
          <w:trHeight w:val="220"/>
        </w:trPr>
        <w:tc>
          <w:tcPr>
            <w:tcW w:w="1764" w:type="dxa"/>
          </w:tcPr>
          <w:p w14:paraId="39D34B2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9F7715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4C4ADD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84ED03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962C2B9" w14:textId="77777777">
        <w:trPr>
          <w:trHeight w:val="219"/>
        </w:trPr>
        <w:tc>
          <w:tcPr>
            <w:tcW w:w="1764" w:type="dxa"/>
          </w:tcPr>
          <w:p w14:paraId="27AE685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8E48ED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2349B1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D2256A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C915B" w14:textId="77777777">
        <w:trPr>
          <w:trHeight w:val="204"/>
        </w:trPr>
        <w:tc>
          <w:tcPr>
            <w:tcW w:w="1764" w:type="dxa"/>
          </w:tcPr>
          <w:p w14:paraId="2CD4F153"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03AC6E3"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69EC9BC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1FF1D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UNLIMITED</w:t>
            </w:r>
          </w:p>
        </w:tc>
      </w:tr>
    </w:tbl>
    <w:p w14:paraId="1CB10CE7" w14:textId="77777777" w:rsidR="008C539B" w:rsidRPr="001058B5" w:rsidRDefault="008C539B">
      <w:pPr>
        <w:spacing w:line="175" w:lineRule="exact"/>
        <w:rPr>
          <w:rFonts w:ascii="Arial" w:hAnsi="Arial" w:cs="Arial"/>
          <w:sz w:val="18"/>
        </w:rPr>
        <w:sectPr w:rsidR="008C539B" w:rsidRPr="001058B5">
          <w:pgSz w:w="12240" w:h="15840"/>
          <w:pgMar w:top="840" w:right="1060" w:bottom="860" w:left="1100" w:header="549" w:footer="663" w:gutter="0"/>
          <w:cols w:space="720"/>
        </w:sectPr>
      </w:pPr>
    </w:p>
    <w:p w14:paraId="4F48C046" w14:textId="77777777" w:rsidR="008C539B" w:rsidRPr="001058B5" w:rsidRDefault="008C539B">
      <w:pPr>
        <w:pStyle w:val="BodyText"/>
        <w:rPr>
          <w:rFonts w:ascii="Arial" w:hAnsi="Arial" w:cs="Arial"/>
        </w:rPr>
      </w:pPr>
    </w:p>
    <w:p w14:paraId="35052CC6" w14:textId="77777777" w:rsidR="008C539B" w:rsidRPr="00827626" w:rsidRDefault="008C539B">
      <w:pPr>
        <w:pStyle w:val="BodyText"/>
        <w:spacing w:before="1"/>
        <w:rPr>
          <w:rFonts w:ascii="Courier New" w:hAnsi="Courier New" w:cs="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8C539B" w:rsidRPr="00827626" w14:paraId="30B42E2F" w14:textId="77777777">
        <w:trPr>
          <w:trHeight w:val="204"/>
        </w:trPr>
        <w:tc>
          <w:tcPr>
            <w:tcW w:w="1764" w:type="dxa"/>
          </w:tcPr>
          <w:p w14:paraId="22937EA0"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F6D79AC"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FAILED_LOGIN_ATTEMPTS</w:t>
            </w:r>
          </w:p>
        </w:tc>
        <w:tc>
          <w:tcPr>
            <w:tcW w:w="1204" w:type="dxa"/>
          </w:tcPr>
          <w:p w14:paraId="75E18224"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74A83EE" w14:textId="77777777" w:rsidR="008C539B" w:rsidRPr="00827626" w:rsidRDefault="00C12992">
            <w:pPr>
              <w:pStyle w:val="TableParagraph"/>
              <w:spacing w:before="0" w:line="185" w:lineRule="exact"/>
              <w:ind w:left="324"/>
              <w:rPr>
                <w:rFonts w:ascii="Courier New" w:hAnsi="Courier New" w:cs="Courier New"/>
                <w:sz w:val="18"/>
              </w:rPr>
            </w:pPr>
            <w:r w:rsidRPr="00827626">
              <w:rPr>
                <w:rFonts w:ascii="Courier New" w:hAnsi="Courier New" w:cs="Courier New"/>
                <w:w w:val="95"/>
                <w:sz w:val="18"/>
              </w:rPr>
              <w:t>10</w:t>
            </w:r>
          </w:p>
        </w:tc>
      </w:tr>
      <w:tr w:rsidR="008C539B" w:rsidRPr="00827626" w14:paraId="1825A3B7" w14:textId="77777777">
        <w:trPr>
          <w:trHeight w:val="219"/>
        </w:trPr>
        <w:tc>
          <w:tcPr>
            <w:tcW w:w="1764" w:type="dxa"/>
          </w:tcPr>
          <w:p w14:paraId="0B5C8A0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82911C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204" w:type="dxa"/>
          </w:tcPr>
          <w:p w14:paraId="5A9BDF3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28CE948D"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95"/>
                <w:sz w:val="18"/>
              </w:rPr>
              <w:t>180</w:t>
            </w:r>
          </w:p>
        </w:tc>
      </w:tr>
      <w:tr w:rsidR="008C539B" w:rsidRPr="00827626" w14:paraId="23B031F8" w14:textId="77777777">
        <w:trPr>
          <w:trHeight w:val="220"/>
        </w:trPr>
        <w:tc>
          <w:tcPr>
            <w:tcW w:w="1764" w:type="dxa"/>
          </w:tcPr>
          <w:p w14:paraId="770669A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4C11665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204" w:type="dxa"/>
          </w:tcPr>
          <w:p w14:paraId="52901CE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7DB1A91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1C65C887" w14:textId="77777777">
        <w:trPr>
          <w:trHeight w:val="220"/>
        </w:trPr>
        <w:tc>
          <w:tcPr>
            <w:tcW w:w="1764" w:type="dxa"/>
          </w:tcPr>
          <w:p w14:paraId="3979B88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DA81CA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204" w:type="dxa"/>
          </w:tcPr>
          <w:p w14:paraId="056033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5697E62A"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1</w:t>
            </w:r>
          </w:p>
        </w:tc>
      </w:tr>
      <w:tr w:rsidR="008C539B" w:rsidRPr="00827626" w14:paraId="4D45DE64" w14:textId="77777777">
        <w:trPr>
          <w:trHeight w:val="219"/>
        </w:trPr>
        <w:tc>
          <w:tcPr>
            <w:tcW w:w="1764" w:type="dxa"/>
          </w:tcPr>
          <w:p w14:paraId="07CAB2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638ED3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204" w:type="dxa"/>
          </w:tcPr>
          <w:p w14:paraId="50F1DD1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9BB30A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7</w:t>
            </w:r>
          </w:p>
        </w:tc>
      </w:tr>
      <w:tr w:rsidR="008C539B" w:rsidRPr="00827626" w14:paraId="0C92CAB9" w14:textId="77777777">
        <w:trPr>
          <w:trHeight w:val="220"/>
        </w:trPr>
        <w:tc>
          <w:tcPr>
            <w:tcW w:w="1764" w:type="dxa"/>
          </w:tcPr>
          <w:p w14:paraId="0C7181D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98FC57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PASSWORD_VERIFY_FUNCTION</w:t>
            </w:r>
          </w:p>
        </w:tc>
        <w:tc>
          <w:tcPr>
            <w:tcW w:w="1204" w:type="dxa"/>
          </w:tcPr>
          <w:p w14:paraId="1B97395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137F0FEE"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293FA59C" w14:textId="77777777">
        <w:trPr>
          <w:trHeight w:val="220"/>
        </w:trPr>
        <w:tc>
          <w:tcPr>
            <w:tcW w:w="1764" w:type="dxa"/>
          </w:tcPr>
          <w:p w14:paraId="7677C3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6B97746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204" w:type="dxa"/>
          </w:tcPr>
          <w:p w14:paraId="2C58CF9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6215ED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5B3D0BC3" w14:textId="77777777">
        <w:trPr>
          <w:trHeight w:val="204"/>
        </w:trPr>
        <w:tc>
          <w:tcPr>
            <w:tcW w:w="1764" w:type="dxa"/>
          </w:tcPr>
          <w:p w14:paraId="09C12D2A"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32</w:t>
            </w:r>
            <w:r w:rsidRPr="00827626">
              <w:rPr>
                <w:rFonts w:ascii="Courier New" w:hAnsi="Courier New" w:cs="Courier New"/>
                <w:spacing w:val="-55"/>
                <w:w w:val="95"/>
                <w:sz w:val="18"/>
              </w:rPr>
              <w:t xml:space="preserve"> </w:t>
            </w:r>
            <w:r w:rsidRPr="00827626">
              <w:rPr>
                <w:rFonts w:ascii="Courier New" w:hAnsi="Courier New" w:cs="Courier New"/>
                <w:w w:val="95"/>
                <w:sz w:val="18"/>
              </w:rPr>
              <w:t>rows</w:t>
            </w:r>
            <w:r w:rsidRPr="00827626">
              <w:rPr>
                <w:rFonts w:ascii="Courier New" w:hAnsi="Courier New" w:cs="Courier New"/>
                <w:spacing w:val="-55"/>
                <w:w w:val="95"/>
                <w:sz w:val="18"/>
              </w:rPr>
              <w:t xml:space="preserve"> </w:t>
            </w:r>
            <w:r w:rsidRPr="00827626">
              <w:rPr>
                <w:rFonts w:ascii="Courier New" w:hAnsi="Courier New" w:cs="Courier New"/>
                <w:w w:val="95"/>
                <w:sz w:val="18"/>
              </w:rPr>
              <w:t>selected.</w:t>
            </w:r>
          </w:p>
        </w:tc>
        <w:tc>
          <w:tcPr>
            <w:tcW w:w="2502" w:type="dxa"/>
          </w:tcPr>
          <w:p w14:paraId="52EE4F6A" w14:textId="77777777" w:rsidR="008C539B" w:rsidRPr="00827626" w:rsidRDefault="008C539B">
            <w:pPr>
              <w:pStyle w:val="TableParagraph"/>
              <w:spacing w:before="0"/>
              <w:rPr>
                <w:rFonts w:ascii="Courier New" w:hAnsi="Courier New" w:cs="Courier New"/>
                <w:sz w:val="14"/>
              </w:rPr>
            </w:pPr>
          </w:p>
        </w:tc>
        <w:tc>
          <w:tcPr>
            <w:tcW w:w="1204" w:type="dxa"/>
          </w:tcPr>
          <w:p w14:paraId="1B698754" w14:textId="77777777" w:rsidR="008C539B" w:rsidRPr="00827626" w:rsidRDefault="008C539B">
            <w:pPr>
              <w:pStyle w:val="TableParagraph"/>
              <w:spacing w:before="0"/>
              <w:rPr>
                <w:rFonts w:ascii="Courier New" w:hAnsi="Courier New" w:cs="Courier New"/>
                <w:sz w:val="14"/>
              </w:rPr>
            </w:pPr>
          </w:p>
        </w:tc>
        <w:tc>
          <w:tcPr>
            <w:tcW w:w="1208" w:type="dxa"/>
          </w:tcPr>
          <w:p w14:paraId="3A79519F" w14:textId="77777777" w:rsidR="008C539B" w:rsidRPr="00827626" w:rsidRDefault="008C539B">
            <w:pPr>
              <w:pStyle w:val="TableParagraph"/>
              <w:spacing w:before="0"/>
              <w:rPr>
                <w:rFonts w:ascii="Courier New" w:hAnsi="Courier New" w:cs="Courier New"/>
                <w:sz w:val="14"/>
              </w:rPr>
            </w:pPr>
          </w:p>
        </w:tc>
      </w:tr>
    </w:tbl>
    <w:p w14:paraId="4FF93139" w14:textId="77777777" w:rsidR="008C539B" w:rsidRPr="001058B5" w:rsidRDefault="008C539B">
      <w:pPr>
        <w:pStyle w:val="BodyText"/>
        <w:spacing w:before="10"/>
        <w:rPr>
          <w:rFonts w:ascii="Arial" w:hAnsi="Arial" w:cs="Arial"/>
          <w:sz w:val="10"/>
        </w:rPr>
      </w:pPr>
    </w:p>
    <w:p w14:paraId="25E23B70" w14:textId="3D0CA24D" w:rsidR="008C539B" w:rsidRPr="001058B5" w:rsidRDefault="003673DF">
      <w:pPr>
        <w:pStyle w:val="BodyText"/>
        <w:spacing w:before="93"/>
        <w:ind w:left="1660"/>
        <w:rPr>
          <w:rFonts w:ascii="Arial" w:hAnsi="Arial" w:cs="Arial"/>
        </w:rPr>
      </w:pPr>
      <w:r w:rsidRPr="003673DF">
        <w:rPr>
          <w:rFonts w:ascii="Arial" w:hAnsi="Arial" w:cs="Arial"/>
        </w:rPr>
        <w:t>Để tìm các giá trị profile mặc định, chạy câu truy vấn dướ</w:t>
      </w:r>
      <w:r>
        <w:rPr>
          <w:rFonts w:ascii="Arial" w:hAnsi="Arial" w:cs="Arial"/>
        </w:rPr>
        <w:t>i đây</w:t>
      </w:r>
      <w:r w:rsidR="00C12992" w:rsidRPr="001058B5">
        <w:rPr>
          <w:rFonts w:ascii="Arial" w:hAnsi="Arial" w:cs="Arial"/>
        </w:rPr>
        <w:t>:</w:t>
      </w:r>
    </w:p>
    <w:p w14:paraId="730F0875" w14:textId="77777777" w:rsidR="008C539B" w:rsidRPr="00827626" w:rsidRDefault="00C12992">
      <w:pPr>
        <w:spacing w:before="140"/>
        <w:ind w:left="1660"/>
        <w:rPr>
          <w:rFonts w:ascii="Courier New" w:hAnsi="Courier New" w:cs="Courier New"/>
          <w:sz w:val="18"/>
        </w:rPr>
      </w:pPr>
      <w:r w:rsidRPr="00827626">
        <w:rPr>
          <w:rFonts w:ascii="Courier New" w:hAnsi="Courier New" w:cs="Courier New"/>
          <w:w w:val="95"/>
          <w:sz w:val="18"/>
        </w:rPr>
        <w:t>SELECT * FROM DBA_PROFILES WHERE PROFILE = 'DEFAULT';</w:t>
      </w:r>
    </w:p>
    <w:p w14:paraId="22C4695E" w14:textId="77777777" w:rsidR="008C539B" w:rsidRPr="00827626" w:rsidRDefault="008C539B">
      <w:pPr>
        <w:pStyle w:val="BodyText"/>
        <w:spacing w:before="4"/>
        <w:rPr>
          <w:rFonts w:ascii="Courier New" w:hAnsi="Courier New" w:cs="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F7E731C" w14:textId="77777777">
        <w:trPr>
          <w:trHeight w:val="204"/>
        </w:trPr>
        <w:tc>
          <w:tcPr>
            <w:tcW w:w="1764" w:type="dxa"/>
          </w:tcPr>
          <w:p w14:paraId="640AEE2C"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12600293"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084F8D29"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6EE70382"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0D7DE552" w14:textId="77777777">
        <w:trPr>
          <w:trHeight w:val="219"/>
        </w:trPr>
        <w:tc>
          <w:tcPr>
            <w:tcW w:w="1764" w:type="dxa"/>
          </w:tcPr>
          <w:p w14:paraId="2112CD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696CB4D0"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0A617CE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5900C4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31E03BDD" w14:textId="77777777">
        <w:trPr>
          <w:trHeight w:val="220"/>
        </w:trPr>
        <w:tc>
          <w:tcPr>
            <w:tcW w:w="1764" w:type="dxa"/>
          </w:tcPr>
          <w:p w14:paraId="31D3375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EFE88B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55D0210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C902B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FF60DBA" w14:textId="77777777">
        <w:trPr>
          <w:trHeight w:val="220"/>
        </w:trPr>
        <w:tc>
          <w:tcPr>
            <w:tcW w:w="1764" w:type="dxa"/>
          </w:tcPr>
          <w:p w14:paraId="026559A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52C9F9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1BF2B0A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870F1B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58DF52D" w14:textId="77777777">
        <w:trPr>
          <w:trHeight w:val="219"/>
        </w:trPr>
        <w:tc>
          <w:tcPr>
            <w:tcW w:w="1764" w:type="dxa"/>
          </w:tcPr>
          <w:p w14:paraId="0D796DB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671DFF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9A9D7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B1C2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817F1" w14:textId="77777777">
        <w:trPr>
          <w:trHeight w:val="220"/>
        </w:trPr>
        <w:tc>
          <w:tcPr>
            <w:tcW w:w="1764" w:type="dxa"/>
          </w:tcPr>
          <w:p w14:paraId="2203851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C163AC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7BD968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E98C3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D8BFECE" w14:textId="77777777">
        <w:trPr>
          <w:trHeight w:val="220"/>
        </w:trPr>
        <w:tc>
          <w:tcPr>
            <w:tcW w:w="1764" w:type="dxa"/>
          </w:tcPr>
          <w:p w14:paraId="710B454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6D8EA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7E05AE9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B0803F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B785B0C" w14:textId="77777777">
        <w:trPr>
          <w:trHeight w:val="219"/>
        </w:trPr>
        <w:tc>
          <w:tcPr>
            <w:tcW w:w="1764" w:type="dxa"/>
          </w:tcPr>
          <w:p w14:paraId="3EBAFEE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6D1A42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39279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474D9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A65CC93" w14:textId="77777777">
        <w:trPr>
          <w:trHeight w:val="220"/>
        </w:trPr>
        <w:tc>
          <w:tcPr>
            <w:tcW w:w="1764" w:type="dxa"/>
          </w:tcPr>
          <w:p w14:paraId="23498FE3"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21B79A"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08D7B5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C2989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C302930" w14:textId="77777777">
        <w:trPr>
          <w:trHeight w:val="220"/>
        </w:trPr>
        <w:tc>
          <w:tcPr>
            <w:tcW w:w="1764" w:type="dxa"/>
          </w:tcPr>
          <w:p w14:paraId="6E6601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A633D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C2ECDC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A990A6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1AD516C" w14:textId="77777777">
        <w:trPr>
          <w:trHeight w:val="219"/>
        </w:trPr>
        <w:tc>
          <w:tcPr>
            <w:tcW w:w="1764" w:type="dxa"/>
          </w:tcPr>
          <w:p w14:paraId="5EA9239A"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9C7AC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1C3FF6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CE8FF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30700F3" w14:textId="77777777">
        <w:trPr>
          <w:trHeight w:val="220"/>
        </w:trPr>
        <w:tc>
          <w:tcPr>
            <w:tcW w:w="1764" w:type="dxa"/>
          </w:tcPr>
          <w:p w14:paraId="211991A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CF559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1B6660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18E16A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10</w:t>
            </w:r>
          </w:p>
        </w:tc>
      </w:tr>
      <w:tr w:rsidR="008C539B" w:rsidRPr="00827626" w14:paraId="2AA69585" w14:textId="77777777">
        <w:trPr>
          <w:trHeight w:val="220"/>
        </w:trPr>
        <w:tc>
          <w:tcPr>
            <w:tcW w:w="1764" w:type="dxa"/>
          </w:tcPr>
          <w:p w14:paraId="3EBC115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FF11C4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6FD5D3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79220F0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180</w:t>
            </w:r>
          </w:p>
        </w:tc>
      </w:tr>
      <w:tr w:rsidR="008C539B" w:rsidRPr="00827626" w14:paraId="24FE369D" w14:textId="77777777">
        <w:trPr>
          <w:trHeight w:val="219"/>
        </w:trPr>
        <w:tc>
          <w:tcPr>
            <w:tcW w:w="1764" w:type="dxa"/>
          </w:tcPr>
          <w:p w14:paraId="53C2E86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75AB67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6E18025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2A1FE7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656F396" w14:textId="77777777">
        <w:trPr>
          <w:trHeight w:val="220"/>
        </w:trPr>
        <w:tc>
          <w:tcPr>
            <w:tcW w:w="1764" w:type="dxa"/>
          </w:tcPr>
          <w:p w14:paraId="4781DBB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BD785B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76310C0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A746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62974C8B" w14:textId="77777777">
        <w:trPr>
          <w:trHeight w:val="220"/>
        </w:trPr>
        <w:tc>
          <w:tcPr>
            <w:tcW w:w="1764" w:type="dxa"/>
          </w:tcPr>
          <w:p w14:paraId="00CBB72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23D4DB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24DB78C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2B5C6C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NULL</w:t>
            </w:r>
          </w:p>
        </w:tc>
      </w:tr>
      <w:tr w:rsidR="008C539B" w:rsidRPr="00827626" w14:paraId="460524F7" w14:textId="77777777">
        <w:trPr>
          <w:trHeight w:val="219"/>
        </w:trPr>
        <w:tc>
          <w:tcPr>
            <w:tcW w:w="1764" w:type="dxa"/>
          </w:tcPr>
          <w:p w14:paraId="616051F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73459D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E66D43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9E8E0C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024BCCD4" w14:textId="77777777">
        <w:trPr>
          <w:trHeight w:val="204"/>
        </w:trPr>
        <w:tc>
          <w:tcPr>
            <w:tcW w:w="1764" w:type="dxa"/>
          </w:tcPr>
          <w:p w14:paraId="4E67E14F"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23B7BC7"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3F08403C"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3A950774"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86"/>
                <w:sz w:val="18"/>
              </w:rPr>
              <w:t>7</w:t>
            </w:r>
          </w:p>
        </w:tc>
      </w:tr>
    </w:tbl>
    <w:p w14:paraId="30FD92C5" w14:textId="77777777" w:rsidR="008C539B" w:rsidRPr="00827626" w:rsidRDefault="008C539B">
      <w:pPr>
        <w:pStyle w:val="BodyText"/>
        <w:spacing w:before="7"/>
        <w:rPr>
          <w:rFonts w:ascii="Courier New" w:hAnsi="Courier New" w:cs="Courier New"/>
          <w:sz w:val="21"/>
        </w:rPr>
      </w:pPr>
    </w:p>
    <w:p w14:paraId="0AF45A6D" w14:textId="77777777" w:rsidR="008C539B" w:rsidRPr="00827626" w:rsidRDefault="00C12992">
      <w:pPr>
        <w:ind w:left="1660"/>
        <w:rPr>
          <w:rFonts w:ascii="Courier New" w:hAnsi="Courier New" w:cs="Courier New"/>
          <w:sz w:val="18"/>
        </w:rPr>
      </w:pPr>
      <w:r w:rsidRPr="00827626">
        <w:rPr>
          <w:rFonts w:ascii="Courier New" w:hAnsi="Courier New" w:cs="Courier New"/>
          <w:w w:val="95"/>
          <w:sz w:val="18"/>
        </w:rPr>
        <w:t>16 rows selected.</w:t>
      </w:r>
    </w:p>
    <w:p w14:paraId="5B3DBD52" w14:textId="77777777" w:rsidR="008C539B" w:rsidRPr="001058B5" w:rsidRDefault="008C539B">
      <w:pPr>
        <w:pStyle w:val="BodyText"/>
        <w:rPr>
          <w:rFonts w:ascii="Arial" w:hAnsi="Arial" w:cs="Arial"/>
          <w:sz w:val="18"/>
        </w:rPr>
      </w:pPr>
    </w:p>
    <w:p w14:paraId="6A94D5B1" w14:textId="77777777" w:rsidR="008C539B" w:rsidRPr="001058B5" w:rsidRDefault="00C12992">
      <w:pPr>
        <w:pStyle w:val="Heading4"/>
        <w:spacing w:before="110"/>
        <w:ind w:left="100"/>
      </w:pPr>
      <w:bookmarkStart w:id="193" w:name="Viewing_Memory_Use_for_Each_User_Session"/>
      <w:bookmarkStart w:id="194" w:name="_bookmark178"/>
      <w:bookmarkEnd w:id="193"/>
      <w:bookmarkEnd w:id="194"/>
      <w:r w:rsidRPr="001058B5">
        <w:t>Viewing Memo</w:t>
      </w:r>
      <w:bookmarkStart w:id="195" w:name="_bookmark179"/>
      <w:bookmarkEnd w:id="195"/>
      <w:r w:rsidRPr="001058B5">
        <w:t>ry Use for Each User Session</w:t>
      </w:r>
    </w:p>
    <w:p w14:paraId="6AD6DE82" w14:textId="7EDACA24" w:rsidR="008C539B" w:rsidRPr="001058B5" w:rsidRDefault="002730CB">
      <w:pPr>
        <w:pStyle w:val="BodyText"/>
        <w:spacing w:before="81" w:line="230" w:lineRule="auto"/>
        <w:ind w:left="1659" w:right="700"/>
        <w:rPr>
          <w:rFonts w:ascii="Arial" w:hAnsi="Arial" w:cs="Arial"/>
        </w:rPr>
      </w:pPr>
      <w:r w:rsidRPr="002730CB">
        <w:rPr>
          <w:rFonts w:ascii="Arial" w:hAnsi="Arial" w:cs="Arial"/>
          <w:spacing w:val="-9"/>
        </w:rPr>
        <w:t>Để tìm thông tin về bộ nhớ sử dụng cho mỗi phiên làm việc người dùng truy vấn V$SESSION. (Để biết thêm thông tin chi tiết đọc Oracle Database Reference). Câu truy vấn dưới đây liệt kê toàn bộ các phiên làm việc hiện tại  lúc đó, các Oracle Database User và</w:t>
      </w:r>
      <w:r w:rsidR="00682F4B">
        <w:rPr>
          <w:rFonts w:ascii="Arial" w:hAnsi="Arial" w:cs="Arial"/>
          <w:spacing w:val="-9"/>
        </w:rPr>
        <w:t xml:space="preserve"> </w:t>
      </w:r>
      <w:r w:rsidR="00682F4B" w:rsidRPr="00682F4B">
        <w:rPr>
          <w:rFonts w:ascii="Arial" w:hAnsi="Arial" w:cs="Arial"/>
          <w:spacing w:val="-9"/>
        </w:rPr>
        <w:t>vi</w:t>
      </w:r>
      <w:r w:rsidR="00682F4B">
        <w:rPr>
          <w:rFonts w:ascii="Arial" w:hAnsi="Arial" w:cs="Arial"/>
          <w:spacing w:val="-9"/>
        </w:rPr>
        <w:t>ệ</w:t>
      </w:r>
      <w:r w:rsidR="00682F4B" w:rsidRPr="00682F4B">
        <w:rPr>
          <w:rFonts w:ascii="Arial" w:hAnsi="Arial" w:cs="Arial"/>
          <w:spacing w:val="-9"/>
        </w:rPr>
        <w:t>c sử dụng bộ nhớ</w:t>
      </w:r>
      <w:r w:rsidRPr="002730CB">
        <w:rPr>
          <w:rFonts w:ascii="Arial" w:hAnsi="Arial" w:cs="Arial"/>
          <w:spacing w:val="-9"/>
        </w:rPr>
        <w:t xml:space="preserve"> </w:t>
      </w:r>
      <w:r w:rsidR="00682F4B">
        <w:rPr>
          <w:rFonts w:ascii="Arial" w:hAnsi="Arial" w:cs="Arial"/>
          <w:spacing w:val="-9"/>
        </w:rPr>
        <w:t xml:space="preserve">của </w:t>
      </w:r>
      <w:r w:rsidRPr="002730CB">
        <w:rPr>
          <w:rFonts w:ascii="Arial" w:hAnsi="Arial" w:cs="Arial"/>
          <w:spacing w:val="-9"/>
        </w:rPr>
        <w:t>User Global Area (UGA) đối với mỗi phiên làm việc</w:t>
      </w:r>
      <w:r w:rsidR="00C12992" w:rsidRPr="001058B5">
        <w:rPr>
          <w:rFonts w:ascii="Arial" w:hAnsi="Arial" w:cs="Arial"/>
        </w:rPr>
        <w:t>:</w:t>
      </w:r>
    </w:p>
    <w:p w14:paraId="5023210E" w14:textId="77777777" w:rsidR="008C539B" w:rsidRPr="00A922BF" w:rsidRDefault="00C12992">
      <w:pPr>
        <w:spacing w:before="143" w:line="259" w:lineRule="auto"/>
        <w:ind w:left="1937" w:right="3093" w:hanging="278"/>
        <w:rPr>
          <w:rFonts w:ascii="Courier New" w:hAnsi="Courier New" w:cs="Courier New"/>
          <w:sz w:val="18"/>
        </w:rPr>
      </w:pPr>
      <w:r w:rsidRPr="00A922BF">
        <w:rPr>
          <w:rFonts w:ascii="Courier New" w:hAnsi="Courier New" w:cs="Courier New"/>
          <w:w w:val="95"/>
          <w:sz w:val="18"/>
        </w:rPr>
        <w:t>SELECT</w:t>
      </w:r>
      <w:r w:rsidRPr="00A922BF">
        <w:rPr>
          <w:rFonts w:ascii="Courier New" w:hAnsi="Courier New" w:cs="Courier New"/>
          <w:spacing w:val="-70"/>
          <w:w w:val="95"/>
          <w:sz w:val="18"/>
        </w:rPr>
        <w:t xml:space="preserve"> </w:t>
      </w:r>
      <w:r w:rsidRPr="00A922BF">
        <w:rPr>
          <w:rFonts w:ascii="Courier New" w:hAnsi="Courier New" w:cs="Courier New"/>
          <w:w w:val="95"/>
          <w:sz w:val="18"/>
        </w:rPr>
        <w:t>USERNAME,</w:t>
      </w:r>
      <w:r w:rsidRPr="00A922BF">
        <w:rPr>
          <w:rFonts w:ascii="Courier New" w:hAnsi="Courier New" w:cs="Courier New"/>
          <w:spacing w:val="-70"/>
          <w:w w:val="95"/>
          <w:sz w:val="18"/>
        </w:rPr>
        <w:t xml:space="preserve"> </w:t>
      </w:r>
      <w:r w:rsidRPr="00A922BF">
        <w:rPr>
          <w:rFonts w:ascii="Courier New" w:hAnsi="Courier New" w:cs="Courier New"/>
          <w:w w:val="95"/>
          <w:sz w:val="18"/>
        </w:rPr>
        <w:t>VALUE</w:t>
      </w:r>
      <w:r w:rsidRPr="00A922BF">
        <w:rPr>
          <w:rFonts w:ascii="Courier New" w:hAnsi="Courier New" w:cs="Courier New"/>
          <w:spacing w:val="-70"/>
          <w:w w:val="95"/>
          <w:sz w:val="18"/>
        </w:rPr>
        <w:t xml:space="preserve"> </w:t>
      </w:r>
      <w:r w:rsidRPr="00A922BF">
        <w:rPr>
          <w:rFonts w:ascii="Courier New" w:hAnsi="Courier New" w:cs="Courier New"/>
          <w:w w:val="95"/>
          <w:sz w:val="18"/>
        </w:rPr>
        <w:t>||</w:t>
      </w:r>
      <w:r w:rsidRPr="00A922BF">
        <w:rPr>
          <w:rFonts w:ascii="Courier New" w:hAnsi="Courier New" w:cs="Courier New"/>
          <w:spacing w:val="-70"/>
          <w:w w:val="95"/>
          <w:sz w:val="18"/>
        </w:rPr>
        <w:t xml:space="preserve"> </w:t>
      </w:r>
      <w:r w:rsidRPr="00A922BF">
        <w:rPr>
          <w:rFonts w:ascii="Courier New" w:hAnsi="Courier New" w:cs="Courier New"/>
          <w:w w:val="95"/>
          <w:sz w:val="18"/>
        </w:rPr>
        <w:t>'bytes'</w:t>
      </w:r>
      <w:r w:rsidRPr="00A922BF">
        <w:rPr>
          <w:rFonts w:ascii="Courier New" w:hAnsi="Courier New" w:cs="Courier New"/>
          <w:spacing w:val="-70"/>
          <w:w w:val="95"/>
          <w:sz w:val="18"/>
        </w:rPr>
        <w:t xml:space="preserve"> </w:t>
      </w:r>
      <w:r w:rsidRPr="00A922BF">
        <w:rPr>
          <w:rFonts w:ascii="Courier New" w:hAnsi="Courier New" w:cs="Courier New"/>
          <w:w w:val="95"/>
          <w:sz w:val="18"/>
        </w:rPr>
        <w:t>"Current</w:t>
      </w:r>
      <w:r w:rsidRPr="00A922BF">
        <w:rPr>
          <w:rFonts w:ascii="Courier New" w:hAnsi="Courier New" w:cs="Courier New"/>
          <w:spacing w:val="-70"/>
          <w:w w:val="95"/>
          <w:sz w:val="18"/>
        </w:rPr>
        <w:t xml:space="preserve"> </w:t>
      </w:r>
      <w:r w:rsidRPr="00A922BF">
        <w:rPr>
          <w:rFonts w:ascii="Courier New" w:hAnsi="Courier New" w:cs="Courier New"/>
          <w:w w:val="95"/>
          <w:sz w:val="18"/>
        </w:rPr>
        <w:t>UGA</w:t>
      </w:r>
      <w:r w:rsidRPr="00A922BF">
        <w:rPr>
          <w:rFonts w:ascii="Courier New" w:hAnsi="Courier New" w:cs="Courier New"/>
          <w:spacing w:val="-70"/>
          <w:w w:val="95"/>
          <w:sz w:val="18"/>
        </w:rPr>
        <w:t xml:space="preserve"> </w:t>
      </w:r>
      <w:r w:rsidRPr="00A922BF">
        <w:rPr>
          <w:rFonts w:ascii="Courier New" w:hAnsi="Courier New" w:cs="Courier New"/>
          <w:w w:val="95"/>
          <w:sz w:val="18"/>
        </w:rPr>
        <w:t xml:space="preserve">memory" </w:t>
      </w:r>
      <w:r w:rsidRPr="00A922BF">
        <w:rPr>
          <w:rFonts w:ascii="Courier New" w:hAnsi="Courier New" w:cs="Courier New"/>
          <w:w w:val="90"/>
          <w:sz w:val="18"/>
        </w:rPr>
        <w:t>FROM</w:t>
      </w:r>
      <w:r w:rsidRPr="00A922BF">
        <w:rPr>
          <w:rFonts w:ascii="Courier New" w:hAnsi="Courier New" w:cs="Courier New"/>
          <w:spacing w:val="-42"/>
          <w:w w:val="90"/>
          <w:sz w:val="18"/>
        </w:rPr>
        <w:t xml:space="preserve"> </w:t>
      </w:r>
      <w:r w:rsidRPr="00A922BF">
        <w:rPr>
          <w:rFonts w:ascii="Courier New" w:hAnsi="Courier New" w:cs="Courier New"/>
          <w:w w:val="90"/>
          <w:sz w:val="18"/>
        </w:rPr>
        <w:t>V$SESSION</w:t>
      </w:r>
      <w:r w:rsidRPr="00A922BF">
        <w:rPr>
          <w:rFonts w:ascii="Courier New" w:hAnsi="Courier New" w:cs="Courier New"/>
          <w:spacing w:val="-42"/>
          <w:w w:val="90"/>
          <w:sz w:val="18"/>
        </w:rPr>
        <w:t xml:space="preserve"> </w:t>
      </w:r>
      <w:r w:rsidRPr="00A922BF">
        <w:rPr>
          <w:rFonts w:ascii="Courier New" w:hAnsi="Courier New" w:cs="Courier New"/>
          <w:w w:val="90"/>
          <w:sz w:val="18"/>
        </w:rPr>
        <w:t>sess,</w:t>
      </w:r>
      <w:r w:rsidRPr="00A922BF">
        <w:rPr>
          <w:rFonts w:ascii="Courier New" w:hAnsi="Courier New" w:cs="Courier New"/>
          <w:spacing w:val="-43"/>
          <w:w w:val="90"/>
          <w:sz w:val="18"/>
        </w:rPr>
        <w:t xml:space="preserve"> </w:t>
      </w:r>
      <w:r w:rsidRPr="00A922BF">
        <w:rPr>
          <w:rFonts w:ascii="Courier New" w:hAnsi="Courier New" w:cs="Courier New"/>
          <w:w w:val="90"/>
          <w:sz w:val="18"/>
        </w:rPr>
        <w:t>V$SESSTAT</w:t>
      </w:r>
      <w:r w:rsidRPr="00A922BF">
        <w:rPr>
          <w:rFonts w:ascii="Courier New" w:hAnsi="Courier New" w:cs="Courier New"/>
          <w:spacing w:val="-43"/>
          <w:w w:val="90"/>
          <w:sz w:val="18"/>
        </w:rPr>
        <w:t xml:space="preserve"> </w:t>
      </w:r>
      <w:r w:rsidRPr="00A922BF">
        <w:rPr>
          <w:rFonts w:ascii="Courier New" w:hAnsi="Courier New" w:cs="Courier New"/>
          <w:w w:val="90"/>
          <w:sz w:val="18"/>
        </w:rPr>
        <w:t>stat,</w:t>
      </w:r>
      <w:r w:rsidRPr="00A922BF">
        <w:rPr>
          <w:rFonts w:ascii="Courier New" w:hAnsi="Courier New" w:cs="Courier New"/>
          <w:spacing w:val="-43"/>
          <w:w w:val="90"/>
          <w:sz w:val="18"/>
        </w:rPr>
        <w:t xml:space="preserve"> </w:t>
      </w:r>
      <w:r w:rsidRPr="00A922BF">
        <w:rPr>
          <w:rFonts w:ascii="Courier New" w:hAnsi="Courier New" w:cs="Courier New"/>
          <w:w w:val="90"/>
          <w:sz w:val="18"/>
        </w:rPr>
        <w:t>V$STATNAME</w:t>
      </w:r>
      <w:r w:rsidRPr="00A922BF">
        <w:rPr>
          <w:rFonts w:ascii="Courier New" w:hAnsi="Courier New" w:cs="Courier New"/>
          <w:spacing w:val="-42"/>
          <w:w w:val="90"/>
          <w:sz w:val="18"/>
        </w:rPr>
        <w:t xml:space="preserve"> </w:t>
      </w:r>
      <w:r w:rsidRPr="00A922BF">
        <w:rPr>
          <w:rFonts w:ascii="Courier New" w:hAnsi="Courier New" w:cs="Courier New"/>
          <w:w w:val="90"/>
          <w:sz w:val="18"/>
        </w:rPr>
        <w:t>name</w:t>
      </w:r>
    </w:p>
    <w:p w14:paraId="6EB7EB6D" w14:textId="77777777" w:rsidR="008C539B" w:rsidRPr="00A922BF" w:rsidRDefault="00C12992">
      <w:pPr>
        <w:ind w:left="1660"/>
        <w:rPr>
          <w:rFonts w:ascii="Courier New" w:hAnsi="Courier New" w:cs="Courier New"/>
          <w:sz w:val="18"/>
        </w:rPr>
      </w:pPr>
      <w:r w:rsidRPr="00A922BF">
        <w:rPr>
          <w:rFonts w:ascii="Courier New" w:hAnsi="Courier New" w:cs="Courier New"/>
          <w:w w:val="95"/>
          <w:sz w:val="18"/>
        </w:rPr>
        <w:t>WHERE sess.SID = stat.SID</w:t>
      </w:r>
    </w:p>
    <w:p w14:paraId="20CFB088" w14:textId="77777777" w:rsidR="008C539B" w:rsidRPr="00A922BF" w:rsidRDefault="00C12992">
      <w:pPr>
        <w:spacing w:before="16"/>
        <w:ind w:left="1557" w:right="4332"/>
        <w:jc w:val="center"/>
        <w:rPr>
          <w:rFonts w:ascii="Courier New" w:hAnsi="Courier New" w:cs="Courier New"/>
          <w:sz w:val="18"/>
        </w:rPr>
      </w:pPr>
      <w:r w:rsidRPr="00A922BF">
        <w:rPr>
          <w:rFonts w:ascii="Courier New" w:hAnsi="Courier New" w:cs="Courier New"/>
          <w:w w:val="90"/>
          <w:sz w:val="18"/>
        </w:rPr>
        <w:t>AND</w:t>
      </w:r>
      <w:r w:rsidRPr="00A922BF">
        <w:rPr>
          <w:rFonts w:ascii="Courier New" w:hAnsi="Courier New" w:cs="Courier New"/>
          <w:spacing w:val="-63"/>
          <w:w w:val="90"/>
          <w:sz w:val="18"/>
        </w:rPr>
        <w:t xml:space="preserve"> </w:t>
      </w:r>
      <w:r w:rsidRPr="00A922BF">
        <w:rPr>
          <w:rFonts w:ascii="Courier New" w:hAnsi="Courier New" w:cs="Courier New"/>
          <w:w w:val="90"/>
          <w:sz w:val="18"/>
        </w:rPr>
        <w:t>stat.STATISTIC#</w:t>
      </w:r>
      <w:r w:rsidRPr="00A922BF">
        <w:rPr>
          <w:rFonts w:ascii="Courier New" w:hAnsi="Courier New" w:cs="Courier New"/>
          <w:spacing w:val="-63"/>
          <w:w w:val="90"/>
          <w:sz w:val="18"/>
        </w:rPr>
        <w:t xml:space="preserve"> </w:t>
      </w:r>
      <w:r w:rsidRPr="00A922BF">
        <w:rPr>
          <w:rFonts w:ascii="Courier New" w:hAnsi="Courier New" w:cs="Courier New"/>
          <w:w w:val="90"/>
          <w:sz w:val="18"/>
        </w:rPr>
        <w:t>=</w:t>
      </w:r>
      <w:r w:rsidRPr="00A922BF">
        <w:rPr>
          <w:rFonts w:ascii="Courier New" w:hAnsi="Courier New" w:cs="Courier New"/>
          <w:spacing w:val="-63"/>
          <w:w w:val="90"/>
          <w:sz w:val="18"/>
        </w:rPr>
        <w:t xml:space="preserve"> </w:t>
      </w:r>
      <w:r w:rsidRPr="00A922BF">
        <w:rPr>
          <w:rFonts w:ascii="Courier New" w:hAnsi="Courier New" w:cs="Courier New"/>
          <w:w w:val="90"/>
          <w:sz w:val="18"/>
        </w:rPr>
        <w:t>name.STATISTIC#</w:t>
      </w:r>
    </w:p>
    <w:p w14:paraId="5AB415AA" w14:textId="77777777" w:rsidR="008C539B" w:rsidRPr="00A922BF" w:rsidRDefault="00C12992">
      <w:pPr>
        <w:spacing w:before="15"/>
        <w:ind w:left="1557" w:right="4332"/>
        <w:jc w:val="center"/>
        <w:rPr>
          <w:rFonts w:ascii="Courier New" w:hAnsi="Courier New" w:cs="Courier New"/>
          <w:sz w:val="18"/>
        </w:rPr>
      </w:pPr>
      <w:r w:rsidRPr="00A922BF">
        <w:rPr>
          <w:rFonts w:ascii="Courier New" w:hAnsi="Courier New" w:cs="Courier New"/>
          <w:w w:val="90"/>
          <w:sz w:val="18"/>
        </w:rPr>
        <w:t>AND name.NAME = 'session uga memory';</w:t>
      </w:r>
    </w:p>
    <w:p w14:paraId="49B006CE" w14:textId="77777777" w:rsidR="008C539B" w:rsidRPr="00A922BF" w:rsidRDefault="008C539B">
      <w:pPr>
        <w:pStyle w:val="BodyText"/>
        <w:spacing w:before="10"/>
        <w:rPr>
          <w:rFonts w:ascii="Courier New" w:hAnsi="Courier New" w:cs="Courier New"/>
        </w:rPr>
      </w:pPr>
    </w:p>
    <w:p w14:paraId="0101E3D5" w14:textId="77777777" w:rsidR="008C539B" w:rsidRPr="00A922BF" w:rsidRDefault="00C12992">
      <w:pPr>
        <w:tabs>
          <w:tab w:val="left" w:pos="4531"/>
        </w:tabs>
        <w:ind w:left="1660"/>
        <w:rPr>
          <w:rFonts w:ascii="Courier New" w:hAnsi="Courier New" w:cs="Courier New"/>
          <w:sz w:val="18"/>
        </w:rPr>
      </w:pPr>
      <w:r w:rsidRPr="00A922BF">
        <w:rPr>
          <w:rFonts w:ascii="Courier New" w:hAnsi="Courier New" w:cs="Courier New"/>
          <w:w w:val="90"/>
          <w:sz w:val="18"/>
        </w:rPr>
        <w:t>USERNAME</w:t>
      </w:r>
      <w:r w:rsidRPr="00A922BF">
        <w:rPr>
          <w:rFonts w:ascii="Courier New" w:hAnsi="Courier New" w:cs="Courier New"/>
          <w:w w:val="90"/>
          <w:sz w:val="18"/>
        </w:rPr>
        <w:tab/>
      </w:r>
      <w:r w:rsidRPr="00A922BF">
        <w:rPr>
          <w:rFonts w:ascii="Courier New" w:hAnsi="Courier New" w:cs="Courier New"/>
          <w:w w:val="95"/>
          <w:sz w:val="18"/>
        </w:rPr>
        <w:t>Current UGA</w:t>
      </w:r>
      <w:r w:rsidRPr="00A922BF">
        <w:rPr>
          <w:rFonts w:ascii="Courier New" w:hAnsi="Courier New" w:cs="Courier New"/>
          <w:spacing w:val="-31"/>
          <w:w w:val="95"/>
          <w:sz w:val="18"/>
        </w:rPr>
        <w:t xml:space="preserve"> </w:t>
      </w:r>
      <w:r w:rsidRPr="00A922BF">
        <w:rPr>
          <w:rFonts w:ascii="Courier New" w:hAnsi="Courier New" w:cs="Courier New"/>
          <w:w w:val="95"/>
          <w:sz w:val="18"/>
        </w:rPr>
        <w:t>memory</w:t>
      </w:r>
    </w:p>
    <w:p w14:paraId="408E116F" w14:textId="77777777" w:rsidR="008C539B" w:rsidRPr="00A922BF" w:rsidRDefault="00C12992">
      <w:pPr>
        <w:spacing w:before="16"/>
        <w:ind w:left="1660"/>
        <w:rPr>
          <w:rFonts w:ascii="Courier New" w:hAnsi="Courier New" w:cs="Courier New"/>
          <w:sz w:val="18"/>
        </w:rPr>
      </w:pPr>
      <w:r w:rsidRPr="00A922BF">
        <w:rPr>
          <w:rFonts w:ascii="Courier New" w:hAnsi="Courier New" w:cs="Courier New"/>
          <w:w w:val="95"/>
          <w:sz w:val="18"/>
        </w:rPr>
        <w:t>------------------------------</w:t>
      </w:r>
      <w:r w:rsidRPr="00A922BF">
        <w:rPr>
          <w:rFonts w:ascii="Courier New" w:hAnsi="Courier New" w:cs="Courier New"/>
          <w:spacing w:val="-60"/>
          <w:w w:val="95"/>
          <w:sz w:val="18"/>
        </w:rPr>
        <w:t xml:space="preserve"> </w:t>
      </w:r>
      <w:r w:rsidRPr="00A922BF">
        <w:rPr>
          <w:rFonts w:ascii="Courier New" w:hAnsi="Courier New" w:cs="Courier New"/>
          <w:w w:val="95"/>
          <w:sz w:val="18"/>
        </w:rPr>
        <w:t>---------------------------------------------</w:t>
      </w:r>
    </w:p>
    <w:p w14:paraId="253FABDD" w14:textId="77777777" w:rsidR="008C539B" w:rsidRPr="00A922BF" w:rsidRDefault="00C12992">
      <w:pPr>
        <w:spacing w:before="17" w:line="259" w:lineRule="auto"/>
        <w:ind w:left="4531" w:right="4620"/>
        <w:jc w:val="both"/>
        <w:rPr>
          <w:rFonts w:ascii="Courier New" w:hAnsi="Courier New" w:cs="Courier New"/>
          <w:sz w:val="18"/>
        </w:rPr>
      </w:pPr>
      <w:r w:rsidRPr="00A922BF">
        <w:rPr>
          <w:rFonts w:ascii="Courier New" w:hAnsi="Courier New" w:cs="Courier New"/>
          <w:w w:val="85"/>
          <w:sz w:val="18"/>
        </w:rPr>
        <w:t>18636bytes 17464bytes 19180bytes 18364bytes 39384bytes 35292bytes 17696bytes 15868bytes</w:t>
      </w:r>
    </w:p>
    <w:p w14:paraId="16B108BE" w14:textId="77777777" w:rsidR="008C539B" w:rsidRPr="00A922BF" w:rsidRDefault="00C12992">
      <w:pPr>
        <w:tabs>
          <w:tab w:val="left" w:pos="4531"/>
        </w:tabs>
        <w:spacing w:line="203" w:lineRule="exact"/>
        <w:ind w:left="1660"/>
        <w:rPr>
          <w:rFonts w:ascii="Courier New" w:hAnsi="Courier New" w:cs="Courier New"/>
          <w:sz w:val="18"/>
        </w:rPr>
      </w:pPr>
      <w:r w:rsidRPr="00A922BF">
        <w:rPr>
          <w:rFonts w:ascii="Courier New" w:hAnsi="Courier New" w:cs="Courier New"/>
          <w:w w:val="90"/>
          <w:sz w:val="18"/>
        </w:rPr>
        <w:t>USERSCOTT</w:t>
      </w:r>
      <w:r w:rsidRPr="00A922BF">
        <w:rPr>
          <w:rFonts w:ascii="Courier New" w:hAnsi="Courier New" w:cs="Courier New"/>
          <w:w w:val="90"/>
          <w:sz w:val="18"/>
        </w:rPr>
        <w:tab/>
      </w:r>
      <w:r w:rsidRPr="00A922BF">
        <w:rPr>
          <w:rFonts w:ascii="Courier New" w:hAnsi="Courier New" w:cs="Courier New"/>
          <w:w w:val="95"/>
          <w:sz w:val="18"/>
        </w:rPr>
        <w:t>42244bytes</w:t>
      </w:r>
    </w:p>
    <w:p w14:paraId="20A91121" w14:textId="77777777" w:rsidR="008C539B" w:rsidRPr="00A922BF" w:rsidRDefault="00C12992">
      <w:pPr>
        <w:tabs>
          <w:tab w:val="left" w:pos="4531"/>
        </w:tabs>
        <w:spacing w:before="16"/>
        <w:ind w:left="1660"/>
        <w:rPr>
          <w:rFonts w:ascii="Courier New" w:hAnsi="Courier New" w:cs="Courier New"/>
          <w:sz w:val="18"/>
        </w:rPr>
      </w:pPr>
      <w:r w:rsidRPr="00A922BF">
        <w:rPr>
          <w:rFonts w:ascii="Courier New" w:hAnsi="Courier New" w:cs="Courier New"/>
          <w:w w:val="95"/>
          <w:sz w:val="18"/>
        </w:rPr>
        <w:t>SYS</w:t>
      </w:r>
      <w:r w:rsidRPr="00A922BF">
        <w:rPr>
          <w:rFonts w:ascii="Courier New" w:hAnsi="Courier New" w:cs="Courier New"/>
          <w:w w:val="95"/>
          <w:sz w:val="18"/>
        </w:rPr>
        <w:tab/>
        <w:t>98196bytes</w:t>
      </w:r>
    </w:p>
    <w:p w14:paraId="1102E9FF" w14:textId="77777777" w:rsidR="008C539B" w:rsidRPr="00A922BF" w:rsidRDefault="00C12992">
      <w:pPr>
        <w:tabs>
          <w:tab w:val="left" w:pos="4531"/>
        </w:tabs>
        <w:spacing w:before="15"/>
        <w:ind w:left="1660"/>
        <w:rPr>
          <w:rFonts w:ascii="Courier New" w:hAnsi="Courier New" w:cs="Courier New"/>
          <w:sz w:val="18"/>
        </w:rPr>
      </w:pPr>
      <w:r w:rsidRPr="00A922BF">
        <w:rPr>
          <w:rFonts w:ascii="Courier New" w:hAnsi="Courier New" w:cs="Courier New"/>
          <w:w w:val="95"/>
          <w:sz w:val="18"/>
        </w:rPr>
        <w:t>SYSTEM</w:t>
      </w:r>
      <w:r w:rsidRPr="00A922BF">
        <w:rPr>
          <w:rFonts w:ascii="Courier New" w:hAnsi="Courier New" w:cs="Courier New"/>
          <w:w w:val="95"/>
          <w:sz w:val="18"/>
        </w:rPr>
        <w:tab/>
        <w:t>30648bytes</w:t>
      </w:r>
    </w:p>
    <w:p w14:paraId="37D7884B" w14:textId="77777777" w:rsidR="008C539B" w:rsidRPr="00A922BF" w:rsidRDefault="008C539B">
      <w:pPr>
        <w:rPr>
          <w:rFonts w:ascii="Courier New" w:hAnsi="Courier New" w:cs="Courier New"/>
          <w:sz w:val="18"/>
        </w:rPr>
        <w:sectPr w:rsidR="008C539B" w:rsidRPr="00A922BF">
          <w:pgSz w:w="12240" w:h="15840"/>
          <w:pgMar w:top="840" w:right="1060" w:bottom="860" w:left="1100" w:header="549" w:footer="663" w:gutter="0"/>
          <w:cols w:space="720"/>
        </w:sectPr>
      </w:pPr>
    </w:p>
    <w:p w14:paraId="629488F9" w14:textId="77777777" w:rsidR="008C539B" w:rsidRPr="00A922BF" w:rsidRDefault="008C539B">
      <w:pPr>
        <w:pStyle w:val="BodyText"/>
        <w:rPr>
          <w:rFonts w:ascii="Courier New" w:hAnsi="Courier New" w:cs="Courier New"/>
        </w:rPr>
      </w:pPr>
    </w:p>
    <w:p w14:paraId="7757AF97" w14:textId="77777777" w:rsidR="008C539B" w:rsidRPr="00A922BF" w:rsidRDefault="008C539B">
      <w:pPr>
        <w:pStyle w:val="BodyText"/>
        <w:spacing w:before="7"/>
        <w:rPr>
          <w:rFonts w:ascii="Courier New" w:hAnsi="Courier New" w:cs="Courier New"/>
          <w:sz w:val="29"/>
        </w:rPr>
      </w:pPr>
    </w:p>
    <w:p w14:paraId="79F82CB6" w14:textId="77777777" w:rsidR="008C539B" w:rsidRPr="00A922BF" w:rsidRDefault="00C12992">
      <w:pPr>
        <w:spacing w:before="95"/>
        <w:ind w:left="2260"/>
        <w:rPr>
          <w:rFonts w:ascii="Courier New" w:hAnsi="Courier New" w:cs="Courier New"/>
          <w:sz w:val="18"/>
        </w:rPr>
      </w:pPr>
      <w:r w:rsidRPr="00A922BF">
        <w:rPr>
          <w:rFonts w:ascii="Courier New" w:hAnsi="Courier New" w:cs="Courier New"/>
          <w:w w:val="95"/>
          <w:sz w:val="18"/>
        </w:rPr>
        <w:t>11 rows selected.</w:t>
      </w:r>
    </w:p>
    <w:p w14:paraId="40D841DF" w14:textId="77777777" w:rsidR="008C539B" w:rsidRPr="001058B5" w:rsidRDefault="008C539B">
      <w:pPr>
        <w:pStyle w:val="BodyText"/>
        <w:spacing w:before="4"/>
        <w:rPr>
          <w:rFonts w:ascii="Arial" w:hAnsi="Arial" w:cs="Arial"/>
          <w:sz w:val="18"/>
        </w:rPr>
      </w:pPr>
    </w:p>
    <w:p w14:paraId="4363D650" w14:textId="7A381014" w:rsidR="008C539B" w:rsidRPr="001058B5" w:rsidRDefault="00F14AD1">
      <w:pPr>
        <w:pStyle w:val="BodyText"/>
        <w:spacing w:line="242" w:lineRule="auto"/>
        <w:ind w:left="2260"/>
        <w:rPr>
          <w:rFonts w:ascii="Arial" w:hAnsi="Arial" w:cs="Arial"/>
        </w:rPr>
      </w:pPr>
      <w:r w:rsidRPr="00F14AD1">
        <w:rPr>
          <w:rFonts w:ascii="Arial" w:hAnsi="Arial" w:cs="Arial"/>
          <w:spacing w:val="-9"/>
        </w:rPr>
        <w:t>Để thấy được bộ nhớ UGA lớn nhất  được cấp phát cho mỗi phiên kể từ khi instance bắt đầu, thay thế 'sessionugamemory' trong câu truy vấn trước bằng 'sessionugamemory max'</w:t>
      </w:r>
      <w:r w:rsidR="00C12992" w:rsidRPr="001058B5">
        <w:rPr>
          <w:rFonts w:ascii="Arial" w:hAnsi="Arial" w:cs="Arial"/>
        </w:rPr>
        <w:t>.</w:t>
      </w:r>
    </w:p>
    <w:p w14:paraId="68218DC8" w14:textId="77777777" w:rsidR="008C539B" w:rsidRPr="001058B5" w:rsidRDefault="008C539B">
      <w:pPr>
        <w:spacing w:line="242" w:lineRule="auto"/>
        <w:rPr>
          <w:rFonts w:ascii="Arial" w:hAnsi="Arial" w:cs="Arial"/>
        </w:rPr>
        <w:sectPr w:rsidR="008C539B" w:rsidRPr="001058B5">
          <w:pgSz w:w="12240" w:h="15840"/>
          <w:pgMar w:top="840" w:right="1060" w:bottom="860" w:left="1100" w:header="549" w:footer="663" w:gutter="0"/>
          <w:cols w:space="720"/>
        </w:sectPr>
      </w:pPr>
    </w:p>
    <w:p w14:paraId="6A491FE0" w14:textId="77777777" w:rsidR="008C539B" w:rsidRPr="001058B5" w:rsidRDefault="008C539B">
      <w:pPr>
        <w:pStyle w:val="BodyText"/>
        <w:spacing w:before="4"/>
        <w:rPr>
          <w:rFonts w:ascii="Arial" w:hAnsi="Arial" w:cs="Arial"/>
          <w:sz w:val="17"/>
        </w:rPr>
      </w:pPr>
    </w:p>
    <w:p w14:paraId="1258B5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703CD8D9" w14:textId="77777777" w:rsidR="008C539B" w:rsidRPr="001058B5" w:rsidRDefault="008C539B">
      <w:pPr>
        <w:pStyle w:val="BodyText"/>
        <w:rPr>
          <w:rFonts w:ascii="Arial" w:hAnsi="Arial" w:cs="Arial"/>
        </w:rPr>
      </w:pPr>
    </w:p>
    <w:p w14:paraId="6957E43B" w14:textId="77777777" w:rsidR="008C539B" w:rsidRPr="001058B5" w:rsidRDefault="008C539B">
      <w:pPr>
        <w:pStyle w:val="BodyText"/>
        <w:spacing w:before="10"/>
        <w:rPr>
          <w:rFonts w:ascii="Arial" w:hAnsi="Arial" w:cs="Arial"/>
          <w:sz w:val="27"/>
        </w:rPr>
      </w:pPr>
    </w:p>
    <w:p w14:paraId="6BDB9EBF" w14:textId="77777777" w:rsidR="008C539B" w:rsidRPr="001058B5" w:rsidRDefault="008D1AB8">
      <w:pPr>
        <w:pStyle w:val="Heading1"/>
        <w:tabs>
          <w:tab w:val="left" w:pos="9473"/>
        </w:tabs>
        <w:rPr>
          <w:u w:val="none"/>
        </w:rPr>
      </w:pPr>
      <w:r>
        <w:pict w14:anchorId="758A67B4">
          <v:group id="_x0000_s1571" style="position:absolute;left:0;text-align:left;margin-left:89.75pt;margin-top:58.75pt;width:462.5pt;height:.5pt;z-index:2056;mso-wrap-distance-left:0;mso-wrap-distance-right:0;mso-position-horizontal-relative:page" coordorigin="1795,1175" coordsize="9250,10">
            <v:rect id="_x0000_s1573" style="position:absolute;left:11040;top:1175;width:5;height:10" fillcolor="black" stroked="f"/>
            <v:line id="_x0000_s1572" style="position:absolute" from="1795,1180" to="11040,1180" strokeweight=".16936mm"/>
            <w10:wrap type="topAndBottom" anchorx="page"/>
          </v:group>
        </w:pict>
      </w:r>
      <w:bookmarkStart w:id="196" w:name="_bookmark180"/>
      <w:bookmarkEnd w:id="196"/>
      <w:r w:rsidR="00C12992" w:rsidRPr="001058B5">
        <w:rPr>
          <w:u w:val="thick"/>
        </w:rPr>
        <w:t xml:space="preserve"> </w:t>
      </w:r>
      <w:r w:rsidR="00C12992" w:rsidRPr="001058B5">
        <w:rPr>
          <w:u w:val="thick"/>
        </w:rPr>
        <w:tab/>
        <w:t>3</w:t>
      </w:r>
    </w:p>
    <w:p w14:paraId="6365F421" w14:textId="77777777" w:rsidR="008C539B" w:rsidRPr="00A27FCD" w:rsidRDefault="00C12992">
      <w:pPr>
        <w:pStyle w:val="Heading2"/>
        <w:ind w:left="4603"/>
      </w:pPr>
      <w:bookmarkStart w:id="197" w:name="3_Configuring_Authentication"/>
      <w:bookmarkStart w:id="198" w:name="_bookmark181"/>
      <w:bookmarkEnd w:id="197"/>
      <w:bookmarkEnd w:id="198"/>
      <w:r w:rsidRPr="00A27FCD">
        <w:rPr>
          <w:spacing w:val="-5"/>
          <w:w w:val="95"/>
        </w:rPr>
        <w:t xml:space="preserve">Configuring </w:t>
      </w:r>
      <w:r w:rsidRPr="00A27FCD">
        <w:rPr>
          <w:spacing w:val="-6"/>
          <w:w w:val="95"/>
        </w:rPr>
        <w:t>Authentication</w:t>
      </w:r>
    </w:p>
    <w:p w14:paraId="595381CF" w14:textId="77777777" w:rsidR="008C539B" w:rsidRPr="00A27FCD" w:rsidRDefault="008C539B">
      <w:pPr>
        <w:pStyle w:val="BodyText"/>
        <w:spacing w:before="5"/>
        <w:rPr>
          <w:rFonts w:ascii="Arial" w:hAnsi="Arial" w:cs="Arial"/>
          <w:b/>
          <w:sz w:val="67"/>
        </w:rPr>
      </w:pPr>
    </w:p>
    <w:p w14:paraId="73A7CAA5" w14:textId="36425FE2" w:rsidR="008C539B" w:rsidRPr="00A27FCD" w:rsidRDefault="001538EF">
      <w:pPr>
        <w:pStyle w:val="BodyText"/>
        <w:ind w:left="2260"/>
        <w:rPr>
          <w:rFonts w:ascii="Arial" w:hAnsi="Arial" w:cs="Arial"/>
        </w:rPr>
      </w:pPr>
      <w:r w:rsidRPr="00A27FCD">
        <w:rPr>
          <w:rFonts w:ascii="Arial" w:hAnsi="Arial" w:cs="Arial"/>
        </w:rPr>
        <w:t>Nội dung chương 3</w:t>
      </w:r>
      <w:r w:rsidR="00C12992" w:rsidRPr="00A27FCD">
        <w:rPr>
          <w:rFonts w:ascii="Arial" w:hAnsi="Arial" w:cs="Arial"/>
        </w:rPr>
        <w:t>:</w:t>
      </w:r>
    </w:p>
    <w:p w14:paraId="07162417" w14:textId="77777777" w:rsidR="008C539B" w:rsidRPr="00A27FCD" w:rsidRDefault="008D1AB8" w:rsidP="006F7931">
      <w:pPr>
        <w:pStyle w:val="ListParagraph"/>
        <w:numPr>
          <w:ilvl w:val="1"/>
          <w:numId w:val="138"/>
        </w:numPr>
        <w:tabs>
          <w:tab w:val="left" w:pos="2620"/>
        </w:tabs>
        <w:rPr>
          <w:rFonts w:ascii="Arial" w:hAnsi="Arial" w:cs="Arial"/>
          <w:sz w:val="20"/>
        </w:rPr>
      </w:pPr>
      <w:hyperlink w:anchor="_bookmark182" w:history="1">
        <w:r w:rsidR="00C12992" w:rsidRPr="00A27FCD">
          <w:rPr>
            <w:rFonts w:ascii="Arial" w:hAnsi="Arial" w:cs="Arial"/>
            <w:color w:val="0000CC"/>
            <w:sz w:val="20"/>
          </w:rPr>
          <w:t>About</w:t>
        </w:r>
        <w:r w:rsidR="00C12992" w:rsidRPr="00A27FCD">
          <w:rPr>
            <w:rFonts w:ascii="Arial" w:hAnsi="Arial" w:cs="Arial"/>
            <w:color w:val="0000CC"/>
            <w:spacing w:val="-1"/>
            <w:sz w:val="20"/>
          </w:rPr>
          <w:t xml:space="preserve"> </w:t>
        </w:r>
        <w:r w:rsidR="00C12992" w:rsidRPr="00A27FCD">
          <w:rPr>
            <w:rFonts w:ascii="Arial" w:hAnsi="Arial" w:cs="Arial"/>
            <w:color w:val="0000CC"/>
            <w:sz w:val="20"/>
          </w:rPr>
          <w:t>Authentication</w:t>
        </w:r>
      </w:hyperlink>
    </w:p>
    <w:p w14:paraId="77733B7A" w14:textId="77777777" w:rsidR="008C539B" w:rsidRPr="00A27FCD" w:rsidRDefault="008D1AB8" w:rsidP="006F7931">
      <w:pPr>
        <w:pStyle w:val="ListParagraph"/>
        <w:numPr>
          <w:ilvl w:val="1"/>
          <w:numId w:val="138"/>
        </w:numPr>
        <w:tabs>
          <w:tab w:val="left" w:pos="2620"/>
        </w:tabs>
        <w:spacing w:before="112"/>
        <w:rPr>
          <w:rFonts w:ascii="Arial" w:hAnsi="Arial" w:cs="Arial"/>
          <w:sz w:val="20"/>
        </w:rPr>
      </w:pPr>
      <w:hyperlink w:anchor="_bookmark184" w:history="1">
        <w:r w:rsidR="00C12992" w:rsidRPr="00A27FCD">
          <w:rPr>
            <w:rFonts w:ascii="Arial" w:hAnsi="Arial" w:cs="Arial"/>
            <w:color w:val="0000CC"/>
            <w:sz w:val="20"/>
          </w:rPr>
          <w:t>Configuring Password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Protection</w:t>
        </w:r>
      </w:hyperlink>
    </w:p>
    <w:p w14:paraId="1ABDAF35" w14:textId="77777777" w:rsidR="008C539B" w:rsidRPr="00A27FCD" w:rsidRDefault="008D1AB8" w:rsidP="006F7931">
      <w:pPr>
        <w:pStyle w:val="ListParagraph"/>
        <w:numPr>
          <w:ilvl w:val="1"/>
          <w:numId w:val="138"/>
        </w:numPr>
        <w:tabs>
          <w:tab w:val="left" w:pos="2620"/>
        </w:tabs>
        <w:rPr>
          <w:rFonts w:ascii="Arial" w:hAnsi="Arial" w:cs="Arial"/>
          <w:sz w:val="20"/>
        </w:rPr>
      </w:pPr>
      <w:hyperlink w:anchor="_bookmark316" w:history="1">
        <w:r w:rsidR="00C12992" w:rsidRPr="00A27FCD">
          <w:rPr>
            <w:rFonts w:ascii="Arial" w:hAnsi="Arial" w:cs="Arial"/>
            <w:color w:val="0000CC"/>
            <w:sz w:val="20"/>
          </w:rPr>
          <w:t>Authenticating Database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Administrators</w:t>
        </w:r>
      </w:hyperlink>
    </w:p>
    <w:p w14:paraId="79F74FB4" w14:textId="77777777" w:rsidR="008C539B" w:rsidRPr="00A27FCD" w:rsidRDefault="008D1AB8" w:rsidP="006F7931">
      <w:pPr>
        <w:pStyle w:val="ListParagraph"/>
        <w:numPr>
          <w:ilvl w:val="1"/>
          <w:numId w:val="138"/>
        </w:numPr>
        <w:tabs>
          <w:tab w:val="left" w:pos="2620"/>
        </w:tabs>
        <w:spacing w:before="112"/>
        <w:rPr>
          <w:rFonts w:ascii="Arial" w:hAnsi="Arial" w:cs="Arial"/>
          <w:sz w:val="20"/>
        </w:rPr>
      </w:pPr>
      <w:hyperlink w:anchor="_bookmark339" w:history="1">
        <w:r w:rsidR="00C12992" w:rsidRPr="00A27FCD">
          <w:rPr>
            <w:rFonts w:ascii="Arial" w:hAnsi="Arial" w:cs="Arial"/>
            <w:color w:val="0000CC"/>
            <w:sz w:val="20"/>
          </w:rPr>
          <w:t>Using the Database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1FB9A939" w14:textId="77777777" w:rsidR="008C539B" w:rsidRPr="00A27FCD" w:rsidRDefault="008D1AB8" w:rsidP="006F7931">
      <w:pPr>
        <w:pStyle w:val="ListParagraph"/>
        <w:numPr>
          <w:ilvl w:val="1"/>
          <w:numId w:val="138"/>
        </w:numPr>
        <w:tabs>
          <w:tab w:val="left" w:pos="2620"/>
        </w:tabs>
        <w:rPr>
          <w:rFonts w:ascii="Arial" w:hAnsi="Arial" w:cs="Arial"/>
          <w:sz w:val="20"/>
        </w:rPr>
      </w:pPr>
      <w:hyperlink w:anchor="_bookmark349" w:history="1">
        <w:r w:rsidR="00C12992" w:rsidRPr="00A27FCD">
          <w:rPr>
            <w:rFonts w:ascii="Arial" w:hAnsi="Arial" w:cs="Arial"/>
            <w:color w:val="0000CC"/>
            <w:sz w:val="20"/>
          </w:rPr>
          <w:t>Using the Operating System to Authenticate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Users</w:t>
        </w:r>
      </w:hyperlink>
    </w:p>
    <w:p w14:paraId="309DBADD" w14:textId="77777777" w:rsidR="008C539B" w:rsidRPr="00A27FCD" w:rsidRDefault="008D1AB8" w:rsidP="006F7931">
      <w:pPr>
        <w:pStyle w:val="ListParagraph"/>
        <w:numPr>
          <w:ilvl w:val="1"/>
          <w:numId w:val="138"/>
        </w:numPr>
        <w:tabs>
          <w:tab w:val="left" w:pos="2620"/>
        </w:tabs>
        <w:spacing w:before="112"/>
        <w:rPr>
          <w:rFonts w:ascii="Arial" w:hAnsi="Arial" w:cs="Arial"/>
          <w:sz w:val="20"/>
        </w:rPr>
      </w:pPr>
      <w:hyperlink w:anchor="_bookmark356" w:history="1">
        <w:r w:rsidR="00C12992" w:rsidRPr="00A27FCD">
          <w:rPr>
            <w:rFonts w:ascii="Arial" w:hAnsi="Arial" w:cs="Arial"/>
            <w:color w:val="0000CC"/>
            <w:sz w:val="20"/>
          </w:rPr>
          <w:t>Using the Network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2E166AE1" w14:textId="77777777" w:rsidR="008C539B" w:rsidRPr="00A27FCD" w:rsidRDefault="008D1AB8" w:rsidP="006F7931">
      <w:pPr>
        <w:pStyle w:val="ListParagraph"/>
        <w:numPr>
          <w:ilvl w:val="1"/>
          <w:numId w:val="138"/>
        </w:numPr>
        <w:tabs>
          <w:tab w:val="left" w:pos="2620"/>
        </w:tabs>
        <w:rPr>
          <w:rFonts w:ascii="Arial" w:hAnsi="Arial" w:cs="Arial"/>
          <w:sz w:val="20"/>
        </w:rPr>
      </w:pPr>
      <w:hyperlink w:anchor="_bookmark374" w:history="1">
        <w:r w:rsidR="00C12992" w:rsidRPr="00A27FCD">
          <w:rPr>
            <w:rFonts w:ascii="Arial" w:hAnsi="Arial" w:cs="Arial"/>
            <w:color w:val="0000CC"/>
            <w:sz w:val="20"/>
          </w:rPr>
          <w:t>Configuring Global User Authentication and</w:t>
        </w:r>
        <w:r w:rsidR="00C12992" w:rsidRPr="00A27FCD">
          <w:rPr>
            <w:rFonts w:ascii="Arial" w:hAnsi="Arial" w:cs="Arial"/>
            <w:color w:val="0000CC"/>
            <w:spacing w:val="-6"/>
            <w:sz w:val="20"/>
          </w:rPr>
          <w:t xml:space="preserve"> </w:t>
        </w:r>
        <w:r w:rsidR="00C12992" w:rsidRPr="00A27FCD">
          <w:rPr>
            <w:rFonts w:ascii="Arial" w:hAnsi="Arial" w:cs="Arial"/>
            <w:color w:val="0000CC"/>
            <w:sz w:val="20"/>
          </w:rPr>
          <w:t>Authorization</w:t>
        </w:r>
      </w:hyperlink>
    </w:p>
    <w:p w14:paraId="2D0F153A" w14:textId="77777777" w:rsidR="008C539B" w:rsidRPr="00A27FCD" w:rsidRDefault="008D1AB8" w:rsidP="006F7931">
      <w:pPr>
        <w:pStyle w:val="ListParagraph"/>
        <w:numPr>
          <w:ilvl w:val="1"/>
          <w:numId w:val="138"/>
        </w:numPr>
        <w:tabs>
          <w:tab w:val="left" w:pos="2620"/>
        </w:tabs>
        <w:rPr>
          <w:rFonts w:ascii="Arial" w:hAnsi="Arial" w:cs="Arial"/>
          <w:sz w:val="20"/>
        </w:rPr>
      </w:pPr>
      <w:hyperlink w:anchor="_bookmark393" w:history="1">
        <w:r w:rsidR="00C12992" w:rsidRPr="00A27FCD">
          <w:rPr>
            <w:rFonts w:ascii="Arial" w:hAnsi="Arial" w:cs="Arial"/>
            <w:color w:val="0000CC"/>
            <w:sz w:val="20"/>
          </w:rPr>
          <w:t>Configuring an External Service to Authenticate Users and</w:t>
        </w:r>
        <w:r w:rsidR="00C12992" w:rsidRPr="00A27FCD">
          <w:rPr>
            <w:rFonts w:ascii="Arial" w:hAnsi="Arial" w:cs="Arial"/>
            <w:color w:val="0000CC"/>
            <w:spacing w:val="-14"/>
            <w:sz w:val="20"/>
          </w:rPr>
          <w:t xml:space="preserve"> </w:t>
        </w:r>
        <w:r w:rsidR="00C12992" w:rsidRPr="00A27FCD">
          <w:rPr>
            <w:rFonts w:ascii="Arial" w:hAnsi="Arial" w:cs="Arial"/>
            <w:color w:val="0000CC"/>
            <w:sz w:val="20"/>
          </w:rPr>
          <w:t>Passwords</w:t>
        </w:r>
      </w:hyperlink>
    </w:p>
    <w:p w14:paraId="36AE2398" w14:textId="77777777" w:rsidR="008C539B" w:rsidRPr="00A27FCD" w:rsidRDefault="008D1AB8" w:rsidP="006F7931">
      <w:pPr>
        <w:pStyle w:val="ListParagraph"/>
        <w:numPr>
          <w:ilvl w:val="1"/>
          <w:numId w:val="138"/>
        </w:numPr>
        <w:tabs>
          <w:tab w:val="left" w:pos="2620"/>
        </w:tabs>
        <w:spacing w:before="112"/>
        <w:rPr>
          <w:rFonts w:ascii="Arial" w:hAnsi="Arial" w:cs="Arial"/>
          <w:sz w:val="20"/>
        </w:rPr>
      </w:pPr>
      <w:hyperlink w:anchor="_bookmark407" w:history="1">
        <w:r w:rsidR="00C12992" w:rsidRPr="00A27FCD">
          <w:rPr>
            <w:rFonts w:ascii="Arial" w:hAnsi="Arial" w:cs="Arial"/>
            <w:color w:val="0000CC"/>
            <w:sz w:val="20"/>
          </w:rPr>
          <w:t>Using Multitier Authentication and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Authorization</w:t>
        </w:r>
      </w:hyperlink>
    </w:p>
    <w:p w14:paraId="519849AC" w14:textId="77777777" w:rsidR="008C539B" w:rsidRPr="00A27FCD" w:rsidRDefault="008D1AB8" w:rsidP="006F7931">
      <w:pPr>
        <w:pStyle w:val="ListParagraph"/>
        <w:numPr>
          <w:ilvl w:val="1"/>
          <w:numId w:val="138"/>
        </w:numPr>
        <w:tabs>
          <w:tab w:val="left" w:pos="2620"/>
        </w:tabs>
        <w:rPr>
          <w:rFonts w:ascii="Arial" w:hAnsi="Arial" w:cs="Arial"/>
          <w:sz w:val="20"/>
        </w:rPr>
      </w:pPr>
      <w:hyperlink w:anchor="_bookmark413" w:history="1">
        <w:r w:rsidR="00C12992" w:rsidRPr="00A27FCD">
          <w:rPr>
            <w:rFonts w:ascii="Arial" w:hAnsi="Arial" w:cs="Arial"/>
            <w:color w:val="0000CC"/>
            <w:sz w:val="20"/>
          </w:rPr>
          <w:t>Preserving User Identity in Multitiered</w:t>
        </w:r>
        <w:r w:rsidR="00C12992" w:rsidRPr="00A27FCD">
          <w:rPr>
            <w:rFonts w:ascii="Arial" w:hAnsi="Arial" w:cs="Arial"/>
            <w:color w:val="0000CC"/>
            <w:spacing w:val="-4"/>
            <w:sz w:val="20"/>
          </w:rPr>
          <w:t xml:space="preserve"> </w:t>
        </w:r>
        <w:r w:rsidR="00C12992" w:rsidRPr="00A27FCD">
          <w:rPr>
            <w:rFonts w:ascii="Arial" w:hAnsi="Arial" w:cs="Arial"/>
            <w:color w:val="0000CC"/>
            <w:sz w:val="20"/>
          </w:rPr>
          <w:t>Environments</w:t>
        </w:r>
      </w:hyperlink>
    </w:p>
    <w:p w14:paraId="5A4F21F3" w14:textId="77777777" w:rsidR="008C539B" w:rsidRPr="00A27FCD" w:rsidRDefault="008D1AB8" w:rsidP="006F7931">
      <w:pPr>
        <w:pStyle w:val="ListParagraph"/>
        <w:numPr>
          <w:ilvl w:val="1"/>
          <w:numId w:val="138"/>
        </w:numPr>
        <w:tabs>
          <w:tab w:val="left" w:pos="2620"/>
        </w:tabs>
        <w:spacing w:before="112"/>
        <w:rPr>
          <w:rFonts w:ascii="Arial" w:hAnsi="Arial" w:cs="Arial"/>
          <w:sz w:val="20"/>
        </w:rPr>
      </w:pPr>
      <w:hyperlink w:anchor="_bookmark488" w:history="1">
        <w:r w:rsidR="00C12992" w:rsidRPr="00A27FCD">
          <w:rPr>
            <w:rFonts w:ascii="Arial" w:hAnsi="Arial" w:cs="Arial"/>
            <w:color w:val="0000CC"/>
            <w:sz w:val="20"/>
          </w:rPr>
          <w:t>Finding Information About User</w:t>
        </w:r>
        <w:r w:rsidR="00C12992" w:rsidRPr="00A27FCD">
          <w:rPr>
            <w:rFonts w:ascii="Arial" w:hAnsi="Arial" w:cs="Arial"/>
            <w:color w:val="0000CC"/>
            <w:spacing w:val="-4"/>
            <w:sz w:val="20"/>
          </w:rPr>
          <w:t xml:space="preserve"> </w:t>
        </w:r>
        <w:r w:rsidR="00C12992" w:rsidRPr="00A27FCD">
          <w:rPr>
            <w:rFonts w:ascii="Arial" w:hAnsi="Arial" w:cs="Arial"/>
            <w:color w:val="0000CC"/>
            <w:sz w:val="20"/>
          </w:rPr>
          <w:t>Authentication</w:t>
        </w:r>
      </w:hyperlink>
    </w:p>
    <w:p w14:paraId="28D658A5" w14:textId="77777777" w:rsidR="008C539B" w:rsidRPr="00A27FCD" w:rsidRDefault="008C539B">
      <w:pPr>
        <w:pStyle w:val="BodyText"/>
        <w:spacing w:before="7"/>
        <w:rPr>
          <w:rFonts w:ascii="Arial" w:hAnsi="Arial" w:cs="Arial"/>
          <w:sz w:val="27"/>
        </w:rPr>
      </w:pPr>
    </w:p>
    <w:p w14:paraId="421384F6" w14:textId="0AD79103" w:rsidR="008C539B" w:rsidRPr="00A27FCD" w:rsidRDefault="00C12992">
      <w:pPr>
        <w:pStyle w:val="Heading3"/>
      </w:pPr>
      <w:bookmarkStart w:id="199" w:name="About_Authentication"/>
      <w:bookmarkStart w:id="200" w:name="_bookmark182"/>
      <w:bookmarkEnd w:id="199"/>
      <w:bookmarkEnd w:id="200"/>
      <w:r w:rsidRPr="00A27FCD">
        <w:t>About Auth</w:t>
      </w:r>
      <w:bookmarkStart w:id="201" w:name="_bookmark183"/>
      <w:bookmarkEnd w:id="201"/>
      <w:r w:rsidRPr="00A27FCD">
        <w:t>entication</w:t>
      </w:r>
      <w:r w:rsidR="001538EF" w:rsidRPr="00A27FCD">
        <w:t xml:space="preserve"> (xác thực)</w:t>
      </w:r>
    </w:p>
    <w:p w14:paraId="01E0B51A" w14:textId="3CB40C59" w:rsidR="008C539B" w:rsidRPr="00A27FCD" w:rsidRDefault="00650C79">
      <w:pPr>
        <w:pStyle w:val="BodyText"/>
        <w:spacing w:before="87" w:line="232" w:lineRule="auto"/>
        <w:ind w:left="2260" w:right="183"/>
        <w:rPr>
          <w:rFonts w:ascii="Arial" w:hAnsi="Arial" w:cs="Arial"/>
        </w:rPr>
      </w:pPr>
      <w:r w:rsidRPr="00A27FCD">
        <w:rPr>
          <w:rFonts w:ascii="Arial" w:hAnsi="Arial" w:cs="Arial"/>
        </w:rPr>
        <w:t>Xác thực nghĩa là xác minh danh tính của một người nào đó (một người dùng, thiết bị, hoặc thực thể khác) người mà muốn sử dụng dữ liệu, các tài  nguyên, hoặc các ứng dụng.Việc xác thực danh tính thiết lập một mối quan hệ tính tưởng cho các tương tác trong tương lai. Xác thực cũng cho phép theo dõi bằng cách. Xác thực cũng cho phép giải trình trách nhiệm bằng cách làm cho nó có thể liên kết truy cập và hành động với các danh tính cụ thể. Sau khi xác thực, Các quy trình phân quyền có thể cho phép hoặc giới hạn các cấp độ của truy cập và hành động được phép với thực thể đó</w:t>
      </w:r>
      <w:r w:rsidR="00C12992" w:rsidRPr="00A27FCD">
        <w:rPr>
          <w:rFonts w:ascii="Arial" w:hAnsi="Arial" w:cs="Arial"/>
          <w:spacing w:val="-4"/>
        </w:rPr>
        <w:t>.</w:t>
      </w:r>
    </w:p>
    <w:p w14:paraId="249050DB" w14:textId="24926295" w:rsidR="008C539B" w:rsidRPr="00A27FCD" w:rsidRDefault="001538EF">
      <w:pPr>
        <w:pStyle w:val="BodyText"/>
        <w:spacing w:before="114" w:line="232" w:lineRule="auto"/>
        <w:ind w:left="2260" w:right="121"/>
        <w:rPr>
          <w:rFonts w:ascii="Arial" w:hAnsi="Arial" w:cs="Arial"/>
        </w:rPr>
      </w:pPr>
      <w:r w:rsidRPr="00A27FCD">
        <w:rPr>
          <w:rFonts w:ascii="Arial" w:hAnsi="Arial" w:cs="Arial"/>
        </w:rPr>
        <w:t>Bạn có thể xác thực cả người dùng cơ sở dữ liệu và người không dùng cơ sở dữ liệu Oracle. Để đơn giản, phương thức xác thực thường được sử dụng cho tất cả người dùng cơ sở dữ liệu, nhưng Oracle Database cho phép một cá thể có thể sử dụng bất kỳ các phương thức. Cơ sở dữ liệu Oracle yêu cầu các thủ tục xác thực đặc biệt cho các nhà quản trị cơ sở dữ liệu, vì họ thực hiện các hành động đặt biệt trong cơ sở dữ liệu. Oracle cũng mã hóa mật khẩu trong quá trình truyền để đảm bảo tính bảo mật của xác thực mạng.</w:t>
      </w:r>
    </w:p>
    <w:p w14:paraId="4F7AB40E" w14:textId="0E9F519B" w:rsidR="008C539B" w:rsidRPr="00A27FCD" w:rsidRDefault="001538EF">
      <w:pPr>
        <w:pStyle w:val="BodyText"/>
        <w:spacing w:before="113" w:line="232" w:lineRule="auto"/>
        <w:ind w:left="2260"/>
        <w:rPr>
          <w:rFonts w:ascii="Arial" w:hAnsi="Arial" w:cs="Arial"/>
        </w:rPr>
      </w:pPr>
      <w:r w:rsidRPr="00A27FCD">
        <w:rPr>
          <w:rFonts w:ascii="Arial" w:hAnsi="Arial" w:cs="Arial"/>
        </w:rPr>
        <w:t>Sau khi xác thực, quy trình ủy quyền có thể cho phép giới hạn mức truy cập và cấp phát các các quyền truy cập đối với một thực thể nào đó. Ủy quyền được mô tả trong</w:t>
      </w:r>
      <w:r w:rsidR="00C12992" w:rsidRPr="00A27FCD">
        <w:rPr>
          <w:rFonts w:ascii="Arial" w:hAnsi="Arial" w:cs="Arial"/>
        </w:rPr>
        <w:t xml:space="preserve"> </w:t>
      </w:r>
      <w:hyperlink w:anchor="_bookmark493" w:history="1">
        <w:r w:rsidR="00C12992" w:rsidRPr="00A27FCD">
          <w:rPr>
            <w:rFonts w:ascii="Arial" w:hAnsi="Arial" w:cs="Arial"/>
            <w:color w:val="0000CC"/>
          </w:rPr>
          <w:t>Chapter 4, "Configuring</w:t>
        </w:r>
      </w:hyperlink>
      <w:r w:rsidR="00C12992" w:rsidRPr="00A27FCD">
        <w:rPr>
          <w:rFonts w:ascii="Arial" w:hAnsi="Arial" w:cs="Arial"/>
          <w:color w:val="0000CC"/>
        </w:rPr>
        <w:t xml:space="preserve"> </w:t>
      </w:r>
      <w:hyperlink w:anchor="_bookmark493" w:history="1">
        <w:r w:rsidR="00C12992" w:rsidRPr="00A27FCD">
          <w:rPr>
            <w:rFonts w:ascii="Arial" w:hAnsi="Arial" w:cs="Arial"/>
            <w:color w:val="0000CC"/>
          </w:rPr>
          <w:t>Privilege and Role Authorization"</w:t>
        </w:r>
      </w:hyperlink>
      <w:r w:rsidR="00C12992" w:rsidRPr="00A27FCD">
        <w:rPr>
          <w:rFonts w:ascii="Arial" w:hAnsi="Arial" w:cs="Arial"/>
        </w:rPr>
        <w:t>.</w:t>
      </w:r>
    </w:p>
    <w:p w14:paraId="315A6D68" w14:textId="77777777" w:rsidR="008C539B" w:rsidRPr="00A27FCD" w:rsidRDefault="008C539B">
      <w:pPr>
        <w:pStyle w:val="BodyText"/>
        <w:spacing w:before="7"/>
        <w:rPr>
          <w:rFonts w:ascii="Arial" w:hAnsi="Arial" w:cs="Arial"/>
          <w:sz w:val="27"/>
        </w:rPr>
      </w:pPr>
    </w:p>
    <w:p w14:paraId="7523ECF8" w14:textId="1FA8C2CA" w:rsidR="008C539B" w:rsidRPr="00A27FCD" w:rsidRDefault="00C12992">
      <w:pPr>
        <w:pStyle w:val="Heading3"/>
      </w:pPr>
      <w:bookmarkStart w:id="202" w:name="Configuring_Password_Protection"/>
      <w:bookmarkStart w:id="203" w:name="_bookmark184"/>
      <w:bookmarkStart w:id="204" w:name="_bookmark185"/>
      <w:bookmarkEnd w:id="202"/>
      <w:bookmarkEnd w:id="203"/>
      <w:bookmarkEnd w:id="204"/>
      <w:r w:rsidRPr="00A27FCD">
        <w:t>Configuring Password Protection</w:t>
      </w:r>
      <w:r w:rsidR="001538EF" w:rsidRPr="00A27FCD">
        <w:t xml:space="preserve"> (cấu hình bảo vệ mật khẩu)</w:t>
      </w:r>
    </w:p>
    <w:p w14:paraId="7E46DD27" w14:textId="108717B8" w:rsidR="008C539B" w:rsidRPr="00A27FCD" w:rsidRDefault="001538EF">
      <w:pPr>
        <w:pStyle w:val="BodyText"/>
        <w:spacing w:before="80"/>
        <w:ind w:left="2260"/>
        <w:rPr>
          <w:rFonts w:ascii="Arial" w:hAnsi="Arial" w:cs="Arial"/>
        </w:rPr>
      </w:pPr>
      <w:r w:rsidRPr="00A27FCD">
        <w:rPr>
          <w:rFonts w:ascii="Arial" w:hAnsi="Arial" w:cs="Arial"/>
        </w:rPr>
        <w:t>Nội dung</w:t>
      </w:r>
      <w:r w:rsidR="00C12992" w:rsidRPr="00A27FCD">
        <w:rPr>
          <w:rFonts w:ascii="Arial" w:hAnsi="Arial" w:cs="Arial"/>
        </w:rPr>
        <w:t>:</w:t>
      </w:r>
    </w:p>
    <w:p w14:paraId="7F9F1321" w14:textId="77777777" w:rsidR="008C539B" w:rsidRPr="00A27FCD" w:rsidRDefault="008C539B">
      <w:pPr>
        <w:rPr>
          <w:rFonts w:ascii="Arial" w:hAnsi="Arial" w:cs="Arial"/>
        </w:rPr>
        <w:sectPr w:rsidR="008C539B" w:rsidRPr="00A27FCD">
          <w:headerReference w:type="default" r:id="rId59"/>
          <w:footerReference w:type="even" r:id="rId60"/>
          <w:footerReference w:type="default" r:id="rId61"/>
          <w:pgSz w:w="12240" w:h="15840"/>
          <w:pgMar w:top="1500" w:right="1060" w:bottom="860" w:left="1100" w:header="0" w:footer="663" w:gutter="0"/>
          <w:pgNumType w:start="1"/>
          <w:cols w:space="720"/>
        </w:sectPr>
      </w:pPr>
    </w:p>
    <w:p w14:paraId="14ADE3D5" w14:textId="77777777" w:rsidR="008C539B" w:rsidRPr="00A27FCD" w:rsidRDefault="008C539B">
      <w:pPr>
        <w:pStyle w:val="BodyText"/>
        <w:spacing w:before="5"/>
        <w:rPr>
          <w:rFonts w:ascii="Arial" w:hAnsi="Arial" w:cs="Arial"/>
          <w:sz w:val="25"/>
        </w:rPr>
      </w:pPr>
    </w:p>
    <w:p w14:paraId="6E0A2C2E" w14:textId="79914252" w:rsidR="008C539B" w:rsidRPr="00A27FCD" w:rsidRDefault="00C12992">
      <w:pPr>
        <w:pStyle w:val="BodyText"/>
        <w:spacing w:before="93"/>
        <w:ind w:left="1660"/>
        <w:rPr>
          <w:rFonts w:ascii="Arial" w:hAnsi="Arial" w:cs="Arial"/>
        </w:rPr>
      </w:pPr>
      <w:r w:rsidRPr="00A27FCD">
        <w:rPr>
          <w:rFonts w:ascii="Arial" w:hAnsi="Arial" w:cs="Arial"/>
          <w:sz w:val="10"/>
        </w:rPr>
        <w:t xml:space="preserve">■ </w:t>
      </w:r>
      <w:hyperlink w:anchor="_bookmark186" w:history="1">
        <w:r w:rsidR="001538EF" w:rsidRPr="00A27FCD">
          <w:rPr>
            <w:rFonts w:ascii="Arial" w:hAnsi="Arial" w:cs="Arial"/>
            <w:color w:val="0000CC"/>
          </w:rPr>
          <w:t>Những gì Oracle Database xây dựng trong quá trình bảo vệ Password</w:t>
        </w:r>
        <w:r w:rsidRPr="00A27FCD">
          <w:rPr>
            <w:rFonts w:ascii="Arial" w:hAnsi="Arial" w:cs="Arial"/>
            <w:color w:val="0000CC"/>
          </w:rPr>
          <w:t>?</w:t>
        </w:r>
      </w:hyperlink>
    </w:p>
    <w:p w14:paraId="174DDDB2" w14:textId="53C37DB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196" w:history="1">
        <w:r w:rsidR="001538EF" w:rsidRPr="00A27FCD">
          <w:rPr>
            <w:rFonts w:ascii="Arial" w:hAnsi="Arial" w:cs="Arial"/>
            <w:color w:val="0000CC"/>
          </w:rPr>
          <w:t>Yêu</w:t>
        </w:r>
      </w:hyperlink>
      <w:r w:rsidR="001538EF" w:rsidRPr="00A27FCD">
        <w:rPr>
          <w:rFonts w:ascii="Arial" w:hAnsi="Arial" w:cs="Arial"/>
          <w:color w:val="0000CC"/>
        </w:rPr>
        <w:t xml:space="preserve"> cầu tối thiểu cho mật khẩu</w:t>
      </w:r>
    </w:p>
    <w:p w14:paraId="213EA83E" w14:textId="5D98E33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200" w:history="1">
        <w:r w:rsidR="001538EF" w:rsidRPr="00A27FCD">
          <w:rPr>
            <w:rFonts w:ascii="Arial" w:hAnsi="Arial" w:cs="Arial"/>
            <w:color w:val="0000CC"/>
          </w:rPr>
          <w:t>Sử</w:t>
        </w:r>
      </w:hyperlink>
      <w:r w:rsidR="001538EF" w:rsidRPr="00A27FCD">
        <w:rPr>
          <w:rFonts w:ascii="Arial" w:hAnsi="Arial" w:cs="Arial"/>
          <w:color w:val="0000CC"/>
        </w:rPr>
        <w:t xml:space="preserve"> dụng chính sách quản lý mật khẩu</w:t>
      </w:r>
    </w:p>
    <w:p w14:paraId="7BC91D4C" w14:textId="0419B49D"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hyperlink w:anchor="_bookmark289" w:history="1">
        <w:r w:rsidR="001538EF" w:rsidRPr="00A27FCD">
          <w:rPr>
            <w:rFonts w:ascii="Arial" w:hAnsi="Arial" w:cs="Arial"/>
            <w:color w:val="0000CC"/>
          </w:rPr>
          <w:t>Đảm bảo chống lại các mối đe dọa bằng cách sử dụng thuật toán bâm</w:t>
        </w:r>
        <w:r w:rsidRPr="00A27FCD">
          <w:rPr>
            <w:rFonts w:ascii="Arial" w:hAnsi="Arial" w:cs="Arial"/>
            <w:color w:val="0000CC"/>
          </w:rPr>
          <w:t xml:space="preserve"> SHA-1 </w:t>
        </w:r>
      </w:hyperlink>
      <w:r w:rsidR="001538EF" w:rsidRPr="00A27FCD">
        <w:rPr>
          <w:rFonts w:ascii="Arial" w:hAnsi="Arial" w:cs="Arial"/>
        </w:rPr>
        <w:t xml:space="preserve"> </w:t>
      </w:r>
    </w:p>
    <w:p w14:paraId="6D75F773" w14:textId="18135E40"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297" w:history="1">
        <w:r w:rsidR="001538EF" w:rsidRPr="00A27FCD">
          <w:rPr>
            <w:rFonts w:ascii="Arial" w:hAnsi="Arial" w:cs="Arial"/>
            <w:color w:val="0000CC"/>
          </w:rPr>
          <w:t>Quản lý</w:t>
        </w:r>
        <w:r w:rsidRPr="00A27FCD">
          <w:rPr>
            <w:rFonts w:ascii="Arial" w:hAnsi="Arial" w:cs="Arial"/>
            <w:color w:val="0000CC"/>
          </w:rPr>
          <w:t xml:space="preserve"> </w:t>
        </w:r>
        <w:r w:rsidR="00E048B3" w:rsidRPr="00A27FCD">
          <w:rPr>
            <w:rFonts w:ascii="Arial" w:hAnsi="Arial" w:cs="Arial"/>
            <w:color w:val="0000CC"/>
          </w:rPr>
          <w:t xml:space="preserve">cá phương thức để xác nhận mật khẩu </w:t>
        </w:r>
        <w:r w:rsidR="001538EF" w:rsidRPr="00A27FCD">
          <w:rPr>
            <w:rFonts w:ascii="Arial" w:hAnsi="Arial" w:cs="Arial"/>
            <w:color w:val="0000CC"/>
          </w:rPr>
          <w:t>cho</w:t>
        </w:r>
        <w:r w:rsidR="00E048B3" w:rsidRPr="00A27FCD">
          <w:rPr>
            <w:rFonts w:ascii="Arial" w:hAnsi="Arial" w:cs="Arial"/>
            <w:color w:val="0000CC"/>
          </w:rPr>
          <w:t xml:space="preserve"> việc tạo</w:t>
        </w:r>
        <w:r w:rsidRPr="00A27FCD">
          <w:rPr>
            <w:rFonts w:ascii="Arial" w:hAnsi="Arial" w:cs="Arial"/>
            <w:color w:val="0000CC"/>
          </w:rPr>
          <w:t xml:space="preserve"> Password </w:t>
        </w:r>
      </w:hyperlink>
    </w:p>
    <w:p w14:paraId="61A2E6F1" w14:textId="325CED0F" w:rsidR="008C539B" w:rsidRPr="00A27FCD" w:rsidRDefault="00E048B3">
      <w:pPr>
        <w:pStyle w:val="BodyText"/>
        <w:spacing w:before="118" w:line="232" w:lineRule="auto"/>
        <w:ind w:left="1660" w:right="700"/>
        <w:rPr>
          <w:rFonts w:ascii="Arial" w:hAnsi="Arial" w:cs="Arial"/>
        </w:rPr>
      </w:pPr>
      <w:r w:rsidRPr="00A27FCD">
        <w:rPr>
          <w:rFonts w:ascii="Arial" w:hAnsi="Arial" w:cs="Arial"/>
        </w:rPr>
        <w:t>Xem thêm</w:t>
      </w:r>
      <w:r w:rsidR="00C12992" w:rsidRPr="00A27FCD">
        <w:rPr>
          <w:rFonts w:ascii="Arial" w:hAnsi="Arial" w:cs="Arial"/>
        </w:rPr>
        <w:t xml:space="preserve">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hiểu về cách bảo mật mật khẩu. Nếu bạn muốn cấu hình Oracle XML DB để xác thực người dùng bằng cách mã hóa mật khẩu của họ nhưng bạn không cần mã hóa dữ liệu khác (ví dụ, email Intranet), xem Hướng dẫn của nhà phát triển Oracle XML DB để biết thêm thông tin.</w:t>
      </w:r>
    </w:p>
    <w:p w14:paraId="4182A89B" w14:textId="77777777" w:rsidR="008C539B" w:rsidRPr="00A27FCD" w:rsidRDefault="008C539B">
      <w:pPr>
        <w:pStyle w:val="BodyText"/>
        <w:spacing w:before="4"/>
        <w:rPr>
          <w:rFonts w:ascii="Arial" w:hAnsi="Arial" w:cs="Arial"/>
          <w:sz w:val="25"/>
        </w:rPr>
      </w:pPr>
    </w:p>
    <w:p w14:paraId="4C8B2237" w14:textId="5F0CFC8A" w:rsidR="008C539B" w:rsidRPr="00A27FCD" w:rsidRDefault="00E048B3">
      <w:pPr>
        <w:pStyle w:val="Heading4"/>
        <w:ind w:left="100"/>
      </w:pPr>
      <w:bookmarkStart w:id="205" w:name="What_Are_the_Oracle_Database_Built-in_Pa"/>
      <w:bookmarkStart w:id="206" w:name="_bookmark186"/>
      <w:bookmarkEnd w:id="205"/>
      <w:bookmarkEnd w:id="206"/>
      <w:r w:rsidRPr="00A27FCD">
        <w:t>Những gì Oracle Database xây dựng trong quá trình bảo vệ Password?</w:t>
      </w:r>
    </w:p>
    <w:p w14:paraId="10AC8501" w14:textId="56F5ED2F" w:rsidR="008C539B" w:rsidRPr="00A27FCD" w:rsidRDefault="00E048B3">
      <w:pPr>
        <w:pStyle w:val="BodyText"/>
        <w:spacing w:before="81" w:line="232" w:lineRule="auto"/>
        <w:ind w:left="1660" w:right="848"/>
        <w:rPr>
          <w:rFonts w:ascii="Arial" w:hAnsi="Arial" w:cs="Arial"/>
        </w:rPr>
      </w:pPr>
      <w:r w:rsidRPr="00A27FCD">
        <w:rPr>
          <w:rFonts w:ascii="Arial" w:hAnsi="Arial" w:cs="Arial"/>
        </w:rPr>
        <w:t>Cơ sở dữ liệu Oracle cung cấp một bộ bảo vệ mật khẩu được thiết kế để bảo vệ mật khẩu của người dùng của bạn. Các bảo vệ mật khẩu này như sau:</w:t>
      </w:r>
    </w:p>
    <w:p w14:paraId="457735DA" w14:textId="6E59D1DE"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E048B3" w:rsidRPr="00A27FCD">
        <w:rPr>
          <w:rFonts w:ascii="Arial" w:hAnsi="Arial" w:cs="Arial"/>
          <w:b/>
        </w:rPr>
        <w:t>Mã hóa mật khẩu</w:t>
      </w:r>
      <w:r w:rsidRPr="00A27FCD">
        <w:rPr>
          <w:rFonts w:ascii="Arial" w:hAnsi="Arial" w:cs="Arial"/>
          <w:b/>
        </w:rPr>
        <w:t xml:space="preserve">. </w:t>
      </w:r>
      <w:r w:rsidR="00E048B3" w:rsidRPr="00A27FCD">
        <w:rPr>
          <w:rFonts w:ascii="Arial" w:hAnsi="Arial" w:cs="Arial"/>
        </w:rPr>
        <w:t>Cơ sở dữ liệu Oracle tự động mã hóa một cách minh bạch các mật khẩu trong các kết nối mạng (máy khách đến máy chủ và máy chủ đến máy chủ), sử dụng Chuẩn mã hóa nâng cao (AES) trước khi gửi chúng qua mạng.</w:t>
      </w:r>
    </w:p>
    <w:p w14:paraId="0959D8C5" w14:textId="4D6D3A2C" w:rsidR="008C539B" w:rsidRPr="00A27FCD" w:rsidRDefault="00E048B3">
      <w:pPr>
        <w:pStyle w:val="BodyText"/>
        <w:spacing w:before="118" w:line="230" w:lineRule="auto"/>
        <w:ind w:left="2020" w:right="844" w:hanging="360"/>
        <w:rPr>
          <w:rFonts w:ascii="Arial" w:hAnsi="Arial" w:cs="Arial"/>
        </w:rPr>
      </w:pPr>
      <w:r w:rsidRPr="00A27FCD">
        <w:rPr>
          <w:rFonts w:ascii="Arial" w:hAnsi="Arial" w:cs="Arial"/>
          <w:sz w:val="10"/>
        </w:rPr>
        <w:t>■</w:t>
      </w:r>
      <w:r w:rsidRPr="00A27FCD">
        <w:rPr>
          <w:rFonts w:ascii="Arial" w:hAnsi="Arial" w:cs="Arial"/>
          <w:b/>
        </w:rPr>
        <w:t>Kiểm tra độ phức tạp của mật khẩu</w:t>
      </w:r>
      <w:r w:rsidR="00C12992" w:rsidRPr="00A27FCD">
        <w:rPr>
          <w:rFonts w:ascii="Arial" w:hAnsi="Arial" w:cs="Arial"/>
          <w:b/>
        </w:rPr>
        <w:t xml:space="preserve">. </w:t>
      </w:r>
      <w:r w:rsidRPr="00A27FCD">
        <w:rPr>
          <w:rFonts w:ascii="Arial" w:hAnsi="Arial" w:cs="Arial"/>
        </w:rPr>
        <w:t>Trong cài đặt mặc định, Oracle Database cung cấp chức năng xác minh mật khẩu verify_function_11g để đảm bảo rằng mật khẩu mới hoặc mật khẩu đang thay đổi đủ phức tạp để ngăn chặn những kẻ xâm nhập cố gắng đột nhập vào hệ thống bằng cách đoán mật khẩu. Bạn phải bật thủ công kiểm tra độ phức tạp của mật khẩu. Bạn có thể tùy chỉnh thêm độ phức tạp của mật khẩu của người dùng</w:t>
      </w:r>
      <w:r w:rsidR="00C12992" w:rsidRPr="00A27FCD">
        <w:rPr>
          <w:rFonts w:ascii="Arial" w:hAnsi="Arial" w:cs="Arial"/>
        </w:rPr>
        <w:t>.</w:t>
      </w:r>
      <w:r w:rsidR="00C12992" w:rsidRPr="00A27FCD">
        <w:rPr>
          <w:rFonts w:ascii="Arial" w:hAnsi="Arial" w:cs="Arial"/>
          <w:spacing w:val="-8"/>
        </w:rPr>
        <w:t xml:space="preserve"> </w:t>
      </w:r>
      <w:r w:rsidRPr="00A27FCD">
        <w:rPr>
          <w:rFonts w:ascii="Arial" w:hAnsi="Arial" w:cs="Arial"/>
        </w:rPr>
        <w:t>Xem</w:t>
      </w:r>
      <w:r w:rsidR="00C12992" w:rsidRPr="00A27FCD">
        <w:rPr>
          <w:rFonts w:ascii="Arial" w:hAnsi="Arial" w:cs="Arial"/>
          <w:spacing w:val="-6"/>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6"/>
          </w:rPr>
          <w:t xml:space="preserve"> </w:t>
        </w:r>
        <w:r w:rsidR="00C12992" w:rsidRPr="00A27FCD">
          <w:rPr>
            <w:rFonts w:ascii="Arial" w:hAnsi="Arial" w:cs="Arial"/>
            <w:color w:val="0000CC"/>
          </w:rPr>
          <w:t>Complexity</w:t>
        </w:r>
        <w:r w:rsidR="00C12992" w:rsidRPr="00A27FCD">
          <w:rPr>
            <w:rFonts w:ascii="Arial" w:hAnsi="Arial" w:cs="Arial"/>
            <w:color w:val="0000CC"/>
            <w:spacing w:val="-7"/>
          </w:rPr>
          <w:t xml:space="preserve"> </w:t>
        </w:r>
        <w:r w:rsidR="00C12992" w:rsidRPr="00A27FCD">
          <w:rPr>
            <w:rFonts w:ascii="Arial" w:hAnsi="Arial" w:cs="Arial"/>
            <w:color w:val="0000CC"/>
          </w:rPr>
          <w:t>Verification"</w:t>
        </w:r>
        <w:r w:rsidR="00C12992" w:rsidRPr="00A27FCD">
          <w:rPr>
            <w:rFonts w:ascii="Arial" w:hAnsi="Arial" w:cs="Arial"/>
            <w:color w:val="0000CC"/>
            <w:spacing w:val="-7"/>
          </w:rPr>
          <w:t xml:space="preserve"> </w:t>
        </w:r>
      </w:hyperlink>
      <w:r w:rsidRPr="00A27FCD">
        <w:rPr>
          <w:rFonts w:ascii="Arial" w:hAnsi="Arial" w:cs="Arial"/>
        </w:rPr>
        <w:t>trên trang 3-11 để biết thêm thông tin.</w:t>
      </w:r>
    </w:p>
    <w:p w14:paraId="56DDB89C" w14:textId="44812FDB" w:rsidR="008C539B" w:rsidRPr="00A27FCD" w:rsidRDefault="00C12992">
      <w:pPr>
        <w:pStyle w:val="BodyText"/>
        <w:spacing w:before="124" w:line="232" w:lineRule="auto"/>
        <w:ind w:left="2019" w:right="792" w:hanging="360"/>
        <w:rPr>
          <w:rFonts w:ascii="Arial" w:hAnsi="Arial" w:cs="Arial"/>
        </w:rPr>
      </w:pPr>
      <w:r w:rsidRPr="00A27FCD">
        <w:rPr>
          <w:rFonts w:ascii="Arial" w:hAnsi="Arial" w:cs="Arial"/>
          <w:sz w:val="10"/>
        </w:rPr>
        <w:t xml:space="preserve">■ </w:t>
      </w:r>
      <w:r w:rsidR="00E048B3" w:rsidRPr="00A27FCD">
        <w:rPr>
          <w:rFonts w:ascii="Arial" w:hAnsi="Arial" w:cs="Arial"/>
          <w:b/>
        </w:rPr>
        <w:t>Ngăn chặn tài khoản đăng nhập nhiều lần</w:t>
      </w:r>
      <w:r w:rsidRPr="00A27FCD">
        <w:rPr>
          <w:rFonts w:ascii="Arial" w:hAnsi="Arial" w:cs="Arial"/>
          <w:b/>
        </w:rPr>
        <w:t>.</w:t>
      </w:r>
      <w:bookmarkStart w:id="207" w:name="_bookmark192"/>
      <w:bookmarkEnd w:id="207"/>
      <w:r w:rsidRPr="00A27FCD">
        <w:rPr>
          <w:rFonts w:ascii="Arial" w:hAnsi="Arial" w:cs="Arial"/>
          <w:b/>
        </w:rPr>
        <w:t xml:space="preserve"> </w:t>
      </w:r>
      <w:r w:rsidR="00E048B3" w:rsidRPr="00A27FCD">
        <w:rPr>
          <w:rFonts w:ascii="Arial" w:hAnsi="Arial" w:cs="Arial"/>
        </w:rPr>
        <w:t xml:space="preserve">Nếu người dùng cố gắng đăng nhập vào cơ sở dữ liệu Oracle nhiều lần bằng mật khẩu không đúng, Cơ sở dữ liệu Oracle sẽ trì hoãn mỗi lần đăng nhập. Sự bảo vệ này áp dụng cho các </w:t>
      </w:r>
      <w:r w:rsidR="003A4BB3" w:rsidRPr="00A27FCD">
        <w:rPr>
          <w:rFonts w:ascii="Arial" w:hAnsi="Arial" w:cs="Arial"/>
        </w:rPr>
        <w:t>tài khoản đang cố gắng đăng nhập nhiều lần</w:t>
      </w:r>
      <w:r w:rsidR="00E048B3" w:rsidRPr="00A27FCD">
        <w:rPr>
          <w:rFonts w:ascii="Arial" w:hAnsi="Arial" w:cs="Arial"/>
        </w:rPr>
        <w:t xml:space="preserve"> hoặc nhiề</w:t>
      </w:r>
      <w:r w:rsidR="003A4BB3" w:rsidRPr="00A27FCD">
        <w:rPr>
          <w:rFonts w:ascii="Arial" w:hAnsi="Arial" w:cs="Arial"/>
        </w:rPr>
        <w:t>u người kết nối cùng một tài khoản</w:t>
      </w:r>
      <w:r w:rsidR="00E048B3" w:rsidRPr="00A27FCD">
        <w:rPr>
          <w:rFonts w:ascii="Arial" w:hAnsi="Arial" w:cs="Arial"/>
        </w:rPr>
        <w:t>. Sau đó, nó tăng dần thời gian trước khi người dùng có thể thử một mật khẩu khác, tối đa khoảng 10 giây. Nếu người dùng nhập đúng mật khẩu, họ có thể đăng nhập thành công mà không bị chậm trễ</w:t>
      </w:r>
      <w:r w:rsidR="003A4BB3" w:rsidRPr="00A27FCD">
        <w:rPr>
          <w:rFonts w:ascii="Arial" w:hAnsi="Arial" w:cs="Arial"/>
        </w:rPr>
        <w:t xml:space="preserve"> trong lần đăng nhập sau</w:t>
      </w:r>
      <w:r w:rsidR="00E048B3" w:rsidRPr="00A27FCD">
        <w:rPr>
          <w:rFonts w:ascii="Arial" w:hAnsi="Arial" w:cs="Arial"/>
        </w:rPr>
        <w:t>.</w:t>
      </w:r>
    </w:p>
    <w:p w14:paraId="1300179C" w14:textId="2BE65CB1" w:rsidR="008C539B" w:rsidRPr="00A27FCD" w:rsidRDefault="003A4BB3">
      <w:pPr>
        <w:pStyle w:val="BodyText"/>
        <w:spacing w:before="113" w:line="232" w:lineRule="auto"/>
        <w:ind w:left="2020" w:right="700"/>
        <w:rPr>
          <w:rFonts w:ascii="Arial" w:hAnsi="Arial" w:cs="Arial"/>
        </w:rPr>
      </w:pPr>
      <w:r w:rsidRPr="00A27FCD">
        <w:rPr>
          <w:rFonts w:ascii="Arial" w:hAnsi="Arial" w:cs="Arial"/>
        </w:rPr>
        <w:t>Tính năng này làm giảm đáng kể số lượng mật khẩu mà kẻ xâm nhập có thể thử trong khoảng thời gian ngắn khi đang cố gắng đăng nhập. Trì hoản đăng nhập sẽ tăng lên sau mỗi lần đăng nhập thất bại, tăng tổng thời gian cần thiết để thực hiện mật khẩu- đoán cuộc tấn công, bởi vì các cuộc tấn công như vậy thường đòi hỏi một số lượng rất lớn các mật khẩu khác nhau.</w:t>
      </w:r>
    </w:p>
    <w:p w14:paraId="05967479" w14:textId="61C08B3E" w:rsidR="008C539B" w:rsidRPr="00A27FCD" w:rsidRDefault="00C12992">
      <w:pPr>
        <w:pStyle w:val="BodyText"/>
        <w:spacing w:before="116" w:line="230" w:lineRule="auto"/>
        <w:ind w:left="2019" w:right="783" w:hanging="360"/>
        <w:rPr>
          <w:rFonts w:ascii="Arial" w:hAnsi="Arial" w:cs="Arial"/>
        </w:rPr>
      </w:pPr>
      <w:r w:rsidRPr="00A27FCD">
        <w:rPr>
          <w:rFonts w:ascii="Arial" w:hAnsi="Arial" w:cs="Arial"/>
          <w:sz w:val="10"/>
        </w:rPr>
        <w:t xml:space="preserve">■     </w:t>
      </w:r>
      <w:r w:rsidR="003A4BB3" w:rsidRPr="00A27FCD">
        <w:rPr>
          <w:rFonts w:ascii="Arial" w:hAnsi="Arial" w:cs="Arial"/>
          <w:b/>
        </w:rPr>
        <w:t>Trường hợp bắt buộc đối với mật khẩu</w:t>
      </w:r>
      <w:r w:rsidRPr="00A27FCD">
        <w:rPr>
          <w:rFonts w:ascii="Arial" w:hAnsi="Arial" w:cs="Arial"/>
          <w:b/>
        </w:rPr>
        <w:t xml:space="preserve">. </w:t>
      </w:r>
      <w:r w:rsidR="003A4BB3" w:rsidRPr="00A27FCD">
        <w:rPr>
          <w:rFonts w:ascii="Arial" w:hAnsi="Arial" w:cs="Arial"/>
        </w:rPr>
        <w:t>Mật khẩu phân biệt chữ hoa chữ thường</w:t>
      </w:r>
      <w:r w:rsidRPr="00A27FCD">
        <w:rPr>
          <w:rFonts w:ascii="Arial" w:hAnsi="Arial" w:cs="Arial"/>
        </w:rPr>
        <w:t xml:space="preserve">. </w:t>
      </w:r>
      <w:r w:rsidR="003A4BB3" w:rsidRPr="00A27FCD">
        <w:rPr>
          <w:rFonts w:ascii="Arial" w:hAnsi="Arial" w:cs="Arial"/>
        </w:rPr>
        <w:t>Ví dụ</w:t>
      </w:r>
      <w:r w:rsidRPr="00A27FCD">
        <w:rPr>
          <w:rFonts w:ascii="Arial" w:hAnsi="Arial" w:cs="Arial"/>
          <w:w w:val="95"/>
        </w:rPr>
        <w:t>,</w:t>
      </w:r>
      <w:r w:rsidRPr="00A27FCD">
        <w:rPr>
          <w:rFonts w:ascii="Arial" w:hAnsi="Arial" w:cs="Arial"/>
          <w:spacing w:val="-7"/>
          <w:w w:val="95"/>
        </w:rPr>
        <w:t xml:space="preserve"> </w:t>
      </w:r>
      <w:r w:rsidR="003A4BB3" w:rsidRPr="00A27FCD">
        <w:rPr>
          <w:rFonts w:ascii="Arial" w:hAnsi="Arial" w:cs="Arial"/>
          <w:w w:val="95"/>
        </w:rPr>
        <w:t>mật khẩu hPP5620qr không thành công nếu nó được nhập dưới dạng hpp5620QR hoặc hPp5620Qr. Trong các bản phát hành trước, mật khẩu không phân biệt chữ hoa chữ thường</w:t>
      </w:r>
      <w:r w:rsidRPr="00A27FCD">
        <w:rPr>
          <w:rFonts w:ascii="Arial" w:hAnsi="Arial" w:cs="Arial"/>
        </w:rPr>
        <w:t>.</w:t>
      </w:r>
      <w:r w:rsidRPr="00A27FCD">
        <w:rPr>
          <w:rFonts w:ascii="Arial" w:hAnsi="Arial" w:cs="Arial"/>
          <w:spacing w:val="-9"/>
        </w:rPr>
        <w:t xml:space="preserve"> </w:t>
      </w:r>
      <w:r w:rsidR="003A4BB3" w:rsidRPr="00A27FCD">
        <w:rPr>
          <w:rFonts w:ascii="Arial" w:hAnsi="Arial" w:cs="Arial"/>
        </w:rPr>
        <w:t>Xem</w:t>
      </w:r>
      <w:r w:rsidRPr="00A27FCD">
        <w:rPr>
          <w:rFonts w:ascii="Arial" w:hAnsi="Arial" w:cs="Arial"/>
          <w:spacing w:val="-8"/>
        </w:rPr>
        <w:t xml:space="preserve"> </w:t>
      </w:r>
      <w:hyperlink w:anchor="_bookmark274" w:history="1">
        <w:r w:rsidRPr="00A27FCD">
          <w:rPr>
            <w:rFonts w:ascii="Arial" w:hAnsi="Arial" w:cs="Arial"/>
            <w:color w:val="0000CC"/>
          </w:rPr>
          <w:t>"Enabling</w:t>
        </w:r>
        <w:r w:rsidRPr="00A27FCD">
          <w:rPr>
            <w:rFonts w:ascii="Arial" w:hAnsi="Arial" w:cs="Arial"/>
            <w:color w:val="0000CC"/>
            <w:spacing w:val="-9"/>
          </w:rPr>
          <w:t xml:space="preserve"> </w:t>
        </w:r>
        <w:r w:rsidRPr="00A27FCD">
          <w:rPr>
            <w:rFonts w:ascii="Arial" w:hAnsi="Arial" w:cs="Arial"/>
            <w:color w:val="0000CC"/>
          </w:rPr>
          <w:t>or</w:t>
        </w:r>
        <w:r w:rsidRPr="00A27FCD">
          <w:rPr>
            <w:rFonts w:ascii="Arial" w:hAnsi="Arial" w:cs="Arial"/>
            <w:color w:val="0000CC"/>
            <w:spacing w:val="-9"/>
          </w:rPr>
          <w:t xml:space="preserve"> </w:t>
        </w:r>
        <w:r w:rsidRPr="00A27FCD">
          <w:rPr>
            <w:rFonts w:ascii="Arial" w:hAnsi="Arial" w:cs="Arial"/>
            <w:color w:val="0000CC"/>
          </w:rPr>
          <w:t>Disabling</w:t>
        </w:r>
      </w:hyperlink>
      <w:hyperlink w:anchor="_bookmark274" w:history="1">
        <w:r w:rsidRPr="00A27FCD">
          <w:rPr>
            <w:rFonts w:ascii="Arial" w:hAnsi="Arial" w:cs="Arial"/>
            <w:color w:val="0000CC"/>
          </w:rPr>
          <w:t xml:space="preserve"> Password Case Sensitivity" </w:t>
        </w:r>
      </w:hyperlink>
      <w:r w:rsidR="003A4BB3" w:rsidRPr="00A27FCD">
        <w:rPr>
          <w:rFonts w:ascii="Arial" w:hAnsi="Arial" w:cs="Arial"/>
        </w:rPr>
        <w:t>trên trang 3-13 để biết thông tin về cách hoạt động của độ nhạy trường hợp và cách nó ảnh hưởng đến các tệp mật khẩu và các liên kết cơ sở dữ liệu.</w:t>
      </w:r>
    </w:p>
    <w:p w14:paraId="77FEED4B" w14:textId="014AE6CC" w:rsidR="008C539B" w:rsidRPr="00A27FCD" w:rsidRDefault="00C12992">
      <w:pPr>
        <w:pStyle w:val="BodyText"/>
        <w:spacing w:before="126" w:line="232" w:lineRule="auto"/>
        <w:ind w:left="2020" w:right="739" w:hanging="360"/>
        <w:rPr>
          <w:rFonts w:ascii="Arial" w:hAnsi="Arial" w:cs="Arial"/>
        </w:rPr>
      </w:pPr>
      <w:r w:rsidRPr="00A27FCD">
        <w:rPr>
          <w:rFonts w:ascii="Arial" w:hAnsi="Arial" w:cs="Arial"/>
          <w:sz w:val="10"/>
        </w:rPr>
        <w:t xml:space="preserve">■ </w:t>
      </w:r>
      <w:r w:rsidR="003A4BB3" w:rsidRPr="00A27FCD">
        <w:rPr>
          <w:rFonts w:ascii="Arial" w:hAnsi="Arial" w:cs="Arial"/>
          <w:b/>
        </w:rPr>
        <w:t>Mật khẩu được băm bằng hàm băm mật mã bảo mật (SHA) SHA-1.</w:t>
      </w:r>
      <w:r w:rsidRPr="00A27FCD">
        <w:rPr>
          <w:rFonts w:ascii="Arial" w:hAnsi="Arial" w:cs="Arial"/>
          <w:b/>
        </w:rPr>
        <w:t xml:space="preserve"> </w:t>
      </w:r>
      <w:r w:rsidR="00C33492" w:rsidRPr="00A27FCD">
        <w:rPr>
          <w:rFonts w:ascii="Arial" w:hAnsi="Arial" w:cs="Arial"/>
        </w:rPr>
        <w:t>Cơ sở dữ liệu Oracle sử dụng trình xác minh SHA-1 là để xác thực mật khẩu người dùng và thiết lập phiên làm việc của người dùng. Ngoài ra, nó thực thi các trường hợp bắt buộc và hạn chế của mật khẩu đến 160 bit. Lợi thế của việc sử dụng trình xác minh SHA-1 là nó thường được các khách hàng của Oracle Database sử dụng và nó cung cấp bảo mật tốt hơn nhiều mà không cần nâng cấp mạng. Nó cũng tuân thủ các quy định về các trường hợp bắt buộc đối với mật khẩu</w:t>
      </w:r>
    </w:p>
    <w:p w14:paraId="09E23DF3" w14:textId="77777777" w:rsidR="008C539B" w:rsidRPr="00A27FCD" w:rsidRDefault="008C539B">
      <w:pPr>
        <w:spacing w:line="232" w:lineRule="auto"/>
        <w:rPr>
          <w:rFonts w:ascii="Arial" w:hAnsi="Arial" w:cs="Arial"/>
        </w:rPr>
        <w:sectPr w:rsidR="008C539B" w:rsidRPr="00A27FCD">
          <w:headerReference w:type="even" r:id="rId62"/>
          <w:headerReference w:type="default" r:id="rId63"/>
          <w:pgSz w:w="12240" w:h="15840"/>
          <w:pgMar w:top="840" w:right="1060" w:bottom="860" w:left="1100" w:header="549" w:footer="663" w:gutter="0"/>
          <w:cols w:space="720"/>
        </w:sectPr>
      </w:pPr>
    </w:p>
    <w:p w14:paraId="476F55BD" w14:textId="77777777" w:rsidR="008C539B" w:rsidRPr="00A27FCD" w:rsidRDefault="008C539B">
      <w:pPr>
        <w:pStyle w:val="BodyText"/>
        <w:spacing w:before="5"/>
        <w:rPr>
          <w:rFonts w:ascii="Arial" w:hAnsi="Arial" w:cs="Arial"/>
          <w:sz w:val="25"/>
        </w:rPr>
      </w:pPr>
    </w:p>
    <w:p w14:paraId="153911EC" w14:textId="56973C1D" w:rsidR="008C539B" w:rsidRPr="00A27FCD" w:rsidRDefault="00C33492">
      <w:pPr>
        <w:pStyle w:val="BodyText"/>
        <w:spacing w:before="99" w:line="232" w:lineRule="auto"/>
        <w:ind w:left="2620" w:right="110"/>
        <w:rPr>
          <w:rFonts w:ascii="Arial" w:hAnsi="Arial" w:cs="Arial"/>
        </w:rPr>
      </w:pPr>
      <w:r w:rsidRPr="00A27FCD">
        <w:rPr>
          <w:rFonts w:ascii="Arial" w:hAnsi="Arial" w:cs="Arial"/>
        </w:rPr>
        <w:t>bằng thuật toán băm mật khẩu phù hợp</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89" w:history="1">
        <w:r w:rsidR="00C12992" w:rsidRPr="00A27FCD">
          <w:rPr>
            <w:rFonts w:ascii="Arial" w:hAnsi="Arial" w:cs="Arial"/>
            <w:color w:val="0000CC"/>
          </w:rPr>
          <w:t>"Ensuring Against Password</w:t>
        </w:r>
      </w:hyperlink>
      <w:r w:rsidR="00C12992" w:rsidRPr="00A27FCD">
        <w:rPr>
          <w:rFonts w:ascii="Arial" w:hAnsi="Arial" w:cs="Arial"/>
          <w:color w:val="0000CC"/>
        </w:rPr>
        <w:t xml:space="preserve"> </w:t>
      </w:r>
      <w:hyperlink w:anchor="_bookmark289" w:history="1">
        <w:r w:rsidR="00C12992" w:rsidRPr="00A27FCD">
          <w:rPr>
            <w:rFonts w:ascii="Arial" w:hAnsi="Arial" w:cs="Arial"/>
            <w:color w:val="0000CC"/>
          </w:rPr>
          <w:t xml:space="preserve">Security Threats by Using the SHA-1 Hashing Algorithm" </w:t>
        </w:r>
      </w:hyperlink>
      <w:hyperlink w:anchor="_bookmark289" w:history="1">
        <w:r w:rsidRPr="00A27FCD">
          <w:rPr>
            <w:rFonts w:ascii="Arial" w:hAnsi="Arial" w:cs="Arial"/>
          </w:rPr>
          <w:t>trên trang</w:t>
        </w:r>
        <w:r w:rsidR="00C12992" w:rsidRPr="00A27FCD">
          <w:rPr>
            <w:rFonts w:ascii="Arial" w:hAnsi="Arial" w:cs="Arial"/>
          </w:rPr>
          <w:t xml:space="preserve"> 3-15 </w:t>
        </w:r>
      </w:hyperlink>
      <w:r w:rsidRPr="00A27FCD">
        <w:rPr>
          <w:rFonts w:ascii="Arial" w:hAnsi="Arial" w:cs="Arial"/>
        </w:rPr>
        <w:t>để biết thêm nhiều thông tin</w:t>
      </w:r>
      <w:r w:rsidR="00C12992" w:rsidRPr="00A27FCD">
        <w:rPr>
          <w:rFonts w:ascii="Arial" w:hAnsi="Arial" w:cs="Arial"/>
        </w:rPr>
        <w:t>.</w:t>
      </w:r>
    </w:p>
    <w:p w14:paraId="4971518B" w14:textId="77777777" w:rsidR="008C539B" w:rsidRPr="00A27FCD" w:rsidRDefault="008C539B">
      <w:pPr>
        <w:pStyle w:val="BodyText"/>
        <w:spacing w:before="5"/>
        <w:rPr>
          <w:rFonts w:ascii="Arial" w:hAnsi="Arial" w:cs="Arial"/>
          <w:sz w:val="25"/>
        </w:rPr>
      </w:pPr>
    </w:p>
    <w:p w14:paraId="1B520DED" w14:textId="3FC9DA0B" w:rsidR="008C539B" w:rsidRPr="00A27FCD" w:rsidRDefault="00C33492">
      <w:pPr>
        <w:pStyle w:val="Heading4"/>
      </w:pPr>
      <w:bookmarkStart w:id="208" w:name="Minimum_Requirements_for_Passwords"/>
      <w:bookmarkStart w:id="209" w:name="_bookmark196"/>
      <w:bookmarkStart w:id="210" w:name="_bookmark197"/>
      <w:bookmarkEnd w:id="208"/>
      <w:bookmarkEnd w:id="209"/>
      <w:bookmarkEnd w:id="210"/>
      <w:r w:rsidRPr="00A27FCD">
        <w:t>Yêu cầu tối thiểu cho mật khẩu</w:t>
      </w:r>
    </w:p>
    <w:p w14:paraId="35ECFB10" w14:textId="57476B3A" w:rsidR="008C539B" w:rsidRPr="00A27FCD" w:rsidRDefault="00C33492">
      <w:pPr>
        <w:pStyle w:val="BodyText"/>
        <w:spacing w:before="81" w:line="232" w:lineRule="auto"/>
        <w:ind w:left="2259"/>
        <w:rPr>
          <w:rFonts w:ascii="Arial" w:hAnsi="Arial" w:cs="Arial"/>
        </w:rPr>
      </w:pPr>
      <w:r w:rsidRPr="00A27FCD">
        <w:rPr>
          <w:rFonts w:ascii="Arial" w:hAnsi="Arial" w:cs="Arial"/>
        </w:rPr>
        <w:t>Mật khẩu không được vượt quá 30 ký tự hoặc 30 byte. Tuy nhiên, để bảo mật tốt hơn, hãy làm theo các nguyên tắc bổ sung được mô tả trong "Nguyên tắc về bảo mật mật khẩu" trên trang 10-7.</w:t>
      </w:r>
    </w:p>
    <w:p w14:paraId="5F6876F8" w14:textId="012C4F11" w:rsidR="008C539B" w:rsidRPr="00A27FCD" w:rsidRDefault="00C33492">
      <w:pPr>
        <w:pStyle w:val="BodyText"/>
        <w:spacing w:before="118" w:line="230" w:lineRule="auto"/>
        <w:ind w:left="2259" w:right="102"/>
        <w:rPr>
          <w:rFonts w:ascii="Arial" w:hAnsi="Arial" w:cs="Arial"/>
        </w:rPr>
      </w:pPr>
      <w:r w:rsidRPr="00A27FCD">
        <w:rPr>
          <w:rFonts w:ascii="Arial" w:hAnsi="Arial" w:cs="Arial"/>
          <w:spacing w:val="-9"/>
        </w:rPr>
        <w:t xml:space="preserve">Để tạo mật khẩu cho người dùng, bạn có thể sử dụng câu lệnh </w:t>
      </w:r>
      <w:r w:rsidRPr="00A27FCD">
        <w:rPr>
          <w:rFonts w:ascii="Courier New" w:hAnsi="Courier New" w:cs="Courier New"/>
          <w:spacing w:val="-9"/>
        </w:rPr>
        <w:t>SQL CREATE USER</w:t>
      </w:r>
      <w:r w:rsidRPr="00A27FCD">
        <w:rPr>
          <w:rFonts w:ascii="Arial" w:hAnsi="Arial" w:cs="Arial"/>
          <w:spacing w:val="-9"/>
        </w:rPr>
        <w:t xml:space="preserve"> hoặc </w:t>
      </w:r>
      <w:r w:rsidRPr="00A27FCD">
        <w:rPr>
          <w:rFonts w:ascii="Courier New" w:hAnsi="Courier New" w:cs="Courier New"/>
          <w:spacing w:val="-9"/>
        </w:rPr>
        <w:t>ALTER USER</w:t>
      </w:r>
      <w:r w:rsidRPr="00A27FCD">
        <w:rPr>
          <w:rFonts w:ascii="Arial" w:hAnsi="Arial" w:cs="Arial"/>
          <w:spacing w:val="-9"/>
        </w:rPr>
        <w:t xml:space="preserve">. Các câu lệnh SQL chấp nhận mệnh đề </w:t>
      </w:r>
      <w:r w:rsidRPr="00A27FCD">
        <w:rPr>
          <w:rFonts w:ascii="Courier New" w:hAnsi="Courier New" w:cs="Courier New"/>
          <w:spacing w:val="-9"/>
        </w:rPr>
        <w:t>IDENTIFIED BY</w:t>
      </w:r>
      <w:r w:rsidRPr="00A27FCD">
        <w:rPr>
          <w:rFonts w:ascii="Arial" w:hAnsi="Arial" w:cs="Arial"/>
          <w:spacing w:val="-9"/>
        </w:rPr>
        <w:t xml:space="preserve"> cũng cho phép bạn tạo mật khẩu. Ví dụ 3–1 cho thấy một số câu lệnh SQL tạo mật khẩu với mệnh đề </w:t>
      </w:r>
      <w:r w:rsidRPr="00A27FCD">
        <w:rPr>
          <w:rFonts w:ascii="Courier New" w:hAnsi="Courier New" w:cs="Courier New"/>
          <w:spacing w:val="-9"/>
        </w:rPr>
        <w:t>IDENTIFIED BY</w:t>
      </w:r>
      <w:r w:rsidRPr="00A27FCD">
        <w:rPr>
          <w:rFonts w:ascii="Arial" w:hAnsi="Arial" w:cs="Arial"/>
          <w:spacing w:val="-9"/>
        </w:rPr>
        <w:t>.</w:t>
      </w:r>
    </w:p>
    <w:p w14:paraId="45A8DFFC" w14:textId="77777777" w:rsidR="008C539B" w:rsidRPr="00A27FCD" w:rsidRDefault="008C539B">
      <w:pPr>
        <w:pStyle w:val="BodyText"/>
        <w:spacing w:before="6"/>
        <w:rPr>
          <w:rFonts w:ascii="Arial" w:hAnsi="Arial" w:cs="Arial"/>
          <w:sz w:val="25"/>
        </w:rPr>
      </w:pPr>
    </w:p>
    <w:p w14:paraId="7AA5A2DB" w14:textId="1B9D4C79" w:rsidR="008C539B" w:rsidRPr="00A27FCD" w:rsidRDefault="00C33492">
      <w:pPr>
        <w:ind w:left="2260"/>
        <w:rPr>
          <w:rFonts w:ascii="Arial" w:hAnsi="Arial" w:cs="Arial"/>
          <w:b/>
          <w:i/>
          <w:sz w:val="18"/>
        </w:rPr>
      </w:pPr>
      <w:bookmarkStart w:id="211" w:name="_bookmark199"/>
      <w:bookmarkEnd w:id="211"/>
      <w:r w:rsidRPr="00A27FCD">
        <w:rPr>
          <w:rFonts w:ascii="Arial" w:hAnsi="Arial" w:cs="Arial"/>
          <w:b/>
          <w:i/>
          <w:sz w:val="18"/>
        </w:rPr>
        <w:t>Ví dụ 3-1 Các câu lệnh SQL tạo mật khẩu</w:t>
      </w:r>
    </w:p>
    <w:p w14:paraId="3F65A35F" w14:textId="77777777" w:rsidR="008C539B" w:rsidRPr="00A27FCD" w:rsidRDefault="00C12992">
      <w:pPr>
        <w:spacing w:before="112"/>
        <w:ind w:left="2260"/>
        <w:rPr>
          <w:rFonts w:ascii="Courier New" w:hAnsi="Courier New" w:cs="Courier New"/>
          <w:sz w:val="18"/>
        </w:rPr>
      </w:pPr>
      <w:r w:rsidRPr="00A27FCD">
        <w:rPr>
          <w:rFonts w:ascii="Courier New" w:hAnsi="Courier New" w:cs="Courier New"/>
          <w:w w:val="95"/>
          <w:sz w:val="18"/>
        </w:rPr>
        <w:t xml:space="preserve">CREATE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9393812" w14:textId="77777777" w:rsidR="008C539B" w:rsidRPr="00A27FCD" w:rsidRDefault="00C12992">
      <w:pPr>
        <w:spacing w:before="17"/>
        <w:ind w:left="2260"/>
        <w:rPr>
          <w:rFonts w:ascii="Courier New" w:hAnsi="Courier New" w:cs="Courier New"/>
          <w:sz w:val="18"/>
        </w:rPr>
      </w:pPr>
      <w:r w:rsidRPr="00A27FCD">
        <w:rPr>
          <w:rFonts w:ascii="Courier New" w:hAnsi="Courier New" w:cs="Courier New"/>
          <w:w w:val="95"/>
          <w:sz w:val="18"/>
        </w:rPr>
        <w:t xml:space="preserve">GRANT CREATE SESSION TO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6328EC18" w14:textId="77777777" w:rsidR="008C539B" w:rsidRPr="00A27FCD" w:rsidRDefault="00C12992">
      <w:pPr>
        <w:spacing w:before="16"/>
        <w:ind w:left="2260"/>
        <w:rPr>
          <w:rFonts w:ascii="Courier New" w:hAnsi="Courier New" w:cs="Courier New"/>
          <w:sz w:val="18"/>
        </w:rPr>
      </w:pPr>
      <w:r w:rsidRPr="00A27FCD">
        <w:rPr>
          <w:rFonts w:ascii="Courier New" w:hAnsi="Courier New" w:cs="Courier New"/>
          <w:w w:val="95"/>
          <w:sz w:val="18"/>
        </w:rPr>
        <w:t xml:space="preserve">ALTER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3F64197" w14:textId="77777777" w:rsidR="008C539B" w:rsidRPr="00A27FCD" w:rsidRDefault="00C12992">
      <w:pPr>
        <w:spacing w:before="16"/>
        <w:ind w:left="2260"/>
        <w:rPr>
          <w:rFonts w:ascii="Arial" w:hAnsi="Arial" w:cs="Arial"/>
          <w:sz w:val="18"/>
        </w:rPr>
      </w:pPr>
      <w:r w:rsidRPr="00A27FCD">
        <w:rPr>
          <w:rFonts w:ascii="Courier New" w:hAnsi="Courier New" w:cs="Courier New"/>
          <w:w w:val="95"/>
          <w:sz w:val="18"/>
        </w:rPr>
        <w:t xml:space="preserve">CREATE DATABASE LINK AUTHENTICATED BY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093F14C7" w14:textId="77777777" w:rsidR="008C539B" w:rsidRPr="00A27FCD" w:rsidRDefault="008C539B">
      <w:pPr>
        <w:pStyle w:val="BodyText"/>
        <w:spacing w:before="10"/>
        <w:rPr>
          <w:rFonts w:ascii="Arial" w:hAnsi="Arial" w:cs="Arial"/>
          <w:sz w:val="18"/>
        </w:rPr>
      </w:pPr>
    </w:p>
    <w:p w14:paraId="540CBE61" w14:textId="0E3D8D79" w:rsidR="008C539B" w:rsidRPr="00A27FCD" w:rsidRDefault="00C33492">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7F06FE6" w14:textId="42672295" w:rsidR="008C539B" w:rsidRPr="00A27FCD" w:rsidRDefault="00C12992">
      <w:pPr>
        <w:pStyle w:val="BodyText"/>
        <w:spacing w:before="134" w:line="232" w:lineRule="auto"/>
        <w:ind w:left="3340" w:right="939" w:hanging="360"/>
        <w:rPr>
          <w:rFonts w:ascii="Arial" w:hAnsi="Arial" w:cs="Arial"/>
        </w:rPr>
      </w:pPr>
      <w:r w:rsidRPr="00A27FCD">
        <w:rPr>
          <w:rFonts w:ascii="Arial" w:hAnsi="Arial" w:cs="Arial"/>
          <w:sz w:val="10"/>
        </w:rPr>
        <w:t xml:space="preserve">■ </w:t>
      </w:r>
      <w:hyperlink w:anchor="_bookmark268" w:history="1">
        <w:r w:rsidRPr="00A27FCD">
          <w:rPr>
            <w:rFonts w:ascii="Arial" w:hAnsi="Arial" w:cs="Arial"/>
            <w:color w:val="0000CC"/>
          </w:rPr>
          <w:t xml:space="preserve">"Enforcing Password Complexity Verification" </w:t>
        </w:r>
      </w:hyperlink>
      <w:r w:rsidR="00C33492" w:rsidRPr="00A27FCD">
        <w:rPr>
          <w:rFonts w:ascii="Arial" w:hAnsi="Arial" w:cs="Arial"/>
        </w:rPr>
        <w:t>trên trang 3-11 cho bạn các cách có thể đảm bảo rằng mật khẩu đủ phức tạp cho trang web của bạn</w:t>
      </w:r>
    </w:p>
    <w:p w14:paraId="2E018A2C" w14:textId="44C3746D" w:rsidR="008C539B" w:rsidRPr="00A27FCD" w:rsidRDefault="00C12992">
      <w:pPr>
        <w:pStyle w:val="BodyText"/>
        <w:spacing w:before="117" w:line="232" w:lineRule="auto"/>
        <w:ind w:left="3340" w:right="1100" w:hanging="360"/>
        <w:rPr>
          <w:rFonts w:ascii="Arial" w:hAnsi="Arial" w:cs="Arial"/>
        </w:rPr>
      </w:pPr>
      <w:r w:rsidRPr="00A27FCD">
        <w:rPr>
          <w:rFonts w:ascii="Arial" w:hAnsi="Arial" w:cs="Arial"/>
          <w:sz w:val="10"/>
        </w:rPr>
        <w:t xml:space="preserve">■ </w:t>
      </w:r>
      <w:hyperlink w:anchor="_bookmark2167" w:history="1">
        <w:r w:rsidRPr="00A27FCD">
          <w:rPr>
            <w:rFonts w:ascii="Arial" w:hAnsi="Arial" w:cs="Arial"/>
            <w:color w:val="0000CC"/>
          </w:rPr>
          <w:t xml:space="preserve">"Guidelines for Securing Passwords" </w:t>
        </w:r>
      </w:hyperlink>
      <w:r w:rsidR="00C33492" w:rsidRPr="00A27FCD">
        <w:rPr>
          <w:rFonts w:ascii="Arial" w:hAnsi="Arial" w:cs="Arial"/>
        </w:rPr>
        <w:t>trên trang 10-7 để biết thêm các cách để bảo mật mật khẩu</w:t>
      </w:r>
    </w:p>
    <w:p w14:paraId="0C1E75A1" w14:textId="4BEE6B22" w:rsidR="008C539B" w:rsidRPr="00A27FCD" w:rsidRDefault="00C12992">
      <w:pPr>
        <w:pStyle w:val="BodyText"/>
        <w:spacing w:before="118" w:line="232" w:lineRule="auto"/>
        <w:ind w:left="3340" w:right="848" w:hanging="360"/>
        <w:rPr>
          <w:rFonts w:ascii="Arial" w:hAnsi="Arial" w:cs="Arial"/>
        </w:rPr>
      </w:pPr>
      <w:r w:rsidRPr="00A27FCD">
        <w:rPr>
          <w:rFonts w:ascii="Arial" w:hAnsi="Arial" w:cs="Arial"/>
          <w:sz w:val="10"/>
        </w:rPr>
        <w:t xml:space="preserve">■ </w:t>
      </w:r>
      <w:hyperlink w:anchor="_bookmark1013" w:history="1">
        <w:r w:rsidRPr="00A27FCD">
          <w:rPr>
            <w:rFonts w:ascii="Arial" w:hAnsi="Arial" w:cs="Arial"/>
            <w:color w:val="0000CC"/>
          </w:rPr>
          <w:t xml:space="preserve">"Securing Passwords in Application Design" </w:t>
        </w:r>
      </w:hyperlink>
      <w:r w:rsidR="00C33492" w:rsidRPr="00A27FCD">
        <w:rPr>
          <w:rFonts w:ascii="Arial" w:hAnsi="Arial" w:cs="Arial"/>
        </w:rPr>
        <w:t>trên trang 5-3 để biết hướng dẫn bảo vệ mật khẩu, nhà phát triển ứng dụng phải tuân theo</w:t>
      </w:r>
    </w:p>
    <w:p w14:paraId="07936B72" w14:textId="11EFBF66" w:rsidR="008C539B" w:rsidRPr="00A27FCD" w:rsidRDefault="00C12992">
      <w:pPr>
        <w:spacing w:before="119" w:line="230"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SQL Language Reference </w:t>
      </w:r>
      <w:r w:rsidR="00C33492" w:rsidRPr="00A27FCD">
        <w:rPr>
          <w:rFonts w:ascii="Arial" w:hAnsi="Arial" w:cs="Arial"/>
          <w:sz w:val="20"/>
        </w:rPr>
        <w:t xml:space="preserve">thêm thông tin về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ALTER</w:t>
      </w:r>
      <w:r w:rsidRPr="00A27FCD">
        <w:rPr>
          <w:rFonts w:ascii="Courier New" w:hAnsi="Courier New" w:cs="Courier New"/>
          <w:spacing w:val="-71"/>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GRANT</w:t>
      </w:r>
      <w:r w:rsidRPr="00A27FCD">
        <w:rPr>
          <w:rFonts w:ascii="Arial" w:hAnsi="Arial" w:cs="Arial"/>
          <w:w w:val="95"/>
          <w:sz w:val="20"/>
        </w:rPr>
        <w:t>,</w:t>
      </w:r>
      <w:r w:rsidRPr="00A27FCD">
        <w:rPr>
          <w:rFonts w:ascii="Arial" w:hAnsi="Arial" w:cs="Arial"/>
          <w:spacing w:val="-27"/>
          <w:w w:val="95"/>
          <w:sz w:val="20"/>
        </w:rPr>
        <w:t xml:space="preserve"> </w:t>
      </w:r>
      <w:r w:rsidRPr="00A27FCD">
        <w:rPr>
          <w:rFonts w:ascii="Arial" w:hAnsi="Arial" w:cs="Arial"/>
          <w:w w:val="95"/>
          <w:sz w:val="20"/>
        </w:rPr>
        <w:t>and</w:t>
      </w:r>
      <w:r w:rsidRPr="00A27FCD">
        <w:rPr>
          <w:rFonts w:ascii="Arial" w:hAnsi="Arial" w:cs="Arial"/>
          <w:spacing w:val="-26"/>
          <w:w w:val="95"/>
          <w:sz w:val="20"/>
        </w:rPr>
        <w:t xml:space="preserve">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DATABASE</w:t>
      </w:r>
      <w:r w:rsidRPr="00A27FCD">
        <w:rPr>
          <w:rFonts w:ascii="Courier New" w:hAnsi="Courier New" w:cs="Courier New"/>
          <w:spacing w:val="-71"/>
          <w:w w:val="95"/>
          <w:sz w:val="20"/>
        </w:rPr>
        <w:t xml:space="preserve"> </w:t>
      </w:r>
      <w:r w:rsidRPr="00A27FCD">
        <w:rPr>
          <w:rFonts w:ascii="Courier New" w:hAnsi="Courier New" w:cs="Courier New"/>
          <w:w w:val="95"/>
          <w:sz w:val="20"/>
        </w:rPr>
        <w:t xml:space="preserve">LINK </w:t>
      </w:r>
      <w:r w:rsidRPr="00A27FCD">
        <w:rPr>
          <w:rFonts w:ascii="Courier New" w:hAnsi="Courier New" w:cs="Courier New"/>
          <w:sz w:val="20"/>
        </w:rPr>
        <w:t>SQL</w:t>
      </w:r>
      <w:r w:rsidRPr="00A27FCD">
        <w:rPr>
          <w:rFonts w:ascii="Arial" w:hAnsi="Arial" w:cs="Arial"/>
          <w:spacing w:val="-1"/>
          <w:sz w:val="20"/>
        </w:rPr>
        <w:t xml:space="preserve"> </w:t>
      </w:r>
      <w:r w:rsidRPr="00A27FCD">
        <w:rPr>
          <w:rFonts w:ascii="Arial" w:hAnsi="Arial" w:cs="Arial"/>
          <w:sz w:val="20"/>
        </w:rPr>
        <w:t>statements</w:t>
      </w:r>
    </w:p>
    <w:p w14:paraId="3D8DB29B" w14:textId="77777777" w:rsidR="008C539B" w:rsidRPr="00A27FCD" w:rsidRDefault="008C539B">
      <w:pPr>
        <w:pStyle w:val="BodyText"/>
        <w:spacing w:before="12"/>
        <w:rPr>
          <w:rFonts w:ascii="Arial" w:hAnsi="Arial" w:cs="Arial"/>
        </w:rPr>
      </w:pPr>
    </w:p>
    <w:p w14:paraId="0009B503" w14:textId="70A5D9BB" w:rsidR="008C539B" w:rsidRPr="00A27FCD" w:rsidRDefault="00C33492">
      <w:pPr>
        <w:pStyle w:val="Heading4"/>
      </w:pPr>
      <w:bookmarkStart w:id="212" w:name="Using_a_Password_Management_Policy"/>
      <w:bookmarkStart w:id="213" w:name="_bookmark200"/>
      <w:bookmarkEnd w:id="212"/>
      <w:bookmarkEnd w:id="213"/>
      <w:r w:rsidRPr="00A27FCD">
        <w:t>Sử dụng chính sách quản lý mật khẩu</w:t>
      </w:r>
    </w:p>
    <w:p w14:paraId="0F71D942" w14:textId="55A674CC" w:rsidR="008C539B" w:rsidRPr="00A27FCD" w:rsidRDefault="00C33492">
      <w:pPr>
        <w:pStyle w:val="BodyText"/>
        <w:spacing w:before="73"/>
        <w:ind w:left="2260"/>
        <w:rPr>
          <w:rFonts w:ascii="Arial" w:hAnsi="Arial" w:cs="Arial"/>
        </w:rPr>
      </w:pPr>
      <w:r w:rsidRPr="00A27FCD">
        <w:rPr>
          <w:rFonts w:ascii="Arial" w:hAnsi="Arial" w:cs="Arial"/>
        </w:rPr>
        <w:t>Nội dung</w:t>
      </w:r>
      <w:r w:rsidR="00C12992" w:rsidRPr="00A27FCD">
        <w:rPr>
          <w:rFonts w:ascii="Arial" w:hAnsi="Arial" w:cs="Arial"/>
        </w:rPr>
        <w:t>:</w:t>
      </w:r>
    </w:p>
    <w:p w14:paraId="1DA8700D" w14:textId="7F37CB9D" w:rsidR="008C539B" w:rsidRPr="00A27FCD" w:rsidRDefault="008D1AB8" w:rsidP="006F7931">
      <w:pPr>
        <w:pStyle w:val="ListParagraph"/>
        <w:numPr>
          <w:ilvl w:val="0"/>
          <w:numId w:val="129"/>
        </w:numPr>
        <w:tabs>
          <w:tab w:val="left" w:pos="2620"/>
        </w:tabs>
        <w:spacing w:before="112"/>
        <w:rPr>
          <w:rFonts w:ascii="Arial" w:hAnsi="Arial" w:cs="Arial"/>
          <w:sz w:val="20"/>
        </w:rPr>
      </w:pPr>
      <w:hyperlink w:anchor="_bookmark202" w:history="1">
        <w:r w:rsidR="00C33492" w:rsidRPr="00A27FCD">
          <w:rPr>
            <w:rFonts w:ascii="Arial" w:hAnsi="Arial" w:cs="Arial"/>
            <w:color w:val="0000CC"/>
            <w:sz w:val="20"/>
          </w:rPr>
          <w:t>Về</w:t>
        </w:r>
      </w:hyperlink>
      <w:r w:rsidR="00C33492" w:rsidRPr="00A27FCD">
        <w:rPr>
          <w:rFonts w:ascii="Arial" w:hAnsi="Arial" w:cs="Arial"/>
          <w:color w:val="0000CC"/>
          <w:sz w:val="20"/>
        </w:rPr>
        <w:t xml:space="preserve"> quản lý mật khẩu</w:t>
      </w:r>
    </w:p>
    <w:p w14:paraId="61DF7742" w14:textId="638D7761" w:rsidR="008C539B" w:rsidRPr="00A27FCD" w:rsidRDefault="008D1AB8" w:rsidP="006F7931">
      <w:pPr>
        <w:pStyle w:val="ListParagraph"/>
        <w:numPr>
          <w:ilvl w:val="0"/>
          <w:numId w:val="129"/>
        </w:numPr>
        <w:tabs>
          <w:tab w:val="left" w:pos="2620"/>
        </w:tabs>
        <w:rPr>
          <w:rFonts w:ascii="Arial" w:hAnsi="Arial" w:cs="Arial"/>
          <w:sz w:val="20"/>
        </w:rPr>
      </w:pPr>
      <w:hyperlink w:anchor="_bookmark206" w:history="1">
        <w:r w:rsidR="00C33492" w:rsidRPr="00A27FCD">
          <w:rPr>
            <w:rFonts w:ascii="Arial" w:hAnsi="Arial" w:cs="Arial"/>
            <w:color w:val="0000CC"/>
            <w:sz w:val="20"/>
          </w:rPr>
          <w:t>Tìm</w:t>
        </w:r>
      </w:hyperlink>
      <w:r w:rsidR="00C33492" w:rsidRPr="00A27FCD">
        <w:rPr>
          <w:rFonts w:ascii="Arial" w:hAnsi="Arial" w:cs="Arial"/>
          <w:color w:val="0000CC"/>
          <w:sz w:val="20"/>
        </w:rPr>
        <w:t xml:space="preserve"> tài khoản người dùng có mật khẩu mạc định</w:t>
      </w:r>
    </w:p>
    <w:p w14:paraId="54EF131D" w14:textId="0E01155A" w:rsidR="008C539B" w:rsidRPr="00A27FCD" w:rsidRDefault="008D1AB8" w:rsidP="006F7931">
      <w:pPr>
        <w:pStyle w:val="ListParagraph"/>
        <w:numPr>
          <w:ilvl w:val="0"/>
          <w:numId w:val="129"/>
        </w:numPr>
        <w:tabs>
          <w:tab w:val="left" w:pos="2620"/>
        </w:tabs>
        <w:spacing w:before="112"/>
        <w:rPr>
          <w:rFonts w:ascii="Arial" w:hAnsi="Arial" w:cs="Arial"/>
          <w:sz w:val="20"/>
        </w:rPr>
      </w:pPr>
      <w:hyperlink w:anchor="_bookmark209" w:history="1">
        <w:r w:rsidR="00C33492" w:rsidRPr="00A27FCD">
          <w:rPr>
            <w:rFonts w:ascii="Arial" w:hAnsi="Arial" w:cs="Arial"/>
            <w:color w:val="0000CC"/>
            <w:sz w:val="20"/>
          </w:rPr>
          <w:t>Cấu</w:t>
        </w:r>
      </w:hyperlink>
      <w:r w:rsidR="00C33492" w:rsidRPr="00A27FCD">
        <w:rPr>
          <w:rFonts w:ascii="Arial" w:hAnsi="Arial" w:cs="Arial"/>
          <w:color w:val="0000CC"/>
          <w:sz w:val="20"/>
        </w:rPr>
        <w:t xml:space="preserve"> hình mật khẩu trong cấu hình mạc định</w:t>
      </w:r>
    </w:p>
    <w:p w14:paraId="72BD2E34" w14:textId="5DFEFDAF" w:rsidR="008C539B" w:rsidRPr="00A27FCD" w:rsidRDefault="008D1AB8" w:rsidP="006F7931">
      <w:pPr>
        <w:pStyle w:val="ListParagraph"/>
        <w:numPr>
          <w:ilvl w:val="0"/>
          <w:numId w:val="129"/>
        </w:numPr>
        <w:tabs>
          <w:tab w:val="left" w:pos="2620"/>
        </w:tabs>
        <w:rPr>
          <w:rFonts w:ascii="Arial" w:hAnsi="Arial" w:cs="Arial"/>
          <w:sz w:val="20"/>
        </w:rPr>
      </w:pPr>
      <w:hyperlink w:anchor="_bookmark221" w:history="1">
        <w:r w:rsidR="00C33492" w:rsidRPr="00A27FCD">
          <w:rPr>
            <w:rFonts w:ascii="Arial" w:hAnsi="Arial" w:cs="Arial"/>
            <w:color w:val="0000CC"/>
            <w:sz w:val="20"/>
          </w:rPr>
          <w:t>Tắt</w:t>
        </w:r>
      </w:hyperlink>
      <w:r w:rsidR="00C33492" w:rsidRPr="00A27FCD">
        <w:rPr>
          <w:rFonts w:ascii="Arial" w:hAnsi="Arial" w:cs="Arial"/>
          <w:color w:val="0000CC"/>
          <w:sz w:val="20"/>
        </w:rPr>
        <w:t xml:space="preserve"> và bật cài đặt, bảo mật mật khẩu mạc định</w:t>
      </w:r>
    </w:p>
    <w:p w14:paraId="5EA26598" w14:textId="2CBE15B7" w:rsidR="008C539B" w:rsidRPr="00A27FCD" w:rsidRDefault="008D1AB8" w:rsidP="006F7931">
      <w:pPr>
        <w:pStyle w:val="ListParagraph"/>
        <w:numPr>
          <w:ilvl w:val="0"/>
          <w:numId w:val="129"/>
        </w:numPr>
        <w:tabs>
          <w:tab w:val="left" w:pos="2620"/>
        </w:tabs>
        <w:spacing w:before="112"/>
        <w:rPr>
          <w:rFonts w:ascii="Arial" w:hAnsi="Arial" w:cs="Arial"/>
          <w:sz w:val="20"/>
        </w:rPr>
      </w:pPr>
      <w:hyperlink w:anchor="_bookmark227" w:history="1">
        <w:r w:rsidR="00C33492" w:rsidRPr="00A27FCD">
          <w:rPr>
            <w:rFonts w:ascii="Arial" w:hAnsi="Arial" w:cs="Arial"/>
            <w:color w:val="0000CC"/>
            <w:sz w:val="20"/>
          </w:rPr>
          <w:t>Tự</w:t>
        </w:r>
      </w:hyperlink>
      <w:r w:rsidR="00C33492" w:rsidRPr="00A27FCD">
        <w:rPr>
          <w:rFonts w:ascii="Arial" w:hAnsi="Arial" w:cs="Arial"/>
          <w:color w:val="0000CC"/>
          <w:sz w:val="20"/>
        </w:rPr>
        <w:t xml:space="preserve"> động khóa tài khoản người dùng sau khi đăng nhập thất bại</w:t>
      </w:r>
    </w:p>
    <w:p w14:paraId="172056DB" w14:textId="44127558" w:rsidR="008C539B" w:rsidRPr="00A27FCD" w:rsidRDefault="008D1AB8" w:rsidP="006F7931">
      <w:pPr>
        <w:pStyle w:val="ListParagraph"/>
        <w:numPr>
          <w:ilvl w:val="0"/>
          <w:numId w:val="129"/>
        </w:numPr>
        <w:tabs>
          <w:tab w:val="left" w:pos="2620"/>
        </w:tabs>
        <w:rPr>
          <w:rFonts w:ascii="Arial" w:hAnsi="Arial" w:cs="Arial"/>
          <w:sz w:val="20"/>
        </w:rPr>
      </w:pPr>
      <w:hyperlink w:anchor="_bookmark249" w:history="1">
        <w:r w:rsidR="00C33492" w:rsidRPr="00A27FCD">
          <w:rPr>
            <w:rFonts w:ascii="Arial" w:hAnsi="Arial" w:cs="Arial"/>
            <w:color w:val="0000CC"/>
            <w:sz w:val="20"/>
          </w:rPr>
          <w:t>Kiễm</w:t>
        </w:r>
      </w:hyperlink>
      <w:r w:rsidR="00C33492" w:rsidRPr="00A27FCD">
        <w:rPr>
          <w:rFonts w:ascii="Arial" w:hAnsi="Arial" w:cs="Arial"/>
          <w:color w:val="0000CC"/>
          <w:sz w:val="20"/>
        </w:rPr>
        <w:t xml:space="preserve"> xoát</w:t>
      </w:r>
      <w:r w:rsidR="00DD67CF" w:rsidRPr="00A27FCD">
        <w:rPr>
          <w:rFonts w:ascii="Arial" w:hAnsi="Arial" w:cs="Arial"/>
          <w:color w:val="0000CC"/>
          <w:sz w:val="20"/>
        </w:rPr>
        <w:t xml:space="preserve"> thời hạn của tài khoản</w:t>
      </w:r>
    </w:p>
    <w:p w14:paraId="4EB0D2D8" w14:textId="13AC58C7" w:rsidR="008C539B" w:rsidRPr="00A27FCD" w:rsidRDefault="008D1AB8" w:rsidP="006F7931">
      <w:pPr>
        <w:pStyle w:val="ListParagraph"/>
        <w:numPr>
          <w:ilvl w:val="0"/>
          <w:numId w:val="129"/>
        </w:numPr>
        <w:tabs>
          <w:tab w:val="left" w:pos="2620"/>
        </w:tabs>
        <w:rPr>
          <w:rFonts w:ascii="Arial" w:hAnsi="Arial" w:cs="Arial"/>
          <w:sz w:val="20"/>
        </w:rPr>
      </w:pPr>
      <w:hyperlink w:anchor="_bookmark256" w:history="1">
        <w:r w:rsidR="003B3FED" w:rsidRPr="00A27FCD">
          <w:rPr>
            <w:rFonts w:ascii="Arial" w:hAnsi="Arial" w:cs="Arial"/>
            <w:color w:val="0000CC"/>
            <w:sz w:val="20"/>
          </w:rPr>
          <w:t>Thay</w:t>
        </w:r>
      </w:hyperlink>
      <w:r w:rsidR="003B3FED" w:rsidRPr="00A27FCD">
        <w:rPr>
          <w:rFonts w:ascii="Arial" w:hAnsi="Arial" w:cs="Arial"/>
          <w:color w:val="0000CC"/>
          <w:sz w:val="20"/>
        </w:rPr>
        <w:t xml:space="preserve"> đổi mật khẩu theo chu kì</w:t>
      </w:r>
    </w:p>
    <w:p w14:paraId="709586A7" w14:textId="5AE81B06" w:rsidR="008C539B" w:rsidRPr="00A27FCD" w:rsidRDefault="008D1AB8" w:rsidP="006F7931">
      <w:pPr>
        <w:pStyle w:val="ListParagraph"/>
        <w:numPr>
          <w:ilvl w:val="0"/>
          <w:numId w:val="129"/>
        </w:numPr>
        <w:tabs>
          <w:tab w:val="left" w:pos="2620"/>
        </w:tabs>
        <w:spacing w:before="112"/>
        <w:rPr>
          <w:rFonts w:ascii="Arial" w:hAnsi="Arial" w:cs="Arial"/>
          <w:sz w:val="20"/>
        </w:rPr>
      </w:pPr>
      <w:hyperlink w:anchor="_bookmark265" w:history="1">
        <w:r w:rsidR="003B3FED" w:rsidRPr="00A27FCD">
          <w:rPr>
            <w:rFonts w:ascii="Arial" w:hAnsi="Arial" w:cs="Arial"/>
            <w:color w:val="0000CC"/>
            <w:sz w:val="20"/>
          </w:rPr>
          <w:t>Cài đặt</w:t>
        </w:r>
        <w:r w:rsidR="00C12992" w:rsidRPr="00A27FCD">
          <w:rPr>
            <w:rFonts w:ascii="Arial" w:hAnsi="Arial" w:cs="Arial"/>
            <w:color w:val="0000CC"/>
            <w:sz w:val="20"/>
          </w:rPr>
          <w:t xml:space="preserve"> </w:t>
        </w:r>
        <w:r w:rsidR="00C12992" w:rsidRPr="00A27FCD">
          <w:rPr>
            <w:rFonts w:ascii="Courier New" w:hAnsi="Courier New" w:cs="Courier New"/>
            <w:color w:val="0000CC"/>
            <w:sz w:val="20"/>
          </w:rPr>
          <w:t>PASSWORD_LIFE_TIME</w:t>
        </w:r>
        <w:r w:rsidR="00C12992" w:rsidRPr="00A27FCD">
          <w:rPr>
            <w:rFonts w:ascii="Arial" w:hAnsi="Arial" w:cs="Arial"/>
            <w:color w:val="0000CC"/>
            <w:sz w:val="20"/>
          </w:rPr>
          <w:t xml:space="preserve"> </w:t>
        </w:r>
        <w:r w:rsidR="003B3FED" w:rsidRPr="00A27FCD">
          <w:rPr>
            <w:rFonts w:ascii="Arial" w:hAnsi="Arial" w:cs="Arial"/>
            <w:color w:val="0000CC"/>
            <w:sz w:val="20"/>
          </w:rPr>
          <w:t>thành</w:t>
        </w:r>
      </w:hyperlink>
      <w:r w:rsidR="003B3FED" w:rsidRPr="00A27FCD">
        <w:rPr>
          <w:rFonts w:ascii="Arial" w:hAnsi="Arial" w:cs="Arial"/>
          <w:color w:val="0000CC"/>
          <w:spacing w:val="-4"/>
          <w:sz w:val="20"/>
        </w:rPr>
        <w:t xml:space="preserve"> giá trị thấp</w:t>
      </w:r>
    </w:p>
    <w:p w14:paraId="335B9ADF" w14:textId="1B26FB94" w:rsidR="008C539B" w:rsidRPr="00A27FCD" w:rsidRDefault="008D1AB8" w:rsidP="006F7931">
      <w:pPr>
        <w:pStyle w:val="ListParagraph"/>
        <w:numPr>
          <w:ilvl w:val="0"/>
          <w:numId w:val="129"/>
        </w:numPr>
        <w:tabs>
          <w:tab w:val="left" w:pos="2620"/>
        </w:tabs>
        <w:rPr>
          <w:rFonts w:ascii="Arial" w:hAnsi="Arial" w:cs="Arial"/>
          <w:sz w:val="20"/>
        </w:rPr>
      </w:pPr>
      <w:hyperlink w:anchor="_bookmark239" w:history="1">
        <w:r w:rsidR="003B3FED" w:rsidRPr="00A27FCD">
          <w:rPr>
            <w:rFonts w:ascii="Arial" w:hAnsi="Arial" w:cs="Arial"/>
            <w:color w:val="0000CC"/>
            <w:sz w:val="20"/>
          </w:rPr>
          <w:t>Kiếm</w:t>
        </w:r>
      </w:hyperlink>
      <w:r w:rsidR="003B3FED" w:rsidRPr="00A27FCD">
        <w:rPr>
          <w:rFonts w:ascii="Arial" w:hAnsi="Arial" w:cs="Arial"/>
          <w:color w:val="0000CC"/>
          <w:sz w:val="20"/>
        </w:rPr>
        <w:t xml:space="preserve"> xoát khả năng người dùng sử dụng lại mật khẩu trước</w:t>
      </w:r>
    </w:p>
    <w:p w14:paraId="5C512D8F" w14:textId="41E832F2" w:rsidR="008C539B" w:rsidRPr="00A27FCD" w:rsidRDefault="008D1AB8" w:rsidP="006F7931">
      <w:pPr>
        <w:pStyle w:val="ListParagraph"/>
        <w:numPr>
          <w:ilvl w:val="0"/>
          <w:numId w:val="129"/>
        </w:numPr>
        <w:tabs>
          <w:tab w:val="left" w:pos="2620"/>
        </w:tabs>
        <w:spacing w:before="112"/>
        <w:rPr>
          <w:rFonts w:ascii="Arial" w:hAnsi="Arial" w:cs="Arial"/>
          <w:sz w:val="20"/>
        </w:rPr>
      </w:pPr>
      <w:hyperlink w:anchor="_bookmark268" w:history="1">
        <w:r w:rsidR="003B3FED" w:rsidRPr="00A27FCD">
          <w:rPr>
            <w:rFonts w:ascii="Arial" w:hAnsi="Arial" w:cs="Arial"/>
            <w:color w:val="0000CC"/>
            <w:sz w:val="20"/>
          </w:rPr>
          <w:t>Thực</w:t>
        </w:r>
      </w:hyperlink>
      <w:r w:rsidR="003B3FED" w:rsidRPr="00A27FCD">
        <w:rPr>
          <w:rFonts w:ascii="Arial" w:hAnsi="Arial" w:cs="Arial"/>
          <w:color w:val="0000CC"/>
          <w:spacing w:val="-3"/>
          <w:sz w:val="20"/>
        </w:rPr>
        <w:t xml:space="preserve"> thi xác minh độ phức tạp của mật khẩu</w:t>
      </w:r>
    </w:p>
    <w:p w14:paraId="314DAAE8" w14:textId="4A5F5549" w:rsidR="008C539B" w:rsidRPr="00A27FCD" w:rsidRDefault="008D1AB8" w:rsidP="006F7931">
      <w:pPr>
        <w:pStyle w:val="ListParagraph"/>
        <w:numPr>
          <w:ilvl w:val="0"/>
          <w:numId w:val="129"/>
        </w:numPr>
        <w:tabs>
          <w:tab w:val="left" w:pos="2620"/>
        </w:tabs>
        <w:rPr>
          <w:rFonts w:ascii="Arial" w:hAnsi="Arial" w:cs="Arial"/>
          <w:sz w:val="20"/>
        </w:rPr>
      </w:pPr>
      <w:hyperlink w:anchor="_bookmark274" w:history="1">
        <w:r w:rsidR="003B3FED" w:rsidRPr="00A27FCD">
          <w:rPr>
            <w:rFonts w:ascii="Arial" w:hAnsi="Arial" w:cs="Arial"/>
            <w:color w:val="0000CC"/>
            <w:sz w:val="20"/>
          </w:rPr>
          <w:t>Bật</w:t>
        </w:r>
      </w:hyperlink>
      <w:r w:rsidR="003B3FED" w:rsidRPr="00A27FCD">
        <w:rPr>
          <w:rFonts w:ascii="Arial" w:hAnsi="Arial" w:cs="Arial"/>
          <w:color w:val="0000CC"/>
          <w:sz w:val="20"/>
        </w:rPr>
        <w:t xml:space="preserve"> hoặc tắt Sensitivity của mật khẩu</w:t>
      </w:r>
    </w:p>
    <w:p w14:paraId="0BA24599"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6B54C4B6" w14:textId="77777777" w:rsidR="008C539B" w:rsidRPr="00A27FCD" w:rsidRDefault="008C539B">
      <w:pPr>
        <w:pStyle w:val="BodyText"/>
        <w:spacing w:before="11"/>
        <w:rPr>
          <w:rFonts w:ascii="Arial" w:hAnsi="Arial" w:cs="Arial"/>
          <w:sz w:val="29"/>
        </w:rPr>
      </w:pPr>
    </w:p>
    <w:p w14:paraId="2E0B7AEC" w14:textId="2F9D1455" w:rsidR="008C539B" w:rsidRPr="00A27FCD" w:rsidRDefault="003B3FED">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9776C81" w14:textId="03A2EF9C" w:rsidR="008C539B" w:rsidRPr="00A27FCD" w:rsidRDefault="008D1AB8" w:rsidP="006F7931">
      <w:pPr>
        <w:pStyle w:val="ListParagraph"/>
        <w:numPr>
          <w:ilvl w:val="1"/>
          <w:numId w:val="129"/>
        </w:numPr>
        <w:tabs>
          <w:tab w:val="left" w:pos="2740"/>
        </w:tabs>
        <w:spacing w:before="128"/>
        <w:rPr>
          <w:rFonts w:ascii="Arial" w:hAnsi="Arial" w:cs="Arial"/>
          <w:sz w:val="20"/>
        </w:rPr>
      </w:pPr>
      <w:hyperlink w:anchor="_bookmark140" w:history="1">
        <w:r w:rsidR="00C12992" w:rsidRPr="00A27FCD">
          <w:rPr>
            <w:rFonts w:ascii="Arial" w:hAnsi="Arial" w:cs="Arial"/>
            <w:color w:val="0000CC"/>
            <w:sz w:val="20"/>
          </w:rPr>
          <w:t xml:space="preserve">"Managing Resources with Profiles" </w:t>
        </w:r>
      </w:hyperlink>
      <w:hyperlink w:anchor="_bookmark140" w:history="1">
        <w:r w:rsidR="003B3FED" w:rsidRPr="00A27FCD">
          <w:rPr>
            <w:rFonts w:ascii="Arial" w:hAnsi="Arial" w:cs="Arial"/>
            <w:sz w:val="20"/>
          </w:rPr>
          <w:t>Trên trang</w:t>
        </w:r>
        <w:r w:rsidR="00C12992" w:rsidRPr="00A27FCD">
          <w:rPr>
            <w:rFonts w:ascii="Arial" w:hAnsi="Arial" w:cs="Arial"/>
            <w:spacing w:val="-6"/>
            <w:sz w:val="20"/>
          </w:rPr>
          <w:t xml:space="preserve"> </w:t>
        </w:r>
        <w:r w:rsidR="00C12992" w:rsidRPr="00A27FCD">
          <w:rPr>
            <w:rFonts w:ascii="Arial" w:hAnsi="Arial" w:cs="Arial"/>
            <w:sz w:val="20"/>
          </w:rPr>
          <w:t>2-12</w:t>
        </w:r>
      </w:hyperlink>
    </w:p>
    <w:p w14:paraId="458A5041" w14:textId="77777777" w:rsidR="008C539B" w:rsidRPr="00A27FCD" w:rsidRDefault="00C12992" w:rsidP="006F7931">
      <w:pPr>
        <w:pStyle w:val="ListParagraph"/>
        <w:numPr>
          <w:ilvl w:val="1"/>
          <w:numId w:val="129"/>
        </w:numPr>
        <w:tabs>
          <w:tab w:val="left" w:pos="2740"/>
        </w:tabs>
        <w:spacing w:before="117" w:line="232" w:lineRule="auto"/>
        <w:ind w:right="1898"/>
        <w:rPr>
          <w:rFonts w:ascii="Arial" w:hAnsi="Arial" w:cs="Arial"/>
          <w:sz w:val="20"/>
        </w:rPr>
      </w:pPr>
      <w:r w:rsidRPr="00A27FCD">
        <w:rPr>
          <w:rFonts w:ascii="Arial" w:hAnsi="Arial" w:cs="Arial"/>
          <w:i/>
          <w:sz w:val="20"/>
        </w:rPr>
        <w:t>Oracle</w:t>
      </w:r>
      <w:r w:rsidRPr="00A27FCD">
        <w:rPr>
          <w:rFonts w:ascii="Arial" w:hAnsi="Arial" w:cs="Arial"/>
          <w:i/>
          <w:spacing w:val="-5"/>
          <w:sz w:val="20"/>
        </w:rPr>
        <w:t xml:space="preserve"> </w:t>
      </w:r>
      <w:r w:rsidRPr="00A27FCD">
        <w:rPr>
          <w:rFonts w:ascii="Arial" w:hAnsi="Arial" w:cs="Arial"/>
          <w:i/>
          <w:sz w:val="20"/>
        </w:rPr>
        <w:t>Database</w:t>
      </w:r>
      <w:r w:rsidRPr="00A27FCD">
        <w:rPr>
          <w:rFonts w:ascii="Arial" w:hAnsi="Arial" w:cs="Arial"/>
          <w:i/>
          <w:spacing w:val="-6"/>
          <w:sz w:val="20"/>
        </w:rPr>
        <w:t xml:space="preserve"> </w:t>
      </w:r>
      <w:r w:rsidRPr="00A27FCD">
        <w:rPr>
          <w:rFonts w:ascii="Arial" w:hAnsi="Arial" w:cs="Arial"/>
          <w:i/>
          <w:sz w:val="20"/>
        </w:rPr>
        <w:t>SQL</w:t>
      </w:r>
      <w:r w:rsidRPr="00A27FCD">
        <w:rPr>
          <w:rFonts w:ascii="Arial" w:hAnsi="Arial" w:cs="Arial"/>
          <w:i/>
          <w:spacing w:val="-4"/>
          <w:sz w:val="20"/>
        </w:rPr>
        <w:t xml:space="preserve"> </w:t>
      </w:r>
      <w:r w:rsidRPr="00A27FCD">
        <w:rPr>
          <w:rFonts w:ascii="Arial" w:hAnsi="Arial" w:cs="Arial"/>
          <w:i/>
          <w:sz w:val="20"/>
        </w:rPr>
        <w:t>Language</w:t>
      </w:r>
      <w:r w:rsidRPr="00A27FCD">
        <w:rPr>
          <w:rFonts w:ascii="Arial" w:hAnsi="Arial" w:cs="Arial"/>
          <w:i/>
          <w:spacing w:val="-6"/>
          <w:sz w:val="20"/>
        </w:rPr>
        <w:t xml:space="preserve"> </w:t>
      </w:r>
      <w:r w:rsidRPr="00A27FCD">
        <w:rPr>
          <w:rFonts w:ascii="Arial" w:hAnsi="Arial" w:cs="Arial"/>
          <w:i/>
          <w:sz w:val="20"/>
        </w:rPr>
        <w:t>Reference</w:t>
      </w:r>
      <w:r w:rsidRPr="00A27FCD">
        <w:rPr>
          <w:rFonts w:ascii="Arial" w:hAnsi="Arial" w:cs="Arial"/>
          <w:i/>
          <w:spacing w:val="-6"/>
          <w:sz w:val="20"/>
        </w:rPr>
        <w:t xml:space="preserve"> </w:t>
      </w:r>
      <w:r w:rsidRPr="00A27FCD">
        <w:rPr>
          <w:rFonts w:ascii="Arial" w:hAnsi="Arial" w:cs="Arial"/>
          <w:sz w:val="20"/>
        </w:rPr>
        <w:t>for</w:t>
      </w:r>
      <w:r w:rsidRPr="00A27FCD">
        <w:rPr>
          <w:rFonts w:ascii="Arial" w:hAnsi="Arial" w:cs="Arial"/>
          <w:spacing w:val="-5"/>
          <w:sz w:val="20"/>
        </w:rPr>
        <w:t xml:space="preserve"> </w:t>
      </w:r>
      <w:r w:rsidRPr="00A27FCD">
        <w:rPr>
          <w:rFonts w:ascii="Arial" w:hAnsi="Arial" w:cs="Arial"/>
          <w:sz w:val="20"/>
        </w:rPr>
        <w:t>syntax</w:t>
      </w:r>
      <w:r w:rsidRPr="00A27FCD">
        <w:rPr>
          <w:rFonts w:ascii="Arial" w:hAnsi="Arial" w:cs="Arial"/>
          <w:spacing w:val="-6"/>
          <w:sz w:val="20"/>
        </w:rPr>
        <w:t xml:space="preserve"> </w:t>
      </w:r>
      <w:r w:rsidRPr="00A27FCD">
        <w:rPr>
          <w:rFonts w:ascii="Arial" w:hAnsi="Arial" w:cs="Arial"/>
          <w:sz w:val="20"/>
        </w:rPr>
        <w:t>and</w:t>
      </w:r>
      <w:r w:rsidRPr="00A27FCD">
        <w:rPr>
          <w:rFonts w:ascii="Arial" w:hAnsi="Arial" w:cs="Arial"/>
          <w:spacing w:val="-4"/>
          <w:sz w:val="20"/>
        </w:rPr>
        <w:t xml:space="preserve"> </w:t>
      </w:r>
      <w:r w:rsidRPr="00A27FCD">
        <w:rPr>
          <w:rFonts w:ascii="Arial" w:hAnsi="Arial" w:cs="Arial"/>
          <w:sz w:val="20"/>
        </w:rPr>
        <w:t>specific information about SQL statements discussed in this</w:t>
      </w:r>
      <w:r w:rsidRPr="00A27FCD">
        <w:rPr>
          <w:rFonts w:ascii="Arial" w:hAnsi="Arial" w:cs="Arial"/>
          <w:spacing w:val="-19"/>
          <w:sz w:val="20"/>
        </w:rPr>
        <w:t xml:space="preserve"> </w:t>
      </w:r>
      <w:r w:rsidRPr="00A27FCD">
        <w:rPr>
          <w:rFonts w:ascii="Arial" w:hAnsi="Arial" w:cs="Arial"/>
          <w:sz w:val="20"/>
        </w:rPr>
        <w:t>section</w:t>
      </w:r>
    </w:p>
    <w:p w14:paraId="66359AB6" w14:textId="77777777" w:rsidR="008C539B" w:rsidRPr="00A27FCD" w:rsidRDefault="008C539B">
      <w:pPr>
        <w:pStyle w:val="BodyText"/>
        <w:spacing w:before="2"/>
        <w:rPr>
          <w:rFonts w:ascii="Arial" w:hAnsi="Arial" w:cs="Arial"/>
        </w:rPr>
      </w:pPr>
    </w:p>
    <w:p w14:paraId="317D34CD" w14:textId="34E3DD80" w:rsidR="008C539B" w:rsidRPr="00A27FCD" w:rsidRDefault="003B3FED">
      <w:pPr>
        <w:pStyle w:val="Heading6"/>
        <w:ind w:left="1660"/>
      </w:pPr>
      <w:bookmarkStart w:id="214" w:name="About_Managing_Passwords"/>
      <w:bookmarkStart w:id="215" w:name="_bookmark202"/>
      <w:bookmarkStart w:id="216" w:name="_bookmark203"/>
      <w:bookmarkEnd w:id="214"/>
      <w:bookmarkEnd w:id="215"/>
      <w:bookmarkEnd w:id="216"/>
      <w:r w:rsidRPr="00A27FCD">
        <w:t>Về quản lý mật khẩu</w:t>
      </w:r>
    </w:p>
    <w:p w14:paraId="2B5F598A" w14:textId="548ADE16" w:rsidR="008C539B" w:rsidRPr="00A27FCD" w:rsidRDefault="003B3FED">
      <w:pPr>
        <w:pStyle w:val="BodyText"/>
        <w:spacing w:before="55" w:line="232" w:lineRule="auto"/>
        <w:ind w:left="1660" w:right="848"/>
        <w:rPr>
          <w:rFonts w:ascii="Arial" w:hAnsi="Arial" w:cs="Arial"/>
        </w:rPr>
      </w:pPr>
      <w:r w:rsidRPr="00A27FCD">
        <w:rPr>
          <w:rFonts w:ascii="Arial" w:hAnsi="Arial" w:cs="Arial"/>
        </w:rPr>
        <w:t>Các hệ thống bảo mật cơ sở dữ liệu phụ thuộc vào mật khẩu yêu cầu mật khẩu luôn được giữ bí mật. Bởi vì mật khẩu dễ bị trộm cắp và sử dụng sai, Oracle Database sử dụng chính sách quản lý mật khẩu. Quản trị viên cơ sở dữ liệu và nhân viên an ninh kiểm soát chính sách này thông qua hồ sơ người dùng, cho phép kiểm soát cơ sở dữ liệu tốt hơn.</w:t>
      </w:r>
    </w:p>
    <w:p w14:paraId="03FADE66" w14:textId="0B69F64B" w:rsidR="008C539B" w:rsidRPr="00A27FCD" w:rsidRDefault="003B3FED">
      <w:pPr>
        <w:pStyle w:val="BodyText"/>
        <w:spacing w:before="117" w:line="230" w:lineRule="auto"/>
        <w:ind w:left="1659" w:right="848"/>
        <w:rPr>
          <w:rFonts w:ascii="Arial" w:hAnsi="Arial" w:cs="Arial"/>
        </w:rPr>
      </w:pPr>
      <w:r w:rsidRPr="00A27FCD">
        <w:rPr>
          <w:rFonts w:ascii="Arial" w:hAnsi="Arial" w:cs="Arial"/>
        </w:rPr>
        <w:t xml:space="preserve">Sử dụng câu lệnh </w:t>
      </w:r>
      <w:r w:rsidRPr="00A27FCD">
        <w:rPr>
          <w:rFonts w:ascii="Courier New" w:hAnsi="Courier New" w:cs="Courier New"/>
        </w:rPr>
        <w:t>CREATE PROFILE</w:t>
      </w:r>
      <w:r w:rsidRPr="00A27FCD">
        <w:rPr>
          <w:rFonts w:ascii="Arial" w:hAnsi="Arial" w:cs="Arial"/>
        </w:rPr>
        <w:t xml:space="preserve"> để tạo hồ sơ người dùng. Hồ sơ được gán cho người dùng với câu lệnh </w:t>
      </w:r>
      <w:r w:rsidRPr="00A27FCD">
        <w:rPr>
          <w:rFonts w:ascii="Courier New" w:hAnsi="Courier New" w:cs="Courier New"/>
        </w:rPr>
        <w:t>CREATE USER</w:t>
      </w:r>
      <w:r w:rsidRPr="00A27FCD">
        <w:rPr>
          <w:rFonts w:ascii="Arial" w:hAnsi="Arial" w:cs="Arial"/>
        </w:rPr>
        <w:t xml:space="preserve"> hoặc </w:t>
      </w:r>
      <w:r w:rsidRPr="00A27FCD">
        <w:rPr>
          <w:rFonts w:ascii="Courier New" w:hAnsi="Courier New" w:cs="Courier New"/>
        </w:rPr>
        <w:t>ALTER USER</w:t>
      </w:r>
      <w:r w:rsidRPr="00A27FCD">
        <w:rPr>
          <w:rFonts w:ascii="Arial" w:hAnsi="Arial" w:cs="Arial"/>
        </w:rPr>
        <w:t xml:space="preserve">. Chi tiết về việc tạo và thay đổi hồ sơ người dùng cơ sở dữ liệu không được thảo luận trong phần này. Phần này mô tả các tham số mật khẩu có thể được chỉ định bằng cách sử dụng câu lệnh </w:t>
      </w:r>
      <w:r w:rsidRPr="00A27FCD">
        <w:rPr>
          <w:rFonts w:ascii="Courier New" w:hAnsi="Courier New" w:cs="Courier New"/>
        </w:rPr>
        <w:t xml:space="preserve">CREATE PROFILE </w:t>
      </w:r>
      <w:r w:rsidRPr="00A27FCD">
        <w:rPr>
          <w:rFonts w:ascii="Arial" w:hAnsi="Arial" w:cs="Arial"/>
        </w:rPr>
        <w:t xml:space="preserve">(hoặc </w:t>
      </w:r>
      <w:r w:rsidRPr="00A27FCD">
        <w:rPr>
          <w:rFonts w:ascii="Courier New" w:hAnsi="Courier New" w:cs="Courier New"/>
        </w:rPr>
        <w:t>ALTER PROFILE</w:t>
      </w:r>
      <w:r w:rsidRPr="00A27FCD">
        <w:rPr>
          <w:rFonts w:ascii="Arial" w:hAnsi="Arial" w:cs="Arial"/>
        </w:rPr>
        <w:t>).</w:t>
      </w:r>
    </w:p>
    <w:p w14:paraId="4A32ABAC" w14:textId="77777777" w:rsidR="008C539B" w:rsidRPr="00A27FCD" w:rsidRDefault="008C539B">
      <w:pPr>
        <w:pStyle w:val="BodyText"/>
        <w:spacing w:before="11"/>
        <w:rPr>
          <w:rFonts w:ascii="Arial" w:hAnsi="Arial" w:cs="Arial"/>
          <w:sz w:val="22"/>
        </w:rPr>
      </w:pPr>
    </w:p>
    <w:p w14:paraId="14F0BD4E" w14:textId="70132DAA" w:rsidR="008C539B" w:rsidRPr="00A27FCD" w:rsidRDefault="003B3FED">
      <w:pPr>
        <w:pStyle w:val="Heading6"/>
        <w:spacing w:before="1"/>
        <w:ind w:left="1660"/>
      </w:pPr>
      <w:bookmarkStart w:id="217" w:name="Finding_User_Accounts_That_Have_Default_"/>
      <w:bookmarkStart w:id="218" w:name="_bookmark206"/>
      <w:bookmarkStart w:id="219" w:name="_bookmark207"/>
      <w:bookmarkEnd w:id="217"/>
      <w:bookmarkEnd w:id="218"/>
      <w:bookmarkEnd w:id="219"/>
      <w:r w:rsidRPr="00A27FCD">
        <w:t>Tìm tài khoản người dùng có mật khẩu mặc định</w:t>
      </w:r>
    </w:p>
    <w:p w14:paraId="729B0850" w14:textId="09D9D150" w:rsidR="008C539B" w:rsidRPr="00A27FCD" w:rsidRDefault="003B3FED">
      <w:pPr>
        <w:pStyle w:val="BodyText"/>
        <w:spacing w:before="56" w:line="230" w:lineRule="auto"/>
        <w:ind w:left="1660" w:right="736"/>
        <w:rPr>
          <w:rFonts w:ascii="Arial" w:hAnsi="Arial" w:cs="Arial"/>
        </w:rPr>
      </w:pPr>
      <w:r w:rsidRPr="00A27FCD">
        <w:rPr>
          <w:rFonts w:ascii="Arial" w:hAnsi="Arial" w:cs="Arial"/>
        </w:rPr>
        <w:t>Khi bạn tạo một cơ sở dữ liệu trong Cơ sở dữ liệu Oracle 11g Release 2 (11.2), hầu hết các tài khoản mặc định của nó sẽ bị khóa với mật khẩu đã hết hạn. Nếu bạn đã nâng cấp từ phiên bản trước đó của Cơ sở dữ liệu Oracle, bạn có thể có tài khoản người dùng có mật khẩu mặc định. Đây là những tài khoản mặc định được tạo khi bạn tạo cơ sở dữ liệu, chẳng hạn như tài khoản HR, OE và SCOTT.</w:t>
      </w:r>
    </w:p>
    <w:p w14:paraId="409AE0FF" w14:textId="01D57432" w:rsidR="008C539B" w:rsidRPr="00A27FCD" w:rsidRDefault="003B3FED">
      <w:pPr>
        <w:pStyle w:val="BodyText"/>
        <w:spacing w:before="121" w:line="230" w:lineRule="auto"/>
        <w:ind w:left="1659" w:right="739"/>
        <w:rPr>
          <w:rFonts w:ascii="Arial" w:hAnsi="Arial" w:cs="Arial"/>
        </w:rPr>
      </w:pPr>
      <w:r w:rsidRPr="00A27FCD">
        <w:rPr>
          <w:rFonts w:ascii="Arial" w:hAnsi="Arial" w:cs="Arial"/>
        </w:rPr>
        <w:t xml:space="preserve">Để bảo mật tốt hơn, hãy thay đổi mật khẩu cho các tài khoản này. Sử dụng mật khẩu mặc định thường làm cho cơ sở dữ liệu của bạn dễ bị tấn công bởi những kẻ xâm nhập. Để tìm cả tài khoản bị khóa và mở khóa sử dụng mật khẩu mặc định, hãy đăng nhập vào SQL * Plus bằng đặc quyền SYSDBA và sau đó truy vấn chế độ xem từ điển dữ liệu </w:t>
      </w:r>
      <w:r w:rsidRPr="008A2204">
        <w:rPr>
          <w:rFonts w:ascii="Courier New" w:hAnsi="Courier New" w:cs="Courier New"/>
        </w:rPr>
        <w:t>DBA_USERS_WITH_DEFPWD</w:t>
      </w:r>
      <w:r w:rsidRPr="00A27FCD">
        <w:rPr>
          <w:rFonts w:ascii="Arial" w:hAnsi="Arial" w:cs="Arial"/>
        </w:rPr>
        <w:t>.</w:t>
      </w:r>
    </w:p>
    <w:p w14:paraId="10B65AE6" w14:textId="11D5F905" w:rsidR="008C539B" w:rsidRPr="00A27FCD" w:rsidRDefault="003B3FED">
      <w:pPr>
        <w:pStyle w:val="BodyText"/>
        <w:spacing w:before="121" w:line="232" w:lineRule="auto"/>
        <w:ind w:left="1660" w:right="848"/>
        <w:rPr>
          <w:rFonts w:ascii="Arial" w:hAnsi="Arial" w:cs="Arial"/>
        </w:rPr>
      </w:pPr>
      <w:r w:rsidRPr="00A27FCD">
        <w:rPr>
          <w:rFonts w:ascii="Arial" w:hAnsi="Arial" w:cs="Arial"/>
        </w:rPr>
        <w:t>Ví dụ: để tìm cả tên tài khoản có mật khẩu mặc định và trạng thái tài khoản:</w:t>
      </w:r>
    </w:p>
    <w:p w14:paraId="3EC9EF3D"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SELECT d.username, u.account_status</w:t>
      </w:r>
    </w:p>
    <w:p w14:paraId="63EBCE26"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FROM DBA_USERS_WITH_DEFPWD d, DBA_USERS</w:t>
      </w:r>
      <w:r w:rsidRPr="008A2204">
        <w:rPr>
          <w:rFonts w:ascii="Courier New" w:hAnsi="Courier New" w:cs="Courier New"/>
          <w:spacing w:val="-73"/>
          <w:w w:val="95"/>
          <w:sz w:val="18"/>
        </w:rPr>
        <w:t xml:space="preserve"> </w:t>
      </w:r>
      <w:r w:rsidRPr="008A2204">
        <w:rPr>
          <w:rFonts w:ascii="Courier New" w:hAnsi="Courier New" w:cs="Courier New"/>
          <w:w w:val="95"/>
          <w:sz w:val="18"/>
        </w:rPr>
        <w:t>u</w:t>
      </w:r>
    </w:p>
    <w:p w14:paraId="68508396" w14:textId="77777777" w:rsidR="008C539B" w:rsidRPr="008A2204" w:rsidRDefault="00C12992">
      <w:pPr>
        <w:spacing w:before="16" w:line="259" w:lineRule="auto"/>
        <w:ind w:left="1660" w:right="5721"/>
        <w:rPr>
          <w:rFonts w:ascii="Courier New" w:hAnsi="Courier New" w:cs="Courier New"/>
          <w:sz w:val="18"/>
        </w:rPr>
      </w:pPr>
      <w:r w:rsidRPr="008A2204">
        <w:rPr>
          <w:rFonts w:ascii="Courier New" w:hAnsi="Courier New" w:cs="Courier New"/>
          <w:w w:val="90"/>
          <w:sz w:val="18"/>
        </w:rPr>
        <w:t>WHERE</w:t>
      </w:r>
      <w:r w:rsidRPr="008A2204">
        <w:rPr>
          <w:rFonts w:ascii="Courier New" w:hAnsi="Courier New" w:cs="Courier New"/>
          <w:spacing w:val="-47"/>
          <w:w w:val="90"/>
          <w:sz w:val="18"/>
        </w:rPr>
        <w:t xml:space="preserve"> </w:t>
      </w:r>
      <w:r w:rsidRPr="008A2204">
        <w:rPr>
          <w:rFonts w:ascii="Courier New" w:hAnsi="Courier New" w:cs="Courier New"/>
          <w:w w:val="90"/>
          <w:sz w:val="18"/>
        </w:rPr>
        <w:t>d.username</w:t>
      </w:r>
      <w:r w:rsidRPr="008A2204">
        <w:rPr>
          <w:rFonts w:ascii="Courier New" w:hAnsi="Courier New" w:cs="Courier New"/>
          <w:spacing w:val="-47"/>
          <w:w w:val="90"/>
          <w:sz w:val="18"/>
        </w:rPr>
        <w:t xml:space="preserve"> </w:t>
      </w:r>
      <w:r w:rsidRPr="008A2204">
        <w:rPr>
          <w:rFonts w:ascii="Courier New" w:hAnsi="Courier New" w:cs="Courier New"/>
          <w:w w:val="90"/>
          <w:sz w:val="18"/>
        </w:rPr>
        <w:t>=</w:t>
      </w:r>
      <w:r w:rsidRPr="008A2204">
        <w:rPr>
          <w:rFonts w:ascii="Courier New" w:hAnsi="Courier New" w:cs="Courier New"/>
          <w:spacing w:val="-47"/>
          <w:w w:val="90"/>
          <w:sz w:val="18"/>
        </w:rPr>
        <w:t xml:space="preserve"> </w:t>
      </w:r>
      <w:r w:rsidRPr="008A2204">
        <w:rPr>
          <w:rFonts w:ascii="Courier New" w:hAnsi="Courier New" w:cs="Courier New"/>
          <w:w w:val="90"/>
          <w:sz w:val="18"/>
        </w:rPr>
        <w:t xml:space="preserve">u.username </w:t>
      </w:r>
      <w:r w:rsidRPr="008A2204">
        <w:rPr>
          <w:rFonts w:ascii="Courier New" w:hAnsi="Courier New" w:cs="Courier New"/>
          <w:w w:val="95"/>
          <w:sz w:val="18"/>
        </w:rPr>
        <w:t>ORDER BY</w:t>
      </w:r>
      <w:r w:rsidRPr="008A2204">
        <w:rPr>
          <w:rFonts w:ascii="Courier New" w:hAnsi="Courier New" w:cs="Courier New"/>
          <w:spacing w:val="-35"/>
          <w:w w:val="95"/>
          <w:sz w:val="18"/>
        </w:rPr>
        <w:t xml:space="preserve"> </w:t>
      </w:r>
      <w:r w:rsidRPr="008A2204">
        <w:rPr>
          <w:rFonts w:ascii="Courier New" w:hAnsi="Courier New" w:cs="Courier New"/>
          <w:w w:val="95"/>
          <w:sz w:val="18"/>
        </w:rPr>
        <w:t>2,1;</w:t>
      </w:r>
    </w:p>
    <w:p w14:paraId="73D4EE07" w14:textId="77777777" w:rsidR="008C539B" w:rsidRPr="00A27FCD" w:rsidRDefault="008C539B">
      <w:pPr>
        <w:pStyle w:val="BodyText"/>
        <w:spacing w:before="4"/>
        <w:rPr>
          <w:rFonts w:ascii="Arial" w:hAnsi="Arial" w:cs="Arial"/>
          <w:sz w:val="19"/>
        </w:rPr>
      </w:pPr>
    </w:p>
    <w:p w14:paraId="4ABC68E5" w14:textId="77777777" w:rsidR="008C539B" w:rsidRPr="008A2204" w:rsidRDefault="00C12992">
      <w:pPr>
        <w:ind w:left="1660"/>
        <w:rPr>
          <w:rFonts w:ascii="Courier New" w:hAnsi="Courier New" w:cs="Courier New"/>
          <w:sz w:val="18"/>
        </w:rPr>
      </w:pPr>
      <w:r w:rsidRPr="008A2204">
        <w:rPr>
          <w:rFonts w:ascii="Courier New" w:hAnsi="Courier New" w:cs="Courier New"/>
          <w:w w:val="95"/>
          <w:sz w:val="18"/>
        </w:rPr>
        <w:t>USERNAME</w:t>
      </w:r>
      <w:r w:rsidRPr="008A2204">
        <w:rPr>
          <w:rFonts w:ascii="Courier New" w:hAnsi="Courier New" w:cs="Courier New"/>
          <w:spacing w:val="73"/>
          <w:w w:val="95"/>
          <w:sz w:val="18"/>
        </w:rPr>
        <w:t xml:space="preserve"> </w:t>
      </w:r>
      <w:r w:rsidRPr="008A2204">
        <w:rPr>
          <w:rFonts w:ascii="Courier New" w:hAnsi="Courier New" w:cs="Courier New"/>
          <w:w w:val="95"/>
          <w:sz w:val="18"/>
        </w:rPr>
        <w:t>ACCOUNT_STATUS</w:t>
      </w:r>
    </w:p>
    <w:p w14:paraId="3910F7D4" w14:textId="77777777" w:rsidR="008C539B" w:rsidRPr="008A2204" w:rsidRDefault="00C12992">
      <w:pPr>
        <w:tabs>
          <w:tab w:val="left" w:pos="2586"/>
        </w:tabs>
        <w:spacing w:before="17" w:line="259" w:lineRule="auto"/>
        <w:ind w:left="1660" w:right="499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SCOTT</w:t>
      </w:r>
      <w:r w:rsidRPr="008A2204">
        <w:rPr>
          <w:rFonts w:ascii="Courier New" w:hAnsi="Courier New" w:cs="Courier New"/>
          <w:w w:val="95"/>
          <w:sz w:val="18"/>
        </w:rPr>
        <w:tab/>
        <w:t>EXPIRED &amp;</w:t>
      </w:r>
      <w:r w:rsidRPr="008A2204">
        <w:rPr>
          <w:rFonts w:ascii="Courier New" w:hAnsi="Courier New" w:cs="Courier New"/>
          <w:spacing w:val="-45"/>
          <w:w w:val="95"/>
          <w:sz w:val="18"/>
        </w:rPr>
        <w:t xml:space="preserve"> </w:t>
      </w:r>
      <w:r w:rsidRPr="008A2204">
        <w:rPr>
          <w:rFonts w:ascii="Courier New" w:hAnsi="Courier New" w:cs="Courier New"/>
          <w:w w:val="95"/>
          <w:sz w:val="18"/>
        </w:rPr>
        <w:t>LOCKED</w:t>
      </w:r>
    </w:p>
    <w:p w14:paraId="5B00434D" w14:textId="77777777" w:rsidR="008C539B" w:rsidRPr="00A27FCD" w:rsidRDefault="008C539B">
      <w:pPr>
        <w:pStyle w:val="BodyText"/>
        <w:spacing w:before="5"/>
        <w:rPr>
          <w:rFonts w:ascii="Arial" w:hAnsi="Arial" w:cs="Arial"/>
          <w:sz w:val="17"/>
        </w:rPr>
      </w:pPr>
    </w:p>
    <w:p w14:paraId="3422BF29" w14:textId="50D92B10" w:rsidR="008C539B" w:rsidRPr="00A27FCD" w:rsidRDefault="003B3FED">
      <w:pPr>
        <w:pStyle w:val="BodyText"/>
        <w:spacing w:line="230" w:lineRule="auto"/>
        <w:ind w:left="1660" w:right="1009"/>
        <w:jc w:val="both"/>
        <w:rPr>
          <w:rFonts w:ascii="Arial" w:hAnsi="Arial" w:cs="Arial"/>
        </w:rPr>
      </w:pPr>
      <w:r w:rsidRPr="00A27FCD">
        <w:rPr>
          <w:rFonts w:ascii="Arial" w:hAnsi="Arial" w:cs="Arial"/>
          <w:w w:val="95"/>
        </w:rPr>
        <w:t xml:space="preserve">Sau đó thay đổi mật khẩu cho bất kỳ tài khoản nào mà danh sách được liệt kê trong </w:t>
      </w:r>
      <w:r w:rsidR="00285B3A" w:rsidRPr="00A27FCD">
        <w:rPr>
          <w:rFonts w:ascii="Arial" w:hAnsi="Arial" w:cs="Arial"/>
          <w:w w:val="95"/>
        </w:rPr>
        <w:t>DBA_USERS_WITH_DEFPWD.</w:t>
      </w:r>
      <w:r w:rsidRPr="00A27FCD">
        <w:rPr>
          <w:rFonts w:ascii="Arial" w:hAnsi="Arial" w:cs="Arial"/>
          <w:w w:val="95"/>
        </w:rPr>
        <w:t xml:space="preserve"> Oracle khuyến cáo rằng bạn không </w:t>
      </w:r>
      <w:r w:rsidR="00285B3A" w:rsidRPr="00A27FCD">
        <w:rPr>
          <w:rFonts w:ascii="Arial" w:hAnsi="Arial" w:cs="Arial"/>
          <w:w w:val="95"/>
        </w:rPr>
        <w:t xml:space="preserve">nên đặt lại mật khẩu củ của </w:t>
      </w:r>
      <w:r w:rsidRPr="00A27FCD">
        <w:rPr>
          <w:rFonts w:ascii="Arial" w:hAnsi="Arial" w:cs="Arial"/>
          <w:w w:val="95"/>
        </w:rPr>
        <w:t>tài khoản đã có trong các bản phát hành trước của Cơ sở dữ liệu Oracle.</w:t>
      </w:r>
    </w:p>
    <w:p w14:paraId="340C47BC"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 xml:space="preserve">ALTER USER SCOTT ACCOUNT UNLOCK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5628C7D8" w14:textId="77777777" w:rsidR="008C539B" w:rsidRPr="00A27FCD" w:rsidRDefault="008C539B">
      <w:pPr>
        <w:pStyle w:val="BodyText"/>
        <w:spacing w:before="1"/>
        <w:rPr>
          <w:rFonts w:ascii="Arial" w:hAnsi="Arial" w:cs="Arial"/>
          <w:sz w:val="19"/>
        </w:rPr>
      </w:pPr>
    </w:p>
    <w:p w14:paraId="75878D6C" w14:textId="5EF322B5" w:rsidR="008C539B" w:rsidRPr="00A27FCD" w:rsidRDefault="00285B3A">
      <w:pPr>
        <w:pStyle w:val="BodyText"/>
        <w:spacing w:line="228" w:lineRule="auto"/>
        <w:ind w:left="1660" w:right="848"/>
        <w:rPr>
          <w:rFonts w:ascii="Arial" w:hAnsi="Arial" w:cs="Arial"/>
        </w:rPr>
      </w:pPr>
      <w:r w:rsidRPr="00A27FCD">
        <w:rPr>
          <w:rFonts w:ascii="Arial" w:hAnsi="Arial" w:cs="Arial"/>
        </w:rPr>
        <w:t>Thay thế mật khẩu bằng mật khẩu an toàn. "Yêu cầu tối thiểu đối với mật khẩu" trên trang 3-3 mô tả các yêu cầu tối thiểu đối với mật khẩu.</w:t>
      </w:r>
    </w:p>
    <w:p w14:paraId="6C494DE9" w14:textId="77777777" w:rsidR="008C539B" w:rsidRPr="00A27FCD" w:rsidRDefault="008C539B">
      <w:pPr>
        <w:pStyle w:val="BodyText"/>
        <w:spacing w:before="5"/>
        <w:rPr>
          <w:rFonts w:ascii="Arial" w:hAnsi="Arial" w:cs="Arial"/>
          <w:sz w:val="23"/>
        </w:rPr>
      </w:pPr>
    </w:p>
    <w:p w14:paraId="533ED037" w14:textId="6CBC2D42" w:rsidR="008C539B" w:rsidRPr="00A27FCD" w:rsidRDefault="00285B3A">
      <w:pPr>
        <w:pStyle w:val="Heading6"/>
        <w:spacing w:before="1"/>
        <w:ind w:left="1660"/>
      </w:pPr>
      <w:bookmarkStart w:id="220" w:name="Configuring_Password_Settings_in_the_Def"/>
      <w:bookmarkStart w:id="221" w:name="_bookmark209"/>
      <w:bookmarkStart w:id="222" w:name="_bookmark210"/>
      <w:bookmarkStart w:id="223" w:name="_bookmark211"/>
      <w:bookmarkEnd w:id="220"/>
      <w:bookmarkEnd w:id="221"/>
      <w:bookmarkEnd w:id="222"/>
      <w:bookmarkEnd w:id="223"/>
      <w:r w:rsidRPr="00A27FCD">
        <w:t>Cấu hình cài đặt mật khẩu trong cấu hình mặc định</w:t>
      </w:r>
    </w:p>
    <w:p w14:paraId="2BC6AF77" w14:textId="0CBE43EB" w:rsidR="008C539B" w:rsidRPr="00A27FCD" w:rsidRDefault="00285B3A">
      <w:pPr>
        <w:pStyle w:val="BodyText"/>
        <w:spacing w:before="55" w:line="232" w:lineRule="auto"/>
        <w:ind w:left="1660" w:right="848"/>
        <w:rPr>
          <w:rFonts w:ascii="Arial" w:hAnsi="Arial" w:cs="Arial"/>
        </w:rPr>
      </w:pPr>
      <w:r w:rsidRPr="00A27FCD">
        <w:rPr>
          <w:rFonts w:ascii="Arial" w:hAnsi="Arial" w:cs="Arial"/>
        </w:rPr>
        <w:t>Hồ sơ là tập hợp các tham số được giới hạn về tài nguyên trong cơ sở dữ liệu. Nếu bạn chỉ định cấu hình cho người dùng, thì người dùng đó không thể vượt quá các giới hạn này. Bạn có thể cấu hình các thiết lập cơ sở dữ liệu như các phiên cho mỗi người dùng, ghi nhật ký và truy tìm</w:t>
      </w:r>
    </w:p>
    <w:p w14:paraId="004627C6"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1E708B9B" w14:textId="77777777" w:rsidR="008C539B" w:rsidRPr="00A27FCD" w:rsidRDefault="008C539B">
      <w:pPr>
        <w:pStyle w:val="BodyText"/>
        <w:spacing w:before="5"/>
        <w:rPr>
          <w:rFonts w:ascii="Arial" w:hAnsi="Arial" w:cs="Arial"/>
          <w:sz w:val="25"/>
        </w:rPr>
      </w:pPr>
    </w:p>
    <w:p w14:paraId="5EA88762" w14:textId="7330FABF" w:rsidR="008C539B" w:rsidRPr="008A2204" w:rsidRDefault="00285B3A">
      <w:pPr>
        <w:pStyle w:val="BodyText"/>
        <w:spacing w:before="101" w:line="230" w:lineRule="auto"/>
        <w:ind w:left="2259" w:right="91"/>
        <w:rPr>
          <w:rFonts w:ascii="Courier New" w:hAnsi="Courier New" w:cs="Courier New"/>
        </w:rPr>
      </w:pPr>
      <w:r w:rsidRPr="00A27FCD">
        <w:rPr>
          <w:rFonts w:ascii="Arial" w:hAnsi="Arial" w:cs="Arial"/>
        </w:rPr>
        <w:t xml:space="preserve">các tính năng, v.v. Hồ sơ cũng có thể kiểm soát mật khẩu người dùng. Để tìm thông tin về cài đặt mật khẩu hiện tại trong tiểu sử, bạn có thể truy vấn chế độ xem từ điển dữ liệu </w:t>
      </w:r>
      <w:r w:rsidRPr="008A2204">
        <w:rPr>
          <w:rFonts w:ascii="Courier New" w:hAnsi="Courier New" w:cs="Courier New"/>
        </w:rPr>
        <w:t>DBA_PROFILES.</w:t>
      </w:r>
    </w:p>
    <w:p w14:paraId="025EAD2C" w14:textId="7130B6C8" w:rsidR="008C539B" w:rsidRPr="00A27FCD" w:rsidRDefault="008D1AB8">
      <w:pPr>
        <w:pStyle w:val="BodyText"/>
        <w:spacing w:before="113"/>
        <w:ind w:left="2260"/>
        <w:rPr>
          <w:rFonts w:ascii="Arial" w:hAnsi="Arial" w:cs="Arial"/>
        </w:rPr>
      </w:pPr>
      <w:hyperlink w:anchor="_bookmark213" w:history="1">
        <w:r w:rsidR="00285B3A" w:rsidRPr="00A27FCD">
          <w:rPr>
            <w:rFonts w:ascii="Arial" w:hAnsi="Arial" w:cs="Arial"/>
            <w:color w:val="0000CC"/>
          </w:rPr>
          <w:t>Bản</w:t>
        </w:r>
        <w:r w:rsidR="00C12992" w:rsidRPr="00A27FCD">
          <w:rPr>
            <w:rFonts w:ascii="Arial" w:hAnsi="Arial" w:cs="Arial"/>
            <w:color w:val="0000CC"/>
          </w:rPr>
          <w:t xml:space="preserve"> 3–1 </w:t>
        </w:r>
      </w:hyperlink>
      <w:r w:rsidR="00285B3A" w:rsidRPr="00A27FCD">
        <w:rPr>
          <w:rFonts w:ascii="Arial" w:hAnsi="Arial" w:cs="Arial"/>
        </w:rPr>
        <w:t xml:space="preserve"> liệt kê các cài đặt tham số mật khẩu cụ thể trong cấu hình mặc định.</w:t>
      </w:r>
    </w:p>
    <w:p w14:paraId="05261A0D" w14:textId="77777777" w:rsidR="008C539B" w:rsidRPr="00A27FCD" w:rsidRDefault="008C539B">
      <w:pPr>
        <w:pStyle w:val="BodyText"/>
        <w:spacing w:before="3"/>
        <w:rPr>
          <w:rFonts w:ascii="Arial" w:hAnsi="Arial" w:cs="Arial"/>
          <w:sz w:val="32"/>
        </w:rPr>
      </w:pPr>
    </w:p>
    <w:p w14:paraId="21C20685" w14:textId="52241E41" w:rsidR="008C539B" w:rsidRPr="00A27FCD" w:rsidRDefault="00285B3A">
      <w:pPr>
        <w:tabs>
          <w:tab w:val="left" w:pos="3293"/>
        </w:tabs>
        <w:ind w:left="2260"/>
        <w:rPr>
          <w:rFonts w:ascii="Arial" w:hAnsi="Arial" w:cs="Arial"/>
          <w:b/>
          <w:i/>
          <w:sz w:val="18"/>
        </w:rPr>
      </w:pPr>
      <w:bookmarkStart w:id="224" w:name="_bookmark212"/>
      <w:bookmarkStart w:id="225" w:name="_bookmark213"/>
      <w:bookmarkEnd w:id="224"/>
      <w:bookmarkEnd w:id="225"/>
      <w:r w:rsidRPr="00A27FCD">
        <w:rPr>
          <w:rFonts w:ascii="Arial" w:hAnsi="Arial" w:cs="Arial"/>
          <w:b/>
          <w:i/>
          <w:spacing w:val="-4"/>
          <w:sz w:val="18"/>
        </w:rPr>
        <w:t>Bản</w:t>
      </w:r>
      <w:r w:rsidR="00C12992" w:rsidRPr="00A27FCD">
        <w:rPr>
          <w:rFonts w:ascii="Arial" w:hAnsi="Arial" w:cs="Arial"/>
          <w:b/>
          <w:i/>
          <w:spacing w:val="-2"/>
          <w:sz w:val="18"/>
        </w:rPr>
        <w:t xml:space="preserve"> </w:t>
      </w:r>
      <w:r w:rsidRPr="00A27FCD">
        <w:rPr>
          <w:rFonts w:ascii="Arial" w:hAnsi="Arial" w:cs="Arial"/>
          <w:b/>
          <w:i/>
          <w:sz w:val="18"/>
        </w:rPr>
        <w:t>3–1 Cài đặt dành riêng cho mật khẩu trong Cấu hình mặc định</w:t>
      </w:r>
    </w:p>
    <w:p w14:paraId="2B80E3B7" w14:textId="77777777" w:rsidR="008C539B" w:rsidRPr="00A27FCD" w:rsidRDefault="008C539B">
      <w:pPr>
        <w:pStyle w:val="BodyText"/>
        <w:spacing w:before="2"/>
        <w:rPr>
          <w:rFonts w:ascii="Arial" w:hAnsi="Arial" w:cs="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8C539B" w:rsidRPr="00A27FCD" w14:paraId="31ADD7B0" w14:textId="77777777">
        <w:trPr>
          <w:trHeight w:val="312"/>
        </w:trPr>
        <w:tc>
          <w:tcPr>
            <w:tcW w:w="2210" w:type="dxa"/>
            <w:tcBorders>
              <w:top w:val="single" w:sz="18" w:space="0" w:color="000000"/>
              <w:bottom w:val="single" w:sz="4" w:space="0" w:color="000000"/>
            </w:tcBorders>
          </w:tcPr>
          <w:p w14:paraId="0AACB20C" w14:textId="37AFE8EF" w:rsidR="008C539B" w:rsidRPr="00A27FCD" w:rsidRDefault="00285B3A">
            <w:pPr>
              <w:pStyle w:val="TableParagraph"/>
              <w:spacing w:before="29"/>
              <w:rPr>
                <w:rFonts w:ascii="Arial" w:hAnsi="Arial" w:cs="Arial"/>
                <w:b/>
                <w:sz w:val="18"/>
              </w:rPr>
            </w:pPr>
            <w:r w:rsidRPr="00A27FCD">
              <w:rPr>
                <w:rFonts w:ascii="Arial" w:hAnsi="Arial" w:cs="Arial"/>
                <w:b/>
                <w:sz w:val="18"/>
              </w:rPr>
              <w:t>Tham số</w:t>
            </w:r>
          </w:p>
        </w:tc>
        <w:tc>
          <w:tcPr>
            <w:tcW w:w="1642" w:type="dxa"/>
            <w:tcBorders>
              <w:top w:val="single" w:sz="18" w:space="0" w:color="000000"/>
              <w:bottom w:val="single" w:sz="4" w:space="0" w:color="000000"/>
            </w:tcBorders>
          </w:tcPr>
          <w:p w14:paraId="1E3727ED" w14:textId="32A4C045" w:rsidR="008C539B" w:rsidRPr="00A27FCD" w:rsidRDefault="00285B3A">
            <w:pPr>
              <w:pStyle w:val="TableParagraph"/>
              <w:spacing w:before="29"/>
              <w:ind w:left="264"/>
              <w:rPr>
                <w:rFonts w:ascii="Arial" w:hAnsi="Arial" w:cs="Arial"/>
                <w:b/>
                <w:sz w:val="18"/>
              </w:rPr>
            </w:pPr>
            <w:bookmarkStart w:id="226" w:name="_bookmark214"/>
            <w:bookmarkEnd w:id="226"/>
            <w:r w:rsidRPr="00A27FCD">
              <w:rPr>
                <w:rFonts w:ascii="Arial" w:hAnsi="Arial" w:cs="Arial"/>
                <w:b/>
                <w:sz w:val="18"/>
              </w:rPr>
              <w:t>Mạc định</w:t>
            </w:r>
          </w:p>
        </w:tc>
        <w:tc>
          <w:tcPr>
            <w:tcW w:w="3843" w:type="dxa"/>
            <w:tcBorders>
              <w:top w:val="single" w:sz="18" w:space="0" w:color="000000"/>
              <w:bottom w:val="single" w:sz="4" w:space="0" w:color="000000"/>
            </w:tcBorders>
          </w:tcPr>
          <w:p w14:paraId="45037BB6" w14:textId="566FA61F" w:rsidR="008C539B" w:rsidRPr="00A27FCD" w:rsidRDefault="00285B3A">
            <w:pPr>
              <w:pStyle w:val="TableParagraph"/>
              <w:spacing w:before="29"/>
              <w:ind w:left="107"/>
              <w:rPr>
                <w:rFonts w:ascii="Arial" w:hAnsi="Arial" w:cs="Arial"/>
                <w:b/>
                <w:sz w:val="18"/>
              </w:rPr>
            </w:pPr>
            <w:r w:rsidRPr="00A27FCD">
              <w:rPr>
                <w:rFonts w:ascii="Arial" w:hAnsi="Arial" w:cs="Arial"/>
                <w:b/>
                <w:sz w:val="18"/>
              </w:rPr>
              <w:t>Mô tả</w:t>
            </w:r>
          </w:p>
        </w:tc>
      </w:tr>
      <w:tr w:rsidR="008C539B" w:rsidRPr="00A27FCD" w14:paraId="312D91FA" w14:textId="77777777">
        <w:trPr>
          <w:trHeight w:val="507"/>
        </w:trPr>
        <w:tc>
          <w:tcPr>
            <w:tcW w:w="2210" w:type="dxa"/>
            <w:tcBorders>
              <w:top w:val="single" w:sz="4" w:space="0" w:color="000000"/>
            </w:tcBorders>
          </w:tcPr>
          <w:p w14:paraId="75383F9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0"/>
                <w:sz w:val="18"/>
              </w:rPr>
              <w:t>FAILED_LOGIN_ATTEMPTS</w:t>
            </w:r>
          </w:p>
        </w:tc>
        <w:tc>
          <w:tcPr>
            <w:tcW w:w="1642" w:type="dxa"/>
            <w:tcBorders>
              <w:top w:val="single" w:sz="4" w:space="0" w:color="000000"/>
            </w:tcBorders>
          </w:tcPr>
          <w:p w14:paraId="09EBAC91" w14:textId="77777777" w:rsidR="008C539B" w:rsidRPr="00A27FCD" w:rsidRDefault="00C12992">
            <w:pPr>
              <w:pStyle w:val="TableParagraph"/>
              <w:spacing w:before="64"/>
              <w:ind w:left="264"/>
              <w:rPr>
                <w:rFonts w:ascii="Arial" w:hAnsi="Arial" w:cs="Arial"/>
                <w:sz w:val="18"/>
              </w:rPr>
            </w:pPr>
            <w:r w:rsidRPr="00A27FCD">
              <w:rPr>
                <w:rFonts w:ascii="Arial" w:hAnsi="Arial" w:cs="Arial"/>
                <w:w w:val="95"/>
                <w:sz w:val="18"/>
              </w:rPr>
              <w:t>10</w:t>
            </w:r>
          </w:p>
        </w:tc>
        <w:tc>
          <w:tcPr>
            <w:tcW w:w="3843" w:type="dxa"/>
            <w:tcBorders>
              <w:top w:val="single" w:sz="4" w:space="0" w:color="000000"/>
            </w:tcBorders>
          </w:tcPr>
          <w:p w14:paraId="3147F923" w14:textId="37DBBBD1" w:rsidR="008C539B" w:rsidRPr="00A27FCD" w:rsidRDefault="00285B3A">
            <w:pPr>
              <w:pStyle w:val="TableParagraph"/>
              <w:spacing w:before="59" w:line="216" w:lineRule="auto"/>
              <w:ind w:left="107" w:right="159"/>
              <w:rPr>
                <w:rFonts w:ascii="Arial" w:hAnsi="Arial" w:cs="Arial"/>
                <w:sz w:val="18"/>
              </w:rPr>
            </w:pPr>
            <w:r w:rsidRPr="00A27FCD">
              <w:rPr>
                <w:rFonts w:ascii="Arial" w:hAnsi="Arial" w:cs="Arial"/>
                <w:sz w:val="18"/>
              </w:rPr>
              <w:t>Đặt thời gian tối đa mà người dùng cố gắng đăng nhập và không thành công trước khi khóa tài khoản.</w:t>
            </w:r>
          </w:p>
        </w:tc>
      </w:tr>
      <w:tr w:rsidR="008C539B" w:rsidRPr="00A27FCD" w14:paraId="6A4AA465" w14:textId="77777777">
        <w:trPr>
          <w:trHeight w:val="298"/>
        </w:trPr>
        <w:tc>
          <w:tcPr>
            <w:tcW w:w="2210" w:type="dxa"/>
          </w:tcPr>
          <w:p w14:paraId="3C45EAA1" w14:textId="77777777" w:rsidR="008C539B" w:rsidRPr="00A27FCD" w:rsidRDefault="008C539B">
            <w:pPr>
              <w:pStyle w:val="TableParagraph"/>
              <w:spacing w:before="0"/>
              <w:rPr>
                <w:rFonts w:ascii="Arial" w:hAnsi="Arial" w:cs="Arial"/>
                <w:sz w:val="18"/>
              </w:rPr>
            </w:pPr>
          </w:p>
        </w:tc>
        <w:tc>
          <w:tcPr>
            <w:tcW w:w="1642" w:type="dxa"/>
          </w:tcPr>
          <w:p w14:paraId="6146EEEA" w14:textId="77777777" w:rsidR="008C539B" w:rsidRPr="00A27FCD" w:rsidRDefault="008C539B">
            <w:pPr>
              <w:pStyle w:val="TableParagraph"/>
              <w:spacing w:before="0"/>
              <w:rPr>
                <w:rFonts w:ascii="Arial" w:hAnsi="Arial" w:cs="Arial"/>
                <w:sz w:val="18"/>
              </w:rPr>
            </w:pPr>
          </w:p>
        </w:tc>
        <w:tc>
          <w:tcPr>
            <w:tcW w:w="3843" w:type="dxa"/>
          </w:tcPr>
          <w:p w14:paraId="79486B55" w14:textId="1E417003" w:rsidR="008C539B" w:rsidRPr="00A27FCD" w:rsidRDefault="00285B3A">
            <w:pPr>
              <w:pStyle w:val="TableParagraph"/>
              <w:spacing w:before="38"/>
              <w:ind w:left="107"/>
              <w:rPr>
                <w:rFonts w:ascii="Arial" w:hAnsi="Arial" w:cs="Arial"/>
                <w:b/>
                <w:sz w:val="18"/>
              </w:rPr>
            </w:pPr>
            <w:r w:rsidRPr="00A27FCD">
              <w:rPr>
                <w:rFonts w:ascii="Arial" w:hAnsi="Arial" w:cs="Arial"/>
                <w:b/>
                <w:sz w:val="18"/>
              </w:rPr>
              <w:t>Chú ý</w:t>
            </w:r>
            <w:r w:rsidR="00C12992" w:rsidRPr="00A27FCD">
              <w:rPr>
                <w:rFonts w:ascii="Arial" w:hAnsi="Arial" w:cs="Arial"/>
                <w:b/>
                <w:sz w:val="18"/>
              </w:rPr>
              <w:t>:</w:t>
            </w:r>
          </w:p>
        </w:tc>
      </w:tr>
      <w:tr w:rsidR="008C539B" w:rsidRPr="00A27FCD" w14:paraId="57803135" w14:textId="77777777">
        <w:trPr>
          <w:trHeight w:val="701"/>
        </w:trPr>
        <w:tc>
          <w:tcPr>
            <w:tcW w:w="2210" w:type="dxa"/>
          </w:tcPr>
          <w:p w14:paraId="4C91B518" w14:textId="77777777" w:rsidR="008C539B" w:rsidRPr="00A27FCD" w:rsidRDefault="008C539B">
            <w:pPr>
              <w:pStyle w:val="TableParagraph"/>
              <w:spacing w:before="0"/>
              <w:rPr>
                <w:rFonts w:ascii="Arial" w:hAnsi="Arial" w:cs="Arial"/>
                <w:sz w:val="18"/>
              </w:rPr>
            </w:pPr>
          </w:p>
        </w:tc>
        <w:tc>
          <w:tcPr>
            <w:tcW w:w="1642" w:type="dxa"/>
          </w:tcPr>
          <w:p w14:paraId="0CDD43F8" w14:textId="77777777" w:rsidR="008C539B" w:rsidRPr="00A27FCD" w:rsidRDefault="008C539B">
            <w:pPr>
              <w:pStyle w:val="TableParagraph"/>
              <w:spacing w:before="0"/>
              <w:rPr>
                <w:rFonts w:ascii="Arial" w:hAnsi="Arial" w:cs="Arial"/>
                <w:sz w:val="18"/>
              </w:rPr>
            </w:pPr>
          </w:p>
        </w:tc>
        <w:tc>
          <w:tcPr>
            <w:tcW w:w="3843" w:type="dxa"/>
          </w:tcPr>
          <w:p w14:paraId="1F854A4D" w14:textId="31ADFD31" w:rsidR="008C539B" w:rsidRPr="00A27FCD" w:rsidRDefault="00285B3A" w:rsidP="006F7931">
            <w:pPr>
              <w:pStyle w:val="TableParagraph"/>
              <w:numPr>
                <w:ilvl w:val="0"/>
                <w:numId w:val="128"/>
              </w:numPr>
              <w:tabs>
                <w:tab w:val="left" w:pos="468"/>
              </w:tabs>
              <w:spacing w:before="55" w:line="213" w:lineRule="auto"/>
              <w:ind w:right="308"/>
              <w:rPr>
                <w:rFonts w:ascii="Arial" w:hAnsi="Arial" w:cs="Arial"/>
                <w:sz w:val="18"/>
              </w:rPr>
            </w:pPr>
            <w:r w:rsidRPr="00A27FCD">
              <w:rPr>
                <w:rFonts w:ascii="Arial" w:hAnsi="Arial" w:cs="Arial"/>
                <w:sz w:val="18"/>
              </w:rPr>
              <w:t xml:space="preserve">Khi bạn đặt tham số này, hãy xem xét những người dùng có thể đăng nhập bằng đặc quyền </w:t>
            </w:r>
            <w:r w:rsidRPr="008A2204">
              <w:rPr>
                <w:rFonts w:ascii="Courier New" w:hAnsi="Courier New" w:cs="Courier New"/>
                <w:sz w:val="18"/>
              </w:rPr>
              <w:t>CONNECT THROUGH.</w:t>
            </w:r>
          </w:p>
        </w:tc>
      </w:tr>
      <w:tr w:rsidR="008C539B" w:rsidRPr="00A27FCD" w14:paraId="2F6262DB" w14:textId="77777777">
        <w:trPr>
          <w:trHeight w:val="2099"/>
        </w:trPr>
        <w:tc>
          <w:tcPr>
            <w:tcW w:w="2210" w:type="dxa"/>
          </w:tcPr>
          <w:p w14:paraId="6BEC91CC" w14:textId="77777777" w:rsidR="008C539B" w:rsidRPr="00A27FCD" w:rsidRDefault="008C539B">
            <w:pPr>
              <w:pStyle w:val="TableParagraph"/>
              <w:spacing w:before="0"/>
              <w:rPr>
                <w:rFonts w:ascii="Arial" w:hAnsi="Arial" w:cs="Arial"/>
                <w:sz w:val="18"/>
              </w:rPr>
            </w:pPr>
          </w:p>
        </w:tc>
        <w:tc>
          <w:tcPr>
            <w:tcW w:w="1642" w:type="dxa"/>
          </w:tcPr>
          <w:p w14:paraId="6DA22D40" w14:textId="77777777" w:rsidR="008C539B" w:rsidRPr="00A27FCD" w:rsidRDefault="008C539B">
            <w:pPr>
              <w:pStyle w:val="TableParagraph"/>
              <w:spacing w:before="0"/>
              <w:rPr>
                <w:rFonts w:ascii="Arial" w:hAnsi="Arial" w:cs="Arial"/>
                <w:sz w:val="18"/>
              </w:rPr>
            </w:pPr>
          </w:p>
        </w:tc>
        <w:tc>
          <w:tcPr>
            <w:tcW w:w="3843" w:type="dxa"/>
          </w:tcPr>
          <w:p w14:paraId="01AEF10E" w14:textId="040C2A16" w:rsidR="008C539B" w:rsidRPr="00A27FCD" w:rsidRDefault="00285B3A" w:rsidP="006F7931">
            <w:pPr>
              <w:pStyle w:val="TableParagraph"/>
              <w:numPr>
                <w:ilvl w:val="0"/>
                <w:numId w:val="127"/>
              </w:numPr>
              <w:tabs>
                <w:tab w:val="left" w:pos="468"/>
              </w:tabs>
              <w:spacing w:before="54" w:line="213" w:lineRule="auto"/>
              <w:ind w:right="181"/>
              <w:rPr>
                <w:rFonts w:ascii="Arial" w:hAnsi="Arial" w:cs="Arial"/>
                <w:sz w:val="18"/>
                <w:szCs w:val="18"/>
              </w:rPr>
            </w:pPr>
            <w:r w:rsidRPr="00A27FCD">
              <w:rPr>
                <w:rFonts w:ascii="Arial" w:hAnsi="Arial" w:cs="Arial"/>
                <w:spacing w:val="-6"/>
                <w:sz w:val="18"/>
                <w:szCs w:val="18"/>
              </w:rPr>
              <w:t xml:space="preserve">Bạn có thể đặt giới hạn về số lần người dùng không được phép (có thể là kẻ xâm nhập) cố gắng đăng nhập vào các ứng dụng Oracle Call Interface (OCI) bằng cách sử dụng tham số khởi tạo </w:t>
            </w:r>
            <w:r w:rsidRPr="008A2204">
              <w:rPr>
                <w:rFonts w:ascii="Courier New" w:hAnsi="Courier New" w:cs="Courier New"/>
                <w:spacing w:val="-6"/>
                <w:sz w:val="18"/>
                <w:szCs w:val="18"/>
              </w:rPr>
              <w:t>SEC_MAX_FAILED_LOGIN_ ATTEMPTS</w:t>
            </w:r>
            <w:r w:rsidR="00C12992" w:rsidRPr="008A2204">
              <w:rPr>
                <w:rFonts w:ascii="Courier New" w:hAnsi="Courier New" w:cs="Courier New"/>
                <w:sz w:val="18"/>
                <w:szCs w:val="18"/>
              </w:rPr>
              <w:t>.</w:t>
            </w:r>
            <w:r w:rsidR="00C12992" w:rsidRPr="00A27FCD">
              <w:rPr>
                <w:rFonts w:ascii="Arial" w:hAnsi="Arial" w:cs="Arial"/>
                <w:spacing w:val="-20"/>
                <w:sz w:val="18"/>
                <w:szCs w:val="18"/>
              </w:rPr>
              <w:t xml:space="preserve"> </w:t>
            </w:r>
            <w:r w:rsidRPr="00A27FCD">
              <w:rPr>
                <w:rFonts w:ascii="Arial" w:hAnsi="Arial" w:cs="Arial"/>
                <w:sz w:val="18"/>
                <w:szCs w:val="18"/>
              </w:rPr>
              <w:t>Xem</w:t>
            </w:r>
            <w:hyperlink w:anchor="_bookmark1109" w:history="1">
              <w:r w:rsidR="00C12992" w:rsidRPr="00A27FCD">
                <w:rPr>
                  <w:rFonts w:ascii="Arial" w:hAnsi="Arial" w:cs="Arial"/>
                  <w:color w:val="0000CC"/>
                  <w:sz w:val="18"/>
                  <w:szCs w:val="18"/>
                </w:rPr>
                <w:t xml:space="preserve"> "Configuring the Maximum Number of</w:t>
              </w:r>
            </w:hyperlink>
            <w:hyperlink w:anchor="_bookmark1109" w:history="1">
              <w:r w:rsidR="00C12992" w:rsidRPr="00A27FCD">
                <w:rPr>
                  <w:rFonts w:ascii="Arial" w:hAnsi="Arial" w:cs="Arial"/>
                  <w:color w:val="0000CC"/>
                  <w:sz w:val="18"/>
                  <w:szCs w:val="18"/>
                </w:rPr>
                <w:t xml:space="preserve"> Authentication Attempts" </w:t>
              </w:r>
            </w:hyperlink>
            <w:r w:rsidRPr="00A27FCD">
              <w:rPr>
                <w:rFonts w:ascii="Arial" w:hAnsi="Arial" w:cs="Arial"/>
                <w:sz w:val="18"/>
                <w:szCs w:val="18"/>
              </w:rPr>
              <w:t>trên trang 5-19 để biết thêm thông tin về tham số này.</w:t>
            </w:r>
          </w:p>
        </w:tc>
      </w:tr>
      <w:tr w:rsidR="008C539B" w:rsidRPr="00A27FCD" w14:paraId="6B1B35F6" w14:textId="77777777">
        <w:trPr>
          <w:trHeight w:val="725"/>
        </w:trPr>
        <w:tc>
          <w:tcPr>
            <w:tcW w:w="2210" w:type="dxa"/>
            <w:tcBorders>
              <w:bottom w:val="single" w:sz="2" w:space="0" w:color="000000"/>
            </w:tcBorders>
          </w:tcPr>
          <w:p w14:paraId="6C772AF3"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32B79062"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001AB73" w14:textId="7C58C879" w:rsidR="008C539B" w:rsidRPr="00A27FCD" w:rsidRDefault="00285B3A" w:rsidP="00285B3A">
            <w:pPr>
              <w:pStyle w:val="TableParagraph"/>
              <w:spacing w:before="52" w:line="216" w:lineRule="auto"/>
              <w:ind w:left="467"/>
              <w:rPr>
                <w:rFonts w:ascii="Arial" w:hAnsi="Arial" w:cs="Arial"/>
                <w:sz w:val="18"/>
              </w:rPr>
            </w:pPr>
            <w:r w:rsidRPr="00A27FCD">
              <w:rPr>
                <w:rFonts w:ascii="Arial" w:hAnsi="Arial" w:cs="Arial"/>
                <w:sz w:val="18"/>
              </w:rPr>
              <w:t>Xem thêm</w:t>
            </w:r>
            <w:r w:rsidR="00C12992" w:rsidRPr="00A27FCD">
              <w:rPr>
                <w:rFonts w:ascii="Arial" w:hAnsi="Arial" w:cs="Arial"/>
                <w:sz w:val="18"/>
              </w:rPr>
              <w:t xml:space="preserve"> </w:t>
            </w:r>
            <w:hyperlink w:anchor="_bookmark227" w:history="1">
              <w:r w:rsidR="00C12992" w:rsidRPr="00A27FCD">
                <w:rPr>
                  <w:rFonts w:ascii="Arial" w:hAnsi="Arial" w:cs="Arial"/>
                  <w:color w:val="0000CC"/>
                  <w:sz w:val="18"/>
                </w:rPr>
                <w:t>"Automatically Locking a User</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Account After a Failed Login" </w:t>
              </w:r>
            </w:hyperlink>
            <w:bookmarkStart w:id="227" w:name="_bookmark216"/>
            <w:bookmarkEnd w:id="227"/>
            <w:r w:rsidR="00C12992" w:rsidRPr="00A27FCD">
              <w:rPr>
                <w:rFonts w:ascii="Arial" w:hAnsi="Arial" w:cs="Arial"/>
                <w:sz w:val="18"/>
              </w:rPr>
              <w:fldChar w:fldCharType="begin"/>
            </w:r>
            <w:r w:rsidR="00C12992" w:rsidRPr="00A27FCD">
              <w:rPr>
                <w:rFonts w:ascii="Arial" w:hAnsi="Arial" w:cs="Arial"/>
                <w:sz w:val="18"/>
              </w:rPr>
              <w:instrText xml:space="preserve"> HYPERLINK \l "_bookmark227" </w:instrText>
            </w:r>
            <w:r w:rsidR="00C12992" w:rsidRPr="00A27FCD">
              <w:rPr>
                <w:rFonts w:ascii="Arial" w:hAnsi="Arial" w:cs="Arial"/>
                <w:sz w:val="18"/>
              </w:rPr>
              <w:fldChar w:fldCharType="separate"/>
            </w:r>
            <w:r w:rsidRPr="00A27FCD">
              <w:rPr>
                <w:rFonts w:ascii="Arial" w:hAnsi="Arial" w:cs="Arial"/>
                <w:sz w:val="18"/>
              </w:rPr>
              <w:t>đến trang</w:t>
            </w:r>
            <w:r w:rsidR="00C12992" w:rsidRPr="00A27FCD">
              <w:rPr>
                <w:rFonts w:ascii="Arial" w:hAnsi="Arial" w:cs="Arial"/>
                <w:sz w:val="18"/>
              </w:rPr>
              <w:t xml:space="preserve"> 3-6 </w:t>
            </w:r>
            <w:r w:rsidR="00C12992" w:rsidRPr="00A27FCD">
              <w:rPr>
                <w:rFonts w:ascii="Arial" w:hAnsi="Arial" w:cs="Arial"/>
                <w:sz w:val="18"/>
              </w:rPr>
              <w:fldChar w:fldCharType="end"/>
            </w:r>
            <w:r w:rsidRPr="00A27FCD">
              <w:rPr>
                <w:rFonts w:ascii="Arial" w:hAnsi="Arial" w:cs="Arial"/>
                <w:sz w:val="18"/>
              </w:rPr>
              <w:t>để xem thông tin chi tiết.</w:t>
            </w:r>
          </w:p>
        </w:tc>
      </w:tr>
      <w:tr w:rsidR="008C539B" w:rsidRPr="00A27FCD" w14:paraId="2DC4FA55" w14:textId="77777777">
        <w:trPr>
          <w:trHeight w:val="509"/>
        </w:trPr>
        <w:tc>
          <w:tcPr>
            <w:tcW w:w="2210" w:type="dxa"/>
            <w:tcBorders>
              <w:top w:val="single" w:sz="2" w:space="0" w:color="000000"/>
            </w:tcBorders>
          </w:tcPr>
          <w:p w14:paraId="0DF220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PASSWORD_GRACE_TIME</w:t>
            </w:r>
          </w:p>
        </w:tc>
        <w:tc>
          <w:tcPr>
            <w:tcW w:w="1642" w:type="dxa"/>
            <w:tcBorders>
              <w:top w:val="single" w:sz="2" w:space="0" w:color="000000"/>
            </w:tcBorders>
          </w:tcPr>
          <w:p w14:paraId="1CDEF4F7" w14:textId="77777777" w:rsidR="008C539B" w:rsidRPr="00A27FCD" w:rsidRDefault="00C12992">
            <w:pPr>
              <w:pStyle w:val="TableParagraph"/>
              <w:spacing w:before="68"/>
              <w:ind w:left="264"/>
              <w:rPr>
                <w:rFonts w:ascii="Arial" w:hAnsi="Arial" w:cs="Arial"/>
                <w:sz w:val="18"/>
              </w:rPr>
            </w:pPr>
            <w:r w:rsidRPr="00A27FCD">
              <w:rPr>
                <w:rFonts w:ascii="Arial" w:hAnsi="Arial" w:cs="Arial"/>
                <w:w w:val="86"/>
                <w:sz w:val="18"/>
              </w:rPr>
              <w:t>7</w:t>
            </w:r>
          </w:p>
        </w:tc>
        <w:tc>
          <w:tcPr>
            <w:tcW w:w="3843" w:type="dxa"/>
            <w:tcBorders>
              <w:top w:val="single" w:sz="2" w:space="0" w:color="000000"/>
            </w:tcBorders>
          </w:tcPr>
          <w:p w14:paraId="30685656" w14:textId="0DEF9BE2" w:rsidR="008C539B" w:rsidRPr="00A27FCD" w:rsidRDefault="00285B3A">
            <w:pPr>
              <w:pStyle w:val="TableParagraph"/>
              <w:spacing w:before="64" w:line="213" w:lineRule="auto"/>
              <w:ind w:left="107"/>
              <w:rPr>
                <w:rFonts w:ascii="Arial" w:hAnsi="Arial" w:cs="Arial"/>
                <w:sz w:val="18"/>
              </w:rPr>
            </w:pPr>
            <w:r w:rsidRPr="00A27FCD">
              <w:rPr>
                <w:rFonts w:ascii="Arial" w:hAnsi="Arial" w:cs="Arial"/>
                <w:sz w:val="18"/>
              </w:rPr>
              <w:t>Đặt số ngày mà người dùng phải thay đổi mật khẩu của mình trước khi hết hạn.</w:t>
            </w:r>
          </w:p>
        </w:tc>
      </w:tr>
      <w:tr w:rsidR="008C539B" w:rsidRPr="00A27FCD" w14:paraId="62053405" w14:textId="77777777">
        <w:trPr>
          <w:trHeight w:val="726"/>
        </w:trPr>
        <w:tc>
          <w:tcPr>
            <w:tcW w:w="2210" w:type="dxa"/>
            <w:tcBorders>
              <w:bottom w:val="single" w:sz="2" w:space="0" w:color="000000"/>
            </w:tcBorders>
          </w:tcPr>
          <w:p w14:paraId="78C4679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21C70E75"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C82690E" w14:textId="4E413BB3" w:rsidR="008C539B" w:rsidRPr="00A27FCD" w:rsidRDefault="00285B3A">
            <w:pPr>
              <w:pStyle w:val="TableParagraph"/>
              <w:spacing w:before="52" w:line="216" w:lineRule="auto"/>
              <w:ind w:left="107" w:right="159"/>
              <w:rPr>
                <w:rFonts w:ascii="Arial" w:hAnsi="Arial" w:cs="Arial"/>
                <w:sz w:val="18"/>
                <w:szCs w:val="18"/>
              </w:rPr>
            </w:pPr>
            <w:r w:rsidRPr="00A27FCD">
              <w:rPr>
                <w:rFonts w:ascii="Arial" w:hAnsi="Arial" w:cs="Arial"/>
                <w:sz w:val="18"/>
                <w:szCs w:val="18"/>
              </w:rPr>
              <w:t>Đến</w:t>
            </w:r>
            <w:r w:rsidR="00C12992" w:rsidRPr="00A27FCD">
              <w:rPr>
                <w:rFonts w:ascii="Arial" w:hAnsi="Arial" w:cs="Arial"/>
                <w:sz w:val="18"/>
                <w:szCs w:val="18"/>
              </w:rPr>
              <w:t xml:space="preserve"> </w:t>
            </w:r>
            <w:hyperlink w:anchor="_bookmark249" w:history="1">
              <w:r w:rsidR="00C12992" w:rsidRPr="00A27FCD">
                <w:rPr>
                  <w:rFonts w:ascii="Arial" w:hAnsi="Arial" w:cs="Arial"/>
                  <w:color w:val="0000CC"/>
                  <w:sz w:val="18"/>
                  <w:szCs w:val="18"/>
                </w:rPr>
                <w:t>"Controlling Password Aging and</w:t>
              </w:r>
            </w:hyperlink>
            <w:r w:rsidR="00C12992" w:rsidRPr="00A27FCD">
              <w:rPr>
                <w:rFonts w:ascii="Arial" w:hAnsi="Arial" w:cs="Arial"/>
                <w:color w:val="0000CC"/>
                <w:sz w:val="18"/>
                <w:szCs w:val="18"/>
              </w:rPr>
              <w:t xml:space="preserve"> </w:t>
            </w:r>
            <w:hyperlink w:anchor="_bookmark249" w:history="1">
              <w:r w:rsidR="00C12992" w:rsidRPr="00A27FCD">
                <w:rPr>
                  <w:rFonts w:ascii="Arial" w:hAnsi="Arial" w:cs="Arial"/>
                  <w:color w:val="0000CC"/>
                  <w:sz w:val="18"/>
                  <w:szCs w:val="18"/>
                </w:rPr>
                <w:t xml:space="preserve">Expiration" </w:t>
              </w:r>
            </w:hyperlink>
            <w:r w:rsidRPr="00A27FCD">
              <w:rPr>
                <w:rFonts w:ascii="Arial" w:hAnsi="Arial" w:cs="Arial"/>
                <w:sz w:val="18"/>
                <w:szCs w:val="18"/>
              </w:rPr>
              <w:t>trên trang 3-8 để biết thêm thông tin.</w:t>
            </w:r>
          </w:p>
        </w:tc>
      </w:tr>
      <w:tr w:rsidR="008C539B" w:rsidRPr="00A27FCD" w14:paraId="1B770DB5" w14:textId="77777777">
        <w:trPr>
          <w:trHeight w:val="509"/>
        </w:trPr>
        <w:tc>
          <w:tcPr>
            <w:tcW w:w="2210" w:type="dxa"/>
            <w:tcBorders>
              <w:top w:val="single" w:sz="2" w:space="0" w:color="000000"/>
            </w:tcBorders>
          </w:tcPr>
          <w:p w14:paraId="7CA9A06B"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PASSWORD_LIFE_TIME</w:t>
            </w:r>
          </w:p>
        </w:tc>
        <w:tc>
          <w:tcPr>
            <w:tcW w:w="1642" w:type="dxa"/>
            <w:tcBorders>
              <w:top w:val="single" w:sz="2" w:space="0" w:color="000000"/>
            </w:tcBorders>
          </w:tcPr>
          <w:p w14:paraId="127C2BB3" w14:textId="77777777" w:rsidR="008C539B" w:rsidRPr="00A27FCD" w:rsidRDefault="00C12992">
            <w:pPr>
              <w:pStyle w:val="TableParagraph"/>
              <w:spacing w:before="67"/>
              <w:ind w:left="264"/>
              <w:rPr>
                <w:rFonts w:ascii="Arial" w:hAnsi="Arial" w:cs="Arial"/>
                <w:sz w:val="18"/>
              </w:rPr>
            </w:pPr>
            <w:r w:rsidRPr="00A27FCD">
              <w:rPr>
                <w:rFonts w:ascii="Arial" w:hAnsi="Arial" w:cs="Arial"/>
                <w:w w:val="95"/>
                <w:sz w:val="18"/>
              </w:rPr>
              <w:t>180</w:t>
            </w:r>
          </w:p>
        </w:tc>
        <w:tc>
          <w:tcPr>
            <w:tcW w:w="3843" w:type="dxa"/>
            <w:tcBorders>
              <w:top w:val="single" w:sz="2" w:space="0" w:color="000000"/>
            </w:tcBorders>
          </w:tcPr>
          <w:p w14:paraId="40A52B33" w14:textId="28E77A14" w:rsidR="008C539B" w:rsidRPr="00A27FCD" w:rsidRDefault="00285B3A">
            <w:pPr>
              <w:pStyle w:val="TableParagraph"/>
              <w:spacing w:before="61" w:line="216" w:lineRule="auto"/>
              <w:ind w:left="107" w:right="159"/>
              <w:rPr>
                <w:rFonts w:ascii="Arial" w:hAnsi="Arial" w:cs="Arial"/>
                <w:sz w:val="18"/>
              </w:rPr>
            </w:pPr>
            <w:r w:rsidRPr="00A27FCD">
              <w:rPr>
                <w:rFonts w:ascii="Arial" w:hAnsi="Arial" w:cs="Arial"/>
                <w:sz w:val="18"/>
              </w:rPr>
              <w:t>Đặt số ngày người dùng có thể sử dụng mật khẩu hiện tại của họ.</w:t>
            </w:r>
          </w:p>
        </w:tc>
      </w:tr>
      <w:tr w:rsidR="008C539B" w:rsidRPr="00A27FCD" w14:paraId="3AD44652" w14:textId="77777777">
        <w:trPr>
          <w:trHeight w:val="725"/>
        </w:trPr>
        <w:tc>
          <w:tcPr>
            <w:tcW w:w="2210" w:type="dxa"/>
            <w:tcBorders>
              <w:bottom w:val="single" w:sz="2" w:space="0" w:color="000000"/>
            </w:tcBorders>
          </w:tcPr>
          <w:p w14:paraId="4155ABDA"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0EAE8E89"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99EC40F" w14:textId="4B1C4546" w:rsidR="008C539B" w:rsidRPr="00A27FCD" w:rsidRDefault="00285B3A">
            <w:pPr>
              <w:pStyle w:val="TableParagraph"/>
              <w:spacing w:before="54" w:line="213"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49" w:history="1">
              <w:r w:rsidR="00C12992" w:rsidRPr="00A27FCD">
                <w:rPr>
                  <w:rFonts w:ascii="Arial" w:hAnsi="Arial" w:cs="Arial"/>
                  <w:color w:val="0000CC"/>
                  <w:sz w:val="18"/>
                </w:rPr>
                <w:t>"Controlling Password Aging and</w:t>
              </w:r>
            </w:hyperlink>
            <w:r w:rsidR="00C12992" w:rsidRPr="00A27FCD">
              <w:rPr>
                <w:rFonts w:ascii="Arial" w:hAnsi="Arial" w:cs="Arial"/>
                <w:color w:val="0000CC"/>
                <w:sz w:val="18"/>
              </w:rPr>
              <w:t xml:space="preserve"> </w:t>
            </w:r>
            <w:hyperlink w:anchor="_bookmark249" w:history="1">
              <w:r w:rsidR="00C12992" w:rsidRPr="00A27FCD">
                <w:rPr>
                  <w:rFonts w:ascii="Arial" w:hAnsi="Arial" w:cs="Arial"/>
                  <w:color w:val="0000CC"/>
                  <w:sz w:val="18"/>
                </w:rPr>
                <w:t xml:space="preserve">Expiration" </w:t>
              </w:r>
            </w:hyperlink>
            <w:r w:rsidRPr="00A27FCD">
              <w:rPr>
                <w:rFonts w:ascii="Arial" w:hAnsi="Arial" w:cs="Arial"/>
                <w:sz w:val="18"/>
                <w:szCs w:val="18"/>
              </w:rPr>
              <w:t xml:space="preserve"> </w:t>
            </w:r>
            <w:r w:rsidR="00FA59F9" w:rsidRPr="00A27FCD">
              <w:rPr>
                <w:rFonts w:ascii="Arial" w:hAnsi="Arial" w:cs="Arial"/>
                <w:sz w:val="18"/>
                <w:szCs w:val="18"/>
              </w:rPr>
              <w:t>trên trang 3-8</w:t>
            </w:r>
            <w:r w:rsidRPr="00A27FCD">
              <w:rPr>
                <w:rFonts w:ascii="Arial" w:hAnsi="Arial" w:cs="Arial"/>
                <w:sz w:val="18"/>
                <w:szCs w:val="18"/>
              </w:rPr>
              <w:t xml:space="preserve"> để biết thêm thông tin.</w:t>
            </w:r>
          </w:p>
        </w:tc>
      </w:tr>
      <w:tr w:rsidR="008C539B" w:rsidRPr="00A27FCD" w14:paraId="6891F0CB" w14:textId="77777777">
        <w:trPr>
          <w:trHeight w:val="1709"/>
        </w:trPr>
        <w:tc>
          <w:tcPr>
            <w:tcW w:w="2210" w:type="dxa"/>
            <w:tcBorders>
              <w:top w:val="single" w:sz="2" w:space="0" w:color="000000"/>
            </w:tcBorders>
          </w:tcPr>
          <w:p w14:paraId="7C9A8D94"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PASSWORD_LOCK_TIME</w:t>
            </w:r>
          </w:p>
        </w:tc>
        <w:tc>
          <w:tcPr>
            <w:tcW w:w="1642" w:type="dxa"/>
            <w:tcBorders>
              <w:top w:val="single" w:sz="2" w:space="0" w:color="000000"/>
            </w:tcBorders>
          </w:tcPr>
          <w:p w14:paraId="50366625" w14:textId="77777777" w:rsidR="008C539B" w:rsidRPr="00A27FCD" w:rsidRDefault="00C12992">
            <w:pPr>
              <w:pStyle w:val="TableParagraph"/>
              <w:spacing w:before="67"/>
              <w:ind w:left="264"/>
              <w:rPr>
                <w:rFonts w:ascii="Arial" w:hAnsi="Arial" w:cs="Arial"/>
                <w:sz w:val="18"/>
              </w:rPr>
            </w:pPr>
            <w:r w:rsidRPr="00A27FCD">
              <w:rPr>
                <w:rFonts w:ascii="Arial" w:hAnsi="Arial" w:cs="Arial"/>
                <w:w w:val="86"/>
                <w:sz w:val="18"/>
              </w:rPr>
              <w:t>1</w:t>
            </w:r>
          </w:p>
        </w:tc>
        <w:tc>
          <w:tcPr>
            <w:tcW w:w="3843" w:type="dxa"/>
            <w:tcBorders>
              <w:top w:val="single" w:sz="2" w:space="0" w:color="000000"/>
            </w:tcBorders>
          </w:tcPr>
          <w:p w14:paraId="51F96B30" w14:textId="668CCA15" w:rsidR="008C539B" w:rsidRPr="00A27FCD" w:rsidRDefault="00285B3A" w:rsidP="00FA59F9">
            <w:pPr>
              <w:pStyle w:val="TableParagraph"/>
              <w:spacing w:before="63" w:line="213" w:lineRule="auto"/>
              <w:ind w:left="107"/>
              <w:rPr>
                <w:rFonts w:ascii="Arial" w:hAnsi="Arial" w:cs="Arial"/>
                <w:sz w:val="18"/>
              </w:rPr>
            </w:pPr>
            <w:r w:rsidRPr="00A27FCD">
              <w:rPr>
                <w:rFonts w:ascii="Arial" w:hAnsi="Arial" w:cs="Arial"/>
                <w:sz w:val="18"/>
              </w:rPr>
              <w:t xml:space="preserve">Đặt số ngày mà tài khoản sẽ bị khóa sau số lần đăng nhập thất bại liên tiếp được chỉ định. Sau khi hết thời gian, tài khoản sẽ được mở khóa. </w:t>
            </w:r>
            <w:r w:rsidR="00FA59F9" w:rsidRPr="00A27FCD">
              <w:rPr>
                <w:rFonts w:ascii="Arial" w:hAnsi="Arial" w:cs="Arial"/>
                <w:sz w:val="18"/>
              </w:rPr>
              <w:t>Lưu t</w:t>
            </w:r>
            <w:r w:rsidRPr="00A27FCD">
              <w:rPr>
                <w:rFonts w:ascii="Arial" w:hAnsi="Arial" w:cs="Arial"/>
                <w:sz w:val="18"/>
              </w:rPr>
              <w:t>hông số tiểu sử của người dùng này để giúp ngăn chặn các cuộc tấn công trên mật khẩu người dùng nhưng không tăng gánh nặng bảo trì cho quản trị viên.</w:t>
            </w:r>
          </w:p>
        </w:tc>
      </w:tr>
      <w:tr w:rsidR="008C539B" w:rsidRPr="00A27FCD" w14:paraId="09C054C5" w14:textId="77777777">
        <w:trPr>
          <w:trHeight w:val="725"/>
        </w:trPr>
        <w:tc>
          <w:tcPr>
            <w:tcW w:w="2210" w:type="dxa"/>
            <w:tcBorders>
              <w:bottom w:val="single" w:sz="2" w:space="0" w:color="000000"/>
            </w:tcBorders>
          </w:tcPr>
          <w:p w14:paraId="41CF8C3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5242E61B"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B8288A0" w14:textId="04C11F3D" w:rsidR="008C539B" w:rsidRPr="00A27FCD" w:rsidRDefault="00FA59F9" w:rsidP="00FA59F9">
            <w:pPr>
              <w:pStyle w:val="TableParagraph"/>
              <w:spacing w:before="54" w:line="213" w:lineRule="auto"/>
              <w:ind w:left="107"/>
              <w:rPr>
                <w:rFonts w:ascii="Arial" w:hAnsi="Arial" w:cs="Arial"/>
                <w:sz w:val="18"/>
              </w:rPr>
            </w:pPr>
            <w:r w:rsidRPr="00A27FCD">
              <w:rPr>
                <w:rFonts w:ascii="Arial" w:hAnsi="Arial" w:cs="Arial"/>
                <w:sz w:val="18"/>
              </w:rPr>
              <w:t xml:space="preserve">Xem </w:t>
            </w:r>
            <w:hyperlink w:anchor="_bookmark227" w:history="1">
              <w:r w:rsidR="00C12992" w:rsidRPr="00A27FCD">
                <w:rPr>
                  <w:rFonts w:ascii="Arial" w:hAnsi="Arial" w:cs="Arial"/>
                  <w:color w:val="0000CC"/>
                  <w:sz w:val="18"/>
                </w:rPr>
                <w:t>"Automatically Locking a User Account</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After a Failed Login" </w:t>
              </w:r>
            </w:hyperlink>
            <w:r w:rsidRPr="00A27FCD">
              <w:rPr>
                <w:rFonts w:ascii="Arial" w:hAnsi="Arial" w:cs="Arial"/>
                <w:sz w:val="18"/>
                <w:szCs w:val="18"/>
              </w:rPr>
              <w:t xml:space="preserve"> trên trang 3-6 để biết thêm thông tin.</w:t>
            </w:r>
          </w:p>
        </w:tc>
      </w:tr>
      <w:tr w:rsidR="008C539B" w:rsidRPr="00A27FCD" w14:paraId="2954BBE5" w14:textId="77777777">
        <w:trPr>
          <w:trHeight w:val="709"/>
        </w:trPr>
        <w:tc>
          <w:tcPr>
            <w:tcW w:w="2210" w:type="dxa"/>
            <w:tcBorders>
              <w:top w:val="single" w:sz="2" w:space="0" w:color="000000"/>
            </w:tcBorders>
          </w:tcPr>
          <w:p w14:paraId="3280B9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PASSWORD_REUSE_MAX</w:t>
            </w:r>
          </w:p>
        </w:tc>
        <w:tc>
          <w:tcPr>
            <w:tcW w:w="1642" w:type="dxa"/>
            <w:tcBorders>
              <w:top w:val="single" w:sz="2" w:space="0" w:color="000000"/>
            </w:tcBorders>
          </w:tcPr>
          <w:p w14:paraId="0F62A65D" w14:textId="77777777" w:rsidR="008C539B" w:rsidRPr="00A27FCD" w:rsidRDefault="00C12992">
            <w:pPr>
              <w:pStyle w:val="TableParagraph"/>
              <w:spacing w:before="68"/>
              <w:ind w:left="264"/>
              <w:rPr>
                <w:rFonts w:ascii="Arial" w:hAnsi="Arial" w:cs="Arial"/>
                <w:sz w:val="18"/>
              </w:rPr>
            </w:pPr>
            <w:r w:rsidRPr="00A27FCD">
              <w:rPr>
                <w:rFonts w:ascii="Arial" w:hAnsi="Arial" w:cs="Arial"/>
                <w:w w:val="95"/>
                <w:sz w:val="18"/>
              </w:rPr>
              <w:t>UNLIMITED</w:t>
            </w:r>
          </w:p>
        </w:tc>
        <w:tc>
          <w:tcPr>
            <w:tcW w:w="3843" w:type="dxa"/>
            <w:tcBorders>
              <w:top w:val="single" w:sz="2" w:space="0" w:color="000000"/>
            </w:tcBorders>
          </w:tcPr>
          <w:p w14:paraId="5694E652" w14:textId="64E756C5" w:rsidR="008C539B" w:rsidRPr="00A27FCD" w:rsidRDefault="00FA59F9">
            <w:pPr>
              <w:pStyle w:val="TableParagraph"/>
              <w:spacing w:before="64" w:line="213" w:lineRule="auto"/>
              <w:ind w:left="107" w:right="159"/>
              <w:rPr>
                <w:rFonts w:ascii="Arial" w:hAnsi="Arial" w:cs="Arial"/>
                <w:sz w:val="18"/>
              </w:rPr>
            </w:pPr>
            <w:r w:rsidRPr="00A27FCD">
              <w:rPr>
                <w:rFonts w:ascii="Arial" w:hAnsi="Arial" w:cs="Arial"/>
                <w:sz w:val="18"/>
              </w:rPr>
              <w:t>Đặt số lượng thay đổi mật khẩu tối đa được yêu cầu trước khi mật khẩu hiện tại có thể được sử dụng lại.</w:t>
            </w:r>
          </w:p>
        </w:tc>
      </w:tr>
      <w:tr w:rsidR="008C539B" w:rsidRPr="00A27FCD" w14:paraId="1AA45BB2" w14:textId="77777777">
        <w:trPr>
          <w:trHeight w:val="723"/>
        </w:trPr>
        <w:tc>
          <w:tcPr>
            <w:tcW w:w="2210" w:type="dxa"/>
            <w:tcBorders>
              <w:bottom w:val="single" w:sz="4" w:space="0" w:color="000000"/>
            </w:tcBorders>
          </w:tcPr>
          <w:p w14:paraId="32B90D72" w14:textId="77777777" w:rsidR="008C539B" w:rsidRPr="00A27FCD" w:rsidRDefault="008C539B">
            <w:pPr>
              <w:pStyle w:val="TableParagraph"/>
              <w:spacing w:before="0"/>
              <w:rPr>
                <w:rFonts w:ascii="Arial" w:hAnsi="Arial" w:cs="Arial"/>
                <w:sz w:val="18"/>
              </w:rPr>
            </w:pPr>
          </w:p>
        </w:tc>
        <w:tc>
          <w:tcPr>
            <w:tcW w:w="1642" w:type="dxa"/>
            <w:tcBorders>
              <w:bottom w:val="single" w:sz="4" w:space="0" w:color="000000"/>
            </w:tcBorders>
          </w:tcPr>
          <w:p w14:paraId="00458C4F" w14:textId="77777777" w:rsidR="008C539B" w:rsidRPr="00A27FCD" w:rsidRDefault="008C539B">
            <w:pPr>
              <w:pStyle w:val="TableParagraph"/>
              <w:spacing w:before="0"/>
              <w:rPr>
                <w:rFonts w:ascii="Arial" w:hAnsi="Arial" w:cs="Arial"/>
                <w:sz w:val="18"/>
              </w:rPr>
            </w:pPr>
          </w:p>
        </w:tc>
        <w:tc>
          <w:tcPr>
            <w:tcW w:w="3843" w:type="dxa"/>
            <w:tcBorders>
              <w:bottom w:val="single" w:sz="4" w:space="0" w:color="000000"/>
            </w:tcBorders>
          </w:tcPr>
          <w:p w14:paraId="07246787" w14:textId="74A3EEF4" w:rsidR="008C539B" w:rsidRPr="00A27FCD" w:rsidRDefault="00FA59F9" w:rsidP="00FA59F9">
            <w:pPr>
              <w:pStyle w:val="TableParagraph"/>
              <w:spacing w:before="52" w:line="216"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39" w:history="1">
              <w:r w:rsidR="00C12992" w:rsidRPr="00A27FCD">
                <w:rPr>
                  <w:rFonts w:ascii="Arial" w:hAnsi="Arial" w:cs="Arial"/>
                  <w:color w:val="0000CC"/>
                  <w:sz w:val="18"/>
                </w:rPr>
                <w:t>"Controlling User Ability to Reuse</w:t>
              </w:r>
            </w:hyperlink>
            <w:r w:rsidR="00C12992" w:rsidRPr="00A27FCD">
              <w:rPr>
                <w:rFonts w:ascii="Arial" w:hAnsi="Arial" w:cs="Arial"/>
                <w:color w:val="0000CC"/>
                <w:sz w:val="18"/>
              </w:rPr>
              <w:t xml:space="preserve"> </w:t>
            </w:r>
            <w:hyperlink w:anchor="_bookmark239" w:history="1">
              <w:r w:rsidR="00C12992" w:rsidRPr="00A27FCD">
                <w:rPr>
                  <w:rFonts w:ascii="Arial" w:hAnsi="Arial" w:cs="Arial"/>
                  <w:color w:val="0000CC"/>
                  <w:sz w:val="18"/>
                </w:rPr>
                <w:t xml:space="preserve">Previous Passwords" </w:t>
              </w:r>
            </w:hyperlink>
            <w:r w:rsidRPr="00A27FCD">
              <w:rPr>
                <w:rFonts w:ascii="Arial" w:hAnsi="Arial" w:cs="Arial"/>
                <w:sz w:val="18"/>
                <w:szCs w:val="18"/>
              </w:rPr>
              <w:t xml:space="preserve"> trên trang 3-7 để biết thêm thông tin.</w:t>
            </w:r>
          </w:p>
        </w:tc>
      </w:tr>
    </w:tbl>
    <w:p w14:paraId="2E5E7F9E" w14:textId="77777777" w:rsidR="008C539B" w:rsidRPr="00A27FCD" w:rsidRDefault="008C539B">
      <w:pPr>
        <w:spacing w:line="216" w:lineRule="auto"/>
        <w:rPr>
          <w:rFonts w:ascii="Arial" w:hAnsi="Arial" w:cs="Arial"/>
          <w:sz w:val="18"/>
        </w:rPr>
        <w:sectPr w:rsidR="008C539B" w:rsidRPr="00A27FCD">
          <w:pgSz w:w="12240" w:h="15840"/>
          <w:pgMar w:top="840" w:right="1060" w:bottom="860" w:left="1100" w:header="549" w:footer="663" w:gutter="0"/>
          <w:cols w:space="720"/>
        </w:sectPr>
      </w:pPr>
    </w:p>
    <w:p w14:paraId="7A529152" w14:textId="77777777" w:rsidR="008C539B" w:rsidRPr="00A27FCD" w:rsidRDefault="008C539B">
      <w:pPr>
        <w:pStyle w:val="BodyText"/>
        <w:spacing w:before="4"/>
        <w:rPr>
          <w:rFonts w:ascii="Arial" w:hAnsi="Arial" w:cs="Arial"/>
          <w:b/>
          <w:i/>
          <w:sz w:val="27"/>
        </w:rPr>
      </w:pPr>
    </w:p>
    <w:p w14:paraId="4C9DF2D5" w14:textId="3AD0CF97" w:rsidR="008C539B" w:rsidRPr="00A27FCD" w:rsidRDefault="00FA59F9">
      <w:pPr>
        <w:spacing w:before="104"/>
        <w:ind w:left="1660"/>
        <w:rPr>
          <w:rFonts w:ascii="Arial" w:hAnsi="Arial" w:cs="Arial"/>
          <w:b/>
          <w:i/>
          <w:sz w:val="18"/>
        </w:rPr>
      </w:pPr>
      <w:r w:rsidRPr="00A27FCD">
        <w:rPr>
          <w:rFonts w:ascii="Arial" w:hAnsi="Arial" w:cs="Arial"/>
          <w:b/>
          <w:i/>
          <w:sz w:val="18"/>
        </w:rPr>
        <w:t>Bản</w:t>
      </w:r>
      <w:r w:rsidR="00C12992" w:rsidRPr="00A27FCD">
        <w:rPr>
          <w:rFonts w:ascii="Arial" w:hAnsi="Arial" w:cs="Arial"/>
          <w:b/>
          <w:i/>
          <w:sz w:val="18"/>
        </w:rPr>
        <w:t xml:space="preserve"> 3–1 (Cont.) </w:t>
      </w:r>
      <w:r w:rsidRPr="00A27FCD">
        <w:rPr>
          <w:rFonts w:ascii="Arial" w:hAnsi="Arial" w:cs="Arial"/>
          <w:b/>
          <w:i/>
          <w:sz w:val="18"/>
        </w:rPr>
        <w:t>Cài đặt dành riêng cho mật khẩu trong Cấu hình mặc định</w:t>
      </w:r>
    </w:p>
    <w:p w14:paraId="6279B729" w14:textId="77777777" w:rsidR="008C539B" w:rsidRPr="00A27FCD"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8C539B" w:rsidRPr="00A27FCD" w14:paraId="7CC7F079" w14:textId="77777777">
        <w:trPr>
          <w:trHeight w:val="311"/>
        </w:trPr>
        <w:tc>
          <w:tcPr>
            <w:tcW w:w="2118" w:type="dxa"/>
            <w:tcBorders>
              <w:top w:val="single" w:sz="18" w:space="0" w:color="000000"/>
              <w:bottom w:val="single" w:sz="4" w:space="0" w:color="000000"/>
            </w:tcBorders>
          </w:tcPr>
          <w:p w14:paraId="72747B4E" w14:textId="02739CC6" w:rsidR="008C539B" w:rsidRPr="00A27FCD" w:rsidRDefault="00FA59F9">
            <w:pPr>
              <w:pStyle w:val="TableParagraph"/>
              <w:spacing w:before="27"/>
              <w:rPr>
                <w:rFonts w:ascii="Arial" w:hAnsi="Arial" w:cs="Arial"/>
                <w:b/>
                <w:sz w:val="18"/>
              </w:rPr>
            </w:pPr>
            <w:r w:rsidRPr="00A27FCD">
              <w:rPr>
                <w:rFonts w:ascii="Arial" w:hAnsi="Arial" w:cs="Arial"/>
                <w:b/>
                <w:sz w:val="18"/>
              </w:rPr>
              <w:t>Thông số</w:t>
            </w:r>
          </w:p>
        </w:tc>
        <w:tc>
          <w:tcPr>
            <w:tcW w:w="1516" w:type="dxa"/>
            <w:tcBorders>
              <w:top w:val="single" w:sz="18" w:space="0" w:color="000000"/>
              <w:bottom w:val="single" w:sz="4" w:space="0" w:color="000000"/>
            </w:tcBorders>
          </w:tcPr>
          <w:p w14:paraId="79AB5040" w14:textId="6BAC878F" w:rsidR="008C539B" w:rsidRPr="00A27FCD" w:rsidRDefault="00FA59F9">
            <w:pPr>
              <w:pStyle w:val="TableParagraph"/>
              <w:spacing w:before="27"/>
              <w:ind w:left="357"/>
              <w:rPr>
                <w:rFonts w:ascii="Arial" w:hAnsi="Arial" w:cs="Arial"/>
                <w:b/>
                <w:sz w:val="18"/>
              </w:rPr>
            </w:pPr>
            <w:bookmarkStart w:id="228" w:name="_bookmark220"/>
            <w:bookmarkEnd w:id="228"/>
            <w:r w:rsidRPr="00A27FCD">
              <w:rPr>
                <w:rFonts w:ascii="Arial" w:hAnsi="Arial" w:cs="Arial"/>
                <w:b/>
                <w:sz w:val="18"/>
              </w:rPr>
              <w:t>Mạc định</w:t>
            </w:r>
          </w:p>
        </w:tc>
        <w:tc>
          <w:tcPr>
            <w:tcW w:w="4061" w:type="dxa"/>
            <w:tcBorders>
              <w:top w:val="single" w:sz="18" w:space="0" w:color="000000"/>
              <w:bottom w:val="single" w:sz="4" w:space="0" w:color="000000"/>
            </w:tcBorders>
          </w:tcPr>
          <w:p w14:paraId="3C329D43" w14:textId="368AF905" w:rsidR="008C539B" w:rsidRPr="00A27FCD" w:rsidRDefault="00FA59F9">
            <w:pPr>
              <w:pStyle w:val="TableParagraph"/>
              <w:tabs>
                <w:tab w:val="left" w:pos="326"/>
              </w:tabs>
              <w:spacing w:before="27"/>
              <w:ind w:left="-1"/>
              <w:rPr>
                <w:rFonts w:ascii="Arial" w:hAnsi="Arial" w:cs="Arial"/>
                <w:b/>
                <w:sz w:val="18"/>
              </w:rPr>
            </w:pPr>
            <w:r w:rsidRPr="00A27FCD">
              <w:rPr>
                <w:rFonts w:ascii="Arial" w:hAnsi="Arial" w:cs="Arial"/>
                <w:b/>
                <w:sz w:val="18"/>
              </w:rPr>
              <w:t>Mô tả</w:t>
            </w:r>
          </w:p>
        </w:tc>
      </w:tr>
      <w:tr w:rsidR="008C539B" w:rsidRPr="00A27FCD" w14:paraId="101070E2" w14:textId="77777777">
        <w:trPr>
          <w:trHeight w:val="1230"/>
        </w:trPr>
        <w:tc>
          <w:tcPr>
            <w:tcW w:w="2118" w:type="dxa"/>
            <w:tcBorders>
              <w:top w:val="single" w:sz="4" w:space="0" w:color="000000"/>
              <w:bottom w:val="single" w:sz="4" w:space="0" w:color="000000"/>
            </w:tcBorders>
          </w:tcPr>
          <w:p w14:paraId="1D6149B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1516" w:type="dxa"/>
            <w:tcBorders>
              <w:top w:val="single" w:sz="4" w:space="0" w:color="000000"/>
              <w:bottom w:val="single" w:sz="4" w:space="0" w:color="000000"/>
            </w:tcBorders>
          </w:tcPr>
          <w:p w14:paraId="3854EF55" w14:textId="77777777" w:rsidR="008C539B" w:rsidRPr="008A2204" w:rsidRDefault="00C12992">
            <w:pPr>
              <w:pStyle w:val="TableParagraph"/>
              <w:spacing w:before="64"/>
              <w:ind w:left="356"/>
              <w:rPr>
                <w:rFonts w:ascii="Courier New" w:hAnsi="Courier New" w:cs="Courier New"/>
                <w:sz w:val="18"/>
              </w:rPr>
            </w:pPr>
            <w:r w:rsidRPr="008A2204">
              <w:rPr>
                <w:rFonts w:ascii="Courier New" w:hAnsi="Courier New" w:cs="Courier New"/>
                <w:w w:val="95"/>
                <w:sz w:val="18"/>
              </w:rPr>
              <w:t>UNLIMITED</w:t>
            </w:r>
          </w:p>
        </w:tc>
        <w:tc>
          <w:tcPr>
            <w:tcW w:w="4061" w:type="dxa"/>
            <w:tcBorders>
              <w:top w:val="single" w:sz="4" w:space="0" w:color="000000"/>
              <w:bottom w:val="single" w:sz="4" w:space="0" w:color="000000"/>
            </w:tcBorders>
          </w:tcPr>
          <w:p w14:paraId="4F685414" w14:textId="6E0C4D95" w:rsidR="00FA59F9" w:rsidRPr="00A27FCD" w:rsidRDefault="00FA59F9">
            <w:pPr>
              <w:pStyle w:val="TableParagraph"/>
              <w:spacing w:before="97" w:line="216" w:lineRule="auto"/>
              <w:ind w:left="326" w:right="8"/>
              <w:rPr>
                <w:rFonts w:ascii="Arial" w:hAnsi="Arial" w:cs="Arial"/>
                <w:sz w:val="18"/>
                <w:szCs w:val="18"/>
              </w:rPr>
            </w:pPr>
            <w:r w:rsidRPr="00A27FCD">
              <w:rPr>
                <w:rFonts w:ascii="Arial" w:hAnsi="Arial" w:cs="Arial"/>
                <w:sz w:val="18"/>
                <w:szCs w:val="18"/>
              </w:rPr>
              <w:t>Đặt số ngày trước khi sử dụng lại mật khẩu.</w:t>
            </w:r>
          </w:p>
          <w:p w14:paraId="7CEC4B44" w14:textId="5D254E11" w:rsidR="008C539B" w:rsidRPr="00A27FCD" w:rsidRDefault="00FA59F9">
            <w:pPr>
              <w:pStyle w:val="TableParagraph"/>
              <w:spacing w:before="97" w:line="216" w:lineRule="auto"/>
              <w:ind w:left="326" w:right="8"/>
              <w:rPr>
                <w:rFonts w:ascii="Arial" w:hAnsi="Arial" w:cs="Arial"/>
                <w:sz w:val="18"/>
              </w:rPr>
            </w:pPr>
            <w:r w:rsidRPr="00A27FCD">
              <w:rPr>
                <w:rFonts w:ascii="Arial" w:hAnsi="Arial" w:cs="Arial"/>
                <w:sz w:val="18"/>
                <w:szCs w:val="18"/>
              </w:rPr>
              <w:t>Xem</w:t>
            </w:r>
            <w:r w:rsidR="00C12992" w:rsidRPr="00A27FCD">
              <w:rPr>
                <w:rFonts w:ascii="Arial" w:hAnsi="Arial" w:cs="Arial"/>
                <w:sz w:val="18"/>
                <w:szCs w:val="18"/>
              </w:rPr>
              <w:t xml:space="preserve"> </w:t>
            </w:r>
            <w:hyperlink w:anchor="_bookmark239" w:history="1">
              <w:r w:rsidR="00C12992" w:rsidRPr="00A27FCD">
                <w:rPr>
                  <w:rFonts w:ascii="Arial" w:hAnsi="Arial" w:cs="Arial"/>
                  <w:color w:val="0000CC"/>
                  <w:sz w:val="18"/>
                  <w:szCs w:val="18"/>
                </w:rPr>
                <w:t>"Controlling User Ability to Reuse</w:t>
              </w:r>
            </w:hyperlink>
            <w:r w:rsidR="00C12992" w:rsidRPr="00A27FCD">
              <w:rPr>
                <w:rFonts w:ascii="Arial" w:hAnsi="Arial" w:cs="Arial"/>
                <w:color w:val="0000CC"/>
                <w:sz w:val="18"/>
                <w:szCs w:val="18"/>
              </w:rPr>
              <w:t xml:space="preserve"> </w:t>
            </w:r>
            <w:hyperlink w:anchor="_bookmark239" w:history="1">
              <w:r w:rsidR="00C12992" w:rsidRPr="00A27FCD">
                <w:rPr>
                  <w:rFonts w:ascii="Arial" w:hAnsi="Arial" w:cs="Arial"/>
                  <w:color w:val="0000CC"/>
                  <w:sz w:val="18"/>
                  <w:szCs w:val="18"/>
                </w:rPr>
                <w:t xml:space="preserve">Previous Passwords" </w:t>
              </w:r>
            </w:hyperlink>
            <w:r w:rsidRPr="00A27FCD">
              <w:rPr>
                <w:rFonts w:ascii="Arial" w:hAnsi="Arial" w:cs="Arial"/>
                <w:sz w:val="18"/>
                <w:szCs w:val="18"/>
              </w:rPr>
              <w:t>trên trang 3-7 để biết thêm thông tin.</w:t>
            </w:r>
          </w:p>
        </w:tc>
      </w:tr>
    </w:tbl>
    <w:p w14:paraId="61C74745" w14:textId="77777777" w:rsidR="008C539B" w:rsidRPr="00A27FCD" w:rsidRDefault="008C539B">
      <w:pPr>
        <w:pStyle w:val="BodyText"/>
        <w:spacing w:before="3"/>
        <w:rPr>
          <w:rFonts w:ascii="Arial" w:hAnsi="Arial" w:cs="Arial"/>
          <w:b/>
          <w:i/>
          <w:sz w:val="26"/>
        </w:rPr>
      </w:pPr>
    </w:p>
    <w:p w14:paraId="3506129C" w14:textId="45DE7BA5" w:rsidR="008C539B" w:rsidRPr="00A27FCD" w:rsidRDefault="00FA59F9">
      <w:pPr>
        <w:pStyle w:val="BodyText"/>
        <w:spacing w:before="1" w:line="232" w:lineRule="auto"/>
        <w:ind w:left="1660" w:right="1170"/>
        <w:jc w:val="both"/>
        <w:rPr>
          <w:rFonts w:ascii="Arial" w:hAnsi="Arial" w:cs="Arial"/>
        </w:rPr>
      </w:pPr>
      <w:r w:rsidRPr="00A27FCD">
        <w:rPr>
          <w:rFonts w:ascii="Arial" w:hAnsi="Arial" w:cs="Arial"/>
        </w:rPr>
        <w:t>Để bảo mật tốt hơn, hãy sử dụng các cài đặt mặc định được mô tả trong Bảng 3–1, dựa trên nhu cầu của bạn. Bạn có thể tạo hoặc sửa đổi các tham số riêng cho mật khẩu bằng cách sử dụng câu lệnh CREATE PROFILE hoặc ALTER PROFILE. Ví dụ:</w:t>
      </w:r>
    </w:p>
    <w:p w14:paraId="4504BDC4" w14:textId="77777777" w:rsidR="008C539B" w:rsidRPr="008A2204" w:rsidRDefault="00C12992">
      <w:pPr>
        <w:spacing w:before="136" w:line="259" w:lineRule="auto"/>
        <w:ind w:left="1752" w:right="6185" w:hanging="93"/>
        <w:rPr>
          <w:rFonts w:ascii="Courier New" w:hAnsi="Courier New" w:cs="Courier New"/>
          <w:sz w:val="18"/>
        </w:rPr>
      </w:pPr>
      <w:r w:rsidRPr="008A2204">
        <w:rPr>
          <w:rFonts w:ascii="Courier New" w:hAnsi="Courier New" w:cs="Courier New"/>
          <w:w w:val="90"/>
          <w:sz w:val="18"/>
        </w:rPr>
        <w:t>ALTER</w:t>
      </w:r>
      <w:r w:rsidRPr="008A2204">
        <w:rPr>
          <w:rFonts w:ascii="Courier New" w:hAnsi="Courier New" w:cs="Courier New"/>
          <w:spacing w:val="-40"/>
          <w:w w:val="90"/>
          <w:sz w:val="18"/>
        </w:rPr>
        <w:t xml:space="preserve"> </w:t>
      </w:r>
      <w:r w:rsidRPr="008A2204">
        <w:rPr>
          <w:rFonts w:ascii="Courier New" w:hAnsi="Courier New" w:cs="Courier New"/>
          <w:w w:val="90"/>
          <w:sz w:val="18"/>
        </w:rPr>
        <w:t>PROFILE</w:t>
      </w:r>
      <w:r w:rsidRPr="008A2204">
        <w:rPr>
          <w:rFonts w:ascii="Courier New" w:hAnsi="Courier New" w:cs="Courier New"/>
          <w:spacing w:val="-39"/>
          <w:w w:val="90"/>
          <w:sz w:val="18"/>
        </w:rPr>
        <w:t xml:space="preserve"> </w:t>
      </w:r>
      <w:r w:rsidRPr="008A2204">
        <w:rPr>
          <w:rFonts w:ascii="Courier New" w:hAnsi="Courier New" w:cs="Courier New"/>
          <w:w w:val="90"/>
          <w:sz w:val="18"/>
        </w:rPr>
        <w:t>prof</w:t>
      </w:r>
      <w:r w:rsidRPr="008A2204">
        <w:rPr>
          <w:rFonts w:ascii="Courier New" w:hAnsi="Courier New" w:cs="Courier New"/>
          <w:spacing w:val="-39"/>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5"/>
          <w:w w:val="85"/>
          <w:sz w:val="18"/>
        </w:rPr>
        <w:t xml:space="preserve"> </w:t>
      </w:r>
      <w:r w:rsidRPr="008A2204">
        <w:rPr>
          <w:rFonts w:ascii="Courier New" w:hAnsi="Courier New" w:cs="Courier New"/>
          <w:w w:val="85"/>
          <w:sz w:val="18"/>
        </w:rPr>
        <w:t>9</w:t>
      </w:r>
    </w:p>
    <w:p w14:paraId="61F0F2E6" w14:textId="77777777" w:rsidR="008C539B" w:rsidRPr="008A2204" w:rsidRDefault="00C12992">
      <w:pPr>
        <w:spacing w:line="203" w:lineRule="exact"/>
        <w:ind w:left="1752"/>
        <w:rPr>
          <w:rFonts w:ascii="Courier New" w:hAnsi="Courier New" w:cs="Courier New"/>
          <w:sz w:val="18"/>
        </w:rPr>
      </w:pPr>
      <w:r w:rsidRPr="008A2204">
        <w:rPr>
          <w:rFonts w:ascii="Courier New" w:hAnsi="Courier New" w:cs="Courier New"/>
          <w:w w:val="95"/>
          <w:sz w:val="18"/>
        </w:rPr>
        <w:t>PASSWORD_LOCK_TIME 10;</w:t>
      </w:r>
    </w:p>
    <w:p w14:paraId="73A35491" w14:textId="77777777" w:rsidR="008C539B" w:rsidRPr="00A27FCD" w:rsidRDefault="008C539B">
      <w:pPr>
        <w:pStyle w:val="BodyText"/>
        <w:spacing w:before="2"/>
        <w:rPr>
          <w:rFonts w:ascii="Arial" w:hAnsi="Arial" w:cs="Arial"/>
          <w:sz w:val="19"/>
        </w:rPr>
      </w:pPr>
    </w:p>
    <w:p w14:paraId="5BF037E9" w14:textId="7BF8FE90" w:rsidR="008C539B" w:rsidRPr="00A27FCD" w:rsidRDefault="00FA59F9">
      <w:pPr>
        <w:spacing w:line="228" w:lineRule="auto"/>
        <w:ind w:left="1659" w:right="848"/>
        <w:rPr>
          <w:rFonts w:ascii="Arial" w:hAnsi="Arial" w:cs="Arial"/>
          <w:sz w:val="20"/>
        </w:rPr>
      </w:pPr>
      <w:r w:rsidRPr="00A27FCD">
        <w:rPr>
          <w:rFonts w:ascii="Arial" w:hAnsi="Arial" w:cs="Arial"/>
          <w:sz w:val="20"/>
        </w:rPr>
        <w:t>Xem</w:t>
      </w:r>
      <w:r w:rsidR="00C12992" w:rsidRPr="00A27FCD">
        <w:rPr>
          <w:rFonts w:ascii="Arial" w:hAnsi="Arial" w:cs="Arial"/>
          <w:sz w:val="20"/>
        </w:rPr>
        <w:t xml:space="preserve"> </w:t>
      </w:r>
      <w:r w:rsidR="00C12992" w:rsidRPr="00A27FCD">
        <w:rPr>
          <w:rFonts w:ascii="Arial" w:hAnsi="Arial" w:cs="Arial"/>
          <w:i/>
          <w:sz w:val="20"/>
        </w:rPr>
        <w:t xml:space="preserve">Oracle Database SQL Language Reference </w:t>
      </w:r>
      <w:r w:rsidRPr="00A27FCD">
        <w:rPr>
          <w:rFonts w:ascii="Arial" w:hAnsi="Arial" w:cs="Arial"/>
          <w:sz w:val="20"/>
        </w:rPr>
        <w:t xml:space="preserve">xem thêm thông tin về </w:t>
      </w:r>
      <w:r w:rsidR="00C12992" w:rsidRPr="008A2204">
        <w:rPr>
          <w:rFonts w:ascii="Courier New" w:hAnsi="Courier New" w:cs="Courier New"/>
          <w:sz w:val="20"/>
        </w:rPr>
        <w:t xml:space="preserve">CREATE </w:t>
      </w:r>
      <w:r w:rsidR="00C12992" w:rsidRPr="008A2204">
        <w:rPr>
          <w:rFonts w:ascii="Courier New" w:hAnsi="Courier New" w:cs="Courier New"/>
          <w:w w:val="95"/>
          <w:sz w:val="20"/>
        </w:rPr>
        <w:t>PROFILE, ALTER PROFILE</w:t>
      </w:r>
      <w:r w:rsidR="00C12992" w:rsidRPr="00A27FCD">
        <w:rPr>
          <w:rFonts w:ascii="Arial" w:hAnsi="Arial" w:cs="Arial"/>
          <w:w w:val="95"/>
          <w:sz w:val="20"/>
        </w:rPr>
        <w:t xml:space="preserve">, </w:t>
      </w:r>
      <w:r w:rsidRPr="00A27FCD">
        <w:rPr>
          <w:rFonts w:ascii="Arial" w:hAnsi="Arial" w:cs="Arial"/>
          <w:w w:val="95"/>
          <w:sz w:val="20"/>
        </w:rPr>
        <w:t>và các tham số liên quan đến mật khẩu được mô tả trong phần này.</w:t>
      </w:r>
    </w:p>
    <w:p w14:paraId="299DBB97" w14:textId="77777777" w:rsidR="008C539B" w:rsidRPr="00A27FCD" w:rsidRDefault="008C539B">
      <w:pPr>
        <w:pStyle w:val="BodyText"/>
        <w:spacing w:before="5"/>
        <w:rPr>
          <w:rFonts w:ascii="Arial" w:hAnsi="Arial" w:cs="Arial"/>
          <w:sz w:val="23"/>
        </w:rPr>
      </w:pPr>
    </w:p>
    <w:p w14:paraId="23325072" w14:textId="18144B8B" w:rsidR="008C539B" w:rsidRPr="00A27FCD" w:rsidRDefault="00FA59F9">
      <w:pPr>
        <w:pStyle w:val="Heading6"/>
        <w:spacing w:before="1"/>
        <w:ind w:left="1660"/>
      </w:pPr>
      <w:bookmarkStart w:id="229" w:name="Disabling_and_Enabling_the_Default_Passw"/>
      <w:bookmarkStart w:id="230" w:name="_bookmark221"/>
      <w:bookmarkEnd w:id="229"/>
      <w:bookmarkEnd w:id="230"/>
      <w:r w:rsidRPr="00A27FCD">
        <w:t>Tắt và bật cài đặt bảo mật mật khẩu mặc định</w:t>
      </w:r>
    </w:p>
    <w:p w14:paraId="5C44EEEB" w14:textId="02DCA193" w:rsidR="008C539B" w:rsidRPr="00A27FCD" w:rsidRDefault="00FA59F9">
      <w:pPr>
        <w:pStyle w:val="BodyText"/>
        <w:spacing w:before="54" w:line="232" w:lineRule="auto"/>
        <w:ind w:left="1659" w:right="848"/>
        <w:rPr>
          <w:rFonts w:ascii="Arial" w:hAnsi="Arial" w:cs="Arial"/>
        </w:rPr>
      </w:pPr>
      <w:r w:rsidRPr="00A27FCD">
        <w:rPr>
          <w:rFonts w:ascii="Arial" w:hAnsi="Arial" w:cs="Arial"/>
        </w:rPr>
        <w:t>Nếu ứng dụng của bạn sử dụng cài đặt bảo mật mật khẩu mặc định từ Cơ sở dữ liệu Oracle 10g Release 2 (10.2), thì bạn có thể để nguyên các cài đặt này cho đến khi bạn sửa đổi các ứng dụng để sử dụng cài đặt bảo mật mật khẩu Release 11g. Để làm như vậy, hãy chạy tập lệnh undopwd.sql.</w:t>
      </w:r>
    </w:p>
    <w:p w14:paraId="5B8E8E7A" w14:textId="146161B8" w:rsidR="008C539B" w:rsidRPr="00A27FCD" w:rsidRDefault="00FA59F9">
      <w:pPr>
        <w:pStyle w:val="BodyText"/>
        <w:spacing w:before="114" w:line="230" w:lineRule="auto"/>
        <w:ind w:left="1659" w:right="700"/>
        <w:rPr>
          <w:rFonts w:ascii="Arial" w:hAnsi="Arial" w:cs="Arial"/>
        </w:rPr>
      </w:pPr>
      <w:r w:rsidRPr="00A27FCD">
        <w:rPr>
          <w:rFonts w:ascii="Arial" w:hAnsi="Arial" w:cs="Arial"/>
        </w:rPr>
        <w:t>Sau khi bạn đã sửa đổi các ứng dụng của mình để phù hợp với cài đặt bảo mật mật khẩu Release 11g, bạn có thể cập nhật cơ sở dữ liệu theo cách thủ công để sử dụng cấu hình bảo mật mật khẩu phù hợp với nhu cầu của bạn, hoặc bạn có thể chạy tập lệnh secconf.sql để áp dụng mật khẩu mặc định của Release 11g cài đặt. Bạn có thể tùy chỉnh tập lệnh này để có các cài đặt bảo mật khác nhau nếu bạn muốn, nhưng hãy nhớ rằng các cài đặt được liệt kê trong tập lệnh ban đầu là các cài đặt được Oracle đề xuất.</w:t>
      </w:r>
    </w:p>
    <w:p w14:paraId="06FCC7C0" w14:textId="2C62CE85" w:rsidR="008C539B" w:rsidRPr="00A27FCD" w:rsidRDefault="00FA59F9">
      <w:pPr>
        <w:pStyle w:val="BodyText"/>
        <w:spacing w:before="124" w:line="230" w:lineRule="auto"/>
        <w:ind w:left="1659" w:right="700"/>
        <w:rPr>
          <w:rFonts w:ascii="Arial" w:hAnsi="Arial" w:cs="Arial"/>
        </w:rPr>
      </w:pPr>
      <w:r w:rsidRPr="00A27FCD">
        <w:rPr>
          <w:rFonts w:ascii="Arial" w:hAnsi="Arial" w:cs="Arial"/>
        </w:rPr>
        <w:t>Nếu bạn đã tạo cơ sở dữ liệu theo cách thủ công, thì bạn nên chạy lệnh secconf.sql để áp dụng các thiết lập mật khẩu mặc định Release 11g cho cơ sở dữ liệu. Cơ sở dữ liệu đã được tạo với cấu hình (DBCA) sẽ có các cài đặt này, nhưng cơ sở dữ liệu được tạo thủ công thì không.</w:t>
      </w:r>
    </w:p>
    <w:p w14:paraId="2A87B3AB" w14:textId="2301756B" w:rsidR="008C539B" w:rsidRPr="00A27FCD" w:rsidRDefault="00FA59F9">
      <w:pPr>
        <w:pStyle w:val="BodyText"/>
        <w:spacing w:before="124" w:line="230" w:lineRule="auto"/>
        <w:ind w:left="1660" w:right="700" w:hanging="1"/>
        <w:rPr>
          <w:rFonts w:ascii="Arial" w:hAnsi="Arial" w:cs="Arial"/>
        </w:rPr>
      </w:pPr>
      <w:r w:rsidRPr="00A27FCD">
        <w:rPr>
          <w:rFonts w:ascii="Arial" w:hAnsi="Arial" w:cs="Arial"/>
          <w:w w:val="95"/>
        </w:rPr>
        <w:t xml:space="preserve">Các lệnh undopwd.sql và secconf.sql nằm trong thư mục $ ORACLE_HOME / rdbms / admin. </w:t>
      </w:r>
      <w:r w:rsidR="00F17AF2" w:rsidRPr="00A27FCD">
        <w:rPr>
          <w:rFonts w:ascii="Arial" w:hAnsi="Arial" w:cs="Arial"/>
          <w:w w:val="95"/>
        </w:rPr>
        <w:t>L</w:t>
      </w:r>
      <w:r w:rsidRPr="00A27FCD">
        <w:rPr>
          <w:rFonts w:ascii="Arial" w:hAnsi="Arial" w:cs="Arial"/>
          <w:w w:val="95"/>
        </w:rPr>
        <w:t>ệnh undopwd.sql chỉ ảnh hưởng đến cài đặt mật khẩ</w:t>
      </w:r>
      <w:r w:rsidR="00F17AF2" w:rsidRPr="00A27FCD">
        <w:rPr>
          <w:rFonts w:ascii="Arial" w:hAnsi="Arial" w:cs="Arial"/>
          <w:w w:val="95"/>
        </w:rPr>
        <w:t>u và L</w:t>
      </w:r>
      <w:r w:rsidRPr="00A27FCD">
        <w:rPr>
          <w:rFonts w:ascii="Arial" w:hAnsi="Arial" w:cs="Arial"/>
          <w:w w:val="95"/>
        </w:rPr>
        <w:t>ệnh secconf.sql ảnh hưởng đến cả cài đặt mật khẩu và kiểm tra. Chúng không ảnh hưởng đến các cài đặt bảo mật khác.</w:t>
      </w:r>
    </w:p>
    <w:p w14:paraId="33047353" w14:textId="77777777" w:rsidR="008C539B" w:rsidRPr="00A27FCD" w:rsidRDefault="008C539B">
      <w:pPr>
        <w:pStyle w:val="BodyText"/>
        <w:rPr>
          <w:rFonts w:ascii="Arial" w:hAnsi="Arial" w:cs="Arial"/>
          <w:sz w:val="23"/>
        </w:rPr>
      </w:pPr>
    </w:p>
    <w:p w14:paraId="4CC90693" w14:textId="4DDFC4B3" w:rsidR="008C539B" w:rsidRPr="00A27FCD" w:rsidRDefault="00F17AF2">
      <w:pPr>
        <w:pStyle w:val="Heading6"/>
        <w:ind w:left="1660"/>
      </w:pPr>
      <w:bookmarkStart w:id="231" w:name="Automatically_Locking_a_User_Account_Aft"/>
      <w:bookmarkStart w:id="232" w:name="_bookmark227"/>
      <w:bookmarkStart w:id="233" w:name="_bookmark230"/>
      <w:bookmarkEnd w:id="231"/>
      <w:bookmarkEnd w:id="232"/>
      <w:bookmarkEnd w:id="233"/>
      <w:r w:rsidRPr="00A27FCD">
        <w:t>Tự động khóa tài khoản người dùng sau khi đăng nhập thất bại</w:t>
      </w:r>
    </w:p>
    <w:p w14:paraId="570E23EC" w14:textId="66435BC2" w:rsidR="008C539B" w:rsidRPr="00A27FCD" w:rsidRDefault="00F17AF2">
      <w:pPr>
        <w:pStyle w:val="BodyText"/>
        <w:spacing w:before="58" w:line="230" w:lineRule="auto"/>
        <w:ind w:left="1660" w:right="790"/>
        <w:rPr>
          <w:rFonts w:ascii="Arial" w:hAnsi="Arial" w:cs="Arial"/>
        </w:rPr>
      </w:pPr>
      <w:r w:rsidRPr="00A27FCD">
        <w:rPr>
          <w:rFonts w:ascii="Arial" w:hAnsi="Arial" w:cs="Arial"/>
        </w:rPr>
        <w:t xml:space="preserve">Cơ sở dữ liệu Oracle có thể khóa tài khoản của người dùng sau một số lần đăng nhập thất bại liên tiếp được chỉ định. Bạn có thể đặt thông số tiểu sử của người dùng </w:t>
      </w:r>
      <w:r w:rsidRPr="008A2204">
        <w:rPr>
          <w:rFonts w:ascii="Courier New" w:hAnsi="Courier New" w:cs="Courier New"/>
        </w:rPr>
        <w:t>PASSWORD_LOCK_TIME</w:t>
      </w:r>
      <w:r w:rsidRPr="00A27FCD">
        <w:rPr>
          <w:rFonts w:ascii="Arial" w:hAnsi="Arial" w:cs="Arial"/>
        </w:rPr>
        <w:t xml:space="preserve"> để cấu hình tự động mở khóa sau một khoảng thời gian cụ thể hoặc yêu cầu mở khóa sự can thiệp của quản trị viên cơ sở dữ liệu. Người quản trị cơ sở dữ liệu cũng có thể khóa tài khoản theo cách thủ công,và phải được mở khóa một cách rõ ràng và minh bạch bởi người quản trị.</w:t>
      </w:r>
    </w:p>
    <w:p w14:paraId="5484EB80" w14:textId="6E5C8376" w:rsidR="008C539B" w:rsidRPr="00A27FCD" w:rsidRDefault="00F17AF2">
      <w:pPr>
        <w:pStyle w:val="BodyText"/>
        <w:spacing w:before="126" w:line="228" w:lineRule="auto"/>
        <w:ind w:left="1660" w:right="848" w:hanging="1"/>
        <w:rPr>
          <w:rFonts w:ascii="Arial" w:hAnsi="Arial" w:cs="Arial"/>
        </w:rPr>
      </w:pPr>
      <w:r w:rsidRPr="00A27FCD">
        <w:rPr>
          <w:rFonts w:ascii="Arial" w:hAnsi="Arial" w:cs="Arial"/>
          <w:spacing w:val="-6"/>
        </w:rPr>
        <w:t xml:space="preserve">Bạn có thể chỉ định số lần đăng nhập không được phép bằng cách sử dụng câu lệnh </w:t>
      </w:r>
      <w:r w:rsidRPr="008A2204">
        <w:rPr>
          <w:rFonts w:ascii="Courier New" w:hAnsi="Courier New" w:cs="Courier New"/>
          <w:spacing w:val="-6"/>
        </w:rPr>
        <w:t>CREATE PROFILE</w:t>
      </w:r>
      <w:r w:rsidRPr="00A27FCD">
        <w:rPr>
          <w:rFonts w:ascii="Arial" w:hAnsi="Arial" w:cs="Arial"/>
          <w:spacing w:val="-6"/>
        </w:rPr>
        <w:t>. Bạn cũng có thể chỉ định số lượng thời gian bị khóa của tài khoản.</w:t>
      </w:r>
    </w:p>
    <w:p w14:paraId="0A4B7461"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BBC6FC7" w14:textId="77777777" w:rsidR="008C539B" w:rsidRPr="00A27FCD" w:rsidRDefault="008C539B">
      <w:pPr>
        <w:pStyle w:val="BodyText"/>
        <w:spacing w:before="5"/>
        <w:rPr>
          <w:rFonts w:ascii="Arial" w:hAnsi="Arial" w:cs="Arial"/>
          <w:sz w:val="25"/>
        </w:rPr>
      </w:pPr>
    </w:p>
    <w:p w14:paraId="5718E428" w14:textId="153554BA" w:rsidR="008C539B" w:rsidRPr="00A27FCD" w:rsidRDefault="008D1AB8">
      <w:pPr>
        <w:pStyle w:val="BodyText"/>
        <w:spacing w:before="101" w:line="230" w:lineRule="auto"/>
        <w:ind w:left="2260" w:right="199"/>
        <w:rPr>
          <w:rFonts w:ascii="Arial" w:hAnsi="Arial" w:cs="Arial"/>
        </w:rPr>
      </w:pPr>
      <w:hyperlink w:anchor="_bookmark234" w:history="1">
        <w:r w:rsidR="00F17AF2" w:rsidRPr="00A27FCD">
          <w:rPr>
            <w:rFonts w:ascii="Arial" w:hAnsi="Arial" w:cs="Arial"/>
            <w:color w:val="0000CC"/>
          </w:rPr>
          <w:t>Ví dụ</w:t>
        </w:r>
        <w:r w:rsidR="00C12992" w:rsidRPr="00A27FCD">
          <w:rPr>
            <w:rFonts w:ascii="Arial" w:hAnsi="Arial" w:cs="Arial"/>
            <w:color w:val="0000CC"/>
          </w:rPr>
          <w:t xml:space="preserve"> 3–2</w:t>
        </w:r>
        <w:bookmarkStart w:id="234" w:name="_bookmark233"/>
        <w:bookmarkEnd w:id="234"/>
        <w:r w:rsidR="00C12992" w:rsidRPr="00A27FCD">
          <w:rPr>
            <w:rFonts w:ascii="Arial" w:hAnsi="Arial" w:cs="Arial"/>
            <w:color w:val="0000CC"/>
          </w:rPr>
          <w:t xml:space="preserve"> </w:t>
        </w:r>
      </w:hyperlink>
      <w:r w:rsidR="00F17AF2" w:rsidRPr="00A27FCD">
        <w:rPr>
          <w:rFonts w:ascii="Arial" w:hAnsi="Arial" w:cs="Arial"/>
        </w:rPr>
        <w:t xml:space="preserve"> đặt số lần đăng nhập thất bại tối đa cho johndoe của người dùng thành 10 (mặc định) và khoảng thời gian tài khoản bị khóa trong 30 ngày. Tài khoản sẽ tự động mở khóa sau 30 ngày.</w:t>
      </w:r>
    </w:p>
    <w:p w14:paraId="70F5BB94" w14:textId="77777777" w:rsidR="008C539B" w:rsidRPr="00A27FCD" w:rsidRDefault="008C539B">
      <w:pPr>
        <w:pStyle w:val="BodyText"/>
        <w:spacing w:before="11"/>
        <w:rPr>
          <w:rFonts w:ascii="Arial" w:hAnsi="Arial" w:cs="Arial"/>
          <w:sz w:val="25"/>
        </w:rPr>
      </w:pPr>
    </w:p>
    <w:p w14:paraId="1E2A0FEF" w14:textId="7627DC23" w:rsidR="008C539B" w:rsidRPr="00A27FCD" w:rsidRDefault="00F17AF2">
      <w:pPr>
        <w:ind w:left="2260"/>
        <w:rPr>
          <w:rFonts w:ascii="Arial" w:hAnsi="Arial" w:cs="Arial"/>
          <w:b/>
          <w:i/>
          <w:sz w:val="18"/>
        </w:rPr>
      </w:pPr>
      <w:bookmarkStart w:id="235" w:name="_bookmark234"/>
      <w:bookmarkEnd w:id="235"/>
      <w:r w:rsidRPr="00A27FCD">
        <w:rPr>
          <w:rFonts w:ascii="Arial" w:hAnsi="Arial" w:cs="Arial"/>
          <w:b/>
          <w:i/>
          <w:sz w:val="18"/>
        </w:rPr>
        <w:t>Ví dụ</w:t>
      </w:r>
      <w:r w:rsidR="00C12992" w:rsidRPr="00A27FCD">
        <w:rPr>
          <w:rFonts w:ascii="Arial" w:hAnsi="Arial" w:cs="Arial"/>
          <w:b/>
          <w:i/>
          <w:sz w:val="18"/>
        </w:rPr>
        <w:t xml:space="preserve"> 3–2 </w:t>
      </w:r>
      <w:r w:rsidRPr="00A27FCD">
        <w:rPr>
          <w:rFonts w:ascii="Arial" w:hAnsi="Arial" w:cs="Arial"/>
          <w:b/>
          <w:i/>
          <w:sz w:val="18"/>
        </w:rPr>
        <w:t>Khóa một tài khoản với câu lệnh CREATE PROFILE</w:t>
      </w:r>
    </w:p>
    <w:p w14:paraId="4EB1FE58"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3"/>
          <w:w w:val="85"/>
          <w:sz w:val="18"/>
        </w:rPr>
        <w:t xml:space="preserve"> </w:t>
      </w:r>
      <w:r w:rsidRPr="008A2204">
        <w:rPr>
          <w:rFonts w:ascii="Courier New" w:hAnsi="Courier New" w:cs="Courier New"/>
          <w:w w:val="85"/>
          <w:sz w:val="18"/>
        </w:rPr>
        <w:t>10</w:t>
      </w:r>
    </w:p>
    <w:p w14:paraId="1D774A7E" w14:textId="77777777" w:rsidR="008C539B" w:rsidRPr="008A2204" w:rsidRDefault="00C12992">
      <w:pPr>
        <w:ind w:left="2352"/>
        <w:rPr>
          <w:rFonts w:ascii="Courier New" w:hAnsi="Courier New" w:cs="Courier New"/>
          <w:sz w:val="18"/>
        </w:rPr>
      </w:pPr>
      <w:r w:rsidRPr="008A2204">
        <w:rPr>
          <w:rFonts w:ascii="Courier New" w:hAnsi="Courier New" w:cs="Courier New"/>
          <w:w w:val="95"/>
          <w:sz w:val="18"/>
        </w:rPr>
        <w:t>PASSWORD_LOCK_TIME 30;</w:t>
      </w:r>
    </w:p>
    <w:p w14:paraId="0471730F" w14:textId="77777777" w:rsidR="008C539B" w:rsidRPr="008A2204" w:rsidRDefault="00C12992">
      <w:pPr>
        <w:spacing w:before="17"/>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0F57AB2B" w14:textId="77777777" w:rsidR="008C539B" w:rsidRPr="00A27FCD" w:rsidRDefault="008C539B">
      <w:pPr>
        <w:pStyle w:val="BodyText"/>
        <w:spacing w:before="8"/>
        <w:rPr>
          <w:rFonts w:ascii="Arial" w:hAnsi="Arial" w:cs="Arial"/>
          <w:sz w:val="18"/>
        </w:rPr>
      </w:pPr>
    </w:p>
    <w:p w14:paraId="314E443F" w14:textId="27CC6D2A" w:rsidR="008C539B" w:rsidRPr="00A27FCD" w:rsidRDefault="00F17AF2">
      <w:pPr>
        <w:pStyle w:val="BodyText"/>
        <w:spacing w:line="232" w:lineRule="auto"/>
        <w:ind w:left="2260" w:right="848"/>
        <w:rPr>
          <w:rFonts w:ascii="Arial" w:hAnsi="Arial" w:cs="Arial"/>
        </w:rPr>
      </w:pPr>
      <w:r w:rsidRPr="00A27FCD">
        <w:rPr>
          <w:rFonts w:ascii="Arial" w:hAnsi="Arial" w:cs="Arial"/>
        </w:rPr>
        <w:t>Mỗi lần người dùng đăng nhập không thành công, Cơ sở dữ liệu Oracle sẽ tăng độ trễ theo cấp số nhân với mỗi lần đăng nhập thất bại.</w:t>
      </w:r>
    </w:p>
    <w:p w14:paraId="229D047F" w14:textId="2A4CCBAF" w:rsidR="008C539B" w:rsidRPr="00A27FCD" w:rsidRDefault="00F17AF2">
      <w:pPr>
        <w:pStyle w:val="BodyText"/>
        <w:spacing w:before="122" w:line="228" w:lineRule="auto"/>
        <w:ind w:left="2259" w:right="185"/>
        <w:rPr>
          <w:rFonts w:ascii="Arial" w:hAnsi="Arial" w:cs="Arial"/>
        </w:rPr>
      </w:pPr>
      <w:r w:rsidRPr="00A27FCD">
        <w:rPr>
          <w:rFonts w:ascii="Arial" w:hAnsi="Arial" w:cs="Arial"/>
        </w:rPr>
        <w:t>Nếu bạn không chỉ định khoảng thời gian để mở khóa tài khoản, thì PASSWORD_LOCK_ TIME giả định giá trị được chỉ định trong cấu hình mặc định. (Giá trị được đề nghị là 1 ngày.) Nếu bạn chỉ định PASSWORD_LOCK_TIME là UNLIMITED, thì bạn phải mở khóa tài khoản một cách rõ ràng bằng cách sử dụng câu lệnh ALTER USER. Ví dụ: giả sử rằng PASSWORD_LOCK_TIME UNLIMITED được chỉ định cho johndoe, thì bạn sử dụng câu lệnh sau để mở khóa tài khoản johndoe:</w:t>
      </w:r>
    </w:p>
    <w:p w14:paraId="7CC24D4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USER johndoe ACCOUNT</w:t>
      </w:r>
      <w:r w:rsidRPr="008A2204">
        <w:rPr>
          <w:rFonts w:ascii="Courier New" w:hAnsi="Courier New" w:cs="Courier New"/>
          <w:spacing w:val="-67"/>
          <w:w w:val="95"/>
          <w:sz w:val="18"/>
        </w:rPr>
        <w:t xml:space="preserve"> </w:t>
      </w:r>
      <w:r w:rsidRPr="008A2204">
        <w:rPr>
          <w:rFonts w:ascii="Courier New" w:hAnsi="Courier New" w:cs="Courier New"/>
          <w:w w:val="95"/>
          <w:sz w:val="18"/>
        </w:rPr>
        <w:t>UNLOCK;</w:t>
      </w:r>
    </w:p>
    <w:p w14:paraId="451BB87E" w14:textId="77777777" w:rsidR="008C539B" w:rsidRPr="00A27FCD" w:rsidRDefault="008C539B">
      <w:pPr>
        <w:pStyle w:val="BodyText"/>
        <w:spacing w:before="9"/>
        <w:rPr>
          <w:rFonts w:ascii="Arial" w:hAnsi="Arial" w:cs="Arial"/>
          <w:sz w:val="18"/>
        </w:rPr>
      </w:pPr>
    </w:p>
    <w:p w14:paraId="5381A4FF" w14:textId="5FC633E1" w:rsidR="008C539B" w:rsidRPr="00A27FCD" w:rsidRDefault="00F17AF2">
      <w:pPr>
        <w:pStyle w:val="BodyText"/>
        <w:spacing w:line="232" w:lineRule="auto"/>
        <w:ind w:left="2260"/>
        <w:rPr>
          <w:rFonts w:ascii="Arial" w:hAnsi="Arial" w:cs="Arial"/>
        </w:rPr>
      </w:pPr>
      <w:bookmarkStart w:id="236" w:name="_bookmark238"/>
      <w:bookmarkEnd w:id="236"/>
      <w:r w:rsidRPr="00A27FCD">
        <w:rPr>
          <w:rFonts w:ascii="Arial" w:hAnsi="Arial" w:cs="Arial"/>
        </w:rPr>
        <w:t>Sau khi người dùng đăng nhập thành công vào tài khoản, Cơ sở dữ liệu Oracle đặt lại số lần đăng nhập không thành công cho người dùng, nếu nó không khác thì thay đổi lại  bằng không.</w:t>
      </w:r>
    </w:p>
    <w:p w14:paraId="2FA3A1B4" w14:textId="4901B774" w:rsidR="008C539B" w:rsidRPr="00A27FCD" w:rsidRDefault="00F17AF2">
      <w:pPr>
        <w:pStyle w:val="BodyText"/>
        <w:spacing w:before="120" w:line="230" w:lineRule="auto"/>
        <w:ind w:left="2259" w:right="185"/>
        <w:rPr>
          <w:rFonts w:ascii="Arial" w:hAnsi="Arial" w:cs="Arial"/>
        </w:rPr>
      </w:pPr>
      <w:r w:rsidRPr="00A27FCD">
        <w:rPr>
          <w:rFonts w:ascii="Arial" w:hAnsi="Arial" w:cs="Arial"/>
        </w:rPr>
        <w:t>Nhân viên an ninh cũng có thể khóa tài khoản người dùng một cách rõ ràng. Khi điều này xảy ra, tài khoản không thể tự động mở khóa và chỉ có nhân viên bảo mật mới mở khóa tài khoản. Các câu lệnh CREATE USER hoặc ALTER USER được khóa hoặc mở khóa tài khoản người dùng một cách rõ ràng. Ví dụ, câu lệnh sau khóa tài khoản người dùng, susan:</w:t>
      </w:r>
    </w:p>
    <w:p w14:paraId="337F52C7"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ALTER USER susan ACCOUNT</w:t>
      </w:r>
      <w:r w:rsidRPr="008A2204">
        <w:rPr>
          <w:rFonts w:ascii="Courier New" w:hAnsi="Courier New" w:cs="Courier New"/>
          <w:spacing w:val="-65"/>
          <w:w w:val="95"/>
          <w:sz w:val="18"/>
        </w:rPr>
        <w:t xml:space="preserve"> </w:t>
      </w:r>
      <w:r w:rsidRPr="008A2204">
        <w:rPr>
          <w:rFonts w:ascii="Courier New" w:hAnsi="Courier New" w:cs="Courier New"/>
          <w:w w:val="95"/>
          <w:sz w:val="18"/>
        </w:rPr>
        <w:t>LOCK;</w:t>
      </w:r>
    </w:p>
    <w:p w14:paraId="369774B6" w14:textId="77777777" w:rsidR="008C539B" w:rsidRPr="00A27FCD" w:rsidRDefault="008C539B">
      <w:pPr>
        <w:pStyle w:val="BodyText"/>
        <w:rPr>
          <w:rFonts w:ascii="Arial" w:hAnsi="Arial" w:cs="Arial"/>
          <w:sz w:val="25"/>
        </w:rPr>
      </w:pPr>
    </w:p>
    <w:p w14:paraId="6B652A7A" w14:textId="0EE51565" w:rsidR="008C539B" w:rsidRPr="00A27FCD" w:rsidRDefault="00F17AF2">
      <w:pPr>
        <w:pStyle w:val="Heading6"/>
      </w:pPr>
      <w:bookmarkStart w:id="237" w:name="Controlling_User_Ability_to_Reuse_Previo"/>
      <w:bookmarkStart w:id="238" w:name="_bookmark239"/>
      <w:bookmarkStart w:id="239" w:name="_bookmark240"/>
      <w:bookmarkStart w:id="240" w:name="_bookmark242"/>
      <w:bookmarkEnd w:id="237"/>
      <w:bookmarkEnd w:id="238"/>
      <w:bookmarkEnd w:id="239"/>
      <w:bookmarkEnd w:id="240"/>
      <w:r w:rsidRPr="00A27FCD">
        <w:t>Kiểm soát khả năng sử dụng lại mật khẩu trước</w:t>
      </w:r>
    </w:p>
    <w:p w14:paraId="231B8BA6" w14:textId="40CF04AF" w:rsidR="008C539B" w:rsidRPr="00A27FCD" w:rsidRDefault="00F17AF2">
      <w:pPr>
        <w:pStyle w:val="BodyText"/>
        <w:spacing w:before="57" w:line="230" w:lineRule="auto"/>
        <w:ind w:left="2259" w:right="185"/>
        <w:rPr>
          <w:rFonts w:ascii="Arial" w:hAnsi="Arial" w:cs="Arial"/>
        </w:rPr>
      </w:pPr>
      <w:r w:rsidRPr="00A27FCD">
        <w:rPr>
          <w:rFonts w:ascii="Arial" w:hAnsi="Arial" w:cs="Arial"/>
          <w:spacing w:val="-6"/>
        </w:rPr>
        <w:t>Bạn có thể đảm bảo rằng người dùng không sử dụng lại mật khẩu trước đó của họ trong một khoảng thời gian cụ thể hoặc cho một số thay đổi mật khẩu được chỉ định. Để làm như vậy, hãy định cấu hình các quy tắc để sử dụng lại mật khẩu với các câu lệnh CREATE PROFILE hoặc ALTER PROFILE. Để biết cú pháp đầy đủ của các câu lệnh này, xem Tham chiếu ngôn ngữ SQL cơ sở dữ liệu Oracle.</w:t>
      </w:r>
    </w:p>
    <w:p w14:paraId="72C9268F" w14:textId="3C0AAA8A" w:rsidR="008C539B" w:rsidRPr="00A27FCD" w:rsidRDefault="008D1AB8">
      <w:pPr>
        <w:pStyle w:val="BodyText"/>
        <w:spacing w:before="124" w:line="228" w:lineRule="auto"/>
        <w:ind w:left="2260" w:right="269"/>
        <w:rPr>
          <w:rFonts w:ascii="Arial" w:hAnsi="Arial" w:cs="Arial"/>
        </w:rPr>
      </w:pPr>
      <w:hyperlink w:anchor="_bookmark244" w:history="1">
        <w:r w:rsidR="00F17AF2" w:rsidRPr="00A27FCD">
          <w:rPr>
            <w:rFonts w:ascii="Arial" w:hAnsi="Arial" w:cs="Arial"/>
            <w:color w:val="0000CC"/>
            <w:spacing w:val="-4"/>
          </w:rPr>
          <w:t>Bản</w:t>
        </w:r>
        <w:r w:rsidR="00C12992" w:rsidRPr="00A27FCD">
          <w:rPr>
            <w:rFonts w:ascii="Arial" w:hAnsi="Arial" w:cs="Arial"/>
            <w:color w:val="0000CC"/>
            <w:spacing w:val="-31"/>
          </w:rPr>
          <w:t xml:space="preserve"> </w:t>
        </w:r>
        <w:r w:rsidR="00C12992" w:rsidRPr="00A27FCD">
          <w:rPr>
            <w:rFonts w:ascii="Arial" w:hAnsi="Arial" w:cs="Arial"/>
            <w:color w:val="0000CC"/>
          </w:rPr>
          <w:t>3–2</w:t>
        </w:r>
        <w:r w:rsidR="00C12992" w:rsidRPr="00A27FCD">
          <w:rPr>
            <w:rFonts w:ascii="Arial" w:hAnsi="Arial" w:cs="Arial"/>
            <w:color w:val="0000CC"/>
            <w:spacing w:val="-31"/>
          </w:rPr>
          <w:t xml:space="preserve"> </w:t>
        </w:r>
      </w:hyperlink>
      <w:r w:rsidR="00F17AF2" w:rsidRPr="00A27FCD">
        <w:rPr>
          <w:rFonts w:ascii="Arial" w:hAnsi="Arial" w:cs="Arial"/>
        </w:rPr>
        <w:t xml:space="preserve"> liệt kê các tham số CREATE PROFILE và ALTER PROFILE để kiểm soát khả năng người dùng sử dụng lại mật khẩu trước đó.</w:t>
      </w:r>
    </w:p>
    <w:p w14:paraId="29D93230" w14:textId="77777777" w:rsidR="008C539B" w:rsidRPr="00A27FCD" w:rsidRDefault="008C539B">
      <w:pPr>
        <w:pStyle w:val="BodyText"/>
        <w:spacing w:before="4"/>
        <w:rPr>
          <w:rFonts w:ascii="Arial" w:hAnsi="Arial" w:cs="Arial"/>
          <w:sz w:val="11"/>
        </w:rPr>
      </w:pPr>
    </w:p>
    <w:p w14:paraId="0C672732" w14:textId="09A86C10" w:rsidR="008C539B" w:rsidRPr="00A27FCD" w:rsidRDefault="00F17AF2">
      <w:pPr>
        <w:tabs>
          <w:tab w:val="left" w:pos="1733"/>
        </w:tabs>
        <w:spacing w:before="104"/>
        <w:ind w:left="700"/>
        <w:rPr>
          <w:rFonts w:ascii="Arial" w:hAnsi="Arial" w:cs="Arial"/>
          <w:b/>
          <w:i/>
          <w:sz w:val="18"/>
        </w:rPr>
      </w:pPr>
      <w:bookmarkStart w:id="241" w:name="_bookmark243"/>
      <w:bookmarkStart w:id="242" w:name="_bookmark244"/>
      <w:bookmarkEnd w:id="241"/>
      <w:bookmarkEnd w:id="242"/>
      <w:r w:rsidRPr="00A27FCD">
        <w:rPr>
          <w:rFonts w:ascii="Arial" w:hAnsi="Arial" w:cs="Arial"/>
          <w:b/>
          <w:i/>
          <w:spacing w:val="-4"/>
          <w:sz w:val="18"/>
        </w:rPr>
        <w:t>Bản</w:t>
      </w:r>
      <w:r w:rsidR="00C12992" w:rsidRPr="00A27FCD">
        <w:rPr>
          <w:rFonts w:ascii="Arial" w:hAnsi="Arial" w:cs="Arial"/>
          <w:b/>
          <w:i/>
          <w:spacing w:val="-2"/>
          <w:sz w:val="18"/>
        </w:rPr>
        <w:t xml:space="preserve"> </w:t>
      </w:r>
      <w:r w:rsidR="00C12992" w:rsidRPr="00A27FCD">
        <w:rPr>
          <w:rFonts w:ascii="Arial" w:hAnsi="Arial" w:cs="Arial"/>
          <w:b/>
          <w:i/>
          <w:sz w:val="18"/>
        </w:rPr>
        <w:t>3–2</w:t>
      </w:r>
      <w:r w:rsidR="00C12992" w:rsidRPr="00A27FCD">
        <w:rPr>
          <w:rFonts w:ascii="Arial" w:hAnsi="Arial" w:cs="Arial"/>
          <w:b/>
          <w:i/>
          <w:sz w:val="18"/>
        </w:rPr>
        <w:tab/>
      </w:r>
      <w:r w:rsidRPr="00A27FCD">
        <w:rPr>
          <w:rFonts w:ascii="Arial" w:hAnsi="Arial" w:cs="Arial"/>
          <w:b/>
          <w:i/>
          <w:sz w:val="18"/>
        </w:rPr>
        <w:t>Tham số Kiểm soát việc sử dụng lại mật khẩu trước</w:t>
      </w:r>
    </w:p>
    <w:p w14:paraId="6C574EC7" w14:textId="77777777" w:rsidR="008C539B" w:rsidRPr="00A27FCD"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8C539B" w:rsidRPr="00A27FCD" w14:paraId="5D4B153C" w14:textId="77777777">
        <w:trPr>
          <w:trHeight w:val="311"/>
        </w:trPr>
        <w:tc>
          <w:tcPr>
            <w:tcW w:w="2196" w:type="dxa"/>
            <w:tcBorders>
              <w:top w:val="single" w:sz="18" w:space="0" w:color="000000"/>
              <w:bottom w:val="single" w:sz="4" w:space="0" w:color="000000"/>
            </w:tcBorders>
          </w:tcPr>
          <w:p w14:paraId="6C76092C" w14:textId="301194BC" w:rsidR="008C539B" w:rsidRPr="00A27FCD" w:rsidRDefault="00F17AF2">
            <w:pPr>
              <w:pStyle w:val="TableParagraph"/>
              <w:spacing w:before="27"/>
              <w:rPr>
                <w:rFonts w:ascii="Arial" w:hAnsi="Arial" w:cs="Arial"/>
                <w:b/>
                <w:sz w:val="18"/>
              </w:rPr>
            </w:pPr>
            <w:bookmarkStart w:id="243" w:name="_bookmark245"/>
            <w:bookmarkEnd w:id="243"/>
            <w:r w:rsidRPr="00A27FCD">
              <w:rPr>
                <w:rFonts w:ascii="Arial" w:hAnsi="Arial" w:cs="Arial"/>
                <w:b/>
                <w:sz w:val="18"/>
              </w:rPr>
              <w:t>Tham số</w:t>
            </w:r>
          </w:p>
        </w:tc>
        <w:tc>
          <w:tcPr>
            <w:tcW w:w="6804" w:type="dxa"/>
            <w:tcBorders>
              <w:top w:val="single" w:sz="18" w:space="0" w:color="000000"/>
              <w:bottom w:val="single" w:sz="4" w:space="0" w:color="000000"/>
            </w:tcBorders>
          </w:tcPr>
          <w:p w14:paraId="074AD7F2" w14:textId="322B26B1" w:rsidR="008C539B" w:rsidRPr="00A27FCD" w:rsidRDefault="00F17AF2">
            <w:pPr>
              <w:pStyle w:val="TableParagraph"/>
              <w:spacing w:before="27"/>
              <w:ind w:left="434"/>
              <w:rPr>
                <w:rFonts w:ascii="Arial" w:hAnsi="Arial" w:cs="Arial"/>
                <w:b/>
                <w:sz w:val="18"/>
              </w:rPr>
            </w:pPr>
            <w:r w:rsidRPr="00A27FCD">
              <w:rPr>
                <w:rFonts w:ascii="Arial" w:hAnsi="Arial" w:cs="Arial"/>
                <w:b/>
                <w:sz w:val="18"/>
              </w:rPr>
              <w:t>Mô tả</w:t>
            </w:r>
          </w:p>
        </w:tc>
      </w:tr>
      <w:tr w:rsidR="008C539B" w:rsidRPr="00A27FCD" w14:paraId="00835A08" w14:textId="77777777">
        <w:trPr>
          <w:trHeight w:val="1132"/>
        </w:trPr>
        <w:tc>
          <w:tcPr>
            <w:tcW w:w="2196" w:type="dxa"/>
            <w:tcBorders>
              <w:top w:val="single" w:sz="4" w:space="0" w:color="000000"/>
              <w:bottom w:val="single" w:sz="2" w:space="0" w:color="000000"/>
            </w:tcBorders>
          </w:tcPr>
          <w:p w14:paraId="247A9316"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6804" w:type="dxa"/>
            <w:tcBorders>
              <w:top w:val="single" w:sz="4" w:space="0" w:color="000000"/>
              <w:bottom w:val="single" w:sz="2" w:space="0" w:color="000000"/>
            </w:tcBorders>
          </w:tcPr>
          <w:p w14:paraId="0D69893D" w14:textId="65038259" w:rsidR="008C539B" w:rsidRPr="00A27FCD" w:rsidRDefault="00F17AF2">
            <w:pPr>
              <w:pStyle w:val="TableParagraph"/>
              <w:spacing w:before="41"/>
              <w:ind w:left="434"/>
              <w:rPr>
                <w:rFonts w:ascii="Arial" w:hAnsi="Arial" w:cs="Arial"/>
                <w:sz w:val="18"/>
              </w:rPr>
            </w:pPr>
            <w:r w:rsidRPr="00A27FCD">
              <w:rPr>
                <w:rFonts w:ascii="Arial" w:hAnsi="Arial" w:cs="Arial"/>
                <w:sz w:val="18"/>
              </w:rPr>
              <w:t>Yêu cầu một trong những điều sau đây:</w:t>
            </w:r>
          </w:p>
          <w:p w14:paraId="24C29F43" w14:textId="0C3E5632" w:rsidR="008C539B" w:rsidRPr="00A27FCD" w:rsidRDefault="00F17AF2" w:rsidP="006F7931">
            <w:pPr>
              <w:pStyle w:val="TableParagraph"/>
              <w:numPr>
                <w:ilvl w:val="0"/>
                <w:numId w:val="126"/>
              </w:numPr>
              <w:tabs>
                <w:tab w:val="left" w:pos="795"/>
              </w:tabs>
              <w:spacing w:before="94" w:line="216" w:lineRule="auto"/>
              <w:ind w:right="192"/>
              <w:rPr>
                <w:rFonts w:ascii="Arial" w:hAnsi="Arial" w:cs="Arial"/>
                <w:sz w:val="18"/>
              </w:rPr>
            </w:pPr>
            <w:r w:rsidRPr="00A27FCD">
              <w:rPr>
                <w:rFonts w:ascii="Arial" w:hAnsi="Arial" w:cs="Arial"/>
                <w:sz w:val="18"/>
              </w:rPr>
              <w:t>Một số xác định số ngày (hoặc một phần của một ngày) giữa việc sử dụng mật khẩu trước đó và lần sử dụng tiếp theo của nó</w:t>
            </w:r>
          </w:p>
          <w:p w14:paraId="5964865C" w14:textId="4D67A660" w:rsidR="008C539B" w:rsidRPr="00A27FCD" w:rsidRDefault="00F17AF2" w:rsidP="006F7931">
            <w:pPr>
              <w:pStyle w:val="TableParagraph"/>
              <w:numPr>
                <w:ilvl w:val="0"/>
                <w:numId w:val="126"/>
              </w:numPr>
              <w:tabs>
                <w:tab w:val="left" w:pos="795"/>
              </w:tabs>
              <w:spacing w:before="81"/>
              <w:rPr>
                <w:rFonts w:ascii="Arial" w:hAnsi="Arial" w:cs="Arial"/>
                <w:sz w:val="18"/>
              </w:rPr>
            </w:pPr>
            <w:bookmarkStart w:id="244" w:name="_bookmark247"/>
            <w:bookmarkEnd w:id="244"/>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r w:rsidR="008C539B" w:rsidRPr="00A27FCD" w14:paraId="03F7415C" w14:textId="77777777">
        <w:trPr>
          <w:trHeight w:val="1132"/>
        </w:trPr>
        <w:tc>
          <w:tcPr>
            <w:tcW w:w="2196" w:type="dxa"/>
            <w:tcBorders>
              <w:top w:val="single" w:sz="2" w:space="0" w:color="000000"/>
              <w:bottom w:val="single" w:sz="4" w:space="0" w:color="000000"/>
            </w:tcBorders>
          </w:tcPr>
          <w:p w14:paraId="4A2199E1"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PASSWORD_REUSE_MAX</w:t>
            </w:r>
          </w:p>
        </w:tc>
        <w:tc>
          <w:tcPr>
            <w:tcW w:w="6804" w:type="dxa"/>
            <w:tcBorders>
              <w:top w:val="single" w:sz="2" w:space="0" w:color="000000"/>
              <w:bottom w:val="single" w:sz="4" w:space="0" w:color="000000"/>
            </w:tcBorders>
          </w:tcPr>
          <w:p w14:paraId="061936B1" w14:textId="2959549A" w:rsidR="008C539B" w:rsidRPr="00A27FCD" w:rsidRDefault="00F17AF2">
            <w:pPr>
              <w:pStyle w:val="TableParagraph"/>
              <w:spacing w:before="44"/>
              <w:ind w:left="434"/>
              <w:rPr>
                <w:rFonts w:ascii="Arial" w:hAnsi="Arial" w:cs="Arial"/>
                <w:sz w:val="18"/>
              </w:rPr>
            </w:pPr>
            <w:r w:rsidRPr="00A27FCD">
              <w:rPr>
                <w:rFonts w:ascii="Arial" w:hAnsi="Arial" w:cs="Arial"/>
                <w:sz w:val="18"/>
              </w:rPr>
              <w:t>Yêu cầu một trong những điều sau đây:</w:t>
            </w:r>
          </w:p>
          <w:p w14:paraId="1053DD1A" w14:textId="0521FB12" w:rsidR="008C539B" w:rsidRPr="00A27FCD" w:rsidRDefault="00F17AF2" w:rsidP="006F7931">
            <w:pPr>
              <w:pStyle w:val="TableParagraph"/>
              <w:numPr>
                <w:ilvl w:val="0"/>
                <w:numId w:val="125"/>
              </w:numPr>
              <w:tabs>
                <w:tab w:val="left" w:pos="795"/>
              </w:tabs>
              <w:spacing w:before="94" w:line="216" w:lineRule="auto"/>
              <w:ind w:right="272"/>
              <w:rPr>
                <w:rFonts w:ascii="Arial" w:hAnsi="Arial" w:cs="Arial"/>
                <w:sz w:val="18"/>
              </w:rPr>
            </w:pPr>
            <w:r w:rsidRPr="00A27FCD">
              <w:rPr>
                <w:rFonts w:ascii="Arial" w:hAnsi="Arial" w:cs="Arial"/>
                <w:sz w:val="18"/>
              </w:rPr>
              <w:t>Một số nguyên để xác định số lượng thay đổi mật khẩu cần thiết trước khi một mật khẩu có thể được tái sử dụng</w:t>
            </w:r>
          </w:p>
          <w:p w14:paraId="7C55D5C8" w14:textId="6F32B97D" w:rsidR="008C539B" w:rsidRPr="00A27FCD" w:rsidRDefault="00F17AF2" w:rsidP="006F7931">
            <w:pPr>
              <w:pStyle w:val="TableParagraph"/>
              <w:numPr>
                <w:ilvl w:val="0"/>
                <w:numId w:val="125"/>
              </w:numPr>
              <w:tabs>
                <w:tab w:val="left" w:pos="795"/>
              </w:tabs>
              <w:spacing w:before="80"/>
              <w:rPr>
                <w:rFonts w:ascii="Arial" w:hAnsi="Arial" w:cs="Arial"/>
                <w:sz w:val="18"/>
              </w:rPr>
            </w:pPr>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bl>
    <w:p w14:paraId="3F9328E2" w14:textId="77777777" w:rsidR="008C539B" w:rsidRPr="00A27FCD" w:rsidRDefault="008C539B">
      <w:pPr>
        <w:pStyle w:val="BodyText"/>
        <w:spacing w:before="1"/>
        <w:rPr>
          <w:rFonts w:ascii="Arial" w:hAnsi="Arial" w:cs="Arial"/>
          <w:b/>
          <w:i/>
          <w:sz w:val="23"/>
        </w:rPr>
      </w:pPr>
    </w:p>
    <w:p w14:paraId="0B94445D" w14:textId="0813AA68" w:rsidR="008C539B" w:rsidRPr="00A27FCD" w:rsidRDefault="00F17AF2">
      <w:pPr>
        <w:pStyle w:val="BodyText"/>
        <w:spacing w:line="232" w:lineRule="auto"/>
        <w:ind w:left="2260" w:right="185"/>
        <w:rPr>
          <w:rFonts w:ascii="Arial" w:hAnsi="Arial" w:cs="Arial"/>
        </w:rPr>
      </w:pPr>
      <w:r w:rsidRPr="00A27FCD">
        <w:rPr>
          <w:rFonts w:ascii="Arial" w:hAnsi="Arial" w:cs="Arial"/>
        </w:rPr>
        <w:t>Nếu bạn không chỉ định tham số, thì người dùng có thể sử dụng lại mật khẩu bất kỳ lúc nào, đây không phải là bảo mật tốt.</w:t>
      </w:r>
    </w:p>
    <w:p w14:paraId="520F6A97"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347915A6" w14:textId="77777777" w:rsidR="008C539B" w:rsidRPr="00A27FCD" w:rsidRDefault="008C539B">
      <w:pPr>
        <w:pStyle w:val="BodyText"/>
        <w:spacing w:before="5"/>
        <w:rPr>
          <w:rFonts w:ascii="Arial" w:hAnsi="Arial" w:cs="Arial"/>
          <w:sz w:val="25"/>
        </w:rPr>
      </w:pPr>
    </w:p>
    <w:p w14:paraId="24403F46" w14:textId="22BDB407" w:rsidR="008C539B" w:rsidRPr="00A27FCD" w:rsidRDefault="00BD7A6E">
      <w:pPr>
        <w:pStyle w:val="BodyText"/>
        <w:spacing w:before="101" w:line="230" w:lineRule="auto"/>
        <w:ind w:left="1659" w:right="848"/>
        <w:rPr>
          <w:rFonts w:ascii="Arial" w:hAnsi="Arial" w:cs="Arial"/>
        </w:rPr>
      </w:pPr>
      <w:r w:rsidRPr="00A27FCD">
        <w:rPr>
          <w:rFonts w:ascii="Arial" w:hAnsi="Arial" w:cs="Arial"/>
        </w:rPr>
        <w:t>Nếu không có tham số nào là UNLIMITED, thì việc sử dụng lại mật khẩu sẽ được cho phép, nhưng chỉ sau khi đáp ứng cả hai điều kiện. Người dùng phải thay đổi mật khẩu với ngày được chỉ định và số ngày được chỉ định phải sau lần sử dụng mật khẩu trước đó.</w:t>
      </w:r>
    </w:p>
    <w:p w14:paraId="4FC81C39" w14:textId="26B93324" w:rsidR="008C539B" w:rsidRPr="00A27FCD" w:rsidRDefault="00BD7A6E">
      <w:pPr>
        <w:pStyle w:val="BodyText"/>
        <w:spacing w:before="122" w:line="230" w:lineRule="auto"/>
        <w:ind w:left="1660" w:right="700"/>
        <w:rPr>
          <w:rFonts w:ascii="Arial" w:hAnsi="Arial" w:cs="Arial"/>
        </w:rPr>
      </w:pPr>
      <w:r w:rsidRPr="00A27FCD">
        <w:rPr>
          <w:rFonts w:ascii="Arial" w:hAnsi="Arial" w:cs="Arial"/>
        </w:rPr>
        <w:t>Ví dụ, giả sử cấu hình của người dùng A có PASSWORD_REUSE_MAX được đặt thành 10 và PASSWORD_REUSE_TIME được đặt thành 30. Người dùng A không thể sử dụng lại mật khẩu cho đến khi người đó đặt lại mật khẩu 10 lần và cho đến 30 ngày kể từ khi mật khẩu được sử dụng lần cuối</w:t>
      </w:r>
    </w:p>
    <w:p w14:paraId="4AEF8E99" w14:textId="69CA77E7" w:rsidR="008C539B" w:rsidRPr="00A27FCD" w:rsidRDefault="00BD7A6E" w:rsidP="00BD7A6E">
      <w:pPr>
        <w:pStyle w:val="BodyText"/>
        <w:spacing w:before="120" w:line="228" w:lineRule="auto"/>
        <w:ind w:left="1660" w:right="848" w:hanging="1"/>
        <w:rPr>
          <w:rFonts w:ascii="Arial" w:hAnsi="Arial" w:cs="Arial"/>
        </w:rPr>
      </w:pPr>
      <w:r w:rsidRPr="00A27FCD">
        <w:rPr>
          <w:rFonts w:ascii="Arial" w:hAnsi="Arial" w:cs="Arial"/>
        </w:rPr>
        <w:t>Nếu tham số được chỉ định là UNLIMITED thì người dùng không bao giờ có thể sử dụng lại mật khẩu.</w:t>
      </w:r>
    </w:p>
    <w:p w14:paraId="633E5FE4" w14:textId="747BBBA2" w:rsidR="008C539B" w:rsidRPr="00A27FCD" w:rsidRDefault="00BD7A6E">
      <w:pPr>
        <w:pStyle w:val="BodyText"/>
        <w:spacing w:before="124" w:line="228" w:lineRule="auto"/>
        <w:ind w:left="1659" w:right="848"/>
        <w:rPr>
          <w:rFonts w:ascii="Arial" w:hAnsi="Arial" w:cs="Arial"/>
        </w:rPr>
      </w:pPr>
      <w:r w:rsidRPr="00A27FCD">
        <w:rPr>
          <w:rFonts w:ascii="Arial" w:hAnsi="Arial" w:cs="Arial"/>
        </w:rPr>
        <w:t>Nếu bạn đặt cả hai tham số thành UNLIMITED, thì Cơ sở dữ liệu Oracle sẽ bỏ qua cả hai và người dùng có thể sử dụng lại bất kỳ mật khẩu nào bất kỳ lúc nào.</w:t>
      </w:r>
    </w:p>
    <w:p w14:paraId="6AF1A5A3" w14:textId="77777777" w:rsidR="008C539B" w:rsidRPr="00A27FCD" w:rsidRDefault="008D1AB8">
      <w:pPr>
        <w:pStyle w:val="BodyText"/>
        <w:spacing w:before="5"/>
        <w:rPr>
          <w:rFonts w:ascii="Arial" w:hAnsi="Arial" w:cs="Arial"/>
          <w:sz w:val="18"/>
        </w:rPr>
      </w:pPr>
      <w:r>
        <w:rPr>
          <w:rFonts w:ascii="Arial" w:hAnsi="Arial" w:cs="Arial"/>
        </w:rPr>
        <w:pict w14:anchorId="59B966FD">
          <v:group id="_x0000_s1568" style="position:absolute;margin-left:174pt;margin-top:13.45pt;width:300pt;height:2.55pt;z-index:2080;mso-wrap-distance-left:0;mso-wrap-distance-right:0;mso-position-horizontal-relative:page" coordorigin="3480,269" coordsize="6000,51">
            <v:line id="_x0000_s1570" style="position:absolute" from="3480,271" to="9480,271" strokeweight=".24pt"/>
            <v:line id="_x0000_s1569" style="position:absolute" from="3480,317" to="9480,317" strokeweight=".08469mm"/>
            <w10:wrap type="topAndBottom" anchorx="page"/>
          </v:group>
        </w:pict>
      </w:r>
    </w:p>
    <w:p w14:paraId="536C4910" w14:textId="695B0BCE" w:rsidR="008C539B" w:rsidRPr="00A27FCD" w:rsidRDefault="00BD7A6E">
      <w:pPr>
        <w:pStyle w:val="BodyText"/>
        <w:spacing w:before="29" w:after="105" w:line="228" w:lineRule="auto"/>
        <w:ind w:left="2379" w:right="1754"/>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Nếu bạn chỉ định DEFAULT cho một trong hai tham số, thì cơ sở dữ liệu Oracle sử dụng giá trị được định nghĩa trong cấu hình DEFAULT, nó đặt tất cả các tham số thành UNLIMITED. Cơ sở dữ liệu Oracle sử dụng UNLIMITED cho bất kỳ tham số nào được chỉ định là DEFAULT, trừ khi bạn thay đổi thiết lập cho tham số đó trong cấu hình DEFAULT.</w:t>
      </w:r>
    </w:p>
    <w:p w14:paraId="7C3BC58C" w14:textId="6D1E2A7E" w:rsidR="008C539B" w:rsidRPr="00A27FCD"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5E0DC96">
          <v:group id="_x0000_s1565" style="width:300pt;height:2.5pt;mso-position-horizontal-relative:char;mso-position-vertical-relative:line" coordsize="6000,50">
            <v:line id="_x0000_s1567" style="position:absolute" from="0,2" to="6000,2" strokeweight=".24pt"/>
            <v:line id="_x0000_s1566" style="position:absolute" from="0,47" to="6000,47" strokeweight=".24pt"/>
            <w10:anchorlock/>
          </v:group>
        </w:pict>
      </w:r>
    </w:p>
    <w:p w14:paraId="1C168ACA" w14:textId="77777777" w:rsidR="008C539B" w:rsidRPr="00A27FCD" w:rsidRDefault="008C539B">
      <w:pPr>
        <w:pStyle w:val="BodyText"/>
        <w:spacing w:before="6"/>
        <w:rPr>
          <w:rFonts w:ascii="Arial" w:hAnsi="Arial" w:cs="Arial"/>
          <w:sz w:val="10"/>
        </w:rPr>
      </w:pPr>
    </w:p>
    <w:p w14:paraId="27D735D6" w14:textId="7B1C0AA4" w:rsidR="008C539B" w:rsidRPr="00A27FCD" w:rsidRDefault="00BD7A6E">
      <w:pPr>
        <w:pStyle w:val="Heading6"/>
        <w:spacing w:before="105"/>
        <w:ind w:left="1660"/>
      </w:pPr>
      <w:bookmarkStart w:id="245" w:name="Controlling_Password_Aging_and_Expiratio"/>
      <w:bookmarkStart w:id="246" w:name="_bookmark249"/>
      <w:bookmarkStart w:id="247" w:name="_bookmark250"/>
      <w:bookmarkEnd w:id="245"/>
      <w:bookmarkEnd w:id="246"/>
      <w:bookmarkEnd w:id="247"/>
      <w:r w:rsidRPr="00A27FCD">
        <w:t>Kiểm soát sự Aging và thời hạn của mật khẩu</w:t>
      </w:r>
    </w:p>
    <w:p w14:paraId="06390D0A" w14:textId="1C0E9FC9" w:rsidR="008C539B" w:rsidRPr="00A27FCD" w:rsidRDefault="00BD7A6E">
      <w:pPr>
        <w:pStyle w:val="BodyText"/>
        <w:spacing w:before="57" w:line="230" w:lineRule="auto"/>
        <w:ind w:left="1659" w:right="976"/>
        <w:rPr>
          <w:rFonts w:ascii="Arial" w:hAnsi="Arial" w:cs="Arial"/>
        </w:rPr>
      </w:pPr>
      <w:r w:rsidRPr="00A27FCD">
        <w:rPr>
          <w:rFonts w:ascii="Arial" w:hAnsi="Arial" w:cs="Arial"/>
          <w:spacing w:val="-6"/>
        </w:rPr>
        <w:t xml:space="preserve">Bạn có thể chỉ định thời hạn cho mật khẩu. Điều này có nghĩa là lần sau khi người dùng đăng nhập bằng mật khẩu hiện tại, đúng, họ được nhắc thay đổi mật khẩu. Theo mặc định, không có kiểm tra lịch sử thay đổi mật khẩu, do đó người dùng vẫn có thể sử dụng lại bất kỳ mật khẩu nào trước đó hoặc yếu. Bạn có thể kiểm soát các yếu tố này bằng cách đặt các tham số PASSWORD_REUSE_TIME, PASSWORD_REUSE_MAX và PASSWORD_VERIFY_FUNCTION. </w:t>
      </w:r>
      <w:r w:rsidRPr="00A27FCD">
        <w:rPr>
          <w:rFonts w:ascii="Arial" w:hAnsi="Arial" w:cs="Arial"/>
        </w:rPr>
        <w:t>(Xem</w:t>
      </w:r>
      <w:r w:rsidR="00C12992" w:rsidRPr="00A27FCD">
        <w:rPr>
          <w:rFonts w:ascii="Arial" w:hAnsi="Arial" w:cs="Arial"/>
          <w:spacing w:val="-29"/>
        </w:rPr>
        <w:t xml:space="preserve"> </w:t>
      </w:r>
      <w:hyperlink w:anchor="_bookmark239" w:history="1">
        <w:r w:rsidR="00C12992" w:rsidRPr="00A27FCD">
          <w:rPr>
            <w:rFonts w:ascii="Arial" w:hAnsi="Arial" w:cs="Arial"/>
            <w:color w:val="0000CC"/>
          </w:rPr>
          <w:t>"Controlling</w:t>
        </w:r>
        <w:r w:rsidR="00C12992" w:rsidRPr="00A27FCD">
          <w:rPr>
            <w:rFonts w:ascii="Arial" w:hAnsi="Arial" w:cs="Arial"/>
            <w:color w:val="0000CC"/>
            <w:spacing w:val="-30"/>
          </w:rPr>
          <w:t xml:space="preserve"> </w:t>
        </w:r>
        <w:r w:rsidR="00C12992" w:rsidRPr="00A27FCD">
          <w:rPr>
            <w:rFonts w:ascii="Arial" w:hAnsi="Arial" w:cs="Arial"/>
            <w:color w:val="0000CC"/>
          </w:rPr>
          <w:t>User</w:t>
        </w:r>
        <w:r w:rsidR="00C12992" w:rsidRPr="00A27FCD">
          <w:rPr>
            <w:rFonts w:ascii="Arial" w:hAnsi="Arial" w:cs="Arial"/>
            <w:color w:val="0000CC"/>
            <w:spacing w:val="-29"/>
          </w:rPr>
          <w:t xml:space="preserve"> </w:t>
        </w:r>
        <w:r w:rsidR="00C12992" w:rsidRPr="00A27FCD">
          <w:rPr>
            <w:rFonts w:ascii="Arial" w:hAnsi="Arial" w:cs="Arial"/>
            <w:color w:val="0000CC"/>
          </w:rPr>
          <w:t>Ability</w:t>
        </w:r>
        <w:r w:rsidR="00C12992" w:rsidRPr="00A27FCD">
          <w:rPr>
            <w:rFonts w:ascii="Arial" w:hAnsi="Arial" w:cs="Arial"/>
            <w:color w:val="0000CC"/>
            <w:spacing w:val="-30"/>
          </w:rPr>
          <w:t xml:space="preserve"> </w:t>
        </w:r>
        <w:r w:rsidR="00C12992" w:rsidRPr="00A27FCD">
          <w:rPr>
            <w:rFonts w:ascii="Arial" w:hAnsi="Arial" w:cs="Arial"/>
            <w:color w:val="0000CC"/>
          </w:rPr>
          <w:t>to</w:t>
        </w:r>
        <w:r w:rsidR="00C12992" w:rsidRPr="00A27FCD">
          <w:rPr>
            <w:rFonts w:ascii="Arial" w:hAnsi="Arial" w:cs="Arial"/>
            <w:color w:val="0000CC"/>
            <w:spacing w:val="-30"/>
          </w:rPr>
          <w:t xml:space="preserve"> </w:t>
        </w:r>
        <w:r w:rsidR="00C12992" w:rsidRPr="00A27FCD">
          <w:rPr>
            <w:rFonts w:ascii="Arial" w:hAnsi="Arial" w:cs="Arial"/>
            <w:color w:val="0000CC"/>
          </w:rPr>
          <w:t>Reuse</w:t>
        </w:r>
      </w:hyperlink>
      <w:r w:rsidR="00C12992" w:rsidRPr="00A27FCD">
        <w:rPr>
          <w:rFonts w:ascii="Arial" w:hAnsi="Arial" w:cs="Arial"/>
          <w:color w:val="0000CC"/>
        </w:rPr>
        <w:t xml:space="preserve"> </w:t>
      </w:r>
      <w:hyperlink w:anchor="_bookmark239" w:history="1">
        <w:r w:rsidR="00C12992" w:rsidRPr="00A27FCD">
          <w:rPr>
            <w:rFonts w:ascii="Arial" w:hAnsi="Arial" w:cs="Arial"/>
            <w:color w:val="0000CC"/>
          </w:rPr>
          <w:t>Previous</w:t>
        </w:r>
        <w:r w:rsidR="00C12992" w:rsidRPr="00A27FCD">
          <w:rPr>
            <w:rFonts w:ascii="Arial" w:hAnsi="Arial" w:cs="Arial"/>
            <w:color w:val="0000CC"/>
            <w:spacing w:val="-8"/>
          </w:rPr>
          <w:t xml:space="preserve"> </w:t>
        </w:r>
        <w:r w:rsidR="00C12992" w:rsidRPr="00A27FCD">
          <w:rPr>
            <w:rFonts w:ascii="Arial" w:hAnsi="Arial" w:cs="Arial"/>
            <w:color w:val="0000CC"/>
          </w:rPr>
          <w:t>Passwords"</w:t>
        </w:r>
        <w:r w:rsidR="00C12992" w:rsidRPr="00A27FCD">
          <w:rPr>
            <w:rFonts w:ascii="Arial" w:hAnsi="Arial" w:cs="Arial"/>
            <w:color w:val="0000CC"/>
            <w:spacing w:val="-8"/>
          </w:rPr>
          <w:t xml:space="preserve"> </w:t>
        </w:r>
        <w:r w:rsidRPr="00A27FCD">
          <w:rPr>
            <w:rFonts w:ascii="Arial" w:hAnsi="Arial" w:cs="Arial"/>
          </w:rPr>
          <w:t>đến trang</w:t>
        </w:r>
        <w:r w:rsidR="00C12992" w:rsidRPr="00A27FCD">
          <w:rPr>
            <w:rFonts w:ascii="Arial" w:hAnsi="Arial" w:cs="Arial"/>
            <w:spacing w:val="-8"/>
          </w:rPr>
          <w:t xml:space="preserve"> </w:t>
        </w:r>
        <w:r w:rsidR="00C12992" w:rsidRPr="00A27FCD">
          <w:rPr>
            <w:rFonts w:ascii="Arial" w:hAnsi="Arial" w:cs="Arial"/>
          </w:rPr>
          <w:t>3-7</w:t>
        </w:r>
        <w:r w:rsidR="00C12992" w:rsidRPr="00A27FCD">
          <w:rPr>
            <w:rFonts w:ascii="Arial" w:hAnsi="Arial" w:cs="Arial"/>
            <w:spacing w:val="-8"/>
          </w:rPr>
          <w:t xml:space="preserve"> </w:t>
        </w:r>
      </w:hyperlink>
      <w:r w:rsidRPr="00A27FCD">
        <w:rPr>
          <w:rFonts w:ascii="Arial" w:hAnsi="Arial" w:cs="Arial"/>
        </w:rPr>
        <w:t>và</w:t>
      </w:r>
      <w:r w:rsidR="00C12992" w:rsidRPr="00A27FCD">
        <w:rPr>
          <w:rFonts w:ascii="Arial" w:hAnsi="Arial" w:cs="Arial"/>
          <w:spacing w:val="-8"/>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8"/>
          </w:rPr>
          <w:t xml:space="preserve"> </w:t>
        </w:r>
        <w:r w:rsidR="00C12992" w:rsidRPr="00A27FCD">
          <w:rPr>
            <w:rFonts w:ascii="Arial" w:hAnsi="Arial" w:cs="Arial"/>
            <w:color w:val="0000CC"/>
          </w:rPr>
          <w:t>Complexity</w:t>
        </w:r>
        <w:r w:rsidR="00C12992" w:rsidRPr="00A27FCD">
          <w:rPr>
            <w:rFonts w:ascii="Arial" w:hAnsi="Arial" w:cs="Arial"/>
            <w:color w:val="0000CC"/>
            <w:spacing w:val="-8"/>
          </w:rPr>
          <w:t xml:space="preserve"> </w:t>
        </w:r>
        <w:r w:rsidR="00C12992" w:rsidRPr="00A27FCD">
          <w:rPr>
            <w:rFonts w:ascii="Arial" w:hAnsi="Arial" w:cs="Arial"/>
            <w:color w:val="0000CC"/>
          </w:rPr>
          <w:t>Verification"</w:t>
        </w:r>
      </w:hyperlink>
      <w:r w:rsidR="00C12992" w:rsidRPr="00A27FCD">
        <w:rPr>
          <w:rFonts w:ascii="Arial" w:hAnsi="Arial" w:cs="Arial"/>
          <w:color w:val="0000CC"/>
        </w:rPr>
        <w:t xml:space="preserve"> </w:t>
      </w:r>
      <w:hyperlink w:anchor="_bookmark268" w:history="1">
        <w:r w:rsidRPr="00A27FCD">
          <w:rPr>
            <w:rFonts w:ascii="Arial" w:hAnsi="Arial" w:cs="Arial"/>
          </w:rPr>
          <w:t>đến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theme thông tin</w:t>
      </w:r>
      <w:r w:rsidR="00C12992" w:rsidRPr="00A27FCD">
        <w:rPr>
          <w:rFonts w:ascii="Arial" w:hAnsi="Arial" w:cs="Arial"/>
        </w:rPr>
        <w:t>.)</w:t>
      </w:r>
    </w:p>
    <w:p w14:paraId="55B5F83F" w14:textId="764D9BAD" w:rsidR="008C539B" w:rsidRPr="00A27FCD" w:rsidRDefault="00BD7A6E">
      <w:pPr>
        <w:pStyle w:val="BodyText"/>
        <w:spacing w:before="122" w:line="232" w:lineRule="auto"/>
        <w:ind w:left="1660" w:right="700"/>
        <w:rPr>
          <w:rFonts w:ascii="Arial" w:hAnsi="Arial" w:cs="Arial"/>
        </w:rPr>
      </w:pPr>
      <w:r w:rsidRPr="00A27FCD">
        <w:rPr>
          <w:rFonts w:ascii="Arial" w:hAnsi="Arial" w:cs="Arial"/>
        </w:rPr>
        <w:t>Ngoài ra, bạn có thể đặt lại thời gian gia hạn mật khẩu, trong đó mỗi lần đăng nhập vào tài khoản cơ sở dữ liệu sẽ nhận được một thông báo cảnh báo để thay đổi mật khẩu. Nếu người dùng không thay đổi nó vào cuối khoảng thời gian đó, thì Cơ sở dữ liệu Oracle sẽ hết hạn tài khoản.</w:t>
      </w:r>
    </w:p>
    <w:p w14:paraId="41016AE5" w14:textId="04366628" w:rsidR="008C539B" w:rsidRPr="00A27FCD" w:rsidRDefault="00BD7A6E">
      <w:pPr>
        <w:pStyle w:val="BodyText"/>
        <w:spacing w:before="119" w:line="230" w:lineRule="auto"/>
        <w:ind w:left="1659" w:right="941"/>
        <w:rPr>
          <w:rFonts w:ascii="Arial" w:hAnsi="Arial" w:cs="Arial"/>
        </w:rPr>
      </w:pPr>
      <w:r w:rsidRPr="00A27FCD">
        <w:rPr>
          <w:rFonts w:ascii="Arial" w:hAnsi="Arial" w:cs="Arial"/>
        </w:rPr>
        <w:t>Là quản trị viên cơ sở dữ liệu, bạn có thể đặt trạng thái mật khẩu thành công theo cách thủ công, trạng thái này sẽ đặt trạng thái tài khoản thành HẾT HẠN. Người dùng sau đó phải làm theo hướng dẫn để thay đổi</w:t>
      </w:r>
      <w:r w:rsidR="002E5018" w:rsidRPr="00A27FCD">
        <w:rPr>
          <w:rFonts w:ascii="Arial" w:hAnsi="Arial" w:cs="Arial"/>
        </w:rPr>
        <w:t xml:space="preserve"> thời hạn</w:t>
      </w:r>
      <w:r w:rsidRPr="00A27FCD">
        <w:rPr>
          <w:rFonts w:ascii="Arial" w:hAnsi="Arial" w:cs="Arial"/>
        </w:rPr>
        <w:t xml:space="preserve"> mật khẩu trước khi </w:t>
      </w:r>
      <w:r w:rsidR="002E5018" w:rsidRPr="00A27FCD">
        <w:rPr>
          <w:rFonts w:ascii="Arial" w:hAnsi="Arial" w:cs="Arial"/>
        </w:rPr>
        <w:t xml:space="preserve">tiến hành </w:t>
      </w:r>
      <w:r w:rsidRPr="00A27FCD">
        <w:rPr>
          <w:rFonts w:ascii="Arial" w:hAnsi="Arial" w:cs="Arial"/>
        </w:rPr>
        <w:t>đăng nhập.</w:t>
      </w:r>
    </w:p>
    <w:p w14:paraId="6E6E9D25" w14:textId="58DC00B8" w:rsidR="008C539B" w:rsidRPr="00A27FCD" w:rsidRDefault="002E5018">
      <w:pPr>
        <w:pStyle w:val="BodyText"/>
        <w:spacing w:before="122" w:line="228" w:lineRule="auto"/>
        <w:ind w:left="1659" w:right="848"/>
        <w:rPr>
          <w:rFonts w:ascii="Arial" w:hAnsi="Arial" w:cs="Arial"/>
        </w:rPr>
      </w:pPr>
      <w:r w:rsidRPr="00A27FCD">
        <w:rPr>
          <w:rFonts w:ascii="Arial" w:hAnsi="Arial" w:cs="Arial"/>
        </w:rPr>
        <w:t>Ví dụ: trong SQL * Plus, giả sử người dùng SCOTT cố đăng nhập bằng thông tin xác thực chính xác, nhưng mật khẩu của anh ấy đã hết hạn. Người dùng SCOTT sau đó sẽ thấy ORA-28001: Mật khẩu đã hết hạn và được nhắc thay đổi mật khẩu của mình, như sau:</w:t>
      </w:r>
    </w:p>
    <w:p w14:paraId="248F78FF" w14:textId="77777777" w:rsidR="008C539B" w:rsidRPr="008A2204" w:rsidRDefault="00C12992">
      <w:pPr>
        <w:spacing w:before="144" w:line="259" w:lineRule="auto"/>
        <w:ind w:left="1660" w:right="5910"/>
        <w:rPr>
          <w:rFonts w:ascii="Courier New" w:hAnsi="Courier New" w:cs="Courier New"/>
          <w:i/>
          <w:sz w:val="18"/>
        </w:rPr>
      </w:pPr>
      <w:r w:rsidRPr="008A2204">
        <w:rPr>
          <w:rFonts w:ascii="Courier New" w:hAnsi="Courier New" w:cs="Courier New"/>
          <w:w w:val="90"/>
          <w:sz w:val="18"/>
        </w:rPr>
        <w:t>Changing</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w w:val="90"/>
          <w:sz w:val="18"/>
        </w:rPr>
        <w:t>for</w:t>
      </w:r>
      <w:r w:rsidRPr="008A2204">
        <w:rPr>
          <w:rFonts w:ascii="Courier New" w:hAnsi="Courier New" w:cs="Courier New"/>
          <w:spacing w:val="-45"/>
          <w:w w:val="90"/>
          <w:sz w:val="18"/>
        </w:rPr>
        <w:t xml:space="preserve"> </w:t>
      </w:r>
      <w:r w:rsidRPr="008A2204">
        <w:rPr>
          <w:rFonts w:ascii="Courier New" w:hAnsi="Courier New" w:cs="Courier New"/>
          <w:w w:val="90"/>
          <w:sz w:val="18"/>
        </w:rPr>
        <w:t>scott New</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i/>
          <w:w w:val="90"/>
          <w:sz w:val="18"/>
        </w:rPr>
        <w:t>new_password</w:t>
      </w:r>
    </w:p>
    <w:p w14:paraId="2F219F7C" w14:textId="77777777" w:rsidR="008C539B" w:rsidRPr="008A2204" w:rsidRDefault="00C12992">
      <w:pPr>
        <w:spacing w:line="203" w:lineRule="exact"/>
        <w:ind w:left="1660"/>
        <w:rPr>
          <w:rFonts w:ascii="Courier New" w:hAnsi="Courier New" w:cs="Courier New"/>
          <w:i/>
          <w:sz w:val="18"/>
        </w:rPr>
      </w:pPr>
      <w:r w:rsidRPr="008A2204">
        <w:rPr>
          <w:rFonts w:ascii="Courier New" w:hAnsi="Courier New" w:cs="Courier New"/>
          <w:w w:val="95"/>
          <w:sz w:val="18"/>
        </w:rPr>
        <w:t xml:space="preserve">Retype new password: </w:t>
      </w:r>
      <w:r w:rsidRPr="008A2204">
        <w:rPr>
          <w:rFonts w:ascii="Courier New" w:hAnsi="Courier New" w:cs="Courier New"/>
          <w:i/>
          <w:w w:val="95"/>
          <w:sz w:val="18"/>
        </w:rPr>
        <w:t>new_password</w:t>
      </w:r>
    </w:p>
    <w:p w14:paraId="37F03183"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Password changed.</w:t>
      </w:r>
    </w:p>
    <w:p w14:paraId="14A843C9" w14:textId="77777777" w:rsidR="008C539B" w:rsidRPr="00A27FCD" w:rsidRDefault="008C539B">
      <w:pPr>
        <w:pStyle w:val="BodyText"/>
        <w:spacing w:before="10"/>
        <w:rPr>
          <w:rFonts w:ascii="Arial" w:hAnsi="Arial" w:cs="Arial"/>
          <w:sz w:val="18"/>
        </w:rPr>
      </w:pPr>
    </w:p>
    <w:p w14:paraId="163D3DA7" w14:textId="60B79033" w:rsidR="008C539B" w:rsidRPr="00A27FCD" w:rsidRDefault="002E5018">
      <w:pPr>
        <w:pStyle w:val="BodyText"/>
        <w:spacing w:line="230" w:lineRule="auto"/>
        <w:ind w:left="1660" w:right="848"/>
        <w:rPr>
          <w:rFonts w:ascii="Arial" w:hAnsi="Arial" w:cs="Arial"/>
        </w:rPr>
      </w:pPr>
      <w:r w:rsidRPr="00A27FCD">
        <w:rPr>
          <w:rFonts w:ascii="Arial" w:hAnsi="Arial" w:cs="Arial"/>
        </w:rPr>
        <w:t>Sử dụng câu lệnh CREATE PROFILE hoặc ALTER PROFILE để chỉ định tuổi thọ cho mật khẩu. Để hiểu vòng đời của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56" w:history="1">
        <w:r w:rsidR="00C12992" w:rsidRPr="00A27FCD">
          <w:rPr>
            <w:rFonts w:ascii="Arial" w:hAnsi="Arial" w:cs="Arial"/>
            <w:color w:val="0000CC"/>
          </w:rPr>
          <w:t>"Password Change Life</w:t>
        </w:r>
      </w:hyperlink>
      <w:r w:rsidR="00C12992" w:rsidRPr="00A27FCD">
        <w:rPr>
          <w:rFonts w:ascii="Arial" w:hAnsi="Arial" w:cs="Arial"/>
          <w:color w:val="0000CC"/>
        </w:rPr>
        <w:t xml:space="preserve"> </w:t>
      </w:r>
      <w:hyperlink w:anchor="_bookmark256" w:history="1">
        <w:r w:rsidR="00C12992" w:rsidRPr="00A27FCD">
          <w:rPr>
            <w:rFonts w:ascii="Arial" w:hAnsi="Arial" w:cs="Arial"/>
            <w:color w:val="0000CC"/>
          </w:rPr>
          <w:t xml:space="preserve">Cycle" </w:t>
        </w:r>
        <w:r w:rsidRPr="00A27FCD">
          <w:rPr>
            <w:rFonts w:ascii="Arial" w:hAnsi="Arial" w:cs="Arial"/>
          </w:rPr>
          <w:t>đến trang</w:t>
        </w:r>
        <w:bookmarkStart w:id="248" w:name="_bookmark253"/>
        <w:bookmarkEnd w:id="248"/>
        <w:r w:rsidR="00C12992" w:rsidRPr="00A27FCD">
          <w:rPr>
            <w:rFonts w:ascii="Arial" w:hAnsi="Arial" w:cs="Arial"/>
          </w:rPr>
          <w:t xml:space="preserve"> 3-9</w:t>
        </w:r>
      </w:hyperlink>
      <w:r w:rsidR="00C12992" w:rsidRPr="00A27FCD">
        <w:rPr>
          <w:rFonts w:ascii="Arial" w:hAnsi="Arial" w:cs="Arial"/>
        </w:rPr>
        <w:t>.</w:t>
      </w:r>
    </w:p>
    <w:p w14:paraId="4672FC05" w14:textId="6B1D46DB" w:rsidR="008C539B" w:rsidRPr="00A27FCD" w:rsidRDefault="008D1AB8">
      <w:pPr>
        <w:pStyle w:val="BodyText"/>
        <w:spacing w:before="123" w:line="228" w:lineRule="auto"/>
        <w:ind w:left="1660" w:right="842"/>
        <w:jc w:val="both"/>
        <w:rPr>
          <w:rFonts w:ascii="Arial" w:hAnsi="Arial" w:cs="Arial"/>
        </w:rPr>
      </w:pPr>
      <w:hyperlink w:anchor="_bookmark255" w:history="1">
        <w:r w:rsidR="002E5018" w:rsidRPr="00A27FCD">
          <w:rPr>
            <w:rFonts w:ascii="Arial" w:hAnsi="Arial" w:cs="Arial"/>
            <w:color w:val="0000CC"/>
          </w:rPr>
          <w:t>Ví dụ</w:t>
        </w:r>
        <w:r w:rsidR="00C12992" w:rsidRPr="00A27FCD">
          <w:rPr>
            <w:rFonts w:ascii="Arial" w:hAnsi="Arial" w:cs="Arial"/>
            <w:color w:val="0000CC"/>
            <w:spacing w:val="-12"/>
          </w:rPr>
          <w:t xml:space="preserve"> </w:t>
        </w:r>
        <w:r w:rsidR="00C12992" w:rsidRPr="00A27FCD">
          <w:rPr>
            <w:rFonts w:ascii="Arial" w:hAnsi="Arial" w:cs="Arial"/>
            <w:color w:val="0000CC"/>
          </w:rPr>
          <w:t>3–3</w:t>
        </w:r>
        <w:bookmarkStart w:id="249" w:name="_bookmark254"/>
        <w:bookmarkEnd w:id="249"/>
        <w:r w:rsidR="00C12992" w:rsidRPr="00A27FCD">
          <w:rPr>
            <w:rFonts w:ascii="Arial" w:hAnsi="Arial" w:cs="Arial"/>
            <w:color w:val="0000CC"/>
            <w:spacing w:val="-11"/>
          </w:rPr>
          <w:t xml:space="preserve"> </w:t>
        </w:r>
      </w:hyperlink>
      <w:r w:rsidR="002E5018" w:rsidRPr="00A27FCD">
        <w:rPr>
          <w:rFonts w:ascii="Arial" w:hAnsi="Arial" w:cs="Arial"/>
        </w:rPr>
        <w:t xml:space="preserve"> trình bày cách tạo và gán một hồ sơ cho người dùng johndoe và tham số PASSWORD_LIFE_TIME chỉ định rằng johndoe có thể sử dụng cùng một mật khẩu trong 180 ngày trước khi nó hết hạn.</w:t>
      </w:r>
    </w:p>
    <w:p w14:paraId="443B292D" w14:textId="77777777" w:rsidR="008C539B" w:rsidRPr="00A27FCD" w:rsidRDefault="008C539B">
      <w:pPr>
        <w:spacing w:line="228" w:lineRule="auto"/>
        <w:jc w:val="both"/>
        <w:rPr>
          <w:rFonts w:ascii="Arial" w:hAnsi="Arial" w:cs="Arial"/>
        </w:rPr>
        <w:sectPr w:rsidR="008C539B" w:rsidRPr="00A27FCD">
          <w:pgSz w:w="12240" w:h="15840"/>
          <w:pgMar w:top="840" w:right="1060" w:bottom="860" w:left="1100" w:header="549" w:footer="663" w:gutter="0"/>
          <w:cols w:space="720"/>
        </w:sectPr>
      </w:pPr>
    </w:p>
    <w:p w14:paraId="2CA789A0" w14:textId="77777777" w:rsidR="008C539B" w:rsidRPr="00A27FCD" w:rsidRDefault="008C539B">
      <w:pPr>
        <w:pStyle w:val="BodyText"/>
        <w:spacing w:before="4"/>
        <w:rPr>
          <w:rFonts w:ascii="Arial" w:hAnsi="Arial" w:cs="Arial"/>
          <w:sz w:val="25"/>
        </w:rPr>
      </w:pPr>
    </w:p>
    <w:p w14:paraId="325796A4" w14:textId="5F161813" w:rsidR="008C539B" w:rsidRPr="00A27FCD" w:rsidRDefault="002E5018">
      <w:pPr>
        <w:spacing w:before="104"/>
        <w:ind w:left="2260"/>
        <w:rPr>
          <w:rFonts w:ascii="Arial" w:hAnsi="Arial" w:cs="Arial"/>
          <w:b/>
          <w:i/>
          <w:sz w:val="18"/>
        </w:rPr>
      </w:pPr>
      <w:bookmarkStart w:id="250" w:name="_bookmark255"/>
      <w:bookmarkEnd w:id="250"/>
      <w:r w:rsidRPr="00A27FCD">
        <w:rPr>
          <w:rFonts w:ascii="Arial" w:hAnsi="Arial" w:cs="Arial"/>
          <w:b/>
          <w:i/>
          <w:sz w:val="18"/>
        </w:rPr>
        <w:t>Ví dụ</w:t>
      </w:r>
      <w:r w:rsidR="00C12992" w:rsidRPr="00A27FCD">
        <w:rPr>
          <w:rFonts w:ascii="Arial" w:hAnsi="Arial" w:cs="Arial"/>
          <w:b/>
          <w:i/>
          <w:sz w:val="18"/>
        </w:rPr>
        <w:t xml:space="preserve"> 3–3 </w:t>
      </w:r>
      <w:r w:rsidRPr="00A27FCD">
        <w:rPr>
          <w:rFonts w:ascii="Arial" w:hAnsi="Arial" w:cs="Arial"/>
          <w:b/>
          <w:i/>
          <w:sz w:val="18"/>
        </w:rPr>
        <w:t>Đặt lại mật khẩu hết hạn với CREATE PROFILE</w:t>
      </w:r>
    </w:p>
    <w:p w14:paraId="653AF169"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214C2F33" w14:textId="77777777" w:rsidR="008C539B" w:rsidRPr="008A2204" w:rsidRDefault="00C12992">
      <w:pPr>
        <w:spacing w:line="203" w:lineRule="exact"/>
        <w:ind w:left="2352"/>
        <w:rPr>
          <w:rFonts w:ascii="Courier New" w:hAnsi="Courier New" w:cs="Courier New"/>
          <w:sz w:val="18"/>
        </w:rPr>
      </w:pPr>
      <w:r w:rsidRPr="008A2204">
        <w:rPr>
          <w:rFonts w:ascii="Courier New" w:hAnsi="Courier New" w:cs="Courier New"/>
          <w:w w:val="95"/>
          <w:sz w:val="18"/>
        </w:rPr>
        <w:t>PASSWORD_LOCK_TIME 30</w:t>
      </w:r>
    </w:p>
    <w:p w14:paraId="02BB7A25" w14:textId="77777777" w:rsidR="008C539B" w:rsidRPr="008A2204" w:rsidRDefault="00C12992">
      <w:pPr>
        <w:spacing w:before="17"/>
        <w:ind w:left="2352"/>
        <w:rPr>
          <w:rFonts w:ascii="Courier New" w:hAnsi="Courier New" w:cs="Courier New"/>
          <w:sz w:val="18"/>
        </w:rPr>
      </w:pPr>
      <w:r w:rsidRPr="008A2204">
        <w:rPr>
          <w:rFonts w:ascii="Courier New" w:hAnsi="Courier New" w:cs="Courier New"/>
          <w:w w:val="95"/>
          <w:sz w:val="18"/>
        </w:rPr>
        <w:t>PASSWORD_LIFE_TIME 180;</w:t>
      </w:r>
    </w:p>
    <w:p w14:paraId="6D497CE9" w14:textId="77777777" w:rsidR="008C539B" w:rsidRPr="008A2204" w:rsidRDefault="00C12992">
      <w:pPr>
        <w:spacing w:before="16"/>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3749DB93" w14:textId="77777777" w:rsidR="008C539B" w:rsidRPr="00A27FCD" w:rsidRDefault="008C539B">
      <w:pPr>
        <w:pStyle w:val="BodyText"/>
        <w:spacing w:before="9"/>
        <w:rPr>
          <w:rFonts w:ascii="Arial" w:hAnsi="Arial" w:cs="Arial"/>
          <w:sz w:val="18"/>
        </w:rPr>
      </w:pPr>
    </w:p>
    <w:p w14:paraId="27797A95" w14:textId="67EDDD74" w:rsidR="008C539B" w:rsidRPr="00A27FCD" w:rsidRDefault="002E5018">
      <w:pPr>
        <w:pStyle w:val="BodyText"/>
        <w:spacing w:line="232" w:lineRule="auto"/>
        <w:ind w:left="2260"/>
        <w:rPr>
          <w:rFonts w:ascii="Arial" w:hAnsi="Arial" w:cs="Arial"/>
        </w:rPr>
      </w:pPr>
      <w:r w:rsidRPr="00A27FCD">
        <w:rPr>
          <w:rFonts w:ascii="Arial" w:hAnsi="Arial" w:cs="Arial"/>
        </w:rPr>
        <w:t>Bạn có thể kiểm tra trạng thái của bất kỳ tài khoản nào, cho dù tài khoản đó đang mở, đang ẩn hay đã hết hạn, bằng cách chạy truy vấn sau:</w:t>
      </w:r>
    </w:p>
    <w:p w14:paraId="7A607A5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ACCOUNT_STATUS FROM DBA_USERS WHERE USERNAME = '</w:t>
      </w:r>
      <w:r w:rsidRPr="008A2204">
        <w:rPr>
          <w:rFonts w:ascii="Courier New" w:hAnsi="Courier New" w:cs="Courier New"/>
          <w:i/>
          <w:w w:val="95"/>
          <w:sz w:val="18"/>
        </w:rPr>
        <w:t>username</w:t>
      </w:r>
      <w:r w:rsidRPr="008A2204">
        <w:rPr>
          <w:rFonts w:ascii="Courier New" w:hAnsi="Courier New" w:cs="Courier New"/>
          <w:w w:val="95"/>
          <w:sz w:val="18"/>
        </w:rPr>
        <w:t>';</w:t>
      </w:r>
    </w:p>
    <w:p w14:paraId="62428877" w14:textId="77777777" w:rsidR="008C539B" w:rsidRPr="00A27FCD" w:rsidRDefault="008C539B">
      <w:pPr>
        <w:pStyle w:val="BodyText"/>
        <w:rPr>
          <w:rFonts w:ascii="Arial" w:hAnsi="Arial" w:cs="Arial"/>
          <w:sz w:val="18"/>
        </w:rPr>
      </w:pPr>
    </w:p>
    <w:p w14:paraId="2D7A18DF" w14:textId="77777777" w:rsidR="008C539B" w:rsidRPr="00A27FCD" w:rsidRDefault="008C539B">
      <w:pPr>
        <w:pStyle w:val="BodyText"/>
        <w:spacing w:before="5"/>
        <w:rPr>
          <w:rFonts w:ascii="Arial" w:hAnsi="Arial" w:cs="Arial"/>
          <w:sz w:val="26"/>
        </w:rPr>
      </w:pPr>
    </w:p>
    <w:p w14:paraId="4018DC1B" w14:textId="0D237C66" w:rsidR="008C539B" w:rsidRPr="00A27FCD" w:rsidRDefault="002E5018">
      <w:pPr>
        <w:pStyle w:val="Heading6"/>
      </w:pPr>
      <w:bookmarkStart w:id="251" w:name="Password_Change_Life_Cycle"/>
      <w:bookmarkStart w:id="252" w:name="_bookmark256"/>
      <w:bookmarkEnd w:id="251"/>
      <w:bookmarkEnd w:id="252"/>
      <w:r w:rsidRPr="00A27FCD">
        <w:t>Vòng đời thay đổi mật khẩu</w:t>
      </w:r>
    </w:p>
    <w:p w14:paraId="14C0E163" w14:textId="0C8F16E1" w:rsidR="008C539B" w:rsidRPr="00A27FCD" w:rsidRDefault="008D1AB8">
      <w:pPr>
        <w:pStyle w:val="BodyText"/>
        <w:spacing w:before="49"/>
        <w:ind w:left="2260"/>
        <w:rPr>
          <w:rFonts w:ascii="Arial" w:hAnsi="Arial" w:cs="Arial"/>
        </w:rPr>
      </w:pPr>
      <w:hyperlink w:anchor="_bookmark258" w:history="1">
        <w:r w:rsidR="002E5018" w:rsidRPr="00A27FCD">
          <w:rPr>
            <w:rFonts w:ascii="Arial" w:hAnsi="Arial" w:cs="Arial"/>
            <w:color w:val="0000CC"/>
          </w:rPr>
          <w:t>Hình</w:t>
        </w:r>
        <w:r w:rsidR="00C12992" w:rsidRPr="00A27FCD">
          <w:rPr>
            <w:rFonts w:ascii="Arial" w:hAnsi="Arial" w:cs="Arial"/>
            <w:color w:val="0000CC"/>
          </w:rPr>
          <w:t xml:space="preserve"> 3–1</w:t>
        </w:r>
      </w:hyperlink>
      <w:r w:rsidR="00C12992" w:rsidRPr="00A27FCD">
        <w:rPr>
          <w:rFonts w:ascii="Arial" w:hAnsi="Arial" w:cs="Arial"/>
          <w:color w:val="0000CC"/>
        </w:rPr>
        <w:t xml:space="preserve"> </w:t>
      </w:r>
      <w:r w:rsidR="002E5018" w:rsidRPr="00A27FCD">
        <w:rPr>
          <w:rFonts w:ascii="Arial" w:hAnsi="Arial" w:cs="Arial"/>
        </w:rPr>
        <w:t>cho thấy vòng đời của tuổi thọ mật khẩu và thời gian gia hạn.</w:t>
      </w:r>
    </w:p>
    <w:p w14:paraId="469343D1" w14:textId="71B97B8A" w:rsidR="008C539B" w:rsidRPr="00A27FCD" w:rsidRDefault="002E5018" w:rsidP="006F7931">
      <w:pPr>
        <w:pStyle w:val="ListParagraph"/>
        <w:numPr>
          <w:ilvl w:val="0"/>
          <w:numId w:val="129"/>
        </w:numPr>
        <w:tabs>
          <w:tab w:val="left" w:pos="2620"/>
        </w:tabs>
        <w:spacing w:before="118" w:line="232" w:lineRule="auto"/>
        <w:ind w:right="326"/>
        <w:rPr>
          <w:rFonts w:ascii="Arial" w:hAnsi="Arial" w:cs="Arial"/>
          <w:sz w:val="20"/>
        </w:rPr>
      </w:pPr>
      <w:r w:rsidRPr="00A27FCD">
        <w:rPr>
          <w:rFonts w:ascii="Arial" w:hAnsi="Arial" w:cs="Arial"/>
          <w:b/>
          <w:sz w:val="20"/>
        </w:rPr>
        <w:t>Giai đoạn</w:t>
      </w:r>
      <w:r w:rsidR="00C12992" w:rsidRPr="00A27FCD">
        <w:rPr>
          <w:rFonts w:ascii="Arial" w:hAnsi="Arial" w:cs="Arial"/>
          <w:b/>
          <w:spacing w:val="-3"/>
          <w:sz w:val="20"/>
        </w:rPr>
        <w:t xml:space="preserve"> </w:t>
      </w:r>
      <w:r w:rsidR="00C12992" w:rsidRPr="00A27FCD">
        <w:rPr>
          <w:rFonts w:ascii="Arial" w:hAnsi="Arial" w:cs="Arial"/>
          <w:b/>
          <w:sz w:val="20"/>
        </w:rPr>
        <w:t>1:</w:t>
      </w:r>
      <w:r w:rsidR="00C12992" w:rsidRPr="00A27FCD">
        <w:rPr>
          <w:rFonts w:ascii="Arial" w:hAnsi="Arial" w:cs="Arial"/>
          <w:b/>
          <w:spacing w:val="-4"/>
          <w:sz w:val="20"/>
        </w:rPr>
        <w:t xml:space="preserve"> </w:t>
      </w:r>
      <w:r w:rsidRPr="00A27FCD">
        <w:rPr>
          <w:rFonts w:ascii="Arial" w:hAnsi="Arial" w:cs="Arial"/>
          <w:sz w:val="20"/>
        </w:rPr>
        <w:t>Sau khi tài khoản người dùng được tạo, hoặc mật khẩu của tài khoản hiện đang thay đổi, thời gian tồn tại của mật khẩu sẽ bắt đầu.</w:t>
      </w:r>
    </w:p>
    <w:p w14:paraId="1A9D9340" w14:textId="30E4D617" w:rsidR="008C539B" w:rsidRPr="00A27FCD" w:rsidRDefault="002E5018" w:rsidP="006F7931">
      <w:pPr>
        <w:pStyle w:val="ListParagraph"/>
        <w:numPr>
          <w:ilvl w:val="0"/>
          <w:numId w:val="129"/>
        </w:numPr>
        <w:tabs>
          <w:tab w:val="left" w:pos="2620"/>
        </w:tabs>
        <w:spacing w:before="117" w:line="232"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2: </w:t>
      </w:r>
      <w:r w:rsidRPr="00A27FCD">
        <w:rPr>
          <w:rFonts w:ascii="Arial" w:hAnsi="Arial" w:cs="Arial"/>
          <w:sz w:val="20"/>
        </w:rPr>
        <w:t>Giai đoạn này đại diện cho khoảng thời gian sau khi thời hạn sử dụng mật khẩu kết thúc nhưng trước khi người dùng đăng nhập lại bằng mật khẩu chính xác. Các thông tin xác thực là cần thiết cho Oracle Database để cập nhật trạng thái tài khoản. Nếu không, trạng thái tài khoản sẽ không thay đổi. Cơ sở dữ liệu Oracle không có bất kỳ quá trình nào để cập nhật trạng thái tài khoản. Tất cả thay đổi đối với trạng thái tài khoản được điều khiển bởi quy trình máy chủ Cơ sở dữ liệu Oracle.</w:t>
      </w:r>
    </w:p>
    <w:p w14:paraId="2A26CE6D" w14:textId="6A6BB22D" w:rsidR="008C539B" w:rsidRPr="00A27FCD" w:rsidRDefault="002E5018" w:rsidP="006F7931">
      <w:pPr>
        <w:pStyle w:val="ListParagraph"/>
        <w:numPr>
          <w:ilvl w:val="0"/>
          <w:numId w:val="129"/>
        </w:numPr>
        <w:tabs>
          <w:tab w:val="left" w:pos="2620"/>
        </w:tabs>
        <w:spacing w:before="118" w:line="228" w:lineRule="auto"/>
        <w:ind w:right="263"/>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3: </w:t>
      </w:r>
      <w:r w:rsidRPr="00A27FCD">
        <w:rPr>
          <w:rFonts w:ascii="Arial" w:hAnsi="Arial" w:cs="Arial"/>
          <w:sz w:val="20"/>
        </w:rPr>
        <w:t>Khi người dùng đăng nhập, thời gian gia hạn bắt đầu. Sau đó, Oracle Database cập nhật cột DBA_USERS.EXPIRY_DATE thành giá trị mới bằng cách sử dụng thời gian hiện tại cộng với giá trị của cài đặt PASSWORD_GRACE_TIME từ cấu hình mật khẩu của tài khoản. Tại thời điểm này, người dùng nhận được thông báo cảnh báo ORA-28002 về mật khẩu hết hạn trong tương lai gần (ví dụ: ORA-28002 Mật khẩu sẽ hết hạn trong vòng 7 ngày nếu PASSWORD_GRACE_TIME được đặt thành 7 ngày), nhưng người dùng vẫn có thể đăng nhập mà không thay đổi mật khẩu. Cột DBA_ USERS.EXPIRY_DATE hiển thị thời gian trong tương lai khi người dùng sẽ được nhắc thay đổi mật khẩu của họ.</w:t>
      </w:r>
    </w:p>
    <w:p w14:paraId="2DC9ECB6" w14:textId="477F4521" w:rsidR="008C539B" w:rsidRPr="00A27FCD" w:rsidRDefault="002E5018" w:rsidP="006F7931">
      <w:pPr>
        <w:pStyle w:val="ListParagraph"/>
        <w:numPr>
          <w:ilvl w:val="0"/>
          <w:numId w:val="129"/>
        </w:numPr>
        <w:tabs>
          <w:tab w:val="left" w:pos="2620"/>
        </w:tabs>
        <w:spacing w:before="127" w:line="230"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pacing w:val="-27"/>
          <w:sz w:val="20"/>
        </w:rPr>
        <w:t xml:space="preserve"> </w:t>
      </w:r>
      <w:r w:rsidR="00C12992" w:rsidRPr="00A27FCD">
        <w:rPr>
          <w:rFonts w:ascii="Arial" w:hAnsi="Arial" w:cs="Arial"/>
          <w:b/>
          <w:sz w:val="20"/>
        </w:rPr>
        <w:t>4:</w:t>
      </w:r>
      <w:r w:rsidR="00C12992" w:rsidRPr="00A27FCD">
        <w:rPr>
          <w:rFonts w:ascii="Arial" w:hAnsi="Arial" w:cs="Arial"/>
          <w:b/>
          <w:spacing w:val="-27"/>
          <w:sz w:val="20"/>
        </w:rPr>
        <w:t xml:space="preserve"> </w:t>
      </w:r>
      <w:r w:rsidRPr="00A27FCD">
        <w:rPr>
          <w:rFonts w:ascii="Arial" w:hAnsi="Arial" w:cs="Arial"/>
          <w:sz w:val="20"/>
        </w:rPr>
        <w:t>Sau giai đoạn gia hạn (giai đoạn 3) kết thúc, ORA-28001: Mật khẩu đã hết hạn xuất hiện, và người dùng được nhắc thay đổi mật khẩu sau khi nhập mật khẩu hiện tại đúng. Nếu người dùng có cấu hình Oracle Active Data Guard, nơi có cơ sở dữ liệu chính và cơ sở dữ liệu dự phòng, và xác thực được thực hiện trên cơ sở dữ liệu dự phòng (là cơ sở dữ liệu chỉ đọc). Người dùng nên đăng nhập vào cơ sở dữ liệu chính và thay đổi mật khẩu ở đó.</w:t>
      </w:r>
    </w:p>
    <w:p w14:paraId="368AD60A" w14:textId="14430794" w:rsidR="008C539B" w:rsidRPr="00A27FCD" w:rsidRDefault="002E5018">
      <w:pPr>
        <w:pStyle w:val="BodyText"/>
        <w:spacing w:before="119" w:line="228" w:lineRule="auto"/>
        <w:ind w:left="2259"/>
        <w:rPr>
          <w:rFonts w:ascii="Arial" w:hAnsi="Arial" w:cs="Arial"/>
        </w:rPr>
      </w:pPr>
      <w:r w:rsidRPr="00A27FCD">
        <w:rPr>
          <w:rFonts w:ascii="Arial" w:hAnsi="Arial" w:cs="Arial"/>
        </w:rPr>
        <w:t>Trong bất kỳ giai đoạn nào trong bốn giai đoạn này, bạn có thể truy vấn chế độ xem dữ liệu DBA_USERS để tìm trạng thái tài khoản của người dùng trong cột DBA_USERS.ACCOUNT_STATUS.</w:t>
      </w:r>
    </w:p>
    <w:p w14:paraId="074201E5"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A4F73E1" w14:textId="77777777" w:rsidR="008C539B" w:rsidRPr="00A27FCD" w:rsidRDefault="008C539B">
      <w:pPr>
        <w:pStyle w:val="BodyText"/>
        <w:spacing w:before="4"/>
        <w:rPr>
          <w:rFonts w:ascii="Arial" w:hAnsi="Arial" w:cs="Arial"/>
          <w:sz w:val="25"/>
        </w:rPr>
      </w:pPr>
    </w:p>
    <w:p w14:paraId="251D2F5E" w14:textId="5A8339BA" w:rsidR="008C539B" w:rsidRPr="00A27FCD" w:rsidRDefault="002E5018">
      <w:pPr>
        <w:spacing w:before="104"/>
        <w:ind w:left="1660"/>
        <w:rPr>
          <w:rFonts w:ascii="Arial" w:hAnsi="Arial" w:cs="Arial"/>
          <w:b/>
          <w:i/>
          <w:sz w:val="18"/>
        </w:rPr>
      </w:pPr>
      <w:bookmarkStart w:id="253" w:name="_bookmark258"/>
      <w:bookmarkEnd w:id="253"/>
      <w:r w:rsidRPr="00A27FCD">
        <w:rPr>
          <w:rFonts w:ascii="Arial" w:hAnsi="Arial" w:cs="Arial"/>
          <w:b/>
          <w:i/>
          <w:sz w:val="18"/>
        </w:rPr>
        <w:t>Hình 3–1 Trình tự thời gian tồn tại của mật khẩu và thời gian gia hạn</w:t>
      </w:r>
    </w:p>
    <w:p w14:paraId="6BAEFE90" w14:textId="77777777" w:rsidR="008C539B" w:rsidRPr="00A27FCD" w:rsidRDefault="00C12992">
      <w:pPr>
        <w:pStyle w:val="BodyText"/>
        <w:spacing w:before="6"/>
        <w:rPr>
          <w:rFonts w:ascii="Arial" w:hAnsi="Arial" w:cs="Arial"/>
          <w:b/>
          <w:i/>
          <w:sz w:val="17"/>
        </w:rPr>
      </w:pPr>
      <w:r w:rsidRPr="00A27FCD">
        <w:rPr>
          <w:rFonts w:ascii="Arial" w:hAnsi="Arial" w:cs="Arial"/>
          <w:noProof/>
        </w:rPr>
        <w:drawing>
          <wp:anchor distT="0" distB="0" distL="0" distR="0" simplePos="0" relativeHeight="251652096" behindDoc="0" locked="0" layoutInCell="1" allowOverlap="1" wp14:anchorId="3ADC4B0D" wp14:editId="3037FF80">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4005072" cy="2036064"/>
                    </a:xfrm>
                    <a:prstGeom prst="rect">
                      <a:avLst/>
                    </a:prstGeom>
                  </pic:spPr>
                </pic:pic>
              </a:graphicData>
            </a:graphic>
          </wp:anchor>
        </w:drawing>
      </w:r>
    </w:p>
    <w:p w14:paraId="3368DD37" w14:textId="77777777" w:rsidR="008C539B" w:rsidRPr="00A27FCD" w:rsidRDefault="008C539B">
      <w:pPr>
        <w:pStyle w:val="BodyText"/>
        <w:spacing w:before="5"/>
        <w:rPr>
          <w:rFonts w:ascii="Arial" w:hAnsi="Arial" w:cs="Arial"/>
          <w:b/>
          <w:i/>
        </w:rPr>
      </w:pPr>
    </w:p>
    <w:p w14:paraId="58FB470B" w14:textId="5A32C6A4" w:rsidR="008C539B" w:rsidRPr="00A27FCD" w:rsidRDefault="002E5018">
      <w:pPr>
        <w:pStyle w:val="BodyText"/>
        <w:spacing w:line="230" w:lineRule="auto"/>
        <w:ind w:left="1659" w:right="848"/>
        <w:rPr>
          <w:rFonts w:ascii="Arial" w:hAnsi="Arial" w:cs="Arial"/>
        </w:rPr>
      </w:pPr>
      <w:bookmarkStart w:id="254" w:name="_bookmark260"/>
      <w:bookmarkEnd w:id="254"/>
      <w:r w:rsidRPr="00A27FCD">
        <w:rPr>
          <w:rFonts w:ascii="Arial" w:hAnsi="Arial" w:cs="Arial"/>
        </w:rPr>
        <w:t xml:space="preserve">Trong ví dụ sau, Profile được gán cho johndoe bao gồm đặc tả của thời gian gia hạn: PASSWORD_GRACE_TIME = 3 (giá trị được đề nghị). Lần đầu tiên johndoe cố đăng nhập vào cơ sở dữ liệu sau 90 ngày (có thể là bất kỳ ngày nào sau ngày thứ 90, tức là ngày thứ 91, ngày thứ 100 hoặc ngày khác), anh ta nhận được thông báo cảnh báo rằng mật khẩu của anh ta sẽ hết hạn trong 3 ngày. Nếu 3 ngày trôi qua, và nếu anh ta không thay đổi </w:t>
      </w:r>
      <w:r w:rsidR="007732B7" w:rsidRPr="00A27FCD">
        <w:rPr>
          <w:rFonts w:ascii="Arial" w:hAnsi="Arial" w:cs="Arial"/>
        </w:rPr>
        <w:t xml:space="preserve">thời hạn </w:t>
      </w:r>
      <w:r w:rsidRPr="00A27FCD">
        <w:rPr>
          <w:rFonts w:ascii="Arial" w:hAnsi="Arial" w:cs="Arial"/>
        </w:rPr>
        <w:t>mật khẩu của mình thì mật khẩu sẽ hết hạn. Sau đó, anh ta nhận được lời nhắc thay đổi mật khẩu của mình trên mọi nỗ lực đăng nhập.</w:t>
      </w:r>
    </w:p>
    <w:p w14:paraId="3AE15673" w14:textId="77777777" w:rsidR="008C539B" w:rsidRPr="008A2204" w:rsidRDefault="00C12992">
      <w:pPr>
        <w:spacing w:before="140" w:line="259" w:lineRule="auto"/>
        <w:ind w:left="1752" w:right="60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71BE515E"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PASSWORD_LIFE_TIME 90</w:t>
      </w:r>
    </w:p>
    <w:p w14:paraId="2D4469F4" w14:textId="77777777" w:rsidR="008C539B" w:rsidRPr="008A2204" w:rsidRDefault="00C12992">
      <w:pPr>
        <w:spacing w:before="16"/>
        <w:ind w:left="1752"/>
        <w:rPr>
          <w:rFonts w:ascii="Courier New" w:hAnsi="Courier New" w:cs="Courier New"/>
          <w:sz w:val="18"/>
        </w:rPr>
      </w:pPr>
      <w:r w:rsidRPr="008A2204">
        <w:rPr>
          <w:rFonts w:ascii="Courier New" w:hAnsi="Courier New" w:cs="Courier New"/>
          <w:w w:val="95"/>
          <w:sz w:val="18"/>
        </w:rPr>
        <w:t>PASSWORD_GRACE_TIME 3;</w:t>
      </w:r>
    </w:p>
    <w:p w14:paraId="34A17136" w14:textId="77777777" w:rsidR="008C539B" w:rsidRPr="008A2204" w:rsidRDefault="008C539B">
      <w:pPr>
        <w:pStyle w:val="BodyText"/>
        <w:spacing w:before="10"/>
        <w:rPr>
          <w:rFonts w:ascii="Courier New" w:hAnsi="Courier New" w:cs="Courier New"/>
        </w:rPr>
      </w:pPr>
    </w:p>
    <w:p w14:paraId="3080E79B" w14:textId="77777777" w:rsidR="008C539B" w:rsidRPr="008A2204" w:rsidRDefault="00C12992">
      <w:pPr>
        <w:ind w:left="1660"/>
        <w:rPr>
          <w:rFonts w:ascii="Courier New" w:hAnsi="Courier New" w:cs="Courier New"/>
          <w:sz w:val="18"/>
        </w:rPr>
      </w:pPr>
      <w:bookmarkStart w:id="255" w:name="_bookmark262"/>
      <w:bookmarkEnd w:id="255"/>
      <w:r w:rsidRPr="008A2204">
        <w:rPr>
          <w:rFonts w:ascii="Courier New" w:hAnsi="Courier New" w:cs="Courier New"/>
          <w:w w:val="95"/>
          <w:sz w:val="18"/>
        </w:rPr>
        <w:t>ALTER USER johndoe PROFILE</w:t>
      </w:r>
      <w:r w:rsidRPr="008A2204">
        <w:rPr>
          <w:rFonts w:ascii="Courier New" w:hAnsi="Courier New" w:cs="Courier New"/>
          <w:spacing w:val="-63"/>
          <w:w w:val="95"/>
          <w:sz w:val="18"/>
        </w:rPr>
        <w:t xml:space="preserve"> </w:t>
      </w:r>
      <w:r w:rsidRPr="008A2204">
        <w:rPr>
          <w:rFonts w:ascii="Courier New" w:hAnsi="Courier New" w:cs="Courier New"/>
          <w:w w:val="95"/>
          <w:sz w:val="18"/>
        </w:rPr>
        <w:t>prof;</w:t>
      </w:r>
    </w:p>
    <w:p w14:paraId="5C41E79E" w14:textId="77777777" w:rsidR="008C539B" w:rsidRPr="00A27FCD" w:rsidRDefault="008C539B">
      <w:pPr>
        <w:pStyle w:val="BodyText"/>
        <w:spacing w:before="10"/>
        <w:rPr>
          <w:rFonts w:ascii="Arial" w:hAnsi="Arial" w:cs="Arial"/>
          <w:sz w:val="18"/>
        </w:rPr>
      </w:pPr>
    </w:p>
    <w:p w14:paraId="675F8F15" w14:textId="5C944B04" w:rsidR="008C539B" w:rsidRPr="00A27FCD" w:rsidRDefault="007732B7">
      <w:pPr>
        <w:pStyle w:val="BodyText"/>
        <w:spacing w:line="230" w:lineRule="auto"/>
        <w:ind w:left="1659" w:right="886"/>
        <w:rPr>
          <w:rFonts w:ascii="Arial" w:hAnsi="Arial" w:cs="Arial"/>
        </w:rPr>
      </w:pPr>
      <w:bookmarkStart w:id="256" w:name="_bookmark264"/>
      <w:bookmarkEnd w:id="256"/>
      <w:r w:rsidRPr="00A27FCD">
        <w:rPr>
          <w:rFonts w:ascii="Arial" w:hAnsi="Arial" w:cs="Arial"/>
        </w:rPr>
        <w:t>Người quản trị cơ sở dữ liệu hoặc người dùng có đặc quyền hệ thống ALTER USER rõ ràng có thể làm hết hạn một tào khoản bằng cách sử dụng câu lệnh CREATE USER và ALTER USER. Câu lệnh sau tạo một người dùng có mật khẩu đã hết hạn. Cài đặt này buộc người dùng phải thay đổi mật khẩu trước khi người dùng có thể đăng nhập vào cơ sở dữ liệu.</w:t>
      </w:r>
    </w:p>
    <w:p w14:paraId="58010E0A" w14:textId="77777777" w:rsidR="008C539B" w:rsidRPr="008A2204" w:rsidRDefault="00C12992">
      <w:pPr>
        <w:spacing w:before="140" w:line="259" w:lineRule="auto"/>
        <w:ind w:left="1752" w:right="6273" w:hanging="93"/>
        <w:rPr>
          <w:rFonts w:ascii="Courier New" w:hAnsi="Courier New" w:cs="Courier New"/>
          <w:i/>
          <w:sz w:val="18"/>
        </w:rPr>
      </w:pPr>
      <w:r w:rsidRPr="008A2204">
        <w:rPr>
          <w:rFonts w:ascii="Courier New" w:hAnsi="Courier New" w:cs="Courier New"/>
          <w:w w:val="95"/>
          <w:sz w:val="18"/>
        </w:rPr>
        <w:t xml:space="preserve">CREATE USER jbrown </w:t>
      </w:r>
      <w:r w:rsidRPr="008A2204">
        <w:rPr>
          <w:rFonts w:ascii="Courier New" w:hAnsi="Courier New" w:cs="Courier New"/>
          <w:w w:val="90"/>
          <w:sz w:val="18"/>
        </w:rPr>
        <w:t>IDENTIFIED</w:t>
      </w:r>
      <w:r w:rsidRPr="008A2204">
        <w:rPr>
          <w:rFonts w:ascii="Courier New" w:hAnsi="Courier New" w:cs="Courier New"/>
          <w:spacing w:val="-52"/>
          <w:w w:val="90"/>
          <w:sz w:val="18"/>
        </w:rPr>
        <w:t xml:space="preserve"> </w:t>
      </w:r>
      <w:r w:rsidRPr="008A2204">
        <w:rPr>
          <w:rFonts w:ascii="Courier New" w:hAnsi="Courier New" w:cs="Courier New"/>
          <w:w w:val="90"/>
          <w:sz w:val="18"/>
        </w:rPr>
        <w:t>BY</w:t>
      </w:r>
      <w:r w:rsidRPr="008A2204">
        <w:rPr>
          <w:rFonts w:ascii="Courier New" w:hAnsi="Courier New" w:cs="Courier New"/>
          <w:spacing w:val="-52"/>
          <w:w w:val="90"/>
          <w:sz w:val="18"/>
        </w:rPr>
        <w:t xml:space="preserve"> </w:t>
      </w:r>
      <w:r w:rsidRPr="008A2204">
        <w:rPr>
          <w:rFonts w:ascii="Courier New" w:hAnsi="Courier New" w:cs="Courier New"/>
          <w:i/>
          <w:w w:val="90"/>
          <w:sz w:val="18"/>
        </w:rPr>
        <w:t>password</w:t>
      </w:r>
    </w:p>
    <w:p w14:paraId="3B8487AD"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w:t>
      </w:r>
    </w:p>
    <w:p w14:paraId="6655BCDB" w14:textId="77777777" w:rsidR="008C539B" w:rsidRPr="008A2204" w:rsidRDefault="00C12992">
      <w:pPr>
        <w:spacing w:before="15"/>
        <w:ind w:left="1752"/>
        <w:rPr>
          <w:rFonts w:ascii="Courier New" w:hAnsi="Courier New" w:cs="Courier New"/>
          <w:sz w:val="18"/>
        </w:rPr>
      </w:pPr>
      <w:r w:rsidRPr="008A2204">
        <w:rPr>
          <w:rFonts w:ascii="Courier New" w:hAnsi="Courier New" w:cs="Courier New"/>
          <w:w w:val="95"/>
          <w:sz w:val="18"/>
        </w:rPr>
        <w:t>PASSWORD EXPIRE;</w:t>
      </w:r>
    </w:p>
    <w:p w14:paraId="023B0291" w14:textId="77777777" w:rsidR="008C539B" w:rsidRPr="00A27FCD" w:rsidRDefault="008C539B">
      <w:pPr>
        <w:pStyle w:val="BodyText"/>
        <w:spacing w:before="2"/>
        <w:rPr>
          <w:rFonts w:ascii="Arial" w:hAnsi="Arial" w:cs="Arial"/>
          <w:sz w:val="19"/>
        </w:rPr>
      </w:pPr>
    </w:p>
    <w:p w14:paraId="2CDE2275" w14:textId="604FC544" w:rsidR="008C539B" w:rsidRPr="00A27FCD" w:rsidRDefault="007732B7">
      <w:pPr>
        <w:pStyle w:val="BodyText"/>
        <w:spacing w:line="228" w:lineRule="auto"/>
        <w:ind w:left="1659" w:right="700"/>
        <w:rPr>
          <w:rFonts w:ascii="Arial" w:hAnsi="Arial" w:cs="Arial"/>
        </w:rPr>
      </w:pPr>
      <w:r w:rsidRPr="00A27FCD">
        <w:rPr>
          <w:rFonts w:ascii="Arial" w:hAnsi="Arial" w:cs="Arial"/>
        </w:rPr>
        <w:t>Không có mệnh đề "password unexpire" cho câu lệnh CREATE USER, nhưng một tài khoản có thể "chưa hết hạn" bằng cách thay đổi thời hạn mật khẩu trên tài khoản.</w:t>
      </w:r>
    </w:p>
    <w:p w14:paraId="60DCBBAB" w14:textId="77777777" w:rsidR="008C539B" w:rsidRPr="00A27FCD" w:rsidRDefault="008C539B">
      <w:pPr>
        <w:pStyle w:val="BodyText"/>
        <w:spacing w:before="6"/>
        <w:rPr>
          <w:rFonts w:ascii="Arial" w:hAnsi="Arial" w:cs="Arial"/>
          <w:sz w:val="23"/>
        </w:rPr>
      </w:pPr>
    </w:p>
    <w:p w14:paraId="0F1885D0" w14:textId="34D730F5" w:rsidR="008C539B" w:rsidRPr="00A27FCD" w:rsidRDefault="007732B7">
      <w:pPr>
        <w:pStyle w:val="Heading6"/>
        <w:ind w:left="1660"/>
      </w:pPr>
      <w:bookmarkStart w:id="257" w:name="Setting_the_PASSWORD_LIFE_TIME_Profile_P"/>
      <w:bookmarkStart w:id="258" w:name="_bookmark265"/>
      <w:bookmarkEnd w:id="257"/>
      <w:bookmarkEnd w:id="258"/>
      <w:r w:rsidRPr="00A27FCD">
        <w:t>Đặt thông số profile PASSWORD_LIFE_TIME thành giá trị thấp</w:t>
      </w:r>
    </w:p>
    <w:p w14:paraId="3AD22540" w14:textId="0C91E58F" w:rsidR="008C539B" w:rsidRPr="00A27FCD" w:rsidRDefault="007732B7">
      <w:pPr>
        <w:pStyle w:val="BodyText"/>
        <w:spacing w:before="56" w:line="230" w:lineRule="auto"/>
        <w:ind w:left="1659" w:right="739"/>
        <w:rPr>
          <w:rFonts w:ascii="Arial" w:hAnsi="Arial" w:cs="Arial"/>
        </w:rPr>
      </w:pPr>
      <w:r w:rsidRPr="00A27FCD">
        <w:rPr>
          <w:rFonts w:ascii="Arial" w:hAnsi="Arial" w:cs="Arial"/>
          <w:w w:val="95"/>
        </w:rPr>
        <w:t>Hãy cẩn thận nếu bạn định đặt tham số PASSWORD_LIFE_TIME của CREATE PROFILE hoặc ALTER PROFILE thành một giá trị thấp (ví dụ, 1 ngày). Giới hạn PASSWORD_LIFE_TIME của profile được đo từ lần cuối cùng mật khẩu của tài khoản bị thay đổi hoặc thời gian tạo tài khoản nếu mật khẩu chưa bao giờ bị thay đổi. Những ngày này được ghi lại trong các cột PTIME (thời gian thay đổi mật khẩu) và CTIME (thời gian tạo tài khoản) của bảng hệ thống SYS.USER $. Giới hạn PASSWORD_LIFE_TIME không được đo bắt đầu từ dấu thời gian của thay đổi cuối cùng đến tham số hồ sơ PASSWORD_LIFE_TIME, như ban đầu có thể được nghĩ. Do đó, bất kỳ tài khoản nào bị ảnh hưởng bởi profile có thời gian thay đổi mật khẩu cuối cùng nhiều hơn PASSWORD_LIFE_TIME ngày trước hết hạn và nhập thời gian gia hạn vào kết nối tiếp theo của họ, cấp ORA-28002: Mật khẩu sẽ hết hạn trong vòng 3 ngày cảnh báo.</w:t>
      </w:r>
    </w:p>
    <w:p w14:paraId="2AEBD3EE"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342E1679" w14:textId="77777777" w:rsidR="008C539B" w:rsidRPr="00A27FCD" w:rsidRDefault="008C539B">
      <w:pPr>
        <w:pStyle w:val="BodyText"/>
        <w:spacing w:before="5"/>
        <w:rPr>
          <w:rFonts w:ascii="Arial" w:hAnsi="Arial" w:cs="Arial"/>
          <w:sz w:val="25"/>
        </w:rPr>
      </w:pPr>
    </w:p>
    <w:p w14:paraId="6720DE98" w14:textId="413533FD" w:rsidR="008C539B" w:rsidRPr="00A27FCD" w:rsidRDefault="007E493D">
      <w:pPr>
        <w:pStyle w:val="BodyText"/>
        <w:spacing w:before="99" w:line="232" w:lineRule="auto"/>
        <w:ind w:left="2260"/>
        <w:rPr>
          <w:rFonts w:ascii="Arial" w:hAnsi="Arial" w:cs="Arial"/>
        </w:rPr>
      </w:pPr>
      <w:r w:rsidRPr="00A27FCD">
        <w:rPr>
          <w:rFonts w:ascii="Arial" w:hAnsi="Arial" w:cs="Arial"/>
        </w:rPr>
        <w:t>Là quản trị viên cơ sở dữ liệu, bạn có thể tìm thời gian thay đổi mật khẩu cuối cùng của tài khoản như sau:</w:t>
      </w:r>
    </w:p>
    <w:p w14:paraId="730867B9"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SESSION SET NLS_DATE_FORMAT='DD-MON-YYYY HH24:MI:SS';</w:t>
      </w:r>
    </w:p>
    <w:p w14:paraId="248023BD"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SELECT</w:t>
      </w:r>
      <w:r w:rsidRPr="008A2204">
        <w:rPr>
          <w:rFonts w:ascii="Courier New" w:hAnsi="Courier New" w:cs="Courier New"/>
          <w:spacing w:val="-48"/>
          <w:w w:val="95"/>
          <w:sz w:val="18"/>
        </w:rPr>
        <w:t xml:space="preserve"> </w:t>
      </w:r>
      <w:r w:rsidRPr="008A2204">
        <w:rPr>
          <w:rFonts w:ascii="Courier New" w:hAnsi="Courier New" w:cs="Courier New"/>
          <w:w w:val="95"/>
          <w:sz w:val="18"/>
        </w:rPr>
        <w:t>PTIME</w:t>
      </w:r>
      <w:r w:rsidRPr="008A2204">
        <w:rPr>
          <w:rFonts w:ascii="Courier New" w:hAnsi="Courier New" w:cs="Courier New"/>
          <w:spacing w:val="-47"/>
          <w:w w:val="95"/>
          <w:sz w:val="18"/>
        </w:rPr>
        <w:t xml:space="preserve"> </w:t>
      </w:r>
      <w:r w:rsidRPr="008A2204">
        <w:rPr>
          <w:rFonts w:ascii="Courier New" w:hAnsi="Courier New" w:cs="Courier New"/>
          <w:w w:val="95"/>
          <w:sz w:val="18"/>
        </w:rPr>
        <w:t>FROM</w:t>
      </w:r>
      <w:r w:rsidRPr="008A2204">
        <w:rPr>
          <w:rFonts w:ascii="Courier New" w:hAnsi="Courier New" w:cs="Courier New"/>
          <w:spacing w:val="-47"/>
          <w:w w:val="95"/>
          <w:sz w:val="18"/>
        </w:rPr>
        <w:t xml:space="preserve"> </w:t>
      </w:r>
      <w:r w:rsidRPr="008A2204">
        <w:rPr>
          <w:rFonts w:ascii="Courier New" w:hAnsi="Courier New" w:cs="Courier New"/>
          <w:w w:val="95"/>
          <w:sz w:val="18"/>
        </w:rPr>
        <w:t>SYS.USER$</w:t>
      </w:r>
      <w:r w:rsidRPr="008A2204">
        <w:rPr>
          <w:rFonts w:ascii="Courier New" w:hAnsi="Courier New" w:cs="Courier New"/>
          <w:spacing w:val="-47"/>
          <w:w w:val="95"/>
          <w:sz w:val="18"/>
        </w:rPr>
        <w:t xml:space="preserve"> </w:t>
      </w:r>
      <w:r w:rsidRPr="008A2204">
        <w:rPr>
          <w:rFonts w:ascii="Courier New" w:hAnsi="Courier New" w:cs="Courier New"/>
          <w:w w:val="95"/>
          <w:sz w:val="18"/>
        </w:rPr>
        <w:t>WHERE</w:t>
      </w:r>
      <w:r w:rsidRPr="008A2204">
        <w:rPr>
          <w:rFonts w:ascii="Courier New" w:hAnsi="Courier New" w:cs="Courier New"/>
          <w:spacing w:val="-48"/>
          <w:w w:val="95"/>
          <w:sz w:val="18"/>
        </w:rPr>
        <w:t xml:space="preserve"> </w:t>
      </w:r>
      <w:r w:rsidRPr="008A2204">
        <w:rPr>
          <w:rFonts w:ascii="Courier New" w:hAnsi="Courier New" w:cs="Courier New"/>
          <w:w w:val="95"/>
          <w:sz w:val="18"/>
        </w:rPr>
        <w:t>NAME</w:t>
      </w:r>
      <w:r w:rsidRPr="008A2204">
        <w:rPr>
          <w:rFonts w:ascii="Courier New" w:hAnsi="Courier New" w:cs="Courier New"/>
          <w:spacing w:val="-48"/>
          <w:w w:val="95"/>
          <w:sz w:val="18"/>
        </w:rPr>
        <w:t xml:space="preserve"> </w:t>
      </w:r>
      <w:r w:rsidRPr="008A2204">
        <w:rPr>
          <w:rFonts w:ascii="Courier New" w:hAnsi="Courier New" w:cs="Courier New"/>
          <w:w w:val="95"/>
          <w:sz w:val="18"/>
        </w:rPr>
        <w:t>=</w:t>
      </w:r>
      <w:r w:rsidRPr="008A2204">
        <w:rPr>
          <w:rFonts w:ascii="Courier New" w:hAnsi="Courier New" w:cs="Courier New"/>
          <w:spacing w:val="-47"/>
          <w:w w:val="95"/>
          <w:sz w:val="18"/>
        </w:rPr>
        <w:t xml:space="preserve"> </w:t>
      </w:r>
      <w:r w:rsidRPr="008A2204">
        <w:rPr>
          <w:rFonts w:ascii="Courier New" w:hAnsi="Courier New" w:cs="Courier New"/>
          <w:w w:val="95"/>
          <w:sz w:val="18"/>
        </w:rPr>
        <w:t>'</w:t>
      </w:r>
      <w:r w:rsidRPr="008A2204">
        <w:rPr>
          <w:rFonts w:ascii="Courier New" w:hAnsi="Courier New" w:cs="Courier New"/>
          <w:i/>
          <w:w w:val="95"/>
          <w:sz w:val="18"/>
        </w:rPr>
        <w:t>user_name</w:t>
      </w:r>
      <w:r w:rsidRPr="008A2204">
        <w:rPr>
          <w:rFonts w:ascii="Courier New" w:hAnsi="Courier New" w:cs="Courier New"/>
          <w:w w:val="95"/>
          <w:sz w:val="18"/>
        </w:rPr>
        <w:t>';</w:t>
      </w:r>
      <w:r w:rsidRPr="008A2204">
        <w:rPr>
          <w:rFonts w:ascii="Courier New" w:hAnsi="Courier New" w:cs="Courier New"/>
          <w:spacing w:val="-48"/>
          <w:w w:val="95"/>
          <w:sz w:val="18"/>
        </w:rPr>
        <w:t xml:space="preserve"> </w:t>
      </w:r>
      <w:r w:rsidRPr="008A2204">
        <w:rPr>
          <w:rFonts w:ascii="Courier New" w:hAnsi="Courier New" w:cs="Courier New"/>
          <w:i/>
          <w:w w:val="95"/>
          <w:sz w:val="18"/>
        </w:rPr>
        <w:t>--</w:t>
      </w:r>
      <w:r w:rsidRPr="008A2204">
        <w:rPr>
          <w:rFonts w:ascii="Courier New" w:hAnsi="Courier New" w:cs="Courier New"/>
          <w:i/>
          <w:spacing w:val="-48"/>
          <w:w w:val="95"/>
          <w:sz w:val="18"/>
        </w:rPr>
        <w:t xml:space="preserve"> </w:t>
      </w:r>
      <w:r w:rsidRPr="008A2204">
        <w:rPr>
          <w:rFonts w:ascii="Courier New" w:hAnsi="Courier New" w:cs="Courier New"/>
          <w:i/>
          <w:w w:val="95"/>
          <w:sz w:val="18"/>
        </w:rPr>
        <w:t>Password</w:t>
      </w:r>
      <w:r w:rsidRPr="008A2204">
        <w:rPr>
          <w:rFonts w:ascii="Courier New" w:hAnsi="Courier New" w:cs="Courier New"/>
          <w:i/>
          <w:spacing w:val="-47"/>
          <w:w w:val="95"/>
          <w:sz w:val="18"/>
        </w:rPr>
        <w:t xml:space="preserve"> </w:t>
      </w:r>
      <w:r w:rsidRPr="008A2204">
        <w:rPr>
          <w:rFonts w:ascii="Courier New" w:hAnsi="Courier New" w:cs="Courier New"/>
          <w:i/>
          <w:w w:val="95"/>
          <w:sz w:val="18"/>
        </w:rPr>
        <w:t>change</w:t>
      </w:r>
      <w:r w:rsidRPr="008A2204">
        <w:rPr>
          <w:rFonts w:ascii="Courier New" w:hAnsi="Courier New" w:cs="Courier New"/>
          <w:i/>
          <w:spacing w:val="-48"/>
          <w:w w:val="95"/>
          <w:sz w:val="18"/>
        </w:rPr>
        <w:t xml:space="preserve"> </w:t>
      </w:r>
      <w:r w:rsidRPr="008A2204">
        <w:rPr>
          <w:rFonts w:ascii="Courier New" w:hAnsi="Courier New" w:cs="Courier New"/>
          <w:i/>
          <w:w w:val="95"/>
          <w:sz w:val="18"/>
        </w:rPr>
        <w:t>time</w:t>
      </w:r>
    </w:p>
    <w:p w14:paraId="62E7C321" w14:textId="77777777" w:rsidR="008C539B" w:rsidRPr="00A27FCD" w:rsidRDefault="008C539B">
      <w:pPr>
        <w:pStyle w:val="BodyText"/>
        <w:spacing w:before="9"/>
        <w:rPr>
          <w:rFonts w:ascii="Arial" w:hAnsi="Arial" w:cs="Arial"/>
          <w:i/>
          <w:sz w:val="18"/>
        </w:rPr>
      </w:pPr>
    </w:p>
    <w:p w14:paraId="7035AF0A" w14:textId="08C500A7" w:rsidR="008C539B" w:rsidRPr="00A27FCD" w:rsidRDefault="007E493D">
      <w:pPr>
        <w:pStyle w:val="BodyText"/>
        <w:spacing w:line="232" w:lineRule="auto"/>
        <w:ind w:left="2260"/>
        <w:rPr>
          <w:rFonts w:ascii="Arial" w:hAnsi="Arial" w:cs="Arial"/>
        </w:rPr>
      </w:pPr>
      <w:r w:rsidRPr="00A27FCD">
        <w:rPr>
          <w:rFonts w:ascii="Arial" w:hAnsi="Arial" w:cs="Arial"/>
        </w:rPr>
        <w:t>Để tìm khi tài khoản được tạo và ngày hết hạn mật khẩu, hãy đưa ra truy vấn sau:</w:t>
      </w:r>
    </w:p>
    <w:p w14:paraId="5688FB9B"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CREATED, EXPIRY_DATE FROM DBA_USERS WHERE USERNAME = '</w:t>
      </w:r>
      <w:r w:rsidRPr="008A2204">
        <w:rPr>
          <w:rFonts w:ascii="Courier New" w:hAnsi="Courier New" w:cs="Courier New"/>
          <w:i/>
          <w:w w:val="95"/>
          <w:sz w:val="18"/>
        </w:rPr>
        <w:t>user_name</w:t>
      </w:r>
      <w:r w:rsidRPr="008A2204">
        <w:rPr>
          <w:rFonts w:ascii="Courier New" w:hAnsi="Courier New" w:cs="Courier New"/>
          <w:w w:val="95"/>
          <w:sz w:val="18"/>
        </w:rPr>
        <w:t>';</w:t>
      </w:r>
    </w:p>
    <w:p w14:paraId="60295594" w14:textId="77777777" w:rsidR="008C539B" w:rsidRPr="00A27FCD" w:rsidRDefault="008C539B">
      <w:pPr>
        <w:pStyle w:val="BodyText"/>
        <w:rPr>
          <w:rFonts w:ascii="Arial" w:hAnsi="Arial" w:cs="Arial"/>
          <w:sz w:val="19"/>
        </w:rPr>
      </w:pPr>
    </w:p>
    <w:p w14:paraId="2CC4FAAA" w14:textId="39AD8361" w:rsidR="008C539B" w:rsidRPr="00A27FCD" w:rsidRDefault="007E493D">
      <w:pPr>
        <w:pStyle w:val="BodyText"/>
        <w:spacing w:line="230" w:lineRule="auto"/>
        <w:ind w:left="2259" w:right="102"/>
        <w:rPr>
          <w:rFonts w:ascii="Arial" w:hAnsi="Arial" w:cs="Arial"/>
        </w:rPr>
      </w:pPr>
      <w:r w:rsidRPr="00A27FCD">
        <w:rPr>
          <w:rFonts w:ascii="Arial" w:hAnsi="Arial" w:cs="Arial"/>
        </w:rPr>
        <w:t>Nếu profile này hiện đang đăng nhập khi bạn đặt tham số PASSWORD_LIFE_TIME và vẫn đăng nhập, thì Cơ sở dữ liệu Oracle không thay đổi trạng thái tài khoản của người dùng từ OPEN thành EXPIRED (GRACE) khi ngày hết hạn được liệt kê hiện tại vượt qua. Thời gian bắt đầu chỉ khi người dùng đăng nhập vào cơ sở dữ liệu.</w:t>
      </w:r>
    </w:p>
    <w:p w14:paraId="1BD114D1" w14:textId="370C92D5" w:rsidR="008C539B" w:rsidRPr="00A27FCD" w:rsidRDefault="007E493D">
      <w:pPr>
        <w:pStyle w:val="BodyText"/>
        <w:spacing w:before="118" w:line="232" w:lineRule="auto"/>
        <w:ind w:left="2260" w:right="102"/>
        <w:rPr>
          <w:rFonts w:ascii="Arial" w:hAnsi="Arial" w:cs="Arial"/>
        </w:rPr>
      </w:pPr>
      <w:r w:rsidRPr="00A27FCD">
        <w:rPr>
          <w:rFonts w:ascii="Arial" w:hAnsi="Arial" w:cs="Arial"/>
        </w:rPr>
        <w:t>Khi thực hiện thay đổi đối với mật khẩu, quản trị viên cơ sở dữ liệu phải biết rằng nếu một số người dùng trong profile này hiện đang đăng nhập vào cơ sở dữ liệu Oracle trong khi hồ sơ mật khẩu của họ đang được quản trị viên cập nhật thì người dùng đó có khả năng vẫn đăng nhập vào hệ thống ngay cả ngoài ngày hết hạn của mật khẩu của họ. Bạn có thể tìm người dùng hiện đã đăng nhập bằng cách truy vấn cột USERNAME của chế độ xem V $ SESSION.</w:t>
      </w:r>
    </w:p>
    <w:p w14:paraId="3F184D39" w14:textId="4C9198CE" w:rsidR="008C539B" w:rsidRPr="00A27FCD" w:rsidRDefault="007E493D">
      <w:pPr>
        <w:pStyle w:val="BodyText"/>
        <w:spacing w:before="112" w:line="230" w:lineRule="auto"/>
        <w:ind w:left="2259" w:right="319"/>
        <w:jc w:val="both"/>
        <w:rPr>
          <w:rFonts w:ascii="Arial" w:hAnsi="Arial" w:cs="Arial"/>
        </w:rPr>
      </w:pPr>
      <w:r w:rsidRPr="00A27FCD">
        <w:rPr>
          <w:rFonts w:ascii="Arial" w:hAnsi="Arial" w:cs="Arial"/>
        </w:rPr>
        <w:t xml:space="preserve">Điều này là do ngày hết hạn mật khẩu của người dùng dựa trên thời gian của thay đổi mật khẩu cuối cùng trên tài khoản của họ cộng với giá trị của thông số cấu hình mật khẩu PASSWORD_LIFE_TIME do quản trị viên đặt. Nó không dựa trên thời gian thay đổi cuối cùng đối với chính hồ sơ </w:t>
      </w:r>
      <w:r w:rsidR="00522AA2" w:rsidRPr="00A27FCD">
        <w:rPr>
          <w:rFonts w:ascii="Arial" w:hAnsi="Arial" w:cs="Arial"/>
        </w:rPr>
        <w:t>đó</w:t>
      </w:r>
      <w:r w:rsidRPr="00A27FCD">
        <w:rPr>
          <w:rFonts w:ascii="Arial" w:hAnsi="Arial" w:cs="Arial"/>
        </w:rPr>
        <w:t>.</w:t>
      </w:r>
    </w:p>
    <w:p w14:paraId="22575F7F" w14:textId="09E5FA02" w:rsidR="008C539B" w:rsidRPr="00A27FCD" w:rsidRDefault="00522AA2">
      <w:pPr>
        <w:pStyle w:val="BodyText"/>
        <w:spacing w:before="114"/>
        <w:ind w:left="2260"/>
        <w:rPr>
          <w:rFonts w:ascii="Arial" w:hAnsi="Arial" w:cs="Arial"/>
        </w:rPr>
      </w:pPr>
      <w:r w:rsidRPr="00A27FCD">
        <w:rPr>
          <w:rFonts w:ascii="Arial" w:hAnsi="Arial" w:cs="Arial"/>
        </w:rPr>
        <w:t>Lưu ý những điều dưới đây</w:t>
      </w:r>
      <w:r w:rsidR="00C12992" w:rsidRPr="00A27FCD">
        <w:rPr>
          <w:rFonts w:ascii="Arial" w:hAnsi="Arial" w:cs="Arial"/>
        </w:rPr>
        <w:t>:</w:t>
      </w:r>
    </w:p>
    <w:p w14:paraId="0CF7522C" w14:textId="41929306" w:rsidR="008C539B" w:rsidRPr="00A27FCD" w:rsidRDefault="00522AA2" w:rsidP="006F7931">
      <w:pPr>
        <w:pStyle w:val="ListParagraph"/>
        <w:numPr>
          <w:ilvl w:val="0"/>
          <w:numId w:val="129"/>
        </w:numPr>
        <w:tabs>
          <w:tab w:val="left" w:pos="2620"/>
        </w:tabs>
        <w:spacing w:before="121" w:line="228" w:lineRule="auto"/>
        <w:ind w:right="225"/>
        <w:rPr>
          <w:rFonts w:ascii="Arial" w:hAnsi="Arial" w:cs="Arial"/>
          <w:sz w:val="20"/>
        </w:rPr>
      </w:pPr>
      <w:r w:rsidRPr="00A27FCD">
        <w:rPr>
          <w:rFonts w:ascii="Arial" w:hAnsi="Arial" w:cs="Arial"/>
          <w:sz w:val="20"/>
        </w:rPr>
        <w:t>Nếu người dùng không đăng nhập khi bạn đặt PASSWORD_LIFE_TIME thành giá trị thấp, thì trạng thái tài khoản của người dùng sẽ không thay đổi cho đến khi người dùng đăng nhập.</w:t>
      </w:r>
    </w:p>
    <w:p w14:paraId="07181CF5" w14:textId="689EB1ED" w:rsidR="008C539B" w:rsidRPr="00A27FCD" w:rsidRDefault="00522AA2" w:rsidP="006F7931">
      <w:pPr>
        <w:pStyle w:val="ListParagraph"/>
        <w:numPr>
          <w:ilvl w:val="0"/>
          <w:numId w:val="129"/>
        </w:numPr>
        <w:tabs>
          <w:tab w:val="left" w:pos="2620"/>
        </w:tabs>
        <w:spacing w:before="122" w:line="230" w:lineRule="auto"/>
        <w:ind w:right="237"/>
        <w:rPr>
          <w:rFonts w:ascii="Arial" w:hAnsi="Arial" w:cs="Arial"/>
          <w:sz w:val="20"/>
        </w:rPr>
      </w:pPr>
      <w:r w:rsidRPr="00A27FCD">
        <w:rPr>
          <w:rFonts w:ascii="Arial" w:hAnsi="Arial" w:cs="Arial"/>
          <w:spacing w:val="-6"/>
          <w:w w:val="95"/>
          <w:sz w:val="20"/>
        </w:rPr>
        <w:t>Bạn có thể đặt tham số PASSWORD_LIFE_TIME thành UNLIMITED, nhưng điều này chỉ ảnh hưởng đến các tài khoản chưa nhập thời gian gia hạn. Sau khi thời gian gia hạn hết hạn, người dùng phải thay đổi mật khẩu.</w:t>
      </w:r>
    </w:p>
    <w:p w14:paraId="431B949B" w14:textId="77777777" w:rsidR="008C539B" w:rsidRPr="00A27FCD" w:rsidRDefault="008C539B">
      <w:pPr>
        <w:pStyle w:val="BodyText"/>
        <w:spacing w:before="3"/>
        <w:rPr>
          <w:rFonts w:ascii="Arial" w:hAnsi="Arial" w:cs="Arial"/>
          <w:sz w:val="23"/>
        </w:rPr>
      </w:pPr>
    </w:p>
    <w:p w14:paraId="1420E197" w14:textId="6CB6266D" w:rsidR="008C539B" w:rsidRPr="00A27FCD" w:rsidRDefault="00522AA2">
      <w:pPr>
        <w:pStyle w:val="Heading6"/>
      </w:pPr>
      <w:bookmarkStart w:id="259" w:name="Enforcing_Password_Complexity_Verificati"/>
      <w:bookmarkStart w:id="260" w:name="_bookmark268"/>
      <w:bookmarkStart w:id="261" w:name="_bookmark269"/>
      <w:bookmarkEnd w:id="259"/>
      <w:bookmarkEnd w:id="260"/>
      <w:bookmarkEnd w:id="261"/>
      <w:r w:rsidRPr="00A27FCD">
        <w:t>Thực thi xác minh phức tạp mật khẩu</w:t>
      </w:r>
    </w:p>
    <w:p w14:paraId="4C7B2B2E" w14:textId="7BFF4349" w:rsidR="008C539B" w:rsidRPr="00A27FCD" w:rsidRDefault="00522AA2">
      <w:pPr>
        <w:pStyle w:val="BodyText"/>
        <w:spacing w:before="55" w:line="232" w:lineRule="auto"/>
        <w:ind w:left="2259"/>
        <w:rPr>
          <w:rFonts w:ascii="Arial" w:hAnsi="Arial" w:cs="Arial"/>
        </w:rPr>
      </w:pPr>
      <w:r w:rsidRPr="00A27FCD">
        <w:rPr>
          <w:rFonts w:ascii="Arial" w:hAnsi="Arial" w:cs="Arial"/>
        </w:rPr>
        <w:t>Xác minh phức tạp, kiểm tra xem mỗi mật khẩu có đủ phức tạp để cung cấp sự bảo vệ hợp lý chống lại những kẻ xâm nhập cố gắng đột nhập vào hệ thống bằng cách đoán mật khẩu hay không. Điều này buộc người dùng tạo mật khẩu mạnh, an toàn cho tài khoản người dùng cơ sở dữ liệu. Bạn cần đảm bảo rằng mật khẩu cho người dùng của bạn đủ phức tạp để cung cấp sự bảo vệ hợp lý chống lại những kẻ xâm nhập cố gắng đột nhập vào hệ thống bằng cách đoán mật khẩu.</w:t>
      </w:r>
    </w:p>
    <w:p w14:paraId="2C346EEF" w14:textId="77777777" w:rsidR="008C539B" w:rsidRPr="00A27FCD" w:rsidRDefault="008C539B">
      <w:pPr>
        <w:pStyle w:val="BodyText"/>
        <w:rPr>
          <w:rFonts w:ascii="Arial" w:hAnsi="Arial" w:cs="Arial"/>
          <w:sz w:val="22"/>
        </w:rPr>
      </w:pPr>
    </w:p>
    <w:p w14:paraId="72909DE3" w14:textId="2B071D2D" w:rsidR="008C539B" w:rsidRPr="00A27FCD" w:rsidRDefault="00522AA2">
      <w:pPr>
        <w:pStyle w:val="Heading7"/>
        <w:ind w:left="2260"/>
        <w:rPr>
          <w:rFonts w:ascii="Arial" w:hAnsi="Arial" w:cs="Arial"/>
        </w:rPr>
      </w:pPr>
      <w:r w:rsidRPr="00A27FCD">
        <w:rPr>
          <w:rFonts w:ascii="Arial" w:hAnsi="Arial" w:cs="Arial"/>
        </w:rPr>
        <w:t>Cơ sở dữ liệu Oracle kiểm tra tính phức tạp của mật khẩu như thế nào</w:t>
      </w:r>
    </w:p>
    <w:p w14:paraId="31061037" w14:textId="59740CC5" w:rsidR="008C539B" w:rsidRPr="00A27FCD" w:rsidRDefault="00522AA2">
      <w:pPr>
        <w:pStyle w:val="BodyText"/>
        <w:spacing w:before="55" w:line="228" w:lineRule="auto"/>
        <w:ind w:left="2259"/>
        <w:rPr>
          <w:rFonts w:ascii="Arial" w:hAnsi="Arial" w:cs="Arial"/>
        </w:rPr>
      </w:pPr>
      <w:r w:rsidRPr="00A27FCD">
        <w:rPr>
          <w:rFonts w:ascii="Arial" w:hAnsi="Arial" w:cs="Arial"/>
        </w:rPr>
        <w:t>Cơ sở dữ liệu Oracle cung cấp một hàm xác minh mật khẩu mẫu có tên là verify_ function_11G trong lệnh PL / SQL utlpwdmg.sql (nằm trong $ ORACLE_ HOME / rdbms / admin), khi được kích hoạt, kiểm tra xem người dùng có đang tạo hoặc sửa đổi mật khẩu chính xác hay không. Tập lệnh utlpwdmg.sql cung cấp hai hàm xác minh mật khẩu: một cho các phiên bản trước của Cơ sở dữ liệu Oracle và một phiên bản cập nhật cho Cơ sở dữ liệu Oracle Release 11g.</w:t>
      </w:r>
    </w:p>
    <w:p w14:paraId="50A8E678" w14:textId="4CE00E8C" w:rsidR="008C539B" w:rsidRPr="00A27FCD" w:rsidRDefault="00522AA2">
      <w:pPr>
        <w:pStyle w:val="BodyText"/>
        <w:spacing w:before="129" w:line="228" w:lineRule="auto"/>
        <w:ind w:left="2260" w:right="375"/>
        <w:jc w:val="both"/>
        <w:rPr>
          <w:rFonts w:ascii="Arial" w:hAnsi="Arial" w:cs="Arial"/>
        </w:rPr>
      </w:pPr>
      <w:r w:rsidRPr="00A27FCD">
        <w:rPr>
          <w:rFonts w:ascii="Arial" w:hAnsi="Arial" w:cs="Arial"/>
        </w:rPr>
        <w:t>Để bảo mật mật khẩu tốt hơn, Oracle khuyên bạn nên liên kết hàm verify_ function_11G với cấu hình mặc định. "Tùy chỉnh Xác minh Mật khẩu phức tạp" trên trang 3-12 cung cấp một ví dụ về cách thực hiện điều này.</w:t>
      </w:r>
    </w:p>
    <w:p w14:paraId="7A9E7749" w14:textId="77777777" w:rsidR="008C539B" w:rsidRPr="00A27FCD" w:rsidRDefault="008C539B">
      <w:pPr>
        <w:spacing w:line="228" w:lineRule="auto"/>
        <w:jc w:val="both"/>
        <w:rPr>
          <w:rFonts w:ascii="Arial" w:hAnsi="Arial" w:cs="Arial"/>
        </w:rPr>
        <w:sectPr w:rsidR="008C539B" w:rsidRPr="00A27FCD">
          <w:footerReference w:type="even" r:id="rId65"/>
          <w:footerReference w:type="default" r:id="rId66"/>
          <w:pgSz w:w="12240" w:h="15840"/>
          <w:pgMar w:top="840" w:right="1060" w:bottom="860" w:left="1100" w:header="549" w:footer="663" w:gutter="0"/>
          <w:pgNumType w:start="11"/>
          <w:cols w:space="720"/>
        </w:sectPr>
      </w:pPr>
    </w:p>
    <w:p w14:paraId="2C5328BA" w14:textId="77777777" w:rsidR="008C539B" w:rsidRPr="00A27FCD" w:rsidRDefault="008C539B">
      <w:pPr>
        <w:pStyle w:val="BodyText"/>
        <w:spacing w:before="5"/>
        <w:rPr>
          <w:rFonts w:ascii="Arial" w:hAnsi="Arial" w:cs="Arial"/>
          <w:sz w:val="25"/>
        </w:rPr>
      </w:pPr>
    </w:p>
    <w:p w14:paraId="0D4E2F21" w14:textId="5889F63D" w:rsidR="008C539B" w:rsidRPr="00A27FCD" w:rsidRDefault="00522AA2">
      <w:pPr>
        <w:pStyle w:val="BodyText"/>
        <w:spacing w:before="103" w:line="228" w:lineRule="auto"/>
        <w:ind w:left="1659" w:right="848"/>
        <w:rPr>
          <w:rFonts w:ascii="Arial" w:hAnsi="Arial" w:cs="Arial"/>
        </w:rPr>
      </w:pPr>
      <w:r w:rsidRPr="00A27FCD">
        <w:rPr>
          <w:rFonts w:ascii="Arial" w:hAnsi="Arial" w:cs="Arial"/>
        </w:rPr>
        <w:t>Tập lệnh utlpwdmg.sql kiểm tra các yêu cầu sau khi người dùng tạo hoặc sửa đổi mật khẩu:</w:t>
      </w:r>
    </w:p>
    <w:p w14:paraId="0B72CA60" w14:textId="3C046BC2" w:rsidR="008C539B" w:rsidRPr="00A27FCD" w:rsidRDefault="00C12992">
      <w:pPr>
        <w:pStyle w:val="BodyText"/>
        <w:spacing w:before="120" w:line="232" w:lineRule="auto"/>
        <w:ind w:left="2020" w:right="887"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chứa ít hơn 8 ký tự và không vượt quá 30 ký tự.</w:t>
      </w:r>
    </w:p>
    <w:p w14:paraId="4DCA7FFE" w14:textId="7F47B764"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như tên người dùng, cũng không phải là tên người dùng đánh vần ngược hoặc với số 1–100 được nối thêm.</w:t>
      </w:r>
    </w:p>
    <w:p w14:paraId="6C9D192C" w14:textId="2DA3A2ED"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với tên máy chủ hoặc tên máy chủ có số 1–100 được nối thêm.</w:t>
      </w:r>
    </w:p>
    <w:p w14:paraId="61DBAE62" w14:textId="584EA5F4" w:rsidR="008C539B" w:rsidRPr="00A27FCD" w:rsidRDefault="00C12992">
      <w:pPr>
        <w:pStyle w:val="BodyText"/>
        <w:spacing w:before="121" w:line="228" w:lineRule="auto"/>
        <w:ind w:left="2020" w:right="848" w:hanging="360"/>
        <w:rPr>
          <w:rFonts w:ascii="Arial" w:hAnsi="Arial" w:cs="Arial"/>
        </w:rPr>
      </w:pPr>
      <w:r w:rsidRPr="00A27FCD">
        <w:rPr>
          <w:rFonts w:ascii="Arial" w:hAnsi="Arial" w:cs="Arial"/>
          <w:sz w:val="10"/>
        </w:rPr>
        <w:t>■</w:t>
      </w:r>
      <w:r w:rsidRPr="00A27FCD">
        <w:rPr>
          <w:rFonts w:ascii="Arial" w:hAnsi="Arial" w:cs="Arial"/>
          <w:spacing w:val="5"/>
          <w:sz w:val="10"/>
        </w:rPr>
        <w:t xml:space="preserve"> </w:t>
      </w:r>
      <w:r w:rsidR="00522AA2" w:rsidRPr="00A27FCD">
        <w:rPr>
          <w:rFonts w:ascii="Arial" w:hAnsi="Arial" w:cs="Arial"/>
        </w:rPr>
        <w:t>Mật khẩu không quá đơn giản, ví dụ: welcome1, database1, account1, user1234, password1, oracle, oracle123, computer1, abcdefg1 hoặc change_on_ install.</w:t>
      </w:r>
    </w:p>
    <w:p w14:paraId="43BDDA1D" w14:textId="4CA4535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không phải là oracle or oracle với các số 1–100 được nối thêm.</w:t>
      </w:r>
    </w:p>
    <w:p w14:paraId="656575AE" w14:textId="2FAFAFDB" w:rsidR="008C539B" w:rsidRPr="00A27FCD" w:rsidRDefault="00C12992">
      <w:pPr>
        <w:pStyle w:val="BodyText"/>
        <w:spacing w:before="108"/>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bao gồm ít nhất 1 chữ số và 1 ký tự chữ cái.</w:t>
      </w:r>
    </w:p>
    <w:p w14:paraId="00608AAD" w14:textId="257DF1C6"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khác với mật khẩu trước đó bằng ít nhất 3 chữ cái.</w:t>
      </w:r>
    </w:p>
    <w:p w14:paraId="12B4C8FF" w14:textId="77777777" w:rsidR="008C539B" w:rsidRPr="00A27FCD" w:rsidRDefault="008C539B">
      <w:pPr>
        <w:pStyle w:val="BodyText"/>
        <w:spacing w:before="2"/>
        <w:rPr>
          <w:rFonts w:ascii="Arial" w:hAnsi="Arial" w:cs="Arial"/>
          <w:sz w:val="22"/>
        </w:rPr>
      </w:pPr>
    </w:p>
    <w:p w14:paraId="3C8F9051" w14:textId="2D8F053F" w:rsidR="008C539B" w:rsidRPr="00A27FCD" w:rsidRDefault="00522AA2">
      <w:pPr>
        <w:pStyle w:val="Heading7"/>
        <w:rPr>
          <w:rFonts w:ascii="Arial" w:hAnsi="Arial" w:cs="Arial"/>
        </w:rPr>
      </w:pPr>
      <w:r w:rsidRPr="00A27FCD">
        <w:rPr>
          <w:rFonts w:ascii="Arial" w:hAnsi="Arial" w:cs="Arial"/>
        </w:rPr>
        <w:t>Ai có thể sử dụng chức năng mật khẩu phức tạp?</w:t>
      </w:r>
    </w:p>
    <w:p w14:paraId="6AA045AD" w14:textId="4EDA92D9" w:rsidR="008C539B" w:rsidRPr="00A27FCD" w:rsidRDefault="00522AA2">
      <w:pPr>
        <w:pStyle w:val="BodyText"/>
        <w:spacing w:before="56" w:line="228" w:lineRule="auto"/>
        <w:ind w:left="1660" w:right="848" w:hanging="1"/>
        <w:rPr>
          <w:rFonts w:ascii="Arial" w:hAnsi="Arial" w:cs="Arial"/>
        </w:rPr>
      </w:pPr>
      <w:r w:rsidRPr="00A27FCD">
        <w:rPr>
          <w:rFonts w:ascii="Arial" w:hAnsi="Arial" w:cs="Arial"/>
        </w:rPr>
        <w:t>Trước khi bạn có thể sử dụng các hàm xác minh mật khẩu phức tạp trong câu lệnh CREATE PROFILE hoặc ALTER PROFILE, bạn phải được cấp đặc quyền EXECUTE trên chúng. Các hàm xác minh mật khẩu được đặt trong lược đồ SYS.</w:t>
      </w:r>
    </w:p>
    <w:p w14:paraId="219DF07D" w14:textId="77777777" w:rsidR="008C539B" w:rsidRPr="00A27FCD" w:rsidRDefault="008C539B">
      <w:pPr>
        <w:pStyle w:val="BodyText"/>
        <w:spacing w:before="2"/>
        <w:rPr>
          <w:rFonts w:ascii="Arial" w:hAnsi="Arial" w:cs="Arial"/>
          <w:sz w:val="22"/>
        </w:rPr>
      </w:pPr>
    </w:p>
    <w:p w14:paraId="431FC1CD" w14:textId="2086E70C" w:rsidR="008C539B" w:rsidRPr="00A27FCD" w:rsidRDefault="00522AA2">
      <w:pPr>
        <w:pStyle w:val="Heading7"/>
        <w:rPr>
          <w:rFonts w:ascii="Arial" w:hAnsi="Arial" w:cs="Arial"/>
        </w:rPr>
      </w:pPr>
      <w:bookmarkStart w:id="262" w:name="_bookmark272"/>
      <w:bookmarkStart w:id="263" w:name="_bookmark273"/>
      <w:bookmarkEnd w:id="262"/>
      <w:bookmarkEnd w:id="263"/>
      <w:r w:rsidRPr="00A27FCD">
        <w:rPr>
          <w:rFonts w:ascii="Arial" w:hAnsi="Arial" w:cs="Arial"/>
        </w:rPr>
        <w:t>Tùy chỉnh xác minh phức tạp mật khẩu</w:t>
      </w:r>
    </w:p>
    <w:p w14:paraId="345ABFDF" w14:textId="74B7451E" w:rsidR="008C539B" w:rsidRPr="00A27FCD" w:rsidRDefault="00522AA2">
      <w:pPr>
        <w:pStyle w:val="BodyText"/>
        <w:spacing w:before="53" w:line="230" w:lineRule="auto"/>
        <w:ind w:left="1659" w:right="694"/>
        <w:rPr>
          <w:rFonts w:ascii="Arial" w:hAnsi="Arial" w:cs="Arial"/>
        </w:rPr>
      </w:pPr>
      <w:r w:rsidRPr="00A27FCD">
        <w:rPr>
          <w:rFonts w:ascii="Arial" w:hAnsi="Arial" w:cs="Arial"/>
        </w:rPr>
        <w:t>Bạn có thể tạo hàm xác minh phức tạp của mật khẩu bằng cách sao lưu và tùy chỉnh hàm verify_function_11G trong tập lệnh utlpwdmg.sql. Trên thực tế, Oracle khuyên bạn nên làm như vậy để bảo mật hơn nữa mật khẩu trang web của bạn</w:t>
      </w:r>
      <w:r w:rsidR="00C12992" w:rsidRPr="00A27FCD">
        <w:rPr>
          <w:rFonts w:ascii="Arial" w:hAnsi="Arial" w:cs="Arial"/>
        </w:rPr>
        <w:t xml:space="preserve">. </w:t>
      </w:r>
      <w:r w:rsidRPr="00A27FCD">
        <w:rPr>
          <w:rFonts w:ascii="Arial" w:hAnsi="Arial" w:cs="Arial"/>
        </w:rPr>
        <w:t>Xem thêm</w:t>
      </w:r>
      <w:r w:rsidR="00C12992" w:rsidRPr="00A27FCD">
        <w:rPr>
          <w:rFonts w:ascii="Arial" w:hAnsi="Arial" w:cs="Arial"/>
        </w:rPr>
        <w:t xml:space="preserve"> Guideline </w:t>
      </w:r>
      <w:hyperlink w:anchor="_bookmark2169" w:history="1">
        <w:r w:rsidR="00C12992" w:rsidRPr="00A27FCD">
          <w:rPr>
            <w:rFonts w:ascii="Arial" w:hAnsi="Arial" w:cs="Arial"/>
          </w:rPr>
          <w:t xml:space="preserve">1 </w:t>
        </w:r>
      </w:hyperlink>
      <w:r w:rsidR="00C12992" w:rsidRPr="00A27FCD">
        <w:rPr>
          <w:rFonts w:ascii="Arial" w:hAnsi="Arial" w:cs="Arial"/>
        </w:rPr>
        <w:t xml:space="preserve">in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được tư vấn chung về cách tạo mật khẩu. Tuy nhiên, lưu ý rằng việc kiểm tra độ phức tạp của mật khẩu không được thực thi cho người dùng SYS.</w:t>
      </w:r>
    </w:p>
    <w:p w14:paraId="187FA528" w14:textId="415A3819" w:rsidR="008C539B" w:rsidRPr="00A27FCD" w:rsidRDefault="00522AA2">
      <w:pPr>
        <w:pStyle w:val="BodyText"/>
        <w:spacing w:before="119" w:line="232" w:lineRule="auto"/>
        <w:ind w:left="1660" w:right="848"/>
        <w:rPr>
          <w:rFonts w:ascii="Arial" w:hAnsi="Arial" w:cs="Arial"/>
        </w:rPr>
      </w:pPr>
      <w:r w:rsidRPr="00A27FCD">
        <w:rPr>
          <w:rFonts w:ascii="Arial" w:hAnsi="Arial" w:cs="Arial"/>
        </w:rPr>
        <w:t>Theo mặc định, xác minh phức tạp mật khẩu không được bật. Để bật xác minh phức tạp mật khẩu:</w:t>
      </w:r>
    </w:p>
    <w:p w14:paraId="73EFAC85" w14:textId="0EA3B343" w:rsidR="008C539B" w:rsidRPr="00A27FCD" w:rsidRDefault="00522AA2" w:rsidP="006F7931">
      <w:pPr>
        <w:pStyle w:val="ListParagraph"/>
        <w:numPr>
          <w:ilvl w:val="0"/>
          <w:numId w:val="124"/>
        </w:numPr>
        <w:tabs>
          <w:tab w:val="left" w:pos="2020"/>
        </w:tabs>
        <w:spacing w:before="112" w:line="348" w:lineRule="auto"/>
        <w:ind w:right="3597"/>
        <w:rPr>
          <w:rFonts w:ascii="Arial" w:hAnsi="Arial" w:cs="Arial"/>
          <w:sz w:val="20"/>
        </w:rPr>
      </w:pPr>
      <w:r w:rsidRPr="00A27FCD">
        <w:rPr>
          <w:rFonts w:ascii="Arial" w:hAnsi="Arial" w:cs="Arial"/>
          <w:sz w:val="20"/>
        </w:rPr>
        <w:t>Đăng nhập vào SQL * Plus với quyền quản trị.</w:t>
      </w:r>
      <w:r w:rsidR="00C12992" w:rsidRPr="00A27FCD">
        <w:rPr>
          <w:rFonts w:ascii="Arial" w:hAnsi="Arial" w:cs="Arial"/>
          <w:sz w:val="20"/>
        </w:rPr>
        <w:t xml:space="preserve"> For</w:t>
      </w:r>
      <w:r w:rsidR="00C12992" w:rsidRPr="00A27FCD">
        <w:rPr>
          <w:rFonts w:ascii="Arial" w:hAnsi="Arial" w:cs="Arial"/>
          <w:spacing w:val="-1"/>
          <w:sz w:val="20"/>
        </w:rPr>
        <w:t xml:space="preserve"> </w:t>
      </w:r>
      <w:r w:rsidRPr="00A27FCD">
        <w:rPr>
          <w:rFonts w:ascii="Arial" w:hAnsi="Arial" w:cs="Arial"/>
          <w:sz w:val="20"/>
        </w:rPr>
        <w:t>ví dụ</w:t>
      </w:r>
      <w:r w:rsidR="00C12992" w:rsidRPr="00A27FCD">
        <w:rPr>
          <w:rFonts w:ascii="Arial" w:hAnsi="Arial" w:cs="Arial"/>
          <w:sz w:val="20"/>
        </w:rPr>
        <w:t>:</w:t>
      </w:r>
    </w:p>
    <w:p w14:paraId="4CBA64F9" w14:textId="77777777" w:rsidR="008C539B" w:rsidRPr="008A2204" w:rsidRDefault="00C12992">
      <w:pPr>
        <w:spacing w:before="28"/>
        <w:ind w:left="2020"/>
        <w:rPr>
          <w:rFonts w:ascii="Courier New" w:hAnsi="Courier New" w:cs="Courier New"/>
          <w:sz w:val="18"/>
        </w:rPr>
      </w:pPr>
      <w:r w:rsidRPr="008A2204">
        <w:rPr>
          <w:rFonts w:ascii="Courier New" w:hAnsi="Courier New" w:cs="Courier New"/>
          <w:w w:val="95"/>
          <w:sz w:val="18"/>
        </w:rPr>
        <w:t>CONNECT SYS AS SYSDBA</w:t>
      </w:r>
    </w:p>
    <w:p w14:paraId="25C08BA3"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B9A442" w14:textId="77777777" w:rsidR="008C539B" w:rsidRPr="00A27FCD" w:rsidRDefault="008C539B">
      <w:pPr>
        <w:pStyle w:val="BodyText"/>
        <w:spacing w:before="2"/>
        <w:rPr>
          <w:rFonts w:ascii="Arial" w:hAnsi="Arial" w:cs="Arial"/>
          <w:i/>
          <w:sz w:val="19"/>
        </w:rPr>
      </w:pPr>
    </w:p>
    <w:p w14:paraId="7ADF7315" w14:textId="05EBAE02" w:rsidR="008C539B" w:rsidRPr="00A27FCD" w:rsidRDefault="00522AA2" w:rsidP="006F7931">
      <w:pPr>
        <w:pStyle w:val="ListParagraph"/>
        <w:numPr>
          <w:ilvl w:val="0"/>
          <w:numId w:val="124"/>
        </w:numPr>
        <w:tabs>
          <w:tab w:val="left" w:pos="2020"/>
        </w:tabs>
        <w:spacing w:before="0" w:line="228" w:lineRule="auto"/>
        <w:ind w:right="851"/>
        <w:rPr>
          <w:rFonts w:ascii="Arial" w:hAnsi="Arial" w:cs="Arial"/>
          <w:sz w:val="20"/>
        </w:rPr>
      </w:pPr>
      <w:r w:rsidRPr="00A27FCD">
        <w:rPr>
          <w:rFonts w:ascii="Arial" w:hAnsi="Arial" w:cs="Arial"/>
          <w:sz w:val="20"/>
        </w:rPr>
        <w:t>Chạy utlpwdmg.sql (hoặc phiên bản đã sửa đổi của tập lệnh này) để tạo các hàm phức tạp mật khẩu trong lược đồ SYS.</w:t>
      </w:r>
    </w:p>
    <w:p w14:paraId="694ED72D" w14:textId="77777777" w:rsidR="008C539B" w:rsidRPr="008A2204" w:rsidRDefault="00C12992">
      <w:pPr>
        <w:spacing w:before="143"/>
        <w:ind w:left="2020"/>
        <w:rPr>
          <w:rFonts w:ascii="Courier New" w:hAnsi="Courier New" w:cs="Courier New"/>
          <w:sz w:val="18"/>
        </w:rPr>
      </w:pPr>
      <w:r w:rsidRPr="008A2204">
        <w:rPr>
          <w:rFonts w:ascii="Courier New" w:hAnsi="Courier New" w:cs="Courier New"/>
          <w:w w:val="95"/>
          <w:sz w:val="18"/>
        </w:rPr>
        <w:t>@$ORACLE_HOME/RDBMS/ADMIN/utlpwdmg.sql</w:t>
      </w:r>
    </w:p>
    <w:p w14:paraId="10A1BE94" w14:textId="77777777" w:rsidR="008C539B" w:rsidRPr="008A2204" w:rsidRDefault="008C539B">
      <w:pPr>
        <w:pStyle w:val="BodyText"/>
        <w:spacing w:before="3"/>
        <w:rPr>
          <w:rFonts w:ascii="Courier New" w:hAnsi="Courier New" w:cs="Courier New"/>
          <w:sz w:val="18"/>
        </w:rPr>
      </w:pPr>
    </w:p>
    <w:p w14:paraId="08F4B7FD" w14:textId="77777777" w:rsidR="00522AA2" w:rsidRPr="00A27FCD" w:rsidRDefault="00522AA2" w:rsidP="006F7931">
      <w:pPr>
        <w:pStyle w:val="ListParagraph"/>
        <w:numPr>
          <w:ilvl w:val="0"/>
          <w:numId w:val="124"/>
        </w:numPr>
        <w:tabs>
          <w:tab w:val="left" w:pos="2020"/>
        </w:tabs>
        <w:spacing w:before="0" w:line="343" w:lineRule="auto"/>
        <w:ind w:right="1759"/>
        <w:rPr>
          <w:rFonts w:ascii="Arial" w:hAnsi="Arial" w:cs="Arial"/>
          <w:sz w:val="20"/>
        </w:rPr>
      </w:pPr>
      <w:r w:rsidRPr="00A27FCD">
        <w:rPr>
          <w:rFonts w:ascii="Arial" w:hAnsi="Arial" w:cs="Arial"/>
          <w:sz w:val="20"/>
        </w:rPr>
        <w:t>Cấp cho bất kỳ người dùng nào phải sử dụng hàm này đặc quyền EXECUTE trên đó.</w:t>
      </w:r>
    </w:p>
    <w:p w14:paraId="2818F674" w14:textId="304C6883" w:rsidR="008C539B" w:rsidRPr="00A27FCD" w:rsidRDefault="00522AA2" w:rsidP="00522AA2">
      <w:pPr>
        <w:pStyle w:val="ListParagraph"/>
        <w:tabs>
          <w:tab w:val="left" w:pos="2020"/>
        </w:tabs>
        <w:spacing w:before="0" w:line="343" w:lineRule="auto"/>
        <w:ind w:left="2020" w:right="1759" w:firstLine="0"/>
        <w:rPr>
          <w:rFonts w:ascii="Arial" w:hAnsi="Arial" w:cs="Arial"/>
          <w:sz w:val="20"/>
        </w:rPr>
      </w:pPr>
      <w:r w:rsidRPr="00A27FCD">
        <w:rPr>
          <w:rFonts w:ascii="Arial" w:hAnsi="Arial" w:cs="Arial"/>
          <w:sz w:val="20"/>
        </w:rPr>
        <w:t>Ví dụ</w:t>
      </w:r>
      <w:r w:rsidR="00C12992" w:rsidRPr="00A27FCD">
        <w:rPr>
          <w:rFonts w:ascii="Arial" w:hAnsi="Arial" w:cs="Arial"/>
          <w:sz w:val="20"/>
        </w:rPr>
        <w:t>:</w:t>
      </w:r>
    </w:p>
    <w:p w14:paraId="60B38CF1" w14:textId="77777777" w:rsidR="008C539B" w:rsidRPr="008A2204" w:rsidRDefault="00C12992">
      <w:pPr>
        <w:spacing w:before="18"/>
        <w:ind w:left="2020"/>
        <w:rPr>
          <w:rFonts w:ascii="Courier New" w:hAnsi="Courier New" w:cs="Courier New"/>
          <w:sz w:val="18"/>
        </w:rPr>
      </w:pPr>
      <w:r w:rsidRPr="008A2204">
        <w:rPr>
          <w:rFonts w:ascii="Courier New" w:hAnsi="Courier New" w:cs="Courier New"/>
          <w:w w:val="95"/>
          <w:sz w:val="18"/>
        </w:rPr>
        <w:t xml:space="preserve">GRANT pmsith EXECUTE ON </w:t>
      </w:r>
      <w:r w:rsidRPr="008A2204">
        <w:rPr>
          <w:rFonts w:ascii="Courier New" w:hAnsi="Courier New" w:cs="Courier New"/>
          <w:w w:val="95"/>
          <w:sz w:val="20"/>
        </w:rPr>
        <w:t>verify_function_11G</w:t>
      </w:r>
      <w:r w:rsidRPr="008A2204">
        <w:rPr>
          <w:rFonts w:ascii="Courier New" w:hAnsi="Courier New" w:cs="Courier New"/>
          <w:w w:val="95"/>
          <w:sz w:val="18"/>
        </w:rPr>
        <w:t>;</w:t>
      </w:r>
    </w:p>
    <w:p w14:paraId="6332DA5B" w14:textId="77777777" w:rsidR="008C539B" w:rsidRPr="008A2204" w:rsidRDefault="008C539B">
      <w:pPr>
        <w:pStyle w:val="BodyText"/>
        <w:spacing w:before="7"/>
        <w:rPr>
          <w:rFonts w:ascii="Courier New" w:hAnsi="Courier New" w:cs="Courier New"/>
          <w:sz w:val="18"/>
        </w:rPr>
      </w:pPr>
    </w:p>
    <w:p w14:paraId="30EFC8F9" w14:textId="36AEDE3C" w:rsidR="008C539B" w:rsidRPr="00A27FCD" w:rsidRDefault="00522AA2" w:rsidP="006F7931">
      <w:pPr>
        <w:pStyle w:val="ListParagraph"/>
        <w:numPr>
          <w:ilvl w:val="0"/>
          <w:numId w:val="124"/>
        </w:numPr>
        <w:tabs>
          <w:tab w:val="left" w:pos="2020"/>
        </w:tabs>
        <w:spacing w:before="0" w:line="228" w:lineRule="auto"/>
        <w:ind w:right="784"/>
        <w:rPr>
          <w:rFonts w:ascii="Arial" w:hAnsi="Arial" w:cs="Arial"/>
          <w:sz w:val="20"/>
        </w:rPr>
      </w:pPr>
      <w:r w:rsidRPr="00A27FCD">
        <w:rPr>
          <w:rFonts w:ascii="Arial" w:hAnsi="Arial" w:cs="Arial"/>
          <w:w w:val="95"/>
          <w:sz w:val="20"/>
        </w:rPr>
        <w:t>Trong cấu hình mặc định hoặc profile của người dùng, hãy đặt cài đặt PASSWORD_VERIFY_FUNCTION thành mật khẩu phức tạp trong tập lệnh utlpwdmg.sql hoặc chức năng tùy chỉnh của bạn. Sử dụng một trong các phương pháp sau:</w:t>
      </w:r>
    </w:p>
    <w:p w14:paraId="79FDD238" w14:textId="24217E7D" w:rsidR="008C539B" w:rsidRPr="00A27FCD" w:rsidRDefault="00522AA2" w:rsidP="006F7931">
      <w:pPr>
        <w:pStyle w:val="ListParagraph"/>
        <w:numPr>
          <w:ilvl w:val="1"/>
          <w:numId w:val="124"/>
        </w:numPr>
        <w:tabs>
          <w:tab w:val="left" w:pos="2380"/>
        </w:tabs>
        <w:spacing w:before="125" w:line="228" w:lineRule="auto"/>
        <w:ind w:right="785"/>
        <w:jc w:val="both"/>
        <w:rPr>
          <w:rFonts w:ascii="Arial" w:hAnsi="Arial" w:cs="Arial"/>
          <w:sz w:val="20"/>
        </w:rPr>
      </w:pPr>
      <w:r w:rsidRPr="00A27FCD">
        <w:rPr>
          <w:rFonts w:ascii="Arial" w:hAnsi="Arial" w:cs="Arial"/>
          <w:sz w:val="20"/>
        </w:rPr>
        <w:t>Đăng nhập vào SQL * Plus với quyền quản trị viên và sử dụng câu lệnh CREATE PROFILE hoặc ALTER PROFILE để kích hoạt chức năng. Ví dụ: để cập nhật hồ sơ mặc định để sử dụng hàm verify_function_11G:</w:t>
      </w:r>
    </w:p>
    <w:p w14:paraId="19769F6A" w14:textId="77777777" w:rsidR="008C539B" w:rsidRPr="00A27FCD" w:rsidRDefault="008C539B">
      <w:pPr>
        <w:spacing w:line="228" w:lineRule="auto"/>
        <w:jc w:val="both"/>
        <w:rPr>
          <w:rFonts w:ascii="Arial" w:hAnsi="Arial" w:cs="Arial"/>
          <w:sz w:val="20"/>
        </w:rPr>
        <w:sectPr w:rsidR="008C539B" w:rsidRPr="00A27FCD">
          <w:pgSz w:w="12240" w:h="15840"/>
          <w:pgMar w:top="840" w:right="1060" w:bottom="860" w:left="1100" w:header="549" w:footer="663" w:gutter="0"/>
          <w:cols w:space="720"/>
        </w:sectPr>
      </w:pPr>
    </w:p>
    <w:p w14:paraId="76CE5CBA" w14:textId="77777777" w:rsidR="008C539B" w:rsidRPr="00A27FCD" w:rsidRDefault="008C539B">
      <w:pPr>
        <w:pStyle w:val="BodyText"/>
        <w:spacing w:before="7"/>
        <w:rPr>
          <w:rFonts w:ascii="Arial" w:hAnsi="Arial" w:cs="Arial"/>
          <w:sz w:val="27"/>
        </w:rPr>
      </w:pPr>
    </w:p>
    <w:p w14:paraId="65C846C0" w14:textId="77777777" w:rsidR="008C539B" w:rsidRPr="008A2204" w:rsidRDefault="00C12992">
      <w:pPr>
        <w:spacing w:before="95"/>
        <w:ind w:left="2980"/>
        <w:rPr>
          <w:rFonts w:ascii="Courier New" w:hAnsi="Courier New" w:cs="Courier New"/>
          <w:sz w:val="18"/>
        </w:rPr>
      </w:pPr>
      <w:r w:rsidRPr="008A2204">
        <w:rPr>
          <w:rFonts w:ascii="Courier New" w:hAnsi="Courier New" w:cs="Courier New"/>
          <w:w w:val="95"/>
          <w:sz w:val="18"/>
        </w:rPr>
        <w:t>ALTER PROFILE default LIMIT</w:t>
      </w:r>
    </w:p>
    <w:p w14:paraId="4F4F2544" w14:textId="77777777" w:rsidR="008C539B" w:rsidRPr="008A2204" w:rsidRDefault="00C12992">
      <w:pPr>
        <w:spacing w:before="16"/>
        <w:ind w:left="3072"/>
        <w:rPr>
          <w:rFonts w:ascii="Courier New" w:hAnsi="Courier New" w:cs="Courier New"/>
          <w:sz w:val="18"/>
        </w:rPr>
      </w:pPr>
      <w:r w:rsidRPr="008A2204">
        <w:rPr>
          <w:rFonts w:ascii="Courier New" w:hAnsi="Courier New" w:cs="Courier New"/>
          <w:w w:val="95"/>
          <w:sz w:val="18"/>
        </w:rPr>
        <w:t>PASSWORD_VERIFY_FUNCTION verify_function_11G;</w:t>
      </w:r>
    </w:p>
    <w:p w14:paraId="2A5582A9" w14:textId="77777777" w:rsidR="008C539B" w:rsidRPr="00A27FCD" w:rsidRDefault="008C539B">
      <w:pPr>
        <w:pStyle w:val="BodyText"/>
        <w:spacing w:before="9"/>
        <w:rPr>
          <w:rFonts w:ascii="Arial" w:hAnsi="Arial" w:cs="Arial"/>
          <w:sz w:val="18"/>
        </w:rPr>
      </w:pPr>
    </w:p>
    <w:p w14:paraId="2D8268E2" w14:textId="6C02C334" w:rsidR="008C539B" w:rsidRPr="00A27FCD" w:rsidRDefault="00957864" w:rsidP="006F7931">
      <w:pPr>
        <w:pStyle w:val="ListParagraph"/>
        <w:numPr>
          <w:ilvl w:val="2"/>
          <w:numId w:val="124"/>
        </w:numPr>
        <w:tabs>
          <w:tab w:val="left" w:pos="2980"/>
        </w:tabs>
        <w:spacing w:before="0" w:line="232" w:lineRule="auto"/>
        <w:ind w:right="529"/>
        <w:jc w:val="both"/>
        <w:rPr>
          <w:rFonts w:ascii="Arial" w:hAnsi="Arial" w:cs="Arial"/>
          <w:sz w:val="20"/>
        </w:rPr>
      </w:pPr>
      <w:r w:rsidRPr="00A27FCD">
        <w:rPr>
          <w:rFonts w:ascii="Arial" w:hAnsi="Arial" w:cs="Arial"/>
          <w:sz w:val="20"/>
        </w:rPr>
        <w:t>Trong Oracle Enterprise Manager, hãy vào trang Edit Profiles và sau đó là Complexity, chọn tên của hàm phức tạp mật khẩu từ danh sách hàm Complexity.</w:t>
      </w:r>
    </w:p>
    <w:p w14:paraId="7EFE779F" w14:textId="64674F05" w:rsidR="008C539B" w:rsidRPr="00A27FCD" w:rsidRDefault="00957864">
      <w:pPr>
        <w:pStyle w:val="BodyText"/>
        <w:spacing w:before="111"/>
        <w:ind w:left="2260"/>
        <w:rPr>
          <w:rFonts w:ascii="Arial" w:hAnsi="Arial" w:cs="Arial"/>
        </w:rPr>
      </w:pPr>
      <w:r w:rsidRPr="00A27FCD">
        <w:rPr>
          <w:rFonts w:ascii="Arial" w:hAnsi="Arial" w:cs="Arial"/>
        </w:rPr>
        <w:t>Sau khi bạn đã bật xác minh phức tạp mật khẩu, tính năng này sẽ có hiệu lực ngay lập tức.</w:t>
      </w:r>
    </w:p>
    <w:p w14:paraId="03400095" w14:textId="77777777" w:rsidR="008C539B" w:rsidRPr="00A27FCD" w:rsidRDefault="008D1AB8">
      <w:pPr>
        <w:pStyle w:val="BodyText"/>
        <w:spacing w:before="2"/>
        <w:rPr>
          <w:rFonts w:ascii="Arial" w:hAnsi="Arial" w:cs="Arial"/>
          <w:sz w:val="18"/>
        </w:rPr>
      </w:pPr>
      <w:r>
        <w:rPr>
          <w:rFonts w:ascii="Arial" w:hAnsi="Arial" w:cs="Arial"/>
        </w:rPr>
        <w:pict w14:anchorId="1E99C9F9">
          <v:group id="_x0000_s1562" style="position:absolute;margin-left:204pt;margin-top:13.3pt;width:300pt;height:2.55pt;z-index:2152;mso-wrap-distance-left:0;mso-wrap-distance-right:0;mso-position-horizontal-relative:page" coordorigin="4080,266" coordsize="6000,51">
            <v:line id="_x0000_s1564" style="position:absolute" from="4080,268" to="10080,268" strokeweight=".24pt"/>
            <v:line id="_x0000_s1563" style="position:absolute" from="4080,314" to="10080,314" strokeweight=".08469mm"/>
            <w10:wrap type="topAndBottom" anchorx="page"/>
          </v:group>
        </w:pict>
      </w:r>
    </w:p>
    <w:p w14:paraId="4963044F" w14:textId="79DCE1D3" w:rsidR="008C539B" w:rsidRPr="00A27FCD" w:rsidRDefault="00957864">
      <w:pPr>
        <w:pStyle w:val="BodyText"/>
        <w:spacing w:before="27" w:line="230" w:lineRule="auto"/>
        <w:ind w:left="2979" w:right="1193"/>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Câu lệnh ALTER USER có mệnh đề REPLACE. Với mệnh đề này, người dùng có thể thay đổi mật khẩu chưa hết hạn của mình bằng cách cung cấp mật khẩu trước đó để tự xác thực.</w:t>
      </w:r>
    </w:p>
    <w:p w14:paraId="76A91CAC" w14:textId="4C599384" w:rsidR="008C539B" w:rsidRPr="00A27FCD" w:rsidRDefault="00957864">
      <w:pPr>
        <w:pStyle w:val="BodyText"/>
        <w:spacing w:before="120" w:line="230" w:lineRule="auto"/>
        <w:ind w:left="2979" w:right="1165"/>
        <w:rPr>
          <w:rFonts w:ascii="Arial" w:hAnsi="Arial" w:cs="Arial"/>
        </w:rPr>
      </w:pPr>
      <w:r w:rsidRPr="00A27FCD">
        <w:rPr>
          <w:rFonts w:ascii="Arial" w:hAnsi="Arial" w:cs="Arial"/>
        </w:rPr>
        <w:t>Nếu mật khẩu đã hết hạn, thì người dùng không thể đăng nhập vào SQL để đưa ra lệnh ALTER USER. Thay vào đó, hàm OCIPasswordChange () phải được sử dụng, cũng yêu cầu mật khẩu trước đó.</w:t>
      </w:r>
    </w:p>
    <w:p w14:paraId="50BDD863" w14:textId="4CD9DE62" w:rsidR="008C539B" w:rsidRPr="00A27FCD" w:rsidRDefault="008D1AB8">
      <w:pPr>
        <w:pStyle w:val="BodyText"/>
        <w:spacing w:before="121" w:line="230" w:lineRule="auto"/>
        <w:ind w:left="2979" w:right="1456"/>
        <w:rPr>
          <w:rFonts w:ascii="Arial" w:hAnsi="Arial" w:cs="Arial"/>
        </w:rPr>
      </w:pPr>
      <w:r>
        <w:rPr>
          <w:rFonts w:ascii="Arial" w:hAnsi="Arial" w:cs="Arial"/>
        </w:rPr>
        <w:pict w14:anchorId="0CE60CD5">
          <v:group id="_x0000_s1559" style="position:absolute;left:0;text-align:left;margin-left:204pt;margin-top:47.4pt;width:300pt;height:2.5pt;z-index:2176;mso-wrap-distance-left:0;mso-wrap-distance-right:0;mso-position-horizontal-relative:page" coordorigin="4080,948" coordsize="6000,50">
            <v:line id="_x0000_s1561" style="position:absolute" from="4080,950" to="10080,950" strokeweight=".24pt"/>
            <v:line id="_x0000_s1560" style="position:absolute" from="4080,994" to="10080,994" strokeweight=".24pt"/>
            <w10:wrap type="topAndBottom" anchorx="page"/>
          </v:group>
        </w:pict>
      </w:r>
      <w:r w:rsidR="00957864" w:rsidRPr="00A27FCD">
        <w:rPr>
          <w:rFonts w:ascii="Arial" w:hAnsi="Arial" w:cs="Arial"/>
        </w:rPr>
        <w:t>Người quản trị cơ sở dữ liệu với đặc quyền ALTER ANY USER có thể thay đổi bất kỳ mật khẩu người dùng nào (buộc mật khẩu mới) mà không cung cấp mật khẩu cũ.</w:t>
      </w:r>
    </w:p>
    <w:p w14:paraId="1E232901" w14:textId="77777777" w:rsidR="008C539B" w:rsidRPr="00A27FCD" w:rsidRDefault="008C539B">
      <w:pPr>
        <w:pStyle w:val="BodyText"/>
        <w:spacing w:before="1"/>
        <w:rPr>
          <w:rFonts w:ascii="Arial" w:hAnsi="Arial" w:cs="Arial"/>
          <w:sz w:val="8"/>
        </w:rPr>
      </w:pPr>
    </w:p>
    <w:p w14:paraId="45E8D970" w14:textId="003C4874" w:rsidR="008C539B" w:rsidRPr="00A27FCD" w:rsidRDefault="00957864">
      <w:pPr>
        <w:pStyle w:val="Heading6"/>
        <w:spacing w:before="105"/>
      </w:pPr>
      <w:bookmarkStart w:id="264" w:name="Enabling_or_Disabling_Password_Case_Sens"/>
      <w:bookmarkStart w:id="265" w:name="_bookmark274"/>
      <w:bookmarkStart w:id="266" w:name="_bookmark275"/>
      <w:bookmarkEnd w:id="264"/>
      <w:bookmarkEnd w:id="265"/>
      <w:bookmarkEnd w:id="266"/>
      <w:r w:rsidRPr="00A27FCD">
        <w:t>Bật hoặc tắt Sensitivity</w:t>
      </w:r>
    </w:p>
    <w:p w14:paraId="10EA81DF" w14:textId="547EAA24" w:rsidR="008C539B" w:rsidRPr="00A27FCD" w:rsidRDefault="00957864">
      <w:pPr>
        <w:pStyle w:val="BodyText"/>
        <w:spacing w:before="50"/>
        <w:ind w:left="2260"/>
        <w:rPr>
          <w:rFonts w:ascii="Arial" w:hAnsi="Arial" w:cs="Arial"/>
        </w:rPr>
      </w:pPr>
      <w:r w:rsidRPr="00A27FCD">
        <w:rPr>
          <w:rFonts w:ascii="Arial" w:hAnsi="Arial" w:cs="Arial"/>
        </w:rPr>
        <w:t>Nội dung</w:t>
      </w:r>
      <w:r w:rsidR="00C12992" w:rsidRPr="00A27FCD">
        <w:rPr>
          <w:rFonts w:ascii="Arial" w:hAnsi="Arial" w:cs="Arial"/>
        </w:rPr>
        <w:t>:</w:t>
      </w:r>
    </w:p>
    <w:p w14:paraId="0F84F5DF" w14:textId="6DF4BB2B" w:rsidR="008C539B" w:rsidRPr="00A27FCD" w:rsidRDefault="008D1AB8" w:rsidP="006F7931">
      <w:pPr>
        <w:pStyle w:val="ListParagraph"/>
        <w:numPr>
          <w:ilvl w:val="0"/>
          <w:numId w:val="123"/>
        </w:numPr>
        <w:tabs>
          <w:tab w:val="left" w:pos="2620"/>
        </w:tabs>
        <w:rPr>
          <w:rFonts w:ascii="Arial" w:hAnsi="Arial" w:cs="Arial"/>
          <w:sz w:val="20"/>
        </w:rPr>
      </w:pPr>
      <w:hyperlink w:anchor="_bookmark276" w:history="1">
        <w:r w:rsidR="00957864" w:rsidRPr="00A27FCD">
          <w:rPr>
            <w:rFonts w:ascii="Arial" w:hAnsi="Arial" w:cs="Arial"/>
            <w:color w:val="0000CC"/>
            <w:sz w:val="20"/>
          </w:rPr>
          <w:t>Giới</w:t>
        </w:r>
      </w:hyperlink>
      <w:r w:rsidR="00957864" w:rsidRPr="00A27FCD">
        <w:rPr>
          <w:rFonts w:ascii="Arial" w:hAnsi="Arial" w:cs="Arial"/>
          <w:color w:val="0000CC"/>
          <w:sz w:val="20"/>
        </w:rPr>
        <w:t xml:space="preserve"> thiệu về bật và tắt sensitivity</w:t>
      </w:r>
    </w:p>
    <w:p w14:paraId="7AD925C7" w14:textId="1C2C0186" w:rsidR="008C539B" w:rsidRPr="00A27FCD" w:rsidRDefault="008D1AB8" w:rsidP="006F7931">
      <w:pPr>
        <w:pStyle w:val="ListParagraph"/>
        <w:numPr>
          <w:ilvl w:val="0"/>
          <w:numId w:val="123"/>
        </w:numPr>
        <w:tabs>
          <w:tab w:val="left" w:pos="2620"/>
        </w:tabs>
        <w:spacing w:before="112"/>
        <w:rPr>
          <w:rFonts w:ascii="Arial" w:hAnsi="Arial" w:cs="Arial"/>
          <w:sz w:val="20"/>
        </w:rPr>
      </w:pPr>
      <w:hyperlink w:anchor="_bookmark281" w:history="1">
        <w:r w:rsidR="00957864" w:rsidRPr="00A27FCD">
          <w:rPr>
            <w:rFonts w:ascii="Arial" w:hAnsi="Arial" w:cs="Arial"/>
            <w:color w:val="0000CC"/>
            <w:sz w:val="20"/>
          </w:rPr>
          <w:t>Thủ</w:t>
        </w:r>
      </w:hyperlink>
      <w:r w:rsidR="00957864" w:rsidRPr="00A27FCD">
        <w:rPr>
          <w:rFonts w:ascii="Arial" w:hAnsi="Arial" w:cs="Arial"/>
          <w:color w:val="0000CC"/>
          <w:sz w:val="20"/>
        </w:rPr>
        <w:t xml:space="preserve"> tục kích hoạt</w:t>
      </w:r>
    </w:p>
    <w:p w14:paraId="778B4537" w14:textId="1369BDB4" w:rsidR="008C539B" w:rsidRPr="00A27FCD" w:rsidRDefault="008D1AB8" w:rsidP="006F7931">
      <w:pPr>
        <w:pStyle w:val="ListParagraph"/>
        <w:numPr>
          <w:ilvl w:val="0"/>
          <w:numId w:val="123"/>
        </w:numPr>
        <w:tabs>
          <w:tab w:val="left" w:pos="2620"/>
        </w:tabs>
        <w:rPr>
          <w:rFonts w:ascii="Arial" w:hAnsi="Arial" w:cs="Arial"/>
          <w:sz w:val="20"/>
        </w:rPr>
      </w:pPr>
      <w:hyperlink w:anchor="_bookmark283" w:history="1">
        <w:r w:rsidR="00957864" w:rsidRPr="00A27FCD">
          <w:rPr>
            <w:rFonts w:ascii="Arial" w:hAnsi="Arial" w:cs="Arial"/>
            <w:color w:val="0000CC"/>
            <w:sz w:val="20"/>
          </w:rPr>
          <w:t>Tìm</w:t>
        </w:r>
      </w:hyperlink>
      <w:r w:rsidR="00957864" w:rsidRPr="00A27FCD">
        <w:rPr>
          <w:rFonts w:ascii="Arial" w:hAnsi="Arial" w:cs="Arial"/>
          <w:color w:val="0000CC"/>
          <w:sz w:val="20"/>
        </w:rPr>
        <w:t xml:space="preserve"> phiên bản mật khẩu và tài khoản của người dùng</w:t>
      </w:r>
    </w:p>
    <w:p w14:paraId="34EB4DFC" w14:textId="2812D326" w:rsidR="008C539B" w:rsidRPr="00A27FCD" w:rsidRDefault="008D1AB8" w:rsidP="006F7931">
      <w:pPr>
        <w:pStyle w:val="ListParagraph"/>
        <w:numPr>
          <w:ilvl w:val="0"/>
          <w:numId w:val="123"/>
        </w:numPr>
        <w:tabs>
          <w:tab w:val="left" w:pos="2620"/>
        </w:tabs>
        <w:spacing w:before="112"/>
        <w:rPr>
          <w:rFonts w:ascii="Arial" w:hAnsi="Arial" w:cs="Arial"/>
          <w:sz w:val="20"/>
        </w:rPr>
      </w:pPr>
      <w:hyperlink w:anchor="_bookmark285" w:history="1">
        <w:r w:rsidR="00C12992" w:rsidRPr="00A27FCD">
          <w:rPr>
            <w:rFonts w:ascii="Arial" w:hAnsi="Arial" w:cs="Arial"/>
            <w:color w:val="0000CC"/>
            <w:sz w:val="20"/>
          </w:rPr>
          <w:t>Sensitivity</w:t>
        </w:r>
      </w:hyperlink>
      <w:r w:rsidR="00957864" w:rsidRPr="00A27FCD">
        <w:rPr>
          <w:rFonts w:ascii="Arial" w:hAnsi="Arial" w:cs="Arial"/>
          <w:color w:val="0000CC"/>
          <w:sz w:val="20"/>
        </w:rPr>
        <w:t xml:space="preserve"> ảnh hưởng đến file mật khẩu như thế nào</w:t>
      </w:r>
    </w:p>
    <w:p w14:paraId="421B91E4" w14:textId="61F867DA" w:rsidR="008C539B" w:rsidRPr="00A27FCD" w:rsidRDefault="008D1AB8" w:rsidP="006F7931">
      <w:pPr>
        <w:pStyle w:val="ListParagraph"/>
        <w:numPr>
          <w:ilvl w:val="0"/>
          <w:numId w:val="123"/>
        </w:numPr>
        <w:tabs>
          <w:tab w:val="left" w:pos="2620"/>
        </w:tabs>
        <w:rPr>
          <w:rFonts w:ascii="Arial" w:hAnsi="Arial" w:cs="Arial"/>
          <w:sz w:val="20"/>
        </w:rPr>
      </w:pPr>
      <w:hyperlink w:anchor="_bookmark288" w:history="1">
        <w:r w:rsidR="00957864" w:rsidRPr="00A27FCD">
          <w:rPr>
            <w:rFonts w:ascii="Arial" w:hAnsi="Arial" w:cs="Arial"/>
            <w:color w:val="0000CC"/>
            <w:sz w:val="20"/>
          </w:rPr>
          <w:t>Làm thế nào sensitivity ảnh hưởng đến tài khoản tạo cho kết nối cơ sở dữ liệu liên kết</w:t>
        </w:r>
      </w:hyperlink>
    </w:p>
    <w:p w14:paraId="36B8AD66" w14:textId="77777777" w:rsidR="008C539B" w:rsidRPr="00A27FCD" w:rsidRDefault="008C539B">
      <w:pPr>
        <w:pStyle w:val="BodyText"/>
        <w:spacing w:before="2"/>
        <w:rPr>
          <w:rFonts w:ascii="Arial" w:hAnsi="Arial" w:cs="Arial"/>
          <w:sz w:val="22"/>
        </w:rPr>
      </w:pPr>
    </w:p>
    <w:p w14:paraId="65E0E62A" w14:textId="561DCA2C" w:rsidR="008C539B" w:rsidRPr="00A27FCD" w:rsidRDefault="00957864">
      <w:pPr>
        <w:pStyle w:val="Heading7"/>
        <w:ind w:left="2260"/>
        <w:rPr>
          <w:rFonts w:ascii="Arial" w:hAnsi="Arial" w:cs="Arial"/>
        </w:rPr>
      </w:pPr>
      <w:bookmarkStart w:id="267" w:name="_bookmark276"/>
      <w:bookmarkEnd w:id="267"/>
      <w:r w:rsidRPr="00A27FCD">
        <w:rPr>
          <w:rFonts w:ascii="Arial" w:hAnsi="Arial" w:cs="Arial"/>
        </w:rPr>
        <w:t xml:space="preserve">Giới thiệu về kích hoạt hoặc vô hiệu hóa sensitivity </w:t>
      </w:r>
    </w:p>
    <w:p w14:paraId="7FEAB75D" w14:textId="38CE0FA8" w:rsidR="008C539B" w:rsidRPr="00A27FCD" w:rsidRDefault="00957864">
      <w:pPr>
        <w:pStyle w:val="BodyText"/>
        <w:spacing w:before="53" w:line="230" w:lineRule="auto"/>
        <w:ind w:left="2259" w:right="102"/>
        <w:rPr>
          <w:rFonts w:ascii="Arial" w:hAnsi="Arial" w:cs="Arial"/>
        </w:rPr>
      </w:pPr>
      <w:r w:rsidRPr="00A27FCD">
        <w:rPr>
          <w:rFonts w:ascii="Arial" w:hAnsi="Arial" w:cs="Arial"/>
        </w:rPr>
        <w:t>Khi bạn tạo hoặc sửa đổi tài khoản người dùng, theo mặc định, mật khẩu phân biệt chữ hoa chữ thường. Để kiểm soát việc sử dụng Sensitivity của chữ trong mật khẩu, hãy đặt tham số khởi tạo SEC_CASE_SENSITIVE_LOGON. Chỉ những người dùng có đặc quyền ALTER SYSTEM mới có thể đặt tham số SEC_CASE_SENSITIVE_LOGON. Đặt nó thành TRUE để cho phép độ nhạy trường hợp hoặc FALSE để vô hiệu hóa độ nhạy trường hợp.</w:t>
      </w:r>
    </w:p>
    <w:p w14:paraId="6A897061" w14:textId="2172AD2C" w:rsidR="008C539B" w:rsidRPr="00A27FCD" w:rsidRDefault="00957864">
      <w:pPr>
        <w:pStyle w:val="BodyText"/>
        <w:spacing w:before="114" w:line="232" w:lineRule="auto"/>
        <w:ind w:left="2260"/>
        <w:rPr>
          <w:rFonts w:ascii="Arial" w:hAnsi="Arial" w:cs="Arial"/>
        </w:rPr>
      </w:pPr>
      <w:r w:rsidRPr="00A27FCD">
        <w:rPr>
          <w:rFonts w:ascii="Arial" w:hAnsi="Arial" w:cs="Arial"/>
        </w:rPr>
        <w:t>Để bảo mật tốt hơn, Oracle khuyến cáo bạn nên bật Sensitivity trong mật khẩu. Tuy nhiên, nếu bạn có vấn đề tương thích với các ứng dụng của mình, bạn có thể sử dụng tham số này để vô hiệu hóa Sensitivity của mật khẩu. Ví dụ về các vấn đề tương thích ứng dụng là mật khẩu cho các ứng dụng của bạn được mã hóa cứng để phân biệt chữ hoa chữ thường, hoặc các mô-đun ứng dụng khác nhau không nhất quán về độ nhạy trường hợp khi gửi thông tin đăng nhập để bắt đầu phiên cơ sở dữ liệu.</w:t>
      </w:r>
    </w:p>
    <w:p w14:paraId="35A93459" w14:textId="295D47E4" w:rsidR="008C539B" w:rsidRPr="00A27FCD" w:rsidRDefault="00957864">
      <w:pPr>
        <w:pStyle w:val="BodyText"/>
        <w:spacing w:before="116" w:line="230" w:lineRule="auto"/>
        <w:ind w:left="2259" w:right="87"/>
        <w:rPr>
          <w:rFonts w:ascii="Arial" w:hAnsi="Arial" w:cs="Arial"/>
        </w:rPr>
      </w:pPr>
      <w:r w:rsidRPr="00A27FCD">
        <w:rPr>
          <w:rFonts w:ascii="Arial" w:hAnsi="Arial" w:cs="Arial"/>
          <w:w w:val="95"/>
        </w:rPr>
        <w:t>Không đặt tham số SEC_CASE_SENSITIVE_LOGON thành FALSE khi chế độ exclusive được bật (tham số SQLNET.ALLOWED_LOGON_VERSION được đặt thành 11), vì trình xác minh an toàn hơn được sử dụng trong chế độ exclusive chỉ hỗ trợ kiểm tra mật khẩu phân biệt chữ hoa chữ thường. Vì lý do tương thích, Oracle Database không ngăn cản việc sử dụng cài đặt FALSE cho SEC_CASE_SENSITIVE_LOGON khi tham số SQLNET.ALLOWED_LOGON_ VERSION được đặt thành 11. Điều này có thể khiến tài khoản không thể truy cập được nếu các cài đặt này có hiệu lực khi người dùng thay đổi mật khẩu hoặc bạn tạo tài khoản người dùng mới.</w:t>
      </w:r>
    </w:p>
    <w:p w14:paraId="3749FE85"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2CB5F308" w14:textId="77777777" w:rsidR="008C539B" w:rsidRPr="00A27FCD" w:rsidRDefault="008C539B">
      <w:pPr>
        <w:pStyle w:val="BodyText"/>
        <w:spacing w:before="11"/>
        <w:rPr>
          <w:rFonts w:ascii="Arial" w:hAnsi="Arial" w:cs="Arial"/>
          <w:sz w:val="24"/>
        </w:rPr>
      </w:pPr>
    </w:p>
    <w:p w14:paraId="5B395505" w14:textId="0C094FF6" w:rsidR="008C539B" w:rsidRPr="00A27FCD" w:rsidRDefault="00C53236">
      <w:pPr>
        <w:pStyle w:val="Heading7"/>
        <w:spacing w:before="104"/>
        <w:rPr>
          <w:rFonts w:ascii="Arial" w:hAnsi="Arial" w:cs="Arial"/>
        </w:rPr>
      </w:pPr>
      <w:bookmarkStart w:id="268" w:name="_bookmark281"/>
      <w:bookmarkEnd w:id="268"/>
      <w:r w:rsidRPr="00A27FCD">
        <w:rPr>
          <w:rFonts w:ascii="Arial" w:hAnsi="Arial" w:cs="Arial"/>
        </w:rPr>
        <w:t>Quy trình cho phép kích hoạt Sensitivity mật khẩu</w:t>
      </w:r>
    </w:p>
    <w:p w14:paraId="417F75DC" w14:textId="1A44D1BF" w:rsidR="008C539B" w:rsidRPr="00A27FCD" w:rsidRDefault="00C53236">
      <w:pPr>
        <w:pStyle w:val="BodyText"/>
        <w:spacing w:before="45"/>
        <w:ind w:left="1660"/>
        <w:rPr>
          <w:rFonts w:ascii="Arial" w:hAnsi="Arial" w:cs="Arial"/>
        </w:rPr>
      </w:pPr>
      <w:r w:rsidRPr="00A27FCD">
        <w:rPr>
          <w:rFonts w:ascii="Arial" w:hAnsi="Arial" w:cs="Arial"/>
        </w:rPr>
        <w:t>Để bật Sensitivity của chữ trong mật khẩu:</w:t>
      </w:r>
    </w:p>
    <w:p w14:paraId="1A3769C8" w14:textId="504B3C76" w:rsidR="008C539B" w:rsidRPr="00A27FCD" w:rsidRDefault="00C53236" w:rsidP="006F7931">
      <w:pPr>
        <w:pStyle w:val="ListParagraph"/>
        <w:numPr>
          <w:ilvl w:val="0"/>
          <w:numId w:val="122"/>
        </w:numPr>
        <w:tabs>
          <w:tab w:val="left" w:pos="2020"/>
        </w:tabs>
        <w:spacing w:before="112" w:line="246" w:lineRule="exact"/>
        <w:rPr>
          <w:rFonts w:ascii="Arial" w:hAnsi="Arial" w:cs="Arial"/>
        </w:rPr>
      </w:pPr>
      <w:r w:rsidRPr="00A27FCD">
        <w:rPr>
          <w:rFonts w:ascii="Arial" w:hAnsi="Arial" w:cs="Arial"/>
          <w:sz w:val="20"/>
        </w:rPr>
        <w:t>Nếu bạn đang sử dụng tệp mật khẩu, hãy đảm bảo rằng tệp được tạo bằng tham số IGNORECASE được đặt thành N.</w:t>
      </w:r>
    </w:p>
    <w:p w14:paraId="5AE1D3E7" w14:textId="6364EFE2" w:rsidR="008C539B" w:rsidRPr="00A27FCD" w:rsidRDefault="00C53236">
      <w:pPr>
        <w:pStyle w:val="BodyText"/>
        <w:spacing w:before="115" w:line="230" w:lineRule="auto"/>
        <w:ind w:left="2019" w:right="947"/>
        <w:rPr>
          <w:rFonts w:ascii="Arial" w:hAnsi="Arial" w:cs="Arial"/>
        </w:rPr>
      </w:pPr>
      <w:r w:rsidRPr="00A27FCD">
        <w:rPr>
          <w:rFonts w:ascii="Arial" w:hAnsi="Arial" w:cs="Arial"/>
          <w:w w:val="90"/>
        </w:rPr>
        <w:t>Tham số IGNORECASE ghi đè tham số SEC_CASE_SENSITIVE_LOGON. Theo mặc định, IGNORECASE được đặt thành Y, có nghĩa là mật khẩu được coi là không phân biệt chữ hoa chữ thường. Để biết thêm thông tin về tệp mật khẩu, hãy xem Hướng dẫn của quản trị viên cơ sở dữ liệu Oracle.</w:t>
      </w:r>
    </w:p>
    <w:p w14:paraId="248B323E" w14:textId="37089480" w:rsidR="008C539B" w:rsidRPr="00A27FCD" w:rsidRDefault="00C53236" w:rsidP="006F7931">
      <w:pPr>
        <w:pStyle w:val="ListParagraph"/>
        <w:numPr>
          <w:ilvl w:val="0"/>
          <w:numId w:val="122"/>
        </w:numPr>
        <w:tabs>
          <w:tab w:val="left" w:pos="2020"/>
        </w:tabs>
        <w:rPr>
          <w:rFonts w:ascii="Arial" w:hAnsi="Arial" w:cs="Arial"/>
          <w:sz w:val="20"/>
        </w:rPr>
      </w:pPr>
      <w:r w:rsidRPr="00A27FCD">
        <w:rPr>
          <w:rFonts w:ascii="Arial" w:hAnsi="Arial" w:cs="Arial"/>
          <w:sz w:val="20"/>
        </w:rPr>
        <w:t>Nhập câu lệnh ALTER SYSTEM sau đây:</w:t>
      </w:r>
    </w:p>
    <w:p w14:paraId="0B132887" w14:textId="77777777" w:rsidR="008C539B" w:rsidRPr="008A2204" w:rsidRDefault="00C12992">
      <w:pPr>
        <w:spacing w:before="137"/>
        <w:ind w:left="2020"/>
        <w:rPr>
          <w:rFonts w:ascii="Courier New" w:hAnsi="Courier New" w:cs="Courier New"/>
          <w:sz w:val="18"/>
        </w:rPr>
      </w:pPr>
      <w:r w:rsidRPr="008A2204">
        <w:rPr>
          <w:rFonts w:ascii="Courier New" w:hAnsi="Courier New" w:cs="Courier New"/>
          <w:w w:val="95"/>
          <w:sz w:val="18"/>
        </w:rPr>
        <w:t>ALTER SYSTEM SET SEC_CASE_SENSITIVE_LOGON = TRUE</w:t>
      </w:r>
    </w:p>
    <w:p w14:paraId="790678C3" w14:textId="77777777" w:rsidR="008C539B" w:rsidRPr="008A2204" w:rsidRDefault="008C539B">
      <w:pPr>
        <w:pStyle w:val="BodyText"/>
        <w:rPr>
          <w:rFonts w:ascii="Courier New" w:hAnsi="Courier New" w:cs="Courier New"/>
          <w:sz w:val="24"/>
        </w:rPr>
      </w:pPr>
    </w:p>
    <w:p w14:paraId="0853DA1D" w14:textId="11FF9131" w:rsidR="008C539B" w:rsidRPr="00A27FCD" w:rsidRDefault="00C53236">
      <w:pPr>
        <w:pStyle w:val="Heading7"/>
        <w:rPr>
          <w:rFonts w:ascii="Arial" w:hAnsi="Arial" w:cs="Arial"/>
        </w:rPr>
      </w:pPr>
      <w:bookmarkStart w:id="269" w:name="_bookmark283"/>
      <w:bookmarkStart w:id="270" w:name="_bookmark284"/>
      <w:bookmarkEnd w:id="269"/>
      <w:bookmarkEnd w:id="270"/>
      <w:r w:rsidRPr="00A27FCD">
        <w:rPr>
          <w:rFonts w:ascii="Arial" w:hAnsi="Arial" w:cs="Arial"/>
        </w:rPr>
        <w:t>Tìm phiên bản mật khẩu của tài khoản người dùng</w:t>
      </w:r>
    </w:p>
    <w:p w14:paraId="13E33506" w14:textId="171A3371" w:rsidR="008C539B" w:rsidRPr="00A27FCD" w:rsidRDefault="00C53236">
      <w:pPr>
        <w:pStyle w:val="BodyText"/>
        <w:spacing w:before="53" w:line="230" w:lineRule="auto"/>
        <w:ind w:left="1660" w:right="773"/>
        <w:rPr>
          <w:rFonts w:ascii="Arial" w:hAnsi="Arial" w:cs="Arial"/>
        </w:rPr>
      </w:pPr>
      <w:r w:rsidRPr="00A27FCD">
        <w:rPr>
          <w:rFonts w:ascii="Arial" w:hAnsi="Arial" w:cs="Arial"/>
        </w:rPr>
        <w:t>Trong các bản phát hành trước của Cơ sở dữ liệu Oracle, mật khẩu không phân biệt chữ hoa chữ thường. Nếu bạn nhập tài khoản người dùng từ bản phát hành trước, ví dụ, Bản phát hành 10g, vào bản phát hành cơ sở dữ liệu hiện tại, mật khẩu vẫn không phân biệt chữ hoa chữ thường cho đến khi người dùng thay đổi mật khẩu của họ. Nếu tài khoản đã được cấp đặc quyền SYSDBA hoặc SYSOPER, nó sẽ được nhập vào tệp mật khẩu. (Xem "Làm thế nào trường hợp nhạy cảm ảnh hưởng đến tập tin mật khẩu" trên trang 3-14 để biết thêm thông tin.) Khi một mật khẩu từ một tài khoản người dùng từ bản phát hành trước đó được thay đổi, nó sau đó trở thành Sensitivity.</w:t>
      </w:r>
    </w:p>
    <w:p w14:paraId="0E75DA49" w14:textId="64F64761" w:rsidR="008C539B" w:rsidRPr="00A27FCD" w:rsidRDefault="00C53236">
      <w:pPr>
        <w:pStyle w:val="BodyText"/>
        <w:spacing w:before="127" w:line="230" w:lineRule="auto"/>
        <w:ind w:left="1659" w:right="837"/>
        <w:jc w:val="both"/>
        <w:rPr>
          <w:rFonts w:ascii="Arial" w:hAnsi="Arial" w:cs="Arial"/>
        </w:rPr>
      </w:pPr>
      <w:r w:rsidRPr="00A27FCD">
        <w:rPr>
          <w:rFonts w:ascii="Arial" w:hAnsi="Arial" w:cs="Arial"/>
          <w:spacing w:val="-6"/>
        </w:rPr>
        <w:t>Bạn có thể tìm người dùng có mật khẩu phân biệt chữ hoa chữ thường hoặc chữ hoa chữ thường bằng cách truy vấn chế độ xem DBA_USERS. Cột PASSWORD_VERSIONS trong khung nhìn này cho biết bản phát hành đã tạo mật khẩu. Ví dụ:</w:t>
      </w:r>
    </w:p>
    <w:p w14:paraId="5A43D159"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SELECT USERNAME,PASSWORD_VERSIONS FROM</w:t>
      </w:r>
      <w:r w:rsidRPr="008A2204">
        <w:rPr>
          <w:rFonts w:ascii="Courier New" w:hAnsi="Courier New" w:cs="Courier New"/>
          <w:spacing w:val="-67"/>
          <w:w w:val="95"/>
          <w:sz w:val="18"/>
        </w:rPr>
        <w:t xml:space="preserve"> </w:t>
      </w:r>
      <w:r w:rsidRPr="008A2204">
        <w:rPr>
          <w:rFonts w:ascii="Courier New" w:hAnsi="Courier New" w:cs="Courier New"/>
          <w:w w:val="95"/>
          <w:sz w:val="18"/>
        </w:rPr>
        <w:t>DBA_USERS;</w:t>
      </w:r>
    </w:p>
    <w:p w14:paraId="76C33153" w14:textId="77777777" w:rsidR="008C539B" w:rsidRPr="008A2204" w:rsidRDefault="008C539B">
      <w:pPr>
        <w:pStyle w:val="BodyText"/>
        <w:spacing w:before="10"/>
        <w:rPr>
          <w:rFonts w:ascii="Courier New" w:hAnsi="Courier New" w:cs="Courier New"/>
        </w:rPr>
      </w:pPr>
    </w:p>
    <w:p w14:paraId="39482FDE"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0"/>
          <w:sz w:val="18"/>
        </w:rPr>
        <w:t>USERNAME</w:t>
      </w:r>
      <w:r w:rsidRPr="008A2204">
        <w:rPr>
          <w:rFonts w:ascii="Courier New" w:hAnsi="Courier New" w:cs="Courier New"/>
          <w:w w:val="90"/>
          <w:sz w:val="18"/>
        </w:rPr>
        <w:tab/>
      </w:r>
      <w:r w:rsidRPr="008A2204">
        <w:rPr>
          <w:rFonts w:ascii="Courier New" w:hAnsi="Courier New" w:cs="Courier New"/>
          <w:w w:val="95"/>
          <w:sz w:val="18"/>
        </w:rPr>
        <w:t>PASSWORD_VERSIONS</w:t>
      </w:r>
    </w:p>
    <w:p w14:paraId="21613516" w14:textId="77777777" w:rsidR="008C539B" w:rsidRPr="008A2204" w:rsidRDefault="00C12992">
      <w:pPr>
        <w:tabs>
          <w:tab w:val="left" w:pos="4531"/>
        </w:tabs>
        <w:spacing w:before="16" w:line="259" w:lineRule="auto"/>
        <w:ind w:left="1660" w:right="397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JONES</w:t>
      </w:r>
      <w:r w:rsidRPr="008A2204">
        <w:rPr>
          <w:rFonts w:ascii="Courier New" w:hAnsi="Courier New" w:cs="Courier New"/>
          <w:w w:val="95"/>
          <w:sz w:val="18"/>
        </w:rPr>
        <w:tab/>
        <w:t>10G</w:t>
      </w:r>
      <w:r w:rsidRPr="008A2204">
        <w:rPr>
          <w:rFonts w:ascii="Courier New" w:hAnsi="Courier New" w:cs="Courier New"/>
          <w:spacing w:val="-17"/>
          <w:w w:val="95"/>
          <w:sz w:val="18"/>
        </w:rPr>
        <w:t xml:space="preserve"> </w:t>
      </w:r>
      <w:r w:rsidRPr="008A2204">
        <w:rPr>
          <w:rFonts w:ascii="Courier New" w:hAnsi="Courier New" w:cs="Courier New"/>
          <w:w w:val="95"/>
          <w:sz w:val="18"/>
        </w:rPr>
        <w:t>11G</w:t>
      </w:r>
    </w:p>
    <w:p w14:paraId="293E53E0"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5"/>
          <w:sz w:val="18"/>
        </w:rPr>
        <w:t>ADAMS</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57248BC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CLARK</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3012E4C7"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0"/>
          <w:sz w:val="18"/>
        </w:rPr>
        <w:t>PRESTON</w:t>
      </w:r>
      <w:r w:rsidRPr="008A2204">
        <w:rPr>
          <w:rFonts w:ascii="Courier New" w:hAnsi="Courier New" w:cs="Courier New"/>
          <w:w w:val="90"/>
          <w:sz w:val="18"/>
        </w:rPr>
        <w:tab/>
      </w:r>
      <w:r w:rsidRPr="008A2204">
        <w:rPr>
          <w:rFonts w:ascii="Courier New" w:hAnsi="Courier New" w:cs="Courier New"/>
          <w:w w:val="95"/>
          <w:sz w:val="18"/>
        </w:rPr>
        <w:t>11G</w:t>
      </w:r>
    </w:p>
    <w:p w14:paraId="5FDF627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BLAKE</w:t>
      </w:r>
      <w:r w:rsidRPr="008A2204">
        <w:rPr>
          <w:rFonts w:ascii="Courier New" w:hAnsi="Courier New" w:cs="Courier New"/>
          <w:w w:val="95"/>
          <w:sz w:val="18"/>
        </w:rPr>
        <w:tab/>
        <w:t>10G</w:t>
      </w:r>
    </w:p>
    <w:p w14:paraId="17D11D3D" w14:textId="77777777" w:rsidR="008C539B" w:rsidRPr="00A27FCD" w:rsidRDefault="008C539B">
      <w:pPr>
        <w:pStyle w:val="BodyText"/>
        <w:rPr>
          <w:rFonts w:ascii="Arial" w:hAnsi="Arial" w:cs="Arial"/>
          <w:sz w:val="19"/>
        </w:rPr>
      </w:pPr>
    </w:p>
    <w:p w14:paraId="4C5B74DE" w14:textId="038E8A49" w:rsidR="008C539B" w:rsidRPr="00A27FCD" w:rsidRDefault="00C53236">
      <w:pPr>
        <w:pStyle w:val="BodyText"/>
        <w:spacing w:line="230" w:lineRule="auto"/>
        <w:ind w:left="1659" w:right="700"/>
        <w:rPr>
          <w:rFonts w:ascii="Arial" w:hAnsi="Arial" w:cs="Arial"/>
        </w:rPr>
      </w:pPr>
      <w:r w:rsidRPr="00A27FCD">
        <w:rPr>
          <w:rFonts w:ascii="Arial" w:hAnsi="Arial" w:cs="Arial"/>
        </w:rPr>
        <w:t>Mật khẩu cho các tài khoản jones, adams, và clark ban đầu được tạo ra trong Release 10g và sau đó thiết lập lại trong Release 11g. Mật khẩu của họ, giả định độ nhạy trường hợp đã được kích hoạt, bây giờ là trường hợp nhạy cảm, như là mật khẩu cho preston. Tuy nhiên, tài khoản cho blake vẫn đang sử dụng tiêu chuẩn Release 10g, vì vậy nó không phân biệt chữ hoa chữ thường. Yêu cầu anh ta đặt lại mật khẩu của mình để mật khẩu có phân biệt chữ hoa chữ thường và do đó bảo mật hơn.</w:t>
      </w:r>
    </w:p>
    <w:p w14:paraId="6B9F3BF7" w14:textId="5985D48F" w:rsidR="008C539B" w:rsidRPr="00A27FCD" w:rsidRDefault="00C53236">
      <w:pPr>
        <w:spacing w:before="109"/>
        <w:ind w:left="1660"/>
        <w:rPr>
          <w:rFonts w:ascii="Arial" w:hAnsi="Arial" w:cs="Arial"/>
          <w:sz w:val="20"/>
        </w:rPr>
      </w:pPr>
      <w:r w:rsidRPr="00A27FCD">
        <w:rPr>
          <w:rFonts w:ascii="Arial" w:hAnsi="Arial" w:cs="Arial"/>
          <w:sz w:val="20"/>
        </w:rPr>
        <w:t>Xem Tham khảo Oracle Database Reference để biết thêm thông tin về DBA_USERS view.</w:t>
      </w:r>
    </w:p>
    <w:p w14:paraId="56CC7255" w14:textId="77777777" w:rsidR="008C539B" w:rsidRPr="00A27FCD" w:rsidRDefault="008C539B">
      <w:pPr>
        <w:pStyle w:val="BodyText"/>
        <w:spacing w:before="10"/>
        <w:rPr>
          <w:rFonts w:ascii="Arial" w:hAnsi="Arial" w:cs="Arial"/>
          <w:sz w:val="21"/>
        </w:rPr>
      </w:pPr>
    </w:p>
    <w:p w14:paraId="7C4B0D9A" w14:textId="7DBFD768" w:rsidR="008C539B" w:rsidRPr="00A27FCD" w:rsidRDefault="00C53236">
      <w:pPr>
        <w:pStyle w:val="Heading7"/>
        <w:spacing w:before="1"/>
        <w:rPr>
          <w:rFonts w:ascii="Arial" w:hAnsi="Arial" w:cs="Arial"/>
        </w:rPr>
      </w:pPr>
      <w:bookmarkStart w:id="271" w:name="_bookmark285"/>
      <w:bookmarkEnd w:id="271"/>
      <w:r w:rsidRPr="00A27FCD">
        <w:rPr>
          <w:rFonts w:ascii="Arial" w:hAnsi="Arial" w:cs="Arial"/>
        </w:rPr>
        <w:t>Làm thế nào Sensitivity ảnh hưởng đến tập tin mật khẩu</w:t>
      </w:r>
    </w:p>
    <w:p w14:paraId="6655CE45" w14:textId="6F1DCC81" w:rsidR="008C539B" w:rsidRPr="00A27FCD" w:rsidRDefault="00C53236">
      <w:pPr>
        <w:pStyle w:val="BodyText"/>
        <w:spacing w:before="55" w:line="228" w:lineRule="auto"/>
        <w:ind w:left="1659" w:right="848"/>
        <w:rPr>
          <w:rFonts w:ascii="Arial" w:hAnsi="Arial" w:cs="Arial"/>
        </w:rPr>
      </w:pPr>
      <w:r w:rsidRPr="00A27FCD">
        <w:rPr>
          <w:rFonts w:ascii="Arial" w:hAnsi="Arial" w:cs="Arial"/>
          <w:spacing w:val="-6"/>
        </w:rPr>
        <w:t xml:space="preserve">Bạn có thể bật hoặc tắt tính </w:t>
      </w:r>
      <w:r w:rsidR="00C73584" w:rsidRPr="00A27FCD">
        <w:rPr>
          <w:rFonts w:ascii="Arial" w:hAnsi="Arial" w:cs="Arial"/>
          <w:spacing w:val="-6"/>
        </w:rPr>
        <w:t xml:space="preserve">sensitivity </w:t>
      </w:r>
      <w:r w:rsidRPr="00A27FCD">
        <w:rPr>
          <w:rFonts w:ascii="Arial" w:hAnsi="Arial" w:cs="Arial"/>
          <w:spacing w:val="-6"/>
        </w:rPr>
        <w:t xml:space="preserve">cho các tệp mật khẩu bằng cách sử dụng đối số ignorecase trong tiện ích </w:t>
      </w:r>
      <w:r w:rsidR="00C73584" w:rsidRPr="00A27FCD">
        <w:rPr>
          <w:rFonts w:ascii="Arial" w:hAnsi="Arial" w:cs="Arial"/>
          <w:spacing w:val="-6"/>
        </w:rPr>
        <w:t xml:space="preserve">bằng </w:t>
      </w:r>
      <w:r w:rsidRPr="00A27FCD">
        <w:rPr>
          <w:rFonts w:ascii="Arial" w:hAnsi="Arial" w:cs="Arial"/>
          <w:spacing w:val="-6"/>
        </w:rPr>
        <w:t xml:space="preserve">dòng lệnh ORAPWD. Giá trị mặc định cho ignorecase là n (không), thực thi </w:t>
      </w:r>
      <w:r w:rsidR="00C73584" w:rsidRPr="00A27FCD">
        <w:rPr>
          <w:rFonts w:ascii="Arial" w:hAnsi="Arial" w:cs="Arial"/>
          <w:spacing w:val="-6"/>
        </w:rPr>
        <w:t>sensitivity</w:t>
      </w:r>
      <w:r w:rsidR="00C12992" w:rsidRPr="00A27FCD">
        <w:rPr>
          <w:rFonts w:ascii="Arial" w:hAnsi="Arial" w:cs="Arial"/>
        </w:rPr>
        <w:t>.</w:t>
      </w:r>
    </w:p>
    <w:p w14:paraId="04D71AB1" w14:textId="2C072CEB" w:rsidR="008C539B" w:rsidRPr="00A27FCD" w:rsidRDefault="008D1AB8">
      <w:pPr>
        <w:pStyle w:val="BodyText"/>
        <w:spacing w:before="115"/>
        <w:ind w:left="1660"/>
        <w:rPr>
          <w:rFonts w:ascii="Arial" w:hAnsi="Arial" w:cs="Arial"/>
        </w:rPr>
      </w:pPr>
      <w:hyperlink w:anchor="_bookmark287" w:history="1">
        <w:r w:rsidR="00C73584" w:rsidRPr="00A27FCD">
          <w:rPr>
            <w:rFonts w:ascii="Arial" w:hAnsi="Arial" w:cs="Arial"/>
            <w:color w:val="0000CC"/>
          </w:rPr>
          <w:t>Ví dụ</w:t>
        </w:r>
        <w:r w:rsidR="00C12992" w:rsidRPr="00A27FCD">
          <w:rPr>
            <w:rFonts w:ascii="Arial" w:hAnsi="Arial" w:cs="Arial"/>
            <w:color w:val="0000CC"/>
          </w:rPr>
          <w:t xml:space="preserve"> 3–4 </w:t>
        </w:r>
      </w:hyperlink>
      <w:r w:rsidR="00C73584" w:rsidRPr="00A27FCD">
        <w:rPr>
          <w:rFonts w:ascii="Arial" w:hAnsi="Arial" w:cs="Arial"/>
        </w:rPr>
        <w:t xml:space="preserve"> cho thấy làm thế nào để cho </w:t>
      </w:r>
      <w:r w:rsidR="00C73584" w:rsidRPr="00A27FCD">
        <w:rPr>
          <w:rFonts w:ascii="Arial" w:hAnsi="Arial" w:cs="Arial"/>
          <w:spacing w:val="-6"/>
        </w:rPr>
        <w:t xml:space="preserve">sensitivity </w:t>
      </w:r>
      <w:r w:rsidR="00C73584" w:rsidRPr="00A27FCD">
        <w:rPr>
          <w:rFonts w:ascii="Arial" w:hAnsi="Arial" w:cs="Arial"/>
        </w:rPr>
        <w:t>trong các tập tin mật khẩu</w:t>
      </w:r>
      <w:r w:rsidR="00C12992" w:rsidRPr="00A27FCD">
        <w:rPr>
          <w:rFonts w:ascii="Arial" w:hAnsi="Arial" w:cs="Arial"/>
        </w:rPr>
        <w:t>.</w:t>
      </w:r>
    </w:p>
    <w:p w14:paraId="4B27A1D0" w14:textId="77777777" w:rsidR="008C539B" w:rsidRPr="00A27FCD" w:rsidRDefault="008C539B">
      <w:pPr>
        <w:pStyle w:val="BodyText"/>
        <w:spacing w:before="10"/>
        <w:rPr>
          <w:rFonts w:ascii="Arial" w:hAnsi="Arial" w:cs="Arial"/>
          <w:sz w:val="25"/>
        </w:rPr>
      </w:pPr>
    </w:p>
    <w:p w14:paraId="4A77742A" w14:textId="7AB0F8D7" w:rsidR="008C539B" w:rsidRPr="00A27FCD" w:rsidRDefault="00C73584">
      <w:pPr>
        <w:ind w:left="1660"/>
        <w:rPr>
          <w:rFonts w:ascii="Arial" w:hAnsi="Arial" w:cs="Arial"/>
          <w:b/>
          <w:i/>
          <w:sz w:val="18"/>
        </w:rPr>
      </w:pPr>
      <w:bookmarkStart w:id="272" w:name="_bookmark287"/>
      <w:bookmarkEnd w:id="272"/>
      <w:r w:rsidRPr="00A27FCD">
        <w:rPr>
          <w:rFonts w:ascii="Arial" w:hAnsi="Arial" w:cs="Arial"/>
          <w:b/>
          <w:i/>
          <w:sz w:val="18"/>
        </w:rPr>
        <w:t>Ví dụ</w:t>
      </w:r>
      <w:r w:rsidR="00C12992" w:rsidRPr="00A27FCD">
        <w:rPr>
          <w:rFonts w:ascii="Arial" w:hAnsi="Arial" w:cs="Arial"/>
          <w:b/>
          <w:i/>
          <w:sz w:val="18"/>
        </w:rPr>
        <w:t xml:space="preserve"> 3–4 </w:t>
      </w:r>
      <w:r w:rsidRPr="00A27FCD">
        <w:rPr>
          <w:rFonts w:ascii="Arial" w:hAnsi="Arial" w:cs="Arial"/>
          <w:b/>
          <w:i/>
          <w:sz w:val="18"/>
        </w:rPr>
        <w:t xml:space="preserve">Bật trường hợp mật khẩu </w:t>
      </w:r>
      <w:r w:rsidR="00C12992" w:rsidRPr="00A27FCD">
        <w:rPr>
          <w:rFonts w:ascii="Arial" w:hAnsi="Arial" w:cs="Arial"/>
          <w:b/>
          <w:i/>
          <w:sz w:val="18"/>
        </w:rPr>
        <w:t>Sensitivity</w:t>
      </w:r>
    </w:p>
    <w:p w14:paraId="63B053A9" w14:textId="77777777" w:rsidR="008C539B" w:rsidRPr="008A2204" w:rsidRDefault="00C12992">
      <w:pPr>
        <w:spacing w:before="112" w:line="259" w:lineRule="auto"/>
        <w:ind w:left="1660" w:right="4514"/>
        <w:rPr>
          <w:rFonts w:ascii="Courier New" w:hAnsi="Courier New" w:cs="Courier New"/>
          <w:i/>
          <w:sz w:val="18"/>
        </w:rPr>
      </w:pPr>
      <w:r w:rsidRPr="008A2204">
        <w:rPr>
          <w:rFonts w:ascii="Courier New" w:hAnsi="Courier New" w:cs="Courier New"/>
          <w:w w:val="90"/>
          <w:sz w:val="18"/>
        </w:rPr>
        <w:t>orapwd</w:t>
      </w:r>
      <w:r w:rsidRPr="008A2204">
        <w:rPr>
          <w:rFonts w:ascii="Courier New" w:hAnsi="Courier New" w:cs="Courier New"/>
          <w:spacing w:val="-66"/>
          <w:w w:val="90"/>
          <w:sz w:val="18"/>
        </w:rPr>
        <w:t xml:space="preserve"> </w:t>
      </w:r>
      <w:r w:rsidRPr="008A2204">
        <w:rPr>
          <w:rFonts w:ascii="Courier New" w:hAnsi="Courier New" w:cs="Courier New"/>
          <w:w w:val="90"/>
          <w:sz w:val="18"/>
        </w:rPr>
        <w:t>file=orapw</w:t>
      </w:r>
      <w:r w:rsidRPr="008A2204">
        <w:rPr>
          <w:rFonts w:ascii="Courier New" w:hAnsi="Courier New" w:cs="Courier New"/>
          <w:spacing w:val="-66"/>
          <w:w w:val="90"/>
          <w:sz w:val="18"/>
        </w:rPr>
        <w:t xml:space="preserve"> </w:t>
      </w:r>
      <w:r w:rsidRPr="008A2204">
        <w:rPr>
          <w:rFonts w:ascii="Courier New" w:hAnsi="Courier New" w:cs="Courier New"/>
          <w:w w:val="90"/>
          <w:sz w:val="18"/>
        </w:rPr>
        <w:t>entries=100</w:t>
      </w:r>
      <w:r w:rsidRPr="008A2204">
        <w:rPr>
          <w:rFonts w:ascii="Courier New" w:hAnsi="Courier New" w:cs="Courier New"/>
          <w:spacing w:val="-66"/>
          <w:w w:val="90"/>
          <w:sz w:val="18"/>
        </w:rPr>
        <w:t xml:space="preserve"> </w:t>
      </w:r>
      <w:r w:rsidRPr="008A2204">
        <w:rPr>
          <w:rFonts w:ascii="Courier New" w:hAnsi="Courier New" w:cs="Courier New"/>
          <w:w w:val="90"/>
          <w:sz w:val="18"/>
        </w:rPr>
        <w:t xml:space="preserve">ignorecase=n </w:t>
      </w:r>
      <w:r w:rsidRPr="008A2204">
        <w:rPr>
          <w:rFonts w:ascii="Courier New" w:hAnsi="Courier New" w:cs="Courier New"/>
          <w:w w:val="95"/>
          <w:sz w:val="18"/>
        </w:rPr>
        <w:t xml:space="preserve">Enter password for SYS: </w:t>
      </w:r>
      <w:r w:rsidRPr="008A2204">
        <w:rPr>
          <w:rFonts w:ascii="Courier New" w:hAnsi="Courier New" w:cs="Courier New"/>
          <w:i/>
          <w:w w:val="95"/>
          <w:sz w:val="18"/>
        </w:rPr>
        <w:t>password</w:t>
      </w:r>
    </w:p>
    <w:p w14:paraId="7E866384"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04A4B917" w14:textId="77777777" w:rsidR="008C539B" w:rsidRPr="00A27FCD" w:rsidRDefault="008C539B">
      <w:pPr>
        <w:pStyle w:val="BodyText"/>
        <w:spacing w:before="10"/>
        <w:rPr>
          <w:rFonts w:ascii="Arial" w:hAnsi="Arial" w:cs="Arial"/>
          <w:i/>
          <w:sz w:val="27"/>
        </w:rPr>
      </w:pPr>
    </w:p>
    <w:p w14:paraId="3E5D5DD4" w14:textId="7DCE162E" w:rsidR="008C539B" w:rsidRPr="00A27FCD" w:rsidRDefault="00C73584">
      <w:pPr>
        <w:pStyle w:val="BodyText"/>
        <w:spacing w:before="100" w:line="230" w:lineRule="auto"/>
        <w:ind w:left="2259" w:right="102"/>
        <w:rPr>
          <w:rFonts w:ascii="Arial" w:hAnsi="Arial" w:cs="Arial"/>
        </w:rPr>
      </w:pPr>
      <w:r w:rsidRPr="00A27FCD">
        <w:rPr>
          <w:rFonts w:ascii="Arial" w:hAnsi="Arial" w:cs="Arial"/>
        </w:rPr>
        <w:t xml:space="preserve">Điều này tạo ra một tập tin mật khẩu được gọi là orapwd. Bởi vì ignorecase được đặt thành n (không), mật khẩu được nhập sẽ phân biệt chữ hoa chữ thường. Sau đó, nếu bạn kết nối bằng mật khẩu này, nó sẽ thành công — miễn là bạn nhập nó bằng cách sử dụng </w:t>
      </w:r>
      <w:r w:rsidRPr="00A27FCD">
        <w:rPr>
          <w:rFonts w:ascii="Arial" w:hAnsi="Arial" w:cs="Arial"/>
          <w:spacing w:val="-6"/>
        </w:rPr>
        <w:t xml:space="preserve">sensitivity </w:t>
      </w:r>
      <w:r w:rsidRPr="00A27FCD">
        <w:rPr>
          <w:rFonts w:ascii="Arial" w:hAnsi="Arial" w:cs="Arial"/>
        </w:rPr>
        <w:t xml:space="preserve">chính xác mà nó được tạo ra. Nếu bạn nhập cùng một mật khẩu nhưng với </w:t>
      </w:r>
      <w:r w:rsidRPr="00A27FCD">
        <w:rPr>
          <w:rFonts w:ascii="Arial" w:hAnsi="Arial" w:cs="Arial"/>
          <w:spacing w:val="-6"/>
        </w:rPr>
        <w:t xml:space="preserve">sensitivity </w:t>
      </w:r>
      <w:r w:rsidRPr="00A27FCD">
        <w:rPr>
          <w:rFonts w:ascii="Arial" w:hAnsi="Arial" w:cs="Arial"/>
        </w:rPr>
        <w:t>khác nhau, nó sẽ thất bại.</w:t>
      </w:r>
    </w:p>
    <w:p w14:paraId="1EE569E1" w14:textId="4828C481" w:rsidR="008C539B" w:rsidRPr="00A27FCD" w:rsidRDefault="00C73584">
      <w:pPr>
        <w:pStyle w:val="BodyText"/>
        <w:spacing w:before="122" w:line="228" w:lineRule="auto"/>
        <w:ind w:left="2259"/>
        <w:rPr>
          <w:rFonts w:ascii="Arial" w:hAnsi="Arial" w:cs="Arial"/>
        </w:rPr>
      </w:pPr>
      <w:r w:rsidRPr="00A27FCD">
        <w:rPr>
          <w:rFonts w:ascii="Arial" w:hAnsi="Arial" w:cs="Arial"/>
        </w:rPr>
        <w:t>Nếu bạn đặt ignorecase thành y thì mật khẩu trong tệp mật khẩu không phân biệt chữ hoa chữ thường, có nghĩa là bạn có thể nhập mật khẩu bằng cách sử dụng bất kỳ cách viết hoa nào bạn muốn.</w:t>
      </w:r>
    </w:p>
    <w:p w14:paraId="621BAABD" w14:textId="4CF6ED69" w:rsidR="008C539B" w:rsidRPr="00A27FCD" w:rsidRDefault="00C73584">
      <w:pPr>
        <w:pStyle w:val="BodyText"/>
        <w:spacing w:before="123" w:line="230" w:lineRule="auto"/>
        <w:ind w:left="2259" w:right="102"/>
        <w:rPr>
          <w:rFonts w:ascii="Arial" w:hAnsi="Arial" w:cs="Arial"/>
        </w:rPr>
      </w:pPr>
      <w:r w:rsidRPr="00A27FCD">
        <w:rPr>
          <w:rFonts w:ascii="Arial" w:hAnsi="Arial" w:cs="Arial"/>
        </w:rPr>
        <w:t xml:space="preserve">Nếu bạn đã nhập tài khoản người dùng từ bản phát hành trước và các tài khoản này được tạo bằng đặc quyền SYSDBA hoặc SYSOPER, thì chúng sẽ được đưa vào tệp mật khẩu. Mật khẩu cho các tài khoản này phân biệt chữ hoa chữ thường. Lần sau, những người dùng này thay đổi mật khẩu của họ và giả sử </w:t>
      </w:r>
      <w:r w:rsidRPr="00A27FCD">
        <w:rPr>
          <w:rFonts w:ascii="Arial" w:hAnsi="Arial" w:cs="Arial"/>
          <w:spacing w:val="-6"/>
        </w:rPr>
        <w:t xml:space="preserve">sensitivity </w:t>
      </w:r>
      <w:r w:rsidRPr="00A27FCD">
        <w:rPr>
          <w:rFonts w:ascii="Arial" w:hAnsi="Arial" w:cs="Arial"/>
        </w:rPr>
        <w:t>được bật, mật khẩu sẽ phân biệt chữ hoa chữ thường. Để bảo mật hơn, hãy để những người dùng này thay đổi mật khẩu của họ.</w:t>
      </w:r>
    </w:p>
    <w:p w14:paraId="5A71F1DF" w14:textId="3FCD1CBE" w:rsidR="008C539B" w:rsidRPr="00A27FCD" w:rsidRDefault="00CC5C61">
      <w:pPr>
        <w:spacing w:before="115"/>
        <w:ind w:left="2260"/>
        <w:rPr>
          <w:rFonts w:ascii="Arial" w:hAnsi="Arial" w:cs="Arial"/>
          <w:sz w:val="20"/>
        </w:rPr>
      </w:pPr>
      <w:r w:rsidRPr="00A27FCD">
        <w:rPr>
          <w:rFonts w:ascii="Arial" w:hAnsi="Arial" w:cs="Arial"/>
          <w:sz w:val="20"/>
        </w:rPr>
        <w:t>Xem Hướng dẫn của Quản trị viên Cơ sở dữ liệu Oracle để biết thêm thông tin về các tệp mật khẩu.</w:t>
      </w:r>
      <w:r w:rsidR="00C12992" w:rsidRPr="00A27FCD">
        <w:rPr>
          <w:rFonts w:ascii="Arial" w:hAnsi="Arial" w:cs="Arial"/>
          <w:sz w:val="20"/>
        </w:rPr>
        <w:t>.</w:t>
      </w:r>
    </w:p>
    <w:p w14:paraId="6058D05A" w14:textId="77777777" w:rsidR="008C539B" w:rsidRPr="00A27FCD" w:rsidRDefault="008C539B">
      <w:pPr>
        <w:pStyle w:val="BodyText"/>
        <w:spacing w:before="2"/>
        <w:rPr>
          <w:rFonts w:ascii="Arial" w:hAnsi="Arial" w:cs="Arial"/>
          <w:sz w:val="22"/>
        </w:rPr>
      </w:pPr>
    </w:p>
    <w:p w14:paraId="4A3DEC74" w14:textId="721314EB" w:rsidR="008C539B" w:rsidRPr="00A27FCD" w:rsidRDefault="00CC5C61">
      <w:pPr>
        <w:pStyle w:val="Heading7"/>
        <w:spacing w:before="1"/>
        <w:ind w:left="2260"/>
        <w:rPr>
          <w:rFonts w:ascii="Arial" w:hAnsi="Arial" w:cs="Arial"/>
        </w:rPr>
      </w:pPr>
      <w:bookmarkStart w:id="273" w:name="_bookmark288"/>
      <w:bookmarkEnd w:id="273"/>
      <w:r w:rsidRPr="00A27FCD">
        <w:rPr>
          <w:rFonts w:ascii="Arial" w:hAnsi="Arial" w:cs="Arial"/>
        </w:rPr>
        <w:t xml:space="preserve">Làm thế nào </w:t>
      </w:r>
      <w:r w:rsidRPr="00A27FCD">
        <w:rPr>
          <w:rFonts w:ascii="Arial" w:hAnsi="Arial" w:cs="Arial"/>
          <w:spacing w:val="-6"/>
        </w:rPr>
        <w:t>sensitivity</w:t>
      </w:r>
      <w:r w:rsidRPr="00A27FCD">
        <w:rPr>
          <w:rFonts w:ascii="Arial" w:hAnsi="Arial" w:cs="Arial"/>
        </w:rPr>
        <w:t xml:space="preserve"> ảnh hưởng đến tài khoản tạo cho kết nối cơ sở dữ liệu liên kết</w:t>
      </w:r>
    </w:p>
    <w:p w14:paraId="44A4FD3A" w14:textId="371C61BD" w:rsidR="008C539B" w:rsidRPr="00A27FCD" w:rsidRDefault="00CC5C61">
      <w:pPr>
        <w:pStyle w:val="BodyText"/>
        <w:spacing w:before="52" w:line="232" w:lineRule="auto"/>
        <w:ind w:left="2259" w:right="102"/>
        <w:rPr>
          <w:rFonts w:ascii="Arial" w:hAnsi="Arial" w:cs="Arial"/>
        </w:rPr>
      </w:pPr>
      <w:r w:rsidRPr="00A27FCD">
        <w:rPr>
          <w:rFonts w:ascii="Arial" w:hAnsi="Arial" w:cs="Arial"/>
        </w:rPr>
        <w:t>Khi bạn tạo kết nối liên kết cơ sở dữ liệu, bạn phải xác định tên người dùng và mật khẩu cho kết nối. Khi bạn tạo kết nối liên kết cơ sở dữ liệu, mật khẩu phân biệt chữ hoa chữ thường. Cách người dùng này nhập mật khẩu của họ cho các kết nối phụ thuộc vào bản phát hàng mà họ sử dụng:</w:t>
      </w:r>
    </w:p>
    <w:p w14:paraId="089360CE" w14:textId="0E79EC09" w:rsidR="008C539B" w:rsidRPr="00A27FCD" w:rsidRDefault="00CC5C61" w:rsidP="006F7931">
      <w:pPr>
        <w:pStyle w:val="ListParagraph"/>
        <w:numPr>
          <w:ilvl w:val="1"/>
          <w:numId w:val="122"/>
        </w:numPr>
        <w:tabs>
          <w:tab w:val="left" w:pos="2620"/>
        </w:tabs>
        <w:spacing w:before="115" w:line="232" w:lineRule="auto"/>
        <w:ind w:right="265"/>
        <w:rPr>
          <w:rFonts w:ascii="Arial" w:hAnsi="Arial" w:cs="Arial"/>
          <w:sz w:val="20"/>
        </w:rPr>
      </w:pPr>
      <w:r w:rsidRPr="00A27FCD">
        <w:rPr>
          <w:rFonts w:ascii="Arial" w:hAnsi="Arial" w:cs="Arial"/>
          <w:sz w:val="20"/>
        </w:rPr>
        <w:t xml:space="preserve">Người dùng có thể kết nối từ cơ sở dữ liệu 11g trước khi phát hành với cơ sở dữ liệu Release 11g. Nếu độ nhạy trường hợp bị tắt trong cơ sở dữ liệu Release 11g, thì người dùng có thể nhập mật khẩu bằng bất kỳ. Tuy nhiên, nếu </w:t>
      </w:r>
      <w:r w:rsidRPr="00A27FCD">
        <w:rPr>
          <w:rFonts w:ascii="Arial" w:hAnsi="Arial" w:cs="Arial"/>
          <w:spacing w:val="-6"/>
        </w:rPr>
        <w:t>sensitivity</w:t>
      </w:r>
      <w:r w:rsidRPr="00A27FCD">
        <w:rPr>
          <w:rFonts w:ascii="Arial" w:hAnsi="Arial" w:cs="Arial"/>
          <w:sz w:val="20"/>
        </w:rPr>
        <w:t xml:space="preserve"> được bật, người dùng phải nhập mật khẩu bằng cách sử dụng trường hợp mật khẩu được tạo trong cơ sở dữ liệu Release 11g.</w:t>
      </w:r>
    </w:p>
    <w:p w14:paraId="18F5844C" w14:textId="2C3FE89E" w:rsidR="008C539B" w:rsidRPr="00A27FCD" w:rsidRDefault="00CC5C61" w:rsidP="006F7931">
      <w:pPr>
        <w:pStyle w:val="ListParagraph"/>
        <w:numPr>
          <w:ilvl w:val="1"/>
          <w:numId w:val="122"/>
        </w:numPr>
        <w:tabs>
          <w:tab w:val="left" w:pos="2620"/>
        </w:tabs>
        <w:spacing w:before="115" w:line="232" w:lineRule="auto"/>
        <w:ind w:right="380"/>
        <w:jc w:val="both"/>
        <w:rPr>
          <w:rFonts w:ascii="Arial" w:hAnsi="Arial" w:cs="Arial"/>
          <w:sz w:val="20"/>
        </w:rPr>
      </w:pPr>
      <w:r w:rsidRPr="00A27FCD">
        <w:rPr>
          <w:rFonts w:ascii="Arial" w:hAnsi="Arial" w:cs="Arial"/>
          <w:sz w:val="20"/>
        </w:rPr>
        <w:t>Nếu người dùng kết nối từ cơ sở dữ liệu Release 11g với cơ sở dữ liệu 11g trước khi phát hành, họ có thể nhập mật khẩu của mình bằng bất kỳ trường hợp nào, vì mật khẩu vẫn không phân biệt chữ hoa chữ thường.</w:t>
      </w:r>
    </w:p>
    <w:p w14:paraId="4D7F4B03" w14:textId="77777777" w:rsidR="00CC5C61" w:rsidRPr="00A27FCD" w:rsidRDefault="00CC5C61">
      <w:pPr>
        <w:pStyle w:val="BodyText"/>
        <w:spacing w:line="242" w:lineRule="exact"/>
        <w:ind w:left="2260"/>
        <w:rPr>
          <w:rFonts w:ascii="Arial" w:hAnsi="Arial" w:cs="Arial"/>
        </w:rPr>
      </w:pPr>
    </w:p>
    <w:p w14:paraId="5FA3A372" w14:textId="098D5222" w:rsidR="008C539B" w:rsidRPr="00A27FCD" w:rsidRDefault="00CC5C61">
      <w:pPr>
        <w:pStyle w:val="BodyText"/>
        <w:spacing w:line="242" w:lineRule="exact"/>
        <w:ind w:left="2260"/>
        <w:rPr>
          <w:rFonts w:ascii="Arial" w:hAnsi="Arial" w:cs="Arial"/>
        </w:rPr>
      </w:pPr>
      <w:r w:rsidRPr="00A27FCD">
        <w:rPr>
          <w:rFonts w:ascii="Arial" w:hAnsi="Arial" w:cs="Arial"/>
        </w:rPr>
        <w:t>Bạn có thể tìm tài khoản người dùng cho các liên kết cơ sở dữ liệu hiện có bằng cách chạy chế độ xem V$DBLINK. Ví dụ:</w:t>
      </w:r>
    </w:p>
    <w:p w14:paraId="23C227D4" w14:textId="77777777" w:rsidR="008C539B" w:rsidRPr="00A27FCD" w:rsidRDefault="00C12992">
      <w:pPr>
        <w:spacing w:before="140"/>
        <w:ind w:left="2260"/>
        <w:rPr>
          <w:rFonts w:ascii="Arial" w:hAnsi="Arial" w:cs="Arial"/>
          <w:sz w:val="18"/>
        </w:rPr>
      </w:pPr>
      <w:r w:rsidRPr="00A27FCD">
        <w:rPr>
          <w:rFonts w:ascii="Arial" w:hAnsi="Arial" w:cs="Arial"/>
          <w:w w:val="95"/>
          <w:sz w:val="18"/>
        </w:rPr>
        <w:t>SELECT DB_LINK, OWNER_ID FROM</w:t>
      </w:r>
      <w:r w:rsidRPr="00A27FCD">
        <w:rPr>
          <w:rFonts w:ascii="Arial" w:hAnsi="Arial" w:cs="Arial"/>
          <w:spacing w:val="-76"/>
          <w:w w:val="95"/>
          <w:sz w:val="18"/>
        </w:rPr>
        <w:t xml:space="preserve"> </w:t>
      </w:r>
      <w:r w:rsidRPr="00A27FCD">
        <w:rPr>
          <w:rFonts w:ascii="Arial" w:hAnsi="Arial" w:cs="Arial"/>
          <w:w w:val="95"/>
          <w:sz w:val="18"/>
        </w:rPr>
        <w:t>V$DBLINK;</w:t>
      </w:r>
    </w:p>
    <w:p w14:paraId="6A7EBA91" w14:textId="77777777" w:rsidR="008C539B" w:rsidRPr="00A27FCD" w:rsidRDefault="008C539B">
      <w:pPr>
        <w:pStyle w:val="BodyText"/>
        <w:spacing w:before="3"/>
        <w:rPr>
          <w:rFonts w:ascii="Arial" w:hAnsi="Arial" w:cs="Arial"/>
          <w:sz w:val="18"/>
        </w:rPr>
      </w:pPr>
    </w:p>
    <w:p w14:paraId="1AC8429E" w14:textId="3C6AA2D2" w:rsidR="008C539B" w:rsidRPr="00A27FCD" w:rsidRDefault="00CC5C61">
      <w:pPr>
        <w:ind w:left="2260"/>
        <w:rPr>
          <w:rFonts w:ascii="Arial" w:hAnsi="Arial" w:cs="Arial"/>
          <w:sz w:val="20"/>
        </w:rPr>
      </w:pPr>
      <w:r w:rsidRPr="00A27FCD">
        <w:rPr>
          <w:rFonts w:ascii="Arial" w:hAnsi="Arial" w:cs="Arial"/>
          <w:sz w:val="20"/>
        </w:rPr>
        <w:t>Xem Tham khảo cơ sở dữ liệu Oracle để biết thêm thông tin về khung nhìn V$DBLINK.</w:t>
      </w:r>
    </w:p>
    <w:p w14:paraId="0FB05722" w14:textId="77777777" w:rsidR="008C539B" w:rsidRPr="00A27FCD" w:rsidRDefault="008C539B">
      <w:pPr>
        <w:pStyle w:val="BodyText"/>
        <w:spacing w:before="3"/>
        <w:rPr>
          <w:rFonts w:ascii="Arial" w:hAnsi="Arial" w:cs="Arial"/>
          <w:sz w:val="25"/>
        </w:rPr>
      </w:pPr>
    </w:p>
    <w:p w14:paraId="7B0B5B83" w14:textId="04B6702C" w:rsidR="008C539B" w:rsidRPr="00A27FCD" w:rsidRDefault="00C64893">
      <w:pPr>
        <w:pStyle w:val="Heading4"/>
      </w:pPr>
      <w:bookmarkStart w:id="274" w:name="Ensuring_Against_Password_Security_Threa"/>
      <w:bookmarkStart w:id="275" w:name="_bookmark289"/>
      <w:bookmarkStart w:id="276" w:name="_bookmark290"/>
      <w:bookmarkEnd w:id="274"/>
      <w:bookmarkEnd w:id="275"/>
      <w:bookmarkEnd w:id="276"/>
      <w:r w:rsidRPr="00C64893">
        <w:t>Chống lại các mối đe dọa bảo mật mật khẩu bằng cách sử dụng thuật toán băm SHA-1</w:t>
      </w:r>
    </w:p>
    <w:p w14:paraId="7DC29836" w14:textId="0B4A6AD4" w:rsidR="008C539B" w:rsidRPr="00A27FCD" w:rsidRDefault="00CC5C61">
      <w:pPr>
        <w:pStyle w:val="BodyText"/>
        <w:spacing w:before="80" w:line="232" w:lineRule="auto"/>
        <w:ind w:left="2259" w:right="185"/>
        <w:rPr>
          <w:rFonts w:ascii="Arial" w:hAnsi="Arial" w:cs="Arial"/>
        </w:rPr>
      </w:pPr>
      <w:r w:rsidRPr="00A27FCD">
        <w:rPr>
          <w:rFonts w:ascii="Arial" w:hAnsi="Arial" w:cs="Arial"/>
        </w:rPr>
        <w:t>Thuật toán băm mật mã SHA-1 bảo vệ chống lại các mối đe dọa bảo mật dựa trên mật khẩu bằng cách bao gồm hỗ trợ cho các ký tự chữ hoa, ký tự đặc biệt và các ký tự nhiều byte trong mật khẩu. Ngoài ra, thuật toán băm SHA-1 cung cấp bảo vệ bổ sung. Điều này cho phép người dùng của bạn tạo mật khẩu phức tạp hơn, và do đó, làm cho nó khó khăn hơn cho kẻ xâm nhập truy cập vào các mật khẩu này. Oracle khuyến cáo bạn sử dụng thuật toán băm SHA-1.</w:t>
      </w:r>
    </w:p>
    <w:p w14:paraId="17DABD1F" w14:textId="77777777" w:rsidR="00CC5C61" w:rsidRPr="00A27FCD" w:rsidRDefault="00CC5C61">
      <w:pPr>
        <w:pStyle w:val="BodyText"/>
        <w:spacing w:before="80" w:line="232" w:lineRule="auto"/>
        <w:ind w:left="2259" w:right="185"/>
        <w:rPr>
          <w:rFonts w:ascii="Arial" w:hAnsi="Arial" w:cs="Arial"/>
        </w:rPr>
      </w:pPr>
    </w:p>
    <w:p w14:paraId="64776F11" w14:textId="2CB0DB53" w:rsidR="008C539B" w:rsidRPr="00A27FCD" w:rsidRDefault="00CC5C61">
      <w:pPr>
        <w:pStyle w:val="BodyText"/>
        <w:spacing w:line="245" w:lineRule="exact"/>
        <w:ind w:left="2259"/>
        <w:rPr>
          <w:rFonts w:ascii="Arial" w:hAnsi="Arial" w:cs="Arial"/>
        </w:rPr>
      </w:pPr>
      <w:r w:rsidRPr="00A27FCD">
        <w:rPr>
          <w:rFonts w:ascii="Arial" w:hAnsi="Arial" w:cs="Arial"/>
        </w:rPr>
        <w:t xml:space="preserve">Các phiên bản mật khẩu (còn được gọi là giá trị băm mật khẩu) được coi là cực kỳ nhạy cảm, vì chúng được sử dụng như một "bí mật được chia sẻ" giữa máy chủ và người đang đăng nhập. Nếu kẻ xâm nhập biết bí mật này, thì hãy bảo vệ xác thực ngay lập tức và bị xâm phạm nghiêm trọng. Hãy nhớ rằng người dùng quản trị có quyền quản lý tài khoản, người dùng quản trị có đặc quyền hệ thống SYSDBA, hoặc thậm chí người dùng có vai trò EXP_FULL_ DATABASE có thể truy cập ngay lập tức các giá trị băm mật khẩu. Do đó, loại người dùng quản trị này phải đáng tin cậy nếu tính toàn vẹn của xác thực dựa trên mật khẩu cơ sở dữ liệu được bảo toàn. Nếu bạn không thể tin tưởng </w:t>
      </w:r>
      <w:r w:rsidRPr="00A27FCD">
        <w:rPr>
          <w:rFonts w:ascii="Arial" w:hAnsi="Arial" w:cs="Arial"/>
        </w:rPr>
        <w:lastRenderedPageBreak/>
        <w:t>những</w:t>
      </w:r>
    </w:p>
    <w:p w14:paraId="54ECCED1"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1BC71A7E" w14:textId="77777777" w:rsidR="008C539B" w:rsidRPr="00A27FCD" w:rsidRDefault="008C539B">
      <w:pPr>
        <w:pStyle w:val="BodyText"/>
        <w:spacing w:before="5"/>
        <w:rPr>
          <w:rFonts w:ascii="Arial" w:hAnsi="Arial" w:cs="Arial"/>
          <w:sz w:val="25"/>
        </w:rPr>
      </w:pPr>
    </w:p>
    <w:p w14:paraId="40502333" w14:textId="68771BA2" w:rsidR="008C539B" w:rsidRPr="00A27FCD" w:rsidRDefault="00942A10">
      <w:pPr>
        <w:pStyle w:val="BodyText"/>
        <w:spacing w:before="99" w:line="232" w:lineRule="auto"/>
        <w:ind w:left="1660" w:right="901"/>
        <w:jc w:val="both"/>
        <w:rPr>
          <w:rFonts w:ascii="Arial" w:hAnsi="Arial" w:cs="Arial"/>
        </w:rPr>
      </w:pPr>
      <w:r w:rsidRPr="00A27FCD">
        <w:rPr>
          <w:rFonts w:ascii="Arial" w:hAnsi="Arial" w:cs="Arial"/>
        </w:rPr>
        <w:t>quản trị viên, thì tốt hơn là triển khai một máy chủ (như Oracle Database Enterprise User Security) để các phiên bản mật khẩu vẫn nằm trong thư mục Enterprise User Security và không bao giờ có thể truy cập được với bất kỳ ai ngoại trừ người quản trị Enterprise User Security.</w:t>
      </w:r>
    </w:p>
    <w:p w14:paraId="1D0E0741" w14:textId="7FAA9122" w:rsidR="00942A10" w:rsidRPr="00A27FCD" w:rsidRDefault="00942A10" w:rsidP="00942A10">
      <w:pPr>
        <w:pStyle w:val="BodyText"/>
        <w:spacing w:before="103"/>
        <w:ind w:left="1660"/>
        <w:rPr>
          <w:rFonts w:ascii="Arial" w:hAnsi="Arial" w:cs="Arial"/>
          <w:spacing w:val="-6"/>
        </w:rPr>
      </w:pPr>
      <w:r w:rsidRPr="00A27FCD">
        <w:rPr>
          <w:rFonts w:ascii="Arial" w:hAnsi="Arial" w:cs="Arial"/>
          <w:spacing w:val="-6"/>
        </w:rPr>
        <w:t>Bạn có thể tùy chọn cấu hình Oracle Database để chạy trong chế độ đọc quyền cho Release 11 hoặc mới hơn. Khi bạn bật chế độ độc quyền, khi đó Cơ sở dữ liệu Oracle sử dụng thuật toán băm SHA-1. Chế độ độc quyền của Oracle Database 11g tương thích với Oracle Database 10g và các sản phẩm mới hơn sử dụng các trình điều khiển dựa trên OCI, bao gồm SQL * Plus, ODBC, Oracle .NET, Oracle Forms và các bộ điều hợp Oracle Database của bên thứ ba. Tuy nhiên, lưu ý rằng chế độ độc quyền cho Release 11g không tương thích với phiên bản JDBC type-4 (mỏng) sớm hơn Oracle Database 11g hoặc Oracle Database Client interface (OCI) dựa trên trình điều khiển sớm hơn Oracle Database 10g. Sau khi bạn cấu hình chế độ độc quyền, Oracle khuyên bạn nên xóa các giá trị băm mật khẩu trước đó khỏi dữ liệu.</w:t>
      </w:r>
    </w:p>
    <w:p w14:paraId="3F5CC757" w14:textId="3E38FC3D" w:rsidR="008C539B" w:rsidRPr="00A27FCD" w:rsidRDefault="00942A10" w:rsidP="00942A10">
      <w:pPr>
        <w:pStyle w:val="BodyText"/>
        <w:spacing w:before="103"/>
        <w:ind w:left="1660"/>
        <w:rPr>
          <w:rFonts w:ascii="Arial" w:hAnsi="Arial" w:cs="Arial"/>
        </w:rPr>
      </w:pPr>
      <w:r w:rsidRPr="00A27FCD">
        <w:rPr>
          <w:rFonts w:ascii="Arial" w:hAnsi="Arial" w:cs="Arial"/>
          <w:spacing w:val="-6"/>
        </w:rPr>
        <w:t>Làm theo các bước sau:</w:t>
      </w:r>
    </w:p>
    <w:p w14:paraId="0A79CFF7" w14:textId="0029A4AA" w:rsidR="00942A10" w:rsidRPr="00A27FCD" w:rsidRDefault="00942A10" w:rsidP="006F7931">
      <w:pPr>
        <w:pStyle w:val="ListParagraph"/>
        <w:numPr>
          <w:ilvl w:val="0"/>
          <w:numId w:val="121"/>
        </w:numPr>
        <w:tabs>
          <w:tab w:val="left" w:pos="2020"/>
        </w:tabs>
        <w:rPr>
          <w:rFonts w:ascii="Arial" w:hAnsi="Arial" w:cs="Arial"/>
          <w:sz w:val="20"/>
        </w:rPr>
      </w:pPr>
      <w:r w:rsidRPr="00A27FCD">
        <w:rPr>
          <w:rFonts w:ascii="Arial" w:hAnsi="Arial" w:cs="Arial"/>
          <w:sz w:val="20"/>
        </w:rPr>
        <w:t>Bật chế độ độc quyền.</w:t>
      </w:r>
    </w:p>
    <w:p w14:paraId="7E2BF13F" w14:textId="32C095E6" w:rsidR="00942A10" w:rsidRPr="00A27FCD" w:rsidRDefault="00942A10" w:rsidP="006F7931">
      <w:pPr>
        <w:pStyle w:val="ListParagraph"/>
        <w:numPr>
          <w:ilvl w:val="1"/>
          <w:numId w:val="121"/>
        </w:numPr>
        <w:tabs>
          <w:tab w:val="left" w:pos="2380"/>
        </w:tabs>
        <w:spacing w:before="121" w:line="228" w:lineRule="auto"/>
        <w:ind w:right="782"/>
        <w:rPr>
          <w:rFonts w:ascii="Arial" w:hAnsi="Arial" w:cs="Arial"/>
          <w:sz w:val="20"/>
        </w:rPr>
      </w:pPr>
      <w:r w:rsidRPr="00A27FCD">
        <w:rPr>
          <w:rFonts w:ascii="Arial" w:hAnsi="Arial" w:cs="Arial"/>
          <w:sz w:val="20"/>
        </w:rPr>
        <w:t>Tạo một bản sao lưu của tệp tham số sqlnet.ora, theo mặc định nằm trong thư mục $ORACLE_HOME/network / admin trên các hệ điều hành UNIX và thư mục% ORACLE_HOME% \ network \ admin trên các hệ điều hành Microsoft Windows.</w:t>
      </w:r>
    </w:p>
    <w:p w14:paraId="76D2F8C4" w14:textId="40EA6C43" w:rsidR="00942A10" w:rsidRPr="00A27FCD" w:rsidRDefault="00942A10" w:rsidP="006F7931">
      <w:pPr>
        <w:pStyle w:val="ListParagraph"/>
        <w:numPr>
          <w:ilvl w:val="1"/>
          <w:numId w:val="121"/>
        </w:numPr>
        <w:tabs>
          <w:tab w:val="left" w:pos="2380"/>
        </w:tabs>
        <w:spacing w:before="116"/>
        <w:rPr>
          <w:rFonts w:ascii="Arial" w:hAnsi="Arial" w:cs="Arial"/>
          <w:sz w:val="20"/>
        </w:rPr>
      </w:pPr>
      <w:r w:rsidRPr="00A27FCD">
        <w:rPr>
          <w:rFonts w:ascii="Arial" w:hAnsi="Arial" w:cs="Arial"/>
          <w:sz w:val="20"/>
        </w:rPr>
        <w:t>Đảm bảo rằng tệp sqlnet.ora có dòng sau:</w:t>
      </w:r>
    </w:p>
    <w:p w14:paraId="169E7336" w14:textId="77777777" w:rsidR="00942A10" w:rsidRPr="00A27FCD" w:rsidRDefault="00942A10" w:rsidP="00942A10">
      <w:pPr>
        <w:spacing w:before="137"/>
        <w:ind w:left="2380"/>
        <w:rPr>
          <w:rFonts w:ascii="Arial" w:hAnsi="Arial" w:cs="Arial"/>
          <w:sz w:val="18"/>
        </w:rPr>
      </w:pPr>
      <w:r w:rsidRPr="00A27FCD">
        <w:rPr>
          <w:rFonts w:ascii="Arial" w:hAnsi="Arial" w:cs="Arial"/>
          <w:w w:val="95"/>
          <w:sz w:val="18"/>
        </w:rPr>
        <w:t>SQLNET.ALLOWED_LOGON_VERSION=12</w:t>
      </w:r>
    </w:p>
    <w:p w14:paraId="57B6A9C5" w14:textId="77777777" w:rsidR="00942A10" w:rsidRPr="00A27FCD" w:rsidRDefault="00942A10" w:rsidP="00942A10">
      <w:pPr>
        <w:pStyle w:val="BodyText"/>
        <w:spacing w:before="11"/>
        <w:rPr>
          <w:rFonts w:ascii="Arial" w:hAnsi="Arial" w:cs="Arial"/>
          <w:sz w:val="18"/>
        </w:rPr>
      </w:pPr>
    </w:p>
    <w:p w14:paraId="159BCB87" w14:textId="565F7670" w:rsidR="00942A10" w:rsidRPr="00A27FCD" w:rsidRDefault="00942A10" w:rsidP="00942A10">
      <w:pPr>
        <w:pStyle w:val="BodyText"/>
        <w:spacing w:line="230" w:lineRule="auto"/>
        <w:ind w:left="2380" w:right="700"/>
        <w:rPr>
          <w:rFonts w:ascii="Arial" w:hAnsi="Arial" w:cs="Arial"/>
        </w:rPr>
      </w:pPr>
      <w:r w:rsidRPr="00A27FCD">
        <w:rPr>
          <w:rFonts w:ascii="Arial" w:hAnsi="Arial" w:cs="Arial"/>
        </w:rPr>
        <w:t>Nếu bạn đã áp dụng CPU tháng 10 năm 2012 hoặc nếu bạn đang sử dụng Oracle Database Release 11.2.0.3, thì hãy đảm bảo rằng bạn đặt SQLNET.ALLOWED_LOGON_VERSION thành 12, chứ không phải 11.</w:t>
      </w:r>
    </w:p>
    <w:p w14:paraId="14DBAF2C" w14:textId="4C4F41A4" w:rsidR="00942A10" w:rsidRPr="00A27FCD" w:rsidRDefault="00942A10" w:rsidP="006F7931">
      <w:pPr>
        <w:pStyle w:val="ListParagraph"/>
        <w:numPr>
          <w:ilvl w:val="1"/>
          <w:numId w:val="121"/>
        </w:numPr>
        <w:tabs>
          <w:tab w:val="left" w:pos="2380"/>
        </w:tabs>
        <w:spacing w:before="109"/>
        <w:rPr>
          <w:rFonts w:ascii="Arial" w:hAnsi="Arial" w:cs="Arial"/>
          <w:sz w:val="20"/>
        </w:rPr>
      </w:pPr>
      <w:r w:rsidRPr="00A27FCD">
        <w:rPr>
          <w:rFonts w:ascii="Arial" w:hAnsi="Arial" w:cs="Arial"/>
          <w:sz w:val="20"/>
        </w:rPr>
        <w:t>Lưu và thoát tệp sqlnet.ora.</w:t>
      </w:r>
    </w:p>
    <w:p w14:paraId="4ADBD625" w14:textId="077B32F2" w:rsidR="00942A10" w:rsidRPr="00A27FCD" w:rsidRDefault="00942A10" w:rsidP="006F7931">
      <w:pPr>
        <w:pStyle w:val="ListParagraph"/>
        <w:numPr>
          <w:ilvl w:val="0"/>
          <w:numId w:val="121"/>
        </w:numPr>
        <w:tabs>
          <w:tab w:val="left" w:pos="2020"/>
        </w:tabs>
        <w:spacing w:before="114" w:line="232" w:lineRule="auto"/>
        <w:ind w:right="895"/>
        <w:rPr>
          <w:rFonts w:ascii="Arial" w:hAnsi="Arial" w:cs="Arial"/>
          <w:sz w:val="20"/>
        </w:rPr>
      </w:pPr>
      <w:r w:rsidRPr="00A27FCD">
        <w:rPr>
          <w:rFonts w:ascii="Arial" w:hAnsi="Arial" w:cs="Arial"/>
          <w:spacing w:val="-4"/>
          <w:sz w:val="20"/>
        </w:rPr>
        <w:t>Xác minh rằng mật khẩu trong tập lệnh thử nghiệm hoặc công việc phù hợp trong việc sử dụng các trường hợp hỗn hợp và các ký tự đặc biệt.</w:t>
      </w:r>
    </w:p>
    <w:p w14:paraId="6EB314E4" w14:textId="46D18E01" w:rsidR="00942A10" w:rsidRPr="00A27FCD" w:rsidRDefault="00942A10" w:rsidP="006F7931">
      <w:pPr>
        <w:pStyle w:val="ListParagraph"/>
        <w:numPr>
          <w:ilvl w:val="0"/>
          <w:numId w:val="121"/>
        </w:numPr>
        <w:tabs>
          <w:tab w:val="left" w:pos="2020"/>
        </w:tabs>
        <w:spacing w:before="112"/>
        <w:rPr>
          <w:rFonts w:ascii="Arial" w:hAnsi="Arial" w:cs="Arial"/>
          <w:sz w:val="20"/>
        </w:rPr>
      </w:pPr>
      <w:r w:rsidRPr="00A27FCD">
        <w:rPr>
          <w:rFonts w:ascii="Arial" w:hAnsi="Arial" w:cs="Arial"/>
          <w:sz w:val="20"/>
        </w:rPr>
        <w:t>Thay đổi tất cả mật khẩu để bao gồm cả trường hợp hỗn hợp và các ký tự đặc biệt.</w:t>
      </w:r>
    </w:p>
    <w:p w14:paraId="67356BA8" w14:textId="0E9ECE07" w:rsidR="00942A10" w:rsidRPr="00A27FCD" w:rsidRDefault="00942A10" w:rsidP="00942A10">
      <w:pPr>
        <w:pStyle w:val="BodyText"/>
        <w:spacing w:before="117" w:line="232" w:lineRule="auto"/>
        <w:ind w:left="2020" w:right="848"/>
        <w:rPr>
          <w:rFonts w:ascii="Arial" w:hAnsi="Arial" w:cs="Arial"/>
        </w:rPr>
      </w:pPr>
      <w:r w:rsidRPr="00A27FCD">
        <w:rPr>
          <w:rFonts w:ascii="Arial" w:hAnsi="Arial" w:cs="Arial"/>
        </w:rPr>
        <w:t xml:space="preserve">Oracle khuyên bạn nên sử dụng mật khẩu ngẫu nhiên với độ dài ít nhất mười hai ký tự. See Guideline </w:t>
      </w:r>
      <w:hyperlink w:anchor="_bookmark2169" w:history="1">
        <w:r w:rsidRPr="00A27FCD">
          <w:rPr>
            <w:rFonts w:ascii="Arial" w:hAnsi="Arial" w:cs="Arial"/>
          </w:rPr>
          <w:t xml:space="preserve">1 </w:t>
        </w:r>
      </w:hyperlink>
      <w:r w:rsidRPr="00A27FCD">
        <w:rPr>
          <w:rFonts w:ascii="Arial" w:hAnsi="Arial" w:cs="Arial"/>
        </w:rPr>
        <w:t xml:space="preserve">under </w:t>
      </w:r>
      <w:hyperlink w:anchor="_bookmark2167" w:history="1">
        <w:r w:rsidRPr="00A27FCD">
          <w:rPr>
            <w:rFonts w:ascii="Arial" w:hAnsi="Arial" w:cs="Arial"/>
            <w:color w:val="0000CC"/>
          </w:rPr>
          <w:t xml:space="preserve">"Guidelines for Securing Passwords" </w:t>
        </w:r>
      </w:hyperlink>
      <w:r w:rsidRPr="00A27FCD">
        <w:rPr>
          <w:rFonts w:ascii="Arial" w:hAnsi="Arial" w:cs="Arial"/>
        </w:rPr>
        <w:t>trên trang 10-7 để biết thêm hướng dẫn về cách tạo mật khẩu và các kỹ thuật để tạo mật khẩu phức tạp nhưng dễ nhớ.</w:t>
      </w:r>
    </w:p>
    <w:p w14:paraId="076FFD67" w14:textId="7E7FF751" w:rsidR="00942A10" w:rsidRPr="00A27FCD" w:rsidRDefault="00942A10" w:rsidP="00942A10">
      <w:pPr>
        <w:pStyle w:val="BodyText"/>
        <w:spacing w:before="209" w:line="232" w:lineRule="auto"/>
        <w:ind w:left="2380" w:right="1456"/>
        <w:rPr>
          <w:rFonts w:ascii="Arial" w:hAnsi="Arial" w:cs="Arial"/>
        </w:rPr>
      </w:pPr>
      <w:r w:rsidRPr="00A27FCD">
        <w:rPr>
          <w:rFonts w:ascii="Arial" w:hAnsi="Arial" w:cs="Arial"/>
          <w:b/>
          <w:sz w:val="19"/>
        </w:rPr>
        <w:t xml:space="preserve">Xem thêm: </w:t>
      </w:r>
      <w:hyperlink w:anchor="_bookmark2122" w:history="1">
        <w:r w:rsidRPr="00A27FCD">
          <w:rPr>
            <w:rFonts w:ascii="Arial" w:hAnsi="Arial" w:cs="Arial"/>
            <w:color w:val="0000CC"/>
          </w:rPr>
          <w:t>"Downloading Security Patches and Contacting Oracle</w:t>
        </w:r>
      </w:hyperlink>
      <w:r w:rsidRPr="00A27FCD">
        <w:rPr>
          <w:rFonts w:ascii="Arial" w:hAnsi="Arial" w:cs="Arial"/>
          <w:color w:val="0000CC"/>
        </w:rPr>
        <w:t xml:space="preserve"> </w:t>
      </w:r>
      <w:hyperlink w:anchor="_bookmark2122" w:history="1">
        <w:r w:rsidRPr="00A27FCD">
          <w:rPr>
            <w:rFonts w:ascii="Arial" w:hAnsi="Arial" w:cs="Arial"/>
            <w:color w:val="0000CC"/>
          </w:rPr>
          <w:t xml:space="preserve">Regarding Vulnerabilities" </w:t>
        </w:r>
        <w:r w:rsidRPr="00A27FCD">
          <w:rPr>
            <w:rFonts w:ascii="Arial" w:hAnsi="Arial" w:cs="Arial"/>
          </w:rPr>
          <w:t>đến trang 10-2</w:t>
        </w:r>
      </w:hyperlink>
    </w:p>
    <w:p w14:paraId="6E590513" w14:textId="77777777" w:rsidR="00942A10" w:rsidRPr="00A27FCD" w:rsidRDefault="00942A10" w:rsidP="00942A10">
      <w:pPr>
        <w:pStyle w:val="BodyText"/>
        <w:spacing w:before="11"/>
        <w:rPr>
          <w:rFonts w:ascii="Arial" w:hAnsi="Arial" w:cs="Arial"/>
        </w:rPr>
      </w:pPr>
    </w:p>
    <w:p w14:paraId="68248DA1" w14:textId="662F7436" w:rsidR="00942A10" w:rsidRPr="00A27FCD" w:rsidRDefault="00C64893" w:rsidP="00942A10">
      <w:pPr>
        <w:pStyle w:val="Heading4"/>
        <w:spacing w:before="1"/>
        <w:ind w:left="14" w:right="2283"/>
        <w:jc w:val="center"/>
      </w:pPr>
      <w:bookmarkStart w:id="277" w:name="Managing_the_Secure_External_Password_St"/>
      <w:bookmarkStart w:id="278" w:name="_bookmark297"/>
      <w:bookmarkStart w:id="279" w:name="_bookmark298"/>
      <w:bookmarkEnd w:id="277"/>
      <w:bookmarkEnd w:id="278"/>
      <w:bookmarkEnd w:id="279"/>
      <w:r w:rsidRPr="00C64893">
        <w:t>Quản lý Mật khẩu Bên ngoài Bảo mậ</w:t>
      </w:r>
      <w:r>
        <w:t xml:space="preserve">t cho Thông tin Xác </w:t>
      </w:r>
      <w:r w:rsidRPr="00C64893">
        <w:t xml:space="preserve">thực Mật khẩu </w:t>
      </w:r>
    </w:p>
    <w:p w14:paraId="5D5A50B3" w14:textId="09899FAC" w:rsidR="00942A10" w:rsidRPr="00A27FCD" w:rsidRDefault="00942A10" w:rsidP="00942A10">
      <w:pPr>
        <w:pStyle w:val="BodyText"/>
        <w:spacing w:before="73"/>
        <w:ind w:left="1660"/>
        <w:rPr>
          <w:rFonts w:ascii="Arial" w:hAnsi="Arial" w:cs="Arial"/>
        </w:rPr>
      </w:pPr>
      <w:r w:rsidRPr="00A27FCD">
        <w:rPr>
          <w:rFonts w:ascii="Arial" w:hAnsi="Arial" w:cs="Arial"/>
        </w:rPr>
        <w:t>Nội dung:</w:t>
      </w:r>
    </w:p>
    <w:p w14:paraId="6CD6BC7D" w14:textId="3FE0723A"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299" w:history="1">
        <w:r w:rsidRPr="00A27FCD">
          <w:rPr>
            <w:rFonts w:ascii="Arial" w:hAnsi="Arial" w:cs="Arial"/>
            <w:color w:val="0000CC"/>
          </w:rPr>
          <w:t>Giới</w:t>
        </w:r>
      </w:hyperlink>
      <w:r w:rsidRPr="00A27FCD">
        <w:rPr>
          <w:rFonts w:ascii="Arial" w:hAnsi="Arial" w:cs="Arial"/>
          <w:color w:val="0000CC"/>
        </w:rPr>
        <w:t xml:space="preserve"> thiệu về các loại bào mật bên ngoài</w:t>
      </w:r>
    </w:p>
    <w:p w14:paraId="050A02F9" w14:textId="4ED49C86" w:rsidR="00942A10"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04" w:history="1">
        <w:r w:rsidRPr="00A27FCD">
          <w:rPr>
            <w:rFonts w:ascii="Arial" w:hAnsi="Arial" w:cs="Arial"/>
            <w:color w:val="0000CC"/>
          </w:rPr>
          <w:t>Nó</w:t>
        </w:r>
      </w:hyperlink>
      <w:r w:rsidRPr="00A27FCD">
        <w:rPr>
          <w:rFonts w:ascii="Arial" w:hAnsi="Arial" w:cs="Arial"/>
          <w:color w:val="0000CC"/>
        </w:rPr>
        <w:t xml:space="preserve"> hoạt động như thế nào</w:t>
      </w:r>
    </w:p>
    <w:p w14:paraId="6C20ABCC" w14:textId="18EA2AC8"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307" w:history="1">
        <w:r w:rsidRPr="00A27FCD">
          <w:rPr>
            <w:rFonts w:ascii="Arial" w:hAnsi="Arial" w:cs="Arial"/>
            <w:color w:val="0000CC"/>
          </w:rPr>
          <w:t>Cấu</w:t>
        </w:r>
      </w:hyperlink>
      <w:r w:rsidRPr="00A27FCD">
        <w:rPr>
          <w:rFonts w:ascii="Arial" w:hAnsi="Arial" w:cs="Arial"/>
          <w:color w:val="0000CC"/>
        </w:rPr>
        <w:t xml:space="preserve"> hình để sử dụng</w:t>
      </w:r>
    </w:p>
    <w:p w14:paraId="4158A869" w14:textId="08EA6B2D" w:rsidR="008C539B"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11" w:history="1">
        <w:r w:rsidRPr="00A27FCD">
          <w:rPr>
            <w:rFonts w:ascii="Arial" w:hAnsi="Arial" w:cs="Arial"/>
            <w:color w:val="0000CC"/>
          </w:rPr>
          <w:t>Quản</w:t>
        </w:r>
      </w:hyperlink>
      <w:r w:rsidRPr="00A27FCD">
        <w:rPr>
          <w:rFonts w:ascii="Arial" w:hAnsi="Arial" w:cs="Arial"/>
          <w:color w:val="0000CC"/>
        </w:rPr>
        <w:t xml:space="preserve"> lý thông tin </w:t>
      </w:r>
    </w:p>
    <w:p w14:paraId="01418DCE" w14:textId="77777777" w:rsidR="008C539B" w:rsidRPr="00A27FCD" w:rsidRDefault="008C539B">
      <w:pPr>
        <w:rPr>
          <w:rFonts w:ascii="Arial" w:hAnsi="Arial" w:cs="Arial"/>
        </w:rPr>
        <w:sectPr w:rsidR="008C539B" w:rsidRPr="00A27FCD">
          <w:pgSz w:w="12240" w:h="15840"/>
          <w:pgMar w:top="840" w:right="1060" w:bottom="860" w:left="1100" w:header="549" w:footer="663" w:gutter="0"/>
          <w:cols w:space="720"/>
        </w:sectPr>
      </w:pPr>
    </w:p>
    <w:p w14:paraId="4AE9BA27" w14:textId="77777777" w:rsidR="008C539B" w:rsidRPr="00A27FCD" w:rsidRDefault="008C539B">
      <w:pPr>
        <w:pStyle w:val="BodyText"/>
        <w:spacing w:before="2"/>
        <w:rPr>
          <w:rFonts w:ascii="Arial" w:hAnsi="Arial" w:cs="Arial"/>
          <w:sz w:val="24"/>
        </w:rPr>
      </w:pPr>
    </w:p>
    <w:p w14:paraId="03974B5B" w14:textId="17A86D92" w:rsidR="008C539B" w:rsidRPr="00A27FCD" w:rsidRDefault="00942A10">
      <w:pPr>
        <w:pStyle w:val="Heading6"/>
        <w:spacing w:before="105"/>
      </w:pPr>
      <w:bookmarkStart w:id="280" w:name="About_the_Secure_External_Password_Store"/>
      <w:bookmarkStart w:id="281" w:name="_bookmark299"/>
      <w:bookmarkEnd w:id="280"/>
      <w:bookmarkEnd w:id="281"/>
      <w:r w:rsidRPr="00A27FCD">
        <w:t xml:space="preserve">Giới thiệu về </w:t>
      </w:r>
      <w:r w:rsidR="005B62E8" w:rsidRPr="00A27FCD">
        <w:t>bảo mật</w:t>
      </w:r>
      <w:r w:rsidRPr="00A27FCD">
        <w:t xml:space="preserve"> mật khẩu an toàn</w:t>
      </w:r>
      <w:r w:rsidR="005B62E8" w:rsidRPr="00A27FCD">
        <w:t xml:space="preserve"> từ</w:t>
      </w:r>
      <w:r w:rsidRPr="00A27FCD">
        <w:t xml:space="preserve"> bên ngoài</w:t>
      </w:r>
    </w:p>
    <w:p w14:paraId="5E329130" w14:textId="4C98D8DD" w:rsidR="008C539B" w:rsidRPr="00A27FCD" w:rsidRDefault="00942A10">
      <w:pPr>
        <w:pStyle w:val="BodyText"/>
        <w:spacing w:before="54" w:line="232" w:lineRule="auto"/>
        <w:ind w:left="2260" w:right="185"/>
        <w:rPr>
          <w:rFonts w:ascii="Arial" w:hAnsi="Arial" w:cs="Arial"/>
        </w:rPr>
      </w:pPr>
      <w:r w:rsidRPr="00A27FCD">
        <w:rPr>
          <w:rFonts w:ascii="Arial" w:hAnsi="Arial" w:cs="Arial"/>
        </w:rPr>
        <w:t>Bạn có thể lưu trữ thông tin đăng nhập mật khẩu để kết nối với cơ sở dữ liệu bằng cách sử dụ</w:t>
      </w:r>
      <w:r w:rsidR="00741AD4" w:rsidRPr="00A27FCD">
        <w:rPr>
          <w:rFonts w:ascii="Arial" w:hAnsi="Arial" w:cs="Arial"/>
        </w:rPr>
        <w:t>ng phiên</w:t>
      </w:r>
      <w:r w:rsidRPr="00A27FCD">
        <w:rPr>
          <w:rFonts w:ascii="Arial" w:hAnsi="Arial" w:cs="Arial"/>
        </w:rPr>
        <w:t xml:space="preserve"> Oracle </w:t>
      </w:r>
      <w:r w:rsidR="00741AD4" w:rsidRPr="00A27FCD">
        <w:rPr>
          <w:rFonts w:ascii="Arial" w:hAnsi="Arial" w:cs="Arial"/>
        </w:rPr>
        <w:t xml:space="preserve">từ </w:t>
      </w:r>
      <w:r w:rsidRPr="00A27FCD">
        <w:rPr>
          <w:rFonts w:ascii="Arial" w:hAnsi="Arial" w:cs="Arial"/>
        </w:rPr>
        <w:t>phía máy khách. Mộ</w:t>
      </w:r>
      <w:r w:rsidR="00741AD4" w:rsidRPr="00A27FCD">
        <w:rPr>
          <w:rFonts w:ascii="Arial" w:hAnsi="Arial" w:cs="Arial"/>
        </w:rPr>
        <w:t>t phiên</w:t>
      </w:r>
      <w:r w:rsidRPr="00A27FCD">
        <w:rPr>
          <w:rFonts w:ascii="Arial" w:hAnsi="Arial" w:cs="Arial"/>
        </w:rPr>
        <w:t xml:space="preserve"> Oracle là một thùng chứa phần mềm bảo mật lưu trữ chứng thự</w:t>
      </w:r>
      <w:r w:rsidR="00741AD4" w:rsidRPr="00A27FCD">
        <w:rPr>
          <w:rFonts w:ascii="Arial" w:hAnsi="Arial" w:cs="Arial"/>
        </w:rPr>
        <w:t>c và xác nhận</w:t>
      </w:r>
      <w:r w:rsidRPr="00A27FCD">
        <w:rPr>
          <w:rFonts w:ascii="Arial" w:hAnsi="Arial" w:cs="Arial"/>
        </w:rPr>
        <w:t xml:space="preserve"> thông tin đăng nhập.</w:t>
      </w:r>
    </w:p>
    <w:p w14:paraId="54F8C1F1" w14:textId="783AC1FB" w:rsidR="008C539B" w:rsidRPr="00A27FCD" w:rsidRDefault="005B62E8">
      <w:pPr>
        <w:pStyle w:val="BodyText"/>
        <w:spacing w:before="117" w:line="232" w:lineRule="auto"/>
        <w:ind w:left="2259" w:right="185"/>
        <w:rPr>
          <w:rFonts w:ascii="Arial" w:hAnsi="Arial" w:cs="Arial"/>
        </w:rPr>
      </w:pPr>
      <w:r w:rsidRPr="00A27FCD">
        <w:rPr>
          <w:rFonts w:ascii="Arial" w:hAnsi="Arial" w:cs="Arial"/>
        </w:rPr>
        <w:t>Việc sử dụ</w:t>
      </w:r>
      <w:r w:rsidR="00741AD4" w:rsidRPr="00A27FCD">
        <w:rPr>
          <w:rFonts w:ascii="Arial" w:hAnsi="Arial" w:cs="Arial"/>
        </w:rPr>
        <w:t>ng phiên</w:t>
      </w:r>
      <w:r w:rsidRPr="00A27FCD">
        <w:rPr>
          <w:rFonts w:ascii="Arial" w:hAnsi="Arial" w:cs="Arial"/>
        </w:rPr>
        <w:t xml:space="preserve"> này có thể đơn giản hóa việc triển khai quy mô lớn dựa trên thông tin đăng nhập mật khẩu để kết nối với cơ sở dữ liệu. Khi tính năng này đượ</w:t>
      </w:r>
      <w:r w:rsidR="00741AD4" w:rsidRPr="00A27FCD">
        <w:rPr>
          <w:rFonts w:ascii="Arial" w:hAnsi="Arial" w:cs="Arial"/>
        </w:rPr>
        <w:t>c</w:t>
      </w:r>
      <w:r w:rsidRPr="00A27FCD">
        <w:rPr>
          <w:rFonts w:ascii="Arial" w:hAnsi="Arial" w:cs="Arial"/>
        </w:rPr>
        <w:t xml:space="preserve"> cấ</w:t>
      </w:r>
      <w:r w:rsidR="00741AD4" w:rsidRPr="00A27FCD">
        <w:rPr>
          <w:rFonts w:ascii="Arial" w:hAnsi="Arial" w:cs="Arial"/>
        </w:rPr>
        <w:t>u hình, t</w:t>
      </w:r>
      <w:r w:rsidRPr="00A27FCD">
        <w:rPr>
          <w:rFonts w:ascii="Arial" w:hAnsi="Arial" w:cs="Arial"/>
        </w:rPr>
        <w:t>ập lệnh không còn cầ</w:t>
      </w:r>
      <w:r w:rsidR="00741AD4" w:rsidRPr="00A27FCD">
        <w:rPr>
          <w:rFonts w:ascii="Arial" w:hAnsi="Arial" w:cs="Arial"/>
        </w:rPr>
        <w:t>n tài khoản</w:t>
      </w:r>
      <w:r w:rsidRPr="00A27FCD">
        <w:rPr>
          <w:rFonts w:ascii="Arial" w:hAnsi="Arial" w:cs="Arial"/>
        </w:rPr>
        <w:t xml:space="preserve"> người dùng và mật khẩu được nhúng nữa. Điều này làm giảm nguy cơ vì mật khẩu không còn tiếp xúc nữa và các chính sách quản lý mật khẩu được thực thi dễ dàng hơn mà không thay đổi mã ứng dụng bất cứ khi nào tên người dùng hoặc mật khẩu thay đổi.</w:t>
      </w:r>
    </w:p>
    <w:p w14:paraId="66351CC8" w14:textId="7988AFBF" w:rsidR="008C539B" w:rsidRPr="00A27FCD" w:rsidRDefault="005B62E8">
      <w:pPr>
        <w:spacing w:before="215"/>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1E9E0385" w14:textId="0DAB593E" w:rsidR="008C539B" w:rsidRPr="00A27FCD" w:rsidRDefault="00C12992">
      <w:pPr>
        <w:pStyle w:val="BodyText"/>
        <w:spacing w:before="134" w:line="232" w:lineRule="auto"/>
        <w:ind w:left="3340" w:right="848" w:hanging="360"/>
        <w:rPr>
          <w:rFonts w:ascii="Arial" w:hAnsi="Arial" w:cs="Arial"/>
        </w:rPr>
      </w:pPr>
      <w:r w:rsidRPr="00A27FCD">
        <w:rPr>
          <w:rFonts w:ascii="Arial" w:hAnsi="Arial" w:cs="Arial"/>
          <w:sz w:val="10"/>
        </w:rPr>
        <w:t xml:space="preserve">■ </w:t>
      </w:r>
      <w:hyperlink w:anchor="_bookmark440" w:history="1">
        <w:r w:rsidRPr="00A27FCD">
          <w:rPr>
            <w:rFonts w:ascii="Arial" w:hAnsi="Arial" w:cs="Arial"/>
            <w:color w:val="0000CC"/>
          </w:rPr>
          <w:t>"Using Proxy Authentication with the Secure External Password</w:t>
        </w:r>
      </w:hyperlink>
      <w:hyperlink w:anchor="_bookmark440" w:history="1">
        <w:r w:rsidRPr="00A27FCD">
          <w:rPr>
            <w:rFonts w:ascii="Arial" w:hAnsi="Arial" w:cs="Arial"/>
            <w:color w:val="0000CC"/>
          </w:rPr>
          <w:t xml:space="preserve"> Store" </w:t>
        </w:r>
      </w:hyperlink>
      <w:hyperlink w:anchor="_bookmark440" w:history="1">
        <w:r w:rsidR="005B62E8" w:rsidRPr="00A27FCD">
          <w:rPr>
            <w:rFonts w:ascii="Arial" w:hAnsi="Arial" w:cs="Arial"/>
          </w:rPr>
          <w:t>đến trang</w:t>
        </w:r>
        <w:r w:rsidRPr="00A27FCD">
          <w:rPr>
            <w:rFonts w:ascii="Arial" w:hAnsi="Arial" w:cs="Arial"/>
          </w:rPr>
          <w:t xml:space="preserve"> 3-40</w:t>
        </w:r>
      </w:hyperlink>
    </w:p>
    <w:p w14:paraId="2EF9B725" w14:textId="03798639" w:rsidR="008C539B" w:rsidRPr="00A27FCD" w:rsidRDefault="00C12992">
      <w:pPr>
        <w:spacing w:before="118"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5B62E8" w:rsidRPr="00A27FCD">
        <w:rPr>
          <w:rFonts w:ascii="Arial" w:hAnsi="Arial" w:cs="Arial"/>
          <w:sz w:val="20"/>
        </w:rPr>
        <w:t>để biết thông tin chung về ví Oracle</w:t>
      </w:r>
    </w:p>
    <w:p w14:paraId="3CF3D843" w14:textId="77777777" w:rsidR="008C539B" w:rsidRPr="00A27FCD" w:rsidRDefault="008D1AB8">
      <w:pPr>
        <w:pStyle w:val="BodyText"/>
        <w:spacing w:before="5"/>
        <w:rPr>
          <w:rFonts w:ascii="Arial" w:hAnsi="Arial" w:cs="Arial"/>
          <w:sz w:val="26"/>
        </w:rPr>
      </w:pPr>
      <w:r>
        <w:rPr>
          <w:rFonts w:ascii="Arial" w:hAnsi="Arial" w:cs="Arial"/>
        </w:rPr>
        <w:pict w14:anchorId="708703C5">
          <v:group id="_x0000_s1556" style="position:absolute;margin-left:204pt;margin-top:18.4pt;width:312pt;height:2.55pt;z-index:2200;mso-wrap-distance-left:0;mso-wrap-distance-right:0;mso-position-horizontal-relative:page" coordorigin="4080,368" coordsize="6240,51">
            <v:line id="_x0000_s1558" style="position:absolute" from="4080,370" to="10320,370" strokeweight=".24pt"/>
            <v:line id="_x0000_s1557" style="position:absolute" from="4080,416" to="10320,416" strokeweight=".24pt"/>
            <w10:wrap type="topAndBottom" anchorx="page"/>
          </v:group>
        </w:pict>
      </w:r>
    </w:p>
    <w:p w14:paraId="23FD90B1" w14:textId="4F2B7905" w:rsidR="005B62E8"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 xml:space="preserve">Kho lưu trữ </w:t>
      </w:r>
      <w:r w:rsidR="00741AD4" w:rsidRPr="00A27FCD">
        <w:rPr>
          <w:rFonts w:ascii="Arial" w:hAnsi="Arial" w:cs="Arial"/>
        </w:rPr>
        <w:t>xác thực</w:t>
      </w:r>
      <w:r w:rsidRPr="00A27FCD">
        <w:rPr>
          <w:rFonts w:ascii="Arial" w:hAnsi="Arial" w:cs="Arial"/>
        </w:rPr>
        <w:t xml:space="preserve"> bên ngoài là tách biệt với khu vực mà thông tin đăng nhập cơ sở hạ tầng khóa công khai (PKI) được lưu </w:t>
      </w:r>
    </w:p>
    <w:p w14:paraId="642E8B1A" w14:textId="36AE4852" w:rsidR="008C539B"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rPr>
        <w:t>trữ.Do đó, bạn không thể sử dụng Oracle Wallet Manager để quả</w:t>
      </w:r>
      <w:r w:rsidR="00741AD4" w:rsidRPr="00A27FCD">
        <w:rPr>
          <w:rFonts w:ascii="Arial" w:hAnsi="Arial" w:cs="Arial"/>
        </w:rPr>
        <w:t>n lý thông tin đăng nhập</w:t>
      </w:r>
      <w:r w:rsidRPr="00A27FCD">
        <w:rPr>
          <w:rFonts w:ascii="Arial" w:hAnsi="Arial" w:cs="Arial"/>
        </w:rPr>
        <w:t>. Thay vào đó, hãy sử dụng tiện ích dòng lệnh mkstore để quản lý các thông tin đăng nhập này</w:t>
      </w:r>
      <w:r w:rsidR="008D1AB8">
        <w:rPr>
          <w:rFonts w:ascii="Arial" w:hAnsi="Arial" w:cs="Arial"/>
        </w:rPr>
        <w:pict w14:anchorId="06A885D8">
          <v:group id="_x0000_s1553" style="position:absolute;left:0;text-align:left;margin-left:204pt;margin-top:41.4pt;width:312pt;height:2.55pt;z-index:2224;mso-wrap-distance-left:0;mso-wrap-distance-right:0;mso-position-horizontal-relative:page;mso-position-vertical-relative:text" coordorigin="4080,828" coordsize="6240,51">
            <v:line id="_x0000_s1555" style="position:absolute" from="4080,831" to="10320,831" strokeweight=".24pt"/>
            <v:line id="_x0000_s1554" style="position:absolute" from="4080,876" to="10320,876" strokeweight=".24pt"/>
            <w10:wrap type="topAndBottom" anchorx="page"/>
          </v:group>
        </w:pict>
      </w:r>
      <w:r w:rsidRPr="00A27FCD">
        <w:rPr>
          <w:rFonts w:ascii="Arial" w:hAnsi="Arial" w:cs="Arial"/>
        </w:rPr>
        <w:t>.</w:t>
      </w:r>
    </w:p>
    <w:p w14:paraId="689B5775" w14:textId="77777777" w:rsidR="008C539B" w:rsidRPr="00A27FCD" w:rsidRDefault="008C539B">
      <w:pPr>
        <w:pStyle w:val="BodyText"/>
        <w:rPr>
          <w:rFonts w:ascii="Arial" w:hAnsi="Arial" w:cs="Arial"/>
          <w:sz w:val="8"/>
        </w:rPr>
      </w:pPr>
    </w:p>
    <w:p w14:paraId="2A771CBD" w14:textId="4ECF7968" w:rsidR="008C539B" w:rsidRPr="00A27FCD" w:rsidRDefault="00741AD4">
      <w:pPr>
        <w:pStyle w:val="Heading6"/>
        <w:spacing w:before="105"/>
      </w:pPr>
      <w:bookmarkStart w:id="282" w:name="How_Does_the_External_Password_Store_Wor"/>
      <w:bookmarkStart w:id="283" w:name="_bookmark304"/>
      <w:bookmarkEnd w:id="282"/>
      <w:bookmarkEnd w:id="283"/>
      <w:r w:rsidRPr="00A27FCD">
        <w:t>Xác thực</w:t>
      </w:r>
      <w:r w:rsidR="005B62E8" w:rsidRPr="00A27FCD">
        <w:t xml:space="preserve"> Mật khẩu Bên ngoài hoạt động như thế nào?</w:t>
      </w:r>
    </w:p>
    <w:p w14:paraId="36965474" w14:textId="2EB93B7C" w:rsidR="008C539B" w:rsidRPr="00A27FCD" w:rsidRDefault="005B62E8">
      <w:pPr>
        <w:pStyle w:val="BodyText"/>
        <w:spacing w:before="57" w:line="230" w:lineRule="auto"/>
        <w:ind w:left="2259" w:right="294"/>
        <w:rPr>
          <w:rFonts w:ascii="Arial" w:hAnsi="Arial" w:cs="Arial"/>
        </w:rPr>
      </w:pPr>
      <w:r w:rsidRPr="00A27FCD">
        <w:rPr>
          <w:rFonts w:ascii="Arial" w:hAnsi="Arial" w:cs="Arial"/>
          <w:spacing w:val="-4"/>
        </w:rPr>
        <w:t>Thông thường, người dùng (và như các ứng dụng, công việ</w:t>
      </w:r>
      <w:r w:rsidR="00741AD4" w:rsidRPr="00A27FCD">
        <w:rPr>
          <w:rFonts w:ascii="Arial" w:hAnsi="Arial" w:cs="Arial"/>
          <w:spacing w:val="-4"/>
        </w:rPr>
        <w:t>c và các</w:t>
      </w:r>
      <w:r w:rsidRPr="00A27FCD">
        <w:rPr>
          <w:rFonts w:ascii="Arial" w:hAnsi="Arial" w:cs="Arial"/>
          <w:spacing w:val="-4"/>
        </w:rPr>
        <w:t xml:space="preserve"> lệnh) kết nối với cơ sở dữ liệu bằng cách sử dụng một câu lệ</w:t>
      </w:r>
      <w:r w:rsidR="00741AD4" w:rsidRPr="00A27FCD">
        <w:rPr>
          <w:rFonts w:ascii="Arial" w:hAnsi="Arial" w:cs="Arial"/>
          <w:spacing w:val="-4"/>
        </w:rPr>
        <w:t xml:space="preserve">nh CONNECT </w:t>
      </w:r>
      <w:r w:rsidRPr="00A27FCD">
        <w:rPr>
          <w:rFonts w:ascii="Arial" w:hAnsi="Arial" w:cs="Arial"/>
          <w:spacing w:val="-4"/>
        </w:rPr>
        <w:t>xác định một chuỗi kết nối cơ sở dữ liệu. Chuỗi này có thể bao gồm mộ</w:t>
      </w:r>
      <w:r w:rsidR="00741AD4" w:rsidRPr="00A27FCD">
        <w:rPr>
          <w:rFonts w:ascii="Arial" w:hAnsi="Arial" w:cs="Arial"/>
          <w:spacing w:val="-4"/>
        </w:rPr>
        <w:t>t tài khoản người</w:t>
      </w:r>
      <w:r w:rsidRPr="00A27FCD">
        <w:rPr>
          <w:rFonts w:ascii="Arial" w:hAnsi="Arial" w:cs="Arial"/>
          <w:spacing w:val="-4"/>
        </w:rPr>
        <w:t xml:space="preserve"> dùng và mật khẩu, và một tên dịch vụ Oracle Net xác định cơ sở dữ liệu trên một mạng cơ sở dữ liệu Oracle. Nếu mật khẩu bị bỏ qua, kết nối sẽ nhắc người dùng nhập mật khẩu.</w:t>
      </w:r>
    </w:p>
    <w:p w14:paraId="4032BF28" w14:textId="365D1636" w:rsidR="008C539B" w:rsidRPr="00A27FCD" w:rsidRDefault="005B62E8">
      <w:pPr>
        <w:pStyle w:val="BodyText"/>
        <w:spacing w:before="124" w:line="230" w:lineRule="auto"/>
        <w:ind w:left="2260"/>
        <w:rPr>
          <w:rFonts w:ascii="Arial" w:hAnsi="Arial" w:cs="Arial"/>
        </w:rPr>
      </w:pPr>
      <w:r w:rsidRPr="00A27FCD">
        <w:rPr>
          <w:rFonts w:ascii="Arial" w:hAnsi="Arial" w:cs="Arial"/>
        </w:rPr>
        <w:t>Ví dụ: tên dịch vụ có thể là URL xác định cơ sở dữ liệu đó hoặc một biệt danh TNS mà bạn đã nhập vào tệp tnsnames.ora trong cơ sở dữ liệu. Một khả năng khác là một host: port: sid string.</w:t>
      </w:r>
    </w:p>
    <w:p w14:paraId="75DC3346" w14:textId="4C7DD88F" w:rsidR="008C539B" w:rsidRPr="00A27FCD" w:rsidRDefault="005B62E8">
      <w:pPr>
        <w:pStyle w:val="BodyText"/>
        <w:spacing w:before="118" w:line="228" w:lineRule="auto"/>
        <w:ind w:left="2260" w:right="295" w:hanging="1"/>
        <w:rPr>
          <w:rFonts w:ascii="Arial" w:hAnsi="Arial" w:cs="Arial"/>
        </w:rPr>
      </w:pPr>
      <w:r w:rsidRPr="00A27FCD">
        <w:rPr>
          <w:rFonts w:ascii="Arial" w:hAnsi="Arial" w:cs="Arial"/>
        </w:rPr>
        <w:t>Các ví dụ sau là các câu lệnh CONNECT chuẩn có thể được sử dụng cho một máy khách không được cấu hình để sử dụng kho lưu trữ mật khẩu bên ngoài:</w:t>
      </w:r>
    </w:p>
    <w:p w14:paraId="1BA80B27" w14:textId="77777777" w:rsidR="008C539B" w:rsidRPr="008A2204" w:rsidRDefault="00C12992">
      <w:pPr>
        <w:spacing w:before="144" w:line="259" w:lineRule="auto"/>
        <w:ind w:left="2260" w:right="3970"/>
        <w:rPr>
          <w:rFonts w:ascii="Courier New" w:hAnsi="Courier New" w:cs="Courier New"/>
          <w:i/>
          <w:sz w:val="18"/>
        </w:rPr>
      </w:pPr>
      <w:r w:rsidRPr="008A2204">
        <w:rPr>
          <w:rFonts w:ascii="Courier New" w:hAnsi="Courier New" w:cs="Courier New"/>
          <w:w w:val="85"/>
          <w:sz w:val="18"/>
        </w:rPr>
        <w:t xml:space="preserve">CONNECT salesapp@sales_db.us.example.com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18C0A16D" w14:textId="77777777" w:rsidR="008C539B" w:rsidRPr="008A2204" w:rsidRDefault="008C539B">
      <w:pPr>
        <w:pStyle w:val="BodyText"/>
        <w:spacing w:before="4"/>
        <w:rPr>
          <w:rFonts w:ascii="Courier New" w:hAnsi="Courier New" w:cs="Courier New"/>
          <w:i/>
          <w:sz w:val="19"/>
        </w:rPr>
      </w:pPr>
    </w:p>
    <w:p w14:paraId="30FD864D" w14:textId="77777777" w:rsidR="008C539B" w:rsidRPr="008A2204" w:rsidRDefault="00C12992">
      <w:pPr>
        <w:spacing w:line="259" w:lineRule="auto"/>
        <w:ind w:left="2260" w:right="5304"/>
        <w:rPr>
          <w:rFonts w:ascii="Courier New" w:hAnsi="Courier New" w:cs="Courier New"/>
          <w:i/>
          <w:sz w:val="18"/>
        </w:rPr>
      </w:pPr>
      <w:r w:rsidRPr="008A2204">
        <w:rPr>
          <w:rFonts w:ascii="Courier New" w:hAnsi="Courier New" w:cs="Courier New"/>
          <w:w w:val="85"/>
          <w:sz w:val="18"/>
        </w:rPr>
        <w:t xml:space="preserve">CONNECT salesapp@orasales </w:t>
      </w:r>
      <w:r w:rsidRPr="008A2204">
        <w:rPr>
          <w:rFonts w:ascii="Courier New" w:hAnsi="Courier New" w:cs="Courier New"/>
          <w:w w:val="90"/>
          <w:sz w:val="18"/>
        </w:rPr>
        <w:t xml:space="preserve">Enter password: </w:t>
      </w:r>
      <w:r w:rsidRPr="008A2204">
        <w:rPr>
          <w:rFonts w:ascii="Courier New" w:hAnsi="Courier New" w:cs="Courier New"/>
          <w:i/>
          <w:w w:val="90"/>
          <w:sz w:val="18"/>
        </w:rPr>
        <w:t>password</w:t>
      </w:r>
    </w:p>
    <w:p w14:paraId="0915F831" w14:textId="77777777" w:rsidR="008C539B" w:rsidRPr="008A2204" w:rsidRDefault="008C539B">
      <w:pPr>
        <w:pStyle w:val="BodyText"/>
        <w:spacing w:before="5"/>
        <w:rPr>
          <w:rFonts w:ascii="Courier New" w:hAnsi="Courier New" w:cs="Courier New"/>
          <w:i/>
          <w:sz w:val="19"/>
        </w:rPr>
      </w:pPr>
    </w:p>
    <w:p w14:paraId="2ADF1677" w14:textId="77777777" w:rsidR="008C539B" w:rsidRPr="008A2204" w:rsidRDefault="00C12992">
      <w:pPr>
        <w:spacing w:line="259" w:lineRule="auto"/>
        <w:ind w:left="2260" w:right="4376"/>
        <w:rPr>
          <w:rFonts w:ascii="Courier New" w:hAnsi="Courier New" w:cs="Courier New"/>
          <w:i/>
          <w:sz w:val="18"/>
        </w:rPr>
      </w:pPr>
      <w:r w:rsidRPr="008A2204">
        <w:rPr>
          <w:rFonts w:ascii="Courier New" w:hAnsi="Courier New" w:cs="Courier New"/>
          <w:w w:val="85"/>
          <w:sz w:val="18"/>
        </w:rPr>
        <w:t xml:space="preserve">CONNECT salesapp@ourhost37:1527:DB17 </w:t>
      </w:r>
      <w:r w:rsidRPr="008A2204">
        <w:rPr>
          <w:rFonts w:ascii="Courier New" w:hAnsi="Courier New" w:cs="Courier New"/>
          <w:w w:val="95"/>
          <w:sz w:val="18"/>
        </w:rPr>
        <w:t>Enter password:</w:t>
      </w:r>
      <w:r w:rsidRPr="008A2204">
        <w:rPr>
          <w:rFonts w:ascii="Courier New" w:hAnsi="Courier New" w:cs="Courier New"/>
          <w:spacing w:val="-55"/>
          <w:w w:val="95"/>
          <w:sz w:val="18"/>
        </w:rPr>
        <w:t xml:space="preserve"> </w:t>
      </w:r>
      <w:r w:rsidRPr="008A2204">
        <w:rPr>
          <w:rFonts w:ascii="Courier New" w:hAnsi="Courier New" w:cs="Courier New"/>
          <w:i/>
          <w:w w:val="95"/>
          <w:sz w:val="18"/>
        </w:rPr>
        <w:t>password</w:t>
      </w:r>
    </w:p>
    <w:p w14:paraId="4B6DA294" w14:textId="77777777" w:rsidR="008C539B" w:rsidRPr="00A27FCD" w:rsidRDefault="008C539B">
      <w:pPr>
        <w:pStyle w:val="BodyText"/>
        <w:spacing w:before="7"/>
        <w:rPr>
          <w:rFonts w:ascii="Arial" w:hAnsi="Arial" w:cs="Arial"/>
          <w:i/>
          <w:sz w:val="17"/>
        </w:rPr>
      </w:pPr>
    </w:p>
    <w:p w14:paraId="4802EF51" w14:textId="6A1442A1" w:rsidR="008C539B" w:rsidRPr="00A27FCD" w:rsidRDefault="005B62E8">
      <w:pPr>
        <w:pStyle w:val="BodyText"/>
        <w:spacing w:line="228" w:lineRule="auto"/>
        <w:ind w:left="2259" w:right="213"/>
        <w:rPr>
          <w:rFonts w:ascii="Arial" w:hAnsi="Arial" w:cs="Arial"/>
        </w:rPr>
      </w:pPr>
      <w:r w:rsidRPr="00A27FCD">
        <w:rPr>
          <w:rFonts w:ascii="Arial" w:hAnsi="Arial" w:cs="Arial"/>
        </w:rPr>
        <w:t>Trong các ví dụ này, salesapp là tên người dùng, với chuỗi kết nối duy nhất cho cơ sở dữ liệu đượ</w:t>
      </w:r>
      <w:r w:rsidR="00741AD4" w:rsidRPr="00A27FCD">
        <w:rPr>
          <w:rFonts w:ascii="Arial" w:hAnsi="Arial" w:cs="Arial"/>
        </w:rPr>
        <w:t>c</w:t>
      </w:r>
      <w:r w:rsidRPr="00A27FCD">
        <w:rPr>
          <w:rFonts w:ascii="Arial" w:hAnsi="Arial" w:cs="Arial"/>
        </w:rPr>
        <w:t xml:space="preserve"> chỉ định theo ba cách khác nhau. Bạn có thể sử dụng URL của nó sales_ db.us.example.com hoặc các biệt danh TNS của nó từ tệp tnsnames.ora hoặc máy chủ lưu trữ của nó: port: sid string.</w:t>
      </w:r>
    </w:p>
    <w:p w14:paraId="33A3D151" w14:textId="4C5279C4" w:rsidR="008C539B" w:rsidRPr="00A27FCD" w:rsidRDefault="005B62E8">
      <w:pPr>
        <w:pStyle w:val="BodyText"/>
        <w:spacing w:before="120" w:line="230" w:lineRule="auto"/>
        <w:ind w:left="2259"/>
        <w:rPr>
          <w:rFonts w:ascii="Arial" w:hAnsi="Arial" w:cs="Arial"/>
        </w:rPr>
      </w:pPr>
      <w:r w:rsidRPr="00A27FCD">
        <w:rPr>
          <w:rFonts w:ascii="Arial" w:hAnsi="Arial" w:cs="Arial"/>
        </w:rPr>
        <w:t>Tuy nhiên, khi các máy khách được cấu hình để sử dụ</w:t>
      </w:r>
      <w:r w:rsidR="00741AD4" w:rsidRPr="00A27FCD">
        <w:rPr>
          <w:rFonts w:ascii="Arial" w:hAnsi="Arial" w:cs="Arial"/>
        </w:rPr>
        <w:t>ng xác nhận</w:t>
      </w:r>
      <w:r w:rsidRPr="00A27FCD">
        <w:rPr>
          <w:rFonts w:ascii="Arial" w:hAnsi="Arial" w:cs="Arial"/>
        </w:rPr>
        <w:t xml:space="preserve"> mật khẩu an toàn bên ngoài, các ứng dụng có thể kết nối tới cơ sở dữ liệu với cú pháp câu lệnh CONNECT sau đây, mà không chỉ rõ các thông tin đăng nhập cơ sở dữ liệu:</w:t>
      </w:r>
    </w:p>
    <w:p w14:paraId="2EA1D091"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0CB10BD" w14:textId="77777777" w:rsidR="008C539B" w:rsidRPr="00A27FCD" w:rsidRDefault="008C539B">
      <w:pPr>
        <w:pStyle w:val="BodyText"/>
        <w:spacing w:before="7"/>
        <w:rPr>
          <w:rFonts w:ascii="Arial" w:hAnsi="Arial" w:cs="Arial"/>
          <w:sz w:val="27"/>
        </w:rPr>
      </w:pPr>
    </w:p>
    <w:p w14:paraId="594DCFC4" w14:textId="77777777" w:rsidR="008C539B" w:rsidRPr="008A2204" w:rsidRDefault="00C12992">
      <w:pPr>
        <w:spacing w:before="95"/>
        <w:ind w:left="1660"/>
        <w:rPr>
          <w:rFonts w:ascii="Courier New" w:hAnsi="Courier New" w:cs="Courier New"/>
          <w:i/>
          <w:sz w:val="18"/>
        </w:rPr>
      </w:pPr>
      <w:r w:rsidRPr="008A2204">
        <w:rPr>
          <w:rFonts w:ascii="Courier New" w:hAnsi="Courier New" w:cs="Courier New"/>
          <w:w w:val="95"/>
          <w:sz w:val="18"/>
        </w:rPr>
        <w:t>CONNECT /@</w:t>
      </w:r>
      <w:r w:rsidRPr="008A2204">
        <w:rPr>
          <w:rFonts w:ascii="Courier New" w:hAnsi="Courier New" w:cs="Courier New"/>
          <w:i/>
          <w:w w:val="95"/>
          <w:sz w:val="18"/>
        </w:rPr>
        <w:t>db_connect_string</w:t>
      </w:r>
    </w:p>
    <w:p w14:paraId="19287962" w14:textId="77777777" w:rsidR="008C539B" w:rsidRPr="008A2204" w:rsidRDefault="008C539B">
      <w:pPr>
        <w:pStyle w:val="BodyText"/>
        <w:spacing w:before="9"/>
        <w:rPr>
          <w:rFonts w:ascii="Courier New" w:hAnsi="Courier New" w:cs="Courier New"/>
          <w:i/>
        </w:rPr>
      </w:pPr>
    </w:p>
    <w:p w14:paraId="40C55CA6" w14:textId="77777777" w:rsidR="008C539B" w:rsidRPr="008A2204" w:rsidRDefault="00C12992">
      <w:pPr>
        <w:spacing w:line="518" w:lineRule="auto"/>
        <w:ind w:left="1660" w:right="4803"/>
        <w:rPr>
          <w:rFonts w:ascii="Courier New" w:hAnsi="Courier New" w:cs="Courier New"/>
          <w:sz w:val="18"/>
        </w:rPr>
      </w:pPr>
      <w:r w:rsidRPr="008A2204">
        <w:rPr>
          <w:rFonts w:ascii="Courier New" w:hAnsi="Courier New" w:cs="Courier New"/>
          <w:w w:val="90"/>
          <w:sz w:val="18"/>
        </w:rPr>
        <w:t>CONNECT /</w:t>
      </w:r>
      <w:r w:rsidRPr="008A2204">
        <w:rPr>
          <w:rFonts w:ascii="Courier New" w:hAnsi="Courier New" w:cs="Courier New"/>
          <w:i/>
          <w:w w:val="90"/>
          <w:sz w:val="18"/>
        </w:rPr>
        <w:t xml:space="preserve">@db_connect_string </w:t>
      </w:r>
      <w:r w:rsidRPr="008A2204">
        <w:rPr>
          <w:rFonts w:ascii="Courier New" w:hAnsi="Courier New" w:cs="Courier New"/>
          <w:w w:val="90"/>
          <w:sz w:val="18"/>
        </w:rPr>
        <w:t>AS SYSDBA CONNECT</w:t>
      </w:r>
      <w:r w:rsidRPr="008A2204">
        <w:rPr>
          <w:rFonts w:ascii="Courier New" w:hAnsi="Courier New" w:cs="Courier New"/>
          <w:spacing w:val="-60"/>
          <w:w w:val="90"/>
          <w:sz w:val="18"/>
        </w:rPr>
        <w:t xml:space="preserve"> </w:t>
      </w:r>
      <w:r w:rsidRPr="008A2204">
        <w:rPr>
          <w:rFonts w:ascii="Courier New" w:hAnsi="Courier New" w:cs="Courier New"/>
          <w:w w:val="90"/>
          <w:sz w:val="18"/>
        </w:rPr>
        <w:t>/</w:t>
      </w:r>
      <w:r w:rsidRPr="008A2204">
        <w:rPr>
          <w:rFonts w:ascii="Courier New" w:hAnsi="Courier New" w:cs="Courier New"/>
          <w:i/>
          <w:w w:val="90"/>
          <w:sz w:val="18"/>
        </w:rPr>
        <w:t>@db_connect_string</w:t>
      </w:r>
      <w:r w:rsidRPr="008A2204">
        <w:rPr>
          <w:rFonts w:ascii="Courier New" w:hAnsi="Courier New" w:cs="Courier New"/>
          <w:i/>
          <w:spacing w:val="-60"/>
          <w:w w:val="90"/>
          <w:sz w:val="18"/>
        </w:rPr>
        <w:t xml:space="preserve"> </w:t>
      </w:r>
      <w:r w:rsidRPr="008A2204">
        <w:rPr>
          <w:rFonts w:ascii="Courier New" w:hAnsi="Courier New" w:cs="Courier New"/>
          <w:w w:val="90"/>
          <w:sz w:val="18"/>
        </w:rPr>
        <w:t>AS</w:t>
      </w:r>
      <w:r w:rsidRPr="008A2204">
        <w:rPr>
          <w:rFonts w:ascii="Courier New" w:hAnsi="Courier New" w:cs="Courier New"/>
          <w:spacing w:val="-61"/>
          <w:w w:val="90"/>
          <w:sz w:val="18"/>
        </w:rPr>
        <w:t xml:space="preserve"> </w:t>
      </w:r>
      <w:r w:rsidRPr="008A2204">
        <w:rPr>
          <w:rFonts w:ascii="Courier New" w:hAnsi="Courier New" w:cs="Courier New"/>
          <w:w w:val="90"/>
          <w:sz w:val="18"/>
        </w:rPr>
        <w:t>SYSOPER</w:t>
      </w:r>
    </w:p>
    <w:p w14:paraId="2E315CEC" w14:textId="77777777" w:rsidR="005B62E8" w:rsidRPr="00A27FCD" w:rsidRDefault="005B62E8" w:rsidP="005B62E8">
      <w:pPr>
        <w:pStyle w:val="BodyText"/>
        <w:spacing w:line="232" w:lineRule="auto"/>
        <w:ind w:left="1659" w:right="700"/>
        <w:rPr>
          <w:rFonts w:ascii="Arial" w:hAnsi="Arial" w:cs="Arial"/>
          <w:szCs w:val="22"/>
        </w:rPr>
      </w:pPr>
      <w:r w:rsidRPr="00A27FCD">
        <w:rPr>
          <w:rFonts w:ascii="Arial" w:hAnsi="Arial" w:cs="Arial"/>
          <w:szCs w:val="22"/>
        </w:rPr>
        <w:t>Trong đặc tả này, db_connect_string là một chuỗi kết nối hợp lệ để truy cập vào</w:t>
      </w:r>
    </w:p>
    <w:p w14:paraId="4480B3E8" w14:textId="36C6A42C" w:rsidR="008C539B" w:rsidRPr="00A27FCD" w:rsidRDefault="005B62E8" w:rsidP="005B62E8">
      <w:pPr>
        <w:pStyle w:val="BodyText"/>
        <w:spacing w:line="232" w:lineRule="auto"/>
        <w:ind w:left="1659" w:right="700"/>
        <w:rPr>
          <w:rFonts w:ascii="Arial" w:hAnsi="Arial" w:cs="Arial"/>
        </w:rPr>
      </w:pPr>
      <w:r w:rsidRPr="00A27FCD">
        <w:rPr>
          <w:rFonts w:ascii="Arial" w:hAnsi="Arial" w:cs="Arial"/>
          <w:szCs w:val="22"/>
        </w:rPr>
        <w:t>cơ sở dữ liệu dự định, chẳng hạn như tên dịch vụ, URL hoặc bí danh như được trình bày trong các ví dụ trước đó. Mỗi tài khoản người dùng phải có chuỗi kết nối duy nhất của riêng nó; bạn không thể tạo một chuỗi kết nối cho nhiều người dùng.</w:t>
      </w:r>
    </w:p>
    <w:p w14:paraId="1882B083" w14:textId="50FC2992" w:rsidR="008C539B" w:rsidRPr="00A27FCD" w:rsidRDefault="005B62E8">
      <w:pPr>
        <w:pStyle w:val="BodyText"/>
        <w:spacing w:before="117" w:line="232" w:lineRule="auto"/>
        <w:ind w:left="1660" w:right="739"/>
        <w:rPr>
          <w:rFonts w:ascii="Arial" w:hAnsi="Arial" w:cs="Arial"/>
        </w:rPr>
      </w:pPr>
      <w:r w:rsidRPr="00A27FCD">
        <w:rPr>
          <w:rFonts w:ascii="Arial" w:hAnsi="Arial" w:cs="Arial"/>
        </w:rPr>
        <w:t>Trong trường hợp này, thông tin đăng nhập cơ sở dữ liệu, tên người dùng và mật khẩu, được lưu trữ</w:t>
      </w:r>
      <w:r w:rsidR="00A425EF" w:rsidRPr="00A27FCD">
        <w:rPr>
          <w:rFonts w:ascii="Arial" w:hAnsi="Arial" w:cs="Arial"/>
        </w:rPr>
        <w:t xml:space="preserve"> an toàn trong phiên làm việc của</w:t>
      </w:r>
      <w:r w:rsidRPr="00A27FCD">
        <w:rPr>
          <w:rFonts w:ascii="Arial" w:hAnsi="Arial" w:cs="Arial"/>
        </w:rPr>
        <w:t xml:space="preserve"> Oracle được tạo cho mục đích này. Tính năng autologin của ví này được bật, vì vậy hệ thống không cần mật khẩu để mở</w:t>
      </w:r>
      <w:r w:rsidR="00A425EF" w:rsidRPr="00A27FCD">
        <w:rPr>
          <w:rFonts w:ascii="Arial" w:hAnsi="Arial" w:cs="Arial"/>
        </w:rPr>
        <w:t xml:space="preserve"> một phiên</w:t>
      </w:r>
      <w:r w:rsidRPr="00A27FCD">
        <w:rPr>
          <w:rFonts w:ascii="Arial" w:hAnsi="Arial" w:cs="Arial"/>
        </w:rPr>
        <w:t>. Từ</w:t>
      </w:r>
      <w:r w:rsidR="00A425EF" w:rsidRPr="00A27FCD">
        <w:rPr>
          <w:rFonts w:ascii="Arial" w:hAnsi="Arial" w:cs="Arial"/>
        </w:rPr>
        <w:t xml:space="preserve"> một phiên</w:t>
      </w:r>
      <w:r w:rsidRPr="00A27FCD">
        <w:rPr>
          <w:rFonts w:ascii="Arial" w:hAnsi="Arial" w:cs="Arial"/>
        </w:rPr>
        <w:t>, nó nhận được thông tin đăng nhập để truy cập cơ sở dữ liệu cho ngườ</w:t>
      </w:r>
      <w:r w:rsidR="00A425EF" w:rsidRPr="00A27FCD">
        <w:rPr>
          <w:rFonts w:ascii="Arial" w:hAnsi="Arial" w:cs="Arial"/>
        </w:rPr>
        <w:t>i dùng</w:t>
      </w:r>
      <w:r w:rsidRPr="00A27FCD">
        <w:rPr>
          <w:rFonts w:ascii="Arial" w:hAnsi="Arial" w:cs="Arial"/>
        </w:rPr>
        <w:t>.</w:t>
      </w:r>
    </w:p>
    <w:p w14:paraId="68BA5446" w14:textId="7195DE41" w:rsidR="008C539B" w:rsidRPr="00A27FCD" w:rsidRDefault="005B62E8">
      <w:pPr>
        <w:spacing w:before="209" w:line="232" w:lineRule="auto"/>
        <w:ind w:left="2379" w:right="848"/>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i/>
          <w:sz w:val="20"/>
        </w:rPr>
        <w:t>Hướng dẫn của quản trị viên bảo mật nâng cao cơ sở dữ liệu Oracle để biết thông tin về ví autologin</w:t>
      </w:r>
    </w:p>
    <w:p w14:paraId="4F3FF498" w14:textId="77777777" w:rsidR="008C539B" w:rsidRPr="00A27FCD" w:rsidRDefault="008C539B">
      <w:pPr>
        <w:pStyle w:val="BodyText"/>
        <w:spacing w:before="1"/>
        <w:rPr>
          <w:rFonts w:ascii="Arial" w:hAnsi="Arial" w:cs="Arial"/>
        </w:rPr>
      </w:pPr>
    </w:p>
    <w:p w14:paraId="63974C06" w14:textId="01A9A814" w:rsidR="008C539B" w:rsidRPr="00A27FCD" w:rsidRDefault="005B62E8">
      <w:pPr>
        <w:pStyle w:val="Heading6"/>
        <w:spacing w:before="1"/>
        <w:ind w:left="1660"/>
      </w:pPr>
      <w:bookmarkStart w:id="284" w:name="Configuring_Clients_to_Use_the_External_"/>
      <w:bookmarkStart w:id="285" w:name="_bookmark307"/>
      <w:bookmarkEnd w:id="284"/>
      <w:bookmarkEnd w:id="285"/>
      <w:r w:rsidRPr="00A27FCD">
        <w:t>Định cấu hình ứng dụng khách để sử dụ</w:t>
      </w:r>
      <w:r w:rsidR="00A425EF" w:rsidRPr="00A27FCD">
        <w:t>ng xác nhân</w:t>
      </w:r>
      <w:r w:rsidRPr="00A27FCD">
        <w:t xml:space="preserve"> mật khẩu </w:t>
      </w:r>
      <w:r w:rsidR="00A425EF" w:rsidRPr="00A27FCD">
        <w:t xml:space="preserve">từ </w:t>
      </w:r>
      <w:r w:rsidRPr="00A27FCD">
        <w:t>bên ngoài</w:t>
      </w:r>
    </w:p>
    <w:p w14:paraId="3E4C7618" w14:textId="2A7D73D8" w:rsidR="008C539B" w:rsidRPr="00A27FCD" w:rsidRDefault="005B62E8">
      <w:pPr>
        <w:pStyle w:val="BodyText"/>
        <w:spacing w:before="54" w:line="232" w:lineRule="auto"/>
        <w:ind w:left="1660" w:right="848"/>
        <w:rPr>
          <w:rFonts w:ascii="Arial" w:hAnsi="Arial" w:cs="Arial"/>
        </w:rPr>
      </w:pPr>
      <w:r w:rsidRPr="00A27FCD">
        <w:rPr>
          <w:rFonts w:ascii="Arial" w:hAnsi="Arial" w:cs="Arial"/>
        </w:rPr>
        <w:t>Nếu máy khách của bạn đã được định cấu hình để sử dụng xác thực bên ngoài, chẳng hạn như xác thực gốc Windows hoặc Lớp cổng bảo mật (SSL), thì Cơ sở dữ liệu Oracle sử dụng phương thức xác thực đó. Các thông tin tương tự được sử dụng cho loại xác thực này thường được sử dụng để đăng nhập vào cơ sở dữ liệu.</w:t>
      </w:r>
    </w:p>
    <w:p w14:paraId="165B507C" w14:textId="194D6A31" w:rsidR="008C539B" w:rsidRPr="00A27FCD" w:rsidRDefault="005B62E8">
      <w:pPr>
        <w:pStyle w:val="BodyText"/>
        <w:spacing w:before="119" w:line="230" w:lineRule="auto"/>
        <w:ind w:left="1660" w:right="788"/>
        <w:rPr>
          <w:rFonts w:ascii="Arial" w:hAnsi="Arial" w:cs="Arial"/>
        </w:rPr>
      </w:pPr>
      <w:r w:rsidRPr="00A27FCD">
        <w:rPr>
          <w:rFonts w:ascii="Arial" w:hAnsi="Arial" w:cs="Arial"/>
        </w:rPr>
        <w:t>Đối với các máy khách không sử dụng các phương thức xác thực như vậy hoặc muốn ghi đè chúng để xác thực cơ sở dữ liệu, bạn có thể đặt tham số SQLNET.WALLET_OVERRIDE trong sqlnet.ora thành TRUE. Giá trị mặc định cho SQLNET.WALLET_OVERRIDE là FALSE, cho phép sử dụng thông tin xác thực chuẩn như trước đây.</w:t>
      </w:r>
    </w:p>
    <w:p w14:paraId="482B6FC0" w14:textId="3B734634" w:rsidR="008C539B" w:rsidRPr="00A27FCD" w:rsidRDefault="005B62E8">
      <w:pPr>
        <w:pStyle w:val="BodyText"/>
        <w:spacing w:before="116" w:line="232" w:lineRule="auto"/>
        <w:ind w:left="1660" w:right="700"/>
        <w:rPr>
          <w:rFonts w:ascii="Arial" w:hAnsi="Arial" w:cs="Arial"/>
        </w:rPr>
      </w:pPr>
      <w:r w:rsidRPr="00A27FCD">
        <w:rPr>
          <w:rFonts w:ascii="Arial" w:hAnsi="Arial" w:cs="Arial"/>
        </w:rPr>
        <w:t>Nếu bạn muốn một khách hàng sử dụng tính năng lưu trữ mật khẩu bên ngoài an toàn, hãy thực hiện tác vụ cấu hình sau:</w:t>
      </w:r>
    </w:p>
    <w:p w14:paraId="20BBE704" w14:textId="2A7DB8C9" w:rsidR="005B62E8" w:rsidRPr="00A27FCD" w:rsidRDefault="005B62E8" w:rsidP="006F7931">
      <w:pPr>
        <w:pStyle w:val="ListParagraph"/>
        <w:numPr>
          <w:ilvl w:val="0"/>
          <w:numId w:val="120"/>
        </w:numPr>
        <w:tabs>
          <w:tab w:val="left" w:pos="2020"/>
        </w:tabs>
        <w:spacing w:before="139"/>
        <w:jc w:val="left"/>
        <w:rPr>
          <w:rFonts w:ascii="Arial" w:hAnsi="Arial" w:cs="Arial"/>
          <w:sz w:val="18"/>
        </w:rPr>
      </w:pPr>
      <w:bookmarkStart w:id="286" w:name="_bookmark309"/>
      <w:bookmarkEnd w:id="286"/>
      <w:r w:rsidRPr="00A27FCD">
        <w:rPr>
          <w:rFonts w:ascii="Arial" w:hAnsi="Arial" w:cs="Arial"/>
          <w:sz w:val="20"/>
        </w:rPr>
        <w:t>Tạo một ví trên máy khách bằng cách sử dụng cú pháp sau tại dòng lệnh:</w:t>
      </w:r>
    </w:p>
    <w:p w14:paraId="33763631" w14:textId="639A4005" w:rsidR="008C539B" w:rsidRPr="008A2204" w:rsidRDefault="00C12992" w:rsidP="005B62E8">
      <w:pPr>
        <w:pStyle w:val="ListParagraph"/>
        <w:tabs>
          <w:tab w:val="left" w:pos="2020"/>
        </w:tabs>
        <w:spacing w:before="139"/>
        <w:ind w:left="2020" w:firstLine="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2"/>
          <w:w w:val="95"/>
          <w:sz w:val="18"/>
        </w:rPr>
        <w:t xml:space="preserve"> </w:t>
      </w:r>
      <w:r w:rsidRPr="008A2204">
        <w:rPr>
          <w:rFonts w:ascii="Courier New" w:hAnsi="Courier New" w:cs="Courier New"/>
          <w:w w:val="95"/>
          <w:sz w:val="18"/>
        </w:rPr>
        <w:t>-create</w:t>
      </w:r>
    </w:p>
    <w:p w14:paraId="5909C513" w14:textId="77777777" w:rsidR="008C539B" w:rsidRPr="00A27FCD" w:rsidRDefault="008C539B">
      <w:pPr>
        <w:pStyle w:val="BodyText"/>
        <w:spacing w:before="4"/>
        <w:rPr>
          <w:rFonts w:ascii="Arial" w:hAnsi="Arial" w:cs="Arial"/>
          <w:sz w:val="18"/>
        </w:rPr>
      </w:pPr>
    </w:p>
    <w:p w14:paraId="66DA4A7C" w14:textId="4D1F5384"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5F68560E" w14:textId="77777777" w:rsidR="008C539B" w:rsidRPr="008A2204" w:rsidRDefault="00C12992">
      <w:pPr>
        <w:spacing w:before="141" w:line="259" w:lineRule="auto"/>
        <w:ind w:left="2020" w:right="2495"/>
        <w:rPr>
          <w:rFonts w:ascii="Courier New" w:hAnsi="Courier New" w:cs="Courier New"/>
          <w:i/>
          <w:sz w:val="18"/>
        </w:rPr>
      </w:pPr>
      <w:r w:rsidRPr="008A2204">
        <w:rPr>
          <w:rFonts w:ascii="Courier New" w:hAnsi="Courier New" w:cs="Courier New"/>
          <w:w w:val="85"/>
          <w:sz w:val="18"/>
        </w:rPr>
        <w:t xml:space="preserve">mkstore -wrl c:\oracle\product\11.2.0\db_1\wallets -create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40BA3D37" w14:textId="77777777" w:rsidR="008C539B" w:rsidRPr="00A27FCD" w:rsidRDefault="008C539B">
      <w:pPr>
        <w:pStyle w:val="BodyText"/>
        <w:spacing w:before="5"/>
        <w:rPr>
          <w:rFonts w:ascii="Arial" w:hAnsi="Arial" w:cs="Arial"/>
          <w:i/>
          <w:sz w:val="17"/>
        </w:rPr>
      </w:pPr>
    </w:p>
    <w:p w14:paraId="43CB308F" w14:textId="3EAAD963" w:rsidR="008C539B" w:rsidRPr="00A27FCD" w:rsidRDefault="005B62E8">
      <w:pPr>
        <w:pStyle w:val="BodyText"/>
        <w:spacing w:line="230" w:lineRule="auto"/>
        <w:ind w:left="2019" w:right="848"/>
        <w:rPr>
          <w:rFonts w:ascii="Arial" w:hAnsi="Arial" w:cs="Arial"/>
        </w:rPr>
      </w:pPr>
      <w:r w:rsidRPr="00A27FCD">
        <w:rPr>
          <w:rFonts w:ascii="Arial" w:hAnsi="Arial" w:cs="Arial"/>
        </w:rPr>
        <w:t>wallet_location là đường dẫn đến thư mục mà bạn muốn tạo và lưu trữ</w:t>
      </w:r>
      <w:r w:rsidR="00A425EF" w:rsidRPr="00A27FCD">
        <w:rPr>
          <w:rFonts w:ascii="Arial" w:hAnsi="Arial" w:cs="Arial"/>
        </w:rPr>
        <w:t xml:space="preserve"> xác thực</w:t>
      </w:r>
      <w:r w:rsidRPr="00A27FCD">
        <w:rPr>
          <w:rFonts w:ascii="Arial" w:hAnsi="Arial" w:cs="Arial"/>
        </w:rPr>
        <w:t>. Lệnh này tạo ra mộ</w:t>
      </w:r>
      <w:r w:rsidR="00A425EF" w:rsidRPr="00A27FCD">
        <w:rPr>
          <w:rFonts w:ascii="Arial" w:hAnsi="Arial" w:cs="Arial"/>
        </w:rPr>
        <w:t>t phiên</w:t>
      </w:r>
      <w:r w:rsidRPr="00A27FCD">
        <w:rPr>
          <w:rFonts w:ascii="Arial" w:hAnsi="Arial" w:cs="Arial"/>
        </w:rPr>
        <w:t xml:space="preserve"> Oracle với tính năng autologin được kích hoạt tại vị trí bạn chỉ định. Tính năng autologin cho phép khách hàng truy cập vào nội dung ví mà không cần cung cấp mật khẩu. Xem Hướng dẫn của quản trị viên bảo mật nâng cao cơ sở dữ liệu Oracle để biết thông tin về</w:t>
      </w:r>
      <w:r w:rsidR="00A425EF" w:rsidRPr="00A27FCD">
        <w:rPr>
          <w:rFonts w:ascii="Arial" w:hAnsi="Arial" w:cs="Arial"/>
        </w:rPr>
        <w:t xml:space="preserve"> phiên</w:t>
      </w:r>
      <w:r w:rsidRPr="00A27FCD">
        <w:rPr>
          <w:rFonts w:ascii="Arial" w:hAnsi="Arial" w:cs="Arial"/>
        </w:rPr>
        <w:t xml:space="preserve"> autologin.</w:t>
      </w:r>
    </w:p>
    <w:p w14:paraId="6512C606" w14:textId="6887E4C3" w:rsidR="008C539B" w:rsidRPr="00A27FCD" w:rsidRDefault="005B62E8">
      <w:pPr>
        <w:pStyle w:val="BodyText"/>
        <w:spacing w:before="125" w:line="228" w:lineRule="auto"/>
        <w:ind w:left="2020" w:right="700"/>
        <w:rPr>
          <w:rFonts w:ascii="Arial" w:hAnsi="Arial" w:cs="Arial"/>
        </w:rPr>
      </w:pPr>
      <w:r w:rsidRPr="00A27FCD">
        <w:rPr>
          <w:rFonts w:ascii="Arial" w:hAnsi="Arial" w:cs="Arial"/>
        </w:rPr>
        <w:t>Tùy chọn tiện ích mkstore -treate sử dụng xác minh phức tạp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68" w:history="1">
        <w:r w:rsidR="00C12992" w:rsidRPr="00A27FCD">
          <w:rPr>
            <w:rFonts w:ascii="Arial" w:hAnsi="Arial" w:cs="Arial"/>
            <w:color w:val="0000CC"/>
          </w:rPr>
          <w:t xml:space="preserve">"Enforcing Password Complexity Verification" </w:t>
        </w:r>
        <w:r w:rsidRPr="00A27FCD">
          <w:rPr>
            <w:rFonts w:ascii="Arial" w:hAnsi="Arial" w:cs="Arial"/>
          </w:rPr>
          <w:t>trên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thêm thông tin chi tiết</w:t>
      </w:r>
      <w:r w:rsidR="00C12992" w:rsidRPr="00A27FCD">
        <w:rPr>
          <w:rFonts w:ascii="Arial" w:hAnsi="Arial" w:cs="Arial"/>
        </w:rPr>
        <w:t>.</w:t>
      </w:r>
    </w:p>
    <w:p w14:paraId="2960D834" w14:textId="77777777" w:rsidR="005B62E8" w:rsidRPr="00A27FCD" w:rsidRDefault="005B62E8" w:rsidP="006F7931">
      <w:pPr>
        <w:pStyle w:val="ListParagraph"/>
        <w:numPr>
          <w:ilvl w:val="0"/>
          <w:numId w:val="120"/>
        </w:numPr>
        <w:tabs>
          <w:tab w:val="left" w:pos="2020"/>
        </w:tabs>
        <w:spacing w:before="141" w:line="232" w:lineRule="auto"/>
        <w:ind w:right="810"/>
        <w:jc w:val="left"/>
        <w:rPr>
          <w:rFonts w:ascii="Arial" w:hAnsi="Arial" w:cs="Arial"/>
          <w:i/>
          <w:sz w:val="18"/>
        </w:rPr>
      </w:pPr>
      <w:r w:rsidRPr="00A27FCD">
        <w:rPr>
          <w:rFonts w:ascii="Arial" w:hAnsi="Arial" w:cs="Arial"/>
          <w:sz w:val="20"/>
        </w:rPr>
        <w:t>Tạo thông tin đăng nhập kết nối cơ sở dữ liệu trong ví bằng cách sử dụng cú pháp sau tại dòng lệnh:</w:t>
      </w:r>
    </w:p>
    <w:p w14:paraId="6D2F93B3" w14:textId="03530DDC" w:rsidR="008C539B" w:rsidRPr="008A2204" w:rsidRDefault="00C12992" w:rsidP="005B62E8">
      <w:pPr>
        <w:pStyle w:val="ListParagraph"/>
        <w:tabs>
          <w:tab w:val="left" w:pos="2020"/>
        </w:tabs>
        <w:spacing w:before="141" w:line="232" w:lineRule="auto"/>
        <w:ind w:left="2020" w:right="810" w:firstLine="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db_connect_string username</w:t>
      </w:r>
    </w:p>
    <w:p w14:paraId="55422912"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2E78DE" w14:textId="77777777" w:rsidR="008C539B" w:rsidRPr="00A27FCD" w:rsidRDefault="008C539B">
      <w:pPr>
        <w:pStyle w:val="BodyText"/>
        <w:spacing w:before="2"/>
        <w:rPr>
          <w:rFonts w:ascii="Arial" w:hAnsi="Arial" w:cs="Arial"/>
          <w:i/>
          <w:sz w:val="18"/>
        </w:rPr>
      </w:pPr>
    </w:p>
    <w:p w14:paraId="1FDFDAFB" w14:textId="63380F67"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69E08C19" w14:textId="77777777" w:rsidR="008C539B" w:rsidRPr="008A2204" w:rsidRDefault="00C12992">
      <w:pPr>
        <w:spacing w:before="141" w:line="259" w:lineRule="auto"/>
        <w:ind w:left="2020" w:right="848"/>
        <w:rPr>
          <w:rFonts w:ascii="Courier New" w:hAnsi="Courier New" w:cs="Courier New"/>
          <w:sz w:val="18"/>
        </w:rPr>
      </w:pPr>
      <w:r w:rsidRPr="008A2204">
        <w:rPr>
          <w:rFonts w:ascii="Courier New" w:hAnsi="Courier New" w:cs="Courier New"/>
          <w:w w:val="85"/>
          <w:sz w:val="18"/>
        </w:rPr>
        <w:t xml:space="preserve">mkstore -wrl c:\oracle\product\11.2.0\db_1\wallets -createCredential orcl </w:t>
      </w:r>
      <w:r w:rsidRPr="008A2204">
        <w:rPr>
          <w:rFonts w:ascii="Courier New" w:hAnsi="Courier New" w:cs="Courier New"/>
          <w:w w:val="95"/>
          <w:sz w:val="18"/>
        </w:rPr>
        <w:t>system</w:t>
      </w:r>
    </w:p>
    <w:p w14:paraId="666B8EC5"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475106CA" w14:textId="77777777" w:rsidR="008C539B" w:rsidRPr="00A27FCD" w:rsidRDefault="008C539B">
      <w:pPr>
        <w:pStyle w:val="BodyText"/>
        <w:rPr>
          <w:rFonts w:ascii="Arial" w:hAnsi="Arial" w:cs="Arial"/>
        </w:rPr>
      </w:pPr>
    </w:p>
    <w:p w14:paraId="0A7E4A74" w14:textId="77777777" w:rsidR="008C539B" w:rsidRPr="00A27FCD" w:rsidRDefault="008C539B">
      <w:pPr>
        <w:pStyle w:val="BodyText"/>
        <w:spacing w:before="7"/>
        <w:rPr>
          <w:rFonts w:ascii="Arial" w:hAnsi="Arial" w:cs="Arial"/>
          <w:sz w:val="18"/>
        </w:rPr>
      </w:pPr>
    </w:p>
    <w:p w14:paraId="29FAFA2A" w14:textId="77777777" w:rsidR="008C539B" w:rsidRPr="00A27FCD" w:rsidRDefault="00C12992">
      <w:pPr>
        <w:ind w:left="262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password</w:t>
      </w:r>
    </w:p>
    <w:p w14:paraId="1C5BF5AD" w14:textId="7357AE5E" w:rsidR="008C539B" w:rsidRPr="00A27FCD" w:rsidRDefault="00FE76C5" w:rsidP="00FE76C5">
      <w:pPr>
        <w:pStyle w:val="BodyText"/>
        <w:tabs>
          <w:tab w:val="left" w:pos="3364"/>
        </w:tabs>
        <w:spacing w:before="4"/>
        <w:rPr>
          <w:rFonts w:ascii="Arial" w:hAnsi="Arial" w:cs="Arial"/>
          <w:i/>
          <w:sz w:val="18"/>
        </w:rPr>
      </w:pPr>
      <w:r w:rsidRPr="00A27FCD">
        <w:rPr>
          <w:rFonts w:ascii="Arial" w:hAnsi="Arial" w:cs="Arial"/>
          <w:i/>
          <w:sz w:val="18"/>
        </w:rPr>
        <w:tab/>
      </w:r>
    </w:p>
    <w:p w14:paraId="0EECAE37" w14:textId="5B38E73A" w:rsidR="008C539B" w:rsidRPr="00A27FCD" w:rsidRDefault="00FE76C5">
      <w:pPr>
        <w:pStyle w:val="BodyText"/>
        <w:ind w:left="2620"/>
        <w:rPr>
          <w:rFonts w:ascii="Arial" w:hAnsi="Arial" w:cs="Arial"/>
        </w:rPr>
      </w:pPr>
      <w:r w:rsidRPr="00A27FCD">
        <w:rPr>
          <w:rFonts w:ascii="Arial" w:hAnsi="Arial" w:cs="Arial"/>
        </w:rPr>
        <w:t>Trong kỹ thuật này</w:t>
      </w:r>
      <w:r w:rsidR="00C12992" w:rsidRPr="00A27FCD">
        <w:rPr>
          <w:rFonts w:ascii="Arial" w:hAnsi="Arial" w:cs="Arial"/>
        </w:rPr>
        <w:t>:</w:t>
      </w:r>
    </w:p>
    <w:p w14:paraId="28E42895" w14:textId="18B50A2B" w:rsidR="008C539B" w:rsidRPr="00A27FCD" w:rsidRDefault="000611CB" w:rsidP="006F7931">
      <w:pPr>
        <w:pStyle w:val="ListParagraph"/>
        <w:numPr>
          <w:ilvl w:val="1"/>
          <w:numId w:val="120"/>
        </w:numPr>
        <w:tabs>
          <w:tab w:val="left" w:pos="2980"/>
        </w:tabs>
        <w:spacing w:before="121" w:line="228" w:lineRule="auto"/>
        <w:ind w:right="344"/>
        <w:rPr>
          <w:rFonts w:ascii="Arial" w:hAnsi="Arial" w:cs="Arial"/>
          <w:sz w:val="20"/>
        </w:rPr>
      </w:pPr>
      <w:r w:rsidRPr="00A27FCD">
        <w:rPr>
          <w:rFonts w:ascii="Arial" w:hAnsi="Arial" w:cs="Arial"/>
          <w:i/>
          <w:sz w:val="20"/>
        </w:rPr>
        <w:t>wallet_location Là đường dẫn đến thư mục mà bạn đã tạo trong Bước 1.</w:t>
      </w:r>
    </w:p>
    <w:p w14:paraId="53F5A33C" w14:textId="7F93EC6C" w:rsidR="008C539B" w:rsidRPr="00A27FCD" w:rsidRDefault="000611CB" w:rsidP="006F7931">
      <w:pPr>
        <w:pStyle w:val="ListParagraph"/>
        <w:numPr>
          <w:ilvl w:val="1"/>
          <w:numId w:val="120"/>
        </w:numPr>
        <w:tabs>
          <w:tab w:val="left" w:pos="2980"/>
        </w:tabs>
        <w:spacing w:before="124" w:line="228" w:lineRule="auto"/>
        <w:ind w:right="304"/>
        <w:rPr>
          <w:rFonts w:ascii="Arial" w:hAnsi="Arial" w:cs="Arial"/>
          <w:sz w:val="20"/>
        </w:rPr>
      </w:pPr>
      <w:r w:rsidRPr="00A27FCD">
        <w:rPr>
          <w:rFonts w:ascii="Arial" w:hAnsi="Arial" w:cs="Arial"/>
          <w:sz w:val="20"/>
        </w:rPr>
        <w:t>db_connect_string là bí danh TNS mà bạn sử dụng để chỉ định cơ sở dữ liệu trong tệp tnsnames.ora hoặc bất kỳ tên dịch vụ nào bạn sử dụng để nhận dạng cơ sở dữ liệu trên mạng Oracle. Theo mặc định, tnsnames.ora nằm trong thư mục $ ORACLE_ HOME / network / admin trên các hệ thống UNIX và trong ORACLE_ HOME \ network \ admin trên Windows.</w:t>
      </w:r>
    </w:p>
    <w:p w14:paraId="11841D1A" w14:textId="71786BBD" w:rsidR="008C539B" w:rsidRPr="00A27FCD" w:rsidRDefault="000611CB" w:rsidP="006F7931">
      <w:pPr>
        <w:pStyle w:val="ListParagraph"/>
        <w:numPr>
          <w:ilvl w:val="1"/>
          <w:numId w:val="120"/>
        </w:numPr>
        <w:tabs>
          <w:tab w:val="left" w:pos="2980"/>
        </w:tabs>
        <w:spacing w:before="121" w:line="228" w:lineRule="auto"/>
        <w:ind w:right="182"/>
        <w:rPr>
          <w:rFonts w:ascii="Arial" w:hAnsi="Arial" w:cs="Arial"/>
          <w:sz w:val="20"/>
        </w:rPr>
      </w:pPr>
      <w:r w:rsidRPr="00A27FCD">
        <w:rPr>
          <w:rFonts w:ascii="Arial" w:hAnsi="Arial" w:cs="Arial"/>
          <w:sz w:val="20"/>
        </w:rPr>
        <w:t>username là thông tin xác thực đăng nhập cơ sở dữ liệu. Khi được nhắc, hãy nhập mật khẩu cho người dùng này.</w:t>
      </w:r>
    </w:p>
    <w:p w14:paraId="145D1BEE" w14:textId="6E2015AF" w:rsidR="008C539B" w:rsidRPr="00A27FCD" w:rsidRDefault="000611CB">
      <w:pPr>
        <w:pStyle w:val="BodyText"/>
        <w:spacing w:before="125" w:line="228" w:lineRule="auto"/>
        <w:ind w:left="2620" w:hanging="1"/>
        <w:rPr>
          <w:rFonts w:ascii="Arial" w:hAnsi="Arial" w:cs="Arial"/>
        </w:rPr>
      </w:pPr>
      <w:r w:rsidRPr="00A27FCD">
        <w:rPr>
          <w:rFonts w:ascii="Arial" w:hAnsi="Arial" w:cs="Arial"/>
        </w:rPr>
        <w:t>Lặp lại bước này cho mỗi cơ sở dữ liệu bạn muốn truy cập bằng cách sử dụng</w:t>
      </w:r>
      <w:r w:rsidR="00C12992" w:rsidRPr="00A27FCD">
        <w:rPr>
          <w:rFonts w:ascii="Arial" w:hAnsi="Arial" w:cs="Arial"/>
          <w:spacing w:val="-19"/>
        </w:rPr>
        <w:t xml:space="preserve"> </w:t>
      </w:r>
      <w:r w:rsidR="00C12992" w:rsidRPr="00A27FCD">
        <w:rPr>
          <w:rFonts w:ascii="Arial" w:hAnsi="Arial" w:cs="Arial"/>
        </w:rPr>
        <w:t>CONNECT</w:t>
      </w:r>
      <w:r w:rsidR="00C12992" w:rsidRPr="00A27FCD">
        <w:rPr>
          <w:rFonts w:ascii="Arial" w:hAnsi="Arial" w:cs="Arial"/>
          <w:spacing w:val="-52"/>
        </w:rPr>
        <w:t xml:space="preserve"> </w:t>
      </w:r>
      <w:r w:rsidR="00C12992" w:rsidRPr="00A27FCD">
        <w:rPr>
          <w:rFonts w:ascii="Arial" w:hAnsi="Arial" w:cs="Arial"/>
        </w:rPr>
        <w:t>/@</w:t>
      </w:r>
      <w:r w:rsidR="00C12992" w:rsidRPr="00A27FCD">
        <w:rPr>
          <w:rFonts w:ascii="Arial" w:hAnsi="Arial" w:cs="Arial"/>
          <w:i/>
        </w:rPr>
        <w:t>db_ connect_string</w:t>
      </w:r>
      <w:r w:rsidR="00C12992" w:rsidRPr="00A27FCD">
        <w:rPr>
          <w:rFonts w:ascii="Arial" w:hAnsi="Arial" w:cs="Arial"/>
          <w:i/>
          <w:spacing w:val="-81"/>
        </w:rPr>
        <w:t xml:space="preserve"> </w:t>
      </w:r>
      <w:r w:rsidR="00C12992" w:rsidRPr="00A27FCD">
        <w:rPr>
          <w:rFonts w:ascii="Arial" w:hAnsi="Arial" w:cs="Arial"/>
        </w:rPr>
        <w:t>syntax.</w:t>
      </w:r>
    </w:p>
    <w:p w14:paraId="530536C0" w14:textId="77777777" w:rsidR="008C539B" w:rsidRPr="00A27FCD" w:rsidRDefault="008D1AB8">
      <w:pPr>
        <w:pStyle w:val="BodyText"/>
        <w:spacing w:before="1"/>
        <w:rPr>
          <w:rFonts w:ascii="Arial" w:hAnsi="Arial" w:cs="Arial"/>
          <w:sz w:val="18"/>
        </w:rPr>
      </w:pPr>
      <w:r>
        <w:rPr>
          <w:rFonts w:ascii="Arial" w:hAnsi="Arial" w:cs="Arial"/>
        </w:rPr>
        <w:pict w14:anchorId="0A236AE4">
          <v:group id="_x0000_s1550" style="position:absolute;margin-left:204pt;margin-top:13.25pt;width:312pt;height:2.5pt;z-index:2248;mso-wrap-distance-left:0;mso-wrap-distance-right:0;mso-position-horizontal-relative:page" coordorigin="4080,265" coordsize="6240,50">
            <v:line id="_x0000_s1552" style="position:absolute" from="4080,267" to="10320,267" strokeweight=".08469mm"/>
            <v:line id="_x0000_s1551" style="position:absolute" from="4080,311" to="10320,311" strokeweight=".24pt"/>
            <w10:wrap type="topAndBottom" anchorx="page"/>
          </v:group>
        </w:pict>
      </w:r>
    </w:p>
    <w:p w14:paraId="0A1253EC" w14:textId="32F8DDE0" w:rsidR="008C539B" w:rsidRPr="00A27FCD" w:rsidRDefault="000611CB" w:rsidP="000611CB">
      <w:pPr>
        <w:spacing w:before="30" w:after="105" w:line="228" w:lineRule="auto"/>
        <w:ind w:left="2979" w:right="953"/>
        <w:rPr>
          <w:rFonts w:ascii="Arial" w:hAnsi="Arial" w:cs="Arial"/>
          <w:b/>
          <w:w w:val="95"/>
          <w:sz w:val="19"/>
        </w:rPr>
      </w:pPr>
      <w:r w:rsidRPr="00A27FCD">
        <w:rPr>
          <w:rFonts w:ascii="Arial" w:hAnsi="Arial" w:cs="Arial"/>
          <w:b/>
          <w:w w:val="95"/>
          <w:sz w:val="19"/>
        </w:rPr>
        <w:t>Chú ý</w:t>
      </w:r>
      <w:r w:rsidR="00C12992" w:rsidRPr="00A27FCD">
        <w:rPr>
          <w:rFonts w:ascii="Arial" w:hAnsi="Arial" w:cs="Arial"/>
          <w:b/>
          <w:w w:val="95"/>
          <w:sz w:val="19"/>
        </w:rPr>
        <w:t xml:space="preserve">: </w:t>
      </w:r>
      <w:r w:rsidR="00C12992" w:rsidRPr="00A27FCD">
        <w:rPr>
          <w:rFonts w:ascii="Arial" w:hAnsi="Arial" w:cs="Arial"/>
          <w:w w:val="95"/>
          <w:sz w:val="20"/>
        </w:rPr>
        <w:t xml:space="preserve">The </w:t>
      </w:r>
      <w:r w:rsidR="00C12992" w:rsidRPr="00A27FCD">
        <w:rPr>
          <w:rFonts w:ascii="Arial" w:hAnsi="Arial" w:cs="Arial"/>
          <w:i/>
          <w:w w:val="95"/>
          <w:sz w:val="20"/>
        </w:rPr>
        <w:t>db_connect_string</w:t>
      </w:r>
      <w:r w:rsidR="00C12992" w:rsidRPr="00A27FCD">
        <w:rPr>
          <w:rFonts w:ascii="Arial" w:hAnsi="Arial" w:cs="Arial"/>
          <w:i/>
          <w:spacing w:val="-97"/>
          <w:w w:val="95"/>
          <w:sz w:val="20"/>
        </w:rPr>
        <w:t xml:space="preserve"> </w:t>
      </w:r>
      <w:r w:rsidRPr="00A27FCD">
        <w:rPr>
          <w:rFonts w:ascii="Arial" w:hAnsi="Arial" w:cs="Arial"/>
          <w:w w:val="95"/>
          <w:sz w:val="20"/>
        </w:rPr>
        <w:t>sử dụng</w:t>
      </w:r>
      <w:r w:rsidR="00C12992" w:rsidRPr="00A27FCD">
        <w:rPr>
          <w:rFonts w:ascii="Arial" w:hAnsi="Arial" w:cs="Arial"/>
          <w:w w:val="95"/>
          <w:sz w:val="20"/>
        </w:rPr>
        <w:t xml:space="preserve"> CONNECT</w:t>
      </w:r>
      <w:r w:rsidR="00C12992" w:rsidRPr="00A27FCD">
        <w:rPr>
          <w:rFonts w:ascii="Arial" w:hAnsi="Arial" w:cs="Arial"/>
          <w:spacing w:val="-73"/>
          <w:w w:val="95"/>
          <w:sz w:val="20"/>
        </w:rPr>
        <w:t xml:space="preserve"> </w:t>
      </w:r>
      <w:r w:rsidR="00C12992" w:rsidRPr="00A27FCD">
        <w:rPr>
          <w:rFonts w:ascii="Arial" w:hAnsi="Arial" w:cs="Arial"/>
          <w:w w:val="95"/>
          <w:sz w:val="20"/>
        </w:rPr>
        <w:t>/@</w:t>
      </w:r>
      <w:r w:rsidR="00C12992" w:rsidRPr="00A27FCD">
        <w:rPr>
          <w:rFonts w:ascii="Arial" w:hAnsi="Arial" w:cs="Arial"/>
          <w:i/>
          <w:w w:val="95"/>
          <w:sz w:val="20"/>
        </w:rPr>
        <w:t xml:space="preserve">db_connect_ </w:t>
      </w:r>
      <w:r w:rsidR="00C12992" w:rsidRPr="00A27FCD">
        <w:rPr>
          <w:rFonts w:ascii="Arial" w:hAnsi="Arial" w:cs="Arial"/>
          <w:i/>
          <w:sz w:val="20"/>
        </w:rPr>
        <w:t xml:space="preserve">string </w:t>
      </w:r>
      <w:r w:rsidR="00C12992" w:rsidRPr="00A27FCD">
        <w:rPr>
          <w:rFonts w:ascii="Arial" w:hAnsi="Arial" w:cs="Arial"/>
          <w:sz w:val="20"/>
        </w:rPr>
        <w:t xml:space="preserve">statement </w:t>
      </w:r>
      <w:r w:rsidRPr="00A27FCD">
        <w:rPr>
          <w:rFonts w:ascii="Arial" w:hAnsi="Arial" w:cs="Arial"/>
          <w:sz w:val="20"/>
        </w:rPr>
        <w:t>phải giống hệt với db_connect_string được chỉ định trong lệnh -createCredential.</w:t>
      </w:r>
    </w:p>
    <w:p w14:paraId="7C2A34FC" w14:textId="796AD927" w:rsidR="008C539B" w:rsidRPr="00A27FCD"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15FBF4B">
          <v:group id="_x0000_s1547" style="width:312pt;height:2.5pt;mso-position-horizontal-relative:char;mso-position-vertical-relative:line" coordsize="6240,50">
            <v:line id="_x0000_s1549" style="position:absolute" from="0,2" to="6240,2" strokeweight=".24pt"/>
            <v:line id="_x0000_s1548" style="position:absolute" from="0,47" to="6240,47" strokeweight=".24pt"/>
            <w10:anchorlock/>
          </v:group>
        </w:pict>
      </w:r>
    </w:p>
    <w:p w14:paraId="7A3FA6D9" w14:textId="77777777" w:rsidR="008C539B" w:rsidRPr="00A27FCD" w:rsidRDefault="008C539B">
      <w:pPr>
        <w:pStyle w:val="BodyText"/>
        <w:spacing w:before="9"/>
        <w:rPr>
          <w:rFonts w:ascii="Arial" w:hAnsi="Arial" w:cs="Arial"/>
          <w:sz w:val="11"/>
        </w:rPr>
      </w:pPr>
    </w:p>
    <w:p w14:paraId="76F0C40C" w14:textId="18F3CD3F" w:rsidR="008C539B" w:rsidRPr="00A27FCD" w:rsidRDefault="00D16DBD" w:rsidP="006F7931">
      <w:pPr>
        <w:pStyle w:val="ListParagraph"/>
        <w:numPr>
          <w:ilvl w:val="0"/>
          <w:numId w:val="120"/>
        </w:numPr>
        <w:tabs>
          <w:tab w:val="left" w:pos="2620"/>
        </w:tabs>
        <w:spacing w:before="102" w:line="228" w:lineRule="auto"/>
        <w:ind w:left="2619" w:right="187" w:hanging="359"/>
        <w:jc w:val="left"/>
        <w:rPr>
          <w:rFonts w:ascii="Arial" w:hAnsi="Arial" w:cs="Arial"/>
          <w:sz w:val="20"/>
        </w:rPr>
      </w:pPr>
      <w:r w:rsidRPr="00A27FCD">
        <w:rPr>
          <w:rFonts w:ascii="Arial" w:hAnsi="Arial" w:cs="Arial"/>
          <w:w w:val="95"/>
          <w:sz w:val="20"/>
        </w:rPr>
        <w:t>trong</w:t>
      </w:r>
      <w:r w:rsidR="00C12992" w:rsidRPr="00A27FCD">
        <w:rPr>
          <w:rFonts w:ascii="Arial" w:hAnsi="Arial" w:cs="Arial"/>
          <w:spacing w:val="-6"/>
          <w:w w:val="95"/>
          <w:sz w:val="20"/>
        </w:rPr>
        <w:t xml:space="preserve"> </w:t>
      </w:r>
      <w:r w:rsidR="00C12992" w:rsidRPr="00A27FCD">
        <w:rPr>
          <w:rFonts w:ascii="Arial" w:hAnsi="Arial" w:cs="Arial"/>
          <w:w w:val="95"/>
          <w:sz w:val="20"/>
        </w:rPr>
        <w:t>client</w:t>
      </w:r>
      <w:r w:rsidR="00C12992" w:rsidRPr="00A27FCD">
        <w:rPr>
          <w:rFonts w:ascii="Arial" w:hAnsi="Arial" w:cs="Arial"/>
          <w:spacing w:val="-7"/>
          <w:w w:val="95"/>
          <w:sz w:val="20"/>
        </w:rPr>
        <w:t xml:space="preserve"> </w:t>
      </w:r>
      <w:r w:rsidR="00C12992" w:rsidRPr="00A27FCD">
        <w:rPr>
          <w:rFonts w:ascii="Arial" w:hAnsi="Arial" w:cs="Arial"/>
          <w:w w:val="95"/>
          <w:sz w:val="20"/>
        </w:rPr>
        <w:t>sqlnet.ora</w:t>
      </w:r>
      <w:r w:rsidR="00C12992" w:rsidRPr="00A27FCD">
        <w:rPr>
          <w:rFonts w:ascii="Arial" w:hAnsi="Arial" w:cs="Arial"/>
          <w:spacing w:val="-79"/>
          <w:w w:val="95"/>
          <w:sz w:val="20"/>
        </w:rPr>
        <w:t xml:space="preserve"> </w:t>
      </w:r>
      <w:r w:rsidR="00C12992" w:rsidRPr="00A27FCD">
        <w:rPr>
          <w:rFonts w:ascii="Arial" w:hAnsi="Arial" w:cs="Arial"/>
          <w:w w:val="95"/>
          <w:sz w:val="20"/>
        </w:rPr>
        <w:t>file,</w:t>
      </w:r>
      <w:r w:rsidR="00C12992" w:rsidRPr="00A27FCD">
        <w:rPr>
          <w:rFonts w:ascii="Arial" w:hAnsi="Arial" w:cs="Arial"/>
          <w:spacing w:val="-6"/>
          <w:w w:val="95"/>
          <w:sz w:val="20"/>
        </w:rPr>
        <w:t xml:space="preserve"> </w:t>
      </w:r>
      <w:r w:rsidRPr="00A27FCD">
        <w:rPr>
          <w:rFonts w:ascii="Arial" w:hAnsi="Arial" w:cs="Arial"/>
          <w:w w:val="95"/>
          <w:sz w:val="20"/>
        </w:rPr>
        <w:t>nhập tham số</w:t>
      </w:r>
      <w:r w:rsidR="00C12992" w:rsidRPr="00A27FCD">
        <w:rPr>
          <w:rFonts w:ascii="Arial" w:hAnsi="Arial" w:cs="Arial"/>
          <w:spacing w:val="-6"/>
          <w:w w:val="95"/>
          <w:sz w:val="20"/>
        </w:rPr>
        <w:t xml:space="preserve"> </w:t>
      </w:r>
      <w:r w:rsidR="00C12992" w:rsidRPr="00A27FCD">
        <w:rPr>
          <w:rFonts w:ascii="Arial" w:hAnsi="Arial" w:cs="Arial"/>
          <w:w w:val="95"/>
          <w:sz w:val="20"/>
        </w:rPr>
        <w:t>WALLET_LOCATION</w:t>
      </w:r>
      <w:r w:rsidR="00C12992" w:rsidRPr="00A27FCD">
        <w:rPr>
          <w:rFonts w:ascii="Arial" w:hAnsi="Arial" w:cs="Arial"/>
          <w:spacing w:val="-80"/>
          <w:w w:val="95"/>
          <w:sz w:val="20"/>
        </w:rPr>
        <w:t xml:space="preserve"> </w:t>
      </w:r>
      <w:r w:rsidRPr="00A27FCD">
        <w:rPr>
          <w:rFonts w:ascii="Arial" w:hAnsi="Arial" w:cs="Arial"/>
          <w:spacing w:val="-80"/>
          <w:w w:val="95"/>
          <w:sz w:val="20"/>
        </w:rPr>
        <w:t>v</w:t>
      </w:r>
      <w:r w:rsidRPr="00A27FCD">
        <w:rPr>
          <w:rFonts w:ascii="Arial" w:hAnsi="Arial" w:cs="Arial"/>
          <w:sz w:val="20"/>
        </w:rPr>
        <w:t xml:space="preserve"> à đặt nó ở vị trí của thử mục tại Bước</w:t>
      </w:r>
      <w:r w:rsidR="00C12992" w:rsidRPr="00A27FCD">
        <w:rPr>
          <w:rFonts w:ascii="Arial" w:hAnsi="Arial" w:cs="Arial"/>
          <w:spacing w:val="-4"/>
          <w:sz w:val="20"/>
        </w:rPr>
        <w:t xml:space="preserve"> </w:t>
      </w:r>
      <w:hyperlink w:anchor="_bookmark309" w:history="1">
        <w:r w:rsidR="00C12992" w:rsidRPr="00A27FCD">
          <w:rPr>
            <w:rFonts w:ascii="Arial" w:hAnsi="Arial" w:cs="Arial"/>
            <w:sz w:val="20"/>
          </w:rPr>
          <w:t>1</w:t>
        </w:r>
      </w:hyperlink>
      <w:r w:rsidR="00C12992" w:rsidRPr="00A27FCD">
        <w:rPr>
          <w:rFonts w:ascii="Arial" w:hAnsi="Arial" w:cs="Arial"/>
          <w:sz w:val="20"/>
        </w:rPr>
        <w:t>.</w:t>
      </w:r>
    </w:p>
    <w:p w14:paraId="0D9DEBE3" w14:textId="1207AED6" w:rsidR="008C539B" w:rsidRPr="00A27FCD" w:rsidRDefault="00D16DBD">
      <w:pPr>
        <w:pStyle w:val="BodyText"/>
        <w:spacing w:before="124" w:line="228" w:lineRule="auto"/>
        <w:ind w:left="2619" w:right="102"/>
        <w:rPr>
          <w:rFonts w:ascii="Arial" w:hAnsi="Arial" w:cs="Arial"/>
        </w:rPr>
      </w:pPr>
      <w:r w:rsidRPr="00A27FCD">
        <w:rPr>
          <w:rFonts w:ascii="Arial" w:hAnsi="Arial" w:cs="Arial"/>
          <w:w w:val="95"/>
        </w:rPr>
        <w:t>Ví dụ, nếu bạn tạo wallet trong $ ORACLE_HOME / network / admin và nhà Oracle của bạn được đặt thành / private / ora11, thì bạn cần nhập thông tin sau vào tệp sqlnet.ora của ứng dụng khách:</w:t>
      </w:r>
    </w:p>
    <w:p w14:paraId="7E6F09C0" w14:textId="77777777" w:rsidR="008C539B" w:rsidRPr="008A2204" w:rsidRDefault="00C12992">
      <w:pPr>
        <w:spacing w:before="141" w:line="259" w:lineRule="auto"/>
        <w:ind w:left="2804" w:right="5880" w:hanging="185"/>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4D603FD" w14:textId="77777777" w:rsidR="008C539B" w:rsidRPr="008A2204" w:rsidRDefault="00C12992">
      <w:pPr>
        <w:spacing w:line="259" w:lineRule="auto"/>
        <w:ind w:left="2990" w:right="5683"/>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2"/>
          <w:w w:val="90"/>
          <w:sz w:val="18"/>
        </w:rPr>
        <w:t xml:space="preserve"> </w:t>
      </w:r>
      <w:r w:rsidRPr="008A2204">
        <w:rPr>
          <w:rFonts w:ascii="Courier New" w:hAnsi="Courier New" w:cs="Courier New"/>
          <w:w w:val="90"/>
          <w:sz w:val="18"/>
        </w:rPr>
        <w:t>FILE) (METHOD_DATA =</w:t>
      </w:r>
    </w:p>
    <w:p w14:paraId="2163B07E" w14:textId="77777777" w:rsidR="008C539B" w:rsidRPr="008A2204" w:rsidRDefault="00C12992">
      <w:pPr>
        <w:ind w:left="2804"/>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0876925E" w14:textId="77777777" w:rsidR="008C539B" w:rsidRPr="008A2204" w:rsidRDefault="00C12992">
      <w:pPr>
        <w:spacing w:before="14"/>
        <w:ind w:left="2804"/>
        <w:rPr>
          <w:rFonts w:ascii="Courier New" w:hAnsi="Courier New" w:cs="Courier New"/>
          <w:sz w:val="18"/>
        </w:rPr>
      </w:pPr>
      <w:r w:rsidRPr="008A2204">
        <w:rPr>
          <w:rFonts w:ascii="Courier New" w:hAnsi="Courier New" w:cs="Courier New"/>
          <w:w w:val="86"/>
          <w:sz w:val="18"/>
        </w:rPr>
        <w:t>)</w:t>
      </w:r>
    </w:p>
    <w:p w14:paraId="47D9C34A" w14:textId="77777777" w:rsidR="008C539B" w:rsidRPr="008A2204" w:rsidRDefault="00C12992">
      <w:pPr>
        <w:spacing w:before="17"/>
        <w:ind w:left="2712"/>
        <w:rPr>
          <w:rFonts w:ascii="Courier New" w:hAnsi="Courier New" w:cs="Courier New"/>
          <w:sz w:val="18"/>
        </w:rPr>
      </w:pPr>
      <w:r w:rsidRPr="008A2204">
        <w:rPr>
          <w:rFonts w:ascii="Courier New" w:hAnsi="Courier New" w:cs="Courier New"/>
          <w:w w:val="86"/>
          <w:sz w:val="18"/>
        </w:rPr>
        <w:t>)</w:t>
      </w:r>
    </w:p>
    <w:p w14:paraId="0825CEFE" w14:textId="77777777" w:rsidR="008C539B" w:rsidRPr="00A27FCD" w:rsidRDefault="008C539B">
      <w:pPr>
        <w:pStyle w:val="BodyText"/>
        <w:spacing w:before="1"/>
        <w:rPr>
          <w:rFonts w:ascii="Arial" w:hAnsi="Arial" w:cs="Arial"/>
          <w:sz w:val="19"/>
        </w:rPr>
      </w:pPr>
    </w:p>
    <w:p w14:paraId="0DF255CB" w14:textId="77777777" w:rsidR="00D16DBD" w:rsidRPr="00A27FCD" w:rsidRDefault="00D16DBD" w:rsidP="006F7931">
      <w:pPr>
        <w:pStyle w:val="ListParagraph"/>
        <w:numPr>
          <w:ilvl w:val="0"/>
          <w:numId w:val="120"/>
        </w:numPr>
        <w:tabs>
          <w:tab w:val="left" w:pos="2620"/>
        </w:tabs>
        <w:spacing w:before="140" w:line="228" w:lineRule="auto"/>
        <w:ind w:left="2620" w:right="185"/>
        <w:jc w:val="left"/>
        <w:rPr>
          <w:rFonts w:ascii="Arial" w:hAnsi="Arial" w:cs="Arial"/>
          <w:sz w:val="18"/>
        </w:rPr>
      </w:pPr>
      <w:r w:rsidRPr="00A27FCD">
        <w:rPr>
          <w:rFonts w:ascii="Arial" w:hAnsi="Arial" w:cs="Arial"/>
          <w:w w:val="95"/>
          <w:sz w:val="20"/>
        </w:rPr>
        <w:t>trong</w:t>
      </w:r>
      <w:r w:rsidR="00C12992" w:rsidRPr="00A27FCD">
        <w:rPr>
          <w:rFonts w:ascii="Arial" w:hAnsi="Arial" w:cs="Arial"/>
          <w:spacing w:val="-19"/>
          <w:w w:val="95"/>
          <w:sz w:val="20"/>
        </w:rPr>
        <w:t xml:space="preserve"> </w:t>
      </w:r>
      <w:r w:rsidR="00C12992" w:rsidRPr="00A27FCD">
        <w:rPr>
          <w:rFonts w:ascii="Arial" w:hAnsi="Arial" w:cs="Arial"/>
          <w:w w:val="95"/>
          <w:sz w:val="20"/>
        </w:rPr>
        <w:t>sqlnet.ora</w:t>
      </w:r>
      <w:r w:rsidR="00C12992" w:rsidRPr="00A27FCD">
        <w:rPr>
          <w:rFonts w:ascii="Arial" w:hAnsi="Arial" w:cs="Arial"/>
          <w:spacing w:val="-89"/>
          <w:w w:val="95"/>
          <w:sz w:val="20"/>
        </w:rPr>
        <w:t xml:space="preserve"> </w:t>
      </w:r>
      <w:r w:rsidR="00C12992" w:rsidRPr="00A27FCD">
        <w:rPr>
          <w:rFonts w:ascii="Arial" w:hAnsi="Arial" w:cs="Arial"/>
          <w:w w:val="95"/>
          <w:sz w:val="20"/>
        </w:rPr>
        <w:t>file,</w:t>
      </w:r>
      <w:r w:rsidR="00C12992" w:rsidRPr="00A27FCD">
        <w:rPr>
          <w:rFonts w:ascii="Arial" w:hAnsi="Arial" w:cs="Arial"/>
          <w:spacing w:val="-19"/>
          <w:w w:val="95"/>
          <w:sz w:val="20"/>
        </w:rPr>
        <w:t xml:space="preserve"> </w:t>
      </w:r>
      <w:r w:rsidRPr="00A27FCD">
        <w:rPr>
          <w:rFonts w:ascii="Arial" w:hAnsi="Arial" w:cs="Arial"/>
          <w:w w:val="95"/>
          <w:sz w:val="20"/>
        </w:rPr>
        <w:t>nhập tham số vào</w:t>
      </w:r>
      <w:r w:rsidR="00C12992" w:rsidRPr="00A27FCD">
        <w:rPr>
          <w:rFonts w:ascii="Arial" w:hAnsi="Arial" w:cs="Arial"/>
          <w:spacing w:val="-19"/>
          <w:w w:val="95"/>
          <w:sz w:val="20"/>
        </w:rPr>
        <w:t xml:space="preserve"> </w:t>
      </w:r>
      <w:r w:rsidR="00C12992" w:rsidRPr="00A27FCD">
        <w:rPr>
          <w:rFonts w:ascii="Arial" w:hAnsi="Arial" w:cs="Arial"/>
          <w:w w:val="95"/>
          <w:sz w:val="20"/>
        </w:rPr>
        <w:t>SQLNET.WALLET_OVERRIDE</w:t>
      </w:r>
      <w:r w:rsidR="00C12992" w:rsidRPr="00A27FCD">
        <w:rPr>
          <w:rFonts w:ascii="Arial" w:hAnsi="Arial" w:cs="Arial"/>
          <w:spacing w:val="-89"/>
          <w:w w:val="95"/>
          <w:sz w:val="20"/>
        </w:rPr>
        <w:t xml:space="preserve"> </w:t>
      </w:r>
      <w:r w:rsidRPr="00A27FCD">
        <w:rPr>
          <w:rFonts w:ascii="Arial" w:hAnsi="Arial" w:cs="Arial"/>
          <w:w w:val="95"/>
          <w:sz w:val="20"/>
        </w:rPr>
        <w:t>và đặt nó thành True như sau:</w:t>
      </w:r>
    </w:p>
    <w:p w14:paraId="08A71187" w14:textId="24D213C8" w:rsidR="008C539B" w:rsidRPr="008A2204" w:rsidRDefault="00C12992" w:rsidP="00D16DBD">
      <w:pPr>
        <w:pStyle w:val="ListParagraph"/>
        <w:tabs>
          <w:tab w:val="left" w:pos="2620"/>
        </w:tabs>
        <w:spacing w:before="140" w:line="228" w:lineRule="auto"/>
        <w:ind w:right="185" w:firstLine="0"/>
        <w:rPr>
          <w:rFonts w:ascii="Courier New" w:hAnsi="Courier New" w:cs="Courier New"/>
          <w:sz w:val="18"/>
        </w:rPr>
      </w:pPr>
      <w:r w:rsidRPr="008A2204">
        <w:rPr>
          <w:rFonts w:ascii="Courier New" w:hAnsi="Courier New" w:cs="Courier New"/>
          <w:w w:val="95"/>
          <w:sz w:val="18"/>
        </w:rPr>
        <w:t>SQLNET.WALLET_OVERRIDE = TRUE</w:t>
      </w:r>
    </w:p>
    <w:p w14:paraId="0C580DE3" w14:textId="77777777" w:rsidR="008C539B" w:rsidRPr="00A27FCD" w:rsidRDefault="008C539B">
      <w:pPr>
        <w:pStyle w:val="BodyText"/>
        <w:rPr>
          <w:rFonts w:ascii="Arial" w:hAnsi="Arial" w:cs="Arial"/>
          <w:sz w:val="19"/>
        </w:rPr>
      </w:pPr>
    </w:p>
    <w:p w14:paraId="29196687" w14:textId="7A95C7F6" w:rsidR="008C539B" w:rsidRPr="00A27FCD" w:rsidRDefault="00D16DBD">
      <w:pPr>
        <w:pStyle w:val="BodyText"/>
        <w:spacing w:line="228" w:lineRule="auto"/>
        <w:ind w:left="2620" w:hanging="1"/>
        <w:rPr>
          <w:rFonts w:ascii="Arial" w:hAnsi="Arial" w:cs="Arial"/>
        </w:rPr>
      </w:pPr>
      <w:r w:rsidRPr="00A27FCD">
        <w:rPr>
          <w:rFonts w:ascii="Arial" w:hAnsi="Arial" w:cs="Arial"/>
        </w:rPr>
        <w:t>Cài đặt này là: tất cả các câu lệnh CONNECT / @ db_connect_string để sử dụng thông tin trong wallet tại vị trí được chỉ định để xác thực cơ sở dữ liệu.</w:t>
      </w:r>
    </w:p>
    <w:p w14:paraId="4E7F1133" w14:textId="3A078872" w:rsidR="008C539B" w:rsidRPr="00A27FCD" w:rsidRDefault="00D16DBD" w:rsidP="00D16DBD">
      <w:pPr>
        <w:pStyle w:val="BodyText"/>
        <w:spacing w:before="123" w:line="230" w:lineRule="auto"/>
        <w:ind w:left="2620" w:right="185"/>
        <w:rPr>
          <w:rFonts w:ascii="Arial" w:hAnsi="Arial" w:cs="Arial"/>
        </w:rPr>
      </w:pPr>
      <w:r w:rsidRPr="00A27FCD">
        <w:rPr>
          <w:rFonts w:ascii="Arial" w:hAnsi="Arial" w:cs="Arial"/>
        </w:rPr>
        <w:t xml:space="preserve">Khi xác thực bên ngoài được sử dụng, người dùng được xác thực với </w:t>
      </w:r>
      <w:r w:rsidR="00161E6B" w:rsidRPr="00A27FCD">
        <w:rPr>
          <w:rFonts w:ascii="Arial" w:hAnsi="Arial" w:cs="Arial"/>
        </w:rPr>
        <w:t>wallet</w:t>
      </w:r>
      <w:r w:rsidRPr="00A27FCD">
        <w:rPr>
          <w:rFonts w:ascii="Arial" w:hAnsi="Arial" w:cs="Arial"/>
        </w:rPr>
        <w:t xml:space="preserve"> như vậy có thể sử dụng cú pháp CONNECT / @ db_connect_string để truy cập cơ sở dữ liệu đã chỉ định trước đó mà không cung cấp tên người dùng và mật khẩu. Tuy nhiên, nếu người dùng không xác thực được bên ngoài, thì các câu lệnh kết nối này cũng không thành công.</w:t>
      </w:r>
    </w:p>
    <w:p w14:paraId="7BC3A84A"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C1C2C20" w14:textId="77777777" w:rsidR="008C539B" w:rsidRPr="00A27FCD" w:rsidRDefault="008C539B">
      <w:pPr>
        <w:pStyle w:val="BodyText"/>
        <w:rPr>
          <w:rFonts w:ascii="Arial" w:hAnsi="Arial" w:cs="Arial"/>
        </w:rPr>
      </w:pPr>
    </w:p>
    <w:p w14:paraId="7FD58A3C" w14:textId="77777777" w:rsidR="008C539B" w:rsidRPr="00A27FCD" w:rsidRDefault="008C539B">
      <w:pPr>
        <w:pStyle w:val="BodyText"/>
        <w:rPr>
          <w:rFonts w:ascii="Arial" w:hAnsi="Arial" w:cs="Arial"/>
          <w:sz w:val="22"/>
        </w:rPr>
      </w:pPr>
    </w:p>
    <w:p w14:paraId="3E250BFE" w14:textId="59879991" w:rsidR="008C539B" w:rsidRPr="00A27FCD"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E0A161">
          <v:group id="_x0000_s1544" style="width:312pt;height:2.5pt;mso-position-horizontal-relative:char;mso-position-vertical-relative:line" coordsize="6240,50">
            <v:line id="_x0000_s1546" style="position:absolute" from="0,2" to="6240,2" strokeweight=".24pt"/>
            <v:line id="_x0000_s1545" style="position:absolute" from="0,47" to="6240,47" strokeweight=".24pt"/>
            <w10:anchorlock/>
          </v:group>
        </w:pict>
      </w:r>
    </w:p>
    <w:p w14:paraId="2E49F434" w14:textId="2F0F7E97" w:rsidR="008C539B" w:rsidRPr="00A27FCD" w:rsidRDefault="008D1AB8">
      <w:pPr>
        <w:pStyle w:val="BodyText"/>
        <w:spacing w:before="57" w:line="230" w:lineRule="auto"/>
        <w:ind w:left="2379" w:right="1456"/>
        <w:rPr>
          <w:rFonts w:ascii="Arial" w:hAnsi="Arial" w:cs="Arial"/>
        </w:rPr>
      </w:pPr>
      <w:r>
        <w:rPr>
          <w:rFonts w:ascii="Arial" w:hAnsi="Arial" w:cs="Arial"/>
        </w:rPr>
        <w:pict w14:anchorId="699BFB33">
          <v:group id="_x0000_s1541" style="position:absolute;left:0;text-align:left;margin-left:174pt;margin-top:116.2pt;width:312pt;height:2.5pt;z-index:2320;mso-wrap-distance-left:0;mso-wrap-distance-right:0;mso-position-horizontal-relative:page" coordorigin="3480,2324" coordsize="6240,50">
            <v:line id="_x0000_s1543" style="position:absolute" from="3480,2326" to="9720,2326" strokeweight=".08469mm"/>
            <v:line id="_x0000_s1542" style="position:absolute" from="3480,2370" to="9720,2370" strokeweight=".24pt"/>
            <w10:wrap type="topAndBottom" anchorx="page"/>
          </v:group>
        </w:pict>
      </w:r>
      <w:r w:rsidR="00161E6B" w:rsidRPr="00A27FCD">
        <w:rPr>
          <w:rFonts w:ascii="Arial" w:hAnsi="Arial" w:cs="Arial"/>
          <w:b/>
          <w:sz w:val="19"/>
        </w:rPr>
        <w:t>Chú ý</w:t>
      </w:r>
      <w:r w:rsidR="00C12992" w:rsidRPr="00A27FCD">
        <w:rPr>
          <w:rFonts w:ascii="Arial" w:hAnsi="Arial" w:cs="Arial"/>
          <w:b/>
          <w:sz w:val="19"/>
        </w:rPr>
        <w:t xml:space="preserve">: </w:t>
      </w:r>
      <w:r w:rsidR="00161E6B" w:rsidRPr="00A27FCD">
        <w:rPr>
          <w:rFonts w:ascii="Arial" w:hAnsi="Arial" w:cs="Arial"/>
        </w:rPr>
        <w:t>Nếu một ứng dụng sử dụng SSL để mã hóa, thì tham số sqlnet.ora, SQLNET.AUTHENTICATION_SERVICES, chỉ định SSL và một wallet SSL được tạo ra. Nếu ứng dụng này muốn sử dụng thông tin đăng nhập bí mật để xác thực cơ sở dữ liệu (thay vì chứng chỉ SSL), thì các thông tin đăng nhập đó phải được lưu trữ trong ví SSL. Sau khi xác thực SSL, nếu SQLNET.WALLET_OVERRIDE = TRUE, thì tên người dùng và mật khẩu từ ví được sử dụng để xác thực cơ sở dữ liệu. Nếu SQLNET.WALLET_OVERRIDE = FALSE, thì chứng chỉ SSL được sử dụng.</w:t>
      </w:r>
    </w:p>
    <w:p w14:paraId="662A3C11" w14:textId="77777777" w:rsidR="008C539B" w:rsidRPr="00A27FCD" w:rsidRDefault="008C539B">
      <w:pPr>
        <w:pStyle w:val="BodyText"/>
        <w:spacing w:before="4"/>
        <w:rPr>
          <w:rFonts w:ascii="Arial" w:hAnsi="Arial" w:cs="Arial"/>
          <w:sz w:val="9"/>
        </w:rPr>
      </w:pPr>
    </w:p>
    <w:p w14:paraId="62C2CF2D" w14:textId="5BEF33C7" w:rsidR="008C539B" w:rsidRPr="00A27FCD" w:rsidRDefault="008D1AB8" w:rsidP="00161E6B">
      <w:pPr>
        <w:pStyle w:val="BodyText"/>
        <w:spacing w:before="93" w:line="246" w:lineRule="exact"/>
        <w:ind w:left="1660"/>
        <w:rPr>
          <w:rFonts w:ascii="Arial" w:hAnsi="Arial" w:cs="Arial"/>
        </w:rPr>
      </w:pPr>
      <w:hyperlink w:anchor="_bookmark310" w:history="1">
        <w:r w:rsidR="00161E6B" w:rsidRPr="00A27FCD">
          <w:rPr>
            <w:rFonts w:ascii="Arial" w:hAnsi="Arial" w:cs="Arial"/>
            <w:color w:val="0000CC"/>
          </w:rPr>
          <w:t>Ví dụ</w:t>
        </w:r>
        <w:r w:rsidR="00C12992" w:rsidRPr="00A27FCD">
          <w:rPr>
            <w:rFonts w:ascii="Arial" w:hAnsi="Arial" w:cs="Arial"/>
            <w:color w:val="0000CC"/>
          </w:rPr>
          <w:t xml:space="preserve"> 3–5 </w:t>
        </w:r>
      </w:hyperlink>
      <w:r w:rsidR="00161E6B" w:rsidRPr="00A27FCD">
        <w:rPr>
          <w:rFonts w:ascii="Arial" w:hAnsi="Arial" w:cs="Arial"/>
        </w:rPr>
        <w:t xml:space="preserve"> hiển thị tệp sqlnet.ora mẫu với WALLET_LOCATION và Các tham số SQLNET.WALLET_OVERRIDE được thiết lập như được mô tả trong bước 3 và 4.</w:t>
      </w:r>
    </w:p>
    <w:p w14:paraId="6692CCFC" w14:textId="77777777" w:rsidR="008C539B" w:rsidRPr="00A27FCD" w:rsidRDefault="008C539B">
      <w:pPr>
        <w:pStyle w:val="BodyText"/>
        <w:spacing w:before="6"/>
        <w:rPr>
          <w:rFonts w:ascii="Arial" w:hAnsi="Arial" w:cs="Arial"/>
          <w:sz w:val="25"/>
        </w:rPr>
      </w:pPr>
    </w:p>
    <w:p w14:paraId="28CEBF02" w14:textId="170D943A" w:rsidR="008C539B" w:rsidRPr="00A27FCD" w:rsidRDefault="00161E6B">
      <w:pPr>
        <w:ind w:left="1660"/>
        <w:rPr>
          <w:rFonts w:ascii="Arial" w:hAnsi="Arial" w:cs="Arial"/>
          <w:b/>
          <w:i/>
          <w:sz w:val="18"/>
        </w:rPr>
      </w:pPr>
      <w:bookmarkStart w:id="287" w:name="_bookmark310"/>
      <w:bookmarkEnd w:id="287"/>
      <w:r w:rsidRPr="00A27FCD">
        <w:rPr>
          <w:rFonts w:ascii="Arial" w:hAnsi="Arial" w:cs="Arial"/>
          <w:b/>
          <w:i/>
          <w:sz w:val="18"/>
        </w:rPr>
        <w:t>Ví dụ 3–5 Tệp SQLNET.ORA mẫu với wallet</w:t>
      </w:r>
    </w:p>
    <w:p w14:paraId="1E8272F1" w14:textId="77777777" w:rsidR="008C539B" w:rsidRPr="008A2204" w:rsidRDefault="00C12992">
      <w:pPr>
        <w:spacing w:before="112" w:line="259" w:lineRule="auto"/>
        <w:ind w:left="1937" w:right="6840" w:hanging="278"/>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D803868" w14:textId="77777777" w:rsidR="008C539B" w:rsidRPr="008A2204" w:rsidRDefault="00C12992">
      <w:pPr>
        <w:spacing w:line="259" w:lineRule="auto"/>
        <w:ind w:left="2123" w:right="6551"/>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3"/>
          <w:w w:val="90"/>
          <w:sz w:val="18"/>
        </w:rPr>
        <w:t xml:space="preserve"> </w:t>
      </w:r>
      <w:r w:rsidRPr="008A2204">
        <w:rPr>
          <w:rFonts w:ascii="Courier New" w:hAnsi="Courier New" w:cs="Courier New"/>
          <w:w w:val="90"/>
          <w:sz w:val="18"/>
        </w:rPr>
        <w:t>FILE) (METHOD_DATA =</w:t>
      </w:r>
    </w:p>
    <w:p w14:paraId="0B00B1BF" w14:textId="77777777" w:rsidR="008C539B" w:rsidRPr="008A2204" w:rsidRDefault="00C12992">
      <w:pPr>
        <w:ind w:left="2307"/>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34AF9633" w14:textId="77777777" w:rsidR="008C539B" w:rsidRPr="008A2204" w:rsidRDefault="00C12992">
      <w:pPr>
        <w:spacing w:before="16"/>
        <w:ind w:left="2123"/>
        <w:rPr>
          <w:rFonts w:ascii="Courier New" w:hAnsi="Courier New" w:cs="Courier New"/>
          <w:sz w:val="18"/>
        </w:rPr>
      </w:pPr>
      <w:r w:rsidRPr="008A2204">
        <w:rPr>
          <w:rFonts w:ascii="Courier New" w:hAnsi="Courier New" w:cs="Courier New"/>
          <w:w w:val="86"/>
          <w:sz w:val="18"/>
        </w:rPr>
        <w:t>)</w:t>
      </w:r>
    </w:p>
    <w:p w14:paraId="4F21E3A4" w14:textId="77777777" w:rsidR="008C539B" w:rsidRPr="008A2204" w:rsidRDefault="00C12992">
      <w:pPr>
        <w:spacing w:before="16"/>
        <w:ind w:left="2030"/>
        <w:rPr>
          <w:rFonts w:ascii="Courier New" w:hAnsi="Courier New" w:cs="Courier New"/>
          <w:sz w:val="18"/>
        </w:rPr>
      </w:pPr>
      <w:r w:rsidRPr="008A2204">
        <w:rPr>
          <w:rFonts w:ascii="Courier New" w:hAnsi="Courier New" w:cs="Courier New"/>
          <w:w w:val="86"/>
          <w:sz w:val="18"/>
        </w:rPr>
        <w:t>)</w:t>
      </w:r>
    </w:p>
    <w:p w14:paraId="6226DE7F" w14:textId="77777777" w:rsidR="008C539B" w:rsidRPr="008A2204" w:rsidRDefault="008C539B">
      <w:pPr>
        <w:pStyle w:val="BodyText"/>
        <w:spacing w:before="9"/>
        <w:rPr>
          <w:rFonts w:ascii="Courier New" w:hAnsi="Courier New" w:cs="Courier New"/>
        </w:rPr>
      </w:pPr>
    </w:p>
    <w:p w14:paraId="083298C3" w14:textId="77777777" w:rsidR="008C539B" w:rsidRPr="008A2204" w:rsidRDefault="00C12992">
      <w:pPr>
        <w:spacing w:before="1" w:line="259" w:lineRule="auto"/>
        <w:ind w:left="1660" w:right="4739"/>
        <w:rPr>
          <w:rFonts w:ascii="Courier New" w:hAnsi="Courier New" w:cs="Courier New"/>
          <w:sz w:val="18"/>
        </w:rPr>
      </w:pPr>
      <w:r w:rsidRPr="008A2204">
        <w:rPr>
          <w:rFonts w:ascii="Courier New" w:hAnsi="Courier New" w:cs="Courier New"/>
          <w:w w:val="95"/>
          <w:sz w:val="18"/>
        </w:rPr>
        <w:t xml:space="preserve">SQLNET.WALLET_OVERRIDE = TRUE </w:t>
      </w:r>
      <w:r w:rsidRPr="008A2204">
        <w:rPr>
          <w:rFonts w:ascii="Courier New" w:hAnsi="Courier New" w:cs="Courier New"/>
          <w:w w:val="85"/>
          <w:sz w:val="18"/>
        </w:rPr>
        <w:t xml:space="preserve">SSL_CLIENT_AUTHENTICATION = FALSE </w:t>
      </w:r>
      <w:r w:rsidRPr="008A2204">
        <w:rPr>
          <w:rFonts w:ascii="Courier New" w:hAnsi="Courier New" w:cs="Courier New"/>
          <w:w w:val="95"/>
          <w:sz w:val="18"/>
        </w:rPr>
        <w:t>SSL_VERSION = 0</w:t>
      </w:r>
    </w:p>
    <w:p w14:paraId="181B3687" w14:textId="77777777" w:rsidR="008C539B" w:rsidRPr="00A27FCD" w:rsidRDefault="008C539B">
      <w:pPr>
        <w:pStyle w:val="BodyText"/>
        <w:spacing w:before="6"/>
        <w:rPr>
          <w:rFonts w:ascii="Arial" w:hAnsi="Arial" w:cs="Arial"/>
          <w:sz w:val="23"/>
        </w:rPr>
      </w:pPr>
    </w:p>
    <w:p w14:paraId="670789AB" w14:textId="6D8A8BDF" w:rsidR="008C539B" w:rsidRPr="00A27FCD" w:rsidRDefault="00161E6B">
      <w:pPr>
        <w:pStyle w:val="Heading6"/>
        <w:ind w:left="1660"/>
      </w:pPr>
      <w:bookmarkStart w:id="288" w:name="Managing_External_Password_Store_Credent"/>
      <w:bookmarkStart w:id="289" w:name="_bookmark311"/>
      <w:bookmarkEnd w:id="288"/>
      <w:bookmarkEnd w:id="289"/>
      <w:r w:rsidRPr="00A27FCD">
        <w:t>Quản lý thông tin xác thực mật khẩu bên ngoài</w:t>
      </w:r>
    </w:p>
    <w:p w14:paraId="273960E8" w14:textId="26A9F95D" w:rsidR="008C539B" w:rsidRPr="00A27FCD" w:rsidRDefault="00161E6B">
      <w:pPr>
        <w:pStyle w:val="BodyText"/>
        <w:spacing w:before="55" w:line="232" w:lineRule="auto"/>
        <w:ind w:left="1660" w:right="700"/>
        <w:rPr>
          <w:rFonts w:ascii="Arial" w:hAnsi="Arial" w:cs="Arial"/>
        </w:rPr>
      </w:pPr>
      <w:r w:rsidRPr="00A27FCD">
        <w:rPr>
          <w:rFonts w:ascii="Arial" w:hAnsi="Arial" w:cs="Arial"/>
        </w:rPr>
        <w:t>Phần này tóm tắt các tác vụ sau: bạn có thể thực hiện để quản lý thông tin xác thực trong kho lưu trữ mật khẩu từ bên ngoài bằng cách sử dụng tiện ích dòng lệnh mkstore:</w:t>
      </w:r>
    </w:p>
    <w:p w14:paraId="5F475A74" w14:textId="7AF5F6A8" w:rsidR="008C539B" w:rsidRPr="00A27FCD" w:rsidRDefault="00C12992">
      <w:pPr>
        <w:pStyle w:val="BodyText"/>
        <w:spacing w:before="109"/>
        <w:ind w:left="1660"/>
        <w:rPr>
          <w:rFonts w:ascii="Arial" w:hAnsi="Arial" w:cs="Arial"/>
        </w:rPr>
      </w:pPr>
      <w:r w:rsidRPr="00A27FCD">
        <w:rPr>
          <w:rFonts w:ascii="Arial" w:hAnsi="Arial" w:cs="Arial"/>
          <w:sz w:val="10"/>
        </w:rPr>
        <w:t xml:space="preserve">■ </w:t>
      </w:r>
      <w:hyperlink w:anchor="_bookmark312" w:history="1">
        <w:r w:rsidR="00161E6B" w:rsidRPr="00A27FCD">
          <w:rPr>
            <w:rFonts w:ascii="Arial" w:hAnsi="Arial" w:cs="Arial"/>
            <w:color w:val="0000CC"/>
          </w:rPr>
          <w:t>Liệt</w:t>
        </w:r>
      </w:hyperlink>
      <w:r w:rsidR="00161E6B" w:rsidRPr="00A27FCD">
        <w:rPr>
          <w:rFonts w:ascii="Arial" w:hAnsi="Arial" w:cs="Arial"/>
          <w:color w:val="0000CC"/>
        </w:rPr>
        <w:t xml:space="preserve"> kê các mật khẩu xác thực từ bên ngoài</w:t>
      </w:r>
    </w:p>
    <w:p w14:paraId="233EA457" w14:textId="353368E9" w:rsidR="00161E6B" w:rsidRPr="00A27FCD" w:rsidRDefault="00C12992" w:rsidP="00161E6B">
      <w:pPr>
        <w:pStyle w:val="BodyText"/>
        <w:spacing w:before="111"/>
        <w:ind w:left="1660"/>
        <w:rPr>
          <w:rFonts w:ascii="Arial" w:hAnsi="Arial" w:cs="Arial"/>
          <w:color w:val="0000CC"/>
        </w:rPr>
      </w:pPr>
      <w:r w:rsidRPr="00A27FCD">
        <w:rPr>
          <w:rFonts w:ascii="Arial" w:hAnsi="Arial" w:cs="Arial"/>
          <w:sz w:val="10"/>
        </w:rPr>
        <w:t xml:space="preserve">■ </w:t>
      </w:r>
      <w:hyperlink w:anchor="_bookmark313" w:history="1">
        <w:r w:rsidR="00161E6B" w:rsidRPr="00A27FCD">
          <w:rPr>
            <w:rFonts w:ascii="Arial" w:hAnsi="Arial" w:cs="Arial"/>
            <w:color w:val="0000CC"/>
          </w:rPr>
          <w:t>Thêm</w:t>
        </w:r>
      </w:hyperlink>
      <w:r w:rsidR="00161E6B" w:rsidRPr="00A27FCD">
        <w:rPr>
          <w:rFonts w:ascii="Arial" w:hAnsi="Arial" w:cs="Arial"/>
          <w:color w:val="0000CC"/>
        </w:rPr>
        <w:t xml:space="preserve"> thông tin xác thực từ kho lưu trữ mật khẩu</w:t>
      </w:r>
    </w:p>
    <w:p w14:paraId="16479243" w14:textId="63AD4D46"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14" w:history="1">
        <w:r w:rsidR="00161E6B" w:rsidRPr="00A27FCD">
          <w:rPr>
            <w:rFonts w:ascii="Arial" w:hAnsi="Arial" w:cs="Arial"/>
            <w:color w:val="0000CC"/>
          </w:rPr>
          <w:t>Xữa</w:t>
        </w:r>
      </w:hyperlink>
      <w:r w:rsidR="00161E6B" w:rsidRPr="00A27FCD">
        <w:rPr>
          <w:rFonts w:ascii="Arial" w:hAnsi="Arial" w:cs="Arial"/>
          <w:color w:val="0000CC"/>
        </w:rPr>
        <w:t xml:space="preserve"> thông tin xác thực trong kho lưu trữ mật khẩu</w:t>
      </w:r>
    </w:p>
    <w:p w14:paraId="52C2C9B0" w14:textId="588DBAA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15" w:history="1">
        <w:r w:rsidR="00161E6B" w:rsidRPr="00A27FCD">
          <w:rPr>
            <w:rFonts w:ascii="Arial" w:hAnsi="Arial" w:cs="Arial"/>
            <w:color w:val="0000CC"/>
          </w:rPr>
          <w:t>Xóa</w:t>
        </w:r>
      </w:hyperlink>
      <w:r w:rsidR="00161E6B" w:rsidRPr="00A27FCD">
        <w:rPr>
          <w:rFonts w:ascii="Arial" w:hAnsi="Arial" w:cs="Arial"/>
          <w:color w:val="0000CC"/>
        </w:rPr>
        <w:t xml:space="preserve"> thông tin xác thực từ kho lưu trữ mật khẩu</w:t>
      </w:r>
    </w:p>
    <w:p w14:paraId="15C04B5E" w14:textId="77777777" w:rsidR="008C539B" w:rsidRPr="00A27FCD" w:rsidRDefault="008C539B">
      <w:pPr>
        <w:pStyle w:val="BodyText"/>
        <w:spacing w:before="1"/>
        <w:rPr>
          <w:rFonts w:ascii="Arial" w:hAnsi="Arial" w:cs="Arial"/>
          <w:sz w:val="19"/>
        </w:rPr>
      </w:pPr>
    </w:p>
    <w:p w14:paraId="0D18143E" w14:textId="5807DBEB" w:rsidR="008C539B" w:rsidRPr="00A27FCD" w:rsidRDefault="00161E6B">
      <w:pPr>
        <w:pStyle w:val="BodyText"/>
        <w:spacing w:line="232" w:lineRule="auto"/>
        <w:ind w:left="1660" w:right="774" w:hanging="1"/>
        <w:rPr>
          <w:rFonts w:ascii="Arial" w:hAnsi="Arial" w:cs="Arial"/>
        </w:rPr>
      </w:pPr>
      <w:bookmarkStart w:id="290" w:name="_bookmark312"/>
      <w:bookmarkEnd w:id="290"/>
      <w:r w:rsidRPr="00A27FCD">
        <w:rPr>
          <w:rFonts w:ascii="Arial" w:hAnsi="Arial" w:cs="Arial"/>
          <w:b/>
          <w:spacing w:val="-14"/>
        </w:rPr>
        <w:t xml:space="preserve">Liệt kê mật khẩu bên ngoài </w:t>
      </w:r>
      <w:r w:rsidRPr="00A27FCD">
        <w:rPr>
          <w:rFonts w:ascii="Arial" w:hAnsi="Arial" w:cs="Arial"/>
        </w:rPr>
        <w:t>Định kỳ, bạn có thể muốn xem tất cả nội dung của một kho lưu trữ mật khẩu bên ngoài wallet của khách hàng hoặc bạn có thể cần phải kiểm tra thông tin đăng nhập cụ thể bằng cách xem chúng. Liệt kê nội dung lưu trữ mật khẩu bên ngoài cung cấp thông tin cho bạn có thể để quyết định thêm hoặc xóa thông tin đăng nhập từ kho lưu trữ này hay không.</w:t>
      </w:r>
    </w:p>
    <w:p w14:paraId="6FCD3FC0" w14:textId="643EF19C" w:rsidR="008C539B" w:rsidRPr="00A27FCD" w:rsidRDefault="00161E6B">
      <w:pPr>
        <w:pStyle w:val="BodyText"/>
        <w:spacing w:before="116" w:line="232" w:lineRule="auto"/>
        <w:ind w:left="1659" w:right="700"/>
        <w:rPr>
          <w:rFonts w:ascii="Arial" w:hAnsi="Arial" w:cs="Arial"/>
        </w:rPr>
      </w:pPr>
      <w:r w:rsidRPr="00A27FCD">
        <w:rPr>
          <w:rFonts w:ascii="Arial" w:hAnsi="Arial" w:cs="Arial"/>
        </w:rPr>
        <w:t>Để liệt kê nội dung của kho lưu trữ mật khẩu bên ngoài, nhập lệnh sau tại dòng lệnh:</w:t>
      </w:r>
    </w:p>
    <w:p w14:paraId="30138F8E"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9"/>
          <w:w w:val="95"/>
          <w:sz w:val="18"/>
        </w:rPr>
        <w:t xml:space="preserve"> </w:t>
      </w:r>
      <w:r w:rsidRPr="008A2204">
        <w:rPr>
          <w:rFonts w:ascii="Courier New" w:hAnsi="Courier New" w:cs="Courier New"/>
          <w:w w:val="95"/>
          <w:sz w:val="18"/>
        </w:rPr>
        <w:t>-listCredential</w:t>
      </w:r>
    </w:p>
    <w:p w14:paraId="7976F627" w14:textId="77777777" w:rsidR="008C539B" w:rsidRPr="00A27FCD" w:rsidRDefault="008C539B">
      <w:pPr>
        <w:pStyle w:val="BodyText"/>
        <w:spacing w:before="2"/>
        <w:rPr>
          <w:rFonts w:ascii="Arial" w:hAnsi="Arial" w:cs="Arial"/>
          <w:sz w:val="18"/>
        </w:rPr>
      </w:pPr>
    </w:p>
    <w:p w14:paraId="63CE1F84" w14:textId="2A2B578A" w:rsidR="008C539B" w:rsidRPr="00A27FCD" w:rsidRDefault="00B72665">
      <w:pPr>
        <w:pStyle w:val="BodyText"/>
        <w:spacing w:before="1"/>
        <w:ind w:left="1660"/>
        <w:rPr>
          <w:rFonts w:ascii="Arial" w:hAnsi="Arial" w:cs="Arial"/>
        </w:rPr>
      </w:pPr>
      <w:r w:rsidRPr="00A27FCD">
        <w:rPr>
          <w:rFonts w:ascii="Arial" w:hAnsi="Arial" w:cs="Arial"/>
        </w:rPr>
        <w:t>Ví dụ</w:t>
      </w:r>
      <w:r w:rsidR="00C12992" w:rsidRPr="00A27FCD">
        <w:rPr>
          <w:rFonts w:ascii="Arial" w:hAnsi="Arial" w:cs="Arial"/>
        </w:rPr>
        <w:t>:</w:t>
      </w:r>
    </w:p>
    <w:p w14:paraId="759BF3C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mkstore -wrl c:\oracle\product\11.2.0\db_1\wallets -listCredential</w:t>
      </w:r>
    </w:p>
    <w:p w14:paraId="7AE3F78D" w14:textId="77777777" w:rsidR="008C539B" w:rsidRPr="00A27FCD" w:rsidRDefault="008C539B">
      <w:pPr>
        <w:pStyle w:val="BodyText"/>
        <w:rPr>
          <w:rFonts w:ascii="Arial" w:hAnsi="Arial" w:cs="Arial"/>
          <w:sz w:val="19"/>
        </w:rPr>
      </w:pPr>
    </w:p>
    <w:p w14:paraId="169CC98C" w14:textId="6F9D0234" w:rsidR="008C539B" w:rsidRPr="00A27FCD" w:rsidRDefault="00B72665">
      <w:pPr>
        <w:pStyle w:val="BodyText"/>
        <w:spacing w:line="230" w:lineRule="auto"/>
        <w:ind w:left="1659" w:right="700"/>
        <w:rPr>
          <w:rFonts w:ascii="Arial" w:hAnsi="Arial" w:cs="Arial"/>
        </w:rPr>
      </w:pPr>
      <w:r w:rsidRPr="00A27FCD">
        <w:rPr>
          <w:rFonts w:ascii="Arial" w:hAnsi="Arial" w:cs="Arial"/>
        </w:rPr>
        <w:t>wallet_location chỉ định đường dẫn đến thư mục chứa wallet tiền có nội dung lưu trữ mật khẩu bên ngoài bạn muốn xem. Lệnh này liệt kê tất cả các tên dịch vụ cơ sở dữ liệu thông tin xác thực (bí danh) và tên người dùng (lược đồ) tương ứng cho cơ sở dữ liệu đó. Mật khẩu không được liệt kê.</w:t>
      </w:r>
    </w:p>
    <w:p w14:paraId="17ECB3F0"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6EBFBAE0" w14:textId="77777777" w:rsidR="008C539B" w:rsidRPr="00A27FCD" w:rsidRDefault="008C539B">
      <w:pPr>
        <w:pStyle w:val="BodyText"/>
        <w:spacing w:before="11"/>
        <w:rPr>
          <w:rFonts w:ascii="Arial" w:hAnsi="Arial" w:cs="Arial"/>
          <w:sz w:val="24"/>
        </w:rPr>
      </w:pPr>
    </w:p>
    <w:p w14:paraId="4C712886" w14:textId="79B6D1B7" w:rsidR="008C539B" w:rsidRPr="00A27FCD" w:rsidRDefault="00B72665">
      <w:pPr>
        <w:pStyle w:val="BodyText"/>
        <w:spacing w:before="107" w:line="230" w:lineRule="auto"/>
        <w:ind w:left="2259" w:right="102"/>
        <w:rPr>
          <w:rFonts w:ascii="Arial" w:hAnsi="Arial" w:cs="Arial"/>
        </w:rPr>
      </w:pPr>
      <w:bookmarkStart w:id="291" w:name="_bookmark313"/>
      <w:bookmarkEnd w:id="291"/>
      <w:r w:rsidRPr="00A27FCD">
        <w:rPr>
          <w:rFonts w:ascii="Arial" w:hAnsi="Arial" w:cs="Arial"/>
          <w:b/>
          <w:spacing w:val="-17"/>
        </w:rPr>
        <w:t xml:space="preserve">Thêm thông tin xác thực vào kho mật khẩu bên ngoài </w:t>
      </w:r>
      <w:r w:rsidRPr="00A27FCD">
        <w:rPr>
          <w:rFonts w:ascii="Arial" w:hAnsi="Arial" w:cs="Arial"/>
          <w:spacing w:val="-6"/>
        </w:rPr>
        <w:t>Bạn có thể lưu trữ nhiều thông tin xác thực trong một ví khách hàng. Ví dụ, nếu một công việc của khách hàng kết nối với hr_database và một lệnh kết nối với sales_database, thì bạn có thể lưu trữ thông tin đăng nhập trong cùng một wallet máy user. Tuy nhiên, bạn không thể lưu trữ nhiều thông tin đăng nhập (đăng nhập vào nhiều tài khoản) cho cùng một cơ sở dữ liệu trong cùng một wallet. Nếu bạn có nhiều thông tin xác thực đăng nhập cho cùng một cơ sở dữ liệu, thì chúng phải được lưu trữ trong các wallet riêng biệt.</w:t>
      </w:r>
    </w:p>
    <w:p w14:paraId="2C2C6DFA" w14:textId="1BE944BF" w:rsidR="008C539B" w:rsidRPr="00A27FCD" w:rsidRDefault="00B72665">
      <w:pPr>
        <w:pStyle w:val="BodyText"/>
        <w:spacing w:before="120" w:line="232" w:lineRule="auto"/>
        <w:ind w:left="2260"/>
        <w:rPr>
          <w:rFonts w:ascii="Arial" w:hAnsi="Arial" w:cs="Arial"/>
        </w:rPr>
      </w:pPr>
      <w:r w:rsidRPr="00A27FCD">
        <w:rPr>
          <w:rFonts w:ascii="Arial" w:hAnsi="Arial" w:cs="Arial"/>
        </w:rPr>
        <w:t>Để thêm thông tin xác thực đăng nhập cơ sở dữ liệu vào wallet máy khách hiện có, hãy nhập lệnh sau tại dòng lệnh:</w:t>
      </w:r>
    </w:p>
    <w:p w14:paraId="3F83ECBB"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db_alias username</w:t>
      </w:r>
    </w:p>
    <w:p w14:paraId="431DA4C4" w14:textId="77777777" w:rsidR="008C539B" w:rsidRPr="00A27FCD" w:rsidRDefault="008C539B">
      <w:pPr>
        <w:pStyle w:val="BodyText"/>
        <w:spacing w:before="3"/>
        <w:rPr>
          <w:rFonts w:ascii="Arial" w:hAnsi="Arial" w:cs="Arial"/>
          <w:i/>
          <w:sz w:val="18"/>
        </w:rPr>
      </w:pPr>
    </w:p>
    <w:p w14:paraId="6346BD15" w14:textId="7A71CA0A"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BD0AC37" w14:textId="77777777" w:rsidR="008C539B" w:rsidRPr="008A2204" w:rsidRDefault="00C12992">
      <w:pPr>
        <w:spacing w:before="141" w:line="259" w:lineRule="auto"/>
        <w:ind w:left="2260"/>
        <w:rPr>
          <w:rFonts w:ascii="Courier New" w:hAnsi="Courier New" w:cs="Courier New"/>
          <w:i/>
          <w:sz w:val="18"/>
        </w:rPr>
      </w:pPr>
      <w:r w:rsidRPr="008A2204">
        <w:rPr>
          <w:rFonts w:ascii="Courier New" w:hAnsi="Courier New" w:cs="Courier New"/>
          <w:w w:val="85"/>
          <w:sz w:val="18"/>
        </w:rPr>
        <w:t xml:space="preserve">mkstore -wrl c:\oracle\product\11.2.0\db_1\wallets -createCredential orcl system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7F6B8ECC" w14:textId="77777777" w:rsidR="008C539B" w:rsidRPr="00A27FCD" w:rsidRDefault="008C539B">
      <w:pPr>
        <w:pStyle w:val="BodyText"/>
        <w:spacing w:before="9"/>
        <w:rPr>
          <w:rFonts w:ascii="Arial" w:hAnsi="Arial" w:cs="Arial"/>
          <w:i/>
          <w:sz w:val="16"/>
        </w:rPr>
      </w:pPr>
    </w:p>
    <w:p w14:paraId="5C5219A0" w14:textId="7F4BC23A" w:rsidR="008C539B" w:rsidRPr="00A27FCD" w:rsidRDefault="00B72665">
      <w:pPr>
        <w:pStyle w:val="BodyText"/>
        <w:ind w:left="2260"/>
        <w:rPr>
          <w:rFonts w:ascii="Arial" w:hAnsi="Arial" w:cs="Arial"/>
        </w:rPr>
      </w:pPr>
      <w:r w:rsidRPr="00A27FCD">
        <w:rPr>
          <w:rFonts w:ascii="Arial" w:hAnsi="Arial" w:cs="Arial"/>
        </w:rPr>
        <w:t>Trong đặt điểm kỹ thuật này</w:t>
      </w:r>
      <w:r w:rsidR="00C12992" w:rsidRPr="00A27FCD">
        <w:rPr>
          <w:rFonts w:ascii="Arial" w:hAnsi="Arial" w:cs="Arial"/>
        </w:rPr>
        <w:t>:</w:t>
      </w:r>
    </w:p>
    <w:p w14:paraId="54ADF028" w14:textId="1191CA74"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wallet_location</w:t>
      </w:r>
      <w:r w:rsidRPr="00A27FCD">
        <w:rPr>
          <w:rFonts w:ascii="Arial" w:hAnsi="Arial" w:cs="Arial"/>
          <w:i/>
          <w:spacing w:val="-92"/>
        </w:rPr>
        <w:t xml:space="preserve"> </w:t>
      </w:r>
      <w:r w:rsidRPr="00A27FCD">
        <w:rPr>
          <w:rFonts w:ascii="Arial" w:hAnsi="Arial" w:cs="Arial"/>
        </w:rPr>
        <w:t xml:space="preserve">is </w:t>
      </w:r>
      <w:r w:rsidR="00B72665" w:rsidRPr="00A27FCD">
        <w:rPr>
          <w:rFonts w:ascii="Arial" w:hAnsi="Arial" w:cs="Arial"/>
        </w:rPr>
        <w:t>đường dẫn đến thư mục mà wallet của khách hàng mà bạn muốn thêm thông tin đăng nhập được lưu trữ.</w:t>
      </w:r>
    </w:p>
    <w:p w14:paraId="350F8750" w14:textId="7E57D7EF" w:rsidR="008C539B" w:rsidRPr="00A27FCD" w:rsidRDefault="00C12992" w:rsidP="00B72665">
      <w:pPr>
        <w:pStyle w:val="BodyText"/>
        <w:spacing w:before="115" w:line="246" w:lineRule="exact"/>
        <w:ind w:left="2260"/>
        <w:rPr>
          <w:rFonts w:ascii="Arial" w:hAnsi="Arial" w:cs="Arial"/>
        </w:rPr>
      </w:pPr>
      <w:r w:rsidRPr="00A27FCD">
        <w:rPr>
          <w:rFonts w:ascii="Arial" w:hAnsi="Arial" w:cs="Arial"/>
          <w:sz w:val="10"/>
        </w:rPr>
        <w:t xml:space="preserve">■ </w:t>
      </w:r>
      <w:r w:rsidRPr="00A27FCD">
        <w:rPr>
          <w:rFonts w:ascii="Arial" w:hAnsi="Arial" w:cs="Arial"/>
          <w:i/>
        </w:rPr>
        <w:t>db_alias</w:t>
      </w:r>
      <w:r w:rsidRPr="00A27FCD">
        <w:rPr>
          <w:rFonts w:ascii="Arial" w:hAnsi="Arial" w:cs="Arial"/>
          <w:i/>
          <w:spacing w:val="-92"/>
        </w:rPr>
        <w:t xml:space="preserve"> </w:t>
      </w:r>
      <w:r w:rsidRPr="00A27FCD">
        <w:rPr>
          <w:rFonts w:ascii="Arial" w:hAnsi="Arial" w:cs="Arial"/>
        </w:rPr>
        <w:t xml:space="preserve">can </w:t>
      </w:r>
      <w:r w:rsidR="00B72665" w:rsidRPr="00A27FCD">
        <w:rPr>
          <w:rFonts w:ascii="Arial" w:hAnsi="Arial" w:cs="Arial"/>
        </w:rPr>
        <w:t>là bí danh TNS bạn sử dụng để chỉ định cơ sở dữ liệu trong tnsnames.ora tệp hoặc bất kỳ tên dịch vụ để xác định cơ sở dữ liệu trên mạng Oracle.</w:t>
      </w:r>
    </w:p>
    <w:p w14:paraId="2FC6D3E4" w14:textId="754E987A"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username</w:t>
      </w:r>
      <w:r w:rsidRPr="00A27FCD">
        <w:rPr>
          <w:rFonts w:ascii="Arial" w:hAnsi="Arial" w:cs="Arial"/>
          <w:i/>
          <w:spacing w:val="-88"/>
        </w:rPr>
        <w:t xml:space="preserve"> </w:t>
      </w:r>
      <w:r w:rsidRPr="00A27FCD">
        <w:rPr>
          <w:rFonts w:ascii="Arial" w:hAnsi="Arial" w:cs="Arial"/>
        </w:rPr>
        <w:t xml:space="preserve">is </w:t>
      </w:r>
      <w:r w:rsidR="00B72665" w:rsidRPr="00A27FCD">
        <w:rPr>
          <w:rFonts w:ascii="Arial" w:hAnsi="Arial" w:cs="Arial"/>
        </w:rPr>
        <w:t>thông tin đăng nhập cơ sở dữ liệu cho lược đồ mà ứng dụng của bạn kết nối. Khi được nhắc, hãy nhập mật khẩu cho người dùng này.</w:t>
      </w:r>
    </w:p>
    <w:p w14:paraId="79BBA4C5" w14:textId="77777777" w:rsidR="008C539B" w:rsidRPr="00A27FCD" w:rsidRDefault="008C539B">
      <w:pPr>
        <w:pStyle w:val="BodyText"/>
        <w:spacing w:before="4"/>
        <w:rPr>
          <w:rFonts w:ascii="Arial" w:hAnsi="Arial" w:cs="Arial"/>
          <w:sz w:val="19"/>
        </w:rPr>
      </w:pPr>
    </w:p>
    <w:p w14:paraId="2EAD1CB1" w14:textId="1217CA19" w:rsidR="008C539B" w:rsidRPr="00A27FCD" w:rsidRDefault="00B72665">
      <w:pPr>
        <w:spacing w:line="232" w:lineRule="auto"/>
        <w:ind w:left="2260" w:right="669" w:hanging="1"/>
        <w:jc w:val="both"/>
        <w:rPr>
          <w:rFonts w:ascii="Arial" w:hAnsi="Arial" w:cs="Arial"/>
          <w:sz w:val="20"/>
        </w:rPr>
      </w:pPr>
      <w:bookmarkStart w:id="292" w:name="_bookmark314"/>
      <w:bookmarkEnd w:id="292"/>
      <w:r w:rsidRPr="00A27FCD">
        <w:rPr>
          <w:rFonts w:ascii="Arial" w:hAnsi="Arial" w:cs="Arial"/>
          <w:b/>
          <w:spacing w:val="-17"/>
          <w:sz w:val="20"/>
        </w:rPr>
        <w:t>Sửa đổi thông tin xác thực từ kho lưu trữ mật khẩu bên ngoài</w:t>
      </w:r>
      <w:r w:rsidR="00C12992" w:rsidRPr="00A27FCD">
        <w:rPr>
          <w:rFonts w:ascii="Arial" w:hAnsi="Arial" w:cs="Arial"/>
          <w:b/>
          <w:spacing w:val="10"/>
          <w:sz w:val="20"/>
        </w:rPr>
        <w:t xml:space="preserve"> </w:t>
      </w:r>
      <w:r w:rsidRPr="00A27FCD">
        <w:rPr>
          <w:rFonts w:ascii="Arial" w:hAnsi="Arial" w:cs="Arial"/>
          <w:sz w:val="20"/>
        </w:rPr>
        <w:t>Nếu các chuỗi kết nối cơ sở dữ liệu thay đổi, thì bạn có thể sửa đổi thông tin đăng nhập cơ sở dữ liệu được lưu trữ trong wallet.</w:t>
      </w:r>
    </w:p>
    <w:p w14:paraId="42328758" w14:textId="644909C2" w:rsidR="008C539B" w:rsidRPr="00A27FCD" w:rsidRDefault="00B72665">
      <w:pPr>
        <w:pStyle w:val="BodyText"/>
        <w:spacing w:before="117" w:line="232" w:lineRule="auto"/>
        <w:ind w:left="2260"/>
        <w:rPr>
          <w:rFonts w:ascii="Arial" w:hAnsi="Arial" w:cs="Arial"/>
        </w:rPr>
      </w:pPr>
      <w:r w:rsidRPr="00A27FCD">
        <w:rPr>
          <w:rFonts w:ascii="Arial" w:hAnsi="Arial" w:cs="Arial"/>
        </w:rPr>
        <w:t>Để sửa đổi thông tin đăng nhập cơ sở dữ liệu trong ví, hãy nhập lệnh sau tại dòng lệnh:</w:t>
      </w:r>
    </w:p>
    <w:p w14:paraId="277F1B07"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-modifyCredential </w:t>
      </w:r>
      <w:r w:rsidRPr="008A2204">
        <w:rPr>
          <w:rFonts w:ascii="Courier New" w:hAnsi="Courier New" w:cs="Courier New"/>
          <w:i/>
          <w:w w:val="95"/>
          <w:sz w:val="18"/>
        </w:rPr>
        <w:t>dbase_alias username</w:t>
      </w:r>
    </w:p>
    <w:p w14:paraId="523CB023" w14:textId="77777777" w:rsidR="008C539B" w:rsidRPr="00A27FCD" w:rsidRDefault="008C539B">
      <w:pPr>
        <w:pStyle w:val="BodyText"/>
        <w:spacing w:before="2"/>
        <w:rPr>
          <w:rFonts w:ascii="Arial" w:hAnsi="Arial" w:cs="Arial"/>
          <w:i/>
          <w:sz w:val="18"/>
        </w:rPr>
      </w:pPr>
    </w:p>
    <w:p w14:paraId="7D3E0B53" w14:textId="16CDEEC2"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50455C79" w14:textId="77777777" w:rsidR="008C539B" w:rsidRPr="008A2204" w:rsidRDefault="00C12992">
      <w:pPr>
        <w:spacing w:before="141" w:line="259" w:lineRule="auto"/>
        <w:ind w:left="2260" w:right="700"/>
        <w:rPr>
          <w:rFonts w:ascii="Courier New" w:hAnsi="Courier New" w:cs="Courier New"/>
          <w:i/>
          <w:sz w:val="18"/>
        </w:rPr>
      </w:pPr>
      <w:r w:rsidRPr="008A2204">
        <w:rPr>
          <w:rFonts w:ascii="Courier New" w:hAnsi="Courier New" w:cs="Courier New"/>
          <w:w w:val="85"/>
          <w:sz w:val="18"/>
        </w:rPr>
        <w:t xml:space="preserve">mkstore -wrl c:\oracle\product\11.2.0\db_1\wallets -modifyCredential sales_db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0FF96866" w14:textId="77777777" w:rsidR="008C539B" w:rsidRPr="00A27FCD" w:rsidRDefault="008C539B">
      <w:pPr>
        <w:pStyle w:val="BodyText"/>
        <w:spacing w:before="10"/>
        <w:rPr>
          <w:rFonts w:ascii="Arial" w:hAnsi="Arial" w:cs="Arial"/>
          <w:i/>
          <w:sz w:val="16"/>
        </w:rPr>
      </w:pPr>
    </w:p>
    <w:p w14:paraId="6E26CDBE" w14:textId="62EFB2B9" w:rsidR="008C539B" w:rsidRPr="00A27FCD" w:rsidRDefault="00B72665">
      <w:pPr>
        <w:pStyle w:val="BodyText"/>
        <w:ind w:left="22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1AFF72B" w14:textId="7D29C925" w:rsidR="008C539B" w:rsidRPr="00A27FCD" w:rsidRDefault="00C12992">
      <w:pPr>
        <w:spacing w:before="112"/>
        <w:ind w:left="22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Pr="00A27FCD">
        <w:rPr>
          <w:rFonts w:ascii="Arial" w:hAnsi="Arial" w:cs="Arial"/>
          <w:i/>
          <w:spacing w:val="-85"/>
          <w:sz w:val="20"/>
        </w:rPr>
        <w:t xml:space="preserve"> </w:t>
      </w:r>
      <w:r w:rsidRPr="00A27FCD">
        <w:rPr>
          <w:rFonts w:ascii="Arial" w:hAnsi="Arial" w:cs="Arial"/>
          <w:sz w:val="20"/>
        </w:rPr>
        <w:t xml:space="preserve">is </w:t>
      </w:r>
      <w:r w:rsidR="00B72665" w:rsidRPr="00A27FCD">
        <w:rPr>
          <w:rFonts w:ascii="Arial" w:hAnsi="Arial" w:cs="Arial"/>
          <w:sz w:val="20"/>
        </w:rPr>
        <w:t>đường dẫn đến thư mục có wallet</w:t>
      </w:r>
      <w:r w:rsidRPr="00A27FCD">
        <w:rPr>
          <w:rFonts w:ascii="Arial" w:hAnsi="Arial" w:cs="Arial"/>
          <w:sz w:val="20"/>
        </w:rPr>
        <w:t>.</w:t>
      </w:r>
    </w:p>
    <w:p w14:paraId="36AA2448" w14:textId="08BB4BC7" w:rsidR="008C539B" w:rsidRPr="00A27FCD" w:rsidRDefault="00C12992">
      <w:pPr>
        <w:pStyle w:val="BodyText"/>
        <w:spacing w:before="117" w:line="228" w:lineRule="auto"/>
        <w:ind w:left="2619" w:right="295" w:hanging="360"/>
        <w:rPr>
          <w:rFonts w:ascii="Arial" w:hAnsi="Arial" w:cs="Arial"/>
        </w:rPr>
      </w:pPr>
      <w:r w:rsidRPr="00A27FCD">
        <w:rPr>
          <w:rFonts w:ascii="Arial" w:hAnsi="Arial" w:cs="Arial"/>
          <w:sz w:val="10"/>
        </w:rPr>
        <w:t>■</w:t>
      </w:r>
      <w:r w:rsidRPr="00A27FCD">
        <w:rPr>
          <w:rFonts w:ascii="Arial" w:hAnsi="Arial" w:cs="Arial"/>
          <w:spacing w:val="13"/>
          <w:sz w:val="10"/>
        </w:rPr>
        <w:t xml:space="preserve"> </w:t>
      </w:r>
      <w:r w:rsidRPr="00A27FCD">
        <w:rPr>
          <w:rFonts w:ascii="Arial" w:hAnsi="Arial" w:cs="Arial"/>
          <w:i/>
        </w:rPr>
        <w:t>db_alias</w:t>
      </w:r>
      <w:r w:rsidRPr="00A27FCD">
        <w:rPr>
          <w:rFonts w:ascii="Arial" w:hAnsi="Arial" w:cs="Arial"/>
          <w:i/>
          <w:spacing w:val="-85"/>
        </w:rPr>
        <w:t xml:space="preserve"> </w:t>
      </w:r>
      <w:r w:rsidRPr="00A27FCD">
        <w:rPr>
          <w:rFonts w:ascii="Arial" w:hAnsi="Arial" w:cs="Arial"/>
        </w:rPr>
        <w:t>is</w:t>
      </w:r>
      <w:r w:rsidRPr="00A27FCD">
        <w:rPr>
          <w:rFonts w:ascii="Arial" w:hAnsi="Arial" w:cs="Arial"/>
          <w:spacing w:val="-9"/>
        </w:rPr>
        <w:t xml:space="preserve"> </w:t>
      </w:r>
      <w:r w:rsidR="00B72665" w:rsidRPr="00A27FCD">
        <w:rPr>
          <w:rFonts w:ascii="Arial" w:hAnsi="Arial" w:cs="Arial"/>
        </w:rPr>
        <w:t>một bí danh mới hoặc khác biệt mà bạn muốn sử dụng để xác định cơ sở dữ liệu. Nó có thể là một bí danh TNS mà bạn sử dụng để chỉ định cơ sở dữ liệu trong tệp tnsnames.ora hoặc bất kỳ tên dịch vụ nào mà bạn sử dụng để xác định cơ sở dữ liệu trên một mạng Oracle.</w:t>
      </w:r>
    </w:p>
    <w:p w14:paraId="383EBB11" w14:textId="6E07AB21" w:rsidR="008C539B" w:rsidRPr="00A27FCD" w:rsidRDefault="00C12992">
      <w:pPr>
        <w:pStyle w:val="BodyText"/>
        <w:spacing w:before="124" w:line="228" w:lineRule="auto"/>
        <w:ind w:left="2619" w:right="185" w:hanging="360"/>
        <w:rPr>
          <w:rFonts w:ascii="Arial" w:hAnsi="Arial" w:cs="Arial"/>
        </w:rPr>
      </w:pPr>
      <w:r w:rsidRPr="00A27FCD">
        <w:rPr>
          <w:rFonts w:ascii="Arial" w:hAnsi="Arial" w:cs="Arial"/>
          <w:sz w:val="10"/>
        </w:rPr>
        <w:t xml:space="preserve">■ </w:t>
      </w:r>
      <w:r w:rsidRPr="00A27FCD">
        <w:rPr>
          <w:rFonts w:ascii="Arial" w:hAnsi="Arial" w:cs="Arial"/>
          <w:i/>
        </w:rPr>
        <w:t>username</w:t>
      </w:r>
      <w:r w:rsidR="00B72665" w:rsidRPr="00A27FCD">
        <w:rPr>
          <w:rFonts w:ascii="Arial" w:hAnsi="Arial" w:cs="Arial"/>
          <w:i/>
        </w:rPr>
        <w:t xml:space="preserve"> </w:t>
      </w:r>
      <w:r w:rsidRPr="00A27FCD">
        <w:rPr>
          <w:rFonts w:ascii="Arial" w:hAnsi="Arial" w:cs="Arial"/>
          <w:i/>
          <w:spacing w:val="-88"/>
        </w:rPr>
        <w:t xml:space="preserve"> </w:t>
      </w:r>
      <w:r w:rsidR="00B72665" w:rsidRPr="00A27FCD">
        <w:rPr>
          <w:rFonts w:ascii="Arial" w:hAnsi="Arial" w:cs="Arial"/>
        </w:rPr>
        <w:t>là thông tin xác thực đăng nhập cơ sở dữ liệu mới hoặc khác. Khi được nhắc, hãy nhập mật khẩu cho người dùng này.</w:t>
      </w:r>
    </w:p>
    <w:p w14:paraId="599B5E01" w14:textId="77777777" w:rsidR="008C539B" w:rsidRPr="00A27FCD" w:rsidRDefault="008C539B">
      <w:pPr>
        <w:pStyle w:val="BodyText"/>
        <w:spacing w:before="5"/>
        <w:rPr>
          <w:rFonts w:ascii="Arial" w:hAnsi="Arial" w:cs="Arial"/>
          <w:sz w:val="19"/>
        </w:rPr>
      </w:pPr>
    </w:p>
    <w:p w14:paraId="38723C9B" w14:textId="29D0F8A8" w:rsidR="008C539B" w:rsidRPr="00A27FCD" w:rsidRDefault="00B72665">
      <w:pPr>
        <w:spacing w:line="232" w:lineRule="auto"/>
        <w:ind w:left="2260" w:hanging="1"/>
        <w:rPr>
          <w:rFonts w:ascii="Arial" w:hAnsi="Arial" w:cs="Arial"/>
          <w:sz w:val="20"/>
        </w:rPr>
      </w:pPr>
      <w:bookmarkStart w:id="293" w:name="_bookmark315"/>
      <w:bookmarkEnd w:id="293"/>
      <w:r w:rsidRPr="00A27FCD">
        <w:rPr>
          <w:rFonts w:ascii="Arial" w:hAnsi="Arial" w:cs="Arial"/>
          <w:b/>
          <w:spacing w:val="-15"/>
          <w:sz w:val="20"/>
        </w:rPr>
        <w:t>Xóa thông tin xác thực từ kho mật khẩu bên ngoài</w:t>
      </w:r>
      <w:r w:rsidR="00C12992" w:rsidRPr="00A27FCD">
        <w:rPr>
          <w:rFonts w:ascii="Arial" w:hAnsi="Arial" w:cs="Arial"/>
          <w:b/>
          <w:spacing w:val="-15"/>
          <w:sz w:val="20"/>
        </w:rPr>
        <w:t xml:space="preserve"> </w:t>
      </w:r>
      <w:r w:rsidRPr="00A27FCD">
        <w:rPr>
          <w:rFonts w:ascii="Arial" w:hAnsi="Arial" w:cs="Arial"/>
          <w:sz w:val="20"/>
        </w:rPr>
        <w:t>Nếu cơ sở dữ liệu không còn tồn tại hoặc nếu bạn muốn vô hiệu hóa các kết nối đến một cơ sở dữ liệu cụ thể, thì bạn có thể xóa tất cả thông tin đăng nhập cho cơ sở dữ liệu đó khỏi wallet.</w:t>
      </w:r>
    </w:p>
    <w:p w14:paraId="118BE3E6" w14:textId="56561491" w:rsidR="008C539B" w:rsidRPr="00A27FCD" w:rsidRDefault="00B72665">
      <w:pPr>
        <w:pStyle w:val="BodyText"/>
        <w:spacing w:before="116" w:line="232" w:lineRule="auto"/>
        <w:ind w:left="2260"/>
        <w:rPr>
          <w:rFonts w:ascii="Arial" w:hAnsi="Arial" w:cs="Arial"/>
        </w:rPr>
      </w:pPr>
      <w:r w:rsidRPr="00A27FCD">
        <w:rPr>
          <w:rFonts w:ascii="Arial" w:hAnsi="Arial" w:cs="Arial"/>
        </w:rPr>
        <w:t>Để xóa thông tin xác thực đăng nhập cơ sở dữ liệu từ ví, hãy nhập lệnh sau tại dòng lệnh:</w:t>
      </w:r>
    </w:p>
    <w:p w14:paraId="3EB29D03" w14:textId="77777777" w:rsidR="008C539B" w:rsidRPr="008A2204" w:rsidRDefault="00C12992">
      <w:pPr>
        <w:spacing w:before="142"/>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-deleteCredential </w:t>
      </w:r>
      <w:r w:rsidRPr="008A2204">
        <w:rPr>
          <w:rFonts w:ascii="Courier New" w:hAnsi="Courier New" w:cs="Courier New"/>
          <w:i/>
          <w:w w:val="95"/>
          <w:sz w:val="18"/>
        </w:rPr>
        <w:t>db_alias</w:t>
      </w:r>
    </w:p>
    <w:p w14:paraId="653E473E" w14:textId="77777777" w:rsidR="008C539B" w:rsidRPr="00A27FCD" w:rsidRDefault="008C539B">
      <w:pPr>
        <w:pStyle w:val="BodyText"/>
        <w:spacing w:before="2"/>
        <w:rPr>
          <w:rFonts w:ascii="Arial" w:hAnsi="Arial" w:cs="Arial"/>
          <w:i/>
          <w:sz w:val="18"/>
        </w:rPr>
      </w:pPr>
    </w:p>
    <w:p w14:paraId="213FF67C" w14:textId="5A7537F6"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DDFA82C" w14:textId="77777777" w:rsidR="008C539B" w:rsidRPr="00A27FCD" w:rsidRDefault="008C539B">
      <w:pPr>
        <w:rPr>
          <w:rFonts w:ascii="Arial" w:hAnsi="Arial" w:cs="Arial"/>
        </w:rPr>
        <w:sectPr w:rsidR="008C539B" w:rsidRPr="00A27FCD">
          <w:footerReference w:type="even" r:id="rId67"/>
          <w:footerReference w:type="default" r:id="rId68"/>
          <w:pgSz w:w="12240" w:h="15840"/>
          <w:pgMar w:top="840" w:right="1060" w:bottom="860" w:left="1100" w:header="549" w:footer="663" w:gutter="0"/>
          <w:pgNumType w:start="21"/>
          <w:cols w:space="720"/>
        </w:sectPr>
      </w:pPr>
    </w:p>
    <w:p w14:paraId="78437181" w14:textId="77777777" w:rsidR="008C539B" w:rsidRPr="00A27FCD" w:rsidRDefault="008C539B">
      <w:pPr>
        <w:pStyle w:val="BodyText"/>
        <w:spacing w:before="7"/>
        <w:rPr>
          <w:rFonts w:ascii="Arial" w:hAnsi="Arial" w:cs="Arial"/>
          <w:sz w:val="27"/>
        </w:rPr>
      </w:pPr>
    </w:p>
    <w:p w14:paraId="4E6653AE" w14:textId="77777777" w:rsidR="008C539B" w:rsidRPr="008A2204" w:rsidRDefault="00C12992">
      <w:pPr>
        <w:spacing w:before="95"/>
        <w:ind w:left="1660"/>
        <w:rPr>
          <w:rFonts w:ascii="Courier New" w:hAnsi="Courier New" w:cs="Courier New"/>
          <w:sz w:val="18"/>
        </w:rPr>
      </w:pPr>
      <w:r w:rsidRPr="008A2204">
        <w:rPr>
          <w:rFonts w:ascii="Courier New" w:hAnsi="Courier New" w:cs="Courier New"/>
          <w:w w:val="95"/>
          <w:sz w:val="18"/>
        </w:rPr>
        <w:t>mkstore -wrl c:\oracle\product\11.2.0\db_1\wallets -deleteCredential orcl</w:t>
      </w:r>
    </w:p>
    <w:p w14:paraId="46A510C1" w14:textId="77777777" w:rsidR="008C539B" w:rsidRPr="00A27FCD" w:rsidRDefault="008C539B">
      <w:pPr>
        <w:pStyle w:val="BodyText"/>
        <w:spacing w:before="4"/>
        <w:rPr>
          <w:rFonts w:ascii="Arial" w:hAnsi="Arial" w:cs="Arial"/>
          <w:sz w:val="18"/>
        </w:rPr>
      </w:pPr>
    </w:p>
    <w:p w14:paraId="45808E16" w14:textId="289D9301" w:rsidR="008C539B" w:rsidRPr="00A27FCD" w:rsidRDefault="00B72665">
      <w:pPr>
        <w:pStyle w:val="BodyText"/>
        <w:ind w:left="16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FD7B0E4" w14:textId="61293571" w:rsidR="008C539B" w:rsidRPr="00A27FCD" w:rsidRDefault="00C12992">
      <w:pPr>
        <w:spacing w:before="111"/>
        <w:ind w:left="16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00B72665" w:rsidRPr="00A27FCD">
        <w:rPr>
          <w:rFonts w:ascii="Arial" w:hAnsi="Arial" w:cs="Arial"/>
          <w:i/>
          <w:sz w:val="20"/>
        </w:rPr>
        <w:t xml:space="preserve"> </w:t>
      </w:r>
      <w:r w:rsidRPr="00A27FCD">
        <w:rPr>
          <w:rFonts w:ascii="Arial" w:hAnsi="Arial" w:cs="Arial"/>
          <w:i/>
          <w:spacing w:val="-84"/>
          <w:sz w:val="20"/>
        </w:rPr>
        <w:t xml:space="preserve"> </w:t>
      </w:r>
      <w:r w:rsidR="00B72665" w:rsidRPr="00A27FCD">
        <w:rPr>
          <w:rFonts w:ascii="Arial" w:hAnsi="Arial" w:cs="Arial"/>
          <w:sz w:val="20"/>
        </w:rPr>
        <w:t>là đường dẫn đến thư mục có wallet</w:t>
      </w:r>
      <w:r w:rsidRPr="00A27FCD">
        <w:rPr>
          <w:rFonts w:ascii="Arial" w:hAnsi="Arial" w:cs="Arial"/>
          <w:sz w:val="20"/>
        </w:rPr>
        <w:t>.</w:t>
      </w:r>
    </w:p>
    <w:p w14:paraId="40A9FEEF" w14:textId="1307E938" w:rsidR="008C539B" w:rsidRPr="00A27FCD" w:rsidRDefault="00C12992">
      <w:pPr>
        <w:pStyle w:val="BodyText"/>
        <w:spacing w:before="116" w:line="230" w:lineRule="auto"/>
        <w:ind w:left="2020" w:right="848" w:hanging="361"/>
        <w:rPr>
          <w:rFonts w:ascii="Arial" w:hAnsi="Arial" w:cs="Arial"/>
        </w:rPr>
      </w:pPr>
      <w:r w:rsidRPr="00A27FCD">
        <w:rPr>
          <w:rFonts w:ascii="Arial" w:hAnsi="Arial" w:cs="Arial"/>
          <w:sz w:val="10"/>
        </w:rPr>
        <w:t>■</w:t>
      </w:r>
      <w:r w:rsidRPr="00A27FCD">
        <w:rPr>
          <w:rFonts w:ascii="Arial" w:hAnsi="Arial" w:cs="Arial"/>
          <w:spacing w:val="10"/>
          <w:sz w:val="10"/>
        </w:rPr>
        <w:t xml:space="preserve"> </w:t>
      </w:r>
      <w:r w:rsidRPr="00A27FCD">
        <w:rPr>
          <w:rFonts w:ascii="Arial" w:hAnsi="Arial" w:cs="Arial"/>
          <w:i/>
        </w:rPr>
        <w:t>db_alias</w:t>
      </w:r>
      <w:r w:rsidR="00B72665" w:rsidRPr="00A27FCD">
        <w:rPr>
          <w:rFonts w:ascii="Arial" w:hAnsi="Arial" w:cs="Arial"/>
          <w:i/>
        </w:rPr>
        <w:t xml:space="preserve"> </w:t>
      </w:r>
      <w:r w:rsidRPr="00A27FCD">
        <w:rPr>
          <w:rFonts w:ascii="Arial" w:hAnsi="Arial" w:cs="Arial"/>
          <w:i/>
          <w:spacing w:val="-94"/>
        </w:rPr>
        <w:t xml:space="preserve"> </w:t>
      </w:r>
      <w:r w:rsidR="00B72665" w:rsidRPr="00A27FCD">
        <w:rPr>
          <w:rFonts w:ascii="Arial" w:hAnsi="Arial" w:cs="Arial"/>
        </w:rPr>
        <w:t>là bí danh TNS bạn sử dụng để chỉ định cơ sở dữ liệu trong tệp tnsnames.ora hoặc bất kỳ tên dịch vụ nào bạn sử dụng để xác định cơ sở dữ liệu trên mạng Cơ sở dữ liệu Oracle.</w:t>
      </w:r>
    </w:p>
    <w:p w14:paraId="54A5E413" w14:textId="77777777" w:rsidR="008C539B" w:rsidRPr="00A27FCD" w:rsidRDefault="008C539B">
      <w:pPr>
        <w:pStyle w:val="BodyText"/>
        <w:spacing w:before="9"/>
        <w:rPr>
          <w:rFonts w:ascii="Arial" w:hAnsi="Arial" w:cs="Arial"/>
          <w:sz w:val="27"/>
        </w:rPr>
      </w:pPr>
    </w:p>
    <w:p w14:paraId="7B2B9127" w14:textId="086164CA" w:rsidR="008C539B" w:rsidRPr="00A27FCD" w:rsidRDefault="00B72665">
      <w:pPr>
        <w:pStyle w:val="Heading3"/>
        <w:ind w:left="100"/>
      </w:pPr>
      <w:bookmarkStart w:id="294" w:name="Authenticating_Database_Administrators"/>
      <w:bookmarkStart w:id="295" w:name="_bookmark316"/>
      <w:bookmarkEnd w:id="294"/>
      <w:bookmarkEnd w:id="295"/>
      <w:r w:rsidRPr="00A27FCD">
        <w:t>Xác thực quản trị viên cơ sở dữ liệu</w:t>
      </w:r>
    </w:p>
    <w:p w14:paraId="7B39BBBD" w14:textId="77777777" w:rsidR="00B72665" w:rsidRPr="00A27FCD" w:rsidRDefault="00B72665" w:rsidP="00B72665">
      <w:pPr>
        <w:pStyle w:val="BodyText"/>
        <w:spacing w:line="232" w:lineRule="auto"/>
        <w:ind w:left="1660" w:right="848"/>
        <w:rPr>
          <w:rFonts w:ascii="Arial" w:hAnsi="Arial" w:cs="Arial"/>
        </w:rPr>
      </w:pPr>
      <w:r w:rsidRPr="00A27FCD">
        <w:rPr>
          <w:rFonts w:ascii="Arial" w:hAnsi="Arial" w:cs="Arial"/>
        </w:rPr>
        <w:t>Người quản trị cơ sở dữ liệu thực hiện các hoạt động đặc biệt, chẳng hạn như tắt hoặc khởi động cơ sở dữ liệu, không nên được thực hiện bởi người dùng cơ sở dữ liệu không quản trị.</w:t>
      </w:r>
    </w:p>
    <w:p w14:paraId="4B791CEE" w14:textId="70E42FA7" w:rsidR="008C539B" w:rsidRPr="00A27FCD" w:rsidRDefault="00B72665" w:rsidP="00B72665">
      <w:pPr>
        <w:pStyle w:val="BodyText"/>
        <w:spacing w:line="232" w:lineRule="auto"/>
        <w:ind w:left="1660" w:right="848"/>
        <w:rPr>
          <w:rFonts w:ascii="Arial" w:hAnsi="Arial" w:cs="Arial"/>
        </w:rPr>
      </w:pPr>
      <w:r w:rsidRPr="00A27FCD">
        <w:rPr>
          <w:rFonts w:ascii="Arial" w:hAnsi="Arial" w:cs="Arial"/>
        </w:rPr>
        <w:t>Cơ sở dữ liệu Oracle cung cấp các phương thức sau để bảo đảm xác thực các quản trị cơ sở dữ liệu có đặc quyền SYSDBA hoặc SYSOPER:</w:t>
      </w:r>
    </w:p>
    <w:p w14:paraId="0057B95F" w14:textId="0CF9F9DE" w:rsidR="008C539B" w:rsidRPr="00A27FCD" w:rsidRDefault="00C12992">
      <w:pPr>
        <w:pStyle w:val="BodyText"/>
        <w:spacing w:before="107"/>
        <w:ind w:left="1660"/>
        <w:rPr>
          <w:rFonts w:ascii="Arial" w:hAnsi="Arial" w:cs="Arial"/>
        </w:rPr>
      </w:pPr>
      <w:r w:rsidRPr="00A27FCD">
        <w:rPr>
          <w:rFonts w:ascii="Arial" w:hAnsi="Arial" w:cs="Arial"/>
          <w:sz w:val="10"/>
        </w:rPr>
        <w:t xml:space="preserve">■ </w:t>
      </w:r>
      <w:hyperlink w:anchor="_bookmark318" w:history="1">
        <w:r w:rsidR="0047302E" w:rsidRPr="00A27FCD">
          <w:rPr>
            <w:rFonts w:ascii="Arial" w:hAnsi="Arial" w:cs="Arial"/>
            <w:color w:val="0000CC"/>
          </w:rPr>
          <w:t>Xác thực mạnh mẽ và quản lý tập trung cho quản trị viên cơ sở dữ liệu</w:t>
        </w:r>
      </w:hyperlink>
    </w:p>
    <w:p w14:paraId="406F1BFF" w14:textId="4F81C2C2"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9" w:history="1">
        <w:r w:rsidR="0047302E" w:rsidRPr="00A27FCD">
          <w:rPr>
            <w:rFonts w:ascii="Arial" w:hAnsi="Arial" w:cs="Arial"/>
            <w:color w:val="0000CC"/>
          </w:rPr>
          <w:t>Xác thực quản trị viên cơ sở dữ liệu bằng cách sử dụng hệ điều hành</w:t>
        </w:r>
      </w:hyperlink>
    </w:p>
    <w:p w14:paraId="0191DF1B" w14:textId="10872D05"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32" w:history="1">
        <w:r w:rsidR="0047302E" w:rsidRPr="00A27FCD">
          <w:rPr>
            <w:rFonts w:ascii="Arial" w:hAnsi="Arial" w:cs="Arial"/>
            <w:color w:val="0000CC"/>
          </w:rPr>
          <w:t>Xác thực quản trị viên cơ sở dữ liệu bằng cách sử dụng mật khẩu của họ</w:t>
        </w:r>
      </w:hyperlink>
    </w:p>
    <w:p w14:paraId="5428CC06" w14:textId="77777777" w:rsidR="008C539B" w:rsidRPr="00A27FCD" w:rsidRDefault="008C539B">
      <w:pPr>
        <w:pStyle w:val="BodyText"/>
        <w:spacing w:before="7"/>
        <w:rPr>
          <w:rFonts w:ascii="Arial" w:hAnsi="Arial" w:cs="Arial"/>
          <w:sz w:val="25"/>
        </w:rPr>
      </w:pPr>
    </w:p>
    <w:p w14:paraId="3C27EB61" w14:textId="52444B35" w:rsidR="008C539B" w:rsidRPr="00A27FCD" w:rsidRDefault="0047302E">
      <w:pPr>
        <w:pStyle w:val="Heading4"/>
        <w:ind w:left="100"/>
      </w:pPr>
      <w:bookmarkStart w:id="296" w:name="Strong_Authentication_and_Centralized_Ma"/>
      <w:bookmarkStart w:id="297" w:name="_bookmark318"/>
      <w:bookmarkStart w:id="298" w:name="_bookmark319"/>
      <w:bookmarkEnd w:id="296"/>
      <w:bookmarkEnd w:id="297"/>
      <w:bookmarkEnd w:id="298"/>
      <w:r w:rsidRPr="00A27FCD">
        <w:rPr>
          <w:spacing w:val="-23"/>
        </w:rPr>
        <w:t>Xác thực mạnh mẽ và quản lý tập trung cho quản trị viên cơ sở dữ liệu</w:t>
      </w:r>
    </w:p>
    <w:p w14:paraId="627DCE70" w14:textId="609C9C6F" w:rsidR="008C539B" w:rsidRPr="00A27FCD" w:rsidRDefault="0047302E">
      <w:pPr>
        <w:pStyle w:val="BodyText"/>
        <w:spacing w:before="81" w:line="230" w:lineRule="auto"/>
        <w:ind w:left="1659" w:right="700"/>
        <w:rPr>
          <w:rFonts w:ascii="Arial" w:hAnsi="Arial" w:cs="Arial"/>
        </w:rPr>
      </w:pPr>
      <w:r w:rsidRPr="00A27FCD">
        <w:rPr>
          <w:rFonts w:ascii="Arial" w:hAnsi="Arial" w:cs="Arial"/>
        </w:rPr>
        <w:t>Xác thực mạnh cho phép bạn kiểm soát tập trung quyền truy cập SYSDBA và SYSOPER vào nhiều cơ sở dữ liệu. Xem xét sử dụng loại xác thực này để quản trị cơ sở dữ liệu cho các tình huống sau:</w:t>
      </w:r>
    </w:p>
    <w:p w14:paraId="0F65959A" w14:textId="6425B5AA" w:rsidR="008C539B" w:rsidRPr="00A27FCD" w:rsidRDefault="00C12992">
      <w:pPr>
        <w:pStyle w:val="BodyText"/>
        <w:spacing w:before="113"/>
        <w:ind w:left="1660"/>
        <w:rPr>
          <w:rFonts w:ascii="Arial" w:hAnsi="Arial" w:cs="Arial"/>
        </w:rPr>
      </w:pPr>
      <w:r w:rsidRPr="00A27FCD">
        <w:rPr>
          <w:rFonts w:ascii="Arial" w:hAnsi="Arial" w:cs="Arial"/>
          <w:sz w:val="10"/>
        </w:rPr>
        <w:t xml:space="preserve">■ </w:t>
      </w:r>
      <w:r w:rsidR="0047302E" w:rsidRPr="00A27FCD">
        <w:rPr>
          <w:rFonts w:ascii="Arial" w:hAnsi="Arial" w:cs="Arial"/>
        </w:rPr>
        <w:t>Bạn có thắc mắc về lỗ hổng tệp mật khẩu.</w:t>
      </w:r>
    </w:p>
    <w:p w14:paraId="4728F289" w14:textId="6FCD67B8"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47302E" w:rsidRPr="00A27FCD">
        <w:rPr>
          <w:rFonts w:ascii="Arial" w:hAnsi="Arial" w:cs="Arial"/>
        </w:rPr>
        <w:t>Trang web của bạn có yêu cầu bảo mật rất nghiêm ngặt</w:t>
      </w:r>
      <w:r w:rsidRPr="00A27FCD">
        <w:rPr>
          <w:rFonts w:ascii="Arial" w:hAnsi="Arial" w:cs="Arial"/>
        </w:rPr>
        <w:t>.</w:t>
      </w:r>
    </w:p>
    <w:p w14:paraId="08ED5773" w14:textId="7FF350F8" w:rsidR="008C539B" w:rsidRPr="00A27FCD" w:rsidRDefault="00C12992">
      <w:pPr>
        <w:pStyle w:val="BodyText"/>
        <w:spacing w:before="118" w:line="232" w:lineRule="auto"/>
        <w:ind w:left="2019" w:right="1127" w:hanging="360"/>
        <w:jc w:val="both"/>
        <w:rPr>
          <w:rFonts w:ascii="Arial" w:hAnsi="Arial" w:cs="Arial"/>
        </w:rPr>
      </w:pPr>
      <w:r w:rsidRPr="00A27FCD">
        <w:rPr>
          <w:rFonts w:ascii="Arial" w:hAnsi="Arial" w:cs="Arial"/>
          <w:sz w:val="10"/>
        </w:rPr>
        <w:t xml:space="preserve">■ </w:t>
      </w:r>
      <w:r w:rsidR="0047302E" w:rsidRPr="00A27FCD">
        <w:rPr>
          <w:rFonts w:ascii="Arial" w:hAnsi="Arial" w:cs="Arial"/>
        </w:rPr>
        <w:t>Bạn muốn tách quản lý danh tính khỏi cơ sở dữ liệu của mình. Bằng cách sử dụng một máy chủ thư mục như Oracle Internet Directory (OID), ví dụ, bạn có thể duy trì, bảo mật và quản trị máy chủ đó một cách riêng biệt.</w:t>
      </w:r>
    </w:p>
    <w:p w14:paraId="6E8DEF2E" w14:textId="77777777" w:rsidR="0047302E" w:rsidRPr="00A27FCD" w:rsidRDefault="0047302E">
      <w:pPr>
        <w:pStyle w:val="BodyText"/>
        <w:spacing w:before="111"/>
        <w:ind w:left="1660"/>
        <w:rPr>
          <w:rFonts w:ascii="Arial" w:hAnsi="Arial" w:cs="Arial"/>
          <w:spacing w:val="-9"/>
        </w:rPr>
      </w:pPr>
      <w:r w:rsidRPr="00A27FCD">
        <w:rPr>
          <w:rFonts w:ascii="Arial" w:hAnsi="Arial" w:cs="Arial"/>
          <w:spacing w:val="-9"/>
        </w:rPr>
        <w:t>Để kích hoạt máy chủ Thư mục Internet của Oracle để cho phép các kết nối SYSDBA và SYSOPER, hãy sử dụng một trong các phương pháp sau, tùy thuộc vào môi trường của bạn:</w:t>
      </w:r>
    </w:p>
    <w:p w14:paraId="108F15B0" w14:textId="7F49FAA4"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3" w:history="1">
        <w:r w:rsidR="0047302E" w:rsidRPr="00A27FCD">
          <w:rPr>
            <w:rFonts w:ascii="Arial" w:hAnsi="Arial" w:cs="Arial"/>
            <w:color w:val="0000CC"/>
          </w:rPr>
          <w:t>Cấu hình xác thực thư mục cho người quản trị</w:t>
        </w:r>
      </w:hyperlink>
    </w:p>
    <w:p w14:paraId="5C3FB95B" w14:textId="56E4FA40" w:rsidR="008C539B" w:rsidRPr="00A27FCD" w:rsidRDefault="0047302E">
      <w:pPr>
        <w:pStyle w:val="BodyText"/>
        <w:spacing w:before="111"/>
        <w:ind w:left="1660"/>
        <w:rPr>
          <w:rFonts w:ascii="Arial" w:hAnsi="Arial" w:cs="Arial"/>
        </w:rPr>
      </w:pPr>
      <w:r w:rsidRPr="00A27FCD">
        <w:rPr>
          <w:rFonts w:ascii="Arial" w:hAnsi="Arial" w:cs="Arial"/>
          <w:sz w:val="10"/>
        </w:rPr>
        <w:t xml:space="preserve">■  </w:t>
      </w:r>
      <w:hyperlink w:anchor="_bookmark325" w:history="1">
        <w:r w:rsidRPr="00A27FCD">
          <w:rPr>
            <w:rFonts w:ascii="Arial" w:hAnsi="Arial" w:cs="Arial"/>
            <w:color w:val="0000CC"/>
          </w:rPr>
          <w:t>Cấu hình Xác thực Kerberos cho Người Quản trị</w:t>
        </w:r>
      </w:hyperlink>
    </w:p>
    <w:p w14:paraId="13B6CFA6" w14:textId="7C3D0C1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27" w:history="1">
        <w:r w:rsidR="0047302E" w:rsidRPr="00A27FCD">
          <w:rPr>
            <w:rFonts w:ascii="Arial" w:hAnsi="Arial" w:cs="Arial"/>
            <w:color w:val="0000CC"/>
          </w:rPr>
          <w:t>Cấu hình xác thực lớp cổng bảo mật cho người quản trị</w:t>
        </w:r>
      </w:hyperlink>
    </w:p>
    <w:p w14:paraId="6748C2E2" w14:textId="77777777" w:rsidR="008C539B" w:rsidRPr="00A27FCD" w:rsidRDefault="008C539B">
      <w:pPr>
        <w:pStyle w:val="BodyText"/>
        <w:spacing w:before="2"/>
        <w:rPr>
          <w:rFonts w:ascii="Arial" w:hAnsi="Arial" w:cs="Arial"/>
          <w:sz w:val="23"/>
        </w:rPr>
      </w:pPr>
    </w:p>
    <w:p w14:paraId="79A4C596" w14:textId="790B6A5C" w:rsidR="008C539B" w:rsidRPr="00A27FCD" w:rsidRDefault="0047302E">
      <w:pPr>
        <w:pStyle w:val="BodyText"/>
        <w:spacing w:before="50"/>
        <w:ind w:left="1660"/>
        <w:rPr>
          <w:rFonts w:ascii="Arial" w:hAnsi="Arial" w:cs="Arial"/>
        </w:rPr>
      </w:pPr>
      <w:bookmarkStart w:id="299" w:name="Configuring_Directory_Authentication_for"/>
      <w:bookmarkStart w:id="300" w:name="_bookmark323"/>
      <w:bookmarkEnd w:id="299"/>
      <w:bookmarkEnd w:id="300"/>
      <w:r w:rsidRPr="00A27FCD">
        <w:rPr>
          <w:rFonts w:ascii="Arial" w:eastAsia="Arial" w:hAnsi="Arial" w:cs="Arial"/>
          <w:b/>
          <w:bCs/>
          <w:sz w:val="23"/>
          <w:szCs w:val="23"/>
        </w:rPr>
        <w:t>Cấu hình xác thực thư mục cho người quản trị:</w:t>
      </w:r>
      <w:r w:rsidRPr="00A27FCD">
        <w:rPr>
          <w:rFonts w:ascii="Arial" w:hAnsi="Arial" w:cs="Arial"/>
        </w:rPr>
        <w:t xml:space="preserve"> Để Cấu hình xác thực thư mục cho người quản trị:</w:t>
      </w:r>
    </w:p>
    <w:p w14:paraId="413D130A" w14:textId="711A7697" w:rsidR="008C539B" w:rsidRPr="00A27FCD" w:rsidRDefault="0047302E" w:rsidP="006F7931">
      <w:pPr>
        <w:pStyle w:val="ListParagraph"/>
        <w:numPr>
          <w:ilvl w:val="0"/>
          <w:numId w:val="119"/>
        </w:numPr>
        <w:tabs>
          <w:tab w:val="left" w:pos="2020"/>
        </w:tabs>
        <w:spacing w:before="117" w:line="232" w:lineRule="auto"/>
        <w:ind w:right="7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5F1030BC" w14:textId="7058D746" w:rsidR="008C539B" w:rsidRPr="00A27FCD" w:rsidRDefault="0047302E" w:rsidP="0047302E">
      <w:pPr>
        <w:tabs>
          <w:tab w:val="left" w:pos="2020"/>
        </w:tabs>
        <w:spacing w:before="122" w:line="228" w:lineRule="auto"/>
        <w:ind w:left="1660" w:right="925"/>
        <w:rPr>
          <w:rFonts w:ascii="Arial" w:hAnsi="Arial" w:cs="Arial"/>
          <w:sz w:val="20"/>
        </w:rPr>
      </w:pPr>
      <w:r w:rsidRPr="00A27FCD">
        <w:rPr>
          <w:rFonts w:ascii="Arial" w:hAnsi="Arial" w:cs="Arial"/>
          <w:sz w:val="20"/>
        </w:rPr>
        <w:t>2.</w:t>
      </w:r>
      <w:r w:rsidRPr="00A27FCD">
        <w:rPr>
          <w:rFonts w:ascii="Arial" w:hAnsi="Arial" w:cs="Arial"/>
          <w:sz w:val="20"/>
        </w:rPr>
        <w:tab/>
        <w:t>Trong Oracle Internet Directory, cấp đặc quyền SYSDBA hoặc SYSOPER cho người dùng cho cơ sở dữ liệu mà người dùng này sẽ quản lý.</w:t>
      </w:r>
    </w:p>
    <w:p w14:paraId="0B2A8ECA" w14:textId="3F6E3DE2" w:rsidR="008C539B" w:rsidRPr="00A27FCD" w:rsidRDefault="00C12992">
      <w:pPr>
        <w:pStyle w:val="BodyText"/>
        <w:spacing w:before="124" w:line="228" w:lineRule="auto"/>
        <w:ind w:left="2020" w:right="848"/>
        <w:rPr>
          <w:rFonts w:ascii="Arial" w:hAnsi="Arial" w:cs="Arial"/>
        </w:rPr>
      </w:pPr>
      <w:r w:rsidRPr="00A27FCD">
        <w:rPr>
          <w:rFonts w:ascii="Arial" w:hAnsi="Arial" w:cs="Arial"/>
        </w:rPr>
        <w:t>Grant</w:t>
      </w:r>
      <w:r w:rsidRPr="00A27FCD">
        <w:rPr>
          <w:rFonts w:ascii="Arial" w:hAnsi="Arial" w:cs="Arial"/>
          <w:spacing w:val="-20"/>
        </w:rPr>
        <w:t xml:space="preserve"> </w:t>
      </w:r>
      <w:r w:rsidRPr="00A27FCD">
        <w:rPr>
          <w:rFonts w:ascii="Arial" w:hAnsi="Arial" w:cs="Arial"/>
        </w:rPr>
        <w:t>SYSDBA</w:t>
      </w:r>
      <w:r w:rsidRPr="00A27FCD">
        <w:rPr>
          <w:rFonts w:ascii="Arial" w:hAnsi="Arial" w:cs="Arial"/>
          <w:spacing w:val="-95"/>
        </w:rPr>
        <w:t xml:space="preserve"> </w:t>
      </w:r>
      <w:r w:rsidRPr="00A27FCD">
        <w:rPr>
          <w:rFonts w:ascii="Arial" w:hAnsi="Arial" w:cs="Arial"/>
        </w:rPr>
        <w:t>or</w:t>
      </w:r>
      <w:r w:rsidRPr="00A27FCD">
        <w:rPr>
          <w:rFonts w:ascii="Arial" w:hAnsi="Arial" w:cs="Arial"/>
          <w:spacing w:val="-20"/>
        </w:rPr>
        <w:t xml:space="preserve"> </w:t>
      </w:r>
      <w:r w:rsidRPr="00A27FCD">
        <w:rPr>
          <w:rFonts w:ascii="Arial" w:hAnsi="Arial" w:cs="Arial"/>
        </w:rPr>
        <w:t>SYSOPER</w:t>
      </w:r>
      <w:r w:rsidRPr="00A27FCD">
        <w:rPr>
          <w:rFonts w:ascii="Arial" w:hAnsi="Arial" w:cs="Arial"/>
          <w:spacing w:val="-95"/>
        </w:rPr>
        <w:t xml:space="preserve"> </w:t>
      </w:r>
      <w:r w:rsidR="0047302E" w:rsidRPr="00A27FCD">
        <w:rPr>
          <w:rFonts w:ascii="Arial" w:hAnsi="Arial" w:cs="Arial"/>
          <w:spacing w:val="-95"/>
        </w:rPr>
        <w:t xml:space="preserve"> </w:t>
      </w:r>
      <w:r w:rsidR="0047302E" w:rsidRPr="00A27FCD">
        <w:rPr>
          <w:rFonts w:ascii="Arial" w:hAnsi="Arial" w:cs="Arial"/>
        </w:rPr>
        <w:t>chỉ cho người dùng đáng tin cậy</w:t>
      </w:r>
      <w:r w:rsidRPr="00A27FCD">
        <w:rPr>
          <w:rFonts w:ascii="Arial" w:hAnsi="Arial" w:cs="Arial"/>
        </w:rPr>
        <w:t>.</w:t>
      </w:r>
      <w:r w:rsidRPr="00A27FCD">
        <w:rPr>
          <w:rFonts w:ascii="Arial" w:hAnsi="Arial" w:cs="Arial"/>
          <w:spacing w:val="-20"/>
        </w:rPr>
        <w:t xml:space="preserve"> </w:t>
      </w:r>
      <w:r w:rsidR="0047302E" w:rsidRPr="00A27FCD">
        <w:rPr>
          <w:rFonts w:ascii="Arial" w:hAnsi="Arial" w:cs="Arial"/>
        </w:rPr>
        <w:t>Xem</w:t>
      </w:r>
      <w:r w:rsidRPr="00A27FCD">
        <w:rPr>
          <w:rFonts w:ascii="Arial" w:hAnsi="Arial" w:cs="Arial"/>
          <w:spacing w:val="-20"/>
        </w:rPr>
        <w:t xml:space="preserve"> </w:t>
      </w:r>
      <w:hyperlink w:anchor="_bookmark2131" w:history="1">
        <w:r w:rsidRPr="00A27FCD">
          <w:rPr>
            <w:rFonts w:ascii="Arial" w:hAnsi="Arial" w:cs="Arial"/>
            <w:color w:val="0000CC"/>
          </w:rPr>
          <w:t>"Guidelines</w:t>
        </w:r>
        <w:r w:rsidRPr="00A27FCD">
          <w:rPr>
            <w:rFonts w:ascii="Arial" w:hAnsi="Arial" w:cs="Arial"/>
            <w:color w:val="0000CC"/>
            <w:spacing w:val="-20"/>
          </w:rPr>
          <w:t xml:space="preserve"> </w:t>
        </w:r>
        <w:r w:rsidRPr="00A27FCD">
          <w:rPr>
            <w:rFonts w:ascii="Arial" w:hAnsi="Arial" w:cs="Arial"/>
            <w:color w:val="0000CC"/>
          </w:rPr>
          <w:t>for</w:t>
        </w:r>
        <w:r w:rsidRPr="00A27FCD">
          <w:rPr>
            <w:rFonts w:ascii="Arial" w:hAnsi="Arial" w:cs="Arial"/>
            <w:color w:val="0000CC"/>
            <w:spacing w:val="-20"/>
          </w:rPr>
          <w:t xml:space="preserve"> </w:t>
        </w:r>
        <w:r w:rsidRPr="00A27FCD">
          <w:rPr>
            <w:rFonts w:ascii="Arial" w:hAnsi="Arial" w:cs="Arial"/>
            <w:color w:val="0000CC"/>
          </w:rPr>
          <w:t>Securing</w:t>
        </w:r>
        <w:r w:rsidRPr="00A27FCD">
          <w:rPr>
            <w:rFonts w:ascii="Arial" w:hAnsi="Arial" w:cs="Arial"/>
            <w:color w:val="0000CC"/>
            <w:spacing w:val="-20"/>
          </w:rPr>
          <w:t xml:space="preserve"> </w:t>
        </w:r>
        <w:r w:rsidRPr="00A27FCD">
          <w:rPr>
            <w:rFonts w:ascii="Arial" w:hAnsi="Arial" w:cs="Arial"/>
            <w:color w:val="0000CC"/>
          </w:rPr>
          <w:t>User</w:t>
        </w:r>
      </w:hyperlink>
      <w:r w:rsidRPr="00A27FCD">
        <w:rPr>
          <w:rFonts w:ascii="Arial" w:hAnsi="Arial" w:cs="Arial"/>
          <w:color w:val="0000CC"/>
        </w:rPr>
        <w:t xml:space="preserve"> </w:t>
      </w:r>
      <w:hyperlink w:anchor="_bookmark2131" w:history="1">
        <w:r w:rsidRPr="00A27FCD">
          <w:rPr>
            <w:rFonts w:ascii="Arial" w:hAnsi="Arial" w:cs="Arial"/>
            <w:color w:val="0000CC"/>
          </w:rPr>
          <w:t xml:space="preserve">Accounts and Privileges" </w:t>
        </w:r>
      </w:hyperlink>
      <w:hyperlink w:anchor="_bookmark2131" w:history="1">
        <w:r w:rsidR="0047302E" w:rsidRPr="00A27FCD">
          <w:rPr>
            <w:rFonts w:ascii="Arial" w:hAnsi="Arial" w:cs="Arial"/>
          </w:rPr>
          <w:t>tại trang</w:t>
        </w:r>
        <w:r w:rsidRPr="00A27FCD">
          <w:rPr>
            <w:rFonts w:ascii="Arial" w:hAnsi="Arial" w:cs="Arial"/>
          </w:rPr>
          <w:t xml:space="preserve"> 10-2 </w:t>
        </w:r>
      </w:hyperlink>
      <w:r w:rsidRPr="00A27FCD">
        <w:rPr>
          <w:rFonts w:ascii="Arial" w:hAnsi="Arial" w:cs="Arial"/>
        </w:rPr>
        <w:t>for advice on this</w:t>
      </w:r>
      <w:r w:rsidRPr="00A27FCD">
        <w:rPr>
          <w:rFonts w:ascii="Arial" w:hAnsi="Arial" w:cs="Arial"/>
          <w:spacing w:val="-10"/>
        </w:rPr>
        <w:t xml:space="preserve"> </w:t>
      </w:r>
      <w:r w:rsidRPr="00A27FCD">
        <w:rPr>
          <w:rFonts w:ascii="Arial" w:hAnsi="Arial" w:cs="Arial"/>
        </w:rPr>
        <w:t>topic.</w:t>
      </w:r>
    </w:p>
    <w:p w14:paraId="7AB4A3D6" w14:textId="7B3B97EE" w:rsidR="008C539B" w:rsidRPr="00A27FCD" w:rsidRDefault="00322F08" w:rsidP="00322F08">
      <w:pPr>
        <w:tabs>
          <w:tab w:val="left" w:pos="2020"/>
        </w:tabs>
        <w:spacing w:before="115"/>
        <w:rPr>
          <w:rFonts w:ascii="Arial" w:hAnsi="Arial" w:cs="Arial"/>
          <w:sz w:val="20"/>
        </w:rPr>
      </w:pPr>
      <w:r w:rsidRPr="00A27FCD">
        <w:rPr>
          <w:rFonts w:ascii="Arial" w:hAnsi="Arial" w:cs="Arial"/>
          <w:sz w:val="20"/>
        </w:rPr>
        <w:t xml:space="preserve">                             3.    Đặt tham số khởi tạo LDAP_DIRECTORY_SYSAUTH thành YES:</w:t>
      </w:r>
      <w:r w:rsidR="00C12992" w:rsidRPr="00A27FCD">
        <w:rPr>
          <w:rFonts w:ascii="Arial" w:hAnsi="Arial" w:cs="Arial"/>
          <w:sz w:val="20"/>
        </w:rPr>
        <w:t>:</w:t>
      </w:r>
    </w:p>
    <w:p w14:paraId="7EFE3B61" w14:textId="77777777" w:rsidR="008C539B" w:rsidRPr="008A2204" w:rsidRDefault="00C12992">
      <w:pPr>
        <w:spacing w:before="136"/>
        <w:ind w:left="2020"/>
        <w:rPr>
          <w:rFonts w:ascii="Courier New" w:hAnsi="Courier New" w:cs="Courier New"/>
          <w:sz w:val="18"/>
        </w:rPr>
      </w:pPr>
      <w:r w:rsidRPr="008A2204">
        <w:rPr>
          <w:rFonts w:ascii="Courier New" w:hAnsi="Courier New" w:cs="Courier New"/>
          <w:w w:val="95"/>
          <w:sz w:val="18"/>
        </w:rPr>
        <w:t>ALTER SYSTEM SET LDAP_DIRECTORY_SYSAUTH = YES;</w:t>
      </w:r>
    </w:p>
    <w:p w14:paraId="7A38F524" w14:textId="77777777" w:rsidR="008C539B" w:rsidRPr="00A27FCD" w:rsidRDefault="008C539B">
      <w:pPr>
        <w:rPr>
          <w:rFonts w:ascii="Arial" w:hAnsi="Arial" w:cs="Arial"/>
          <w:sz w:val="18"/>
        </w:rPr>
        <w:sectPr w:rsidR="008C539B" w:rsidRPr="00A27FCD">
          <w:headerReference w:type="even" r:id="rId69"/>
          <w:headerReference w:type="default" r:id="rId70"/>
          <w:pgSz w:w="12240" w:h="15840"/>
          <w:pgMar w:top="840" w:right="1060" w:bottom="860" w:left="1100" w:header="549" w:footer="663" w:gutter="0"/>
          <w:cols w:space="720"/>
        </w:sectPr>
      </w:pPr>
    </w:p>
    <w:p w14:paraId="76215E7C" w14:textId="77777777" w:rsidR="008C539B" w:rsidRPr="00A27FCD" w:rsidRDefault="008C539B">
      <w:pPr>
        <w:pStyle w:val="BodyText"/>
        <w:spacing w:before="10"/>
        <w:rPr>
          <w:rFonts w:ascii="Arial" w:hAnsi="Arial" w:cs="Arial"/>
          <w:sz w:val="27"/>
        </w:rPr>
      </w:pPr>
    </w:p>
    <w:p w14:paraId="7932B75A" w14:textId="27300674" w:rsidR="008C539B" w:rsidRPr="00A27FCD" w:rsidRDefault="00322F08">
      <w:pPr>
        <w:pStyle w:val="BodyText"/>
        <w:spacing w:before="102" w:line="228" w:lineRule="auto"/>
        <w:ind w:left="2620" w:right="582"/>
        <w:jc w:val="both"/>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w:t>
      </w:r>
    </w:p>
    <w:p w14:paraId="29B0DEB9" w14:textId="58E2C64B" w:rsidR="008C539B" w:rsidRPr="00A27FCD" w:rsidRDefault="00322F08">
      <w:pPr>
        <w:spacing w:before="125" w:line="228" w:lineRule="auto"/>
        <w:ind w:left="2620" w:right="848" w:hanging="1"/>
        <w:rPr>
          <w:rFonts w:ascii="Arial" w:hAnsi="Arial" w:cs="Arial"/>
          <w:sz w:val="20"/>
        </w:rPr>
      </w:pPr>
      <w:r w:rsidRPr="00A27FCD">
        <w:rPr>
          <w:rFonts w:ascii="Arial" w:hAnsi="Arial" w:cs="Arial"/>
          <w:w w:val="95"/>
          <w:sz w:val="20"/>
        </w:rPr>
        <w:t>Xem Tham khảo cơ sở dữ liệu Oracle để biết thêm thông tin về</w:t>
      </w:r>
      <w:r w:rsidR="00C12992" w:rsidRPr="00A27FCD">
        <w:rPr>
          <w:rFonts w:ascii="Arial" w:hAnsi="Arial" w:cs="Arial"/>
          <w:w w:val="95"/>
          <w:sz w:val="20"/>
        </w:rPr>
        <w:t xml:space="preserve"> LDAP_DIRECTORY_ </w:t>
      </w:r>
      <w:r w:rsidR="00C12992" w:rsidRPr="00A27FCD">
        <w:rPr>
          <w:rFonts w:ascii="Arial" w:hAnsi="Arial" w:cs="Arial"/>
          <w:sz w:val="20"/>
        </w:rPr>
        <w:t>SYSAUTH.</w:t>
      </w:r>
    </w:p>
    <w:p w14:paraId="015D2FC2" w14:textId="25F15CF3" w:rsidR="008C539B" w:rsidRPr="00A27FCD" w:rsidRDefault="00322F08" w:rsidP="006F7931">
      <w:pPr>
        <w:pStyle w:val="ListParagraph"/>
        <w:numPr>
          <w:ilvl w:val="0"/>
          <w:numId w:val="119"/>
        </w:numPr>
        <w:tabs>
          <w:tab w:val="left" w:pos="284"/>
        </w:tabs>
        <w:jc w:val="center"/>
        <w:rPr>
          <w:rFonts w:ascii="Arial" w:hAnsi="Arial" w:cs="Arial"/>
          <w:sz w:val="20"/>
        </w:rPr>
      </w:pPr>
      <w:r w:rsidRPr="00A27FCD">
        <w:rPr>
          <w:rFonts w:ascii="Arial" w:hAnsi="Arial" w:cs="Arial"/>
          <w:w w:val="95"/>
          <w:sz w:val="20"/>
        </w:rPr>
        <w:t>Đặt tham số LDAP_DIRECTORY_ACCESS thành PASSWORD hoặc SSL. Ví dụ:</w:t>
      </w:r>
    </w:p>
    <w:p w14:paraId="6EFDE311"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PASSWORD;</w:t>
      </w:r>
    </w:p>
    <w:p w14:paraId="1CFCE8DB" w14:textId="77777777" w:rsidR="008C539B" w:rsidRPr="00A27FCD" w:rsidRDefault="008C539B">
      <w:pPr>
        <w:pStyle w:val="BodyText"/>
        <w:spacing w:before="1"/>
        <w:rPr>
          <w:rFonts w:ascii="Arial" w:hAnsi="Arial" w:cs="Arial"/>
          <w:sz w:val="19"/>
        </w:rPr>
      </w:pPr>
    </w:p>
    <w:p w14:paraId="2D7DEB4F" w14:textId="79760D45" w:rsidR="008C539B" w:rsidRPr="00A27FCD" w:rsidRDefault="00322F08">
      <w:pPr>
        <w:pStyle w:val="BodyText"/>
        <w:spacing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các đặc quyền SYSDBA hoặc SYSOPER thông qua Oracle Internet Directory. Xem Tham khảo cơ sở dữ liệu Oracle để biết thêm thông tin về LDAP_DIRECTORY_ACCESS.</w:t>
      </w:r>
    </w:p>
    <w:p w14:paraId="52B8EFB1" w14:textId="7BD2925F" w:rsidR="008C539B" w:rsidRPr="00A27FCD" w:rsidRDefault="00322F08">
      <w:pPr>
        <w:pStyle w:val="BodyText"/>
        <w:spacing w:before="122" w:line="228" w:lineRule="auto"/>
        <w:ind w:left="2259" w:right="185"/>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1BD049C5"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CONNECT SOMEUSER@ORCL AS SYSDBA</w:t>
      </w:r>
    </w:p>
    <w:p w14:paraId="20AAD6B2"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54FB331E" w14:textId="77777777" w:rsidR="008C539B" w:rsidRPr="008A2204" w:rsidRDefault="008C539B">
      <w:pPr>
        <w:pStyle w:val="BodyText"/>
        <w:spacing w:before="9"/>
        <w:rPr>
          <w:rFonts w:ascii="Courier New" w:hAnsi="Courier New" w:cs="Courier New"/>
          <w:i/>
          <w:sz w:val="18"/>
        </w:rPr>
      </w:pPr>
    </w:p>
    <w:p w14:paraId="43E4F88A" w14:textId="1C5282F7" w:rsidR="008C539B" w:rsidRPr="00A27FCD" w:rsidRDefault="00322F08">
      <w:pPr>
        <w:pStyle w:val="BodyText"/>
        <w:spacing w:line="232" w:lineRule="auto"/>
        <w:ind w:left="2260"/>
        <w:rPr>
          <w:rFonts w:ascii="Arial" w:hAnsi="Arial" w:cs="Arial"/>
        </w:rPr>
      </w:pPr>
      <w:r w:rsidRPr="00A27FCD">
        <w:rPr>
          <w:rFonts w:ascii="Arial" w:hAnsi="Arial" w:cs="Arial"/>
        </w:rPr>
        <w:t>Nếu cơ sở dữ liệu được cấu hình để sử dụng một tệp mật khẩu để xác thực từ xa, Oracle Database kiểm tra tệp mật khẩu trước tiên.</w:t>
      </w:r>
    </w:p>
    <w:p w14:paraId="421F9C86" w14:textId="77777777" w:rsidR="008C539B" w:rsidRPr="00A27FCD" w:rsidRDefault="008C539B">
      <w:pPr>
        <w:pStyle w:val="BodyText"/>
        <w:spacing w:before="2"/>
        <w:rPr>
          <w:rFonts w:ascii="Arial" w:hAnsi="Arial" w:cs="Arial"/>
          <w:sz w:val="23"/>
        </w:rPr>
      </w:pPr>
    </w:p>
    <w:p w14:paraId="51C4AB14" w14:textId="1E92F469" w:rsidR="008C539B" w:rsidRPr="00A27FCD" w:rsidRDefault="00322F08">
      <w:pPr>
        <w:pStyle w:val="Heading6"/>
      </w:pPr>
      <w:bookmarkStart w:id="301" w:name="Configuring_Kerberos_Authentication_for_"/>
      <w:bookmarkStart w:id="302" w:name="_bookmark325"/>
      <w:bookmarkEnd w:id="301"/>
      <w:bookmarkEnd w:id="302"/>
      <w:r w:rsidRPr="00A27FCD">
        <w:t>Định cấu hình Xác thực Kerberos cho Người dùng Quản trị</w:t>
      </w:r>
    </w:p>
    <w:p w14:paraId="00E3F569" w14:textId="349353EA" w:rsidR="008C539B" w:rsidRPr="00A27FCD" w:rsidRDefault="00322F08">
      <w:pPr>
        <w:pStyle w:val="BodyText"/>
        <w:spacing w:before="49"/>
        <w:ind w:left="2260"/>
        <w:rPr>
          <w:rFonts w:ascii="Arial" w:hAnsi="Arial" w:cs="Arial"/>
        </w:rPr>
      </w:pPr>
      <w:r w:rsidRPr="00A27FCD">
        <w:rPr>
          <w:rFonts w:ascii="Arial" w:hAnsi="Arial" w:cs="Arial"/>
        </w:rPr>
        <w:t>Để định cấu hình xác thực Kerberos cho người dùng quản trị:</w:t>
      </w:r>
    </w:p>
    <w:p w14:paraId="444A7A23" w14:textId="4AA1E0D0" w:rsidR="008C539B" w:rsidRPr="00A27FCD" w:rsidRDefault="00322F08" w:rsidP="006F7931">
      <w:pPr>
        <w:pStyle w:val="ListParagraph"/>
        <w:numPr>
          <w:ilvl w:val="0"/>
          <w:numId w:val="118"/>
        </w:numPr>
        <w:tabs>
          <w:tab w:val="left" w:pos="2620"/>
        </w:tabs>
        <w:spacing w:before="118" w:line="232" w:lineRule="auto"/>
        <w:ind w:right="1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783C6502" w14:textId="4479F9E9" w:rsidR="008C539B" w:rsidRPr="00A27FCD" w:rsidRDefault="00322F08">
      <w:pPr>
        <w:spacing w:before="112"/>
        <w:ind w:left="2620"/>
        <w:rPr>
          <w:rFonts w:ascii="Arial" w:hAnsi="Arial" w:cs="Arial"/>
          <w:sz w:val="20"/>
        </w:rPr>
      </w:pPr>
      <w:r w:rsidRPr="00A27FCD">
        <w:rPr>
          <w:rFonts w:ascii="Arial" w:hAnsi="Arial" w:cs="Arial"/>
          <w:sz w:val="20"/>
        </w:rPr>
        <w:t>Xem Hướng dẫn của quản trị viên bảo mật nâng cao cơ sở dữ liệu Oracle để biết thêm thông tin.</w:t>
      </w:r>
    </w:p>
    <w:p w14:paraId="3FFBF04B" w14:textId="58B1B90B" w:rsidR="008C539B" w:rsidRPr="00A27FCD" w:rsidRDefault="00322F08" w:rsidP="006F7931">
      <w:pPr>
        <w:pStyle w:val="ListParagraph"/>
        <w:numPr>
          <w:ilvl w:val="0"/>
          <w:numId w:val="118"/>
        </w:numPr>
        <w:tabs>
          <w:tab w:val="left" w:pos="2620"/>
        </w:tabs>
        <w:rPr>
          <w:rFonts w:ascii="Arial" w:hAnsi="Arial" w:cs="Arial"/>
          <w:sz w:val="20"/>
        </w:rPr>
      </w:pPr>
      <w:r w:rsidRPr="00A27FCD">
        <w:rPr>
          <w:rFonts w:ascii="Arial" w:hAnsi="Arial" w:cs="Arial"/>
          <w:sz w:val="20"/>
        </w:rPr>
        <w:t>Cấu hình Oracle Internet Directory để xác thực Kerberos.</w:t>
      </w:r>
    </w:p>
    <w:p w14:paraId="3F3E3CBF" w14:textId="5793261A" w:rsidR="008C539B" w:rsidRPr="00A27FCD" w:rsidRDefault="00322F08">
      <w:pPr>
        <w:spacing w:before="117" w:line="232" w:lineRule="auto"/>
        <w:ind w:left="2620" w:right="848"/>
        <w:rPr>
          <w:rFonts w:ascii="Arial" w:hAnsi="Arial" w:cs="Arial"/>
          <w:sz w:val="20"/>
        </w:rPr>
      </w:pPr>
      <w:r w:rsidRPr="00A27FCD">
        <w:rPr>
          <w:rFonts w:ascii="Arial" w:hAnsi="Arial" w:cs="Arial"/>
          <w:sz w:val="20"/>
        </w:rPr>
        <w:t>Xem Hướng dẫn của Quản trị viên Bảo mật Người dùng Cơ sở dữ liệu Oracle để biết thêm thông tin.</w:t>
      </w:r>
    </w:p>
    <w:p w14:paraId="51AD3A83" w14:textId="139B036F" w:rsidR="008C539B" w:rsidRPr="00A27FCD" w:rsidRDefault="00322F08" w:rsidP="006F7931">
      <w:pPr>
        <w:pStyle w:val="ListParagraph"/>
        <w:numPr>
          <w:ilvl w:val="0"/>
          <w:numId w:val="118"/>
        </w:numPr>
        <w:tabs>
          <w:tab w:val="left" w:pos="2620"/>
        </w:tabs>
        <w:spacing w:before="122" w:line="228" w:lineRule="auto"/>
        <w:ind w:right="3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này sẽ quản lý.</w:t>
      </w:r>
    </w:p>
    <w:p w14:paraId="7DAA863B" w14:textId="401BFE0C" w:rsidR="008C539B" w:rsidRPr="00A27FCD" w:rsidRDefault="00322F08">
      <w:pPr>
        <w:pStyle w:val="BodyText"/>
        <w:spacing w:before="124" w:line="228" w:lineRule="auto"/>
        <w:ind w:left="2620"/>
        <w:rPr>
          <w:rFonts w:ascii="Arial" w:hAnsi="Arial" w:cs="Arial"/>
        </w:rPr>
      </w:pPr>
      <w:r w:rsidRPr="00A27FCD">
        <w:rPr>
          <w:rFonts w:ascii="Arial" w:hAnsi="Arial" w:cs="Arial"/>
        </w:rPr>
        <w:t>Chỉ cấp SYSDBA hoặc SYSOPER cho người dùng đáng tin cậy. Xem "Nguyên tắc bảo mật tài khoản người dùng và đặc quyền" trên trang 10-2 để được tư vấn về chủ đề này.</w:t>
      </w:r>
    </w:p>
    <w:p w14:paraId="11EC930D" w14:textId="0A798675" w:rsidR="008C539B" w:rsidRPr="00A27FCD" w:rsidRDefault="00322F08" w:rsidP="006F7931">
      <w:pPr>
        <w:pStyle w:val="ListParagraph"/>
        <w:numPr>
          <w:ilvl w:val="0"/>
          <w:numId w:val="118"/>
        </w:numPr>
        <w:tabs>
          <w:tab w:val="left" w:pos="2620"/>
        </w:tabs>
        <w:spacing w:before="115"/>
        <w:rPr>
          <w:rFonts w:ascii="Arial" w:hAnsi="Arial" w:cs="Arial"/>
          <w:sz w:val="20"/>
        </w:rPr>
      </w:pPr>
      <w:r w:rsidRPr="00A27FCD">
        <w:rPr>
          <w:rFonts w:ascii="Arial" w:hAnsi="Arial" w:cs="Arial"/>
          <w:sz w:val="20"/>
        </w:rPr>
        <w:t>Đặt tham số khởi tạo LDAP_DIRECTORY_SYSAUTH thành YES:</w:t>
      </w:r>
    </w:p>
    <w:p w14:paraId="3BD218E3"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LDAP_DIRECTORY_SYSAUTH = YES;</w:t>
      </w:r>
    </w:p>
    <w:p w14:paraId="06119B07" w14:textId="77777777" w:rsidR="008C539B" w:rsidRPr="00A27FCD" w:rsidRDefault="008C539B">
      <w:pPr>
        <w:pStyle w:val="BodyText"/>
        <w:spacing w:before="1"/>
        <w:rPr>
          <w:rFonts w:ascii="Arial" w:hAnsi="Arial" w:cs="Arial"/>
          <w:sz w:val="19"/>
        </w:rPr>
      </w:pPr>
    </w:p>
    <w:p w14:paraId="6C7517DC" w14:textId="485FD655" w:rsidR="008C539B" w:rsidRPr="00A27FCD" w:rsidRDefault="00322F08">
      <w:pPr>
        <w:pStyle w:val="BodyText"/>
        <w:spacing w:line="228" w:lineRule="auto"/>
        <w:ind w:left="2620"/>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các phương thức xác thực mạnh. Xem Tham khảo cơ sở dữ liệu Oracle để biết thêm thông tin về LDAP_ DIRECTORY_SYSAUTH.</w:t>
      </w:r>
    </w:p>
    <w:p w14:paraId="6321353A" w14:textId="522DD1A6" w:rsidR="008C539B" w:rsidRPr="00A27FCD" w:rsidRDefault="00322F08" w:rsidP="006F7931">
      <w:pPr>
        <w:pStyle w:val="ListParagraph"/>
        <w:numPr>
          <w:ilvl w:val="0"/>
          <w:numId w:val="118"/>
        </w:numPr>
        <w:tabs>
          <w:tab w:val="left" w:pos="2620"/>
        </w:tabs>
        <w:spacing w:before="112"/>
        <w:rPr>
          <w:rFonts w:ascii="Arial" w:hAnsi="Arial" w:cs="Arial"/>
          <w:sz w:val="20"/>
        </w:rPr>
      </w:pPr>
      <w:r w:rsidRPr="00A27FCD">
        <w:rPr>
          <w:rFonts w:ascii="Arial" w:hAnsi="Arial" w:cs="Arial"/>
          <w:w w:val="95"/>
          <w:sz w:val="20"/>
        </w:rPr>
        <w:t>Đặt tham số LDAP_DIRECTORY_ACCESS thành PASSWORD hoặc SSL. Ví dụ:</w:t>
      </w:r>
    </w:p>
    <w:p w14:paraId="0C03D7E7"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SSL;</w:t>
      </w:r>
    </w:p>
    <w:p w14:paraId="0A7E66A1" w14:textId="77777777" w:rsidR="008C539B" w:rsidRPr="00A27FCD" w:rsidRDefault="008C539B">
      <w:pPr>
        <w:pStyle w:val="BodyText"/>
        <w:spacing w:before="1"/>
        <w:rPr>
          <w:rFonts w:ascii="Arial" w:hAnsi="Arial" w:cs="Arial"/>
          <w:sz w:val="19"/>
        </w:rPr>
      </w:pPr>
    </w:p>
    <w:p w14:paraId="2E33DA53" w14:textId="41CC9515" w:rsidR="008C539B" w:rsidRPr="00A27FCD" w:rsidRDefault="00322F08">
      <w:pPr>
        <w:pStyle w:val="BodyText"/>
        <w:spacing w:before="1"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SYSDBA hoặc SYSOPER thông qua Oracle Internet Directory. Xem Tham khảo cơ sở dữ liệu Oracle để biết thêm thông tin về LDAP_DIRECTORY_ACCESS.</w:t>
      </w:r>
    </w:p>
    <w:p w14:paraId="164B5F99"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649F21F5" w14:textId="77777777" w:rsidR="008C539B" w:rsidRPr="00A27FCD" w:rsidRDefault="008C539B">
      <w:pPr>
        <w:pStyle w:val="BodyText"/>
        <w:spacing w:before="5"/>
        <w:rPr>
          <w:rFonts w:ascii="Arial" w:hAnsi="Arial" w:cs="Arial"/>
          <w:sz w:val="25"/>
        </w:rPr>
      </w:pPr>
    </w:p>
    <w:p w14:paraId="47E6A8BE" w14:textId="72660219" w:rsidR="008C539B" w:rsidRPr="00A27FCD" w:rsidRDefault="00322F08">
      <w:pPr>
        <w:pStyle w:val="BodyText"/>
        <w:spacing w:before="103" w:line="228" w:lineRule="auto"/>
        <w:ind w:left="1659" w:right="848"/>
        <w:rPr>
          <w:rFonts w:ascii="Arial" w:hAnsi="Arial" w:cs="Arial"/>
        </w:rPr>
      </w:pPr>
      <w:r w:rsidRPr="00A27FCD">
        <w:rPr>
          <w:rFonts w:ascii="Arial" w:hAnsi="Arial" w:cs="Arial"/>
        </w:rPr>
        <w:t>Sau đó, người dùng này có thể đăng nhập bằng cách</w:t>
      </w:r>
      <w:r w:rsidR="00563DD8" w:rsidRPr="00A27FCD">
        <w:rPr>
          <w:rFonts w:ascii="Arial" w:hAnsi="Arial" w:cs="Arial"/>
        </w:rPr>
        <w:t xml:space="preserve"> nhập</w:t>
      </w:r>
      <w:r w:rsidRPr="00A27FCD">
        <w:rPr>
          <w:rFonts w:ascii="Arial" w:hAnsi="Arial" w:cs="Arial"/>
        </w:rPr>
        <w:t xml:space="preserve"> câu lệnh CONNECT trong SQL * Plus. Ví dụ, để đăng nhập với tên SYSDBA nếu tên dịch vụ mạng là orcl:</w:t>
      </w:r>
    </w:p>
    <w:p w14:paraId="76E45AB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CONNECT /@orcl AS SYSDBA</w:t>
      </w:r>
    </w:p>
    <w:p w14:paraId="3178E238" w14:textId="77777777" w:rsidR="008C539B" w:rsidRPr="00A27FCD" w:rsidRDefault="008C539B">
      <w:pPr>
        <w:pStyle w:val="BodyText"/>
        <w:rPr>
          <w:rFonts w:ascii="Arial" w:hAnsi="Arial" w:cs="Arial"/>
          <w:sz w:val="25"/>
        </w:rPr>
      </w:pPr>
    </w:p>
    <w:p w14:paraId="058B399E" w14:textId="2025F7A5" w:rsidR="008C539B" w:rsidRPr="00A27FCD" w:rsidRDefault="00563DD8">
      <w:pPr>
        <w:pStyle w:val="Heading6"/>
        <w:ind w:left="1660"/>
      </w:pPr>
      <w:bookmarkStart w:id="303" w:name="Configuring_Secure_Sockets_Layer_Authent"/>
      <w:bookmarkStart w:id="304" w:name="_bookmark327"/>
      <w:bookmarkEnd w:id="303"/>
      <w:bookmarkEnd w:id="304"/>
      <w:r w:rsidRPr="00A27FCD">
        <w:t>Định cấu hình xác thực lớp cổng bảo mật cho người dùng quản trị</w:t>
      </w:r>
    </w:p>
    <w:p w14:paraId="492E0983" w14:textId="15BBF441" w:rsidR="008C539B" w:rsidRPr="00A27FCD" w:rsidRDefault="00563DD8">
      <w:pPr>
        <w:pStyle w:val="BodyText"/>
        <w:spacing w:before="50"/>
        <w:ind w:left="1660"/>
        <w:rPr>
          <w:rFonts w:ascii="Arial" w:hAnsi="Arial" w:cs="Arial"/>
        </w:rPr>
      </w:pPr>
      <w:r w:rsidRPr="00A27FCD">
        <w:rPr>
          <w:rFonts w:ascii="Arial" w:hAnsi="Arial" w:cs="Arial"/>
        </w:rPr>
        <w:t>Để định cấu hình xác thực Lớp cổng bảo mật (SSL) cho người dùng quản trị:</w:t>
      </w:r>
    </w:p>
    <w:p w14:paraId="062FB964" w14:textId="424852F9" w:rsidR="008C539B" w:rsidRPr="00A27FCD" w:rsidRDefault="00563DD8" w:rsidP="006F7931">
      <w:pPr>
        <w:pStyle w:val="ListParagraph"/>
        <w:numPr>
          <w:ilvl w:val="0"/>
          <w:numId w:val="117"/>
        </w:numPr>
        <w:tabs>
          <w:tab w:val="left" w:pos="2020"/>
        </w:tabs>
        <w:rPr>
          <w:rFonts w:ascii="Arial" w:hAnsi="Arial" w:cs="Arial"/>
          <w:sz w:val="20"/>
        </w:rPr>
      </w:pPr>
      <w:r w:rsidRPr="00A27FCD">
        <w:rPr>
          <w:rFonts w:ascii="Arial" w:hAnsi="Arial" w:cs="Arial"/>
          <w:sz w:val="20"/>
        </w:rPr>
        <w:t>Cấu hình máy khách để sử dụng SSL:</w:t>
      </w:r>
    </w:p>
    <w:p w14:paraId="6FE7D9C9" w14:textId="0B423863" w:rsidR="008C539B" w:rsidRPr="00A27FCD" w:rsidRDefault="00563DD8" w:rsidP="006F7931">
      <w:pPr>
        <w:pStyle w:val="ListParagraph"/>
        <w:numPr>
          <w:ilvl w:val="1"/>
          <w:numId w:val="117"/>
        </w:numPr>
        <w:tabs>
          <w:tab w:val="left" w:pos="2380"/>
        </w:tabs>
        <w:spacing w:before="117" w:line="232" w:lineRule="auto"/>
        <w:ind w:right="960"/>
        <w:rPr>
          <w:rFonts w:ascii="Arial" w:hAnsi="Arial" w:cs="Arial"/>
          <w:sz w:val="20"/>
        </w:rPr>
      </w:pPr>
      <w:r w:rsidRPr="00A27FCD">
        <w:rPr>
          <w:rFonts w:ascii="Arial" w:hAnsi="Arial" w:cs="Arial"/>
          <w:sz w:val="20"/>
        </w:rPr>
        <w:t>Định cấu hình wallet máy khách và chứng chỉ người dùng. Cập nhật vị trí wallet trong tệp cấu hình sqlnet.ora.</w:t>
      </w:r>
    </w:p>
    <w:p w14:paraId="2C9AF785" w14:textId="71D3A311" w:rsidR="008C539B" w:rsidRPr="00A27FCD" w:rsidRDefault="00563DD8">
      <w:pPr>
        <w:spacing w:before="115" w:line="232" w:lineRule="auto"/>
        <w:ind w:left="2380" w:right="700"/>
        <w:rPr>
          <w:rFonts w:ascii="Arial" w:hAnsi="Arial" w:cs="Arial"/>
          <w:sz w:val="20"/>
        </w:rPr>
      </w:pPr>
      <w:r w:rsidRPr="00A27FCD">
        <w:rPr>
          <w:rFonts w:ascii="Arial" w:hAnsi="Arial" w:cs="Arial"/>
          <w:sz w:val="20"/>
        </w:rPr>
        <w:t>Bạn có thể sử dụng Trình quản lý Wallet để định cấu hình ví tiền và chứng chỉ người dùng của ứng dụng khách. Xem Hướng dẫn của quản trị viên bảo mật nâng cao cơ sở dữ liệu Oracle để biết thêm thông tin.</w:t>
      </w:r>
    </w:p>
    <w:p w14:paraId="50167AC3" w14:textId="0FE48926" w:rsidR="008C539B" w:rsidRPr="00A27FCD" w:rsidRDefault="00563DD8" w:rsidP="006F7931">
      <w:pPr>
        <w:pStyle w:val="ListParagraph"/>
        <w:numPr>
          <w:ilvl w:val="1"/>
          <w:numId w:val="117"/>
        </w:numPr>
        <w:tabs>
          <w:tab w:val="left" w:pos="2380"/>
        </w:tabs>
        <w:spacing w:before="116" w:line="232" w:lineRule="auto"/>
        <w:ind w:right="844"/>
        <w:rPr>
          <w:rFonts w:ascii="Arial" w:hAnsi="Arial" w:cs="Arial"/>
          <w:sz w:val="20"/>
        </w:rPr>
      </w:pPr>
      <w:r w:rsidRPr="00A27FCD">
        <w:rPr>
          <w:rFonts w:ascii="Arial" w:hAnsi="Arial" w:cs="Arial"/>
          <w:sz w:val="20"/>
        </w:rPr>
        <w:t>Cấu hình tên dịch vụ mạng Oracle để bao gồm các máy chủ DN và sử dụng TCP / IP với SSL trong tnsnames.ora.</w:t>
      </w:r>
    </w:p>
    <w:p w14:paraId="097075B1" w14:textId="4CDC07C6" w:rsidR="008C539B" w:rsidRPr="00A27FCD" w:rsidRDefault="00563DD8" w:rsidP="006F7931">
      <w:pPr>
        <w:pStyle w:val="ListParagraph"/>
        <w:numPr>
          <w:ilvl w:val="1"/>
          <w:numId w:val="117"/>
        </w:numPr>
        <w:tabs>
          <w:tab w:val="left" w:pos="2380"/>
        </w:tabs>
        <w:spacing w:before="109"/>
        <w:rPr>
          <w:rFonts w:ascii="Arial" w:hAnsi="Arial" w:cs="Arial"/>
          <w:sz w:val="20"/>
        </w:rPr>
      </w:pPr>
      <w:r w:rsidRPr="00A27FCD">
        <w:rPr>
          <w:rFonts w:ascii="Arial" w:hAnsi="Arial" w:cs="Arial"/>
          <w:w w:val="95"/>
          <w:sz w:val="20"/>
        </w:rPr>
        <w:t>Cấu hình TCP / IP với SSL trong listener.ora.</w:t>
      </w:r>
    </w:p>
    <w:p w14:paraId="3A5FBB87" w14:textId="3DEAF9CC" w:rsidR="008C539B" w:rsidRPr="00A27FCD" w:rsidRDefault="00563DD8" w:rsidP="006F7931">
      <w:pPr>
        <w:pStyle w:val="ListParagraph"/>
        <w:numPr>
          <w:ilvl w:val="1"/>
          <w:numId w:val="117"/>
        </w:numPr>
        <w:tabs>
          <w:tab w:val="left" w:pos="2380"/>
        </w:tabs>
        <w:spacing w:before="114" w:line="232" w:lineRule="auto"/>
        <w:ind w:right="854"/>
        <w:rPr>
          <w:rFonts w:ascii="Arial" w:hAnsi="Arial" w:cs="Arial"/>
          <w:sz w:val="20"/>
        </w:rPr>
      </w:pPr>
      <w:r w:rsidRPr="00A27FCD">
        <w:rPr>
          <w:rFonts w:ascii="Arial" w:hAnsi="Arial" w:cs="Arial"/>
          <w:sz w:val="20"/>
        </w:rPr>
        <w:t>Đặt bộ mã hóa SSL của khách hàng và phiên bản SSL bắt buộc, sau đó đặt SSL làm dịch vụ xác thực trong sqlnet.ora.</w:t>
      </w:r>
    </w:p>
    <w:p w14:paraId="05A9F4AD" w14:textId="7C8B531F" w:rsidR="008C539B" w:rsidRPr="00A27FCD" w:rsidRDefault="00563DD8" w:rsidP="006F7931">
      <w:pPr>
        <w:pStyle w:val="ListParagraph"/>
        <w:numPr>
          <w:ilvl w:val="0"/>
          <w:numId w:val="117"/>
        </w:numPr>
        <w:tabs>
          <w:tab w:val="left" w:pos="2020"/>
        </w:tabs>
        <w:spacing w:before="108"/>
        <w:rPr>
          <w:rFonts w:ascii="Arial" w:hAnsi="Arial" w:cs="Arial"/>
          <w:sz w:val="20"/>
        </w:rPr>
      </w:pPr>
      <w:r w:rsidRPr="00A27FCD">
        <w:rPr>
          <w:rFonts w:ascii="Arial" w:hAnsi="Arial" w:cs="Arial"/>
          <w:sz w:val="20"/>
        </w:rPr>
        <w:t>Cấu hình máy chủ để sử dụng SSL:</w:t>
      </w:r>
    </w:p>
    <w:p w14:paraId="641C4106" w14:textId="2AB01172" w:rsidR="008C539B" w:rsidRPr="00A27FCD" w:rsidRDefault="00563DD8" w:rsidP="006F7931">
      <w:pPr>
        <w:pStyle w:val="ListParagraph"/>
        <w:numPr>
          <w:ilvl w:val="1"/>
          <w:numId w:val="117"/>
        </w:numPr>
        <w:tabs>
          <w:tab w:val="left" w:pos="2380"/>
        </w:tabs>
        <w:spacing w:before="117" w:line="232" w:lineRule="auto"/>
        <w:ind w:right="975"/>
        <w:rPr>
          <w:rFonts w:ascii="Arial" w:hAnsi="Arial" w:cs="Arial"/>
          <w:sz w:val="20"/>
        </w:rPr>
      </w:pPr>
      <w:r w:rsidRPr="00A27FCD">
        <w:rPr>
          <w:rFonts w:ascii="Arial" w:hAnsi="Arial" w:cs="Arial"/>
          <w:sz w:val="20"/>
        </w:rPr>
        <w:t>Bật SSL cho trình nghe cơ sở dữ liệu của bạn trên TCPS và cung cấp tên TNS tương ứng. Bạn có thể sử dụng Net Configuration Assistant để cấu hình tên TNS.</w:t>
      </w:r>
    </w:p>
    <w:p w14:paraId="2AF77B84" w14:textId="2F1A96FA" w:rsidR="008C539B" w:rsidRPr="00A27FCD" w:rsidRDefault="00563DD8" w:rsidP="006F7931">
      <w:pPr>
        <w:pStyle w:val="ListParagraph"/>
        <w:numPr>
          <w:ilvl w:val="1"/>
          <w:numId w:val="117"/>
        </w:numPr>
        <w:tabs>
          <w:tab w:val="left" w:pos="2380"/>
        </w:tabs>
        <w:spacing w:before="117" w:line="232" w:lineRule="auto"/>
        <w:ind w:right="965"/>
        <w:rPr>
          <w:rFonts w:ascii="Arial" w:hAnsi="Arial" w:cs="Arial"/>
          <w:sz w:val="20"/>
        </w:rPr>
      </w:pPr>
      <w:r w:rsidRPr="00A27FCD">
        <w:rPr>
          <w:rFonts w:ascii="Arial" w:hAnsi="Arial" w:cs="Arial"/>
          <w:sz w:val="20"/>
        </w:rPr>
        <w:t>Lưu trữ thông tin đăng nhập cơ sở dữ liệu PKI trong ví cơ sở dữ liệu. Bạn có thể sử dụng Trình quản lý Wallet thực hiện việc này.</w:t>
      </w:r>
    </w:p>
    <w:p w14:paraId="734A45DA" w14:textId="1F98EB79" w:rsidR="008C539B" w:rsidRPr="00A27FCD" w:rsidRDefault="00563DD8" w:rsidP="006F7931">
      <w:pPr>
        <w:pStyle w:val="ListParagraph"/>
        <w:numPr>
          <w:ilvl w:val="1"/>
          <w:numId w:val="117"/>
        </w:numPr>
        <w:tabs>
          <w:tab w:val="left" w:pos="2380"/>
        </w:tabs>
        <w:spacing w:before="112"/>
        <w:rPr>
          <w:rFonts w:ascii="Arial" w:hAnsi="Arial" w:cs="Arial"/>
          <w:sz w:val="20"/>
        </w:rPr>
      </w:pPr>
      <w:r w:rsidRPr="00A27FCD">
        <w:rPr>
          <w:rFonts w:ascii="Arial" w:hAnsi="Arial" w:cs="Arial"/>
          <w:sz w:val="20"/>
        </w:rPr>
        <w:t>Đặt tham số khởi tạo LDAP_DIRECTORY_ACCESS thành SSL:</w:t>
      </w:r>
    </w:p>
    <w:p w14:paraId="0366A04E" w14:textId="77777777" w:rsidR="008C539B" w:rsidRPr="008A2204" w:rsidRDefault="00C12992">
      <w:pPr>
        <w:spacing w:before="137"/>
        <w:ind w:left="2380"/>
        <w:rPr>
          <w:rFonts w:ascii="Courier New" w:hAnsi="Courier New" w:cs="Courier New"/>
          <w:sz w:val="18"/>
        </w:rPr>
      </w:pPr>
      <w:r w:rsidRPr="008A2204">
        <w:rPr>
          <w:rFonts w:ascii="Courier New" w:hAnsi="Courier New" w:cs="Courier New"/>
          <w:w w:val="95"/>
          <w:sz w:val="18"/>
        </w:rPr>
        <w:t>ALTER SYSTEM SET LDAP_DIRECTORY_ACCESS = SSL;</w:t>
      </w:r>
    </w:p>
    <w:p w14:paraId="1320773A" w14:textId="77777777" w:rsidR="008C539B" w:rsidRPr="008A2204" w:rsidRDefault="008C539B">
      <w:pPr>
        <w:pStyle w:val="BodyText"/>
        <w:rPr>
          <w:rFonts w:ascii="Courier New" w:hAnsi="Courier New" w:cs="Courier New"/>
          <w:sz w:val="19"/>
        </w:rPr>
      </w:pPr>
    </w:p>
    <w:p w14:paraId="5F8AA9F6" w14:textId="1831A8AD" w:rsidR="008C539B" w:rsidRPr="00A27FCD" w:rsidRDefault="00563DD8">
      <w:pPr>
        <w:spacing w:line="228" w:lineRule="auto"/>
        <w:ind w:left="2380" w:right="848" w:hanging="1"/>
        <w:rPr>
          <w:rFonts w:ascii="Arial" w:hAnsi="Arial" w:cs="Arial"/>
          <w:sz w:val="20"/>
        </w:rPr>
      </w:pPr>
      <w:r w:rsidRPr="00A27FCD">
        <w:rPr>
          <w:rFonts w:ascii="Arial" w:hAnsi="Arial" w:cs="Arial"/>
          <w:w w:val="95"/>
          <w:sz w:val="20"/>
        </w:rPr>
        <w:t>Xem Tham khảo cơ sở dữ liệu Oracle để biết thêm thông tin về LDAP_DIRECTORY_ ACCESS.</w:t>
      </w:r>
    </w:p>
    <w:p w14:paraId="65A71D8E" w14:textId="5EC6B262" w:rsidR="008C539B" w:rsidRPr="00A27FCD" w:rsidRDefault="00563DD8" w:rsidP="006F7931">
      <w:pPr>
        <w:pStyle w:val="ListParagraph"/>
        <w:numPr>
          <w:ilvl w:val="0"/>
          <w:numId w:val="117"/>
        </w:numPr>
        <w:tabs>
          <w:tab w:val="left" w:pos="2020"/>
        </w:tabs>
        <w:spacing w:before="113"/>
        <w:rPr>
          <w:rFonts w:ascii="Arial" w:hAnsi="Arial" w:cs="Arial"/>
          <w:sz w:val="20"/>
        </w:rPr>
      </w:pPr>
      <w:r w:rsidRPr="00A27FCD">
        <w:rPr>
          <w:rFonts w:ascii="Arial" w:hAnsi="Arial" w:cs="Arial"/>
          <w:sz w:val="20"/>
        </w:rPr>
        <w:t>Cấu hình Oracle Internet Directory để xác thực người dùng SSL.</w:t>
      </w:r>
    </w:p>
    <w:p w14:paraId="5725AC99" w14:textId="1BDE3967" w:rsidR="008C539B" w:rsidRPr="00A27FCD" w:rsidRDefault="00563DD8">
      <w:pPr>
        <w:spacing w:before="117" w:line="232" w:lineRule="auto"/>
        <w:ind w:left="2020" w:right="718"/>
        <w:rPr>
          <w:rFonts w:ascii="Arial" w:hAnsi="Arial" w:cs="Arial"/>
          <w:sz w:val="20"/>
        </w:rPr>
      </w:pPr>
      <w:r w:rsidRPr="00A27FCD">
        <w:rPr>
          <w:rFonts w:ascii="Arial" w:hAnsi="Arial" w:cs="Arial"/>
          <w:sz w:val="20"/>
        </w:rPr>
        <w:t>Xem Hướng dẫn của quản trị viên bảo mật người dùng cơ sở dữ liệu Oracle để biết thông tin về định cấu hình xác thực SSL bảo mật người dùng doanh nghiệp.</w:t>
      </w:r>
    </w:p>
    <w:p w14:paraId="5B5B4585" w14:textId="561FF6C3" w:rsidR="008C539B" w:rsidRPr="00A27FCD" w:rsidRDefault="00563DD8" w:rsidP="006F7931">
      <w:pPr>
        <w:pStyle w:val="ListParagraph"/>
        <w:numPr>
          <w:ilvl w:val="0"/>
          <w:numId w:val="117"/>
        </w:numPr>
        <w:tabs>
          <w:tab w:val="left" w:pos="2020"/>
        </w:tabs>
        <w:spacing w:before="121" w:line="228" w:lineRule="auto"/>
        <w:ind w:right="9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sẽ quản lý.</w:t>
      </w:r>
    </w:p>
    <w:p w14:paraId="5786D449" w14:textId="7358D4FC" w:rsidR="008C539B" w:rsidRPr="00A27FCD" w:rsidRDefault="00563DD8" w:rsidP="006F7931">
      <w:pPr>
        <w:pStyle w:val="ListParagraph"/>
        <w:numPr>
          <w:ilvl w:val="0"/>
          <w:numId w:val="117"/>
        </w:numPr>
        <w:tabs>
          <w:tab w:val="left" w:pos="2020"/>
        </w:tabs>
        <w:spacing w:before="125" w:line="228" w:lineRule="auto"/>
        <w:ind w:right="846"/>
        <w:rPr>
          <w:rFonts w:ascii="Arial" w:hAnsi="Arial" w:cs="Arial"/>
          <w:sz w:val="20"/>
        </w:rPr>
      </w:pPr>
      <w:r w:rsidRPr="00A27FCD">
        <w:rPr>
          <w:rFonts w:ascii="Arial" w:hAnsi="Arial" w:cs="Arial"/>
          <w:w w:val="95"/>
          <w:sz w:val="20"/>
        </w:rPr>
        <w:t>Trên máy tính của máy chủ, đặt tham số khởi tạo LDAP_DIRECTORY_SYSAUTH thành YES.</w:t>
      </w:r>
    </w:p>
    <w:p w14:paraId="6A8ACD9B" w14:textId="77777777" w:rsidR="008C539B" w:rsidRPr="008A2204" w:rsidRDefault="00C12992">
      <w:pPr>
        <w:spacing w:before="139"/>
        <w:ind w:left="2020"/>
        <w:rPr>
          <w:rFonts w:ascii="Courier New" w:hAnsi="Courier New" w:cs="Courier New"/>
          <w:sz w:val="18"/>
        </w:rPr>
      </w:pPr>
      <w:r w:rsidRPr="008A2204">
        <w:rPr>
          <w:rFonts w:ascii="Courier New" w:hAnsi="Courier New" w:cs="Courier New"/>
          <w:w w:val="95"/>
          <w:sz w:val="18"/>
        </w:rPr>
        <w:t>ALTER SYSTEM SET LDAP_DIRECTORY_SYSAUTH = YES;</w:t>
      </w:r>
    </w:p>
    <w:p w14:paraId="69FEB262" w14:textId="77777777" w:rsidR="008C539B" w:rsidRPr="00A27FCD" w:rsidRDefault="008C539B">
      <w:pPr>
        <w:pStyle w:val="BodyText"/>
        <w:spacing w:before="1"/>
        <w:rPr>
          <w:rFonts w:ascii="Arial" w:hAnsi="Arial" w:cs="Arial"/>
          <w:sz w:val="19"/>
        </w:rPr>
      </w:pPr>
    </w:p>
    <w:p w14:paraId="6B0E5C33" w14:textId="28A43099" w:rsidR="008C539B" w:rsidRPr="00A27FCD" w:rsidRDefault="00563DD8">
      <w:pPr>
        <w:pStyle w:val="BodyText"/>
        <w:spacing w:line="228" w:lineRule="auto"/>
        <w:ind w:left="2020" w:right="848"/>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 Xem Tham khảo cơ sở dữ liệu Oracle để biết thêm thông tin về LDAP_ DIRECTORY_SYSAUTH.</w:t>
      </w:r>
    </w:p>
    <w:p w14:paraId="20F4015F" w14:textId="60EA94B0" w:rsidR="008C539B" w:rsidRPr="00A27FCD" w:rsidRDefault="00563DD8">
      <w:pPr>
        <w:pStyle w:val="BodyText"/>
        <w:spacing w:before="121" w:line="228" w:lineRule="auto"/>
        <w:ind w:left="1659" w:right="848"/>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4BE56244"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CONNECT /@orcl AS SYSDBA</w:t>
      </w:r>
    </w:p>
    <w:p w14:paraId="39F7B2DB" w14:textId="77777777" w:rsidR="008C539B" w:rsidRPr="00A27FCD" w:rsidRDefault="008C539B">
      <w:pPr>
        <w:rPr>
          <w:rFonts w:ascii="Arial" w:hAnsi="Arial" w:cs="Arial"/>
          <w:sz w:val="18"/>
        </w:rPr>
        <w:sectPr w:rsidR="008C539B" w:rsidRPr="00A27FCD">
          <w:pgSz w:w="12240" w:h="15840"/>
          <w:pgMar w:top="840" w:right="1060" w:bottom="860" w:left="1100" w:header="549" w:footer="663" w:gutter="0"/>
          <w:cols w:space="720"/>
        </w:sectPr>
      </w:pPr>
    </w:p>
    <w:p w14:paraId="6E954177" w14:textId="77777777" w:rsidR="008C539B" w:rsidRPr="00A27FCD" w:rsidRDefault="008C539B">
      <w:pPr>
        <w:pStyle w:val="BodyText"/>
        <w:spacing w:before="5"/>
        <w:rPr>
          <w:rFonts w:ascii="Arial" w:hAnsi="Arial" w:cs="Arial"/>
          <w:sz w:val="25"/>
        </w:rPr>
      </w:pPr>
    </w:p>
    <w:p w14:paraId="6EFD5E20" w14:textId="67022FA1" w:rsidR="008C539B" w:rsidRPr="00A27FCD" w:rsidRDefault="00563DD8">
      <w:pPr>
        <w:pStyle w:val="Heading4"/>
        <w:spacing w:before="106"/>
      </w:pPr>
      <w:bookmarkStart w:id="305" w:name="_bookmark329"/>
      <w:bookmarkEnd w:id="305"/>
      <w:r w:rsidRPr="00A27FCD">
        <w:t>Xác thực quản trị viên cơ sở dữ liệu bằng cách sử dụng hệ điều hành</w:t>
      </w:r>
    </w:p>
    <w:p w14:paraId="0910E10C" w14:textId="375C3FC6" w:rsidR="008C539B" w:rsidRPr="00A27FCD" w:rsidRDefault="00563DD8">
      <w:pPr>
        <w:pStyle w:val="BodyText"/>
        <w:spacing w:before="81" w:line="230" w:lineRule="auto"/>
        <w:ind w:left="2259" w:right="102"/>
        <w:rPr>
          <w:rFonts w:ascii="Arial" w:hAnsi="Arial" w:cs="Arial"/>
        </w:rPr>
      </w:pPr>
      <w:r w:rsidRPr="00A27FCD">
        <w:rPr>
          <w:rFonts w:ascii="Arial" w:hAnsi="Arial" w:cs="Arial"/>
        </w:rPr>
        <w:t>Xác thực hệ điều hành cho người quản trị cơ sở dữ liệu thường liên quan đến việc thiết lập một nhóm trên hệ điều hành, cấp đặc quyền DBA cho nhóm đó, và sau đó thêm tên của những người cần có những đặc quyền đó vào nhóm đó. (Trên các hệ thống UNIX, nhóm là nhóm dba.)</w:t>
      </w:r>
    </w:p>
    <w:p w14:paraId="679640BB" w14:textId="480E23E9" w:rsidR="008C539B" w:rsidRPr="00A27FCD" w:rsidRDefault="00563DD8">
      <w:pPr>
        <w:pStyle w:val="BodyText"/>
        <w:spacing w:before="122" w:line="230" w:lineRule="auto"/>
        <w:ind w:left="2260" w:hanging="1"/>
        <w:rPr>
          <w:rFonts w:ascii="Arial" w:hAnsi="Arial" w:cs="Arial"/>
        </w:rPr>
      </w:pPr>
      <w:r w:rsidRPr="00A27FCD">
        <w:rPr>
          <w:rFonts w:ascii="Arial" w:hAnsi="Arial" w:cs="Arial"/>
        </w:rPr>
        <w:t>Trên các hệ thống Microsoft Windows, người dùng kết nối với đặc quyền SYSDBA có thể tận dụng xác thực gốc Windows. Nếu những người dùng này làm việc với Cơ sở dữ liệu Oracle bằng cách sử dụng tài khoản miền của họ, thì bạn phải cấp rõ ràng cho họ quyền quản trị cục bộ và tư cách thành viên ORA_DBA.</w:t>
      </w:r>
    </w:p>
    <w:p w14:paraId="0A3E28B1" w14:textId="70B5EADA" w:rsidR="008C539B" w:rsidRPr="00A27FCD" w:rsidRDefault="00563DD8">
      <w:pPr>
        <w:pStyle w:val="BodyText"/>
        <w:spacing w:before="211" w:line="232" w:lineRule="auto"/>
        <w:ind w:left="2979" w:right="848"/>
        <w:rPr>
          <w:rFonts w:ascii="Arial" w:hAnsi="Arial" w:cs="Arial"/>
        </w:rPr>
      </w:pPr>
      <w:r w:rsidRPr="00A27FCD">
        <w:rPr>
          <w:rFonts w:ascii="Arial" w:hAnsi="Arial" w:cs="Arial"/>
          <w:b/>
          <w:sz w:val="19"/>
        </w:rPr>
        <w:t xml:space="preserve">Xem thêm: </w:t>
      </w:r>
      <w:r w:rsidRPr="00A27FCD">
        <w:rPr>
          <w:rFonts w:ascii="Arial" w:hAnsi="Arial" w:cs="Arial"/>
          <w:sz w:val="19"/>
        </w:rPr>
        <w:t>Tài liệu dành riêng cho hệ điều hành cơ sở dữ liệu Oracle của bạn để biết thông tin về cấu hình xác thực hệ điều hành của quản trị viên cơ sở dữ liệu</w:t>
      </w:r>
    </w:p>
    <w:p w14:paraId="0DABD137" w14:textId="77777777" w:rsidR="008C539B" w:rsidRPr="00A27FCD" w:rsidRDefault="008C539B">
      <w:pPr>
        <w:pStyle w:val="BodyText"/>
        <w:spacing w:before="9"/>
        <w:rPr>
          <w:rFonts w:ascii="Arial" w:hAnsi="Arial" w:cs="Arial"/>
        </w:rPr>
      </w:pPr>
    </w:p>
    <w:p w14:paraId="1385E654" w14:textId="5A8E8A64" w:rsidR="008C539B" w:rsidRPr="00A27FCD" w:rsidRDefault="00563DD8">
      <w:pPr>
        <w:pStyle w:val="Heading4"/>
        <w:spacing w:before="1"/>
      </w:pPr>
      <w:bookmarkStart w:id="306" w:name="Authenticating_Database_Administrators_b"/>
      <w:bookmarkStart w:id="307" w:name="_bookmark332"/>
      <w:bookmarkEnd w:id="306"/>
      <w:bookmarkEnd w:id="307"/>
      <w:r w:rsidRPr="00A27FCD">
        <w:t>Xác thực quản trị viên cơ sở dữ liệu bằng cách sử dụng mật khẩu của họ</w:t>
      </w:r>
    </w:p>
    <w:p w14:paraId="12E1D299" w14:textId="47EA422F" w:rsidR="008C539B" w:rsidRPr="00A27FCD" w:rsidRDefault="00563DD8">
      <w:pPr>
        <w:pStyle w:val="BodyText"/>
        <w:spacing w:before="81" w:line="230" w:lineRule="auto"/>
        <w:ind w:left="2259"/>
        <w:rPr>
          <w:rFonts w:ascii="Arial" w:hAnsi="Arial" w:cs="Arial"/>
        </w:rPr>
      </w:pPr>
      <w:r w:rsidRPr="00A27FCD">
        <w:rPr>
          <w:rFonts w:ascii="Arial" w:hAnsi="Arial" w:cs="Arial"/>
        </w:rPr>
        <w:t>Cơ sở dữ liệu Oracle sử dụng các tệp mật khẩu dành riêng cho cơ sở dữ liệu để theo dõi các tên người dùng cơ sở dữ liệu đã được cấp các đặc quyền SYSDBA và SYSOPER. Các đặc quyền này cho phép các hoạt động sau:</w:t>
      </w:r>
    </w:p>
    <w:p w14:paraId="36977AC2" w14:textId="7CD1C41E" w:rsidR="00563DD8" w:rsidRPr="00A27FCD" w:rsidRDefault="00563DD8"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Đặc quyền hệ thống SYSOPER cho phép người quản trị cơ sở dữ liệu thực hiện các hoạt động STARTUP, SHUTDOWN, ALTER DATABASE OPEN / MOUNT, ALTER DATABASE BACKUP, ARCHIVE LOG và RECOVER. SYSOPER cũng bao gồm đặc quyền RESTRICTED SESSION.</w:t>
      </w:r>
    </w:p>
    <w:p w14:paraId="6C4D2BBB" w14:textId="20536B45" w:rsidR="00563DD8" w:rsidRPr="00A27FCD" w:rsidRDefault="00563DD8"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77AA2D65" w14:textId="4B13C6E3" w:rsidR="00A62FD4"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24B4B297" w14:textId="569C778C" w:rsidR="00563DD8" w:rsidRPr="00A27FCD" w:rsidRDefault="00A62FD4" w:rsidP="00A62FD4">
      <w:pPr>
        <w:pStyle w:val="ListParagraph"/>
        <w:tabs>
          <w:tab w:val="left" w:pos="2620"/>
        </w:tabs>
        <w:spacing w:before="123" w:line="230" w:lineRule="auto"/>
        <w:ind w:right="241" w:firstLine="0"/>
        <w:rPr>
          <w:rFonts w:ascii="Arial" w:hAnsi="Arial" w:cs="Arial"/>
        </w:rPr>
      </w:pPr>
      <w:r w:rsidRPr="00A27FCD">
        <w:rPr>
          <w:rFonts w:ascii="Arial" w:hAnsi="Arial" w:cs="Arial"/>
          <w:sz w:val="20"/>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7C590641" w14:textId="163E5DB8" w:rsidR="008C539B" w:rsidRPr="00A27FCD" w:rsidRDefault="00A62FD4"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7E51E12C" w14:textId="620542AE" w:rsidR="008C539B" w:rsidRPr="00A27FCD" w:rsidRDefault="00A62FD4"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2638550A" w14:textId="1D62A041" w:rsidR="008C539B"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5A232471" w14:textId="0D6976C0" w:rsidR="008C539B" w:rsidRPr="00A27FCD" w:rsidRDefault="00A62FD4">
      <w:pPr>
        <w:pStyle w:val="BodyText"/>
        <w:spacing w:before="112" w:line="230" w:lineRule="auto"/>
        <w:ind w:left="2619" w:right="346"/>
        <w:rPr>
          <w:rFonts w:ascii="Arial" w:hAnsi="Arial" w:cs="Arial"/>
        </w:rPr>
      </w:pPr>
      <w:r w:rsidRPr="00A27FCD">
        <w:rPr>
          <w:rFonts w:ascii="Arial" w:hAnsi="Arial" w:cs="Arial"/>
          <w:w w:val="95"/>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1139EBA7" w14:textId="7288E7F2" w:rsidR="008C539B" w:rsidRPr="00A27FCD" w:rsidRDefault="00A62FD4" w:rsidP="006F7931">
      <w:pPr>
        <w:pStyle w:val="ListParagraph"/>
        <w:numPr>
          <w:ilvl w:val="0"/>
          <w:numId w:val="116"/>
        </w:numPr>
        <w:tabs>
          <w:tab w:val="left" w:pos="2620"/>
        </w:tabs>
        <w:spacing w:before="119" w:line="230" w:lineRule="auto"/>
        <w:ind w:right="279"/>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2AACD32B" w14:textId="77777777" w:rsidR="00A62FD4" w:rsidRPr="00A27FCD" w:rsidRDefault="00A62FD4" w:rsidP="00A62FD4">
      <w:pPr>
        <w:pStyle w:val="BodyText"/>
        <w:spacing w:line="246" w:lineRule="exact"/>
        <w:ind w:left="2619"/>
        <w:rPr>
          <w:rFonts w:ascii="Arial" w:hAnsi="Arial" w:cs="Arial"/>
        </w:rPr>
      </w:pPr>
      <w:r w:rsidRPr="00A27FCD">
        <w:rPr>
          <w:rFonts w:ascii="Arial" w:hAnsi="Arial" w:cs="Arial"/>
        </w:rPr>
        <w:lastRenderedPageBreak/>
        <w:t>Bất kỳ ai có EXECUTE đặc quyền và viết đặc quyền cho $ ORACLE_HOME / dbs</w:t>
      </w:r>
    </w:p>
    <w:p w14:paraId="32A2CC5A" w14:textId="432DD936" w:rsidR="008C539B" w:rsidRPr="00A27FCD" w:rsidRDefault="00A62FD4" w:rsidP="00A62FD4">
      <w:pPr>
        <w:pStyle w:val="BodyText"/>
        <w:spacing w:line="246" w:lineRule="exact"/>
        <w:ind w:left="2619"/>
        <w:rPr>
          <w:rFonts w:ascii="Arial" w:hAnsi="Arial" w:cs="Arial"/>
        </w:rPr>
      </w:pPr>
      <w:r w:rsidRPr="00A27FCD">
        <w:rPr>
          <w:rFonts w:ascii="Arial" w:hAnsi="Arial" w:cs="Arial"/>
        </w:rPr>
        <w:t>thư mục có thể chạy tiện ích ORAPWD.</w:t>
      </w:r>
    </w:p>
    <w:p w14:paraId="2A866426" w14:textId="0B223617" w:rsidR="008C539B" w:rsidRPr="00A27FCD" w:rsidRDefault="00A62FD4">
      <w:pPr>
        <w:pStyle w:val="BodyText"/>
        <w:spacing w:before="114" w:line="232" w:lineRule="auto"/>
        <w:ind w:left="2260"/>
        <w:rPr>
          <w:rFonts w:ascii="Arial" w:hAnsi="Arial" w:cs="Arial"/>
        </w:rPr>
      </w:pPr>
      <w:r w:rsidRPr="00A27FCD">
        <w:rPr>
          <w:rFonts w:ascii="Arial" w:hAnsi="Arial" w:cs="Arial"/>
        </w:rPr>
        <w:t xml:space="preserve">Tuy nhiên, lưu ý rằng việc sử dụng các tập tin mật khẩu có thể gây ra rủi ro bảo mật. Vì lý do này, hãy xem xét sử dụng các phương pháp xác thực được mô tả trong </w:t>
      </w:r>
      <w:hyperlink w:anchor="_bookmark318" w:history="1">
        <w:r w:rsidR="00C12992" w:rsidRPr="00A27FCD">
          <w:rPr>
            <w:rFonts w:ascii="Arial" w:hAnsi="Arial" w:cs="Arial"/>
            <w:color w:val="0000CC"/>
          </w:rPr>
          <w:t>"Strong Au</w:t>
        </w:r>
        <w:bookmarkStart w:id="308" w:name="_bookmark338"/>
        <w:bookmarkEnd w:id="308"/>
        <w:r w:rsidR="00C12992" w:rsidRPr="00A27FCD">
          <w:rPr>
            <w:rFonts w:ascii="Arial" w:hAnsi="Arial" w:cs="Arial"/>
            <w:color w:val="0000CC"/>
          </w:rPr>
          <w:t>thentication and</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Centralized Management for Database Administrators" </w:t>
        </w:r>
      </w:hyperlink>
      <w:r w:rsidRPr="00A27FCD">
        <w:rPr>
          <w:rFonts w:ascii="Arial" w:hAnsi="Arial" w:cs="Arial"/>
        </w:rPr>
        <w:t>trên trang 3-22. Ví dụ về rủi ro bảo mật mật khẩu như sau:</w:t>
      </w:r>
    </w:p>
    <w:p w14:paraId="00BCDC47" w14:textId="0AA251CE" w:rsidR="008C539B" w:rsidRPr="00A27FCD" w:rsidRDefault="00A62FD4" w:rsidP="006F7931">
      <w:pPr>
        <w:pStyle w:val="ListParagraph"/>
        <w:numPr>
          <w:ilvl w:val="0"/>
          <w:numId w:val="116"/>
        </w:numPr>
        <w:tabs>
          <w:tab w:val="left" w:pos="2620"/>
        </w:tabs>
        <w:spacing w:before="109"/>
        <w:rPr>
          <w:rFonts w:ascii="Arial" w:hAnsi="Arial" w:cs="Arial"/>
          <w:sz w:val="20"/>
        </w:rPr>
      </w:pPr>
      <w:r w:rsidRPr="00A27FCD">
        <w:rPr>
          <w:rFonts w:ascii="Arial" w:hAnsi="Arial" w:cs="Arial"/>
          <w:sz w:val="20"/>
        </w:rPr>
        <w:t>Kẻ xâm nhập có thể lấy cắp hoặc tấn công tập tin mật khẩu.</w:t>
      </w:r>
      <w:r w:rsidR="00C12992" w:rsidRPr="00A27FCD">
        <w:rPr>
          <w:rFonts w:ascii="Arial" w:hAnsi="Arial" w:cs="Arial"/>
          <w:sz w:val="20"/>
        </w:rPr>
        <w:t xml:space="preserve"> </w:t>
      </w:r>
    </w:p>
    <w:p w14:paraId="4B027F6D" w14:textId="77777777" w:rsidR="00A62FD4"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Nhiều người dùng không thay đổi mật khẩu mặc định.</w:t>
      </w:r>
    </w:p>
    <w:p w14:paraId="0DF75959" w14:textId="05C95268" w:rsidR="008C539B"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Mật khẩu có thể dễ dàng đoán được.</w:t>
      </w:r>
    </w:p>
    <w:p w14:paraId="652B7429" w14:textId="4AC6EA40" w:rsidR="008C539B" w:rsidRPr="00A27FCD" w:rsidRDefault="00A62FD4" w:rsidP="006F7931">
      <w:pPr>
        <w:pStyle w:val="ListParagraph"/>
        <w:numPr>
          <w:ilvl w:val="0"/>
          <w:numId w:val="116"/>
        </w:numPr>
        <w:tabs>
          <w:tab w:val="left" w:pos="2620"/>
        </w:tabs>
        <w:spacing w:before="112"/>
        <w:rPr>
          <w:rFonts w:ascii="Arial" w:hAnsi="Arial" w:cs="Arial"/>
          <w:sz w:val="20"/>
        </w:rPr>
      </w:pPr>
      <w:r w:rsidRPr="00A27FCD">
        <w:rPr>
          <w:rFonts w:ascii="Arial" w:hAnsi="Arial" w:cs="Arial"/>
          <w:sz w:val="20"/>
        </w:rPr>
        <w:t>Mật khẩu là dễ bị tổn thương nếu nó có thể được tìm thấy trong một từ điển.</w:t>
      </w:r>
    </w:p>
    <w:p w14:paraId="4F143803"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55B5B33D" w14:textId="77777777" w:rsidR="008C539B" w:rsidRPr="00A27FCD" w:rsidRDefault="008C539B">
      <w:pPr>
        <w:pStyle w:val="BodyText"/>
        <w:spacing w:before="5"/>
        <w:rPr>
          <w:rFonts w:ascii="Arial" w:hAnsi="Arial" w:cs="Arial"/>
          <w:sz w:val="25"/>
        </w:rPr>
      </w:pPr>
    </w:p>
    <w:p w14:paraId="3651C2DC" w14:textId="2BDDD51F" w:rsidR="008C539B" w:rsidRPr="00A27FCD" w:rsidRDefault="00C12992" w:rsidP="00A62FD4">
      <w:pPr>
        <w:pStyle w:val="BodyText"/>
        <w:spacing w:before="99" w:line="232" w:lineRule="auto"/>
        <w:ind w:left="2019" w:right="1033" w:hanging="360"/>
        <w:rPr>
          <w:rFonts w:ascii="Arial" w:hAnsi="Arial" w:cs="Arial"/>
          <w:sz w:val="18"/>
        </w:rPr>
      </w:pPr>
      <w:r w:rsidRPr="00A27FCD">
        <w:rPr>
          <w:rFonts w:ascii="Arial" w:hAnsi="Arial" w:cs="Arial"/>
          <w:sz w:val="10"/>
        </w:rPr>
        <w:t xml:space="preserve">■ </w:t>
      </w:r>
      <w:r w:rsidR="00A62FD4" w:rsidRPr="00A27FCD">
        <w:rPr>
          <w:rFonts w:ascii="Arial" w:hAnsi="Arial" w:cs="Arial"/>
        </w:rPr>
        <w:t>Mật khẩu quá ngắn, có thể được chọn để dễ gõ, rất dễ bị tổn thương nếu kẻ xâm nhập có được mật mã băm mật khẩu.</w:t>
      </w:r>
      <w:r w:rsidR="008D1AB8">
        <w:rPr>
          <w:rFonts w:ascii="Arial" w:hAnsi="Arial" w:cs="Arial"/>
        </w:rPr>
        <w:pict w14:anchorId="2000C220">
          <v:group id="_x0000_s1538" style="position:absolute;left:0;text-align:left;margin-left:174pt;margin-top:13.3pt;width:300pt;height:2.55pt;z-index:2344;mso-wrap-distance-left:0;mso-wrap-distance-right:0;mso-position-horizontal-relative:page;mso-position-vertical-relative:text" coordorigin="3480,266" coordsize="6000,51">
            <v:line id="_x0000_s1540" style="position:absolute" from="3480,268" to="9480,268" strokeweight=".24pt"/>
            <v:line id="_x0000_s1539" style="position:absolute" from="3480,314" to="9480,314" strokeweight=".24pt"/>
            <w10:wrap type="topAndBottom" anchorx="page"/>
          </v:group>
        </w:pict>
      </w:r>
    </w:p>
    <w:p w14:paraId="79AD3AF9" w14:textId="49E353AF" w:rsidR="008C539B" w:rsidRPr="00A27FCD" w:rsidRDefault="00A62FD4">
      <w:pPr>
        <w:pStyle w:val="BodyText"/>
        <w:spacing w:before="27" w:after="100" w:line="230" w:lineRule="auto"/>
        <w:ind w:left="2380" w:right="1745"/>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
          <w:sz w:val="19"/>
        </w:rPr>
        <w:t xml:space="preserve"> </w:t>
      </w:r>
      <w:r w:rsidRPr="00A27FCD">
        <w:rPr>
          <w:rFonts w:ascii="Arial" w:hAnsi="Arial" w:cs="Arial"/>
        </w:rPr>
        <w:t>Các kết nối được yêu cầu AS SYSDBA hoặc AS SYSOPER phải sử dụng các cụm từ này; không có chúng, kết nối không thành công. Tham số cơ sở dữ liệu Oracle O7_DICTIONARY_ACCESSIBILITY được đặt thành FALSE theo mặc định, để giới hạn truy cập từ điển dữ liệu nhạy cảm chỉ cho những người được ủy quyền. Tham số cũng thực thi cú pháp AS SYSDBA hoặc AS SYSOPER bắt buộc.</w:t>
      </w:r>
    </w:p>
    <w:p w14:paraId="05BC667C" w14:textId="29F17DA6" w:rsidR="008C539B" w:rsidRPr="00A27FCD"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7ADA564">
          <v:group id="_x0000_s1535" style="width:300pt;height:2.5pt;mso-position-horizontal-relative:char;mso-position-vertical-relative:line" coordsize="6000,50">
            <v:line id="_x0000_s1537" style="position:absolute" from="0,2" to="6000,2" strokeweight=".24pt"/>
            <v:line id="_x0000_s1536" style="position:absolute" from="0,47" to="6000,47" strokeweight=".24pt"/>
            <w10:anchorlock/>
          </v:group>
        </w:pict>
      </w:r>
    </w:p>
    <w:p w14:paraId="27B4589F" w14:textId="77777777" w:rsidR="008C539B" w:rsidRPr="00A27FCD" w:rsidRDefault="008C539B">
      <w:pPr>
        <w:pStyle w:val="BodyText"/>
        <w:rPr>
          <w:rFonts w:ascii="Arial" w:hAnsi="Arial" w:cs="Arial"/>
          <w:sz w:val="24"/>
        </w:rPr>
      </w:pPr>
    </w:p>
    <w:p w14:paraId="4CB8A0BB" w14:textId="58FC771F" w:rsidR="008C539B" w:rsidRPr="00A27FCD" w:rsidRDefault="00A62FD4">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Administrator's Guide </w:t>
      </w:r>
      <w:r w:rsidRPr="00A27FCD">
        <w:rPr>
          <w:rFonts w:ascii="Arial" w:hAnsi="Arial" w:cs="Arial"/>
          <w:sz w:val="20"/>
        </w:rPr>
        <w:t>để biết thông tin về cách tạo và duy trì tệp mật khẩu</w:t>
      </w:r>
    </w:p>
    <w:p w14:paraId="61FAFF06" w14:textId="77777777" w:rsidR="008C539B" w:rsidRPr="00A27FCD" w:rsidRDefault="008C539B">
      <w:pPr>
        <w:pStyle w:val="BodyText"/>
        <w:rPr>
          <w:rFonts w:ascii="Arial" w:hAnsi="Arial" w:cs="Arial"/>
          <w:sz w:val="23"/>
        </w:rPr>
      </w:pPr>
    </w:p>
    <w:p w14:paraId="751661E4" w14:textId="7C8DA7C1" w:rsidR="008C539B" w:rsidRPr="00A27FCD" w:rsidRDefault="00A62FD4">
      <w:pPr>
        <w:pStyle w:val="Heading3"/>
        <w:ind w:left="100"/>
      </w:pPr>
      <w:bookmarkStart w:id="309" w:name="Using_the_Database_to_Authenticate_Users"/>
      <w:bookmarkStart w:id="310" w:name="_bookmark339"/>
      <w:bookmarkEnd w:id="309"/>
      <w:bookmarkEnd w:id="310"/>
      <w:r w:rsidRPr="00A27FCD">
        <w:t>Sử dụng cơ sở dữ liệu để xác thực người dùng</w:t>
      </w:r>
    </w:p>
    <w:p w14:paraId="76B66A6D" w14:textId="27A8B529" w:rsidR="008C539B" w:rsidRPr="00A27FCD" w:rsidRDefault="00A62FD4">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4F1DC884" w14:textId="02DEF5BC"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1" w:history="1">
        <w:r w:rsidR="00A62FD4" w:rsidRPr="00A27FCD">
          <w:rPr>
            <w:rFonts w:ascii="Arial" w:hAnsi="Arial" w:cs="Arial"/>
            <w:color w:val="0000CC"/>
          </w:rPr>
          <w:t>Về xác thực cơ sở dữ liệu</w:t>
        </w:r>
      </w:hyperlink>
    </w:p>
    <w:p w14:paraId="44A23F9A" w14:textId="0CB6972B"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45" w:history="1">
        <w:r w:rsidR="00A62FD4" w:rsidRPr="00A27FCD">
          <w:rPr>
            <w:rFonts w:ascii="Arial" w:hAnsi="Arial" w:cs="Arial"/>
            <w:color w:val="0000CC"/>
          </w:rPr>
          <w:t>Ưu điểm của xác thực cơ sở dữ liệu</w:t>
        </w:r>
      </w:hyperlink>
    </w:p>
    <w:p w14:paraId="1F6ED402" w14:textId="3D0CDCC9"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7" w:history="1">
        <w:r w:rsidR="00A62FD4" w:rsidRPr="00A27FCD">
          <w:rPr>
            <w:rFonts w:ascii="Arial" w:hAnsi="Arial" w:cs="Arial"/>
            <w:color w:val="0000CC"/>
          </w:rPr>
          <w:t>Tạo một người dùng được xác thực bởi cơ sở dữ liệu</w:t>
        </w:r>
      </w:hyperlink>
    </w:p>
    <w:p w14:paraId="79C81B21" w14:textId="77777777" w:rsidR="008C539B" w:rsidRPr="00A27FCD" w:rsidRDefault="008C539B">
      <w:pPr>
        <w:pStyle w:val="BodyText"/>
        <w:spacing w:before="6"/>
        <w:rPr>
          <w:rFonts w:ascii="Arial" w:hAnsi="Arial" w:cs="Arial"/>
          <w:sz w:val="25"/>
        </w:rPr>
      </w:pPr>
    </w:p>
    <w:p w14:paraId="0CC5A8FE" w14:textId="026FC392" w:rsidR="008C539B" w:rsidRPr="00A27FCD" w:rsidRDefault="00A62FD4">
      <w:pPr>
        <w:pStyle w:val="Heading4"/>
        <w:ind w:left="100"/>
      </w:pPr>
      <w:bookmarkStart w:id="311" w:name="About_Database_Authentication"/>
      <w:bookmarkStart w:id="312" w:name="_bookmark341"/>
      <w:bookmarkEnd w:id="311"/>
      <w:bookmarkEnd w:id="312"/>
      <w:r w:rsidRPr="00A27FCD">
        <w:t>Về xác thực cơ sở dữ liệu</w:t>
      </w:r>
    </w:p>
    <w:p w14:paraId="15F0D03F" w14:textId="507E60D7" w:rsidR="008C539B" w:rsidRPr="00A27FCD" w:rsidRDefault="00A62FD4">
      <w:pPr>
        <w:pStyle w:val="BodyText"/>
        <w:spacing w:before="81" w:line="232" w:lineRule="auto"/>
        <w:ind w:left="1659" w:right="784"/>
        <w:rPr>
          <w:rFonts w:ascii="Arial" w:hAnsi="Arial" w:cs="Arial"/>
        </w:rPr>
      </w:pPr>
      <w:r w:rsidRPr="00A27FCD">
        <w:rPr>
          <w:rFonts w:ascii="Arial" w:hAnsi="Arial" w:cs="Arial"/>
        </w:rPr>
        <w:t>Cơ sở dữ liệu Oracle có thể xác thực người dùng đang cố gắng kết nối với cơ sở dữ liệu bằng cách sử dụng thông tin được lưu trữ trong cơ sở dữ liệu đó. Để cấu hình Oracle Database để sử dụng xác thực cơ sở dữ liệu, bạn phải tạo mỗi người dùng với một mật khẩu liên quan. Tên người dùng có thể là multibyte, nhưng mỗi mật khẩu phải bao gồm các ký tự một byte, ngay cả khi cơ sở dữ liệu của bạn sử dụng một bộ ký tự nhiều byte. Người dùng phải cung cấp tên người dùng và mật khẩu này khi cố thiết lập kết nối. Cơ sở dữ liệu Oracle lưu trữ mật khẩu người dùng trong từ điển dữ liệu ở định dạng được mã hóa.</w:t>
      </w:r>
    </w:p>
    <w:p w14:paraId="5271CEA9" w14:textId="7DB553D0" w:rsidR="008C539B" w:rsidRPr="00A27FCD" w:rsidRDefault="00A62FD4">
      <w:pPr>
        <w:pStyle w:val="BodyText"/>
        <w:spacing w:before="114" w:line="230" w:lineRule="auto"/>
        <w:ind w:left="1659" w:right="701"/>
        <w:rPr>
          <w:rFonts w:ascii="Arial" w:hAnsi="Arial" w:cs="Arial"/>
        </w:rPr>
      </w:pPr>
      <w:r w:rsidRPr="00A27FCD">
        <w:rPr>
          <w:rFonts w:ascii="Arial" w:hAnsi="Arial" w:cs="Arial"/>
          <w:spacing w:val="-9"/>
        </w:rPr>
        <w:t>Để xác định các giao thức xác thực được cho phép bởi máy khách hoặc cơ sở dữ liệu, người quản trị cơ sở dữ liệu có thể thiết lập một cách rõ ràng tham số SQLNET.ALLOWED_LOGON_VERSION trong tệp sqlnet.ora của máy chủ. Mỗi lần thử kết nối được kiểm tra và nếu máy khách hoặc máy chủ không đáp ứng được phiên bản tối thiểu được chỉ định bởi đối tác của nó, xác thực không thành công với một lỗi giao thức xác thực không khớp ORA-28040. Tham số có thể lấy các giá trị 11, 10, 9, hoặc 8. Giá trị mặc định là 8. Các giá trị này đại diện cho các phiên bản máy chủ cơ sở dữ liệu. Oracle đề xuất giá trị 11 để bảo vệ mạnh nhất. Tuy nhiên, lưu ý rằng nếu bạn đặt SQLNET.ALLOWED_LOGON_VERSION thành 11, thì các ứng dụng khách trước của Oracle Database Release 11.1 hoặc các máy khách mỏng JDBC không thể xác thực với cơ sở dữ liệu Oracle bằng cách sử dụng xác thực dựa trên mật khẩu.</w:t>
      </w:r>
    </w:p>
    <w:p w14:paraId="73121810" w14:textId="2FA9042F" w:rsidR="008C539B" w:rsidRPr="00A27FCD" w:rsidRDefault="00A62FD4">
      <w:pPr>
        <w:pStyle w:val="BodyText"/>
        <w:spacing w:before="118" w:line="232" w:lineRule="auto"/>
        <w:ind w:left="1660" w:right="747"/>
        <w:rPr>
          <w:rFonts w:ascii="Arial" w:hAnsi="Arial" w:cs="Arial"/>
        </w:rPr>
      </w:pPr>
      <w:r w:rsidRPr="00A27FCD">
        <w:rPr>
          <w:rFonts w:ascii="Arial" w:hAnsi="Arial" w:cs="Arial"/>
        </w:rPr>
        <w:t>Để tăng cường bảo mật khi sử dụng xác thực cơ sở dữ liệu, Oracle khuyên bạn nên sử dụng quản lý mật khẩu, bao gồm khóa tài khoản, mật khẩu và thời gian hết hạn, lịch sử mật khẩu và xác minh phức tạp mật khẩu. Xem "Sử dụng Chính sách quản lý mật khẩu" trên trang 3-3 để biết thêm thông tin về quản lý mật khẩu.</w:t>
      </w:r>
    </w:p>
    <w:p w14:paraId="18320285" w14:textId="77777777" w:rsidR="008C539B" w:rsidRPr="00A27FCD" w:rsidRDefault="008C539B">
      <w:pPr>
        <w:pStyle w:val="BodyText"/>
        <w:spacing w:before="3"/>
        <w:rPr>
          <w:rFonts w:ascii="Arial" w:hAnsi="Arial" w:cs="Arial"/>
          <w:sz w:val="25"/>
        </w:rPr>
      </w:pPr>
    </w:p>
    <w:p w14:paraId="51976096" w14:textId="07AEE0A5" w:rsidR="008C539B" w:rsidRPr="00A27FCD" w:rsidRDefault="00A62FD4">
      <w:pPr>
        <w:pStyle w:val="Heading4"/>
        <w:ind w:left="100"/>
      </w:pPr>
      <w:bookmarkStart w:id="313" w:name="Advantages_of_Database_Authentication"/>
      <w:bookmarkStart w:id="314" w:name="_bookmark345"/>
      <w:bookmarkEnd w:id="313"/>
      <w:bookmarkEnd w:id="314"/>
      <w:r w:rsidRPr="00A27FCD">
        <w:t>Ưu điểm của xác thực cơ sở dữ liệu</w:t>
      </w:r>
    </w:p>
    <w:p w14:paraId="37614424" w14:textId="437AC900" w:rsidR="008C539B" w:rsidRPr="00A27FCD" w:rsidRDefault="00A62FD4">
      <w:pPr>
        <w:pStyle w:val="BodyText"/>
        <w:spacing w:before="75"/>
        <w:ind w:left="1660"/>
        <w:rPr>
          <w:rFonts w:ascii="Arial" w:hAnsi="Arial" w:cs="Arial"/>
        </w:rPr>
      </w:pPr>
      <w:r w:rsidRPr="00A27FCD">
        <w:rPr>
          <w:rFonts w:ascii="Arial" w:hAnsi="Arial" w:cs="Arial"/>
        </w:rPr>
        <w:t>Các ưu điểm của xác thực cơ sở dữ liệu như sau:</w:t>
      </w:r>
    </w:p>
    <w:p w14:paraId="297FF744" w14:textId="2974324A"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A62FD4" w:rsidRPr="00A27FCD">
        <w:rPr>
          <w:rFonts w:ascii="Arial" w:hAnsi="Arial" w:cs="Arial"/>
        </w:rPr>
        <w:t>Tài khoản người dùng và tất cả xác thực được kiểm soát bởi cơ sở dữ liệu. Không có sự phụ thuộc vào bất cứ thứ gì bên ngoài cơ sở dữ liệu.</w:t>
      </w:r>
    </w:p>
    <w:p w14:paraId="2D3DAB8B" w14:textId="77777777" w:rsidR="008C539B" w:rsidRPr="00A27FCD" w:rsidRDefault="008C539B">
      <w:pPr>
        <w:spacing w:line="232" w:lineRule="auto"/>
        <w:rPr>
          <w:rFonts w:ascii="Arial" w:hAnsi="Arial" w:cs="Arial"/>
        </w:rPr>
        <w:sectPr w:rsidR="008C539B" w:rsidRPr="00A27FCD">
          <w:headerReference w:type="even" r:id="rId71"/>
          <w:headerReference w:type="default" r:id="rId72"/>
          <w:pgSz w:w="12240" w:h="15840"/>
          <w:pgMar w:top="840" w:right="1060" w:bottom="860" w:left="1100" w:header="549" w:footer="663" w:gutter="0"/>
          <w:cols w:space="720"/>
        </w:sectPr>
      </w:pPr>
    </w:p>
    <w:p w14:paraId="31EAC40C" w14:textId="77777777" w:rsidR="008C539B" w:rsidRPr="00A27FCD" w:rsidRDefault="008C539B">
      <w:pPr>
        <w:pStyle w:val="BodyText"/>
        <w:spacing w:before="5"/>
        <w:rPr>
          <w:rFonts w:ascii="Arial" w:hAnsi="Arial" w:cs="Arial"/>
          <w:sz w:val="25"/>
        </w:rPr>
      </w:pPr>
    </w:p>
    <w:p w14:paraId="01546889" w14:textId="77777777" w:rsidR="00A62FD4"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Cơ sở dữ liệu Oracle cung cấp các tính năng quản lý mật khẩu mạnh mẽ để tăng cường bảo mật khi sử dụng xác thực cơ sở dữ liệu.</w:t>
      </w:r>
    </w:p>
    <w:p w14:paraId="57D6F8F4" w14:textId="7169BDAD" w:rsidR="008C539B"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Việc quản trị dễ dàng hơn khi có cộng đồng người dùng nhỏ.</w:t>
      </w:r>
    </w:p>
    <w:p w14:paraId="6D199522" w14:textId="77777777" w:rsidR="008C539B" w:rsidRPr="00A27FCD" w:rsidRDefault="008C539B">
      <w:pPr>
        <w:pStyle w:val="BodyText"/>
        <w:spacing w:before="6"/>
        <w:rPr>
          <w:rFonts w:ascii="Arial" w:hAnsi="Arial" w:cs="Arial"/>
          <w:sz w:val="25"/>
        </w:rPr>
      </w:pPr>
    </w:p>
    <w:p w14:paraId="097B3A28" w14:textId="440354EC" w:rsidR="008C539B" w:rsidRPr="00A27FCD" w:rsidRDefault="00A62FD4">
      <w:pPr>
        <w:pStyle w:val="Heading4"/>
      </w:pPr>
      <w:bookmarkStart w:id="315" w:name="Creating_a_User_Who_Is_Authenticated_by_"/>
      <w:bookmarkStart w:id="316" w:name="_bookmark347"/>
      <w:bookmarkEnd w:id="315"/>
      <w:bookmarkEnd w:id="316"/>
      <w:r w:rsidRPr="00A27FCD">
        <w:t>Tạo một người dùng được xác thực bởi cơ sở dữ liệu</w:t>
      </w:r>
    </w:p>
    <w:p w14:paraId="5772CD4C" w14:textId="38C9E102" w:rsidR="008C539B" w:rsidRPr="00A27FCD" w:rsidRDefault="00A62FD4">
      <w:pPr>
        <w:pStyle w:val="BodyText"/>
        <w:spacing w:before="82" w:line="230" w:lineRule="auto"/>
        <w:ind w:left="2259"/>
        <w:rPr>
          <w:rFonts w:ascii="Arial" w:hAnsi="Arial" w:cs="Arial"/>
        </w:rPr>
      </w:pPr>
      <w:r w:rsidRPr="00A27FCD">
        <w:rPr>
          <w:rFonts w:ascii="Arial" w:hAnsi="Arial" w:cs="Arial"/>
        </w:rPr>
        <w:t>Câu lệnh SQL sau tạo ra một người dùng được xác định và xác thực bởi Cơ sở dữ liệu Oracle. Người dùng sebastian phải chỉ định mật khẩu được gán bất cứ khi nào anh ta kết nối với Cơ sở dữ liệu Oracle.</w:t>
      </w:r>
    </w:p>
    <w:p w14:paraId="6A3AC25C" w14:textId="77777777" w:rsidR="008C539B" w:rsidRPr="00A27FCD" w:rsidRDefault="00C12992">
      <w:pPr>
        <w:spacing w:before="142"/>
        <w:ind w:left="2260"/>
        <w:rPr>
          <w:rFonts w:ascii="Arial" w:hAnsi="Arial" w:cs="Arial"/>
          <w:sz w:val="18"/>
        </w:rPr>
      </w:pPr>
      <w:r w:rsidRPr="00A27FCD">
        <w:rPr>
          <w:rFonts w:ascii="Arial" w:hAnsi="Arial" w:cs="Arial"/>
          <w:w w:val="95"/>
          <w:sz w:val="18"/>
        </w:rPr>
        <w:t xml:space="preserve">CREATE USER sebastian IDENTIFIED BY </w:t>
      </w:r>
      <w:r w:rsidRPr="00A27FCD">
        <w:rPr>
          <w:rFonts w:ascii="Arial" w:hAnsi="Arial" w:cs="Arial"/>
          <w:i/>
          <w:w w:val="95"/>
          <w:sz w:val="18"/>
        </w:rPr>
        <w:t>password</w:t>
      </w:r>
      <w:r w:rsidRPr="00A27FCD">
        <w:rPr>
          <w:rFonts w:ascii="Arial" w:hAnsi="Arial" w:cs="Arial"/>
          <w:w w:val="95"/>
          <w:sz w:val="18"/>
        </w:rPr>
        <w:t>;</w:t>
      </w:r>
    </w:p>
    <w:p w14:paraId="6B3F36E2" w14:textId="77777777" w:rsidR="008C539B" w:rsidRPr="00A27FCD" w:rsidRDefault="008C539B">
      <w:pPr>
        <w:pStyle w:val="BodyText"/>
        <w:rPr>
          <w:rFonts w:ascii="Arial" w:hAnsi="Arial" w:cs="Arial"/>
          <w:sz w:val="18"/>
        </w:rPr>
      </w:pPr>
    </w:p>
    <w:p w14:paraId="732978C8" w14:textId="7D7F7551" w:rsidR="008C539B" w:rsidRPr="00A27FCD" w:rsidRDefault="00A62FD4">
      <w:pPr>
        <w:pStyle w:val="Heading3"/>
        <w:spacing w:before="135"/>
      </w:pPr>
      <w:bookmarkStart w:id="317" w:name="Using_the_Operating_System_to_Authentica"/>
      <w:bookmarkStart w:id="318" w:name="_bookmark349"/>
      <w:bookmarkEnd w:id="317"/>
      <w:bookmarkEnd w:id="318"/>
      <w:r w:rsidRPr="00A27FCD">
        <w:t>Sử dụng hệ điều hành để xác thực người dùng</w:t>
      </w:r>
    </w:p>
    <w:p w14:paraId="190B7417" w14:textId="38D24328" w:rsidR="008C539B" w:rsidRPr="00A27FCD" w:rsidRDefault="00A62FD4">
      <w:pPr>
        <w:pStyle w:val="BodyText"/>
        <w:spacing w:before="86" w:line="232" w:lineRule="auto"/>
        <w:ind w:left="2260"/>
        <w:rPr>
          <w:rFonts w:ascii="Arial" w:hAnsi="Arial" w:cs="Arial"/>
        </w:rPr>
      </w:pPr>
      <w:r w:rsidRPr="00A27FCD">
        <w:rPr>
          <w:rFonts w:ascii="Arial" w:hAnsi="Arial" w:cs="Arial"/>
        </w:rPr>
        <w:t>Một số hệ điều hành cho phép Oracle Database sử dụng thông tin mà họ duy trì để xác thực người dùng. Điều này có những lợi ích sau:</w:t>
      </w:r>
    </w:p>
    <w:p w14:paraId="67714B54" w14:textId="0F75CDC3"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Sau khi được xác thực bởi hệ điều hành, người dùng có thể kết nối với cơ sở dữ liệu Oracle thuận tiện hơn mà không cần chỉ định tên người dùng hoặc mật khẩu. Ví dụ, một người dùng được xác thực bởi hệ điều hành có thể gọi SQL * Plus và bỏ qua các lời nhắc tên người dùng và mật khẩu bằng cách nhập lệnh sau tại dòng lệnh:</w:t>
      </w:r>
    </w:p>
    <w:p w14:paraId="0063BF78"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SQLPLUS /</w:t>
      </w:r>
    </w:p>
    <w:p w14:paraId="0DB50BEE" w14:textId="77777777" w:rsidR="008C539B" w:rsidRPr="008A2204" w:rsidRDefault="008C539B">
      <w:pPr>
        <w:pStyle w:val="BodyText"/>
        <w:spacing w:before="2"/>
        <w:rPr>
          <w:rFonts w:ascii="Courier New" w:hAnsi="Courier New" w:cs="Courier New"/>
          <w:sz w:val="18"/>
        </w:rPr>
      </w:pPr>
    </w:p>
    <w:p w14:paraId="759758D0" w14:textId="77777777" w:rsidR="008C539B" w:rsidRPr="008A2204" w:rsidRDefault="00C12992">
      <w:pPr>
        <w:pStyle w:val="BodyText"/>
        <w:ind w:left="2620"/>
        <w:rPr>
          <w:rFonts w:ascii="Courier New" w:hAnsi="Courier New" w:cs="Courier New"/>
        </w:rPr>
      </w:pPr>
      <w:r w:rsidRPr="008A2204">
        <w:rPr>
          <w:rFonts w:ascii="Courier New" w:hAnsi="Courier New" w:cs="Courier New"/>
        </w:rPr>
        <w:t>Within SQL*Plus, you enter:</w:t>
      </w:r>
    </w:p>
    <w:p w14:paraId="4A372A57"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CONNECT /</w:t>
      </w:r>
    </w:p>
    <w:p w14:paraId="4160248C" w14:textId="77777777" w:rsidR="008C539B" w:rsidRPr="00A27FCD" w:rsidRDefault="008C539B">
      <w:pPr>
        <w:pStyle w:val="BodyText"/>
        <w:spacing w:before="9"/>
        <w:rPr>
          <w:rFonts w:ascii="Arial" w:hAnsi="Arial" w:cs="Arial"/>
          <w:sz w:val="18"/>
        </w:rPr>
      </w:pPr>
    </w:p>
    <w:p w14:paraId="2066D9A4" w14:textId="6DB41780" w:rsidR="008C539B" w:rsidRPr="00A27FCD" w:rsidRDefault="00C12992">
      <w:pPr>
        <w:pStyle w:val="BodyText"/>
        <w:spacing w:line="232" w:lineRule="auto"/>
        <w:ind w:left="2620" w:right="295" w:hanging="360"/>
        <w:rPr>
          <w:rFonts w:ascii="Arial" w:hAnsi="Arial" w:cs="Arial"/>
        </w:rPr>
      </w:pPr>
      <w:r w:rsidRPr="00A27FCD">
        <w:rPr>
          <w:rFonts w:ascii="Arial" w:hAnsi="Arial" w:cs="Arial"/>
          <w:sz w:val="10"/>
        </w:rPr>
        <w:t xml:space="preserve">■ </w:t>
      </w:r>
      <w:r w:rsidR="00A62FD4" w:rsidRPr="00A27FCD">
        <w:rPr>
          <w:rFonts w:ascii="Arial" w:hAnsi="Arial" w:cs="Arial"/>
        </w:rPr>
        <w:t>Với quyền kiểm soát xác thực người dùng tập trung trong hệ điều hành, Oracle Database không cần lưu trữ hoặc quản lý mật khẩu người dùng, mặc dù nó vẫn duy trì tên người dùng trong cơ sở dữ liệu.</w:t>
      </w:r>
    </w:p>
    <w:p w14:paraId="24B826B2" w14:textId="3B81E877"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r w:rsidR="00A62FD4" w:rsidRPr="00A27FCD">
        <w:rPr>
          <w:rFonts w:ascii="Arial" w:hAnsi="Arial" w:cs="Arial"/>
        </w:rPr>
        <w:t>Các đường mòn kiểm tra trong cơ sở dữ liệu và hệ điều hành có thể sử dụng cùng tên người dùng.</w:t>
      </w:r>
    </w:p>
    <w:p w14:paraId="47B14465" w14:textId="77905A4A"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Bạn có thể xác thực cả người dùng hệ điều hành và người dùng hệ điều hành không trong cùng một hệ thống. Ví dụ:</w:t>
      </w:r>
    </w:p>
    <w:p w14:paraId="7699A656" w14:textId="79BF6034" w:rsidR="008C539B" w:rsidRPr="00A27FCD" w:rsidRDefault="00C12992">
      <w:pPr>
        <w:pStyle w:val="BodyText"/>
        <w:tabs>
          <w:tab w:val="left" w:pos="2979"/>
        </w:tabs>
        <w:spacing w:before="120" w:line="230" w:lineRule="auto"/>
        <w:ind w:left="2979" w:right="187" w:hanging="360"/>
        <w:rPr>
          <w:rFonts w:ascii="Arial" w:hAnsi="Arial" w:cs="Arial"/>
        </w:rPr>
      </w:pPr>
      <w:r w:rsidRPr="00A27FCD">
        <w:rPr>
          <w:rFonts w:ascii="Arial" w:hAnsi="Arial" w:cs="Arial"/>
          <w:b/>
        </w:rPr>
        <w:t>–</w:t>
      </w:r>
      <w:r w:rsidRPr="00A27FCD">
        <w:rPr>
          <w:rFonts w:ascii="Arial" w:hAnsi="Arial" w:cs="Arial"/>
          <w:b/>
        </w:rPr>
        <w:tab/>
      </w:r>
      <w:r w:rsidR="00A62FD4" w:rsidRPr="00A27FCD">
        <w:rPr>
          <w:rFonts w:ascii="Arial" w:hAnsi="Arial" w:cs="Arial"/>
          <w:b/>
        </w:rPr>
        <w:t>Xác thực người dùng bằng hệ điều hành.</w:t>
      </w:r>
      <w:r w:rsidR="00A62FD4" w:rsidRPr="00A27FCD">
        <w:rPr>
          <w:rFonts w:ascii="Arial" w:hAnsi="Arial" w:cs="Arial"/>
        </w:rPr>
        <w:t xml:space="preserve"> </w:t>
      </w:r>
      <w:r w:rsidR="00A62FD4" w:rsidRPr="00A27FCD">
        <w:rPr>
          <w:rFonts w:ascii="Arial" w:hAnsi="Arial" w:cs="Arial"/>
          <w:spacing w:val="-6"/>
        </w:rPr>
        <w:t>Bạn tạo tài khoản người dùng bằng mệnh đề IDENTIFIED EXTERNALLY của câu lệnh CREATE USER, và sau đó bạn đặt tham số khởi tạo OS_AUTHENT_PREFIX để chỉ định tiền tố mà Oracle Database sử dụng để xác thực người dùng đang cố kết nối với máy chủ.</w:t>
      </w:r>
    </w:p>
    <w:p w14:paraId="7F8F34AA" w14:textId="1E733375" w:rsidR="008C539B" w:rsidRPr="00A27FCD" w:rsidRDefault="00C12992">
      <w:pPr>
        <w:tabs>
          <w:tab w:val="left" w:pos="2979"/>
        </w:tabs>
        <w:spacing w:before="118" w:line="232" w:lineRule="auto"/>
        <w:ind w:left="2980" w:right="323" w:hanging="361"/>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hệ điều hành không hoạt động.</w:t>
      </w:r>
      <w:r w:rsidR="00A62FD4" w:rsidRPr="00A27FCD">
        <w:rPr>
          <w:rFonts w:ascii="Arial" w:hAnsi="Arial" w:cs="Arial"/>
        </w:rPr>
        <w:t xml:space="preserve"> </w:t>
      </w:r>
      <w:r w:rsidR="00A62FD4" w:rsidRPr="00A27FCD">
        <w:rPr>
          <w:rFonts w:ascii="Arial" w:hAnsi="Arial" w:cs="Arial"/>
          <w:sz w:val="20"/>
        </w:rPr>
        <w:t>Đây là những người dùng được chỉ định mật khẩu và được xác thực bởi cơ sở dữ liệu.</w:t>
      </w:r>
    </w:p>
    <w:p w14:paraId="33E44EAD" w14:textId="50FA9E1E" w:rsidR="008C539B" w:rsidRPr="00A27FCD" w:rsidRDefault="00C12992">
      <w:pPr>
        <w:tabs>
          <w:tab w:val="left" w:pos="2979"/>
        </w:tabs>
        <w:spacing w:before="120" w:line="230" w:lineRule="auto"/>
        <w:ind w:left="2979" w:right="336" w:hanging="360"/>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Cơ sở dữ liệu Oracle Enterprise Enterprise Security.</w:t>
      </w:r>
      <w:r w:rsidR="00A62FD4" w:rsidRPr="00A27FCD">
        <w:rPr>
          <w:rFonts w:ascii="Arial" w:hAnsi="Arial" w:cs="Arial"/>
        </w:rPr>
        <w:t xml:space="preserve"> </w:t>
      </w:r>
      <w:r w:rsidR="00A62FD4" w:rsidRPr="00A27FCD">
        <w:rPr>
          <w:rFonts w:ascii="Arial" w:hAnsi="Arial" w:cs="Arial"/>
          <w:sz w:val="20"/>
        </w:rPr>
        <w:t>Các tài khoản người dùng này được tạo bằng cách sử dụng mệnh đề GLOBALLY IDENTIFIED của câu lệnh CREATE USER, và sau đó được xác thực bởi Oracle Internet Directory (OID) hiện có trong cùng một cơ sở dữ liệu.</w:t>
      </w:r>
    </w:p>
    <w:p w14:paraId="58AB127F" w14:textId="5E75CAF5" w:rsidR="008C539B" w:rsidRPr="00A27FCD" w:rsidRDefault="00A62FD4">
      <w:pPr>
        <w:pStyle w:val="BodyText"/>
        <w:spacing w:before="116" w:line="232" w:lineRule="auto"/>
        <w:ind w:left="2260"/>
        <w:rPr>
          <w:rFonts w:ascii="Arial" w:hAnsi="Arial" w:cs="Arial"/>
        </w:rPr>
      </w:pPr>
      <w:r w:rsidRPr="00A27FCD">
        <w:rPr>
          <w:rFonts w:ascii="Arial" w:hAnsi="Arial" w:cs="Arial"/>
        </w:rPr>
        <w:t>Tuy nhiên, bạn nên lưu ý những hạn chế sau đây khi sử dụng hệ điều hành để xác thực người dùng:</w:t>
      </w:r>
    </w:p>
    <w:p w14:paraId="0A43C1EF" w14:textId="6211F3A6" w:rsidR="008C539B" w:rsidRPr="00A27FCD" w:rsidRDefault="00C12992" w:rsidP="00A62FD4">
      <w:pPr>
        <w:pStyle w:val="BodyText"/>
        <w:spacing w:before="118"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Người dùng phải có tài khoản hệ điều hành trên máy tính phải được truy cập. Không phải tất cả người dùng đều có tài khoản hệ điều hành, đặc biệtngười dùng không quản trị.</w:t>
      </w:r>
    </w:p>
    <w:p w14:paraId="451F2034" w14:textId="7D1ADBCB" w:rsidR="008C539B" w:rsidRPr="00A27FCD" w:rsidRDefault="00C12992" w:rsidP="00A62FD4">
      <w:pPr>
        <w:pStyle w:val="BodyText"/>
        <w:spacing w:before="117" w:line="232" w:lineRule="auto"/>
        <w:ind w:left="2620" w:right="252" w:hanging="360"/>
        <w:rPr>
          <w:rFonts w:ascii="Arial" w:hAnsi="Arial" w:cs="Arial"/>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A62FD4" w:rsidRPr="00A27FCD">
        <w:rPr>
          <w:rFonts w:ascii="Arial" w:hAnsi="Arial" w:cs="Arial"/>
        </w:rPr>
        <w:t>Nếu người dùng đã đăng nhập bằng cách sử dụng phương pháp này và bước ra khỏi thiết bị đầu cuối, người dùng khác có thể dễ dàng đăng nhập vì người dùng này không cần bất kỳ mật khẩu hoặc thông tin đăng nhập nào. Điều này có thể gây ra một vấn đề an ninh nghiêm trọng.</w:t>
      </w:r>
    </w:p>
    <w:p w14:paraId="562338AA" w14:textId="77777777" w:rsidR="008C539B" w:rsidRPr="00A27FCD" w:rsidRDefault="008C539B">
      <w:pPr>
        <w:pStyle w:val="BodyText"/>
        <w:spacing w:before="5"/>
        <w:rPr>
          <w:rFonts w:ascii="Arial" w:hAnsi="Arial" w:cs="Arial"/>
          <w:sz w:val="25"/>
        </w:rPr>
      </w:pPr>
    </w:p>
    <w:p w14:paraId="2041C06E" w14:textId="79663933" w:rsidR="008C539B" w:rsidRPr="00A27FCD" w:rsidRDefault="00C12992">
      <w:pPr>
        <w:pStyle w:val="BodyText"/>
        <w:spacing w:before="99" w:line="232" w:lineRule="auto"/>
        <w:ind w:left="2020" w:right="700" w:hanging="360"/>
        <w:rPr>
          <w:rFonts w:ascii="Arial" w:hAnsi="Arial" w:cs="Arial"/>
        </w:rPr>
      </w:pPr>
      <w:r w:rsidRPr="00A27FCD">
        <w:rPr>
          <w:rFonts w:ascii="Arial" w:hAnsi="Arial" w:cs="Arial"/>
          <w:sz w:val="10"/>
        </w:rPr>
        <w:t xml:space="preserve">■ </w:t>
      </w:r>
      <w:r w:rsidR="00A62FD4" w:rsidRPr="00A27FCD">
        <w:rPr>
          <w:rFonts w:ascii="Arial" w:hAnsi="Arial" w:cs="Arial"/>
        </w:rPr>
        <w:t>Khi một hệ điều hành được sử dụng để xác thực người dùng cơ sở dữ liệu, việc quản lý các môi trường cơ sở dữ liệu phân tán và các liên kết cơ sở dữ liệu đòi hỏi sự chăm sóc đặc biệt. Các liên kết cơ sở dữ liệu được xác thực bởi hệ điều hành có thể gây ra một điểm yếu bảo mật. Vì lý do này, Oracle khuyên bạn không nên sử dụng chúng.</w:t>
      </w:r>
    </w:p>
    <w:p w14:paraId="157FFA4E" w14:textId="77777777" w:rsidR="008C539B" w:rsidRPr="00A27FCD" w:rsidRDefault="008C539B">
      <w:pPr>
        <w:pStyle w:val="BodyText"/>
        <w:spacing w:before="6"/>
        <w:rPr>
          <w:rFonts w:ascii="Arial" w:hAnsi="Arial" w:cs="Arial"/>
          <w:sz w:val="17"/>
        </w:rPr>
      </w:pPr>
    </w:p>
    <w:p w14:paraId="69B23A9B" w14:textId="533E2255" w:rsidR="008C539B" w:rsidRPr="00A27FCD" w:rsidRDefault="00A62FD4">
      <w:pPr>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757F35F4" w14:textId="1F027109" w:rsidR="008C539B" w:rsidRPr="00A27FCD" w:rsidRDefault="00C12992">
      <w:pPr>
        <w:spacing w:before="133" w:line="232" w:lineRule="auto"/>
        <w:ind w:left="2739" w:right="1889"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Administrator's Guide </w:t>
      </w:r>
      <w:r w:rsidR="009F328B" w:rsidRPr="00A27FCD">
        <w:rPr>
          <w:rFonts w:ascii="Arial" w:hAnsi="Arial" w:cs="Arial"/>
          <w:sz w:val="20"/>
        </w:rPr>
        <w:t>để biết thêm thông tin về xác thực, hệ điều hành, các khái niệm cơ sở dữ liệu phân tán và quản lý dữ liệu phân tán</w:t>
      </w:r>
    </w:p>
    <w:p w14:paraId="2C45D631" w14:textId="524A8B66" w:rsidR="008C539B" w:rsidRPr="00A27FCD" w:rsidRDefault="00C12992">
      <w:pPr>
        <w:pStyle w:val="BodyText"/>
        <w:spacing w:before="117" w:line="232" w:lineRule="auto"/>
        <w:ind w:left="2739" w:right="1960" w:hanging="360"/>
        <w:rPr>
          <w:rFonts w:ascii="Arial" w:hAnsi="Arial" w:cs="Arial"/>
        </w:rPr>
      </w:pPr>
      <w:r w:rsidRPr="00A27FCD">
        <w:rPr>
          <w:rFonts w:ascii="Arial" w:hAnsi="Arial" w:cs="Arial"/>
          <w:sz w:val="10"/>
        </w:rPr>
        <w:t xml:space="preserve">■ </w:t>
      </w:r>
      <w:r w:rsidRPr="00A27FCD">
        <w:rPr>
          <w:rFonts w:ascii="Arial" w:hAnsi="Arial" w:cs="Arial"/>
        </w:rPr>
        <w:t xml:space="preserve">Operating system-specific documentation by Oracle Database </w:t>
      </w:r>
      <w:r w:rsidR="009F328B" w:rsidRPr="00A27FCD">
        <w:rPr>
          <w:rFonts w:ascii="Arial" w:hAnsi="Arial" w:cs="Arial"/>
        </w:rPr>
        <w:t>để biết thêm thông tin về xác thực bằng cách sử dụng hệ điều hành của bạn</w:t>
      </w:r>
    </w:p>
    <w:p w14:paraId="0E36D5B8" w14:textId="77777777" w:rsidR="008C539B" w:rsidRPr="00A27FCD" w:rsidRDefault="008C539B">
      <w:pPr>
        <w:pStyle w:val="BodyText"/>
        <w:spacing w:before="12"/>
        <w:rPr>
          <w:rFonts w:ascii="Arial" w:hAnsi="Arial" w:cs="Arial"/>
          <w:sz w:val="22"/>
        </w:rPr>
      </w:pPr>
    </w:p>
    <w:p w14:paraId="68B1A4FF" w14:textId="3D8D9C75" w:rsidR="008C539B" w:rsidRPr="00A27FCD" w:rsidRDefault="009F328B">
      <w:pPr>
        <w:pStyle w:val="Heading3"/>
        <w:ind w:left="100"/>
      </w:pPr>
      <w:bookmarkStart w:id="319" w:name="Using_the_Network_to_Authenticate_Users"/>
      <w:bookmarkStart w:id="320" w:name="_bookmark356"/>
      <w:bookmarkEnd w:id="319"/>
      <w:bookmarkEnd w:id="320"/>
      <w:r w:rsidRPr="00A27FCD">
        <w:t>Sử dụng mạng để xác thực người dùng</w:t>
      </w:r>
    </w:p>
    <w:p w14:paraId="0213AA79" w14:textId="14EDE39C" w:rsidR="008C539B" w:rsidRPr="00A27FCD" w:rsidRDefault="009F328B">
      <w:pPr>
        <w:pStyle w:val="BodyText"/>
        <w:spacing w:before="85" w:line="232" w:lineRule="auto"/>
        <w:ind w:left="1660" w:right="1457"/>
        <w:rPr>
          <w:rFonts w:ascii="Arial" w:hAnsi="Arial" w:cs="Arial"/>
        </w:rPr>
      </w:pPr>
      <w:r w:rsidRPr="00A27FCD">
        <w:rPr>
          <w:rFonts w:ascii="Arial" w:hAnsi="Arial" w:cs="Arial"/>
        </w:rPr>
        <w:t>Bạn có thể xác thực người dùng qua mạng bằng cách sử dụng Lớp cổng bảo mật với các dịch vụ của bên thứ ba.</w:t>
      </w:r>
    </w:p>
    <w:p w14:paraId="477FA3A5" w14:textId="65894DB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57" w:history="1">
        <w:r w:rsidR="009F328B" w:rsidRPr="00A27FCD">
          <w:rPr>
            <w:rFonts w:ascii="Arial" w:hAnsi="Arial" w:cs="Arial"/>
            <w:color w:val="0000CC"/>
          </w:rPr>
          <w:t>Xác thực bằng cách sử dụng Lớp cổng bảo mật</w:t>
        </w:r>
        <w:r w:rsidRPr="00A27FCD">
          <w:rPr>
            <w:rFonts w:ascii="Arial" w:hAnsi="Arial" w:cs="Arial"/>
            <w:color w:val="0000CC"/>
          </w:rPr>
          <w:t xml:space="preserve"> </w:t>
        </w:r>
      </w:hyperlink>
    </w:p>
    <w:p w14:paraId="06B5D9EC" w14:textId="267EB24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61" w:history="1">
        <w:r w:rsidR="009F328B" w:rsidRPr="00A27FCD">
          <w:rPr>
            <w:rFonts w:ascii="Arial" w:hAnsi="Arial" w:cs="Arial"/>
            <w:color w:val="0000CC"/>
          </w:rPr>
          <w:t>Xác thực bằng cách sử dụng dịch vụ của bên thứ ba</w:t>
        </w:r>
      </w:hyperlink>
    </w:p>
    <w:p w14:paraId="0975E936" w14:textId="77777777" w:rsidR="008C539B" w:rsidRPr="00A27FCD" w:rsidRDefault="008C539B">
      <w:pPr>
        <w:pStyle w:val="BodyText"/>
        <w:spacing w:before="6"/>
        <w:rPr>
          <w:rFonts w:ascii="Arial" w:hAnsi="Arial" w:cs="Arial"/>
          <w:sz w:val="25"/>
        </w:rPr>
      </w:pPr>
    </w:p>
    <w:p w14:paraId="0B80721F" w14:textId="65F7C5E7" w:rsidR="008C539B" w:rsidRPr="00A27FCD" w:rsidRDefault="009F328B">
      <w:pPr>
        <w:pStyle w:val="Heading4"/>
        <w:ind w:left="100"/>
      </w:pPr>
      <w:bookmarkStart w:id="321" w:name="Authentication_Using_Secure_Sockets_Laye"/>
      <w:bookmarkStart w:id="322" w:name="_bookmark357"/>
      <w:bookmarkEnd w:id="321"/>
      <w:bookmarkEnd w:id="322"/>
      <w:r w:rsidRPr="00A27FCD">
        <w:t>Xác thực bằng cách sử dụng Lớp cổng bảo mật</w:t>
      </w:r>
    </w:p>
    <w:p w14:paraId="59A6B6E6" w14:textId="223B7B1C" w:rsidR="008C539B" w:rsidRPr="00A27FCD" w:rsidRDefault="009F328B">
      <w:pPr>
        <w:pStyle w:val="BodyText"/>
        <w:spacing w:before="80" w:line="232" w:lineRule="auto"/>
        <w:ind w:left="1659" w:right="700"/>
        <w:rPr>
          <w:rFonts w:ascii="Arial" w:hAnsi="Arial" w:cs="Arial"/>
        </w:rPr>
      </w:pPr>
      <w:r w:rsidRPr="00A27FCD">
        <w:rPr>
          <w:rFonts w:ascii="Arial" w:hAnsi="Arial" w:cs="Arial"/>
        </w:rPr>
        <w:t>Giao thức Lớp cổng bảo mật (SSL) là giao thức lớp ứng dụng. Bạn có thể sử dụng nó để xác thực người dùng vào cơ sở dữ liệu và nó độc lập với quản lý người dùng toàn cầu trong Oracle Internet Directory. Tức là, người dùng có thể sử dụng SSL để xác thực cơ sở dữ liệu mà không cần máy chủ thư mục.</w:t>
      </w:r>
    </w:p>
    <w:p w14:paraId="6BC372C3" w14:textId="1C04CB22" w:rsidR="008C539B" w:rsidRPr="00A27FCD" w:rsidRDefault="00C12992">
      <w:pPr>
        <w:spacing w:before="116" w:line="232" w:lineRule="auto"/>
        <w:ind w:left="1660" w:right="848"/>
        <w:rPr>
          <w:rFonts w:ascii="Arial" w:hAnsi="Arial" w:cs="Arial"/>
          <w:sz w:val="20"/>
        </w:rPr>
      </w:pPr>
      <w:r w:rsidRPr="00A27FCD">
        <w:rPr>
          <w:rFonts w:ascii="Arial" w:hAnsi="Arial" w:cs="Arial"/>
          <w:sz w:val="20"/>
        </w:rPr>
        <w:t xml:space="preserve">See </w:t>
      </w:r>
      <w:r w:rsidRPr="00A27FCD">
        <w:rPr>
          <w:rFonts w:ascii="Arial" w:hAnsi="Arial" w:cs="Arial"/>
          <w:i/>
          <w:sz w:val="20"/>
        </w:rPr>
        <w:t xml:space="preserve">Oracle Database Advanced Security Administrator's Guide </w:t>
      </w:r>
      <w:r w:rsidR="009F328B" w:rsidRPr="00A27FCD">
        <w:rPr>
          <w:rFonts w:ascii="Arial" w:hAnsi="Arial" w:cs="Arial"/>
          <w:sz w:val="20"/>
        </w:rPr>
        <w:t>để được hướng dẫn về cách định cấu hình SSL.</w:t>
      </w:r>
    </w:p>
    <w:p w14:paraId="4416A18B" w14:textId="77777777" w:rsidR="008C539B" w:rsidRPr="00A27FCD" w:rsidRDefault="008C539B">
      <w:pPr>
        <w:pStyle w:val="BodyText"/>
        <w:spacing w:before="6"/>
        <w:rPr>
          <w:rFonts w:ascii="Arial" w:hAnsi="Arial" w:cs="Arial"/>
          <w:sz w:val="25"/>
        </w:rPr>
      </w:pPr>
    </w:p>
    <w:p w14:paraId="33403155" w14:textId="5C03F5E7" w:rsidR="008C539B" w:rsidRPr="00A27FCD" w:rsidRDefault="009F328B">
      <w:pPr>
        <w:pStyle w:val="Heading4"/>
        <w:spacing w:before="1"/>
        <w:ind w:left="100"/>
      </w:pPr>
      <w:bookmarkStart w:id="323" w:name="Authentication_Using_Third-Party_Service"/>
      <w:bookmarkStart w:id="324" w:name="_bookmark361"/>
      <w:bookmarkEnd w:id="323"/>
      <w:bookmarkEnd w:id="324"/>
      <w:r w:rsidRPr="00A27FCD">
        <w:t>Xác thực bằng cách sử dụng dịch vụ của bên thứ ba</w:t>
      </w:r>
    </w:p>
    <w:p w14:paraId="40B14991" w14:textId="026D5905" w:rsidR="008C539B" w:rsidRPr="00A27FCD" w:rsidRDefault="009F328B">
      <w:pPr>
        <w:pStyle w:val="BodyText"/>
        <w:spacing w:before="80" w:line="232" w:lineRule="auto"/>
        <w:ind w:left="1659" w:right="745"/>
        <w:rPr>
          <w:rFonts w:ascii="Arial" w:hAnsi="Arial" w:cs="Arial"/>
        </w:rPr>
      </w:pPr>
      <w:r w:rsidRPr="00A27FCD">
        <w:rPr>
          <w:rFonts w:ascii="Arial" w:hAnsi="Arial" w:cs="Arial"/>
        </w:rPr>
        <w:t>Bạn cần sử dụng các dịch vụ xác thực mạng của bên thứ ba nếu bạn muốn xác thực người dùng cơ sở dữ liệu Oracle qua mạng. Ví dụ nổi bật bao gồm Kerberos, PKI (cơ sở hạ tầng khóa công khai), RADIUS (Dịch vụ người dùng quay số xác thực từ xa) và các dịch vụ dựa trên thư mục, như được mô tả trong các phần sau.</w:t>
      </w:r>
    </w:p>
    <w:p w14:paraId="6C6028A6" w14:textId="1916C048" w:rsidR="008C539B" w:rsidRPr="00A27FCD" w:rsidRDefault="009F328B">
      <w:pPr>
        <w:pStyle w:val="BodyText"/>
        <w:spacing w:before="116" w:line="232" w:lineRule="auto"/>
        <w:ind w:left="1660" w:right="848"/>
        <w:rPr>
          <w:rFonts w:ascii="Arial" w:hAnsi="Arial" w:cs="Arial"/>
        </w:rPr>
      </w:pPr>
      <w:r w:rsidRPr="00A27FCD">
        <w:rPr>
          <w:rFonts w:ascii="Arial" w:hAnsi="Arial" w:cs="Arial"/>
        </w:rPr>
        <w:t>Nếu các dịch vụ xác thực mạng có sẵn cho bạn, thì cơ sở dữ liệu Oracle có thể chấp nhận xác thực từ dịch vụ mạng. Nếu bạn sử dụng dịch vụ xác thực mạng, thì một số cân nhắc đặc biệt phát sinh đối với vai trò mạng và liên kết cơ sở dữ liệu.</w:t>
      </w:r>
    </w:p>
    <w:p w14:paraId="40045480" w14:textId="77777777" w:rsidR="008C539B" w:rsidRPr="00A27FCD" w:rsidRDefault="008D1AB8">
      <w:pPr>
        <w:pStyle w:val="BodyText"/>
        <w:spacing w:before="1"/>
        <w:rPr>
          <w:rFonts w:ascii="Arial" w:hAnsi="Arial" w:cs="Arial"/>
          <w:sz w:val="18"/>
        </w:rPr>
      </w:pPr>
      <w:r>
        <w:rPr>
          <w:rFonts w:ascii="Arial" w:hAnsi="Arial" w:cs="Arial"/>
        </w:rPr>
        <w:pict w14:anchorId="5BAED69A">
          <v:group id="_x0000_s1532" style="position:absolute;margin-left:174pt;margin-top:13.25pt;width:312pt;height:2.5pt;z-index:2392;mso-wrap-distance-left:0;mso-wrap-distance-right:0;mso-position-horizontal-relative:page" coordorigin="3480,265" coordsize="6240,50">
            <v:line id="_x0000_s1534" style="position:absolute" from="3480,267" to="9720,267" strokeweight=".24pt"/>
            <v:line id="_x0000_s1533" style="position:absolute" from="3480,312" to="9720,312" strokeweight=".24pt"/>
            <w10:wrap type="topAndBottom" anchorx="page"/>
          </v:group>
        </w:pict>
      </w:r>
    </w:p>
    <w:p w14:paraId="012A976F" w14:textId="78B30429" w:rsidR="008C539B" w:rsidRPr="00A27FCD" w:rsidRDefault="009F328B">
      <w:pPr>
        <w:pStyle w:val="BodyText"/>
        <w:spacing w:before="26" w:after="105" w:line="232" w:lineRule="auto"/>
        <w:ind w:left="2380" w:right="155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Để sử dụng dịch vụ xác thực mạng với Oracle Database, bạn cần Oracle Database Enterprise Edition với tùy chọn Oracle Database Advanced Security.</w:t>
      </w:r>
    </w:p>
    <w:p w14:paraId="5A002423" w14:textId="09F40EE3" w:rsidR="008C539B" w:rsidRPr="00A27FCD"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07DAC1FD">
          <v:group id="_x0000_s1529" style="width:312pt;height:2.5pt;mso-position-horizontal-relative:char;mso-position-vertical-relative:line" coordsize="6240,50">
            <v:line id="_x0000_s1531" style="position:absolute" from="0,2" to="6240,2" strokeweight=".24pt"/>
            <v:line id="_x0000_s1530" style="position:absolute" from="0,47" to="6240,47" strokeweight=".24pt"/>
            <w10:anchorlock/>
          </v:group>
        </w:pict>
      </w:r>
    </w:p>
    <w:p w14:paraId="52773000" w14:textId="77777777" w:rsidR="008C539B" w:rsidRPr="00A27FCD" w:rsidRDefault="008C539B">
      <w:pPr>
        <w:pStyle w:val="BodyText"/>
        <w:spacing w:before="5"/>
        <w:rPr>
          <w:rFonts w:ascii="Arial" w:hAnsi="Arial" w:cs="Arial"/>
          <w:sz w:val="24"/>
        </w:rPr>
      </w:pPr>
    </w:p>
    <w:p w14:paraId="41795AC6" w14:textId="5AC35F64" w:rsidR="008C539B" w:rsidRPr="00A27FCD" w:rsidRDefault="009F328B">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Advanced Security Administrator's Guide </w:t>
      </w:r>
      <w:r w:rsidRPr="00A27FCD">
        <w:rPr>
          <w:rFonts w:ascii="Arial" w:hAnsi="Arial" w:cs="Arial"/>
          <w:sz w:val="20"/>
        </w:rPr>
        <w:t>để biết thông tin về Oracle Enterprise Edition với tùy chọn Oracle Database Advanced Security</w:t>
      </w:r>
    </w:p>
    <w:p w14:paraId="679C318C" w14:textId="77777777" w:rsidR="008C539B" w:rsidRPr="00A27FCD" w:rsidRDefault="008C539B">
      <w:pPr>
        <w:pStyle w:val="BodyText"/>
        <w:spacing w:before="6"/>
        <w:rPr>
          <w:rFonts w:ascii="Arial" w:hAnsi="Arial" w:cs="Arial"/>
          <w:sz w:val="12"/>
        </w:rPr>
      </w:pPr>
    </w:p>
    <w:p w14:paraId="6E25BCF8" w14:textId="0D388CB0" w:rsidR="008C539B" w:rsidRPr="00A27FCD" w:rsidRDefault="009F328B">
      <w:pPr>
        <w:pStyle w:val="Heading7"/>
        <w:spacing w:before="104"/>
        <w:rPr>
          <w:rFonts w:ascii="Arial" w:hAnsi="Arial" w:cs="Arial"/>
        </w:rPr>
      </w:pPr>
      <w:r w:rsidRPr="00A27FCD">
        <w:rPr>
          <w:rFonts w:ascii="Arial" w:hAnsi="Arial" w:cs="Arial"/>
        </w:rPr>
        <w:t>Xác thực bằng Kerberos</w:t>
      </w:r>
    </w:p>
    <w:p w14:paraId="38CF72A0" w14:textId="2F6D759E" w:rsidR="008C539B" w:rsidRPr="00A27FCD" w:rsidRDefault="009F328B">
      <w:pPr>
        <w:pStyle w:val="BodyText"/>
        <w:spacing w:before="51" w:line="232" w:lineRule="auto"/>
        <w:ind w:left="1659" w:right="700"/>
        <w:rPr>
          <w:rFonts w:ascii="Arial" w:hAnsi="Arial" w:cs="Arial"/>
        </w:rPr>
      </w:pPr>
      <w:r w:rsidRPr="00A27FCD">
        <w:rPr>
          <w:rFonts w:ascii="Arial" w:hAnsi="Arial" w:cs="Arial"/>
        </w:rPr>
        <w:t>Kerberos là một hệ thống xác thực của bên thứ ba đáng tin cậy dựa trên các bí mật được chia sẻ. Nó giả định rằng bên thứ ba là an toàn, và cung cấp khả năng đăng nhập một lần, lưu trữ mật khẩu tập trung, xác thực liên kết cơ sở dữ liệu và bảo mật PC nâng cao.</w:t>
      </w:r>
    </w:p>
    <w:p w14:paraId="096D39C6" w14:textId="77777777" w:rsidR="008C539B" w:rsidRPr="00A27FCD" w:rsidRDefault="008C539B">
      <w:pPr>
        <w:spacing w:line="232" w:lineRule="auto"/>
        <w:rPr>
          <w:rFonts w:ascii="Arial" w:hAnsi="Arial" w:cs="Arial"/>
        </w:rPr>
        <w:sectPr w:rsidR="008C539B" w:rsidRPr="00A27FCD">
          <w:headerReference w:type="even" r:id="rId73"/>
          <w:headerReference w:type="default" r:id="rId74"/>
          <w:pgSz w:w="12240" w:h="15840"/>
          <w:pgMar w:top="840" w:right="1060" w:bottom="860" w:left="1100" w:header="549" w:footer="663" w:gutter="0"/>
          <w:cols w:space="720"/>
        </w:sectPr>
      </w:pPr>
    </w:p>
    <w:p w14:paraId="3E4E05A5" w14:textId="77777777" w:rsidR="008C539B" w:rsidRPr="00A27FCD" w:rsidRDefault="008C539B">
      <w:pPr>
        <w:pStyle w:val="BodyText"/>
        <w:spacing w:before="5"/>
        <w:rPr>
          <w:rFonts w:ascii="Arial" w:hAnsi="Arial" w:cs="Arial"/>
          <w:sz w:val="25"/>
        </w:rPr>
      </w:pPr>
    </w:p>
    <w:p w14:paraId="523B64EE" w14:textId="6E172D1E" w:rsidR="008C539B" w:rsidRPr="00A27FCD" w:rsidRDefault="009F328B">
      <w:pPr>
        <w:pStyle w:val="BodyText"/>
        <w:spacing w:before="99" w:line="232" w:lineRule="auto"/>
        <w:ind w:left="2260" w:right="102"/>
        <w:rPr>
          <w:rFonts w:ascii="Arial" w:hAnsi="Arial" w:cs="Arial"/>
        </w:rPr>
      </w:pPr>
      <w:r w:rsidRPr="00A27FCD">
        <w:rPr>
          <w:rFonts w:ascii="Arial" w:hAnsi="Arial" w:cs="Arial"/>
        </w:rPr>
        <w:t>Nó thực hiện điều này thông qua một máy chủ xác thực Kerberos hoặc thông qua Cybersafe Active Trust, một máy chủ xác thực dựa trên Kerberos thương mại.</w:t>
      </w:r>
    </w:p>
    <w:p w14:paraId="4B9BDE12" w14:textId="2697A74E" w:rsidR="008C539B" w:rsidRPr="00A27FCD" w:rsidRDefault="009F328B">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35A329B0" w14:textId="0EF0E5E8" w:rsidR="008C539B" w:rsidRPr="00A27FCD" w:rsidRDefault="009F328B">
      <w:pPr>
        <w:pStyle w:val="BodyText"/>
        <w:spacing w:line="245" w:lineRule="exact"/>
        <w:ind w:left="2979"/>
        <w:rPr>
          <w:rFonts w:ascii="Arial" w:hAnsi="Arial" w:cs="Arial"/>
        </w:rPr>
      </w:pPr>
      <w:r w:rsidRPr="00A27FCD">
        <w:rPr>
          <w:rFonts w:ascii="Arial" w:hAnsi="Arial" w:cs="Arial"/>
        </w:rPr>
        <w:t>để biết thêm thông tin về Kerberos</w:t>
      </w:r>
    </w:p>
    <w:p w14:paraId="4F8313E9" w14:textId="77777777" w:rsidR="008C539B" w:rsidRPr="00A27FCD" w:rsidRDefault="008C539B">
      <w:pPr>
        <w:pStyle w:val="BodyText"/>
        <w:spacing w:before="4"/>
        <w:rPr>
          <w:rFonts w:ascii="Arial" w:hAnsi="Arial" w:cs="Arial"/>
          <w:sz w:val="12"/>
        </w:rPr>
      </w:pPr>
    </w:p>
    <w:p w14:paraId="729FBCB7" w14:textId="73DBC747" w:rsidR="008C539B" w:rsidRPr="00A27FCD" w:rsidRDefault="009F328B">
      <w:pPr>
        <w:pStyle w:val="Heading7"/>
        <w:spacing w:before="104"/>
        <w:ind w:left="2260"/>
        <w:rPr>
          <w:rFonts w:ascii="Arial" w:hAnsi="Arial" w:cs="Arial"/>
        </w:rPr>
      </w:pPr>
      <w:bookmarkStart w:id="325" w:name="_bookmark365"/>
      <w:bookmarkEnd w:id="325"/>
      <w:r w:rsidRPr="00A27FCD">
        <w:rPr>
          <w:rFonts w:ascii="Arial" w:hAnsi="Arial" w:cs="Arial"/>
        </w:rPr>
        <w:t>Xác thực bằng RADIUS</w:t>
      </w:r>
    </w:p>
    <w:p w14:paraId="7517A7F9" w14:textId="62A825E8" w:rsidR="008C539B" w:rsidRPr="00A27FCD" w:rsidRDefault="009F328B">
      <w:pPr>
        <w:pStyle w:val="BodyText"/>
        <w:spacing w:before="51" w:line="232" w:lineRule="auto"/>
        <w:ind w:left="2259" w:right="111"/>
        <w:rPr>
          <w:rFonts w:ascii="Arial" w:hAnsi="Arial" w:cs="Arial"/>
        </w:rPr>
      </w:pPr>
      <w:r w:rsidRPr="00A27FCD">
        <w:rPr>
          <w:rFonts w:ascii="Arial" w:hAnsi="Arial" w:cs="Arial"/>
        </w:rPr>
        <w:t>Cơ sở dữ liệu Oracle hỗ trợ xác thực từ xa của người dùng thông qua Dịch vụ người dùng quay số xác thực từ xa (RADIUS), một giao thức gọn nhẹ tiêu chuẩn được sử dụng để xác thực người dùng, ủy quyền và kế toán. Tính năng này cũng cho phép người dùng sử dụng RSA One-Time Password Specification (OTPS) để xác thực cơ sở dữ liệu Oracle.</w:t>
      </w:r>
    </w:p>
    <w:p w14:paraId="2793E016" w14:textId="77777777" w:rsidR="008C539B" w:rsidRPr="00A27FCD" w:rsidRDefault="008C539B">
      <w:pPr>
        <w:pStyle w:val="BodyText"/>
        <w:spacing w:before="5"/>
        <w:rPr>
          <w:rFonts w:ascii="Arial" w:hAnsi="Arial" w:cs="Arial"/>
          <w:sz w:val="17"/>
        </w:rPr>
      </w:pPr>
    </w:p>
    <w:p w14:paraId="6F0883BB" w14:textId="43838EC6" w:rsidR="008C539B" w:rsidRPr="00A27FCD" w:rsidRDefault="009F328B">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4B291AC" w14:textId="27F6D5CD" w:rsidR="008C539B" w:rsidRPr="00A27FCD" w:rsidRDefault="00C12992">
      <w:pPr>
        <w:spacing w:before="133"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9F328B" w:rsidRPr="00A27FCD">
        <w:rPr>
          <w:rFonts w:ascii="Arial" w:hAnsi="Arial" w:cs="Arial"/>
          <w:sz w:val="20"/>
        </w:rPr>
        <w:t>để biết thông tin về cấu hình RADIUS</w:t>
      </w:r>
    </w:p>
    <w:p w14:paraId="418B4D53" w14:textId="12C87184" w:rsidR="008C539B" w:rsidRPr="00A27FCD" w:rsidRDefault="00C12992">
      <w:pPr>
        <w:pStyle w:val="BodyText"/>
        <w:spacing w:before="112"/>
        <w:ind w:left="2980"/>
        <w:rPr>
          <w:rFonts w:ascii="Arial" w:hAnsi="Arial" w:cs="Arial"/>
        </w:rPr>
      </w:pPr>
      <w:r w:rsidRPr="00A27FCD">
        <w:rPr>
          <w:rFonts w:ascii="Arial" w:hAnsi="Arial" w:cs="Arial"/>
          <w:sz w:val="10"/>
        </w:rPr>
        <w:t xml:space="preserve">■ </w:t>
      </w:r>
      <w:r w:rsidR="009F328B" w:rsidRPr="00A27FCD">
        <w:rPr>
          <w:rFonts w:ascii="Arial" w:hAnsi="Arial" w:cs="Arial"/>
        </w:rPr>
        <w:t>Tài liệu RSA về OTPS</w:t>
      </w:r>
    </w:p>
    <w:p w14:paraId="18223AD4" w14:textId="77777777" w:rsidR="008C539B" w:rsidRPr="00A27FCD" w:rsidRDefault="008C539B">
      <w:pPr>
        <w:pStyle w:val="BodyText"/>
        <w:spacing w:before="6"/>
        <w:rPr>
          <w:rFonts w:ascii="Arial" w:hAnsi="Arial" w:cs="Arial"/>
          <w:sz w:val="12"/>
        </w:rPr>
      </w:pPr>
    </w:p>
    <w:p w14:paraId="74378A0A" w14:textId="0F2F3CF9" w:rsidR="008C539B" w:rsidRPr="00A27FCD" w:rsidRDefault="009F328B">
      <w:pPr>
        <w:pStyle w:val="Heading7"/>
        <w:spacing w:before="104"/>
        <w:ind w:left="2260"/>
        <w:rPr>
          <w:rFonts w:ascii="Arial" w:hAnsi="Arial" w:cs="Arial"/>
        </w:rPr>
      </w:pPr>
      <w:bookmarkStart w:id="326" w:name="_bookmark366"/>
      <w:bookmarkEnd w:id="326"/>
      <w:r w:rsidRPr="00A27FCD">
        <w:rPr>
          <w:rFonts w:ascii="Arial" w:hAnsi="Arial" w:cs="Arial"/>
        </w:rPr>
        <w:t>Xác thực bằng cách sử dụng dịch vụ dựa trên thư mục</w:t>
      </w:r>
    </w:p>
    <w:p w14:paraId="11B79639" w14:textId="3EA0C826" w:rsidR="008C539B" w:rsidRPr="00A27FCD" w:rsidRDefault="009F328B">
      <w:pPr>
        <w:pStyle w:val="BodyText"/>
        <w:spacing w:before="51" w:line="232" w:lineRule="auto"/>
        <w:ind w:left="2259" w:right="563"/>
        <w:rPr>
          <w:rFonts w:ascii="Arial" w:hAnsi="Arial" w:cs="Arial"/>
        </w:rPr>
      </w:pPr>
      <w:r w:rsidRPr="00A27FCD">
        <w:rPr>
          <w:rFonts w:ascii="Arial" w:hAnsi="Arial" w:cs="Arial"/>
        </w:rPr>
        <w:t>Sử dụng một thư mục trung tâm có thể làm cho xác thực và quản trị của nó hiệu quả. Các dịch vụ dựa trên thư mục bao gồm:</w:t>
      </w:r>
    </w:p>
    <w:p w14:paraId="4B0AD476" w14:textId="4A301D3C" w:rsidR="008C539B" w:rsidRPr="00A27FCD" w:rsidRDefault="009F328B" w:rsidP="006F7931">
      <w:pPr>
        <w:pStyle w:val="ListParagraph"/>
        <w:numPr>
          <w:ilvl w:val="0"/>
          <w:numId w:val="115"/>
        </w:numPr>
        <w:tabs>
          <w:tab w:val="left" w:pos="2620"/>
        </w:tabs>
        <w:spacing w:before="118" w:line="232" w:lineRule="auto"/>
        <w:ind w:right="183"/>
        <w:rPr>
          <w:rFonts w:ascii="Arial" w:hAnsi="Arial" w:cs="Arial"/>
          <w:sz w:val="20"/>
        </w:rPr>
      </w:pPr>
      <w:r w:rsidRPr="00A27FCD">
        <w:rPr>
          <w:rFonts w:ascii="Arial" w:hAnsi="Arial" w:cs="Arial"/>
          <w:b/>
          <w:sz w:val="20"/>
        </w:rPr>
        <w:t>Thư mục Internet của Oracle</w:t>
      </w:r>
      <w:r w:rsidR="00C12992" w:rsidRPr="00A27FCD">
        <w:rPr>
          <w:rFonts w:ascii="Arial" w:hAnsi="Arial" w:cs="Arial"/>
          <w:sz w:val="20"/>
        </w:rPr>
        <w:t xml:space="preserve">, </w:t>
      </w:r>
      <w:r w:rsidRPr="00A27FCD">
        <w:rPr>
          <w:rFonts w:ascii="Arial" w:hAnsi="Arial" w:cs="Arial"/>
          <w:sz w:val="20"/>
        </w:rPr>
        <w:t>sử dụng Giao thức truy cập thư mục hạng nhẹ (LDAP), sử dụng kho lưu trữ trung tâm để lưu trữ và quản lý thông tin về người dùng (được gọi là người dùng doanh nghiệp) có tài khoản được tạo trong môi trường phân tán. Mặc dù người dùng cơ sở dữ liệu phải được tạo (với mật khẩu) trong mỗi cơ sở dữ liệu mà họ cần truy cập, thông tin người dùng doanh nghiệp có thể truy cập tập trung trong Thư mục Internet của Oracle. Bạn cũng có thể tích hợp thư mục này với Microsoft Active Directory và SunOne.</w:t>
      </w:r>
    </w:p>
    <w:p w14:paraId="79857ED7" w14:textId="034CB891" w:rsidR="008C539B" w:rsidRPr="00A27FCD" w:rsidRDefault="009F328B">
      <w:pPr>
        <w:spacing w:before="112" w:line="232" w:lineRule="auto"/>
        <w:ind w:left="2620"/>
        <w:rPr>
          <w:rFonts w:ascii="Arial" w:hAnsi="Arial" w:cs="Arial"/>
          <w:sz w:val="20"/>
        </w:rPr>
      </w:pPr>
      <w:r w:rsidRPr="00A27FCD">
        <w:rPr>
          <w:rFonts w:ascii="Arial" w:hAnsi="Arial" w:cs="Arial"/>
          <w:sz w:val="20"/>
        </w:rPr>
        <w:t>Để biết thêm thông tin về Oracle Internet Directory, xem</w:t>
      </w:r>
      <w:r w:rsidR="00C12992" w:rsidRPr="00A27FCD">
        <w:rPr>
          <w:rFonts w:ascii="Arial" w:hAnsi="Arial" w:cs="Arial"/>
          <w:sz w:val="20"/>
        </w:rPr>
        <w:t xml:space="preserve"> </w:t>
      </w:r>
      <w:r w:rsidR="00C12992" w:rsidRPr="00A27FCD">
        <w:rPr>
          <w:rFonts w:ascii="Arial" w:hAnsi="Arial" w:cs="Arial"/>
          <w:i/>
          <w:sz w:val="20"/>
        </w:rPr>
        <w:t>Oracle Internet Directory</w:t>
      </w:r>
      <w:bookmarkStart w:id="327" w:name="_bookmark368"/>
      <w:bookmarkEnd w:id="327"/>
      <w:r w:rsidR="00C12992" w:rsidRPr="00A27FCD">
        <w:rPr>
          <w:rFonts w:ascii="Arial" w:hAnsi="Arial" w:cs="Arial"/>
          <w:i/>
          <w:sz w:val="20"/>
        </w:rPr>
        <w:t xml:space="preserve"> Administrator's Guide</w:t>
      </w:r>
      <w:r w:rsidR="00C12992" w:rsidRPr="00A27FCD">
        <w:rPr>
          <w:rFonts w:ascii="Arial" w:hAnsi="Arial" w:cs="Arial"/>
          <w:sz w:val="20"/>
        </w:rPr>
        <w:t>.</w:t>
      </w:r>
    </w:p>
    <w:p w14:paraId="1160055B" w14:textId="3CC9BE5F" w:rsidR="008C539B" w:rsidRPr="00A27FCD" w:rsidRDefault="009F328B" w:rsidP="006F7931">
      <w:pPr>
        <w:pStyle w:val="ListParagraph"/>
        <w:numPr>
          <w:ilvl w:val="0"/>
          <w:numId w:val="115"/>
        </w:numPr>
        <w:tabs>
          <w:tab w:val="left" w:pos="2620"/>
        </w:tabs>
        <w:spacing w:before="118" w:line="232" w:lineRule="auto"/>
        <w:ind w:right="277"/>
        <w:rPr>
          <w:rFonts w:ascii="Arial" w:hAnsi="Arial" w:cs="Arial"/>
          <w:sz w:val="20"/>
        </w:rPr>
      </w:pPr>
      <w:r w:rsidRPr="00A27FCD">
        <w:rPr>
          <w:rFonts w:ascii="Arial" w:hAnsi="Arial" w:cs="Arial"/>
          <w:b/>
          <w:sz w:val="20"/>
        </w:rPr>
        <w:t xml:space="preserve">Trình quản lý bảo mật doanh nghiệp Oracle </w:t>
      </w:r>
      <w:r w:rsidRPr="00A27FCD">
        <w:rPr>
          <w:rFonts w:ascii="Arial" w:hAnsi="Arial" w:cs="Arial"/>
          <w:sz w:val="20"/>
        </w:rPr>
        <w:t>cho phép bạn lưu trữ và truy xuất các vai trò từ Oracle Internet Directory, cung cấp khả năng quản lý đặc quyền tập trung để giúp quản trị dễ dàng hơn và tăng mức bảo mật. Để biết thêm thông tin về Oracle Enterprise Security Manager, hãy xem Cấu hình nâng cao của Trình quản lý doanh nghiệp Oracle.</w:t>
      </w:r>
    </w:p>
    <w:p w14:paraId="2BBA224A" w14:textId="77777777" w:rsidR="008C539B" w:rsidRPr="00A27FCD" w:rsidRDefault="008C539B">
      <w:pPr>
        <w:pStyle w:val="BodyText"/>
        <w:spacing w:before="12"/>
        <w:rPr>
          <w:rFonts w:ascii="Arial" w:hAnsi="Arial" w:cs="Arial"/>
          <w:sz w:val="21"/>
        </w:rPr>
      </w:pPr>
    </w:p>
    <w:p w14:paraId="1EC24D7F" w14:textId="5BD054A3" w:rsidR="008C539B" w:rsidRPr="00A27FCD" w:rsidRDefault="009F328B">
      <w:pPr>
        <w:pStyle w:val="Heading7"/>
        <w:ind w:left="2260"/>
        <w:rPr>
          <w:rFonts w:ascii="Arial" w:hAnsi="Arial" w:cs="Arial"/>
        </w:rPr>
      </w:pPr>
      <w:bookmarkStart w:id="328" w:name="_bookmark369"/>
      <w:bookmarkEnd w:id="328"/>
      <w:r w:rsidRPr="00A27FCD">
        <w:rPr>
          <w:rFonts w:ascii="Arial" w:hAnsi="Arial" w:cs="Arial"/>
        </w:rPr>
        <w:t>Xác thực bằng cơ sở hạ tầng khóa công khai</w:t>
      </w:r>
    </w:p>
    <w:p w14:paraId="1F23C819" w14:textId="7B3D70B7" w:rsidR="008C539B" w:rsidRPr="00A27FCD" w:rsidRDefault="009F328B">
      <w:pPr>
        <w:pStyle w:val="BodyText"/>
        <w:spacing w:before="52" w:line="232" w:lineRule="auto"/>
        <w:ind w:left="2259" w:right="102"/>
        <w:rPr>
          <w:rFonts w:ascii="Arial" w:hAnsi="Arial" w:cs="Arial"/>
        </w:rPr>
      </w:pPr>
      <w:r w:rsidRPr="00A27FCD">
        <w:rPr>
          <w:rFonts w:ascii="Arial" w:hAnsi="Arial" w:cs="Arial"/>
        </w:rPr>
        <w:t>Hệ thống xác thực dựa trên cơ sở hạ tầng khóa công khai (PKI) cấp chứng chỉ kỹ thuật số cho khách hàng người dùng, sử dụng chúng để xác thực trực tiếp với máy chủ trong doanh nghiệp mà không trực tiếp liên quan đến máy chủ xác thực. Cơ sở dữ liệu Oracle cung cấp PKI để sử dụng khóa và chứng chỉ công khai, bao gồm các thành phần sau:</w:t>
      </w:r>
    </w:p>
    <w:p w14:paraId="3AC01B15" w14:textId="06C8453B" w:rsidR="008C539B" w:rsidRPr="00A27FCD" w:rsidRDefault="009F328B" w:rsidP="006F7931">
      <w:pPr>
        <w:pStyle w:val="ListParagraph"/>
        <w:numPr>
          <w:ilvl w:val="0"/>
          <w:numId w:val="115"/>
        </w:numPr>
        <w:tabs>
          <w:tab w:val="left" w:pos="2620"/>
        </w:tabs>
        <w:spacing w:before="115" w:line="232" w:lineRule="auto"/>
        <w:ind w:right="370"/>
        <w:rPr>
          <w:rFonts w:ascii="Arial" w:hAnsi="Arial" w:cs="Arial"/>
          <w:sz w:val="20"/>
        </w:rPr>
      </w:pPr>
      <w:r w:rsidRPr="00A27FCD">
        <w:rPr>
          <w:rFonts w:ascii="Arial" w:hAnsi="Arial" w:cs="Arial"/>
          <w:b/>
          <w:sz w:val="20"/>
        </w:rPr>
        <w:t>Xác thực và quản lý khóa phiên bảo mật bằng SSL</w:t>
      </w:r>
      <w:r w:rsidR="00C12992" w:rsidRPr="00A27FCD">
        <w:rPr>
          <w:rFonts w:ascii="Arial" w:hAnsi="Arial" w:cs="Arial"/>
          <w:b/>
          <w:sz w:val="20"/>
        </w:rPr>
        <w:t xml:space="preserve">. </w:t>
      </w:r>
      <w:r w:rsidRPr="00A27FCD">
        <w:rPr>
          <w:rFonts w:ascii="Arial" w:hAnsi="Arial" w:cs="Arial"/>
          <w:sz w:val="20"/>
        </w:rPr>
        <w:t>Xem</w:t>
      </w:r>
      <w:r w:rsidR="00C12992" w:rsidRPr="00A27FCD">
        <w:rPr>
          <w:rFonts w:ascii="Arial" w:hAnsi="Arial" w:cs="Arial"/>
          <w:color w:val="0000CC"/>
          <w:sz w:val="20"/>
        </w:rPr>
        <w:t xml:space="preserve"> </w:t>
      </w:r>
      <w:hyperlink w:anchor="_bookmark357" w:history="1">
        <w:r w:rsidR="00C12992" w:rsidRPr="00A27FCD">
          <w:rPr>
            <w:rFonts w:ascii="Arial" w:hAnsi="Arial" w:cs="Arial"/>
            <w:color w:val="0000CC"/>
            <w:sz w:val="20"/>
          </w:rPr>
          <w:t>"Authentication</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Using</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Secure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Sockets</w:t>
        </w:r>
        <w:r w:rsidR="00C12992" w:rsidRPr="00A27FCD">
          <w:rPr>
            <w:rFonts w:ascii="Arial" w:hAnsi="Arial" w:cs="Arial"/>
            <w:color w:val="0000CC"/>
            <w:spacing w:val="-5"/>
            <w:sz w:val="20"/>
          </w:rPr>
          <w:t xml:space="preserve"> </w:t>
        </w:r>
        <w:r w:rsidR="00C12992" w:rsidRPr="00A27FCD">
          <w:rPr>
            <w:rFonts w:ascii="Arial" w:hAnsi="Arial" w:cs="Arial"/>
            <w:color w:val="0000CC"/>
            <w:sz w:val="20"/>
          </w:rPr>
          <w:t>Layer"</w:t>
        </w:r>
        <w:r w:rsidR="00C12992" w:rsidRPr="00A27FCD">
          <w:rPr>
            <w:rFonts w:ascii="Arial" w:hAnsi="Arial" w:cs="Arial"/>
            <w:color w:val="0000CC"/>
            <w:spacing w:val="-6"/>
            <w:sz w:val="20"/>
          </w:rPr>
          <w:t xml:space="preserve"> </w:t>
        </w:r>
      </w:hyperlink>
      <w:r w:rsidRPr="00A27FCD">
        <w:rPr>
          <w:rFonts w:ascii="Arial" w:hAnsi="Arial" w:cs="Arial"/>
        </w:rPr>
        <w:t>trên trang 3-28 để biết thêm thông tin.</w:t>
      </w:r>
    </w:p>
    <w:p w14:paraId="69E2DF62" w14:textId="4AFAA9F6" w:rsidR="008C539B" w:rsidRPr="00A27FCD" w:rsidRDefault="009F328B" w:rsidP="006F7931">
      <w:pPr>
        <w:pStyle w:val="ListParagraph"/>
        <w:numPr>
          <w:ilvl w:val="0"/>
          <w:numId w:val="115"/>
        </w:numPr>
        <w:tabs>
          <w:tab w:val="left" w:pos="2620"/>
        </w:tabs>
        <w:spacing w:before="118" w:line="232" w:lineRule="auto"/>
        <w:ind w:right="189"/>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b/>
          <w:spacing w:val="-4"/>
          <w:sz w:val="20"/>
        </w:rPr>
        <w:t>Chứng chỉ tin cậy</w:t>
      </w:r>
      <w:r w:rsidR="00C12992" w:rsidRPr="00A27FCD">
        <w:rPr>
          <w:rFonts w:ascii="Arial" w:hAnsi="Arial" w:cs="Arial"/>
          <w:b/>
          <w:sz w:val="20"/>
        </w:rPr>
        <w:t xml:space="preserve">. </w:t>
      </w:r>
      <w:r w:rsidRPr="00A27FCD">
        <w:rPr>
          <w:rFonts w:ascii="Arial" w:hAnsi="Arial" w:cs="Arial"/>
          <w:sz w:val="20"/>
        </w:rPr>
        <w:t>Chúng được sử dụng để xác định các thực thể của bên thứ ba được tin cậy là người ký chứng chỉ người dùng khi danh tính đang được xác thực. Khi chứng chỉ người dùng đang được xác nhận, người ký sẽ được kiểm tra bằng cách sử dụng các điểm tin cậy hoặc chuỗi chứng chỉ đáng tin cậy của các tổ chức phát hành chứng chỉ được lưu trữ trong hệ thống xác nhận hợp lệ. Nếu có nhiều cấp độ chứng chỉ đáng tin cậy trong chuỗi này, thì chứng chỉ đáng tin cậy ở cấp thấp hơn chỉ đơn giản là đáng tin cậy mà không cần phải có tất cả cấp cao hơn</w:t>
      </w:r>
    </w:p>
    <w:p w14:paraId="3FA0A9D0" w14:textId="77777777" w:rsidR="008C539B" w:rsidRPr="00A27FCD" w:rsidRDefault="008C539B">
      <w:pPr>
        <w:pStyle w:val="BodyText"/>
        <w:spacing w:before="5"/>
        <w:rPr>
          <w:rFonts w:ascii="Arial" w:hAnsi="Arial" w:cs="Arial"/>
          <w:sz w:val="25"/>
        </w:rPr>
      </w:pPr>
    </w:p>
    <w:p w14:paraId="119F6A08" w14:textId="41D8CC72" w:rsidR="008C539B" w:rsidRPr="00A27FCD" w:rsidRDefault="009F328B">
      <w:pPr>
        <w:spacing w:before="99" w:line="232" w:lineRule="auto"/>
        <w:ind w:left="2020" w:right="848"/>
        <w:rPr>
          <w:rFonts w:ascii="Arial" w:hAnsi="Arial" w:cs="Arial"/>
          <w:sz w:val="20"/>
        </w:rPr>
      </w:pPr>
      <w:r w:rsidRPr="00A27FCD">
        <w:rPr>
          <w:rFonts w:ascii="Arial" w:hAnsi="Arial" w:cs="Arial"/>
          <w:sz w:val="20"/>
        </w:rPr>
        <w:t xml:space="preserve">chứng chỉ được xác minh lại. Để biết thêm thông tin về chứng chỉ tin cậy, hãy xem </w:t>
      </w:r>
      <w:r w:rsidR="00C12992" w:rsidRPr="00A27FCD">
        <w:rPr>
          <w:rFonts w:ascii="Arial" w:hAnsi="Arial" w:cs="Arial"/>
          <w:i/>
          <w:sz w:val="20"/>
        </w:rPr>
        <w:t>Oracle Database Advanced Security Administrator's Guide</w:t>
      </w:r>
      <w:r w:rsidR="00C12992" w:rsidRPr="00A27FCD">
        <w:rPr>
          <w:rFonts w:ascii="Arial" w:hAnsi="Arial" w:cs="Arial"/>
          <w:sz w:val="20"/>
        </w:rPr>
        <w:t>.</w:t>
      </w:r>
    </w:p>
    <w:p w14:paraId="2BB363BD" w14:textId="73754241" w:rsidR="008C539B" w:rsidRPr="00A27FCD" w:rsidRDefault="00C12992">
      <w:pPr>
        <w:spacing w:before="118" w:line="232" w:lineRule="auto"/>
        <w:ind w:left="2020" w:right="802"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Cơ quan cấp chứng chỉ OracleAS.</w:t>
      </w:r>
      <w:r w:rsidRPr="00A27FCD">
        <w:rPr>
          <w:rFonts w:ascii="Arial" w:hAnsi="Arial" w:cs="Arial"/>
          <w:b/>
          <w:sz w:val="20"/>
        </w:rPr>
        <w:t xml:space="preserve"> </w:t>
      </w:r>
      <w:r w:rsidR="009F328B" w:rsidRPr="00A27FCD">
        <w:rPr>
          <w:rFonts w:ascii="Arial" w:hAnsi="Arial" w:cs="Arial"/>
          <w:sz w:val="20"/>
        </w:rPr>
        <w:t>Đây là một thành phần của cơ sở hạ tầng Quản lý danh tính Oracle, cung cấp giải pháp tích hợp để cung cấp chứng chỉ X.509 phiên bản 3 cho cá nhân, ứng dụng và máy chủ yêu cầu chứng chỉ cho các hoạt động dựa trên PKI như xác thực, SSL, S / MIME và Sớm. Để biết thêm thông tin về Cơ quan cấp chứng chỉ OracleAS, xem Hướng dẫn của quản trị viên cấp chứng chỉ ứng dụng Oracle.</w:t>
      </w:r>
    </w:p>
    <w:p w14:paraId="1C06114B" w14:textId="0501B927" w:rsidR="008C539B" w:rsidRPr="00A27FCD" w:rsidRDefault="00C12992">
      <w:pPr>
        <w:spacing w:before="113" w:line="232" w:lineRule="auto"/>
        <w:ind w:left="2019" w:right="820" w:hanging="360"/>
        <w:rPr>
          <w:rFonts w:ascii="Arial" w:hAnsi="Arial" w:cs="Arial"/>
          <w:sz w:val="20"/>
        </w:rPr>
      </w:pPr>
      <w:r w:rsidRPr="00A27FCD">
        <w:rPr>
          <w:rFonts w:ascii="Arial" w:hAnsi="Arial" w:cs="Arial"/>
          <w:sz w:val="10"/>
        </w:rPr>
        <w:t xml:space="preserve">■ </w:t>
      </w:r>
      <w:r w:rsidRPr="00A27FCD">
        <w:rPr>
          <w:rFonts w:ascii="Arial" w:hAnsi="Arial" w:cs="Arial"/>
          <w:b/>
          <w:sz w:val="20"/>
        </w:rPr>
        <w:t xml:space="preserve">Oracle </w:t>
      </w:r>
      <w:r w:rsidRPr="00A27FCD">
        <w:rPr>
          <w:rFonts w:ascii="Arial" w:hAnsi="Arial" w:cs="Arial"/>
          <w:b/>
          <w:spacing w:val="-3"/>
          <w:sz w:val="20"/>
        </w:rPr>
        <w:t xml:space="preserve">Wallet </w:t>
      </w:r>
      <w:r w:rsidRPr="00A27FCD">
        <w:rPr>
          <w:rFonts w:ascii="Arial" w:hAnsi="Arial" w:cs="Arial"/>
          <w:b/>
          <w:sz w:val="20"/>
        </w:rPr>
        <w:t xml:space="preserve">Manager. </w:t>
      </w:r>
      <w:r w:rsidR="009F328B" w:rsidRPr="00A27FCD">
        <w:rPr>
          <w:rFonts w:ascii="Arial" w:hAnsi="Arial" w:cs="Arial"/>
          <w:sz w:val="20"/>
        </w:rPr>
        <w:t xml:space="preserve"> Một ví Oracle là một cấu trúc dữ liệu chứa khóa riêng của người dùng, chứng chỉ người dùng và tập hợp các điểm tin cậy của người dùng (cơ quan cấp chứng chỉ tin cậy). Xem Hướng dẫn của quản trị viên bảo mật nâng cao cơ sở dữ liệu Oracle để biết thông tin về quản lý các ví Oracle.</w:t>
      </w:r>
    </w:p>
    <w:p w14:paraId="2FD23699" w14:textId="7F69A8A0" w:rsidR="008C539B" w:rsidRPr="00A27FCD" w:rsidRDefault="009F328B">
      <w:pPr>
        <w:pStyle w:val="BodyText"/>
        <w:spacing w:before="116" w:line="232" w:lineRule="auto"/>
        <w:ind w:left="2020" w:right="798"/>
        <w:rPr>
          <w:rFonts w:ascii="Arial" w:hAnsi="Arial" w:cs="Arial"/>
        </w:rPr>
      </w:pPr>
      <w:r w:rsidRPr="00A27FCD">
        <w:rPr>
          <w:rFonts w:ascii="Arial" w:hAnsi="Arial" w:cs="Arial"/>
          <w:spacing w:val="-6"/>
        </w:rPr>
        <w:t>Bạn có thể sử dụng Oracle Wallet Manager để quản lý các ví Oracle. Đây là một ứng dụng Java độc lập được sử dụng để quản lý và chỉnh sửa thông tin xác thực bảo mật trong ví Oracle. Nó thực hiện các hoạt động sau:</w:t>
      </w:r>
    </w:p>
    <w:p w14:paraId="2E8568F2" w14:textId="71501AE7" w:rsidR="008C539B" w:rsidRPr="00A27FCD" w:rsidRDefault="009F328B" w:rsidP="006F7931">
      <w:pPr>
        <w:pStyle w:val="ListParagraph"/>
        <w:numPr>
          <w:ilvl w:val="0"/>
          <w:numId w:val="114"/>
        </w:numPr>
        <w:tabs>
          <w:tab w:val="left" w:pos="2379"/>
          <w:tab w:val="left" w:pos="2380"/>
        </w:tabs>
        <w:spacing w:before="117" w:line="232" w:lineRule="auto"/>
        <w:ind w:right="1472"/>
        <w:rPr>
          <w:rFonts w:ascii="Arial" w:hAnsi="Arial" w:cs="Arial"/>
          <w:sz w:val="20"/>
        </w:rPr>
      </w:pPr>
      <w:r w:rsidRPr="00A27FCD">
        <w:rPr>
          <w:rFonts w:ascii="Arial" w:hAnsi="Arial" w:cs="Arial"/>
          <w:sz w:val="20"/>
        </w:rPr>
        <w:t>Tạo cặp khóa công khai và tạo yêu cầu chứng chỉ để gửi tới tổ chức phát hành chứng chỉ và tạo wallet</w:t>
      </w:r>
    </w:p>
    <w:p w14:paraId="4F17CBD4" w14:textId="21AE779D"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Cài đặt chứng chỉ cho thực thể</w:t>
      </w:r>
    </w:p>
    <w:p w14:paraId="5EF35B88" w14:textId="7BD0AD31"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Quản lý chứng chỉ X.509 phiên bản 3 trên máy khách và máy chủ của Oracle Database</w:t>
      </w:r>
    </w:p>
    <w:p w14:paraId="390B503E" w14:textId="585CF264"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Định cấu hình chứng chỉ đáng tin cậy cho thực thể</w:t>
      </w:r>
    </w:p>
    <w:p w14:paraId="02121A37" w14:textId="4D4B9015"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Mở ví để cho phép truy cập vào các dịch vụ dựa trên PKI</w:t>
      </w:r>
    </w:p>
    <w:p w14:paraId="0B847298" w14:textId="491127AC" w:rsidR="008C539B" w:rsidRPr="00A27FCD" w:rsidRDefault="00C12992">
      <w:pPr>
        <w:spacing w:before="121" w:line="232" w:lineRule="auto"/>
        <w:ind w:left="2019" w:right="700"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Chứng chỉ X.509 phiên bản 3 thu được từ (và được ký bởi) một thực thể đáng tin cậy, một cơ quan cấp chứng chỉ</w:t>
      </w:r>
      <w:r w:rsidRPr="00A27FCD">
        <w:rPr>
          <w:rFonts w:ascii="Arial" w:hAnsi="Arial" w:cs="Arial"/>
          <w:b/>
          <w:sz w:val="20"/>
        </w:rPr>
        <w:t xml:space="preserve">. </w:t>
      </w:r>
      <w:r w:rsidR="009F328B" w:rsidRPr="00A27FCD">
        <w:rPr>
          <w:rFonts w:ascii="Arial" w:hAnsi="Arial" w:cs="Arial"/>
          <w:sz w:val="20"/>
        </w:rPr>
        <w:t>Bởi vì tổ chức phát hành chứng chỉ được tin cậy, các chứng chỉ này xác minh rằng thông tin của tổ chức yêu cầu là chính xác và khóa công khai trên chứng chỉ thuộc về pháp nhân được xác định. Chứng chỉ được nạp vào một ví Oracle để cho phép xác thực trong tương lai.</w:t>
      </w:r>
    </w:p>
    <w:p w14:paraId="732CF70D" w14:textId="77777777" w:rsidR="008C539B" w:rsidRPr="00A27FCD" w:rsidRDefault="008C539B">
      <w:pPr>
        <w:pStyle w:val="BodyText"/>
        <w:spacing w:before="8"/>
        <w:rPr>
          <w:rFonts w:ascii="Arial" w:hAnsi="Arial" w:cs="Arial"/>
          <w:sz w:val="27"/>
        </w:rPr>
      </w:pPr>
    </w:p>
    <w:p w14:paraId="1F0EA9A6" w14:textId="467E1885" w:rsidR="008C539B" w:rsidRPr="00A27FCD" w:rsidRDefault="009F328B">
      <w:pPr>
        <w:pStyle w:val="Heading3"/>
        <w:ind w:left="100"/>
      </w:pPr>
      <w:bookmarkStart w:id="329" w:name="Configuring_Global_User_Authentication_a"/>
      <w:bookmarkStart w:id="330" w:name="_bookmark374"/>
      <w:bookmarkStart w:id="331" w:name="_bookmark375"/>
      <w:bookmarkEnd w:id="329"/>
      <w:bookmarkEnd w:id="330"/>
      <w:bookmarkEnd w:id="331"/>
      <w:r w:rsidRPr="00A27FCD">
        <w:t>Định cấu hình xác thực người dùng toàn cầu và ủy quyền</w:t>
      </w:r>
    </w:p>
    <w:p w14:paraId="108EFA48" w14:textId="11262775" w:rsidR="008C539B" w:rsidRPr="00A27FCD" w:rsidRDefault="009F328B">
      <w:pPr>
        <w:pStyle w:val="BodyText"/>
        <w:spacing w:before="87" w:line="232" w:lineRule="auto"/>
        <w:ind w:left="1660" w:right="792"/>
        <w:rPr>
          <w:rFonts w:ascii="Arial" w:hAnsi="Arial" w:cs="Arial"/>
        </w:rPr>
      </w:pPr>
      <w:r w:rsidRPr="00A27FCD">
        <w:rPr>
          <w:rFonts w:ascii="Arial" w:hAnsi="Arial" w:cs="Arial"/>
        </w:rPr>
        <w:t>Bạn có thể sử dụng Oracle Advanced Security để tập trung quản lý thông tin liên quan đến người dùng, bao gồm các ủy quyền, trong một dịch vụ thư mục dựa trên LDAP. Điều này cho phép người dùng và quản trị viên được xác định trong cơ sở dữ liệu với tư cách là người dùng toàn cầu, nghĩa là họ được xác thực bằng SSL và việc quản lý những người dùng này được xử lý bên ngoài cơ sở dữ liệu bằng dịch vụ thư mục tập trung. Vai trò toàn cầu được định nghĩa trong cơ sở dữ liệu và chỉ được biết đến với cơ sở dữ liệu đó, nhưng dịch vụ thư mục xử lý ủy quyền cho vai trò toàn cầu.</w:t>
      </w:r>
    </w:p>
    <w:p w14:paraId="58245FBE" w14:textId="77777777" w:rsidR="008C539B" w:rsidRPr="00A27FCD" w:rsidRDefault="008D1AB8">
      <w:pPr>
        <w:pStyle w:val="BodyText"/>
        <w:spacing w:before="9"/>
        <w:rPr>
          <w:rFonts w:ascii="Arial" w:hAnsi="Arial" w:cs="Arial"/>
          <w:sz w:val="17"/>
        </w:rPr>
      </w:pPr>
      <w:r>
        <w:rPr>
          <w:rFonts w:ascii="Arial" w:hAnsi="Arial" w:cs="Arial"/>
        </w:rPr>
        <w:pict w14:anchorId="6E50AB19">
          <v:group id="_x0000_s1526" style="position:absolute;margin-left:174pt;margin-top:13.05pt;width:300pt;height:2.55pt;z-index:2440;mso-wrap-distance-left:0;mso-wrap-distance-right:0;mso-position-horizontal-relative:page" coordorigin="3480,261" coordsize="6000,51">
            <v:line id="_x0000_s1528" style="position:absolute" from="3480,263" to="9480,263" strokeweight=".24pt"/>
            <v:line id="_x0000_s1527" style="position:absolute" from="3480,309" to="9480,309" strokeweight=".24pt"/>
            <w10:wrap type="topAndBottom" anchorx="page"/>
          </v:group>
        </w:pict>
      </w:r>
    </w:p>
    <w:p w14:paraId="0679CFB9" w14:textId="5BB28776" w:rsidR="008C539B" w:rsidRPr="00A27FCD" w:rsidRDefault="009F328B">
      <w:pPr>
        <w:spacing w:before="25" w:after="104" w:line="232" w:lineRule="auto"/>
        <w:ind w:left="2380" w:right="1745" w:hanging="1"/>
        <w:rPr>
          <w:rFonts w:ascii="Arial" w:hAnsi="Arial" w:cs="Arial"/>
          <w:sz w:val="20"/>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sz w:val="20"/>
        </w:rPr>
        <w:t>Bạn cũng có thể có người dùng được chứng thực bởi SSL, người có thẩm quyền không được quản lý trong một thư mục, nghĩa là chúng chỉ có vai trò cơ sở dữ liệu cục bộ. Xem Hướng dẫn của quản trị viên bảo mật nâng cao cơ sở dữ liệu Oracle để biết chi tiết.</w:t>
      </w:r>
    </w:p>
    <w:p w14:paraId="0A229B91" w14:textId="5C92F959" w:rsidR="008C539B" w:rsidRPr="00A27FCD"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B929A0F">
          <v:group id="_x0000_s1523" style="width:300pt;height:2.5pt;mso-position-horizontal-relative:char;mso-position-vertical-relative:line" coordsize="6000,50">
            <v:line id="_x0000_s1525" style="position:absolute" from="0,2" to="6000,2" strokeweight=".24pt"/>
            <v:line id="_x0000_s1524" style="position:absolute" from="0,47" to="6000,47" strokeweight=".24pt"/>
            <w10:anchorlock/>
          </v:group>
        </w:pict>
      </w:r>
    </w:p>
    <w:p w14:paraId="6CB6B55B" w14:textId="77777777" w:rsidR="008C539B" w:rsidRPr="00A27FCD" w:rsidRDefault="008C539B">
      <w:pPr>
        <w:pStyle w:val="BodyText"/>
        <w:spacing w:before="9"/>
        <w:rPr>
          <w:rFonts w:ascii="Arial" w:hAnsi="Arial" w:cs="Arial"/>
          <w:sz w:val="11"/>
        </w:rPr>
      </w:pPr>
    </w:p>
    <w:p w14:paraId="3858604A" w14:textId="773E255B" w:rsidR="008C539B" w:rsidRPr="00A27FCD" w:rsidRDefault="009F328B">
      <w:pPr>
        <w:pStyle w:val="BodyText"/>
        <w:spacing w:before="98" w:line="232" w:lineRule="auto"/>
        <w:ind w:left="1660" w:right="848"/>
        <w:rPr>
          <w:rFonts w:ascii="Arial" w:hAnsi="Arial" w:cs="Arial"/>
        </w:rPr>
      </w:pPr>
      <w:r w:rsidRPr="00A27FCD">
        <w:rPr>
          <w:rFonts w:ascii="Arial" w:hAnsi="Arial" w:cs="Arial"/>
        </w:rPr>
        <w:t>Quản lý tập trung này cho phép tạo ra người dùng doanh nghiệp và vai trò doanh nghiệp. Người dùng doanh nghiệp được xác định và quản lý trong thư mục. Chúng có các định danh duy nhất trên toàn doanh nghiệp và có thể được gán vai trò doanh nghiệp xác định đặc quyền truy cập của chúng trên nhiều cơ sở dữ liệu. Vai trò doanh nghiệp bao gồm một hoặc nhiều vai trò toàn cầu và có thể được coi là vùng chứa cho vai trò toàn cầu.</w:t>
      </w:r>
    </w:p>
    <w:p w14:paraId="3172D704" w14:textId="77777777" w:rsidR="008C539B" w:rsidRPr="00A27FCD" w:rsidRDefault="008C539B">
      <w:pPr>
        <w:spacing w:line="232" w:lineRule="auto"/>
        <w:rPr>
          <w:rFonts w:ascii="Arial" w:hAnsi="Arial" w:cs="Arial"/>
        </w:rPr>
        <w:sectPr w:rsidR="008C539B" w:rsidRPr="00A27FCD">
          <w:headerReference w:type="even" r:id="rId75"/>
          <w:headerReference w:type="default" r:id="rId76"/>
          <w:pgSz w:w="12240" w:h="15840"/>
          <w:pgMar w:top="840" w:right="1060" w:bottom="860" w:left="1100" w:header="549" w:footer="663" w:gutter="0"/>
          <w:cols w:space="720"/>
        </w:sectPr>
      </w:pPr>
    </w:p>
    <w:p w14:paraId="1DAF9005" w14:textId="77777777" w:rsidR="008C539B" w:rsidRPr="00A27FCD" w:rsidRDefault="008C539B">
      <w:pPr>
        <w:pStyle w:val="BodyText"/>
        <w:spacing w:before="8"/>
        <w:rPr>
          <w:rFonts w:ascii="Arial" w:hAnsi="Arial" w:cs="Arial"/>
          <w:sz w:val="29"/>
        </w:rPr>
      </w:pPr>
    </w:p>
    <w:p w14:paraId="7334C1F1" w14:textId="0B71CA14" w:rsidR="008C539B" w:rsidRPr="00A27FCD" w:rsidRDefault="009F328B">
      <w:pPr>
        <w:pStyle w:val="BodyText"/>
        <w:spacing w:before="99" w:line="232" w:lineRule="auto"/>
        <w:ind w:left="29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318" w:history="1">
        <w:r w:rsidR="00C12992" w:rsidRPr="00A27FCD">
          <w:rPr>
            <w:rFonts w:ascii="Arial" w:hAnsi="Arial" w:cs="Arial"/>
            <w:color w:val="0000CC"/>
          </w:rPr>
          <w:t>"Strong Authentication and Centralized Management for</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Database Administrators" </w:t>
        </w:r>
      </w:hyperlink>
      <w:r w:rsidRPr="00A27FCD">
        <w:rPr>
          <w:rFonts w:ascii="Arial" w:hAnsi="Arial" w:cs="Arial"/>
        </w:rPr>
        <w:t>trên trang 3-22 nếu bạn muốn tập trung quản lý truy cập SYSDBA hoặc SYSOPER</w:t>
      </w:r>
    </w:p>
    <w:p w14:paraId="4A01283F" w14:textId="77777777" w:rsidR="008C539B" w:rsidRPr="00A27FCD" w:rsidRDefault="008C539B">
      <w:pPr>
        <w:pStyle w:val="BodyText"/>
        <w:spacing w:before="6"/>
        <w:rPr>
          <w:rFonts w:ascii="Arial" w:hAnsi="Arial" w:cs="Arial"/>
        </w:rPr>
      </w:pPr>
    </w:p>
    <w:p w14:paraId="2971CFBB" w14:textId="43853990" w:rsidR="008C539B" w:rsidRPr="00A27FCD" w:rsidRDefault="009F328B">
      <w:pPr>
        <w:pStyle w:val="Heading4"/>
      </w:pPr>
      <w:bookmarkStart w:id="332" w:name="Creating_a_User_Who_Is_Authorized_by_a_D"/>
      <w:bookmarkStart w:id="333" w:name="_bookmark381"/>
      <w:bookmarkEnd w:id="332"/>
      <w:bookmarkEnd w:id="333"/>
      <w:r w:rsidRPr="00A27FCD">
        <w:t>Tạo một người dùng được ủy quyền bởi một dịch vụ thư mục</w:t>
      </w:r>
    </w:p>
    <w:p w14:paraId="0E3B006B" w14:textId="08A53DBF" w:rsidR="008C539B" w:rsidRPr="00A27FCD" w:rsidRDefault="009F328B">
      <w:pPr>
        <w:pStyle w:val="BodyText"/>
        <w:spacing w:before="81" w:line="232" w:lineRule="auto"/>
        <w:ind w:left="2260"/>
        <w:rPr>
          <w:rFonts w:ascii="Arial" w:hAnsi="Arial" w:cs="Arial"/>
        </w:rPr>
      </w:pPr>
      <w:r w:rsidRPr="00A27FCD">
        <w:rPr>
          <w:rFonts w:ascii="Arial" w:hAnsi="Arial" w:cs="Arial"/>
        </w:rPr>
        <w:t>Bạn có các tùy chọn sau để chỉ định người dùng được ủy quyền bởi dịch vụ thư mục:</w:t>
      </w:r>
    </w:p>
    <w:p w14:paraId="088BC74A" w14:textId="1DF753CC"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hyperlink w:anchor="_bookmark383" w:history="1">
        <w:r w:rsidR="009F328B" w:rsidRPr="00A27FCD">
          <w:rPr>
            <w:rFonts w:ascii="Arial" w:hAnsi="Arial" w:cs="Arial"/>
            <w:color w:val="0000CC"/>
          </w:rPr>
          <w:t>Tạo một người dùng toàn cầu có một lược đồ riêng</w:t>
        </w:r>
      </w:hyperlink>
    </w:p>
    <w:p w14:paraId="7569211F" w14:textId="07EE08F3"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hyperlink w:anchor="_bookmark387" w:history="1">
        <w:r w:rsidR="009F328B" w:rsidRPr="00A27FCD">
          <w:rPr>
            <w:rFonts w:ascii="Arial" w:hAnsi="Arial" w:cs="Arial"/>
            <w:color w:val="0000CC"/>
          </w:rPr>
          <w:t xml:space="preserve">Tạo nhiều người dùng doanh nghiệp chia sẻ lược đồ </w:t>
        </w:r>
      </w:hyperlink>
    </w:p>
    <w:p w14:paraId="5D2887CA" w14:textId="77777777" w:rsidR="008C539B" w:rsidRPr="00A27FCD" w:rsidRDefault="008C539B">
      <w:pPr>
        <w:pStyle w:val="BodyText"/>
        <w:spacing w:before="1"/>
        <w:rPr>
          <w:rFonts w:ascii="Arial" w:hAnsi="Arial" w:cs="Arial"/>
          <w:sz w:val="23"/>
        </w:rPr>
      </w:pPr>
    </w:p>
    <w:p w14:paraId="76EE2F04" w14:textId="176E7940" w:rsidR="008C539B" w:rsidRPr="00A27FCD" w:rsidRDefault="009F328B">
      <w:pPr>
        <w:pStyle w:val="Heading6"/>
        <w:spacing w:before="1"/>
      </w:pPr>
      <w:bookmarkStart w:id="334" w:name="Creating_a_Global_User_Who_Has_a_Private"/>
      <w:bookmarkStart w:id="335" w:name="_bookmark383"/>
      <w:bookmarkStart w:id="336" w:name="_bookmark384"/>
      <w:bookmarkEnd w:id="334"/>
      <w:bookmarkEnd w:id="335"/>
      <w:bookmarkEnd w:id="336"/>
      <w:r w:rsidRPr="00A27FCD">
        <w:t>Tạo một người dùng toàn cầu có một lược đồ riêng</w:t>
      </w:r>
    </w:p>
    <w:p w14:paraId="7254F044" w14:textId="77777777" w:rsidR="009F328B" w:rsidRPr="00A27FCD" w:rsidRDefault="009F328B">
      <w:pPr>
        <w:spacing w:before="141"/>
        <w:ind w:left="2260"/>
        <w:rPr>
          <w:rFonts w:ascii="Arial" w:hAnsi="Arial" w:cs="Arial"/>
          <w:sz w:val="20"/>
          <w:szCs w:val="20"/>
        </w:rPr>
      </w:pPr>
      <w:r w:rsidRPr="00A27FCD">
        <w:rPr>
          <w:rFonts w:ascii="Arial" w:hAnsi="Arial" w:cs="Arial"/>
          <w:sz w:val="20"/>
          <w:szCs w:val="20"/>
        </w:rPr>
        <w:t>Câu lệnh sau đây cho thấy việc tạo một người dùng toàn cầu với một lược đồ riêng, được xác thực bởi SSL và được ủy quyền bởi dịch vụ thư mục doanh nghiệp:</w:t>
      </w:r>
    </w:p>
    <w:p w14:paraId="3B2141C8" w14:textId="3F924FF9" w:rsidR="008C539B" w:rsidRPr="00A27FCD" w:rsidRDefault="00C12992">
      <w:pPr>
        <w:spacing w:before="141"/>
        <w:ind w:left="2260"/>
        <w:rPr>
          <w:rFonts w:ascii="Arial" w:hAnsi="Arial" w:cs="Arial"/>
          <w:sz w:val="18"/>
        </w:rPr>
      </w:pPr>
      <w:r w:rsidRPr="00A27FCD">
        <w:rPr>
          <w:rFonts w:ascii="Arial" w:hAnsi="Arial" w:cs="Arial"/>
          <w:w w:val="90"/>
          <w:sz w:val="18"/>
        </w:rPr>
        <w:t>CREATE</w:t>
      </w:r>
      <w:r w:rsidRPr="00A27FCD">
        <w:rPr>
          <w:rFonts w:ascii="Arial" w:hAnsi="Arial" w:cs="Arial"/>
          <w:spacing w:val="-45"/>
          <w:w w:val="90"/>
          <w:sz w:val="18"/>
        </w:rPr>
        <w:t xml:space="preserve"> </w:t>
      </w:r>
      <w:r w:rsidRPr="00A27FCD">
        <w:rPr>
          <w:rFonts w:ascii="Arial" w:hAnsi="Arial" w:cs="Arial"/>
          <w:w w:val="90"/>
          <w:sz w:val="18"/>
        </w:rPr>
        <w:t>USER</w:t>
      </w:r>
      <w:r w:rsidRPr="00A27FCD">
        <w:rPr>
          <w:rFonts w:ascii="Arial" w:hAnsi="Arial" w:cs="Arial"/>
          <w:spacing w:val="-45"/>
          <w:w w:val="90"/>
          <w:sz w:val="18"/>
        </w:rPr>
        <w:t xml:space="preserve"> </w:t>
      </w:r>
      <w:r w:rsidRPr="00A27FCD">
        <w:rPr>
          <w:rFonts w:ascii="Arial" w:hAnsi="Arial" w:cs="Arial"/>
          <w:w w:val="90"/>
          <w:sz w:val="18"/>
        </w:rPr>
        <w:t>psmith</w:t>
      </w:r>
      <w:r w:rsidRPr="00A27FCD">
        <w:rPr>
          <w:rFonts w:ascii="Arial" w:hAnsi="Arial" w:cs="Arial"/>
          <w:spacing w:val="-44"/>
          <w:w w:val="90"/>
          <w:sz w:val="18"/>
        </w:rPr>
        <w:t xml:space="preserve"> </w:t>
      </w:r>
      <w:r w:rsidRPr="00A27FCD">
        <w:rPr>
          <w:rFonts w:ascii="Arial" w:hAnsi="Arial" w:cs="Arial"/>
          <w:w w:val="90"/>
          <w:sz w:val="18"/>
        </w:rPr>
        <w:t>IDENTIFIED</w:t>
      </w:r>
      <w:r w:rsidRPr="00A27FCD">
        <w:rPr>
          <w:rFonts w:ascii="Arial" w:hAnsi="Arial" w:cs="Arial"/>
          <w:spacing w:val="-45"/>
          <w:w w:val="90"/>
          <w:sz w:val="18"/>
        </w:rPr>
        <w:t xml:space="preserve"> </w:t>
      </w:r>
      <w:r w:rsidRPr="00A27FCD">
        <w:rPr>
          <w:rFonts w:ascii="Arial" w:hAnsi="Arial" w:cs="Arial"/>
          <w:w w:val="90"/>
          <w:sz w:val="18"/>
        </w:rPr>
        <w:t>GLOBALLY</w:t>
      </w:r>
      <w:r w:rsidRPr="00A27FCD">
        <w:rPr>
          <w:rFonts w:ascii="Arial" w:hAnsi="Arial" w:cs="Arial"/>
          <w:spacing w:val="-45"/>
          <w:w w:val="90"/>
          <w:sz w:val="18"/>
        </w:rPr>
        <w:t xml:space="preserve"> </w:t>
      </w:r>
      <w:r w:rsidRPr="00A27FCD">
        <w:rPr>
          <w:rFonts w:ascii="Arial" w:hAnsi="Arial" w:cs="Arial"/>
          <w:w w:val="90"/>
          <w:sz w:val="18"/>
        </w:rPr>
        <w:t>AS</w:t>
      </w:r>
      <w:r w:rsidRPr="00A27FCD">
        <w:rPr>
          <w:rFonts w:ascii="Arial" w:hAnsi="Arial" w:cs="Arial"/>
          <w:spacing w:val="-44"/>
          <w:w w:val="90"/>
          <w:sz w:val="18"/>
        </w:rPr>
        <w:t xml:space="preserve"> </w:t>
      </w:r>
      <w:r w:rsidRPr="00A27FCD">
        <w:rPr>
          <w:rFonts w:ascii="Arial" w:hAnsi="Arial" w:cs="Arial"/>
          <w:w w:val="90"/>
          <w:sz w:val="18"/>
        </w:rPr>
        <w:t>'CN=psmith,OU=division1,O=oracle,C=US';</w:t>
      </w:r>
    </w:p>
    <w:p w14:paraId="05E56370" w14:textId="77777777" w:rsidR="008C539B" w:rsidRPr="00A27FCD" w:rsidRDefault="008C539B">
      <w:pPr>
        <w:pStyle w:val="BodyText"/>
        <w:spacing w:before="3"/>
        <w:rPr>
          <w:rFonts w:ascii="Arial" w:hAnsi="Arial" w:cs="Arial"/>
          <w:sz w:val="18"/>
        </w:rPr>
      </w:pPr>
    </w:p>
    <w:p w14:paraId="0FB0C9D7"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Chuỗi được cung cấp trong mệnh đề AS cung cấp mã định danh (tên phân biệt hoặc</w:t>
      </w:r>
    </w:p>
    <w:p w14:paraId="0C3C039E"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DN) có ý nghĩa đối với danh bạ doanh nghiệp.</w:t>
      </w:r>
    </w:p>
    <w:p w14:paraId="73D3EA16" w14:textId="77777777" w:rsidR="00114C3E" w:rsidRPr="00A27FCD" w:rsidRDefault="00114C3E" w:rsidP="00114C3E">
      <w:pPr>
        <w:pStyle w:val="BodyText"/>
        <w:spacing w:line="242" w:lineRule="exact"/>
        <w:ind w:left="2259"/>
        <w:rPr>
          <w:rFonts w:ascii="Arial" w:hAnsi="Arial" w:cs="Arial"/>
          <w:szCs w:val="22"/>
        </w:rPr>
      </w:pPr>
    </w:p>
    <w:p w14:paraId="2CB8FBFA" w14:textId="6C728E3B" w:rsidR="008C539B"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Trong trường hợp này, psmith là một người dùng toàn cầu. Nhưng, bất lợi ở đây là người dùng psmith sau đó phải được tạo trong mọi cơ sở dữ liệu mà anh ta phải truy cập, cộng với thư mục.</w:t>
      </w:r>
    </w:p>
    <w:p w14:paraId="4FA75DCB" w14:textId="77777777" w:rsidR="008C539B" w:rsidRPr="00A27FCD" w:rsidRDefault="008C539B">
      <w:pPr>
        <w:pStyle w:val="BodyText"/>
        <w:spacing w:before="2"/>
        <w:rPr>
          <w:rFonts w:ascii="Arial" w:hAnsi="Arial" w:cs="Arial"/>
          <w:sz w:val="23"/>
        </w:rPr>
      </w:pPr>
    </w:p>
    <w:p w14:paraId="62C60285" w14:textId="7E2F43A0" w:rsidR="008C539B" w:rsidRPr="00A27FCD" w:rsidRDefault="00114C3E">
      <w:pPr>
        <w:pStyle w:val="Heading6"/>
        <w:spacing w:before="1"/>
      </w:pPr>
      <w:bookmarkStart w:id="337" w:name="Creating_Multiple_Enterprise_Users_Who_S"/>
      <w:bookmarkStart w:id="338" w:name="_bookmark387"/>
      <w:bookmarkStart w:id="339" w:name="_bookmark388"/>
      <w:bookmarkEnd w:id="337"/>
      <w:bookmarkEnd w:id="338"/>
      <w:bookmarkEnd w:id="339"/>
      <w:r w:rsidRPr="00A27FCD">
        <w:t>Tạo nhiều người dùng Enterprise chia sẻ lược đồ</w:t>
      </w:r>
    </w:p>
    <w:p w14:paraId="615B96FC" w14:textId="59203E2F" w:rsidR="008C539B" w:rsidRPr="00A27FCD" w:rsidRDefault="00114C3E">
      <w:pPr>
        <w:pStyle w:val="BodyText"/>
        <w:spacing w:before="54" w:line="232" w:lineRule="auto"/>
        <w:ind w:left="2259" w:right="295"/>
        <w:rPr>
          <w:rFonts w:ascii="Arial" w:hAnsi="Arial" w:cs="Arial"/>
        </w:rPr>
      </w:pPr>
      <w:r w:rsidRPr="00A27FCD">
        <w:rPr>
          <w:rFonts w:ascii="Arial" w:hAnsi="Arial" w:cs="Arial"/>
        </w:rPr>
        <w:t>Nhiều người dùng doanh nghiệp có thể chia sẻ một lược đồ trong cơ sở dữ liệu. Những người dùng này được ủy quyền bởi dịch vụ thư mục doanh nghiệp nhưng không sở hữu các lược đồ riêng lẻ cá nhân trong cơ sở dữ liệu. Những người dùng này không được tạo riêng trong cơ sở dữ liệu. Chúng kết nối với một lược đồ được chia sẻ trong cơ sở dữ liệu.</w:t>
      </w:r>
    </w:p>
    <w:p w14:paraId="11BC2641" w14:textId="5AA92B5D" w:rsidR="008C539B" w:rsidRPr="00A27FCD" w:rsidRDefault="00114C3E">
      <w:pPr>
        <w:pStyle w:val="BodyText"/>
        <w:spacing w:before="110"/>
        <w:ind w:left="2260"/>
        <w:rPr>
          <w:rFonts w:ascii="Arial" w:hAnsi="Arial" w:cs="Arial"/>
        </w:rPr>
      </w:pPr>
      <w:r w:rsidRPr="00A27FCD">
        <w:rPr>
          <w:rFonts w:ascii="Arial" w:hAnsi="Arial" w:cs="Arial"/>
        </w:rPr>
        <w:t>Để tạo một người dùng không có lược đồ:</w:t>
      </w:r>
    </w:p>
    <w:p w14:paraId="7A1443E2" w14:textId="0F7BF920" w:rsidR="008C539B" w:rsidRPr="00A27FCD" w:rsidRDefault="00114C3E" w:rsidP="006F7931">
      <w:pPr>
        <w:pStyle w:val="ListParagraph"/>
        <w:numPr>
          <w:ilvl w:val="0"/>
          <w:numId w:val="113"/>
        </w:numPr>
        <w:tabs>
          <w:tab w:val="left" w:pos="2620"/>
        </w:tabs>
        <w:rPr>
          <w:rFonts w:ascii="Arial" w:hAnsi="Arial" w:cs="Arial"/>
          <w:sz w:val="20"/>
        </w:rPr>
      </w:pPr>
      <w:r w:rsidRPr="00A27FCD">
        <w:rPr>
          <w:rFonts w:ascii="Arial" w:hAnsi="Arial" w:cs="Arial"/>
          <w:sz w:val="20"/>
        </w:rPr>
        <w:t>Tạo một lược đồ được chia sẻ trong cơ sở dữ liệu bằng cách sử dụng ví dụ sau:</w:t>
      </w:r>
    </w:p>
    <w:p w14:paraId="767D1EBF"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CREATE USER appschema IDENTIFIED GLOBALLY AS '';</w:t>
      </w:r>
    </w:p>
    <w:p w14:paraId="39118A16" w14:textId="77777777" w:rsidR="008C539B" w:rsidRPr="00A27FCD" w:rsidRDefault="008C539B">
      <w:pPr>
        <w:pStyle w:val="BodyText"/>
        <w:spacing w:before="3"/>
        <w:rPr>
          <w:rFonts w:ascii="Arial" w:hAnsi="Arial" w:cs="Arial"/>
          <w:sz w:val="18"/>
        </w:rPr>
      </w:pPr>
    </w:p>
    <w:p w14:paraId="70EB3BD7" w14:textId="3ABB0A91" w:rsidR="008C539B" w:rsidRPr="00A27FCD" w:rsidRDefault="00114C3E" w:rsidP="006F7931">
      <w:pPr>
        <w:pStyle w:val="ListParagraph"/>
        <w:numPr>
          <w:ilvl w:val="0"/>
          <w:numId w:val="113"/>
        </w:numPr>
        <w:tabs>
          <w:tab w:val="left" w:pos="2620"/>
        </w:tabs>
        <w:spacing w:before="0"/>
        <w:rPr>
          <w:rFonts w:ascii="Arial" w:hAnsi="Arial" w:cs="Arial"/>
          <w:sz w:val="20"/>
        </w:rPr>
      </w:pPr>
      <w:r w:rsidRPr="00A27FCD">
        <w:rPr>
          <w:rFonts w:ascii="Arial" w:hAnsi="Arial" w:cs="Arial"/>
          <w:sz w:val="20"/>
        </w:rPr>
        <w:t>Trong thư mục, tạo nhiều người dùng doanh nghiệp và một đối tượng lập bản đồ.</w:t>
      </w:r>
    </w:p>
    <w:p w14:paraId="0B639CBF" w14:textId="6FA1E61A" w:rsidR="008C539B" w:rsidRPr="00A27FCD" w:rsidRDefault="00114C3E">
      <w:pPr>
        <w:pStyle w:val="BodyText"/>
        <w:spacing w:before="117" w:line="232" w:lineRule="auto"/>
        <w:ind w:left="2620" w:right="184"/>
        <w:rPr>
          <w:rFonts w:ascii="Arial" w:hAnsi="Arial" w:cs="Arial"/>
        </w:rPr>
      </w:pPr>
      <w:r w:rsidRPr="00A27FCD">
        <w:rPr>
          <w:rFonts w:ascii="Arial" w:hAnsi="Arial" w:cs="Arial"/>
        </w:rPr>
        <w:t>Đối tượng ánh xạ cho cơ sở dữ liệu biết cách bạn muốn ánh xạ các DN cho người dùng đến giản đồ được chia sẻ. Bạn có thể tạo một ánh xạ DN đầy đủ (một mục nhập thư mục cho mỗi DN riêng biệt), hoặc bạn có thể ánh xạ, cho mỗi người dùng, nhiều thành phần DN vào một lược đồ. Ví dụ:</w:t>
      </w:r>
    </w:p>
    <w:p w14:paraId="078105C2"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OU=division,O=Oracle,C=US</w:t>
      </w:r>
    </w:p>
    <w:p w14:paraId="7BC6AA0E" w14:textId="77777777" w:rsidR="008C539B" w:rsidRPr="00A27FCD" w:rsidRDefault="008C539B">
      <w:pPr>
        <w:pStyle w:val="BodyText"/>
        <w:spacing w:before="1"/>
        <w:rPr>
          <w:rFonts w:ascii="Arial" w:hAnsi="Arial" w:cs="Arial"/>
          <w:sz w:val="29"/>
        </w:rPr>
      </w:pPr>
    </w:p>
    <w:p w14:paraId="0F76DF56" w14:textId="35052929" w:rsidR="008C539B" w:rsidRPr="00A27FCD" w:rsidRDefault="00114C3E">
      <w:pPr>
        <w:spacing w:before="103" w:line="232" w:lineRule="auto"/>
        <w:ind w:left="2979" w:right="1193"/>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Enterprise User Security Administrator's Guide </w:t>
      </w:r>
      <w:r w:rsidR="00C12992" w:rsidRPr="00A27FCD">
        <w:rPr>
          <w:rFonts w:ascii="Arial" w:hAnsi="Arial" w:cs="Arial"/>
          <w:sz w:val="20"/>
        </w:rPr>
        <w:t>for an explanation of these mappings</w:t>
      </w:r>
    </w:p>
    <w:p w14:paraId="5E62B0A5" w14:textId="77777777" w:rsidR="008C539B" w:rsidRPr="00A27FCD" w:rsidRDefault="008C539B">
      <w:pPr>
        <w:pStyle w:val="BodyText"/>
        <w:spacing w:before="1"/>
        <w:rPr>
          <w:rFonts w:ascii="Arial" w:hAnsi="Arial" w:cs="Arial"/>
          <w:sz w:val="13"/>
        </w:rPr>
      </w:pPr>
    </w:p>
    <w:p w14:paraId="0B1F91F2" w14:textId="0ED44FF5" w:rsidR="008C539B" w:rsidRPr="00A27FCD" w:rsidRDefault="00114C3E">
      <w:pPr>
        <w:pStyle w:val="BodyText"/>
        <w:spacing w:before="99" w:line="232" w:lineRule="auto"/>
        <w:ind w:left="2260"/>
        <w:rPr>
          <w:rFonts w:ascii="Arial" w:hAnsi="Arial" w:cs="Arial"/>
        </w:rPr>
      </w:pPr>
      <w:r w:rsidRPr="00A27FCD">
        <w:rPr>
          <w:rFonts w:ascii="Arial" w:hAnsi="Arial" w:cs="Arial"/>
        </w:rPr>
        <w:t>Hầu hết người dùng không cần lược đồ riêng của họ và triển khai người dùng độc lập với lược đồ phân tách người dùng khỏi cơ sở dữ liệu. Bạn tạo nhiều người dùng chia sẻ cùng một lược đồ trong cơ sở dữ liệu và với tư cách là người dùng doanh nghiệp, họ cũng có thể truy cập vào các lược đồ được chia sẻ trong các cơ sở dữ liệu khác.</w:t>
      </w:r>
    </w:p>
    <w:p w14:paraId="552EA8E2" w14:textId="77777777" w:rsidR="008C539B" w:rsidRPr="00A27FCD" w:rsidRDefault="008C539B">
      <w:pPr>
        <w:pStyle w:val="BodyText"/>
        <w:spacing w:before="4"/>
        <w:rPr>
          <w:rFonts w:ascii="Arial" w:hAnsi="Arial" w:cs="Arial"/>
          <w:sz w:val="25"/>
        </w:rPr>
      </w:pPr>
    </w:p>
    <w:p w14:paraId="7A11DA3D" w14:textId="01A33313" w:rsidR="008C539B" w:rsidRPr="00A27FCD" w:rsidRDefault="00114C3E">
      <w:pPr>
        <w:pStyle w:val="Heading4"/>
      </w:pPr>
      <w:bookmarkStart w:id="340" w:name="Advantages_of_Global_Authentication_and_"/>
      <w:bookmarkStart w:id="341" w:name="_bookmark390"/>
      <w:bookmarkEnd w:id="340"/>
      <w:bookmarkEnd w:id="341"/>
      <w:r w:rsidRPr="00A27FCD">
        <w:t>Ưu điểm của Xác thực toàn cầu và Ủy quyền toàn cầu</w:t>
      </w:r>
    </w:p>
    <w:p w14:paraId="19EE44D5" w14:textId="372FA46E" w:rsidR="008C539B" w:rsidRPr="00A27FCD" w:rsidRDefault="00114C3E">
      <w:pPr>
        <w:pStyle w:val="BodyText"/>
        <w:spacing w:before="75"/>
        <w:ind w:left="2260"/>
        <w:rPr>
          <w:rFonts w:ascii="Arial" w:hAnsi="Arial" w:cs="Arial"/>
        </w:rPr>
      </w:pPr>
      <w:r w:rsidRPr="00A27FCD">
        <w:rPr>
          <w:rFonts w:ascii="Arial" w:hAnsi="Arial" w:cs="Arial"/>
        </w:rPr>
        <w:t>Một số ưu điểm của việc xác thực và ủy quyền người dùng toàn cầu như sau:</w:t>
      </w:r>
    </w:p>
    <w:p w14:paraId="64D35DCB" w14:textId="77777777" w:rsidR="008C539B" w:rsidRPr="00A27FCD" w:rsidRDefault="008C539B">
      <w:pPr>
        <w:rPr>
          <w:rFonts w:ascii="Arial" w:hAnsi="Arial" w:cs="Arial"/>
        </w:rPr>
        <w:sectPr w:rsidR="008C539B" w:rsidRPr="00A27FCD">
          <w:footerReference w:type="even" r:id="rId77"/>
          <w:footerReference w:type="default" r:id="rId78"/>
          <w:pgSz w:w="12240" w:h="15840"/>
          <w:pgMar w:top="840" w:right="1060" w:bottom="860" w:left="1100" w:header="549" w:footer="663" w:gutter="0"/>
          <w:pgNumType w:start="31"/>
          <w:cols w:space="720"/>
        </w:sectPr>
      </w:pPr>
    </w:p>
    <w:p w14:paraId="1BC21A5A" w14:textId="77777777" w:rsidR="008C539B" w:rsidRPr="00A27FCD" w:rsidRDefault="008C539B">
      <w:pPr>
        <w:pStyle w:val="BodyText"/>
        <w:spacing w:before="5"/>
        <w:rPr>
          <w:rFonts w:ascii="Arial" w:hAnsi="Arial" w:cs="Arial"/>
          <w:sz w:val="25"/>
        </w:rPr>
      </w:pPr>
    </w:p>
    <w:p w14:paraId="0079ADDD" w14:textId="53BE30B9"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Cung cấp xác thực mạnh bằng SSL, Kerberos hoặc xác thực gốc Windows.</w:t>
      </w:r>
    </w:p>
    <w:p w14:paraId="570FAF7B" w14:textId="5AE5D83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3410F" w:rsidRPr="00A27FCD">
        <w:rPr>
          <w:rFonts w:ascii="Arial" w:hAnsi="Arial" w:cs="Arial"/>
        </w:rPr>
        <w:t>Cho phép quản lý tập trung người dùng và đặc quyền trên toàn doanh nghiệp.</w:t>
      </w:r>
    </w:p>
    <w:p w14:paraId="0FCBE45E" w14:textId="03B60F73"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Dễ quản trị: Bạn không phải tạo lược đồ cho mọi người dùng trong mọi cơ sở dữ liệu trong doanh nghiệp.</w:t>
      </w:r>
    </w:p>
    <w:p w14:paraId="1C04B18F" w14:textId="2542DD22"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Tạo điều kiện cho đăng nhập một lần: Người dùng cần đăng nhập một lần để chỉ truy cập nhiều cơ sở dữ liệu và dịch vụ. Hơn nữa, người dùng sử dụng mật khẩu có thể có một mật khẩu duy nhất để truy cập nhiều cơ sở dữ liệu chấp nhận người dùng doanh nghiệp đã được xác thực mật khẩu.</w:t>
      </w:r>
    </w:p>
    <w:p w14:paraId="7B1C7265" w14:textId="46B86F6D" w:rsidR="008C539B" w:rsidRPr="00A27FCD" w:rsidRDefault="00C12992">
      <w:pPr>
        <w:pStyle w:val="BodyText"/>
        <w:spacing w:before="116"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Vì xác thực và ủy quyền người dùng toàn cầu cung cấp quyền truy cập dựa trên mật khẩu, bạn có thể di chuyển người dùng cơ sở dữ liệu đã được xác thực mật khẩu đã xác định trước đó vào thư mục (sử dụng Tiện ích di chuyển người dùng) để được quản lý tập trung. Điều này làm cho xác thực và ủy quyền toàn cầu có sẵn cho các máy khách phát hành Cơ sở dữ liệu Oracle trước đó vẫn được hỗ trợ.</w:t>
      </w:r>
    </w:p>
    <w:p w14:paraId="0D5D766B" w14:textId="7D38BE62" w:rsidR="008C539B" w:rsidRPr="00A27FCD" w:rsidRDefault="00C12992">
      <w:pPr>
        <w:pStyle w:val="BodyText"/>
        <w:spacing w:before="116" w:line="230" w:lineRule="auto"/>
        <w:ind w:left="2019" w:right="700" w:hanging="360"/>
        <w:rPr>
          <w:rFonts w:ascii="Arial" w:hAnsi="Arial" w:cs="Arial"/>
        </w:rPr>
      </w:pPr>
      <w:r w:rsidRPr="00A27FCD">
        <w:rPr>
          <w:rFonts w:ascii="Arial" w:hAnsi="Arial" w:cs="Arial"/>
          <w:sz w:val="10"/>
        </w:rPr>
        <w:t xml:space="preserve">■ </w:t>
      </w:r>
      <w:r w:rsidR="0053410F" w:rsidRPr="00A27FCD">
        <w:rPr>
          <w:rFonts w:ascii="Arial" w:hAnsi="Arial" w:cs="Arial"/>
        </w:rPr>
        <w:t>Các liên kết cơ sở dữ liệu CURRENT_USER kết nối với tư cách là người dùng toàn cầu. Người dùng cục bộ có thể kết nối với tư cách là người dùng toàn cục trong ngữ cảnh của một thủ tục được lưu trữ, nghĩa là, không lưu trữ mật khẩu người dùng chung trong định nghĩa liên kết.</w:t>
      </w:r>
    </w:p>
    <w:p w14:paraId="5594A5BC" w14:textId="333C4013" w:rsidR="008C539B" w:rsidRPr="00A27FCD" w:rsidRDefault="0053410F">
      <w:pPr>
        <w:pStyle w:val="BodyText"/>
        <w:spacing w:before="213" w:line="232" w:lineRule="auto"/>
        <w:ind w:left="2379" w:right="1792"/>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rPr>
        <w:t>Các hướng dẫn sau để biết thêm thông tin về xác thực và ủy quyền toàn cầu và người dùng và vai trò doanh nghiệp:</w:t>
      </w:r>
    </w:p>
    <w:p w14:paraId="42A70659" w14:textId="77777777" w:rsidR="008C539B" w:rsidRPr="00A27FCD" w:rsidRDefault="00C12992">
      <w:pPr>
        <w:spacing w:before="117"/>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Advanced Security Administrator's Guide</w:t>
      </w:r>
    </w:p>
    <w:p w14:paraId="1CAB5123" w14:textId="77777777" w:rsidR="008C539B" w:rsidRPr="00A27FCD" w:rsidRDefault="00C12992">
      <w:pPr>
        <w:spacing w:before="119"/>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Enterprise User Security Administrator's Guide</w:t>
      </w:r>
    </w:p>
    <w:p w14:paraId="73546628" w14:textId="77777777" w:rsidR="008C539B" w:rsidRPr="00A27FCD" w:rsidRDefault="008C539B">
      <w:pPr>
        <w:pStyle w:val="BodyText"/>
        <w:spacing w:before="9"/>
        <w:rPr>
          <w:rFonts w:ascii="Arial" w:hAnsi="Arial" w:cs="Arial"/>
          <w:i/>
          <w:sz w:val="23"/>
        </w:rPr>
      </w:pPr>
    </w:p>
    <w:p w14:paraId="07E00073" w14:textId="6286F8D7" w:rsidR="008C539B" w:rsidRPr="00A27FCD" w:rsidRDefault="00A27FCD">
      <w:pPr>
        <w:pStyle w:val="Heading3"/>
        <w:ind w:left="100"/>
      </w:pPr>
      <w:bookmarkStart w:id="342" w:name="Configuring_an_External_Service_to_Authe"/>
      <w:bookmarkStart w:id="343" w:name="_bookmark393"/>
      <w:bookmarkEnd w:id="342"/>
      <w:bookmarkEnd w:id="343"/>
      <w:r w:rsidRPr="00A27FCD">
        <w:rPr>
          <w:spacing w:val="-27"/>
        </w:rPr>
        <w:t>Định cấu hình dịch vụ bên ngoài để xác thực người dùng và mật khẩu</w:t>
      </w:r>
    </w:p>
    <w:p w14:paraId="377DEF41" w14:textId="3762D557" w:rsidR="008C539B" w:rsidRPr="00A27FCD" w:rsidRDefault="00A27FCD">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75506248" w14:textId="3C4D8BC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4" w:history="1">
        <w:r w:rsidR="00A27FCD" w:rsidRPr="00A27FCD">
          <w:rPr>
            <w:rFonts w:ascii="Arial" w:hAnsi="Arial" w:cs="Arial"/>
            <w:color w:val="0000CC"/>
          </w:rPr>
          <w:t>Về xác thực bên ngoài</w:t>
        </w:r>
      </w:hyperlink>
    </w:p>
    <w:p w14:paraId="27D763E9" w14:textId="69C16BB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97" w:history="1">
        <w:r w:rsidR="00A27FCD" w:rsidRPr="00A27FCD">
          <w:rPr>
            <w:rFonts w:ascii="Arial" w:hAnsi="Arial" w:cs="Arial"/>
            <w:color w:val="0000CC"/>
          </w:rPr>
          <w:t>Ưu điểm của xác thực bên ngoài</w:t>
        </w:r>
      </w:hyperlink>
    </w:p>
    <w:p w14:paraId="0D20AFF3" w14:textId="10C8285F"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9" w:history="1">
        <w:r w:rsidR="00A27FCD" w:rsidRPr="00A27FCD">
          <w:rPr>
            <w:rFonts w:ascii="Arial" w:hAnsi="Arial" w:cs="Arial"/>
            <w:color w:val="0000CC"/>
          </w:rPr>
          <w:t>Tạo người dùng được xác thực bên ngoài</w:t>
        </w:r>
      </w:hyperlink>
    </w:p>
    <w:p w14:paraId="3A0AA9A3" w14:textId="1AB0EEDC"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401" w:history="1">
        <w:r w:rsidR="00A27FCD" w:rsidRPr="00A27FCD">
          <w:rPr>
            <w:rFonts w:ascii="Arial" w:hAnsi="Arial" w:cs="Arial"/>
            <w:color w:val="0000CC"/>
          </w:rPr>
          <w:t>Xác thực đăng nhập người dùng bằng hệ điều hành</w:t>
        </w:r>
      </w:hyperlink>
    </w:p>
    <w:p w14:paraId="461A9A12" w14:textId="51C8AD65"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05" w:history="1">
        <w:r w:rsidR="00A27FCD" w:rsidRPr="00A27FCD">
          <w:rPr>
            <w:rFonts w:ascii="Arial" w:hAnsi="Arial" w:cs="Arial"/>
            <w:color w:val="0000CC"/>
          </w:rPr>
          <w:t>Đăng nhập người dùng xác thực bằng cách sử dụng xác thực mạng</w:t>
        </w:r>
      </w:hyperlink>
    </w:p>
    <w:p w14:paraId="059585CD" w14:textId="77777777" w:rsidR="008C539B" w:rsidRPr="00A27FCD" w:rsidRDefault="008C539B">
      <w:pPr>
        <w:pStyle w:val="BodyText"/>
        <w:spacing w:before="7"/>
        <w:rPr>
          <w:rFonts w:ascii="Arial" w:hAnsi="Arial" w:cs="Arial"/>
          <w:sz w:val="25"/>
        </w:rPr>
      </w:pPr>
    </w:p>
    <w:p w14:paraId="543AB41B" w14:textId="284B50C6" w:rsidR="008C539B" w:rsidRPr="00A27FCD" w:rsidRDefault="00A27FCD">
      <w:pPr>
        <w:pStyle w:val="Heading4"/>
        <w:ind w:left="100"/>
      </w:pPr>
      <w:bookmarkStart w:id="344" w:name="About_External_Authentication"/>
      <w:bookmarkStart w:id="345" w:name="_bookmark394"/>
      <w:bookmarkEnd w:id="344"/>
      <w:bookmarkEnd w:id="345"/>
      <w:r w:rsidRPr="00A27FCD">
        <w:t>Giới thiệu về xác thực bên ngoài</w:t>
      </w:r>
    </w:p>
    <w:p w14:paraId="2C5809C7" w14:textId="77777777" w:rsidR="00A27FCD" w:rsidRPr="00A27FCD" w:rsidRDefault="00A27FCD" w:rsidP="00A27FCD">
      <w:pPr>
        <w:pStyle w:val="BodyText"/>
        <w:spacing w:before="118" w:line="230" w:lineRule="auto"/>
        <w:ind w:left="1660" w:right="783"/>
        <w:rPr>
          <w:rFonts w:ascii="Arial" w:hAnsi="Arial" w:cs="Arial"/>
        </w:rPr>
      </w:pPr>
      <w:r w:rsidRPr="00A27FCD">
        <w:rPr>
          <w:rFonts w:ascii="Arial" w:hAnsi="Arial" w:cs="Arial"/>
        </w:rPr>
        <w:t>Khi bạn sử dụng xác thực bên ngoài cho tài khoản người dùng, Cơ sở dữ liệu Oracle duy trì tài khoản người dùng, nhưng một dịch vụ bên ngoài thực hiện quản trị mật khẩu và xác thực người dùng. Dịch vụ bên ngoài này có thể là hệ điều hành hoặc dịch vụ mạng, chẳng hạn như Oracle Net.</w:t>
      </w:r>
    </w:p>
    <w:p w14:paraId="394A7F92" w14:textId="487BF4A7" w:rsidR="008C539B" w:rsidRPr="00A27FCD" w:rsidRDefault="00A27FCD" w:rsidP="00A27FCD">
      <w:pPr>
        <w:pStyle w:val="BodyText"/>
        <w:spacing w:before="118" w:line="230" w:lineRule="auto"/>
        <w:ind w:left="1660" w:right="783"/>
        <w:rPr>
          <w:rFonts w:ascii="Arial" w:hAnsi="Arial" w:cs="Arial"/>
        </w:rPr>
      </w:pPr>
      <w:r w:rsidRPr="00A27FCD">
        <w:rPr>
          <w:rFonts w:ascii="Arial" w:hAnsi="Arial" w:cs="Arial"/>
        </w:rPr>
        <w:t>Với xác thực bên ngoài, cơ sở dữ liệu của bạn dựa vào hệ điều hành cơ bản hoặc dịch vụ xác thực mạng để hạn chế quyền truy cập vào tài khoản cơ sở dữ liệu. Mật khẩu cơ sở dữ liệu không được sử dụng cho loại đăng nhập này. Nếu hệ điều hành hoặc dịch vụ mạng của bạn cho phép, thì nó có thể xác thực người dùng trước khi họ có thể đăng nhập vào cơ sở dữ liệu. Để bật tính năng này, hãy đặt tham số khởi tạo OS_AUTHENT_PREFIX và sử dụng tiền tố này trong tên người dùng Cơ sở dữ liệu Oracle. Tham số OS_AUTHENT_PREFIX định nghĩa một tiền tố mà Oracle Database thêm vào đầu tên tài khoản hệ điều hành của mỗi người dùng. Cơ sở dữ liệu Oracle so sánh tên người dùng tiền tố với tên người dùng cơ sở dữ liệu Oracle trong cơ sở dữ liệu khi người dùng cố gắng kết nối.</w:t>
      </w:r>
    </w:p>
    <w:p w14:paraId="7A0CCC7E" w14:textId="77777777" w:rsidR="008C539B" w:rsidRPr="00A27FCD" w:rsidRDefault="008C539B">
      <w:pPr>
        <w:spacing w:line="230" w:lineRule="auto"/>
        <w:rPr>
          <w:rFonts w:ascii="Arial" w:hAnsi="Arial" w:cs="Arial"/>
        </w:rPr>
        <w:sectPr w:rsidR="008C539B" w:rsidRPr="00A27FCD">
          <w:headerReference w:type="even" r:id="rId79"/>
          <w:headerReference w:type="default" r:id="rId80"/>
          <w:pgSz w:w="12240" w:h="15840"/>
          <w:pgMar w:top="840" w:right="1060" w:bottom="860" w:left="1100" w:header="549" w:footer="663" w:gutter="0"/>
          <w:cols w:space="720"/>
        </w:sectPr>
      </w:pPr>
    </w:p>
    <w:p w14:paraId="580DF06A" w14:textId="77777777" w:rsidR="008C539B" w:rsidRPr="00A27FCD" w:rsidRDefault="008C539B">
      <w:pPr>
        <w:pStyle w:val="BodyText"/>
        <w:spacing w:before="5"/>
        <w:rPr>
          <w:rFonts w:ascii="Arial" w:hAnsi="Arial" w:cs="Arial"/>
          <w:sz w:val="25"/>
        </w:rPr>
      </w:pPr>
    </w:p>
    <w:p w14:paraId="29CCE90D" w14:textId="56653294" w:rsidR="008C539B" w:rsidRPr="00A27FCD" w:rsidRDefault="00A27FCD">
      <w:pPr>
        <w:pStyle w:val="BodyText"/>
        <w:spacing w:before="101" w:line="230" w:lineRule="auto"/>
        <w:ind w:left="2260" w:right="185"/>
        <w:rPr>
          <w:rFonts w:ascii="Arial" w:hAnsi="Arial" w:cs="Arial"/>
        </w:rPr>
      </w:pPr>
      <w:r w:rsidRPr="00A27FCD">
        <w:rPr>
          <w:rFonts w:ascii="Arial" w:hAnsi="Arial" w:cs="Arial"/>
          <w:spacing w:val="-6"/>
        </w:rPr>
        <w:t>Bạn nên đặt OS_AUTHENT_PREFIX thành chuỗi rỗng (một tập hợp dấu ngoặc kép trống: ""). Sử dụng một chuỗi rỗng loại bỏ việc bổ sung bất kỳ tiền tố nào vào tên tài khoản hệ điều hành, để tên người dùng cơ sở dữ liệu Oracle khớp chính xác với tên người dùng của hệ điều hành.</w:t>
      </w:r>
    </w:p>
    <w:p w14:paraId="351569B2"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OS_AUTHENT_PREFIX=" "</w:t>
      </w:r>
    </w:p>
    <w:p w14:paraId="1184A091" w14:textId="77777777" w:rsidR="008C539B" w:rsidRPr="00A27FCD" w:rsidRDefault="008C539B">
      <w:pPr>
        <w:pStyle w:val="BodyText"/>
        <w:spacing w:before="10"/>
        <w:rPr>
          <w:rFonts w:ascii="Arial" w:hAnsi="Arial" w:cs="Arial"/>
          <w:sz w:val="18"/>
        </w:rPr>
      </w:pPr>
    </w:p>
    <w:p w14:paraId="2810986B" w14:textId="6F514207" w:rsidR="008C539B" w:rsidRPr="00A27FCD" w:rsidRDefault="00A27FCD">
      <w:pPr>
        <w:pStyle w:val="BodyText"/>
        <w:spacing w:before="1" w:line="230" w:lineRule="auto"/>
        <w:ind w:left="2259" w:right="242"/>
        <w:rPr>
          <w:rFonts w:ascii="Arial" w:hAnsi="Arial" w:cs="Arial"/>
        </w:rPr>
      </w:pPr>
      <w:r w:rsidRPr="00A27FCD">
        <w:rPr>
          <w:rFonts w:ascii="Arial" w:hAnsi="Arial" w:cs="Arial"/>
        </w:rPr>
        <w:t>Sau khi bạn đặt OS_AUTHENT_PREFIX, nó sẽ vẫn giữ nguyên cho cuộc sống của cơ sở dữ liệu. Nếu bạn thay đổi tiền tố, thì bất kỳ tên người dùng cơ sở dữ liệu nào bao gồm tiền tố cũ không thể được sử dụng để thiết lập kết nối, trừ khi bạn thay đổi tên người dùng để sử dụng nó để xác thực mật khẩu.</w:t>
      </w:r>
    </w:p>
    <w:p w14:paraId="1FB40E20" w14:textId="2F3400CD" w:rsidR="008C539B" w:rsidRPr="00A27FCD" w:rsidRDefault="00A27FCD">
      <w:pPr>
        <w:pStyle w:val="BodyText"/>
        <w:spacing w:before="124" w:line="228" w:lineRule="auto"/>
        <w:ind w:left="2260" w:right="280" w:hanging="1"/>
        <w:jc w:val="both"/>
        <w:rPr>
          <w:rFonts w:ascii="Arial" w:hAnsi="Arial" w:cs="Arial"/>
        </w:rPr>
      </w:pPr>
      <w:r w:rsidRPr="00A27FCD">
        <w:rPr>
          <w:rFonts w:ascii="Arial" w:hAnsi="Arial" w:cs="Arial"/>
        </w:rPr>
        <w:t>Giá trị mặc định của tham số này là OPS $ cho khả năng tương thích ngược với các phiên bản trước của Cơ sở dữ liệu Oracle. Ví dụ: giả sử rằng bạn đặt OS_AUTHENT_PREFIX như sau:</w:t>
      </w:r>
    </w:p>
    <w:p w14:paraId="598E9F84" w14:textId="77777777" w:rsidR="008C539B" w:rsidRPr="008A2204" w:rsidRDefault="00C12992">
      <w:pPr>
        <w:spacing w:before="144"/>
        <w:ind w:left="2260"/>
        <w:rPr>
          <w:rFonts w:ascii="Courier New" w:hAnsi="Courier New" w:cs="Courier New"/>
          <w:sz w:val="18"/>
        </w:rPr>
      </w:pPr>
      <w:r w:rsidRPr="008A2204">
        <w:rPr>
          <w:rFonts w:ascii="Courier New" w:hAnsi="Courier New" w:cs="Courier New"/>
          <w:w w:val="95"/>
          <w:sz w:val="18"/>
        </w:rPr>
        <w:t>OS_AUTHENT_PREFIX=OPS$</w:t>
      </w:r>
    </w:p>
    <w:p w14:paraId="4F8A6624" w14:textId="77777777" w:rsidR="008C539B" w:rsidRPr="00A27FCD" w:rsidRDefault="008D1AB8">
      <w:pPr>
        <w:pStyle w:val="BodyText"/>
        <w:spacing w:before="5"/>
        <w:rPr>
          <w:rFonts w:ascii="Arial" w:hAnsi="Arial" w:cs="Arial"/>
          <w:sz w:val="19"/>
        </w:rPr>
      </w:pPr>
      <w:r>
        <w:rPr>
          <w:rFonts w:ascii="Arial" w:hAnsi="Arial" w:cs="Arial"/>
        </w:rPr>
        <w:pict w14:anchorId="322D0DE9">
          <v:group id="_x0000_s1520" style="position:absolute;margin-left:204pt;margin-top:13pt;width:300pt;height:2.55pt;z-index:2488;mso-wrap-distance-left:0;mso-wrap-distance-right:0;mso-position-horizontal-relative:page" coordorigin="4080,260" coordsize="6000,51">
            <v:line id="_x0000_s1522" style="position:absolute" from="4080,263" to="10080,263" strokeweight=".24pt"/>
            <v:line id="_x0000_s1521" style="position:absolute" from="4080,308" to="10080,308" strokeweight=".24pt"/>
            <w10:wrap type="topAndBottom" anchorx="page"/>
          </v:group>
        </w:pict>
      </w:r>
    </w:p>
    <w:p w14:paraId="0B7D4F18" w14:textId="21776F32" w:rsidR="008C539B" w:rsidRPr="00A27FCD" w:rsidRDefault="00A27FCD">
      <w:pPr>
        <w:pStyle w:val="BodyText"/>
        <w:spacing w:before="27" w:after="108" w:line="230" w:lineRule="auto"/>
        <w:ind w:left="2979" w:right="1221"/>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8"/>
          <w:sz w:val="19"/>
        </w:rPr>
        <w:t xml:space="preserve"> </w:t>
      </w:r>
      <w:r w:rsidRPr="00A27FCD">
        <w:rPr>
          <w:rFonts w:ascii="Arial" w:hAnsi="Arial" w:cs="Arial"/>
        </w:rPr>
        <w:t>Văn bản của tham số khởi tạo OS_AUTHENT_PREFIX phân biệt chữ hoa chữ thường trên một số hệ điều hành. Xem tài liệu Oracle Database dành riêng cho hệ điều hành của bạn để biết thêm thông tin về tham số khởi tạo này.</w:t>
      </w:r>
    </w:p>
    <w:p w14:paraId="6150014A" w14:textId="529A707F" w:rsidR="008C539B" w:rsidRPr="00A27FCD"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E5E8625">
          <v:group id="_x0000_s1517" style="width:300pt;height:2.5pt;mso-position-horizontal-relative:char;mso-position-vertical-relative:line" coordsize="6000,50">
            <v:line id="_x0000_s1519" style="position:absolute" from="0,2" to="6000,2" strokeweight=".24pt"/>
            <v:line id="_x0000_s1518" style="position:absolute" from="0,47" to="6000,47" strokeweight=".24pt"/>
            <w10:anchorlock/>
          </v:group>
        </w:pict>
      </w:r>
    </w:p>
    <w:p w14:paraId="554E6F37" w14:textId="77777777" w:rsidR="008C539B" w:rsidRPr="00A27FCD" w:rsidRDefault="008C539B">
      <w:pPr>
        <w:pStyle w:val="BodyText"/>
        <w:spacing w:before="9"/>
        <w:rPr>
          <w:rFonts w:ascii="Arial" w:hAnsi="Arial" w:cs="Arial"/>
          <w:sz w:val="11"/>
        </w:rPr>
      </w:pPr>
    </w:p>
    <w:p w14:paraId="3D0D6A12" w14:textId="4D99444B" w:rsidR="008C539B" w:rsidRPr="00A27FCD" w:rsidRDefault="00A27FCD">
      <w:pPr>
        <w:pStyle w:val="BodyText"/>
        <w:spacing w:before="100" w:line="230" w:lineRule="auto"/>
        <w:ind w:left="2259" w:right="102"/>
        <w:rPr>
          <w:rFonts w:ascii="Arial" w:hAnsi="Arial" w:cs="Arial"/>
        </w:rPr>
      </w:pPr>
      <w:r w:rsidRPr="00A27FCD">
        <w:rPr>
          <w:rFonts w:ascii="Arial" w:hAnsi="Arial" w:cs="Arial"/>
        </w:rPr>
        <w:t>Nếu người dùng có tài khoản hệ điều hành có tên tsmith là kết nối với một cơ sở dữ liệu Oracle và được xác thực bởi hệ điều hành, thì Oracle Database kiểm tra rằng có một người dùng cơ sở dữ liệu tương ứng là OPS $ tsmith và, nếu có, cho phép người dùng kết nối. Tất cả các tham chiếu đến một người dùng được xác thực bởi hệ điều hành phải bao gồm tiền tố, OPS $, như đã thấy trong OPS $ tsmith.</w:t>
      </w:r>
    </w:p>
    <w:p w14:paraId="46AB0D41" w14:textId="77777777" w:rsidR="008C539B" w:rsidRPr="00A27FCD" w:rsidRDefault="008C539B">
      <w:pPr>
        <w:pStyle w:val="BodyText"/>
        <w:spacing w:before="3"/>
        <w:rPr>
          <w:rFonts w:ascii="Arial" w:hAnsi="Arial" w:cs="Arial"/>
          <w:sz w:val="25"/>
        </w:rPr>
      </w:pPr>
    </w:p>
    <w:p w14:paraId="2B2852DA" w14:textId="009657A8" w:rsidR="008C539B" w:rsidRPr="00A27FCD" w:rsidRDefault="00A27FCD">
      <w:pPr>
        <w:pStyle w:val="Heading4"/>
      </w:pPr>
      <w:bookmarkStart w:id="346" w:name="Advantages_of_External_Authentication"/>
      <w:bookmarkStart w:id="347" w:name="_bookmark397"/>
      <w:bookmarkEnd w:id="346"/>
      <w:bookmarkEnd w:id="347"/>
      <w:r w:rsidRPr="00A27FCD">
        <w:t>Ưu điểm của xác thực bên ngoài</w:t>
      </w:r>
    </w:p>
    <w:p w14:paraId="44FF3FAD" w14:textId="7E25C088" w:rsidR="008C539B" w:rsidRPr="00A27FCD" w:rsidRDefault="00A27FCD">
      <w:pPr>
        <w:pStyle w:val="BodyText"/>
        <w:spacing w:before="75"/>
        <w:ind w:left="2260"/>
        <w:rPr>
          <w:rFonts w:ascii="Arial" w:hAnsi="Arial" w:cs="Arial"/>
        </w:rPr>
      </w:pPr>
      <w:r w:rsidRPr="00A27FCD">
        <w:rPr>
          <w:rFonts w:ascii="Arial" w:hAnsi="Arial" w:cs="Arial"/>
        </w:rPr>
        <w:t>Ưu điểm của xác thực bên ngoài như sau:</w:t>
      </w:r>
    </w:p>
    <w:p w14:paraId="0F3A9875" w14:textId="7E80B9DA" w:rsidR="008C539B" w:rsidRPr="00A27FCD" w:rsidRDefault="00C12992">
      <w:pPr>
        <w:pStyle w:val="BodyText"/>
        <w:spacing w:before="117" w:line="232" w:lineRule="auto"/>
        <w:ind w:left="2619" w:right="700" w:hanging="360"/>
        <w:rPr>
          <w:rFonts w:ascii="Arial" w:hAnsi="Arial" w:cs="Arial"/>
        </w:rPr>
      </w:pPr>
      <w:r w:rsidRPr="00A27FCD">
        <w:rPr>
          <w:rFonts w:ascii="Arial" w:hAnsi="Arial" w:cs="Arial"/>
          <w:sz w:val="10"/>
        </w:rPr>
        <w:t xml:space="preserve">■ </w:t>
      </w:r>
      <w:r w:rsidR="00A27FCD" w:rsidRPr="00A27FCD">
        <w:rPr>
          <w:rFonts w:ascii="Arial" w:hAnsi="Arial" w:cs="Arial"/>
        </w:rPr>
        <w:t>Có nhiều lựa chọn hơn về cơ chế xác thực, chẳng hạn như thẻ thông minh, dấu vân tay, Kerberos hoặc hệ điều hành.</w:t>
      </w:r>
    </w:p>
    <w:p w14:paraId="55F7745A" w14:textId="14403EDF"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Nhiều dịch vụ xác thực mạng, chẳng hạn như Kerberos hỗ trợ đăng nhập một lần, cho phép người dùng có ít mật khẩu hơn để nhớ.</w:t>
      </w:r>
    </w:p>
    <w:p w14:paraId="11379536" w14:textId="6B124AC8"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Nếu bạn đã sử dụng cơ chế bên ngoài để xác thực, chẳng hạn như một trong những cơ chế được liệt kê trước đó, thì có thể có ít chi phí quản trị hơn để sử dụng cơ chế đó với cơ sở dữ liệu.</w:t>
      </w:r>
    </w:p>
    <w:p w14:paraId="1C63FD67" w14:textId="77777777" w:rsidR="008C539B" w:rsidRPr="00A27FCD" w:rsidRDefault="008C539B">
      <w:pPr>
        <w:pStyle w:val="BodyText"/>
        <w:spacing w:before="5"/>
        <w:rPr>
          <w:rFonts w:ascii="Arial" w:hAnsi="Arial" w:cs="Arial"/>
          <w:sz w:val="25"/>
        </w:rPr>
      </w:pPr>
    </w:p>
    <w:p w14:paraId="42FD2884" w14:textId="5E5BCF61" w:rsidR="008C539B" w:rsidRPr="00A27FCD" w:rsidRDefault="00A27FCD">
      <w:pPr>
        <w:pStyle w:val="Heading4"/>
      </w:pPr>
      <w:bookmarkStart w:id="348" w:name="Creating_a_User_Who_Is_Authenticated_Ext"/>
      <w:bookmarkStart w:id="349" w:name="_bookmark399"/>
      <w:bookmarkEnd w:id="348"/>
      <w:bookmarkEnd w:id="349"/>
      <w:r w:rsidRPr="00A27FCD">
        <w:t>Tạo người dùng được xác thực bên ngoài</w:t>
      </w:r>
    </w:p>
    <w:p w14:paraId="05083077" w14:textId="561F42B9" w:rsidR="008C539B" w:rsidRPr="00A27FCD" w:rsidRDefault="00A27FCD">
      <w:pPr>
        <w:pStyle w:val="BodyText"/>
        <w:spacing w:before="81" w:line="232" w:lineRule="auto"/>
        <w:ind w:left="2260" w:right="491"/>
        <w:rPr>
          <w:rFonts w:ascii="Arial" w:hAnsi="Arial" w:cs="Arial"/>
        </w:rPr>
      </w:pPr>
      <w:r w:rsidRPr="00A27FCD">
        <w:rPr>
          <w:rFonts w:ascii="Arial" w:hAnsi="Arial" w:cs="Arial"/>
        </w:rPr>
        <w:t>Câu lệnh sau tạo một người dùng được xác định bởi Cơ sở dữ liệu Oracle và được xác thực bởi hệ điều hành hoặc dịch vụ mạng. Ví dụ này giả định rằng tham số OS_AUTHENT_PREFIX đã được đặt thành một khoảng trống ("").</w:t>
      </w:r>
    </w:p>
    <w:p w14:paraId="2637F6E9" w14:textId="77777777" w:rsidR="008C539B" w:rsidRPr="008A2204" w:rsidRDefault="00C12992">
      <w:pPr>
        <w:spacing w:before="136"/>
        <w:ind w:left="2260"/>
        <w:rPr>
          <w:rFonts w:ascii="Courier New" w:hAnsi="Courier New" w:cs="Courier New"/>
          <w:sz w:val="18"/>
        </w:rPr>
      </w:pPr>
      <w:r w:rsidRPr="008A2204">
        <w:rPr>
          <w:rFonts w:ascii="Courier New" w:hAnsi="Courier New" w:cs="Courier New"/>
          <w:w w:val="95"/>
          <w:sz w:val="18"/>
        </w:rPr>
        <w:t>CREATE USER psmith IDENTIFIED</w:t>
      </w:r>
      <w:r w:rsidRPr="008A2204">
        <w:rPr>
          <w:rFonts w:ascii="Courier New" w:hAnsi="Courier New" w:cs="Courier New"/>
          <w:spacing w:val="-78"/>
          <w:w w:val="95"/>
          <w:sz w:val="18"/>
        </w:rPr>
        <w:t xml:space="preserve"> </w:t>
      </w:r>
      <w:r w:rsidRPr="008A2204">
        <w:rPr>
          <w:rFonts w:ascii="Courier New" w:hAnsi="Courier New" w:cs="Courier New"/>
          <w:w w:val="95"/>
          <w:sz w:val="18"/>
        </w:rPr>
        <w:t>EXTERNALLY;</w:t>
      </w:r>
    </w:p>
    <w:p w14:paraId="4C080C87" w14:textId="77777777" w:rsidR="008C539B" w:rsidRPr="00A27FCD" w:rsidRDefault="008C539B">
      <w:pPr>
        <w:pStyle w:val="BodyText"/>
        <w:spacing w:before="1"/>
        <w:rPr>
          <w:rFonts w:ascii="Arial" w:hAnsi="Arial" w:cs="Arial"/>
          <w:sz w:val="19"/>
        </w:rPr>
      </w:pPr>
    </w:p>
    <w:p w14:paraId="7733663C" w14:textId="77777777" w:rsidR="00A27FCD" w:rsidRPr="00A27FCD" w:rsidRDefault="00A27FCD" w:rsidP="00A27FCD">
      <w:pPr>
        <w:pStyle w:val="BodyText"/>
        <w:spacing w:line="232" w:lineRule="auto"/>
        <w:ind w:left="2260"/>
        <w:rPr>
          <w:rFonts w:ascii="Arial" w:hAnsi="Arial" w:cs="Arial"/>
          <w:w w:val="95"/>
        </w:rPr>
      </w:pPr>
      <w:r w:rsidRPr="00A27FCD">
        <w:rPr>
          <w:rFonts w:ascii="Arial" w:hAnsi="Arial" w:cs="Arial"/>
          <w:w w:val="95"/>
        </w:rPr>
        <w:t>Sử dụng câu lệnh CREATE USER ... IDENTIFIED EXTERNALLY, bạn tạo các tài khoản cơ sở dữ liệu phải được xác thực bởi hệ điều hành hoặc dịch vụ mạng.</w:t>
      </w:r>
    </w:p>
    <w:p w14:paraId="7999FA44" w14:textId="09E61033" w:rsidR="008C539B" w:rsidRPr="00A27FCD" w:rsidRDefault="00A27FCD" w:rsidP="00A27FCD">
      <w:pPr>
        <w:pStyle w:val="BodyText"/>
        <w:spacing w:line="232" w:lineRule="auto"/>
        <w:ind w:left="2260"/>
        <w:rPr>
          <w:rFonts w:ascii="Arial" w:hAnsi="Arial" w:cs="Arial"/>
        </w:rPr>
      </w:pPr>
      <w:r w:rsidRPr="00A27FCD">
        <w:rPr>
          <w:rFonts w:ascii="Arial" w:hAnsi="Arial" w:cs="Arial"/>
          <w:w w:val="95"/>
        </w:rPr>
        <w:t>Cơ sở dữ liệu Oracle sau đó dựa vào xác thực đăng nhập bên ngoài này khi nó cung cấp cho người dùng hệ điều hành cụ thể có quyền truy cập vào tài nguyên cơ sở dữ liệu của một người dùng cụ thể.</w:t>
      </w:r>
    </w:p>
    <w:p w14:paraId="2322FC9D" w14:textId="05BA02A0" w:rsidR="008C539B" w:rsidRPr="00A27FCD" w:rsidRDefault="00A27FCD">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1041DAE5" w14:textId="193A8920" w:rsidR="008C539B" w:rsidRPr="00A27FCD" w:rsidRDefault="00A27FCD">
      <w:pPr>
        <w:pStyle w:val="BodyText"/>
        <w:spacing w:line="245" w:lineRule="exact"/>
        <w:ind w:left="2979"/>
        <w:rPr>
          <w:rFonts w:ascii="Arial" w:hAnsi="Arial" w:cs="Arial"/>
        </w:rPr>
      </w:pPr>
      <w:r w:rsidRPr="00A27FCD">
        <w:rPr>
          <w:rFonts w:ascii="Arial" w:hAnsi="Arial" w:cs="Arial"/>
        </w:rPr>
        <w:t>để biết thêm thông tin về xác thực bên ngoài</w:t>
      </w:r>
    </w:p>
    <w:p w14:paraId="49773E16"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7E95A2FC" w14:textId="77777777" w:rsidR="008C539B" w:rsidRPr="00A27FCD" w:rsidRDefault="008C539B">
      <w:pPr>
        <w:pStyle w:val="BodyText"/>
        <w:spacing w:before="2"/>
        <w:rPr>
          <w:rFonts w:ascii="Arial" w:hAnsi="Arial" w:cs="Arial"/>
          <w:sz w:val="23"/>
        </w:rPr>
      </w:pPr>
    </w:p>
    <w:p w14:paraId="4D9AAB50" w14:textId="1FA58A80" w:rsidR="008C539B" w:rsidRPr="00A27FCD" w:rsidRDefault="00A27FCD">
      <w:pPr>
        <w:pStyle w:val="Heading4"/>
        <w:spacing w:before="107"/>
        <w:ind w:left="100"/>
      </w:pPr>
      <w:bookmarkStart w:id="350" w:name="Authenticating_User_Logins_Using_the_Ope"/>
      <w:bookmarkStart w:id="351" w:name="_bookmark401"/>
      <w:bookmarkEnd w:id="350"/>
      <w:bookmarkEnd w:id="351"/>
      <w:r w:rsidRPr="00A27FCD">
        <w:t>Xác thực đăng nhập người dùng bằng cách sử dụng hệ điều hành</w:t>
      </w:r>
    </w:p>
    <w:p w14:paraId="5D08E61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Theo mặc định, Cơ sở dữ liệu Oracle chỉ cho phép các thông tin đăng nhập được xác thực của hệ điều hành trên các kết nối an toàn, ngăn cản việc sử dụng Oracle Net và cấu hình máy chủ được chia sẻ. Hạn chế này ngăn cản người dùng từ xa mạo danh người dùng hệ điều hành khác qua kết nối mạng.</w:t>
      </w:r>
    </w:p>
    <w:p w14:paraId="396F1D87"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Đặt tham số REMOTE_OS_AUTHENT thành TRUE trong tệp tham số khởi tạo cơ sở dữ liệu sẽ buộc cơ sở dữ liệu chấp nhận tên người dùng hệ điều hành máy khách nhận được qua kết nối không an toàn và sử dụng nó để truy cập tài khoản. Bởi vì khách hàng, nói chung, chẳng hạn như máy tính, không đáng tin cậy để thực hiện xác thực hệ điều hành đúng cách, thực hành bảo mật rất kém để bật tính năng này.</w:t>
      </w:r>
    </w:p>
    <w:p w14:paraId="76CC877A"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Cài đặt mặc định, REMOTE_OS_AUTHENT = FALSE, tạo cấu hình an toàn hơn, thực thi xác thực dựa trên máy chủ, phù hợp của các máy khách kết nối với cơ sở dữ liệu Oracle.</w:t>
      </w:r>
    </w:p>
    <w:p w14:paraId="1F763F7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Mọi thay đổi đối với tham số này sẽ có hiệu lực vào lần sau khi bạn khởi động cá thể và gắn kết cơ sở dữ liệu. Nói chung, xác thực người dùng thông qua hệ điều hành máy chủ cung cấp kết nối nhanh hơn và thuận tiện hơn cho Cơ sở dữ liệu Oracle mà không chỉ định tên người dùng hoặc mật khẩu cơ sở dữ liệu riêng biệt. Ngoài ra, các mục nhập của người dùng tương ứng trong cơ sở dữ liệu và các đường dẫn kiểm toán của hệ điều hành.</w:t>
      </w:r>
    </w:p>
    <w:p w14:paraId="6A264DD1" w14:textId="166CB017" w:rsidR="008C539B"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Lưu ý rằng tham số REMOTE_OS_AUTHENT không được chấp nhận trong Cơ sở dữ liệu Oracle 11g Phiên bản 1 (11.1) và chỉ được giữ lại cho khả năng tương thích ngược.</w:t>
      </w:r>
    </w:p>
    <w:p w14:paraId="5A844C07" w14:textId="77777777" w:rsidR="008C539B" w:rsidRPr="00A27FCD" w:rsidRDefault="008C539B">
      <w:pPr>
        <w:pStyle w:val="BodyText"/>
        <w:spacing w:before="10"/>
        <w:rPr>
          <w:rFonts w:ascii="Arial" w:hAnsi="Arial" w:cs="Arial"/>
          <w:sz w:val="25"/>
        </w:rPr>
      </w:pPr>
    </w:p>
    <w:p w14:paraId="2065811C" w14:textId="12171A2A" w:rsidR="008C539B" w:rsidRPr="00A27FCD" w:rsidRDefault="00A27FCD">
      <w:pPr>
        <w:pStyle w:val="Heading4"/>
        <w:ind w:left="100"/>
      </w:pPr>
      <w:bookmarkStart w:id="352" w:name="Authentication_User_Logins_Using_Network"/>
      <w:bookmarkStart w:id="353" w:name="_bookmark405"/>
      <w:bookmarkEnd w:id="352"/>
      <w:bookmarkEnd w:id="353"/>
      <w:r w:rsidRPr="00A27FCD">
        <w:t>Đăng nhập người dùng xác thực bằng cách sử dụng xác thực mạng</w:t>
      </w:r>
    </w:p>
    <w:p w14:paraId="7116DD78" w14:textId="6276115D" w:rsidR="008C539B" w:rsidRPr="00A27FCD" w:rsidRDefault="00A27FCD">
      <w:pPr>
        <w:pStyle w:val="BodyText"/>
        <w:spacing w:before="82" w:line="230" w:lineRule="auto"/>
        <w:ind w:left="1659" w:right="739"/>
        <w:rPr>
          <w:rFonts w:ascii="Arial" w:hAnsi="Arial" w:cs="Arial"/>
        </w:rPr>
      </w:pPr>
      <w:r w:rsidRPr="00A27FCD">
        <w:rPr>
          <w:rFonts w:ascii="Arial" w:hAnsi="Arial" w:cs="Arial"/>
        </w:rPr>
        <w:t>Oracle Advanced Security thực hiện xác thực mạng, bạn có thể cấu hình để sử dụng dịch vụ của bên thứ ba như Kerberos. Nếu bạn đang sử dụng Oracle Advanced Security làm dịch vụ xác thực bên ngoài duy nhất của bạn, thì cài đặt tham số REMOTE_OS_AUTHENT không liên quan, bởi vì Oracle Advanced Security chỉ cho phép các kết nối an toàn.</w:t>
      </w:r>
    </w:p>
    <w:p w14:paraId="153B3DAE" w14:textId="77777777" w:rsidR="008C539B" w:rsidRPr="00A27FCD" w:rsidRDefault="008C539B">
      <w:pPr>
        <w:pStyle w:val="BodyText"/>
        <w:spacing w:before="11"/>
        <w:rPr>
          <w:rFonts w:ascii="Arial" w:hAnsi="Arial" w:cs="Arial"/>
          <w:sz w:val="27"/>
        </w:rPr>
      </w:pPr>
    </w:p>
    <w:p w14:paraId="1CBA0412" w14:textId="19E12BEC" w:rsidR="008C539B" w:rsidRPr="00A27FCD" w:rsidRDefault="00A27FCD">
      <w:pPr>
        <w:pStyle w:val="Heading3"/>
        <w:ind w:left="100"/>
      </w:pPr>
      <w:bookmarkStart w:id="354" w:name="Using_Multitier_Authentication_and_Autho"/>
      <w:bookmarkStart w:id="355" w:name="_bookmark407"/>
      <w:bookmarkEnd w:id="354"/>
      <w:bookmarkEnd w:id="355"/>
      <w:r w:rsidRPr="00A27FCD">
        <w:t>Sử dụng Xác thực và ủy quyền nhiều người dùng</w:t>
      </w:r>
    </w:p>
    <w:p w14:paraId="1A54A313"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Trong môi trường đa nhiệm, Oracle Database kiểm soát sự bảo mật của các ứng dụng tầng giữa bằng cách giới hạn các đặc quyền của chúng, bảo quản danh tính khách hàng thông qua tất cả các tầng và các hành động kiểm toán thay mặt cho các máy khách. Trong các ứng dụng sử dụng tầng giữa rất bận rộn, chẳng hạn như màn hình xử lý giao dịch, danh tính của các máy khách kết nối với tầng giữa phải được giữ nguyên. Một lợi thế của việc sử dụng một tầng giữa là kết nối tổng hợp, cho phép nhiều người dùng truy cập vào một máy chủ dữ liệu mà không cần mỗi người trong số họ cần một kết nối riêng biệt. Trong những môi trường như vậy, bạn cần có khả năng thiết lập và ngắt kết nối rất nhanh.</w:t>
      </w:r>
    </w:p>
    <w:p w14:paraId="3C00C88C"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Đối với các môi trường này, bạn có thể sử dụng Giao diện cuộc gọi Oracle để tạo các phiên nhẹ, cho phép xác thực mật khẩu cơ sở dữ liệu cho từng người dùng. Phương pháp này bảo tồn danh tính của người dùng thực thông qua tầng giữa mà không phải trả phí kết nối cơ sở dữ liệu riêng cho từng người dùng.</w:t>
      </w:r>
    </w:p>
    <w:p w14:paraId="7835A130" w14:textId="051A88FE" w:rsidR="008C539B"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Bạn có thể tạo các phiên nhẹ có hoặc không có mật khẩu. Tuy nhiên, nếu một tầng giữa ở bên ngoài hoặc trên tường lửa, thì bảo mật sẽ tốt hơn khi mỗi phiên hạng nhẹ có mật khẩu riêng của nó. Đối với máy chủ ứng dụng nội bộ, các phiên nhẹ không có mật khẩu có thể phù hợp.</w:t>
      </w:r>
    </w:p>
    <w:p w14:paraId="3C75A1C1" w14:textId="77777777" w:rsidR="008C539B" w:rsidRPr="00A27FCD" w:rsidRDefault="008C539B">
      <w:pPr>
        <w:spacing w:line="232" w:lineRule="auto"/>
        <w:jc w:val="both"/>
        <w:rPr>
          <w:rFonts w:ascii="Arial" w:hAnsi="Arial" w:cs="Arial"/>
        </w:rPr>
        <w:sectPr w:rsidR="008C539B" w:rsidRPr="00A27FCD">
          <w:headerReference w:type="even" r:id="rId81"/>
          <w:headerReference w:type="default" r:id="rId82"/>
          <w:pgSz w:w="12240" w:h="15840"/>
          <w:pgMar w:top="840" w:right="1060" w:bottom="860" w:left="1100" w:header="549" w:footer="663" w:gutter="0"/>
          <w:cols w:space="720"/>
        </w:sectPr>
      </w:pPr>
    </w:p>
    <w:p w14:paraId="07CB3193" w14:textId="77777777" w:rsidR="008C539B" w:rsidRPr="00A27FCD" w:rsidRDefault="008C539B">
      <w:pPr>
        <w:pStyle w:val="BodyText"/>
        <w:spacing w:before="2"/>
        <w:rPr>
          <w:rFonts w:ascii="Arial" w:hAnsi="Arial" w:cs="Arial"/>
          <w:sz w:val="23"/>
        </w:rPr>
      </w:pPr>
    </w:p>
    <w:p w14:paraId="19397A52" w14:textId="7704BF0E" w:rsidR="008C539B" w:rsidRPr="00A27FCD" w:rsidRDefault="00A27FCD">
      <w:pPr>
        <w:pStyle w:val="Heading4"/>
        <w:spacing w:before="107"/>
      </w:pPr>
      <w:bookmarkStart w:id="356" w:name="Administration_and_Security_in_Clients,_"/>
      <w:bookmarkStart w:id="357" w:name="_bookmark410"/>
      <w:bookmarkEnd w:id="356"/>
      <w:bookmarkEnd w:id="357"/>
      <w:r w:rsidRPr="00A27FCD">
        <w:rPr>
          <w:spacing w:val="-23"/>
        </w:rPr>
        <w:t>Quản trị và bảo mật trong máy khách, máy chủ ứng dụng và máy chủ cơ sở dữ liệu</w:t>
      </w:r>
    </w:p>
    <w:p w14:paraId="0F484C5F" w14:textId="77777777" w:rsidR="00A27FCD" w:rsidRPr="00A27FCD" w:rsidRDefault="00A27FCD" w:rsidP="00A27FCD">
      <w:pPr>
        <w:pStyle w:val="BodyText"/>
        <w:spacing w:before="111" w:line="232" w:lineRule="auto"/>
        <w:ind w:left="2259" w:right="102"/>
        <w:rPr>
          <w:rFonts w:ascii="Arial" w:hAnsi="Arial" w:cs="Arial"/>
        </w:rPr>
      </w:pPr>
      <w:r w:rsidRPr="00A27FCD">
        <w:rPr>
          <w:rFonts w:ascii="Arial" w:hAnsi="Arial" w:cs="Arial"/>
        </w:rPr>
        <w:t>Trong môi trường đa nhiệm, một máy chủ ứng dụng cung cấp dữ liệu cho các máy khách và phục vụ như một giao diện từ chúng đến một hoặc nhiều máy chủ cơ sở dữ liệu. Máy chủ ứng dụng có thể xác thực thông tin đăng nhập của máy khách, chẳng hạn như trình duyệt Web và máy chủ cơ sở dữ liệu có thể kiểm tra các hoạt động được thực hiện bởi máy chủ ứng dụng. Các hoạt động kiểm tra này bao gồm các hành động được thực hiện bởi máy chủ ứng dụng thay mặt cho các máy khách, chẳng hạn như các yêu cầu thông tin được hiển thị trên máy khách. Yêu cầu kết nối với máy chủ cơ sở dữ liệu là một ví dụ về thao tác máy chủ ứng dụng không liên quan đến một máy khách cụ thể.</w:t>
      </w:r>
    </w:p>
    <w:p w14:paraId="6B677B52" w14:textId="63A690C8" w:rsidR="008C539B" w:rsidRPr="00A27FCD" w:rsidRDefault="00A27FCD" w:rsidP="00A27FCD">
      <w:pPr>
        <w:pStyle w:val="BodyText"/>
        <w:spacing w:before="111" w:line="232" w:lineRule="auto"/>
        <w:ind w:left="2259" w:right="102"/>
        <w:rPr>
          <w:rFonts w:ascii="Arial" w:hAnsi="Arial" w:cs="Arial"/>
        </w:rPr>
      </w:pPr>
      <w:r w:rsidRPr="00A27FCD">
        <w:rPr>
          <w:rFonts w:ascii="Arial" w:hAnsi="Arial" w:cs="Arial"/>
        </w:rPr>
        <w:t>Việc xác thực trong môi trường đa nhiệm dựa trên các vùng tin cậy. Xác thực ứng dụng khách là miền của máy chủ ứng dụng. Bản thân máy chủ ứng dụng được xác thực bởi máy chủ cơ sở dữ liệu. Các hoạt động sau được thực hiện:</w:t>
      </w:r>
    </w:p>
    <w:p w14:paraId="7BF2F64A" w14:textId="54782DB5"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Người dùng cuối cung cấp bằng chứng xác thực cho máy chủ ứng dụng, thông thường, bằng cách sử dụng mật khẩu hoặc chứng chỉ X.509.</w:t>
      </w:r>
    </w:p>
    <w:p w14:paraId="32DF7EAD" w14:textId="3CC4BF93" w:rsidR="008C539B" w:rsidRPr="00A27FCD" w:rsidRDefault="00C12992">
      <w:pPr>
        <w:pStyle w:val="BodyText"/>
        <w:spacing w:before="118" w:line="232" w:lineRule="auto"/>
        <w:ind w:left="2620" w:right="379"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xác thực người dùng cuối và sau đó xác thực chính nó với máy chủ cơ sở dữ liệu.</w:t>
      </w:r>
    </w:p>
    <w:p w14:paraId="430B8E2F" w14:textId="2F4CAADF"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Máy chủ cơ sở dữ liệu xác thực máy chủ ứng dụng, xác minh rằng người dùng cuối tồn tại và xác minh rằng máy chủ ứng dụng có đặc quyền để kết nối cho người dùng cuối.</w:t>
      </w:r>
    </w:p>
    <w:p w14:paraId="2D5A8B06" w14:textId="7B4812F7" w:rsidR="008C539B" w:rsidRPr="00A27FCD" w:rsidRDefault="00A27FCD">
      <w:pPr>
        <w:pStyle w:val="BodyText"/>
        <w:spacing w:before="116" w:line="232" w:lineRule="auto"/>
        <w:ind w:left="2259" w:right="185"/>
        <w:rPr>
          <w:rFonts w:ascii="Arial" w:hAnsi="Arial" w:cs="Arial"/>
        </w:rPr>
      </w:pPr>
      <w:r w:rsidRPr="00A27FCD">
        <w:rPr>
          <w:rFonts w:ascii="Arial" w:hAnsi="Arial" w:cs="Arial"/>
        </w:rPr>
        <w:t>Máy chủ ứng dụng cũng có thể bật vai trò cho người dùng cuối thay mặt họ kết nối với ai. Máy chủ ứng dụng có thể có được các vai trò này từ một thư mục, phục vụ như một kho lưu trữ ủy quyền. Máy chủ ứng dụng chỉ có thể yêu cầu các vai trò này được kích hoạt. Cơ sở dữ liệu xác minh các yêu cầu sau:</w:t>
      </w:r>
    </w:p>
    <w:p w14:paraId="059438E1" w14:textId="770C87E5" w:rsidR="008C539B" w:rsidRPr="00A27FCD" w:rsidRDefault="00C12992">
      <w:pPr>
        <w:pStyle w:val="BodyText"/>
        <w:spacing w:before="110"/>
        <w:ind w:left="2260"/>
        <w:rPr>
          <w:rFonts w:ascii="Arial" w:hAnsi="Arial" w:cs="Arial"/>
        </w:rPr>
      </w:pPr>
      <w:r w:rsidRPr="00A27FCD">
        <w:rPr>
          <w:rFonts w:ascii="Arial" w:hAnsi="Arial" w:cs="Arial"/>
          <w:sz w:val="10"/>
        </w:rPr>
        <w:t xml:space="preserve">■ </w:t>
      </w:r>
      <w:r w:rsidR="00A27FCD" w:rsidRPr="00A27FCD">
        <w:rPr>
          <w:rFonts w:ascii="Arial" w:hAnsi="Arial" w:cs="Arial"/>
        </w:rPr>
        <w:t>Rằng khách hàng có các vai trò này bằng cách kiểm tra kho lưu trữ vai trò nội bộ của nó</w:t>
      </w:r>
    </w:p>
    <w:p w14:paraId="2256BF18" w14:textId="78AE7604" w:rsidR="008C539B" w:rsidRPr="00A27FCD" w:rsidRDefault="00C12992">
      <w:pPr>
        <w:pStyle w:val="BodyText"/>
        <w:spacing w:before="118" w:line="232" w:lineRule="auto"/>
        <w:ind w:left="2620" w:right="295"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có đặc quyền để kết nối thay mặt cho người dùng và do đó sử dụng các vai trò này khi người dùng có thể</w:t>
      </w:r>
    </w:p>
    <w:p w14:paraId="74EDCDC3" w14:textId="7D15F928" w:rsidR="008C539B" w:rsidRPr="00A27FCD" w:rsidRDefault="008D1AB8">
      <w:pPr>
        <w:pStyle w:val="BodyText"/>
        <w:spacing w:before="112"/>
        <w:ind w:left="2260"/>
        <w:rPr>
          <w:rFonts w:ascii="Arial" w:hAnsi="Arial" w:cs="Arial"/>
        </w:rPr>
      </w:pPr>
      <w:hyperlink w:anchor="_bookmark412" w:history="1">
        <w:r w:rsidR="00A27FCD" w:rsidRPr="00A27FCD">
          <w:rPr>
            <w:rFonts w:ascii="Arial" w:hAnsi="Arial" w:cs="Arial"/>
            <w:color w:val="0000CC"/>
          </w:rPr>
          <w:t>Hình</w:t>
        </w:r>
        <w:r w:rsidR="00C12992" w:rsidRPr="00A27FCD">
          <w:rPr>
            <w:rFonts w:ascii="Arial" w:hAnsi="Arial" w:cs="Arial"/>
            <w:color w:val="0000CC"/>
          </w:rPr>
          <w:t xml:space="preserve"> 3–2 </w:t>
        </w:r>
      </w:hyperlink>
      <w:r w:rsidR="00A27FCD" w:rsidRPr="00A27FCD">
        <w:rPr>
          <w:rFonts w:ascii="Arial" w:hAnsi="Arial" w:cs="Arial"/>
        </w:rPr>
        <w:t xml:space="preserve"> cho thấy một ví dụ về xác thực đa điểm.</w:t>
      </w:r>
    </w:p>
    <w:p w14:paraId="61FBAE12" w14:textId="77777777" w:rsidR="008C539B" w:rsidRPr="00A27FCD" w:rsidRDefault="008C539B">
      <w:pPr>
        <w:pStyle w:val="BodyText"/>
        <w:spacing w:before="11"/>
        <w:rPr>
          <w:rFonts w:ascii="Arial" w:hAnsi="Arial" w:cs="Arial"/>
          <w:sz w:val="25"/>
        </w:rPr>
      </w:pPr>
    </w:p>
    <w:p w14:paraId="0F51C8AD" w14:textId="3EA6359F" w:rsidR="008C539B" w:rsidRPr="00A27FCD" w:rsidRDefault="00A27FCD">
      <w:pPr>
        <w:ind w:left="2260"/>
        <w:rPr>
          <w:rFonts w:ascii="Arial" w:hAnsi="Arial" w:cs="Arial"/>
          <w:b/>
          <w:i/>
          <w:sz w:val="18"/>
        </w:rPr>
      </w:pPr>
      <w:bookmarkStart w:id="358" w:name="_bookmark412"/>
      <w:bookmarkEnd w:id="358"/>
      <w:r w:rsidRPr="00A27FCD">
        <w:rPr>
          <w:rFonts w:ascii="Arial" w:hAnsi="Arial" w:cs="Arial"/>
          <w:b/>
          <w:i/>
          <w:sz w:val="18"/>
        </w:rPr>
        <w:t>Hình 3–2 Xác thực Multitier</w:t>
      </w:r>
    </w:p>
    <w:p w14:paraId="4F8C4A0C" w14:textId="77777777" w:rsidR="008C539B" w:rsidRPr="00A27FCD" w:rsidRDefault="00C12992">
      <w:pPr>
        <w:pStyle w:val="BodyText"/>
        <w:spacing w:before="2"/>
        <w:rPr>
          <w:rFonts w:ascii="Arial" w:hAnsi="Arial" w:cs="Arial"/>
          <w:b/>
          <w:i/>
          <w:sz w:val="14"/>
        </w:rPr>
      </w:pPr>
      <w:r w:rsidRPr="00A27FCD">
        <w:rPr>
          <w:rFonts w:ascii="Arial" w:hAnsi="Arial" w:cs="Arial"/>
          <w:noProof/>
        </w:rPr>
        <w:drawing>
          <wp:anchor distT="0" distB="0" distL="0" distR="0" simplePos="0" relativeHeight="251654144" behindDoc="0" locked="0" layoutInCell="1" allowOverlap="1" wp14:anchorId="521084A7" wp14:editId="5EBDEEE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3" cstate="print"/>
                    <a:stretch>
                      <a:fillRect/>
                    </a:stretch>
                  </pic:blipFill>
                  <pic:spPr>
                    <a:xfrm>
                      <a:off x="0" y="0"/>
                      <a:ext cx="3547872" cy="3054096"/>
                    </a:xfrm>
                    <a:prstGeom prst="rect">
                      <a:avLst/>
                    </a:prstGeom>
                  </pic:spPr>
                </pic:pic>
              </a:graphicData>
            </a:graphic>
          </wp:anchor>
        </w:drawing>
      </w:r>
    </w:p>
    <w:p w14:paraId="540186D9" w14:textId="77777777" w:rsidR="008C539B" w:rsidRPr="00A27FCD" w:rsidRDefault="008C539B">
      <w:pPr>
        <w:rPr>
          <w:rFonts w:ascii="Arial" w:hAnsi="Arial" w:cs="Arial"/>
          <w:sz w:val="14"/>
        </w:rPr>
        <w:sectPr w:rsidR="008C539B" w:rsidRPr="00A27FCD">
          <w:pgSz w:w="12240" w:h="15840"/>
          <w:pgMar w:top="840" w:right="1060" w:bottom="860" w:left="1100" w:header="549" w:footer="663" w:gutter="0"/>
          <w:cols w:space="720"/>
        </w:sectPr>
      </w:pPr>
    </w:p>
    <w:p w14:paraId="599F2087" w14:textId="77777777" w:rsidR="008C539B" w:rsidRPr="00A27FCD" w:rsidRDefault="008C539B">
      <w:pPr>
        <w:pStyle w:val="BodyText"/>
        <w:spacing w:before="6"/>
        <w:rPr>
          <w:rFonts w:ascii="Arial" w:hAnsi="Arial" w:cs="Arial"/>
          <w:b/>
          <w:i/>
          <w:sz w:val="27"/>
        </w:rPr>
      </w:pPr>
    </w:p>
    <w:p w14:paraId="48AFB1E2" w14:textId="72EBE5FA" w:rsidR="008C539B" w:rsidRPr="00A27FCD" w:rsidRDefault="0053410F">
      <w:pPr>
        <w:pStyle w:val="BodyText"/>
        <w:spacing w:before="92"/>
        <w:ind w:left="1660"/>
        <w:rPr>
          <w:rFonts w:ascii="Arial" w:hAnsi="Arial" w:cs="Arial"/>
        </w:rPr>
      </w:pPr>
      <w:r w:rsidRPr="00A27FCD">
        <w:rPr>
          <w:rFonts w:ascii="Arial" w:hAnsi="Arial" w:cs="Arial"/>
        </w:rPr>
        <w:t>Các hành động sau đây diễn ra:</w:t>
      </w:r>
    </w:p>
    <w:p w14:paraId="174818F3" w14:textId="01C2AA06" w:rsidR="008C539B" w:rsidRPr="00A27FCD" w:rsidRDefault="0053410F" w:rsidP="006F7931">
      <w:pPr>
        <w:pStyle w:val="ListParagraph"/>
        <w:numPr>
          <w:ilvl w:val="0"/>
          <w:numId w:val="112"/>
        </w:numPr>
        <w:tabs>
          <w:tab w:val="left" w:pos="2020"/>
        </w:tabs>
        <w:spacing w:before="118" w:line="232" w:lineRule="auto"/>
        <w:ind w:right="1119"/>
        <w:rPr>
          <w:rFonts w:ascii="Arial" w:hAnsi="Arial" w:cs="Arial"/>
          <w:sz w:val="20"/>
        </w:rPr>
      </w:pPr>
      <w:r w:rsidRPr="00A27FCD">
        <w:rPr>
          <w:rFonts w:ascii="Arial" w:hAnsi="Arial" w:cs="Arial"/>
          <w:sz w:val="20"/>
        </w:rPr>
        <w:t>Người dùng đăng nhập bằng mật khẩu hoặc Lớp cổng bảo mật. Thông tin xác thực được chuyển qua Máy chủ ứng dụng Oracle</w:t>
      </w:r>
      <w:r w:rsidR="00C12992" w:rsidRPr="00A27FCD">
        <w:rPr>
          <w:rFonts w:ascii="Arial" w:hAnsi="Arial" w:cs="Arial"/>
          <w:spacing w:val="-3"/>
          <w:sz w:val="20"/>
        </w:rPr>
        <w:t>.</w:t>
      </w:r>
    </w:p>
    <w:p w14:paraId="43F1E0B1" w14:textId="09DE9B2D" w:rsidR="008C539B" w:rsidRPr="00A27FCD" w:rsidRDefault="0053410F" w:rsidP="006F7931">
      <w:pPr>
        <w:pStyle w:val="ListParagraph"/>
        <w:numPr>
          <w:ilvl w:val="0"/>
          <w:numId w:val="112"/>
        </w:numPr>
        <w:tabs>
          <w:tab w:val="left" w:pos="2020"/>
        </w:tabs>
        <w:spacing w:before="117" w:line="232" w:lineRule="auto"/>
        <w:ind w:right="808"/>
        <w:rPr>
          <w:rFonts w:ascii="Arial" w:hAnsi="Arial" w:cs="Arial"/>
          <w:sz w:val="20"/>
        </w:rPr>
      </w:pPr>
      <w:r w:rsidRPr="00A27FCD">
        <w:rPr>
          <w:rFonts w:ascii="Arial" w:hAnsi="Arial" w:cs="Arial"/>
          <w:sz w:val="20"/>
        </w:rPr>
        <w:t>Oracle Internet Directory xác thực người dùng, nhận vai trò liên kết với người dùng đó từ ví, và sau đó chuyển thông tin này về máy chủ ứng dụng Oracle.</w:t>
      </w:r>
    </w:p>
    <w:p w14:paraId="3145CBE8" w14:textId="20CB8465" w:rsidR="008C539B" w:rsidRPr="00A27FCD" w:rsidRDefault="0053410F" w:rsidP="006F7931">
      <w:pPr>
        <w:pStyle w:val="ListParagraph"/>
        <w:numPr>
          <w:ilvl w:val="0"/>
          <w:numId w:val="112"/>
        </w:numPr>
        <w:tabs>
          <w:tab w:val="left" w:pos="2020"/>
        </w:tabs>
        <w:spacing w:before="117" w:line="232" w:lineRule="auto"/>
        <w:ind w:right="861"/>
        <w:rPr>
          <w:rFonts w:ascii="Arial" w:hAnsi="Arial" w:cs="Arial"/>
          <w:sz w:val="20"/>
        </w:rPr>
      </w:pPr>
      <w:r w:rsidRPr="00A27FCD">
        <w:rPr>
          <w:rFonts w:ascii="Arial" w:hAnsi="Arial" w:cs="Arial"/>
          <w:sz w:val="20"/>
        </w:rPr>
        <w:t>Máy chủ ứng dụng Oracle kiểm tra danh tính của người dùng trong Cơ sở dữ liệu Oracle, trong đó có một ví lưu trữ thông tin này, và sau đó đặt vai trò cho người dùng đó.</w:t>
      </w:r>
    </w:p>
    <w:p w14:paraId="5DAC4272" w14:textId="70302CE9" w:rsidR="008C539B" w:rsidRPr="00A27FCD" w:rsidRDefault="0053410F">
      <w:pPr>
        <w:pStyle w:val="BodyText"/>
        <w:spacing w:before="111"/>
        <w:ind w:left="1660"/>
        <w:rPr>
          <w:rFonts w:ascii="Arial" w:hAnsi="Arial" w:cs="Arial"/>
        </w:rPr>
      </w:pPr>
      <w:r w:rsidRPr="00A27FCD">
        <w:rPr>
          <w:rFonts w:ascii="Arial" w:hAnsi="Arial" w:cs="Arial"/>
        </w:rPr>
        <w:t>Bảo mật cho các ứng dụng cấp trung bình phải giải quyết các vấn đề chính sau:</w:t>
      </w:r>
    </w:p>
    <w:p w14:paraId="347DEDF9" w14:textId="1F5A94A8" w:rsidR="008C539B" w:rsidRPr="00A27FCD" w:rsidRDefault="0053410F">
      <w:pPr>
        <w:pStyle w:val="BodyText"/>
        <w:spacing w:before="117" w:line="232" w:lineRule="auto"/>
        <w:ind w:left="2019" w:right="808" w:hanging="360"/>
        <w:rPr>
          <w:rFonts w:ascii="Arial" w:hAnsi="Arial" w:cs="Arial"/>
        </w:rPr>
      </w:pPr>
      <w:r w:rsidRPr="00A27FCD">
        <w:rPr>
          <w:rFonts w:ascii="Arial" w:hAnsi="Arial" w:cs="Arial"/>
          <w:sz w:val="10"/>
        </w:rPr>
        <w:t>■</w:t>
      </w:r>
      <w:r w:rsidRPr="00A27FCD">
        <w:rPr>
          <w:rFonts w:ascii="Arial" w:hAnsi="Arial" w:cs="Arial"/>
          <w:b/>
        </w:rPr>
        <w:t>Trách nhiệm giải trình</w:t>
      </w:r>
      <w:r w:rsidR="00C12992" w:rsidRPr="00A27FCD">
        <w:rPr>
          <w:rFonts w:ascii="Arial" w:hAnsi="Arial" w:cs="Arial"/>
          <w:b/>
        </w:rPr>
        <w:t xml:space="preserve">. </w:t>
      </w:r>
      <w:r w:rsidRPr="00A27FCD">
        <w:rPr>
          <w:rFonts w:ascii="Arial" w:hAnsi="Arial" w:cs="Arial"/>
        </w:rPr>
        <w:t>Máy chủ cơ sở dữ liệu phải có khả năng phân biệt giữa các hành động của ứng dụng và các hành động mà một ứng dụng thay mặt cho một ứng dụng khách. Nó phải có khả năng kiểm tra cả hai loại hành động.</w:t>
      </w:r>
    </w:p>
    <w:p w14:paraId="5E1F4C23" w14:textId="5715F8DB"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b/>
        </w:rPr>
        <w:t>Đặc quyền tối thiểu</w:t>
      </w:r>
      <w:r w:rsidRPr="00A27FCD">
        <w:rPr>
          <w:rFonts w:ascii="Arial" w:hAnsi="Arial" w:cs="Arial"/>
          <w:b/>
        </w:rPr>
        <w:t xml:space="preserve">. </w:t>
      </w:r>
      <w:r w:rsidR="0053410F" w:rsidRPr="00A27FCD">
        <w:rPr>
          <w:rFonts w:ascii="Arial" w:hAnsi="Arial" w:cs="Arial"/>
        </w:rPr>
        <w:t>Người dùng và tầng giữa nên được cấp các đặc quyền ít nhất cần thiết để thực hiện hành động của họ, để giảm nguy cơ vô tình hoặc các hoạt động trái phép nguy hiểm.</w:t>
      </w:r>
    </w:p>
    <w:p w14:paraId="71B8BD05" w14:textId="77777777" w:rsidR="008C539B" w:rsidRPr="00A27FCD" w:rsidRDefault="008C539B">
      <w:pPr>
        <w:pStyle w:val="BodyText"/>
        <w:spacing w:before="7"/>
        <w:rPr>
          <w:rFonts w:ascii="Arial" w:hAnsi="Arial" w:cs="Arial"/>
          <w:sz w:val="27"/>
        </w:rPr>
      </w:pPr>
    </w:p>
    <w:p w14:paraId="57384EA5" w14:textId="767E532A" w:rsidR="008C539B" w:rsidRPr="00A27FCD" w:rsidRDefault="0053410F">
      <w:pPr>
        <w:pStyle w:val="Heading3"/>
        <w:ind w:left="100"/>
      </w:pPr>
      <w:bookmarkStart w:id="359" w:name="Preserving_User_Identity_in_Multitiered_"/>
      <w:bookmarkStart w:id="360" w:name="_bookmark413"/>
      <w:bookmarkStart w:id="361" w:name="_bookmark414"/>
      <w:bookmarkEnd w:id="359"/>
      <w:bookmarkEnd w:id="360"/>
      <w:bookmarkEnd w:id="361"/>
      <w:r w:rsidRPr="00A27FCD">
        <w:t>Bảo tồn danh tính người dùng trong môi trường đa nhiệm</w:t>
      </w:r>
    </w:p>
    <w:p w14:paraId="262DE416" w14:textId="4E91CE4A" w:rsidR="008C539B" w:rsidRPr="00A27FCD" w:rsidRDefault="0053410F">
      <w:pPr>
        <w:pStyle w:val="BodyText"/>
        <w:spacing w:before="87" w:line="232" w:lineRule="auto"/>
        <w:ind w:left="1660" w:right="848"/>
        <w:rPr>
          <w:rFonts w:ascii="Arial" w:hAnsi="Arial" w:cs="Arial"/>
        </w:rPr>
      </w:pPr>
      <w:r w:rsidRPr="00A27FCD">
        <w:rPr>
          <w:rFonts w:ascii="Arial" w:hAnsi="Arial" w:cs="Arial"/>
        </w:rPr>
        <w:t>Nhiều tổ chức muốn biết ai là người dùng thông qua tất cả các tầng của một ứng dụng mà không phải hy sinh lợi ích của tầng giữa. Cơ sở dữ liệu Oracle hỗ trợ các cách sau đây để bảo vệ danh tính người dùng thông qua tầng giữa của một ứng dụng:</w:t>
      </w:r>
    </w:p>
    <w:p w14:paraId="4993F928" w14:textId="65A54DF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15" w:history="1">
        <w:r w:rsidR="0053410F" w:rsidRPr="00A27FCD">
          <w:rPr>
            <w:rFonts w:ascii="Arial" w:hAnsi="Arial" w:cs="Arial"/>
            <w:color w:val="0000CC"/>
          </w:rPr>
          <w:t xml:space="preserve">Sử dụng Máy chủ Cấp Trung để Xác thực </w:t>
        </w:r>
      </w:hyperlink>
    </w:p>
    <w:p w14:paraId="4CCA5337" w14:textId="2E7BFCFD"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66" w:history="1">
        <w:r w:rsidR="0053410F" w:rsidRPr="00A27FCD">
          <w:rPr>
            <w:rFonts w:ascii="Arial" w:hAnsi="Arial" w:cs="Arial"/>
            <w:color w:val="0000CC"/>
          </w:rPr>
          <w:t>Sử dụng mã định danh khách hàng để xác định người dùng ứng dụng không được biết đến cơ sở dữ liệu</w:t>
        </w:r>
      </w:hyperlink>
    </w:p>
    <w:p w14:paraId="08E73D1A" w14:textId="75344896" w:rsidR="008C539B" w:rsidRPr="00A27FCD" w:rsidRDefault="0053410F">
      <w:pPr>
        <w:pStyle w:val="BodyText"/>
        <w:spacing w:before="211" w:line="232" w:lineRule="auto"/>
        <w:ind w:left="23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1799" w:history="1">
        <w:r w:rsidR="00C12992" w:rsidRPr="00A27FCD">
          <w:rPr>
            <w:rFonts w:ascii="Arial" w:hAnsi="Arial" w:cs="Arial"/>
            <w:color w:val="0000CC"/>
          </w:rPr>
          <w:t>"Auditing SQL Statements and Privileges in a Multitier</w:t>
        </w:r>
      </w:hyperlink>
      <w:r w:rsidR="00C12992" w:rsidRPr="00A27FCD">
        <w:rPr>
          <w:rFonts w:ascii="Arial" w:hAnsi="Arial" w:cs="Arial"/>
          <w:color w:val="0000CC"/>
        </w:rPr>
        <w:t xml:space="preserve"> </w:t>
      </w:r>
      <w:hyperlink w:anchor="_bookmark1799" w:history="1">
        <w:r w:rsidR="00C12992" w:rsidRPr="00A27FCD">
          <w:rPr>
            <w:rFonts w:ascii="Arial" w:hAnsi="Arial" w:cs="Arial"/>
            <w:color w:val="0000CC"/>
          </w:rPr>
          <w:t xml:space="preserve">Environment" </w:t>
        </w:r>
        <w:r w:rsidRPr="00A27FCD">
          <w:rPr>
            <w:rFonts w:ascii="Arial" w:hAnsi="Arial" w:cs="Arial"/>
          </w:rPr>
          <w:t>trên trang</w:t>
        </w:r>
        <w:r w:rsidR="00C12992" w:rsidRPr="00A27FCD">
          <w:rPr>
            <w:rFonts w:ascii="Arial" w:hAnsi="Arial" w:cs="Arial"/>
          </w:rPr>
          <w:t xml:space="preserve"> 9-27</w:t>
        </w:r>
      </w:hyperlink>
    </w:p>
    <w:p w14:paraId="2A1FB2F0" w14:textId="77777777" w:rsidR="008C539B" w:rsidRPr="00A27FCD" w:rsidRDefault="008C539B">
      <w:pPr>
        <w:pStyle w:val="BodyText"/>
        <w:spacing w:before="10"/>
        <w:rPr>
          <w:rFonts w:ascii="Arial" w:hAnsi="Arial" w:cs="Arial"/>
        </w:rPr>
      </w:pPr>
    </w:p>
    <w:p w14:paraId="1D206646" w14:textId="77FFD81B" w:rsidR="008C539B" w:rsidRPr="00A27FCD" w:rsidRDefault="0053410F">
      <w:pPr>
        <w:pStyle w:val="Heading4"/>
        <w:ind w:left="100"/>
      </w:pPr>
      <w:bookmarkStart w:id="362" w:name="Using_a_Middle_Tier_Server_for_Proxy_Aut"/>
      <w:bookmarkStart w:id="363" w:name="_bookmark415"/>
      <w:bookmarkStart w:id="364" w:name="_bookmark416"/>
      <w:bookmarkEnd w:id="362"/>
      <w:bookmarkEnd w:id="363"/>
      <w:bookmarkEnd w:id="364"/>
      <w:r w:rsidRPr="00A27FCD">
        <w:t>Sử dụng máy chủ cấp trung để xác thực proxy</w:t>
      </w:r>
    </w:p>
    <w:p w14:paraId="7F005109" w14:textId="78D002A2" w:rsidR="008C539B" w:rsidRPr="00A27FCD" w:rsidRDefault="0053410F">
      <w:pPr>
        <w:pStyle w:val="BodyText"/>
        <w:spacing w:before="75"/>
        <w:ind w:left="1660"/>
        <w:rPr>
          <w:rFonts w:ascii="Arial" w:hAnsi="Arial" w:cs="Arial"/>
        </w:rPr>
      </w:pPr>
      <w:r w:rsidRPr="00A27FCD">
        <w:rPr>
          <w:rFonts w:ascii="Arial" w:hAnsi="Arial" w:cs="Arial"/>
        </w:rPr>
        <w:t>Các phần sau giải thích cách sử dụng xác thực proxy:</w:t>
      </w:r>
    </w:p>
    <w:p w14:paraId="64DD88C9" w14:textId="414A91F9" w:rsidR="0053410F" w:rsidRPr="00A27FCD" w:rsidRDefault="00FE76C5" w:rsidP="0053410F">
      <w:pPr>
        <w:pStyle w:val="BodyText"/>
        <w:spacing w:before="111"/>
        <w:ind w:left="1660"/>
        <w:rPr>
          <w:rFonts w:ascii="Arial" w:hAnsi="Arial" w:cs="Arial"/>
          <w:color w:val="0000CC"/>
        </w:rPr>
      </w:pPr>
      <w:r w:rsidRPr="00A27FCD">
        <w:rPr>
          <w:rFonts w:ascii="Arial" w:hAnsi="Arial" w:cs="Arial"/>
        </w:rPr>
        <w:fldChar w:fldCharType="begin"/>
      </w:r>
      <w:r w:rsidRPr="00A27FCD">
        <w:rPr>
          <w:rFonts w:ascii="Arial" w:hAnsi="Arial" w:cs="Arial"/>
        </w:rPr>
        <w:instrText xml:space="preserve"> HYPERLINK \l "_bookmark417" </w:instrText>
      </w:r>
      <w:r w:rsidRPr="00A27FCD">
        <w:rPr>
          <w:rFonts w:ascii="Arial" w:hAnsi="Arial" w:cs="Arial"/>
        </w:rPr>
        <w:fldChar w:fldCharType="separate"/>
      </w:r>
      <w:r w:rsidR="0053410F" w:rsidRPr="00A27FCD">
        <w:rPr>
          <w:rFonts w:ascii="Arial" w:hAnsi="Arial" w:cs="Arial"/>
          <w:color w:val="0000CC"/>
        </w:rPr>
        <w:t>■ Giới thiệu về xác thực proxy</w:t>
      </w:r>
    </w:p>
    <w:p w14:paraId="21D583C7"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Ưu điểm của xác thực proxy</w:t>
      </w:r>
    </w:p>
    <w:p w14:paraId="172D2D55"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Ai có thể tạo tài khoản người dùng proxy?</w:t>
      </w:r>
    </w:p>
    <w:p w14:paraId="3B30C6A8"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Tạo tài khoản người dùng Proxy và cho phép người dùng kết nối thông qua họ</w:t>
      </w:r>
    </w:p>
    <w:p w14:paraId="5941FE63"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Sử dụng xác thực proxy với Cửa hàng mật khẩu an toàn bên ngoài</w:t>
      </w:r>
    </w:p>
    <w:p w14:paraId="53C8F042"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Truyền thông qua nhận dạng của người dùng thực bằng cách sử dụng xác thực proxy</w:t>
      </w:r>
    </w:p>
    <w:p w14:paraId="5EB5FB14"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Hạn chế đặc quyền của tầng giữa</w:t>
      </w:r>
    </w:p>
    <w:p w14:paraId="066E05B6"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Cấp quyền cho Cấp trung gian để Ủy quyền và Xác thực Người dùng</w:t>
      </w:r>
    </w:p>
    <w:p w14:paraId="45DDC99E"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Ủy quyền một Cấp trung gian để ủy quyền cho một người dùng được xác thực bởi các phương tiện khác</w:t>
      </w:r>
    </w:p>
    <w:p w14:paraId="4A31BCA8" w14:textId="688C9C92" w:rsidR="008C539B" w:rsidRPr="00A27FCD" w:rsidRDefault="0053410F" w:rsidP="0053410F">
      <w:pPr>
        <w:pStyle w:val="BodyText"/>
        <w:spacing w:before="111"/>
        <w:ind w:left="1660"/>
        <w:rPr>
          <w:rFonts w:ascii="Arial" w:hAnsi="Arial" w:cs="Arial"/>
        </w:rPr>
      </w:pPr>
      <w:r w:rsidRPr="00A27FCD">
        <w:rPr>
          <w:rFonts w:ascii="Arial" w:hAnsi="Arial" w:cs="Arial"/>
          <w:color w:val="0000CC"/>
        </w:rPr>
        <w:t>■ Đánh giá lại người dùng thông qua tầng giữa tới cơ sở dữ liệu</w:t>
      </w:r>
      <w:r w:rsidR="00FE76C5" w:rsidRPr="00A27FCD">
        <w:rPr>
          <w:rFonts w:ascii="Arial" w:hAnsi="Arial" w:cs="Arial"/>
          <w:color w:val="0000CC"/>
        </w:rPr>
        <w:fldChar w:fldCharType="end"/>
      </w:r>
    </w:p>
    <w:p w14:paraId="5669C566" w14:textId="77777777" w:rsidR="008C539B" w:rsidRPr="00A27FCD" w:rsidRDefault="008C539B">
      <w:pPr>
        <w:pStyle w:val="BodyText"/>
        <w:spacing w:before="3"/>
        <w:rPr>
          <w:rFonts w:ascii="Arial" w:hAnsi="Arial" w:cs="Arial"/>
          <w:sz w:val="23"/>
        </w:rPr>
      </w:pPr>
    </w:p>
    <w:p w14:paraId="32C6AD14" w14:textId="198B6F42" w:rsidR="008C539B" w:rsidRPr="00A27FCD" w:rsidRDefault="0053410F">
      <w:pPr>
        <w:pStyle w:val="Heading6"/>
        <w:ind w:left="1660"/>
      </w:pPr>
      <w:bookmarkStart w:id="365" w:name="About_Proxy_Authentication"/>
      <w:bookmarkStart w:id="366" w:name="_bookmark417"/>
      <w:bookmarkEnd w:id="365"/>
      <w:bookmarkEnd w:id="366"/>
      <w:r w:rsidRPr="00A27FCD">
        <w:t>Giới thiệu về xác thực proxy</w:t>
      </w:r>
    </w:p>
    <w:p w14:paraId="0AEA95A3" w14:textId="2AF33F45" w:rsidR="008C539B" w:rsidRPr="00A27FCD" w:rsidRDefault="0053410F">
      <w:pPr>
        <w:pStyle w:val="BodyText"/>
        <w:spacing w:before="54" w:line="232" w:lineRule="auto"/>
        <w:ind w:left="1660" w:right="1151"/>
        <w:rPr>
          <w:rFonts w:ascii="Arial" w:hAnsi="Arial" w:cs="Arial"/>
        </w:rPr>
      </w:pPr>
      <w:r w:rsidRPr="00A27FCD">
        <w:rPr>
          <w:rFonts w:ascii="Arial" w:hAnsi="Arial" w:cs="Arial"/>
        </w:rPr>
        <w:t>Cơ sở dữ liệu Oracle cung cấp xác thực proxy trong Oracle Call Interface (OCI), JDBC / OCI hoặc JDBC Thin Driver cho người dùng cơ sở dữ liệu hoặc người dùng doanh nghiệp. Doanh nghiệp</w:t>
      </w:r>
    </w:p>
    <w:p w14:paraId="647B389F" w14:textId="77777777" w:rsidR="008C539B" w:rsidRPr="00A27FCD" w:rsidRDefault="008C539B">
      <w:pPr>
        <w:spacing w:line="232" w:lineRule="auto"/>
        <w:rPr>
          <w:rFonts w:ascii="Arial" w:hAnsi="Arial" w:cs="Arial"/>
        </w:rPr>
        <w:sectPr w:rsidR="008C539B" w:rsidRPr="00A27FCD">
          <w:headerReference w:type="even" r:id="rId84"/>
          <w:headerReference w:type="default" r:id="rId85"/>
          <w:pgSz w:w="12240" w:h="15840"/>
          <w:pgMar w:top="840" w:right="1060" w:bottom="860" w:left="1100" w:header="549" w:footer="663" w:gutter="0"/>
          <w:cols w:space="720"/>
        </w:sectPr>
      </w:pPr>
    </w:p>
    <w:p w14:paraId="6638249E" w14:textId="77777777" w:rsidR="008C539B" w:rsidRPr="00A27FCD" w:rsidRDefault="008C539B">
      <w:pPr>
        <w:pStyle w:val="BodyText"/>
        <w:spacing w:before="5"/>
        <w:rPr>
          <w:rFonts w:ascii="Arial" w:hAnsi="Arial" w:cs="Arial"/>
          <w:sz w:val="25"/>
        </w:rPr>
      </w:pPr>
    </w:p>
    <w:p w14:paraId="41A61F8C" w14:textId="77777777" w:rsidR="0053410F" w:rsidRPr="00A27FCD" w:rsidRDefault="0053410F" w:rsidP="0053410F">
      <w:pPr>
        <w:pStyle w:val="BodyText"/>
        <w:spacing w:before="118" w:line="232" w:lineRule="auto"/>
        <w:ind w:left="2259"/>
        <w:rPr>
          <w:rFonts w:ascii="Arial" w:hAnsi="Arial" w:cs="Arial"/>
        </w:rPr>
      </w:pPr>
      <w:r w:rsidRPr="00A27FCD">
        <w:rPr>
          <w:rFonts w:ascii="Arial" w:hAnsi="Arial" w:cs="Arial"/>
        </w:rPr>
        <w:t>người dùng là những người được quản lý trong Oracle Internet Directory và người truy cập vào một lược đồ được chia sẻ trong cơ sở dữ liệu.</w:t>
      </w:r>
    </w:p>
    <w:p w14:paraId="79B8E385" w14:textId="1D151D9F" w:rsidR="008C539B" w:rsidRPr="00A27FCD" w:rsidRDefault="0053410F" w:rsidP="0053410F">
      <w:pPr>
        <w:pStyle w:val="BodyText"/>
        <w:spacing w:before="118" w:line="232" w:lineRule="auto"/>
        <w:ind w:left="2259"/>
        <w:rPr>
          <w:rFonts w:ascii="Arial" w:hAnsi="Arial" w:cs="Arial"/>
        </w:rPr>
      </w:pPr>
      <w:r w:rsidRPr="00A27FCD">
        <w:rPr>
          <w:rFonts w:ascii="Arial" w:hAnsi="Arial" w:cs="Arial"/>
        </w:rPr>
        <w:t>Bạn có thể thiết kế một máy chủ trung cấp để xác thực khách hàng một cách an toàn bằng cách sử dụng ba hình thức xác thực proxy sau:</w:t>
      </w:r>
    </w:p>
    <w:p w14:paraId="44FD5B8E" w14:textId="5440E5D8" w:rsidR="008C539B" w:rsidRPr="00A27FCD" w:rsidRDefault="00C12992">
      <w:pPr>
        <w:pStyle w:val="BodyText"/>
        <w:spacing w:before="118" w:line="232" w:lineRule="auto"/>
        <w:ind w:left="2620" w:right="222" w:hanging="360"/>
        <w:rPr>
          <w:rFonts w:ascii="Arial" w:hAnsi="Arial" w:cs="Arial"/>
        </w:rPr>
      </w:pPr>
      <w:r w:rsidRPr="00A27FCD">
        <w:rPr>
          <w:rFonts w:ascii="Arial" w:hAnsi="Arial" w:cs="Arial"/>
          <w:sz w:val="10"/>
        </w:rPr>
        <w:t xml:space="preserve">■ </w:t>
      </w:r>
      <w:r w:rsidR="0053410F" w:rsidRPr="00A27FCD">
        <w:rPr>
          <w:rFonts w:ascii="Arial" w:hAnsi="Arial" w:cs="Arial"/>
        </w:rPr>
        <w:t>Máy chủ tầng trung xác thực chính nó với máy chủ cơ sở dữ liệu và máy khách, trong trường hợp này là một người dùng ứng dụng hoặc một ứng dụng khác, tự xác thực với máy chủ tầng giữa. Danh tính khách hàng có thể được duy trì tất cả các cách thức thông qua cơ sở dữ liệu.</w:t>
      </w:r>
    </w:p>
    <w:p w14:paraId="46AE2257" w14:textId="024C7CDF" w:rsidR="008C539B" w:rsidRPr="00A27FCD" w:rsidRDefault="00C12992">
      <w:pPr>
        <w:pStyle w:val="BodyText"/>
        <w:spacing w:before="115" w:line="232" w:lineRule="auto"/>
        <w:ind w:left="2620" w:right="638"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người dùng cơ sở dữ liệu, không được máy chủ trung cấp xác thực. Danh tính khách hàng và mật khẩu cơ sở dữ liệu được truyền qua máy chủ tầng giữa đến máy chủ cơ sở dữ liệu để xác thực.</w:t>
      </w:r>
    </w:p>
    <w:p w14:paraId="21682F96" w14:textId="4A8DCC26" w:rsidR="008C539B" w:rsidRPr="00A27FCD" w:rsidRDefault="00C12992">
      <w:pPr>
        <w:pStyle w:val="BodyText"/>
        <w:spacing w:before="117" w:line="232" w:lineRule="auto"/>
        <w:ind w:left="2619"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một người dùng toàn cầu, được xác thực bởi máy chủ tầng giữa và chuyển một trong những điều sau thông qua tầng giữa để truy xuất tên người dùng của khách hàng.</w:t>
      </w:r>
    </w:p>
    <w:p w14:paraId="34F64803"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Distinguished name</w:t>
      </w:r>
      <w:r w:rsidRPr="00A27FCD">
        <w:rPr>
          <w:rFonts w:ascii="Arial" w:hAnsi="Arial" w:cs="Arial"/>
          <w:spacing w:val="-1"/>
        </w:rPr>
        <w:t xml:space="preserve"> </w:t>
      </w:r>
      <w:r w:rsidRPr="00A27FCD">
        <w:rPr>
          <w:rFonts w:ascii="Arial" w:hAnsi="Arial" w:cs="Arial"/>
        </w:rPr>
        <w:t>(DN)</w:t>
      </w:r>
    </w:p>
    <w:p w14:paraId="67356F9B"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Certificate</w:t>
      </w:r>
    </w:p>
    <w:p w14:paraId="08078952" w14:textId="77777777" w:rsidR="008C539B" w:rsidRPr="00A27FCD" w:rsidRDefault="008D1AB8">
      <w:pPr>
        <w:pStyle w:val="BodyText"/>
        <w:spacing w:before="2"/>
        <w:rPr>
          <w:rFonts w:ascii="Arial" w:hAnsi="Arial" w:cs="Arial"/>
          <w:sz w:val="18"/>
        </w:rPr>
      </w:pPr>
      <w:r>
        <w:rPr>
          <w:rFonts w:ascii="Arial" w:hAnsi="Arial" w:cs="Arial"/>
        </w:rPr>
        <w:pict w14:anchorId="41A3C61C">
          <v:group id="_x0000_s1514" style="position:absolute;margin-left:204pt;margin-top:13.3pt;width:312pt;height:2.55pt;z-index:2560;mso-wrap-distance-left:0;mso-wrap-distance-right:0;mso-position-horizontal-relative:page" coordorigin="4080,266" coordsize="6240,51">
            <v:line id="_x0000_s1516" style="position:absolute" from="4080,268" to="10320,268" strokeweight=".24pt"/>
            <v:line id="_x0000_s1515" style="position:absolute" from="4080,314" to="10320,314" strokeweight=".24pt"/>
            <w10:wrap type="topAndBottom" anchorx="page"/>
          </v:group>
        </w:pict>
      </w:r>
    </w:p>
    <w:p w14:paraId="242BB382" w14:textId="2CDB197E" w:rsidR="008C539B" w:rsidRPr="00A27FCD" w:rsidRDefault="0053410F">
      <w:pPr>
        <w:pStyle w:val="BodyText"/>
        <w:spacing w:before="25" w:after="106"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Việc sử dụng chứng chỉ để xác thực proxy có thể không được hỗ trợ trong bản phát hành Cơ sở dữ liệu Oracle trong tương lai.</w:t>
      </w:r>
    </w:p>
    <w:p w14:paraId="3B9235DA" w14:textId="20F0F790" w:rsidR="008C539B" w:rsidRPr="00A27FCD"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38EE4FD">
          <v:group id="_x0000_s1511" style="width:312pt;height:2.5pt;mso-position-horizontal-relative:char;mso-position-vertical-relative:line" coordsize="6240,50">
            <v:line id="_x0000_s1513" style="position:absolute" from="0,2" to="6240,2" strokeweight=".24pt"/>
            <v:line id="_x0000_s1512" style="position:absolute" from="0,47" to="6240,47" strokeweight=".24pt"/>
            <w10:anchorlock/>
          </v:group>
        </w:pict>
      </w:r>
    </w:p>
    <w:p w14:paraId="7328CBCD" w14:textId="77777777" w:rsidR="008C539B" w:rsidRPr="00A27FCD" w:rsidRDefault="008C539B">
      <w:pPr>
        <w:pStyle w:val="BodyText"/>
        <w:spacing w:before="9"/>
        <w:rPr>
          <w:rFonts w:ascii="Arial" w:hAnsi="Arial" w:cs="Arial"/>
          <w:sz w:val="11"/>
        </w:rPr>
      </w:pPr>
    </w:p>
    <w:p w14:paraId="7F1F6EFB" w14:textId="61B0FCCD" w:rsidR="008C539B" w:rsidRPr="00A27FCD" w:rsidRDefault="0053410F">
      <w:pPr>
        <w:pStyle w:val="BodyText"/>
        <w:spacing w:before="98" w:line="232" w:lineRule="auto"/>
        <w:ind w:left="2260" w:right="102"/>
        <w:rPr>
          <w:rFonts w:ascii="Arial" w:hAnsi="Arial" w:cs="Arial"/>
        </w:rPr>
      </w:pPr>
      <w:r w:rsidRPr="00A27FCD">
        <w:rPr>
          <w:rFonts w:ascii="Arial" w:hAnsi="Arial" w:cs="Arial"/>
        </w:rPr>
        <w:t>Trong mọi trường hợp, quản trị viên phải ủy quyền cho máy chủ tầng giữa hành động thay mặt cho khách hàng.</w:t>
      </w:r>
    </w:p>
    <w:p w14:paraId="73F18898" w14:textId="767628AA" w:rsidR="008C539B" w:rsidRPr="00A27FCD" w:rsidRDefault="0053410F">
      <w:pPr>
        <w:spacing w:before="212" w:line="232" w:lineRule="auto"/>
        <w:ind w:left="2980" w:right="1456" w:hanging="1"/>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Call Interface Programmer's Guide </w:t>
      </w:r>
      <w:r w:rsidR="00C12992" w:rsidRPr="00A27FCD">
        <w:rPr>
          <w:rFonts w:ascii="Arial" w:hAnsi="Arial" w:cs="Arial"/>
          <w:sz w:val="20"/>
        </w:rPr>
        <w:t xml:space="preserve">and </w:t>
      </w:r>
      <w:r w:rsidR="00C12992" w:rsidRPr="00A27FCD">
        <w:rPr>
          <w:rFonts w:ascii="Arial" w:hAnsi="Arial" w:cs="Arial"/>
          <w:i/>
          <w:sz w:val="20"/>
        </w:rPr>
        <w:t xml:space="preserve">Oracle Database Advanced Application Developer's Guide </w:t>
      </w:r>
      <w:r w:rsidR="00C12992" w:rsidRPr="00A27FCD">
        <w:rPr>
          <w:rFonts w:ascii="Arial" w:hAnsi="Arial" w:cs="Arial"/>
          <w:sz w:val="20"/>
        </w:rPr>
        <w:t>or details about designing a middle-tier server to proxy users</w:t>
      </w:r>
    </w:p>
    <w:p w14:paraId="14122156" w14:textId="77777777" w:rsidR="008C539B" w:rsidRPr="00A27FCD" w:rsidRDefault="008C539B">
      <w:pPr>
        <w:pStyle w:val="BodyText"/>
        <w:rPr>
          <w:rFonts w:ascii="Arial" w:hAnsi="Arial" w:cs="Arial"/>
        </w:rPr>
      </w:pPr>
    </w:p>
    <w:p w14:paraId="1695AC4C" w14:textId="68D8C765" w:rsidR="008C539B" w:rsidRPr="00A27FCD" w:rsidRDefault="0053410F">
      <w:pPr>
        <w:pStyle w:val="Heading6"/>
        <w:spacing w:before="1"/>
      </w:pPr>
      <w:bookmarkStart w:id="367" w:name="Advantages_of_Proxy_Authentication"/>
      <w:bookmarkStart w:id="368" w:name="_bookmark423"/>
      <w:bookmarkStart w:id="369" w:name="_bookmark424"/>
      <w:bookmarkEnd w:id="367"/>
      <w:bookmarkEnd w:id="368"/>
      <w:bookmarkEnd w:id="369"/>
      <w:r w:rsidRPr="00A27FCD">
        <w:t>Ưu điểm của xác thực proxy</w:t>
      </w:r>
    </w:p>
    <w:p w14:paraId="1F35FD9F" w14:textId="77777777" w:rsidR="0053410F" w:rsidRPr="00A27FCD" w:rsidRDefault="0053410F" w:rsidP="0053410F">
      <w:pPr>
        <w:pStyle w:val="BodyText"/>
        <w:spacing w:before="109"/>
        <w:ind w:left="2260"/>
        <w:rPr>
          <w:rFonts w:ascii="Arial" w:hAnsi="Arial" w:cs="Arial"/>
        </w:rPr>
      </w:pPr>
      <w:r w:rsidRPr="00A27FCD">
        <w:rPr>
          <w:rFonts w:ascii="Arial" w:hAnsi="Arial" w:cs="Arial"/>
        </w:rPr>
        <w:t>Trong môi trường đa nhiệm, xác thực proxy kiểm soát tính bảo mật của các ứng dụng tầng trung lưu bằng cách giữ lại danh tính và đặc quyền của khách hàng thông qua tất cả các tầng và bằng các hành động kiểm toán thay mặt cho khách hàng. Ví dụ, tính năng này cho phép nhận dạng người dùng bằng ứng dụng Web (hoạt động như một proxy) được chuyển qua ứng dụng tới máy chủ cơ sở dữ liệu.</w:t>
      </w:r>
    </w:p>
    <w:p w14:paraId="17D40C7C" w14:textId="754F80A5" w:rsidR="008C539B" w:rsidRPr="00A27FCD" w:rsidRDefault="0053410F" w:rsidP="0053410F">
      <w:pPr>
        <w:pStyle w:val="BodyText"/>
        <w:spacing w:before="109"/>
        <w:ind w:left="2260"/>
        <w:rPr>
          <w:rFonts w:ascii="Arial" w:hAnsi="Arial" w:cs="Arial"/>
        </w:rPr>
      </w:pPr>
      <w:r w:rsidRPr="00A27FCD">
        <w:rPr>
          <w:rFonts w:ascii="Arial" w:hAnsi="Arial" w:cs="Arial"/>
        </w:rPr>
        <w:t>Hệ thống ba cấp cung cấp những lợi ích sau đây cho các tổ chức:</w:t>
      </w:r>
    </w:p>
    <w:p w14:paraId="4DA118D1" w14:textId="77777777" w:rsidR="0053410F"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Các tổ chức có thể tách biệt logic ứng dụng khỏi lưu trữ dữ liệu, phân vùng cũ trong các máy chủ ứng dụng và sau đó trong cơ sở dữ liệu.</w:t>
      </w:r>
    </w:p>
    <w:p w14:paraId="4FF4E0F2" w14:textId="3841DB60" w:rsidR="008C539B"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Máy chủ ứng dụng và máy chủ Web cho phép người dùng truy cập dữ liệu được lưu trữ trong cơ sở dữ liệu.</w:t>
      </w:r>
    </w:p>
    <w:p w14:paraId="00668FAA" w14:textId="7D9C7FFB"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r w:rsidR="0053410F" w:rsidRPr="00A27FCD">
        <w:rPr>
          <w:rFonts w:ascii="Arial" w:hAnsi="Arial" w:cs="Arial"/>
        </w:rPr>
        <w:t>Người dùng thích sử dụng giao diện trình duyệt quen thuộc, dễ sử dụng.</w:t>
      </w:r>
    </w:p>
    <w:p w14:paraId="79A227DF" w14:textId="37BABB35" w:rsidR="008C539B" w:rsidRPr="00A27FCD" w:rsidRDefault="00C12992">
      <w:pPr>
        <w:spacing w:before="117" w:line="232" w:lineRule="auto"/>
        <w:ind w:left="2620" w:right="700" w:hanging="361"/>
        <w:rPr>
          <w:rFonts w:ascii="Arial" w:hAnsi="Arial" w:cs="Arial"/>
          <w:sz w:val="20"/>
        </w:rPr>
      </w:pPr>
      <w:r w:rsidRPr="00A27FCD">
        <w:rPr>
          <w:rFonts w:ascii="Arial" w:hAnsi="Arial" w:cs="Arial"/>
          <w:sz w:val="10"/>
        </w:rPr>
        <w:t xml:space="preserve">■ </w:t>
      </w:r>
      <w:r w:rsidR="0053410F" w:rsidRPr="00A27FCD">
        <w:rPr>
          <w:rFonts w:ascii="Arial" w:hAnsi="Arial" w:cs="Arial"/>
          <w:sz w:val="20"/>
        </w:rPr>
        <w:t>Các tổ chức cũng có thể hạ thấp chi phí tính toán của mình bằng cách thay thế nhiều máy khách dày với nhiều máy khách mỏng và một máy chủ ứng dụng.</w:t>
      </w:r>
    </w:p>
    <w:p w14:paraId="5CE0A247" w14:textId="497B2081" w:rsidR="008C539B" w:rsidRPr="00A27FCD" w:rsidRDefault="0053410F">
      <w:pPr>
        <w:pStyle w:val="BodyText"/>
        <w:spacing w:before="118" w:line="232" w:lineRule="auto"/>
        <w:ind w:left="2260"/>
        <w:rPr>
          <w:rFonts w:ascii="Arial" w:hAnsi="Arial" w:cs="Arial"/>
        </w:rPr>
      </w:pPr>
      <w:r w:rsidRPr="00A27FCD">
        <w:rPr>
          <w:rFonts w:ascii="Arial" w:hAnsi="Arial" w:cs="Arial"/>
        </w:rPr>
        <w:t>Ngoài ra, xác thực proxy cơ sở dữ liệu Oracle cung cấp các lợi ích bảo mật sau:</w:t>
      </w:r>
    </w:p>
    <w:p w14:paraId="30BE6738" w14:textId="63C49852"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53410F" w:rsidRPr="00A27FCD">
        <w:rPr>
          <w:rFonts w:ascii="Arial" w:hAnsi="Arial" w:cs="Arial"/>
        </w:rPr>
        <w:t>Một mô hình tin cậy hạn chế, bằng cách kiểm soát người dùng trên các tầng giữa có thể kết nối và vai trò mà các tầng giữa có thể giả định cho người dùng</w:t>
      </w:r>
    </w:p>
    <w:p w14:paraId="138A98A0" w14:textId="330F6256" w:rsidR="008C539B" w:rsidRPr="00A27FCD" w:rsidRDefault="00C12992">
      <w:pPr>
        <w:pStyle w:val="BodyText"/>
        <w:spacing w:before="118" w:line="232" w:lineRule="auto"/>
        <w:ind w:left="2620" w:right="185" w:hanging="360"/>
        <w:rPr>
          <w:rFonts w:ascii="Arial" w:hAnsi="Arial" w:cs="Arial"/>
        </w:rPr>
      </w:pPr>
      <w:r w:rsidRPr="00A27FCD">
        <w:rPr>
          <w:rFonts w:ascii="Arial" w:hAnsi="Arial" w:cs="Arial"/>
          <w:sz w:val="10"/>
        </w:rPr>
        <w:t xml:space="preserve">■ </w:t>
      </w:r>
      <w:r w:rsidR="0053410F" w:rsidRPr="00A27FCD">
        <w:rPr>
          <w:rFonts w:ascii="Arial" w:hAnsi="Arial" w:cs="Arial"/>
        </w:rPr>
        <w:t>Khả năng mở rộng, bằng cách hỗ trợ các phiên người dùng thông qua trình điều khiển Mỏng OCI, JDBC / OCI hoặc JDBC và loại bỏ phí tổn của việc xác thực lại khách hàng</w:t>
      </w:r>
    </w:p>
    <w:p w14:paraId="470DFE54"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EE2ABF0" w14:textId="77777777" w:rsidR="008C539B" w:rsidRPr="00A27FCD" w:rsidRDefault="008C539B">
      <w:pPr>
        <w:pStyle w:val="BodyText"/>
        <w:spacing w:before="5"/>
        <w:rPr>
          <w:rFonts w:ascii="Arial" w:hAnsi="Arial" w:cs="Arial"/>
          <w:sz w:val="25"/>
        </w:rPr>
      </w:pPr>
    </w:p>
    <w:p w14:paraId="58EB04B5" w14:textId="36431CCD"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Trách nhiệm, bằng cách bảo quản danh tính của người dùng thực thông qua cơ sở dữ liệu và cho phép kiểm tra các hành động được thực hiện thay mặt cho người dùng thực</w:t>
      </w:r>
    </w:p>
    <w:p w14:paraId="4B206A98" w14:textId="7867BBD5"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Tính linh hoạt, bằng cách hỗ trợ các môi trường mà người dùng được biết đến cơ sở dữ liệu và trong đó người dùng chỉ đơn thuần là người dùng ứng dụng mà cơ sở dữ liệu không có nhận thức</w:t>
      </w:r>
    </w:p>
    <w:p w14:paraId="35A63711" w14:textId="77777777" w:rsidR="008C539B" w:rsidRPr="00A27FCD" w:rsidRDefault="008D1AB8">
      <w:pPr>
        <w:pStyle w:val="BodyText"/>
        <w:spacing w:before="1"/>
        <w:rPr>
          <w:rFonts w:ascii="Arial" w:hAnsi="Arial" w:cs="Arial"/>
          <w:sz w:val="18"/>
        </w:rPr>
      </w:pPr>
      <w:r>
        <w:rPr>
          <w:rFonts w:ascii="Arial" w:hAnsi="Arial" w:cs="Arial"/>
        </w:rPr>
        <w:pict w14:anchorId="3BF39042">
          <v:group id="_x0000_s1508" style="position:absolute;margin-left:174pt;margin-top:13.25pt;width:300pt;height:2.55pt;z-index:2608;mso-wrap-distance-left:0;mso-wrap-distance-right:0;mso-position-horizontal-relative:page" coordorigin="3480,265" coordsize="6000,51">
            <v:line id="_x0000_s1510" style="position:absolute" from="3480,267" to="9480,267" strokeweight=".24pt"/>
            <v:line id="_x0000_s1509" style="position:absolute" from="3480,313" to="9480,313" strokeweight=".24pt"/>
            <w10:wrap type="topAndBottom" anchorx="page"/>
          </v:group>
        </w:pict>
      </w:r>
    </w:p>
    <w:p w14:paraId="449B4597" w14:textId="76D324BD" w:rsidR="008C539B" w:rsidRPr="00A27FCD" w:rsidRDefault="0053410F">
      <w:pPr>
        <w:pStyle w:val="BodyText"/>
        <w:spacing w:before="25" w:after="105" w:line="232" w:lineRule="auto"/>
        <w:ind w:left="2380" w:right="2435" w:hanging="1"/>
        <w:jc w:val="both"/>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Cơ sở dữ liệu Oracle hỗ trợ chức năng xác thực proxy này chỉ trong ba tầng. Nó không hỗ trợ nó trên nhiều tầng giữa.</w:t>
      </w:r>
    </w:p>
    <w:p w14:paraId="13C99776" w14:textId="1DC6623E" w:rsidR="008C539B" w:rsidRPr="00A27FCD"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3DE158F">
          <v:group id="_x0000_s1505" style="width:300pt;height:2.5pt;mso-position-horizontal-relative:char;mso-position-vertical-relative:line" coordsize="6000,50">
            <v:line id="_x0000_s1507" style="position:absolute" from="0,2" to="6000,2" strokeweight=".24pt"/>
            <v:line id="_x0000_s1506" style="position:absolute" from="0,47" to="6000,47" strokeweight=".24pt"/>
            <w10:anchorlock/>
          </v:group>
        </w:pict>
      </w:r>
    </w:p>
    <w:p w14:paraId="37C44908" w14:textId="77777777" w:rsidR="008C539B" w:rsidRPr="00A27FCD" w:rsidRDefault="008C539B">
      <w:pPr>
        <w:pStyle w:val="BodyText"/>
        <w:spacing w:before="6"/>
        <w:rPr>
          <w:rFonts w:ascii="Arial" w:hAnsi="Arial" w:cs="Arial"/>
          <w:sz w:val="10"/>
        </w:rPr>
      </w:pPr>
    </w:p>
    <w:p w14:paraId="00329678" w14:textId="2E581FEA" w:rsidR="008C539B" w:rsidRPr="00A27FCD" w:rsidRDefault="0053410F">
      <w:pPr>
        <w:pStyle w:val="Heading6"/>
        <w:spacing w:before="105"/>
        <w:ind w:left="1660"/>
      </w:pPr>
      <w:bookmarkStart w:id="370" w:name="Who_Can_Create_Proxy_User_Accounts?"/>
      <w:bookmarkStart w:id="371" w:name="_bookmark426"/>
      <w:bookmarkEnd w:id="370"/>
      <w:bookmarkEnd w:id="371"/>
      <w:r w:rsidRPr="00A27FCD">
        <w:t>Ai có thể tạo tài khoản người dùng proxy?</w:t>
      </w:r>
    </w:p>
    <w:p w14:paraId="0D560FCC" w14:textId="77777777" w:rsidR="0053410F" w:rsidRPr="00A27FCD" w:rsidRDefault="00114C3E">
      <w:pPr>
        <w:pStyle w:val="BodyText"/>
        <w:spacing w:before="121" w:line="228" w:lineRule="auto"/>
        <w:ind w:left="2019" w:right="848" w:hanging="360"/>
        <w:rPr>
          <w:rFonts w:ascii="Arial" w:hAnsi="Arial" w:cs="Arial"/>
        </w:rPr>
      </w:pPr>
      <w:r w:rsidRPr="00A27FCD">
        <w:rPr>
          <w:rFonts w:ascii="Arial" w:hAnsi="Arial" w:cs="Arial"/>
        </w:rPr>
        <w:t>Để tạo tài khoản người dùng proxy, người dùng phải có các đặc quyền tối thiểu sau:</w:t>
      </w:r>
    </w:p>
    <w:p w14:paraId="6EF80DF3" w14:textId="39A8B151" w:rsidR="008C539B" w:rsidRPr="00A27FCD" w:rsidRDefault="00C12992">
      <w:pPr>
        <w:pStyle w:val="BodyText"/>
        <w:spacing w:before="121"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CREATE USER để tạo một tài khoản người dùng cơ sở dữ liệu sẽ được sử dụng như một tài khoản người dùng proxy</w:t>
      </w:r>
    </w:p>
    <w:p w14:paraId="3D3C177E" w14:textId="61949ADE" w:rsidR="008C539B" w:rsidRPr="00A27FCD" w:rsidRDefault="00C12992">
      <w:pPr>
        <w:pStyle w:val="BodyText"/>
        <w:spacing w:before="124"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Vai trò DV_ACCTMGR nếu Oracle Database Vault được bật, để tạo tài khoản người dùng proxy</w:t>
      </w:r>
    </w:p>
    <w:p w14:paraId="455E0C1F" w14:textId="316FD5A1" w:rsidR="008C539B" w:rsidRPr="00A27FCD" w:rsidRDefault="00C12992">
      <w:pPr>
        <w:pStyle w:val="BodyText"/>
        <w:spacing w:before="115"/>
        <w:ind w:left="1660"/>
        <w:rPr>
          <w:rFonts w:ascii="Arial" w:hAnsi="Arial" w:cs="Arial"/>
        </w:rPr>
      </w:pPr>
      <w:r w:rsidRPr="00A27FCD">
        <w:rPr>
          <w:rFonts w:ascii="Arial" w:hAnsi="Arial" w:cs="Arial"/>
          <w:sz w:val="10"/>
        </w:rPr>
        <w:t xml:space="preserve">■ </w:t>
      </w:r>
      <w:r w:rsidR="00114C3E" w:rsidRPr="00A27FCD">
        <w:rPr>
          <w:rFonts w:ascii="Arial" w:hAnsi="Arial" w:cs="Arial"/>
        </w:rPr>
        <w:t>Khả năng cấp đặc quyền hệ thống CREATE SESSION cho tài khoản người dùng proxy</w:t>
      </w:r>
    </w:p>
    <w:p w14:paraId="4403E8D0" w14:textId="691B6FCE" w:rsidR="008C539B" w:rsidRPr="00A27FCD" w:rsidRDefault="00C12992">
      <w:pPr>
        <w:pStyle w:val="BodyText"/>
        <w:spacing w:before="118" w:line="228"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NGƯỜI SỬ DỤNG ALTER để kích hoạt tài khoản người dùng hiện có để kết nối với cơ sở dữ liệu thông qua tài khoản proxy</w:t>
      </w:r>
    </w:p>
    <w:p w14:paraId="65074E73" w14:textId="005E7359" w:rsidR="008C539B" w:rsidRPr="00A27FCD" w:rsidRDefault="00114C3E">
      <w:pPr>
        <w:pStyle w:val="BodyText"/>
        <w:spacing w:before="115"/>
        <w:ind w:left="1660"/>
        <w:rPr>
          <w:rFonts w:ascii="Arial" w:hAnsi="Arial" w:cs="Arial"/>
        </w:rPr>
      </w:pPr>
      <w:r w:rsidRPr="00A27FCD">
        <w:rPr>
          <w:rFonts w:ascii="Arial" w:hAnsi="Arial" w:cs="Arial"/>
        </w:rPr>
        <w:t>Làm theo các nguyên tắc này khi bạn tạo tài khoản người dùng proxy:</w:t>
      </w:r>
    </w:p>
    <w:p w14:paraId="64597847" w14:textId="1BDCC87F" w:rsidR="008C539B" w:rsidRPr="00A27FCD" w:rsidRDefault="00C12992">
      <w:pPr>
        <w:pStyle w:val="BodyText"/>
        <w:spacing w:before="119" w:line="230"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Để bảo mật tốt hơn và tuân thủ nguyên tắc đặc quyền tối thiểu, chỉ cấp cho tài khoản người dùng proxy đặc quyền CREATE SESSION. Không cấp cho người dùng này bất kỳ đặc quyền nào khác. Tài khoản người dùng proxy được thiết kế để chỉ cho phép người dùng khác kết nối bằng tài khoản proxy. Bất kỳ đặc quyền nào phải được thực hiện trong quá trình kết nối phải thuộc về người dùng kết nối, không phải là tài khoản proxy.</w:t>
      </w:r>
    </w:p>
    <w:p w14:paraId="57682837" w14:textId="4FB79092" w:rsidR="008C539B" w:rsidRPr="00A27FCD" w:rsidRDefault="00C12992">
      <w:pPr>
        <w:pStyle w:val="BodyText"/>
        <w:spacing w:before="122" w:line="232"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Như với tất cả các mật khẩu, hãy đảm bảo rằng mật khẩu bạn tạo cho người dùng proxy rất mạnh và không dễ đoán. Hãy nhớ rằng nhiều người dùng sẽ kết nối với tư cách là người dùng proxy, do đó, điều đặc biệt quan trọng là mật khẩu này phải mạnh mẽ</w:t>
      </w:r>
      <w:r w:rsidRPr="00A27FCD">
        <w:rPr>
          <w:rFonts w:ascii="Arial" w:hAnsi="Arial" w:cs="Arial"/>
        </w:rPr>
        <w:t xml:space="preserve">. </w:t>
      </w:r>
      <w:r w:rsidR="00114C3E" w:rsidRPr="00A27FCD">
        <w:rPr>
          <w:rFonts w:ascii="Arial" w:hAnsi="Arial" w:cs="Arial"/>
        </w:rPr>
        <w:t>Xem</w:t>
      </w:r>
      <w:r w:rsidRPr="00A27FCD">
        <w:rPr>
          <w:rFonts w:ascii="Arial" w:hAnsi="Arial" w:cs="Arial"/>
          <w:color w:val="0000CC"/>
        </w:rPr>
        <w:t xml:space="preserve"> </w:t>
      </w:r>
      <w:hyperlink w:anchor="_bookmark2167" w:history="1">
        <w:r w:rsidRPr="00A27FCD">
          <w:rPr>
            <w:rFonts w:ascii="Arial" w:hAnsi="Arial" w:cs="Arial"/>
            <w:color w:val="0000CC"/>
          </w:rPr>
          <w:t xml:space="preserve">"Guidelines for Securing Passwords" </w:t>
        </w:r>
        <w:r w:rsidR="00114C3E" w:rsidRPr="00A27FCD">
          <w:rPr>
            <w:rFonts w:ascii="Arial" w:hAnsi="Arial" w:cs="Arial"/>
          </w:rPr>
          <w:t>trên trang</w:t>
        </w:r>
        <w:r w:rsidRPr="00A27FCD">
          <w:rPr>
            <w:rFonts w:ascii="Arial" w:hAnsi="Arial" w:cs="Arial"/>
          </w:rPr>
          <w:t xml:space="preserve"> 10-7 </w:t>
        </w:r>
      </w:hyperlink>
      <w:r w:rsidR="00114C3E" w:rsidRPr="00A27FCD">
        <w:rPr>
          <w:rFonts w:ascii="Arial" w:hAnsi="Arial" w:cs="Arial"/>
        </w:rPr>
        <w:t xml:space="preserve"> để được tư vấn về cách tạo mật khẩu mạnh.</w:t>
      </w:r>
    </w:p>
    <w:p w14:paraId="51DB9973" w14:textId="684C3B49" w:rsidR="008C539B" w:rsidRPr="00A27FCD" w:rsidRDefault="00C12992">
      <w:pPr>
        <w:pStyle w:val="BodyText"/>
        <w:spacing w:before="114"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Xem xét sử dụng các tính năng kết nối mạng tùy chọn bảo mật nâng cao, để ngăn chặn nghe trộm mạng.</w:t>
      </w:r>
    </w:p>
    <w:p w14:paraId="709AB7F3" w14:textId="35B08F66" w:rsidR="008C539B" w:rsidRPr="00A27FCD" w:rsidRDefault="00C12992">
      <w:pPr>
        <w:pStyle w:val="BodyText"/>
        <w:spacing w:before="120" w:line="230" w:lineRule="auto"/>
        <w:ind w:left="2020" w:right="756" w:hanging="360"/>
        <w:rPr>
          <w:rFonts w:ascii="Arial" w:hAnsi="Arial" w:cs="Arial"/>
        </w:rPr>
      </w:pPr>
      <w:r w:rsidRPr="00A27FCD">
        <w:rPr>
          <w:rFonts w:ascii="Arial" w:hAnsi="Arial" w:cs="Arial"/>
          <w:sz w:val="10"/>
        </w:rPr>
        <w:t xml:space="preserve">■ </w:t>
      </w:r>
      <w:r w:rsidR="00114C3E" w:rsidRPr="00A27FCD">
        <w:rPr>
          <w:rFonts w:ascii="Arial" w:hAnsi="Arial" w:cs="Arial"/>
        </w:rPr>
        <w:t>Để tinh chỉnh thêm lượng điều khiển mà người dùng kết nối có, hãy xem xét hạn chế các vai trò được người dùng kết nối sử dụng khi họ được kết nối thông qua tài khoản proxy. Câu lệnh ALTER USER cho phép bạn định cấu hình người dùng kết nối bằng cách sử dụng các vai trò được chỉ định, bất kỳ vai trò nào ngoại trừ vai trò được chỉ định hoặc hoàn toàn không có vai trò nào.</w:t>
      </w:r>
    </w:p>
    <w:p w14:paraId="7A8FEA0C" w14:textId="77777777" w:rsidR="008C539B" w:rsidRPr="00A27FCD" w:rsidRDefault="008C539B">
      <w:pPr>
        <w:pStyle w:val="BodyText"/>
        <w:spacing w:before="5"/>
        <w:rPr>
          <w:rFonts w:ascii="Arial" w:hAnsi="Arial" w:cs="Arial"/>
          <w:sz w:val="23"/>
        </w:rPr>
      </w:pPr>
    </w:p>
    <w:p w14:paraId="7E12C977" w14:textId="4C132A3D" w:rsidR="008C539B" w:rsidRPr="00A27FCD" w:rsidRDefault="00114C3E">
      <w:pPr>
        <w:pStyle w:val="Heading6"/>
        <w:spacing w:before="1"/>
        <w:ind w:left="1660"/>
      </w:pPr>
      <w:bookmarkStart w:id="372" w:name="Creating_Proxy_User_Accounts_and_Authori"/>
      <w:bookmarkStart w:id="373" w:name="_bookmark430"/>
      <w:bookmarkStart w:id="374" w:name="_bookmark431"/>
      <w:bookmarkEnd w:id="372"/>
      <w:bookmarkEnd w:id="373"/>
      <w:bookmarkEnd w:id="374"/>
      <w:r w:rsidRPr="00A27FCD">
        <w:rPr>
          <w:spacing w:val="-16"/>
        </w:rPr>
        <w:t>Tạo tài khoản người dùng Proxy và ủy quyền người dùng kết nối thông qua họ</w:t>
      </w:r>
    </w:p>
    <w:p w14:paraId="31C7C4DB" w14:textId="1E0C9CFD" w:rsidR="008C539B" w:rsidRPr="00A27FCD" w:rsidRDefault="00114C3E">
      <w:pPr>
        <w:pStyle w:val="BodyText"/>
        <w:spacing w:before="59" w:line="228" w:lineRule="auto"/>
        <w:ind w:left="1659" w:right="700"/>
        <w:rPr>
          <w:rFonts w:ascii="Arial" w:hAnsi="Arial" w:cs="Arial"/>
        </w:rPr>
      </w:pPr>
      <w:r w:rsidRPr="00A27FCD">
        <w:rPr>
          <w:rFonts w:ascii="Arial" w:hAnsi="Arial" w:cs="Arial"/>
        </w:rPr>
        <w:t>Câu lệnh CREATE USER cho phép bạn tạo các loại tài khoản người dùng sau, tất cả các tài khoản này có thể được sử dụng làm tài khoản proxy:</w:t>
      </w:r>
    </w:p>
    <w:p w14:paraId="57D7CB51" w14:textId="27916C0D" w:rsidR="008C539B" w:rsidRPr="00A27FCD" w:rsidRDefault="00C12992">
      <w:pPr>
        <w:pStyle w:val="BodyText"/>
        <w:spacing w:before="114"/>
        <w:ind w:left="16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cơ sở dữ liệu được xác thực bằng mật khẩu</w:t>
      </w:r>
    </w:p>
    <w:p w14:paraId="0C9FC064" w14:textId="617B0C52" w:rsidR="008C539B" w:rsidRPr="00A27FCD" w:rsidRDefault="00C12992">
      <w:pPr>
        <w:pStyle w:val="BodyText"/>
        <w:spacing w:before="118" w:line="232" w:lineRule="auto"/>
        <w:ind w:left="2020" w:right="1456"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bên ngoài, được xác thực bởi các nguồn bên ngoài, chẳng hạn như Lớp cổng bảo mật (SSL) hoặc Kerberos</w:t>
      </w:r>
    </w:p>
    <w:p w14:paraId="67A46743" w14:textId="3B18B94C"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toàn cầu, được xác thực bởi dịch vụ thư mục doanh nghiệp (Oracle Internet Directory).</w:t>
      </w:r>
    </w:p>
    <w:p w14:paraId="291A5241"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1D24414" w14:textId="77777777" w:rsidR="008C539B" w:rsidRPr="00A27FCD" w:rsidRDefault="008C539B">
      <w:pPr>
        <w:pStyle w:val="BodyText"/>
        <w:spacing w:before="5"/>
        <w:rPr>
          <w:rFonts w:ascii="Arial" w:hAnsi="Arial" w:cs="Arial"/>
          <w:sz w:val="25"/>
        </w:rPr>
      </w:pPr>
    </w:p>
    <w:p w14:paraId="2A8AA383" w14:textId="5F5CB142" w:rsidR="008C539B" w:rsidRPr="00A27FCD" w:rsidRDefault="00114C3E">
      <w:pPr>
        <w:pStyle w:val="BodyText"/>
        <w:spacing w:before="93"/>
        <w:ind w:left="2260"/>
        <w:rPr>
          <w:rFonts w:ascii="Arial" w:hAnsi="Arial" w:cs="Arial"/>
        </w:rPr>
      </w:pPr>
      <w:r w:rsidRPr="00A27FCD">
        <w:rPr>
          <w:rFonts w:ascii="Arial" w:hAnsi="Arial" w:cs="Arial"/>
        </w:rPr>
        <w:t>Để tạo tài khoản người dùng proxy và cho phép người dùng kết nối thông qua tài khoản:</w:t>
      </w:r>
    </w:p>
    <w:p w14:paraId="23AF8FF7" w14:textId="1A8729E0" w:rsidR="008C539B" w:rsidRPr="00A27FCD" w:rsidRDefault="00114C3E" w:rsidP="006F7931">
      <w:pPr>
        <w:pStyle w:val="ListParagraph"/>
        <w:numPr>
          <w:ilvl w:val="1"/>
          <w:numId w:val="112"/>
        </w:numPr>
        <w:tabs>
          <w:tab w:val="left" w:pos="2620"/>
        </w:tabs>
        <w:spacing w:before="112" w:line="343" w:lineRule="auto"/>
        <w:ind w:right="1786"/>
        <w:rPr>
          <w:rFonts w:ascii="Arial" w:hAnsi="Arial" w:cs="Arial"/>
          <w:sz w:val="20"/>
        </w:rPr>
      </w:pPr>
      <w:r w:rsidRPr="00A27FCD">
        <w:rPr>
          <w:rFonts w:ascii="Arial" w:hAnsi="Arial" w:cs="Arial"/>
          <w:sz w:val="20"/>
        </w:rPr>
        <w:t>Sử dụng câu lệnh CREATE USER để tạo tài khoản người dùng proxy. Ví dụ:</w:t>
      </w:r>
    </w:p>
    <w:p w14:paraId="2132B320" w14:textId="77777777" w:rsidR="008C539B" w:rsidRPr="008A2204" w:rsidRDefault="00C12992">
      <w:pPr>
        <w:spacing w:before="34"/>
        <w:ind w:left="2620"/>
        <w:rPr>
          <w:rFonts w:ascii="Courier New" w:hAnsi="Courier New" w:cs="Courier New"/>
          <w:sz w:val="18"/>
        </w:rPr>
      </w:pPr>
      <w:r w:rsidRPr="008A2204">
        <w:rPr>
          <w:rFonts w:ascii="Courier New" w:hAnsi="Courier New" w:cs="Courier New"/>
          <w:w w:val="95"/>
          <w:sz w:val="18"/>
        </w:rPr>
        <w:t xml:space="preserve">CREATE USER appuser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310E958A" w14:textId="77777777" w:rsidR="008C539B" w:rsidRPr="00A27FCD" w:rsidRDefault="008C539B">
      <w:pPr>
        <w:pStyle w:val="BodyText"/>
        <w:spacing w:before="2"/>
        <w:rPr>
          <w:rFonts w:ascii="Arial" w:hAnsi="Arial" w:cs="Arial"/>
          <w:sz w:val="19"/>
        </w:rPr>
      </w:pPr>
    </w:p>
    <w:p w14:paraId="178B8A7B" w14:textId="69292019" w:rsidR="008C539B" w:rsidRPr="00A27FCD" w:rsidRDefault="00114C3E" w:rsidP="006F7931">
      <w:pPr>
        <w:pStyle w:val="ListParagraph"/>
        <w:numPr>
          <w:ilvl w:val="1"/>
          <w:numId w:val="112"/>
        </w:numPr>
        <w:tabs>
          <w:tab w:val="left" w:pos="2620"/>
        </w:tabs>
        <w:spacing w:before="0" w:line="228" w:lineRule="auto"/>
        <w:ind w:right="316"/>
        <w:rPr>
          <w:rFonts w:ascii="Arial" w:hAnsi="Arial" w:cs="Arial"/>
          <w:sz w:val="20"/>
        </w:rPr>
      </w:pPr>
      <w:r w:rsidRPr="00A27FCD">
        <w:rPr>
          <w:rFonts w:ascii="Arial" w:hAnsi="Arial" w:cs="Arial"/>
          <w:sz w:val="20"/>
        </w:rPr>
        <w:t>Sử dụng mệnh đề GRANT CONNECT THROUGH của câu lệnh ALTER USER để cho phép người dùng hiện có kết nối thông qua tài khoản người dùng proxy.</w:t>
      </w:r>
    </w:p>
    <w:p w14:paraId="5F4C3EC3" w14:textId="3A6FD54B" w:rsidR="008C539B" w:rsidRPr="00A27FCD" w:rsidRDefault="00114C3E">
      <w:pPr>
        <w:pStyle w:val="BodyText"/>
        <w:spacing w:before="115"/>
        <w:ind w:left="2620"/>
        <w:rPr>
          <w:rFonts w:ascii="Arial" w:hAnsi="Arial" w:cs="Arial"/>
        </w:rPr>
      </w:pPr>
      <w:r w:rsidRPr="00A27FCD">
        <w:rPr>
          <w:rFonts w:ascii="Arial" w:hAnsi="Arial" w:cs="Arial"/>
        </w:rPr>
        <w:t>Ví dụ</w:t>
      </w:r>
      <w:r w:rsidR="00C12992" w:rsidRPr="00A27FCD">
        <w:rPr>
          <w:rFonts w:ascii="Arial" w:hAnsi="Arial" w:cs="Arial"/>
        </w:rPr>
        <w:t>:</w:t>
      </w:r>
    </w:p>
    <w:p w14:paraId="0B10B3E2"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GRANT CONNECT THROUGH appuser;</w:t>
      </w:r>
    </w:p>
    <w:p w14:paraId="1AD18DF1" w14:textId="77777777" w:rsidR="008C539B" w:rsidRPr="00A27FCD" w:rsidRDefault="008C539B">
      <w:pPr>
        <w:pStyle w:val="BodyText"/>
        <w:rPr>
          <w:rFonts w:ascii="Arial" w:hAnsi="Arial" w:cs="Arial"/>
          <w:sz w:val="19"/>
        </w:rPr>
      </w:pPr>
    </w:p>
    <w:p w14:paraId="743F09CD" w14:textId="02D03728" w:rsidR="008C539B" w:rsidRPr="00A27FCD" w:rsidRDefault="00114C3E">
      <w:pPr>
        <w:pStyle w:val="BodyText"/>
        <w:spacing w:before="1" w:line="228" w:lineRule="auto"/>
        <w:ind w:left="2619" w:right="185"/>
        <w:rPr>
          <w:rFonts w:ascii="Arial" w:hAnsi="Arial" w:cs="Arial"/>
        </w:rPr>
      </w:pPr>
      <w:r w:rsidRPr="00A27FCD">
        <w:rPr>
          <w:rFonts w:ascii="Arial" w:hAnsi="Arial" w:cs="Arial"/>
        </w:rPr>
        <w:t>Giả sử người dùng preston có một số lượng lớn vai trò, nhưng bạn chỉ muốn cô ấy sử dụng một vai trò (ví dụ, appuser_role) khi cô ấy được kết nối với cơ sở dữ liệu thông qua tài khoản proxy appuser. Bạn có thể sử dụng câu lệnh ALTER USER sau đây:</w:t>
      </w:r>
    </w:p>
    <w:p w14:paraId="3167E09B" w14:textId="77777777" w:rsidR="008C539B" w:rsidRPr="008A2204" w:rsidRDefault="00C12992">
      <w:pPr>
        <w:spacing w:before="144"/>
        <w:ind w:left="2620"/>
        <w:rPr>
          <w:rFonts w:ascii="Courier New" w:hAnsi="Courier New" w:cs="Courier New"/>
          <w:sz w:val="18"/>
        </w:rPr>
      </w:pPr>
      <w:r w:rsidRPr="008A2204">
        <w:rPr>
          <w:rFonts w:ascii="Courier New" w:hAnsi="Courier New" w:cs="Courier New"/>
          <w:w w:val="95"/>
          <w:sz w:val="18"/>
        </w:rPr>
        <w:t>ALTER USER preston GRANT CONNECT THROUGH appuser WITH ROLE appuser_role;</w:t>
      </w:r>
    </w:p>
    <w:p w14:paraId="792059C5" w14:textId="77777777" w:rsidR="008C539B" w:rsidRPr="00A27FCD" w:rsidRDefault="008C539B">
      <w:pPr>
        <w:pStyle w:val="BodyText"/>
        <w:spacing w:before="1"/>
        <w:rPr>
          <w:rFonts w:ascii="Arial" w:hAnsi="Arial" w:cs="Arial"/>
          <w:sz w:val="19"/>
        </w:rPr>
      </w:pPr>
    </w:p>
    <w:p w14:paraId="6920D4FF" w14:textId="71087890" w:rsidR="008C539B" w:rsidRPr="00A27FCD" w:rsidRDefault="00114C3E">
      <w:pPr>
        <w:pStyle w:val="BodyText"/>
        <w:spacing w:before="1" w:line="228" w:lineRule="auto"/>
        <w:ind w:left="2620" w:hanging="1"/>
        <w:rPr>
          <w:rFonts w:ascii="Arial" w:hAnsi="Arial" w:cs="Arial"/>
        </w:rPr>
      </w:pPr>
      <w:r w:rsidRPr="00A27FCD">
        <w:rPr>
          <w:rFonts w:ascii="Arial" w:hAnsi="Arial" w:cs="Arial"/>
        </w:rPr>
        <w:t>Bất kỳ vai trò nào khác mà người dùng preston sẽ không có sẵn cho cô ấy miễn là cô ấy đang kết nối với proxy ứng dụng.</w:t>
      </w:r>
    </w:p>
    <w:p w14:paraId="2B983359" w14:textId="623EFBD0" w:rsidR="008C539B" w:rsidRPr="00A27FCD" w:rsidRDefault="00114C3E">
      <w:pPr>
        <w:pStyle w:val="BodyText"/>
        <w:spacing w:before="120" w:line="228" w:lineRule="auto"/>
        <w:ind w:left="2259" w:right="295"/>
        <w:rPr>
          <w:rFonts w:ascii="Arial" w:hAnsi="Arial" w:cs="Arial"/>
        </w:rPr>
      </w:pPr>
      <w:r w:rsidRPr="00A27FCD">
        <w:rPr>
          <w:rFonts w:ascii="Arial" w:hAnsi="Arial" w:cs="Arial"/>
        </w:rPr>
        <w:t>Sau khi bạn hoàn tất các bước này, người dùng preston có thể kết nối bằng cách sử dụng người dùng proxy appuser như sau:</w:t>
      </w:r>
    </w:p>
    <w:p w14:paraId="08F6A8B7" w14:textId="77777777" w:rsidR="008C539B" w:rsidRPr="00A27FCD" w:rsidRDefault="00C12992">
      <w:pPr>
        <w:spacing w:before="144"/>
        <w:ind w:left="2260"/>
        <w:rPr>
          <w:rFonts w:ascii="Arial" w:hAnsi="Arial" w:cs="Arial"/>
          <w:sz w:val="18"/>
        </w:rPr>
      </w:pPr>
      <w:r w:rsidRPr="00A27FCD">
        <w:rPr>
          <w:rFonts w:ascii="Arial" w:hAnsi="Arial" w:cs="Arial"/>
          <w:w w:val="95"/>
          <w:sz w:val="18"/>
        </w:rPr>
        <w:t>CONNECT appuser[preston]</w:t>
      </w:r>
    </w:p>
    <w:p w14:paraId="79B31D9D" w14:textId="77777777" w:rsidR="008C539B" w:rsidRPr="00A27FCD" w:rsidRDefault="00C12992">
      <w:pPr>
        <w:spacing w:before="16"/>
        <w:ind w:left="226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appuser_password</w:t>
      </w:r>
    </w:p>
    <w:p w14:paraId="67840585" w14:textId="77777777" w:rsidR="008C539B" w:rsidRPr="00A27FCD" w:rsidRDefault="008C539B">
      <w:pPr>
        <w:pStyle w:val="BodyText"/>
        <w:spacing w:before="3"/>
        <w:rPr>
          <w:rFonts w:ascii="Arial" w:hAnsi="Arial" w:cs="Arial"/>
          <w:i/>
          <w:sz w:val="18"/>
        </w:rPr>
      </w:pPr>
    </w:p>
    <w:p w14:paraId="4ED4B853" w14:textId="257537AE" w:rsidR="008C539B" w:rsidRPr="00A27FCD" w:rsidRDefault="00114C3E">
      <w:pPr>
        <w:pStyle w:val="BodyText"/>
        <w:ind w:left="2260"/>
        <w:rPr>
          <w:rFonts w:ascii="Arial" w:hAnsi="Arial" w:cs="Arial"/>
        </w:rPr>
      </w:pPr>
      <w:r w:rsidRPr="00A27FCD">
        <w:rPr>
          <w:rFonts w:ascii="Arial" w:hAnsi="Arial" w:cs="Arial"/>
        </w:rPr>
        <w:t>Lưu ý những điều dưới đây:</w:t>
      </w:r>
    </w:p>
    <w:p w14:paraId="51B02F67" w14:textId="01167F4D" w:rsidR="008C539B" w:rsidRPr="00A27FCD" w:rsidRDefault="00C12992">
      <w:pPr>
        <w:spacing w:before="121" w:line="232" w:lineRule="auto"/>
        <w:ind w:left="2619" w:right="472" w:hanging="360"/>
        <w:jc w:val="both"/>
        <w:rPr>
          <w:rFonts w:ascii="Arial" w:hAnsi="Arial" w:cs="Arial"/>
          <w:sz w:val="20"/>
        </w:rPr>
      </w:pPr>
      <w:r w:rsidRPr="00A27FCD">
        <w:rPr>
          <w:rFonts w:ascii="Arial" w:hAnsi="Arial" w:cs="Arial"/>
          <w:sz w:val="10"/>
        </w:rPr>
        <w:t xml:space="preserve">■ </w:t>
      </w:r>
      <w:r w:rsidR="00114C3E" w:rsidRPr="00A27FCD">
        <w:rPr>
          <w:rFonts w:ascii="Arial" w:hAnsi="Arial" w:cs="Arial"/>
          <w:b/>
          <w:sz w:val="20"/>
        </w:rPr>
        <w:t>Người dùng proxy chỉ có thể thực hiện các hoạt động mà người dùng preston có quyền thực hiện</w:t>
      </w:r>
      <w:r w:rsidRPr="00A27FCD">
        <w:rPr>
          <w:rFonts w:ascii="Arial" w:hAnsi="Arial" w:cs="Arial"/>
          <w:b/>
          <w:sz w:val="20"/>
        </w:rPr>
        <w:t>.</w:t>
      </w:r>
      <w:r w:rsidRPr="00A27FCD">
        <w:rPr>
          <w:rFonts w:ascii="Arial" w:hAnsi="Arial" w:cs="Arial"/>
          <w:b/>
          <w:spacing w:val="-13"/>
          <w:sz w:val="20"/>
        </w:rPr>
        <w:t xml:space="preserve"> </w:t>
      </w:r>
      <w:r w:rsidR="00114C3E" w:rsidRPr="00A27FCD">
        <w:rPr>
          <w:rFonts w:ascii="Arial" w:hAnsi="Arial" w:cs="Arial"/>
          <w:sz w:val="20"/>
        </w:rPr>
        <w:t>Hãy nhớ rằng chính người dùng proxy, appuser, chỉ có các đặc quyền tối thiểu (CREATE SESSION).</w:t>
      </w:r>
    </w:p>
    <w:p w14:paraId="6F1767CB" w14:textId="6588B696" w:rsidR="008C539B" w:rsidRPr="00A27FCD" w:rsidRDefault="00C12992">
      <w:pPr>
        <w:pStyle w:val="BodyText"/>
        <w:spacing w:before="113" w:line="232" w:lineRule="auto"/>
        <w:ind w:left="2620" w:right="345" w:hanging="360"/>
        <w:rPr>
          <w:rFonts w:ascii="Arial" w:hAnsi="Arial" w:cs="Arial"/>
        </w:rPr>
      </w:pPr>
      <w:r w:rsidRPr="00A27FCD">
        <w:rPr>
          <w:rFonts w:ascii="Arial" w:hAnsi="Arial" w:cs="Arial"/>
          <w:sz w:val="10"/>
        </w:rPr>
        <w:t xml:space="preserve">■  </w:t>
      </w:r>
      <w:r w:rsidR="00114C3E" w:rsidRPr="00A27FCD">
        <w:rPr>
          <w:rFonts w:ascii="Arial" w:hAnsi="Arial" w:cs="Arial"/>
          <w:b/>
        </w:rPr>
        <w:t>Sử dụng vai trò với khách hàng ở tầng giữa</w:t>
      </w:r>
      <w:r w:rsidRPr="00A27FCD">
        <w:rPr>
          <w:rFonts w:ascii="Arial" w:hAnsi="Arial" w:cs="Arial"/>
          <w:b/>
        </w:rPr>
        <w:t xml:space="preserve">. </w:t>
      </w:r>
      <w:r w:rsidR="00114C3E" w:rsidRPr="00A27FCD">
        <w:rPr>
          <w:rFonts w:ascii="Arial" w:hAnsi="Arial" w:cs="Arial"/>
          <w:spacing w:val="-7"/>
        </w:rPr>
        <w:t>Bạn cũng có thể chỉ định các vai trò mà tầng giữa được phép kích hoạt khi kết nối với tư cách máy khách. Các hoạt động được thực hiện thay mặt cho khách hàng bởi một máy chủ tầng trung có thể được kiểm toán.</w:t>
      </w:r>
    </w:p>
    <w:p w14:paraId="6FF5CDBB" w14:textId="2525BA42" w:rsidR="008C539B" w:rsidRPr="00A27FCD" w:rsidRDefault="00C12992">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114C3E" w:rsidRPr="00A27FCD">
        <w:rPr>
          <w:rFonts w:ascii="Arial" w:hAnsi="Arial" w:cs="Arial"/>
          <w:b/>
        </w:rPr>
        <w:t>Tìm người dùng proxy</w:t>
      </w:r>
      <w:r w:rsidRPr="00A27FCD">
        <w:rPr>
          <w:rFonts w:ascii="Arial" w:hAnsi="Arial" w:cs="Arial"/>
          <w:b/>
        </w:rPr>
        <w:t xml:space="preserve">. </w:t>
      </w:r>
      <w:r w:rsidR="00114C3E" w:rsidRPr="00A27FCD">
        <w:rPr>
          <w:rFonts w:ascii="Arial" w:hAnsi="Arial" w:cs="Arial"/>
          <w:spacing w:val="-9"/>
        </w:rPr>
        <w:t>Để tìm những người dùng hiện được ủy quyền kết nối thông qua một tầng giữa, hãy truy vấn chế độ xem từ điển dữ liệu PROXY_USERS, ví dụ</w:t>
      </w:r>
      <w:r w:rsidRPr="00A27FCD">
        <w:rPr>
          <w:rFonts w:ascii="Arial" w:hAnsi="Arial" w:cs="Arial"/>
        </w:rPr>
        <w:t>:</w:t>
      </w:r>
    </w:p>
    <w:p w14:paraId="43E269DB"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SELECT * FROM PROXY_USERS;</w:t>
      </w:r>
    </w:p>
    <w:p w14:paraId="6003D830" w14:textId="77777777" w:rsidR="008C539B" w:rsidRPr="00A27FCD" w:rsidRDefault="008C539B">
      <w:pPr>
        <w:pStyle w:val="BodyText"/>
        <w:spacing w:before="2"/>
        <w:rPr>
          <w:rFonts w:ascii="Arial" w:hAnsi="Arial" w:cs="Arial"/>
          <w:sz w:val="19"/>
        </w:rPr>
      </w:pPr>
    </w:p>
    <w:p w14:paraId="0E899D48" w14:textId="6F2318C5" w:rsidR="008C539B" w:rsidRPr="00A27FCD" w:rsidRDefault="00C12992">
      <w:pPr>
        <w:pStyle w:val="BodyText"/>
        <w:spacing w:line="228" w:lineRule="auto"/>
        <w:ind w:left="2620" w:right="256" w:hanging="361"/>
        <w:rPr>
          <w:rFonts w:ascii="Arial" w:hAnsi="Arial" w:cs="Arial"/>
        </w:rPr>
      </w:pPr>
      <w:r w:rsidRPr="00A27FCD">
        <w:rPr>
          <w:rFonts w:ascii="Arial" w:hAnsi="Arial" w:cs="Arial"/>
          <w:sz w:val="10"/>
        </w:rPr>
        <w:t xml:space="preserve">■ </w:t>
      </w:r>
      <w:r w:rsidR="00114C3E" w:rsidRPr="00A27FCD">
        <w:rPr>
          <w:rFonts w:ascii="Arial" w:hAnsi="Arial" w:cs="Arial"/>
          <w:b/>
        </w:rPr>
        <w:t>Xóa kết nối proxy</w:t>
      </w:r>
      <w:r w:rsidRPr="00A27FCD">
        <w:rPr>
          <w:rFonts w:ascii="Arial" w:hAnsi="Arial" w:cs="Arial"/>
          <w:b/>
        </w:rPr>
        <w:t xml:space="preserve">. </w:t>
      </w:r>
      <w:r w:rsidR="00114C3E" w:rsidRPr="00A27FCD">
        <w:rPr>
          <w:rFonts w:ascii="Arial" w:hAnsi="Arial" w:cs="Arial"/>
        </w:rPr>
        <w:t>Sử dụng mệnh đề REVOKE CONNECT THROUGH của ALTER USER để không cho phép kết nối proxy. Ví dụ: để thu hồi người dùng preston từ kết nối thông qua ứng dụng người dùng proxy, hãy nhập tuyên bố sau:</w:t>
      </w:r>
    </w:p>
    <w:p w14:paraId="50637F97"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REVOKE CONNECT THROUGH appuser</w:t>
      </w:r>
    </w:p>
    <w:p w14:paraId="142292AF" w14:textId="77777777" w:rsidR="008C539B" w:rsidRPr="00A27FCD" w:rsidRDefault="008C539B">
      <w:pPr>
        <w:pStyle w:val="BodyText"/>
        <w:spacing w:before="10"/>
        <w:rPr>
          <w:rFonts w:ascii="Arial" w:hAnsi="Arial" w:cs="Arial"/>
          <w:sz w:val="18"/>
        </w:rPr>
      </w:pPr>
    </w:p>
    <w:p w14:paraId="02CDF9B5" w14:textId="690AE93E" w:rsidR="008C539B" w:rsidRPr="00A27FCD" w:rsidRDefault="00C12992" w:rsidP="00114C3E">
      <w:pPr>
        <w:spacing w:line="232" w:lineRule="auto"/>
        <w:ind w:left="2619" w:right="295" w:hanging="360"/>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114C3E" w:rsidRPr="00A27FCD">
        <w:rPr>
          <w:rFonts w:ascii="Arial" w:hAnsi="Arial" w:cs="Arial"/>
          <w:b/>
          <w:sz w:val="20"/>
        </w:rPr>
        <w:t>Hết hạn mật khẩu và kết nối proxy</w:t>
      </w:r>
      <w:r w:rsidRPr="00A27FCD">
        <w:rPr>
          <w:rFonts w:ascii="Arial" w:hAnsi="Arial" w:cs="Arial"/>
          <w:b/>
          <w:sz w:val="20"/>
        </w:rPr>
        <w:t xml:space="preserve">. </w:t>
      </w:r>
      <w:r w:rsidR="00114C3E" w:rsidRPr="00A27FCD">
        <w:rPr>
          <w:rFonts w:ascii="Arial" w:hAnsi="Arial" w:cs="Arial"/>
          <w:sz w:val="20"/>
        </w:rPr>
        <w:t>Việc sử dụng hết hạn cấp mật khẩu ở cấp trung bình không áp dụng cho các tài khoản được xác thực thông qua proxy. Thay vào đó, hãy khóa tài khoản thay vì hết hạn mật khẩu.</w:t>
      </w:r>
    </w:p>
    <w:p w14:paraId="32F15245" w14:textId="77777777" w:rsidR="008C539B" w:rsidRPr="00A27FCD" w:rsidRDefault="008C539B">
      <w:pPr>
        <w:pStyle w:val="BodyText"/>
        <w:spacing w:before="11"/>
        <w:rPr>
          <w:rFonts w:ascii="Arial" w:hAnsi="Arial" w:cs="Arial"/>
          <w:sz w:val="29"/>
        </w:rPr>
      </w:pPr>
    </w:p>
    <w:p w14:paraId="6EEDFFC7" w14:textId="3F3FB0B4" w:rsidR="008C539B" w:rsidRPr="00A27FCD" w:rsidRDefault="00114C3E">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B7A568D" w14:textId="77777777" w:rsidR="008C539B" w:rsidRPr="00A27FCD" w:rsidRDefault="00C12992" w:rsidP="006F7931">
      <w:pPr>
        <w:pStyle w:val="ListParagraph"/>
        <w:numPr>
          <w:ilvl w:val="0"/>
          <w:numId w:val="111"/>
        </w:numPr>
        <w:tabs>
          <w:tab w:val="left" w:pos="2740"/>
        </w:tabs>
        <w:spacing w:before="13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4"/>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CREATE</w:t>
      </w:r>
      <w:r w:rsidRPr="00A27FCD">
        <w:rPr>
          <w:rFonts w:ascii="Arial" w:hAnsi="Arial" w:cs="Arial"/>
          <w:spacing w:val="-24"/>
          <w:sz w:val="20"/>
        </w:rPr>
        <w:t xml:space="preserve"> </w:t>
      </w:r>
      <w:r w:rsidRPr="00A27FCD">
        <w:rPr>
          <w:rFonts w:ascii="Arial" w:hAnsi="Arial" w:cs="Arial"/>
          <w:sz w:val="20"/>
        </w:rPr>
        <w:t>USER</w:t>
      </w:r>
      <w:r w:rsidRPr="00A27FCD">
        <w:rPr>
          <w:rFonts w:ascii="Arial" w:hAnsi="Arial" w:cs="Arial"/>
          <w:spacing w:val="-80"/>
          <w:sz w:val="20"/>
        </w:rPr>
        <w:t xml:space="preserve"> </w:t>
      </w:r>
      <w:r w:rsidRPr="00A27FCD">
        <w:rPr>
          <w:rFonts w:ascii="Arial" w:hAnsi="Arial" w:cs="Arial"/>
          <w:sz w:val="20"/>
        </w:rPr>
        <w:t>statement</w:t>
      </w:r>
    </w:p>
    <w:p w14:paraId="5F57305E" w14:textId="77777777" w:rsidR="008C539B" w:rsidRPr="00A27FCD" w:rsidRDefault="00C12992" w:rsidP="006F7931">
      <w:pPr>
        <w:pStyle w:val="ListParagraph"/>
        <w:numPr>
          <w:ilvl w:val="0"/>
          <w:numId w:val="111"/>
        </w:numPr>
        <w:tabs>
          <w:tab w:val="left" w:pos="2740"/>
        </w:tabs>
        <w:spacing w:before="11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3"/>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ALTER</w:t>
      </w:r>
      <w:r w:rsidRPr="00A27FCD">
        <w:rPr>
          <w:rFonts w:ascii="Arial" w:hAnsi="Arial" w:cs="Arial"/>
          <w:spacing w:val="-23"/>
          <w:sz w:val="20"/>
        </w:rPr>
        <w:t xml:space="preserve"> </w:t>
      </w:r>
      <w:r w:rsidRPr="00A27FCD">
        <w:rPr>
          <w:rFonts w:ascii="Arial" w:hAnsi="Arial" w:cs="Arial"/>
          <w:sz w:val="20"/>
        </w:rPr>
        <w:t>USER</w:t>
      </w:r>
      <w:r w:rsidRPr="00A27FCD">
        <w:rPr>
          <w:rFonts w:ascii="Arial" w:hAnsi="Arial" w:cs="Arial"/>
          <w:spacing w:val="-81"/>
          <w:sz w:val="20"/>
        </w:rPr>
        <w:t xml:space="preserve"> </w:t>
      </w:r>
      <w:r w:rsidRPr="00A27FCD">
        <w:rPr>
          <w:rFonts w:ascii="Arial" w:hAnsi="Arial" w:cs="Arial"/>
          <w:sz w:val="20"/>
        </w:rPr>
        <w:t>statement</w:t>
      </w:r>
    </w:p>
    <w:p w14:paraId="2EE77B7D" w14:textId="77777777" w:rsidR="008C539B" w:rsidRPr="00A27FCD" w:rsidRDefault="00C12992" w:rsidP="006F7931">
      <w:pPr>
        <w:pStyle w:val="ListParagraph"/>
        <w:numPr>
          <w:ilvl w:val="0"/>
          <w:numId w:val="111"/>
        </w:numPr>
        <w:tabs>
          <w:tab w:val="left" w:pos="2740"/>
        </w:tabs>
        <w:spacing w:before="114" w:line="232" w:lineRule="auto"/>
        <w:ind w:right="1747"/>
        <w:rPr>
          <w:rFonts w:ascii="Arial" w:hAnsi="Arial" w:cs="Arial"/>
          <w:sz w:val="20"/>
        </w:rPr>
      </w:pPr>
      <w:r w:rsidRPr="00A27FCD">
        <w:rPr>
          <w:rFonts w:ascii="Arial" w:hAnsi="Arial" w:cs="Arial"/>
          <w:i/>
          <w:sz w:val="20"/>
        </w:rPr>
        <w:t>Oracle Database Enterprise User Security Administrator's Guide</w:t>
      </w:r>
      <w:r w:rsidRPr="00A27FCD">
        <w:rPr>
          <w:rFonts w:ascii="Arial" w:hAnsi="Arial" w:cs="Arial"/>
          <w:i/>
          <w:spacing w:val="-28"/>
          <w:sz w:val="20"/>
        </w:rPr>
        <w:t xml:space="preserve"> </w:t>
      </w:r>
      <w:r w:rsidRPr="00A27FCD">
        <w:rPr>
          <w:rFonts w:ascii="Arial" w:hAnsi="Arial" w:cs="Arial"/>
          <w:sz w:val="20"/>
        </w:rPr>
        <w:t>for information about managing proxy users in an enterprise user environment</w:t>
      </w:r>
    </w:p>
    <w:p w14:paraId="01792F20" w14:textId="77777777" w:rsidR="008C539B" w:rsidRPr="00A27FCD" w:rsidRDefault="00C12992" w:rsidP="006F7931">
      <w:pPr>
        <w:pStyle w:val="ListParagraph"/>
        <w:numPr>
          <w:ilvl w:val="0"/>
          <w:numId w:val="111"/>
        </w:numPr>
        <w:tabs>
          <w:tab w:val="left" w:pos="2740"/>
        </w:tabs>
        <w:spacing w:before="117" w:line="232" w:lineRule="auto"/>
        <w:ind w:right="1744"/>
        <w:rPr>
          <w:rFonts w:ascii="Arial" w:hAnsi="Arial" w:cs="Arial"/>
          <w:sz w:val="20"/>
        </w:rPr>
      </w:pPr>
      <w:r w:rsidRPr="00A27FCD">
        <w:rPr>
          <w:rFonts w:ascii="Arial" w:hAnsi="Arial" w:cs="Arial"/>
          <w:i/>
          <w:sz w:val="20"/>
        </w:rPr>
        <w:t>Oracle</w:t>
      </w:r>
      <w:r w:rsidRPr="00A27FCD">
        <w:rPr>
          <w:rFonts w:ascii="Arial" w:hAnsi="Arial" w:cs="Arial"/>
          <w:i/>
          <w:spacing w:val="-7"/>
          <w:sz w:val="20"/>
        </w:rPr>
        <w:t xml:space="preserve"> </w:t>
      </w:r>
      <w:r w:rsidRPr="00A27FCD">
        <w:rPr>
          <w:rFonts w:ascii="Arial" w:hAnsi="Arial" w:cs="Arial"/>
          <w:i/>
          <w:sz w:val="20"/>
        </w:rPr>
        <w:t>Database</w:t>
      </w:r>
      <w:r w:rsidRPr="00A27FCD">
        <w:rPr>
          <w:rFonts w:ascii="Arial" w:hAnsi="Arial" w:cs="Arial"/>
          <w:i/>
          <w:spacing w:val="-8"/>
          <w:sz w:val="20"/>
        </w:rPr>
        <w:t xml:space="preserve"> </w:t>
      </w:r>
      <w:r w:rsidRPr="00A27FCD">
        <w:rPr>
          <w:rFonts w:ascii="Arial" w:hAnsi="Arial" w:cs="Arial"/>
          <w:i/>
          <w:sz w:val="20"/>
        </w:rPr>
        <w:t>Advanced</w:t>
      </w:r>
      <w:r w:rsidRPr="00A27FCD">
        <w:rPr>
          <w:rFonts w:ascii="Arial" w:hAnsi="Arial" w:cs="Arial"/>
          <w:i/>
          <w:spacing w:val="-8"/>
          <w:sz w:val="20"/>
        </w:rPr>
        <w:t xml:space="preserve"> </w:t>
      </w:r>
      <w:r w:rsidRPr="00A27FCD">
        <w:rPr>
          <w:rFonts w:ascii="Arial" w:hAnsi="Arial" w:cs="Arial"/>
          <w:i/>
          <w:sz w:val="20"/>
        </w:rPr>
        <w:t>Security</w:t>
      </w:r>
      <w:r w:rsidRPr="00A27FCD">
        <w:rPr>
          <w:rFonts w:ascii="Arial" w:hAnsi="Arial" w:cs="Arial"/>
          <w:i/>
          <w:spacing w:val="-7"/>
          <w:sz w:val="20"/>
        </w:rPr>
        <w:t xml:space="preserve"> </w:t>
      </w:r>
      <w:r w:rsidRPr="00A27FCD">
        <w:rPr>
          <w:rFonts w:ascii="Arial" w:hAnsi="Arial" w:cs="Arial"/>
          <w:i/>
          <w:sz w:val="20"/>
        </w:rPr>
        <w:t>Administrator's</w:t>
      </w:r>
      <w:r w:rsidRPr="00A27FCD">
        <w:rPr>
          <w:rFonts w:ascii="Arial" w:hAnsi="Arial" w:cs="Arial"/>
          <w:i/>
          <w:spacing w:val="-7"/>
          <w:sz w:val="20"/>
        </w:rPr>
        <w:t xml:space="preserve"> </w:t>
      </w:r>
      <w:r w:rsidRPr="00A27FCD">
        <w:rPr>
          <w:rFonts w:ascii="Arial" w:hAnsi="Arial" w:cs="Arial"/>
          <w:i/>
          <w:sz w:val="20"/>
        </w:rPr>
        <w:t>Guide</w:t>
      </w:r>
      <w:r w:rsidRPr="00A27FCD">
        <w:rPr>
          <w:rFonts w:ascii="Arial" w:hAnsi="Arial" w:cs="Arial"/>
          <w:i/>
          <w:spacing w:val="-7"/>
          <w:sz w:val="20"/>
        </w:rPr>
        <w:t xml:space="preserve"> </w:t>
      </w:r>
      <w:r w:rsidRPr="00A27FCD">
        <w:rPr>
          <w:rFonts w:ascii="Arial" w:hAnsi="Arial" w:cs="Arial"/>
          <w:sz w:val="20"/>
        </w:rPr>
        <w:t>for</w:t>
      </w:r>
      <w:r w:rsidRPr="00A27FCD">
        <w:rPr>
          <w:rFonts w:ascii="Arial" w:hAnsi="Arial" w:cs="Arial"/>
          <w:spacing w:val="-7"/>
          <w:sz w:val="20"/>
        </w:rPr>
        <w:t xml:space="preserve"> </w:t>
      </w:r>
      <w:r w:rsidRPr="00A27FCD">
        <w:rPr>
          <w:rFonts w:ascii="Arial" w:hAnsi="Arial" w:cs="Arial"/>
          <w:sz w:val="20"/>
        </w:rPr>
        <w:t>more information about using network encryption and strong authentication</w:t>
      </w:r>
    </w:p>
    <w:p w14:paraId="21118165" w14:textId="08E16586" w:rsidR="008C539B" w:rsidRPr="00A27FCD" w:rsidRDefault="008D1AB8" w:rsidP="006F7931">
      <w:pPr>
        <w:pStyle w:val="ListParagraph"/>
        <w:numPr>
          <w:ilvl w:val="0"/>
          <w:numId w:val="111"/>
        </w:numPr>
        <w:tabs>
          <w:tab w:val="left" w:pos="2740"/>
        </w:tabs>
        <w:spacing w:before="116" w:line="232" w:lineRule="auto"/>
        <w:ind w:right="2477"/>
        <w:rPr>
          <w:rFonts w:ascii="Arial" w:hAnsi="Arial" w:cs="Arial"/>
          <w:sz w:val="20"/>
        </w:rPr>
      </w:pPr>
      <w:hyperlink w:anchor="_bookmark1799" w:history="1">
        <w:r w:rsidR="00C12992" w:rsidRPr="00A27FCD">
          <w:rPr>
            <w:rFonts w:ascii="Arial" w:hAnsi="Arial" w:cs="Arial"/>
            <w:color w:val="0000CC"/>
            <w:sz w:val="20"/>
          </w:rPr>
          <w:t>"Auditing SQL Statements and Privileges in a</w:t>
        </w:r>
        <w:r w:rsidR="00C12992" w:rsidRPr="00A27FCD">
          <w:rPr>
            <w:rFonts w:ascii="Arial" w:hAnsi="Arial" w:cs="Arial"/>
            <w:color w:val="0000CC"/>
            <w:spacing w:val="-30"/>
            <w:sz w:val="20"/>
          </w:rPr>
          <w:t xml:space="preserve"> </w:t>
        </w:r>
        <w:r w:rsidR="00C12992" w:rsidRPr="00A27FCD">
          <w:rPr>
            <w:rFonts w:ascii="Arial" w:hAnsi="Arial" w:cs="Arial"/>
            <w:color w:val="0000CC"/>
            <w:sz w:val="20"/>
          </w:rPr>
          <w:t>Multitier</w:t>
        </w:r>
      </w:hyperlink>
      <w:hyperlink w:anchor="_bookmark1799" w:history="1">
        <w:r w:rsidR="00C12992" w:rsidRPr="00A27FCD">
          <w:rPr>
            <w:rFonts w:ascii="Arial" w:hAnsi="Arial" w:cs="Arial"/>
            <w:color w:val="0000CC"/>
            <w:sz w:val="20"/>
          </w:rPr>
          <w:t xml:space="preserve"> Environment" </w:t>
        </w:r>
      </w:hyperlink>
      <w:r w:rsidR="00114C3E" w:rsidRPr="00A27FCD">
        <w:rPr>
          <w:rFonts w:ascii="Arial" w:hAnsi="Arial" w:cs="Arial"/>
        </w:rPr>
        <w:t>trên trang 9-27 để biết chi tiết về các hoạt động kiểm toán được thực hiện thay mặt cho người dùng bởi một tầng giữa</w:t>
      </w:r>
    </w:p>
    <w:p w14:paraId="379DBDF5" w14:textId="77777777" w:rsidR="008C539B" w:rsidRPr="00A27FCD" w:rsidRDefault="008C539B">
      <w:pPr>
        <w:pStyle w:val="BodyText"/>
        <w:spacing w:before="1"/>
        <w:rPr>
          <w:rFonts w:ascii="Arial" w:hAnsi="Arial" w:cs="Arial"/>
        </w:rPr>
      </w:pPr>
    </w:p>
    <w:p w14:paraId="398D432C" w14:textId="1AB34AAD" w:rsidR="008C539B" w:rsidRPr="00A27FCD" w:rsidRDefault="00114C3E">
      <w:pPr>
        <w:pStyle w:val="Heading6"/>
        <w:ind w:left="1660"/>
      </w:pPr>
      <w:bookmarkStart w:id="375" w:name="Using_Proxy_Authentication_with_the_Secu"/>
      <w:bookmarkStart w:id="376" w:name="_bookmark440"/>
      <w:bookmarkEnd w:id="375"/>
      <w:bookmarkEnd w:id="376"/>
      <w:r w:rsidRPr="00A27FCD">
        <w:t>Sử dụng xác thực proxy với Cửa hàng mật khẩu an toàn bên ngoài</w:t>
      </w:r>
    </w:p>
    <w:p w14:paraId="4D5F627C" w14:textId="77777777" w:rsidR="00114C3E" w:rsidRPr="00A27FCD" w:rsidRDefault="00114C3E" w:rsidP="00114C3E">
      <w:pPr>
        <w:pStyle w:val="BodyText"/>
        <w:spacing w:before="106"/>
        <w:ind w:left="1660"/>
        <w:rPr>
          <w:rFonts w:ascii="Arial" w:hAnsi="Arial" w:cs="Arial"/>
        </w:rPr>
      </w:pPr>
      <w:r w:rsidRPr="00A27FCD">
        <w:rPr>
          <w:rFonts w:ascii="Arial" w:hAnsi="Arial" w:cs="Arial"/>
        </w:rPr>
        <w:t>Nếu bạn lo ngại về mật khẩu được sử dụng trong xác thực proxy được người dùng độc hại thu thập, thì bạn có thể sử dụng kho lưu trữ mật khẩu bên ngoài an toàn với xác thực proxy để lưu trữ thông tin xác thực mật khẩu trong ví. Kết nối với cơ sở dữ liệu Oracle bằng cách sử dụng xác thực proxy và lưu trữ mật khẩu an toàn bên ngoài là lý tưởng cho các tình huống như chạy tập tin batch. Khi người dùng proxy kết nối với cơ sở dữ liệu và xác thực bằng mật khẩu bên ngoài bảo mật, mật khẩu không được hiển thị trong trường hợp người dùng độc hại cố lấy mật khẩu.</w:t>
      </w:r>
    </w:p>
    <w:p w14:paraId="4AD07EEB" w14:textId="5F5212C6" w:rsidR="008C539B" w:rsidRPr="00A27FCD" w:rsidRDefault="00114C3E" w:rsidP="00114C3E">
      <w:pPr>
        <w:pStyle w:val="BodyText"/>
        <w:spacing w:before="106"/>
        <w:ind w:left="1660"/>
        <w:rPr>
          <w:rFonts w:ascii="Arial" w:hAnsi="Arial" w:cs="Arial"/>
        </w:rPr>
      </w:pPr>
      <w:r w:rsidRPr="00A27FCD">
        <w:rPr>
          <w:rFonts w:ascii="Arial" w:hAnsi="Arial" w:cs="Arial"/>
        </w:rPr>
        <w:t>Để sử dụng xác thực proxy với cửa hàng mật khẩu an toàn bên ngoài:</w:t>
      </w:r>
    </w:p>
    <w:p w14:paraId="3BA1E932" w14:textId="0B6826B0" w:rsidR="008C539B" w:rsidRPr="00A27FCD" w:rsidRDefault="00114C3E" w:rsidP="006F7931">
      <w:pPr>
        <w:pStyle w:val="ListParagraph"/>
        <w:numPr>
          <w:ilvl w:val="0"/>
          <w:numId w:val="110"/>
        </w:numPr>
        <w:tabs>
          <w:tab w:val="left" w:pos="2020"/>
        </w:tabs>
        <w:spacing w:before="118" w:line="232" w:lineRule="auto"/>
        <w:ind w:right="784"/>
        <w:rPr>
          <w:rFonts w:ascii="Arial" w:hAnsi="Arial" w:cs="Arial"/>
          <w:sz w:val="20"/>
        </w:rPr>
      </w:pPr>
      <w:r w:rsidRPr="00A27FCD">
        <w:rPr>
          <w:rFonts w:ascii="Arial" w:hAnsi="Arial" w:cs="Arial"/>
          <w:sz w:val="20"/>
        </w:rPr>
        <w:t xml:space="preserve">Định cấu hình tài khoản xác thực proxy, như được hiển thị trong quy trình trong </w:t>
      </w:r>
      <w:hyperlink w:anchor="_bookmark430" w:history="1">
        <w:r w:rsidR="00C12992" w:rsidRPr="00A27FCD">
          <w:rPr>
            <w:rFonts w:ascii="Arial" w:hAnsi="Arial" w:cs="Arial"/>
            <w:color w:val="0000CC"/>
            <w:sz w:val="20"/>
          </w:rPr>
          <w:t>"Creating</w:t>
        </w:r>
        <w:r w:rsidR="00C12992" w:rsidRPr="00A27FCD">
          <w:rPr>
            <w:rFonts w:ascii="Arial" w:hAnsi="Arial" w:cs="Arial"/>
            <w:color w:val="0000CC"/>
            <w:spacing w:val="-7"/>
            <w:sz w:val="20"/>
          </w:rPr>
          <w:t xml:space="preserve"> </w:t>
        </w:r>
        <w:r w:rsidR="00C12992" w:rsidRPr="00A27FCD">
          <w:rPr>
            <w:rFonts w:ascii="Arial" w:hAnsi="Arial" w:cs="Arial"/>
            <w:color w:val="0000CC"/>
            <w:sz w:val="20"/>
          </w:rPr>
          <w:t>Proxy</w:t>
        </w:r>
        <w:r w:rsidR="00C12992" w:rsidRPr="00A27FCD">
          <w:rPr>
            <w:rFonts w:ascii="Arial" w:hAnsi="Arial" w:cs="Arial"/>
            <w:color w:val="0000CC"/>
            <w:spacing w:val="-7"/>
            <w:sz w:val="20"/>
          </w:rPr>
          <w:t xml:space="preserve"> </w:t>
        </w:r>
        <w:r w:rsidR="00C12992" w:rsidRPr="00A27FCD">
          <w:rPr>
            <w:rFonts w:ascii="Arial" w:hAnsi="Arial" w:cs="Arial"/>
            <w:color w:val="0000CC"/>
            <w:sz w:val="20"/>
          </w:rPr>
          <w:t>User</w:t>
        </w:r>
        <w:r w:rsidR="00C12992" w:rsidRPr="00A27FCD">
          <w:rPr>
            <w:rFonts w:ascii="Arial" w:hAnsi="Arial" w:cs="Arial"/>
            <w:color w:val="0000CC"/>
            <w:spacing w:val="-7"/>
            <w:sz w:val="20"/>
          </w:rPr>
          <w:t xml:space="preserve"> </w:t>
        </w:r>
        <w:r w:rsidR="00C12992" w:rsidRPr="00A27FCD">
          <w:rPr>
            <w:rFonts w:ascii="Arial" w:hAnsi="Arial" w:cs="Arial"/>
            <w:color w:val="0000CC"/>
            <w:sz w:val="20"/>
          </w:rPr>
          <w:t>Accounts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and</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Authorizing</w:t>
        </w:r>
        <w:r w:rsidR="00C12992" w:rsidRPr="00A27FCD">
          <w:rPr>
            <w:rFonts w:ascii="Arial" w:hAnsi="Arial" w:cs="Arial"/>
            <w:color w:val="0000CC"/>
            <w:spacing w:val="-8"/>
            <w:sz w:val="20"/>
          </w:rPr>
          <w:t xml:space="preserve"> </w:t>
        </w:r>
        <w:r w:rsidR="00C12992" w:rsidRPr="00A27FCD">
          <w:rPr>
            <w:rFonts w:ascii="Arial" w:hAnsi="Arial" w:cs="Arial"/>
            <w:color w:val="0000CC"/>
            <w:sz w:val="20"/>
          </w:rPr>
          <w:t>Users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7"/>
            <w:sz w:val="20"/>
          </w:rPr>
          <w:t xml:space="preserve"> </w:t>
        </w:r>
        <w:r w:rsidR="00C12992" w:rsidRPr="00A27FCD">
          <w:rPr>
            <w:rFonts w:ascii="Arial" w:hAnsi="Arial" w:cs="Arial"/>
            <w:color w:val="0000CC"/>
            <w:sz w:val="20"/>
          </w:rPr>
          <w:t>Connect</w:t>
        </w:r>
        <w:r w:rsidR="00C12992" w:rsidRPr="00A27FCD">
          <w:rPr>
            <w:rFonts w:ascii="Arial" w:hAnsi="Arial" w:cs="Arial"/>
            <w:color w:val="0000CC"/>
            <w:spacing w:val="-7"/>
            <w:sz w:val="20"/>
          </w:rPr>
          <w:t xml:space="preserve"> </w:t>
        </w:r>
        <w:r w:rsidR="00C12992" w:rsidRPr="00A27FCD">
          <w:rPr>
            <w:rFonts w:ascii="Arial" w:hAnsi="Arial" w:cs="Arial"/>
            <w:color w:val="0000CC"/>
            <w:sz w:val="20"/>
          </w:rPr>
          <w:t>Through</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Them"</w:t>
        </w:r>
      </w:hyperlink>
      <w:hyperlink w:anchor="_bookmark430" w:history="1">
        <w:r w:rsidR="00C12992" w:rsidRPr="00A27FCD">
          <w:rPr>
            <w:rFonts w:ascii="Arial" w:hAnsi="Arial" w:cs="Arial"/>
            <w:sz w:val="20"/>
          </w:rPr>
          <w:t xml:space="preserve"> </w:t>
        </w:r>
        <w:r w:rsidRPr="00A27FCD">
          <w:rPr>
            <w:rFonts w:ascii="Arial" w:hAnsi="Arial" w:cs="Arial"/>
            <w:sz w:val="20"/>
          </w:rPr>
          <w:t>trên trang</w:t>
        </w:r>
        <w:r w:rsidR="00C12992" w:rsidRPr="00A27FCD">
          <w:rPr>
            <w:rFonts w:ascii="Arial" w:hAnsi="Arial" w:cs="Arial"/>
            <w:spacing w:val="-1"/>
            <w:sz w:val="20"/>
          </w:rPr>
          <w:t xml:space="preserve"> </w:t>
        </w:r>
        <w:r w:rsidR="00C12992" w:rsidRPr="00A27FCD">
          <w:rPr>
            <w:rFonts w:ascii="Arial" w:hAnsi="Arial" w:cs="Arial"/>
            <w:sz w:val="20"/>
          </w:rPr>
          <w:t>3-38</w:t>
        </w:r>
      </w:hyperlink>
      <w:r w:rsidR="00C12992" w:rsidRPr="00A27FCD">
        <w:rPr>
          <w:rFonts w:ascii="Arial" w:hAnsi="Arial" w:cs="Arial"/>
          <w:sz w:val="20"/>
        </w:rPr>
        <w:t>.</w:t>
      </w:r>
    </w:p>
    <w:p w14:paraId="4D7BE540" w14:textId="472B58B2" w:rsidR="008C539B" w:rsidRPr="00A27FCD" w:rsidRDefault="00114C3E" w:rsidP="006F7931">
      <w:pPr>
        <w:pStyle w:val="ListParagraph"/>
        <w:numPr>
          <w:ilvl w:val="0"/>
          <w:numId w:val="110"/>
        </w:numPr>
        <w:tabs>
          <w:tab w:val="left" w:pos="2020"/>
        </w:tabs>
        <w:spacing w:before="116" w:line="232" w:lineRule="auto"/>
        <w:ind w:right="850"/>
        <w:rPr>
          <w:rFonts w:ascii="Arial" w:hAnsi="Arial" w:cs="Arial"/>
          <w:sz w:val="20"/>
        </w:rPr>
      </w:pPr>
      <w:r w:rsidRPr="00A27FCD">
        <w:rPr>
          <w:rFonts w:ascii="Arial" w:hAnsi="Arial" w:cs="Arial"/>
          <w:sz w:val="20"/>
        </w:rPr>
        <w:t>Định cấu hình cửa hàng mật khẩu an toàn bên ngoài</w:t>
      </w:r>
      <w:r w:rsidR="00C12992" w:rsidRPr="00A27FCD">
        <w:rPr>
          <w:rFonts w:ascii="Arial" w:hAnsi="Arial" w:cs="Arial"/>
          <w:sz w:val="20"/>
        </w:rPr>
        <w:t>.</w:t>
      </w:r>
      <w:r w:rsidR="00C12992" w:rsidRPr="00A27FCD">
        <w:rPr>
          <w:rFonts w:ascii="Arial" w:hAnsi="Arial" w:cs="Arial"/>
          <w:spacing w:val="-6"/>
          <w:sz w:val="20"/>
        </w:rPr>
        <w:t xml:space="preserve"> </w:t>
      </w:r>
      <w:r w:rsidR="00C12992" w:rsidRPr="00A27FCD">
        <w:rPr>
          <w:rFonts w:ascii="Arial" w:hAnsi="Arial" w:cs="Arial"/>
          <w:sz w:val="20"/>
        </w:rPr>
        <w:t>See</w:t>
      </w:r>
      <w:r w:rsidR="00C12992" w:rsidRPr="00A27FCD">
        <w:rPr>
          <w:rFonts w:ascii="Arial" w:hAnsi="Arial" w:cs="Arial"/>
          <w:spacing w:val="-7"/>
          <w:sz w:val="20"/>
        </w:rPr>
        <w:t xml:space="preserve"> </w:t>
      </w:r>
      <w:hyperlink w:anchor="_bookmark307" w:history="1">
        <w:r w:rsidR="00C12992" w:rsidRPr="00A27FCD">
          <w:rPr>
            <w:rFonts w:ascii="Arial" w:hAnsi="Arial" w:cs="Arial"/>
            <w:color w:val="0000CC"/>
            <w:sz w:val="20"/>
          </w:rPr>
          <w:t>"Configuring</w:t>
        </w:r>
        <w:r w:rsidR="00C12992" w:rsidRPr="00A27FCD">
          <w:rPr>
            <w:rFonts w:ascii="Arial" w:hAnsi="Arial" w:cs="Arial"/>
            <w:color w:val="0000CC"/>
            <w:spacing w:val="-6"/>
            <w:sz w:val="20"/>
          </w:rPr>
          <w:t xml:space="preserve"> </w:t>
        </w:r>
        <w:r w:rsidR="00C12992" w:rsidRPr="00A27FCD">
          <w:rPr>
            <w:rFonts w:ascii="Arial" w:hAnsi="Arial" w:cs="Arial"/>
            <w:color w:val="0000CC"/>
            <w:sz w:val="20"/>
          </w:rPr>
          <w:t>Clients</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the</w:t>
        </w:r>
      </w:hyperlink>
      <w:hyperlink w:anchor="_bookmark307" w:history="1">
        <w:r w:rsidR="00C12992" w:rsidRPr="00A27FCD">
          <w:rPr>
            <w:rFonts w:ascii="Arial" w:hAnsi="Arial" w:cs="Arial"/>
            <w:color w:val="0000CC"/>
            <w:sz w:val="20"/>
          </w:rPr>
          <w:t xml:space="preserve"> External Password Store" </w:t>
        </w:r>
      </w:hyperlink>
      <w:r w:rsidRPr="00A27FCD">
        <w:rPr>
          <w:rFonts w:ascii="Arial" w:hAnsi="Arial" w:cs="Arial"/>
        </w:rPr>
        <w:t>trên trang 3-18 để biết thêm thông tin.</w:t>
      </w:r>
    </w:p>
    <w:p w14:paraId="2516AA09" w14:textId="3B251023" w:rsidR="008C539B" w:rsidRPr="00A27FCD" w:rsidRDefault="00114C3E">
      <w:pPr>
        <w:pStyle w:val="BodyText"/>
        <w:spacing w:before="118" w:line="232" w:lineRule="auto"/>
        <w:ind w:left="1659" w:right="848"/>
        <w:rPr>
          <w:rFonts w:ascii="Arial" w:hAnsi="Arial" w:cs="Arial"/>
        </w:rPr>
      </w:pPr>
      <w:r w:rsidRPr="00A27FCD">
        <w:rPr>
          <w:rFonts w:ascii="Arial" w:hAnsi="Arial" w:cs="Arial"/>
        </w:rPr>
        <w:t>Sau đó, người dùng có thể kết nối bằng proxy nhưng không phải chỉ định mật khẩu. Ví dụ:</w:t>
      </w:r>
    </w:p>
    <w:p w14:paraId="7185D051" w14:textId="77777777" w:rsidR="008C539B" w:rsidRPr="008A2204" w:rsidRDefault="00C12992">
      <w:pPr>
        <w:spacing w:before="141"/>
        <w:ind w:left="1660"/>
        <w:rPr>
          <w:rFonts w:ascii="Courier New" w:hAnsi="Courier New" w:cs="Courier New"/>
          <w:i/>
          <w:sz w:val="18"/>
        </w:rPr>
      </w:pPr>
      <w:r w:rsidRPr="008A2204">
        <w:rPr>
          <w:rFonts w:ascii="Courier New" w:hAnsi="Courier New" w:cs="Courier New"/>
          <w:w w:val="95"/>
          <w:sz w:val="18"/>
        </w:rPr>
        <w:t>sqlplus [preston]/@</w:t>
      </w:r>
      <w:r w:rsidRPr="008A2204">
        <w:rPr>
          <w:rFonts w:ascii="Courier New" w:hAnsi="Courier New" w:cs="Courier New"/>
          <w:i/>
          <w:w w:val="95"/>
          <w:sz w:val="18"/>
        </w:rPr>
        <w:t>db_alias</w:t>
      </w:r>
    </w:p>
    <w:p w14:paraId="3595A458" w14:textId="77777777" w:rsidR="008C539B" w:rsidRPr="00A27FCD" w:rsidRDefault="008C539B">
      <w:pPr>
        <w:pStyle w:val="BodyText"/>
        <w:rPr>
          <w:rFonts w:ascii="Arial" w:hAnsi="Arial" w:cs="Arial"/>
          <w:i/>
          <w:sz w:val="19"/>
        </w:rPr>
      </w:pPr>
    </w:p>
    <w:p w14:paraId="48CE939E" w14:textId="523B1537" w:rsidR="008C539B" w:rsidRPr="00A27FCD" w:rsidRDefault="00114C3E">
      <w:pPr>
        <w:pStyle w:val="BodyText"/>
        <w:spacing w:line="230" w:lineRule="auto"/>
        <w:ind w:left="1660" w:right="700"/>
        <w:rPr>
          <w:rFonts w:ascii="Arial" w:hAnsi="Arial" w:cs="Arial"/>
        </w:rPr>
      </w:pPr>
      <w:r w:rsidRPr="00A27FCD">
        <w:rPr>
          <w:rFonts w:ascii="Arial" w:hAnsi="Arial" w:cs="Arial"/>
        </w:rPr>
        <w:t>Khi bạn sử dụng cửa hàng mật khẩu an toàn bên ngoài, người dùng đăng nhập không cần phải cung cấp tên người dùng và mật khẩu. Chỉ giá trị SERVICE_NAME (nghĩa là, db_alias) từ tệp tnsnames.ora phải được chỉ định.</w:t>
      </w:r>
    </w:p>
    <w:p w14:paraId="3801F176" w14:textId="77777777" w:rsidR="008C539B" w:rsidRPr="00A27FCD" w:rsidRDefault="008C539B">
      <w:pPr>
        <w:pStyle w:val="BodyText"/>
        <w:rPr>
          <w:rFonts w:ascii="Arial" w:hAnsi="Arial" w:cs="Arial"/>
          <w:sz w:val="23"/>
        </w:rPr>
      </w:pPr>
    </w:p>
    <w:p w14:paraId="3D990645" w14:textId="4694DD5D" w:rsidR="008C539B" w:rsidRPr="00A27FCD" w:rsidRDefault="00114C3E">
      <w:pPr>
        <w:pStyle w:val="Heading6"/>
        <w:ind w:left="1660"/>
      </w:pPr>
      <w:bookmarkStart w:id="377" w:name="Passing_Through_the_Identity_of_the_Real"/>
      <w:bookmarkStart w:id="378" w:name="_bookmark445"/>
      <w:bookmarkEnd w:id="377"/>
      <w:bookmarkEnd w:id="378"/>
      <w:r w:rsidRPr="00A27FCD">
        <w:t>Thông qua nhận dạng của người dùng thực bằng cách sử dụng xác thực proxy</w:t>
      </w:r>
    </w:p>
    <w:p w14:paraId="57FD1B17" w14:textId="77777777" w:rsidR="00114C3E" w:rsidRPr="00A27FCD" w:rsidRDefault="00114C3E">
      <w:pPr>
        <w:pStyle w:val="Heading6"/>
        <w:ind w:left="1660"/>
      </w:pPr>
    </w:p>
    <w:p w14:paraId="32926D11" w14:textId="6C6DBB3D" w:rsidR="008C539B" w:rsidRPr="00A27FCD" w:rsidRDefault="00114C3E">
      <w:pPr>
        <w:pStyle w:val="BodyText"/>
        <w:spacing w:before="55" w:line="232" w:lineRule="auto"/>
        <w:ind w:left="1659" w:right="718"/>
        <w:rPr>
          <w:rFonts w:ascii="Arial" w:hAnsi="Arial" w:cs="Arial"/>
        </w:rPr>
      </w:pPr>
      <w:bookmarkStart w:id="379" w:name="_bookmark449"/>
      <w:bookmarkEnd w:id="379"/>
      <w:r w:rsidRPr="00A27FCD">
        <w:rPr>
          <w:rFonts w:ascii="Arial" w:hAnsi="Arial" w:cs="Arial"/>
        </w:rPr>
        <w:t>Đối với người dùng doanh nghiệp hoặc người dùng cơ sở dữ liệu, trình điều khiển Oracle Call Interface, JDBC / OCI hoặc Thin cho phép một tầng trung gian thiết lập một số phiên người dùng trong một kết nối cơ sở dữ liệu, mỗi người xác định duy nhất một người dùng được kết nối (kết nối tổng hợp). Các phiên làm giảm chi phí mạng của việc tạo các kết nối mạng riêng biệt từ tầng giữa tới cơ sở dữ liệu.</w:t>
      </w:r>
    </w:p>
    <w:p w14:paraId="366F0383" w14:textId="2AC0072E" w:rsidR="008C539B" w:rsidRPr="00A27FCD" w:rsidRDefault="00114C3E">
      <w:pPr>
        <w:pStyle w:val="BodyText"/>
        <w:spacing w:before="114" w:line="232" w:lineRule="auto"/>
        <w:ind w:left="1660" w:right="700"/>
        <w:rPr>
          <w:rFonts w:ascii="Arial" w:hAnsi="Arial" w:cs="Arial"/>
        </w:rPr>
      </w:pPr>
      <w:bookmarkStart w:id="380" w:name="_bookmark450"/>
      <w:bookmarkEnd w:id="380"/>
      <w:r w:rsidRPr="00A27FCD">
        <w:rPr>
          <w:rFonts w:ascii="Arial" w:hAnsi="Arial" w:cs="Arial"/>
        </w:rPr>
        <w:t>Nếu bạn muốn xác thực từ các máy khách thông qua một tầng giữa tới cơ sở dữ liệu, chuỗi xác thực đầy đủ từ máy khách đến tầng giữa tới cơ sở dữ liệu xảy ra như sau:</w:t>
      </w:r>
    </w:p>
    <w:p w14:paraId="5BE6865D" w14:textId="7D0A02CD" w:rsidR="008C539B" w:rsidRPr="00A27FCD" w:rsidRDefault="00114C3E" w:rsidP="006F7931">
      <w:pPr>
        <w:pStyle w:val="ListParagraph"/>
        <w:numPr>
          <w:ilvl w:val="0"/>
          <w:numId w:val="109"/>
        </w:numPr>
        <w:tabs>
          <w:tab w:val="left" w:pos="2020"/>
        </w:tabs>
        <w:spacing w:before="117" w:line="232" w:lineRule="auto"/>
        <w:ind w:right="896"/>
        <w:jc w:val="left"/>
        <w:rPr>
          <w:rFonts w:ascii="Arial" w:hAnsi="Arial" w:cs="Arial"/>
          <w:sz w:val="20"/>
        </w:rPr>
      </w:pPr>
      <w:r w:rsidRPr="00A27FCD">
        <w:rPr>
          <w:rFonts w:ascii="Arial" w:hAnsi="Arial" w:cs="Arial"/>
          <w:sz w:val="20"/>
        </w:rPr>
        <w:t>Khách hàng xác thực với tầng giữa, sử dụng bất kỳ hình thức xác thực nào mà tầng giữa sẽ chấp nhận. Ví dụ: khách hàng có thể xác thực với</w:t>
      </w:r>
    </w:p>
    <w:p w14:paraId="35BD8C75"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3C222D8" w14:textId="77777777" w:rsidR="008C539B" w:rsidRPr="001058B5" w:rsidRDefault="008C539B">
      <w:pPr>
        <w:pStyle w:val="BodyText"/>
        <w:spacing w:before="5"/>
        <w:rPr>
          <w:rFonts w:ascii="Arial" w:hAnsi="Arial" w:cs="Arial"/>
          <w:sz w:val="25"/>
        </w:rPr>
      </w:pPr>
    </w:p>
    <w:p w14:paraId="09BF971B" w14:textId="7730FA2C" w:rsidR="008C539B" w:rsidRPr="001058B5" w:rsidRDefault="00596DD0" w:rsidP="008D1AB8">
      <w:pPr>
        <w:pStyle w:val="BodyText"/>
        <w:spacing w:before="99" w:line="232" w:lineRule="auto"/>
        <w:ind w:left="1980"/>
        <w:rPr>
          <w:rFonts w:ascii="Arial" w:hAnsi="Arial" w:cs="Arial"/>
        </w:rPr>
      </w:pPr>
      <w:r w:rsidRPr="00596DD0">
        <w:rPr>
          <w:rFonts w:ascii="Arial" w:hAnsi="Arial" w:cs="Arial"/>
        </w:rPr>
        <w:t>tầng giữa bằng cách sử dụng tên người dùng và mật khẩu hoặc chứng chỉ X.509 bằng phương tiện SSL.</w:t>
      </w:r>
      <w:r>
        <w:rPr>
          <w:rFonts w:ascii="Arial" w:hAnsi="Arial" w:cs="Arial"/>
        </w:rPr>
        <w:t xml:space="preserve"> </w:t>
      </w:r>
    </w:p>
    <w:p w14:paraId="1614AA19" w14:textId="16285BCD" w:rsidR="008C539B" w:rsidRPr="001058B5" w:rsidRDefault="008D1AB8" w:rsidP="008D1AB8">
      <w:pPr>
        <w:pStyle w:val="ListParagraph"/>
        <w:numPr>
          <w:ilvl w:val="0"/>
          <w:numId w:val="109"/>
        </w:numPr>
        <w:tabs>
          <w:tab w:val="left" w:pos="2620"/>
        </w:tabs>
        <w:spacing w:before="118" w:line="232" w:lineRule="auto"/>
        <w:ind w:right="185"/>
        <w:jc w:val="left"/>
        <w:rPr>
          <w:rFonts w:ascii="Arial" w:hAnsi="Arial" w:cs="Arial"/>
          <w:sz w:val="20"/>
        </w:rPr>
      </w:pPr>
      <w:r w:rsidRPr="008D1AB8">
        <w:rPr>
          <w:rFonts w:ascii="Arial" w:hAnsi="Arial" w:cs="Arial"/>
          <w:sz w:val="20"/>
        </w:rPr>
        <w:t>Tầng giữa xác thực chính nó với cơ sở dữ liệu bằng cách sử dụng bất kỳ hình thức xác thực nào mà cơ sở dữ liệu chấp nhận. Đây có thể là mật khẩu hoặc cơ chế xác thực được Oracle Advanced Security hỗ trợ, chẳng hạn như vé Kerberos hoặc chứng chỉ</w:t>
      </w:r>
      <w:r>
        <w:rPr>
          <w:rFonts w:ascii="Arial" w:hAnsi="Arial" w:cs="Arial"/>
          <w:sz w:val="20"/>
        </w:rPr>
        <w:t xml:space="preserve"> </w:t>
      </w:r>
      <w:r w:rsidRPr="008D1AB8">
        <w:rPr>
          <w:rFonts w:ascii="Arial" w:hAnsi="Arial" w:cs="Arial"/>
          <w:sz w:val="20"/>
        </w:rPr>
        <w:t>X.509 (SSL).</w:t>
      </w:r>
    </w:p>
    <w:p w14:paraId="31CE38E8" w14:textId="1747C1A2" w:rsidR="008C539B" w:rsidRPr="001058B5" w:rsidRDefault="001B1A81" w:rsidP="001B1A81">
      <w:pPr>
        <w:pStyle w:val="ListParagraph"/>
        <w:numPr>
          <w:ilvl w:val="0"/>
          <w:numId w:val="109"/>
        </w:numPr>
        <w:tabs>
          <w:tab w:val="left" w:pos="2620"/>
        </w:tabs>
        <w:spacing w:before="115" w:line="232" w:lineRule="auto"/>
        <w:ind w:right="207"/>
        <w:jc w:val="left"/>
        <w:rPr>
          <w:rFonts w:ascii="Arial" w:hAnsi="Arial" w:cs="Arial"/>
          <w:sz w:val="20"/>
        </w:rPr>
      </w:pPr>
      <w:r>
        <w:rPr>
          <w:rFonts w:ascii="Arial" w:hAnsi="Arial" w:cs="Arial"/>
          <w:sz w:val="20"/>
        </w:rPr>
        <w:t>S</w:t>
      </w:r>
      <w:r w:rsidRPr="008D1AB8">
        <w:rPr>
          <w:rFonts w:ascii="Arial" w:hAnsi="Arial" w:cs="Arial"/>
          <w:sz w:val="20"/>
        </w:rPr>
        <w:t xml:space="preserve">au đó </w:t>
      </w:r>
      <w:r>
        <w:rPr>
          <w:rFonts w:ascii="Arial" w:hAnsi="Arial" w:cs="Arial"/>
          <w:sz w:val="20"/>
        </w:rPr>
        <w:t>t</w:t>
      </w:r>
      <w:r w:rsidR="008D1AB8" w:rsidRPr="008D1AB8">
        <w:rPr>
          <w:rFonts w:ascii="Arial" w:hAnsi="Arial" w:cs="Arial"/>
          <w:sz w:val="20"/>
        </w:rPr>
        <w:t xml:space="preserve">ầng giữa tạo một hoặc nhiều phiên </w:t>
      </w:r>
      <w:r>
        <w:rPr>
          <w:rFonts w:ascii="Arial" w:hAnsi="Arial" w:cs="Arial"/>
          <w:sz w:val="20"/>
        </w:rPr>
        <w:t xml:space="preserve">bản </w:t>
      </w:r>
      <w:r w:rsidR="008D1AB8" w:rsidRPr="008D1AB8">
        <w:rPr>
          <w:rFonts w:ascii="Arial" w:hAnsi="Arial" w:cs="Arial"/>
          <w:sz w:val="20"/>
        </w:rPr>
        <w:t>cho người dùng sử dụng trình điều khiển OCI, JDBC / OCI hoặc Thin</w:t>
      </w:r>
      <w:r w:rsidR="00C12992" w:rsidRPr="001058B5">
        <w:rPr>
          <w:rFonts w:ascii="Arial" w:hAnsi="Arial" w:cs="Arial"/>
          <w:spacing w:val="-3"/>
          <w:sz w:val="20"/>
        </w:rPr>
        <w:t>.</w:t>
      </w:r>
    </w:p>
    <w:p w14:paraId="132EF459" w14:textId="439DF399" w:rsidR="001B1A81"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cơ sở dữ liệu, thì phiên phả</w:t>
      </w:r>
      <w:r>
        <w:rPr>
          <w:rFonts w:ascii="Arial" w:hAnsi="Arial" w:cs="Arial"/>
          <w:sz w:val="20"/>
        </w:rPr>
        <w:t xml:space="preserve">i </w:t>
      </w:r>
      <w:r w:rsidRPr="001B1A81">
        <w:rPr>
          <w:rFonts w:ascii="Arial" w:hAnsi="Arial" w:cs="Arial"/>
          <w:sz w:val="20"/>
        </w:rPr>
        <w:t>tối thiểu, bao gồm tên người dùng cơ sở dữ liệu. Nếu cơ sở dữ liệu yêu cầu nó, thì phiên có thể bao gồm một mật khẩ</w:t>
      </w:r>
      <w:r>
        <w:rPr>
          <w:rFonts w:ascii="Arial" w:hAnsi="Arial" w:cs="Arial"/>
          <w:sz w:val="20"/>
        </w:rPr>
        <w:t>u (</w:t>
      </w:r>
      <w:r w:rsidRPr="001B1A81">
        <w:rPr>
          <w:rFonts w:ascii="Arial" w:hAnsi="Arial" w:cs="Arial"/>
          <w:sz w:val="20"/>
        </w:rPr>
        <w:t>cơ sở dữ liệu xác minh dựa vào lưu trữ mật khẩu trong cơ sở dữ liệu). Phiên này cũng có thể bao gồm một danh sách các vai trò cơ sở dữ liệu cho người dùng.</w:t>
      </w:r>
    </w:p>
    <w:p w14:paraId="2B2E61D0" w14:textId="200219C4" w:rsidR="008C539B" w:rsidRPr="001058B5"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doanh nghiệp, thì phiên có thể cung cấp thông tin khác nhau tùy thuộc vào cách người dùng được xác thực.</w:t>
      </w:r>
    </w:p>
    <w:p w14:paraId="2D6B2628" w14:textId="73799764" w:rsidR="008C539B" w:rsidRPr="001E01E2" w:rsidRDefault="001E01E2">
      <w:pPr>
        <w:pStyle w:val="BodyText"/>
        <w:spacing w:before="118" w:line="232" w:lineRule="auto"/>
        <w:ind w:left="2980" w:right="170"/>
        <w:rPr>
          <w:rFonts w:ascii="Arial" w:hAnsi="Arial" w:cs="Arial"/>
        </w:rPr>
      </w:pPr>
      <w:r w:rsidRPr="001E01E2">
        <w:rPr>
          <w:rFonts w:ascii="Arial" w:hAnsi="Arial" w:cs="Arial"/>
          <w:b/>
        </w:rPr>
        <w:t xml:space="preserve">Ví dụ 1: </w:t>
      </w:r>
      <w:r w:rsidRPr="001E01E2">
        <w:rPr>
          <w:rFonts w:ascii="Arial" w:hAnsi="Arial" w:cs="Arial"/>
        </w:rPr>
        <w:t>Nếu người dùng xác thực với tầng giữa bằng SSL, thì tầng giữa có thể cung cấp DN từ chứng chỉ X.509 của người dùng hoặc bản thân chứng chỉ trong phiên</w:t>
      </w:r>
      <w:r>
        <w:rPr>
          <w:rFonts w:ascii="Arial" w:hAnsi="Arial" w:cs="Arial"/>
        </w:rPr>
        <w:t xml:space="preserve"> bản</w:t>
      </w:r>
      <w:r w:rsidRPr="001E01E2">
        <w:rPr>
          <w:rFonts w:ascii="Arial" w:hAnsi="Arial" w:cs="Arial"/>
        </w:rPr>
        <w:t>. Cơ sở dữ liệu sử dụng DN để tra cứu người dùng trong Oracle Internet Directory.</w:t>
      </w:r>
    </w:p>
    <w:p w14:paraId="02A38BDA" w14:textId="1A1434D5" w:rsidR="008C539B" w:rsidRPr="001058B5" w:rsidRDefault="001E01E2">
      <w:pPr>
        <w:pStyle w:val="BodyText"/>
        <w:spacing w:before="115" w:line="232" w:lineRule="auto"/>
        <w:ind w:left="2980"/>
        <w:rPr>
          <w:rFonts w:ascii="Arial" w:hAnsi="Arial" w:cs="Arial"/>
        </w:rPr>
      </w:pPr>
      <w:r>
        <w:rPr>
          <w:rFonts w:ascii="Arial" w:hAnsi="Arial" w:cs="Arial"/>
          <w:b/>
        </w:rPr>
        <w:t>Ví dụ</w:t>
      </w:r>
      <w:r w:rsidR="00C12992" w:rsidRPr="001058B5">
        <w:rPr>
          <w:rFonts w:ascii="Arial" w:hAnsi="Arial" w:cs="Arial"/>
          <w:b/>
        </w:rPr>
        <w:t xml:space="preserve"> 2: </w:t>
      </w:r>
      <w:r w:rsidRPr="001E01E2">
        <w:rPr>
          <w:rFonts w:ascii="Arial" w:hAnsi="Arial" w:cs="Arial"/>
        </w:rPr>
        <w:t>Nếu người dùng là người dùng doanh nghiệp đã được xác thực mật khẩu, thì tầng giữa phải cung cấp, ở mức tối thiểu, một tên duy nhất</w:t>
      </w:r>
      <w:r>
        <w:rPr>
          <w:rFonts w:ascii="Arial" w:hAnsi="Arial" w:cs="Arial"/>
        </w:rPr>
        <w:t xml:space="preserve"> trên</w:t>
      </w:r>
      <w:r w:rsidRPr="001E01E2">
        <w:rPr>
          <w:rFonts w:ascii="Arial" w:hAnsi="Arial" w:cs="Arial"/>
        </w:rPr>
        <w:t xml:space="preserve"> toàn cầu cho người dùng. Cơ sở dữ liệu sử dụng tên này để tra cứu người dùng trong Oracle Internet Directory. Nếu phiên làm việc cũng cung cấp mật khẩu cho người dùng, thì cơ sở dữ liệu sẽ kiểm tra mật khẩu đối với Oracle Internet Directory. Các vai trò người dùng được tự động truy xuất từ Oracle Internet Directory sau khi phiên được thiết lập.</w:t>
      </w:r>
    </w:p>
    <w:p w14:paraId="5738C9F7" w14:textId="72022AAE" w:rsidR="008C539B" w:rsidRPr="001058B5" w:rsidRDefault="001E01E2" w:rsidP="001E01E2">
      <w:pPr>
        <w:pStyle w:val="ListParagraph"/>
        <w:numPr>
          <w:ilvl w:val="1"/>
          <w:numId w:val="109"/>
        </w:numPr>
        <w:tabs>
          <w:tab w:val="left" w:pos="2980"/>
        </w:tabs>
        <w:spacing w:before="114" w:line="232" w:lineRule="auto"/>
        <w:ind w:right="285"/>
        <w:rPr>
          <w:rFonts w:ascii="Arial" w:hAnsi="Arial" w:cs="Arial"/>
          <w:sz w:val="20"/>
        </w:rPr>
      </w:pPr>
      <w:r w:rsidRPr="001E01E2">
        <w:rPr>
          <w:rFonts w:ascii="Arial" w:hAnsi="Arial" w:cs="Arial"/>
          <w:sz w:val="20"/>
        </w:rPr>
        <w:t>Tầng giữa có thể tùy chọn cung cấp danh sách các vai trò cơ sở dữ liệu cho máy khách. Các vai trò này được bật nếu</w:t>
      </w:r>
      <w:r>
        <w:rPr>
          <w:rFonts w:ascii="Arial" w:hAnsi="Arial" w:cs="Arial"/>
          <w:sz w:val="20"/>
        </w:rPr>
        <w:t xml:space="preserve"> người đại diện</w:t>
      </w:r>
      <w:r w:rsidRPr="001E01E2">
        <w:rPr>
          <w:rFonts w:ascii="Arial" w:hAnsi="Arial" w:cs="Arial"/>
          <w:sz w:val="20"/>
        </w:rPr>
        <w:t xml:space="preserve"> được ủy quyền sử dụng vai trò thay mặt cho máy khách.</w:t>
      </w:r>
    </w:p>
    <w:p w14:paraId="38A8E32C" w14:textId="4BE3E67A" w:rsidR="008C539B" w:rsidRPr="001058B5" w:rsidRDefault="001E01E2" w:rsidP="001E01E2">
      <w:pPr>
        <w:pStyle w:val="ListParagraph"/>
        <w:numPr>
          <w:ilvl w:val="0"/>
          <w:numId w:val="109"/>
        </w:numPr>
        <w:tabs>
          <w:tab w:val="left" w:pos="2620"/>
        </w:tabs>
        <w:spacing w:before="117" w:line="232" w:lineRule="auto"/>
        <w:ind w:right="482"/>
        <w:jc w:val="left"/>
        <w:rPr>
          <w:rFonts w:ascii="Arial" w:hAnsi="Arial" w:cs="Arial"/>
          <w:sz w:val="20"/>
        </w:rPr>
      </w:pPr>
      <w:r w:rsidRPr="001E01E2">
        <w:rPr>
          <w:rFonts w:ascii="Arial" w:hAnsi="Arial" w:cs="Arial"/>
          <w:sz w:val="20"/>
        </w:rPr>
        <w:t>Cơ sở dữ liệu xác minh rằng tầng giữa có đặc quyền tạo các phiên thay mặt cho người dùng.</w:t>
      </w:r>
    </w:p>
    <w:p w14:paraId="5C4802ED" w14:textId="612632C2" w:rsidR="008C539B" w:rsidRPr="001058B5" w:rsidRDefault="00626432" w:rsidP="00626432">
      <w:pPr>
        <w:pStyle w:val="BodyText"/>
        <w:spacing w:before="4"/>
        <w:ind w:left="2610"/>
        <w:rPr>
          <w:rFonts w:ascii="Arial" w:hAnsi="Arial" w:cs="Arial"/>
          <w:sz w:val="23"/>
        </w:rPr>
      </w:pPr>
      <w:r w:rsidRPr="00626432">
        <w:rPr>
          <w:rFonts w:ascii="Arial" w:hAnsi="Arial" w:cs="Arial"/>
        </w:rPr>
        <w:t>Cuộc gọi OCISessionBegin không thành công nếu máy chủ ứng dụng không thể thực hiện xác thực proxy thay mặt cho máy khách bởi người quản trị, hoặc nếu máy chủ ứng dụng không được phép kích hoạt các vai trò được chỉ định.</w:t>
      </w:r>
    </w:p>
    <w:p w14:paraId="12DA6C22" w14:textId="77777777" w:rsidR="00626432" w:rsidRDefault="00626432" w:rsidP="00D871BA">
      <w:pPr>
        <w:pStyle w:val="BodyText"/>
        <w:spacing w:before="58" w:line="230" w:lineRule="auto"/>
        <w:ind w:left="1710" w:right="182"/>
        <w:rPr>
          <w:rFonts w:ascii="Arial" w:eastAsia="Arial" w:hAnsi="Arial" w:cs="Arial"/>
          <w:b/>
          <w:bCs/>
          <w:sz w:val="23"/>
          <w:szCs w:val="23"/>
        </w:rPr>
      </w:pPr>
      <w:bookmarkStart w:id="381" w:name="Limiting_the_Privilege_of_the_Middle_Tie"/>
      <w:bookmarkStart w:id="382" w:name="_bookmark452"/>
      <w:bookmarkEnd w:id="381"/>
      <w:bookmarkEnd w:id="382"/>
      <w:r w:rsidRPr="00626432">
        <w:rPr>
          <w:rFonts w:ascii="Arial" w:eastAsia="Arial" w:hAnsi="Arial" w:cs="Arial"/>
          <w:b/>
          <w:bCs/>
          <w:sz w:val="23"/>
          <w:szCs w:val="23"/>
        </w:rPr>
        <w:t>Hạn chế đặc quyền của tầng giữa</w:t>
      </w:r>
    </w:p>
    <w:p w14:paraId="57AAEB9A" w14:textId="77777777" w:rsidR="007B1013" w:rsidRDefault="00626432" w:rsidP="007B1013">
      <w:pPr>
        <w:pStyle w:val="BodyText"/>
        <w:spacing w:before="126" w:line="230" w:lineRule="auto"/>
        <w:ind w:left="1710" w:right="185"/>
        <w:rPr>
          <w:rFonts w:ascii="Arial" w:hAnsi="Arial" w:cs="Arial"/>
        </w:rPr>
      </w:pPr>
      <w:r w:rsidRPr="00626432">
        <w:rPr>
          <w:rFonts w:ascii="Arial" w:hAnsi="Arial" w:cs="Arial"/>
        </w:rPr>
        <w:t>Đặc quyền tối thiểu là nguyên tắc mà người dùng nên có những đặc quyền ít nhất cần thiết để thực hiện nhiệm vụ của mình và không còn nữa. Khi áp dụng cho các ứng dụng tầng giữa, điều này có nghĩa là tầng giữa không nên có nhiều đặc quyền hơn mức cần thiết. Cơ sở dữ liệu Oracle cho phép bạn giới hạn tầng giữa sao cho nó chỉ có thể kết nối thay mặt cho một số người dùng cơ sở dữ liệu nhất định, chỉ sử dụng các vai trò cơ sở dữ liệu cụ thể. Bạn có thể giới hạn đặc quyền của tầng giữa để kết nối thay mặt cho một người dùng doanh nghiệp, được lưu trữ trong một thư mục LDAP, bằng cách cấp cho tầng giữa đặc quyền để kết nối với tư cách người dùng cơ sở dữ liệu được ánh xạ. Ví dụ, nếu người dùng doanh nghiệp được ánh xạ tới lược đồ APPUSER, thì ít nhất bạn phải cấp cho tầng giữa khả năng kết nối thay mặt cho APPUSER. Nếu không, các nỗ lực tạo phiên cho người dùng doanh nghiệp sẽ không thành công.</w:t>
      </w:r>
    </w:p>
    <w:p w14:paraId="275B6BA9" w14:textId="77777777" w:rsidR="007B1013" w:rsidRDefault="007B1013" w:rsidP="007B1013">
      <w:pPr>
        <w:pStyle w:val="BodyText"/>
        <w:spacing w:before="126" w:line="230" w:lineRule="auto"/>
        <w:ind w:left="1710" w:right="185"/>
        <w:rPr>
          <w:rFonts w:ascii="Arial" w:hAnsi="Arial" w:cs="Arial"/>
        </w:rPr>
      </w:pPr>
    </w:p>
    <w:p w14:paraId="258A0605" w14:textId="7E554461" w:rsidR="008C539B" w:rsidRPr="001058B5" w:rsidRDefault="007B1013" w:rsidP="007B1013">
      <w:pPr>
        <w:spacing w:line="230" w:lineRule="auto"/>
        <w:ind w:left="1710"/>
        <w:rPr>
          <w:rFonts w:ascii="Arial" w:hAnsi="Arial" w:cs="Arial"/>
        </w:rPr>
        <w:sectPr w:rsidR="008C539B" w:rsidRPr="001058B5">
          <w:footerReference w:type="even" r:id="rId86"/>
          <w:footerReference w:type="default" r:id="rId87"/>
          <w:pgSz w:w="12240" w:h="15840"/>
          <w:pgMar w:top="840" w:right="1060" w:bottom="860" w:left="1100" w:header="549" w:footer="663" w:gutter="0"/>
          <w:pgNumType w:start="41"/>
          <w:cols w:space="720"/>
        </w:sectPr>
      </w:pPr>
      <w:r w:rsidRPr="007B1013">
        <w:rPr>
          <w:rFonts w:ascii="Arial" w:hAnsi="Arial" w:cs="Arial"/>
          <w:sz w:val="20"/>
          <w:szCs w:val="20"/>
        </w:rPr>
        <w:t>Tuy nhiên, bạn không thể giới hạn khả năng của tầng giữa để kết nối thay mặt cho người dùng doanh nghiệp. Ví dụ: giả sử rằng người dùng Sarah muốn kết nối với cơ sở dữ liệu thông qua tầng trung gian, appsrv (cũng là người dùng cơ sở dữ liệu). Sarah có nhiều vai trò, nhưng mong muốn hạn chế tầng giữa chỉ sử dụng vai trò thư ký thay cho cô ấy.</w:t>
      </w:r>
    </w:p>
    <w:p w14:paraId="3B15A830" w14:textId="77777777" w:rsidR="008C539B" w:rsidRPr="001058B5" w:rsidRDefault="008C539B">
      <w:pPr>
        <w:pStyle w:val="BodyText"/>
        <w:spacing w:before="5"/>
        <w:rPr>
          <w:rFonts w:ascii="Arial" w:hAnsi="Arial" w:cs="Arial"/>
          <w:sz w:val="25"/>
        </w:rPr>
      </w:pPr>
    </w:p>
    <w:p w14:paraId="48E20005" w14:textId="7EDFBD27" w:rsidR="008C539B" w:rsidRPr="001058B5" w:rsidRDefault="007B1013">
      <w:pPr>
        <w:pStyle w:val="BodyText"/>
        <w:spacing w:before="103" w:line="228" w:lineRule="auto"/>
        <w:ind w:left="1660" w:right="848"/>
        <w:rPr>
          <w:rFonts w:ascii="Arial" w:hAnsi="Arial" w:cs="Arial"/>
        </w:rPr>
      </w:pPr>
      <w:r w:rsidRPr="007B1013">
        <w:rPr>
          <w:rFonts w:ascii="Arial" w:hAnsi="Arial" w:cs="Arial"/>
        </w:rPr>
        <w:t>Quản trị viên có thể cấp quyền hiệu quả cho ứng dụng để bắt đầu các kết nối thay mặt cho Sarah bằng cách sử dụng vai trò thư ký của cô ấy, bằng cách sử dụng cú pháp sau</w:t>
      </w:r>
      <w:r w:rsidR="00C12992" w:rsidRPr="001058B5">
        <w:rPr>
          <w:rFonts w:ascii="Arial" w:hAnsi="Arial" w:cs="Arial"/>
        </w:rPr>
        <w:t>:</w:t>
      </w:r>
    </w:p>
    <w:p w14:paraId="21279DB4"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sarah GRANT CONNECT THROUGH appsrv WITH ROLE clerk;</w:t>
      </w:r>
    </w:p>
    <w:p w14:paraId="07D9CCB9" w14:textId="77777777" w:rsidR="008C539B" w:rsidRPr="001058B5" w:rsidRDefault="008C539B">
      <w:pPr>
        <w:pStyle w:val="BodyText"/>
        <w:spacing w:before="9"/>
        <w:rPr>
          <w:rFonts w:ascii="Arial" w:hAnsi="Arial" w:cs="Arial"/>
          <w:sz w:val="18"/>
        </w:rPr>
      </w:pPr>
    </w:p>
    <w:p w14:paraId="04D66C66" w14:textId="77777777" w:rsidR="007B1013" w:rsidRDefault="007B1013">
      <w:pPr>
        <w:pStyle w:val="BodyText"/>
        <w:spacing w:before="122" w:line="228" w:lineRule="auto"/>
        <w:ind w:left="1660" w:right="1369"/>
        <w:rPr>
          <w:rFonts w:ascii="Arial" w:hAnsi="Arial" w:cs="Arial"/>
        </w:rPr>
      </w:pPr>
      <w:r w:rsidRPr="007B1013">
        <w:rPr>
          <w:rFonts w:ascii="Arial" w:hAnsi="Arial" w:cs="Arial"/>
        </w:rPr>
        <w:t>Theo mặc định, tầng giữa không thể tạo kết nối cho bất kỳ máy khách nào. Sự cho phép phải được cấp cho mỗi người dùng.</w:t>
      </w:r>
    </w:p>
    <w:p w14:paraId="382F4E7D" w14:textId="0CECB0B0" w:rsidR="007B1013" w:rsidRDefault="007B1013">
      <w:pPr>
        <w:spacing w:before="143"/>
        <w:ind w:left="1660"/>
        <w:rPr>
          <w:rFonts w:ascii="Arial" w:hAnsi="Arial" w:cs="Arial"/>
          <w:spacing w:val="-9"/>
          <w:sz w:val="20"/>
          <w:szCs w:val="20"/>
        </w:rPr>
      </w:pPr>
      <w:r w:rsidRPr="007B1013">
        <w:rPr>
          <w:rFonts w:ascii="Arial" w:hAnsi="Arial" w:cs="Arial"/>
          <w:spacing w:val="-9"/>
          <w:sz w:val="20"/>
          <w:szCs w:val="20"/>
        </w:rPr>
        <w:t xml:space="preserve">Để cho phép ứng dụng sử dụng tất cả các vai trò được cấp cho khách hàng Sarah, </w:t>
      </w:r>
      <w:r>
        <w:rPr>
          <w:rFonts w:ascii="Arial" w:hAnsi="Arial" w:cs="Arial"/>
          <w:spacing w:val="-9"/>
          <w:sz w:val="20"/>
          <w:szCs w:val="20"/>
        </w:rPr>
        <w:t>sử dụng câu lệnh sau</w:t>
      </w:r>
      <w:r w:rsidRPr="007B1013">
        <w:rPr>
          <w:rFonts w:ascii="Arial" w:hAnsi="Arial" w:cs="Arial"/>
          <w:spacing w:val="-9"/>
          <w:sz w:val="20"/>
          <w:szCs w:val="20"/>
        </w:rPr>
        <w:t>:</w:t>
      </w:r>
    </w:p>
    <w:p w14:paraId="4F68C6C7" w14:textId="09E2E6C2" w:rsidR="008C539B" w:rsidRPr="001058B5" w:rsidRDefault="00C12992">
      <w:pPr>
        <w:spacing w:before="143"/>
        <w:ind w:left="1660"/>
        <w:rPr>
          <w:rFonts w:ascii="Arial" w:hAnsi="Arial" w:cs="Arial"/>
          <w:sz w:val="18"/>
        </w:rPr>
      </w:pPr>
      <w:r w:rsidRPr="001058B5">
        <w:rPr>
          <w:rFonts w:ascii="Arial" w:hAnsi="Arial" w:cs="Arial"/>
          <w:w w:val="95"/>
          <w:sz w:val="18"/>
        </w:rPr>
        <w:t>ALTER USER sarah GRANT CONNECT THROUGH appsrv;</w:t>
      </w:r>
    </w:p>
    <w:p w14:paraId="019EB27D" w14:textId="77777777" w:rsidR="008C539B" w:rsidRPr="001058B5" w:rsidRDefault="008C539B">
      <w:pPr>
        <w:pStyle w:val="BodyText"/>
        <w:spacing w:before="8"/>
        <w:rPr>
          <w:rFonts w:ascii="Arial" w:hAnsi="Arial" w:cs="Arial"/>
          <w:sz w:val="18"/>
        </w:rPr>
      </w:pPr>
    </w:p>
    <w:p w14:paraId="403211FE" w14:textId="7E625D81" w:rsidR="008C539B" w:rsidRPr="001058B5" w:rsidRDefault="007B1013">
      <w:pPr>
        <w:pStyle w:val="BodyText"/>
        <w:spacing w:line="232" w:lineRule="auto"/>
        <w:ind w:left="1659" w:right="769"/>
        <w:rPr>
          <w:rFonts w:ascii="Arial" w:hAnsi="Arial" w:cs="Arial"/>
        </w:rPr>
      </w:pPr>
      <w:r w:rsidRPr="007B1013">
        <w:rPr>
          <w:rFonts w:ascii="Arial" w:hAnsi="Arial" w:cs="Arial"/>
        </w:rPr>
        <w:t>Mỗ</w:t>
      </w:r>
      <w:r>
        <w:rPr>
          <w:rFonts w:ascii="Arial" w:hAnsi="Arial" w:cs="Arial"/>
        </w:rPr>
        <w:t>i khi</w:t>
      </w:r>
      <w:r w:rsidRPr="007B1013">
        <w:rPr>
          <w:rFonts w:ascii="Arial" w:hAnsi="Arial" w:cs="Arial"/>
        </w:rPr>
        <w:t xml:space="preserve"> tầng giữa khởi tạo một phiên trình điều khiển OCI, JDBC / OCI hoặc Thin cho một người dùng cơ sở dữ liệu khác, cơ sở dữ liệu xác minh rằng tầng giữa được ủy quyền kết nối cho người dùng đó bằng cách sử dụng vai trò được chỉ đị</w:t>
      </w:r>
      <w:r>
        <w:rPr>
          <w:rFonts w:ascii="Arial" w:hAnsi="Arial" w:cs="Arial"/>
        </w:rPr>
        <w:t>nh</w:t>
      </w:r>
      <w:r w:rsidR="00C12992" w:rsidRPr="001058B5">
        <w:rPr>
          <w:rFonts w:ascii="Arial" w:hAnsi="Arial" w:cs="Arial"/>
        </w:rPr>
        <w:t>.</w:t>
      </w:r>
    </w:p>
    <w:p w14:paraId="5BE91A09" w14:textId="77777777" w:rsidR="008C539B" w:rsidRPr="001058B5" w:rsidRDefault="008D1AB8">
      <w:pPr>
        <w:pStyle w:val="BodyText"/>
        <w:spacing w:before="2"/>
        <w:rPr>
          <w:rFonts w:ascii="Arial" w:hAnsi="Arial" w:cs="Arial"/>
          <w:sz w:val="18"/>
        </w:rPr>
      </w:pPr>
      <w:r>
        <w:rPr>
          <w:rFonts w:ascii="Arial" w:hAnsi="Arial" w:cs="Arial"/>
        </w:rPr>
        <w:pict w14:anchorId="19EDDE13">
          <v:group id="_x0000_s1502" style="position:absolute;margin-left:174pt;margin-top:13.25pt;width:300pt;height:2.55pt;z-index:2656;mso-wrap-distance-left:0;mso-wrap-distance-right:0;mso-position-horizontal-relative:page" coordorigin="3480,265" coordsize="6000,51">
            <v:line id="_x0000_s1504" style="position:absolute" from="3480,268" to="9480,268" strokeweight=".24pt"/>
            <v:line id="_x0000_s1503" style="position:absolute" from="3480,313" to="9480,313" strokeweight=".24pt"/>
            <w10:wrap type="topAndBottom" anchorx="page"/>
          </v:group>
        </w:pict>
      </w:r>
    </w:p>
    <w:p w14:paraId="231F78EA" w14:textId="6123FDB6" w:rsidR="007B1013" w:rsidRDefault="007B1013" w:rsidP="007B1013">
      <w:pPr>
        <w:pStyle w:val="BodyText"/>
        <w:spacing w:before="27" w:line="230" w:lineRule="auto"/>
        <w:ind w:left="2380" w:right="1745"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7B1013">
        <w:rPr>
          <w:rFonts w:ascii="Arial" w:hAnsi="Arial" w:cs="Arial"/>
        </w:rPr>
        <w:t xml:space="preserve">Thay vì sử dụng các vai trò mặc định, hãy tạo vai trò của riêng bạn và chỉ gán các đặc quyền cần thiết cho chúng. Tạo vai trò của riêng bạn cho phép bạn kiểm soát các đặc quyền do chúng cấp và bảo vệ bạn nếu Cơ sở dữ liệu Oracle thay đổi hoặc xóa vai trò mặc định. Ví dụ, vai trò </w:t>
      </w:r>
      <w:r w:rsidR="00D871BA" w:rsidRPr="001058B5">
        <w:rPr>
          <w:rFonts w:ascii="Arial" w:hAnsi="Arial" w:cs="Arial"/>
        </w:rPr>
        <w:t>CONNECT</w:t>
      </w:r>
      <w:r w:rsidR="00D871BA" w:rsidRPr="007B1013">
        <w:rPr>
          <w:rFonts w:ascii="Arial" w:hAnsi="Arial" w:cs="Arial"/>
        </w:rPr>
        <w:t xml:space="preserve"> </w:t>
      </w:r>
      <w:r w:rsidRPr="007B1013">
        <w:rPr>
          <w:rFonts w:ascii="Arial" w:hAnsi="Arial" w:cs="Arial"/>
        </w:rPr>
        <w:t>bây giờ chỉ có đặc quyền CREATE SESSION, một đặc quyền cần thiết nhất khi kết nối với cơ sở dữ liệu.</w:t>
      </w:r>
    </w:p>
    <w:p w14:paraId="33FD0998" w14:textId="1BC1CECB" w:rsidR="008C539B" w:rsidRPr="001058B5" w:rsidRDefault="00D871BA" w:rsidP="007B1013">
      <w:pPr>
        <w:pStyle w:val="BodyText"/>
        <w:spacing w:before="27" w:line="230" w:lineRule="auto"/>
        <w:ind w:left="2380" w:right="1745" w:hanging="1"/>
        <w:rPr>
          <w:rFonts w:ascii="Arial" w:hAnsi="Arial" w:cs="Arial"/>
        </w:rPr>
      </w:pPr>
      <w:r w:rsidRPr="00D871BA">
        <w:rPr>
          <w:rFonts w:ascii="Arial" w:hAnsi="Arial" w:cs="Arial"/>
        </w:rPr>
        <w:t xml:space="preserve">Tuy nhiên, CONNECT trước đây cung cấp một số đặc quyền bổ sung, thường không cần thiết hoặc thích hợp cho hầu hết người dùng. Các đặc quyền bổ sung có thể gây nguy hiểm cho bảo mật của cơ sở dữ liệu và các ứng dụng của bạn. Những mục này hiện đã bị xóa khỏi CONNECT. </w:t>
      </w:r>
    </w:p>
    <w:p w14:paraId="172996CA" w14:textId="5AA20975" w:rsidR="008C539B" w:rsidRPr="001058B5" w:rsidRDefault="008D1AB8" w:rsidP="00D871BA">
      <w:pPr>
        <w:pStyle w:val="BodyText"/>
        <w:spacing w:before="117" w:line="232" w:lineRule="auto"/>
        <w:ind w:left="2380" w:right="1844"/>
        <w:rPr>
          <w:rFonts w:ascii="Arial" w:hAnsi="Arial" w:cs="Arial"/>
          <w:sz w:val="8"/>
        </w:rPr>
      </w:pPr>
      <w:r>
        <w:rPr>
          <w:rFonts w:ascii="Arial" w:hAnsi="Arial" w:cs="Arial"/>
        </w:rPr>
        <w:pict w14:anchorId="556D518C">
          <v:group id="_x0000_s1499" style="position:absolute;left:0;text-align:left;margin-left:174pt;margin-top:35.2pt;width:300pt;height:2.55pt;z-index:2680;mso-wrap-distance-left:0;mso-wrap-distance-right:0;mso-position-horizontal-relative:page" coordorigin="3480,704" coordsize="6000,51">
            <v:line id="_x0000_s1501" style="position:absolute" from="3480,707" to="9480,707" strokeweight=".24pt"/>
            <v:line id="_x0000_s1500" style="position:absolute" from="3480,752" to="9480,752" strokeweight=".24pt"/>
            <w10:wrap type="topAndBottom" anchorx="page"/>
          </v:group>
        </w:pict>
      </w:r>
      <w:r w:rsidR="00D871BA">
        <w:rPr>
          <w:rFonts w:ascii="Arial" w:hAnsi="Arial" w:cs="Arial"/>
        </w:rPr>
        <w:t>Xem</w:t>
      </w:r>
      <w:r w:rsidR="00C12992" w:rsidRPr="001058B5">
        <w:rPr>
          <w:rFonts w:ascii="Arial" w:hAnsi="Arial" w:cs="Arial"/>
        </w:rPr>
        <w:t xml:space="preserve"> </w:t>
      </w:r>
      <w:hyperlink w:anchor="_bookmark493" w:history="1">
        <w:r w:rsidR="00C12992" w:rsidRPr="001058B5">
          <w:rPr>
            <w:rFonts w:ascii="Arial" w:hAnsi="Arial" w:cs="Arial"/>
            <w:color w:val="0000CC"/>
          </w:rPr>
          <w:t xml:space="preserve">Chapter 4, "Configuring Privilege and Role Authorization" </w:t>
        </w:r>
      </w:hyperlink>
      <w:r w:rsidR="00D871BA" w:rsidRPr="00D871BA">
        <w:t xml:space="preserve"> </w:t>
      </w:r>
      <w:r w:rsidR="00D871BA" w:rsidRPr="00D871BA">
        <w:rPr>
          <w:rFonts w:ascii="Arial" w:hAnsi="Arial" w:cs="Arial"/>
        </w:rPr>
        <w:t>để biết thêm thông tin về vai trò.</w:t>
      </w:r>
    </w:p>
    <w:p w14:paraId="30C56F34" w14:textId="77777777" w:rsidR="00D871BA" w:rsidRDefault="00D871BA">
      <w:pPr>
        <w:pStyle w:val="BodyText"/>
        <w:spacing w:before="59" w:line="228" w:lineRule="auto"/>
        <w:ind w:left="1659" w:right="819"/>
        <w:jc w:val="both"/>
        <w:rPr>
          <w:rFonts w:ascii="Arial" w:eastAsia="Arial" w:hAnsi="Arial" w:cs="Arial"/>
          <w:b/>
          <w:bCs/>
          <w:sz w:val="23"/>
          <w:szCs w:val="23"/>
        </w:rPr>
      </w:pPr>
      <w:bookmarkStart w:id="383" w:name="Authorizing_a_Middle_Tier_to_Proxy_and_A"/>
      <w:bookmarkStart w:id="384" w:name="_bookmark455"/>
      <w:bookmarkStart w:id="385" w:name="_bookmark456"/>
      <w:bookmarkEnd w:id="383"/>
      <w:bookmarkEnd w:id="384"/>
      <w:bookmarkEnd w:id="385"/>
      <w:r w:rsidRPr="00D871BA">
        <w:rPr>
          <w:rFonts w:ascii="Arial" w:eastAsia="Arial" w:hAnsi="Arial" w:cs="Arial"/>
          <w:b/>
          <w:bCs/>
          <w:sz w:val="23"/>
          <w:szCs w:val="23"/>
        </w:rPr>
        <w:t>Ủy quyền một cấp trung gian để ủy quyền và xác thực người dùng</w:t>
      </w:r>
    </w:p>
    <w:p w14:paraId="35D491C5" w14:textId="77777777" w:rsidR="00D871BA" w:rsidRDefault="00D871BA">
      <w:pPr>
        <w:spacing w:before="140"/>
        <w:ind w:left="1660"/>
        <w:rPr>
          <w:rFonts w:ascii="Arial" w:hAnsi="Arial" w:cs="Arial"/>
          <w:sz w:val="20"/>
          <w:szCs w:val="20"/>
        </w:rPr>
      </w:pPr>
      <w:r w:rsidRPr="00D871BA">
        <w:rPr>
          <w:rFonts w:ascii="Arial" w:hAnsi="Arial" w:cs="Arial"/>
          <w:sz w:val="20"/>
          <w:szCs w:val="20"/>
        </w:rPr>
        <w:t>Tuyên bố sau cho phép các ứng dụng máy chủ tầng trung bình kết nối dưới dạng hóa đơn người dùng. Nó sử dụng mệnh đề WITH ROLE để xác định rằng các ứng dụng kích hoạt tất cả các vai trò liên kết với hóa đơn, trừ biên chế.</w:t>
      </w:r>
    </w:p>
    <w:p w14:paraId="047B356C" w14:textId="36E90EBB" w:rsidR="008C539B" w:rsidRPr="001058B5" w:rsidRDefault="00C12992">
      <w:pPr>
        <w:spacing w:before="140"/>
        <w:ind w:left="1660"/>
        <w:rPr>
          <w:rFonts w:ascii="Arial" w:hAnsi="Arial" w:cs="Arial"/>
          <w:sz w:val="18"/>
        </w:rPr>
      </w:pPr>
      <w:r w:rsidRPr="001058B5">
        <w:rPr>
          <w:rFonts w:ascii="Arial" w:hAnsi="Arial" w:cs="Arial"/>
          <w:w w:val="95"/>
          <w:sz w:val="18"/>
        </w:rPr>
        <w:t>ALTER USER bill</w:t>
      </w:r>
    </w:p>
    <w:p w14:paraId="05BD2104" w14:textId="77777777" w:rsidR="008C539B" w:rsidRPr="001058B5" w:rsidRDefault="00C12992">
      <w:pPr>
        <w:spacing w:before="16" w:line="259" w:lineRule="auto"/>
        <w:ind w:left="2030" w:right="5259"/>
        <w:rPr>
          <w:rFonts w:ascii="Arial" w:hAnsi="Arial" w:cs="Arial"/>
          <w:sz w:val="18"/>
        </w:rPr>
      </w:pPr>
      <w:r w:rsidRPr="001058B5">
        <w:rPr>
          <w:rFonts w:ascii="Arial" w:hAnsi="Arial" w:cs="Arial"/>
          <w:w w:val="90"/>
          <w:sz w:val="18"/>
        </w:rPr>
        <w:t>GRANT</w:t>
      </w:r>
      <w:r w:rsidRPr="001058B5">
        <w:rPr>
          <w:rFonts w:ascii="Arial" w:hAnsi="Arial" w:cs="Arial"/>
          <w:spacing w:val="-49"/>
          <w:w w:val="90"/>
          <w:sz w:val="18"/>
        </w:rPr>
        <w:t xml:space="preserve"> </w:t>
      </w:r>
      <w:r w:rsidRPr="001058B5">
        <w:rPr>
          <w:rFonts w:ascii="Arial" w:hAnsi="Arial" w:cs="Arial"/>
          <w:w w:val="90"/>
          <w:sz w:val="18"/>
        </w:rPr>
        <w:t>CONNECT</w:t>
      </w:r>
      <w:r w:rsidRPr="001058B5">
        <w:rPr>
          <w:rFonts w:ascii="Arial" w:hAnsi="Arial" w:cs="Arial"/>
          <w:spacing w:val="-48"/>
          <w:w w:val="90"/>
          <w:sz w:val="18"/>
        </w:rPr>
        <w:t xml:space="preserve"> </w:t>
      </w:r>
      <w:r w:rsidRPr="001058B5">
        <w:rPr>
          <w:rFonts w:ascii="Arial" w:hAnsi="Arial" w:cs="Arial"/>
          <w:w w:val="90"/>
          <w:sz w:val="18"/>
        </w:rPr>
        <w:t>THROUGH</w:t>
      </w:r>
      <w:r w:rsidRPr="001058B5">
        <w:rPr>
          <w:rFonts w:ascii="Arial" w:hAnsi="Arial" w:cs="Arial"/>
          <w:spacing w:val="-49"/>
          <w:w w:val="90"/>
          <w:sz w:val="18"/>
        </w:rPr>
        <w:t xml:space="preserve"> </w:t>
      </w:r>
      <w:r w:rsidRPr="001058B5">
        <w:rPr>
          <w:rFonts w:ascii="Arial" w:hAnsi="Arial" w:cs="Arial"/>
          <w:w w:val="90"/>
          <w:sz w:val="18"/>
        </w:rPr>
        <w:t xml:space="preserve">appserve </w:t>
      </w:r>
      <w:r w:rsidRPr="001058B5">
        <w:rPr>
          <w:rFonts w:ascii="Arial" w:hAnsi="Arial" w:cs="Arial"/>
          <w:w w:val="95"/>
          <w:sz w:val="18"/>
        </w:rPr>
        <w:t>WITH</w:t>
      </w:r>
      <w:r w:rsidRPr="001058B5">
        <w:rPr>
          <w:rFonts w:ascii="Arial" w:hAnsi="Arial" w:cs="Arial"/>
          <w:spacing w:val="-61"/>
          <w:w w:val="95"/>
          <w:sz w:val="18"/>
        </w:rPr>
        <w:t xml:space="preserve"> </w:t>
      </w:r>
      <w:r w:rsidRPr="001058B5">
        <w:rPr>
          <w:rFonts w:ascii="Arial" w:hAnsi="Arial" w:cs="Arial"/>
          <w:w w:val="95"/>
          <w:sz w:val="18"/>
        </w:rPr>
        <w:t>ROLE</w:t>
      </w:r>
      <w:r w:rsidRPr="001058B5">
        <w:rPr>
          <w:rFonts w:ascii="Arial" w:hAnsi="Arial" w:cs="Arial"/>
          <w:spacing w:val="-61"/>
          <w:w w:val="95"/>
          <w:sz w:val="18"/>
        </w:rPr>
        <w:t xml:space="preserve"> </w:t>
      </w:r>
      <w:r w:rsidRPr="001058B5">
        <w:rPr>
          <w:rFonts w:ascii="Arial" w:hAnsi="Arial" w:cs="Arial"/>
          <w:w w:val="95"/>
          <w:sz w:val="18"/>
        </w:rPr>
        <w:t>ALL</w:t>
      </w:r>
      <w:r w:rsidRPr="001058B5">
        <w:rPr>
          <w:rFonts w:ascii="Arial" w:hAnsi="Arial" w:cs="Arial"/>
          <w:spacing w:val="-61"/>
          <w:w w:val="95"/>
          <w:sz w:val="18"/>
        </w:rPr>
        <w:t xml:space="preserve"> </w:t>
      </w:r>
      <w:r w:rsidRPr="001058B5">
        <w:rPr>
          <w:rFonts w:ascii="Arial" w:hAnsi="Arial" w:cs="Arial"/>
          <w:w w:val="95"/>
          <w:sz w:val="18"/>
        </w:rPr>
        <w:t>EXCEPT</w:t>
      </w:r>
      <w:r w:rsidRPr="001058B5">
        <w:rPr>
          <w:rFonts w:ascii="Arial" w:hAnsi="Arial" w:cs="Arial"/>
          <w:spacing w:val="-62"/>
          <w:w w:val="95"/>
          <w:sz w:val="18"/>
        </w:rPr>
        <w:t xml:space="preserve"> </w:t>
      </w:r>
      <w:r w:rsidRPr="001058B5">
        <w:rPr>
          <w:rFonts w:ascii="Arial" w:hAnsi="Arial" w:cs="Arial"/>
          <w:w w:val="95"/>
          <w:sz w:val="18"/>
        </w:rPr>
        <w:t>payroll;</w:t>
      </w:r>
    </w:p>
    <w:p w14:paraId="43A85372" w14:textId="77777777" w:rsidR="008C539B" w:rsidRPr="001058B5" w:rsidRDefault="008C539B">
      <w:pPr>
        <w:pStyle w:val="BodyText"/>
        <w:spacing w:before="7"/>
        <w:rPr>
          <w:rFonts w:ascii="Arial" w:hAnsi="Arial" w:cs="Arial"/>
          <w:sz w:val="17"/>
        </w:rPr>
      </w:pPr>
    </w:p>
    <w:p w14:paraId="734AEB88" w14:textId="2BC06B6E" w:rsidR="00D871BA" w:rsidRDefault="00D871BA">
      <w:pPr>
        <w:spacing w:before="144"/>
        <w:ind w:left="1660"/>
        <w:rPr>
          <w:rFonts w:ascii="Arial" w:hAnsi="Arial" w:cs="Arial"/>
          <w:spacing w:val="-9"/>
          <w:sz w:val="20"/>
          <w:szCs w:val="20"/>
        </w:rPr>
      </w:pPr>
      <w:r w:rsidRPr="00D871BA">
        <w:rPr>
          <w:rFonts w:ascii="Arial" w:hAnsi="Arial" w:cs="Arial"/>
          <w:spacing w:val="-9"/>
          <w:sz w:val="20"/>
          <w:szCs w:val="20"/>
        </w:rPr>
        <w:t>Để thu hồi ủy quyền máy chủ cấp trung (appserve) để kết nối như hóa đơn người dùng, sử dụng câu lệ</w:t>
      </w:r>
      <w:r>
        <w:rPr>
          <w:rFonts w:ascii="Arial" w:hAnsi="Arial" w:cs="Arial"/>
          <w:spacing w:val="-9"/>
          <w:sz w:val="20"/>
          <w:szCs w:val="20"/>
        </w:rPr>
        <w:t>nh sau</w:t>
      </w:r>
      <w:r w:rsidRPr="00D871BA">
        <w:rPr>
          <w:rFonts w:ascii="Arial" w:hAnsi="Arial" w:cs="Arial"/>
          <w:spacing w:val="-9"/>
          <w:sz w:val="20"/>
          <w:szCs w:val="20"/>
        </w:rPr>
        <w:t>:</w:t>
      </w:r>
    </w:p>
    <w:p w14:paraId="370BD6DB" w14:textId="1C3AC2EF" w:rsidR="008C539B" w:rsidRPr="001058B5" w:rsidRDefault="00C12992">
      <w:pPr>
        <w:spacing w:before="144"/>
        <w:ind w:left="1660"/>
        <w:rPr>
          <w:rFonts w:ascii="Arial" w:hAnsi="Arial" w:cs="Arial"/>
          <w:sz w:val="18"/>
        </w:rPr>
      </w:pPr>
      <w:r w:rsidRPr="001058B5">
        <w:rPr>
          <w:rFonts w:ascii="Arial" w:hAnsi="Arial" w:cs="Arial"/>
          <w:w w:val="95"/>
          <w:sz w:val="18"/>
        </w:rPr>
        <w:t>ALTER USER bill REVOKE CONNECT THROUGH appserve;</w:t>
      </w:r>
    </w:p>
    <w:p w14:paraId="5C3E6700" w14:textId="77777777" w:rsidR="008C539B" w:rsidRPr="001058B5" w:rsidRDefault="008C539B">
      <w:pPr>
        <w:pStyle w:val="BodyText"/>
        <w:rPr>
          <w:rFonts w:ascii="Arial" w:hAnsi="Arial" w:cs="Arial"/>
          <w:sz w:val="25"/>
        </w:rPr>
      </w:pPr>
    </w:p>
    <w:p w14:paraId="536BBF2F" w14:textId="77777777" w:rsidR="00D871BA" w:rsidRDefault="00D871BA">
      <w:pPr>
        <w:pStyle w:val="BodyText"/>
        <w:spacing w:before="50" w:line="246" w:lineRule="exact"/>
        <w:ind w:left="1660"/>
        <w:rPr>
          <w:rFonts w:ascii="Arial" w:eastAsia="Arial" w:hAnsi="Arial" w:cs="Arial"/>
          <w:b/>
          <w:bCs/>
          <w:sz w:val="23"/>
          <w:szCs w:val="23"/>
        </w:rPr>
      </w:pPr>
      <w:bookmarkStart w:id="386" w:name="Authorizing_a_Middle_Tier_to_Proxy_a_Use"/>
      <w:bookmarkStart w:id="387" w:name="_bookmark458"/>
      <w:bookmarkEnd w:id="386"/>
      <w:bookmarkEnd w:id="387"/>
      <w:r w:rsidRPr="00D871BA">
        <w:rPr>
          <w:rFonts w:ascii="Arial" w:eastAsia="Arial" w:hAnsi="Arial" w:cs="Arial"/>
          <w:b/>
          <w:bCs/>
          <w:sz w:val="23"/>
          <w:szCs w:val="23"/>
        </w:rPr>
        <w:t>Ủy quyền một tầng giữa để ủy quyền một người dùng được xác thực bởi các phương tiện khác</w:t>
      </w:r>
    </w:p>
    <w:p w14:paraId="19FF259C" w14:textId="77777777" w:rsidR="00D871BA" w:rsidRPr="00D871BA" w:rsidRDefault="00D871BA" w:rsidP="00D871BA">
      <w:pPr>
        <w:pStyle w:val="BodyText"/>
        <w:spacing w:before="111"/>
        <w:ind w:left="1660"/>
        <w:rPr>
          <w:rFonts w:ascii="Arial" w:hAnsi="Arial" w:cs="Arial"/>
        </w:rPr>
      </w:pPr>
      <w:r w:rsidRPr="00D871BA">
        <w:rPr>
          <w:rFonts w:ascii="Arial" w:hAnsi="Arial" w:cs="Arial"/>
        </w:rPr>
        <w:t>Sử dụng mệnh đề AUTHENTICATION REQURED của ALTER USER ... GRANT CONNECT</w:t>
      </w:r>
    </w:p>
    <w:p w14:paraId="36EA1C09" w14:textId="77777777" w:rsidR="00D871BA" w:rsidRDefault="00D871BA" w:rsidP="00D871BA">
      <w:pPr>
        <w:pStyle w:val="BodyText"/>
        <w:spacing w:before="111"/>
        <w:ind w:left="1660"/>
        <w:rPr>
          <w:rFonts w:ascii="Arial" w:hAnsi="Arial" w:cs="Arial"/>
        </w:rPr>
      </w:pPr>
      <w:r w:rsidRPr="00D871BA">
        <w:rPr>
          <w:rFonts w:ascii="Arial" w:hAnsi="Arial" w:cs="Arial"/>
        </w:rPr>
        <w:t>Tuyên bố THROUGH để ủy quyền cho người dùng được ủy quyền, nhưng không được xác thực, bởi một tầng giữa. Hiện tại, PASSWORD là phương tiện duy nhất được hỗ trợ.</w:t>
      </w:r>
    </w:p>
    <w:p w14:paraId="0FC4C0E6" w14:textId="77777777" w:rsidR="00D871BA" w:rsidRDefault="00D871BA">
      <w:pPr>
        <w:spacing w:before="141"/>
        <w:ind w:left="1660"/>
        <w:rPr>
          <w:rFonts w:ascii="Arial" w:hAnsi="Arial" w:cs="Arial"/>
          <w:sz w:val="20"/>
          <w:szCs w:val="20"/>
        </w:rPr>
      </w:pPr>
      <w:r w:rsidRPr="00D871BA">
        <w:rPr>
          <w:rFonts w:ascii="Arial" w:hAnsi="Arial" w:cs="Arial"/>
          <w:sz w:val="20"/>
          <w:szCs w:val="20"/>
        </w:rPr>
        <w:t>Câu lệnh sau minh họa hình thức xác thực này:</w:t>
      </w:r>
    </w:p>
    <w:p w14:paraId="1516136E" w14:textId="0A28F945" w:rsidR="008C539B" w:rsidRPr="001058B5" w:rsidRDefault="00C12992">
      <w:pPr>
        <w:spacing w:before="141"/>
        <w:ind w:left="1660"/>
        <w:rPr>
          <w:rFonts w:ascii="Arial" w:hAnsi="Arial" w:cs="Arial"/>
          <w:sz w:val="18"/>
        </w:rPr>
      </w:pPr>
      <w:r w:rsidRPr="001058B5">
        <w:rPr>
          <w:rFonts w:ascii="Arial" w:hAnsi="Arial" w:cs="Arial"/>
          <w:w w:val="95"/>
          <w:sz w:val="18"/>
        </w:rPr>
        <w:t>ALTER USER mary</w:t>
      </w:r>
    </w:p>
    <w:p w14:paraId="0AF42E44" w14:textId="77777777" w:rsidR="008C539B" w:rsidRPr="001058B5" w:rsidRDefault="00C12992">
      <w:pPr>
        <w:spacing w:before="16" w:line="259" w:lineRule="auto"/>
        <w:ind w:left="2030" w:right="5350"/>
        <w:rPr>
          <w:rFonts w:ascii="Arial" w:hAnsi="Arial" w:cs="Arial"/>
          <w:sz w:val="18"/>
        </w:rPr>
      </w:pPr>
      <w:r w:rsidRPr="001058B5">
        <w:rPr>
          <w:rFonts w:ascii="Arial" w:hAnsi="Arial" w:cs="Arial"/>
          <w:w w:val="90"/>
          <w:sz w:val="18"/>
        </w:rPr>
        <w:t>GRANT</w:t>
      </w:r>
      <w:r w:rsidRPr="001058B5">
        <w:rPr>
          <w:rFonts w:ascii="Arial" w:hAnsi="Arial" w:cs="Arial"/>
          <w:spacing w:val="-47"/>
          <w:w w:val="90"/>
          <w:sz w:val="18"/>
        </w:rPr>
        <w:t xml:space="preserve"> </w:t>
      </w:r>
      <w:r w:rsidRPr="001058B5">
        <w:rPr>
          <w:rFonts w:ascii="Arial" w:hAnsi="Arial" w:cs="Arial"/>
          <w:w w:val="90"/>
          <w:sz w:val="18"/>
        </w:rPr>
        <w:t>CONNECT</w:t>
      </w:r>
      <w:r w:rsidRPr="001058B5">
        <w:rPr>
          <w:rFonts w:ascii="Arial" w:hAnsi="Arial" w:cs="Arial"/>
          <w:spacing w:val="-46"/>
          <w:w w:val="90"/>
          <w:sz w:val="18"/>
        </w:rPr>
        <w:t xml:space="preserve"> </w:t>
      </w:r>
      <w:r w:rsidRPr="001058B5">
        <w:rPr>
          <w:rFonts w:ascii="Arial" w:hAnsi="Arial" w:cs="Arial"/>
          <w:w w:val="90"/>
          <w:sz w:val="18"/>
        </w:rPr>
        <w:t>THROUGH</w:t>
      </w:r>
      <w:r w:rsidRPr="001058B5">
        <w:rPr>
          <w:rFonts w:ascii="Arial" w:hAnsi="Arial" w:cs="Arial"/>
          <w:spacing w:val="-47"/>
          <w:w w:val="90"/>
          <w:sz w:val="18"/>
        </w:rPr>
        <w:t xml:space="preserve"> </w:t>
      </w:r>
      <w:r w:rsidRPr="001058B5">
        <w:rPr>
          <w:rFonts w:ascii="Arial" w:hAnsi="Arial" w:cs="Arial"/>
          <w:w w:val="90"/>
          <w:sz w:val="18"/>
        </w:rPr>
        <w:t xml:space="preserve">midtier </w:t>
      </w:r>
      <w:r w:rsidRPr="001058B5">
        <w:rPr>
          <w:rFonts w:ascii="Arial" w:hAnsi="Arial" w:cs="Arial"/>
          <w:w w:val="95"/>
          <w:sz w:val="18"/>
        </w:rPr>
        <w:t>AUTHENTICATION</w:t>
      </w:r>
      <w:r w:rsidRPr="001058B5">
        <w:rPr>
          <w:rFonts w:ascii="Arial" w:hAnsi="Arial" w:cs="Arial"/>
          <w:spacing w:val="-50"/>
          <w:w w:val="95"/>
          <w:sz w:val="18"/>
        </w:rPr>
        <w:t xml:space="preserve"> </w:t>
      </w:r>
      <w:r w:rsidRPr="001058B5">
        <w:rPr>
          <w:rFonts w:ascii="Arial" w:hAnsi="Arial" w:cs="Arial"/>
          <w:w w:val="95"/>
          <w:sz w:val="18"/>
        </w:rPr>
        <w:t>REQUIRED;</w:t>
      </w:r>
    </w:p>
    <w:p w14:paraId="549FAF3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0D12640C" w14:textId="77777777" w:rsidR="008C539B" w:rsidRPr="001058B5" w:rsidRDefault="008C539B">
      <w:pPr>
        <w:pStyle w:val="BodyText"/>
        <w:spacing w:before="10"/>
        <w:rPr>
          <w:rFonts w:ascii="Arial" w:hAnsi="Arial" w:cs="Arial"/>
          <w:sz w:val="27"/>
        </w:rPr>
      </w:pPr>
    </w:p>
    <w:p w14:paraId="086D377B" w14:textId="29EA7FF1" w:rsidR="008C539B" w:rsidRPr="001058B5" w:rsidRDefault="005032A6" w:rsidP="005032A6">
      <w:pPr>
        <w:pStyle w:val="BodyText"/>
        <w:spacing w:before="6"/>
        <w:ind w:left="1710"/>
        <w:rPr>
          <w:rFonts w:ascii="Arial" w:hAnsi="Arial" w:cs="Arial"/>
          <w:sz w:val="23"/>
        </w:rPr>
      </w:pPr>
      <w:r w:rsidRPr="005032A6">
        <w:rPr>
          <w:rFonts w:ascii="Arial" w:hAnsi="Arial" w:cs="Arial"/>
        </w:rPr>
        <w:t>Trong tuyên bố trước, máy chủ trung gian được phép kết nối như người dùng mary, và midtier cũng phải vượt qua mật khẩu người dùng đến máy chủ cơ sở dữ liệu cho phép.</w:t>
      </w:r>
    </w:p>
    <w:p w14:paraId="21D929CB" w14:textId="77777777" w:rsidR="005032A6" w:rsidRDefault="005032A6" w:rsidP="005032A6">
      <w:pPr>
        <w:pStyle w:val="BodyText"/>
        <w:spacing w:before="56" w:line="230" w:lineRule="auto"/>
        <w:ind w:left="1710" w:right="102"/>
        <w:rPr>
          <w:rFonts w:ascii="Arial" w:eastAsia="Arial" w:hAnsi="Arial" w:cs="Arial"/>
          <w:b/>
          <w:bCs/>
          <w:sz w:val="23"/>
          <w:szCs w:val="23"/>
        </w:rPr>
      </w:pPr>
      <w:bookmarkStart w:id="388" w:name="Reauthenticating_the_User_Through_the_Mi"/>
      <w:bookmarkStart w:id="389" w:name="_bookmark461"/>
      <w:bookmarkStart w:id="390" w:name="_bookmark462"/>
      <w:bookmarkEnd w:id="388"/>
      <w:bookmarkEnd w:id="389"/>
      <w:bookmarkEnd w:id="390"/>
      <w:r w:rsidRPr="005032A6">
        <w:rPr>
          <w:rFonts w:ascii="Arial" w:eastAsia="Arial" w:hAnsi="Arial" w:cs="Arial"/>
          <w:b/>
          <w:bCs/>
          <w:sz w:val="23"/>
          <w:szCs w:val="23"/>
        </w:rPr>
        <w:t>Đánh giá lại người dùng thông qua tầng giữa đến cơ sở dữ liệu</w:t>
      </w:r>
    </w:p>
    <w:p w14:paraId="150188BA" w14:textId="77777777" w:rsidR="005032A6" w:rsidRDefault="005032A6" w:rsidP="005032A6">
      <w:pPr>
        <w:pStyle w:val="BodyText"/>
        <w:spacing w:before="121" w:line="230" w:lineRule="auto"/>
        <w:ind w:left="1710" w:right="102"/>
        <w:rPr>
          <w:rFonts w:ascii="Arial" w:hAnsi="Arial" w:cs="Arial"/>
        </w:rPr>
      </w:pPr>
      <w:r w:rsidRPr="005032A6">
        <w:rPr>
          <w:rFonts w:ascii="Arial" w:hAnsi="Arial" w:cs="Arial"/>
        </w:rPr>
        <w:t>Quản trị viên có thể xác định rằng xác thực được yêu cầu bằng cách sử dụng mệnh đề proxy AUTHENTICATION REQUIRED với câu lệnh SQL ALTER USER. Trong trường hợp này, tầng giữa phải cung cấp thông tin xác thực người dùng.</w:t>
      </w:r>
    </w:p>
    <w:p w14:paraId="0CA6A71A" w14:textId="77777777" w:rsidR="005032A6" w:rsidRDefault="005032A6" w:rsidP="005032A6">
      <w:pPr>
        <w:spacing w:before="142"/>
        <w:ind w:left="1710"/>
        <w:rPr>
          <w:rFonts w:ascii="Arial" w:hAnsi="Arial" w:cs="Arial"/>
          <w:sz w:val="20"/>
          <w:szCs w:val="20"/>
        </w:rPr>
      </w:pPr>
      <w:r w:rsidRPr="005032A6">
        <w:rPr>
          <w:rFonts w:ascii="Arial" w:hAnsi="Arial" w:cs="Arial"/>
          <w:sz w:val="20"/>
          <w:szCs w:val="20"/>
        </w:rPr>
        <w:t>Ví dụ: giả sử rằng người dùng Sarah muốn kết nối với cơ sở dữ liệu thông qua tầng trung gian, appsrv. Quản trị viên có thể yêu cầu ứng dụng cung cấp thông tin đăng nhập xác thực cho Sarah bằng cách sử dụng cú pháp sau:</w:t>
      </w:r>
    </w:p>
    <w:p w14:paraId="64D0D492" w14:textId="70654EB5" w:rsidR="008C539B" w:rsidRPr="001058B5" w:rsidRDefault="00C12992" w:rsidP="005032A6">
      <w:pPr>
        <w:spacing w:before="142"/>
        <w:ind w:left="1710"/>
        <w:rPr>
          <w:rFonts w:ascii="Arial" w:hAnsi="Arial" w:cs="Arial"/>
          <w:sz w:val="18"/>
        </w:rPr>
      </w:pPr>
      <w:r w:rsidRPr="001058B5">
        <w:rPr>
          <w:rFonts w:ascii="Arial" w:hAnsi="Arial" w:cs="Arial"/>
          <w:w w:val="95"/>
          <w:sz w:val="18"/>
        </w:rPr>
        <w:t xml:space="preserve">ALTER USER </w:t>
      </w:r>
      <w:r w:rsidRPr="001058B5">
        <w:rPr>
          <w:rFonts w:ascii="Arial" w:hAnsi="Arial" w:cs="Arial"/>
          <w:i/>
          <w:w w:val="95"/>
          <w:sz w:val="18"/>
        </w:rPr>
        <w:t xml:space="preserve">sarah </w:t>
      </w:r>
      <w:r w:rsidRPr="001058B5">
        <w:rPr>
          <w:rFonts w:ascii="Arial" w:hAnsi="Arial" w:cs="Arial"/>
          <w:w w:val="95"/>
          <w:sz w:val="18"/>
        </w:rPr>
        <w:t xml:space="preserve">GRANT CONNECT THROUGH </w:t>
      </w:r>
      <w:r w:rsidRPr="001058B5">
        <w:rPr>
          <w:rFonts w:ascii="Arial" w:hAnsi="Arial" w:cs="Arial"/>
          <w:i/>
          <w:w w:val="95"/>
          <w:sz w:val="18"/>
        </w:rPr>
        <w:t xml:space="preserve">appsrv </w:t>
      </w:r>
      <w:r w:rsidRPr="001058B5">
        <w:rPr>
          <w:rFonts w:ascii="Arial" w:hAnsi="Arial" w:cs="Arial"/>
          <w:w w:val="95"/>
          <w:sz w:val="18"/>
        </w:rPr>
        <w:t>AUTHENTICATION REQUIRED;</w:t>
      </w:r>
    </w:p>
    <w:p w14:paraId="3A77C89F" w14:textId="77777777" w:rsidR="008C539B" w:rsidRPr="001058B5" w:rsidRDefault="008C539B" w:rsidP="005032A6">
      <w:pPr>
        <w:pStyle w:val="BodyText"/>
        <w:spacing w:before="1"/>
        <w:ind w:left="1710"/>
        <w:rPr>
          <w:rFonts w:ascii="Arial" w:hAnsi="Arial" w:cs="Arial"/>
          <w:sz w:val="19"/>
        </w:rPr>
      </w:pPr>
    </w:p>
    <w:p w14:paraId="0DC9D351" w14:textId="77777777" w:rsidR="005032A6" w:rsidRDefault="005032A6" w:rsidP="005032A6">
      <w:pPr>
        <w:pStyle w:val="BodyText"/>
        <w:spacing w:before="1" w:line="228" w:lineRule="auto"/>
        <w:ind w:left="1710" w:right="102"/>
        <w:rPr>
          <w:rFonts w:ascii="Arial" w:hAnsi="Arial" w:cs="Arial"/>
          <w:w w:val="95"/>
        </w:rPr>
      </w:pPr>
      <w:r w:rsidRPr="005032A6">
        <w:rPr>
          <w:rFonts w:ascii="Arial" w:hAnsi="Arial" w:cs="Arial"/>
          <w:w w:val="95"/>
        </w:rPr>
        <w:t>Mệnh đề AUTHENTICATION REQUIRED đảm bảo rằng các thông tin xác thực cho người dùng phải được trình bày khi người dùng được xác thực thông qua proxy được chỉ định.</w:t>
      </w:r>
    </w:p>
    <w:p w14:paraId="74664E51" w14:textId="12BC7F7A" w:rsidR="008C539B" w:rsidRPr="005032A6" w:rsidRDefault="008D1AB8" w:rsidP="005032A6">
      <w:pPr>
        <w:pStyle w:val="BodyText"/>
        <w:spacing w:before="1" w:line="228" w:lineRule="auto"/>
        <w:ind w:left="1710" w:right="102"/>
        <w:rPr>
          <w:rFonts w:ascii="Arial" w:hAnsi="Arial" w:cs="Arial"/>
        </w:rPr>
      </w:pPr>
      <w:r>
        <w:rPr>
          <w:rFonts w:ascii="Arial" w:hAnsi="Arial" w:cs="Arial"/>
        </w:rPr>
        <w:pict w14:anchorId="5DDE4F1C">
          <v:group id="_x0000_s1496" style="position:absolute;left:0;text-align:left;margin-left:204pt;margin-top:13.4pt;width:300pt;height:2.55pt;z-index:2704;mso-wrap-distance-left:0;mso-wrap-distance-right:0;mso-position-horizontal-relative:page" coordorigin="4080,268" coordsize="6000,51">
            <v:line id="_x0000_s1498" style="position:absolute" from="4080,271" to="10080,271" strokeweight=".24pt"/>
            <v:line id="_x0000_s1497" style="position:absolute" from="4080,316" to="10080,316" strokeweight=".24pt"/>
            <w10:wrap type="topAndBottom" anchorx="page"/>
          </v:group>
        </w:pict>
      </w:r>
    </w:p>
    <w:p w14:paraId="13D7785B" w14:textId="382ECA51" w:rsidR="008C539B" w:rsidRPr="001058B5" w:rsidRDefault="005032A6" w:rsidP="005032A6">
      <w:pPr>
        <w:pStyle w:val="BodyText"/>
        <w:spacing w:before="29" w:after="105" w:line="228" w:lineRule="auto"/>
        <w:ind w:left="2340" w:right="1258"/>
        <w:jc w:val="both"/>
        <w:rPr>
          <w:rFonts w:ascii="Arial" w:hAnsi="Arial" w:cs="Arial"/>
        </w:rPr>
      </w:pPr>
      <w:r>
        <w:rPr>
          <w:rFonts w:ascii="Arial" w:hAnsi="Arial" w:cs="Arial"/>
          <w:b/>
          <w:sz w:val="19"/>
        </w:rPr>
        <w:t>Chú ý</w:t>
      </w:r>
      <w:r w:rsidR="00C12992" w:rsidRPr="001058B5">
        <w:rPr>
          <w:rFonts w:ascii="Arial" w:hAnsi="Arial" w:cs="Arial"/>
          <w:b/>
          <w:sz w:val="19"/>
        </w:rPr>
        <w:t>:</w:t>
      </w:r>
      <w:r w:rsidR="00C12992" w:rsidRPr="001058B5">
        <w:rPr>
          <w:rFonts w:ascii="Arial" w:hAnsi="Arial" w:cs="Arial"/>
          <w:b/>
          <w:spacing w:val="22"/>
          <w:sz w:val="19"/>
        </w:rPr>
        <w:t xml:space="preserve"> </w:t>
      </w:r>
      <w:r w:rsidRPr="005032A6">
        <w:rPr>
          <w:rFonts w:ascii="Arial" w:hAnsi="Arial" w:cs="Arial"/>
        </w:rPr>
        <w:t>Đối với khả năng tương thích ngược, nếu bạn sử dụng mệnh đề proxy AUTHENTICATED USING PASSWORD, thì Cơ sở dữ liệu Oracle sẽ chuyển đổi nó thành AUTHENTICATION REQUIRED</w:t>
      </w:r>
      <w:r w:rsidR="00C12992" w:rsidRPr="001058B5">
        <w:rPr>
          <w:rFonts w:ascii="Arial" w:hAnsi="Arial" w:cs="Arial"/>
        </w:rPr>
        <w:t>.</w:t>
      </w:r>
    </w:p>
    <w:p w14:paraId="4C310982" w14:textId="2B7082F3" w:rsidR="008C539B" w:rsidRPr="001058B5" w:rsidRDefault="008D1AB8" w:rsidP="005032A6">
      <w:pPr>
        <w:pStyle w:val="BodyText"/>
        <w:spacing w:line="50" w:lineRule="exact"/>
        <w:ind w:left="2340"/>
        <w:rPr>
          <w:rFonts w:ascii="Arial" w:hAnsi="Arial" w:cs="Arial"/>
          <w:sz w:val="5"/>
        </w:rPr>
      </w:pPr>
      <w:r>
        <w:rPr>
          <w:rFonts w:ascii="Arial" w:hAnsi="Arial" w:cs="Arial"/>
          <w:sz w:val="5"/>
        </w:rPr>
      </w:r>
      <w:r>
        <w:rPr>
          <w:rFonts w:ascii="Arial" w:hAnsi="Arial" w:cs="Arial"/>
          <w:sz w:val="5"/>
        </w:rPr>
        <w:pict w14:anchorId="3EA053D9">
          <v:group id="_x0000_s1493" style="width:300pt;height:2.5pt;mso-position-horizontal-relative:char;mso-position-vertical-relative:line" coordsize="6000,50">
            <v:line id="_x0000_s1495" style="position:absolute" from="0,2" to="6000,2" strokeweight=".24pt"/>
            <v:line id="_x0000_s1494" style="position:absolute" from="0,47" to="6000,47" strokeweight=".24pt"/>
            <w10:anchorlock/>
          </v:group>
        </w:pict>
      </w:r>
    </w:p>
    <w:p w14:paraId="1046A0E3" w14:textId="77777777" w:rsidR="008C539B" w:rsidRPr="001058B5" w:rsidRDefault="008C539B" w:rsidP="005032A6">
      <w:pPr>
        <w:pStyle w:val="BodyText"/>
        <w:spacing w:before="2"/>
        <w:ind w:left="2340"/>
        <w:rPr>
          <w:rFonts w:ascii="Arial" w:hAnsi="Arial" w:cs="Arial"/>
          <w:sz w:val="11"/>
        </w:rPr>
      </w:pPr>
    </w:p>
    <w:p w14:paraId="761451ED" w14:textId="3559E3A0" w:rsidR="005032A6" w:rsidRDefault="005032A6" w:rsidP="005032A6">
      <w:pPr>
        <w:pStyle w:val="BodyText"/>
        <w:spacing w:before="105" w:line="232" w:lineRule="auto"/>
        <w:ind w:left="1710" w:right="102" w:hanging="1"/>
        <w:rPr>
          <w:rFonts w:ascii="Arial" w:hAnsi="Arial" w:cs="Arial"/>
          <w:b/>
          <w:spacing w:val="-17"/>
        </w:rPr>
      </w:pPr>
      <w:r>
        <w:rPr>
          <w:rFonts w:ascii="Arial" w:hAnsi="Arial" w:cs="Arial"/>
          <w:b/>
          <w:spacing w:val="-16"/>
        </w:rPr>
        <w:t>Sử dụng xác thực dựa trên mật khẩu</w:t>
      </w:r>
      <w:r w:rsidR="00C12992" w:rsidRPr="001058B5">
        <w:rPr>
          <w:rFonts w:ascii="Arial" w:hAnsi="Arial" w:cs="Arial"/>
          <w:b/>
          <w:spacing w:val="-17"/>
        </w:rPr>
        <w:t xml:space="preserve"> </w:t>
      </w:r>
    </w:p>
    <w:p w14:paraId="4967E5C8" w14:textId="77777777" w:rsidR="00E002DE" w:rsidRDefault="00E002DE" w:rsidP="005032A6">
      <w:pPr>
        <w:pStyle w:val="BodyText"/>
        <w:spacing w:before="109" w:line="246" w:lineRule="exact"/>
        <w:ind w:left="1710"/>
        <w:rPr>
          <w:rFonts w:ascii="Arial" w:hAnsi="Arial" w:cs="Arial"/>
        </w:rPr>
      </w:pPr>
      <w:r w:rsidRPr="00E002DE">
        <w:rPr>
          <w:rFonts w:ascii="Arial" w:hAnsi="Arial" w:cs="Arial"/>
        </w:rPr>
        <w:t>Khi bạn sử dụng xác thực proxy dựa trên mật khẩu, Cơ sở dữ liệu Oracle chuyển mật khẩu của máy khách đến máy chủ tầng giữa. Máy chủ cấp trung bình sau đó chuyển mật khẩu làm thuộc tính cho máy chủ dữ liệu để xác minh. Ưu điểm chính của việc này là máy tính khách không cần phải cài đặt phần mềm Oracle để thực hiện các hoạt động cơ sở dữ liệu.</w:t>
      </w:r>
    </w:p>
    <w:p w14:paraId="32AD7772" w14:textId="52B8810E" w:rsidR="00E002DE" w:rsidRDefault="00E002DE" w:rsidP="00E002DE">
      <w:pPr>
        <w:spacing w:before="137"/>
        <w:ind w:left="1710"/>
        <w:rPr>
          <w:rFonts w:ascii="Arial" w:hAnsi="Arial" w:cs="Arial"/>
          <w:sz w:val="20"/>
          <w:szCs w:val="20"/>
        </w:rPr>
      </w:pPr>
      <w:r w:rsidRPr="00E002DE">
        <w:rPr>
          <w:rFonts w:ascii="Arial" w:hAnsi="Arial" w:cs="Arial"/>
          <w:sz w:val="20"/>
          <w:szCs w:val="20"/>
        </w:rPr>
        <w:t xml:space="preserve">Để truyền mật khẩu của máy khách, máy chủ tầng trung gọi </w:t>
      </w:r>
      <w:r>
        <w:rPr>
          <w:rFonts w:ascii="Arial" w:hAnsi="Arial" w:cs="Arial"/>
          <w:sz w:val="20"/>
          <w:szCs w:val="20"/>
        </w:rPr>
        <w:t xml:space="preserve">chức năng </w:t>
      </w:r>
      <w:r w:rsidRPr="00E002DE">
        <w:rPr>
          <w:rFonts w:ascii="Arial" w:hAnsi="Arial" w:cs="Arial"/>
          <w:sz w:val="20"/>
          <w:szCs w:val="20"/>
        </w:rPr>
        <w:t>OCIAttrSet ()</w:t>
      </w:r>
      <w:r>
        <w:rPr>
          <w:rFonts w:ascii="Arial" w:hAnsi="Arial" w:cs="Arial"/>
          <w:sz w:val="20"/>
          <w:szCs w:val="20"/>
        </w:rPr>
        <w:t xml:space="preserve"> </w:t>
      </w:r>
      <w:r w:rsidRPr="00E002DE">
        <w:rPr>
          <w:rFonts w:ascii="Arial" w:hAnsi="Arial" w:cs="Arial"/>
          <w:sz w:val="20"/>
          <w:szCs w:val="20"/>
        </w:rPr>
        <w:t>như sau, chuyển OCI_ATTR_PASSWORD làm kiểu thuộc tính đang được thiết lập.</w:t>
      </w:r>
    </w:p>
    <w:p w14:paraId="0FC1879F" w14:textId="43CC2888" w:rsidR="008C539B" w:rsidRPr="00A922BF" w:rsidRDefault="00C12992" w:rsidP="00E002DE">
      <w:pPr>
        <w:spacing w:before="137"/>
        <w:ind w:left="2260"/>
        <w:rPr>
          <w:rFonts w:ascii="Courier New" w:hAnsi="Courier New" w:cs="Courier New"/>
          <w:sz w:val="18"/>
        </w:rPr>
      </w:pPr>
      <w:r w:rsidRPr="00A922BF">
        <w:rPr>
          <w:rFonts w:ascii="Courier New" w:hAnsi="Courier New" w:cs="Courier New"/>
          <w:w w:val="95"/>
          <w:sz w:val="18"/>
        </w:rPr>
        <w:t>OCIAttrSet(</w:t>
      </w:r>
    </w:p>
    <w:p w14:paraId="33B36293" w14:textId="458E36E8" w:rsidR="00E002DE" w:rsidRDefault="00C12992">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85"/>
          <w:sz w:val="18"/>
        </w:rPr>
        <w:t>session_handle,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64"/>
          <w:w w:val="95"/>
          <w:sz w:val="18"/>
        </w:rPr>
        <w:t xml:space="preserve"> </w:t>
      </w:r>
      <w:r w:rsidR="00E002DE" w:rsidRPr="00E002DE">
        <w:rPr>
          <w:rFonts w:ascii="Courier New" w:hAnsi="Courier New" w:cs="Courier New"/>
          <w:w w:val="95"/>
          <w:sz w:val="18"/>
        </w:rPr>
        <w:t>Con trỏ đến tay có thuộc tính được sửa đổi</w:t>
      </w:r>
      <w:r w:rsidRPr="00A922BF">
        <w:rPr>
          <w:rFonts w:ascii="Courier New" w:hAnsi="Courier New" w:cs="Courier New"/>
          <w:w w:val="95"/>
          <w:sz w:val="18"/>
        </w:rPr>
        <w:t>.</w:t>
      </w:r>
      <w:r w:rsidRPr="00A922BF">
        <w:rPr>
          <w:rFonts w:ascii="Courier New" w:hAnsi="Courier New" w:cs="Courier New"/>
          <w:spacing w:val="-63"/>
          <w:w w:val="95"/>
          <w:sz w:val="18"/>
        </w:rPr>
        <w:t xml:space="preserve"> </w:t>
      </w:r>
      <w:r w:rsidRPr="00A922BF">
        <w:rPr>
          <w:rFonts w:ascii="Courier New" w:hAnsi="Courier New" w:cs="Courier New"/>
          <w:w w:val="95"/>
          <w:sz w:val="18"/>
        </w:rPr>
        <w:t xml:space="preserve">*/ </w:t>
      </w:r>
    </w:p>
    <w:p w14:paraId="1E92661E" w14:textId="77777777" w:rsidR="00E002DE" w:rsidRPr="00E002DE" w:rsidRDefault="00C12992" w:rsidP="00E002DE">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95"/>
          <w:sz w:val="18"/>
        </w:rPr>
        <w:t xml:space="preserve">OCI_HTYPE_SESSION, /* </w:t>
      </w:r>
      <w:r w:rsidR="00E002DE" w:rsidRPr="00E002DE">
        <w:rPr>
          <w:rFonts w:ascii="Courier New" w:hAnsi="Courier New" w:cs="Courier New"/>
          <w:w w:val="95"/>
          <w:sz w:val="18"/>
        </w:rPr>
        <w:t>Xử lý loại: xử lý phiên người dùng OCI</w:t>
      </w:r>
      <w:r w:rsidRPr="00A922BF">
        <w:rPr>
          <w:rFonts w:ascii="Courier New" w:hAnsi="Courier New" w:cs="Courier New"/>
          <w:w w:val="95"/>
          <w:sz w:val="18"/>
        </w:rPr>
        <w:t xml:space="preserve">. */ </w:t>
      </w:r>
      <w:r w:rsidRPr="00A922BF">
        <w:rPr>
          <w:rFonts w:ascii="Courier New" w:hAnsi="Courier New" w:cs="Courier New"/>
          <w:w w:val="90"/>
          <w:sz w:val="18"/>
        </w:rPr>
        <w:t>password_ptr,</w:t>
      </w:r>
      <w:r w:rsidRPr="00A922BF">
        <w:rPr>
          <w:rFonts w:ascii="Courier New" w:hAnsi="Courier New" w:cs="Courier New"/>
          <w:w w:val="90"/>
          <w:sz w:val="18"/>
        </w:rPr>
        <w:tab/>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00E002DE" w:rsidRPr="00E002DE">
        <w:rPr>
          <w:rFonts w:ascii="Courier New" w:hAnsi="Courier New" w:cs="Courier New"/>
          <w:w w:val="95"/>
          <w:sz w:val="18"/>
        </w:rPr>
        <w:t>Con trỏ đến giá trị của thuộc tính mật khẩu</w:t>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Pr="00A922BF">
        <w:rPr>
          <w:rFonts w:ascii="Courier New" w:hAnsi="Courier New" w:cs="Courier New"/>
          <w:w w:val="95"/>
          <w:sz w:val="18"/>
        </w:rPr>
        <w:t>*/ 0,</w:t>
      </w:r>
      <w:r w:rsidRPr="00A922BF">
        <w:rPr>
          <w:rFonts w:ascii="Courier New" w:hAnsi="Courier New" w:cs="Courier New"/>
          <w:w w:val="95"/>
          <w:sz w:val="18"/>
        </w:rPr>
        <w:tab/>
        <w:t>/*</w:t>
      </w:r>
      <w:r w:rsidRPr="00A922BF">
        <w:rPr>
          <w:rFonts w:ascii="Courier New" w:hAnsi="Courier New" w:cs="Courier New"/>
          <w:spacing w:val="-53"/>
          <w:w w:val="95"/>
          <w:sz w:val="18"/>
        </w:rPr>
        <w:t xml:space="preserve"> </w:t>
      </w:r>
      <w:r w:rsidR="00E002DE" w:rsidRPr="00E002DE">
        <w:rPr>
          <w:rFonts w:ascii="Courier New" w:hAnsi="Courier New" w:cs="Courier New"/>
          <w:w w:val="95"/>
          <w:sz w:val="18"/>
        </w:rPr>
        <w:t>Kích thước của giá trị thuộc tính mật khẩu đã</w:t>
      </w:r>
    </w:p>
    <w:p w14:paraId="32F17BE7" w14:textId="131EB64A" w:rsidR="00E002DE" w:rsidRDefault="00E002DE" w:rsidP="00E002DE">
      <w:pPr>
        <w:tabs>
          <w:tab w:val="left" w:pos="4205"/>
        </w:tabs>
        <w:spacing w:before="16" w:line="259" w:lineRule="auto"/>
        <w:ind w:left="2444" w:right="684"/>
        <w:rPr>
          <w:rFonts w:ascii="Courier New" w:hAnsi="Courier New" w:cs="Courier New"/>
          <w:w w:val="95"/>
          <w:sz w:val="18"/>
        </w:rPr>
      </w:pPr>
      <w:r>
        <w:rPr>
          <w:rFonts w:ascii="Courier New" w:hAnsi="Courier New" w:cs="Courier New"/>
          <w:w w:val="95"/>
          <w:sz w:val="18"/>
        </w:rPr>
        <w:tab/>
      </w:r>
      <w:r w:rsidRPr="00E002DE">
        <w:rPr>
          <w:rFonts w:ascii="Courier New" w:hAnsi="Courier New" w:cs="Courier New"/>
          <w:w w:val="95"/>
          <w:sz w:val="18"/>
        </w:rPr>
        <w:t>được biết đến bởi thư viện OCI</w:t>
      </w:r>
      <w:r w:rsidR="00C12992" w:rsidRPr="00A922BF">
        <w:rPr>
          <w:rFonts w:ascii="Courier New" w:hAnsi="Courier New" w:cs="Courier New"/>
          <w:w w:val="95"/>
          <w:sz w:val="18"/>
        </w:rPr>
        <w:t>.</w:t>
      </w:r>
      <w:r w:rsidR="00C12992" w:rsidRPr="00A922BF">
        <w:rPr>
          <w:rFonts w:ascii="Courier New" w:hAnsi="Courier New" w:cs="Courier New"/>
          <w:spacing w:val="-57"/>
          <w:w w:val="95"/>
          <w:sz w:val="18"/>
        </w:rPr>
        <w:t xml:space="preserve"> </w:t>
      </w:r>
      <w:r w:rsidR="00C12992" w:rsidRPr="00A922BF">
        <w:rPr>
          <w:rFonts w:ascii="Courier New" w:hAnsi="Courier New" w:cs="Courier New"/>
          <w:w w:val="95"/>
          <w:sz w:val="18"/>
        </w:rPr>
        <w:t>*/</w:t>
      </w:r>
    </w:p>
    <w:p w14:paraId="5F307B3B" w14:textId="6C2CEB69" w:rsidR="008C539B" w:rsidRPr="00A922BF" w:rsidRDefault="00C12992" w:rsidP="00E002DE">
      <w:pPr>
        <w:tabs>
          <w:tab w:val="left" w:pos="4205"/>
        </w:tabs>
        <w:spacing w:before="16" w:line="259" w:lineRule="auto"/>
        <w:ind w:left="2444" w:right="684"/>
        <w:rPr>
          <w:rFonts w:ascii="Courier New" w:hAnsi="Courier New" w:cs="Courier New"/>
          <w:sz w:val="18"/>
        </w:rPr>
      </w:pPr>
      <w:r w:rsidRPr="00A922BF">
        <w:rPr>
          <w:rFonts w:ascii="Courier New" w:hAnsi="Courier New" w:cs="Courier New"/>
          <w:w w:val="95"/>
          <w:sz w:val="18"/>
        </w:rPr>
        <w:t xml:space="preserve">OCI_ATTR_PASSWORD, /* </w:t>
      </w:r>
      <w:r w:rsidR="00E002DE" w:rsidRPr="00E002DE">
        <w:rPr>
          <w:rFonts w:ascii="Courier New" w:hAnsi="Courier New" w:cs="Courier New"/>
          <w:w w:val="95"/>
          <w:sz w:val="18"/>
        </w:rPr>
        <w:t>Kiểu thuộc tính</w:t>
      </w:r>
      <w:r w:rsidRPr="00A922BF">
        <w:rPr>
          <w:rFonts w:ascii="Courier New" w:hAnsi="Courier New" w:cs="Courier New"/>
          <w:w w:val="95"/>
          <w:sz w:val="18"/>
        </w:rPr>
        <w:t>. */</w:t>
      </w:r>
    </w:p>
    <w:p w14:paraId="670A2003" w14:textId="77777777" w:rsidR="00E002DE" w:rsidRPr="00E002DE" w:rsidRDefault="00C12992" w:rsidP="00E002DE">
      <w:pPr>
        <w:tabs>
          <w:tab w:val="left" w:pos="4205"/>
        </w:tabs>
        <w:ind w:left="2444"/>
        <w:rPr>
          <w:rFonts w:ascii="Courier New" w:hAnsi="Courier New" w:cs="Courier New"/>
          <w:w w:val="95"/>
          <w:sz w:val="18"/>
        </w:rPr>
      </w:pPr>
      <w:r w:rsidRPr="00A922BF">
        <w:rPr>
          <w:rFonts w:ascii="Courier New" w:hAnsi="Courier New" w:cs="Courier New"/>
          <w:w w:val="85"/>
          <w:sz w:val="18"/>
        </w:rPr>
        <w:t>error_handle);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28"/>
          <w:w w:val="95"/>
          <w:sz w:val="18"/>
        </w:rPr>
        <w:t xml:space="preserve"> </w:t>
      </w:r>
      <w:r w:rsidR="00E002DE" w:rsidRPr="00E002DE">
        <w:rPr>
          <w:rFonts w:ascii="Courier New" w:hAnsi="Courier New" w:cs="Courier New"/>
          <w:w w:val="95"/>
          <w:sz w:val="18"/>
        </w:rPr>
        <w:t>Một xử lý lỗi được sử dụng để truy xuất chẩn đoán</w:t>
      </w:r>
    </w:p>
    <w:p w14:paraId="7A7F682C" w14:textId="7B30E031" w:rsidR="008C539B" w:rsidRPr="00A922BF" w:rsidRDefault="00377208" w:rsidP="00E002DE">
      <w:pPr>
        <w:tabs>
          <w:tab w:val="left" w:pos="4205"/>
        </w:tabs>
        <w:ind w:left="2444"/>
        <w:rPr>
          <w:rFonts w:ascii="Courier New" w:hAnsi="Courier New" w:cs="Courier New"/>
          <w:sz w:val="18"/>
        </w:rPr>
      </w:pPr>
      <w:r>
        <w:rPr>
          <w:rFonts w:ascii="Courier New" w:hAnsi="Courier New" w:cs="Courier New"/>
          <w:w w:val="95"/>
          <w:sz w:val="18"/>
        </w:rPr>
        <w:tab/>
      </w:r>
      <w:r w:rsidR="00E002DE" w:rsidRPr="00E002DE">
        <w:rPr>
          <w:rFonts w:ascii="Courier New" w:hAnsi="Courier New" w:cs="Courier New"/>
          <w:w w:val="95"/>
          <w:sz w:val="18"/>
        </w:rPr>
        <w:t>thông tin trong trường hợp có lỗi</w:t>
      </w:r>
      <w:r w:rsidR="00C12992" w:rsidRPr="00A922BF">
        <w:rPr>
          <w:rFonts w:ascii="Courier New" w:hAnsi="Courier New" w:cs="Courier New"/>
          <w:w w:val="95"/>
          <w:sz w:val="18"/>
        </w:rPr>
        <w:t>. */</w:t>
      </w:r>
    </w:p>
    <w:p w14:paraId="04CC52EE" w14:textId="77777777" w:rsidR="008C539B" w:rsidRPr="001058B5" w:rsidRDefault="008C539B">
      <w:pPr>
        <w:pStyle w:val="BodyText"/>
        <w:spacing w:before="6"/>
        <w:rPr>
          <w:rFonts w:ascii="Arial" w:hAnsi="Arial" w:cs="Arial"/>
        </w:rPr>
      </w:pPr>
    </w:p>
    <w:p w14:paraId="27135368" w14:textId="77777777" w:rsidR="00377208" w:rsidRDefault="00377208" w:rsidP="005032A6">
      <w:pPr>
        <w:pStyle w:val="BodyText"/>
        <w:spacing w:line="232" w:lineRule="auto"/>
        <w:ind w:left="1710" w:right="106"/>
        <w:rPr>
          <w:rFonts w:ascii="Arial" w:hAnsi="Arial" w:cs="Arial"/>
          <w:b/>
          <w:spacing w:val="-16"/>
        </w:rPr>
      </w:pPr>
      <w:r w:rsidRPr="00377208">
        <w:rPr>
          <w:rFonts w:ascii="Arial" w:hAnsi="Arial" w:cs="Arial"/>
          <w:b/>
          <w:spacing w:val="-16"/>
        </w:rPr>
        <w:t>Sử dụng xác thực proxy với người dùng doanh nghiệp</w:t>
      </w:r>
    </w:p>
    <w:p w14:paraId="5B9740FB" w14:textId="77777777" w:rsidR="00377208" w:rsidRDefault="00377208" w:rsidP="005032A6">
      <w:pPr>
        <w:pStyle w:val="BodyText"/>
        <w:spacing w:before="116" w:line="230" w:lineRule="auto"/>
        <w:ind w:left="1710"/>
        <w:rPr>
          <w:rFonts w:ascii="Arial" w:hAnsi="Arial" w:cs="Arial"/>
        </w:rPr>
      </w:pPr>
      <w:r w:rsidRPr="00377208">
        <w:rPr>
          <w:rFonts w:ascii="Arial" w:hAnsi="Arial" w:cs="Arial"/>
        </w:rPr>
        <w:t>Nếu tầng giữa kết nối với cơ sở dữ liệu như một khách hàng là người dùng doanh nghiệp, thì tên phân biệt hoặc chứng chỉ X.509 chứa tên phân biệt được chuyển qua thay vì tên người dùng cơ sở dữ liệu. Nếu người dùng là người dùng doanh nghiệp đã được xác thực mật khẩu, thì tầng giữa phải cung cấp, ở mức tối thiểu, một tên duy nhất toàn cầu cho người dùng. Cơ sở dữ liệu sử dụng tên này để tra cứu người dùng trong Oracle Internet Directory.</w:t>
      </w:r>
    </w:p>
    <w:p w14:paraId="4D8B5C26" w14:textId="77777777" w:rsidR="00377208" w:rsidRDefault="00377208" w:rsidP="00377208">
      <w:pPr>
        <w:spacing w:before="142"/>
        <w:ind w:left="1710"/>
        <w:rPr>
          <w:rFonts w:ascii="Arial" w:hAnsi="Arial" w:cs="Arial"/>
          <w:spacing w:val="-9"/>
          <w:sz w:val="20"/>
          <w:szCs w:val="20"/>
        </w:rPr>
      </w:pPr>
      <w:r w:rsidRPr="00377208">
        <w:rPr>
          <w:rFonts w:ascii="Arial" w:hAnsi="Arial" w:cs="Arial"/>
          <w:spacing w:val="-9"/>
          <w:sz w:val="20"/>
          <w:szCs w:val="20"/>
        </w:rPr>
        <w:t>Để truyền tên phân biệt của máy khách, máy chủ ứng dụng sẽ gọi phương thức Giao diện cuộc gọi Oracle OCIAttrSet () với OCI_ATTR_DISTINGUISHED_NAME làm kiểu thuộc tính, như sau:</w:t>
      </w:r>
    </w:p>
    <w:p w14:paraId="35A9FC6E" w14:textId="765B0534"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OCIAttrSet(session_handle,</w:t>
      </w:r>
    </w:p>
    <w:p w14:paraId="5545DE0D"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OCI_HTYPE_SESSION,</w:t>
      </w:r>
    </w:p>
    <w:p w14:paraId="74648D9C" w14:textId="77777777" w:rsidR="008C539B" w:rsidRPr="00A922BF" w:rsidRDefault="00C12992">
      <w:pPr>
        <w:spacing w:before="16" w:line="259" w:lineRule="auto"/>
        <w:ind w:left="3278" w:right="5037"/>
        <w:rPr>
          <w:rFonts w:ascii="Courier New" w:hAnsi="Courier New" w:cs="Courier New"/>
          <w:sz w:val="18"/>
        </w:rPr>
      </w:pPr>
      <w:r w:rsidRPr="00A922BF">
        <w:rPr>
          <w:rFonts w:ascii="Courier New" w:hAnsi="Courier New" w:cs="Courier New"/>
          <w:w w:val="85"/>
          <w:sz w:val="18"/>
        </w:rPr>
        <w:t xml:space="preserve">distinguished_name, </w:t>
      </w:r>
      <w:r w:rsidRPr="00A922BF">
        <w:rPr>
          <w:rFonts w:ascii="Courier New" w:hAnsi="Courier New" w:cs="Courier New"/>
          <w:w w:val="95"/>
          <w:sz w:val="18"/>
        </w:rPr>
        <w:t>0,</w:t>
      </w:r>
    </w:p>
    <w:p w14:paraId="5099814C" w14:textId="77777777" w:rsidR="008C539B" w:rsidRPr="00A922BF" w:rsidRDefault="00C12992">
      <w:pPr>
        <w:ind w:left="3278"/>
        <w:rPr>
          <w:rFonts w:ascii="Courier New" w:hAnsi="Courier New" w:cs="Courier New"/>
          <w:sz w:val="18"/>
        </w:rPr>
      </w:pPr>
      <w:r w:rsidRPr="00A922BF">
        <w:rPr>
          <w:rFonts w:ascii="Courier New" w:hAnsi="Courier New" w:cs="Courier New"/>
          <w:w w:val="95"/>
          <w:sz w:val="18"/>
        </w:rPr>
        <w:t>OCI_ATTR_DISTINGUISHED_NAME,</w:t>
      </w:r>
    </w:p>
    <w:p w14:paraId="2C02228B"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error_handle);</w:t>
      </w:r>
    </w:p>
    <w:p w14:paraId="68F3F17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83E45B" w14:textId="77777777" w:rsidR="008C539B" w:rsidRPr="001058B5" w:rsidRDefault="008C539B">
      <w:pPr>
        <w:pStyle w:val="BodyText"/>
        <w:rPr>
          <w:rFonts w:ascii="Arial" w:hAnsi="Arial" w:cs="Arial"/>
        </w:rPr>
      </w:pPr>
    </w:p>
    <w:p w14:paraId="6BDC6DBE" w14:textId="77777777" w:rsidR="008C539B" w:rsidRPr="001058B5" w:rsidRDefault="008C539B">
      <w:pPr>
        <w:pStyle w:val="BodyText"/>
        <w:spacing w:before="3"/>
        <w:rPr>
          <w:rFonts w:ascii="Arial" w:hAnsi="Arial" w:cs="Arial"/>
          <w:sz w:val="27"/>
        </w:rPr>
      </w:pPr>
    </w:p>
    <w:p w14:paraId="0D2F3193" w14:textId="77777777" w:rsidR="00377208" w:rsidRDefault="00377208">
      <w:pPr>
        <w:spacing w:before="141"/>
        <w:ind w:left="1660"/>
        <w:rPr>
          <w:rFonts w:ascii="Arial" w:hAnsi="Arial" w:cs="Arial"/>
          <w:spacing w:val="-9"/>
          <w:sz w:val="20"/>
          <w:szCs w:val="20"/>
        </w:rPr>
      </w:pPr>
      <w:r w:rsidRPr="00377208">
        <w:rPr>
          <w:rFonts w:ascii="Arial" w:hAnsi="Arial" w:cs="Arial"/>
          <w:spacing w:val="-9"/>
          <w:sz w:val="20"/>
          <w:szCs w:val="20"/>
        </w:rPr>
        <w:t>Để vượt qua toàn bộ chứng chỉ, tầng giữa sẽ gọi OCIAttrSet () với OCI_ ATTR_CERTIFICATE làm kiểu thuộc tính, như sau.</w:t>
      </w:r>
    </w:p>
    <w:p w14:paraId="5F091F70" w14:textId="668D98E3" w:rsidR="008C539B" w:rsidRPr="001058B5" w:rsidRDefault="00C12992">
      <w:pPr>
        <w:spacing w:before="141"/>
        <w:ind w:left="1660"/>
        <w:rPr>
          <w:rFonts w:ascii="Arial" w:hAnsi="Arial" w:cs="Arial"/>
          <w:sz w:val="18"/>
        </w:rPr>
      </w:pPr>
      <w:r w:rsidRPr="001058B5">
        <w:rPr>
          <w:rFonts w:ascii="Arial" w:hAnsi="Arial" w:cs="Arial"/>
          <w:w w:val="95"/>
          <w:sz w:val="18"/>
        </w:rPr>
        <w:t>OCIAttrSet(session_handle,</w:t>
      </w:r>
    </w:p>
    <w:p w14:paraId="7C07FE07" w14:textId="77777777" w:rsidR="008C539B" w:rsidRPr="001058B5" w:rsidRDefault="00C12992">
      <w:pPr>
        <w:spacing w:before="15"/>
        <w:ind w:left="2678"/>
        <w:rPr>
          <w:rFonts w:ascii="Arial" w:hAnsi="Arial" w:cs="Arial"/>
          <w:sz w:val="18"/>
        </w:rPr>
      </w:pPr>
      <w:r w:rsidRPr="001058B5">
        <w:rPr>
          <w:rFonts w:ascii="Arial" w:hAnsi="Arial" w:cs="Arial"/>
          <w:w w:val="95"/>
          <w:sz w:val="18"/>
        </w:rPr>
        <w:t>OCI_HTYPE_SESSION,</w:t>
      </w:r>
    </w:p>
    <w:p w14:paraId="59A94A6D" w14:textId="77777777" w:rsidR="008C539B" w:rsidRPr="001058B5" w:rsidRDefault="00C12992">
      <w:pPr>
        <w:spacing w:before="17" w:line="259" w:lineRule="auto"/>
        <w:ind w:left="2678" w:right="5453"/>
        <w:rPr>
          <w:rFonts w:ascii="Arial" w:hAnsi="Arial" w:cs="Arial"/>
          <w:sz w:val="18"/>
        </w:rPr>
      </w:pPr>
      <w:r w:rsidRPr="001058B5">
        <w:rPr>
          <w:rFonts w:ascii="Arial" w:hAnsi="Arial" w:cs="Arial"/>
          <w:w w:val="95"/>
          <w:sz w:val="18"/>
        </w:rPr>
        <w:t xml:space="preserve">certificate, </w:t>
      </w:r>
      <w:r w:rsidRPr="001058B5">
        <w:rPr>
          <w:rFonts w:ascii="Arial" w:hAnsi="Arial" w:cs="Arial"/>
          <w:w w:val="90"/>
          <w:sz w:val="18"/>
        </w:rPr>
        <w:t xml:space="preserve">certificate_length, </w:t>
      </w:r>
      <w:r w:rsidRPr="001058B5">
        <w:rPr>
          <w:rFonts w:ascii="Arial" w:hAnsi="Arial" w:cs="Arial"/>
          <w:w w:val="85"/>
          <w:sz w:val="18"/>
        </w:rPr>
        <w:t>OCI_ATTR_CERTIFICATE,</w:t>
      </w:r>
    </w:p>
    <w:p w14:paraId="4E99296A" w14:textId="77777777" w:rsidR="008C539B" w:rsidRPr="001058B5" w:rsidRDefault="00C12992">
      <w:pPr>
        <w:spacing w:line="203" w:lineRule="exact"/>
        <w:ind w:left="2678"/>
        <w:rPr>
          <w:rFonts w:ascii="Arial" w:hAnsi="Arial" w:cs="Arial"/>
          <w:sz w:val="18"/>
        </w:rPr>
      </w:pPr>
      <w:r w:rsidRPr="001058B5">
        <w:rPr>
          <w:rFonts w:ascii="Arial" w:hAnsi="Arial" w:cs="Arial"/>
          <w:w w:val="95"/>
          <w:sz w:val="18"/>
        </w:rPr>
        <w:t>error_handle);</w:t>
      </w:r>
    </w:p>
    <w:p w14:paraId="64D69DF9" w14:textId="77777777" w:rsidR="008C539B" w:rsidRPr="001058B5" w:rsidRDefault="008C539B">
      <w:pPr>
        <w:pStyle w:val="BodyText"/>
        <w:spacing w:before="4"/>
        <w:rPr>
          <w:rFonts w:ascii="Arial" w:hAnsi="Arial" w:cs="Arial"/>
          <w:sz w:val="18"/>
        </w:rPr>
      </w:pPr>
    </w:p>
    <w:p w14:paraId="12161EEB" w14:textId="77777777" w:rsidR="00377208" w:rsidRDefault="00377208" w:rsidP="00377208">
      <w:pPr>
        <w:pStyle w:val="BodyText"/>
        <w:spacing w:before="1"/>
        <w:ind w:left="1710"/>
        <w:rPr>
          <w:rFonts w:ascii="Arial" w:hAnsi="Arial" w:cs="Arial"/>
        </w:rPr>
      </w:pPr>
      <w:r w:rsidRPr="00377208">
        <w:rPr>
          <w:rFonts w:ascii="Arial" w:hAnsi="Arial" w:cs="Arial"/>
        </w:rPr>
        <w:t xml:space="preserve">Nếu loại không được chỉ định, thì cơ sở dữ liệu sử dụng loại chứng chỉ mặc định X.509 của </w:t>
      </w:r>
    </w:p>
    <w:p w14:paraId="337E53AD" w14:textId="75ACD0C5" w:rsidR="008C539B" w:rsidRPr="001058B5" w:rsidRDefault="00377208" w:rsidP="00377208">
      <w:pPr>
        <w:pStyle w:val="BodyText"/>
        <w:spacing w:before="1"/>
        <w:ind w:left="1710"/>
        <w:rPr>
          <w:rFonts w:ascii="Arial" w:hAnsi="Arial" w:cs="Arial"/>
          <w:sz w:val="18"/>
        </w:rPr>
      </w:pPr>
      <w:r w:rsidRPr="00377208">
        <w:rPr>
          <w:rFonts w:ascii="Arial" w:hAnsi="Arial" w:cs="Arial"/>
        </w:rPr>
        <w:t>nó.</w:t>
      </w:r>
      <w:r w:rsidR="008D1AB8">
        <w:rPr>
          <w:rFonts w:ascii="Arial" w:hAnsi="Arial" w:cs="Arial"/>
        </w:rPr>
        <w:pict w14:anchorId="27BD7065">
          <v:group id="_x0000_s1490" style="position:absolute;left:0;text-align:left;margin-left:174pt;margin-top:13.25pt;width:300pt;height:2.5pt;z-index:2752;mso-wrap-distance-left:0;mso-wrap-distance-right:0;mso-position-horizontal-relative:page;mso-position-vertical-relative:text" coordorigin="3480,265" coordsize="6000,50">
            <v:line id="_x0000_s1492" style="position:absolute" from="3480,268" to="9480,268" strokeweight=".24pt"/>
            <v:line id="_x0000_s1491" style="position:absolute" from="3480,312" to="9480,312" strokeweight=".24pt"/>
            <w10:wrap type="topAndBottom" anchorx="page"/>
          </v:group>
        </w:pict>
      </w:r>
    </w:p>
    <w:p w14:paraId="105CD138" w14:textId="7155526F" w:rsidR="008C539B" w:rsidRPr="001058B5" w:rsidRDefault="00377208">
      <w:pPr>
        <w:spacing w:before="34"/>
        <w:ind w:left="2380"/>
        <w:rPr>
          <w:rFonts w:ascii="Arial" w:hAnsi="Arial" w:cs="Arial"/>
          <w:b/>
          <w:sz w:val="19"/>
        </w:rPr>
      </w:pPr>
      <w:r>
        <w:rPr>
          <w:rFonts w:ascii="Arial" w:hAnsi="Arial" w:cs="Arial"/>
          <w:b/>
          <w:sz w:val="19"/>
        </w:rPr>
        <w:t>Chú ý</w:t>
      </w:r>
      <w:r w:rsidR="00C12992" w:rsidRPr="001058B5">
        <w:rPr>
          <w:rFonts w:ascii="Arial" w:hAnsi="Arial" w:cs="Arial"/>
          <w:b/>
          <w:sz w:val="19"/>
        </w:rPr>
        <w:t>:</w:t>
      </w:r>
    </w:p>
    <w:p w14:paraId="53D2FBC1" w14:textId="584B32CC" w:rsidR="008C539B" w:rsidRPr="001058B5" w:rsidRDefault="00C12992" w:rsidP="00377208">
      <w:pPr>
        <w:pStyle w:val="ListParagraph"/>
        <w:numPr>
          <w:ilvl w:val="1"/>
          <w:numId w:val="109"/>
        </w:numPr>
        <w:spacing w:before="137" w:line="228" w:lineRule="auto"/>
        <w:ind w:left="2700" w:right="1755" w:firstLine="0"/>
        <w:rPr>
          <w:rFonts w:ascii="Arial" w:hAnsi="Arial" w:cs="Arial"/>
          <w:sz w:val="20"/>
        </w:rPr>
      </w:pPr>
      <w:r w:rsidRPr="001058B5">
        <w:rPr>
          <w:rFonts w:ascii="Arial" w:hAnsi="Arial" w:cs="Arial"/>
          <w:w w:val="95"/>
          <w:sz w:val="20"/>
        </w:rPr>
        <w:t>OCI_ATTR_CERTIFICATE</w:t>
      </w:r>
      <w:r w:rsidRPr="001058B5">
        <w:rPr>
          <w:rFonts w:ascii="Arial" w:hAnsi="Arial" w:cs="Arial"/>
          <w:spacing w:val="-83"/>
          <w:w w:val="95"/>
          <w:sz w:val="20"/>
        </w:rPr>
        <w:t xml:space="preserve"> </w:t>
      </w:r>
      <w:r w:rsidR="00377208">
        <w:rPr>
          <w:rFonts w:ascii="Arial" w:hAnsi="Arial" w:cs="Arial"/>
          <w:w w:val="95"/>
          <w:sz w:val="20"/>
        </w:rPr>
        <w:t xml:space="preserve"> là </w:t>
      </w:r>
      <w:r w:rsidR="00377208" w:rsidRPr="00377208">
        <w:rPr>
          <w:rFonts w:ascii="Arial" w:hAnsi="Arial" w:cs="Arial"/>
          <w:w w:val="95"/>
          <w:sz w:val="20"/>
        </w:rPr>
        <w:t>Quy tắc mã hóa phân biệt (DER) được mã hóa.</w:t>
      </w:r>
    </w:p>
    <w:p w14:paraId="6010ED9C" w14:textId="68F6EE53" w:rsidR="008C539B" w:rsidRDefault="00377208" w:rsidP="00377208">
      <w:pPr>
        <w:pStyle w:val="ListParagraph"/>
        <w:numPr>
          <w:ilvl w:val="1"/>
          <w:numId w:val="109"/>
        </w:numPr>
        <w:tabs>
          <w:tab w:val="left" w:pos="2740"/>
        </w:tabs>
        <w:spacing w:before="125" w:line="228" w:lineRule="auto"/>
        <w:ind w:left="2790" w:right="1834"/>
        <w:rPr>
          <w:rFonts w:ascii="Arial" w:hAnsi="Arial" w:cs="Arial"/>
          <w:sz w:val="20"/>
        </w:rPr>
      </w:pPr>
      <w:r>
        <w:rPr>
          <w:rFonts w:ascii="Arial" w:hAnsi="Arial" w:cs="Arial"/>
        </w:rPr>
        <w:pict w14:anchorId="298D8DE3">
          <v:group id="_x0000_s1487" style="position:absolute;left:0;text-align:left;margin-left:170.4pt;margin-top:66.6pt;width:300pt;height:2.5pt;z-index:2776;mso-wrap-distance-left:0;mso-wrap-distance-right:0;mso-position-horizontal-relative:page" coordorigin="3480,1190" coordsize="6000,50">
            <v:line id="_x0000_s1489" style="position:absolute" from="3480,1192" to="9480,1192" strokeweight=".24pt"/>
            <v:line id="_x0000_s1488" style="position:absolute" from="3480,1236" to="9480,1236" strokeweight=".24pt"/>
            <w10:wrap type="topAndBottom" anchorx="page"/>
          </v:group>
        </w:pict>
      </w:r>
      <w:r w:rsidRPr="00377208">
        <w:t xml:space="preserve"> </w:t>
      </w:r>
      <w:r w:rsidRPr="00377208">
        <w:rPr>
          <w:rFonts w:ascii="Arial" w:hAnsi="Arial" w:cs="Arial"/>
          <w:w w:val="90"/>
          <w:sz w:val="20"/>
        </w:rPr>
        <w:t xml:space="preserve">Chứng thực proxy dựa trên chứng chỉ bằng cách sử dụng OCI_ATTR_ CERTIFICATE sẽ không được hỗ trợ trong các bản phát hành Cơ sở dữ liệu Oracle trong tương lai. Sử dụng thuộc tính OCI_ATTR_DISTINGUISHED_NAME hoặc OCI_ATTR_ </w:t>
      </w:r>
      <w:r w:rsidR="00C12992" w:rsidRPr="001058B5">
        <w:rPr>
          <w:rFonts w:ascii="Arial" w:hAnsi="Arial" w:cs="Arial"/>
          <w:w w:val="90"/>
          <w:sz w:val="20"/>
        </w:rPr>
        <w:t>NAME</w:t>
      </w:r>
      <w:r w:rsidR="00C12992" w:rsidRPr="001058B5">
        <w:rPr>
          <w:rFonts w:ascii="Arial" w:hAnsi="Arial" w:cs="Arial"/>
          <w:spacing w:val="-81"/>
          <w:w w:val="90"/>
          <w:sz w:val="20"/>
        </w:rPr>
        <w:t xml:space="preserve"> </w:t>
      </w:r>
      <w:r>
        <w:rPr>
          <w:rFonts w:ascii="Arial" w:hAnsi="Arial" w:cs="Arial"/>
          <w:w w:val="90"/>
          <w:sz w:val="20"/>
        </w:rPr>
        <w:t xml:space="preserve"> để thay thế</w:t>
      </w:r>
    </w:p>
    <w:p w14:paraId="1C5CB146" w14:textId="1F78663D" w:rsidR="00377208" w:rsidRPr="001058B5" w:rsidRDefault="00377208" w:rsidP="00377208">
      <w:pPr>
        <w:pStyle w:val="ListParagraph"/>
        <w:tabs>
          <w:tab w:val="left" w:pos="2740"/>
        </w:tabs>
        <w:spacing w:before="125" w:line="228" w:lineRule="auto"/>
        <w:ind w:left="2740" w:right="1834" w:firstLine="0"/>
        <w:jc w:val="right"/>
        <w:rPr>
          <w:rFonts w:ascii="Arial" w:hAnsi="Arial" w:cs="Arial"/>
          <w:sz w:val="20"/>
        </w:rPr>
      </w:pPr>
    </w:p>
    <w:p w14:paraId="047852FE" w14:textId="77777777" w:rsidR="008C539B" w:rsidRPr="001058B5" w:rsidRDefault="008C539B">
      <w:pPr>
        <w:pStyle w:val="BodyText"/>
        <w:spacing w:before="4"/>
        <w:rPr>
          <w:rFonts w:ascii="Arial" w:hAnsi="Arial" w:cs="Arial"/>
          <w:sz w:val="9"/>
        </w:rPr>
      </w:pPr>
    </w:p>
    <w:p w14:paraId="17147B2B" w14:textId="42A070A0" w:rsidR="008C539B" w:rsidRPr="001058B5" w:rsidRDefault="00377208">
      <w:pPr>
        <w:pStyle w:val="BodyText"/>
        <w:spacing w:before="101" w:line="230" w:lineRule="auto"/>
        <w:ind w:left="1660" w:right="778"/>
        <w:rPr>
          <w:rFonts w:ascii="Arial" w:hAnsi="Arial" w:cs="Arial"/>
        </w:rPr>
      </w:pPr>
      <w:r w:rsidRPr="00377208">
        <w:rPr>
          <w:rFonts w:ascii="Arial" w:hAnsi="Arial" w:cs="Arial"/>
        </w:rPr>
        <w:t>Nếu bạn đang sử dụng xác thực proxy cho người dùng doanh nghiệp đã được xác thực mật khẩu, thì hãy sử dụng cùng thuộc tính OCI như đối với người dùng cơ sở dữ liệu được xác thực bằng mật khẩu (OCI_ATTR_USERNAME). Cơ sở dữ liệu Oracle đầu tiên kiểm tra tên người dùng dựa vào cơ sở dữ liệu. Nếu nó không tìm thấy người dùng, thì cơ sở dữ liệu sẽ kiểm tra tên người dùng trong thư mục. Tên người dùng này phải là duy nhất</w:t>
      </w:r>
      <w:r>
        <w:rPr>
          <w:rFonts w:ascii="Arial" w:hAnsi="Arial" w:cs="Arial"/>
        </w:rPr>
        <w:t xml:space="preserve"> trên</w:t>
      </w:r>
      <w:r w:rsidRPr="00377208">
        <w:rPr>
          <w:rFonts w:ascii="Arial" w:hAnsi="Arial" w:cs="Arial"/>
        </w:rPr>
        <w:t xml:space="preserve"> toàn cầu</w:t>
      </w:r>
      <w:r w:rsidR="00C12992" w:rsidRPr="001058B5">
        <w:rPr>
          <w:rFonts w:ascii="Arial" w:hAnsi="Arial" w:cs="Arial"/>
        </w:rPr>
        <w:t>.</w:t>
      </w:r>
    </w:p>
    <w:p w14:paraId="07C5F080" w14:textId="77777777" w:rsidR="008C539B" w:rsidRPr="001058B5" w:rsidRDefault="008C539B">
      <w:pPr>
        <w:pStyle w:val="BodyText"/>
        <w:spacing w:before="10"/>
        <w:rPr>
          <w:rFonts w:ascii="Arial" w:hAnsi="Arial" w:cs="Arial"/>
          <w:sz w:val="25"/>
        </w:rPr>
      </w:pPr>
    </w:p>
    <w:p w14:paraId="31F05829" w14:textId="77777777" w:rsidR="00377208" w:rsidRDefault="00377208" w:rsidP="00377208">
      <w:pPr>
        <w:pStyle w:val="BodyText"/>
        <w:spacing w:before="75"/>
        <w:ind w:left="990"/>
        <w:rPr>
          <w:rFonts w:ascii="Arial" w:eastAsia="Arial" w:hAnsi="Arial" w:cs="Arial"/>
          <w:b/>
          <w:bCs/>
          <w:spacing w:val="-22"/>
          <w:sz w:val="27"/>
          <w:szCs w:val="27"/>
        </w:rPr>
      </w:pPr>
      <w:bookmarkStart w:id="391" w:name="Using_Client_Identifiers_to_Identify_App"/>
      <w:bookmarkStart w:id="392" w:name="_bookmark466"/>
      <w:bookmarkStart w:id="393" w:name="_bookmark467"/>
      <w:bookmarkEnd w:id="391"/>
      <w:bookmarkEnd w:id="392"/>
      <w:bookmarkEnd w:id="393"/>
      <w:r w:rsidRPr="00377208">
        <w:rPr>
          <w:rFonts w:ascii="Arial" w:eastAsia="Arial" w:hAnsi="Arial" w:cs="Arial"/>
          <w:b/>
          <w:bCs/>
          <w:spacing w:val="-22"/>
          <w:sz w:val="27"/>
          <w:szCs w:val="27"/>
        </w:rPr>
        <w:t>Sử dụng Mã định danh Khách hàng để Xác định Người dùng Ứng dụng Không được biết Cơ sở dữ liệu</w:t>
      </w:r>
    </w:p>
    <w:p w14:paraId="46B2D15B" w14:textId="77777777" w:rsidR="00377208" w:rsidRDefault="00377208">
      <w:pPr>
        <w:pStyle w:val="BodyText"/>
        <w:spacing w:before="111"/>
        <w:ind w:left="1660"/>
        <w:rPr>
          <w:rFonts w:ascii="Arial" w:hAnsi="Arial" w:cs="Arial"/>
        </w:rPr>
      </w:pPr>
      <w:r w:rsidRPr="00377208">
        <w:rPr>
          <w:rFonts w:ascii="Arial" w:hAnsi="Arial" w:cs="Arial"/>
        </w:rPr>
        <w:t>Các phần sau giải thích cách sử dụng số nhận dạng khách hàng:</w:t>
      </w:r>
    </w:p>
    <w:p w14:paraId="2301900F" w14:textId="77777777" w:rsidR="00377208" w:rsidRDefault="00C12992" w:rsidP="00377208">
      <w:pPr>
        <w:pStyle w:val="BodyText"/>
        <w:spacing w:before="111"/>
        <w:ind w:left="1660"/>
        <w:rPr>
          <w:rFonts w:ascii="Arial" w:hAnsi="Arial" w:cs="Arial"/>
          <w:color w:val="0000CC"/>
        </w:rPr>
      </w:pPr>
      <w:r w:rsidRPr="001058B5">
        <w:rPr>
          <w:rFonts w:ascii="Arial" w:hAnsi="Arial" w:cs="Arial"/>
          <w:sz w:val="10"/>
        </w:rPr>
        <w:t xml:space="preserve">■ </w:t>
      </w:r>
      <w:r w:rsidR="00377208" w:rsidRPr="00377208">
        <w:rPr>
          <w:rFonts w:ascii="Arial" w:hAnsi="Arial" w:cs="Arial"/>
          <w:color w:val="0000CC"/>
        </w:rPr>
        <w:t>Giới thiệu về số nhận dạng khách hàng</w:t>
      </w:r>
    </w:p>
    <w:p w14:paraId="48EB5F08" w14:textId="478DF1C4" w:rsidR="008C539B" w:rsidRPr="001058B5" w:rsidRDefault="00C12992" w:rsidP="00377208">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Cách nhận dạng khách hàng hoạt động trong các hệ thống cấp trung học</w:t>
      </w:r>
    </w:p>
    <w:p w14:paraId="08A99991" w14:textId="6917E3E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Sử dụng thuộc tính CLIENT_IDENTIFIER để bảo tồn danh tính người dùng</w:t>
      </w:r>
    </w:p>
    <w:p w14:paraId="6D74F31D" w14:textId="52FE6A9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5" w:history="1">
        <w:r w:rsidRPr="001058B5">
          <w:rPr>
            <w:rFonts w:ascii="Arial" w:hAnsi="Arial" w:cs="Arial"/>
            <w:color w:val="0000CC"/>
          </w:rPr>
          <w:t xml:space="preserve"> </w:t>
        </w:r>
        <w:r w:rsidR="00FB5570" w:rsidRPr="00FB5570">
          <w:rPr>
            <w:rFonts w:ascii="Arial" w:hAnsi="Arial" w:cs="Arial"/>
            <w:color w:val="0000CC"/>
          </w:rPr>
          <w:t>Sử dụng CLIENT_IDENTIFIER độc lập với n</w:t>
        </w:r>
        <w:r w:rsidR="00FB5570" w:rsidRPr="00FB5570">
          <w:rPr>
            <w:rFonts w:ascii="Arial" w:hAnsi="Arial" w:cs="Arial"/>
            <w:color w:val="0000CC"/>
          </w:rPr>
          <w:t>g</w:t>
        </w:r>
        <w:r w:rsidR="00FB5570" w:rsidRPr="00FB5570">
          <w:rPr>
            <w:rFonts w:ascii="Arial" w:hAnsi="Arial" w:cs="Arial"/>
            <w:color w:val="0000CC"/>
          </w:rPr>
          <w:t>ữ cảnh ứng dụng toàn cầu</w:t>
        </w:r>
      </w:hyperlink>
    </w:p>
    <w:p w14:paraId="3A9F9C84" w14:textId="3AC5DD92" w:rsidR="008C539B" w:rsidRDefault="00C12992">
      <w:pPr>
        <w:pStyle w:val="BodyText"/>
        <w:spacing w:before="111"/>
        <w:ind w:left="1660"/>
        <w:rPr>
          <w:rFonts w:ascii="Arial" w:hAnsi="Arial" w:cs="Arial"/>
          <w:color w:val="0000CC"/>
        </w:rPr>
      </w:pPr>
      <w:r w:rsidRPr="001058B5">
        <w:rPr>
          <w:rFonts w:ascii="Arial" w:hAnsi="Arial" w:cs="Arial"/>
          <w:sz w:val="10"/>
        </w:rPr>
        <w:t xml:space="preserve">■ </w:t>
      </w:r>
      <w:hyperlink w:anchor="_bookmark481" w:history="1">
        <w:r w:rsidR="00FB5570" w:rsidRPr="00FB5570">
          <w:rPr>
            <w:rFonts w:ascii="Arial" w:hAnsi="Arial" w:cs="Arial"/>
            <w:color w:val="0000CC"/>
          </w:rPr>
          <w:t>Sử dụng gói PL / SQL DBMS_SESSION để thiết lập và xóa bộ định danh ứng dụng khách</w:t>
        </w:r>
      </w:hyperlink>
    </w:p>
    <w:p w14:paraId="229D4F64" w14:textId="77777777" w:rsidR="00377208" w:rsidRPr="001058B5" w:rsidRDefault="00377208">
      <w:pPr>
        <w:pStyle w:val="BodyText"/>
        <w:spacing w:before="111"/>
        <w:ind w:left="1660"/>
        <w:rPr>
          <w:rFonts w:ascii="Arial" w:hAnsi="Arial" w:cs="Arial"/>
        </w:rPr>
      </w:pPr>
    </w:p>
    <w:p w14:paraId="7373D883" w14:textId="77777777" w:rsidR="00377208" w:rsidRPr="00377208" w:rsidRDefault="00377208">
      <w:pPr>
        <w:pStyle w:val="BodyText"/>
        <w:spacing w:before="57" w:line="230" w:lineRule="auto"/>
        <w:ind w:left="1659" w:right="848"/>
        <w:rPr>
          <w:rFonts w:ascii="Arial" w:hAnsi="Arial" w:cs="Arial"/>
          <w:b/>
          <w:sz w:val="23"/>
        </w:rPr>
      </w:pPr>
      <w:r w:rsidRPr="00377208">
        <w:rPr>
          <w:rFonts w:ascii="Arial" w:hAnsi="Arial" w:cs="Arial"/>
          <w:b/>
          <w:sz w:val="23"/>
        </w:rPr>
        <w:t>Giới thiệu về số nhận dạng khách hàng</w:t>
      </w:r>
    </w:p>
    <w:p w14:paraId="270C8993" w14:textId="36B48C17" w:rsidR="008C539B" w:rsidRPr="001058B5" w:rsidRDefault="00FB5570">
      <w:pPr>
        <w:pStyle w:val="BodyText"/>
        <w:spacing w:before="57" w:line="230" w:lineRule="auto"/>
        <w:ind w:left="1659" w:right="848"/>
        <w:rPr>
          <w:rFonts w:ascii="Arial" w:hAnsi="Arial" w:cs="Arial"/>
        </w:rPr>
      </w:pPr>
      <w:r w:rsidRPr="00FB5570">
        <w:rPr>
          <w:rFonts w:ascii="Arial" w:hAnsi="Arial" w:cs="Arial"/>
          <w:w w:val="95"/>
        </w:rPr>
        <w:t>Cơ sở dữ liệu Oracle cung cấp thuộc tính CLIENT_IDENTIFIER của không gian tên ngữ cảnh ứng dụng USERENV dựng sẵn cho người dùng ứng dụng. Những người dùng này được biết đến với một ứng dụng nhưng không được biết đến cơ sở dữ liệu. Thuộc tính CLIENT_IDENTIFIER có thể nắm bắt bất kỳ giá trị nào mà ứng dụng sử dụng để nhận dạng hoặc kiểm soát truy cập và chuyển nó tới cơ sở dữ liệu. Thuộc tính CLIENT_IDENTIFIER được hỗ trợ trong trình điều khiển OCI, JDBC / OCI hoặc Thin</w:t>
      </w:r>
      <w:r w:rsidR="00C12992" w:rsidRPr="001058B5">
        <w:rPr>
          <w:rFonts w:ascii="Arial" w:hAnsi="Arial" w:cs="Arial"/>
        </w:rPr>
        <w:t>.</w:t>
      </w:r>
    </w:p>
    <w:p w14:paraId="27069622" w14:textId="77777777" w:rsidR="008C539B" w:rsidRPr="001058B5" w:rsidRDefault="008C539B">
      <w:pPr>
        <w:pStyle w:val="BodyText"/>
        <w:spacing w:before="1"/>
        <w:rPr>
          <w:rFonts w:ascii="Arial" w:hAnsi="Arial" w:cs="Arial"/>
          <w:sz w:val="23"/>
        </w:rPr>
      </w:pPr>
    </w:p>
    <w:p w14:paraId="591735ED" w14:textId="77777777" w:rsidR="00FB5570" w:rsidRDefault="00FB5570">
      <w:pPr>
        <w:pStyle w:val="BodyText"/>
        <w:spacing w:before="54" w:line="232" w:lineRule="auto"/>
        <w:ind w:left="1660" w:right="700"/>
        <w:rPr>
          <w:rFonts w:ascii="Arial" w:eastAsia="Arial" w:hAnsi="Arial" w:cs="Arial"/>
          <w:b/>
          <w:bCs/>
          <w:sz w:val="23"/>
          <w:szCs w:val="23"/>
        </w:rPr>
      </w:pPr>
      <w:bookmarkStart w:id="394" w:name="How_Client_Identifiers_Work_in_Middle_Ti"/>
      <w:bookmarkStart w:id="395" w:name="_bookmark471"/>
      <w:bookmarkStart w:id="396" w:name="_bookmark472"/>
      <w:bookmarkEnd w:id="394"/>
      <w:bookmarkEnd w:id="395"/>
      <w:bookmarkEnd w:id="396"/>
      <w:r w:rsidRPr="00FB5570">
        <w:rPr>
          <w:rFonts w:ascii="Arial" w:eastAsia="Arial" w:hAnsi="Arial" w:cs="Arial"/>
          <w:b/>
          <w:bCs/>
          <w:sz w:val="23"/>
          <w:szCs w:val="23"/>
        </w:rPr>
        <w:t>Cách nhận dạng khách hàng hoạt động trong các hệ thống cấp trung học</w:t>
      </w:r>
    </w:p>
    <w:p w14:paraId="03E7EB11" w14:textId="29CA2EE8" w:rsidR="008C539B" w:rsidRPr="001058B5" w:rsidRDefault="00FB5570">
      <w:pPr>
        <w:pStyle w:val="BodyText"/>
        <w:spacing w:before="54" w:line="232" w:lineRule="auto"/>
        <w:ind w:left="1660" w:right="700"/>
        <w:rPr>
          <w:rFonts w:ascii="Arial" w:hAnsi="Arial" w:cs="Arial"/>
        </w:rPr>
      </w:pPr>
      <w:r w:rsidRPr="00FB5570">
        <w:rPr>
          <w:rFonts w:ascii="Arial" w:hAnsi="Arial" w:cs="Arial"/>
        </w:rPr>
        <w:t xml:space="preserve">Nhiều ứng dụng sử dụng tính năng tổng hợp phiên </w:t>
      </w:r>
      <w:r>
        <w:rPr>
          <w:rFonts w:ascii="Arial" w:hAnsi="Arial" w:cs="Arial"/>
        </w:rPr>
        <w:t xml:space="preserve">bản </w:t>
      </w:r>
      <w:r w:rsidRPr="00FB5570">
        <w:rPr>
          <w:rFonts w:ascii="Arial" w:hAnsi="Arial" w:cs="Arial"/>
        </w:rPr>
        <w:t>để thiết lập một số phiên</w:t>
      </w:r>
      <w:r>
        <w:rPr>
          <w:rFonts w:ascii="Arial" w:hAnsi="Arial" w:cs="Arial"/>
        </w:rPr>
        <w:t xml:space="preserve"> bản</w:t>
      </w:r>
      <w:r w:rsidRPr="00FB5570">
        <w:rPr>
          <w:rFonts w:ascii="Arial" w:hAnsi="Arial" w:cs="Arial"/>
        </w:rPr>
        <w:t xml:space="preserve"> để được nhiều người dùng ứng dụng sử dụng lại. Người dùng xác thực mình với một ứng dụng tầng giữa, sử dụng một danh tính duy nhất để đăng nhập vào cơ sở dữ liệu </w:t>
      </w:r>
      <w:r w:rsidRPr="00FB5570">
        <w:rPr>
          <w:rFonts w:ascii="Arial" w:hAnsi="Arial" w:cs="Arial"/>
        </w:rPr>
        <w:lastRenderedPageBreak/>
        <w:t>và duy trì tất cả các kết nối người dùng</w:t>
      </w:r>
      <w:r>
        <w:rPr>
          <w:rFonts w:ascii="Arial" w:hAnsi="Arial" w:cs="Arial"/>
        </w:rPr>
        <w:t>.</w:t>
      </w:r>
      <w:r w:rsidRPr="00FB5570">
        <w:rPr>
          <w:rFonts w:ascii="Arial" w:hAnsi="Arial" w:cs="Arial"/>
        </w:rPr>
        <w:t>Trong mô hình này, người dùng ứng dụng là những người dùng được xác thực đến tầng giữa của một ứng dụng, nhưng những người không biết đến cơ sở dữ liệu.</w:t>
      </w:r>
      <w:r w:rsidR="00C12992" w:rsidRPr="001058B5">
        <w:rPr>
          <w:rFonts w:ascii="Arial" w:hAnsi="Arial" w:cs="Arial"/>
        </w:rPr>
        <w:t xml:space="preserve"> </w:t>
      </w:r>
      <w:r>
        <w:rPr>
          <w:rFonts w:ascii="Arial" w:hAnsi="Arial" w:cs="Arial"/>
        </w:rPr>
        <w:t>Bạn có thể sử dụng</w:t>
      </w:r>
    </w:p>
    <w:p w14:paraId="73318F3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F5018FB" w14:textId="77777777" w:rsidR="008C539B" w:rsidRPr="001058B5" w:rsidRDefault="008C539B">
      <w:pPr>
        <w:pStyle w:val="BodyText"/>
        <w:spacing w:before="5"/>
        <w:rPr>
          <w:rFonts w:ascii="Arial" w:hAnsi="Arial" w:cs="Arial"/>
          <w:sz w:val="25"/>
        </w:rPr>
      </w:pPr>
    </w:p>
    <w:p w14:paraId="4EDB3385" w14:textId="18A72290" w:rsidR="008C539B" w:rsidRPr="001058B5" w:rsidRDefault="00C12992" w:rsidP="00FB5570">
      <w:pPr>
        <w:pStyle w:val="BodyText"/>
        <w:spacing w:before="103" w:line="228" w:lineRule="auto"/>
        <w:ind w:left="720" w:right="102" w:firstLine="720"/>
        <w:rPr>
          <w:rFonts w:ascii="Arial" w:hAnsi="Arial" w:cs="Arial"/>
        </w:rPr>
      </w:pPr>
      <w:r w:rsidRPr="001058B5">
        <w:rPr>
          <w:rFonts w:ascii="Arial" w:hAnsi="Arial" w:cs="Arial"/>
        </w:rPr>
        <w:t>CLIENT_IDENTIFIER</w:t>
      </w:r>
      <w:r w:rsidRPr="001058B5">
        <w:rPr>
          <w:rFonts w:ascii="Arial" w:hAnsi="Arial" w:cs="Arial"/>
          <w:spacing w:val="-101"/>
        </w:rPr>
        <w:t xml:space="preserve"> </w:t>
      </w:r>
      <w:r w:rsidRPr="001058B5">
        <w:rPr>
          <w:rFonts w:ascii="Arial" w:hAnsi="Arial" w:cs="Arial"/>
        </w:rPr>
        <w:t>attribute,</w:t>
      </w:r>
      <w:r w:rsidRPr="001058B5">
        <w:rPr>
          <w:rFonts w:ascii="Arial" w:hAnsi="Arial" w:cs="Arial"/>
          <w:spacing w:val="-28"/>
        </w:rPr>
        <w:t xml:space="preserve"> </w:t>
      </w:r>
      <w:r w:rsidR="00FB5570" w:rsidRPr="00FB5570">
        <w:rPr>
          <w:rFonts w:ascii="Arial" w:hAnsi="Arial" w:cs="Arial"/>
        </w:rPr>
        <w:t>hoạt động như một proxy người dùng ứng dụng cho các loại ứng dụng này</w:t>
      </w:r>
      <w:r w:rsidRPr="001058B5">
        <w:rPr>
          <w:rFonts w:ascii="Arial" w:hAnsi="Arial" w:cs="Arial"/>
        </w:rPr>
        <w:t>.</w:t>
      </w:r>
    </w:p>
    <w:p w14:paraId="1D9EB807" w14:textId="10BF978C" w:rsidR="008C539B" w:rsidRDefault="00FB5570" w:rsidP="00FB5570">
      <w:pPr>
        <w:pStyle w:val="BodyText"/>
        <w:spacing w:before="11"/>
        <w:ind w:left="1440"/>
        <w:rPr>
          <w:rFonts w:ascii="Arial" w:hAnsi="Arial" w:cs="Arial"/>
        </w:rPr>
      </w:pPr>
      <w:r w:rsidRPr="00FB5570">
        <w:rPr>
          <w:rFonts w:ascii="Arial" w:hAnsi="Arial" w:cs="Arial"/>
        </w:rPr>
        <w:t>Trong mô hình này, tầng giữa chuyển một mã định danh khách hàng tới cơ sở dữ liệu khi thiết lập phiên</w:t>
      </w:r>
      <w:r>
        <w:rPr>
          <w:rFonts w:ascii="Arial" w:hAnsi="Arial" w:cs="Arial"/>
        </w:rPr>
        <w:t xml:space="preserve"> bản</w:t>
      </w:r>
      <w:r w:rsidRPr="00FB5570">
        <w:rPr>
          <w:rFonts w:ascii="Arial" w:hAnsi="Arial" w:cs="Arial"/>
        </w:rPr>
        <w:t xml:space="preserve">. Mã định danh khách hàng thực sự có thể là bất kỳ thứ gì đại diện cho một khách hàng kết nối với tầng giữa, ví dụ như một cookie hoặc một địa chỉ IP. Trình nhận dạng ứng dụng khách, đại diện cho người dùng ứng dụng, có sẵn trong thông tin phiên </w:t>
      </w:r>
      <w:r>
        <w:rPr>
          <w:rFonts w:ascii="Arial" w:hAnsi="Arial" w:cs="Arial"/>
        </w:rPr>
        <w:t xml:space="preserve">bản </w:t>
      </w:r>
      <w:r w:rsidRPr="00FB5570">
        <w:rPr>
          <w:rFonts w:ascii="Arial" w:hAnsi="Arial" w:cs="Arial"/>
        </w:rPr>
        <w:t>người dùng và cũng có thể được truy cập bằng ngữ cảnh ứng dụng (bằng cách sử dụng ngữ cảnh đặt tên USERENV). Bằng cách này, các ứng dụng có thể thiết lập và sử dụng lại các phiên</w:t>
      </w:r>
      <w:r>
        <w:rPr>
          <w:rFonts w:ascii="Arial" w:hAnsi="Arial" w:cs="Arial"/>
        </w:rPr>
        <w:t xml:space="preserve"> bản</w:t>
      </w:r>
      <w:r w:rsidRPr="00FB5570">
        <w:rPr>
          <w:rFonts w:ascii="Arial" w:hAnsi="Arial" w:cs="Arial"/>
        </w:rPr>
        <w:t>, trong khi vẫn có thể theo dõi người dùng ứng dụng trong phiên. Ứng dụng có thể đặt lại số nhận dạng ứng dụng khách và do đó sử dụng lại phiên</w:t>
      </w:r>
      <w:r>
        <w:rPr>
          <w:rFonts w:ascii="Arial" w:hAnsi="Arial" w:cs="Arial"/>
        </w:rPr>
        <w:t xml:space="preserve"> bản</w:t>
      </w:r>
      <w:r w:rsidRPr="00FB5570">
        <w:rPr>
          <w:rFonts w:ascii="Arial" w:hAnsi="Arial" w:cs="Arial"/>
        </w:rPr>
        <w:t xml:space="preserve"> cho một người dùng khác, cho phép hiệu suất cao.</w:t>
      </w:r>
    </w:p>
    <w:p w14:paraId="66707CF8" w14:textId="77777777" w:rsidR="00FB5570" w:rsidRPr="001058B5" w:rsidRDefault="00FB5570" w:rsidP="00FB5570">
      <w:pPr>
        <w:pStyle w:val="BodyText"/>
        <w:spacing w:before="11"/>
        <w:ind w:left="1440"/>
        <w:rPr>
          <w:rFonts w:ascii="Arial" w:hAnsi="Arial" w:cs="Arial"/>
          <w:sz w:val="23"/>
        </w:rPr>
      </w:pPr>
    </w:p>
    <w:p w14:paraId="3360C1F7" w14:textId="77777777" w:rsidR="00FB5570" w:rsidRDefault="00FB5570" w:rsidP="00FB5570">
      <w:pPr>
        <w:pStyle w:val="BodyText"/>
        <w:spacing w:before="58" w:line="228" w:lineRule="auto"/>
        <w:ind w:left="1440" w:right="102"/>
        <w:rPr>
          <w:rFonts w:ascii="Arial" w:eastAsia="Arial" w:hAnsi="Arial" w:cs="Arial"/>
          <w:b/>
          <w:bCs/>
          <w:sz w:val="23"/>
          <w:szCs w:val="23"/>
        </w:rPr>
      </w:pPr>
      <w:bookmarkStart w:id="397" w:name="Using_the_CLIENT_IDENTIFIER_Attribute_to"/>
      <w:bookmarkStart w:id="398" w:name="_bookmark473"/>
      <w:bookmarkStart w:id="399" w:name="_bookmark474"/>
      <w:bookmarkEnd w:id="397"/>
      <w:bookmarkEnd w:id="398"/>
      <w:bookmarkEnd w:id="399"/>
      <w:r w:rsidRPr="00FB5570">
        <w:rPr>
          <w:rFonts w:ascii="Arial" w:eastAsia="Arial" w:hAnsi="Arial" w:cs="Arial"/>
          <w:b/>
          <w:bCs/>
          <w:sz w:val="23"/>
          <w:szCs w:val="23"/>
        </w:rPr>
        <w:t>Sử dụng thuộc tính CLIENT_IDENTIFIER để bảo tồn danh tính người dùng</w:t>
      </w:r>
    </w:p>
    <w:p w14:paraId="08A9467E" w14:textId="77777777" w:rsidR="00FB5570" w:rsidRDefault="00FB5570" w:rsidP="00FB5570">
      <w:pPr>
        <w:pStyle w:val="BodyText"/>
        <w:spacing w:before="123" w:line="230" w:lineRule="auto"/>
        <w:ind w:left="1440" w:right="102"/>
        <w:rPr>
          <w:rFonts w:ascii="Arial" w:hAnsi="Arial" w:cs="Arial"/>
          <w:spacing w:val="-6"/>
        </w:rPr>
      </w:pPr>
      <w:r w:rsidRPr="00FB5570">
        <w:rPr>
          <w:rFonts w:ascii="Arial" w:hAnsi="Arial" w:cs="Arial"/>
          <w:spacing w:val="-6"/>
        </w:rPr>
        <w:t>Bạn có thể sử dụng thuộc tính được xác định trước CLIENT_IDENTIFIER của không gian tên ngữ cảnh ứng dụng dựng sẵn, USERENV, để nắm bắt tên người dùng ứng dụng để sử dụng với ngữ cảnh ứng dụng toàn cầu. Bạn cũng có thể sử dụng thuộc tính CLIENT_IDENTIFIER một cách độc lập. Khi bạn sử dụng thuộc tính CLIENT_IDENTIFIER độc lập với ngữ cảnh ứng dụng toàn cục, bạn có thể đặt CLIENT_IDENTIFIER bằng giao diện DBMS_SESSION. Khả năng truyền một CLIENT_IDENTIFIER tới cơ sở dữ liệu được hỗ trợ trong trình điều khiển Oracle Call Interface (OCI), JDBC / OCI hoặc Thin.</w:t>
      </w:r>
    </w:p>
    <w:p w14:paraId="18A591A9" w14:textId="77777777" w:rsidR="00FB5570" w:rsidRDefault="00FB5570" w:rsidP="00FB5570">
      <w:pPr>
        <w:pStyle w:val="BodyText"/>
        <w:spacing w:before="123" w:line="230" w:lineRule="auto"/>
        <w:ind w:left="1440" w:right="102"/>
        <w:rPr>
          <w:rFonts w:ascii="Arial" w:hAnsi="Arial" w:cs="Arial"/>
          <w:spacing w:val="-6"/>
        </w:rPr>
      </w:pPr>
    </w:p>
    <w:p w14:paraId="44C6B87D" w14:textId="77777777" w:rsidR="00FB5570" w:rsidRDefault="00FB5570" w:rsidP="00FB5570">
      <w:pPr>
        <w:ind w:left="1440"/>
        <w:rPr>
          <w:rFonts w:ascii="Arial" w:hAnsi="Arial" w:cs="Arial"/>
          <w:sz w:val="20"/>
          <w:szCs w:val="20"/>
        </w:rPr>
      </w:pPr>
      <w:r w:rsidRPr="00FB5570">
        <w:rPr>
          <w:rFonts w:ascii="Arial" w:hAnsi="Arial" w:cs="Arial"/>
          <w:sz w:val="20"/>
          <w:szCs w:val="20"/>
        </w:rPr>
        <w:t>Khi bạn sử dụng thuộc tính CLIENT_IDENTIFIER với ngữ cảnh ứng dụng toàn cục, nó cung cấp tính linh hoạt và hiệu suất cao để xây dựng các ứng dụng. Ví dụ: giả sử ứng dụng dựa trên web cung cấp thông tin cho đối tác kinh doanh có ba loại người dùng: đối tác vàng, đối tác bạc và đối tác đồng, đại diện cho các cấp thông tin khác nhau có sẵn. Thay vì mỗi người dùng có phiên riêng của họ được thiết lập với các bối cảnh ứng dụng riêng lẻ, ứng dụng có thể thiết lập bối cảnh ứng dụng toàn cầu cho các đối tác vàng, đối tác bạc và đối tác đồng. Sau đó, sử dụng CLIENT_IDENTIFIER để trỏ phiên vào đúng ngữ cảnh để truy lục loại dữ liệu thích hợp. Ứng dụng này chỉ cần khởi tạo ba ngữ cảnh toàn cục một lần và sử dụng CLIENT_IDENTIFIER để truy cập ngữ cảnh ứng dụng chính xác để hạn chế truy cập dữ liệu. Điều này mang lại lợi ích hiệu suất thông qua việc sử dụng lại phiên và thông qua việc truy cập các ngữ cảnh ứng dụng toàn cầu được thiết lập một lần, thay vì phải khởi tạo ngữ cảnh ứng dụng cho từng phiên riêng lẻ.</w:t>
      </w:r>
    </w:p>
    <w:p w14:paraId="7460D42C" w14:textId="6392BF78" w:rsidR="008C539B" w:rsidRPr="001058B5" w:rsidRDefault="004B7379">
      <w:pPr>
        <w:ind w:left="29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41B89345" w14:textId="5835C5FF"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4B7379" w:rsidRPr="004B7379">
        <w:rPr>
          <w:rFonts w:ascii="Arial" w:hAnsi="Arial" w:cs="Arial"/>
        </w:rPr>
        <w:t>ttrang 6-22 để biết cách triển khai ngữ cảnh ứng dụng toàn cầu</w:t>
      </w:r>
    </w:p>
    <w:p w14:paraId="60F69E7F" w14:textId="022A462F" w:rsidR="008C539B" w:rsidRPr="001058B5" w:rsidRDefault="00C12992">
      <w:pPr>
        <w:pStyle w:val="BodyText"/>
        <w:spacing w:before="118" w:line="232" w:lineRule="auto"/>
        <w:ind w:left="3340" w:right="1456" w:hanging="360"/>
        <w:rPr>
          <w:rFonts w:ascii="Arial" w:hAnsi="Arial" w:cs="Arial"/>
        </w:rPr>
      </w:pPr>
      <w:r w:rsidRPr="001058B5">
        <w:rPr>
          <w:rFonts w:ascii="Arial" w:hAnsi="Arial" w:cs="Arial"/>
          <w:sz w:val="10"/>
        </w:rPr>
        <w:t xml:space="preserve">■ </w:t>
      </w:r>
      <w:hyperlink w:anchor="_bookmark1300" w:history="1">
        <w:r w:rsidRPr="001058B5">
          <w:rPr>
            <w:rFonts w:ascii="Arial" w:hAnsi="Arial" w:cs="Arial"/>
            <w:color w:val="0000CC"/>
          </w:rPr>
          <w:t>"Tutorial: Creating a Global Application Context That Uses a</w:t>
        </w:r>
      </w:hyperlink>
      <w:hyperlink w:anchor="_bookmark1300" w:history="1">
        <w:r w:rsidRPr="001058B5">
          <w:rPr>
            <w:rFonts w:ascii="Arial" w:hAnsi="Arial" w:cs="Arial"/>
            <w:color w:val="0000CC"/>
          </w:rPr>
          <w:t xml:space="preserve"> Client Session ID" </w:t>
        </w:r>
      </w:hyperlink>
      <w:hyperlink w:anchor="_bookmark1300" w:history="1">
        <w:r w:rsidR="004B7379">
          <w:rPr>
            <w:rFonts w:ascii="Arial" w:hAnsi="Arial" w:cs="Arial"/>
          </w:rPr>
          <w:t>trang</w:t>
        </w:r>
        <w:r w:rsidRPr="001058B5">
          <w:rPr>
            <w:rFonts w:ascii="Arial" w:hAnsi="Arial" w:cs="Arial"/>
          </w:rPr>
          <w:t xml:space="preserve"> 6-35</w:t>
        </w:r>
      </w:hyperlink>
    </w:p>
    <w:p w14:paraId="168FDE23" w14:textId="77777777" w:rsidR="00FB5570" w:rsidRPr="00FB5570" w:rsidRDefault="00FB5570" w:rsidP="004B7379">
      <w:pPr>
        <w:pStyle w:val="BodyText"/>
        <w:spacing w:before="57" w:line="230" w:lineRule="auto"/>
        <w:ind w:left="1440" w:hanging="1"/>
        <w:rPr>
          <w:rFonts w:ascii="Arial" w:hAnsi="Arial" w:cs="Arial"/>
          <w:b/>
        </w:rPr>
      </w:pPr>
      <w:r w:rsidRPr="00FB5570">
        <w:rPr>
          <w:rFonts w:ascii="Arial" w:hAnsi="Arial" w:cs="Arial"/>
          <w:b/>
        </w:rPr>
        <w:t>Sử dụng CLIENT_IDENTIFIER độc lập với ngữ cảnh ứng dụng toàn cầu</w:t>
      </w:r>
    </w:p>
    <w:p w14:paraId="6F02C164" w14:textId="77777777" w:rsidR="004B7379" w:rsidRPr="004B7379" w:rsidRDefault="004B7379" w:rsidP="004B7379">
      <w:pPr>
        <w:pStyle w:val="BodyText"/>
        <w:spacing w:before="1" w:line="230" w:lineRule="auto"/>
        <w:ind w:left="1440" w:right="307"/>
        <w:rPr>
          <w:rFonts w:ascii="Arial" w:hAnsi="Arial" w:cs="Arial"/>
        </w:rPr>
      </w:pPr>
      <w:r w:rsidRPr="004B7379">
        <w:rPr>
          <w:rFonts w:ascii="Arial" w:hAnsi="Arial" w:cs="Arial"/>
        </w:rPr>
        <w:t>Sử dụng thuộc tính CLIENT_IDENTIFIER đặc biệt hữu ích cho những ứng dụng mà người dùng không biết đến cơ sở dữ liệu. Trong những tình huống này, ứng dụng thường kết nối như một người dùng cơ sở dữ liệu duy nhất và tất cả các hành động được thực hiện như người dùng đó.</w:t>
      </w:r>
    </w:p>
    <w:p w14:paraId="79119371" w14:textId="47FC1A89" w:rsidR="008C539B" w:rsidRPr="001058B5" w:rsidRDefault="004B7379" w:rsidP="004B7379">
      <w:pPr>
        <w:pStyle w:val="BodyText"/>
        <w:spacing w:before="1" w:line="230" w:lineRule="auto"/>
        <w:ind w:left="1440" w:right="307"/>
        <w:rPr>
          <w:rFonts w:ascii="Arial" w:hAnsi="Arial" w:cs="Arial"/>
        </w:rPr>
      </w:pPr>
      <w:r w:rsidRPr="004B7379">
        <w:rPr>
          <w:rFonts w:ascii="Arial" w:hAnsi="Arial" w:cs="Arial"/>
        </w:rPr>
        <w:t xml:space="preserve">Bởi vì tất cả các phiên </w:t>
      </w:r>
      <w:r>
        <w:rPr>
          <w:rFonts w:ascii="Arial" w:hAnsi="Arial" w:cs="Arial"/>
        </w:rPr>
        <w:t xml:space="preserve">bản </w:t>
      </w:r>
      <w:r w:rsidRPr="004B7379">
        <w:rPr>
          <w:rFonts w:ascii="Arial" w:hAnsi="Arial" w:cs="Arial"/>
        </w:rPr>
        <w:t>người dùng được tạo ra như cùng một người dùng, mô hình bảo mật này làm cho việc chia tách dữ liệu cho mỗi người dùng trở nên khó khăn. Các ứng dụng này có thể sử dụng thuộc tính CLIENT_IDENTIFIER để bảo vệ danh tính người dùng ứng dụng thực thông qua cơ sở dữ liệu</w:t>
      </w:r>
      <w:r w:rsidR="00C12992" w:rsidRPr="001058B5">
        <w:rPr>
          <w:rFonts w:ascii="Arial" w:hAnsi="Arial" w:cs="Arial"/>
        </w:rPr>
        <w:t>.</w:t>
      </w:r>
    </w:p>
    <w:p w14:paraId="778FB855" w14:textId="4332A1DD" w:rsidR="008C539B" w:rsidRDefault="004B7379" w:rsidP="004B7379">
      <w:pPr>
        <w:pStyle w:val="BodyText"/>
        <w:spacing w:before="10"/>
        <w:ind w:left="1440"/>
        <w:rPr>
          <w:rFonts w:ascii="Arial" w:hAnsi="Arial" w:cs="Arial"/>
        </w:rPr>
      </w:pPr>
      <w:r w:rsidRPr="004B7379">
        <w:rPr>
          <w:rFonts w:ascii="Arial" w:hAnsi="Arial" w:cs="Arial"/>
          <w:spacing w:val="-3"/>
        </w:rPr>
        <w:t>Với cách tiếp cận này, các phiên có thể được nhiều người dùng sử dụng lại bằng cách thay đổi giá trị của thuộc tính CLIENT_IDENTIFIER, nó sẽ ghi lại tên của người dùng ứng dụng thực. Điều này tránh được chi phí của việc thiết lập một phiên</w:t>
      </w:r>
      <w:r>
        <w:rPr>
          <w:rFonts w:ascii="Arial" w:hAnsi="Arial" w:cs="Arial"/>
          <w:spacing w:val="-3"/>
        </w:rPr>
        <w:t xml:space="preserve"> bản</w:t>
      </w:r>
      <w:r w:rsidRPr="004B7379">
        <w:rPr>
          <w:rFonts w:ascii="Arial" w:hAnsi="Arial" w:cs="Arial"/>
          <w:spacing w:val="-3"/>
        </w:rPr>
        <w:t xml:space="preserve"> riêng biệt và các thuộc tính riêng biệt cho mỗi người dùng và cho phép ứng dụng sử dụng lại các phiên. Khi CLIENT_</w:t>
      </w:r>
      <w:r w:rsidR="00C12992" w:rsidRPr="001058B5">
        <w:rPr>
          <w:rFonts w:ascii="Arial" w:hAnsi="Arial" w:cs="Arial"/>
        </w:rPr>
        <w:t>IDENTIFIER</w:t>
      </w:r>
      <w:r w:rsidR="00C12992" w:rsidRPr="001058B5">
        <w:rPr>
          <w:rFonts w:ascii="Arial" w:hAnsi="Arial" w:cs="Arial"/>
          <w:spacing w:val="-91"/>
        </w:rPr>
        <w:t xml:space="preserve"> </w:t>
      </w:r>
      <w:r w:rsidR="00C12992" w:rsidRPr="001058B5">
        <w:rPr>
          <w:rFonts w:ascii="Arial" w:hAnsi="Arial" w:cs="Arial"/>
        </w:rPr>
        <w:t>attribute</w:t>
      </w:r>
      <w:r w:rsidR="00C12992" w:rsidRPr="001058B5">
        <w:rPr>
          <w:rFonts w:ascii="Arial" w:hAnsi="Arial" w:cs="Arial"/>
          <w:spacing w:val="-17"/>
        </w:rPr>
        <w:t xml:space="preserve"> </w:t>
      </w:r>
      <w:r w:rsidRPr="004B7379">
        <w:rPr>
          <w:rFonts w:ascii="Arial" w:hAnsi="Arial" w:cs="Arial"/>
        </w:rPr>
        <w:t>thay đổi giá trị, thay đổi được thêm vào cuộc gọi trình điều khiển OCI, JDBC / OCI hoặc Thin driver tiếp theo cho các lợi ích hiệu suất bổ sung</w:t>
      </w:r>
    </w:p>
    <w:p w14:paraId="2B81D79B" w14:textId="77777777" w:rsidR="004B7379" w:rsidRPr="004B7379" w:rsidRDefault="004B7379" w:rsidP="004B7379">
      <w:pPr>
        <w:pStyle w:val="BodyText"/>
        <w:spacing w:before="10"/>
        <w:ind w:left="1440"/>
        <w:rPr>
          <w:rFonts w:ascii="Arial" w:hAnsi="Arial" w:cs="Arial"/>
          <w:sz w:val="27"/>
        </w:rPr>
      </w:pPr>
      <w:bookmarkStart w:id="400" w:name="_GoBack"/>
      <w:bookmarkEnd w:id="400"/>
    </w:p>
    <w:p w14:paraId="090FEDD4" w14:textId="09E6B9A2" w:rsidR="008C539B" w:rsidRPr="001058B5" w:rsidRDefault="004B7379" w:rsidP="004B7379">
      <w:pPr>
        <w:pStyle w:val="BodyText"/>
        <w:spacing w:before="2" w:line="230" w:lineRule="auto"/>
        <w:ind w:left="1440" w:right="848"/>
        <w:rPr>
          <w:rFonts w:ascii="Arial" w:hAnsi="Arial" w:cs="Arial"/>
        </w:rPr>
      </w:pPr>
      <w:r w:rsidRPr="004B7379">
        <w:rPr>
          <w:rFonts w:ascii="Arial" w:hAnsi="Arial" w:cs="Arial"/>
        </w:rPr>
        <w:t xml:space="preserve">Ví dụ, người dùng Daniel kết nối với một ứng dụng Web Expense. Daniel không phải là người dùng cơ sở dữ liệu; anh ta là người dùng ứng dụng Web Expense điển hình. Ứng dụng truy cập không gian tên ngữ cảnh ứng dụng dựng sẵn và đặt DANIEL làm giá trị thuộc tính CLIENT_IDENTIFIER. Daniel hoàn thành biểu mẫu Chi phí trên web </w:t>
      </w:r>
      <w:r w:rsidRPr="004B7379">
        <w:rPr>
          <w:rFonts w:ascii="Arial" w:hAnsi="Arial" w:cs="Arial"/>
        </w:rPr>
        <w:lastRenderedPageBreak/>
        <w:t>và thoát khỏi ứng dụng.</w:t>
      </w:r>
      <w:r w:rsidR="00C12992" w:rsidRPr="001058B5">
        <w:rPr>
          <w:rFonts w:ascii="Arial" w:hAnsi="Arial" w:cs="Arial"/>
        </w:rPr>
        <w:t xml:space="preserve">Then, Ajit connects to the </w:t>
      </w:r>
      <w:r w:rsidR="00C12992" w:rsidRPr="001058B5">
        <w:rPr>
          <w:rFonts w:ascii="Arial" w:hAnsi="Arial" w:cs="Arial"/>
          <w:spacing w:val="-7"/>
        </w:rPr>
        <w:t xml:space="preserve">Web </w:t>
      </w:r>
      <w:r w:rsidR="00C12992" w:rsidRPr="001058B5">
        <w:rPr>
          <w:rFonts w:ascii="Arial" w:hAnsi="Arial" w:cs="Arial"/>
        </w:rPr>
        <w:t>Expense application. Instead of setting up a new session</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Ajit,</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reuses</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4"/>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that</w:t>
      </w:r>
      <w:r w:rsidR="00C12992" w:rsidRPr="001058B5">
        <w:rPr>
          <w:rFonts w:ascii="Arial" w:hAnsi="Arial" w:cs="Arial"/>
          <w:spacing w:val="-4"/>
        </w:rPr>
        <w:t xml:space="preserve"> </w:t>
      </w:r>
      <w:r w:rsidR="00C12992" w:rsidRPr="001058B5">
        <w:rPr>
          <w:rFonts w:ascii="Arial" w:hAnsi="Arial" w:cs="Arial"/>
        </w:rPr>
        <w:t>currently</w:t>
      </w:r>
      <w:r w:rsidR="00C12992" w:rsidRPr="001058B5">
        <w:rPr>
          <w:rFonts w:ascii="Arial" w:hAnsi="Arial" w:cs="Arial"/>
          <w:spacing w:val="-4"/>
        </w:rPr>
        <w:t xml:space="preserve"> </w:t>
      </w:r>
      <w:r w:rsidR="00C12992" w:rsidRPr="001058B5">
        <w:rPr>
          <w:rFonts w:ascii="Arial" w:hAnsi="Arial" w:cs="Arial"/>
        </w:rPr>
        <w:t>exists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3"/>
        </w:rPr>
        <w:t xml:space="preserve"> </w:t>
      </w:r>
      <w:r w:rsidR="00C12992" w:rsidRPr="001058B5">
        <w:rPr>
          <w:rFonts w:ascii="Arial" w:hAnsi="Arial" w:cs="Arial"/>
        </w:rPr>
        <w:t>Daniel,</w:t>
      </w:r>
      <w:r w:rsidR="00C12992" w:rsidRPr="001058B5">
        <w:rPr>
          <w:rFonts w:ascii="Arial" w:hAnsi="Arial" w:cs="Arial"/>
          <w:spacing w:val="-4"/>
        </w:rPr>
        <w:t xml:space="preserve"> </w:t>
      </w:r>
      <w:r w:rsidR="00C12992" w:rsidRPr="001058B5">
        <w:rPr>
          <w:rFonts w:ascii="Arial" w:hAnsi="Arial" w:cs="Arial"/>
        </w:rPr>
        <w:t>by changing</w:t>
      </w:r>
      <w:r w:rsidR="00C12992" w:rsidRPr="001058B5">
        <w:rPr>
          <w:rFonts w:ascii="Arial" w:hAnsi="Arial" w:cs="Arial"/>
          <w:spacing w:val="-26"/>
        </w:rPr>
        <w:t xml:space="preserve"> </w:t>
      </w:r>
      <w:r w:rsidR="00C12992" w:rsidRPr="001058B5">
        <w:rPr>
          <w:rFonts w:ascii="Arial" w:hAnsi="Arial" w:cs="Arial"/>
        </w:rPr>
        <w:t>the</w:t>
      </w:r>
      <w:r w:rsidR="00C12992" w:rsidRPr="001058B5">
        <w:rPr>
          <w:rFonts w:ascii="Arial" w:hAnsi="Arial" w:cs="Arial"/>
          <w:spacing w:val="-24"/>
        </w:rPr>
        <w:t xml:space="preserve"> </w:t>
      </w:r>
      <w:r w:rsidR="00C12992" w:rsidRPr="001058B5">
        <w:rPr>
          <w:rFonts w:ascii="Arial" w:hAnsi="Arial" w:cs="Arial"/>
        </w:rPr>
        <w:t>CLIENT_IDENTIFIER</w:t>
      </w:r>
      <w:r w:rsidR="00C12992" w:rsidRPr="001058B5">
        <w:rPr>
          <w:rFonts w:ascii="Arial" w:hAnsi="Arial" w:cs="Arial"/>
          <w:spacing w:val="-99"/>
        </w:rPr>
        <w:t xml:space="preserve"> </w:t>
      </w:r>
      <w:r w:rsidR="00C12992" w:rsidRPr="001058B5">
        <w:rPr>
          <w:rFonts w:ascii="Arial" w:hAnsi="Arial" w:cs="Arial"/>
        </w:rPr>
        <w:t>to</w:t>
      </w:r>
      <w:r w:rsidR="00C12992" w:rsidRPr="001058B5">
        <w:rPr>
          <w:rFonts w:ascii="Arial" w:hAnsi="Arial" w:cs="Arial"/>
          <w:spacing w:val="-26"/>
        </w:rPr>
        <w:t xml:space="preserve"> </w:t>
      </w:r>
      <w:r w:rsidR="00C12992" w:rsidRPr="001058B5">
        <w:rPr>
          <w:rFonts w:ascii="Arial" w:hAnsi="Arial" w:cs="Arial"/>
        </w:rPr>
        <w:t>AJIT.</w:t>
      </w:r>
      <w:r w:rsidR="00C12992" w:rsidRPr="001058B5">
        <w:rPr>
          <w:rFonts w:ascii="Arial" w:hAnsi="Arial" w:cs="Arial"/>
          <w:spacing w:val="-25"/>
        </w:rPr>
        <w:t xml:space="preserve"> </w:t>
      </w:r>
      <w:r w:rsidR="00C12992" w:rsidRPr="001058B5">
        <w:rPr>
          <w:rFonts w:ascii="Arial" w:hAnsi="Arial" w:cs="Arial"/>
        </w:rPr>
        <w:t>This</w:t>
      </w:r>
      <w:r w:rsidR="00C12992" w:rsidRPr="001058B5">
        <w:rPr>
          <w:rFonts w:ascii="Arial" w:hAnsi="Arial" w:cs="Arial"/>
          <w:spacing w:val="-25"/>
        </w:rPr>
        <w:t xml:space="preserve"> </w:t>
      </w:r>
      <w:r w:rsidR="00C12992" w:rsidRPr="001058B5">
        <w:rPr>
          <w:rFonts w:ascii="Arial" w:hAnsi="Arial" w:cs="Arial"/>
        </w:rPr>
        <w:t>avoids</w:t>
      </w:r>
      <w:r w:rsidR="00C12992" w:rsidRPr="001058B5">
        <w:rPr>
          <w:rFonts w:ascii="Arial" w:hAnsi="Arial" w:cs="Arial"/>
          <w:spacing w:val="-25"/>
        </w:rPr>
        <w:t xml:space="preserve"> </w:t>
      </w:r>
      <w:r w:rsidR="00C12992" w:rsidRPr="001058B5">
        <w:rPr>
          <w:rFonts w:ascii="Arial" w:hAnsi="Arial" w:cs="Arial"/>
        </w:rPr>
        <w:t>the</w:t>
      </w:r>
      <w:r w:rsidR="00C12992" w:rsidRPr="001058B5">
        <w:rPr>
          <w:rFonts w:ascii="Arial" w:hAnsi="Arial" w:cs="Arial"/>
          <w:spacing w:val="-26"/>
        </w:rPr>
        <w:t xml:space="preserve"> </w:t>
      </w:r>
      <w:r w:rsidR="00C12992" w:rsidRPr="001058B5">
        <w:rPr>
          <w:rFonts w:ascii="Arial" w:hAnsi="Arial" w:cs="Arial"/>
        </w:rPr>
        <w:t>overhead</w:t>
      </w:r>
      <w:r w:rsidR="00C12992" w:rsidRPr="001058B5">
        <w:rPr>
          <w:rFonts w:ascii="Arial" w:hAnsi="Arial" w:cs="Arial"/>
          <w:spacing w:val="-25"/>
        </w:rPr>
        <w:t xml:space="preserve"> </w:t>
      </w:r>
      <w:r w:rsidR="00C12992" w:rsidRPr="001058B5">
        <w:rPr>
          <w:rFonts w:ascii="Arial" w:hAnsi="Arial" w:cs="Arial"/>
        </w:rPr>
        <w:t>of</w:t>
      </w:r>
      <w:r w:rsidR="00C12992" w:rsidRPr="001058B5">
        <w:rPr>
          <w:rFonts w:ascii="Arial" w:hAnsi="Arial" w:cs="Arial"/>
          <w:spacing w:val="-25"/>
        </w:rPr>
        <w:t xml:space="preserve"> </w:t>
      </w:r>
      <w:r w:rsidR="00C12992" w:rsidRPr="001058B5">
        <w:rPr>
          <w:rFonts w:ascii="Arial" w:hAnsi="Arial" w:cs="Arial"/>
        </w:rPr>
        <w:t>setting</w:t>
      </w:r>
      <w:r w:rsidR="00C12992" w:rsidRPr="001058B5">
        <w:rPr>
          <w:rFonts w:ascii="Arial" w:hAnsi="Arial" w:cs="Arial"/>
          <w:spacing w:val="-26"/>
        </w:rPr>
        <w:t xml:space="preserve"> </w:t>
      </w:r>
      <w:r w:rsidR="00C12992" w:rsidRPr="001058B5">
        <w:rPr>
          <w:rFonts w:ascii="Arial" w:hAnsi="Arial" w:cs="Arial"/>
        </w:rPr>
        <w:t>up</w:t>
      </w:r>
      <w:r w:rsidR="00C12992" w:rsidRPr="001058B5">
        <w:rPr>
          <w:rFonts w:ascii="Arial" w:hAnsi="Arial" w:cs="Arial"/>
          <w:spacing w:val="-25"/>
        </w:rPr>
        <w:t xml:space="preserve"> </w:t>
      </w:r>
      <w:r w:rsidR="00C12992" w:rsidRPr="001058B5">
        <w:rPr>
          <w:rFonts w:ascii="Arial" w:hAnsi="Arial" w:cs="Arial"/>
        </w:rPr>
        <w:t>a new connection to the database and the overhead of setting up a global application context. The CLIENT_IDENTIFIER attribute can be set to any value on which the</w:t>
      </w:r>
      <w:bookmarkStart w:id="401" w:name="_bookmark479"/>
      <w:bookmarkEnd w:id="401"/>
      <w:r w:rsidR="00C12992" w:rsidRPr="001058B5">
        <w:rPr>
          <w:rFonts w:ascii="Arial" w:hAnsi="Arial" w:cs="Arial"/>
        </w:rPr>
        <w:t xml:space="preserve"> application bases access control. It does not have to be the application user</w:t>
      </w:r>
      <w:r w:rsidR="00C12992" w:rsidRPr="001058B5">
        <w:rPr>
          <w:rFonts w:ascii="Arial" w:hAnsi="Arial" w:cs="Arial"/>
          <w:spacing w:val="-28"/>
        </w:rPr>
        <w:t xml:space="preserve"> </w:t>
      </w:r>
      <w:r w:rsidR="00C12992" w:rsidRPr="001058B5">
        <w:rPr>
          <w:rFonts w:ascii="Arial" w:hAnsi="Arial" w:cs="Arial"/>
        </w:rPr>
        <w:t>name.</w:t>
      </w:r>
    </w:p>
    <w:p w14:paraId="43239C82" w14:textId="77777777" w:rsidR="008C539B" w:rsidRPr="001058B5" w:rsidRDefault="00C12992">
      <w:pPr>
        <w:pStyle w:val="BodyText"/>
        <w:spacing w:before="123" w:line="228" w:lineRule="auto"/>
        <w:ind w:left="1660" w:right="903" w:hanging="1"/>
        <w:rPr>
          <w:rFonts w:ascii="Arial" w:hAnsi="Arial" w:cs="Arial"/>
        </w:rPr>
      </w:pPr>
      <w:r w:rsidRPr="001058B5">
        <w:rPr>
          <w:rFonts w:ascii="Arial" w:hAnsi="Arial" w:cs="Arial"/>
          <w:spacing w:val="-9"/>
        </w:rPr>
        <w:t xml:space="preserve">To </w:t>
      </w:r>
      <w:r w:rsidRPr="001058B5">
        <w:rPr>
          <w:rFonts w:ascii="Arial" w:hAnsi="Arial" w:cs="Arial"/>
        </w:rPr>
        <w:t>set the CLIENT_IDENTIFIER attribute with OCI, use the OCI_ATTR_CLIENT_ IDENTIFIER</w:t>
      </w:r>
      <w:r w:rsidRPr="001058B5">
        <w:rPr>
          <w:rFonts w:ascii="Arial" w:hAnsi="Arial" w:cs="Arial"/>
          <w:spacing w:val="-95"/>
        </w:rPr>
        <w:t xml:space="preserve"> </w:t>
      </w:r>
      <w:r w:rsidRPr="001058B5">
        <w:rPr>
          <w:rFonts w:ascii="Arial" w:hAnsi="Arial" w:cs="Arial"/>
        </w:rPr>
        <w:t xml:space="preserve">attribute in the call to OCIAttrSet(). Then, on the next request to the </w:t>
      </w:r>
      <w:r w:rsidRPr="001058B5">
        <w:rPr>
          <w:rFonts w:ascii="Arial" w:hAnsi="Arial" w:cs="Arial"/>
          <w:spacing w:val="-3"/>
        </w:rPr>
        <w:t xml:space="preserve">server, </w:t>
      </w:r>
      <w:r w:rsidRPr="001058B5">
        <w:rPr>
          <w:rFonts w:ascii="Arial" w:hAnsi="Arial" w:cs="Arial"/>
        </w:rPr>
        <w:t>the information is propagated and stored in the server sessions. For example:</w:t>
      </w:r>
    </w:p>
    <w:p w14:paraId="4837ED6F" w14:textId="77777777" w:rsidR="008C539B" w:rsidRPr="001058B5" w:rsidRDefault="00C12992">
      <w:pPr>
        <w:spacing w:before="144" w:line="259" w:lineRule="auto"/>
        <w:ind w:left="1660" w:right="6563"/>
        <w:rPr>
          <w:rFonts w:ascii="Arial" w:hAnsi="Arial" w:cs="Arial"/>
          <w:sz w:val="18"/>
        </w:rPr>
      </w:pPr>
      <w:r w:rsidRPr="001058B5">
        <w:rPr>
          <w:rFonts w:ascii="Arial" w:hAnsi="Arial" w:cs="Arial"/>
          <w:w w:val="85"/>
          <w:sz w:val="18"/>
        </w:rPr>
        <w:t xml:space="preserve">OCIAttrSet (session, </w:t>
      </w:r>
      <w:r w:rsidRPr="001058B5">
        <w:rPr>
          <w:rFonts w:ascii="Arial" w:hAnsi="Arial" w:cs="Arial"/>
          <w:w w:val="90"/>
          <w:sz w:val="18"/>
        </w:rPr>
        <w:t>OCI_HTYPE_SESSION,</w:t>
      </w:r>
    </w:p>
    <w:p w14:paraId="249C9CBC" w14:textId="77777777" w:rsidR="008C539B" w:rsidRPr="001058B5" w:rsidRDefault="00C12992">
      <w:pPr>
        <w:spacing w:line="259" w:lineRule="auto"/>
        <w:ind w:left="1660" w:right="4739"/>
        <w:rPr>
          <w:rFonts w:ascii="Arial" w:hAnsi="Arial" w:cs="Arial"/>
          <w:sz w:val="18"/>
        </w:rPr>
      </w:pPr>
      <w:r w:rsidRPr="001058B5">
        <w:rPr>
          <w:rFonts w:ascii="Arial" w:hAnsi="Arial" w:cs="Arial"/>
          <w:w w:val="95"/>
          <w:sz w:val="18"/>
        </w:rPr>
        <w:t xml:space="preserve">(dvoid *) "appuser1", </w:t>
      </w:r>
      <w:r w:rsidRPr="001058B5">
        <w:rPr>
          <w:rFonts w:ascii="Arial" w:hAnsi="Arial" w:cs="Arial"/>
          <w:w w:val="90"/>
          <w:sz w:val="18"/>
        </w:rPr>
        <w:t xml:space="preserve">(ub4)strlen("appuser1"), </w:t>
      </w:r>
      <w:r w:rsidRPr="001058B5">
        <w:rPr>
          <w:rFonts w:ascii="Arial" w:hAnsi="Arial" w:cs="Arial"/>
          <w:w w:val="85"/>
          <w:sz w:val="18"/>
        </w:rPr>
        <w:t>OCI_ATTR_CLIENT_IDENTIFIER,</w:t>
      </w:r>
    </w:p>
    <w:p w14:paraId="273590DF"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*error_handle);</w:t>
      </w:r>
    </w:p>
    <w:p w14:paraId="4D0373CF" w14:textId="77777777" w:rsidR="008C539B" w:rsidRPr="001058B5" w:rsidRDefault="008C539B">
      <w:pPr>
        <w:pStyle w:val="BodyText"/>
        <w:spacing w:before="8"/>
        <w:rPr>
          <w:rFonts w:ascii="Arial" w:hAnsi="Arial" w:cs="Arial"/>
          <w:sz w:val="18"/>
        </w:rPr>
      </w:pPr>
    </w:p>
    <w:p w14:paraId="187E99E7" w14:textId="77777777" w:rsidR="008C539B" w:rsidRPr="001058B5" w:rsidRDefault="00C12992">
      <w:pPr>
        <w:pStyle w:val="BodyText"/>
        <w:spacing w:line="232" w:lineRule="auto"/>
        <w:ind w:left="1660" w:right="719"/>
        <w:rPr>
          <w:rFonts w:ascii="Arial" w:hAnsi="Arial" w:cs="Arial"/>
        </w:rPr>
      </w:pPr>
      <w:r w:rsidRPr="001058B5">
        <w:rPr>
          <w:rFonts w:ascii="Arial" w:hAnsi="Arial" w:cs="Arial"/>
        </w:rPr>
        <w:t xml:space="preserve">For </w:t>
      </w:r>
      <w:bookmarkStart w:id="402" w:name="_bookmark480"/>
      <w:bookmarkEnd w:id="402"/>
      <w:r w:rsidRPr="001058B5">
        <w:rPr>
          <w:rFonts w:ascii="Arial" w:hAnsi="Arial" w:cs="Arial"/>
        </w:rPr>
        <w:t xml:space="preserve">applications that use JDBC, be aware that JDBC does not set the client identifier. </w:t>
      </w:r>
      <w:r w:rsidRPr="001058B5">
        <w:rPr>
          <w:rFonts w:ascii="Arial" w:hAnsi="Arial" w:cs="Arial"/>
          <w:spacing w:val="-9"/>
        </w:rPr>
        <w:t xml:space="preserve">To </w:t>
      </w:r>
      <w:r w:rsidRPr="001058B5">
        <w:rPr>
          <w:rFonts w:ascii="Arial" w:hAnsi="Arial" w:cs="Arial"/>
        </w:rPr>
        <w:t>set the client identifier in a connection pooling environment, use Dynamic Monitoring Service (DMS) metrics. If DMS is not available, then use the connection.setClientInfo</w:t>
      </w:r>
      <w:r w:rsidRPr="001058B5">
        <w:rPr>
          <w:rFonts w:ascii="Arial" w:hAnsi="Arial" w:cs="Arial"/>
          <w:spacing w:val="-96"/>
        </w:rPr>
        <w:t xml:space="preserve"> </w:t>
      </w:r>
      <w:r w:rsidRPr="001058B5">
        <w:rPr>
          <w:rFonts w:ascii="Arial" w:hAnsi="Arial" w:cs="Arial"/>
        </w:rPr>
        <w:t>method. For example:</w:t>
      </w:r>
    </w:p>
    <w:p w14:paraId="4BE2F441" w14:textId="77777777" w:rsidR="008C539B" w:rsidRPr="001058B5" w:rsidRDefault="00C12992">
      <w:pPr>
        <w:spacing w:before="135"/>
        <w:ind w:left="1660"/>
        <w:rPr>
          <w:rFonts w:ascii="Arial" w:hAnsi="Arial" w:cs="Arial"/>
          <w:sz w:val="18"/>
        </w:rPr>
      </w:pPr>
      <w:r w:rsidRPr="001058B5">
        <w:rPr>
          <w:rFonts w:ascii="Arial" w:hAnsi="Arial" w:cs="Arial"/>
          <w:w w:val="95"/>
          <w:sz w:val="18"/>
        </w:rPr>
        <w:t>connection.setClientInfo("E2E_CONTEXT.CLIENT_IDENTIFIER", "appuser");</w:t>
      </w:r>
    </w:p>
    <w:p w14:paraId="5CC14A70" w14:textId="77777777" w:rsidR="008C539B" w:rsidRPr="001058B5" w:rsidRDefault="008C539B">
      <w:pPr>
        <w:pStyle w:val="BodyText"/>
        <w:rPr>
          <w:rFonts w:ascii="Arial" w:hAnsi="Arial" w:cs="Arial"/>
          <w:sz w:val="19"/>
        </w:rPr>
      </w:pPr>
    </w:p>
    <w:p w14:paraId="7E5188F2" w14:textId="77777777" w:rsidR="008C539B" w:rsidRPr="001058B5" w:rsidRDefault="00C12992">
      <w:pPr>
        <w:ind w:left="2380"/>
        <w:rPr>
          <w:rFonts w:ascii="Arial" w:hAnsi="Arial" w:cs="Arial"/>
          <w:b/>
          <w:sz w:val="19"/>
        </w:rPr>
      </w:pPr>
      <w:r w:rsidRPr="001058B5">
        <w:rPr>
          <w:rFonts w:ascii="Arial" w:hAnsi="Arial" w:cs="Arial"/>
          <w:b/>
          <w:sz w:val="19"/>
        </w:rPr>
        <w:t>See Also:</w:t>
      </w:r>
    </w:p>
    <w:p w14:paraId="18FF9916" w14:textId="77777777" w:rsidR="008C539B" w:rsidRPr="001058B5" w:rsidRDefault="00C12992" w:rsidP="006F7931">
      <w:pPr>
        <w:pStyle w:val="ListParagraph"/>
        <w:numPr>
          <w:ilvl w:val="0"/>
          <w:numId w:val="108"/>
        </w:numPr>
        <w:tabs>
          <w:tab w:val="left" w:pos="2740"/>
        </w:tabs>
        <w:spacing w:before="137" w:line="228" w:lineRule="auto"/>
        <w:ind w:right="1822"/>
        <w:rPr>
          <w:rFonts w:ascii="Arial" w:hAnsi="Arial" w:cs="Arial"/>
          <w:sz w:val="20"/>
        </w:rPr>
      </w:pPr>
      <w:r w:rsidRPr="001058B5">
        <w:rPr>
          <w:rFonts w:ascii="Arial" w:hAnsi="Arial" w:cs="Arial"/>
          <w:i/>
          <w:sz w:val="20"/>
        </w:rPr>
        <w:t xml:space="preserve">Oracle Call Interface Programmer's Guide </w:t>
      </w:r>
      <w:r w:rsidRPr="001058B5">
        <w:rPr>
          <w:rFonts w:ascii="Arial" w:hAnsi="Arial" w:cs="Arial"/>
          <w:sz w:val="20"/>
        </w:rPr>
        <w:t xml:space="preserve">about how the OCI_ </w:t>
      </w:r>
      <w:r w:rsidRPr="001058B5">
        <w:rPr>
          <w:rFonts w:ascii="Arial" w:hAnsi="Arial" w:cs="Arial"/>
          <w:w w:val="95"/>
          <w:sz w:val="20"/>
        </w:rPr>
        <w:t>ATTR_CLIENT_IDENTIFIER</w:t>
      </w:r>
      <w:r w:rsidRPr="001058B5">
        <w:rPr>
          <w:rFonts w:ascii="Arial" w:hAnsi="Arial" w:cs="Arial"/>
          <w:spacing w:val="-8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session</w:t>
      </w:r>
      <w:r w:rsidRPr="001058B5">
        <w:rPr>
          <w:rFonts w:ascii="Arial" w:hAnsi="Arial" w:cs="Arial"/>
          <w:spacing w:val="-15"/>
          <w:w w:val="95"/>
          <w:sz w:val="20"/>
        </w:rPr>
        <w:t xml:space="preserve"> </w:t>
      </w:r>
      <w:r w:rsidRPr="001058B5">
        <w:rPr>
          <w:rFonts w:ascii="Arial" w:hAnsi="Arial" w:cs="Arial"/>
          <w:w w:val="95"/>
          <w:sz w:val="20"/>
        </w:rPr>
        <w:t>handle</w:t>
      </w:r>
      <w:r w:rsidRPr="001058B5">
        <w:rPr>
          <w:rFonts w:ascii="Arial" w:hAnsi="Arial" w:cs="Arial"/>
          <w:spacing w:val="-15"/>
          <w:w w:val="95"/>
          <w:sz w:val="20"/>
        </w:rPr>
        <w:t xml:space="preserve"> </w:t>
      </w:r>
      <w:r w:rsidRPr="001058B5">
        <w:rPr>
          <w:rFonts w:ascii="Arial" w:hAnsi="Arial" w:cs="Arial"/>
          <w:w w:val="95"/>
          <w:sz w:val="20"/>
        </w:rPr>
        <w:t>attribute</w:t>
      </w:r>
      <w:r w:rsidRPr="001058B5">
        <w:rPr>
          <w:rFonts w:ascii="Arial" w:hAnsi="Arial" w:cs="Arial"/>
          <w:spacing w:val="-15"/>
          <w:w w:val="95"/>
          <w:sz w:val="20"/>
        </w:rPr>
        <w:t xml:space="preserve"> </w:t>
      </w:r>
      <w:r w:rsidRPr="001058B5">
        <w:rPr>
          <w:rFonts w:ascii="Arial" w:hAnsi="Arial" w:cs="Arial"/>
          <w:w w:val="95"/>
          <w:sz w:val="20"/>
        </w:rPr>
        <w:t>is</w:t>
      </w:r>
      <w:r w:rsidRPr="001058B5">
        <w:rPr>
          <w:rFonts w:ascii="Arial" w:hAnsi="Arial" w:cs="Arial"/>
          <w:spacing w:val="-15"/>
          <w:w w:val="95"/>
          <w:sz w:val="20"/>
        </w:rPr>
        <w:t xml:space="preserve"> </w:t>
      </w:r>
      <w:r w:rsidRPr="001058B5">
        <w:rPr>
          <w:rFonts w:ascii="Arial" w:hAnsi="Arial" w:cs="Arial"/>
          <w:w w:val="95"/>
          <w:sz w:val="20"/>
        </w:rPr>
        <w:t xml:space="preserve">used </w:t>
      </w:r>
      <w:r w:rsidRPr="001058B5">
        <w:rPr>
          <w:rFonts w:ascii="Arial" w:hAnsi="Arial" w:cs="Arial"/>
          <w:sz w:val="20"/>
        </w:rPr>
        <w:t>in middle-tier</w:t>
      </w:r>
      <w:r w:rsidRPr="001058B5">
        <w:rPr>
          <w:rFonts w:ascii="Arial" w:hAnsi="Arial" w:cs="Arial"/>
          <w:spacing w:val="-1"/>
          <w:sz w:val="20"/>
        </w:rPr>
        <w:t xml:space="preserve"> </w:t>
      </w:r>
      <w:r w:rsidRPr="001058B5">
        <w:rPr>
          <w:rFonts w:ascii="Arial" w:hAnsi="Arial" w:cs="Arial"/>
          <w:sz w:val="20"/>
        </w:rPr>
        <w:t>applications</w:t>
      </w:r>
    </w:p>
    <w:p w14:paraId="20A0AD7F" w14:textId="77777777" w:rsidR="008C539B" w:rsidRPr="001058B5" w:rsidRDefault="00C12992" w:rsidP="006F7931">
      <w:pPr>
        <w:pStyle w:val="ListParagraph"/>
        <w:numPr>
          <w:ilvl w:val="0"/>
          <w:numId w:val="108"/>
        </w:numPr>
        <w:tabs>
          <w:tab w:val="left" w:pos="2740"/>
        </w:tabs>
        <w:spacing w:before="121" w:line="232" w:lineRule="auto"/>
        <w:ind w:right="2028"/>
        <w:rPr>
          <w:rFonts w:ascii="Arial" w:hAnsi="Arial" w:cs="Arial"/>
          <w:sz w:val="20"/>
        </w:rPr>
      </w:pPr>
      <w:r w:rsidRPr="001058B5">
        <w:rPr>
          <w:rFonts w:ascii="Arial" w:hAnsi="Arial" w:cs="Arial"/>
          <w:i/>
          <w:sz w:val="20"/>
        </w:rPr>
        <w:t xml:space="preserve">Oracle Database JDBC Developer's Guide </w:t>
      </w:r>
      <w:r w:rsidRPr="001058B5">
        <w:rPr>
          <w:rFonts w:ascii="Arial" w:hAnsi="Arial" w:cs="Arial"/>
          <w:sz w:val="20"/>
        </w:rPr>
        <w:t>for more</w:t>
      </w:r>
      <w:r w:rsidRPr="001058B5">
        <w:rPr>
          <w:rFonts w:ascii="Arial" w:hAnsi="Arial" w:cs="Arial"/>
          <w:spacing w:val="-28"/>
          <w:sz w:val="20"/>
        </w:rPr>
        <w:t xml:space="preserve"> </w:t>
      </w:r>
      <w:r w:rsidRPr="001058B5">
        <w:rPr>
          <w:rFonts w:ascii="Arial" w:hAnsi="Arial" w:cs="Arial"/>
          <w:sz w:val="20"/>
        </w:rPr>
        <w:t>information about configuring client connections using</w:t>
      </w:r>
      <w:r w:rsidRPr="001058B5">
        <w:rPr>
          <w:rFonts w:ascii="Arial" w:hAnsi="Arial" w:cs="Arial"/>
          <w:spacing w:val="-5"/>
          <w:sz w:val="20"/>
        </w:rPr>
        <w:t xml:space="preserve"> </w:t>
      </w:r>
      <w:r w:rsidRPr="001058B5">
        <w:rPr>
          <w:rFonts w:ascii="Arial" w:hAnsi="Arial" w:cs="Arial"/>
          <w:sz w:val="20"/>
        </w:rPr>
        <w:t>JDBC</w:t>
      </w:r>
    </w:p>
    <w:p w14:paraId="4F2CA612" w14:textId="77777777" w:rsidR="008C539B" w:rsidRPr="001058B5" w:rsidRDefault="008C539B">
      <w:pPr>
        <w:pStyle w:val="BodyText"/>
        <w:spacing w:before="2"/>
        <w:rPr>
          <w:rFonts w:ascii="Arial" w:hAnsi="Arial" w:cs="Arial"/>
        </w:rPr>
      </w:pPr>
    </w:p>
    <w:p w14:paraId="3D90D62F" w14:textId="77777777" w:rsidR="00FB5570" w:rsidRDefault="00FB5570">
      <w:pPr>
        <w:pStyle w:val="BodyText"/>
        <w:spacing w:before="58" w:line="228" w:lineRule="auto"/>
        <w:ind w:left="1660" w:right="743"/>
        <w:rPr>
          <w:rFonts w:ascii="Arial" w:eastAsia="Arial" w:hAnsi="Arial" w:cs="Arial"/>
          <w:b/>
          <w:bCs/>
          <w:spacing w:val="-17"/>
          <w:sz w:val="23"/>
          <w:szCs w:val="23"/>
        </w:rPr>
      </w:pPr>
      <w:bookmarkStart w:id="403" w:name="Using_the_DBMS_SESSION_PL/SQL_Package_to"/>
      <w:bookmarkStart w:id="404" w:name="_bookmark481"/>
      <w:bookmarkStart w:id="405" w:name="_bookmark482"/>
      <w:bookmarkEnd w:id="403"/>
      <w:bookmarkEnd w:id="404"/>
      <w:bookmarkEnd w:id="405"/>
      <w:r w:rsidRPr="00FB5570">
        <w:rPr>
          <w:rFonts w:ascii="Arial" w:eastAsia="Arial" w:hAnsi="Arial" w:cs="Arial"/>
          <w:b/>
          <w:bCs/>
          <w:spacing w:val="-17"/>
          <w:sz w:val="23"/>
          <w:szCs w:val="23"/>
        </w:rPr>
        <w:t>Sử dụng gói PL / SQL DBMS_SESSION để thiết lập và xóa bộ định danh ứng dụng khách</w:t>
      </w:r>
    </w:p>
    <w:p w14:paraId="39C685AB" w14:textId="7875A2E9" w:rsidR="008C539B" w:rsidRPr="001058B5" w:rsidRDefault="00C12992">
      <w:pPr>
        <w:pStyle w:val="BodyText"/>
        <w:spacing w:before="58" w:line="228" w:lineRule="auto"/>
        <w:ind w:left="1660" w:right="743"/>
        <w:rPr>
          <w:rFonts w:ascii="Arial" w:hAnsi="Arial" w:cs="Arial"/>
        </w:rPr>
      </w:pPr>
      <w:r w:rsidRPr="001058B5">
        <w:rPr>
          <w:rFonts w:ascii="Arial" w:hAnsi="Arial" w:cs="Arial"/>
          <w:spacing w:val="-9"/>
          <w:w w:val="95"/>
        </w:rPr>
        <w:t xml:space="preserve">To </w:t>
      </w:r>
      <w:r w:rsidRPr="001058B5">
        <w:rPr>
          <w:rFonts w:ascii="Arial" w:hAnsi="Arial" w:cs="Arial"/>
          <w:w w:val="95"/>
        </w:rPr>
        <w:t>use the DBMS_SESSION</w:t>
      </w:r>
      <w:r w:rsidRPr="001058B5">
        <w:rPr>
          <w:rFonts w:ascii="Arial" w:hAnsi="Arial" w:cs="Arial"/>
          <w:spacing w:val="-80"/>
          <w:w w:val="95"/>
        </w:rPr>
        <w:t xml:space="preserve"> </w:t>
      </w:r>
      <w:r w:rsidRPr="001058B5">
        <w:rPr>
          <w:rFonts w:ascii="Arial" w:hAnsi="Arial" w:cs="Arial"/>
          <w:w w:val="95"/>
        </w:rPr>
        <w:t>package to set and clear the CLIENT_IDENTIFIER</w:t>
      </w:r>
      <w:r w:rsidRPr="001058B5">
        <w:rPr>
          <w:rFonts w:ascii="Arial" w:hAnsi="Arial" w:cs="Arial"/>
          <w:spacing w:val="-81"/>
          <w:w w:val="95"/>
        </w:rPr>
        <w:t xml:space="preserve"> </w:t>
      </w:r>
      <w:r w:rsidRPr="001058B5">
        <w:rPr>
          <w:rFonts w:ascii="Arial" w:hAnsi="Arial" w:cs="Arial"/>
          <w:w w:val="95"/>
        </w:rPr>
        <w:t xml:space="preserve">value on the </w:t>
      </w:r>
      <w:r w:rsidRPr="001058B5">
        <w:rPr>
          <w:rFonts w:ascii="Arial" w:hAnsi="Arial" w:cs="Arial"/>
        </w:rPr>
        <w:t xml:space="preserve">middle </w:t>
      </w:r>
      <w:r w:rsidRPr="001058B5">
        <w:rPr>
          <w:rFonts w:ascii="Arial" w:hAnsi="Arial" w:cs="Arial"/>
          <w:spacing w:val="-3"/>
        </w:rPr>
        <w:t xml:space="preserve">tier, </w:t>
      </w:r>
      <w:r w:rsidRPr="001058B5">
        <w:rPr>
          <w:rFonts w:ascii="Arial" w:hAnsi="Arial" w:cs="Arial"/>
        </w:rPr>
        <w:t>use the following interfaces:</w:t>
      </w:r>
    </w:p>
    <w:p w14:paraId="1002CA10" w14:textId="77777777" w:rsidR="008C539B" w:rsidRPr="001058B5" w:rsidRDefault="00C12992">
      <w:pPr>
        <w:pStyle w:val="BodyText"/>
        <w:spacing w:before="140"/>
        <w:ind w:left="1660"/>
        <w:rPr>
          <w:rFonts w:ascii="Arial" w:hAnsi="Arial" w:cs="Arial"/>
        </w:rPr>
      </w:pPr>
      <w:r w:rsidRPr="001058B5">
        <w:rPr>
          <w:rFonts w:ascii="Arial" w:hAnsi="Arial" w:cs="Arial"/>
          <w:w w:val="95"/>
          <w:sz w:val="10"/>
        </w:rPr>
        <w:t xml:space="preserve">■ </w:t>
      </w:r>
      <w:r w:rsidRPr="001058B5">
        <w:rPr>
          <w:rFonts w:ascii="Arial" w:hAnsi="Arial" w:cs="Arial"/>
          <w:w w:val="95"/>
        </w:rPr>
        <w:t>SET_IDENTIFIER</w:t>
      </w:r>
    </w:p>
    <w:p w14:paraId="560E9297" w14:textId="77777777" w:rsidR="008C539B" w:rsidRPr="001058B5" w:rsidRDefault="00C12992">
      <w:pPr>
        <w:pStyle w:val="BodyText"/>
        <w:spacing w:before="134"/>
        <w:ind w:left="1660"/>
        <w:rPr>
          <w:rFonts w:ascii="Arial" w:hAnsi="Arial" w:cs="Arial"/>
        </w:rPr>
      </w:pPr>
      <w:r w:rsidRPr="001058B5">
        <w:rPr>
          <w:rFonts w:ascii="Arial" w:hAnsi="Arial" w:cs="Arial"/>
          <w:w w:val="95"/>
          <w:sz w:val="10"/>
        </w:rPr>
        <w:t xml:space="preserve">■ </w:t>
      </w:r>
      <w:r w:rsidRPr="001058B5">
        <w:rPr>
          <w:rFonts w:ascii="Arial" w:hAnsi="Arial" w:cs="Arial"/>
          <w:w w:val="95"/>
        </w:rPr>
        <w:t>CLEAR_IDENTIFIER</w:t>
      </w:r>
    </w:p>
    <w:p w14:paraId="081A8F57"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The middle tier uses SET_IDENTIFIER to associate the database session with a particular</w:t>
      </w:r>
      <w:r w:rsidRPr="001058B5">
        <w:rPr>
          <w:rFonts w:ascii="Arial" w:hAnsi="Arial" w:cs="Arial"/>
          <w:spacing w:val="-26"/>
        </w:rPr>
        <w:t xml:space="preserve"> </w:t>
      </w:r>
      <w:r w:rsidRPr="001058B5">
        <w:rPr>
          <w:rFonts w:ascii="Arial" w:hAnsi="Arial" w:cs="Arial"/>
        </w:rPr>
        <w:t>user</w:t>
      </w:r>
      <w:r w:rsidRPr="001058B5">
        <w:rPr>
          <w:rFonts w:ascii="Arial" w:hAnsi="Arial" w:cs="Arial"/>
          <w:spacing w:val="-26"/>
        </w:rPr>
        <w:t xml:space="preserve"> </w:t>
      </w:r>
      <w:r w:rsidRPr="001058B5">
        <w:rPr>
          <w:rFonts w:ascii="Arial" w:hAnsi="Arial" w:cs="Arial"/>
        </w:rPr>
        <w:t>or</w:t>
      </w:r>
      <w:r w:rsidRPr="001058B5">
        <w:rPr>
          <w:rFonts w:ascii="Arial" w:hAnsi="Arial" w:cs="Arial"/>
          <w:spacing w:val="-26"/>
        </w:rPr>
        <w:t xml:space="preserve"> </w:t>
      </w:r>
      <w:r w:rsidRPr="001058B5">
        <w:rPr>
          <w:rFonts w:ascii="Arial" w:hAnsi="Arial" w:cs="Arial"/>
        </w:rPr>
        <w:t>group.</w:t>
      </w:r>
      <w:r w:rsidRPr="001058B5">
        <w:rPr>
          <w:rFonts w:ascii="Arial" w:hAnsi="Arial" w:cs="Arial"/>
          <w:spacing w:val="-26"/>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CLIENT_IDENTIFIER</w:t>
      </w:r>
      <w:r w:rsidRPr="001058B5">
        <w:rPr>
          <w:rFonts w:ascii="Arial" w:hAnsi="Arial" w:cs="Arial"/>
          <w:spacing w:val="-100"/>
        </w:rPr>
        <w:t xml:space="preserve"> </w:t>
      </w:r>
      <w:r w:rsidRPr="001058B5">
        <w:rPr>
          <w:rFonts w:ascii="Arial" w:hAnsi="Arial" w:cs="Arial"/>
        </w:rPr>
        <w:t>is</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attribute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session and can be </w:t>
      </w:r>
      <w:bookmarkStart w:id="406" w:name="_bookmark484"/>
      <w:bookmarkEnd w:id="406"/>
      <w:r w:rsidRPr="001058B5">
        <w:rPr>
          <w:rFonts w:ascii="Arial" w:hAnsi="Arial" w:cs="Arial"/>
        </w:rPr>
        <w:t xml:space="preserve">viewed in </w:t>
      </w:r>
      <w:bookmarkStart w:id="407" w:name="_bookmark485"/>
      <w:bookmarkEnd w:id="407"/>
      <w:r w:rsidRPr="001058B5">
        <w:rPr>
          <w:rFonts w:ascii="Arial" w:hAnsi="Arial" w:cs="Arial"/>
        </w:rPr>
        <w:t>session</w:t>
      </w:r>
      <w:r w:rsidRPr="001058B5">
        <w:rPr>
          <w:rFonts w:ascii="Arial" w:hAnsi="Arial" w:cs="Arial"/>
          <w:spacing w:val="-5"/>
        </w:rPr>
        <w:t xml:space="preserve"> </w:t>
      </w:r>
      <w:r w:rsidRPr="001058B5">
        <w:rPr>
          <w:rFonts w:ascii="Arial" w:hAnsi="Arial" w:cs="Arial"/>
        </w:rPr>
        <w:t>information.</w:t>
      </w:r>
    </w:p>
    <w:p w14:paraId="7DF99FF8" w14:textId="77777777" w:rsidR="008C539B" w:rsidRPr="001058B5" w:rsidRDefault="00C12992">
      <w:pPr>
        <w:pStyle w:val="BodyText"/>
        <w:spacing w:before="124" w:line="228" w:lineRule="auto"/>
        <w:ind w:left="1659" w:right="848"/>
        <w:rPr>
          <w:rFonts w:ascii="Arial" w:hAnsi="Arial" w:cs="Arial"/>
        </w:rPr>
      </w:pPr>
      <w:bookmarkStart w:id="408" w:name="_bookmark487"/>
      <w:bookmarkEnd w:id="408"/>
      <w:r w:rsidRPr="001058B5">
        <w:rPr>
          <w:rFonts w:ascii="Arial" w:hAnsi="Arial" w:cs="Arial"/>
        </w:rPr>
        <w:t>If</w:t>
      </w:r>
      <w:r w:rsidRPr="001058B5">
        <w:rPr>
          <w:rFonts w:ascii="Arial" w:hAnsi="Arial" w:cs="Arial"/>
          <w:spacing w:val="-33"/>
        </w:rPr>
        <w:t xml:space="preserve"> </w:t>
      </w:r>
      <w:r w:rsidRPr="001058B5">
        <w:rPr>
          <w:rFonts w:ascii="Arial" w:hAnsi="Arial" w:cs="Arial"/>
        </w:rPr>
        <w:t>you</w:t>
      </w:r>
      <w:r w:rsidRPr="001058B5">
        <w:rPr>
          <w:rFonts w:ascii="Arial" w:hAnsi="Arial" w:cs="Arial"/>
          <w:spacing w:val="-33"/>
        </w:rPr>
        <w:t xml:space="preserve"> </w:t>
      </w:r>
      <w:r w:rsidRPr="001058B5">
        <w:rPr>
          <w:rFonts w:ascii="Arial" w:hAnsi="Arial" w:cs="Arial"/>
        </w:rPr>
        <w:t>plan</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use</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DBMS_SESSION.SET_IDENTIFIER</w:t>
      </w:r>
      <w:r w:rsidRPr="001058B5">
        <w:rPr>
          <w:rFonts w:ascii="Arial" w:hAnsi="Arial" w:cs="Arial"/>
          <w:spacing w:val="-106"/>
        </w:rPr>
        <w:t xml:space="preserve"> </w:t>
      </w:r>
      <w:r w:rsidRPr="001058B5">
        <w:rPr>
          <w:rFonts w:ascii="Arial" w:hAnsi="Arial" w:cs="Arial"/>
        </w:rPr>
        <w:t>procedure,</w:t>
      </w:r>
      <w:r w:rsidRPr="001058B5">
        <w:rPr>
          <w:rFonts w:ascii="Arial" w:hAnsi="Arial" w:cs="Arial"/>
          <w:spacing w:val="-34"/>
        </w:rPr>
        <w:t xml:space="preserve"> </w:t>
      </w:r>
      <w:r w:rsidRPr="001058B5">
        <w:rPr>
          <w:rFonts w:ascii="Arial" w:hAnsi="Arial" w:cs="Arial"/>
        </w:rPr>
        <w:t>be</w:t>
      </w:r>
      <w:r w:rsidRPr="001058B5">
        <w:rPr>
          <w:rFonts w:ascii="Arial" w:hAnsi="Arial" w:cs="Arial"/>
          <w:spacing w:val="-33"/>
        </w:rPr>
        <w:t xml:space="preserve"> </w:t>
      </w:r>
      <w:r w:rsidRPr="001058B5">
        <w:rPr>
          <w:rFonts w:ascii="Arial" w:hAnsi="Arial" w:cs="Arial"/>
        </w:rPr>
        <w:t>aware</w:t>
      </w:r>
      <w:r w:rsidRPr="001058B5">
        <w:rPr>
          <w:rFonts w:ascii="Arial" w:hAnsi="Arial" w:cs="Arial"/>
          <w:spacing w:val="-33"/>
        </w:rPr>
        <w:t xml:space="preserve"> </w:t>
      </w:r>
      <w:r w:rsidRPr="001058B5">
        <w:rPr>
          <w:rFonts w:ascii="Arial" w:hAnsi="Arial" w:cs="Arial"/>
        </w:rPr>
        <w:t>that</w:t>
      </w:r>
      <w:r w:rsidRPr="001058B5">
        <w:rPr>
          <w:rFonts w:ascii="Arial" w:hAnsi="Arial" w:cs="Arial"/>
          <w:spacing w:val="-33"/>
        </w:rPr>
        <w:t xml:space="preserve"> </w:t>
      </w:r>
      <w:r w:rsidRPr="001058B5">
        <w:rPr>
          <w:rFonts w:ascii="Arial" w:hAnsi="Arial" w:cs="Arial"/>
        </w:rPr>
        <w:t xml:space="preserve">the </w:t>
      </w:r>
      <w:r w:rsidRPr="001058B5">
        <w:rPr>
          <w:rFonts w:ascii="Arial" w:hAnsi="Arial" w:cs="Arial"/>
          <w:w w:val="90"/>
        </w:rPr>
        <w:t xml:space="preserve">DBMS_APPLICATION_INFO.SET_CLIENT_INFO procedure can overwrite the value of the </w:t>
      </w:r>
      <w:r w:rsidRPr="001058B5">
        <w:rPr>
          <w:rFonts w:ascii="Arial" w:hAnsi="Arial" w:cs="Arial"/>
        </w:rPr>
        <w:t>client</w:t>
      </w:r>
      <w:r w:rsidRPr="001058B5">
        <w:rPr>
          <w:rFonts w:ascii="Arial" w:hAnsi="Arial" w:cs="Arial"/>
          <w:spacing w:val="-23"/>
        </w:rPr>
        <w:t xml:space="preserve"> </w:t>
      </w:r>
      <w:r w:rsidRPr="001058B5">
        <w:rPr>
          <w:rFonts w:ascii="Arial" w:hAnsi="Arial" w:cs="Arial"/>
        </w:rPr>
        <w:t>identifier.</w:t>
      </w:r>
      <w:r w:rsidRPr="001058B5">
        <w:rPr>
          <w:rFonts w:ascii="Arial" w:hAnsi="Arial" w:cs="Arial"/>
          <w:spacing w:val="-22"/>
        </w:rPr>
        <w:t xml:space="preserve"> </w:t>
      </w:r>
      <w:r w:rsidRPr="001058B5">
        <w:rPr>
          <w:rFonts w:ascii="Arial" w:hAnsi="Arial" w:cs="Arial"/>
          <w:spacing w:val="-5"/>
        </w:rPr>
        <w:t>Typically,</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values</w:t>
      </w:r>
      <w:r w:rsidRPr="001058B5">
        <w:rPr>
          <w:rFonts w:ascii="Arial" w:hAnsi="Arial" w:cs="Arial"/>
          <w:spacing w:val="-23"/>
        </w:rPr>
        <w:t xml:space="preserve"> </w:t>
      </w:r>
      <w:r w:rsidRPr="001058B5">
        <w:rPr>
          <w:rFonts w:ascii="Arial" w:hAnsi="Arial" w:cs="Arial"/>
        </w:rPr>
        <w:t>should</w:t>
      </w:r>
      <w:r w:rsidRPr="001058B5">
        <w:rPr>
          <w:rFonts w:ascii="Arial" w:hAnsi="Arial" w:cs="Arial"/>
          <w:spacing w:val="-23"/>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same,</w:t>
      </w:r>
      <w:r w:rsidRPr="001058B5">
        <w:rPr>
          <w:rFonts w:ascii="Arial" w:hAnsi="Arial" w:cs="Arial"/>
          <w:spacing w:val="-23"/>
        </w:rPr>
        <w:t xml:space="preserve"> </w:t>
      </w:r>
      <w:r w:rsidRPr="001058B5">
        <w:rPr>
          <w:rFonts w:ascii="Arial" w:hAnsi="Arial" w:cs="Arial"/>
        </w:rPr>
        <w:t>so</w:t>
      </w:r>
      <w:r w:rsidRPr="001058B5">
        <w:rPr>
          <w:rFonts w:ascii="Arial" w:hAnsi="Arial" w:cs="Arial"/>
          <w:spacing w:val="-22"/>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SET_CLIENT_INFO</w:t>
      </w:r>
      <w:r w:rsidRPr="001058B5">
        <w:rPr>
          <w:rFonts w:ascii="Arial" w:hAnsi="Arial" w:cs="Arial"/>
          <w:spacing w:val="-96"/>
        </w:rPr>
        <w:t xml:space="preserve"> </w:t>
      </w:r>
      <w:r w:rsidRPr="001058B5">
        <w:rPr>
          <w:rFonts w:ascii="Arial" w:hAnsi="Arial" w:cs="Arial"/>
        </w:rPr>
        <w:t>is set,</w:t>
      </w:r>
      <w:r w:rsidRPr="001058B5">
        <w:rPr>
          <w:rFonts w:ascii="Arial" w:hAnsi="Arial" w:cs="Arial"/>
          <w:spacing w:val="-19"/>
        </w:rPr>
        <w:t xml:space="preserve"> </w:t>
      </w:r>
      <w:bookmarkStart w:id="409" w:name="_bookmark486"/>
      <w:bookmarkEnd w:id="409"/>
      <w:r w:rsidRPr="001058B5">
        <w:rPr>
          <w:rFonts w:ascii="Arial" w:hAnsi="Arial" w:cs="Arial"/>
        </w:rPr>
        <w:t>its</w:t>
      </w:r>
      <w:r w:rsidRPr="001058B5">
        <w:rPr>
          <w:rFonts w:ascii="Arial" w:hAnsi="Arial" w:cs="Arial"/>
          <w:spacing w:val="-19"/>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be</w:t>
      </w:r>
      <w:r w:rsidRPr="001058B5">
        <w:rPr>
          <w:rFonts w:ascii="Arial" w:hAnsi="Arial" w:cs="Arial"/>
          <w:spacing w:val="-19"/>
        </w:rPr>
        <w:t xml:space="preserve"> </w:t>
      </w:r>
      <w:r w:rsidRPr="001058B5">
        <w:rPr>
          <w:rFonts w:ascii="Arial" w:hAnsi="Arial" w:cs="Arial"/>
        </w:rPr>
        <w:t>automatically</w:t>
      </w:r>
      <w:r w:rsidRPr="001058B5">
        <w:rPr>
          <w:rFonts w:ascii="Arial" w:hAnsi="Arial" w:cs="Arial"/>
          <w:spacing w:val="-17"/>
        </w:rPr>
        <w:t xml:space="preserve"> </w:t>
      </w:r>
      <w:r w:rsidRPr="001058B5">
        <w:rPr>
          <w:rFonts w:ascii="Arial" w:hAnsi="Arial" w:cs="Arial"/>
        </w:rPr>
        <w:t>propagated</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SET_IDENTIFIER</w:t>
      </w:r>
      <w:r w:rsidRPr="001058B5">
        <w:rPr>
          <w:rFonts w:ascii="Arial" w:hAnsi="Arial" w:cs="Arial"/>
          <w:spacing w:val="-93"/>
        </w:rPr>
        <w:t xml:space="preserve"> </w:t>
      </w:r>
      <w:r w:rsidRPr="001058B5">
        <w:rPr>
          <w:rFonts w:ascii="Arial" w:hAnsi="Arial" w:cs="Arial"/>
        </w:rPr>
        <w:t>if the CLIENTID_OVERWRITE</w:t>
      </w:r>
      <w:r w:rsidRPr="001058B5">
        <w:rPr>
          <w:rFonts w:ascii="Arial" w:hAnsi="Arial" w:cs="Arial"/>
          <w:spacing w:val="-105"/>
        </w:rPr>
        <w:t xml:space="preserve"> </w:t>
      </w:r>
      <w:r w:rsidRPr="001058B5">
        <w:rPr>
          <w:rFonts w:ascii="Arial" w:hAnsi="Arial" w:cs="Arial"/>
        </w:rPr>
        <w:t>event is set to ON.</w:t>
      </w:r>
    </w:p>
    <w:p w14:paraId="6C7AE31A"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1675FF2" w14:textId="77777777" w:rsidR="008C539B" w:rsidRPr="001058B5" w:rsidRDefault="008C539B">
      <w:pPr>
        <w:pStyle w:val="BodyText"/>
        <w:spacing w:before="5"/>
        <w:rPr>
          <w:rFonts w:ascii="Arial" w:hAnsi="Arial" w:cs="Arial"/>
          <w:sz w:val="25"/>
        </w:rPr>
      </w:pPr>
    </w:p>
    <w:p w14:paraId="35D8985D" w14:textId="77777777" w:rsidR="008C539B" w:rsidRPr="001058B5" w:rsidRDefault="00C12992">
      <w:pPr>
        <w:pStyle w:val="BodyText"/>
        <w:spacing w:before="103" w:line="228" w:lineRule="auto"/>
        <w:ind w:left="2259" w:right="102"/>
        <w:rPr>
          <w:rFonts w:ascii="Arial" w:hAnsi="Arial" w:cs="Arial"/>
        </w:rPr>
      </w:pPr>
      <w:r w:rsidRPr="001058B5">
        <w:rPr>
          <w:rFonts w:ascii="Arial" w:hAnsi="Arial" w:cs="Arial"/>
          <w:spacing w:val="-9"/>
        </w:rPr>
        <w:t xml:space="preserve">To </w:t>
      </w:r>
      <w:r w:rsidRPr="001058B5">
        <w:rPr>
          <w:rFonts w:ascii="Arial" w:hAnsi="Arial" w:cs="Arial"/>
        </w:rPr>
        <w:t xml:space="preserve">check the status of the CLIENTID_OVERWRITE event, log in to SQL*Plus and then </w:t>
      </w:r>
      <w:r w:rsidRPr="001058B5">
        <w:rPr>
          <w:rFonts w:ascii="Arial" w:hAnsi="Arial" w:cs="Arial"/>
          <w:w w:val="95"/>
        </w:rPr>
        <w:t>enter</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SHOW</w:t>
      </w:r>
      <w:r w:rsidRPr="001058B5">
        <w:rPr>
          <w:rFonts w:ascii="Arial" w:hAnsi="Arial" w:cs="Arial"/>
          <w:spacing w:val="-49"/>
          <w:w w:val="95"/>
        </w:rPr>
        <w:t xml:space="preserve"> </w:t>
      </w:r>
      <w:r w:rsidRPr="001058B5">
        <w:rPr>
          <w:rFonts w:ascii="Arial" w:hAnsi="Arial" w:cs="Arial"/>
          <w:w w:val="95"/>
        </w:rPr>
        <w:t>PARAMETER</w:t>
      </w:r>
      <w:r w:rsidRPr="001058B5">
        <w:rPr>
          <w:rFonts w:ascii="Arial" w:hAnsi="Arial" w:cs="Arial"/>
          <w:spacing w:val="-87"/>
          <w:w w:val="95"/>
        </w:rPr>
        <w:t xml:space="preserve"> </w:t>
      </w:r>
      <w:r w:rsidRPr="001058B5">
        <w:rPr>
          <w:rFonts w:ascii="Arial" w:hAnsi="Arial" w:cs="Arial"/>
          <w:w w:val="95"/>
        </w:rPr>
        <w:t>command.</w:t>
      </w:r>
      <w:r w:rsidRPr="001058B5">
        <w:rPr>
          <w:rFonts w:ascii="Arial" w:hAnsi="Arial" w:cs="Arial"/>
          <w:spacing w:val="-16"/>
          <w:w w:val="95"/>
        </w:rPr>
        <w:t xml:space="preserve"> </w:t>
      </w:r>
      <w:r w:rsidRPr="001058B5">
        <w:rPr>
          <w:rFonts w:ascii="Arial" w:hAnsi="Arial" w:cs="Arial"/>
          <w:w w:val="95"/>
        </w:rPr>
        <w:t>For</w:t>
      </w:r>
      <w:r w:rsidRPr="001058B5">
        <w:rPr>
          <w:rFonts w:ascii="Arial" w:hAnsi="Arial" w:cs="Arial"/>
          <w:spacing w:val="-16"/>
          <w:w w:val="95"/>
        </w:rPr>
        <w:t xml:space="preserve"> </w:t>
      </w:r>
      <w:r w:rsidRPr="001058B5">
        <w:rPr>
          <w:rFonts w:ascii="Arial" w:hAnsi="Arial" w:cs="Arial"/>
          <w:w w:val="95"/>
        </w:rPr>
        <w:t>example,</w:t>
      </w:r>
      <w:r w:rsidRPr="001058B5">
        <w:rPr>
          <w:rFonts w:ascii="Arial" w:hAnsi="Arial" w:cs="Arial"/>
          <w:spacing w:val="-16"/>
          <w:w w:val="95"/>
        </w:rPr>
        <w:t xml:space="preserve"> </w:t>
      </w:r>
      <w:r w:rsidRPr="001058B5">
        <w:rPr>
          <w:rFonts w:ascii="Arial" w:hAnsi="Arial" w:cs="Arial"/>
          <w:w w:val="95"/>
        </w:rPr>
        <w:t>assuming</w:t>
      </w:r>
      <w:r w:rsidRPr="001058B5">
        <w:rPr>
          <w:rFonts w:ascii="Arial" w:hAnsi="Arial" w:cs="Arial"/>
          <w:spacing w:val="-16"/>
          <w:w w:val="95"/>
        </w:rPr>
        <w:t xml:space="preserve"> </w:t>
      </w:r>
      <w:r w:rsidRPr="001058B5">
        <w:rPr>
          <w:rFonts w:ascii="Arial" w:hAnsi="Arial" w:cs="Arial"/>
          <w:w w:val="95"/>
        </w:rPr>
        <w:t>that</w:t>
      </w:r>
      <w:r w:rsidRPr="001058B5">
        <w:rPr>
          <w:rFonts w:ascii="Arial" w:hAnsi="Arial" w:cs="Arial"/>
          <w:spacing w:val="-16"/>
          <w:w w:val="95"/>
        </w:rPr>
        <w:t xml:space="preserve"> </w:t>
      </w:r>
      <w:r w:rsidRPr="001058B5">
        <w:rPr>
          <w:rFonts w:ascii="Arial" w:hAnsi="Arial" w:cs="Arial"/>
          <w:w w:val="95"/>
        </w:rPr>
        <w:t xml:space="preserve">CLIENTID_OVERWRITE </w:t>
      </w:r>
      <w:r w:rsidRPr="001058B5">
        <w:rPr>
          <w:rFonts w:ascii="Arial" w:hAnsi="Arial" w:cs="Arial"/>
        </w:rPr>
        <w:t>is enabled:</w:t>
      </w:r>
    </w:p>
    <w:p w14:paraId="5159EC45" w14:textId="77777777" w:rsidR="008C539B" w:rsidRPr="001058B5" w:rsidRDefault="00C12992">
      <w:pPr>
        <w:spacing w:before="144"/>
        <w:ind w:left="2260"/>
        <w:rPr>
          <w:rFonts w:ascii="Arial" w:hAnsi="Arial" w:cs="Arial"/>
          <w:sz w:val="18"/>
        </w:rPr>
      </w:pPr>
      <w:r w:rsidRPr="001058B5">
        <w:rPr>
          <w:rFonts w:ascii="Arial" w:hAnsi="Arial" w:cs="Arial"/>
          <w:w w:val="95"/>
          <w:sz w:val="18"/>
        </w:rPr>
        <w:t>SHOW PARAMETER EVENT</w:t>
      </w:r>
    </w:p>
    <w:p w14:paraId="01C9EDA9" w14:textId="77777777" w:rsidR="008C539B" w:rsidRPr="001058B5" w:rsidRDefault="008C539B">
      <w:pPr>
        <w:pStyle w:val="BodyText"/>
        <w:spacing w:before="8"/>
        <w:rPr>
          <w:rFonts w:ascii="Arial" w:hAnsi="Arial" w:cs="Arial"/>
        </w:rPr>
      </w:pPr>
    </w:p>
    <w:p w14:paraId="3AAF10A9" w14:textId="77777777" w:rsidR="008C539B" w:rsidRPr="001058B5" w:rsidRDefault="00C12992">
      <w:pPr>
        <w:tabs>
          <w:tab w:val="left" w:pos="5131"/>
          <w:tab w:val="left" w:pos="6891"/>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91EF9F0" w14:textId="77777777" w:rsidR="008C539B" w:rsidRPr="001058B5" w:rsidRDefault="00C12992">
      <w:pPr>
        <w:spacing w:before="17"/>
        <w:ind w:left="2260"/>
        <w:rPr>
          <w:rFonts w:ascii="Arial" w:hAnsi="Arial" w:cs="Arial"/>
          <w:sz w:val="18"/>
        </w:rPr>
      </w:pPr>
      <w:r w:rsidRPr="001058B5">
        <w:rPr>
          <w:rFonts w:ascii="Arial" w:hAnsi="Arial" w:cs="Arial"/>
          <w:w w:val="85"/>
          <w:sz w:val="18"/>
        </w:rPr>
        <w:t>------------------------------ ------------------ ------------------</w:t>
      </w:r>
    </w:p>
    <w:p w14:paraId="64675529" w14:textId="77777777" w:rsidR="008C539B" w:rsidRPr="001058B5" w:rsidRDefault="00C12992">
      <w:pPr>
        <w:tabs>
          <w:tab w:val="left" w:pos="5131"/>
          <w:tab w:val="left" w:pos="6891"/>
        </w:tabs>
        <w:spacing w:before="16"/>
        <w:ind w:left="2260"/>
        <w:rPr>
          <w:rFonts w:ascii="Arial" w:hAnsi="Arial" w:cs="Arial"/>
          <w:sz w:val="18"/>
        </w:rPr>
      </w:pPr>
      <w:r w:rsidRPr="001058B5">
        <w:rPr>
          <w:rFonts w:ascii="Arial" w:hAnsi="Arial" w:cs="Arial"/>
          <w:w w:val="95"/>
          <w:sz w:val="18"/>
        </w:rPr>
        <w:t>event</w:t>
      </w:r>
      <w:r w:rsidRPr="001058B5">
        <w:rPr>
          <w:rFonts w:ascii="Arial" w:hAnsi="Arial" w:cs="Arial"/>
          <w:w w:val="95"/>
          <w:sz w:val="18"/>
        </w:rPr>
        <w:tab/>
        <w:t>string</w:t>
      </w:r>
      <w:r w:rsidRPr="001058B5">
        <w:rPr>
          <w:rFonts w:ascii="Arial" w:hAnsi="Arial" w:cs="Arial"/>
          <w:w w:val="95"/>
          <w:sz w:val="18"/>
        </w:rPr>
        <w:tab/>
        <w:t>clientid_overwrite</w:t>
      </w:r>
    </w:p>
    <w:p w14:paraId="6B3AF217" w14:textId="77777777" w:rsidR="008C539B" w:rsidRPr="001058B5" w:rsidRDefault="008C539B">
      <w:pPr>
        <w:pStyle w:val="BodyText"/>
        <w:spacing w:before="3"/>
        <w:rPr>
          <w:rFonts w:ascii="Arial" w:hAnsi="Arial" w:cs="Arial"/>
          <w:sz w:val="18"/>
        </w:rPr>
      </w:pPr>
    </w:p>
    <w:p w14:paraId="4F664149" w14:textId="77777777" w:rsidR="008C539B" w:rsidRPr="001058B5" w:rsidRDefault="00C12992">
      <w:pPr>
        <w:pStyle w:val="BodyText"/>
        <w:spacing w:line="246" w:lineRule="exact"/>
        <w:ind w:left="2260"/>
        <w:rPr>
          <w:rFonts w:ascii="Arial" w:hAnsi="Arial" w:cs="Arial"/>
        </w:rPr>
      </w:pPr>
      <w:r w:rsidRPr="001058B5">
        <w:rPr>
          <w:rFonts w:ascii="Arial" w:hAnsi="Arial" w:cs="Arial"/>
          <w:spacing w:val="-9"/>
        </w:rPr>
        <w:t xml:space="preserve">To </w:t>
      </w:r>
      <w:r w:rsidRPr="001058B5">
        <w:rPr>
          <w:rFonts w:ascii="Arial" w:hAnsi="Arial" w:cs="Arial"/>
        </w:rPr>
        <w:t>enable the CLIENTID_OVERWRITE</w:t>
      </w:r>
      <w:r w:rsidRPr="001058B5">
        <w:rPr>
          <w:rFonts w:ascii="Arial" w:hAnsi="Arial" w:cs="Arial"/>
          <w:spacing w:val="-93"/>
        </w:rPr>
        <w:t xml:space="preserve"> </w:t>
      </w:r>
      <w:r w:rsidRPr="001058B5">
        <w:rPr>
          <w:rFonts w:ascii="Arial" w:hAnsi="Arial" w:cs="Arial"/>
        </w:rPr>
        <w:t>event system-wide, connect to SQL*Plus as SYS</w:t>
      </w:r>
    </w:p>
    <w:p w14:paraId="20E35AC6" w14:textId="77777777" w:rsidR="008C539B" w:rsidRPr="001058B5" w:rsidRDefault="00C12992">
      <w:pPr>
        <w:pStyle w:val="BodyText"/>
        <w:spacing w:line="246" w:lineRule="exact"/>
        <w:ind w:left="2259"/>
        <w:rPr>
          <w:rFonts w:ascii="Arial" w:hAnsi="Arial" w:cs="Arial"/>
        </w:rPr>
      </w:pPr>
      <w:r w:rsidRPr="001058B5">
        <w:rPr>
          <w:rFonts w:ascii="Arial" w:hAnsi="Arial" w:cs="Arial"/>
        </w:rPr>
        <w:t>using the SYSDBA</w:t>
      </w:r>
      <w:r w:rsidRPr="001058B5">
        <w:rPr>
          <w:rFonts w:ascii="Arial" w:hAnsi="Arial" w:cs="Arial"/>
          <w:spacing w:val="-89"/>
        </w:rPr>
        <w:t xml:space="preserve"> </w:t>
      </w:r>
      <w:r w:rsidRPr="001058B5">
        <w:rPr>
          <w:rFonts w:ascii="Arial" w:hAnsi="Arial" w:cs="Arial"/>
        </w:rPr>
        <w:t>privilege, and then enter the following ALTER SYSTEM</w:t>
      </w:r>
      <w:r w:rsidRPr="001058B5">
        <w:rPr>
          <w:rFonts w:ascii="Arial" w:hAnsi="Arial" w:cs="Arial"/>
          <w:spacing w:val="-89"/>
        </w:rPr>
        <w:t xml:space="preserve"> </w:t>
      </w:r>
      <w:r w:rsidRPr="001058B5">
        <w:rPr>
          <w:rFonts w:ascii="Arial" w:hAnsi="Arial" w:cs="Arial"/>
        </w:rPr>
        <w:t>statement:</w:t>
      </w:r>
    </w:p>
    <w:p w14:paraId="4D1E1BD2" w14:textId="77777777" w:rsidR="008C539B" w:rsidRPr="001058B5" w:rsidRDefault="00C12992">
      <w:pPr>
        <w:spacing w:before="137"/>
        <w:ind w:left="2260"/>
        <w:rPr>
          <w:rFonts w:ascii="Arial" w:hAnsi="Arial" w:cs="Arial"/>
          <w:sz w:val="18"/>
        </w:rPr>
      </w:pPr>
      <w:r w:rsidRPr="001058B5">
        <w:rPr>
          <w:rFonts w:ascii="Arial" w:hAnsi="Arial" w:cs="Arial"/>
          <w:w w:val="95"/>
          <w:sz w:val="18"/>
        </w:rPr>
        <w:t>ALTER SYSTEM SET EVENTS 'CLIENTID_OVERWRITE';</w:t>
      </w:r>
    </w:p>
    <w:p w14:paraId="171E227B" w14:textId="77777777" w:rsidR="008C539B" w:rsidRPr="001058B5" w:rsidRDefault="008C539B">
      <w:pPr>
        <w:pStyle w:val="BodyText"/>
        <w:spacing w:before="4"/>
        <w:rPr>
          <w:rFonts w:ascii="Arial" w:hAnsi="Arial" w:cs="Arial"/>
          <w:sz w:val="18"/>
        </w:rPr>
      </w:pPr>
    </w:p>
    <w:p w14:paraId="7A1D7E54" w14:textId="77777777" w:rsidR="008C539B" w:rsidRPr="001058B5" w:rsidRDefault="00C12992">
      <w:pPr>
        <w:pStyle w:val="BodyText"/>
        <w:ind w:left="2260"/>
        <w:rPr>
          <w:rFonts w:ascii="Arial" w:hAnsi="Arial" w:cs="Arial"/>
        </w:rPr>
      </w:pPr>
      <w:r w:rsidRPr="001058B5">
        <w:rPr>
          <w:rFonts w:ascii="Arial" w:hAnsi="Arial" w:cs="Arial"/>
          <w:spacing w:val="-6"/>
        </w:rPr>
        <w:t xml:space="preserve">Or, </w:t>
      </w:r>
      <w:r w:rsidRPr="001058B5">
        <w:rPr>
          <w:rFonts w:ascii="Arial" w:hAnsi="Arial" w:cs="Arial"/>
        </w:rPr>
        <w:t>enter the following line in your init.ora</w:t>
      </w:r>
      <w:r w:rsidRPr="001058B5">
        <w:rPr>
          <w:rFonts w:ascii="Arial" w:hAnsi="Arial" w:cs="Arial"/>
          <w:spacing w:val="-89"/>
        </w:rPr>
        <w:t xml:space="preserve"> </w:t>
      </w:r>
      <w:r w:rsidRPr="001058B5">
        <w:rPr>
          <w:rFonts w:ascii="Arial" w:hAnsi="Arial" w:cs="Arial"/>
        </w:rPr>
        <w:t>file:</w:t>
      </w:r>
    </w:p>
    <w:p w14:paraId="58845ED1" w14:textId="77777777" w:rsidR="008C539B" w:rsidRPr="001058B5" w:rsidRDefault="00C12992">
      <w:pPr>
        <w:spacing w:before="137"/>
        <w:ind w:left="2260"/>
        <w:rPr>
          <w:rFonts w:ascii="Arial" w:hAnsi="Arial" w:cs="Arial"/>
          <w:sz w:val="18"/>
        </w:rPr>
      </w:pPr>
      <w:r w:rsidRPr="001058B5">
        <w:rPr>
          <w:rFonts w:ascii="Arial" w:hAnsi="Arial" w:cs="Arial"/>
          <w:w w:val="95"/>
          <w:sz w:val="18"/>
        </w:rPr>
        <w:t>event="clientid_overwrite"</w:t>
      </w:r>
    </w:p>
    <w:p w14:paraId="69364CF8" w14:textId="77777777" w:rsidR="008C539B" w:rsidRPr="001058B5" w:rsidRDefault="008C539B">
      <w:pPr>
        <w:pStyle w:val="BodyText"/>
        <w:rPr>
          <w:rFonts w:ascii="Arial" w:hAnsi="Arial" w:cs="Arial"/>
          <w:sz w:val="19"/>
        </w:rPr>
      </w:pPr>
    </w:p>
    <w:p w14:paraId="6333A626" w14:textId="77777777" w:rsidR="008C539B" w:rsidRPr="001058B5" w:rsidRDefault="00C12992">
      <w:pPr>
        <w:pStyle w:val="BodyText"/>
        <w:spacing w:line="228" w:lineRule="auto"/>
        <w:ind w:left="2259"/>
        <w:rPr>
          <w:rFonts w:ascii="Arial" w:hAnsi="Arial" w:cs="Arial"/>
        </w:rPr>
      </w:pPr>
      <w:r w:rsidRPr="001058B5">
        <w:rPr>
          <w:rFonts w:ascii="Arial" w:hAnsi="Arial" w:cs="Arial"/>
        </w:rPr>
        <w:t xml:space="preserve">Then restart the database. </w:t>
      </w:r>
      <w:r w:rsidRPr="001058B5">
        <w:rPr>
          <w:rFonts w:ascii="Arial" w:hAnsi="Arial" w:cs="Arial"/>
          <w:spacing w:val="-9"/>
        </w:rPr>
        <w:t xml:space="preserve">To </w:t>
      </w:r>
      <w:r w:rsidRPr="001058B5">
        <w:rPr>
          <w:rFonts w:ascii="Arial" w:hAnsi="Arial" w:cs="Arial"/>
        </w:rPr>
        <w:t>disable the CLIENTID_OVERWRITE event, log in to SQL*Plus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SYS</w:t>
      </w:r>
      <w:r w:rsidRPr="001058B5">
        <w:rPr>
          <w:rFonts w:ascii="Arial" w:hAnsi="Arial" w:cs="Arial"/>
          <w:spacing w:val="-99"/>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run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ALTER</w:t>
      </w:r>
      <w:r w:rsidRPr="001058B5">
        <w:rPr>
          <w:rFonts w:ascii="Arial" w:hAnsi="Arial" w:cs="Arial"/>
          <w:spacing w:val="-69"/>
        </w:rPr>
        <w:t xml:space="preserve"> </w:t>
      </w:r>
      <w:r w:rsidRPr="001058B5">
        <w:rPr>
          <w:rFonts w:ascii="Arial" w:hAnsi="Arial" w:cs="Arial"/>
        </w:rPr>
        <w:t>SYSTEM statement:</w:t>
      </w:r>
    </w:p>
    <w:p w14:paraId="4F79FAC3" w14:textId="77777777" w:rsidR="008C539B" w:rsidRPr="001058B5" w:rsidRDefault="00C12992">
      <w:pPr>
        <w:spacing w:before="144"/>
        <w:ind w:left="2260"/>
        <w:rPr>
          <w:rFonts w:ascii="Arial" w:hAnsi="Arial" w:cs="Arial"/>
          <w:sz w:val="18"/>
        </w:rPr>
      </w:pPr>
      <w:r w:rsidRPr="001058B5">
        <w:rPr>
          <w:rFonts w:ascii="Arial" w:hAnsi="Arial" w:cs="Arial"/>
          <w:w w:val="95"/>
          <w:sz w:val="18"/>
        </w:rPr>
        <w:t>ALTER SYSTEM SET EVENTS 'CLIENTID_OVERWRITE OFF';</w:t>
      </w:r>
    </w:p>
    <w:p w14:paraId="1595E774" w14:textId="77777777" w:rsidR="008C539B" w:rsidRPr="001058B5" w:rsidRDefault="008C539B">
      <w:pPr>
        <w:pStyle w:val="BodyText"/>
        <w:spacing w:before="2"/>
        <w:rPr>
          <w:rFonts w:ascii="Arial" w:hAnsi="Arial" w:cs="Arial"/>
          <w:sz w:val="19"/>
        </w:rPr>
      </w:pPr>
    </w:p>
    <w:p w14:paraId="32DD141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If</w:t>
      </w:r>
      <w:r w:rsidRPr="001058B5">
        <w:rPr>
          <w:rFonts w:ascii="Arial" w:hAnsi="Arial" w:cs="Arial"/>
          <w:spacing w:val="-25"/>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prefer</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change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CLIENTID_OVERWRITE</w:t>
      </w:r>
      <w:r w:rsidRPr="001058B5">
        <w:rPr>
          <w:rFonts w:ascii="Arial" w:hAnsi="Arial" w:cs="Arial"/>
          <w:spacing w:val="-98"/>
        </w:rPr>
        <w:t xml:space="preserve"> </w:t>
      </w:r>
      <w:r w:rsidRPr="001058B5">
        <w:rPr>
          <w:rFonts w:ascii="Arial" w:hAnsi="Arial" w:cs="Arial"/>
        </w:rPr>
        <w:t>value</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25"/>
        </w:rPr>
        <w:t xml:space="preserve"> </w:t>
      </w:r>
      <w:r w:rsidRPr="001058B5">
        <w:rPr>
          <w:rFonts w:ascii="Arial" w:hAnsi="Arial" w:cs="Arial"/>
          <w:spacing w:val="-5"/>
        </w:rPr>
        <w:t>only,</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use the ALTER SESSION</w:t>
      </w:r>
      <w:r w:rsidRPr="001058B5">
        <w:rPr>
          <w:rFonts w:ascii="Arial" w:hAnsi="Arial" w:cs="Arial"/>
          <w:spacing w:val="-103"/>
        </w:rPr>
        <w:t xml:space="preserve"> </w:t>
      </w:r>
      <w:r w:rsidRPr="001058B5">
        <w:rPr>
          <w:rFonts w:ascii="Arial" w:hAnsi="Arial" w:cs="Arial"/>
        </w:rPr>
        <w:t>statement.</w:t>
      </w:r>
    </w:p>
    <w:p w14:paraId="6658DD72" w14:textId="77777777" w:rsidR="008C539B" w:rsidRPr="001058B5" w:rsidRDefault="00C12992">
      <w:pPr>
        <w:pStyle w:val="BodyText"/>
        <w:spacing w:before="121" w:line="228" w:lineRule="auto"/>
        <w:ind w:left="2259"/>
        <w:rPr>
          <w:rFonts w:ascii="Arial" w:hAnsi="Arial" w:cs="Arial"/>
        </w:rPr>
      </w:pPr>
      <w:r w:rsidRPr="001058B5">
        <w:rPr>
          <w:rFonts w:ascii="Arial" w:hAnsi="Arial" w:cs="Arial"/>
        </w:rPr>
        <w:t>Afterwards,</w:t>
      </w:r>
      <w:r w:rsidRPr="001058B5">
        <w:rPr>
          <w:rFonts w:ascii="Arial" w:hAnsi="Arial" w:cs="Arial"/>
          <w:spacing w:val="-27"/>
        </w:rPr>
        <w:t xml:space="preserve"> </w:t>
      </w:r>
      <w:r w:rsidRPr="001058B5">
        <w:rPr>
          <w:rFonts w:ascii="Arial" w:hAnsi="Arial" w:cs="Arial"/>
        </w:rPr>
        <w:t>if</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client</w:t>
      </w:r>
      <w:r w:rsidRPr="001058B5">
        <w:rPr>
          <w:rFonts w:ascii="Arial" w:hAnsi="Arial" w:cs="Arial"/>
          <w:spacing w:val="-28"/>
        </w:rPr>
        <w:t xml:space="preserve"> </w:t>
      </w:r>
      <w:r w:rsidRPr="001058B5">
        <w:rPr>
          <w:rFonts w:ascii="Arial" w:hAnsi="Arial" w:cs="Arial"/>
        </w:rPr>
        <w:t>identifier</w:t>
      </w:r>
      <w:r w:rsidRPr="001058B5">
        <w:rPr>
          <w:rFonts w:ascii="Arial" w:hAnsi="Arial" w:cs="Arial"/>
          <w:spacing w:val="-28"/>
        </w:rPr>
        <w:t xml:space="preserve"> </w:t>
      </w:r>
      <w:r w:rsidRPr="001058B5">
        <w:rPr>
          <w:rFonts w:ascii="Arial" w:hAnsi="Arial" w:cs="Arial"/>
        </w:rPr>
        <w:t>using</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DBMS_APPLICATION_INFO.SET_ </w:t>
      </w:r>
      <w:r w:rsidRPr="001058B5">
        <w:rPr>
          <w:rFonts w:ascii="Arial" w:hAnsi="Arial" w:cs="Arial"/>
          <w:w w:val="95"/>
        </w:rPr>
        <w:t>CLIENT_INFO</w:t>
      </w:r>
      <w:r w:rsidRPr="001058B5">
        <w:rPr>
          <w:rFonts w:ascii="Arial" w:hAnsi="Arial" w:cs="Arial"/>
          <w:spacing w:val="-98"/>
          <w:w w:val="95"/>
        </w:rPr>
        <w:t xml:space="preserve"> </w:t>
      </w:r>
      <w:r w:rsidRPr="001058B5">
        <w:rPr>
          <w:rFonts w:ascii="Arial" w:hAnsi="Arial" w:cs="Arial"/>
          <w:w w:val="95"/>
        </w:rPr>
        <w:t>procedure,</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must</w:t>
      </w:r>
      <w:r w:rsidRPr="001058B5">
        <w:rPr>
          <w:rFonts w:ascii="Arial" w:hAnsi="Arial" w:cs="Arial"/>
          <w:spacing w:val="-28"/>
          <w:w w:val="95"/>
        </w:rPr>
        <w:t xml:space="preserve"> </w:t>
      </w:r>
      <w:r w:rsidRPr="001058B5">
        <w:rPr>
          <w:rFonts w:ascii="Arial" w:hAnsi="Arial" w:cs="Arial"/>
          <w:w w:val="95"/>
        </w:rPr>
        <w:t>then</w:t>
      </w:r>
      <w:r w:rsidRPr="001058B5">
        <w:rPr>
          <w:rFonts w:ascii="Arial" w:hAnsi="Arial" w:cs="Arial"/>
          <w:spacing w:val="-29"/>
          <w:w w:val="95"/>
        </w:rPr>
        <w:t xml:space="preserve"> </w:t>
      </w:r>
      <w:r w:rsidRPr="001058B5">
        <w:rPr>
          <w:rFonts w:ascii="Arial" w:hAnsi="Arial" w:cs="Arial"/>
          <w:w w:val="95"/>
        </w:rPr>
        <w:t>run</w:t>
      </w:r>
      <w:r w:rsidRPr="001058B5">
        <w:rPr>
          <w:rFonts w:ascii="Arial" w:hAnsi="Arial" w:cs="Arial"/>
          <w:spacing w:val="-28"/>
          <w:w w:val="95"/>
        </w:rPr>
        <w:t xml:space="preserve"> </w:t>
      </w:r>
      <w:r w:rsidRPr="001058B5">
        <w:rPr>
          <w:rFonts w:ascii="Arial" w:hAnsi="Arial" w:cs="Arial"/>
          <w:w w:val="95"/>
        </w:rPr>
        <w:t>DBMS_SESSION.SET_IDENTIFIER</w:t>
      </w:r>
      <w:r w:rsidRPr="001058B5">
        <w:rPr>
          <w:rFonts w:ascii="Arial" w:hAnsi="Arial" w:cs="Arial"/>
          <w:spacing w:val="-97"/>
          <w:w w:val="95"/>
        </w:rPr>
        <w:t xml:space="preserve"> </w:t>
      </w:r>
      <w:r w:rsidRPr="001058B5">
        <w:rPr>
          <w:rFonts w:ascii="Arial" w:hAnsi="Arial" w:cs="Arial"/>
          <w:w w:val="95"/>
        </w:rPr>
        <w:t>so</w:t>
      </w:r>
      <w:r w:rsidRPr="001058B5">
        <w:rPr>
          <w:rFonts w:ascii="Arial" w:hAnsi="Arial" w:cs="Arial"/>
          <w:spacing w:val="-29"/>
          <w:w w:val="95"/>
        </w:rPr>
        <w:t xml:space="preserve"> </w:t>
      </w:r>
      <w:r w:rsidRPr="001058B5">
        <w:rPr>
          <w:rFonts w:ascii="Arial" w:hAnsi="Arial" w:cs="Arial"/>
          <w:w w:val="95"/>
        </w:rPr>
        <w:t>that</w:t>
      </w:r>
      <w:r w:rsidRPr="001058B5">
        <w:rPr>
          <w:rFonts w:ascii="Arial" w:hAnsi="Arial" w:cs="Arial"/>
          <w:spacing w:val="-28"/>
          <w:w w:val="95"/>
        </w:rPr>
        <w:t xml:space="preserve"> </w:t>
      </w:r>
      <w:r w:rsidRPr="001058B5">
        <w:rPr>
          <w:rFonts w:ascii="Arial" w:hAnsi="Arial" w:cs="Arial"/>
          <w:w w:val="95"/>
        </w:rPr>
        <w:t xml:space="preserve">the </w:t>
      </w:r>
      <w:r w:rsidRPr="001058B5">
        <w:rPr>
          <w:rFonts w:ascii="Arial" w:hAnsi="Arial" w:cs="Arial"/>
        </w:rPr>
        <w:t>client identifier settings are the</w:t>
      </w:r>
      <w:r w:rsidRPr="001058B5">
        <w:rPr>
          <w:rFonts w:ascii="Arial" w:hAnsi="Arial" w:cs="Arial"/>
          <w:spacing w:val="-6"/>
        </w:rPr>
        <w:t xml:space="preserve"> </w:t>
      </w:r>
      <w:r w:rsidRPr="001058B5">
        <w:rPr>
          <w:rFonts w:ascii="Arial" w:hAnsi="Arial" w:cs="Arial"/>
        </w:rPr>
        <w:t>same.</w:t>
      </w:r>
    </w:p>
    <w:p w14:paraId="7A343A7F" w14:textId="77777777" w:rsidR="008C539B" w:rsidRPr="001058B5" w:rsidRDefault="008C539B">
      <w:pPr>
        <w:pStyle w:val="BodyText"/>
        <w:spacing w:before="11"/>
        <w:rPr>
          <w:rFonts w:ascii="Arial" w:hAnsi="Arial" w:cs="Arial"/>
          <w:sz w:val="17"/>
        </w:rPr>
      </w:pPr>
    </w:p>
    <w:p w14:paraId="40B52368"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01C1DA2" w14:textId="77777777"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hyperlink w:anchor="_bookmark1238" w:history="1">
        <w:r w:rsidRPr="001058B5">
          <w:rPr>
            <w:rFonts w:ascii="Arial" w:hAnsi="Arial" w:cs="Arial"/>
          </w:rPr>
          <w:t xml:space="preserve">on page 6-22 </w:t>
        </w:r>
      </w:hyperlink>
      <w:r w:rsidRPr="001058B5">
        <w:rPr>
          <w:rFonts w:ascii="Arial" w:hAnsi="Arial" w:cs="Arial"/>
        </w:rPr>
        <w:t>for information about using client identifiers in a global application context</w:t>
      </w:r>
    </w:p>
    <w:p w14:paraId="51A982F4" w14:textId="77777777" w:rsidR="008C539B" w:rsidRPr="001058B5" w:rsidRDefault="00C12992">
      <w:pPr>
        <w:spacing w:before="118" w:line="232" w:lineRule="auto"/>
        <w:ind w:left="3340" w:right="848"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more information about the DBMS_SESSION</w:t>
      </w:r>
      <w:r w:rsidRPr="001058B5">
        <w:rPr>
          <w:rFonts w:ascii="Arial" w:hAnsi="Arial" w:cs="Arial"/>
          <w:spacing w:val="-106"/>
          <w:sz w:val="20"/>
        </w:rPr>
        <w:t xml:space="preserve"> </w:t>
      </w:r>
      <w:r w:rsidRPr="001058B5">
        <w:rPr>
          <w:rFonts w:ascii="Arial" w:hAnsi="Arial" w:cs="Arial"/>
          <w:sz w:val="20"/>
        </w:rPr>
        <w:t>package</w:t>
      </w:r>
    </w:p>
    <w:p w14:paraId="6F119FD5" w14:textId="77777777" w:rsidR="008C539B" w:rsidRPr="001058B5" w:rsidRDefault="008C539B">
      <w:pPr>
        <w:pStyle w:val="BodyText"/>
        <w:spacing w:before="9"/>
        <w:rPr>
          <w:rFonts w:ascii="Arial" w:hAnsi="Arial" w:cs="Arial"/>
          <w:sz w:val="22"/>
        </w:rPr>
      </w:pPr>
    </w:p>
    <w:p w14:paraId="122DAAC3" w14:textId="77777777" w:rsidR="008C539B" w:rsidRPr="001058B5" w:rsidRDefault="00C12992">
      <w:pPr>
        <w:pStyle w:val="Heading3"/>
      </w:pPr>
      <w:bookmarkStart w:id="410" w:name="Finding_Information_About_User_Authentic"/>
      <w:bookmarkStart w:id="411" w:name="_bookmark488"/>
      <w:bookmarkEnd w:id="410"/>
      <w:bookmarkEnd w:id="411"/>
      <w:r w:rsidRPr="001058B5">
        <w:t>Finding Information A</w:t>
      </w:r>
      <w:bookmarkStart w:id="412" w:name="_bookmark489"/>
      <w:bookmarkEnd w:id="412"/>
      <w:r w:rsidRPr="001058B5">
        <w:t>bou</w:t>
      </w:r>
      <w:bookmarkStart w:id="413" w:name="_bookmark490"/>
      <w:bookmarkEnd w:id="413"/>
      <w:r w:rsidRPr="001058B5">
        <w:t>t User Authentication</w:t>
      </w:r>
    </w:p>
    <w:p w14:paraId="7CFCC265" w14:textId="77777777" w:rsidR="008C539B" w:rsidRPr="001058B5" w:rsidRDefault="008D1AB8">
      <w:pPr>
        <w:pStyle w:val="BodyText"/>
        <w:spacing w:before="86" w:line="232" w:lineRule="auto"/>
        <w:ind w:left="2260" w:right="848"/>
        <w:rPr>
          <w:rFonts w:ascii="Arial" w:hAnsi="Arial" w:cs="Arial"/>
        </w:rPr>
      </w:pPr>
      <w:hyperlink w:anchor="_bookmark492" w:history="1">
        <w:r w:rsidR="00C12992" w:rsidRPr="001058B5">
          <w:rPr>
            <w:rFonts w:ascii="Arial" w:hAnsi="Arial" w:cs="Arial"/>
            <w:color w:val="0000CC"/>
          </w:rPr>
          <w:t xml:space="preserve">Table 3–3 </w:t>
        </w:r>
      </w:hyperlink>
      <w:r w:rsidR="00C12992" w:rsidRPr="001058B5">
        <w:rPr>
          <w:rFonts w:ascii="Arial" w:hAnsi="Arial" w:cs="Arial"/>
        </w:rPr>
        <w:t xml:space="preserve">lists data dictionary views that contain information about user authentication. For detailed information about these views, see </w:t>
      </w:r>
      <w:r w:rsidR="00C12992" w:rsidRPr="001058B5">
        <w:rPr>
          <w:rFonts w:ascii="Arial" w:hAnsi="Arial" w:cs="Arial"/>
          <w:i/>
        </w:rPr>
        <w:t>Oracle Database Reference</w:t>
      </w:r>
      <w:r w:rsidR="00C12992" w:rsidRPr="001058B5">
        <w:rPr>
          <w:rFonts w:ascii="Arial" w:hAnsi="Arial" w:cs="Arial"/>
        </w:rPr>
        <w:t>.</w:t>
      </w:r>
    </w:p>
    <w:p w14:paraId="07BA8871" w14:textId="77777777" w:rsidR="008C539B" w:rsidRPr="001058B5" w:rsidRDefault="008C539B">
      <w:pPr>
        <w:pStyle w:val="BodyText"/>
        <w:spacing w:before="12"/>
        <w:rPr>
          <w:rFonts w:ascii="Arial" w:hAnsi="Arial" w:cs="Arial"/>
          <w:sz w:val="10"/>
        </w:rPr>
      </w:pPr>
    </w:p>
    <w:p w14:paraId="1A111252" w14:textId="77777777" w:rsidR="008C539B" w:rsidRPr="001058B5" w:rsidRDefault="00C12992">
      <w:pPr>
        <w:tabs>
          <w:tab w:val="left" w:pos="3293"/>
        </w:tabs>
        <w:spacing w:before="104"/>
        <w:ind w:left="2260"/>
        <w:rPr>
          <w:rFonts w:ascii="Arial" w:hAnsi="Arial" w:cs="Arial"/>
          <w:b/>
          <w:i/>
          <w:sz w:val="18"/>
        </w:rPr>
      </w:pPr>
      <w:bookmarkStart w:id="414" w:name="_bookmark491"/>
      <w:bookmarkStart w:id="415" w:name="_bookmark492"/>
      <w:bookmarkEnd w:id="414"/>
      <w:bookmarkEnd w:id="41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3–3</w:t>
      </w:r>
      <w:r w:rsidRPr="001058B5">
        <w:rPr>
          <w:rFonts w:ascii="Arial" w:hAnsi="Arial" w:cs="Arial"/>
          <w:b/>
          <w:i/>
          <w:sz w:val="18"/>
        </w:rPr>
        <w:tab/>
        <w:t>Data Dictionary Views That Describe User</w:t>
      </w:r>
      <w:r w:rsidRPr="001058B5">
        <w:rPr>
          <w:rFonts w:ascii="Arial" w:hAnsi="Arial" w:cs="Arial"/>
          <w:b/>
          <w:i/>
          <w:spacing w:val="-11"/>
          <w:sz w:val="18"/>
        </w:rPr>
        <w:t xml:space="preserve"> </w:t>
      </w:r>
      <w:r w:rsidRPr="001058B5">
        <w:rPr>
          <w:rFonts w:ascii="Arial" w:hAnsi="Arial" w:cs="Arial"/>
          <w:b/>
          <w:i/>
          <w:sz w:val="18"/>
        </w:rPr>
        <w:t>Authentication</w:t>
      </w:r>
    </w:p>
    <w:p w14:paraId="1BF8A144"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8C539B" w:rsidRPr="001058B5" w14:paraId="3131B64A" w14:textId="77777777">
        <w:trPr>
          <w:trHeight w:val="312"/>
        </w:trPr>
        <w:tc>
          <w:tcPr>
            <w:tcW w:w="1778" w:type="dxa"/>
            <w:tcBorders>
              <w:top w:val="single" w:sz="18" w:space="0" w:color="000000"/>
              <w:bottom w:val="single" w:sz="4" w:space="0" w:color="000000"/>
            </w:tcBorders>
          </w:tcPr>
          <w:p w14:paraId="2C4F808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932" w:type="dxa"/>
            <w:tcBorders>
              <w:top w:val="single" w:sz="18" w:space="0" w:color="000000"/>
              <w:bottom w:val="single" w:sz="4" w:space="0" w:color="000000"/>
            </w:tcBorders>
          </w:tcPr>
          <w:p w14:paraId="01017D54" w14:textId="77777777" w:rsidR="008C539B" w:rsidRPr="001058B5" w:rsidRDefault="00C12992">
            <w:pPr>
              <w:pStyle w:val="TableParagraph"/>
              <w:spacing w:before="29"/>
              <w:ind w:left="666"/>
              <w:rPr>
                <w:rFonts w:ascii="Arial" w:hAnsi="Arial" w:cs="Arial"/>
                <w:b/>
                <w:sz w:val="18"/>
              </w:rPr>
            </w:pPr>
            <w:r w:rsidRPr="001058B5">
              <w:rPr>
                <w:rFonts w:ascii="Arial" w:hAnsi="Arial" w:cs="Arial"/>
                <w:b/>
                <w:sz w:val="18"/>
              </w:rPr>
              <w:t>Description</w:t>
            </w:r>
          </w:p>
        </w:tc>
      </w:tr>
      <w:tr w:rsidR="008C539B" w:rsidRPr="001058B5" w14:paraId="222D2FAC" w14:textId="77777777">
        <w:trPr>
          <w:trHeight w:val="532"/>
        </w:trPr>
        <w:tc>
          <w:tcPr>
            <w:tcW w:w="1778" w:type="dxa"/>
            <w:tcBorders>
              <w:top w:val="single" w:sz="4" w:space="0" w:color="000000"/>
              <w:bottom w:val="single" w:sz="2" w:space="0" w:color="000000"/>
            </w:tcBorders>
          </w:tcPr>
          <w:p w14:paraId="5B2B064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DBA_PROFILES</w:t>
            </w:r>
          </w:p>
        </w:tc>
        <w:tc>
          <w:tcPr>
            <w:tcW w:w="5932" w:type="dxa"/>
            <w:tcBorders>
              <w:top w:val="single" w:sz="4" w:space="0" w:color="000000"/>
              <w:bottom w:val="single" w:sz="2" w:space="0" w:color="000000"/>
            </w:tcBorders>
          </w:tcPr>
          <w:p w14:paraId="1C9BDAFF" w14:textId="77777777" w:rsidR="008C539B" w:rsidRPr="001058B5" w:rsidRDefault="00C12992">
            <w:pPr>
              <w:pStyle w:val="TableParagraph"/>
              <w:spacing w:before="59" w:line="216" w:lineRule="auto"/>
              <w:ind w:left="666"/>
              <w:rPr>
                <w:rFonts w:ascii="Arial" w:hAnsi="Arial" w:cs="Arial"/>
                <w:sz w:val="18"/>
              </w:rPr>
            </w:pPr>
            <w:r w:rsidRPr="001058B5">
              <w:rPr>
                <w:rFonts w:ascii="Arial" w:hAnsi="Arial" w:cs="Arial"/>
                <w:sz w:val="18"/>
              </w:rPr>
              <w:t>Displays information about profiles, including their settings and limits.</w:t>
            </w:r>
          </w:p>
        </w:tc>
      </w:tr>
      <w:tr w:rsidR="008C539B" w:rsidRPr="001058B5" w14:paraId="23BA3517" w14:textId="77777777">
        <w:trPr>
          <w:trHeight w:val="731"/>
        </w:trPr>
        <w:tc>
          <w:tcPr>
            <w:tcW w:w="1778" w:type="dxa"/>
            <w:tcBorders>
              <w:top w:val="single" w:sz="2" w:space="0" w:color="000000"/>
              <w:bottom w:val="single" w:sz="4" w:space="0" w:color="000000"/>
            </w:tcBorders>
          </w:tcPr>
          <w:p w14:paraId="3A8A947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932" w:type="dxa"/>
            <w:tcBorders>
              <w:top w:val="single" w:sz="2" w:space="0" w:color="000000"/>
              <w:bottom w:val="single" w:sz="4" w:space="0" w:color="000000"/>
            </w:tcBorders>
          </w:tcPr>
          <w:p w14:paraId="716DFE1B" w14:textId="77777777" w:rsidR="008C539B" w:rsidRPr="001058B5" w:rsidRDefault="00C12992">
            <w:pPr>
              <w:pStyle w:val="TableParagraph"/>
              <w:spacing w:before="63" w:line="213" w:lineRule="auto"/>
              <w:ind w:left="666" w:right="101"/>
              <w:rPr>
                <w:rFonts w:ascii="Arial" w:hAnsi="Arial" w:cs="Arial"/>
                <w:sz w:val="18"/>
              </w:rPr>
            </w:pPr>
            <w:r w:rsidRPr="001058B5">
              <w:rPr>
                <w:rFonts w:ascii="Arial" w:hAnsi="Arial" w:cs="Arial"/>
                <w:sz w:val="18"/>
              </w:rPr>
              <w:t>Displays the kind of authentication used for a database role to log in to the database, such as NONE or GLOBAL (query the AUTHENTICATION_TYPE</w:t>
            </w:r>
            <w:r w:rsidRPr="001058B5">
              <w:rPr>
                <w:rFonts w:ascii="Arial" w:hAnsi="Arial" w:cs="Arial"/>
                <w:spacing w:val="-74"/>
                <w:sz w:val="18"/>
              </w:rPr>
              <w:t xml:space="preserve"> </w:t>
            </w:r>
            <w:r w:rsidRPr="001058B5">
              <w:rPr>
                <w:rFonts w:ascii="Arial" w:hAnsi="Arial" w:cs="Arial"/>
                <w:sz w:val="18"/>
              </w:rPr>
              <w:t>column)</w:t>
            </w:r>
          </w:p>
        </w:tc>
      </w:tr>
    </w:tbl>
    <w:p w14:paraId="399380C2" w14:textId="77777777" w:rsidR="008C539B" w:rsidRPr="001058B5" w:rsidRDefault="008C539B">
      <w:pPr>
        <w:spacing w:line="213" w:lineRule="auto"/>
        <w:rPr>
          <w:rFonts w:ascii="Arial" w:hAnsi="Arial" w:cs="Arial"/>
          <w:sz w:val="18"/>
        </w:rPr>
        <w:sectPr w:rsidR="008C539B" w:rsidRPr="001058B5">
          <w:headerReference w:type="even" r:id="rId88"/>
          <w:headerReference w:type="default" r:id="rId89"/>
          <w:pgSz w:w="12240" w:h="15840"/>
          <w:pgMar w:top="840" w:right="1060" w:bottom="860" w:left="1100" w:header="549" w:footer="663" w:gutter="0"/>
          <w:cols w:space="720"/>
        </w:sectPr>
      </w:pPr>
    </w:p>
    <w:p w14:paraId="6ABF5E4D" w14:textId="77777777" w:rsidR="008C539B" w:rsidRPr="001058B5" w:rsidRDefault="008C539B">
      <w:pPr>
        <w:pStyle w:val="BodyText"/>
        <w:spacing w:before="4"/>
        <w:rPr>
          <w:rFonts w:ascii="Arial" w:hAnsi="Arial" w:cs="Arial"/>
          <w:b/>
          <w:i/>
          <w:sz w:val="27"/>
        </w:rPr>
      </w:pPr>
    </w:p>
    <w:p w14:paraId="4A91A948"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3–3 (Cont.) Data Dictionary Views That Describe User Authentication</w:t>
      </w:r>
    </w:p>
    <w:p w14:paraId="51180BEB"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8C539B" w:rsidRPr="001058B5" w14:paraId="1179D87E" w14:textId="77777777">
        <w:trPr>
          <w:trHeight w:val="311"/>
        </w:trPr>
        <w:tc>
          <w:tcPr>
            <w:tcW w:w="2195" w:type="dxa"/>
            <w:tcBorders>
              <w:top w:val="single" w:sz="18" w:space="0" w:color="000000"/>
              <w:bottom w:val="single" w:sz="4" w:space="0" w:color="000000"/>
            </w:tcBorders>
          </w:tcPr>
          <w:p w14:paraId="228E0B4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15" w:type="dxa"/>
            <w:tcBorders>
              <w:top w:val="single" w:sz="18" w:space="0" w:color="000000"/>
              <w:bottom w:val="single" w:sz="4" w:space="0" w:color="000000"/>
            </w:tcBorders>
          </w:tcPr>
          <w:p w14:paraId="3E5301D3" w14:textId="77777777" w:rsidR="008C539B" w:rsidRPr="001058B5" w:rsidRDefault="00C12992">
            <w:pPr>
              <w:pStyle w:val="TableParagraph"/>
              <w:spacing w:before="27"/>
              <w:ind w:left="249"/>
              <w:rPr>
                <w:rFonts w:ascii="Arial" w:hAnsi="Arial" w:cs="Arial"/>
                <w:b/>
                <w:sz w:val="18"/>
              </w:rPr>
            </w:pPr>
            <w:r w:rsidRPr="001058B5">
              <w:rPr>
                <w:rFonts w:ascii="Arial" w:hAnsi="Arial" w:cs="Arial"/>
                <w:b/>
                <w:sz w:val="18"/>
              </w:rPr>
              <w:t>Description</w:t>
            </w:r>
          </w:p>
        </w:tc>
      </w:tr>
      <w:tr w:rsidR="008C539B" w:rsidRPr="001058B5" w14:paraId="6D8D96E9" w14:textId="77777777">
        <w:trPr>
          <w:trHeight w:val="1533"/>
        </w:trPr>
        <w:tc>
          <w:tcPr>
            <w:tcW w:w="2195" w:type="dxa"/>
            <w:tcBorders>
              <w:top w:val="single" w:sz="4" w:space="0" w:color="000000"/>
              <w:bottom w:val="single" w:sz="2" w:space="0" w:color="000000"/>
            </w:tcBorders>
          </w:tcPr>
          <w:p w14:paraId="0A730F4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DBA_USERS</w:t>
            </w:r>
          </w:p>
        </w:tc>
        <w:tc>
          <w:tcPr>
            <w:tcW w:w="5515" w:type="dxa"/>
            <w:tcBorders>
              <w:top w:val="single" w:sz="4" w:space="0" w:color="000000"/>
              <w:bottom w:val="single" w:sz="2" w:space="0" w:color="000000"/>
            </w:tcBorders>
          </w:tcPr>
          <w:p w14:paraId="7B1DBE6D" w14:textId="77777777" w:rsidR="008C539B" w:rsidRPr="001058B5" w:rsidRDefault="00C12992">
            <w:pPr>
              <w:pStyle w:val="TableParagraph"/>
              <w:spacing w:before="41"/>
              <w:ind w:left="249"/>
              <w:rPr>
                <w:rFonts w:ascii="Arial" w:hAnsi="Arial" w:cs="Arial"/>
                <w:sz w:val="18"/>
              </w:rPr>
            </w:pPr>
            <w:r w:rsidRPr="001058B5">
              <w:rPr>
                <w:rFonts w:ascii="Arial" w:hAnsi="Arial" w:cs="Arial"/>
                <w:sz w:val="18"/>
              </w:rPr>
              <w:t>Among other user information, displays the following:</w:t>
            </w:r>
          </w:p>
          <w:p w14:paraId="3F1F5F2C" w14:textId="77777777" w:rsidR="008C539B" w:rsidRPr="001058B5" w:rsidRDefault="00C12992" w:rsidP="006F7931">
            <w:pPr>
              <w:pStyle w:val="TableParagraph"/>
              <w:numPr>
                <w:ilvl w:val="0"/>
                <w:numId w:val="107"/>
              </w:numPr>
              <w:tabs>
                <w:tab w:val="left" w:pos="610"/>
              </w:tabs>
              <w:spacing w:before="96" w:line="213" w:lineRule="auto"/>
              <w:ind w:right="252"/>
              <w:rPr>
                <w:rFonts w:ascii="Arial" w:hAnsi="Arial" w:cs="Arial"/>
                <w:sz w:val="18"/>
              </w:rPr>
            </w:pPr>
            <w:r w:rsidRPr="001058B5">
              <w:rPr>
                <w:rFonts w:ascii="Arial" w:hAnsi="Arial" w:cs="Arial"/>
                <w:sz w:val="18"/>
              </w:rPr>
              <w:t xml:space="preserve">The kind of authentication the user used to log in to the </w:t>
            </w:r>
            <w:r w:rsidRPr="001058B5">
              <w:rPr>
                <w:rFonts w:ascii="Arial" w:hAnsi="Arial" w:cs="Arial"/>
                <w:w w:val="90"/>
                <w:sz w:val="18"/>
              </w:rPr>
              <w:t>database, such as PASSWORD</w:t>
            </w:r>
            <w:r w:rsidRPr="001058B5">
              <w:rPr>
                <w:rFonts w:ascii="Arial" w:hAnsi="Arial" w:cs="Arial"/>
                <w:spacing w:val="-62"/>
                <w:w w:val="90"/>
                <w:sz w:val="18"/>
              </w:rPr>
              <w:t xml:space="preserve"> </w:t>
            </w:r>
            <w:r w:rsidRPr="001058B5">
              <w:rPr>
                <w:rFonts w:ascii="Arial" w:hAnsi="Arial" w:cs="Arial"/>
                <w:w w:val="90"/>
                <w:sz w:val="18"/>
              </w:rPr>
              <w:t>or</w:t>
            </w:r>
            <w:r w:rsidRPr="001058B5">
              <w:rPr>
                <w:rFonts w:ascii="Arial" w:hAnsi="Arial" w:cs="Arial"/>
                <w:spacing w:val="1"/>
                <w:w w:val="90"/>
                <w:sz w:val="18"/>
              </w:rPr>
              <w:t xml:space="preserve"> </w:t>
            </w:r>
            <w:r w:rsidRPr="001058B5">
              <w:rPr>
                <w:rFonts w:ascii="Arial" w:hAnsi="Arial" w:cs="Arial"/>
                <w:w w:val="90"/>
                <w:sz w:val="18"/>
              </w:rPr>
              <w:t>EXTERNAL</w:t>
            </w:r>
            <w:r w:rsidRPr="001058B5">
              <w:rPr>
                <w:rFonts w:ascii="Arial" w:hAnsi="Arial" w:cs="Arial"/>
                <w:spacing w:val="-61"/>
                <w:w w:val="90"/>
                <w:sz w:val="18"/>
              </w:rPr>
              <w:t xml:space="preserve"> </w:t>
            </w:r>
            <w:r w:rsidRPr="001058B5">
              <w:rPr>
                <w:rFonts w:ascii="Arial" w:hAnsi="Arial" w:cs="Arial"/>
                <w:w w:val="90"/>
                <w:sz w:val="18"/>
              </w:rPr>
              <w:t xml:space="preserve">(AUTHENTICATION_ </w:t>
            </w:r>
            <w:r w:rsidRPr="001058B5">
              <w:rPr>
                <w:rFonts w:ascii="Arial" w:hAnsi="Arial" w:cs="Arial"/>
                <w:sz w:val="18"/>
              </w:rPr>
              <w:t>TYPE</w:t>
            </w:r>
            <w:r w:rsidRPr="001058B5">
              <w:rPr>
                <w:rFonts w:ascii="Arial" w:hAnsi="Arial" w:cs="Arial"/>
                <w:spacing w:val="-71"/>
                <w:sz w:val="18"/>
              </w:rPr>
              <w:t xml:space="preserve"> </w:t>
            </w:r>
            <w:r w:rsidRPr="001058B5">
              <w:rPr>
                <w:rFonts w:ascii="Arial" w:hAnsi="Arial" w:cs="Arial"/>
                <w:sz w:val="18"/>
              </w:rPr>
              <w:t>column)</w:t>
            </w:r>
          </w:p>
          <w:p w14:paraId="3192F353" w14:textId="77777777" w:rsidR="008C539B" w:rsidRPr="001058B5" w:rsidRDefault="00C12992" w:rsidP="006F7931">
            <w:pPr>
              <w:pStyle w:val="TableParagraph"/>
              <w:numPr>
                <w:ilvl w:val="0"/>
                <w:numId w:val="107"/>
              </w:numPr>
              <w:tabs>
                <w:tab w:val="left" w:pos="610"/>
              </w:tabs>
              <w:spacing w:before="95" w:line="216" w:lineRule="auto"/>
              <w:ind w:right="351"/>
              <w:rPr>
                <w:rFonts w:ascii="Arial" w:hAnsi="Arial" w:cs="Arial"/>
                <w:sz w:val="18"/>
              </w:rPr>
            </w:pP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release</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which</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user</w:t>
            </w:r>
            <w:r w:rsidRPr="001058B5">
              <w:rPr>
                <w:rFonts w:ascii="Arial" w:hAnsi="Arial" w:cs="Arial"/>
                <w:spacing w:val="-5"/>
                <w:sz w:val="18"/>
              </w:rPr>
              <w:t xml:space="preserve"> </w:t>
            </w:r>
            <w:r w:rsidRPr="001058B5">
              <w:rPr>
                <w:rFonts w:ascii="Arial" w:hAnsi="Arial" w:cs="Arial"/>
                <w:sz w:val="18"/>
              </w:rPr>
              <w:t>created</w:t>
            </w:r>
            <w:r w:rsidRPr="001058B5">
              <w:rPr>
                <w:rFonts w:ascii="Arial" w:hAnsi="Arial" w:cs="Arial"/>
                <w:spacing w:val="-5"/>
                <w:sz w:val="18"/>
              </w:rPr>
              <w:t xml:space="preserve"> </w:t>
            </w:r>
            <w:r w:rsidRPr="001058B5">
              <w:rPr>
                <w:rFonts w:ascii="Arial" w:hAnsi="Arial" w:cs="Arial"/>
                <w:sz w:val="18"/>
              </w:rPr>
              <w:t>his</w:t>
            </w:r>
            <w:r w:rsidRPr="001058B5">
              <w:rPr>
                <w:rFonts w:ascii="Arial" w:hAnsi="Arial" w:cs="Arial"/>
                <w:spacing w:val="-5"/>
                <w:sz w:val="18"/>
              </w:rPr>
              <w:t xml:space="preserve"> </w:t>
            </w:r>
            <w:r w:rsidRPr="001058B5">
              <w:rPr>
                <w:rFonts w:ascii="Arial" w:hAnsi="Arial" w:cs="Arial"/>
                <w:sz w:val="18"/>
              </w:rPr>
              <w:t>or</w:t>
            </w:r>
            <w:r w:rsidRPr="001058B5">
              <w:rPr>
                <w:rFonts w:ascii="Arial" w:hAnsi="Arial" w:cs="Arial"/>
                <w:spacing w:val="-5"/>
                <w:sz w:val="18"/>
              </w:rPr>
              <w:t xml:space="preserve"> </w:t>
            </w:r>
            <w:r w:rsidRPr="001058B5">
              <w:rPr>
                <w:rFonts w:ascii="Arial" w:hAnsi="Arial" w:cs="Arial"/>
                <w:sz w:val="18"/>
              </w:rPr>
              <w:t>her</w:t>
            </w:r>
            <w:r w:rsidRPr="001058B5">
              <w:rPr>
                <w:rFonts w:ascii="Arial" w:hAnsi="Arial" w:cs="Arial"/>
                <w:spacing w:val="-5"/>
                <w:sz w:val="18"/>
              </w:rPr>
              <w:t xml:space="preserve"> </w:t>
            </w:r>
            <w:r w:rsidRPr="001058B5">
              <w:rPr>
                <w:rFonts w:ascii="Arial" w:hAnsi="Arial" w:cs="Arial"/>
                <w:sz w:val="18"/>
              </w:rPr>
              <w:t>password (PASSWORD_VERSIONS</w:t>
            </w:r>
            <w:r w:rsidRPr="001058B5">
              <w:rPr>
                <w:rFonts w:ascii="Arial" w:hAnsi="Arial" w:cs="Arial"/>
                <w:spacing w:val="-76"/>
                <w:sz w:val="18"/>
              </w:rPr>
              <w:t xml:space="preserve"> </w:t>
            </w:r>
            <w:r w:rsidRPr="001058B5">
              <w:rPr>
                <w:rFonts w:ascii="Arial" w:hAnsi="Arial" w:cs="Arial"/>
                <w:sz w:val="18"/>
              </w:rPr>
              <w:t>column)</w:t>
            </w:r>
          </w:p>
        </w:tc>
      </w:tr>
      <w:tr w:rsidR="008C539B" w:rsidRPr="001058B5" w14:paraId="01212088" w14:textId="77777777">
        <w:trPr>
          <w:trHeight w:val="534"/>
        </w:trPr>
        <w:tc>
          <w:tcPr>
            <w:tcW w:w="2195" w:type="dxa"/>
            <w:tcBorders>
              <w:top w:val="single" w:sz="2" w:space="0" w:color="000000"/>
              <w:bottom w:val="single" w:sz="2" w:space="0" w:color="000000"/>
            </w:tcBorders>
          </w:tcPr>
          <w:p w14:paraId="6BE347BA"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DBA_USERS_WITH_DEFPWD</w:t>
            </w:r>
          </w:p>
        </w:tc>
        <w:tc>
          <w:tcPr>
            <w:tcW w:w="5515" w:type="dxa"/>
            <w:tcBorders>
              <w:top w:val="single" w:sz="2" w:space="0" w:color="000000"/>
              <w:bottom w:val="single" w:sz="2" w:space="0" w:color="000000"/>
            </w:tcBorders>
          </w:tcPr>
          <w:p w14:paraId="094397BF" w14:textId="77777777" w:rsidR="008C539B" w:rsidRPr="001058B5" w:rsidRDefault="00C12992">
            <w:pPr>
              <w:pStyle w:val="TableParagraph"/>
              <w:spacing w:before="61" w:line="216" w:lineRule="auto"/>
              <w:ind w:left="249" w:right="153"/>
              <w:rPr>
                <w:rFonts w:ascii="Arial" w:hAnsi="Arial" w:cs="Arial"/>
                <w:sz w:val="18"/>
              </w:rPr>
            </w:pPr>
            <w:r w:rsidRPr="001058B5">
              <w:rPr>
                <w:rFonts w:ascii="Arial" w:hAnsi="Arial" w:cs="Arial"/>
                <w:sz w:val="18"/>
              </w:rPr>
              <w:t>Displays whether the user account password is a default password</w:t>
            </w:r>
          </w:p>
        </w:tc>
      </w:tr>
      <w:tr w:rsidR="008C539B" w:rsidRPr="001058B5" w14:paraId="25BF1071" w14:textId="77777777">
        <w:trPr>
          <w:trHeight w:val="535"/>
        </w:trPr>
        <w:tc>
          <w:tcPr>
            <w:tcW w:w="2195" w:type="dxa"/>
            <w:tcBorders>
              <w:top w:val="single" w:sz="2" w:space="0" w:color="000000"/>
              <w:bottom w:val="single" w:sz="2" w:space="0" w:color="000000"/>
            </w:tcBorders>
          </w:tcPr>
          <w:p w14:paraId="6EE99F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PROXY_USERS</w:t>
            </w:r>
          </w:p>
        </w:tc>
        <w:tc>
          <w:tcPr>
            <w:tcW w:w="5515" w:type="dxa"/>
            <w:tcBorders>
              <w:top w:val="single" w:sz="2" w:space="0" w:color="000000"/>
              <w:bottom w:val="single" w:sz="2" w:space="0" w:color="000000"/>
            </w:tcBorders>
          </w:tcPr>
          <w:p w14:paraId="13AB17DC" w14:textId="77777777" w:rsidR="008C539B" w:rsidRPr="001058B5" w:rsidRDefault="00C12992">
            <w:pPr>
              <w:pStyle w:val="TableParagraph"/>
              <w:spacing w:before="61" w:line="216" w:lineRule="auto"/>
              <w:ind w:left="249" w:right="153"/>
              <w:rPr>
                <w:rFonts w:ascii="Arial" w:hAnsi="Arial" w:cs="Arial"/>
                <w:sz w:val="18"/>
              </w:rPr>
            </w:pPr>
            <w:r w:rsidRPr="001058B5">
              <w:rPr>
                <w:rFonts w:ascii="Arial" w:hAnsi="Arial" w:cs="Arial"/>
                <w:sz w:val="18"/>
              </w:rPr>
              <w:t>Displays users who are currently authorized to connect through a middle tier</w:t>
            </w:r>
          </w:p>
        </w:tc>
      </w:tr>
      <w:tr w:rsidR="008C539B" w:rsidRPr="001058B5" w14:paraId="54CC4D91" w14:textId="77777777">
        <w:trPr>
          <w:trHeight w:val="535"/>
        </w:trPr>
        <w:tc>
          <w:tcPr>
            <w:tcW w:w="2195" w:type="dxa"/>
            <w:tcBorders>
              <w:top w:val="single" w:sz="2" w:space="0" w:color="000000"/>
              <w:bottom w:val="single" w:sz="2" w:space="0" w:color="000000"/>
            </w:tcBorders>
          </w:tcPr>
          <w:p w14:paraId="2DE6776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V$DBLINK</w:t>
            </w:r>
          </w:p>
        </w:tc>
        <w:tc>
          <w:tcPr>
            <w:tcW w:w="5515" w:type="dxa"/>
            <w:tcBorders>
              <w:top w:val="single" w:sz="2" w:space="0" w:color="000000"/>
              <w:bottom w:val="single" w:sz="2" w:space="0" w:color="000000"/>
            </w:tcBorders>
          </w:tcPr>
          <w:p w14:paraId="7D7F4E4E" w14:textId="77777777" w:rsidR="008C539B" w:rsidRPr="001058B5" w:rsidRDefault="00C12992">
            <w:pPr>
              <w:pStyle w:val="TableParagraph"/>
              <w:spacing w:before="44" w:line="214" w:lineRule="exact"/>
              <w:ind w:left="249"/>
              <w:rPr>
                <w:rFonts w:ascii="Arial" w:hAnsi="Arial" w:cs="Arial"/>
                <w:sz w:val="18"/>
              </w:rPr>
            </w:pPr>
            <w:r w:rsidRPr="001058B5">
              <w:rPr>
                <w:rFonts w:ascii="Arial" w:hAnsi="Arial" w:cs="Arial"/>
                <w:sz w:val="18"/>
              </w:rPr>
              <w:t>Displays user accounts for existing database links (DB_LINK,</w:t>
            </w:r>
          </w:p>
          <w:p w14:paraId="17EC06C4" w14:textId="77777777" w:rsidR="008C539B" w:rsidRPr="001058B5" w:rsidRDefault="00C12992">
            <w:pPr>
              <w:pStyle w:val="TableParagraph"/>
              <w:spacing w:before="0" w:line="214" w:lineRule="exact"/>
              <w:ind w:left="249"/>
              <w:rPr>
                <w:rFonts w:ascii="Arial" w:hAnsi="Arial" w:cs="Arial"/>
                <w:sz w:val="18"/>
              </w:rPr>
            </w:pPr>
            <w:r w:rsidRPr="001058B5">
              <w:rPr>
                <w:rFonts w:ascii="Arial" w:hAnsi="Arial" w:cs="Arial"/>
                <w:sz w:val="18"/>
              </w:rPr>
              <w:t>OWNER_ID</w:t>
            </w:r>
            <w:r w:rsidRPr="001058B5">
              <w:rPr>
                <w:rFonts w:ascii="Arial" w:hAnsi="Arial" w:cs="Arial"/>
                <w:spacing w:val="-72"/>
                <w:sz w:val="18"/>
              </w:rPr>
              <w:t xml:space="preserve"> </w:t>
            </w:r>
            <w:r w:rsidRPr="001058B5">
              <w:rPr>
                <w:rFonts w:ascii="Arial" w:hAnsi="Arial" w:cs="Arial"/>
                <w:sz w:val="18"/>
              </w:rPr>
              <w:t>columns)</w:t>
            </w:r>
          </w:p>
        </w:tc>
      </w:tr>
      <w:tr w:rsidR="008C539B" w:rsidRPr="001058B5" w14:paraId="3F6251E0" w14:textId="77777777">
        <w:trPr>
          <w:trHeight w:val="532"/>
        </w:trPr>
        <w:tc>
          <w:tcPr>
            <w:tcW w:w="2195" w:type="dxa"/>
            <w:tcBorders>
              <w:top w:val="single" w:sz="2" w:space="0" w:color="000000"/>
              <w:bottom w:val="single" w:sz="4" w:space="0" w:color="000000"/>
            </w:tcBorders>
          </w:tcPr>
          <w:p w14:paraId="3CC88EA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5515" w:type="dxa"/>
            <w:tcBorders>
              <w:top w:val="single" w:sz="2" w:space="0" w:color="000000"/>
              <w:bottom w:val="single" w:sz="4" w:space="0" w:color="000000"/>
            </w:tcBorders>
          </w:tcPr>
          <w:p w14:paraId="7514F0AF" w14:textId="77777777" w:rsidR="008C539B" w:rsidRPr="001058B5" w:rsidRDefault="00C12992">
            <w:pPr>
              <w:pStyle w:val="TableParagraph"/>
              <w:spacing w:before="64" w:line="211" w:lineRule="auto"/>
              <w:ind w:left="249" w:right="153"/>
              <w:rPr>
                <w:rFonts w:ascii="Arial" w:hAnsi="Arial" w:cs="Arial"/>
                <w:sz w:val="18"/>
              </w:rPr>
            </w:pPr>
            <w:r w:rsidRPr="001058B5">
              <w:rPr>
                <w:rFonts w:ascii="Arial" w:hAnsi="Arial" w:cs="Arial"/>
                <w:sz w:val="18"/>
              </w:rPr>
              <w:t>Querying</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USERNAME</w:t>
            </w:r>
            <w:r w:rsidRPr="001058B5">
              <w:rPr>
                <w:rFonts w:ascii="Arial" w:hAnsi="Arial" w:cs="Arial"/>
                <w:spacing w:val="-93"/>
                <w:sz w:val="18"/>
              </w:rPr>
              <w:t xml:space="preserve"> </w:t>
            </w:r>
            <w:r w:rsidRPr="001058B5">
              <w:rPr>
                <w:rFonts w:ascii="Arial" w:hAnsi="Arial" w:cs="Arial"/>
                <w:sz w:val="18"/>
              </w:rPr>
              <w:t>column</w:t>
            </w:r>
            <w:r w:rsidRPr="001058B5">
              <w:rPr>
                <w:rFonts w:ascii="Arial" w:hAnsi="Arial" w:cs="Arial"/>
                <w:spacing w:val="-27"/>
                <w:sz w:val="18"/>
              </w:rPr>
              <w:t xml:space="preserve"> </w:t>
            </w:r>
            <w:r w:rsidRPr="001058B5">
              <w:rPr>
                <w:rFonts w:ascii="Arial" w:hAnsi="Arial" w:cs="Arial"/>
                <w:sz w:val="18"/>
              </w:rPr>
              <w:t>displays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concurrently</w:t>
            </w:r>
            <w:r w:rsidRPr="001058B5">
              <w:rPr>
                <w:rFonts w:ascii="Arial" w:hAnsi="Arial" w:cs="Arial"/>
                <w:spacing w:val="-26"/>
                <w:sz w:val="18"/>
              </w:rPr>
              <w:t xml:space="preserve"> </w:t>
            </w:r>
            <w:r w:rsidRPr="001058B5">
              <w:rPr>
                <w:rFonts w:ascii="Arial" w:hAnsi="Arial" w:cs="Arial"/>
                <w:sz w:val="18"/>
              </w:rPr>
              <w:t>logged in</w:t>
            </w:r>
            <w:r w:rsidRPr="001058B5">
              <w:rPr>
                <w:rFonts w:ascii="Arial" w:hAnsi="Arial" w:cs="Arial"/>
                <w:spacing w:val="-1"/>
                <w:sz w:val="18"/>
              </w:rPr>
              <w:t xml:space="preserve"> </w:t>
            </w:r>
            <w:r w:rsidRPr="001058B5">
              <w:rPr>
                <w:rFonts w:ascii="Arial" w:hAnsi="Arial" w:cs="Arial"/>
                <w:sz w:val="18"/>
              </w:rPr>
              <w:t>users</w:t>
            </w:r>
          </w:p>
        </w:tc>
      </w:tr>
    </w:tbl>
    <w:p w14:paraId="39EBD238" w14:textId="77777777" w:rsidR="008C539B" w:rsidRPr="001058B5" w:rsidRDefault="008C539B">
      <w:pPr>
        <w:spacing w:line="211" w:lineRule="auto"/>
        <w:rPr>
          <w:rFonts w:ascii="Arial" w:hAnsi="Arial" w:cs="Arial"/>
          <w:sz w:val="18"/>
        </w:rPr>
        <w:sectPr w:rsidR="008C539B" w:rsidRPr="001058B5">
          <w:pgSz w:w="12240" w:h="15840"/>
          <w:pgMar w:top="840" w:right="1060" w:bottom="860" w:left="1100" w:header="549" w:footer="663" w:gutter="0"/>
          <w:cols w:space="720"/>
        </w:sectPr>
      </w:pPr>
    </w:p>
    <w:p w14:paraId="26EC9200" w14:textId="77777777" w:rsidR="008C539B" w:rsidRPr="001058B5" w:rsidRDefault="008C539B">
      <w:pPr>
        <w:pStyle w:val="BodyText"/>
        <w:rPr>
          <w:rFonts w:ascii="Arial" w:hAnsi="Arial" w:cs="Arial"/>
          <w:b/>
          <w:i/>
        </w:rPr>
      </w:pPr>
    </w:p>
    <w:p w14:paraId="5CA9D3CE" w14:textId="77777777" w:rsidR="008C539B" w:rsidRPr="001058B5" w:rsidRDefault="008C539B">
      <w:pPr>
        <w:pStyle w:val="BodyText"/>
        <w:spacing w:before="10"/>
        <w:rPr>
          <w:rFonts w:ascii="Arial" w:hAnsi="Arial" w:cs="Arial"/>
          <w:b/>
          <w:i/>
          <w:sz w:val="27"/>
        </w:rPr>
      </w:pPr>
    </w:p>
    <w:p w14:paraId="7A2F5C73" w14:textId="77777777" w:rsidR="008C539B" w:rsidRPr="001058B5" w:rsidRDefault="008D1AB8">
      <w:pPr>
        <w:pStyle w:val="Heading1"/>
        <w:tabs>
          <w:tab w:val="left" w:pos="9473"/>
        </w:tabs>
        <w:rPr>
          <w:u w:val="none"/>
        </w:rPr>
      </w:pPr>
      <w:r>
        <w:pict w14:anchorId="368903F9">
          <v:group id="_x0000_s1484" style="position:absolute;left:0;text-align:left;margin-left:89.75pt;margin-top:58.75pt;width:462.5pt;height:.5pt;z-index:2800;mso-wrap-distance-left:0;mso-wrap-distance-right:0;mso-position-horizontal-relative:page" coordorigin="1795,1175" coordsize="9250,10">
            <v:rect id="_x0000_s1486" style="position:absolute;left:11040;top:1175;width:5;height:10" fillcolor="black" stroked="f"/>
            <v:line id="_x0000_s1485" style="position:absolute" from="1795,1180" to="11040,1180" strokeweight=".16936mm"/>
            <w10:wrap type="topAndBottom" anchorx="page"/>
          </v:group>
        </w:pict>
      </w:r>
      <w:bookmarkStart w:id="416" w:name="_bookmark493"/>
      <w:bookmarkEnd w:id="416"/>
      <w:r w:rsidR="00C12992" w:rsidRPr="001058B5">
        <w:rPr>
          <w:u w:val="thick"/>
        </w:rPr>
        <w:t xml:space="preserve"> </w:t>
      </w:r>
      <w:r w:rsidR="00C12992" w:rsidRPr="001058B5">
        <w:rPr>
          <w:u w:val="thick"/>
        </w:rPr>
        <w:tab/>
        <w:t>4</w:t>
      </w:r>
    </w:p>
    <w:p w14:paraId="05FAA716" w14:textId="77777777" w:rsidR="008C539B" w:rsidRPr="001058B5" w:rsidRDefault="00C12992">
      <w:pPr>
        <w:pStyle w:val="Heading2"/>
        <w:ind w:left="1136"/>
      </w:pPr>
      <w:bookmarkStart w:id="417" w:name="4_Configuring_Privilege_and_Role_Authori"/>
      <w:bookmarkStart w:id="418" w:name="_bookmark494"/>
      <w:bookmarkEnd w:id="417"/>
      <w:bookmarkEnd w:id="418"/>
      <w:r w:rsidRPr="001058B5">
        <w:rPr>
          <w:spacing w:val="-5"/>
          <w:w w:val="95"/>
        </w:rPr>
        <w:t xml:space="preserve">Configuring </w:t>
      </w:r>
      <w:r w:rsidRPr="001058B5">
        <w:rPr>
          <w:spacing w:val="-4"/>
          <w:w w:val="95"/>
        </w:rPr>
        <w:t>Privilege and Role</w:t>
      </w:r>
      <w:r w:rsidRPr="001058B5">
        <w:rPr>
          <w:spacing w:val="65"/>
          <w:w w:val="95"/>
        </w:rPr>
        <w:t xml:space="preserve"> </w:t>
      </w:r>
      <w:r w:rsidRPr="001058B5">
        <w:rPr>
          <w:spacing w:val="-6"/>
          <w:w w:val="95"/>
        </w:rPr>
        <w:t>Authorization</w:t>
      </w:r>
    </w:p>
    <w:p w14:paraId="7BE89B7B" w14:textId="77777777" w:rsidR="008C539B" w:rsidRPr="001058B5" w:rsidRDefault="008C539B">
      <w:pPr>
        <w:pStyle w:val="BodyText"/>
        <w:spacing w:before="5"/>
        <w:rPr>
          <w:rFonts w:ascii="Arial" w:hAnsi="Arial" w:cs="Arial"/>
          <w:b/>
          <w:sz w:val="67"/>
        </w:rPr>
      </w:pPr>
    </w:p>
    <w:p w14:paraId="25A1A922" w14:textId="77777777" w:rsidR="008C539B" w:rsidRPr="001058B5" w:rsidRDefault="00C12992">
      <w:pPr>
        <w:pStyle w:val="BodyText"/>
        <w:ind w:left="2260"/>
        <w:rPr>
          <w:rFonts w:ascii="Arial" w:hAnsi="Arial" w:cs="Arial"/>
        </w:rPr>
      </w:pPr>
      <w:bookmarkStart w:id="419" w:name="_bookmark495"/>
      <w:bookmarkEnd w:id="419"/>
      <w:r w:rsidRPr="001058B5">
        <w:rPr>
          <w:rFonts w:ascii="Arial" w:hAnsi="Arial" w:cs="Arial"/>
        </w:rPr>
        <w:t>This chapter contains:</w:t>
      </w:r>
    </w:p>
    <w:p w14:paraId="45E2431C" w14:textId="77777777" w:rsidR="008C539B" w:rsidRPr="001058B5" w:rsidRDefault="008D1AB8" w:rsidP="006F7931">
      <w:pPr>
        <w:pStyle w:val="ListParagraph"/>
        <w:numPr>
          <w:ilvl w:val="0"/>
          <w:numId w:val="106"/>
        </w:numPr>
        <w:tabs>
          <w:tab w:val="left" w:pos="2620"/>
        </w:tabs>
        <w:rPr>
          <w:rFonts w:ascii="Arial" w:hAnsi="Arial" w:cs="Arial"/>
          <w:sz w:val="20"/>
        </w:rPr>
      </w:pPr>
      <w:hyperlink w:anchor="_bookmark496" w:history="1">
        <w:r w:rsidR="00C12992" w:rsidRPr="001058B5">
          <w:rPr>
            <w:rFonts w:ascii="Arial" w:hAnsi="Arial" w:cs="Arial"/>
            <w:color w:val="0000CC"/>
            <w:sz w:val="20"/>
          </w:rPr>
          <w:t>About Privileges and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Roles</w:t>
        </w:r>
      </w:hyperlink>
    </w:p>
    <w:p w14:paraId="14356723" w14:textId="77777777" w:rsidR="008C539B" w:rsidRPr="001058B5" w:rsidRDefault="008D1AB8" w:rsidP="006F7931">
      <w:pPr>
        <w:pStyle w:val="ListParagraph"/>
        <w:numPr>
          <w:ilvl w:val="0"/>
          <w:numId w:val="106"/>
        </w:numPr>
        <w:tabs>
          <w:tab w:val="left" w:pos="2620"/>
        </w:tabs>
        <w:spacing w:before="112"/>
        <w:rPr>
          <w:rFonts w:ascii="Arial" w:hAnsi="Arial" w:cs="Arial"/>
          <w:sz w:val="20"/>
        </w:rPr>
      </w:pPr>
      <w:hyperlink w:anchor="_bookmark500" w:history="1">
        <w:r w:rsidR="00C12992" w:rsidRPr="001058B5">
          <w:rPr>
            <w:rFonts w:ascii="Arial" w:hAnsi="Arial" w:cs="Arial"/>
            <w:color w:val="0000CC"/>
            <w:sz w:val="20"/>
          </w:rPr>
          <w:t>Who Should Be Granted Privileges?</w:t>
        </w:r>
      </w:hyperlink>
    </w:p>
    <w:p w14:paraId="5FC254A6" w14:textId="77777777" w:rsidR="008C539B" w:rsidRPr="001058B5" w:rsidRDefault="008D1AB8" w:rsidP="006F7931">
      <w:pPr>
        <w:pStyle w:val="ListParagraph"/>
        <w:numPr>
          <w:ilvl w:val="0"/>
          <w:numId w:val="106"/>
        </w:numPr>
        <w:tabs>
          <w:tab w:val="left" w:pos="2620"/>
        </w:tabs>
        <w:rPr>
          <w:rFonts w:ascii="Arial" w:hAnsi="Arial" w:cs="Arial"/>
          <w:sz w:val="20"/>
        </w:rPr>
      </w:pPr>
      <w:hyperlink w:anchor="_bookmark504" w:history="1">
        <w:r w:rsidR="00C12992" w:rsidRPr="001058B5">
          <w:rPr>
            <w:rFonts w:ascii="Arial" w:hAnsi="Arial" w:cs="Arial"/>
            <w:color w:val="0000CC"/>
            <w:sz w:val="20"/>
          </w:rPr>
          <w:t>Granting the SYSDBA and SYSOPER Administrative Privileges to</w:t>
        </w:r>
        <w:r w:rsidR="00C12992" w:rsidRPr="001058B5">
          <w:rPr>
            <w:rFonts w:ascii="Arial" w:hAnsi="Arial" w:cs="Arial"/>
            <w:color w:val="0000CC"/>
            <w:spacing w:val="-8"/>
            <w:sz w:val="20"/>
          </w:rPr>
          <w:t xml:space="preserve"> </w:t>
        </w:r>
        <w:r w:rsidR="00C12992" w:rsidRPr="001058B5">
          <w:rPr>
            <w:rFonts w:ascii="Arial" w:hAnsi="Arial" w:cs="Arial"/>
            <w:color w:val="0000CC"/>
            <w:sz w:val="20"/>
          </w:rPr>
          <w:t>Users</w:t>
        </w:r>
      </w:hyperlink>
    </w:p>
    <w:p w14:paraId="3D364137" w14:textId="77777777" w:rsidR="008C539B" w:rsidRPr="001058B5" w:rsidRDefault="008D1AB8" w:rsidP="006F7931">
      <w:pPr>
        <w:pStyle w:val="ListParagraph"/>
        <w:numPr>
          <w:ilvl w:val="0"/>
          <w:numId w:val="106"/>
        </w:numPr>
        <w:tabs>
          <w:tab w:val="left" w:pos="2620"/>
        </w:tabs>
        <w:spacing w:before="112"/>
        <w:rPr>
          <w:rFonts w:ascii="Arial" w:hAnsi="Arial" w:cs="Arial"/>
          <w:sz w:val="20"/>
        </w:rPr>
      </w:pPr>
      <w:hyperlink w:anchor="_bookmark506" w:history="1">
        <w:r w:rsidR="00C12992" w:rsidRPr="001058B5">
          <w:rPr>
            <w:rFonts w:ascii="Arial" w:hAnsi="Arial" w:cs="Arial"/>
            <w:color w:val="0000CC"/>
            <w:sz w:val="20"/>
          </w:rPr>
          <w:t>Managing System</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570BDCF" w14:textId="77777777" w:rsidR="008C539B" w:rsidRPr="001058B5" w:rsidRDefault="008D1AB8" w:rsidP="006F7931">
      <w:pPr>
        <w:pStyle w:val="ListParagraph"/>
        <w:numPr>
          <w:ilvl w:val="0"/>
          <w:numId w:val="106"/>
        </w:numPr>
        <w:tabs>
          <w:tab w:val="left" w:pos="2620"/>
        </w:tabs>
        <w:rPr>
          <w:rFonts w:ascii="Arial" w:hAnsi="Arial" w:cs="Arial"/>
          <w:sz w:val="20"/>
        </w:rPr>
      </w:pPr>
      <w:hyperlink w:anchor="_bookmark539" w:history="1">
        <w:r w:rsidR="00C12992" w:rsidRPr="001058B5">
          <w:rPr>
            <w:rFonts w:ascii="Arial" w:hAnsi="Arial" w:cs="Arial"/>
            <w:color w:val="0000CC"/>
            <w:sz w:val="20"/>
          </w:rPr>
          <w:t>Managing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312E9E71" w14:textId="77777777" w:rsidR="008C539B" w:rsidRPr="001058B5" w:rsidRDefault="008D1AB8" w:rsidP="006F7931">
      <w:pPr>
        <w:pStyle w:val="ListParagraph"/>
        <w:numPr>
          <w:ilvl w:val="0"/>
          <w:numId w:val="106"/>
        </w:numPr>
        <w:tabs>
          <w:tab w:val="left" w:pos="2620"/>
        </w:tabs>
        <w:spacing w:before="112"/>
        <w:rPr>
          <w:rFonts w:ascii="Arial" w:hAnsi="Arial" w:cs="Arial"/>
          <w:sz w:val="20"/>
        </w:rPr>
      </w:pPr>
      <w:hyperlink w:anchor="_bookmark712" w:history="1">
        <w:r w:rsidR="00C12992" w:rsidRPr="001058B5">
          <w:rPr>
            <w:rFonts w:ascii="Arial" w:hAnsi="Arial" w:cs="Arial"/>
            <w:color w:val="0000CC"/>
            <w:sz w:val="20"/>
          </w:rPr>
          <w:t>Managing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48132A2" w14:textId="77777777" w:rsidR="008C539B" w:rsidRPr="001058B5" w:rsidRDefault="008D1AB8" w:rsidP="006F7931">
      <w:pPr>
        <w:pStyle w:val="ListParagraph"/>
        <w:numPr>
          <w:ilvl w:val="0"/>
          <w:numId w:val="106"/>
        </w:numPr>
        <w:tabs>
          <w:tab w:val="left" w:pos="2620"/>
        </w:tabs>
        <w:rPr>
          <w:rFonts w:ascii="Arial" w:hAnsi="Arial" w:cs="Arial"/>
          <w:sz w:val="20"/>
        </w:rPr>
      </w:pPr>
      <w:hyperlink w:anchor="_bookmark791" w:history="1">
        <w:r w:rsidR="00C12992" w:rsidRPr="001058B5">
          <w:rPr>
            <w:rFonts w:ascii="Arial" w:hAnsi="Arial" w:cs="Arial"/>
            <w:color w:val="0000CC"/>
            <w:sz w:val="20"/>
          </w:rPr>
          <w:t>Granting a User Privileges and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4B806C09" w14:textId="77777777" w:rsidR="008C539B" w:rsidRPr="001058B5" w:rsidRDefault="008D1AB8" w:rsidP="006F7931">
      <w:pPr>
        <w:pStyle w:val="ListParagraph"/>
        <w:numPr>
          <w:ilvl w:val="0"/>
          <w:numId w:val="106"/>
        </w:numPr>
        <w:tabs>
          <w:tab w:val="left" w:pos="2620"/>
        </w:tabs>
        <w:rPr>
          <w:rFonts w:ascii="Arial" w:hAnsi="Arial" w:cs="Arial"/>
          <w:sz w:val="20"/>
        </w:rPr>
      </w:pPr>
      <w:hyperlink w:anchor="_bookmark822" w:history="1">
        <w:r w:rsidR="00C12992" w:rsidRPr="001058B5">
          <w:rPr>
            <w:rFonts w:ascii="Arial" w:hAnsi="Arial" w:cs="Arial"/>
            <w:color w:val="0000CC"/>
            <w:sz w:val="20"/>
          </w:rPr>
          <w:t>Revoking Privileges and Roles from 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w:t>
        </w:r>
      </w:hyperlink>
    </w:p>
    <w:p w14:paraId="18BD606D" w14:textId="77777777" w:rsidR="008C539B" w:rsidRPr="001058B5" w:rsidRDefault="008D1AB8" w:rsidP="006F7931">
      <w:pPr>
        <w:pStyle w:val="ListParagraph"/>
        <w:numPr>
          <w:ilvl w:val="0"/>
          <w:numId w:val="106"/>
        </w:numPr>
        <w:tabs>
          <w:tab w:val="left" w:pos="2620"/>
        </w:tabs>
        <w:spacing w:before="112"/>
        <w:rPr>
          <w:rFonts w:ascii="Arial" w:hAnsi="Arial" w:cs="Arial"/>
          <w:sz w:val="20"/>
        </w:rPr>
      </w:pPr>
      <w:hyperlink w:anchor="_bookmark843" w:history="1">
        <w:r w:rsidR="00C12992" w:rsidRPr="001058B5">
          <w:rPr>
            <w:rFonts w:ascii="Arial" w:hAnsi="Arial" w:cs="Arial"/>
            <w:color w:val="0000CC"/>
            <w:sz w:val="20"/>
          </w:rPr>
          <w:t>Granting to and Revoking from the PUBLIC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Role</w:t>
        </w:r>
      </w:hyperlink>
    </w:p>
    <w:p w14:paraId="3428F031" w14:textId="77777777" w:rsidR="008C539B" w:rsidRPr="001058B5" w:rsidRDefault="008D1AB8" w:rsidP="006F7931">
      <w:pPr>
        <w:pStyle w:val="ListParagraph"/>
        <w:numPr>
          <w:ilvl w:val="0"/>
          <w:numId w:val="106"/>
        </w:numPr>
        <w:tabs>
          <w:tab w:val="left" w:pos="2620"/>
        </w:tabs>
        <w:rPr>
          <w:rFonts w:ascii="Arial" w:hAnsi="Arial" w:cs="Arial"/>
          <w:sz w:val="20"/>
        </w:rPr>
      </w:pPr>
      <w:hyperlink w:anchor="_bookmark846" w:history="1">
        <w:r w:rsidR="00C12992" w:rsidRPr="001058B5">
          <w:rPr>
            <w:rFonts w:ascii="Arial" w:hAnsi="Arial" w:cs="Arial"/>
            <w:color w:val="0000CC"/>
            <w:sz w:val="20"/>
          </w:rPr>
          <w:t>Granting Roles Using the Operating System or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Network</w:t>
        </w:r>
      </w:hyperlink>
    </w:p>
    <w:p w14:paraId="2193634A" w14:textId="77777777" w:rsidR="008C539B" w:rsidRPr="001058B5" w:rsidRDefault="008D1AB8" w:rsidP="006F7931">
      <w:pPr>
        <w:pStyle w:val="ListParagraph"/>
        <w:numPr>
          <w:ilvl w:val="0"/>
          <w:numId w:val="106"/>
        </w:numPr>
        <w:tabs>
          <w:tab w:val="left" w:pos="2620"/>
        </w:tabs>
        <w:spacing w:before="112"/>
        <w:rPr>
          <w:rFonts w:ascii="Arial" w:hAnsi="Arial" w:cs="Arial"/>
          <w:sz w:val="20"/>
        </w:rPr>
      </w:pPr>
      <w:hyperlink w:anchor="_bookmark862"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Take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Effect?</w:t>
        </w:r>
      </w:hyperlink>
    </w:p>
    <w:p w14:paraId="2E54DF68" w14:textId="77777777" w:rsidR="008C539B" w:rsidRPr="001058B5" w:rsidRDefault="008D1AB8" w:rsidP="006F7931">
      <w:pPr>
        <w:pStyle w:val="ListParagraph"/>
        <w:numPr>
          <w:ilvl w:val="0"/>
          <w:numId w:val="106"/>
        </w:numPr>
        <w:tabs>
          <w:tab w:val="left" w:pos="2620"/>
        </w:tabs>
        <w:rPr>
          <w:rFonts w:ascii="Arial" w:hAnsi="Arial" w:cs="Arial"/>
          <w:sz w:val="20"/>
        </w:rPr>
      </w:pPr>
      <w:hyperlink w:anchor="_bookmark877" w:history="1">
        <w:r w:rsidR="00C12992" w:rsidRPr="001058B5">
          <w:rPr>
            <w:rFonts w:ascii="Arial" w:hAnsi="Arial" w:cs="Arial"/>
            <w:color w:val="0000CC"/>
            <w:sz w:val="20"/>
          </w:rPr>
          <w:t>Managing Fine-Grained Access in PL/SQL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Types</w:t>
        </w:r>
      </w:hyperlink>
    </w:p>
    <w:p w14:paraId="090B643D" w14:textId="77777777" w:rsidR="008C539B" w:rsidRPr="001058B5" w:rsidRDefault="008D1AB8" w:rsidP="006F7931">
      <w:pPr>
        <w:pStyle w:val="ListParagraph"/>
        <w:numPr>
          <w:ilvl w:val="0"/>
          <w:numId w:val="106"/>
        </w:numPr>
        <w:tabs>
          <w:tab w:val="left" w:pos="2620"/>
        </w:tabs>
        <w:spacing w:before="112"/>
        <w:rPr>
          <w:rFonts w:ascii="Arial" w:hAnsi="Arial" w:cs="Arial"/>
          <w:sz w:val="20"/>
        </w:rPr>
      </w:pPr>
      <w:hyperlink w:anchor="_bookmark960" w:history="1">
        <w:r w:rsidR="00C12992" w:rsidRPr="001058B5">
          <w:rPr>
            <w:rFonts w:ascii="Arial" w:hAnsi="Arial" w:cs="Arial"/>
            <w:color w:val="0000CC"/>
            <w:sz w:val="20"/>
          </w:rPr>
          <w:t>Finding Information About User Privileges and</w:t>
        </w:r>
        <w:r w:rsidR="00C12992" w:rsidRPr="001058B5">
          <w:rPr>
            <w:rFonts w:ascii="Arial" w:hAnsi="Arial" w:cs="Arial"/>
            <w:color w:val="0000CC"/>
            <w:spacing w:val="-9"/>
            <w:sz w:val="20"/>
          </w:rPr>
          <w:t xml:space="preserve"> </w:t>
        </w:r>
        <w:r w:rsidR="00C12992" w:rsidRPr="001058B5">
          <w:rPr>
            <w:rFonts w:ascii="Arial" w:hAnsi="Arial" w:cs="Arial"/>
            <w:color w:val="0000CC"/>
            <w:sz w:val="20"/>
          </w:rPr>
          <w:t>Roles</w:t>
        </w:r>
      </w:hyperlink>
    </w:p>
    <w:p w14:paraId="15112844" w14:textId="77777777" w:rsidR="008C539B" w:rsidRPr="001058B5" w:rsidRDefault="008C539B">
      <w:pPr>
        <w:pStyle w:val="BodyText"/>
        <w:spacing w:before="7"/>
        <w:rPr>
          <w:rFonts w:ascii="Arial" w:hAnsi="Arial" w:cs="Arial"/>
          <w:sz w:val="27"/>
        </w:rPr>
      </w:pPr>
    </w:p>
    <w:p w14:paraId="4E4283B5" w14:textId="77777777" w:rsidR="008C539B" w:rsidRPr="001058B5" w:rsidRDefault="00C12992">
      <w:pPr>
        <w:pStyle w:val="Heading3"/>
      </w:pPr>
      <w:bookmarkStart w:id="420" w:name="About_Privileges_and_Roles"/>
      <w:bookmarkStart w:id="421" w:name="_bookmark496"/>
      <w:bookmarkStart w:id="422" w:name="_bookmark497"/>
      <w:bookmarkEnd w:id="420"/>
      <w:bookmarkEnd w:id="421"/>
      <w:bookmarkEnd w:id="422"/>
      <w:r w:rsidRPr="001058B5">
        <w:t>About Privileges and Roles</w:t>
      </w:r>
    </w:p>
    <w:p w14:paraId="68C389C6" w14:textId="0697D66A" w:rsidR="008C539B" w:rsidRPr="001058B5" w:rsidRDefault="0036700F">
      <w:pPr>
        <w:pStyle w:val="BodyText"/>
        <w:spacing w:before="81"/>
        <w:ind w:left="2260"/>
        <w:rPr>
          <w:rFonts w:ascii="Arial" w:hAnsi="Arial" w:cs="Arial"/>
        </w:rPr>
      </w:pPr>
      <w:r>
        <w:rPr>
          <w:rFonts w:ascii="Arial" w:hAnsi="Arial" w:cs="Arial"/>
        </w:rPr>
        <w:t>Xác thực bao gồm 2 quá trình chính sau:</w:t>
      </w:r>
    </w:p>
    <w:p w14:paraId="308954A9" w14:textId="5A0DD3E5" w:rsidR="008C539B" w:rsidRPr="001058B5" w:rsidRDefault="0036700F" w:rsidP="006F7931">
      <w:pPr>
        <w:pStyle w:val="ListParagraph"/>
        <w:numPr>
          <w:ilvl w:val="0"/>
          <w:numId w:val="106"/>
        </w:numPr>
        <w:tabs>
          <w:tab w:val="left" w:pos="2620"/>
        </w:tabs>
        <w:spacing w:before="112"/>
        <w:rPr>
          <w:rFonts w:ascii="Arial" w:hAnsi="Arial" w:cs="Arial"/>
          <w:sz w:val="20"/>
        </w:rPr>
      </w:pPr>
      <w:r w:rsidRPr="0036700F">
        <w:rPr>
          <w:rFonts w:ascii="Arial" w:hAnsi="Arial" w:cs="Arial"/>
          <w:sz w:val="20"/>
        </w:rPr>
        <w:t>Chỉ cho phép một số người dùng truy cập, xử lý hoặc thay đổi dữ liệu.</w:t>
      </w:r>
      <w:r w:rsidR="00C12992" w:rsidRPr="001058B5">
        <w:rPr>
          <w:rFonts w:ascii="Arial" w:hAnsi="Arial" w:cs="Arial"/>
          <w:sz w:val="20"/>
        </w:rPr>
        <w:t>.</w:t>
      </w:r>
    </w:p>
    <w:p w14:paraId="1F81A82B" w14:textId="2079DEBD" w:rsidR="008C539B" w:rsidRPr="001058B5" w:rsidRDefault="0036700F" w:rsidP="006F7931">
      <w:pPr>
        <w:pStyle w:val="ListParagraph"/>
        <w:numPr>
          <w:ilvl w:val="0"/>
          <w:numId w:val="106"/>
        </w:numPr>
        <w:tabs>
          <w:tab w:val="left" w:pos="2620"/>
        </w:tabs>
        <w:spacing w:before="117" w:line="232" w:lineRule="auto"/>
        <w:ind w:right="189"/>
        <w:rPr>
          <w:rFonts w:ascii="Arial" w:hAnsi="Arial" w:cs="Arial"/>
          <w:sz w:val="20"/>
        </w:rPr>
      </w:pPr>
      <w:r w:rsidRPr="0036700F">
        <w:rPr>
          <w:rFonts w:ascii="Arial" w:hAnsi="Arial" w:cs="Arial"/>
          <w:sz w:val="20"/>
        </w:rPr>
        <w:t>Áp dụng các giới hạn khác nhau về quyền truy cập hoặc các hành đông của người dùng. Các giới hạn này có thể được ràng buộc hơặc gỡ bởi đối với các người dùng có thể áp dụng vào các đối tượng như là các schema, bảng, dòng hoặc các tài nguyên về thờ</w:t>
      </w:r>
      <w:r w:rsidR="004E427C">
        <w:rPr>
          <w:rFonts w:ascii="Arial" w:hAnsi="Arial" w:cs="Arial"/>
          <w:sz w:val="20"/>
        </w:rPr>
        <w:t>i gian như (t</w:t>
      </w:r>
      <w:r w:rsidRPr="0036700F">
        <w:rPr>
          <w:rFonts w:ascii="Arial" w:hAnsi="Arial" w:cs="Arial"/>
          <w:sz w:val="20"/>
        </w:rPr>
        <w:t>hời gian cpu, kết nối, nghỉ</w:t>
      </w:r>
      <w:r>
        <w:rPr>
          <w:rFonts w:ascii="Arial" w:hAnsi="Arial" w:cs="Arial"/>
          <w:sz w:val="20"/>
        </w:rPr>
        <w:t>)</w:t>
      </w:r>
    </w:p>
    <w:p w14:paraId="4C1D4C1E" w14:textId="12C54DEA" w:rsidR="008C539B" w:rsidRPr="001058B5" w:rsidRDefault="004E427C">
      <w:pPr>
        <w:pStyle w:val="BodyText"/>
        <w:spacing w:before="117" w:line="232" w:lineRule="auto"/>
        <w:ind w:left="2260" w:right="368"/>
        <w:jc w:val="both"/>
        <w:rPr>
          <w:rFonts w:ascii="Arial" w:hAnsi="Arial" w:cs="Arial"/>
        </w:rPr>
      </w:pPr>
      <w:r w:rsidRPr="004E427C">
        <w:rPr>
          <w:rFonts w:ascii="Arial" w:hAnsi="Arial" w:cs="Arial"/>
        </w:rPr>
        <w:t xml:space="preserve">User </w:t>
      </w:r>
      <w:r w:rsidRPr="004E427C">
        <w:rPr>
          <w:rFonts w:ascii="Arial" w:hAnsi="Arial" w:cs="Arial"/>
          <w:b/>
        </w:rPr>
        <w:t>Privilege</w:t>
      </w:r>
      <w:r w:rsidRPr="004E427C">
        <w:rPr>
          <w:rFonts w:ascii="Arial" w:hAnsi="Arial" w:cs="Arial"/>
        </w:rPr>
        <w:t xml:space="preserve"> là quyền để chạy một câu lệnh SQL nào đso, hoặc quyền để truy xuất một đối tượng cái mà thuộc về một người dùng khác, chạy PL/SQL package, và còn hơn nữa. Các loại quyền này được định nghĩa trong cơ sở dữ liệu Oracle.</w:t>
      </w:r>
    </w:p>
    <w:p w14:paraId="1AFDF437" w14:textId="3F4CD41B" w:rsidR="008C539B" w:rsidRPr="001058B5" w:rsidRDefault="004074B0">
      <w:pPr>
        <w:pStyle w:val="BodyText"/>
        <w:spacing w:before="116" w:line="232" w:lineRule="auto"/>
        <w:ind w:left="2260" w:right="185"/>
        <w:rPr>
          <w:rFonts w:ascii="Arial" w:hAnsi="Arial" w:cs="Arial"/>
        </w:rPr>
      </w:pPr>
      <w:r w:rsidRPr="004074B0">
        <w:rPr>
          <w:rFonts w:ascii="Arial" w:hAnsi="Arial" w:cs="Arial"/>
          <w:b/>
        </w:rPr>
        <w:t>Role</w:t>
      </w:r>
      <w:r w:rsidRPr="004074B0">
        <w:rPr>
          <w:rFonts w:ascii="Arial" w:hAnsi="Arial" w:cs="Arial"/>
        </w:rPr>
        <w:t xml:space="preserve"> được tạo bởi các người dùng ( thường là các nhà quản trị) để nhóm cácprivilege hoặc các role khác. Đó là một cách để cấp nhiều quyền hoặc role cho các người dùng</w:t>
      </w:r>
      <w:r w:rsidR="00C12992" w:rsidRPr="001058B5">
        <w:rPr>
          <w:rFonts w:ascii="Arial" w:hAnsi="Arial" w:cs="Arial"/>
        </w:rPr>
        <w:t>.</w:t>
      </w:r>
    </w:p>
    <w:p w14:paraId="1B8EA93D" w14:textId="166B3B97" w:rsidR="008C539B" w:rsidRPr="001058B5" w:rsidRDefault="004074B0">
      <w:pPr>
        <w:pStyle w:val="BodyText"/>
        <w:spacing w:before="111"/>
        <w:ind w:left="2260"/>
        <w:rPr>
          <w:rFonts w:ascii="Arial" w:hAnsi="Arial" w:cs="Arial"/>
        </w:rPr>
      </w:pPr>
      <w:r w:rsidRPr="004074B0">
        <w:rPr>
          <w:rFonts w:ascii="Arial" w:hAnsi="Arial" w:cs="Arial"/>
        </w:rPr>
        <w:t>Phần này mô tả các thể loại chung sau đây</w:t>
      </w:r>
      <w:r w:rsidR="00C12992" w:rsidRPr="001058B5">
        <w:rPr>
          <w:rFonts w:ascii="Arial" w:hAnsi="Arial" w:cs="Arial"/>
        </w:rPr>
        <w:t>:</w:t>
      </w:r>
    </w:p>
    <w:p w14:paraId="4AFF5909" w14:textId="57218102" w:rsidR="008C539B" w:rsidRPr="001058B5" w:rsidRDefault="004615CA" w:rsidP="006F7931">
      <w:pPr>
        <w:pStyle w:val="ListParagraph"/>
        <w:numPr>
          <w:ilvl w:val="0"/>
          <w:numId w:val="106"/>
        </w:numPr>
        <w:tabs>
          <w:tab w:val="left" w:pos="2620"/>
        </w:tabs>
        <w:spacing w:before="118" w:line="232" w:lineRule="auto"/>
        <w:ind w:right="184"/>
        <w:rPr>
          <w:rFonts w:ascii="Arial" w:hAnsi="Arial" w:cs="Arial"/>
          <w:sz w:val="20"/>
        </w:rPr>
      </w:pPr>
      <w:r>
        <w:rPr>
          <w:rFonts w:ascii="Arial" w:hAnsi="Arial" w:cs="Arial"/>
          <w:b/>
          <w:sz w:val="20"/>
        </w:rPr>
        <w:t>Các quyền hệ thống</w:t>
      </w:r>
      <w:r w:rsidR="00C12992" w:rsidRPr="001058B5">
        <w:rPr>
          <w:rFonts w:ascii="Arial" w:hAnsi="Arial" w:cs="Arial"/>
          <w:b/>
          <w:sz w:val="20"/>
        </w:rPr>
        <w:t xml:space="preserve">. </w:t>
      </w:r>
      <w:r w:rsidRPr="004615CA">
        <w:rPr>
          <w:rFonts w:ascii="Arial" w:hAnsi="Arial" w:cs="Arial"/>
          <w:sz w:val="20"/>
        </w:rPr>
        <w:t>Các quyền này cho phép ngược được cấp thực hiện các nhiệm vụ của người quản trị tiêu chuẩn trong cơ sở dữ liệu. Chỉ cho phép các hành động này được thực hiện bởi các người dùng đáng tin tưởng</w:t>
      </w:r>
      <w:r w:rsidR="00C12992" w:rsidRPr="001058B5">
        <w:rPr>
          <w:rFonts w:ascii="Arial" w:hAnsi="Arial" w:cs="Arial"/>
          <w:sz w:val="20"/>
        </w:rPr>
        <w:t>.</w:t>
      </w:r>
      <w:r w:rsidR="00C12992" w:rsidRPr="001058B5">
        <w:rPr>
          <w:rFonts w:ascii="Arial" w:hAnsi="Arial" w:cs="Arial"/>
          <w:spacing w:val="-6"/>
          <w:sz w:val="20"/>
        </w:rPr>
        <w:t xml:space="preserve"> </w:t>
      </w:r>
      <w:hyperlink w:anchor="_bookmark506" w:history="1">
        <w:r w:rsidR="00C12992" w:rsidRPr="001058B5">
          <w:rPr>
            <w:rFonts w:ascii="Arial" w:hAnsi="Arial" w:cs="Arial"/>
            <w:color w:val="0000CC"/>
            <w:sz w:val="20"/>
          </w:rPr>
          <w:t>"Managing</w:t>
        </w:r>
      </w:hyperlink>
      <w:hyperlink w:anchor="_bookmark506" w:history="1">
        <w:r w:rsidR="00C12992" w:rsidRPr="001058B5">
          <w:rPr>
            <w:rFonts w:ascii="Arial" w:hAnsi="Arial" w:cs="Arial"/>
            <w:color w:val="0000CC"/>
            <w:sz w:val="20"/>
          </w:rPr>
          <w:t xml:space="preserve"> System Privileges" </w:t>
        </w:r>
      </w:hyperlink>
      <w:hyperlink w:anchor="_bookmark506" w:history="1">
        <w:r>
          <w:rPr>
            <w:rFonts w:ascii="Arial" w:hAnsi="Arial" w:cs="Arial"/>
            <w:sz w:val="20"/>
          </w:rPr>
          <w:t>trên trang</w:t>
        </w:r>
        <w:r w:rsidR="00C12992" w:rsidRPr="001058B5">
          <w:rPr>
            <w:rFonts w:ascii="Arial" w:hAnsi="Arial" w:cs="Arial"/>
            <w:sz w:val="20"/>
          </w:rPr>
          <w:t xml:space="preserve"> 4-2 </w:t>
        </w:r>
      </w:hyperlink>
      <w:r>
        <w:rPr>
          <w:rFonts w:ascii="Arial" w:hAnsi="Arial" w:cs="Arial"/>
          <w:sz w:val="20"/>
        </w:rPr>
        <w:t>mô tả các quyền hệ thống chi tiết.</w:t>
      </w:r>
    </w:p>
    <w:p w14:paraId="410779DF" w14:textId="77777777" w:rsidR="008C539B" w:rsidRPr="001058B5" w:rsidRDefault="008C539B">
      <w:pPr>
        <w:spacing w:line="232" w:lineRule="auto"/>
        <w:rPr>
          <w:rFonts w:ascii="Arial" w:hAnsi="Arial" w:cs="Arial"/>
          <w:sz w:val="20"/>
        </w:rPr>
        <w:sectPr w:rsidR="008C539B" w:rsidRPr="001058B5">
          <w:headerReference w:type="default" r:id="rId90"/>
          <w:footerReference w:type="even" r:id="rId91"/>
          <w:footerReference w:type="default" r:id="rId92"/>
          <w:pgSz w:w="12240" w:h="15840"/>
          <w:pgMar w:top="1500" w:right="1060" w:bottom="860" w:left="1100" w:header="0" w:footer="663" w:gutter="0"/>
          <w:pgNumType w:start="1"/>
          <w:cols w:space="720"/>
        </w:sectPr>
      </w:pPr>
    </w:p>
    <w:p w14:paraId="56DB446A" w14:textId="77777777" w:rsidR="008C539B" w:rsidRPr="001058B5" w:rsidRDefault="008C539B">
      <w:pPr>
        <w:pStyle w:val="BodyText"/>
        <w:spacing w:before="5"/>
        <w:rPr>
          <w:rFonts w:ascii="Arial" w:hAnsi="Arial" w:cs="Arial"/>
          <w:sz w:val="25"/>
        </w:rPr>
      </w:pPr>
    </w:p>
    <w:p w14:paraId="34DC7FA2" w14:textId="39324953" w:rsidR="008C539B" w:rsidRPr="001058B5" w:rsidRDefault="00C12992">
      <w:pPr>
        <w:pStyle w:val="BodyText"/>
        <w:spacing w:before="99" w:line="232" w:lineRule="auto"/>
        <w:ind w:left="2019" w:right="1033" w:hanging="360"/>
        <w:rPr>
          <w:rFonts w:ascii="Arial" w:hAnsi="Arial" w:cs="Arial"/>
        </w:rPr>
      </w:pPr>
      <w:r w:rsidRPr="001058B5">
        <w:rPr>
          <w:rFonts w:ascii="Arial" w:hAnsi="Arial" w:cs="Arial"/>
          <w:sz w:val="10"/>
        </w:rPr>
        <w:t xml:space="preserve">■ </w:t>
      </w:r>
      <w:r w:rsidR="004615CA">
        <w:rPr>
          <w:rFonts w:ascii="Arial" w:hAnsi="Arial" w:cs="Arial"/>
          <w:b/>
        </w:rPr>
        <w:t>Các vai trò người dùng</w:t>
      </w:r>
      <w:r w:rsidRPr="001058B5">
        <w:rPr>
          <w:rFonts w:ascii="Arial" w:hAnsi="Arial" w:cs="Arial"/>
          <w:b/>
        </w:rPr>
        <w:t xml:space="preserve">. </w:t>
      </w:r>
      <w:r w:rsidR="004615CA" w:rsidRPr="004615CA">
        <w:rPr>
          <w:rFonts w:ascii="Arial" w:hAnsi="Arial" w:cs="Arial"/>
        </w:rPr>
        <w:t xml:space="preserve">Một </w:t>
      </w:r>
      <w:r w:rsidR="004615CA" w:rsidRPr="004615CA">
        <w:rPr>
          <w:rFonts w:ascii="Arial" w:hAnsi="Arial" w:cs="Arial"/>
          <w:b/>
        </w:rPr>
        <w:t>vai trò</w:t>
      </w:r>
      <w:r w:rsidR="004615CA" w:rsidRPr="004615CA">
        <w:rPr>
          <w:rFonts w:ascii="Arial" w:hAnsi="Arial" w:cs="Arial"/>
        </w:rPr>
        <w:t xml:space="preserve"> nhóm một vài quyền và các vai trò khác, vì vậy chúng có thể được cấp và thu hồi đến các người dùng một cách đồng thời. Bạn phải cho phép role đối với người dùng trước khi người dùng có thể sử dụng nó</w:t>
      </w:r>
      <w:r w:rsidRPr="001058B5">
        <w:rPr>
          <w:rFonts w:ascii="Arial" w:hAnsi="Arial" w:cs="Arial"/>
        </w:rPr>
        <w:t xml:space="preserve">. </w:t>
      </w:r>
      <w:r w:rsidR="004615CA">
        <w:rPr>
          <w:rFonts w:ascii="Arial" w:hAnsi="Arial" w:cs="Arial"/>
        </w:rPr>
        <w:t>Đọc</w:t>
      </w:r>
      <w:r w:rsidRPr="001058B5">
        <w:rPr>
          <w:rFonts w:ascii="Arial" w:hAnsi="Arial" w:cs="Arial"/>
        </w:rPr>
        <w:t xml:space="preserve"> </w:t>
      </w:r>
      <w:hyperlink w:anchor="_bookmark539" w:history="1">
        <w:r w:rsidRPr="001058B5">
          <w:rPr>
            <w:rFonts w:ascii="Arial" w:hAnsi="Arial" w:cs="Arial"/>
            <w:color w:val="0000CC"/>
          </w:rPr>
          <w:t xml:space="preserve">"Managing User Roles" </w:t>
        </w:r>
      </w:hyperlink>
      <w:hyperlink w:anchor="_bookmark539" w:history="1">
        <w:r w:rsidR="004615CA">
          <w:rPr>
            <w:rFonts w:ascii="Arial" w:hAnsi="Arial" w:cs="Arial"/>
          </w:rPr>
          <w:t>trên trang 4</w:t>
        </w:r>
        <w:r w:rsidRPr="001058B5">
          <w:rPr>
            <w:rFonts w:ascii="Arial" w:hAnsi="Arial" w:cs="Arial"/>
          </w:rPr>
          <w:t xml:space="preserve">-6 </w:t>
        </w:r>
      </w:hyperlink>
      <w:r w:rsidR="004615CA">
        <w:rPr>
          <w:rFonts w:ascii="Arial" w:hAnsi="Arial" w:cs="Arial"/>
        </w:rPr>
        <w:t>để biết thêm thông tin</w:t>
      </w:r>
      <w:r w:rsidRPr="001058B5">
        <w:rPr>
          <w:rFonts w:ascii="Arial" w:hAnsi="Arial" w:cs="Arial"/>
        </w:rPr>
        <w:t>.</w:t>
      </w:r>
    </w:p>
    <w:p w14:paraId="0A193DA0" w14:textId="682F75B8" w:rsidR="008C539B" w:rsidRPr="001058B5" w:rsidRDefault="00C12992">
      <w:pPr>
        <w:pStyle w:val="BodyText"/>
        <w:spacing w:before="116" w:line="232" w:lineRule="auto"/>
        <w:ind w:left="2020" w:right="848" w:hanging="360"/>
        <w:rPr>
          <w:rFonts w:ascii="Arial" w:hAnsi="Arial" w:cs="Arial"/>
        </w:rPr>
      </w:pPr>
      <w:r w:rsidRPr="001058B5">
        <w:rPr>
          <w:rFonts w:ascii="Arial" w:hAnsi="Arial" w:cs="Arial"/>
          <w:sz w:val="10"/>
        </w:rPr>
        <w:t xml:space="preserve">■ </w:t>
      </w:r>
      <w:r w:rsidR="004615CA">
        <w:rPr>
          <w:rFonts w:ascii="Arial" w:hAnsi="Arial" w:cs="Arial"/>
          <w:b/>
        </w:rPr>
        <w:t>Các quyền đối tượng</w:t>
      </w:r>
      <w:r w:rsidRPr="001058B5">
        <w:rPr>
          <w:rFonts w:ascii="Arial" w:hAnsi="Arial" w:cs="Arial"/>
          <w:b/>
        </w:rPr>
        <w:t xml:space="preserve">. </w:t>
      </w:r>
      <w:r w:rsidR="004615CA" w:rsidRPr="004615CA">
        <w:rPr>
          <w:rFonts w:ascii="Arial" w:hAnsi="Arial" w:cs="Arial"/>
        </w:rPr>
        <w:t>Mỗi loại đối tượng có các quyền được liên kết với nó.</w:t>
      </w:r>
      <w:r w:rsidRPr="004615CA">
        <w:rPr>
          <w:rFonts w:ascii="Arial" w:hAnsi="Arial" w:cs="Arial"/>
        </w:rPr>
        <w:t>.</w:t>
      </w:r>
      <w:r w:rsidRPr="001058B5">
        <w:rPr>
          <w:rFonts w:ascii="Arial" w:hAnsi="Arial" w:cs="Arial"/>
        </w:rPr>
        <w:t xml:space="preserve"> </w:t>
      </w:r>
      <w:hyperlink w:anchor="_bookmark712" w:history="1">
        <w:r w:rsidRPr="001058B5">
          <w:rPr>
            <w:rFonts w:ascii="Arial" w:hAnsi="Arial" w:cs="Arial"/>
            <w:color w:val="0000CC"/>
          </w:rPr>
          <w:t>"Managing</w:t>
        </w:r>
      </w:hyperlink>
      <w:hyperlink w:anchor="_bookmark712" w:history="1">
        <w:r w:rsidRPr="001058B5">
          <w:rPr>
            <w:rFonts w:ascii="Arial" w:hAnsi="Arial" w:cs="Arial"/>
            <w:color w:val="0000CC"/>
          </w:rPr>
          <w:t xml:space="preserve"> Object Privileges"</w:t>
        </w:r>
      </w:hyperlink>
      <w:r w:rsidRPr="001058B5">
        <w:rPr>
          <w:rFonts w:ascii="Arial" w:hAnsi="Arial" w:cs="Arial"/>
          <w:color w:val="0000CC"/>
        </w:rPr>
        <w:t xml:space="preserve"> </w:t>
      </w:r>
      <w:hyperlink w:anchor="_bookmark712" w:history="1">
        <w:r w:rsidR="004615CA">
          <w:rPr>
            <w:rFonts w:ascii="Arial" w:hAnsi="Arial" w:cs="Arial"/>
          </w:rPr>
          <w:t>trên trang 4-23 mô tả cách để quản lý các quyền đối với các loại đối tượng khác nhau.</w:t>
        </w:r>
      </w:hyperlink>
    </w:p>
    <w:p w14:paraId="055DD974" w14:textId="77777777" w:rsidR="008C539B" w:rsidRPr="001058B5" w:rsidRDefault="008C539B">
      <w:pPr>
        <w:pStyle w:val="BodyText"/>
        <w:spacing w:before="6"/>
        <w:rPr>
          <w:rFonts w:ascii="Arial" w:hAnsi="Arial" w:cs="Arial"/>
          <w:sz w:val="27"/>
        </w:rPr>
      </w:pPr>
    </w:p>
    <w:p w14:paraId="7C6BDEB3" w14:textId="77777777" w:rsidR="008C539B" w:rsidRPr="001058B5" w:rsidRDefault="00C12992">
      <w:pPr>
        <w:pStyle w:val="Heading3"/>
        <w:spacing w:before="1"/>
        <w:ind w:left="100"/>
      </w:pPr>
      <w:bookmarkStart w:id="423" w:name="Who_Should_Be_Granted_Privileges?"/>
      <w:bookmarkStart w:id="424" w:name="_bookmark500"/>
      <w:bookmarkEnd w:id="423"/>
      <w:bookmarkEnd w:id="424"/>
      <w:r w:rsidRPr="001058B5">
        <w:t>Who Shoul</w:t>
      </w:r>
      <w:bookmarkStart w:id="425" w:name="_bookmark501"/>
      <w:bookmarkEnd w:id="425"/>
      <w:r w:rsidRPr="001058B5">
        <w:t>d Be Granted Privileges?</w:t>
      </w:r>
    </w:p>
    <w:p w14:paraId="514B75A2" w14:textId="37D06830" w:rsidR="008C539B" w:rsidRPr="001058B5" w:rsidRDefault="00C66356">
      <w:pPr>
        <w:pStyle w:val="BodyText"/>
        <w:spacing w:before="88" w:line="230" w:lineRule="auto"/>
        <w:ind w:left="1659" w:right="820"/>
        <w:rPr>
          <w:rFonts w:ascii="Arial" w:hAnsi="Arial" w:cs="Arial"/>
        </w:rPr>
      </w:pPr>
      <w:r w:rsidRPr="00C66356">
        <w:rPr>
          <w:rFonts w:ascii="Arial" w:hAnsi="Arial" w:cs="Arial"/>
        </w:rPr>
        <w:t>Bạn có thể cấp những quyền đến các người dùng vì thế họ có thể hoàn thành các nhiệm vụ được yêu cầu đối với công việc của họ</w:t>
      </w:r>
      <w:r w:rsidR="00C12992" w:rsidRPr="001058B5">
        <w:rPr>
          <w:rFonts w:ascii="Arial" w:hAnsi="Arial" w:cs="Arial"/>
        </w:rPr>
        <w:t xml:space="preserve">. </w:t>
      </w:r>
      <w:r w:rsidRPr="00C66356">
        <w:rPr>
          <w:rFonts w:ascii="Arial" w:hAnsi="Arial" w:cs="Arial"/>
        </w:rPr>
        <w:t>Bạn có thể cấp chỉ một quyền đến một người dùng người mà yêu cầu quyền đó để hoàn thành các công việc cần thiết</w:t>
      </w:r>
      <w:r w:rsidR="00C12992" w:rsidRPr="001058B5">
        <w:rPr>
          <w:rFonts w:ascii="Arial" w:hAnsi="Arial" w:cs="Arial"/>
        </w:rPr>
        <w:t xml:space="preserve">. </w:t>
      </w:r>
      <w:r w:rsidRPr="00C66356">
        <w:rPr>
          <w:rFonts w:ascii="Arial" w:hAnsi="Arial" w:cs="Arial"/>
        </w:rPr>
        <w:t>Việc cấp các quyền một cách không cần thiết quá mức có thể làm tổn hại đến sự bảo mật</w:t>
      </w:r>
      <w:r w:rsidR="00C12992" w:rsidRPr="001058B5">
        <w:rPr>
          <w:rFonts w:ascii="Arial" w:hAnsi="Arial" w:cs="Arial"/>
        </w:rPr>
        <w:t>.</w:t>
      </w:r>
      <w:r>
        <w:rPr>
          <w:rFonts w:ascii="Arial" w:hAnsi="Arial" w:cs="Arial"/>
        </w:rPr>
        <w:t xml:space="preserve"> Ví dụ</w:t>
      </w:r>
      <w:r w:rsidR="00C12992" w:rsidRPr="001058B5">
        <w:rPr>
          <w:rFonts w:ascii="Arial" w:hAnsi="Arial" w:cs="Arial"/>
        </w:rPr>
        <w:t xml:space="preserve">, </w:t>
      </w:r>
      <w:r w:rsidRPr="00C66356">
        <w:rPr>
          <w:rFonts w:ascii="Arial" w:hAnsi="Arial" w:cs="Arial"/>
        </w:rPr>
        <w:t>Bạn không nên bao giờ cấp quyền quản trị SYSDBA hoặc SYSOPER đến các người dùng, người mà không thực hiện các công việc quản trị</w:t>
      </w:r>
      <w:r w:rsidR="00C12992" w:rsidRPr="001058B5">
        <w:rPr>
          <w:rFonts w:ascii="Arial" w:hAnsi="Arial" w:cs="Arial"/>
        </w:rPr>
        <w:t>.</w:t>
      </w:r>
    </w:p>
    <w:p w14:paraId="56ECA463" w14:textId="20985CBA" w:rsidR="008C539B" w:rsidRPr="001058B5" w:rsidRDefault="00C66356">
      <w:pPr>
        <w:pStyle w:val="BodyText"/>
        <w:spacing w:before="116"/>
        <w:ind w:left="1660"/>
        <w:rPr>
          <w:rFonts w:ascii="Arial" w:hAnsi="Arial" w:cs="Arial"/>
        </w:rPr>
      </w:pPr>
      <w:r w:rsidRPr="00C66356">
        <w:rPr>
          <w:rFonts w:ascii="Arial" w:hAnsi="Arial" w:cs="Arial"/>
        </w:rPr>
        <w:t>Một người dùng có thể được cấp quyền trong hai cách</w:t>
      </w:r>
      <w:r w:rsidR="00C12992" w:rsidRPr="001058B5">
        <w:rPr>
          <w:rFonts w:ascii="Arial" w:hAnsi="Arial" w:cs="Arial"/>
        </w:rPr>
        <w:t>:</w:t>
      </w:r>
    </w:p>
    <w:p w14:paraId="4F6B5051" w14:textId="483CB8CF" w:rsidR="008C539B" w:rsidRPr="001058B5" w:rsidRDefault="00C12992">
      <w:pPr>
        <w:spacing w:before="117" w:line="232" w:lineRule="auto"/>
        <w:ind w:left="2020" w:right="887" w:hanging="360"/>
        <w:rPr>
          <w:rFonts w:ascii="Arial" w:hAnsi="Arial" w:cs="Arial"/>
          <w:sz w:val="20"/>
        </w:rPr>
      </w:pPr>
      <w:r w:rsidRPr="001058B5">
        <w:rPr>
          <w:rFonts w:ascii="Arial" w:hAnsi="Arial" w:cs="Arial"/>
          <w:sz w:val="10"/>
        </w:rPr>
        <w:t xml:space="preserve">■ </w:t>
      </w:r>
      <w:r w:rsidR="00CF5FA6" w:rsidRPr="00CF5FA6">
        <w:rPr>
          <w:rFonts w:ascii="Arial" w:hAnsi="Arial" w:cs="Arial"/>
          <w:b/>
          <w:spacing w:val="-6"/>
          <w:sz w:val="20"/>
        </w:rPr>
        <w:t>Bạn có thể cấp các quyền đến các người dùng một cách tường minh</w:t>
      </w:r>
      <w:r w:rsidRPr="001058B5">
        <w:rPr>
          <w:rFonts w:ascii="Arial" w:hAnsi="Arial" w:cs="Arial"/>
          <w:b/>
          <w:sz w:val="20"/>
        </w:rPr>
        <w:t xml:space="preserve">. </w:t>
      </w:r>
      <w:r w:rsidR="00CF5FA6" w:rsidRPr="00CF5FA6">
        <w:rPr>
          <w:rFonts w:ascii="Arial" w:hAnsi="Arial" w:cs="Arial"/>
          <w:sz w:val="20"/>
        </w:rPr>
        <w:t xml:space="preserve">Ví dụ, bạn có thể cấp quyền một cách tường minh đến </w:t>
      </w:r>
      <w:r w:rsidR="00CF5FA6" w:rsidRPr="00CF5FA6">
        <w:rPr>
          <w:rFonts w:ascii="Courier New" w:hAnsi="Courier New" w:cs="Courier New"/>
          <w:sz w:val="20"/>
        </w:rPr>
        <w:t>psmith</w:t>
      </w:r>
      <w:r w:rsidR="00CF5FA6" w:rsidRPr="00CF5FA6">
        <w:rPr>
          <w:rFonts w:ascii="Arial" w:hAnsi="Arial" w:cs="Arial"/>
          <w:sz w:val="20"/>
        </w:rPr>
        <w:t xml:space="preserve"> quyền để nhập các record vào bảng </w:t>
      </w:r>
      <w:r w:rsidR="00CF5FA6" w:rsidRPr="00CF5FA6">
        <w:rPr>
          <w:rFonts w:ascii="Courier New" w:hAnsi="Courier New" w:cs="Courier New"/>
          <w:sz w:val="20"/>
        </w:rPr>
        <w:t>employees</w:t>
      </w:r>
      <w:r w:rsidRPr="001058B5">
        <w:rPr>
          <w:rFonts w:ascii="Arial" w:hAnsi="Arial" w:cs="Arial"/>
          <w:sz w:val="20"/>
        </w:rPr>
        <w:t>.</w:t>
      </w:r>
    </w:p>
    <w:p w14:paraId="62F511E9" w14:textId="24599666" w:rsidR="008C539B" w:rsidRPr="001058B5" w:rsidRDefault="00C12992">
      <w:pPr>
        <w:spacing w:before="118" w:line="232" w:lineRule="auto"/>
        <w:ind w:left="2020" w:right="861" w:hanging="360"/>
        <w:rPr>
          <w:rFonts w:ascii="Arial" w:hAnsi="Arial" w:cs="Arial"/>
          <w:sz w:val="20"/>
        </w:rPr>
      </w:pPr>
      <w:r w:rsidRPr="001058B5">
        <w:rPr>
          <w:rFonts w:ascii="Arial" w:hAnsi="Arial" w:cs="Arial"/>
          <w:sz w:val="10"/>
        </w:rPr>
        <w:t xml:space="preserve">■ </w:t>
      </w:r>
      <w:r w:rsidR="00D943A3" w:rsidRPr="00D943A3">
        <w:rPr>
          <w:rFonts w:ascii="Arial" w:hAnsi="Arial" w:cs="Arial"/>
          <w:b/>
          <w:spacing w:val="-6"/>
          <w:sz w:val="20"/>
        </w:rPr>
        <w:t>Bạn có thể cấp các quyền đến một vai trò ( tên của một nhóm các quyền), và sau đó cấp vai trò đến cho một hoặc nhiều ngườ</w:t>
      </w:r>
      <w:r w:rsidR="00D943A3">
        <w:rPr>
          <w:rFonts w:ascii="Arial" w:hAnsi="Arial" w:cs="Arial"/>
          <w:b/>
          <w:spacing w:val="-6"/>
          <w:sz w:val="20"/>
        </w:rPr>
        <w:t>i dùng</w:t>
      </w:r>
      <w:r w:rsidRPr="001058B5">
        <w:rPr>
          <w:rFonts w:ascii="Arial" w:hAnsi="Arial" w:cs="Arial"/>
          <w:b/>
          <w:sz w:val="20"/>
        </w:rPr>
        <w:t xml:space="preserve">. </w:t>
      </w:r>
      <w:r w:rsidR="00D943A3" w:rsidRPr="00D943A3">
        <w:rPr>
          <w:rFonts w:ascii="Arial" w:hAnsi="Arial" w:cs="Arial"/>
          <w:sz w:val="20"/>
        </w:rPr>
        <w:t xml:space="preserve">Ví dụ, Bạn có thể cấp các quyền truy vấn, chèn, và xóa các record từ bảng employees đến một vai trò tên là clerk, cái mà bạn có thể cấp cho các người dùng khác </w:t>
      </w:r>
      <w:r w:rsidRPr="00D943A3">
        <w:rPr>
          <w:rFonts w:ascii="Courier New" w:hAnsi="Courier New" w:cs="Courier New"/>
          <w:sz w:val="20"/>
        </w:rPr>
        <w:t>psmith</w:t>
      </w:r>
      <w:r w:rsidRPr="00D943A3">
        <w:rPr>
          <w:rFonts w:ascii="Courier New" w:hAnsi="Courier New" w:cs="Courier New"/>
          <w:spacing w:val="-84"/>
          <w:sz w:val="20"/>
        </w:rPr>
        <w:t xml:space="preserve"> </w:t>
      </w:r>
      <w:r w:rsidRPr="00D943A3">
        <w:rPr>
          <w:rFonts w:ascii="Courier New" w:hAnsi="Courier New" w:cs="Courier New"/>
          <w:sz w:val="20"/>
        </w:rPr>
        <w:t>and robert</w:t>
      </w:r>
      <w:r w:rsidRPr="001058B5">
        <w:rPr>
          <w:rFonts w:ascii="Arial" w:hAnsi="Arial" w:cs="Arial"/>
          <w:sz w:val="20"/>
        </w:rPr>
        <w:t>.</w:t>
      </w:r>
    </w:p>
    <w:p w14:paraId="6EBCF35B" w14:textId="4E8B5344" w:rsidR="008C539B" w:rsidRPr="001058B5" w:rsidRDefault="00D943A3">
      <w:pPr>
        <w:pStyle w:val="BodyText"/>
        <w:spacing w:before="112" w:line="232" w:lineRule="auto"/>
        <w:ind w:left="1660" w:right="848"/>
        <w:rPr>
          <w:rFonts w:ascii="Arial" w:hAnsi="Arial" w:cs="Arial"/>
        </w:rPr>
      </w:pPr>
      <w:r w:rsidRPr="00D943A3">
        <w:rPr>
          <w:rFonts w:ascii="Arial" w:hAnsi="Arial" w:cs="Arial"/>
        </w:rPr>
        <w:t>Bởi vì các vai trò cho phép quản lý dễ và tốt hơn các quyền, bạn nên thường xuyên cấp quyền đến các role và không cấp trực tiếp cho các ngườ</w:t>
      </w:r>
      <w:r>
        <w:rPr>
          <w:rFonts w:ascii="Arial" w:hAnsi="Arial" w:cs="Arial"/>
        </w:rPr>
        <w:t>i dùng</w:t>
      </w:r>
      <w:r w:rsidR="00C12992" w:rsidRPr="001058B5">
        <w:rPr>
          <w:rFonts w:ascii="Arial" w:hAnsi="Arial" w:cs="Arial"/>
        </w:rPr>
        <w:t>.</w:t>
      </w:r>
    </w:p>
    <w:p w14:paraId="61D0D07C" w14:textId="77777777" w:rsidR="008C539B" w:rsidRPr="001058B5" w:rsidRDefault="008C539B">
      <w:pPr>
        <w:pStyle w:val="BodyText"/>
        <w:spacing w:before="8"/>
        <w:rPr>
          <w:rFonts w:ascii="Arial" w:hAnsi="Arial" w:cs="Arial"/>
          <w:sz w:val="17"/>
        </w:rPr>
      </w:pPr>
    </w:p>
    <w:p w14:paraId="22DB0A94" w14:textId="23BF44B0" w:rsidR="008C539B" w:rsidRPr="001058B5" w:rsidRDefault="00D943A3">
      <w:pPr>
        <w:ind w:left="23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483187F6" w14:textId="77777777" w:rsidR="008C539B" w:rsidRPr="001058B5" w:rsidRDefault="00C12992">
      <w:pPr>
        <w:pStyle w:val="BodyText"/>
        <w:spacing w:before="134" w:line="232" w:lineRule="auto"/>
        <w:ind w:left="2740" w:right="1836" w:hanging="360"/>
        <w:rPr>
          <w:rFonts w:ascii="Arial" w:hAnsi="Arial" w:cs="Arial"/>
        </w:rPr>
      </w:pPr>
      <w:r w:rsidRPr="001058B5">
        <w:rPr>
          <w:rFonts w:ascii="Arial" w:hAnsi="Arial" w:cs="Arial"/>
          <w:sz w:val="10"/>
        </w:rPr>
        <w:t xml:space="preserve">■    </w:t>
      </w:r>
      <w:hyperlink w:anchor="_bookmark2131" w:history="1">
        <w:r w:rsidRPr="001058B5">
          <w:rPr>
            <w:rFonts w:ascii="Arial" w:hAnsi="Arial" w:cs="Arial"/>
            <w:color w:val="0000CC"/>
          </w:rPr>
          <w:t xml:space="preserve">"Guidelines for Securing User Accounts and Privileges" </w:t>
        </w:r>
      </w:hyperlink>
      <w:hyperlink w:anchor="_bookmark2131" w:history="1">
        <w:r w:rsidRPr="001058B5">
          <w:rPr>
            <w:rFonts w:ascii="Arial" w:hAnsi="Arial" w:cs="Arial"/>
          </w:rPr>
          <w:t>on</w:t>
        </w:r>
      </w:hyperlink>
      <w:hyperlink w:anchor="_bookmark2131" w:history="1">
        <w:r w:rsidRPr="001058B5">
          <w:rPr>
            <w:rFonts w:ascii="Arial" w:hAnsi="Arial" w:cs="Arial"/>
          </w:rPr>
          <w:t xml:space="preserve"> page 10-2 </w:t>
        </w:r>
      </w:hyperlink>
      <w:r w:rsidRPr="001058B5">
        <w:rPr>
          <w:rFonts w:ascii="Arial" w:hAnsi="Arial" w:cs="Arial"/>
        </w:rPr>
        <w:t>for best practices to follow when granting</w:t>
      </w:r>
      <w:r w:rsidRPr="001058B5">
        <w:rPr>
          <w:rFonts w:ascii="Arial" w:hAnsi="Arial" w:cs="Arial"/>
          <w:spacing w:val="-22"/>
        </w:rPr>
        <w:t xml:space="preserve"> </w:t>
      </w:r>
      <w:r w:rsidRPr="001058B5">
        <w:rPr>
          <w:rFonts w:ascii="Arial" w:hAnsi="Arial" w:cs="Arial"/>
        </w:rPr>
        <w:t>privileges</w:t>
      </w:r>
    </w:p>
    <w:p w14:paraId="2F39CB0D" w14:textId="77777777" w:rsidR="008C539B" w:rsidRPr="001058B5" w:rsidRDefault="00C12992">
      <w:pPr>
        <w:spacing w:before="118" w:line="232" w:lineRule="auto"/>
        <w:ind w:left="2740" w:right="1558"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SQL Language Reference </w:t>
      </w:r>
      <w:r w:rsidRPr="001058B5">
        <w:rPr>
          <w:rFonts w:ascii="Arial" w:hAnsi="Arial" w:cs="Arial"/>
          <w:sz w:val="20"/>
        </w:rPr>
        <w:t>for the complete list of system privileges and their descriptions</w:t>
      </w:r>
    </w:p>
    <w:p w14:paraId="572F6DAA" w14:textId="77777777" w:rsidR="008C539B" w:rsidRPr="001058B5" w:rsidRDefault="008C539B">
      <w:pPr>
        <w:pStyle w:val="BodyText"/>
        <w:rPr>
          <w:rFonts w:ascii="Arial" w:hAnsi="Arial" w:cs="Arial"/>
          <w:sz w:val="23"/>
        </w:rPr>
      </w:pPr>
    </w:p>
    <w:p w14:paraId="518EF896" w14:textId="77777777" w:rsidR="008C539B" w:rsidRPr="001058B5" w:rsidRDefault="00C12992">
      <w:pPr>
        <w:pStyle w:val="Heading3"/>
        <w:ind w:left="100"/>
      </w:pPr>
      <w:bookmarkStart w:id="426" w:name="Granting_the_SYSDBA_and_SYSOPER_Administ"/>
      <w:bookmarkStart w:id="427" w:name="_bookmark504"/>
      <w:bookmarkEnd w:id="426"/>
      <w:bookmarkEnd w:id="427"/>
      <w:r w:rsidRPr="001058B5">
        <w:rPr>
          <w:spacing w:val="-26"/>
        </w:rPr>
        <w:t xml:space="preserve">Granting </w:t>
      </w:r>
      <w:r w:rsidRPr="001058B5">
        <w:rPr>
          <w:spacing w:val="-18"/>
        </w:rPr>
        <w:t xml:space="preserve">the </w:t>
      </w:r>
      <w:bookmarkStart w:id="428" w:name="_bookmark505"/>
      <w:bookmarkEnd w:id="428"/>
      <w:r w:rsidRPr="001058B5">
        <w:rPr>
          <w:spacing w:val="-35"/>
        </w:rPr>
        <w:t xml:space="preserve">SYSDBA </w:t>
      </w:r>
      <w:r w:rsidRPr="001058B5">
        <w:rPr>
          <w:spacing w:val="-23"/>
        </w:rPr>
        <w:t xml:space="preserve">and </w:t>
      </w:r>
      <w:r w:rsidRPr="001058B5">
        <w:rPr>
          <w:spacing w:val="-34"/>
        </w:rPr>
        <w:t xml:space="preserve">SYSOPER </w:t>
      </w:r>
      <w:r w:rsidRPr="001058B5">
        <w:rPr>
          <w:spacing w:val="-27"/>
        </w:rPr>
        <w:t xml:space="preserve">Administrative </w:t>
      </w:r>
      <w:r w:rsidRPr="001058B5">
        <w:rPr>
          <w:spacing w:val="-24"/>
        </w:rPr>
        <w:t xml:space="preserve">Privileges </w:t>
      </w:r>
      <w:r w:rsidRPr="001058B5">
        <w:rPr>
          <w:spacing w:val="-10"/>
        </w:rPr>
        <w:t xml:space="preserve">to </w:t>
      </w:r>
      <w:r w:rsidRPr="001058B5">
        <w:rPr>
          <w:spacing w:val="-27"/>
        </w:rPr>
        <w:t>Users</w:t>
      </w:r>
    </w:p>
    <w:p w14:paraId="74E3668F" w14:textId="503A7484" w:rsidR="008C539B" w:rsidRPr="001058B5" w:rsidRDefault="00007A13">
      <w:pPr>
        <w:pStyle w:val="BodyText"/>
        <w:spacing w:before="87" w:line="230" w:lineRule="auto"/>
        <w:ind w:left="1659" w:right="770"/>
        <w:rPr>
          <w:rFonts w:ascii="Arial" w:hAnsi="Arial" w:cs="Arial"/>
        </w:rPr>
      </w:pPr>
      <w:r w:rsidRPr="00007A13">
        <w:rPr>
          <w:rFonts w:ascii="Arial" w:hAnsi="Arial" w:cs="Arial"/>
        </w:rPr>
        <w:t>Với việc sở tất cả các quyền mạnh, Chỉ có các nhà quả trị SYSDBA và SYSOPER mới có thể gán các quyền đó cho các người dùng mà họ thấy là tin tưởng. Tuy nhiên, có một lưu ý rằng có một sự hạn chế đối với các người dùng mà tên của họ không phải là các kí tự trong bản mã ASCII (ví dụ, âm sắc trong cái tên HÜBER). Bạn có thể cấp quyền quản trị đối với các người dùng này, nhưng nếu cơ sở dữu liệu Oracle instance đang "down" (tắt, không chạy), sự xác thực bằng cách sử dụng các quyền được cấp không được hỗ trợ nếu tên người dùng có các kí tự không nằm trong bảng mã ASCII. Nếu cơ sở dữ liệu hoạt động lại, thì cơ chế xác thực đó sẽ được hỗ tr</w:t>
      </w:r>
      <w:r>
        <w:rPr>
          <w:rFonts w:ascii="Arial" w:hAnsi="Arial" w:cs="Arial"/>
        </w:rPr>
        <w:t>ợ</w:t>
      </w:r>
      <w:r w:rsidR="00C12992" w:rsidRPr="001058B5">
        <w:rPr>
          <w:rFonts w:ascii="Arial" w:hAnsi="Arial" w:cs="Arial"/>
        </w:rPr>
        <w:t>.</w:t>
      </w:r>
    </w:p>
    <w:p w14:paraId="52E27482" w14:textId="77777777" w:rsidR="008C539B" w:rsidRPr="001058B5" w:rsidRDefault="008C539B">
      <w:pPr>
        <w:pStyle w:val="BodyText"/>
        <w:spacing w:before="11"/>
        <w:rPr>
          <w:rFonts w:ascii="Arial" w:hAnsi="Arial" w:cs="Arial"/>
          <w:sz w:val="27"/>
        </w:rPr>
      </w:pPr>
    </w:p>
    <w:p w14:paraId="549C831B" w14:textId="77777777" w:rsidR="008C539B" w:rsidRPr="001058B5" w:rsidRDefault="00C12992">
      <w:pPr>
        <w:pStyle w:val="Heading3"/>
        <w:ind w:left="100"/>
      </w:pPr>
      <w:bookmarkStart w:id="429" w:name="Managing_System_Privileges"/>
      <w:bookmarkStart w:id="430" w:name="_bookmark506"/>
      <w:bookmarkEnd w:id="429"/>
      <w:bookmarkEnd w:id="430"/>
      <w:r w:rsidRPr="001058B5">
        <w:t>Managing SystemPrivilege</w:t>
      </w:r>
      <w:bookmarkStart w:id="431" w:name="_bookmark507"/>
      <w:bookmarkEnd w:id="431"/>
      <w:r w:rsidRPr="001058B5">
        <w:t>s</w:t>
      </w:r>
    </w:p>
    <w:p w14:paraId="135E8185" w14:textId="5A9A0BBC" w:rsidR="008C539B" w:rsidRPr="001058B5" w:rsidRDefault="008358CB">
      <w:pPr>
        <w:pStyle w:val="BodyText"/>
        <w:spacing w:before="81"/>
        <w:ind w:left="1660"/>
        <w:rPr>
          <w:rFonts w:ascii="Arial" w:hAnsi="Arial" w:cs="Arial"/>
        </w:rPr>
      </w:pPr>
      <w:r>
        <w:rPr>
          <w:rFonts w:ascii="Arial" w:hAnsi="Arial" w:cs="Arial"/>
        </w:rPr>
        <w:t>Phần này chứa:</w:t>
      </w:r>
    </w:p>
    <w:p w14:paraId="2B9B9592"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08" w:history="1">
        <w:r w:rsidRPr="001058B5">
          <w:rPr>
            <w:rFonts w:ascii="Arial" w:hAnsi="Arial" w:cs="Arial"/>
            <w:color w:val="0000CC"/>
          </w:rPr>
          <w:t>About System Privileges</w:t>
        </w:r>
      </w:hyperlink>
    </w:p>
    <w:p w14:paraId="0AC5DC1B"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11" w:history="1">
        <w:r w:rsidRPr="001058B5">
          <w:rPr>
            <w:rFonts w:ascii="Arial" w:hAnsi="Arial" w:cs="Arial"/>
            <w:color w:val="0000CC"/>
          </w:rPr>
          <w:t>Why Is It Important to Restrict System Privileges?</w:t>
        </w:r>
      </w:hyperlink>
    </w:p>
    <w:p w14:paraId="6399B805"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28" w:history="1">
        <w:r w:rsidRPr="001058B5">
          <w:rPr>
            <w:rFonts w:ascii="Arial" w:hAnsi="Arial" w:cs="Arial"/>
            <w:color w:val="0000CC"/>
          </w:rPr>
          <w:t>Granting and Revoking System Privileges</w:t>
        </w:r>
      </w:hyperlink>
    </w:p>
    <w:p w14:paraId="1B358B35"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31" w:history="1">
        <w:r w:rsidRPr="001058B5">
          <w:rPr>
            <w:rFonts w:ascii="Arial" w:hAnsi="Arial" w:cs="Arial"/>
            <w:color w:val="0000CC"/>
          </w:rPr>
          <w:t>Who Can Grant or Revoke System Privileges?</w:t>
        </w:r>
      </w:hyperlink>
    </w:p>
    <w:p w14:paraId="702A3F9A"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33" w:history="1">
        <w:r w:rsidRPr="001058B5">
          <w:rPr>
            <w:rFonts w:ascii="Arial" w:hAnsi="Arial" w:cs="Arial"/>
            <w:color w:val="0000CC"/>
          </w:rPr>
          <w:t>About ANY Privileges and the PUBLIC Role</w:t>
        </w:r>
      </w:hyperlink>
    </w:p>
    <w:p w14:paraId="1FD6DE80" w14:textId="77777777" w:rsidR="008C539B" w:rsidRPr="001058B5" w:rsidRDefault="008C539B">
      <w:pPr>
        <w:rPr>
          <w:rFonts w:ascii="Arial" w:hAnsi="Arial" w:cs="Arial"/>
        </w:rPr>
        <w:sectPr w:rsidR="008C539B" w:rsidRPr="001058B5">
          <w:headerReference w:type="even" r:id="rId93"/>
          <w:headerReference w:type="default" r:id="rId94"/>
          <w:pgSz w:w="12240" w:h="15840"/>
          <w:pgMar w:top="840" w:right="1060" w:bottom="860" w:left="1100" w:header="549" w:footer="663" w:gutter="0"/>
          <w:cols w:space="720"/>
        </w:sectPr>
      </w:pPr>
    </w:p>
    <w:p w14:paraId="1122892E" w14:textId="77777777" w:rsidR="008C539B" w:rsidRPr="001058B5" w:rsidRDefault="008C539B">
      <w:pPr>
        <w:pStyle w:val="BodyText"/>
        <w:spacing w:before="2"/>
        <w:rPr>
          <w:rFonts w:ascii="Arial" w:hAnsi="Arial" w:cs="Arial"/>
          <w:sz w:val="23"/>
        </w:rPr>
      </w:pPr>
    </w:p>
    <w:p w14:paraId="74F5516C" w14:textId="77777777" w:rsidR="008C539B" w:rsidRPr="001058B5" w:rsidRDefault="00C12992">
      <w:pPr>
        <w:pStyle w:val="Heading4"/>
        <w:spacing w:before="107"/>
      </w:pPr>
      <w:bookmarkStart w:id="432" w:name="About_System_Privileges"/>
      <w:bookmarkStart w:id="433" w:name="_bookmark508"/>
      <w:bookmarkEnd w:id="432"/>
      <w:bookmarkEnd w:id="433"/>
      <w:r w:rsidRPr="001058B5">
        <w:t>About System</w:t>
      </w:r>
      <w:bookmarkStart w:id="434" w:name="_bookmark509"/>
      <w:bookmarkEnd w:id="434"/>
      <w:r w:rsidRPr="001058B5">
        <w:t>Privileges</w:t>
      </w:r>
    </w:p>
    <w:p w14:paraId="0241806B" w14:textId="31C4C37F" w:rsidR="008C539B" w:rsidRPr="001058B5" w:rsidRDefault="00CB333D">
      <w:pPr>
        <w:pStyle w:val="BodyText"/>
        <w:spacing w:before="79" w:line="232" w:lineRule="auto"/>
        <w:ind w:left="2259" w:right="185"/>
        <w:rPr>
          <w:rFonts w:ascii="Arial" w:hAnsi="Arial" w:cs="Arial"/>
        </w:rPr>
      </w:pPr>
      <w:r w:rsidRPr="00CB333D">
        <w:rPr>
          <w:rFonts w:ascii="Arial" w:hAnsi="Arial" w:cs="Arial"/>
          <w:b/>
        </w:rPr>
        <w:t>System privilege</w:t>
      </w:r>
      <w:r w:rsidRPr="00CB333D">
        <w:rPr>
          <w:rFonts w:ascii="Arial" w:hAnsi="Arial" w:cs="Arial"/>
        </w:rPr>
        <w:t xml:space="preserve"> có quyền để thực hiện một hành động nào đó hoặc thực hiện hành động trên bất kỳ các đối tượng schema ở bất cứ loại nào. Ví dụ, các quyền dể tạo các tablespace và xóa dòng của bất kỳ bảng nào trong cơ sở dữ liệu đều là các quyền hệ thống.</w:t>
      </w:r>
      <w:r w:rsidR="00C12992" w:rsidRPr="001058B5">
        <w:rPr>
          <w:rFonts w:ascii="Arial" w:hAnsi="Arial" w:cs="Arial"/>
        </w:rPr>
        <w:t>.</w:t>
      </w:r>
    </w:p>
    <w:p w14:paraId="25E836CE" w14:textId="15427425" w:rsidR="008C539B" w:rsidRPr="001058B5" w:rsidRDefault="00CB333D">
      <w:pPr>
        <w:pStyle w:val="BodyText"/>
        <w:spacing w:before="119" w:line="230" w:lineRule="auto"/>
        <w:ind w:left="2259" w:right="102"/>
        <w:rPr>
          <w:rFonts w:ascii="Arial" w:hAnsi="Arial" w:cs="Arial"/>
        </w:rPr>
      </w:pPr>
      <w:r w:rsidRPr="00CB333D">
        <w:rPr>
          <w:rFonts w:ascii="Arial" w:hAnsi="Arial" w:cs="Arial"/>
        </w:rPr>
        <w:t xml:space="preserve">Có hơn 100 các quyền hệ thống khác nhau. Mỗi quyền hệ thống cho phép một người dùng thực hiện một hành động cơ sở dữ liệu nào đó hoặc phân loại các hành động cơ sở dữ liệu. Hãy nhớ là các quyền hệ thống là rất mạnh. Chỉ cấp các quyền này khi cần thiết cho các role nào đó và các người dùng đáng tin trong cơ sở dữ liệu. Bạn có thể tìm thấy một danh sách hoàn chỉnh các quyền thống và các mô tả của nó trong Oracle Database SQL Language Reference. Để tìm các quyền hệ thống đã được gán cho một người dùng nào đó, bạn có thể truy vấn khung nhìn từ điển dữ liệu </w:t>
      </w:r>
      <w:r w:rsidRPr="00CB333D">
        <w:rPr>
          <w:rFonts w:ascii="Courier New" w:hAnsi="Courier New" w:cs="Courier New"/>
        </w:rPr>
        <w:t>DBA_SYS_PRIVS</w:t>
      </w:r>
      <w:r w:rsidR="00C12992" w:rsidRPr="001058B5">
        <w:rPr>
          <w:rFonts w:ascii="Arial" w:hAnsi="Arial" w:cs="Arial"/>
        </w:rPr>
        <w:t>.</w:t>
      </w:r>
    </w:p>
    <w:p w14:paraId="588B3D93" w14:textId="77777777" w:rsidR="008C539B" w:rsidRPr="001058B5" w:rsidRDefault="008C539B">
      <w:pPr>
        <w:pStyle w:val="BodyText"/>
        <w:spacing w:before="1"/>
        <w:rPr>
          <w:rFonts w:ascii="Arial" w:hAnsi="Arial" w:cs="Arial"/>
          <w:sz w:val="26"/>
        </w:rPr>
      </w:pPr>
    </w:p>
    <w:p w14:paraId="70C61ED8" w14:textId="77777777" w:rsidR="008C539B" w:rsidRPr="001058B5" w:rsidRDefault="00C12992">
      <w:pPr>
        <w:pStyle w:val="Heading4"/>
      </w:pPr>
      <w:bookmarkStart w:id="435" w:name="Why_Is_It_Important_to_Restrict_System_P"/>
      <w:bookmarkStart w:id="436" w:name="_bookmark511"/>
      <w:bookmarkEnd w:id="435"/>
      <w:bookmarkEnd w:id="436"/>
      <w:r w:rsidRPr="001058B5">
        <w:t xml:space="preserve">Why Is It Important to </w:t>
      </w:r>
      <w:bookmarkStart w:id="437" w:name="_bookmark512"/>
      <w:bookmarkEnd w:id="437"/>
      <w:r w:rsidRPr="001058B5">
        <w:t>Restrict SystemPrivileges?</w:t>
      </w:r>
    </w:p>
    <w:p w14:paraId="7B9A3AA1" w14:textId="702B543C" w:rsidR="008C539B" w:rsidRPr="001058B5" w:rsidRDefault="00CB333D">
      <w:pPr>
        <w:pStyle w:val="BodyText"/>
        <w:spacing w:before="82" w:line="230" w:lineRule="auto"/>
        <w:ind w:left="2260" w:right="102"/>
        <w:rPr>
          <w:rFonts w:ascii="Arial" w:hAnsi="Arial" w:cs="Arial"/>
        </w:rPr>
      </w:pPr>
      <w:r w:rsidRPr="00CB333D">
        <w:rPr>
          <w:rFonts w:ascii="Arial" w:hAnsi="Arial" w:cs="Arial"/>
        </w:rPr>
        <w:t xml:space="preserve">Bởi vì các quyền hệ thống là cực kỳ mạnh, mặc định thì cơ sở dữ liệu được cấu hình để tránh việc các người dùng thông thường (không phải là quản trị) thực hiện bất kỳ các quyền hệ thống nào (như là quyền </w:t>
      </w:r>
      <w:r w:rsidRPr="00CB333D">
        <w:rPr>
          <w:rFonts w:ascii="Courier New" w:hAnsi="Courier New" w:cs="Courier New"/>
        </w:rPr>
        <w:t>UPDATE ANY TABLE</w:t>
      </w:r>
      <w:r w:rsidRPr="00CB333D">
        <w:rPr>
          <w:rFonts w:ascii="Arial" w:hAnsi="Arial" w:cs="Arial"/>
        </w:rPr>
        <w:t>) trong từ điển dữ liệu.</w:t>
      </w:r>
      <w:r w:rsidR="00C12992" w:rsidRPr="001058B5">
        <w:rPr>
          <w:rFonts w:ascii="Arial" w:hAnsi="Arial" w:cs="Arial"/>
        </w:rPr>
        <w:t>.</w:t>
      </w:r>
      <w:r w:rsidR="00C12992" w:rsidRPr="001058B5">
        <w:rPr>
          <w:rFonts w:ascii="Arial" w:hAnsi="Arial" w:cs="Arial"/>
          <w:spacing w:val="-19"/>
        </w:rPr>
        <w:t xml:space="preserve"> </w:t>
      </w:r>
      <w:r>
        <w:rPr>
          <w:rFonts w:ascii="Arial" w:hAnsi="Arial" w:cs="Arial"/>
        </w:rPr>
        <w:t>Đọc</w:t>
      </w:r>
      <w:r w:rsidR="00C12992" w:rsidRPr="001058B5">
        <w:rPr>
          <w:rFonts w:ascii="Arial" w:hAnsi="Arial" w:cs="Arial"/>
          <w:spacing w:val="-19"/>
        </w:rPr>
        <w:t xml:space="preserve"> </w:t>
      </w:r>
      <w:hyperlink w:anchor="_bookmark2131" w:history="1">
        <w:r w:rsidR="00C12992" w:rsidRPr="001058B5">
          <w:rPr>
            <w:rFonts w:ascii="Arial" w:hAnsi="Arial" w:cs="Arial"/>
            <w:color w:val="0000CC"/>
          </w:rPr>
          <w:t>"Guidelines</w:t>
        </w:r>
        <w:r w:rsidR="00C12992" w:rsidRPr="001058B5">
          <w:rPr>
            <w:rFonts w:ascii="Arial" w:hAnsi="Arial" w:cs="Arial"/>
            <w:color w:val="0000CC"/>
            <w:spacing w:val="-19"/>
          </w:rPr>
          <w:t xml:space="preserve"> </w:t>
        </w:r>
        <w:r w:rsidR="00C12992" w:rsidRPr="001058B5">
          <w:rPr>
            <w:rFonts w:ascii="Arial" w:hAnsi="Arial" w:cs="Arial"/>
            <w:color w:val="0000CC"/>
          </w:rPr>
          <w:t>for</w:t>
        </w:r>
        <w:r w:rsidR="00C12992" w:rsidRPr="001058B5">
          <w:rPr>
            <w:rFonts w:ascii="Arial" w:hAnsi="Arial" w:cs="Arial"/>
            <w:color w:val="0000CC"/>
            <w:spacing w:val="-19"/>
          </w:rPr>
          <w:t xml:space="preserve"> </w:t>
        </w:r>
        <w:r w:rsidR="00C12992" w:rsidRPr="001058B5">
          <w:rPr>
            <w:rFonts w:ascii="Arial" w:hAnsi="Arial" w:cs="Arial"/>
            <w:color w:val="0000CC"/>
          </w:rPr>
          <w:t>Securing</w:t>
        </w:r>
        <w:r w:rsidR="00C12992" w:rsidRPr="001058B5">
          <w:rPr>
            <w:rFonts w:ascii="Arial" w:hAnsi="Arial" w:cs="Arial"/>
            <w:color w:val="0000CC"/>
            <w:spacing w:val="-19"/>
          </w:rPr>
          <w:t xml:space="preserve"> </w:t>
        </w:r>
        <w:r w:rsidR="00C12992" w:rsidRPr="001058B5">
          <w:rPr>
            <w:rFonts w:ascii="Arial" w:hAnsi="Arial" w:cs="Arial"/>
            <w:color w:val="0000CC"/>
          </w:rPr>
          <w:t>User</w:t>
        </w:r>
      </w:hyperlink>
      <w:r w:rsidR="00C12992" w:rsidRPr="001058B5">
        <w:rPr>
          <w:rFonts w:ascii="Arial" w:hAnsi="Arial" w:cs="Arial"/>
          <w:color w:val="0000CC"/>
        </w:rPr>
        <w:t xml:space="preserve"> </w:t>
      </w:r>
      <w:hyperlink w:anchor="_bookmark2131" w:history="1">
        <w:r w:rsidR="00C12992" w:rsidRPr="001058B5">
          <w:rPr>
            <w:rFonts w:ascii="Arial" w:hAnsi="Arial" w:cs="Arial"/>
            <w:color w:val="0000CC"/>
          </w:rPr>
          <w:t xml:space="preserve">Accounts and Privileges" </w:t>
        </w:r>
      </w:hyperlink>
      <w:hyperlink w:anchor="_bookmark2131" w:history="1">
        <w:r>
          <w:rPr>
            <w:rFonts w:ascii="Arial" w:hAnsi="Arial" w:cs="Arial"/>
          </w:rPr>
          <w:t>trên trang</w:t>
        </w:r>
        <w:r w:rsidR="00C12992" w:rsidRPr="001058B5">
          <w:rPr>
            <w:rFonts w:ascii="Arial" w:hAnsi="Arial" w:cs="Arial"/>
          </w:rPr>
          <w:t xml:space="preserve"> 10-2 </w:t>
        </w:r>
      </w:hyperlink>
      <w:r w:rsidR="00C12992" w:rsidRPr="001058B5">
        <w:rPr>
          <w:rFonts w:ascii="Arial" w:hAnsi="Arial" w:cs="Arial"/>
        </w:rPr>
        <w:t>for additional guidelines about restricting system</w:t>
      </w:r>
      <w:r w:rsidR="00C12992" w:rsidRPr="001058B5">
        <w:rPr>
          <w:rFonts w:ascii="Arial" w:hAnsi="Arial" w:cs="Arial"/>
          <w:spacing w:val="-1"/>
        </w:rPr>
        <w:t xml:space="preserve"> </w:t>
      </w:r>
      <w:r w:rsidR="00C12992" w:rsidRPr="001058B5">
        <w:rPr>
          <w:rFonts w:ascii="Arial" w:hAnsi="Arial" w:cs="Arial"/>
        </w:rPr>
        <w:t>privileges.</w:t>
      </w:r>
    </w:p>
    <w:p w14:paraId="66C81D8F"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514" w:history="1">
        <w:r w:rsidRPr="001058B5">
          <w:rPr>
            <w:rFonts w:ascii="Arial" w:hAnsi="Arial" w:cs="Arial"/>
            <w:color w:val="0000CC"/>
          </w:rPr>
          <w:t>Restricting System Privileges by Securing the Data Dictionary</w:t>
        </w:r>
      </w:hyperlink>
    </w:p>
    <w:p w14:paraId="2622E685"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521" w:history="1">
        <w:r w:rsidRPr="001058B5">
          <w:rPr>
            <w:rFonts w:ascii="Arial" w:hAnsi="Arial" w:cs="Arial"/>
            <w:color w:val="0000CC"/>
          </w:rPr>
          <w:t>Allowing Access to Objects in the SYS Schema</w:t>
        </w:r>
      </w:hyperlink>
    </w:p>
    <w:p w14:paraId="23F2418D" w14:textId="77777777" w:rsidR="008C539B" w:rsidRPr="001058B5" w:rsidRDefault="008C539B">
      <w:pPr>
        <w:pStyle w:val="BodyText"/>
        <w:spacing w:before="2"/>
        <w:rPr>
          <w:rFonts w:ascii="Arial" w:hAnsi="Arial" w:cs="Arial"/>
          <w:sz w:val="23"/>
        </w:rPr>
      </w:pPr>
    </w:p>
    <w:p w14:paraId="1FC991C5" w14:textId="77777777" w:rsidR="008C539B" w:rsidRPr="001058B5" w:rsidRDefault="00C12992">
      <w:pPr>
        <w:pStyle w:val="Heading6"/>
        <w:spacing w:before="1"/>
      </w:pPr>
      <w:bookmarkStart w:id="438" w:name="Restricting_System_Privileges_by_Securin"/>
      <w:bookmarkStart w:id="439" w:name="_bookmark514"/>
      <w:bookmarkEnd w:id="438"/>
      <w:bookmarkEnd w:id="439"/>
      <w:r w:rsidRPr="001058B5">
        <w:t xml:space="preserve">Restricting System Privileges </w:t>
      </w:r>
      <w:bookmarkStart w:id="440" w:name="_bookmark516"/>
      <w:bookmarkEnd w:id="440"/>
      <w:r w:rsidRPr="001058B5">
        <w:t>by S</w:t>
      </w:r>
      <w:bookmarkStart w:id="441" w:name="_bookmark515"/>
      <w:bookmarkEnd w:id="441"/>
      <w:r w:rsidRPr="001058B5">
        <w:t>ecuring the Data Dictionary</w:t>
      </w:r>
    </w:p>
    <w:p w14:paraId="12E9FA5A" w14:textId="1475028A" w:rsidR="008C539B" w:rsidRPr="001058B5" w:rsidRDefault="00F9226C">
      <w:pPr>
        <w:pStyle w:val="BodyText"/>
        <w:spacing w:before="57" w:line="228" w:lineRule="auto"/>
        <w:ind w:left="2259"/>
        <w:rPr>
          <w:rFonts w:ascii="Arial" w:hAnsi="Arial" w:cs="Arial"/>
        </w:rPr>
      </w:pPr>
      <w:r w:rsidRPr="00F9226C">
        <w:rPr>
          <w:rFonts w:ascii="Arial" w:hAnsi="Arial" w:cs="Arial"/>
          <w:spacing w:val="-9"/>
          <w:w w:val="95"/>
        </w:rPr>
        <w:t xml:space="preserve">Để bảo mật từ điển dữ liệu, thiết lập tham số khởi tọa của </w:t>
      </w:r>
      <w:r w:rsidRPr="00F9226C">
        <w:rPr>
          <w:rFonts w:ascii="Courier New" w:hAnsi="Courier New" w:cs="Courier New"/>
          <w:spacing w:val="-9"/>
          <w:w w:val="95"/>
        </w:rPr>
        <w:t>O7_DICTIONARY_ACCESSIBILITY</w:t>
      </w:r>
      <w:r w:rsidRPr="00F9226C">
        <w:rPr>
          <w:rFonts w:ascii="Arial" w:hAnsi="Arial" w:cs="Arial"/>
          <w:spacing w:val="-9"/>
          <w:w w:val="95"/>
        </w:rPr>
        <w:t xml:space="preserve"> thành </w:t>
      </w:r>
      <w:r w:rsidRPr="00F9226C">
        <w:rPr>
          <w:rFonts w:ascii="Courier New" w:hAnsi="Courier New" w:cs="Courier New"/>
          <w:spacing w:val="-9"/>
          <w:w w:val="95"/>
        </w:rPr>
        <w:t>FALSE</w:t>
      </w:r>
      <w:r w:rsidRPr="00F9226C">
        <w:rPr>
          <w:rFonts w:ascii="Arial" w:hAnsi="Arial" w:cs="Arial"/>
          <w:spacing w:val="-9"/>
          <w:w w:val="95"/>
        </w:rPr>
        <w:t>, như là một giá tị mặc định. Tính năng này được gọi là cơ chế bảo về từ điển</w:t>
      </w:r>
      <w:r w:rsidR="00C12992" w:rsidRPr="001058B5">
        <w:rPr>
          <w:rFonts w:ascii="Arial" w:hAnsi="Arial" w:cs="Arial"/>
        </w:rPr>
        <w:t>.</w:t>
      </w:r>
    </w:p>
    <w:p w14:paraId="3536029F" w14:textId="777D8453" w:rsidR="008C539B" w:rsidRPr="001058B5" w:rsidRDefault="00F9226C">
      <w:pPr>
        <w:pStyle w:val="BodyText"/>
        <w:spacing w:before="125" w:line="228" w:lineRule="auto"/>
        <w:ind w:left="2259" w:right="102"/>
        <w:rPr>
          <w:rFonts w:ascii="Arial" w:hAnsi="Arial" w:cs="Arial"/>
        </w:rPr>
      </w:pPr>
      <w:r w:rsidRPr="00F9226C">
        <w:rPr>
          <w:rFonts w:ascii="Arial" w:hAnsi="Arial" w:cs="Arial"/>
          <w:w w:val="95"/>
        </w:rPr>
        <w:t xml:space="preserve">Tham số khởi tạo </w:t>
      </w:r>
      <w:r w:rsidRPr="00F9226C">
        <w:rPr>
          <w:rFonts w:ascii="Courier New" w:hAnsi="Courier New" w:cs="Courier New"/>
          <w:w w:val="95"/>
        </w:rPr>
        <w:t>O7_DICTIONARY_ACCESSIBILITY</w:t>
      </w:r>
      <w:r w:rsidRPr="00F9226C">
        <w:rPr>
          <w:rFonts w:ascii="Arial" w:hAnsi="Arial" w:cs="Arial"/>
          <w:w w:val="95"/>
        </w:rPr>
        <w:t xml:space="preserve"> kiểm soát các hạn chế trên các quyền hệ thống kh</w:t>
      </w:r>
      <w:r w:rsidR="00ED08F7">
        <w:rPr>
          <w:rFonts w:ascii="Arial" w:hAnsi="Arial" w:cs="Arial"/>
          <w:w w:val="95"/>
        </w:rPr>
        <w:t>i</w:t>
      </w:r>
      <w:r w:rsidRPr="00F9226C">
        <w:rPr>
          <w:rFonts w:ascii="Arial" w:hAnsi="Arial" w:cs="Arial"/>
          <w:w w:val="95"/>
        </w:rPr>
        <w:t xml:space="preserve"> bạn nâng cấp Oracle Database release 7 thành 8i và các phiên bản sau này. Nếu tham số này được thiết lập thành </w:t>
      </w:r>
      <w:r w:rsidRPr="00F9226C">
        <w:rPr>
          <w:rFonts w:ascii="Courier New" w:hAnsi="Courier New" w:cs="Courier New"/>
          <w:w w:val="95"/>
        </w:rPr>
        <w:t>TRUE</w:t>
      </w:r>
      <w:r w:rsidRPr="00F9226C">
        <w:rPr>
          <w:rFonts w:ascii="Arial" w:hAnsi="Arial" w:cs="Arial"/>
          <w:w w:val="95"/>
        </w:rPr>
        <w:t xml:space="preserve">, thì các sự truy cập vào đối tượng trong </w:t>
      </w:r>
      <w:r w:rsidRPr="00F9226C">
        <w:rPr>
          <w:rFonts w:ascii="Courier New" w:hAnsi="Courier New" w:cs="Courier New"/>
          <w:w w:val="95"/>
        </w:rPr>
        <w:t>SYS</w:t>
      </w:r>
      <w:r w:rsidRPr="00F9226C">
        <w:rPr>
          <w:rFonts w:ascii="Arial" w:hAnsi="Arial" w:cs="Arial"/>
          <w:w w:val="95"/>
        </w:rPr>
        <w:t xml:space="preserve"> chema được cho phép (Oracle Database release 7 behavior). Bởi vì quyền </w:t>
      </w:r>
      <w:r w:rsidRPr="00F9226C">
        <w:rPr>
          <w:rFonts w:ascii="Courier New" w:hAnsi="Courier New" w:cs="Courier New"/>
          <w:w w:val="95"/>
        </w:rPr>
        <w:t>ANY</w:t>
      </w:r>
      <w:r w:rsidRPr="00F9226C">
        <w:rPr>
          <w:rFonts w:ascii="Arial" w:hAnsi="Arial" w:cs="Arial"/>
          <w:w w:val="95"/>
        </w:rPr>
        <w:t xml:space="preserve"> sẽ được áp vào cho từ điển dữ liệu, một người dùng độc hại với quyền </w:t>
      </w:r>
      <w:r w:rsidRPr="00F9226C">
        <w:rPr>
          <w:rFonts w:ascii="Courier New" w:hAnsi="Courier New" w:cs="Courier New"/>
          <w:w w:val="95"/>
        </w:rPr>
        <w:t>ANY</w:t>
      </w:r>
      <w:r w:rsidRPr="00F9226C">
        <w:rPr>
          <w:rFonts w:ascii="Arial" w:hAnsi="Arial" w:cs="Arial"/>
          <w:w w:val="95"/>
        </w:rPr>
        <w:t xml:space="preserve"> có thể truy cập hoặc chỉnh sửa các bảng trong từ điển dữ liệu</w:t>
      </w:r>
      <w:r w:rsidR="00C12992" w:rsidRPr="001058B5">
        <w:rPr>
          <w:rFonts w:ascii="Arial" w:hAnsi="Arial" w:cs="Arial"/>
        </w:rPr>
        <w:t>.</w:t>
      </w:r>
    </w:p>
    <w:p w14:paraId="740F62E1" w14:textId="649E64A1" w:rsidR="008C539B" w:rsidRPr="001058B5" w:rsidRDefault="00F9226C">
      <w:pPr>
        <w:pStyle w:val="BodyText"/>
        <w:spacing w:before="130" w:line="228" w:lineRule="auto"/>
        <w:ind w:left="2259" w:right="185"/>
        <w:rPr>
          <w:rFonts w:ascii="Arial" w:hAnsi="Arial" w:cs="Arial"/>
        </w:rPr>
      </w:pPr>
      <w:r w:rsidRPr="00F9226C">
        <w:rPr>
          <w:rFonts w:ascii="Arial" w:hAnsi="Arial" w:cs="Arial"/>
          <w:w w:val="95"/>
        </w:rPr>
        <w:t xml:space="preserve">Để thiết lập tham số khởi tạo </w:t>
      </w:r>
      <w:r w:rsidRPr="00ED08F7">
        <w:rPr>
          <w:rFonts w:ascii="Courier New" w:hAnsi="Courier New" w:cs="Courier New"/>
          <w:w w:val="95"/>
        </w:rPr>
        <w:t>O7_DICTIONARY_ACCESSIBILTY</w:t>
      </w:r>
      <w:r w:rsidRPr="00F9226C">
        <w:rPr>
          <w:rFonts w:ascii="Arial" w:hAnsi="Arial" w:cs="Arial"/>
          <w:w w:val="95"/>
        </w:rPr>
        <w:t xml:space="preserve"> , chỉnh sửa nó trong file initSID.ora. Một cách thay thế, Bạn có thể đăng nhập vào SQL*Plus với người dùng </w:t>
      </w:r>
      <w:r w:rsidRPr="00ED08F7">
        <w:rPr>
          <w:rFonts w:ascii="Courier New" w:hAnsi="Courier New" w:cs="Courier New"/>
          <w:w w:val="95"/>
        </w:rPr>
        <w:t>SYS</w:t>
      </w:r>
      <w:r w:rsidRPr="00F9226C">
        <w:rPr>
          <w:rFonts w:ascii="Arial" w:hAnsi="Arial" w:cs="Arial"/>
          <w:w w:val="95"/>
        </w:rPr>
        <w:t xml:space="preserve"> with </w:t>
      </w:r>
      <w:r w:rsidRPr="00ED08F7">
        <w:rPr>
          <w:rFonts w:ascii="Courier New" w:hAnsi="Courier New" w:cs="Courier New"/>
          <w:w w:val="95"/>
        </w:rPr>
        <w:t>SYSDBA</w:t>
      </w:r>
      <w:r w:rsidRPr="00F9226C">
        <w:rPr>
          <w:rFonts w:ascii="Arial" w:hAnsi="Arial" w:cs="Arial"/>
          <w:w w:val="95"/>
        </w:rPr>
        <w:t xml:space="preserve"> privilege và sau đó nhập câu lệnh </w:t>
      </w:r>
      <w:r w:rsidRPr="00ED08F7">
        <w:rPr>
          <w:rFonts w:ascii="Courier New" w:hAnsi="Courier New" w:cs="Courier New"/>
          <w:w w:val="95"/>
        </w:rPr>
        <w:t>ALTER</w:t>
      </w:r>
      <w:r w:rsidRPr="00F9226C">
        <w:rPr>
          <w:rFonts w:ascii="Arial" w:hAnsi="Arial" w:cs="Arial"/>
          <w:w w:val="95"/>
        </w:rPr>
        <w:t xml:space="preserve"> </w:t>
      </w:r>
      <w:r w:rsidRPr="00ED08F7">
        <w:rPr>
          <w:rFonts w:ascii="Courier New" w:hAnsi="Courier New" w:cs="Courier New"/>
          <w:w w:val="95"/>
        </w:rPr>
        <w:t>SYSTEM</w:t>
      </w:r>
      <w:r w:rsidRPr="00F9226C">
        <w:rPr>
          <w:rFonts w:ascii="Arial" w:hAnsi="Arial" w:cs="Arial"/>
          <w:w w:val="95"/>
        </w:rPr>
        <w:t>, giả định rằng bạn đã bắt đầu chạy cơ sở dữ liệu và nạp một file server parameter file (SPFILE)</w:t>
      </w:r>
      <w:r>
        <w:rPr>
          <w:rFonts w:ascii="Arial" w:hAnsi="Arial" w:cs="Arial"/>
        </w:rPr>
        <w:t>.</w:t>
      </w:r>
    </w:p>
    <w:p w14:paraId="0D5138C5" w14:textId="476B8373" w:rsidR="008C539B" w:rsidRPr="001058B5" w:rsidRDefault="008D1AB8">
      <w:pPr>
        <w:pStyle w:val="BodyText"/>
        <w:spacing w:before="125" w:line="228" w:lineRule="auto"/>
        <w:ind w:left="2260" w:right="814"/>
        <w:rPr>
          <w:rFonts w:ascii="Arial" w:hAnsi="Arial" w:cs="Arial"/>
        </w:rPr>
      </w:pPr>
      <w:hyperlink w:anchor="_bookmark519" w:history="1">
        <w:r w:rsidR="00387661">
          <w:rPr>
            <w:rFonts w:ascii="Arial" w:hAnsi="Arial" w:cs="Arial"/>
            <w:color w:val="0000CC"/>
            <w:w w:val="95"/>
          </w:rPr>
          <w:t>Ví dụ</w:t>
        </w:r>
        <w:r w:rsidR="00C12992" w:rsidRPr="001058B5">
          <w:rPr>
            <w:rFonts w:ascii="Arial" w:hAnsi="Arial" w:cs="Arial"/>
            <w:color w:val="0000CC"/>
            <w:w w:val="95"/>
          </w:rPr>
          <w:t xml:space="preserve"> 4–1 </w:t>
        </w:r>
      </w:hyperlink>
      <w:r w:rsidR="00387661">
        <w:rPr>
          <w:rFonts w:ascii="Arial" w:hAnsi="Arial" w:cs="Arial"/>
          <w:w w:val="95"/>
        </w:rPr>
        <w:t xml:space="preserve">cho thấy cách để thiết lập tham số khởi tạo </w:t>
      </w:r>
      <w:r w:rsidR="00C12992" w:rsidRPr="00ED08F7">
        <w:rPr>
          <w:rFonts w:ascii="Courier New" w:hAnsi="Courier New" w:cs="Courier New"/>
          <w:w w:val="95"/>
        </w:rPr>
        <w:t>O7_DICTIONARY_ACCESSIBILTY</w:t>
      </w:r>
      <w:r w:rsidR="00C12992" w:rsidRPr="001058B5">
        <w:rPr>
          <w:rFonts w:ascii="Arial" w:hAnsi="Arial" w:cs="Arial"/>
          <w:spacing w:val="-83"/>
          <w:w w:val="95"/>
        </w:rPr>
        <w:t xml:space="preserve"> </w:t>
      </w:r>
      <w:r w:rsidR="00387661">
        <w:rPr>
          <w:rFonts w:ascii="Arial" w:hAnsi="Arial" w:cs="Arial"/>
          <w:w w:val="95"/>
        </w:rPr>
        <w:t xml:space="preserve"> thành FALSE bằng cách sử dụng câu lệnh </w:t>
      </w:r>
      <w:r w:rsidR="00387661" w:rsidRPr="00ED08F7">
        <w:rPr>
          <w:rFonts w:ascii="Courier New" w:hAnsi="Courier New" w:cs="Courier New"/>
          <w:w w:val="95"/>
        </w:rPr>
        <w:t>ALTER</w:t>
      </w:r>
      <w:r w:rsidR="00387661">
        <w:rPr>
          <w:rFonts w:ascii="Arial" w:hAnsi="Arial" w:cs="Arial"/>
          <w:w w:val="95"/>
        </w:rPr>
        <w:t xml:space="preserve"> </w:t>
      </w:r>
      <w:r w:rsidR="00387661" w:rsidRPr="00ED08F7">
        <w:rPr>
          <w:rFonts w:ascii="Courier New" w:hAnsi="Courier New" w:cs="Courier New"/>
          <w:w w:val="95"/>
        </w:rPr>
        <w:t>SYSTEM</w:t>
      </w:r>
      <w:r w:rsidR="00387661">
        <w:rPr>
          <w:rFonts w:ascii="Arial" w:hAnsi="Arial" w:cs="Arial"/>
          <w:w w:val="95"/>
        </w:rPr>
        <w:t xml:space="preserve"> trong SQL*Plus.</w:t>
      </w:r>
    </w:p>
    <w:p w14:paraId="7FFB87BF" w14:textId="77777777" w:rsidR="008C539B" w:rsidRPr="001058B5" w:rsidRDefault="008C539B">
      <w:pPr>
        <w:pStyle w:val="BodyText"/>
        <w:spacing w:before="9"/>
        <w:rPr>
          <w:rFonts w:ascii="Arial" w:hAnsi="Arial" w:cs="Arial"/>
          <w:sz w:val="25"/>
        </w:rPr>
      </w:pPr>
    </w:p>
    <w:p w14:paraId="6F93B4B4" w14:textId="0A337CD3" w:rsidR="008C539B" w:rsidRPr="001058B5" w:rsidRDefault="00ED08F7">
      <w:pPr>
        <w:ind w:left="2260"/>
        <w:rPr>
          <w:rFonts w:ascii="Arial" w:hAnsi="Arial" w:cs="Arial"/>
          <w:b/>
          <w:i/>
          <w:sz w:val="18"/>
        </w:rPr>
      </w:pPr>
      <w:bookmarkStart w:id="442" w:name="_bookmark519"/>
      <w:bookmarkEnd w:id="442"/>
      <w:r>
        <w:rPr>
          <w:rFonts w:ascii="Arial" w:hAnsi="Arial" w:cs="Arial"/>
          <w:b/>
          <w:i/>
          <w:sz w:val="18"/>
        </w:rPr>
        <w:t>Ví dụ</w:t>
      </w:r>
      <w:r w:rsidR="00C12992" w:rsidRPr="001058B5">
        <w:rPr>
          <w:rFonts w:ascii="Arial" w:hAnsi="Arial" w:cs="Arial"/>
          <w:b/>
          <w:i/>
          <w:sz w:val="18"/>
        </w:rPr>
        <w:t xml:space="preserve"> 4–1 </w:t>
      </w:r>
      <w:r>
        <w:rPr>
          <w:rFonts w:ascii="Arial" w:hAnsi="Arial" w:cs="Arial"/>
          <w:b/>
          <w:i/>
          <w:sz w:val="18"/>
        </w:rPr>
        <w:t>Thiết lập O7_DICTIONARY_ACCESSIBILITY thành</w:t>
      </w:r>
      <w:r w:rsidR="00C12992" w:rsidRPr="001058B5">
        <w:rPr>
          <w:rFonts w:ascii="Arial" w:hAnsi="Arial" w:cs="Arial"/>
          <w:b/>
          <w:i/>
          <w:sz w:val="18"/>
        </w:rPr>
        <w:t xml:space="preserve"> FALSE</w:t>
      </w:r>
    </w:p>
    <w:p w14:paraId="10884339" w14:textId="77777777" w:rsidR="008C539B" w:rsidRPr="00ED08F7" w:rsidRDefault="00C12992">
      <w:pPr>
        <w:spacing w:before="112"/>
        <w:ind w:left="2260"/>
        <w:rPr>
          <w:rFonts w:ascii="Courier New" w:hAnsi="Courier New" w:cs="Courier New"/>
          <w:sz w:val="18"/>
        </w:rPr>
      </w:pPr>
      <w:r w:rsidRPr="00ED08F7">
        <w:rPr>
          <w:rFonts w:ascii="Courier New" w:hAnsi="Courier New" w:cs="Courier New"/>
          <w:w w:val="95"/>
          <w:sz w:val="18"/>
        </w:rPr>
        <w:t>ALTER SYSTEM SET O7_DICTIONARY_ACCESSIBILITY=FALSE SCOPE=SPFILE;</w:t>
      </w:r>
    </w:p>
    <w:p w14:paraId="56878F7D" w14:textId="77777777" w:rsidR="008C539B" w:rsidRPr="001058B5" w:rsidRDefault="008C539B">
      <w:pPr>
        <w:pStyle w:val="BodyText"/>
        <w:spacing w:before="2"/>
        <w:rPr>
          <w:rFonts w:ascii="Arial" w:hAnsi="Arial" w:cs="Arial"/>
          <w:sz w:val="19"/>
        </w:rPr>
      </w:pPr>
    </w:p>
    <w:p w14:paraId="29988794" w14:textId="571F24A9" w:rsidR="008C539B" w:rsidRPr="001058B5" w:rsidRDefault="00ED08F7">
      <w:pPr>
        <w:pStyle w:val="BodyText"/>
        <w:spacing w:line="228" w:lineRule="auto"/>
        <w:ind w:left="2259" w:right="102"/>
        <w:rPr>
          <w:rFonts w:ascii="Arial" w:hAnsi="Arial" w:cs="Arial"/>
        </w:rPr>
      </w:pPr>
      <w:r w:rsidRPr="00ED08F7">
        <w:rPr>
          <w:rFonts w:ascii="Arial" w:hAnsi="Arial" w:cs="Arial"/>
          <w:w w:val="95"/>
        </w:rPr>
        <w:t xml:space="preserve">Khi bạn thiết lập </w:t>
      </w:r>
      <w:r w:rsidRPr="00ED08F7">
        <w:rPr>
          <w:rFonts w:ascii="Courier New" w:hAnsi="Courier New" w:cs="Courier New"/>
          <w:w w:val="95"/>
        </w:rPr>
        <w:t>O7_DICTIONARY_ACCESSIBILITY</w:t>
      </w:r>
      <w:r w:rsidRPr="00ED08F7">
        <w:rPr>
          <w:rFonts w:ascii="Arial" w:hAnsi="Arial" w:cs="Arial"/>
          <w:w w:val="95"/>
        </w:rPr>
        <w:t xml:space="preserve"> thành </w:t>
      </w:r>
      <w:r w:rsidRPr="00ED08F7">
        <w:rPr>
          <w:rFonts w:ascii="Courier New" w:hAnsi="Courier New" w:cs="Courier New"/>
          <w:w w:val="95"/>
        </w:rPr>
        <w:t>FALSE</w:t>
      </w:r>
      <w:r w:rsidRPr="00ED08F7">
        <w:rPr>
          <w:rFonts w:ascii="Arial" w:hAnsi="Arial" w:cs="Arial"/>
          <w:w w:val="95"/>
        </w:rPr>
        <w:t xml:space="preserve">, các quyền hệ thống cái quyền mà cho phép truy cập đến các đối tượng trong bất kỳ schema (ví dụ, các người dùng có quyền </w:t>
      </w:r>
      <w:r w:rsidRPr="00ED08F7">
        <w:rPr>
          <w:rFonts w:ascii="Courier New" w:hAnsi="Courier New" w:cs="Courier New"/>
          <w:w w:val="95"/>
        </w:rPr>
        <w:t>ANY</w:t>
      </w:r>
      <w:r w:rsidRPr="00ED08F7">
        <w:rPr>
          <w:rFonts w:ascii="Arial" w:hAnsi="Arial" w:cs="Arial"/>
          <w:w w:val="95"/>
        </w:rPr>
        <w:t xml:space="preserve">, như là </w:t>
      </w:r>
      <w:r w:rsidRPr="00ED08F7">
        <w:rPr>
          <w:rFonts w:ascii="Courier New" w:hAnsi="Courier New" w:cs="Courier New"/>
          <w:w w:val="95"/>
        </w:rPr>
        <w:t>CREATE ANY PROCEDURE</w:t>
      </w:r>
      <w:r w:rsidRPr="00ED08F7">
        <w:rPr>
          <w:rFonts w:ascii="Arial" w:hAnsi="Arial" w:cs="Arial"/>
          <w:w w:val="95"/>
        </w:rPr>
        <w:t>) không cho phép</w:t>
      </w:r>
      <w:r w:rsidR="008B6696">
        <w:rPr>
          <w:rFonts w:ascii="Arial" w:hAnsi="Arial" w:cs="Arial"/>
          <w:w w:val="95"/>
        </w:rPr>
        <w:t xml:space="preserve"> bạn</w:t>
      </w:r>
      <w:r w:rsidRPr="00ED08F7">
        <w:rPr>
          <w:rFonts w:ascii="Arial" w:hAnsi="Arial" w:cs="Arial"/>
          <w:w w:val="95"/>
        </w:rPr>
        <w:t xml:space="preserve"> truy cập vào schema </w:t>
      </w:r>
      <w:r w:rsidRPr="00ED08F7">
        <w:rPr>
          <w:rFonts w:ascii="Courier New" w:hAnsi="Courier New" w:cs="Courier New"/>
          <w:w w:val="95"/>
        </w:rPr>
        <w:t>SYS</w:t>
      </w:r>
      <w:r w:rsidRPr="00ED08F7">
        <w:rPr>
          <w:rFonts w:ascii="Arial" w:hAnsi="Arial" w:cs="Arial"/>
          <w:w w:val="95"/>
        </w:rPr>
        <w:t xml:space="preserve">. Điều này có nghĩa là việc truy cập vào cấc đối tượng trong </w:t>
      </w:r>
      <w:r w:rsidRPr="00ED08F7">
        <w:rPr>
          <w:rFonts w:ascii="Courier New" w:hAnsi="Courier New" w:cs="Courier New"/>
          <w:w w:val="95"/>
        </w:rPr>
        <w:t>SYS</w:t>
      </w:r>
      <w:r w:rsidRPr="00ED08F7">
        <w:rPr>
          <w:rFonts w:ascii="Arial" w:hAnsi="Arial" w:cs="Arial"/>
          <w:w w:val="95"/>
        </w:rPr>
        <w:t xml:space="preserve"> schema (các đối tượng từ điển dữ liệu) bị giới hạn tới các người dùng người mà kết nố</w:t>
      </w:r>
      <w:r>
        <w:rPr>
          <w:rFonts w:ascii="Arial" w:hAnsi="Arial" w:cs="Arial"/>
          <w:w w:val="95"/>
        </w:rPr>
        <w:t>i thông qua quyề</w:t>
      </w:r>
      <w:r w:rsidRPr="00ED08F7">
        <w:rPr>
          <w:rFonts w:ascii="Arial" w:hAnsi="Arial" w:cs="Arial"/>
          <w:w w:val="95"/>
        </w:rPr>
        <w:t xml:space="preserve">n </w:t>
      </w:r>
      <w:r w:rsidRPr="00ED08F7">
        <w:rPr>
          <w:rFonts w:ascii="Courier New" w:hAnsi="Courier New" w:cs="Courier New"/>
          <w:w w:val="95"/>
        </w:rPr>
        <w:t>SYSDBA</w:t>
      </w:r>
      <w:r w:rsidRPr="00ED08F7">
        <w:rPr>
          <w:rFonts w:ascii="Arial" w:hAnsi="Arial" w:cs="Arial"/>
          <w:w w:val="95"/>
        </w:rPr>
        <w:t xml:space="preserve">. Hãy nhớ rằng người dùng </w:t>
      </w:r>
      <w:r w:rsidRPr="00ED08F7">
        <w:rPr>
          <w:rFonts w:ascii="Courier New" w:hAnsi="Courier New" w:cs="Courier New"/>
          <w:w w:val="95"/>
        </w:rPr>
        <w:t>SYS</w:t>
      </w:r>
      <w:r w:rsidRPr="00ED08F7">
        <w:rPr>
          <w:rFonts w:ascii="Arial" w:hAnsi="Arial" w:cs="Arial"/>
          <w:w w:val="95"/>
        </w:rPr>
        <w:t xml:space="preserve"> phải đăng nhập với một trong hai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 xml:space="preserve">; ngược lại, một lỗi ORA-28099: kết nối bằng SYS nên là </w:t>
      </w:r>
      <w:r w:rsidRPr="00ED08F7">
        <w:rPr>
          <w:rFonts w:ascii="Courier New" w:hAnsi="Courier New" w:cs="Courier New"/>
          <w:w w:val="95"/>
        </w:rPr>
        <w:t>SYSDBA</w:t>
      </w:r>
      <w:r w:rsidRPr="00ED08F7">
        <w:rPr>
          <w:rFonts w:ascii="Arial" w:hAnsi="Arial" w:cs="Arial"/>
          <w:w w:val="95"/>
        </w:rPr>
        <w:t xml:space="preserve"> hoặc là </w:t>
      </w:r>
      <w:r w:rsidRPr="00ED08F7">
        <w:rPr>
          <w:rFonts w:ascii="Courier New" w:hAnsi="Courier New" w:cs="Courier New"/>
          <w:w w:val="95"/>
        </w:rPr>
        <w:t>SYSOPER</w:t>
      </w:r>
      <w:r w:rsidRPr="00ED08F7">
        <w:rPr>
          <w:rFonts w:ascii="Arial" w:hAnsi="Arial" w:cs="Arial"/>
          <w:w w:val="95"/>
        </w:rPr>
        <w:t xml:space="preserve"> được tung ra. Nếu bạn thiết lập thành </w:t>
      </w:r>
      <w:r w:rsidRPr="00ED08F7">
        <w:rPr>
          <w:rFonts w:ascii="Courier New" w:hAnsi="Courier New" w:cs="Courier New"/>
          <w:w w:val="95"/>
        </w:rPr>
        <w:t>TRUE</w:t>
      </w:r>
      <w:r w:rsidRPr="00ED08F7">
        <w:rPr>
          <w:rFonts w:ascii="Arial" w:hAnsi="Arial" w:cs="Arial"/>
          <w:w w:val="95"/>
        </w:rPr>
        <w:t xml:space="preserve">, thì bạn có thể đăng nhập vào cơ sở dữ liệu như là người dùng </w:t>
      </w:r>
      <w:r w:rsidRPr="00ED08F7">
        <w:rPr>
          <w:rFonts w:ascii="Courier New" w:hAnsi="Courier New" w:cs="Courier New"/>
          <w:w w:val="95"/>
        </w:rPr>
        <w:t>SYS</w:t>
      </w:r>
      <w:r w:rsidRPr="00ED08F7">
        <w:rPr>
          <w:rFonts w:ascii="Arial" w:hAnsi="Arial" w:cs="Arial"/>
          <w:w w:val="95"/>
        </w:rPr>
        <w:t xml:space="preserve"> mà không cần phải chỉ ra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w:t>
      </w:r>
      <w:r w:rsidR="00C12992" w:rsidRPr="001058B5">
        <w:rPr>
          <w:rFonts w:ascii="Arial" w:hAnsi="Arial" w:cs="Arial"/>
        </w:rPr>
        <w:t>.</w:t>
      </w:r>
    </w:p>
    <w:p w14:paraId="5B95F2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2750E1C" w14:textId="77777777" w:rsidR="008C539B" w:rsidRPr="001058B5" w:rsidRDefault="008C539B">
      <w:pPr>
        <w:pStyle w:val="BodyText"/>
        <w:spacing w:before="5"/>
        <w:rPr>
          <w:rFonts w:ascii="Arial" w:hAnsi="Arial" w:cs="Arial"/>
          <w:sz w:val="25"/>
        </w:rPr>
      </w:pPr>
    </w:p>
    <w:p w14:paraId="7FAB1306" w14:textId="410C9BA4" w:rsidR="008C539B" w:rsidRPr="001058B5" w:rsidRDefault="0044055F">
      <w:pPr>
        <w:pStyle w:val="BodyText"/>
        <w:spacing w:before="101" w:line="230" w:lineRule="auto"/>
        <w:ind w:left="1659" w:right="773"/>
        <w:rPr>
          <w:rFonts w:ascii="Arial" w:hAnsi="Arial" w:cs="Arial"/>
        </w:rPr>
      </w:pPr>
      <w:r w:rsidRPr="0044055F">
        <w:rPr>
          <w:rFonts w:ascii="Arial" w:hAnsi="Arial" w:cs="Arial"/>
        </w:rPr>
        <w:t xml:space="preserve">Các quyền hệ thống cái mà cung cấp cách truy cập vào các đối tượng trong các schema khác không cho phép các người dùng khác truy cập vào các đối tượng trong </w:t>
      </w:r>
      <w:r w:rsidRPr="0044055F">
        <w:rPr>
          <w:rFonts w:ascii="Courier New" w:hAnsi="Courier New" w:cs="Courier New"/>
        </w:rPr>
        <w:t>SYS</w:t>
      </w:r>
      <w:r w:rsidRPr="0044055F">
        <w:rPr>
          <w:rFonts w:ascii="Arial" w:hAnsi="Arial" w:cs="Arial"/>
        </w:rPr>
        <w:t xml:space="preserve"> schema. Ví dụ quyền </w:t>
      </w:r>
      <w:r w:rsidRPr="0044055F">
        <w:rPr>
          <w:rFonts w:ascii="Courier New" w:hAnsi="Courier New" w:cs="Courier New"/>
        </w:rPr>
        <w:t>SELECT ANY TABLE</w:t>
      </w:r>
      <w:r w:rsidRPr="0044055F">
        <w:rPr>
          <w:rFonts w:ascii="Arial" w:hAnsi="Arial" w:cs="Arial"/>
        </w:rPr>
        <w:t xml:space="preserve"> cho phép người dùng truy cập các khung nhìn và bảng trong các schema khác, nhưng không cho phép chúng truy vấn bất kỳ đất tượng từ điển dữ liệu nào (các bảng cơ sở của các khung nhìn động, các khung nhìn thông thường, packages, và synoyms). Bạn có thể cấp các quyền cho những người dùng một cách tường mình để truy cập các đối tượng trong SYS schema.</w:t>
      </w:r>
      <w:r w:rsidR="00C12992" w:rsidRPr="001058B5">
        <w:rPr>
          <w:rFonts w:ascii="Arial" w:hAnsi="Arial" w:cs="Arial"/>
        </w:rPr>
        <w:t>.</w:t>
      </w:r>
    </w:p>
    <w:p w14:paraId="6105B8A0" w14:textId="77777777" w:rsidR="008C539B" w:rsidRPr="001058B5" w:rsidRDefault="00C12992">
      <w:pPr>
        <w:spacing w:before="123" w:line="228" w:lineRule="auto"/>
        <w:ind w:left="1660" w:right="1631" w:hanging="1"/>
        <w:rPr>
          <w:rFonts w:ascii="Arial" w:hAnsi="Arial" w:cs="Arial"/>
          <w:sz w:val="20"/>
        </w:rPr>
      </w:pPr>
      <w:r w:rsidRPr="001058B5">
        <w:rPr>
          <w:rFonts w:ascii="Arial" w:hAnsi="Arial" w:cs="Arial"/>
          <w:sz w:val="20"/>
        </w:rPr>
        <w:t>See</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Reference</w:t>
      </w:r>
      <w:r w:rsidRPr="001058B5">
        <w:rPr>
          <w:rFonts w:ascii="Arial" w:hAnsi="Arial" w:cs="Arial"/>
          <w:i/>
          <w:spacing w:val="-29"/>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8"/>
          <w:sz w:val="20"/>
        </w:rPr>
        <w:t xml:space="preserve"> </w:t>
      </w:r>
      <w:r w:rsidRPr="001058B5">
        <w:rPr>
          <w:rFonts w:ascii="Arial" w:hAnsi="Arial" w:cs="Arial"/>
          <w:sz w:val="20"/>
        </w:rPr>
        <w:t>about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O7_DICTIONARY_ ACCESSIBILITY</w:t>
      </w:r>
      <w:r w:rsidRPr="001058B5">
        <w:rPr>
          <w:rFonts w:ascii="Arial" w:hAnsi="Arial" w:cs="Arial"/>
          <w:spacing w:val="-85"/>
          <w:sz w:val="20"/>
        </w:rPr>
        <w:t xml:space="preserve"> </w:t>
      </w:r>
      <w:r w:rsidRPr="001058B5">
        <w:rPr>
          <w:rFonts w:ascii="Arial" w:hAnsi="Arial" w:cs="Arial"/>
          <w:sz w:val="20"/>
        </w:rPr>
        <w:t xml:space="preserve">initialization </w:t>
      </w:r>
      <w:r w:rsidRPr="001058B5">
        <w:rPr>
          <w:rFonts w:ascii="Arial" w:hAnsi="Arial" w:cs="Arial"/>
          <w:spacing w:val="-3"/>
          <w:sz w:val="20"/>
        </w:rPr>
        <w:t>parameter.</w:t>
      </w:r>
    </w:p>
    <w:p w14:paraId="3388BE3F" w14:textId="77777777" w:rsidR="008C539B" w:rsidRPr="001058B5" w:rsidRDefault="008C539B">
      <w:pPr>
        <w:pStyle w:val="BodyText"/>
        <w:spacing w:before="2"/>
        <w:rPr>
          <w:rFonts w:ascii="Arial" w:hAnsi="Arial" w:cs="Arial"/>
          <w:sz w:val="23"/>
        </w:rPr>
      </w:pPr>
    </w:p>
    <w:p w14:paraId="1FF754D9" w14:textId="77777777" w:rsidR="008C539B" w:rsidRPr="001058B5" w:rsidRDefault="00C12992">
      <w:pPr>
        <w:pStyle w:val="Heading6"/>
        <w:ind w:left="1660"/>
      </w:pPr>
      <w:bookmarkStart w:id="443" w:name="Allowing_Access_to_Objects_in_the_SYS_Sc"/>
      <w:bookmarkStart w:id="444" w:name="_bookmark521"/>
      <w:bookmarkStart w:id="445" w:name="_bookmark522"/>
      <w:bookmarkEnd w:id="443"/>
      <w:bookmarkEnd w:id="444"/>
      <w:bookmarkEnd w:id="445"/>
      <w:r w:rsidRPr="001058B5">
        <w:t>Allowing Access to Objects in the SYS Schema</w:t>
      </w:r>
    </w:p>
    <w:p w14:paraId="6E7EDA20" w14:textId="539388E7" w:rsidR="008C539B" w:rsidRPr="001058B5" w:rsidRDefault="00A90C63">
      <w:pPr>
        <w:pStyle w:val="BodyText"/>
        <w:spacing w:before="54" w:line="232" w:lineRule="auto"/>
        <w:ind w:left="1660" w:right="848"/>
        <w:rPr>
          <w:rFonts w:ascii="Arial" w:hAnsi="Arial" w:cs="Arial"/>
        </w:rPr>
      </w:pPr>
      <w:r w:rsidRPr="00A90C63">
        <w:rPr>
          <w:rFonts w:ascii="Arial" w:hAnsi="Arial" w:cs="Arial"/>
        </w:rPr>
        <w:t>Mọi người dùng với các quyền đối tượng được gán tường minh hoặc những người kết nối với quyền quản trị (</w:t>
      </w:r>
      <w:r w:rsidRPr="00A90C63">
        <w:rPr>
          <w:rFonts w:ascii="Courier New" w:hAnsi="Courier New" w:cs="Courier New"/>
        </w:rPr>
        <w:t>SYSDBA</w:t>
      </w:r>
      <w:r w:rsidRPr="00A90C63">
        <w:rPr>
          <w:rFonts w:ascii="Arial" w:hAnsi="Arial" w:cs="Arial"/>
        </w:rPr>
        <w:t xml:space="preserve">) có thể truy cập các đối tượng trong schema </w:t>
      </w:r>
      <w:r w:rsidRPr="00A90C63">
        <w:rPr>
          <w:rFonts w:ascii="Courier New" w:hAnsi="Courier New" w:cs="Courier New"/>
        </w:rPr>
        <w:t>SYS</w:t>
      </w:r>
      <w:r w:rsidR="00C12992" w:rsidRPr="001058B5">
        <w:rPr>
          <w:rFonts w:ascii="Arial" w:hAnsi="Arial" w:cs="Arial"/>
        </w:rPr>
        <w:t>.</w:t>
      </w:r>
    </w:p>
    <w:p w14:paraId="23C65A63" w14:textId="18D9992C" w:rsidR="008C539B" w:rsidRPr="001058B5" w:rsidRDefault="008D1AB8" w:rsidP="00A90C63">
      <w:pPr>
        <w:pStyle w:val="BodyText"/>
        <w:spacing w:before="108" w:line="246" w:lineRule="exact"/>
        <w:ind w:left="1660"/>
        <w:rPr>
          <w:rFonts w:ascii="Arial" w:hAnsi="Arial" w:cs="Arial"/>
        </w:rPr>
      </w:pPr>
      <w:hyperlink w:anchor="_bookmark524" w:history="1">
        <w:r w:rsidR="00A90C63">
          <w:rPr>
            <w:rFonts w:ascii="Arial" w:hAnsi="Arial" w:cs="Arial"/>
            <w:color w:val="0000CC"/>
          </w:rPr>
          <w:t>Bảng</w:t>
        </w:r>
        <w:r w:rsidR="00C12992" w:rsidRPr="001058B5">
          <w:rPr>
            <w:rFonts w:ascii="Arial" w:hAnsi="Arial" w:cs="Arial"/>
            <w:color w:val="0000CC"/>
          </w:rPr>
          <w:t xml:space="preserve"> 4–1 </w:t>
        </w:r>
      </w:hyperlink>
      <w:r w:rsidR="00A90C63" w:rsidRPr="00A90C63">
        <w:rPr>
          <w:rFonts w:ascii="Arial" w:hAnsi="Arial" w:cs="Arial"/>
        </w:rPr>
        <w:t xml:space="preserve">Liệt kê các vai trò mà bạn có thể cấp quyền cho người dùng, người mà cần truy cận đến các đối tượng trong schema </w:t>
      </w:r>
      <w:r w:rsidR="00A90C63" w:rsidRPr="00A90C63">
        <w:rPr>
          <w:rFonts w:ascii="Courier New" w:hAnsi="Courier New" w:cs="Courier New"/>
        </w:rPr>
        <w:t>SYS</w:t>
      </w:r>
      <w:r w:rsidR="00C12992" w:rsidRPr="001058B5">
        <w:rPr>
          <w:rFonts w:ascii="Arial" w:hAnsi="Arial" w:cs="Arial"/>
        </w:rPr>
        <w:t>.</w:t>
      </w:r>
    </w:p>
    <w:p w14:paraId="0B8651D9" w14:textId="77777777" w:rsidR="008C539B" w:rsidRPr="001058B5" w:rsidRDefault="008C539B">
      <w:pPr>
        <w:pStyle w:val="BodyText"/>
        <w:spacing w:before="1"/>
        <w:rPr>
          <w:rFonts w:ascii="Arial" w:hAnsi="Arial" w:cs="Arial"/>
          <w:sz w:val="11"/>
        </w:rPr>
      </w:pPr>
    </w:p>
    <w:p w14:paraId="3AFEA90E" w14:textId="6860E051" w:rsidR="008C539B" w:rsidRPr="001058B5" w:rsidRDefault="00C12992">
      <w:pPr>
        <w:tabs>
          <w:tab w:val="left" w:pos="2693"/>
        </w:tabs>
        <w:spacing w:before="104"/>
        <w:ind w:left="1660"/>
        <w:rPr>
          <w:rFonts w:ascii="Arial" w:hAnsi="Arial" w:cs="Arial"/>
          <w:b/>
          <w:i/>
          <w:sz w:val="18"/>
        </w:rPr>
      </w:pPr>
      <w:bookmarkStart w:id="446" w:name="_bookmark523"/>
      <w:bookmarkStart w:id="447" w:name="_bookmark524"/>
      <w:bookmarkEnd w:id="446"/>
      <w:bookmarkEnd w:id="44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4–1</w:t>
      </w:r>
      <w:r w:rsidRPr="001058B5">
        <w:rPr>
          <w:rFonts w:ascii="Arial" w:hAnsi="Arial" w:cs="Arial"/>
          <w:b/>
          <w:i/>
          <w:sz w:val="18"/>
        </w:rPr>
        <w:tab/>
      </w:r>
      <w:r w:rsidR="00A90C63" w:rsidRPr="00A90C63">
        <w:rPr>
          <w:rFonts w:ascii="Arial" w:hAnsi="Arial" w:cs="Arial"/>
          <w:b/>
          <w:i/>
          <w:sz w:val="18"/>
        </w:rPr>
        <w:t>Các vai trò được phép truy cập đến các đối tượng trong schema SYS</w:t>
      </w:r>
    </w:p>
    <w:p w14:paraId="56A852E7"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8C539B" w:rsidRPr="001058B5" w14:paraId="43861DA5" w14:textId="77777777">
        <w:trPr>
          <w:trHeight w:val="312"/>
        </w:trPr>
        <w:tc>
          <w:tcPr>
            <w:tcW w:w="2126" w:type="dxa"/>
            <w:tcBorders>
              <w:top w:val="single" w:sz="18" w:space="0" w:color="000000"/>
              <w:bottom w:val="single" w:sz="4" w:space="0" w:color="000000"/>
            </w:tcBorders>
          </w:tcPr>
          <w:p w14:paraId="12815970" w14:textId="2EE35C84" w:rsidR="008C539B" w:rsidRPr="001058B5" w:rsidRDefault="00A90C63">
            <w:pPr>
              <w:pStyle w:val="TableParagraph"/>
              <w:spacing w:before="29"/>
              <w:rPr>
                <w:rFonts w:ascii="Arial" w:hAnsi="Arial" w:cs="Arial"/>
                <w:b/>
                <w:sz w:val="18"/>
              </w:rPr>
            </w:pPr>
            <w:r>
              <w:rPr>
                <w:rFonts w:ascii="Arial" w:hAnsi="Arial" w:cs="Arial"/>
                <w:b/>
                <w:sz w:val="18"/>
              </w:rPr>
              <w:t>Vai trò</w:t>
            </w:r>
          </w:p>
        </w:tc>
        <w:tc>
          <w:tcPr>
            <w:tcW w:w="5553" w:type="dxa"/>
            <w:tcBorders>
              <w:top w:val="single" w:sz="18" w:space="0" w:color="000000"/>
              <w:bottom w:val="single" w:sz="4" w:space="0" w:color="000000"/>
            </w:tcBorders>
          </w:tcPr>
          <w:p w14:paraId="0750D849" w14:textId="27E77F71" w:rsidR="008C539B" w:rsidRPr="001058B5" w:rsidRDefault="00A90C63">
            <w:pPr>
              <w:pStyle w:val="TableParagraph"/>
              <w:spacing w:before="29"/>
              <w:ind w:left="273"/>
              <w:rPr>
                <w:rFonts w:ascii="Arial" w:hAnsi="Arial" w:cs="Arial"/>
                <w:b/>
                <w:sz w:val="18"/>
              </w:rPr>
            </w:pPr>
            <w:bookmarkStart w:id="448" w:name="_bookmark525"/>
            <w:bookmarkEnd w:id="448"/>
            <w:r>
              <w:rPr>
                <w:rFonts w:ascii="Arial" w:hAnsi="Arial" w:cs="Arial"/>
                <w:b/>
                <w:sz w:val="18"/>
              </w:rPr>
              <w:t>Mô tả</w:t>
            </w:r>
          </w:p>
        </w:tc>
      </w:tr>
      <w:tr w:rsidR="008C539B" w:rsidRPr="001058B5" w14:paraId="3D66E40B" w14:textId="77777777">
        <w:trPr>
          <w:trHeight w:val="532"/>
        </w:trPr>
        <w:tc>
          <w:tcPr>
            <w:tcW w:w="2126" w:type="dxa"/>
            <w:tcBorders>
              <w:top w:val="single" w:sz="4" w:space="0" w:color="000000"/>
              <w:bottom w:val="single" w:sz="2" w:space="0" w:color="000000"/>
            </w:tcBorders>
          </w:tcPr>
          <w:p w14:paraId="0B2C1478" w14:textId="77777777" w:rsidR="008C539B" w:rsidRPr="00A90C63" w:rsidRDefault="00C12992">
            <w:pPr>
              <w:pStyle w:val="TableParagraph"/>
              <w:spacing w:before="64"/>
              <w:rPr>
                <w:rFonts w:ascii="Courier New" w:hAnsi="Courier New" w:cs="Courier New"/>
                <w:sz w:val="18"/>
              </w:rPr>
            </w:pPr>
            <w:r w:rsidRPr="00A90C63">
              <w:rPr>
                <w:rFonts w:ascii="Courier New" w:hAnsi="Courier New" w:cs="Courier New"/>
                <w:w w:val="95"/>
                <w:sz w:val="18"/>
              </w:rPr>
              <w:t>SELECT_CATALOG_ROLE</w:t>
            </w:r>
          </w:p>
        </w:tc>
        <w:tc>
          <w:tcPr>
            <w:tcW w:w="5553" w:type="dxa"/>
            <w:tcBorders>
              <w:top w:val="single" w:sz="4" w:space="0" w:color="000000"/>
              <w:bottom w:val="single" w:sz="2" w:space="0" w:color="000000"/>
            </w:tcBorders>
          </w:tcPr>
          <w:p w14:paraId="3519E4AF" w14:textId="6782192C" w:rsidR="008C539B" w:rsidRPr="001058B5" w:rsidRDefault="00A90C63" w:rsidP="00A90C63">
            <w:pPr>
              <w:pStyle w:val="TableParagraph"/>
              <w:spacing w:before="62" w:line="211" w:lineRule="auto"/>
              <w:ind w:left="274" w:right="805" w:hanging="1"/>
              <w:rPr>
                <w:rFonts w:ascii="Arial" w:hAnsi="Arial" w:cs="Arial"/>
                <w:sz w:val="18"/>
              </w:rPr>
            </w:pPr>
            <w:r w:rsidRPr="00A90C63">
              <w:rPr>
                <w:rFonts w:ascii="Arial" w:hAnsi="Arial" w:cs="Arial"/>
                <w:sz w:val="18"/>
              </w:rPr>
              <w:t xml:space="preserve">Cấp </w:t>
            </w:r>
            <w:r>
              <w:rPr>
                <w:rFonts w:ascii="Arial" w:hAnsi="Arial" w:cs="Arial"/>
                <w:sz w:val="18"/>
              </w:rPr>
              <w:t>vai trò</w:t>
            </w:r>
            <w:r w:rsidRPr="00A90C63">
              <w:rPr>
                <w:rFonts w:ascii="Arial" w:hAnsi="Arial" w:cs="Arial"/>
                <w:sz w:val="18"/>
              </w:rPr>
              <w:t xml:space="preserve"> này để cho phép các người dùng có các quyền truy vấn trên các khung nhìn từ điển dữ liệu</w:t>
            </w:r>
            <w:r w:rsidR="00C12992" w:rsidRPr="001058B5">
              <w:rPr>
                <w:rFonts w:ascii="Arial" w:hAnsi="Arial" w:cs="Arial"/>
                <w:sz w:val="18"/>
              </w:rPr>
              <w:t>.</w:t>
            </w:r>
          </w:p>
        </w:tc>
      </w:tr>
      <w:tr w:rsidR="008C539B" w:rsidRPr="001058B5" w14:paraId="0DEE778D" w14:textId="77777777">
        <w:trPr>
          <w:trHeight w:val="535"/>
        </w:trPr>
        <w:tc>
          <w:tcPr>
            <w:tcW w:w="2126" w:type="dxa"/>
            <w:tcBorders>
              <w:top w:val="single" w:sz="2" w:space="0" w:color="000000"/>
              <w:bottom w:val="single" w:sz="2" w:space="0" w:color="000000"/>
            </w:tcBorders>
          </w:tcPr>
          <w:p w14:paraId="2F474500"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0"/>
                <w:sz w:val="18"/>
              </w:rPr>
              <w:t>EXECUTE_CATALOG_ROLE</w:t>
            </w:r>
          </w:p>
        </w:tc>
        <w:tc>
          <w:tcPr>
            <w:tcW w:w="5553" w:type="dxa"/>
            <w:tcBorders>
              <w:top w:val="single" w:sz="2" w:space="0" w:color="000000"/>
              <w:bottom w:val="single" w:sz="2" w:space="0" w:color="000000"/>
            </w:tcBorders>
          </w:tcPr>
          <w:p w14:paraId="5C2EE405" w14:textId="4774FBD3" w:rsidR="008C539B" w:rsidRPr="001058B5" w:rsidRDefault="00A90C63">
            <w:pPr>
              <w:pStyle w:val="TableParagraph"/>
              <w:spacing w:before="64" w:line="211" w:lineRule="auto"/>
              <w:ind w:left="273" w:right="146"/>
              <w:rPr>
                <w:rFonts w:ascii="Arial" w:hAnsi="Arial" w:cs="Arial"/>
                <w:sz w:val="18"/>
              </w:rPr>
            </w:pPr>
            <w:r w:rsidRPr="00A90C63">
              <w:rPr>
                <w:rFonts w:ascii="Arial" w:hAnsi="Arial" w:cs="Arial"/>
                <w:sz w:val="18"/>
              </w:rPr>
              <w:t>Cấp vai trò này để cho phép người dùng có các quyền thực thi đối với các package và các thủ tục trong từ điển dữ liệu</w:t>
            </w:r>
            <w:r w:rsidR="00C12992" w:rsidRPr="001058B5">
              <w:rPr>
                <w:rFonts w:ascii="Arial" w:hAnsi="Arial" w:cs="Arial"/>
                <w:spacing w:val="-3"/>
                <w:sz w:val="18"/>
              </w:rPr>
              <w:t>.</w:t>
            </w:r>
          </w:p>
        </w:tc>
      </w:tr>
      <w:tr w:rsidR="008C539B" w:rsidRPr="001058B5" w14:paraId="5651FAA5" w14:textId="77777777">
        <w:trPr>
          <w:trHeight w:val="532"/>
        </w:trPr>
        <w:tc>
          <w:tcPr>
            <w:tcW w:w="2126" w:type="dxa"/>
            <w:tcBorders>
              <w:top w:val="single" w:sz="2" w:space="0" w:color="000000"/>
              <w:bottom w:val="single" w:sz="4" w:space="0" w:color="000000"/>
            </w:tcBorders>
          </w:tcPr>
          <w:p w14:paraId="106D06A3"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5"/>
                <w:sz w:val="18"/>
              </w:rPr>
              <w:t>DELETE_CATALOG_ROLE</w:t>
            </w:r>
          </w:p>
        </w:tc>
        <w:tc>
          <w:tcPr>
            <w:tcW w:w="5553" w:type="dxa"/>
            <w:tcBorders>
              <w:top w:val="single" w:sz="2" w:space="0" w:color="000000"/>
              <w:bottom w:val="single" w:sz="4" w:space="0" w:color="000000"/>
            </w:tcBorders>
          </w:tcPr>
          <w:p w14:paraId="41A44759" w14:textId="40F91032" w:rsidR="008C539B" w:rsidRPr="001058B5" w:rsidRDefault="00A90C63">
            <w:pPr>
              <w:pStyle w:val="TableParagraph"/>
              <w:spacing w:before="61" w:line="216" w:lineRule="auto"/>
              <w:ind w:left="273"/>
              <w:rPr>
                <w:rFonts w:ascii="Arial" w:hAnsi="Arial" w:cs="Arial"/>
                <w:sz w:val="18"/>
              </w:rPr>
            </w:pPr>
            <w:r w:rsidRPr="00A90C63">
              <w:rPr>
                <w:rFonts w:ascii="Arial" w:hAnsi="Arial" w:cs="Arial"/>
                <w:sz w:val="18"/>
              </w:rPr>
              <w:t>Cấp quyền này để cho phép các người dùng xóa các record khỏi các bảng hệ thố</w:t>
            </w:r>
            <w:r w:rsidR="00B24B9E">
              <w:rPr>
                <w:rFonts w:ascii="Arial" w:hAnsi="Arial" w:cs="Arial"/>
                <w:sz w:val="18"/>
              </w:rPr>
              <w:t>ng audit SYS.AUD$ và SYS.</w:t>
            </w:r>
            <w:r w:rsidRPr="00A90C63">
              <w:rPr>
                <w:rFonts w:ascii="Arial" w:hAnsi="Arial" w:cs="Arial"/>
                <w:sz w:val="18"/>
              </w:rPr>
              <w:t>FGA</w:t>
            </w:r>
            <w:r>
              <w:rPr>
                <w:rFonts w:ascii="Arial" w:hAnsi="Arial" w:cs="Arial"/>
                <w:sz w:val="18"/>
              </w:rPr>
              <w:t>_LOG</w:t>
            </w:r>
            <w:r w:rsidR="00C12992" w:rsidRPr="001058B5">
              <w:rPr>
                <w:rFonts w:ascii="Arial" w:hAnsi="Arial" w:cs="Arial"/>
                <w:sz w:val="18"/>
              </w:rPr>
              <w:t>$.</w:t>
            </w:r>
          </w:p>
        </w:tc>
      </w:tr>
    </w:tbl>
    <w:p w14:paraId="22097990" w14:textId="77777777" w:rsidR="008C539B" w:rsidRPr="001058B5" w:rsidRDefault="008C539B">
      <w:pPr>
        <w:pStyle w:val="BodyText"/>
        <w:spacing w:before="3"/>
        <w:rPr>
          <w:rFonts w:ascii="Arial" w:hAnsi="Arial" w:cs="Arial"/>
          <w:b/>
          <w:i/>
          <w:sz w:val="23"/>
        </w:rPr>
      </w:pPr>
    </w:p>
    <w:p w14:paraId="6089592F" w14:textId="2C26EE75" w:rsidR="008C539B" w:rsidRPr="001058B5" w:rsidRDefault="00B24B9E">
      <w:pPr>
        <w:pStyle w:val="BodyText"/>
        <w:spacing w:line="228" w:lineRule="auto"/>
        <w:ind w:left="1659" w:right="700"/>
        <w:rPr>
          <w:rFonts w:ascii="Arial" w:hAnsi="Arial" w:cs="Arial"/>
        </w:rPr>
      </w:pPr>
      <w:r w:rsidRPr="00B24B9E">
        <w:rPr>
          <w:rFonts w:ascii="Arial" w:hAnsi="Arial" w:cs="Arial"/>
        </w:rPr>
        <w:t>Ngoài ra, bạn có thể cấp quyền hệ thống SELECT ANY DICTIONARY đến các người dùng mà yêu cầu truy xuất các bảng đã được tạo ra trong schema SYS. Quyền hệ thống này cho phép truy vấn truy cập đến bất kỳ đối tượng nào trong schema SYS, bao gồm các bảng được tạo ra trong schema đó. Nó phải được cấp riêng lẻ đến từng người dùng yêu cầu quyền này.Nó không bao gồm các quyền GRANT ALL PRIVILEGES, nhưng nó có thể được cấp thông qua một vai trò.</w:t>
      </w:r>
      <w:r w:rsidR="00C12992" w:rsidRPr="00B24B9E">
        <w:rPr>
          <w:rFonts w:ascii="Arial" w:hAnsi="Arial" w:cs="Arial"/>
        </w:rPr>
        <w:t>.</w:t>
      </w:r>
    </w:p>
    <w:p w14:paraId="102F520B" w14:textId="77777777" w:rsidR="008C539B" w:rsidRPr="001058B5" w:rsidRDefault="008D1AB8">
      <w:pPr>
        <w:pStyle w:val="BodyText"/>
        <w:spacing w:before="2"/>
        <w:rPr>
          <w:rFonts w:ascii="Arial" w:hAnsi="Arial" w:cs="Arial"/>
          <w:sz w:val="18"/>
        </w:rPr>
      </w:pPr>
      <w:r>
        <w:rPr>
          <w:rFonts w:ascii="Arial" w:hAnsi="Arial" w:cs="Arial"/>
        </w:rPr>
        <w:pict w14:anchorId="416A3E60">
          <v:group id="_x0000_s1481" style="position:absolute;margin-left:174pt;margin-top:13.3pt;width:300pt;height:2.55pt;z-index:2824;mso-wrap-distance-left:0;mso-wrap-distance-right:0;mso-position-horizontal-relative:page" coordorigin="3480,266" coordsize="6000,51">
            <v:line id="_x0000_s1483" style="position:absolute" from="3480,269" to="9480,269" strokeweight=".24pt"/>
            <v:line id="_x0000_s1482" style="position:absolute" from="3480,314" to="9480,314" strokeweight=".24pt"/>
            <w10:wrap type="topAndBottom" anchorx="page"/>
          </v:group>
        </w:pict>
      </w:r>
    </w:p>
    <w:p w14:paraId="026B2E0A" w14:textId="56DF5500" w:rsidR="008C539B" w:rsidRPr="001058B5" w:rsidRDefault="00B24B9E">
      <w:pPr>
        <w:pStyle w:val="BodyText"/>
        <w:spacing w:before="29" w:after="108" w:line="228" w:lineRule="auto"/>
        <w:ind w:left="2379" w:right="1558"/>
        <w:rPr>
          <w:rFonts w:ascii="Arial" w:hAnsi="Arial" w:cs="Arial"/>
        </w:rPr>
      </w:pPr>
      <w:r>
        <w:rPr>
          <w:rFonts w:ascii="Arial" w:hAnsi="Arial" w:cs="Arial"/>
          <w:b/>
          <w:sz w:val="19"/>
        </w:rPr>
        <w:t>Lưu ý</w:t>
      </w:r>
      <w:r w:rsidR="00C12992" w:rsidRPr="001058B5">
        <w:rPr>
          <w:rFonts w:ascii="Arial" w:hAnsi="Arial" w:cs="Arial"/>
          <w:b/>
          <w:sz w:val="19"/>
        </w:rPr>
        <w:t xml:space="preserve">: </w:t>
      </w:r>
      <w:r w:rsidRPr="00B24B9E">
        <w:rPr>
          <w:rFonts w:ascii="Arial" w:hAnsi="Arial" w:cs="Arial"/>
          <w:spacing w:val="-7"/>
        </w:rPr>
        <w:t>Bạn nên cấp những vai trò này và quyền hệ thống SELECT ANY DICTIONARY một cách cực kỳ cẩn thậ, bởi vì sư toàn vẹn của hệ thống của bạn có thể bị tác động bởi các người không biết sử dụng, hoặc sử dụng sai mục đích</w:t>
      </w:r>
      <w:r w:rsidR="00C12992" w:rsidRPr="001058B5">
        <w:rPr>
          <w:rFonts w:ascii="Arial" w:hAnsi="Arial" w:cs="Arial"/>
        </w:rPr>
        <w:t>.</w:t>
      </w:r>
    </w:p>
    <w:p w14:paraId="64D1F864" w14:textId="71EF7E24" w:rsidR="008C539B" w:rsidRPr="001058B5" w:rsidRDefault="008D1AB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B70CBD0">
          <v:group id="_x0000_s1478" style="width:300pt;height:2.55pt;mso-position-horizontal-relative:char;mso-position-vertical-relative:line" coordsize="6000,51">
            <v:line id="_x0000_s1480" style="position:absolute" from="0,2" to="6000,2" strokeweight=".24pt"/>
            <v:line id="_x0000_s1479" style="position:absolute" from="0,48" to="6000,48" strokeweight=".24pt"/>
            <w10:anchorlock/>
          </v:group>
        </w:pict>
      </w:r>
    </w:p>
    <w:p w14:paraId="66330E76" w14:textId="77777777" w:rsidR="008C539B" w:rsidRPr="001058B5" w:rsidRDefault="008C539B">
      <w:pPr>
        <w:pStyle w:val="BodyText"/>
        <w:spacing w:before="4"/>
        <w:rPr>
          <w:rFonts w:ascii="Arial" w:hAnsi="Arial" w:cs="Arial"/>
          <w:sz w:val="9"/>
        </w:rPr>
      </w:pPr>
    </w:p>
    <w:p w14:paraId="4FBEB88E" w14:textId="77777777" w:rsidR="008C539B" w:rsidRPr="001058B5" w:rsidRDefault="00C12992">
      <w:pPr>
        <w:pStyle w:val="Heading4"/>
        <w:spacing w:before="107"/>
        <w:ind w:left="100"/>
      </w:pPr>
      <w:bookmarkStart w:id="449" w:name="Granting_and_Revoking_System_Privileges"/>
      <w:bookmarkStart w:id="450" w:name="_bookmark528"/>
      <w:bookmarkEnd w:id="449"/>
      <w:bookmarkEnd w:id="450"/>
      <w:r w:rsidRPr="001058B5">
        <w:t xml:space="preserve">Granting and </w:t>
      </w:r>
      <w:bookmarkStart w:id="451" w:name="_bookmark530"/>
      <w:bookmarkEnd w:id="451"/>
      <w:r w:rsidRPr="001058B5">
        <w:t>Revoki</w:t>
      </w:r>
      <w:bookmarkStart w:id="452" w:name="_bookmark529"/>
      <w:bookmarkEnd w:id="452"/>
      <w:r w:rsidRPr="001058B5">
        <w:t>ng SystemPrivileges</w:t>
      </w:r>
    </w:p>
    <w:p w14:paraId="62BB0ACE" w14:textId="740AD0EB" w:rsidR="008C539B" w:rsidRPr="001058B5" w:rsidRDefault="00984E31">
      <w:pPr>
        <w:pStyle w:val="BodyText"/>
        <w:spacing w:before="80" w:line="232" w:lineRule="auto"/>
        <w:ind w:left="1660" w:right="848"/>
        <w:rPr>
          <w:rFonts w:ascii="Arial" w:hAnsi="Arial" w:cs="Arial"/>
        </w:rPr>
      </w:pPr>
      <w:r w:rsidRPr="00984E31">
        <w:rPr>
          <w:rFonts w:ascii="Arial" w:hAnsi="Arial" w:cs="Arial"/>
        </w:rPr>
        <w:t xml:space="preserve">Bạn có thể cấp hoặc thu hồi các quyền hệ thông trên các người dùng hoặc các role. Nếu bạn cấp quyền hệ thống cho các role, thì bạn có thể sử dụng các role đó để thực thi quyền hệ thống.Ví dụ, Vai trò cho phép các quyền được thực hiện một cách chọn lọc có sẵn. Đảo bảo rằng bạn tuân theo các hướng dẫn về việc phân chia nhiệm vụ được mô trong </w:t>
      </w:r>
      <w:hyperlink w:anchor="_bookmark2160" w:history="1">
        <w:r w:rsidR="00C12992" w:rsidRPr="001058B5">
          <w:rPr>
            <w:rFonts w:ascii="Arial" w:hAnsi="Arial" w:cs="Arial"/>
            <w:color w:val="0000CC"/>
          </w:rPr>
          <w:t>"Guidelines for Securing Roles"</w:t>
        </w:r>
      </w:hyperlink>
      <w:r w:rsidR="00C12992" w:rsidRPr="001058B5">
        <w:rPr>
          <w:rFonts w:ascii="Arial" w:hAnsi="Arial" w:cs="Arial"/>
          <w:color w:val="0000CC"/>
        </w:rPr>
        <w:t xml:space="preserve"> </w:t>
      </w:r>
      <w:hyperlink w:anchor="_bookmark2160" w:history="1">
        <w:r>
          <w:rPr>
            <w:rFonts w:ascii="Arial" w:hAnsi="Arial" w:cs="Arial"/>
          </w:rPr>
          <w:t>trên trang</w:t>
        </w:r>
        <w:r w:rsidR="00C12992" w:rsidRPr="001058B5">
          <w:rPr>
            <w:rFonts w:ascii="Arial" w:hAnsi="Arial" w:cs="Arial"/>
          </w:rPr>
          <w:t xml:space="preserve"> 10-6</w:t>
        </w:r>
      </w:hyperlink>
      <w:r w:rsidR="00C12992" w:rsidRPr="001058B5">
        <w:rPr>
          <w:rFonts w:ascii="Arial" w:hAnsi="Arial" w:cs="Arial"/>
        </w:rPr>
        <w:t>.</w:t>
      </w:r>
    </w:p>
    <w:p w14:paraId="3C9A7E44" w14:textId="430A4EE7" w:rsidR="008C539B" w:rsidRPr="001058B5" w:rsidRDefault="00B65F67">
      <w:pPr>
        <w:pStyle w:val="BodyText"/>
        <w:spacing w:before="115" w:line="232" w:lineRule="auto"/>
        <w:ind w:left="1660" w:right="848"/>
        <w:rPr>
          <w:rFonts w:ascii="Arial" w:hAnsi="Arial" w:cs="Arial"/>
        </w:rPr>
      </w:pPr>
      <w:r w:rsidRPr="00B65F67">
        <w:rPr>
          <w:rFonts w:ascii="Arial" w:hAnsi="Arial" w:cs="Arial"/>
        </w:rPr>
        <w:t>Sử dụng hai phương pháp sau đây để cấp hoặc thu hồi các quyền hệ thống đối với các nugời dùng và các role</w:t>
      </w:r>
      <w:r w:rsidR="00C12992" w:rsidRPr="001058B5">
        <w:rPr>
          <w:rFonts w:ascii="Arial" w:hAnsi="Arial" w:cs="Arial"/>
        </w:rPr>
        <w:t>:</w:t>
      </w:r>
    </w:p>
    <w:p w14:paraId="0DEAD318" w14:textId="51DC12EB"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w:t>
      </w:r>
      <w:r w:rsidR="00B65F67">
        <w:rPr>
          <w:rFonts w:ascii="Arial" w:hAnsi="Arial" w:cs="Arial"/>
        </w:rPr>
        <w:t xml:space="preserve">Các câu lệnh SQL </w:t>
      </w:r>
      <w:r w:rsidR="00B65F67" w:rsidRPr="00B65F67">
        <w:rPr>
          <w:rFonts w:ascii="Courier New" w:hAnsi="Courier New" w:cs="Courier New"/>
        </w:rPr>
        <w:t>GRANT</w:t>
      </w:r>
      <w:r w:rsidR="00B65F67">
        <w:rPr>
          <w:rFonts w:ascii="Arial" w:hAnsi="Arial" w:cs="Arial"/>
        </w:rPr>
        <w:t xml:space="preserve"> và </w:t>
      </w:r>
      <w:r w:rsidR="00B65F67" w:rsidRPr="00B65F67">
        <w:rPr>
          <w:rFonts w:ascii="Courier New" w:hAnsi="Courier New" w:cs="Courier New"/>
        </w:rPr>
        <w:t>REVOKE</w:t>
      </w:r>
    </w:p>
    <w:p w14:paraId="04B0F1C6"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1337F94C" w14:textId="77777777" w:rsidR="008C539B" w:rsidRPr="001058B5" w:rsidRDefault="008C539B">
      <w:pPr>
        <w:rPr>
          <w:rFonts w:ascii="Arial" w:hAnsi="Arial" w:cs="Arial"/>
        </w:rPr>
        <w:sectPr w:rsidR="008C539B" w:rsidRPr="001058B5">
          <w:headerReference w:type="even" r:id="rId95"/>
          <w:headerReference w:type="default" r:id="rId96"/>
          <w:pgSz w:w="12240" w:h="15840"/>
          <w:pgMar w:top="840" w:right="1060" w:bottom="860" w:left="1100" w:header="549" w:footer="663" w:gutter="0"/>
          <w:cols w:space="720"/>
        </w:sectPr>
      </w:pPr>
    </w:p>
    <w:p w14:paraId="65638D35" w14:textId="77777777" w:rsidR="008C539B" w:rsidRPr="001058B5" w:rsidRDefault="008C539B">
      <w:pPr>
        <w:pStyle w:val="BodyText"/>
        <w:spacing w:before="11"/>
        <w:rPr>
          <w:rFonts w:ascii="Arial" w:hAnsi="Arial" w:cs="Arial"/>
          <w:sz w:val="29"/>
        </w:rPr>
      </w:pPr>
    </w:p>
    <w:p w14:paraId="372D17BA"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57F3FC82" w14:textId="77777777" w:rsidR="008C539B" w:rsidRPr="001058B5" w:rsidRDefault="00C12992">
      <w:pPr>
        <w:pStyle w:val="BodyText"/>
        <w:spacing w:before="128"/>
        <w:ind w:left="29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Pr="001058B5">
          <w:rPr>
            <w:rFonts w:ascii="Arial" w:hAnsi="Arial" w:cs="Arial"/>
          </w:rPr>
          <w:t>on page 4-37</w:t>
        </w:r>
      </w:hyperlink>
    </w:p>
    <w:p w14:paraId="462ADB12" w14:textId="77777777" w:rsidR="008C539B" w:rsidRPr="001058B5" w:rsidRDefault="00C12992">
      <w:pPr>
        <w:pStyle w:val="BodyText"/>
        <w:spacing w:before="111"/>
        <w:ind w:left="29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Pr="001058B5">
          <w:rPr>
            <w:rFonts w:ascii="Arial" w:hAnsi="Arial" w:cs="Arial"/>
          </w:rPr>
          <w:t>on page 4-41</w:t>
        </w:r>
      </w:hyperlink>
    </w:p>
    <w:p w14:paraId="75232531" w14:textId="77777777" w:rsidR="008C539B" w:rsidRPr="001058B5" w:rsidRDefault="00C12992">
      <w:pPr>
        <w:pStyle w:val="BodyText"/>
        <w:spacing w:before="112"/>
        <w:ind w:left="29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 page 4-48</w:t>
        </w:r>
      </w:hyperlink>
    </w:p>
    <w:p w14:paraId="6056B8F7" w14:textId="77777777" w:rsidR="008C539B" w:rsidRPr="001058B5" w:rsidRDefault="00C12992">
      <w:pPr>
        <w:pStyle w:val="BodyText"/>
        <w:spacing w:before="117" w:line="232" w:lineRule="auto"/>
        <w:ind w:left="3340" w:right="1456"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on</w:t>
        </w:r>
      </w:hyperlink>
      <w:hyperlink w:anchor="_bookmark960" w:history="1">
        <w:r w:rsidRPr="001058B5">
          <w:rPr>
            <w:rFonts w:ascii="Arial" w:hAnsi="Arial" w:cs="Arial"/>
          </w:rPr>
          <w:t xml:space="preserve"> page 4-71</w:t>
        </w:r>
      </w:hyperlink>
    </w:p>
    <w:p w14:paraId="7A02D8C8" w14:textId="77777777" w:rsidR="008C539B" w:rsidRPr="001058B5" w:rsidRDefault="00C12992">
      <w:pPr>
        <w:spacing w:before="118" w:line="232" w:lineRule="auto"/>
        <w:ind w:left="3340" w:right="1456"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5A4376ED" w14:textId="77777777" w:rsidR="008C539B" w:rsidRPr="001058B5" w:rsidRDefault="008C539B">
      <w:pPr>
        <w:pStyle w:val="BodyText"/>
        <w:spacing w:before="11"/>
        <w:rPr>
          <w:rFonts w:ascii="Arial" w:hAnsi="Arial" w:cs="Arial"/>
        </w:rPr>
      </w:pPr>
    </w:p>
    <w:p w14:paraId="69364F1E" w14:textId="77777777" w:rsidR="008C539B" w:rsidRPr="001058B5" w:rsidRDefault="00C12992">
      <w:pPr>
        <w:pStyle w:val="Heading4"/>
      </w:pPr>
      <w:bookmarkStart w:id="453" w:name="Who_Can_Grant_or_Revoke_System_Privilege"/>
      <w:bookmarkStart w:id="454" w:name="_bookmark531"/>
      <w:bookmarkEnd w:id="453"/>
      <w:bookmarkEnd w:id="454"/>
      <w:r w:rsidRPr="001058B5">
        <w:t>Who Can Gran</w:t>
      </w:r>
      <w:bookmarkStart w:id="455" w:name="_bookmark532"/>
      <w:bookmarkEnd w:id="455"/>
      <w:r w:rsidRPr="001058B5">
        <w:t>t or Revoke SystemPrivileges?</w:t>
      </w:r>
    </w:p>
    <w:p w14:paraId="638616C0" w14:textId="6649CCB3" w:rsidR="008C539B" w:rsidRPr="001058B5" w:rsidRDefault="00B65F67">
      <w:pPr>
        <w:pStyle w:val="BodyText"/>
        <w:spacing w:before="80" w:line="232" w:lineRule="auto"/>
        <w:ind w:left="2260"/>
        <w:rPr>
          <w:rFonts w:ascii="Arial" w:hAnsi="Arial" w:cs="Arial"/>
        </w:rPr>
      </w:pPr>
      <w:r w:rsidRPr="00B65F67">
        <w:rPr>
          <w:rFonts w:ascii="Arial" w:hAnsi="Arial" w:cs="Arial"/>
        </w:rPr>
        <w:t>Chỉ có hai loại người dùng có thể cấp quyền hệ thống cho các người dùng khác hoặc hặc thu hồi các quyền này khỏi họ</w:t>
      </w:r>
      <w:r w:rsidR="00C12992" w:rsidRPr="001058B5">
        <w:rPr>
          <w:rFonts w:ascii="Arial" w:hAnsi="Arial" w:cs="Arial"/>
        </w:rPr>
        <w:t>:</w:t>
      </w:r>
    </w:p>
    <w:p w14:paraId="2A23B053" w14:textId="4471C574" w:rsidR="008C539B" w:rsidRPr="001058B5" w:rsidRDefault="00B65F67" w:rsidP="006F7931">
      <w:pPr>
        <w:pStyle w:val="ListParagraph"/>
        <w:numPr>
          <w:ilvl w:val="0"/>
          <w:numId w:val="105"/>
        </w:numPr>
        <w:tabs>
          <w:tab w:val="left" w:pos="2620"/>
        </w:tabs>
        <w:spacing w:before="112"/>
        <w:rPr>
          <w:rFonts w:ascii="Arial" w:hAnsi="Arial" w:cs="Arial"/>
          <w:sz w:val="20"/>
        </w:rPr>
      </w:pPr>
      <w:r w:rsidRPr="00B65F67">
        <w:rPr>
          <w:rFonts w:ascii="Arial" w:hAnsi="Arial" w:cs="Arial"/>
          <w:sz w:val="20"/>
        </w:rPr>
        <w:t xml:space="preserve">Các người dùng, người mà được cấp các quyền hệ thống nào đó với tùy chọn </w:t>
      </w:r>
      <w:r w:rsidRPr="00B65F67">
        <w:rPr>
          <w:rFonts w:ascii="Courier New" w:hAnsi="Courier New" w:cs="Courier New"/>
          <w:sz w:val="20"/>
        </w:rPr>
        <w:t>ADMIN OPTION</w:t>
      </w:r>
      <w:r w:rsidRPr="00B65F67">
        <w:rPr>
          <w:rFonts w:ascii="Arial" w:hAnsi="Arial" w:cs="Arial"/>
          <w:sz w:val="20"/>
        </w:rPr>
        <w:t xml:space="preserve"> </w:t>
      </w:r>
    </w:p>
    <w:p w14:paraId="36301B32" w14:textId="5B8E495A" w:rsidR="008C539B" w:rsidRPr="00B65F67" w:rsidRDefault="00B65F67" w:rsidP="006F7931">
      <w:pPr>
        <w:pStyle w:val="ListParagraph"/>
        <w:numPr>
          <w:ilvl w:val="0"/>
          <w:numId w:val="105"/>
        </w:numPr>
        <w:tabs>
          <w:tab w:val="left" w:pos="2620"/>
        </w:tabs>
        <w:spacing w:before="108"/>
        <w:rPr>
          <w:rFonts w:ascii="Courier New" w:hAnsi="Courier New" w:cs="Courier New"/>
          <w:sz w:val="20"/>
        </w:rPr>
      </w:pPr>
      <w:r w:rsidRPr="00B65F67">
        <w:rPr>
          <w:rFonts w:ascii="Arial" w:hAnsi="Arial" w:cs="Arial"/>
          <w:sz w:val="20"/>
        </w:rPr>
        <w:t xml:space="preserve">Các người dùng có quyền hệ thống </w:t>
      </w:r>
      <w:r w:rsidRPr="00B65F67">
        <w:rPr>
          <w:rFonts w:ascii="Courier New" w:hAnsi="Courier New" w:cs="Courier New"/>
          <w:sz w:val="20"/>
        </w:rPr>
        <w:t>GRANT ANY PRIVILEGE</w:t>
      </w:r>
    </w:p>
    <w:p w14:paraId="6E902C18" w14:textId="50F1462D" w:rsidR="008C539B" w:rsidRPr="001058B5" w:rsidRDefault="00B65F67">
      <w:pPr>
        <w:pStyle w:val="BodyText"/>
        <w:spacing w:before="108"/>
        <w:ind w:left="2260"/>
        <w:rPr>
          <w:rFonts w:ascii="Arial" w:hAnsi="Arial" w:cs="Arial"/>
        </w:rPr>
      </w:pPr>
      <w:r w:rsidRPr="00B65F67">
        <w:rPr>
          <w:rFonts w:ascii="Arial" w:hAnsi="Arial" w:cs="Arial"/>
        </w:rPr>
        <w:t>Với lý do này, chỉ nên cung cấp các quyền này đối với các người dùng đáng tin tưởng</w:t>
      </w:r>
      <w:r w:rsidR="00C12992" w:rsidRPr="001058B5">
        <w:rPr>
          <w:rFonts w:ascii="Arial" w:hAnsi="Arial" w:cs="Arial"/>
        </w:rPr>
        <w:t>.</w:t>
      </w:r>
    </w:p>
    <w:p w14:paraId="2BF89A3E" w14:textId="77777777" w:rsidR="008C539B" w:rsidRPr="001058B5" w:rsidRDefault="008C539B">
      <w:pPr>
        <w:pStyle w:val="BodyText"/>
        <w:spacing w:before="6"/>
        <w:rPr>
          <w:rFonts w:ascii="Arial" w:hAnsi="Arial" w:cs="Arial"/>
          <w:sz w:val="25"/>
        </w:rPr>
      </w:pPr>
    </w:p>
    <w:p w14:paraId="7B420A5F" w14:textId="77777777" w:rsidR="008C539B" w:rsidRPr="001058B5" w:rsidRDefault="00C12992">
      <w:pPr>
        <w:pStyle w:val="Heading4"/>
      </w:pPr>
      <w:bookmarkStart w:id="456" w:name="About_ANY_Privileges_and_the_PUBLIC_Role"/>
      <w:bookmarkStart w:id="457" w:name="_bookmark533"/>
      <w:bookmarkEnd w:id="456"/>
      <w:bookmarkEnd w:id="457"/>
      <w:r w:rsidRPr="001058B5">
        <w:t>About ANY Privileges and the PUBLIC Role</w:t>
      </w:r>
    </w:p>
    <w:p w14:paraId="2F94D427" w14:textId="47F21EB4" w:rsidR="008C539B" w:rsidRPr="001058B5" w:rsidRDefault="0018202F">
      <w:pPr>
        <w:pStyle w:val="BodyText"/>
        <w:spacing w:before="84" w:line="228" w:lineRule="auto"/>
        <w:ind w:left="2259" w:right="102"/>
        <w:rPr>
          <w:rFonts w:ascii="Arial" w:hAnsi="Arial" w:cs="Arial"/>
        </w:rPr>
      </w:pPr>
      <w:r w:rsidRPr="0018202F">
        <w:rPr>
          <w:rFonts w:ascii="Arial" w:hAnsi="Arial" w:cs="Arial"/>
        </w:rPr>
        <w:t>Các quyền hệ thống sử dụng từ khóa ANY cho phép bạn thiết lập các quyền cho toàn bộ danh mục của các đối tượng trong cơ sở dữ liệu. Ví dụ, quyền hệ thống CREATE ANY PROCEDURE cho phép một người dùng tạo ra một thủ tục bất cứ đâu trong cơ sở dữ liệu. Hành vi của các đối tượng được được tạo bởi các người dùng với quyền ANY không bị gới hạn ở schema mà nó được tạo ra. Ví dụ, Nếu một người dùng JSMITH có quyền CREATE ANY PROCEDURE và tạo ra một thủ tục trong schema JONES, thì thủ tục đó sẽ chạy như là JONES. Tuy nhiên, JONES sẽ không nhận biết được là cái thủ tục mà JSMITH đã tạo đang được chạy dưới tên anh ta (JONES). nếu JONS có các quyền DBA, Để cho JSMITH chạy một thủ tục như là JONES có thể xảy ra một vi phạm bảo mật</w:t>
      </w:r>
      <w:r w:rsidR="00C12992" w:rsidRPr="001058B5">
        <w:rPr>
          <w:rFonts w:ascii="Arial" w:hAnsi="Arial" w:cs="Arial"/>
        </w:rPr>
        <w:t>.</w:t>
      </w:r>
    </w:p>
    <w:p w14:paraId="7B9B9689" w14:textId="7AACE824" w:rsidR="008C539B" w:rsidRPr="001058B5" w:rsidRDefault="00282DE3">
      <w:pPr>
        <w:pStyle w:val="BodyText"/>
        <w:spacing w:before="128" w:line="230" w:lineRule="auto"/>
        <w:ind w:left="2259" w:right="102"/>
        <w:rPr>
          <w:rFonts w:ascii="Arial" w:hAnsi="Arial" w:cs="Arial"/>
        </w:rPr>
      </w:pPr>
      <w:r w:rsidRPr="00282DE3">
        <w:rPr>
          <w:rFonts w:ascii="Arial" w:hAnsi="Arial" w:cs="Arial"/>
        </w:rPr>
        <w:t>Vai trò PUBLIC là một vai trò đặc biệt mà mọi tài khoản cơ sở dữ liệu tự động có khi một tài khoản được tạo ra. Mặc định, Vai trò này không có quyền nào được gán, nhưng nó có nhiều nhiều quyền có thể dược cấp, chủ yếu là các đối tượng java. Bạn không thể xóa vai trò PUBLIC, và gán hoặc thu hồi vai trò này không có ý nghĩa gì hết, bởi vì mọi tài khoản người dùng đều sở hữu role này, nó sẽ không xuất hiện trong các khung nhìn từ diển dữ liệu DBA_ROLES và SESSION_ROLES</w:t>
      </w:r>
      <w:r w:rsidR="00C12992" w:rsidRPr="001058B5">
        <w:rPr>
          <w:rFonts w:ascii="Arial" w:hAnsi="Arial" w:cs="Arial"/>
        </w:rPr>
        <w:t>.</w:t>
      </w:r>
    </w:p>
    <w:p w14:paraId="1AEAF2B8" w14:textId="09B54AA6" w:rsidR="008C539B" w:rsidRPr="001058B5" w:rsidRDefault="00282DE3">
      <w:pPr>
        <w:pStyle w:val="BodyText"/>
        <w:spacing w:before="116" w:line="228" w:lineRule="auto"/>
        <w:ind w:left="2259" w:right="185"/>
        <w:rPr>
          <w:rFonts w:ascii="Arial" w:hAnsi="Arial" w:cs="Arial"/>
        </w:rPr>
      </w:pPr>
      <w:r w:rsidRPr="00282DE3">
        <w:rPr>
          <w:rFonts w:ascii="Arial" w:hAnsi="Arial" w:cs="Arial"/>
          <w:spacing w:val="-6"/>
        </w:rPr>
        <w:t>Bạn có thể cấp các quyền vào vài trò PUBLIC, nhưng hãy nhớ rằng điều này làm cho các quyền đó khả dụng đối với mọi người dùng cơ sở dữ liệu Oracle. Vì lý do này, cẩn thận về việc cấp các quyền và các quyền hệ thống. Ví dụ, if JSMITH có quyền hệ thống CREATE PUBLIC SYNONUM, anh ta có thể định nghĩa lại một interface cái mà anh ta biết mọi ngoừi khác sẽ dùng, và sau đó point to it với PUBLIC SYNONYM mà anh ta đã tạo</w:t>
      </w:r>
      <w:r w:rsidR="00C12992" w:rsidRPr="001058B5">
        <w:rPr>
          <w:rFonts w:ascii="Arial" w:hAnsi="Arial" w:cs="Arial"/>
        </w:rPr>
        <w:t>.</w:t>
      </w:r>
    </w:p>
    <w:p w14:paraId="426E3484" w14:textId="79C695BC" w:rsidR="008C539B" w:rsidRPr="001058B5" w:rsidRDefault="00282DE3">
      <w:pPr>
        <w:pStyle w:val="BodyText"/>
        <w:spacing w:before="3" w:line="230" w:lineRule="auto"/>
        <w:ind w:left="2259" w:hanging="1"/>
        <w:rPr>
          <w:rFonts w:ascii="Arial" w:hAnsi="Arial" w:cs="Arial"/>
        </w:rPr>
      </w:pPr>
      <w:r w:rsidRPr="00282DE3">
        <w:rPr>
          <w:rFonts w:ascii="Arial" w:hAnsi="Arial" w:cs="Arial"/>
        </w:rPr>
        <w:t>Thay vì truy cập vào đúng interface, các người dùng sẽ truy cập vào interface của JSMITH, cái mà có thể thực hiện các hoạt động trái phép như là ăn cấp thông tin đăng nhập của các người dùng.</w:t>
      </w:r>
    </w:p>
    <w:p w14:paraId="1C5BC88F" w14:textId="56098AB2" w:rsidR="008C539B" w:rsidRPr="001058B5" w:rsidRDefault="00282DE3" w:rsidP="00EF50A0">
      <w:pPr>
        <w:pStyle w:val="BodyText"/>
        <w:spacing w:before="121" w:line="230" w:lineRule="auto"/>
        <w:ind w:left="2259" w:right="153"/>
        <w:rPr>
          <w:rFonts w:ascii="Arial" w:hAnsi="Arial" w:cs="Arial"/>
        </w:rPr>
        <w:sectPr w:rsidR="008C539B" w:rsidRPr="001058B5">
          <w:pgSz w:w="12240" w:h="15840"/>
          <w:pgMar w:top="840" w:right="1060" w:bottom="860" w:left="1100" w:header="549" w:footer="663" w:gutter="0"/>
          <w:cols w:space="720"/>
        </w:sectPr>
      </w:pPr>
      <w:r w:rsidRPr="00282DE3">
        <w:rPr>
          <w:rFonts w:ascii="Arial" w:hAnsi="Arial" w:cs="Arial"/>
        </w:rPr>
        <w:t>Các kiểu quyền này là rất mạnh và có thể làm lộ một nguy cơ bảo mật nếu nó được trao nhầm người. Cẩn thận về việc cấp các quyền về ANY hoặc PUBLIC. Cũng như là tất cả các quyền, bạn nên biết có chế "least privilege" khi cấp quyền đến các ngườ</w:t>
      </w:r>
      <w:r>
        <w:rPr>
          <w:rFonts w:ascii="Arial" w:hAnsi="Arial" w:cs="Arial"/>
        </w:rPr>
        <w:t>i dùng</w:t>
      </w:r>
      <w:r w:rsidR="00C12992" w:rsidRPr="001058B5">
        <w:rPr>
          <w:rFonts w:ascii="Arial" w:hAnsi="Arial" w:cs="Arial"/>
        </w:rPr>
        <w:t>.</w:t>
      </w:r>
    </w:p>
    <w:p w14:paraId="0829DC50" w14:textId="77777777" w:rsidR="008C539B" w:rsidRPr="001058B5" w:rsidRDefault="008C539B">
      <w:pPr>
        <w:pStyle w:val="BodyText"/>
        <w:spacing w:before="10"/>
        <w:rPr>
          <w:rFonts w:ascii="Arial" w:hAnsi="Arial" w:cs="Arial"/>
          <w:sz w:val="27"/>
        </w:rPr>
      </w:pPr>
    </w:p>
    <w:p w14:paraId="48F58BAE" w14:textId="13ECE3B9" w:rsidR="008C539B" w:rsidRPr="001058B5" w:rsidRDefault="00282DE3">
      <w:pPr>
        <w:pStyle w:val="BodyText"/>
        <w:spacing w:before="100" w:line="230" w:lineRule="auto"/>
        <w:ind w:left="1659" w:right="848"/>
        <w:rPr>
          <w:rFonts w:ascii="Arial" w:hAnsi="Arial" w:cs="Arial"/>
        </w:rPr>
      </w:pPr>
      <w:r>
        <w:rPr>
          <w:rFonts w:ascii="Arial" w:hAnsi="Arial" w:cs="Arial"/>
        </w:rPr>
        <w:t>D</w:t>
      </w:r>
      <w:r w:rsidRPr="00282DE3">
        <w:rPr>
          <w:rFonts w:ascii="Arial" w:hAnsi="Arial" w:cs="Arial"/>
        </w:rPr>
        <w:t xml:space="preserve">ể bảo vệ từ điển dữ liệu (nội dung của SYS schema) khỏi các nggười dùng, người mà có một hoặc nhiều quyền hệ thống ANY thiết lập tham số khởi tạo O7_DICTIONARY_ACCESSIBILITY thành FALSE. Bạn có thể thiết lập tham số này bằng cách sử dụng câu lệnh ALTER SYSTEM </w:t>
      </w:r>
      <w:r w:rsidR="00C12992" w:rsidRPr="001058B5">
        <w:rPr>
          <w:rFonts w:ascii="Arial" w:hAnsi="Arial" w:cs="Arial"/>
        </w:rPr>
        <w:t>(</w:t>
      </w:r>
      <w:r>
        <w:rPr>
          <w:rFonts w:ascii="Arial" w:hAnsi="Arial" w:cs="Arial"/>
        </w:rPr>
        <w:t>Đọc</w:t>
      </w:r>
      <w:r w:rsidR="00C12992" w:rsidRPr="001058B5">
        <w:rPr>
          <w:rFonts w:ascii="Arial" w:hAnsi="Arial" w:cs="Arial"/>
        </w:rPr>
        <w:t xml:space="preserve"> </w:t>
      </w:r>
      <w:hyperlink w:anchor="_bookmark519" w:history="1">
        <w:r w:rsidR="00C12992" w:rsidRPr="001058B5">
          <w:rPr>
            <w:rFonts w:ascii="Arial" w:hAnsi="Arial" w:cs="Arial"/>
            <w:color w:val="0000CC"/>
          </w:rPr>
          <w:t>Example 4–1, "Setting O7_DICTIONARY_</w:t>
        </w:r>
      </w:hyperlink>
      <w:r w:rsidR="00C12992" w:rsidRPr="001058B5">
        <w:rPr>
          <w:rFonts w:ascii="Arial" w:hAnsi="Arial" w:cs="Arial"/>
          <w:color w:val="0000CC"/>
        </w:rPr>
        <w:t xml:space="preserve"> </w:t>
      </w:r>
      <w:hyperlink w:anchor="_bookmark519" w:history="1">
        <w:r w:rsidR="00C12992" w:rsidRPr="001058B5">
          <w:rPr>
            <w:rFonts w:ascii="Arial" w:hAnsi="Arial" w:cs="Arial"/>
            <w:color w:val="0000CC"/>
          </w:rPr>
          <w:t xml:space="preserve">ACCESSIBILITY to </w:t>
        </w:r>
        <w:r w:rsidR="00C12992" w:rsidRPr="001058B5">
          <w:rPr>
            <w:rFonts w:ascii="Arial" w:hAnsi="Arial" w:cs="Arial"/>
            <w:color w:val="0000CC"/>
            <w:spacing w:val="-3"/>
          </w:rPr>
          <w:t xml:space="preserve">FALSE" </w:t>
        </w:r>
      </w:hyperlink>
      <w:hyperlink w:anchor="_bookmark519" w:history="1">
        <w:r>
          <w:rPr>
            <w:rFonts w:ascii="Arial" w:hAnsi="Arial" w:cs="Arial"/>
          </w:rPr>
          <w:t>trên trang</w:t>
        </w:r>
        <w:r w:rsidR="00C12992" w:rsidRPr="001058B5">
          <w:rPr>
            <w:rFonts w:ascii="Arial" w:hAnsi="Arial" w:cs="Arial"/>
          </w:rPr>
          <w:t xml:space="preserve"> 4-3</w:t>
        </w:r>
      </w:hyperlink>
      <w:r w:rsidR="00C12992" w:rsidRPr="001058B5">
        <w:rPr>
          <w:rFonts w:ascii="Arial" w:hAnsi="Arial" w:cs="Arial"/>
        </w:rPr>
        <w:t xml:space="preserve">) </w:t>
      </w:r>
      <w:r>
        <w:rPr>
          <w:rFonts w:ascii="Arial" w:hAnsi="Arial" w:cs="Arial"/>
        </w:rPr>
        <w:t>hoặc bằng cách sửa file initSID.ora</w:t>
      </w:r>
      <w:r w:rsidR="00C12992" w:rsidRPr="001058B5">
        <w:rPr>
          <w:rFonts w:ascii="Arial" w:hAnsi="Arial" w:cs="Arial"/>
        </w:rPr>
        <w:t xml:space="preserve">. </w:t>
      </w:r>
      <w:r>
        <w:rPr>
          <w:rFonts w:ascii="Arial" w:hAnsi="Arial" w:cs="Arial"/>
        </w:rPr>
        <w:t>Đọc</w:t>
      </w:r>
      <w:r w:rsidR="00C12992" w:rsidRPr="001058B5">
        <w:rPr>
          <w:rFonts w:ascii="Arial" w:hAnsi="Arial" w:cs="Arial"/>
        </w:rPr>
        <w:t xml:space="preserve"> </w:t>
      </w:r>
      <w:hyperlink w:anchor="_bookmark2220" w:history="1">
        <w:r w:rsidR="00C12992" w:rsidRPr="001058B5">
          <w:rPr>
            <w:rFonts w:ascii="Arial" w:hAnsi="Arial" w:cs="Arial"/>
            <w:color w:val="0000CC"/>
          </w:rPr>
          <w:t xml:space="preserve">"Guidelines for Securing a Database Installation and Configuration" </w:t>
        </w:r>
      </w:hyperlink>
      <w:hyperlink w:anchor="_bookmark2220" w:history="1">
        <w:r>
          <w:rPr>
            <w:rFonts w:ascii="Arial" w:hAnsi="Arial" w:cs="Arial"/>
          </w:rPr>
          <w:t>trên trang</w:t>
        </w:r>
        <w:r w:rsidR="00C12992" w:rsidRPr="001058B5">
          <w:rPr>
            <w:rFonts w:ascii="Arial" w:hAnsi="Arial" w:cs="Arial"/>
          </w:rPr>
          <w:t xml:space="preserve"> 10-12</w:t>
        </w:r>
        <w:r w:rsidR="00C12992" w:rsidRPr="001058B5">
          <w:rPr>
            <w:rFonts w:ascii="Arial" w:hAnsi="Arial" w:cs="Arial"/>
            <w:spacing w:val="-30"/>
          </w:rPr>
          <w:t xml:space="preserve"> </w:t>
        </w:r>
      </w:hyperlink>
      <w:r w:rsidR="00C12992" w:rsidRPr="001058B5">
        <w:rPr>
          <w:rFonts w:ascii="Arial" w:hAnsi="Arial" w:cs="Arial"/>
        </w:rPr>
        <w:t>for additional</w:t>
      </w:r>
      <w:r w:rsidR="00C12992" w:rsidRPr="001058B5">
        <w:rPr>
          <w:rFonts w:ascii="Arial" w:hAnsi="Arial" w:cs="Arial"/>
          <w:spacing w:val="-2"/>
        </w:rPr>
        <w:t xml:space="preserve"> </w:t>
      </w:r>
      <w:r w:rsidR="00C12992" w:rsidRPr="001058B5">
        <w:rPr>
          <w:rFonts w:ascii="Arial" w:hAnsi="Arial" w:cs="Arial"/>
        </w:rPr>
        <w:t>guidelines.</w:t>
      </w:r>
    </w:p>
    <w:p w14:paraId="0EFC68E8" w14:textId="77777777" w:rsidR="008C539B" w:rsidRPr="001058B5" w:rsidRDefault="008C539B">
      <w:pPr>
        <w:pStyle w:val="BodyText"/>
        <w:spacing w:before="5"/>
        <w:rPr>
          <w:rFonts w:ascii="Arial" w:hAnsi="Arial" w:cs="Arial"/>
          <w:sz w:val="27"/>
        </w:rPr>
      </w:pPr>
    </w:p>
    <w:p w14:paraId="045145D5" w14:textId="77777777" w:rsidR="008C539B" w:rsidRPr="001058B5" w:rsidRDefault="00C12992">
      <w:pPr>
        <w:pStyle w:val="Heading3"/>
        <w:ind w:left="100"/>
      </w:pPr>
      <w:bookmarkStart w:id="458" w:name="Managing_User_Roles"/>
      <w:bookmarkStart w:id="459" w:name="_bookmark539"/>
      <w:bookmarkStart w:id="460" w:name="_bookmark540"/>
      <w:bookmarkEnd w:id="458"/>
      <w:bookmarkEnd w:id="459"/>
      <w:bookmarkEnd w:id="460"/>
      <w:r w:rsidRPr="001058B5">
        <w:t>Managing U</w:t>
      </w:r>
      <w:bookmarkStart w:id="461" w:name="_bookmark541"/>
      <w:bookmarkEnd w:id="461"/>
      <w:r w:rsidRPr="001058B5">
        <w:t>ser Roles</w:t>
      </w:r>
    </w:p>
    <w:p w14:paraId="3CF09CAC" w14:textId="5D92C0A1" w:rsidR="008C539B" w:rsidRPr="001058B5" w:rsidRDefault="00864FDD">
      <w:pPr>
        <w:pStyle w:val="BodyText"/>
        <w:spacing w:before="81"/>
        <w:ind w:left="1660"/>
        <w:rPr>
          <w:rFonts w:ascii="Arial" w:hAnsi="Arial" w:cs="Arial"/>
        </w:rPr>
      </w:pPr>
      <w:r>
        <w:rPr>
          <w:rFonts w:ascii="Arial" w:hAnsi="Arial" w:cs="Arial"/>
        </w:rPr>
        <w:t>Phần này chứa</w:t>
      </w:r>
      <w:r w:rsidR="00C12992" w:rsidRPr="001058B5">
        <w:rPr>
          <w:rFonts w:ascii="Arial" w:hAnsi="Arial" w:cs="Arial"/>
        </w:rPr>
        <w:t>:</w:t>
      </w:r>
    </w:p>
    <w:p w14:paraId="75B75756"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2" w:history="1">
        <w:r w:rsidRPr="001058B5">
          <w:rPr>
            <w:rFonts w:ascii="Arial" w:hAnsi="Arial" w:cs="Arial"/>
            <w:color w:val="0000CC"/>
          </w:rPr>
          <w:t>About User Roles</w:t>
        </w:r>
      </w:hyperlink>
    </w:p>
    <w:p w14:paraId="159E6AD1"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2" w:history="1">
        <w:r w:rsidRPr="001058B5">
          <w:rPr>
            <w:rFonts w:ascii="Arial" w:hAnsi="Arial" w:cs="Arial"/>
            <w:color w:val="0000CC"/>
          </w:rPr>
          <w:t>Predefined Roles in an Oracle Database Installation</w:t>
        </w:r>
      </w:hyperlink>
    </w:p>
    <w:p w14:paraId="79748F0B"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43" w:history="1">
        <w:r w:rsidRPr="001058B5">
          <w:rPr>
            <w:rFonts w:ascii="Arial" w:hAnsi="Arial" w:cs="Arial"/>
            <w:color w:val="0000CC"/>
          </w:rPr>
          <w:t>Creating a Role</w:t>
        </w:r>
      </w:hyperlink>
    </w:p>
    <w:p w14:paraId="07A07EE7"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56" w:history="1">
        <w:r w:rsidRPr="001058B5">
          <w:rPr>
            <w:rFonts w:ascii="Arial" w:hAnsi="Arial" w:cs="Arial"/>
            <w:color w:val="0000CC"/>
          </w:rPr>
          <w:t>Specifying the Type of Role Authorization</w:t>
        </w:r>
      </w:hyperlink>
    </w:p>
    <w:p w14:paraId="33311898"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93" w:history="1">
        <w:r w:rsidRPr="001058B5">
          <w:rPr>
            <w:rFonts w:ascii="Arial" w:hAnsi="Arial" w:cs="Arial"/>
            <w:color w:val="0000CC"/>
          </w:rPr>
          <w:t>Dropping Roles</w:t>
        </w:r>
      </w:hyperlink>
    </w:p>
    <w:p w14:paraId="7D894D4A"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97" w:history="1">
        <w:r w:rsidRPr="001058B5">
          <w:rPr>
            <w:rFonts w:ascii="Arial" w:hAnsi="Arial" w:cs="Arial"/>
            <w:color w:val="0000CC"/>
          </w:rPr>
          <w:t>Restricting SQL*Plus Users from Using Database Roles</w:t>
        </w:r>
      </w:hyperlink>
    </w:p>
    <w:p w14:paraId="17671A6E"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Securing Role Privileges by Using Secure Application Roles</w:t>
        </w:r>
      </w:hyperlink>
    </w:p>
    <w:p w14:paraId="696D9BE4" w14:textId="77777777" w:rsidR="008C539B" w:rsidRPr="001058B5" w:rsidRDefault="008C539B">
      <w:pPr>
        <w:pStyle w:val="BodyText"/>
        <w:spacing w:before="6"/>
        <w:rPr>
          <w:rFonts w:ascii="Arial" w:hAnsi="Arial" w:cs="Arial"/>
          <w:sz w:val="25"/>
        </w:rPr>
      </w:pPr>
    </w:p>
    <w:p w14:paraId="2D0260EE" w14:textId="77777777" w:rsidR="008C539B" w:rsidRPr="001058B5" w:rsidRDefault="00C12992">
      <w:pPr>
        <w:pStyle w:val="Heading4"/>
        <w:ind w:left="100"/>
      </w:pPr>
      <w:bookmarkStart w:id="462" w:name="About_User_Roles"/>
      <w:bookmarkStart w:id="463" w:name="_bookmark542"/>
      <w:bookmarkEnd w:id="462"/>
      <w:bookmarkEnd w:id="463"/>
      <w:r w:rsidRPr="001058B5">
        <w:t>About User Roles</w:t>
      </w:r>
    </w:p>
    <w:p w14:paraId="4F4D61E7" w14:textId="07B7E24C" w:rsidR="008C539B" w:rsidRPr="001058B5" w:rsidRDefault="00EF50A0">
      <w:pPr>
        <w:pStyle w:val="BodyText"/>
        <w:spacing w:before="80" w:line="232" w:lineRule="auto"/>
        <w:ind w:left="1660" w:right="700"/>
        <w:rPr>
          <w:rFonts w:ascii="Arial" w:hAnsi="Arial" w:cs="Arial"/>
        </w:rPr>
      </w:pPr>
      <w:r w:rsidRPr="00EF50A0">
        <w:rPr>
          <w:rFonts w:ascii="Arial" w:hAnsi="Arial" w:cs="Arial"/>
        </w:rPr>
        <w:t>Quản lý và kiểm soát các quyền thì dễ hơn khi bạn làm điều tương tự với các vai trò, cái mà được đặt tên để nhóm các quyền có liên quan mà bạn có thể cấp như là một nhóm các người dùng và các role khác. Bên trong một cơ sở dữ liệu, mỗi tên vai trò phải duy nhất, khác nhau với tất cả các tên người dùng và các tên vai trò khác. Không giống như các đối tượng schema, vai trò không được chứa bất kỳ schema nào. Do đó, một người dùng, người mà tạo một vai trò có thể bị xóa đi mà không bị ảnh hưởng trên vai trò đó</w:t>
      </w:r>
      <w:r w:rsidR="00C12992" w:rsidRPr="001058B5">
        <w:rPr>
          <w:rFonts w:ascii="Arial" w:hAnsi="Arial" w:cs="Arial"/>
        </w:rPr>
        <w:t>.</w:t>
      </w:r>
    </w:p>
    <w:p w14:paraId="66B1B3C8" w14:textId="24A5B679" w:rsidR="008C539B" w:rsidRPr="001058B5" w:rsidRDefault="00EF50A0">
      <w:pPr>
        <w:pStyle w:val="BodyText"/>
        <w:spacing w:before="108"/>
        <w:ind w:left="1660"/>
        <w:rPr>
          <w:rFonts w:ascii="Arial" w:hAnsi="Arial" w:cs="Arial"/>
        </w:rPr>
      </w:pPr>
      <w:r>
        <w:rPr>
          <w:rFonts w:ascii="Arial" w:hAnsi="Arial" w:cs="Arial"/>
        </w:rPr>
        <w:t>Phần này chứa</w:t>
      </w:r>
      <w:r w:rsidR="00C12992" w:rsidRPr="001058B5">
        <w:rPr>
          <w:rFonts w:ascii="Arial" w:hAnsi="Arial" w:cs="Arial"/>
        </w:rPr>
        <w:t>:</w:t>
      </w:r>
    </w:p>
    <w:p w14:paraId="4A4AE9D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5" w:history="1">
        <w:r w:rsidRPr="001058B5">
          <w:rPr>
            <w:rFonts w:ascii="Arial" w:hAnsi="Arial" w:cs="Arial"/>
            <w:color w:val="0000CC"/>
          </w:rPr>
          <w:t>The Functionality of Roles</w:t>
        </w:r>
      </w:hyperlink>
    </w:p>
    <w:p w14:paraId="36F9529E"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53" w:history="1">
        <w:r w:rsidRPr="001058B5">
          <w:rPr>
            <w:rFonts w:ascii="Arial" w:hAnsi="Arial" w:cs="Arial"/>
            <w:color w:val="0000CC"/>
          </w:rPr>
          <w:t>Properties of Roles and Why They Are Advantageous</w:t>
        </w:r>
      </w:hyperlink>
    </w:p>
    <w:p w14:paraId="15E340C2"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59" w:history="1">
        <w:r w:rsidRPr="001058B5">
          <w:rPr>
            <w:rFonts w:ascii="Arial" w:hAnsi="Arial" w:cs="Arial"/>
            <w:color w:val="0000CC"/>
          </w:rPr>
          <w:t>Common Uses of Roles</w:t>
        </w:r>
      </w:hyperlink>
    </w:p>
    <w:p w14:paraId="4A37FF49"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66" w:history="1">
        <w:r w:rsidRPr="001058B5">
          <w:rPr>
            <w:rFonts w:ascii="Arial" w:hAnsi="Arial" w:cs="Arial"/>
            <w:color w:val="0000CC"/>
          </w:rPr>
          <w:t>How Roles Affect the Scope of a User’s Privileges</w:t>
        </w:r>
      </w:hyperlink>
    </w:p>
    <w:p w14:paraId="61495ED2" w14:textId="77777777" w:rsidR="008C539B" w:rsidRPr="001058B5" w:rsidRDefault="00C12992">
      <w:pPr>
        <w:pStyle w:val="BodyText"/>
        <w:spacing w:before="113"/>
        <w:ind w:left="1660"/>
        <w:rPr>
          <w:rFonts w:ascii="Arial" w:hAnsi="Arial" w:cs="Arial"/>
        </w:rPr>
      </w:pPr>
      <w:r w:rsidRPr="001058B5">
        <w:rPr>
          <w:rFonts w:ascii="Arial" w:hAnsi="Arial" w:cs="Arial"/>
          <w:sz w:val="10"/>
        </w:rPr>
        <w:t xml:space="preserve">■ </w:t>
      </w:r>
      <w:hyperlink w:anchor="_bookmark569" w:history="1">
        <w:r w:rsidRPr="001058B5">
          <w:rPr>
            <w:rFonts w:ascii="Arial" w:hAnsi="Arial" w:cs="Arial"/>
            <w:color w:val="0000CC"/>
          </w:rPr>
          <w:t>How Roles Work in PL/SQL Blocks</w:t>
        </w:r>
      </w:hyperlink>
    </w:p>
    <w:p w14:paraId="56C78D2F"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75" w:history="1">
        <w:r w:rsidRPr="001058B5">
          <w:rPr>
            <w:rFonts w:ascii="Arial" w:hAnsi="Arial" w:cs="Arial"/>
            <w:color w:val="0000CC"/>
          </w:rPr>
          <w:t>How Roles Aid or Restrict DDL Usage</w:t>
        </w:r>
      </w:hyperlink>
    </w:p>
    <w:p w14:paraId="40801752"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79" w:history="1">
        <w:r w:rsidRPr="001058B5">
          <w:rPr>
            <w:rFonts w:ascii="Arial" w:hAnsi="Arial" w:cs="Arial"/>
            <w:color w:val="0000CC"/>
          </w:rPr>
          <w:t>How Operating Systems Can Aid Roles</w:t>
        </w:r>
      </w:hyperlink>
    </w:p>
    <w:p w14:paraId="0D0B7710"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1" w:history="1">
        <w:r w:rsidRPr="001058B5">
          <w:rPr>
            <w:rFonts w:ascii="Arial" w:hAnsi="Arial" w:cs="Arial"/>
            <w:color w:val="0000CC"/>
          </w:rPr>
          <w:t>How Roles Work in a Distributed Environment</w:t>
        </w:r>
      </w:hyperlink>
    </w:p>
    <w:p w14:paraId="0BE3653A" w14:textId="77777777" w:rsidR="008C539B" w:rsidRPr="001058B5" w:rsidRDefault="008C539B">
      <w:pPr>
        <w:pStyle w:val="BodyText"/>
        <w:spacing w:before="1"/>
        <w:rPr>
          <w:rFonts w:ascii="Arial" w:hAnsi="Arial" w:cs="Arial"/>
          <w:sz w:val="23"/>
        </w:rPr>
      </w:pPr>
    </w:p>
    <w:p w14:paraId="2DAF0F54" w14:textId="77777777" w:rsidR="008C539B" w:rsidRPr="001058B5" w:rsidRDefault="00C12992">
      <w:pPr>
        <w:pStyle w:val="Heading6"/>
        <w:spacing w:before="1"/>
        <w:ind w:left="1660"/>
      </w:pPr>
      <w:bookmarkStart w:id="464" w:name="The_Functionality_of_Roles"/>
      <w:bookmarkStart w:id="465" w:name="_bookmark545"/>
      <w:bookmarkEnd w:id="464"/>
      <w:bookmarkEnd w:id="465"/>
      <w:r w:rsidRPr="001058B5">
        <w:t>The Functionality of Roles</w:t>
      </w:r>
    </w:p>
    <w:p w14:paraId="05D47EE0" w14:textId="7824F1D1" w:rsidR="008C539B" w:rsidRPr="001058B5" w:rsidRDefault="00EF50A0">
      <w:pPr>
        <w:pStyle w:val="BodyText"/>
        <w:spacing w:line="237" w:lineRule="exact"/>
        <w:ind w:left="1659"/>
        <w:rPr>
          <w:rFonts w:ascii="Arial" w:hAnsi="Arial" w:cs="Arial"/>
        </w:rPr>
      </w:pPr>
      <w:r w:rsidRPr="00EF50A0">
        <w:rPr>
          <w:rFonts w:ascii="Arial" w:hAnsi="Arial" w:cs="Arial"/>
        </w:rPr>
        <w:t>Các vai trò là rất hữu dụng cho việc cấp quyền một cách nhanh chóng và dễ dàng đến các người dùng. Mặc dù bạn có thể sử dụng các vai trò đã được định nghĩa trong cơ sở dữ liệu Oracle. Bạn có nhiều quyền kiểm soát và tính liên tục nếu bạn tạo các vai trò của riêng bạn cái mà chỉ chứa các quyền liên quan đến các yêu cầu của bạn. Oracle có thể thay đổi hoặc xóa các quyền nằm trong các vai trò đã được Oracle định nghĩa. Như là với vai trò CONNECT, cái mà hiện giờ chỉ có quyền CREATE SESSION. Trước đó, vai trò CONNECT có tới tám queyèn khác nữ</w:t>
      </w:r>
      <w:r>
        <w:rPr>
          <w:rFonts w:ascii="Arial" w:hAnsi="Arial" w:cs="Arial"/>
        </w:rPr>
        <w:t>a</w:t>
      </w:r>
      <w:r w:rsidR="00C12992" w:rsidRPr="001058B5">
        <w:rPr>
          <w:rFonts w:ascii="Arial" w:hAnsi="Arial" w:cs="Arial"/>
        </w:rPr>
        <w:t>.</w:t>
      </w:r>
    </w:p>
    <w:p w14:paraId="44140681" w14:textId="7717E1DC" w:rsidR="008C539B" w:rsidRPr="001058B5" w:rsidRDefault="001B4813">
      <w:pPr>
        <w:pStyle w:val="BodyText"/>
        <w:spacing w:before="108"/>
        <w:ind w:left="1660"/>
        <w:rPr>
          <w:rFonts w:ascii="Arial" w:hAnsi="Arial" w:cs="Arial"/>
        </w:rPr>
      </w:pPr>
      <w:r w:rsidRPr="001B4813">
        <w:rPr>
          <w:rFonts w:ascii="Arial" w:hAnsi="Arial" w:cs="Arial"/>
        </w:rPr>
        <w:t>Các vai trò có các chức năng sau đây</w:t>
      </w:r>
      <w:r w:rsidR="00C12992" w:rsidRPr="001058B5">
        <w:rPr>
          <w:rFonts w:ascii="Arial" w:hAnsi="Arial" w:cs="Arial"/>
        </w:rPr>
        <w:t>:</w:t>
      </w:r>
    </w:p>
    <w:p w14:paraId="4F4A665E" w14:textId="5F5D8264"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1B4813" w:rsidRPr="001B4813">
        <w:rPr>
          <w:rFonts w:ascii="Arial" w:hAnsi="Arial" w:cs="Arial"/>
        </w:rPr>
        <w:t>Một vai trò có thể được cấp các quyền hệ thống hoặc quyền đối tượng</w:t>
      </w:r>
      <w:r w:rsidRPr="001058B5">
        <w:rPr>
          <w:rFonts w:ascii="Arial" w:hAnsi="Arial" w:cs="Arial"/>
        </w:rPr>
        <w:t>.</w:t>
      </w:r>
    </w:p>
    <w:p w14:paraId="74460660" w14:textId="1DDA150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1B4813" w:rsidRPr="001B4813">
        <w:rPr>
          <w:rFonts w:ascii="Arial" w:hAnsi="Arial" w:cs="Arial"/>
        </w:rPr>
        <w:t>Bất kỳ vai trò nào cũng có thể được cấp đến bất kỳ cơ sở dữ liệu người dùng</w:t>
      </w:r>
      <w:r w:rsidRPr="001058B5">
        <w:rPr>
          <w:rFonts w:ascii="Arial" w:hAnsi="Arial" w:cs="Arial"/>
        </w:rPr>
        <w:t>.</w:t>
      </w:r>
    </w:p>
    <w:p w14:paraId="3D6F9619" w14:textId="77777777" w:rsidR="008C539B" w:rsidRPr="001058B5" w:rsidRDefault="008C539B">
      <w:pPr>
        <w:rPr>
          <w:rFonts w:ascii="Arial" w:hAnsi="Arial" w:cs="Arial"/>
        </w:rPr>
        <w:sectPr w:rsidR="008C539B" w:rsidRPr="001058B5">
          <w:headerReference w:type="even" r:id="rId97"/>
          <w:headerReference w:type="default" r:id="rId98"/>
          <w:pgSz w:w="12240" w:h="15840"/>
          <w:pgMar w:top="840" w:right="1060" w:bottom="860" w:left="1100" w:header="549" w:footer="663" w:gutter="0"/>
          <w:cols w:space="720"/>
        </w:sectPr>
      </w:pPr>
    </w:p>
    <w:p w14:paraId="7CDE156B" w14:textId="77777777" w:rsidR="008C539B" w:rsidRPr="001058B5" w:rsidRDefault="008C539B">
      <w:pPr>
        <w:pStyle w:val="BodyText"/>
        <w:spacing w:before="5"/>
        <w:rPr>
          <w:rFonts w:ascii="Arial" w:hAnsi="Arial" w:cs="Arial"/>
          <w:sz w:val="25"/>
        </w:rPr>
      </w:pPr>
    </w:p>
    <w:p w14:paraId="6EE8AFFD" w14:textId="359C21E5" w:rsidR="008C539B" w:rsidRPr="001058B5" w:rsidRDefault="00C12992">
      <w:pPr>
        <w:pStyle w:val="BodyText"/>
        <w:spacing w:before="99" w:line="232" w:lineRule="auto"/>
        <w:ind w:left="2620" w:right="102" w:hanging="360"/>
        <w:rPr>
          <w:rFonts w:ascii="Arial" w:hAnsi="Arial" w:cs="Arial"/>
        </w:rPr>
      </w:pPr>
      <w:r w:rsidRPr="001058B5">
        <w:rPr>
          <w:rFonts w:ascii="Arial" w:hAnsi="Arial" w:cs="Arial"/>
          <w:sz w:val="10"/>
        </w:rPr>
        <w:t xml:space="preserve">■ </w:t>
      </w:r>
      <w:r w:rsidR="001B4813" w:rsidRPr="001B4813">
        <w:rPr>
          <w:rFonts w:ascii="Arial" w:hAnsi="Arial" w:cs="Arial"/>
        </w:rPr>
        <w:t>Mỗi vai trò cấp cho một người dùng,ở thời điểm đó, có thể được bật hoặc được tắt.Miền bảo mật của người dùng bao gồm các quyền của các vai trò hiện tại lúc đó được bật cho người dùng và không bao gồm các quyền của bất kỳ vai trò hiện đang được tắt đối với người dùng đó. Cơ sở dữ liệu Oracle cho phép các ứng dụng cơ sở dữ liệu và các người dùng bật hoặc tắt các vai trò này để cung cấp các quyềnn khả dụng mà có sự chọn lọ</w:t>
      </w:r>
      <w:r w:rsidR="00832970">
        <w:rPr>
          <w:rFonts w:ascii="Arial" w:hAnsi="Arial" w:cs="Arial"/>
        </w:rPr>
        <w:t>c</w:t>
      </w:r>
      <w:r w:rsidRPr="001058B5">
        <w:rPr>
          <w:rFonts w:ascii="Arial" w:hAnsi="Arial" w:cs="Arial"/>
        </w:rPr>
        <w:t>.</w:t>
      </w:r>
    </w:p>
    <w:p w14:paraId="6FB48281" w14:textId="42882247" w:rsidR="008C539B" w:rsidRPr="001058B5" w:rsidRDefault="00C12992">
      <w:pPr>
        <w:pStyle w:val="BodyText"/>
        <w:spacing w:before="116" w:line="230" w:lineRule="auto"/>
        <w:ind w:left="2619" w:right="184" w:hanging="360"/>
        <w:rPr>
          <w:rFonts w:ascii="Arial" w:hAnsi="Arial" w:cs="Arial"/>
        </w:rPr>
      </w:pPr>
      <w:r w:rsidRPr="001058B5">
        <w:rPr>
          <w:rFonts w:ascii="Arial" w:hAnsi="Arial" w:cs="Arial"/>
          <w:sz w:val="10"/>
        </w:rPr>
        <w:t xml:space="preserve">■     </w:t>
      </w:r>
      <w:r w:rsidR="00666306" w:rsidRPr="00666306">
        <w:rPr>
          <w:rFonts w:ascii="Arial" w:hAnsi="Arial" w:cs="Arial"/>
        </w:rPr>
        <w:t>Một vai trò có thể được cấp cho các vai trò khác. Tuy nhiên, một vai trò không thể được cấp đến chính nó và không được cấp vòng (circularly). Ví dụ, vai trò role1 không thể được cấp cho vai trò role2 nếu vai trò role2  trước đó đã được cấp từ vai trò role1</w:t>
      </w:r>
      <w:r w:rsidRPr="001058B5">
        <w:rPr>
          <w:rFonts w:ascii="Arial" w:hAnsi="Arial" w:cs="Arial"/>
        </w:rPr>
        <w:t>.</w:t>
      </w:r>
    </w:p>
    <w:p w14:paraId="7AFF89F8" w14:textId="3D31320D" w:rsidR="008C539B" w:rsidRPr="001058B5" w:rsidRDefault="00C12992">
      <w:pPr>
        <w:pStyle w:val="BodyText"/>
        <w:spacing w:before="117" w:line="230" w:lineRule="auto"/>
        <w:ind w:left="2619" w:right="185" w:hanging="360"/>
        <w:rPr>
          <w:rFonts w:ascii="Arial" w:hAnsi="Arial" w:cs="Arial"/>
        </w:rPr>
      </w:pPr>
      <w:r w:rsidRPr="001058B5">
        <w:rPr>
          <w:rFonts w:ascii="Arial" w:hAnsi="Arial" w:cs="Arial"/>
          <w:sz w:val="10"/>
        </w:rPr>
        <w:t xml:space="preserve">■ </w:t>
      </w:r>
      <w:r w:rsidR="002A06A4" w:rsidRPr="002A06A4">
        <w:rPr>
          <w:rFonts w:ascii="Arial" w:hAnsi="Arial" w:cs="Arial"/>
        </w:rPr>
        <w:t>Nếu một vai trò không được xác thực bằng mật khẩu hoặc không phải là một vai trò bảo mật ứng dụng, thì bạn có thể cấp vai trò đó gián tiếp cho người dùng. Việc cấp vai trò gián tiếp là một vai trò được cấp cho người dùng thông qua một vai trò khác cái mà đã được gán cho người dùng này. Ví dụ, giả sử bạn cấp cho người dùng vai trò role1. Thì bạn cấp vai trò role2 và role3 vào role1. Các vai trò role2 và role3 hiện đang trong role1. Điều này có nghĩa psmith đã được cấp gián tiếp cho các vai trò role2 và role3. Ngoài việc cấp trực tiếp vai trò role1 , việc bật vai trò role1 cho người dùng psmith cho phép các vai trò không gián tiếp role2 và role3 cho người dùng này</w:t>
      </w:r>
      <w:r w:rsidRPr="001058B5">
        <w:rPr>
          <w:rFonts w:ascii="Arial" w:hAnsi="Arial" w:cs="Arial"/>
        </w:rPr>
        <w:t>.</w:t>
      </w:r>
    </w:p>
    <w:p w14:paraId="385CD9B8" w14:textId="6299CD52" w:rsidR="008C539B" w:rsidRPr="001058B5" w:rsidRDefault="00C12992">
      <w:pPr>
        <w:pStyle w:val="BodyText"/>
        <w:spacing w:before="114" w:line="230" w:lineRule="auto"/>
        <w:ind w:left="2619" w:right="186" w:hanging="360"/>
        <w:rPr>
          <w:rFonts w:ascii="Arial" w:hAnsi="Arial" w:cs="Arial"/>
        </w:rPr>
      </w:pPr>
      <w:r w:rsidRPr="001058B5">
        <w:rPr>
          <w:rFonts w:ascii="Arial" w:hAnsi="Arial" w:cs="Arial"/>
          <w:sz w:val="10"/>
        </w:rPr>
        <w:t xml:space="preserve">■   </w:t>
      </w:r>
      <w:r w:rsidR="00C96B6B" w:rsidRPr="00C96B6B">
        <w:rPr>
          <w:rFonts w:ascii="Arial" w:hAnsi="Arial" w:cs="Arial"/>
          <w:spacing w:val="-3"/>
        </w:rPr>
        <w:t>Tùy chọn, bạn có thể gán trực tiếp một vai trò cho một vai trò mặc định. Bạn bật hoặc tắt trạng thái của vai trò mặc định của một vai trò được gán trực tiếp bằng cách sử dụng mệnh đề DEAFULT ROLE của câu lệnh ALTER USER. Đảm bảo rằng mệnh đề DEFAULT ROLE chỉ đề cập đến các vai trò mà đã được gán trực tiếp cho người dùng. Để tìm các vai trò đã được gán cho người dùng, truy vấn khung nhìn từ điển dữ liệu DBA_ROLE_PRIVS. Khung nhìn này không bao gồm các vai trò được gán cho người dùng một cách gián tiếp. Để tìm các vai trò cái mà được gán cho các vai trò khác, truy vấn khung nhìn ROLE_ROLE_PRIVS</w:t>
      </w:r>
      <w:r w:rsidRPr="001058B5">
        <w:rPr>
          <w:rFonts w:ascii="Arial" w:hAnsi="Arial" w:cs="Arial"/>
          <w:spacing w:val="-4"/>
        </w:rPr>
        <w:t>.</w:t>
      </w:r>
    </w:p>
    <w:p w14:paraId="5D192D9A" w14:textId="075F3A32" w:rsidR="008C539B" w:rsidRPr="001058B5" w:rsidRDefault="00C12992">
      <w:pPr>
        <w:pStyle w:val="BodyText"/>
        <w:spacing w:before="113" w:line="232" w:lineRule="auto"/>
        <w:ind w:left="2620" w:right="295" w:hanging="360"/>
        <w:rPr>
          <w:rFonts w:ascii="Arial" w:hAnsi="Arial" w:cs="Arial"/>
        </w:rPr>
      </w:pPr>
      <w:r w:rsidRPr="001058B5">
        <w:rPr>
          <w:rFonts w:ascii="Arial" w:hAnsi="Arial" w:cs="Arial"/>
          <w:sz w:val="10"/>
        </w:rPr>
        <w:t xml:space="preserve">■ </w:t>
      </w:r>
      <w:r w:rsidR="00C96B6B" w:rsidRPr="00C96B6B">
        <w:rPr>
          <w:rFonts w:ascii="Arial" w:hAnsi="Arial" w:cs="Arial"/>
        </w:rPr>
        <w:t>Nếu vai trò được xác thực bằng mật khẩu hoặc một vai trò bảo mật ứng dụng, thì bạn không thể cấp nó một cách gián tiếp cho người dùng, cũng như bạn cũng không thể để nó là vai trò mặc định. Bạn chỉ có thể cấp kiểu vai trò này một cách trực tiếp cho người dùng. Thông thường, Bạn bật xác thực mật khẩu hoặc các vai trò bảo mật ứng dụng bằng cách sử dụng câu lệnh SET ROLE</w:t>
      </w:r>
      <w:r w:rsidRPr="001058B5">
        <w:rPr>
          <w:rFonts w:ascii="Arial" w:hAnsi="Arial" w:cs="Arial"/>
        </w:rPr>
        <w:t>.</w:t>
      </w:r>
    </w:p>
    <w:p w14:paraId="29F74AE8" w14:textId="77777777" w:rsidR="008C539B" w:rsidRPr="001058B5" w:rsidRDefault="008C539B">
      <w:pPr>
        <w:pStyle w:val="BodyText"/>
        <w:spacing w:before="10"/>
        <w:rPr>
          <w:rFonts w:ascii="Arial" w:hAnsi="Arial" w:cs="Arial"/>
          <w:sz w:val="22"/>
        </w:rPr>
      </w:pPr>
    </w:p>
    <w:p w14:paraId="0F017795" w14:textId="77777777" w:rsidR="008C539B" w:rsidRPr="001058B5" w:rsidRDefault="00C12992">
      <w:pPr>
        <w:pStyle w:val="Heading6"/>
      </w:pPr>
      <w:bookmarkStart w:id="466" w:name="Properties_of_Roles_and_Why_They_Are_Adv"/>
      <w:bookmarkStart w:id="467" w:name="_bookmark553"/>
      <w:bookmarkStart w:id="468" w:name="_bookmark554"/>
      <w:bookmarkEnd w:id="466"/>
      <w:bookmarkEnd w:id="467"/>
      <w:bookmarkEnd w:id="468"/>
      <w:r w:rsidRPr="001058B5">
        <w:t>Properties of Roles and Why They Are Advantageous</w:t>
      </w:r>
    </w:p>
    <w:p w14:paraId="465545AD" w14:textId="33098BA4" w:rsidR="008C539B" w:rsidRPr="001058B5" w:rsidRDefault="008D1AB8">
      <w:pPr>
        <w:pStyle w:val="BodyText"/>
        <w:spacing w:before="54" w:line="232" w:lineRule="auto"/>
        <w:ind w:left="2260"/>
        <w:rPr>
          <w:rFonts w:ascii="Arial" w:hAnsi="Arial" w:cs="Arial"/>
        </w:rPr>
      </w:pPr>
      <w:hyperlink w:anchor="_bookmark556" w:history="1">
        <w:r w:rsidR="005C0962">
          <w:rPr>
            <w:rFonts w:ascii="Arial" w:hAnsi="Arial" w:cs="Arial"/>
            <w:color w:val="0000CC"/>
          </w:rPr>
          <w:t>Bảng</w:t>
        </w:r>
        <w:r w:rsidR="00C12992" w:rsidRPr="001058B5">
          <w:rPr>
            <w:rFonts w:ascii="Arial" w:hAnsi="Arial" w:cs="Arial"/>
            <w:color w:val="0000CC"/>
          </w:rPr>
          <w:t xml:space="preserve"> 4–2 </w:t>
        </w:r>
      </w:hyperlink>
      <w:r w:rsidR="005C0962">
        <w:rPr>
          <w:rFonts w:ascii="Arial" w:hAnsi="Arial" w:cs="Arial"/>
        </w:rPr>
        <w:t>mô tả các thuộc tính của các vai trò cái mà cho phép quản lý các quyền dễ hơn bên trong một cơ sở dữ liệu.</w:t>
      </w:r>
    </w:p>
    <w:p w14:paraId="505EE0AD" w14:textId="77777777" w:rsidR="008C539B" w:rsidRPr="001058B5" w:rsidRDefault="008C539B">
      <w:pPr>
        <w:pStyle w:val="BodyText"/>
        <w:spacing w:before="6"/>
        <w:rPr>
          <w:rFonts w:ascii="Arial" w:hAnsi="Arial" w:cs="Arial"/>
          <w:sz w:val="19"/>
        </w:rPr>
      </w:pPr>
    </w:p>
    <w:p w14:paraId="62DE3D17" w14:textId="7441B39E" w:rsidR="008C539B" w:rsidRPr="001058B5" w:rsidRDefault="00C12992">
      <w:pPr>
        <w:tabs>
          <w:tab w:val="left" w:pos="3293"/>
        </w:tabs>
        <w:ind w:left="2260"/>
        <w:rPr>
          <w:rFonts w:ascii="Arial" w:hAnsi="Arial" w:cs="Arial"/>
          <w:b/>
          <w:i/>
          <w:sz w:val="18"/>
        </w:rPr>
      </w:pPr>
      <w:bookmarkStart w:id="469" w:name="_bookmark555"/>
      <w:bookmarkStart w:id="470" w:name="_bookmark556"/>
      <w:bookmarkEnd w:id="469"/>
      <w:bookmarkEnd w:id="47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4–2</w:t>
      </w:r>
      <w:r w:rsidRPr="001058B5">
        <w:rPr>
          <w:rFonts w:ascii="Arial" w:hAnsi="Arial" w:cs="Arial"/>
          <w:b/>
          <w:i/>
          <w:sz w:val="18"/>
        </w:rPr>
        <w:tab/>
      </w:r>
      <w:r w:rsidR="005C0962">
        <w:rPr>
          <w:rFonts w:ascii="Arial" w:hAnsi="Arial" w:cs="Arial"/>
          <w:b/>
          <w:i/>
          <w:sz w:val="18"/>
        </w:rPr>
        <w:t>Các thuộc tính của các vai trò và mô tả của chúng</w:t>
      </w:r>
    </w:p>
    <w:p w14:paraId="02DA78F2"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8C539B" w:rsidRPr="001058B5" w14:paraId="251E56B8" w14:textId="77777777">
        <w:trPr>
          <w:trHeight w:val="312"/>
        </w:trPr>
        <w:tc>
          <w:tcPr>
            <w:tcW w:w="2118" w:type="dxa"/>
            <w:tcBorders>
              <w:top w:val="single" w:sz="18" w:space="0" w:color="000000"/>
              <w:bottom w:val="single" w:sz="4" w:space="0" w:color="000000"/>
            </w:tcBorders>
          </w:tcPr>
          <w:p w14:paraId="125E8A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Property</w:t>
            </w:r>
          </w:p>
        </w:tc>
        <w:tc>
          <w:tcPr>
            <w:tcW w:w="5562" w:type="dxa"/>
            <w:tcBorders>
              <w:top w:val="single" w:sz="18" w:space="0" w:color="000000"/>
              <w:bottom w:val="single" w:sz="4" w:space="0" w:color="000000"/>
            </w:tcBorders>
          </w:tcPr>
          <w:p w14:paraId="4FEF29AB" w14:textId="77777777" w:rsidR="008C539B" w:rsidRPr="001058B5" w:rsidRDefault="00C12992">
            <w:pPr>
              <w:pStyle w:val="TableParagraph"/>
              <w:spacing w:before="29"/>
              <w:ind w:left="282"/>
              <w:rPr>
                <w:rFonts w:ascii="Arial" w:hAnsi="Arial" w:cs="Arial"/>
                <w:b/>
                <w:sz w:val="18"/>
              </w:rPr>
            </w:pPr>
            <w:r w:rsidRPr="001058B5">
              <w:rPr>
                <w:rFonts w:ascii="Arial" w:hAnsi="Arial" w:cs="Arial"/>
                <w:b/>
                <w:sz w:val="18"/>
              </w:rPr>
              <w:t>Description</w:t>
            </w:r>
          </w:p>
        </w:tc>
      </w:tr>
      <w:tr w:rsidR="008C539B" w:rsidRPr="001058B5" w14:paraId="2BECD01A" w14:textId="77777777">
        <w:trPr>
          <w:trHeight w:val="932"/>
        </w:trPr>
        <w:tc>
          <w:tcPr>
            <w:tcW w:w="2118" w:type="dxa"/>
            <w:tcBorders>
              <w:top w:val="single" w:sz="4" w:space="0" w:color="000000"/>
              <w:bottom w:val="single" w:sz="2" w:space="0" w:color="000000"/>
            </w:tcBorders>
          </w:tcPr>
          <w:p w14:paraId="17F1A345"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Reduced privilege administration</w:t>
            </w:r>
          </w:p>
        </w:tc>
        <w:tc>
          <w:tcPr>
            <w:tcW w:w="5562" w:type="dxa"/>
            <w:tcBorders>
              <w:top w:val="single" w:sz="4" w:space="0" w:color="000000"/>
              <w:bottom w:val="single" w:sz="2" w:space="0" w:color="000000"/>
            </w:tcBorders>
          </w:tcPr>
          <w:p w14:paraId="2C113A0D" w14:textId="7701E36B" w:rsidR="008C539B" w:rsidRPr="001058B5" w:rsidRDefault="005C0962">
            <w:pPr>
              <w:pStyle w:val="TableParagraph"/>
              <w:spacing w:before="60" w:line="213" w:lineRule="auto"/>
              <w:ind w:left="282" w:right="94"/>
              <w:rPr>
                <w:rFonts w:ascii="Arial" w:hAnsi="Arial" w:cs="Arial"/>
                <w:sz w:val="18"/>
              </w:rPr>
            </w:pPr>
            <w:r w:rsidRPr="005C0962">
              <w:rPr>
                <w:rFonts w:ascii="Arial" w:hAnsi="Arial" w:cs="Arial"/>
                <w:sz w:val="18"/>
              </w:rPr>
              <w:t>Thay vì cấp một tập hợp các quyền giống nhau một cách tường minh cho một vài người dùng, bạn có thể cấp các quyền này như là một nhóm các người dùng liên quan như là một vai trò, và sau đó chỉ có vai trò được cấp cho các thành viên trong một nhóm</w:t>
            </w:r>
            <w:r w:rsidR="00C12992" w:rsidRPr="001058B5">
              <w:rPr>
                <w:rFonts w:ascii="Arial" w:hAnsi="Arial" w:cs="Arial"/>
                <w:sz w:val="18"/>
              </w:rPr>
              <w:t>.</w:t>
            </w:r>
          </w:p>
        </w:tc>
      </w:tr>
      <w:tr w:rsidR="008C539B" w:rsidRPr="001058B5" w14:paraId="73D59D47" w14:textId="77777777">
        <w:trPr>
          <w:trHeight w:val="934"/>
        </w:trPr>
        <w:tc>
          <w:tcPr>
            <w:tcW w:w="2118" w:type="dxa"/>
            <w:tcBorders>
              <w:top w:val="single" w:sz="2" w:space="0" w:color="000000"/>
              <w:bottom w:val="single" w:sz="2" w:space="0" w:color="000000"/>
            </w:tcBorders>
          </w:tcPr>
          <w:p w14:paraId="36F844F2" w14:textId="77777777" w:rsidR="008C539B" w:rsidRPr="001058B5" w:rsidRDefault="00C12992">
            <w:pPr>
              <w:pStyle w:val="TableParagraph"/>
              <w:spacing w:before="61" w:line="216" w:lineRule="auto"/>
              <w:ind w:right="616"/>
              <w:rPr>
                <w:rFonts w:ascii="Arial" w:hAnsi="Arial" w:cs="Arial"/>
                <w:sz w:val="18"/>
              </w:rPr>
            </w:pPr>
            <w:r w:rsidRPr="001058B5">
              <w:rPr>
                <w:rFonts w:ascii="Arial" w:hAnsi="Arial" w:cs="Arial"/>
                <w:sz w:val="18"/>
              </w:rPr>
              <w:t>Dynamic privilege management</w:t>
            </w:r>
          </w:p>
        </w:tc>
        <w:tc>
          <w:tcPr>
            <w:tcW w:w="5562" w:type="dxa"/>
            <w:tcBorders>
              <w:top w:val="single" w:sz="2" w:space="0" w:color="000000"/>
              <w:bottom w:val="single" w:sz="2" w:space="0" w:color="000000"/>
            </w:tcBorders>
          </w:tcPr>
          <w:p w14:paraId="6D79C709" w14:textId="21EAA933" w:rsidR="008C539B" w:rsidRPr="001058B5" w:rsidRDefault="005C0962">
            <w:pPr>
              <w:pStyle w:val="TableParagraph"/>
              <w:spacing w:before="63" w:line="213" w:lineRule="auto"/>
              <w:ind w:left="282" w:right="94"/>
              <w:rPr>
                <w:rFonts w:ascii="Arial" w:hAnsi="Arial" w:cs="Arial"/>
                <w:sz w:val="18"/>
              </w:rPr>
            </w:pPr>
            <w:r w:rsidRPr="005C0962">
              <w:rPr>
                <w:rFonts w:ascii="Arial" w:hAnsi="Arial" w:cs="Arial"/>
                <w:sz w:val="18"/>
              </w:rPr>
              <w:t>Nếu các quyền của một nhóm cần phải thay đổi. thì chỉ cần thay đổi các quyền của vai trò đó</w:t>
            </w:r>
            <w:r w:rsidR="00C12992" w:rsidRPr="001058B5">
              <w:rPr>
                <w:rFonts w:ascii="Arial" w:hAnsi="Arial" w:cs="Arial"/>
                <w:sz w:val="18"/>
              </w:rPr>
              <w:t xml:space="preserve">. </w:t>
            </w:r>
            <w:r w:rsidRPr="005C0962">
              <w:rPr>
                <w:rFonts w:ascii="Arial" w:hAnsi="Arial" w:cs="Arial"/>
                <w:sz w:val="18"/>
              </w:rPr>
              <w:t>Các miền bảo mật của tất cả người dùng được cấp vai trò của nhóm tự động phản ánh các thay đổi được thực hiện cho vai trò.</w:t>
            </w:r>
          </w:p>
        </w:tc>
      </w:tr>
      <w:tr w:rsidR="008C539B" w:rsidRPr="001058B5" w14:paraId="6F3E3042" w14:textId="77777777">
        <w:trPr>
          <w:trHeight w:val="735"/>
        </w:trPr>
        <w:tc>
          <w:tcPr>
            <w:tcW w:w="2118" w:type="dxa"/>
            <w:tcBorders>
              <w:top w:val="single" w:sz="2" w:space="0" w:color="000000"/>
              <w:bottom w:val="single" w:sz="2" w:space="0" w:color="000000"/>
            </w:tcBorders>
          </w:tcPr>
          <w:p w14:paraId="64FF941E" w14:textId="77777777" w:rsidR="008C539B" w:rsidRPr="001058B5" w:rsidRDefault="00C12992">
            <w:pPr>
              <w:pStyle w:val="TableParagraph"/>
              <w:spacing w:before="64" w:line="213" w:lineRule="auto"/>
              <w:ind w:right="259"/>
              <w:rPr>
                <w:rFonts w:ascii="Arial" w:hAnsi="Arial" w:cs="Arial"/>
                <w:sz w:val="18"/>
              </w:rPr>
            </w:pPr>
            <w:r w:rsidRPr="001058B5">
              <w:rPr>
                <w:rFonts w:ascii="Arial" w:hAnsi="Arial" w:cs="Arial"/>
                <w:sz w:val="18"/>
              </w:rPr>
              <w:t>Selective availability of privileges</w:t>
            </w:r>
          </w:p>
        </w:tc>
        <w:tc>
          <w:tcPr>
            <w:tcW w:w="5562" w:type="dxa"/>
            <w:tcBorders>
              <w:top w:val="single" w:sz="2" w:space="0" w:color="000000"/>
              <w:bottom w:val="single" w:sz="2" w:space="0" w:color="000000"/>
            </w:tcBorders>
          </w:tcPr>
          <w:p w14:paraId="3BE22F52" w14:textId="76415E68" w:rsidR="008C539B" w:rsidRPr="001058B5" w:rsidRDefault="005C0962">
            <w:pPr>
              <w:pStyle w:val="TableParagraph"/>
              <w:spacing w:before="64" w:line="213" w:lineRule="auto"/>
              <w:ind w:left="282"/>
              <w:rPr>
                <w:rFonts w:ascii="Arial" w:hAnsi="Arial" w:cs="Arial"/>
                <w:sz w:val="18"/>
              </w:rPr>
            </w:pPr>
            <w:r w:rsidRPr="005C0962">
              <w:rPr>
                <w:rFonts w:ascii="Arial" w:hAnsi="Arial" w:cs="Arial"/>
                <w:sz w:val="18"/>
              </w:rPr>
              <w:t>Bạn có thể bật hoặc tắt một cách tự chọn các vai trò được cấp cho một người dùng. Điều này cho phép kiểm soát cụ thể đặc quyền của người dùng trong bất kỳ tình huống cụ thể nào</w:t>
            </w:r>
          </w:p>
        </w:tc>
      </w:tr>
      <w:tr w:rsidR="008C539B" w:rsidRPr="001058B5" w14:paraId="17715362" w14:textId="77777777">
        <w:trPr>
          <w:trHeight w:val="933"/>
        </w:trPr>
        <w:tc>
          <w:tcPr>
            <w:tcW w:w="2118" w:type="dxa"/>
            <w:tcBorders>
              <w:top w:val="single" w:sz="2" w:space="0" w:color="000000"/>
              <w:bottom w:val="single" w:sz="4" w:space="0" w:color="000000"/>
            </w:tcBorders>
          </w:tcPr>
          <w:p w14:paraId="3FCE3B27" w14:textId="77777777" w:rsidR="008C539B" w:rsidRPr="001058B5" w:rsidRDefault="00C12992">
            <w:pPr>
              <w:pStyle w:val="TableParagraph"/>
              <w:spacing w:before="44"/>
              <w:rPr>
                <w:rFonts w:ascii="Arial" w:hAnsi="Arial" w:cs="Arial"/>
                <w:sz w:val="18"/>
              </w:rPr>
            </w:pPr>
            <w:r w:rsidRPr="001058B5">
              <w:rPr>
                <w:rFonts w:ascii="Arial" w:hAnsi="Arial" w:cs="Arial"/>
                <w:sz w:val="18"/>
              </w:rPr>
              <w:t>Application awareness</w:t>
            </w:r>
          </w:p>
        </w:tc>
        <w:tc>
          <w:tcPr>
            <w:tcW w:w="5562" w:type="dxa"/>
            <w:tcBorders>
              <w:top w:val="single" w:sz="2" w:space="0" w:color="000000"/>
              <w:bottom w:val="single" w:sz="4" w:space="0" w:color="000000"/>
            </w:tcBorders>
          </w:tcPr>
          <w:p w14:paraId="65C025A7" w14:textId="65949ADF" w:rsidR="008C539B" w:rsidRPr="001058B5" w:rsidRDefault="005C0962">
            <w:pPr>
              <w:pStyle w:val="TableParagraph"/>
              <w:spacing w:before="61" w:line="216" w:lineRule="auto"/>
              <w:ind w:left="282" w:right="94"/>
              <w:rPr>
                <w:rFonts w:ascii="Arial" w:hAnsi="Arial" w:cs="Arial"/>
                <w:sz w:val="18"/>
              </w:rPr>
            </w:pPr>
            <w:r w:rsidRPr="005C0962">
              <w:rPr>
                <w:rFonts w:ascii="Arial" w:hAnsi="Arial" w:cs="Arial"/>
                <w:sz w:val="18"/>
              </w:rPr>
              <w:t>Từ điển dữ liệu ghi chép các vai trò đã tồn tại, vì vậy bạn có thể thiết kế các ứng dụng để truy vấn từ điển và bật hoặc tắt một cách tự động các vai trò mà bạn có thể chọn lựa khi một người dùng cố để thực thi ứng dụng bằng cách đưa ra tên người dùng</w:t>
            </w:r>
            <w:r w:rsidR="00C12992" w:rsidRPr="001058B5">
              <w:rPr>
                <w:rFonts w:ascii="Arial" w:hAnsi="Arial" w:cs="Arial"/>
                <w:sz w:val="18"/>
              </w:rPr>
              <w:t>.</w:t>
            </w:r>
          </w:p>
        </w:tc>
      </w:tr>
    </w:tbl>
    <w:p w14:paraId="719896A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05D8DD37" w14:textId="77777777" w:rsidR="008C539B" w:rsidRPr="001058B5" w:rsidRDefault="008C539B">
      <w:pPr>
        <w:pStyle w:val="BodyText"/>
        <w:spacing w:before="4"/>
        <w:rPr>
          <w:rFonts w:ascii="Arial" w:hAnsi="Arial" w:cs="Arial"/>
          <w:b/>
          <w:i/>
          <w:sz w:val="27"/>
        </w:rPr>
      </w:pPr>
    </w:p>
    <w:p w14:paraId="6BAB385B"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4–2 (Cont.) Properties of Roles and Their Description</w:t>
      </w:r>
    </w:p>
    <w:p w14:paraId="229DEFCD"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8C539B" w:rsidRPr="001058B5" w14:paraId="0FB960AC" w14:textId="77777777">
        <w:trPr>
          <w:trHeight w:val="311"/>
        </w:trPr>
        <w:tc>
          <w:tcPr>
            <w:tcW w:w="2328" w:type="dxa"/>
            <w:tcBorders>
              <w:top w:val="single" w:sz="18" w:space="0" w:color="000000"/>
              <w:bottom w:val="single" w:sz="4" w:space="0" w:color="000000"/>
            </w:tcBorders>
          </w:tcPr>
          <w:p w14:paraId="20053EF3" w14:textId="77777777" w:rsidR="008C539B" w:rsidRPr="001058B5" w:rsidRDefault="00C12992">
            <w:pPr>
              <w:pStyle w:val="TableParagraph"/>
              <w:spacing w:before="27"/>
              <w:ind w:left="-1"/>
              <w:rPr>
                <w:rFonts w:ascii="Arial" w:hAnsi="Arial" w:cs="Arial"/>
                <w:b/>
                <w:sz w:val="18"/>
              </w:rPr>
            </w:pPr>
            <w:r w:rsidRPr="001058B5">
              <w:rPr>
                <w:rFonts w:ascii="Arial" w:hAnsi="Arial" w:cs="Arial"/>
                <w:b/>
                <w:sz w:val="18"/>
              </w:rPr>
              <w:t>Property</w:t>
            </w:r>
          </w:p>
        </w:tc>
        <w:tc>
          <w:tcPr>
            <w:tcW w:w="5352" w:type="dxa"/>
            <w:tcBorders>
              <w:top w:val="single" w:sz="18" w:space="0" w:color="000000"/>
              <w:bottom w:val="single" w:sz="4" w:space="0" w:color="000000"/>
            </w:tcBorders>
          </w:tcPr>
          <w:p w14:paraId="044CC1F4" w14:textId="77777777" w:rsidR="008C539B" w:rsidRPr="001058B5" w:rsidRDefault="00C12992">
            <w:pPr>
              <w:pStyle w:val="TableParagraph"/>
              <w:spacing w:before="27"/>
              <w:ind w:left="71"/>
              <w:rPr>
                <w:rFonts w:ascii="Arial" w:hAnsi="Arial" w:cs="Arial"/>
                <w:b/>
                <w:sz w:val="18"/>
              </w:rPr>
            </w:pPr>
            <w:r w:rsidRPr="001058B5">
              <w:rPr>
                <w:rFonts w:ascii="Arial" w:hAnsi="Arial" w:cs="Arial"/>
                <w:b/>
                <w:sz w:val="18"/>
              </w:rPr>
              <w:t>Description</w:t>
            </w:r>
          </w:p>
        </w:tc>
      </w:tr>
      <w:tr w:rsidR="008C539B" w:rsidRPr="001058B5" w14:paraId="589BAFF8" w14:textId="77777777">
        <w:trPr>
          <w:trHeight w:val="929"/>
        </w:trPr>
        <w:tc>
          <w:tcPr>
            <w:tcW w:w="2328" w:type="dxa"/>
            <w:tcBorders>
              <w:top w:val="single" w:sz="4" w:space="0" w:color="000000"/>
              <w:bottom w:val="single" w:sz="4" w:space="0" w:color="000000"/>
            </w:tcBorders>
          </w:tcPr>
          <w:p w14:paraId="55BE4E58" w14:textId="77777777" w:rsidR="008C539B" w:rsidRPr="001058B5" w:rsidRDefault="00C12992">
            <w:pPr>
              <w:pStyle w:val="TableParagraph"/>
              <w:spacing w:before="41"/>
              <w:rPr>
                <w:rFonts w:ascii="Arial" w:hAnsi="Arial" w:cs="Arial"/>
                <w:sz w:val="18"/>
              </w:rPr>
            </w:pPr>
            <w:r w:rsidRPr="001058B5">
              <w:rPr>
                <w:rFonts w:ascii="Arial" w:hAnsi="Arial" w:cs="Arial"/>
                <w:sz w:val="18"/>
              </w:rPr>
              <w:t>Application-specific security</w:t>
            </w:r>
          </w:p>
        </w:tc>
        <w:tc>
          <w:tcPr>
            <w:tcW w:w="5352" w:type="dxa"/>
            <w:tcBorders>
              <w:top w:val="single" w:sz="4" w:space="0" w:color="000000"/>
              <w:bottom w:val="single" w:sz="4" w:space="0" w:color="000000"/>
            </w:tcBorders>
          </w:tcPr>
          <w:p w14:paraId="00D07817" w14:textId="56DAC6BF" w:rsidR="008C539B" w:rsidRPr="001058B5" w:rsidRDefault="005C0962">
            <w:pPr>
              <w:pStyle w:val="TableParagraph"/>
              <w:spacing w:before="60" w:line="213" w:lineRule="auto"/>
              <w:ind w:left="71"/>
              <w:rPr>
                <w:rFonts w:ascii="Arial" w:hAnsi="Arial" w:cs="Arial"/>
                <w:sz w:val="18"/>
              </w:rPr>
            </w:pPr>
            <w:r w:rsidRPr="005C0962">
              <w:rPr>
                <w:rFonts w:ascii="Arial" w:hAnsi="Arial" w:cs="Arial"/>
                <w:sz w:val="18"/>
              </w:rPr>
              <w:t>Bạn có thể bảo vệ vai trò sử dụng bằng mật khẩu. Các ứng dụng có thể được tạo ra đặc biệt để kích hoạt một vai trò khi cung cấp mật khẩu chính xác. Người dùng không thể bật vai trò nếu họ không biết mật khẩu.</w:t>
            </w:r>
          </w:p>
        </w:tc>
      </w:tr>
    </w:tbl>
    <w:p w14:paraId="67BA9DFA" w14:textId="77777777" w:rsidR="008C539B" w:rsidRPr="001058B5" w:rsidRDefault="008C539B">
      <w:pPr>
        <w:pStyle w:val="BodyText"/>
        <w:spacing w:before="5"/>
        <w:rPr>
          <w:rFonts w:ascii="Arial" w:hAnsi="Arial" w:cs="Arial"/>
          <w:b/>
          <w:i/>
          <w:sz w:val="26"/>
        </w:rPr>
      </w:pPr>
    </w:p>
    <w:p w14:paraId="7D4B5FCD" w14:textId="7276D796" w:rsidR="008C539B" w:rsidRPr="001058B5" w:rsidRDefault="009C778A">
      <w:pPr>
        <w:pStyle w:val="BodyText"/>
        <w:spacing w:line="232" w:lineRule="auto"/>
        <w:ind w:left="1659" w:right="726"/>
        <w:rPr>
          <w:rFonts w:ascii="Arial" w:hAnsi="Arial" w:cs="Arial"/>
        </w:rPr>
      </w:pPr>
      <w:bookmarkStart w:id="471" w:name="_bookmark557"/>
      <w:bookmarkEnd w:id="471"/>
      <w:r w:rsidRPr="009C778A">
        <w:rPr>
          <w:rFonts w:ascii="Arial" w:hAnsi="Arial" w:cs="Arial"/>
        </w:rPr>
        <w:t>Các nhà quản trị cơ sở dữ liệu thường tạo ra các vai trò cho các ứng dụng cơ sở dữ liệu. Bạn nên cấp một vai trò bảo mật ứng dụng các quyền cần thiết để chạy ứng dụng. Bạn sau đó có thể cấp các vai trò bảo mật ứng dụng này đến các vai trò hoặc các người dùng. Một ứng dụng có thể có các vai trò khác nhau, mỗi cái được cấp với tập hợp các quyền khác nhau cái mà cho phép nhiều hoặc ít việc truy cập dữ liệu trong quá tình sử dụng ứng dụng</w:t>
      </w:r>
      <w:r w:rsidR="00C12992" w:rsidRPr="001058B5">
        <w:rPr>
          <w:rFonts w:ascii="Arial" w:hAnsi="Arial" w:cs="Arial"/>
        </w:rPr>
        <w:t>.</w:t>
      </w:r>
    </w:p>
    <w:p w14:paraId="4FA72F76" w14:textId="34D90831" w:rsidR="008C539B" w:rsidRPr="001058B5" w:rsidRDefault="009C778A">
      <w:pPr>
        <w:pStyle w:val="BodyText"/>
        <w:spacing w:before="114" w:line="232" w:lineRule="auto"/>
        <w:ind w:left="1660" w:right="716"/>
        <w:rPr>
          <w:rFonts w:ascii="Arial" w:hAnsi="Arial" w:cs="Arial"/>
        </w:rPr>
      </w:pPr>
      <w:r w:rsidRPr="009C778A">
        <w:rPr>
          <w:rFonts w:ascii="Arial" w:hAnsi="Arial" w:cs="Arial"/>
        </w:rPr>
        <w:t>DBA có thể tạo một vai trò với mật khẩu để ngăn chặn việc sử dụng trái phép các đặc quyền được cấp cho vai trò đó. Thông thường, một ứng dụng được thiết kế vì thế khi nó hoạt động, nó bật các vai trò phù hợp. Kết quả là , một ứng dụng người dùng không cần biết mật khẩu cho vai trò ứng dụng đó.</w:t>
      </w:r>
    </w:p>
    <w:p w14:paraId="5BD4A299" w14:textId="23BF6731" w:rsidR="008C539B" w:rsidRPr="001058B5" w:rsidRDefault="009C778A">
      <w:pPr>
        <w:pStyle w:val="BodyText"/>
        <w:spacing w:before="209" w:line="232" w:lineRule="auto"/>
        <w:ind w:left="2380" w:right="848"/>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575" w:history="1">
        <w:r w:rsidR="00C12992" w:rsidRPr="001058B5">
          <w:rPr>
            <w:rFonts w:ascii="Arial" w:hAnsi="Arial" w:cs="Arial"/>
            <w:color w:val="0000CC"/>
          </w:rPr>
          <w:t xml:space="preserve">"How Roles Aid or Restrict DDL Usage" </w:t>
        </w:r>
      </w:hyperlink>
      <w:hyperlink w:anchor="_bookmark575" w:history="1">
        <w:r>
          <w:rPr>
            <w:rFonts w:ascii="Arial" w:hAnsi="Arial" w:cs="Arial"/>
          </w:rPr>
          <w:t>trên</w:t>
        </w:r>
        <w:r w:rsidR="00C12992" w:rsidRPr="001058B5">
          <w:rPr>
            <w:rFonts w:ascii="Arial" w:hAnsi="Arial" w:cs="Arial"/>
          </w:rPr>
          <w:t xml:space="preserve"> </w:t>
        </w:r>
        <w:r>
          <w:rPr>
            <w:rFonts w:ascii="Arial" w:hAnsi="Arial" w:cs="Arial"/>
          </w:rPr>
          <w:t>trang</w:t>
        </w:r>
        <w:r w:rsidR="00C12992" w:rsidRPr="001058B5">
          <w:rPr>
            <w:rFonts w:ascii="Arial" w:hAnsi="Arial" w:cs="Arial"/>
          </w:rPr>
          <w:t xml:space="preserve"> 4-9 </w:t>
        </w:r>
      </w:hyperlink>
      <w:r w:rsidR="00C12992" w:rsidRPr="001058B5">
        <w:rPr>
          <w:rFonts w:ascii="Arial" w:hAnsi="Arial" w:cs="Arial"/>
        </w:rPr>
        <w:t>for information about restrictions for procedures</w:t>
      </w:r>
    </w:p>
    <w:p w14:paraId="076EB488" w14:textId="77777777" w:rsidR="008C539B" w:rsidRPr="001058B5" w:rsidRDefault="008C539B">
      <w:pPr>
        <w:pStyle w:val="BodyText"/>
        <w:spacing w:before="2"/>
        <w:rPr>
          <w:rFonts w:ascii="Arial" w:hAnsi="Arial" w:cs="Arial"/>
        </w:rPr>
      </w:pPr>
    </w:p>
    <w:p w14:paraId="3D107CEE" w14:textId="77777777" w:rsidR="008C539B" w:rsidRPr="001058B5" w:rsidRDefault="00C12992">
      <w:pPr>
        <w:pStyle w:val="Heading6"/>
        <w:spacing w:before="1"/>
        <w:ind w:left="1660"/>
      </w:pPr>
      <w:bookmarkStart w:id="472" w:name="Common_Uses_of_Roles"/>
      <w:bookmarkStart w:id="473" w:name="_bookmark559"/>
      <w:bookmarkStart w:id="474" w:name="_bookmark560"/>
      <w:bookmarkEnd w:id="472"/>
      <w:bookmarkEnd w:id="473"/>
      <w:bookmarkEnd w:id="474"/>
      <w:r w:rsidRPr="001058B5">
        <w:t>Common Uses of Roles</w:t>
      </w:r>
    </w:p>
    <w:p w14:paraId="3C9580CA" w14:textId="0272EC40" w:rsidR="008C539B" w:rsidRPr="001058B5" w:rsidRDefault="00051D54">
      <w:pPr>
        <w:pStyle w:val="BodyText"/>
        <w:spacing w:before="48"/>
        <w:ind w:left="1660"/>
        <w:rPr>
          <w:rFonts w:ascii="Arial" w:hAnsi="Arial" w:cs="Arial"/>
        </w:rPr>
      </w:pPr>
      <w:r w:rsidRPr="00051D54">
        <w:rPr>
          <w:rFonts w:ascii="Arial" w:hAnsi="Arial" w:cs="Arial"/>
        </w:rPr>
        <w:t>Nhìn nhung, bạn có thể tạo một vai trò để phục vụ một trong hai mụ</w:t>
      </w:r>
      <w:r>
        <w:rPr>
          <w:rFonts w:ascii="Arial" w:hAnsi="Arial" w:cs="Arial"/>
        </w:rPr>
        <w:t>c đích sau</w:t>
      </w:r>
      <w:r w:rsidR="00C12992" w:rsidRPr="001058B5">
        <w:rPr>
          <w:rFonts w:ascii="Arial" w:hAnsi="Arial" w:cs="Arial"/>
        </w:rPr>
        <w:t>:</w:t>
      </w:r>
    </w:p>
    <w:p w14:paraId="4E7AA66A" w14:textId="535D3EB1"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đối với cơ sở dữ liệu ứng dụng </w:t>
      </w:r>
      <w:r w:rsidRPr="001058B5">
        <w:rPr>
          <w:rFonts w:ascii="Arial" w:hAnsi="Arial" w:cs="Arial"/>
        </w:rPr>
        <w:t xml:space="preserve">(see </w:t>
      </w:r>
      <w:hyperlink w:anchor="_bookmark562" w:history="1">
        <w:r w:rsidRPr="001058B5">
          <w:rPr>
            <w:rFonts w:ascii="Arial" w:hAnsi="Arial" w:cs="Arial"/>
            <w:color w:val="0000CC"/>
          </w:rPr>
          <w:t>"Common Uses of</w:t>
        </w:r>
      </w:hyperlink>
      <w:hyperlink w:anchor="_bookmark562" w:history="1">
        <w:r w:rsidRPr="001058B5">
          <w:rPr>
            <w:rFonts w:ascii="Arial" w:hAnsi="Arial" w:cs="Arial"/>
            <w:color w:val="0000CC"/>
          </w:rPr>
          <w:t xml:space="preserve"> Application Roles" </w:t>
        </w:r>
      </w:hyperlink>
      <w:hyperlink w:anchor="_bookmark562" w:history="1">
        <w:r w:rsidRPr="001058B5">
          <w:rPr>
            <w:rFonts w:ascii="Arial" w:hAnsi="Arial" w:cs="Arial"/>
          </w:rPr>
          <w:t>on page 4-8</w:t>
        </w:r>
      </w:hyperlink>
      <w:r w:rsidRPr="001058B5">
        <w:rPr>
          <w:rFonts w:ascii="Arial" w:hAnsi="Arial" w:cs="Arial"/>
        </w:rPr>
        <w:t>)</w:t>
      </w:r>
    </w:p>
    <w:p w14:paraId="524F12F6" w14:textId="31419CEA" w:rsidR="008C539B" w:rsidRPr="001058B5" w:rsidRDefault="00C12992">
      <w:pPr>
        <w:pStyle w:val="BodyText"/>
        <w:spacing w:before="118"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dối với một nhóm người dùng </w:t>
      </w:r>
      <w:r w:rsidRPr="001058B5">
        <w:rPr>
          <w:rFonts w:ascii="Arial" w:hAnsi="Arial" w:cs="Arial"/>
        </w:rPr>
        <w:t xml:space="preserve">(see </w:t>
      </w:r>
      <w:hyperlink w:anchor="_bookmark564" w:history="1">
        <w:r w:rsidRPr="001058B5">
          <w:rPr>
            <w:rFonts w:ascii="Arial" w:hAnsi="Arial" w:cs="Arial"/>
            <w:color w:val="0000CC"/>
          </w:rPr>
          <w:t xml:space="preserve">"Common Uses of User Roles" </w:t>
        </w:r>
      </w:hyperlink>
      <w:hyperlink w:anchor="_bookmark564" w:history="1">
        <w:r w:rsidRPr="001058B5">
          <w:rPr>
            <w:rFonts w:ascii="Arial" w:hAnsi="Arial" w:cs="Arial"/>
          </w:rPr>
          <w:t>on</w:t>
        </w:r>
      </w:hyperlink>
      <w:hyperlink w:anchor="_bookmark564" w:history="1">
        <w:r w:rsidRPr="001058B5">
          <w:rPr>
            <w:rFonts w:ascii="Arial" w:hAnsi="Arial" w:cs="Arial"/>
          </w:rPr>
          <w:t xml:space="preserve"> page 4-9</w:t>
        </w:r>
      </w:hyperlink>
      <w:r w:rsidRPr="001058B5">
        <w:rPr>
          <w:rFonts w:ascii="Arial" w:hAnsi="Arial" w:cs="Arial"/>
        </w:rPr>
        <w:t>)</w:t>
      </w:r>
    </w:p>
    <w:p w14:paraId="3E975B22" w14:textId="3FB91161" w:rsidR="008C539B" w:rsidRPr="001058B5" w:rsidRDefault="008D1AB8">
      <w:pPr>
        <w:pStyle w:val="BodyText"/>
        <w:spacing w:before="112"/>
        <w:ind w:left="1660"/>
        <w:rPr>
          <w:rFonts w:ascii="Arial" w:hAnsi="Arial" w:cs="Arial"/>
        </w:rPr>
      </w:pPr>
      <w:hyperlink w:anchor="_bookmark561" w:history="1">
        <w:r w:rsidR="00051D54">
          <w:rPr>
            <w:rFonts w:ascii="Arial" w:hAnsi="Arial" w:cs="Arial"/>
            <w:color w:val="0000CC"/>
          </w:rPr>
          <w:t>Hình</w:t>
        </w:r>
        <w:r w:rsidR="00C12992" w:rsidRPr="001058B5">
          <w:rPr>
            <w:rFonts w:ascii="Arial" w:hAnsi="Arial" w:cs="Arial"/>
            <w:color w:val="0000CC"/>
          </w:rPr>
          <w:t xml:space="preserve"> 4–1 </w:t>
        </w:r>
      </w:hyperlink>
      <w:r w:rsidR="00C12992" w:rsidRPr="001058B5">
        <w:rPr>
          <w:rFonts w:ascii="Arial" w:hAnsi="Arial" w:cs="Arial"/>
        </w:rPr>
        <w:t>and the sections that follow describe the two uses of roles.</w:t>
      </w:r>
    </w:p>
    <w:p w14:paraId="4F8FF32E" w14:textId="77777777" w:rsidR="008C539B" w:rsidRPr="001058B5" w:rsidRDefault="008C539B">
      <w:pPr>
        <w:pStyle w:val="BodyText"/>
        <w:spacing w:before="11"/>
        <w:rPr>
          <w:rFonts w:ascii="Arial" w:hAnsi="Arial" w:cs="Arial"/>
          <w:sz w:val="25"/>
        </w:rPr>
      </w:pPr>
    </w:p>
    <w:p w14:paraId="6070FEA8" w14:textId="6BBCE3AB" w:rsidR="008C539B" w:rsidRPr="001058B5" w:rsidRDefault="00051D54">
      <w:pPr>
        <w:ind w:left="1660"/>
        <w:rPr>
          <w:rFonts w:ascii="Arial" w:hAnsi="Arial" w:cs="Arial"/>
          <w:b/>
          <w:i/>
          <w:sz w:val="18"/>
        </w:rPr>
      </w:pPr>
      <w:bookmarkStart w:id="475" w:name="_bookmark561"/>
      <w:bookmarkEnd w:id="475"/>
      <w:r>
        <w:rPr>
          <w:rFonts w:ascii="Arial" w:hAnsi="Arial" w:cs="Arial"/>
          <w:b/>
          <w:i/>
          <w:sz w:val="18"/>
        </w:rPr>
        <w:t>Hình</w:t>
      </w:r>
      <w:r w:rsidR="00C12992" w:rsidRPr="001058B5">
        <w:rPr>
          <w:rFonts w:ascii="Arial" w:hAnsi="Arial" w:cs="Arial"/>
          <w:b/>
          <w:i/>
          <w:sz w:val="18"/>
        </w:rPr>
        <w:t xml:space="preserve"> 4–1 Common Uses for Roles</w:t>
      </w:r>
    </w:p>
    <w:p w14:paraId="69E64FCA"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56192" behindDoc="0" locked="0" layoutInCell="1" allowOverlap="1" wp14:anchorId="22C39A0C" wp14:editId="44F98F22">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4337510" cy="2486310"/>
                    </a:xfrm>
                    <a:prstGeom prst="rect">
                      <a:avLst/>
                    </a:prstGeom>
                  </pic:spPr>
                </pic:pic>
              </a:graphicData>
            </a:graphic>
          </wp:anchor>
        </w:drawing>
      </w:r>
    </w:p>
    <w:p w14:paraId="438FF3A4" w14:textId="77777777" w:rsidR="008C539B" w:rsidRPr="001058B5" w:rsidRDefault="008C539B">
      <w:pPr>
        <w:pStyle w:val="BodyText"/>
        <w:rPr>
          <w:rFonts w:ascii="Arial" w:hAnsi="Arial" w:cs="Arial"/>
          <w:b/>
          <w:i/>
          <w:sz w:val="21"/>
        </w:rPr>
      </w:pPr>
    </w:p>
    <w:p w14:paraId="0482ACB4" w14:textId="26116147" w:rsidR="008C539B" w:rsidRPr="001058B5" w:rsidRDefault="00C12992">
      <w:pPr>
        <w:pStyle w:val="BodyText"/>
        <w:spacing w:line="232" w:lineRule="auto"/>
        <w:ind w:left="1660" w:right="710" w:hanging="1"/>
        <w:rPr>
          <w:rFonts w:ascii="Arial" w:hAnsi="Arial" w:cs="Arial"/>
        </w:rPr>
      </w:pPr>
      <w:bookmarkStart w:id="476" w:name="_bookmark562"/>
      <w:bookmarkEnd w:id="476"/>
      <w:r w:rsidRPr="001058B5">
        <w:rPr>
          <w:rFonts w:ascii="Arial" w:hAnsi="Arial" w:cs="Arial"/>
          <w:b/>
          <w:spacing w:val="-23"/>
        </w:rPr>
        <w:t xml:space="preserve">Common </w:t>
      </w:r>
      <w:r w:rsidRPr="001058B5">
        <w:rPr>
          <w:rFonts w:ascii="Arial" w:hAnsi="Arial" w:cs="Arial"/>
          <w:b/>
          <w:spacing w:val="-17"/>
        </w:rPr>
        <w:t xml:space="preserve">Uses </w:t>
      </w:r>
      <w:r w:rsidRPr="001058B5">
        <w:rPr>
          <w:rFonts w:ascii="Arial" w:hAnsi="Arial" w:cs="Arial"/>
          <w:b/>
          <w:spacing w:val="-11"/>
        </w:rPr>
        <w:t xml:space="preserve">of </w:t>
      </w:r>
      <w:r w:rsidRPr="001058B5">
        <w:rPr>
          <w:rFonts w:ascii="Arial" w:hAnsi="Arial" w:cs="Arial"/>
          <w:b/>
          <w:spacing w:val="-16"/>
        </w:rPr>
        <w:t>Application Roles</w:t>
      </w:r>
      <w:bookmarkStart w:id="477" w:name="_bookmark563"/>
      <w:bookmarkEnd w:id="477"/>
      <w:r w:rsidRPr="001058B5">
        <w:rPr>
          <w:rFonts w:ascii="Arial" w:hAnsi="Arial" w:cs="Arial"/>
          <w:b/>
          <w:spacing w:val="-16"/>
        </w:rPr>
        <w:t xml:space="preserve"> </w:t>
      </w:r>
      <w:r w:rsidR="00C1552D" w:rsidRPr="00C1552D">
        <w:rPr>
          <w:rFonts w:ascii="Arial" w:hAnsi="Arial" w:cs="Arial"/>
        </w:rPr>
        <w:t>Cấp một vai trò ứng dụng với mọi quyền cần thiết để chạy một cơ sở dữ liệu ứng dụng cho trước. Sau đó, Cấp một vai trò bảo mật ứng dụng cho các vai trò khác hoặc cho các người dùng cụ thể. Một ứng dụng có thể có vài vai trò khác nhau, với mỗi vai trò được gán một tập hợp các quyềnkhác nhau mà cho phép truy cập dữ liệu ít hay nhiều trong khi sử dụng ứng dụng</w:t>
      </w:r>
      <w:r w:rsidRPr="001058B5">
        <w:rPr>
          <w:rFonts w:ascii="Arial" w:hAnsi="Arial" w:cs="Arial"/>
        </w:rPr>
        <w:t>.</w:t>
      </w:r>
    </w:p>
    <w:p w14:paraId="24282BD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4279926" w14:textId="77777777" w:rsidR="008C539B" w:rsidRPr="001058B5" w:rsidRDefault="008C539B">
      <w:pPr>
        <w:pStyle w:val="BodyText"/>
        <w:spacing w:before="11"/>
        <w:rPr>
          <w:rFonts w:ascii="Arial" w:hAnsi="Arial" w:cs="Arial"/>
          <w:sz w:val="24"/>
        </w:rPr>
      </w:pPr>
    </w:p>
    <w:p w14:paraId="6E2B14CD" w14:textId="0EABEDED" w:rsidR="008C539B" w:rsidRPr="001058B5" w:rsidRDefault="00C12992">
      <w:pPr>
        <w:pStyle w:val="BodyText"/>
        <w:spacing w:before="105" w:line="232" w:lineRule="auto"/>
        <w:ind w:left="2260" w:hanging="1"/>
        <w:rPr>
          <w:rFonts w:ascii="Arial" w:hAnsi="Arial" w:cs="Arial"/>
        </w:rPr>
      </w:pPr>
      <w:bookmarkStart w:id="478" w:name="_bookmark564"/>
      <w:bookmarkEnd w:id="478"/>
      <w:r w:rsidRPr="001058B5">
        <w:rPr>
          <w:rFonts w:ascii="Arial" w:hAnsi="Arial" w:cs="Arial"/>
          <w:b/>
        </w:rPr>
        <w:t>Common Uses of User Roles</w:t>
      </w:r>
      <w:bookmarkStart w:id="479" w:name="_bookmark565"/>
      <w:bookmarkEnd w:id="479"/>
      <w:r w:rsidRPr="001058B5">
        <w:rPr>
          <w:rFonts w:ascii="Arial" w:hAnsi="Arial" w:cs="Arial"/>
          <w:b/>
        </w:rPr>
        <w:t xml:space="preserve"> </w:t>
      </w:r>
      <w:r w:rsidR="00C1552D" w:rsidRPr="00C1552D">
        <w:rPr>
          <w:rFonts w:ascii="Arial" w:hAnsi="Arial" w:cs="Arial"/>
        </w:rPr>
        <w:t>tạo một vai trò ứng người dùng cho một nhóm các người dùng cơ sở dữ liệu với các quyền giống nhau về các yêu cầu. Bạn có thể quản lý các quyền người dùng bằng cách cấp các vai trò bảo mật và các quyền cho vai trò người dùng sau đó cấp vai trò người dùng đó cho các người dùng ứng dụng</w:t>
      </w:r>
      <w:r w:rsidRPr="001058B5">
        <w:rPr>
          <w:rFonts w:ascii="Arial" w:hAnsi="Arial" w:cs="Arial"/>
        </w:rPr>
        <w:t>.</w:t>
      </w:r>
    </w:p>
    <w:p w14:paraId="05CA000D" w14:textId="77777777" w:rsidR="008C539B" w:rsidRPr="001058B5" w:rsidRDefault="008C539B">
      <w:pPr>
        <w:pStyle w:val="BodyText"/>
        <w:spacing w:before="1"/>
        <w:rPr>
          <w:rFonts w:ascii="Arial" w:hAnsi="Arial" w:cs="Arial"/>
          <w:sz w:val="23"/>
        </w:rPr>
      </w:pPr>
    </w:p>
    <w:p w14:paraId="3170A4B3" w14:textId="77777777" w:rsidR="008C539B" w:rsidRPr="001058B5" w:rsidRDefault="00C12992">
      <w:pPr>
        <w:pStyle w:val="Heading6"/>
      </w:pPr>
      <w:bookmarkStart w:id="480" w:name="How_Roles_Affect_the_Scope_of_a_User’s_P"/>
      <w:bookmarkStart w:id="481" w:name="_bookmark566"/>
      <w:bookmarkStart w:id="482" w:name="_bookmark567"/>
      <w:bookmarkEnd w:id="480"/>
      <w:bookmarkEnd w:id="481"/>
      <w:bookmarkEnd w:id="482"/>
      <w:r w:rsidRPr="001058B5">
        <w:t>How Roles Affect the Scope of a User’s Privileges</w:t>
      </w:r>
    </w:p>
    <w:p w14:paraId="496B46C9" w14:textId="3EB47E83" w:rsidR="008C539B" w:rsidRPr="001058B5" w:rsidRDefault="00A1248F">
      <w:pPr>
        <w:pStyle w:val="BodyText"/>
        <w:spacing w:before="54" w:line="232" w:lineRule="auto"/>
        <w:ind w:left="2260" w:right="185"/>
        <w:rPr>
          <w:rFonts w:ascii="Arial" w:hAnsi="Arial" w:cs="Arial"/>
        </w:rPr>
      </w:pPr>
      <w:r w:rsidRPr="00A1248F">
        <w:rPr>
          <w:rFonts w:ascii="Arial" w:hAnsi="Arial" w:cs="Arial"/>
        </w:rPr>
        <w:t>Mỗi vai trò và người dùng đều có miền bảo mật duy nhất của riêng mình. Miền bảo mật của vai trò bao gồm các đặc quyền được cấp cho vai trò cộng với các đặc quyền được cấp cho bất kỳ vai trò nào được cấp cho vai trò</w:t>
      </w:r>
      <w:r>
        <w:rPr>
          <w:rFonts w:ascii="Arial" w:hAnsi="Arial" w:cs="Arial"/>
        </w:rPr>
        <w:t xml:space="preserve"> đó</w:t>
      </w:r>
      <w:r w:rsidR="00C12992" w:rsidRPr="001058B5">
        <w:rPr>
          <w:rFonts w:ascii="Arial" w:hAnsi="Arial" w:cs="Arial"/>
        </w:rPr>
        <w:t>.</w:t>
      </w:r>
    </w:p>
    <w:p w14:paraId="33876C1B" w14:textId="208D1FBC" w:rsidR="008C539B" w:rsidRPr="001058B5" w:rsidRDefault="00A1248F">
      <w:pPr>
        <w:pStyle w:val="BodyText"/>
        <w:spacing w:before="117" w:line="232" w:lineRule="auto"/>
        <w:ind w:left="2260" w:right="102"/>
        <w:rPr>
          <w:rFonts w:ascii="Arial" w:hAnsi="Arial" w:cs="Arial"/>
        </w:rPr>
      </w:pPr>
      <w:r w:rsidRPr="00A1248F">
        <w:rPr>
          <w:rFonts w:ascii="Arial" w:hAnsi="Arial" w:cs="Arial"/>
        </w:rPr>
        <w:t>Miền bảo mật của một người dùng bao gồm các quyền trên tất cả các đối tượng schema trong schema tương ứng của họ, các quyền được cấp cho người dùng, và các quyền của các vai trò cấp cho người dùng đó mà hiện tại đang được bật. ( Một vai trò có thể đông thời bật cho mội người dùng và tắt cho người khác). Miền này cũng bao gồm các quyền và các vai trò đã được cấp cho vai trò PUBLIC. Vai trò PUBLIC được cấp cho tất cả mọi người dùng trong cơ sở dữ liệu.</w:t>
      </w:r>
    </w:p>
    <w:p w14:paraId="6D4B0E8A" w14:textId="77777777" w:rsidR="008C539B" w:rsidRPr="001058B5" w:rsidRDefault="008C539B">
      <w:pPr>
        <w:pStyle w:val="BodyText"/>
        <w:spacing w:before="8"/>
        <w:rPr>
          <w:rFonts w:ascii="Arial" w:hAnsi="Arial" w:cs="Arial"/>
          <w:sz w:val="22"/>
        </w:rPr>
      </w:pPr>
    </w:p>
    <w:p w14:paraId="7379AFF4" w14:textId="77777777" w:rsidR="008C539B" w:rsidRPr="001058B5" w:rsidRDefault="00C12992">
      <w:pPr>
        <w:pStyle w:val="Heading6"/>
        <w:spacing w:before="1"/>
      </w:pPr>
      <w:bookmarkStart w:id="483" w:name="How_Roles_Work_in_PL/SQL_Blocks"/>
      <w:bookmarkStart w:id="484" w:name="_bookmark569"/>
      <w:bookmarkStart w:id="485" w:name="_bookmark570"/>
      <w:bookmarkEnd w:id="483"/>
      <w:bookmarkEnd w:id="484"/>
      <w:bookmarkEnd w:id="485"/>
      <w:r w:rsidRPr="001058B5">
        <w:t>Ho</w:t>
      </w:r>
      <w:bookmarkStart w:id="486" w:name="_bookmark571"/>
      <w:bookmarkEnd w:id="486"/>
      <w:r w:rsidRPr="001058B5">
        <w:t>w Roles Work in PL/SQL Blocks</w:t>
      </w:r>
    </w:p>
    <w:p w14:paraId="1E600C2B" w14:textId="0A1167D4" w:rsidR="008C539B" w:rsidRPr="001058B5" w:rsidRDefault="00A1248F">
      <w:pPr>
        <w:pStyle w:val="BodyText"/>
        <w:spacing w:before="55" w:line="232" w:lineRule="auto"/>
        <w:ind w:left="2260"/>
        <w:rPr>
          <w:rFonts w:ascii="Arial" w:hAnsi="Arial" w:cs="Arial"/>
        </w:rPr>
      </w:pPr>
      <w:r w:rsidRPr="00A1248F">
        <w:rPr>
          <w:rFonts w:ascii="Arial" w:hAnsi="Arial" w:cs="Arial"/>
        </w:rPr>
        <w:t>Việc sử dụng các vai trò trong khối lệnh PL/SQL phụ thuộc vào nó là khối lệnh vô danh hay là khối lệnh đặt tên ( thủ tục lưu trú, hàm, trigger), và nó có thực thi với quyền của người định nghĩa hay là quyền của người gọi khối lệnh đó</w:t>
      </w:r>
      <w:r w:rsidR="00C12992" w:rsidRPr="001058B5">
        <w:rPr>
          <w:rFonts w:ascii="Arial" w:hAnsi="Arial" w:cs="Arial"/>
        </w:rPr>
        <w:t>.</w:t>
      </w:r>
    </w:p>
    <w:p w14:paraId="65BF9015" w14:textId="77777777" w:rsidR="008C539B" w:rsidRPr="001058B5" w:rsidRDefault="008C539B">
      <w:pPr>
        <w:pStyle w:val="BodyText"/>
        <w:rPr>
          <w:rFonts w:ascii="Arial" w:hAnsi="Arial" w:cs="Arial"/>
          <w:sz w:val="19"/>
        </w:rPr>
      </w:pPr>
    </w:p>
    <w:p w14:paraId="010753E5" w14:textId="51A79150" w:rsidR="008C539B" w:rsidRPr="001058B5" w:rsidRDefault="00C12992">
      <w:pPr>
        <w:pStyle w:val="BodyText"/>
        <w:spacing w:before="1" w:line="232" w:lineRule="auto"/>
        <w:ind w:left="2259" w:right="611"/>
        <w:jc w:val="both"/>
        <w:rPr>
          <w:rFonts w:ascii="Arial" w:hAnsi="Arial" w:cs="Arial"/>
        </w:rPr>
      </w:pPr>
      <w:r w:rsidRPr="001058B5">
        <w:rPr>
          <w:rFonts w:ascii="Arial" w:hAnsi="Arial" w:cs="Arial"/>
          <w:b/>
          <w:spacing w:val="-16"/>
        </w:rPr>
        <w:t>Roles</w:t>
      </w:r>
      <w:r w:rsidRPr="001058B5">
        <w:rPr>
          <w:rFonts w:ascii="Arial" w:hAnsi="Arial" w:cs="Arial"/>
          <w:b/>
          <w:spacing w:val="-32"/>
        </w:rPr>
        <w:t xml:space="preserve"> </w:t>
      </w:r>
      <w:r w:rsidRPr="001058B5">
        <w:rPr>
          <w:rFonts w:ascii="Arial" w:hAnsi="Arial" w:cs="Arial"/>
          <w:b/>
          <w:spacing w:val="-17"/>
        </w:rPr>
        <w:t>Used</w:t>
      </w:r>
      <w:r w:rsidRPr="001058B5">
        <w:rPr>
          <w:rFonts w:ascii="Arial" w:hAnsi="Arial" w:cs="Arial"/>
          <w:b/>
          <w:spacing w:val="-33"/>
        </w:rPr>
        <w:t xml:space="preserve"> </w:t>
      </w:r>
      <w:r w:rsidRPr="001058B5">
        <w:rPr>
          <w:rFonts w:ascii="Arial" w:hAnsi="Arial" w:cs="Arial"/>
          <w:b/>
          <w:spacing w:val="-5"/>
        </w:rPr>
        <w:t>in</w:t>
      </w:r>
      <w:r w:rsidRPr="001058B5">
        <w:rPr>
          <w:rFonts w:ascii="Arial" w:hAnsi="Arial" w:cs="Arial"/>
          <w:b/>
          <w:spacing w:val="-33"/>
        </w:rPr>
        <w:t xml:space="preserve"> </w:t>
      </w:r>
      <w:r w:rsidRPr="001058B5">
        <w:rPr>
          <w:rFonts w:ascii="Arial" w:hAnsi="Arial" w:cs="Arial"/>
          <w:b/>
          <w:spacing w:val="-20"/>
        </w:rPr>
        <w:t>Named</w:t>
      </w:r>
      <w:r w:rsidRPr="001058B5">
        <w:rPr>
          <w:rFonts w:ascii="Arial" w:hAnsi="Arial" w:cs="Arial"/>
          <w:b/>
          <w:spacing w:val="-33"/>
        </w:rPr>
        <w:t xml:space="preserve"> </w:t>
      </w:r>
      <w:r w:rsidRPr="001058B5">
        <w:rPr>
          <w:rFonts w:ascii="Arial" w:hAnsi="Arial" w:cs="Arial"/>
          <w:b/>
          <w:spacing w:val="-17"/>
        </w:rPr>
        <w:t>Blocks</w:t>
      </w:r>
      <w:r w:rsidRPr="001058B5">
        <w:rPr>
          <w:rFonts w:ascii="Arial" w:hAnsi="Arial" w:cs="Arial"/>
          <w:b/>
          <w:spacing w:val="-32"/>
        </w:rPr>
        <w:t xml:space="preserve"> </w:t>
      </w:r>
      <w:r w:rsidRPr="001058B5">
        <w:rPr>
          <w:rFonts w:ascii="Arial" w:hAnsi="Arial" w:cs="Arial"/>
          <w:b/>
          <w:spacing w:val="-13"/>
        </w:rPr>
        <w:t>with</w:t>
      </w:r>
      <w:r w:rsidRPr="001058B5">
        <w:rPr>
          <w:rFonts w:ascii="Arial" w:hAnsi="Arial" w:cs="Arial"/>
          <w:b/>
          <w:spacing w:val="-33"/>
        </w:rPr>
        <w:t xml:space="preserve"> </w:t>
      </w:r>
      <w:r w:rsidRPr="001058B5">
        <w:rPr>
          <w:rFonts w:ascii="Arial" w:hAnsi="Arial" w:cs="Arial"/>
          <w:b/>
          <w:spacing w:val="-15"/>
        </w:rPr>
        <w:t>Definer's</w:t>
      </w:r>
      <w:r w:rsidRPr="001058B5">
        <w:rPr>
          <w:rFonts w:ascii="Arial" w:hAnsi="Arial" w:cs="Arial"/>
          <w:b/>
          <w:spacing w:val="-32"/>
        </w:rPr>
        <w:t xml:space="preserve"> </w:t>
      </w:r>
      <w:r w:rsidRPr="001058B5">
        <w:rPr>
          <w:rFonts w:ascii="Arial" w:hAnsi="Arial" w:cs="Arial"/>
          <w:b/>
          <w:spacing w:val="-16"/>
        </w:rPr>
        <w:t>Rights</w:t>
      </w:r>
      <w:bookmarkStart w:id="487" w:name="_bookmark572"/>
      <w:bookmarkEnd w:id="487"/>
      <w:r w:rsidRPr="001058B5">
        <w:rPr>
          <w:rFonts w:ascii="Arial" w:hAnsi="Arial" w:cs="Arial"/>
          <w:b/>
          <w:spacing w:val="15"/>
        </w:rPr>
        <w:t xml:space="preserve"> </w:t>
      </w:r>
      <w:r w:rsidR="009A4410" w:rsidRPr="009A4410">
        <w:rPr>
          <w:rFonts w:ascii="Arial" w:hAnsi="Arial" w:cs="Arial"/>
        </w:rPr>
        <w:t>Mọi vai trò đều bị vô hiệu hóa trong bất kỳ khối lệnh được đặt tên PL/SQL (stored proc,func,trigger) mà nó thực thi với quyền của người định nghĩa.Các vai trò không được sử dụng cho việc kiểm tra quyền và bạn không thể thiết lập các vai trò bên trong thủ tục quyền hạn của người định nghĩa</w:t>
      </w:r>
      <w:r w:rsidRPr="001058B5">
        <w:rPr>
          <w:rFonts w:ascii="Arial" w:hAnsi="Arial" w:cs="Arial"/>
        </w:rPr>
        <w:t>.</w:t>
      </w:r>
    </w:p>
    <w:p w14:paraId="112A18A3" w14:textId="3E5DCD56" w:rsidR="008C539B" w:rsidRPr="001058B5" w:rsidRDefault="002D0FCB">
      <w:pPr>
        <w:pStyle w:val="BodyText"/>
        <w:spacing w:before="119" w:line="228" w:lineRule="auto"/>
        <w:ind w:left="2259" w:right="606"/>
        <w:rPr>
          <w:rFonts w:ascii="Arial" w:hAnsi="Arial" w:cs="Arial"/>
        </w:rPr>
      </w:pPr>
      <w:r>
        <w:rPr>
          <w:rFonts w:ascii="Arial" w:hAnsi="Arial" w:cs="Arial"/>
        </w:rPr>
        <w:t>K</w:t>
      </w:r>
      <w:r w:rsidR="009A4410" w:rsidRPr="009A4410">
        <w:rPr>
          <w:rFonts w:ascii="Arial" w:hAnsi="Arial" w:cs="Arial"/>
        </w:rPr>
        <w:t>hung nhìn SESSION_ROLES cho</w:t>
      </w:r>
      <w:r>
        <w:rPr>
          <w:rFonts w:ascii="Arial" w:hAnsi="Arial" w:cs="Arial"/>
        </w:rPr>
        <w:t xml:space="preserve"> biết</w:t>
      </w:r>
      <w:r w:rsidR="009A4410" w:rsidRPr="009A4410">
        <w:rPr>
          <w:rFonts w:ascii="Arial" w:hAnsi="Arial" w:cs="Arial"/>
        </w:rPr>
        <w:t xml:space="preserve"> tất cả các vai trò hiện đang được cho phép. Nếu một khối lệnh được đặt tên PL/SQL thực thi truy vấn SESSION_ROLES với quyền của người định nghĩa, thì câu truy vấn không trả về dòng nào cả</w:t>
      </w:r>
      <w:r w:rsidR="00C12992" w:rsidRPr="001058B5">
        <w:rPr>
          <w:rFonts w:ascii="Arial" w:hAnsi="Arial" w:cs="Arial"/>
        </w:rPr>
        <w:t>.</w:t>
      </w:r>
    </w:p>
    <w:p w14:paraId="16FFF1A5" w14:textId="77777777" w:rsidR="008C539B" w:rsidRPr="001058B5" w:rsidRDefault="00C12992">
      <w:pPr>
        <w:spacing w:before="216"/>
        <w:ind w:left="569" w:right="1492"/>
        <w:jc w:val="center"/>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Reference</w:t>
      </w:r>
    </w:p>
    <w:p w14:paraId="73E61068" w14:textId="77777777" w:rsidR="008C539B" w:rsidRPr="001058B5" w:rsidRDefault="008C539B">
      <w:pPr>
        <w:pStyle w:val="BodyText"/>
        <w:spacing w:before="9"/>
        <w:rPr>
          <w:rFonts w:ascii="Arial" w:hAnsi="Arial" w:cs="Arial"/>
          <w:i/>
          <w:sz w:val="12"/>
        </w:rPr>
      </w:pPr>
    </w:p>
    <w:p w14:paraId="5C105696" w14:textId="4F9C5D10" w:rsidR="008C539B" w:rsidRPr="001058B5" w:rsidRDefault="00C12992">
      <w:pPr>
        <w:spacing w:before="105" w:line="232" w:lineRule="auto"/>
        <w:ind w:left="2260" w:right="185" w:hanging="1"/>
        <w:rPr>
          <w:rFonts w:ascii="Arial" w:hAnsi="Arial" w:cs="Arial"/>
          <w:sz w:val="20"/>
        </w:rPr>
      </w:pPr>
      <w:r w:rsidRPr="001058B5">
        <w:rPr>
          <w:rFonts w:ascii="Arial" w:hAnsi="Arial" w:cs="Arial"/>
          <w:b/>
          <w:spacing w:val="-16"/>
          <w:sz w:val="20"/>
        </w:rPr>
        <w:t xml:space="preserve">Roles </w:t>
      </w:r>
      <w:r w:rsidRPr="001058B5">
        <w:rPr>
          <w:rFonts w:ascii="Arial" w:hAnsi="Arial" w:cs="Arial"/>
          <w:b/>
          <w:spacing w:val="-17"/>
          <w:sz w:val="20"/>
        </w:rPr>
        <w:t xml:space="preserve">Used </w:t>
      </w:r>
      <w:r w:rsidRPr="001058B5">
        <w:rPr>
          <w:rFonts w:ascii="Arial" w:hAnsi="Arial" w:cs="Arial"/>
          <w:b/>
          <w:spacing w:val="-5"/>
          <w:sz w:val="20"/>
        </w:rPr>
        <w:t xml:space="preserve">in </w:t>
      </w:r>
      <w:r w:rsidRPr="001058B5">
        <w:rPr>
          <w:rFonts w:ascii="Arial" w:hAnsi="Arial" w:cs="Arial"/>
          <w:b/>
          <w:spacing w:val="-20"/>
          <w:sz w:val="20"/>
        </w:rPr>
        <w:t xml:space="preserve">Named </w:t>
      </w:r>
      <w:r w:rsidRPr="001058B5">
        <w:rPr>
          <w:rFonts w:ascii="Arial" w:hAnsi="Arial" w:cs="Arial"/>
          <w:b/>
          <w:spacing w:val="-17"/>
          <w:sz w:val="20"/>
        </w:rPr>
        <w:t xml:space="preserve">Blocks </w:t>
      </w:r>
      <w:r w:rsidRPr="001058B5">
        <w:rPr>
          <w:rFonts w:ascii="Arial" w:hAnsi="Arial" w:cs="Arial"/>
          <w:b/>
          <w:spacing w:val="-13"/>
          <w:sz w:val="20"/>
        </w:rPr>
        <w:t xml:space="preserve">with </w:t>
      </w:r>
      <w:r w:rsidRPr="001058B5">
        <w:rPr>
          <w:rFonts w:ascii="Arial" w:hAnsi="Arial" w:cs="Arial"/>
          <w:b/>
          <w:spacing w:val="-17"/>
          <w:sz w:val="20"/>
        </w:rPr>
        <w:t xml:space="preserve">Invoker's </w:t>
      </w:r>
      <w:r w:rsidRPr="001058B5">
        <w:rPr>
          <w:rFonts w:ascii="Arial" w:hAnsi="Arial" w:cs="Arial"/>
          <w:b/>
          <w:spacing w:val="-16"/>
          <w:sz w:val="20"/>
        </w:rPr>
        <w:t xml:space="preserve">Rights </w:t>
      </w:r>
      <w:r w:rsidRPr="001058B5">
        <w:rPr>
          <w:rFonts w:ascii="Arial" w:hAnsi="Arial" w:cs="Arial"/>
          <w:b/>
          <w:spacing w:val="-14"/>
          <w:sz w:val="20"/>
        </w:rPr>
        <w:t xml:space="preserve">and </w:t>
      </w:r>
      <w:r w:rsidRPr="001058B5">
        <w:rPr>
          <w:rFonts w:ascii="Arial" w:hAnsi="Arial" w:cs="Arial"/>
          <w:b/>
          <w:spacing w:val="-21"/>
          <w:sz w:val="20"/>
        </w:rPr>
        <w:t xml:space="preserve">Anonymous </w:t>
      </w:r>
      <w:r w:rsidRPr="001058B5">
        <w:rPr>
          <w:rFonts w:ascii="Arial" w:hAnsi="Arial" w:cs="Arial"/>
          <w:b/>
          <w:spacing w:val="-18"/>
          <w:sz w:val="20"/>
        </w:rPr>
        <w:t xml:space="preserve">PL/SQL </w:t>
      </w:r>
      <w:r w:rsidRPr="001058B5">
        <w:rPr>
          <w:rFonts w:ascii="Arial" w:hAnsi="Arial" w:cs="Arial"/>
          <w:b/>
          <w:spacing w:val="-17"/>
          <w:sz w:val="20"/>
        </w:rPr>
        <w:t>Blocks</w:t>
      </w:r>
      <w:bookmarkStart w:id="488" w:name="_bookmark574"/>
      <w:bookmarkEnd w:id="488"/>
      <w:r w:rsidRPr="001058B5">
        <w:rPr>
          <w:rFonts w:ascii="Arial" w:hAnsi="Arial" w:cs="Arial"/>
          <w:b/>
          <w:spacing w:val="20"/>
          <w:sz w:val="20"/>
        </w:rPr>
        <w:t xml:space="preserve"> </w:t>
      </w:r>
      <w:r w:rsidR="000E6BDF" w:rsidRPr="000E6BDF">
        <w:rPr>
          <w:rFonts w:ascii="Arial" w:hAnsi="Arial" w:cs="Arial"/>
          <w:sz w:val="20"/>
        </w:rPr>
        <w:t>Các khối lệnh được đặt tên PL/SQL cái mà thực thi với quyền của người gọi khối lệnh đó và khối lệnh vô danh PL/SQL được thực thi dựa trên quyền được cấp thông qua các vai trò đang được cho phép. Các vai trò hiện tại được sử dụng để kiểm tra quyền nằm bên trong khối lệnh QL/SQL với quyền của người gọi khối lệnh đó.Bạn có thể sử dụng dynamic SQL để thiết lập một vai trò trong phiên làm việc</w:t>
      </w:r>
      <w:r w:rsidRPr="001058B5">
        <w:rPr>
          <w:rFonts w:ascii="Arial" w:hAnsi="Arial" w:cs="Arial"/>
          <w:sz w:val="20"/>
        </w:rPr>
        <w:t>.</w:t>
      </w:r>
    </w:p>
    <w:p w14:paraId="79D690D4" w14:textId="77777777" w:rsidR="008C539B" w:rsidRPr="001058B5" w:rsidRDefault="008C539B">
      <w:pPr>
        <w:pStyle w:val="BodyText"/>
        <w:spacing w:before="5"/>
        <w:rPr>
          <w:rFonts w:ascii="Arial" w:hAnsi="Arial" w:cs="Arial"/>
          <w:sz w:val="17"/>
        </w:rPr>
      </w:pPr>
    </w:p>
    <w:p w14:paraId="377F1B23"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240ECF3" w14:textId="77777777" w:rsidR="008C539B" w:rsidRPr="001058B5" w:rsidRDefault="00C12992">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Pr="001058B5">
        <w:rPr>
          <w:rFonts w:ascii="Arial" w:hAnsi="Arial" w:cs="Arial"/>
          <w:sz w:val="20"/>
        </w:rPr>
        <w:t>for an explanation of how invoker's and definer's rights can be used for name resolution and privilege checking</w:t>
      </w:r>
    </w:p>
    <w:p w14:paraId="2FCEFAF3" w14:textId="77777777" w:rsidR="008C539B" w:rsidRPr="001058B5" w:rsidRDefault="00C12992">
      <w:pPr>
        <w:spacing w:before="116" w:line="232" w:lineRule="auto"/>
        <w:ind w:left="3340" w:right="1456"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Pr="001058B5">
        <w:rPr>
          <w:rFonts w:ascii="Arial" w:hAnsi="Arial" w:cs="Arial"/>
          <w:sz w:val="20"/>
        </w:rPr>
        <w:t>for information about dynamic SQL in PL/SQL</w:t>
      </w:r>
    </w:p>
    <w:p w14:paraId="327DF97F" w14:textId="77777777" w:rsidR="008C539B" w:rsidRPr="001058B5" w:rsidRDefault="008C539B">
      <w:pPr>
        <w:pStyle w:val="BodyText"/>
        <w:spacing w:before="2"/>
        <w:rPr>
          <w:rFonts w:ascii="Arial" w:hAnsi="Arial" w:cs="Arial"/>
        </w:rPr>
      </w:pPr>
    </w:p>
    <w:p w14:paraId="25D93FFA" w14:textId="77777777" w:rsidR="008C539B" w:rsidRPr="001058B5" w:rsidRDefault="00C12992">
      <w:pPr>
        <w:pStyle w:val="Heading6"/>
      </w:pPr>
      <w:bookmarkStart w:id="489" w:name="How_Roles_Aid_or_Restrict_DDL_Usage"/>
      <w:bookmarkStart w:id="490" w:name="_bookmark575"/>
      <w:bookmarkStart w:id="491" w:name="_bookmark576"/>
      <w:bookmarkEnd w:id="489"/>
      <w:bookmarkEnd w:id="490"/>
      <w:bookmarkEnd w:id="491"/>
      <w:r w:rsidRPr="001058B5">
        <w:t xml:space="preserve">How </w:t>
      </w:r>
      <w:bookmarkStart w:id="492" w:name="_bookmark577"/>
      <w:bookmarkEnd w:id="492"/>
      <w:r w:rsidRPr="001058B5">
        <w:t>Roles Aid or Restrict DDL Usage</w:t>
      </w:r>
    </w:p>
    <w:p w14:paraId="1A780E33" w14:textId="79BAE2FC" w:rsidR="008C539B" w:rsidRPr="001058B5" w:rsidRDefault="000E6BDF">
      <w:pPr>
        <w:pStyle w:val="BodyText"/>
        <w:spacing w:before="56" w:line="230" w:lineRule="auto"/>
        <w:ind w:left="2260"/>
        <w:rPr>
          <w:rFonts w:ascii="Arial" w:hAnsi="Arial" w:cs="Arial"/>
        </w:rPr>
      </w:pPr>
      <w:r w:rsidRPr="000E6BDF">
        <w:rPr>
          <w:rFonts w:ascii="Arial" w:hAnsi="Arial" w:cs="Arial"/>
        </w:rPr>
        <w:t>Một người dùng yêu cầu một hoặc nhiều quyền để thực thi thành công một câu lệnh DDL, phụ thuộc vào câu lệnh. Ví dụ, để tạo bảng, người dùng phải có quyền hệ thống CREATE TABLE hoặc CREATE ANY TABLE. Để tạo khung nhìn của một bảng cái mà thuộc về người dùng khác, người tạo bảng yêu cầu quyền hệ thống CREATE VIEW hoặc CREATE ANY VIEW cũng như quyền đối tượng SELECT cho bảng hoặc quyền hệ thố</w:t>
      </w:r>
      <w:r>
        <w:rPr>
          <w:rFonts w:ascii="Arial" w:hAnsi="Arial" w:cs="Arial"/>
        </w:rPr>
        <w:t>ng SELECT ANY TABLE</w:t>
      </w:r>
      <w:r w:rsidR="00C12992" w:rsidRPr="001058B5">
        <w:rPr>
          <w:rFonts w:ascii="Arial" w:hAnsi="Arial" w:cs="Arial"/>
        </w:rPr>
        <w:t>.</w:t>
      </w:r>
    </w:p>
    <w:p w14:paraId="0AC56CBC"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2E9103C" w14:textId="77777777" w:rsidR="008C539B" w:rsidRPr="001058B5" w:rsidRDefault="008C539B">
      <w:pPr>
        <w:pStyle w:val="BodyText"/>
        <w:spacing w:before="5"/>
        <w:rPr>
          <w:rFonts w:ascii="Arial" w:hAnsi="Arial" w:cs="Arial"/>
          <w:sz w:val="25"/>
        </w:rPr>
      </w:pPr>
    </w:p>
    <w:p w14:paraId="5220A084" w14:textId="1EBF8AC0" w:rsidR="008C539B" w:rsidRPr="001058B5" w:rsidRDefault="00EE0045">
      <w:pPr>
        <w:pStyle w:val="BodyText"/>
        <w:spacing w:before="99" w:line="232" w:lineRule="auto"/>
        <w:ind w:left="1659" w:right="700"/>
        <w:rPr>
          <w:rFonts w:ascii="Arial" w:hAnsi="Arial" w:cs="Arial"/>
        </w:rPr>
      </w:pPr>
      <w:bookmarkStart w:id="493" w:name="_bookmark578"/>
      <w:bookmarkEnd w:id="493"/>
      <w:r w:rsidRPr="00EE0045">
        <w:rPr>
          <w:rFonts w:ascii="Arial" w:hAnsi="Arial" w:cs="Arial"/>
        </w:rPr>
        <w:t>Cơ sở dữ liệu Oracle tránh sự phụ thuộc vào các đặc quyền nhận được bằng cách vai trò bằng cách hạn chế việc sử dụng các đặc quyền cụ thể trong một số câu lệnh DDL nhất định. Các quy tắc sau mô tả các hạn chế đặc quyền này liên quan đến các câu lệ</w:t>
      </w:r>
      <w:r>
        <w:rPr>
          <w:rFonts w:ascii="Arial" w:hAnsi="Arial" w:cs="Arial"/>
        </w:rPr>
        <w:t>nh DDL</w:t>
      </w:r>
      <w:r w:rsidR="00C12992" w:rsidRPr="001058B5">
        <w:rPr>
          <w:rFonts w:ascii="Arial" w:hAnsi="Arial" w:cs="Arial"/>
        </w:rPr>
        <w:t>:</w:t>
      </w:r>
    </w:p>
    <w:p w14:paraId="48BAD62C" w14:textId="031D618C"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C07D60">
        <w:rPr>
          <w:rFonts w:ascii="Arial" w:hAnsi="Arial" w:cs="Arial"/>
        </w:rPr>
        <w:t>Các quyền hêj thống và quyền đối tượng cho phép người dùng thực hiện thao tác DDL khi nhận được thông qua một vai trò. Ví dụ:</w:t>
      </w:r>
    </w:p>
    <w:p w14:paraId="42B7373E" w14:textId="73C663AC" w:rsidR="008C539B" w:rsidRPr="001058B5" w:rsidRDefault="00C12992" w:rsidP="006F7931">
      <w:pPr>
        <w:pStyle w:val="ListParagraph"/>
        <w:numPr>
          <w:ilvl w:val="0"/>
          <w:numId w:val="104"/>
        </w:numPr>
        <w:tabs>
          <w:tab w:val="left" w:pos="2379"/>
          <w:tab w:val="left" w:pos="2380"/>
        </w:tabs>
        <w:spacing w:before="112" w:line="246" w:lineRule="exact"/>
        <w:ind w:hanging="359"/>
        <w:rPr>
          <w:rFonts w:ascii="Arial" w:hAnsi="Arial" w:cs="Arial"/>
          <w:sz w:val="20"/>
        </w:rPr>
      </w:pPr>
      <w:r w:rsidRPr="001058B5">
        <w:rPr>
          <w:rFonts w:ascii="Arial" w:hAnsi="Arial" w:cs="Arial"/>
          <w:b/>
          <w:sz w:val="20"/>
        </w:rPr>
        <w:t>System</w:t>
      </w:r>
      <w:r w:rsidRPr="001058B5">
        <w:rPr>
          <w:rFonts w:ascii="Arial" w:hAnsi="Arial" w:cs="Arial"/>
          <w:b/>
          <w:spacing w:val="-17"/>
          <w:sz w:val="20"/>
        </w:rPr>
        <w:t xml:space="preserve"> </w:t>
      </w:r>
      <w:r w:rsidRPr="001058B5">
        <w:rPr>
          <w:rFonts w:ascii="Arial" w:hAnsi="Arial" w:cs="Arial"/>
          <w:b/>
          <w:sz w:val="20"/>
        </w:rPr>
        <w:t>privileges:</w:t>
      </w:r>
      <w:r w:rsidRPr="001058B5">
        <w:rPr>
          <w:rFonts w:ascii="Arial" w:hAnsi="Arial" w:cs="Arial"/>
          <w:b/>
          <w:spacing w:val="-18"/>
          <w:sz w:val="20"/>
        </w:rPr>
        <w:t xml:space="preserve"> </w:t>
      </w:r>
      <w:r w:rsidR="00C07D60">
        <w:rPr>
          <w:rFonts w:ascii="Arial" w:hAnsi="Arial" w:cs="Arial"/>
          <w:sz w:val="20"/>
        </w:rPr>
        <w:t>Các quyền C</w:t>
      </w:r>
      <w:r w:rsidRPr="001058B5">
        <w:rPr>
          <w:rFonts w:ascii="Arial" w:hAnsi="Arial" w:cs="Arial"/>
          <w:sz w:val="20"/>
        </w:rPr>
        <w:t>REATE</w:t>
      </w:r>
      <w:r w:rsidRPr="001058B5">
        <w:rPr>
          <w:rFonts w:ascii="Arial" w:hAnsi="Arial" w:cs="Arial"/>
          <w:spacing w:val="-88"/>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VIEW,</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PROCEDURE</w:t>
      </w:r>
    </w:p>
    <w:p w14:paraId="689FD3B7" w14:textId="4C6EEE22" w:rsidR="008C539B" w:rsidRPr="001058B5" w:rsidRDefault="00C12992" w:rsidP="006F7931">
      <w:pPr>
        <w:pStyle w:val="ListParagraph"/>
        <w:numPr>
          <w:ilvl w:val="0"/>
          <w:numId w:val="104"/>
        </w:numPr>
        <w:tabs>
          <w:tab w:val="left" w:pos="2379"/>
          <w:tab w:val="left" w:pos="2380"/>
        </w:tabs>
        <w:ind w:hanging="359"/>
        <w:rPr>
          <w:rFonts w:ascii="Arial" w:hAnsi="Arial" w:cs="Arial"/>
          <w:sz w:val="20"/>
        </w:rPr>
      </w:pP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privileges:</w:t>
      </w:r>
      <w:r w:rsidRPr="001058B5">
        <w:rPr>
          <w:rFonts w:ascii="Arial" w:hAnsi="Arial" w:cs="Arial"/>
          <w:b/>
          <w:spacing w:val="-4"/>
          <w:sz w:val="20"/>
        </w:rPr>
        <w:t xml:space="preserve"> </w:t>
      </w:r>
      <w:r w:rsidR="00C07D60">
        <w:rPr>
          <w:rFonts w:ascii="Arial" w:hAnsi="Arial" w:cs="Arial"/>
          <w:b/>
          <w:spacing w:val="-4"/>
          <w:sz w:val="20"/>
        </w:rPr>
        <w:t xml:space="preserve"> </w:t>
      </w:r>
      <w:r w:rsidR="00C07D60">
        <w:rPr>
          <w:rFonts w:ascii="Arial" w:hAnsi="Arial" w:cs="Arial"/>
          <w:sz w:val="20"/>
        </w:rPr>
        <w:t>Các quyền A</w:t>
      </w:r>
      <w:r w:rsidRPr="001058B5">
        <w:rPr>
          <w:rFonts w:ascii="Arial" w:hAnsi="Arial" w:cs="Arial"/>
          <w:sz w:val="20"/>
        </w:rPr>
        <w:t>LTER</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INDEX</w:t>
      </w:r>
      <w:r w:rsidRPr="001058B5">
        <w:rPr>
          <w:rFonts w:ascii="Arial" w:hAnsi="Arial" w:cs="Arial"/>
          <w:spacing w:val="-81"/>
          <w:sz w:val="20"/>
        </w:rPr>
        <w:t xml:space="preserve"> </w:t>
      </w:r>
      <w:r w:rsidR="00C07D60">
        <w:rPr>
          <w:rFonts w:ascii="Arial" w:hAnsi="Arial" w:cs="Arial"/>
          <w:sz w:val="20"/>
        </w:rPr>
        <w:t xml:space="preserve"> đối với bảng</w:t>
      </w:r>
    </w:p>
    <w:p w14:paraId="568A06CB" w14:textId="2BFF3F1A" w:rsidR="008C539B" w:rsidRPr="001058B5" w:rsidRDefault="00C07D60">
      <w:pPr>
        <w:pStyle w:val="BodyText"/>
        <w:spacing w:before="117" w:line="228" w:lineRule="auto"/>
        <w:ind w:left="2380" w:right="700"/>
        <w:rPr>
          <w:rFonts w:ascii="Arial" w:hAnsi="Arial" w:cs="Arial"/>
        </w:rPr>
      </w:pPr>
      <w:r w:rsidRPr="00C07D60">
        <w:rPr>
          <w:rFonts w:ascii="Arial" w:hAnsi="Arial" w:cs="Arial"/>
          <w:spacing w:val="-6"/>
        </w:rPr>
        <w:t>Bạn không thể sử dụng quyền đối tượng REFERENCES cho một bảng để địng nghĩa khóa ngoại của một bảng nếu quyền đó nhận được thông qua một vai trò</w:t>
      </w:r>
      <w:r w:rsidR="00C12992" w:rsidRPr="001058B5">
        <w:rPr>
          <w:rFonts w:ascii="Arial" w:hAnsi="Arial" w:cs="Arial"/>
        </w:rPr>
        <w:t>.</w:t>
      </w:r>
    </w:p>
    <w:p w14:paraId="0833887E" w14:textId="09576712" w:rsidR="008C539B" w:rsidRPr="001058B5" w:rsidRDefault="00C12992">
      <w:pPr>
        <w:pStyle w:val="BodyText"/>
        <w:spacing w:before="123" w:line="230" w:lineRule="auto"/>
        <w:ind w:left="2019" w:right="783" w:hanging="360"/>
        <w:rPr>
          <w:rFonts w:ascii="Arial" w:hAnsi="Arial" w:cs="Arial"/>
        </w:rPr>
      </w:pPr>
      <w:r w:rsidRPr="001058B5">
        <w:rPr>
          <w:rFonts w:ascii="Arial" w:hAnsi="Arial" w:cs="Arial"/>
          <w:sz w:val="10"/>
        </w:rPr>
        <w:t xml:space="preserve">■ </w:t>
      </w:r>
      <w:r w:rsidR="00C07D60" w:rsidRPr="00C07D60">
        <w:rPr>
          <w:rFonts w:ascii="Arial" w:hAnsi="Arial" w:cs="Arial"/>
        </w:rPr>
        <w:t>Tất cả các quyền hệ thống và quyền đối tượng cho phép người dùng thực hiện các thao tác DML mà được yêu cầu để cung cấp câu lệnh DDL không sử dụng được khi nhận được thông qua một vai trò. Miền bảo mật không chứa các vai trò khi câu lệnh CREATE VIEW được sử dụng. Ví dụ, một người dùng, người mà dược cấp quyền hệ thống SELECT ANY TABLE hoặc quyền đối tượng SELECT cho bảng thông qua một vai trò không thể sử dụng cả hai quyền này để tạo một khung nhìn trên bảng mà nó thuộc về người khác. Đây là bởi vì các khung nhìn là quyền của người tạo ra nó, vì vậy khi tạo chúng bạn không thể sử dụng bất kỳ quyền nào ( quyền hệ thống hay quyền đối tượng) được cấp thong qua một vai trò. Nếu quyền này được cấp trực tiếp cho bạn, thì bạn có thể sử dụng chúng. Tuy nhiên, nếu các quyền này bị thu hồi ở thời điểm sau đó, thì định nghĩa khung nhìn trở nên không hợp lệ ("chứa lỗi") và phải biên dịch lại trước khi nó có thể sử dụng lại như cũ.</w:t>
      </w:r>
      <w:r w:rsidRPr="001058B5">
        <w:rPr>
          <w:rFonts w:ascii="Arial" w:hAnsi="Arial" w:cs="Arial"/>
        </w:rPr>
        <w:t>.</w:t>
      </w:r>
    </w:p>
    <w:p w14:paraId="3C080F15" w14:textId="303CEEEF" w:rsidR="008C539B" w:rsidRPr="001058B5" w:rsidRDefault="00B74AC5">
      <w:pPr>
        <w:pStyle w:val="BodyText"/>
        <w:spacing w:before="124" w:line="232" w:lineRule="auto"/>
        <w:ind w:left="1660" w:right="700"/>
        <w:rPr>
          <w:rFonts w:ascii="Arial" w:hAnsi="Arial" w:cs="Arial"/>
        </w:rPr>
      </w:pPr>
      <w:r w:rsidRPr="00B74AC5">
        <w:rPr>
          <w:rFonts w:ascii="Arial" w:hAnsi="Arial" w:cs="Arial"/>
        </w:rPr>
        <w:t>Ví dụ dưới dây làm rõ việc cho phép và cấm sử dụng các quyền thông qua các vai trò.</w:t>
      </w:r>
      <w:r w:rsidR="00C12992" w:rsidRPr="001058B5">
        <w:rPr>
          <w:rFonts w:ascii="Arial" w:hAnsi="Arial" w:cs="Arial"/>
        </w:rPr>
        <w:t>.</w:t>
      </w:r>
    </w:p>
    <w:p w14:paraId="1C377325" w14:textId="0A785A80" w:rsidR="008C539B" w:rsidRPr="001058B5" w:rsidRDefault="00B74AC5">
      <w:pPr>
        <w:pStyle w:val="BodyText"/>
        <w:spacing w:before="112"/>
        <w:ind w:left="1660"/>
        <w:rPr>
          <w:rFonts w:ascii="Arial" w:hAnsi="Arial" w:cs="Arial"/>
        </w:rPr>
      </w:pPr>
      <w:r>
        <w:rPr>
          <w:rFonts w:ascii="Arial" w:hAnsi="Arial" w:cs="Arial"/>
        </w:rPr>
        <w:t>Giả định người dùng như sau:</w:t>
      </w:r>
    </w:p>
    <w:p w14:paraId="1649161B" w14:textId="43E953A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B74AC5" w:rsidRPr="00B74AC5">
        <w:rPr>
          <w:rFonts w:ascii="Arial" w:hAnsi="Arial" w:cs="Arial"/>
        </w:rPr>
        <w:t>Được cấp một vai trò cái mà có quyền hệ tohóng CREATE VIEW</w:t>
      </w:r>
    </w:p>
    <w:p w14:paraId="0CE1BE1D" w14:textId="18848433" w:rsidR="008C539B" w:rsidRPr="001058B5" w:rsidRDefault="00C12992">
      <w:pPr>
        <w:pStyle w:val="BodyText"/>
        <w:spacing w:before="107" w:line="246" w:lineRule="exact"/>
        <w:ind w:left="1660"/>
        <w:rPr>
          <w:rFonts w:ascii="Arial" w:hAnsi="Arial" w:cs="Arial"/>
        </w:rPr>
      </w:pPr>
      <w:r w:rsidRPr="001058B5">
        <w:rPr>
          <w:rFonts w:ascii="Arial" w:hAnsi="Arial" w:cs="Arial"/>
          <w:sz w:val="10"/>
        </w:rPr>
        <w:t xml:space="preserve">■ </w:t>
      </w:r>
      <w:r w:rsidR="00B74AC5" w:rsidRPr="00B74AC5">
        <w:rPr>
          <w:rFonts w:ascii="Arial" w:hAnsi="Arial" w:cs="Arial"/>
        </w:rPr>
        <w:t>Được gán trực tiếp một vai trò cái mà có quyền đối tượng SELECT đối với bảng employees</w:t>
      </w:r>
    </w:p>
    <w:p w14:paraId="7F4E9CFC" w14:textId="3B1CC42D" w:rsidR="008C539B" w:rsidRPr="001058B5" w:rsidRDefault="00C12992">
      <w:pPr>
        <w:pStyle w:val="BodyText"/>
        <w:spacing w:before="112" w:line="343" w:lineRule="auto"/>
        <w:ind w:left="1660" w:right="1721"/>
        <w:rPr>
          <w:rFonts w:ascii="Arial" w:hAnsi="Arial" w:cs="Arial"/>
        </w:rPr>
      </w:pPr>
      <w:r w:rsidRPr="001058B5">
        <w:rPr>
          <w:rFonts w:ascii="Arial" w:hAnsi="Arial" w:cs="Arial"/>
          <w:sz w:val="10"/>
        </w:rPr>
        <w:t xml:space="preserve">■ </w:t>
      </w:r>
      <w:r w:rsidR="00B74AC5" w:rsidRPr="00B74AC5">
        <w:rPr>
          <w:rFonts w:ascii="Arial" w:hAnsi="Arial" w:cs="Arial"/>
        </w:rPr>
        <w:t xml:space="preserve">Được gán trực tiếp quyền dói tượng SELECT đối với bảng departments </w:t>
      </w:r>
      <w:r w:rsidRPr="001058B5">
        <w:rPr>
          <w:rFonts w:ascii="Arial" w:hAnsi="Arial" w:cs="Arial"/>
        </w:rPr>
        <w:t>Given these directly and indirectly granted privileges:</w:t>
      </w:r>
    </w:p>
    <w:p w14:paraId="6651776D" w14:textId="4E48B8C8" w:rsidR="008C539B" w:rsidRPr="001058B5" w:rsidRDefault="00C12992" w:rsidP="007C5CB6">
      <w:pPr>
        <w:pStyle w:val="BodyText"/>
        <w:spacing w:before="5" w:line="246" w:lineRule="exact"/>
        <w:ind w:left="1660"/>
        <w:rPr>
          <w:rFonts w:ascii="Arial" w:hAnsi="Arial" w:cs="Arial"/>
        </w:rPr>
      </w:pPr>
      <w:r w:rsidRPr="001058B5">
        <w:rPr>
          <w:rFonts w:ascii="Arial" w:hAnsi="Arial" w:cs="Arial"/>
          <w:sz w:val="10"/>
        </w:rPr>
        <w:t xml:space="preserve">■ </w:t>
      </w:r>
      <w:r w:rsidR="007C5CB6" w:rsidRPr="007C5CB6">
        <w:rPr>
          <w:rFonts w:ascii="Arial" w:hAnsi="Arial" w:cs="Arial"/>
        </w:rPr>
        <w:t>Người dùng có thể chạy câu lệnh SELECT trên cả hai bảng employees và departments</w:t>
      </w:r>
      <w:r w:rsidRPr="001058B5">
        <w:rPr>
          <w:rFonts w:ascii="Arial" w:hAnsi="Arial" w:cs="Arial"/>
        </w:rPr>
        <w:t>.</w:t>
      </w:r>
    </w:p>
    <w:p w14:paraId="5E5F8D6D" w14:textId="474E9DE1" w:rsidR="008C539B" w:rsidRPr="001058B5" w:rsidRDefault="00C12992">
      <w:pPr>
        <w:pStyle w:val="BodyText"/>
        <w:spacing w:before="121" w:line="228" w:lineRule="auto"/>
        <w:ind w:left="2019" w:right="848" w:hanging="360"/>
        <w:rPr>
          <w:rFonts w:ascii="Arial" w:hAnsi="Arial" w:cs="Arial"/>
        </w:rPr>
      </w:pPr>
      <w:r w:rsidRPr="001058B5">
        <w:rPr>
          <w:rFonts w:ascii="Arial" w:hAnsi="Arial" w:cs="Arial"/>
          <w:sz w:val="10"/>
        </w:rPr>
        <w:t xml:space="preserve">■ </w:t>
      </w:r>
      <w:r w:rsidR="007C5CB6" w:rsidRPr="007C5CB6">
        <w:rPr>
          <w:rFonts w:ascii="Arial" w:hAnsi="Arial" w:cs="Arial"/>
        </w:rPr>
        <w:t>Mặc dù người dùng có cả hai quyền CREATE VIEW và SELECT đối với bảng employees thông qua một vai trò, người dùng không thể tạo một khung nhìn trên bảng employees, bởi vì quyền đối tượng SELECT đói với bảng employees được cấp thông qua một vai trò</w:t>
      </w:r>
      <w:r w:rsidRPr="001058B5">
        <w:rPr>
          <w:rFonts w:ascii="Arial" w:hAnsi="Arial" w:cs="Arial"/>
        </w:rPr>
        <w:t>.</w:t>
      </w:r>
    </w:p>
    <w:p w14:paraId="12C17FF8" w14:textId="28959942" w:rsidR="008C539B" w:rsidRPr="001058B5" w:rsidRDefault="00C12992">
      <w:pPr>
        <w:pStyle w:val="BodyText"/>
        <w:spacing w:before="125" w:line="228" w:lineRule="auto"/>
        <w:ind w:left="2020" w:right="700" w:hanging="361"/>
        <w:rPr>
          <w:rFonts w:ascii="Arial" w:hAnsi="Arial" w:cs="Arial"/>
        </w:rPr>
      </w:pPr>
      <w:r w:rsidRPr="001058B5">
        <w:rPr>
          <w:rFonts w:ascii="Arial" w:hAnsi="Arial" w:cs="Arial"/>
          <w:sz w:val="10"/>
        </w:rPr>
        <w:t xml:space="preserve">■ </w:t>
      </w:r>
      <w:r w:rsidR="007C5CB6" w:rsidRPr="007C5CB6">
        <w:rPr>
          <w:rFonts w:ascii="Arial" w:hAnsi="Arial" w:cs="Arial"/>
        </w:rPr>
        <w:t>Người dùng có thể tạo khung nhìn trên bảng departments, bởi vì người dùng có quyền CREATE VIEW thông qua một vai trò và quyền SELECT đối với bảng departments được gán trưc tiếp</w:t>
      </w:r>
      <w:r w:rsidRPr="007C5CB6">
        <w:rPr>
          <w:rFonts w:ascii="Arial" w:hAnsi="Arial" w:cs="Arial"/>
        </w:rPr>
        <w:t>.</w:t>
      </w:r>
    </w:p>
    <w:p w14:paraId="2456F9C1" w14:textId="77777777" w:rsidR="008C539B" w:rsidRPr="001058B5" w:rsidRDefault="008C539B">
      <w:pPr>
        <w:pStyle w:val="BodyText"/>
        <w:spacing w:before="6"/>
        <w:rPr>
          <w:rFonts w:ascii="Arial" w:hAnsi="Arial" w:cs="Arial"/>
          <w:sz w:val="23"/>
        </w:rPr>
      </w:pPr>
    </w:p>
    <w:p w14:paraId="37B81E7B" w14:textId="77777777" w:rsidR="008C539B" w:rsidRPr="001058B5" w:rsidRDefault="00C12992">
      <w:pPr>
        <w:pStyle w:val="Heading6"/>
        <w:ind w:left="1660"/>
      </w:pPr>
      <w:bookmarkStart w:id="494" w:name="How_Operating_Systems_Can_Aid_Roles"/>
      <w:bookmarkStart w:id="495" w:name="_bookmark579"/>
      <w:bookmarkStart w:id="496" w:name="_bookmark580"/>
      <w:bookmarkEnd w:id="494"/>
      <w:bookmarkEnd w:id="495"/>
      <w:bookmarkEnd w:id="496"/>
      <w:r w:rsidRPr="001058B5">
        <w:t>How Operating Systems Can Aid Roles</w:t>
      </w:r>
    </w:p>
    <w:p w14:paraId="2D762575" w14:textId="06DD854E" w:rsidR="008C539B" w:rsidRPr="001058B5" w:rsidRDefault="00710EC7">
      <w:pPr>
        <w:pStyle w:val="BodyText"/>
        <w:spacing w:before="55" w:line="232" w:lineRule="auto"/>
        <w:ind w:left="1659" w:right="700"/>
        <w:rPr>
          <w:rFonts w:ascii="Arial" w:hAnsi="Arial" w:cs="Arial"/>
        </w:rPr>
      </w:pPr>
      <w:r w:rsidRPr="00710EC7">
        <w:rPr>
          <w:rFonts w:ascii="Arial" w:hAnsi="Arial" w:cs="Arial"/>
        </w:rPr>
        <w:t>Trong một số môi trường, bạn có thể quản trị bảo mật cơ sở dữ liệu thông qua hệ điều hành. Hệ điều hành có thể được sử dụng để cấp và thu hồi các vai trò cơ sở dữ liệu và quản lý xác thực mật khẩu. Khả năng này không khả dụng trên mọi hệ điều hành</w:t>
      </w:r>
      <w:r w:rsidR="00C12992" w:rsidRPr="00710EC7">
        <w:rPr>
          <w:rFonts w:ascii="Arial" w:hAnsi="Arial" w:cs="Arial"/>
        </w:rPr>
        <w:t>.</w:t>
      </w:r>
    </w:p>
    <w:p w14:paraId="2887CC00"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CA9F550" w14:textId="77777777" w:rsidR="008C539B" w:rsidRPr="001058B5" w:rsidRDefault="008C539B">
      <w:pPr>
        <w:pStyle w:val="BodyText"/>
        <w:spacing w:before="8"/>
        <w:rPr>
          <w:rFonts w:ascii="Arial" w:hAnsi="Arial" w:cs="Arial"/>
          <w:sz w:val="29"/>
        </w:rPr>
      </w:pPr>
    </w:p>
    <w:p w14:paraId="1F34EBAF" w14:textId="77777777" w:rsidR="008C539B" w:rsidRPr="001058B5" w:rsidRDefault="00C12992">
      <w:pPr>
        <w:pStyle w:val="BodyText"/>
        <w:spacing w:before="99" w:line="232" w:lineRule="auto"/>
        <w:ind w:left="2979" w:right="1456"/>
        <w:rPr>
          <w:rFonts w:ascii="Arial" w:hAnsi="Arial" w:cs="Arial"/>
        </w:rPr>
      </w:pPr>
      <w:r w:rsidRPr="001058B5">
        <w:rPr>
          <w:rFonts w:ascii="Arial" w:hAnsi="Arial" w:cs="Arial"/>
          <w:b/>
          <w:sz w:val="19"/>
        </w:rPr>
        <w:t xml:space="preserve">See Also: </w:t>
      </w:r>
      <w:r w:rsidRPr="001058B5">
        <w:rPr>
          <w:rFonts w:ascii="Arial" w:hAnsi="Arial" w:cs="Arial"/>
        </w:rPr>
        <w:t>Your operating system-specific Oracle Database documentation for details about managing roles through the operating system</w:t>
      </w:r>
    </w:p>
    <w:p w14:paraId="4C426886" w14:textId="77777777" w:rsidR="008C539B" w:rsidRPr="001058B5" w:rsidRDefault="008C539B">
      <w:pPr>
        <w:pStyle w:val="BodyText"/>
        <w:spacing w:before="1"/>
        <w:rPr>
          <w:rFonts w:ascii="Arial" w:hAnsi="Arial" w:cs="Arial"/>
        </w:rPr>
      </w:pPr>
    </w:p>
    <w:p w14:paraId="2AB0AF41" w14:textId="77777777" w:rsidR="008C539B" w:rsidRPr="001058B5" w:rsidRDefault="00C12992">
      <w:pPr>
        <w:pStyle w:val="Heading6"/>
      </w:pPr>
      <w:bookmarkStart w:id="497" w:name="How_Roles_Work_in_a_Distributed_Environm"/>
      <w:bookmarkStart w:id="498" w:name="_bookmark581"/>
      <w:bookmarkEnd w:id="497"/>
      <w:bookmarkEnd w:id="498"/>
      <w:r w:rsidRPr="001058B5">
        <w:t>How Roles Work in a Distributed Environment</w:t>
      </w:r>
    </w:p>
    <w:p w14:paraId="57400A88"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When you use roles in a distributed database environment, ensure that all needed roles are set as the default roles for a distributed (remote) session. These roles cannot be enabled when the user connects to a remote database from within a local database session. For example, the user cannot execute a remote procedure that attempts to enable a role at the remote site.</w:t>
      </w:r>
    </w:p>
    <w:p w14:paraId="4EE0ECE8" w14:textId="77777777" w:rsidR="008C539B" w:rsidRPr="001058B5" w:rsidRDefault="00C12992">
      <w:pPr>
        <w:spacing w:before="210"/>
        <w:ind w:left="29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Heterogeneous Connectivity User's Guide</w:t>
      </w:r>
    </w:p>
    <w:p w14:paraId="25ED5088" w14:textId="77777777" w:rsidR="008C539B" w:rsidRPr="001058B5" w:rsidRDefault="008C539B">
      <w:pPr>
        <w:pStyle w:val="BodyText"/>
        <w:spacing w:before="6"/>
        <w:rPr>
          <w:rFonts w:ascii="Arial" w:hAnsi="Arial" w:cs="Arial"/>
          <w:i/>
          <w:sz w:val="21"/>
        </w:rPr>
      </w:pPr>
    </w:p>
    <w:p w14:paraId="1C37397D" w14:textId="77777777" w:rsidR="008C539B" w:rsidRPr="001058B5" w:rsidRDefault="00C12992">
      <w:pPr>
        <w:pStyle w:val="Heading4"/>
      </w:pPr>
      <w:bookmarkStart w:id="499" w:name="Predefined_Roles_in_an_Oracle_Database_I"/>
      <w:bookmarkStart w:id="500" w:name="_bookmark582"/>
      <w:bookmarkEnd w:id="499"/>
      <w:bookmarkEnd w:id="500"/>
      <w:r w:rsidRPr="001058B5">
        <w:t>Predefined Roles in an Oracle Database Installation</w:t>
      </w:r>
    </w:p>
    <w:p w14:paraId="0DA54036" w14:textId="77777777" w:rsidR="008C539B" w:rsidRPr="001058B5" w:rsidRDefault="00C12992">
      <w:pPr>
        <w:pStyle w:val="BodyText"/>
        <w:spacing w:before="79" w:line="232" w:lineRule="auto"/>
        <w:ind w:left="2260" w:right="102"/>
        <w:rPr>
          <w:rFonts w:ascii="Arial" w:hAnsi="Arial" w:cs="Arial"/>
        </w:rPr>
      </w:pPr>
      <w:bookmarkStart w:id="501" w:name="_bookmark583"/>
      <w:bookmarkEnd w:id="501"/>
      <w:r w:rsidRPr="001058B5">
        <w:rPr>
          <w:rFonts w:ascii="Arial" w:hAnsi="Arial" w:cs="Arial"/>
        </w:rPr>
        <w:t xml:space="preserve">Oracle Database provides a set of predefined roles to help in database administration. These roles, listed in </w:t>
      </w:r>
      <w:hyperlink w:anchor="_bookmark586" w:history="1">
        <w:r w:rsidRPr="001058B5">
          <w:rPr>
            <w:rFonts w:ascii="Arial" w:hAnsi="Arial" w:cs="Arial"/>
            <w:color w:val="0000CC"/>
          </w:rPr>
          <w:t>Table 4–3</w:t>
        </w:r>
      </w:hyperlink>
      <w:r w:rsidRPr="001058B5">
        <w:rPr>
          <w:rFonts w:ascii="Arial" w:hAnsi="Arial" w:cs="Arial"/>
        </w:rPr>
        <w:t>, are automatically defined for Oracle databases when you run the standard scripts that are part of database creation. If you install other options or products, then other predefined roles may be created.</w:t>
      </w:r>
    </w:p>
    <w:p w14:paraId="179D1C41" w14:textId="77777777" w:rsidR="008C539B" w:rsidRPr="001058B5" w:rsidRDefault="008C539B">
      <w:pPr>
        <w:pStyle w:val="BodyText"/>
        <w:spacing w:before="11"/>
        <w:rPr>
          <w:rFonts w:ascii="Arial" w:hAnsi="Arial" w:cs="Arial"/>
          <w:sz w:val="23"/>
        </w:rPr>
      </w:pPr>
    </w:p>
    <w:p w14:paraId="0151ABC7" w14:textId="77777777" w:rsidR="008C539B" w:rsidRPr="001058B5" w:rsidRDefault="00C12992">
      <w:pPr>
        <w:tabs>
          <w:tab w:val="left" w:pos="1733"/>
        </w:tabs>
        <w:spacing w:before="104"/>
        <w:ind w:left="700"/>
        <w:rPr>
          <w:rFonts w:ascii="Arial" w:hAnsi="Arial" w:cs="Arial"/>
          <w:b/>
          <w:i/>
          <w:sz w:val="18"/>
        </w:rPr>
      </w:pPr>
      <w:bookmarkStart w:id="502" w:name="_bookmark584"/>
      <w:bookmarkStart w:id="503" w:name="_bookmark586"/>
      <w:bookmarkEnd w:id="502"/>
      <w:bookmarkEnd w:id="50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4–3</w:t>
      </w:r>
      <w:r w:rsidRPr="001058B5">
        <w:rPr>
          <w:rFonts w:ascii="Arial" w:hAnsi="Arial" w:cs="Arial"/>
          <w:b/>
          <w:i/>
          <w:sz w:val="18"/>
        </w:rPr>
        <w:tab/>
        <w:t>Orac</w:t>
      </w:r>
      <w:bookmarkStart w:id="504" w:name="_bookmark585"/>
      <w:bookmarkEnd w:id="504"/>
      <w:r w:rsidRPr="001058B5">
        <w:rPr>
          <w:rFonts w:ascii="Arial" w:hAnsi="Arial" w:cs="Arial"/>
          <w:b/>
          <w:i/>
          <w:sz w:val="18"/>
        </w:rPr>
        <w:t>le Database Predefined</w:t>
      </w:r>
      <w:r w:rsidRPr="001058B5">
        <w:rPr>
          <w:rFonts w:ascii="Arial" w:hAnsi="Arial" w:cs="Arial"/>
          <w:b/>
          <w:i/>
          <w:spacing w:val="-4"/>
          <w:sz w:val="18"/>
        </w:rPr>
        <w:t xml:space="preserve"> </w:t>
      </w:r>
      <w:r w:rsidRPr="001058B5">
        <w:rPr>
          <w:rFonts w:ascii="Arial" w:hAnsi="Arial" w:cs="Arial"/>
          <w:b/>
          <w:i/>
          <w:sz w:val="18"/>
        </w:rPr>
        <w:t>Roles</w:t>
      </w:r>
    </w:p>
    <w:p w14:paraId="3537B3A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8C539B" w:rsidRPr="001058B5" w14:paraId="7567EFF2" w14:textId="77777777">
        <w:trPr>
          <w:trHeight w:val="311"/>
        </w:trPr>
        <w:tc>
          <w:tcPr>
            <w:tcW w:w="2686" w:type="dxa"/>
            <w:tcBorders>
              <w:top w:val="single" w:sz="18" w:space="0" w:color="000000"/>
              <w:bottom w:val="single" w:sz="4" w:space="0" w:color="000000"/>
            </w:tcBorders>
          </w:tcPr>
          <w:p w14:paraId="34F4F18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554" w:type="dxa"/>
            <w:tcBorders>
              <w:top w:val="single" w:sz="18" w:space="0" w:color="000000"/>
              <w:bottom w:val="single" w:sz="4" w:space="0" w:color="000000"/>
            </w:tcBorders>
          </w:tcPr>
          <w:p w14:paraId="33E1B84B" w14:textId="77777777" w:rsidR="008C539B" w:rsidRPr="001058B5" w:rsidRDefault="00C12992">
            <w:pPr>
              <w:pStyle w:val="TableParagraph"/>
              <w:spacing w:before="27"/>
              <w:ind w:left="370"/>
              <w:rPr>
                <w:rFonts w:ascii="Arial" w:hAnsi="Arial" w:cs="Arial"/>
                <w:b/>
                <w:sz w:val="18"/>
              </w:rPr>
            </w:pPr>
            <w:r w:rsidRPr="001058B5">
              <w:rPr>
                <w:rFonts w:ascii="Arial" w:hAnsi="Arial" w:cs="Arial"/>
                <w:b/>
                <w:sz w:val="18"/>
              </w:rPr>
              <w:t>Description</w:t>
            </w:r>
          </w:p>
        </w:tc>
      </w:tr>
      <w:tr w:rsidR="008C539B" w:rsidRPr="001058B5" w14:paraId="4C7D3B59" w14:textId="77777777">
        <w:trPr>
          <w:trHeight w:val="1032"/>
        </w:trPr>
        <w:tc>
          <w:tcPr>
            <w:tcW w:w="2686" w:type="dxa"/>
            <w:tcBorders>
              <w:top w:val="single" w:sz="4" w:space="0" w:color="000000"/>
              <w:bottom w:val="single" w:sz="2" w:space="0" w:color="000000"/>
            </w:tcBorders>
          </w:tcPr>
          <w:p w14:paraId="2F6CFF2E" w14:textId="77777777" w:rsidR="008C539B" w:rsidRPr="001058B5" w:rsidRDefault="00C12992">
            <w:pPr>
              <w:pStyle w:val="TableParagraph"/>
              <w:spacing w:before="64"/>
              <w:rPr>
                <w:rFonts w:ascii="Arial" w:hAnsi="Arial" w:cs="Arial"/>
                <w:sz w:val="18"/>
              </w:rPr>
            </w:pPr>
            <w:r w:rsidRPr="001058B5">
              <w:rPr>
                <w:rFonts w:ascii="Arial" w:hAnsi="Arial" w:cs="Arial"/>
                <w:w w:val="90"/>
                <w:sz w:val="18"/>
              </w:rPr>
              <w:t>ADM_PARALLEL_EXECUTE_TASK</w:t>
            </w:r>
          </w:p>
        </w:tc>
        <w:tc>
          <w:tcPr>
            <w:tcW w:w="6554" w:type="dxa"/>
            <w:tcBorders>
              <w:top w:val="single" w:sz="4" w:space="0" w:color="000000"/>
              <w:bottom w:val="single" w:sz="2" w:space="0" w:color="000000"/>
            </w:tcBorders>
          </w:tcPr>
          <w:p w14:paraId="038644EE" w14:textId="77777777" w:rsidR="008C539B" w:rsidRPr="001058B5" w:rsidRDefault="00C12992">
            <w:pPr>
              <w:pStyle w:val="TableParagraph"/>
              <w:spacing w:before="62" w:line="211" w:lineRule="auto"/>
              <w:ind w:left="370" w:hanging="1"/>
              <w:rPr>
                <w:rFonts w:ascii="Arial" w:hAnsi="Arial" w:cs="Arial"/>
                <w:sz w:val="18"/>
              </w:rPr>
            </w:pPr>
            <w:bookmarkStart w:id="505" w:name="_bookmark587"/>
            <w:bookmarkEnd w:id="505"/>
            <w:r w:rsidRPr="001058B5">
              <w:rPr>
                <w:rFonts w:ascii="Arial" w:hAnsi="Arial" w:cs="Arial"/>
                <w:sz w:val="18"/>
              </w:rPr>
              <w:t>Provides</w:t>
            </w:r>
            <w:r w:rsidRPr="001058B5">
              <w:rPr>
                <w:rFonts w:ascii="Arial" w:hAnsi="Arial" w:cs="Arial"/>
                <w:spacing w:val="-9"/>
                <w:sz w:val="18"/>
              </w:rPr>
              <w:t xml:space="preserve"> </w:t>
            </w:r>
            <w:r w:rsidRPr="001058B5">
              <w:rPr>
                <w:rFonts w:ascii="Arial" w:hAnsi="Arial" w:cs="Arial"/>
                <w:sz w:val="18"/>
              </w:rPr>
              <w:t>privileges</w:t>
            </w:r>
            <w:r w:rsidRPr="001058B5">
              <w:rPr>
                <w:rFonts w:ascii="Arial" w:hAnsi="Arial" w:cs="Arial"/>
                <w:spacing w:val="-9"/>
                <w:sz w:val="18"/>
              </w:rPr>
              <w:t xml:space="preserve"> </w:t>
            </w:r>
            <w:r w:rsidRPr="001058B5">
              <w:rPr>
                <w:rFonts w:ascii="Arial" w:hAnsi="Arial" w:cs="Arial"/>
                <w:sz w:val="18"/>
              </w:rPr>
              <w:t>to</w:t>
            </w:r>
            <w:r w:rsidRPr="001058B5">
              <w:rPr>
                <w:rFonts w:ascii="Arial" w:hAnsi="Arial" w:cs="Arial"/>
                <w:spacing w:val="-10"/>
                <w:sz w:val="18"/>
              </w:rPr>
              <w:t xml:space="preserve"> </w:t>
            </w:r>
            <w:r w:rsidRPr="001058B5">
              <w:rPr>
                <w:rFonts w:ascii="Arial" w:hAnsi="Arial" w:cs="Arial"/>
                <w:sz w:val="18"/>
              </w:rPr>
              <w:t>update</w:t>
            </w:r>
            <w:r w:rsidRPr="001058B5">
              <w:rPr>
                <w:rFonts w:ascii="Arial" w:hAnsi="Arial" w:cs="Arial"/>
                <w:spacing w:val="-10"/>
                <w:sz w:val="18"/>
              </w:rPr>
              <w:t xml:space="preserve"> </w:t>
            </w:r>
            <w:r w:rsidRPr="001058B5">
              <w:rPr>
                <w:rFonts w:ascii="Arial" w:hAnsi="Arial" w:cs="Arial"/>
                <w:sz w:val="18"/>
              </w:rPr>
              <w:t>table</w:t>
            </w:r>
            <w:r w:rsidRPr="001058B5">
              <w:rPr>
                <w:rFonts w:ascii="Arial" w:hAnsi="Arial" w:cs="Arial"/>
                <w:spacing w:val="-10"/>
                <w:sz w:val="18"/>
              </w:rPr>
              <w:t xml:space="preserve"> </w:t>
            </w:r>
            <w:r w:rsidRPr="001058B5">
              <w:rPr>
                <w:rFonts w:ascii="Arial" w:hAnsi="Arial" w:cs="Arial"/>
                <w:sz w:val="18"/>
              </w:rPr>
              <w:t>data</w:t>
            </w:r>
            <w:r w:rsidRPr="001058B5">
              <w:rPr>
                <w:rFonts w:ascii="Arial" w:hAnsi="Arial" w:cs="Arial"/>
                <w:spacing w:val="-9"/>
                <w:sz w:val="18"/>
              </w:rPr>
              <w:t xml:space="preserve"> </w:t>
            </w:r>
            <w:r w:rsidRPr="001058B5">
              <w:rPr>
                <w:rFonts w:ascii="Arial" w:hAnsi="Arial" w:cs="Arial"/>
                <w:sz w:val="18"/>
              </w:rPr>
              <w:t>in</w:t>
            </w:r>
            <w:r w:rsidRPr="001058B5">
              <w:rPr>
                <w:rFonts w:ascii="Arial" w:hAnsi="Arial" w:cs="Arial"/>
                <w:spacing w:val="-9"/>
                <w:sz w:val="18"/>
              </w:rPr>
              <w:t xml:space="preserve"> </w:t>
            </w:r>
            <w:r w:rsidRPr="001058B5">
              <w:rPr>
                <w:rFonts w:ascii="Arial" w:hAnsi="Arial" w:cs="Arial"/>
                <w:sz w:val="18"/>
              </w:rPr>
              <w:t>parallel</w:t>
            </w:r>
            <w:r w:rsidRPr="001058B5">
              <w:rPr>
                <w:rFonts w:ascii="Arial" w:hAnsi="Arial" w:cs="Arial"/>
                <w:spacing w:val="-10"/>
                <w:sz w:val="18"/>
              </w:rPr>
              <w:t xml:space="preserve"> </w:t>
            </w:r>
            <w:r w:rsidRPr="001058B5">
              <w:rPr>
                <w:rFonts w:ascii="Arial" w:hAnsi="Arial" w:cs="Arial"/>
                <w:sz w:val="18"/>
              </w:rPr>
              <w:t>by</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11"/>
                <w:sz w:val="18"/>
              </w:rPr>
              <w:t xml:space="preserve"> </w:t>
            </w:r>
            <w:r w:rsidRPr="001058B5">
              <w:rPr>
                <w:rFonts w:ascii="Arial" w:hAnsi="Arial" w:cs="Arial"/>
                <w:sz w:val="18"/>
              </w:rPr>
              <w:t>DBMS_ PARALLEL_EXECUTE</w:t>
            </w:r>
            <w:r w:rsidRPr="001058B5">
              <w:rPr>
                <w:rFonts w:ascii="Arial" w:hAnsi="Arial" w:cs="Arial"/>
                <w:spacing w:val="-80"/>
                <w:sz w:val="18"/>
              </w:rPr>
              <w:t xml:space="preserve"> </w:t>
            </w:r>
            <w:r w:rsidRPr="001058B5">
              <w:rPr>
                <w:rFonts w:ascii="Arial" w:hAnsi="Arial" w:cs="Arial"/>
                <w:sz w:val="18"/>
              </w:rPr>
              <w:t>PL/SQL package.</w:t>
            </w:r>
          </w:p>
          <w:p w14:paraId="510F214C" w14:textId="77777777" w:rsidR="008C539B" w:rsidRPr="001058B5" w:rsidRDefault="00C12992">
            <w:pPr>
              <w:pStyle w:val="TableParagraph"/>
              <w:spacing w:before="97" w:line="216" w:lineRule="auto"/>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PL/SQL Packages and </w:t>
            </w:r>
            <w:r w:rsidRPr="001058B5">
              <w:rPr>
                <w:rFonts w:ascii="Arial" w:hAnsi="Arial" w:cs="Arial"/>
                <w:i/>
                <w:spacing w:val="-4"/>
                <w:sz w:val="18"/>
              </w:rPr>
              <w:t xml:space="preserve">Types </w:t>
            </w:r>
            <w:r w:rsidRPr="001058B5">
              <w:rPr>
                <w:rFonts w:ascii="Arial" w:hAnsi="Arial" w:cs="Arial"/>
                <w:i/>
                <w:sz w:val="18"/>
              </w:rPr>
              <w:t xml:space="preserve">Reference </w:t>
            </w:r>
            <w:r w:rsidRPr="001058B5">
              <w:rPr>
                <w:rFonts w:ascii="Arial" w:hAnsi="Arial" w:cs="Arial"/>
                <w:sz w:val="18"/>
              </w:rPr>
              <w:t>for more</w:t>
            </w:r>
            <w:bookmarkStart w:id="506" w:name="_bookmark588"/>
            <w:bookmarkEnd w:id="506"/>
            <w:r w:rsidRPr="001058B5">
              <w:rPr>
                <w:rFonts w:ascii="Arial" w:hAnsi="Arial" w:cs="Arial"/>
                <w:sz w:val="18"/>
              </w:rPr>
              <w:t xml:space="preserve"> information about the DBMS_PARALLEL_EXECUTE</w:t>
            </w:r>
            <w:r w:rsidRPr="001058B5">
              <w:rPr>
                <w:rFonts w:ascii="Arial" w:hAnsi="Arial" w:cs="Arial"/>
                <w:spacing w:val="-92"/>
                <w:sz w:val="18"/>
              </w:rPr>
              <w:t xml:space="preserve"> </w:t>
            </w:r>
            <w:r w:rsidRPr="001058B5">
              <w:rPr>
                <w:rFonts w:ascii="Arial" w:hAnsi="Arial" w:cs="Arial"/>
                <w:sz w:val="18"/>
              </w:rPr>
              <w:t>PL/SQL package.</w:t>
            </w:r>
          </w:p>
        </w:tc>
      </w:tr>
      <w:tr w:rsidR="008C539B" w:rsidRPr="001058B5" w14:paraId="148243E3" w14:textId="77777777">
        <w:trPr>
          <w:trHeight w:val="934"/>
        </w:trPr>
        <w:tc>
          <w:tcPr>
            <w:tcW w:w="2686" w:type="dxa"/>
            <w:tcBorders>
              <w:top w:val="single" w:sz="2" w:space="0" w:color="000000"/>
              <w:bottom w:val="single" w:sz="2" w:space="0" w:color="000000"/>
            </w:tcBorders>
          </w:tcPr>
          <w:p w14:paraId="7B5A9DE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AQ_ADMINISTRATOR_ROLE</w:t>
            </w:r>
          </w:p>
        </w:tc>
        <w:tc>
          <w:tcPr>
            <w:tcW w:w="6554" w:type="dxa"/>
            <w:tcBorders>
              <w:top w:val="single" w:sz="2" w:space="0" w:color="000000"/>
              <w:bottom w:val="single" w:sz="2" w:space="0" w:color="000000"/>
            </w:tcBorders>
          </w:tcPr>
          <w:p w14:paraId="5E684EDA" w14:textId="77777777" w:rsidR="008C539B" w:rsidRPr="001058B5" w:rsidRDefault="00C12992">
            <w:pPr>
              <w:pStyle w:val="TableParagraph"/>
              <w:spacing w:before="64" w:line="211" w:lineRule="auto"/>
              <w:ind w:left="370" w:right="193" w:hanging="1"/>
              <w:rPr>
                <w:rFonts w:ascii="Arial" w:hAnsi="Arial" w:cs="Arial"/>
                <w:sz w:val="18"/>
              </w:rPr>
            </w:pPr>
            <w:r w:rsidRPr="001058B5">
              <w:rPr>
                <w:rFonts w:ascii="Arial" w:hAnsi="Arial" w:cs="Arial"/>
                <w:sz w:val="18"/>
              </w:rPr>
              <w:t xml:space="preserve">Provides privileges to administer Advanced Queuing. Includes ENQUEUE </w:t>
            </w:r>
            <w:r w:rsidRPr="001058B5">
              <w:rPr>
                <w:rFonts w:ascii="Arial" w:hAnsi="Arial" w:cs="Arial"/>
                <w:w w:val="95"/>
                <w:sz w:val="18"/>
              </w:rPr>
              <w:t>ANY</w:t>
            </w:r>
            <w:r w:rsidRPr="001058B5">
              <w:rPr>
                <w:rFonts w:ascii="Arial" w:hAnsi="Arial" w:cs="Arial"/>
                <w:spacing w:val="-62"/>
                <w:w w:val="95"/>
                <w:sz w:val="18"/>
              </w:rPr>
              <w:t xml:space="preserve"> </w:t>
            </w:r>
            <w:r w:rsidRPr="001058B5">
              <w:rPr>
                <w:rFonts w:ascii="Arial" w:hAnsi="Arial" w:cs="Arial"/>
                <w:w w:val="95"/>
                <w:sz w:val="18"/>
              </w:rPr>
              <w:t>QUEUE, DEQUEUE</w:t>
            </w:r>
            <w:r w:rsidRPr="001058B5">
              <w:rPr>
                <w:rFonts w:ascii="Arial" w:hAnsi="Arial" w:cs="Arial"/>
                <w:spacing w:val="-61"/>
                <w:w w:val="95"/>
                <w:sz w:val="18"/>
              </w:rPr>
              <w:t xml:space="preserve"> </w:t>
            </w:r>
            <w:r w:rsidRPr="001058B5">
              <w:rPr>
                <w:rFonts w:ascii="Arial" w:hAnsi="Arial" w:cs="Arial"/>
                <w:w w:val="95"/>
                <w:sz w:val="18"/>
              </w:rPr>
              <w:t>ANY</w:t>
            </w:r>
            <w:r w:rsidRPr="001058B5">
              <w:rPr>
                <w:rFonts w:ascii="Arial" w:hAnsi="Arial" w:cs="Arial"/>
                <w:spacing w:val="-61"/>
                <w:w w:val="95"/>
                <w:sz w:val="18"/>
              </w:rPr>
              <w:t xml:space="preserve"> </w:t>
            </w:r>
            <w:r w:rsidRPr="001058B5">
              <w:rPr>
                <w:rFonts w:ascii="Arial" w:hAnsi="Arial" w:cs="Arial"/>
                <w:w w:val="95"/>
                <w:sz w:val="18"/>
              </w:rPr>
              <w:t>QUEUE, and MANAGE</w:t>
            </w:r>
            <w:r w:rsidRPr="001058B5">
              <w:rPr>
                <w:rFonts w:ascii="Arial" w:hAnsi="Arial" w:cs="Arial"/>
                <w:spacing w:val="-62"/>
                <w:w w:val="95"/>
                <w:sz w:val="18"/>
              </w:rPr>
              <w:t xml:space="preserve"> </w:t>
            </w:r>
            <w:r w:rsidRPr="001058B5">
              <w:rPr>
                <w:rFonts w:ascii="Arial" w:hAnsi="Arial" w:cs="Arial"/>
                <w:w w:val="95"/>
                <w:sz w:val="18"/>
              </w:rPr>
              <w:t>ANY</w:t>
            </w:r>
            <w:r w:rsidRPr="001058B5">
              <w:rPr>
                <w:rFonts w:ascii="Arial" w:hAnsi="Arial" w:cs="Arial"/>
                <w:spacing w:val="-62"/>
                <w:w w:val="95"/>
                <w:sz w:val="18"/>
              </w:rPr>
              <w:t xml:space="preserve"> </w:t>
            </w:r>
            <w:r w:rsidRPr="001058B5">
              <w:rPr>
                <w:rFonts w:ascii="Arial" w:hAnsi="Arial" w:cs="Arial"/>
                <w:w w:val="95"/>
                <w:sz w:val="18"/>
              </w:rPr>
              <w:t>QUEUE, SELECT</w:t>
            </w:r>
            <w:r w:rsidRPr="001058B5">
              <w:rPr>
                <w:rFonts w:ascii="Arial" w:hAnsi="Arial" w:cs="Arial"/>
                <w:spacing w:val="-86"/>
                <w:w w:val="95"/>
                <w:sz w:val="18"/>
              </w:rPr>
              <w:t xml:space="preserve"> </w:t>
            </w:r>
            <w:r w:rsidRPr="001058B5">
              <w:rPr>
                <w:rFonts w:ascii="Arial" w:hAnsi="Arial" w:cs="Arial"/>
                <w:w w:val="95"/>
                <w:sz w:val="18"/>
              </w:rPr>
              <w:t>privileges</w:t>
            </w:r>
          </w:p>
          <w:p w14:paraId="62A5FA5A" w14:textId="77777777" w:rsidR="008C539B" w:rsidRPr="001058B5" w:rsidRDefault="00C12992">
            <w:pPr>
              <w:pStyle w:val="TableParagraph"/>
              <w:spacing w:before="0" w:line="211" w:lineRule="auto"/>
              <w:ind w:left="370" w:hanging="1"/>
              <w:rPr>
                <w:rFonts w:ascii="Arial" w:hAnsi="Arial" w:cs="Arial"/>
                <w:sz w:val="18"/>
              </w:rPr>
            </w:pPr>
            <w:r w:rsidRPr="001058B5">
              <w:rPr>
                <w:rFonts w:ascii="Arial" w:hAnsi="Arial" w:cs="Arial"/>
                <w:sz w:val="18"/>
              </w:rPr>
              <w:t>on</w:t>
            </w:r>
            <w:r w:rsidRPr="001058B5">
              <w:rPr>
                <w:rFonts w:ascii="Arial" w:hAnsi="Arial" w:cs="Arial"/>
                <w:spacing w:val="-19"/>
                <w:sz w:val="18"/>
              </w:rPr>
              <w:t xml:space="preserve"> </w:t>
            </w:r>
            <w:r w:rsidRPr="001058B5">
              <w:rPr>
                <w:rFonts w:ascii="Arial" w:hAnsi="Arial" w:cs="Arial"/>
                <w:sz w:val="18"/>
              </w:rPr>
              <w:t>Advanced</w:t>
            </w:r>
            <w:r w:rsidRPr="001058B5">
              <w:rPr>
                <w:rFonts w:ascii="Arial" w:hAnsi="Arial" w:cs="Arial"/>
                <w:spacing w:val="-20"/>
                <w:sz w:val="18"/>
              </w:rPr>
              <w:t xml:space="preserve"> </w:t>
            </w:r>
            <w:r w:rsidRPr="001058B5">
              <w:rPr>
                <w:rFonts w:ascii="Arial" w:hAnsi="Arial" w:cs="Arial"/>
                <w:sz w:val="18"/>
              </w:rPr>
              <w:t>Queuing</w:t>
            </w:r>
            <w:r w:rsidRPr="001058B5">
              <w:rPr>
                <w:rFonts w:ascii="Arial" w:hAnsi="Arial" w:cs="Arial"/>
                <w:spacing w:val="-20"/>
                <w:sz w:val="18"/>
              </w:rPr>
              <w:t xml:space="preserve"> </w:t>
            </w:r>
            <w:r w:rsidRPr="001058B5">
              <w:rPr>
                <w:rFonts w:ascii="Arial" w:hAnsi="Arial" w:cs="Arial"/>
                <w:sz w:val="18"/>
              </w:rPr>
              <w:t>tables</w:t>
            </w:r>
            <w:r w:rsidRPr="001058B5">
              <w:rPr>
                <w:rFonts w:ascii="Arial" w:hAnsi="Arial" w:cs="Arial"/>
                <w:spacing w:val="-19"/>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EXECUTE</w:t>
            </w:r>
            <w:r w:rsidRPr="001058B5">
              <w:rPr>
                <w:rFonts w:ascii="Arial" w:hAnsi="Arial" w:cs="Arial"/>
                <w:spacing w:val="-87"/>
                <w:sz w:val="18"/>
              </w:rPr>
              <w:t xml:space="preserve"> </w:t>
            </w:r>
            <w:r w:rsidRPr="001058B5">
              <w:rPr>
                <w:rFonts w:ascii="Arial" w:hAnsi="Arial" w:cs="Arial"/>
                <w:sz w:val="18"/>
              </w:rPr>
              <w:t>privileges</w:t>
            </w:r>
            <w:r w:rsidRPr="001058B5">
              <w:rPr>
                <w:rFonts w:ascii="Arial" w:hAnsi="Arial" w:cs="Arial"/>
                <w:spacing w:val="-19"/>
                <w:sz w:val="18"/>
              </w:rPr>
              <w:t xml:space="preserve"> </w:t>
            </w:r>
            <w:r w:rsidRPr="001058B5">
              <w:rPr>
                <w:rFonts w:ascii="Arial" w:hAnsi="Arial" w:cs="Arial"/>
                <w:sz w:val="18"/>
              </w:rPr>
              <w:t>on</w:t>
            </w:r>
            <w:r w:rsidRPr="001058B5">
              <w:rPr>
                <w:rFonts w:ascii="Arial" w:hAnsi="Arial" w:cs="Arial"/>
                <w:spacing w:val="-19"/>
                <w:sz w:val="18"/>
              </w:rPr>
              <w:t xml:space="preserve"> </w:t>
            </w:r>
            <w:r w:rsidRPr="001058B5">
              <w:rPr>
                <w:rFonts w:ascii="Arial" w:hAnsi="Arial" w:cs="Arial"/>
                <w:sz w:val="18"/>
              </w:rPr>
              <w:t>Advanced</w:t>
            </w:r>
            <w:r w:rsidRPr="001058B5">
              <w:rPr>
                <w:rFonts w:ascii="Arial" w:hAnsi="Arial" w:cs="Arial"/>
                <w:spacing w:val="-19"/>
                <w:sz w:val="18"/>
              </w:rPr>
              <w:t xml:space="preserve"> </w:t>
            </w:r>
            <w:r w:rsidRPr="001058B5">
              <w:rPr>
                <w:rFonts w:ascii="Arial" w:hAnsi="Arial" w:cs="Arial"/>
                <w:sz w:val="18"/>
              </w:rPr>
              <w:t>Queuing</w:t>
            </w:r>
            <w:bookmarkStart w:id="507" w:name="_bookmark589"/>
            <w:bookmarkEnd w:id="507"/>
            <w:r w:rsidRPr="001058B5">
              <w:rPr>
                <w:rFonts w:ascii="Arial" w:hAnsi="Arial" w:cs="Arial"/>
                <w:sz w:val="18"/>
              </w:rPr>
              <w:t xml:space="preserve"> packages.</w:t>
            </w:r>
          </w:p>
        </w:tc>
      </w:tr>
      <w:tr w:rsidR="008C539B" w:rsidRPr="001058B5" w14:paraId="5DD9973A" w14:textId="77777777">
        <w:trPr>
          <w:trHeight w:val="535"/>
        </w:trPr>
        <w:tc>
          <w:tcPr>
            <w:tcW w:w="2686" w:type="dxa"/>
            <w:tcBorders>
              <w:top w:val="single" w:sz="2" w:space="0" w:color="000000"/>
              <w:bottom w:val="single" w:sz="2" w:space="0" w:color="000000"/>
            </w:tcBorders>
          </w:tcPr>
          <w:p w14:paraId="6473123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AQ_USER_ROLE</w:t>
            </w:r>
          </w:p>
        </w:tc>
        <w:tc>
          <w:tcPr>
            <w:tcW w:w="6554" w:type="dxa"/>
            <w:tcBorders>
              <w:top w:val="single" w:sz="2" w:space="0" w:color="000000"/>
              <w:bottom w:val="single" w:sz="2" w:space="0" w:color="000000"/>
            </w:tcBorders>
          </w:tcPr>
          <w:p w14:paraId="2D8F7F89" w14:textId="77777777" w:rsidR="008C539B" w:rsidRPr="001058B5" w:rsidRDefault="00C12992">
            <w:pPr>
              <w:pStyle w:val="TableParagraph"/>
              <w:spacing w:before="44" w:line="214" w:lineRule="exact"/>
              <w:ind w:left="370"/>
              <w:rPr>
                <w:rFonts w:ascii="Arial" w:hAnsi="Arial" w:cs="Arial"/>
                <w:sz w:val="18"/>
              </w:rPr>
            </w:pPr>
            <w:r w:rsidRPr="001058B5">
              <w:rPr>
                <w:rFonts w:ascii="Arial" w:hAnsi="Arial" w:cs="Arial"/>
                <w:sz w:val="18"/>
              </w:rPr>
              <w:t>Obsolete, but kept mainly for release 8.0 compatibility. Provides EXECUTE</w:t>
            </w:r>
          </w:p>
          <w:p w14:paraId="751C6848" w14:textId="77777777" w:rsidR="008C539B" w:rsidRPr="001058B5" w:rsidRDefault="00C12992">
            <w:pPr>
              <w:pStyle w:val="TableParagraph"/>
              <w:spacing w:before="0" w:line="214" w:lineRule="exact"/>
              <w:ind w:left="370"/>
              <w:rPr>
                <w:rFonts w:ascii="Arial" w:hAnsi="Arial" w:cs="Arial"/>
                <w:sz w:val="18"/>
              </w:rPr>
            </w:pPr>
            <w:bookmarkStart w:id="508" w:name="_bookmark590"/>
            <w:bookmarkEnd w:id="508"/>
            <w:r w:rsidRPr="001058B5">
              <w:rPr>
                <w:rFonts w:ascii="Arial" w:hAnsi="Arial" w:cs="Arial"/>
                <w:sz w:val="18"/>
              </w:rPr>
              <w:t>privileges on the DBMS_AQ</w:t>
            </w:r>
            <w:r w:rsidRPr="001058B5">
              <w:rPr>
                <w:rFonts w:ascii="Arial" w:hAnsi="Arial" w:cs="Arial"/>
                <w:spacing w:val="-76"/>
                <w:sz w:val="18"/>
              </w:rPr>
              <w:t xml:space="preserve"> </w:t>
            </w:r>
            <w:r w:rsidRPr="001058B5">
              <w:rPr>
                <w:rFonts w:ascii="Arial" w:hAnsi="Arial" w:cs="Arial"/>
                <w:sz w:val="18"/>
              </w:rPr>
              <w:t>and DBMS_AQIN</w:t>
            </w:r>
            <w:r w:rsidRPr="001058B5">
              <w:rPr>
                <w:rFonts w:ascii="Arial" w:hAnsi="Arial" w:cs="Arial"/>
                <w:spacing w:val="-75"/>
                <w:sz w:val="18"/>
              </w:rPr>
              <w:t xml:space="preserve"> </w:t>
            </w:r>
            <w:r w:rsidRPr="001058B5">
              <w:rPr>
                <w:rFonts w:ascii="Arial" w:hAnsi="Arial" w:cs="Arial"/>
                <w:sz w:val="18"/>
              </w:rPr>
              <w:t>packages.</w:t>
            </w:r>
          </w:p>
        </w:tc>
      </w:tr>
      <w:tr w:rsidR="008C539B" w:rsidRPr="001058B5" w14:paraId="6DF954B9" w14:textId="77777777">
        <w:trPr>
          <w:trHeight w:val="535"/>
        </w:trPr>
        <w:tc>
          <w:tcPr>
            <w:tcW w:w="2686" w:type="dxa"/>
            <w:tcBorders>
              <w:top w:val="single" w:sz="2" w:space="0" w:color="000000"/>
              <w:bottom w:val="single" w:sz="2" w:space="0" w:color="000000"/>
            </w:tcBorders>
          </w:tcPr>
          <w:p w14:paraId="7F8B7C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AUTHENTICATEDUSER</w:t>
            </w:r>
          </w:p>
        </w:tc>
        <w:tc>
          <w:tcPr>
            <w:tcW w:w="6554" w:type="dxa"/>
            <w:tcBorders>
              <w:top w:val="single" w:sz="2" w:space="0" w:color="000000"/>
              <w:bottom w:val="single" w:sz="2" w:space="0" w:color="000000"/>
            </w:tcBorders>
          </w:tcPr>
          <w:p w14:paraId="253B4601"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Used by the XDB protocols to define any user who has logged in to the</w:t>
            </w:r>
            <w:bookmarkStart w:id="509" w:name="_bookmark591"/>
            <w:bookmarkEnd w:id="509"/>
            <w:r w:rsidRPr="001058B5">
              <w:rPr>
                <w:rFonts w:ascii="Arial" w:hAnsi="Arial" w:cs="Arial"/>
                <w:sz w:val="18"/>
              </w:rPr>
              <w:t xml:space="preserve"> system.</w:t>
            </w:r>
          </w:p>
        </w:tc>
      </w:tr>
      <w:tr w:rsidR="008C539B" w:rsidRPr="001058B5" w14:paraId="13BCFD7A" w14:textId="77777777">
        <w:trPr>
          <w:trHeight w:val="834"/>
        </w:trPr>
        <w:tc>
          <w:tcPr>
            <w:tcW w:w="2686" w:type="dxa"/>
            <w:tcBorders>
              <w:top w:val="single" w:sz="2" w:space="0" w:color="000000"/>
              <w:bottom w:val="single" w:sz="2" w:space="0" w:color="000000"/>
            </w:tcBorders>
          </w:tcPr>
          <w:p w14:paraId="11343E8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CAPI_USER_ROLE</w:t>
            </w:r>
          </w:p>
        </w:tc>
        <w:tc>
          <w:tcPr>
            <w:tcW w:w="6554" w:type="dxa"/>
            <w:tcBorders>
              <w:top w:val="single" w:sz="2" w:space="0" w:color="000000"/>
              <w:bottom w:val="single" w:sz="2" w:space="0" w:color="000000"/>
            </w:tcBorders>
          </w:tcPr>
          <w:p w14:paraId="1C4FD507"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Provides access to packages used for implementing Information Lifecycle Management (ILM) and hierarchical storage and other applications.</w:t>
            </w:r>
          </w:p>
          <w:p w14:paraId="3DAC3D6B" w14:textId="77777777" w:rsidR="008C539B" w:rsidRPr="001058B5" w:rsidRDefault="00C12992">
            <w:pPr>
              <w:pStyle w:val="TableParagraph"/>
              <w:spacing w:before="84"/>
              <w:ind w:left="370"/>
              <w:rPr>
                <w:rFonts w:ascii="Arial" w:hAnsi="Arial" w:cs="Arial"/>
                <w:i/>
                <w:sz w:val="18"/>
              </w:rPr>
            </w:pPr>
            <w:r w:rsidRPr="001058B5">
              <w:rPr>
                <w:rFonts w:ascii="Arial" w:hAnsi="Arial" w:cs="Arial"/>
                <w:b/>
                <w:sz w:val="18"/>
              </w:rPr>
              <w:t>See Also:</w:t>
            </w:r>
            <w:bookmarkStart w:id="510" w:name="_bookmark592"/>
            <w:bookmarkEnd w:id="510"/>
            <w:r w:rsidRPr="001058B5">
              <w:rPr>
                <w:rFonts w:ascii="Arial" w:hAnsi="Arial" w:cs="Arial"/>
                <w:b/>
                <w:sz w:val="18"/>
              </w:rPr>
              <w:t xml:space="preserve"> </w:t>
            </w:r>
            <w:r w:rsidRPr="001058B5">
              <w:rPr>
                <w:rFonts w:ascii="Arial" w:hAnsi="Arial" w:cs="Arial"/>
                <w:i/>
                <w:sz w:val="18"/>
              </w:rPr>
              <w:t>Oracle Database SecureFiles and Large Objects Developer's Guide</w:t>
            </w:r>
          </w:p>
        </w:tc>
      </w:tr>
      <w:tr w:rsidR="008C539B" w:rsidRPr="001058B5" w14:paraId="1A6CF5F3" w14:textId="77777777">
        <w:trPr>
          <w:trHeight w:val="2235"/>
        </w:trPr>
        <w:tc>
          <w:tcPr>
            <w:tcW w:w="2686" w:type="dxa"/>
            <w:tcBorders>
              <w:top w:val="single" w:sz="2" w:space="0" w:color="000000"/>
              <w:bottom w:val="single" w:sz="2" w:space="0" w:color="000000"/>
            </w:tcBorders>
          </w:tcPr>
          <w:p w14:paraId="5454EF5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CONNECT</w:t>
            </w:r>
          </w:p>
        </w:tc>
        <w:tc>
          <w:tcPr>
            <w:tcW w:w="6554" w:type="dxa"/>
            <w:tcBorders>
              <w:top w:val="single" w:sz="2" w:space="0" w:color="000000"/>
              <w:bottom w:val="single" w:sz="2" w:space="0" w:color="000000"/>
            </w:tcBorders>
          </w:tcPr>
          <w:p w14:paraId="596F858C" w14:textId="77777777" w:rsidR="008C539B" w:rsidRPr="001058B5" w:rsidRDefault="00C12992">
            <w:pPr>
              <w:pStyle w:val="TableParagraph"/>
              <w:spacing w:before="44"/>
              <w:ind w:left="370"/>
              <w:rPr>
                <w:rFonts w:ascii="Arial" w:hAnsi="Arial" w:cs="Arial"/>
                <w:sz w:val="18"/>
              </w:rPr>
            </w:pPr>
            <w:r w:rsidRPr="001058B5">
              <w:rPr>
                <w:rFonts w:ascii="Arial" w:hAnsi="Arial" w:cs="Arial"/>
                <w:sz w:val="18"/>
              </w:rPr>
              <w:t>Provides the CREATE SESSION</w:t>
            </w:r>
            <w:r w:rsidRPr="001058B5">
              <w:rPr>
                <w:rFonts w:ascii="Arial" w:hAnsi="Arial" w:cs="Arial"/>
                <w:spacing w:val="-74"/>
                <w:sz w:val="18"/>
              </w:rPr>
              <w:t xml:space="preserve"> </w:t>
            </w:r>
            <w:r w:rsidRPr="001058B5">
              <w:rPr>
                <w:rFonts w:ascii="Arial" w:hAnsi="Arial" w:cs="Arial"/>
                <w:sz w:val="18"/>
              </w:rPr>
              <w:t>system privilege.</w:t>
            </w:r>
          </w:p>
          <w:p w14:paraId="26631FA2" w14:textId="77777777" w:rsidR="008C539B" w:rsidRPr="001058B5" w:rsidRDefault="00C12992">
            <w:pPr>
              <w:pStyle w:val="TableParagraph"/>
              <w:spacing w:before="90" w:line="216" w:lineRule="auto"/>
              <w:ind w:left="370"/>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43C1402D" w14:textId="77777777" w:rsidR="008C539B" w:rsidRPr="001058B5" w:rsidRDefault="00C12992">
            <w:pPr>
              <w:pStyle w:val="TableParagraph"/>
              <w:spacing w:before="96" w:line="213" w:lineRule="auto"/>
              <w:ind w:left="370"/>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67C7CC45" w14:textId="77777777" w:rsidR="008C539B" w:rsidRPr="001058B5" w:rsidRDefault="00C12992">
            <w:pPr>
              <w:pStyle w:val="TableParagraph"/>
              <w:spacing w:before="83" w:line="214" w:lineRule="exact"/>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76F46FAB" w14:textId="77777777" w:rsidR="008C539B" w:rsidRPr="001058B5" w:rsidRDefault="00C12992">
            <w:pPr>
              <w:pStyle w:val="TableParagraph"/>
              <w:spacing w:before="0" w:line="210" w:lineRule="exact"/>
              <w:ind w:left="370"/>
              <w:rPr>
                <w:rFonts w:ascii="Arial" w:hAnsi="Arial" w:cs="Arial"/>
                <w:sz w:val="18"/>
              </w:rPr>
            </w:pPr>
            <w:bookmarkStart w:id="511" w:name="_bookmark593"/>
            <w:bookmarkEnd w:id="511"/>
            <w:r w:rsidRPr="001058B5">
              <w:rPr>
                <w:rFonts w:ascii="Arial" w:hAnsi="Arial" w:cs="Arial"/>
                <w:sz w:val="18"/>
              </w:rPr>
              <w:t>view</w:t>
            </w:r>
          </w:p>
        </w:tc>
      </w:tr>
      <w:tr w:rsidR="008C539B" w:rsidRPr="001058B5" w14:paraId="53A36CC7" w14:textId="77777777">
        <w:trPr>
          <w:trHeight w:val="832"/>
        </w:trPr>
        <w:tc>
          <w:tcPr>
            <w:tcW w:w="2686" w:type="dxa"/>
            <w:tcBorders>
              <w:top w:val="single" w:sz="2" w:space="0" w:color="000000"/>
              <w:bottom w:val="single" w:sz="4" w:space="0" w:color="000000"/>
            </w:tcBorders>
          </w:tcPr>
          <w:p w14:paraId="6124247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CSW_USR_ROLE</w:t>
            </w:r>
          </w:p>
        </w:tc>
        <w:tc>
          <w:tcPr>
            <w:tcW w:w="6554" w:type="dxa"/>
            <w:tcBorders>
              <w:top w:val="single" w:sz="2" w:space="0" w:color="000000"/>
              <w:bottom w:val="single" w:sz="4" w:space="0" w:color="000000"/>
            </w:tcBorders>
          </w:tcPr>
          <w:p w14:paraId="429719F5"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Provides user privileges to manage the Catalog Services for the Web (CSW) component of Oracle Spatial.</w:t>
            </w:r>
          </w:p>
          <w:p w14:paraId="39CB9F1A" w14:textId="77777777" w:rsidR="008C539B" w:rsidRPr="001058B5" w:rsidRDefault="00C12992">
            <w:pPr>
              <w:pStyle w:val="TableParagraph"/>
              <w:spacing w:before="81"/>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3F91014F" w14:textId="77777777" w:rsidR="008C539B" w:rsidRPr="001058B5" w:rsidRDefault="008C539B">
      <w:pPr>
        <w:rPr>
          <w:rFonts w:ascii="Arial" w:hAnsi="Arial" w:cs="Arial"/>
          <w:sz w:val="18"/>
        </w:rPr>
        <w:sectPr w:rsidR="008C539B" w:rsidRPr="001058B5">
          <w:footerReference w:type="even" r:id="rId100"/>
          <w:footerReference w:type="default" r:id="rId101"/>
          <w:pgSz w:w="12240" w:h="15840"/>
          <w:pgMar w:top="840" w:right="1060" w:bottom="860" w:left="1100" w:header="549" w:footer="663" w:gutter="0"/>
          <w:pgNumType w:start="11"/>
          <w:cols w:space="720"/>
        </w:sectPr>
      </w:pPr>
    </w:p>
    <w:p w14:paraId="38EC0692" w14:textId="77777777" w:rsidR="008C539B" w:rsidRPr="001058B5" w:rsidRDefault="008C539B">
      <w:pPr>
        <w:pStyle w:val="BodyText"/>
        <w:spacing w:before="4"/>
        <w:rPr>
          <w:rFonts w:ascii="Arial" w:hAnsi="Arial" w:cs="Arial"/>
          <w:b/>
          <w:i/>
          <w:sz w:val="27"/>
        </w:rPr>
      </w:pPr>
    </w:p>
    <w:p w14:paraId="51C4E4D5"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098B986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8C539B" w:rsidRPr="001058B5" w14:paraId="5A7B8776" w14:textId="77777777">
        <w:trPr>
          <w:trHeight w:val="311"/>
        </w:trPr>
        <w:tc>
          <w:tcPr>
            <w:tcW w:w="2732" w:type="dxa"/>
            <w:tcBorders>
              <w:top w:val="single" w:sz="18" w:space="0" w:color="000000"/>
              <w:bottom w:val="single" w:sz="4" w:space="0" w:color="000000"/>
            </w:tcBorders>
          </w:tcPr>
          <w:p w14:paraId="4B622C70" w14:textId="77777777" w:rsidR="008C539B" w:rsidRPr="001058B5" w:rsidRDefault="00C12992">
            <w:pPr>
              <w:pStyle w:val="TableParagraph"/>
              <w:spacing w:before="27"/>
              <w:rPr>
                <w:rFonts w:ascii="Arial" w:hAnsi="Arial" w:cs="Arial"/>
                <w:b/>
                <w:sz w:val="18"/>
              </w:rPr>
            </w:pPr>
            <w:bookmarkStart w:id="512" w:name="_bookmark594"/>
            <w:bookmarkEnd w:id="512"/>
            <w:r w:rsidRPr="001058B5">
              <w:rPr>
                <w:rFonts w:ascii="Arial" w:hAnsi="Arial" w:cs="Arial"/>
                <w:b/>
                <w:sz w:val="18"/>
              </w:rPr>
              <w:t>Predefined Role</w:t>
            </w:r>
          </w:p>
        </w:tc>
        <w:tc>
          <w:tcPr>
            <w:tcW w:w="6507" w:type="dxa"/>
            <w:tcBorders>
              <w:top w:val="single" w:sz="18" w:space="0" w:color="000000"/>
              <w:bottom w:val="single" w:sz="4" w:space="0" w:color="000000"/>
            </w:tcBorders>
          </w:tcPr>
          <w:p w14:paraId="104FA50C" w14:textId="77777777" w:rsidR="008C539B" w:rsidRPr="001058B5" w:rsidRDefault="00C12992">
            <w:pPr>
              <w:pStyle w:val="TableParagraph"/>
              <w:spacing w:before="27"/>
              <w:ind w:left="324"/>
              <w:rPr>
                <w:rFonts w:ascii="Arial" w:hAnsi="Arial" w:cs="Arial"/>
                <w:b/>
                <w:sz w:val="18"/>
              </w:rPr>
            </w:pPr>
            <w:r w:rsidRPr="001058B5">
              <w:rPr>
                <w:rFonts w:ascii="Arial" w:hAnsi="Arial" w:cs="Arial"/>
                <w:b/>
                <w:sz w:val="18"/>
              </w:rPr>
              <w:t>Description</w:t>
            </w:r>
          </w:p>
        </w:tc>
      </w:tr>
      <w:tr w:rsidR="008C539B" w:rsidRPr="001058B5" w14:paraId="10FF9900" w14:textId="77777777">
        <w:trPr>
          <w:trHeight w:val="832"/>
        </w:trPr>
        <w:tc>
          <w:tcPr>
            <w:tcW w:w="2732" w:type="dxa"/>
            <w:tcBorders>
              <w:top w:val="single" w:sz="4" w:space="0" w:color="000000"/>
              <w:bottom w:val="single" w:sz="2" w:space="0" w:color="000000"/>
            </w:tcBorders>
          </w:tcPr>
          <w:p w14:paraId="5008AC5B"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CTXAPP</w:t>
            </w:r>
          </w:p>
        </w:tc>
        <w:tc>
          <w:tcPr>
            <w:tcW w:w="6507" w:type="dxa"/>
            <w:tcBorders>
              <w:top w:val="single" w:sz="4" w:space="0" w:color="000000"/>
              <w:bottom w:val="single" w:sz="2" w:space="0" w:color="000000"/>
            </w:tcBorders>
          </w:tcPr>
          <w:p w14:paraId="77C90DE0" w14:textId="77777777" w:rsidR="008C539B" w:rsidRPr="001058B5" w:rsidRDefault="00C12992">
            <w:pPr>
              <w:pStyle w:val="TableParagraph"/>
              <w:spacing w:before="59" w:line="216" w:lineRule="auto"/>
              <w:ind w:left="324" w:right="97"/>
              <w:rPr>
                <w:rFonts w:ascii="Arial" w:hAnsi="Arial" w:cs="Arial"/>
                <w:sz w:val="18"/>
              </w:rPr>
            </w:pPr>
            <w:r w:rsidRPr="001058B5">
              <w:rPr>
                <w:rFonts w:ascii="Arial" w:hAnsi="Arial" w:cs="Arial"/>
                <w:sz w:val="18"/>
              </w:rPr>
              <w:t>Provides privileges to create Oracle Text indexes and index preferences, and to use PL/SQL packages. This role should be granted to Oracle Text users.</w:t>
            </w:r>
          </w:p>
          <w:p w14:paraId="77263D03" w14:textId="77777777" w:rsidR="008C539B" w:rsidRPr="001058B5" w:rsidRDefault="00C12992">
            <w:pPr>
              <w:pStyle w:val="TableParagraph"/>
              <w:spacing w:before="80"/>
              <w:ind w:left="324"/>
              <w:rPr>
                <w:rFonts w:ascii="Arial" w:hAnsi="Arial" w:cs="Arial"/>
                <w:sz w:val="18"/>
              </w:rPr>
            </w:pPr>
            <w:bookmarkStart w:id="513" w:name="_bookmark595"/>
            <w:bookmarkEnd w:id="513"/>
            <w:r w:rsidRPr="001058B5">
              <w:rPr>
                <w:rFonts w:ascii="Arial" w:hAnsi="Arial" w:cs="Arial"/>
                <w:b/>
                <w:sz w:val="18"/>
              </w:rPr>
              <w:t xml:space="preserve">See Also: </w:t>
            </w:r>
            <w:r w:rsidRPr="001058B5">
              <w:rPr>
                <w:rFonts w:ascii="Arial" w:hAnsi="Arial" w:cs="Arial"/>
                <w:i/>
                <w:sz w:val="18"/>
              </w:rPr>
              <w:t xml:space="preserve">Oracle Text Application Developer's Guide </w:t>
            </w:r>
            <w:r w:rsidRPr="001058B5">
              <w:rPr>
                <w:rFonts w:ascii="Arial" w:hAnsi="Arial" w:cs="Arial"/>
                <w:sz w:val="18"/>
              </w:rPr>
              <w:t>for more information</w:t>
            </w:r>
          </w:p>
        </w:tc>
      </w:tr>
      <w:tr w:rsidR="008C539B" w:rsidRPr="001058B5" w14:paraId="6F6C60E5" w14:textId="77777777">
        <w:trPr>
          <w:trHeight w:val="1035"/>
        </w:trPr>
        <w:tc>
          <w:tcPr>
            <w:tcW w:w="2732" w:type="dxa"/>
            <w:tcBorders>
              <w:top w:val="single" w:sz="2" w:space="0" w:color="000000"/>
              <w:bottom w:val="single" w:sz="2" w:space="0" w:color="000000"/>
            </w:tcBorders>
          </w:tcPr>
          <w:p w14:paraId="389D40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CWM_USER</w:t>
            </w:r>
          </w:p>
        </w:tc>
        <w:tc>
          <w:tcPr>
            <w:tcW w:w="6507" w:type="dxa"/>
            <w:tcBorders>
              <w:top w:val="single" w:sz="2" w:space="0" w:color="000000"/>
              <w:bottom w:val="single" w:sz="2" w:space="0" w:color="000000"/>
            </w:tcBorders>
          </w:tcPr>
          <w:p w14:paraId="03C74F72" w14:textId="77777777" w:rsidR="008C539B" w:rsidRPr="001058B5" w:rsidRDefault="00C12992">
            <w:pPr>
              <w:pStyle w:val="TableParagraph"/>
              <w:spacing w:before="61" w:line="216" w:lineRule="auto"/>
              <w:ind w:left="324" w:right="97"/>
              <w:rPr>
                <w:rFonts w:ascii="Arial" w:hAnsi="Arial" w:cs="Arial"/>
                <w:sz w:val="18"/>
              </w:rPr>
            </w:pPr>
            <w:r w:rsidRPr="001058B5">
              <w:rPr>
                <w:rFonts w:ascii="Arial" w:hAnsi="Arial" w:cs="Arial"/>
                <w:sz w:val="18"/>
              </w:rPr>
              <w:t>Provides privileges to manage Common Warehouse Metadata (CWM), which is a repository standard used by Oracle data warehousing and decision support.</w:t>
            </w:r>
          </w:p>
          <w:p w14:paraId="103F820A" w14:textId="77777777" w:rsidR="008C539B" w:rsidRPr="001058B5" w:rsidRDefault="00C12992">
            <w:pPr>
              <w:pStyle w:val="TableParagraph"/>
              <w:spacing w:before="80"/>
              <w:ind w:left="324"/>
              <w:rPr>
                <w:rFonts w:ascii="Arial" w:hAnsi="Arial" w:cs="Arial"/>
                <w:sz w:val="18"/>
              </w:rPr>
            </w:pPr>
            <w:bookmarkStart w:id="514" w:name="_bookmark596"/>
            <w:bookmarkEnd w:id="514"/>
            <w:r w:rsidRPr="001058B5">
              <w:rPr>
                <w:rFonts w:ascii="Arial" w:hAnsi="Arial" w:cs="Arial"/>
                <w:b/>
                <w:sz w:val="18"/>
              </w:rPr>
              <w:t xml:space="preserve">See Also: </w:t>
            </w:r>
            <w:r w:rsidRPr="001058B5">
              <w:rPr>
                <w:rFonts w:ascii="Arial" w:hAnsi="Arial" w:cs="Arial"/>
                <w:i/>
                <w:sz w:val="18"/>
              </w:rPr>
              <w:t xml:space="preserve">Oracle Database Data Warehousing Guide </w:t>
            </w:r>
            <w:r w:rsidRPr="001058B5">
              <w:rPr>
                <w:rFonts w:ascii="Arial" w:hAnsi="Arial" w:cs="Arial"/>
                <w:sz w:val="18"/>
              </w:rPr>
              <w:t>for more information</w:t>
            </w:r>
          </w:p>
        </w:tc>
      </w:tr>
      <w:tr w:rsidR="008C539B" w:rsidRPr="001058B5" w14:paraId="54153E61" w14:textId="77777777">
        <w:trPr>
          <w:trHeight w:val="1534"/>
        </w:trPr>
        <w:tc>
          <w:tcPr>
            <w:tcW w:w="2732" w:type="dxa"/>
            <w:tcBorders>
              <w:top w:val="single" w:sz="2" w:space="0" w:color="000000"/>
              <w:bottom w:val="single" w:sz="2" w:space="0" w:color="000000"/>
            </w:tcBorders>
          </w:tcPr>
          <w:p w14:paraId="2BCE11ED"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DATAPUMP_EXP_FULL_DATABASE</w:t>
            </w:r>
          </w:p>
        </w:tc>
        <w:tc>
          <w:tcPr>
            <w:tcW w:w="6507" w:type="dxa"/>
            <w:tcBorders>
              <w:top w:val="single" w:sz="2" w:space="0" w:color="000000"/>
              <w:bottom w:val="single" w:sz="2" w:space="0" w:color="000000"/>
            </w:tcBorders>
          </w:tcPr>
          <w:p w14:paraId="1B9277C2" w14:textId="77777777" w:rsidR="008C539B" w:rsidRPr="001058B5" w:rsidRDefault="00C12992">
            <w:pPr>
              <w:pStyle w:val="TableParagraph"/>
              <w:spacing w:before="61" w:line="216" w:lineRule="auto"/>
              <w:ind w:left="324" w:right="97"/>
              <w:rPr>
                <w:rFonts w:ascii="Arial" w:hAnsi="Arial" w:cs="Arial"/>
                <w:sz w:val="18"/>
              </w:rPr>
            </w:pPr>
            <w:r w:rsidRPr="001058B5">
              <w:rPr>
                <w:rFonts w:ascii="Arial" w:hAnsi="Arial" w:cs="Arial"/>
                <w:sz w:val="18"/>
              </w:rPr>
              <w:t>Provides privileges to export data from an Oracle database using Oracle Data Pump.</w:t>
            </w:r>
          </w:p>
          <w:p w14:paraId="5D090BF7" w14:textId="77777777" w:rsidR="008C539B" w:rsidRPr="001058B5" w:rsidRDefault="00C12992">
            <w:pPr>
              <w:pStyle w:val="TableParagraph"/>
              <w:spacing w:before="100" w:line="213"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3F1CEF4D" w14:textId="77777777" w:rsidR="008C539B" w:rsidRPr="001058B5" w:rsidRDefault="00C12992">
            <w:pPr>
              <w:pStyle w:val="TableParagraph"/>
              <w:spacing w:before="83"/>
              <w:ind w:left="324"/>
              <w:rPr>
                <w:rFonts w:ascii="Arial" w:hAnsi="Arial" w:cs="Arial"/>
                <w:sz w:val="18"/>
              </w:rPr>
            </w:pPr>
            <w:bookmarkStart w:id="515" w:name="_bookmark597"/>
            <w:bookmarkEnd w:id="515"/>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6AFBB8FC" w14:textId="77777777">
        <w:trPr>
          <w:trHeight w:val="1535"/>
        </w:trPr>
        <w:tc>
          <w:tcPr>
            <w:tcW w:w="2732" w:type="dxa"/>
            <w:tcBorders>
              <w:top w:val="single" w:sz="2" w:space="0" w:color="000000"/>
              <w:bottom w:val="single" w:sz="2" w:space="0" w:color="000000"/>
            </w:tcBorders>
          </w:tcPr>
          <w:p w14:paraId="4E06EE2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DATAPUMP_IMP_FULL_DATABASE</w:t>
            </w:r>
          </w:p>
        </w:tc>
        <w:tc>
          <w:tcPr>
            <w:tcW w:w="6507" w:type="dxa"/>
            <w:tcBorders>
              <w:top w:val="single" w:sz="2" w:space="0" w:color="000000"/>
              <w:bottom w:val="single" w:sz="2" w:space="0" w:color="000000"/>
            </w:tcBorders>
          </w:tcPr>
          <w:p w14:paraId="7AEBED24" w14:textId="77777777" w:rsidR="008C539B" w:rsidRPr="001058B5" w:rsidRDefault="00C12992">
            <w:pPr>
              <w:pStyle w:val="TableParagraph"/>
              <w:spacing w:before="64" w:line="213" w:lineRule="auto"/>
              <w:ind w:left="324" w:right="434"/>
              <w:rPr>
                <w:rFonts w:ascii="Arial" w:hAnsi="Arial" w:cs="Arial"/>
                <w:sz w:val="18"/>
              </w:rPr>
            </w:pPr>
            <w:r w:rsidRPr="001058B5">
              <w:rPr>
                <w:rFonts w:ascii="Arial" w:hAnsi="Arial" w:cs="Arial"/>
                <w:sz w:val="18"/>
              </w:rPr>
              <w:t>Provides privileges to import data into an Oracle database using Oracle Data Pump.</w:t>
            </w:r>
          </w:p>
          <w:p w14:paraId="47F57224" w14:textId="77777777" w:rsidR="008C539B" w:rsidRPr="001058B5" w:rsidRDefault="00C12992">
            <w:pPr>
              <w:pStyle w:val="TableParagraph"/>
              <w:spacing w:before="99" w:line="216"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2E28B6DB" w14:textId="77777777" w:rsidR="008C539B" w:rsidRPr="001058B5" w:rsidRDefault="00C12992">
            <w:pPr>
              <w:pStyle w:val="TableParagraph"/>
              <w:spacing w:before="80"/>
              <w:ind w:left="324"/>
              <w:rPr>
                <w:rFonts w:ascii="Arial" w:hAnsi="Arial" w:cs="Arial"/>
                <w:sz w:val="18"/>
              </w:rPr>
            </w:pPr>
            <w:bookmarkStart w:id="516" w:name="_bookmark598"/>
            <w:bookmarkEnd w:id="516"/>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6EBB8184" w14:textId="77777777">
        <w:trPr>
          <w:trHeight w:val="2234"/>
        </w:trPr>
        <w:tc>
          <w:tcPr>
            <w:tcW w:w="2732" w:type="dxa"/>
            <w:tcBorders>
              <w:top w:val="single" w:sz="2" w:space="0" w:color="000000"/>
              <w:bottom w:val="single" w:sz="2" w:space="0" w:color="000000"/>
            </w:tcBorders>
          </w:tcPr>
          <w:p w14:paraId="55F49C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w:t>
            </w:r>
          </w:p>
        </w:tc>
        <w:tc>
          <w:tcPr>
            <w:tcW w:w="6507" w:type="dxa"/>
            <w:tcBorders>
              <w:top w:val="single" w:sz="2" w:space="0" w:color="000000"/>
              <w:bottom w:val="single" w:sz="2" w:space="0" w:color="000000"/>
            </w:tcBorders>
          </w:tcPr>
          <w:p w14:paraId="241365FB" w14:textId="77777777" w:rsidR="008C539B" w:rsidRPr="001058B5" w:rsidRDefault="00C12992">
            <w:pPr>
              <w:pStyle w:val="TableParagraph"/>
              <w:spacing w:before="44"/>
              <w:ind w:left="324"/>
              <w:rPr>
                <w:rFonts w:ascii="Arial" w:hAnsi="Arial" w:cs="Arial"/>
                <w:sz w:val="18"/>
              </w:rPr>
            </w:pPr>
            <w:r w:rsidRPr="001058B5">
              <w:rPr>
                <w:rFonts w:ascii="Arial" w:hAnsi="Arial" w:cs="Arial"/>
                <w:sz w:val="18"/>
              </w:rPr>
              <w:t>Provides all system privileges that were created with the ADMIN</w:t>
            </w:r>
            <w:r w:rsidRPr="001058B5">
              <w:rPr>
                <w:rFonts w:ascii="Arial" w:hAnsi="Arial" w:cs="Arial"/>
                <w:spacing w:val="-75"/>
                <w:sz w:val="18"/>
              </w:rPr>
              <w:t xml:space="preserve"> </w:t>
            </w:r>
            <w:r w:rsidRPr="001058B5">
              <w:rPr>
                <w:rFonts w:ascii="Arial" w:hAnsi="Arial" w:cs="Arial"/>
                <w:sz w:val="18"/>
              </w:rPr>
              <w:t>option.</w:t>
            </w:r>
          </w:p>
          <w:p w14:paraId="173C1E0F" w14:textId="77777777" w:rsidR="008C539B" w:rsidRPr="001058B5" w:rsidRDefault="00C12992">
            <w:pPr>
              <w:pStyle w:val="TableParagraph"/>
              <w:spacing w:before="92" w:line="213" w:lineRule="auto"/>
              <w:ind w:left="324" w:right="434"/>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5"/>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7859F10C" w14:textId="77777777" w:rsidR="008C539B" w:rsidRPr="001058B5" w:rsidRDefault="00C12992">
            <w:pPr>
              <w:pStyle w:val="TableParagraph"/>
              <w:spacing w:before="97" w:line="216" w:lineRule="auto"/>
              <w:ind w:left="324"/>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D816421" w14:textId="77777777" w:rsidR="008C539B" w:rsidRPr="001058B5" w:rsidRDefault="00C12992">
            <w:pPr>
              <w:pStyle w:val="TableParagraph"/>
              <w:spacing w:before="80" w:line="213" w:lineRule="exact"/>
              <w:ind w:left="324"/>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57EB08C0" w14:textId="77777777" w:rsidR="008C539B" w:rsidRPr="001058B5" w:rsidRDefault="00C12992">
            <w:pPr>
              <w:pStyle w:val="TableParagraph"/>
              <w:spacing w:before="0" w:line="210" w:lineRule="exact"/>
              <w:ind w:left="324"/>
              <w:rPr>
                <w:rFonts w:ascii="Arial" w:hAnsi="Arial" w:cs="Arial"/>
                <w:sz w:val="18"/>
              </w:rPr>
            </w:pPr>
            <w:bookmarkStart w:id="517" w:name="_bookmark599"/>
            <w:bookmarkEnd w:id="517"/>
            <w:r w:rsidRPr="001058B5">
              <w:rPr>
                <w:rFonts w:ascii="Arial" w:hAnsi="Arial" w:cs="Arial"/>
                <w:sz w:val="18"/>
              </w:rPr>
              <w:t>view</w:t>
            </w:r>
          </w:p>
        </w:tc>
      </w:tr>
      <w:tr w:rsidR="008C539B" w:rsidRPr="001058B5" w14:paraId="36BE06FA" w14:textId="77777777">
        <w:trPr>
          <w:trHeight w:val="635"/>
        </w:trPr>
        <w:tc>
          <w:tcPr>
            <w:tcW w:w="2732" w:type="dxa"/>
            <w:tcBorders>
              <w:top w:val="single" w:sz="2" w:space="0" w:color="000000"/>
              <w:bottom w:val="single" w:sz="2" w:space="0" w:color="000000"/>
            </w:tcBorders>
          </w:tcPr>
          <w:p w14:paraId="2A64A80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DBFS_ROLE</w:t>
            </w:r>
          </w:p>
        </w:tc>
        <w:tc>
          <w:tcPr>
            <w:tcW w:w="6507" w:type="dxa"/>
            <w:tcBorders>
              <w:top w:val="single" w:sz="2" w:space="0" w:color="000000"/>
              <w:bottom w:val="single" w:sz="2" w:space="0" w:color="000000"/>
            </w:tcBorders>
          </w:tcPr>
          <w:p w14:paraId="728DFC5C" w14:textId="77777777" w:rsidR="008C539B" w:rsidRPr="001058B5" w:rsidRDefault="00C12992">
            <w:pPr>
              <w:pStyle w:val="TableParagraph"/>
              <w:spacing w:before="45"/>
              <w:ind w:left="324"/>
              <w:rPr>
                <w:rFonts w:ascii="Arial" w:hAnsi="Arial" w:cs="Arial"/>
                <w:sz w:val="18"/>
              </w:rPr>
            </w:pPr>
            <w:r w:rsidRPr="001058B5">
              <w:rPr>
                <w:rFonts w:ascii="Arial" w:hAnsi="Arial" w:cs="Arial"/>
                <w:sz w:val="18"/>
              </w:rPr>
              <w:t>Provides access to the DBFS (the Database Filesystem) packages and objects.</w:t>
            </w:r>
          </w:p>
          <w:p w14:paraId="4C1758FF" w14:textId="77777777" w:rsidR="008C539B" w:rsidRPr="001058B5" w:rsidRDefault="00C12992">
            <w:pPr>
              <w:pStyle w:val="TableParagraph"/>
              <w:spacing w:before="80"/>
              <w:ind w:left="324"/>
              <w:rPr>
                <w:rFonts w:ascii="Arial" w:hAnsi="Arial" w:cs="Arial"/>
                <w:i/>
                <w:sz w:val="18"/>
              </w:rPr>
            </w:pPr>
            <w:bookmarkStart w:id="518" w:name="_bookmark600"/>
            <w:bookmarkEnd w:id="518"/>
            <w:r w:rsidRPr="001058B5">
              <w:rPr>
                <w:rFonts w:ascii="Arial" w:hAnsi="Arial" w:cs="Arial"/>
                <w:b/>
                <w:sz w:val="18"/>
              </w:rPr>
              <w:t xml:space="preserve">See Also: </w:t>
            </w:r>
            <w:r w:rsidRPr="001058B5">
              <w:rPr>
                <w:rFonts w:ascii="Arial" w:hAnsi="Arial" w:cs="Arial"/>
                <w:i/>
                <w:sz w:val="18"/>
              </w:rPr>
              <w:t>Oracle Database SecureFiles and Large Objects Developer's Guide</w:t>
            </w:r>
          </w:p>
        </w:tc>
      </w:tr>
      <w:tr w:rsidR="008C539B" w:rsidRPr="001058B5" w14:paraId="511A71ED" w14:textId="77777777">
        <w:trPr>
          <w:trHeight w:val="334"/>
        </w:trPr>
        <w:tc>
          <w:tcPr>
            <w:tcW w:w="2732" w:type="dxa"/>
            <w:tcBorders>
              <w:top w:val="single" w:sz="2" w:space="0" w:color="000000"/>
              <w:bottom w:val="single" w:sz="2" w:space="0" w:color="000000"/>
            </w:tcBorders>
          </w:tcPr>
          <w:p w14:paraId="331E849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w:t>
            </w:r>
            <w:bookmarkStart w:id="519" w:name="_bookmark601"/>
            <w:bookmarkEnd w:id="519"/>
            <w:r w:rsidRPr="001058B5">
              <w:rPr>
                <w:rFonts w:ascii="Arial" w:hAnsi="Arial" w:cs="Arial"/>
                <w:w w:val="95"/>
                <w:sz w:val="18"/>
              </w:rPr>
              <w:t>TE_CATALOG_ROLE</w:t>
            </w:r>
          </w:p>
        </w:tc>
        <w:tc>
          <w:tcPr>
            <w:tcW w:w="6507" w:type="dxa"/>
            <w:tcBorders>
              <w:top w:val="single" w:sz="2" w:space="0" w:color="000000"/>
              <w:bottom w:val="single" w:sz="2" w:space="0" w:color="000000"/>
            </w:tcBorders>
          </w:tcPr>
          <w:p w14:paraId="34D100DA" w14:textId="77777777" w:rsidR="008C539B" w:rsidRPr="001058B5" w:rsidRDefault="00C12992">
            <w:pPr>
              <w:pStyle w:val="TableParagraph"/>
              <w:spacing w:before="44"/>
              <w:ind w:left="324"/>
              <w:rPr>
                <w:rFonts w:ascii="Arial" w:hAnsi="Arial" w:cs="Arial"/>
                <w:sz w:val="18"/>
              </w:rPr>
            </w:pPr>
            <w:r w:rsidRPr="001058B5">
              <w:rPr>
                <w:rFonts w:ascii="Arial" w:hAnsi="Arial" w:cs="Arial"/>
                <w:sz w:val="18"/>
              </w:rPr>
              <w:t>Provides the DELETE</w:t>
            </w:r>
            <w:r w:rsidRPr="001058B5">
              <w:rPr>
                <w:rFonts w:ascii="Arial" w:hAnsi="Arial" w:cs="Arial"/>
                <w:spacing w:val="-75"/>
                <w:sz w:val="18"/>
              </w:rPr>
              <w:t xml:space="preserve"> </w:t>
            </w:r>
            <w:r w:rsidRPr="001058B5">
              <w:rPr>
                <w:rFonts w:ascii="Arial" w:hAnsi="Arial" w:cs="Arial"/>
                <w:sz w:val="18"/>
              </w:rPr>
              <w:t>privilege on the system audit table (AUD$).</w:t>
            </w:r>
          </w:p>
        </w:tc>
      </w:tr>
      <w:tr w:rsidR="008C539B" w:rsidRPr="001058B5" w14:paraId="6D07F938" w14:textId="77777777">
        <w:trPr>
          <w:trHeight w:val="334"/>
        </w:trPr>
        <w:tc>
          <w:tcPr>
            <w:tcW w:w="2732" w:type="dxa"/>
            <w:tcBorders>
              <w:top w:val="single" w:sz="2" w:space="0" w:color="000000"/>
              <w:bottom w:val="single" w:sz="2" w:space="0" w:color="000000"/>
            </w:tcBorders>
          </w:tcPr>
          <w:p w14:paraId="7E917CE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EJBCLIENT</w:t>
            </w:r>
          </w:p>
        </w:tc>
        <w:tc>
          <w:tcPr>
            <w:tcW w:w="6507" w:type="dxa"/>
            <w:tcBorders>
              <w:top w:val="single" w:sz="2" w:space="0" w:color="000000"/>
              <w:bottom w:val="single" w:sz="2" w:space="0" w:color="000000"/>
            </w:tcBorders>
          </w:tcPr>
          <w:p w14:paraId="2E722BD3" w14:textId="77777777" w:rsidR="008C539B" w:rsidRPr="001058B5" w:rsidRDefault="00C12992">
            <w:pPr>
              <w:pStyle w:val="TableParagraph"/>
              <w:spacing w:before="44"/>
              <w:ind w:left="324"/>
              <w:rPr>
                <w:rFonts w:ascii="Arial" w:hAnsi="Arial" w:cs="Arial"/>
                <w:sz w:val="18"/>
              </w:rPr>
            </w:pPr>
            <w:bookmarkStart w:id="520" w:name="_bookmark602"/>
            <w:bookmarkEnd w:id="520"/>
            <w:r w:rsidRPr="001058B5">
              <w:rPr>
                <w:rFonts w:ascii="Arial" w:hAnsi="Arial" w:cs="Arial"/>
                <w:sz w:val="18"/>
              </w:rPr>
              <w:t>Provides privileges to connect to EJBs from a Java stored procedure.</w:t>
            </w:r>
          </w:p>
        </w:tc>
      </w:tr>
      <w:tr w:rsidR="008C539B" w:rsidRPr="001058B5" w14:paraId="5A214EE2" w14:textId="77777777">
        <w:trPr>
          <w:trHeight w:val="335"/>
        </w:trPr>
        <w:tc>
          <w:tcPr>
            <w:tcW w:w="2732" w:type="dxa"/>
            <w:tcBorders>
              <w:top w:val="single" w:sz="2" w:space="0" w:color="000000"/>
              <w:bottom w:val="single" w:sz="2" w:space="0" w:color="000000"/>
            </w:tcBorders>
          </w:tcPr>
          <w:p w14:paraId="65F0C2B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EXECUTE_CATAL</w:t>
            </w:r>
            <w:bookmarkStart w:id="521" w:name="_bookmark603"/>
            <w:bookmarkEnd w:id="521"/>
            <w:r w:rsidRPr="001058B5">
              <w:rPr>
                <w:rFonts w:ascii="Arial" w:hAnsi="Arial" w:cs="Arial"/>
                <w:w w:val="95"/>
                <w:sz w:val="18"/>
              </w:rPr>
              <w:t>OG_ROLE</w:t>
            </w:r>
          </w:p>
        </w:tc>
        <w:tc>
          <w:tcPr>
            <w:tcW w:w="6507" w:type="dxa"/>
            <w:tcBorders>
              <w:top w:val="single" w:sz="2" w:space="0" w:color="000000"/>
              <w:bottom w:val="single" w:sz="2" w:space="0" w:color="000000"/>
            </w:tcBorders>
          </w:tcPr>
          <w:p w14:paraId="6069E920" w14:textId="77777777" w:rsidR="008C539B" w:rsidRPr="001058B5" w:rsidRDefault="00C12992">
            <w:pPr>
              <w:pStyle w:val="TableParagraph"/>
              <w:spacing w:before="45"/>
              <w:ind w:left="324"/>
              <w:rPr>
                <w:rFonts w:ascii="Arial" w:hAnsi="Arial" w:cs="Arial"/>
                <w:sz w:val="18"/>
              </w:rPr>
            </w:pPr>
            <w:r w:rsidRPr="001058B5">
              <w:rPr>
                <w:rFonts w:ascii="Arial" w:hAnsi="Arial" w:cs="Arial"/>
                <w:sz w:val="18"/>
              </w:rPr>
              <w:t>Provides EXECUTE</w:t>
            </w:r>
            <w:r w:rsidRPr="001058B5">
              <w:rPr>
                <w:rFonts w:ascii="Arial" w:hAnsi="Arial" w:cs="Arial"/>
                <w:spacing w:val="-73"/>
                <w:sz w:val="18"/>
              </w:rPr>
              <w:t xml:space="preserve"> </w:t>
            </w:r>
            <w:r w:rsidRPr="001058B5">
              <w:rPr>
                <w:rFonts w:ascii="Arial" w:hAnsi="Arial" w:cs="Arial"/>
                <w:sz w:val="18"/>
              </w:rPr>
              <w:t xml:space="preserve">privileges on objects in the data </w:t>
            </w:r>
            <w:r w:rsidRPr="001058B5">
              <w:rPr>
                <w:rFonts w:ascii="Arial" w:hAnsi="Arial" w:cs="Arial"/>
                <w:spacing w:val="-3"/>
                <w:sz w:val="18"/>
              </w:rPr>
              <w:t>dictionary.</w:t>
            </w:r>
          </w:p>
        </w:tc>
      </w:tr>
      <w:tr w:rsidR="008C539B" w:rsidRPr="001058B5" w14:paraId="1F0F2CD6" w14:textId="77777777">
        <w:trPr>
          <w:trHeight w:val="3032"/>
        </w:trPr>
        <w:tc>
          <w:tcPr>
            <w:tcW w:w="2732" w:type="dxa"/>
            <w:tcBorders>
              <w:top w:val="single" w:sz="2" w:space="0" w:color="000000"/>
              <w:bottom w:val="single" w:sz="4" w:space="0" w:color="000000"/>
            </w:tcBorders>
          </w:tcPr>
          <w:p w14:paraId="4ADC214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EXP_FULL_DATABASE</w:t>
            </w:r>
          </w:p>
        </w:tc>
        <w:tc>
          <w:tcPr>
            <w:tcW w:w="6507" w:type="dxa"/>
            <w:tcBorders>
              <w:top w:val="single" w:sz="2" w:space="0" w:color="000000"/>
              <w:bottom w:val="single" w:sz="4" w:space="0" w:color="000000"/>
            </w:tcBorders>
          </w:tcPr>
          <w:p w14:paraId="79F546DA" w14:textId="77777777" w:rsidR="008C539B" w:rsidRPr="001058B5" w:rsidRDefault="00C12992">
            <w:pPr>
              <w:pStyle w:val="TableParagraph"/>
              <w:spacing w:before="63" w:line="213" w:lineRule="auto"/>
              <w:ind w:left="324" w:right="295"/>
              <w:rPr>
                <w:rFonts w:ascii="Arial" w:hAnsi="Arial" w:cs="Arial"/>
                <w:sz w:val="18"/>
              </w:rPr>
            </w:pPr>
            <w:r w:rsidRPr="001058B5">
              <w:rPr>
                <w:rFonts w:ascii="Arial" w:hAnsi="Arial" w:cs="Arial"/>
                <w:sz w:val="18"/>
              </w:rPr>
              <w:t>Provides the privileges required to perform full and incremental database exports using the Export utility (later replaced with Oracle Data Pump).</w:t>
            </w:r>
            <w:r w:rsidRPr="001058B5">
              <w:rPr>
                <w:rFonts w:ascii="Arial" w:hAnsi="Arial" w:cs="Arial"/>
                <w:spacing w:val="-28"/>
                <w:sz w:val="18"/>
              </w:rPr>
              <w:t xml:space="preserve"> </w:t>
            </w:r>
            <w:r w:rsidRPr="001058B5">
              <w:rPr>
                <w:rFonts w:ascii="Arial" w:hAnsi="Arial" w:cs="Arial"/>
                <w:sz w:val="18"/>
              </w:rPr>
              <w:t xml:space="preserve">It </w:t>
            </w:r>
            <w:r w:rsidRPr="001058B5">
              <w:rPr>
                <w:rFonts w:ascii="Arial" w:hAnsi="Arial" w:cs="Arial"/>
                <w:w w:val="95"/>
                <w:sz w:val="18"/>
              </w:rPr>
              <w:t>includes</w:t>
            </w:r>
            <w:r w:rsidRPr="001058B5">
              <w:rPr>
                <w:rFonts w:ascii="Arial" w:hAnsi="Arial" w:cs="Arial"/>
                <w:spacing w:val="-17"/>
                <w:w w:val="95"/>
                <w:sz w:val="18"/>
              </w:rPr>
              <w:t xml:space="preserve"> </w:t>
            </w:r>
            <w:r w:rsidRPr="001058B5">
              <w:rPr>
                <w:rFonts w:ascii="Arial" w:hAnsi="Arial" w:cs="Arial"/>
                <w:w w:val="95"/>
                <w:sz w:val="18"/>
              </w:rPr>
              <w:t>these</w:t>
            </w:r>
            <w:r w:rsidRPr="001058B5">
              <w:rPr>
                <w:rFonts w:ascii="Arial" w:hAnsi="Arial" w:cs="Arial"/>
                <w:spacing w:val="-18"/>
                <w:w w:val="95"/>
                <w:sz w:val="18"/>
              </w:rPr>
              <w:t xml:space="preserve"> </w:t>
            </w:r>
            <w:r w:rsidRPr="001058B5">
              <w:rPr>
                <w:rFonts w:ascii="Arial" w:hAnsi="Arial" w:cs="Arial"/>
                <w:w w:val="95"/>
                <w:sz w:val="18"/>
              </w:rPr>
              <w:t>privileges:</w:t>
            </w:r>
            <w:r w:rsidRPr="001058B5">
              <w:rPr>
                <w:rFonts w:ascii="Arial" w:hAnsi="Arial" w:cs="Arial"/>
                <w:spacing w:val="-18"/>
                <w:w w:val="95"/>
                <w:sz w:val="18"/>
              </w:rPr>
              <w:t xml:space="preserve"> </w:t>
            </w:r>
            <w:r w:rsidRPr="001058B5">
              <w:rPr>
                <w:rFonts w:ascii="Arial" w:hAnsi="Arial" w:cs="Arial"/>
                <w:w w:val="95"/>
                <w:sz w:val="18"/>
              </w:rPr>
              <w:t>SELECT</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spacing w:val="-50"/>
                <w:w w:val="95"/>
                <w:sz w:val="18"/>
              </w:rPr>
              <w:t xml:space="preserve"> </w:t>
            </w:r>
            <w:r w:rsidRPr="001058B5">
              <w:rPr>
                <w:rFonts w:ascii="Arial" w:hAnsi="Arial" w:cs="Arial"/>
                <w:w w:val="95"/>
                <w:sz w:val="18"/>
              </w:rPr>
              <w:t>TABLE,</w:t>
            </w:r>
            <w:r w:rsidRPr="001058B5">
              <w:rPr>
                <w:rFonts w:ascii="Arial" w:hAnsi="Arial" w:cs="Arial"/>
                <w:spacing w:val="-18"/>
                <w:w w:val="95"/>
                <w:sz w:val="18"/>
              </w:rPr>
              <w:t xml:space="preserve"> </w:t>
            </w:r>
            <w:r w:rsidRPr="001058B5">
              <w:rPr>
                <w:rFonts w:ascii="Arial" w:hAnsi="Arial" w:cs="Arial"/>
                <w:w w:val="95"/>
                <w:sz w:val="18"/>
              </w:rPr>
              <w:t>BACKUP</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spacing w:val="-50"/>
                <w:w w:val="95"/>
                <w:sz w:val="18"/>
              </w:rPr>
              <w:t xml:space="preserve"> </w:t>
            </w:r>
            <w:r w:rsidRPr="001058B5">
              <w:rPr>
                <w:rFonts w:ascii="Arial" w:hAnsi="Arial" w:cs="Arial"/>
                <w:w w:val="95"/>
                <w:sz w:val="18"/>
              </w:rPr>
              <w:t>TABLE,</w:t>
            </w:r>
            <w:r w:rsidRPr="001058B5">
              <w:rPr>
                <w:rFonts w:ascii="Arial" w:hAnsi="Arial" w:cs="Arial"/>
                <w:spacing w:val="-17"/>
                <w:w w:val="95"/>
                <w:sz w:val="18"/>
              </w:rPr>
              <w:t xml:space="preserve"> </w:t>
            </w:r>
            <w:r w:rsidRPr="001058B5">
              <w:rPr>
                <w:rFonts w:ascii="Arial" w:hAnsi="Arial" w:cs="Arial"/>
                <w:w w:val="95"/>
                <w:sz w:val="18"/>
              </w:rPr>
              <w:t xml:space="preserve">EXECUTE </w:t>
            </w:r>
            <w:r w:rsidRPr="001058B5">
              <w:rPr>
                <w:rFonts w:ascii="Arial" w:hAnsi="Arial" w:cs="Arial"/>
                <w:w w:val="90"/>
                <w:sz w:val="18"/>
              </w:rPr>
              <w:t>ANY</w:t>
            </w:r>
            <w:r w:rsidRPr="001058B5">
              <w:rPr>
                <w:rFonts w:ascii="Arial" w:hAnsi="Arial" w:cs="Arial"/>
                <w:spacing w:val="-34"/>
                <w:w w:val="90"/>
                <w:sz w:val="18"/>
              </w:rPr>
              <w:t xml:space="preserve"> </w:t>
            </w:r>
            <w:r w:rsidRPr="001058B5">
              <w:rPr>
                <w:rFonts w:ascii="Arial" w:hAnsi="Arial" w:cs="Arial"/>
                <w:w w:val="90"/>
                <w:sz w:val="18"/>
              </w:rPr>
              <w:t>PROCEDURE,</w:t>
            </w:r>
            <w:r w:rsidRPr="001058B5">
              <w:rPr>
                <w:rFonts w:ascii="Arial" w:hAnsi="Arial" w:cs="Arial"/>
                <w:spacing w:val="-9"/>
                <w:w w:val="90"/>
                <w:sz w:val="18"/>
              </w:rPr>
              <w:t xml:space="preserve"> </w:t>
            </w:r>
            <w:r w:rsidRPr="001058B5">
              <w:rPr>
                <w:rFonts w:ascii="Arial" w:hAnsi="Arial" w:cs="Arial"/>
                <w:w w:val="90"/>
                <w:sz w:val="18"/>
              </w:rPr>
              <w:t>EXECUTE</w:t>
            </w:r>
            <w:r w:rsidRPr="001058B5">
              <w:rPr>
                <w:rFonts w:ascii="Arial" w:hAnsi="Arial" w:cs="Arial"/>
                <w:spacing w:val="-33"/>
                <w:w w:val="90"/>
                <w:sz w:val="18"/>
              </w:rPr>
              <w:t xml:space="preserve"> </w:t>
            </w:r>
            <w:r w:rsidRPr="001058B5">
              <w:rPr>
                <w:rFonts w:ascii="Arial" w:hAnsi="Arial" w:cs="Arial"/>
                <w:w w:val="90"/>
                <w:sz w:val="18"/>
              </w:rPr>
              <w:t>ANY</w:t>
            </w:r>
            <w:r w:rsidRPr="001058B5">
              <w:rPr>
                <w:rFonts w:ascii="Arial" w:hAnsi="Arial" w:cs="Arial"/>
                <w:spacing w:val="-33"/>
                <w:w w:val="90"/>
                <w:sz w:val="18"/>
              </w:rPr>
              <w:t xml:space="preserve"> </w:t>
            </w:r>
            <w:r w:rsidRPr="001058B5">
              <w:rPr>
                <w:rFonts w:ascii="Arial" w:hAnsi="Arial" w:cs="Arial"/>
                <w:w w:val="90"/>
                <w:sz w:val="18"/>
              </w:rPr>
              <w:t>TYPE,</w:t>
            </w:r>
            <w:r w:rsidRPr="001058B5">
              <w:rPr>
                <w:rFonts w:ascii="Arial" w:hAnsi="Arial" w:cs="Arial"/>
                <w:spacing w:val="-9"/>
                <w:w w:val="90"/>
                <w:sz w:val="18"/>
              </w:rPr>
              <w:t xml:space="preserve"> </w:t>
            </w:r>
            <w:r w:rsidRPr="001058B5">
              <w:rPr>
                <w:rFonts w:ascii="Arial" w:hAnsi="Arial" w:cs="Arial"/>
                <w:w w:val="90"/>
                <w:sz w:val="18"/>
              </w:rPr>
              <w:t>ADMINISTER</w:t>
            </w:r>
            <w:r w:rsidRPr="001058B5">
              <w:rPr>
                <w:rFonts w:ascii="Arial" w:hAnsi="Arial" w:cs="Arial"/>
                <w:spacing w:val="-33"/>
                <w:w w:val="90"/>
                <w:sz w:val="18"/>
              </w:rPr>
              <w:t xml:space="preserve"> </w:t>
            </w:r>
            <w:r w:rsidRPr="001058B5">
              <w:rPr>
                <w:rFonts w:ascii="Arial" w:hAnsi="Arial" w:cs="Arial"/>
                <w:w w:val="90"/>
                <w:sz w:val="18"/>
              </w:rPr>
              <w:t>RESOURCE</w:t>
            </w:r>
            <w:r w:rsidRPr="001058B5">
              <w:rPr>
                <w:rFonts w:ascii="Arial" w:hAnsi="Arial" w:cs="Arial"/>
                <w:spacing w:val="-33"/>
                <w:w w:val="90"/>
                <w:sz w:val="18"/>
              </w:rPr>
              <w:t xml:space="preserve"> </w:t>
            </w:r>
            <w:r w:rsidRPr="001058B5">
              <w:rPr>
                <w:rFonts w:ascii="Arial" w:hAnsi="Arial" w:cs="Arial"/>
                <w:w w:val="90"/>
                <w:sz w:val="18"/>
              </w:rPr>
              <w:t>MANAGER,</w:t>
            </w:r>
            <w:r w:rsidRPr="001058B5">
              <w:rPr>
                <w:rFonts w:ascii="Arial" w:hAnsi="Arial" w:cs="Arial"/>
                <w:spacing w:val="-10"/>
                <w:w w:val="90"/>
                <w:sz w:val="18"/>
              </w:rPr>
              <w:t xml:space="preserve"> </w:t>
            </w:r>
            <w:r w:rsidRPr="001058B5">
              <w:rPr>
                <w:rFonts w:ascii="Arial" w:hAnsi="Arial" w:cs="Arial"/>
                <w:w w:val="90"/>
                <w:sz w:val="18"/>
              </w:rPr>
              <w:t xml:space="preserve">and </w:t>
            </w:r>
            <w:r w:rsidRPr="001058B5">
              <w:rPr>
                <w:rFonts w:ascii="Arial" w:hAnsi="Arial" w:cs="Arial"/>
                <w:w w:val="95"/>
                <w:sz w:val="18"/>
              </w:rPr>
              <w:t>INSERT,</w:t>
            </w:r>
            <w:r w:rsidRPr="001058B5">
              <w:rPr>
                <w:rFonts w:ascii="Arial" w:hAnsi="Arial" w:cs="Arial"/>
                <w:spacing w:val="-20"/>
                <w:w w:val="95"/>
                <w:sz w:val="18"/>
              </w:rPr>
              <w:t xml:space="preserve"> </w:t>
            </w:r>
            <w:r w:rsidRPr="001058B5">
              <w:rPr>
                <w:rFonts w:ascii="Arial" w:hAnsi="Arial" w:cs="Arial"/>
                <w:w w:val="95"/>
                <w:sz w:val="18"/>
              </w:rPr>
              <w:t>DELETE,</w:t>
            </w:r>
            <w:r w:rsidRPr="001058B5">
              <w:rPr>
                <w:rFonts w:ascii="Arial" w:hAnsi="Arial" w:cs="Arial"/>
                <w:spacing w:val="-20"/>
                <w:w w:val="95"/>
                <w:sz w:val="18"/>
              </w:rPr>
              <w:t xml:space="preserve"> </w:t>
            </w:r>
            <w:r w:rsidRPr="001058B5">
              <w:rPr>
                <w:rFonts w:ascii="Arial" w:hAnsi="Arial" w:cs="Arial"/>
                <w:w w:val="95"/>
                <w:sz w:val="18"/>
              </w:rPr>
              <w:t>and</w:t>
            </w:r>
            <w:r w:rsidRPr="001058B5">
              <w:rPr>
                <w:rFonts w:ascii="Arial" w:hAnsi="Arial" w:cs="Arial"/>
                <w:spacing w:val="-20"/>
                <w:w w:val="95"/>
                <w:sz w:val="18"/>
              </w:rPr>
              <w:t xml:space="preserve"> </w:t>
            </w:r>
            <w:r w:rsidRPr="001058B5">
              <w:rPr>
                <w:rFonts w:ascii="Arial" w:hAnsi="Arial" w:cs="Arial"/>
                <w:w w:val="95"/>
                <w:sz w:val="18"/>
              </w:rPr>
              <w:t>UPDATE</w:t>
            </w:r>
            <w:r w:rsidRPr="001058B5">
              <w:rPr>
                <w:rFonts w:ascii="Arial" w:hAnsi="Arial" w:cs="Arial"/>
                <w:spacing w:val="-84"/>
                <w:w w:val="95"/>
                <w:sz w:val="18"/>
              </w:rPr>
              <w:t xml:space="preserve"> </w:t>
            </w:r>
            <w:r w:rsidRPr="001058B5">
              <w:rPr>
                <w:rFonts w:ascii="Arial" w:hAnsi="Arial" w:cs="Arial"/>
                <w:w w:val="95"/>
                <w:sz w:val="18"/>
              </w:rPr>
              <w:t>on</w:t>
            </w:r>
            <w:r w:rsidRPr="001058B5">
              <w:rPr>
                <w:rFonts w:ascii="Arial" w:hAnsi="Arial" w:cs="Arial"/>
                <w:spacing w:val="-20"/>
                <w:w w:val="95"/>
                <w:sz w:val="18"/>
              </w:rPr>
              <w:t xml:space="preserve"> </w:t>
            </w:r>
            <w:r w:rsidRPr="001058B5">
              <w:rPr>
                <w:rFonts w:ascii="Arial" w:hAnsi="Arial" w:cs="Arial"/>
                <w:w w:val="95"/>
                <w:sz w:val="18"/>
              </w:rPr>
              <w:t>the</w:t>
            </w:r>
            <w:r w:rsidRPr="001058B5">
              <w:rPr>
                <w:rFonts w:ascii="Arial" w:hAnsi="Arial" w:cs="Arial"/>
                <w:spacing w:val="-20"/>
                <w:w w:val="95"/>
                <w:sz w:val="18"/>
              </w:rPr>
              <w:t xml:space="preserve"> </w:t>
            </w:r>
            <w:r w:rsidRPr="001058B5">
              <w:rPr>
                <w:rFonts w:ascii="Arial" w:hAnsi="Arial" w:cs="Arial"/>
                <w:w w:val="95"/>
                <w:sz w:val="18"/>
              </w:rPr>
              <w:t>tables</w:t>
            </w:r>
            <w:r w:rsidRPr="001058B5">
              <w:rPr>
                <w:rFonts w:ascii="Arial" w:hAnsi="Arial" w:cs="Arial"/>
                <w:spacing w:val="-20"/>
                <w:w w:val="95"/>
                <w:sz w:val="18"/>
              </w:rPr>
              <w:t xml:space="preserve"> </w:t>
            </w:r>
            <w:r w:rsidRPr="001058B5">
              <w:rPr>
                <w:rFonts w:ascii="Arial" w:hAnsi="Arial" w:cs="Arial"/>
                <w:w w:val="95"/>
                <w:sz w:val="18"/>
              </w:rPr>
              <w:t>SYS.INCVID,</w:t>
            </w:r>
            <w:r w:rsidRPr="001058B5">
              <w:rPr>
                <w:rFonts w:ascii="Arial" w:hAnsi="Arial" w:cs="Arial"/>
                <w:spacing w:val="-20"/>
                <w:w w:val="95"/>
                <w:sz w:val="18"/>
              </w:rPr>
              <w:t xml:space="preserve"> </w:t>
            </w:r>
            <w:r w:rsidRPr="001058B5">
              <w:rPr>
                <w:rFonts w:ascii="Arial" w:hAnsi="Arial" w:cs="Arial"/>
                <w:w w:val="95"/>
                <w:sz w:val="18"/>
              </w:rPr>
              <w:t>SYS.INCFIL,</w:t>
            </w:r>
            <w:r w:rsidRPr="001058B5">
              <w:rPr>
                <w:rFonts w:ascii="Arial" w:hAnsi="Arial" w:cs="Arial"/>
                <w:spacing w:val="-20"/>
                <w:w w:val="95"/>
                <w:sz w:val="18"/>
              </w:rPr>
              <w:t xml:space="preserve"> </w:t>
            </w:r>
            <w:r w:rsidRPr="001058B5">
              <w:rPr>
                <w:rFonts w:ascii="Arial" w:hAnsi="Arial" w:cs="Arial"/>
                <w:w w:val="95"/>
                <w:sz w:val="18"/>
              </w:rPr>
              <w:t>and</w:t>
            </w:r>
          </w:p>
          <w:p w14:paraId="51AC23E3" w14:textId="77777777" w:rsidR="008C539B" w:rsidRPr="001058B5" w:rsidRDefault="00C12992">
            <w:pPr>
              <w:pStyle w:val="TableParagraph"/>
              <w:spacing w:before="0" w:line="211" w:lineRule="auto"/>
              <w:ind w:left="324" w:hanging="1"/>
              <w:rPr>
                <w:rFonts w:ascii="Arial" w:hAnsi="Arial" w:cs="Arial"/>
                <w:sz w:val="18"/>
              </w:rPr>
            </w:pPr>
            <w:r w:rsidRPr="001058B5">
              <w:rPr>
                <w:rFonts w:ascii="Arial" w:hAnsi="Arial" w:cs="Arial"/>
                <w:w w:val="90"/>
                <w:sz w:val="18"/>
              </w:rPr>
              <w:t xml:space="preserve">SYS.INCEXP. Also the following roles: EXECUTE_CATALOG_ROLE and SELECT_ </w:t>
            </w:r>
            <w:r w:rsidRPr="001058B5">
              <w:rPr>
                <w:rFonts w:ascii="Arial" w:hAnsi="Arial" w:cs="Arial"/>
                <w:sz w:val="18"/>
              </w:rPr>
              <w:t>CATALOG_ROLE.</w:t>
            </w:r>
          </w:p>
          <w:p w14:paraId="53E99DB2" w14:textId="77777777" w:rsidR="008C539B" w:rsidRPr="001058B5" w:rsidRDefault="00C12992">
            <w:pPr>
              <w:pStyle w:val="TableParagraph"/>
              <w:spacing w:before="93" w:line="216" w:lineRule="auto"/>
              <w:ind w:left="324" w:right="434"/>
              <w:rPr>
                <w:rFonts w:ascii="Arial" w:hAnsi="Arial" w:cs="Arial"/>
                <w:sz w:val="18"/>
              </w:rPr>
            </w:pPr>
            <w:r w:rsidRPr="001058B5">
              <w:rPr>
                <w:rFonts w:ascii="Arial" w:hAnsi="Arial" w:cs="Arial"/>
                <w:sz w:val="18"/>
              </w:rPr>
              <w:t>This role is provided for convenience in using the export and import utilities.</w:t>
            </w:r>
          </w:p>
          <w:p w14:paraId="44539486" w14:textId="77777777" w:rsidR="008C539B" w:rsidRPr="001058B5" w:rsidRDefault="00C12992">
            <w:pPr>
              <w:pStyle w:val="TableParagraph"/>
              <w:spacing w:before="99" w:line="213"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5575B0DF" w14:textId="77777777" w:rsidR="008C539B" w:rsidRPr="001058B5" w:rsidRDefault="00C12992">
            <w:pPr>
              <w:pStyle w:val="TableParagraph"/>
              <w:spacing w:before="84"/>
              <w:ind w:left="324"/>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bl>
    <w:p w14:paraId="2437CEB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C01BBBE" w14:textId="77777777" w:rsidR="008C539B" w:rsidRPr="001058B5" w:rsidRDefault="008C539B">
      <w:pPr>
        <w:pStyle w:val="BodyText"/>
        <w:spacing w:before="4"/>
        <w:rPr>
          <w:rFonts w:ascii="Arial" w:hAnsi="Arial" w:cs="Arial"/>
          <w:b/>
          <w:i/>
          <w:sz w:val="27"/>
        </w:rPr>
      </w:pPr>
    </w:p>
    <w:p w14:paraId="398C0E2A"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4D082631"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41"/>
        <w:gridCol w:w="6600"/>
      </w:tblGrid>
      <w:tr w:rsidR="008C539B" w:rsidRPr="001058B5" w14:paraId="0EF18285" w14:textId="77777777">
        <w:trPr>
          <w:trHeight w:val="311"/>
        </w:trPr>
        <w:tc>
          <w:tcPr>
            <w:tcW w:w="2641" w:type="dxa"/>
            <w:tcBorders>
              <w:top w:val="single" w:sz="18" w:space="0" w:color="000000"/>
              <w:bottom w:val="single" w:sz="4" w:space="0" w:color="000000"/>
            </w:tcBorders>
          </w:tcPr>
          <w:p w14:paraId="4CAE03D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00" w:type="dxa"/>
            <w:tcBorders>
              <w:top w:val="single" w:sz="18" w:space="0" w:color="000000"/>
              <w:bottom w:val="single" w:sz="4" w:space="0" w:color="000000"/>
            </w:tcBorders>
          </w:tcPr>
          <w:p w14:paraId="4AD60102" w14:textId="77777777" w:rsidR="008C539B" w:rsidRPr="001058B5" w:rsidRDefault="00C12992">
            <w:pPr>
              <w:pStyle w:val="TableParagraph"/>
              <w:spacing w:before="27"/>
              <w:ind w:left="415"/>
              <w:rPr>
                <w:rFonts w:ascii="Arial" w:hAnsi="Arial" w:cs="Arial"/>
                <w:b/>
                <w:sz w:val="18"/>
              </w:rPr>
            </w:pPr>
            <w:bookmarkStart w:id="522" w:name="_bookmark604"/>
            <w:bookmarkEnd w:id="522"/>
            <w:r w:rsidRPr="001058B5">
              <w:rPr>
                <w:rFonts w:ascii="Arial" w:hAnsi="Arial" w:cs="Arial"/>
                <w:b/>
                <w:sz w:val="18"/>
              </w:rPr>
              <w:t>Description</w:t>
            </w:r>
          </w:p>
        </w:tc>
      </w:tr>
      <w:tr w:rsidR="008C539B" w:rsidRPr="001058B5" w14:paraId="5787958D" w14:textId="77777777">
        <w:trPr>
          <w:trHeight w:val="1032"/>
        </w:trPr>
        <w:tc>
          <w:tcPr>
            <w:tcW w:w="2641" w:type="dxa"/>
            <w:tcBorders>
              <w:top w:val="single" w:sz="4" w:space="0" w:color="000000"/>
              <w:bottom w:val="single" w:sz="2" w:space="0" w:color="000000"/>
            </w:tcBorders>
          </w:tcPr>
          <w:p w14:paraId="6228E528"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GATHER_SYSTEM_STATISTICS</w:t>
            </w:r>
          </w:p>
        </w:tc>
        <w:tc>
          <w:tcPr>
            <w:tcW w:w="6600" w:type="dxa"/>
            <w:tcBorders>
              <w:top w:val="single" w:sz="4" w:space="0" w:color="000000"/>
              <w:bottom w:val="single" w:sz="2" w:space="0" w:color="000000"/>
            </w:tcBorders>
          </w:tcPr>
          <w:p w14:paraId="55EC1C40" w14:textId="77777777" w:rsidR="008C539B" w:rsidRPr="001058B5" w:rsidRDefault="00C12992">
            <w:pPr>
              <w:pStyle w:val="TableParagraph"/>
              <w:spacing w:before="41" w:line="212" w:lineRule="exact"/>
              <w:ind w:left="415"/>
              <w:rPr>
                <w:rFonts w:ascii="Arial" w:hAnsi="Arial" w:cs="Arial"/>
                <w:sz w:val="18"/>
              </w:rPr>
            </w:pPr>
            <w:r w:rsidRPr="001058B5">
              <w:rPr>
                <w:rFonts w:ascii="Arial" w:hAnsi="Arial" w:cs="Arial"/>
                <w:sz w:val="18"/>
              </w:rPr>
              <w:t>Provides privileges to update system statistics, which are collected using the</w:t>
            </w:r>
          </w:p>
          <w:p w14:paraId="5E04B298" w14:textId="77777777" w:rsidR="008C539B" w:rsidRPr="001058B5" w:rsidRDefault="00C12992">
            <w:pPr>
              <w:pStyle w:val="TableParagraph"/>
              <w:spacing w:before="0" w:line="215" w:lineRule="exact"/>
              <w:ind w:left="415"/>
              <w:rPr>
                <w:rFonts w:ascii="Arial" w:hAnsi="Arial" w:cs="Arial"/>
                <w:sz w:val="18"/>
              </w:rPr>
            </w:pPr>
            <w:r w:rsidRPr="001058B5">
              <w:rPr>
                <w:rFonts w:ascii="Arial" w:hAnsi="Arial" w:cs="Arial"/>
                <w:sz w:val="18"/>
              </w:rPr>
              <w:t>DBMS_STATS.GATHER_SYSTEM_STATISTICS</w:t>
            </w:r>
            <w:r w:rsidRPr="001058B5">
              <w:rPr>
                <w:rFonts w:ascii="Arial" w:hAnsi="Arial" w:cs="Arial"/>
                <w:spacing w:val="-81"/>
                <w:sz w:val="18"/>
              </w:rPr>
              <w:t xml:space="preserve"> </w:t>
            </w:r>
            <w:r w:rsidRPr="001058B5">
              <w:rPr>
                <w:rFonts w:ascii="Arial" w:hAnsi="Arial" w:cs="Arial"/>
                <w:sz w:val="18"/>
              </w:rPr>
              <w:t>procedure</w:t>
            </w:r>
          </w:p>
          <w:p w14:paraId="754447E8" w14:textId="77777777" w:rsidR="008C539B" w:rsidRPr="001058B5" w:rsidRDefault="00C12992">
            <w:pPr>
              <w:pStyle w:val="TableParagraph"/>
              <w:spacing w:before="91" w:line="216" w:lineRule="auto"/>
              <w:ind w:left="415"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bookmarkStart w:id="523" w:name="_bookmark605"/>
            <w:bookmarkEnd w:id="523"/>
            <w:r w:rsidRPr="001058B5">
              <w:rPr>
                <w:rFonts w:ascii="Arial" w:hAnsi="Arial" w:cs="Arial"/>
                <w:sz w:val="18"/>
              </w:rPr>
              <w:t xml:space="preserve"> about managing optimizer statistics</w:t>
            </w:r>
          </w:p>
        </w:tc>
      </w:tr>
      <w:tr w:rsidR="008C539B" w:rsidRPr="001058B5" w14:paraId="071F7BD4" w14:textId="77777777">
        <w:trPr>
          <w:trHeight w:val="1035"/>
        </w:trPr>
        <w:tc>
          <w:tcPr>
            <w:tcW w:w="2641" w:type="dxa"/>
            <w:tcBorders>
              <w:top w:val="single" w:sz="2" w:space="0" w:color="000000"/>
              <w:bottom w:val="single" w:sz="2" w:space="0" w:color="000000"/>
            </w:tcBorders>
          </w:tcPr>
          <w:p w14:paraId="07812F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GLOBAL_AQ_USER_ROLE</w:t>
            </w:r>
          </w:p>
        </w:tc>
        <w:tc>
          <w:tcPr>
            <w:tcW w:w="6600" w:type="dxa"/>
            <w:tcBorders>
              <w:top w:val="single" w:sz="2" w:space="0" w:color="000000"/>
              <w:bottom w:val="single" w:sz="2" w:space="0" w:color="000000"/>
            </w:tcBorders>
          </w:tcPr>
          <w:p w14:paraId="01FE4262" w14:textId="77777777" w:rsidR="008C539B" w:rsidRPr="001058B5" w:rsidRDefault="00C12992">
            <w:pPr>
              <w:pStyle w:val="TableParagraph"/>
              <w:spacing w:before="61" w:line="216" w:lineRule="auto"/>
              <w:ind w:left="415" w:right="191"/>
              <w:rPr>
                <w:rFonts w:ascii="Arial" w:hAnsi="Arial" w:cs="Arial"/>
                <w:sz w:val="18"/>
              </w:rPr>
            </w:pPr>
            <w:r w:rsidRPr="001058B5">
              <w:rPr>
                <w:rFonts w:ascii="Arial" w:hAnsi="Arial" w:cs="Arial"/>
                <w:sz w:val="18"/>
              </w:rPr>
              <w:t>Provides privileges to establish a connection to an LDAP server, for use with Oracle Streams AQ.</w:t>
            </w:r>
          </w:p>
          <w:p w14:paraId="12454973" w14:textId="77777777" w:rsidR="008C539B" w:rsidRPr="001058B5" w:rsidRDefault="00C12992">
            <w:pPr>
              <w:pStyle w:val="TableParagraph"/>
              <w:spacing w:before="98" w:line="216" w:lineRule="auto"/>
              <w:ind w:left="415" w:right="19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Streams Advanced Queuing User's Guide </w:t>
            </w:r>
            <w:r w:rsidRPr="001058B5">
              <w:rPr>
                <w:rFonts w:ascii="Arial" w:hAnsi="Arial" w:cs="Arial"/>
                <w:sz w:val="18"/>
              </w:rPr>
              <w:t>for more</w:t>
            </w:r>
            <w:bookmarkStart w:id="524" w:name="_bookmark606"/>
            <w:bookmarkEnd w:id="524"/>
            <w:r w:rsidRPr="001058B5">
              <w:rPr>
                <w:rFonts w:ascii="Arial" w:hAnsi="Arial" w:cs="Arial"/>
                <w:sz w:val="18"/>
              </w:rPr>
              <w:t xml:space="preserve"> information</w:t>
            </w:r>
          </w:p>
        </w:tc>
      </w:tr>
      <w:tr w:rsidR="008C539B" w:rsidRPr="001058B5" w14:paraId="6B618548" w14:textId="77777777">
        <w:trPr>
          <w:trHeight w:val="1034"/>
        </w:trPr>
        <w:tc>
          <w:tcPr>
            <w:tcW w:w="2641" w:type="dxa"/>
            <w:tcBorders>
              <w:top w:val="single" w:sz="2" w:space="0" w:color="000000"/>
              <w:bottom w:val="single" w:sz="2" w:space="0" w:color="000000"/>
            </w:tcBorders>
          </w:tcPr>
          <w:p w14:paraId="5DDE1D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HS_ADMIN_EXECUTE_ROLE</w:t>
            </w:r>
          </w:p>
        </w:tc>
        <w:tc>
          <w:tcPr>
            <w:tcW w:w="6600" w:type="dxa"/>
            <w:tcBorders>
              <w:top w:val="single" w:sz="2" w:space="0" w:color="000000"/>
              <w:bottom w:val="single" w:sz="2" w:space="0" w:color="000000"/>
            </w:tcBorders>
          </w:tcPr>
          <w:p w14:paraId="2D14102A" w14:textId="77777777" w:rsidR="008C539B" w:rsidRPr="001058B5" w:rsidRDefault="00C12992">
            <w:pPr>
              <w:pStyle w:val="TableParagraph"/>
              <w:spacing w:before="64" w:line="211" w:lineRule="auto"/>
              <w:ind w:left="415" w:right="191"/>
              <w:rPr>
                <w:rFonts w:ascii="Arial" w:hAnsi="Arial" w:cs="Arial"/>
                <w:sz w:val="18"/>
              </w:rPr>
            </w:pPr>
            <w:r w:rsidRPr="001058B5">
              <w:rPr>
                <w:rFonts w:ascii="Arial" w:hAnsi="Arial" w:cs="Arial"/>
                <w:sz w:val="18"/>
              </w:rPr>
              <w:t>Provides</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EXECUTE</w:t>
            </w:r>
            <w:r w:rsidRPr="001058B5">
              <w:rPr>
                <w:rFonts w:ascii="Arial" w:hAnsi="Arial" w:cs="Arial"/>
                <w:spacing w:val="-82"/>
                <w:sz w:val="18"/>
              </w:rPr>
              <w:t xml:space="preserve"> </w:t>
            </w:r>
            <w:r w:rsidRPr="001058B5">
              <w:rPr>
                <w:rFonts w:ascii="Arial" w:hAnsi="Arial" w:cs="Arial"/>
                <w:sz w:val="18"/>
              </w:rPr>
              <w:t>privilege</w:t>
            </w:r>
            <w:r w:rsidRPr="001058B5">
              <w:rPr>
                <w:rFonts w:ascii="Arial" w:hAnsi="Arial" w:cs="Arial"/>
                <w:spacing w:val="-14"/>
                <w:sz w:val="18"/>
              </w:rPr>
              <w:t xml:space="preserve"> </w:t>
            </w:r>
            <w:r w:rsidRPr="001058B5">
              <w:rPr>
                <w:rFonts w:ascii="Arial" w:hAnsi="Arial" w:cs="Arial"/>
                <w:sz w:val="18"/>
              </w:rPr>
              <w:t>for</w:t>
            </w:r>
            <w:r w:rsidRPr="001058B5">
              <w:rPr>
                <w:rFonts w:ascii="Arial" w:hAnsi="Arial" w:cs="Arial"/>
                <w:spacing w:val="-14"/>
                <w:sz w:val="18"/>
              </w:rPr>
              <w:t xml:space="preserve"> </w:t>
            </w:r>
            <w:r w:rsidRPr="001058B5">
              <w:rPr>
                <w:rFonts w:ascii="Arial" w:hAnsi="Arial" w:cs="Arial"/>
                <w:sz w:val="18"/>
              </w:rPr>
              <w:t>users</w:t>
            </w:r>
            <w:r w:rsidRPr="001058B5">
              <w:rPr>
                <w:rFonts w:ascii="Arial" w:hAnsi="Arial" w:cs="Arial"/>
                <w:spacing w:val="-14"/>
                <w:sz w:val="18"/>
              </w:rPr>
              <w:t xml:space="preserve"> </w:t>
            </w:r>
            <w:r w:rsidRPr="001058B5">
              <w:rPr>
                <w:rFonts w:ascii="Arial" w:hAnsi="Arial" w:cs="Arial"/>
                <w:sz w:val="18"/>
              </w:rPr>
              <w:t>who</w:t>
            </w:r>
            <w:r w:rsidRPr="001058B5">
              <w:rPr>
                <w:rFonts w:ascii="Arial" w:hAnsi="Arial" w:cs="Arial"/>
                <w:spacing w:val="-15"/>
                <w:sz w:val="18"/>
              </w:rPr>
              <w:t xml:space="preserve"> </w:t>
            </w:r>
            <w:r w:rsidRPr="001058B5">
              <w:rPr>
                <w:rFonts w:ascii="Arial" w:hAnsi="Arial" w:cs="Arial"/>
                <w:sz w:val="18"/>
              </w:rPr>
              <w:t>want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use</w:t>
            </w:r>
            <w:r w:rsidRPr="001058B5">
              <w:rPr>
                <w:rFonts w:ascii="Arial" w:hAnsi="Arial" w:cs="Arial"/>
                <w:spacing w:val="-15"/>
                <w:sz w:val="18"/>
              </w:rPr>
              <w:t xml:space="preserve"> </w:t>
            </w:r>
            <w:r w:rsidRPr="001058B5">
              <w:rPr>
                <w:rFonts w:ascii="Arial" w:hAnsi="Arial" w:cs="Arial"/>
                <w:sz w:val="18"/>
              </w:rPr>
              <w:t>the Heterogeneous Services (HS) PL/SQL</w:t>
            </w:r>
            <w:r w:rsidRPr="001058B5">
              <w:rPr>
                <w:rFonts w:ascii="Arial" w:hAnsi="Arial" w:cs="Arial"/>
                <w:spacing w:val="-8"/>
                <w:sz w:val="18"/>
              </w:rPr>
              <w:t xml:space="preserve"> </w:t>
            </w:r>
            <w:r w:rsidRPr="001058B5">
              <w:rPr>
                <w:rFonts w:ascii="Arial" w:hAnsi="Arial" w:cs="Arial"/>
                <w:sz w:val="18"/>
              </w:rPr>
              <w:t>packages.</w:t>
            </w:r>
          </w:p>
          <w:p w14:paraId="75BCE9C8" w14:textId="77777777" w:rsidR="008C539B" w:rsidRPr="001058B5" w:rsidRDefault="00C12992">
            <w:pPr>
              <w:pStyle w:val="TableParagraph"/>
              <w:spacing w:before="102" w:line="213"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25" w:name="_bookmark607"/>
            <w:bookmarkEnd w:id="525"/>
            <w:r w:rsidRPr="001058B5">
              <w:rPr>
                <w:rFonts w:ascii="Arial" w:hAnsi="Arial" w:cs="Arial"/>
                <w:sz w:val="18"/>
              </w:rPr>
              <w:t xml:space="preserve"> information</w:t>
            </w:r>
          </w:p>
        </w:tc>
      </w:tr>
      <w:tr w:rsidR="008C539B" w:rsidRPr="001058B5" w14:paraId="4E887C85" w14:textId="77777777">
        <w:trPr>
          <w:trHeight w:val="1035"/>
        </w:trPr>
        <w:tc>
          <w:tcPr>
            <w:tcW w:w="2641" w:type="dxa"/>
            <w:tcBorders>
              <w:top w:val="single" w:sz="2" w:space="0" w:color="000000"/>
              <w:bottom w:val="single" w:sz="2" w:space="0" w:color="000000"/>
            </w:tcBorders>
          </w:tcPr>
          <w:p w14:paraId="1742FD1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HS_ADMIN_ROLE</w:t>
            </w:r>
          </w:p>
        </w:tc>
        <w:tc>
          <w:tcPr>
            <w:tcW w:w="6600" w:type="dxa"/>
            <w:tcBorders>
              <w:top w:val="single" w:sz="2" w:space="0" w:color="000000"/>
              <w:bottom w:val="single" w:sz="2" w:space="0" w:color="000000"/>
            </w:tcBorders>
          </w:tcPr>
          <w:p w14:paraId="7FF41E6A" w14:textId="77777777" w:rsidR="008C539B" w:rsidRPr="001058B5" w:rsidRDefault="00C12992">
            <w:pPr>
              <w:pStyle w:val="TableParagraph"/>
              <w:spacing w:before="64" w:line="213" w:lineRule="auto"/>
              <w:ind w:left="415"/>
              <w:rPr>
                <w:rFonts w:ascii="Arial" w:hAnsi="Arial" w:cs="Arial"/>
                <w:sz w:val="18"/>
              </w:rPr>
            </w:pPr>
            <w:r w:rsidRPr="001058B5">
              <w:rPr>
                <w:rFonts w:ascii="Arial" w:hAnsi="Arial" w:cs="Arial"/>
                <w:sz w:val="18"/>
              </w:rPr>
              <w:t>Provides privileges to both use the Heterogeneous Services (HS) PL/SQL packages and query the HS-related data dictionary views.</w:t>
            </w:r>
          </w:p>
          <w:p w14:paraId="533FB826" w14:textId="77777777" w:rsidR="008C539B" w:rsidRPr="001058B5" w:rsidRDefault="00C12992">
            <w:pPr>
              <w:pStyle w:val="TableParagraph"/>
              <w:spacing w:before="99"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26" w:name="_bookmark608"/>
            <w:bookmarkEnd w:id="526"/>
            <w:r w:rsidRPr="001058B5">
              <w:rPr>
                <w:rFonts w:ascii="Arial" w:hAnsi="Arial" w:cs="Arial"/>
                <w:sz w:val="18"/>
              </w:rPr>
              <w:t xml:space="preserve"> information</w:t>
            </w:r>
          </w:p>
        </w:tc>
      </w:tr>
      <w:tr w:rsidR="008C539B" w:rsidRPr="001058B5" w14:paraId="757C59E9" w14:textId="77777777">
        <w:trPr>
          <w:trHeight w:val="1035"/>
        </w:trPr>
        <w:tc>
          <w:tcPr>
            <w:tcW w:w="2641" w:type="dxa"/>
            <w:tcBorders>
              <w:top w:val="single" w:sz="2" w:space="0" w:color="000000"/>
              <w:bottom w:val="single" w:sz="2" w:space="0" w:color="000000"/>
            </w:tcBorders>
          </w:tcPr>
          <w:p w14:paraId="651DD7A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HS_ADMIN_SELECT_ROLE</w:t>
            </w:r>
          </w:p>
        </w:tc>
        <w:tc>
          <w:tcPr>
            <w:tcW w:w="6600" w:type="dxa"/>
            <w:tcBorders>
              <w:top w:val="single" w:sz="2" w:space="0" w:color="000000"/>
              <w:bottom w:val="single" w:sz="2" w:space="0" w:color="000000"/>
            </w:tcBorders>
          </w:tcPr>
          <w:p w14:paraId="44E7EE20" w14:textId="77777777" w:rsidR="008C539B" w:rsidRPr="001058B5" w:rsidRDefault="00C12992">
            <w:pPr>
              <w:pStyle w:val="TableParagraph"/>
              <w:spacing w:before="61" w:line="216" w:lineRule="auto"/>
              <w:ind w:left="415"/>
              <w:rPr>
                <w:rFonts w:ascii="Arial" w:hAnsi="Arial" w:cs="Arial"/>
                <w:sz w:val="18"/>
              </w:rPr>
            </w:pPr>
            <w:r w:rsidRPr="001058B5">
              <w:rPr>
                <w:rFonts w:ascii="Arial" w:hAnsi="Arial" w:cs="Arial"/>
                <w:sz w:val="18"/>
              </w:rPr>
              <w:t>Provides privileges to query the Heterogeneous Services data dictionary views.</w:t>
            </w:r>
          </w:p>
          <w:p w14:paraId="10A71925" w14:textId="77777777" w:rsidR="008C539B" w:rsidRPr="001058B5" w:rsidRDefault="00C12992">
            <w:pPr>
              <w:pStyle w:val="TableParagraph"/>
              <w:spacing w:before="98"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27" w:name="_bookmark609"/>
            <w:bookmarkEnd w:id="527"/>
            <w:r w:rsidRPr="001058B5">
              <w:rPr>
                <w:rFonts w:ascii="Arial" w:hAnsi="Arial" w:cs="Arial"/>
                <w:sz w:val="18"/>
              </w:rPr>
              <w:t xml:space="preserve"> information</w:t>
            </w:r>
          </w:p>
        </w:tc>
      </w:tr>
      <w:tr w:rsidR="008C539B" w:rsidRPr="001058B5" w14:paraId="09FDC53D" w14:textId="77777777">
        <w:trPr>
          <w:trHeight w:val="2434"/>
        </w:trPr>
        <w:tc>
          <w:tcPr>
            <w:tcW w:w="2641" w:type="dxa"/>
            <w:tcBorders>
              <w:top w:val="single" w:sz="2" w:space="0" w:color="000000"/>
              <w:bottom w:val="single" w:sz="2" w:space="0" w:color="000000"/>
            </w:tcBorders>
          </w:tcPr>
          <w:p w14:paraId="3E9225B3"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IMP_FULL_DATABASE</w:t>
            </w:r>
          </w:p>
        </w:tc>
        <w:tc>
          <w:tcPr>
            <w:tcW w:w="6600" w:type="dxa"/>
            <w:tcBorders>
              <w:top w:val="single" w:sz="2" w:space="0" w:color="000000"/>
              <w:bottom w:val="single" w:sz="2" w:space="0" w:color="000000"/>
            </w:tcBorders>
          </w:tcPr>
          <w:p w14:paraId="07BD06CB" w14:textId="77777777" w:rsidR="008C539B" w:rsidRPr="001058B5" w:rsidRDefault="00C12992">
            <w:pPr>
              <w:pStyle w:val="TableParagraph"/>
              <w:spacing w:before="63" w:line="213" w:lineRule="auto"/>
              <w:ind w:left="415" w:right="100"/>
              <w:rPr>
                <w:rFonts w:ascii="Arial" w:hAnsi="Arial" w:cs="Arial"/>
                <w:sz w:val="18"/>
              </w:rPr>
            </w:pPr>
            <w:r w:rsidRPr="001058B5">
              <w:rPr>
                <w:rFonts w:ascii="Arial" w:hAnsi="Arial" w:cs="Arial"/>
                <w:sz w:val="18"/>
              </w:rPr>
              <w:t>Provides the privileges required to perform full database imports using the Import utility (later replaced with Oracle Data Pump). Includes an extensive list of system privileges (use view DBA_SYS_PRIVS</w:t>
            </w:r>
            <w:r w:rsidRPr="001058B5">
              <w:rPr>
                <w:rFonts w:ascii="Arial" w:hAnsi="Arial" w:cs="Arial"/>
                <w:spacing w:val="-83"/>
                <w:sz w:val="18"/>
              </w:rPr>
              <w:t xml:space="preserve"> </w:t>
            </w:r>
            <w:r w:rsidRPr="001058B5">
              <w:rPr>
                <w:rFonts w:ascii="Arial" w:hAnsi="Arial" w:cs="Arial"/>
                <w:sz w:val="18"/>
              </w:rPr>
              <w:t xml:space="preserve">to view privileges) and </w:t>
            </w:r>
            <w:r w:rsidRPr="001058B5">
              <w:rPr>
                <w:rFonts w:ascii="Arial" w:hAnsi="Arial" w:cs="Arial"/>
                <w:w w:val="95"/>
                <w:sz w:val="18"/>
              </w:rPr>
              <w:t>the following roles: EXECUTE_CATALOG_ROLE</w:t>
            </w:r>
            <w:r w:rsidRPr="001058B5">
              <w:rPr>
                <w:rFonts w:ascii="Arial" w:hAnsi="Arial" w:cs="Arial"/>
                <w:spacing w:val="-85"/>
                <w:w w:val="95"/>
                <w:sz w:val="18"/>
              </w:rPr>
              <w:t xml:space="preserve"> </w:t>
            </w:r>
            <w:r w:rsidRPr="001058B5">
              <w:rPr>
                <w:rFonts w:ascii="Arial" w:hAnsi="Arial" w:cs="Arial"/>
                <w:w w:val="95"/>
                <w:sz w:val="18"/>
              </w:rPr>
              <w:t>and SELECT_CATALOG_ROLE.</w:t>
            </w:r>
          </w:p>
          <w:p w14:paraId="79BA4726" w14:textId="77777777" w:rsidR="008C539B" w:rsidRPr="001058B5" w:rsidRDefault="00C12992">
            <w:pPr>
              <w:pStyle w:val="TableParagraph"/>
              <w:spacing w:before="95" w:line="216" w:lineRule="auto"/>
              <w:ind w:left="415" w:right="191"/>
              <w:rPr>
                <w:rFonts w:ascii="Arial" w:hAnsi="Arial" w:cs="Arial"/>
                <w:sz w:val="18"/>
              </w:rPr>
            </w:pPr>
            <w:r w:rsidRPr="001058B5">
              <w:rPr>
                <w:rFonts w:ascii="Arial" w:hAnsi="Arial" w:cs="Arial"/>
                <w:sz w:val="18"/>
              </w:rPr>
              <w:t>This role is provided for convenience in using the export and import utilities.</w:t>
            </w:r>
          </w:p>
          <w:p w14:paraId="7A487FDA" w14:textId="77777777" w:rsidR="008C539B" w:rsidRPr="001058B5" w:rsidRDefault="00C12992">
            <w:pPr>
              <w:pStyle w:val="TableParagraph"/>
              <w:spacing w:before="100" w:line="213" w:lineRule="auto"/>
              <w:ind w:left="415" w:right="116"/>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users.s.</w:t>
            </w:r>
          </w:p>
          <w:p w14:paraId="4A5DC28F" w14:textId="77777777" w:rsidR="008C539B" w:rsidRPr="001058B5" w:rsidRDefault="00C12992">
            <w:pPr>
              <w:pStyle w:val="TableParagraph"/>
              <w:spacing w:before="83"/>
              <w:ind w:left="415"/>
              <w:rPr>
                <w:rFonts w:ascii="Arial" w:hAnsi="Arial" w:cs="Arial"/>
                <w:sz w:val="18"/>
              </w:rPr>
            </w:pPr>
            <w:bookmarkStart w:id="528" w:name="_bookmark610"/>
            <w:bookmarkEnd w:id="528"/>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209E7D97" w14:textId="77777777">
        <w:trPr>
          <w:trHeight w:val="835"/>
        </w:trPr>
        <w:tc>
          <w:tcPr>
            <w:tcW w:w="2641" w:type="dxa"/>
            <w:tcBorders>
              <w:top w:val="single" w:sz="2" w:space="0" w:color="000000"/>
              <w:bottom w:val="single" w:sz="2" w:space="0" w:color="000000"/>
            </w:tcBorders>
          </w:tcPr>
          <w:p w14:paraId="67846E1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JAVADEBUGPRIV</w:t>
            </w:r>
          </w:p>
        </w:tc>
        <w:tc>
          <w:tcPr>
            <w:tcW w:w="6600" w:type="dxa"/>
            <w:tcBorders>
              <w:top w:val="single" w:sz="2" w:space="0" w:color="000000"/>
              <w:bottom w:val="single" w:sz="2" w:space="0" w:color="000000"/>
            </w:tcBorders>
          </w:tcPr>
          <w:p w14:paraId="5E80DD72" w14:textId="77777777" w:rsidR="008C539B" w:rsidRPr="001058B5" w:rsidRDefault="00C12992">
            <w:pPr>
              <w:pStyle w:val="TableParagraph"/>
              <w:spacing w:before="44"/>
              <w:ind w:left="415"/>
              <w:rPr>
                <w:rFonts w:ascii="Arial" w:hAnsi="Arial" w:cs="Arial"/>
                <w:sz w:val="18"/>
              </w:rPr>
            </w:pPr>
            <w:r w:rsidRPr="001058B5">
              <w:rPr>
                <w:rFonts w:ascii="Arial" w:hAnsi="Arial" w:cs="Arial"/>
                <w:sz w:val="18"/>
              </w:rPr>
              <w:t>Provides privileges to run the Oracle Database Java applications debugger.</w:t>
            </w:r>
          </w:p>
          <w:p w14:paraId="10BC3DE0" w14:textId="77777777" w:rsidR="008C539B" w:rsidRPr="001058B5" w:rsidRDefault="00C12992">
            <w:pPr>
              <w:pStyle w:val="TableParagraph"/>
              <w:spacing w:before="94"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29" w:name="_bookmark611"/>
            <w:bookmarkEnd w:id="529"/>
            <w:r w:rsidRPr="001058B5">
              <w:rPr>
                <w:rFonts w:ascii="Arial" w:hAnsi="Arial" w:cs="Arial"/>
                <w:sz w:val="18"/>
              </w:rPr>
              <w:t xml:space="preserve"> managing security for Oracle Java applications</w:t>
            </w:r>
          </w:p>
        </w:tc>
      </w:tr>
      <w:tr w:rsidR="008C539B" w:rsidRPr="001058B5" w14:paraId="365F7B84" w14:textId="77777777">
        <w:trPr>
          <w:trHeight w:val="334"/>
        </w:trPr>
        <w:tc>
          <w:tcPr>
            <w:tcW w:w="2641" w:type="dxa"/>
            <w:tcBorders>
              <w:top w:val="single" w:sz="2" w:space="0" w:color="000000"/>
              <w:bottom w:val="single" w:sz="2" w:space="0" w:color="000000"/>
            </w:tcBorders>
          </w:tcPr>
          <w:p w14:paraId="7B44BAB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JAVAIDPRIV</w:t>
            </w:r>
          </w:p>
        </w:tc>
        <w:tc>
          <w:tcPr>
            <w:tcW w:w="6600" w:type="dxa"/>
            <w:tcBorders>
              <w:top w:val="single" w:sz="2" w:space="0" w:color="000000"/>
              <w:bottom w:val="single" w:sz="2" w:space="0" w:color="000000"/>
            </w:tcBorders>
          </w:tcPr>
          <w:p w14:paraId="16BB9C14" w14:textId="77777777" w:rsidR="008C539B" w:rsidRPr="001058B5" w:rsidRDefault="00C12992">
            <w:pPr>
              <w:pStyle w:val="TableParagraph"/>
              <w:spacing w:before="44"/>
              <w:ind w:left="415"/>
              <w:rPr>
                <w:rFonts w:ascii="Arial" w:hAnsi="Arial" w:cs="Arial"/>
                <w:sz w:val="18"/>
              </w:rPr>
            </w:pPr>
            <w:bookmarkStart w:id="530" w:name="_bookmark612"/>
            <w:bookmarkEnd w:id="530"/>
            <w:r w:rsidRPr="001058B5">
              <w:rPr>
                <w:rFonts w:ascii="Arial" w:hAnsi="Arial" w:cs="Arial"/>
                <w:sz w:val="18"/>
              </w:rPr>
              <w:t>Deprecated for this release.</w:t>
            </w:r>
          </w:p>
        </w:tc>
      </w:tr>
      <w:tr w:rsidR="008C539B" w:rsidRPr="001058B5" w14:paraId="5B522782" w14:textId="77777777">
        <w:trPr>
          <w:trHeight w:val="1035"/>
        </w:trPr>
        <w:tc>
          <w:tcPr>
            <w:tcW w:w="2641" w:type="dxa"/>
            <w:tcBorders>
              <w:top w:val="single" w:sz="2" w:space="0" w:color="000000"/>
              <w:bottom w:val="single" w:sz="2" w:space="0" w:color="000000"/>
            </w:tcBorders>
          </w:tcPr>
          <w:p w14:paraId="08123F0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JAVASYSPRIV</w:t>
            </w:r>
          </w:p>
        </w:tc>
        <w:tc>
          <w:tcPr>
            <w:tcW w:w="6600" w:type="dxa"/>
            <w:tcBorders>
              <w:top w:val="single" w:sz="2" w:space="0" w:color="000000"/>
              <w:bottom w:val="single" w:sz="2" w:space="0" w:color="000000"/>
            </w:tcBorders>
          </w:tcPr>
          <w:p w14:paraId="3F090C12" w14:textId="77777777" w:rsidR="008C539B" w:rsidRPr="001058B5" w:rsidRDefault="00C12992">
            <w:pPr>
              <w:pStyle w:val="TableParagraph"/>
              <w:spacing w:before="64" w:line="213" w:lineRule="auto"/>
              <w:ind w:left="415" w:right="738"/>
              <w:rPr>
                <w:rFonts w:ascii="Arial" w:hAnsi="Arial" w:cs="Arial"/>
                <w:sz w:val="18"/>
              </w:rPr>
            </w:pPr>
            <w:r w:rsidRPr="001058B5">
              <w:rPr>
                <w:rFonts w:ascii="Arial" w:hAnsi="Arial" w:cs="Arial"/>
                <w:sz w:val="18"/>
              </w:rPr>
              <w:t>Provides major permissions to use Java2, including updating Oracle JVM-protected packages.</w:t>
            </w:r>
          </w:p>
          <w:p w14:paraId="5920D32C" w14:textId="77777777" w:rsidR="008C539B" w:rsidRPr="001058B5" w:rsidRDefault="00C12992">
            <w:pPr>
              <w:pStyle w:val="TableParagraph"/>
              <w:spacing w:before="99"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31" w:name="_bookmark613"/>
            <w:bookmarkEnd w:id="531"/>
            <w:r w:rsidRPr="001058B5">
              <w:rPr>
                <w:rFonts w:ascii="Arial" w:hAnsi="Arial" w:cs="Arial"/>
                <w:sz w:val="18"/>
              </w:rPr>
              <w:t xml:space="preserve"> managing security for Oracle Java applications</w:t>
            </w:r>
          </w:p>
        </w:tc>
      </w:tr>
      <w:tr w:rsidR="008C539B" w:rsidRPr="001058B5" w14:paraId="155F3C28" w14:textId="77777777">
        <w:trPr>
          <w:trHeight w:val="835"/>
        </w:trPr>
        <w:tc>
          <w:tcPr>
            <w:tcW w:w="2641" w:type="dxa"/>
            <w:tcBorders>
              <w:top w:val="single" w:sz="2" w:space="0" w:color="000000"/>
              <w:bottom w:val="single" w:sz="2" w:space="0" w:color="000000"/>
            </w:tcBorders>
          </w:tcPr>
          <w:p w14:paraId="79C28E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JAVAUSERPRIV</w:t>
            </w:r>
          </w:p>
        </w:tc>
        <w:tc>
          <w:tcPr>
            <w:tcW w:w="6600" w:type="dxa"/>
            <w:tcBorders>
              <w:top w:val="single" w:sz="2" w:space="0" w:color="000000"/>
              <w:bottom w:val="single" w:sz="2" w:space="0" w:color="000000"/>
            </w:tcBorders>
          </w:tcPr>
          <w:p w14:paraId="37F3E41D" w14:textId="77777777" w:rsidR="008C539B" w:rsidRPr="001058B5" w:rsidRDefault="00C12992">
            <w:pPr>
              <w:pStyle w:val="TableParagraph"/>
              <w:spacing w:before="44"/>
              <w:ind w:left="415"/>
              <w:rPr>
                <w:rFonts w:ascii="Arial" w:hAnsi="Arial" w:cs="Arial"/>
                <w:sz w:val="18"/>
              </w:rPr>
            </w:pPr>
            <w:r w:rsidRPr="001058B5">
              <w:rPr>
                <w:rFonts w:ascii="Arial" w:hAnsi="Arial" w:cs="Arial"/>
                <w:sz w:val="18"/>
              </w:rPr>
              <w:t>Provides limited permissions to use Java2.</w:t>
            </w:r>
          </w:p>
          <w:p w14:paraId="2282F78A" w14:textId="77777777" w:rsidR="008C539B" w:rsidRPr="001058B5" w:rsidRDefault="00C12992">
            <w:pPr>
              <w:pStyle w:val="TableParagraph"/>
              <w:spacing w:before="94"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32" w:name="_bookmark614"/>
            <w:bookmarkEnd w:id="532"/>
            <w:r w:rsidRPr="001058B5">
              <w:rPr>
                <w:rFonts w:ascii="Arial" w:hAnsi="Arial" w:cs="Arial"/>
                <w:sz w:val="18"/>
              </w:rPr>
              <w:t xml:space="preserve"> managing security for Oracle Java applications</w:t>
            </w:r>
          </w:p>
        </w:tc>
      </w:tr>
      <w:tr w:rsidR="008C539B" w:rsidRPr="001058B5" w14:paraId="3F7FA7E8" w14:textId="77777777">
        <w:trPr>
          <w:trHeight w:val="1032"/>
        </w:trPr>
        <w:tc>
          <w:tcPr>
            <w:tcW w:w="2641" w:type="dxa"/>
            <w:tcBorders>
              <w:top w:val="single" w:sz="2" w:space="0" w:color="000000"/>
              <w:bottom w:val="single" w:sz="4" w:space="0" w:color="000000"/>
            </w:tcBorders>
          </w:tcPr>
          <w:p w14:paraId="019387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JAVA_ADMIN</w:t>
            </w:r>
          </w:p>
        </w:tc>
        <w:tc>
          <w:tcPr>
            <w:tcW w:w="6600" w:type="dxa"/>
            <w:tcBorders>
              <w:top w:val="single" w:sz="2" w:space="0" w:color="000000"/>
              <w:bottom w:val="single" w:sz="4" w:space="0" w:color="000000"/>
            </w:tcBorders>
          </w:tcPr>
          <w:p w14:paraId="13D15355" w14:textId="77777777" w:rsidR="008C539B" w:rsidRPr="001058B5" w:rsidRDefault="00C12992">
            <w:pPr>
              <w:pStyle w:val="TableParagraph"/>
              <w:spacing w:before="61" w:line="216" w:lineRule="auto"/>
              <w:ind w:left="415"/>
              <w:rPr>
                <w:rFonts w:ascii="Arial" w:hAnsi="Arial" w:cs="Arial"/>
                <w:sz w:val="18"/>
              </w:rPr>
            </w:pPr>
            <w:r w:rsidRPr="001058B5">
              <w:rPr>
                <w:rFonts w:ascii="Arial" w:hAnsi="Arial" w:cs="Arial"/>
                <w:sz w:val="18"/>
              </w:rPr>
              <w:t>Provides administrative permissions to update policy tables for Oracle Database Java applications.</w:t>
            </w:r>
          </w:p>
          <w:p w14:paraId="60769003" w14:textId="77777777" w:rsidR="008C539B" w:rsidRPr="001058B5" w:rsidRDefault="00C12992">
            <w:pPr>
              <w:pStyle w:val="TableParagraph"/>
              <w:spacing w:before="98"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 managing security for Oracle Java applications</w:t>
            </w:r>
          </w:p>
        </w:tc>
      </w:tr>
    </w:tbl>
    <w:p w14:paraId="1F594527"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EBEA2CA" w14:textId="77777777" w:rsidR="008C539B" w:rsidRPr="001058B5" w:rsidRDefault="008C539B">
      <w:pPr>
        <w:pStyle w:val="BodyText"/>
        <w:spacing w:before="4"/>
        <w:rPr>
          <w:rFonts w:ascii="Arial" w:hAnsi="Arial" w:cs="Arial"/>
          <w:b/>
          <w:i/>
          <w:sz w:val="27"/>
        </w:rPr>
      </w:pPr>
    </w:p>
    <w:p w14:paraId="3277ED02"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3DCC46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7CC39415" w14:textId="77777777">
        <w:trPr>
          <w:trHeight w:val="311"/>
        </w:trPr>
        <w:tc>
          <w:tcPr>
            <w:tcW w:w="2547" w:type="dxa"/>
            <w:tcBorders>
              <w:top w:val="single" w:sz="18" w:space="0" w:color="000000"/>
              <w:bottom w:val="single" w:sz="4" w:space="0" w:color="000000"/>
            </w:tcBorders>
          </w:tcPr>
          <w:p w14:paraId="60B7E373"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33" w:name="_bookmark615"/>
            <w:bookmarkEnd w:id="533"/>
            <w:r w:rsidRPr="001058B5">
              <w:rPr>
                <w:rFonts w:ascii="Arial" w:hAnsi="Arial" w:cs="Arial"/>
                <w:b/>
                <w:sz w:val="18"/>
              </w:rPr>
              <w:t>Role</w:t>
            </w:r>
          </w:p>
        </w:tc>
        <w:tc>
          <w:tcPr>
            <w:tcW w:w="6693" w:type="dxa"/>
            <w:tcBorders>
              <w:top w:val="single" w:sz="18" w:space="0" w:color="000000"/>
              <w:bottom w:val="single" w:sz="4" w:space="0" w:color="000000"/>
            </w:tcBorders>
          </w:tcPr>
          <w:p w14:paraId="099D90AB" w14:textId="77777777" w:rsidR="008C539B" w:rsidRPr="001058B5" w:rsidRDefault="00C12992">
            <w:pPr>
              <w:pStyle w:val="TableParagraph"/>
              <w:spacing w:before="27"/>
              <w:ind w:left="509"/>
              <w:rPr>
                <w:rFonts w:ascii="Arial" w:hAnsi="Arial" w:cs="Arial"/>
                <w:b/>
                <w:sz w:val="18"/>
              </w:rPr>
            </w:pPr>
            <w:r w:rsidRPr="001058B5">
              <w:rPr>
                <w:rFonts w:ascii="Arial" w:hAnsi="Arial" w:cs="Arial"/>
                <w:b/>
                <w:sz w:val="18"/>
              </w:rPr>
              <w:t>Description</w:t>
            </w:r>
          </w:p>
        </w:tc>
      </w:tr>
      <w:tr w:rsidR="008C539B" w:rsidRPr="001058B5" w14:paraId="5CBA91FC" w14:textId="77777777">
        <w:trPr>
          <w:trHeight w:val="1233"/>
        </w:trPr>
        <w:tc>
          <w:tcPr>
            <w:tcW w:w="2547" w:type="dxa"/>
            <w:tcBorders>
              <w:top w:val="single" w:sz="4" w:space="0" w:color="000000"/>
              <w:bottom w:val="single" w:sz="2" w:space="0" w:color="000000"/>
            </w:tcBorders>
          </w:tcPr>
          <w:p w14:paraId="7614F10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JAVA_DEPLOY</w:t>
            </w:r>
          </w:p>
        </w:tc>
        <w:tc>
          <w:tcPr>
            <w:tcW w:w="6693" w:type="dxa"/>
            <w:tcBorders>
              <w:top w:val="single" w:sz="4" w:space="0" w:color="000000"/>
              <w:bottom w:val="single" w:sz="2" w:space="0" w:color="000000"/>
            </w:tcBorders>
          </w:tcPr>
          <w:p w14:paraId="1C6F55B7" w14:textId="77777777" w:rsidR="008C539B" w:rsidRPr="001058B5" w:rsidRDefault="00C12992">
            <w:pPr>
              <w:pStyle w:val="TableParagraph"/>
              <w:spacing w:before="62" w:line="211" w:lineRule="auto"/>
              <w:ind w:left="509"/>
              <w:rPr>
                <w:rFonts w:ascii="Arial" w:hAnsi="Arial" w:cs="Arial"/>
                <w:sz w:val="18"/>
              </w:rPr>
            </w:pPr>
            <w:r w:rsidRPr="001058B5">
              <w:rPr>
                <w:rFonts w:ascii="Arial" w:hAnsi="Arial" w:cs="Arial"/>
                <w:sz w:val="18"/>
              </w:rPr>
              <w:t>Provides</w:t>
            </w:r>
            <w:r w:rsidRPr="001058B5">
              <w:rPr>
                <w:rFonts w:ascii="Arial" w:hAnsi="Arial" w:cs="Arial"/>
                <w:spacing w:val="-24"/>
                <w:sz w:val="18"/>
              </w:rPr>
              <w:t xml:space="preserve"> </w:t>
            </w:r>
            <w:r w:rsidRPr="001058B5">
              <w:rPr>
                <w:rFonts w:ascii="Arial" w:hAnsi="Arial" w:cs="Arial"/>
                <w:sz w:val="18"/>
              </w:rPr>
              <w:t>privileges</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deploy</w:t>
            </w:r>
            <w:r w:rsidRPr="001058B5">
              <w:rPr>
                <w:rFonts w:ascii="Arial" w:hAnsi="Arial" w:cs="Arial"/>
                <w:spacing w:val="-26"/>
                <w:sz w:val="18"/>
              </w:rPr>
              <w:t xml:space="preserve"> </w:t>
            </w:r>
            <w:r w:rsidRPr="001058B5">
              <w:rPr>
                <w:rFonts w:ascii="Arial" w:hAnsi="Arial" w:cs="Arial"/>
                <w:sz w:val="18"/>
              </w:rPr>
              <w:t>ncomp</w:t>
            </w:r>
            <w:r w:rsidRPr="001058B5">
              <w:rPr>
                <w:rFonts w:ascii="Arial" w:hAnsi="Arial" w:cs="Arial"/>
                <w:spacing w:val="-90"/>
                <w:sz w:val="18"/>
              </w:rPr>
              <w:t xml:space="preserve"> </w:t>
            </w:r>
            <w:r w:rsidRPr="001058B5">
              <w:rPr>
                <w:rFonts w:ascii="Arial" w:hAnsi="Arial" w:cs="Arial"/>
                <w:sz w:val="18"/>
              </w:rPr>
              <w:t>DLLs</w:t>
            </w:r>
            <w:r w:rsidRPr="001058B5">
              <w:rPr>
                <w:rFonts w:ascii="Arial" w:hAnsi="Arial" w:cs="Arial"/>
                <w:spacing w:val="-25"/>
                <w:sz w:val="18"/>
              </w:rPr>
              <w:t xml:space="preserve"> </w:t>
            </w:r>
            <w:r w:rsidRPr="001058B5">
              <w:rPr>
                <w:rFonts w:ascii="Arial" w:hAnsi="Arial" w:cs="Arial"/>
                <w:sz w:val="18"/>
              </w:rPr>
              <w:t>into</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javavm/admin</w:t>
            </w:r>
            <w:r w:rsidRPr="001058B5">
              <w:rPr>
                <w:rFonts w:ascii="Arial" w:hAnsi="Arial" w:cs="Arial"/>
                <w:spacing w:val="-90"/>
                <w:sz w:val="18"/>
              </w:rPr>
              <w:t xml:space="preserve"> </w:t>
            </w:r>
            <w:r w:rsidRPr="001058B5">
              <w:rPr>
                <w:rFonts w:ascii="Arial" w:hAnsi="Arial" w:cs="Arial"/>
                <w:sz w:val="18"/>
              </w:rPr>
              <w:t xml:space="preserve">directory </w:t>
            </w:r>
            <w:r w:rsidRPr="001058B5">
              <w:rPr>
                <w:rFonts w:ascii="Arial" w:hAnsi="Arial" w:cs="Arial"/>
                <w:w w:val="95"/>
                <w:sz w:val="18"/>
              </w:rPr>
              <w:t>using</w:t>
            </w:r>
            <w:r w:rsidRPr="001058B5">
              <w:rPr>
                <w:rFonts w:ascii="Arial" w:hAnsi="Arial" w:cs="Arial"/>
                <w:spacing w:val="-13"/>
                <w:w w:val="95"/>
                <w:sz w:val="18"/>
              </w:rPr>
              <w:t xml:space="preserve"> </w:t>
            </w:r>
            <w:r w:rsidRPr="001058B5">
              <w:rPr>
                <w:rFonts w:ascii="Arial" w:hAnsi="Arial" w:cs="Arial"/>
                <w:w w:val="95"/>
                <w:sz w:val="18"/>
              </w:rPr>
              <w:t>the</w:t>
            </w:r>
            <w:r w:rsidRPr="001058B5">
              <w:rPr>
                <w:rFonts w:ascii="Arial" w:hAnsi="Arial" w:cs="Arial"/>
                <w:spacing w:val="-12"/>
                <w:w w:val="95"/>
                <w:sz w:val="18"/>
              </w:rPr>
              <w:t xml:space="preserve"> </w:t>
            </w:r>
            <w:r w:rsidRPr="001058B5">
              <w:rPr>
                <w:rFonts w:ascii="Arial" w:hAnsi="Arial" w:cs="Arial"/>
                <w:w w:val="95"/>
                <w:sz w:val="18"/>
              </w:rPr>
              <w:t>ncomp</w:t>
            </w:r>
            <w:r w:rsidRPr="001058B5">
              <w:rPr>
                <w:rFonts w:ascii="Arial" w:hAnsi="Arial" w:cs="Arial"/>
                <w:spacing w:val="-77"/>
                <w:w w:val="95"/>
                <w:sz w:val="18"/>
              </w:rPr>
              <w:t xml:space="preserve"> </w:t>
            </w:r>
            <w:r w:rsidRPr="001058B5">
              <w:rPr>
                <w:rFonts w:ascii="Arial" w:hAnsi="Arial" w:cs="Arial"/>
                <w:w w:val="95"/>
                <w:sz w:val="18"/>
              </w:rPr>
              <w:t>and</w:t>
            </w:r>
            <w:r w:rsidRPr="001058B5">
              <w:rPr>
                <w:rFonts w:ascii="Arial" w:hAnsi="Arial" w:cs="Arial"/>
                <w:spacing w:val="-12"/>
                <w:w w:val="95"/>
                <w:sz w:val="18"/>
              </w:rPr>
              <w:t xml:space="preserve"> </w:t>
            </w:r>
            <w:r w:rsidRPr="001058B5">
              <w:rPr>
                <w:rFonts w:ascii="Arial" w:hAnsi="Arial" w:cs="Arial"/>
                <w:w w:val="95"/>
                <w:sz w:val="18"/>
              </w:rPr>
              <w:t>deployns</w:t>
            </w:r>
            <w:r w:rsidRPr="001058B5">
              <w:rPr>
                <w:rFonts w:ascii="Arial" w:hAnsi="Arial" w:cs="Arial"/>
                <w:spacing w:val="-76"/>
                <w:w w:val="95"/>
                <w:sz w:val="18"/>
              </w:rPr>
              <w:t xml:space="preserve"> </w:t>
            </w:r>
            <w:r w:rsidRPr="001058B5">
              <w:rPr>
                <w:rFonts w:ascii="Arial" w:hAnsi="Arial" w:cs="Arial"/>
                <w:w w:val="95"/>
                <w:sz w:val="18"/>
              </w:rPr>
              <w:t>utilities.</w:t>
            </w:r>
            <w:r w:rsidRPr="001058B5">
              <w:rPr>
                <w:rFonts w:ascii="Arial" w:hAnsi="Arial" w:cs="Arial"/>
                <w:spacing w:val="-12"/>
                <w:w w:val="95"/>
                <w:sz w:val="18"/>
              </w:rPr>
              <w:t xml:space="preserve"> </w:t>
            </w:r>
            <w:r w:rsidRPr="001058B5">
              <w:rPr>
                <w:rFonts w:ascii="Arial" w:hAnsi="Arial" w:cs="Arial"/>
                <w:spacing w:val="-3"/>
                <w:w w:val="95"/>
                <w:sz w:val="18"/>
              </w:rPr>
              <w:t>Without</w:t>
            </w:r>
            <w:r w:rsidRPr="001058B5">
              <w:rPr>
                <w:rFonts w:ascii="Arial" w:hAnsi="Arial" w:cs="Arial"/>
                <w:spacing w:val="-12"/>
                <w:w w:val="95"/>
                <w:sz w:val="18"/>
              </w:rPr>
              <w:t xml:space="preserve"> </w:t>
            </w:r>
            <w:r w:rsidRPr="001058B5">
              <w:rPr>
                <w:rFonts w:ascii="Arial" w:hAnsi="Arial" w:cs="Arial"/>
                <w:w w:val="95"/>
                <w:sz w:val="18"/>
              </w:rPr>
              <w:t>this</w:t>
            </w:r>
            <w:r w:rsidRPr="001058B5">
              <w:rPr>
                <w:rFonts w:ascii="Arial" w:hAnsi="Arial" w:cs="Arial"/>
                <w:spacing w:val="-12"/>
                <w:w w:val="95"/>
                <w:sz w:val="18"/>
              </w:rPr>
              <w:t xml:space="preserve"> </w:t>
            </w:r>
            <w:r w:rsidRPr="001058B5">
              <w:rPr>
                <w:rFonts w:ascii="Arial" w:hAnsi="Arial" w:cs="Arial"/>
                <w:w w:val="95"/>
                <w:sz w:val="18"/>
              </w:rPr>
              <w:t>role,</w:t>
            </w:r>
            <w:r w:rsidRPr="001058B5">
              <w:rPr>
                <w:rFonts w:ascii="Arial" w:hAnsi="Arial" w:cs="Arial"/>
                <w:spacing w:val="-12"/>
                <w:w w:val="95"/>
                <w:sz w:val="18"/>
              </w:rPr>
              <w:t xml:space="preserve"> </w:t>
            </w:r>
            <w:r w:rsidRPr="001058B5">
              <w:rPr>
                <w:rFonts w:ascii="Arial" w:hAnsi="Arial" w:cs="Arial"/>
                <w:w w:val="95"/>
                <w:sz w:val="18"/>
              </w:rPr>
              <w:t>the</w:t>
            </w:r>
            <w:r w:rsidRPr="001058B5">
              <w:rPr>
                <w:rFonts w:ascii="Arial" w:hAnsi="Arial" w:cs="Arial"/>
                <w:spacing w:val="-13"/>
                <w:w w:val="95"/>
                <w:sz w:val="18"/>
              </w:rPr>
              <w:t xml:space="preserve"> </w:t>
            </w:r>
            <w:r w:rsidRPr="001058B5">
              <w:rPr>
                <w:rFonts w:ascii="Arial" w:hAnsi="Arial" w:cs="Arial"/>
                <w:w w:val="95"/>
                <w:sz w:val="18"/>
              </w:rPr>
              <w:t xml:space="preserve">javavm/deploy </w:t>
            </w:r>
            <w:r w:rsidRPr="001058B5">
              <w:rPr>
                <w:rFonts w:ascii="Arial" w:hAnsi="Arial" w:cs="Arial"/>
                <w:sz w:val="18"/>
              </w:rPr>
              <w:t>and javavm/admin</w:t>
            </w:r>
            <w:r w:rsidRPr="001058B5">
              <w:rPr>
                <w:rFonts w:ascii="Arial" w:hAnsi="Arial" w:cs="Arial"/>
                <w:spacing w:val="-92"/>
                <w:sz w:val="18"/>
              </w:rPr>
              <w:t xml:space="preserve"> </w:t>
            </w:r>
            <w:r w:rsidRPr="001058B5">
              <w:rPr>
                <w:rFonts w:ascii="Arial" w:hAnsi="Arial" w:cs="Arial"/>
                <w:sz w:val="18"/>
              </w:rPr>
              <w:t>directories can be accessible.</w:t>
            </w:r>
          </w:p>
          <w:p w14:paraId="7637FB8F" w14:textId="77777777" w:rsidR="008C539B" w:rsidRPr="001058B5" w:rsidRDefault="00C12992">
            <w:pPr>
              <w:pStyle w:val="TableParagraph"/>
              <w:spacing w:before="97"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Advanced Application Developer's Guide </w:t>
            </w:r>
            <w:r w:rsidRPr="001058B5">
              <w:rPr>
                <w:rFonts w:ascii="Arial" w:hAnsi="Arial" w:cs="Arial"/>
                <w:sz w:val="18"/>
              </w:rPr>
              <w:t>for more</w:t>
            </w:r>
            <w:bookmarkStart w:id="534" w:name="_bookmark616"/>
            <w:bookmarkEnd w:id="534"/>
            <w:r w:rsidRPr="001058B5">
              <w:rPr>
                <w:rFonts w:ascii="Arial" w:hAnsi="Arial" w:cs="Arial"/>
                <w:sz w:val="18"/>
              </w:rPr>
              <w:t xml:space="preserve"> information</w:t>
            </w:r>
          </w:p>
        </w:tc>
      </w:tr>
      <w:tr w:rsidR="008C539B" w:rsidRPr="001058B5" w14:paraId="754A52B4" w14:textId="77777777">
        <w:trPr>
          <w:trHeight w:val="834"/>
        </w:trPr>
        <w:tc>
          <w:tcPr>
            <w:tcW w:w="2547" w:type="dxa"/>
            <w:tcBorders>
              <w:top w:val="single" w:sz="2" w:space="0" w:color="000000"/>
              <w:bottom w:val="single" w:sz="2" w:space="0" w:color="000000"/>
            </w:tcBorders>
          </w:tcPr>
          <w:p w14:paraId="7C7F66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JMXSERVER</w:t>
            </w:r>
          </w:p>
        </w:tc>
        <w:tc>
          <w:tcPr>
            <w:tcW w:w="6693" w:type="dxa"/>
            <w:tcBorders>
              <w:top w:val="single" w:sz="2" w:space="0" w:color="000000"/>
              <w:bottom w:val="single" w:sz="2" w:space="0" w:color="000000"/>
            </w:tcBorders>
          </w:tcPr>
          <w:p w14:paraId="3E82D987"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start and maintain a JMX agent in a database session.</w:t>
            </w:r>
          </w:p>
          <w:p w14:paraId="3CDFEB15" w14:textId="77777777" w:rsidR="008C539B" w:rsidRPr="001058B5" w:rsidRDefault="00C12992">
            <w:pPr>
              <w:pStyle w:val="TableParagraph"/>
              <w:spacing w:before="94" w:line="216" w:lineRule="auto"/>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35" w:name="_bookmark617"/>
            <w:bookmarkEnd w:id="535"/>
            <w:r w:rsidRPr="001058B5">
              <w:rPr>
                <w:rFonts w:ascii="Arial" w:hAnsi="Arial" w:cs="Arial"/>
                <w:sz w:val="18"/>
              </w:rPr>
              <w:t xml:space="preserve"> managing Oracle Java applications</w:t>
            </w:r>
          </w:p>
        </w:tc>
      </w:tr>
      <w:tr w:rsidR="008C539B" w:rsidRPr="001058B5" w14:paraId="76B00B9F" w14:textId="77777777">
        <w:trPr>
          <w:trHeight w:val="634"/>
        </w:trPr>
        <w:tc>
          <w:tcPr>
            <w:tcW w:w="2547" w:type="dxa"/>
            <w:tcBorders>
              <w:top w:val="single" w:sz="2" w:space="0" w:color="000000"/>
              <w:bottom w:val="single" w:sz="2" w:space="0" w:color="000000"/>
            </w:tcBorders>
          </w:tcPr>
          <w:p w14:paraId="3F53A79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LBAC_DBA</w:t>
            </w:r>
          </w:p>
        </w:tc>
        <w:tc>
          <w:tcPr>
            <w:tcW w:w="6693" w:type="dxa"/>
            <w:tcBorders>
              <w:top w:val="single" w:sz="2" w:space="0" w:color="000000"/>
              <w:bottom w:val="single" w:sz="2" w:space="0" w:color="000000"/>
            </w:tcBorders>
          </w:tcPr>
          <w:p w14:paraId="07506056"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permissions to use the SA_SYSDBA</w:t>
            </w:r>
            <w:r w:rsidRPr="001058B5">
              <w:rPr>
                <w:rFonts w:ascii="Arial" w:hAnsi="Arial" w:cs="Arial"/>
                <w:spacing w:val="-75"/>
                <w:sz w:val="18"/>
              </w:rPr>
              <w:t xml:space="preserve"> </w:t>
            </w:r>
            <w:r w:rsidRPr="001058B5">
              <w:rPr>
                <w:rFonts w:ascii="Arial" w:hAnsi="Arial" w:cs="Arial"/>
                <w:sz w:val="18"/>
              </w:rPr>
              <w:t>PL/SQL package.</w:t>
            </w:r>
          </w:p>
          <w:p w14:paraId="318C83FB" w14:textId="77777777" w:rsidR="008C539B" w:rsidRPr="001058B5" w:rsidRDefault="00C12992">
            <w:pPr>
              <w:pStyle w:val="TableParagraph"/>
              <w:spacing w:before="73"/>
              <w:ind w:left="509"/>
              <w:rPr>
                <w:rFonts w:ascii="Arial" w:hAnsi="Arial" w:cs="Arial"/>
                <w:sz w:val="18"/>
              </w:rPr>
            </w:pPr>
            <w:bookmarkStart w:id="536" w:name="_bookmark618"/>
            <w:bookmarkEnd w:id="536"/>
            <w:r w:rsidRPr="001058B5">
              <w:rPr>
                <w:rFonts w:ascii="Arial" w:hAnsi="Arial" w:cs="Arial"/>
                <w:b/>
                <w:sz w:val="18"/>
              </w:rPr>
              <w:t xml:space="preserve">See Also: </w:t>
            </w:r>
            <w:r w:rsidRPr="001058B5">
              <w:rPr>
                <w:rFonts w:ascii="Arial" w:hAnsi="Arial" w:cs="Arial"/>
                <w:i/>
                <w:sz w:val="18"/>
              </w:rPr>
              <w:t xml:space="preserve">Oracle Label Security Administrator's Guide </w:t>
            </w:r>
            <w:r w:rsidRPr="001058B5">
              <w:rPr>
                <w:rFonts w:ascii="Arial" w:hAnsi="Arial" w:cs="Arial"/>
                <w:sz w:val="18"/>
              </w:rPr>
              <w:t>for more information</w:t>
            </w:r>
          </w:p>
        </w:tc>
      </w:tr>
      <w:tr w:rsidR="008C539B" w:rsidRPr="001058B5" w14:paraId="37E61392" w14:textId="77777777">
        <w:trPr>
          <w:trHeight w:val="1035"/>
        </w:trPr>
        <w:tc>
          <w:tcPr>
            <w:tcW w:w="2547" w:type="dxa"/>
            <w:tcBorders>
              <w:top w:val="single" w:sz="2" w:space="0" w:color="000000"/>
              <w:bottom w:val="single" w:sz="2" w:space="0" w:color="000000"/>
            </w:tcBorders>
          </w:tcPr>
          <w:p w14:paraId="5ABAD1F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LOGSTDBY_ADMINISTRATOR</w:t>
            </w:r>
          </w:p>
        </w:tc>
        <w:tc>
          <w:tcPr>
            <w:tcW w:w="6693" w:type="dxa"/>
            <w:tcBorders>
              <w:top w:val="single" w:sz="2" w:space="0" w:color="000000"/>
              <w:bottom w:val="single" w:sz="2" w:space="0" w:color="000000"/>
            </w:tcBorders>
          </w:tcPr>
          <w:p w14:paraId="4C16C13C" w14:textId="77777777" w:rsidR="008C539B" w:rsidRPr="001058B5" w:rsidRDefault="00C12992">
            <w:pPr>
              <w:pStyle w:val="TableParagraph"/>
              <w:spacing w:before="61" w:line="216" w:lineRule="auto"/>
              <w:ind w:left="509" w:right="143"/>
              <w:rPr>
                <w:rFonts w:ascii="Arial" w:hAnsi="Arial" w:cs="Arial"/>
                <w:sz w:val="18"/>
              </w:rPr>
            </w:pPr>
            <w:r w:rsidRPr="001058B5">
              <w:rPr>
                <w:rFonts w:ascii="Arial" w:hAnsi="Arial" w:cs="Arial"/>
                <w:sz w:val="18"/>
              </w:rPr>
              <w:t>Provides administrative privileges to manage the SQL Apply (logical standby database) environment.</w:t>
            </w:r>
          </w:p>
          <w:p w14:paraId="1FFFEAF9" w14:textId="77777777" w:rsidR="008C539B" w:rsidRPr="001058B5" w:rsidRDefault="00C12992">
            <w:pPr>
              <w:pStyle w:val="TableParagraph"/>
              <w:spacing w:before="98"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 Guard Concepts and Administration </w:t>
            </w:r>
            <w:r w:rsidRPr="001058B5">
              <w:rPr>
                <w:rFonts w:ascii="Arial" w:hAnsi="Arial" w:cs="Arial"/>
                <w:sz w:val="18"/>
              </w:rPr>
              <w:t>for more</w:t>
            </w:r>
            <w:bookmarkStart w:id="537" w:name="_bookmark619"/>
            <w:bookmarkEnd w:id="537"/>
            <w:r w:rsidRPr="001058B5">
              <w:rPr>
                <w:rFonts w:ascii="Arial" w:hAnsi="Arial" w:cs="Arial"/>
                <w:sz w:val="18"/>
              </w:rPr>
              <w:t xml:space="preserve"> information</w:t>
            </w:r>
          </w:p>
        </w:tc>
      </w:tr>
      <w:tr w:rsidR="008C539B" w:rsidRPr="001058B5" w14:paraId="233B6CFA" w14:textId="77777777">
        <w:trPr>
          <w:trHeight w:val="535"/>
        </w:trPr>
        <w:tc>
          <w:tcPr>
            <w:tcW w:w="2547" w:type="dxa"/>
            <w:tcBorders>
              <w:top w:val="single" w:sz="2" w:space="0" w:color="000000"/>
              <w:bottom w:val="single" w:sz="2" w:space="0" w:color="000000"/>
            </w:tcBorders>
          </w:tcPr>
          <w:p w14:paraId="10899BF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MGMT_USER</w:t>
            </w:r>
          </w:p>
        </w:tc>
        <w:tc>
          <w:tcPr>
            <w:tcW w:w="6693" w:type="dxa"/>
            <w:tcBorders>
              <w:top w:val="single" w:sz="2" w:space="0" w:color="000000"/>
              <w:bottom w:val="single" w:sz="2" w:space="0" w:color="000000"/>
            </w:tcBorders>
          </w:tcPr>
          <w:p w14:paraId="0A30F0A1" w14:textId="77777777" w:rsidR="008C539B" w:rsidRPr="001058B5" w:rsidRDefault="00C12992">
            <w:pPr>
              <w:pStyle w:val="TableParagraph"/>
              <w:spacing w:before="44" w:line="214" w:lineRule="exact"/>
              <w:ind w:left="509"/>
              <w:rPr>
                <w:rFonts w:ascii="Arial" w:hAnsi="Arial" w:cs="Arial"/>
                <w:sz w:val="18"/>
              </w:rPr>
            </w:pPr>
            <w:r w:rsidRPr="001058B5">
              <w:rPr>
                <w:rFonts w:ascii="Arial" w:hAnsi="Arial" w:cs="Arial"/>
                <w:sz w:val="18"/>
              </w:rPr>
              <w:t>Grants the SELECT</w:t>
            </w:r>
            <w:r w:rsidRPr="001058B5">
              <w:rPr>
                <w:rFonts w:ascii="Arial" w:hAnsi="Arial" w:cs="Arial"/>
                <w:spacing w:val="-78"/>
                <w:sz w:val="18"/>
              </w:rPr>
              <w:t xml:space="preserve"> </w:t>
            </w:r>
            <w:r w:rsidRPr="001058B5">
              <w:rPr>
                <w:rFonts w:ascii="Arial" w:hAnsi="Arial" w:cs="Arial"/>
                <w:sz w:val="18"/>
              </w:rPr>
              <w:t>privilege on the different views used for the SYSMAN</w:t>
            </w:r>
          </w:p>
          <w:p w14:paraId="128C162D" w14:textId="77777777" w:rsidR="008C539B" w:rsidRPr="001058B5" w:rsidRDefault="00C12992">
            <w:pPr>
              <w:pStyle w:val="TableParagraph"/>
              <w:spacing w:before="0" w:line="210" w:lineRule="exact"/>
              <w:ind w:left="509"/>
              <w:rPr>
                <w:rFonts w:ascii="Arial" w:hAnsi="Arial" w:cs="Arial"/>
                <w:sz w:val="18"/>
              </w:rPr>
            </w:pPr>
            <w:bookmarkStart w:id="538" w:name="_bookmark620"/>
            <w:bookmarkEnd w:id="538"/>
            <w:r w:rsidRPr="001058B5">
              <w:rPr>
                <w:rFonts w:ascii="Arial" w:hAnsi="Arial" w:cs="Arial"/>
                <w:sz w:val="18"/>
              </w:rPr>
              <w:t>schema.</w:t>
            </w:r>
          </w:p>
        </w:tc>
      </w:tr>
      <w:tr w:rsidR="008C539B" w:rsidRPr="001058B5" w14:paraId="7DD886EF" w14:textId="77777777">
        <w:trPr>
          <w:trHeight w:val="1034"/>
        </w:trPr>
        <w:tc>
          <w:tcPr>
            <w:tcW w:w="2547" w:type="dxa"/>
            <w:tcBorders>
              <w:top w:val="single" w:sz="2" w:space="0" w:color="000000"/>
              <w:bottom w:val="single" w:sz="2" w:space="0" w:color="000000"/>
            </w:tcBorders>
          </w:tcPr>
          <w:p w14:paraId="39D0883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OEM_ADVISOR</w:t>
            </w:r>
          </w:p>
        </w:tc>
        <w:tc>
          <w:tcPr>
            <w:tcW w:w="6693" w:type="dxa"/>
            <w:tcBorders>
              <w:top w:val="single" w:sz="2" w:space="0" w:color="000000"/>
              <w:bottom w:val="single" w:sz="2" w:space="0" w:color="000000"/>
            </w:tcBorders>
          </w:tcPr>
          <w:p w14:paraId="100768B3" w14:textId="77777777" w:rsidR="008C539B" w:rsidRPr="001058B5" w:rsidRDefault="00C12992">
            <w:pPr>
              <w:pStyle w:val="TableParagraph"/>
              <w:spacing w:before="63" w:line="213" w:lineRule="auto"/>
              <w:ind w:left="509" w:right="312"/>
              <w:jc w:val="both"/>
              <w:rPr>
                <w:rFonts w:ascii="Arial" w:hAnsi="Arial" w:cs="Arial"/>
                <w:sz w:val="18"/>
              </w:rPr>
            </w:pPr>
            <w:r w:rsidRPr="001058B5">
              <w:rPr>
                <w:rFonts w:ascii="Arial" w:hAnsi="Arial" w:cs="Arial"/>
                <w:sz w:val="18"/>
              </w:rPr>
              <w:t>Provides privileges to create, drop, select (read), load (write), and delete a SQL</w:t>
            </w:r>
            <w:r w:rsidRPr="001058B5">
              <w:rPr>
                <w:rFonts w:ascii="Arial" w:hAnsi="Arial" w:cs="Arial"/>
                <w:spacing w:val="-22"/>
                <w:sz w:val="18"/>
              </w:rPr>
              <w:t xml:space="preserve"> </w:t>
            </w:r>
            <w:r w:rsidRPr="001058B5">
              <w:rPr>
                <w:rFonts w:ascii="Arial" w:hAnsi="Arial" w:cs="Arial"/>
                <w:sz w:val="18"/>
              </w:rPr>
              <w:t>tuning</w:t>
            </w:r>
            <w:r w:rsidRPr="001058B5">
              <w:rPr>
                <w:rFonts w:ascii="Arial" w:hAnsi="Arial" w:cs="Arial"/>
                <w:spacing w:val="-22"/>
                <w:sz w:val="18"/>
              </w:rPr>
              <w:t xml:space="preserve"> </w:t>
            </w:r>
            <w:r w:rsidRPr="001058B5">
              <w:rPr>
                <w:rFonts w:ascii="Arial" w:hAnsi="Arial" w:cs="Arial"/>
                <w:sz w:val="18"/>
              </w:rPr>
              <w:t>set</w:t>
            </w:r>
            <w:r w:rsidRPr="001058B5">
              <w:rPr>
                <w:rFonts w:ascii="Arial" w:hAnsi="Arial" w:cs="Arial"/>
                <w:spacing w:val="-22"/>
                <w:sz w:val="18"/>
              </w:rPr>
              <w:t xml:space="preserve"> </w:t>
            </w:r>
            <w:r w:rsidRPr="001058B5">
              <w:rPr>
                <w:rFonts w:ascii="Arial" w:hAnsi="Arial" w:cs="Arial"/>
                <w:sz w:val="18"/>
              </w:rPr>
              <w:t>through</w:t>
            </w:r>
            <w:r w:rsidRPr="001058B5">
              <w:rPr>
                <w:rFonts w:ascii="Arial" w:hAnsi="Arial" w:cs="Arial"/>
                <w:spacing w:val="-22"/>
                <w:sz w:val="18"/>
              </w:rPr>
              <w:t xml:space="preserve"> </w:t>
            </w:r>
            <w:r w:rsidRPr="001058B5">
              <w:rPr>
                <w:rFonts w:ascii="Arial" w:hAnsi="Arial" w:cs="Arial"/>
                <w:sz w:val="18"/>
              </w:rPr>
              <w:t>the</w:t>
            </w:r>
            <w:r w:rsidRPr="001058B5">
              <w:rPr>
                <w:rFonts w:ascii="Arial" w:hAnsi="Arial" w:cs="Arial"/>
                <w:spacing w:val="-23"/>
                <w:sz w:val="18"/>
              </w:rPr>
              <w:t xml:space="preserve"> </w:t>
            </w:r>
            <w:r w:rsidRPr="001058B5">
              <w:rPr>
                <w:rFonts w:ascii="Arial" w:hAnsi="Arial" w:cs="Arial"/>
                <w:sz w:val="18"/>
              </w:rPr>
              <w:t>DBMS_SQLTUNE</w:t>
            </w:r>
            <w:r w:rsidRPr="001058B5">
              <w:rPr>
                <w:rFonts w:ascii="Arial" w:hAnsi="Arial" w:cs="Arial"/>
                <w:spacing w:val="-89"/>
                <w:sz w:val="18"/>
              </w:rPr>
              <w:t xml:space="preserve"> </w:t>
            </w:r>
            <w:r w:rsidRPr="001058B5">
              <w:rPr>
                <w:rFonts w:ascii="Arial" w:hAnsi="Arial" w:cs="Arial"/>
                <w:sz w:val="18"/>
              </w:rPr>
              <w:t>PL/SQL</w:t>
            </w:r>
            <w:r w:rsidRPr="001058B5">
              <w:rPr>
                <w:rFonts w:ascii="Arial" w:hAnsi="Arial" w:cs="Arial"/>
                <w:spacing w:val="-22"/>
                <w:sz w:val="18"/>
              </w:rPr>
              <w:t xml:space="preserve"> </w:t>
            </w:r>
            <w:r w:rsidRPr="001058B5">
              <w:rPr>
                <w:rFonts w:ascii="Arial" w:hAnsi="Arial" w:cs="Arial"/>
                <w:sz w:val="18"/>
              </w:rPr>
              <w:t>package,</w:t>
            </w:r>
            <w:r w:rsidRPr="001058B5">
              <w:rPr>
                <w:rFonts w:ascii="Arial" w:hAnsi="Arial" w:cs="Arial"/>
                <w:spacing w:val="-22"/>
                <w:sz w:val="18"/>
              </w:rPr>
              <w:t xml:space="preserve"> </w:t>
            </w:r>
            <w:r w:rsidRPr="001058B5">
              <w:rPr>
                <w:rFonts w:ascii="Arial" w:hAnsi="Arial" w:cs="Arial"/>
                <w:sz w:val="18"/>
              </w:rPr>
              <w:t>and</w:t>
            </w:r>
            <w:r w:rsidRPr="001058B5">
              <w:rPr>
                <w:rFonts w:ascii="Arial" w:hAnsi="Arial" w:cs="Arial"/>
                <w:spacing w:val="-22"/>
                <w:sz w:val="18"/>
              </w:rPr>
              <w:t xml:space="preserve"> </w:t>
            </w:r>
            <w:r w:rsidRPr="001058B5">
              <w:rPr>
                <w:rFonts w:ascii="Arial" w:hAnsi="Arial" w:cs="Arial"/>
                <w:sz w:val="18"/>
              </w:rPr>
              <w:t>to</w:t>
            </w:r>
            <w:r w:rsidRPr="001058B5">
              <w:rPr>
                <w:rFonts w:ascii="Arial" w:hAnsi="Arial" w:cs="Arial"/>
                <w:spacing w:val="-22"/>
                <w:sz w:val="18"/>
              </w:rPr>
              <w:t xml:space="preserve"> </w:t>
            </w:r>
            <w:r w:rsidRPr="001058B5">
              <w:rPr>
                <w:rFonts w:ascii="Arial" w:hAnsi="Arial" w:cs="Arial"/>
                <w:sz w:val="18"/>
              </w:rPr>
              <w:t>access to</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Advisor</w:t>
            </w:r>
            <w:r w:rsidRPr="001058B5">
              <w:rPr>
                <w:rFonts w:ascii="Arial" w:hAnsi="Arial" w:cs="Arial"/>
                <w:spacing w:val="-6"/>
                <w:sz w:val="18"/>
              </w:rPr>
              <w:t xml:space="preserve"> </w:t>
            </w:r>
            <w:r w:rsidRPr="001058B5">
              <w:rPr>
                <w:rFonts w:ascii="Arial" w:hAnsi="Arial" w:cs="Arial"/>
                <w:sz w:val="18"/>
              </w:rPr>
              <w:t>framework</w:t>
            </w:r>
            <w:r w:rsidRPr="001058B5">
              <w:rPr>
                <w:rFonts w:ascii="Arial" w:hAnsi="Arial" w:cs="Arial"/>
                <w:spacing w:val="-7"/>
                <w:sz w:val="18"/>
              </w:rPr>
              <w:t xml:space="preserve"> </w:t>
            </w:r>
            <w:r w:rsidRPr="001058B5">
              <w:rPr>
                <w:rFonts w:ascii="Arial" w:hAnsi="Arial" w:cs="Arial"/>
                <w:sz w:val="18"/>
              </w:rPr>
              <w:t>using</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ADVISOR</w:t>
            </w:r>
            <w:r w:rsidRPr="001058B5">
              <w:rPr>
                <w:rFonts w:ascii="Arial" w:hAnsi="Arial" w:cs="Arial"/>
                <w:spacing w:val="-75"/>
                <w:sz w:val="18"/>
              </w:rPr>
              <w:t xml:space="preserve"> </w:t>
            </w:r>
            <w:r w:rsidRPr="001058B5">
              <w:rPr>
                <w:rFonts w:ascii="Arial" w:hAnsi="Arial" w:cs="Arial"/>
                <w:sz w:val="18"/>
              </w:rPr>
              <w:t>PL/SQL</w:t>
            </w:r>
            <w:r w:rsidRPr="001058B5">
              <w:rPr>
                <w:rFonts w:ascii="Arial" w:hAnsi="Arial" w:cs="Arial"/>
                <w:spacing w:val="-7"/>
                <w:sz w:val="18"/>
              </w:rPr>
              <w:t xml:space="preserve"> </w:t>
            </w:r>
            <w:r w:rsidRPr="001058B5">
              <w:rPr>
                <w:rFonts w:ascii="Arial" w:hAnsi="Arial" w:cs="Arial"/>
                <w:sz w:val="18"/>
              </w:rPr>
              <w:t>package.</w:t>
            </w:r>
          </w:p>
          <w:p w14:paraId="07485B05" w14:textId="77777777" w:rsidR="008C539B" w:rsidRPr="001058B5" w:rsidRDefault="00C12992">
            <w:pPr>
              <w:pStyle w:val="TableParagraph"/>
              <w:spacing w:before="77"/>
              <w:ind w:left="509"/>
              <w:jc w:val="both"/>
              <w:rPr>
                <w:rFonts w:ascii="Arial" w:hAnsi="Arial" w:cs="Arial"/>
                <w:sz w:val="18"/>
              </w:rPr>
            </w:pPr>
            <w:bookmarkStart w:id="539" w:name="_bookmark621"/>
            <w:bookmarkEnd w:id="539"/>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0C59E3AE" w14:textId="77777777">
        <w:trPr>
          <w:trHeight w:val="835"/>
        </w:trPr>
        <w:tc>
          <w:tcPr>
            <w:tcW w:w="2547" w:type="dxa"/>
            <w:tcBorders>
              <w:top w:val="single" w:sz="2" w:space="0" w:color="000000"/>
              <w:bottom w:val="single" w:sz="2" w:space="0" w:color="000000"/>
            </w:tcBorders>
          </w:tcPr>
          <w:p w14:paraId="76BD80E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OEM_MONITOR</w:t>
            </w:r>
          </w:p>
        </w:tc>
        <w:tc>
          <w:tcPr>
            <w:tcW w:w="6693" w:type="dxa"/>
            <w:tcBorders>
              <w:top w:val="single" w:sz="2" w:space="0" w:color="000000"/>
              <w:bottom w:val="single" w:sz="2" w:space="0" w:color="000000"/>
            </w:tcBorders>
          </w:tcPr>
          <w:p w14:paraId="5F06DDFB"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privileges needed by the Management Agent component of Oracle Enterprise Manager to monitor and manage the database.</w:t>
            </w:r>
          </w:p>
          <w:p w14:paraId="257ECBB7" w14:textId="77777777" w:rsidR="008C539B" w:rsidRPr="001058B5" w:rsidRDefault="00C12992">
            <w:pPr>
              <w:pStyle w:val="TableParagraph"/>
              <w:spacing w:before="82"/>
              <w:ind w:left="509"/>
              <w:rPr>
                <w:rFonts w:ascii="Arial" w:hAnsi="Arial" w:cs="Arial"/>
                <w:sz w:val="18"/>
              </w:rPr>
            </w:pPr>
            <w:bookmarkStart w:id="540" w:name="_bookmark622"/>
            <w:bookmarkEnd w:id="540"/>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511CE7F7" w14:textId="77777777">
        <w:trPr>
          <w:trHeight w:val="835"/>
        </w:trPr>
        <w:tc>
          <w:tcPr>
            <w:tcW w:w="2547" w:type="dxa"/>
            <w:tcBorders>
              <w:top w:val="single" w:sz="2" w:space="0" w:color="000000"/>
              <w:bottom w:val="single" w:sz="2" w:space="0" w:color="000000"/>
            </w:tcBorders>
          </w:tcPr>
          <w:p w14:paraId="6F80468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OLAP_DBA</w:t>
            </w:r>
          </w:p>
        </w:tc>
        <w:tc>
          <w:tcPr>
            <w:tcW w:w="6693" w:type="dxa"/>
            <w:tcBorders>
              <w:top w:val="single" w:sz="2" w:space="0" w:color="000000"/>
              <w:bottom w:val="single" w:sz="2" w:space="0" w:color="000000"/>
            </w:tcBorders>
          </w:tcPr>
          <w:p w14:paraId="271E8B5A"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create dimensional objects in different schemas for Oracle OLAP.</w:t>
            </w:r>
          </w:p>
          <w:p w14:paraId="59D4BB29" w14:textId="77777777" w:rsidR="008C539B" w:rsidRPr="001058B5" w:rsidRDefault="00C12992">
            <w:pPr>
              <w:pStyle w:val="TableParagraph"/>
              <w:spacing w:before="82"/>
              <w:ind w:left="509"/>
              <w:rPr>
                <w:rFonts w:ascii="Arial" w:hAnsi="Arial" w:cs="Arial"/>
                <w:sz w:val="18"/>
              </w:rPr>
            </w:pPr>
            <w:bookmarkStart w:id="541" w:name="_bookmark623"/>
            <w:bookmarkEnd w:id="541"/>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33B841C5" w14:textId="77777777">
        <w:trPr>
          <w:trHeight w:val="835"/>
        </w:trPr>
        <w:tc>
          <w:tcPr>
            <w:tcW w:w="2547" w:type="dxa"/>
            <w:tcBorders>
              <w:top w:val="single" w:sz="2" w:space="0" w:color="000000"/>
              <w:bottom w:val="single" w:sz="2" w:space="0" w:color="000000"/>
            </w:tcBorders>
          </w:tcPr>
          <w:p w14:paraId="5CFBC0E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OLAP_USER</w:t>
            </w:r>
          </w:p>
        </w:tc>
        <w:tc>
          <w:tcPr>
            <w:tcW w:w="6693" w:type="dxa"/>
            <w:tcBorders>
              <w:top w:val="single" w:sz="2" w:space="0" w:color="000000"/>
              <w:bottom w:val="single" w:sz="2" w:space="0" w:color="000000"/>
            </w:tcBorders>
          </w:tcPr>
          <w:p w14:paraId="412527E7"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application developers privileges to create dimensional objects in their own schemas for Oracle OLAP.</w:t>
            </w:r>
          </w:p>
          <w:p w14:paraId="4978A0A9" w14:textId="77777777" w:rsidR="008C539B" w:rsidRPr="001058B5" w:rsidRDefault="00C12992">
            <w:pPr>
              <w:pStyle w:val="TableParagraph"/>
              <w:spacing w:before="82"/>
              <w:ind w:left="509"/>
              <w:rPr>
                <w:rFonts w:ascii="Arial" w:hAnsi="Arial" w:cs="Arial"/>
                <w:sz w:val="18"/>
              </w:rPr>
            </w:pPr>
            <w:bookmarkStart w:id="542" w:name="_bookmark624"/>
            <w:bookmarkEnd w:id="542"/>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03DC939" w14:textId="77777777">
        <w:trPr>
          <w:trHeight w:val="635"/>
        </w:trPr>
        <w:tc>
          <w:tcPr>
            <w:tcW w:w="2547" w:type="dxa"/>
            <w:tcBorders>
              <w:top w:val="single" w:sz="2" w:space="0" w:color="000000"/>
              <w:bottom w:val="single" w:sz="2" w:space="0" w:color="000000"/>
            </w:tcBorders>
          </w:tcPr>
          <w:p w14:paraId="3EBFFC4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OLAP_XS_ADMIN</w:t>
            </w:r>
          </w:p>
        </w:tc>
        <w:tc>
          <w:tcPr>
            <w:tcW w:w="6693" w:type="dxa"/>
            <w:tcBorders>
              <w:top w:val="single" w:sz="2" w:space="0" w:color="000000"/>
              <w:bottom w:val="single" w:sz="2" w:space="0" w:color="000000"/>
            </w:tcBorders>
          </w:tcPr>
          <w:p w14:paraId="663D33B6" w14:textId="77777777" w:rsidR="008C539B" w:rsidRPr="001058B5" w:rsidRDefault="00C12992">
            <w:pPr>
              <w:pStyle w:val="TableParagraph"/>
              <w:spacing w:before="45"/>
              <w:ind w:left="509"/>
              <w:rPr>
                <w:rFonts w:ascii="Arial" w:hAnsi="Arial" w:cs="Arial"/>
                <w:sz w:val="18"/>
              </w:rPr>
            </w:pPr>
            <w:r w:rsidRPr="001058B5">
              <w:rPr>
                <w:rFonts w:ascii="Arial" w:hAnsi="Arial" w:cs="Arial"/>
                <w:sz w:val="18"/>
              </w:rPr>
              <w:t>Provides privileges to administer security for Oracle OLAP.</w:t>
            </w:r>
          </w:p>
          <w:p w14:paraId="54F5AEBF" w14:textId="77777777" w:rsidR="008C539B" w:rsidRPr="001058B5" w:rsidRDefault="00C12992">
            <w:pPr>
              <w:pStyle w:val="TableParagraph"/>
              <w:spacing w:before="76"/>
              <w:ind w:left="509"/>
              <w:rPr>
                <w:rFonts w:ascii="Arial" w:hAnsi="Arial" w:cs="Arial"/>
                <w:sz w:val="18"/>
              </w:rPr>
            </w:pPr>
            <w:bookmarkStart w:id="543" w:name="_bookmark625"/>
            <w:bookmarkEnd w:id="543"/>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2BB09FB" w14:textId="77777777">
        <w:trPr>
          <w:trHeight w:val="634"/>
        </w:trPr>
        <w:tc>
          <w:tcPr>
            <w:tcW w:w="2547" w:type="dxa"/>
            <w:tcBorders>
              <w:top w:val="single" w:sz="2" w:space="0" w:color="000000"/>
              <w:bottom w:val="single" w:sz="2" w:space="0" w:color="000000"/>
            </w:tcBorders>
          </w:tcPr>
          <w:p w14:paraId="0D5D88D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ORDADMIN</w:t>
            </w:r>
          </w:p>
        </w:tc>
        <w:tc>
          <w:tcPr>
            <w:tcW w:w="6693" w:type="dxa"/>
            <w:tcBorders>
              <w:top w:val="single" w:sz="2" w:space="0" w:color="000000"/>
              <w:bottom w:val="single" w:sz="2" w:space="0" w:color="000000"/>
            </w:tcBorders>
          </w:tcPr>
          <w:p w14:paraId="58587B8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administer Oracle Multimedia DICOM.</w:t>
            </w:r>
          </w:p>
          <w:p w14:paraId="55888DF6" w14:textId="77777777" w:rsidR="008C539B" w:rsidRPr="001058B5" w:rsidRDefault="00C12992">
            <w:pPr>
              <w:pStyle w:val="TableParagraph"/>
              <w:spacing w:before="80"/>
              <w:ind w:left="509"/>
              <w:rPr>
                <w:rFonts w:ascii="Arial" w:hAnsi="Arial" w:cs="Arial"/>
                <w:i/>
                <w:sz w:val="18"/>
              </w:rPr>
            </w:pPr>
            <w:bookmarkStart w:id="544" w:name="_bookmark626"/>
            <w:bookmarkEnd w:id="544"/>
            <w:r w:rsidRPr="001058B5">
              <w:rPr>
                <w:rFonts w:ascii="Arial" w:hAnsi="Arial" w:cs="Arial"/>
                <w:b/>
                <w:sz w:val="18"/>
              </w:rPr>
              <w:t xml:space="preserve">See Also: </w:t>
            </w:r>
            <w:r w:rsidRPr="001058B5">
              <w:rPr>
                <w:rFonts w:ascii="Arial" w:hAnsi="Arial" w:cs="Arial"/>
                <w:i/>
                <w:sz w:val="18"/>
              </w:rPr>
              <w:t>Oracle Multimedia DICOM Developer's Guide</w:t>
            </w:r>
          </w:p>
        </w:tc>
      </w:tr>
      <w:tr w:rsidR="008C539B" w:rsidRPr="001058B5" w14:paraId="5F65F7AE" w14:textId="77777777">
        <w:trPr>
          <w:trHeight w:val="2032"/>
        </w:trPr>
        <w:tc>
          <w:tcPr>
            <w:tcW w:w="2547" w:type="dxa"/>
            <w:tcBorders>
              <w:top w:val="single" w:sz="2" w:space="0" w:color="000000"/>
              <w:bottom w:val="single" w:sz="4" w:space="0" w:color="000000"/>
            </w:tcBorders>
          </w:tcPr>
          <w:p w14:paraId="0C7AC67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OWB$CLIENT</w:t>
            </w:r>
          </w:p>
        </w:tc>
        <w:tc>
          <w:tcPr>
            <w:tcW w:w="6693" w:type="dxa"/>
            <w:tcBorders>
              <w:top w:val="single" w:sz="2" w:space="0" w:color="000000"/>
              <w:bottom w:val="single" w:sz="4" w:space="0" w:color="000000"/>
            </w:tcBorders>
          </w:tcPr>
          <w:p w14:paraId="5D1B9206" w14:textId="77777777" w:rsidR="008C539B" w:rsidRPr="001058B5" w:rsidRDefault="00C12992">
            <w:pPr>
              <w:pStyle w:val="TableParagraph"/>
              <w:spacing w:before="63" w:line="213" w:lineRule="auto"/>
              <w:ind w:left="509" w:right="143"/>
              <w:rPr>
                <w:rFonts w:ascii="Arial" w:hAnsi="Arial" w:cs="Arial"/>
                <w:sz w:val="18"/>
              </w:rPr>
            </w:pPr>
            <w:r w:rsidRPr="001058B5">
              <w:rPr>
                <w:rFonts w:ascii="Arial" w:hAnsi="Arial" w:cs="Arial"/>
                <w:sz w:val="18"/>
              </w:rPr>
              <w:t>Provides privileges to perform standard client-related tasks for Oracle Warehouse Builder, such as creating projects, modules, tables, views, maps, and so on. Warehouse Builder automatically grants this role to all workspace owners and users. (That is, you do not need to explicitly grant it to anyone who must use Warehouse Builder.) For security reasons, the OWB$CLIENT role is not a default role for Warehouse Builder users: Oracle Warehouse Builder enables this role only when it is needed.</w:t>
            </w:r>
          </w:p>
          <w:p w14:paraId="05BDDA22" w14:textId="77777777" w:rsidR="008C539B" w:rsidRPr="001058B5" w:rsidRDefault="00C12992">
            <w:pPr>
              <w:pStyle w:val="TableParagraph"/>
              <w:spacing w:before="101"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 more information</w:t>
            </w:r>
          </w:p>
        </w:tc>
      </w:tr>
    </w:tbl>
    <w:p w14:paraId="65DBCA4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BEC714B" w14:textId="77777777" w:rsidR="008C539B" w:rsidRPr="001058B5" w:rsidRDefault="008C539B">
      <w:pPr>
        <w:pStyle w:val="BodyText"/>
        <w:spacing w:before="4"/>
        <w:rPr>
          <w:rFonts w:ascii="Arial" w:hAnsi="Arial" w:cs="Arial"/>
          <w:b/>
          <w:i/>
          <w:sz w:val="27"/>
        </w:rPr>
      </w:pPr>
    </w:p>
    <w:p w14:paraId="78C3201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70B3D884"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67E651DC" w14:textId="77777777">
        <w:trPr>
          <w:trHeight w:val="311"/>
        </w:trPr>
        <w:tc>
          <w:tcPr>
            <w:tcW w:w="2547" w:type="dxa"/>
            <w:tcBorders>
              <w:top w:val="single" w:sz="18" w:space="0" w:color="000000"/>
              <w:bottom w:val="single" w:sz="4" w:space="0" w:color="000000"/>
            </w:tcBorders>
          </w:tcPr>
          <w:p w14:paraId="3E86340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93" w:type="dxa"/>
            <w:tcBorders>
              <w:top w:val="single" w:sz="18" w:space="0" w:color="000000"/>
              <w:bottom w:val="single" w:sz="4" w:space="0" w:color="000000"/>
            </w:tcBorders>
          </w:tcPr>
          <w:p w14:paraId="3D86653B" w14:textId="77777777" w:rsidR="008C539B" w:rsidRPr="001058B5" w:rsidRDefault="00C12992">
            <w:pPr>
              <w:pStyle w:val="TableParagraph"/>
              <w:spacing w:before="27"/>
              <w:ind w:left="509"/>
              <w:rPr>
                <w:rFonts w:ascii="Arial" w:hAnsi="Arial" w:cs="Arial"/>
                <w:b/>
                <w:sz w:val="18"/>
              </w:rPr>
            </w:pPr>
            <w:bookmarkStart w:id="545" w:name="_bookmark627"/>
            <w:bookmarkEnd w:id="545"/>
            <w:r w:rsidRPr="001058B5">
              <w:rPr>
                <w:rFonts w:ascii="Arial" w:hAnsi="Arial" w:cs="Arial"/>
                <w:b/>
                <w:sz w:val="18"/>
              </w:rPr>
              <w:t>Description</w:t>
            </w:r>
          </w:p>
        </w:tc>
      </w:tr>
      <w:tr w:rsidR="008C539B" w:rsidRPr="001058B5" w14:paraId="751C7609" w14:textId="77777777">
        <w:trPr>
          <w:trHeight w:val="1833"/>
        </w:trPr>
        <w:tc>
          <w:tcPr>
            <w:tcW w:w="2547" w:type="dxa"/>
            <w:tcBorders>
              <w:top w:val="single" w:sz="4" w:space="0" w:color="000000"/>
              <w:bottom w:val="single" w:sz="2" w:space="0" w:color="000000"/>
            </w:tcBorders>
          </w:tcPr>
          <w:p w14:paraId="09DF656D"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OWB_DESIGNCENTER_VIEW</w:t>
            </w:r>
          </w:p>
        </w:tc>
        <w:tc>
          <w:tcPr>
            <w:tcW w:w="6693" w:type="dxa"/>
            <w:tcBorders>
              <w:top w:val="single" w:sz="4" w:space="0" w:color="000000"/>
              <w:bottom w:val="single" w:sz="2" w:space="0" w:color="000000"/>
            </w:tcBorders>
          </w:tcPr>
          <w:p w14:paraId="5A42CDC7" w14:textId="77777777" w:rsidR="008C539B" w:rsidRPr="001058B5" w:rsidRDefault="00C12992">
            <w:pPr>
              <w:pStyle w:val="TableParagraph"/>
              <w:spacing w:before="60" w:line="213" w:lineRule="auto"/>
              <w:ind w:left="509" w:right="143"/>
              <w:rPr>
                <w:rFonts w:ascii="Arial" w:hAnsi="Arial" w:cs="Arial"/>
                <w:sz w:val="18"/>
              </w:rPr>
            </w:pPr>
            <w:r w:rsidRPr="001058B5">
              <w:rPr>
                <w:rFonts w:ascii="Arial" w:hAnsi="Arial" w:cs="Arial"/>
                <w:sz w:val="18"/>
              </w:rPr>
              <w:t xml:space="preserve">Provides privileges from the database level for any registered Oracle </w:t>
            </w:r>
            <w:r w:rsidRPr="001058B5">
              <w:rPr>
                <w:rFonts w:ascii="Arial" w:hAnsi="Arial" w:cs="Arial"/>
                <w:spacing w:val="-3"/>
                <w:sz w:val="18"/>
              </w:rPr>
              <w:t xml:space="preserve">Warehouse </w:t>
            </w:r>
            <w:r w:rsidRPr="001058B5">
              <w:rPr>
                <w:rFonts w:ascii="Arial" w:hAnsi="Arial" w:cs="Arial"/>
                <w:sz w:val="18"/>
              </w:rPr>
              <w:t xml:space="preserve">Builder user to query the </w:t>
            </w:r>
            <w:r w:rsidRPr="001058B5">
              <w:rPr>
                <w:rFonts w:ascii="Arial" w:hAnsi="Arial" w:cs="Arial"/>
                <w:spacing w:val="-3"/>
                <w:sz w:val="18"/>
              </w:rPr>
              <w:t xml:space="preserve">Warehouse </w:t>
            </w:r>
            <w:r w:rsidRPr="001058B5">
              <w:rPr>
                <w:rFonts w:ascii="Arial" w:hAnsi="Arial" w:cs="Arial"/>
                <w:sz w:val="18"/>
              </w:rPr>
              <w:t xml:space="preserve">Builder public views, such as ALL_IV_PROJECTS. A </w:t>
            </w:r>
            <w:r w:rsidRPr="001058B5">
              <w:rPr>
                <w:rFonts w:ascii="Arial" w:hAnsi="Arial" w:cs="Arial"/>
                <w:spacing w:val="-3"/>
                <w:sz w:val="18"/>
              </w:rPr>
              <w:t xml:space="preserve">Warehouse </w:t>
            </w:r>
            <w:r w:rsidRPr="001058B5">
              <w:rPr>
                <w:rFonts w:ascii="Arial" w:hAnsi="Arial" w:cs="Arial"/>
                <w:sz w:val="18"/>
              </w:rPr>
              <w:t xml:space="preserve">Builder administrator can use the </w:t>
            </w:r>
            <w:r w:rsidRPr="001058B5">
              <w:rPr>
                <w:rFonts w:ascii="Arial" w:hAnsi="Arial" w:cs="Arial"/>
                <w:w w:val="95"/>
                <w:sz w:val="18"/>
              </w:rPr>
              <w:t>ACCESS_PUBLICVIEW_BROWSER</w:t>
            </w:r>
            <w:r w:rsidRPr="001058B5">
              <w:rPr>
                <w:rFonts w:ascii="Arial" w:hAnsi="Arial" w:cs="Arial"/>
                <w:spacing w:val="-78"/>
                <w:w w:val="95"/>
                <w:sz w:val="18"/>
              </w:rPr>
              <w:t xml:space="preserve"> </w:t>
            </w:r>
            <w:r w:rsidRPr="001058B5">
              <w:rPr>
                <w:rFonts w:ascii="Arial" w:hAnsi="Arial" w:cs="Arial"/>
                <w:w w:val="95"/>
                <w:sz w:val="18"/>
              </w:rPr>
              <w:t xml:space="preserve">system privilege from the </w:t>
            </w:r>
            <w:r w:rsidRPr="001058B5">
              <w:rPr>
                <w:rFonts w:ascii="Arial" w:hAnsi="Arial" w:cs="Arial"/>
                <w:spacing w:val="-3"/>
                <w:w w:val="95"/>
                <w:sz w:val="18"/>
              </w:rPr>
              <w:t xml:space="preserve">Warehouse </w:t>
            </w:r>
            <w:r w:rsidRPr="001058B5">
              <w:rPr>
                <w:rFonts w:ascii="Arial" w:hAnsi="Arial" w:cs="Arial"/>
                <w:w w:val="95"/>
                <w:sz w:val="18"/>
              </w:rPr>
              <w:t xml:space="preserve">Builder </w:t>
            </w:r>
            <w:r w:rsidRPr="001058B5">
              <w:rPr>
                <w:rFonts w:ascii="Arial" w:hAnsi="Arial" w:cs="Arial"/>
                <w:sz w:val="18"/>
              </w:rPr>
              <w:t xml:space="preserve">security level to control an </w:t>
            </w:r>
            <w:r w:rsidRPr="001058B5">
              <w:rPr>
                <w:rFonts w:ascii="Arial" w:hAnsi="Arial" w:cs="Arial"/>
                <w:spacing w:val="-3"/>
                <w:sz w:val="18"/>
              </w:rPr>
              <w:t xml:space="preserve">Warehouse </w:t>
            </w:r>
            <w:r w:rsidRPr="001058B5">
              <w:rPr>
                <w:rFonts w:ascii="Arial" w:hAnsi="Arial" w:cs="Arial"/>
                <w:sz w:val="18"/>
              </w:rPr>
              <w:t>Builder user's access to those public views.</w:t>
            </w:r>
          </w:p>
          <w:p w14:paraId="4FDD3A90" w14:textId="77777777" w:rsidR="008C539B" w:rsidRPr="001058B5" w:rsidRDefault="00C12992">
            <w:pPr>
              <w:pStyle w:val="TableParagraph"/>
              <w:spacing w:before="99"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46" w:name="_bookmark628"/>
            <w:bookmarkEnd w:id="546"/>
            <w:r w:rsidRPr="001058B5">
              <w:rPr>
                <w:rFonts w:ascii="Arial" w:hAnsi="Arial" w:cs="Arial"/>
                <w:sz w:val="18"/>
              </w:rPr>
              <w:t xml:space="preserve"> more information</w:t>
            </w:r>
          </w:p>
        </w:tc>
      </w:tr>
      <w:tr w:rsidR="008C539B" w:rsidRPr="001058B5" w14:paraId="63FD769D" w14:textId="77777777">
        <w:trPr>
          <w:trHeight w:val="1834"/>
        </w:trPr>
        <w:tc>
          <w:tcPr>
            <w:tcW w:w="2547" w:type="dxa"/>
            <w:tcBorders>
              <w:top w:val="single" w:sz="2" w:space="0" w:color="000000"/>
              <w:bottom w:val="single" w:sz="2" w:space="0" w:color="000000"/>
            </w:tcBorders>
          </w:tcPr>
          <w:p w14:paraId="5FE91B4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OWB_USER</w:t>
            </w:r>
          </w:p>
        </w:tc>
        <w:tc>
          <w:tcPr>
            <w:tcW w:w="6693" w:type="dxa"/>
            <w:tcBorders>
              <w:top w:val="single" w:sz="2" w:space="0" w:color="000000"/>
              <w:bottom w:val="single" w:sz="2" w:space="0" w:color="000000"/>
            </w:tcBorders>
          </w:tcPr>
          <w:p w14:paraId="0CC91F55" w14:textId="77777777" w:rsidR="008C539B" w:rsidRPr="001058B5" w:rsidRDefault="00C12992">
            <w:pPr>
              <w:pStyle w:val="TableParagraph"/>
              <w:spacing w:before="63" w:line="213" w:lineRule="auto"/>
              <w:ind w:left="509" w:right="105"/>
              <w:rPr>
                <w:rFonts w:ascii="Arial" w:hAnsi="Arial" w:cs="Arial"/>
                <w:sz w:val="18"/>
              </w:rPr>
            </w:pPr>
            <w:r w:rsidRPr="001058B5">
              <w:rPr>
                <w:rFonts w:ascii="Arial" w:hAnsi="Arial" w:cs="Arial"/>
                <w:sz w:val="18"/>
              </w:rPr>
              <w:t>Provides privileges to create and own an Oracle Warehouse Builder workspace. When a workspace owner registers other database users to this workspace, Oracle Database grants this role to these users. Users with this role also have access to Warehouse Builder Control Center public views and other Control Center utilities. Oracle Warehouse Builder grants this role to all Warehouse Builder users.</w:t>
            </w:r>
          </w:p>
          <w:p w14:paraId="1AC3C8DD" w14:textId="77777777" w:rsidR="008C539B" w:rsidRPr="001058B5" w:rsidRDefault="00C12992">
            <w:pPr>
              <w:pStyle w:val="TableParagraph"/>
              <w:spacing w:before="103"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47" w:name="_bookmark629"/>
            <w:bookmarkEnd w:id="547"/>
            <w:r w:rsidRPr="001058B5">
              <w:rPr>
                <w:rFonts w:ascii="Arial" w:hAnsi="Arial" w:cs="Arial"/>
                <w:sz w:val="18"/>
              </w:rPr>
              <w:t xml:space="preserve"> more information</w:t>
            </w:r>
          </w:p>
        </w:tc>
      </w:tr>
      <w:tr w:rsidR="008C539B" w:rsidRPr="001058B5" w14:paraId="4674CBE4" w14:textId="77777777">
        <w:trPr>
          <w:trHeight w:val="934"/>
        </w:trPr>
        <w:tc>
          <w:tcPr>
            <w:tcW w:w="2547" w:type="dxa"/>
            <w:tcBorders>
              <w:top w:val="single" w:sz="2" w:space="0" w:color="000000"/>
              <w:bottom w:val="single" w:sz="2" w:space="0" w:color="000000"/>
            </w:tcBorders>
          </w:tcPr>
          <w:p w14:paraId="0DBC44F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RECOVERY_CATALOG_OWNER</w:t>
            </w:r>
          </w:p>
        </w:tc>
        <w:tc>
          <w:tcPr>
            <w:tcW w:w="6693" w:type="dxa"/>
            <w:tcBorders>
              <w:top w:val="single" w:sz="2" w:space="0" w:color="000000"/>
              <w:bottom w:val="single" w:sz="2" w:space="0" w:color="000000"/>
            </w:tcBorders>
          </w:tcPr>
          <w:p w14:paraId="0AADBE93" w14:textId="77777777" w:rsidR="008C539B" w:rsidRPr="001058B5" w:rsidRDefault="00C12992">
            <w:pPr>
              <w:pStyle w:val="TableParagraph"/>
              <w:spacing w:before="64" w:line="211" w:lineRule="auto"/>
              <w:ind w:left="509" w:right="143"/>
              <w:rPr>
                <w:rFonts w:ascii="Arial" w:hAnsi="Arial" w:cs="Arial"/>
                <w:sz w:val="18"/>
              </w:rPr>
            </w:pPr>
            <w:r w:rsidRPr="001058B5">
              <w:rPr>
                <w:rFonts w:ascii="Arial" w:hAnsi="Arial" w:cs="Arial"/>
                <w:sz w:val="18"/>
              </w:rPr>
              <w:t xml:space="preserve">Provides privileges for owner of the recovery catalog. Includes: CREATE </w:t>
            </w:r>
            <w:r w:rsidRPr="001058B5">
              <w:rPr>
                <w:rFonts w:ascii="Arial" w:hAnsi="Arial" w:cs="Arial"/>
                <w:w w:val="90"/>
                <w:sz w:val="18"/>
              </w:rPr>
              <w:t>SESSION,</w:t>
            </w:r>
            <w:r w:rsidRPr="001058B5">
              <w:rPr>
                <w:rFonts w:ascii="Arial" w:hAnsi="Arial" w:cs="Arial"/>
                <w:spacing w:val="-16"/>
                <w:w w:val="90"/>
                <w:sz w:val="18"/>
              </w:rPr>
              <w:t xml:space="preserve"> </w:t>
            </w:r>
            <w:r w:rsidRPr="001058B5">
              <w:rPr>
                <w:rFonts w:ascii="Arial" w:hAnsi="Arial" w:cs="Arial"/>
                <w:w w:val="90"/>
                <w:sz w:val="18"/>
              </w:rPr>
              <w:t>ALTER</w:t>
            </w:r>
            <w:r w:rsidRPr="001058B5">
              <w:rPr>
                <w:rFonts w:ascii="Arial" w:hAnsi="Arial" w:cs="Arial"/>
                <w:spacing w:val="-48"/>
                <w:w w:val="90"/>
                <w:sz w:val="18"/>
              </w:rPr>
              <w:t xml:space="preserve"> </w:t>
            </w:r>
            <w:r w:rsidRPr="001058B5">
              <w:rPr>
                <w:rFonts w:ascii="Arial" w:hAnsi="Arial" w:cs="Arial"/>
                <w:w w:val="90"/>
                <w:sz w:val="18"/>
              </w:rPr>
              <w:t>SESSION,</w:t>
            </w:r>
            <w:r w:rsidRPr="001058B5">
              <w:rPr>
                <w:rFonts w:ascii="Arial" w:hAnsi="Arial" w:cs="Arial"/>
                <w:spacing w:val="-18"/>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SYNONYM,</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VIEW,</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DATABASE LINK,</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TABLE,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CLUSTER,</w:t>
            </w:r>
            <w:r w:rsidRPr="001058B5">
              <w:rPr>
                <w:rFonts w:ascii="Arial" w:hAnsi="Arial" w:cs="Arial"/>
                <w:spacing w:val="-15"/>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SEQUENCE,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TRIGGER,</w:t>
            </w:r>
            <w:bookmarkStart w:id="548" w:name="_bookmark630"/>
            <w:bookmarkEnd w:id="548"/>
            <w:r w:rsidRPr="001058B5">
              <w:rPr>
                <w:rFonts w:ascii="Arial" w:hAnsi="Arial" w:cs="Arial"/>
                <w:w w:val="90"/>
                <w:sz w:val="18"/>
              </w:rPr>
              <w:t xml:space="preserve"> </w:t>
            </w:r>
            <w:r w:rsidRPr="001058B5">
              <w:rPr>
                <w:rFonts w:ascii="Arial" w:hAnsi="Arial" w:cs="Arial"/>
                <w:sz w:val="18"/>
              </w:rPr>
              <w:t>and CREATE</w:t>
            </w:r>
            <w:r w:rsidRPr="001058B5">
              <w:rPr>
                <w:rFonts w:ascii="Arial" w:hAnsi="Arial" w:cs="Arial"/>
                <w:spacing w:val="-25"/>
                <w:sz w:val="18"/>
              </w:rPr>
              <w:t xml:space="preserve"> </w:t>
            </w:r>
            <w:r w:rsidRPr="001058B5">
              <w:rPr>
                <w:rFonts w:ascii="Arial" w:hAnsi="Arial" w:cs="Arial"/>
                <w:sz w:val="18"/>
              </w:rPr>
              <w:t>PROCEDURE</w:t>
            </w:r>
          </w:p>
        </w:tc>
      </w:tr>
      <w:tr w:rsidR="008C539B" w:rsidRPr="001058B5" w14:paraId="3FD60AC3" w14:textId="77777777">
        <w:trPr>
          <w:trHeight w:val="2635"/>
        </w:trPr>
        <w:tc>
          <w:tcPr>
            <w:tcW w:w="2547" w:type="dxa"/>
            <w:tcBorders>
              <w:top w:val="single" w:sz="2" w:space="0" w:color="000000"/>
              <w:bottom w:val="single" w:sz="2" w:space="0" w:color="000000"/>
            </w:tcBorders>
          </w:tcPr>
          <w:p w14:paraId="09BED66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RESOURCE</w:t>
            </w:r>
          </w:p>
        </w:tc>
        <w:tc>
          <w:tcPr>
            <w:tcW w:w="6693" w:type="dxa"/>
            <w:tcBorders>
              <w:top w:val="single" w:sz="2" w:space="0" w:color="000000"/>
              <w:bottom w:val="single" w:sz="2" w:space="0" w:color="000000"/>
            </w:tcBorders>
          </w:tcPr>
          <w:p w14:paraId="7933E875" w14:textId="77777777" w:rsidR="008C539B" w:rsidRPr="001058B5" w:rsidRDefault="00C12992">
            <w:pPr>
              <w:pStyle w:val="TableParagraph"/>
              <w:spacing w:before="65" w:line="211" w:lineRule="auto"/>
              <w:ind w:left="509" w:right="104"/>
              <w:rPr>
                <w:rFonts w:ascii="Arial" w:hAnsi="Arial" w:cs="Arial"/>
                <w:sz w:val="18"/>
              </w:rPr>
            </w:pPr>
            <w:r w:rsidRPr="001058B5">
              <w:rPr>
                <w:rFonts w:ascii="Arial" w:hAnsi="Arial" w:cs="Arial"/>
                <w:sz w:val="18"/>
              </w:rPr>
              <w:t xml:space="preserve">Provides the following system privileges: CREATE CLUSTER, CREATE </w:t>
            </w:r>
            <w:r w:rsidRPr="001058B5">
              <w:rPr>
                <w:rFonts w:ascii="Arial" w:hAnsi="Arial" w:cs="Arial"/>
                <w:w w:val="90"/>
                <w:sz w:val="18"/>
              </w:rPr>
              <w:t>INDEXTYPE, CREATE</w:t>
            </w:r>
            <w:r w:rsidRPr="001058B5">
              <w:rPr>
                <w:rFonts w:ascii="Arial" w:hAnsi="Arial" w:cs="Arial"/>
                <w:spacing w:val="-65"/>
                <w:w w:val="90"/>
                <w:sz w:val="18"/>
              </w:rPr>
              <w:t xml:space="preserve"> </w:t>
            </w:r>
            <w:r w:rsidRPr="001058B5">
              <w:rPr>
                <w:rFonts w:ascii="Arial" w:hAnsi="Arial" w:cs="Arial"/>
                <w:w w:val="90"/>
                <w:sz w:val="18"/>
              </w:rPr>
              <w:t>OPERATOR, CREATE</w:t>
            </w:r>
            <w:r w:rsidRPr="001058B5">
              <w:rPr>
                <w:rFonts w:ascii="Arial" w:hAnsi="Arial" w:cs="Arial"/>
                <w:spacing w:val="-65"/>
                <w:w w:val="90"/>
                <w:sz w:val="18"/>
              </w:rPr>
              <w:t xml:space="preserve"> </w:t>
            </w:r>
            <w:r w:rsidRPr="001058B5">
              <w:rPr>
                <w:rFonts w:ascii="Arial" w:hAnsi="Arial" w:cs="Arial"/>
                <w:w w:val="90"/>
                <w:sz w:val="18"/>
              </w:rPr>
              <w:t>PROCEDURE, CREATE</w:t>
            </w:r>
            <w:r w:rsidRPr="001058B5">
              <w:rPr>
                <w:rFonts w:ascii="Arial" w:hAnsi="Arial" w:cs="Arial"/>
                <w:spacing w:val="-65"/>
                <w:w w:val="90"/>
                <w:sz w:val="18"/>
              </w:rPr>
              <w:t xml:space="preserve"> </w:t>
            </w:r>
            <w:r w:rsidRPr="001058B5">
              <w:rPr>
                <w:rFonts w:ascii="Arial" w:hAnsi="Arial" w:cs="Arial"/>
                <w:w w:val="90"/>
                <w:sz w:val="18"/>
              </w:rPr>
              <w:t xml:space="preserve">SEQUENCE, CREATE </w:t>
            </w:r>
            <w:r w:rsidRPr="001058B5">
              <w:rPr>
                <w:rFonts w:ascii="Arial" w:hAnsi="Arial" w:cs="Arial"/>
                <w:sz w:val="18"/>
              </w:rPr>
              <w:t>TABLE, CREATE TRIGGER, CREATE</w:t>
            </w:r>
            <w:r w:rsidRPr="001058B5">
              <w:rPr>
                <w:rFonts w:ascii="Arial" w:hAnsi="Arial" w:cs="Arial"/>
                <w:spacing w:val="-70"/>
                <w:sz w:val="18"/>
              </w:rPr>
              <w:t xml:space="preserve"> </w:t>
            </w:r>
            <w:r w:rsidRPr="001058B5">
              <w:rPr>
                <w:rFonts w:ascii="Arial" w:hAnsi="Arial" w:cs="Arial"/>
                <w:sz w:val="18"/>
              </w:rPr>
              <w:t>TYPE.</w:t>
            </w:r>
          </w:p>
          <w:p w14:paraId="5769D5CD" w14:textId="77777777" w:rsidR="008C539B" w:rsidRPr="001058B5" w:rsidRDefault="00C12992">
            <w:pPr>
              <w:pStyle w:val="TableParagraph"/>
              <w:spacing w:before="98" w:line="213" w:lineRule="auto"/>
              <w:ind w:left="509"/>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123BF8B6" w14:textId="77777777" w:rsidR="008C539B" w:rsidRPr="001058B5" w:rsidRDefault="00C12992">
            <w:pPr>
              <w:pStyle w:val="TableParagraph"/>
              <w:spacing w:before="98" w:line="216" w:lineRule="auto"/>
              <w:ind w:left="509"/>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1C10C6D" w14:textId="77777777" w:rsidR="008C539B" w:rsidRPr="001058B5" w:rsidRDefault="00C12992">
            <w:pPr>
              <w:pStyle w:val="TableParagraph"/>
              <w:spacing w:before="79" w:line="213" w:lineRule="exact"/>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06066ED1" w14:textId="77777777" w:rsidR="008C539B" w:rsidRPr="001058B5" w:rsidRDefault="00C12992">
            <w:pPr>
              <w:pStyle w:val="TableParagraph"/>
              <w:spacing w:before="0" w:line="210" w:lineRule="exact"/>
              <w:ind w:left="509"/>
              <w:rPr>
                <w:rFonts w:ascii="Arial" w:hAnsi="Arial" w:cs="Arial"/>
                <w:sz w:val="18"/>
              </w:rPr>
            </w:pPr>
            <w:bookmarkStart w:id="549" w:name="_bookmark631"/>
            <w:bookmarkEnd w:id="549"/>
            <w:r w:rsidRPr="001058B5">
              <w:rPr>
                <w:rFonts w:ascii="Arial" w:hAnsi="Arial" w:cs="Arial"/>
                <w:sz w:val="18"/>
              </w:rPr>
              <w:t>view</w:t>
            </w:r>
          </w:p>
        </w:tc>
      </w:tr>
      <w:tr w:rsidR="008C539B" w:rsidRPr="001058B5" w14:paraId="6D59756E" w14:textId="77777777">
        <w:trPr>
          <w:trHeight w:val="1235"/>
        </w:trPr>
        <w:tc>
          <w:tcPr>
            <w:tcW w:w="2547" w:type="dxa"/>
            <w:tcBorders>
              <w:top w:val="single" w:sz="2" w:space="0" w:color="000000"/>
              <w:bottom w:val="single" w:sz="2" w:space="0" w:color="000000"/>
            </w:tcBorders>
          </w:tcPr>
          <w:p w14:paraId="1167B59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SCHEDULER_ADMIN</w:t>
            </w:r>
          </w:p>
        </w:tc>
        <w:tc>
          <w:tcPr>
            <w:tcW w:w="6693" w:type="dxa"/>
            <w:tcBorders>
              <w:top w:val="single" w:sz="2" w:space="0" w:color="000000"/>
              <w:bottom w:val="single" w:sz="2" w:space="0" w:color="000000"/>
            </w:tcBorders>
          </w:tcPr>
          <w:p w14:paraId="52ADC754" w14:textId="77777777" w:rsidR="008C539B" w:rsidRPr="001058B5" w:rsidRDefault="00C12992">
            <w:pPr>
              <w:pStyle w:val="TableParagraph"/>
              <w:spacing w:before="64" w:line="213" w:lineRule="auto"/>
              <w:ind w:left="509" w:right="766"/>
              <w:jc w:val="both"/>
              <w:rPr>
                <w:rFonts w:ascii="Arial" w:hAnsi="Arial" w:cs="Arial"/>
                <w:sz w:val="18"/>
              </w:rPr>
            </w:pPr>
            <w:r w:rsidRPr="001058B5">
              <w:rPr>
                <w:rFonts w:ascii="Arial" w:hAnsi="Arial" w:cs="Arial"/>
                <w:sz w:val="18"/>
              </w:rPr>
              <w:t>Allows</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grantee</w:t>
            </w:r>
            <w:r w:rsidRPr="001058B5">
              <w:rPr>
                <w:rFonts w:ascii="Arial" w:hAnsi="Arial" w:cs="Arial"/>
                <w:spacing w:val="-26"/>
                <w:sz w:val="18"/>
              </w:rPr>
              <w:t xml:space="preserve"> </w:t>
            </w:r>
            <w:r w:rsidRPr="001058B5">
              <w:rPr>
                <w:rFonts w:ascii="Arial" w:hAnsi="Arial" w:cs="Arial"/>
                <w:sz w:val="18"/>
              </w:rPr>
              <w:t>to</w:t>
            </w:r>
            <w:r w:rsidRPr="001058B5">
              <w:rPr>
                <w:rFonts w:ascii="Arial" w:hAnsi="Arial" w:cs="Arial"/>
                <w:spacing w:val="-26"/>
                <w:sz w:val="18"/>
              </w:rPr>
              <w:t xml:space="preserve"> </w:t>
            </w:r>
            <w:r w:rsidRPr="001058B5">
              <w:rPr>
                <w:rFonts w:ascii="Arial" w:hAnsi="Arial" w:cs="Arial"/>
                <w:sz w:val="18"/>
              </w:rPr>
              <w:t>execute</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procedures</w:t>
            </w:r>
            <w:r w:rsidRPr="001058B5">
              <w:rPr>
                <w:rFonts w:ascii="Arial" w:hAnsi="Arial" w:cs="Arial"/>
                <w:spacing w:val="-26"/>
                <w:sz w:val="18"/>
              </w:rPr>
              <w:t xml:space="preserve"> </w:t>
            </w:r>
            <w:r w:rsidRPr="001058B5">
              <w:rPr>
                <w:rFonts w:ascii="Arial" w:hAnsi="Arial" w:cs="Arial"/>
                <w:sz w:val="18"/>
              </w:rPr>
              <w:t>of</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DBMS_SCHEDULER package. It includes all of the job scheduler system privileges and is included in the DBA</w:t>
            </w:r>
            <w:r w:rsidRPr="001058B5">
              <w:rPr>
                <w:rFonts w:ascii="Arial" w:hAnsi="Arial" w:cs="Arial"/>
                <w:spacing w:val="-76"/>
                <w:sz w:val="18"/>
              </w:rPr>
              <w:t xml:space="preserve"> </w:t>
            </w:r>
            <w:r w:rsidRPr="001058B5">
              <w:rPr>
                <w:rFonts w:ascii="Arial" w:hAnsi="Arial" w:cs="Arial"/>
                <w:sz w:val="18"/>
              </w:rPr>
              <w:t>role.</w:t>
            </w:r>
          </w:p>
          <w:p w14:paraId="6FC4D62D" w14:textId="77777777" w:rsidR="008C539B" w:rsidRPr="001058B5" w:rsidRDefault="00C12992">
            <w:pPr>
              <w:pStyle w:val="TableParagraph"/>
              <w:spacing w:before="94"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Administrator's Guide </w:t>
            </w:r>
            <w:r w:rsidRPr="001058B5">
              <w:rPr>
                <w:rFonts w:ascii="Arial" w:hAnsi="Arial" w:cs="Arial"/>
                <w:sz w:val="18"/>
              </w:rPr>
              <w:t>for more information about</w:t>
            </w:r>
            <w:bookmarkStart w:id="550" w:name="_bookmark632"/>
            <w:bookmarkEnd w:id="550"/>
            <w:r w:rsidRPr="001058B5">
              <w:rPr>
                <w:rFonts w:ascii="Arial" w:hAnsi="Arial" w:cs="Arial"/>
                <w:sz w:val="18"/>
              </w:rPr>
              <w:t xml:space="preserve"> the DBMS_SCHEDULER</w:t>
            </w:r>
            <w:r w:rsidRPr="001058B5">
              <w:rPr>
                <w:rFonts w:ascii="Arial" w:hAnsi="Arial" w:cs="Arial"/>
                <w:spacing w:val="-76"/>
                <w:sz w:val="18"/>
              </w:rPr>
              <w:t xml:space="preserve"> </w:t>
            </w:r>
            <w:r w:rsidRPr="001058B5">
              <w:rPr>
                <w:rFonts w:ascii="Arial" w:hAnsi="Arial" w:cs="Arial"/>
                <w:sz w:val="18"/>
              </w:rPr>
              <w:t>package</w:t>
            </w:r>
          </w:p>
        </w:tc>
      </w:tr>
      <w:tr w:rsidR="008C539B" w:rsidRPr="001058B5" w14:paraId="6D22EEF6" w14:textId="77777777">
        <w:trPr>
          <w:trHeight w:val="334"/>
        </w:trPr>
        <w:tc>
          <w:tcPr>
            <w:tcW w:w="2547" w:type="dxa"/>
            <w:tcBorders>
              <w:top w:val="single" w:sz="2" w:space="0" w:color="000000"/>
              <w:bottom w:val="single" w:sz="2" w:space="0" w:color="000000"/>
            </w:tcBorders>
          </w:tcPr>
          <w:p w14:paraId="1BFAEB2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SELECT_C</w:t>
            </w:r>
            <w:bookmarkStart w:id="551" w:name="_bookmark633"/>
            <w:bookmarkEnd w:id="551"/>
            <w:r w:rsidRPr="001058B5">
              <w:rPr>
                <w:rFonts w:ascii="Arial" w:hAnsi="Arial" w:cs="Arial"/>
                <w:w w:val="95"/>
                <w:sz w:val="18"/>
              </w:rPr>
              <w:t>ATALOG_ROLE</w:t>
            </w:r>
          </w:p>
        </w:tc>
        <w:tc>
          <w:tcPr>
            <w:tcW w:w="6693" w:type="dxa"/>
            <w:tcBorders>
              <w:top w:val="single" w:sz="2" w:space="0" w:color="000000"/>
              <w:bottom w:val="single" w:sz="2" w:space="0" w:color="000000"/>
            </w:tcBorders>
          </w:tcPr>
          <w:p w14:paraId="041D250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SELECT</w:t>
            </w:r>
            <w:r w:rsidRPr="001058B5">
              <w:rPr>
                <w:rFonts w:ascii="Arial" w:hAnsi="Arial" w:cs="Arial"/>
                <w:spacing w:val="-96"/>
                <w:sz w:val="18"/>
              </w:rPr>
              <w:t xml:space="preserve"> </w:t>
            </w:r>
            <w:r w:rsidRPr="001058B5">
              <w:rPr>
                <w:rFonts w:ascii="Arial" w:hAnsi="Arial" w:cs="Arial"/>
                <w:sz w:val="18"/>
              </w:rPr>
              <w:t xml:space="preserve">privilege on objects in the data </w:t>
            </w:r>
            <w:r w:rsidRPr="001058B5">
              <w:rPr>
                <w:rFonts w:ascii="Arial" w:hAnsi="Arial" w:cs="Arial"/>
                <w:spacing w:val="-3"/>
                <w:sz w:val="18"/>
              </w:rPr>
              <w:t>dictionary.</w:t>
            </w:r>
          </w:p>
        </w:tc>
      </w:tr>
      <w:tr w:rsidR="008C539B" w:rsidRPr="001058B5" w14:paraId="79F42AA7" w14:textId="77777777">
        <w:trPr>
          <w:trHeight w:val="334"/>
        </w:trPr>
        <w:tc>
          <w:tcPr>
            <w:tcW w:w="2547" w:type="dxa"/>
            <w:tcBorders>
              <w:top w:val="single" w:sz="2" w:space="0" w:color="000000"/>
              <w:bottom w:val="single" w:sz="2" w:space="0" w:color="000000"/>
            </w:tcBorders>
          </w:tcPr>
          <w:p w14:paraId="703636A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SNMPAGENT</w:t>
            </w:r>
          </w:p>
        </w:tc>
        <w:tc>
          <w:tcPr>
            <w:tcW w:w="6693" w:type="dxa"/>
            <w:tcBorders>
              <w:top w:val="single" w:sz="2" w:space="0" w:color="000000"/>
              <w:bottom w:val="single" w:sz="2" w:space="0" w:color="000000"/>
            </w:tcBorders>
          </w:tcPr>
          <w:p w14:paraId="6ADB4BB4" w14:textId="77777777" w:rsidR="008C539B" w:rsidRPr="001058B5" w:rsidRDefault="00C12992">
            <w:pPr>
              <w:pStyle w:val="TableParagraph"/>
              <w:spacing w:before="44"/>
              <w:ind w:left="509"/>
              <w:rPr>
                <w:rFonts w:ascii="Arial" w:hAnsi="Arial" w:cs="Arial"/>
                <w:sz w:val="18"/>
              </w:rPr>
            </w:pPr>
            <w:bookmarkStart w:id="552" w:name="_bookmark634"/>
            <w:bookmarkEnd w:id="552"/>
            <w:r w:rsidRPr="001058B5">
              <w:rPr>
                <w:rFonts w:ascii="Arial" w:hAnsi="Arial" w:cs="Arial"/>
                <w:sz w:val="18"/>
              </w:rPr>
              <w:t>Used by the Enterprise Manager Management Agent.</w:t>
            </w:r>
          </w:p>
        </w:tc>
      </w:tr>
      <w:tr w:rsidR="008C539B" w:rsidRPr="001058B5" w14:paraId="3331EA41" w14:textId="77777777">
        <w:trPr>
          <w:trHeight w:val="835"/>
        </w:trPr>
        <w:tc>
          <w:tcPr>
            <w:tcW w:w="2547" w:type="dxa"/>
            <w:tcBorders>
              <w:top w:val="single" w:sz="2" w:space="0" w:color="000000"/>
              <w:bottom w:val="single" w:sz="2" w:space="0" w:color="000000"/>
            </w:tcBorders>
          </w:tcPr>
          <w:p w14:paraId="2715490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SPATIAL_CSW_ADMIN</w:t>
            </w:r>
          </w:p>
        </w:tc>
        <w:tc>
          <w:tcPr>
            <w:tcW w:w="6693" w:type="dxa"/>
            <w:tcBorders>
              <w:top w:val="single" w:sz="2" w:space="0" w:color="000000"/>
              <w:bottom w:val="single" w:sz="2" w:space="0" w:color="000000"/>
            </w:tcBorders>
          </w:tcPr>
          <w:p w14:paraId="769F247F"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manage the Catalog Services for the Web (CSW) component of Oracle Spatial.</w:t>
            </w:r>
          </w:p>
          <w:p w14:paraId="52481A9D" w14:textId="77777777" w:rsidR="008C539B" w:rsidRPr="001058B5" w:rsidRDefault="00C12992">
            <w:pPr>
              <w:pStyle w:val="TableParagraph"/>
              <w:spacing w:before="82"/>
              <w:ind w:left="509"/>
              <w:rPr>
                <w:rFonts w:ascii="Arial" w:hAnsi="Arial" w:cs="Arial"/>
                <w:sz w:val="18"/>
              </w:rPr>
            </w:pPr>
            <w:bookmarkStart w:id="553" w:name="_bookmark635"/>
            <w:bookmarkEnd w:id="553"/>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57E012B3" w14:textId="77777777">
        <w:trPr>
          <w:trHeight w:val="835"/>
        </w:trPr>
        <w:tc>
          <w:tcPr>
            <w:tcW w:w="2547" w:type="dxa"/>
            <w:tcBorders>
              <w:top w:val="single" w:sz="2" w:space="0" w:color="000000"/>
              <w:bottom w:val="single" w:sz="2" w:space="0" w:color="000000"/>
            </w:tcBorders>
          </w:tcPr>
          <w:p w14:paraId="1CF484B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SPATIAL_WFS_ADMIN</w:t>
            </w:r>
          </w:p>
        </w:tc>
        <w:tc>
          <w:tcPr>
            <w:tcW w:w="6693" w:type="dxa"/>
            <w:tcBorders>
              <w:top w:val="single" w:sz="2" w:space="0" w:color="000000"/>
              <w:bottom w:val="single" w:sz="2" w:space="0" w:color="000000"/>
            </w:tcBorders>
          </w:tcPr>
          <w:p w14:paraId="6B938CA2" w14:textId="77777777" w:rsidR="008C539B" w:rsidRPr="001058B5" w:rsidRDefault="00C12992">
            <w:pPr>
              <w:pStyle w:val="TableParagraph"/>
              <w:spacing w:before="64" w:line="213" w:lineRule="auto"/>
              <w:ind w:left="509" w:right="143"/>
              <w:rPr>
                <w:rFonts w:ascii="Arial" w:hAnsi="Arial" w:cs="Arial"/>
                <w:sz w:val="18"/>
              </w:rPr>
            </w:pPr>
            <w:r w:rsidRPr="001058B5">
              <w:rPr>
                <w:rFonts w:ascii="Arial" w:hAnsi="Arial" w:cs="Arial"/>
                <w:sz w:val="18"/>
              </w:rPr>
              <w:t>Provides administrative privileges to manage the Web Feature Service (WFS) component of Oracle Spatial.</w:t>
            </w:r>
          </w:p>
          <w:p w14:paraId="1687193E" w14:textId="77777777" w:rsidR="008C539B" w:rsidRPr="001058B5" w:rsidRDefault="00C12992">
            <w:pPr>
              <w:pStyle w:val="TableParagraph"/>
              <w:spacing w:before="82"/>
              <w:ind w:left="509"/>
              <w:rPr>
                <w:rFonts w:ascii="Arial" w:hAnsi="Arial" w:cs="Arial"/>
                <w:sz w:val="18"/>
              </w:rPr>
            </w:pPr>
            <w:bookmarkStart w:id="554" w:name="_bookmark636"/>
            <w:bookmarkEnd w:id="554"/>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4B657439" w14:textId="77777777">
        <w:trPr>
          <w:trHeight w:val="833"/>
        </w:trPr>
        <w:tc>
          <w:tcPr>
            <w:tcW w:w="2547" w:type="dxa"/>
            <w:tcBorders>
              <w:top w:val="single" w:sz="2" w:space="0" w:color="000000"/>
              <w:bottom w:val="single" w:sz="4" w:space="0" w:color="000000"/>
            </w:tcBorders>
          </w:tcPr>
          <w:p w14:paraId="4A3A393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WFS_USR_ROLE</w:t>
            </w:r>
          </w:p>
        </w:tc>
        <w:tc>
          <w:tcPr>
            <w:tcW w:w="6693" w:type="dxa"/>
            <w:tcBorders>
              <w:top w:val="single" w:sz="2" w:space="0" w:color="000000"/>
              <w:bottom w:val="single" w:sz="4" w:space="0" w:color="000000"/>
            </w:tcBorders>
          </w:tcPr>
          <w:p w14:paraId="36B0D050" w14:textId="77777777" w:rsidR="008C539B" w:rsidRPr="001058B5" w:rsidRDefault="00C12992">
            <w:pPr>
              <w:pStyle w:val="TableParagraph"/>
              <w:spacing w:before="62" w:line="216" w:lineRule="auto"/>
              <w:ind w:left="509"/>
              <w:rPr>
                <w:rFonts w:ascii="Arial" w:hAnsi="Arial" w:cs="Arial"/>
                <w:sz w:val="18"/>
              </w:rPr>
            </w:pPr>
            <w:r w:rsidRPr="001058B5">
              <w:rPr>
                <w:rFonts w:ascii="Arial" w:hAnsi="Arial" w:cs="Arial"/>
                <w:sz w:val="18"/>
              </w:rPr>
              <w:t>Provides user privileges for the Web Feature Service (WFS) component of Oracle Spatial.</w:t>
            </w:r>
          </w:p>
          <w:p w14:paraId="383459CA" w14:textId="77777777" w:rsidR="008C539B" w:rsidRPr="001058B5" w:rsidRDefault="00C12992">
            <w:pPr>
              <w:pStyle w:val="TableParagraph"/>
              <w:spacing w:before="81"/>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0E2880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D1E2A1" w14:textId="77777777" w:rsidR="008C539B" w:rsidRPr="001058B5" w:rsidRDefault="008C539B">
      <w:pPr>
        <w:pStyle w:val="BodyText"/>
        <w:spacing w:before="4"/>
        <w:rPr>
          <w:rFonts w:ascii="Arial" w:hAnsi="Arial" w:cs="Arial"/>
          <w:b/>
          <w:i/>
          <w:sz w:val="27"/>
        </w:rPr>
      </w:pPr>
    </w:p>
    <w:p w14:paraId="08F008B8"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7B8B203B"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8C539B" w:rsidRPr="001058B5" w14:paraId="15A60CD3" w14:textId="77777777">
        <w:trPr>
          <w:trHeight w:val="311"/>
        </w:trPr>
        <w:tc>
          <w:tcPr>
            <w:tcW w:w="2779" w:type="dxa"/>
            <w:tcBorders>
              <w:top w:val="single" w:sz="18" w:space="0" w:color="000000"/>
              <w:bottom w:val="single" w:sz="4" w:space="0" w:color="000000"/>
            </w:tcBorders>
          </w:tcPr>
          <w:p w14:paraId="236069C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55" w:name="_bookmark637"/>
            <w:bookmarkEnd w:id="555"/>
            <w:r w:rsidRPr="001058B5">
              <w:rPr>
                <w:rFonts w:ascii="Arial" w:hAnsi="Arial" w:cs="Arial"/>
                <w:b/>
                <w:sz w:val="18"/>
              </w:rPr>
              <w:t>Role</w:t>
            </w:r>
          </w:p>
        </w:tc>
        <w:tc>
          <w:tcPr>
            <w:tcW w:w="6462" w:type="dxa"/>
            <w:tcBorders>
              <w:top w:val="single" w:sz="18" w:space="0" w:color="000000"/>
              <w:bottom w:val="single" w:sz="4" w:space="0" w:color="000000"/>
            </w:tcBorders>
          </w:tcPr>
          <w:p w14:paraId="44C6B1F6" w14:textId="77777777" w:rsidR="008C539B" w:rsidRPr="001058B5" w:rsidRDefault="00C12992">
            <w:pPr>
              <w:pStyle w:val="TableParagraph"/>
              <w:spacing w:before="27"/>
              <w:ind w:left="277"/>
              <w:rPr>
                <w:rFonts w:ascii="Arial" w:hAnsi="Arial" w:cs="Arial"/>
                <w:b/>
                <w:sz w:val="18"/>
              </w:rPr>
            </w:pPr>
            <w:r w:rsidRPr="001058B5">
              <w:rPr>
                <w:rFonts w:ascii="Arial" w:hAnsi="Arial" w:cs="Arial"/>
                <w:b/>
                <w:sz w:val="18"/>
              </w:rPr>
              <w:t>Description</w:t>
            </w:r>
          </w:p>
        </w:tc>
      </w:tr>
      <w:tr w:rsidR="008C539B" w:rsidRPr="001058B5" w14:paraId="2BEFD067" w14:textId="77777777">
        <w:trPr>
          <w:trHeight w:val="1432"/>
        </w:trPr>
        <w:tc>
          <w:tcPr>
            <w:tcW w:w="2779" w:type="dxa"/>
            <w:tcBorders>
              <w:top w:val="single" w:sz="4" w:space="0" w:color="000000"/>
              <w:bottom w:val="single" w:sz="2" w:space="0" w:color="000000"/>
            </w:tcBorders>
          </w:tcPr>
          <w:p w14:paraId="1E46C80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WM_ADMIN_ROLE</w:t>
            </w:r>
          </w:p>
        </w:tc>
        <w:tc>
          <w:tcPr>
            <w:tcW w:w="6462" w:type="dxa"/>
            <w:tcBorders>
              <w:top w:val="single" w:sz="4" w:space="0" w:color="000000"/>
              <w:bottom w:val="single" w:sz="2" w:space="0" w:color="000000"/>
            </w:tcBorders>
          </w:tcPr>
          <w:p w14:paraId="1C758CEA" w14:textId="77777777" w:rsidR="008C539B" w:rsidRPr="001058B5" w:rsidRDefault="00C12992">
            <w:pPr>
              <w:pStyle w:val="TableParagraph"/>
              <w:spacing w:before="60" w:line="213" w:lineRule="auto"/>
              <w:ind w:left="277" w:right="106"/>
              <w:rPr>
                <w:rFonts w:ascii="Arial" w:hAnsi="Arial" w:cs="Arial"/>
                <w:sz w:val="18"/>
              </w:rPr>
            </w:pPr>
            <w:r w:rsidRPr="001058B5">
              <w:rPr>
                <w:rFonts w:ascii="Arial" w:hAnsi="Arial" w:cs="Arial"/>
                <w:sz w:val="18"/>
              </w:rPr>
              <w:t xml:space="preserve">Provides administrative privileges for Oracle </w:t>
            </w:r>
            <w:r w:rsidRPr="001058B5">
              <w:rPr>
                <w:rFonts w:ascii="Arial" w:hAnsi="Arial" w:cs="Arial"/>
                <w:spacing w:val="-3"/>
                <w:sz w:val="18"/>
              </w:rPr>
              <w:t xml:space="preserve">Workspace </w:t>
            </w:r>
            <w:r w:rsidRPr="001058B5">
              <w:rPr>
                <w:rFonts w:ascii="Arial" w:hAnsi="Arial" w:cs="Arial"/>
                <w:sz w:val="18"/>
              </w:rPr>
              <w:t>Manage. This enables</w:t>
            </w:r>
            <w:r w:rsidRPr="001058B5">
              <w:rPr>
                <w:rFonts w:ascii="Arial" w:hAnsi="Arial" w:cs="Arial"/>
                <w:spacing w:val="-13"/>
                <w:sz w:val="18"/>
              </w:rPr>
              <w:t xml:space="preserve"> </w:t>
            </w:r>
            <w:r w:rsidRPr="001058B5">
              <w:rPr>
                <w:rFonts w:ascii="Arial" w:hAnsi="Arial" w:cs="Arial"/>
                <w:sz w:val="18"/>
              </w:rPr>
              <w:t>users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run</w:t>
            </w:r>
            <w:r w:rsidRPr="001058B5">
              <w:rPr>
                <w:rFonts w:ascii="Arial" w:hAnsi="Arial" w:cs="Arial"/>
                <w:spacing w:val="-13"/>
                <w:sz w:val="18"/>
              </w:rPr>
              <w:t xml:space="preserve"> </w:t>
            </w:r>
            <w:r w:rsidRPr="001058B5">
              <w:rPr>
                <w:rFonts w:ascii="Arial" w:hAnsi="Arial" w:cs="Arial"/>
                <w:sz w:val="18"/>
              </w:rPr>
              <w:t>any</w:t>
            </w:r>
            <w:r w:rsidRPr="001058B5">
              <w:rPr>
                <w:rFonts w:ascii="Arial" w:hAnsi="Arial" w:cs="Arial"/>
                <w:spacing w:val="-13"/>
                <w:sz w:val="18"/>
              </w:rPr>
              <w:t xml:space="preserve"> </w:t>
            </w:r>
            <w:r w:rsidRPr="001058B5">
              <w:rPr>
                <w:rFonts w:ascii="Arial" w:hAnsi="Arial" w:cs="Arial"/>
                <w:sz w:val="18"/>
              </w:rPr>
              <w:t>DBMS_WM</w:t>
            </w:r>
            <w:r w:rsidRPr="001058B5">
              <w:rPr>
                <w:rFonts w:ascii="Arial" w:hAnsi="Arial" w:cs="Arial"/>
                <w:spacing w:val="-80"/>
                <w:sz w:val="18"/>
              </w:rPr>
              <w:t xml:space="preserve"> </w:t>
            </w:r>
            <w:r w:rsidRPr="001058B5">
              <w:rPr>
                <w:rFonts w:ascii="Arial" w:hAnsi="Arial" w:cs="Arial"/>
                <w:sz w:val="18"/>
              </w:rPr>
              <w:t>procedures</w:t>
            </w:r>
            <w:r w:rsidRPr="001058B5">
              <w:rPr>
                <w:rFonts w:ascii="Arial" w:hAnsi="Arial" w:cs="Arial"/>
                <w:spacing w:val="-13"/>
                <w:sz w:val="18"/>
              </w:rPr>
              <w:t xml:space="preserve"> </w:t>
            </w:r>
            <w:r w:rsidRPr="001058B5">
              <w:rPr>
                <w:rFonts w:ascii="Arial" w:hAnsi="Arial" w:cs="Arial"/>
                <w:sz w:val="18"/>
              </w:rPr>
              <w:t>on</w:t>
            </w:r>
            <w:r w:rsidRPr="001058B5">
              <w:rPr>
                <w:rFonts w:ascii="Arial" w:hAnsi="Arial" w:cs="Arial"/>
                <w:spacing w:val="-12"/>
                <w:sz w:val="18"/>
              </w:rPr>
              <w:t xml:space="preserve"> </w:t>
            </w:r>
            <w:r w:rsidRPr="001058B5">
              <w:rPr>
                <w:rFonts w:ascii="Arial" w:hAnsi="Arial" w:cs="Arial"/>
                <w:sz w:val="18"/>
              </w:rPr>
              <w:t>all</w:t>
            </w:r>
            <w:r w:rsidRPr="001058B5">
              <w:rPr>
                <w:rFonts w:ascii="Arial" w:hAnsi="Arial" w:cs="Arial"/>
                <w:spacing w:val="-13"/>
                <w:sz w:val="18"/>
              </w:rPr>
              <w:t xml:space="preserve"> </w:t>
            </w:r>
            <w:r w:rsidRPr="001058B5">
              <w:rPr>
                <w:rFonts w:ascii="Arial" w:hAnsi="Arial" w:cs="Arial"/>
                <w:sz w:val="18"/>
              </w:rPr>
              <w:t>version</w:t>
            </w:r>
            <w:r w:rsidRPr="001058B5">
              <w:rPr>
                <w:rFonts w:ascii="Arial" w:hAnsi="Arial" w:cs="Arial"/>
                <w:spacing w:val="-13"/>
                <w:sz w:val="18"/>
              </w:rPr>
              <w:t xml:space="preserve"> </w:t>
            </w:r>
            <w:r w:rsidRPr="001058B5">
              <w:rPr>
                <w:rFonts w:ascii="Arial" w:hAnsi="Arial" w:cs="Arial"/>
                <w:sz w:val="18"/>
              </w:rPr>
              <w:t>enabled</w:t>
            </w:r>
            <w:r w:rsidRPr="001058B5">
              <w:rPr>
                <w:rFonts w:ascii="Arial" w:hAnsi="Arial" w:cs="Arial"/>
                <w:spacing w:val="-13"/>
                <w:sz w:val="18"/>
              </w:rPr>
              <w:t xml:space="preserve"> </w:t>
            </w:r>
            <w:r w:rsidRPr="001058B5">
              <w:rPr>
                <w:rFonts w:ascii="Arial" w:hAnsi="Arial" w:cs="Arial"/>
                <w:sz w:val="18"/>
              </w:rPr>
              <w:t xml:space="preserve">tables, workspaces, and savepoints regardless of their </w:t>
            </w:r>
            <w:r w:rsidRPr="001058B5">
              <w:rPr>
                <w:rFonts w:ascii="Arial" w:hAnsi="Arial" w:cs="Arial"/>
                <w:spacing w:val="-3"/>
                <w:sz w:val="18"/>
              </w:rPr>
              <w:t xml:space="preserve">owner. </w:t>
            </w:r>
            <w:r w:rsidRPr="001058B5">
              <w:rPr>
                <w:rFonts w:ascii="Arial" w:hAnsi="Arial" w:cs="Arial"/>
                <w:sz w:val="18"/>
              </w:rPr>
              <w:t xml:space="preserve">It also enables the user to modify the system parameters specific to </w:t>
            </w:r>
            <w:r w:rsidRPr="001058B5">
              <w:rPr>
                <w:rFonts w:ascii="Arial" w:hAnsi="Arial" w:cs="Arial"/>
                <w:spacing w:val="-3"/>
                <w:sz w:val="18"/>
              </w:rPr>
              <w:t>Workspace</w:t>
            </w:r>
            <w:r w:rsidRPr="001058B5">
              <w:rPr>
                <w:rFonts w:ascii="Arial" w:hAnsi="Arial" w:cs="Arial"/>
                <w:spacing w:val="-18"/>
                <w:sz w:val="18"/>
              </w:rPr>
              <w:t xml:space="preserve"> </w:t>
            </w:r>
            <w:r w:rsidRPr="001058B5">
              <w:rPr>
                <w:rFonts w:ascii="Arial" w:hAnsi="Arial" w:cs="Arial"/>
                <w:spacing w:val="-3"/>
                <w:sz w:val="18"/>
              </w:rPr>
              <w:t>Manager.</w:t>
            </w:r>
          </w:p>
          <w:p w14:paraId="64ABBFF4" w14:textId="77777777" w:rsidR="008C539B" w:rsidRPr="001058B5" w:rsidRDefault="00C12992">
            <w:pPr>
              <w:pStyle w:val="TableParagraph"/>
              <w:spacing w:before="102"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Workspace Manager Developer's Guide </w:t>
            </w:r>
            <w:r w:rsidRPr="001058B5">
              <w:rPr>
                <w:rFonts w:ascii="Arial" w:hAnsi="Arial" w:cs="Arial"/>
                <w:sz w:val="18"/>
              </w:rPr>
              <w:t>for more</w:t>
            </w:r>
            <w:bookmarkStart w:id="556" w:name="_bookmark638"/>
            <w:bookmarkEnd w:id="556"/>
            <w:r w:rsidRPr="001058B5">
              <w:rPr>
                <w:rFonts w:ascii="Arial" w:hAnsi="Arial" w:cs="Arial"/>
                <w:sz w:val="18"/>
              </w:rPr>
              <w:t xml:space="preserve"> information</w:t>
            </w:r>
          </w:p>
        </w:tc>
      </w:tr>
      <w:tr w:rsidR="008C539B" w:rsidRPr="001058B5" w14:paraId="72285C81" w14:textId="77777777">
        <w:trPr>
          <w:trHeight w:val="1435"/>
        </w:trPr>
        <w:tc>
          <w:tcPr>
            <w:tcW w:w="2779" w:type="dxa"/>
            <w:tcBorders>
              <w:top w:val="single" w:sz="2" w:space="0" w:color="000000"/>
              <w:bottom w:val="single" w:sz="2" w:space="0" w:color="000000"/>
            </w:tcBorders>
          </w:tcPr>
          <w:p w14:paraId="2A1AD45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XDBADMIN</w:t>
            </w:r>
          </w:p>
        </w:tc>
        <w:tc>
          <w:tcPr>
            <w:tcW w:w="6462" w:type="dxa"/>
            <w:tcBorders>
              <w:top w:val="single" w:sz="2" w:space="0" w:color="000000"/>
              <w:bottom w:val="single" w:sz="2" w:space="0" w:color="000000"/>
            </w:tcBorders>
          </w:tcPr>
          <w:p w14:paraId="624FD32F"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register an XML schema globally, as opposed to registering it for use or access only by its owner. It also lets the grantee bypass access control list (ACL) checks when accessing Oracle XML DB Repository.</w:t>
            </w:r>
          </w:p>
          <w:p w14:paraId="2B658EE9" w14:textId="77777777" w:rsidR="008C539B" w:rsidRPr="001058B5" w:rsidRDefault="00C12992">
            <w:pPr>
              <w:pStyle w:val="TableParagraph"/>
              <w:spacing w:before="104"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XML</w:t>
            </w:r>
            <w:bookmarkStart w:id="557" w:name="_bookmark639"/>
            <w:bookmarkEnd w:id="557"/>
            <w:r w:rsidRPr="001058B5">
              <w:rPr>
                <w:rFonts w:ascii="Arial" w:hAnsi="Arial" w:cs="Arial"/>
                <w:sz w:val="18"/>
              </w:rPr>
              <w:t xml:space="preserve"> schemas and the XML DB Repository</w:t>
            </w:r>
          </w:p>
        </w:tc>
      </w:tr>
      <w:tr w:rsidR="008C539B" w:rsidRPr="001058B5" w14:paraId="5E6B32C9" w14:textId="77777777">
        <w:trPr>
          <w:trHeight w:val="1235"/>
        </w:trPr>
        <w:tc>
          <w:tcPr>
            <w:tcW w:w="2779" w:type="dxa"/>
            <w:tcBorders>
              <w:top w:val="single" w:sz="2" w:space="0" w:color="000000"/>
              <w:bottom w:val="single" w:sz="2" w:space="0" w:color="000000"/>
            </w:tcBorders>
          </w:tcPr>
          <w:p w14:paraId="1171B53B" w14:textId="77777777" w:rsidR="008C539B" w:rsidRPr="001058B5" w:rsidRDefault="00C12992">
            <w:pPr>
              <w:pStyle w:val="TableParagraph"/>
              <w:spacing w:before="81"/>
              <w:rPr>
                <w:rFonts w:ascii="Arial" w:hAnsi="Arial" w:cs="Arial"/>
                <w:sz w:val="18"/>
              </w:rPr>
            </w:pPr>
            <w:r w:rsidRPr="001058B5">
              <w:rPr>
                <w:rFonts w:ascii="Arial" w:hAnsi="Arial" w:cs="Arial"/>
                <w:w w:val="95"/>
                <w:sz w:val="18"/>
              </w:rPr>
              <w:t>XDB_SET_INVOKER</w:t>
            </w:r>
          </w:p>
        </w:tc>
        <w:tc>
          <w:tcPr>
            <w:tcW w:w="6462" w:type="dxa"/>
            <w:tcBorders>
              <w:top w:val="single" w:sz="2" w:space="0" w:color="000000"/>
              <w:bottom w:val="single" w:sz="2" w:space="0" w:color="000000"/>
            </w:tcBorders>
          </w:tcPr>
          <w:p w14:paraId="52424F5B"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define invoker’s rights handlers and to create or update the resource configuration for XML repository triggers. By default, Oracle</w:t>
            </w:r>
            <w:r w:rsidRPr="001058B5">
              <w:rPr>
                <w:rFonts w:ascii="Arial" w:hAnsi="Arial" w:cs="Arial"/>
                <w:spacing w:val="-16"/>
                <w:sz w:val="18"/>
              </w:rPr>
              <w:t xml:space="preserve"> </w:t>
            </w:r>
            <w:r w:rsidRPr="001058B5">
              <w:rPr>
                <w:rFonts w:ascii="Arial" w:hAnsi="Arial" w:cs="Arial"/>
                <w:sz w:val="18"/>
              </w:rPr>
              <w:t>Database</w:t>
            </w:r>
            <w:r w:rsidRPr="001058B5">
              <w:rPr>
                <w:rFonts w:ascii="Arial" w:hAnsi="Arial" w:cs="Arial"/>
                <w:spacing w:val="-16"/>
                <w:sz w:val="18"/>
              </w:rPr>
              <w:t xml:space="preserve"> </w:t>
            </w:r>
            <w:r w:rsidRPr="001058B5">
              <w:rPr>
                <w:rFonts w:ascii="Arial" w:hAnsi="Arial" w:cs="Arial"/>
                <w:sz w:val="18"/>
              </w:rPr>
              <w:t>grants</w:t>
            </w:r>
            <w:r w:rsidRPr="001058B5">
              <w:rPr>
                <w:rFonts w:ascii="Arial" w:hAnsi="Arial" w:cs="Arial"/>
                <w:spacing w:val="-15"/>
                <w:sz w:val="18"/>
              </w:rPr>
              <w:t xml:space="preserve"> </w:t>
            </w:r>
            <w:r w:rsidRPr="001058B5">
              <w:rPr>
                <w:rFonts w:ascii="Arial" w:hAnsi="Arial" w:cs="Arial"/>
                <w:sz w:val="18"/>
              </w:rPr>
              <w:t>this</w:t>
            </w:r>
            <w:r w:rsidRPr="001058B5">
              <w:rPr>
                <w:rFonts w:ascii="Arial" w:hAnsi="Arial" w:cs="Arial"/>
                <w:spacing w:val="-16"/>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DBA</w:t>
            </w:r>
            <w:r w:rsidRPr="001058B5">
              <w:rPr>
                <w:rFonts w:ascii="Arial" w:hAnsi="Arial" w:cs="Arial"/>
                <w:spacing w:val="-83"/>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but</w:t>
            </w:r>
            <w:r w:rsidRPr="001058B5">
              <w:rPr>
                <w:rFonts w:ascii="Arial" w:hAnsi="Arial" w:cs="Arial"/>
                <w:spacing w:val="-16"/>
                <w:sz w:val="18"/>
              </w:rPr>
              <w:t xml:space="preserve"> </w:t>
            </w:r>
            <w:r w:rsidRPr="001058B5">
              <w:rPr>
                <w:rFonts w:ascii="Arial" w:hAnsi="Arial" w:cs="Arial"/>
                <w:sz w:val="18"/>
              </w:rPr>
              <w:t>not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XDBADMIN</w:t>
            </w:r>
            <w:r w:rsidRPr="001058B5">
              <w:rPr>
                <w:rFonts w:ascii="Arial" w:hAnsi="Arial" w:cs="Arial"/>
                <w:spacing w:val="-83"/>
                <w:sz w:val="18"/>
              </w:rPr>
              <w:t xml:space="preserve"> </w:t>
            </w:r>
            <w:r w:rsidRPr="001058B5">
              <w:rPr>
                <w:rFonts w:ascii="Arial" w:hAnsi="Arial" w:cs="Arial"/>
                <w:sz w:val="18"/>
              </w:rPr>
              <w:t>role.</w:t>
            </w:r>
          </w:p>
          <w:p w14:paraId="54EB355E" w14:textId="77777777" w:rsidR="008C539B" w:rsidRPr="001058B5" w:rsidRDefault="00C12992">
            <w:pPr>
              <w:pStyle w:val="TableParagraph"/>
              <w:spacing w:before="98"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58" w:name="_bookmark640"/>
            <w:bookmarkEnd w:id="558"/>
            <w:r w:rsidRPr="001058B5">
              <w:rPr>
                <w:rFonts w:ascii="Arial" w:hAnsi="Arial" w:cs="Arial"/>
                <w:sz w:val="18"/>
              </w:rPr>
              <w:t xml:space="preserve"> Database XML repository triggers</w:t>
            </w:r>
          </w:p>
        </w:tc>
      </w:tr>
      <w:tr w:rsidR="008C539B" w:rsidRPr="001058B5" w14:paraId="4BC1491B" w14:textId="77777777">
        <w:trPr>
          <w:trHeight w:val="1634"/>
        </w:trPr>
        <w:tc>
          <w:tcPr>
            <w:tcW w:w="2779" w:type="dxa"/>
            <w:tcBorders>
              <w:top w:val="single" w:sz="2" w:space="0" w:color="000000"/>
              <w:bottom w:val="single" w:sz="2" w:space="0" w:color="000000"/>
            </w:tcBorders>
          </w:tcPr>
          <w:p w14:paraId="518828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XDB_WEBSERVICES</w:t>
            </w:r>
          </w:p>
        </w:tc>
        <w:tc>
          <w:tcPr>
            <w:tcW w:w="6462" w:type="dxa"/>
            <w:tcBorders>
              <w:top w:val="single" w:sz="2" w:space="0" w:color="000000"/>
              <w:bottom w:val="single" w:sz="2" w:space="0" w:color="000000"/>
            </w:tcBorders>
          </w:tcPr>
          <w:p w14:paraId="6F85B9E4" w14:textId="77777777" w:rsidR="008C539B" w:rsidRPr="001058B5" w:rsidRDefault="00C12992">
            <w:pPr>
              <w:pStyle w:val="TableParagraph"/>
              <w:spacing w:before="63" w:line="213" w:lineRule="auto"/>
              <w:ind w:left="277" w:right="106"/>
              <w:rPr>
                <w:rFonts w:ascii="Arial" w:hAnsi="Arial" w:cs="Arial"/>
                <w:sz w:val="18"/>
              </w:rPr>
            </w:pPr>
            <w:r w:rsidRPr="001058B5">
              <w:rPr>
                <w:rFonts w:ascii="Arial" w:hAnsi="Arial" w:cs="Arial"/>
                <w:sz w:val="18"/>
              </w:rPr>
              <w:t xml:space="preserve">Allows the grantee to access Oracle Database Web services over HTTPS. However, it does not provide the user access to objects in the database that are public. To allow public access, you need to grant the user the XDB_ </w:t>
            </w:r>
            <w:r w:rsidRPr="001058B5">
              <w:rPr>
                <w:rFonts w:ascii="Arial" w:hAnsi="Arial" w:cs="Arial"/>
                <w:w w:val="95"/>
                <w:sz w:val="18"/>
              </w:rPr>
              <w:t xml:space="preserve">WEBSERVICES_WITH_PUBLIC role. For a user to use these Web services, SYS </w:t>
            </w:r>
            <w:r w:rsidRPr="001058B5">
              <w:rPr>
                <w:rFonts w:ascii="Arial" w:hAnsi="Arial" w:cs="Arial"/>
                <w:sz w:val="18"/>
              </w:rPr>
              <w:t>must enable the Web service servlets.</w:t>
            </w:r>
          </w:p>
          <w:p w14:paraId="78395D68" w14:textId="77777777" w:rsidR="008C539B" w:rsidRPr="001058B5" w:rsidRDefault="00C12992">
            <w:pPr>
              <w:pStyle w:val="TableParagraph"/>
              <w:spacing w:before="98"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59" w:name="_bookmark641"/>
            <w:bookmarkEnd w:id="559"/>
            <w:r w:rsidRPr="001058B5">
              <w:rPr>
                <w:rFonts w:ascii="Arial" w:hAnsi="Arial" w:cs="Arial"/>
                <w:sz w:val="18"/>
              </w:rPr>
              <w:t xml:space="preserve"> Database Web services</w:t>
            </w:r>
          </w:p>
        </w:tc>
      </w:tr>
      <w:tr w:rsidR="008C539B" w:rsidRPr="001058B5" w14:paraId="37C0E6E4" w14:textId="77777777">
        <w:trPr>
          <w:trHeight w:val="1435"/>
        </w:trPr>
        <w:tc>
          <w:tcPr>
            <w:tcW w:w="2779" w:type="dxa"/>
            <w:tcBorders>
              <w:top w:val="single" w:sz="2" w:space="0" w:color="000000"/>
              <w:bottom w:val="single" w:sz="2" w:space="0" w:color="000000"/>
            </w:tcBorders>
          </w:tcPr>
          <w:p w14:paraId="511E610E"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XDB_WEBSERVICES_OVER_HTTP</w:t>
            </w:r>
          </w:p>
        </w:tc>
        <w:tc>
          <w:tcPr>
            <w:tcW w:w="6462" w:type="dxa"/>
            <w:tcBorders>
              <w:top w:val="single" w:sz="2" w:space="0" w:color="000000"/>
              <w:bottom w:val="single" w:sz="2" w:space="0" w:color="000000"/>
            </w:tcBorders>
          </w:tcPr>
          <w:p w14:paraId="157E4488"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 xml:space="preserve">Allows the grantee to access Oracle Database </w:t>
            </w:r>
            <w:r w:rsidRPr="001058B5">
              <w:rPr>
                <w:rFonts w:ascii="Arial" w:hAnsi="Arial" w:cs="Arial"/>
                <w:spacing w:val="-7"/>
                <w:sz w:val="18"/>
              </w:rPr>
              <w:t xml:space="preserve">Web </w:t>
            </w:r>
            <w:r w:rsidRPr="001058B5">
              <w:rPr>
                <w:rFonts w:ascii="Arial" w:hAnsi="Arial" w:cs="Arial"/>
                <w:sz w:val="18"/>
              </w:rPr>
              <w:t xml:space="preserve">services over </w:t>
            </w:r>
            <w:r w:rsidRPr="001058B5">
              <w:rPr>
                <w:rFonts w:ascii="Arial" w:hAnsi="Arial" w:cs="Arial"/>
                <w:spacing w:val="-5"/>
                <w:sz w:val="18"/>
              </w:rPr>
              <w:t xml:space="preserve">HTTP. </w:t>
            </w:r>
            <w:r w:rsidRPr="001058B5">
              <w:rPr>
                <w:rFonts w:ascii="Arial" w:hAnsi="Arial" w:cs="Arial"/>
                <w:sz w:val="18"/>
              </w:rPr>
              <w:t xml:space="preserve">However, it does not provide the user access to objects in the database that are public. </w:t>
            </w:r>
            <w:r w:rsidRPr="001058B5">
              <w:rPr>
                <w:rFonts w:ascii="Arial" w:hAnsi="Arial" w:cs="Arial"/>
                <w:spacing w:val="-9"/>
                <w:sz w:val="18"/>
              </w:rPr>
              <w:t xml:space="preserve">To </w:t>
            </w:r>
            <w:r w:rsidRPr="001058B5">
              <w:rPr>
                <w:rFonts w:ascii="Arial" w:hAnsi="Arial" w:cs="Arial"/>
                <w:sz w:val="18"/>
              </w:rPr>
              <w:t>allow public access, you need to grant the user the XDB_ WEBSERVICES_WITH_PUBLIC</w:t>
            </w:r>
            <w:r w:rsidRPr="001058B5">
              <w:rPr>
                <w:rFonts w:ascii="Arial" w:hAnsi="Arial" w:cs="Arial"/>
                <w:spacing w:val="-75"/>
                <w:sz w:val="18"/>
              </w:rPr>
              <w:t xml:space="preserve"> </w:t>
            </w:r>
            <w:r w:rsidRPr="001058B5">
              <w:rPr>
                <w:rFonts w:ascii="Arial" w:hAnsi="Arial" w:cs="Arial"/>
                <w:sz w:val="18"/>
              </w:rPr>
              <w:t>role.</w:t>
            </w:r>
          </w:p>
          <w:p w14:paraId="2817E535" w14:textId="77777777" w:rsidR="008C539B" w:rsidRPr="001058B5" w:rsidRDefault="00C12992">
            <w:pPr>
              <w:pStyle w:val="TableParagraph"/>
              <w:spacing w:before="97"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60" w:name="_bookmark642"/>
            <w:bookmarkEnd w:id="560"/>
            <w:r w:rsidRPr="001058B5">
              <w:rPr>
                <w:rFonts w:ascii="Arial" w:hAnsi="Arial" w:cs="Arial"/>
                <w:sz w:val="18"/>
              </w:rPr>
              <w:t xml:space="preserve"> Database Web services</w:t>
            </w:r>
          </w:p>
        </w:tc>
      </w:tr>
      <w:tr w:rsidR="008C539B" w:rsidRPr="001058B5" w14:paraId="4587709B" w14:textId="77777777">
        <w:trPr>
          <w:trHeight w:val="1032"/>
        </w:trPr>
        <w:tc>
          <w:tcPr>
            <w:tcW w:w="2779" w:type="dxa"/>
            <w:tcBorders>
              <w:top w:val="single" w:sz="2" w:space="0" w:color="000000"/>
              <w:bottom w:val="single" w:sz="4" w:space="0" w:color="000000"/>
            </w:tcBorders>
          </w:tcPr>
          <w:p w14:paraId="7E667AF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XDB_WEBSERVICES_WITH_PUBLIC</w:t>
            </w:r>
          </w:p>
        </w:tc>
        <w:tc>
          <w:tcPr>
            <w:tcW w:w="6462" w:type="dxa"/>
            <w:tcBorders>
              <w:top w:val="single" w:sz="2" w:space="0" w:color="000000"/>
              <w:bottom w:val="single" w:sz="4" w:space="0" w:color="000000"/>
            </w:tcBorders>
          </w:tcPr>
          <w:p w14:paraId="3C8924A9" w14:textId="77777777" w:rsidR="008C539B" w:rsidRPr="001058B5" w:rsidRDefault="00C12992">
            <w:pPr>
              <w:pStyle w:val="TableParagraph"/>
              <w:spacing w:before="64" w:line="213" w:lineRule="auto"/>
              <w:ind w:left="277"/>
              <w:rPr>
                <w:rFonts w:ascii="Arial" w:hAnsi="Arial" w:cs="Arial"/>
                <w:sz w:val="18"/>
              </w:rPr>
            </w:pPr>
            <w:r w:rsidRPr="001058B5">
              <w:rPr>
                <w:rFonts w:ascii="Arial" w:hAnsi="Arial" w:cs="Arial"/>
                <w:sz w:val="18"/>
              </w:rPr>
              <w:t>Allows the grantee access to public objects through Oracle Database Web services.</w:t>
            </w:r>
          </w:p>
          <w:p w14:paraId="74503ED5" w14:textId="77777777" w:rsidR="008C539B" w:rsidRPr="001058B5" w:rsidRDefault="00C12992">
            <w:pPr>
              <w:pStyle w:val="TableParagraph"/>
              <w:spacing w:before="99"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 Database Web services</w:t>
            </w:r>
          </w:p>
        </w:tc>
      </w:tr>
    </w:tbl>
    <w:p w14:paraId="77F7D4A1" w14:textId="77777777" w:rsidR="008C539B" w:rsidRPr="001058B5" w:rsidRDefault="008C539B">
      <w:pPr>
        <w:pStyle w:val="BodyText"/>
        <w:rPr>
          <w:rFonts w:ascii="Arial" w:hAnsi="Arial" w:cs="Arial"/>
          <w:b/>
          <w:i/>
        </w:rPr>
      </w:pPr>
    </w:p>
    <w:p w14:paraId="79A51B06" w14:textId="77777777" w:rsidR="008C539B" w:rsidRPr="001058B5" w:rsidRDefault="008D1AB8">
      <w:pPr>
        <w:pStyle w:val="BodyText"/>
        <w:spacing w:before="3"/>
        <w:rPr>
          <w:rFonts w:ascii="Arial" w:hAnsi="Arial" w:cs="Arial"/>
          <w:b/>
          <w:i/>
          <w:sz w:val="12"/>
        </w:rPr>
      </w:pPr>
      <w:r>
        <w:rPr>
          <w:rFonts w:ascii="Arial" w:hAnsi="Arial" w:cs="Arial"/>
        </w:rPr>
        <w:pict w14:anchorId="1AC20704">
          <v:group id="_x0000_s1475" style="position:absolute;margin-left:174pt;margin-top:9.05pt;width:300pt;height:2.55pt;z-index:2896;mso-wrap-distance-left:0;mso-wrap-distance-right:0;mso-position-horizontal-relative:page" coordorigin="3480,181" coordsize="6000,51">
            <v:line id="_x0000_s1477" style="position:absolute" from="3480,184" to="9480,184" strokeweight=".24pt"/>
            <v:line id="_x0000_s1476" style="position:absolute" from="3480,229" to="9480,229" strokeweight=".24pt"/>
            <w10:wrap type="topAndBottom" anchorx="page"/>
          </v:group>
        </w:pict>
      </w:r>
    </w:p>
    <w:p w14:paraId="4E0A9CCE" w14:textId="77777777" w:rsidR="008C539B" w:rsidRPr="001058B5" w:rsidRDefault="00C12992">
      <w:pPr>
        <w:pStyle w:val="BodyText"/>
        <w:spacing w:before="25" w:after="103" w:line="232" w:lineRule="auto"/>
        <w:ind w:left="2380" w:right="1745" w:hanging="1"/>
        <w:rPr>
          <w:rFonts w:ascii="Arial" w:hAnsi="Arial" w:cs="Arial"/>
        </w:rPr>
      </w:pPr>
      <w:r w:rsidRPr="001058B5">
        <w:rPr>
          <w:rFonts w:ascii="Arial" w:hAnsi="Arial" w:cs="Arial"/>
          <w:b/>
          <w:sz w:val="19"/>
        </w:rPr>
        <w:t xml:space="preserve">Note: </w:t>
      </w:r>
      <w:r w:rsidRPr="001058B5">
        <w:rPr>
          <w:rFonts w:ascii="Arial" w:hAnsi="Arial" w:cs="Arial"/>
        </w:rPr>
        <w:t>Each installation should create its own roles and assign only those privileges that are needed, thus retaining detailed control of the privileges in use. This process also removes any need to adjust existing roles, privileges, or procedures whenever Oracle Database changes or removes roles that Oracle Database defines.</w:t>
      </w:r>
    </w:p>
    <w:p w14:paraId="082E6CC5" w14:textId="72054436"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623E0C9">
          <v:group id="_x0000_s1472" style="width:300pt;height:2.5pt;mso-position-horizontal-relative:char;mso-position-vertical-relative:line" coordsize="6000,50">
            <v:line id="_x0000_s1474" style="position:absolute" from="0,2" to="6000,2" strokeweight=".24pt"/>
            <v:line id="_x0000_s1473" style="position:absolute" from="0,47" to="6000,47" strokeweight=".24pt"/>
            <w10:anchorlock/>
          </v:group>
        </w:pict>
      </w:r>
    </w:p>
    <w:p w14:paraId="780F848D" w14:textId="77777777" w:rsidR="008C539B" w:rsidRPr="001058B5" w:rsidRDefault="008C539B">
      <w:pPr>
        <w:pStyle w:val="BodyText"/>
        <w:spacing w:before="5"/>
        <w:rPr>
          <w:rFonts w:ascii="Arial" w:hAnsi="Arial" w:cs="Arial"/>
          <w:sz w:val="9"/>
        </w:rPr>
      </w:pPr>
    </w:p>
    <w:p w14:paraId="065CFDE7" w14:textId="77777777" w:rsidR="008C539B" w:rsidRPr="001058B5" w:rsidRDefault="00C12992">
      <w:pPr>
        <w:pStyle w:val="Heading4"/>
        <w:spacing w:before="107"/>
        <w:ind w:left="100"/>
      </w:pPr>
      <w:bookmarkStart w:id="561" w:name="Creating_a_Role"/>
      <w:bookmarkStart w:id="562" w:name="_bookmark643"/>
      <w:bookmarkEnd w:id="561"/>
      <w:bookmarkEnd w:id="562"/>
      <w:r w:rsidRPr="001058B5">
        <w:rPr>
          <w:spacing w:val="-22"/>
        </w:rPr>
        <w:t xml:space="preserve">Creating </w:t>
      </w:r>
      <w:r w:rsidRPr="001058B5">
        <w:t>a</w:t>
      </w:r>
      <w:r w:rsidRPr="001058B5">
        <w:rPr>
          <w:spacing w:val="-63"/>
        </w:rPr>
        <w:t xml:space="preserve"> </w:t>
      </w:r>
      <w:r w:rsidRPr="001058B5">
        <w:rPr>
          <w:spacing w:val="-20"/>
        </w:rPr>
        <w:t>Role</w:t>
      </w:r>
    </w:p>
    <w:p w14:paraId="388530F4" w14:textId="77777777" w:rsidR="008C539B" w:rsidRPr="001058B5" w:rsidRDefault="00C12992">
      <w:pPr>
        <w:pStyle w:val="BodyText"/>
        <w:spacing w:before="83" w:line="228" w:lineRule="auto"/>
        <w:ind w:left="1659" w:right="700"/>
        <w:rPr>
          <w:rFonts w:ascii="Arial" w:hAnsi="Arial" w:cs="Arial"/>
        </w:rPr>
      </w:pPr>
      <w:r w:rsidRPr="001058B5">
        <w:rPr>
          <w:rFonts w:ascii="Arial" w:hAnsi="Arial" w:cs="Arial"/>
          <w:spacing w:val="-6"/>
        </w:rPr>
        <w:t>You</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using</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ROLE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7"/>
        </w:rPr>
        <w:t xml:space="preserve"> </w:t>
      </w:r>
      <w:bookmarkStart w:id="563" w:name="_bookmark644"/>
      <w:bookmarkEnd w:id="563"/>
      <w:r w:rsidRPr="001058B5">
        <w:rPr>
          <w:rFonts w:ascii="Arial" w:hAnsi="Arial" w:cs="Arial"/>
        </w:rPr>
        <w:t>but</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 ROLE</w:t>
      </w:r>
      <w:r w:rsidRPr="001058B5">
        <w:rPr>
          <w:rFonts w:ascii="Arial" w:hAnsi="Arial" w:cs="Arial"/>
          <w:spacing w:val="-86"/>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do</w:t>
      </w:r>
      <w:r w:rsidRPr="001058B5">
        <w:rPr>
          <w:rFonts w:ascii="Arial" w:hAnsi="Arial" w:cs="Arial"/>
          <w:spacing w:val="-11"/>
        </w:rPr>
        <w:t xml:space="preserve"> </w:t>
      </w:r>
      <w:r w:rsidRPr="001058B5">
        <w:rPr>
          <w:rFonts w:ascii="Arial" w:hAnsi="Arial" w:cs="Arial"/>
        </w:rPr>
        <w:t>so.</w:t>
      </w:r>
      <w:r w:rsidRPr="001058B5">
        <w:rPr>
          <w:rFonts w:ascii="Arial" w:hAnsi="Arial" w:cs="Arial"/>
          <w:spacing w:val="-11"/>
        </w:rPr>
        <w:t xml:space="preserve"> </w:t>
      </w:r>
      <w:r w:rsidRPr="001058B5">
        <w:rPr>
          <w:rFonts w:ascii="Arial" w:hAnsi="Arial" w:cs="Arial"/>
          <w:spacing w:val="-4"/>
        </w:rPr>
        <w:t>Typically,</w:t>
      </w:r>
      <w:r w:rsidRPr="001058B5">
        <w:rPr>
          <w:rFonts w:ascii="Arial" w:hAnsi="Arial" w:cs="Arial"/>
          <w:spacing w:val="-12"/>
        </w:rPr>
        <w:t xml:space="preserve"> </w:t>
      </w:r>
      <w:r w:rsidRPr="001058B5">
        <w:rPr>
          <w:rFonts w:ascii="Arial" w:hAnsi="Arial" w:cs="Arial"/>
        </w:rPr>
        <w:t>only</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administrators</w:t>
      </w:r>
      <w:r w:rsidRPr="001058B5">
        <w:rPr>
          <w:rFonts w:ascii="Arial" w:hAnsi="Arial" w:cs="Arial"/>
          <w:spacing w:val="-12"/>
        </w:rPr>
        <w:t xml:space="preserve"> </w:t>
      </w:r>
      <w:r w:rsidRPr="001058B5">
        <w:rPr>
          <w:rFonts w:ascii="Arial" w:hAnsi="Arial" w:cs="Arial"/>
        </w:rPr>
        <w:t>have</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system privilege.</w:t>
      </w:r>
    </w:p>
    <w:p w14:paraId="68B3D6A8" w14:textId="77777777" w:rsidR="008C539B" w:rsidRPr="001058B5" w:rsidRDefault="00C12992">
      <w:pPr>
        <w:pStyle w:val="BodyText"/>
        <w:spacing w:before="121" w:line="232" w:lineRule="auto"/>
        <w:ind w:left="1660" w:right="713"/>
        <w:rPr>
          <w:rFonts w:ascii="Arial" w:hAnsi="Arial" w:cs="Arial"/>
        </w:rPr>
      </w:pPr>
      <w:r w:rsidRPr="001058B5">
        <w:rPr>
          <w:rFonts w:ascii="Arial" w:hAnsi="Arial" w:cs="Arial"/>
        </w:rPr>
        <w:t>After you create a role, the role has no privileges associated with it. Your next step is to</w:t>
      </w:r>
      <w:bookmarkStart w:id="564" w:name="_bookmark645"/>
      <w:bookmarkEnd w:id="564"/>
      <w:r w:rsidRPr="001058B5">
        <w:rPr>
          <w:rFonts w:ascii="Arial" w:hAnsi="Arial" w:cs="Arial"/>
        </w:rPr>
        <w:t xml:space="preserve"> grant either privileges or other roles to the new role.</w:t>
      </w:r>
    </w:p>
    <w:p w14:paraId="563ED8F3" w14:textId="77777777" w:rsidR="008C539B" w:rsidRPr="001058B5" w:rsidRDefault="00C12992">
      <w:pPr>
        <w:pStyle w:val="BodyText"/>
        <w:spacing w:before="118" w:line="232" w:lineRule="auto"/>
        <w:ind w:left="1659" w:right="700"/>
        <w:rPr>
          <w:rFonts w:ascii="Arial" w:hAnsi="Arial" w:cs="Arial"/>
        </w:rPr>
      </w:pPr>
      <w:r w:rsidRPr="001058B5">
        <w:rPr>
          <w:rFonts w:ascii="Arial" w:hAnsi="Arial" w:cs="Arial"/>
        </w:rPr>
        <w:t xml:space="preserve">You must give each role you create a unique name among existing user </w:t>
      </w:r>
      <w:bookmarkStart w:id="565" w:name="_bookmark646"/>
      <w:bookmarkEnd w:id="565"/>
      <w:r w:rsidRPr="001058B5">
        <w:rPr>
          <w:rFonts w:ascii="Arial" w:hAnsi="Arial" w:cs="Arial"/>
        </w:rPr>
        <w:t>names and role names of the database. Roles are not contained in the schema of any user. In a database</w:t>
      </w:r>
    </w:p>
    <w:p w14:paraId="4415CE0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138D9DAA" w14:textId="77777777" w:rsidR="008C539B" w:rsidRPr="001058B5" w:rsidRDefault="008C539B">
      <w:pPr>
        <w:pStyle w:val="BodyText"/>
        <w:spacing w:before="5"/>
        <w:rPr>
          <w:rFonts w:ascii="Arial" w:hAnsi="Arial" w:cs="Arial"/>
          <w:sz w:val="25"/>
        </w:rPr>
      </w:pPr>
    </w:p>
    <w:p w14:paraId="3AE6424C"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 xml:space="preserve">that uses a multibyte character set, Oracle recommends that each role name contain at least one single-byte character. If a role name contains only multibyte characters, then the encrypted role name and password combination is considerably less secure. See Guideline </w:t>
      </w:r>
      <w:hyperlink w:anchor="_bookmark2169" w:history="1">
        <w:bookmarkStart w:id="566" w:name="_bookmark647"/>
        <w:bookmarkEnd w:id="566"/>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2E8A38A6" w14:textId="77777777" w:rsidR="008C539B" w:rsidRPr="001058B5" w:rsidRDefault="008D1AB8">
      <w:pPr>
        <w:pStyle w:val="BodyText"/>
        <w:spacing w:before="109"/>
        <w:ind w:left="2260"/>
        <w:rPr>
          <w:rFonts w:ascii="Arial" w:hAnsi="Arial" w:cs="Arial"/>
        </w:rPr>
      </w:pPr>
      <w:hyperlink w:anchor="_bookmark649" w:history="1">
        <w:r w:rsidR="00C12992" w:rsidRPr="001058B5">
          <w:rPr>
            <w:rFonts w:ascii="Arial" w:hAnsi="Arial" w:cs="Arial"/>
            <w:color w:val="0000CC"/>
          </w:rPr>
          <w:t>Example 4–2</w:t>
        </w:r>
        <w:bookmarkStart w:id="567" w:name="_bookmark648"/>
        <w:bookmarkEnd w:id="567"/>
        <w:r w:rsidR="00C12992" w:rsidRPr="001058B5">
          <w:rPr>
            <w:rFonts w:ascii="Arial" w:hAnsi="Arial" w:cs="Arial"/>
            <w:color w:val="0000CC"/>
          </w:rPr>
          <w:t xml:space="preserve"> </w:t>
        </w:r>
      </w:hyperlink>
      <w:r w:rsidR="00C12992" w:rsidRPr="001058B5">
        <w:rPr>
          <w:rFonts w:ascii="Arial" w:hAnsi="Arial" w:cs="Arial"/>
        </w:rPr>
        <w:t>creates the clerk</w:t>
      </w:r>
      <w:r w:rsidR="00C12992" w:rsidRPr="001058B5">
        <w:rPr>
          <w:rFonts w:ascii="Arial" w:hAnsi="Arial" w:cs="Arial"/>
          <w:spacing w:val="-85"/>
        </w:rPr>
        <w:t xml:space="preserve"> </w:t>
      </w:r>
      <w:r w:rsidR="00C12992" w:rsidRPr="001058B5">
        <w:rPr>
          <w:rFonts w:ascii="Arial" w:hAnsi="Arial" w:cs="Arial"/>
        </w:rPr>
        <w:t>role.</w:t>
      </w:r>
    </w:p>
    <w:p w14:paraId="07AC0662" w14:textId="77777777" w:rsidR="008C539B" w:rsidRPr="001058B5" w:rsidRDefault="008C539B">
      <w:pPr>
        <w:pStyle w:val="BodyText"/>
        <w:spacing w:before="7"/>
        <w:rPr>
          <w:rFonts w:ascii="Arial" w:hAnsi="Arial" w:cs="Arial"/>
          <w:sz w:val="25"/>
        </w:rPr>
      </w:pPr>
    </w:p>
    <w:p w14:paraId="6D7D9B6A" w14:textId="77777777" w:rsidR="008C539B" w:rsidRPr="001058B5" w:rsidRDefault="00C12992">
      <w:pPr>
        <w:ind w:left="2260"/>
        <w:rPr>
          <w:rFonts w:ascii="Arial" w:hAnsi="Arial" w:cs="Arial"/>
          <w:b/>
          <w:i/>
          <w:sz w:val="18"/>
        </w:rPr>
      </w:pPr>
      <w:bookmarkStart w:id="568" w:name="_bookmark649"/>
      <w:bookmarkEnd w:id="568"/>
      <w:r w:rsidRPr="001058B5">
        <w:rPr>
          <w:rFonts w:ascii="Arial" w:hAnsi="Arial" w:cs="Arial"/>
          <w:b/>
          <w:i/>
          <w:sz w:val="18"/>
        </w:rPr>
        <w:t>Example 4–2 Creating a User Role Authorized by a Password</w:t>
      </w:r>
    </w:p>
    <w:p w14:paraId="06C02C18" w14:textId="77777777" w:rsidR="008C539B" w:rsidRPr="001058B5" w:rsidRDefault="00C12992">
      <w:pPr>
        <w:spacing w:before="112"/>
        <w:ind w:left="2260"/>
        <w:rPr>
          <w:rFonts w:ascii="Arial" w:hAnsi="Arial" w:cs="Arial"/>
          <w:sz w:val="18"/>
        </w:rPr>
      </w:pPr>
      <w:r w:rsidRPr="001058B5">
        <w:rPr>
          <w:rFonts w:ascii="Arial" w:hAnsi="Arial" w:cs="Arial"/>
          <w:w w:val="95"/>
          <w:sz w:val="18"/>
        </w:rPr>
        <w:t xml:space="preserve">CREATE ROLE clerk IDENTIFIED BY </w:t>
      </w:r>
      <w:r w:rsidRPr="001058B5">
        <w:rPr>
          <w:rFonts w:ascii="Arial" w:hAnsi="Arial" w:cs="Arial"/>
          <w:i/>
          <w:w w:val="95"/>
          <w:sz w:val="18"/>
        </w:rPr>
        <w:t>password</w:t>
      </w:r>
      <w:r w:rsidRPr="001058B5">
        <w:rPr>
          <w:rFonts w:ascii="Arial" w:hAnsi="Arial" w:cs="Arial"/>
          <w:w w:val="95"/>
          <w:sz w:val="18"/>
        </w:rPr>
        <w:t>;</w:t>
      </w:r>
    </w:p>
    <w:p w14:paraId="15684E7E" w14:textId="77777777" w:rsidR="008C539B" w:rsidRPr="001058B5" w:rsidRDefault="008C539B">
      <w:pPr>
        <w:pStyle w:val="BodyText"/>
        <w:spacing w:before="10"/>
        <w:rPr>
          <w:rFonts w:ascii="Arial" w:hAnsi="Arial" w:cs="Arial"/>
          <w:sz w:val="18"/>
        </w:rPr>
      </w:pPr>
    </w:p>
    <w:p w14:paraId="5D97ECF9" w14:textId="77777777" w:rsidR="008C539B" w:rsidRPr="001058B5" w:rsidRDefault="00C12992">
      <w:pPr>
        <w:pStyle w:val="BodyText"/>
        <w:spacing w:line="230" w:lineRule="auto"/>
        <w:ind w:left="2259" w:right="113"/>
        <w:rPr>
          <w:rFonts w:ascii="Arial" w:hAnsi="Arial" w:cs="Arial"/>
        </w:rPr>
      </w:pPr>
      <w:r w:rsidRPr="001058B5">
        <w:rPr>
          <w:rFonts w:ascii="Arial" w:hAnsi="Arial" w:cs="Arial"/>
          <w:spacing w:val="-6"/>
        </w:rPr>
        <w:t xml:space="preserve">You </w:t>
      </w:r>
      <w:r w:rsidRPr="001058B5">
        <w:rPr>
          <w:rFonts w:ascii="Arial" w:hAnsi="Arial" w:cs="Arial"/>
        </w:rPr>
        <w:t>can use the IDENTIFIED BY clause to authorize the role with a password. The IDENTIFIED</w:t>
      </w:r>
      <w:r w:rsidRPr="001058B5">
        <w:rPr>
          <w:rFonts w:ascii="Arial" w:hAnsi="Arial" w:cs="Arial"/>
          <w:spacing w:val="-55"/>
        </w:rPr>
        <w:t xml:space="preserve"> </w:t>
      </w:r>
      <w:r w:rsidRPr="001058B5">
        <w:rPr>
          <w:rFonts w:ascii="Arial" w:hAnsi="Arial" w:cs="Arial"/>
        </w:rPr>
        <w:t>BY</w:t>
      </w:r>
      <w:r w:rsidRPr="001058B5">
        <w:rPr>
          <w:rFonts w:ascii="Arial" w:hAnsi="Arial" w:cs="Arial"/>
          <w:spacing w:val="-94"/>
        </w:rPr>
        <w:t xml:space="preserve"> </w:t>
      </w:r>
      <w:r w:rsidRPr="001058B5">
        <w:rPr>
          <w:rFonts w:ascii="Arial" w:hAnsi="Arial" w:cs="Arial"/>
        </w:rPr>
        <w:t>clause of the CREATE</w:t>
      </w:r>
      <w:r w:rsidRPr="001058B5">
        <w:rPr>
          <w:rFonts w:ascii="Arial" w:hAnsi="Arial" w:cs="Arial"/>
          <w:spacing w:val="-55"/>
        </w:rPr>
        <w:t xml:space="preserve"> </w:t>
      </w:r>
      <w:r w:rsidRPr="001058B5">
        <w:rPr>
          <w:rFonts w:ascii="Arial" w:hAnsi="Arial" w:cs="Arial"/>
        </w:rPr>
        <w:t>ROLE</w:t>
      </w:r>
      <w:r w:rsidRPr="001058B5">
        <w:rPr>
          <w:rFonts w:ascii="Arial" w:hAnsi="Arial" w:cs="Arial"/>
          <w:spacing w:val="-93"/>
        </w:rPr>
        <w:t xml:space="preserve"> </w:t>
      </w:r>
      <w:r w:rsidRPr="001058B5">
        <w:rPr>
          <w:rFonts w:ascii="Arial" w:hAnsi="Arial" w:cs="Arial"/>
        </w:rPr>
        <w:t xml:space="preserve">statement specifies how the user must be authorized before the role can be </w:t>
      </w:r>
      <w:bookmarkStart w:id="569" w:name="_bookmark650"/>
      <w:bookmarkEnd w:id="569"/>
      <w:r w:rsidRPr="001058B5">
        <w:rPr>
          <w:rFonts w:ascii="Arial" w:hAnsi="Arial" w:cs="Arial"/>
        </w:rPr>
        <w:t>enabled for use by a specific user to which it has been granted. If you do not specify this clause, or if you specify NOT IDENTIFIED, then no authorization is required when the role is enabled. Roles can be specified to be authorized by the following:</w:t>
      </w:r>
    </w:p>
    <w:p w14:paraId="286AE4F3" w14:textId="77777777" w:rsidR="008C539B" w:rsidRPr="001058B5" w:rsidRDefault="00C12992">
      <w:pPr>
        <w:pStyle w:val="BodyText"/>
        <w:spacing w:before="110"/>
        <w:ind w:left="2260"/>
        <w:rPr>
          <w:rFonts w:ascii="Arial" w:hAnsi="Arial" w:cs="Arial"/>
        </w:rPr>
      </w:pPr>
      <w:r w:rsidRPr="001058B5">
        <w:rPr>
          <w:rFonts w:ascii="Arial" w:hAnsi="Arial" w:cs="Arial"/>
          <w:sz w:val="10"/>
        </w:rPr>
        <w:t xml:space="preserve">■ </w:t>
      </w:r>
      <w:r w:rsidRPr="001058B5">
        <w:rPr>
          <w:rFonts w:ascii="Arial" w:hAnsi="Arial" w:cs="Arial"/>
        </w:rPr>
        <w:t>The database using a password</w:t>
      </w:r>
    </w:p>
    <w:p w14:paraId="27DE059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An application using a specified package</w:t>
      </w:r>
    </w:p>
    <w:p w14:paraId="0B8A0884"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r w:rsidRPr="001058B5">
        <w:rPr>
          <w:rFonts w:ascii="Arial" w:hAnsi="Arial" w:cs="Arial"/>
        </w:rPr>
        <w:t>Externally by the operating system, network, or other external source</w:t>
      </w:r>
    </w:p>
    <w:p w14:paraId="4975776F"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Globally by an enterprise directory service</w:t>
      </w:r>
    </w:p>
    <w:p w14:paraId="3A73C21A" w14:textId="77777777" w:rsidR="008C539B" w:rsidRPr="001058B5" w:rsidRDefault="00C12992">
      <w:pPr>
        <w:pStyle w:val="BodyText"/>
        <w:spacing w:before="111"/>
        <w:ind w:left="2260"/>
        <w:rPr>
          <w:rFonts w:ascii="Arial" w:hAnsi="Arial" w:cs="Arial"/>
        </w:rPr>
      </w:pPr>
      <w:r w:rsidRPr="001058B5">
        <w:rPr>
          <w:rFonts w:ascii="Arial" w:hAnsi="Arial" w:cs="Arial"/>
        </w:rPr>
        <w:t>These authorizations are discussed in the following sections.</w:t>
      </w:r>
    </w:p>
    <w:p w14:paraId="05EA450D" w14:textId="77777777" w:rsidR="008C539B" w:rsidRPr="001058B5" w:rsidRDefault="00C12992">
      <w:pPr>
        <w:pStyle w:val="BodyText"/>
        <w:spacing w:before="117" w:line="232" w:lineRule="auto"/>
        <w:ind w:left="2259" w:right="102"/>
        <w:rPr>
          <w:rFonts w:ascii="Arial" w:hAnsi="Arial" w:cs="Arial"/>
        </w:rPr>
      </w:pPr>
      <w:r w:rsidRPr="001058B5">
        <w:rPr>
          <w:rFonts w:ascii="Arial" w:hAnsi="Arial" w:cs="Arial"/>
        </w:rPr>
        <w:t xml:space="preserve">As an alternative to creating password-protected roles, Oracle recommends that you use secure application roles instead. See </w:t>
      </w:r>
      <w:hyperlink w:anchor="_bookmark707" w:history="1">
        <w:r w:rsidRPr="001058B5">
          <w:rPr>
            <w:rFonts w:ascii="Arial" w:hAnsi="Arial" w:cs="Arial"/>
            <w:color w:val="0000CC"/>
          </w:rPr>
          <w:t>"Securing Role Privileges by Using Secure</w:t>
        </w:r>
      </w:hyperlink>
      <w:r w:rsidRPr="001058B5">
        <w:rPr>
          <w:rFonts w:ascii="Arial" w:hAnsi="Arial" w:cs="Arial"/>
          <w:color w:val="0000CC"/>
        </w:rPr>
        <w:t xml:space="preserve"> </w:t>
      </w:r>
      <w:hyperlink w:anchor="_bookmark707" w:history="1">
        <w:r w:rsidRPr="001058B5">
          <w:rPr>
            <w:rFonts w:ascii="Arial" w:hAnsi="Arial" w:cs="Arial"/>
            <w:color w:val="0000CC"/>
          </w:rPr>
          <w:t>Ap</w:t>
        </w:r>
        <w:bookmarkStart w:id="570" w:name="_bookmark651"/>
        <w:bookmarkEnd w:id="570"/>
        <w:r w:rsidRPr="001058B5">
          <w:rPr>
            <w:rFonts w:ascii="Arial" w:hAnsi="Arial" w:cs="Arial"/>
            <w:color w:val="0000CC"/>
          </w:rPr>
          <w:t xml:space="preserve">plication Roles" </w:t>
        </w:r>
        <w:r w:rsidRPr="001058B5">
          <w:rPr>
            <w:rFonts w:ascii="Arial" w:hAnsi="Arial" w:cs="Arial"/>
          </w:rPr>
          <w:t xml:space="preserve">on page 4-22 </w:t>
        </w:r>
      </w:hyperlink>
      <w:r w:rsidRPr="001058B5">
        <w:rPr>
          <w:rFonts w:ascii="Arial" w:hAnsi="Arial" w:cs="Arial"/>
        </w:rPr>
        <w:t>for more information.</w:t>
      </w:r>
    </w:p>
    <w:p w14:paraId="0767C2E4" w14:textId="77777777" w:rsidR="008C539B" w:rsidRPr="001058B5" w:rsidRDefault="00C12992">
      <w:pPr>
        <w:pStyle w:val="BodyText"/>
        <w:spacing w:before="119" w:line="230" w:lineRule="auto"/>
        <w:ind w:left="2260" w:right="612" w:hanging="1"/>
        <w:rPr>
          <w:rFonts w:ascii="Arial" w:hAnsi="Arial" w:cs="Arial"/>
        </w:rPr>
      </w:pPr>
      <w:r w:rsidRPr="001058B5">
        <w:rPr>
          <w:rFonts w:ascii="Arial" w:hAnsi="Arial" w:cs="Arial"/>
        </w:rPr>
        <w:t>You can s</w:t>
      </w:r>
      <w:bookmarkStart w:id="571" w:name="_bookmark652"/>
      <w:bookmarkEnd w:id="571"/>
      <w:r w:rsidRPr="001058B5">
        <w:rPr>
          <w:rFonts w:ascii="Arial" w:hAnsi="Arial" w:cs="Arial"/>
        </w:rPr>
        <w:t>et or change the authorization method for a role using the ALTER ROLE statement. Remember that you can only directly grant secure application roles or password-au</w:t>
      </w:r>
      <w:bookmarkStart w:id="572" w:name="_bookmark653"/>
      <w:bookmarkEnd w:id="572"/>
      <w:r w:rsidRPr="001058B5">
        <w:rPr>
          <w:rFonts w:ascii="Arial" w:hAnsi="Arial" w:cs="Arial"/>
        </w:rPr>
        <w:t>thenticated roles to a user.</w:t>
      </w:r>
    </w:p>
    <w:p w14:paraId="32AC5D07" w14:textId="77777777" w:rsidR="008C539B" w:rsidRPr="001058B5" w:rsidRDefault="008D1AB8">
      <w:pPr>
        <w:pStyle w:val="BodyText"/>
        <w:spacing w:before="122" w:line="228" w:lineRule="auto"/>
        <w:ind w:left="2260" w:right="94"/>
        <w:rPr>
          <w:rFonts w:ascii="Arial" w:hAnsi="Arial" w:cs="Arial"/>
        </w:rPr>
      </w:pPr>
      <w:hyperlink w:anchor="_bookmark654" w:history="1">
        <w:r w:rsidR="00C12992" w:rsidRPr="001058B5">
          <w:rPr>
            <w:rFonts w:ascii="Arial" w:hAnsi="Arial" w:cs="Arial"/>
            <w:color w:val="0000CC"/>
          </w:rPr>
          <w:t xml:space="preserve">Example 4–3 </w:t>
        </w:r>
      </w:hyperlink>
      <w:r w:rsidR="00C12992" w:rsidRPr="001058B5">
        <w:rPr>
          <w:rFonts w:ascii="Arial" w:hAnsi="Arial" w:cs="Arial"/>
        </w:rPr>
        <w:t>shows how to alter the clerk</w:t>
      </w:r>
      <w:r w:rsidR="00C12992" w:rsidRPr="001058B5">
        <w:rPr>
          <w:rFonts w:ascii="Arial" w:hAnsi="Arial" w:cs="Arial"/>
          <w:spacing w:val="-83"/>
        </w:rPr>
        <w:t xml:space="preserve"> </w:t>
      </w:r>
      <w:r w:rsidR="00C12992" w:rsidRPr="001058B5">
        <w:rPr>
          <w:rFonts w:ascii="Arial" w:hAnsi="Arial" w:cs="Arial"/>
        </w:rPr>
        <w:t>role to specify that the user must have been authorized by an external source before enabling the role.</w:t>
      </w:r>
    </w:p>
    <w:p w14:paraId="197991DD" w14:textId="77777777" w:rsidR="008C539B" w:rsidRPr="001058B5" w:rsidRDefault="008C539B">
      <w:pPr>
        <w:pStyle w:val="BodyText"/>
        <w:spacing w:before="2"/>
        <w:rPr>
          <w:rFonts w:ascii="Arial" w:hAnsi="Arial" w:cs="Arial"/>
          <w:sz w:val="26"/>
        </w:rPr>
      </w:pPr>
    </w:p>
    <w:p w14:paraId="67DD873A" w14:textId="77777777" w:rsidR="008C539B" w:rsidRPr="001058B5" w:rsidRDefault="00C12992">
      <w:pPr>
        <w:spacing w:before="1"/>
        <w:ind w:left="2260"/>
        <w:rPr>
          <w:rFonts w:ascii="Arial" w:hAnsi="Arial" w:cs="Arial"/>
          <w:b/>
          <w:i/>
          <w:sz w:val="18"/>
        </w:rPr>
      </w:pPr>
      <w:bookmarkStart w:id="573" w:name="_bookmark654"/>
      <w:bookmarkEnd w:id="573"/>
      <w:r w:rsidRPr="001058B5">
        <w:rPr>
          <w:rFonts w:ascii="Arial" w:hAnsi="Arial" w:cs="Arial"/>
          <w:b/>
          <w:i/>
          <w:sz w:val="18"/>
        </w:rPr>
        <w:t>Example 4–3 Altering a Role to be Authorized by an External Source</w:t>
      </w:r>
    </w:p>
    <w:p w14:paraId="3899A1E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ROLE clerk IDENTIFIED</w:t>
      </w:r>
      <w:r w:rsidRPr="001058B5">
        <w:rPr>
          <w:rFonts w:ascii="Arial" w:hAnsi="Arial" w:cs="Arial"/>
          <w:spacing w:val="-75"/>
          <w:w w:val="95"/>
          <w:sz w:val="18"/>
        </w:rPr>
        <w:t xml:space="preserve"> </w:t>
      </w:r>
      <w:r w:rsidRPr="001058B5">
        <w:rPr>
          <w:rFonts w:ascii="Arial" w:hAnsi="Arial" w:cs="Arial"/>
          <w:w w:val="95"/>
          <w:sz w:val="18"/>
        </w:rPr>
        <w:t>EXTERNALLY;</w:t>
      </w:r>
    </w:p>
    <w:p w14:paraId="78E4C89F" w14:textId="77777777" w:rsidR="008C539B" w:rsidRPr="001058B5" w:rsidRDefault="008C539B">
      <w:pPr>
        <w:pStyle w:val="BodyText"/>
        <w:spacing w:before="3"/>
        <w:rPr>
          <w:rFonts w:ascii="Arial" w:hAnsi="Arial" w:cs="Arial"/>
          <w:sz w:val="18"/>
        </w:rPr>
      </w:pPr>
    </w:p>
    <w:p w14:paraId="7BF17451" w14:textId="77777777" w:rsidR="008C539B" w:rsidRPr="001058B5" w:rsidRDefault="00C12992">
      <w:pPr>
        <w:pStyle w:val="BodyText"/>
        <w:spacing w:line="246" w:lineRule="exact"/>
        <w:ind w:left="2260"/>
        <w:rPr>
          <w:rFonts w:ascii="Arial" w:hAnsi="Arial" w:cs="Arial"/>
        </w:rPr>
      </w:pPr>
      <w:bookmarkStart w:id="574" w:name="_bookmark655"/>
      <w:bookmarkEnd w:id="574"/>
      <w:r w:rsidRPr="001058B5">
        <w:rPr>
          <w:rFonts w:ascii="Arial" w:hAnsi="Arial" w:cs="Arial"/>
        </w:rPr>
        <w:t>To alter the authorization method for a role, you must have the ALTER ANY ROLE</w:t>
      </w:r>
    </w:p>
    <w:p w14:paraId="790851AA" w14:textId="77777777" w:rsidR="008C539B" w:rsidRPr="001058B5" w:rsidRDefault="00C12992">
      <w:pPr>
        <w:pStyle w:val="BodyText"/>
        <w:spacing w:line="246" w:lineRule="exact"/>
        <w:ind w:left="2259"/>
        <w:rPr>
          <w:rFonts w:ascii="Arial" w:hAnsi="Arial" w:cs="Arial"/>
        </w:rPr>
      </w:pPr>
      <w:r w:rsidRPr="001058B5">
        <w:rPr>
          <w:rFonts w:ascii="Arial" w:hAnsi="Arial" w:cs="Arial"/>
        </w:rPr>
        <w:t>system privilege or have been granted the role with ADMIN</w:t>
      </w:r>
      <w:r w:rsidRPr="001058B5">
        <w:rPr>
          <w:rFonts w:ascii="Arial" w:hAnsi="Arial" w:cs="Arial"/>
          <w:spacing w:val="-106"/>
        </w:rPr>
        <w:t xml:space="preserve"> </w:t>
      </w:r>
      <w:r w:rsidRPr="001058B5">
        <w:rPr>
          <w:rFonts w:ascii="Arial" w:hAnsi="Arial" w:cs="Arial"/>
        </w:rPr>
        <w:t>option.</w:t>
      </w:r>
    </w:p>
    <w:p w14:paraId="4F31EBE8" w14:textId="77777777" w:rsidR="008C539B" w:rsidRPr="001058B5" w:rsidRDefault="00C12992">
      <w:pPr>
        <w:spacing w:before="207"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syntax, restrictions, and authorization information about the SQL statements used to manage roles and privileges</w:t>
      </w:r>
    </w:p>
    <w:p w14:paraId="4933F494" w14:textId="77777777" w:rsidR="008C539B" w:rsidRPr="001058B5" w:rsidRDefault="008C539B">
      <w:pPr>
        <w:pStyle w:val="BodyText"/>
        <w:spacing w:before="10"/>
        <w:rPr>
          <w:rFonts w:ascii="Arial" w:hAnsi="Arial" w:cs="Arial"/>
        </w:rPr>
      </w:pPr>
    </w:p>
    <w:p w14:paraId="693AAEAD" w14:textId="77777777" w:rsidR="008C539B" w:rsidRPr="001058B5" w:rsidRDefault="00C12992">
      <w:pPr>
        <w:pStyle w:val="Heading4"/>
      </w:pPr>
      <w:bookmarkStart w:id="575" w:name="Specifying_the_Type_of_Role_Authorizatio"/>
      <w:bookmarkStart w:id="576" w:name="_bookmark656"/>
      <w:bookmarkEnd w:id="575"/>
      <w:bookmarkEnd w:id="576"/>
      <w:r w:rsidRPr="001058B5">
        <w:t xml:space="preserve">Specifying the </w:t>
      </w:r>
      <w:bookmarkStart w:id="577" w:name="_bookmark657"/>
      <w:bookmarkEnd w:id="577"/>
      <w:r w:rsidRPr="001058B5">
        <w:t>Type of Role Authorization</w:t>
      </w:r>
    </w:p>
    <w:p w14:paraId="0B4C05AE" w14:textId="77777777" w:rsidR="008C539B" w:rsidRPr="001058B5" w:rsidRDefault="00C12992">
      <w:pPr>
        <w:pStyle w:val="BodyText"/>
        <w:spacing w:before="80" w:line="232" w:lineRule="auto"/>
        <w:ind w:left="2259"/>
        <w:rPr>
          <w:rFonts w:ascii="Arial" w:hAnsi="Arial" w:cs="Arial"/>
        </w:rPr>
      </w:pPr>
      <w:r w:rsidRPr="001058B5">
        <w:rPr>
          <w:rFonts w:ascii="Arial" w:hAnsi="Arial" w:cs="Arial"/>
        </w:rPr>
        <w:t>The methods of authorizing roles are presented in this section. A role must be enabled for you to use it.</w:t>
      </w:r>
    </w:p>
    <w:p w14:paraId="7E82AE16" w14:textId="77777777" w:rsidR="008C539B" w:rsidRPr="001058B5" w:rsidRDefault="00C12992">
      <w:pPr>
        <w:pStyle w:val="BodyText"/>
        <w:spacing w:before="112"/>
        <w:ind w:left="2260"/>
        <w:rPr>
          <w:rFonts w:ascii="Arial" w:hAnsi="Arial" w:cs="Arial"/>
        </w:rPr>
      </w:pPr>
      <w:r w:rsidRPr="001058B5">
        <w:rPr>
          <w:rFonts w:ascii="Arial" w:hAnsi="Arial" w:cs="Arial"/>
        </w:rPr>
        <w:t>This section contains:</w:t>
      </w:r>
    </w:p>
    <w:p w14:paraId="765D85F0"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58" w:history="1">
        <w:r w:rsidRPr="001058B5">
          <w:rPr>
            <w:rFonts w:ascii="Arial" w:hAnsi="Arial" w:cs="Arial"/>
            <w:color w:val="0000CC"/>
          </w:rPr>
          <w:t>Authorizing a Role by Using the Database</w:t>
        </w:r>
      </w:hyperlink>
    </w:p>
    <w:p w14:paraId="7CE84371"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63" w:history="1">
        <w:r w:rsidRPr="001058B5">
          <w:rPr>
            <w:rFonts w:ascii="Arial" w:hAnsi="Arial" w:cs="Arial"/>
            <w:color w:val="0000CC"/>
          </w:rPr>
          <w:t>Authorizing a Role by Using an Application</w:t>
        </w:r>
      </w:hyperlink>
    </w:p>
    <w:p w14:paraId="75703E9C"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66" w:history="1">
        <w:r w:rsidRPr="001058B5">
          <w:rPr>
            <w:rFonts w:ascii="Arial" w:hAnsi="Arial" w:cs="Arial"/>
            <w:color w:val="0000CC"/>
          </w:rPr>
          <w:t>Authorizing a Role by Using an External Source</w:t>
        </w:r>
      </w:hyperlink>
    </w:p>
    <w:p w14:paraId="6E1ECA8C"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4D6202" w14:textId="77777777" w:rsidR="008C539B" w:rsidRPr="001058B5" w:rsidRDefault="008C539B">
      <w:pPr>
        <w:pStyle w:val="BodyText"/>
        <w:spacing w:before="8"/>
        <w:rPr>
          <w:rFonts w:ascii="Arial" w:hAnsi="Arial" w:cs="Arial"/>
          <w:sz w:val="29"/>
        </w:rPr>
      </w:pPr>
    </w:p>
    <w:p w14:paraId="69B5B806" w14:textId="77777777" w:rsidR="008C539B" w:rsidRPr="001058B5" w:rsidRDefault="00C12992">
      <w:pPr>
        <w:pStyle w:val="BodyText"/>
        <w:spacing w:before="99" w:line="232" w:lineRule="auto"/>
        <w:ind w:left="2380" w:right="2495"/>
        <w:rPr>
          <w:rFonts w:ascii="Arial" w:hAnsi="Arial" w:cs="Arial"/>
        </w:rPr>
      </w:pPr>
      <w:r w:rsidRPr="001058B5">
        <w:rPr>
          <w:rFonts w:ascii="Arial" w:hAnsi="Arial" w:cs="Arial"/>
          <w:b/>
          <w:sz w:val="19"/>
        </w:rPr>
        <w:t xml:space="preserve">See Also: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w:t>
        </w:r>
      </w:hyperlink>
      <w:r w:rsidRPr="001058B5">
        <w:rPr>
          <w:rFonts w:ascii="Arial" w:hAnsi="Arial" w:cs="Arial"/>
        </w:rPr>
        <w:t xml:space="preserve"> </w:t>
      </w:r>
      <w:hyperlink w:anchor="_bookmark862" w:history="1">
        <w:r w:rsidRPr="001058B5">
          <w:rPr>
            <w:rFonts w:ascii="Arial" w:hAnsi="Arial" w:cs="Arial"/>
          </w:rPr>
          <w:t xml:space="preserve">page 4-48 </w:t>
        </w:r>
      </w:hyperlink>
      <w:r w:rsidRPr="001058B5">
        <w:rPr>
          <w:rFonts w:ascii="Arial" w:hAnsi="Arial" w:cs="Arial"/>
        </w:rPr>
        <w:t>for a discussion about enabling roles</w:t>
      </w:r>
    </w:p>
    <w:p w14:paraId="7B619B16" w14:textId="77777777" w:rsidR="008C539B" w:rsidRPr="001058B5" w:rsidRDefault="008C539B">
      <w:pPr>
        <w:pStyle w:val="BodyText"/>
        <w:spacing w:before="2"/>
        <w:rPr>
          <w:rFonts w:ascii="Arial" w:hAnsi="Arial" w:cs="Arial"/>
        </w:rPr>
      </w:pPr>
    </w:p>
    <w:p w14:paraId="6A87A42F" w14:textId="77777777" w:rsidR="008C539B" w:rsidRPr="001058B5" w:rsidRDefault="00C12992">
      <w:pPr>
        <w:pStyle w:val="Heading6"/>
        <w:ind w:left="1660"/>
      </w:pPr>
      <w:bookmarkStart w:id="578" w:name="Authorizing_a_Role_by_Using_the_Database"/>
      <w:bookmarkStart w:id="579" w:name="_bookmark658"/>
      <w:bookmarkEnd w:id="578"/>
      <w:bookmarkEnd w:id="579"/>
      <w:r w:rsidRPr="001058B5">
        <w:t>Authorizing a Ro</w:t>
      </w:r>
      <w:bookmarkStart w:id="580" w:name="_bookmark659"/>
      <w:bookmarkEnd w:id="580"/>
      <w:r w:rsidRPr="001058B5">
        <w:t>le by Using the Database</w:t>
      </w:r>
    </w:p>
    <w:p w14:paraId="70B28F64" w14:textId="77777777" w:rsidR="008C539B" w:rsidRPr="001058B5" w:rsidRDefault="00C12992">
      <w:pPr>
        <w:pStyle w:val="BodyText"/>
        <w:spacing w:before="57" w:line="230" w:lineRule="auto"/>
        <w:ind w:left="1659" w:right="712"/>
        <w:rPr>
          <w:rFonts w:ascii="Arial" w:hAnsi="Arial" w:cs="Arial"/>
        </w:rPr>
      </w:pPr>
      <w:r w:rsidRPr="001058B5">
        <w:rPr>
          <w:rFonts w:ascii="Arial" w:hAnsi="Arial" w:cs="Arial"/>
          <w:spacing w:val="-6"/>
        </w:rPr>
        <w:t xml:space="preserve">You </w:t>
      </w:r>
      <w:r w:rsidRPr="001058B5">
        <w:rPr>
          <w:rFonts w:ascii="Arial" w:hAnsi="Arial" w:cs="Arial"/>
        </w:rPr>
        <w:t>can protect a role authorized by the database by assigning the role a password. If a user is granted a role protected by a password, then you can enable or disable the role by supplying the proper password for the role in the SET ROLE</w:t>
      </w:r>
      <w:r w:rsidRPr="001058B5">
        <w:rPr>
          <w:rFonts w:ascii="Arial" w:hAnsi="Arial" w:cs="Arial"/>
          <w:spacing w:val="-85"/>
        </w:rPr>
        <w:t xml:space="preserve"> </w:t>
      </w:r>
      <w:r w:rsidRPr="001058B5">
        <w:rPr>
          <w:rFonts w:ascii="Arial" w:hAnsi="Arial" w:cs="Arial"/>
        </w:rPr>
        <w:t xml:space="preserve">statement. </w:t>
      </w:r>
      <w:r w:rsidRPr="001058B5">
        <w:rPr>
          <w:rFonts w:ascii="Arial" w:hAnsi="Arial" w:cs="Arial"/>
          <w:spacing w:val="-7"/>
        </w:rPr>
        <w:t xml:space="preserve">You </w:t>
      </w:r>
      <w:r w:rsidRPr="001058B5">
        <w:rPr>
          <w:rFonts w:ascii="Arial" w:hAnsi="Arial" w:cs="Arial"/>
        </w:rPr>
        <w:t xml:space="preserve">cannot authenticate a password-authenticated role on logon, even if you add it to the list of default roles. </w:t>
      </w:r>
      <w:r w:rsidRPr="001058B5">
        <w:rPr>
          <w:rFonts w:ascii="Arial" w:hAnsi="Arial" w:cs="Arial"/>
          <w:spacing w:val="-6"/>
        </w:rPr>
        <w:t xml:space="preserve">You </w:t>
      </w:r>
      <w:r w:rsidRPr="001058B5">
        <w:rPr>
          <w:rFonts w:ascii="Arial" w:hAnsi="Arial" w:cs="Arial"/>
        </w:rPr>
        <w:t>must explicitly enable it with the SET ROLE statement using the required pas</w:t>
      </w:r>
      <w:bookmarkStart w:id="581" w:name="_bookmark660"/>
      <w:bookmarkEnd w:id="581"/>
      <w:r w:rsidRPr="001058B5">
        <w:rPr>
          <w:rFonts w:ascii="Arial" w:hAnsi="Arial" w:cs="Arial"/>
        </w:rPr>
        <w:t>sword.</w:t>
      </w:r>
    </w:p>
    <w:p w14:paraId="0D33D3E3" w14:textId="77777777" w:rsidR="008C539B" w:rsidRPr="001058B5" w:rsidRDefault="008D1AB8">
      <w:pPr>
        <w:pStyle w:val="BodyText"/>
        <w:spacing w:before="114" w:line="246" w:lineRule="exact"/>
        <w:ind w:left="1660"/>
        <w:rPr>
          <w:rFonts w:ascii="Arial" w:hAnsi="Arial" w:cs="Arial"/>
        </w:rPr>
      </w:pPr>
      <w:hyperlink w:anchor="_bookmark661" w:history="1">
        <w:r w:rsidR="00C12992" w:rsidRPr="001058B5">
          <w:rPr>
            <w:rFonts w:ascii="Arial" w:hAnsi="Arial" w:cs="Arial"/>
            <w:color w:val="0000CC"/>
          </w:rPr>
          <w:t xml:space="preserve">Example 4–4 </w:t>
        </w:r>
      </w:hyperlink>
      <w:r w:rsidR="00C12992" w:rsidRPr="001058B5">
        <w:rPr>
          <w:rFonts w:ascii="Arial" w:hAnsi="Arial" w:cs="Arial"/>
        </w:rPr>
        <w:t>shows how to set a password-authenticated role by using the SET</w:t>
      </w:r>
      <w:r w:rsidR="00C12992" w:rsidRPr="001058B5">
        <w:rPr>
          <w:rFonts w:ascii="Arial" w:hAnsi="Arial" w:cs="Arial"/>
          <w:spacing w:val="-83"/>
        </w:rPr>
        <w:t xml:space="preserve"> </w:t>
      </w:r>
      <w:r w:rsidR="00C12992" w:rsidRPr="001058B5">
        <w:rPr>
          <w:rFonts w:ascii="Arial" w:hAnsi="Arial" w:cs="Arial"/>
        </w:rPr>
        <w:t>ROLE</w:t>
      </w:r>
    </w:p>
    <w:p w14:paraId="185455F4"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w:t>
      </w:r>
    </w:p>
    <w:p w14:paraId="767224BD" w14:textId="77777777" w:rsidR="008C539B" w:rsidRPr="001058B5" w:rsidRDefault="008C539B">
      <w:pPr>
        <w:pStyle w:val="BodyText"/>
        <w:spacing w:before="11"/>
        <w:rPr>
          <w:rFonts w:ascii="Arial" w:hAnsi="Arial" w:cs="Arial"/>
          <w:sz w:val="25"/>
        </w:rPr>
      </w:pPr>
    </w:p>
    <w:p w14:paraId="13F86238" w14:textId="77777777" w:rsidR="008C539B" w:rsidRPr="001058B5" w:rsidRDefault="00C12992">
      <w:pPr>
        <w:ind w:left="1660"/>
        <w:rPr>
          <w:rFonts w:ascii="Arial" w:hAnsi="Arial" w:cs="Arial"/>
          <w:b/>
          <w:i/>
          <w:sz w:val="18"/>
        </w:rPr>
      </w:pPr>
      <w:bookmarkStart w:id="582" w:name="_bookmark661"/>
      <w:bookmarkEnd w:id="582"/>
      <w:r w:rsidRPr="001058B5">
        <w:rPr>
          <w:rFonts w:ascii="Arial" w:hAnsi="Arial" w:cs="Arial"/>
          <w:b/>
          <w:i/>
          <w:sz w:val="18"/>
        </w:rPr>
        <w:t>Example 4–4 Using SET ROLE for a Password-Authenticated Role</w:t>
      </w:r>
    </w:p>
    <w:p w14:paraId="3ADCC60D"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42A6B40B" w14:textId="77777777" w:rsidR="008C539B" w:rsidRPr="001058B5" w:rsidRDefault="008C539B">
      <w:pPr>
        <w:pStyle w:val="BodyText"/>
        <w:spacing w:before="10"/>
        <w:rPr>
          <w:rFonts w:ascii="Arial" w:hAnsi="Arial" w:cs="Arial"/>
          <w:sz w:val="18"/>
        </w:rPr>
      </w:pPr>
    </w:p>
    <w:p w14:paraId="1055E33D" w14:textId="77777777" w:rsidR="008C539B" w:rsidRPr="001058B5" w:rsidRDefault="008D1AB8">
      <w:pPr>
        <w:pStyle w:val="BodyText"/>
        <w:spacing w:line="230" w:lineRule="auto"/>
        <w:ind w:left="1660" w:right="700"/>
        <w:rPr>
          <w:rFonts w:ascii="Arial" w:hAnsi="Arial" w:cs="Arial"/>
        </w:rPr>
      </w:pPr>
      <w:hyperlink w:anchor="_bookmark649" w:history="1">
        <w:r w:rsidR="00C12992" w:rsidRPr="001058B5">
          <w:rPr>
            <w:rFonts w:ascii="Arial" w:hAnsi="Arial" w:cs="Arial"/>
            <w:color w:val="0000CC"/>
          </w:rPr>
          <w:t xml:space="preserve">Example 4–2, "Creating a User Role Authorized by a Password" </w:t>
        </w:r>
      </w:hyperlink>
      <w:hyperlink w:anchor="_bookmark649" w:history="1">
        <w:r w:rsidR="00C12992" w:rsidRPr="001058B5">
          <w:rPr>
            <w:rFonts w:ascii="Arial" w:hAnsi="Arial" w:cs="Arial"/>
          </w:rPr>
          <w:t xml:space="preserve">on page 4-17 </w:t>
        </w:r>
      </w:hyperlink>
      <w:r w:rsidR="00C12992" w:rsidRPr="001058B5">
        <w:rPr>
          <w:rFonts w:ascii="Arial" w:hAnsi="Arial" w:cs="Arial"/>
        </w:rPr>
        <w:t>shows a CREATE ROLE statement that creates a role called clerk. When it is enabled, the password must be supplied.</w:t>
      </w:r>
    </w:p>
    <w:p w14:paraId="49FB5B73" w14:textId="77777777" w:rsidR="008C539B" w:rsidRPr="001058B5" w:rsidRDefault="008D1AB8">
      <w:pPr>
        <w:pStyle w:val="BodyText"/>
        <w:spacing w:before="4"/>
        <w:rPr>
          <w:rFonts w:ascii="Arial" w:hAnsi="Arial" w:cs="Arial"/>
          <w:sz w:val="18"/>
        </w:rPr>
      </w:pPr>
      <w:r>
        <w:rPr>
          <w:rFonts w:ascii="Arial" w:hAnsi="Arial" w:cs="Arial"/>
        </w:rPr>
        <w:pict w14:anchorId="09737154">
          <v:group id="_x0000_s1469" style="position:absolute;margin-left:174pt;margin-top:13.4pt;width:300pt;height:2.5pt;z-index:2944;mso-wrap-distance-left:0;mso-wrap-distance-right:0;mso-position-horizontal-relative:page" coordorigin="3480,268" coordsize="6000,50">
            <v:line id="_x0000_s1471" style="position:absolute" from="3480,270" to="9480,270" strokeweight=".24pt"/>
            <v:line id="_x0000_s1470" style="position:absolute" from="3480,315" to="9480,315" strokeweight=".24pt"/>
            <w10:wrap type="topAndBottom" anchorx="page"/>
          </v:group>
        </w:pict>
      </w:r>
    </w:p>
    <w:p w14:paraId="4AF01EC6" w14:textId="77777777" w:rsidR="008C539B" w:rsidRPr="001058B5" w:rsidRDefault="00C12992">
      <w:pPr>
        <w:pStyle w:val="BodyText"/>
        <w:spacing w:before="26" w:after="102" w:line="232" w:lineRule="auto"/>
        <w:ind w:left="2380" w:right="1745"/>
        <w:rPr>
          <w:rFonts w:ascii="Arial" w:hAnsi="Arial" w:cs="Arial"/>
        </w:rPr>
      </w:pPr>
      <w:r w:rsidRPr="001058B5">
        <w:rPr>
          <w:rFonts w:ascii="Arial" w:hAnsi="Arial" w:cs="Arial"/>
          <w:b/>
          <w:sz w:val="19"/>
        </w:rPr>
        <w:t>Note:</w:t>
      </w:r>
      <w:bookmarkStart w:id="583" w:name="_bookmark662"/>
      <w:bookmarkEnd w:id="583"/>
      <w:r w:rsidRPr="001058B5">
        <w:rPr>
          <w:rFonts w:ascii="Arial" w:hAnsi="Arial" w:cs="Arial"/>
          <w:b/>
          <w:sz w:val="19"/>
        </w:rPr>
        <w:t xml:space="preserve"> </w:t>
      </w:r>
      <w:r w:rsidRPr="001058B5">
        <w:rPr>
          <w:rFonts w:ascii="Arial" w:hAnsi="Arial" w:cs="Arial"/>
        </w:rPr>
        <w:t xml:space="preserve">In a database that uses a multibyte character set, passwords for roles must include only single-byte characters. Multibyte characters are not accepted in passwords. See Guideline </w:t>
      </w:r>
      <w:hyperlink w:anchor="_bookmark2169" w:history="1">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78D95D28" w14:textId="38092F73" w:rsidR="008C539B" w:rsidRPr="001058B5" w:rsidRDefault="008D1AB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6F05AFA">
          <v:group id="_x0000_s1466" style="width:300pt;height:2.55pt;mso-position-horizontal-relative:char;mso-position-vertical-relative:line" coordsize="6000,51">
            <v:line id="_x0000_s1468" style="position:absolute" from="0,2" to="6000,2" strokeweight=".24pt"/>
            <v:line id="_x0000_s1467" style="position:absolute" from="0,48" to="6000,48" strokeweight=".24pt"/>
            <w10:anchorlock/>
          </v:group>
        </w:pict>
      </w:r>
    </w:p>
    <w:p w14:paraId="45D7AF75" w14:textId="77777777" w:rsidR="008C539B" w:rsidRPr="001058B5" w:rsidRDefault="008C539B">
      <w:pPr>
        <w:pStyle w:val="BodyText"/>
        <w:spacing w:before="5"/>
        <w:rPr>
          <w:rFonts w:ascii="Arial" w:hAnsi="Arial" w:cs="Arial"/>
          <w:sz w:val="10"/>
        </w:rPr>
      </w:pPr>
    </w:p>
    <w:p w14:paraId="7E72F2F1" w14:textId="77777777" w:rsidR="008C539B" w:rsidRPr="001058B5" w:rsidRDefault="00C12992">
      <w:pPr>
        <w:pStyle w:val="Heading6"/>
        <w:spacing w:before="105"/>
        <w:ind w:left="1660"/>
      </w:pPr>
      <w:bookmarkStart w:id="584" w:name="Authorizing_a_Role_by_Using_an_Applicati"/>
      <w:bookmarkStart w:id="585" w:name="_bookmark663"/>
      <w:bookmarkEnd w:id="584"/>
      <w:bookmarkEnd w:id="585"/>
      <w:r w:rsidRPr="001058B5">
        <w:t>Authorizing a Role by Using an Application</w:t>
      </w:r>
    </w:p>
    <w:p w14:paraId="1ADF06C8" w14:textId="77777777" w:rsidR="008C539B" w:rsidRPr="001058B5" w:rsidRDefault="00C12992">
      <w:pPr>
        <w:pStyle w:val="BodyText"/>
        <w:spacing w:before="55" w:line="232" w:lineRule="auto"/>
        <w:ind w:left="1660" w:right="754"/>
        <w:rPr>
          <w:rFonts w:ascii="Arial" w:hAnsi="Arial" w:cs="Arial"/>
        </w:rPr>
      </w:pPr>
      <w:r w:rsidRPr="001058B5">
        <w:rPr>
          <w:rFonts w:ascii="Arial" w:hAnsi="Arial" w:cs="Arial"/>
        </w:rPr>
        <w:t>An application role (secure application role) can be enabled only by applications using an authorized PL/SQL package. Application developers do not need to secure a role by embedding passwords inside applications. Instead, they can create an application role and specify which PL/SQL package is authorized to enable the role.</w:t>
      </w:r>
    </w:p>
    <w:p w14:paraId="7913EA9D" w14:textId="77777777" w:rsidR="008C539B" w:rsidRPr="001058B5" w:rsidRDefault="00C12992">
      <w:pPr>
        <w:pStyle w:val="BodyText"/>
        <w:spacing w:before="110" w:line="246" w:lineRule="exact"/>
        <w:ind w:left="1660"/>
        <w:rPr>
          <w:rFonts w:ascii="Arial" w:hAnsi="Arial" w:cs="Arial"/>
        </w:rPr>
      </w:pPr>
      <w:r w:rsidRPr="001058B5">
        <w:rPr>
          <w:rFonts w:ascii="Arial" w:hAnsi="Arial" w:cs="Arial"/>
        </w:rPr>
        <w:t>To create a role enabled by an authorized PL/SQL package, use the IDENTIFIED USING</w:t>
      </w:r>
    </w:p>
    <w:p w14:paraId="0C1C7F93" w14:textId="77777777" w:rsidR="008C539B" w:rsidRPr="001058B5" w:rsidRDefault="00C12992">
      <w:pPr>
        <w:spacing w:line="246" w:lineRule="exact"/>
        <w:ind w:left="1660"/>
        <w:rPr>
          <w:rFonts w:ascii="Arial" w:hAnsi="Arial" w:cs="Arial"/>
          <w:sz w:val="20"/>
        </w:rPr>
      </w:pPr>
      <w:r w:rsidRPr="001058B5">
        <w:rPr>
          <w:rFonts w:ascii="Arial" w:hAnsi="Arial" w:cs="Arial"/>
          <w:i/>
          <w:sz w:val="20"/>
        </w:rPr>
        <w:t>pack</w:t>
      </w:r>
      <w:bookmarkStart w:id="586" w:name="_bookmark664"/>
      <w:bookmarkEnd w:id="586"/>
      <w:r w:rsidRPr="001058B5">
        <w:rPr>
          <w:rFonts w:ascii="Arial" w:hAnsi="Arial" w:cs="Arial"/>
          <w:i/>
          <w:sz w:val="20"/>
        </w:rPr>
        <w:t>age_name</w:t>
      </w:r>
      <w:r w:rsidRPr="001058B5">
        <w:rPr>
          <w:rFonts w:ascii="Arial" w:hAnsi="Arial" w:cs="Arial"/>
          <w:i/>
          <w:spacing w:val="-83"/>
          <w:sz w:val="20"/>
        </w:rPr>
        <w:t xml:space="preserve"> </w:t>
      </w:r>
      <w:r w:rsidRPr="001058B5">
        <w:rPr>
          <w:rFonts w:ascii="Arial" w:hAnsi="Arial" w:cs="Arial"/>
          <w:sz w:val="20"/>
        </w:rPr>
        <w:t>clause in the CREATE ROLE</w:t>
      </w:r>
      <w:r w:rsidRPr="001058B5">
        <w:rPr>
          <w:rFonts w:ascii="Arial" w:hAnsi="Arial" w:cs="Arial"/>
          <w:spacing w:val="-83"/>
          <w:sz w:val="20"/>
        </w:rPr>
        <w:t xml:space="preserve"> </w:t>
      </w:r>
      <w:r w:rsidRPr="001058B5">
        <w:rPr>
          <w:rFonts w:ascii="Arial" w:hAnsi="Arial" w:cs="Arial"/>
          <w:sz w:val="20"/>
        </w:rPr>
        <w:t>SQL statement.</w:t>
      </w:r>
    </w:p>
    <w:p w14:paraId="3C56EBAA" w14:textId="77777777" w:rsidR="008C539B" w:rsidRPr="001058B5" w:rsidRDefault="008D1AB8">
      <w:pPr>
        <w:pStyle w:val="BodyText"/>
        <w:spacing w:before="117" w:line="228" w:lineRule="auto"/>
        <w:ind w:left="1660" w:right="848"/>
        <w:rPr>
          <w:rFonts w:ascii="Arial" w:hAnsi="Arial" w:cs="Arial"/>
        </w:rPr>
      </w:pPr>
      <w:hyperlink w:anchor="_bookmark665"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4–5</w:t>
        </w:r>
        <w:r w:rsidR="00C12992" w:rsidRPr="001058B5">
          <w:rPr>
            <w:rFonts w:ascii="Arial" w:hAnsi="Arial" w:cs="Arial"/>
            <w:color w:val="0000CC"/>
            <w:spacing w:val="-15"/>
          </w:rPr>
          <w:t xml:space="preserve"> </w:t>
        </w:r>
      </w:hyperlink>
      <w:r w:rsidR="00C12992" w:rsidRPr="001058B5">
        <w:rPr>
          <w:rFonts w:ascii="Arial" w:hAnsi="Arial" w:cs="Arial"/>
        </w:rPr>
        <w:t>indicates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4"/>
        </w:rPr>
        <w:t xml:space="preserve"> </w:t>
      </w:r>
      <w:r w:rsidR="00C12992" w:rsidRPr="001058B5">
        <w:rPr>
          <w:rFonts w:ascii="Arial" w:hAnsi="Arial" w:cs="Arial"/>
        </w:rPr>
        <w:t>admin_role</w:t>
      </w:r>
      <w:r w:rsidR="00C12992" w:rsidRPr="001058B5">
        <w:rPr>
          <w:rFonts w:ascii="Arial" w:hAnsi="Arial" w:cs="Arial"/>
          <w:spacing w:val="-91"/>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an</w:t>
      </w:r>
      <w:r w:rsidR="00C12992" w:rsidRPr="001058B5">
        <w:rPr>
          <w:rFonts w:ascii="Arial" w:hAnsi="Arial" w:cs="Arial"/>
          <w:spacing w:val="-15"/>
        </w:rPr>
        <w:t xml:space="preserve"> </w:t>
      </w:r>
      <w:r w:rsidR="00C12992" w:rsidRPr="001058B5">
        <w:rPr>
          <w:rFonts w:ascii="Arial" w:hAnsi="Arial" w:cs="Arial"/>
        </w:rPr>
        <w:t>application</w:t>
      </w:r>
      <w:r w:rsidR="00C12992" w:rsidRPr="001058B5">
        <w:rPr>
          <w:rFonts w:ascii="Arial" w:hAnsi="Arial" w:cs="Arial"/>
          <w:spacing w:val="-15"/>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can only</w:t>
      </w:r>
      <w:r w:rsidR="00C12992" w:rsidRPr="001058B5">
        <w:rPr>
          <w:rFonts w:ascii="Arial" w:hAnsi="Arial" w:cs="Arial"/>
          <w:spacing w:val="-8"/>
        </w:rPr>
        <w:t xml:space="preserve"> </w:t>
      </w:r>
      <w:r w:rsidR="00C12992" w:rsidRPr="001058B5">
        <w:rPr>
          <w:rFonts w:ascii="Arial" w:hAnsi="Arial" w:cs="Arial"/>
        </w:rPr>
        <w:t>be</w:t>
      </w:r>
      <w:r w:rsidR="00C12992" w:rsidRPr="001058B5">
        <w:rPr>
          <w:rFonts w:ascii="Arial" w:hAnsi="Arial" w:cs="Arial"/>
          <w:spacing w:val="-8"/>
        </w:rPr>
        <w:t xml:space="preserve"> </w:t>
      </w:r>
      <w:r w:rsidR="00C12992" w:rsidRPr="001058B5">
        <w:rPr>
          <w:rFonts w:ascii="Arial" w:hAnsi="Arial" w:cs="Arial"/>
        </w:rPr>
        <w:t>enabled</w:t>
      </w:r>
      <w:r w:rsidR="00C12992" w:rsidRPr="001058B5">
        <w:rPr>
          <w:rFonts w:ascii="Arial" w:hAnsi="Arial" w:cs="Arial"/>
          <w:spacing w:val="-7"/>
        </w:rPr>
        <w:t xml:space="preserve"> </w:t>
      </w:r>
      <w:r w:rsidR="00C12992" w:rsidRPr="001058B5">
        <w:rPr>
          <w:rFonts w:ascii="Arial" w:hAnsi="Arial" w:cs="Arial"/>
        </w:rPr>
        <w:t>by</w:t>
      </w:r>
      <w:r w:rsidR="00C12992" w:rsidRPr="001058B5">
        <w:rPr>
          <w:rFonts w:ascii="Arial" w:hAnsi="Arial" w:cs="Arial"/>
          <w:spacing w:val="-8"/>
        </w:rPr>
        <w:t xml:space="preserve"> </w:t>
      </w:r>
      <w:r w:rsidR="00C12992" w:rsidRPr="001058B5">
        <w:rPr>
          <w:rFonts w:ascii="Arial" w:hAnsi="Arial" w:cs="Arial"/>
        </w:rPr>
        <w:t>any</w:t>
      </w:r>
      <w:r w:rsidR="00C12992" w:rsidRPr="001058B5">
        <w:rPr>
          <w:rFonts w:ascii="Arial" w:hAnsi="Arial" w:cs="Arial"/>
          <w:spacing w:val="-8"/>
        </w:rPr>
        <w:t xml:space="preserve"> </w:t>
      </w:r>
      <w:r w:rsidR="00C12992" w:rsidRPr="001058B5">
        <w:rPr>
          <w:rFonts w:ascii="Arial" w:hAnsi="Arial" w:cs="Arial"/>
        </w:rPr>
        <w:t>module</w:t>
      </w:r>
      <w:r w:rsidR="00C12992" w:rsidRPr="001058B5">
        <w:rPr>
          <w:rFonts w:ascii="Arial" w:hAnsi="Arial" w:cs="Arial"/>
          <w:spacing w:val="-8"/>
        </w:rPr>
        <w:t xml:space="preserve"> </w:t>
      </w:r>
      <w:r w:rsidR="00C12992" w:rsidRPr="001058B5">
        <w:rPr>
          <w:rFonts w:ascii="Arial" w:hAnsi="Arial" w:cs="Arial"/>
        </w:rPr>
        <w:t>defined</w:t>
      </w:r>
      <w:r w:rsidR="00C12992" w:rsidRPr="001058B5">
        <w:rPr>
          <w:rFonts w:ascii="Arial" w:hAnsi="Arial" w:cs="Arial"/>
          <w:spacing w:val="-7"/>
        </w:rPr>
        <w:t xml:space="preserve"> </w:t>
      </w:r>
      <w:r w:rsidR="00C12992" w:rsidRPr="001058B5">
        <w:rPr>
          <w:rFonts w:ascii="Arial" w:hAnsi="Arial" w:cs="Arial"/>
        </w:rPr>
        <w:t>inside</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8"/>
        </w:rPr>
        <w:t xml:space="preserve"> </w:t>
      </w:r>
      <w:r w:rsidR="00C12992" w:rsidRPr="001058B5">
        <w:rPr>
          <w:rFonts w:ascii="Arial" w:hAnsi="Arial" w:cs="Arial"/>
        </w:rPr>
        <w:t>PL/SQL</w:t>
      </w:r>
      <w:r w:rsidR="00C12992" w:rsidRPr="001058B5">
        <w:rPr>
          <w:rFonts w:ascii="Arial" w:hAnsi="Arial" w:cs="Arial"/>
          <w:spacing w:val="-8"/>
        </w:rPr>
        <w:t xml:space="preserve"> </w:t>
      </w:r>
      <w:r w:rsidR="00C12992" w:rsidRPr="001058B5">
        <w:rPr>
          <w:rFonts w:ascii="Arial" w:hAnsi="Arial" w:cs="Arial"/>
        </w:rPr>
        <w:t>package</w:t>
      </w:r>
      <w:r w:rsidR="00C12992" w:rsidRPr="001058B5">
        <w:rPr>
          <w:rFonts w:ascii="Arial" w:hAnsi="Arial" w:cs="Arial"/>
          <w:spacing w:val="-8"/>
        </w:rPr>
        <w:t xml:space="preserve"> </w:t>
      </w:r>
      <w:r w:rsidR="00C12992" w:rsidRPr="001058B5">
        <w:rPr>
          <w:rFonts w:ascii="Arial" w:hAnsi="Arial" w:cs="Arial"/>
        </w:rPr>
        <w:t>hr.admin.</w:t>
      </w:r>
    </w:p>
    <w:p w14:paraId="6D9BBA9D" w14:textId="77777777" w:rsidR="008C539B" w:rsidRPr="001058B5" w:rsidRDefault="008C539B">
      <w:pPr>
        <w:pStyle w:val="BodyText"/>
        <w:spacing w:before="11"/>
        <w:rPr>
          <w:rFonts w:ascii="Arial" w:hAnsi="Arial" w:cs="Arial"/>
          <w:sz w:val="25"/>
        </w:rPr>
      </w:pPr>
    </w:p>
    <w:p w14:paraId="0A52FB6B" w14:textId="77777777" w:rsidR="008C539B" w:rsidRPr="001058B5" w:rsidRDefault="00C12992">
      <w:pPr>
        <w:ind w:left="1660"/>
        <w:rPr>
          <w:rFonts w:ascii="Arial" w:hAnsi="Arial" w:cs="Arial"/>
          <w:b/>
          <w:i/>
          <w:sz w:val="18"/>
        </w:rPr>
      </w:pPr>
      <w:bookmarkStart w:id="587" w:name="_bookmark665"/>
      <w:bookmarkEnd w:id="587"/>
      <w:r w:rsidRPr="001058B5">
        <w:rPr>
          <w:rFonts w:ascii="Arial" w:hAnsi="Arial" w:cs="Arial"/>
          <w:b/>
          <w:i/>
          <w:sz w:val="18"/>
        </w:rPr>
        <w:t>Example 4–5 Creating a Role Authorized by a PL/SQL Package for an Application</w:t>
      </w:r>
    </w:p>
    <w:p w14:paraId="2C83FE61" w14:textId="77777777" w:rsidR="008C539B" w:rsidRPr="001058B5" w:rsidRDefault="00C12992">
      <w:pPr>
        <w:spacing w:before="112"/>
        <w:ind w:left="1660"/>
        <w:rPr>
          <w:rFonts w:ascii="Arial" w:hAnsi="Arial" w:cs="Arial"/>
          <w:sz w:val="18"/>
        </w:rPr>
      </w:pPr>
      <w:r w:rsidRPr="001058B5">
        <w:rPr>
          <w:rFonts w:ascii="Arial" w:hAnsi="Arial" w:cs="Arial"/>
          <w:w w:val="95"/>
          <w:sz w:val="18"/>
        </w:rPr>
        <w:t>CREATE ROLE admin_role IDENTIFIED USING hr.admin;</w:t>
      </w:r>
    </w:p>
    <w:p w14:paraId="5EC2A627" w14:textId="77777777" w:rsidR="008C539B" w:rsidRPr="001058B5" w:rsidRDefault="008C539B">
      <w:pPr>
        <w:pStyle w:val="BodyText"/>
        <w:spacing w:before="2"/>
        <w:rPr>
          <w:rFonts w:ascii="Arial" w:hAnsi="Arial" w:cs="Arial"/>
          <w:sz w:val="18"/>
        </w:rPr>
      </w:pPr>
    </w:p>
    <w:p w14:paraId="6C6D1AFB" w14:textId="77777777" w:rsidR="008C539B" w:rsidRPr="001058B5" w:rsidRDefault="00C12992">
      <w:pPr>
        <w:pStyle w:val="BodyText"/>
        <w:ind w:left="1660"/>
        <w:rPr>
          <w:rFonts w:ascii="Arial" w:hAnsi="Arial" w:cs="Arial"/>
        </w:rPr>
      </w:pPr>
      <w:r w:rsidRPr="001058B5">
        <w:rPr>
          <w:rFonts w:ascii="Arial" w:hAnsi="Arial" w:cs="Arial"/>
        </w:rPr>
        <w:t>See the following for more information about secure application roles:</w:t>
      </w:r>
    </w:p>
    <w:p w14:paraId="30B0EFD8"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 xml:space="preserve">"Securing Role Privileges by Using Secure Application Roles" </w:t>
        </w:r>
      </w:hyperlink>
      <w:hyperlink w:anchor="_bookmark707" w:history="1">
        <w:r w:rsidRPr="001058B5">
          <w:rPr>
            <w:rFonts w:ascii="Arial" w:hAnsi="Arial" w:cs="Arial"/>
          </w:rPr>
          <w:t>on page 4-22</w:t>
        </w:r>
      </w:hyperlink>
    </w:p>
    <w:p w14:paraId="0EEDF13C" w14:textId="77777777" w:rsidR="008C539B" w:rsidRPr="001058B5" w:rsidRDefault="00C12992">
      <w:pPr>
        <w:pStyle w:val="BodyText"/>
        <w:spacing w:before="117" w:line="232" w:lineRule="auto"/>
        <w:ind w:left="2020" w:right="1456"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 xml:space="preserve">"Creating Secure Application Roles to Control Access to Applications" </w:t>
        </w:r>
      </w:hyperlink>
      <w:hyperlink w:anchor="_bookmark1037" w:history="1">
        <w:r w:rsidRPr="001058B5">
          <w:rPr>
            <w:rFonts w:ascii="Arial" w:hAnsi="Arial" w:cs="Arial"/>
          </w:rPr>
          <w:t>on</w:t>
        </w:r>
      </w:hyperlink>
      <w:hyperlink w:anchor="_bookmark1037" w:history="1">
        <w:r w:rsidRPr="001058B5">
          <w:rPr>
            <w:rFonts w:ascii="Arial" w:hAnsi="Arial" w:cs="Arial"/>
          </w:rPr>
          <w:t xml:space="preserve"> page 5-12</w:t>
        </w:r>
      </w:hyperlink>
    </w:p>
    <w:p w14:paraId="594C5460" w14:textId="77777777" w:rsidR="008C539B" w:rsidRPr="001058B5" w:rsidRDefault="00C12992">
      <w:pPr>
        <w:spacing w:before="120"/>
        <w:ind w:left="166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604DCEF3" w14:textId="77777777" w:rsidR="008C539B" w:rsidRPr="001058B5" w:rsidRDefault="008C539B">
      <w:pPr>
        <w:pStyle w:val="BodyText"/>
        <w:spacing w:before="10"/>
        <w:rPr>
          <w:rFonts w:ascii="Arial" w:hAnsi="Arial" w:cs="Arial"/>
          <w:i/>
          <w:sz w:val="23"/>
        </w:rPr>
      </w:pPr>
    </w:p>
    <w:p w14:paraId="24092595" w14:textId="77777777" w:rsidR="008C539B" w:rsidRPr="001058B5" w:rsidRDefault="00C12992">
      <w:pPr>
        <w:pStyle w:val="Heading6"/>
        <w:spacing w:before="1"/>
        <w:ind w:left="1660"/>
      </w:pPr>
      <w:bookmarkStart w:id="588" w:name="Authorizing_a_Role_by_Using_an_External_"/>
      <w:bookmarkStart w:id="589" w:name="_bookmark666"/>
      <w:bookmarkEnd w:id="588"/>
      <w:bookmarkEnd w:id="589"/>
      <w:r w:rsidRPr="001058B5">
        <w:t>Authorizing a Role by Using an External Source</w:t>
      </w:r>
    </w:p>
    <w:p w14:paraId="0DF38EC9" w14:textId="77777777" w:rsidR="008C539B" w:rsidRPr="001058B5" w:rsidRDefault="00C12992">
      <w:pPr>
        <w:pStyle w:val="BodyText"/>
        <w:spacing w:before="55" w:line="232" w:lineRule="auto"/>
        <w:ind w:left="1660" w:right="848"/>
        <w:rPr>
          <w:rFonts w:ascii="Arial" w:hAnsi="Arial" w:cs="Arial"/>
        </w:rPr>
      </w:pPr>
      <w:r w:rsidRPr="001058B5">
        <w:rPr>
          <w:rFonts w:ascii="Arial" w:hAnsi="Arial" w:cs="Arial"/>
        </w:rPr>
        <w:t>You can define the external role locally in the database, but you cannot grant the</w:t>
      </w:r>
      <w:bookmarkStart w:id="590" w:name="_bookmark667"/>
      <w:bookmarkStart w:id="591" w:name="_bookmark668"/>
      <w:bookmarkEnd w:id="590"/>
      <w:bookmarkEnd w:id="591"/>
      <w:r w:rsidRPr="001058B5">
        <w:rPr>
          <w:rFonts w:ascii="Arial" w:hAnsi="Arial" w:cs="Arial"/>
        </w:rPr>
        <w:t xml:space="preserve"> external role to global users, to global roles, or to any other roles in the database. You can create roles that are authorized by the operating system or network clients.</w:t>
      </w:r>
    </w:p>
    <w:p w14:paraId="53B97D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0E181D36" w14:textId="77777777" w:rsidR="008C539B" w:rsidRPr="001058B5" w:rsidRDefault="008C539B">
      <w:pPr>
        <w:pStyle w:val="BodyText"/>
        <w:spacing w:before="5"/>
        <w:rPr>
          <w:rFonts w:ascii="Arial" w:hAnsi="Arial" w:cs="Arial"/>
          <w:sz w:val="25"/>
        </w:rPr>
      </w:pPr>
    </w:p>
    <w:p w14:paraId="4E256AA5" w14:textId="77777777" w:rsidR="008C539B" w:rsidRPr="001058B5" w:rsidRDefault="008D1AB8">
      <w:pPr>
        <w:pStyle w:val="BodyText"/>
        <w:spacing w:before="103" w:line="228" w:lineRule="auto"/>
        <w:ind w:left="2260" w:right="185"/>
        <w:rPr>
          <w:rFonts w:ascii="Arial" w:hAnsi="Arial" w:cs="Arial"/>
        </w:rPr>
      </w:pPr>
      <w:hyperlink w:anchor="_bookmark670"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4–6</w:t>
        </w:r>
        <w:bookmarkStart w:id="592" w:name="_bookmark669"/>
        <w:bookmarkEnd w:id="592"/>
        <w:r w:rsidR="00C12992" w:rsidRPr="001058B5">
          <w:rPr>
            <w:rFonts w:ascii="Arial" w:hAnsi="Arial" w:cs="Arial"/>
            <w:color w:val="0000CC"/>
            <w:spacing w:val="-15"/>
          </w:rPr>
          <w:t xml:space="preserve"> </w:t>
        </w:r>
      </w:hyperlink>
      <w:r w:rsidR="00C12992" w:rsidRPr="001058B5">
        <w:rPr>
          <w:rFonts w:ascii="Arial" w:hAnsi="Arial" w:cs="Arial"/>
        </w:rPr>
        <w:t>creates</w:t>
      </w:r>
      <w:r w:rsidR="00C12992" w:rsidRPr="001058B5">
        <w:rPr>
          <w:rFonts w:ascii="Arial" w:hAnsi="Arial" w:cs="Arial"/>
          <w:spacing w:val="-14"/>
        </w:rPr>
        <w:t xml:space="preserve"> </w:t>
      </w:r>
      <w:r w:rsidR="00C12992" w:rsidRPr="001058B5">
        <w:rPr>
          <w:rFonts w:ascii="Arial" w:hAnsi="Arial" w:cs="Arial"/>
        </w:rPr>
        <w:t>a</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6"/>
        </w:rPr>
        <w:t xml:space="preserve"> </w:t>
      </w:r>
      <w:r w:rsidR="00C12992" w:rsidRPr="001058B5">
        <w:rPr>
          <w:rFonts w:ascii="Arial" w:hAnsi="Arial" w:cs="Arial"/>
        </w:rPr>
        <w:t>named</w:t>
      </w:r>
      <w:r w:rsidR="00C12992" w:rsidRPr="001058B5">
        <w:rPr>
          <w:rFonts w:ascii="Arial" w:hAnsi="Arial" w:cs="Arial"/>
          <w:spacing w:val="-14"/>
        </w:rPr>
        <w:t xml:space="preserve"> </w:t>
      </w:r>
      <w:r w:rsidR="00C12992" w:rsidRPr="001058B5">
        <w:rPr>
          <w:rFonts w:ascii="Arial" w:hAnsi="Arial" w:cs="Arial"/>
        </w:rPr>
        <w:t>accts_rec</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requires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15"/>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authorized by an external source before it can be</w:t>
      </w:r>
      <w:r w:rsidR="00C12992" w:rsidRPr="001058B5">
        <w:rPr>
          <w:rFonts w:ascii="Arial" w:hAnsi="Arial" w:cs="Arial"/>
          <w:spacing w:val="-8"/>
        </w:rPr>
        <w:t xml:space="preserve"> </w:t>
      </w:r>
      <w:r w:rsidR="00C12992" w:rsidRPr="001058B5">
        <w:rPr>
          <w:rFonts w:ascii="Arial" w:hAnsi="Arial" w:cs="Arial"/>
        </w:rPr>
        <w:t>enabled:</w:t>
      </w:r>
    </w:p>
    <w:p w14:paraId="0C792778" w14:textId="77777777" w:rsidR="008C539B" w:rsidRPr="001058B5" w:rsidRDefault="008C539B">
      <w:pPr>
        <w:pStyle w:val="BodyText"/>
        <w:rPr>
          <w:rFonts w:ascii="Arial" w:hAnsi="Arial" w:cs="Arial"/>
          <w:sz w:val="26"/>
        </w:rPr>
      </w:pPr>
    </w:p>
    <w:p w14:paraId="1EEBCCCF" w14:textId="77777777" w:rsidR="008C539B" w:rsidRPr="001058B5" w:rsidRDefault="00C12992">
      <w:pPr>
        <w:ind w:left="2260"/>
        <w:rPr>
          <w:rFonts w:ascii="Arial" w:hAnsi="Arial" w:cs="Arial"/>
          <w:b/>
          <w:i/>
          <w:sz w:val="18"/>
        </w:rPr>
      </w:pPr>
      <w:bookmarkStart w:id="593" w:name="_bookmark670"/>
      <w:bookmarkEnd w:id="593"/>
      <w:r w:rsidRPr="001058B5">
        <w:rPr>
          <w:rFonts w:ascii="Arial" w:hAnsi="Arial" w:cs="Arial"/>
          <w:b/>
          <w:i/>
          <w:sz w:val="18"/>
        </w:rPr>
        <w:t>Example 4–6 Creating a Role Authorized by an External Source</w:t>
      </w:r>
    </w:p>
    <w:p w14:paraId="571CED1A"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accts_rec IDENTIFIED EXTERNALLY;</w:t>
      </w:r>
    </w:p>
    <w:p w14:paraId="0BC0D85D" w14:textId="77777777" w:rsidR="008C539B" w:rsidRPr="001058B5" w:rsidRDefault="008C539B">
      <w:pPr>
        <w:pStyle w:val="BodyText"/>
        <w:rPr>
          <w:rFonts w:ascii="Arial" w:hAnsi="Arial" w:cs="Arial"/>
          <w:sz w:val="18"/>
        </w:rPr>
      </w:pPr>
    </w:p>
    <w:p w14:paraId="00391A11" w14:textId="77777777" w:rsidR="008C539B" w:rsidRPr="001058B5" w:rsidRDefault="008C539B">
      <w:pPr>
        <w:pStyle w:val="BodyText"/>
        <w:rPr>
          <w:rFonts w:ascii="Arial" w:hAnsi="Arial" w:cs="Arial"/>
          <w:sz w:val="22"/>
        </w:rPr>
      </w:pPr>
    </w:p>
    <w:p w14:paraId="29A9AD15" w14:textId="77777777" w:rsidR="008C539B" w:rsidRPr="001058B5" w:rsidRDefault="00C12992">
      <w:pPr>
        <w:pStyle w:val="BodyText"/>
        <w:spacing w:before="1" w:line="232" w:lineRule="auto"/>
        <w:ind w:left="2260" w:right="102"/>
        <w:rPr>
          <w:rFonts w:ascii="Arial" w:hAnsi="Arial" w:cs="Arial"/>
        </w:rPr>
      </w:pPr>
      <w:r w:rsidRPr="001058B5">
        <w:rPr>
          <w:rFonts w:ascii="Arial" w:hAnsi="Arial" w:cs="Arial"/>
          <w:b/>
          <w:spacing w:val="-17"/>
        </w:rPr>
        <w:t xml:space="preserve">Authorizing </w:t>
      </w:r>
      <w:r w:rsidRPr="001058B5">
        <w:rPr>
          <w:rFonts w:ascii="Arial" w:hAnsi="Arial" w:cs="Arial"/>
          <w:b/>
        </w:rPr>
        <w:t xml:space="preserve">a </w:t>
      </w:r>
      <w:r w:rsidRPr="001058B5">
        <w:rPr>
          <w:rFonts w:ascii="Arial" w:hAnsi="Arial" w:cs="Arial"/>
          <w:b/>
          <w:spacing w:val="-15"/>
        </w:rPr>
        <w:t xml:space="preserve">Role </w:t>
      </w:r>
      <w:r w:rsidRPr="001058B5">
        <w:rPr>
          <w:rFonts w:ascii="Arial" w:hAnsi="Arial" w:cs="Arial"/>
          <w:b/>
          <w:spacing w:val="-13"/>
        </w:rPr>
        <w:t xml:space="preserve">by </w:t>
      </w:r>
      <w:r w:rsidRPr="001058B5">
        <w:rPr>
          <w:rFonts w:ascii="Arial" w:hAnsi="Arial" w:cs="Arial"/>
          <w:b/>
          <w:spacing w:val="-16"/>
        </w:rPr>
        <w:t xml:space="preserve">Using </w:t>
      </w:r>
      <w:r w:rsidRPr="001058B5">
        <w:rPr>
          <w:rFonts w:ascii="Arial" w:hAnsi="Arial" w:cs="Arial"/>
          <w:b/>
          <w:spacing w:val="-12"/>
        </w:rPr>
        <w:t xml:space="preserve">the </w:t>
      </w:r>
      <w:r w:rsidRPr="001058B5">
        <w:rPr>
          <w:rFonts w:ascii="Arial" w:hAnsi="Arial" w:cs="Arial"/>
          <w:b/>
          <w:spacing w:val="-17"/>
        </w:rPr>
        <w:t xml:space="preserve">Operating </w:t>
      </w:r>
      <w:r w:rsidRPr="001058B5">
        <w:rPr>
          <w:rFonts w:ascii="Arial" w:hAnsi="Arial" w:cs="Arial"/>
          <w:b/>
          <w:spacing w:val="-16"/>
        </w:rPr>
        <w:t xml:space="preserve">System </w:t>
      </w:r>
      <w:r w:rsidRPr="001058B5">
        <w:rPr>
          <w:rFonts w:ascii="Arial" w:hAnsi="Arial" w:cs="Arial"/>
        </w:rPr>
        <w:t xml:space="preserve">Role authentication through the operating system is useful only when the operating system is able to dynamically link operating system privileges with applications. When a user starts an application, the operating system grants an operating system privilege to the </w:t>
      </w:r>
      <w:r w:rsidRPr="001058B5">
        <w:rPr>
          <w:rFonts w:ascii="Arial" w:hAnsi="Arial" w:cs="Arial"/>
          <w:spacing w:val="-3"/>
        </w:rPr>
        <w:t xml:space="preserve">user. </w:t>
      </w:r>
      <w:r w:rsidRPr="001058B5">
        <w:rPr>
          <w:rFonts w:ascii="Arial" w:hAnsi="Arial" w:cs="Arial"/>
        </w:rPr>
        <w:t xml:space="preserve">The granted operating system privilege corresponds to the role associated with the application. At this point, the application can enable the application role. When the application is terminated, the previously granted operating system privilege is revoked from the operating system account of the </w:t>
      </w:r>
      <w:r w:rsidRPr="001058B5">
        <w:rPr>
          <w:rFonts w:ascii="Arial" w:hAnsi="Arial" w:cs="Arial"/>
          <w:spacing w:val="-4"/>
        </w:rPr>
        <w:t>user.</w:t>
      </w:r>
    </w:p>
    <w:p w14:paraId="6D61CD3A" w14:textId="77777777" w:rsidR="008C539B" w:rsidRPr="001058B5" w:rsidRDefault="00C12992">
      <w:pPr>
        <w:pStyle w:val="BodyText"/>
        <w:spacing w:before="111" w:line="232" w:lineRule="auto"/>
        <w:ind w:left="2260" w:right="185"/>
        <w:rPr>
          <w:rFonts w:ascii="Arial" w:hAnsi="Arial" w:cs="Arial"/>
        </w:rPr>
      </w:pPr>
      <w:r w:rsidRPr="001058B5">
        <w:rPr>
          <w:rFonts w:ascii="Arial" w:hAnsi="Arial" w:cs="Arial"/>
        </w:rPr>
        <w:t>If a role is authorized by the operating system, then you must configure information for each user at the operating system level. This operation is operating system</w:t>
      </w:r>
      <w:bookmarkStart w:id="594" w:name="_bookmark671"/>
      <w:bookmarkEnd w:id="594"/>
      <w:r w:rsidRPr="001058B5">
        <w:rPr>
          <w:rFonts w:ascii="Arial" w:hAnsi="Arial" w:cs="Arial"/>
        </w:rPr>
        <w:t xml:space="preserve"> depe</w:t>
      </w:r>
      <w:bookmarkStart w:id="595" w:name="_bookmark672"/>
      <w:bookmarkEnd w:id="595"/>
      <w:r w:rsidRPr="001058B5">
        <w:rPr>
          <w:rFonts w:ascii="Arial" w:hAnsi="Arial" w:cs="Arial"/>
        </w:rPr>
        <w:t>ndent.</w:t>
      </w:r>
    </w:p>
    <w:p w14:paraId="5C0B270D" w14:textId="77777777" w:rsidR="008C539B" w:rsidRPr="001058B5" w:rsidRDefault="00C12992">
      <w:pPr>
        <w:pStyle w:val="BodyText"/>
        <w:spacing w:before="117" w:line="232" w:lineRule="auto"/>
        <w:ind w:left="2260" w:right="848"/>
        <w:rPr>
          <w:rFonts w:ascii="Arial" w:hAnsi="Arial" w:cs="Arial"/>
        </w:rPr>
      </w:pPr>
      <w:r w:rsidRPr="001058B5">
        <w:rPr>
          <w:rFonts w:ascii="Arial" w:hAnsi="Arial" w:cs="Arial"/>
        </w:rPr>
        <w:t>If roles are granted by the operating system, then you do not need to have the operating system authorize them also.</w:t>
      </w:r>
    </w:p>
    <w:p w14:paraId="32E5F6AA" w14:textId="77777777" w:rsidR="008C539B" w:rsidRPr="001058B5" w:rsidRDefault="00C12992">
      <w:pPr>
        <w:pStyle w:val="BodyText"/>
        <w:spacing w:before="211" w:line="232" w:lineRule="auto"/>
        <w:ind w:left="2980" w:right="1144"/>
        <w:rPr>
          <w:rFonts w:ascii="Arial" w:hAnsi="Arial" w:cs="Arial"/>
        </w:rPr>
      </w:pPr>
      <w:r w:rsidRPr="001058B5">
        <w:rPr>
          <w:rFonts w:ascii="Arial" w:hAnsi="Arial" w:cs="Arial"/>
          <w:b/>
          <w:sz w:val="19"/>
        </w:rPr>
        <w:t xml:space="preserve">See Also: </w:t>
      </w:r>
      <w:hyperlink w:anchor="_bookmark846" w:history="1">
        <w:r w:rsidRPr="001058B5">
          <w:rPr>
            <w:rFonts w:ascii="Arial" w:hAnsi="Arial" w:cs="Arial"/>
            <w:color w:val="0000CC"/>
          </w:rPr>
          <w:t>"Granting Roles Using the Operating System or</w:t>
        </w:r>
      </w:hyperlink>
      <w:r w:rsidRPr="001058B5">
        <w:rPr>
          <w:rFonts w:ascii="Arial" w:hAnsi="Arial" w:cs="Arial"/>
          <w:color w:val="0000CC"/>
        </w:rPr>
        <w:t xml:space="preserve"> </w:t>
      </w:r>
      <w:hyperlink w:anchor="_bookmark846" w:history="1">
        <w:r w:rsidRPr="001058B5">
          <w:rPr>
            <w:rFonts w:ascii="Arial" w:hAnsi="Arial" w:cs="Arial"/>
            <w:color w:val="0000CC"/>
          </w:rPr>
          <w:t>Network"</w:t>
        </w:r>
        <w:r w:rsidRPr="001058B5">
          <w:rPr>
            <w:rFonts w:ascii="Arial" w:hAnsi="Arial" w:cs="Arial"/>
            <w:color w:val="0000CC"/>
            <w:spacing w:val="-8"/>
          </w:rPr>
          <w:t xml:space="preserve"> </w:t>
        </w:r>
      </w:hyperlink>
      <w:hyperlink w:anchor="_bookmark846" w:history="1">
        <w:r w:rsidRPr="001058B5">
          <w:rPr>
            <w:rFonts w:ascii="Arial" w:hAnsi="Arial" w:cs="Arial"/>
          </w:rPr>
          <w:t>on</w:t>
        </w:r>
        <w:r w:rsidRPr="001058B5">
          <w:rPr>
            <w:rFonts w:ascii="Arial" w:hAnsi="Arial" w:cs="Arial"/>
            <w:spacing w:val="-7"/>
          </w:rPr>
          <w:t xml:space="preserve"> </w:t>
        </w:r>
        <w:r w:rsidRPr="001058B5">
          <w:rPr>
            <w:rFonts w:ascii="Arial" w:hAnsi="Arial" w:cs="Arial"/>
          </w:rPr>
          <w:t>page</w:t>
        </w:r>
        <w:r w:rsidRPr="001058B5">
          <w:rPr>
            <w:rFonts w:ascii="Arial" w:hAnsi="Arial" w:cs="Arial"/>
            <w:spacing w:val="-4"/>
          </w:rPr>
          <w:t xml:space="preserve"> </w:t>
        </w:r>
        <w:r w:rsidRPr="001058B5">
          <w:rPr>
            <w:rFonts w:ascii="Arial" w:hAnsi="Arial" w:cs="Arial"/>
          </w:rPr>
          <w:t>4-45</w:t>
        </w:r>
        <w:r w:rsidRPr="001058B5">
          <w:rPr>
            <w:rFonts w:ascii="Arial" w:hAnsi="Arial" w:cs="Arial"/>
            <w:spacing w:val="-7"/>
          </w:rPr>
          <w:t xml:space="preserve"> </w:t>
        </w:r>
      </w:hyperlink>
      <w:r w:rsidRPr="001058B5">
        <w:rPr>
          <w:rFonts w:ascii="Arial" w:hAnsi="Arial" w:cs="Arial"/>
        </w:rPr>
        <w:t>for</w:t>
      </w:r>
      <w:r w:rsidRPr="001058B5">
        <w:rPr>
          <w:rFonts w:ascii="Arial" w:hAnsi="Arial" w:cs="Arial"/>
          <w:spacing w:val="-8"/>
        </w:rPr>
        <w:t xml:space="preserve"> </w:t>
      </w:r>
      <w:r w:rsidRPr="001058B5">
        <w:rPr>
          <w:rFonts w:ascii="Arial" w:hAnsi="Arial" w:cs="Arial"/>
        </w:rPr>
        <w:t>more</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about</w:t>
      </w:r>
      <w:r w:rsidRPr="001058B5">
        <w:rPr>
          <w:rFonts w:ascii="Arial" w:hAnsi="Arial" w:cs="Arial"/>
          <w:spacing w:val="-8"/>
        </w:rPr>
        <w:t xml:space="preserve"> </w:t>
      </w:r>
      <w:r w:rsidRPr="001058B5">
        <w:rPr>
          <w:rFonts w:ascii="Arial" w:hAnsi="Arial" w:cs="Arial"/>
        </w:rPr>
        <w:t>roles</w:t>
      </w:r>
      <w:r w:rsidRPr="001058B5">
        <w:rPr>
          <w:rFonts w:ascii="Arial" w:hAnsi="Arial" w:cs="Arial"/>
          <w:spacing w:val="-8"/>
        </w:rPr>
        <w:t xml:space="preserve"> </w:t>
      </w:r>
      <w:r w:rsidRPr="001058B5">
        <w:rPr>
          <w:rFonts w:ascii="Arial" w:hAnsi="Arial" w:cs="Arial"/>
        </w:rPr>
        <w:t>granted</w:t>
      </w:r>
      <w:r w:rsidRPr="001058B5">
        <w:rPr>
          <w:rFonts w:ascii="Arial" w:hAnsi="Arial" w:cs="Arial"/>
          <w:spacing w:val="-8"/>
        </w:rPr>
        <w:t xml:space="preserve"> </w:t>
      </w:r>
      <w:r w:rsidRPr="001058B5">
        <w:rPr>
          <w:rFonts w:ascii="Arial" w:hAnsi="Arial" w:cs="Arial"/>
        </w:rPr>
        <w:t>by the operating system</w:t>
      </w:r>
    </w:p>
    <w:p w14:paraId="3B34A289" w14:textId="77777777" w:rsidR="008C539B" w:rsidRPr="001058B5" w:rsidRDefault="008C539B">
      <w:pPr>
        <w:pStyle w:val="BodyText"/>
        <w:spacing w:before="5"/>
        <w:rPr>
          <w:rFonts w:ascii="Arial" w:hAnsi="Arial" w:cs="Arial"/>
          <w:sz w:val="12"/>
        </w:rPr>
      </w:pPr>
    </w:p>
    <w:p w14:paraId="6D4C463F" w14:textId="77777777" w:rsidR="008C539B" w:rsidRPr="001058B5" w:rsidRDefault="00C12992">
      <w:pPr>
        <w:pStyle w:val="BodyText"/>
        <w:spacing w:before="106" w:line="232" w:lineRule="auto"/>
        <w:ind w:left="2260" w:right="185" w:hanging="1"/>
        <w:rPr>
          <w:rFonts w:ascii="Arial" w:hAnsi="Arial" w:cs="Arial"/>
        </w:rPr>
      </w:pPr>
      <w:r w:rsidRPr="001058B5">
        <w:rPr>
          <w:rFonts w:ascii="Arial" w:hAnsi="Arial" w:cs="Arial"/>
          <w:b/>
          <w:spacing w:val="-17"/>
        </w:rPr>
        <w:t>Authorizing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5"/>
        </w:rPr>
        <w:t>Role</w:t>
      </w:r>
      <w:r w:rsidRPr="001058B5">
        <w:rPr>
          <w:rFonts w:ascii="Arial" w:hAnsi="Arial" w:cs="Arial"/>
          <w:b/>
          <w:spacing w:val="-31"/>
        </w:rPr>
        <w:t xml:space="preserve"> </w:t>
      </w:r>
      <w:r w:rsidRPr="001058B5">
        <w:rPr>
          <w:rFonts w:ascii="Arial" w:hAnsi="Arial" w:cs="Arial"/>
          <w:b/>
          <w:spacing w:val="-13"/>
        </w:rPr>
        <w:t>by</w:t>
      </w:r>
      <w:r w:rsidRPr="001058B5">
        <w:rPr>
          <w:rFonts w:ascii="Arial" w:hAnsi="Arial" w:cs="Arial"/>
          <w:b/>
          <w:spacing w:val="-32"/>
        </w:rPr>
        <w:t xml:space="preserve"> </w:t>
      </w:r>
      <w:r w:rsidRPr="001058B5">
        <w:rPr>
          <w:rFonts w:ascii="Arial" w:hAnsi="Arial" w:cs="Arial"/>
          <w:b/>
          <w:spacing w:val="-16"/>
        </w:rPr>
        <w:t>Using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8"/>
        </w:rPr>
        <w:t>Network</w:t>
      </w:r>
      <w:r w:rsidRPr="001058B5">
        <w:rPr>
          <w:rFonts w:ascii="Arial" w:hAnsi="Arial" w:cs="Arial"/>
          <w:b/>
          <w:spacing w:val="-31"/>
        </w:rPr>
        <w:t xml:space="preserve"> </w:t>
      </w:r>
      <w:r w:rsidRPr="001058B5">
        <w:rPr>
          <w:rFonts w:ascii="Arial" w:hAnsi="Arial" w:cs="Arial"/>
          <w:b/>
          <w:spacing w:val="-15"/>
        </w:rPr>
        <w:t>Clien</w:t>
      </w:r>
      <w:bookmarkStart w:id="596" w:name="_bookmark674"/>
      <w:bookmarkEnd w:id="596"/>
      <w:r w:rsidRPr="001058B5">
        <w:rPr>
          <w:rFonts w:ascii="Arial" w:hAnsi="Arial" w:cs="Arial"/>
          <w:b/>
          <w:spacing w:val="-15"/>
        </w:rPr>
        <w:t>t</w:t>
      </w:r>
      <w:bookmarkStart w:id="597" w:name="_bookmark675"/>
      <w:bookmarkEnd w:id="597"/>
      <w:r w:rsidRPr="001058B5">
        <w:rPr>
          <w:rFonts w:ascii="Arial" w:hAnsi="Arial" w:cs="Arial"/>
          <w:b/>
          <w:spacing w:val="18"/>
        </w:rPr>
        <w:t xml:space="preserve"> </w:t>
      </w:r>
      <w:r w:rsidRPr="001058B5">
        <w:rPr>
          <w:rFonts w:ascii="Arial" w:hAnsi="Arial" w:cs="Arial"/>
        </w:rPr>
        <w:t>If</w:t>
      </w:r>
      <w:r w:rsidRPr="001058B5">
        <w:rPr>
          <w:rFonts w:ascii="Arial" w:hAnsi="Arial" w:cs="Arial"/>
          <w:spacing w:val="-2"/>
        </w:rPr>
        <w:t xml:space="preserve"> </w:t>
      </w:r>
      <w:r w:rsidRPr="001058B5">
        <w:rPr>
          <w:rFonts w:ascii="Arial" w:hAnsi="Arial" w:cs="Arial"/>
        </w:rPr>
        <w:t>users</w:t>
      </w:r>
      <w:r w:rsidRPr="001058B5">
        <w:rPr>
          <w:rFonts w:ascii="Arial" w:hAnsi="Arial" w:cs="Arial"/>
          <w:spacing w:val="-2"/>
        </w:rPr>
        <w:t xml:space="preserve"> </w:t>
      </w:r>
      <w:r w:rsidRPr="001058B5">
        <w:rPr>
          <w:rFonts w:ascii="Arial" w:hAnsi="Arial" w:cs="Arial"/>
        </w:rPr>
        <w:t>connect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 database</w:t>
      </w:r>
      <w:r w:rsidRPr="001058B5">
        <w:rPr>
          <w:rFonts w:ascii="Arial" w:hAnsi="Arial" w:cs="Arial"/>
          <w:spacing w:val="-3"/>
        </w:rPr>
        <w:t xml:space="preserve"> </w:t>
      </w:r>
      <w:r w:rsidRPr="001058B5">
        <w:rPr>
          <w:rFonts w:ascii="Arial" w:hAnsi="Arial" w:cs="Arial"/>
        </w:rPr>
        <w:t>over</w:t>
      </w:r>
      <w:r w:rsidRPr="001058B5">
        <w:rPr>
          <w:rFonts w:ascii="Arial" w:hAnsi="Arial" w:cs="Arial"/>
          <w:spacing w:val="-3"/>
        </w:rPr>
        <w:t xml:space="preserve"> </w:t>
      </w:r>
      <w:r w:rsidRPr="001058B5">
        <w:rPr>
          <w:rFonts w:ascii="Arial" w:hAnsi="Arial" w:cs="Arial"/>
        </w:rPr>
        <w:t>Oracle Net, then by default, the operating system cannot authenticate their roles. This includes connections through a shared server configuration, as this connection requires Oracle Net. This restriction is the default because a remote user could impersonate another operating system user over a network connection. Oracle</w:t>
      </w:r>
      <w:bookmarkStart w:id="598" w:name="_bookmark673"/>
      <w:bookmarkEnd w:id="598"/>
      <w:r w:rsidRPr="001058B5">
        <w:rPr>
          <w:rFonts w:ascii="Arial" w:hAnsi="Arial" w:cs="Arial"/>
        </w:rPr>
        <w:t xml:space="preserve"> recommends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3"/>
        </w:rPr>
        <w:t xml:space="preserve"> </w:t>
      </w:r>
      <w:r w:rsidRPr="001058B5">
        <w:rPr>
          <w:rFonts w:ascii="Arial" w:hAnsi="Arial" w:cs="Arial"/>
        </w:rPr>
        <w:t>REMOT</w:t>
      </w:r>
      <w:bookmarkStart w:id="599" w:name="_bookmark676"/>
      <w:bookmarkEnd w:id="599"/>
      <w:r w:rsidRPr="001058B5">
        <w:rPr>
          <w:rFonts w:ascii="Arial" w:hAnsi="Arial" w:cs="Arial"/>
        </w:rPr>
        <w:t>E_OS_ROLES</w:t>
      </w:r>
      <w:r w:rsidRPr="001058B5">
        <w:rPr>
          <w:rFonts w:ascii="Arial" w:hAnsi="Arial" w:cs="Arial"/>
          <w:spacing w:val="-89"/>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FALSE,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default.</w:t>
      </w:r>
    </w:p>
    <w:p w14:paraId="222FCEFB" w14:textId="77777777" w:rsidR="008C539B" w:rsidRPr="001058B5" w:rsidRDefault="00C12992">
      <w:pPr>
        <w:pStyle w:val="BodyText"/>
        <w:spacing w:before="111" w:line="230" w:lineRule="auto"/>
        <w:ind w:left="2259" w:right="102"/>
        <w:rPr>
          <w:rFonts w:ascii="Arial" w:hAnsi="Arial" w:cs="Arial"/>
        </w:rPr>
      </w:pPr>
      <w:r w:rsidRPr="001058B5">
        <w:rPr>
          <w:rFonts w:ascii="Arial" w:hAnsi="Arial" w:cs="Arial"/>
        </w:rPr>
        <w:t>If</w:t>
      </w:r>
      <w:r w:rsidRPr="001058B5">
        <w:rPr>
          <w:rFonts w:ascii="Arial" w:hAnsi="Arial" w:cs="Arial"/>
          <w:spacing w:val="-3"/>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not</w:t>
      </w:r>
      <w:r w:rsidRPr="001058B5">
        <w:rPr>
          <w:rFonts w:ascii="Arial" w:hAnsi="Arial" w:cs="Arial"/>
          <w:spacing w:val="-4"/>
        </w:rPr>
        <w:t xml:space="preserve"> </w:t>
      </w:r>
      <w:r w:rsidRPr="001058B5">
        <w:rPr>
          <w:rFonts w:ascii="Arial" w:hAnsi="Arial" w:cs="Arial"/>
        </w:rPr>
        <w:t>concerned</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3"/>
        </w:rPr>
        <w:t xml:space="preserve"> </w:t>
      </w:r>
      <w:r w:rsidRPr="001058B5">
        <w:rPr>
          <w:rFonts w:ascii="Arial" w:hAnsi="Arial" w:cs="Arial"/>
        </w:rPr>
        <w:t>this</w:t>
      </w:r>
      <w:r w:rsidRPr="001058B5">
        <w:rPr>
          <w:rFonts w:ascii="Arial" w:hAnsi="Arial" w:cs="Arial"/>
          <w:spacing w:val="-3"/>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risk</w:t>
      </w:r>
      <w:r w:rsidRPr="001058B5">
        <w:rPr>
          <w:rFonts w:ascii="Arial" w:hAnsi="Arial" w:cs="Arial"/>
          <w:spacing w:val="-3"/>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want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operating</w:t>
      </w:r>
      <w:r w:rsidRPr="001058B5">
        <w:rPr>
          <w:rFonts w:ascii="Arial" w:hAnsi="Arial" w:cs="Arial"/>
          <w:spacing w:val="-3"/>
        </w:rPr>
        <w:t xml:space="preserve"> </w:t>
      </w:r>
      <w:r w:rsidRPr="001058B5">
        <w:rPr>
          <w:rFonts w:ascii="Arial" w:hAnsi="Arial" w:cs="Arial"/>
        </w:rPr>
        <w:t>system</w:t>
      </w:r>
      <w:r w:rsidRPr="001058B5">
        <w:rPr>
          <w:rFonts w:ascii="Arial" w:hAnsi="Arial" w:cs="Arial"/>
          <w:spacing w:val="-3"/>
        </w:rPr>
        <w:t xml:space="preserve"> </w:t>
      </w:r>
      <w:r w:rsidRPr="001058B5">
        <w:rPr>
          <w:rFonts w:ascii="Arial" w:hAnsi="Arial" w:cs="Arial"/>
        </w:rPr>
        <w:t>role authentication for network clients, then set the initialization parameter REMOTE_OS_ ROLES</w:t>
      </w:r>
      <w:r w:rsidRPr="001058B5">
        <w:rPr>
          <w:rFonts w:ascii="Arial" w:hAnsi="Arial" w:cs="Arial"/>
          <w:spacing w:val="-89"/>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initialization</w:t>
      </w:r>
      <w:r w:rsidRPr="001058B5">
        <w:rPr>
          <w:rFonts w:ascii="Arial" w:hAnsi="Arial" w:cs="Arial"/>
          <w:spacing w:val="-13"/>
        </w:rPr>
        <w:t xml:space="preserve"> </w:t>
      </w:r>
      <w:r w:rsidRPr="001058B5">
        <w:rPr>
          <w:rFonts w:ascii="Arial" w:hAnsi="Arial" w:cs="Arial"/>
        </w:rPr>
        <w:t>parameter</w:t>
      </w:r>
      <w:r w:rsidRPr="001058B5">
        <w:rPr>
          <w:rFonts w:ascii="Arial" w:hAnsi="Arial" w:cs="Arial"/>
          <w:spacing w:val="-13"/>
        </w:rPr>
        <w:t xml:space="preserve"> </w:t>
      </w:r>
      <w:r w:rsidRPr="001058B5">
        <w:rPr>
          <w:rFonts w:ascii="Arial" w:hAnsi="Arial" w:cs="Arial"/>
        </w:rPr>
        <w:t>file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change</w:t>
      </w:r>
      <w:r w:rsidRPr="001058B5">
        <w:rPr>
          <w:rFonts w:ascii="Arial" w:hAnsi="Arial" w:cs="Arial"/>
          <w:spacing w:val="-14"/>
        </w:rPr>
        <w:t xml:space="preserve"> </w:t>
      </w:r>
      <w:r w:rsidRPr="001058B5">
        <w:rPr>
          <w:rFonts w:ascii="Arial" w:hAnsi="Arial" w:cs="Arial"/>
        </w:rPr>
        <w:t>will</w:t>
      </w:r>
      <w:r w:rsidRPr="001058B5">
        <w:rPr>
          <w:rFonts w:ascii="Arial" w:hAnsi="Arial" w:cs="Arial"/>
          <w:spacing w:val="-13"/>
        </w:rPr>
        <w:t xml:space="preserve"> </w:t>
      </w:r>
      <w:r w:rsidRPr="001058B5">
        <w:rPr>
          <w:rFonts w:ascii="Arial" w:hAnsi="Arial" w:cs="Arial"/>
        </w:rPr>
        <w:t>take</w:t>
      </w:r>
      <w:r w:rsidRPr="001058B5">
        <w:rPr>
          <w:rFonts w:ascii="Arial" w:hAnsi="Arial" w:cs="Arial"/>
          <w:spacing w:val="-13"/>
        </w:rPr>
        <w:t xml:space="preserve"> </w:t>
      </w:r>
      <w:r w:rsidRPr="001058B5">
        <w:rPr>
          <w:rFonts w:ascii="Arial" w:hAnsi="Arial" w:cs="Arial"/>
        </w:rPr>
        <w:t>effect the next time you start the instance and mount the</w:t>
      </w:r>
      <w:r w:rsidRPr="001058B5">
        <w:rPr>
          <w:rFonts w:ascii="Arial" w:hAnsi="Arial" w:cs="Arial"/>
          <w:spacing w:val="-4"/>
        </w:rPr>
        <w:t xml:space="preserve"> </w:t>
      </w:r>
      <w:r w:rsidRPr="001058B5">
        <w:rPr>
          <w:rFonts w:ascii="Arial" w:hAnsi="Arial" w:cs="Arial"/>
        </w:rPr>
        <w:t>database.</w:t>
      </w:r>
    </w:p>
    <w:p w14:paraId="1F2442D6" w14:textId="77777777" w:rsidR="008C539B" w:rsidRPr="001058B5" w:rsidRDefault="008C539B">
      <w:pPr>
        <w:pStyle w:val="BodyText"/>
        <w:spacing w:before="1"/>
        <w:rPr>
          <w:rFonts w:ascii="Arial" w:hAnsi="Arial" w:cs="Arial"/>
          <w:sz w:val="23"/>
        </w:rPr>
      </w:pPr>
    </w:p>
    <w:p w14:paraId="4D24C270" w14:textId="77777777" w:rsidR="008C539B" w:rsidRPr="001058B5" w:rsidRDefault="00C12992">
      <w:pPr>
        <w:pStyle w:val="Heading6"/>
      </w:pPr>
      <w:bookmarkStart w:id="600" w:name="Global_Role_Authorization_by_an_Enterpri"/>
      <w:bookmarkStart w:id="601" w:name="_bookmark677"/>
      <w:bookmarkStart w:id="602" w:name="_bookmark678"/>
      <w:bookmarkEnd w:id="600"/>
      <w:bookmarkEnd w:id="601"/>
      <w:bookmarkEnd w:id="602"/>
      <w:r w:rsidRPr="001058B5">
        <w:t>Global Role Authorizatio</w:t>
      </w:r>
      <w:bookmarkStart w:id="603" w:name="_bookmark679"/>
      <w:bookmarkEnd w:id="603"/>
      <w:r w:rsidRPr="001058B5">
        <w:t>n by an Enterprise Directory Service</w:t>
      </w:r>
    </w:p>
    <w:p w14:paraId="16443375" w14:textId="77777777" w:rsidR="008C539B" w:rsidRPr="001058B5" w:rsidRDefault="00C12992">
      <w:pPr>
        <w:pStyle w:val="BodyText"/>
        <w:spacing w:before="55" w:line="232" w:lineRule="auto"/>
        <w:ind w:left="2259" w:right="122"/>
        <w:rPr>
          <w:rFonts w:ascii="Arial" w:hAnsi="Arial" w:cs="Arial"/>
        </w:rPr>
      </w:pPr>
      <w:r w:rsidRPr="001058B5">
        <w:rPr>
          <w:rFonts w:ascii="Arial" w:hAnsi="Arial" w:cs="Arial"/>
        </w:rPr>
        <w:t xml:space="preserve">A role can be defined as a global role, where a (global) user can </w:t>
      </w:r>
      <w:bookmarkStart w:id="604" w:name="_bookmark680"/>
      <w:bookmarkEnd w:id="604"/>
      <w:r w:rsidRPr="001058B5">
        <w:rPr>
          <w:rFonts w:ascii="Arial" w:hAnsi="Arial" w:cs="Arial"/>
        </w:rPr>
        <w:t xml:space="preserve">only be authorized to use the role by an enterprise directory service. You define the global role locally in the database by granting privileges and roles to it, but you cannot grant the global role itself to any user or other role in the database. When a global user attempts to connect to the database, the enterprise directory is queried to obtain any global roles associated with the </w:t>
      </w:r>
      <w:bookmarkStart w:id="605" w:name="_bookmark681"/>
      <w:bookmarkEnd w:id="605"/>
      <w:r w:rsidRPr="001058B5">
        <w:rPr>
          <w:rFonts w:ascii="Arial" w:hAnsi="Arial" w:cs="Arial"/>
        </w:rPr>
        <w:t>user.</w:t>
      </w:r>
    </w:p>
    <w:p w14:paraId="5176D124" w14:textId="77777777" w:rsidR="008C539B" w:rsidRPr="001058B5" w:rsidRDefault="008D1AB8">
      <w:pPr>
        <w:pStyle w:val="BodyText"/>
        <w:spacing w:before="108"/>
        <w:ind w:left="2260"/>
        <w:rPr>
          <w:rFonts w:ascii="Arial" w:hAnsi="Arial" w:cs="Arial"/>
        </w:rPr>
      </w:pPr>
      <w:hyperlink w:anchor="_bookmark682" w:history="1">
        <w:r w:rsidR="00C12992" w:rsidRPr="001058B5">
          <w:rPr>
            <w:rFonts w:ascii="Arial" w:hAnsi="Arial" w:cs="Arial"/>
            <w:color w:val="0000CC"/>
          </w:rPr>
          <w:t xml:space="preserve">Example 4–7 </w:t>
        </w:r>
      </w:hyperlink>
      <w:r w:rsidR="00C12992" w:rsidRPr="001058B5">
        <w:rPr>
          <w:rFonts w:ascii="Arial" w:hAnsi="Arial" w:cs="Arial"/>
        </w:rPr>
        <w:t>creates a global role.</w:t>
      </w:r>
    </w:p>
    <w:p w14:paraId="56423069" w14:textId="77777777" w:rsidR="008C539B" w:rsidRPr="001058B5" w:rsidRDefault="008C539B">
      <w:pPr>
        <w:pStyle w:val="BodyText"/>
        <w:spacing w:before="11"/>
        <w:rPr>
          <w:rFonts w:ascii="Arial" w:hAnsi="Arial" w:cs="Arial"/>
          <w:sz w:val="25"/>
        </w:rPr>
      </w:pPr>
    </w:p>
    <w:p w14:paraId="44482049" w14:textId="77777777" w:rsidR="008C539B" w:rsidRPr="001058B5" w:rsidRDefault="00C12992">
      <w:pPr>
        <w:ind w:left="2260"/>
        <w:rPr>
          <w:rFonts w:ascii="Arial" w:hAnsi="Arial" w:cs="Arial"/>
          <w:b/>
          <w:i/>
          <w:sz w:val="18"/>
        </w:rPr>
      </w:pPr>
      <w:bookmarkStart w:id="606" w:name="_bookmark682"/>
      <w:bookmarkEnd w:id="606"/>
      <w:r w:rsidRPr="001058B5">
        <w:rPr>
          <w:rFonts w:ascii="Arial" w:hAnsi="Arial" w:cs="Arial"/>
          <w:b/>
          <w:i/>
          <w:sz w:val="18"/>
        </w:rPr>
        <w:t>Example 4–7 Creating a Global Role</w:t>
      </w:r>
    </w:p>
    <w:p w14:paraId="1E0B58D4"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supervisor IDENTIFIED GLOBALLY;</w:t>
      </w:r>
    </w:p>
    <w:p w14:paraId="345B7B5B" w14:textId="77777777" w:rsidR="008C539B" w:rsidRPr="001058B5" w:rsidRDefault="008C539B">
      <w:pPr>
        <w:pStyle w:val="BodyText"/>
        <w:spacing w:before="8"/>
        <w:rPr>
          <w:rFonts w:ascii="Arial" w:hAnsi="Arial" w:cs="Arial"/>
          <w:sz w:val="18"/>
        </w:rPr>
      </w:pPr>
    </w:p>
    <w:p w14:paraId="349830B2"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Global roles are one component of enterprise user security. A global role only applies to one data</w:t>
      </w:r>
      <w:bookmarkStart w:id="607" w:name="_bookmark683"/>
      <w:bookmarkEnd w:id="607"/>
      <w:r w:rsidRPr="001058B5">
        <w:rPr>
          <w:rFonts w:ascii="Arial" w:hAnsi="Arial" w:cs="Arial"/>
        </w:rPr>
        <w:t xml:space="preserve">base, but you can grant it to an enterprise role defined in the enterprise directory. An enterprise role is a directory </w:t>
      </w:r>
      <w:bookmarkStart w:id="608" w:name="_bookmark684"/>
      <w:bookmarkEnd w:id="608"/>
      <w:r w:rsidRPr="001058B5">
        <w:rPr>
          <w:rFonts w:ascii="Arial" w:hAnsi="Arial" w:cs="Arial"/>
        </w:rPr>
        <w:t>structure that contains global roles on multiple databases and can be granted to enterprise users.</w:t>
      </w:r>
    </w:p>
    <w:p w14:paraId="4D90DFF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9EC4B76" w14:textId="77777777" w:rsidR="008C539B" w:rsidRPr="001058B5" w:rsidRDefault="008C539B">
      <w:pPr>
        <w:pStyle w:val="BodyText"/>
        <w:spacing w:before="5"/>
        <w:rPr>
          <w:rFonts w:ascii="Arial" w:hAnsi="Arial" w:cs="Arial"/>
          <w:sz w:val="25"/>
        </w:rPr>
      </w:pPr>
    </w:p>
    <w:p w14:paraId="0917D41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See </w:t>
      </w:r>
      <w:hyperlink w:anchor="_bookmark375" w:history="1">
        <w:r w:rsidRPr="001058B5">
          <w:rPr>
            <w:rFonts w:ascii="Arial" w:hAnsi="Arial" w:cs="Arial"/>
            <w:color w:val="0000CC"/>
          </w:rPr>
          <w:t xml:space="preserve">"Configuring Global User Authentication and Authorization" </w:t>
        </w:r>
      </w:hyperlink>
      <w:hyperlink w:anchor="_bookmark375" w:history="1">
        <w:r w:rsidRPr="001058B5">
          <w:rPr>
            <w:rFonts w:ascii="Arial" w:hAnsi="Arial" w:cs="Arial"/>
          </w:rPr>
          <w:t xml:space="preserve">on page 3-30 </w:t>
        </w:r>
      </w:hyperlink>
      <w:r w:rsidRPr="001058B5">
        <w:rPr>
          <w:rFonts w:ascii="Arial" w:hAnsi="Arial" w:cs="Arial"/>
        </w:rPr>
        <w:t>for a general discussion of global authentication and authorization of users, and its role in enterprise user management.</w:t>
      </w:r>
    </w:p>
    <w:p w14:paraId="722F8716" w14:textId="77777777" w:rsidR="008C539B" w:rsidRPr="001058B5" w:rsidRDefault="008C539B">
      <w:pPr>
        <w:pStyle w:val="BodyText"/>
        <w:spacing w:before="6"/>
        <w:rPr>
          <w:rFonts w:ascii="Arial" w:hAnsi="Arial" w:cs="Arial"/>
          <w:sz w:val="17"/>
        </w:rPr>
      </w:pPr>
    </w:p>
    <w:p w14:paraId="245E3AF3" w14:textId="77777777" w:rsidR="008C539B" w:rsidRPr="001058B5" w:rsidRDefault="00C12992">
      <w:pPr>
        <w:tabs>
          <w:tab w:val="left" w:pos="3485"/>
        </w:tabs>
        <w:spacing w:line="232" w:lineRule="auto"/>
        <w:ind w:left="2379" w:right="1843"/>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Oracle Database Enterprise User Security</w:t>
      </w:r>
      <w:r w:rsidRPr="001058B5">
        <w:rPr>
          <w:rFonts w:ascii="Arial" w:hAnsi="Arial" w:cs="Arial"/>
          <w:i/>
          <w:spacing w:val="-23"/>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implementing enterprise user management</w:t>
      </w:r>
    </w:p>
    <w:p w14:paraId="4E083BBE" w14:textId="77777777" w:rsidR="008C539B" w:rsidRPr="001058B5" w:rsidRDefault="008C539B">
      <w:pPr>
        <w:pStyle w:val="BodyText"/>
        <w:spacing w:before="10"/>
        <w:rPr>
          <w:rFonts w:ascii="Arial" w:hAnsi="Arial" w:cs="Arial"/>
        </w:rPr>
      </w:pPr>
    </w:p>
    <w:p w14:paraId="2CE8BC18" w14:textId="77777777" w:rsidR="008C539B" w:rsidRPr="001058B5" w:rsidRDefault="00C12992">
      <w:pPr>
        <w:pStyle w:val="Heading4"/>
        <w:ind w:left="100"/>
      </w:pPr>
      <w:bookmarkStart w:id="609" w:name="Granting_and_Revoking_Roles"/>
      <w:bookmarkStart w:id="610" w:name="_bookmark685"/>
      <w:bookmarkEnd w:id="609"/>
      <w:bookmarkEnd w:id="610"/>
      <w:r w:rsidRPr="001058B5">
        <w:t>Granting and Revoking Roles</w:t>
      </w:r>
    </w:p>
    <w:p w14:paraId="7784B6E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96A12D0"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86" w:history="1">
        <w:r w:rsidRPr="001058B5">
          <w:rPr>
            <w:rFonts w:ascii="Arial" w:hAnsi="Arial" w:cs="Arial"/>
            <w:color w:val="0000CC"/>
          </w:rPr>
          <w:t>About Granting and Revoking Roles</w:t>
        </w:r>
      </w:hyperlink>
    </w:p>
    <w:p w14:paraId="35608D4E"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90" w:history="1">
        <w:r w:rsidRPr="001058B5">
          <w:rPr>
            <w:rFonts w:ascii="Arial" w:hAnsi="Arial" w:cs="Arial"/>
            <w:color w:val="0000CC"/>
          </w:rPr>
          <w:t>Who Can Grant or Revoke Roles?</w:t>
        </w:r>
      </w:hyperlink>
    </w:p>
    <w:p w14:paraId="5419B7B6" w14:textId="77777777" w:rsidR="008C539B" w:rsidRPr="001058B5" w:rsidRDefault="008C539B">
      <w:pPr>
        <w:pStyle w:val="BodyText"/>
        <w:spacing w:before="7"/>
        <w:rPr>
          <w:rFonts w:ascii="Arial" w:hAnsi="Arial" w:cs="Arial"/>
          <w:sz w:val="17"/>
        </w:rPr>
      </w:pPr>
    </w:p>
    <w:p w14:paraId="79A99ACE"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AA4BAEE" w14:textId="77777777" w:rsidR="008C539B" w:rsidRPr="001058B5" w:rsidRDefault="00C12992">
      <w:pPr>
        <w:pStyle w:val="BodyText"/>
        <w:spacing w:before="128"/>
        <w:ind w:left="23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Pr="001058B5">
          <w:rPr>
            <w:rFonts w:ascii="Arial" w:hAnsi="Arial" w:cs="Arial"/>
          </w:rPr>
          <w:t>on page 4-37</w:t>
        </w:r>
      </w:hyperlink>
    </w:p>
    <w:p w14:paraId="1CA44475" w14:textId="77777777" w:rsidR="008C539B" w:rsidRPr="001058B5" w:rsidRDefault="00C12992">
      <w:pPr>
        <w:pStyle w:val="BodyText"/>
        <w:spacing w:before="112"/>
        <w:ind w:left="23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Pr="001058B5">
          <w:rPr>
            <w:rFonts w:ascii="Arial" w:hAnsi="Arial" w:cs="Arial"/>
          </w:rPr>
          <w:t>on page 4-41</w:t>
        </w:r>
      </w:hyperlink>
    </w:p>
    <w:p w14:paraId="64E30A0E" w14:textId="77777777" w:rsidR="008C539B" w:rsidRPr="001058B5" w:rsidRDefault="00C12992">
      <w:pPr>
        <w:pStyle w:val="BodyText"/>
        <w:spacing w:before="111"/>
        <w:ind w:left="23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 page 4-48</w:t>
        </w:r>
      </w:hyperlink>
    </w:p>
    <w:p w14:paraId="750594D9" w14:textId="77777777" w:rsidR="008C539B" w:rsidRPr="001058B5" w:rsidRDefault="00C12992">
      <w:pPr>
        <w:pStyle w:val="BodyText"/>
        <w:spacing w:before="117" w:line="232" w:lineRule="auto"/>
        <w:ind w:left="2740" w:right="2073"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on</w:t>
        </w:r>
      </w:hyperlink>
      <w:hyperlink w:anchor="_bookmark960" w:history="1">
        <w:r w:rsidRPr="001058B5">
          <w:rPr>
            <w:rFonts w:ascii="Arial" w:hAnsi="Arial" w:cs="Arial"/>
          </w:rPr>
          <w:t xml:space="preserve"> page 4-71</w:t>
        </w:r>
      </w:hyperlink>
    </w:p>
    <w:p w14:paraId="722C39E5" w14:textId="77777777" w:rsidR="008C539B" w:rsidRPr="001058B5" w:rsidRDefault="00C12992">
      <w:pPr>
        <w:spacing w:before="118" w:line="232" w:lineRule="auto"/>
        <w:ind w:left="2740" w:right="2495"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5B60A24" w14:textId="77777777" w:rsidR="008C539B" w:rsidRPr="001058B5" w:rsidRDefault="008C539B">
      <w:pPr>
        <w:pStyle w:val="BodyText"/>
        <w:spacing w:before="2"/>
        <w:rPr>
          <w:rFonts w:ascii="Arial" w:hAnsi="Arial" w:cs="Arial"/>
        </w:rPr>
      </w:pPr>
    </w:p>
    <w:p w14:paraId="53AFDBF9" w14:textId="77777777" w:rsidR="008C539B" w:rsidRPr="001058B5" w:rsidRDefault="00C12992">
      <w:pPr>
        <w:pStyle w:val="Heading6"/>
        <w:ind w:left="1660"/>
      </w:pPr>
      <w:bookmarkStart w:id="611" w:name="About_Granting_and_Revoking_Roles"/>
      <w:bookmarkStart w:id="612" w:name="_bookmark686"/>
      <w:bookmarkEnd w:id="611"/>
      <w:bookmarkEnd w:id="612"/>
      <w:r w:rsidRPr="001058B5">
        <w:t>About Granting and Revoking Roles</w:t>
      </w:r>
    </w:p>
    <w:p w14:paraId="1C96B195" w14:textId="77777777" w:rsidR="008C539B" w:rsidRPr="001058B5" w:rsidRDefault="00C12992">
      <w:pPr>
        <w:pStyle w:val="BodyText"/>
        <w:spacing w:before="57" w:line="230" w:lineRule="auto"/>
        <w:ind w:left="1660" w:right="700"/>
        <w:rPr>
          <w:rFonts w:ascii="Arial" w:hAnsi="Arial" w:cs="Arial"/>
        </w:rPr>
      </w:pPr>
      <w:r w:rsidRPr="001058B5">
        <w:rPr>
          <w:rFonts w:ascii="Arial" w:hAnsi="Arial" w:cs="Arial"/>
        </w:rPr>
        <w:t>You can grant system or object privileges to a role, and any role can be granted to any database user or to another role (but not to itself). However, a role cannot be granted circularly, that is, role X cannot be granted to role Y if role Y has previously been granted to role X.</w:t>
      </w:r>
    </w:p>
    <w:p w14:paraId="5C27579A" w14:textId="77777777" w:rsidR="008C539B" w:rsidRPr="001058B5" w:rsidRDefault="00C12992">
      <w:pPr>
        <w:pStyle w:val="BodyText"/>
        <w:spacing w:before="117" w:line="232" w:lineRule="auto"/>
        <w:ind w:left="1659" w:right="739"/>
        <w:rPr>
          <w:rFonts w:ascii="Arial" w:hAnsi="Arial" w:cs="Arial"/>
        </w:rPr>
      </w:pPr>
      <w:r w:rsidRPr="001058B5">
        <w:rPr>
          <w:rFonts w:ascii="Arial" w:hAnsi="Arial" w:cs="Arial"/>
        </w:rPr>
        <w:t xml:space="preserve">To provide selective availability of </w:t>
      </w:r>
      <w:bookmarkStart w:id="613" w:name="_bookmark687"/>
      <w:bookmarkEnd w:id="613"/>
      <w:r w:rsidRPr="001058B5">
        <w:rPr>
          <w:rFonts w:ascii="Arial" w:hAnsi="Arial" w:cs="Arial"/>
        </w:rPr>
        <w:t>privileges, Oracle Database permits applications and users to enable and disable roles. Each role granted to a user is, at any given time, either enabled or disabled. The security domain of a user includes the privileges of all roles currently enabled for the user and excludes the privileges of any roles currently disabled for the user.</w:t>
      </w:r>
    </w:p>
    <w:p w14:paraId="6C588ACE" w14:textId="77777777" w:rsidR="008C539B" w:rsidRPr="001058B5" w:rsidRDefault="00C12992">
      <w:pPr>
        <w:pStyle w:val="BodyText"/>
        <w:spacing w:before="114" w:line="232" w:lineRule="auto"/>
        <w:ind w:left="1660" w:right="727"/>
        <w:rPr>
          <w:rFonts w:ascii="Arial" w:hAnsi="Arial" w:cs="Arial"/>
        </w:rPr>
      </w:pPr>
      <w:r w:rsidRPr="001058B5">
        <w:rPr>
          <w:rFonts w:ascii="Arial" w:hAnsi="Arial" w:cs="Arial"/>
        </w:rPr>
        <w:t>A role granted to a role is called an indirectly granted role. You can explicitly enable or disable it for a user. However, whenever you enable a role that contains other roles,</w:t>
      </w:r>
      <w:bookmarkStart w:id="614" w:name="_bookmark688"/>
      <w:bookmarkEnd w:id="614"/>
      <w:r w:rsidRPr="001058B5">
        <w:rPr>
          <w:rFonts w:ascii="Arial" w:hAnsi="Arial" w:cs="Arial"/>
        </w:rPr>
        <w:t xml:space="preserve"> you implicitly enable all indirectly granted roles of the directly granted role.</w:t>
      </w:r>
    </w:p>
    <w:p w14:paraId="1BD1F534" w14:textId="77777777" w:rsidR="008C539B" w:rsidRPr="001058B5" w:rsidRDefault="00C12992">
      <w:pPr>
        <w:pStyle w:val="BodyText"/>
        <w:spacing w:before="117" w:line="232" w:lineRule="auto"/>
        <w:ind w:left="1660" w:right="848"/>
        <w:rPr>
          <w:rFonts w:ascii="Arial" w:hAnsi="Arial" w:cs="Arial"/>
        </w:rPr>
      </w:pPr>
      <w:r w:rsidRPr="001058B5">
        <w:rPr>
          <w:rFonts w:ascii="Arial" w:hAnsi="Arial" w:cs="Arial"/>
        </w:rPr>
        <w:t>You grant roles to (or revoke roles from) users or other roles by using either of the foll</w:t>
      </w:r>
      <w:bookmarkStart w:id="615" w:name="_bookmark689"/>
      <w:bookmarkEnd w:id="615"/>
      <w:r w:rsidRPr="001058B5">
        <w:rPr>
          <w:rFonts w:ascii="Arial" w:hAnsi="Arial" w:cs="Arial"/>
        </w:rPr>
        <w:t>owing methods:</w:t>
      </w:r>
    </w:p>
    <w:p w14:paraId="60B882D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217F44E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79"/>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2A81FAA7" w14:textId="77777777" w:rsidR="008C539B" w:rsidRPr="001058B5" w:rsidRDefault="00C12992">
      <w:pPr>
        <w:pStyle w:val="BodyText"/>
        <w:spacing w:before="107"/>
        <w:ind w:left="1660"/>
        <w:rPr>
          <w:rFonts w:ascii="Arial" w:hAnsi="Arial" w:cs="Arial"/>
        </w:rPr>
      </w:pPr>
      <w:r w:rsidRPr="001058B5">
        <w:rPr>
          <w:rFonts w:ascii="Arial" w:hAnsi="Arial" w:cs="Arial"/>
        </w:rPr>
        <w:t>Privileges are granted to and revoked from roles using the same options.</w:t>
      </w:r>
    </w:p>
    <w:p w14:paraId="577991C3"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cannot</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31"/>
        </w:rPr>
        <w:t xml:space="preserve"> </w:t>
      </w:r>
      <w:r w:rsidRPr="001058B5">
        <w:rPr>
          <w:rFonts w:ascii="Arial" w:hAnsi="Arial" w:cs="Arial"/>
        </w:rPr>
        <w:t>a</w:t>
      </w:r>
      <w:r w:rsidRPr="001058B5">
        <w:rPr>
          <w:rFonts w:ascii="Arial" w:hAnsi="Arial" w:cs="Arial"/>
          <w:spacing w:val="-31"/>
        </w:rPr>
        <w:t xml:space="preserve"> </w:t>
      </w:r>
      <w:r w:rsidRPr="001058B5">
        <w:rPr>
          <w:rFonts w:ascii="Arial" w:hAnsi="Arial" w:cs="Arial"/>
        </w:rPr>
        <w:t>secure</w:t>
      </w:r>
      <w:r w:rsidRPr="001058B5">
        <w:rPr>
          <w:rFonts w:ascii="Arial" w:hAnsi="Arial" w:cs="Arial"/>
          <w:spacing w:val="-31"/>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an</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BY</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USING</w:t>
      </w:r>
      <w:r w:rsidRPr="001058B5">
        <w:rPr>
          <w:rFonts w:ascii="Arial" w:hAnsi="Arial" w:cs="Arial"/>
          <w:spacing w:val="-104"/>
        </w:rPr>
        <w:t xml:space="preserve"> </w:t>
      </w:r>
      <w:r w:rsidRPr="001058B5">
        <w:rPr>
          <w:rFonts w:ascii="Arial" w:hAnsi="Arial" w:cs="Arial"/>
        </w:rPr>
        <w:t xml:space="preserve">role, or IDENTIFIED EXTERNALLY role) to a non-secure role. </w:t>
      </w:r>
      <w:r w:rsidRPr="001058B5">
        <w:rPr>
          <w:rFonts w:ascii="Arial" w:hAnsi="Arial" w:cs="Arial"/>
          <w:spacing w:val="-7"/>
        </w:rPr>
        <w:t xml:space="preserve">You </w:t>
      </w:r>
      <w:r w:rsidRPr="001058B5">
        <w:rPr>
          <w:rFonts w:ascii="Arial" w:hAnsi="Arial" w:cs="Arial"/>
        </w:rPr>
        <w:t>can use the SET ROLE statement to enable the secure role for the</w:t>
      </w:r>
      <w:r w:rsidRPr="001058B5">
        <w:rPr>
          <w:rFonts w:ascii="Arial" w:hAnsi="Arial" w:cs="Arial"/>
          <w:spacing w:val="-6"/>
        </w:rPr>
        <w:t xml:space="preserve"> </w:t>
      </w:r>
      <w:r w:rsidRPr="001058B5">
        <w:rPr>
          <w:rFonts w:ascii="Arial" w:hAnsi="Arial" w:cs="Arial"/>
        </w:rPr>
        <w:t>session.</w:t>
      </w:r>
    </w:p>
    <w:p w14:paraId="6DD9CF69" w14:textId="77777777" w:rsidR="008C539B" w:rsidRPr="001058B5" w:rsidRDefault="008C539B">
      <w:pPr>
        <w:pStyle w:val="BodyText"/>
        <w:spacing w:before="6"/>
        <w:rPr>
          <w:rFonts w:ascii="Arial" w:hAnsi="Arial" w:cs="Arial"/>
          <w:sz w:val="23"/>
        </w:rPr>
      </w:pPr>
    </w:p>
    <w:p w14:paraId="57F6ECB9" w14:textId="77777777" w:rsidR="008C539B" w:rsidRPr="001058B5" w:rsidRDefault="00C12992">
      <w:pPr>
        <w:pStyle w:val="Heading6"/>
        <w:ind w:left="1660"/>
      </w:pPr>
      <w:bookmarkStart w:id="616" w:name="Who_Can_Grant_or_Revoke_Roles?"/>
      <w:bookmarkStart w:id="617" w:name="_bookmark690"/>
      <w:bookmarkStart w:id="618" w:name="_bookmark691"/>
      <w:bookmarkEnd w:id="616"/>
      <w:bookmarkEnd w:id="617"/>
      <w:bookmarkEnd w:id="618"/>
      <w:r w:rsidRPr="001058B5">
        <w:t>Who Can Grant or Revoke Roles?</w:t>
      </w:r>
    </w:p>
    <w:p w14:paraId="36E45F88" w14:textId="77777777" w:rsidR="008C539B" w:rsidRPr="001058B5" w:rsidRDefault="00C12992">
      <w:pPr>
        <w:pStyle w:val="BodyText"/>
        <w:spacing w:before="58" w:line="228" w:lineRule="auto"/>
        <w:ind w:left="1660" w:right="773" w:hanging="1"/>
        <w:rPr>
          <w:rFonts w:ascii="Arial" w:hAnsi="Arial" w:cs="Arial"/>
        </w:rPr>
      </w:pPr>
      <w:r w:rsidRPr="001058B5">
        <w:rPr>
          <w:rFonts w:ascii="Arial" w:hAnsi="Arial" w:cs="Arial"/>
        </w:rPr>
        <w:t>Any</w:t>
      </w:r>
      <w:r w:rsidRPr="001058B5">
        <w:rPr>
          <w:rFonts w:ascii="Arial" w:hAnsi="Arial" w:cs="Arial"/>
          <w:spacing w:val="-17"/>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87"/>
        </w:rPr>
        <w:t xml:space="preserve"> </w:t>
      </w:r>
      <w:r w:rsidRPr="001058B5">
        <w:rPr>
          <w:rFonts w:ascii="Arial" w:hAnsi="Arial" w:cs="Arial"/>
        </w:rPr>
        <w:t>ANY</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92"/>
        </w:rPr>
        <w:t xml:space="preserve"> </w:t>
      </w:r>
      <w:r w:rsidRPr="001058B5">
        <w:rPr>
          <w:rFonts w:ascii="Arial" w:hAnsi="Arial" w:cs="Arial"/>
        </w:rPr>
        <w:t>system</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except a</w:t>
      </w:r>
      <w:r w:rsidRPr="001058B5">
        <w:rPr>
          <w:rFonts w:ascii="Arial" w:hAnsi="Arial" w:cs="Arial"/>
          <w:spacing w:val="-3"/>
        </w:rPr>
        <w:t xml:space="preserve"> </w:t>
      </w:r>
      <w:r w:rsidRPr="001058B5">
        <w:rPr>
          <w:rFonts w:ascii="Arial" w:hAnsi="Arial" w:cs="Arial"/>
        </w:rPr>
        <w:t>global</w:t>
      </w:r>
      <w:r w:rsidRPr="001058B5">
        <w:rPr>
          <w:rFonts w:ascii="Arial" w:hAnsi="Arial" w:cs="Arial"/>
          <w:spacing w:val="-4"/>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(A</w:t>
      </w:r>
      <w:r w:rsidRPr="001058B5">
        <w:rPr>
          <w:rFonts w:ascii="Arial" w:hAnsi="Arial" w:cs="Arial"/>
          <w:spacing w:val="-2"/>
        </w:rPr>
        <w:t xml:space="preserve"> </w:t>
      </w:r>
      <w:r w:rsidRPr="001058B5">
        <w:rPr>
          <w:rFonts w:ascii="Arial" w:hAnsi="Arial" w:cs="Arial"/>
        </w:rPr>
        <w:t>global</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managed</w:t>
      </w:r>
    </w:p>
    <w:p w14:paraId="7231B494"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7E9793D" w14:textId="77777777" w:rsidR="008C539B" w:rsidRPr="001058B5" w:rsidRDefault="008C539B">
      <w:pPr>
        <w:pStyle w:val="BodyText"/>
        <w:spacing w:before="5"/>
        <w:rPr>
          <w:rFonts w:ascii="Arial" w:hAnsi="Arial" w:cs="Arial"/>
          <w:sz w:val="25"/>
        </w:rPr>
      </w:pPr>
    </w:p>
    <w:p w14:paraId="52DD1384" w14:textId="77777777" w:rsidR="008C539B" w:rsidRPr="001058B5" w:rsidRDefault="00C12992">
      <w:pPr>
        <w:pStyle w:val="BodyText"/>
        <w:spacing w:before="101" w:line="230" w:lineRule="auto"/>
        <w:ind w:left="2260" w:right="208"/>
        <w:rPr>
          <w:rFonts w:ascii="Arial" w:hAnsi="Arial" w:cs="Arial"/>
        </w:rPr>
      </w:pPr>
      <w:r w:rsidRPr="001058B5">
        <w:rPr>
          <w:rFonts w:ascii="Arial" w:hAnsi="Arial" w:cs="Arial"/>
        </w:rPr>
        <w:t xml:space="preserve">in a </w:t>
      </w:r>
      <w:r w:rsidRPr="001058B5">
        <w:rPr>
          <w:rFonts w:ascii="Arial" w:hAnsi="Arial" w:cs="Arial"/>
          <w:spacing w:val="-3"/>
        </w:rPr>
        <w:t xml:space="preserve">directory, </w:t>
      </w:r>
      <w:r w:rsidRPr="001058B5">
        <w:rPr>
          <w:rFonts w:ascii="Arial" w:hAnsi="Arial" w:cs="Arial"/>
        </w:rPr>
        <w:t xml:space="preserve">such as Oracle Internet </w:t>
      </w:r>
      <w:r w:rsidRPr="001058B5">
        <w:rPr>
          <w:rFonts w:ascii="Arial" w:hAnsi="Arial" w:cs="Arial"/>
          <w:spacing w:val="-3"/>
        </w:rPr>
        <w:t xml:space="preserve">Directory, </w:t>
      </w:r>
      <w:r w:rsidRPr="001058B5">
        <w:rPr>
          <w:rFonts w:ascii="Arial" w:hAnsi="Arial" w:cs="Arial"/>
        </w:rPr>
        <w:t>but its privileges are contained within a single database.) By default, the SYS</w:t>
      </w:r>
      <w:r w:rsidRPr="001058B5">
        <w:rPr>
          <w:rFonts w:ascii="Arial" w:hAnsi="Arial" w:cs="Arial"/>
          <w:spacing w:val="-85"/>
        </w:rPr>
        <w:t xml:space="preserve"> </w:t>
      </w:r>
      <w:r w:rsidRPr="001058B5">
        <w:rPr>
          <w:rFonts w:ascii="Arial" w:hAnsi="Arial" w:cs="Arial"/>
        </w:rPr>
        <w:t>or SYSTEM</w:t>
      </w:r>
      <w:r w:rsidRPr="001058B5">
        <w:rPr>
          <w:rFonts w:ascii="Arial" w:hAnsi="Arial" w:cs="Arial"/>
          <w:spacing w:val="-85"/>
        </w:rPr>
        <w:t xml:space="preserve"> </w:t>
      </w:r>
      <w:r w:rsidRPr="001058B5">
        <w:rPr>
          <w:rFonts w:ascii="Arial" w:hAnsi="Arial" w:cs="Arial"/>
        </w:rPr>
        <w:t xml:space="preserve">user has this privilege. </w:t>
      </w:r>
      <w:r w:rsidRPr="001058B5">
        <w:rPr>
          <w:rFonts w:ascii="Arial" w:hAnsi="Arial" w:cs="Arial"/>
          <w:spacing w:val="-6"/>
        </w:rPr>
        <w:t xml:space="preserve">You </w:t>
      </w:r>
      <w:r w:rsidRPr="001058B5">
        <w:rPr>
          <w:rFonts w:ascii="Arial" w:hAnsi="Arial" w:cs="Arial"/>
        </w:rPr>
        <w:t>should</w:t>
      </w:r>
      <w:bookmarkStart w:id="619" w:name="_bookmark692"/>
      <w:bookmarkEnd w:id="619"/>
      <w:r w:rsidRPr="001058B5">
        <w:rPr>
          <w:rFonts w:ascii="Arial" w:hAnsi="Arial" w:cs="Arial"/>
        </w:rPr>
        <w:t xml:space="preserve"> grant this system privilege conservatively because it is very powerful.</w:t>
      </w:r>
    </w:p>
    <w:p w14:paraId="0642A0A0" w14:textId="77777777" w:rsidR="008C539B" w:rsidRPr="001058B5" w:rsidRDefault="00C12992">
      <w:pPr>
        <w:pStyle w:val="BodyText"/>
        <w:spacing w:before="120" w:line="230" w:lineRule="auto"/>
        <w:ind w:left="2259" w:right="188"/>
        <w:jc w:val="both"/>
        <w:rPr>
          <w:rFonts w:ascii="Arial" w:hAnsi="Arial" w:cs="Arial"/>
        </w:rPr>
      </w:pPr>
      <w:r w:rsidRPr="001058B5">
        <w:rPr>
          <w:rFonts w:ascii="Arial" w:hAnsi="Arial" w:cs="Arial"/>
        </w:rPr>
        <w:t>Any</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ADMIN</w:t>
      </w:r>
      <w:r w:rsidRPr="001058B5">
        <w:rPr>
          <w:rFonts w:ascii="Arial" w:hAnsi="Arial" w:cs="Arial"/>
          <w:spacing w:val="-83"/>
        </w:rPr>
        <w:t xml:space="preserve"> </w:t>
      </w:r>
      <w:r w:rsidRPr="001058B5">
        <w:rPr>
          <w:rFonts w:ascii="Arial" w:hAnsi="Arial" w:cs="Arial"/>
        </w:rPr>
        <w:t>OPTION</w:t>
      </w:r>
      <w:r w:rsidRPr="001058B5">
        <w:rPr>
          <w:rFonts w:ascii="Arial" w:hAnsi="Arial" w:cs="Arial"/>
          <w:spacing w:val="-89"/>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grant</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from other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option</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5"/>
        </w:rPr>
        <w:t xml:space="preserve"> </w:t>
      </w:r>
      <w:r w:rsidRPr="001058B5">
        <w:rPr>
          <w:rFonts w:ascii="Arial" w:hAnsi="Arial" w:cs="Arial"/>
        </w:rPr>
        <w:t>administrative</w:t>
      </w:r>
      <w:r w:rsidRPr="001058B5">
        <w:rPr>
          <w:rFonts w:ascii="Arial" w:hAnsi="Arial" w:cs="Arial"/>
          <w:spacing w:val="-4"/>
        </w:rPr>
        <w:t xml:space="preserve"> </w:t>
      </w:r>
      <w:r w:rsidRPr="001058B5">
        <w:rPr>
          <w:rFonts w:ascii="Arial" w:hAnsi="Arial" w:cs="Arial"/>
        </w:rPr>
        <w:t>powers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roles to be granted on a selective</w:t>
      </w:r>
      <w:r w:rsidRPr="001058B5">
        <w:rPr>
          <w:rFonts w:ascii="Arial" w:hAnsi="Arial" w:cs="Arial"/>
          <w:spacing w:val="-2"/>
        </w:rPr>
        <w:t xml:space="preserve"> </w:t>
      </w:r>
      <w:r w:rsidRPr="001058B5">
        <w:rPr>
          <w:rFonts w:ascii="Arial" w:hAnsi="Arial" w:cs="Arial"/>
        </w:rPr>
        <w:t>basis.</w:t>
      </w:r>
    </w:p>
    <w:p w14:paraId="4518BC4B" w14:textId="77777777" w:rsidR="008C539B" w:rsidRPr="001058B5" w:rsidRDefault="008C539B">
      <w:pPr>
        <w:pStyle w:val="BodyText"/>
        <w:spacing w:before="8"/>
        <w:rPr>
          <w:rFonts w:ascii="Arial" w:hAnsi="Arial" w:cs="Arial"/>
          <w:sz w:val="17"/>
        </w:rPr>
      </w:pPr>
    </w:p>
    <w:p w14:paraId="60FC5C7D" w14:textId="77777777" w:rsidR="008C539B" w:rsidRPr="001058B5" w:rsidRDefault="00C12992">
      <w:pPr>
        <w:spacing w:line="232" w:lineRule="auto"/>
        <w:ind w:left="2979" w:right="119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Enterprise User Security Administrator's Guide </w:t>
      </w:r>
      <w:r w:rsidRPr="001058B5">
        <w:rPr>
          <w:rFonts w:ascii="Arial" w:hAnsi="Arial" w:cs="Arial"/>
          <w:sz w:val="20"/>
        </w:rPr>
        <w:t>for information about global roles</w:t>
      </w:r>
    </w:p>
    <w:p w14:paraId="4C75200B" w14:textId="77777777" w:rsidR="008C539B" w:rsidRPr="001058B5" w:rsidRDefault="008C539B">
      <w:pPr>
        <w:pStyle w:val="BodyText"/>
        <w:spacing w:before="5"/>
        <w:rPr>
          <w:rFonts w:ascii="Arial" w:hAnsi="Arial" w:cs="Arial"/>
          <w:sz w:val="12"/>
        </w:rPr>
      </w:pPr>
    </w:p>
    <w:p w14:paraId="445B30C5" w14:textId="77777777" w:rsidR="008C539B" w:rsidRPr="001058B5" w:rsidRDefault="00C12992">
      <w:pPr>
        <w:pStyle w:val="Heading4"/>
        <w:spacing w:before="106"/>
      </w:pPr>
      <w:bookmarkStart w:id="620" w:name="Dropping_Roles"/>
      <w:bookmarkStart w:id="621" w:name="_bookmark693"/>
      <w:bookmarkEnd w:id="620"/>
      <w:bookmarkEnd w:id="621"/>
      <w:r w:rsidRPr="001058B5">
        <w:t>Dropping Rol</w:t>
      </w:r>
      <w:bookmarkStart w:id="622" w:name="_bookmark694"/>
      <w:bookmarkEnd w:id="622"/>
      <w:r w:rsidRPr="001058B5">
        <w:t>es</w:t>
      </w:r>
    </w:p>
    <w:p w14:paraId="796AC92F" w14:textId="77777777" w:rsidR="008C539B" w:rsidRPr="001058B5" w:rsidRDefault="00C12992">
      <w:pPr>
        <w:pStyle w:val="BodyText"/>
        <w:spacing w:before="80" w:line="232" w:lineRule="auto"/>
        <w:ind w:left="2259" w:right="102"/>
        <w:rPr>
          <w:rFonts w:ascii="Arial" w:hAnsi="Arial" w:cs="Arial"/>
        </w:rPr>
      </w:pPr>
      <w:r w:rsidRPr="001058B5">
        <w:rPr>
          <w:rFonts w:ascii="Arial" w:hAnsi="Arial" w:cs="Arial"/>
        </w:rPr>
        <w:t>In some cases, it may be appropriate to drop a role from the database. The security domains of all users and roles granted a dropped role are immediately changed to reflect the absence of the dropped role privileges. All indirectly granted roles of the dropped role are also removed from affected security domains. Dropping a role automatically removes the role from all user default role lists.</w:t>
      </w:r>
    </w:p>
    <w:p w14:paraId="10B50531" w14:textId="77777777" w:rsidR="008C539B" w:rsidRPr="001058B5" w:rsidRDefault="00C12992">
      <w:pPr>
        <w:pStyle w:val="BodyText"/>
        <w:spacing w:before="114" w:line="232" w:lineRule="auto"/>
        <w:ind w:left="2260"/>
        <w:rPr>
          <w:rFonts w:ascii="Arial" w:hAnsi="Arial" w:cs="Arial"/>
        </w:rPr>
      </w:pPr>
      <w:r w:rsidRPr="001058B5">
        <w:rPr>
          <w:rFonts w:ascii="Arial" w:hAnsi="Arial" w:cs="Arial"/>
        </w:rPr>
        <w:t>Because the existence of objects is not dependent on the privileges received through a role, tables and other objects are not dropped when a ro</w:t>
      </w:r>
      <w:bookmarkStart w:id="623" w:name="_bookmark695"/>
      <w:bookmarkEnd w:id="623"/>
      <w:r w:rsidRPr="001058B5">
        <w:rPr>
          <w:rFonts w:ascii="Arial" w:hAnsi="Arial" w:cs="Arial"/>
        </w:rPr>
        <w:t>le is dropped.</w:t>
      </w:r>
    </w:p>
    <w:p w14:paraId="0B94D8AF" w14:textId="77777777" w:rsidR="008C539B" w:rsidRPr="001058B5" w:rsidRDefault="00C12992">
      <w:pPr>
        <w:pStyle w:val="BodyText"/>
        <w:spacing w:before="122" w:line="228" w:lineRule="auto"/>
        <w:ind w:left="2259"/>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SQL</w:t>
      </w:r>
      <w:r w:rsidRPr="001058B5">
        <w:rPr>
          <w:rFonts w:ascii="Arial" w:hAnsi="Arial" w:cs="Arial"/>
          <w:spacing w:val="-11"/>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have the DROP ANY ROLE system privilege or have been granted the role with the ADMIN</w:t>
      </w:r>
      <w:bookmarkStart w:id="624" w:name="_bookmark696"/>
      <w:bookmarkEnd w:id="624"/>
      <w:r w:rsidRPr="001058B5">
        <w:rPr>
          <w:rFonts w:ascii="Arial" w:hAnsi="Arial" w:cs="Arial"/>
        </w:rPr>
        <w:t xml:space="preserve"> option.</w:t>
      </w:r>
    </w:p>
    <w:p w14:paraId="684967AC" w14:textId="77777777" w:rsidR="008C539B" w:rsidRPr="001058B5" w:rsidRDefault="00C12992">
      <w:pPr>
        <w:pStyle w:val="BodyText"/>
        <w:spacing w:before="115"/>
        <w:ind w:left="2260"/>
        <w:rPr>
          <w:rFonts w:ascii="Arial" w:hAnsi="Arial" w:cs="Arial"/>
        </w:rPr>
      </w:pPr>
      <w:r w:rsidRPr="001058B5">
        <w:rPr>
          <w:rFonts w:ascii="Arial" w:hAnsi="Arial" w:cs="Arial"/>
        </w:rPr>
        <w:t>The following statement drops the role CLERK:</w:t>
      </w:r>
    </w:p>
    <w:p w14:paraId="631B10DE" w14:textId="77777777" w:rsidR="008C539B" w:rsidRPr="001058B5" w:rsidRDefault="00C12992">
      <w:pPr>
        <w:spacing w:before="137"/>
        <w:ind w:left="2260"/>
        <w:rPr>
          <w:rFonts w:ascii="Arial" w:hAnsi="Arial" w:cs="Arial"/>
          <w:sz w:val="18"/>
        </w:rPr>
      </w:pPr>
      <w:r w:rsidRPr="001058B5">
        <w:rPr>
          <w:rFonts w:ascii="Arial" w:hAnsi="Arial" w:cs="Arial"/>
          <w:w w:val="95"/>
          <w:sz w:val="18"/>
        </w:rPr>
        <w:t>DROP ROLE clerk;</w:t>
      </w:r>
    </w:p>
    <w:p w14:paraId="2062F742" w14:textId="77777777" w:rsidR="008C539B" w:rsidRPr="001058B5" w:rsidRDefault="008C539B">
      <w:pPr>
        <w:pStyle w:val="BodyText"/>
        <w:rPr>
          <w:rFonts w:ascii="Arial" w:hAnsi="Arial" w:cs="Arial"/>
          <w:sz w:val="18"/>
        </w:rPr>
      </w:pPr>
    </w:p>
    <w:p w14:paraId="0FB453F4" w14:textId="77777777" w:rsidR="008C539B" w:rsidRPr="001058B5" w:rsidRDefault="00C12992">
      <w:pPr>
        <w:pStyle w:val="Heading4"/>
        <w:spacing w:before="109"/>
      </w:pPr>
      <w:bookmarkStart w:id="625" w:name="Restricting_SQL*Plus_Users_from_Using_Da"/>
      <w:bookmarkStart w:id="626" w:name="_bookmark697"/>
      <w:bookmarkEnd w:id="625"/>
      <w:bookmarkEnd w:id="626"/>
      <w:r w:rsidRPr="001058B5">
        <w:t>Restricting SQL*Plus Users fromUsing Database Rol</w:t>
      </w:r>
      <w:bookmarkStart w:id="627" w:name="_bookmark698"/>
      <w:bookmarkEnd w:id="627"/>
      <w:r w:rsidRPr="001058B5">
        <w:t>es</w:t>
      </w:r>
    </w:p>
    <w:p w14:paraId="14057B3B"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This section describes features that you can use to restrict SQL*Plus users from using database roles and thus, prevent serious security problems.</w:t>
      </w:r>
    </w:p>
    <w:p w14:paraId="315533C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99" w:history="1">
        <w:r w:rsidRPr="001058B5">
          <w:rPr>
            <w:rFonts w:ascii="Arial" w:hAnsi="Arial" w:cs="Arial"/>
            <w:color w:val="0000CC"/>
          </w:rPr>
          <w:t>Potential Security Problems of Using Ad Hoc Tools</w:t>
        </w:r>
      </w:hyperlink>
    </w:p>
    <w:p w14:paraId="2CAFBBE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03" w:history="1">
        <w:r w:rsidRPr="001058B5">
          <w:rPr>
            <w:rFonts w:ascii="Arial" w:hAnsi="Arial" w:cs="Arial"/>
            <w:color w:val="0000CC"/>
          </w:rPr>
          <w:t>Limiting Roles Through the PRODUCT_USER_PROFILE Table</w:t>
        </w:r>
      </w:hyperlink>
    </w:p>
    <w:p w14:paraId="6CC91EC7"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706" w:history="1">
        <w:r w:rsidRPr="001058B5">
          <w:rPr>
            <w:rFonts w:ascii="Arial" w:hAnsi="Arial" w:cs="Arial"/>
            <w:color w:val="0000CC"/>
          </w:rPr>
          <w:t>Using Stored Procedures to Encapsulate Business Logic</w:t>
        </w:r>
      </w:hyperlink>
    </w:p>
    <w:p w14:paraId="7AAEB485" w14:textId="77777777" w:rsidR="008C539B" w:rsidRPr="001058B5" w:rsidRDefault="008C539B">
      <w:pPr>
        <w:pStyle w:val="BodyText"/>
        <w:spacing w:before="2"/>
        <w:rPr>
          <w:rFonts w:ascii="Arial" w:hAnsi="Arial" w:cs="Arial"/>
          <w:sz w:val="23"/>
        </w:rPr>
      </w:pPr>
    </w:p>
    <w:p w14:paraId="1B5058D1" w14:textId="77777777" w:rsidR="008C539B" w:rsidRPr="001058B5" w:rsidRDefault="00C12992">
      <w:pPr>
        <w:pStyle w:val="Heading6"/>
      </w:pPr>
      <w:bookmarkStart w:id="628" w:name="Potential_Security_Problems_of_Using_Ad_"/>
      <w:bookmarkStart w:id="629" w:name="_bookmark699"/>
      <w:bookmarkStart w:id="630" w:name="_bookmark700"/>
      <w:bookmarkEnd w:id="628"/>
      <w:bookmarkEnd w:id="629"/>
      <w:bookmarkEnd w:id="630"/>
      <w:r w:rsidRPr="001058B5">
        <w:t xml:space="preserve">Potential Security Problems of Using Ad Hoc </w:t>
      </w:r>
      <w:bookmarkStart w:id="631" w:name="_bookmark701"/>
      <w:bookmarkEnd w:id="631"/>
      <w:r w:rsidRPr="001058B5">
        <w:t>Tools</w:t>
      </w:r>
    </w:p>
    <w:p w14:paraId="746BFF32" w14:textId="77777777" w:rsidR="008C539B" w:rsidRPr="001058B5" w:rsidRDefault="00C12992">
      <w:pPr>
        <w:pStyle w:val="BodyText"/>
        <w:spacing w:before="56" w:line="232" w:lineRule="auto"/>
        <w:ind w:left="2260" w:right="185"/>
        <w:rPr>
          <w:rFonts w:ascii="Arial" w:hAnsi="Arial" w:cs="Arial"/>
        </w:rPr>
      </w:pPr>
      <w:r w:rsidRPr="001058B5">
        <w:rPr>
          <w:rFonts w:ascii="Arial" w:hAnsi="Arial" w:cs="Arial"/>
        </w:rPr>
        <w:t>Prebuilt database applications explicitly control the potential actions of a user, including the enabling and disabling of user roles while using the appl</w:t>
      </w:r>
      <w:bookmarkStart w:id="632" w:name="_bookmark702"/>
      <w:bookmarkEnd w:id="632"/>
      <w:r w:rsidRPr="001058B5">
        <w:rPr>
          <w:rFonts w:ascii="Arial" w:hAnsi="Arial" w:cs="Arial"/>
        </w:rPr>
        <w:t>ication. By contrast, ad hoc query tools such as SQL*Plus, permit a user to submit any SQL statement (which may or may not succeed), including enabling and disabling a granted role.</w:t>
      </w:r>
    </w:p>
    <w:p w14:paraId="6E2A26FC" w14:textId="77777777" w:rsidR="008C539B" w:rsidRPr="001058B5" w:rsidRDefault="00C12992">
      <w:pPr>
        <w:pStyle w:val="BodyText"/>
        <w:spacing w:before="114" w:line="232" w:lineRule="auto"/>
        <w:ind w:left="2260" w:right="102"/>
        <w:rPr>
          <w:rFonts w:ascii="Arial" w:hAnsi="Arial" w:cs="Arial"/>
        </w:rPr>
      </w:pPr>
      <w:r w:rsidRPr="001058B5">
        <w:rPr>
          <w:rFonts w:ascii="Arial" w:hAnsi="Arial" w:cs="Arial"/>
        </w:rPr>
        <w:t>Potentially, an application user can exercise the privileges attached to that application to issue destructive SQL statements against database tables by using an ad hoc tool.</w:t>
      </w:r>
    </w:p>
    <w:p w14:paraId="62267B45" w14:textId="77777777" w:rsidR="008C539B" w:rsidRPr="001058B5" w:rsidRDefault="00C12992">
      <w:pPr>
        <w:pStyle w:val="BodyText"/>
        <w:spacing w:before="112"/>
        <w:ind w:left="2260"/>
        <w:rPr>
          <w:rFonts w:ascii="Arial" w:hAnsi="Arial" w:cs="Arial"/>
        </w:rPr>
      </w:pPr>
      <w:r w:rsidRPr="001058B5">
        <w:rPr>
          <w:rFonts w:ascii="Arial" w:hAnsi="Arial" w:cs="Arial"/>
        </w:rPr>
        <w:t>For example, consider the following scenario:</w:t>
      </w:r>
    </w:p>
    <w:p w14:paraId="7953EB4B"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 xml:space="preserve">The </w:t>
      </w:r>
      <w:r w:rsidRPr="001058B5">
        <w:rPr>
          <w:rFonts w:ascii="Arial" w:hAnsi="Arial" w:cs="Arial"/>
          <w:spacing w:val="-3"/>
        </w:rPr>
        <w:t xml:space="preserve">Vacation </w:t>
      </w:r>
      <w:r w:rsidRPr="001058B5">
        <w:rPr>
          <w:rFonts w:ascii="Arial" w:hAnsi="Arial" w:cs="Arial"/>
        </w:rPr>
        <w:t>application has a corresponding vacation</w:t>
      </w:r>
      <w:r w:rsidRPr="001058B5">
        <w:rPr>
          <w:rFonts w:ascii="Arial" w:hAnsi="Arial" w:cs="Arial"/>
          <w:spacing w:val="-92"/>
        </w:rPr>
        <w:t xml:space="preserve"> </w:t>
      </w:r>
      <w:r w:rsidRPr="001058B5">
        <w:rPr>
          <w:rFonts w:ascii="Arial" w:hAnsi="Arial" w:cs="Arial"/>
        </w:rPr>
        <w:t>role.</w:t>
      </w:r>
    </w:p>
    <w:p w14:paraId="2376854C" w14:textId="77777777" w:rsidR="008C539B" w:rsidRPr="001058B5" w:rsidRDefault="00C12992">
      <w:pPr>
        <w:pStyle w:val="BodyText"/>
        <w:spacing w:before="108" w:line="246"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w:t>
      </w:r>
      <w:r w:rsidRPr="001058B5">
        <w:rPr>
          <w:rFonts w:ascii="Arial" w:hAnsi="Arial" w:cs="Arial"/>
          <w:spacing w:val="-93"/>
        </w:rPr>
        <w:t xml:space="preserve"> </w:t>
      </w:r>
      <w:r w:rsidRPr="001058B5">
        <w:rPr>
          <w:rFonts w:ascii="Arial" w:hAnsi="Arial" w:cs="Arial"/>
        </w:rPr>
        <w:t>role includes the privileges to issue SELECT, INSERT, UPDATE, and</w:t>
      </w:r>
    </w:p>
    <w:p w14:paraId="14E48190" w14:textId="77777777" w:rsidR="008C539B" w:rsidRPr="001058B5" w:rsidRDefault="00C12992">
      <w:pPr>
        <w:pStyle w:val="BodyText"/>
        <w:spacing w:line="246" w:lineRule="exact"/>
        <w:ind w:left="2620"/>
        <w:rPr>
          <w:rFonts w:ascii="Arial" w:hAnsi="Arial" w:cs="Arial"/>
        </w:rPr>
      </w:pPr>
      <w:r w:rsidRPr="001058B5">
        <w:rPr>
          <w:rFonts w:ascii="Arial" w:hAnsi="Arial" w:cs="Arial"/>
        </w:rPr>
        <w:t>DELETE</w:t>
      </w:r>
      <w:r w:rsidRPr="001058B5">
        <w:rPr>
          <w:rFonts w:ascii="Arial" w:hAnsi="Arial" w:cs="Arial"/>
          <w:spacing w:val="-80"/>
        </w:rPr>
        <w:t xml:space="preserve"> </w:t>
      </w:r>
      <w:r w:rsidRPr="001058B5">
        <w:rPr>
          <w:rFonts w:ascii="Arial" w:hAnsi="Arial" w:cs="Arial"/>
        </w:rPr>
        <w:t>statements against the emp_tab</w:t>
      </w:r>
      <w:r w:rsidRPr="001058B5">
        <w:rPr>
          <w:rFonts w:ascii="Arial" w:hAnsi="Arial" w:cs="Arial"/>
          <w:spacing w:val="-80"/>
        </w:rPr>
        <w:t xml:space="preserve"> </w:t>
      </w:r>
      <w:r w:rsidRPr="001058B5">
        <w:rPr>
          <w:rFonts w:ascii="Arial" w:hAnsi="Arial" w:cs="Arial"/>
        </w:rPr>
        <w:t>table.</w:t>
      </w:r>
    </w:p>
    <w:p w14:paraId="1D4B39B2" w14:textId="77777777" w:rsidR="008C539B" w:rsidRPr="001058B5" w:rsidRDefault="00C12992">
      <w:pPr>
        <w:pStyle w:val="BodyText"/>
        <w:spacing w:before="108" w:line="244"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 application controls the use of privileges obtained through the</w:t>
      </w:r>
    </w:p>
    <w:p w14:paraId="69F126F8" w14:textId="77777777" w:rsidR="008C539B" w:rsidRPr="001058B5" w:rsidRDefault="00C12992">
      <w:pPr>
        <w:pStyle w:val="BodyText"/>
        <w:spacing w:line="248" w:lineRule="exact"/>
        <w:ind w:left="2620"/>
        <w:rPr>
          <w:rFonts w:ascii="Arial" w:hAnsi="Arial" w:cs="Arial"/>
        </w:rPr>
      </w:pPr>
      <w:r w:rsidRPr="001058B5">
        <w:rPr>
          <w:rFonts w:ascii="Arial" w:hAnsi="Arial" w:cs="Arial"/>
        </w:rPr>
        <w:t>vacation</w:t>
      </w:r>
      <w:r w:rsidRPr="001058B5">
        <w:rPr>
          <w:rFonts w:ascii="Arial" w:hAnsi="Arial" w:cs="Arial"/>
          <w:spacing w:val="-78"/>
        </w:rPr>
        <w:t xml:space="preserve"> </w:t>
      </w:r>
      <w:r w:rsidRPr="001058B5">
        <w:rPr>
          <w:rFonts w:ascii="Arial" w:hAnsi="Arial" w:cs="Arial"/>
        </w:rPr>
        <w:t>role.</w:t>
      </w:r>
    </w:p>
    <w:p w14:paraId="6370F8F8" w14:textId="77777777" w:rsidR="008C539B" w:rsidRPr="001058B5" w:rsidRDefault="008C539B">
      <w:pPr>
        <w:spacing w:line="248" w:lineRule="exact"/>
        <w:rPr>
          <w:rFonts w:ascii="Arial" w:hAnsi="Arial" w:cs="Arial"/>
        </w:rPr>
        <w:sectPr w:rsidR="008C539B" w:rsidRPr="001058B5">
          <w:footerReference w:type="even" r:id="rId102"/>
          <w:footerReference w:type="default" r:id="rId103"/>
          <w:pgSz w:w="12240" w:h="15840"/>
          <w:pgMar w:top="840" w:right="1060" w:bottom="860" w:left="1100" w:header="549" w:footer="663" w:gutter="0"/>
          <w:pgNumType w:start="21"/>
          <w:cols w:space="720"/>
        </w:sectPr>
      </w:pPr>
    </w:p>
    <w:p w14:paraId="000C2C1F" w14:textId="77777777" w:rsidR="008C539B" w:rsidRPr="001058B5" w:rsidRDefault="008C539B">
      <w:pPr>
        <w:pStyle w:val="BodyText"/>
        <w:spacing w:before="5"/>
        <w:rPr>
          <w:rFonts w:ascii="Arial" w:hAnsi="Arial" w:cs="Arial"/>
          <w:sz w:val="25"/>
        </w:rPr>
      </w:pPr>
    </w:p>
    <w:p w14:paraId="6E05558F" w14:textId="77777777" w:rsidR="008C539B" w:rsidRPr="001058B5" w:rsidRDefault="00C12992">
      <w:pPr>
        <w:pStyle w:val="BodyText"/>
        <w:spacing w:before="101" w:line="230" w:lineRule="auto"/>
        <w:ind w:left="1659" w:right="773"/>
        <w:rPr>
          <w:rFonts w:ascii="Arial" w:hAnsi="Arial" w:cs="Arial"/>
        </w:rPr>
      </w:pPr>
      <w:r w:rsidRPr="001058B5">
        <w:rPr>
          <w:rFonts w:ascii="Arial" w:hAnsi="Arial" w:cs="Arial"/>
          <w:spacing w:val="-5"/>
        </w:rPr>
        <w:t>Now,</w:t>
      </w:r>
      <w:r w:rsidRPr="001058B5">
        <w:rPr>
          <w:rFonts w:ascii="Arial" w:hAnsi="Arial" w:cs="Arial"/>
          <w:spacing w:val="-15"/>
        </w:rPr>
        <w:t xml:space="preserve"> </w:t>
      </w:r>
      <w:r w:rsidRPr="001058B5">
        <w:rPr>
          <w:rFonts w:ascii="Arial" w:hAnsi="Arial" w:cs="Arial"/>
        </w:rPr>
        <w:t>consider</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been</w:t>
      </w:r>
      <w:r w:rsidRPr="001058B5">
        <w:rPr>
          <w:rFonts w:ascii="Arial" w:hAnsi="Arial" w:cs="Arial"/>
          <w:spacing w:val="-14"/>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vacation</w:t>
      </w:r>
      <w:r w:rsidRPr="001058B5">
        <w:rPr>
          <w:rFonts w:ascii="Arial" w:hAnsi="Arial" w:cs="Arial"/>
          <w:spacing w:val="-90"/>
        </w:rPr>
        <w:t xml:space="preserve"> </w:t>
      </w:r>
      <w:r w:rsidRPr="001058B5">
        <w:rPr>
          <w:rFonts w:ascii="Arial" w:hAnsi="Arial" w:cs="Arial"/>
        </w:rPr>
        <w:t>role.</w:t>
      </w:r>
      <w:r w:rsidRPr="001058B5">
        <w:rPr>
          <w:rFonts w:ascii="Arial" w:hAnsi="Arial" w:cs="Arial"/>
          <w:spacing w:val="-15"/>
        </w:rPr>
        <w:t xml:space="preserve"> </w:t>
      </w:r>
      <w:r w:rsidRPr="001058B5">
        <w:rPr>
          <w:rFonts w:ascii="Arial" w:hAnsi="Arial" w:cs="Arial"/>
        </w:rPr>
        <w:t>Suppose</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instead</w:t>
      </w:r>
      <w:r w:rsidRPr="001058B5">
        <w:rPr>
          <w:rFonts w:ascii="Arial" w:hAnsi="Arial" w:cs="Arial"/>
          <w:spacing w:val="-15"/>
        </w:rPr>
        <w:t xml:space="preserve"> </w:t>
      </w:r>
      <w:r w:rsidRPr="001058B5">
        <w:rPr>
          <w:rFonts w:ascii="Arial" w:hAnsi="Arial" w:cs="Arial"/>
        </w:rPr>
        <w:t xml:space="preserve">of using the </w:t>
      </w:r>
      <w:r w:rsidRPr="001058B5">
        <w:rPr>
          <w:rFonts w:ascii="Arial" w:hAnsi="Arial" w:cs="Arial"/>
          <w:spacing w:val="-3"/>
        </w:rPr>
        <w:t xml:space="preserve">Vacation </w:t>
      </w:r>
      <w:r w:rsidRPr="001058B5">
        <w:rPr>
          <w:rFonts w:ascii="Arial" w:hAnsi="Arial" w:cs="Arial"/>
        </w:rPr>
        <w:t>application, the user executes SQL*Plus. At this point, the user is restricted only by the privileges granted to him explicitly or through roles, including the</w:t>
      </w:r>
      <w:r w:rsidRPr="001058B5">
        <w:rPr>
          <w:rFonts w:ascii="Arial" w:hAnsi="Arial" w:cs="Arial"/>
          <w:spacing w:val="-10"/>
        </w:rPr>
        <w:t xml:space="preserve"> </w:t>
      </w:r>
      <w:r w:rsidRPr="001058B5">
        <w:rPr>
          <w:rFonts w:ascii="Arial" w:hAnsi="Arial" w:cs="Arial"/>
        </w:rPr>
        <w:t>vacation</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Because</w:t>
      </w:r>
      <w:r w:rsidRPr="001058B5">
        <w:rPr>
          <w:rFonts w:ascii="Arial" w:hAnsi="Arial" w:cs="Arial"/>
          <w:spacing w:val="-11"/>
        </w:rPr>
        <w:t xml:space="preserve"> </w:t>
      </w:r>
      <w:r w:rsidRPr="001058B5">
        <w:rPr>
          <w:rFonts w:ascii="Arial" w:hAnsi="Arial" w:cs="Arial"/>
        </w:rPr>
        <w:t>SQL*Plus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an</w:t>
      </w:r>
      <w:r w:rsidRPr="001058B5">
        <w:rPr>
          <w:rFonts w:ascii="Arial" w:hAnsi="Arial" w:cs="Arial"/>
          <w:spacing w:val="-10"/>
        </w:rPr>
        <w:t xml:space="preserve"> </w:t>
      </w:r>
      <w:r w:rsidRPr="001058B5">
        <w:rPr>
          <w:rFonts w:ascii="Arial" w:hAnsi="Arial" w:cs="Arial"/>
        </w:rPr>
        <w:t>ad</w:t>
      </w:r>
      <w:r w:rsidRPr="001058B5">
        <w:rPr>
          <w:rFonts w:ascii="Arial" w:hAnsi="Arial" w:cs="Arial"/>
          <w:spacing w:val="-11"/>
        </w:rPr>
        <w:t xml:space="preserve"> </w:t>
      </w:r>
      <w:r w:rsidRPr="001058B5">
        <w:rPr>
          <w:rFonts w:ascii="Arial" w:hAnsi="Arial" w:cs="Arial"/>
        </w:rPr>
        <w:t>hoc</w:t>
      </w:r>
      <w:r w:rsidRPr="001058B5">
        <w:rPr>
          <w:rFonts w:ascii="Arial" w:hAnsi="Arial" w:cs="Arial"/>
          <w:spacing w:val="-10"/>
        </w:rPr>
        <w:t xml:space="preserve"> </w:t>
      </w:r>
      <w:r w:rsidRPr="001058B5">
        <w:rPr>
          <w:rFonts w:ascii="Arial" w:hAnsi="Arial" w:cs="Arial"/>
        </w:rPr>
        <w:t>query</w:t>
      </w:r>
      <w:r w:rsidRPr="001058B5">
        <w:rPr>
          <w:rFonts w:ascii="Arial" w:hAnsi="Arial" w:cs="Arial"/>
          <w:spacing w:val="-11"/>
        </w:rPr>
        <w:t xml:space="preserve"> </w:t>
      </w:r>
      <w:r w:rsidRPr="001058B5">
        <w:rPr>
          <w:rFonts w:ascii="Arial" w:hAnsi="Arial" w:cs="Arial"/>
        </w:rPr>
        <w:t>tool,</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restricted to a set of predefined actions, as with designed database applications. The user can query</w:t>
      </w:r>
      <w:r w:rsidRPr="001058B5">
        <w:rPr>
          <w:rFonts w:ascii="Arial" w:hAnsi="Arial" w:cs="Arial"/>
          <w:spacing w:val="-4"/>
        </w:rPr>
        <w:t xml:space="preserve"> </w:t>
      </w:r>
      <w:r w:rsidRPr="001058B5">
        <w:rPr>
          <w:rFonts w:ascii="Arial" w:hAnsi="Arial" w:cs="Arial"/>
        </w:rPr>
        <w:t>or</w:t>
      </w:r>
      <w:r w:rsidRPr="001058B5">
        <w:rPr>
          <w:rFonts w:ascii="Arial" w:hAnsi="Arial" w:cs="Arial"/>
          <w:spacing w:val="-2"/>
        </w:rPr>
        <w:t xml:space="preserve"> </w:t>
      </w:r>
      <w:r w:rsidRPr="001058B5">
        <w:rPr>
          <w:rFonts w:ascii="Arial" w:hAnsi="Arial" w:cs="Arial"/>
        </w:rPr>
        <w:t>modify</w:t>
      </w:r>
      <w:r w:rsidRPr="001058B5">
        <w:rPr>
          <w:rFonts w:ascii="Arial" w:hAnsi="Arial" w:cs="Arial"/>
          <w:spacing w:val="-3"/>
        </w:rPr>
        <w:t xml:space="preserve"> </w:t>
      </w:r>
      <w:r w:rsidRPr="001058B5">
        <w:rPr>
          <w:rFonts w:ascii="Arial" w:hAnsi="Arial" w:cs="Arial"/>
        </w:rPr>
        <w:t>data</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emp_tab</w:t>
      </w:r>
      <w:r w:rsidRPr="001058B5">
        <w:rPr>
          <w:rFonts w:ascii="Arial" w:hAnsi="Arial" w:cs="Arial"/>
          <w:spacing w:val="-80"/>
        </w:rPr>
        <w:t xml:space="preserve"> </w:t>
      </w:r>
      <w:r w:rsidRPr="001058B5">
        <w:rPr>
          <w:rFonts w:ascii="Arial" w:hAnsi="Arial" w:cs="Arial"/>
        </w:rPr>
        <w:t>table</w:t>
      </w:r>
      <w:r w:rsidRPr="001058B5">
        <w:rPr>
          <w:rFonts w:ascii="Arial" w:hAnsi="Arial" w:cs="Arial"/>
          <w:spacing w:val="-3"/>
        </w:rPr>
        <w:t xml:space="preserve"> </w:t>
      </w:r>
      <w:r w:rsidRPr="001058B5">
        <w:rPr>
          <w:rFonts w:ascii="Arial" w:hAnsi="Arial" w:cs="Arial"/>
        </w:rPr>
        <w:t>as</w:t>
      </w:r>
      <w:r w:rsidRPr="001058B5">
        <w:rPr>
          <w:rFonts w:ascii="Arial" w:hAnsi="Arial" w:cs="Arial"/>
          <w:spacing w:val="-4"/>
        </w:rPr>
        <w:t xml:space="preserve"> </w:t>
      </w:r>
      <w:r w:rsidRPr="001058B5">
        <w:rPr>
          <w:rFonts w:ascii="Arial" w:hAnsi="Arial" w:cs="Arial"/>
        </w:rPr>
        <w:t>he</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she</w:t>
      </w:r>
      <w:r w:rsidRPr="001058B5">
        <w:rPr>
          <w:rFonts w:ascii="Arial" w:hAnsi="Arial" w:cs="Arial"/>
          <w:spacing w:val="-4"/>
        </w:rPr>
        <w:t xml:space="preserve"> </w:t>
      </w:r>
      <w:r w:rsidRPr="001058B5">
        <w:rPr>
          <w:rFonts w:ascii="Arial" w:hAnsi="Arial" w:cs="Arial"/>
        </w:rPr>
        <w:t>chooses.</w:t>
      </w:r>
    </w:p>
    <w:p w14:paraId="5DB046E9" w14:textId="77777777" w:rsidR="008C539B" w:rsidRPr="001058B5" w:rsidRDefault="008C539B">
      <w:pPr>
        <w:pStyle w:val="BodyText"/>
        <w:rPr>
          <w:rFonts w:ascii="Arial" w:hAnsi="Arial" w:cs="Arial"/>
          <w:sz w:val="23"/>
        </w:rPr>
      </w:pPr>
    </w:p>
    <w:p w14:paraId="4E9D38C7" w14:textId="77777777" w:rsidR="008C539B" w:rsidRPr="001058B5" w:rsidRDefault="00C12992">
      <w:pPr>
        <w:pStyle w:val="Heading6"/>
        <w:spacing w:before="1"/>
        <w:ind w:left="1660"/>
      </w:pPr>
      <w:bookmarkStart w:id="633" w:name="Limiting_Roles_Through_the_PRODUCT_USER_"/>
      <w:bookmarkStart w:id="634" w:name="_bookmark703"/>
      <w:bookmarkEnd w:id="633"/>
      <w:bookmarkEnd w:id="634"/>
      <w:r w:rsidRPr="001058B5">
        <w:t xml:space="preserve">Limiting Roles </w:t>
      </w:r>
      <w:bookmarkStart w:id="635" w:name="_bookmark704"/>
      <w:bookmarkEnd w:id="635"/>
      <w:r w:rsidRPr="001058B5">
        <w:t>Through the PRODUCT_USER_PROFILE Table</w:t>
      </w:r>
    </w:p>
    <w:p w14:paraId="009805DC" w14:textId="77777777" w:rsidR="008C539B" w:rsidRPr="001058B5" w:rsidRDefault="00C12992">
      <w:pPr>
        <w:pStyle w:val="BodyText"/>
        <w:spacing w:before="56" w:line="230" w:lineRule="auto"/>
        <w:ind w:left="1659"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PRODUCT_USER_PROFILE</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SYSTEM</w:t>
      </w:r>
      <w:r w:rsidRPr="001058B5">
        <w:rPr>
          <w:rFonts w:ascii="Arial" w:hAnsi="Arial" w:cs="Arial"/>
          <w:spacing w:val="-95"/>
        </w:rPr>
        <w:t xml:space="preserve"> </w:t>
      </w:r>
      <w:r w:rsidRPr="001058B5">
        <w:rPr>
          <w:rFonts w:ascii="Arial" w:hAnsi="Arial" w:cs="Arial"/>
        </w:rPr>
        <w:t>schema,</w:t>
      </w:r>
      <w:r w:rsidRPr="001058B5">
        <w:rPr>
          <w:rFonts w:ascii="Arial" w:hAnsi="Arial" w:cs="Arial"/>
          <w:spacing w:val="-21"/>
        </w:rPr>
        <w:t xml:space="preserve"> </w:t>
      </w:r>
      <w:r w:rsidRPr="001058B5">
        <w:rPr>
          <w:rFonts w:ascii="Arial" w:hAnsi="Arial" w:cs="Arial"/>
        </w:rPr>
        <w:t xml:space="preserve">to disable certain SQL and SQL*Plus commands in the SQL*Plus environment for each </w:t>
      </w:r>
      <w:r w:rsidRPr="001058B5">
        <w:rPr>
          <w:rFonts w:ascii="Arial" w:hAnsi="Arial" w:cs="Arial"/>
          <w:spacing w:val="-4"/>
        </w:rPr>
        <w:t xml:space="preserve">user. </w:t>
      </w:r>
      <w:r w:rsidRPr="001058B5">
        <w:rPr>
          <w:rFonts w:ascii="Arial" w:hAnsi="Arial" w:cs="Arial"/>
        </w:rPr>
        <w:t xml:space="preserve">SQL*Plus, not the Oracle Database, enforces this </w:t>
      </w:r>
      <w:r w:rsidRPr="001058B5">
        <w:rPr>
          <w:rFonts w:ascii="Arial" w:hAnsi="Arial" w:cs="Arial"/>
          <w:spacing w:val="-3"/>
        </w:rPr>
        <w:t xml:space="preserve">security. </w:t>
      </w:r>
      <w:r w:rsidRPr="001058B5">
        <w:rPr>
          <w:rFonts w:ascii="Arial" w:hAnsi="Arial" w:cs="Arial"/>
          <w:spacing w:val="-6"/>
        </w:rPr>
        <w:t xml:space="preserve">You </w:t>
      </w:r>
      <w:r w:rsidRPr="001058B5">
        <w:rPr>
          <w:rFonts w:ascii="Arial" w:hAnsi="Arial" w:cs="Arial"/>
        </w:rPr>
        <w:t>can even restrict access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REVOKE,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SET</w:t>
      </w:r>
      <w:r w:rsidRPr="001058B5">
        <w:rPr>
          <w:rFonts w:ascii="Arial" w:hAnsi="Arial" w:cs="Arial"/>
          <w:spacing w:val="-61"/>
        </w:rPr>
        <w:t xml:space="preserve"> </w:t>
      </w:r>
      <w:r w:rsidRPr="001058B5">
        <w:rPr>
          <w:rFonts w:ascii="Arial" w:hAnsi="Arial" w:cs="Arial"/>
        </w:rPr>
        <w:t>ROLE</w:t>
      </w:r>
      <w:r w:rsidRPr="001058B5">
        <w:rPr>
          <w:rFonts w:ascii="Arial" w:hAnsi="Arial" w:cs="Arial"/>
          <w:spacing w:val="-96"/>
        </w:rPr>
        <w:t xml:space="preserve"> </w:t>
      </w:r>
      <w:r w:rsidRPr="001058B5">
        <w:rPr>
          <w:rFonts w:ascii="Arial" w:hAnsi="Arial" w:cs="Arial"/>
        </w:rPr>
        <w:t>commands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control</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ability</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change their database</w:t>
      </w:r>
      <w:r w:rsidRPr="001058B5">
        <w:rPr>
          <w:rFonts w:ascii="Arial" w:hAnsi="Arial" w:cs="Arial"/>
          <w:spacing w:val="-2"/>
        </w:rPr>
        <w:t xml:space="preserve"> </w:t>
      </w:r>
      <w:r w:rsidRPr="001058B5">
        <w:rPr>
          <w:rFonts w:ascii="Arial" w:hAnsi="Arial" w:cs="Arial"/>
        </w:rPr>
        <w:t>privileges.</w:t>
      </w:r>
    </w:p>
    <w:p w14:paraId="63257B0C" w14:textId="77777777" w:rsidR="008C539B" w:rsidRPr="001058B5" w:rsidRDefault="00C12992">
      <w:pPr>
        <w:pStyle w:val="BodyText"/>
        <w:spacing w:before="119" w:line="230" w:lineRule="auto"/>
        <w:ind w:left="1660" w:right="848" w:hanging="1"/>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PRODUCT_USER_PROFILE</w:t>
      </w:r>
      <w:r w:rsidRPr="001058B5">
        <w:rPr>
          <w:rFonts w:ascii="Arial" w:hAnsi="Arial" w:cs="Arial"/>
          <w:spacing w:val="-101"/>
        </w:rPr>
        <w:t xml:space="preserve"> </w:t>
      </w:r>
      <w:r w:rsidRPr="001058B5">
        <w:rPr>
          <w:rFonts w:ascii="Arial" w:hAnsi="Arial" w:cs="Arial"/>
        </w:rPr>
        <w:t>table</w:t>
      </w:r>
      <w:r w:rsidRPr="001058B5">
        <w:rPr>
          <w:rFonts w:ascii="Arial" w:hAnsi="Arial" w:cs="Arial"/>
          <w:spacing w:val="-28"/>
        </w:rPr>
        <w:t xml:space="preserve"> </w:t>
      </w:r>
      <w:r w:rsidRPr="001058B5">
        <w:rPr>
          <w:rFonts w:ascii="Arial" w:hAnsi="Arial" w:cs="Arial"/>
        </w:rPr>
        <w:t>enables</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list</w:t>
      </w:r>
      <w:r w:rsidRPr="001058B5">
        <w:rPr>
          <w:rFonts w:ascii="Arial" w:hAnsi="Arial" w:cs="Arial"/>
          <w:spacing w:val="-28"/>
        </w:rPr>
        <w:t xml:space="preserve"> </w:t>
      </w:r>
      <w:r w:rsidRPr="001058B5">
        <w:rPr>
          <w:rFonts w:ascii="Arial" w:hAnsi="Arial" w:cs="Arial"/>
        </w:rPr>
        <w:t>roles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do</w:t>
      </w:r>
      <w:r w:rsidRPr="001058B5">
        <w:rPr>
          <w:rFonts w:ascii="Arial" w:hAnsi="Arial" w:cs="Arial"/>
          <w:spacing w:val="-28"/>
        </w:rPr>
        <w:t xml:space="preserve"> </w:t>
      </w:r>
      <w:r w:rsidRPr="001058B5">
        <w:rPr>
          <w:rFonts w:ascii="Arial" w:hAnsi="Arial" w:cs="Arial"/>
        </w:rPr>
        <w:t>not</w:t>
      </w:r>
      <w:r w:rsidRPr="001058B5">
        <w:rPr>
          <w:rFonts w:ascii="Arial" w:hAnsi="Arial" w:cs="Arial"/>
          <w:spacing w:val="-28"/>
        </w:rPr>
        <w:t xml:space="preserve"> </w:t>
      </w:r>
      <w:r w:rsidRPr="001058B5">
        <w:rPr>
          <w:rFonts w:ascii="Arial" w:hAnsi="Arial" w:cs="Arial"/>
        </w:rPr>
        <w:t>want</w:t>
      </w:r>
      <w:r w:rsidRPr="001058B5">
        <w:rPr>
          <w:rFonts w:ascii="Arial" w:hAnsi="Arial" w:cs="Arial"/>
          <w:spacing w:val="-28"/>
        </w:rPr>
        <w:t xml:space="preserve"> </w:t>
      </w:r>
      <w:r w:rsidRPr="001058B5">
        <w:rPr>
          <w:rFonts w:ascii="Arial" w:hAnsi="Arial" w:cs="Arial"/>
        </w:rPr>
        <w:t xml:space="preserve">users to activate with an application. </w:t>
      </w:r>
      <w:r w:rsidRPr="001058B5">
        <w:rPr>
          <w:rFonts w:ascii="Arial" w:hAnsi="Arial" w:cs="Arial"/>
          <w:spacing w:val="-6"/>
        </w:rPr>
        <w:t xml:space="preserve">You </w:t>
      </w:r>
      <w:r w:rsidRPr="001058B5">
        <w:rPr>
          <w:rFonts w:ascii="Arial" w:hAnsi="Arial" w:cs="Arial"/>
        </w:rPr>
        <w:t>can also explicitly disable the use of various commands, such as SET</w:t>
      </w:r>
      <w:r w:rsidRPr="001058B5">
        <w:rPr>
          <w:rFonts w:ascii="Arial" w:hAnsi="Arial" w:cs="Arial"/>
          <w:spacing w:val="-26"/>
        </w:rPr>
        <w:t xml:space="preserve"> </w:t>
      </w:r>
      <w:r w:rsidRPr="001058B5">
        <w:rPr>
          <w:rFonts w:ascii="Arial" w:hAnsi="Arial" w:cs="Arial"/>
        </w:rPr>
        <w:t>ROLE.</w:t>
      </w:r>
    </w:p>
    <w:p w14:paraId="2FEE690F" w14:textId="77777777" w:rsidR="008C539B" w:rsidRPr="001058B5" w:rsidRDefault="00C12992">
      <w:pPr>
        <w:pStyle w:val="BodyText"/>
        <w:spacing w:before="110"/>
        <w:ind w:left="1660"/>
        <w:rPr>
          <w:rFonts w:ascii="Arial" w:hAnsi="Arial" w:cs="Arial"/>
        </w:rPr>
      </w:pPr>
      <w:r w:rsidRPr="001058B5">
        <w:rPr>
          <w:rFonts w:ascii="Arial" w:hAnsi="Arial" w:cs="Arial"/>
        </w:rPr>
        <w:t>For example, you could create an entry in the PRODUCT_USER_PROFILE</w:t>
      </w:r>
      <w:r w:rsidRPr="001058B5">
        <w:rPr>
          <w:rFonts w:ascii="Arial" w:hAnsi="Arial" w:cs="Arial"/>
          <w:spacing w:val="-85"/>
        </w:rPr>
        <w:t xml:space="preserve"> </w:t>
      </w:r>
      <w:r w:rsidRPr="001058B5">
        <w:rPr>
          <w:rFonts w:ascii="Arial" w:hAnsi="Arial" w:cs="Arial"/>
        </w:rPr>
        <w:t>table to:</w:t>
      </w:r>
    </w:p>
    <w:p w14:paraId="68412064"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the clerk</w:t>
      </w:r>
      <w:r w:rsidRPr="001058B5">
        <w:rPr>
          <w:rFonts w:ascii="Arial" w:hAnsi="Arial" w:cs="Arial"/>
          <w:spacing w:val="-81"/>
        </w:rPr>
        <w:t xml:space="preserve"> </w:t>
      </w:r>
      <w:r w:rsidRPr="001058B5">
        <w:rPr>
          <w:rFonts w:ascii="Arial" w:hAnsi="Arial" w:cs="Arial"/>
        </w:rPr>
        <w:t>and manager</w:t>
      </w:r>
      <w:r w:rsidRPr="001058B5">
        <w:rPr>
          <w:rFonts w:ascii="Arial" w:hAnsi="Arial" w:cs="Arial"/>
          <w:spacing w:val="-81"/>
        </w:rPr>
        <w:t xml:space="preserve"> </w:t>
      </w:r>
      <w:r w:rsidRPr="001058B5">
        <w:rPr>
          <w:rFonts w:ascii="Arial" w:hAnsi="Arial" w:cs="Arial"/>
        </w:rPr>
        <w:t>roles with SQL*Plus</w:t>
      </w:r>
    </w:p>
    <w:p w14:paraId="25848228"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SET ROLE</w:t>
      </w:r>
      <w:r w:rsidRPr="001058B5">
        <w:rPr>
          <w:rFonts w:ascii="Arial" w:hAnsi="Arial" w:cs="Arial"/>
          <w:spacing w:val="-95"/>
        </w:rPr>
        <w:t xml:space="preserve"> </w:t>
      </w:r>
      <w:r w:rsidRPr="001058B5">
        <w:rPr>
          <w:rFonts w:ascii="Arial" w:hAnsi="Arial" w:cs="Arial"/>
        </w:rPr>
        <w:t>with SQL*Plus</w:t>
      </w:r>
    </w:p>
    <w:p w14:paraId="67820C99" w14:textId="77777777" w:rsidR="008C539B" w:rsidRPr="001058B5" w:rsidRDefault="00C12992">
      <w:pPr>
        <w:pStyle w:val="BodyText"/>
        <w:spacing w:before="117" w:line="228" w:lineRule="auto"/>
        <w:ind w:left="1660" w:right="848"/>
        <w:rPr>
          <w:rFonts w:ascii="Arial" w:hAnsi="Arial" w:cs="Arial"/>
        </w:rPr>
      </w:pPr>
      <w:r w:rsidRPr="001058B5">
        <w:rPr>
          <w:rFonts w:ascii="Arial" w:hAnsi="Arial" w:cs="Arial"/>
        </w:rPr>
        <w:t>Suppose user Marla connects to the database using SQL*Plus. Marla has the clerk, manager,</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analyst</w:t>
      </w:r>
      <w:r w:rsidRPr="001058B5">
        <w:rPr>
          <w:rFonts w:ascii="Arial" w:hAnsi="Arial" w:cs="Arial"/>
          <w:spacing w:val="-98"/>
        </w:rPr>
        <w:t xml:space="preserve"> </w:t>
      </w:r>
      <w:r w:rsidRPr="001058B5">
        <w:rPr>
          <w:rFonts w:ascii="Arial" w:hAnsi="Arial" w:cs="Arial"/>
        </w:rPr>
        <w:t>roles.</w:t>
      </w:r>
      <w:r w:rsidRPr="001058B5">
        <w:rPr>
          <w:rFonts w:ascii="Arial" w:hAnsi="Arial" w:cs="Arial"/>
          <w:spacing w:val="-24"/>
        </w:rPr>
        <w:t xml:space="preserve"> </w:t>
      </w:r>
      <w:r w:rsidRPr="001058B5">
        <w:rPr>
          <w:rFonts w:ascii="Arial" w:hAnsi="Arial" w:cs="Arial"/>
        </w:rPr>
        <w:t>As</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result</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preceding</w:t>
      </w:r>
      <w:r w:rsidRPr="001058B5">
        <w:rPr>
          <w:rFonts w:ascii="Arial" w:hAnsi="Arial" w:cs="Arial"/>
          <w:spacing w:val="-24"/>
        </w:rPr>
        <w:t xml:space="preserve"> </w:t>
      </w:r>
      <w:r w:rsidRPr="001058B5">
        <w:rPr>
          <w:rFonts w:ascii="Arial" w:hAnsi="Arial" w:cs="Arial"/>
        </w:rPr>
        <w:t>entry</w:t>
      </w:r>
      <w:r w:rsidRPr="001058B5">
        <w:rPr>
          <w:rFonts w:ascii="Arial" w:hAnsi="Arial" w:cs="Arial"/>
          <w:spacing w:val="-24"/>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PRODUCT_USER_ PROFILE,</w:t>
      </w:r>
      <w:r w:rsidRPr="001058B5">
        <w:rPr>
          <w:rFonts w:ascii="Arial" w:hAnsi="Arial" w:cs="Arial"/>
          <w:spacing w:val="-17"/>
        </w:rPr>
        <w:t xml:space="preserve"> </w:t>
      </w:r>
      <w:r w:rsidRPr="001058B5">
        <w:rPr>
          <w:rFonts w:ascii="Arial" w:hAnsi="Arial" w:cs="Arial"/>
        </w:rPr>
        <w:t>Marla</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able</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exercise</w:t>
      </w:r>
      <w:r w:rsidRPr="001058B5">
        <w:rPr>
          <w:rFonts w:ascii="Arial" w:hAnsi="Arial" w:cs="Arial"/>
          <w:spacing w:val="-17"/>
        </w:rPr>
        <w:t xml:space="preserve"> </w:t>
      </w:r>
      <w:r w:rsidRPr="001058B5">
        <w:rPr>
          <w:rFonts w:ascii="Arial" w:hAnsi="Arial" w:cs="Arial"/>
        </w:rPr>
        <w:t>her</w:t>
      </w:r>
      <w:r w:rsidRPr="001058B5">
        <w:rPr>
          <w:rFonts w:ascii="Arial" w:hAnsi="Arial" w:cs="Arial"/>
          <w:spacing w:val="-17"/>
        </w:rPr>
        <w:t xml:space="preserve"> </w:t>
      </w:r>
      <w:r w:rsidRPr="001058B5">
        <w:rPr>
          <w:rFonts w:ascii="Arial" w:hAnsi="Arial" w:cs="Arial"/>
        </w:rPr>
        <w:t>analyst</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SQL*Plus.</w:t>
      </w:r>
      <w:r w:rsidRPr="001058B5">
        <w:rPr>
          <w:rFonts w:ascii="Arial" w:hAnsi="Arial" w:cs="Arial"/>
          <w:spacing w:val="-17"/>
        </w:rPr>
        <w:t xml:space="preserve"> </w:t>
      </w:r>
      <w:r w:rsidRPr="001058B5">
        <w:rPr>
          <w:rFonts w:ascii="Arial" w:hAnsi="Arial" w:cs="Arial"/>
        </w:rPr>
        <w:t>Also,</w:t>
      </w:r>
      <w:r w:rsidRPr="001058B5">
        <w:rPr>
          <w:rFonts w:ascii="Arial" w:hAnsi="Arial" w:cs="Arial"/>
          <w:spacing w:val="-17"/>
        </w:rPr>
        <w:t xml:space="preserve"> </w:t>
      </w:r>
      <w:r w:rsidRPr="001058B5">
        <w:rPr>
          <w:rFonts w:ascii="Arial" w:hAnsi="Arial" w:cs="Arial"/>
        </w:rPr>
        <w:t>when Ginny</w:t>
      </w:r>
      <w:r w:rsidRPr="001058B5">
        <w:rPr>
          <w:rFonts w:ascii="Arial" w:hAnsi="Arial" w:cs="Arial"/>
          <w:spacing w:val="-11"/>
        </w:rPr>
        <w:t xml:space="preserve"> </w:t>
      </w:r>
      <w:r w:rsidRPr="001058B5">
        <w:rPr>
          <w:rFonts w:ascii="Arial" w:hAnsi="Arial" w:cs="Arial"/>
        </w:rPr>
        <w:t>attempts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issue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39"/>
        </w:rPr>
        <w:t xml:space="preserve"> </w:t>
      </w:r>
      <w:r w:rsidRPr="001058B5">
        <w:rPr>
          <w:rFonts w:ascii="Arial" w:hAnsi="Arial" w:cs="Arial"/>
        </w:rPr>
        <w:t>ROLE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she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explicitly</w:t>
      </w:r>
      <w:r w:rsidRPr="001058B5">
        <w:rPr>
          <w:rFonts w:ascii="Arial" w:hAnsi="Arial" w:cs="Arial"/>
          <w:spacing w:val="-12"/>
        </w:rPr>
        <w:t xml:space="preserve"> </w:t>
      </w:r>
      <w:r w:rsidRPr="001058B5">
        <w:rPr>
          <w:rFonts w:ascii="Arial" w:hAnsi="Arial" w:cs="Arial"/>
        </w:rPr>
        <w:t>prevented</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doing so</w:t>
      </w:r>
      <w:r w:rsidRPr="001058B5">
        <w:rPr>
          <w:rFonts w:ascii="Arial" w:hAnsi="Arial" w:cs="Arial"/>
          <w:spacing w:val="-22"/>
        </w:rPr>
        <w:t xml:space="preserve"> </w:t>
      </w:r>
      <w:r w:rsidRPr="001058B5">
        <w:rPr>
          <w:rFonts w:ascii="Arial" w:hAnsi="Arial" w:cs="Arial"/>
        </w:rPr>
        <w:t>because</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entry</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PRODUCT_USER_PROFILE</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prohibiting</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of</w:t>
      </w:r>
      <w:r w:rsidRPr="001058B5">
        <w:rPr>
          <w:rFonts w:ascii="Arial" w:hAnsi="Arial" w:cs="Arial"/>
          <w:spacing w:val="-23"/>
        </w:rPr>
        <w:t xml:space="preserve"> </w:t>
      </w:r>
      <w:r w:rsidRPr="001058B5">
        <w:rPr>
          <w:rFonts w:ascii="Arial" w:hAnsi="Arial" w:cs="Arial"/>
        </w:rPr>
        <w:t>SET ROLE.</w:t>
      </w:r>
    </w:p>
    <w:p w14:paraId="032A4225" w14:textId="77777777" w:rsidR="008C539B" w:rsidRPr="001058B5" w:rsidRDefault="00C12992">
      <w:pPr>
        <w:pStyle w:val="BodyText"/>
        <w:spacing w:before="120" w:line="230" w:lineRule="auto"/>
        <w:ind w:left="1659" w:right="779"/>
        <w:rPr>
          <w:rFonts w:ascii="Arial" w:hAnsi="Arial" w:cs="Arial"/>
        </w:rPr>
      </w:pPr>
      <w:r w:rsidRPr="001058B5">
        <w:rPr>
          <w:rFonts w:ascii="Arial" w:hAnsi="Arial" w:cs="Arial"/>
          <w:w w:val="95"/>
        </w:rPr>
        <w:t>Be aware that the</w:t>
      </w:r>
      <w:bookmarkStart w:id="636" w:name="_bookmark705"/>
      <w:bookmarkEnd w:id="636"/>
      <w:r w:rsidRPr="001058B5">
        <w:rPr>
          <w:rFonts w:ascii="Arial" w:hAnsi="Arial" w:cs="Arial"/>
          <w:w w:val="95"/>
        </w:rPr>
        <w:t xml:space="preserve"> PRODUCT_USER_PROFILE</w:t>
      </w:r>
      <w:r w:rsidRPr="001058B5">
        <w:rPr>
          <w:rFonts w:ascii="Arial" w:hAnsi="Arial" w:cs="Arial"/>
          <w:spacing w:val="-66"/>
          <w:w w:val="95"/>
        </w:rPr>
        <w:t xml:space="preserve"> </w:t>
      </w:r>
      <w:r w:rsidRPr="001058B5">
        <w:rPr>
          <w:rFonts w:ascii="Arial" w:hAnsi="Arial" w:cs="Arial"/>
          <w:w w:val="95"/>
        </w:rPr>
        <w:t xml:space="preserve">table does not completely guarantee </w:t>
      </w:r>
      <w:r w:rsidRPr="001058B5">
        <w:rPr>
          <w:rFonts w:ascii="Arial" w:hAnsi="Arial" w:cs="Arial"/>
          <w:spacing w:val="-3"/>
          <w:w w:val="95"/>
        </w:rPr>
        <w:t xml:space="preserve">security, </w:t>
      </w:r>
      <w:r w:rsidRPr="001058B5">
        <w:rPr>
          <w:rFonts w:ascii="Arial" w:hAnsi="Arial" w:cs="Arial"/>
        </w:rPr>
        <w:t xml:space="preserve">for multiple reasons. In the preceding example, while SET ROLE is disallowed with SQL*Plus, if Marla had other privileges granted to her </w:t>
      </w:r>
      <w:r w:rsidRPr="001058B5">
        <w:rPr>
          <w:rFonts w:ascii="Arial" w:hAnsi="Arial" w:cs="Arial"/>
          <w:spacing w:val="-3"/>
        </w:rPr>
        <w:t xml:space="preserve">directly, </w:t>
      </w:r>
      <w:r w:rsidRPr="001058B5">
        <w:rPr>
          <w:rFonts w:ascii="Arial" w:hAnsi="Arial" w:cs="Arial"/>
        </w:rPr>
        <w:t>then she could exercise these using SQL*Plus.</w:t>
      </w:r>
    </w:p>
    <w:p w14:paraId="073842E3" w14:textId="77777777" w:rsidR="008C539B" w:rsidRPr="001058B5" w:rsidRDefault="00C12992">
      <w:pPr>
        <w:tabs>
          <w:tab w:val="left" w:pos="3485"/>
        </w:tabs>
        <w:spacing w:before="210" w:line="232" w:lineRule="auto"/>
        <w:ind w:left="2379" w:right="2671"/>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 xml:space="preserve">SQL*Plus User's Guide and Reference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more 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PRODUCT_USER_PROFILE</w:t>
      </w:r>
      <w:r w:rsidRPr="001058B5">
        <w:rPr>
          <w:rFonts w:ascii="Arial" w:hAnsi="Arial" w:cs="Arial"/>
          <w:spacing w:val="-99"/>
          <w:sz w:val="20"/>
        </w:rPr>
        <w:t xml:space="preserve"> </w:t>
      </w:r>
      <w:r w:rsidRPr="001058B5">
        <w:rPr>
          <w:rFonts w:ascii="Arial" w:hAnsi="Arial" w:cs="Arial"/>
          <w:sz w:val="20"/>
        </w:rPr>
        <w:t>table</w:t>
      </w:r>
    </w:p>
    <w:p w14:paraId="146AAFD9" w14:textId="77777777" w:rsidR="008C539B" w:rsidRPr="001058B5" w:rsidRDefault="008C539B">
      <w:pPr>
        <w:pStyle w:val="BodyText"/>
        <w:spacing w:before="10"/>
        <w:rPr>
          <w:rFonts w:ascii="Arial" w:hAnsi="Arial" w:cs="Arial"/>
          <w:sz w:val="19"/>
        </w:rPr>
      </w:pPr>
    </w:p>
    <w:p w14:paraId="5BE8D6D6" w14:textId="77777777" w:rsidR="008C539B" w:rsidRPr="001058B5" w:rsidRDefault="00C12992">
      <w:pPr>
        <w:pStyle w:val="Heading6"/>
        <w:spacing w:before="1"/>
        <w:ind w:left="1660"/>
      </w:pPr>
      <w:bookmarkStart w:id="637" w:name="Using_Stored_Procedures_to_Encapsulate_B"/>
      <w:bookmarkStart w:id="638" w:name="_bookmark706"/>
      <w:bookmarkEnd w:id="637"/>
      <w:bookmarkEnd w:id="638"/>
      <w:r w:rsidRPr="001058B5">
        <w:t>Using Stored Procedures to Encapsulate Business Logic</w:t>
      </w:r>
    </w:p>
    <w:p w14:paraId="0E86B77C" w14:textId="77777777" w:rsidR="008C539B" w:rsidRPr="001058B5" w:rsidRDefault="00C12992">
      <w:pPr>
        <w:pStyle w:val="BodyText"/>
        <w:spacing w:before="57" w:line="230" w:lineRule="auto"/>
        <w:ind w:left="1659" w:right="739"/>
        <w:rPr>
          <w:rFonts w:ascii="Arial" w:hAnsi="Arial" w:cs="Arial"/>
        </w:rPr>
      </w:pPr>
      <w:r w:rsidRPr="001058B5">
        <w:rPr>
          <w:rFonts w:ascii="Arial" w:hAnsi="Arial" w:cs="Arial"/>
        </w:rPr>
        <w:t>Stored procedures encapsulate the use of privileges with business logic so that privileges are only exercised in the context of a well-formed business transaction. For example, an application developer can create a procedure to update the employee name and address in the employees table, which enforces that the data can only be updated</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normal</w:t>
      </w:r>
      <w:r w:rsidRPr="001058B5">
        <w:rPr>
          <w:rFonts w:ascii="Arial" w:hAnsi="Arial" w:cs="Arial"/>
          <w:spacing w:val="-6"/>
        </w:rPr>
        <w:t xml:space="preserve"> </w:t>
      </w:r>
      <w:r w:rsidRPr="001058B5">
        <w:rPr>
          <w:rFonts w:ascii="Arial" w:hAnsi="Arial" w:cs="Arial"/>
        </w:rPr>
        <w:t>business</w:t>
      </w:r>
      <w:r w:rsidRPr="001058B5">
        <w:rPr>
          <w:rFonts w:ascii="Arial" w:hAnsi="Arial" w:cs="Arial"/>
          <w:spacing w:val="-6"/>
        </w:rPr>
        <w:t xml:space="preserve"> </w:t>
      </w:r>
      <w:r w:rsidRPr="001058B5">
        <w:rPr>
          <w:rFonts w:ascii="Arial" w:hAnsi="Arial" w:cs="Arial"/>
        </w:rPr>
        <w:t>hours.</w:t>
      </w:r>
      <w:r w:rsidRPr="001058B5">
        <w:rPr>
          <w:rFonts w:ascii="Arial" w:hAnsi="Arial" w:cs="Arial"/>
          <w:spacing w:val="-6"/>
        </w:rPr>
        <w:t xml:space="preserve"> </w:t>
      </w:r>
      <w:r w:rsidRPr="001058B5">
        <w:rPr>
          <w:rFonts w:ascii="Arial" w:hAnsi="Arial" w:cs="Arial"/>
        </w:rPr>
        <w:t>Also,</w:t>
      </w:r>
      <w:r w:rsidRPr="001058B5">
        <w:rPr>
          <w:rFonts w:ascii="Arial" w:hAnsi="Arial" w:cs="Arial"/>
          <w:spacing w:val="-6"/>
        </w:rPr>
        <w:t xml:space="preserve"> </w:t>
      </w:r>
      <w:r w:rsidRPr="001058B5">
        <w:rPr>
          <w:rFonts w:ascii="Arial" w:hAnsi="Arial" w:cs="Arial"/>
        </w:rPr>
        <w:t>rather</w:t>
      </w:r>
      <w:r w:rsidRPr="001058B5">
        <w:rPr>
          <w:rFonts w:ascii="Arial" w:hAnsi="Arial" w:cs="Arial"/>
          <w:spacing w:val="-6"/>
        </w:rPr>
        <w:t xml:space="preserve"> </w:t>
      </w:r>
      <w:r w:rsidRPr="001058B5">
        <w:rPr>
          <w:rFonts w:ascii="Arial" w:hAnsi="Arial" w:cs="Arial"/>
        </w:rPr>
        <w:t>than</w:t>
      </w:r>
      <w:r w:rsidRPr="001058B5">
        <w:rPr>
          <w:rFonts w:ascii="Arial" w:hAnsi="Arial" w:cs="Arial"/>
          <w:spacing w:val="-6"/>
        </w:rPr>
        <w:t xml:space="preserve"> </w:t>
      </w:r>
      <w:r w:rsidRPr="001058B5">
        <w:rPr>
          <w:rFonts w:ascii="Arial" w:hAnsi="Arial" w:cs="Arial"/>
        </w:rPr>
        <w:t>grant</w:t>
      </w:r>
      <w:r w:rsidRPr="001058B5">
        <w:rPr>
          <w:rFonts w:ascii="Arial" w:hAnsi="Arial" w:cs="Arial"/>
          <w:spacing w:val="-6"/>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human</w:t>
      </w:r>
      <w:r w:rsidRPr="001058B5">
        <w:rPr>
          <w:rFonts w:ascii="Arial" w:hAnsi="Arial" w:cs="Arial"/>
          <w:spacing w:val="-6"/>
        </w:rPr>
        <w:t xml:space="preserve"> </w:t>
      </w:r>
      <w:r w:rsidRPr="001058B5">
        <w:rPr>
          <w:rFonts w:ascii="Arial" w:hAnsi="Arial" w:cs="Arial"/>
        </w:rPr>
        <w:t>resources</w:t>
      </w:r>
      <w:r w:rsidRPr="001058B5">
        <w:rPr>
          <w:rFonts w:ascii="Arial" w:hAnsi="Arial" w:cs="Arial"/>
          <w:spacing w:val="-6"/>
        </w:rPr>
        <w:t xml:space="preserve"> </w:t>
      </w:r>
      <w:r w:rsidRPr="001058B5">
        <w:rPr>
          <w:rFonts w:ascii="Arial" w:hAnsi="Arial" w:cs="Arial"/>
        </w:rPr>
        <w:t>clerk</w:t>
      </w:r>
      <w:r w:rsidRPr="001058B5">
        <w:rPr>
          <w:rFonts w:ascii="Arial" w:hAnsi="Arial" w:cs="Arial"/>
          <w:spacing w:val="-6"/>
        </w:rPr>
        <w:t xml:space="preserve"> </w:t>
      </w:r>
      <w:r w:rsidRPr="001058B5">
        <w:rPr>
          <w:rFonts w:ascii="Arial" w:hAnsi="Arial" w:cs="Arial"/>
        </w:rPr>
        <w:t xml:space="preserve">the UPDATE privilege on the employees table, a security administrator may grant the privilege on the procedure </w:t>
      </w:r>
      <w:r w:rsidRPr="001058B5">
        <w:rPr>
          <w:rFonts w:ascii="Arial" w:hAnsi="Arial" w:cs="Arial"/>
          <w:spacing w:val="-5"/>
        </w:rPr>
        <w:t xml:space="preserve">only. </w:t>
      </w:r>
      <w:r w:rsidRPr="001058B5">
        <w:rPr>
          <w:rFonts w:ascii="Arial" w:hAnsi="Arial" w:cs="Arial"/>
        </w:rPr>
        <w:t>Then, the human resources clerk can exercise the privilege</w:t>
      </w:r>
      <w:r w:rsidRPr="001058B5">
        <w:rPr>
          <w:rFonts w:ascii="Arial" w:hAnsi="Arial" w:cs="Arial"/>
          <w:spacing w:val="-15"/>
        </w:rPr>
        <w:t xml:space="preserve"> </w:t>
      </w:r>
      <w:r w:rsidRPr="001058B5">
        <w:rPr>
          <w:rFonts w:ascii="Arial" w:hAnsi="Arial" w:cs="Arial"/>
        </w:rPr>
        <w:t>only</w:t>
      </w:r>
      <w:r w:rsidRPr="001058B5">
        <w:rPr>
          <w:rFonts w:ascii="Arial" w:hAnsi="Arial" w:cs="Arial"/>
          <w:spacing w:val="-14"/>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cannot</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employees</w:t>
      </w:r>
      <w:r w:rsidRPr="001058B5">
        <w:rPr>
          <w:rFonts w:ascii="Arial" w:hAnsi="Arial" w:cs="Arial"/>
          <w:spacing w:val="-90"/>
        </w:rPr>
        <w:t xml:space="preserve"> </w:t>
      </w:r>
      <w:r w:rsidRPr="001058B5">
        <w:rPr>
          <w:rFonts w:ascii="Arial" w:hAnsi="Arial" w:cs="Arial"/>
        </w:rPr>
        <w:t xml:space="preserve">table </w:t>
      </w:r>
      <w:r w:rsidRPr="001058B5">
        <w:rPr>
          <w:rFonts w:ascii="Arial" w:hAnsi="Arial" w:cs="Arial"/>
          <w:spacing w:val="-3"/>
        </w:rPr>
        <w:t>directly.</w:t>
      </w:r>
    </w:p>
    <w:p w14:paraId="6139C2D9" w14:textId="77777777" w:rsidR="008C539B" w:rsidRPr="001058B5" w:rsidRDefault="008C539B">
      <w:pPr>
        <w:pStyle w:val="BodyText"/>
        <w:spacing w:before="8"/>
        <w:rPr>
          <w:rFonts w:ascii="Arial" w:hAnsi="Arial" w:cs="Arial"/>
          <w:sz w:val="25"/>
        </w:rPr>
      </w:pPr>
    </w:p>
    <w:p w14:paraId="7FF4DE83" w14:textId="77777777" w:rsidR="008C539B" w:rsidRPr="001058B5" w:rsidRDefault="00C12992">
      <w:pPr>
        <w:pStyle w:val="Heading4"/>
        <w:ind w:left="100"/>
      </w:pPr>
      <w:bookmarkStart w:id="639" w:name="Securing_Role_Privileges_by_Using_Secure"/>
      <w:bookmarkStart w:id="640" w:name="_bookmark707"/>
      <w:bookmarkStart w:id="641" w:name="_bookmark708"/>
      <w:bookmarkEnd w:id="639"/>
      <w:bookmarkEnd w:id="640"/>
      <w:bookmarkEnd w:id="641"/>
      <w:r w:rsidRPr="001058B5">
        <w:t>Securing Role P</w:t>
      </w:r>
      <w:bookmarkStart w:id="642" w:name="_bookmark709"/>
      <w:bookmarkEnd w:id="642"/>
      <w:r w:rsidRPr="001058B5">
        <w:t>rivileges by Using Secure Application Roles</w:t>
      </w:r>
    </w:p>
    <w:p w14:paraId="70094611" w14:textId="77777777" w:rsidR="008C539B" w:rsidRPr="001058B5" w:rsidRDefault="00C12992">
      <w:pPr>
        <w:pStyle w:val="BodyText"/>
        <w:spacing w:before="81" w:line="232" w:lineRule="auto"/>
        <w:ind w:left="1660" w:right="848"/>
        <w:rPr>
          <w:rFonts w:ascii="Arial" w:hAnsi="Arial" w:cs="Arial"/>
        </w:rPr>
      </w:pPr>
      <w:r w:rsidRPr="001058B5">
        <w:rPr>
          <w:rFonts w:ascii="Arial" w:hAnsi="Arial" w:cs="Arial"/>
        </w:rPr>
        <w:t>A secure application role is a role that can be enabled only by an authorized PL/SQL package (or procedure). The PL/SQL package itself reflects the security policies needed to control access to the application.</w:t>
      </w:r>
    </w:p>
    <w:p w14:paraId="2ED1EB6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64046DA" w14:textId="77777777" w:rsidR="008C539B" w:rsidRPr="001058B5" w:rsidRDefault="008C539B">
      <w:pPr>
        <w:pStyle w:val="BodyText"/>
        <w:spacing w:before="5"/>
        <w:rPr>
          <w:rFonts w:ascii="Arial" w:hAnsi="Arial" w:cs="Arial"/>
          <w:sz w:val="25"/>
        </w:rPr>
      </w:pPr>
    </w:p>
    <w:p w14:paraId="2AEAE5C6"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This method of role creation restricts the enabling of this type of role to the invoking application. For example, the application can perform authentication and customized authorization, such as checking whether the user has connected through a proxy.</w:t>
      </w:r>
    </w:p>
    <w:p w14:paraId="107DA8D6"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This type of role strengthens security because passwords are not embedded in application source code or stored in a table. This way, the actions the database performs are based on the implementation of your security policies, and these definitions are stored in one place, the database, rather than in your applications. If you need to modify the policy, you do so in one place without having to modify your applications. No matter how users connect to the database, the result is always the same, because the policy is bound to the role.</w:t>
      </w:r>
    </w:p>
    <w:p w14:paraId="3FC2CD4B" w14:textId="77777777" w:rsidR="008C539B" w:rsidRPr="001058B5" w:rsidRDefault="00C12992">
      <w:pPr>
        <w:pStyle w:val="BodyText"/>
        <w:spacing w:before="112" w:line="232" w:lineRule="auto"/>
        <w:ind w:left="2260" w:right="185"/>
        <w:rPr>
          <w:rFonts w:ascii="Arial" w:hAnsi="Arial" w:cs="Arial"/>
        </w:rPr>
      </w:pPr>
      <w:r w:rsidRPr="001058B5">
        <w:rPr>
          <w:rFonts w:ascii="Arial" w:hAnsi="Arial" w:cs="Arial"/>
        </w:rPr>
        <w:t xml:space="preserve">To enable the secure application role, you must execute its underlying package by invoking it directly from the application when the user logs in, before the user exercises the privileges granted by the secure application role. You cannot use </w:t>
      </w:r>
      <w:bookmarkStart w:id="643" w:name="_bookmark710"/>
      <w:bookmarkEnd w:id="643"/>
      <w:r w:rsidRPr="001058B5">
        <w:rPr>
          <w:rFonts w:ascii="Arial" w:hAnsi="Arial" w:cs="Arial"/>
        </w:rPr>
        <w:t>a logon trigger to enable a secure application role, nor can you have this type of role be a default role.</w:t>
      </w:r>
    </w:p>
    <w:p w14:paraId="2F4A8EE3" w14:textId="77777777" w:rsidR="008C539B" w:rsidRPr="001058B5" w:rsidRDefault="00C12992">
      <w:pPr>
        <w:pStyle w:val="BodyText"/>
        <w:spacing w:before="115" w:line="232" w:lineRule="auto"/>
        <w:ind w:left="2260" w:right="848"/>
        <w:rPr>
          <w:rFonts w:ascii="Arial" w:hAnsi="Arial" w:cs="Arial"/>
        </w:rPr>
      </w:pPr>
      <w:r w:rsidRPr="001058B5">
        <w:rPr>
          <w:rFonts w:ascii="Arial" w:hAnsi="Arial" w:cs="Arial"/>
        </w:rPr>
        <w:t>When you enable the secure application role, Oracle Database verifies that the authorized PL/SQL package is on the calling stack, that is, it verifies that the au</w:t>
      </w:r>
      <w:bookmarkStart w:id="644" w:name="_bookmark711"/>
      <w:bookmarkEnd w:id="644"/>
      <w:r w:rsidRPr="001058B5">
        <w:rPr>
          <w:rFonts w:ascii="Arial" w:hAnsi="Arial" w:cs="Arial"/>
        </w:rPr>
        <w:t>thorized PL/SQL package is issuing the command to enable the role.</w:t>
      </w:r>
    </w:p>
    <w:p w14:paraId="5A586FBB" w14:textId="77777777" w:rsidR="008C539B" w:rsidRPr="001058B5" w:rsidRDefault="00C12992">
      <w:pPr>
        <w:pStyle w:val="BodyText"/>
        <w:spacing w:before="116" w:line="232" w:lineRule="auto"/>
        <w:ind w:left="2259" w:right="111"/>
        <w:rPr>
          <w:rFonts w:ascii="Arial" w:hAnsi="Arial" w:cs="Arial"/>
        </w:rPr>
      </w:pPr>
      <w:r w:rsidRPr="001058B5">
        <w:rPr>
          <w:rFonts w:ascii="Arial" w:hAnsi="Arial" w:cs="Arial"/>
        </w:rPr>
        <w:t>You can use secure application roles to ensure the existence of a database connection. Because a secure application role is a role implemented by a package, the package can validate that users can connect to the database through a middle tier or from a specific IP address. In this way, the secure application role prevents users from accessing data outside an application. They are forced to work within the framework of the application privileges that they have been granted.</w:t>
      </w:r>
    </w:p>
    <w:p w14:paraId="0DC34DE6" w14:textId="77777777" w:rsidR="008C539B" w:rsidRPr="001058B5" w:rsidRDefault="008C539B">
      <w:pPr>
        <w:pStyle w:val="BodyText"/>
        <w:spacing w:before="4"/>
        <w:rPr>
          <w:rFonts w:ascii="Arial" w:hAnsi="Arial" w:cs="Arial"/>
          <w:sz w:val="17"/>
        </w:rPr>
      </w:pPr>
    </w:p>
    <w:p w14:paraId="189038C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6FDF54C1" w14:textId="77777777" w:rsidR="008C539B" w:rsidRPr="001058B5" w:rsidRDefault="00C12992">
      <w:pPr>
        <w:pStyle w:val="BodyText"/>
        <w:spacing w:before="134" w:line="232" w:lineRule="auto"/>
        <w:ind w:left="3340" w:right="848"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"Creating Secure Application Roles to Control Access to</w:t>
        </w:r>
      </w:hyperlink>
      <w:hyperlink w:anchor="_bookmark1037" w:history="1">
        <w:r w:rsidRPr="001058B5">
          <w:rPr>
            <w:rFonts w:ascii="Arial" w:hAnsi="Arial" w:cs="Arial"/>
            <w:color w:val="0000CC"/>
          </w:rPr>
          <w:t xml:space="preserve"> Applications" </w:t>
        </w:r>
      </w:hyperlink>
      <w:hyperlink w:anchor="_bookmark1037" w:history="1">
        <w:r w:rsidRPr="001058B5">
          <w:rPr>
            <w:rFonts w:ascii="Arial" w:hAnsi="Arial" w:cs="Arial"/>
          </w:rPr>
          <w:t>on page 5-12</w:t>
        </w:r>
      </w:hyperlink>
    </w:p>
    <w:p w14:paraId="65C352DE" w14:textId="77777777" w:rsidR="008C539B" w:rsidRPr="001058B5" w:rsidRDefault="00C12992">
      <w:pPr>
        <w:spacing w:before="119"/>
        <w:ind w:left="298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114EF813" w14:textId="77777777" w:rsidR="008C539B" w:rsidRPr="001058B5" w:rsidRDefault="008C539B">
      <w:pPr>
        <w:pStyle w:val="BodyText"/>
        <w:spacing w:before="8"/>
        <w:rPr>
          <w:rFonts w:ascii="Arial" w:hAnsi="Arial" w:cs="Arial"/>
          <w:i/>
          <w:sz w:val="23"/>
        </w:rPr>
      </w:pPr>
    </w:p>
    <w:p w14:paraId="1D8FBA2F" w14:textId="77777777" w:rsidR="008C539B" w:rsidRPr="001058B5" w:rsidRDefault="00C12992">
      <w:pPr>
        <w:pStyle w:val="Heading3"/>
      </w:pPr>
      <w:bookmarkStart w:id="645" w:name="_bookmark712"/>
      <w:bookmarkEnd w:id="645"/>
      <w:r w:rsidRPr="001058B5">
        <w:t>Managing Object Privileges</w:t>
      </w:r>
    </w:p>
    <w:p w14:paraId="2DE66947"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B619837" w14:textId="77777777" w:rsidR="008C539B" w:rsidRPr="001058B5" w:rsidRDefault="008D1AB8" w:rsidP="006F7931">
      <w:pPr>
        <w:pStyle w:val="ListParagraph"/>
        <w:numPr>
          <w:ilvl w:val="0"/>
          <w:numId w:val="103"/>
        </w:numPr>
        <w:tabs>
          <w:tab w:val="left" w:pos="2620"/>
        </w:tabs>
        <w:spacing w:before="112"/>
        <w:rPr>
          <w:rFonts w:ascii="Arial" w:hAnsi="Arial" w:cs="Arial"/>
          <w:sz w:val="20"/>
        </w:rPr>
      </w:pPr>
      <w:hyperlink w:anchor="_bookmark713" w:history="1">
        <w:r w:rsidR="00C12992" w:rsidRPr="001058B5">
          <w:rPr>
            <w:rFonts w:ascii="Arial" w:hAnsi="Arial" w:cs="Arial"/>
            <w:color w:val="0000CC"/>
            <w:sz w:val="20"/>
          </w:rPr>
          <w:t>About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6A19647F" w14:textId="77777777" w:rsidR="008C539B" w:rsidRPr="001058B5" w:rsidRDefault="008D1AB8" w:rsidP="006F7931">
      <w:pPr>
        <w:pStyle w:val="ListParagraph"/>
        <w:numPr>
          <w:ilvl w:val="0"/>
          <w:numId w:val="103"/>
        </w:numPr>
        <w:tabs>
          <w:tab w:val="left" w:pos="2620"/>
        </w:tabs>
        <w:rPr>
          <w:rFonts w:ascii="Arial" w:hAnsi="Arial" w:cs="Arial"/>
          <w:sz w:val="20"/>
        </w:rPr>
      </w:pPr>
      <w:hyperlink w:anchor="_bookmark715" w:history="1">
        <w:r w:rsidR="00C12992" w:rsidRPr="001058B5">
          <w:rPr>
            <w:rFonts w:ascii="Arial" w:hAnsi="Arial" w:cs="Arial"/>
            <w:color w:val="0000CC"/>
            <w:sz w:val="20"/>
          </w:rPr>
          <w:t>Granting or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B315957" w14:textId="77777777" w:rsidR="008C539B" w:rsidRPr="001058B5" w:rsidRDefault="008D1AB8" w:rsidP="006F7931">
      <w:pPr>
        <w:pStyle w:val="ListParagraph"/>
        <w:numPr>
          <w:ilvl w:val="0"/>
          <w:numId w:val="103"/>
        </w:numPr>
        <w:tabs>
          <w:tab w:val="left" w:pos="2620"/>
        </w:tabs>
        <w:spacing w:before="112"/>
        <w:rPr>
          <w:rFonts w:ascii="Arial" w:hAnsi="Arial" w:cs="Arial"/>
          <w:sz w:val="20"/>
        </w:rPr>
      </w:pPr>
      <w:hyperlink w:anchor="_bookmark719" w:history="1">
        <w:r w:rsidR="00C12992" w:rsidRPr="001058B5">
          <w:rPr>
            <w:rFonts w:ascii="Arial" w:hAnsi="Arial" w:cs="Arial"/>
            <w:color w:val="0000CC"/>
            <w:sz w:val="20"/>
          </w:rPr>
          <w:t>Managing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F3D4C73" w14:textId="77777777" w:rsidR="008C539B" w:rsidRPr="001058B5" w:rsidRDefault="008D1AB8" w:rsidP="006F7931">
      <w:pPr>
        <w:pStyle w:val="ListParagraph"/>
        <w:numPr>
          <w:ilvl w:val="0"/>
          <w:numId w:val="103"/>
        </w:numPr>
        <w:tabs>
          <w:tab w:val="left" w:pos="2620"/>
        </w:tabs>
        <w:rPr>
          <w:rFonts w:ascii="Arial" w:hAnsi="Arial" w:cs="Arial"/>
          <w:sz w:val="20"/>
        </w:rPr>
      </w:pPr>
      <w:hyperlink w:anchor="_bookmark728" w:history="1">
        <w:r w:rsidR="00C12992" w:rsidRPr="001058B5">
          <w:rPr>
            <w:rFonts w:ascii="Arial" w:hAnsi="Arial" w:cs="Arial"/>
            <w:color w:val="0000CC"/>
            <w:sz w:val="20"/>
          </w:rPr>
          <w:t xml:space="preserve">Managing </w:t>
        </w:r>
        <w:r w:rsidR="00C12992" w:rsidRPr="001058B5">
          <w:rPr>
            <w:rFonts w:ascii="Arial" w:hAnsi="Arial" w:cs="Arial"/>
            <w:color w:val="0000CC"/>
            <w:spacing w:val="-4"/>
            <w:sz w:val="20"/>
          </w:rPr>
          <w:t>Table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Privileges</w:t>
        </w:r>
      </w:hyperlink>
    </w:p>
    <w:p w14:paraId="4DAABCB5" w14:textId="77777777" w:rsidR="008C539B" w:rsidRPr="001058B5" w:rsidRDefault="008D1AB8" w:rsidP="006F7931">
      <w:pPr>
        <w:pStyle w:val="ListParagraph"/>
        <w:numPr>
          <w:ilvl w:val="0"/>
          <w:numId w:val="103"/>
        </w:numPr>
        <w:tabs>
          <w:tab w:val="left" w:pos="2620"/>
        </w:tabs>
        <w:spacing w:before="112"/>
        <w:rPr>
          <w:rFonts w:ascii="Arial" w:hAnsi="Arial" w:cs="Arial"/>
          <w:sz w:val="20"/>
        </w:rPr>
      </w:pPr>
      <w:hyperlink w:anchor="_bookmark735" w:history="1">
        <w:r w:rsidR="00C12992" w:rsidRPr="001058B5">
          <w:rPr>
            <w:rFonts w:ascii="Arial" w:hAnsi="Arial" w:cs="Arial"/>
            <w:color w:val="0000CC"/>
            <w:sz w:val="20"/>
          </w:rPr>
          <w:t xml:space="preserve">Managing </w:t>
        </w:r>
        <w:r w:rsidR="00C12992" w:rsidRPr="001058B5">
          <w:rPr>
            <w:rFonts w:ascii="Arial" w:hAnsi="Arial" w:cs="Arial"/>
            <w:color w:val="0000CC"/>
            <w:spacing w:val="-3"/>
            <w:sz w:val="20"/>
          </w:rPr>
          <w:t>View</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Privileges</w:t>
        </w:r>
      </w:hyperlink>
    </w:p>
    <w:p w14:paraId="2A1638EF" w14:textId="77777777" w:rsidR="008C539B" w:rsidRPr="001058B5" w:rsidRDefault="008D1AB8" w:rsidP="006F7931">
      <w:pPr>
        <w:pStyle w:val="ListParagraph"/>
        <w:numPr>
          <w:ilvl w:val="0"/>
          <w:numId w:val="103"/>
        </w:numPr>
        <w:tabs>
          <w:tab w:val="left" w:pos="2620"/>
        </w:tabs>
        <w:rPr>
          <w:rFonts w:ascii="Arial" w:hAnsi="Arial" w:cs="Arial"/>
          <w:sz w:val="20"/>
        </w:rPr>
      </w:pPr>
      <w:hyperlink w:anchor="_bookmark745" w:history="1">
        <w:r w:rsidR="00C12992" w:rsidRPr="001058B5">
          <w:rPr>
            <w:rFonts w:ascii="Arial" w:hAnsi="Arial" w:cs="Arial"/>
            <w:color w:val="0000CC"/>
            <w:sz w:val="20"/>
          </w:rPr>
          <w:t>Managing Procedure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3192DFBF" w14:textId="77777777" w:rsidR="008C539B" w:rsidRPr="001058B5" w:rsidRDefault="008D1AB8" w:rsidP="006F7931">
      <w:pPr>
        <w:pStyle w:val="ListParagraph"/>
        <w:numPr>
          <w:ilvl w:val="0"/>
          <w:numId w:val="103"/>
        </w:numPr>
        <w:tabs>
          <w:tab w:val="left" w:pos="2620"/>
        </w:tabs>
        <w:rPr>
          <w:rFonts w:ascii="Arial" w:hAnsi="Arial" w:cs="Arial"/>
          <w:sz w:val="20"/>
        </w:rPr>
      </w:pPr>
      <w:hyperlink w:anchor="_bookmark775" w:history="1">
        <w:r w:rsidR="00C12992" w:rsidRPr="001058B5">
          <w:rPr>
            <w:rFonts w:ascii="Arial" w:hAnsi="Arial" w:cs="Arial"/>
            <w:color w:val="0000CC"/>
            <w:sz w:val="20"/>
          </w:rPr>
          <w:t xml:space="preserve">Managing </w:t>
        </w:r>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A9E81B1" w14:textId="77777777" w:rsidR="008C539B" w:rsidRPr="001058B5" w:rsidRDefault="008C539B">
      <w:pPr>
        <w:pStyle w:val="BodyText"/>
        <w:spacing w:before="7"/>
        <w:rPr>
          <w:rFonts w:ascii="Arial" w:hAnsi="Arial" w:cs="Arial"/>
          <w:sz w:val="25"/>
        </w:rPr>
      </w:pPr>
    </w:p>
    <w:p w14:paraId="5DE2654D" w14:textId="77777777" w:rsidR="008C539B" w:rsidRPr="001058B5" w:rsidRDefault="00C12992">
      <w:pPr>
        <w:pStyle w:val="Heading4"/>
        <w:spacing w:before="1"/>
      </w:pPr>
      <w:bookmarkStart w:id="646" w:name="About_Object_Privileges"/>
      <w:bookmarkStart w:id="647" w:name="_bookmark713"/>
      <w:bookmarkEnd w:id="646"/>
      <w:bookmarkEnd w:id="647"/>
      <w:r w:rsidRPr="001058B5">
        <w:t xml:space="preserve">About Object </w:t>
      </w:r>
      <w:bookmarkStart w:id="648" w:name="_bookmark714"/>
      <w:bookmarkEnd w:id="648"/>
      <w:r w:rsidRPr="001058B5">
        <w:t>Privileges</w:t>
      </w:r>
    </w:p>
    <w:p w14:paraId="51551A6E"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is a right that you grant to a user on a database object. Some examples of object privileges include the right to:</w:t>
      </w:r>
    </w:p>
    <w:p w14:paraId="48E3D789" w14:textId="77777777" w:rsidR="008C539B" w:rsidRPr="001058B5" w:rsidRDefault="00C12992" w:rsidP="006F7931">
      <w:pPr>
        <w:pStyle w:val="ListParagraph"/>
        <w:numPr>
          <w:ilvl w:val="0"/>
          <w:numId w:val="103"/>
        </w:numPr>
        <w:tabs>
          <w:tab w:val="left" w:pos="2620"/>
        </w:tabs>
        <w:spacing w:before="112"/>
        <w:rPr>
          <w:rFonts w:ascii="Arial" w:hAnsi="Arial" w:cs="Arial"/>
          <w:sz w:val="20"/>
        </w:rPr>
      </w:pPr>
      <w:r w:rsidRPr="001058B5">
        <w:rPr>
          <w:rFonts w:ascii="Arial" w:hAnsi="Arial" w:cs="Arial"/>
          <w:sz w:val="20"/>
        </w:rPr>
        <w:t>Use an</w:t>
      </w:r>
      <w:r w:rsidRPr="001058B5">
        <w:rPr>
          <w:rFonts w:ascii="Arial" w:hAnsi="Arial" w:cs="Arial"/>
          <w:spacing w:val="-6"/>
          <w:sz w:val="20"/>
        </w:rPr>
        <w:t xml:space="preserve"> </w:t>
      </w:r>
      <w:r w:rsidRPr="001058B5">
        <w:rPr>
          <w:rFonts w:ascii="Arial" w:hAnsi="Arial" w:cs="Arial"/>
          <w:sz w:val="20"/>
        </w:rPr>
        <w:t>edition</w:t>
      </w:r>
    </w:p>
    <w:p w14:paraId="67D079FC" w14:textId="77777777" w:rsidR="008C539B" w:rsidRPr="001058B5" w:rsidRDefault="00C12992" w:rsidP="006F7931">
      <w:pPr>
        <w:pStyle w:val="ListParagraph"/>
        <w:numPr>
          <w:ilvl w:val="0"/>
          <w:numId w:val="103"/>
        </w:numPr>
        <w:tabs>
          <w:tab w:val="left" w:pos="2620"/>
        </w:tabs>
        <w:rPr>
          <w:rFonts w:ascii="Arial" w:hAnsi="Arial" w:cs="Arial"/>
          <w:sz w:val="20"/>
        </w:rPr>
      </w:pPr>
      <w:r w:rsidRPr="001058B5">
        <w:rPr>
          <w:rFonts w:ascii="Arial" w:hAnsi="Arial" w:cs="Arial"/>
          <w:sz w:val="20"/>
        </w:rPr>
        <w:t>Update a</w:t>
      </w:r>
      <w:r w:rsidRPr="001058B5">
        <w:rPr>
          <w:rFonts w:ascii="Arial" w:hAnsi="Arial" w:cs="Arial"/>
          <w:spacing w:val="-8"/>
          <w:sz w:val="20"/>
        </w:rPr>
        <w:t xml:space="preserve"> </w:t>
      </w:r>
      <w:r w:rsidRPr="001058B5">
        <w:rPr>
          <w:rFonts w:ascii="Arial" w:hAnsi="Arial" w:cs="Arial"/>
          <w:sz w:val="20"/>
        </w:rPr>
        <w:t>table</w:t>
      </w:r>
    </w:p>
    <w:p w14:paraId="43E4A2DF" w14:textId="77777777" w:rsidR="008C539B" w:rsidRPr="001058B5" w:rsidRDefault="008C539B">
      <w:pPr>
        <w:rPr>
          <w:rFonts w:ascii="Arial" w:hAnsi="Arial" w:cs="Arial"/>
          <w:sz w:val="20"/>
        </w:rPr>
        <w:sectPr w:rsidR="008C539B" w:rsidRPr="001058B5">
          <w:headerReference w:type="even" r:id="rId104"/>
          <w:headerReference w:type="default" r:id="rId105"/>
          <w:pgSz w:w="12240" w:h="15840"/>
          <w:pgMar w:top="840" w:right="1060" w:bottom="860" w:left="1100" w:header="549" w:footer="663" w:gutter="0"/>
          <w:cols w:space="720"/>
        </w:sectPr>
      </w:pPr>
    </w:p>
    <w:p w14:paraId="35491530" w14:textId="77777777" w:rsidR="008C539B" w:rsidRPr="001058B5" w:rsidRDefault="008C539B">
      <w:pPr>
        <w:pStyle w:val="BodyText"/>
        <w:spacing w:before="5"/>
        <w:rPr>
          <w:rFonts w:ascii="Arial" w:hAnsi="Arial" w:cs="Arial"/>
          <w:sz w:val="25"/>
        </w:rPr>
      </w:pPr>
    </w:p>
    <w:p w14:paraId="4FBE938D" w14:textId="77777777" w:rsidR="008C539B" w:rsidRPr="001058B5" w:rsidRDefault="00C12992">
      <w:pPr>
        <w:pStyle w:val="BodyText"/>
        <w:spacing w:before="93"/>
        <w:ind w:left="1660"/>
        <w:rPr>
          <w:rFonts w:ascii="Arial" w:hAnsi="Arial" w:cs="Arial"/>
        </w:rPr>
      </w:pPr>
      <w:r w:rsidRPr="001058B5">
        <w:rPr>
          <w:rFonts w:ascii="Arial" w:hAnsi="Arial" w:cs="Arial"/>
          <w:sz w:val="10"/>
        </w:rPr>
        <w:t xml:space="preserve">■ </w:t>
      </w:r>
      <w:r w:rsidRPr="001058B5">
        <w:rPr>
          <w:rFonts w:ascii="Arial" w:hAnsi="Arial" w:cs="Arial"/>
        </w:rPr>
        <w:t>Select rows from another user’s table</w:t>
      </w:r>
    </w:p>
    <w:p w14:paraId="5D2F5C2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Execute a stored procedure of another user</w:t>
      </w:r>
    </w:p>
    <w:p w14:paraId="7CEEBBB3" w14:textId="77777777" w:rsidR="008C539B" w:rsidRPr="001058B5" w:rsidRDefault="00C12992">
      <w:pPr>
        <w:spacing w:before="210" w:line="232" w:lineRule="auto"/>
        <w:ind w:left="2379" w:right="196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list of object privileges and the operations they authorize</w:t>
      </w:r>
    </w:p>
    <w:p w14:paraId="6DA3AE12" w14:textId="77777777" w:rsidR="008C539B" w:rsidRPr="001058B5" w:rsidRDefault="008C539B">
      <w:pPr>
        <w:pStyle w:val="BodyText"/>
        <w:spacing w:before="11"/>
        <w:rPr>
          <w:rFonts w:ascii="Arial" w:hAnsi="Arial" w:cs="Arial"/>
        </w:rPr>
      </w:pPr>
    </w:p>
    <w:p w14:paraId="3B59E60B" w14:textId="77777777" w:rsidR="008C539B" w:rsidRPr="001058B5" w:rsidRDefault="00C12992">
      <w:pPr>
        <w:pStyle w:val="Heading4"/>
        <w:spacing w:before="1"/>
        <w:ind w:left="100"/>
      </w:pPr>
      <w:bookmarkStart w:id="649" w:name="Granting_or_Revoking_Object_Privileges"/>
      <w:bookmarkStart w:id="650" w:name="_bookmark715"/>
      <w:bookmarkEnd w:id="649"/>
      <w:bookmarkEnd w:id="650"/>
      <w:r w:rsidRPr="001058B5">
        <w:t>Granting or Re</w:t>
      </w:r>
      <w:bookmarkStart w:id="651" w:name="_bookmark716"/>
      <w:bookmarkEnd w:id="651"/>
      <w:r w:rsidRPr="001058B5">
        <w:t>voking Object Privileges</w:t>
      </w:r>
    </w:p>
    <w:p w14:paraId="02DB176E" w14:textId="77777777" w:rsidR="008C539B" w:rsidRPr="001058B5" w:rsidRDefault="00C12992">
      <w:pPr>
        <w:pStyle w:val="BodyText"/>
        <w:spacing w:before="73"/>
        <w:ind w:left="1660"/>
        <w:rPr>
          <w:rFonts w:ascii="Arial" w:hAnsi="Arial" w:cs="Arial"/>
        </w:rPr>
      </w:pPr>
      <w:bookmarkStart w:id="652" w:name="_bookmark717"/>
      <w:bookmarkEnd w:id="652"/>
      <w:r w:rsidRPr="001058B5">
        <w:rPr>
          <w:rFonts w:ascii="Arial" w:hAnsi="Arial" w:cs="Arial"/>
        </w:rPr>
        <w:t>Each type of object has different privileges associated with it.</w:t>
      </w:r>
    </w:p>
    <w:p w14:paraId="2A1E8BDD" w14:textId="77777777" w:rsidR="008C539B" w:rsidRPr="001058B5" w:rsidRDefault="00C12992">
      <w:pPr>
        <w:pStyle w:val="BodyText"/>
        <w:spacing w:before="121" w:line="228" w:lineRule="auto"/>
        <w:ind w:left="1659" w:right="739"/>
        <w:rPr>
          <w:rFonts w:ascii="Arial" w:hAnsi="Arial" w:cs="Arial"/>
        </w:rPr>
      </w:pPr>
      <w:r w:rsidRPr="001058B5">
        <w:rPr>
          <w:rFonts w:ascii="Arial" w:hAnsi="Arial" w:cs="Arial"/>
          <w:spacing w:val="-6"/>
        </w:rPr>
        <w:t>You</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91"/>
        </w:rPr>
        <w:t xml:space="preserve"> </w:t>
      </w:r>
      <w:r w:rsidRPr="001058B5">
        <w:rPr>
          <w:rFonts w:ascii="Arial" w:hAnsi="Arial" w:cs="Arial"/>
        </w:rPr>
        <w:t>[PRIVILEGES]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6"/>
        </w:rPr>
        <w:t xml:space="preserve"> </w:t>
      </w:r>
      <w:r w:rsidRPr="001058B5">
        <w:rPr>
          <w:rFonts w:ascii="Arial" w:hAnsi="Arial" w:cs="Arial"/>
        </w:rPr>
        <w:t>available</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for an</w:t>
      </w:r>
      <w:r w:rsidRPr="001058B5">
        <w:rPr>
          <w:rFonts w:ascii="Arial" w:hAnsi="Arial" w:cs="Arial"/>
          <w:spacing w:val="-7"/>
        </w:rPr>
        <w:t xml:space="preserve"> </w:t>
      </w:r>
      <w:r w:rsidRPr="001058B5">
        <w:rPr>
          <w:rFonts w:ascii="Arial" w:hAnsi="Arial" w:cs="Arial"/>
        </w:rPr>
        <w:t>object.</w:t>
      </w:r>
      <w:r w:rsidRPr="001058B5">
        <w:rPr>
          <w:rFonts w:ascii="Arial" w:hAnsi="Arial" w:cs="Arial"/>
          <w:spacing w:val="-7"/>
        </w:rPr>
        <w:t xml:space="preserve"> </w:t>
      </w:r>
      <w:r w:rsidRPr="001058B5">
        <w:rPr>
          <w:rFonts w:ascii="Arial" w:hAnsi="Arial" w:cs="Arial"/>
        </w:rPr>
        <w:t>ALL</w:t>
      </w:r>
      <w:r w:rsidRPr="001058B5">
        <w:rPr>
          <w:rFonts w:ascii="Arial" w:hAnsi="Arial" w:cs="Arial"/>
          <w:spacing w:val="-84"/>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privilege;</w:t>
      </w:r>
      <w:r w:rsidRPr="001058B5">
        <w:rPr>
          <w:rFonts w:ascii="Arial" w:hAnsi="Arial" w:cs="Arial"/>
          <w:spacing w:val="-8"/>
        </w:rPr>
        <w:t xml:space="preserve"> </w:t>
      </w:r>
      <w:r w:rsidRPr="001058B5">
        <w:rPr>
          <w:rFonts w:ascii="Arial" w:hAnsi="Arial" w:cs="Arial"/>
        </w:rPr>
        <w:t>rather,</w:t>
      </w:r>
      <w:r w:rsidRPr="001058B5">
        <w:rPr>
          <w:rFonts w:ascii="Arial" w:hAnsi="Arial" w:cs="Arial"/>
          <w:spacing w:val="-8"/>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shortcut,</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way</w:t>
      </w:r>
      <w:r w:rsidRPr="001058B5">
        <w:rPr>
          <w:rFonts w:ascii="Arial" w:hAnsi="Arial" w:cs="Arial"/>
          <w:spacing w:val="-7"/>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granting</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revoking 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one</w:t>
      </w:r>
      <w:r w:rsidRPr="001058B5">
        <w:rPr>
          <w:rFonts w:ascii="Arial" w:hAnsi="Arial" w:cs="Arial"/>
          <w:spacing w:val="-10"/>
        </w:rPr>
        <w:t xml:space="preserve"> </w:t>
      </w:r>
      <w:r w:rsidRPr="001058B5">
        <w:rPr>
          <w:rFonts w:ascii="Arial" w:hAnsi="Arial" w:cs="Arial"/>
        </w:rPr>
        <w:t>GRANT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are granted</w:t>
      </w:r>
      <w:r w:rsidRPr="001058B5">
        <w:rPr>
          <w:rFonts w:ascii="Arial" w:hAnsi="Arial" w:cs="Arial"/>
          <w:spacing w:val="-3"/>
        </w:rPr>
        <w:t xml:space="preserve"> </w:t>
      </w:r>
      <w:r w:rsidRPr="001058B5">
        <w:rPr>
          <w:rFonts w:ascii="Arial" w:hAnsi="Arial" w:cs="Arial"/>
        </w:rPr>
        <w:t>using</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ALL</w:t>
      </w:r>
      <w:r w:rsidRPr="001058B5">
        <w:rPr>
          <w:rFonts w:ascii="Arial" w:hAnsi="Arial" w:cs="Arial"/>
          <w:spacing w:val="-81"/>
        </w:rPr>
        <w:t xml:space="preserve"> </w:t>
      </w:r>
      <w:r w:rsidRPr="001058B5">
        <w:rPr>
          <w:rFonts w:ascii="Arial" w:hAnsi="Arial" w:cs="Arial"/>
        </w:rPr>
        <w:t>shortcut,</w:t>
      </w:r>
      <w:r w:rsidRPr="001058B5">
        <w:rPr>
          <w:rFonts w:ascii="Arial" w:hAnsi="Arial" w:cs="Arial"/>
          <w:spacing w:val="-3"/>
        </w:rPr>
        <w:t xml:space="preserve"> </w:t>
      </w:r>
      <w:r w:rsidRPr="001058B5">
        <w:rPr>
          <w:rFonts w:ascii="Arial" w:hAnsi="Arial" w:cs="Arial"/>
        </w:rPr>
        <w:t>then</w:t>
      </w:r>
      <w:r w:rsidRPr="001058B5">
        <w:rPr>
          <w:rFonts w:ascii="Arial" w:hAnsi="Arial" w:cs="Arial"/>
          <w:spacing w:val="-4"/>
        </w:rPr>
        <w:t xml:space="preserve"> </w:t>
      </w:r>
      <w:r w:rsidRPr="001058B5">
        <w:rPr>
          <w:rFonts w:ascii="Arial" w:hAnsi="Arial" w:cs="Arial"/>
        </w:rPr>
        <w:t>individual</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can</w:t>
      </w:r>
      <w:r w:rsidRPr="001058B5">
        <w:rPr>
          <w:rFonts w:ascii="Arial" w:hAnsi="Arial" w:cs="Arial"/>
          <w:spacing w:val="-3"/>
        </w:rPr>
        <w:t xml:space="preserve"> </w:t>
      </w:r>
      <w:r w:rsidRPr="001058B5">
        <w:rPr>
          <w:rFonts w:ascii="Arial" w:hAnsi="Arial" w:cs="Arial"/>
        </w:rPr>
        <w:t>still</w:t>
      </w:r>
      <w:r w:rsidRPr="001058B5">
        <w:rPr>
          <w:rFonts w:ascii="Arial" w:hAnsi="Arial" w:cs="Arial"/>
          <w:spacing w:val="-3"/>
        </w:rPr>
        <w:t xml:space="preserve"> </w:t>
      </w:r>
      <w:r w:rsidRPr="001058B5">
        <w:rPr>
          <w:rFonts w:ascii="Arial" w:hAnsi="Arial" w:cs="Arial"/>
        </w:rPr>
        <w:t>be</w:t>
      </w:r>
      <w:r w:rsidRPr="001058B5">
        <w:rPr>
          <w:rFonts w:ascii="Arial" w:hAnsi="Arial" w:cs="Arial"/>
          <w:spacing w:val="-4"/>
        </w:rPr>
        <w:t xml:space="preserve"> </w:t>
      </w:r>
      <w:r w:rsidRPr="001058B5">
        <w:rPr>
          <w:rFonts w:ascii="Arial" w:hAnsi="Arial" w:cs="Arial"/>
        </w:rPr>
        <w:t>revoked.</w:t>
      </w:r>
    </w:p>
    <w:p w14:paraId="70E859E7"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3"/>
        </w:rPr>
        <w:t xml:space="preserve">Similarly, </w:t>
      </w:r>
      <w:r w:rsidRPr="001058B5">
        <w:rPr>
          <w:rFonts w:ascii="Arial" w:hAnsi="Arial" w:cs="Arial"/>
        </w:rPr>
        <w:t>you can revoke all individually granted privileges by specifying ALL. However, if you REVOKE ALL, and revoking causes integrity constraints to be deleted (because</w:t>
      </w:r>
      <w:r w:rsidRPr="001058B5">
        <w:rPr>
          <w:rFonts w:ascii="Arial" w:hAnsi="Arial" w:cs="Arial"/>
          <w:spacing w:val="-19"/>
        </w:rPr>
        <w:t xml:space="preserve"> </w:t>
      </w:r>
      <w:r w:rsidRPr="001058B5">
        <w:rPr>
          <w:rFonts w:ascii="Arial" w:hAnsi="Arial" w:cs="Arial"/>
        </w:rPr>
        <w:t>they</w:t>
      </w:r>
      <w:r w:rsidRPr="001058B5">
        <w:rPr>
          <w:rFonts w:ascii="Arial" w:hAnsi="Arial" w:cs="Arial"/>
          <w:spacing w:val="-19"/>
        </w:rPr>
        <w:t xml:space="preserve"> </w:t>
      </w:r>
      <w:r w:rsidRPr="001058B5">
        <w:rPr>
          <w:rFonts w:ascii="Arial" w:hAnsi="Arial" w:cs="Arial"/>
        </w:rPr>
        <w:t>depend</w:t>
      </w:r>
      <w:r w:rsidRPr="001058B5">
        <w:rPr>
          <w:rFonts w:ascii="Arial" w:hAnsi="Arial" w:cs="Arial"/>
          <w:spacing w:val="-19"/>
        </w:rPr>
        <w:t xml:space="preserve"> </w:t>
      </w:r>
      <w:r w:rsidRPr="001058B5">
        <w:rPr>
          <w:rFonts w:ascii="Arial" w:hAnsi="Arial" w:cs="Arial"/>
        </w:rPr>
        <w:t>on</w:t>
      </w:r>
      <w:r w:rsidRPr="001058B5">
        <w:rPr>
          <w:rFonts w:ascii="Arial" w:hAnsi="Arial" w:cs="Arial"/>
          <w:spacing w:val="-19"/>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REFERENCES</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revoking),</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must include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CASCADE</w:t>
      </w:r>
      <w:r w:rsidRPr="001058B5">
        <w:rPr>
          <w:rFonts w:ascii="Arial" w:hAnsi="Arial" w:cs="Arial"/>
          <w:spacing w:val="-38"/>
        </w:rPr>
        <w:t xml:space="preserve"> </w:t>
      </w:r>
      <w:r w:rsidRPr="001058B5">
        <w:rPr>
          <w:rFonts w:ascii="Arial" w:hAnsi="Arial" w:cs="Arial"/>
        </w:rPr>
        <w:t>CONSTRAINTS</w:t>
      </w:r>
      <w:r w:rsidRPr="001058B5">
        <w:rPr>
          <w:rFonts w:ascii="Arial" w:hAnsi="Arial" w:cs="Arial"/>
          <w:spacing w:val="-85"/>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REVOKE</w:t>
      </w:r>
      <w:r w:rsidRPr="001058B5">
        <w:rPr>
          <w:rFonts w:ascii="Arial" w:hAnsi="Arial" w:cs="Arial"/>
          <w:spacing w:val="-86"/>
        </w:rPr>
        <w:t xml:space="preserve"> </w:t>
      </w:r>
      <w:r w:rsidRPr="001058B5">
        <w:rPr>
          <w:rFonts w:ascii="Arial" w:hAnsi="Arial" w:cs="Arial"/>
        </w:rPr>
        <w:t>statement.</w:t>
      </w:r>
    </w:p>
    <w:p w14:paraId="1CCDE1BD" w14:textId="77777777" w:rsidR="008C539B" w:rsidRPr="001058B5" w:rsidRDefault="008D1AB8">
      <w:pPr>
        <w:pStyle w:val="BodyText"/>
        <w:spacing w:before="121" w:line="228" w:lineRule="auto"/>
        <w:ind w:left="1660" w:right="700"/>
        <w:rPr>
          <w:rFonts w:ascii="Arial" w:hAnsi="Arial" w:cs="Arial"/>
        </w:rPr>
      </w:pPr>
      <w:hyperlink w:anchor="_bookmark718" w:history="1">
        <w:r w:rsidR="00C12992" w:rsidRPr="001058B5">
          <w:rPr>
            <w:rFonts w:ascii="Arial" w:hAnsi="Arial" w:cs="Arial"/>
            <w:color w:val="0000CC"/>
          </w:rPr>
          <w:t>Example</w:t>
        </w:r>
        <w:r w:rsidR="00C12992" w:rsidRPr="001058B5">
          <w:rPr>
            <w:rFonts w:ascii="Arial" w:hAnsi="Arial" w:cs="Arial"/>
            <w:color w:val="0000CC"/>
            <w:spacing w:val="-14"/>
          </w:rPr>
          <w:t xml:space="preserve"> </w:t>
        </w:r>
        <w:r w:rsidR="00C12992" w:rsidRPr="001058B5">
          <w:rPr>
            <w:rFonts w:ascii="Arial" w:hAnsi="Arial" w:cs="Arial"/>
            <w:color w:val="0000CC"/>
          </w:rPr>
          <w:t>4–8</w:t>
        </w:r>
        <w:r w:rsidR="00C12992" w:rsidRPr="001058B5">
          <w:rPr>
            <w:rFonts w:ascii="Arial" w:hAnsi="Arial" w:cs="Arial"/>
            <w:color w:val="0000CC"/>
            <w:spacing w:val="-14"/>
          </w:rPr>
          <w:t xml:space="preserve"> </w:t>
        </w:r>
      </w:hyperlink>
      <w:r w:rsidR="00C12992" w:rsidRPr="001058B5">
        <w:rPr>
          <w:rFonts w:ascii="Arial" w:hAnsi="Arial" w:cs="Arial"/>
        </w:rPr>
        <w:t>revokes</w:t>
      </w:r>
      <w:r w:rsidR="00C12992" w:rsidRPr="001058B5">
        <w:rPr>
          <w:rFonts w:ascii="Arial" w:hAnsi="Arial" w:cs="Arial"/>
          <w:spacing w:val="-14"/>
        </w:rPr>
        <w:t xml:space="preserve"> </w:t>
      </w:r>
      <w:r w:rsidR="00C12992" w:rsidRPr="001058B5">
        <w:rPr>
          <w:rFonts w:ascii="Arial" w:hAnsi="Arial" w:cs="Arial"/>
        </w:rPr>
        <w:t>all</w:t>
      </w:r>
      <w:r w:rsidR="00C12992" w:rsidRPr="001058B5">
        <w:rPr>
          <w:rFonts w:ascii="Arial" w:hAnsi="Arial" w:cs="Arial"/>
          <w:spacing w:val="-14"/>
        </w:rPr>
        <w:t xml:space="preserve"> </w:t>
      </w:r>
      <w:r w:rsidR="00C12992" w:rsidRPr="001058B5">
        <w:rPr>
          <w:rFonts w:ascii="Arial" w:hAnsi="Arial" w:cs="Arial"/>
        </w:rPr>
        <w:t>privileges</w:t>
      </w:r>
      <w:r w:rsidR="00C12992" w:rsidRPr="001058B5">
        <w:rPr>
          <w:rFonts w:ascii="Arial" w:hAnsi="Arial" w:cs="Arial"/>
          <w:spacing w:val="-14"/>
        </w:rPr>
        <w:t xml:space="preserve"> </w:t>
      </w:r>
      <w:r w:rsidR="00C12992" w:rsidRPr="001058B5">
        <w:rPr>
          <w:rFonts w:ascii="Arial" w:hAnsi="Arial" w:cs="Arial"/>
        </w:rPr>
        <w:t>on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orders</w:t>
      </w:r>
      <w:r w:rsidR="00C12992" w:rsidRPr="001058B5">
        <w:rPr>
          <w:rFonts w:ascii="Arial" w:hAnsi="Arial" w:cs="Arial"/>
          <w:spacing w:val="-14"/>
        </w:rPr>
        <w:t xml:space="preserve"> </w:t>
      </w:r>
      <w:r w:rsidR="00C12992" w:rsidRPr="001058B5">
        <w:rPr>
          <w:rFonts w:ascii="Arial" w:hAnsi="Arial" w:cs="Arial"/>
        </w:rPr>
        <w:t>table</w:t>
      </w:r>
      <w:r w:rsidR="00C12992" w:rsidRPr="001058B5">
        <w:rPr>
          <w:rFonts w:ascii="Arial" w:hAnsi="Arial" w:cs="Arial"/>
          <w:spacing w:val="-14"/>
        </w:rPr>
        <w:t xml:space="preserve"> </w:t>
      </w:r>
      <w:r w:rsidR="00C12992" w:rsidRPr="001058B5">
        <w:rPr>
          <w:rFonts w:ascii="Arial" w:hAnsi="Arial" w:cs="Arial"/>
        </w:rPr>
        <w:t>in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HR</w:t>
      </w:r>
      <w:r w:rsidR="00C12992" w:rsidRPr="001058B5">
        <w:rPr>
          <w:rFonts w:ascii="Arial" w:hAnsi="Arial" w:cs="Arial"/>
          <w:spacing w:val="-89"/>
        </w:rPr>
        <w:t xml:space="preserve"> </w:t>
      </w:r>
      <w:r w:rsidR="00C12992" w:rsidRPr="001058B5">
        <w:rPr>
          <w:rFonts w:ascii="Arial" w:hAnsi="Arial" w:cs="Arial"/>
        </w:rPr>
        <w:t>schema</w:t>
      </w:r>
      <w:r w:rsidR="00C12992" w:rsidRPr="001058B5">
        <w:rPr>
          <w:rFonts w:ascii="Arial" w:hAnsi="Arial" w:cs="Arial"/>
          <w:spacing w:val="-13"/>
        </w:rPr>
        <w:t xml:space="preserve"> </w:t>
      </w:r>
      <w:r w:rsidR="00C12992" w:rsidRPr="001058B5">
        <w:rPr>
          <w:rFonts w:ascii="Arial" w:hAnsi="Arial" w:cs="Arial"/>
        </w:rPr>
        <w:t>using</w:t>
      </w:r>
      <w:r w:rsidR="00C12992" w:rsidRPr="001058B5">
        <w:rPr>
          <w:rFonts w:ascii="Arial" w:hAnsi="Arial" w:cs="Arial"/>
          <w:spacing w:val="-14"/>
        </w:rPr>
        <w:t xml:space="preserve"> </w:t>
      </w:r>
      <w:r w:rsidR="00C12992" w:rsidRPr="001058B5">
        <w:rPr>
          <w:rFonts w:ascii="Arial" w:hAnsi="Arial" w:cs="Arial"/>
        </w:rPr>
        <w:t>CASCADE CONSTRAINTS.</w:t>
      </w:r>
    </w:p>
    <w:p w14:paraId="2159DC04" w14:textId="77777777" w:rsidR="008C539B" w:rsidRPr="001058B5" w:rsidRDefault="008C539B">
      <w:pPr>
        <w:pStyle w:val="BodyText"/>
        <w:spacing w:before="11"/>
        <w:rPr>
          <w:rFonts w:ascii="Arial" w:hAnsi="Arial" w:cs="Arial"/>
          <w:sz w:val="25"/>
        </w:rPr>
      </w:pPr>
    </w:p>
    <w:p w14:paraId="0F5A3C74" w14:textId="77777777" w:rsidR="008C539B" w:rsidRPr="001058B5" w:rsidRDefault="00C12992">
      <w:pPr>
        <w:ind w:left="1660"/>
        <w:rPr>
          <w:rFonts w:ascii="Arial" w:hAnsi="Arial" w:cs="Arial"/>
          <w:b/>
          <w:i/>
          <w:sz w:val="18"/>
        </w:rPr>
      </w:pPr>
      <w:bookmarkStart w:id="653" w:name="_bookmark718"/>
      <w:bookmarkEnd w:id="653"/>
      <w:r w:rsidRPr="001058B5">
        <w:rPr>
          <w:rFonts w:ascii="Arial" w:hAnsi="Arial" w:cs="Arial"/>
          <w:b/>
          <w:i/>
          <w:sz w:val="18"/>
        </w:rPr>
        <w:t>Example 4–8 Revoking All Object Privileges Using CASCADE CONSTRAINTS</w:t>
      </w:r>
    </w:p>
    <w:p w14:paraId="13CDEE0F" w14:textId="77777777" w:rsidR="008C539B" w:rsidRPr="001058B5" w:rsidRDefault="00C12992">
      <w:pPr>
        <w:spacing w:before="112"/>
        <w:ind w:left="1660"/>
        <w:rPr>
          <w:rFonts w:ascii="Arial" w:hAnsi="Arial" w:cs="Arial"/>
          <w:sz w:val="18"/>
        </w:rPr>
      </w:pPr>
      <w:r w:rsidRPr="001058B5">
        <w:rPr>
          <w:rFonts w:ascii="Arial" w:hAnsi="Arial" w:cs="Arial"/>
          <w:w w:val="95"/>
          <w:sz w:val="18"/>
        </w:rPr>
        <w:t>REVOKE ALL</w:t>
      </w:r>
    </w:p>
    <w:p w14:paraId="5E32669A" w14:textId="77777777" w:rsidR="008C539B" w:rsidRPr="001058B5" w:rsidRDefault="00C12992">
      <w:pPr>
        <w:spacing w:before="16" w:line="259" w:lineRule="auto"/>
        <w:ind w:left="1752" w:right="6471"/>
        <w:rPr>
          <w:rFonts w:ascii="Arial" w:hAnsi="Arial" w:cs="Arial"/>
          <w:sz w:val="18"/>
        </w:rPr>
      </w:pPr>
      <w:r w:rsidRPr="001058B5">
        <w:rPr>
          <w:rFonts w:ascii="Arial" w:hAnsi="Arial" w:cs="Arial"/>
          <w:w w:val="95"/>
          <w:sz w:val="18"/>
        </w:rPr>
        <w:t xml:space="preserve">ON orders FROM hr </w:t>
      </w:r>
      <w:r w:rsidRPr="001058B5">
        <w:rPr>
          <w:rFonts w:ascii="Arial" w:hAnsi="Arial" w:cs="Arial"/>
          <w:w w:val="85"/>
          <w:sz w:val="18"/>
        </w:rPr>
        <w:t>CASCADE CONSTRAINTS;</w:t>
      </w:r>
    </w:p>
    <w:p w14:paraId="4E9701C7" w14:textId="77777777" w:rsidR="008C539B" w:rsidRPr="001058B5" w:rsidRDefault="008C539B">
      <w:pPr>
        <w:pStyle w:val="BodyText"/>
        <w:spacing w:before="1"/>
        <w:rPr>
          <w:rFonts w:ascii="Arial" w:hAnsi="Arial" w:cs="Arial"/>
          <w:sz w:val="26"/>
        </w:rPr>
      </w:pPr>
    </w:p>
    <w:p w14:paraId="122C1559" w14:textId="77777777" w:rsidR="008C539B" w:rsidRPr="001058B5" w:rsidRDefault="00C12992">
      <w:pPr>
        <w:pStyle w:val="Heading4"/>
        <w:ind w:left="100"/>
      </w:pPr>
      <w:bookmarkStart w:id="654" w:name="Managing_Object_Privileges"/>
      <w:bookmarkStart w:id="655" w:name="_bookmark719"/>
      <w:bookmarkEnd w:id="654"/>
      <w:bookmarkEnd w:id="655"/>
      <w:r w:rsidRPr="001058B5">
        <w:t xml:space="preserve">Managing Object </w:t>
      </w:r>
      <w:bookmarkStart w:id="656" w:name="_bookmark720"/>
      <w:bookmarkEnd w:id="656"/>
      <w:r w:rsidRPr="001058B5">
        <w:t>Privileges</w:t>
      </w:r>
    </w:p>
    <w:p w14:paraId="403BB9F2" w14:textId="77777777" w:rsidR="008C539B" w:rsidRPr="001058B5" w:rsidRDefault="00C12992">
      <w:pPr>
        <w:pStyle w:val="BodyText"/>
        <w:spacing w:before="81" w:line="232" w:lineRule="auto"/>
        <w:ind w:left="1660" w:right="848"/>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grants permission to perform a particular action on a specific schema object.</w:t>
      </w:r>
    </w:p>
    <w:p w14:paraId="4E593EBF" w14:textId="77777777" w:rsidR="008C539B" w:rsidRPr="001058B5" w:rsidRDefault="00C12992">
      <w:pPr>
        <w:pStyle w:val="BodyText"/>
        <w:spacing w:before="120" w:line="230" w:lineRule="auto"/>
        <w:ind w:left="1660" w:right="848"/>
        <w:rPr>
          <w:rFonts w:ascii="Arial" w:hAnsi="Arial" w:cs="Arial"/>
        </w:rPr>
      </w:pPr>
      <w:r w:rsidRPr="001058B5">
        <w:rPr>
          <w:rFonts w:ascii="Arial" w:hAnsi="Arial" w:cs="Arial"/>
        </w:rPr>
        <w:t>Different object privileges are available for different types of schema objects. The privilege to delete rows from the departments</w:t>
      </w:r>
      <w:r w:rsidRPr="001058B5">
        <w:rPr>
          <w:rFonts w:ascii="Arial" w:hAnsi="Arial" w:cs="Arial"/>
          <w:spacing w:val="-88"/>
        </w:rPr>
        <w:t xml:space="preserve"> </w:t>
      </w:r>
      <w:r w:rsidRPr="001058B5">
        <w:rPr>
          <w:rFonts w:ascii="Arial" w:hAnsi="Arial" w:cs="Arial"/>
        </w:rPr>
        <w:t>table is an example of an object</w:t>
      </w:r>
      <w:bookmarkStart w:id="657" w:name="_bookmark721"/>
      <w:bookmarkEnd w:id="657"/>
      <w:r w:rsidRPr="001058B5">
        <w:rPr>
          <w:rFonts w:ascii="Arial" w:hAnsi="Arial" w:cs="Arial"/>
        </w:rPr>
        <w:t xml:space="preserve"> privilege.</w:t>
      </w:r>
    </w:p>
    <w:p w14:paraId="50C90A50"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 xml:space="preserve">Some schema objects, such as clusters, indexes, triggers, and </w:t>
      </w:r>
      <w:bookmarkStart w:id="658" w:name="_bookmark722"/>
      <w:bookmarkEnd w:id="658"/>
      <w:r w:rsidRPr="001058B5">
        <w:rPr>
          <w:rFonts w:ascii="Arial" w:hAnsi="Arial" w:cs="Arial"/>
        </w:rPr>
        <w:t>database links, do not have associated object privileges. Their use is controlled with system privileges. For 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must</w:t>
      </w:r>
      <w:r w:rsidRPr="001058B5">
        <w:rPr>
          <w:rFonts w:ascii="Arial" w:hAnsi="Arial" w:cs="Arial"/>
          <w:spacing w:val="-18"/>
        </w:rPr>
        <w:t xml:space="preserve"> </w:t>
      </w:r>
      <w:r w:rsidRPr="001058B5">
        <w:rPr>
          <w:rFonts w:ascii="Arial" w:hAnsi="Arial" w:cs="Arial"/>
        </w:rPr>
        <w:t>own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88"/>
        </w:rPr>
        <w:t xml:space="preserve"> </w:t>
      </w:r>
      <w:r w:rsidRPr="001058B5">
        <w:rPr>
          <w:rFonts w:ascii="Arial" w:hAnsi="Arial" w:cs="Arial"/>
        </w:rPr>
        <w:t>ANY</w:t>
      </w:r>
      <w:r w:rsidRPr="001058B5">
        <w:rPr>
          <w:rFonts w:ascii="Arial" w:hAnsi="Arial" w:cs="Arial"/>
          <w:spacing w:val="-89"/>
        </w:rPr>
        <w:t xml:space="preserve"> </w:t>
      </w:r>
      <w:r w:rsidRPr="001058B5">
        <w:rPr>
          <w:rFonts w:ascii="Arial" w:hAnsi="Arial" w:cs="Arial"/>
        </w:rPr>
        <w:t>CLUSTER system</w:t>
      </w:r>
      <w:r w:rsidRPr="001058B5">
        <w:rPr>
          <w:rFonts w:ascii="Arial" w:hAnsi="Arial" w:cs="Arial"/>
          <w:spacing w:val="-1"/>
        </w:rPr>
        <w:t xml:space="preserve"> </w:t>
      </w:r>
      <w:r w:rsidRPr="001058B5">
        <w:rPr>
          <w:rFonts w:ascii="Arial" w:hAnsi="Arial" w:cs="Arial"/>
        </w:rPr>
        <w:t>privilege.</w:t>
      </w:r>
    </w:p>
    <w:p w14:paraId="4B9D929A" w14:textId="77777777" w:rsidR="008C539B" w:rsidRPr="001058B5" w:rsidRDefault="00C12992">
      <w:pPr>
        <w:pStyle w:val="BodyText"/>
        <w:spacing w:before="115"/>
        <w:ind w:left="1660"/>
        <w:rPr>
          <w:rFonts w:ascii="Arial" w:hAnsi="Arial" w:cs="Arial"/>
        </w:rPr>
      </w:pPr>
      <w:r w:rsidRPr="001058B5">
        <w:rPr>
          <w:rFonts w:ascii="Arial" w:hAnsi="Arial" w:cs="Arial"/>
        </w:rPr>
        <w:t>The following sections discuss granting and revoking such privileges:</w:t>
      </w:r>
    </w:p>
    <w:p w14:paraId="770DFB3A"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3" w:history="1">
        <w:r w:rsidRPr="001058B5">
          <w:rPr>
            <w:rFonts w:ascii="Arial" w:hAnsi="Arial" w:cs="Arial"/>
            <w:color w:val="0000CC"/>
          </w:rPr>
          <w:t xml:space="preserve">"Granting and Revoking Object Privileges" </w:t>
        </w:r>
        <w:r w:rsidRPr="001058B5">
          <w:rPr>
            <w:rFonts w:ascii="Arial" w:hAnsi="Arial" w:cs="Arial"/>
          </w:rPr>
          <w:t>on page 4-25</w:t>
        </w:r>
      </w:hyperlink>
    </w:p>
    <w:p w14:paraId="6E6BE5BD"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5" w:history="1">
        <w:r w:rsidRPr="001058B5">
          <w:rPr>
            <w:rFonts w:ascii="Arial" w:hAnsi="Arial" w:cs="Arial"/>
            <w:color w:val="0000CC"/>
          </w:rPr>
          <w:t xml:space="preserve">"Who Can Grant Object Privileges?" </w:t>
        </w:r>
        <w:r w:rsidRPr="001058B5">
          <w:rPr>
            <w:rFonts w:ascii="Arial" w:hAnsi="Arial" w:cs="Arial"/>
          </w:rPr>
          <w:t>on page 4-25</w:t>
        </w:r>
      </w:hyperlink>
    </w:p>
    <w:p w14:paraId="3C5985A9"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6" w:history="1">
        <w:r w:rsidRPr="001058B5">
          <w:rPr>
            <w:rFonts w:ascii="Arial" w:hAnsi="Arial" w:cs="Arial"/>
            <w:color w:val="0000CC"/>
          </w:rPr>
          <w:t xml:space="preserve">"Using Object Privileges with Synonyms" </w:t>
        </w:r>
        <w:r w:rsidRPr="001058B5">
          <w:rPr>
            <w:rFonts w:ascii="Arial" w:hAnsi="Arial" w:cs="Arial"/>
          </w:rPr>
          <w:t>on page 4-25</w:t>
        </w:r>
      </w:hyperlink>
    </w:p>
    <w:p w14:paraId="516983ED" w14:textId="77777777" w:rsidR="008C539B" w:rsidRPr="001058B5" w:rsidRDefault="00C12992">
      <w:pPr>
        <w:pStyle w:val="BodyText"/>
        <w:spacing w:before="111"/>
        <w:ind w:left="1660"/>
        <w:rPr>
          <w:rFonts w:ascii="Arial" w:hAnsi="Arial" w:cs="Arial"/>
        </w:rPr>
      </w:pPr>
      <w:r w:rsidRPr="001058B5">
        <w:rPr>
          <w:rFonts w:ascii="Arial" w:hAnsi="Arial" w:cs="Arial"/>
        </w:rPr>
        <w:t>The following sections discuss object privileges that apply to specific schema objects:</w:t>
      </w:r>
    </w:p>
    <w:p w14:paraId="57F70BA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8" w:history="1">
        <w:r w:rsidRPr="001058B5">
          <w:rPr>
            <w:rFonts w:ascii="Arial" w:hAnsi="Arial" w:cs="Arial"/>
            <w:color w:val="0000CC"/>
          </w:rPr>
          <w:t xml:space="preserve">"Managing Table Privileges" </w:t>
        </w:r>
        <w:r w:rsidRPr="001058B5">
          <w:rPr>
            <w:rFonts w:ascii="Arial" w:hAnsi="Arial" w:cs="Arial"/>
          </w:rPr>
          <w:t>on page 4-26</w:t>
        </w:r>
      </w:hyperlink>
    </w:p>
    <w:p w14:paraId="3B8665AD"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35" w:history="1">
        <w:r w:rsidRPr="001058B5">
          <w:rPr>
            <w:rFonts w:ascii="Arial" w:hAnsi="Arial" w:cs="Arial"/>
            <w:color w:val="0000CC"/>
          </w:rPr>
          <w:t xml:space="preserve">"Managing View Privileges" </w:t>
        </w:r>
        <w:r w:rsidRPr="001058B5">
          <w:rPr>
            <w:rFonts w:ascii="Arial" w:hAnsi="Arial" w:cs="Arial"/>
          </w:rPr>
          <w:t>on page 27</w:t>
        </w:r>
      </w:hyperlink>
    </w:p>
    <w:p w14:paraId="2DF7622F" w14:textId="77777777" w:rsidR="008C539B" w:rsidRPr="001058B5" w:rsidRDefault="00C12992">
      <w:pPr>
        <w:spacing w:before="118" w:line="232" w:lineRule="auto"/>
        <w:ind w:left="2020" w:right="887" w:hanging="361"/>
        <w:rPr>
          <w:rFonts w:ascii="Arial" w:hAnsi="Arial" w:cs="Arial"/>
          <w:sz w:val="20"/>
        </w:rPr>
      </w:pPr>
      <w:r w:rsidRPr="001058B5">
        <w:rPr>
          <w:rFonts w:ascii="Arial" w:hAnsi="Arial" w:cs="Arial"/>
          <w:sz w:val="10"/>
        </w:rPr>
        <w:t xml:space="preserve">■ </w:t>
      </w:r>
      <w:r w:rsidRPr="001058B5">
        <w:rPr>
          <w:rFonts w:ascii="Arial" w:hAnsi="Arial" w:cs="Arial"/>
          <w:sz w:val="20"/>
        </w:rPr>
        <w:t xml:space="preserve">Sequences (see </w:t>
      </w:r>
      <w:r w:rsidRPr="001058B5">
        <w:rPr>
          <w:rFonts w:ascii="Arial" w:hAnsi="Arial" w:cs="Arial"/>
          <w:i/>
          <w:sz w:val="20"/>
        </w:rPr>
        <w:t xml:space="preserve">Oracle Database Administrator's Guide </w:t>
      </w:r>
      <w:r w:rsidRPr="001058B5">
        <w:rPr>
          <w:rFonts w:ascii="Arial" w:hAnsi="Arial" w:cs="Arial"/>
          <w:sz w:val="20"/>
        </w:rPr>
        <w:t>for information about managing sequences)</w:t>
      </w:r>
    </w:p>
    <w:p w14:paraId="067E71BB"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45" w:history="1">
        <w:r w:rsidRPr="001058B5">
          <w:rPr>
            <w:rFonts w:ascii="Arial" w:hAnsi="Arial" w:cs="Arial"/>
            <w:color w:val="0000CC"/>
          </w:rPr>
          <w:t xml:space="preserve">"Managing Procedure Privileges" </w:t>
        </w:r>
        <w:r w:rsidRPr="001058B5">
          <w:rPr>
            <w:rFonts w:ascii="Arial" w:hAnsi="Arial" w:cs="Arial"/>
          </w:rPr>
          <w:t>on page 4-29</w:t>
        </w:r>
      </w:hyperlink>
    </w:p>
    <w:p w14:paraId="3BDDBF7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50627D8" w14:textId="77777777" w:rsidR="008C539B" w:rsidRPr="001058B5" w:rsidRDefault="008C539B">
      <w:pPr>
        <w:pStyle w:val="BodyText"/>
        <w:spacing w:before="5"/>
        <w:rPr>
          <w:rFonts w:ascii="Arial" w:hAnsi="Arial" w:cs="Arial"/>
          <w:sz w:val="25"/>
        </w:rPr>
      </w:pPr>
    </w:p>
    <w:p w14:paraId="1833627C" w14:textId="77777777" w:rsidR="008C539B" w:rsidRPr="001058B5" w:rsidRDefault="00C12992">
      <w:pPr>
        <w:spacing w:before="99" w:line="232" w:lineRule="auto"/>
        <w:ind w:left="2619" w:right="700" w:hanging="360"/>
        <w:rPr>
          <w:rFonts w:ascii="Arial" w:hAnsi="Arial" w:cs="Arial"/>
          <w:sz w:val="20"/>
        </w:rPr>
      </w:pPr>
      <w:r w:rsidRPr="001058B5">
        <w:rPr>
          <w:rFonts w:ascii="Arial" w:hAnsi="Arial" w:cs="Arial"/>
          <w:sz w:val="10"/>
        </w:rPr>
        <w:t xml:space="preserve">■ </w:t>
      </w:r>
      <w:r w:rsidRPr="001058B5">
        <w:rPr>
          <w:rFonts w:ascii="Arial" w:hAnsi="Arial" w:cs="Arial"/>
          <w:sz w:val="20"/>
        </w:rPr>
        <w:t>Functions and Packages(</w:t>
      </w:r>
      <w:r w:rsidRPr="001058B5">
        <w:rPr>
          <w:rFonts w:ascii="Arial" w:hAnsi="Arial" w:cs="Arial"/>
          <w:i/>
          <w:sz w:val="20"/>
        </w:rPr>
        <w:t xml:space="preserve">Oracle Database Administrator's Guide </w:t>
      </w:r>
      <w:r w:rsidRPr="001058B5">
        <w:rPr>
          <w:rFonts w:ascii="Arial" w:hAnsi="Arial" w:cs="Arial"/>
          <w:sz w:val="20"/>
        </w:rPr>
        <w:t>for information about managing object dependencies)</w:t>
      </w:r>
    </w:p>
    <w:p w14:paraId="065600C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75" w:history="1">
        <w:r w:rsidRPr="001058B5">
          <w:rPr>
            <w:rFonts w:ascii="Arial" w:hAnsi="Arial" w:cs="Arial"/>
            <w:color w:val="0000CC"/>
          </w:rPr>
          <w:t xml:space="preserve">"Managing Type Privileges" </w:t>
        </w:r>
        <w:r w:rsidRPr="001058B5">
          <w:rPr>
            <w:rFonts w:ascii="Arial" w:hAnsi="Arial" w:cs="Arial"/>
          </w:rPr>
          <w:t>on page 4-33</w:t>
        </w:r>
      </w:hyperlink>
    </w:p>
    <w:p w14:paraId="2C694C1B" w14:textId="77777777" w:rsidR="008C539B" w:rsidRPr="001058B5" w:rsidRDefault="008C539B">
      <w:pPr>
        <w:pStyle w:val="BodyText"/>
        <w:spacing w:before="2"/>
        <w:rPr>
          <w:rFonts w:ascii="Arial" w:hAnsi="Arial" w:cs="Arial"/>
          <w:sz w:val="23"/>
        </w:rPr>
      </w:pPr>
    </w:p>
    <w:p w14:paraId="5E9971E9" w14:textId="77777777" w:rsidR="008C539B" w:rsidRPr="001058B5" w:rsidRDefault="00C12992">
      <w:pPr>
        <w:pStyle w:val="Heading6"/>
      </w:pPr>
      <w:bookmarkStart w:id="659" w:name="Granting_and_Revoking_Object_Privileges"/>
      <w:bookmarkStart w:id="660" w:name="_bookmark723"/>
      <w:bookmarkEnd w:id="659"/>
      <w:bookmarkEnd w:id="660"/>
      <w:r w:rsidRPr="001058B5">
        <w:t>Grant</w:t>
      </w:r>
      <w:bookmarkStart w:id="661" w:name="_bookmark724"/>
      <w:bookmarkEnd w:id="661"/>
      <w:r w:rsidRPr="001058B5">
        <w:t>ing and Revoking Object Privileges</w:t>
      </w:r>
    </w:p>
    <w:p w14:paraId="3FB3EA23" w14:textId="77777777" w:rsidR="008C539B" w:rsidRPr="001058B5" w:rsidRDefault="00C12992">
      <w:pPr>
        <w:pStyle w:val="BodyText"/>
        <w:spacing w:before="55" w:line="232" w:lineRule="auto"/>
        <w:ind w:left="2260" w:right="102"/>
        <w:rPr>
          <w:rFonts w:ascii="Arial" w:hAnsi="Arial" w:cs="Arial"/>
        </w:rPr>
      </w:pPr>
      <w:r w:rsidRPr="001058B5">
        <w:rPr>
          <w:rFonts w:ascii="Arial" w:hAnsi="Arial" w:cs="Arial"/>
        </w:rPr>
        <w:t>Object privileges can be granted to and revoked from users and roles. If you grant object privileges to roles, then you can make the privileges selectively available.</w:t>
      </w:r>
    </w:p>
    <w:p w14:paraId="742A092B" w14:textId="77777777" w:rsidR="008C539B" w:rsidRPr="001058B5" w:rsidRDefault="00C12992">
      <w:pPr>
        <w:pStyle w:val="BodyText"/>
        <w:spacing w:before="117" w:line="232" w:lineRule="auto"/>
        <w:ind w:left="2259" w:right="848"/>
        <w:rPr>
          <w:rFonts w:ascii="Arial" w:hAnsi="Arial" w:cs="Arial"/>
        </w:rPr>
      </w:pPr>
      <w:r w:rsidRPr="001058B5">
        <w:rPr>
          <w:rFonts w:ascii="Arial" w:hAnsi="Arial" w:cs="Arial"/>
        </w:rPr>
        <w:t>You can grant or revoke object privileges to or from users and roles using the following methods:</w:t>
      </w:r>
    </w:p>
    <w:p w14:paraId="0BAEA94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80"/>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46A045E2" w14:textId="77777777" w:rsidR="008C539B" w:rsidRPr="001058B5" w:rsidRDefault="00C12992">
      <w:pPr>
        <w:pStyle w:val="BodyText"/>
        <w:spacing w:before="108"/>
        <w:ind w:left="22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0DA5C114" w14:textId="77777777" w:rsidR="008C539B" w:rsidRPr="001058B5" w:rsidRDefault="00C12992">
      <w:pPr>
        <w:spacing w:before="211"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AECC4CE" w14:textId="77777777" w:rsidR="008C539B" w:rsidRPr="001058B5" w:rsidRDefault="008C539B">
      <w:pPr>
        <w:pStyle w:val="BodyText"/>
        <w:spacing w:before="2"/>
        <w:rPr>
          <w:rFonts w:ascii="Arial" w:hAnsi="Arial" w:cs="Arial"/>
        </w:rPr>
      </w:pPr>
    </w:p>
    <w:p w14:paraId="5846D093" w14:textId="77777777" w:rsidR="008C539B" w:rsidRPr="001058B5" w:rsidRDefault="00C12992">
      <w:pPr>
        <w:pStyle w:val="Heading6"/>
      </w:pPr>
      <w:bookmarkStart w:id="662" w:name="Who_Can_Grant_Object_Privileges?"/>
      <w:bookmarkStart w:id="663" w:name="_bookmark725"/>
      <w:bookmarkEnd w:id="662"/>
      <w:bookmarkEnd w:id="663"/>
      <w:r w:rsidRPr="001058B5">
        <w:t>Who Can Grant Object Privileges?</w:t>
      </w:r>
    </w:p>
    <w:p w14:paraId="2FBC8B05"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A</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automatically</w:t>
      </w:r>
      <w:r w:rsidRPr="001058B5">
        <w:rPr>
          <w:rFonts w:ascii="Arial" w:hAnsi="Arial" w:cs="Arial"/>
          <w:spacing w:val="-5"/>
        </w:rPr>
        <w:t xml:space="preserve"> </w:t>
      </w:r>
      <w:r w:rsidRPr="001058B5">
        <w:rPr>
          <w:rFonts w:ascii="Arial" w:hAnsi="Arial" w:cs="Arial"/>
        </w:rPr>
        <w:t>has</w:t>
      </w:r>
      <w:r w:rsidRPr="001058B5">
        <w:rPr>
          <w:rFonts w:ascii="Arial" w:hAnsi="Arial" w:cs="Arial"/>
          <w:spacing w:val="-5"/>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schema</w:t>
      </w:r>
      <w:r w:rsidRPr="001058B5">
        <w:rPr>
          <w:rFonts w:ascii="Arial" w:hAnsi="Arial" w:cs="Arial"/>
          <w:spacing w:val="-4"/>
        </w:rPr>
        <w:t xml:space="preserve"> </w:t>
      </w:r>
      <w:r w:rsidRPr="001058B5">
        <w:rPr>
          <w:rFonts w:ascii="Arial" w:hAnsi="Arial" w:cs="Arial"/>
        </w:rPr>
        <w:t>objects</w:t>
      </w:r>
      <w:r w:rsidRPr="001058B5">
        <w:rPr>
          <w:rFonts w:ascii="Arial" w:hAnsi="Arial" w:cs="Arial"/>
          <w:spacing w:val="-4"/>
        </w:rPr>
        <w:t xml:space="preserve"> </w:t>
      </w:r>
      <w:r w:rsidRPr="001058B5">
        <w:rPr>
          <w:rFonts w:ascii="Arial" w:hAnsi="Arial" w:cs="Arial"/>
        </w:rPr>
        <w:t>contained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his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her schema.</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OBJECT</w:t>
      </w:r>
      <w:r w:rsidRPr="001058B5">
        <w:rPr>
          <w:rFonts w:ascii="Arial" w:hAnsi="Arial" w:cs="Arial"/>
          <w:spacing w:val="-62"/>
        </w:rPr>
        <w:t xml:space="preserve"> </w:t>
      </w:r>
      <w:r w:rsidRPr="001058B5">
        <w:rPr>
          <w:rFonts w:ascii="Arial" w:hAnsi="Arial" w:cs="Arial"/>
        </w:rPr>
        <w:t>PRIVILEGE</w:t>
      </w:r>
      <w:r w:rsidRPr="001058B5">
        <w:rPr>
          <w:rFonts w:ascii="Arial" w:hAnsi="Arial" w:cs="Arial"/>
          <w:spacing w:val="-96"/>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2"/>
        </w:rPr>
        <w:t xml:space="preserve"> </w:t>
      </w:r>
      <w:r w:rsidRPr="001058B5">
        <w:rPr>
          <w:rFonts w:ascii="Arial" w:hAnsi="Arial" w:cs="Arial"/>
        </w:rPr>
        <w:t>specified</w:t>
      </w:r>
      <w:r w:rsidRPr="001058B5">
        <w:rPr>
          <w:rFonts w:ascii="Arial" w:hAnsi="Arial" w:cs="Arial"/>
          <w:spacing w:val="-22"/>
        </w:rPr>
        <w:t xml:space="preserve"> </w:t>
      </w:r>
      <w:r w:rsidRPr="001058B5">
        <w:rPr>
          <w:rFonts w:ascii="Arial" w:hAnsi="Arial" w:cs="Arial"/>
        </w:rPr>
        <w:t>object privilege</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another</w:t>
      </w:r>
      <w:r w:rsidRPr="001058B5">
        <w:rPr>
          <w:rFonts w:ascii="Arial" w:hAnsi="Arial" w:cs="Arial"/>
          <w:spacing w:val="-19"/>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55"/>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 statement.</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also</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to revoke any object privilege that was granted either by the object owner or by some other</w:t>
      </w:r>
      <w:r w:rsidRPr="001058B5">
        <w:rPr>
          <w:rFonts w:ascii="Arial" w:hAnsi="Arial" w:cs="Arial"/>
          <w:spacing w:val="-21"/>
        </w:rPr>
        <w:t xml:space="preserve"> </w:t>
      </w:r>
      <w:r w:rsidRPr="001058B5">
        <w:rPr>
          <w:rFonts w:ascii="Arial" w:hAnsi="Arial" w:cs="Arial"/>
        </w:rPr>
        <w:t>user</w:t>
      </w:r>
      <w:r w:rsidRPr="001058B5">
        <w:rPr>
          <w:rFonts w:ascii="Arial" w:hAnsi="Arial" w:cs="Arial"/>
          <w:spacing w:val="-21"/>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60"/>
        </w:rPr>
        <w:t xml:space="preserve"> </w:t>
      </w:r>
      <w:r w:rsidRPr="001058B5">
        <w:rPr>
          <w:rFonts w:ascii="Arial" w:hAnsi="Arial" w:cs="Arial"/>
        </w:rPr>
        <w:t>ANY</w:t>
      </w:r>
      <w:r w:rsidRPr="001058B5">
        <w:rPr>
          <w:rFonts w:ascii="Arial" w:hAnsi="Arial" w:cs="Arial"/>
          <w:spacing w:val="-60"/>
        </w:rPr>
        <w:t xml:space="preserve"> </w:t>
      </w:r>
      <w:r w:rsidRPr="001058B5">
        <w:rPr>
          <w:rFonts w:ascii="Arial" w:hAnsi="Arial" w:cs="Arial"/>
        </w:rPr>
        <w:t>OBJECT</w:t>
      </w:r>
      <w:r w:rsidRPr="001058B5">
        <w:rPr>
          <w:rFonts w:ascii="Arial" w:hAnsi="Arial" w:cs="Arial"/>
          <w:spacing w:val="-60"/>
        </w:rPr>
        <w:t xml:space="preserve"> </w:t>
      </w:r>
      <w:r w:rsidRPr="001058B5">
        <w:rPr>
          <w:rFonts w:ascii="Arial" w:hAnsi="Arial" w:cs="Arial"/>
        </w:rPr>
        <w:t>PRIVILEGE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Otherwise,</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grantee can use the privilege, but cannot grant it to other</w:t>
      </w:r>
      <w:r w:rsidRPr="001058B5">
        <w:rPr>
          <w:rFonts w:ascii="Arial" w:hAnsi="Arial" w:cs="Arial"/>
          <w:spacing w:val="-9"/>
        </w:rPr>
        <w:t xml:space="preserve"> </w:t>
      </w:r>
      <w:r w:rsidRPr="001058B5">
        <w:rPr>
          <w:rFonts w:ascii="Arial" w:hAnsi="Arial" w:cs="Arial"/>
        </w:rPr>
        <w:t>users.</w:t>
      </w:r>
    </w:p>
    <w:p w14:paraId="6F2DFCB4" w14:textId="77777777" w:rsidR="008C539B" w:rsidRPr="001058B5" w:rsidRDefault="00C12992">
      <w:pPr>
        <w:spacing w:before="207"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GRANT</w:t>
      </w:r>
      <w:r w:rsidRPr="001058B5">
        <w:rPr>
          <w:rFonts w:ascii="Arial" w:hAnsi="Arial" w:cs="Arial"/>
          <w:spacing w:val="-87"/>
          <w:sz w:val="20"/>
        </w:rPr>
        <w:t xml:space="preserve"> </w:t>
      </w:r>
      <w:r w:rsidRPr="001058B5">
        <w:rPr>
          <w:rFonts w:ascii="Arial" w:hAnsi="Arial" w:cs="Arial"/>
          <w:sz w:val="20"/>
        </w:rPr>
        <w:t>and GRANT ANY OBJECT PRIVILEGE</w:t>
      </w:r>
    </w:p>
    <w:p w14:paraId="524486F1" w14:textId="77777777" w:rsidR="008C539B" w:rsidRPr="001058B5" w:rsidRDefault="008C539B">
      <w:pPr>
        <w:pStyle w:val="BodyText"/>
        <w:spacing w:before="9"/>
        <w:rPr>
          <w:rFonts w:ascii="Arial" w:hAnsi="Arial" w:cs="Arial"/>
          <w:sz w:val="21"/>
        </w:rPr>
      </w:pPr>
    </w:p>
    <w:p w14:paraId="29F9A7A4" w14:textId="77777777" w:rsidR="008C539B" w:rsidRPr="001058B5" w:rsidRDefault="00C12992">
      <w:pPr>
        <w:pStyle w:val="Heading6"/>
      </w:pPr>
      <w:bookmarkStart w:id="664" w:name="Using_Object_Privileges_with_Synonyms"/>
      <w:bookmarkStart w:id="665" w:name="_bookmark726"/>
      <w:bookmarkEnd w:id="664"/>
      <w:bookmarkEnd w:id="665"/>
      <w:r w:rsidRPr="001058B5">
        <w:t>Usi</w:t>
      </w:r>
      <w:bookmarkStart w:id="666" w:name="_bookmark727"/>
      <w:bookmarkEnd w:id="666"/>
      <w:r w:rsidRPr="001058B5">
        <w:t>ng Object Privileges with Synonyms</w:t>
      </w:r>
    </w:p>
    <w:p w14:paraId="69A0FB1E"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You can use the CREATE SYNONYM statement to create synonyms for tables, views, sequences, operators, procedures, stored functions, packages, materialized views, Java class schema objects, user-defined object types, or other synonyms. If you grant users the privilege to use the synonym, then the object privileges granted on the underlying objects apply whether the user references the base object by name or by using the synonym.</w:t>
      </w:r>
    </w:p>
    <w:p w14:paraId="5FCEA51C" w14:textId="77777777" w:rsidR="008C539B" w:rsidRPr="001058B5" w:rsidRDefault="00C12992">
      <w:pPr>
        <w:pStyle w:val="BodyText"/>
        <w:spacing w:before="117"/>
        <w:ind w:left="2260"/>
        <w:rPr>
          <w:rFonts w:ascii="Arial" w:hAnsi="Arial" w:cs="Arial"/>
        </w:rPr>
      </w:pPr>
      <w:r w:rsidRPr="001058B5">
        <w:rPr>
          <w:rFonts w:ascii="Arial" w:hAnsi="Arial" w:cs="Arial"/>
        </w:rPr>
        <w:t>For example, suppose user OE</w:t>
      </w:r>
      <w:r w:rsidRPr="001058B5">
        <w:rPr>
          <w:rFonts w:ascii="Arial" w:hAnsi="Arial" w:cs="Arial"/>
          <w:spacing w:val="-87"/>
        </w:rPr>
        <w:t xml:space="preserve"> </w:t>
      </w:r>
      <w:r w:rsidRPr="001058B5">
        <w:rPr>
          <w:rFonts w:ascii="Arial" w:hAnsi="Arial" w:cs="Arial"/>
        </w:rPr>
        <w:t>creates the following synonym for the CUSTOMERS</w:t>
      </w:r>
      <w:r w:rsidRPr="001058B5">
        <w:rPr>
          <w:rFonts w:ascii="Arial" w:hAnsi="Arial" w:cs="Arial"/>
          <w:spacing w:val="-87"/>
        </w:rPr>
        <w:t xml:space="preserve"> </w:t>
      </w:r>
      <w:r w:rsidRPr="001058B5">
        <w:rPr>
          <w:rFonts w:ascii="Arial" w:hAnsi="Arial" w:cs="Arial"/>
        </w:rPr>
        <w:t>table:</w:t>
      </w:r>
    </w:p>
    <w:p w14:paraId="15A0FCA4"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SYNONYM customer_syn FOR CUSTOMERS;</w:t>
      </w:r>
    </w:p>
    <w:p w14:paraId="5C08CE68" w14:textId="77777777" w:rsidR="008C539B" w:rsidRPr="001058B5" w:rsidRDefault="008C539B">
      <w:pPr>
        <w:pStyle w:val="BodyText"/>
        <w:spacing w:before="4"/>
        <w:rPr>
          <w:rFonts w:ascii="Arial" w:hAnsi="Arial" w:cs="Arial"/>
          <w:sz w:val="18"/>
        </w:rPr>
      </w:pPr>
    </w:p>
    <w:p w14:paraId="58E359C6" w14:textId="77777777" w:rsidR="008C539B" w:rsidRPr="001058B5" w:rsidRDefault="00C12992">
      <w:pPr>
        <w:pStyle w:val="BodyText"/>
        <w:ind w:left="2260"/>
        <w:rPr>
          <w:rFonts w:ascii="Arial" w:hAnsi="Arial" w:cs="Arial"/>
        </w:rPr>
      </w:pPr>
      <w:r w:rsidRPr="001058B5">
        <w:rPr>
          <w:rFonts w:ascii="Arial" w:hAnsi="Arial" w:cs="Arial"/>
        </w:rPr>
        <w:t>Then OE</w:t>
      </w:r>
      <w:r w:rsidRPr="001058B5">
        <w:rPr>
          <w:rFonts w:ascii="Arial" w:hAnsi="Arial" w:cs="Arial"/>
          <w:spacing w:val="-88"/>
        </w:rPr>
        <w:t xml:space="preserve"> </w:t>
      </w:r>
      <w:r w:rsidRPr="001058B5">
        <w:rPr>
          <w:rFonts w:ascii="Arial" w:hAnsi="Arial" w:cs="Arial"/>
        </w:rPr>
        <w:t>grants the SELECT</w:t>
      </w:r>
      <w:r w:rsidRPr="001058B5">
        <w:rPr>
          <w:rFonts w:ascii="Arial" w:hAnsi="Arial" w:cs="Arial"/>
          <w:spacing w:val="-88"/>
        </w:rPr>
        <w:t xml:space="preserve"> </w:t>
      </w:r>
      <w:r w:rsidRPr="001058B5">
        <w:rPr>
          <w:rFonts w:ascii="Arial" w:hAnsi="Arial" w:cs="Arial"/>
        </w:rPr>
        <w:t>privilege on the customer_syn</w:t>
      </w:r>
      <w:r w:rsidRPr="001058B5">
        <w:rPr>
          <w:rFonts w:ascii="Arial" w:hAnsi="Arial" w:cs="Arial"/>
          <w:spacing w:val="-88"/>
        </w:rPr>
        <w:t xml:space="preserve"> </w:t>
      </w:r>
      <w:r w:rsidRPr="001058B5">
        <w:rPr>
          <w:rFonts w:ascii="Arial" w:hAnsi="Arial" w:cs="Arial"/>
        </w:rPr>
        <w:t>synonym to user HR.</w:t>
      </w:r>
    </w:p>
    <w:p w14:paraId="24F7F3A6"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SELECT ON customer_syn TO HR;</w:t>
      </w:r>
    </w:p>
    <w:p w14:paraId="574ADE4D" w14:textId="77777777" w:rsidR="008C539B" w:rsidRPr="001058B5" w:rsidRDefault="008C539B">
      <w:pPr>
        <w:pStyle w:val="BodyText"/>
        <w:spacing w:before="3"/>
        <w:rPr>
          <w:rFonts w:ascii="Arial" w:hAnsi="Arial" w:cs="Arial"/>
          <w:sz w:val="18"/>
        </w:rPr>
      </w:pPr>
    </w:p>
    <w:p w14:paraId="6E3F163F" w14:textId="77777777" w:rsidR="008C539B" w:rsidRPr="001058B5" w:rsidRDefault="00C12992">
      <w:pPr>
        <w:pStyle w:val="BodyText"/>
        <w:ind w:left="2260"/>
        <w:rPr>
          <w:rFonts w:ascii="Arial" w:hAnsi="Arial" w:cs="Arial"/>
        </w:rPr>
      </w:pPr>
      <w:r w:rsidRPr="001058B5">
        <w:rPr>
          <w:rFonts w:ascii="Arial" w:hAnsi="Arial" w:cs="Arial"/>
        </w:rPr>
        <w:t>User HR</w:t>
      </w:r>
      <w:r w:rsidRPr="001058B5">
        <w:rPr>
          <w:rFonts w:ascii="Arial" w:hAnsi="Arial" w:cs="Arial"/>
          <w:spacing w:val="-85"/>
        </w:rPr>
        <w:t xml:space="preserve"> </w:t>
      </w:r>
      <w:r w:rsidRPr="001058B5">
        <w:rPr>
          <w:rFonts w:ascii="Arial" w:hAnsi="Arial" w:cs="Arial"/>
        </w:rPr>
        <w:t>then tries either of the following queries:</w:t>
      </w:r>
    </w:p>
    <w:p w14:paraId="05456CC5" w14:textId="77777777" w:rsidR="008C539B" w:rsidRPr="001058B5" w:rsidRDefault="00C12992">
      <w:pPr>
        <w:spacing w:before="137" w:line="516" w:lineRule="auto"/>
        <w:ind w:left="2260" w:right="4376"/>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COUNT(*)</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OE.customer_syn; </w:t>
      </w:r>
      <w:r w:rsidRPr="001058B5">
        <w:rPr>
          <w:rFonts w:ascii="Arial" w:hAnsi="Arial" w:cs="Arial"/>
          <w:w w:val="95"/>
          <w:sz w:val="18"/>
        </w:rPr>
        <w:t>SELECT</w:t>
      </w:r>
      <w:r w:rsidRPr="001058B5">
        <w:rPr>
          <w:rFonts w:ascii="Arial" w:hAnsi="Arial" w:cs="Arial"/>
          <w:spacing w:val="-63"/>
          <w:w w:val="95"/>
          <w:sz w:val="18"/>
        </w:rPr>
        <w:t xml:space="preserve"> </w:t>
      </w:r>
      <w:r w:rsidRPr="001058B5">
        <w:rPr>
          <w:rFonts w:ascii="Arial" w:hAnsi="Arial" w:cs="Arial"/>
          <w:w w:val="95"/>
          <w:sz w:val="18"/>
        </w:rPr>
        <w:t>COUNT(*)</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OE.CUSTOMERS;</w:t>
      </w:r>
    </w:p>
    <w:p w14:paraId="536A7B09" w14:textId="77777777" w:rsidR="008C539B" w:rsidRPr="001058B5" w:rsidRDefault="00C12992">
      <w:pPr>
        <w:pStyle w:val="BodyText"/>
        <w:spacing w:line="222" w:lineRule="exact"/>
        <w:ind w:left="2260"/>
        <w:rPr>
          <w:rFonts w:ascii="Arial" w:hAnsi="Arial" w:cs="Arial"/>
        </w:rPr>
      </w:pPr>
      <w:r w:rsidRPr="001058B5">
        <w:rPr>
          <w:rFonts w:ascii="Arial" w:hAnsi="Arial" w:cs="Arial"/>
        </w:rPr>
        <w:t>Both queries will yield the same result:</w:t>
      </w:r>
    </w:p>
    <w:p w14:paraId="36FEEE53" w14:textId="77777777" w:rsidR="008C539B" w:rsidRPr="001058B5" w:rsidRDefault="00C12992">
      <w:pPr>
        <w:spacing w:before="141"/>
        <w:ind w:left="163" w:right="4609"/>
        <w:jc w:val="center"/>
        <w:rPr>
          <w:rFonts w:ascii="Arial" w:hAnsi="Arial" w:cs="Arial"/>
          <w:sz w:val="18"/>
        </w:rPr>
      </w:pPr>
      <w:r w:rsidRPr="001058B5">
        <w:rPr>
          <w:rFonts w:ascii="Arial" w:hAnsi="Arial" w:cs="Arial"/>
          <w:w w:val="95"/>
          <w:sz w:val="18"/>
        </w:rPr>
        <w:t>COUNT(*)</w:t>
      </w:r>
    </w:p>
    <w:p w14:paraId="6D09A8C3"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269C2D0A" w14:textId="77777777" w:rsidR="008C539B" w:rsidRPr="001058B5" w:rsidRDefault="00C12992">
      <w:pPr>
        <w:spacing w:before="17"/>
        <w:ind w:left="2907"/>
        <w:rPr>
          <w:rFonts w:ascii="Arial" w:hAnsi="Arial" w:cs="Arial"/>
          <w:sz w:val="18"/>
        </w:rPr>
      </w:pPr>
      <w:r w:rsidRPr="001058B5">
        <w:rPr>
          <w:rFonts w:ascii="Arial" w:hAnsi="Arial" w:cs="Arial"/>
          <w:w w:val="95"/>
          <w:sz w:val="18"/>
        </w:rPr>
        <w:t>319</w:t>
      </w:r>
    </w:p>
    <w:p w14:paraId="5078973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D4D4CB4" w14:textId="77777777" w:rsidR="008C539B" w:rsidRPr="001058B5" w:rsidRDefault="008C539B">
      <w:pPr>
        <w:pStyle w:val="BodyText"/>
        <w:spacing w:before="10"/>
        <w:rPr>
          <w:rFonts w:ascii="Arial" w:hAnsi="Arial" w:cs="Arial"/>
          <w:sz w:val="27"/>
        </w:rPr>
      </w:pPr>
    </w:p>
    <w:p w14:paraId="598472AD" w14:textId="77777777" w:rsidR="008C539B" w:rsidRPr="001058B5" w:rsidRDefault="00C12992">
      <w:pPr>
        <w:pStyle w:val="BodyText"/>
        <w:spacing w:before="101" w:line="230" w:lineRule="auto"/>
        <w:ind w:left="1659" w:right="700"/>
        <w:rPr>
          <w:rFonts w:ascii="Arial" w:hAnsi="Arial" w:cs="Arial"/>
        </w:rPr>
      </w:pPr>
      <w:r w:rsidRPr="001058B5">
        <w:rPr>
          <w:rFonts w:ascii="Arial" w:hAnsi="Arial" w:cs="Arial"/>
        </w:rPr>
        <w:t xml:space="preserve">Be aware that when you grant the synonym to another </w:t>
      </w:r>
      <w:r w:rsidRPr="001058B5">
        <w:rPr>
          <w:rFonts w:ascii="Arial" w:hAnsi="Arial" w:cs="Arial"/>
          <w:spacing w:val="-3"/>
        </w:rPr>
        <w:t xml:space="preserve">user, </w:t>
      </w:r>
      <w:r w:rsidRPr="001058B5">
        <w:rPr>
          <w:rFonts w:ascii="Arial" w:hAnsi="Arial" w:cs="Arial"/>
        </w:rPr>
        <w:t>the grant applies to the underlying object that the synonym represents, not to the synonym itself. For example, if user HR</w:t>
      </w:r>
      <w:r w:rsidRPr="001058B5">
        <w:rPr>
          <w:rFonts w:ascii="Arial" w:hAnsi="Arial" w:cs="Arial"/>
          <w:spacing w:val="-91"/>
        </w:rPr>
        <w:t xml:space="preserve"> </w:t>
      </w:r>
      <w:r w:rsidRPr="001058B5">
        <w:rPr>
          <w:rFonts w:ascii="Arial" w:hAnsi="Arial" w:cs="Arial"/>
        </w:rPr>
        <w:t>queries the ALL_TAB_PRIVS</w:t>
      </w:r>
      <w:r w:rsidRPr="001058B5">
        <w:rPr>
          <w:rFonts w:ascii="Arial" w:hAnsi="Arial" w:cs="Arial"/>
          <w:spacing w:val="-91"/>
        </w:rPr>
        <w:t xml:space="preserve"> </w:t>
      </w:r>
      <w:r w:rsidRPr="001058B5">
        <w:rPr>
          <w:rFonts w:ascii="Arial" w:hAnsi="Arial" w:cs="Arial"/>
        </w:rPr>
        <w:t>data dictionary view for his privileges, he will learn the following:</w:t>
      </w:r>
    </w:p>
    <w:p w14:paraId="49303628" w14:textId="77777777" w:rsidR="008C539B" w:rsidRPr="001058B5" w:rsidRDefault="00C12992">
      <w:pPr>
        <w:spacing w:before="143" w:line="259" w:lineRule="auto"/>
        <w:ind w:left="1660" w:right="4514"/>
        <w:rPr>
          <w:rFonts w:ascii="Arial" w:hAnsi="Arial" w:cs="Arial"/>
          <w:sz w:val="18"/>
        </w:rPr>
      </w:pPr>
      <w:r w:rsidRPr="001058B5">
        <w:rPr>
          <w:rFonts w:ascii="Arial" w:hAnsi="Arial" w:cs="Arial"/>
          <w:w w:val="90"/>
          <w:sz w:val="18"/>
        </w:rPr>
        <w:t>SELECT</w:t>
      </w:r>
      <w:r w:rsidRPr="001058B5">
        <w:rPr>
          <w:rFonts w:ascii="Arial" w:hAnsi="Arial" w:cs="Arial"/>
          <w:spacing w:val="-66"/>
          <w:w w:val="90"/>
          <w:sz w:val="18"/>
        </w:rPr>
        <w:t xml:space="preserve"> </w:t>
      </w:r>
      <w:r w:rsidRPr="001058B5">
        <w:rPr>
          <w:rFonts w:ascii="Arial" w:hAnsi="Arial" w:cs="Arial"/>
          <w:w w:val="90"/>
          <w:sz w:val="18"/>
        </w:rPr>
        <w:t>TABLE_SCHEMA,</w:t>
      </w:r>
      <w:r w:rsidRPr="001058B5">
        <w:rPr>
          <w:rFonts w:ascii="Arial" w:hAnsi="Arial" w:cs="Arial"/>
          <w:spacing w:val="-66"/>
          <w:w w:val="90"/>
          <w:sz w:val="18"/>
        </w:rPr>
        <w:t xml:space="preserve"> </w:t>
      </w:r>
      <w:r w:rsidRPr="001058B5">
        <w:rPr>
          <w:rFonts w:ascii="Arial" w:hAnsi="Arial" w:cs="Arial"/>
          <w:w w:val="90"/>
          <w:sz w:val="18"/>
        </w:rPr>
        <w:t>TABLE_NAME,</w:t>
      </w:r>
      <w:r w:rsidRPr="001058B5">
        <w:rPr>
          <w:rFonts w:ascii="Arial" w:hAnsi="Arial" w:cs="Arial"/>
          <w:spacing w:val="-66"/>
          <w:w w:val="90"/>
          <w:sz w:val="18"/>
        </w:rPr>
        <w:t xml:space="preserve"> </w:t>
      </w:r>
      <w:r w:rsidRPr="001058B5">
        <w:rPr>
          <w:rFonts w:ascii="Arial" w:hAnsi="Arial" w:cs="Arial"/>
          <w:w w:val="90"/>
          <w:sz w:val="18"/>
        </w:rPr>
        <w:t xml:space="preserve">PRIVILEGE </w:t>
      </w:r>
      <w:r w:rsidRPr="001058B5">
        <w:rPr>
          <w:rFonts w:ascii="Arial" w:hAnsi="Arial" w:cs="Arial"/>
          <w:w w:val="95"/>
          <w:sz w:val="18"/>
        </w:rPr>
        <w:t>FROM ALL_TAB_PRIVS</w:t>
      </w:r>
    </w:p>
    <w:p w14:paraId="599A782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WHERE TABLE_SCHEMA = 'OE';</w:t>
      </w:r>
    </w:p>
    <w:p w14:paraId="1600E915" w14:textId="77777777" w:rsidR="008C539B" w:rsidRPr="001058B5" w:rsidRDefault="008C539B">
      <w:pPr>
        <w:pStyle w:val="BodyText"/>
        <w:spacing w:before="3" w:after="1"/>
        <w:rPr>
          <w:rFonts w:ascii="Arial" w:hAnsi="Arial" w:cs="Arial"/>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8C539B" w:rsidRPr="001058B5" w14:paraId="1D7194B6" w14:textId="77777777">
        <w:trPr>
          <w:trHeight w:val="205"/>
        </w:trPr>
        <w:tc>
          <w:tcPr>
            <w:tcW w:w="1254" w:type="dxa"/>
          </w:tcPr>
          <w:p w14:paraId="3BFA8DD7"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16204853"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1069" w:type="dxa"/>
          </w:tcPr>
          <w:p w14:paraId="6F835C1C"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PRIVILEGE</w:t>
            </w:r>
          </w:p>
        </w:tc>
      </w:tr>
      <w:tr w:rsidR="008C539B" w:rsidRPr="001058B5" w14:paraId="0C5B54E2" w14:textId="77777777">
        <w:trPr>
          <w:trHeight w:val="220"/>
        </w:trPr>
        <w:tc>
          <w:tcPr>
            <w:tcW w:w="1254" w:type="dxa"/>
          </w:tcPr>
          <w:p w14:paraId="2962CB6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4E212A18"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1069" w:type="dxa"/>
          </w:tcPr>
          <w:p w14:paraId="6958BD19"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4ECFECBA" w14:textId="77777777">
        <w:trPr>
          <w:trHeight w:val="219"/>
        </w:trPr>
        <w:tc>
          <w:tcPr>
            <w:tcW w:w="1254" w:type="dxa"/>
          </w:tcPr>
          <w:p w14:paraId="26D40BB0" w14:textId="77777777" w:rsidR="008C539B" w:rsidRPr="001058B5" w:rsidRDefault="00C12992">
            <w:pPr>
              <w:pStyle w:val="TableParagraph"/>
              <w:spacing w:before="9" w:line="190" w:lineRule="exact"/>
              <w:ind w:left="50"/>
              <w:rPr>
                <w:rFonts w:ascii="Arial" w:hAnsi="Arial" w:cs="Arial"/>
                <w:b/>
                <w:sz w:val="18"/>
              </w:rPr>
            </w:pPr>
            <w:r w:rsidRPr="001058B5">
              <w:rPr>
                <w:rFonts w:ascii="Arial" w:hAnsi="Arial" w:cs="Arial"/>
                <w:b/>
                <w:w w:val="95"/>
                <w:sz w:val="18"/>
              </w:rPr>
              <w:t>OE</w:t>
            </w:r>
          </w:p>
        </w:tc>
        <w:tc>
          <w:tcPr>
            <w:tcW w:w="1112" w:type="dxa"/>
          </w:tcPr>
          <w:p w14:paraId="2FD13183" w14:textId="77777777" w:rsidR="008C539B" w:rsidRPr="001058B5" w:rsidRDefault="00C12992">
            <w:pPr>
              <w:pStyle w:val="TableParagraph"/>
              <w:spacing w:before="9" w:line="190" w:lineRule="exact"/>
              <w:ind w:left="93"/>
              <w:rPr>
                <w:rFonts w:ascii="Arial" w:hAnsi="Arial" w:cs="Arial"/>
                <w:b/>
                <w:sz w:val="18"/>
              </w:rPr>
            </w:pPr>
            <w:r w:rsidRPr="001058B5">
              <w:rPr>
                <w:rFonts w:ascii="Arial" w:hAnsi="Arial" w:cs="Arial"/>
                <w:b/>
                <w:w w:val="95"/>
                <w:sz w:val="18"/>
              </w:rPr>
              <w:t>CUSTOMER</w:t>
            </w:r>
          </w:p>
        </w:tc>
        <w:tc>
          <w:tcPr>
            <w:tcW w:w="1069" w:type="dxa"/>
          </w:tcPr>
          <w:p w14:paraId="07652883" w14:textId="77777777" w:rsidR="008C539B" w:rsidRPr="001058B5" w:rsidRDefault="00C12992">
            <w:pPr>
              <w:pStyle w:val="TableParagraph"/>
              <w:spacing w:before="9" w:line="190" w:lineRule="exact"/>
              <w:ind w:left="92"/>
              <w:rPr>
                <w:rFonts w:ascii="Arial" w:hAnsi="Arial" w:cs="Arial"/>
                <w:b/>
                <w:sz w:val="18"/>
              </w:rPr>
            </w:pPr>
            <w:r w:rsidRPr="001058B5">
              <w:rPr>
                <w:rFonts w:ascii="Arial" w:hAnsi="Arial" w:cs="Arial"/>
                <w:b/>
                <w:w w:val="95"/>
                <w:sz w:val="18"/>
              </w:rPr>
              <w:t>SELECT</w:t>
            </w:r>
          </w:p>
        </w:tc>
      </w:tr>
      <w:tr w:rsidR="008C539B" w:rsidRPr="001058B5" w14:paraId="45E974C6" w14:textId="77777777">
        <w:trPr>
          <w:trHeight w:val="204"/>
        </w:trPr>
        <w:tc>
          <w:tcPr>
            <w:tcW w:w="1254" w:type="dxa"/>
          </w:tcPr>
          <w:p w14:paraId="19B96BD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796A1F5E"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1069" w:type="dxa"/>
          </w:tcPr>
          <w:p w14:paraId="77424F4F"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28319923" w14:textId="77777777" w:rsidR="008C539B" w:rsidRPr="001058B5" w:rsidRDefault="008C539B">
      <w:pPr>
        <w:pStyle w:val="BodyText"/>
        <w:spacing w:before="10"/>
        <w:rPr>
          <w:rFonts w:ascii="Arial" w:hAnsi="Arial" w:cs="Arial"/>
          <w:sz w:val="19"/>
        </w:rPr>
      </w:pPr>
    </w:p>
    <w:p w14:paraId="11CC98F4" w14:textId="77777777" w:rsidR="008C539B" w:rsidRPr="001058B5" w:rsidRDefault="00C12992">
      <w:pPr>
        <w:pStyle w:val="BodyText"/>
        <w:spacing w:line="228" w:lineRule="auto"/>
        <w:ind w:left="1660" w:right="921"/>
        <w:rPr>
          <w:rFonts w:ascii="Arial" w:hAnsi="Arial" w:cs="Arial"/>
        </w:rPr>
      </w:pPr>
      <w:r w:rsidRPr="001058B5">
        <w:rPr>
          <w:rFonts w:ascii="Arial" w:hAnsi="Arial" w:cs="Arial"/>
        </w:rPr>
        <w:t>The results show that in addition to other privileges, he has the SELECT</w:t>
      </w:r>
      <w:r w:rsidRPr="001058B5">
        <w:rPr>
          <w:rFonts w:ascii="Arial" w:hAnsi="Arial" w:cs="Arial"/>
          <w:spacing w:val="-85"/>
        </w:rPr>
        <w:t xml:space="preserve"> </w:t>
      </w:r>
      <w:r w:rsidRPr="001058B5">
        <w:rPr>
          <w:rFonts w:ascii="Arial" w:hAnsi="Arial" w:cs="Arial"/>
        </w:rPr>
        <w:t xml:space="preserve">privilege for </w:t>
      </w:r>
      <w:r w:rsidRPr="001058B5">
        <w:rPr>
          <w:rFonts w:ascii="Arial" w:hAnsi="Arial" w:cs="Arial"/>
          <w:w w:val="95"/>
        </w:rPr>
        <w:t>the underlying object of the customer_syn</w:t>
      </w:r>
      <w:r w:rsidRPr="001058B5">
        <w:rPr>
          <w:rFonts w:ascii="Arial" w:hAnsi="Arial" w:cs="Arial"/>
          <w:spacing w:val="-76"/>
          <w:w w:val="95"/>
        </w:rPr>
        <w:t xml:space="preserve"> </w:t>
      </w:r>
      <w:r w:rsidRPr="001058B5">
        <w:rPr>
          <w:rFonts w:ascii="Arial" w:hAnsi="Arial" w:cs="Arial"/>
          <w:w w:val="95"/>
        </w:rPr>
        <w:t>synonym, which is the OE.CUSTOMER</w:t>
      </w:r>
      <w:r w:rsidRPr="001058B5">
        <w:rPr>
          <w:rFonts w:ascii="Arial" w:hAnsi="Arial" w:cs="Arial"/>
          <w:spacing w:val="-76"/>
          <w:w w:val="95"/>
        </w:rPr>
        <w:t xml:space="preserve"> </w:t>
      </w:r>
      <w:r w:rsidRPr="001058B5">
        <w:rPr>
          <w:rFonts w:ascii="Arial" w:hAnsi="Arial" w:cs="Arial"/>
          <w:w w:val="95"/>
        </w:rPr>
        <w:t>table.</w:t>
      </w:r>
    </w:p>
    <w:p w14:paraId="711475D2" w14:textId="77777777" w:rsidR="008C539B" w:rsidRPr="001058B5" w:rsidRDefault="00C12992">
      <w:pPr>
        <w:pStyle w:val="BodyText"/>
        <w:spacing w:before="112" w:line="246" w:lineRule="exact"/>
        <w:ind w:left="1660"/>
        <w:rPr>
          <w:rFonts w:ascii="Arial" w:hAnsi="Arial" w:cs="Arial"/>
        </w:rPr>
      </w:pPr>
      <w:r w:rsidRPr="001058B5">
        <w:rPr>
          <w:rFonts w:ascii="Arial" w:hAnsi="Arial" w:cs="Arial"/>
        </w:rPr>
        <w:t>At this point, if user OE</w:t>
      </w:r>
      <w:r w:rsidRPr="001058B5">
        <w:rPr>
          <w:rFonts w:ascii="Arial" w:hAnsi="Arial" w:cs="Arial"/>
          <w:spacing w:val="-85"/>
        </w:rPr>
        <w:t xml:space="preserve"> </w:t>
      </w:r>
      <w:r w:rsidRPr="001058B5">
        <w:rPr>
          <w:rFonts w:ascii="Arial" w:hAnsi="Arial" w:cs="Arial"/>
        </w:rPr>
        <w:t>then revokes the SELECT</w:t>
      </w:r>
      <w:r w:rsidRPr="001058B5">
        <w:rPr>
          <w:rFonts w:ascii="Arial" w:hAnsi="Arial" w:cs="Arial"/>
          <w:spacing w:val="-85"/>
        </w:rPr>
        <w:t xml:space="preserve"> </w:t>
      </w:r>
      <w:r w:rsidRPr="001058B5">
        <w:rPr>
          <w:rFonts w:ascii="Arial" w:hAnsi="Arial" w:cs="Arial"/>
        </w:rPr>
        <w:t>privilege on the customer_syn</w:t>
      </w:r>
    </w:p>
    <w:p w14:paraId="38F8E76F" w14:textId="77777777" w:rsidR="008C539B" w:rsidRPr="001058B5" w:rsidRDefault="00C12992">
      <w:pPr>
        <w:pStyle w:val="BodyText"/>
        <w:spacing w:line="246" w:lineRule="exact"/>
        <w:ind w:left="1660"/>
        <w:rPr>
          <w:rFonts w:ascii="Arial" w:hAnsi="Arial" w:cs="Arial"/>
        </w:rPr>
      </w:pPr>
      <w:r w:rsidRPr="001058B5">
        <w:rPr>
          <w:rFonts w:ascii="Arial" w:hAnsi="Arial" w:cs="Arial"/>
        </w:rPr>
        <w:t>synonym from HR, here are the results if HR</w:t>
      </w:r>
      <w:r w:rsidRPr="001058B5">
        <w:rPr>
          <w:rFonts w:ascii="Arial" w:hAnsi="Arial" w:cs="Arial"/>
          <w:spacing w:val="-107"/>
        </w:rPr>
        <w:t xml:space="preserve"> </w:t>
      </w:r>
      <w:r w:rsidRPr="001058B5">
        <w:rPr>
          <w:rFonts w:ascii="Arial" w:hAnsi="Arial" w:cs="Arial"/>
        </w:rPr>
        <w:t>checks his privileges again:</w:t>
      </w:r>
    </w:p>
    <w:p w14:paraId="3FD367C3" w14:textId="77777777" w:rsidR="008C539B" w:rsidRPr="001058B5" w:rsidRDefault="008C539B">
      <w:pPr>
        <w:pStyle w:val="BodyText"/>
        <w:spacing w:before="4" w:after="1"/>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8C539B" w:rsidRPr="001058B5" w14:paraId="69B428F0" w14:textId="77777777">
        <w:trPr>
          <w:trHeight w:val="204"/>
        </w:trPr>
        <w:tc>
          <w:tcPr>
            <w:tcW w:w="1254" w:type="dxa"/>
          </w:tcPr>
          <w:p w14:paraId="2C4086E6"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4283DDFA"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977" w:type="dxa"/>
          </w:tcPr>
          <w:p w14:paraId="57E7910B"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85"/>
                <w:sz w:val="18"/>
              </w:rPr>
              <w:t>PRIVILEGE</w:t>
            </w:r>
          </w:p>
        </w:tc>
      </w:tr>
      <w:tr w:rsidR="008C539B" w:rsidRPr="001058B5" w14:paraId="278B4439" w14:textId="77777777">
        <w:trPr>
          <w:trHeight w:val="220"/>
        </w:trPr>
        <w:tc>
          <w:tcPr>
            <w:tcW w:w="1254" w:type="dxa"/>
          </w:tcPr>
          <w:p w14:paraId="3F93662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14C23C96"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977" w:type="dxa"/>
          </w:tcPr>
          <w:p w14:paraId="7A9B013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7F0329B9" w14:textId="77777777">
        <w:trPr>
          <w:trHeight w:val="205"/>
        </w:trPr>
        <w:tc>
          <w:tcPr>
            <w:tcW w:w="1254" w:type="dxa"/>
          </w:tcPr>
          <w:p w14:paraId="24C50810"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35D320FC"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977" w:type="dxa"/>
          </w:tcPr>
          <w:p w14:paraId="7FA52ED9"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376497D1" w14:textId="77777777" w:rsidR="008C539B" w:rsidRPr="001058B5" w:rsidRDefault="008C539B">
      <w:pPr>
        <w:pStyle w:val="BodyText"/>
        <w:spacing w:before="1"/>
        <w:rPr>
          <w:rFonts w:ascii="Arial" w:hAnsi="Arial" w:cs="Arial"/>
          <w:sz w:val="18"/>
        </w:rPr>
      </w:pPr>
    </w:p>
    <w:p w14:paraId="2920FF46"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User</w:t>
      </w:r>
      <w:r w:rsidRPr="001058B5">
        <w:rPr>
          <w:rFonts w:ascii="Arial" w:hAnsi="Arial" w:cs="Arial"/>
          <w:spacing w:val="-23"/>
        </w:rPr>
        <w:t xml:space="preserve"> </w:t>
      </w:r>
      <w:r w:rsidRPr="001058B5">
        <w:rPr>
          <w:rFonts w:ascii="Arial" w:hAnsi="Arial" w:cs="Arial"/>
        </w:rPr>
        <w:t>HR</w:t>
      </w:r>
      <w:r w:rsidRPr="001058B5">
        <w:rPr>
          <w:rFonts w:ascii="Arial" w:hAnsi="Arial" w:cs="Arial"/>
          <w:spacing w:val="-97"/>
        </w:rPr>
        <w:t xml:space="preserve"> </w:t>
      </w:r>
      <w:r w:rsidRPr="001058B5">
        <w:rPr>
          <w:rFonts w:ascii="Arial" w:hAnsi="Arial" w:cs="Arial"/>
        </w:rPr>
        <w:t>no</w:t>
      </w:r>
      <w:r w:rsidRPr="001058B5">
        <w:rPr>
          <w:rFonts w:ascii="Arial" w:hAnsi="Arial" w:cs="Arial"/>
          <w:spacing w:val="-23"/>
        </w:rPr>
        <w:t xml:space="preserve"> </w:t>
      </w:r>
      <w:r w:rsidRPr="001058B5">
        <w:rPr>
          <w:rFonts w:ascii="Arial" w:hAnsi="Arial" w:cs="Arial"/>
        </w:rPr>
        <w:t>longer</w:t>
      </w:r>
      <w:r w:rsidRPr="001058B5">
        <w:rPr>
          <w:rFonts w:ascii="Arial" w:hAnsi="Arial" w:cs="Arial"/>
          <w:spacing w:val="-23"/>
        </w:rPr>
        <w:t xml:space="preserve"> </w:t>
      </w:r>
      <w:r w:rsidRPr="001058B5">
        <w:rPr>
          <w:rFonts w:ascii="Arial" w:hAnsi="Arial" w:cs="Arial"/>
        </w:rPr>
        <w:t>has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SELECT</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OE.CUSTOMER</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tries</w:t>
      </w:r>
      <w:r w:rsidRPr="001058B5">
        <w:rPr>
          <w:rFonts w:ascii="Arial" w:hAnsi="Arial" w:cs="Arial"/>
          <w:spacing w:val="-23"/>
        </w:rPr>
        <w:t xml:space="preserve"> </w:t>
      </w:r>
      <w:r w:rsidRPr="001058B5">
        <w:rPr>
          <w:rFonts w:ascii="Arial" w:hAnsi="Arial" w:cs="Arial"/>
        </w:rPr>
        <w:t>to query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OE.CUSTOMERS</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7"/>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following</w:t>
      </w:r>
      <w:r w:rsidRPr="001058B5">
        <w:rPr>
          <w:rFonts w:ascii="Arial" w:hAnsi="Arial" w:cs="Arial"/>
          <w:spacing w:val="-7"/>
        </w:rPr>
        <w:t xml:space="preserve"> </w:t>
      </w:r>
      <w:r w:rsidRPr="001058B5">
        <w:rPr>
          <w:rFonts w:ascii="Arial" w:hAnsi="Arial" w:cs="Arial"/>
        </w:rPr>
        <w:t>error</w:t>
      </w:r>
      <w:r w:rsidRPr="001058B5">
        <w:rPr>
          <w:rFonts w:ascii="Arial" w:hAnsi="Arial" w:cs="Arial"/>
          <w:spacing w:val="-7"/>
        </w:rPr>
        <w:t xml:space="preserve"> </w:t>
      </w:r>
      <w:r w:rsidRPr="001058B5">
        <w:rPr>
          <w:rFonts w:ascii="Arial" w:hAnsi="Arial" w:cs="Arial"/>
        </w:rPr>
        <w:t>appears:</w:t>
      </w:r>
    </w:p>
    <w:p w14:paraId="71EDEBCE"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COUNT(*) FROM</w:t>
      </w:r>
      <w:r w:rsidRPr="001058B5">
        <w:rPr>
          <w:rFonts w:ascii="Arial" w:hAnsi="Arial" w:cs="Arial"/>
          <w:spacing w:val="-51"/>
          <w:w w:val="95"/>
          <w:sz w:val="18"/>
        </w:rPr>
        <w:t xml:space="preserve"> </w:t>
      </w:r>
      <w:r w:rsidRPr="001058B5">
        <w:rPr>
          <w:rFonts w:ascii="Arial" w:hAnsi="Arial" w:cs="Arial"/>
          <w:w w:val="95"/>
          <w:sz w:val="18"/>
        </w:rPr>
        <w:t>OE.CUSTOMERS;</w:t>
      </w:r>
    </w:p>
    <w:p w14:paraId="4F7C33B3" w14:textId="77777777" w:rsidR="008C539B" w:rsidRPr="001058B5" w:rsidRDefault="008C539B">
      <w:pPr>
        <w:pStyle w:val="BodyText"/>
        <w:spacing w:before="10"/>
        <w:rPr>
          <w:rFonts w:ascii="Arial" w:hAnsi="Arial" w:cs="Arial"/>
        </w:rPr>
      </w:pPr>
    </w:p>
    <w:p w14:paraId="6AD82939" w14:textId="77777777" w:rsidR="008C539B" w:rsidRPr="001058B5" w:rsidRDefault="00C12992">
      <w:pPr>
        <w:ind w:left="1660"/>
        <w:rPr>
          <w:rFonts w:ascii="Arial" w:hAnsi="Arial" w:cs="Arial"/>
          <w:sz w:val="18"/>
        </w:rPr>
      </w:pPr>
      <w:r w:rsidRPr="001058B5">
        <w:rPr>
          <w:rFonts w:ascii="Arial" w:hAnsi="Arial" w:cs="Arial"/>
          <w:w w:val="95"/>
          <w:sz w:val="18"/>
        </w:rPr>
        <w:t>ERROR at line 1:</w:t>
      </w:r>
    </w:p>
    <w:p w14:paraId="01B26FB0" w14:textId="77777777" w:rsidR="008C539B" w:rsidRPr="001058B5" w:rsidRDefault="00C12992">
      <w:pPr>
        <w:spacing w:before="16"/>
        <w:ind w:left="1660"/>
        <w:rPr>
          <w:rFonts w:ascii="Arial" w:hAnsi="Arial" w:cs="Arial"/>
          <w:sz w:val="18"/>
        </w:rPr>
      </w:pPr>
      <w:r w:rsidRPr="001058B5">
        <w:rPr>
          <w:rFonts w:ascii="Arial" w:hAnsi="Arial" w:cs="Arial"/>
          <w:w w:val="95"/>
          <w:sz w:val="18"/>
        </w:rPr>
        <w:t>ORA-00942: table or view does not exist</w:t>
      </w:r>
    </w:p>
    <w:p w14:paraId="35736FB5" w14:textId="77777777" w:rsidR="008C539B" w:rsidRPr="001058B5" w:rsidRDefault="008C539B">
      <w:pPr>
        <w:pStyle w:val="BodyText"/>
        <w:rPr>
          <w:rFonts w:ascii="Arial" w:hAnsi="Arial" w:cs="Arial"/>
          <w:sz w:val="18"/>
        </w:rPr>
      </w:pPr>
    </w:p>
    <w:p w14:paraId="28913226" w14:textId="77777777" w:rsidR="008C539B" w:rsidRPr="001058B5" w:rsidRDefault="00C12992">
      <w:pPr>
        <w:pStyle w:val="Heading4"/>
        <w:spacing w:before="109"/>
        <w:ind w:left="100"/>
      </w:pPr>
      <w:bookmarkStart w:id="667" w:name="Managing_Table_Privileges"/>
      <w:bookmarkStart w:id="668" w:name="_bookmark728"/>
      <w:bookmarkEnd w:id="667"/>
      <w:bookmarkEnd w:id="668"/>
      <w:r w:rsidRPr="001058B5">
        <w:t>Managing Table Pri</w:t>
      </w:r>
      <w:bookmarkStart w:id="669" w:name="_bookmark729"/>
      <w:bookmarkEnd w:id="669"/>
      <w:r w:rsidRPr="001058B5">
        <w:t>vileges</w:t>
      </w:r>
    </w:p>
    <w:p w14:paraId="653D998B"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Object privileges for tables enable table security at the DML (data manipulation language) or DDL (data definition language) level of operation.</w:t>
      </w:r>
    </w:p>
    <w:p w14:paraId="07385D1D" w14:textId="77777777" w:rsidR="008C539B" w:rsidRPr="001058B5" w:rsidRDefault="00C12992">
      <w:pPr>
        <w:pStyle w:val="BodyText"/>
        <w:spacing w:before="112"/>
        <w:ind w:left="1660"/>
        <w:rPr>
          <w:rFonts w:ascii="Arial" w:hAnsi="Arial" w:cs="Arial"/>
        </w:rPr>
      </w:pPr>
      <w:r w:rsidRPr="001058B5">
        <w:rPr>
          <w:rFonts w:ascii="Arial" w:hAnsi="Arial" w:cs="Arial"/>
        </w:rPr>
        <w:t>The following sections discuss table privileges and DML and DDL operations:</w:t>
      </w:r>
    </w:p>
    <w:p w14:paraId="1858DF6E" w14:textId="77777777" w:rsidR="008C539B" w:rsidRPr="001058B5" w:rsidRDefault="008D1AB8" w:rsidP="006F7931">
      <w:pPr>
        <w:pStyle w:val="ListParagraph"/>
        <w:numPr>
          <w:ilvl w:val="1"/>
          <w:numId w:val="137"/>
        </w:numPr>
        <w:tabs>
          <w:tab w:val="left" w:pos="2020"/>
        </w:tabs>
        <w:spacing w:before="113"/>
        <w:ind w:hanging="359"/>
        <w:rPr>
          <w:rFonts w:ascii="Arial" w:hAnsi="Arial" w:cs="Arial"/>
          <w:sz w:val="20"/>
        </w:rPr>
      </w:pPr>
      <w:hyperlink w:anchor="_bookmark730"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Manipulation Language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Operations</w:t>
        </w:r>
      </w:hyperlink>
    </w:p>
    <w:p w14:paraId="248033CA"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733"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Definition Language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Operations</w:t>
        </w:r>
      </w:hyperlink>
    </w:p>
    <w:p w14:paraId="654F8208" w14:textId="77777777" w:rsidR="008C539B" w:rsidRPr="001058B5" w:rsidRDefault="008C539B">
      <w:pPr>
        <w:pStyle w:val="BodyText"/>
        <w:spacing w:before="1"/>
        <w:rPr>
          <w:rFonts w:ascii="Arial" w:hAnsi="Arial" w:cs="Arial"/>
          <w:sz w:val="23"/>
        </w:rPr>
      </w:pPr>
    </w:p>
    <w:p w14:paraId="363C48D8" w14:textId="77777777" w:rsidR="008C539B" w:rsidRPr="001058B5" w:rsidRDefault="00C12992">
      <w:pPr>
        <w:pStyle w:val="Heading6"/>
        <w:ind w:left="1660"/>
      </w:pPr>
      <w:bookmarkStart w:id="670" w:name="How_Table_Privileges_Affect_Data_Manipul"/>
      <w:bookmarkStart w:id="671" w:name="_bookmark730"/>
      <w:bookmarkStart w:id="672" w:name="_bookmark731"/>
      <w:bookmarkEnd w:id="670"/>
      <w:bookmarkEnd w:id="671"/>
      <w:bookmarkEnd w:id="672"/>
      <w:r w:rsidRPr="001058B5">
        <w:t>How Ta</w:t>
      </w:r>
      <w:bookmarkStart w:id="673" w:name="_bookmark732"/>
      <w:bookmarkEnd w:id="673"/>
      <w:r w:rsidRPr="001058B5">
        <w:t>ble Privileges Affect Data Manipulation Language Operations</w:t>
      </w:r>
    </w:p>
    <w:p w14:paraId="41C35B70" w14:textId="77777777" w:rsidR="008C539B" w:rsidRPr="001058B5" w:rsidRDefault="00C12992">
      <w:pPr>
        <w:pStyle w:val="BodyText"/>
        <w:spacing w:before="58" w:line="230" w:lineRule="auto"/>
        <w:ind w:left="1660" w:right="848" w:hanging="1"/>
        <w:rPr>
          <w:rFonts w:ascii="Arial" w:hAnsi="Arial" w:cs="Arial"/>
        </w:rPr>
      </w:pPr>
      <w:r w:rsidRPr="001058B5">
        <w:rPr>
          <w:rFonts w:ascii="Arial" w:hAnsi="Arial" w:cs="Arial"/>
        </w:rPr>
        <w:t>You can grant privileges to use the DELETE, INSERT, SELECT, and UPDATE DML operations on a table or view. Grant these privileges only to users and roles that need to query or manipulate data in a table.</w:t>
      </w:r>
    </w:p>
    <w:p w14:paraId="7E97B0C6" w14:textId="77777777" w:rsidR="008C539B" w:rsidRPr="001058B5" w:rsidRDefault="00C12992">
      <w:pPr>
        <w:pStyle w:val="BodyText"/>
        <w:spacing w:before="122"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2"/>
        </w:rPr>
        <w:t xml:space="preserve"> </w:t>
      </w:r>
      <w:r w:rsidRPr="001058B5">
        <w:rPr>
          <w:rFonts w:ascii="Arial" w:hAnsi="Arial" w:cs="Arial"/>
        </w:rPr>
        <w:t>columns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 table.</w:t>
      </w:r>
      <w:r w:rsidRPr="001058B5">
        <w:rPr>
          <w:rFonts w:ascii="Arial" w:hAnsi="Arial" w:cs="Arial"/>
          <w:spacing w:val="-10"/>
        </w:rPr>
        <w:t xml:space="preserve"> </w:t>
      </w:r>
      <w:r w:rsidRPr="001058B5">
        <w:rPr>
          <w:rFonts w:ascii="Arial" w:hAnsi="Arial" w:cs="Arial"/>
          <w:spacing w:val="-3"/>
        </w:rPr>
        <w:t>With</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selective</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privileged</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row</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 xml:space="preserve">values for the selected columns. All other columns receive NULL or the default value of the column. </w:t>
      </w:r>
      <w:r w:rsidRPr="001058B5">
        <w:rPr>
          <w:rFonts w:ascii="Arial" w:hAnsi="Arial" w:cs="Arial"/>
          <w:spacing w:val="-3"/>
        </w:rPr>
        <w:t xml:space="preserve">With </w:t>
      </w:r>
      <w:r w:rsidRPr="001058B5">
        <w:rPr>
          <w:rFonts w:ascii="Arial" w:hAnsi="Arial" w:cs="Arial"/>
        </w:rPr>
        <w:t>a selective UPDATE privilege, a user can update only specific column values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spacing w:val="-6"/>
        </w:rPr>
        <w:t>row.</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selective</w:t>
      </w:r>
      <w:r w:rsidRPr="001058B5">
        <w:rPr>
          <w:rFonts w:ascii="Arial" w:hAnsi="Arial" w:cs="Arial"/>
          <w:spacing w:val="-9"/>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user access to sensitive</w:t>
      </w:r>
      <w:r w:rsidRPr="001058B5">
        <w:rPr>
          <w:rFonts w:ascii="Arial" w:hAnsi="Arial" w:cs="Arial"/>
          <w:spacing w:val="-1"/>
        </w:rPr>
        <w:t xml:space="preserve"> </w:t>
      </w:r>
      <w:r w:rsidRPr="001058B5">
        <w:rPr>
          <w:rFonts w:ascii="Arial" w:hAnsi="Arial" w:cs="Arial"/>
        </w:rPr>
        <w:t>data.</w:t>
      </w:r>
    </w:p>
    <w:p w14:paraId="1C659B03" w14:textId="77777777" w:rsidR="008C539B" w:rsidRPr="001058B5" w:rsidRDefault="00C12992">
      <w:pPr>
        <w:pStyle w:val="BodyText"/>
        <w:spacing w:before="125" w:line="228" w:lineRule="auto"/>
        <w:ind w:left="1659" w:right="848"/>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9"/>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9"/>
        </w:rPr>
        <w:t xml:space="preserve"> </w:t>
      </w:r>
      <w:r w:rsidRPr="001058B5">
        <w:rPr>
          <w:rFonts w:ascii="Arial" w:hAnsi="Arial" w:cs="Arial"/>
        </w:rPr>
        <w:t>do</w:t>
      </w:r>
      <w:r w:rsidRPr="001058B5">
        <w:rPr>
          <w:rFonts w:ascii="Arial" w:hAnsi="Arial" w:cs="Arial"/>
          <w:spacing w:val="-9"/>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want</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entry</w:t>
      </w:r>
      <w:r w:rsidRPr="001058B5">
        <w:rPr>
          <w:rFonts w:ascii="Arial" w:hAnsi="Arial" w:cs="Arial"/>
          <w:spacing w:val="-8"/>
        </w:rPr>
        <w:t xml:space="preserve"> </w:t>
      </w:r>
      <w:r w:rsidRPr="001058B5">
        <w:rPr>
          <w:rFonts w:ascii="Arial" w:hAnsi="Arial" w:cs="Arial"/>
        </w:rPr>
        <w:t>users</w:t>
      </w:r>
      <w:r w:rsidRPr="001058B5">
        <w:rPr>
          <w:rFonts w:ascii="Arial" w:hAnsi="Arial" w:cs="Arial"/>
          <w:spacing w:val="-8"/>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alter</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salary</w:t>
      </w:r>
      <w:r w:rsidRPr="001058B5">
        <w:rPr>
          <w:rFonts w:ascii="Arial" w:hAnsi="Arial" w:cs="Arial"/>
          <w:spacing w:val="-84"/>
        </w:rPr>
        <w:t xml:space="preserve"> </w:t>
      </w:r>
      <w:r w:rsidRPr="001058B5">
        <w:rPr>
          <w:rFonts w:ascii="Arial" w:hAnsi="Arial" w:cs="Arial"/>
        </w:rPr>
        <w:t>column</w:t>
      </w:r>
      <w:r w:rsidRPr="001058B5">
        <w:rPr>
          <w:rFonts w:ascii="Arial" w:hAnsi="Arial" w:cs="Arial"/>
          <w:spacing w:val="-9"/>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the employees</w:t>
      </w:r>
      <w:r w:rsidRPr="001058B5">
        <w:rPr>
          <w:rFonts w:ascii="Arial" w:hAnsi="Arial" w:cs="Arial"/>
          <w:spacing w:val="-96"/>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selective</w:t>
      </w:r>
      <w:r w:rsidRPr="001058B5">
        <w:rPr>
          <w:rFonts w:ascii="Arial" w:hAnsi="Arial" w:cs="Arial"/>
          <w:spacing w:val="-22"/>
        </w:rPr>
        <w:t xml:space="preserve"> </w:t>
      </w:r>
      <w:r w:rsidRPr="001058B5">
        <w:rPr>
          <w:rFonts w:ascii="Arial" w:hAnsi="Arial" w:cs="Arial"/>
        </w:rPr>
        <w:t>INSERT</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UPDATE</w:t>
      </w:r>
      <w:r w:rsidRPr="001058B5">
        <w:rPr>
          <w:rFonts w:ascii="Arial" w:hAnsi="Arial" w:cs="Arial"/>
          <w:spacing w:val="-96"/>
        </w:rPr>
        <w:t xml:space="preserve"> </w:t>
      </w:r>
      <w:r w:rsidRPr="001058B5">
        <w:rPr>
          <w:rFonts w:ascii="Arial" w:hAnsi="Arial" w:cs="Arial"/>
        </w:rPr>
        <w:t>privileges</w:t>
      </w:r>
      <w:r w:rsidRPr="001058B5">
        <w:rPr>
          <w:rFonts w:ascii="Arial" w:hAnsi="Arial" w:cs="Arial"/>
          <w:spacing w:val="-22"/>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that exclude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2"/>
        </w:rPr>
        <w:t xml:space="preserve"> </w:t>
      </w:r>
      <w:r w:rsidRPr="001058B5">
        <w:rPr>
          <w:rFonts w:ascii="Arial" w:hAnsi="Arial" w:cs="Arial"/>
        </w:rPr>
        <w:t>Alternatively,</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view</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excludes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7"/>
        </w:rPr>
        <w:t xml:space="preserve"> </w:t>
      </w:r>
      <w:r w:rsidRPr="001058B5">
        <w:rPr>
          <w:rFonts w:ascii="Arial" w:hAnsi="Arial" w:cs="Arial"/>
        </w:rPr>
        <w:t>column could satisfy this need for additional</w:t>
      </w:r>
      <w:r w:rsidRPr="001058B5">
        <w:rPr>
          <w:rFonts w:ascii="Arial" w:hAnsi="Arial" w:cs="Arial"/>
          <w:spacing w:val="-3"/>
        </w:rPr>
        <w:t xml:space="preserve"> security.</w:t>
      </w:r>
    </w:p>
    <w:p w14:paraId="00F877F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71F0935" w14:textId="77777777" w:rsidR="008C539B" w:rsidRPr="001058B5" w:rsidRDefault="008C539B">
      <w:pPr>
        <w:pStyle w:val="BodyText"/>
        <w:spacing w:before="8"/>
        <w:rPr>
          <w:rFonts w:ascii="Arial" w:hAnsi="Arial" w:cs="Arial"/>
          <w:sz w:val="29"/>
        </w:rPr>
      </w:pPr>
    </w:p>
    <w:p w14:paraId="5CB12539" w14:textId="77777777" w:rsidR="008C539B" w:rsidRPr="001058B5" w:rsidRDefault="00C12992">
      <w:pPr>
        <w:spacing w:before="99"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 about DML operations</w:t>
      </w:r>
    </w:p>
    <w:p w14:paraId="12EDE163" w14:textId="77777777" w:rsidR="008C539B" w:rsidRPr="001058B5" w:rsidRDefault="008C539B">
      <w:pPr>
        <w:pStyle w:val="BodyText"/>
        <w:spacing w:before="2"/>
        <w:rPr>
          <w:rFonts w:ascii="Arial" w:hAnsi="Arial" w:cs="Arial"/>
        </w:rPr>
      </w:pPr>
    </w:p>
    <w:p w14:paraId="4AEC5919" w14:textId="77777777" w:rsidR="008C539B" w:rsidRPr="001058B5" w:rsidRDefault="00C12992">
      <w:pPr>
        <w:pStyle w:val="Heading6"/>
      </w:pPr>
      <w:bookmarkStart w:id="674" w:name="How_Table_Privileges_Affect_Data_Definit"/>
      <w:bookmarkStart w:id="675" w:name="_bookmark733"/>
      <w:bookmarkEnd w:id="674"/>
      <w:bookmarkEnd w:id="675"/>
      <w:r w:rsidRPr="001058B5">
        <w:t>How Table Privileges Affect Data Definition Language Operations</w:t>
      </w:r>
    </w:p>
    <w:p w14:paraId="6822EE85" w14:textId="77777777" w:rsidR="008C539B" w:rsidRPr="001058B5" w:rsidRDefault="00C12992">
      <w:pPr>
        <w:pStyle w:val="BodyText"/>
        <w:spacing w:before="57" w:line="230" w:lineRule="auto"/>
        <w:ind w:left="2260" w:right="374" w:hanging="1"/>
        <w:jc w:val="both"/>
        <w:rPr>
          <w:rFonts w:ascii="Arial" w:hAnsi="Arial" w:cs="Arial"/>
        </w:rPr>
      </w:pPr>
      <w:r w:rsidRPr="001058B5">
        <w:rPr>
          <w:rFonts w:ascii="Arial" w:hAnsi="Arial" w:cs="Arial"/>
        </w:rPr>
        <w:t>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32"/>
        </w:rPr>
        <w:t xml:space="preserve"> </w:t>
      </w:r>
      <w:r w:rsidRPr="001058B5">
        <w:rPr>
          <w:rFonts w:ascii="Arial" w:hAnsi="Arial" w:cs="Arial"/>
        </w:rPr>
        <w:t>INDEX,</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allow</w:t>
      </w:r>
      <w:r w:rsidRPr="001058B5">
        <w:rPr>
          <w:rFonts w:ascii="Arial" w:hAnsi="Arial" w:cs="Arial"/>
          <w:spacing w:val="-32"/>
        </w:rPr>
        <w:t xml:space="preserve"> </w:t>
      </w:r>
      <w:r w:rsidRPr="001058B5">
        <w:rPr>
          <w:rFonts w:ascii="Arial" w:hAnsi="Arial" w:cs="Arial"/>
        </w:rPr>
        <w:t>DDL</w:t>
      </w:r>
      <w:r w:rsidRPr="001058B5">
        <w:rPr>
          <w:rFonts w:ascii="Arial" w:hAnsi="Arial" w:cs="Arial"/>
          <w:spacing w:val="-32"/>
        </w:rPr>
        <w:t xml:space="preserve"> </w:t>
      </w:r>
      <w:r w:rsidRPr="001058B5">
        <w:rPr>
          <w:rFonts w:ascii="Arial" w:hAnsi="Arial" w:cs="Arial"/>
        </w:rPr>
        <w:t>operations</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performed on a table. Because these privileges allow other users to alter or create dependencies on a table, you should grant these privileges</w:t>
      </w:r>
      <w:r w:rsidRPr="001058B5">
        <w:rPr>
          <w:rFonts w:ascii="Arial" w:hAnsi="Arial" w:cs="Arial"/>
          <w:spacing w:val="-12"/>
        </w:rPr>
        <w:t xml:space="preserve"> </w:t>
      </w:r>
      <w:r w:rsidRPr="001058B5">
        <w:rPr>
          <w:rFonts w:ascii="Arial" w:hAnsi="Arial" w:cs="Arial"/>
        </w:rPr>
        <w:t>conservatively.</w:t>
      </w:r>
    </w:p>
    <w:p w14:paraId="1F254760" w14:textId="77777777" w:rsidR="008C539B" w:rsidRPr="001058B5" w:rsidRDefault="00C12992">
      <w:pPr>
        <w:pStyle w:val="BodyText"/>
        <w:spacing w:before="119" w:line="232" w:lineRule="auto"/>
        <w:ind w:left="2259" w:right="102"/>
        <w:rPr>
          <w:rFonts w:ascii="Arial" w:hAnsi="Arial" w:cs="Arial"/>
        </w:rPr>
      </w:pPr>
      <w:r w:rsidRPr="001058B5">
        <w:rPr>
          <w:rFonts w:ascii="Arial" w:hAnsi="Arial" w:cs="Arial"/>
        </w:rPr>
        <w:t>A user attempting to perform a DDL operation on a table may need additional system or object privileges. For example, to create a trigger on a table, the user requires both</w:t>
      </w:r>
      <w:bookmarkStart w:id="676" w:name="_bookmark734"/>
      <w:bookmarkEnd w:id="676"/>
      <w:r w:rsidRPr="001058B5">
        <w:rPr>
          <w:rFonts w:ascii="Arial" w:hAnsi="Arial" w:cs="Arial"/>
        </w:rPr>
        <w:t xml:space="preserve"> 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102"/>
        </w:rPr>
        <w:t xml:space="preserve"> </w:t>
      </w:r>
      <w:r w:rsidRPr="001058B5">
        <w:rPr>
          <w:rFonts w:ascii="Arial" w:hAnsi="Arial" w:cs="Arial"/>
        </w:rPr>
        <w:t>TABLE</w:t>
      </w:r>
      <w:r w:rsidRPr="001058B5">
        <w:rPr>
          <w:rFonts w:ascii="Arial" w:hAnsi="Arial" w:cs="Arial"/>
          <w:spacing w:val="-104"/>
        </w:rPr>
        <w:t xml:space="preserve"> </w:t>
      </w:r>
      <w:r w:rsidRPr="001058B5">
        <w:rPr>
          <w:rFonts w:ascii="Arial" w:hAnsi="Arial" w:cs="Arial"/>
        </w:rPr>
        <w:t>object</w:t>
      </w:r>
      <w:r w:rsidRPr="001058B5">
        <w:rPr>
          <w:rFonts w:ascii="Arial" w:hAnsi="Arial" w:cs="Arial"/>
          <w:spacing w:val="-32"/>
        </w:rPr>
        <w:t xml:space="preserve"> </w:t>
      </w:r>
      <w:r w:rsidRPr="001058B5">
        <w:rPr>
          <w:rFonts w:ascii="Arial" w:hAnsi="Arial" w:cs="Arial"/>
        </w:rPr>
        <w:t>privilege</w:t>
      </w:r>
      <w:r w:rsidRPr="001058B5">
        <w:rPr>
          <w:rFonts w:ascii="Arial" w:hAnsi="Arial" w:cs="Arial"/>
          <w:spacing w:val="-32"/>
        </w:rPr>
        <w:t xml:space="preserve"> </w:t>
      </w:r>
      <w:r w:rsidRPr="001058B5">
        <w:rPr>
          <w:rFonts w:ascii="Arial" w:hAnsi="Arial" w:cs="Arial"/>
        </w:rPr>
        <w:t>for</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CREATE</w:t>
      </w:r>
      <w:r w:rsidRPr="001058B5">
        <w:rPr>
          <w:rFonts w:ascii="Arial" w:hAnsi="Arial" w:cs="Arial"/>
          <w:spacing w:val="-102"/>
        </w:rPr>
        <w:t xml:space="preserve"> </w:t>
      </w:r>
      <w:r w:rsidRPr="001058B5">
        <w:rPr>
          <w:rFonts w:ascii="Arial" w:hAnsi="Arial" w:cs="Arial"/>
        </w:rPr>
        <w:t>TRIGGER</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w:t>
      </w:r>
    </w:p>
    <w:p w14:paraId="742FE64B" w14:textId="77777777" w:rsidR="008C539B" w:rsidRPr="001058B5" w:rsidRDefault="00C12992">
      <w:pPr>
        <w:pStyle w:val="BodyText"/>
        <w:spacing w:before="115" w:line="230" w:lineRule="auto"/>
        <w:ind w:left="2259" w:right="102"/>
        <w:rPr>
          <w:rFonts w:ascii="Arial" w:hAnsi="Arial" w:cs="Arial"/>
        </w:rPr>
      </w:pPr>
      <w:r w:rsidRPr="001058B5">
        <w:rPr>
          <w:rFonts w:ascii="Arial" w:hAnsi="Arial" w:cs="Arial"/>
        </w:rPr>
        <w:t>As</w:t>
      </w:r>
      <w:r w:rsidRPr="001058B5">
        <w:rPr>
          <w:rFonts w:ascii="Arial" w:hAnsi="Arial" w:cs="Arial"/>
          <w:spacing w:val="-25"/>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INSERT</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privileges,</w:t>
      </w:r>
      <w:r w:rsidRPr="001058B5">
        <w:rPr>
          <w:rFonts w:ascii="Arial" w:hAnsi="Arial" w:cs="Arial"/>
          <w:spacing w:val="-26"/>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REFERENCES</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 specific columns of a table. The REFERENCES privilege enables the grantee to use the table on which the grant is made as a parent key to any foreign keys that the grantee wishes to create in his or her own tables. This action is controlled with a special privilege</w:t>
      </w:r>
      <w:r w:rsidRPr="001058B5">
        <w:rPr>
          <w:rFonts w:ascii="Arial" w:hAnsi="Arial" w:cs="Arial"/>
          <w:spacing w:val="-8"/>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presence</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foreign</w:t>
      </w:r>
      <w:r w:rsidRPr="001058B5">
        <w:rPr>
          <w:rFonts w:ascii="Arial" w:hAnsi="Arial" w:cs="Arial"/>
          <w:spacing w:val="-8"/>
        </w:rPr>
        <w:t xml:space="preserve"> </w:t>
      </w:r>
      <w:r w:rsidRPr="001058B5">
        <w:rPr>
          <w:rFonts w:ascii="Arial" w:hAnsi="Arial" w:cs="Arial"/>
        </w:rPr>
        <w:t>keys</w:t>
      </w:r>
      <w:r w:rsidRPr="001058B5">
        <w:rPr>
          <w:rFonts w:ascii="Arial" w:hAnsi="Arial" w:cs="Arial"/>
          <w:spacing w:val="-8"/>
        </w:rPr>
        <w:t xml:space="preserve"> </w:t>
      </w:r>
      <w:r w:rsidRPr="001058B5">
        <w:rPr>
          <w:rFonts w:ascii="Arial" w:hAnsi="Arial" w:cs="Arial"/>
        </w:rPr>
        <w:t>restricts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manipulation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table alterations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5"/>
        </w:rPr>
        <w:t xml:space="preserve"> </w:t>
      </w:r>
      <w:r w:rsidRPr="001058B5">
        <w:rPr>
          <w:rFonts w:ascii="Arial" w:hAnsi="Arial" w:cs="Arial"/>
        </w:rPr>
        <w:t>be</w:t>
      </w:r>
      <w:r w:rsidRPr="001058B5">
        <w:rPr>
          <w:rFonts w:ascii="Arial" w:hAnsi="Arial" w:cs="Arial"/>
          <w:spacing w:val="-15"/>
        </w:rPr>
        <w:t xml:space="preserve"> </w:t>
      </w:r>
      <w:r w:rsidRPr="001058B5">
        <w:rPr>
          <w:rFonts w:ascii="Arial" w:hAnsi="Arial" w:cs="Arial"/>
        </w:rPr>
        <w:t>done</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parent</w:t>
      </w:r>
      <w:r w:rsidRPr="001058B5">
        <w:rPr>
          <w:rFonts w:ascii="Arial" w:hAnsi="Arial" w:cs="Arial"/>
          <w:spacing w:val="-15"/>
        </w:rPr>
        <w:t xml:space="preserve"> </w:t>
      </w:r>
      <w:r w:rsidRPr="001058B5">
        <w:rPr>
          <w:rFonts w:ascii="Arial" w:hAnsi="Arial" w:cs="Arial"/>
          <w:spacing w:val="-6"/>
        </w:rPr>
        <w:t>key.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column-specific</w:t>
      </w:r>
      <w:r w:rsidRPr="001058B5">
        <w:rPr>
          <w:rFonts w:ascii="Arial" w:hAnsi="Arial" w:cs="Arial"/>
          <w:spacing w:val="-15"/>
        </w:rPr>
        <w:t xml:space="preserve"> </w:t>
      </w:r>
      <w:r w:rsidRPr="001058B5">
        <w:rPr>
          <w:rFonts w:ascii="Arial" w:hAnsi="Arial" w:cs="Arial"/>
        </w:rPr>
        <w:t>REFERENCES</w:t>
      </w:r>
      <w:r w:rsidRPr="001058B5">
        <w:rPr>
          <w:rFonts w:ascii="Arial" w:hAnsi="Arial" w:cs="Arial"/>
          <w:spacing w:val="-90"/>
        </w:rPr>
        <w:t xml:space="preserve"> </w:t>
      </w:r>
      <w:r w:rsidRPr="001058B5">
        <w:rPr>
          <w:rFonts w:ascii="Arial" w:hAnsi="Arial" w:cs="Arial"/>
        </w:rPr>
        <w:t>privilege restricts the grantee to using the named columns (which, of course, must include at least one primary or unique key of the parent</w:t>
      </w:r>
      <w:r w:rsidRPr="001058B5">
        <w:rPr>
          <w:rFonts w:ascii="Arial" w:hAnsi="Arial" w:cs="Arial"/>
          <w:spacing w:val="-4"/>
        </w:rPr>
        <w:t xml:space="preserve"> </w:t>
      </w:r>
      <w:r w:rsidRPr="001058B5">
        <w:rPr>
          <w:rFonts w:ascii="Arial" w:hAnsi="Arial" w:cs="Arial"/>
        </w:rPr>
        <w:t>table).</w:t>
      </w:r>
    </w:p>
    <w:p w14:paraId="6CA2C2D4" w14:textId="77777777" w:rsidR="008C539B" w:rsidRPr="001058B5" w:rsidRDefault="00C12992">
      <w:pPr>
        <w:spacing w:before="212" w:line="232" w:lineRule="auto"/>
        <w:ind w:left="2980" w:right="1456" w:hanging="1"/>
        <w:rPr>
          <w:rFonts w:ascii="Arial" w:hAnsi="Arial" w:cs="Arial"/>
          <w:sz w:val="20"/>
        </w:rPr>
      </w:pPr>
      <w:r w:rsidRPr="001058B5">
        <w:rPr>
          <w:rFonts w:ascii="Arial" w:hAnsi="Arial" w:cs="Arial"/>
          <w:b/>
          <w:sz w:val="19"/>
        </w:rPr>
        <w:t xml:space="preserve">See Also: </w:t>
      </w:r>
      <w:r w:rsidRPr="001058B5">
        <w:rPr>
          <w:rFonts w:ascii="Arial" w:hAnsi="Arial" w:cs="Arial"/>
          <w:sz w:val="20"/>
        </w:rPr>
        <w:t xml:space="preserve">"Data Integrity" in </w:t>
      </w:r>
      <w:r w:rsidRPr="001058B5">
        <w:rPr>
          <w:rFonts w:ascii="Arial" w:hAnsi="Arial" w:cs="Arial"/>
          <w:i/>
          <w:sz w:val="20"/>
        </w:rPr>
        <w:t xml:space="preserve">Oracle Database Concepts </w:t>
      </w:r>
      <w:r w:rsidRPr="001058B5">
        <w:rPr>
          <w:rFonts w:ascii="Arial" w:hAnsi="Arial" w:cs="Arial"/>
          <w:sz w:val="20"/>
        </w:rPr>
        <w:t>for more information about primary keys, unique keys, and integrity constraints</w:t>
      </w:r>
    </w:p>
    <w:p w14:paraId="3B193B53" w14:textId="77777777" w:rsidR="008C539B" w:rsidRPr="001058B5" w:rsidRDefault="008C539B">
      <w:pPr>
        <w:pStyle w:val="BodyText"/>
        <w:spacing w:before="10"/>
        <w:rPr>
          <w:rFonts w:ascii="Arial" w:hAnsi="Arial" w:cs="Arial"/>
        </w:rPr>
      </w:pPr>
    </w:p>
    <w:p w14:paraId="52059FD1" w14:textId="77777777" w:rsidR="008C539B" w:rsidRPr="001058B5" w:rsidRDefault="00C12992">
      <w:pPr>
        <w:pStyle w:val="Heading4"/>
      </w:pPr>
      <w:bookmarkStart w:id="677" w:name="Managing_View_Privileges"/>
      <w:bookmarkStart w:id="678" w:name="_bookmark735"/>
      <w:bookmarkEnd w:id="677"/>
      <w:bookmarkEnd w:id="678"/>
      <w:r w:rsidRPr="001058B5">
        <w:t>Managing View Privileges</w:t>
      </w:r>
    </w:p>
    <w:p w14:paraId="3CD0E566"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34FD570B"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36" w:history="1">
        <w:r w:rsidR="00C12992" w:rsidRPr="001058B5">
          <w:rPr>
            <w:rFonts w:ascii="Arial" w:hAnsi="Arial" w:cs="Arial"/>
            <w:color w:val="0000CC"/>
            <w:sz w:val="20"/>
          </w:rPr>
          <w:t xml:space="preserve">About </w:t>
        </w:r>
        <w:r w:rsidR="00C12992" w:rsidRPr="001058B5">
          <w:rPr>
            <w:rFonts w:ascii="Arial" w:hAnsi="Arial" w:cs="Arial"/>
            <w:color w:val="0000CC"/>
            <w:spacing w:val="-3"/>
            <w:sz w:val="20"/>
          </w:rPr>
          <w:t>View</w:t>
        </w:r>
        <w:r w:rsidR="00C12992" w:rsidRPr="001058B5">
          <w:rPr>
            <w:rFonts w:ascii="Arial" w:hAnsi="Arial" w:cs="Arial"/>
            <w:color w:val="0000CC"/>
            <w:sz w:val="20"/>
          </w:rPr>
          <w:t xml:space="preserve"> Privileges</w:t>
        </w:r>
      </w:hyperlink>
    </w:p>
    <w:p w14:paraId="7601046E"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39" w:history="1">
        <w:r w:rsidR="00C12992" w:rsidRPr="001058B5">
          <w:rPr>
            <w:rFonts w:ascii="Arial" w:hAnsi="Arial" w:cs="Arial"/>
            <w:color w:val="0000CC"/>
            <w:sz w:val="20"/>
          </w:rPr>
          <w:t>Privileges Required to Create</w:t>
        </w:r>
        <w:r w:rsidR="00C12992" w:rsidRPr="001058B5">
          <w:rPr>
            <w:rFonts w:ascii="Arial" w:hAnsi="Arial" w:cs="Arial"/>
            <w:color w:val="0000CC"/>
            <w:spacing w:val="-3"/>
            <w:sz w:val="20"/>
          </w:rPr>
          <w:t xml:space="preserve"> Views</w:t>
        </w:r>
      </w:hyperlink>
    </w:p>
    <w:p w14:paraId="2013DC16"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42" w:history="1">
        <w:r w:rsidR="00C12992" w:rsidRPr="001058B5">
          <w:rPr>
            <w:rFonts w:ascii="Arial" w:hAnsi="Arial" w:cs="Arial"/>
            <w:color w:val="0000CC"/>
            <w:sz w:val="20"/>
          </w:rPr>
          <w:t xml:space="preserve">Increasing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Security with</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4EEEFAA" w14:textId="77777777" w:rsidR="008C539B" w:rsidRPr="001058B5" w:rsidRDefault="008C539B">
      <w:pPr>
        <w:pStyle w:val="BodyText"/>
        <w:spacing w:before="2"/>
        <w:rPr>
          <w:rFonts w:ascii="Arial" w:hAnsi="Arial" w:cs="Arial"/>
          <w:sz w:val="23"/>
        </w:rPr>
      </w:pPr>
    </w:p>
    <w:p w14:paraId="4D6D2506" w14:textId="77777777" w:rsidR="008C539B" w:rsidRPr="001058B5" w:rsidRDefault="00C12992">
      <w:pPr>
        <w:pStyle w:val="Heading6"/>
      </w:pPr>
      <w:bookmarkStart w:id="679" w:name="About_View_Privileges"/>
      <w:bookmarkStart w:id="680" w:name="_bookmark736"/>
      <w:bookmarkStart w:id="681" w:name="_bookmark737"/>
      <w:bookmarkEnd w:id="679"/>
      <w:bookmarkEnd w:id="680"/>
      <w:bookmarkEnd w:id="681"/>
      <w:r w:rsidRPr="001058B5">
        <w:t>About View Privileges</w:t>
      </w:r>
    </w:p>
    <w:p w14:paraId="6F322FF8" w14:textId="77777777" w:rsidR="008C539B" w:rsidRPr="001058B5" w:rsidRDefault="00C12992">
      <w:pPr>
        <w:pStyle w:val="BodyText"/>
        <w:spacing w:before="56" w:line="232" w:lineRule="auto"/>
        <w:ind w:left="2259" w:right="162"/>
        <w:rPr>
          <w:rFonts w:ascii="Arial" w:hAnsi="Arial" w:cs="Arial"/>
        </w:rPr>
      </w:pPr>
      <w:r w:rsidRPr="001058B5">
        <w:rPr>
          <w:rFonts w:ascii="Arial" w:hAnsi="Arial" w:cs="Arial"/>
        </w:rPr>
        <w:t xml:space="preserve">A </w:t>
      </w:r>
      <w:r w:rsidRPr="001058B5">
        <w:rPr>
          <w:rFonts w:ascii="Arial" w:hAnsi="Arial" w:cs="Arial"/>
          <w:b/>
        </w:rPr>
        <w:t xml:space="preserve">view </w:t>
      </w:r>
      <w:r w:rsidRPr="001058B5">
        <w:rPr>
          <w:rFonts w:ascii="Arial" w:hAnsi="Arial" w:cs="Arial"/>
        </w:rPr>
        <w:t xml:space="preserve">is a presentation of data selected from one or more tables, possibly including other views. A view shows the structure of the underlying tables. Its selected data can be thought of as the result of a stored query. A view contains no actual data but rather derives what it shows from the tables and views on which it is based. You can query a view, and change the data it represents. Data in a view can be updated or deleted, and new data inserted. These operations directly alter the tables on which the view is based, and are subject to the integrity constraints and triggers </w:t>
      </w:r>
      <w:bookmarkStart w:id="682" w:name="_bookmark738"/>
      <w:bookmarkEnd w:id="682"/>
      <w:r w:rsidRPr="001058B5">
        <w:rPr>
          <w:rFonts w:ascii="Arial" w:hAnsi="Arial" w:cs="Arial"/>
        </w:rPr>
        <w:t>of the base tables.</w:t>
      </w:r>
    </w:p>
    <w:p w14:paraId="7367204C" w14:textId="77777777" w:rsidR="008C539B" w:rsidRPr="001058B5" w:rsidRDefault="00C12992">
      <w:pPr>
        <w:pStyle w:val="BodyText"/>
        <w:spacing w:before="112" w:line="232" w:lineRule="auto"/>
        <w:ind w:left="2259" w:right="215"/>
        <w:jc w:val="both"/>
        <w:rPr>
          <w:rFonts w:ascii="Arial" w:hAnsi="Arial" w:cs="Arial"/>
        </w:rPr>
      </w:pPr>
      <w:r w:rsidRPr="001058B5">
        <w:rPr>
          <w:rFonts w:ascii="Arial" w:hAnsi="Arial" w:cs="Arial"/>
          <w:spacing w:val="-6"/>
        </w:rPr>
        <w:t xml:space="preserve">You </w:t>
      </w:r>
      <w:r w:rsidRPr="001058B5">
        <w:rPr>
          <w:rFonts w:ascii="Arial" w:hAnsi="Arial" w:cs="Arial"/>
        </w:rPr>
        <w:t>can apply DML object privileges to views, similar to tables. Object privileges for a view allow various DML operations, which as noted affect the base tables from which the view is derived.</w:t>
      </w:r>
    </w:p>
    <w:p w14:paraId="564EF054" w14:textId="77777777" w:rsidR="008C539B" w:rsidRPr="001058B5" w:rsidRDefault="008C539B">
      <w:pPr>
        <w:pStyle w:val="BodyText"/>
        <w:spacing w:before="1"/>
        <w:rPr>
          <w:rFonts w:ascii="Arial" w:hAnsi="Arial" w:cs="Arial"/>
          <w:sz w:val="23"/>
        </w:rPr>
      </w:pPr>
    </w:p>
    <w:p w14:paraId="2D66B5EF" w14:textId="77777777" w:rsidR="008C539B" w:rsidRPr="001058B5" w:rsidRDefault="00C12992">
      <w:pPr>
        <w:pStyle w:val="Heading6"/>
      </w:pPr>
      <w:bookmarkStart w:id="683" w:name="Privileges_Required_to_Create_Views"/>
      <w:bookmarkStart w:id="684" w:name="_bookmark739"/>
      <w:bookmarkEnd w:id="683"/>
      <w:bookmarkEnd w:id="684"/>
      <w:r w:rsidRPr="001058B5">
        <w:t>Pr</w:t>
      </w:r>
      <w:bookmarkStart w:id="685" w:name="_bookmark740"/>
      <w:bookmarkEnd w:id="685"/>
      <w:r w:rsidRPr="001058B5">
        <w:t>ivileges Required to Create Views</w:t>
      </w:r>
    </w:p>
    <w:p w14:paraId="585E6F7C" w14:textId="77777777" w:rsidR="008C539B" w:rsidRPr="001058B5" w:rsidRDefault="00C12992">
      <w:pPr>
        <w:pStyle w:val="BodyText"/>
        <w:spacing w:before="49"/>
        <w:ind w:left="2260"/>
        <w:rPr>
          <w:rFonts w:ascii="Arial" w:hAnsi="Arial" w:cs="Arial"/>
        </w:rPr>
      </w:pPr>
      <w:r w:rsidRPr="001058B5">
        <w:rPr>
          <w:rFonts w:ascii="Arial" w:hAnsi="Arial" w:cs="Arial"/>
        </w:rPr>
        <w:t>To create a view, you must meet the following requirements:</w:t>
      </w:r>
    </w:p>
    <w:p w14:paraId="39E7C3D6" w14:textId="77777777" w:rsidR="008C539B" w:rsidRPr="001058B5" w:rsidRDefault="00C12992" w:rsidP="006F7931">
      <w:pPr>
        <w:pStyle w:val="ListParagraph"/>
        <w:numPr>
          <w:ilvl w:val="2"/>
          <w:numId w:val="137"/>
        </w:numPr>
        <w:tabs>
          <w:tab w:val="left" w:pos="2620"/>
        </w:tabs>
        <w:spacing w:before="118" w:line="232" w:lineRule="auto"/>
        <w:ind w:right="90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granted one of the following system privileges, either explicitly or through a</w:t>
      </w:r>
      <w:r w:rsidRPr="001058B5">
        <w:rPr>
          <w:rFonts w:ascii="Arial" w:hAnsi="Arial" w:cs="Arial"/>
          <w:spacing w:val="-4"/>
          <w:sz w:val="20"/>
        </w:rPr>
        <w:t xml:space="preserve"> </w:t>
      </w:r>
      <w:r w:rsidRPr="001058B5">
        <w:rPr>
          <w:rFonts w:ascii="Arial" w:hAnsi="Arial" w:cs="Arial"/>
          <w:sz w:val="20"/>
        </w:rPr>
        <w:t>role:</w:t>
      </w:r>
    </w:p>
    <w:p w14:paraId="0B50AFC7" w14:textId="77777777" w:rsidR="008C539B" w:rsidRPr="001058B5" w:rsidRDefault="00C12992" w:rsidP="006F7931">
      <w:pPr>
        <w:pStyle w:val="ListParagraph"/>
        <w:numPr>
          <w:ilvl w:val="3"/>
          <w:numId w:val="137"/>
        </w:numPr>
        <w:tabs>
          <w:tab w:val="left" w:pos="2979"/>
          <w:tab w:val="left" w:pos="2980"/>
        </w:tabs>
        <w:spacing w:before="112"/>
        <w:rPr>
          <w:rFonts w:ascii="Arial" w:hAnsi="Arial" w:cs="Arial"/>
          <w:sz w:val="20"/>
        </w:rPr>
      </w:pP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76"/>
          <w:sz w:val="20"/>
        </w:rPr>
        <w:t xml:space="preserve"> </w:t>
      </w:r>
      <w:r w:rsidRPr="001058B5">
        <w:rPr>
          <w:rFonts w:ascii="Arial" w:hAnsi="Arial" w:cs="Arial"/>
          <w:sz w:val="20"/>
        </w:rPr>
        <w:t>VIEW</w:t>
      </w:r>
      <w:r w:rsidRPr="001058B5">
        <w:rPr>
          <w:rFonts w:ascii="Arial" w:hAnsi="Arial" w:cs="Arial"/>
          <w:spacing w:val="-82"/>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privilege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view</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your</w:t>
      </w:r>
      <w:r w:rsidRPr="001058B5">
        <w:rPr>
          <w:rFonts w:ascii="Arial" w:hAnsi="Arial" w:cs="Arial"/>
          <w:spacing w:val="-7"/>
          <w:sz w:val="20"/>
        </w:rPr>
        <w:t xml:space="preserve"> </w:t>
      </w:r>
      <w:r w:rsidRPr="001058B5">
        <w:rPr>
          <w:rFonts w:ascii="Arial" w:hAnsi="Arial" w:cs="Arial"/>
          <w:sz w:val="20"/>
        </w:rPr>
        <w:t>schema)</w:t>
      </w:r>
    </w:p>
    <w:p w14:paraId="31742043" w14:textId="77777777" w:rsidR="008C539B" w:rsidRPr="001058B5" w:rsidRDefault="00C12992" w:rsidP="006F7931">
      <w:pPr>
        <w:pStyle w:val="ListParagraph"/>
        <w:numPr>
          <w:ilvl w:val="3"/>
          <w:numId w:val="137"/>
        </w:numPr>
        <w:tabs>
          <w:tab w:val="left" w:pos="2979"/>
          <w:tab w:val="left" w:pos="2980"/>
        </w:tabs>
        <w:spacing w:before="117" w:line="228" w:lineRule="auto"/>
        <w:ind w:right="780"/>
        <w:rPr>
          <w:rFonts w:ascii="Arial" w:hAnsi="Arial" w:cs="Arial"/>
          <w:sz w:val="20"/>
        </w:rPr>
      </w:pP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89"/>
          <w:sz w:val="20"/>
        </w:rPr>
        <w:t xml:space="preserve"> </w:t>
      </w:r>
      <w:r w:rsidRPr="001058B5">
        <w:rPr>
          <w:rFonts w:ascii="Arial" w:hAnsi="Arial" w:cs="Arial"/>
          <w:sz w:val="20"/>
        </w:rPr>
        <w:t>ANY</w:t>
      </w:r>
      <w:r w:rsidRPr="001058B5">
        <w:rPr>
          <w:rFonts w:ascii="Arial" w:hAnsi="Arial" w:cs="Arial"/>
          <w:spacing w:val="-89"/>
          <w:sz w:val="20"/>
        </w:rPr>
        <w:t xml:space="preserve"> </w:t>
      </w:r>
      <w:r w:rsidRPr="001058B5">
        <w:rPr>
          <w:rFonts w:ascii="Arial" w:hAnsi="Arial" w:cs="Arial"/>
          <w:sz w:val="20"/>
        </w:rPr>
        <w:t>VIEW</w:t>
      </w:r>
      <w:r w:rsidRPr="001058B5">
        <w:rPr>
          <w:rFonts w:ascii="Arial" w:hAnsi="Arial" w:cs="Arial"/>
          <w:spacing w:val="-94"/>
          <w:sz w:val="20"/>
        </w:rPr>
        <w:t xml:space="preserve"> </w:t>
      </w:r>
      <w:r w:rsidRPr="001058B5">
        <w:rPr>
          <w:rFonts w:ascii="Arial" w:hAnsi="Arial" w:cs="Arial"/>
          <w:sz w:val="20"/>
        </w:rPr>
        <w:t>system</w:t>
      </w:r>
      <w:r w:rsidRPr="001058B5">
        <w:rPr>
          <w:rFonts w:ascii="Arial" w:hAnsi="Arial" w:cs="Arial"/>
          <w:spacing w:val="-19"/>
          <w:sz w:val="20"/>
        </w:rPr>
        <w:t xml:space="preserve"> </w:t>
      </w: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view</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schema</w:t>
      </w:r>
      <w:r w:rsidRPr="001058B5">
        <w:rPr>
          <w:rFonts w:ascii="Arial" w:hAnsi="Arial" w:cs="Arial"/>
          <w:spacing w:val="-19"/>
          <w:sz w:val="20"/>
        </w:rPr>
        <w:t xml:space="preserve"> </w:t>
      </w:r>
      <w:r w:rsidRPr="001058B5">
        <w:rPr>
          <w:rFonts w:ascii="Arial" w:hAnsi="Arial" w:cs="Arial"/>
          <w:sz w:val="20"/>
        </w:rPr>
        <w:t>of another</w:t>
      </w:r>
      <w:r w:rsidRPr="001058B5">
        <w:rPr>
          <w:rFonts w:ascii="Arial" w:hAnsi="Arial" w:cs="Arial"/>
          <w:spacing w:val="-1"/>
          <w:sz w:val="20"/>
        </w:rPr>
        <w:t xml:space="preserve"> </w:t>
      </w:r>
      <w:r w:rsidRPr="001058B5">
        <w:rPr>
          <w:rFonts w:ascii="Arial" w:hAnsi="Arial" w:cs="Arial"/>
          <w:sz w:val="20"/>
        </w:rPr>
        <w:t>user)</w:t>
      </w:r>
    </w:p>
    <w:p w14:paraId="4F06824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47C1CD9E" w14:textId="77777777" w:rsidR="008C539B" w:rsidRPr="001058B5" w:rsidRDefault="008C539B">
      <w:pPr>
        <w:pStyle w:val="BodyText"/>
        <w:spacing w:before="5"/>
        <w:rPr>
          <w:rFonts w:ascii="Arial" w:hAnsi="Arial" w:cs="Arial"/>
          <w:sz w:val="25"/>
        </w:rPr>
      </w:pPr>
    </w:p>
    <w:p w14:paraId="70F9F3B9" w14:textId="77777777" w:rsidR="008C539B" w:rsidRPr="001058B5" w:rsidRDefault="00C12992" w:rsidP="006F7931">
      <w:pPr>
        <w:pStyle w:val="ListParagraph"/>
        <w:numPr>
          <w:ilvl w:val="1"/>
          <w:numId w:val="137"/>
        </w:numPr>
        <w:tabs>
          <w:tab w:val="left" w:pos="2020"/>
        </w:tabs>
        <w:spacing w:before="93"/>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explicitly granted one of the following</w:t>
      </w:r>
      <w:r w:rsidRPr="001058B5">
        <w:rPr>
          <w:rFonts w:ascii="Arial" w:hAnsi="Arial" w:cs="Arial"/>
          <w:spacing w:val="-4"/>
          <w:sz w:val="20"/>
        </w:rPr>
        <w:t xml:space="preserve"> </w:t>
      </w:r>
      <w:r w:rsidRPr="001058B5">
        <w:rPr>
          <w:rFonts w:ascii="Arial" w:hAnsi="Arial" w:cs="Arial"/>
          <w:sz w:val="20"/>
        </w:rPr>
        <w:t>privileges:</w:t>
      </w:r>
    </w:p>
    <w:p w14:paraId="4007EB6E" w14:textId="77777777" w:rsidR="008C539B" w:rsidRPr="001058B5" w:rsidRDefault="00C12992" w:rsidP="006F7931">
      <w:pPr>
        <w:pStyle w:val="ListParagraph"/>
        <w:numPr>
          <w:ilvl w:val="0"/>
          <w:numId w:val="102"/>
        </w:numPr>
        <w:tabs>
          <w:tab w:val="left" w:pos="2379"/>
          <w:tab w:val="left" w:pos="2380"/>
        </w:tabs>
        <w:spacing w:before="121" w:line="228" w:lineRule="auto"/>
        <w:ind w:right="1174"/>
        <w:rPr>
          <w:rFonts w:ascii="Arial" w:hAnsi="Arial" w:cs="Arial"/>
          <w:sz w:val="20"/>
        </w:rPr>
      </w:pP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SELECT,</w:t>
      </w:r>
      <w:r w:rsidRPr="001058B5">
        <w:rPr>
          <w:rFonts w:ascii="Arial" w:hAnsi="Arial" w:cs="Arial"/>
          <w:spacing w:val="-8"/>
          <w:w w:val="95"/>
          <w:sz w:val="20"/>
        </w:rPr>
        <w:t xml:space="preserve"> </w:t>
      </w:r>
      <w:r w:rsidRPr="001058B5">
        <w:rPr>
          <w:rFonts w:ascii="Arial" w:hAnsi="Arial" w:cs="Arial"/>
          <w:w w:val="95"/>
          <w:sz w:val="20"/>
        </w:rPr>
        <w:t>INSERT,</w:t>
      </w:r>
      <w:r w:rsidRPr="001058B5">
        <w:rPr>
          <w:rFonts w:ascii="Arial" w:hAnsi="Arial" w:cs="Arial"/>
          <w:spacing w:val="-8"/>
          <w:w w:val="95"/>
          <w:sz w:val="20"/>
        </w:rPr>
        <w:t xml:space="preserve"> </w:t>
      </w:r>
      <w:r w:rsidRPr="001058B5">
        <w:rPr>
          <w:rFonts w:ascii="Arial" w:hAnsi="Arial" w:cs="Arial"/>
          <w:w w:val="95"/>
          <w:sz w:val="20"/>
        </w:rPr>
        <w:t>UPDATE,</w:t>
      </w:r>
      <w:r w:rsidRPr="001058B5">
        <w:rPr>
          <w:rFonts w:ascii="Arial" w:hAnsi="Arial" w:cs="Arial"/>
          <w:spacing w:val="-7"/>
          <w:w w:val="95"/>
          <w:sz w:val="20"/>
        </w:rPr>
        <w:t xml:space="preserve"> </w:t>
      </w:r>
      <w:r w:rsidRPr="001058B5">
        <w:rPr>
          <w:rFonts w:ascii="Arial" w:hAnsi="Arial" w:cs="Arial"/>
          <w:w w:val="95"/>
          <w:sz w:val="20"/>
        </w:rPr>
        <w:t>or</w:t>
      </w:r>
      <w:r w:rsidRPr="001058B5">
        <w:rPr>
          <w:rFonts w:ascii="Arial" w:hAnsi="Arial" w:cs="Arial"/>
          <w:spacing w:val="-8"/>
          <w:w w:val="95"/>
          <w:sz w:val="20"/>
        </w:rPr>
        <w:t xml:space="preserve"> </w:t>
      </w:r>
      <w:r w:rsidRPr="001058B5">
        <w:rPr>
          <w:rFonts w:ascii="Arial" w:hAnsi="Arial" w:cs="Arial"/>
          <w:w w:val="95"/>
          <w:sz w:val="20"/>
        </w:rPr>
        <w:t>DELETE</w:t>
      </w:r>
      <w:r w:rsidRPr="001058B5">
        <w:rPr>
          <w:rFonts w:ascii="Arial" w:hAnsi="Arial" w:cs="Arial"/>
          <w:spacing w:val="-79"/>
          <w:w w:val="95"/>
          <w:sz w:val="20"/>
        </w:rPr>
        <w:t xml:space="preserve"> </w:t>
      </w:r>
      <w:r w:rsidRPr="001058B5">
        <w:rPr>
          <w:rFonts w:ascii="Arial" w:hAnsi="Arial" w:cs="Arial"/>
          <w:w w:val="95"/>
          <w:sz w:val="20"/>
        </w:rPr>
        <w:t>object</w:t>
      </w:r>
      <w:r w:rsidRPr="001058B5">
        <w:rPr>
          <w:rFonts w:ascii="Arial" w:hAnsi="Arial" w:cs="Arial"/>
          <w:spacing w:val="-7"/>
          <w:w w:val="95"/>
          <w:sz w:val="20"/>
        </w:rPr>
        <w:t xml:space="preserve"> </w:t>
      </w:r>
      <w:r w:rsidRPr="001058B5">
        <w:rPr>
          <w:rFonts w:ascii="Arial" w:hAnsi="Arial" w:cs="Arial"/>
          <w:w w:val="95"/>
          <w:sz w:val="20"/>
        </w:rPr>
        <w:t>privileges</w:t>
      </w:r>
      <w:r w:rsidRPr="001058B5">
        <w:rPr>
          <w:rFonts w:ascii="Arial" w:hAnsi="Arial" w:cs="Arial"/>
          <w:spacing w:val="-7"/>
          <w:w w:val="95"/>
          <w:sz w:val="20"/>
        </w:rPr>
        <w:t xml:space="preserve"> </w:t>
      </w:r>
      <w:r w:rsidRPr="001058B5">
        <w:rPr>
          <w:rFonts w:ascii="Arial" w:hAnsi="Arial" w:cs="Arial"/>
          <w:w w:val="95"/>
          <w:sz w:val="20"/>
        </w:rPr>
        <w:t>on</w:t>
      </w:r>
      <w:r w:rsidRPr="001058B5">
        <w:rPr>
          <w:rFonts w:ascii="Arial" w:hAnsi="Arial" w:cs="Arial"/>
          <w:spacing w:val="-8"/>
          <w:w w:val="95"/>
          <w:sz w:val="20"/>
        </w:rPr>
        <w:t xml:space="preserve"> </w:t>
      </w:r>
      <w:r w:rsidRPr="001058B5">
        <w:rPr>
          <w:rFonts w:ascii="Arial" w:hAnsi="Arial" w:cs="Arial"/>
          <w:w w:val="95"/>
          <w:sz w:val="20"/>
        </w:rPr>
        <w:t>all</w:t>
      </w:r>
      <w:r w:rsidRPr="001058B5">
        <w:rPr>
          <w:rFonts w:ascii="Arial" w:hAnsi="Arial" w:cs="Arial"/>
          <w:spacing w:val="-8"/>
          <w:w w:val="95"/>
          <w:sz w:val="20"/>
        </w:rPr>
        <w:t xml:space="preserve"> </w:t>
      </w:r>
      <w:r w:rsidRPr="001058B5">
        <w:rPr>
          <w:rFonts w:ascii="Arial" w:hAnsi="Arial" w:cs="Arial"/>
          <w:w w:val="95"/>
          <w:sz w:val="20"/>
        </w:rPr>
        <w:t>base</w:t>
      </w:r>
      <w:r w:rsidRPr="001058B5">
        <w:rPr>
          <w:rFonts w:ascii="Arial" w:hAnsi="Arial" w:cs="Arial"/>
          <w:spacing w:val="-7"/>
          <w:w w:val="95"/>
          <w:sz w:val="20"/>
        </w:rPr>
        <w:t xml:space="preserve"> </w:t>
      </w:r>
      <w:r w:rsidRPr="001058B5">
        <w:rPr>
          <w:rFonts w:ascii="Arial" w:hAnsi="Arial" w:cs="Arial"/>
          <w:w w:val="95"/>
          <w:sz w:val="20"/>
        </w:rPr>
        <w:t xml:space="preserve">objects </w:t>
      </w:r>
      <w:r w:rsidRPr="001058B5">
        <w:rPr>
          <w:rFonts w:ascii="Arial" w:hAnsi="Arial" w:cs="Arial"/>
          <w:sz w:val="20"/>
        </w:rPr>
        <w:t>underlying the</w:t>
      </w:r>
      <w:r w:rsidRPr="001058B5">
        <w:rPr>
          <w:rFonts w:ascii="Arial" w:hAnsi="Arial" w:cs="Arial"/>
          <w:spacing w:val="-2"/>
          <w:sz w:val="20"/>
        </w:rPr>
        <w:t xml:space="preserve"> </w:t>
      </w:r>
      <w:r w:rsidRPr="001058B5">
        <w:rPr>
          <w:rFonts w:ascii="Arial" w:hAnsi="Arial" w:cs="Arial"/>
          <w:sz w:val="20"/>
        </w:rPr>
        <w:t>view</w:t>
      </w:r>
    </w:p>
    <w:p w14:paraId="0ADFB21B" w14:textId="77777777" w:rsidR="008C539B" w:rsidRPr="001058B5" w:rsidRDefault="00C12992" w:rsidP="006F7931">
      <w:pPr>
        <w:pStyle w:val="ListParagraph"/>
        <w:numPr>
          <w:ilvl w:val="0"/>
          <w:numId w:val="102"/>
        </w:numPr>
        <w:tabs>
          <w:tab w:val="left" w:pos="2379"/>
          <w:tab w:val="left" w:pos="2380"/>
        </w:tabs>
        <w:spacing w:before="124" w:line="228" w:lineRule="auto"/>
        <w:ind w:right="1107"/>
        <w:rPr>
          <w:rFonts w:ascii="Arial" w:hAnsi="Arial" w:cs="Arial"/>
          <w:sz w:val="20"/>
        </w:rPr>
      </w:pPr>
      <w:r w:rsidRPr="001058B5">
        <w:rPr>
          <w:rFonts w:ascii="Arial" w:hAnsi="Arial" w:cs="Arial"/>
          <w:w w:val="90"/>
          <w:sz w:val="20"/>
        </w:rPr>
        <w:t>The</w:t>
      </w:r>
      <w:r w:rsidRPr="001058B5">
        <w:rPr>
          <w:rFonts w:ascii="Arial" w:hAnsi="Arial" w:cs="Arial"/>
          <w:spacing w:val="-74"/>
          <w:w w:val="90"/>
          <w:sz w:val="20"/>
        </w:rPr>
        <w:t xml:space="preserve"> </w:t>
      </w:r>
      <w:r w:rsidRPr="001058B5">
        <w:rPr>
          <w:rFonts w:ascii="Arial" w:hAnsi="Arial" w:cs="Arial"/>
          <w:w w:val="90"/>
          <w:sz w:val="20"/>
        </w:rPr>
        <w:t>SELECT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INSERT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UPDATE</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or</w:t>
      </w:r>
      <w:r w:rsidRPr="001058B5">
        <w:rPr>
          <w:rFonts w:ascii="Arial" w:hAnsi="Arial" w:cs="Arial"/>
          <w:spacing w:val="25"/>
          <w:w w:val="90"/>
          <w:sz w:val="20"/>
        </w:rPr>
        <w:t xml:space="preserve"> </w:t>
      </w:r>
      <w:r w:rsidRPr="001058B5">
        <w:rPr>
          <w:rFonts w:ascii="Arial" w:hAnsi="Arial" w:cs="Arial"/>
          <w:w w:val="90"/>
          <w:sz w:val="20"/>
        </w:rPr>
        <w:t>DELETE</w:t>
      </w:r>
      <w:r w:rsidRPr="001058B5">
        <w:rPr>
          <w:rFonts w:ascii="Arial" w:hAnsi="Arial" w:cs="Arial"/>
          <w:spacing w:val="-74"/>
          <w:w w:val="90"/>
          <w:sz w:val="20"/>
        </w:rPr>
        <w:t xml:space="preserve"> </w:t>
      </w:r>
      <w:r w:rsidRPr="001058B5">
        <w:rPr>
          <w:rFonts w:ascii="Arial" w:hAnsi="Arial" w:cs="Arial"/>
          <w:w w:val="90"/>
          <w:sz w:val="20"/>
        </w:rPr>
        <w:t xml:space="preserve">ANY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 privileges</w:t>
      </w:r>
    </w:p>
    <w:p w14:paraId="42C072CD" w14:textId="77777777" w:rsidR="008C539B" w:rsidRPr="001058B5" w:rsidRDefault="00C12992" w:rsidP="006F7931">
      <w:pPr>
        <w:pStyle w:val="ListParagraph"/>
        <w:numPr>
          <w:ilvl w:val="1"/>
          <w:numId w:val="137"/>
        </w:numPr>
        <w:tabs>
          <w:tab w:val="left" w:pos="2020"/>
        </w:tabs>
        <w:spacing w:before="119" w:line="230" w:lineRule="auto"/>
        <w:ind w:right="899" w:hanging="359"/>
        <w:rPr>
          <w:rFonts w:ascii="Arial" w:hAnsi="Arial" w:cs="Arial"/>
          <w:sz w:val="20"/>
        </w:rPr>
      </w:pPr>
      <w:r w:rsidRPr="001058B5">
        <w:rPr>
          <w:rFonts w:ascii="Arial" w:hAnsi="Arial" w:cs="Arial"/>
          <w:sz w:val="20"/>
        </w:rPr>
        <w:t xml:space="preserve">In addition, before you can grant other users access to you </w:t>
      </w:r>
      <w:r w:rsidRPr="001058B5">
        <w:rPr>
          <w:rFonts w:ascii="Arial" w:hAnsi="Arial" w:cs="Arial"/>
          <w:spacing w:val="-4"/>
          <w:sz w:val="20"/>
        </w:rPr>
        <w:t xml:space="preserve">view, </w:t>
      </w:r>
      <w:r w:rsidRPr="001058B5">
        <w:rPr>
          <w:rFonts w:ascii="Arial" w:hAnsi="Arial" w:cs="Arial"/>
          <w:sz w:val="20"/>
        </w:rPr>
        <w:t>you must have object</w:t>
      </w:r>
      <w:r w:rsidRPr="001058B5">
        <w:rPr>
          <w:rFonts w:ascii="Arial" w:hAnsi="Arial" w:cs="Arial"/>
          <w:spacing w:val="-15"/>
          <w:sz w:val="20"/>
        </w:rPr>
        <w:t xml:space="preserve"> </w:t>
      </w:r>
      <w:r w:rsidRPr="001058B5">
        <w:rPr>
          <w:rFonts w:ascii="Arial" w:hAnsi="Arial" w:cs="Arial"/>
          <w:sz w:val="20"/>
        </w:rPr>
        <w:t>privileges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base</w:t>
      </w:r>
      <w:r w:rsidRPr="001058B5">
        <w:rPr>
          <w:rFonts w:ascii="Arial" w:hAnsi="Arial" w:cs="Arial"/>
          <w:spacing w:val="-15"/>
          <w:sz w:val="20"/>
        </w:rPr>
        <w:t xml:space="preserve"> </w:t>
      </w:r>
      <w:r w:rsidRPr="001058B5">
        <w:rPr>
          <w:rFonts w:ascii="Arial" w:hAnsi="Arial" w:cs="Arial"/>
          <w:sz w:val="20"/>
        </w:rPr>
        <w:t>objects</w:t>
      </w:r>
      <w:r w:rsidRPr="001058B5">
        <w:rPr>
          <w:rFonts w:ascii="Arial" w:hAnsi="Arial" w:cs="Arial"/>
          <w:spacing w:val="-15"/>
          <w:sz w:val="20"/>
        </w:rPr>
        <w:t xml:space="preserve"> </w:t>
      </w:r>
      <w:r w:rsidRPr="001058B5">
        <w:rPr>
          <w:rFonts w:ascii="Arial" w:hAnsi="Arial" w:cs="Arial"/>
          <w:sz w:val="20"/>
        </w:rPr>
        <w:t>with</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w:t>
      </w:r>
      <w:r w:rsidRPr="001058B5">
        <w:rPr>
          <w:rFonts w:ascii="Arial" w:hAnsi="Arial" w:cs="Arial"/>
          <w:spacing w:val="-85"/>
          <w:sz w:val="20"/>
        </w:rPr>
        <w:t xml:space="preserve"> </w:t>
      </w:r>
      <w:r w:rsidRPr="001058B5">
        <w:rPr>
          <w:rFonts w:ascii="Arial" w:hAnsi="Arial" w:cs="Arial"/>
          <w:sz w:val="20"/>
        </w:rPr>
        <w:t>OPTION</w:t>
      </w:r>
      <w:r w:rsidRPr="001058B5">
        <w:rPr>
          <w:rFonts w:ascii="Arial" w:hAnsi="Arial" w:cs="Arial"/>
          <w:spacing w:val="-90"/>
          <w:sz w:val="20"/>
        </w:rPr>
        <w:t xml:space="preserve"> </w:t>
      </w:r>
      <w:r w:rsidRPr="001058B5">
        <w:rPr>
          <w:rFonts w:ascii="Arial" w:hAnsi="Arial" w:cs="Arial"/>
          <w:sz w:val="20"/>
        </w:rPr>
        <w:t>clause</w:t>
      </w:r>
      <w:r w:rsidRPr="001058B5">
        <w:rPr>
          <w:rFonts w:ascii="Arial" w:hAnsi="Arial" w:cs="Arial"/>
          <w:spacing w:val="-15"/>
          <w:sz w:val="20"/>
        </w:rPr>
        <w:t xml:space="preserve"> </w:t>
      </w:r>
      <w:r w:rsidRPr="001058B5">
        <w:rPr>
          <w:rFonts w:ascii="Arial" w:hAnsi="Arial" w:cs="Arial"/>
          <w:sz w:val="20"/>
        </w:rPr>
        <w:t>or</w:t>
      </w:r>
      <w:r w:rsidRPr="001058B5">
        <w:rPr>
          <w:rFonts w:ascii="Arial" w:hAnsi="Arial" w:cs="Arial"/>
          <w:spacing w:val="-15"/>
          <w:sz w:val="20"/>
        </w:rPr>
        <w:t xml:space="preserve"> </w:t>
      </w:r>
      <w:r w:rsidRPr="001058B5">
        <w:rPr>
          <w:rFonts w:ascii="Arial" w:hAnsi="Arial" w:cs="Arial"/>
          <w:sz w:val="20"/>
        </w:rPr>
        <w:t xml:space="preserve">appropriate system privileges with the ADMIN OPTION clause. If you do not have these privileges, then you cannot to grant other users access to your </w:t>
      </w:r>
      <w:r w:rsidRPr="001058B5">
        <w:rPr>
          <w:rFonts w:ascii="Arial" w:hAnsi="Arial" w:cs="Arial"/>
          <w:spacing w:val="-4"/>
          <w:sz w:val="20"/>
        </w:rPr>
        <w:t xml:space="preserve">view. </w:t>
      </w:r>
      <w:r w:rsidRPr="001058B5">
        <w:rPr>
          <w:rFonts w:ascii="Arial" w:hAnsi="Arial" w:cs="Arial"/>
          <w:sz w:val="20"/>
        </w:rPr>
        <w:t xml:space="preserve">If you </w:t>
      </w:r>
      <w:r w:rsidRPr="001058B5">
        <w:rPr>
          <w:rFonts w:ascii="Arial" w:hAnsi="Arial" w:cs="Arial"/>
          <w:spacing w:val="-6"/>
          <w:sz w:val="20"/>
        </w:rPr>
        <w:t xml:space="preserve">try, </w:t>
      </w:r>
      <w:bookmarkStart w:id="686" w:name="_bookmark741"/>
      <w:bookmarkEnd w:id="686"/>
      <w:r w:rsidRPr="001058B5">
        <w:rPr>
          <w:rFonts w:ascii="Arial" w:hAnsi="Arial" w:cs="Arial"/>
          <w:sz w:val="20"/>
        </w:rPr>
        <w:t xml:space="preserve">an </w:t>
      </w:r>
      <w:r w:rsidRPr="001058B5">
        <w:rPr>
          <w:rFonts w:ascii="Arial" w:hAnsi="Arial" w:cs="Arial"/>
          <w:w w:val="95"/>
          <w:sz w:val="20"/>
        </w:rPr>
        <w:t>ORA-01720:</w:t>
      </w:r>
      <w:r w:rsidRPr="001058B5">
        <w:rPr>
          <w:rFonts w:ascii="Arial" w:hAnsi="Arial" w:cs="Arial"/>
          <w:spacing w:val="-53"/>
          <w:w w:val="95"/>
          <w:sz w:val="20"/>
        </w:rPr>
        <w:t xml:space="preserve"> </w:t>
      </w:r>
      <w:r w:rsidRPr="001058B5">
        <w:rPr>
          <w:rFonts w:ascii="Arial" w:hAnsi="Arial" w:cs="Arial"/>
          <w:w w:val="95"/>
          <w:sz w:val="20"/>
        </w:rPr>
        <w:t>grant</w:t>
      </w:r>
      <w:r w:rsidRPr="001058B5">
        <w:rPr>
          <w:rFonts w:ascii="Arial" w:hAnsi="Arial" w:cs="Arial"/>
          <w:spacing w:val="-54"/>
          <w:w w:val="95"/>
          <w:sz w:val="20"/>
        </w:rPr>
        <w:t xml:space="preserve"> </w:t>
      </w:r>
      <w:r w:rsidRPr="001058B5">
        <w:rPr>
          <w:rFonts w:ascii="Arial" w:hAnsi="Arial" w:cs="Arial"/>
          <w:w w:val="95"/>
          <w:sz w:val="20"/>
        </w:rPr>
        <w:t>option</w:t>
      </w:r>
      <w:r w:rsidRPr="001058B5">
        <w:rPr>
          <w:rFonts w:ascii="Arial" w:hAnsi="Arial" w:cs="Arial"/>
          <w:spacing w:val="-53"/>
          <w:w w:val="95"/>
          <w:sz w:val="20"/>
        </w:rPr>
        <w:t xml:space="preserve"> </w:t>
      </w:r>
      <w:r w:rsidRPr="001058B5">
        <w:rPr>
          <w:rFonts w:ascii="Arial" w:hAnsi="Arial" w:cs="Arial"/>
          <w:w w:val="95"/>
          <w:sz w:val="20"/>
        </w:rPr>
        <w:t>does</w:t>
      </w:r>
      <w:r w:rsidRPr="001058B5">
        <w:rPr>
          <w:rFonts w:ascii="Arial" w:hAnsi="Arial" w:cs="Arial"/>
          <w:spacing w:val="-53"/>
          <w:w w:val="95"/>
          <w:sz w:val="20"/>
        </w:rPr>
        <w:t xml:space="preserve"> </w:t>
      </w:r>
      <w:r w:rsidRPr="001058B5">
        <w:rPr>
          <w:rFonts w:ascii="Arial" w:hAnsi="Arial" w:cs="Arial"/>
          <w:w w:val="95"/>
          <w:sz w:val="20"/>
        </w:rPr>
        <w:t>not</w:t>
      </w:r>
      <w:r w:rsidRPr="001058B5">
        <w:rPr>
          <w:rFonts w:ascii="Arial" w:hAnsi="Arial" w:cs="Arial"/>
          <w:spacing w:val="-53"/>
          <w:w w:val="95"/>
          <w:sz w:val="20"/>
        </w:rPr>
        <w:t xml:space="preserve"> </w:t>
      </w:r>
      <w:r w:rsidRPr="001058B5">
        <w:rPr>
          <w:rFonts w:ascii="Arial" w:hAnsi="Arial" w:cs="Arial"/>
          <w:w w:val="95"/>
          <w:sz w:val="20"/>
        </w:rPr>
        <w:t>exist</w:t>
      </w:r>
      <w:r w:rsidRPr="001058B5">
        <w:rPr>
          <w:rFonts w:ascii="Arial" w:hAnsi="Arial" w:cs="Arial"/>
          <w:spacing w:val="-54"/>
          <w:w w:val="95"/>
          <w:sz w:val="20"/>
        </w:rPr>
        <w:t xml:space="preserve"> </w:t>
      </w:r>
      <w:r w:rsidRPr="001058B5">
        <w:rPr>
          <w:rFonts w:ascii="Arial" w:hAnsi="Arial" w:cs="Arial"/>
          <w:w w:val="95"/>
          <w:sz w:val="20"/>
        </w:rPr>
        <w:t>for</w:t>
      </w:r>
      <w:r w:rsidRPr="001058B5">
        <w:rPr>
          <w:rFonts w:ascii="Arial" w:hAnsi="Arial" w:cs="Arial"/>
          <w:spacing w:val="-53"/>
          <w:w w:val="95"/>
          <w:sz w:val="20"/>
        </w:rPr>
        <w:t xml:space="preserve"> </w:t>
      </w:r>
      <w:r w:rsidRPr="001058B5">
        <w:rPr>
          <w:rFonts w:ascii="Arial" w:hAnsi="Arial" w:cs="Arial"/>
          <w:i/>
          <w:w w:val="95"/>
          <w:sz w:val="20"/>
        </w:rPr>
        <w:t>object_name</w:t>
      </w:r>
      <w:r w:rsidRPr="001058B5">
        <w:rPr>
          <w:rFonts w:ascii="Arial" w:hAnsi="Arial" w:cs="Arial"/>
          <w:i/>
          <w:spacing w:val="-89"/>
          <w:w w:val="95"/>
          <w:sz w:val="20"/>
        </w:rPr>
        <w:t xml:space="preserve"> </w:t>
      </w:r>
      <w:r w:rsidRPr="001058B5">
        <w:rPr>
          <w:rFonts w:ascii="Arial" w:hAnsi="Arial" w:cs="Arial"/>
          <w:w w:val="95"/>
          <w:sz w:val="20"/>
        </w:rPr>
        <w:t>error</w:t>
      </w:r>
      <w:r w:rsidRPr="001058B5">
        <w:rPr>
          <w:rFonts w:ascii="Arial" w:hAnsi="Arial" w:cs="Arial"/>
          <w:spacing w:val="-19"/>
          <w:w w:val="95"/>
          <w:sz w:val="20"/>
        </w:rPr>
        <w:t xml:space="preserve"> </w:t>
      </w:r>
      <w:r w:rsidRPr="001058B5">
        <w:rPr>
          <w:rFonts w:ascii="Arial" w:hAnsi="Arial" w:cs="Arial"/>
          <w:w w:val="95"/>
          <w:sz w:val="20"/>
        </w:rPr>
        <w:t>is</w:t>
      </w:r>
      <w:r w:rsidRPr="001058B5">
        <w:rPr>
          <w:rFonts w:ascii="Arial" w:hAnsi="Arial" w:cs="Arial"/>
          <w:spacing w:val="-19"/>
          <w:w w:val="95"/>
          <w:sz w:val="20"/>
        </w:rPr>
        <w:t xml:space="preserve"> </w:t>
      </w:r>
      <w:r w:rsidRPr="001058B5">
        <w:rPr>
          <w:rFonts w:ascii="Arial" w:hAnsi="Arial" w:cs="Arial"/>
          <w:w w:val="95"/>
          <w:sz w:val="20"/>
        </w:rPr>
        <w:t xml:space="preserve">raised, </w:t>
      </w:r>
      <w:r w:rsidRPr="001058B5">
        <w:rPr>
          <w:rFonts w:ascii="Arial" w:hAnsi="Arial" w:cs="Arial"/>
          <w:sz w:val="20"/>
        </w:rPr>
        <w:t>with</w:t>
      </w:r>
      <w:r w:rsidRPr="001058B5">
        <w:rPr>
          <w:rFonts w:ascii="Arial" w:hAnsi="Arial" w:cs="Arial"/>
          <w:spacing w:val="-17"/>
          <w:sz w:val="20"/>
        </w:rPr>
        <w:t xml:space="preserve"> </w:t>
      </w:r>
      <w:r w:rsidRPr="001058B5">
        <w:rPr>
          <w:rFonts w:ascii="Arial" w:hAnsi="Arial" w:cs="Arial"/>
          <w:i/>
          <w:sz w:val="20"/>
        </w:rPr>
        <w:t>object_name</w:t>
      </w:r>
      <w:r w:rsidRPr="001058B5">
        <w:rPr>
          <w:rFonts w:ascii="Arial" w:hAnsi="Arial" w:cs="Arial"/>
          <w:i/>
          <w:spacing w:val="-91"/>
          <w:sz w:val="20"/>
        </w:rPr>
        <w:t xml:space="preserve"> </w:t>
      </w:r>
      <w:r w:rsidRPr="001058B5">
        <w:rPr>
          <w:rFonts w:ascii="Arial" w:hAnsi="Arial" w:cs="Arial"/>
          <w:sz w:val="20"/>
        </w:rPr>
        <w:t>referring</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view’s</w:t>
      </w:r>
      <w:r w:rsidRPr="001058B5">
        <w:rPr>
          <w:rFonts w:ascii="Arial" w:hAnsi="Arial" w:cs="Arial"/>
          <w:spacing w:val="-17"/>
          <w:sz w:val="20"/>
        </w:rPr>
        <w:t xml:space="preserve"> </w:t>
      </w:r>
      <w:r w:rsidRPr="001058B5">
        <w:rPr>
          <w:rFonts w:ascii="Arial" w:hAnsi="Arial" w:cs="Arial"/>
          <w:sz w:val="20"/>
        </w:rPr>
        <w:t>underlying</w:t>
      </w:r>
      <w:r w:rsidRPr="001058B5">
        <w:rPr>
          <w:rFonts w:ascii="Arial" w:hAnsi="Arial" w:cs="Arial"/>
          <w:spacing w:val="-16"/>
          <w:sz w:val="20"/>
        </w:rPr>
        <w:t xml:space="preserve"> </w:t>
      </w:r>
      <w:r w:rsidRPr="001058B5">
        <w:rPr>
          <w:rFonts w:ascii="Arial" w:hAnsi="Arial" w:cs="Arial"/>
          <w:sz w:val="20"/>
        </w:rPr>
        <w:t>object</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which</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do</w:t>
      </w:r>
      <w:r w:rsidRPr="001058B5">
        <w:rPr>
          <w:rFonts w:ascii="Arial" w:hAnsi="Arial" w:cs="Arial"/>
          <w:spacing w:val="-16"/>
          <w:sz w:val="20"/>
        </w:rPr>
        <w:t xml:space="preserve"> </w:t>
      </w:r>
      <w:r w:rsidRPr="001058B5">
        <w:rPr>
          <w:rFonts w:ascii="Arial" w:hAnsi="Arial" w:cs="Arial"/>
          <w:sz w:val="20"/>
        </w:rPr>
        <w:t>not have the sufficient</w:t>
      </w:r>
      <w:r w:rsidRPr="001058B5">
        <w:rPr>
          <w:rFonts w:ascii="Arial" w:hAnsi="Arial" w:cs="Arial"/>
          <w:spacing w:val="-2"/>
          <w:sz w:val="20"/>
        </w:rPr>
        <w:t xml:space="preserve"> </w:t>
      </w:r>
      <w:r w:rsidRPr="001058B5">
        <w:rPr>
          <w:rFonts w:ascii="Arial" w:hAnsi="Arial" w:cs="Arial"/>
          <w:sz w:val="20"/>
        </w:rPr>
        <w:t>privilege.</w:t>
      </w:r>
    </w:p>
    <w:p w14:paraId="6C00F6C4" w14:textId="77777777" w:rsidR="008C539B" w:rsidRPr="001058B5" w:rsidRDefault="00C12992">
      <w:pPr>
        <w:spacing w:before="208"/>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SQL Language Reference</w:t>
      </w:r>
    </w:p>
    <w:p w14:paraId="7C07A44D" w14:textId="77777777" w:rsidR="008C539B" w:rsidRPr="001058B5" w:rsidRDefault="008C539B">
      <w:pPr>
        <w:pStyle w:val="BodyText"/>
        <w:spacing w:before="9"/>
        <w:rPr>
          <w:rFonts w:ascii="Arial" w:hAnsi="Arial" w:cs="Arial"/>
          <w:i/>
        </w:rPr>
      </w:pPr>
    </w:p>
    <w:p w14:paraId="4C371BC7" w14:textId="77777777" w:rsidR="008C539B" w:rsidRPr="001058B5" w:rsidRDefault="00C12992">
      <w:pPr>
        <w:pStyle w:val="Heading6"/>
        <w:ind w:left="1660"/>
      </w:pPr>
      <w:bookmarkStart w:id="687" w:name="Increasing_Table_Security_with_Views"/>
      <w:bookmarkStart w:id="688" w:name="_bookmark742"/>
      <w:bookmarkEnd w:id="687"/>
      <w:bookmarkEnd w:id="688"/>
      <w:r w:rsidRPr="001058B5">
        <w:t>Increasing Table Security with View</w:t>
      </w:r>
      <w:bookmarkStart w:id="689" w:name="_bookmark743"/>
      <w:bookmarkEnd w:id="689"/>
      <w:r w:rsidRPr="001058B5">
        <w:t>s</w:t>
      </w:r>
    </w:p>
    <w:p w14:paraId="79317A3B" w14:textId="77777777" w:rsidR="008C539B" w:rsidRPr="001058B5" w:rsidRDefault="00C12992">
      <w:pPr>
        <w:pStyle w:val="BodyText"/>
        <w:spacing w:before="55" w:line="232" w:lineRule="auto"/>
        <w:ind w:left="1660" w:right="738"/>
        <w:rPr>
          <w:rFonts w:ascii="Arial" w:hAnsi="Arial" w:cs="Arial"/>
        </w:rPr>
      </w:pPr>
      <w:r w:rsidRPr="001058B5">
        <w:rPr>
          <w:rFonts w:ascii="Arial" w:hAnsi="Arial" w:cs="Arial"/>
          <w:spacing w:val="-9"/>
        </w:rPr>
        <w:t xml:space="preserve">To </w:t>
      </w:r>
      <w:r w:rsidRPr="001058B5">
        <w:rPr>
          <w:rFonts w:ascii="Arial" w:hAnsi="Arial" w:cs="Arial"/>
        </w:rPr>
        <w:t xml:space="preserve">use a </w:t>
      </w:r>
      <w:r w:rsidRPr="001058B5">
        <w:rPr>
          <w:rFonts w:ascii="Arial" w:hAnsi="Arial" w:cs="Arial"/>
          <w:spacing w:val="-4"/>
        </w:rPr>
        <w:t xml:space="preserve">view, </w:t>
      </w:r>
      <w:r w:rsidRPr="001058B5">
        <w:rPr>
          <w:rFonts w:ascii="Arial" w:hAnsi="Arial" w:cs="Arial"/>
        </w:rPr>
        <w:t xml:space="preserve">the user must have the appropriate privileges but only for the view itself, not its underlying objects. However, if access privileges for the underlying objects of the view are removed, then the user no longer has access. This behavior occurs because the security domain that is used when a user queries the view is that of the definer of the </w:t>
      </w:r>
      <w:r w:rsidRPr="001058B5">
        <w:rPr>
          <w:rFonts w:ascii="Arial" w:hAnsi="Arial" w:cs="Arial"/>
          <w:spacing w:val="-4"/>
        </w:rPr>
        <w:t xml:space="preserve">view. </w:t>
      </w:r>
      <w:r w:rsidRPr="001058B5">
        <w:rPr>
          <w:rFonts w:ascii="Arial" w:hAnsi="Arial" w:cs="Arial"/>
        </w:rPr>
        <w:t xml:space="preserve">If the privileges on the underlying objects are revoked from the view’s </w:t>
      </w:r>
      <w:r w:rsidRPr="001058B5">
        <w:rPr>
          <w:rFonts w:ascii="Arial" w:hAnsi="Arial" w:cs="Arial"/>
          <w:spacing w:val="-3"/>
        </w:rPr>
        <w:t xml:space="preserve">definer, </w:t>
      </w:r>
      <w:r w:rsidRPr="001058B5">
        <w:rPr>
          <w:rFonts w:ascii="Arial" w:hAnsi="Arial" w:cs="Arial"/>
        </w:rPr>
        <w:t xml:space="preserve">then the view becomes invalid, and no one can use the </w:t>
      </w:r>
      <w:r w:rsidRPr="001058B5">
        <w:rPr>
          <w:rFonts w:ascii="Arial" w:hAnsi="Arial" w:cs="Arial"/>
          <w:spacing w:val="-4"/>
        </w:rPr>
        <w:t xml:space="preserve">view. </w:t>
      </w:r>
      <w:r w:rsidRPr="001058B5">
        <w:rPr>
          <w:rFonts w:ascii="Arial" w:hAnsi="Arial" w:cs="Arial"/>
        </w:rPr>
        <w:t xml:space="preserve">Therefore, even if a user has been granted access to the </w:t>
      </w:r>
      <w:r w:rsidRPr="001058B5">
        <w:rPr>
          <w:rFonts w:ascii="Arial" w:hAnsi="Arial" w:cs="Arial"/>
          <w:spacing w:val="-4"/>
        </w:rPr>
        <w:t xml:space="preserve">view, </w:t>
      </w:r>
      <w:r w:rsidRPr="001058B5">
        <w:rPr>
          <w:rFonts w:ascii="Arial" w:hAnsi="Arial" w:cs="Arial"/>
        </w:rPr>
        <w:t>the user may not be able to use the view if the definer’s rights have been revoked from the view’s underlying objects.</w:t>
      </w:r>
    </w:p>
    <w:p w14:paraId="7A2B1A92" w14:textId="77777777" w:rsidR="008C539B" w:rsidRPr="001058B5" w:rsidRDefault="00C12992">
      <w:pPr>
        <w:pStyle w:val="BodyText"/>
        <w:spacing w:before="114" w:line="230" w:lineRule="auto"/>
        <w:ind w:left="1660" w:right="700"/>
        <w:rPr>
          <w:rFonts w:ascii="Arial" w:hAnsi="Arial" w:cs="Arial"/>
        </w:rPr>
      </w:pPr>
      <w:r w:rsidRPr="001058B5">
        <w:rPr>
          <w:rFonts w:ascii="Arial" w:hAnsi="Arial" w:cs="Arial"/>
        </w:rPr>
        <w:t xml:space="preserve">For example, suppose User A creates a </w:t>
      </w:r>
      <w:r w:rsidRPr="001058B5">
        <w:rPr>
          <w:rFonts w:ascii="Arial" w:hAnsi="Arial" w:cs="Arial"/>
          <w:spacing w:val="-4"/>
        </w:rPr>
        <w:t xml:space="preserve">view. </w:t>
      </w:r>
      <w:r w:rsidRPr="001058B5">
        <w:rPr>
          <w:rFonts w:ascii="Arial" w:hAnsi="Arial" w:cs="Arial"/>
        </w:rPr>
        <w:t>User A has definer’s rights on the underlying</w:t>
      </w:r>
      <w:r w:rsidRPr="001058B5">
        <w:rPr>
          <w:rFonts w:ascii="Arial" w:hAnsi="Arial" w:cs="Arial"/>
          <w:spacing w:val="-10"/>
        </w:rPr>
        <w:t xml:space="preserve"> </w:t>
      </w:r>
      <w:r w:rsidRPr="001058B5">
        <w:rPr>
          <w:rFonts w:ascii="Arial" w:hAnsi="Arial" w:cs="Arial"/>
        </w:rPr>
        <w:t>objects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spacing w:val="-4"/>
        </w:rPr>
        <w:t>view.</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then</w:t>
      </w:r>
      <w:r w:rsidRPr="001058B5">
        <w:rPr>
          <w:rFonts w:ascii="Arial" w:hAnsi="Arial" w:cs="Arial"/>
          <w:spacing w:val="-10"/>
        </w:rPr>
        <w:t xml:space="preserve"> </w:t>
      </w:r>
      <w:r w:rsidRPr="001058B5">
        <w:rPr>
          <w:rFonts w:ascii="Arial" w:hAnsi="Arial" w:cs="Arial"/>
        </w:rPr>
        <w:t>grants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on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view</w:t>
      </w:r>
      <w:r w:rsidRPr="001058B5">
        <w:rPr>
          <w:rFonts w:ascii="Arial" w:hAnsi="Arial" w:cs="Arial"/>
          <w:spacing w:val="-10"/>
        </w:rPr>
        <w:t xml:space="preserve"> </w:t>
      </w:r>
      <w:r w:rsidRPr="001058B5">
        <w:rPr>
          <w:rFonts w:ascii="Arial" w:hAnsi="Arial" w:cs="Arial"/>
        </w:rPr>
        <w:t xml:space="preserve">to User B so that User B can query the </w:t>
      </w:r>
      <w:r w:rsidRPr="001058B5">
        <w:rPr>
          <w:rFonts w:ascii="Arial" w:hAnsi="Arial" w:cs="Arial"/>
          <w:spacing w:val="-4"/>
        </w:rPr>
        <w:t xml:space="preserve">view. </w:t>
      </w:r>
      <w:r w:rsidRPr="001058B5">
        <w:rPr>
          <w:rFonts w:ascii="Arial" w:hAnsi="Arial" w:cs="Arial"/>
        </w:rPr>
        <w:t xml:space="preserve">But if User A no longer has access to the underlying objects of that </w:t>
      </w:r>
      <w:r w:rsidRPr="001058B5">
        <w:rPr>
          <w:rFonts w:ascii="Arial" w:hAnsi="Arial" w:cs="Arial"/>
          <w:spacing w:val="-4"/>
        </w:rPr>
        <w:t xml:space="preserve">view, </w:t>
      </w:r>
      <w:r w:rsidRPr="001058B5">
        <w:rPr>
          <w:rFonts w:ascii="Arial" w:hAnsi="Arial" w:cs="Arial"/>
        </w:rPr>
        <w:t>then User B no longer has access</w:t>
      </w:r>
      <w:r w:rsidRPr="001058B5">
        <w:rPr>
          <w:rFonts w:ascii="Arial" w:hAnsi="Arial" w:cs="Arial"/>
          <w:spacing w:val="-10"/>
        </w:rPr>
        <w:t xml:space="preserve"> </w:t>
      </w:r>
      <w:r w:rsidRPr="001058B5">
        <w:rPr>
          <w:rFonts w:ascii="Arial" w:hAnsi="Arial" w:cs="Arial"/>
          <w:spacing w:val="-3"/>
        </w:rPr>
        <w:t>either.</w:t>
      </w:r>
    </w:p>
    <w:p w14:paraId="62A75E07" w14:textId="77777777" w:rsidR="008C539B" w:rsidRPr="001058B5" w:rsidRDefault="00C12992">
      <w:pPr>
        <w:pStyle w:val="BodyText"/>
        <w:spacing w:before="120" w:line="232" w:lineRule="auto"/>
        <w:ind w:left="1660" w:right="1736"/>
        <w:rPr>
          <w:rFonts w:ascii="Arial" w:hAnsi="Arial" w:cs="Arial"/>
        </w:rPr>
      </w:pPr>
      <w:r w:rsidRPr="001058B5">
        <w:rPr>
          <w:rFonts w:ascii="Arial" w:hAnsi="Arial" w:cs="Arial"/>
        </w:rPr>
        <w:t>Views add two more levels of security for tables, column-level security and value-based security, as follows:</w:t>
      </w:r>
    </w:p>
    <w:p w14:paraId="49CF30A6" w14:textId="77777777" w:rsidR="008C539B" w:rsidRPr="001058B5" w:rsidRDefault="00C12992" w:rsidP="006F7931">
      <w:pPr>
        <w:pStyle w:val="ListParagraph"/>
        <w:numPr>
          <w:ilvl w:val="1"/>
          <w:numId w:val="137"/>
        </w:numPr>
        <w:tabs>
          <w:tab w:val="left" w:pos="2020"/>
        </w:tabs>
        <w:spacing w:before="120" w:line="230" w:lineRule="auto"/>
        <w:ind w:right="912" w:hanging="359"/>
        <w:rPr>
          <w:rFonts w:ascii="Arial" w:hAnsi="Arial" w:cs="Arial"/>
          <w:sz w:val="20"/>
        </w:rPr>
      </w:pPr>
      <w:r w:rsidRPr="001058B5">
        <w:rPr>
          <w:rFonts w:ascii="Arial" w:hAnsi="Arial" w:cs="Arial"/>
          <w:b/>
          <w:sz w:val="20"/>
        </w:rPr>
        <w:t xml:space="preserve">A view can provide access to selected columns of base tables. </w:t>
      </w:r>
      <w:r w:rsidRPr="001058B5">
        <w:rPr>
          <w:rFonts w:ascii="Arial" w:hAnsi="Arial" w:cs="Arial"/>
          <w:sz w:val="20"/>
        </w:rPr>
        <w:t>For example,</w:t>
      </w:r>
      <w:r w:rsidRPr="001058B5">
        <w:rPr>
          <w:rFonts w:ascii="Arial" w:hAnsi="Arial" w:cs="Arial"/>
          <w:spacing w:val="-30"/>
          <w:sz w:val="20"/>
        </w:rPr>
        <w:t xml:space="preserve"> </w:t>
      </w:r>
      <w:r w:rsidRPr="001058B5">
        <w:rPr>
          <w:rFonts w:ascii="Arial" w:hAnsi="Arial" w:cs="Arial"/>
          <w:sz w:val="20"/>
        </w:rPr>
        <w:t>you can</w:t>
      </w:r>
      <w:r w:rsidRPr="001058B5">
        <w:rPr>
          <w:rFonts w:ascii="Arial" w:hAnsi="Arial" w:cs="Arial"/>
          <w:spacing w:val="-25"/>
          <w:sz w:val="20"/>
        </w:rPr>
        <w:t xml:space="preserve"> </w:t>
      </w:r>
      <w:r w:rsidRPr="001058B5">
        <w:rPr>
          <w:rFonts w:ascii="Arial" w:hAnsi="Arial" w:cs="Arial"/>
          <w:sz w:val="20"/>
        </w:rPr>
        <w:t>define</w:t>
      </w:r>
      <w:r w:rsidRPr="001058B5">
        <w:rPr>
          <w:rFonts w:ascii="Arial" w:hAnsi="Arial" w:cs="Arial"/>
          <w:spacing w:val="-25"/>
          <w:sz w:val="20"/>
        </w:rPr>
        <w:t xml:space="preserve"> </w:t>
      </w:r>
      <w:r w:rsidRPr="001058B5">
        <w:rPr>
          <w:rFonts w:ascii="Arial" w:hAnsi="Arial" w:cs="Arial"/>
          <w:sz w:val="20"/>
        </w:rPr>
        <w:t>a</w:t>
      </w:r>
      <w:r w:rsidRPr="001058B5">
        <w:rPr>
          <w:rFonts w:ascii="Arial" w:hAnsi="Arial" w:cs="Arial"/>
          <w:spacing w:val="-25"/>
          <w:sz w:val="20"/>
        </w:rPr>
        <w:t xml:space="preserve"> </w:t>
      </w:r>
      <w:r w:rsidRPr="001058B5">
        <w:rPr>
          <w:rFonts w:ascii="Arial" w:hAnsi="Arial" w:cs="Arial"/>
          <w:sz w:val="20"/>
        </w:rPr>
        <w:t>view</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employees</w:t>
      </w:r>
      <w:r w:rsidRPr="001058B5">
        <w:rPr>
          <w:rFonts w:ascii="Arial" w:hAnsi="Arial" w:cs="Arial"/>
          <w:spacing w:val="-99"/>
          <w:sz w:val="20"/>
        </w:rPr>
        <w:t xml:space="preserve"> </w:t>
      </w:r>
      <w:r w:rsidRPr="001058B5">
        <w:rPr>
          <w:rFonts w:ascii="Arial" w:hAnsi="Arial" w:cs="Arial"/>
          <w:sz w:val="20"/>
        </w:rPr>
        <w:t>table</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show</w:t>
      </w:r>
      <w:r w:rsidRPr="001058B5">
        <w:rPr>
          <w:rFonts w:ascii="Arial" w:hAnsi="Arial" w:cs="Arial"/>
          <w:spacing w:val="-26"/>
          <w:sz w:val="20"/>
        </w:rPr>
        <w:t xml:space="preserve"> </w:t>
      </w:r>
      <w:r w:rsidRPr="001058B5">
        <w:rPr>
          <w:rFonts w:ascii="Arial" w:hAnsi="Arial" w:cs="Arial"/>
          <w:sz w:val="20"/>
        </w:rPr>
        <w:t>only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employee_id,</w:t>
      </w:r>
      <w:r w:rsidRPr="001058B5">
        <w:rPr>
          <w:rFonts w:ascii="Arial" w:hAnsi="Arial" w:cs="Arial"/>
          <w:spacing w:val="-26"/>
          <w:sz w:val="20"/>
        </w:rPr>
        <w:t xml:space="preserve"> </w:t>
      </w:r>
      <w:r w:rsidRPr="001058B5">
        <w:rPr>
          <w:rFonts w:ascii="Arial" w:hAnsi="Arial" w:cs="Arial"/>
          <w:sz w:val="20"/>
        </w:rPr>
        <w:t>last_ name, and manager_id</w:t>
      </w:r>
      <w:r w:rsidRPr="001058B5">
        <w:rPr>
          <w:rFonts w:ascii="Arial" w:hAnsi="Arial" w:cs="Arial"/>
          <w:spacing w:val="-88"/>
          <w:sz w:val="20"/>
        </w:rPr>
        <w:t xml:space="preserve"> </w:t>
      </w:r>
      <w:r w:rsidRPr="001058B5">
        <w:rPr>
          <w:rFonts w:ascii="Arial" w:hAnsi="Arial" w:cs="Arial"/>
          <w:sz w:val="20"/>
        </w:rPr>
        <w:t>columns:</w:t>
      </w:r>
    </w:p>
    <w:p w14:paraId="2C8A1EAE" w14:textId="77777777" w:rsidR="008C539B" w:rsidRPr="001058B5" w:rsidRDefault="00C12992">
      <w:pPr>
        <w:spacing w:before="138"/>
        <w:ind w:left="2020"/>
        <w:rPr>
          <w:rFonts w:ascii="Arial" w:hAnsi="Arial" w:cs="Arial"/>
          <w:sz w:val="18"/>
        </w:rPr>
      </w:pPr>
      <w:r w:rsidRPr="001058B5">
        <w:rPr>
          <w:rFonts w:ascii="Arial" w:hAnsi="Arial" w:cs="Arial"/>
          <w:w w:val="95"/>
          <w:sz w:val="18"/>
        </w:rPr>
        <w:t>CREATE VIEW employees_manager</w:t>
      </w:r>
      <w:r w:rsidRPr="001058B5">
        <w:rPr>
          <w:rFonts w:ascii="Arial" w:hAnsi="Arial" w:cs="Arial"/>
          <w:spacing w:val="-51"/>
          <w:w w:val="95"/>
          <w:sz w:val="18"/>
        </w:rPr>
        <w:t xml:space="preserve"> </w:t>
      </w:r>
      <w:r w:rsidRPr="001058B5">
        <w:rPr>
          <w:rFonts w:ascii="Arial" w:hAnsi="Arial" w:cs="Arial"/>
          <w:w w:val="95"/>
          <w:sz w:val="18"/>
        </w:rPr>
        <w:t>AS</w:t>
      </w:r>
    </w:p>
    <w:p w14:paraId="49C7D2E6" w14:textId="77777777" w:rsidR="008C539B" w:rsidRPr="001058B5" w:rsidRDefault="00C12992">
      <w:pPr>
        <w:spacing w:before="16"/>
        <w:ind w:left="2390"/>
        <w:rPr>
          <w:rFonts w:ascii="Arial" w:hAnsi="Arial" w:cs="Arial"/>
          <w:sz w:val="18"/>
        </w:rPr>
      </w:pPr>
      <w:r w:rsidRPr="001058B5">
        <w:rPr>
          <w:rFonts w:ascii="Arial" w:hAnsi="Arial" w:cs="Arial"/>
          <w:w w:val="95"/>
          <w:sz w:val="18"/>
        </w:rPr>
        <w:t>SELECT last_name, employee_id, manager_id FROM employees;</w:t>
      </w:r>
    </w:p>
    <w:p w14:paraId="11F2ABA8" w14:textId="77777777" w:rsidR="008C539B" w:rsidRPr="001058B5" w:rsidRDefault="008C539B">
      <w:pPr>
        <w:pStyle w:val="BodyText"/>
        <w:rPr>
          <w:rFonts w:ascii="Arial" w:hAnsi="Arial" w:cs="Arial"/>
          <w:sz w:val="19"/>
        </w:rPr>
      </w:pPr>
    </w:p>
    <w:p w14:paraId="25B0074D" w14:textId="77777777" w:rsidR="008C539B" w:rsidRPr="001058B5" w:rsidRDefault="00C12992" w:rsidP="006F7931">
      <w:pPr>
        <w:pStyle w:val="ListParagraph"/>
        <w:numPr>
          <w:ilvl w:val="1"/>
          <w:numId w:val="137"/>
        </w:numPr>
        <w:tabs>
          <w:tab w:val="left" w:pos="2020"/>
        </w:tabs>
        <w:spacing w:before="0" w:line="230" w:lineRule="auto"/>
        <w:ind w:right="847" w:hanging="359"/>
        <w:rPr>
          <w:rFonts w:ascii="Arial" w:hAnsi="Arial" w:cs="Arial"/>
          <w:sz w:val="20"/>
        </w:rPr>
      </w:pP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view</w:t>
      </w:r>
      <w:r w:rsidRPr="001058B5">
        <w:rPr>
          <w:rFonts w:ascii="Arial" w:hAnsi="Arial" w:cs="Arial"/>
          <w:b/>
          <w:spacing w:val="-9"/>
          <w:sz w:val="20"/>
        </w:rPr>
        <w:t xml:space="preserve"> </w:t>
      </w:r>
      <w:r w:rsidRPr="001058B5">
        <w:rPr>
          <w:rFonts w:ascii="Arial" w:hAnsi="Arial" w:cs="Arial"/>
          <w:b/>
          <w:sz w:val="20"/>
        </w:rPr>
        <w:t>can</w:t>
      </w:r>
      <w:r w:rsidRPr="001058B5">
        <w:rPr>
          <w:rFonts w:ascii="Arial" w:hAnsi="Arial" w:cs="Arial"/>
          <w:b/>
          <w:spacing w:val="-9"/>
          <w:sz w:val="20"/>
        </w:rPr>
        <w:t xml:space="preserve"> </w:t>
      </w:r>
      <w:r w:rsidRPr="001058B5">
        <w:rPr>
          <w:rFonts w:ascii="Arial" w:hAnsi="Arial" w:cs="Arial"/>
          <w:b/>
          <w:sz w:val="20"/>
        </w:rPr>
        <w:t>provide</w:t>
      </w:r>
      <w:r w:rsidRPr="001058B5">
        <w:rPr>
          <w:rFonts w:ascii="Arial" w:hAnsi="Arial" w:cs="Arial"/>
          <w:b/>
          <w:spacing w:val="-9"/>
          <w:sz w:val="20"/>
        </w:rPr>
        <w:t xml:space="preserve"> </w:t>
      </w:r>
      <w:r w:rsidRPr="001058B5">
        <w:rPr>
          <w:rFonts w:ascii="Arial" w:hAnsi="Arial" w:cs="Arial"/>
          <w:b/>
          <w:sz w:val="20"/>
        </w:rPr>
        <w:t>value-based</w:t>
      </w:r>
      <w:r w:rsidRPr="001058B5">
        <w:rPr>
          <w:rFonts w:ascii="Arial" w:hAnsi="Arial" w:cs="Arial"/>
          <w:b/>
          <w:spacing w:val="-10"/>
          <w:sz w:val="20"/>
        </w:rPr>
        <w:t xml:space="preserve"> </w:t>
      </w:r>
      <w:r w:rsidRPr="001058B5">
        <w:rPr>
          <w:rFonts w:ascii="Arial" w:hAnsi="Arial" w:cs="Arial"/>
          <w:b/>
          <w:sz w:val="20"/>
        </w:rPr>
        <w:t>security</w:t>
      </w:r>
      <w:r w:rsidRPr="001058B5">
        <w:rPr>
          <w:rFonts w:ascii="Arial" w:hAnsi="Arial" w:cs="Arial"/>
          <w:b/>
          <w:spacing w:val="-9"/>
          <w:sz w:val="20"/>
        </w:rPr>
        <w:t xml:space="preserve"> </w:t>
      </w:r>
      <w:r w:rsidRPr="001058B5">
        <w:rPr>
          <w:rFonts w:ascii="Arial" w:hAnsi="Arial" w:cs="Arial"/>
          <w:b/>
          <w:sz w:val="20"/>
        </w:rPr>
        <w:t>for</w:t>
      </w:r>
      <w:r w:rsidRPr="001058B5">
        <w:rPr>
          <w:rFonts w:ascii="Arial" w:hAnsi="Arial" w:cs="Arial"/>
          <w:b/>
          <w:spacing w:val="-10"/>
          <w:sz w:val="20"/>
        </w:rPr>
        <w:t xml:space="preserve"> </w:t>
      </w:r>
      <w:r w:rsidRPr="001058B5">
        <w:rPr>
          <w:rFonts w:ascii="Arial" w:hAnsi="Arial" w:cs="Arial"/>
          <w:b/>
          <w:sz w:val="20"/>
        </w:rPr>
        <w:t>the</w:t>
      </w:r>
      <w:r w:rsidRPr="001058B5">
        <w:rPr>
          <w:rFonts w:ascii="Arial" w:hAnsi="Arial" w:cs="Arial"/>
          <w:b/>
          <w:spacing w:val="-10"/>
          <w:sz w:val="20"/>
        </w:rPr>
        <w:t xml:space="preserve"> </w:t>
      </w:r>
      <w:r w:rsidRPr="001058B5">
        <w:rPr>
          <w:rFonts w:ascii="Arial" w:hAnsi="Arial" w:cs="Arial"/>
          <w:b/>
          <w:sz w:val="20"/>
        </w:rPr>
        <w:t>information</w:t>
      </w:r>
      <w:r w:rsidRPr="001058B5">
        <w:rPr>
          <w:rFonts w:ascii="Arial" w:hAnsi="Arial" w:cs="Arial"/>
          <w:b/>
          <w:spacing w:val="-10"/>
          <w:sz w:val="20"/>
        </w:rPr>
        <w:t xml:space="preserve"> </w:t>
      </w:r>
      <w:r w:rsidRPr="001058B5">
        <w:rPr>
          <w:rFonts w:ascii="Arial" w:hAnsi="Arial" w:cs="Arial"/>
          <w:b/>
          <w:sz w:val="20"/>
        </w:rPr>
        <w:t>in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table.</w:t>
      </w:r>
      <w:r w:rsidRPr="001058B5">
        <w:rPr>
          <w:rFonts w:ascii="Arial" w:hAnsi="Arial" w:cs="Arial"/>
          <w:b/>
          <w:spacing w:val="-8"/>
          <w:sz w:val="20"/>
        </w:rPr>
        <w:t xml:space="preserve"> </w:t>
      </w:r>
      <w:r w:rsidRPr="001058B5">
        <w:rPr>
          <w:rFonts w:ascii="Arial" w:hAnsi="Arial" w:cs="Arial"/>
          <w:sz w:val="20"/>
        </w:rPr>
        <w:t>A</w:t>
      </w:r>
      <w:r w:rsidRPr="001058B5">
        <w:rPr>
          <w:rFonts w:ascii="Arial" w:hAnsi="Arial" w:cs="Arial"/>
          <w:spacing w:val="-9"/>
          <w:sz w:val="20"/>
        </w:rPr>
        <w:t xml:space="preserve"> </w:t>
      </w:r>
      <w:r w:rsidRPr="001058B5">
        <w:rPr>
          <w:rFonts w:ascii="Arial" w:hAnsi="Arial" w:cs="Arial"/>
          <w:sz w:val="20"/>
        </w:rPr>
        <w:t>WHERE clause in the definition of a view displays only selected rows of base tables. Consider the following two</w:t>
      </w:r>
      <w:r w:rsidRPr="001058B5">
        <w:rPr>
          <w:rFonts w:ascii="Arial" w:hAnsi="Arial" w:cs="Arial"/>
          <w:spacing w:val="-3"/>
          <w:sz w:val="20"/>
        </w:rPr>
        <w:t xml:space="preserve"> </w:t>
      </w:r>
      <w:r w:rsidRPr="001058B5">
        <w:rPr>
          <w:rFonts w:ascii="Arial" w:hAnsi="Arial" w:cs="Arial"/>
          <w:sz w:val="20"/>
        </w:rPr>
        <w:t>examples:</w:t>
      </w:r>
    </w:p>
    <w:p w14:paraId="6D14E272" w14:textId="77777777" w:rsidR="008C539B" w:rsidRPr="001058B5" w:rsidRDefault="00C12992">
      <w:pPr>
        <w:spacing w:before="142" w:line="259" w:lineRule="auto"/>
        <w:ind w:left="2390" w:right="5548" w:hanging="371"/>
        <w:rPr>
          <w:rFonts w:ascii="Arial" w:hAnsi="Arial" w:cs="Arial"/>
          <w:sz w:val="18"/>
        </w:rPr>
      </w:pPr>
      <w:r w:rsidRPr="001058B5">
        <w:rPr>
          <w:rFonts w:ascii="Arial" w:hAnsi="Arial" w:cs="Arial"/>
          <w:w w:val="95"/>
          <w:sz w:val="18"/>
        </w:rPr>
        <w:t xml:space="preserve">CREATE VIEW lowsal AS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FROM</w:t>
      </w:r>
      <w:r w:rsidRPr="001058B5">
        <w:rPr>
          <w:rFonts w:ascii="Arial" w:hAnsi="Arial" w:cs="Arial"/>
          <w:spacing w:val="-38"/>
          <w:w w:val="90"/>
          <w:sz w:val="18"/>
        </w:rPr>
        <w:t xml:space="preserve"> </w:t>
      </w:r>
      <w:r w:rsidRPr="001058B5">
        <w:rPr>
          <w:rFonts w:ascii="Arial" w:hAnsi="Arial" w:cs="Arial"/>
          <w:w w:val="90"/>
          <w:sz w:val="18"/>
        </w:rPr>
        <w:t xml:space="preserve">employees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salary</w:t>
      </w:r>
      <w:r w:rsidRPr="001058B5">
        <w:rPr>
          <w:rFonts w:ascii="Arial" w:hAnsi="Arial" w:cs="Arial"/>
          <w:spacing w:val="-48"/>
          <w:w w:val="95"/>
          <w:sz w:val="18"/>
        </w:rPr>
        <w:t xml:space="preserve"> </w:t>
      </w:r>
      <w:r w:rsidRPr="001058B5">
        <w:rPr>
          <w:rFonts w:ascii="Arial" w:hAnsi="Arial" w:cs="Arial"/>
          <w:w w:val="95"/>
          <w:sz w:val="18"/>
        </w:rPr>
        <w:t>&lt;</w:t>
      </w:r>
      <w:r w:rsidRPr="001058B5">
        <w:rPr>
          <w:rFonts w:ascii="Arial" w:hAnsi="Arial" w:cs="Arial"/>
          <w:spacing w:val="-47"/>
          <w:w w:val="95"/>
          <w:sz w:val="18"/>
        </w:rPr>
        <w:t xml:space="preserve"> </w:t>
      </w:r>
      <w:r w:rsidRPr="001058B5">
        <w:rPr>
          <w:rFonts w:ascii="Arial" w:hAnsi="Arial" w:cs="Arial"/>
          <w:w w:val="95"/>
          <w:sz w:val="18"/>
        </w:rPr>
        <w:t>10000;</w:t>
      </w:r>
    </w:p>
    <w:p w14:paraId="55402892" w14:textId="77777777" w:rsidR="008C539B" w:rsidRPr="001058B5" w:rsidRDefault="008C539B">
      <w:pPr>
        <w:pStyle w:val="BodyText"/>
        <w:spacing w:before="6"/>
        <w:rPr>
          <w:rFonts w:ascii="Arial" w:hAnsi="Arial" w:cs="Arial"/>
          <w:sz w:val="17"/>
        </w:rPr>
      </w:pPr>
    </w:p>
    <w:p w14:paraId="19615E4E" w14:textId="77777777" w:rsidR="008C539B" w:rsidRPr="001058B5" w:rsidRDefault="00C12992">
      <w:pPr>
        <w:pStyle w:val="BodyText"/>
        <w:spacing w:before="1" w:line="228" w:lineRule="auto"/>
        <w:ind w:left="2020" w:right="786" w:hanging="1"/>
        <w:jc w:val="both"/>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lowsal</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allows</w:t>
      </w:r>
      <w:r w:rsidRPr="001058B5">
        <w:rPr>
          <w:rFonts w:ascii="Arial" w:hAnsi="Arial" w:cs="Arial"/>
          <w:spacing w:val="-20"/>
        </w:rPr>
        <w:t xml:space="preserve"> </w:t>
      </w:r>
      <w:r w:rsidRPr="001058B5">
        <w:rPr>
          <w:rFonts w:ascii="Arial" w:hAnsi="Arial" w:cs="Arial"/>
        </w:rPr>
        <w:t>access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all</w:t>
      </w:r>
      <w:r w:rsidRPr="001058B5">
        <w:rPr>
          <w:rFonts w:ascii="Arial" w:hAnsi="Arial" w:cs="Arial"/>
          <w:spacing w:val="-20"/>
        </w:rPr>
        <w:t xml:space="preserve"> </w:t>
      </w:r>
      <w:r w:rsidRPr="001058B5">
        <w:rPr>
          <w:rFonts w:ascii="Arial" w:hAnsi="Arial" w:cs="Arial"/>
        </w:rPr>
        <w:t>rows</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have</w:t>
      </w:r>
      <w:r w:rsidRPr="001058B5">
        <w:rPr>
          <w:rFonts w:ascii="Arial" w:hAnsi="Arial" w:cs="Arial"/>
          <w:spacing w:val="-20"/>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salary value</w:t>
      </w:r>
      <w:r w:rsidRPr="001058B5">
        <w:rPr>
          <w:rFonts w:ascii="Arial" w:hAnsi="Arial" w:cs="Arial"/>
          <w:spacing w:val="-13"/>
        </w:rPr>
        <w:t xml:space="preserve"> </w:t>
      </w:r>
      <w:r w:rsidRPr="001058B5">
        <w:rPr>
          <w:rFonts w:ascii="Arial" w:hAnsi="Arial" w:cs="Arial"/>
        </w:rPr>
        <w:t>less</w:t>
      </w:r>
      <w:r w:rsidRPr="001058B5">
        <w:rPr>
          <w:rFonts w:ascii="Arial" w:hAnsi="Arial" w:cs="Arial"/>
          <w:spacing w:val="-13"/>
        </w:rPr>
        <w:t xml:space="preserve"> </w:t>
      </w:r>
      <w:r w:rsidRPr="001058B5">
        <w:rPr>
          <w:rFonts w:ascii="Arial" w:hAnsi="Arial" w:cs="Arial"/>
        </w:rPr>
        <w:t>than</w:t>
      </w:r>
      <w:r w:rsidRPr="001058B5">
        <w:rPr>
          <w:rFonts w:ascii="Arial" w:hAnsi="Arial" w:cs="Arial"/>
          <w:spacing w:val="-13"/>
        </w:rPr>
        <w:t xml:space="preserve"> </w:t>
      </w:r>
      <w:r w:rsidRPr="001058B5">
        <w:rPr>
          <w:rFonts w:ascii="Arial" w:hAnsi="Arial" w:cs="Arial"/>
        </w:rPr>
        <w:t>10000.</w:t>
      </w:r>
      <w:r w:rsidRPr="001058B5">
        <w:rPr>
          <w:rFonts w:ascii="Arial" w:hAnsi="Arial" w:cs="Arial"/>
          <w:spacing w:val="-13"/>
        </w:rPr>
        <w:t xml:space="preserve"> </w:t>
      </w:r>
      <w:r w:rsidRPr="001058B5">
        <w:rPr>
          <w:rFonts w:ascii="Arial" w:hAnsi="Arial" w:cs="Arial"/>
        </w:rPr>
        <w:t>Notice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all</w:t>
      </w:r>
      <w:r w:rsidRPr="001058B5">
        <w:rPr>
          <w:rFonts w:ascii="Arial" w:hAnsi="Arial" w:cs="Arial"/>
          <w:spacing w:val="-13"/>
        </w:rPr>
        <w:t xml:space="preserve"> </w:t>
      </w:r>
      <w:r w:rsidRPr="001058B5">
        <w:rPr>
          <w:rFonts w:ascii="Arial" w:hAnsi="Arial" w:cs="Arial"/>
        </w:rPr>
        <w:t>columns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employees</w:t>
      </w:r>
      <w:r w:rsidRPr="001058B5">
        <w:rPr>
          <w:rFonts w:ascii="Arial" w:hAnsi="Arial" w:cs="Arial"/>
          <w:spacing w:val="-89"/>
        </w:rPr>
        <w:t xml:space="preserve"> </w:t>
      </w:r>
      <w:r w:rsidRPr="001058B5">
        <w:rPr>
          <w:rFonts w:ascii="Arial" w:hAnsi="Arial" w:cs="Arial"/>
        </w:rPr>
        <w:t>table</w:t>
      </w:r>
      <w:r w:rsidRPr="001058B5">
        <w:rPr>
          <w:rFonts w:ascii="Arial" w:hAnsi="Arial" w:cs="Arial"/>
          <w:spacing w:val="-13"/>
        </w:rPr>
        <w:t xml:space="preserve"> </w:t>
      </w:r>
      <w:r w:rsidRPr="001058B5">
        <w:rPr>
          <w:rFonts w:ascii="Arial" w:hAnsi="Arial" w:cs="Arial"/>
        </w:rPr>
        <w:t>are</w:t>
      </w:r>
      <w:r w:rsidRPr="001058B5">
        <w:rPr>
          <w:rFonts w:ascii="Arial" w:hAnsi="Arial" w:cs="Arial"/>
          <w:spacing w:val="-13"/>
        </w:rPr>
        <w:t xml:space="preserve"> </w:t>
      </w:r>
      <w:r w:rsidRPr="001058B5">
        <w:rPr>
          <w:rFonts w:ascii="Arial" w:hAnsi="Arial" w:cs="Arial"/>
        </w:rPr>
        <w:t>accessible in the lowsal</w:t>
      </w:r>
      <w:r w:rsidRPr="001058B5">
        <w:rPr>
          <w:rFonts w:ascii="Arial" w:hAnsi="Arial" w:cs="Arial"/>
          <w:spacing w:val="-80"/>
        </w:rPr>
        <w:t xml:space="preserve"> </w:t>
      </w:r>
      <w:r w:rsidRPr="001058B5">
        <w:rPr>
          <w:rFonts w:ascii="Arial" w:hAnsi="Arial" w:cs="Arial"/>
          <w:spacing w:val="-4"/>
        </w:rPr>
        <w:t>view.</w:t>
      </w:r>
    </w:p>
    <w:p w14:paraId="476B9414" w14:textId="77777777" w:rsidR="008C539B" w:rsidRPr="001058B5" w:rsidRDefault="00C12992">
      <w:pPr>
        <w:spacing w:before="140" w:line="259" w:lineRule="auto"/>
        <w:ind w:left="2390" w:right="5449" w:hanging="371"/>
        <w:rPr>
          <w:rFonts w:ascii="Arial" w:hAnsi="Arial" w:cs="Arial"/>
          <w:sz w:val="18"/>
        </w:rPr>
      </w:pPr>
      <w:r w:rsidRPr="001058B5">
        <w:rPr>
          <w:rFonts w:ascii="Arial" w:hAnsi="Arial" w:cs="Arial"/>
          <w:w w:val="95"/>
          <w:sz w:val="18"/>
        </w:rPr>
        <w:t xml:space="preserve">CREATE VIEW own_salary AS </w:t>
      </w:r>
      <w:r w:rsidRPr="001058B5">
        <w:rPr>
          <w:rFonts w:ascii="Arial" w:hAnsi="Arial" w:cs="Arial"/>
          <w:w w:val="90"/>
          <w:sz w:val="18"/>
        </w:rPr>
        <w:t>SELECT</w:t>
      </w:r>
      <w:r w:rsidRPr="001058B5">
        <w:rPr>
          <w:rFonts w:ascii="Arial" w:hAnsi="Arial" w:cs="Arial"/>
          <w:spacing w:val="-57"/>
          <w:w w:val="90"/>
          <w:sz w:val="18"/>
        </w:rPr>
        <w:t xml:space="preserve"> </w:t>
      </w:r>
      <w:r w:rsidRPr="001058B5">
        <w:rPr>
          <w:rFonts w:ascii="Arial" w:hAnsi="Arial" w:cs="Arial"/>
          <w:w w:val="90"/>
          <w:sz w:val="18"/>
        </w:rPr>
        <w:t>last_name,</w:t>
      </w:r>
      <w:r w:rsidRPr="001058B5">
        <w:rPr>
          <w:rFonts w:ascii="Arial" w:hAnsi="Arial" w:cs="Arial"/>
          <w:spacing w:val="-56"/>
          <w:w w:val="90"/>
          <w:sz w:val="18"/>
        </w:rPr>
        <w:t xml:space="preserve"> </w:t>
      </w:r>
      <w:r w:rsidRPr="001058B5">
        <w:rPr>
          <w:rFonts w:ascii="Arial" w:hAnsi="Arial" w:cs="Arial"/>
          <w:w w:val="90"/>
          <w:sz w:val="18"/>
        </w:rPr>
        <w:t xml:space="preserve">salary </w:t>
      </w:r>
      <w:r w:rsidRPr="001058B5">
        <w:rPr>
          <w:rFonts w:ascii="Arial" w:hAnsi="Arial" w:cs="Arial"/>
          <w:w w:val="95"/>
          <w:sz w:val="18"/>
        </w:rPr>
        <w:t>FROM employees</w:t>
      </w:r>
    </w:p>
    <w:p w14:paraId="051C9085" w14:textId="77777777" w:rsidR="008C539B" w:rsidRPr="001058B5" w:rsidRDefault="00C12992">
      <w:pPr>
        <w:spacing w:line="203" w:lineRule="exact"/>
        <w:ind w:left="2390"/>
        <w:rPr>
          <w:rFonts w:ascii="Arial" w:hAnsi="Arial" w:cs="Arial"/>
          <w:sz w:val="18"/>
        </w:rPr>
      </w:pPr>
      <w:r w:rsidRPr="001058B5">
        <w:rPr>
          <w:rFonts w:ascii="Arial" w:hAnsi="Arial" w:cs="Arial"/>
          <w:w w:val="95"/>
          <w:sz w:val="18"/>
        </w:rPr>
        <w:t>WHERE last_name = USER;</w:t>
      </w:r>
    </w:p>
    <w:p w14:paraId="33E0FC35"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59385871" w14:textId="77777777" w:rsidR="008C539B" w:rsidRPr="001058B5" w:rsidRDefault="008C539B">
      <w:pPr>
        <w:pStyle w:val="BodyText"/>
        <w:spacing w:before="10"/>
        <w:rPr>
          <w:rFonts w:ascii="Arial" w:hAnsi="Arial" w:cs="Arial"/>
          <w:sz w:val="27"/>
        </w:rPr>
      </w:pPr>
    </w:p>
    <w:p w14:paraId="61A5C310" w14:textId="77777777" w:rsidR="008C539B" w:rsidRPr="001058B5" w:rsidRDefault="00C12992">
      <w:pPr>
        <w:pStyle w:val="BodyText"/>
        <w:spacing w:before="100" w:line="230" w:lineRule="auto"/>
        <w:ind w:left="2619" w:right="201"/>
        <w:rPr>
          <w:rFonts w:ascii="Arial" w:hAnsi="Arial" w:cs="Arial"/>
        </w:rPr>
      </w:pPr>
      <w:bookmarkStart w:id="690" w:name="_bookmark744"/>
      <w:bookmarkEnd w:id="690"/>
      <w:r w:rsidRPr="001058B5">
        <w:rPr>
          <w:rFonts w:ascii="Arial" w:hAnsi="Arial" w:cs="Arial"/>
        </w:rPr>
        <w:t>In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own_salary</w:t>
      </w:r>
      <w:r w:rsidRPr="001058B5">
        <w:rPr>
          <w:rFonts w:ascii="Arial" w:hAnsi="Arial" w:cs="Arial"/>
          <w:spacing w:val="-100"/>
        </w:rPr>
        <w:t xml:space="preserve"> </w:t>
      </w:r>
      <w:r w:rsidRPr="001058B5">
        <w:rPr>
          <w:rFonts w:ascii="Arial" w:hAnsi="Arial" w:cs="Arial"/>
          <w:spacing w:val="-4"/>
        </w:rPr>
        <w:t>view,</w:t>
      </w:r>
      <w:r w:rsidRPr="001058B5">
        <w:rPr>
          <w:rFonts w:ascii="Arial" w:hAnsi="Arial" w:cs="Arial"/>
          <w:spacing w:val="-27"/>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rows</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7"/>
        </w:rPr>
        <w:t xml:space="preserve"> </w:t>
      </w:r>
      <w:r w:rsidRPr="001058B5">
        <w:rPr>
          <w:rFonts w:ascii="Arial" w:hAnsi="Arial" w:cs="Arial"/>
        </w:rPr>
        <w:t>last_name</w:t>
      </w:r>
      <w:r w:rsidRPr="001058B5">
        <w:rPr>
          <w:rFonts w:ascii="Arial" w:hAnsi="Arial" w:cs="Arial"/>
          <w:spacing w:val="-100"/>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matches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current user of the view are accessible. The own_salary view uses the user pseudo column, whose values always refer to the current </w:t>
      </w:r>
      <w:r w:rsidRPr="001058B5">
        <w:rPr>
          <w:rFonts w:ascii="Arial" w:hAnsi="Arial" w:cs="Arial"/>
          <w:spacing w:val="-4"/>
        </w:rPr>
        <w:t xml:space="preserve">user. </w:t>
      </w:r>
      <w:r w:rsidRPr="001058B5">
        <w:rPr>
          <w:rFonts w:ascii="Arial" w:hAnsi="Arial" w:cs="Arial"/>
        </w:rPr>
        <w:t>This view combines both column-level security and value-based</w:t>
      </w:r>
      <w:r w:rsidRPr="001058B5">
        <w:rPr>
          <w:rFonts w:ascii="Arial" w:hAnsi="Arial" w:cs="Arial"/>
          <w:spacing w:val="-1"/>
        </w:rPr>
        <w:t xml:space="preserve"> </w:t>
      </w:r>
      <w:r w:rsidRPr="001058B5">
        <w:rPr>
          <w:rFonts w:ascii="Arial" w:hAnsi="Arial" w:cs="Arial"/>
          <w:spacing w:val="-3"/>
        </w:rPr>
        <w:t>security.</w:t>
      </w:r>
    </w:p>
    <w:p w14:paraId="2F3918C0" w14:textId="77777777" w:rsidR="008C539B" w:rsidRPr="001058B5" w:rsidRDefault="008C539B">
      <w:pPr>
        <w:pStyle w:val="BodyText"/>
        <w:spacing w:before="6"/>
        <w:rPr>
          <w:rFonts w:ascii="Arial" w:hAnsi="Arial" w:cs="Arial"/>
          <w:sz w:val="25"/>
        </w:rPr>
      </w:pPr>
    </w:p>
    <w:p w14:paraId="3C7752B8" w14:textId="77777777" w:rsidR="008C539B" w:rsidRPr="001058B5" w:rsidRDefault="00C12992">
      <w:pPr>
        <w:pStyle w:val="Heading4"/>
      </w:pPr>
      <w:bookmarkStart w:id="691" w:name="Managing_Procedure_Privileges"/>
      <w:bookmarkStart w:id="692" w:name="_bookmark745"/>
      <w:bookmarkEnd w:id="691"/>
      <w:bookmarkEnd w:id="692"/>
      <w:r w:rsidRPr="001058B5">
        <w:t>Managing Procedure Privileges</w:t>
      </w:r>
    </w:p>
    <w:p w14:paraId="48AD35EF" w14:textId="77777777" w:rsidR="008C539B" w:rsidRPr="001058B5" w:rsidRDefault="00C12992">
      <w:pPr>
        <w:pStyle w:val="BodyText"/>
        <w:spacing w:before="75"/>
        <w:ind w:left="2260"/>
        <w:rPr>
          <w:rFonts w:ascii="Arial" w:hAnsi="Arial" w:cs="Arial"/>
        </w:rPr>
      </w:pPr>
      <w:r w:rsidRPr="001058B5">
        <w:rPr>
          <w:rFonts w:ascii="Arial" w:hAnsi="Arial" w:cs="Arial"/>
        </w:rPr>
        <w:t>This section contains:</w:t>
      </w:r>
    </w:p>
    <w:p w14:paraId="37FAEA8A"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46" w:history="1">
        <w:r w:rsidR="00C12992" w:rsidRPr="001058B5">
          <w:rPr>
            <w:rFonts w:ascii="Arial" w:hAnsi="Arial" w:cs="Arial"/>
            <w:color w:val="0000CC"/>
            <w:sz w:val="20"/>
          </w:rPr>
          <w:t>Using the EXECUTE Privilege for Procedure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Privileges</w:t>
        </w:r>
      </w:hyperlink>
    </w:p>
    <w:p w14:paraId="30048C5F"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52" w:history="1">
        <w:r w:rsidR="00C12992" w:rsidRPr="001058B5">
          <w:rPr>
            <w:rFonts w:ascii="Arial" w:hAnsi="Arial" w:cs="Arial"/>
            <w:color w:val="0000CC"/>
            <w:sz w:val="20"/>
          </w:rPr>
          <w:t>Procedure Execution and Security</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Domains</w:t>
        </w:r>
      </w:hyperlink>
    </w:p>
    <w:p w14:paraId="3989E2FE"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53" w:history="1">
        <w:r w:rsidR="00C12992" w:rsidRPr="001058B5">
          <w:rPr>
            <w:rFonts w:ascii="Arial" w:hAnsi="Arial" w:cs="Arial"/>
            <w:color w:val="0000CC"/>
            <w:sz w:val="20"/>
          </w:rPr>
          <w:t>How Procedure Privileges Affect Definer’s</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Rights</w:t>
        </w:r>
      </w:hyperlink>
    </w:p>
    <w:p w14:paraId="79D5F2E0"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60" w:history="1">
        <w:r w:rsidR="00C12992" w:rsidRPr="001058B5">
          <w:rPr>
            <w:rFonts w:ascii="Arial" w:hAnsi="Arial" w:cs="Arial"/>
            <w:color w:val="0000CC"/>
            <w:sz w:val="20"/>
          </w:rPr>
          <w:t>How Procedure Privileges Affect Invoker’s</w:t>
        </w:r>
        <w:r w:rsidR="00C12992" w:rsidRPr="001058B5">
          <w:rPr>
            <w:rFonts w:ascii="Arial" w:hAnsi="Arial" w:cs="Arial"/>
            <w:color w:val="0000CC"/>
            <w:spacing w:val="-21"/>
            <w:sz w:val="20"/>
          </w:rPr>
          <w:t xml:space="preserve"> </w:t>
        </w:r>
        <w:r w:rsidR="00C12992" w:rsidRPr="001058B5">
          <w:rPr>
            <w:rFonts w:ascii="Arial" w:hAnsi="Arial" w:cs="Arial"/>
            <w:color w:val="0000CC"/>
            <w:sz w:val="20"/>
          </w:rPr>
          <w:t>Rights</w:t>
        </w:r>
      </w:hyperlink>
    </w:p>
    <w:p w14:paraId="1FD37BF4"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63" w:history="1">
        <w:r w:rsidR="00C12992" w:rsidRPr="001058B5">
          <w:rPr>
            <w:rFonts w:ascii="Arial" w:hAnsi="Arial" w:cs="Arial"/>
            <w:color w:val="0000CC"/>
            <w:sz w:val="20"/>
          </w:rPr>
          <w:t>System Privileges Required to Create or Replace a</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Procedure</w:t>
        </w:r>
      </w:hyperlink>
    </w:p>
    <w:p w14:paraId="0F470DCB"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66" w:history="1">
        <w:r w:rsidR="00C12992" w:rsidRPr="001058B5">
          <w:rPr>
            <w:rFonts w:ascii="Arial" w:hAnsi="Arial" w:cs="Arial"/>
            <w:color w:val="0000CC"/>
            <w:sz w:val="20"/>
          </w:rPr>
          <w:t>System Privileges Required to Compile a</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w:t>
        </w:r>
      </w:hyperlink>
    </w:p>
    <w:p w14:paraId="33E8E988"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70" w:history="1">
        <w:r w:rsidR="00C12992" w:rsidRPr="001058B5">
          <w:rPr>
            <w:rFonts w:ascii="Arial" w:hAnsi="Arial" w:cs="Arial"/>
            <w:color w:val="0000CC"/>
            <w:sz w:val="20"/>
          </w:rPr>
          <w:t>How Procedure Privileges Affect Packages and Package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Objects</w:t>
        </w:r>
      </w:hyperlink>
    </w:p>
    <w:p w14:paraId="0953D682" w14:textId="77777777" w:rsidR="008C539B" w:rsidRPr="001058B5" w:rsidRDefault="008C539B">
      <w:pPr>
        <w:pStyle w:val="BodyText"/>
        <w:spacing w:before="1"/>
        <w:rPr>
          <w:rFonts w:ascii="Arial" w:hAnsi="Arial" w:cs="Arial"/>
          <w:sz w:val="23"/>
        </w:rPr>
      </w:pPr>
    </w:p>
    <w:p w14:paraId="7058F35E" w14:textId="77777777" w:rsidR="008C539B" w:rsidRPr="001058B5" w:rsidRDefault="00C12992">
      <w:pPr>
        <w:pStyle w:val="Heading6"/>
      </w:pPr>
      <w:bookmarkStart w:id="693" w:name="Using_the_EXECUTE_Privilege_for_Procedur"/>
      <w:bookmarkStart w:id="694" w:name="_bookmark746"/>
      <w:bookmarkEnd w:id="693"/>
      <w:bookmarkEnd w:id="694"/>
      <w:r w:rsidRPr="001058B5">
        <w:t xml:space="preserve">Using the </w:t>
      </w:r>
      <w:bookmarkStart w:id="695" w:name="_bookmark751"/>
      <w:bookmarkEnd w:id="695"/>
      <w:r w:rsidRPr="001058B5">
        <w:t>EXECUTE Pr</w:t>
      </w:r>
      <w:bookmarkStart w:id="696" w:name="_bookmark747"/>
      <w:bookmarkEnd w:id="696"/>
      <w:r w:rsidRPr="001058B5">
        <w:t>ivil</w:t>
      </w:r>
      <w:bookmarkStart w:id="697" w:name="_bookmark750"/>
      <w:bookmarkEnd w:id="697"/>
      <w:r w:rsidRPr="001058B5">
        <w:t>e</w:t>
      </w:r>
      <w:bookmarkStart w:id="698" w:name="_bookmark748"/>
      <w:bookmarkEnd w:id="698"/>
      <w:r w:rsidRPr="001058B5">
        <w:t>ge fo</w:t>
      </w:r>
      <w:bookmarkStart w:id="699" w:name="_bookmark749"/>
      <w:bookmarkEnd w:id="699"/>
      <w:r w:rsidRPr="001058B5">
        <w:t>r Procedure Privileges</w:t>
      </w:r>
    </w:p>
    <w:p w14:paraId="1F7D5B8E"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 xml:space="preserve">The EXECUTE privilege is the only </w:t>
      </w:r>
      <w:r w:rsidRPr="001058B5">
        <w:rPr>
          <w:rFonts w:ascii="Arial" w:hAnsi="Arial" w:cs="Arial"/>
          <w:b/>
        </w:rPr>
        <w:t xml:space="preserve">object privilege </w:t>
      </w:r>
      <w:r w:rsidRPr="001058B5">
        <w:rPr>
          <w:rFonts w:ascii="Arial" w:hAnsi="Arial" w:cs="Arial"/>
        </w:rPr>
        <w:t>for procedures, including standalone procedures and functions, and for those within packages. Grant this privilege only to users who need to run a procedure or to compile another procedure that calls a desired procedure.</w:t>
      </w:r>
    </w:p>
    <w:p w14:paraId="272E1A8C" w14:textId="77777777" w:rsidR="008C539B" w:rsidRPr="001058B5" w:rsidRDefault="008C539B">
      <w:pPr>
        <w:pStyle w:val="BodyText"/>
        <w:spacing w:before="5"/>
        <w:rPr>
          <w:rFonts w:ascii="Arial" w:hAnsi="Arial" w:cs="Arial"/>
          <w:sz w:val="23"/>
        </w:rPr>
      </w:pPr>
    </w:p>
    <w:p w14:paraId="2EBD3D09" w14:textId="77777777" w:rsidR="008C539B" w:rsidRPr="001058B5" w:rsidRDefault="00C12992">
      <w:pPr>
        <w:pStyle w:val="Heading6"/>
        <w:spacing w:before="1"/>
      </w:pPr>
      <w:bookmarkStart w:id="700" w:name="Procedure_Execution_and_Security_Domains"/>
      <w:bookmarkStart w:id="701" w:name="_bookmark752"/>
      <w:bookmarkEnd w:id="700"/>
      <w:bookmarkEnd w:id="701"/>
      <w:r w:rsidRPr="001058B5">
        <w:t>Procedure Execution and Security Domains</w:t>
      </w:r>
    </w:p>
    <w:p w14:paraId="2CDB4362" w14:textId="77777777" w:rsidR="008C539B" w:rsidRPr="001058B5" w:rsidRDefault="00C12992">
      <w:pPr>
        <w:pStyle w:val="BodyText"/>
        <w:spacing w:before="55" w:line="230" w:lineRule="auto"/>
        <w:ind w:left="2259"/>
        <w:rPr>
          <w:rFonts w:ascii="Arial" w:hAnsi="Arial" w:cs="Arial"/>
        </w:rPr>
      </w:pPr>
      <w:r w:rsidRPr="001058B5">
        <w:rPr>
          <w:rFonts w:ascii="Arial" w:hAnsi="Arial" w:cs="Arial"/>
        </w:rPr>
        <w:t>A user with the EXECUTE object privilege for a specific procedure can execute the procedure or compile a program unit that references the procedure. Oracle Database performs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run-time</w:t>
      </w:r>
      <w:r w:rsidRPr="001058B5">
        <w:rPr>
          <w:rFonts w:ascii="Arial" w:hAnsi="Arial" w:cs="Arial"/>
          <w:spacing w:val="-3"/>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check</w:t>
      </w:r>
      <w:r w:rsidRPr="001058B5">
        <w:rPr>
          <w:rFonts w:ascii="Arial" w:hAnsi="Arial" w:cs="Arial"/>
          <w:spacing w:val="-3"/>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PL/SQL</w:t>
      </w:r>
      <w:r w:rsidRPr="001058B5">
        <w:rPr>
          <w:rFonts w:ascii="Arial" w:hAnsi="Arial" w:cs="Arial"/>
          <w:spacing w:val="-3"/>
        </w:rPr>
        <w:t xml:space="preserve"> </w:t>
      </w:r>
      <w:r w:rsidRPr="001058B5">
        <w:rPr>
          <w:rFonts w:ascii="Arial" w:hAnsi="Arial" w:cs="Arial"/>
        </w:rPr>
        <w:t>unit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called.</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4"/>
        </w:rPr>
        <w:t xml:space="preserve"> </w:t>
      </w:r>
      <w:r w:rsidRPr="001058B5">
        <w:rPr>
          <w:rFonts w:ascii="Arial" w:hAnsi="Arial" w:cs="Arial"/>
        </w:rPr>
        <w:t>the EXECUTE</w:t>
      </w:r>
      <w:r w:rsidRPr="001058B5">
        <w:rPr>
          <w:rFonts w:ascii="Arial" w:hAnsi="Arial" w:cs="Arial"/>
          <w:spacing w:val="-95"/>
        </w:rPr>
        <w:t xml:space="preserve"> </w:t>
      </w:r>
      <w:r w:rsidRPr="001058B5">
        <w:rPr>
          <w:rFonts w:ascii="Arial" w:hAnsi="Arial" w:cs="Arial"/>
        </w:rPr>
        <w:t>ANY</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5"/>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execute</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procedure</w:t>
      </w:r>
      <w:r w:rsidRPr="001058B5">
        <w:rPr>
          <w:rFonts w:ascii="Arial" w:hAnsi="Arial" w:cs="Arial"/>
          <w:spacing w:val="-25"/>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database. Privileges to run procedures can be granted to a user through</w:t>
      </w:r>
      <w:r w:rsidRPr="001058B5">
        <w:rPr>
          <w:rFonts w:ascii="Arial" w:hAnsi="Arial" w:cs="Arial"/>
          <w:spacing w:val="-17"/>
        </w:rPr>
        <w:t xml:space="preserve"> </w:t>
      </w:r>
      <w:r w:rsidRPr="001058B5">
        <w:rPr>
          <w:rFonts w:ascii="Arial" w:hAnsi="Arial" w:cs="Arial"/>
        </w:rPr>
        <w:t>roles.</w:t>
      </w:r>
    </w:p>
    <w:p w14:paraId="72B4DA85" w14:textId="77777777" w:rsidR="008C539B" w:rsidRPr="001058B5" w:rsidRDefault="00C12992">
      <w:pPr>
        <w:spacing w:before="212"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how Oracle Database checks privileges at run-time</w:t>
      </w:r>
    </w:p>
    <w:p w14:paraId="1F300AF1" w14:textId="77777777" w:rsidR="008C539B" w:rsidRPr="001058B5" w:rsidRDefault="008C539B">
      <w:pPr>
        <w:pStyle w:val="BodyText"/>
        <w:spacing w:before="2"/>
        <w:rPr>
          <w:rFonts w:ascii="Arial" w:hAnsi="Arial" w:cs="Arial"/>
        </w:rPr>
      </w:pPr>
    </w:p>
    <w:p w14:paraId="11208550" w14:textId="77777777" w:rsidR="008C539B" w:rsidRPr="001058B5" w:rsidRDefault="00C12992">
      <w:pPr>
        <w:pStyle w:val="Heading6"/>
      </w:pPr>
      <w:bookmarkStart w:id="702" w:name="How_Procedure_Privileges_Affect_Definer’"/>
      <w:bookmarkStart w:id="703" w:name="_bookmark753"/>
      <w:bookmarkEnd w:id="702"/>
      <w:bookmarkEnd w:id="703"/>
      <w:r w:rsidRPr="001058B5">
        <w:t>Ho</w:t>
      </w:r>
      <w:bookmarkStart w:id="704" w:name="_bookmark755"/>
      <w:bookmarkEnd w:id="704"/>
      <w:r w:rsidRPr="001058B5">
        <w:t>w Proce</w:t>
      </w:r>
      <w:bookmarkStart w:id="705" w:name="_bookmark754"/>
      <w:bookmarkEnd w:id="705"/>
      <w:r w:rsidRPr="001058B5">
        <w:t>dure Privileges Affect Definer’s Rights</w:t>
      </w:r>
    </w:p>
    <w:p w14:paraId="27A705A9" w14:textId="77777777" w:rsidR="008C539B" w:rsidRPr="001058B5" w:rsidRDefault="00C12992">
      <w:pPr>
        <w:pStyle w:val="BodyText"/>
        <w:spacing w:before="55" w:line="232" w:lineRule="auto"/>
        <w:ind w:left="2260" w:right="135" w:hanging="1"/>
        <w:rPr>
          <w:rFonts w:ascii="Arial" w:hAnsi="Arial" w:cs="Arial"/>
        </w:rPr>
      </w:pPr>
      <w:r w:rsidRPr="001058B5">
        <w:rPr>
          <w:rFonts w:ascii="Arial" w:hAnsi="Arial" w:cs="Arial"/>
        </w:rPr>
        <w:t xml:space="preserve">The owner of a procedure, called the </w:t>
      </w:r>
      <w:r w:rsidRPr="001058B5">
        <w:rPr>
          <w:rFonts w:ascii="Arial" w:hAnsi="Arial" w:cs="Arial"/>
          <w:i/>
        </w:rPr>
        <w:t>definer</w:t>
      </w:r>
      <w:r w:rsidRPr="001058B5">
        <w:rPr>
          <w:rFonts w:ascii="Arial" w:hAnsi="Arial" w:cs="Arial"/>
        </w:rPr>
        <w:t>, must have all the necessary object privileges for referenced objects. If the procedure owner grants to another user the right to use that procedure, then the privileges of the procedure owner (on the objects referenced by the procedure) apply to the grantee user’s exercise of the procedure. The privileges of the procedure’s definer must be granted directly to the user, not granted</w:t>
      </w:r>
      <w:bookmarkStart w:id="706" w:name="_bookmark756"/>
      <w:bookmarkEnd w:id="706"/>
      <w:r w:rsidRPr="001058B5">
        <w:rPr>
          <w:rFonts w:ascii="Arial" w:hAnsi="Arial" w:cs="Arial"/>
        </w:rPr>
        <w:t xml:space="preserve"> through roles. These are termed definer’s rights.</w:t>
      </w:r>
    </w:p>
    <w:p w14:paraId="4D90F5B1" w14:textId="77777777" w:rsidR="008C539B" w:rsidRPr="001058B5" w:rsidRDefault="00C12992">
      <w:pPr>
        <w:pStyle w:val="BodyText"/>
        <w:spacing w:before="114" w:line="232" w:lineRule="auto"/>
        <w:ind w:left="2260" w:right="184" w:hanging="1"/>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procedure</w:t>
      </w:r>
      <w:r w:rsidRPr="001058B5">
        <w:rPr>
          <w:rFonts w:ascii="Arial" w:hAnsi="Arial" w:cs="Arial"/>
          <w:spacing w:val="-6"/>
        </w:rPr>
        <w:t xml:space="preserve"> </w:t>
      </w:r>
      <w:r w:rsidRPr="001058B5">
        <w:rPr>
          <w:rFonts w:ascii="Arial" w:hAnsi="Arial" w:cs="Arial"/>
        </w:rPr>
        <w:t>who</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owner</w:t>
      </w:r>
      <w:r w:rsidRPr="001058B5">
        <w:rPr>
          <w:rFonts w:ascii="Arial" w:hAnsi="Arial" w:cs="Arial"/>
          <w:spacing w:val="-5"/>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called</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i/>
        </w:rPr>
        <w:t>invoker</w:t>
      </w:r>
      <w:r w:rsidRPr="001058B5">
        <w:rPr>
          <w:rFonts w:ascii="Arial" w:hAnsi="Arial" w:cs="Arial"/>
        </w:rPr>
        <w:t>.</w:t>
      </w:r>
      <w:r w:rsidRPr="001058B5">
        <w:rPr>
          <w:rFonts w:ascii="Arial" w:hAnsi="Arial" w:cs="Arial"/>
          <w:spacing w:val="-6"/>
        </w:rPr>
        <w:t xml:space="preserve"> </w:t>
      </w:r>
      <w:r w:rsidRPr="001058B5">
        <w:rPr>
          <w:rFonts w:ascii="Arial" w:hAnsi="Arial" w:cs="Arial"/>
        </w:rPr>
        <w:t>Additional</w:t>
      </w:r>
      <w:r w:rsidRPr="001058B5">
        <w:rPr>
          <w:rFonts w:ascii="Arial" w:hAnsi="Arial" w:cs="Arial"/>
          <w:spacing w:val="-6"/>
        </w:rPr>
        <w:t xml:space="preserve"> </w:t>
      </w:r>
      <w:r w:rsidRPr="001058B5">
        <w:rPr>
          <w:rFonts w:ascii="Arial" w:hAnsi="Arial" w:cs="Arial"/>
        </w:rPr>
        <w:t>privileges on</w:t>
      </w:r>
      <w:r w:rsidRPr="001058B5">
        <w:rPr>
          <w:rFonts w:ascii="Arial" w:hAnsi="Arial" w:cs="Arial"/>
          <w:spacing w:val="-6"/>
        </w:rPr>
        <w:t xml:space="preserve"> </w:t>
      </w:r>
      <w:r w:rsidRPr="001058B5">
        <w:rPr>
          <w:rFonts w:ascii="Arial" w:hAnsi="Arial" w:cs="Arial"/>
        </w:rPr>
        <w:t>referenced</w:t>
      </w:r>
      <w:r w:rsidRPr="001058B5">
        <w:rPr>
          <w:rFonts w:ascii="Arial" w:hAnsi="Arial" w:cs="Arial"/>
          <w:spacing w:val="-6"/>
        </w:rPr>
        <w:t xml:space="preserve"> </w:t>
      </w:r>
      <w:r w:rsidRPr="001058B5">
        <w:rPr>
          <w:rFonts w:ascii="Arial" w:hAnsi="Arial" w:cs="Arial"/>
        </w:rPr>
        <w:t>objects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required</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invoker’s</w:t>
      </w:r>
      <w:r w:rsidRPr="001058B5">
        <w:rPr>
          <w:rFonts w:ascii="Arial" w:hAnsi="Arial" w:cs="Arial"/>
          <w:spacing w:val="-6"/>
        </w:rPr>
        <w:t xml:space="preserve"> </w:t>
      </w:r>
      <w:r w:rsidRPr="001058B5">
        <w:rPr>
          <w:rFonts w:ascii="Arial" w:hAnsi="Arial" w:cs="Arial"/>
        </w:rPr>
        <w:t>rights</w:t>
      </w:r>
      <w:r w:rsidRPr="001058B5">
        <w:rPr>
          <w:rFonts w:ascii="Arial" w:hAnsi="Arial" w:cs="Arial"/>
          <w:spacing w:val="-4"/>
        </w:rPr>
        <w:t xml:space="preserve"> </w:t>
      </w:r>
      <w:r w:rsidRPr="001058B5">
        <w:rPr>
          <w:rFonts w:ascii="Arial" w:hAnsi="Arial" w:cs="Arial"/>
        </w:rPr>
        <w:t>procedures,</w:t>
      </w:r>
      <w:r w:rsidRPr="001058B5">
        <w:rPr>
          <w:rFonts w:ascii="Arial" w:hAnsi="Arial" w:cs="Arial"/>
          <w:spacing w:val="-6"/>
        </w:rPr>
        <w:t xml:space="preserve"> </w:t>
      </w:r>
      <w:r w:rsidRPr="001058B5">
        <w:rPr>
          <w:rFonts w:ascii="Arial" w:hAnsi="Arial" w:cs="Arial"/>
        </w:rPr>
        <w:t>but</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definer's rights</w:t>
      </w:r>
      <w:r w:rsidRPr="001058B5">
        <w:rPr>
          <w:rFonts w:ascii="Arial" w:hAnsi="Arial" w:cs="Arial"/>
          <w:spacing w:val="-2"/>
        </w:rPr>
        <w:t xml:space="preserve"> </w:t>
      </w:r>
      <w:r w:rsidRPr="001058B5">
        <w:rPr>
          <w:rFonts w:ascii="Arial" w:hAnsi="Arial" w:cs="Arial"/>
        </w:rPr>
        <w:t>procedures.</w:t>
      </w:r>
    </w:p>
    <w:p w14:paraId="4D2E6436" w14:textId="77777777" w:rsidR="008C539B" w:rsidRPr="001058B5" w:rsidRDefault="00C12992">
      <w:pPr>
        <w:pStyle w:val="BodyText"/>
        <w:spacing w:before="204"/>
        <w:ind w:left="2980"/>
        <w:rPr>
          <w:rFonts w:ascii="Arial" w:hAnsi="Arial" w:cs="Arial"/>
        </w:rPr>
      </w:pPr>
      <w:r w:rsidRPr="001058B5">
        <w:rPr>
          <w:rFonts w:ascii="Arial" w:hAnsi="Arial" w:cs="Arial"/>
          <w:b/>
          <w:sz w:val="19"/>
        </w:rPr>
        <w:t xml:space="preserve">See Also: </w:t>
      </w:r>
      <w:hyperlink w:anchor="_bookmark569" w:history="1">
        <w:r w:rsidRPr="001058B5">
          <w:rPr>
            <w:rFonts w:ascii="Arial" w:hAnsi="Arial" w:cs="Arial"/>
            <w:color w:val="0000CC"/>
          </w:rPr>
          <w:t xml:space="preserve">"How Roles Work in PL/SQL Blocks" </w:t>
        </w:r>
      </w:hyperlink>
      <w:hyperlink w:anchor="_bookmark569" w:history="1">
        <w:r w:rsidRPr="001058B5">
          <w:rPr>
            <w:rFonts w:ascii="Arial" w:hAnsi="Arial" w:cs="Arial"/>
          </w:rPr>
          <w:t>on page 4-9</w:t>
        </w:r>
      </w:hyperlink>
    </w:p>
    <w:p w14:paraId="07C74E74" w14:textId="77777777" w:rsidR="008C539B" w:rsidRPr="001058B5" w:rsidRDefault="008C539B">
      <w:pPr>
        <w:pStyle w:val="BodyText"/>
        <w:spacing w:before="12"/>
        <w:rPr>
          <w:rFonts w:ascii="Arial" w:hAnsi="Arial" w:cs="Arial"/>
          <w:sz w:val="12"/>
        </w:rPr>
      </w:pPr>
    </w:p>
    <w:p w14:paraId="04195BA9" w14:textId="77777777" w:rsidR="008C539B" w:rsidRPr="001058B5" w:rsidRDefault="00C12992">
      <w:pPr>
        <w:pStyle w:val="BodyText"/>
        <w:spacing w:before="98" w:line="232" w:lineRule="auto"/>
        <w:ind w:left="2260" w:right="185"/>
        <w:rPr>
          <w:rFonts w:ascii="Arial" w:hAnsi="Arial" w:cs="Arial"/>
        </w:rPr>
      </w:pPr>
      <w:bookmarkStart w:id="707" w:name="_bookmark757"/>
      <w:bookmarkEnd w:id="707"/>
      <w:r w:rsidRPr="001058B5">
        <w:rPr>
          <w:rFonts w:ascii="Arial" w:hAnsi="Arial" w:cs="Arial"/>
        </w:rPr>
        <w:t>A user of a definer’s rights procedure requires only the privilege to execute the procedure and no privileges on the underlying objects that the procedure accesses. This is because a definer's rights procedure operates under the security domain of the user who owns the procedure, regardless of who is executing it. The owner of the procedure must have all the necessary object privileges for referenced objects. Fewer</w:t>
      </w:r>
    </w:p>
    <w:p w14:paraId="5BDE19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2899737" w14:textId="77777777" w:rsidR="008C539B" w:rsidRPr="001058B5" w:rsidRDefault="008C539B">
      <w:pPr>
        <w:pStyle w:val="BodyText"/>
        <w:spacing w:before="5"/>
        <w:rPr>
          <w:rFonts w:ascii="Arial" w:hAnsi="Arial" w:cs="Arial"/>
          <w:sz w:val="25"/>
        </w:rPr>
      </w:pPr>
    </w:p>
    <w:p w14:paraId="237B0A80" w14:textId="77777777" w:rsidR="008C539B" w:rsidRPr="001058B5" w:rsidRDefault="00C12992">
      <w:pPr>
        <w:pStyle w:val="BodyText"/>
        <w:spacing w:before="99" w:line="232" w:lineRule="auto"/>
        <w:ind w:left="1660" w:right="1019"/>
        <w:rPr>
          <w:rFonts w:ascii="Arial" w:hAnsi="Arial" w:cs="Arial"/>
        </w:rPr>
      </w:pPr>
      <w:r w:rsidRPr="001058B5">
        <w:rPr>
          <w:rFonts w:ascii="Arial" w:hAnsi="Arial" w:cs="Arial"/>
        </w:rPr>
        <w:t>privileges have to be granted to users of a definer’s rights procedure. This results in</w:t>
      </w:r>
      <w:bookmarkStart w:id="708" w:name="_bookmark758"/>
      <w:bookmarkEnd w:id="708"/>
      <w:r w:rsidRPr="001058B5">
        <w:rPr>
          <w:rFonts w:ascii="Arial" w:hAnsi="Arial" w:cs="Arial"/>
        </w:rPr>
        <w:t xml:space="preserve"> stronger control of database access.</w:t>
      </w:r>
    </w:p>
    <w:p w14:paraId="424E8B2B"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You can use definer’s rights procedures to control access to private database objects and add a level of database security. By writing a definer's rights procedure and granting only EXECUTE privilege to a user, the user can be forced to access the referenced objects only through the procedure.</w:t>
      </w:r>
    </w:p>
    <w:p w14:paraId="5A3DD313" w14:textId="77777777" w:rsidR="008C539B" w:rsidRPr="001058B5" w:rsidRDefault="00C12992">
      <w:pPr>
        <w:pStyle w:val="BodyText"/>
        <w:spacing w:before="120" w:line="232" w:lineRule="auto"/>
        <w:ind w:left="1659" w:right="784"/>
        <w:rPr>
          <w:rFonts w:ascii="Arial" w:hAnsi="Arial" w:cs="Arial"/>
        </w:rPr>
      </w:pPr>
      <w:r w:rsidRPr="001058B5">
        <w:rPr>
          <w:rFonts w:ascii="Arial" w:hAnsi="Arial" w:cs="Arial"/>
        </w:rPr>
        <w:t>At run time, Oracle Database checks whether the privileges of the owner of a definer’s rights stored procedure allow access to that procedure’s referenced objects, before the procedure is executed. If a necessary privilege on a referenced object was revoked from the owner of a definer's rights procedure, then the procedure cannot be run by the owner or any other user.</w:t>
      </w:r>
    </w:p>
    <w:p w14:paraId="10D773AB" w14:textId="77777777" w:rsidR="008C539B" w:rsidRPr="001058B5" w:rsidRDefault="008D1AB8">
      <w:pPr>
        <w:pStyle w:val="BodyText"/>
        <w:spacing w:before="11"/>
        <w:rPr>
          <w:rFonts w:ascii="Arial" w:hAnsi="Arial" w:cs="Arial"/>
          <w:sz w:val="17"/>
        </w:rPr>
      </w:pPr>
      <w:r>
        <w:rPr>
          <w:rFonts w:ascii="Arial" w:hAnsi="Arial" w:cs="Arial"/>
        </w:rPr>
        <w:pict w14:anchorId="6DDEED27">
          <v:group id="_x0000_s1463" style="position:absolute;margin-left:174pt;margin-top:13.15pt;width:300pt;height:2.55pt;z-index:2992;mso-wrap-distance-left:0;mso-wrap-distance-right:0;mso-position-horizontal-relative:page" coordorigin="3480,263" coordsize="6000,51">
            <v:line id="_x0000_s1465" style="position:absolute" from="3480,265" to="9480,265" strokeweight=".24pt"/>
            <v:line id="_x0000_s1464" style="position:absolute" from="3480,311" to="9480,311" strokeweight=".08469mm"/>
            <w10:wrap type="topAndBottom" anchorx="page"/>
          </v:group>
        </w:pict>
      </w:r>
    </w:p>
    <w:p w14:paraId="347D32F3" w14:textId="77777777" w:rsidR="008C539B" w:rsidRPr="001058B5" w:rsidRDefault="00C12992">
      <w:pPr>
        <w:pStyle w:val="BodyText"/>
        <w:spacing w:before="25" w:after="100" w:line="232" w:lineRule="auto"/>
        <w:ind w:left="2380" w:right="1736" w:hanging="1"/>
        <w:rPr>
          <w:rFonts w:ascii="Arial" w:hAnsi="Arial" w:cs="Arial"/>
        </w:rPr>
      </w:pPr>
      <w:r w:rsidRPr="001058B5">
        <w:rPr>
          <w:rFonts w:ascii="Arial" w:hAnsi="Arial" w:cs="Arial"/>
          <w:b/>
          <w:sz w:val="19"/>
        </w:rPr>
        <w:t>Note:</w:t>
      </w:r>
      <w:bookmarkStart w:id="709" w:name="_bookmark759"/>
      <w:bookmarkEnd w:id="709"/>
      <w:r w:rsidRPr="001058B5">
        <w:rPr>
          <w:rFonts w:ascii="Arial" w:hAnsi="Arial" w:cs="Arial"/>
          <w:b/>
          <w:sz w:val="19"/>
        </w:rPr>
        <w:t xml:space="preserve"> </w:t>
      </w:r>
      <w:r w:rsidRPr="001058B5">
        <w:rPr>
          <w:rFonts w:ascii="Arial" w:hAnsi="Arial" w:cs="Arial"/>
          <w:spacing w:val="-3"/>
        </w:rPr>
        <w:t xml:space="preserve">Trigger </w:t>
      </w:r>
      <w:r w:rsidRPr="001058B5">
        <w:rPr>
          <w:rFonts w:ascii="Arial" w:hAnsi="Arial" w:cs="Arial"/>
        </w:rPr>
        <w:t>processing follows the same patterns as definer's rights procedures. The user runs a SQL statement, which that user is privileged to run. As a result of the SQL statement, a trigger is fired. The statements within the triggered action temporarily execute</w:t>
      </w:r>
      <w:r w:rsidRPr="001058B5">
        <w:rPr>
          <w:rFonts w:ascii="Arial" w:hAnsi="Arial" w:cs="Arial"/>
          <w:spacing w:val="-6"/>
        </w:rPr>
        <w:t xml:space="preserve"> </w:t>
      </w:r>
      <w:r w:rsidRPr="001058B5">
        <w:rPr>
          <w:rFonts w:ascii="Arial" w:hAnsi="Arial" w:cs="Arial"/>
        </w:rPr>
        <w:t>under</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security</w:t>
      </w:r>
      <w:r w:rsidRPr="001058B5">
        <w:rPr>
          <w:rFonts w:ascii="Arial" w:hAnsi="Arial" w:cs="Arial"/>
          <w:spacing w:val="-7"/>
        </w:rPr>
        <w:t xml:space="preserve"> </w:t>
      </w:r>
      <w:r w:rsidRPr="001058B5">
        <w:rPr>
          <w:rFonts w:ascii="Arial" w:hAnsi="Arial" w:cs="Arial"/>
        </w:rPr>
        <w:t>domain</w:t>
      </w:r>
      <w:r w:rsidRPr="001058B5">
        <w:rPr>
          <w:rFonts w:ascii="Arial" w:hAnsi="Arial" w:cs="Arial"/>
          <w:spacing w:val="-7"/>
        </w:rPr>
        <w:t xml:space="preserve"> </w:t>
      </w:r>
      <w:r w:rsidRPr="001058B5">
        <w:rPr>
          <w:rFonts w:ascii="Arial" w:hAnsi="Arial" w:cs="Arial"/>
        </w:rPr>
        <w:t>of</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6"/>
        </w:rPr>
        <w:t xml:space="preserve"> </w:t>
      </w:r>
      <w:r w:rsidRPr="001058B5">
        <w:rPr>
          <w:rFonts w:ascii="Arial" w:hAnsi="Arial" w:cs="Arial"/>
        </w:rPr>
        <w:t>owns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trigger. For</w:t>
      </w:r>
      <w:r w:rsidRPr="001058B5">
        <w:rPr>
          <w:rFonts w:ascii="Arial" w:hAnsi="Arial" w:cs="Arial"/>
          <w:spacing w:val="-6"/>
        </w:rPr>
        <w:t xml:space="preserve"> </w:t>
      </w:r>
      <w:r w:rsidRPr="001058B5">
        <w:rPr>
          <w:rFonts w:ascii="Arial" w:hAnsi="Arial" w:cs="Arial"/>
        </w:rPr>
        <w:t>more</w:t>
      </w:r>
      <w:r w:rsidRPr="001058B5">
        <w:rPr>
          <w:rFonts w:ascii="Arial" w:hAnsi="Arial" w:cs="Arial"/>
          <w:spacing w:val="-6"/>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see</w:t>
      </w:r>
      <w:r w:rsidRPr="001058B5">
        <w:rPr>
          <w:rFonts w:ascii="Arial" w:hAnsi="Arial" w:cs="Arial"/>
          <w:spacing w:val="-6"/>
        </w:rPr>
        <w:t xml:space="preserve"> </w:t>
      </w:r>
      <w:r w:rsidRPr="001058B5">
        <w:rPr>
          <w:rFonts w:ascii="Arial" w:hAnsi="Arial" w:cs="Arial"/>
        </w:rPr>
        <w:t>"Overview</w:t>
      </w:r>
      <w:r w:rsidRPr="001058B5">
        <w:rPr>
          <w:rFonts w:ascii="Arial" w:hAnsi="Arial" w:cs="Arial"/>
          <w:spacing w:val="-7"/>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Triggers"</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i/>
        </w:rPr>
        <w:t>Oracle</w:t>
      </w:r>
      <w:r w:rsidRPr="001058B5">
        <w:rPr>
          <w:rFonts w:ascii="Arial" w:hAnsi="Arial" w:cs="Arial"/>
          <w:i/>
          <w:spacing w:val="-6"/>
        </w:rPr>
        <w:t xml:space="preserve"> </w:t>
      </w:r>
      <w:r w:rsidRPr="001058B5">
        <w:rPr>
          <w:rFonts w:ascii="Arial" w:hAnsi="Arial" w:cs="Arial"/>
          <w:i/>
        </w:rPr>
        <w:t>Database Concepts</w:t>
      </w:r>
      <w:r w:rsidRPr="001058B5">
        <w:rPr>
          <w:rFonts w:ascii="Arial" w:hAnsi="Arial" w:cs="Arial"/>
        </w:rPr>
        <w:t>.</w:t>
      </w:r>
    </w:p>
    <w:p w14:paraId="42186739" w14:textId="41E2C08C"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70AB205">
          <v:group id="_x0000_s1460" style="width:300pt;height:2.5pt;mso-position-horizontal-relative:char;mso-position-vertical-relative:line" coordsize="6000,50">
            <v:line id="_x0000_s1462" style="position:absolute" from="0,2" to="6000,2" strokeweight=".24pt"/>
            <v:line id="_x0000_s1461" style="position:absolute" from="0,47" to="6000,47" strokeweight=".24pt"/>
            <w10:anchorlock/>
          </v:group>
        </w:pict>
      </w:r>
    </w:p>
    <w:p w14:paraId="3D3CD278" w14:textId="77777777" w:rsidR="008C539B" w:rsidRPr="001058B5" w:rsidRDefault="008C539B">
      <w:pPr>
        <w:pStyle w:val="BodyText"/>
        <w:spacing w:before="6"/>
        <w:rPr>
          <w:rFonts w:ascii="Arial" w:hAnsi="Arial" w:cs="Arial"/>
          <w:sz w:val="10"/>
        </w:rPr>
      </w:pPr>
    </w:p>
    <w:p w14:paraId="61631A7C" w14:textId="77777777" w:rsidR="008C539B" w:rsidRPr="001058B5" w:rsidRDefault="00C12992">
      <w:pPr>
        <w:pStyle w:val="Heading6"/>
        <w:spacing w:before="105"/>
        <w:ind w:left="1660"/>
      </w:pPr>
      <w:bookmarkStart w:id="710" w:name="How_Procedure_Privileges_Affect_Invoker’"/>
      <w:bookmarkStart w:id="711" w:name="_bookmark760"/>
      <w:bookmarkStart w:id="712" w:name="_bookmark762"/>
      <w:bookmarkEnd w:id="710"/>
      <w:bookmarkEnd w:id="711"/>
      <w:bookmarkEnd w:id="712"/>
      <w:r w:rsidRPr="001058B5">
        <w:t>Ho</w:t>
      </w:r>
      <w:bookmarkStart w:id="713" w:name="_bookmark761"/>
      <w:bookmarkEnd w:id="713"/>
      <w:r w:rsidRPr="001058B5">
        <w:t>w Procedure Privileges Affect Invoker’s Rights</w:t>
      </w:r>
    </w:p>
    <w:p w14:paraId="31FBFF88" w14:textId="77777777" w:rsidR="008C539B" w:rsidRPr="001058B5" w:rsidRDefault="00C12992">
      <w:pPr>
        <w:pStyle w:val="BodyText"/>
        <w:spacing w:before="55" w:line="232" w:lineRule="auto"/>
        <w:ind w:left="1660" w:right="739"/>
        <w:rPr>
          <w:rFonts w:ascii="Arial" w:hAnsi="Arial" w:cs="Arial"/>
        </w:rPr>
      </w:pPr>
      <w:r w:rsidRPr="001058B5">
        <w:rPr>
          <w:rFonts w:ascii="Arial" w:hAnsi="Arial" w:cs="Arial"/>
        </w:rPr>
        <w:t>An invoker’s rights procedure executes with all of the invoker’s privileges. Oracle Database enables the privileges that were granted to the invoker through any of the invoker’s enabled roles to take effect, unless a definer’s rights procedure calls the invoker's rights procedure directly or indirectly. A user of an invoker's rights procedure needs privileges (granted to the user either directly or through a role) on objects that the procedure accesses through external references that are resolved in the schema of the invoker.</w:t>
      </w:r>
    </w:p>
    <w:p w14:paraId="2B86E13E" w14:textId="77777777" w:rsidR="008C539B" w:rsidRPr="001058B5" w:rsidRDefault="00C12992">
      <w:pPr>
        <w:pStyle w:val="BodyText"/>
        <w:spacing w:before="112" w:line="232" w:lineRule="auto"/>
        <w:ind w:left="1660" w:right="802"/>
        <w:rPr>
          <w:rFonts w:ascii="Arial" w:hAnsi="Arial" w:cs="Arial"/>
        </w:rPr>
      </w:pPr>
      <w:r w:rsidRPr="001058B5">
        <w:rPr>
          <w:rFonts w:ascii="Arial" w:hAnsi="Arial" w:cs="Arial"/>
        </w:rPr>
        <w:t>The invoker needs privileges at run time to access program references embedded in DML statements or dynamic SQL statements, because they are effectively recompiled at run time.</w:t>
      </w:r>
    </w:p>
    <w:p w14:paraId="707BE362" w14:textId="77777777" w:rsidR="008C539B" w:rsidRPr="001058B5" w:rsidRDefault="00C12992">
      <w:pPr>
        <w:pStyle w:val="BodyText"/>
        <w:spacing w:before="117" w:line="232" w:lineRule="auto"/>
        <w:ind w:left="1659" w:right="750"/>
        <w:rPr>
          <w:rFonts w:ascii="Arial" w:hAnsi="Arial" w:cs="Arial"/>
        </w:rPr>
      </w:pPr>
      <w:r w:rsidRPr="001058B5">
        <w:rPr>
          <w:rFonts w:ascii="Arial" w:hAnsi="Arial" w:cs="Arial"/>
        </w:rPr>
        <w:t>For all other external references, such as direct PL/SQL function calls, Oracle Database checks the privileges of the owner at compile time, but does not perform a run-time check. Therefore, the user of an invoker's rights procedure does not need privileges on external references outside DML or dynamic SQL statements. Alternatively, the developer of an invoker’s rights procedure must only grant privileges on the procedure itself, not on all objects directly referenced by the invoker's rights procedure.</w:t>
      </w:r>
    </w:p>
    <w:p w14:paraId="5BCF1AF7" w14:textId="77777777" w:rsidR="008C539B" w:rsidRPr="001058B5" w:rsidRDefault="00C12992">
      <w:pPr>
        <w:pStyle w:val="BodyText"/>
        <w:spacing w:before="113" w:line="232" w:lineRule="auto"/>
        <w:ind w:left="1660" w:right="700"/>
        <w:rPr>
          <w:rFonts w:ascii="Arial" w:hAnsi="Arial" w:cs="Arial"/>
        </w:rPr>
      </w:pPr>
      <w:r w:rsidRPr="001058B5">
        <w:rPr>
          <w:rFonts w:ascii="Arial" w:hAnsi="Arial" w:cs="Arial"/>
        </w:rPr>
        <w:t xml:space="preserve">You can create a software bundle that consists of multiple program units, some with definer's rights and others with invoker's rights, and restrict the program entry points </w:t>
      </w:r>
      <w:r w:rsidRPr="001058B5">
        <w:rPr>
          <w:rFonts w:ascii="Arial" w:hAnsi="Arial" w:cs="Arial"/>
          <w:i/>
        </w:rPr>
        <w:t>(controlled step-in)</w:t>
      </w:r>
      <w:r w:rsidRPr="001058B5">
        <w:rPr>
          <w:rFonts w:ascii="Arial" w:hAnsi="Arial" w:cs="Arial"/>
        </w:rPr>
        <w:t>. A user who has the privilege to run an entry-point procedure can also execute internal program units indirectly, but cannot directly call the internal programs. For very precise control over query processing, you can create a PL/SQL package specification with explicit cursors.</w:t>
      </w:r>
    </w:p>
    <w:p w14:paraId="334A5304"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55F9FC3" w14:textId="77777777" w:rsidR="008C539B" w:rsidRPr="001058B5" w:rsidRDefault="008C539B">
      <w:pPr>
        <w:pStyle w:val="BodyText"/>
        <w:spacing w:before="11"/>
        <w:rPr>
          <w:rFonts w:ascii="Arial" w:hAnsi="Arial" w:cs="Arial"/>
          <w:sz w:val="29"/>
        </w:rPr>
      </w:pPr>
    </w:p>
    <w:p w14:paraId="0080D77B"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69D742C7" w14:textId="77777777" w:rsidR="008C539B" w:rsidRPr="001058B5" w:rsidRDefault="008D1AB8" w:rsidP="006F7931">
      <w:pPr>
        <w:pStyle w:val="ListParagraph"/>
        <w:numPr>
          <w:ilvl w:val="0"/>
          <w:numId w:val="101"/>
        </w:numPr>
        <w:tabs>
          <w:tab w:val="left" w:pos="3340"/>
        </w:tabs>
        <w:spacing w:before="134" w:line="232" w:lineRule="auto"/>
        <w:ind w:right="1528"/>
        <w:rPr>
          <w:rFonts w:ascii="Arial" w:hAnsi="Arial" w:cs="Arial"/>
          <w:sz w:val="20"/>
        </w:rPr>
      </w:pPr>
      <w:hyperlink w:anchor="_bookmark1378"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r w:rsidR="00C12992" w:rsidRPr="001058B5">
          <w:rPr>
            <w:rFonts w:ascii="Arial" w:hAnsi="Arial" w:cs="Arial"/>
            <w:color w:val="0000CC"/>
            <w:spacing w:val="-8"/>
            <w:sz w:val="20"/>
          </w:rPr>
          <w:t xml:space="preserve"> </w:t>
        </w:r>
      </w:hyperlink>
      <w:hyperlink w:anchor="_bookmark1378" w:history="1">
        <w:r w:rsidR="00C12992" w:rsidRPr="001058B5">
          <w:rPr>
            <w:rFonts w:ascii="Arial" w:hAnsi="Arial" w:cs="Arial"/>
            <w:sz w:val="20"/>
          </w:rPr>
          <w:t>on</w:t>
        </w:r>
      </w:hyperlink>
      <w:hyperlink w:anchor="_bookmark1378"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7-5</w:t>
        </w:r>
      </w:hyperlink>
    </w:p>
    <w:p w14:paraId="0229B5DF" w14:textId="77777777" w:rsidR="008C539B" w:rsidRPr="001058B5" w:rsidRDefault="00C12992" w:rsidP="006F7931">
      <w:pPr>
        <w:pStyle w:val="ListParagraph"/>
        <w:numPr>
          <w:ilvl w:val="0"/>
          <w:numId w:val="101"/>
        </w:numPr>
        <w:tabs>
          <w:tab w:val="left" w:pos="3340"/>
        </w:tabs>
        <w:spacing w:before="117" w:line="232" w:lineRule="auto"/>
        <w:ind w:right="1483"/>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 information about how Oracle Database handles name resolution and privilege checking at runtime using invoker’s and definer’s rights</w:t>
      </w:r>
    </w:p>
    <w:p w14:paraId="1532E855" w14:textId="77777777" w:rsidR="008C539B" w:rsidRPr="001058B5" w:rsidRDefault="00C12992" w:rsidP="006F7931">
      <w:pPr>
        <w:pStyle w:val="ListParagraph"/>
        <w:numPr>
          <w:ilvl w:val="0"/>
          <w:numId w:val="101"/>
        </w:numPr>
        <w:tabs>
          <w:tab w:val="left" w:pos="3340"/>
        </w:tabs>
        <w:spacing w:before="118" w:line="230" w:lineRule="auto"/>
        <w:ind w:right="1630"/>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information about defining explicit cursors in the CREATE PACKAGE statement</w:t>
      </w:r>
    </w:p>
    <w:p w14:paraId="5D07C0D3" w14:textId="77777777" w:rsidR="008C539B" w:rsidRPr="001058B5" w:rsidRDefault="008C539B">
      <w:pPr>
        <w:pStyle w:val="BodyText"/>
        <w:spacing w:before="3"/>
        <w:rPr>
          <w:rFonts w:ascii="Arial" w:hAnsi="Arial" w:cs="Arial"/>
        </w:rPr>
      </w:pPr>
    </w:p>
    <w:p w14:paraId="0D7D351F" w14:textId="77777777" w:rsidR="008C539B" w:rsidRPr="001058B5" w:rsidRDefault="00C12992">
      <w:pPr>
        <w:pStyle w:val="Heading6"/>
      </w:pPr>
      <w:bookmarkStart w:id="714" w:name="System_Privileges_Required_to_Create_or_"/>
      <w:bookmarkStart w:id="715" w:name="_bookmark763"/>
      <w:bookmarkEnd w:id="714"/>
      <w:bookmarkEnd w:id="715"/>
      <w:r w:rsidRPr="001058B5">
        <w:t>S</w:t>
      </w:r>
      <w:bookmarkStart w:id="716" w:name="_bookmark764"/>
      <w:bookmarkEnd w:id="716"/>
      <w:r w:rsidRPr="001058B5">
        <w:t xml:space="preserve">ystem Privileges </w:t>
      </w:r>
      <w:bookmarkStart w:id="717" w:name="_bookmark765"/>
      <w:bookmarkEnd w:id="717"/>
      <w:r w:rsidRPr="001058B5">
        <w:t>Required to Create or Replace a Procedure</w:t>
      </w:r>
    </w:p>
    <w:p w14:paraId="176BB145" w14:textId="77777777" w:rsidR="008C539B" w:rsidRPr="001058B5" w:rsidRDefault="00C12992">
      <w:pPr>
        <w:pStyle w:val="BodyText"/>
        <w:spacing w:before="59" w:line="228" w:lineRule="auto"/>
        <w:ind w:left="2260" w:hanging="1"/>
        <w:rPr>
          <w:rFonts w:ascii="Arial" w:hAnsi="Arial" w:cs="Arial"/>
        </w:rPr>
      </w:pPr>
      <w:r w:rsidRPr="001058B5">
        <w:rPr>
          <w:rFonts w:ascii="Arial" w:hAnsi="Arial" w:cs="Arial"/>
          <w:spacing w:val="-9"/>
        </w:rPr>
        <w:t xml:space="preserve">To </w:t>
      </w:r>
      <w:r w:rsidRPr="001058B5">
        <w:rPr>
          <w:rFonts w:ascii="Arial" w:hAnsi="Arial" w:cs="Arial"/>
        </w:rPr>
        <w:t>create or replace a procedure in your own schema, you must have the CREATE PROCEDURE</w:t>
      </w:r>
      <w:r w:rsidRPr="001058B5">
        <w:rPr>
          <w:rFonts w:ascii="Arial" w:hAnsi="Arial" w:cs="Arial"/>
          <w:spacing w:val="-91"/>
        </w:rPr>
        <w:t xml:space="preserve"> </w:t>
      </w:r>
      <w:r w:rsidRPr="001058B5">
        <w:rPr>
          <w:rFonts w:ascii="Arial" w:hAnsi="Arial" w:cs="Arial"/>
        </w:rPr>
        <w:t>system</w:t>
      </w:r>
      <w:r w:rsidRPr="001058B5">
        <w:rPr>
          <w:rFonts w:ascii="Arial" w:hAnsi="Arial" w:cs="Arial"/>
          <w:spacing w:val="-17"/>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replace</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procedure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another</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schema, you</w:t>
      </w:r>
      <w:r w:rsidRPr="001058B5">
        <w:rPr>
          <w:rFonts w:ascii="Arial" w:hAnsi="Arial" w:cs="Arial"/>
          <w:spacing w:val="-5"/>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have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CREATE</w:t>
      </w:r>
      <w:r w:rsidRPr="001058B5">
        <w:rPr>
          <w:rFonts w:ascii="Arial" w:hAnsi="Arial" w:cs="Arial"/>
          <w:spacing w:val="-29"/>
        </w:rPr>
        <w:t xml:space="preserve"> </w:t>
      </w:r>
      <w:r w:rsidRPr="001058B5">
        <w:rPr>
          <w:rFonts w:ascii="Arial" w:hAnsi="Arial" w:cs="Arial"/>
        </w:rPr>
        <w:t>ANY</w:t>
      </w:r>
      <w:r w:rsidRPr="001058B5">
        <w:rPr>
          <w:rFonts w:ascii="Arial" w:hAnsi="Arial" w:cs="Arial"/>
          <w:spacing w:val="-29"/>
        </w:rPr>
        <w:t xml:space="preserve"> </w:t>
      </w:r>
      <w:r w:rsidRPr="001058B5">
        <w:rPr>
          <w:rFonts w:ascii="Arial" w:hAnsi="Arial" w:cs="Arial"/>
        </w:rPr>
        <w:t>PROCEDURE</w:t>
      </w:r>
      <w:r w:rsidRPr="001058B5">
        <w:rPr>
          <w:rFonts w:ascii="Arial" w:hAnsi="Arial" w:cs="Arial"/>
          <w:spacing w:val="-82"/>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privilege.</w:t>
      </w:r>
    </w:p>
    <w:p w14:paraId="197C50BA" w14:textId="77777777" w:rsidR="008C539B" w:rsidRPr="001058B5" w:rsidRDefault="00C12992">
      <w:pPr>
        <w:pStyle w:val="BodyText"/>
        <w:spacing w:before="119" w:line="230" w:lineRule="auto"/>
        <w:ind w:left="2259" w:right="185"/>
        <w:rPr>
          <w:rFonts w:ascii="Arial" w:hAnsi="Arial" w:cs="Arial"/>
        </w:rPr>
      </w:pPr>
      <w:r w:rsidRPr="001058B5">
        <w:rPr>
          <w:rFonts w:ascii="Arial" w:hAnsi="Arial" w:cs="Arial"/>
        </w:rPr>
        <w:t xml:space="preserve">The user who owns the procedure also must have privileges for schema objects referenced in the procedure </w:t>
      </w:r>
      <w:r w:rsidRPr="001058B5">
        <w:rPr>
          <w:rFonts w:ascii="Arial" w:hAnsi="Arial" w:cs="Arial"/>
          <w:spacing w:val="-5"/>
        </w:rPr>
        <w:t xml:space="preserve">body. </w:t>
      </w:r>
      <w:r w:rsidRPr="001058B5">
        <w:rPr>
          <w:rFonts w:ascii="Arial" w:hAnsi="Arial" w:cs="Arial"/>
          <w:spacing w:val="-10"/>
        </w:rPr>
        <w:t xml:space="preserve">To </w:t>
      </w:r>
      <w:r w:rsidRPr="001058B5">
        <w:rPr>
          <w:rFonts w:ascii="Arial" w:hAnsi="Arial" w:cs="Arial"/>
        </w:rPr>
        <w:t xml:space="preserve">create a procedure, you need to have been explicitly granted the necessary privileges (system or object) on all objects referenced by the procedure. </w:t>
      </w:r>
      <w:r w:rsidRPr="001058B5">
        <w:rPr>
          <w:rFonts w:ascii="Arial" w:hAnsi="Arial" w:cs="Arial"/>
          <w:spacing w:val="-7"/>
        </w:rPr>
        <w:t xml:space="preserve">You </w:t>
      </w:r>
      <w:r w:rsidRPr="001058B5">
        <w:rPr>
          <w:rFonts w:ascii="Arial" w:hAnsi="Arial" w:cs="Arial"/>
        </w:rPr>
        <w:t>cannot obtain the required privileges through roles. This includes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EXECUTE</w:t>
      </w:r>
      <w:r w:rsidRPr="001058B5">
        <w:rPr>
          <w:rFonts w:ascii="Arial" w:hAnsi="Arial" w:cs="Arial"/>
          <w:spacing w:val="-89"/>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any</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4"/>
        </w:rPr>
        <w:t xml:space="preserve"> </w:t>
      </w:r>
      <w:r w:rsidRPr="001058B5">
        <w:rPr>
          <w:rFonts w:ascii="Arial" w:hAnsi="Arial" w:cs="Arial"/>
        </w:rPr>
        <w:t>called</w:t>
      </w:r>
      <w:r w:rsidRPr="001058B5">
        <w:rPr>
          <w:rFonts w:ascii="Arial" w:hAnsi="Arial" w:cs="Arial"/>
          <w:spacing w:val="-14"/>
        </w:rPr>
        <w:t xml:space="preserve"> </w:t>
      </w:r>
      <w:r w:rsidRPr="001058B5">
        <w:rPr>
          <w:rFonts w:ascii="Arial" w:hAnsi="Arial" w:cs="Arial"/>
        </w:rPr>
        <w:t>inside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procedure being</w:t>
      </w:r>
      <w:r w:rsidRPr="001058B5">
        <w:rPr>
          <w:rFonts w:ascii="Arial" w:hAnsi="Arial" w:cs="Arial"/>
          <w:spacing w:val="-2"/>
        </w:rPr>
        <w:t xml:space="preserve"> </w:t>
      </w:r>
      <w:r w:rsidRPr="001058B5">
        <w:rPr>
          <w:rFonts w:ascii="Arial" w:hAnsi="Arial" w:cs="Arial"/>
        </w:rPr>
        <w:t>created.</w:t>
      </w:r>
    </w:p>
    <w:p w14:paraId="5131ACF0" w14:textId="77777777" w:rsidR="008C539B" w:rsidRPr="001058B5" w:rsidRDefault="008D1AB8">
      <w:pPr>
        <w:pStyle w:val="BodyText"/>
        <w:spacing w:before="7"/>
        <w:rPr>
          <w:rFonts w:ascii="Arial" w:hAnsi="Arial" w:cs="Arial"/>
          <w:sz w:val="18"/>
        </w:rPr>
      </w:pPr>
      <w:r>
        <w:rPr>
          <w:rFonts w:ascii="Arial" w:hAnsi="Arial" w:cs="Arial"/>
        </w:rPr>
        <w:pict w14:anchorId="205C4694">
          <v:group id="_x0000_s1457" style="position:absolute;margin-left:204pt;margin-top:13.55pt;width:312pt;height:2.55pt;z-index:3040;mso-wrap-distance-left:0;mso-wrap-distance-right:0;mso-position-horizontal-relative:page" coordorigin="4080,271" coordsize="6240,51">
            <v:line id="_x0000_s1459" style="position:absolute" from="4080,273" to="10320,273" strokeweight=".24pt"/>
            <v:line id="_x0000_s1458" style="position:absolute" from="4080,319" to="10320,319" strokeweight=".24pt"/>
            <w10:wrap type="topAndBottom" anchorx="page"/>
          </v:group>
        </w:pict>
      </w:r>
    </w:p>
    <w:p w14:paraId="79C443F5" w14:textId="77777777" w:rsidR="008C539B" w:rsidRPr="001058B5" w:rsidRDefault="00C12992">
      <w:pPr>
        <w:pStyle w:val="BodyText"/>
        <w:spacing w:before="25" w:after="104" w:line="232" w:lineRule="auto"/>
        <w:ind w:left="2980" w:right="1193" w:hanging="1"/>
        <w:rPr>
          <w:rFonts w:ascii="Arial" w:hAnsi="Arial" w:cs="Arial"/>
        </w:rPr>
      </w:pPr>
      <w:r w:rsidRPr="001058B5">
        <w:rPr>
          <w:rFonts w:ascii="Arial" w:hAnsi="Arial" w:cs="Arial"/>
          <w:b/>
          <w:sz w:val="19"/>
        </w:rPr>
        <w:t xml:space="preserve">Note: </w:t>
      </w:r>
      <w:r w:rsidRPr="001058B5">
        <w:rPr>
          <w:rFonts w:ascii="Arial" w:hAnsi="Arial" w:cs="Arial"/>
        </w:rPr>
        <w:t>Triggers require that privileges on referenced objects be granted directly to the owner of the trigger. Anonymous PL/SQL blocks can use any privilege, whether the privilege is granted explicitly or through a role.</w:t>
      </w:r>
    </w:p>
    <w:p w14:paraId="797006DC" w14:textId="5F8FBEBD" w:rsidR="008C539B" w:rsidRPr="001058B5" w:rsidRDefault="008D1AB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B4AD583">
          <v:group id="_x0000_s1454" style="width:312pt;height:2.55pt;mso-position-horizontal-relative:char;mso-position-vertical-relative:line" coordsize="6240,51">
            <v:line id="_x0000_s1456" style="position:absolute" from="0,2" to="6240,2" strokeweight=".24pt"/>
            <v:line id="_x0000_s1455" style="position:absolute" from="0,48" to="6240,48" strokeweight=".24pt"/>
            <w10:anchorlock/>
          </v:group>
        </w:pict>
      </w:r>
    </w:p>
    <w:p w14:paraId="59C425AC" w14:textId="77777777" w:rsidR="008C539B" w:rsidRPr="001058B5" w:rsidRDefault="008C539B">
      <w:pPr>
        <w:pStyle w:val="BodyText"/>
        <w:spacing w:before="5"/>
        <w:rPr>
          <w:rFonts w:ascii="Arial" w:hAnsi="Arial" w:cs="Arial"/>
          <w:sz w:val="10"/>
        </w:rPr>
      </w:pPr>
    </w:p>
    <w:p w14:paraId="54E62C26" w14:textId="77777777" w:rsidR="008C539B" w:rsidRPr="001058B5" w:rsidRDefault="00C12992">
      <w:pPr>
        <w:pStyle w:val="Heading6"/>
        <w:spacing w:before="105"/>
      </w:pPr>
      <w:bookmarkStart w:id="718" w:name="System_Privileges_Required_to_Compile_a_"/>
      <w:bookmarkStart w:id="719" w:name="_bookmark766"/>
      <w:bookmarkEnd w:id="718"/>
      <w:bookmarkEnd w:id="719"/>
      <w:r w:rsidRPr="001058B5">
        <w:t>S</w:t>
      </w:r>
      <w:bookmarkStart w:id="720" w:name="_bookmark767"/>
      <w:bookmarkEnd w:id="720"/>
      <w:r w:rsidRPr="001058B5">
        <w:t>ystem Privileges Required to Compile a Procedure</w:t>
      </w:r>
    </w:p>
    <w:p w14:paraId="1D388087" w14:textId="77777777" w:rsidR="008C539B" w:rsidRPr="001058B5" w:rsidRDefault="00C12992">
      <w:pPr>
        <w:pStyle w:val="BodyText"/>
        <w:spacing w:before="59" w:line="228" w:lineRule="auto"/>
        <w:ind w:left="2260" w:right="102"/>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compile</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standalone</w:t>
      </w:r>
      <w:r w:rsidRPr="001058B5">
        <w:rPr>
          <w:rFonts w:ascii="Arial" w:hAnsi="Arial" w:cs="Arial"/>
          <w:spacing w:val="-22"/>
        </w:rPr>
        <w:t xml:space="preserve"> </w:t>
      </w:r>
      <w:r w:rsidRPr="001058B5">
        <w:rPr>
          <w:rFonts w:ascii="Arial" w:hAnsi="Arial" w:cs="Arial"/>
        </w:rPr>
        <w:t>procedure,</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ALTER</w:t>
      </w:r>
      <w:r w:rsidRPr="001058B5">
        <w:rPr>
          <w:rFonts w:ascii="Arial" w:hAnsi="Arial" w:cs="Arial"/>
          <w:spacing w:val="-62"/>
        </w:rPr>
        <w:t xml:space="preserve"> </w:t>
      </w:r>
      <w:r w:rsidRPr="001058B5">
        <w:rPr>
          <w:rFonts w:ascii="Arial" w:hAnsi="Arial" w:cs="Arial"/>
        </w:rPr>
        <w:t>PROCEDURE</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2"/>
        </w:rPr>
        <w:t xml:space="preserve"> </w:t>
      </w:r>
      <w:bookmarkStart w:id="721" w:name="_bookmark768"/>
      <w:bookmarkEnd w:id="721"/>
      <w:r w:rsidRPr="001058B5">
        <w:rPr>
          <w:rFonts w:ascii="Arial" w:hAnsi="Arial" w:cs="Arial"/>
        </w:rPr>
        <w:t>with</w:t>
      </w:r>
      <w:r w:rsidRPr="001058B5">
        <w:rPr>
          <w:rFonts w:ascii="Arial" w:hAnsi="Arial" w:cs="Arial"/>
          <w:spacing w:val="-23"/>
        </w:rPr>
        <w:t xml:space="preserve"> </w:t>
      </w:r>
      <w:r w:rsidRPr="001058B5">
        <w:rPr>
          <w:rFonts w:ascii="Arial" w:hAnsi="Arial" w:cs="Arial"/>
        </w:rPr>
        <w:t>the COMPILE</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4"/>
        </w:rPr>
        <w:t xml:space="preserve"> </w:t>
      </w:r>
      <w:r w:rsidRPr="001058B5">
        <w:rPr>
          <w:rFonts w:ascii="Arial" w:hAnsi="Arial" w:cs="Arial"/>
          <w:spacing w:val="-9"/>
        </w:rPr>
        <w:t>To</w:t>
      </w:r>
      <w:r w:rsidRPr="001058B5">
        <w:rPr>
          <w:rFonts w:ascii="Arial" w:hAnsi="Arial" w:cs="Arial"/>
          <w:spacing w:val="-14"/>
        </w:rPr>
        <w:t xml:space="preserve"> </w:t>
      </w:r>
      <w:r w:rsidRPr="001058B5">
        <w:rPr>
          <w:rFonts w:ascii="Arial" w:hAnsi="Arial" w:cs="Arial"/>
        </w:rPr>
        <w:t>compile</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procedure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part</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package,</w:t>
      </w:r>
      <w:r w:rsidRPr="001058B5">
        <w:rPr>
          <w:rFonts w:ascii="Arial" w:hAnsi="Arial" w:cs="Arial"/>
          <w:spacing w:val="-14"/>
        </w:rPr>
        <w:t xml:space="preserve"> </w:t>
      </w:r>
      <w:r w:rsidRPr="001058B5">
        <w:rPr>
          <w:rFonts w:ascii="Arial" w:hAnsi="Arial" w:cs="Arial"/>
        </w:rPr>
        <w:t>run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ALTER PACKAGE</w:t>
      </w:r>
      <w:r w:rsidRPr="001058B5">
        <w:rPr>
          <w:rFonts w:ascii="Arial" w:hAnsi="Arial" w:cs="Arial"/>
          <w:spacing w:val="-78"/>
        </w:rPr>
        <w:t xml:space="preserve"> </w:t>
      </w:r>
      <w:r w:rsidRPr="001058B5">
        <w:rPr>
          <w:rFonts w:ascii="Arial" w:hAnsi="Arial" w:cs="Arial"/>
        </w:rPr>
        <w:t>statement.</w:t>
      </w:r>
    </w:p>
    <w:p w14:paraId="1BA782E7" w14:textId="77777777" w:rsidR="008C539B" w:rsidRPr="001058B5" w:rsidRDefault="008D1AB8">
      <w:pPr>
        <w:pStyle w:val="BodyText"/>
        <w:spacing w:before="111"/>
        <w:ind w:left="2260"/>
        <w:rPr>
          <w:rFonts w:ascii="Arial" w:hAnsi="Arial" w:cs="Arial"/>
        </w:rPr>
      </w:pPr>
      <w:hyperlink w:anchor="_bookmark769" w:history="1">
        <w:r w:rsidR="00C12992" w:rsidRPr="001058B5">
          <w:rPr>
            <w:rFonts w:ascii="Arial" w:hAnsi="Arial" w:cs="Arial"/>
            <w:color w:val="0000CC"/>
          </w:rPr>
          <w:t xml:space="preserve">Example 4–9 </w:t>
        </w:r>
      </w:hyperlink>
      <w:r w:rsidR="00C12992" w:rsidRPr="001058B5">
        <w:rPr>
          <w:rFonts w:ascii="Arial" w:hAnsi="Arial" w:cs="Arial"/>
        </w:rPr>
        <w:t>shows how to compile a standalone procedure.</w:t>
      </w:r>
    </w:p>
    <w:p w14:paraId="045592D1" w14:textId="77777777" w:rsidR="008C539B" w:rsidRPr="001058B5" w:rsidRDefault="008C539B">
      <w:pPr>
        <w:pStyle w:val="BodyText"/>
        <w:spacing w:before="10"/>
        <w:rPr>
          <w:rFonts w:ascii="Arial" w:hAnsi="Arial" w:cs="Arial"/>
          <w:sz w:val="25"/>
        </w:rPr>
      </w:pPr>
    </w:p>
    <w:p w14:paraId="61EE068F" w14:textId="77777777" w:rsidR="008C539B" w:rsidRPr="001058B5" w:rsidRDefault="00C12992">
      <w:pPr>
        <w:ind w:left="2260"/>
        <w:rPr>
          <w:rFonts w:ascii="Arial" w:hAnsi="Arial" w:cs="Arial"/>
          <w:b/>
          <w:i/>
          <w:sz w:val="18"/>
        </w:rPr>
      </w:pPr>
      <w:bookmarkStart w:id="722" w:name="_bookmark769"/>
      <w:bookmarkEnd w:id="722"/>
      <w:r w:rsidRPr="001058B5">
        <w:rPr>
          <w:rFonts w:ascii="Arial" w:hAnsi="Arial" w:cs="Arial"/>
          <w:b/>
          <w:i/>
          <w:sz w:val="18"/>
        </w:rPr>
        <w:t>Example 4–9 Compiling a Procedure</w:t>
      </w:r>
    </w:p>
    <w:p w14:paraId="037E835B"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PROCEDURE psmith.remove_emp</w:t>
      </w:r>
      <w:r w:rsidRPr="001058B5">
        <w:rPr>
          <w:rFonts w:ascii="Arial" w:hAnsi="Arial" w:cs="Arial"/>
          <w:spacing w:val="-61"/>
          <w:w w:val="95"/>
          <w:sz w:val="18"/>
        </w:rPr>
        <w:t xml:space="preserve"> </w:t>
      </w:r>
      <w:r w:rsidRPr="001058B5">
        <w:rPr>
          <w:rFonts w:ascii="Arial" w:hAnsi="Arial" w:cs="Arial"/>
          <w:w w:val="95"/>
          <w:sz w:val="18"/>
        </w:rPr>
        <w:t>COMPILE;</w:t>
      </w:r>
    </w:p>
    <w:p w14:paraId="2781E0A6" w14:textId="77777777" w:rsidR="008C539B" w:rsidRPr="001058B5" w:rsidRDefault="008C539B">
      <w:pPr>
        <w:pStyle w:val="BodyText"/>
        <w:rPr>
          <w:rFonts w:ascii="Arial" w:hAnsi="Arial" w:cs="Arial"/>
          <w:sz w:val="19"/>
        </w:rPr>
      </w:pPr>
    </w:p>
    <w:p w14:paraId="3C9408B0" w14:textId="77777777" w:rsidR="008C539B" w:rsidRPr="001058B5" w:rsidRDefault="00C12992">
      <w:pPr>
        <w:pStyle w:val="BodyText"/>
        <w:spacing w:line="230" w:lineRule="auto"/>
        <w:ind w:left="2260" w:right="377"/>
        <w:jc w:val="both"/>
        <w:rPr>
          <w:rFonts w:ascii="Arial" w:hAnsi="Arial" w:cs="Arial"/>
        </w:rPr>
      </w:pPr>
      <w:r w:rsidRPr="001058B5">
        <w:rPr>
          <w:rFonts w:ascii="Arial" w:hAnsi="Arial" w:cs="Arial"/>
        </w:rPr>
        <w:t xml:space="preserve">If the standalone or packaged procedure is in another </w:t>
      </w:r>
      <w:r w:rsidRPr="001058B5">
        <w:rPr>
          <w:rFonts w:ascii="Arial" w:hAnsi="Arial" w:cs="Arial"/>
          <w:spacing w:val="1"/>
        </w:rPr>
        <w:t xml:space="preserve">user’s </w:t>
      </w:r>
      <w:r w:rsidRPr="001058B5">
        <w:rPr>
          <w:rFonts w:ascii="Arial" w:hAnsi="Arial" w:cs="Arial"/>
        </w:rPr>
        <w:t>schema, you must have the</w:t>
      </w:r>
      <w:r w:rsidRPr="001058B5">
        <w:rPr>
          <w:rFonts w:ascii="Arial" w:hAnsi="Arial" w:cs="Arial"/>
          <w:spacing w:val="-23"/>
        </w:rPr>
        <w:t xml:space="preserve"> </w:t>
      </w:r>
      <w:r w:rsidRPr="001058B5">
        <w:rPr>
          <w:rFonts w:ascii="Arial" w:hAnsi="Arial" w:cs="Arial"/>
        </w:rPr>
        <w:t>ALTER</w:t>
      </w:r>
      <w:r w:rsidRPr="001058B5">
        <w:rPr>
          <w:rFonts w:ascii="Arial" w:hAnsi="Arial" w:cs="Arial"/>
          <w:spacing w:val="-64"/>
        </w:rPr>
        <w:t xml:space="preserve"> </w:t>
      </w:r>
      <w:r w:rsidRPr="001058B5">
        <w:rPr>
          <w:rFonts w:ascii="Arial" w:hAnsi="Arial" w:cs="Arial"/>
        </w:rPr>
        <w:t>ANY</w:t>
      </w:r>
      <w:r w:rsidRPr="001058B5">
        <w:rPr>
          <w:rFonts w:ascii="Arial" w:hAnsi="Arial" w:cs="Arial"/>
          <w:spacing w:val="-64"/>
        </w:rPr>
        <w:t xml:space="preserve"> </w:t>
      </w:r>
      <w:r w:rsidRPr="001058B5">
        <w:rPr>
          <w:rFonts w:ascii="Arial" w:hAnsi="Arial" w:cs="Arial"/>
        </w:rPr>
        <w:t>PROCEDURE</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procedures</w:t>
      </w:r>
      <w:r w:rsidRPr="001058B5">
        <w:rPr>
          <w:rFonts w:ascii="Arial" w:hAnsi="Arial" w:cs="Arial"/>
          <w:spacing w:val="-24"/>
        </w:rPr>
        <w:t xml:space="preserve"> </w:t>
      </w:r>
      <w:r w:rsidRPr="001058B5">
        <w:rPr>
          <w:rFonts w:ascii="Arial" w:hAnsi="Arial" w:cs="Arial"/>
        </w:rPr>
        <w:t>in your own schema without any</w:t>
      </w:r>
      <w:r w:rsidRPr="001058B5">
        <w:rPr>
          <w:rFonts w:ascii="Arial" w:hAnsi="Arial" w:cs="Arial"/>
          <w:spacing w:val="-4"/>
        </w:rPr>
        <w:t xml:space="preserve"> </w:t>
      </w:r>
      <w:r w:rsidRPr="001058B5">
        <w:rPr>
          <w:rFonts w:ascii="Arial" w:hAnsi="Arial" w:cs="Arial"/>
        </w:rPr>
        <w:t>privileges.</w:t>
      </w:r>
    </w:p>
    <w:p w14:paraId="161E0D40" w14:textId="77777777" w:rsidR="008C539B" w:rsidRPr="001058B5" w:rsidRDefault="008C539B">
      <w:pPr>
        <w:pStyle w:val="BodyText"/>
        <w:spacing w:before="4"/>
        <w:rPr>
          <w:rFonts w:ascii="Arial" w:hAnsi="Arial" w:cs="Arial"/>
          <w:sz w:val="23"/>
        </w:rPr>
      </w:pPr>
    </w:p>
    <w:p w14:paraId="19EF0467" w14:textId="77777777" w:rsidR="008C539B" w:rsidRPr="001058B5" w:rsidRDefault="00C12992">
      <w:pPr>
        <w:pStyle w:val="Heading6"/>
      </w:pPr>
      <w:bookmarkStart w:id="723" w:name="How_Procedure_Privileges_Affect_Packages"/>
      <w:bookmarkStart w:id="724" w:name="_bookmark770"/>
      <w:bookmarkStart w:id="725" w:name="_bookmark771"/>
      <w:bookmarkEnd w:id="723"/>
      <w:bookmarkEnd w:id="724"/>
      <w:bookmarkEnd w:id="725"/>
      <w:r w:rsidRPr="001058B5">
        <w:t>How Procedure Privileges Affect Packages and Package Objects</w:t>
      </w:r>
    </w:p>
    <w:p w14:paraId="0188A715"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 user with the EXECUTE object privilege for a package can execute any public procedure or function in the package, and can access or modify the value of any public package variable. You cannot grant specific EXECUTE privileges for individual constructs in a package. Therefore, you may find it useful to consider two alternatives for establishing security when developing procedures, functions, and packages for a database application. The following examples describe these alternatives.</w:t>
      </w:r>
    </w:p>
    <w:p w14:paraId="727E84ED" w14:textId="77777777" w:rsidR="008C539B" w:rsidRPr="001058B5" w:rsidRDefault="008C539B">
      <w:pPr>
        <w:spacing w:line="230" w:lineRule="auto"/>
        <w:rPr>
          <w:rFonts w:ascii="Arial" w:hAnsi="Arial" w:cs="Arial"/>
        </w:rPr>
        <w:sectPr w:rsidR="008C539B" w:rsidRPr="001058B5">
          <w:footerReference w:type="even" r:id="rId106"/>
          <w:footerReference w:type="default" r:id="rId107"/>
          <w:pgSz w:w="12240" w:h="15840"/>
          <w:pgMar w:top="840" w:right="1060" w:bottom="860" w:left="1100" w:header="549" w:footer="663" w:gutter="0"/>
          <w:pgNumType w:start="31"/>
          <w:cols w:space="720"/>
        </w:sectPr>
      </w:pPr>
    </w:p>
    <w:p w14:paraId="7ABE700E" w14:textId="77777777" w:rsidR="008C539B" w:rsidRPr="001058B5" w:rsidRDefault="008C539B">
      <w:pPr>
        <w:pStyle w:val="BodyText"/>
        <w:spacing w:before="11"/>
        <w:rPr>
          <w:rFonts w:ascii="Arial" w:hAnsi="Arial" w:cs="Arial"/>
          <w:sz w:val="24"/>
        </w:rPr>
      </w:pPr>
    </w:p>
    <w:p w14:paraId="76DDCD7B" w14:textId="77777777" w:rsidR="008C539B" w:rsidRPr="001058B5" w:rsidRDefault="00C12992">
      <w:pPr>
        <w:pStyle w:val="Heading7"/>
        <w:spacing w:before="104"/>
        <w:rPr>
          <w:rFonts w:ascii="Arial" w:hAnsi="Arial" w:cs="Arial"/>
        </w:rPr>
      </w:pPr>
      <w:bookmarkStart w:id="726" w:name="_bookmark772"/>
      <w:bookmarkEnd w:id="726"/>
      <w:r w:rsidRPr="001058B5">
        <w:rPr>
          <w:rFonts w:ascii="Arial" w:hAnsi="Arial" w:cs="Arial"/>
        </w:rPr>
        <w:t>Procedure Privileges and Packages and Package Objects: Example 1</w:t>
      </w:r>
    </w:p>
    <w:p w14:paraId="3620E663" w14:textId="77777777" w:rsidR="008C539B" w:rsidRPr="001058B5" w:rsidRDefault="008D1AB8">
      <w:pPr>
        <w:pStyle w:val="BodyText"/>
        <w:spacing w:before="45"/>
        <w:ind w:left="1660"/>
        <w:rPr>
          <w:rFonts w:ascii="Arial" w:hAnsi="Arial" w:cs="Arial"/>
        </w:rPr>
      </w:pPr>
      <w:hyperlink w:anchor="_bookmark773" w:history="1">
        <w:r w:rsidR="00C12992" w:rsidRPr="001058B5">
          <w:rPr>
            <w:rFonts w:ascii="Arial" w:hAnsi="Arial" w:cs="Arial"/>
            <w:color w:val="0000CC"/>
          </w:rPr>
          <w:t xml:space="preserve">Example 4–10 </w:t>
        </w:r>
      </w:hyperlink>
      <w:r w:rsidR="00C12992" w:rsidRPr="001058B5">
        <w:rPr>
          <w:rFonts w:ascii="Arial" w:hAnsi="Arial" w:cs="Arial"/>
        </w:rPr>
        <w:t>shows four procedures created in the bodies of two packages.</w:t>
      </w:r>
    </w:p>
    <w:p w14:paraId="273343CD" w14:textId="77777777" w:rsidR="008C539B" w:rsidRPr="001058B5" w:rsidRDefault="008C539B">
      <w:pPr>
        <w:pStyle w:val="BodyText"/>
        <w:spacing w:before="11"/>
        <w:rPr>
          <w:rFonts w:ascii="Arial" w:hAnsi="Arial" w:cs="Arial"/>
          <w:sz w:val="25"/>
        </w:rPr>
      </w:pPr>
    </w:p>
    <w:p w14:paraId="74BCCF29" w14:textId="77777777" w:rsidR="008C539B" w:rsidRPr="001058B5" w:rsidRDefault="00C12992">
      <w:pPr>
        <w:ind w:left="1660"/>
        <w:rPr>
          <w:rFonts w:ascii="Arial" w:hAnsi="Arial" w:cs="Arial"/>
          <w:b/>
          <w:i/>
          <w:sz w:val="18"/>
        </w:rPr>
      </w:pPr>
      <w:bookmarkStart w:id="727" w:name="_bookmark773"/>
      <w:bookmarkEnd w:id="727"/>
      <w:r w:rsidRPr="001058B5">
        <w:rPr>
          <w:rFonts w:ascii="Arial" w:hAnsi="Arial" w:cs="Arial"/>
          <w:b/>
          <w:i/>
          <w:sz w:val="18"/>
        </w:rPr>
        <w:t>Example 4–10 Package Objects Affected by Procedure Privileges</w:t>
      </w:r>
    </w:p>
    <w:p w14:paraId="0A6440DF" w14:textId="77777777" w:rsidR="008C539B" w:rsidRPr="001058B5" w:rsidRDefault="00C12992">
      <w:pPr>
        <w:spacing w:before="112" w:line="259" w:lineRule="auto"/>
        <w:ind w:left="1844" w:right="5446" w:hanging="185"/>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39"/>
          <w:w w:val="90"/>
          <w:sz w:val="18"/>
        </w:rPr>
        <w:t xml:space="preserve"> </w:t>
      </w:r>
      <w:r w:rsidRPr="001058B5">
        <w:rPr>
          <w:rFonts w:ascii="Arial" w:hAnsi="Arial" w:cs="Arial"/>
          <w:w w:val="90"/>
          <w:sz w:val="18"/>
        </w:rPr>
        <w:t>BODY</w:t>
      </w:r>
      <w:r w:rsidRPr="001058B5">
        <w:rPr>
          <w:rFonts w:ascii="Arial" w:hAnsi="Arial" w:cs="Arial"/>
          <w:spacing w:val="-39"/>
          <w:w w:val="90"/>
          <w:sz w:val="18"/>
        </w:rPr>
        <w:t xml:space="preserve"> </w:t>
      </w:r>
      <w:r w:rsidRPr="001058B5">
        <w:rPr>
          <w:rFonts w:ascii="Arial" w:hAnsi="Arial" w:cs="Arial"/>
          <w:w w:val="90"/>
          <w:sz w:val="18"/>
        </w:rPr>
        <w:t>hire_fire</w:t>
      </w:r>
      <w:r w:rsidRPr="001058B5">
        <w:rPr>
          <w:rFonts w:ascii="Arial" w:hAnsi="Arial" w:cs="Arial"/>
          <w:spacing w:val="-39"/>
          <w:w w:val="90"/>
          <w:sz w:val="18"/>
        </w:rPr>
        <w:t xml:space="preserve"> </w:t>
      </w:r>
      <w:r w:rsidRPr="001058B5">
        <w:rPr>
          <w:rFonts w:ascii="Arial" w:hAnsi="Arial" w:cs="Arial"/>
          <w:w w:val="90"/>
          <w:sz w:val="18"/>
        </w:rPr>
        <w:t xml:space="preserve">AS </w:t>
      </w:r>
      <w:r w:rsidRPr="001058B5">
        <w:rPr>
          <w:rFonts w:ascii="Arial" w:hAnsi="Arial" w:cs="Arial"/>
          <w:w w:val="95"/>
          <w:sz w:val="18"/>
        </w:rPr>
        <w:t>PROCEDURE hire(...)</w:t>
      </w:r>
      <w:r w:rsidRPr="001058B5">
        <w:rPr>
          <w:rFonts w:ascii="Arial" w:hAnsi="Arial" w:cs="Arial"/>
          <w:spacing w:val="-63"/>
          <w:w w:val="95"/>
          <w:sz w:val="18"/>
        </w:rPr>
        <w:t xml:space="preserve"> </w:t>
      </w:r>
      <w:r w:rsidRPr="001058B5">
        <w:rPr>
          <w:rFonts w:ascii="Arial" w:hAnsi="Arial" w:cs="Arial"/>
          <w:w w:val="95"/>
          <w:sz w:val="18"/>
        </w:rPr>
        <w:t>IS</w:t>
      </w:r>
    </w:p>
    <w:p w14:paraId="431970EC"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420DD345" w14:textId="77777777" w:rsidR="008C539B" w:rsidRPr="001058B5" w:rsidRDefault="00C12992">
      <w:pPr>
        <w:spacing w:before="17" w:line="259" w:lineRule="auto"/>
        <w:ind w:left="2030" w:right="5350" w:firstLine="184"/>
        <w:rPr>
          <w:rFonts w:ascii="Arial" w:hAnsi="Arial" w:cs="Arial"/>
          <w:sz w:val="18"/>
        </w:rPr>
      </w:pPr>
      <w:r w:rsidRPr="001058B5">
        <w:rPr>
          <w:rFonts w:ascii="Arial" w:hAnsi="Arial" w:cs="Arial"/>
          <w:w w:val="95"/>
          <w:sz w:val="18"/>
        </w:rPr>
        <w:t>INSERT</w:t>
      </w:r>
      <w:r w:rsidRPr="001058B5">
        <w:rPr>
          <w:rFonts w:ascii="Arial" w:hAnsi="Arial" w:cs="Arial"/>
          <w:spacing w:val="-55"/>
          <w:w w:val="95"/>
          <w:sz w:val="18"/>
        </w:rPr>
        <w:t xml:space="preserve"> </w:t>
      </w:r>
      <w:r w:rsidRPr="001058B5">
        <w:rPr>
          <w:rFonts w:ascii="Arial" w:hAnsi="Arial" w:cs="Arial"/>
          <w:w w:val="95"/>
          <w:sz w:val="18"/>
        </w:rPr>
        <w:t>INTO</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hire;</w:t>
      </w:r>
    </w:p>
    <w:p w14:paraId="276EC720" w14:textId="77777777" w:rsidR="008C539B" w:rsidRPr="001058B5" w:rsidRDefault="00C12992">
      <w:pPr>
        <w:spacing w:line="259" w:lineRule="auto"/>
        <w:ind w:left="2030" w:right="6182" w:hanging="186"/>
        <w:rPr>
          <w:rFonts w:ascii="Arial" w:hAnsi="Arial" w:cs="Arial"/>
          <w:sz w:val="18"/>
        </w:rPr>
      </w:pP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fire(...)</w:t>
      </w:r>
      <w:r w:rsidRPr="001058B5">
        <w:rPr>
          <w:rFonts w:ascii="Arial" w:hAnsi="Arial" w:cs="Arial"/>
          <w:spacing w:val="-52"/>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5FD9CDEC" w14:textId="77777777" w:rsidR="008C539B" w:rsidRPr="001058B5" w:rsidRDefault="00C12992">
      <w:pPr>
        <w:spacing w:line="259" w:lineRule="auto"/>
        <w:ind w:left="2030" w:right="5350" w:firstLine="184"/>
        <w:rPr>
          <w:rFonts w:ascii="Arial" w:hAnsi="Arial" w:cs="Arial"/>
          <w:sz w:val="18"/>
        </w:rPr>
      </w:pPr>
      <w:r w:rsidRPr="001058B5">
        <w:rPr>
          <w:rFonts w:ascii="Arial" w:hAnsi="Arial" w:cs="Arial"/>
          <w:w w:val="95"/>
          <w:sz w:val="18"/>
        </w:rPr>
        <w:t>DELETE</w:t>
      </w:r>
      <w:r w:rsidRPr="001058B5">
        <w:rPr>
          <w:rFonts w:ascii="Arial" w:hAnsi="Arial" w:cs="Arial"/>
          <w:spacing w:val="-55"/>
          <w:w w:val="95"/>
          <w:sz w:val="18"/>
        </w:rPr>
        <w:t xml:space="preserve"> </w:t>
      </w:r>
      <w:r w:rsidRPr="001058B5">
        <w:rPr>
          <w:rFonts w:ascii="Arial" w:hAnsi="Arial" w:cs="Arial"/>
          <w:w w:val="95"/>
          <w:sz w:val="18"/>
        </w:rPr>
        <w:t>FROM</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fire;</w:t>
      </w:r>
    </w:p>
    <w:p w14:paraId="41BDB286" w14:textId="77777777" w:rsidR="008C539B" w:rsidRPr="001058B5" w:rsidRDefault="00C12992">
      <w:pPr>
        <w:ind w:left="1660"/>
        <w:rPr>
          <w:rFonts w:ascii="Arial" w:hAnsi="Arial" w:cs="Arial"/>
          <w:sz w:val="18"/>
        </w:rPr>
      </w:pPr>
      <w:r w:rsidRPr="001058B5">
        <w:rPr>
          <w:rFonts w:ascii="Arial" w:hAnsi="Arial" w:cs="Arial"/>
          <w:w w:val="95"/>
          <w:sz w:val="18"/>
        </w:rPr>
        <w:t>END hire_fire;</w:t>
      </w:r>
    </w:p>
    <w:p w14:paraId="257685B7" w14:textId="77777777" w:rsidR="008C539B" w:rsidRPr="001058B5" w:rsidRDefault="008C539B">
      <w:pPr>
        <w:pStyle w:val="BodyText"/>
        <w:spacing w:before="9"/>
        <w:rPr>
          <w:rFonts w:ascii="Arial" w:hAnsi="Arial" w:cs="Arial"/>
        </w:rPr>
      </w:pPr>
    </w:p>
    <w:p w14:paraId="4EF47873" w14:textId="77777777" w:rsidR="008C539B" w:rsidRPr="001058B5" w:rsidRDefault="00C12992">
      <w:pPr>
        <w:spacing w:line="259" w:lineRule="auto"/>
        <w:ind w:left="1844" w:right="5262"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raise_bonus</w:t>
      </w:r>
      <w:r w:rsidRPr="001058B5">
        <w:rPr>
          <w:rFonts w:ascii="Arial" w:hAnsi="Arial" w:cs="Arial"/>
          <w:spacing w:val="-41"/>
          <w:w w:val="90"/>
          <w:sz w:val="18"/>
        </w:rPr>
        <w:t xml:space="preserve"> </w:t>
      </w:r>
      <w:r w:rsidRPr="001058B5">
        <w:rPr>
          <w:rFonts w:ascii="Arial" w:hAnsi="Arial" w:cs="Arial"/>
          <w:w w:val="90"/>
          <w:sz w:val="18"/>
        </w:rPr>
        <w:t xml:space="preserve">AS </w:t>
      </w:r>
      <w:r w:rsidRPr="001058B5">
        <w:rPr>
          <w:rFonts w:ascii="Arial" w:hAnsi="Arial" w:cs="Arial"/>
          <w:w w:val="95"/>
          <w:sz w:val="18"/>
        </w:rPr>
        <w:t>PROCEDURE</w:t>
      </w:r>
      <w:r w:rsidRPr="001058B5">
        <w:rPr>
          <w:rFonts w:ascii="Arial" w:hAnsi="Arial" w:cs="Arial"/>
          <w:spacing w:val="-55"/>
          <w:w w:val="95"/>
          <w:sz w:val="18"/>
        </w:rPr>
        <w:t xml:space="preserve"> </w:t>
      </w:r>
      <w:r w:rsidRPr="001058B5">
        <w:rPr>
          <w:rFonts w:ascii="Arial" w:hAnsi="Arial" w:cs="Arial"/>
          <w:w w:val="95"/>
          <w:sz w:val="18"/>
        </w:rPr>
        <w:t>give_raise(...)</w:t>
      </w:r>
      <w:r w:rsidRPr="001058B5">
        <w:rPr>
          <w:rFonts w:ascii="Arial" w:hAnsi="Arial" w:cs="Arial"/>
          <w:spacing w:val="-55"/>
          <w:w w:val="95"/>
          <w:sz w:val="18"/>
        </w:rPr>
        <w:t xml:space="preserve"> </w:t>
      </w:r>
      <w:r w:rsidRPr="001058B5">
        <w:rPr>
          <w:rFonts w:ascii="Arial" w:hAnsi="Arial" w:cs="Arial"/>
          <w:w w:val="95"/>
          <w:sz w:val="18"/>
        </w:rPr>
        <w:t>IS</w:t>
      </w:r>
    </w:p>
    <w:p w14:paraId="13BDABBF"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6E727B4D" w14:textId="77777777" w:rsidR="008C539B" w:rsidRPr="001058B5" w:rsidRDefault="00C12992">
      <w:pPr>
        <w:spacing w:before="17" w:line="259" w:lineRule="auto"/>
        <w:ind w:left="2030" w:right="4614" w:firstLine="184"/>
        <w:rPr>
          <w:rFonts w:ascii="Arial" w:hAnsi="Arial" w:cs="Arial"/>
          <w:sz w:val="18"/>
        </w:rPr>
      </w:pPr>
      <w:r w:rsidRPr="001058B5">
        <w:rPr>
          <w:rFonts w:ascii="Arial" w:hAnsi="Arial" w:cs="Arial"/>
          <w:w w:val="95"/>
          <w:sz w:val="18"/>
        </w:rPr>
        <w:t>UPDATE</w:t>
      </w:r>
      <w:r w:rsidRPr="001058B5">
        <w:rPr>
          <w:rFonts w:ascii="Arial" w:hAnsi="Arial" w:cs="Arial"/>
          <w:spacing w:val="-51"/>
          <w:w w:val="95"/>
          <w:sz w:val="18"/>
        </w:rPr>
        <w:t xml:space="preserve"> </w:t>
      </w:r>
      <w:r w:rsidRPr="001058B5">
        <w:rPr>
          <w:rFonts w:ascii="Arial" w:hAnsi="Arial" w:cs="Arial"/>
          <w:w w:val="95"/>
          <w:sz w:val="18"/>
        </w:rPr>
        <w:t>employees</w:t>
      </w:r>
      <w:r w:rsidRPr="001058B5">
        <w:rPr>
          <w:rFonts w:ascii="Arial" w:hAnsi="Arial" w:cs="Arial"/>
          <w:spacing w:val="-51"/>
          <w:w w:val="95"/>
          <w:sz w:val="18"/>
        </w:rPr>
        <w:t xml:space="preserve"> </w:t>
      </w:r>
      <w:r w:rsidRPr="001058B5">
        <w:rPr>
          <w:rFonts w:ascii="Arial" w:hAnsi="Arial" w:cs="Arial"/>
          <w:w w:val="95"/>
          <w:sz w:val="18"/>
        </w:rPr>
        <w:t>SET</w:t>
      </w:r>
      <w:r w:rsidRPr="001058B5">
        <w:rPr>
          <w:rFonts w:ascii="Arial" w:hAnsi="Arial" w:cs="Arial"/>
          <w:spacing w:val="-51"/>
          <w:w w:val="95"/>
          <w:sz w:val="18"/>
        </w:rPr>
        <w:t xml:space="preserve"> </w:t>
      </w:r>
      <w:r w:rsidRPr="001058B5">
        <w:rPr>
          <w:rFonts w:ascii="Arial" w:hAnsi="Arial" w:cs="Arial"/>
          <w:w w:val="95"/>
          <w:sz w:val="18"/>
        </w:rPr>
        <w:t>salary</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 END give_raise;</w:t>
      </w:r>
    </w:p>
    <w:p w14:paraId="38F12CAA" w14:textId="77777777" w:rsidR="008C539B" w:rsidRPr="001058B5" w:rsidRDefault="00C12992">
      <w:pPr>
        <w:spacing w:line="259" w:lineRule="auto"/>
        <w:ind w:left="2030" w:right="5625" w:hanging="186"/>
        <w:rPr>
          <w:rFonts w:ascii="Arial" w:hAnsi="Arial" w:cs="Arial"/>
          <w:sz w:val="18"/>
        </w:rPr>
      </w:pP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give_bonus(...)</w:t>
      </w:r>
      <w:r w:rsidRPr="001058B5">
        <w:rPr>
          <w:rFonts w:ascii="Arial" w:hAnsi="Arial" w:cs="Arial"/>
          <w:spacing w:val="-6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174B3A9F" w14:textId="77777777" w:rsidR="008C539B" w:rsidRPr="001058B5" w:rsidRDefault="00C12992">
      <w:pPr>
        <w:spacing w:line="259" w:lineRule="auto"/>
        <w:ind w:left="2030" w:right="4707" w:firstLine="184"/>
        <w:rPr>
          <w:rFonts w:ascii="Arial" w:hAnsi="Arial" w:cs="Arial"/>
          <w:sz w:val="18"/>
        </w:rPr>
      </w:pPr>
      <w:r w:rsidRPr="001058B5">
        <w:rPr>
          <w:rFonts w:ascii="Arial" w:hAnsi="Arial" w:cs="Arial"/>
          <w:w w:val="95"/>
          <w:sz w:val="18"/>
        </w:rPr>
        <w:t>UPDATE</w:t>
      </w:r>
      <w:r w:rsidRPr="001058B5">
        <w:rPr>
          <w:rFonts w:ascii="Arial" w:hAnsi="Arial" w:cs="Arial"/>
          <w:spacing w:val="-50"/>
          <w:w w:val="95"/>
          <w:sz w:val="18"/>
        </w:rPr>
        <w:t xml:space="preserve"> </w:t>
      </w:r>
      <w:r w:rsidRPr="001058B5">
        <w:rPr>
          <w:rFonts w:ascii="Arial" w:hAnsi="Arial" w:cs="Arial"/>
          <w:w w:val="95"/>
          <w:sz w:val="18"/>
        </w:rPr>
        <w:t>employees</w:t>
      </w:r>
      <w:r w:rsidRPr="001058B5">
        <w:rPr>
          <w:rFonts w:ascii="Arial" w:hAnsi="Arial" w:cs="Arial"/>
          <w:spacing w:val="-50"/>
          <w:w w:val="95"/>
          <w:sz w:val="18"/>
        </w:rPr>
        <w:t xml:space="preserve"> </w:t>
      </w:r>
      <w:r w:rsidRPr="001058B5">
        <w:rPr>
          <w:rFonts w:ascii="Arial" w:hAnsi="Arial" w:cs="Arial"/>
          <w:w w:val="95"/>
          <w:sz w:val="18"/>
        </w:rPr>
        <w:t>SET</w:t>
      </w:r>
      <w:r w:rsidRPr="001058B5">
        <w:rPr>
          <w:rFonts w:ascii="Arial" w:hAnsi="Arial" w:cs="Arial"/>
          <w:spacing w:val="-50"/>
          <w:w w:val="95"/>
          <w:sz w:val="18"/>
        </w:rPr>
        <w:t xml:space="preserve"> </w:t>
      </w:r>
      <w:r w:rsidRPr="001058B5">
        <w:rPr>
          <w:rFonts w:ascii="Arial" w:hAnsi="Arial" w:cs="Arial"/>
          <w:w w:val="95"/>
          <w:sz w:val="18"/>
        </w:rPr>
        <w:t>bonus</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 END</w:t>
      </w:r>
      <w:r w:rsidRPr="001058B5">
        <w:rPr>
          <w:rFonts w:ascii="Arial" w:hAnsi="Arial" w:cs="Arial"/>
          <w:spacing w:val="-18"/>
          <w:w w:val="95"/>
          <w:sz w:val="18"/>
        </w:rPr>
        <w:t xml:space="preserve"> </w:t>
      </w:r>
      <w:r w:rsidRPr="001058B5">
        <w:rPr>
          <w:rFonts w:ascii="Arial" w:hAnsi="Arial" w:cs="Arial"/>
          <w:w w:val="95"/>
          <w:sz w:val="18"/>
        </w:rPr>
        <w:t>give_bonus;</w:t>
      </w:r>
    </w:p>
    <w:p w14:paraId="3C149677" w14:textId="77777777" w:rsidR="008C539B" w:rsidRPr="001058B5" w:rsidRDefault="00C12992">
      <w:pPr>
        <w:ind w:left="1660"/>
        <w:rPr>
          <w:rFonts w:ascii="Arial" w:hAnsi="Arial" w:cs="Arial"/>
          <w:sz w:val="18"/>
        </w:rPr>
      </w:pPr>
      <w:r w:rsidRPr="001058B5">
        <w:rPr>
          <w:rFonts w:ascii="Arial" w:hAnsi="Arial" w:cs="Arial"/>
          <w:w w:val="95"/>
          <w:sz w:val="18"/>
        </w:rPr>
        <w:t>END raise_bonus;</w:t>
      </w:r>
    </w:p>
    <w:p w14:paraId="7CDD2F9D" w14:textId="77777777" w:rsidR="008C539B" w:rsidRPr="001058B5" w:rsidRDefault="008C539B">
      <w:pPr>
        <w:pStyle w:val="BodyText"/>
        <w:spacing w:before="1"/>
        <w:rPr>
          <w:rFonts w:ascii="Arial" w:hAnsi="Arial" w:cs="Arial"/>
          <w:sz w:val="18"/>
        </w:rPr>
      </w:pPr>
    </w:p>
    <w:p w14:paraId="4C7898D0" w14:textId="77777777" w:rsidR="008C539B" w:rsidRPr="001058B5" w:rsidRDefault="00C12992">
      <w:pPr>
        <w:pStyle w:val="BodyText"/>
        <w:spacing w:line="246" w:lineRule="exact"/>
        <w:ind w:left="1660"/>
        <w:rPr>
          <w:rFonts w:ascii="Arial" w:hAnsi="Arial" w:cs="Arial"/>
        </w:rPr>
      </w:pPr>
      <w:r w:rsidRPr="001058B5">
        <w:rPr>
          <w:rFonts w:ascii="Arial" w:hAnsi="Arial" w:cs="Arial"/>
        </w:rPr>
        <w:t>The following GRANT</w:t>
      </w:r>
      <w:r w:rsidRPr="001058B5">
        <w:rPr>
          <w:rFonts w:ascii="Arial" w:hAnsi="Arial" w:cs="Arial"/>
          <w:spacing w:val="-59"/>
        </w:rPr>
        <w:t xml:space="preserve"> </w:t>
      </w:r>
      <w:r w:rsidRPr="001058B5">
        <w:rPr>
          <w:rFonts w:ascii="Arial" w:hAnsi="Arial" w:cs="Arial"/>
        </w:rPr>
        <w:t>EXECUTE</w:t>
      </w:r>
      <w:r w:rsidRPr="001058B5">
        <w:rPr>
          <w:rFonts w:ascii="Arial" w:hAnsi="Arial" w:cs="Arial"/>
          <w:spacing w:val="-95"/>
        </w:rPr>
        <w:t xml:space="preserve"> </w:t>
      </w:r>
      <w:r w:rsidRPr="001058B5">
        <w:rPr>
          <w:rFonts w:ascii="Arial" w:hAnsi="Arial" w:cs="Arial"/>
        </w:rPr>
        <w:t>statements enable the big_bosses</w:t>
      </w:r>
      <w:r w:rsidRPr="001058B5">
        <w:rPr>
          <w:rFonts w:ascii="Arial" w:hAnsi="Arial" w:cs="Arial"/>
          <w:spacing w:val="-95"/>
        </w:rPr>
        <w:t xml:space="preserve"> </w:t>
      </w:r>
      <w:r w:rsidRPr="001058B5">
        <w:rPr>
          <w:rFonts w:ascii="Arial" w:hAnsi="Arial" w:cs="Arial"/>
        </w:rPr>
        <w:t>and little_bosses</w:t>
      </w:r>
    </w:p>
    <w:p w14:paraId="498B4A4A" w14:textId="77777777" w:rsidR="008C539B" w:rsidRPr="001058B5" w:rsidRDefault="00C12992">
      <w:pPr>
        <w:pStyle w:val="BodyText"/>
        <w:spacing w:line="242" w:lineRule="exact"/>
        <w:ind w:left="1660"/>
        <w:rPr>
          <w:rFonts w:ascii="Arial" w:hAnsi="Arial" w:cs="Arial"/>
        </w:rPr>
      </w:pPr>
      <w:r w:rsidRPr="001058B5">
        <w:rPr>
          <w:rFonts w:ascii="Arial" w:hAnsi="Arial" w:cs="Arial"/>
        </w:rPr>
        <w:t>roles to run the appropriate procedures:</w:t>
      </w:r>
    </w:p>
    <w:p w14:paraId="7FADD3D8" w14:textId="77777777" w:rsidR="008C539B" w:rsidRPr="001058B5" w:rsidRDefault="00C12992">
      <w:pPr>
        <w:spacing w:before="140" w:line="259" w:lineRule="auto"/>
        <w:ind w:left="1660" w:right="4153"/>
        <w:rPr>
          <w:rFonts w:ascii="Arial" w:hAnsi="Arial" w:cs="Arial"/>
          <w:sz w:val="18"/>
        </w:rPr>
      </w:pPr>
      <w:r w:rsidRPr="001058B5">
        <w:rPr>
          <w:rFonts w:ascii="Arial" w:hAnsi="Arial" w:cs="Arial"/>
          <w:w w:val="95"/>
          <w:sz w:val="18"/>
        </w:rPr>
        <w:t xml:space="preserve">GRANT EXECUTE ON hire_fire TO 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4AA4F2F0" w14:textId="77777777" w:rsidR="008C539B" w:rsidRPr="001058B5" w:rsidRDefault="008C539B">
      <w:pPr>
        <w:pStyle w:val="BodyText"/>
        <w:rPr>
          <w:rFonts w:ascii="Arial" w:hAnsi="Arial" w:cs="Arial"/>
        </w:rPr>
      </w:pPr>
    </w:p>
    <w:p w14:paraId="3508C990" w14:textId="77777777" w:rsidR="008C539B" w:rsidRPr="001058B5" w:rsidRDefault="008D1AB8">
      <w:pPr>
        <w:pStyle w:val="BodyText"/>
        <w:spacing w:before="7"/>
        <w:rPr>
          <w:rFonts w:ascii="Arial" w:hAnsi="Arial" w:cs="Arial"/>
          <w:sz w:val="17"/>
        </w:rPr>
      </w:pPr>
      <w:r>
        <w:rPr>
          <w:rFonts w:ascii="Arial" w:hAnsi="Arial" w:cs="Arial"/>
        </w:rPr>
        <w:pict w14:anchorId="30EE05CA">
          <v:group id="_x0000_s1451" style="position:absolute;margin-left:174pt;margin-top:12pt;width:312pt;height:2.5pt;z-index:3088;mso-wrap-distance-left:0;mso-wrap-distance-right:0;mso-position-horizontal-relative:page" coordorigin="3480,240" coordsize="6240,50">
            <v:line id="_x0000_s1453" style="position:absolute" from="3480,242" to="9720,242" strokeweight=".24pt"/>
            <v:line id="_x0000_s1452" style="position:absolute" from="3480,286" to="9720,286" strokeweight=".24pt"/>
            <w10:wrap type="topAndBottom" anchorx="page"/>
          </v:group>
        </w:pict>
      </w:r>
    </w:p>
    <w:p w14:paraId="2D297421" w14:textId="77777777" w:rsidR="008C539B" w:rsidRPr="001058B5" w:rsidRDefault="00C12992">
      <w:pPr>
        <w:pStyle w:val="BodyText"/>
        <w:spacing w:before="30" w:after="107"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Granting EXECUTE</w:t>
      </w:r>
      <w:r w:rsidRPr="001058B5">
        <w:rPr>
          <w:rFonts w:ascii="Arial" w:hAnsi="Arial" w:cs="Arial"/>
          <w:spacing w:val="-89"/>
        </w:rPr>
        <w:t xml:space="preserve"> </w:t>
      </w:r>
      <w:r w:rsidRPr="001058B5">
        <w:rPr>
          <w:rFonts w:ascii="Arial" w:hAnsi="Arial" w:cs="Arial"/>
        </w:rPr>
        <w:t>privilege for a package provides uniform access to all package objects.</w:t>
      </w:r>
    </w:p>
    <w:p w14:paraId="2A58CF29" w14:textId="02DE1AB7" w:rsidR="008C539B" w:rsidRPr="001058B5" w:rsidRDefault="008D1AB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403D08C2">
          <v:group id="_x0000_s1448" style="width:312pt;height:2.55pt;mso-position-horizontal-relative:char;mso-position-vertical-relative:line" coordsize="6240,51">
            <v:line id="_x0000_s1450" style="position:absolute" from="0,2" to="6240,2" strokeweight=".24pt"/>
            <v:line id="_x0000_s1449" style="position:absolute" from="0,48" to="6240,48" strokeweight=".24pt"/>
            <w10:anchorlock/>
          </v:group>
        </w:pict>
      </w:r>
    </w:p>
    <w:p w14:paraId="2C102213" w14:textId="77777777" w:rsidR="008C539B" w:rsidRPr="001058B5" w:rsidRDefault="008C539B">
      <w:pPr>
        <w:pStyle w:val="BodyText"/>
        <w:spacing w:before="2"/>
        <w:rPr>
          <w:rFonts w:ascii="Arial" w:hAnsi="Arial" w:cs="Arial"/>
          <w:sz w:val="11"/>
        </w:rPr>
      </w:pPr>
    </w:p>
    <w:p w14:paraId="01F80600" w14:textId="77777777" w:rsidR="008C539B" w:rsidRPr="001058B5" w:rsidRDefault="00C12992">
      <w:pPr>
        <w:pStyle w:val="Heading7"/>
        <w:spacing w:before="104"/>
        <w:rPr>
          <w:rFonts w:ascii="Arial" w:hAnsi="Arial" w:cs="Arial"/>
        </w:rPr>
      </w:pPr>
      <w:bookmarkStart w:id="728" w:name="_bookmark774"/>
      <w:bookmarkEnd w:id="728"/>
      <w:r w:rsidRPr="001058B5">
        <w:rPr>
          <w:rFonts w:ascii="Arial" w:hAnsi="Arial" w:cs="Arial"/>
        </w:rPr>
        <w:t>Procedure Privileges and Packages and Package Objects: Example 2</w:t>
      </w:r>
    </w:p>
    <w:p w14:paraId="230AF256"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This example shows four procedure definitions within the body of a single package. Two additional standalone procedures and a package are created specifically to provide access to the procedures defined in the main package.</w:t>
      </w:r>
    </w:p>
    <w:p w14:paraId="75FF99E5" w14:textId="77777777" w:rsidR="008C539B" w:rsidRPr="001058B5" w:rsidRDefault="00C12992">
      <w:pPr>
        <w:spacing w:before="140" w:line="259" w:lineRule="auto"/>
        <w:ind w:left="1844" w:right="3969" w:hanging="185"/>
        <w:rPr>
          <w:rFonts w:ascii="Arial" w:hAnsi="Arial" w:cs="Arial"/>
          <w:sz w:val="18"/>
        </w:rPr>
      </w:pPr>
      <w:r w:rsidRPr="001058B5">
        <w:rPr>
          <w:rFonts w:ascii="Arial" w:hAnsi="Arial" w:cs="Arial"/>
          <w:w w:val="95"/>
          <w:sz w:val="18"/>
        </w:rPr>
        <w:t xml:space="preserve">CREATE PACKAGE BODY employee_changes AS </w:t>
      </w:r>
      <w:r w:rsidRPr="001058B5">
        <w:rPr>
          <w:rFonts w:ascii="Arial" w:hAnsi="Arial" w:cs="Arial"/>
          <w:w w:val="90"/>
          <w:sz w:val="18"/>
        </w:rPr>
        <w:t>PROCEDURE</w:t>
      </w:r>
      <w:r w:rsidRPr="001058B5">
        <w:rPr>
          <w:rFonts w:ascii="Arial" w:hAnsi="Arial" w:cs="Arial"/>
          <w:spacing w:val="-45"/>
          <w:w w:val="90"/>
          <w:sz w:val="18"/>
        </w:rPr>
        <w:t xml:space="preserve"> </w:t>
      </w:r>
      <w:r w:rsidRPr="001058B5">
        <w:rPr>
          <w:rFonts w:ascii="Arial" w:hAnsi="Arial" w:cs="Arial"/>
          <w:w w:val="90"/>
          <w:sz w:val="18"/>
        </w:rPr>
        <w:t>change_salary(...)</w:t>
      </w:r>
      <w:r w:rsidRPr="001058B5">
        <w:rPr>
          <w:rFonts w:ascii="Arial" w:hAnsi="Arial" w:cs="Arial"/>
          <w:spacing w:val="-45"/>
          <w:w w:val="90"/>
          <w:sz w:val="18"/>
        </w:rPr>
        <w:t xml:space="preserve"> </w:t>
      </w:r>
      <w:r w:rsidRPr="001058B5">
        <w:rPr>
          <w:rFonts w:ascii="Arial" w:hAnsi="Arial" w:cs="Arial"/>
          <w:w w:val="90"/>
          <w:sz w:val="18"/>
        </w:rPr>
        <w:t>IS</w:t>
      </w:r>
      <w:r w:rsidRPr="001058B5">
        <w:rPr>
          <w:rFonts w:ascii="Arial" w:hAnsi="Arial" w:cs="Arial"/>
          <w:spacing w:val="-45"/>
          <w:w w:val="90"/>
          <w:sz w:val="18"/>
        </w:rPr>
        <w:t xml:space="preserve"> </w:t>
      </w:r>
      <w:r w:rsidRPr="001058B5">
        <w:rPr>
          <w:rFonts w:ascii="Arial" w:hAnsi="Arial" w:cs="Arial"/>
          <w:w w:val="90"/>
          <w:sz w:val="18"/>
        </w:rPr>
        <w:t>BEGIN</w:t>
      </w:r>
      <w:r w:rsidRPr="001058B5">
        <w:rPr>
          <w:rFonts w:ascii="Arial" w:hAnsi="Arial" w:cs="Arial"/>
          <w:spacing w:val="-45"/>
          <w:w w:val="90"/>
          <w:sz w:val="18"/>
        </w:rPr>
        <w:t xml:space="preserve"> </w:t>
      </w:r>
      <w:r w:rsidRPr="001058B5">
        <w:rPr>
          <w:rFonts w:ascii="Arial" w:hAnsi="Arial" w:cs="Arial"/>
          <w:w w:val="90"/>
          <w:sz w:val="18"/>
        </w:rPr>
        <w:t>...</w:t>
      </w:r>
      <w:r w:rsidRPr="001058B5">
        <w:rPr>
          <w:rFonts w:ascii="Arial" w:hAnsi="Arial" w:cs="Arial"/>
          <w:spacing w:val="-45"/>
          <w:w w:val="90"/>
          <w:sz w:val="18"/>
        </w:rPr>
        <w:t xml:space="preserve"> </w:t>
      </w:r>
      <w:r w:rsidRPr="001058B5">
        <w:rPr>
          <w:rFonts w:ascii="Arial" w:hAnsi="Arial" w:cs="Arial"/>
          <w:w w:val="90"/>
          <w:sz w:val="18"/>
        </w:rPr>
        <w:t>END; PROCEDURE</w:t>
      </w:r>
      <w:r w:rsidRPr="001058B5">
        <w:rPr>
          <w:rFonts w:ascii="Arial" w:hAnsi="Arial" w:cs="Arial"/>
          <w:spacing w:val="-38"/>
          <w:w w:val="90"/>
          <w:sz w:val="18"/>
        </w:rPr>
        <w:t xml:space="preserve"> </w:t>
      </w:r>
      <w:r w:rsidRPr="001058B5">
        <w:rPr>
          <w:rFonts w:ascii="Arial" w:hAnsi="Arial" w:cs="Arial"/>
          <w:w w:val="90"/>
          <w:sz w:val="18"/>
        </w:rPr>
        <w:t>change_bonus(...)</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7"/>
          <w:w w:val="90"/>
          <w:sz w:val="18"/>
        </w:rPr>
        <w:t xml:space="preserve"> </w:t>
      </w:r>
      <w:r w:rsidRPr="001058B5">
        <w:rPr>
          <w:rFonts w:ascii="Arial" w:hAnsi="Arial" w:cs="Arial"/>
          <w:w w:val="90"/>
          <w:sz w:val="18"/>
        </w:rPr>
        <w:t>BEGIN</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END;</w:t>
      </w:r>
    </w:p>
    <w:p w14:paraId="69BFD010" w14:textId="77777777" w:rsidR="008C539B" w:rsidRPr="001058B5" w:rsidRDefault="00C12992">
      <w:pPr>
        <w:spacing w:line="259" w:lineRule="auto"/>
        <w:ind w:left="1844" w:right="3784"/>
        <w:rPr>
          <w:rFonts w:ascii="Arial" w:hAnsi="Arial" w:cs="Arial"/>
          <w:sz w:val="18"/>
        </w:rPr>
      </w:pPr>
      <w:r w:rsidRPr="001058B5">
        <w:rPr>
          <w:rFonts w:ascii="Arial" w:hAnsi="Arial" w:cs="Arial"/>
          <w:w w:val="90"/>
          <w:sz w:val="18"/>
        </w:rPr>
        <w:t>PROCEDURE</w:t>
      </w:r>
      <w:r w:rsidRPr="001058B5">
        <w:rPr>
          <w:rFonts w:ascii="Arial" w:hAnsi="Arial" w:cs="Arial"/>
          <w:spacing w:val="-47"/>
          <w:w w:val="90"/>
          <w:sz w:val="18"/>
        </w:rPr>
        <w:t xml:space="preserve"> </w:t>
      </w:r>
      <w:r w:rsidRPr="001058B5">
        <w:rPr>
          <w:rFonts w:ascii="Arial" w:hAnsi="Arial" w:cs="Arial"/>
          <w:w w:val="90"/>
          <w:sz w:val="18"/>
        </w:rPr>
        <w:t>insert_employee(...)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 PROCEDURE</w:t>
      </w:r>
      <w:r w:rsidRPr="001058B5">
        <w:rPr>
          <w:rFonts w:ascii="Arial" w:hAnsi="Arial" w:cs="Arial"/>
          <w:spacing w:val="-47"/>
          <w:w w:val="90"/>
          <w:sz w:val="18"/>
        </w:rPr>
        <w:t xml:space="preserve"> </w:t>
      </w:r>
      <w:r w:rsidRPr="001058B5">
        <w:rPr>
          <w:rFonts w:ascii="Arial" w:hAnsi="Arial" w:cs="Arial"/>
          <w:w w:val="90"/>
          <w:sz w:val="18"/>
        </w:rPr>
        <w:t>delete_employee(...)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w:t>
      </w:r>
    </w:p>
    <w:p w14:paraId="7E9DE8F9" w14:textId="77777777" w:rsidR="008C539B" w:rsidRPr="001058B5" w:rsidRDefault="00C12992">
      <w:pPr>
        <w:ind w:left="1660"/>
        <w:rPr>
          <w:rFonts w:ascii="Arial" w:hAnsi="Arial" w:cs="Arial"/>
          <w:sz w:val="18"/>
        </w:rPr>
      </w:pPr>
      <w:r w:rsidRPr="001058B5">
        <w:rPr>
          <w:rFonts w:ascii="Arial" w:hAnsi="Arial" w:cs="Arial"/>
          <w:w w:val="95"/>
          <w:sz w:val="18"/>
        </w:rPr>
        <w:t>END employee_changes;</w:t>
      </w:r>
    </w:p>
    <w:p w14:paraId="0AFF9FA2" w14:textId="77777777" w:rsidR="008C539B" w:rsidRPr="001058B5" w:rsidRDefault="008C539B">
      <w:pPr>
        <w:pStyle w:val="BodyText"/>
        <w:spacing w:before="8"/>
        <w:rPr>
          <w:rFonts w:ascii="Arial" w:hAnsi="Arial" w:cs="Arial"/>
        </w:rPr>
      </w:pPr>
    </w:p>
    <w:p w14:paraId="0B9BB10B"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hire </w:t>
      </w:r>
      <w:r w:rsidRPr="001058B5">
        <w:rPr>
          <w:rFonts w:ascii="Arial" w:hAnsi="Arial" w:cs="Arial"/>
          <w:w w:val="95"/>
          <w:sz w:val="18"/>
        </w:rPr>
        <w:t>BEGIN</w:t>
      </w:r>
    </w:p>
    <w:p w14:paraId="6EE3A665"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employee_changes.insert_employee(...) </w:t>
      </w:r>
      <w:r w:rsidRPr="001058B5">
        <w:rPr>
          <w:rFonts w:ascii="Arial" w:hAnsi="Arial" w:cs="Arial"/>
          <w:w w:val="95"/>
          <w:sz w:val="18"/>
        </w:rPr>
        <w:t>END hire;</w:t>
      </w:r>
    </w:p>
    <w:p w14:paraId="2E7361C2" w14:textId="77777777" w:rsidR="008C539B" w:rsidRPr="001058B5" w:rsidRDefault="008C539B">
      <w:pPr>
        <w:pStyle w:val="BodyText"/>
        <w:spacing w:before="4"/>
        <w:rPr>
          <w:rFonts w:ascii="Arial" w:hAnsi="Arial" w:cs="Arial"/>
          <w:sz w:val="19"/>
        </w:rPr>
      </w:pPr>
    </w:p>
    <w:p w14:paraId="1B7A2D11"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fire </w:t>
      </w:r>
      <w:r w:rsidRPr="001058B5">
        <w:rPr>
          <w:rFonts w:ascii="Arial" w:hAnsi="Arial" w:cs="Arial"/>
          <w:w w:val="95"/>
          <w:sz w:val="18"/>
        </w:rPr>
        <w:t>BEGIN</w:t>
      </w:r>
    </w:p>
    <w:p w14:paraId="391F93A2"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employee_changes.delete_employee(...) </w:t>
      </w:r>
      <w:r w:rsidRPr="001058B5">
        <w:rPr>
          <w:rFonts w:ascii="Arial" w:hAnsi="Arial" w:cs="Arial"/>
          <w:w w:val="95"/>
          <w:sz w:val="18"/>
        </w:rPr>
        <w:t>END fire;</w:t>
      </w:r>
    </w:p>
    <w:p w14:paraId="0B6F7902"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E81FC52" w14:textId="77777777" w:rsidR="008C539B" w:rsidRPr="001058B5" w:rsidRDefault="008C539B">
      <w:pPr>
        <w:pStyle w:val="BodyText"/>
        <w:rPr>
          <w:rFonts w:ascii="Arial" w:hAnsi="Arial" w:cs="Arial"/>
        </w:rPr>
      </w:pPr>
    </w:p>
    <w:p w14:paraId="6BB9B146" w14:textId="77777777" w:rsidR="008C539B" w:rsidRPr="001058B5" w:rsidRDefault="008C539B">
      <w:pPr>
        <w:pStyle w:val="BodyText"/>
        <w:spacing w:before="7"/>
        <w:rPr>
          <w:rFonts w:ascii="Arial" w:hAnsi="Arial" w:cs="Arial"/>
          <w:sz w:val="18"/>
        </w:rPr>
      </w:pPr>
    </w:p>
    <w:p w14:paraId="4DD2C250" w14:textId="77777777" w:rsidR="008C539B" w:rsidRPr="001058B5" w:rsidRDefault="00C12992">
      <w:pPr>
        <w:spacing w:line="259" w:lineRule="auto"/>
        <w:ind w:left="2444" w:right="5025" w:hanging="185"/>
        <w:rPr>
          <w:rFonts w:ascii="Arial" w:hAnsi="Arial" w:cs="Arial"/>
          <w:sz w:val="18"/>
        </w:rPr>
      </w:pPr>
      <w:r w:rsidRPr="001058B5">
        <w:rPr>
          <w:rFonts w:ascii="Arial" w:hAnsi="Arial" w:cs="Arial"/>
          <w:w w:val="95"/>
          <w:sz w:val="18"/>
        </w:rPr>
        <w:t xml:space="preserve">PACKAGE raise_bonus IS </w:t>
      </w: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give_raise(...)</w:t>
      </w:r>
      <w:r w:rsidRPr="001058B5">
        <w:rPr>
          <w:rFonts w:ascii="Arial" w:hAnsi="Arial" w:cs="Arial"/>
          <w:spacing w:val="-66"/>
          <w:w w:val="90"/>
          <w:sz w:val="18"/>
        </w:rPr>
        <w:t xml:space="preserve"> </w:t>
      </w:r>
      <w:r w:rsidRPr="001058B5">
        <w:rPr>
          <w:rFonts w:ascii="Arial" w:hAnsi="Arial" w:cs="Arial"/>
          <w:w w:val="90"/>
          <w:sz w:val="18"/>
        </w:rPr>
        <w:t>AS</w:t>
      </w:r>
    </w:p>
    <w:p w14:paraId="297568E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BEGIN</w:t>
      </w:r>
    </w:p>
    <w:p w14:paraId="18455635" w14:textId="77777777" w:rsidR="008C539B" w:rsidRPr="001058B5" w:rsidRDefault="00C12992">
      <w:pPr>
        <w:spacing w:before="17" w:line="259" w:lineRule="auto"/>
        <w:ind w:left="2630" w:right="3970" w:firstLine="184"/>
        <w:rPr>
          <w:rFonts w:ascii="Arial" w:hAnsi="Arial" w:cs="Arial"/>
          <w:sz w:val="18"/>
        </w:rPr>
      </w:pPr>
      <w:r w:rsidRPr="001058B5">
        <w:rPr>
          <w:rFonts w:ascii="Arial" w:hAnsi="Arial" w:cs="Arial"/>
          <w:w w:val="85"/>
          <w:sz w:val="18"/>
        </w:rPr>
        <w:t xml:space="preserve">employee_changes.change_salary(...) </w:t>
      </w:r>
      <w:r w:rsidRPr="001058B5">
        <w:rPr>
          <w:rFonts w:ascii="Arial" w:hAnsi="Arial" w:cs="Arial"/>
          <w:w w:val="95"/>
          <w:sz w:val="18"/>
        </w:rPr>
        <w:t>END give_raise;</w:t>
      </w:r>
    </w:p>
    <w:p w14:paraId="3708FA42" w14:textId="77777777" w:rsidR="008C539B" w:rsidRPr="001058B5" w:rsidRDefault="008C539B">
      <w:pPr>
        <w:pStyle w:val="BodyText"/>
        <w:spacing w:before="4"/>
        <w:rPr>
          <w:rFonts w:ascii="Arial" w:hAnsi="Arial" w:cs="Arial"/>
          <w:sz w:val="19"/>
        </w:rPr>
      </w:pPr>
    </w:p>
    <w:p w14:paraId="6E7588FF" w14:textId="77777777" w:rsidR="008C539B" w:rsidRPr="001058B5" w:rsidRDefault="00C12992">
      <w:pPr>
        <w:spacing w:before="1" w:line="259" w:lineRule="auto"/>
        <w:ind w:left="2630" w:right="5304" w:hanging="186"/>
        <w:rPr>
          <w:rFonts w:ascii="Arial" w:hAnsi="Arial" w:cs="Arial"/>
          <w:sz w:val="18"/>
        </w:rPr>
      </w:pPr>
      <w:r w:rsidRPr="001058B5">
        <w:rPr>
          <w:rFonts w:ascii="Arial" w:hAnsi="Arial" w:cs="Arial"/>
          <w:w w:val="85"/>
          <w:sz w:val="18"/>
        </w:rPr>
        <w:t xml:space="preserve">PROCEDURE give_bonus(...) </w:t>
      </w:r>
      <w:r w:rsidRPr="001058B5">
        <w:rPr>
          <w:rFonts w:ascii="Arial" w:hAnsi="Arial" w:cs="Arial"/>
          <w:w w:val="95"/>
          <w:sz w:val="18"/>
        </w:rPr>
        <w:t>BEGIN</w:t>
      </w:r>
    </w:p>
    <w:p w14:paraId="2E15825E" w14:textId="77777777" w:rsidR="008C539B" w:rsidRPr="001058B5" w:rsidRDefault="00C12992">
      <w:pPr>
        <w:spacing w:line="259" w:lineRule="auto"/>
        <w:ind w:left="2630" w:right="3970" w:firstLine="184"/>
        <w:rPr>
          <w:rFonts w:ascii="Arial" w:hAnsi="Arial" w:cs="Arial"/>
          <w:sz w:val="18"/>
        </w:rPr>
      </w:pPr>
      <w:r w:rsidRPr="001058B5">
        <w:rPr>
          <w:rFonts w:ascii="Arial" w:hAnsi="Arial" w:cs="Arial"/>
          <w:w w:val="85"/>
          <w:sz w:val="18"/>
        </w:rPr>
        <w:t xml:space="preserve">employee_changes.change_bonus(...) </w:t>
      </w:r>
      <w:r w:rsidRPr="001058B5">
        <w:rPr>
          <w:rFonts w:ascii="Arial" w:hAnsi="Arial" w:cs="Arial"/>
          <w:w w:val="95"/>
          <w:sz w:val="18"/>
        </w:rPr>
        <w:t>END give_bonus;</w:t>
      </w:r>
    </w:p>
    <w:p w14:paraId="0A372100" w14:textId="77777777" w:rsidR="008C539B" w:rsidRPr="001058B5" w:rsidRDefault="008C539B">
      <w:pPr>
        <w:pStyle w:val="BodyText"/>
        <w:spacing w:before="5"/>
        <w:rPr>
          <w:rFonts w:ascii="Arial" w:hAnsi="Arial" w:cs="Arial"/>
          <w:sz w:val="17"/>
        </w:rPr>
      </w:pPr>
    </w:p>
    <w:p w14:paraId="7FF9B019" w14:textId="77777777" w:rsidR="008C539B" w:rsidRPr="001058B5" w:rsidRDefault="00C12992">
      <w:pPr>
        <w:pStyle w:val="BodyText"/>
        <w:spacing w:line="230" w:lineRule="auto"/>
        <w:ind w:left="2259" w:right="181"/>
        <w:rPr>
          <w:rFonts w:ascii="Arial" w:hAnsi="Arial" w:cs="Arial"/>
        </w:rPr>
      </w:pPr>
      <w:r w:rsidRPr="001058B5">
        <w:rPr>
          <w:rFonts w:ascii="Arial" w:hAnsi="Arial" w:cs="Arial"/>
        </w:rPr>
        <w:t>Using this method, the procedures that actually do the work (the procedures in the employee_changes</w:t>
      </w:r>
      <w:r w:rsidRPr="001058B5">
        <w:rPr>
          <w:rFonts w:ascii="Arial" w:hAnsi="Arial" w:cs="Arial"/>
          <w:spacing w:val="-93"/>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defined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single</w:t>
      </w:r>
      <w:r w:rsidRPr="001058B5">
        <w:rPr>
          <w:rFonts w:ascii="Arial" w:hAnsi="Arial" w:cs="Arial"/>
          <w:spacing w:val="-17"/>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share</w:t>
      </w:r>
      <w:r w:rsidRPr="001058B5">
        <w:rPr>
          <w:rFonts w:ascii="Arial" w:hAnsi="Arial" w:cs="Arial"/>
          <w:spacing w:val="-18"/>
        </w:rPr>
        <w:t xml:space="preserve"> </w:t>
      </w:r>
      <w:r w:rsidRPr="001058B5">
        <w:rPr>
          <w:rFonts w:ascii="Arial" w:hAnsi="Arial" w:cs="Arial"/>
        </w:rPr>
        <w:t>declared global</w:t>
      </w:r>
      <w:r w:rsidRPr="001058B5">
        <w:rPr>
          <w:rFonts w:ascii="Arial" w:hAnsi="Arial" w:cs="Arial"/>
          <w:spacing w:val="-12"/>
        </w:rPr>
        <w:t xml:space="preserve"> </w:t>
      </w:r>
      <w:r w:rsidRPr="001058B5">
        <w:rPr>
          <w:rFonts w:ascii="Arial" w:hAnsi="Arial" w:cs="Arial"/>
        </w:rPr>
        <w:t>variables,</w:t>
      </w:r>
      <w:r w:rsidRPr="001058B5">
        <w:rPr>
          <w:rFonts w:ascii="Arial" w:hAnsi="Arial" w:cs="Arial"/>
          <w:spacing w:val="-12"/>
        </w:rPr>
        <w:t xml:space="preserve"> </w:t>
      </w:r>
      <w:r w:rsidRPr="001058B5">
        <w:rPr>
          <w:rFonts w:ascii="Arial" w:hAnsi="Arial" w:cs="Arial"/>
        </w:rPr>
        <w:t>cursors,</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so</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declaring</w:t>
      </w:r>
      <w:r w:rsidRPr="001058B5">
        <w:rPr>
          <w:rFonts w:ascii="Arial" w:hAnsi="Arial" w:cs="Arial"/>
          <w:spacing w:val="-12"/>
        </w:rPr>
        <w:t xml:space="preserve"> </w:t>
      </w:r>
      <w:r w:rsidRPr="001058B5">
        <w:rPr>
          <w:rFonts w:ascii="Arial" w:hAnsi="Arial" w:cs="Arial"/>
        </w:rPr>
        <w:t>top-level</w:t>
      </w:r>
      <w:r w:rsidRPr="001058B5">
        <w:rPr>
          <w:rFonts w:ascii="Arial" w:hAnsi="Arial" w:cs="Arial"/>
          <w:spacing w:val="-12"/>
        </w:rPr>
        <w:t xml:space="preserve"> </w:t>
      </w:r>
      <w:r w:rsidRPr="001058B5">
        <w:rPr>
          <w:rFonts w:ascii="Arial" w:hAnsi="Arial" w:cs="Arial"/>
        </w:rPr>
        <w:t>procedures,</w:t>
      </w:r>
      <w:r w:rsidRPr="001058B5">
        <w:rPr>
          <w:rFonts w:ascii="Arial" w:hAnsi="Arial" w:cs="Arial"/>
          <w:spacing w:val="30"/>
        </w:rPr>
        <w:t xml:space="preserve"> </w:t>
      </w:r>
      <w:r w:rsidRPr="001058B5">
        <w:rPr>
          <w:rFonts w:ascii="Arial" w:hAnsi="Arial" w:cs="Arial"/>
        </w:rPr>
        <w:t>hire</w:t>
      </w:r>
      <w:r w:rsidRPr="001058B5">
        <w:rPr>
          <w:rFonts w:ascii="Arial" w:hAnsi="Arial" w:cs="Arial"/>
          <w:spacing w:val="-87"/>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fire, and</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additional</w:t>
      </w:r>
      <w:r w:rsidRPr="001058B5">
        <w:rPr>
          <w:rFonts w:ascii="Arial" w:hAnsi="Arial" w:cs="Arial"/>
          <w:spacing w:val="-32"/>
        </w:rPr>
        <w:t xml:space="preserve"> </w:t>
      </w:r>
      <w:r w:rsidRPr="001058B5">
        <w:rPr>
          <w:rFonts w:ascii="Arial" w:hAnsi="Arial" w:cs="Arial"/>
        </w:rPr>
        <w:t>package,</w:t>
      </w:r>
      <w:r w:rsidRPr="001058B5">
        <w:rPr>
          <w:rFonts w:ascii="Arial" w:hAnsi="Arial" w:cs="Arial"/>
          <w:spacing w:val="-33"/>
        </w:rPr>
        <w:t xml:space="preserve"> </w:t>
      </w:r>
      <w:r w:rsidRPr="001058B5">
        <w:rPr>
          <w:rFonts w:ascii="Arial" w:hAnsi="Arial" w:cs="Arial"/>
        </w:rPr>
        <w:t>raise_bonus,</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selective</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3"/>
        </w:rPr>
        <w:t xml:space="preserve"> </w:t>
      </w:r>
      <w:r w:rsidRPr="001058B5">
        <w:rPr>
          <w:rFonts w:ascii="Arial" w:hAnsi="Arial" w:cs="Arial"/>
        </w:rPr>
        <w:t>on procedures in the main</w:t>
      </w:r>
      <w:r w:rsidRPr="001058B5">
        <w:rPr>
          <w:rFonts w:ascii="Arial" w:hAnsi="Arial" w:cs="Arial"/>
          <w:spacing w:val="-2"/>
        </w:rPr>
        <w:t xml:space="preserve"> </w:t>
      </w:r>
      <w:r w:rsidRPr="001058B5">
        <w:rPr>
          <w:rFonts w:ascii="Arial" w:hAnsi="Arial" w:cs="Arial"/>
        </w:rPr>
        <w:t>package:</w:t>
      </w:r>
    </w:p>
    <w:p w14:paraId="28E5AAA4" w14:textId="77777777" w:rsidR="008C539B" w:rsidRPr="001058B5" w:rsidRDefault="00C12992">
      <w:pPr>
        <w:spacing w:before="138" w:line="259" w:lineRule="auto"/>
        <w:ind w:left="2260" w:right="3553"/>
        <w:rPr>
          <w:rFonts w:ascii="Arial" w:hAnsi="Arial" w:cs="Arial"/>
          <w:sz w:val="18"/>
        </w:rPr>
      </w:pPr>
      <w:r w:rsidRPr="001058B5">
        <w:rPr>
          <w:rFonts w:ascii="Arial" w:hAnsi="Arial" w:cs="Arial"/>
          <w:w w:val="95"/>
          <w:sz w:val="18"/>
        </w:rPr>
        <w:t>GRANT</w:t>
      </w:r>
      <w:r w:rsidRPr="001058B5">
        <w:rPr>
          <w:rFonts w:ascii="Arial" w:hAnsi="Arial" w:cs="Arial"/>
          <w:spacing w:val="-48"/>
          <w:w w:val="95"/>
          <w:sz w:val="18"/>
        </w:rPr>
        <w:t xml:space="preserve"> </w:t>
      </w:r>
      <w:r w:rsidRPr="001058B5">
        <w:rPr>
          <w:rFonts w:ascii="Arial" w:hAnsi="Arial" w:cs="Arial"/>
          <w:w w:val="95"/>
          <w:sz w:val="18"/>
        </w:rPr>
        <w:t>EXECUTE</w:t>
      </w:r>
      <w:r w:rsidRPr="001058B5">
        <w:rPr>
          <w:rFonts w:ascii="Arial" w:hAnsi="Arial" w:cs="Arial"/>
          <w:spacing w:val="-47"/>
          <w:w w:val="95"/>
          <w:sz w:val="18"/>
        </w:rPr>
        <w:t xml:space="preserve"> </w:t>
      </w:r>
      <w:r w:rsidRPr="001058B5">
        <w:rPr>
          <w:rFonts w:ascii="Arial" w:hAnsi="Arial" w:cs="Arial"/>
          <w:w w:val="95"/>
          <w:sz w:val="18"/>
        </w:rPr>
        <w:t>ON</w:t>
      </w:r>
      <w:r w:rsidRPr="001058B5">
        <w:rPr>
          <w:rFonts w:ascii="Arial" w:hAnsi="Arial" w:cs="Arial"/>
          <w:spacing w:val="-48"/>
          <w:w w:val="95"/>
          <w:sz w:val="18"/>
        </w:rPr>
        <w:t xml:space="preserve"> </w:t>
      </w:r>
      <w:r w:rsidRPr="001058B5">
        <w:rPr>
          <w:rFonts w:ascii="Arial" w:hAnsi="Arial" w:cs="Arial"/>
          <w:w w:val="95"/>
          <w:sz w:val="18"/>
        </w:rPr>
        <w:t>hire,</w:t>
      </w:r>
      <w:r w:rsidRPr="001058B5">
        <w:rPr>
          <w:rFonts w:ascii="Arial" w:hAnsi="Arial" w:cs="Arial"/>
          <w:spacing w:val="-47"/>
          <w:w w:val="95"/>
          <w:sz w:val="18"/>
        </w:rPr>
        <w:t xml:space="preserve"> </w:t>
      </w:r>
      <w:r w:rsidRPr="001058B5">
        <w:rPr>
          <w:rFonts w:ascii="Arial" w:hAnsi="Arial" w:cs="Arial"/>
          <w:w w:val="95"/>
          <w:sz w:val="18"/>
        </w:rPr>
        <w:t>fire</w:t>
      </w:r>
      <w:r w:rsidRPr="001058B5">
        <w:rPr>
          <w:rFonts w:ascii="Arial" w:hAnsi="Arial" w:cs="Arial"/>
          <w:spacing w:val="-47"/>
          <w:w w:val="95"/>
          <w:sz w:val="18"/>
        </w:rPr>
        <w:t xml:space="preserve"> </w:t>
      </w:r>
      <w:r w:rsidRPr="001058B5">
        <w:rPr>
          <w:rFonts w:ascii="Arial" w:hAnsi="Arial" w:cs="Arial"/>
          <w:w w:val="95"/>
          <w:sz w:val="18"/>
        </w:rPr>
        <w:t>TO</w:t>
      </w:r>
      <w:r w:rsidRPr="001058B5">
        <w:rPr>
          <w:rFonts w:ascii="Arial" w:hAnsi="Arial" w:cs="Arial"/>
          <w:spacing w:val="-48"/>
          <w:w w:val="95"/>
          <w:sz w:val="18"/>
        </w:rPr>
        <w:t xml:space="preserve"> </w:t>
      </w:r>
      <w:r w:rsidRPr="001058B5">
        <w:rPr>
          <w:rFonts w:ascii="Arial" w:hAnsi="Arial" w:cs="Arial"/>
          <w:w w:val="95"/>
          <w:sz w:val="18"/>
        </w:rPr>
        <w:t xml:space="preserve">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0DD01D4A" w14:textId="77777777" w:rsidR="008C539B" w:rsidRPr="001058B5" w:rsidRDefault="008C539B">
      <w:pPr>
        <w:pStyle w:val="BodyText"/>
        <w:spacing w:before="1"/>
        <w:rPr>
          <w:rFonts w:ascii="Arial" w:hAnsi="Arial" w:cs="Arial"/>
          <w:sz w:val="26"/>
        </w:rPr>
      </w:pPr>
    </w:p>
    <w:p w14:paraId="04004CD8" w14:textId="77777777" w:rsidR="008C539B" w:rsidRPr="001058B5" w:rsidRDefault="00C12992">
      <w:pPr>
        <w:pStyle w:val="Heading4"/>
      </w:pPr>
      <w:bookmarkStart w:id="729" w:name="Managing_Type_Privileges"/>
      <w:bookmarkStart w:id="730" w:name="_bookmark775"/>
      <w:bookmarkEnd w:id="729"/>
      <w:bookmarkEnd w:id="730"/>
      <w:r w:rsidRPr="001058B5">
        <w:t>Managing Typ</w:t>
      </w:r>
      <w:bookmarkStart w:id="731" w:name="_bookmark776"/>
      <w:bookmarkEnd w:id="731"/>
      <w:r w:rsidRPr="001058B5">
        <w:t>e Privileges</w:t>
      </w:r>
    </w:p>
    <w:p w14:paraId="1A90AD59" w14:textId="77777777" w:rsidR="008C539B" w:rsidRPr="001058B5" w:rsidRDefault="00C12992">
      <w:pPr>
        <w:pStyle w:val="BodyText"/>
        <w:spacing w:before="74"/>
        <w:ind w:left="2260"/>
        <w:rPr>
          <w:rFonts w:ascii="Arial" w:hAnsi="Arial" w:cs="Arial"/>
        </w:rPr>
      </w:pPr>
      <w:r w:rsidRPr="001058B5">
        <w:rPr>
          <w:rFonts w:ascii="Arial" w:hAnsi="Arial" w:cs="Arial"/>
        </w:rPr>
        <w:t>The following sections describe the use of privileges for types, methods, and objects:</w:t>
      </w:r>
    </w:p>
    <w:p w14:paraId="3B56EF9F"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77" w:history="1">
        <w:r w:rsidR="00C12992" w:rsidRPr="001058B5">
          <w:rPr>
            <w:rFonts w:ascii="Arial" w:hAnsi="Arial" w:cs="Arial"/>
            <w:color w:val="0000CC"/>
            <w:sz w:val="20"/>
          </w:rPr>
          <w:t>System Privileges for Named</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Types</w:t>
        </w:r>
      </w:hyperlink>
    </w:p>
    <w:p w14:paraId="11337AC2"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81" w:history="1">
        <w:r w:rsidR="00C12992" w:rsidRPr="001058B5">
          <w:rPr>
            <w:rFonts w:ascii="Arial" w:hAnsi="Arial" w:cs="Arial"/>
            <w:color w:val="0000CC"/>
            <w:sz w:val="20"/>
          </w:rPr>
          <w:t>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7EF92FB3"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82" w:history="1">
        <w:r w:rsidR="00C12992" w:rsidRPr="001058B5">
          <w:rPr>
            <w:rFonts w:ascii="Arial" w:hAnsi="Arial" w:cs="Arial"/>
            <w:color w:val="0000CC"/>
            <w:sz w:val="20"/>
          </w:rPr>
          <w:t>Method Execution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Model</w:t>
        </w:r>
      </w:hyperlink>
    </w:p>
    <w:p w14:paraId="38A7F451"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83" w:history="1">
        <w:r w:rsidR="00C12992" w:rsidRPr="001058B5">
          <w:rPr>
            <w:rFonts w:ascii="Arial" w:hAnsi="Arial" w:cs="Arial"/>
            <w:color w:val="0000CC"/>
            <w:sz w:val="20"/>
          </w:rPr>
          <w:t xml:space="preserve">Privileges Required to Create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Using</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Types</w:t>
        </w:r>
      </w:hyperlink>
    </w:p>
    <w:p w14:paraId="1E549EDF"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85" w:history="1">
        <w:r w:rsidR="00C12992" w:rsidRPr="001058B5">
          <w:rPr>
            <w:rFonts w:ascii="Arial" w:hAnsi="Arial" w:cs="Arial"/>
            <w:color w:val="0000CC"/>
            <w:sz w:val="20"/>
          </w:rPr>
          <w:t xml:space="preserve">Example of Privileges for Creating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 xml:space="preserve">Using </w:t>
        </w:r>
        <w:r w:rsidR="00C12992" w:rsidRPr="001058B5">
          <w:rPr>
            <w:rFonts w:ascii="Arial" w:hAnsi="Arial" w:cs="Arial"/>
            <w:color w:val="0000CC"/>
            <w:spacing w:val="-4"/>
            <w:sz w:val="20"/>
          </w:rPr>
          <w:t>Types</w:t>
        </w:r>
      </w:hyperlink>
    </w:p>
    <w:p w14:paraId="2F5F8384"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787" w:history="1">
        <w:r w:rsidR="00C12992" w:rsidRPr="001058B5">
          <w:rPr>
            <w:rFonts w:ascii="Arial" w:hAnsi="Arial" w:cs="Arial"/>
            <w:color w:val="0000CC"/>
            <w:sz w:val="20"/>
          </w:rPr>
          <w:t xml:space="preserve">Privileges on </w:t>
        </w:r>
        <w:r w:rsidR="00C12992" w:rsidRPr="001058B5">
          <w:rPr>
            <w:rFonts w:ascii="Arial" w:hAnsi="Arial" w:cs="Arial"/>
            <w:color w:val="0000CC"/>
            <w:spacing w:val="-5"/>
            <w:sz w:val="20"/>
          </w:rPr>
          <w:t xml:space="preserve">Type </w:t>
        </w:r>
        <w:r w:rsidR="00C12992" w:rsidRPr="001058B5">
          <w:rPr>
            <w:rFonts w:ascii="Arial" w:hAnsi="Arial" w:cs="Arial"/>
            <w:color w:val="0000CC"/>
            <w:sz w:val="20"/>
          </w:rPr>
          <w:t>Access and Object Access</w:t>
        </w:r>
      </w:hyperlink>
    </w:p>
    <w:p w14:paraId="7E4522C2"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90" w:history="1">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Dependencies</w:t>
        </w:r>
      </w:hyperlink>
    </w:p>
    <w:p w14:paraId="3D537B71" w14:textId="77777777" w:rsidR="008C539B" w:rsidRPr="001058B5" w:rsidRDefault="008C539B">
      <w:pPr>
        <w:pStyle w:val="BodyText"/>
        <w:spacing w:before="2"/>
        <w:rPr>
          <w:rFonts w:ascii="Arial" w:hAnsi="Arial" w:cs="Arial"/>
          <w:sz w:val="23"/>
        </w:rPr>
      </w:pPr>
    </w:p>
    <w:p w14:paraId="46B36768" w14:textId="77777777" w:rsidR="008C539B" w:rsidRPr="001058B5" w:rsidRDefault="00C12992">
      <w:pPr>
        <w:pStyle w:val="Heading6"/>
        <w:spacing w:before="1"/>
      </w:pPr>
      <w:bookmarkStart w:id="732" w:name="System_Privileges_for_Named_Types"/>
      <w:bookmarkStart w:id="733" w:name="_bookmark777"/>
      <w:bookmarkEnd w:id="732"/>
      <w:bookmarkEnd w:id="733"/>
      <w:r w:rsidRPr="001058B5">
        <w:t>System Privileges for Named Types</w:t>
      </w:r>
    </w:p>
    <w:p w14:paraId="6B92D3F3" w14:textId="77777777" w:rsidR="008C539B" w:rsidRPr="001058B5" w:rsidRDefault="008D1AB8">
      <w:pPr>
        <w:pStyle w:val="BodyText"/>
        <w:spacing w:before="59" w:line="228" w:lineRule="auto"/>
        <w:ind w:left="2260"/>
        <w:rPr>
          <w:rFonts w:ascii="Arial" w:hAnsi="Arial" w:cs="Arial"/>
        </w:rPr>
      </w:pPr>
      <w:hyperlink w:anchor="_bookmark779" w:history="1">
        <w:r w:rsidR="00C12992" w:rsidRPr="001058B5">
          <w:rPr>
            <w:rFonts w:ascii="Arial" w:hAnsi="Arial" w:cs="Arial"/>
            <w:color w:val="0000CC"/>
            <w:spacing w:val="-4"/>
          </w:rPr>
          <w:t>Table</w:t>
        </w:r>
        <w:r w:rsidR="00C12992" w:rsidRPr="001058B5">
          <w:rPr>
            <w:rFonts w:ascii="Arial" w:hAnsi="Arial" w:cs="Arial"/>
            <w:color w:val="0000CC"/>
            <w:spacing w:val="-11"/>
          </w:rPr>
          <w:t xml:space="preserve"> </w:t>
        </w:r>
        <w:r w:rsidR="00C12992" w:rsidRPr="001058B5">
          <w:rPr>
            <w:rFonts w:ascii="Arial" w:hAnsi="Arial" w:cs="Arial"/>
            <w:color w:val="0000CC"/>
          </w:rPr>
          <w:t>4–4</w:t>
        </w:r>
        <w:r w:rsidR="00C12992" w:rsidRPr="001058B5">
          <w:rPr>
            <w:rFonts w:ascii="Arial" w:hAnsi="Arial" w:cs="Arial"/>
            <w:color w:val="0000CC"/>
            <w:spacing w:val="-11"/>
          </w:rPr>
          <w:t xml:space="preserve"> </w:t>
        </w:r>
      </w:hyperlink>
      <w:r w:rsidR="00C12992" w:rsidRPr="001058B5">
        <w:rPr>
          <w:rFonts w:ascii="Arial" w:hAnsi="Arial" w:cs="Arial"/>
        </w:rPr>
        <w:t>lists</w:t>
      </w:r>
      <w:r w:rsidR="00C12992" w:rsidRPr="001058B5">
        <w:rPr>
          <w:rFonts w:ascii="Arial" w:hAnsi="Arial" w:cs="Arial"/>
          <w:spacing w:val="-11"/>
        </w:rPr>
        <w:t xml:space="preserve"> </w:t>
      </w:r>
      <w:r w:rsidR="00C12992" w:rsidRPr="001058B5">
        <w:rPr>
          <w:rFonts w:ascii="Arial" w:hAnsi="Arial" w:cs="Arial"/>
        </w:rPr>
        <w:t>system</w:t>
      </w:r>
      <w:r w:rsidR="00C12992" w:rsidRPr="001058B5">
        <w:rPr>
          <w:rFonts w:ascii="Arial" w:hAnsi="Arial" w:cs="Arial"/>
          <w:spacing w:val="-11"/>
        </w:rPr>
        <w:t xml:space="preserve"> </w:t>
      </w:r>
      <w:r w:rsidR="00C12992" w:rsidRPr="001058B5">
        <w:rPr>
          <w:rFonts w:ascii="Arial" w:hAnsi="Arial" w:cs="Arial"/>
        </w:rPr>
        <w:t>privileges</w:t>
      </w:r>
      <w:r w:rsidR="00C12992" w:rsidRPr="001058B5">
        <w:rPr>
          <w:rFonts w:ascii="Arial" w:hAnsi="Arial" w:cs="Arial"/>
          <w:spacing w:val="-11"/>
        </w:rPr>
        <w:t xml:space="preserve"> </w:t>
      </w:r>
      <w:r w:rsidR="00C12992" w:rsidRPr="001058B5">
        <w:rPr>
          <w:rFonts w:ascii="Arial" w:hAnsi="Arial" w:cs="Arial"/>
        </w:rPr>
        <w:t>for</w:t>
      </w:r>
      <w:r w:rsidR="00C12992" w:rsidRPr="001058B5">
        <w:rPr>
          <w:rFonts w:ascii="Arial" w:hAnsi="Arial" w:cs="Arial"/>
          <w:spacing w:val="-11"/>
        </w:rPr>
        <w:t xml:space="preserve"> </w:t>
      </w:r>
      <w:r w:rsidR="00C12992" w:rsidRPr="001058B5">
        <w:rPr>
          <w:rFonts w:ascii="Arial" w:hAnsi="Arial" w:cs="Arial"/>
        </w:rPr>
        <w:t>named</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(object</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VARRAYs,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0"/>
        </w:rPr>
        <w:t xml:space="preserve"> </w:t>
      </w:r>
      <w:r w:rsidR="00C12992" w:rsidRPr="001058B5">
        <w:rPr>
          <w:rFonts w:ascii="Arial" w:hAnsi="Arial" w:cs="Arial"/>
        </w:rPr>
        <w:t>nested tables).</w:t>
      </w:r>
    </w:p>
    <w:p w14:paraId="7ADA02F1" w14:textId="77777777" w:rsidR="008C539B" w:rsidRPr="001058B5" w:rsidRDefault="008C539B">
      <w:pPr>
        <w:pStyle w:val="BodyText"/>
        <w:spacing w:before="2"/>
        <w:rPr>
          <w:rFonts w:ascii="Arial" w:hAnsi="Arial" w:cs="Arial"/>
          <w:sz w:val="11"/>
        </w:rPr>
      </w:pPr>
    </w:p>
    <w:p w14:paraId="18AFC686" w14:textId="77777777" w:rsidR="008C539B" w:rsidRPr="001058B5" w:rsidRDefault="00C12992">
      <w:pPr>
        <w:tabs>
          <w:tab w:val="left" w:pos="3293"/>
        </w:tabs>
        <w:spacing w:before="104"/>
        <w:ind w:left="2260"/>
        <w:rPr>
          <w:rFonts w:ascii="Arial" w:hAnsi="Arial" w:cs="Arial"/>
          <w:b/>
          <w:i/>
          <w:sz w:val="18"/>
        </w:rPr>
      </w:pPr>
      <w:bookmarkStart w:id="734" w:name="_bookmark778"/>
      <w:bookmarkStart w:id="735" w:name="_bookmark779"/>
      <w:bookmarkEnd w:id="734"/>
      <w:bookmarkEnd w:id="73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4–4</w:t>
      </w:r>
      <w:r w:rsidRPr="001058B5">
        <w:rPr>
          <w:rFonts w:ascii="Arial" w:hAnsi="Arial" w:cs="Arial"/>
          <w:b/>
          <w:i/>
          <w:sz w:val="18"/>
        </w:rPr>
        <w:tab/>
        <w:t>System Privileges for Named</w:t>
      </w:r>
      <w:r w:rsidRPr="001058B5">
        <w:rPr>
          <w:rFonts w:ascii="Arial" w:hAnsi="Arial" w:cs="Arial"/>
          <w:b/>
          <w:i/>
          <w:spacing w:val="-4"/>
          <w:sz w:val="18"/>
        </w:rPr>
        <w:t xml:space="preserve"> </w:t>
      </w:r>
      <w:r w:rsidRPr="001058B5">
        <w:rPr>
          <w:rFonts w:ascii="Arial" w:hAnsi="Arial" w:cs="Arial"/>
          <w:b/>
          <w:i/>
          <w:spacing w:val="-3"/>
          <w:sz w:val="18"/>
        </w:rPr>
        <w:t>Types</w:t>
      </w:r>
    </w:p>
    <w:p w14:paraId="2A5FB69B"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8C539B" w:rsidRPr="001058B5" w14:paraId="071CEB9A" w14:textId="77777777">
        <w:trPr>
          <w:trHeight w:val="312"/>
        </w:trPr>
        <w:tc>
          <w:tcPr>
            <w:tcW w:w="2001" w:type="dxa"/>
            <w:tcBorders>
              <w:top w:val="single" w:sz="18" w:space="0" w:color="000000"/>
              <w:bottom w:val="single" w:sz="4" w:space="0" w:color="000000"/>
            </w:tcBorders>
          </w:tcPr>
          <w:p w14:paraId="34ED2D6E"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Privilege</w:t>
            </w:r>
          </w:p>
        </w:tc>
        <w:tc>
          <w:tcPr>
            <w:tcW w:w="5439" w:type="dxa"/>
            <w:tcBorders>
              <w:top w:val="single" w:sz="18" w:space="0" w:color="000000"/>
              <w:bottom w:val="single" w:sz="4" w:space="0" w:color="000000"/>
            </w:tcBorders>
          </w:tcPr>
          <w:p w14:paraId="09F495A1" w14:textId="77777777" w:rsidR="008C539B" w:rsidRPr="001058B5" w:rsidRDefault="00C12992">
            <w:pPr>
              <w:pStyle w:val="TableParagraph"/>
              <w:spacing w:before="29"/>
              <w:ind w:left="518"/>
              <w:rPr>
                <w:rFonts w:ascii="Arial" w:hAnsi="Arial" w:cs="Arial"/>
                <w:b/>
                <w:sz w:val="18"/>
              </w:rPr>
            </w:pPr>
            <w:r w:rsidRPr="001058B5">
              <w:rPr>
                <w:rFonts w:ascii="Arial" w:hAnsi="Arial" w:cs="Arial"/>
                <w:b/>
                <w:sz w:val="18"/>
              </w:rPr>
              <w:t>Enables you to ...</w:t>
            </w:r>
          </w:p>
        </w:tc>
      </w:tr>
      <w:tr w:rsidR="008C539B" w:rsidRPr="001058B5" w14:paraId="7870D313" w14:textId="77777777">
        <w:trPr>
          <w:trHeight w:val="332"/>
        </w:trPr>
        <w:tc>
          <w:tcPr>
            <w:tcW w:w="2001" w:type="dxa"/>
            <w:tcBorders>
              <w:top w:val="single" w:sz="4" w:space="0" w:color="000000"/>
              <w:bottom w:val="single" w:sz="2" w:space="0" w:color="000000"/>
            </w:tcBorders>
          </w:tcPr>
          <w:p w14:paraId="7B87299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CREATE TYPE</w:t>
            </w:r>
          </w:p>
        </w:tc>
        <w:tc>
          <w:tcPr>
            <w:tcW w:w="5439" w:type="dxa"/>
            <w:tcBorders>
              <w:top w:val="single" w:sz="4" w:space="0" w:color="000000"/>
              <w:bottom w:val="single" w:sz="2" w:space="0" w:color="000000"/>
            </w:tcBorders>
          </w:tcPr>
          <w:p w14:paraId="0B52897A" w14:textId="77777777" w:rsidR="008C539B" w:rsidRPr="001058B5" w:rsidRDefault="00C12992">
            <w:pPr>
              <w:pStyle w:val="TableParagraph"/>
              <w:spacing w:before="41"/>
              <w:ind w:left="518"/>
              <w:rPr>
                <w:rFonts w:ascii="Arial" w:hAnsi="Arial" w:cs="Arial"/>
                <w:sz w:val="18"/>
              </w:rPr>
            </w:pPr>
            <w:r w:rsidRPr="001058B5">
              <w:rPr>
                <w:rFonts w:ascii="Arial" w:hAnsi="Arial" w:cs="Arial"/>
                <w:sz w:val="18"/>
              </w:rPr>
              <w:t>Create named types in your own schemas</w:t>
            </w:r>
          </w:p>
        </w:tc>
      </w:tr>
      <w:tr w:rsidR="008C539B" w:rsidRPr="001058B5" w14:paraId="63E690CD" w14:textId="77777777">
        <w:trPr>
          <w:trHeight w:val="334"/>
        </w:trPr>
        <w:tc>
          <w:tcPr>
            <w:tcW w:w="2001" w:type="dxa"/>
            <w:tcBorders>
              <w:top w:val="single" w:sz="2" w:space="0" w:color="000000"/>
              <w:bottom w:val="single" w:sz="2" w:space="0" w:color="000000"/>
            </w:tcBorders>
          </w:tcPr>
          <w:p w14:paraId="1B5E84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CREATE ANY</w:t>
            </w:r>
            <w:r w:rsidRPr="001058B5">
              <w:rPr>
                <w:rFonts w:ascii="Arial" w:hAnsi="Arial" w:cs="Arial"/>
                <w:spacing w:val="-54"/>
                <w:w w:val="95"/>
                <w:sz w:val="18"/>
              </w:rPr>
              <w:t xml:space="preserve"> </w:t>
            </w:r>
            <w:r w:rsidRPr="001058B5">
              <w:rPr>
                <w:rFonts w:ascii="Arial" w:hAnsi="Arial" w:cs="Arial"/>
                <w:w w:val="95"/>
                <w:sz w:val="18"/>
              </w:rPr>
              <w:t>TYPE</w:t>
            </w:r>
          </w:p>
        </w:tc>
        <w:tc>
          <w:tcPr>
            <w:tcW w:w="5439" w:type="dxa"/>
            <w:tcBorders>
              <w:top w:val="single" w:sz="2" w:space="0" w:color="000000"/>
              <w:bottom w:val="single" w:sz="2" w:space="0" w:color="000000"/>
            </w:tcBorders>
          </w:tcPr>
          <w:p w14:paraId="14037685"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Create a named type in any schema</w:t>
            </w:r>
          </w:p>
        </w:tc>
      </w:tr>
      <w:tr w:rsidR="008C539B" w:rsidRPr="001058B5" w14:paraId="22807098" w14:textId="77777777">
        <w:trPr>
          <w:trHeight w:val="335"/>
        </w:trPr>
        <w:tc>
          <w:tcPr>
            <w:tcW w:w="2001" w:type="dxa"/>
            <w:tcBorders>
              <w:top w:val="single" w:sz="2" w:space="0" w:color="000000"/>
              <w:bottom w:val="single" w:sz="2" w:space="0" w:color="000000"/>
            </w:tcBorders>
          </w:tcPr>
          <w:p w14:paraId="1F4DE31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ALTER ANY TYPE</w:t>
            </w:r>
          </w:p>
        </w:tc>
        <w:tc>
          <w:tcPr>
            <w:tcW w:w="5439" w:type="dxa"/>
            <w:tcBorders>
              <w:top w:val="single" w:sz="2" w:space="0" w:color="000000"/>
              <w:bottom w:val="single" w:sz="2" w:space="0" w:color="000000"/>
            </w:tcBorders>
          </w:tcPr>
          <w:p w14:paraId="0A0CA772" w14:textId="77777777" w:rsidR="008C539B" w:rsidRPr="001058B5" w:rsidRDefault="00C12992">
            <w:pPr>
              <w:pStyle w:val="TableParagraph"/>
              <w:spacing w:before="45"/>
              <w:ind w:left="518"/>
              <w:rPr>
                <w:rFonts w:ascii="Arial" w:hAnsi="Arial" w:cs="Arial"/>
                <w:sz w:val="18"/>
              </w:rPr>
            </w:pPr>
            <w:r w:rsidRPr="001058B5">
              <w:rPr>
                <w:rFonts w:ascii="Arial" w:hAnsi="Arial" w:cs="Arial"/>
                <w:sz w:val="18"/>
              </w:rPr>
              <w:t>Alter a named type in any schema</w:t>
            </w:r>
          </w:p>
        </w:tc>
      </w:tr>
      <w:tr w:rsidR="008C539B" w:rsidRPr="001058B5" w14:paraId="0107D623" w14:textId="77777777">
        <w:trPr>
          <w:trHeight w:val="334"/>
        </w:trPr>
        <w:tc>
          <w:tcPr>
            <w:tcW w:w="2001" w:type="dxa"/>
            <w:tcBorders>
              <w:top w:val="single" w:sz="2" w:space="0" w:color="000000"/>
              <w:bottom w:val="single" w:sz="2" w:space="0" w:color="000000"/>
            </w:tcBorders>
          </w:tcPr>
          <w:p w14:paraId="346C493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DROP ANY TYPE</w:t>
            </w:r>
          </w:p>
        </w:tc>
        <w:tc>
          <w:tcPr>
            <w:tcW w:w="5439" w:type="dxa"/>
            <w:tcBorders>
              <w:top w:val="single" w:sz="2" w:space="0" w:color="000000"/>
              <w:bottom w:val="single" w:sz="2" w:space="0" w:color="000000"/>
            </w:tcBorders>
          </w:tcPr>
          <w:p w14:paraId="3940ABB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Drop a named type in any schema</w:t>
            </w:r>
          </w:p>
        </w:tc>
      </w:tr>
      <w:tr w:rsidR="008C539B" w:rsidRPr="001058B5" w14:paraId="266A9E38" w14:textId="77777777">
        <w:trPr>
          <w:trHeight w:val="332"/>
        </w:trPr>
        <w:tc>
          <w:tcPr>
            <w:tcW w:w="2001" w:type="dxa"/>
            <w:tcBorders>
              <w:top w:val="single" w:sz="2" w:space="0" w:color="000000"/>
              <w:bottom w:val="single" w:sz="4" w:space="0" w:color="000000"/>
            </w:tcBorders>
          </w:tcPr>
          <w:p w14:paraId="24AEA3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EXECUTE ANY</w:t>
            </w:r>
            <w:r w:rsidRPr="001058B5">
              <w:rPr>
                <w:rFonts w:ascii="Arial" w:hAnsi="Arial" w:cs="Arial"/>
                <w:spacing w:val="-60"/>
                <w:w w:val="95"/>
                <w:sz w:val="18"/>
              </w:rPr>
              <w:t xml:space="preserve"> </w:t>
            </w:r>
            <w:r w:rsidRPr="001058B5">
              <w:rPr>
                <w:rFonts w:ascii="Arial" w:hAnsi="Arial" w:cs="Arial"/>
                <w:w w:val="95"/>
                <w:sz w:val="18"/>
              </w:rPr>
              <w:t>TYPE</w:t>
            </w:r>
          </w:p>
        </w:tc>
        <w:tc>
          <w:tcPr>
            <w:tcW w:w="5439" w:type="dxa"/>
            <w:tcBorders>
              <w:top w:val="single" w:sz="2" w:space="0" w:color="000000"/>
              <w:bottom w:val="single" w:sz="4" w:space="0" w:color="000000"/>
            </w:tcBorders>
          </w:tcPr>
          <w:p w14:paraId="5AC72F3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Use and reference a named type in any schema</w:t>
            </w:r>
          </w:p>
        </w:tc>
      </w:tr>
    </w:tbl>
    <w:p w14:paraId="63448EAD" w14:textId="77777777" w:rsidR="008C539B" w:rsidRPr="001058B5" w:rsidRDefault="008C539B">
      <w:pPr>
        <w:pStyle w:val="BodyText"/>
        <w:spacing w:before="4"/>
        <w:rPr>
          <w:rFonts w:ascii="Arial" w:hAnsi="Arial" w:cs="Arial"/>
          <w:b/>
          <w:i/>
          <w:sz w:val="23"/>
        </w:rPr>
      </w:pPr>
    </w:p>
    <w:p w14:paraId="582275DD" w14:textId="77777777" w:rsidR="008C539B" w:rsidRPr="001058B5" w:rsidRDefault="00C12992">
      <w:pPr>
        <w:pStyle w:val="BodyText"/>
        <w:spacing w:before="1" w:line="228" w:lineRule="auto"/>
        <w:ind w:left="2260" w:right="102" w:hanging="1"/>
        <w:rPr>
          <w:rFonts w:ascii="Arial" w:hAnsi="Arial" w:cs="Arial"/>
        </w:rPr>
      </w:pPr>
      <w:r w:rsidRPr="001058B5">
        <w:rPr>
          <w:rFonts w:ascii="Arial" w:hAnsi="Arial" w:cs="Arial"/>
        </w:rPr>
        <w:t>The</w:t>
      </w:r>
      <w:bookmarkStart w:id="736" w:name="_bookmark780"/>
      <w:bookmarkEnd w:id="736"/>
      <w:r w:rsidRPr="001058B5">
        <w:rPr>
          <w:rFonts w:ascii="Arial" w:hAnsi="Arial" w:cs="Arial"/>
          <w:spacing w:val="-30"/>
        </w:rPr>
        <w:t xml:space="preserve"> </w:t>
      </w:r>
      <w:r w:rsidRPr="001058B5">
        <w:rPr>
          <w:rFonts w:ascii="Arial" w:hAnsi="Arial" w:cs="Arial"/>
        </w:rPr>
        <w:t>RESOURCE</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CREATE</w:t>
      </w:r>
      <w:r w:rsidRPr="001058B5">
        <w:rPr>
          <w:rFonts w:ascii="Arial" w:hAnsi="Arial" w:cs="Arial"/>
          <w:spacing w:val="-99"/>
        </w:rPr>
        <w:t xml:space="preserve"> </w:t>
      </w:r>
      <w:r w:rsidRPr="001058B5">
        <w:rPr>
          <w:rFonts w:ascii="Arial" w:hAnsi="Arial" w:cs="Arial"/>
        </w:rPr>
        <w:t>TYPE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w:t>
      </w:r>
      <w:r w:rsidRPr="001058B5">
        <w:rPr>
          <w:rFonts w:ascii="Arial" w:hAnsi="Arial" w:cs="Arial"/>
          <w:spacing w:val="-102"/>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29"/>
        </w:rPr>
        <w:t xml:space="preserve"> </w:t>
      </w:r>
      <w:r w:rsidRPr="001058B5">
        <w:rPr>
          <w:rFonts w:ascii="Arial" w:hAnsi="Arial" w:cs="Arial"/>
        </w:rPr>
        <w:t>all of these</w:t>
      </w:r>
      <w:r w:rsidRPr="001058B5">
        <w:rPr>
          <w:rFonts w:ascii="Arial" w:hAnsi="Arial" w:cs="Arial"/>
          <w:spacing w:val="-1"/>
        </w:rPr>
        <w:t xml:space="preserve"> </w:t>
      </w:r>
      <w:r w:rsidRPr="001058B5">
        <w:rPr>
          <w:rFonts w:ascii="Arial" w:hAnsi="Arial" w:cs="Arial"/>
        </w:rPr>
        <w:t>privileges.</w:t>
      </w:r>
    </w:p>
    <w:p w14:paraId="3D107228" w14:textId="77777777" w:rsidR="008C539B" w:rsidRPr="001058B5" w:rsidRDefault="008C539B">
      <w:pPr>
        <w:pStyle w:val="BodyText"/>
        <w:spacing w:before="5"/>
        <w:rPr>
          <w:rFonts w:ascii="Arial" w:hAnsi="Arial" w:cs="Arial"/>
          <w:sz w:val="23"/>
        </w:rPr>
      </w:pPr>
    </w:p>
    <w:p w14:paraId="3AF83E53" w14:textId="77777777" w:rsidR="008C539B" w:rsidRPr="001058B5" w:rsidRDefault="00C12992">
      <w:pPr>
        <w:pStyle w:val="Heading6"/>
      </w:pPr>
      <w:bookmarkStart w:id="737" w:name="Object_Privileges"/>
      <w:bookmarkStart w:id="738" w:name="_bookmark781"/>
      <w:bookmarkEnd w:id="737"/>
      <w:bookmarkEnd w:id="738"/>
      <w:r w:rsidRPr="001058B5">
        <w:t>Object Privileges</w:t>
      </w:r>
    </w:p>
    <w:p w14:paraId="607BCF2A"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only object privilege that applies to named types is EXECUTE. If the EXECUTE</w:t>
      </w:r>
    </w:p>
    <w:p w14:paraId="08C7765F" w14:textId="77777777" w:rsidR="008C539B" w:rsidRPr="001058B5" w:rsidRDefault="00C12992">
      <w:pPr>
        <w:pStyle w:val="BodyText"/>
        <w:spacing w:line="242" w:lineRule="exact"/>
        <w:ind w:left="2259"/>
        <w:rPr>
          <w:rFonts w:ascii="Arial" w:hAnsi="Arial" w:cs="Arial"/>
        </w:rPr>
      </w:pPr>
      <w:r w:rsidRPr="001058B5">
        <w:rPr>
          <w:rFonts w:ascii="Arial" w:hAnsi="Arial" w:cs="Arial"/>
        </w:rPr>
        <w:t>privilege exists on a named type, then a user can use the named type to:</w:t>
      </w:r>
    </w:p>
    <w:p w14:paraId="6714D481"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25294955" w14:textId="77777777" w:rsidR="008C539B" w:rsidRPr="001058B5" w:rsidRDefault="008C539B">
      <w:pPr>
        <w:pStyle w:val="BodyText"/>
        <w:spacing w:before="5"/>
        <w:rPr>
          <w:rFonts w:ascii="Arial" w:hAnsi="Arial" w:cs="Arial"/>
          <w:sz w:val="25"/>
        </w:rPr>
      </w:pPr>
    </w:p>
    <w:p w14:paraId="3BEF0E02" w14:textId="77777777" w:rsidR="008C539B" w:rsidRPr="001058B5" w:rsidRDefault="00C12992" w:rsidP="006F7931">
      <w:pPr>
        <w:pStyle w:val="ListParagraph"/>
        <w:numPr>
          <w:ilvl w:val="1"/>
          <w:numId w:val="137"/>
        </w:numPr>
        <w:tabs>
          <w:tab w:val="left" w:pos="2020"/>
        </w:tabs>
        <w:spacing w:before="93"/>
        <w:ind w:hanging="359"/>
        <w:rPr>
          <w:rFonts w:ascii="Arial" w:hAnsi="Arial" w:cs="Arial"/>
          <w:sz w:val="20"/>
        </w:rPr>
      </w:pPr>
      <w:r w:rsidRPr="001058B5">
        <w:rPr>
          <w:rFonts w:ascii="Arial" w:hAnsi="Arial" w:cs="Arial"/>
          <w:sz w:val="20"/>
        </w:rPr>
        <w:t>Define a</w:t>
      </w:r>
      <w:r w:rsidRPr="001058B5">
        <w:rPr>
          <w:rFonts w:ascii="Arial" w:hAnsi="Arial" w:cs="Arial"/>
          <w:spacing w:val="-1"/>
          <w:sz w:val="20"/>
        </w:rPr>
        <w:t xml:space="preserve"> </w:t>
      </w:r>
      <w:r w:rsidRPr="001058B5">
        <w:rPr>
          <w:rFonts w:ascii="Arial" w:hAnsi="Arial" w:cs="Arial"/>
          <w:sz w:val="20"/>
        </w:rPr>
        <w:t>table</w:t>
      </w:r>
    </w:p>
    <w:p w14:paraId="5CF92B2E"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Define a column in a relational</w:t>
      </w:r>
      <w:r w:rsidRPr="001058B5">
        <w:rPr>
          <w:rFonts w:ascii="Arial" w:hAnsi="Arial" w:cs="Arial"/>
          <w:spacing w:val="-3"/>
          <w:sz w:val="20"/>
        </w:rPr>
        <w:t xml:space="preserve"> </w:t>
      </w:r>
      <w:r w:rsidRPr="001058B5">
        <w:rPr>
          <w:rFonts w:ascii="Arial" w:hAnsi="Arial" w:cs="Arial"/>
          <w:sz w:val="20"/>
        </w:rPr>
        <w:t>table</w:t>
      </w:r>
    </w:p>
    <w:p w14:paraId="5DFA765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Declare a variable or parameter of the named</w:t>
      </w:r>
      <w:r w:rsidRPr="001058B5">
        <w:rPr>
          <w:rFonts w:ascii="Arial" w:hAnsi="Arial" w:cs="Arial"/>
          <w:spacing w:val="-4"/>
          <w:sz w:val="20"/>
        </w:rPr>
        <w:t xml:space="preserve"> </w:t>
      </w:r>
      <w:r w:rsidRPr="001058B5">
        <w:rPr>
          <w:rFonts w:ascii="Arial" w:hAnsi="Arial" w:cs="Arial"/>
          <w:sz w:val="20"/>
        </w:rPr>
        <w:t>type</w:t>
      </w:r>
    </w:p>
    <w:p w14:paraId="6C9B3116" w14:textId="77777777" w:rsidR="008C539B" w:rsidRPr="001058B5" w:rsidRDefault="00C12992">
      <w:pPr>
        <w:pStyle w:val="BodyText"/>
        <w:spacing w:before="121" w:line="228" w:lineRule="auto"/>
        <w:ind w:left="1659" w:right="848"/>
        <w:rPr>
          <w:rFonts w:ascii="Arial" w:hAnsi="Arial" w:cs="Arial"/>
        </w:rPr>
      </w:pPr>
      <w:r w:rsidRPr="001058B5">
        <w:rPr>
          <w:rFonts w:ascii="Arial" w:hAnsi="Arial" w:cs="Arial"/>
        </w:rPr>
        <w:t>The</w:t>
      </w:r>
      <w:r w:rsidRPr="001058B5">
        <w:rPr>
          <w:rFonts w:ascii="Arial" w:hAnsi="Arial" w:cs="Arial"/>
          <w:spacing w:val="-11"/>
        </w:rPr>
        <w:t xml:space="preserve"> </w:t>
      </w:r>
      <w:r w:rsidRPr="001058B5">
        <w:rPr>
          <w:rFonts w:ascii="Arial" w:hAnsi="Arial" w:cs="Arial"/>
        </w:rPr>
        <w:t>EXECUTE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permits</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invoke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methods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type,</w:t>
      </w:r>
      <w:r w:rsidRPr="001058B5">
        <w:rPr>
          <w:rFonts w:ascii="Arial" w:hAnsi="Arial" w:cs="Arial"/>
          <w:spacing w:val="-11"/>
        </w:rPr>
        <w:t xml:space="preserve"> </w:t>
      </w:r>
      <w:r w:rsidRPr="001058B5">
        <w:rPr>
          <w:rFonts w:ascii="Arial" w:hAnsi="Arial" w:cs="Arial"/>
        </w:rPr>
        <w:t>including</w:t>
      </w:r>
      <w:r w:rsidRPr="001058B5">
        <w:rPr>
          <w:rFonts w:ascii="Arial" w:hAnsi="Arial" w:cs="Arial"/>
          <w:spacing w:val="-11"/>
        </w:rPr>
        <w:t xml:space="preserve"> </w:t>
      </w:r>
      <w:r w:rsidRPr="001058B5">
        <w:rPr>
          <w:rFonts w:ascii="Arial" w:hAnsi="Arial" w:cs="Arial"/>
        </w:rPr>
        <w:t>the type constructor. This is similar to the EXECUTE privilege on a stored PL/SQL procedure.</w:t>
      </w:r>
    </w:p>
    <w:p w14:paraId="18B70365" w14:textId="77777777" w:rsidR="008C539B" w:rsidRPr="001058B5" w:rsidRDefault="008C539B">
      <w:pPr>
        <w:pStyle w:val="BodyText"/>
        <w:spacing w:before="6"/>
        <w:rPr>
          <w:rFonts w:ascii="Arial" w:hAnsi="Arial" w:cs="Arial"/>
          <w:sz w:val="23"/>
        </w:rPr>
      </w:pPr>
    </w:p>
    <w:p w14:paraId="4009EA78" w14:textId="77777777" w:rsidR="008C539B" w:rsidRPr="001058B5" w:rsidRDefault="00C12992">
      <w:pPr>
        <w:pStyle w:val="Heading6"/>
        <w:ind w:left="1660"/>
      </w:pPr>
      <w:bookmarkStart w:id="739" w:name="Method_Execution_Model"/>
      <w:bookmarkStart w:id="740" w:name="_bookmark782"/>
      <w:bookmarkEnd w:id="739"/>
      <w:bookmarkEnd w:id="740"/>
      <w:r w:rsidRPr="001058B5">
        <w:t>Method Execution Model</w:t>
      </w:r>
    </w:p>
    <w:p w14:paraId="5774E0F3" w14:textId="77777777" w:rsidR="008C539B" w:rsidRPr="001058B5" w:rsidRDefault="00C12992">
      <w:pPr>
        <w:pStyle w:val="BodyText"/>
        <w:spacing w:before="48"/>
        <w:ind w:left="1660"/>
        <w:rPr>
          <w:rFonts w:ascii="Arial" w:hAnsi="Arial" w:cs="Arial"/>
        </w:rPr>
      </w:pPr>
      <w:r w:rsidRPr="001058B5">
        <w:rPr>
          <w:rFonts w:ascii="Arial" w:hAnsi="Arial" w:cs="Arial"/>
        </w:rPr>
        <w:t>Method execution is the same as any other stored PL/SQL procedure.</w:t>
      </w:r>
    </w:p>
    <w:p w14:paraId="39E69E93" w14:textId="77777777" w:rsidR="008C539B" w:rsidRPr="001058B5" w:rsidRDefault="00C12992">
      <w:pPr>
        <w:pStyle w:val="BodyText"/>
        <w:spacing w:before="205"/>
        <w:ind w:left="2380"/>
        <w:rPr>
          <w:rFonts w:ascii="Arial" w:hAnsi="Arial" w:cs="Arial"/>
        </w:rPr>
      </w:pPr>
      <w:r w:rsidRPr="001058B5">
        <w:rPr>
          <w:rFonts w:ascii="Arial" w:hAnsi="Arial" w:cs="Arial"/>
          <w:b/>
          <w:sz w:val="19"/>
        </w:rPr>
        <w:t xml:space="preserve">See Also: </w:t>
      </w:r>
      <w:hyperlink w:anchor="_bookmark745" w:history="1">
        <w:r w:rsidRPr="001058B5">
          <w:rPr>
            <w:rFonts w:ascii="Arial" w:hAnsi="Arial" w:cs="Arial"/>
            <w:color w:val="0000CC"/>
          </w:rPr>
          <w:t xml:space="preserve">"Managing Procedure Privileges" </w:t>
        </w:r>
      </w:hyperlink>
      <w:hyperlink w:anchor="_bookmark745" w:history="1">
        <w:r w:rsidRPr="001058B5">
          <w:rPr>
            <w:rFonts w:ascii="Arial" w:hAnsi="Arial" w:cs="Arial"/>
          </w:rPr>
          <w:t>on page 4-29</w:t>
        </w:r>
      </w:hyperlink>
    </w:p>
    <w:p w14:paraId="5F5E2E24" w14:textId="77777777" w:rsidR="008C539B" w:rsidRPr="001058B5" w:rsidRDefault="008C539B">
      <w:pPr>
        <w:pStyle w:val="BodyText"/>
        <w:spacing w:before="1"/>
        <w:rPr>
          <w:rFonts w:ascii="Arial" w:hAnsi="Arial" w:cs="Arial"/>
        </w:rPr>
      </w:pPr>
    </w:p>
    <w:p w14:paraId="3B1CF285" w14:textId="77777777" w:rsidR="008C539B" w:rsidRPr="001058B5" w:rsidRDefault="00C12992">
      <w:pPr>
        <w:pStyle w:val="Heading6"/>
        <w:spacing w:before="1"/>
        <w:ind w:left="1660"/>
      </w:pPr>
      <w:bookmarkStart w:id="741" w:name="Privileges_Required_to_Create_Types_and_"/>
      <w:bookmarkStart w:id="742" w:name="_bookmark783"/>
      <w:bookmarkStart w:id="743" w:name="_bookmark784"/>
      <w:bookmarkEnd w:id="741"/>
      <w:bookmarkEnd w:id="742"/>
      <w:bookmarkEnd w:id="743"/>
      <w:r w:rsidRPr="001058B5">
        <w:t>Privileges Required to Create Types and Tables Using Types</w:t>
      </w:r>
    </w:p>
    <w:p w14:paraId="6090B12E" w14:textId="77777777" w:rsidR="008C539B" w:rsidRPr="001058B5" w:rsidRDefault="00C12992">
      <w:pPr>
        <w:pStyle w:val="BodyText"/>
        <w:spacing w:before="49"/>
        <w:ind w:left="1660"/>
        <w:rPr>
          <w:rFonts w:ascii="Arial" w:hAnsi="Arial" w:cs="Arial"/>
        </w:rPr>
      </w:pPr>
      <w:r w:rsidRPr="001058B5">
        <w:rPr>
          <w:rFonts w:ascii="Arial" w:hAnsi="Arial" w:cs="Arial"/>
        </w:rPr>
        <w:t>To create a type, you must meet the following requirements:</w:t>
      </w:r>
    </w:p>
    <w:p w14:paraId="29EA1BE3" w14:textId="77777777" w:rsidR="008C539B" w:rsidRPr="001058B5" w:rsidRDefault="00C12992" w:rsidP="006F7931">
      <w:pPr>
        <w:pStyle w:val="ListParagraph"/>
        <w:numPr>
          <w:ilvl w:val="1"/>
          <w:numId w:val="137"/>
        </w:numPr>
        <w:tabs>
          <w:tab w:val="left" w:pos="2020"/>
        </w:tabs>
        <w:spacing w:before="121" w:line="228" w:lineRule="auto"/>
        <w:ind w:right="783" w:hanging="359"/>
        <w:rPr>
          <w:rFonts w:ascii="Arial" w:hAnsi="Arial" w:cs="Arial"/>
          <w:sz w:val="20"/>
        </w:rPr>
      </w:pPr>
      <w:r w:rsidRPr="001058B5">
        <w:rPr>
          <w:rFonts w:ascii="Arial" w:hAnsi="Arial" w:cs="Arial"/>
          <w:spacing w:val="-6"/>
          <w:sz w:val="20"/>
        </w:rPr>
        <w:t>You</w:t>
      </w:r>
      <w:r w:rsidRPr="001058B5">
        <w:rPr>
          <w:rFonts w:ascii="Arial" w:hAnsi="Arial" w:cs="Arial"/>
          <w:spacing w:val="-17"/>
          <w:sz w:val="20"/>
        </w:rPr>
        <w:t xml:space="preserve"> </w:t>
      </w:r>
      <w:r w:rsidRPr="001058B5">
        <w:rPr>
          <w:rFonts w:ascii="Arial" w:hAnsi="Arial" w:cs="Arial"/>
          <w:sz w:val="20"/>
        </w:rPr>
        <w:t>must</w:t>
      </w:r>
      <w:r w:rsidRPr="001058B5">
        <w:rPr>
          <w:rFonts w:ascii="Arial" w:hAnsi="Arial" w:cs="Arial"/>
          <w:spacing w:val="-17"/>
          <w:sz w:val="20"/>
        </w:rPr>
        <w:t xml:space="preserve"> </w:t>
      </w:r>
      <w:r w:rsidRPr="001058B5">
        <w:rPr>
          <w:rFonts w:ascii="Arial" w:hAnsi="Arial" w:cs="Arial"/>
          <w:sz w:val="20"/>
        </w:rPr>
        <w:t>have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87"/>
          <w:sz w:val="20"/>
        </w:rPr>
        <w:t xml:space="preserve"> </w:t>
      </w:r>
      <w:r w:rsidRPr="001058B5">
        <w:rPr>
          <w:rFonts w:ascii="Arial" w:hAnsi="Arial" w:cs="Arial"/>
          <w:sz w:val="20"/>
        </w:rPr>
        <w:t>TYPE</w:t>
      </w:r>
      <w:r w:rsidRPr="001058B5">
        <w:rPr>
          <w:rFonts w:ascii="Arial" w:hAnsi="Arial" w:cs="Arial"/>
          <w:spacing w:val="-91"/>
          <w:sz w:val="20"/>
        </w:rPr>
        <w:t xml:space="preserve"> </w:t>
      </w:r>
      <w:r w:rsidRPr="001058B5">
        <w:rPr>
          <w:rFonts w:ascii="Arial" w:hAnsi="Arial" w:cs="Arial"/>
          <w:sz w:val="20"/>
        </w:rPr>
        <w:t>system</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16"/>
          <w:sz w:val="20"/>
        </w:rPr>
        <w:t xml:space="preserve"> </w:t>
      </w:r>
      <w:r w:rsidRPr="001058B5">
        <w:rPr>
          <w:rFonts w:ascii="Arial" w:hAnsi="Arial" w:cs="Arial"/>
          <w:sz w:val="20"/>
        </w:rPr>
        <w:t>a</w:t>
      </w:r>
      <w:r w:rsidRPr="001058B5">
        <w:rPr>
          <w:rFonts w:ascii="Arial" w:hAnsi="Arial" w:cs="Arial"/>
          <w:spacing w:val="-15"/>
          <w:sz w:val="20"/>
        </w:rPr>
        <w:t xml:space="preserve"> </w:t>
      </w:r>
      <w:r w:rsidRPr="001058B5">
        <w:rPr>
          <w:rFonts w:ascii="Arial" w:hAnsi="Arial" w:cs="Arial"/>
          <w:sz w:val="20"/>
        </w:rPr>
        <w:t>type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5"/>
          <w:sz w:val="20"/>
        </w:rPr>
        <w:t xml:space="preserve"> </w:t>
      </w:r>
      <w:r w:rsidRPr="001058B5">
        <w:rPr>
          <w:rFonts w:ascii="Arial" w:hAnsi="Arial" w:cs="Arial"/>
          <w:sz w:val="20"/>
        </w:rPr>
        <w:t>your</w:t>
      </w:r>
      <w:r w:rsidRPr="001058B5">
        <w:rPr>
          <w:rFonts w:ascii="Arial" w:hAnsi="Arial" w:cs="Arial"/>
          <w:spacing w:val="-16"/>
          <w:sz w:val="20"/>
        </w:rPr>
        <w:t xml:space="preserve"> </w:t>
      </w:r>
      <w:r w:rsidRPr="001058B5">
        <w:rPr>
          <w:rFonts w:ascii="Arial" w:hAnsi="Arial" w:cs="Arial"/>
          <w:sz w:val="20"/>
        </w:rPr>
        <w:t>schema</w:t>
      </w:r>
      <w:r w:rsidRPr="001058B5">
        <w:rPr>
          <w:rFonts w:ascii="Arial" w:hAnsi="Arial" w:cs="Arial"/>
          <w:spacing w:val="-16"/>
          <w:sz w:val="20"/>
        </w:rPr>
        <w:t xml:space="preserve"> </w:t>
      </w:r>
      <w:r w:rsidRPr="001058B5">
        <w:rPr>
          <w:rFonts w:ascii="Arial" w:hAnsi="Arial" w:cs="Arial"/>
          <w:sz w:val="20"/>
        </w:rPr>
        <w:t>or the</w:t>
      </w:r>
      <w:r w:rsidRPr="001058B5">
        <w:rPr>
          <w:rFonts w:ascii="Arial" w:hAnsi="Arial" w:cs="Arial"/>
          <w:spacing w:val="-12"/>
          <w:sz w:val="20"/>
        </w:rPr>
        <w:t xml:space="preserve"> </w:t>
      </w:r>
      <w:r w:rsidRPr="001058B5">
        <w:rPr>
          <w:rFonts w:ascii="Arial" w:hAnsi="Arial" w:cs="Arial"/>
          <w:sz w:val="20"/>
        </w:rPr>
        <w:t>CREATE</w:t>
      </w:r>
      <w:r w:rsidRPr="001058B5">
        <w:rPr>
          <w:rFonts w:ascii="Arial" w:hAnsi="Arial" w:cs="Arial"/>
          <w:spacing w:val="-82"/>
          <w:sz w:val="20"/>
        </w:rPr>
        <w:t xml:space="preserve"> </w:t>
      </w:r>
      <w:r w:rsidRPr="001058B5">
        <w:rPr>
          <w:rFonts w:ascii="Arial" w:hAnsi="Arial" w:cs="Arial"/>
          <w:sz w:val="20"/>
        </w:rPr>
        <w:t>ANY</w:t>
      </w:r>
      <w:r w:rsidRPr="001058B5">
        <w:rPr>
          <w:rFonts w:ascii="Arial" w:hAnsi="Arial" w:cs="Arial"/>
          <w:spacing w:val="-82"/>
          <w:sz w:val="20"/>
        </w:rPr>
        <w:t xml:space="preserve"> </w:t>
      </w:r>
      <w:r w:rsidRPr="001058B5">
        <w:rPr>
          <w:rFonts w:ascii="Arial" w:hAnsi="Arial" w:cs="Arial"/>
          <w:sz w:val="20"/>
        </w:rPr>
        <w:t>TYPE</w:t>
      </w:r>
      <w:r w:rsidRPr="001058B5">
        <w:rPr>
          <w:rFonts w:ascii="Arial" w:hAnsi="Arial" w:cs="Arial"/>
          <w:spacing w:val="-88"/>
          <w:sz w:val="20"/>
        </w:rPr>
        <w:t xml:space="preserve"> </w:t>
      </w:r>
      <w:r w:rsidRPr="001058B5">
        <w:rPr>
          <w:rFonts w:ascii="Arial" w:hAnsi="Arial" w:cs="Arial"/>
          <w:sz w:val="20"/>
        </w:rPr>
        <w:t>system</w:t>
      </w:r>
      <w:r w:rsidRPr="001058B5">
        <w:rPr>
          <w:rFonts w:ascii="Arial" w:hAnsi="Arial" w:cs="Arial"/>
          <w:spacing w:val="-12"/>
          <w:sz w:val="20"/>
        </w:rPr>
        <w:t xml:space="preserve"> </w:t>
      </w:r>
      <w:r w:rsidRPr="001058B5">
        <w:rPr>
          <w:rFonts w:ascii="Arial" w:hAnsi="Arial" w:cs="Arial"/>
          <w:sz w:val="20"/>
        </w:rPr>
        <w:t>privilege</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create</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 xml:space="preserve">another </w:t>
      </w:r>
      <w:r w:rsidRPr="001058B5">
        <w:rPr>
          <w:rFonts w:ascii="Arial" w:hAnsi="Arial" w:cs="Arial"/>
          <w:spacing w:val="-4"/>
          <w:sz w:val="20"/>
        </w:rPr>
        <w:t xml:space="preserve">user. </w:t>
      </w:r>
      <w:r w:rsidRPr="001058B5">
        <w:rPr>
          <w:rFonts w:ascii="Arial" w:hAnsi="Arial" w:cs="Arial"/>
          <w:sz w:val="20"/>
        </w:rPr>
        <w:t>These privileges can be acquired explicitly or through a</w:t>
      </w:r>
      <w:r w:rsidRPr="001058B5">
        <w:rPr>
          <w:rFonts w:ascii="Arial" w:hAnsi="Arial" w:cs="Arial"/>
          <w:spacing w:val="-10"/>
          <w:sz w:val="20"/>
        </w:rPr>
        <w:t xml:space="preserve"> </w:t>
      </w:r>
      <w:r w:rsidRPr="001058B5">
        <w:rPr>
          <w:rFonts w:ascii="Arial" w:hAnsi="Arial" w:cs="Arial"/>
          <w:sz w:val="20"/>
        </w:rPr>
        <w:t>role.</w:t>
      </w:r>
    </w:p>
    <w:p w14:paraId="153C95B4" w14:textId="77777777" w:rsidR="008C539B" w:rsidRPr="001058B5" w:rsidRDefault="00C12992" w:rsidP="006F7931">
      <w:pPr>
        <w:pStyle w:val="ListParagraph"/>
        <w:numPr>
          <w:ilvl w:val="1"/>
          <w:numId w:val="137"/>
        </w:numPr>
        <w:tabs>
          <w:tab w:val="left" w:pos="2020"/>
        </w:tabs>
        <w:spacing w:before="123" w:line="230" w:lineRule="auto"/>
        <w:ind w:right="938"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be</w:t>
      </w:r>
      <w:r w:rsidRPr="001058B5">
        <w:rPr>
          <w:rFonts w:ascii="Arial" w:hAnsi="Arial" w:cs="Arial"/>
          <w:spacing w:val="-12"/>
          <w:sz w:val="20"/>
        </w:rPr>
        <w:t xml:space="preserve"> </w:t>
      </w:r>
      <w:r w:rsidRPr="001058B5">
        <w:rPr>
          <w:rFonts w:ascii="Arial" w:hAnsi="Arial" w:cs="Arial"/>
          <w:sz w:val="20"/>
        </w:rPr>
        <w:t>explicitly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2"/>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to access all other types referenced within the definition of the type, or have been granted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ANY</w:t>
      </w:r>
      <w:r w:rsidRPr="001058B5">
        <w:rPr>
          <w:rFonts w:ascii="Arial" w:hAnsi="Arial" w:cs="Arial"/>
          <w:spacing w:val="-85"/>
          <w:sz w:val="20"/>
        </w:rPr>
        <w:t xml:space="preserve"> </w:t>
      </w:r>
      <w:r w:rsidRPr="001058B5">
        <w:rPr>
          <w:rFonts w:ascii="Arial" w:hAnsi="Arial" w:cs="Arial"/>
          <w:sz w:val="20"/>
        </w:rPr>
        <w:t>TYPE</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owner</w:t>
      </w:r>
      <w:r w:rsidRPr="001058B5">
        <w:rPr>
          <w:rFonts w:ascii="Arial" w:hAnsi="Arial" w:cs="Arial"/>
          <w:spacing w:val="-14"/>
          <w:sz w:val="20"/>
        </w:rPr>
        <w:t xml:space="preserve"> </w:t>
      </w:r>
      <w:r w:rsidRPr="001058B5">
        <w:rPr>
          <w:rFonts w:ascii="Arial" w:hAnsi="Arial" w:cs="Arial"/>
          <w:sz w:val="20"/>
        </w:rPr>
        <w:t>cannot</w:t>
      </w:r>
      <w:r w:rsidRPr="001058B5">
        <w:rPr>
          <w:rFonts w:ascii="Arial" w:hAnsi="Arial" w:cs="Arial"/>
          <w:spacing w:val="-14"/>
          <w:sz w:val="20"/>
        </w:rPr>
        <w:t xml:space="preserve"> </w:t>
      </w:r>
      <w:r w:rsidRPr="001058B5">
        <w:rPr>
          <w:rFonts w:ascii="Arial" w:hAnsi="Arial" w:cs="Arial"/>
          <w:sz w:val="20"/>
        </w:rPr>
        <w:t>obtain</w:t>
      </w:r>
      <w:r w:rsidRPr="001058B5">
        <w:rPr>
          <w:rFonts w:ascii="Arial" w:hAnsi="Arial" w:cs="Arial"/>
          <w:spacing w:val="-15"/>
          <w:sz w:val="20"/>
        </w:rPr>
        <w:t xml:space="preserve"> </w:t>
      </w:r>
      <w:r w:rsidRPr="001058B5">
        <w:rPr>
          <w:rFonts w:ascii="Arial" w:hAnsi="Arial" w:cs="Arial"/>
          <w:sz w:val="20"/>
        </w:rPr>
        <w:t>the required privileges through</w:t>
      </w:r>
      <w:r w:rsidRPr="001058B5">
        <w:rPr>
          <w:rFonts w:ascii="Arial" w:hAnsi="Arial" w:cs="Arial"/>
          <w:spacing w:val="-1"/>
          <w:sz w:val="20"/>
        </w:rPr>
        <w:t xml:space="preserve"> </w:t>
      </w:r>
      <w:r w:rsidRPr="001058B5">
        <w:rPr>
          <w:rFonts w:ascii="Arial" w:hAnsi="Arial" w:cs="Arial"/>
          <w:sz w:val="20"/>
        </w:rPr>
        <w:t>roles.</w:t>
      </w:r>
    </w:p>
    <w:p w14:paraId="5047E3BF" w14:textId="77777777" w:rsidR="008C539B" w:rsidRPr="001058B5" w:rsidRDefault="00C12992" w:rsidP="006F7931">
      <w:pPr>
        <w:pStyle w:val="ListParagraph"/>
        <w:numPr>
          <w:ilvl w:val="1"/>
          <w:numId w:val="137"/>
        </w:numPr>
        <w:tabs>
          <w:tab w:val="left" w:pos="2020"/>
        </w:tabs>
        <w:spacing w:before="118" w:line="230" w:lineRule="auto"/>
        <w:ind w:right="789" w:hanging="359"/>
        <w:rPr>
          <w:rFonts w:ascii="Arial" w:hAnsi="Arial" w:cs="Arial"/>
          <w:sz w:val="20"/>
        </w:rPr>
      </w:pPr>
      <w:r w:rsidRPr="001058B5">
        <w:rPr>
          <w:rFonts w:ascii="Arial" w:hAnsi="Arial" w:cs="Arial"/>
          <w:sz w:val="20"/>
        </w:rPr>
        <w:t>If the type owner intends to grant access to the type to other users, then the owner must</w:t>
      </w:r>
      <w:r w:rsidRPr="001058B5">
        <w:rPr>
          <w:rFonts w:ascii="Arial" w:hAnsi="Arial" w:cs="Arial"/>
          <w:spacing w:val="-26"/>
          <w:sz w:val="20"/>
        </w:rPr>
        <w:t xml:space="preserve"> </w:t>
      </w:r>
      <w:r w:rsidRPr="001058B5">
        <w:rPr>
          <w:rFonts w:ascii="Arial" w:hAnsi="Arial" w:cs="Arial"/>
          <w:sz w:val="20"/>
        </w:rPr>
        <w:t>receive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EXECUTE</w:t>
      </w:r>
      <w:r w:rsidRPr="001058B5">
        <w:rPr>
          <w:rFonts w:ascii="Arial" w:hAnsi="Arial" w:cs="Arial"/>
          <w:spacing w:val="-100"/>
          <w:sz w:val="20"/>
        </w:rPr>
        <w:t xml:space="preserve"> </w:t>
      </w:r>
      <w:r w:rsidRPr="001058B5">
        <w:rPr>
          <w:rFonts w:ascii="Arial" w:hAnsi="Arial" w:cs="Arial"/>
          <w:sz w:val="20"/>
        </w:rPr>
        <w:t>privileges</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referenced</w:t>
      </w:r>
      <w:r w:rsidRPr="001058B5">
        <w:rPr>
          <w:rFonts w:ascii="Arial" w:hAnsi="Arial" w:cs="Arial"/>
          <w:spacing w:val="-26"/>
          <w:sz w:val="20"/>
        </w:rPr>
        <w:t xml:space="preserve"> </w:t>
      </w:r>
      <w:r w:rsidRPr="001058B5">
        <w:rPr>
          <w:rFonts w:ascii="Arial" w:hAnsi="Arial" w:cs="Arial"/>
          <w:sz w:val="20"/>
        </w:rPr>
        <w:t>types</w:t>
      </w:r>
      <w:r w:rsidRPr="001058B5">
        <w:rPr>
          <w:rFonts w:ascii="Arial" w:hAnsi="Arial" w:cs="Arial"/>
          <w:spacing w:val="-26"/>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the GRANT</w:t>
      </w:r>
      <w:r w:rsidRPr="001058B5">
        <w:rPr>
          <w:rFonts w:ascii="Arial" w:hAnsi="Arial" w:cs="Arial"/>
          <w:spacing w:val="-96"/>
          <w:sz w:val="20"/>
        </w:rPr>
        <w:t xml:space="preserve"> </w:t>
      </w:r>
      <w:r w:rsidRPr="001058B5">
        <w:rPr>
          <w:rFonts w:ascii="Arial" w:hAnsi="Arial" w:cs="Arial"/>
          <w:sz w:val="20"/>
        </w:rPr>
        <w:t>OPTION or</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EXECUTE</w:t>
      </w:r>
      <w:r w:rsidRPr="001058B5">
        <w:rPr>
          <w:rFonts w:ascii="Arial" w:hAnsi="Arial" w:cs="Arial"/>
          <w:spacing w:val="-94"/>
          <w:sz w:val="20"/>
        </w:rPr>
        <w:t xml:space="preserve"> </w:t>
      </w:r>
      <w:r w:rsidRPr="001058B5">
        <w:rPr>
          <w:rFonts w:ascii="Arial" w:hAnsi="Arial" w:cs="Arial"/>
          <w:sz w:val="20"/>
        </w:rPr>
        <w:t>ANY</w:t>
      </w:r>
      <w:r w:rsidRPr="001058B5">
        <w:rPr>
          <w:rFonts w:ascii="Arial" w:hAnsi="Arial" w:cs="Arial"/>
          <w:spacing w:val="-94"/>
          <w:sz w:val="20"/>
        </w:rPr>
        <w:t xml:space="preserve"> </w:t>
      </w:r>
      <w:r w:rsidRPr="001058B5">
        <w:rPr>
          <w:rFonts w:ascii="Arial" w:hAnsi="Arial" w:cs="Arial"/>
          <w:sz w:val="20"/>
        </w:rPr>
        <w:t>TYPE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4"/>
          <w:sz w:val="20"/>
        </w:rPr>
        <w:t xml:space="preserve"> </w:t>
      </w:r>
      <w:r w:rsidRPr="001058B5">
        <w:rPr>
          <w:rFonts w:ascii="Arial" w:hAnsi="Arial" w:cs="Arial"/>
          <w:sz w:val="20"/>
        </w:rPr>
        <w:t>with</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ADMIN</w:t>
      </w:r>
      <w:r w:rsidRPr="001058B5">
        <w:rPr>
          <w:rFonts w:ascii="Arial" w:hAnsi="Arial" w:cs="Arial"/>
          <w:spacing w:val="-94"/>
          <w:sz w:val="20"/>
        </w:rPr>
        <w:t xml:space="preserve"> </w:t>
      </w:r>
      <w:r w:rsidRPr="001058B5">
        <w:rPr>
          <w:rFonts w:ascii="Arial" w:hAnsi="Arial" w:cs="Arial"/>
          <w:sz w:val="20"/>
        </w:rPr>
        <w:t>OPTION.</w:t>
      </w:r>
      <w:r w:rsidRPr="001058B5">
        <w:rPr>
          <w:rFonts w:ascii="Arial" w:hAnsi="Arial" w:cs="Arial"/>
          <w:spacing w:val="-24"/>
          <w:sz w:val="20"/>
        </w:rPr>
        <w:t xml:space="preserve"> </w:t>
      </w:r>
      <w:r w:rsidRPr="001058B5">
        <w:rPr>
          <w:rFonts w:ascii="Arial" w:hAnsi="Arial" w:cs="Arial"/>
          <w:sz w:val="20"/>
        </w:rPr>
        <w:t>If</w:t>
      </w:r>
      <w:r w:rsidRPr="001058B5">
        <w:rPr>
          <w:rFonts w:ascii="Arial" w:hAnsi="Arial" w:cs="Arial"/>
          <w:spacing w:val="-24"/>
          <w:sz w:val="20"/>
        </w:rPr>
        <w:t xml:space="preserve"> </w:t>
      </w:r>
      <w:r w:rsidRPr="001058B5">
        <w:rPr>
          <w:rFonts w:ascii="Arial" w:hAnsi="Arial" w:cs="Arial"/>
          <w:sz w:val="20"/>
        </w:rPr>
        <w:t>not,</w:t>
      </w:r>
      <w:r w:rsidRPr="001058B5">
        <w:rPr>
          <w:rFonts w:ascii="Arial" w:hAnsi="Arial" w:cs="Arial"/>
          <w:spacing w:val="-24"/>
          <w:sz w:val="20"/>
        </w:rPr>
        <w:t xml:space="preserve"> </w:t>
      </w:r>
      <w:r w:rsidRPr="001058B5">
        <w:rPr>
          <w:rFonts w:ascii="Arial" w:hAnsi="Arial" w:cs="Arial"/>
          <w:sz w:val="20"/>
        </w:rPr>
        <w:t>then</w:t>
      </w:r>
      <w:r w:rsidRPr="001058B5">
        <w:rPr>
          <w:rFonts w:ascii="Arial" w:hAnsi="Arial" w:cs="Arial"/>
          <w:spacing w:val="-24"/>
          <w:sz w:val="20"/>
        </w:rPr>
        <w:t xml:space="preserve"> </w:t>
      </w:r>
      <w:r w:rsidRPr="001058B5">
        <w:rPr>
          <w:rFonts w:ascii="Arial" w:hAnsi="Arial" w:cs="Arial"/>
          <w:sz w:val="20"/>
        </w:rPr>
        <w:t>the type owner has insufficient privileges to grant access on the type to other</w:t>
      </w:r>
      <w:r w:rsidRPr="001058B5">
        <w:rPr>
          <w:rFonts w:ascii="Arial" w:hAnsi="Arial" w:cs="Arial"/>
          <w:spacing w:val="-23"/>
          <w:sz w:val="20"/>
        </w:rPr>
        <w:t xml:space="preserve"> </w:t>
      </w:r>
      <w:r w:rsidRPr="001058B5">
        <w:rPr>
          <w:rFonts w:ascii="Arial" w:hAnsi="Arial" w:cs="Arial"/>
          <w:sz w:val="20"/>
        </w:rPr>
        <w:t>users.</w:t>
      </w:r>
    </w:p>
    <w:p w14:paraId="70F8E98E"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To create a table using types, you must meet the requirements for creating a table and the following additional requirements:</w:t>
      </w:r>
    </w:p>
    <w:p w14:paraId="1824DE41" w14:textId="77777777" w:rsidR="008C539B" w:rsidRPr="001058B5" w:rsidRDefault="00C12992" w:rsidP="006F7931">
      <w:pPr>
        <w:pStyle w:val="ListParagraph"/>
        <w:numPr>
          <w:ilvl w:val="1"/>
          <w:numId w:val="137"/>
        </w:numPr>
        <w:tabs>
          <w:tab w:val="left" w:pos="2020"/>
        </w:tabs>
        <w:spacing w:before="119" w:line="230" w:lineRule="auto"/>
        <w:ind w:right="1427"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table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have</w:t>
      </w:r>
      <w:r w:rsidRPr="001058B5">
        <w:rPr>
          <w:rFonts w:ascii="Arial" w:hAnsi="Arial" w:cs="Arial"/>
          <w:spacing w:val="-11"/>
          <w:sz w:val="20"/>
        </w:rPr>
        <w:t xml:space="preserve"> </w:t>
      </w:r>
      <w:r w:rsidRPr="001058B5">
        <w:rPr>
          <w:rFonts w:ascii="Arial" w:hAnsi="Arial" w:cs="Arial"/>
          <w:sz w:val="20"/>
        </w:rPr>
        <w:t>been</w:t>
      </w:r>
      <w:r w:rsidRPr="001058B5">
        <w:rPr>
          <w:rFonts w:ascii="Arial" w:hAnsi="Arial" w:cs="Arial"/>
          <w:spacing w:val="-11"/>
          <w:sz w:val="20"/>
        </w:rPr>
        <w:t xml:space="preserve"> </w:t>
      </w:r>
      <w:r w:rsidRPr="001058B5">
        <w:rPr>
          <w:rFonts w:ascii="Arial" w:hAnsi="Arial" w:cs="Arial"/>
          <w:sz w:val="20"/>
        </w:rPr>
        <w:t>directly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 privilege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access</w:t>
      </w:r>
      <w:r w:rsidRPr="001058B5">
        <w:rPr>
          <w:rFonts w:ascii="Arial" w:hAnsi="Arial" w:cs="Arial"/>
          <w:spacing w:val="-4"/>
          <w:sz w:val="20"/>
        </w:rPr>
        <w:t xml:space="preserve"> </w:t>
      </w: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types</w:t>
      </w:r>
      <w:r w:rsidRPr="001058B5">
        <w:rPr>
          <w:rFonts w:ascii="Arial" w:hAnsi="Arial" w:cs="Arial"/>
          <w:spacing w:val="-4"/>
          <w:sz w:val="20"/>
        </w:rPr>
        <w:t xml:space="preserve"> </w:t>
      </w:r>
      <w:r w:rsidRPr="001058B5">
        <w:rPr>
          <w:rFonts w:ascii="Arial" w:hAnsi="Arial" w:cs="Arial"/>
          <w:sz w:val="20"/>
        </w:rPr>
        <w:t>referenced</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has</w:t>
      </w:r>
      <w:r w:rsidRPr="001058B5">
        <w:rPr>
          <w:rFonts w:ascii="Arial" w:hAnsi="Arial" w:cs="Arial"/>
          <w:spacing w:val="-4"/>
          <w:sz w:val="20"/>
        </w:rPr>
        <w:t xml:space="preserve"> </w:t>
      </w:r>
      <w:r w:rsidRPr="001058B5">
        <w:rPr>
          <w:rFonts w:ascii="Arial" w:hAnsi="Arial" w:cs="Arial"/>
          <w:sz w:val="20"/>
        </w:rPr>
        <w:t>been</w:t>
      </w:r>
      <w:r w:rsidRPr="001058B5">
        <w:rPr>
          <w:rFonts w:ascii="Arial" w:hAnsi="Arial" w:cs="Arial"/>
          <w:spacing w:val="-4"/>
          <w:sz w:val="20"/>
        </w:rPr>
        <w:t xml:space="preserve"> </w:t>
      </w:r>
      <w:r w:rsidRPr="001058B5">
        <w:rPr>
          <w:rFonts w:ascii="Arial" w:hAnsi="Arial" w:cs="Arial"/>
          <w:sz w:val="20"/>
        </w:rPr>
        <w:t>granted</w:t>
      </w:r>
      <w:r w:rsidRPr="001058B5">
        <w:rPr>
          <w:rFonts w:ascii="Arial" w:hAnsi="Arial" w:cs="Arial"/>
          <w:spacing w:val="-4"/>
          <w:sz w:val="20"/>
        </w:rPr>
        <w:t xml:space="preserve"> </w:t>
      </w:r>
      <w:r w:rsidRPr="001058B5">
        <w:rPr>
          <w:rFonts w:ascii="Arial" w:hAnsi="Arial" w:cs="Arial"/>
          <w:sz w:val="20"/>
        </w:rPr>
        <w:t>the EXECUTE</w:t>
      </w:r>
      <w:r w:rsidRPr="001058B5">
        <w:rPr>
          <w:rFonts w:ascii="Arial" w:hAnsi="Arial" w:cs="Arial"/>
          <w:spacing w:val="-96"/>
          <w:sz w:val="20"/>
        </w:rPr>
        <w:t xml:space="preserve"> </w:t>
      </w:r>
      <w:r w:rsidRPr="001058B5">
        <w:rPr>
          <w:rFonts w:ascii="Arial" w:hAnsi="Arial" w:cs="Arial"/>
          <w:sz w:val="20"/>
        </w:rPr>
        <w:t>ANY</w:t>
      </w:r>
      <w:r w:rsidRPr="001058B5">
        <w:rPr>
          <w:rFonts w:ascii="Arial" w:hAnsi="Arial" w:cs="Arial"/>
          <w:spacing w:val="-97"/>
          <w:sz w:val="20"/>
        </w:rPr>
        <w:t xml:space="preserve"> </w:t>
      </w:r>
      <w:r w:rsidRPr="001058B5">
        <w:rPr>
          <w:rFonts w:ascii="Arial" w:hAnsi="Arial" w:cs="Arial"/>
          <w:sz w:val="20"/>
        </w:rPr>
        <w:t>TYPE</w:t>
      </w:r>
      <w:r w:rsidRPr="001058B5">
        <w:rPr>
          <w:rFonts w:ascii="Arial" w:hAnsi="Arial" w:cs="Arial"/>
          <w:spacing w:val="-100"/>
          <w:sz w:val="20"/>
        </w:rPr>
        <w:t xml:space="preserve"> </w:t>
      </w:r>
      <w:r w:rsidRPr="001058B5">
        <w:rPr>
          <w:rFonts w:ascii="Arial" w:hAnsi="Arial" w:cs="Arial"/>
          <w:sz w:val="20"/>
        </w:rPr>
        <w:t>system</w:t>
      </w:r>
      <w:r w:rsidRPr="001058B5">
        <w:rPr>
          <w:rFonts w:ascii="Arial" w:hAnsi="Arial" w:cs="Arial"/>
          <w:spacing w:val="-27"/>
          <w:sz w:val="20"/>
        </w:rPr>
        <w:t xml:space="preserve"> </w:t>
      </w:r>
      <w:r w:rsidRPr="001058B5">
        <w:rPr>
          <w:rFonts w:ascii="Arial" w:hAnsi="Arial" w:cs="Arial"/>
          <w:sz w:val="20"/>
        </w:rPr>
        <w:t>privilege.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owner</w:t>
      </w:r>
      <w:r w:rsidRPr="001058B5">
        <w:rPr>
          <w:rFonts w:ascii="Arial" w:hAnsi="Arial" w:cs="Arial"/>
          <w:spacing w:val="-26"/>
          <w:sz w:val="20"/>
        </w:rPr>
        <w:t xml:space="preserve"> </w:t>
      </w:r>
      <w:r w:rsidRPr="001058B5">
        <w:rPr>
          <w:rFonts w:ascii="Arial" w:hAnsi="Arial" w:cs="Arial"/>
          <w:sz w:val="20"/>
        </w:rPr>
        <w:t>cannot</w:t>
      </w:r>
      <w:r w:rsidRPr="001058B5">
        <w:rPr>
          <w:rFonts w:ascii="Arial" w:hAnsi="Arial" w:cs="Arial"/>
          <w:spacing w:val="-26"/>
          <w:sz w:val="20"/>
        </w:rPr>
        <w:t xml:space="preserve"> </w:t>
      </w:r>
      <w:r w:rsidRPr="001058B5">
        <w:rPr>
          <w:rFonts w:ascii="Arial" w:hAnsi="Arial" w:cs="Arial"/>
          <w:sz w:val="20"/>
        </w:rPr>
        <w:t>exercise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required privileges if these privileges were granted through</w:t>
      </w:r>
      <w:r w:rsidRPr="001058B5">
        <w:rPr>
          <w:rFonts w:ascii="Arial" w:hAnsi="Arial" w:cs="Arial"/>
          <w:spacing w:val="-11"/>
          <w:sz w:val="20"/>
        </w:rPr>
        <w:t xml:space="preserve"> </w:t>
      </w:r>
      <w:r w:rsidRPr="001058B5">
        <w:rPr>
          <w:rFonts w:ascii="Arial" w:hAnsi="Arial" w:cs="Arial"/>
          <w:sz w:val="20"/>
        </w:rPr>
        <w:t>roles.</w:t>
      </w:r>
    </w:p>
    <w:p w14:paraId="596F2C38" w14:textId="77777777" w:rsidR="008C539B" w:rsidRPr="001058B5" w:rsidRDefault="00C12992" w:rsidP="006F7931">
      <w:pPr>
        <w:pStyle w:val="ListParagraph"/>
        <w:numPr>
          <w:ilvl w:val="1"/>
          <w:numId w:val="137"/>
        </w:numPr>
        <w:tabs>
          <w:tab w:val="left" w:pos="2020"/>
        </w:tabs>
        <w:spacing w:before="119" w:line="230" w:lineRule="auto"/>
        <w:ind w:right="1131" w:hanging="359"/>
        <w:rPr>
          <w:rFonts w:ascii="Arial" w:hAnsi="Arial" w:cs="Arial"/>
          <w:sz w:val="20"/>
        </w:rPr>
      </w:pPr>
      <w:r w:rsidRPr="001058B5">
        <w:rPr>
          <w:rFonts w:ascii="Arial" w:hAnsi="Arial" w:cs="Arial"/>
          <w:sz w:val="20"/>
        </w:rPr>
        <w:t>If the table owner intends to grant access to the table to other users, then the owner</w:t>
      </w:r>
      <w:r w:rsidRPr="001058B5">
        <w:rPr>
          <w:rFonts w:ascii="Arial" w:hAnsi="Arial" w:cs="Arial"/>
          <w:spacing w:val="-18"/>
          <w:sz w:val="20"/>
        </w:rPr>
        <w:t xml:space="preserve"> </w:t>
      </w:r>
      <w:r w:rsidRPr="001058B5">
        <w:rPr>
          <w:rFonts w:ascii="Arial" w:hAnsi="Arial" w:cs="Arial"/>
          <w:sz w:val="20"/>
        </w:rPr>
        <w:t>must</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EXECUTE</w:t>
      </w:r>
      <w:r w:rsidRPr="001058B5">
        <w:rPr>
          <w:rFonts w:ascii="Arial" w:hAnsi="Arial" w:cs="Arial"/>
          <w:spacing w:val="-93"/>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referenced</w:t>
      </w:r>
      <w:r w:rsidRPr="001058B5">
        <w:rPr>
          <w:rFonts w:ascii="Arial" w:hAnsi="Arial" w:cs="Arial"/>
          <w:spacing w:val="-19"/>
          <w:sz w:val="20"/>
        </w:rPr>
        <w:t xml:space="preserve"> </w:t>
      </w:r>
      <w:r w:rsidRPr="001058B5">
        <w:rPr>
          <w:rFonts w:ascii="Arial" w:hAnsi="Arial" w:cs="Arial"/>
          <w:sz w:val="20"/>
        </w:rPr>
        <w:t>types</w:t>
      </w:r>
      <w:r w:rsidRPr="001058B5">
        <w:rPr>
          <w:rFonts w:ascii="Arial" w:hAnsi="Arial" w:cs="Arial"/>
          <w:spacing w:val="-19"/>
          <w:sz w:val="20"/>
        </w:rPr>
        <w:t xml:space="preserve"> </w:t>
      </w:r>
      <w:r w:rsidRPr="001058B5">
        <w:rPr>
          <w:rFonts w:ascii="Arial" w:hAnsi="Arial" w:cs="Arial"/>
          <w:sz w:val="20"/>
        </w:rPr>
        <w:t>with</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 xml:space="preserve">GRANT </w:t>
      </w:r>
      <w:r w:rsidRPr="001058B5">
        <w:rPr>
          <w:rFonts w:ascii="Arial" w:hAnsi="Arial" w:cs="Arial"/>
          <w:w w:val="95"/>
          <w:sz w:val="20"/>
        </w:rPr>
        <w:t>OPTION</w:t>
      </w:r>
      <w:r w:rsidRPr="001058B5">
        <w:rPr>
          <w:rFonts w:ascii="Arial" w:hAnsi="Arial" w:cs="Arial"/>
          <w:spacing w:val="-84"/>
          <w:w w:val="95"/>
          <w:sz w:val="20"/>
        </w:rPr>
        <w:t xml:space="preserve"> </w:t>
      </w:r>
      <w:r w:rsidRPr="001058B5">
        <w:rPr>
          <w:rFonts w:ascii="Arial" w:hAnsi="Arial" w:cs="Arial"/>
          <w:w w:val="95"/>
          <w:sz w:val="20"/>
        </w:rPr>
        <w:t>or</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EXECUTE</w:t>
      </w:r>
      <w:r w:rsidRPr="001058B5">
        <w:rPr>
          <w:rFonts w:ascii="Arial" w:hAnsi="Arial" w:cs="Arial"/>
          <w:spacing w:val="-80"/>
          <w:w w:val="95"/>
          <w:sz w:val="20"/>
        </w:rPr>
        <w:t xml:space="preserve"> </w:t>
      </w:r>
      <w:r w:rsidRPr="001058B5">
        <w:rPr>
          <w:rFonts w:ascii="Arial" w:hAnsi="Arial" w:cs="Arial"/>
          <w:w w:val="95"/>
          <w:sz w:val="20"/>
        </w:rPr>
        <w:t>ANY</w:t>
      </w:r>
      <w:r w:rsidRPr="001058B5">
        <w:rPr>
          <w:rFonts w:ascii="Arial" w:hAnsi="Arial" w:cs="Arial"/>
          <w:spacing w:val="-80"/>
          <w:w w:val="95"/>
          <w:sz w:val="20"/>
        </w:rPr>
        <w:t xml:space="preserve"> </w:t>
      </w:r>
      <w:r w:rsidRPr="001058B5">
        <w:rPr>
          <w:rFonts w:ascii="Arial" w:hAnsi="Arial" w:cs="Arial"/>
          <w:w w:val="95"/>
          <w:sz w:val="20"/>
        </w:rPr>
        <w:t>TYPE</w:t>
      </w:r>
      <w:r w:rsidRPr="001058B5">
        <w:rPr>
          <w:rFonts w:ascii="Arial" w:hAnsi="Arial" w:cs="Arial"/>
          <w:spacing w:val="-84"/>
          <w:w w:val="95"/>
          <w:sz w:val="20"/>
        </w:rPr>
        <w:t xml:space="preserve"> </w:t>
      </w:r>
      <w:r w:rsidRPr="001058B5">
        <w:rPr>
          <w:rFonts w:ascii="Arial" w:hAnsi="Arial" w:cs="Arial"/>
          <w:w w:val="95"/>
          <w:sz w:val="20"/>
        </w:rPr>
        <w:t>system</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ADMIN</w:t>
      </w:r>
      <w:r w:rsidRPr="001058B5">
        <w:rPr>
          <w:rFonts w:ascii="Arial" w:hAnsi="Arial" w:cs="Arial"/>
          <w:spacing w:val="-80"/>
          <w:w w:val="95"/>
          <w:sz w:val="20"/>
        </w:rPr>
        <w:t xml:space="preserve"> </w:t>
      </w:r>
      <w:r w:rsidRPr="001058B5">
        <w:rPr>
          <w:rFonts w:ascii="Arial" w:hAnsi="Arial" w:cs="Arial"/>
          <w:w w:val="95"/>
          <w:sz w:val="20"/>
        </w:rPr>
        <w:t>OPTION.</w:t>
      </w:r>
      <w:r w:rsidRPr="001058B5">
        <w:rPr>
          <w:rFonts w:ascii="Arial" w:hAnsi="Arial" w:cs="Arial"/>
          <w:spacing w:val="-13"/>
          <w:w w:val="95"/>
          <w:sz w:val="20"/>
        </w:rPr>
        <w:t xml:space="preserve"> </w:t>
      </w:r>
      <w:r w:rsidRPr="001058B5">
        <w:rPr>
          <w:rFonts w:ascii="Arial" w:hAnsi="Arial" w:cs="Arial"/>
          <w:w w:val="95"/>
          <w:sz w:val="20"/>
        </w:rPr>
        <w:t>If</w:t>
      </w:r>
      <w:r w:rsidRPr="001058B5">
        <w:rPr>
          <w:rFonts w:ascii="Arial" w:hAnsi="Arial" w:cs="Arial"/>
          <w:spacing w:val="-13"/>
          <w:w w:val="95"/>
          <w:sz w:val="20"/>
        </w:rPr>
        <w:t xml:space="preserve"> </w:t>
      </w:r>
      <w:r w:rsidRPr="001058B5">
        <w:rPr>
          <w:rFonts w:ascii="Arial" w:hAnsi="Arial" w:cs="Arial"/>
          <w:w w:val="95"/>
          <w:sz w:val="20"/>
        </w:rPr>
        <w:t xml:space="preserve">not, </w:t>
      </w:r>
      <w:r w:rsidRPr="001058B5">
        <w:rPr>
          <w:rFonts w:ascii="Arial" w:hAnsi="Arial" w:cs="Arial"/>
          <w:sz w:val="20"/>
        </w:rPr>
        <w:t>then the table owner has insufficient privileges to grant access on the</w:t>
      </w:r>
      <w:r w:rsidRPr="001058B5">
        <w:rPr>
          <w:rFonts w:ascii="Arial" w:hAnsi="Arial" w:cs="Arial"/>
          <w:spacing w:val="-29"/>
          <w:sz w:val="20"/>
        </w:rPr>
        <w:t xml:space="preserve"> </w:t>
      </w:r>
      <w:r w:rsidRPr="001058B5">
        <w:rPr>
          <w:rFonts w:ascii="Arial" w:hAnsi="Arial" w:cs="Arial"/>
          <w:sz w:val="20"/>
        </w:rPr>
        <w:t>table.</w:t>
      </w:r>
    </w:p>
    <w:p w14:paraId="19003A8F" w14:textId="77777777" w:rsidR="008C539B" w:rsidRPr="001058B5" w:rsidRDefault="00C12992">
      <w:pPr>
        <w:pStyle w:val="BodyText"/>
        <w:spacing w:before="210" w:line="232" w:lineRule="auto"/>
        <w:ind w:left="2380" w:right="1456"/>
        <w:rPr>
          <w:rFonts w:ascii="Arial" w:hAnsi="Arial" w:cs="Arial"/>
        </w:rPr>
      </w:pPr>
      <w:r w:rsidRPr="001058B5">
        <w:rPr>
          <w:rFonts w:ascii="Arial" w:hAnsi="Arial" w:cs="Arial"/>
          <w:b/>
          <w:sz w:val="19"/>
        </w:rPr>
        <w:t xml:space="preserve">See Also: </w:t>
      </w:r>
      <w:hyperlink w:anchor="_bookmark728" w:history="1">
        <w:r w:rsidRPr="001058B5">
          <w:rPr>
            <w:rFonts w:ascii="Arial" w:hAnsi="Arial" w:cs="Arial"/>
            <w:color w:val="0000CC"/>
          </w:rPr>
          <w:t xml:space="preserve">"Managing Table Privileges" </w:t>
        </w:r>
      </w:hyperlink>
      <w:hyperlink w:anchor="_bookmark728" w:history="1">
        <w:r w:rsidRPr="001058B5">
          <w:rPr>
            <w:rFonts w:ascii="Arial" w:hAnsi="Arial" w:cs="Arial"/>
          </w:rPr>
          <w:t xml:space="preserve">on page 4-26 </w:t>
        </w:r>
      </w:hyperlink>
      <w:r w:rsidRPr="001058B5">
        <w:rPr>
          <w:rFonts w:ascii="Arial" w:hAnsi="Arial" w:cs="Arial"/>
        </w:rPr>
        <w:t>for the requirements for creating a table</w:t>
      </w:r>
    </w:p>
    <w:p w14:paraId="38D34E1A" w14:textId="77777777" w:rsidR="008C539B" w:rsidRPr="001058B5" w:rsidRDefault="008C539B">
      <w:pPr>
        <w:pStyle w:val="BodyText"/>
        <w:spacing w:before="2"/>
        <w:rPr>
          <w:rFonts w:ascii="Arial" w:hAnsi="Arial" w:cs="Arial"/>
        </w:rPr>
      </w:pPr>
    </w:p>
    <w:p w14:paraId="1D68003B" w14:textId="77777777" w:rsidR="008C539B" w:rsidRPr="001058B5" w:rsidRDefault="00C12992">
      <w:pPr>
        <w:pStyle w:val="Heading6"/>
        <w:ind w:left="1660"/>
      </w:pPr>
      <w:bookmarkStart w:id="744" w:name="Example_of_Privileges_for_Creating_Types"/>
      <w:bookmarkStart w:id="745" w:name="_bookmark785"/>
      <w:bookmarkStart w:id="746" w:name="_bookmark786"/>
      <w:bookmarkEnd w:id="744"/>
      <w:bookmarkEnd w:id="745"/>
      <w:bookmarkEnd w:id="746"/>
      <w:r w:rsidRPr="001058B5">
        <w:t>Example of Privileges for Creating Types and Tables Using Types</w:t>
      </w:r>
    </w:p>
    <w:p w14:paraId="39DDA788" w14:textId="77777777" w:rsidR="008C539B" w:rsidRPr="001058B5" w:rsidRDefault="00C12992">
      <w:pPr>
        <w:pStyle w:val="BodyText"/>
        <w:spacing w:before="48"/>
        <w:ind w:left="1660"/>
        <w:rPr>
          <w:rFonts w:ascii="Arial" w:hAnsi="Arial" w:cs="Arial"/>
        </w:rPr>
      </w:pPr>
      <w:r w:rsidRPr="001058B5">
        <w:rPr>
          <w:rFonts w:ascii="Arial" w:hAnsi="Arial" w:cs="Arial"/>
        </w:rPr>
        <w:t>Assume that three users exist with the CONNECT</w:t>
      </w:r>
      <w:r w:rsidRPr="001058B5">
        <w:rPr>
          <w:rFonts w:ascii="Arial" w:hAnsi="Arial" w:cs="Arial"/>
          <w:spacing w:val="-82"/>
        </w:rPr>
        <w:t xml:space="preserve"> </w:t>
      </w:r>
      <w:r w:rsidRPr="001058B5">
        <w:rPr>
          <w:rFonts w:ascii="Arial" w:hAnsi="Arial" w:cs="Arial"/>
        </w:rPr>
        <w:t>and RESOURCE</w:t>
      </w:r>
      <w:r w:rsidRPr="001058B5">
        <w:rPr>
          <w:rFonts w:ascii="Arial" w:hAnsi="Arial" w:cs="Arial"/>
          <w:spacing w:val="-81"/>
        </w:rPr>
        <w:t xml:space="preserve"> </w:t>
      </w:r>
      <w:r w:rsidRPr="001058B5">
        <w:rPr>
          <w:rFonts w:ascii="Arial" w:hAnsi="Arial" w:cs="Arial"/>
        </w:rPr>
        <w:t>roles:</w:t>
      </w:r>
    </w:p>
    <w:p w14:paraId="0770ECEB" w14:textId="77777777" w:rsidR="008C539B" w:rsidRPr="001058B5" w:rsidRDefault="00C12992" w:rsidP="006F7931">
      <w:pPr>
        <w:pStyle w:val="ListParagraph"/>
        <w:numPr>
          <w:ilvl w:val="1"/>
          <w:numId w:val="137"/>
        </w:numPr>
        <w:tabs>
          <w:tab w:val="left" w:pos="2020"/>
        </w:tabs>
        <w:spacing w:before="134"/>
        <w:ind w:hanging="359"/>
        <w:rPr>
          <w:rFonts w:ascii="Arial" w:hAnsi="Arial" w:cs="Arial"/>
          <w:sz w:val="20"/>
        </w:rPr>
      </w:pPr>
      <w:r w:rsidRPr="001058B5">
        <w:rPr>
          <w:rFonts w:ascii="Arial" w:hAnsi="Arial" w:cs="Arial"/>
          <w:w w:val="95"/>
          <w:sz w:val="20"/>
        </w:rPr>
        <w:t>user1</w:t>
      </w:r>
    </w:p>
    <w:p w14:paraId="123DA50D" w14:textId="77777777" w:rsidR="008C539B" w:rsidRPr="001058B5" w:rsidRDefault="00C12992" w:rsidP="006F7931">
      <w:pPr>
        <w:pStyle w:val="ListParagraph"/>
        <w:numPr>
          <w:ilvl w:val="1"/>
          <w:numId w:val="137"/>
        </w:numPr>
        <w:tabs>
          <w:tab w:val="left" w:pos="2020"/>
        </w:tabs>
        <w:spacing w:before="133"/>
        <w:ind w:hanging="359"/>
        <w:rPr>
          <w:rFonts w:ascii="Arial" w:hAnsi="Arial" w:cs="Arial"/>
          <w:sz w:val="20"/>
        </w:rPr>
      </w:pPr>
      <w:r w:rsidRPr="001058B5">
        <w:rPr>
          <w:rFonts w:ascii="Arial" w:hAnsi="Arial" w:cs="Arial"/>
          <w:w w:val="95"/>
          <w:sz w:val="20"/>
        </w:rPr>
        <w:t>user2</w:t>
      </w:r>
    </w:p>
    <w:p w14:paraId="61F1A79B" w14:textId="77777777" w:rsidR="008C539B" w:rsidRPr="001058B5" w:rsidRDefault="00C12992" w:rsidP="006F7931">
      <w:pPr>
        <w:pStyle w:val="ListParagraph"/>
        <w:numPr>
          <w:ilvl w:val="1"/>
          <w:numId w:val="137"/>
        </w:numPr>
        <w:tabs>
          <w:tab w:val="left" w:pos="2020"/>
        </w:tabs>
        <w:spacing w:before="135"/>
        <w:ind w:hanging="359"/>
        <w:rPr>
          <w:rFonts w:ascii="Arial" w:hAnsi="Arial" w:cs="Arial"/>
          <w:sz w:val="20"/>
        </w:rPr>
      </w:pPr>
      <w:r w:rsidRPr="001058B5">
        <w:rPr>
          <w:rFonts w:ascii="Arial" w:hAnsi="Arial" w:cs="Arial"/>
          <w:w w:val="95"/>
          <w:sz w:val="20"/>
        </w:rPr>
        <w:t>user3</w:t>
      </w:r>
    </w:p>
    <w:p w14:paraId="0EB7D4E1" w14:textId="77777777" w:rsidR="008C539B" w:rsidRPr="001058B5" w:rsidRDefault="00C12992">
      <w:pPr>
        <w:pStyle w:val="BodyText"/>
        <w:spacing w:before="108"/>
        <w:ind w:left="1660"/>
        <w:rPr>
          <w:rFonts w:ascii="Arial" w:hAnsi="Arial" w:cs="Arial"/>
        </w:rPr>
      </w:pPr>
      <w:r w:rsidRPr="001058B5">
        <w:rPr>
          <w:rFonts w:ascii="Arial" w:hAnsi="Arial" w:cs="Arial"/>
        </w:rPr>
        <w:t>The following DDL is run in the schema of user1:</w:t>
      </w:r>
    </w:p>
    <w:p w14:paraId="3D6E80F9" w14:textId="77777777" w:rsidR="008C539B" w:rsidRPr="001058B5" w:rsidRDefault="00C12992">
      <w:pPr>
        <w:spacing w:before="135"/>
        <w:ind w:left="1660"/>
        <w:rPr>
          <w:rFonts w:ascii="Arial" w:hAnsi="Arial" w:cs="Arial"/>
          <w:sz w:val="18"/>
        </w:rPr>
      </w:pPr>
      <w:r w:rsidRPr="001058B5">
        <w:rPr>
          <w:rFonts w:ascii="Arial" w:hAnsi="Arial" w:cs="Arial"/>
          <w:w w:val="95"/>
          <w:sz w:val="18"/>
        </w:rPr>
        <w:t>CREATE TYPE type1 AS OBJECT</w:t>
      </w:r>
      <w:r w:rsidRPr="001058B5">
        <w:rPr>
          <w:rFonts w:ascii="Arial" w:hAnsi="Arial" w:cs="Arial"/>
          <w:spacing w:val="-74"/>
          <w:w w:val="95"/>
          <w:sz w:val="18"/>
        </w:rPr>
        <w:t xml:space="preserve"> </w:t>
      </w:r>
      <w:r w:rsidRPr="001058B5">
        <w:rPr>
          <w:rFonts w:ascii="Arial" w:hAnsi="Arial" w:cs="Arial"/>
          <w:w w:val="95"/>
          <w:sz w:val="18"/>
        </w:rPr>
        <w:t>(</w:t>
      </w:r>
    </w:p>
    <w:p w14:paraId="5356A400" w14:textId="77777777" w:rsidR="008C539B" w:rsidRPr="001058B5" w:rsidRDefault="00C12992">
      <w:pPr>
        <w:spacing w:before="17"/>
        <w:ind w:left="1844"/>
        <w:rPr>
          <w:rFonts w:ascii="Arial" w:hAnsi="Arial" w:cs="Arial"/>
          <w:sz w:val="18"/>
        </w:rPr>
      </w:pPr>
      <w:r w:rsidRPr="001058B5">
        <w:rPr>
          <w:rFonts w:ascii="Arial" w:hAnsi="Arial" w:cs="Arial"/>
          <w:w w:val="95"/>
          <w:sz w:val="18"/>
        </w:rPr>
        <w:t>attr1 NUMBER);</w:t>
      </w:r>
    </w:p>
    <w:p w14:paraId="3DDE822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C339FBC" w14:textId="77777777" w:rsidR="008C539B" w:rsidRPr="001058B5" w:rsidRDefault="008C539B">
      <w:pPr>
        <w:pStyle w:val="BodyText"/>
        <w:rPr>
          <w:rFonts w:ascii="Arial" w:hAnsi="Arial" w:cs="Arial"/>
        </w:rPr>
      </w:pPr>
    </w:p>
    <w:p w14:paraId="03839E0E" w14:textId="77777777" w:rsidR="008C539B" w:rsidRPr="001058B5" w:rsidRDefault="008C539B">
      <w:pPr>
        <w:pStyle w:val="BodyText"/>
        <w:spacing w:before="7"/>
        <w:rPr>
          <w:rFonts w:ascii="Arial" w:hAnsi="Arial" w:cs="Arial"/>
          <w:sz w:val="29"/>
        </w:rPr>
      </w:pPr>
    </w:p>
    <w:p w14:paraId="6B533FBF" w14:textId="77777777" w:rsidR="008C539B" w:rsidRPr="001058B5" w:rsidRDefault="00C12992">
      <w:pPr>
        <w:spacing w:before="95"/>
        <w:ind w:left="2260"/>
        <w:rPr>
          <w:rFonts w:ascii="Arial" w:hAnsi="Arial" w:cs="Arial"/>
          <w:sz w:val="18"/>
        </w:rPr>
      </w:pPr>
      <w:r w:rsidRPr="001058B5">
        <w:rPr>
          <w:rFonts w:ascii="Arial" w:hAnsi="Arial" w:cs="Arial"/>
          <w:w w:val="95"/>
          <w:sz w:val="18"/>
        </w:rPr>
        <w:t>CREATE TYPE type2 AS OBJECT</w:t>
      </w:r>
      <w:r w:rsidRPr="001058B5">
        <w:rPr>
          <w:rFonts w:ascii="Arial" w:hAnsi="Arial" w:cs="Arial"/>
          <w:spacing w:val="-76"/>
          <w:w w:val="95"/>
          <w:sz w:val="18"/>
        </w:rPr>
        <w:t xml:space="preserve"> </w:t>
      </w:r>
      <w:r w:rsidRPr="001058B5">
        <w:rPr>
          <w:rFonts w:ascii="Arial" w:hAnsi="Arial" w:cs="Arial"/>
          <w:w w:val="95"/>
          <w:sz w:val="18"/>
        </w:rPr>
        <w:t>(</w:t>
      </w:r>
    </w:p>
    <w:p w14:paraId="73C17938" w14:textId="77777777" w:rsidR="008C539B" w:rsidRPr="001058B5" w:rsidRDefault="00C12992">
      <w:pPr>
        <w:spacing w:before="16"/>
        <w:ind w:left="2444"/>
        <w:rPr>
          <w:rFonts w:ascii="Arial" w:hAnsi="Arial" w:cs="Arial"/>
          <w:sz w:val="18"/>
        </w:rPr>
      </w:pPr>
      <w:r w:rsidRPr="001058B5">
        <w:rPr>
          <w:rFonts w:ascii="Arial" w:hAnsi="Arial" w:cs="Arial"/>
          <w:w w:val="95"/>
          <w:sz w:val="18"/>
        </w:rPr>
        <w:t>attr2 NUMBER);</w:t>
      </w:r>
    </w:p>
    <w:p w14:paraId="60545CD7" w14:textId="77777777" w:rsidR="008C539B" w:rsidRPr="001058B5" w:rsidRDefault="008C539B">
      <w:pPr>
        <w:pStyle w:val="BodyText"/>
        <w:spacing w:before="10"/>
        <w:rPr>
          <w:rFonts w:ascii="Arial" w:hAnsi="Arial" w:cs="Arial"/>
        </w:rPr>
      </w:pPr>
    </w:p>
    <w:p w14:paraId="1F7A9BEB" w14:textId="77777777" w:rsidR="008C539B" w:rsidRPr="001058B5" w:rsidRDefault="00C12992">
      <w:pPr>
        <w:ind w:left="2260"/>
        <w:rPr>
          <w:rFonts w:ascii="Arial" w:hAnsi="Arial" w:cs="Arial"/>
          <w:sz w:val="18"/>
        </w:rPr>
      </w:pPr>
      <w:r w:rsidRPr="001058B5">
        <w:rPr>
          <w:rFonts w:ascii="Arial" w:hAnsi="Arial" w:cs="Arial"/>
          <w:w w:val="95"/>
          <w:sz w:val="18"/>
        </w:rPr>
        <w:t>GRANT EXECUTE ON type1 TO user2;</w:t>
      </w:r>
    </w:p>
    <w:p w14:paraId="3DBC4ADB" w14:textId="77777777" w:rsidR="008C539B" w:rsidRPr="001058B5" w:rsidRDefault="00C12992">
      <w:pPr>
        <w:spacing w:before="16"/>
        <w:ind w:left="2260"/>
        <w:rPr>
          <w:rFonts w:ascii="Arial" w:hAnsi="Arial" w:cs="Arial"/>
          <w:sz w:val="18"/>
        </w:rPr>
      </w:pPr>
      <w:r w:rsidRPr="001058B5">
        <w:rPr>
          <w:rFonts w:ascii="Arial" w:hAnsi="Arial" w:cs="Arial"/>
          <w:w w:val="95"/>
          <w:sz w:val="18"/>
        </w:rPr>
        <w:t>GRANT EXECUTE ON type2 TO user2 WITH GRANT OPTION;</w:t>
      </w:r>
    </w:p>
    <w:p w14:paraId="7B908E25" w14:textId="77777777" w:rsidR="008C539B" w:rsidRPr="001058B5" w:rsidRDefault="008C539B">
      <w:pPr>
        <w:pStyle w:val="BodyText"/>
        <w:spacing w:before="3"/>
        <w:rPr>
          <w:rFonts w:ascii="Arial" w:hAnsi="Arial" w:cs="Arial"/>
          <w:sz w:val="18"/>
        </w:rPr>
      </w:pPr>
    </w:p>
    <w:p w14:paraId="73AA126E" w14:textId="77777777" w:rsidR="008C539B" w:rsidRPr="001058B5" w:rsidRDefault="00C12992">
      <w:pPr>
        <w:pStyle w:val="BodyText"/>
        <w:ind w:left="2260"/>
        <w:rPr>
          <w:rFonts w:ascii="Arial" w:hAnsi="Arial" w:cs="Arial"/>
        </w:rPr>
      </w:pPr>
      <w:r w:rsidRPr="001058B5">
        <w:rPr>
          <w:rFonts w:ascii="Arial" w:hAnsi="Arial" w:cs="Arial"/>
        </w:rPr>
        <w:t>The following DDL is performed in the schema of user2:</w:t>
      </w:r>
    </w:p>
    <w:p w14:paraId="5E9202DD" w14:textId="77777777" w:rsidR="008C539B" w:rsidRPr="001058B5" w:rsidRDefault="00C12992">
      <w:pPr>
        <w:spacing w:before="137" w:line="259" w:lineRule="auto"/>
        <w:ind w:left="2260" w:right="4751"/>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tab1</w:t>
      </w:r>
      <w:r w:rsidRPr="001058B5">
        <w:rPr>
          <w:rFonts w:ascii="Arial" w:hAnsi="Arial" w:cs="Arial"/>
          <w:spacing w:val="-40"/>
          <w:w w:val="90"/>
          <w:sz w:val="18"/>
        </w:rPr>
        <w:t xml:space="preserve"> </w:t>
      </w:r>
      <w:r w:rsidRPr="001058B5">
        <w:rPr>
          <w:rFonts w:ascii="Arial" w:hAnsi="Arial" w:cs="Arial"/>
          <w:w w:val="90"/>
          <w:sz w:val="18"/>
        </w:rPr>
        <w:t>OF</w:t>
      </w:r>
      <w:r w:rsidRPr="001058B5">
        <w:rPr>
          <w:rFonts w:ascii="Arial" w:hAnsi="Arial" w:cs="Arial"/>
          <w:spacing w:val="-40"/>
          <w:w w:val="90"/>
          <w:sz w:val="18"/>
        </w:rPr>
        <w:t xml:space="preserve"> </w:t>
      </w:r>
      <w:r w:rsidRPr="001058B5">
        <w:rPr>
          <w:rFonts w:ascii="Arial" w:hAnsi="Arial" w:cs="Arial"/>
          <w:w w:val="90"/>
          <w:sz w:val="18"/>
        </w:rPr>
        <w:t xml:space="preserve">user1.type1; </w:t>
      </w:r>
      <w:r w:rsidRPr="001058B5">
        <w:rPr>
          <w:rFonts w:ascii="Arial" w:hAnsi="Arial" w:cs="Arial"/>
          <w:w w:val="95"/>
          <w:sz w:val="18"/>
        </w:rPr>
        <w:t>CREATE</w:t>
      </w:r>
      <w:r w:rsidRPr="001058B5">
        <w:rPr>
          <w:rFonts w:ascii="Arial" w:hAnsi="Arial" w:cs="Arial"/>
          <w:spacing w:val="-38"/>
          <w:w w:val="95"/>
          <w:sz w:val="18"/>
        </w:rPr>
        <w:t xml:space="preserve"> </w:t>
      </w:r>
      <w:r w:rsidRPr="001058B5">
        <w:rPr>
          <w:rFonts w:ascii="Arial" w:hAnsi="Arial" w:cs="Arial"/>
          <w:w w:val="95"/>
          <w:sz w:val="18"/>
        </w:rPr>
        <w:t>TYPE</w:t>
      </w:r>
      <w:r w:rsidRPr="001058B5">
        <w:rPr>
          <w:rFonts w:ascii="Arial" w:hAnsi="Arial" w:cs="Arial"/>
          <w:spacing w:val="-38"/>
          <w:w w:val="95"/>
          <w:sz w:val="18"/>
        </w:rPr>
        <w:t xml:space="preserve"> </w:t>
      </w:r>
      <w:r w:rsidRPr="001058B5">
        <w:rPr>
          <w:rFonts w:ascii="Arial" w:hAnsi="Arial" w:cs="Arial"/>
          <w:w w:val="95"/>
          <w:sz w:val="18"/>
        </w:rPr>
        <w:t>type3</w:t>
      </w:r>
      <w:r w:rsidRPr="001058B5">
        <w:rPr>
          <w:rFonts w:ascii="Arial" w:hAnsi="Arial" w:cs="Arial"/>
          <w:spacing w:val="-38"/>
          <w:w w:val="95"/>
          <w:sz w:val="18"/>
        </w:rPr>
        <w:t xml:space="preserve"> </w:t>
      </w:r>
      <w:r w:rsidRPr="001058B5">
        <w:rPr>
          <w:rFonts w:ascii="Arial" w:hAnsi="Arial" w:cs="Arial"/>
          <w:w w:val="95"/>
          <w:sz w:val="18"/>
        </w:rPr>
        <w:t>AS</w:t>
      </w:r>
      <w:r w:rsidRPr="001058B5">
        <w:rPr>
          <w:rFonts w:ascii="Arial" w:hAnsi="Arial" w:cs="Arial"/>
          <w:spacing w:val="-38"/>
          <w:w w:val="95"/>
          <w:sz w:val="18"/>
        </w:rPr>
        <w:t xml:space="preserve"> </w:t>
      </w:r>
      <w:r w:rsidRPr="001058B5">
        <w:rPr>
          <w:rFonts w:ascii="Arial" w:hAnsi="Arial" w:cs="Arial"/>
          <w:w w:val="95"/>
          <w:sz w:val="18"/>
        </w:rPr>
        <w:t>OBJECT</w:t>
      </w:r>
      <w:r w:rsidRPr="001058B5">
        <w:rPr>
          <w:rFonts w:ascii="Arial" w:hAnsi="Arial" w:cs="Arial"/>
          <w:spacing w:val="-38"/>
          <w:w w:val="95"/>
          <w:sz w:val="18"/>
        </w:rPr>
        <w:t xml:space="preserve"> </w:t>
      </w:r>
      <w:r w:rsidRPr="001058B5">
        <w:rPr>
          <w:rFonts w:ascii="Arial" w:hAnsi="Arial" w:cs="Arial"/>
          <w:w w:val="95"/>
          <w:sz w:val="18"/>
        </w:rPr>
        <w:t>(</w:t>
      </w:r>
    </w:p>
    <w:p w14:paraId="2284D0B2" w14:textId="77777777" w:rsidR="008C539B" w:rsidRPr="001058B5" w:rsidRDefault="00C12992">
      <w:pPr>
        <w:spacing w:line="259" w:lineRule="auto"/>
        <w:ind w:left="2260" w:right="5304" w:firstLine="184"/>
        <w:rPr>
          <w:rFonts w:ascii="Arial" w:hAnsi="Arial" w:cs="Arial"/>
          <w:sz w:val="18"/>
        </w:rPr>
      </w:pPr>
      <w:r w:rsidRPr="001058B5">
        <w:rPr>
          <w:rFonts w:ascii="Arial" w:hAnsi="Arial" w:cs="Arial"/>
          <w:w w:val="85"/>
          <w:sz w:val="18"/>
        </w:rPr>
        <w:t xml:space="preserve">attr3 user1.type2); </w:t>
      </w:r>
      <w:r w:rsidRPr="001058B5">
        <w:rPr>
          <w:rFonts w:ascii="Arial" w:hAnsi="Arial" w:cs="Arial"/>
          <w:w w:val="95"/>
          <w:sz w:val="18"/>
        </w:rPr>
        <w:t>CREATE TABLE tab2 (</w:t>
      </w:r>
    </w:p>
    <w:p w14:paraId="5C471288" w14:textId="77777777" w:rsidR="008C539B" w:rsidRPr="001058B5" w:rsidRDefault="00C12992">
      <w:pPr>
        <w:ind w:left="2444"/>
        <w:rPr>
          <w:rFonts w:ascii="Arial" w:hAnsi="Arial" w:cs="Arial"/>
          <w:sz w:val="18"/>
        </w:rPr>
      </w:pPr>
      <w:r w:rsidRPr="001058B5">
        <w:rPr>
          <w:rFonts w:ascii="Arial" w:hAnsi="Arial" w:cs="Arial"/>
          <w:w w:val="95"/>
          <w:sz w:val="18"/>
        </w:rPr>
        <w:t>col1 user1.type2);</w:t>
      </w:r>
    </w:p>
    <w:p w14:paraId="2D9ECB64" w14:textId="77777777" w:rsidR="008C539B" w:rsidRPr="001058B5" w:rsidRDefault="008C539B">
      <w:pPr>
        <w:pStyle w:val="BodyText"/>
        <w:spacing w:before="2"/>
        <w:rPr>
          <w:rFonts w:ascii="Arial" w:hAnsi="Arial" w:cs="Arial"/>
          <w:sz w:val="18"/>
        </w:rPr>
      </w:pPr>
    </w:p>
    <w:p w14:paraId="3FED88F4" w14:textId="77777777" w:rsidR="008C539B" w:rsidRPr="001058B5" w:rsidRDefault="00C12992">
      <w:pPr>
        <w:pStyle w:val="BodyText"/>
        <w:spacing w:line="246" w:lineRule="exact"/>
        <w:ind w:left="2260"/>
        <w:rPr>
          <w:rFonts w:ascii="Arial" w:hAnsi="Arial" w:cs="Arial"/>
        </w:rPr>
      </w:pPr>
      <w:r w:rsidRPr="001058B5">
        <w:rPr>
          <w:rFonts w:ascii="Arial" w:hAnsi="Arial" w:cs="Arial"/>
        </w:rPr>
        <w:t>The following statements succeed because user2</w:t>
      </w:r>
      <w:r w:rsidRPr="001058B5">
        <w:rPr>
          <w:rFonts w:ascii="Arial" w:hAnsi="Arial" w:cs="Arial"/>
          <w:spacing w:val="-83"/>
        </w:rPr>
        <w:t xml:space="preserve"> </w:t>
      </w:r>
      <w:r w:rsidRPr="001058B5">
        <w:rPr>
          <w:rFonts w:ascii="Arial" w:hAnsi="Arial" w:cs="Arial"/>
        </w:rPr>
        <w:t>has EXECUTE</w:t>
      </w:r>
      <w:r w:rsidRPr="001058B5">
        <w:rPr>
          <w:rFonts w:ascii="Arial" w:hAnsi="Arial" w:cs="Arial"/>
          <w:spacing w:val="-85"/>
        </w:rPr>
        <w:t xml:space="preserve"> </w:t>
      </w:r>
      <w:r w:rsidRPr="001058B5">
        <w:rPr>
          <w:rFonts w:ascii="Arial" w:hAnsi="Arial" w:cs="Arial"/>
        </w:rPr>
        <w:t>privilege on</w:t>
      </w:r>
    </w:p>
    <w:p w14:paraId="16ABD960"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user1.type2</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59BEFE75"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EXECUTE ON type3 TO user3;</w:t>
      </w:r>
    </w:p>
    <w:p w14:paraId="0F34AC64" w14:textId="77777777" w:rsidR="008C539B" w:rsidRPr="001058B5" w:rsidRDefault="00C12992">
      <w:pPr>
        <w:spacing w:before="17"/>
        <w:ind w:left="2260"/>
        <w:rPr>
          <w:rFonts w:ascii="Arial" w:hAnsi="Arial" w:cs="Arial"/>
          <w:sz w:val="18"/>
        </w:rPr>
      </w:pPr>
      <w:r w:rsidRPr="001058B5">
        <w:rPr>
          <w:rFonts w:ascii="Arial" w:hAnsi="Arial" w:cs="Arial"/>
          <w:w w:val="95"/>
          <w:sz w:val="18"/>
        </w:rPr>
        <w:t>GRANT SELECT on tab2 TO user3;</w:t>
      </w:r>
    </w:p>
    <w:p w14:paraId="72C642A7" w14:textId="77777777" w:rsidR="008C539B" w:rsidRPr="001058B5" w:rsidRDefault="008C539B">
      <w:pPr>
        <w:pStyle w:val="BodyText"/>
        <w:spacing w:before="2"/>
        <w:rPr>
          <w:rFonts w:ascii="Arial" w:hAnsi="Arial" w:cs="Arial"/>
          <w:sz w:val="18"/>
        </w:rPr>
      </w:pPr>
    </w:p>
    <w:p w14:paraId="3AF80810"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However, the following grant fails because user2</w:t>
      </w:r>
      <w:r w:rsidRPr="001058B5">
        <w:rPr>
          <w:rFonts w:ascii="Arial" w:hAnsi="Arial" w:cs="Arial"/>
          <w:spacing w:val="-89"/>
        </w:rPr>
        <w:t xml:space="preserve"> </w:t>
      </w:r>
      <w:r w:rsidRPr="001058B5">
        <w:rPr>
          <w:rFonts w:ascii="Arial" w:hAnsi="Arial" w:cs="Arial"/>
        </w:rPr>
        <w:t>does not have EXECUTE</w:t>
      </w:r>
      <w:r w:rsidRPr="001058B5">
        <w:rPr>
          <w:rFonts w:ascii="Arial" w:hAnsi="Arial" w:cs="Arial"/>
          <w:spacing w:val="-89"/>
        </w:rPr>
        <w:t xml:space="preserve"> </w:t>
      </w:r>
      <w:r w:rsidRPr="001058B5">
        <w:rPr>
          <w:rFonts w:ascii="Arial" w:hAnsi="Arial" w:cs="Arial"/>
        </w:rPr>
        <w:t>privilege on</w:t>
      </w:r>
    </w:p>
    <w:p w14:paraId="585A3058"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user1.type1</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16FD7457" w14:textId="77777777" w:rsidR="008C539B" w:rsidRPr="001058B5" w:rsidRDefault="00C12992">
      <w:pPr>
        <w:spacing w:before="136"/>
        <w:ind w:left="2260"/>
        <w:rPr>
          <w:rFonts w:ascii="Arial" w:hAnsi="Arial" w:cs="Arial"/>
          <w:sz w:val="18"/>
        </w:rPr>
      </w:pPr>
      <w:r w:rsidRPr="001058B5">
        <w:rPr>
          <w:rFonts w:ascii="Arial" w:hAnsi="Arial" w:cs="Arial"/>
          <w:w w:val="95"/>
          <w:sz w:val="18"/>
        </w:rPr>
        <w:t>GRANT SELECT ON tab1 TO user3;</w:t>
      </w:r>
    </w:p>
    <w:p w14:paraId="1464F551" w14:textId="77777777" w:rsidR="008C539B" w:rsidRPr="001058B5" w:rsidRDefault="008C539B">
      <w:pPr>
        <w:pStyle w:val="BodyText"/>
        <w:spacing w:before="4"/>
        <w:rPr>
          <w:rFonts w:ascii="Arial" w:hAnsi="Arial" w:cs="Arial"/>
          <w:sz w:val="18"/>
        </w:rPr>
      </w:pPr>
    </w:p>
    <w:p w14:paraId="0023D163" w14:textId="77777777" w:rsidR="008C539B" w:rsidRPr="001058B5" w:rsidRDefault="00C12992">
      <w:pPr>
        <w:pStyle w:val="BodyText"/>
        <w:ind w:left="2260"/>
        <w:rPr>
          <w:rFonts w:ascii="Arial" w:hAnsi="Arial" w:cs="Arial"/>
        </w:rPr>
      </w:pPr>
      <w:r w:rsidRPr="001058B5">
        <w:rPr>
          <w:rFonts w:ascii="Arial" w:hAnsi="Arial" w:cs="Arial"/>
        </w:rPr>
        <w:t>The following statements can be successfully run by user3:</w:t>
      </w:r>
    </w:p>
    <w:p w14:paraId="792475D7"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TYPE type4 AS OBJECT</w:t>
      </w:r>
      <w:r w:rsidRPr="001058B5">
        <w:rPr>
          <w:rFonts w:ascii="Arial" w:hAnsi="Arial" w:cs="Arial"/>
          <w:spacing w:val="-76"/>
          <w:w w:val="95"/>
          <w:sz w:val="18"/>
        </w:rPr>
        <w:t xml:space="preserve"> </w:t>
      </w:r>
      <w:r w:rsidRPr="001058B5">
        <w:rPr>
          <w:rFonts w:ascii="Arial" w:hAnsi="Arial" w:cs="Arial"/>
          <w:w w:val="95"/>
          <w:sz w:val="18"/>
        </w:rPr>
        <w:t>(</w:t>
      </w:r>
    </w:p>
    <w:p w14:paraId="06C99FC3" w14:textId="77777777" w:rsidR="008C539B" w:rsidRPr="001058B5" w:rsidRDefault="00C12992">
      <w:pPr>
        <w:spacing w:before="16" w:line="259" w:lineRule="auto"/>
        <w:ind w:left="2260" w:right="5305" w:firstLine="184"/>
        <w:rPr>
          <w:rFonts w:ascii="Arial" w:hAnsi="Arial" w:cs="Arial"/>
          <w:sz w:val="18"/>
        </w:rPr>
      </w:pPr>
      <w:r w:rsidRPr="001058B5">
        <w:rPr>
          <w:rFonts w:ascii="Arial" w:hAnsi="Arial" w:cs="Arial"/>
          <w:w w:val="95"/>
          <w:sz w:val="18"/>
        </w:rPr>
        <w:t>attr4 user2.type3); CREATE</w:t>
      </w:r>
      <w:r w:rsidRPr="001058B5">
        <w:rPr>
          <w:rFonts w:ascii="Arial" w:hAnsi="Arial" w:cs="Arial"/>
          <w:spacing w:val="-69"/>
          <w:w w:val="95"/>
          <w:sz w:val="18"/>
        </w:rPr>
        <w:t xml:space="preserve"> </w:t>
      </w:r>
      <w:r w:rsidRPr="001058B5">
        <w:rPr>
          <w:rFonts w:ascii="Arial" w:hAnsi="Arial" w:cs="Arial"/>
          <w:w w:val="95"/>
          <w:sz w:val="18"/>
        </w:rPr>
        <w:t>TABLE</w:t>
      </w:r>
      <w:r w:rsidRPr="001058B5">
        <w:rPr>
          <w:rFonts w:ascii="Arial" w:hAnsi="Arial" w:cs="Arial"/>
          <w:spacing w:val="-69"/>
          <w:w w:val="95"/>
          <w:sz w:val="18"/>
        </w:rPr>
        <w:t xml:space="preserve"> </w:t>
      </w:r>
      <w:r w:rsidRPr="001058B5">
        <w:rPr>
          <w:rFonts w:ascii="Arial" w:hAnsi="Arial" w:cs="Arial"/>
          <w:w w:val="95"/>
          <w:sz w:val="18"/>
        </w:rPr>
        <w:t>tab3</w:t>
      </w:r>
      <w:r w:rsidRPr="001058B5">
        <w:rPr>
          <w:rFonts w:ascii="Arial" w:hAnsi="Arial" w:cs="Arial"/>
          <w:spacing w:val="-69"/>
          <w:w w:val="95"/>
          <w:sz w:val="18"/>
        </w:rPr>
        <w:t xml:space="preserve"> </w:t>
      </w:r>
      <w:r w:rsidRPr="001058B5">
        <w:rPr>
          <w:rFonts w:ascii="Arial" w:hAnsi="Arial" w:cs="Arial"/>
          <w:w w:val="95"/>
          <w:sz w:val="18"/>
        </w:rPr>
        <w:t>OF</w:t>
      </w:r>
      <w:r w:rsidRPr="001058B5">
        <w:rPr>
          <w:rFonts w:ascii="Arial" w:hAnsi="Arial" w:cs="Arial"/>
          <w:spacing w:val="-69"/>
          <w:w w:val="95"/>
          <w:sz w:val="18"/>
        </w:rPr>
        <w:t xml:space="preserve"> </w:t>
      </w:r>
      <w:r w:rsidRPr="001058B5">
        <w:rPr>
          <w:rFonts w:ascii="Arial" w:hAnsi="Arial" w:cs="Arial"/>
          <w:w w:val="95"/>
          <w:sz w:val="18"/>
        </w:rPr>
        <w:t>type4;</w:t>
      </w:r>
    </w:p>
    <w:p w14:paraId="0002B7DD" w14:textId="77777777" w:rsidR="008C539B" w:rsidRPr="001058B5" w:rsidRDefault="008C539B">
      <w:pPr>
        <w:pStyle w:val="BodyText"/>
        <w:rPr>
          <w:rFonts w:ascii="Arial" w:hAnsi="Arial" w:cs="Arial"/>
        </w:rPr>
      </w:pPr>
    </w:p>
    <w:p w14:paraId="0354395C" w14:textId="77777777" w:rsidR="008C539B" w:rsidRPr="001058B5" w:rsidRDefault="008D1AB8">
      <w:pPr>
        <w:pStyle w:val="BodyText"/>
        <w:spacing w:before="6"/>
        <w:rPr>
          <w:rFonts w:ascii="Arial" w:hAnsi="Arial" w:cs="Arial"/>
          <w:sz w:val="17"/>
        </w:rPr>
      </w:pPr>
      <w:r>
        <w:rPr>
          <w:rFonts w:ascii="Arial" w:hAnsi="Arial" w:cs="Arial"/>
        </w:rPr>
        <w:pict w14:anchorId="0085D392">
          <v:group id="_x0000_s1445" style="position:absolute;margin-left:204pt;margin-top:11.95pt;width:300pt;height:2.5pt;z-index:3136;mso-wrap-distance-left:0;mso-wrap-distance-right:0;mso-position-horizontal-relative:page" coordorigin="4080,239" coordsize="6000,50">
            <v:line id="_x0000_s1447" style="position:absolute" from="4080,241" to="10080,241" strokeweight=".24pt"/>
            <v:line id="_x0000_s1446" style="position:absolute" from="4080,286" to="10080,286" strokeweight=".24pt"/>
            <w10:wrap type="topAndBottom" anchorx="page"/>
          </v:group>
        </w:pict>
      </w:r>
    </w:p>
    <w:p w14:paraId="51292802" w14:textId="77777777" w:rsidR="008C539B" w:rsidRPr="001058B5" w:rsidRDefault="00C12992">
      <w:pPr>
        <w:pStyle w:val="BodyText"/>
        <w:spacing w:before="30" w:after="104" w:line="228"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 xml:space="preserve">Customers should discontinue using the CONNECT and </w:t>
      </w:r>
      <w:r w:rsidRPr="001058B5">
        <w:rPr>
          <w:rFonts w:ascii="Arial" w:hAnsi="Arial" w:cs="Arial"/>
          <w:w w:val="95"/>
        </w:rPr>
        <w:t>RESOURCE</w:t>
      </w:r>
      <w:r w:rsidRPr="001058B5">
        <w:rPr>
          <w:rFonts w:ascii="Arial" w:hAnsi="Arial" w:cs="Arial"/>
          <w:spacing w:val="-80"/>
          <w:w w:val="95"/>
        </w:rPr>
        <w:t xml:space="preserve"> </w:t>
      </w:r>
      <w:r w:rsidRPr="001058B5">
        <w:rPr>
          <w:rFonts w:ascii="Arial" w:hAnsi="Arial" w:cs="Arial"/>
          <w:w w:val="95"/>
        </w:rPr>
        <w:t>roles. The CONNECT</w:t>
      </w:r>
      <w:r w:rsidRPr="001058B5">
        <w:rPr>
          <w:rFonts w:ascii="Arial" w:hAnsi="Arial" w:cs="Arial"/>
          <w:spacing w:val="-81"/>
          <w:w w:val="95"/>
        </w:rPr>
        <w:t xml:space="preserve"> </w:t>
      </w:r>
      <w:r w:rsidRPr="001058B5">
        <w:rPr>
          <w:rFonts w:ascii="Arial" w:hAnsi="Arial" w:cs="Arial"/>
          <w:w w:val="95"/>
        </w:rPr>
        <w:t xml:space="preserve">role presently retains only the CREATE </w:t>
      </w:r>
      <w:r w:rsidRPr="001058B5">
        <w:rPr>
          <w:rFonts w:ascii="Arial" w:hAnsi="Arial" w:cs="Arial"/>
        </w:rPr>
        <w:t>SESSION</w:t>
      </w:r>
      <w:r w:rsidRPr="001058B5">
        <w:rPr>
          <w:rFonts w:ascii="Arial" w:hAnsi="Arial" w:cs="Arial"/>
          <w:spacing w:val="-79"/>
        </w:rPr>
        <w:t xml:space="preserve"> </w:t>
      </w:r>
      <w:r w:rsidRPr="001058B5">
        <w:rPr>
          <w:rFonts w:ascii="Arial" w:hAnsi="Arial" w:cs="Arial"/>
        </w:rPr>
        <w:t>privilege.</w:t>
      </w:r>
    </w:p>
    <w:p w14:paraId="32F0B522" w14:textId="0A723285" w:rsidR="008C539B" w:rsidRPr="001058B5" w:rsidRDefault="008D1AB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B56EA91">
          <v:group id="_x0000_s1442" style="width:300pt;height:2.55pt;mso-position-horizontal-relative:char;mso-position-vertical-relative:line" coordsize="6000,51">
            <v:line id="_x0000_s1444" style="position:absolute" from="0,2" to="6000,2" strokeweight=".24pt"/>
            <v:line id="_x0000_s1443" style="position:absolute" from="0,48" to="6000,48" strokeweight=".24pt"/>
            <w10:anchorlock/>
          </v:group>
        </w:pict>
      </w:r>
    </w:p>
    <w:p w14:paraId="5761BA02" w14:textId="77777777" w:rsidR="008C539B" w:rsidRPr="001058B5" w:rsidRDefault="008C539B">
      <w:pPr>
        <w:pStyle w:val="BodyText"/>
        <w:spacing w:before="5"/>
        <w:rPr>
          <w:rFonts w:ascii="Arial" w:hAnsi="Arial" w:cs="Arial"/>
          <w:sz w:val="10"/>
        </w:rPr>
      </w:pPr>
    </w:p>
    <w:p w14:paraId="5B29C4B4" w14:textId="77777777" w:rsidR="008C539B" w:rsidRPr="001058B5" w:rsidRDefault="00C12992">
      <w:pPr>
        <w:pStyle w:val="Heading6"/>
        <w:spacing w:before="105"/>
      </w:pPr>
      <w:bookmarkStart w:id="747" w:name="Privileges_on_Type_Access_and_Object_Acc"/>
      <w:bookmarkStart w:id="748" w:name="_bookmark787"/>
      <w:bookmarkEnd w:id="747"/>
      <w:bookmarkEnd w:id="748"/>
      <w:r w:rsidRPr="001058B5">
        <w:t>Privileges on Type Access and Object Access</w:t>
      </w:r>
    </w:p>
    <w:p w14:paraId="6C6C0F65" w14:textId="77777777" w:rsidR="008C539B" w:rsidRPr="001058B5" w:rsidRDefault="00C12992">
      <w:pPr>
        <w:pStyle w:val="BodyText"/>
        <w:spacing w:before="55" w:line="232" w:lineRule="auto"/>
        <w:ind w:left="2260"/>
        <w:rPr>
          <w:rFonts w:ascii="Arial" w:hAnsi="Arial" w:cs="Arial"/>
        </w:rPr>
      </w:pPr>
      <w:r w:rsidRPr="001058B5">
        <w:rPr>
          <w:rFonts w:ascii="Arial" w:hAnsi="Arial" w:cs="Arial"/>
        </w:rPr>
        <w:t>Existing column-level and table-level privileges for DML statements apply to both column objects and row objects.</w:t>
      </w:r>
    </w:p>
    <w:p w14:paraId="08978603" w14:textId="77777777" w:rsidR="008C539B" w:rsidRPr="001058B5" w:rsidRDefault="008D1AB8">
      <w:pPr>
        <w:pStyle w:val="BodyText"/>
        <w:spacing w:before="112"/>
        <w:ind w:left="2260"/>
        <w:rPr>
          <w:rFonts w:ascii="Arial" w:hAnsi="Arial" w:cs="Arial"/>
        </w:rPr>
      </w:pPr>
      <w:hyperlink w:anchor="_bookmark789" w:history="1">
        <w:r w:rsidR="00C12992" w:rsidRPr="001058B5">
          <w:rPr>
            <w:rFonts w:ascii="Arial" w:hAnsi="Arial" w:cs="Arial"/>
            <w:color w:val="0000CC"/>
          </w:rPr>
          <w:t xml:space="preserve">Table 4–5 </w:t>
        </w:r>
      </w:hyperlink>
      <w:r w:rsidR="00C12992" w:rsidRPr="001058B5">
        <w:rPr>
          <w:rFonts w:ascii="Arial" w:hAnsi="Arial" w:cs="Arial"/>
        </w:rPr>
        <w:t>lists the privileges for object tables.</w:t>
      </w:r>
    </w:p>
    <w:p w14:paraId="37FCDF5B" w14:textId="77777777" w:rsidR="008C539B" w:rsidRPr="001058B5" w:rsidRDefault="008C539B">
      <w:pPr>
        <w:pStyle w:val="BodyText"/>
        <w:rPr>
          <w:rFonts w:ascii="Arial" w:hAnsi="Arial" w:cs="Arial"/>
          <w:sz w:val="11"/>
        </w:rPr>
      </w:pPr>
    </w:p>
    <w:p w14:paraId="7B117DB9" w14:textId="77777777" w:rsidR="008C539B" w:rsidRPr="001058B5" w:rsidRDefault="00C12992">
      <w:pPr>
        <w:tabs>
          <w:tab w:val="left" w:pos="3293"/>
        </w:tabs>
        <w:spacing w:before="105"/>
        <w:ind w:left="2260"/>
        <w:rPr>
          <w:rFonts w:ascii="Arial" w:hAnsi="Arial" w:cs="Arial"/>
          <w:b/>
          <w:i/>
          <w:sz w:val="18"/>
        </w:rPr>
      </w:pPr>
      <w:bookmarkStart w:id="749" w:name="_bookmark788"/>
      <w:bookmarkStart w:id="750" w:name="_bookmark789"/>
      <w:bookmarkEnd w:id="749"/>
      <w:bookmarkEnd w:id="75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4–5</w:t>
      </w:r>
      <w:r w:rsidRPr="001058B5">
        <w:rPr>
          <w:rFonts w:ascii="Arial" w:hAnsi="Arial" w:cs="Arial"/>
          <w:b/>
          <w:i/>
          <w:sz w:val="18"/>
        </w:rPr>
        <w:tab/>
        <w:t>Privileges for Object</w:t>
      </w:r>
      <w:r w:rsidRPr="001058B5">
        <w:rPr>
          <w:rFonts w:ascii="Arial" w:hAnsi="Arial" w:cs="Arial"/>
          <w:b/>
          <w:i/>
          <w:spacing w:val="-2"/>
          <w:sz w:val="18"/>
        </w:rPr>
        <w:t xml:space="preserve"> </w:t>
      </w:r>
      <w:r w:rsidRPr="001058B5">
        <w:rPr>
          <w:rFonts w:ascii="Arial" w:hAnsi="Arial" w:cs="Arial"/>
          <w:b/>
          <w:i/>
          <w:spacing w:val="-4"/>
          <w:sz w:val="18"/>
        </w:rPr>
        <w:t>Tables</w:t>
      </w:r>
    </w:p>
    <w:p w14:paraId="69110FFA"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8C539B" w:rsidRPr="001058B5" w14:paraId="51E147A9" w14:textId="77777777">
        <w:trPr>
          <w:trHeight w:val="311"/>
        </w:trPr>
        <w:tc>
          <w:tcPr>
            <w:tcW w:w="1418" w:type="dxa"/>
            <w:tcBorders>
              <w:top w:val="single" w:sz="18" w:space="0" w:color="000000"/>
              <w:bottom w:val="single" w:sz="4" w:space="0" w:color="000000"/>
            </w:tcBorders>
          </w:tcPr>
          <w:p w14:paraId="4E9EC7B4" w14:textId="77777777" w:rsidR="008C539B" w:rsidRPr="001058B5" w:rsidRDefault="00C12992">
            <w:pPr>
              <w:pStyle w:val="TableParagraph"/>
              <w:spacing w:before="27"/>
              <w:ind w:left="404"/>
              <w:rPr>
                <w:rFonts w:ascii="Arial" w:hAnsi="Arial" w:cs="Arial"/>
                <w:b/>
                <w:sz w:val="18"/>
              </w:rPr>
            </w:pPr>
            <w:r w:rsidRPr="001058B5">
              <w:rPr>
                <w:rFonts w:ascii="Arial" w:hAnsi="Arial" w:cs="Arial"/>
                <w:b/>
                <w:sz w:val="18"/>
              </w:rPr>
              <w:t>Privilege</w:t>
            </w:r>
          </w:p>
        </w:tc>
        <w:tc>
          <w:tcPr>
            <w:tcW w:w="6021" w:type="dxa"/>
            <w:tcBorders>
              <w:top w:val="single" w:sz="18" w:space="0" w:color="000000"/>
              <w:bottom w:val="single" w:sz="4" w:space="0" w:color="000000"/>
            </w:tcBorders>
          </w:tcPr>
          <w:p w14:paraId="3C603515" w14:textId="77777777" w:rsidR="008C539B" w:rsidRPr="001058B5" w:rsidRDefault="00C12992">
            <w:pPr>
              <w:pStyle w:val="TableParagraph"/>
              <w:spacing w:before="27"/>
              <w:ind w:left="2346" w:right="2204"/>
              <w:jc w:val="center"/>
              <w:rPr>
                <w:rFonts w:ascii="Arial" w:hAnsi="Arial" w:cs="Arial"/>
                <w:b/>
                <w:sz w:val="18"/>
              </w:rPr>
            </w:pPr>
            <w:r w:rsidRPr="001058B5">
              <w:rPr>
                <w:rFonts w:ascii="Arial" w:hAnsi="Arial" w:cs="Arial"/>
                <w:b/>
                <w:sz w:val="18"/>
              </w:rPr>
              <w:t>Enables you to...</w:t>
            </w:r>
          </w:p>
        </w:tc>
      </w:tr>
      <w:tr w:rsidR="008C539B" w:rsidRPr="001058B5" w14:paraId="69775168" w14:textId="77777777">
        <w:trPr>
          <w:trHeight w:val="333"/>
        </w:trPr>
        <w:tc>
          <w:tcPr>
            <w:tcW w:w="1418" w:type="dxa"/>
            <w:tcBorders>
              <w:top w:val="single" w:sz="4" w:space="0" w:color="000000"/>
              <w:bottom w:val="single" w:sz="2" w:space="0" w:color="000000"/>
            </w:tcBorders>
          </w:tcPr>
          <w:p w14:paraId="4A8700DA"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SELECT</w:t>
            </w:r>
          </w:p>
        </w:tc>
        <w:tc>
          <w:tcPr>
            <w:tcW w:w="6021" w:type="dxa"/>
            <w:tcBorders>
              <w:top w:val="single" w:sz="4" w:space="0" w:color="000000"/>
              <w:bottom w:val="single" w:sz="2" w:space="0" w:color="000000"/>
            </w:tcBorders>
          </w:tcPr>
          <w:p w14:paraId="38387899" w14:textId="77777777" w:rsidR="008C539B" w:rsidRPr="001058B5" w:rsidRDefault="00C12992">
            <w:pPr>
              <w:pStyle w:val="TableParagraph"/>
              <w:spacing w:before="43"/>
              <w:ind w:left="261"/>
              <w:rPr>
                <w:rFonts w:ascii="Arial" w:hAnsi="Arial" w:cs="Arial"/>
                <w:sz w:val="18"/>
              </w:rPr>
            </w:pPr>
            <w:r w:rsidRPr="001058B5">
              <w:rPr>
                <w:rFonts w:ascii="Arial" w:hAnsi="Arial" w:cs="Arial"/>
                <w:sz w:val="18"/>
              </w:rPr>
              <w:t>Access an object and its attributes from the table</w:t>
            </w:r>
          </w:p>
        </w:tc>
      </w:tr>
      <w:tr w:rsidR="008C539B" w:rsidRPr="001058B5" w14:paraId="7553E2CA" w14:textId="77777777">
        <w:trPr>
          <w:trHeight w:val="334"/>
        </w:trPr>
        <w:tc>
          <w:tcPr>
            <w:tcW w:w="1418" w:type="dxa"/>
            <w:tcBorders>
              <w:top w:val="single" w:sz="2" w:space="0" w:color="000000"/>
              <w:bottom w:val="single" w:sz="2" w:space="0" w:color="000000"/>
            </w:tcBorders>
          </w:tcPr>
          <w:p w14:paraId="217AFC1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UPDATE</w:t>
            </w:r>
          </w:p>
        </w:tc>
        <w:tc>
          <w:tcPr>
            <w:tcW w:w="6021" w:type="dxa"/>
            <w:tcBorders>
              <w:top w:val="single" w:sz="2" w:space="0" w:color="000000"/>
              <w:bottom w:val="single" w:sz="2" w:space="0" w:color="000000"/>
            </w:tcBorders>
          </w:tcPr>
          <w:p w14:paraId="0625DB1F"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Modify the attributes of the objects that make up the rows in the table</w:t>
            </w:r>
          </w:p>
        </w:tc>
      </w:tr>
      <w:tr w:rsidR="008C539B" w:rsidRPr="001058B5" w14:paraId="30F6BCE9" w14:textId="77777777">
        <w:trPr>
          <w:trHeight w:val="334"/>
        </w:trPr>
        <w:tc>
          <w:tcPr>
            <w:tcW w:w="1418" w:type="dxa"/>
            <w:tcBorders>
              <w:top w:val="single" w:sz="2" w:space="0" w:color="000000"/>
              <w:bottom w:val="single" w:sz="2" w:space="0" w:color="000000"/>
            </w:tcBorders>
          </w:tcPr>
          <w:p w14:paraId="2E3057D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6021" w:type="dxa"/>
            <w:tcBorders>
              <w:top w:val="single" w:sz="2" w:space="0" w:color="000000"/>
              <w:bottom w:val="single" w:sz="2" w:space="0" w:color="000000"/>
            </w:tcBorders>
          </w:tcPr>
          <w:p w14:paraId="0FA7BC7D"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Create new objects in the table</w:t>
            </w:r>
          </w:p>
        </w:tc>
      </w:tr>
      <w:tr w:rsidR="008C539B" w:rsidRPr="001058B5" w14:paraId="1325AF83" w14:textId="77777777">
        <w:trPr>
          <w:trHeight w:val="333"/>
        </w:trPr>
        <w:tc>
          <w:tcPr>
            <w:tcW w:w="1418" w:type="dxa"/>
            <w:tcBorders>
              <w:top w:val="single" w:sz="2" w:space="0" w:color="000000"/>
              <w:bottom w:val="single" w:sz="4" w:space="0" w:color="000000"/>
            </w:tcBorders>
          </w:tcPr>
          <w:p w14:paraId="04BA04A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DELETE</w:t>
            </w:r>
          </w:p>
        </w:tc>
        <w:tc>
          <w:tcPr>
            <w:tcW w:w="6021" w:type="dxa"/>
            <w:tcBorders>
              <w:top w:val="single" w:sz="2" w:space="0" w:color="000000"/>
              <w:bottom w:val="single" w:sz="4" w:space="0" w:color="000000"/>
            </w:tcBorders>
          </w:tcPr>
          <w:p w14:paraId="6F510B26" w14:textId="77777777" w:rsidR="008C539B" w:rsidRPr="001058B5" w:rsidRDefault="00C12992">
            <w:pPr>
              <w:pStyle w:val="TableParagraph"/>
              <w:spacing w:before="45"/>
              <w:ind w:left="261"/>
              <w:rPr>
                <w:rFonts w:ascii="Arial" w:hAnsi="Arial" w:cs="Arial"/>
                <w:sz w:val="18"/>
              </w:rPr>
            </w:pPr>
            <w:r w:rsidRPr="001058B5">
              <w:rPr>
                <w:rFonts w:ascii="Arial" w:hAnsi="Arial" w:cs="Arial"/>
                <w:sz w:val="18"/>
              </w:rPr>
              <w:t>Delete rows</w:t>
            </w:r>
          </w:p>
        </w:tc>
      </w:tr>
    </w:tbl>
    <w:p w14:paraId="27CAEE10" w14:textId="77777777" w:rsidR="008C539B" w:rsidRPr="001058B5" w:rsidRDefault="008C539B">
      <w:pPr>
        <w:pStyle w:val="BodyText"/>
        <w:spacing w:before="11"/>
        <w:rPr>
          <w:rFonts w:ascii="Arial" w:hAnsi="Arial" w:cs="Arial"/>
          <w:b/>
          <w:i/>
          <w:sz w:val="22"/>
        </w:rPr>
      </w:pPr>
    </w:p>
    <w:p w14:paraId="2F1B9B81" w14:textId="77777777" w:rsidR="008C539B" w:rsidRPr="001058B5" w:rsidRDefault="00C12992">
      <w:pPr>
        <w:pStyle w:val="BodyText"/>
        <w:spacing w:line="232" w:lineRule="auto"/>
        <w:ind w:left="2260" w:right="102"/>
        <w:rPr>
          <w:rFonts w:ascii="Arial" w:hAnsi="Arial" w:cs="Arial"/>
        </w:rPr>
      </w:pPr>
      <w:r w:rsidRPr="001058B5">
        <w:rPr>
          <w:rFonts w:ascii="Arial" w:hAnsi="Arial" w:cs="Arial"/>
        </w:rPr>
        <w:t>Similar table privileges and column privileges apply to column objects. Retrieving instances does not in itself reveal type information. However, clients must access named type information to interpret the type instance images. When a client requests type information, Oracle Database checks for the EXECUTE</w:t>
      </w:r>
      <w:r w:rsidRPr="001058B5">
        <w:rPr>
          <w:rFonts w:ascii="Arial" w:hAnsi="Arial" w:cs="Arial"/>
          <w:spacing w:val="-83"/>
        </w:rPr>
        <w:t xml:space="preserve"> </w:t>
      </w:r>
      <w:r w:rsidRPr="001058B5">
        <w:rPr>
          <w:rFonts w:ascii="Arial" w:hAnsi="Arial" w:cs="Arial"/>
        </w:rPr>
        <w:t>privilege on the type.</w:t>
      </w:r>
    </w:p>
    <w:p w14:paraId="51296679" w14:textId="77777777" w:rsidR="008C539B" w:rsidRPr="001058B5" w:rsidRDefault="00C12992">
      <w:pPr>
        <w:pStyle w:val="BodyText"/>
        <w:spacing w:before="106"/>
        <w:ind w:left="2260"/>
        <w:rPr>
          <w:rFonts w:ascii="Arial" w:hAnsi="Arial" w:cs="Arial"/>
        </w:rPr>
      </w:pPr>
      <w:r w:rsidRPr="001058B5">
        <w:rPr>
          <w:rFonts w:ascii="Arial" w:hAnsi="Arial" w:cs="Arial"/>
        </w:rPr>
        <w:t>Consider the following schema:</w:t>
      </w:r>
    </w:p>
    <w:p w14:paraId="3C4D1C27"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53DE918" w14:textId="77777777" w:rsidR="008C539B" w:rsidRPr="001058B5" w:rsidRDefault="008C539B">
      <w:pPr>
        <w:pStyle w:val="BodyText"/>
        <w:spacing w:before="7"/>
        <w:rPr>
          <w:rFonts w:ascii="Arial" w:hAnsi="Arial" w:cs="Arial"/>
          <w:sz w:val="27"/>
        </w:rPr>
      </w:pPr>
    </w:p>
    <w:p w14:paraId="63243142" w14:textId="77777777" w:rsidR="008C539B" w:rsidRPr="001058B5" w:rsidRDefault="00C12992">
      <w:pPr>
        <w:spacing w:before="95"/>
        <w:ind w:left="1660"/>
        <w:rPr>
          <w:rFonts w:ascii="Arial" w:hAnsi="Arial" w:cs="Arial"/>
          <w:sz w:val="18"/>
        </w:rPr>
      </w:pPr>
      <w:r w:rsidRPr="001058B5">
        <w:rPr>
          <w:rFonts w:ascii="Arial" w:hAnsi="Arial" w:cs="Arial"/>
          <w:w w:val="95"/>
          <w:sz w:val="18"/>
        </w:rPr>
        <w:t>CREATE TYPE emp_type (</w:t>
      </w:r>
    </w:p>
    <w:p w14:paraId="7E828E69" w14:textId="77777777" w:rsidR="008C539B" w:rsidRPr="001058B5" w:rsidRDefault="00C12992">
      <w:pPr>
        <w:spacing w:before="16" w:line="259" w:lineRule="auto"/>
        <w:ind w:left="1660" w:right="3970" w:firstLine="370"/>
        <w:rPr>
          <w:rFonts w:ascii="Arial" w:hAnsi="Arial" w:cs="Arial"/>
          <w:sz w:val="18"/>
        </w:rPr>
      </w:pPr>
      <w:r w:rsidRPr="001058B5">
        <w:rPr>
          <w:rFonts w:ascii="Arial" w:hAnsi="Arial" w:cs="Arial"/>
          <w:w w:val="90"/>
          <w:sz w:val="18"/>
        </w:rPr>
        <w:t>eno</w:t>
      </w:r>
      <w:r w:rsidRPr="001058B5">
        <w:rPr>
          <w:rFonts w:ascii="Arial" w:hAnsi="Arial" w:cs="Arial"/>
          <w:spacing w:val="-42"/>
          <w:w w:val="90"/>
          <w:sz w:val="18"/>
        </w:rPr>
        <w:t xml:space="preserve"> </w:t>
      </w:r>
      <w:r w:rsidRPr="001058B5">
        <w:rPr>
          <w:rFonts w:ascii="Arial" w:hAnsi="Arial" w:cs="Arial"/>
          <w:w w:val="90"/>
          <w:sz w:val="18"/>
        </w:rPr>
        <w:t>NUMBER,</w:t>
      </w:r>
      <w:r w:rsidRPr="001058B5">
        <w:rPr>
          <w:rFonts w:ascii="Arial" w:hAnsi="Arial" w:cs="Arial"/>
          <w:spacing w:val="-42"/>
          <w:w w:val="90"/>
          <w:sz w:val="18"/>
        </w:rPr>
        <w:t xml:space="preserve"> </w:t>
      </w:r>
      <w:r w:rsidRPr="001058B5">
        <w:rPr>
          <w:rFonts w:ascii="Arial" w:hAnsi="Arial" w:cs="Arial"/>
          <w:w w:val="90"/>
          <w:sz w:val="18"/>
        </w:rPr>
        <w:t>ename</w:t>
      </w:r>
      <w:r w:rsidRPr="001058B5">
        <w:rPr>
          <w:rFonts w:ascii="Arial" w:hAnsi="Arial" w:cs="Arial"/>
          <w:spacing w:val="-42"/>
          <w:w w:val="90"/>
          <w:sz w:val="18"/>
        </w:rPr>
        <w:t xml:space="preserve"> </w:t>
      </w:r>
      <w:r w:rsidRPr="001058B5">
        <w:rPr>
          <w:rFonts w:ascii="Arial" w:hAnsi="Arial" w:cs="Arial"/>
          <w:w w:val="90"/>
          <w:sz w:val="18"/>
        </w:rPr>
        <w:t>CHAR(31),</w:t>
      </w:r>
      <w:r w:rsidRPr="001058B5">
        <w:rPr>
          <w:rFonts w:ascii="Arial" w:hAnsi="Arial" w:cs="Arial"/>
          <w:spacing w:val="-42"/>
          <w:w w:val="90"/>
          <w:sz w:val="18"/>
        </w:rPr>
        <w:t xml:space="preserve"> </w:t>
      </w:r>
      <w:r w:rsidRPr="001058B5">
        <w:rPr>
          <w:rFonts w:ascii="Arial" w:hAnsi="Arial" w:cs="Arial"/>
          <w:w w:val="90"/>
          <w:sz w:val="18"/>
        </w:rPr>
        <w:t>eaddr</w:t>
      </w:r>
      <w:r w:rsidRPr="001058B5">
        <w:rPr>
          <w:rFonts w:ascii="Arial" w:hAnsi="Arial" w:cs="Arial"/>
          <w:spacing w:val="-42"/>
          <w:w w:val="90"/>
          <w:sz w:val="18"/>
        </w:rPr>
        <w:t xml:space="preserve"> </w:t>
      </w:r>
      <w:r w:rsidRPr="001058B5">
        <w:rPr>
          <w:rFonts w:ascii="Arial" w:hAnsi="Arial" w:cs="Arial"/>
          <w:w w:val="90"/>
          <w:sz w:val="18"/>
        </w:rPr>
        <w:t xml:space="preserve">addr_t); </w:t>
      </w:r>
      <w:r w:rsidRPr="001058B5">
        <w:rPr>
          <w:rFonts w:ascii="Arial" w:hAnsi="Arial" w:cs="Arial"/>
          <w:w w:val="95"/>
          <w:sz w:val="18"/>
        </w:rPr>
        <w:t>CREATE</w:t>
      </w:r>
      <w:r w:rsidRPr="001058B5">
        <w:rPr>
          <w:rFonts w:ascii="Arial" w:hAnsi="Arial" w:cs="Arial"/>
          <w:spacing w:val="-21"/>
          <w:w w:val="95"/>
          <w:sz w:val="18"/>
        </w:rPr>
        <w:t xml:space="preserve"> </w:t>
      </w:r>
      <w:r w:rsidRPr="001058B5">
        <w:rPr>
          <w:rFonts w:ascii="Arial" w:hAnsi="Arial" w:cs="Arial"/>
          <w:w w:val="95"/>
          <w:sz w:val="18"/>
        </w:rPr>
        <w:t>TABLE</w:t>
      </w:r>
      <w:r w:rsidRPr="001058B5">
        <w:rPr>
          <w:rFonts w:ascii="Arial" w:hAnsi="Arial" w:cs="Arial"/>
          <w:spacing w:val="-20"/>
          <w:w w:val="95"/>
          <w:sz w:val="18"/>
        </w:rPr>
        <w:t xml:space="preserve"> </w:t>
      </w:r>
      <w:r w:rsidRPr="001058B5">
        <w:rPr>
          <w:rFonts w:ascii="Arial" w:hAnsi="Arial" w:cs="Arial"/>
          <w:w w:val="95"/>
          <w:sz w:val="18"/>
        </w:rPr>
        <w:t>emp</w:t>
      </w:r>
      <w:r w:rsidRPr="001058B5">
        <w:rPr>
          <w:rFonts w:ascii="Arial" w:hAnsi="Arial" w:cs="Arial"/>
          <w:spacing w:val="-21"/>
          <w:w w:val="95"/>
          <w:sz w:val="18"/>
        </w:rPr>
        <w:t xml:space="preserve"> </w:t>
      </w:r>
      <w:r w:rsidRPr="001058B5">
        <w:rPr>
          <w:rFonts w:ascii="Arial" w:hAnsi="Arial" w:cs="Arial"/>
          <w:w w:val="95"/>
          <w:sz w:val="18"/>
        </w:rPr>
        <w:t>OF</w:t>
      </w:r>
      <w:r w:rsidRPr="001058B5">
        <w:rPr>
          <w:rFonts w:ascii="Arial" w:hAnsi="Arial" w:cs="Arial"/>
          <w:spacing w:val="-21"/>
          <w:w w:val="95"/>
          <w:sz w:val="18"/>
        </w:rPr>
        <w:t xml:space="preserve"> </w:t>
      </w:r>
      <w:r w:rsidRPr="001058B5">
        <w:rPr>
          <w:rFonts w:ascii="Arial" w:hAnsi="Arial" w:cs="Arial"/>
          <w:w w:val="95"/>
          <w:sz w:val="18"/>
        </w:rPr>
        <w:t>emp_t;</w:t>
      </w:r>
    </w:p>
    <w:p w14:paraId="719E3F63" w14:textId="77777777" w:rsidR="008C539B" w:rsidRPr="001058B5" w:rsidRDefault="008C539B">
      <w:pPr>
        <w:pStyle w:val="BodyText"/>
        <w:spacing w:before="9"/>
        <w:rPr>
          <w:rFonts w:ascii="Arial" w:hAnsi="Arial" w:cs="Arial"/>
          <w:sz w:val="16"/>
        </w:rPr>
      </w:pPr>
    </w:p>
    <w:p w14:paraId="5EF2B2DF" w14:textId="77777777" w:rsidR="008C539B" w:rsidRPr="001058B5" w:rsidRDefault="00C12992">
      <w:pPr>
        <w:pStyle w:val="BodyText"/>
        <w:ind w:left="1660"/>
        <w:rPr>
          <w:rFonts w:ascii="Arial" w:hAnsi="Arial" w:cs="Arial"/>
        </w:rPr>
      </w:pPr>
      <w:r w:rsidRPr="001058B5">
        <w:rPr>
          <w:rFonts w:ascii="Arial" w:hAnsi="Arial" w:cs="Arial"/>
        </w:rPr>
        <w:t>In addition, consider the following two queries:</w:t>
      </w:r>
    </w:p>
    <w:p w14:paraId="1FC5033C" w14:textId="77777777" w:rsidR="008C539B" w:rsidRPr="001058B5" w:rsidRDefault="00C12992">
      <w:pPr>
        <w:spacing w:before="141"/>
        <w:ind w:left="1660"/>
        <w:rPr>
          <w:rFonts w:ascii="Arial" w:hAnsi="Arial" w:cs="Arial"/>
          <w:sz w:val="18"/>
        </w:rPr>
      </w:pPr>
      <w:r w:rsidRPr="001058B5">
        <w:rPr>
          <w:rFonts w:ascii="Arial" w:hAnsi="Arial" w:cs="Arial"/>
          <w:w w:val="90"/>
          <w:sz w:val="18"/>
        </w:rPr>
        <w:t>SELECT VALUE(emp) FROM emp;</w:t>
      </w:r>
    </w:p>
    <w:p w14:paraId="6419CFB0" w14:textId="77777777" w:rsidR="008C539B" w:rsidRPr="001058B5" w:rsidRDefault="00C12992">
      <w:pPr>
        <w:spacing w:before="15"/>
        <w:ind w:left="1660"/>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eno,</w:t>
      </w:r>
      <w:r w:rsidRPr="001058B5">
        <w:rPr>
          <w:rFonts w:ascii="Arial" w:hAnsi="Arial" w:cs="Arial"/>
          <w:spacing w:val="-72"/>
          <w:w w:val="95"/>
          <w:sz w:val="18"/>
        </w:rPr>
        <w:t xml:space="preserve"> </w:t>
      </w:r>
      <w:r w:rsidRPr="001058B5">
        <w:rPr>
          <w:rFonts w:ascii="Arial" w:hAnsi="Arial" w:cs="Arial"/>
          <w:w w:val="95"/>
          <w:sz w:val="18"/>
        </w:rPr>
        <w:t>ename</w:t>
      </w:r>
      <w:r w:rsidRPr="001058B5">
        <w:rPr>
          <w:rFonts w:ascii="Arial" w:hAnsi="Arial" w:cs="Arial"/>
          <w:spacing w:val="-71"/>
          <w:w w:val="95"/>
          <w:sz w:val="18"/>
        </w:rPr>
        <w:t xml:space="preserve"> </w:t>
      </w:r>
      <w:r w:rsidRPr="001058B5">
        <w:rPr>
          <w:rFonts w:ascii="Arial" w:hAnsi="Arial" w:cs="Arial"/>
          <w:w w:val="95"/>
          <w:sz w:val="18"/>
        </w:rPr>
        <w:t>FROM</w:t>
      </w:r>
      <w:r w:rsidRPr="001058B5">
        <w:rPr>
          <w:rFonts w:ascii="Arial" w:hAnsi="Arial" w:cs="Arial"/>
          <w:spacing w:val="-71"/>
          <w:w w:val="95"/>
          <w:sz w:val="18"/>
        </w:rPr>
        <w:t xml:space="preserve"> </w:t>
      </w:r>
      <w:r w:rsidRPr="001058B5">
        <w:rPr>
          <w:rFonts w:ascii="Arial" w:hAnsi="Arial" w:cs="Arial"/>
          <w:w w:val="95"/>
          <w:sz w:val="18"/>
        </w:rPr>
        <w:t>emp;</w:t>
      </w:r>
    </w:p>
    <w:p w14:paraId="4D418A4C" w14:textId="77777777" w:rsidR="008C539B" w:rsidRPr="001058B5" w:rsidRDefault="008C539B">
      <w:pPr>
        <w:pStyle w:val="BodyText"/>
        <w:spacing w:before="2"/>
        <w:rPr>
          <w:rFonts w:ascii="Arial" w:hAnsi="Arial" w:cs="Arial"/>
          <w:sz w:val="19"/>
        </w:rPr>
      </w:pPr>
    </w:p>
    <w:p w14:paraId="66636D02" w14:textId="77777777" w:rsidR="008C539B" w:rsidRPr="001058B5" w:rsidRDefault="00C12992">
      <w:pPr>
        <w:pStyle w:val="BodyText"/>
        <w:spacing w:line="228" w:lineRule="auto"/>
        <w:ind w:left="1659" w:right="700"/>
        <w:rPr>
          <w:rFonts w:ascii="Arial" w:hAnsi="Arial" w:cs="Arial"/>
        </w:rPr>
      </w:pPr>
      <w:r w:rsidRPr="001058B5">
        <w:rPr>
          <w:rFonts w:ascii="Arial" w:hAnsi="Arial" w:cs="Arial"/>
        </w:rPr>
        <w:t xml:space="preserve">For either </w:t>
      </w:r>
      <w:r w:rsidRPr="001058B5">
        <w:rPr>
          <w:rFonts w:ascii="Arial" w:hAnsi="Arial" w:cs="Arial"/>
          <w:spacing w:val="-4"/>
        </w:rPr>
        <w:t xml:space="preserve">query, </w:t>
      </w:r>
      <w:r w:rsidRPr="001058B5">
        <w:rPr>
          <w:rFonts w:ascii="Arial" w:hAnsi="Arial" w:cs="Arial"/>
        </w:rPr>
        <w:t xml:space="preserve">Oracle Database checks the SELECT privilege of the user for the emp table. For the first </w:t>
      </w:r>
      <w:r w:rsidRPr="001058B5">
        <w:rPr>
          <w:rFonts w:ascii="Arial" w:hAnsi="Arial" w:cs="Arial"/>
          <w:spacing w:val="-4"/>
        </w:rPr>
        <w:t xml:space="preserve">query, </w:t>
      </w:r>
      <w:r w:rsidRPr="001058B5">
        <w:rPr>
          <w:rFonts w:ascii="Arial" w:hAnsi="Arial" w:cs="Arial"/>
        </w:rPr>
        <w:t>the user must obtain the emp_type type information to interpret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query</w:t>
      </w:r>
      <w:r w:rsidRPr="001058B5">
        <w:rPr>
          <w:rFonts w:ascii="Arial" w:hAnsi="Arial" w:cs="Arial"/>
          <w:spacing w:val="-15"/>
        </w:rPr>
        <w:t xml:space="preserve"> </w:t>
      </w:r>
      <w:r w:rsidRPr="001058B5">
        <w:rPr>
          <w:rFonts w:ascii="Arial" w:hAnsi="Arial" w:cs="Arial"/>
        </w:rPr>
        <w:t>accesses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emp_type</w:t>
      </w:r>
      <w:r w:rsidRPr="001058B5">
        <w:rPr>
          <w:rFonts w:ascii="Arial" w:hAnsi="Arial" w:cs="Arial"/>
          <w:spacing w:val="-90"/>
        </w:rPr>
        <w:t xml:space="preserve"> </w:t>
      </w:r>
      <w:r w:rsidRPr="001058B5">
        <w:rPr>
          <w:rFonts w:ascii="Arial" w:hAnsi="Arial" w:cs="Arial"/>
        </w:rPr>
        <w:t>type,</w:t>
      </w:r>
      <w:r w:rsidRPr="001058B5">
        <w:rPr>
          <w:rFonts w:ascii="Arial" w:hAnsi="Arial" w:cs="Arial"/>
          <w:spacing w:val="-16"/>
        </w:rPr>
        <w:t xml:space="preserve"> </w:t>
      </w:r>
      <w:r w:rsidRPr="001058B5">
        <w:rPr>
          <w:rFonts w:ascii="Arial" w:hAnsi="Arial" w:cs="Arial"/>
        </w:rPr>
        <w:t>Oracle</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rPr>
        <w:t>checks the EXECUTE</w:t>
      </w:r>
      <w:r w:rsidRPr="001058B5">
        <w:rPr>
          <w:rFonts w:ascii="Arial" w:hAnsi="Arial" w:cs="Arial"/>
          <w:spacing w:val="-84"/>
        </w:rPr>
        <w:t xml:space="preserve"> </w:t>
      </w:r>
      <w:r w:rsidRPr="001058B5">
        <w:rPr>
          <w:rFonts w:ascii="Arial" w:hAnsi="Arial" w:cs="Arial"/>
        </w:rPr>
        <w:t xml:space="preserve">privilege of the </w:t>
      </w:r>
      <w:r w:rsidRPr="001058B5">
        <w:rPr>
          <w:rFonts w:ascii="Arial" w:hAnsi="Arial" w:cs="Arial"/>
          <w:spacing w:val="-4"/>
        </w:rPr>
        <w:t>user.</w:t>
      </w:r>
    </w:p>
    <w:p w14:paraId="0F59D90B"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The second query, however, does not involve named types, so Oracle Database does not check type privileges.</w:t>
      </w:r>
    </w:p>
    <w:p w14:paraId="04E84361" w14:textId="77777777" w:rsidR="008C539B" w:rsidRPr="001058B5" w:rsidRDefault="00C12992">
      <w:pPr>
        <w:pStyle w:val="BodyText"/>
        <w:spacing w:before="121" w:line="228" w:lineRule="auto"/>
        <w:ind w:left="1660" w:right="1060"/>
        <w:rPr>
          <w:rFonts w:ascii="Arial" w:hAnsi="Arial" w:cs="Arial"/>
        </w:rPr>
      </w:pPr>
      <w:r w:rsidRPr="001058B5">
        <w:rPr>
          <w:rFonts w:ascii="Arial" w:hAnsi="Arial" w:cs="Arial"/>
        </w:rPr>
        <w:t>In addition, by using the schema from the previous section, user3</w:t>
      </w:r>
      <w:r w:rsidRPr="001058B5">
        <w:rPr>
          <w:rFonts w:ascii="Arial" w:hAnsi="Arial" w:cs="Arial"/>
          <w:spacing w:val="-86"/>
        </w:rPr>
        <w:t xml:space="preserve"> </w:t>
      </w:r>
      <w:r w:rsidRPr="001058B5">
        <w:rPr>
          <w:rFonts w:ascii="Arial" w:hAnsi="Arial" w:cs="Arial"/>
        </w:rPr>
        <w:t>can perform the following queries:</w:t>
      </w:r>
    </w:p>
    <w:p w14:paraId="5D6DA58C" w14:textId="77777777" w:rsidR="008C539B" w:rsidRPr="001058B5" w:rsidRDefault="00C12992">
      <w:pPr>
        <w:spacing w:before="144" w:line="259" w:lineRule="auto"/>
        <w:ind w:left="1660" w:right="4336"/>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tab1.col1.attr2</w:t>
      </w:r>
      <w:r w:rsidRPr="001058B5">
        <w:rPr>
          <w:rFonts w:ascii="Arial" w:hAnsi="Arial" w:cs="Arial"/>
          <w:spacing w:val="-53"/>
          <w:w w:val="90"/>
          <w:sz w:val="18"/>
        </w:rPr>
        <w:t xml:space="preserve"> </w:t>
      </w:r>
      <w:r w:rsidRPr="001058B5">
        <w:rPr>
          <w:rFonts w:ascii="Arial" w:hAnsi="Arial" w:cs="Arial"/>
          <w:w w:val="90"/>
          <w:sz w:val="18"/>
        </w:rPr>
        <w:t>FROM</w:t>
      </w:r>
      <w:r w:rsidRPr="001058B5">
        <w:rPr>
          <w:rFonts w:ascii="Arial" w:hAnsi="Arial" w:cs="Arial"/>
          <w:spacing w:val="-53"/>
          <w:w w:val="90"/>
          <w:sz w:val="18"/>
        </w:rPr>
        <w:t xml:space="preserve"> </w:t>
      </w:r>
      <w:r w:rsidRPr="001058B5">
        <w:rPr>
          <w:rFonts w:ascii="Arial" w:hAnsi="Arial" w:cs="Arial"/>
          <w:w w:val="90"/>
          <w:sz w:val="18"/>
        </w:rPr>
        <w:t>user2.tab1</w:t>
      </w:r>
      <w:r w:rsidRPr="001058B5">
        <w:rPr>
          <w:rFonts w:ascii="Arial" w:hAnsi="Arial" w:cs="Arial"/>
          <w:spacing w:val="-54"/>
          <w:w w:val="90"/>
          <w:sz w:val="18"/>
        </w:rPr>
        <w:t xml:space="preserve"> </w:t>
      </w:r>
      <w:r w:rsidRPr="001058B5">
        <w:rPr>
          <w:rFonts w:ascii="Arial" w:hAnsi="Arial" w:cs="Arial"/>
          <w:w w:val="90"/>
          <w:sz w:val="18"/>
        </w:rPr>
        <w:t xml:space="preserve">tab1; </w:t>
      </w:r>
      <w:r w:rsidRPr="001058B5">
        <w:rPr>
          <w:rFonts w:ascii="Arial" w:hAnsi="Arial" w:cs="Arial"/>
          <w:w w:val="95"/>
          <w:sz w:val="18"/>
        </w:rPr>
        <w:t>SELECT attr4.attr3.attr2 FROM tab3;</w:t>
      </w:r>
    </w:p>
    <w:p w14:paraId="5274C65F" w14:textId="77777777" w:rsidR="008C539B" w:rsidRPr="001058B5" w:rsidRDefault="008C539B">
      <w:pPr>
        <w:pStyle w:val="BodyText"/>
        <w:spacing w:before="5"/>
        <w:rPr>
          <w:rFonts w:ascii="Arial" w:hAnsi="Arial" w:cs="Arial"/>
          <w:sz w:val="17"/>
        </w:rPr>
      </w:pPr>
    </w:p>
    <w:p w14:paraId="64EB1489" w14:textId="77777777" w:rsidR="008C539B" w:rsidRPr="001058B5" w:rsidRDefault="00C12992">
      <w:pPr>
        <w:pStyle w:val="BodyText"/>
        <w:spacing w:line="230" w:lineRule="auto"/>
        <w:ind w:left="1660" w:right="700" w:hanging="1"/>
        <w:rPr>
          <w:rFonts w:ascii="Arial" w:hAnsi="Arial" w:cs="Arial"/>
        </w:rPr>
      </w:pPr>
      <w:r w:rsidRPr="001058B5">
        <w:rPr>
          <w:rFonts w:ascii="Arial" w:hAnsi="Arial" w:cs="Arial"/>
        </w:rPr>
        <w:t>Note that in both SELECT</w:t>
      </w:r>
      <w:r w:rsidRPr="001058B5">
        <w:rPr>
          <w:rFonts w:ascii="Arial" w:hAnsi="Arial" w:cs="Arial"/>
          <w:spacing w:val="-87"/>
        </w:rPr>
        <w:t xml:space="preserve"> </w:t>
      </w:r>
      <w:r w:rsidRPr="001058B5">
        <w:rPr>
          <w:rFonts w:ascii="Arial" w:hAnsi="Arial" w:cs="Arial"/>
        </w:rPr>
        <w:t>statements, user3</w:t>
      </w:r>
      <w:r w:rsidRPr="001058B5">
        <w:rPr>
          <w:rFonts w:ascii="Arial" w:hAnsi="Arial" w:cs="Arial"/>
          <w:spacing w:val="-88"/>
        </w:rPr>
        <w:t xml:space="preserve"> </w:t>
      </w:r>
      <w:r w:rsidRPr="001058B5">
        <w:rPr>
          <w:rFonts w:ascii="Arial" w:hAnsi="Arial" w:cs="Arial"/>
        </w:rPr>
        <w:t>does not have explicit privileges on the underlying types, but the statement succeeds because the type and table owners have the necessary privileges with the GRANT</w:t>
      </w:r>
      <w:r w:rsidRPr="001058B5">
        <w:rPr>
          <w:rFonts w:ascii="Arial" w:hAnsi="Arial" w:cs="Arial"/>
          <w:spacing w:val="-89"/>
        </w:rPr>
        <w:t xml:space="preserve"> </w:t>
      </w:r>
      <w:r w:rsidRPr="001058B5">
        <w:rPr>
          <w:rFonts w:ascii="Arial" w:hAnsi="Arial" w:cs="Arial"/>
        </w:rPr>
        <w:t>OPTION.</w:t>
      </w:r>
    </w:p>
    <w:p w14:paraId="297FA66F" w14:textId="77777777" w:rsidR="008C539B" w:rsidRPr="001058B5" w:rsidRDefault="00C12992">
      <w:pPr>
        <w:pStyle w:val="BodyText"/>
        <w:spacing w:before="116" w:line="232" w:lineRule="auto"/>
        <w:ind w:left="1659" w:right="848"/>
        <w:rPr>
          <w:rFonts w:ascii="Arial" w:hAnsi="Arial" w:cs="Arial"/>
        </w:rPr>
      </w:pPr>
      <w:r w:rsidRPr="001058B5">
        <w:rPr>
          <w:rFonts w:ascii="Arial" w:hAnsi="Arial" w:cs="Arial"/>
        </w:rPr>
        <w:t>Oracle Database checks privileges on the following events, and returns an error if the client does not have the privilege for the action:</w:t>
      </w:r>
    </w:p>
    <w:p w14:paraId="2120C1EC" w14:textId="77777777" w:rsidR="008C539B" w:rsidRPr="001058B5" w:rsidRDefault="00C12992" w:rsidP="006F7931">
      <w:pPr>
        <w:pStyle w:val="ListParagraph"/>
        <w:numPr>
          <w:ilvl w:val="1"/>
          <w:numId w:val="137"/>
        </w:numPr>
        <w:tabs>
          <w:tab w:val="left" w:pos="2020"/>
        </w:tabs>
        <w:spacing w:before="121" w:line="228" w:lineRule="auto"/>
        <w:ind w:right="836" w:hanging="359"/>
        <w:rPr>
          <w:rFonts w:ascii="Arial" w:hAnsi="Arial" w:cs="Arial"/>
          <w:sz w:val="20"/>
        </w:rPr>
      </w:pPr>
      <w:r w:rsidRPr="001058B5">
        <w:rPr>
          <w:rFonts w:ascii="Arial" w:hAnsi="Arial" w:cs="Arial"/>
          <w:sz w:val="20"/>
        </w:rPr>
        <w:t>Pinning</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object</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cache</w:t>
      </w:r>
      <w:r w:rsidRPr="001058B5">
        <w:rPr>
          <w:rFonts w:ascii="Arial" w:hAnsi="Arial" w:cs="Arial"/>
          <w:spacing w:val="-6"/>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its</w:t>
      </w:r>
      <w:r w:rsidRPr="001058B5">
        <w:rPr>
          <w:rFonts w:ascii="Arial" w:hAnsi="Arial" w:cs="Arial"/>
          <w:spacing w:val="-2"/>
          <w:sz w:val="20"/>
        </w:rPr>
        <w:t xml:space="preserve"> </w:t>
      </w:r>
      <w:r w:rsidRPr="001058B5">
        <w:rPr>
          <w:rFonts w:ascii="Arial" w:hAnsi="Arial" w:cs="Arial"/>
          <w:sz w:val="20"/>
        </w:rPr>
        <w:t>REF</w:t>
      </w:r>
      <w:r w:rsidRPr="001058B5">
        <w:rPr>
          <w:rFonts w:ascii="Arial" w:hAnsi="Arial" w:cs="Arial"/>
          <w:spacing w:val="-82"/>
          <w:sz w:val="20"/>
        </w:rPr>
        <w:t xml:space="preserve"> </w:t>
      </w:r>
      <w:r w:rsidRPr="001058B5">
        <w:rPr>
          <w:rFonts w:ascii="Arial" w:hAnsi="Arial" w:cs="Arial"/>
          <w:sz w:val="20"/>
        </w:rPr>
        <w:t>value</w:t>
      </w:r>
      <w:r w:rsidRPr="001058B5">
        <w:rPr>
          <w:rFonts w:ascii="Arial" w:hAnsi="Arial" w:cs="Arial"/>
          <w:spacing w:val="-6"/>
          <w:sz w:val="20"/>
        </w:rPr>
        <w:t xml:space="preserve"> </w:t>
      </w:r>
      <w:r w:rsidRPr="001058B5">
        <w:rPr>
          <w:rFonts w:ascii="Arial" w:hAnsi="Arial" w:cs="Arial"/>
          <w:sz w:val="20"/>
        </w:rPr>
        <w:t>causes</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to check for the SELECT</w:t>
      </w:r>
      <w:r w:rsidRPr="001058B5">
        <w:rPr>
          <w:rFonts w:ascii="Arial" w:hAnsi="Arial" w:cs="Arial"/>
          <w:spacing w:val="-105"/>
          <w:sz w:val="20"/>
        </w:rPr>
        <w:t xml:space="preserve"> </w:t>
      </w:r>
      <w:r w:rsidRPr="001058B5">
        <w:rPr>
          <w:rFonts w:ascii="Arial" w:hAnsi="Arial" w:cs="Arial"/>
          <w:sz w:val="20"/>
        </w:rPr>
        <w:t>privilege on the containing object table.</w:t>
      </w:r>
    </w:p>
    <w:p w14:paraId="00BC4D29" w14:textId="77777777" w:rsidR="008C539B" w:rsidRPr="001058B5" w:rsidRDefault="00C12992" w:rsidP="006F7931">
      <w:pPr>
        <w:pStyle w:val="ListParagraph"/>
        <w:numPr>
          <w:ilvl w:val="1"/>
          <w:numId w:val="137"/>
        </w:numPr>
        <w:tabs>
          <w:tab w:val="left" w:pos="2020"/>
        </w:tabs>
        <w:spacing w:before="117" w:line="232" w:lineRule="auto"/>
        <w:ind w:right="965" w:hanging="359"/>
        <w:rPr>
          <w:rFonts w:ascii="Arial" w:hAnsi="Arial" w:cs="Arial"/>
          <w:sz w:val="20"/>
        </w:rPr>
      </w:pPr>
      <w:r w:rsidRPr="001058B5">
        <w:rPr>
          <w:rFonts w:ascii="Arial" w:hAnsi="Arial" w:cs="Arial"/>
          <w:sz w:val="20"/>
        </w:rPr>
        <w:t>Modifying an existing object or flushing an object from the object cache causes 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UPDATE</w:t>
      </w:r>
      <w:r w:rsidRPr="001058B5">
        <w:rPr>
          <w:rFonts w:ascii="Arial" w:hAnsi="Arial" w:cs="Arial"/>
          <w:spacing w:val="-87"/>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destination</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table.</w:t>
      </w:r>
    </w:p>
    <w:p w14:paraId="52E8C9E0" w14:textId="77777777" w:rsidR="008C539B" w:rsidRPr="001058B5" w:rsidRDefault="00C12992" w:rsidP="006F7931">
      <w:pPr>
        <w:pStyle w:val="ListParagraph"/>
        <w:numPr>
          <w:ilvl w:val="1"/>
          <w:numId w:val="137"/>
        </w:numPr>
        <w:tabs>
          <w:tab w:val="left" w:pos="2020"/>
        </w:tabs>
        <w:spacing w:before="118" w:line="228" w:lineRule="auto"/>
        <w:ind w:right="833" w:hanging="359"/>
        <w:rPr>
          <w:rFonts w:ascii="Arial" w:hAnsi="Arial" w:cs="Arial"/>
          <w:sz w:val="20"/>
        </w:rPr>
      </w:pPr>
      <w:r w:rsidRPr="001058B5">
        <w:rPr>
          <w:rFonts w:ascii="Arial" w:hAnsi="Arial" w:cs="Arial"/>
          <w:sz w:val="20"/>
        </w:rPr>
        <w:t>Flushing</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new</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INSERT</w:t>
      </w:r>
      <w:r w:rsidRPr="001058B5">
        <w:rPr>
          <w:rFonts w:ascii="Arial" w:hAnsi="Arial" w:cs="Arial"/>
          <w:spacing w:val="-86"/>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 the destination object</w:t>
      </w:r>
      <w:r w:rsidRPr="001058B5">
        <w:rPr>
          <w:rFonts w:ascii="Arial" w:hAnsi="Arial" w:cs="Arial"/>
          <w:spacing w:val="-2"/>
          <w:sz w:val="20"/>
        </w:rPr>
        <w:t xml:space="preserve"> </w:t>
      </w:r>
      <w:r w:rsidRPr="001058B5">
        <w:rPr>
          <w:rFonts w:ascii="Arial" w:hAnsi="Arial" w:cs="Arial"/>
          <w:sz w:val="20"/>
        </w:rPr>
        <w:t>table.</w:t>
      </w:r>
    </w:p>
    <w:p w14:paraId="4795881E" w14:textId="77777777" w:rsidR="008C539B" w:rsidRPr="001058B5" w:rsidRDefault="00C12992" w:rsidP="006F7931">
      <w:pPr>
        <w:pStyle w:val="ListParagraph"/>
        <w:numPr>
          <w:ilvl w:val="1"/>
          <w:numId w:val="137"/>
        </w:numPr>
        <w:tabs>
          <w:tab w:val="left" w:pos="2020"/>
        </w:tabs>
        <w:spacing w:before="122" w:line="230" w:lineRule="auto"/>
        <w:ind w:right="838" w:hanging="359"/>
        <w:rPr>
          <w:rFonts w:ascii="Arial" w:hAnsi="Arial" w:cs="Arial"/>
          <w:sz w:val="20"/>
        </w:rPr>
      </w:pPr>
      <w:r w:rsidRPr="001058B5">
        <w:rPr>
          <w:rFonts w:ascii="Arial" w:hAnsi="Arial" w:cs="Arial"/>
          <w:sz w:val="20"/>
        </w:rPr>
        <w:t>Deleting</w:t>
      </w:r>
      <w:r w:rsidRPr="001058B5">
        <w:rPr>
          <w:rFonts w:ascii="Arial" w:hAnsi="Arial" w:cs="Arial"/>
          <w:spacing w:val="-10"/>
          <w:sz w:val="20"/>
        </w:rPr>
        <w:t xml:space="preserve"> </w:t>
      </w:r>
      <w:r w:rsidRPr="001058B5">
        <w:rPr>
          <w:rFonts w:ascii="Arial" w:hAnsi="Arial" w:cs="Arial"/>
          <w:sz w:val="20"/>
        </w:rPr>
        <w:t>an</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0"/>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DELETE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the destination</w:t>
      </w:r>
      <w:r w:rsidRPr="001058B5">
        <w:rPr>
          <w:rFonts w:ascii="Arial" w:hAnsi="Arial" w:cs="Arial"/>
          <w:spacing w:val="-2"/>
          <w:sz w:val="20"/>
        </w:rPr>
        <w:t xml:space="preserve"> </w:t>
      </w:r>
      <w:r w:rsidRPr="001058B5">
        <w:rPr>
          <w:rFonts w:ascii="Arial" w:hAnsi="Arial" w:cs="Arial"/>
          <w:sz w:val="20"/>
        </w:rPr>
        <w:t>table.</w:t>
      </w:r>
    </w:p>
    <w:p w14:paraId="4E93C1DC" w14:textId="77777777" w:rsidR="008C539B" w:rsidRPr="001058B5" w:rsidRDefault="00C12992" w:rsidP="006F7931">
      <w:pPr>
        <w:pStyle w:val="ListParagraph"/>
        <w:numPr>
          <w:ilvl w:val="1"/>
          <w:numId w:val="137"/>
        </w:numPr>
        <w:tabs>
          <w:tab w:val="left" w:pos="2020"/>
        </w:tabs>
        <w:spacing w:before="113" w:line="246" w:lineRule="exact"/>
        <w:ind w:hanging="359"/>
        <w:rPr>
          <w:rFonts w:ascii="Arial" w:hAnsi="Arial" w:cs="Arial"/>
          <w:sz w:val="20"/>
        </w:rPr>
      </w:pPr>
      <w:r w:rsidRPr="001058B5">
        <w:rPr>
          <w:rFonts w:ascii="Arial" w:hAnsi="Arial" w:cs="Arial"/>
          <w:sz w:val="20"/>
        </w:rPr>
        <w:t>Pinning</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named</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5"/>
          <w:sz w:val="20"/>
        </w:rPr>
        <w:t xml:space="preserve"> </w:t>
      </w:r>
      <w:r w:rsidRPr="001058B5">
        <w:rPr>
          <w:rFonts w:ascii="Arial" w:hAnsi="Arial" w:cs="Arial"/>
          <w:sz w:val="20"/>
        </w:rPr>
        <w:t>causes</w:t>
      </w:r>
      <w:r w:rsidRPr="001058B5">
        <w:rPr>
          <w:rFonts w:ascii="Arial" w:hAnsi="Arial" w:cs="Arial"/>
          <w:spacing w:val="-3"/>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check</w:t>
      </w:r>
      <w:r w:rsidRPr="001058B5">
        <w:rPr>
          <w:rFonts w:ascii="Arial" w:hAnsi="Arial" w:cs="Arial"/>
          <w:spacing w:val="-5"/>
          <w:sz w:val="20"/>
        </w:rPr>
        <w:t xml:space="preserve"> </w:t>
      </w:r>
      <w:r w:rsidRPr="001058B5">
        <w:rPr>
          <w:rFonts w:ascii="Arial" w:hAnsi="Arial" w:cs="Arial"/>
          <w:sz w:val="20"/>
        </w:rPr>
        <w:t>EXECUTE</w:t>
      </w:r>
    </w:p>
    <w:p w14:paraId="15810265" w14:textId="77777777" w:rsidR="008C539B" w:rsidRPr="001058B5" w:rsidRDefault="00C12992">
      <w:pPr>
        <w:pStyle w:val="BodyText"/>
        <w:spacing w:line="242" w:lineRule="exact"/>
        <w:ind w:left="2020"/>
        <w:rPr>
          <w:rFonts w:ascii="Arial" w:hAnsi="Arial" w:cs="Arial"/>
        </w:rPr>
      </w:pPr>
      <w:r w:rsidRPr="001058B5">
        <w:rPr>
          <w:rFonts w:ascii="Arial" w:hAnsi="Arial" w:cs="Arial"/>
        </w:rPr>
        <w:t>privilege on the object.</w:t>
      </w:r>
    </w:p>
    <w:p w14:paraId="11459EA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rPr>
        <w:t>Modifying the attributes of an object in a client third-generation language application causes Oracle Database to update the entire object. Therefore, the user needs the UPDATE privilege on the object table. Having the UPDATE privilege on only certain columns of the object table is not sufficient, even if the application only modifies attributes corresponding to those columns. Therefore, Oracle Database does not support column-level privileges for object tables.</w:t>
      </w:r>
    </w:p>
    <w:p w14:paraId="36E35A55" w14:textId="77777777" w:rsidR="008C539B" w:rsidRPr="001058B5" w:rsidRDefault="008C539B">
      <w:pPr>
        <w:pStyle w:val="BodyText"/>
        <w:spacing w:before="7"/>
        <w:rPr>
          <w:rFonts w:ascii="Arial" w:hAnsi="Arial" w:cs="Arial"/>
          <w:sz w:val="23"/>
        </w:rPr>
      </w:pPr>
    </w:p>
    <w:p w14:paraId="4B0D5288" w14:textId="77777777" w:rsidR="008C539B" w:rsidRPr="001058B5" w:rsidRDefault="00C12992">
      <w:pPr>
        <w:pStyle w:val="Heading6"/>
        <w:ind w:left="1660"/>
      </w:pPr>
      <w:bookmarkStart w:id="751" w:name="Type_Dependencies"/>
      <w:bookmarkStart w:id="752" w:name="_bookmark790"/>
      <w:bookmarkEnd w:id="751"/>
      <w:bookmarkEnd w:id="752"/>
      <w:r w:rsidRPr="001058B5">
        <w:t>Type Dependencies</w:t>
      </w:r>
    </w:p>
    <w:p w14:paraId="59241B93" w14:textId="77777777" w:rsidR="008C539B" w:rsidRPr="001058B5" w:rsidRDefault="00C12992">
      <w:pPr>
        <w:pStyle w:val="BodyText"/>
        <w:spacing w:before="55" w:line="232" w:lineRule="auto"/>
        <w:ind w:left="1659" w:right="774"/>
        <w:rPr>
          <w:rFonts w:ascii="Arial" w:hAnsi="Arial" w:cs="Arial"/>
        </w:rPr>
      </w:pPr>
      <w:r w:rsidRPr="001058B5">
        <w:rPr>
          <w:rFonts w:ascii="Arial" w:hAnsi="Arial" w:cs="Arial"/>
        </w:rPr>
        <w:t>As with stored objects, such as procedures and tables, types being referenced by other objects are called dependencies. There are some special issues for types on which tables depend. Because a table contains data that relies on the type definition for access, any change to the type causes all stored data to become inaccessible. Changes that can cause this are when necessary privileges required to use the type are revoked, or the type or dependent types are dropped. If these actions occur, then the table becomes invalid and cannot be accessed.</w:t>
      </w:r>
    </w:p>
    <w:p w14:paraId="5942AD0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DF471C1" w14:textId="77777777" w:rsidR="008C539B" w:rsidRPr="001058B5" w:rsidRDefault="008C539B">
      <w:pPr>
        <w:pStyle w:val="BodyText"/>
        <w:spacing w:before="5"/>
        <w:rPr>
          <w:rFonts w:ascii="Arial" w:hAnsi="Arial" w:cs="Arial"/>
          <w:sz w:val="25"/>
        </w:rPr>
      </w:pPr>
    </w:p>
    <w:p w14:paraId="55BCEA41" w14:textId="77777777" w:rsidR="008C539B" w:rsidRPr="001058B5" w:rsidRDefault="00C12992">
      <w:pPr>
        <w:pStyle w:val="BodyText"/>
        <w:spacing w:before="99" w:line="232" w:lineRule="auto"/>
        <w:ind w:left="2260" w:right="185"/>
        <w:rPr>
          <w:rFonts w:ascii="Arial" w:hAnsi="Arial" w:cs="Arial"/>
        </w:rPr>
      </w:pPr>
      <w:r w:rsidRPr="001058B5">
        <w:rPr>
          <w:rFonts w:ascii="Arial" w:hAnsi="Arial" w:cs="Arial"/>
        </w:rPr>
        <w:t>A table that is invalid because of missing privileges can automatically become valid and accessible if the required privileges are granted again. A table that is invalid because a dependent type was dropped can never be accessed again, and the only permissible action is to drop the table.</w:t>
      </w:r>
    </w:p>
    <w:p w14:paraId="4B73A43E" w14:textId="77777777" w:rsidR="008C539B" w:rsidRPr="001058B5" w:rsidRDefault="00C12992">
      <w:pPr>
        <w:pStyle w:val="BodyText"/>
        <w:spacing w:before="118" w:line="230" w:lineRule="auto"/>
        <w:ind w:left="2259" w:right="186"/>
        <w:rPr>
          <w:rFonts w:ascii="Arial" w:hAnsi="Arial" w:cs="Arial"/>
        </w:rPr>
      </w:pPr>
      <w:r w:rsidRPr="001058B5">
        <w:rPr>
          <w:rFonts w:ascii="Arial" w:hAnsi="Arial" w:cs="Arial"/>
        </w:rPr>
        <w:t>Because</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severe</w:t>
      </w:r>
      <w:r w:rsidRPr="001058B5">
        <w:rPr>
          <w:rFonts w:ascii="Arial" w:hAnsi="Arial" w:cs="Arial"/>
          <w:spacing w:val="-4"/>
        </w:rPr>
        <w:t xml:space="preserve"> </w:t>
      </w:r>
      <w:r w:rsidRPr="001058B5">
        <w:rPr>
          <w:rFonts w:ascii="Arial" w:hAnsi="Arial" w:cs="Arial"/>
        </w:rPr>
        <w:t>effects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revoking</w:t>
      </w:r>
      <w:r w:rsidRPr="001058B5">
        <w:rPr>
          <w:rFonts w:ascii="Arial" w:hAnsi="Arial" w:cs="Arial"/>
          <w:spacing w:val="-4"/>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dropping</w:t>
      </w:r>
      <w:r w:rsidRPr="001058B5">
        <w:rPr>
          <w:rFonts w:ascii="Arial" w:hAnsi="Arial" w:cs="Arial"/>
          <w:spacing w:val="-3"/>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can cause, the SQL statements REVOKE and DROP TYPE, by default, implement restricted semantics. This means that if the named type in either statement has table or type dependents,</w:t>
      </w:r>
      <w:r w:rsidRPr="001058B5">
        <w:rPr>
          <w:rFonts w:ascii="Arial" w:hAnsi="Arial" w:cs="Arial"/>
          <w:spacing w:val="-13"/>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error</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received</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cancels.</w:t>
      </w:r>
      <w:r w:rsidRPr="001058B5">
        <w:rPr>
          <w:rFonts w:ascii="Arial" w:hAnsi="Arial" w:cs="Arial"/>
          <w:spacing w:val="-12"/>
        </w:rPr>
        <w:t xml:space="preserve"> </w:t>
      </w:r>
      <w:r w:rsidRPr="001058B5">
        <w:rPr>
          <w:rFonts w:ascii="Arial" w:hAnsi="Arial" w:cs="Arial"/>
        </w:rPr>
        <w:t>However,</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FORCE clause for either statement is used, then the statement always succeeds. If there are depended-upon tables, then they are</w:t>
      </w:r>
      <w:r w:rsidRPr="001058B5">
        <w:rPr>
          <w:rFonts w:ascii="Arial" w:hAnsi="Arial" w:cs="Arial"/>
          <w:spacing w:val="-4"/>
        </w:rPr>
        <w:t xml:space="preserve"> </w:t>
      </w:r>
      <w:r w:rsidRPr="001058B5">
        <w:rPr>
          <w:rFonts w:ascii="Arial" w:hAnsi="Arial" w:cs="Arial"/>
        </w:rPr>
        <w:t>invalidated.</w:t>
      </w:r>
    </w:p>
    <w:p w14:paraId="2E70B631" w14:textId="77777777" w:rsidR="008C539B" w:rsidRPr="001058B5" w:rsidRDefault="00C12992">
      <w:pPr>
        <w:spacing w:before="207" w:line="244" w:lineRule="exact"/>
        <w:ind w:left="298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Reference </w:t>
      </w:r>
      <w:r w:rsidRPr="001058B5">
        <w:rPr>
          <w:rFonts w:ascii="Arial" w:hAnsi="Arial" w:cs="Arial"/>
          <w:sz w:val="20"/>
        </w:rPr>
        <w:t>for details about using the</w:t>
      </w:r>
    </w:p>
    <w:p w14:paraId="350A3D35" w14:textId="77777777" w:rsidR="008C539B" w:rsidRPr="001058B5" w:rsidRDefault="00C12992">
      <w:pPr>
        <w:pStyle w:val="BodyText"/>
        <w:spacing w:line="248" w:lineRule="exact"/>
        <w:ind w:left="2980"/>
        <w:rPr>
          <w:rFonts w:ascii="Arial" w:hAnsi="Arial" w:cs="Arial"/>
        </w:rPr>
      </w:pPr>
      <w:r w:rsidRPr="001058B5">
        <w:rPr>
          <w:rFonts w:ascii="Arial" w:hAnsi="Arial" w:cs="Arial"/>
        </w:rPr>
        <w:t>REVOKE, DROP</w:t>
      </w:r>
      <w:r w:rsidRPr="001058B5">
        <w:rPr>
          <w:rFonts w:ascii="Arial" w:hAnsi="Arial" w:cs="Arial"/>
          <w:spacing w:val="-75"/>
        </w:rPr>
        <w:t xml:space="preserve"> </w:t>
      </w:r>
      <w:r w:rsidRPr="001058B5">
        <w:rPr>
          <w:rFonts w:ascii="Arial" w:hAnsi="Arial" w:cs="Arial"/>
        </w:rPr>
        <w:t>TYPE, and FORCE</w:t>
      </w:r>
      <w:r w:rsidRPr="001058B5">
        <w:rPr>
          <w:rFonts w:ascii="Arial" w:hAnsi="Arial" w:cs="Arial"/>
          <w:spacing w:val="-81"/>
        </w:rPr>
        <w:t xml:space="preserve"> </w:t>
      </w:r>
      <w:r w:rsidRPr="001058B5">
        <w:rPr>
          <w:rFonts w:ascii="Arial" w:hAnsi="Arial" w:cs="Arial"/>
        </w:rPr>
        <w:t>clauses</w:t>
      </w:r>
    </w:p>
    <w:p w14:paraId="64DAF810" w14:textId="77777777" w:rsidR="008C539B" w:rsidRPr="001058B5" w:rsidRDefault="008C539B">
      <w:pPr>
        <w:pStyle w:val="BodyText"/>
        <w:spacing w:before="8"/>
        <w:rPr>
          <w:rFonts w:ascii="Arial" w:hAnsi="Arial" w:cs="Arial"/>
          <w:sz w:val="22"/>
        </w:rPr>
      </w:pPr>
    </w:p>
    <w:p w14:paraId="3F6B6789" w14:textId="77777777" w:rsidR="008C539B" w:rsidRPr="001058B5" w:rsidRDefault="00C12992">
      <w:pPr>
        <w:pStyle w:val="Heading3"/>
      </w:pPr>
      <w:bookmarkStart w:id="753" w:name="Granting_a_User_Privileges_and_Roles"/>
      <w:bookmarkStart w:id="754" w:name="_bookmark791"/>
      <w:bookmarkEnd w:id="753"/>
      <w:bookmarkEnd w:id="754"/>
      <w:r w:rsidRPr="001058B5">
        <w:rPr>
          <w:spacing w:val="-26"/>
        </w:rPr>
        <w:t xml:space="preserve">Granting </w:t>
      </w:r>
      <w:r w:rsidRPr="001058B5">
        <w:t xml:space="preserve">a </w:t>
      </w:r>
      <w:r w:rsidRPr="001058B5">
        <w:rPr>
          <w:spacing w:val="-27"/>
        </w:rPr>
        <w:t xml:space="preserve">User </w:t>
      </w:r>
      <w:r w:rsidRPr="001058B5">
        <w:rPr>
          <w:spacing w:val="-24"/>
        </w:rPr>
        <w:t xml:space="preserve">Privileges </w:t>
      </w:r>
      <w:r w:rsidRPr="001058B5">
        <w:rPr>
          <w:spacing w:val="-23"/>
        </w:rPr>
        <w:t xml:space="preserve">and </w:t>
      </w:r>
      <w:r w:rsidRPr="001058B5">
        <w:rPr>
          <w:spacing w:val="-32"/>
        </w:rPr>
        <w:t>Rol</w:t>
      </w:r>
      <w:bookmarkStart w:id="755" w:name="_bookmark792"/>
      <w:bookmarkEnd w:id="755"/>
      <w:r w:rsidRPr="001058B5">
        <w:rPr>
          <w:spacing w:val="-32"/>
        </w:rPr>
        <w:t>es</w:t>
      </w:r>
    </w:p>
    <w:p w14:paraId="166FD7ED"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5BBB5AD0"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793" w:history="1">
        <w:r w:rsidR="00C12992" w:rsidRPr="001058B5">
          <w:rPr>
            <w:rFonts w:ascii="Arial" w:hAnsi="Arial" w:cs="Arial"/>
            <w:color w:val="0000CC"/>
            <w:sz w:val="20"/>
          </w:rPr>
          <w:t>Granting System Privileges and Roles</w:t>
        </w:r>
      </w:hyperlink>
    </w:p>
    <w:p w14:paraId="3D97D4D9"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809" w:history="1">
        <w:r w:rsidR="00C12992" w:rsidRPr="001058B5">
          <w:rPr>
            <w:rFonts w:ascii="Arial" w:hAnsi="Arial" w:cs="Arial"/>
            <w:color w:val="0000CC"/>
            <w:sz w:val="20"/>
          </w:rPr>
          <w:t>Granting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04CD6945"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819" w:history="1">
        <w:r w:rsidR="00C12992" w:rsidRPr="001058B5">
          <w:rPr>
            <w:rFonts w:ascii="Arial" w:hAnsi="Arial" w:cs="Arial"/>
            <w:color w:val="0000CC"/>
            <w:sz w:val="20"/>
          </w:rPr>
          <w:t>Granting Privileges 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Columns</w:t>
        </w:r>
      </w:hyperlink>
    </w:p>
    <w:p w14:paraId="574C26C6" w14:textId="77777777" w:rsidR="008C539B" w:rsidRPr="001058B5" w:rsidRDefault="00C12992">
      <w:pPr>
        <w:pStyle w:val="BodyText"/>
        <w:spacing w:before="117" w:line="232" w:lineRule="auto"/>
        <w:ind w:left="2260" w:right="567"/>
        <w:rPr>
          <w:rFonts w:ascii="Arial" w:hAnsi="Arial" w:cs="Arial"/>
        </w:rPr>
      </w:pPr>
      <w:r w:rsidRPr="001058B5">
        <w:rPr>
          <w:rFonts w:ascii="Arial" w:hAnsi="Arial" w:cs="Arial"/>
        </w:rPr>
        <w:t>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also</w:t>
      </w:r>
      <w:r w:rsidRPr="001058B5">
        <w:rPr>
          <w:rFonts w:ascii="Arial" w:hAnsi="Arial" w:cs="Arial"/>
          <w:spacing w:val="-3"/>
        </w:rPr>
        <w:t xml:space="preserve"> </w:t>
      </w:r>
      <w:r w:rsidRPr="001058B5">
        <w:rPr>
          <w:rFonts w:ascii="Arial" w:hAnsi="Arial" w:cs="Arial"/>
        </w:rPr>
        <w:t>possible</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3"/>
        </w:rPr>
        <w:t xml:space="preserve"> </w:t>
      </w:r>
      <w:r w:rsidRPr="001058B5">
        <w:rPr>
          <w:rFonts w:ascii="Arial" w:hAnsi="Arial" w:cs="Arial"/>
        </w:rPr>
        <w:t>roles</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connected</w:t>
      </w:r>
      <w:r w:rsidRPr="001058B5">
        <w:rPr>
          <w:rFonts w:ascii="Arial" w:hAnsi="Arial" w:cs="Arial"/>
          <w:spacing w:val="-3"/>
        </w:rPr>
        <w:t xml:space="preserve"> </w:t>
      </w:r>
      <w:r w:rsidRPr="001058B5">
        <w:rPr>
          <w:rFonts w:ascii="Arial" w:hAnsi="Arial" w:cs="Arial"/>
        </w:rPr>
        <w:t>through</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middle</w:t>
      </w:r>
      <w:r w:rsidRPr="001058B5">
        <w:rPr>
          <w:rFonts w:ascii="Arial" w:hAnsi="Arial" w:cs="Arial"/>
          <w:spacing w:val="-3"/>
        </w:rPr>
        <w:t xml:space="preserve"> </w:t>
      </w:r>
      <w:r w:rsidRPr="001058B5">
        <w:rPr>
          <w:rFonts w:ascii="Arial" w:hAnsi="Arial" w:cs="Arial"/>
        </w:rPr>
        <w:t>tier</w:t>
      </w:r>
      <w:r w:rsidRPr="001058B5">
        <w:rPr>
          <w:rFonts w:ascii="Arial" w:hAnsi="Arial" w:cs="Arial"/>
          <w:spacing w:val="-3"/>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spacing w:val="-5"/>
        </w:rPr>
        <w:t xml:space="preserve">proxy. </w:t>
      </w:r>
      <w:r w:rsidRPr="001058B5">
        <w:rPr>
          <w:rFonts w:ascii="Arial" w:hAnsi="Arial" w:cs="Arial"/>
        </w:rPr>
        <w:t xml:space="preserve">This is discussed in </w:t>
      </w:r>
      <w:hyperlink w:anchor="_bookmark416" w:history="1">
        <w:r w:rsidRPr="001058B5">
          <w:rPr>
            <w:rFonts w:ascii="Arial" w:hAnsi="Arial" w:cs="Arial"/>
            <w:color w:val="0000CC"/>
          </w:rPr>
          <w:t xml:space="preserve">"Using a Middle </w:t>
        </w:r>
        <w:r w:rsidRPr="001058B5">
          <w:rPr>
            <w:rFonts w:ascii="Arial" w:hAnsi="Arial" w:cs="Arial"/>
            <w:color w:val="0000CC"/>
            <w:spacing w:val="-3"/>
          </w:rPr>
          <w:t xml:space="preserve">Tier </w:t>
        </w:r>
        <w:r w:rsidRPr="001058B5">
          <w:rPr>
            <w:rFonts w:ascii="Arial" w:hAnsi="Arial" w:cs="Arial"/>
            <w:color w:val="0000CC"/>
          </w:rPr>
          <w:t xml:space="preserve">Server for Proxy Authentication" </w:t>
        </w:r>
      </w:hyperlink>
      <w:hyperlink w:anchor="_bookmark416" w:history="1">
        <w:r w:rsidRPr="001058B5">
          <w:rPr>
            <w:rFonts w:ascii="Arial" w:hAnsi="Arial" w:cs="Arial"/>
          </w:rPr>
          <w:t>on</w:t>
        </w:r>
      </w:hyperlink>
      <w:r w:rsidRPr="001058B5">
        <w:rPr>
          <w:rFonts w:ascii="Arial" w:hAnsi="Arial" w:cs="Arial"/>
        </w:rPr>
        <w:t xml:space="preserve"> </w:t>
      </w:r>
      <w:hyperlink w:anchor="_bookmark41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3-36</w:t>
        </w:r>
      </w:hyperlink>
      <w:r w:rsidRPr="001058B5">
        <w:rPr>
          <w:rFonts w:ascii="Arial" w:hAnsi="Arial" w:cs="Arial"/>
        </w:rPr>
        <w:t>.</w:t>
      </w:r>
    </w:p>
    <w:p w14:paraId="1F78684D" w14:textId="77777777" w:rsidR="008C539B" w:rsidRPr="001058B5" w:rsidRDefault="008C539B">
      <w:pPr>
        <w:pStyle w:val="BodyText"/>
        <w:spacing w:before="6"/>
        <w:rPr>
          <w:rFonts w:ascii="Arial" w:hAnsi="Arial" w:cs="Arial"/>
          <w:sz w:val="25"/>
        </w:rPr>
      </w:pPr>
    </w:p>
    <w:p w14:paraId="69461ACD" w14:textId="77777777" w:rsidR="008C539B" w:rsidRPr="001058B5" w:rsidRDefault="00C12992">
      <w:pPr>
        <w:pStyle w:val="Heading4"/>
      </w:pPr>
      <w:bookmarkStart w:id="756" w:name="Granting_System_Privileges_and_Roles"/>
      <w:bookmarkStart w:id="757" w:name="_bookmark793"/>
      <w:bookmarkStart w:id="758" w:name="_bookmark794"/>
      <w:bookmarkEnd w:id="756"/>
      <w:bookmarkEnd w:id="757"/>
      <w:bookmarkEnd w:id="758"/>
      <w:r w:rsidRPr="001058B5">
        <w:t>Granting SystemPrivileges and Roles</w:t>
      </w:r>
    </w:p>
    <w:p w14:paraId="417F1997" w14:textId="77777777" w:rsidR="008C539B" w:rsidRPr="001058B5" w:rsidRDefault="00C12992">
      <w:pPr>
        <w:pStyle w:val="BodyText"/>
        <w:spacing w:before="84" w:line="228" w:lineRule="auto"/>
        <w:ind w:left="2260" w:right="109" w:hanging="1"/>
        <w:rPr>
          <w:rFonts w:ascii="Arial" w:hAnsi="Arial" w:cs="Arial"/>
        </w:rPr>
      </w:pPr>
      <w:r w:rsidRPr="001058B5">
        <w:rPr>
          <w:rFonts w:ascii="Arial" w:hAnsi="Arial" w:cs="Arial"/>
          <w:spacing w:val="-6"/>
        </w:rPr>
        <w:t xml:space="preserve">You </w:t>
      </w:r>
      <w:bookmarkStart w:id="759" w:name="_bookmark795"/>
      <w:bookmarkEnd w:id="759"/>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SQL statement to grant system privileges and roles to users and roles. The following privileges are required:</w:t>
      </w:r>
    </w:p>
    <w:p w14:paraId="44059E02" w14:textId="77777777" w:rsidR="008C539B" w:rsidRPr="001058B5" w:rsidRDefault="00C12992" w:rsidP="006F7931">
      <w:pPr>
        <w:pStyle w:val="ListParagraph"/>
        <w:numPr>
          <w:ilvl w:val="2"/>
          <w:numId w:val="137"/>
        </w:numPr>
        <w:tabs>
          <w:tab w:val="left" w:pos="2620"/>
        </w:tabs>
        <w:spacing w:before="115" w:line="244" w:lineRule="exact"/>
        <w:rPr>
          <w:rFonts w:ascii="Arial" w:hAnsi="Arial" w:cs="Arial"/>
          <w:sz w:val="20"/>
        </w:rPr>
      </w:pPr>
      <w:r w:rsidRPr="001058B5">
        <w:rPr>
          <w:rFonts w:ascii="Arial" w:hAnsi="Arial" w:cs="Arial"/>
          <w:spacing w:val="-9"/>
          <w:sz w:val="20"/>
        </w:rPr>
        <w:t xml:space="preserve">To </w:t>
      </w:r>
      <w:r w:rsidRPr="001058B5">
        <w:rPr>
          <w:rFonts w:ascii="Arial" w:hAnsi="Arial" w:cs="Arial"/>
          <w:sz w:val="20"/>
        </w:rPr>
        <w:t>grant a system privilege, a user must be granted the system privilege with</w:t>
      </w:r>
      <w:r w:rsidRPr="001058B5">
        <w:rPr>
          <w:rFonts w:ascii="Arial" w:hAnsi="Arial" w:cs="Arial"/>
          <w:spacing w:val="-18"/>
          <w:sz w:val="20"/>
        </w:rPr>
        <w:t xml:space="preserve"> </w:t>
      </w:r>
      <w:r w:rsidRPr="001058B5">
        <w:rPr>
          <w:rFonts w:ascii="Arial" w:hAnsi="Arial" w:cs="Arial"/>
          <w:sz w:val="20"/>
        </w:rPr>
        <w:t>the</w:t>
      </w:r>
    </w:p>
    <w:p w14:paraId="268B78A3" w14:textId="77777777" w:rsidR="008C539B" w:rsidRPr="001058B5" w:rsidRDefault="00C12992">
      <w:pPr>
        <w:pStyle w:val="BodyText"/>
        <w:spacing w:line="248" w:lineRule="exact"/>
        <w:ind w:left="2620"/>
        <w:rPr>
          <w:rFonts w:ascii="Arial" w:hAnsi="Arial" w:cs="Arial"/>
        </w:rPr>
      </w:pPr>
      <w:r w:rsidRPr="001058B5">
        <w:rPr>
          <w:rFonts w:ascii="Arial" w:hAnsi="Arial" w:cs="Arial"/>
        </w:rPr>
        <w:t>ADMIN</w:t>
      </w:r>
      <w:r w:rsidRPr="001058B5">
        <w:rPr>
          <w:rFonts w:ascii="Arial" w:hAnsi="Arial" w:cs="Arial"/>
          <w:spacing w:val="-91"/>
        </w:rPr>
        <w:t xml:space="preserve"> </w:t>
      </w:r>
      <w:r w:rsidRPr="001058B5">
        <w:rPr>
          <w:rFonts w:ascii="Arial" w:hAnsi="Arial" w:cs="Arial"/>
        </w:rPr>
        <w:t>option or must be granted the GRANT ANY PRIVILEGE</w:t>
      </w:r>
      <w:r w:rsidRPr="001058B5">
        <w:rPr>
          <w:rFonts w:ascii="Arial" w:hAnsi="Arial" w:cs="Arial"/>
          <w:spacing w:val="-90"/>
        </w:rPr>
        <w:t xml:space="preserve"> </w:t>
      </w:r>
      <w:r w:rsidRPr="001058B5">
        <w:rPr>
          <w:rFonts w:ascii="Arial" w:hAnsi="Arial" w:cs="Arial"/>
        </w:rPr>
        <w:t>system privilege.</w:t>
      </w:r>
    </w:p>
    <w:p w14:paraId="4F9FCABF" w14:textId="77777777" w:rsidR="008C539B" w:rsidRPr="001058B5" w:rsidRDefault="00C12992" w:rsidP="006F7931">
      <w:pPr>
        <w:pStyle w:val="ListParagraph"/>
        <w:numPr>
          <w:ilvl w:val="2"/>
          <w:numId w:val="137"/>
        </w:numPr>
        <w:tabs>
          <w:tab w:val="left" w:pos="2620"/>
        </w:tabs>
        <w:spacing w:before="117" w:line="228" w:lineRule="auto"/>
        <w:ind w:right="730"/>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granted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ADMIN</w:t>
      </w:r>
      <w:r w:rsidRPr="001058B5">
        <w:rPr>
          <w:rFonts w:ascii="Arial" w:hAnsi="Arial" w:cs="Arial"/>
          <w:spacing w:val="-83"/>
          <w:sz w:val="20"/>
        </w:rPr>
        <w:t xml:space="preserve"> </w:t>
      </w:r>
      <w:r w:rsidRPr="001058B5">
        <w:rPr>
          <w:rFonts w:ascii="Arial" w:hAnsi="Arial" w:cs="Arial"/>
          <w:sz w:val="20"/>
        </w:rPr>
        <w:t>option</w:t>
      </w:r>
      <w:r w:rsidRPr="001058B5">
        <w:rPr>
          <w:rFonts w:ascii="Arial" w:hAnsi="Arial" w:cs="Arial"/>
          <w:spacing w:val="-8"/>
          <w:sz w:val="20"/>
        </w:rPr>
        <w:t xml:space="preserve"> </w:t>
      </w:r>
      <w:r w:rsidRPr="001058B5">
        <w:rPr>
          <w:rFonts w:ascii="Arial" w:hAnsi="Arial" w:cs="Arial"/>
          <w:sz w:val="20"/>
        </w:rPr>
        <w:t>or</w:t>
      </w:r>
      <w:r w:rsidRPr="001058B5">
        <w:rPr>
          <w:rFonts w:ascii="Arial" w:hAnsi="Arial" w:cs="Arial"/>
          <w:spacing w:val="-7"/>
          <w:sz w:val="20"/>
        </w:rPr>
        <w:t xml:space="preserve"> </w:t>
      </w:r>
      <w:r w:rsidRPr="001058B5">
        <w:rPr>
          <w:rFonts w:ascii="Arial" w:hAnsi="Arial" w:cs="Arial"/>
          <w:sz w:val="20"/>
        </w:rPr>
        <w:t>was granted</w:t>
      </w:r>
      <w:r w:rsidRPr="001058B5">
        <w:rPr>
          <w:rFonts w:ascii="Arial" w:hAnsi="Arial" w:cs="Arial"/>
          <w:spacing w:val="-4"/>
          <w:sz w:val="20"/>
        </w:rPr>
        <w:t xml:space="preserve"> </w:t>
      </w:r>
      <w:bookmarkStart w:id="760" w:name="_bookmark796"/>
      <w:bookmarkEnd w:id="760"/>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25"/>
          <w:sz w:val="20"/>
        </w:rPr>
        <w:t xml:space="preserve"> </w:t>
      </w:r>
      <w:r w:rsidRPr="001058B5">
        <w:rPr>
          <w:rFonts w:ascii="Arial" w:hAnsi="Arial" w:cs="Arial"/>
          <w:sz w:val="20"/>
        </w:rPr>
        <w:t>ANY</w:t>
      </w:r>
      <w:r w:rsidRPr="001058B5">
        <w:rPr>
          <w:rFonts w:ascii="Arial" w:hAnsi="Arial" w:cs="Arial"/>
          <w:spacing w:val="-25"/>
          <w:sz w:val="20"/>
        </w:rPr>
        <w:t xml:space="preserve"> </w:t>
      </w:r>
      <w:r w:rsidRPr="001058B5">
        <w:rPr>
          <w:rFonts w:ascii="Arial" w:hAnsi="Arial" w:cs="Arial"/>
          <w:sz w:val="20"/>
        </w:rPr>
        <w:t>ROLE</w:t>
      </w:r>
      <w:r w:rsidRPr="001058B5">
        <w:rPr>
          <w:rFonts w:ascii="Arial" w:hAnsi="Arial" w:cs="Arial"/>
          <w:spacing w:val="-81"/>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p>
    <w:p w14:paraId="4031F0CE" w14:textId="77777777" w:rsidR="008C539B" w:rsidRPr="001058B5" w:rsidRDefault="008D1AB8">
      <w:pPr>
        <w:pStyle w:val="BodyText"/>
        <w:spacing w:before="121" w:line="228" w:lineRule="auto"/>
        <w:ind w:left="2260" w:right="185"/>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30"/>
          </w:rPr>
          <w:t xml:space="preserve"> </w:t>
        </w:r>
        <w:r w:rsidR="00C12992" w:rsidRPr="001058B5">
          <w:rPr>
            <w:rFonts w:ascii="Arial" w:hAnsi="Arial" w:cs="Arial"/>
            <w:color w:val="0000CC"/>
            <w:spacing w:val="-3"/>
          </w:rPr>
          <w:t>4–11</w:t>
        </w:r>
        <w:r w:rsidR="00C12992" w:rsidRPr="001058B5">
          <w:rPr>
            <w:rFonts w:ascii="Arial" w:hAnsi="Arial" w:cs="Arial"/>
            <w:color w:val="0000CC"/>
            <w:spacing w:val="-30"/>
          </w:rPr>
          <w:t xml:space="preserve"> </w:t>
        </w:r>
      </w:hyperlink>
      <w:r w:rsidR="00C12992" w:rsidRPr="001058B5">
        <w:rPr>
          <w:rFonts w:ascii="Arial" w:hAnsi="Arial" w:cs="Arial"/>
        </w:rPr>
        <w:t>grants</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system</w:t>
      </w:r>
      <w:r w:rsidR="00C12992" w:rsidRPr="001058B5">
        <w:rPr>
          <w:rFonts w:ascii="Arial" w:hAnsi="Arial" w:cs="Arial"/>
          <w:spacing w:val="-30"/>
        </w:rPr>
        <w:t xml:space="preserve"> </w:t>
      </w:r>
      <w:r w:rsidR="00C12992" w:rsidRPr="001058B5">
        <w:rPr>
          <w:rFonts w:ascii="Arial" w:hAnsi="Arial" w:cs="Arial"/>
        </w:rPr>
        <w:t>privilege</w:t>
      </w:r>
      <w:r w:rsidR="00C12992" w:rsidRPr="001058B5">
        <w:rPr>
          <w:rFonts w:ascii="Arial" w:hAnsi="Arial" w:cs="Arial"/>
          <w:spacing w:val="-30"/>
        </w:rPr>
        <w:t xml:space="preserve"> </w:t>
      </w:r>
      <w:r w:rsidR="00C12992" w:rsidRPr="001058B5">
        <w:rPr>
          <w:rFonts w:ascii="Arial" w:hAnsi="Arial" w:cs="Arial"/>
        </w:rPr>
        <w:t>CREATE</w:t>
      </w:r>
      <w:r w:rsidR="00C12992" w:rsidRPr="001058B5">
        <w:rPr>
          <w:rFonts w:ascii="Arial" w:hAnsi="Arial" w:cs="Arial"/>
          <w:spacing w:val="-78"/>
        </w:rPr>
        <w:t xml:space="preserve"> </w:t>
      </w:r>
      <w:r w:rsidR="00C12992" w:rsidRPr="001058B5">
        <w:rPr>
          <w:rFonts w:ascii="Arial" w:hAnsi="Arial" w:cs="Arial"/>
        </w:rPr>
        <w:t>SESSION</w:t>
      </w:r>
      <w:r w:rsidR="00C12992" w:rsidRPr="001058B5">
        <w:rPr>
          <w:rFonts w:ascii="Arial" w:hAnsi="Arial" w:cs="Arial"/>
          <w:spacing w:val="-103"/>
        </w:rPr>
        <w:t xml:space="preserve"> </w:t>
      </w:r>
      <w:r w:rsidR="00C12992" w:rsidRPr="001058B5">
        <w:rPr>
          <w:rFonts w:ascii="Arial" w:hAnsi="Arial" w:cs="Arial"/>
        </w:rPr>
        <w:t>and</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accts_pay</w:t>
      </w:r>
      <w:r w:rsidR="00C12992" w:rsidRPr="001058B5">
        <w:rPr>
          <w:rFonts w:ascii="Arial" w:hAnsi="Arial" w:cs="Arial"/>
          <w:spacing w:val="-103"/>
        </w:rPr>
        <w:t xml:space="preserve"> </w:t>
      </w:r>
      <w:r w:rsidR="00C12992" w:rsidRPr="001058B5">
        <w:rPr>
          <w:rFonts w:ascii="Arial" w:hAnsi="Arial" w:cs="Arial"/>
        </w:rPr>
        <w:t>role</w:t>
      </w:r>
      <w:r w:rsidR="00C12992" w:rsidRPr="001058B5">
        <w:rPr>
          <w:rFonts w:ascii="Arial" w:hAnsi="Arial" w:cs="Arial"/>
          <w:spacing w:val="-30"/>
        </w:rPr>
        <w:t xml:space="preserve"> </w:t>
      </w:r>
      <w:r w:rsidR="00C12992" w:rsidRPr="001058B5">
        <w:rPr>
          <w:rFonts w:ascii="Arial" w:hAnsi="Arial" w:cs="Arial"/>
        </w:rPr>
        <w:t>to the user</w:t>
      </w:r>
      <w:r w:rsidR="00C12992" w:rsidRPr="001058B5">
        <w:rPr>
          <w:rFonts w:ascii="Arial" w:hAnsi="Arial" w:cs="Arial"/>
          <w:spacing w:val="-2"/>
        </w:rPr>
        <w:t xml:space="preserve"> </w:t>
      </w:r>
      <w:r w:rsidR="00C12992" w:rsidRPr="001058B5">
        <w:rPr>
          <w:rFonts w:ascii="Arial" w:hAnsi="Arial" w:cs="Arial"/>
        </w:rPr>
        <w:t>jward.</w:t>
      </w:r>
    </w:p>
    <w:p w14:paraId="56EFEC7F" w14:textId="77777777" w:rsidR="008C539B" w:rsidRPr="001058B5" w:rsidRDefault="008C539B">
      <w:pPr>
        <w:pStyle w:val="BodyText"/>
        <w:spacing w:before="10"/>
        <w:rPr>
          <w:rFonts w:ascii="Arial" w:hAnsi="Arial" w:cs="Arial"/>
          <w:sz w:val="25"/>
        </w:rPr>
      </w:pPr>
    </w:p>
    <w:p w14:paraId="4D509FEC" w14:textId="77777777" w:rsidR="008C539B" w:rsidRPr="001058B5" w:rsidRDefault="00C12992">
      <w:pPr>
        <w:spacing w:before="1"/>
        <w:ind w:left="2260"/>
        <w:rPr>
          <w:rFonts w:ascii="Arial" w:hAnsi="Arial" w:cs="Arial"/>
          <w:b/>
          <w:i/>
          <w:sz w:val="18"/>
        </w:rPr>
      </w:pPr>
      <w:bookmarkStart w:id="761" w:name="_bookmark797"/>
      <w:bookmarkEnd w:id="761"/>
      <w:r w:rsidRPr="001058B5">
        <w:rPr>
          <w:rFonts w:ascii="Arial" w:hAnsi="Arial" w:cs="Arial"/>
          <w:b/>
          <w:i/>
          <w:sz w:val="18"/>
        </w:rPr>
        <w:t>Example 4–11 Granting a System Privilege and a Role to a User</w:t>
      </w:r>
    </w:p>
    <w:p w14:paraId="29140E22"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CREATE SESSION, accts_pay TO jward;</w:t>
      </w:r>
    </w:p>
    <w:p w14:paraId="016EE953" w14:textId="77777777" w:rsidR="008C539B" w:rsidRPr="001058B5" w:rsidRDefault="008C539B">
      <w:pPr>
        <w:pStyle w:val="BodyText"/>
        <w:spacing w:before="2"/>
        <w:rPr>
          <w:rFonts w:ascii="Arial" w:hAnsi="Arial" w:cs="Arial"/>
          <w:sz w:val="18"/>
        </w:rPr>
      </w:pPr>
    </w:p>
    <w:p w14:paraId="16F9C6C2" w14:textId="77777777" w:rsidR="008C539B" w:rsidRPr="001058B5" w:rsidRDefault="008D1AB8">
      <w:pPr>
        <w:pStyle w:val="BodyText"/>
        <w:spacing w:line="246" w:lineRule="exact"/>
        <w:ind w:left="2260"/>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spacing w:val="-3"/>
          </w:rPr>
          <w:t>4–11</w:t>
        </w:r>
        <w:bookmarkStart w:id="762" w:name="_bookmark798"/>
        <w:bookmarkEnd w:id="762"/>
        <w:r w:rsidR="00C12992" w:rsidRPr="001058B5">
          <w:rPr>
            <w:rFonts w:ascii="Arial" w:hAnsi="Arial" w:cs="Arial"/>
            <w:color w:val="0000CC"/>
            <w:spacing w:val="-18"/>
          </w:rPr>
          <w:t xml:space="preserve"> </w:t>
        </w:r>
      </w:hyperlink>
      <w:r w:rsidR="00C12992" w:rsidRPr="001058B5">
        <w:rPr>
          <w:rFonts w:ascii="Arial" w:hAnsi="Arial" w:cs="Arial"/>
        </w:rPr>
        <w:t>grants</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7"/>
        </w:rPr>
        <w:t xml:space="preserve"> </w:t>
      </w:r>
      <w:r w:rsidR="00C12992" w:rsidRPr="001058B5">
        <w:rPr>
          <w:rFonts w:ascii="Arial" w:hAnsi="Arial" w:cs="Arial"/>
        </w:rPr>
        <w:t>EXECUTE</w:t>
      </w:r>
      <w:r w:rsidR="00C12992" w:rsidRPr="001058B5">
        <w:rPr>
          <w:rFonts w:ascii="Arial" w:hAnsi="Arial" w:cs="Arial"/>
          <w:spacing w:val="-92"/>
        </w:rPr>
        <w:t xml:space="preserve"> </w:t>
      </w:r>
      <w:r w:rsidR="00C12992" w:rsidRPr="001058B5">
        <w:rPr>
          <w:rFonts w:ascii="Arial" w:hAnsi="Arial" w:cs="Arial"/>
        </w:rPr>
        <w:t>privilege</w:t>
      </w:r>
      <w:r w:rsidR="00C12992" w:rsidRPr="001058B5">
        <w:rPr>
          <w:rFonts w:ascii="Arial" w:hAnsi="Arial" w:cs="Arial"/>
          <w:spacing w:val="-18"/>
        </w:rPr>
        <w:t xml:space="preserve"> </w:t>
      </w:r>
      <w:r w:rsidR="00C12992" w:rsidRPr="001058B5">
        <w:rPr>
          <w:rFonts w:ascii="Arial" w:hAnsi="Arial" w:cs="Arial"/>
        </w:rPr>
        <w:t>on</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exec_dir</w:t>
      </w:r>
      <w:r w:rsidR="00C12992" w:rsidRPr="001058B5">
        <w:rPr>
          <w:rFonts w:ascii="Arial" w:hAnsi="Arial" w:cs="Arial"/>
          <w:spacing w:val="-92"/>
        </w:rPr>
        <w:t xml:space="preserve"> </w:t>
      </w:r>
      <w:r w:rsidR="00C12992" w:rsidRPr="001058B5">
        <w:rPr>
          <w:rFonts w:ascii="Arial" w:hAnsi="Arial" w:cs="Arial"/>
        </w:rPr>
        <w:t>directory</w:t>
      </w:r>
      <w:r w:rsidR="00C12992" w:rsidRPr="001058B5">
        <w:rPr>
          <w:rFonts w:ascii="Arial" w:hAnsi="Arial" w:cs="Arial"/>
          <w:spacing w:val="-17"/>
        </w:rPr>
        <w:t xml:space="preserve"> </w:t>
      </w:r>
      <w:r w:rsidR="00C12992" w:rsidRPr="001058B5">
        <w:rPr>
          <w:rFonts w:ascii="Arial" w:hAnsi="Arial" w:cs="Arial"/>
        </w:rPr>
        <w:t>object</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user</w:t>
      </w:r>
    </w:p>
    <w:p w14:paraId="074ABD66" w14:textId="77777777" w:rsidR="008C539B" w:rsidRPr="001058B5" w:rsidRDefault="00C12992">
      <w:pPr>
        <w:pStyle w:val="BodyText"/>
        <w:spacing w:line="246" w:lineRule="exact"/>
        <w:ind w:left="2260"/>
        <w:rPr>
          <w:rFonts w:ascii="Arial" w:hAnsi="Arial" w:cs="Arial"/>
        </w:rPr>
      </w:pPr>
      <w:r w:rsidRPr="001058B5">
        <w:rPr>
          <w:rFonts w:ascii="Arial" w:hAnsi="Arial" w:cs="Arial"/>
        </w:rPr>
        <w:t>jward.</w:t>
      </w:r>
    </w:p>
    <w:p w14:paraId="5950A485" w14:textId="77777777" w:rsidR="008C539B" w:rsidRPr="001058B5" w:rsidRDefault="008C539B">
      <w:pPr>
        <w:pStyle w:val="BodyText"/>
        <w:spacing w:before="7"/>
        <w:rPr>
          <w:rFonts w:ascii="Arial" w:hAnsi="Arial" w:cs="Arial"/>
          <w:sz w:val="25"/>
        </w:rPr>
      </w:pPr>
    </w:p>
    <w:p w14:paraId="05C455D4" w14:textId="77777777" w:rsidR="008C539B" w:rsidRPr="001058B5" w:rsidRDefault="00C12992">
      <w:pPr>
        <w:spacing w:before="1"/>
        <w:ind w:left="2260"/>
        <w:rPr>
          <w:rFonts w:ascii="Arial" w:hAnsi="Arial" w:cs="Arial"/>
          <w:b/>
          <w:i/>
          <w:sz w:val="18"/>
        </w:rPr>
      </w:pPr>
      <w:bookmarkStart w:id="763" w:name="_bookmark799"/>
      <w:bookmarkEnd w:id="763"/>
      <w:r w:rsidRPr="001058B5">
        <w:rPr>
          <w:rFonts w:ascii="Arial" w:hAnsi="Arial" w:cs="Arial"/>
          <w:b/>
          <w:i/>
          <w:sz w:val="18"/>
        </w:rPr>
        <w:t>Example 4–12 Granting the EXECUTE Privilege on a Directory Object</w:t>
      </w:r>
    </w:p>
    <w:p w14:paraId="581D572B"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EXECUTE ON DIRECTORY exec_dir TO jward;</w:t>
      </w:r>
    </w:p>
    <w:p w14:paraId="78A5EC74" w14:textId="77777777" w:rsidR="008C539B" w:rsidRPr="001058B5" w:rsidRDefault="008D1AB8">
      <w:pPr>
        <w:pStyle w:val="BodyText"/>
        <w:spacing w:before="6"/>
        <w:rPr>
          <w:rFonts w:ascii="Arial" w:hAnsi="Arial" w:cs="Arial"/>
          <w:sz w:val="19"/>
        </w:rPr>
      </w:pPr>
      <w:r>
        <w:rPr>
          <w:rFonts w:ascii="Arial" w:hAnsi="Arial" w:cs="Arial"/>
        </w:rPr>
        <w:pict w14:anchorId="107192A9">
          <v:group id="_x0000_s1439" style="position:absolute;margin-left:204pt;margin-top:13.05pt;width:300pt;height:2.5pt;z-index:3184;mso-wrap-distance-left:0;mso-wrap-distance-right:0;mso-position-horizontal-relative:page" coordorigin="4080,261" coordsize="6000,50">
            <v:line id="_x0000_s1441" style="position:absolute" from="4080,264" to="10080,264" strokeweight=".24pt"/>
            <v:line id="_x0000_s1440" style="position:absolute" from="4080,308" to="10080,308" strokeweight=".24pt"/>
            <w10:wrap type="topAndBottom" anchorx="page"/>
          </v:group>
        </w:pict>
      </w:r>
    </w:p>
    <w:p w14:paraId="106D0432" w14:textId="77777777" w:rsidR="008C539B" w:rsidRPr="001058B5" w:rsidRDefault="00C12992">
      <w:pPr>
        <w:pStyle w:val="BodyText"/>
        <w:spacing w:before="26" w:after="101" w:line="232" w:lineRule="auto"/>
        <w:ind w:left="2980" w:right="1456" w:hanging="1"/>
        <w:rPr>
          <w:rFonts w:ascii="Arial" w:hAnsi="Arial" w:cs="Arial"/>
        </w:rPr>
      </w:pPr>
      <w:r w:rsidRPr="001058B5">
        <w:rPr>
          <w:rFonts w:ascii="Arial" w:hAnsi="Arial" w:cs="Arial"/>
          <w:b/>
          <w:sz w:val="19"/>
        </w:rPr>
        <w:t xml:space="preserve">Note: </w:t>
      </w:r>
      <w:r w:rsidRPr="001058B5">
        <w:rPr>
          <w:rFonts w:ascii="Arial" w:hAnsi="Arial" w:cs="Arial"/>
        </w:rPr>
        <w:t>Object privileges cannot be granted along with system privileges and roles in the same GRANT</w:t>
      </w:r>
      <w:r w:rsidRPr="001058B5">
        <w:rPr>
          <w:rFonts w:ascii="Arial" w:hAnsi="Arial" w:cs="Arial"/>
          <w:spacing w:val="-106"/>
        </w:rPr>
        <w:t xml:space="preserve"> </w:t>
      </w:r>
      <w:r w:rsidRPr="001058B5">
        <w:rPr>
          <w:rFonts w:ascii="Arial" w:hAnsi="Arial" w:cs="Arial"/>
        </w:rPr>
        <w:t>statement.</w:t>
      </w:r>
    </w:p>
    <w:p w14:paraId="4146B4ED" w14:textId="219E1878" w:rsidR="008C539B" w:rsidRPr="001058B5" w:rsidRDefault="008D1AB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4C737136">
          <v:group id="_x0000_s1436" style="width:300pt;height:2.55pt;mso-position-horizontal-relative:char;mso-position-vertical-relative:line" coordsize="6000,51">
            <v:line id="_x0000_s1438" style="position:absolute" from="0,2" to="6000,2" strokeweight=".24pt"/>
            <v:line id="_x0000_s1437" style="position:absolute" from="0,48" to="6000,48" strokeweight=".24pt"/>
            <w10:anchorlock/>
          </v:group>
        </w:pict>
      </w:r>
    </w:p>
    <w:p w14:paraId="5097BBDE" w14:textId="77777777" w:rsidR="008C539B" w:rsidRPr="001058B5" w:rsidRDefault="008C539B">
      <w:pPr>
        <w:spacing w:line="51" w:lineRule="exact"/>
        <w:rPr>
          <w:rFonts w:ascii="Arial" w:hAnsi="Arial" w:cs="Arial"/>
          <w:sz w:val="5"/>
        </w:rPr>
        <w:sectPr w:rsidR="008C539B" w:rsidRPr="001058B5">
          <w:headerReference w:type="even" r:id="rId108"/>
          <w:headerReference w:type="default" r:id="rId109"/>
          <w:pgSz w:w="12240" w:h="15840"/>
          <w:pgMar w:top="840" w:right="1060" w:bottom="860" w:left="1100" w:header="549" w:footer="663" w:gutter="0"/>
          <w:cols w:space="720"/>
        </w:sectPr>
      </w:pPr>
    </w:p>
    <w:p w14:paraId="680F1055" w14:textId="77777777" w:rsidR="008C539B" w:rsidRPr="001058B5" w:rsidRDefault="008C539B">
      <w:pPr>
        <w:pStyle w:val="BodyText"/>
        <w:spacing w:before="2"/>
        <w:rPr>
          <w:rFonts w:ascii="Arial" w:hAnsi="Arial" w:cs="Arial"/>
          <w:sz w:val="24"/>
        </w:rPr>
      </w:pPr>
    </w:p>
    <w:p w14:paraId="24F2812B" w14:textId="77777777" w:rsidR="008C539B" w:rsidRPr="001058B5" w:rsidRDefault="00C12992">
      <w:pPr>
        <w:pStyle w:val="Heading6"/>
        <w:spacing w:before="105"/>
        <w:ind w:left="1660"/>
      </w:pPr>
      <w:bookmarkStart w:id="764" w:name="Granting_the_ADMIN_Option"/>
      <w:bookmarkStart w:id="765" w:name="_bookmark800"/>
      <w:bookmarkEnd w:id="764"/>
      <w:bookmarkEnd w:id="765"/>
      <w:r w:rsidRPr="001058B5">
        <w:t>G</w:t>
      </w:r>
      <w:bookmarkStart w:id="766" w:name="_bookmark801"/>
      <w:bookmarkEnd w:id="766"/>
      <w:r w:rsidRPr="001058B5">
        <w:t>rant</w:t>
      </w:r>
      <w:bookmarkStart w:id="767" w:name="_bookmark802"/>
      <w:bookmarkEnd w:id="767"/>
      <w:r w:rsidRPr="001058B5">
        <w:t>ing the ADMIN Option</w:t>
      </w:r>
    </w:p>
    <w:p w14:paraId="065224D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WITH</w:t>
      </w:r>
      <w:r w:rsidRPr="001058B5">
        <w:rPr>
          <w:rFonts w:ascii="Arial" w:hAnsi="Arial" w:cs="Arial"/>
          <w:spacing w:val="-49"/>
        </w:rPr>
        <w:t xml:space="preserve"> </w:t>
      </w:r>
      <w:r w:rsidRPr="001058B5">
        <w:rPr>
          <w:rFonts w:ascii="Arial" w:hAnsi="Arial" w:cs="Arial"/>
        </w:rPr>
        <w:t>ADMIN</w:t>
      </w:r>
      <w:r w:rsidRPr="001058B5">
        <w:rPr>
          <w:rFonts w:ascii="Arial" w:hAnsi="Arial" w:cs="Arial"/>
          <w:spacing w:val="-49"/>
        </w:rPr>
        <w:t xml:space="preserve"> </w:t>
      </w:r>
      <w:r w:rsidRPr="001058B5">
        <w:rPr>
          <w:rFonts w:ascii="Arial" w:hAnsi="Arial" w:cs="Arial"/>
        </w:rPr>
        <w:t>OPTION</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 user or role, then the privilege grant has the following expanded</w:t>
      </w:r>
      <w:r w:rsidRPr="001058B5">
        <w:rPr>
          <w:rFonts w:ascii="Arial" w:hAnsi="Arial" w:cs="Arial"/>
          <w:spacing w:val="-21"/>
        </w:rPr>
        <w:t xml:space="preserve"> </w:t>
      </w:r>
      <w:r w:rsidRPr="001058B5">
        <w:rPr>
          <w:rFonts w:ascii="Arial" w:hAnsi="Arial" w:cs="Arial"/>
        </w:rPr>
        <w:t>capabilities:</w:t>
      </w:r>
    </w:p>
    <w:p w14:paraId="185D0EC0" w14:textId="77777777" w:rsidR="008C539B" w:rsidRPr="001058B5" w:rsidRDefault="00C12992" w:rsidP="006F7931">
      <w:pPr>
        <w:pStyle w:val="ListParagraph"/>
        <w:numPr>
          <w:ilvl w:val="1"/>
          <w:numId w:val="137"/>
        </w:numPr>
        <w:tabs>
          <w:tab w:val="left" w:pos="2020"/>
        </w:tabs>
        <w:spacing w:before="121" w:line="232" w:lineRule="auto"/>
        <w:ind w:right="949"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3"/>
          <w:sz w:val="20"/>
        </w:rPr>
        <w:t xml:space="preserve"> </w:t>
      </w:r>
      <w:r w:rsidRPr="001058B5">
        <w:rPr>
          <w:rFonts w:ascii="Arial" w:hAnsi="Arial" w:cs="Arial"/>
          <w:sz w:val="20"/>
        </w:rPr>
        <w:t>other user or role in the database. Users cannot revoke a role from</w:t>
      </w:r>
      <w:r w:rsidRPr="001058B5">
        <w:rPr>
          <w:rFonts w:ascii="Arial" w:hAnsi="Arial" w:cs="Arial"/>
          <w:spacing w:val="-27"/>
          <w:sz w:val="20"/>
        </w:rPr>
        <w:t xml:space="preserve"> </w:t>
      </w:r>
      <w:r w:rsidRPr="001058B5">
        <w:rPr>
          <w:rFonts w:ascii="Arial" w:hAnsi="Arial" w:cs="Arial"/>
          <w:sz w:val="20"/>
        </w:rPr>
        <w:t>themselves.</w:t>
      </w:r>
    </w:p>
    <w:p w14:paraId="450B94C5"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with</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w:t>
      </w:r>
      <w:r w:rsidRPr="001058B5">
        <w:rPr>
          <w:rFonts w:ascii="Arial" w:hAnsi="Arial" w:cs="Arial"/>
          <w:spacing w:val="-80"/>
          <w:sz w:val="20"/>
        </w:rPr>
        <w:t xml:space="preserve"> </w:t>
      </w:r>
      <w:r w:rsidRPr="001058B5">
        <w:rPr>
          <w:rFonts w:ascii="Arial" w:hAnsi="Arial" w:cs="Arial"/>
          <w:sz w:val="20"/>
        </w:rPr>
        <w:t>option.</w:t>
      </w:r>
    </w:p>
    <w:p w14:paraId="68572C2B" w14:textId="77777777"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 xml:space="preserve">The </w:t>
      </w:r>
      <w:bookmarkStart w:id="768" w:name="_bookmark803"/>
      <w:bookmarkEnd w:id="768"/>
      <w:r w:rsidRPr="001058B5">
        <w:rPr>
          <w:rFonts w:ascii="Arial" w:hAnsi="Arial" w:cs="Arial"/>
          <w:sz w:val="20"/>
        </w:rPr>
        <w:t>grantee of a role can alter or drop the</w:t>
      </w:r>
      <w:r w:rsidRPr="001058B5">
        <w:rPr>
          <w:rFonts w:ascii="Arial" w:hAnsi="Arial" w:cs="Arial"/>
          <w:spacing w:val="-7"/>
          <w:sz w:val="20"/>
        </w:rPr>
        <w:t xml:space="preserve"> </w:t>
      </w:r>
      <w:r w:rsidRPr="001058B5">
        <w:rPr>
          <w:rFonts w:ascii="Arial" w:hAnsi="Arial" w:cs="Arial"/>
          <w:sz w:val="20"/>
        </w:rPr>
        <w:t>role.</w:t>
      </w:r>
    </w:p>
    <w:p w14:paraId="73466F52" w14:textId="77777777" w:rsidR="008C539B" w:rsidRPr="001058B5" w:rsidRDefault="008D1AB8">
      <w:pPr>
        <w:pStyle w:val="BodyText"/>
        <w:spacing w:before="111" w:line="246" w:lineRule="exact"/>
        <w:ind w:left="1660"/>
        <w:rPr>
          <w:rFonts w:ascii="Arial" w:hAnsi="Arial" w:cs="Arial"/>
        </w:rPr>
      </w:pPr>
      <w:hyperlink w:anchor="_bookmark804" w:history="1">
        <w:r w:rsidR="00C12992" w:rsidRPr="001058B5">
          <w:rPr>
            <w:rFonts w:ascii="Arial" w:hAnsi="Arial" w:cs="Arial"/>
            <w:color w:val="0000CC"/>
          </w:rPr>
          <w:t xml:space="preserve">Example 4–13 </w:t>
        </w:r>
      </w:hyperlink>
      <w:r w:rsidR="00C12992" w:rsidRPr="001058B5">
        <w:rPr>
          <w:rFonts w:ascii="Arial" w:hAnsi="Arial" w:cs="Arial"/>
        </w:rPr>
        <w:t>grants the new_dba</w:t>
      </w:r>
      <w:r w:rsidR="00C12992" w:rsidRPr="001058B5">
        <w:rPr>
          <w:rFonts w:ascii="Arial" w:hAnsi="Arial" w:cs="Arial"/>
          <w:spacing w:val="-86"/>
        </w:rPr>
        <w:t xml:space="preserve"> </w:t>
      </w:r>
      <w:r w:rsidR="00C12992" w:rsidRPr="001058B5">
        <w:rPr>
          <w:rFonts w:ascii="Arial" w:hAnsi="Arial" w:cs="Arial"/>
        </w:rPr>
        <w:t>role with the WITH ADMIN OPTION</w:t>
      </w:r>
      <w:r w:rsidR="00C12992" w:rsidRPr="001058B5">
        <w:rPr>
          <w:rFonts w:ascii="Arial" w:hAnsi="Arial" w:cs="Arial"/>
          <w:spacing w:val="-86"/>
        </w:rPr>
        <w:t xml:space="preserve"> </w:t>
      </w:r>
      <w:r w:rsidR="00C12992" w:rsidRPr="001058B5">
        <w:rPr>
          <w:rFonts w:ascii="Arial" w:hAnsi="Arial" w:cs="Arial"/>
        </w:rPr>
        <w:t>clause to user</w:t>
      </w:r>
    </w:p>
    <w:p w14:paraId="702986BC" w14:textId="77777777" w:rsidR="008C539B" w:rsidRPr="001058B5" w:rsidRDefault="00C12992">
      <w:pPr>
        <w:pStyle w:val="BodyText"/>
        <w:spacing w:line="246" w:lineRule="exact"/>
        <w:ind w:left="1660"/>
        <w:rPr>
          <w:rFonts w:ascii="Arial" w:hAnsi="Arial" w:cs="Arial"/>
        </w:rPr>
      </w:pPr>
      <w:r w:rsidRPr="001058B5">
        <w:rPr>
          <w:rFonts w:ascii="Arial" w:hAnsi="Arial" w:cs="Arial"/>
        </w:rPr>
        <w:t>michael.</w:t>
      </w:r>
    </w:p>
    <w:p w14:paraId="0422D482" w14:textId="77777777" w:rsidR="008C539B" w:rsidRPr="001058B5" w:rsidRDefault="008C539B">
      <w:pPr>
        <w:pStyle w:val="BodyText"/>
        <w:spacing w:before="7"/>
        <w:rPr>
          <w:rFonts w:ascii="Arial" w:hAnsi="Arial" w:cs="Arial"/>
          <w:sz w:val="25"/>
        </w:rPr>
      </w:pPr>
    </w:p>
    <w:p w14:paraId="473F3C98" w14:textId="77777777" w:rsidR="008C539B" w:rsidRPr="001058B5" w:rsidRDefault="00C12992">
      <w:pPr>
        <w:spacing w:before="1"/>
        <w:ind w:left="1660"/>
        <w:rPr>
          <w:rFonts w:ascii="Arial" w:hAnsi="Arial" w:cs="Arial"/>
          <w:b/>
          <w:i/>
          <w:sz w:val="18"/>
        </w:rPr>
      </w:pPr>
      <w:bookmarkStart w:id="769" w:name="_bookmark804"/>
      <w:bookmarkEnd w:id="769"/>
      <w:r w:rsidRPr="001058B5">
        <w:rPr>
          <w:rFonts w:ascii="Arial" w:hAnsi="Arial" w:cs="Arial"/>
          <w:b/>
          <w:i/>
          <w:sz w:val="18"/>
        </w:rPr>
        <w:t>Example 4–13 Granting the ADMIN Option</w:t>
      </w:r>
    </w:p>
    <w:p w14:paraId="600463FD" w14:textId="77777777" w:rsidR="008C539B" w:rsidRPr="001058B5" w:rsidRDefault="00C12992">
      <w:pPr>
        <w:spacing w:before="112"/>
        <w:ind w:left="1660"/>
        <w:rPr>
          <w:rFonts w:ascii="Arial" w:hAnsi="Arial" w:cs="Arial"/>
          <w:sz w:val="18"/>
        </w:rPr>
      </w:pPr>
      <w:r w:rsidRPr="001058B5">
        <w:rPr>
          <w:rFonts w:ascii="Arial" w:hAnsi="Arial" w:cs="Arial"/>
          <w:w w:val="95"/>
          <w:sz w:val="18"/>
        </w:rPr>
        <w:t>GRANT new_dba TO michael WITH ADMIN OPTION;</w:t>
      </w:r>
    </w:p>
    <w:p w14:paraId="237CD9C6" w14:textId="77777777" w:rsidR="008C539B" w:rsidRPr="001058B5" w:rsidRDefault="008C539B">
      <w:pPr>
        <w:pStyle w:val="BodyText"/>
        <w:spacing w:before="11"/>
        <w:rPr>
          <w:rFonts w:ascii="Arial" w:hAnsi="Arial" w:cs="Arial"/>
          <w:sz w:val="18"/>
        </w:rPr>
      </w:pPr>
    </w:p>
    <w:p w14:paraId="07BB33E2" w14:textId="77777777" w:rsidR="008C539B" w:rsidRPr="001058B5" w:rsidRDefault="00C12992">
      <w:pPr>
        <w:pStyle w:val="BodyText"/>
        <w:spacing w:line="230" w:lineRule="auto"/>
        <w:ind w:left="1659" w:right="739"/>
        <w:rPr>
          <w:rFonts w:ascii="Arial" w:hAnsi="Arial" w:cs="Arial"/>
        </w:rPr>
      </w:pPr>
      <w:r w:rsidRPr="001058B5">
        <w:rPr>
          <w:rFonts w:ascii="Arial" w:hAnsi="Arial" w:cs="Arial"/>
        </w:rPr>
        <w:t>User</w:t>
      </w:r>
      <w:r w:rsidRPr="001058B5">
        <w:rPr>
          <w:rFonts w:ascii="Arial" w:hAnsi="Arial" w:cs="Arial"/>
          <w:spacing w:val="-14"/>
        </w:rPr>
        <w:t xml:space="preserve"> </w:t>
      </w:r>
      <w:r w:rsidRPr="001058B5">
        <w:rPr>
          <w:rFonts w:ascii="Arial" w:hAnsi="Arial" w:cs="Arial"/>
        </w:rPr>
        <w:t>michael</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able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4"/>
        </w:rPr>
        <w:t xml:space="preserve"> </w:t>
      </w:r>
      <w:r w:rsidRPr="001058B5">
        <w:rPr>
          <w:rFonts w:ascii="Arial" w:hAnsi="Arial" w:cs="Arial"/>
        </w:rPr>
        <w:t>all</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implicit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new_dba</w:t>
      </w:r>
      <w:r w:rsidRPr="001058B5">
        <w:rPr>
          <w:rFonts w:ascii="Arial" w:hAnsi="Arial" w:cs="Arial"/>
          <w:spacing w:val="-88"/>
        </w:rPr>
        <w:t xml:space="preserve"> </w:t>
      </w:r>
      <w:r w:rsidRPr="001058B5">
        <w:rPr>
          <w:rFonts w:ascii="Arial" w:hAnsi="Arial" w:cs="Arial"/>
        </w:rPr>
        <w:t>role, but</w:t>
      </w:r>
      <w:r w:rsidRPr="001058B5">
        <w:rPr>
          <w:rFonts w:ascii="Arial" w:hAnsi="Arial" w:cs="Arial"/>
          <w:spacing w:val="-12"/>
        </w:rPr>
        <w:t xml:space="preserve"> </w:t>
      </w:r>
      <w:r w:rsidRPr="001058B5">
        <w:rPr>
          <w:rFonts w:ascii="Arial" w:hAnsi="Arial" w:cs="Arial"/>
        </w:rPr>
        <w:t>he</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also</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new_dba</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deemed</w:t>
      </w:r>
      <w:r w:rsidRPr="001058B5">
        <w:rPr>
          <w:rFonts w:ascii="Arial" w:hAnsi="Arial" w:cs="Arial"/>
          <w:spacing w:val="-10"/>
        </w:rPr>
        <w:t xml:space="preserve"> </w:t>
      </w:r>
      <w:r w:rsidRPr="001058B5">
        <w:rPr>
          <w:rFonts w:ascii="Arial" w:hAnsi="Arial" w:cs="Arial"/>
          <w:spacing w:val="-3"/>
        </w:rPr>
        <w:t>necessary.</w:t>
      </w:r>
      <w:r w:rsidRPr="001058B5">
        <w:rPr>
          <w:rFonts w:ascii="Arial" w:hAnsi="Arial" w:cs="Arial"/>
          <w:spacing w:val="-12"/>
        </w:rPr>
        <w:t xml:space="preserve"> </w:t>
      </w:r>
      <w:r w:rsidRPr="001058B5">
        <w:rPr>
          <w:rFonts w:ascii="Arial" w:hAnsi="Arial" w:cs="Arial"/>
        </w:rPr>
        <w:t>Because of these powerful capabilities, use caution when granting system privileges or roles with the ADMIN option. These privileges are usually reserved for a security administrator,</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rarely</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administrators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system.</w:t>
      </w:r>
    </w:p>
    <w:p w14:paraId="33C22C5C" w14:textId="77777777" w:rsidR="008C539B" w:rsidRPr="001058B5" w:rsidRDefault="008D1AB8">
      <w:pPr>
        <w:pStyle w:val="BodyText"/>
        <w:spacing w:before="11"/>
        <w:rPr>
          <w:rFonts w:ascii="Arial" w:hAnsi="Arial" w:cs="Arial"/>
          <w:sz w:val="17"/>
        </w:rPr>
      </w:pPr>
      <w:r>
        <w:rPr>
          <w:rFonts w:ascii="Arial" w:hAnsi="Arial" w:cs="Arial"/>
        </w:rPr>
        <w:pict w14:anchorId="03CAF4DF">
          <v:group id="_x0000_s1433" style="position:absolute;margin-left:174pt;margin-top:13.1pt;width:312pt;height:2.5pt;z-index:3232;mso-wrap-distance-left:0;mso-wrap-distance-right:0;mso-position-horizontal-relative:page" coordorigin="3480,262" coordsize="6240,50">
            <v:line id="_x0000_s1435" style="position:absolute" from="3480,265" to="9720,265" strokeweight=".24pt"/>
            <v:line id="_x0000_s1434" style="position:absolute" from="3480,309" to="9720,309" strokeweight=".24pt"/>
            <w10:wrap type="topAndBottom" anchorx="page"/>
          </v:group>
        </w:pict>
      </w:r>
    </w:p>
    <w:p w14:paraId="3B2C954C"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When a user creates a role, the role is automatically granted to the creator with the ADMIN</w:t>
      </w:r>
      <w:r w:rsidRPr="001058B5">
        <w:rPr>
          <w:rFonts w:ascii="Arial" w:hAnsi="Arial" w:cs="Arial"/>
          <w:spacing w:val="-88"/>
        </w:rPr>
        <w:t xml:space="preserve"> </w:t>
      </w:r>
      <w:r w:rsidRPr="001058B5">
        <w:rPr>
          <w:rFonts w:ascii="Arial" w:hAnsi="Arial" w:cs="Arial"/>
        </w:rPr>
        <w:t>option.</w:t>
      </w:r>
    </w:p>
    <w:p w14:paraId="38685036" w14:textId="08BFE6F0"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D28C5BC">
          <v:group id="_x0000_s1430" style="width:312pt;height:2.5pt;mso-position-horizontal-relative:char;mso-position-vertical-relative:line" coordsize="6240,50">
            <v:line id="_x0000_s1432" style="position:absolute" from="0,2" to="6240,2" strokeweight=".24pt"/>
            <v:line id="_x0000_s1431" style="position:absolute" from="0,47" to="6240,47" strokeweight=".24pt"/>
            <w10:anchorlock/>
          </v:group>
        </w:pict>
      </w:r>
    </w:p>
    <w:p w14:paraId="14DA0C06" w14:textId="77777777" w:rsidR="008C539B" w:rsidRPr="001058B5" w:rsidRDefault="008C539B">
      <w:pPr>
        <w:pStyle w:val="BodyText"/>
        <w:spacing w:before="6"/>
        <w:rPr>
          <w:rFonts w:ascii="Arial" w:hAnsi="Arial" w:cs="Arial"/>
          <w:sz w:val="10"/>
        </w:rPr>
      </w:pPr>
    </w:p>
    <w:p w14:paraId="0C0C04F2" w14:textId="77777777" w:rsidR="008C539B" w:rsidRPr="001058B5" w:rsidRDefault="00C12992">
      <w:pPr>
        <w:pStyle w:val="Heading6"/>
        <w:spacing w:before="105"/>
        <w:ind w:left="1660"/>
      </w:pPr>
      <w:bookmarkStart w:id="770" w:name="Creating_a_New_User_with_the_GRANT_State"/>
      <w:bookmarkStart w:id="771" w:name="_bookmark805"/>
      <w:bookmarkEnd w:id="770"/>
      <w:bookmarkEnd w:id="771"/>
      <w:r w:rsidRPr="001058B5">
        <w:t>Creating a New User with the GRANT Statement</w:t>
      </w:r>
    </w:p>
    <w:p w14:paraId="44266552" w14:textId="77777777" w:rsidR="008C539B" w:rsidRPr="001058B5" w:rsidRDefault="00C12992">
      <w:pPr>
        <w:pStyle w:val="BodyText"/>
        <w:spacing w:before="57" w:line="228" w:lineRule="auto"/>
        <w:ind w:left="1660" w:right="848" w:hanging="1"/>
        <w:rPr>
          <w:rFonts w:ascii="Arial" w:hAnsi="Arial" w:cs="Arial"/>
        </w:rPr>
      </w:pPr>
      <w:r w:rsidRPr="001058B5">
        <w:rPr>
          <w:rFonts w:ascii="Arial" w:hAnsi="Arial" w:cs="Arial"/>
        </w:rPr>
        <w:t>Oracle Database enables you to create a new user with the</w:t>
      </w:r>
      <w:bookmarkStart w:id="772" w:name="_bookmark807"/>
      <w:bookmarkEnd w:id="772"/>
      <w:r w:rsidRPr="001058B5">
        <w:rPr>
          <w:rFonts w:ascii="Arial" w:hAnsi="Arial" w:cs="Arial"/>
        </w:rPr>
        <w:t xml:space="preserve"> GRANT statement. If you specify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IDENTIFIED</w:t>
      </w:r>
      <w:r w:rsidRPr="001058B5">
        <w:rPr>
          <w:rFonts w:ascii="Arial" w:hAnsi="Arial" w:cs="Arial"/>
          <w:spacing w:val="-49"/>
        </w:rPr>
        <w:t xml:space="preserve"> </w:t>
      </w:r>
      <w:r w:rsidRPr="001058B5">
        <w:rPr>
          <w:rFonts w:ascii="Arial" w:hAnsi="Arial" w:cs="Arial"/>
        </w:rPr>
        <w:t>BY</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name</w:t>
      </w:r>
      <w:r w:rsidRPr="001058B5">
        <w:rPr>
          <w:rFonts w:ascii="Arial" w:hAnsi="Arial" w:cs="Arial"/>
          <w:spacing w:val="-16"/>
        </w:rPr>
        <w:t xml:space="preserve"> </w:t>
      </w:r>
      <w:r w:rsidRPr="001058B5">
        <w:rPr>
          <w:rFonts w:ascii="Arial" w:hAnsi="Arial" w:cs="Arial"/>
        </w:rPr>
        <w:t>does</w:t>
      </w:r>
      <w:r w:rsidRPr="001058B5">
        <w:rPr>
          <w:rFonts w:ascii="Arial" w:hAnsi="Arial" w:cs="Arial"/>
          <w:spacing w:val="-16"/>
        </w:rPr>
        <w:t xml:space="preserve"> </w:t>
      </w:r>
      <w:r w:rsidRPr="001058B5">
        <w:rPr>
          <w:rFonts w:ascii="Arial" w:hAnsi="Arial" w:cs="Arial"/>
        </w:rPr>
        <w:t>not</w:t>
      </w:r>
      <w:r w:rsidRPr="001058B5">
        <w:rPr>
          <w:rFonts w:ascii="Arial" w:hAnsi="Arial" w:cs="Arial"/>
          <w:spacing w:val="-16"/>
        </w:rPr>
        <w:t xml:space="preserve"> </w:t>
      </w:r>
      <w:r w:rsidRPr="001058B5">
        <w:rPr>
          <w:rFonts w:ascii="Arial" w:hAnsi="Arial" w:cs="Arial"/>
        </w:rPr>
        <w:t>exist in the databas</w:t>
      </w:r>
      <w:bookmarkStart w:id="773" w:name="_bookmark806"/>
      <w:bookmarkEnd w:id="773"/>
      <w:r w:rsidRPr="001058B5">
        <w:rPr>
          <w:rFonts w:ascii="Arial" w:hAnsi="Arial" w:cs="Arial"/>
        </w:rPr>
        <w:t>e, then a new user with that user name and password is</w:t>
      </w:r>
      <w:r w:rsidRPr="001058B5">
        <w:rPr>
          <w:rFonts w:ascii="Arial" w:hAnsi="Arial" w:cs="Arial"/>
          <w:spacing w:val="-26"/>
        </w:rPr>
        <w:t xml:space="preserve"> </w:t>
      </w:r>
      <w:r w:rsidRPr="001058B5">
        <w:rPr>
          <w:rFonts w:ascii="Arial" w:hAnsi="Arial" w:cs="Arial"/>
        </w:rPr>
        <w:t>created.</w:t>
      </w:r>
    </w:p>
    <w:p w14:paraId="1009D77B" w14:textId="77777777" w:rsidR="008C539B" w:rsidRPr="001058B5" w:rsidRDefault="008D1AB8">
      <w:pPr>
        <w:pStyle w:val="BodyText"/>
        <w:spacing w:before="116" w:line="246" w:lineRule="exact"/>
        <w:ind w:left="1660"/>
        <w:rPr>
          <w:rFonts w:ascii="Arial" w:hAnsi="Arial" w:cs="Arial"/>
        </w:rPr>
      </w:pPr>
      <w:hyperlink w:anchor="_bookmark808" w:history="1">
        <w:r w:rsidR="00C12992" w:rsidRPr="001058B5">
          <w:rPr>
            <w:rFonts w:ascii="Arial" w:hAnsi="Arial" w:cs="Arial"/>
            <w:color w:val="0000CC"/>
          </w:rPr>
          <w:t xml:space="preserve">Example 4–14 </w:t>
        </w:r>
      </w:hyperlink>
      <w:r w:rsidR="00C12992" w:rsidRPr="001058B5">
        <w:rPr>
          <w:rFonts w:ascii="Arial" w:hAnsi="Arial" w:cs="Arial"/>
        </w:rPr>
        <w:t>creates psmith</w:t>
      </w:r>
      <w:r w:rsidR="00C12992" w:rsidRPr="001058B5">
        <w:rPr>
          <w:rFonts w:ascii="Arial" w:hAnsi="Arial" w:cs="Arial"/>
          <w:spacing w:val="-91"/>
        </w:rPr>
        <w:t xml:space="preserve"> </w:t>
      </w:r>
      <w:r w:rsidR="00C12992" w:rsidRPr="001058B5">
        <w:rPr>
          <w:rFonts w:ascii="Arial" w:hAnsi="Arial" w:cs="Arial"/>
        </w:rPr>
        <w:t>as a new user while granting psmith</w:t>
      </w:r>
      <w:r w:rsidR="00C12992" w:rsidRPr="001058B5">
        <w:rPr>
          <w:rFonts w:ascii="Arial" w:hAnsi="Arial" w:cs="Arial"/>
          <w:spacing w:val="-91"/>
        </w:rPr>
        <w:t xml:space="preserve"> </w:t>
      </w:r>
      <w:r w:rsidR="00C12992" w:rsidRPr="001058B5">
        <w:rPr>
          <w:rFonts w:ascii="Arial" w:hAnsi="Arial" w:cs="Arial"/>
        </w:rPr>
        <w:t>the CREATE SESSION</w:t>
      </w:r>
    </w:p>
    <w:p w14:paraId="649C313E" w14:textId="77777777" w:rsidR="008C539B" w:rsidRPr="001058B5" w:rsidRDefault="00C12992">
      <w:pPr>
        <w:pStyle w:val="BodyText"/>
        <w:spacing w:line="242" w:lineRule="exact"/>
        <w:ind w:left="1660"/>
        <w:rPr>
          <w:rFonts w:ascii="Arial" w:hAnsi="Arial" w:cs="Arial"/>
        </w:rPr>
      </w:pPr>
      <w:r w:rsidRPr="001058B5">
        <w:rPr>
          <w:rFonts w:ascii="Arial" w:hAnsi="Arial" w:cs="Arial"/>
        </w:rPr>
        <w:t>system privilege.</w:t>
      </w:r>
    </w:p>
    <w:p w14:paraId="571A1421" w14:textId="77777777" w:rsidR="008C539B" w:rsidRPr="001058B5" w:rsidRDefault="008C539B">
      <w:pPr>
        <w:pStyle w:val="BodyText"/>
        <w:spacing w:before="11"/>
        <w:rPr>
          <w:rFonts w:ascii="Arial" w:hAnsi="Arial" w:cs="Arial"/>
          <w:sz w:val="25"/>
        </w:rPr>
      </w:pPr>
    </w:p>
    <w:p w14:paraId="1E831274" w14:textId="77777777" w:rsidR="008C539B" w:rsidRPr="001058B5" w:rsidRDefault="00C12992">
      <w:pPr>
        <w:ind w:left="1660"/>
        <w:rPr>
          <w:rFonts w:ascii="Arial" w:hAnsi="Arial" w:cs="Arial"/>
          <w:b/>
          <w:i/>
          <w:sz w:val="18"/>
        </w:rPr>
      </w:pPr>
      <w:bookmarkStart w:id="774" w:name="_bookmark808"/>
      <w:bookmarkEnd w:id="774"/>
      <w:r w:rsidRPr="001058B5">
        <w:rPr>
          <w:rFonts w:ascii="Arial" w:hAnsi="Arial" w:cs="Arial"/>
          <w:b/>
          <w:i/>
          <w:sz w:val="18"/>
        </w:rPr>
        <w:t>Example 4–14 Creating a New User with the GRANT Statement</w:t>
      </w:r>
    </w:p>
    <w:p w14:paraId="2567A52A"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GRANT CREATE SESSION TO psmith IDENTIFIED BY </w:t>
      </w:r>
      <w:r w:rsidRPr="001058B5">
        <w:rPr>
          <w:rFonts w:ascii="Arial" w:hAnsi="Arial" w:cs="Arial"/>
          <w:i/>
          <w:w w:val="95"/>
          <w:sz w:val="18"/>
        </w:rPr>
        <w:t>password</w:t>
      </w:r>
      <w:r w:rsidRPr="001058B5">
        <w:rPr>
          <w:rFonts w:ascii="Arial" w:hAnsi="Arial" w:cs="Arial"/>
          <w:w w:val="95"/>
          <w:sz w:val="18"/>
        </w:rPr>
        <w:t>;</w:t>
      </w:r>
    </w:p>
    <w:p w14:paraId="1437F881" w14:textId="77777777" w:rsidR="008C539B" w:rsidRPr="001058B5" w:rsidRDefault="008C539B">
      <w:pPr>
        <w:pStyle w:val="BodyText"/>
        <w:spacing w:before="10"/>
        <w:rPr>
          <w:rFonts w:ascii="Arial" w:hAnsi="Arial" w:cs="Arial"/>
          <w:sz w:val="18"/>
        </w:rPr>
      </w:pPr>
    </w:p>
    <w:p w14:paraId="424521D6"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12FF8B0" w14:textId="77777777" w:rsidR="008C539B" w:rsidRPr="001058B5" w:rsidRDefault="008D1AB8" w:rsidP="006F7931">
      <w:pPr>
        <w:pStyle w:val="ListParagraph"/>
        <w:numPr>
          <w:ilvl w:val="2"/>
          <w:numId w:val="137"/>
        </w:numPr>
        <w:tabs>
          <w:tab w:val="left" w:pos="2740"/>
        </w:tabs>
        <w:spacing w:before="128"/>
        <w:ind w:left="2740"/>
        <w:rPr>
          <w:rFonts w:ascii="Arial" w:hAnsi="Arial" w:cs="Arial"/>
          <w:sz w:val="20"/>
        </w:rPr>
      </w:pPr>
      <w:hyperlink w:anchor="_bookmark60" w:history="1">
        <w:r w:rsidR="00C12992" w:rsidRPr="001058B5">
          <w:rPr>
            <w:rFonts w:ascii="Arial" w:hAnsi="Arial" w:cs="Arial"/>
            <w:color w:val="0000CC"/>
            <w:sz w:val="20"/>
          </w:rPr>
          <w:t xml:space="preserve">"Creating User Accounts" </w:t>
        </w:r>
      </w:hyperlink>
      <w:hyperlink w:anchor="_bookmark60" w:history="1">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2-1</w:t>
        </w:r>
      </w:hyperlink>
    </w:p>
    <w:p w14:paraId="586471FF" w14:textId="77777777" w:rsidR="008C539B" w:rsidRPr="001058B5" w:rsidRDefault="008D1AB8" w:rsidP="006F7931">
      <w:pPr>
        <w:pStyle w:val="ListParagraph"/>
        <w:numPr>
          <w:ilvl w:val="2"/>
          <w:numId w:val="137"/>
        </w:numPr>
        <w:tabs>
          <w:tab w:val="left" w:pos="2740"/>
        </w:tabs>
        <w:ind w:left="274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2076196F" w14:textId="77777777" w:rsidR="008C539B" w:rsidRPr="001058B5" w:rsidRDefault="008C539B">
      <w:pPr>
        <w:pStyle w:val="BodyText"/>
        <w:spacing w:before="10"/>
        <w:rPr>
          <w:rFonts w:ascii="Arial" w:hAnsi="Arial" w:cs="Arial"/>
        </w:rPr>
      </w:pPr>
    </w:p>
    <w:p w14:paraId="6DBA69F9" w14:textId="77777777" w:rsidR="008C539B" w:rsidRPr="001058B5" w:rsidRDefault="00C12992">
      <w:pPr>
        <w:pStyle w:val="Heading4"/>
        <w:spacing w:before="1"/>
        <w:ind w:left="100"/>
      </w:pPr>
      <w:bookmarkStart w:id="775" w:name="Granting_Object_Privileges"/>
      <w:bookmarkStart w:id="776" w:name="_bookmark809"/>
      <w:bookmarkEnd w:id="775"/>
      <w:bookmarkEnd w:id="776"/>
      <w:r w:rsidRPr="001058B5">
        <w:t>Granting Obj</w:t>
      </w:r>
      <w:bookmarkStart w:id="777" w:name="_bookmark810"/>
      <w:bookmarkEnd w:id="777"/>
      <w:r w:rsidRPr="001058B5">
        <w:t>ect Privileges</w:t>
      </w:r>
    </w:p>
    <w:p w14:paraId="23806D92" w14:textId="77777777" w:rsidR="008C539B" w:rsidRPr="001058B5" w:rsidRDefault="00C12992">
      <w:pPr>
        <w:pStyle w:val="BodyText"/>
        <w:spacing w:before="83" w:line="228" w:lineRule="auto"/>
        <w:ind w:left="1660" w:right="808" w:hanging="1"/>
        <w:rPr>
          <w:rFonts w:ascii="Arial" w:hAnsi="Arial" w:cs="Arial"/>
        </w:rPr>
      </w:pPr>
      <w:r w:rsidRPr="001058B5">
        <w:rPr>
          <w:rFonts w:ascii="Arial" w:hAnsi="Arial" w:cs="Arial"/>
          <w:spacing w:val="-6"/>
        </w:rPr>
        <w:t xml:space="preserve">You </w:t>
      </w:r>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 xml:space="preserve">statement to grant object privileges to roles and users. </w:t>
      </w:r>
      <w:r w:rsidRPr="001058B5">
        <w:rPr>
          <w:rFonts w:ascii="Arial" w:hAnsi="Arial" w:cs="Arial"/>
          <w:spacing w:val="-9"/>
        </w:rPr>
        <w:t xml:space="preserve">To </w:t>
      </w:r>
      <w:r w:rsidRPr="001058B5">
        <w:rPr>
          <w:rFonts w:ascii="Arial" w:hAnsi="Arial" w:cs="Arial"/>
        </w:rPr>
        <w:t>grant an object privilege, you must fulfill one of the following conditions:</w:t>
      </w:r>
    </w:p>
    <w:p w14:paraId="10F8341D" w14:textId="77777777" w:rsidR="008C539B" w:rsidRPr="001058B5" w:rsidRDefault="00C12992" w:rsidP="006F7931">
      <w:pPr>
        <w:pStyle w:val="ListParagraph"/>
        <w:numPr>
          <w:ilvl w:val="1"/>
          <w:numId w:val="137"/>
        </w:numPr>
        <w:tabs>
          <w:tab w:val="left" w:pos="2020"/>
        </w:tabs>
        <w:spacing w:before="114"/>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own the object</w:t>
      </w:r>
      <w:r w:rsidRPr="001058B5">
        <w:rPr>
          <w:rFonts w:ascii="Arial" w:hAnsi="Arial" w:cs="Arial"/>
          <w:spacing w:val="3"/>
          <w:sz w:val="20"/>
        </w:rPr>
        <w:t xml:space="preserve"> </w:t>
      </w:r>
      <w:r w:rsidRPr="001058B5">
        <w:rPr>
          <w:rFonts w:ascii="Arial" w:hAnsi="Arial" w:cs="Arial"/>
          <w:sz w:val="20"/>
        </w:rPr>
        <w:t>specified.</w:t>
      </w:r>
    </w:p>
    <w:p w14:paraId="1CF3E73F" w14:textId="77777777" w:rsidR="008C539B" w:rsidRPr="001058B5" w:rsidRDefault="00C12992" w:rsidP="006F7931">
      <w:pPr>
        <w:pStyle w:val="ListParagraph"/>
        <w:numPr>
          <w:ilvl w:val="1"/>
          <w:numId w:val="137"/>
        </w:numPr>
        <w:tabs>
          <w:tab w:val="left" w:pos="2020"/>
        </w:tabs>
        <w:spacing w:before="119" w:line="230" w:lineRule="auto"/>
        <w:ind w:right="813" w:hanging="359"/>
        <w:rPr>
          <w:rFonts w:ascii="Arial" w:hAnsi="Arial" w:cs="Arial"/>
          <w:sz w:val="20"/>
        </w:rPr>
      </w:pPr>
      <w:r w:rsidRPr="001058B5">
        <w:rPr>
          <w:rFonts w:ascii="Arial" w:hAnsi="Arial" w:cs="Arial"/>
          <w:spacing w:val="-6"/>
          <w:sz w:val="20"/>
        </w:rPr>
        <w:t>You</w:t>
      </w:r>
      <w:r w:rsidRPr="001058B5">
        <w:rPr>
          <w:rFonts w:ascii="Arial" w:hAnsi="Arial" w:cs="Arial"/>
          <w:spacing w:val="-23"/>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been</w:t>
      </w:r>
      <w:r w:rsidRPr="001058B5">
        <w:rPr>
          <w:rFonts w:ascii="Arial" w:hAnsi="Arial" w:cs="Arial"/>
          <w:spacing w:val="-23"/>
          <w:sz w:val="20"/>
        </w:rPr>
        <w:t xml:space="preserve"> </w:t>
      </w:r>
      <w:r w:rsidRPr="001058B5">
        <w:rPr>
          <w:rFonts w:ascii="Arial" w:hAnsi="Arial" w:cs="Arial"/>
          <w:sz w:val="20"/>
        </w:rPr>
        <w:t>granted</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GRANT</w:t>
      </w:r>
      <w:r w:rsidRPr="001058B5">
        <w:rPr>
          <w:rFonts w:ascii="Arial" w:hAnsi="Arial" w:cs="Arial"/>
          <w:spacing w:val="-65"/>
          <w:sz w:val="20"/>
        </w:rPr>
        <w:t xml:space="preserve"> </w:t>
      </w:r>
      <w:r w:rsidRPr="001058B5">
        <w:rPr>
          <w:rFonts w:ascii="Arial" w:hAnsi="Arial" w:cs="Arial"/>
          <w:sz w:val="20"/>
        </w:rPr>
        <w:t>ANY</w:t>
      </w:r>
      <w:r w:rsidRPr="001058B5">
        <w:rPr>
          <w:rFonts w:ascii="Arial" w:hAnsi="Arial" w:cs="Arial"/>
          <w:spacing w:val="-65"/>
          <w:sz w:val="20"/>
        </w:rPr>
        <w:t xml:space="preserve"> </w:t>
      </w:r>
      <w:r w:rsidRPr="001058B5">
        <w:rPr>
          <w:rFonts w:ascii="Arial" w:hAnsi="Arial" w:cs="Arial"/>
          <w:sz w:val="20"/>
        </w:rPr>
        <w:t>OBJECT</w:t>
      </w:r>
      <w:r w:rsidRPr="001058B5">
        <w:rPr>
          <w:rFonts w:ascii="Arial" w:hAnsi="Arial" w:cs="Arial"/>
          <w:spacing w:val="-65"/>
          <w:sz w:val="20"/>
        </w:rPr>
        <w:t xml:space="preserve"> </w:t>
      </w:r>
      <w:r w:rsidRPr="001058B5">
        <w:rPr>
          <w:rFonts w:ascii="Arial" w:hAnsi="Arial" w:cs="Arial"/>
          <w:sz w:val="20"/>
        </w:rPr>
        <w:t>PRIVILEGE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This privilege</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pacing w:val="-3"/>
          <w:sz w:val="20"/>
        </w:rPr>
        <w:t>owner.</w:t>
      </w:r>
    </w:p>
    <w:p w14:paraId="53FB23E4" w14:textId="77777777" w:rsidR="008C539B" w:rsidRPr="001058B5" w:rsidRDefault="00C12992" w:rsidP="006F7931">
      <w:pPr>
        <w:pStyle w:val="ListParagraph"/>
        <w:numPr>
          <w:ilvl w:val="1"/>
          <w:numId w:val="137"/>
        </w:numPr>
        <w:tabs>
          <w:tab w:val="left" w:pos="2020"/>
        </w:tabs>
        <w:spacing w:before="123" w:line="228" w:lineRule="auto"/>
        <w:ind w:right="1030" w:hanging="359"/>
        <w:rPr>
          <w:rFonts w:ascii="Arial" w:hAnsi="Arial" w:cs="Arial"/>
          <w:sz w:val="20"/>
        </w:rPr>
      </w:pP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57"/>
          <w:sz w:val="20"/>
        </w:rPr>
        <w:t xml:space="preserve"> </w:t>
      </w:r>
      <w:r w:rsidRPr="001058B5">
        <w:rPr>
          <w:rFonts w:ascii="Arial" w:hAnsi="Arial" w:cs="Arial"/>
          <w:sz w:val="20"/>
        </w:rPr>
        <w:t>GRANT</w:t>
      </w:r>
      <w:r w:rsidRPr="001058B5">
        <w:rPr>
          <w:rFonts w:ascii="Arial" w:hAnsi="Arial" w:cs="Arial"/>
          <w:spacing w:val="-58"/>
          <w:sz w:val="20"/>
        </w:rPr>
        <w:t xml:space="preserve"> </w:t>
      </w:r>
      <w:r w:rsidRPr="001058B5">
        <w:rPr>
          <w:rFonts w:ascii="Arial" w:hAnsi="Arial" w:cs="Arial"/>
          <w:sz w:val="20"/>
        </w:rPr>
        <w:t>OPTION</w:t>
      </w:r>
      <w:r w:rsidRPr="001058B5">
        <w:rPr>
          <w:rFonts w:ascii="Arial" w:hAnsi="Arial" w:cs="Arial"/>
          <w:spacing w:val="-94"/>
          <w:sz w:val="20"/>
        </w:rPr>
        <w:t xml:space="preserve"> </w:t>
      </w:r>
      <w:r w:rsidRPr="001058B5">
        <w:rPr>
          <w:rFonts w:ascii="Arial" w:hAnsi="Arial" w:cs="Arial"/>
          <w:sz w:val="20"/>
        </w:rPr>
        <w:t>clause</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20"/>
          <w:sz w:val="20"/>
        </w:rPr>
        <w:t xml:space="preserve"> </w:t>
      </w:r>
      <w:r w:rsidRPr="001058B5">
        <w:rPr>
          <w:rFonts w:ascii="Arial" w:hAnsi="Arial" w:cs="Arial"/>
          <w:sz w:val="20"/>
        </w:rPr>
        <w:t>specified</w:t>
      </w:r>
      <w:r w:rsidRPr="001058B5">
        <w:rPr>
          <w:rFonts w:ascii="Arial" w:hAnsi="Arial" w:cs="Arial"/>
          <w:spacing w:val="-20"/>
          <w:sz w:val="20"/>
        </w:rPr>
        <w:t xml:space="preserve"> </w:t>
      </w:r>
      <w:r w:rsidRPr="001058B5">
        <w:rPr>
          <w:rFonts w:ascii="Arial" w:hAnsi="Arial" w:cs="Arial"/>
          <w:sz w:val="20"/>
        </w:rPr>
        <w:t>when</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9"/>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object privilege.</w:t>
      </w:r>
    </w:p>
    <w:p w14:paraId="649CD105"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F0B9BEF" w14:textId="77777777" w:rsidR="008C539B" w:rsidRPr="001058B5" w:rsidRDefault="008C539B">
      <w:pPr>
        <w:pStyle w:val="BodyText"/>
        <w:rPr>
          <w:rFonts w:ascii="Arial" w:hAnsi="Arial" w:cs="Arial"/>
        </w:rPr>
      </w:pPr>
    </w:p>
    <w:p w14:paraId="2B6A07FA" w14:textId="77777777" w:rsidR="008C539B" w:rsidRPr="001058B5" w:rsidRDefault="008C539B">
      <w:pPr>
        <w:pStyle w:val="BodyText"/>
        <w:rPr>
          <w:rFonts w:ascii="Arial" w:hAnsi="Arial" w:cs="Arial"/>
          <w:sz w:val="22"/>
        </w:rPr>
      </w:pPr>
    </w:p>
    <w:p w14:paraId="1DC0C7E1" w14:textId="5B305BED" w:rsidR="008C539B" w:rsidRPr="001058B5"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6236FFD">
          <v:group id="_x0000_s1427" style="width:300pt;height:2.5pt;mso-position-horizontal-relative:char;mso-position-vertical-relative:line" coordsize="6000,50">
            <v:line id="_x0000_s1429" style="position:absolute" from="0,2" to="6000,2" strokeweight=".24pt"/>
            <v:line id="_x0000_s1428" style="position:absolute" from="0,47" to="6000,47" strokeweight=".24pt"/>
            <w10:anchorlock/>
          </v:group>
        </w:pict>
      </w:r>
    </w:p>
    <w:p w14:paraId="07C0D636" w14:textId="77777777" w:rsidR="008C539B" w:rsidRPr="001058B5" w:rsidRDefault="008D1AB8">
      <w:pPr>
        <w:pStyle w:val="BodyText"/>
        <w:spacing w:before="56" w:line="232" w:lineRule="auto"/>
        <w:ind w:left="2980" w:right="1193" w:hanging="1"/>
        <w:rPr>
          <w:rFonts w:ascii="Arial" w:hAnsi="Arial" w:cs="Arial"/>
        </w:rPr>
      </w:pPr>
      <w:r>
        <w:rPr>
          <w:rFonts w:ascii="Arial" w:hAnsi="Arial" w:cs="Arial"/>
        </w:rPr>
        <w:pict w14:anchorId="688BFF4B">
          <v:group id="_x0000_s1424" style="position:absolute;left:0;text-align:left;margin-left:204pt;margin-top:32.15pt;width:300pt;height:2.55pt;z-index:3304;mso-wrap-distance-left:0;mso-wrap-distance-right:0;mso-position-horizontal-relative:page" coordorigin="4080,643" coordsize="6000,51">
            <v:line id="_x0000_s1426" style="position:absolute" from="4080,646" to="10080,646" strokeweight=".24pt"/>
            <v:line id="_x0000_s1425" style="position:absolute" from="4080,691" to="10080,691"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System privileges and roles cannot be granted along with object privileges in the same GRANT</w:t>
      </w:r>
      <w:r w:rsidR="00C12992" w:rsidRPr="001058B5">
        <w:rPr>
          <w:rFonts w:ascii="Arial" w:hAnsi="Arial" w:cs="Arial"/>
          <w:spacing w:val="-92"/>
        </w:rPr>
        <w:t xml:space="preserve"> </w:t>
      </w:r>
      <w:r w:rsidR="00C12992" w:rsidRPr="001058B5">
        <w:rPr>
          <w:rFonts w:ascii="Arial" w:hAnsi="Arial" w:cs="Arial"/>
        </w:rPr>
        <w:t>statement.</w:t>
      </w:r>
    </w:p>
    <w:p w14:paraId="0BE6966F" w14:textId="77777777" w:rsidR="008C539B" w:rsidRPr="001058B5" w:rsidRDefault="008C539B">
      <w:pPr>
        <w:pStyle w:val="BodyText"/>
        <w:spacing w:before="4"/>
        <w:rPr>
          <w:rFonts w:ascii="Arial" w:hAnsi="Arial" w:cs="Arial"/>
          <w:sz w:val="9"/>
        </w:rPr>
      </w:pPr>
    </w:p>
    <w:p w14:paraId="2825D85F" w14:textId="77777777" w:rsidR="008C539B" w:rsidRPr="001058B5" w:rsidRDefault="008D1AB8">
      <w:pPr>
        <w:pStyle w:val="BodyText"/>
        <w:spacing w:before="102" w:line="228" w:lineRule="auto"/>
        <w:ind w:left="2260" w:right="185"/>
        <w:rPr>
          <w:rFonts w:ascii="Arial" w:hAnsi="Arial" w:cs="Arial"/>
        </w:rPr>
      </w:pPr>
      <w:hyperlink w:anchor="_bookmark812" w:history="1">
        <w:r w:rsidR="00C12992" w:rsidRPr="001058B5">
          <w:rPr>
            <w:rFonts w:ascii="Arial" w:hAnsi="Arial" w:cs="Arial"/>
            <w:color w:val="0000CC"/>
          </w:rPr>
          <w:t>Example</w:t>
        </w:r>
        <w:r w:rsidR="00C12992" w:rsidRPr="001058B5">
          <w:rPr>
            <w:rFonts w:ascii="Arial" w:hAnsi="Arial" w:cs="Arial"/>
            <w:color w:val="0000CC"/>
            <w:spacing w:val="-27"/>
          </w:rPr>
          <w:t xml:space="preserve"> </w:t>
        </w:r>
        <w:r w:rsidR="00C12992" w:rsidRPr="001058B5">
          <w:rPr>
            <w:rFonts w:ascii="Arial" w:hAnsi="Arial" w:cs="Arial"/>
            <w:color w:val="0000CC"/>
          </w:rPr>
          <w:t>4–15</w:t>
        </w:r>
        <w:bookmarkStart w:id="778" w:name="_bookmark811"/>
        <w:bookmarkEnd w:id="778"/>
        <w:r w:rsidR="00C12992" w:rsidRPr="001058B5">
          <w:rPr>
            <w:rFonts w:ascii="Arial" w:hAnsi="Arial" w:cs="Arial"/>
            <w:color w:val="0000CC"/>
            <w:spacing w:val="-27"/>
          </w:rPr>
          <w:t xml:space="preserve"> </w:t>
        </w:r>
      </w:hyperlink>
      <w:r w:rsidR="00C12992" w:rsidRPr="001058B5">
        <w:rPr>
          <w:rFonts w:ascii="Arial" w:hAnsi="Arial" w:cs="Arial"/>
        </w:rPr>
        <w:t>grants</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SELECT,</w:t>
      </w:r>
      <w:r w:rsidR="00C12992" w:rsidRPr="001058B5">
        <w:rPr>
          <w:rFonts w:ascii="Arial" w:hAnsi="Arial" w:cs="Arial"/>
          <w:spacing w:val="-27"/>
        </w:rPr>
        <w:t xml:space="preserve"> </w:t>
      </w:r>
      <w:r w:rsidR="00C12992" w:rsidRPr="001058B5">
        <w:rPr>
          <w:rFonts w:ascii="Arial" w:hAnsi="Arial" w:cs="Arial"/>
        </w:rPr>
        <w:t>INSERT,</w:t>
      </w:r>
      <w:r w:rsidR="00C12992" w:rsidRPr="001058B5">
        <w:rPr>
          <w:rFonts w:ascii="Arial" w:hAnsi="Arial" w:cs="Arial"/>
          <w:spacing w:val="-27"/>
        </w:rPr>
        <w:t xml:space="preserve"> </w:t>
      </w:r>
      <w:r w:rsidR="00C12992" w:rsidRPr="001058B5">
        <w:rPr>
          <w:rFonts w:ascii="Arial" w:hAnsi="Arial" w:cs="Arial"/>
        </w:rPr>
        <w:t>and</w:t>
      </w:r>
      <w:r w:rsidR="00C12992" w:rsidRPr="001058B5">
        <w:rPr>
          <w:rFonts w:ascii="Arial" w:hAnsi="Arial" w:cs="Arial"/>
          <w:spacing w:val="-27"/>
        </w:rPr>
        <w:t xml:space="preserve"> </w:t>
      </w:r>
      <w:r w:rsidR="00C12992" w:rsidRPr="001058B5">
        <w:rPr>
          <w:rFonts w:ascii="Arial" w:hAnsi="Arial" w:cs="Arial"/>
        </w:rPr>
        <w:t>DELETE</w:t>
      </w:r>
      <w:r w:rsidR="00C12992" w:rsidRPr="001058B5">
        <w:rPr>
          <w:rFonts w:ascii="Arial" w:hAnsi="Arial" w:cs="Arial"/>
          <w:spacing w:val="-100"/>
        </w:rPr>
        <w:t xml:space="preserve"> </w:t>
      </w:r>
      <w:r w:rsidR="00C12992" w:rsidRPr="001058B5">
        <w:rPr>
          <w:rFonts w:ascii="Arial" w:hAnsi="Arial" w:cs="Arial"/>
        </w:rPr>
        <w:t>object</w:t>
      </w:r>
      <w:r w:rsidR="00C12992" w:rsidRPr="001058B5">
        <w:rPr>
          <w:rFonts w:ascii="Arial" w:hAnsi="Arial" w:cs="Arial"/>
          <w:spacing w:val="-27"/>
        </w:rPr>
        <w:t xml:space="preserve"> </w:t>
      </w:r>
      <w:r w:rsidR="00C12992" w:rsidRPr="001058B5">
        <w:rPr>
          <w:rFonts w:ascii="Arial" w:hAnsi="Arial" w:cs="Arial"/>
        </w:rPr>
        <w:t>privileges</w:t>
      </w:r>
      <w:r w:rsidR="00C12992" w:rsidRPr="001058B5">
        <w:rPr>
          <w:rFonts w:ascii="Arial" w:hAnsi="Arial" w:cs="Arial"/>
          <w:spacing w:val="-27"/>
        </w:rPr>
        <w:t xml:space="preserve"> </w:t>
      </w:r>
      <w:r w:rsidR="00C12992" w:rsidRPr="001058B5">
        <w:rPr>
          <w:rFonts w:ascii="Arial" w:hAnsi="Arial" w:cs="Arial"/>
        </w:rPr>
        <w:t>for</w:t>
      </w:r>
      <w:r w:rsidR="00C12992" w:rsidRPr="001058B5">
        <w:rPr>
          <w:rFonts w:ascii="Arial" w:hAnsi="Arial" w:cs="Arial"/>
          <w:spacing w:val="-27"/>
        </w:rPr>
        <w:t xml:space="preserve"> </w:t>
      </w:r>
      <w:r w:rsidR="00C12992" w:rsidRPr="001058B5">
        <w:rPr>
          <w:rFonts w:ascii="Arial" w:hAnsi="Arial" w:cs="Arial"/>
        </w:rPr>
        <w:t>all</w:t>
      </w:r>
      <w:r w:rsidR="00C12992" w:rsidRPr="001058B5">
        <w:rPr>
          <w:rFonts w:ascii="Arial" w:hAnsi="Arial" w:cs="Arial"/>
          <w:spacing w:val="-27"/>
        </w:rPr>
        <w:t xml:space="preserve"> </w:t>
      </w:r>
      <w:r w:rsidR="00C12992" w:rsidRPr="001058B5">
        <w:rPr>
          <w:rFonts w:ascii="Arial" w:hAnsi="Arial" w:cs="Arial"/>
        </w:rPr>
        <w:t>columns of</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3"/>
        </w:rPr>
        <w:t xml:space="preserve"> </w:t>
      </w:r>
      <w:r w:rsidR="00C12992" w:rsidRPr="001058B5">
        <w:rPr>
          <w:rFonts w:ascii="Arial" w:hAnsi="Arial" w:cs="Arial"/>
        </w:rPr>
        <w:t>emp</w:t>
      </w:r>
      <w:r w:rsidR="00C12992" w:rsidRPr="001058B5">
        <w:rPr>
          <w:rFonts w:ascii="Arial" w:hAnsi="Arial" w:cs="Arial"/>
          <w:spacing w:val="-80"/>
        </w:rPr>
        <w:t xml:space="preserve"> </w:t>
      </w:r>
      <w:r w:rsidR="00C12992" w:rsidRPr="001058B5">
        <w:rPr>
          <w:rFonts w:ascii="Arial" w:hAnsi="Arial" w:cs="Arial"/>
        </w:rPr>
        <w:t>table</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spacing w:val="-5"/>
        </w:rPr>
        <w:t xml:space="preserve"> </w:t>
      </w:r>
      <w:r w:rsidR="00C12992" w:rsidRPr="001058B5">
        <w:rPr>
          <w:rFonts w:ascii="Arial" w:hAnsi="Arial" w:cs="Arial"/>
        </w:rPr>
        <w:t>jfee</w:t>
      </w:r>
      <w:r w:rsidR="00C12992" w:rsidRPr="001058B5">
        <w:rPr>
          <w:rFonts w:ascii="Arial" w:hAnsi="Arial" w:cs="Arial"/>
          <w:spacing w:val="-81"/>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tsmith.</w:t>
      </w:r>
    </w:p>
    <w:p w14:paraId="4EEA8941" w14:textId="77777777" w:rsidR="008C539B" w:rsidRPr="001058B5" w:rsidRDefault="008C539B">
      <w:pPr>
        <w:pStyle w:val="BodyText"/>
        <w:spacing w:before="10"/>
        <w:rPr>
          <w:rFonts w:ascii="Arial" w:hAnsi="Arial" w:cs="Arial"/>
          <w:sz w:val="25"/>
        </w:rPr>
      </w:pPr>
    </w:p>
    <w:p w14:paraId="16A06D2A" w14:textId="77777777" w:rsidR="008C539B" w:rsidRPr="001058B5" w:rsidRDefault="00C12992">
      <w:pPr>
        <w:ind w:left="2260"/>
        <w:rPr>
          <w:rFonts w:ascii="Arial" w:hAnsi="Arial" w:cs="Arial"/>
          <w:b/>
          <w:i/>
          <w:sz w:val="18"/>
        </w:rPr>
      </w:pPr>
      <w:bookmarkStart w:id="779" w:name="_bookmark812"/>
      <w:bookmarkEnd w:id="779"/>
      <w:r w:rsidRPr="001058B5">
        <w:rPr>
          <w:rFonts w:ascii="Arial" w:hAnsi="Arial" w:cs="Arial"/>
          <w:b/>
          <w:i/>
          <w:sz w:val="18"/>
        </w:rPr>
        <w:t>Example 4–15 Granting Object Privileges to Users</w:t>
      </w:r>
    </w:p>
    <w:p w14:paraId="2388A2FA"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SELECT, INSERT, DELETE ON emp TO jfee, tsmith;</w:t>
      </w:r>
    </w:p>
    <w:p w14:paraId="4BE10592" w14:textId="77777777" w:rsidR="008C539B" w:rsidRPr="001058B5" w:rsidRDefault="008C539B">
      <w:pPr>
        <w:pStyle w:val="BodyText"/>
        <w:spacing w:before="2"/>
        <w:rPr>
          <w:rFonts w:ascii="Arial" w:hAnsi="Arial" w:cs="Arial"/>
          <w:sz w:val="19"/>
        </w:rPr>
      </w:pPr>
    </w:p>
    <w:p w14:paraId="129F871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5"/>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salary</w:t>
      </w:r>
      <w:r w:rsidRPr="001058B5">
        <w:rPr>
          <w:rFonts w:ascii="Arial" w:hAnsi="Arial" w:cs="Arial"/>
          <w:spacing w:val="-90"/>
        </w:rPr>
        <w:t xml:space="preserve"> </w:t>
      </w:r>
      <w:r w:rsidRPr="001058B5">
        <w:rPr>
          <w:rFonts w:ascii="Arial" w:hAnsi="Arial" w:cs="Arial"/>
        </w:rPr>
        <w:t>view</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jfee,</w:t>
      </w:r>
      <w:r w:rsidRPr="001058B5">
        <w:rPr>
          <w:rFonts w:ascii="Arial" w:hAnsi="Arial" w:cs="Arial"/>
          <w:spacing w:val="-16"/>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90"/>
        </w:rPr>
        <w:t xml:space="preserve"> </w:t>
      </w:r>
      <w:r w:rsidRPr="001058B5">
        <w:rPr>
          <w:rFonts w:ascii="Arial" w:hAnsi="Arial" w:cs="Arial"/>
        </w:rPr>
        <w:t>keyword</w:t>
      </w:r>
      <w:r w:rsidRPr="001058B5">
        <w:rPr>
          <w:rFonts w:ascii="Arial" w:hAnsi="Arial" w:cs="Arial"/>
          <w:spacing w:val="-15"/>
        </w:rPr>
        <w:t xml:space="preserve"> </w:t>
      </w:r>
      <w:r w:rsidRPr="001058B5">
        <w:rPr>
          <w:rFonts w:ascii="Arial" w:hAnsi="Arial" w:cs="Arial"/>
        </w:rPr>
        <w:t>as shown in the following</w:t>
      </w:r>
      <w:r w:rsidRPr="001058B5">
        <w:rPr>
          <w:rFonts w:ascii="Arial" w:hAnsi="Arial" w:cs="Arial"/>
          <w:spacing w:val="-1"/>
        </w:rPr>
        <w:t xml:space="preserve"> </w:t>
      </w:r>
      <w:r w:rsidRPr="001058B5">
        <w:rPr>
          <w:rFonts w:ascii="Arial" w:hAnsi="Arial" w:cs="Arial"/>
        </w:rPr>
        <w:t>example:</w:t>
      </w:r>
    </w:p>
    <w:p w14:paraId="0D0E10B1" w14:textId="77777777" w:rsidR="008C539B" w:rsidRPr="001058B5" w:rsidRDefault="00C12992">
      <w:pPr>
        <w:spacing w:before="144"/>
        <w:ind w:left="2260"/>
        <w:rPr>
          <w:rFonts w:ascii="Arial" w:hAnsi="Arial" w:cs="Arial"/>
          <w:sz w:val="18"/>
        </w:rPr>
      </w:pPr>
      <w:r w:rsidRPr="001058B5">
        <w:rPr>
          <w:rFonts w:ascii="Arial" w:hAnsi="Arial" w:cs="Arial"/>
          <w:w w:val="95"/>
          <w:sz w:val="18"/>
        </w:rPr>
        <w:t>GRANT ALL ON salary TO</w:t>
      </w:r>
      <w:r w:rsidRPr="001058B5">
        <w:rPr>
          <w:rFonts w:ascii="Arial" w:hAnsi="Arial" w:cs="Arial"/>
          <w:spacing w:val="-75"/>
          <w:w w:val="95"/>
          <w:sz w:val="18"/>
        </w:rPr>
        <w:t xml:space="preserve"> </w:t>
      </w:r>
      <w:r w:rsidRPr="001058B5">
        <w:rPr>
          <w:rFonts w:ascii="Arial" w:hAnsi="Arial" w:cs="Arial"/>
          <w:w w:val="95"/>
          <w:sz w:val="18"/>
        </w:rPr>
        <w:t>jfee;</w:t>
      </w:r>
    </w:p>
    <w:p w14:paraId="6FA30487" w14:textId="77777777" w:rsidR="008C539B" w:rsidRPr="001058B5" w:rsidRDefault="008D1AB8">
      <w:pPr>
        <w:pStyle w:val="BodyText"/>
        <w:spacing w:before="6"/>
        <w:rPr>
          <w:rFonts w:ascii="Arial" w:hAnsi="Arial" w:cs="Arial"/>
          <w:sz w:val="19"/>
        </w:rPr>
      </w:pPr>
      <w:r>
        <w:rPr>
          <w:rFonts w:ascii="Arial" w:hAnsi="Arial" w:cs="Arial"/>
        </w:rPr>
        <w:pict w14:anchorId="5DCDDDE6">
          <v:group id="_x0000_s1421" style="position:absolute;margin-left:204pt;margin-top:13.05pt;width:300pt;height:2.5pt;z-index:3328;mso-wrap-distance-left:0;mso-wrap-distance-right:0;mso-position-horizontal-relative:page" coordorigin="4080,261" coordsize="6000,50">
            <v:line id="_x0000_s1423" style="position:absolute" from="4080,264" to="10080,264" strokeweight=".24pt"/>
            <v:line id="_x0000_s1422" style="position:absolute" from="4080,308" to="10080,308" strokeweight=".08469mm"/>
            <w10:wrap type="topAndBottom" anchorx="page"/>
          </v:group>
        </w:pict>
      </w:r>
    </w:p>
    <w:p w14:paraId="5BF1B204" w14:textId="77777777" w:rsidR="008C539B" w:rsidRPr="001058B5" w:rsidRDefault="00C12992">
      <w:pPr>
        <w:pStyle w:val="BodyText"/>
        <w:spacing w:before="28" w:after="103" w:line="230" w:lineRule="auto"/>
        <w:ind w:left="2980" w:right="1178" w:hanging="1"/>
        <w:rPr>
          <w:rFonts w:ascii="Arial" w:hAnsi="Arial" w:cs="Arial"/>
        </w:rPr>
      </w:pPr>
      <w:r w:rsidRPr="001058B5">
        <w:rPr>
          <w:rFonts w:ascii="Arial" w:hAnsi="Arial" w:cs="Arial"/>
          <w:b/>
          <w:sz w:val="19"/>
        </w:rPr>
        <w:t xml:space="preserve">Note:  </w:t>
      </w:r>
      <w:r w:rsidRPr="001058B5">
        <w:rPr>
          <w:rFonts w:ascii="Arial" w:hAnsi="Arial" w:cs="Arial"/>
        </w:rPr>
        <w:t>A grantee cannot regrant access to objects unless the original</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19"/>
        </w:rPr>
        <w:t xml:space="preserve"> </w:t>
      </w:r>
      <w:r w:rsidRPr="001058B5">
        <w:rPr>
          <w:rFonts w:ascii="Arial" w:hAnsi="Arial" w:cs="Arial"/>
        </w:rPr>
        <w:t>included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Thus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example</w:t>
      </w:r>
      <w:r w:rsidRPr="001058B5">
        <w:rPr>
          <w:rFonts w:ascii="Arial" w:hAnsi="Arial" w:cs="Arial"/>
          <w:spacing w:val="-19"/>
        </w:rPr>
        <w:t xml:space="preserve"> </w:t>
      </w:r>
      <w:r w:rsidRPr="001058B5">
        <w:rPr>
          <w:rFonts w:ascii="Arial" w:hAnsi="Arial" w:cs="Arial"/>
        </w:rPr>
        <w:t>just given, jfee cannot use the GRANT statement to grant object privileges to anyone</w:t>
      </w:r>
      <w:r w:rsidRPr="001058B5">
        <w:rPr>
          <w:rFonts w:ascii="Arial" w:hAnsi="Arial" w:cs="Arial"/>
          <w:spacing w:val="-3"/>
        </w:rPr>
        <w:t xml:space="preserve"> </w:t>
      </w:r>
      <w:r w:rsidRPr="001058B5">
        <w:rPr>
          <w:rFonts w:ascii="Arial" w:hAnsi="Arial" w:cs="Arial"/>
        </w:rPr>
        <w:t>else.</w:t>
      </w:r>
    </w:p>
    <w:p w14:paraId="624730C6" w14:textId="5F1252AE" w:rsidR="008C539B" w:rsidRPr="001058B5" w:rsidRDefault="008D1AB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AA19DE3">
          <v:group id="_x0000_s1418" style="width:300pt;height:2.55pt;mso-position-horizontal-relative:char;mso-position-vertical-relative:line" coordsize="6000,51">
            <v:line id="_x0000_s1420" style="position:absolute" from="0,2" to="6000,2" strokeweight=".24pt"/>
            <v:line id="_x0000_s1419" style="position:absolute" from="0,48" to="6000,48" strokeweight=".24pt"/>
            <w10:anchorlock/>
          </v:group>
        </w:pict>
      </w:r>
    </w:p>
    <w:p w14:paraId="6026F64B" w14:textId="77777777" w:rsidR="008C539B" w:rsidRPr="001058B5" w:rsidRDefault="008C539B">
      <w:pPr>
        <w:pStyle w:val="BodyText"/>
        <w:spacing w:before="5"/>
        <w:rPr>
          <w:rFonts w:ascii="Arial" w:hAnsi="Arial" w:cs="Arial"/>
          <w:sz w:val="10"/>
        </w:rPr>
      </w:pPr>
    </w:p>
    <w:p w14:paraId="51C37755" w14:textId="77777777" w:rsidR="008C539B" w:rsidRPr="001058B5" w:rsidRDefault="00C12992">
      <w:pPr>
        <w:pStyle w:val="Heading6"/>
        <w:spacing w:before="105"/>
      </w:pPr>
      <w:bookmarkStart w:id="780" w:name="Specifying_the_GRANT_OPTION_Clause"/>
      <w:bookmarkStart w:id="781" w:name="_bookmark813"/>
      <w:bookmarkEnd w:id="780"/>
      <w:bookmarkEnd w:id="781"/>
      <w:r w:rsidRPr="001058B5">
        <w:t>Specifying the GRANT OPTIO</w:t>
      </w:r>
      <w:bookmarkStart w:id="782" w:name="_bookmark814"/>
      <w:bookmarkEnd w:id="782"/>
      <w:r w:rsidRPr="001058B5">
        <w:t>N Clause</w:t>
      </w:r>
    </w:p>
    <w:p w14:paraId="52C5DAC9" w14:textId="77777777" w:rsidR="008C539B" w:rsidRPr="001058B5" w:rsidRDefault="00C12992">
      <w:pPr>
        <w:pStyle w:val="BodyText"/>
        <w:spacing w:before="57" w:line="230" w:lineRule="auto"/>
        <w:ind w:left="2260" w:right="185" w:hanging="1"/>
        <w:rPr>
          <w:rFonts w:ascii="Arial" w:hAnsi="Arial" w:cs="Arial"/>
        </w:rPr>
      </w:pPr>
      <w:r w:rsidRPr="001058B5">
        <w:rPr>
          <w:rFonts w:ascii="Arial" w:hAnsi="Arial" w:cs="Arial"/>
        </w:rPr>
        <w:t>Specify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6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OPTION</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97"/>
        </w:rPr>
        <w:t xml:space="preserve"> </w:t>
      </w:r>
      <w:r w:rsidRPr="001058B5">
        <w:rPr>
          <w:rFonts w:ascii="Arial" w:hAnsi="Arial" w:cs="Arial"/>
        </w:rPr>
        <w:t>statement</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grantee 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object</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whose</w:t>
      </w:r>
      <w:r w:rsidRPr="001058B5">
        <w:rPr>
          <w:rFonts w:ascii="Arial" w:hAnsi="Arial" w:cs="Arial"/>
          <w:spacing w:val="-4"/>
        </w:rPr>
        <w:t xml:space="preserve"> </w:t>
      </w:r>
      <w:r w:rsidRPr="001058B5">
        <w:rPr>
          <w:rFonts w:ascii="Arial" w:hAnsi="Arial" w:cs="Arial"/>
        </w:rPr>
        <w:t>schema</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an</w:t>
      </w:r>
      <w:r w:rsidRPr="001058B5">
        <w:rPr>
          <w:rFonts w:ascii="Arial" w:hAnsi="Arial" w:cs="Arial"/>
          <w:spacing w:val="-3"/>
        </w:rPr>
        <w:t xml:space="preserve"> </w:t>
      </w:r>
      <w:r w:rsidRPr="001058B5">
        <w:rPr>
          <w:rFonts w:ascii="Arial" w:hAnsi="Arial" w:cs="Arial"/>
        </w:rPr>
        <w:t>object is</w:t>
      </w:r>
      <w:r w:rsidRPr="001058B5">
        <w:rPr>
          <w:rFonts w:ascii="Arial" w:hAnsi="Arial" w:cs="Arial"/>
          <w:spacing w:val="-13"/>
        </w:rPr>
        <w:t xml:space="preserve"> </w:t>
      </w:r>
      <w:r w:rsidRPr="001058B5">
        <w:rPr>
          <w:rFonts w:ascii="Arial" w:hAnsi="Arial" w:cs="Arial"/>
        </w:rPr>
        <w:t>automatically</w:t>
      </w:r>
      <w:r w:rsidRPr="001058B5">
        <w:rPr>
          <w:rFonts w:ascii="Arial" w:hAnsi="Arial" w:cs="Arial"/>
          <w:spacing w:val="-15"/>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associated</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45"/>
        </w:rPr>
        <w:t xml:space="preserve"> </w:t>
      </w:r>
      <w:r w:rsidRPr="001058B5">
        <w:rPr>
          <w:rFonts w:ascii="Arial" w:hAnsi="Arial" w:cs="Arial"/>
        </w:rPr>
        <w:t>OPTION.</w:t>
      </w:r>
      <w:r w:rsidRPr="001058B5">
        <w:rPr>
          <w:rFonts w:ascii="Arial" w:hAnsi="Arial" w:cs="Arial"/>
          <w:spacing w:val="-14"/>
        </w:rPr>
        <w:t xml:space="preserve"> </w:t>
      </w:r>
      <w:r w:rsidRPr="001058B5">
        <w:rPr>
          <w:rFonts w:ascii="Arial" w:hAnsi="Arial" w:cs="Arial"/>
        </w:rPr>
        <w:t>This special privilege allows the grantee several expanded</w:t>
      </w:r>
      <w:r w:rsidRPr="001058B5">
        <w:rPr>
          <w:rFonts w:ascii="Arial" w:hAnsi="Arial" w:cs="Arial"/>
          <w:spacing w:val="-8"/>
        </w:rPr>
        <w:t xml:space="preserve"> </w:t>
      </w:r>
      <w:r w:rsidRPr="001058B5">
        <w:rPr>
          <w:rFonts w:ascii="Arial" w:hAnsi="Arial" w:cs="Arial"/>
        </w:rPr>
        <w:t>privileges:</w:t>
      </w:r>
    </w:p>
    <w:p w14:paraId="0B6721DF" w14:textId="77777777" w:rsidR="008C539B" w:rsidRPr="001058B5" w:rsidRDefault="00C12992" w:rsidP="006F7931">
      <w:pPr>
        <w:pStyle w:val="ListParagraph"/>
        <w:numPr>
          <w:ilvl w:val="2"/>
          <w:numId w:val="137"/>
        </w:numPr>
        <w:tabs>
          <w:tab w:val="left" w:pos="2620"/>
        </w:tabs>
        <w:spacing w:before="116" w:line="232" w:lineRule="auto"/>
        <w:ind w:right="645"/>
        <w:rPr>
          <w:rFonts w:ascii="Arial" w:hAnsi="Arial" w:cs="Arial"/>
          <w:sz w:val="20"/>
        </w:rPr>
      </w:pPr>
      <w:r w:rsidRPr="001058B5">
        <w:rPr>
          <w:rFonts w:ascii="Arial" w:hAnsi="Arial" w:cs="Arial"/>
          <w:sz w:val="20"/>
        </w:rPr>
        <w:t>The grantee can grant the object privilege to any user in the database, with</w:t>
      </w:r>
      <w:r w:rsidRPr="001058B5">
        <w:rPr>
          <w:rFonts w:ascii="Arial" w:hAnsi="Arial" w:cs="Arial"/>
          <w:spacing w:val="-30"/>
          <w:sz w:val="20"/>
        </w:rPr>
        <w:t xml:space="preserve"> </w:t>
      </w:r>
      <w:r w:rsidRPr="001058B5">
        <w:rPr>
          <w:rFonts w:ascii="Arial" w:hAnsi="Arial" w:cs="Arial"/>
          <w:sz w:val="20"/>
        </w:rPr>
        <w:t>or without the GRANT</w:t>
      </w:r>
      <w:r w:rsidRPr="001058B5">
        <w:rPr>
          <w:rFonts w:ascii="Arial" w:hAnsi="Arial" w:cs="Arial"/>
          <w:spacing w:val="-70"/>
          <w:sz w:val="20"/>
        </w:rPr>
        <w:t xml:space="preserve"> </w:t>
      </w:r>
      <w:r w:rsidRPr="001058B5">
        <w:rPr>
          <w:rFonts w:ascii="Arial" w:hAnsi="Arial" w:cs="Arial"/>
          <w:sz w:val="20"/>
        </w:rPr>
        <w:t>OPTION, and to any role in the database.</w:t>
      </w:r>
    </w:p>
    <w:p w14:paraId="0E8B1B1E" w14:textId="77777777" w:rsidR="008C539B" w:rsidRPr="001058B5" w:rsidRDefault="00C12992" w:rsidP="006F7931">
      <w:pPr>
        <w:pStyle w:val="ListParagraph"/>
        <w:numPr>
          <w:ilvl w:val="2"/>
          <w:numId w:val="137"/>
        </w:numPr>
        <w:tabs>
          <w:tab w:val="left" w:pos="2620"/>
        </w:tabs>
        <w:spacing w:before="115" w:line="232" w:lineRule="auto"/>
        <w:ind w:right="322"/>
        <w:rPr>
          <w:rFonts w:ascii="Arial" w:hAnsi="Arial" w:cs="Arial"/>
          <w:sz w:val="20"/>
        </w:rPr>
      </w:pPr>
      <w:r w:rsidRPr="001058B5">
        <w:rPr>
          <w:rFonts w:ascii="Arial" w:hAnsi="Arial" w:cs="Arial"/>
          <w:sz w:val="20"/>
        </w:rPr>
        <w:t>If both of the following conditions are true, then the grantee can create views on 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corresponding</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views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4"/>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 in the</w:t>
      </w:r>
      <w:r w:rsidRPr="001058B5">
        <w:rPr>
          <w:rFonts w:ascii="Arial" w:hAnsi="Arial" w:cs="Arial"/>
          <w:spacing w:val="-1"/>
          <w:sz w:val="20"/>
        </w:rPr>
        <w:t xml:space="preserve"> </w:t>
      </w:r>
      <w:r w:rsidRPr="001058B5">
        <w:rPr>
          <w:rFonts w:ascii="Arial" w:hAnsi="Arial" w:cs="Arial"/>
          <w:sz w:val="20"/>
        </w:rPr>
        <w:t>database:</w:t>
      </w:r>
    </w:p>
    <w:p w14:paraId="099BFCBB"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grantee</w:t>
      </w:r>
      <w:r w:rsidRPr="001058B5">
        <w:rPr>
          <w:rFonts w:ascii="Arial" w:hAnsi="Arial" w:cs="Arial"/>
          <w:spacing w:val="-9"/>
          <w:sz w:val="20"/>
        </w:rPr>
        <w:t xml:space="preserve"> </w:t>
      </w:r>
      <w:r w:rsidRPr="001058B5">
        <w:rPr>
          <w:rFonts w:ascii="Arial" w:hAnsi="Arial" w:cs="Arial"/>
          <w:sz w:val="20"/>
        </w:rPr>
        <w:t>receives</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privileges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with</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w:t>
      </w:r>
      <w:r w:rsidRPr="001058B5">
        <w:rPr>
          <w:rFonts w:ascii="Arial" w:hAnsi="Arial" w:cs="Arial"/>
          <w:spacing w:val="-36"/>
          <w:sz w:val="20"/>
        </w:rPr>
        <w:t xml:space="preserve"> </w:t>
      </w:r>
      <w:r w:rsidRPr="001058B5">
        <w:rPr>
          <w:rFonts w:ascii="Arial" w:hAnsi="Arial" w:cs="Arial"/>
          <w:sz w:val="20"/>
        </w:rPr>
        <w:t>OPTION.</w:t>
      </w:r>
    </w:p>
    <w:p w14:paraId="403B5991"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grantee</w:t>
      </w:r>
      <w:r w:rsidRPr="001058B5">
        <w:rPr>
          <w:rFonts w:ascii="Arial" w:hAnsi="Arial" w:cs="Arial"/>
          <w:spacing w:val="-14"/>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or</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ANY</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p>
    <w:p w14:paraId="3FE7DC07" w14:textId="77777777" w:rsidR="008C539B" w:rsidRPr="001058B5" w:rsidRDefault="008D1AB8">
      <w:pPr>
        <w:pStyle w:val="BodyText"/>
        <w:spacing w:before="10"/>
        <w:rPr>
          <w:rFonts w:ascii="Arial" w:hAnsi="Arial" w:cs="Arial"/>
          <w:sz w:val="17"/>
        </w:rPr>
      </w:pPr>
      <w:r>
        <w:rPr>
          <w:rFonts w:ascii="Arial" w:hAnsi="Arial" w:cs="Arial"/>
        </w:rPr>
        <w:pict w14:anchorId="7532CEF3">
          <v:group id="_x0000_s1415" style="position:absolute;margin-left:204pt;margin-top:13.05pt;width:312pt;height:2.55pt;z-index:3376;mso-wrap-distance-left:0;mso-wrap-distance-right:0;mso-position-horizontal-relative:page" coordorigin="4080,261" coordsize="6240,51">
            <v:line id="_x0000_s1417" style="position:absolute" from="4080,264" to="10320,264" strokeweight=".24pt"/>
            <v:line id="_x0000_s1416" style="position:absolute" from="4080,309" to="10320,309" strokeweight=".24pt"/>
            <w10:wrap type="topAndBottom" anchorx="page"/>
          </v:group>
        </w:pict>
      </w:r>
    </w:p>
    <w:p w14:paraId="3CF0D5E7" w14:textId="77777777" w:rsidR="008C539B" w:rsidRPr="001058B5" w:rsidRDefault="00C12992">
      <w:pPr>
        <w:pStyle w:val="BodyText"/>
        <w:spacing w:before="27" w:after="108" w:line="230" w:lineRule="auto"/>
        <w:ind w:left="2979" w:right="848"/>
        <w:rPr>
          <w:rFonts w:ascii="Arial" w:hAnsi="Arial" w:cs="Arial"/>
        </w:rPr>
      </w:pPr>
      <w:r w:rsidRPr="001058B5">
        <w:rPr>
          <w:rFonts w:ascii="Arial" w:hAnsi="Arial" w:cs="Arial"/>
          <w:b/>
          <w:sz w:val="19"/>
        </w:rPr>
        <w:t>Note:</w:t>
      </w:r>
      <w:bookmarkStart w:id="783" w:name="_bookmark815"/>
      <w:bookmarkEnd w:id="783"/>
      <w:r w:rsidRPr="001058B5">
        <w:rPr>
          <w:rFonts w:ascii="Arial" w:hAnsi="Arial" w:cs="Arial"/>
          <w:b/>
          <w:sz w:val="19"/>
        </w:rPr>
        <w:t xml:space="preserve"> </w:t>
      </w:r>
      <w:r w:rsidRPr="001058B5">
        <w:rPr>
          <w:rFonts w:ascii="Arial" w:hAnsi="Arial" w:cs="Arial"/>
        </w:rPr>
        <w:t>The GRANT OPTION is not valid when granting an object privilege to a role. Oracle Database prevents the propagation of object privileges through roles so that grantees of a role cannot propagate object privileges received by means of roles.</w:t>
      </w:r>
    </w:p>
    <w:p w14:paraId="7E4AE531" w14:textId="1B136AF7" w:rsidR="008C539B" w:rsidRPr="001058B5" w:rsidRDefault="008D1AB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95E50BB">
          <v:group id="_x0000_s1412" style="width:312pt;height:2.55pt;mso-position-horizontal-relative:char;mso-position-vertical-relative:line" coordsize="6240,51">
            <v:line id="_x0000_s1414" style="position:absolute" from="0,2" to="6240,2" strokeweight=".24pt"/>
            <v:line id="_x0000_s1413" style="position:absolute" from="0,48" to="6240,48" strokeweight=".24pt"/>
            <w10:anchorlock/>
          </v:group>
        </w:pict>
      </w:r>
    </w:p>
    <w:p w14:paraId="1A4786AF" w14:textId="77777777" w:rsidR="008C539B" w:rsidRPr="001058B5" w:rsidRDefault="008C539B">
      <w:pPr>
        <w:pStyle w:val="BodyText"/>
        <w:spacing w:before="5"/>
        <w:rPr>
          <w:rFonts w:ascii="Arial" w:hAnsi="Arial" w:cs="Arial"/>
          <w:sz w:val="10"/>
        </w:rPr>
      </w:pPr>
    </w:p>
    <w:p w14:paraId="4506A10B" w14:textId="77777777" w:rsidR="008C539B" w:rsidRPr="001058B5" w:rsidRDefault="00C12992">
      <w:pPr>
        <w:pStyle w:val="Heading6"/>
        <w:spacing w:before="105"/>
      </w:pPr>
      <w:bookmarkStart w:id="784" w:name="Granting_Object_Privileges_on_Behalf_of_"/>
      <w:bookmarkStart w:id="785" w:name="_bookmark816"/>
      <w:bookmarkEnd w:id="784"/>
      <w:bookmarkEnd w:id="785"/>
      <w:r w:rsidRPr="001058B5">
        <w:t>Gra</w:t>
      </w:r>
      <w:bookmarkStart w:id="786" w:name="_bookmark817"/>
      <w:bookmarkEnd w:id="786"/>
      <w:r w:rsidRPr="001058B5">
        <w:t>nting Object Privileges on Behalf of the Object Owne</w:t>
      </w:r>
      <w:bookmarkStart w:id="787" w:name="_bookmark818"/>
      <w:bookmarkEnd w:id="787"/>
      <w:r w:rsidRPr="001058B5">
        <w:t>r</w:t>
      </w:r>
    </w:p>
    <w:p w14:paraId="2A5D090D"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70"/>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enables</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revoke any</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4"/>
        </w:rPr>
        <w:t xml:space="preserve"> </w:t>
      </w:r>
      <w:r w:rsidRPr="001058B5">
        <w:rPr>
          <w:rFonts w:ascii="Arial" w:hAnsi="Arial" w:cs="Arial"/>
        </w:rPr>
        <w:t>privilege</w:t>
      </w:r>
      <w:r w:rsidRPr="001058B5">
        <w:rPr>
          <w:rFonts w:ascii="Arial" w:hAnsi="Arial" w:cs="Arial"/>
          <w:spacing w:val="-5"/>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spacing w:val="-3"/>
        </w:rPr>
        <w:t>owner.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provides</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convenient means for database and application administrators to grant access to objects in any schema without requiring that they connect to the schema. Login credentials do not need to be maintained for schema owners who have this privilege, which reduces the number of connections required during</w:t>
      </w:r>
      <w:r w:rsidRPr="001058B5">
        <w:rPr>
          <w:rFonts w:ascii="Arial" w:hAnsi="Arial" w:cs="Arial"/>
          <w:spacing w:val="-4"/>
        </w:rPr>
        <w:t xml:space="preserve"> </w:t>
      </w:r>
      <w:r w:rsidRPr="001058B5">
        <w:rPr>
          <w:rFonts w:ascii="Arial" w:hAnsi="Arial" w:cs="Arial"/>
        </w:rPr>
        <w:t>configuration.</w:t>
      </w:r>
    </w:p>
    <w:p w14:paraId="4E30FA55" w14:textId="77777777" w:rsidR="008C539B" w:rsidRPr="001058B5" w:rsidRDefault="00C12992">
      <w:pPr>
        <w:pStyle w:val="BodyText"/>
        <w:spacing w:before="127" w:line="228" w:lineRule="auto"/>
        <w:ind w:left="2260" w:right="185"/>
        <w:rPr>
          <w:rFonts w:ascii="Arial" w:hAnsi="Arial" w:cs="Arial"/>
        </w:rPr>
      </w:pPr>
      <w:r w:rsidRPr="001058B5">
        <w:rPr>
          <w:rFonts w:ascii="Arial" w:hAnsi="Arial" w:cs="Arial"/>
        </w:rPr>
        <w:t>This system privilege is part of the Oracle Database supplied DBA role and is thus granted</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ADMIN</w:t>
      </w:r>
      <w:r w:rsidRPr="001058B5">
        <w:rPr>
          <w:rFonts w:ascii="Arial" w:hAnsi="Arial" w:cs="Arial"/>
          <w:spacing w:val="-68"/>
        </w:rPr>
        <w:t xml:space="preserve"> </w:t>
      </w:r>
      <w:r w:rsidRPr="001058B5">
        <w:rPr>
          <w:rFonts w:ascii="Arial" w:hAnsi="Arial" w:cs="Arial"/>
        </w:rPr>
        <w:t>option)</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connecting</w:t>
      </w:r>
      <w:r w:rsidRPr="001058B5">
        <w:rPr>
          <w:rFonts w:ascii="Arial" w:hAnsi="Arial" w:cs="Arial"/>
          <w:spacing w:val="-24"/>
        </w:rPr>
        <w:t xml:space="preserve"> </w:t>
      </w:r>
      <w:r w:rsidRPr="001058B5">
        <w:rPr>
          <w:rFonts w:ascii="Arial" w:hAnsi="Arial" w:cs="Arial"/>
        </w:rPr>
        <w:t>AS</w:t>
      </w:r>
      <w:r w:rsidRPr="001058B5">
        <w:rPr>
          <w:rFonts w:ascii="Arial" w:hAnsi="Arial" w:cs="Arial"/>
          <w:spacing w:val="-68"/>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SYS).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5"/>
        </w:rPr>
        <w:t xml:space="preserve"> </w:t>
      </w:r>
      <w:r w:rsidRPr="001058B5">
        <w:rPr>
          <w:rFonts w:ascii="Arial" w:hAnsi="Arial" w:cs="Arial"/>
        </w:rPr>
        <w:t>with other</w:t>
      </w:r>
      <w:r w:rsidRPr="001058B5">
        <w:rPr>
          <w:rFonts w:ascii="Arial" w:hAnsi="Arial" w:cs="Arial"/>
          <w:spacing w:val="-24"/>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only be granted by a user who possesses the ADMIN</w:t>
      </w:r>
      <w:r w:rsidRPr="001058B5">
        <w:rPr>
          <w:rFonts w:ascii="Arial" w:hAnsi="Arial" w:cs="Arial"/>
          <w:spacing w:val="-52"/>
        </w:rPr>
        <w:t xml:space="preserve"> </w:t>
      </w:r>
      <w:r w:rsidRPr="001058B5">
        <w:rPr>
          <w:rFonts w:ascii="Arial" w:hAnsi="Arial" w:cs="Arial"/>
        </w:rPr>
        <w:t>option.</w:t>
      </w:r>
    </w:p>
    <w:p w14:paraId="48007B13"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57E6CD4" w14:textId="77777777" w:rsidR="008C539B" w:rsidRPr="001058B5" w:rsidRDefault="008C539B">
      <w:pPr>
        <w:pStyle w:val="BodyText"/>
        <w:spacing w:before="5"/>
        <w:rPr>
          <w:rFonts w:ascii="Arial" w:hAnsi="Arial" w:cs="Arial"/>
          <w:sz w:val="25"/>
        </w:rPr>
      </w:pPr>
    </w:p>
    <w:p w14:paraId="6E21F48D" w14:textId="77777777" w:rsidR="008C539B" w:rsidRPr="001058B5" w:rsidRDefault="00C12992">
      <w:pPr>
        <w:pStyle w:val="BodyText"/>
        <w:spacing w:before="103" w:line="228" w:lineRule="auto"/>
        <w:ind w:left="1659" w:right="848"/>
        <w:rPr>
          <w:rFonts w:ascii="Arial" w:hAnsi="Arial" w:cs="Arial"/>
        </w:rPr>
      </w:pPr>
      <w:r w:rsidRPr="001058B5">
        <w:rPr>
          <w:rFonts w:ascii="Arial" w:hAnsi="Arial" w:cs="Arial"/>
        </w:rPr>
        <w:t xml:space="preserve">The </w:t>
      </w:r>
      <w:r w:rsidRPr="001058B5">
        <w:rPr>
          <w:rFonts w:ascii="Arial" w:hAnsi="Arial" w:cs="Arial"/>
          <w:i/>
        </w:rPr>
        <w:t xml:space="preserve">recorded </w:t>
      </w:r>
      <w:r w:rsidRPr="001058B5">
        <w:rPr>
          <w:rFonts w:ascii="Arial" w:hAnsi="Arial" w:cs="Arial"/>
        </w:rPr>
        <w:t>grantor of access rights to an object is either the object owner or the person</w:t>
      </w:r>
      <w:r w:rsidRPr="001058B5">
        <w:rPr>
          <w:rFonts w:ascii="Arial" w:hAnsi="Arial" w:cs="Arial"/>
          <w:spacing w:val="-24"/>
        </w:rPr>
        <w:t xml:space="preserve"> </w:t>
      </w:r>
      <w:r w:rsidRPr="001058B5">
        <w:rPr>
          <w:rFonts w:ascii="Arial" w:hAnsi="Arial" w:cs="Arial"/>
        </w:rPr>
        <w:t>exercising</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6"/>
        </w:rPr>
        <w:t xml:space="preserve"> </w:t>
      </w:r>
      <w:r w:rsidRPr="001058B5">
        <w:rPr>
          <w:rFonts w:ascii="Arial" w:hAnsi="Arial" w:cs="Arial"/>
        </w:rPr>
        <w:t>PRIVILEGE</w:t>
      </w:r>
      <w:r w:rsidRPr="001058B5">
        <w:rPr>
          <w:rFonts w:ascii="Arial" w:hAnsi="Arial" w:cs="Arial"/>
          <w:spacing w:val="-98"/>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grantor with</w:t>
      </w:r>
      <w:r w:rsidRPr="001058B5">
        <w:rPr>
          <w:rFonts w:ascii="Arial" w:hAnsi="Arial" w:cs="Arial"/>
          <w:spacing w:val="-29"/>
        </w:rPr>
        <w:t xml:space="preserve"> </w:t>
      </w:r>
      <w:r w:rsidRPr="001058B5">
        <w:rPr>
          <w:rFonts w:ascii="Arial" w:hAnsi="Arial" w:cs="Arial"/>
        </w:rPr>
        <w:t>GRANT</w:t>
      </w:r>
      <w:r w:rsidRPr="001058B5">
        <w:rPr>
          <w:rFonts w:ascii="Arial" w:hAnsi="Arial" w:cs="Arial"/>
          <w:spacing w:val="-75"/>
        </w:rPr>
        <w:t xml:space="preserve"> </w:t>
      </w:r>
      <w:r w:rsidRPr="001058B5">
        <w:rPr>
          <w:rFonts w:ascii="Arial" w:hAnsi="Arial" w:cs="Arial"/>
        </w:rPr>
        <w:t>ANY</w:t>
      </w:r>
      <w:r w:rsidRPr="001058B5">
        <w:rPr>
          <w:rFonts w:ascii="Arial" w:hAnsi="Arial" w:cs="Arial"/>
          <w:spacing w:val="-75"/>
        </w:rPr>
        <w:t xml:space="preserve"> </w:t>
      </w:r>
      <w:r w:rsidRPr="001058B5">
        <w:rPr>
          <w:rFonts w:ascii="Arial" w:hAnsi="Arial" w:cs="Arial"/>
        </w:rPr>
        <w:t>OBJECT</w:t>
      </w:r>
      <w:r w:rsidRPr="001058B5">
        <w:rPr>
          <w:rFonts w:ascii="Arial" w:hAnsi="Arial" w:cs="Arial"/>
          <w:spacing w:val="-75"/>
        </w:rPr>
        <w:t xml:space="preserve"> </w:t>
      </w:r>
      <w:r w:rsidRPr="001058B5">
        <w:rPr>
          <w:rFonts w:ascii="Arial" w:hAnsi="Arial" w:cs="Arial"/>
        </w:rPr>
        <w:t>PRIVILEGE</w:t>
      </w:r>
      <w:r w:rsidRPr="001058B5">
        <w:rPr>
          <w:rFonts w:ascii="Arial" w:hAnsi="Arial" w:cs="Arial"/>
          <w:spacing w:val="-81"/>
        </w:rPr>
        <w:t xml:space="preserve"> </w:t>
      </w:r>
      <w:r w:rsidRPr="001058B5">
        <w:rPr>
          <w:rFonts w:ascii="Arial" w:hAnsi="Arial" w:cs="Arial"/>
        </w:rPr>
        <w:t>does</w:t>
      </w:r>
      <w:r w:rsidRPr="001058B5">
        <w:rPr>
          <w:rFonts w:ascii="Arial" w:hAnsi="Arial" w:cs="Arial"/>
          <w:spacing w:val="-28"/>
        </w:rPr>
        <w:t xml:space="preserve"> </w:t>
      </w:r>
      <w:r w:rsidRPr="001058B5">
        <w:rPr>
          <w:rFonts w:ascii="Arial" w:hAnsi="Arial" w:cs="Arial"/>
          <w:i/>
        </w:rPr>
        <w:t>not</w:t>
      </w:r>
      <w:r w:rsidRPr="001058B5">
        <w:rPr>
          <w:rFonts w:ascii="Arial" w:hAnsi="Arial" w:cs="Arial"/>
          <w:i/>
          <w:spacing w:val="-29"/>
        </w:rPr>
        <w:t xml:space="preserve"> </w:t>
      </w:r>
      <w:r w:rsidRPr="001058B5">
        <w:rPr>
          <w:rFonts w:ascii="Arial" w:hAnsi="Arial" w:cs="Arial"/>
        </w:rPr>
        <w:t>have</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object</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29"/>
        </w:rPr>
        <w:t xml:space="preserve"> </w:t>
      </w:r>
      <w:r w:rsidRPr="001058B5">
        <w:rPr>
          <w:rFonts w:ascii="Arial" w:hAnsi="Arial" w:cs="Arial"/>
        </w:rPr>
        <w:t>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GRANT OPTION,</w:t>
      </w:r>
      <w:r w:rsidRPr="001058B5">
        <w:rPr>
          <w:rFonts w:ascii="Arial" w:hAnsi="Arial" w:cs="Arial"/>
          <w:spacing w:val="-10"/>
        </w:rPr>
        <w:t xml:space="preserve"> </w:t>
      </w:r>
      <w:r w:rsidRPr="001058B5">
        <w:rPr>
          <w:rFonts w:ascii="Arial" w:hAnsi="Arial" w:cs="Arial"/>
        </w:rPr>
        <w:t>then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owner</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shown</w:t>
      </w:r>
      <w:r w:rsidRPr="001058B5">
        <w:rPr>
          <w:rFonts w:ascii="Arial" w:hAnsi="Arial" w:cs="Arial"/>
          <w:spacing w:val="-10"/>
        </w:rPr>
        <w:t xml:space="preserve"> </w:t>
      </w:r>
      <w:r w:rsidRPr="001058B5">
        <w:rPr>
          <w:rFonts w:ascii="Arial" w:hAnsi="Arial" w:cs="Arial"/>
        </w:rPr>
        <w:t>as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grantor.</w:t>
      </w:r>
      <w:r w:rsidRPr="001058B5">
        <w:rPr>
          <w:rFonts w:ascii="Arial" w:hAnsi="Arial" w:cs="Arial"/>
          <w:spacing w:val="-10"/>
        </w:rPr>
        <w:t xml:space="preserve"> </w:t>
      </w:r>
      <w:r w:rsidRPr="001058B5">
        <w:rPr>
          <w:rFonts w:ascii="Arial" w:hAnsi="Arial" w:cs="Arial"/>
        </w:rPr>
        <w:t>Otherwise,</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grantor has the object privilege with the GRANT OPTION, then that grantor is recorded as the grantor of the</w:t>
      </w:r>
      <w:r w:rsidRPr="001058B5">
        <w:rPr>
          <w:rFonts w:ascii="Arial" w:hAnsi="Arial" w:cs="Arial"/>
          <w:spacing w:val="-4"/>
        </w:rPr>
        <w:t xml:space="preserve"> </w:t>
      </w:r>
      <w:r w:rsidRPr="001058B5">
        <w:rPr>
          <w:rFonts w:ascii="Arial" w:hAnsi="Arial" w:cs="Arial"/>
        </w:rPr>
        <w:t>grant.</w:t>
      </w:r>
    </w:p>
    <w:p w14:paraId="27AFC8E0" w14:textId="77777777" w:rsidR="008C539B" w:rsidRPr="001058B5" w:rsidRDefault="008D1AB8">
      <w:pPr>
        <w:pStyle w:val="BodyText"/>
        <w:spacing w:before="9"/>
        <w:rPr>
          <w:rFonts w:ascii="Arial" w:hAnsi="Arial" w:cs="Arial"/>
          <w:sz w:val="18"/>
        </w:rPr>
      </w:pPr>
      <w:r>
        <w:rPr>
          <w:rFonts w:ascii="Arial" w:hAnsi="Arial" w:cs="Arial"/>
        </w:rPr>
        <w:pict w14:anchorId="024BBE19">
          <v:group id="_x0000_s1409" style="position:absolute;margin-left:174pt;margin-top:13.65pt;width:300pt;height:2.55pt;z-index:3424;mso-wrap-distance-left:0;mso-wrap-distance-right:0;mso-position-horizontal-relative:page" coordorigin="3480,273" coordsize="6000,51">
            <v:line id="_x0000_s1411" style="position:absolute" from="3480,275" to="9480,275" strokeweight=".24pt"/>
            <v:line id="_x0000_s1410" style="position:absolute" from="3480,321" to="9480,321" strokeweight=".08469mm"/>
            <w10:wrap type="topAndBottom" anchorx="page"/>
          </v:group>
        </w:pict>
      </w:r>
    </w:p>
    <w:p w14:paraId="1DB9F266" w14:textId="77777777" w:rsidR="008C539B" w:rsidRPr="001058B5" w:rsidRDefault="00C12992">
      <w:pPr>
        <w:pStyle w:val="BodyText"/>
        <w:spacing w:before="29" w:after="108"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The audit record generated by the GRANT</w:t>
      </w:r>
      <w:r w:rsidRPr="001058B5">
        <w:rPr>
          <w:rFonts w:ascii="Arial" w:hAnsi="Arial" w:cs="Arial"/>
          <w:spacing w:val="-86"/>
        </w:rPr>
        <w:t xml:space="preserve"> </w:t>
      </w:r>
      <w:r w:rsidRPr="001058B5">
        <w:rPr>
          <w:rFonts w:ascii="Arial" w:hAnsi="Arial" w:cs="Arial"/>
        </w:rPr>
        <w:t>statement always shows the actual user who performed the grant.</w:t>
      </w:r>
    </w:p>
    <w:p w14:paraId="0194EF4D" w14:textId="0AE576E5"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DD6BFD3">
          <v:group id="_x0000_s1406" style="width:300pt;height:2.5pt;mso-position-horizontal-relative:char;mso-position-vertical-relative:line" coordsize="6000,50">
            <v:line id="_x0000_s1408" style="position:absolute" from="0,2" to="6000,2" strokeweight=".24pt"/>
            <v:line id="_x0000_s1407" style="position:absolute" from="0,47" to="6000,47" strokeweight=".24pt"/>
            <w10:anchorlock/>
          </v:group>
        </w:pict>
      </w:r>
    </w:p>
    <w:p w14:paraId="49AD11F2" w14:textId="77777777" w:rsidR="008C539B" w:rsidRPr="001058B5" w:rsidRDefault="008C539B">
      <w:pPr>
        <w:pStyle w:val="BodyText"/>
        <w:spacing w:before="9"/>
        <w:rPr>
          <w:rFonts w:ascii="Arial" w:hAnsi="Arial" w:cs="Arial"/>
          <w:sz w:val="11"/>
        </w:rPr>
      </w:pPr>
    </w:p>
    <w:p w14:paraId="0F965ADE" w14:textId="77777777" w:rsidR="008C539B" w:rsidRPr="001058B5" w:rsidRDefault="00C12992">
      <w:pPr>
        <w:pStyle w:val="BodyText"/>
        <w:spacing w:before="102" w:line="228" w:lineRule="auto"/>
        <w:ind w:left="1660" w:right="848"/>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consider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scenario.</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adams</w:t>
      </w:r>
      <w:r w:rsidRPr="001058B5">
        <w:rPr>
          <w:rFonts w:ascii="Arial" w:hAnsi="Arial" w:cs="Arial"/>
          <w:spacing w:val="-91"/>
        </w:rPr>
        <w:t xml:space="preserve"> </w:t>
      </w:r>
      <w:r w:rsidRPr="001058B5">
        <w:rPr>
          <w:rFonts w:ascii="Arial" w:hAnsi="Arial" w:cs="Arial"/>
        </w:rPr>
        <w:t>possesses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49"/>
        </w:rPr>
        <w:t xml:space="preserve"> </w:t>
      </w:r>
      <w:r w:rsidRPr="001058B5">
        <w:rPr>
          <w:rFonts w:ascii="Arial" w:hAnsi="Arial" w:cs="Arial"/>
        </w:rPr>
        <w:t>ANY OBJECT</w:t>
      </w:r>
      <w:r w:rsidRPr="001058B5">
        <w:rPr>
          <w:rFonts w:ascii="Arial" w:hAnsi="Arial" w:cs="Arial"/>
          <w:spacing w:val="-63"/>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does</w:t>
      </w:r>
      <w:r w:rsidRPr="001058B5">
        <w:rPr>
          <w:rFonts w:ascii="Arial" w:hAnsi="Arial" w:cs="Arial"/>
          <w:spacing w:val="-22"/>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possess</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3"/>
        </w:rPr>
        <w:t xml:space="preserve"> </w:t>
      </w:r>
      <w:r w:rsidRPr="001058B5">
        <w:rPr>
          <w:rFonts w:ascii="Arial" w:hAnsi="Arial" w:cs="Arial"/>
        </w:rPr>
        <w:t>other</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privileges. He issues the following</w:t>
      </w:r>
      <w:r w:rsidRPr="001058B5">
        <w:rPr>
          <w:rFonts w:ascii="Arial" w:hAnsi="Arial" w:cs="Arial"/>
          <w:spacing w:val="-2"/>
        </w:rPr>
        <w:t xml:space="preserve"> </w:t>
      </w:r>
      <w:r w:rsidRPr="001058B5">
        <w:rPr>
          <w:rFonts w:ascii="Arial" w:hAnsi="Arial" w:cs="Arial"/>
        </w:rPr>
        <w:t>statement:</w:t>
      </w:r>
    </w:p>
    <w:p w14:paraId="1628AF72" w14:textId="77777777" w:rsidR="008C539B" w:rsidRPr="001058B5" w:rsidRDefault="00C12992">
      <w:pPr>
        <w:spacing w:before="144"/>
        <w:ind w:left="1660"/>
        <w:rPr>
          <w:rFonts w:ascii="Arial" w:hAnsi="Arial" w:cs="Arial"/>
          <w:sz w:val="18"/>
        </w:rPr>
      </w:pPr>
      <w:r w:rsidRPr="001058B5">
        <w:rPr>
          <w:rFonts w:ascii="Arial" w:hAnsi="Arial" w:cs="Arial"/>
          <w:w w:val="95"/>
          <w:sz w:val="18"/>
        </w:rPr>
        <w:t>GRANT SELECT ON HR.EMPLOYEES TO blake WITH GRANT OPTION;</w:t>
      </w:r>
    </w:p>
    <w:p w14:paraId="31DF761E" w14:textId="77777777" w:rsidR="008C539B" w:rsidRPr="001058B5" w:rsidRDefault="008C539B">
      <w:pPr>
        <w:pStyle w:val="BodyText"/>
        <w:spacing w:before="1"/>
        <w:rPr>
          <w:rFonts w:ascii="Arial" w:hAnsi="Arial" w:cs="Arial"/>
          <w:sz w:val="19"/>
        </w:rPr>
      </w:pPr>
    </w:p>
    <w:p w14:paraId="64C31E3C"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If</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examine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DBA_TAB_PRIVS</w:t>
      </w:r>
      <w:r w:rsidRPr="001058B5">
        <w:rPr>
          <w:rFonts w:ascii="Arial" w:hAnsi="Arial" w:cs="Arial"/>
          <w:spacing w:val="-93"/>
        </w:rPr>
        <w:t xml:space="preserve"> </w:t>
      </w:r>
      <w:r w:rsidRPr="001058B5">
        <w:rPr>
          <w:rFonts w:ascii="Arial" w:hAnsi="Arial" w:cs="Arial"/>
          <w:spacing w:val="-4"/>
        </w:rPr>
        <w:t>view,</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will</w:t>
      </w:r>
      <w:r w:rsidRPr="001058B5">
        <w:rPr>
          <w:rFonts w:ascii="Arial" w:hAnsi="Arial" w:cs="Arial"/>
          <w:spacing w:val="-18"/>
        </w:rPr>
        <w:t xml:space="preserve"> </w:t>
      </w:r>
      <w:r w:rsidRPr="001058B5">
        <w:rPr>
          <w:rFonts w:ascii="Arial" w:hAnsi="Arial" w:cs="Arial"/>
        </w:rPr>
        <w:t>see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hr</w:t>
      </w:r>
      <w:r w:rsidRPr="001058B5">
        <w:rPr>
          <w:rFonts w:ascii="Arial" w:hAnsi="Arial" w:cs="Arial"/>
          <w:spacing w:val="-93"/>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shown</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the grantor of the</w:t>
      </w:r>
      <w:r w:rsidRPr="001058B5">
        <w:rPr>
          <w:rFonts w:ascii="Arial" w:hAnsi="Arial" w:cs="Arial"/>
          <w:spacing w:val="-2"/>
        </w:rPr>
        <w:t xml:space="preserve"> </w:t>
      </w:r>
      <w:r w:rsidRPr="001058B5">
        <w:rPr>
          <w:rFonts w:ascii="Arial" w:hAnsi="Arial" w:cs="Arial"/>
        </w:rPr>
        <w:t>privilege:</w:t>
      </w:r>
    </w:p>
    <w:p w14:paraId="2C6BCCA0" w14:textId="77777777" w:rsidR="008C539B" w:rsidRPr="001058B5" w:rsidRDefault="00C12992">
      <w:pPr>
        <w:spacing w:before="143" w:line="259" w:lineRule="auto"/>
        <w:ind w:left="1844" w:right="4242" w:hanging="185"/>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GRANTEE,</w:t>
      </w:r>
      <w:r w:rsidRPr="001058B5">
        <w:rPr>
          <w:rFonts w:ascii="Arial" w:hAnsi="Arial" w:cs="Arial"/>
          <w:spacing w:val="-54"/>
          <w:w w:val="90"/>
          <w:sz w:val="18"/>
        </w:rPr>
        <w:t xml:space="preserve"> </w:t>
      </w:r>
      <w:r w:rsidRPr="001058B5">
        <w:rPr>
          <w:rFonts w:ascii="Arial" w:hAnsi="Arial" w:cs="Arial"/>
          <w:w w:val="90"/>
          <w:sz w:val="18"/>
        </w:rPr>
        <w:t>GRANTOR,</w:t>
      </w:r>
      <w:r w:rsidRPr="001058B5">
        <w:rPr>
          <w:rFonts w:ascii="Arial" w:hAnsi="Arial" w:cs="Arial"/>
          <w:spacing w:val="-54"/>
          <w:w w:val="90"/>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 xml:space="preserve">GRANTABLE </w:t>
      </w:r>
      <w:r w:rsidRPr="001058B5">
        <w:rPr>
          <w:rFonts w:ascii="Arial" w:hAnsi="Arial" w:cs="Arial"/>
          <w:w w:val="95"/>
          <w:sz w:val="18"/>
        </w:rPr>
        <w:t>FROM DBA_TAB_PRIVS</w:t>
      </w:r>
    </w:p>
    <w:p w14:paraId="3E95CE0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WHERE TABLE_NAME = 'EMPLOYEES' and OWNER = 'HR';</w:t>
      </w:r>
    </w:p>
    <w:p w14:paraId="140D82FD" w14:textId="77777777" w:rsidR="008C539B" w:rsidRPr="001058B5" w:rsidRDefault="008C539B">
      <w:pPr>
        <w:pStyle w:val="BodyText"/>
        <w:spacing w:before="10"/>
        <w:rPr>
          <w:rFonts w:ascii="Arial" w:hAnsi="Arial" w:cs="Arial"/>
        </w:rPr>
      </w:pPr>
    </w:p>
    <w:p w14:paraId="6566F056" w14:textId="77777777" w:rsidR="008C539B" w:rsidRPr="001058B5" w:rsidRDefault="00C12992">
      <w:pPr>
        <w:tabs>
          <w:tab w:val="left" w:pos="4439"/>
        </w:tabs>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391EF792" w14:textId="77777777" w:rsidR="008C539B" w:rsidRPr="001058B5" w:rsidRDefault="00C12992">
      <w:pPr>
        <w:tabs>
          <w:tab w:val="left" w:pos="2493"/>
          <w:tab w:val="left" w:pos="3327"/>
          <w:tab w:val="left" w:pos="4439"/>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740C7E31" w14:textId="77777777" w:rsidR="008C539B" w:rsidRPr="001058B5" w:rsidRDefault="008C539B">
      <w:pPr>
        <w:pStyle w:val="BodyText"/>
        <w:spacing w:before="8"/>
        <w:rPr>
          <w:rFonts w:ascii="Arial" w:hAnsi="Arial" w:cs="Arial"/>
          <w:sz w:val="17"/>
        </w:rPr>
      </w:pPr>
    </w:p>
    <w:p w14:paraId="1E521C0F"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Now</w:t>
      </w:r>
      <w:r w:rsidRPr="001058B5">
        <w:rPr>
          <w:rFonts w:ascii="Arial" w:hAnsi="Arial" w:cs="Arial"/>
          <w:spacing w:val="-30"/>
        </w:rPr>
        <w:t xml:space="preserve"> </w:t>
      </w:r>
      <w:r w:rsidRPr="001058B5">
        <w:rPr>
          <w:rFonts w:ascii="Arial" w:hAnsi="Arial" w:cs="Arial"/>
        </w:rPr>
        <w:t>assume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blake</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has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ANY</w:t>
      </w:r>
      <w:r w:rsidRPr="001058B5">
        <w:rPr>
          <w:rFonts w:ascii="Arial" w:hAnsi="Arial" w:cs="Arial"/>
          <w:spacing w:val="-79"/>
        </w:rPr>
        <w:t xml:space="preserve"> </w:t>
      </w:r>
      <w:r w:rsidRPr="001058B5">
        <w:rPr>
          <w:rFonts w:ascii="Arial" w:hAnsi="Arial" w:cs="Arial"/>
        </w:rPr>
        <w:t>OBJECT</w:t>
      </w:r>
      <w:r w:rsidRPr="001058B5">
        <w:rPr>
          <w:rFonts w:ascii="Arial" w:hAnsi="Arial" w:cs="Arial"/>
          <w:spacing w:val="-79"/>
        </w:rPr>
        <w:t xml:space="preserve"> </w:t>
      </w:r>
      <w:r w:rsidRPr="001058B5">
        <w:rPr>
          <w:rFonts w:ascii="Arial" w:hAnsi="Arial" w:cs="Arial"/>
        </w:rPr>
        <w:t>PRIVILEGE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He issues the following</w:t>
      </w:r>
      <w:r w:rsidRPr="001058B5">
        <w:rPr>
          <w:rFonts w:ascii="Arial" w:hAnsi="Arial" w:cs="Arial"/>
          <w:spacing w:val="-2"/>
        </w:rPr>
        <w:t xml:space="preserve"> </w:t>
      </w:r>
      <w:r w:rsidRPr="001058B5">
        <w:rPr>
          <w:rFonts w:ascii="Arial" w:hAnsi="Arial" w:cs="Arial"/>
        </w:rPr>
        <w:t>statement:</w:t>
      </w:r>
    </w:p>
    <w:p w14:paraId="4F0B2179" w14:textId="77777777" w:rsidR="008C539B" w:rsidRPr="001058B5" w:rsidRDefault="00C12992">
      <w:pPr>
        <w:spacing w:before="142"/>
        <w:ind w:left="1660"/>
        <w:rPr>
          <w:rFonts w:ascii="Arial" w:hAnsi="Arial" w:cs="Arial"/>
          <w:sz w:val="18"/>
        </w:rPr>
      </w:pPr>
      <w:r w:rsidRPr="001058B5">
        <w:rPr>
          <w:rFonts w:ascii="Arial" w:hAnsi="Arial" w:cs="Arial"/>
          <w:w w:val="95"/>
          <w:sz w:val="18"/>
        </w:rPr>
        <w:t>GRANT SELECT ON HR.EMPLOYEES TO clark;</w:t>
      </w:r>
    </w:p>
    <w:p w14:paraId="790FF75F" w14:textId="77777777" w:rsidR="008C539B" w:rsidRPr="001058B5" w:rsidRDefault="008C539B">
      <w:pPr>
        <w:pStyle w:val="BodyText"/>
        <w:spacing w:before="2"/>
        <w:rPr>
          <w:rFonts w:ascii="Arial" w:hAnsi="Arial" w:cs="Arial"/>
          <w:sz w:val="19"/>
        </w:rPr>
      </w:pPr>
    </w:p>
    <w:p w14:paraId="7491DE3C"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case,</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query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DBA_TAB_PRIVS</w:t>
      </w:r>
      <w:r w:rsidRPr="001058B5">
        <w:rPr>
          <w:rFonts w:ascii="Arial" w:hAnsi="Arial" w:cs="Arial"/>
          <w:spacing w:val="-97"/>
        </w:rPr>
        <w:t xml:space="preserve"> </w:t>
      </w:r>
      <w:r w:rsidRPr="001058B5">
        <w:rPr>
          <w:rFonts w:ascii="Arial" w:hAnsi="Arial" w:cs="Arial"/>
        </w:rPr>
        <w:t>view</w:t>
      </w:r>
      <w:r w:rsidRPr="001058B5">
        <w:rPr>
          <w:rFonts w:ascii="Arial" w:hAnsi="Arial" w:cs="Arial"/>
          <w:spacing w:val="-24"/>
        </w:rPr>
        <w:t xml:space="preserve"> </w:t>
      </w:r>
      <w:r w:rsidRPr="001058B5">
        <w:rPr>
          <w:rFonts w:ascii="Arial" w:hAnsi="Arial" w:cs="Arial"/>
        </w:rPr>
        <w:t>again,</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see</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blake</w:t>
      </w:r>
      <w:r w:rsidRPr="001058B5">
        <w:rPr>
          <w:rFonts w:ascii="Arial" w:hAnsi="Arial" w:cs="Arial"/>
          <w:spacing w:val="-97"/>
        </w:rPr>
        <w:t xml:space="preserve"> </w:t>
      </w:r>
      <w:r w:rsidRPr="001058B5">
        <w:rPr>
          <w:rFonts w:ascii="Arial" w:hAnsi="Arial" w:cs="Arial"/>
        </w:rPr>
        <w:t>is shown as being the grantor of the</w:t>
      </w:r>
      <w:r w:rsidRPr="001058B5">
        <w:rPr>
          <w:rFonts w:ascii="Arial" w:hAnsi="Arial" w:cs="Arial"/>
          <w:spacing w:val="-5"/>
        </w:rPr>
        <w:t xml:space="preserve"> </w:t>
      </w:r>
      <w:r w:rsidRPr="001058B5">
        <w:rPr>
          <w:rFonts w:ascii="Arial" w:hAnsi="Arial" w:cs="Arial"/>
        </w:rPr>
        <w:t>privilege:</w:t>
      </w:r>
    </w:p>
    <w:p w14:paraId="1B07A533" w14:textId="77777777" w:rsidR="008C539B" w:rsidRPr="001058B5" w:rsidRDefault="00C12992">
      <w:pPr>
        <w:spacing w:before="144"/>
        <w:ind w:left="1660"/>
        <w:rPr>
          <w:rFonts w:ascii="Arial" w:hAnsi="Arial" w:cs="Arial"/>
          <w:sz w:val="18"/>
        </w:rPr>
      </w:pPr>
      <w:r w:rsidRPr="001058B5">
        <w:rPr>
          <w:rFonts w:ascii="Arial" w:hAnsi="Arial" w:cs="Arial"/>
          <w:w w:val="95"/>
          <w:sz w:val="18"/>
        </w:rPr>
        <w:t>GRANTEE GRANTOR PRIVILEGE GRANTABLE</w:t>
      </w:r>
    </w:p>
    <w:p w14:paraId="0F5963AE" w14:textId="77777777" w:rsidR="008C539B" w:rsidRPr="001058B5" w:rsidRDefault="00C12992">
      <w:pPr>
        <w:tabs>
          <w:tab w:val="left" w:pos="2493"/>
          <w:tab w:val="left" w:pos="3327"/>
          <w:tab w:val="left" w:pos="4346"/>
        </w:tabs>
        <w:spacing w:before="15" w:line="259" w:lineRule="auto"/>
        <w:ind w:left="1660" w:right="4804"/>
        <w:rPr>
          <w:rFonts w:ascii="Arial" w:hAnsi="Arial" w:cs="Arial"/>
          <w:sz w:val="18"/>
        </w:rPr>
      </w:pP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1"/>
          <w:w w:val="90"/>
          <w:sz w:val="18"/>
        </w:rPr>
        <w:t xml:space="preserve"> </w:t>
      </w:r>
      <w:r w:rsidRPr="001058B5">
        <w:rPr>
          <w:rFonts w:ascii="Arial" w:hAnsi="Arial" w:cs="Arial"/>
          <w:w w:val="90"/>
          <w:sz w:val="18"/>
        </w:rPr>
        <w:t xml:space="preserve">----------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r w:rsidRPr="001058B5">
        <w:rPr>
          <w:rFonts w:ascii="Arial" w:hAnsi="Arial" w:cs="Arial"/>
          <w:spacing w:val="-2"/>
          <w:w w:val="95"/>
          <w:sz w:val="18"/>
        </w:rPr>
        <w:t>YES</w:t>
      </w:r>
    </w:p>
    <w:p w14:paraId="7351CEFE" w14:textId="77777777" w:rsidR="008C539B" w:rsidRPr="001058B5" w:rsidRDefault="00C12992">
      <w:pPr>
        <w:tabs>
          <w:tab w:val="left" w:pos="2493"/>
          <w:tab w:val="left" w:pos="3327"/>
          <w:tab w:val="left" w:pos="4346"/>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247EDCBD" w14:textId="77777777" w:rsidR="008C539B" w:rsidRPr="001058B5" w:rsidRDefault="008C539B">
      <w:pPr>
        <w:pStyle w:val="BodyText"/>
        <w:spacing w:before="4"/>
        <w:rPr>
          <w:rFonts w:ascii="Arial" w:hAnsi="Arial" w:cs="Arial"/>
          <w:sz w:val="18"/>
        </w:rPr>
      </w:pPr>
    </w:p>
    <w:p w14:paraId="31E6F8E1" w14:textId="77777777" w:rsidR="008C539B" w:rsidRPr="001058B5" w:rsidRDefault="00C12992">
      <w:pPr>
        <w:pStyle w:val="BodyText"/>
        <w:spacing w:line="246" w:lineRule="exact"/>
        <w:ind w:left="1660"/>
        <w:rPr>
          <w:rFonts w:ascii="Arial" w:hAnsi="Arial" w:cs="Arial"/>
        </w:rPr>
      </w:pPr>
      <w:r w:rsidRPr="001058B5">
        <w:rPr>
          <w:rFonts w:ascii="Arial" w:hAnsi="Arial" w:cs="Arial"/>
        </w:rPr>
        <w:t>This occurs because blake</w:t>
      </w:r>
      <w:r w:rsidRPr="001058B5">
        <w:rPr>
          <w:rFonts w:ascii="Arial" w:hAnsi="Arial" w:cs="Arial"/>
          <w:spacing w:val="-89"/>
        </w:rPr>
        <w:t xml:space="preserve"> </w:t>
      </w:r>
      <w:r w:rsidRPr="001058B5">
        <w:rPr>
          <w:rFonts w:ascii="Arial" w:hAnsi="Arial" w:cs="Arial"/>
        </w:rPr>
        <w:t>already possesses the SELECT</w:t>
      </w:r>
      <w:r w:rsidRPr="001058B5">
        <w:rPr>
          <w:rFonts w:ascii="Arial" w:hAnsi="Arial" w:cs="Arial"/>
          <w:spacing w:val="-89"/>
        </w:rPr>
        <w:t xml:space="preserve"> </w:t>
      </w:r>
      <w:r w:rsidRPr="001058B5">
        <w:rPr>
          <w:rFonts w:ascii="Arial" w:hAnsi="Arial" w:cs="Arial"/>
        </w:rPr>
        <w:t>privilege on HR.EMPLOYEES</w:t>
      </w:r>
    </w:p>
    <w:p w14:paraId="04E6AEC0" w14:textId="77777777" w:rsidR="008C539B" w:rsidRPr="001058B5" w:rsidRDefault="00C12992">
      <w:pPr>
        <w:pStyle w:val="BodyText"/>
        <w:spacing w:line="246" w:lineRule="exact"/>
        <w:ind w:left="1659"/>
        <w:rPr>
          <w:rFonts w:ascii="Arial" w:hAnsi="Arial" w:cs="Arial"/>
        </w:rPr>
      </w:pPr>
      <w:r w:rsidRPr="001058B5">
        <w:rPr>
          <w:rFonts w:ascii="Arial" w:hAnsi="Arial" w:cs="Arial"/>
        </w:rPr>
        <w:t>with the GRANT OPTION.</w:t>
      </w:r>
    </w:p>
    <w:p w14:paraId="20CABB84" w14:textId="77777777" w:rsidR="008C539B" w:rsidRPr="001058B5" w:rsidRDefault="00C12992">
      <w:pPr>
        <w:pStyle w:val="BodyText"/>
        <w:spacing w:before="207" w:line="232" w:lineRule="auto"/>
        <w:ind w:left="2380" w:right="1745"/>
        <w:rPr>
          <w:rFonts w:ascii="Arial" w:hAnsi="Arial" w:cs="Arial"/>
        </w:rPr>
      </w:pPr>
      <w:r w:rsidRPr="001058B5">
        <w:rPr>
          <w:rFonts w:ascii="Arial" w:hAnsi="Arial" w:cs="Arial"/>
          <w:b/>
          <w:sz w:val="19"/>
        </w:rPr>
        <w:t xml:space="preserve">See Also: </w:t>
      </w:r>
      <w:hyperlink w:anchor="_bookmark830" w:history="1">
        <w:r w:rsidRPr="001058B5">
          <w:rPr>
            <w:rFonts w:ascii="Arial" w:hAnsi="Arial" w:cs="Arial"/>
            <w:color w:val="0000CC"/>
          </w:rPr>
          <w:t>"Revoking Object Privileges on Behalf of the Object</w:t>
        </w:r>
      </w:hyperlink>
      <w:r w:rsidRPr="001058B5">
        <w:rPr>
          <w:rFonts w:ascii="Arial" w:hAnsi="Arial" w:cs="Arial"/>
          <w:color w:val="0000CC"/>
        </w:rPr>
        <w:t xml:space="preserve"> </w:t>
      </w:r>
      <w:hyperlink w:anchor="_bookmark830" w:history="1">
        <w:r w:rsidRPr="001058B5">
          <w:rPr>
            <w:rFonts w:ascii="Arial" w:hAnsi="Arial" w:cs="Arial"/>
            <w:color w:val="0000CC"/>
          </w:rPr>
          <w:t xml:space="preserve">Owner" </w:t>
        </w:r>
      </w:hyperlink>
      <w:hyperlink w:anchor="_bookmark830" w:history="1">
        <w:r w:rsidRPr="001058B5">
          <w:rPr>
            <w:rFonts w:ascii="Arial" w:hAnsi="Arial" w:cs="Arial"/>
          </w:rPr>
          <w:t>on page 4-42</w:t>
        </w:r>
      </w:hyperlink>
    </w:p>
    <w:p w14:paraId="1C888089" w14:textId="77777777" w:rsidR="008C539B" w:rsidRPr="001058B5" w:rsidRDefault="008C539B">
      <w:pPr>
        <w:pStyle w:val="BodyText"/>
        <w:spacing w:before="2"/>
        <w:rPr>
          <w:rFonts w:ascii="Arial" w:hAnsi="Arial" w:cs="Arial"/>
        </w:rPr>
      </w:pPr>
    </w:p>
    <w:p w14:paraId="3BB7C97B" w14:textId="77777777" w:rsidR="008C539B" w:rsidRPr="001058B5" w:rsidRDefault="00C12992">
      <w:pPr>
        <w:pStyle w:val="Heading6"/>
        <w:ind w:left="1660"/>
      </w:pPr>
      <w:bookmarkStart w:id="788" w:name="Granting_Privileges_on_Columns"/>
      <w:bookmarkStart w:id="789" w:name="_bookmark819"/>
      <w:bookmarkStart w:id="790" w:name="_bookmark820"/>
      <w:bookmarkEnd w:id="788"/>
      <w:bookmarkEnd w:id="789"/>
      <w:bookmarkEnd w:id="790"/>
      <w:r w:rsidRPr="001058B5">
        <w:t>Granting Privileges on Columns</w:t>
      </w:r>
    </w:p>
    <w:p w14:paraId="14B958FD"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33"/>
        </w:rPr>
        <w:t xml:space="preserve"> </w:t>
      </w:r>
      <w:r w:rsidRPr="001058B5">
        <w:rPr>
          <w:rFonts w:ascii="Arial" w:hAnsi="Arial" w:cs="Arial"/>
        </w:rPr>
        <w:t>UPDATE,</w:t>
      </w:r>
      <w:r w:rsidRPr="001058B5">
        <w:rPr>
          <w:rFonts w:ascii="Arial" w:hAnsi="Arial" w:cs="Arial"/>
          <w:spacing w:val="-32"/>
        </w:rPr>
        <w:t xml:space="preserve"> </w:t>
      </w:r>
      <w:r w:rsidRPr="001058B5">
        <w:rPr>
          <w:rFonts w:ascii="Arial" w:hAnsi="Arial" w:cs="Arial"/>
        </w:rPr>
        <w:t>or</w:t>
      </w:r>
      <w:r w:rsidRPr="001058B5">
        <w:rPr>
          <w:rFonts w:ascii="Arial" w:hAnsi="Arial" w:cs="Arial"/>
          <w:spacing w:val="-33"/>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3"/>
        </w:rPr>
        <w:t xml:space="preserve"> </w:t>
      </w:r>
      <w:r w:rsidRPr="001058B5">
        <w:rPr>
          <w:rFonts w:ascii="Arial" w:hAnsi="Arial" w:cs="Arial"/>
        </w:rPr>
        <w:t>individual</w:t>
      </w:r>
      <w:r w:rsidRPr="001058B5">
        <w:rPr>
          <w:rFonts w:ascii="Arial" w:hAnsi="Arial" w:cs="Arial"/>
          <w:spacing w:val="-33"/>
        </w:rPr>
        <w:t xml:space="preserve"> </w:t>
      </w:r>
      <w:r w:rsidRPr="001058B5">
        <w:rPr>
          <w:rFonts w:ascii="Arial" w:hAnsi="Arial" w:cs="Arial"/>
        </w:rPr>
        <w:t>columns</w:t>
      </w:r>
      <w:r w:rsidRPr="001058B5">
        <w:rPr>
          <w:rFonts w:ascii="Arial" w:hAnsi="Arial" w:cs="Arial"/>
          <w:spacing w:val="-33"/>
        </w:rPr>
        <w:t xml:space="preserve"> </w:t>
      </w:r>
      <w:r w:rsidRPr="001058B5">
        <w:rPr>
          <w:rFonts w:ascii="Arial" w:hAnsi="Arial" w:cs="Arial"/>
        </w:rPr>
        <w:t>in</w:t>
      </w:r>
      <w:r w:rsidRPr="001058B5">
        <w:rPr>
          <w:rFonts w:ascii="Arial" w:hAnsi="Arial" w:cs="Arial"/>
          <w:spacing w:val="-33"/>
        </w:rPr>
        <w:t xml:space="preserve"> </w:t>
      </w:r>
      <w:r w:rsidRPr="001058B5">
        <w:rPr>
          <w:rFonts w:ascii="Arial" w:hAnsi="Arial" w:cs="Arial"/>
        </w:rPr>
        <w:t>a table.</w:t>
      </w:r>
    </w:p>
    <w:p w14:paraId="2597AB91"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69DA25B" w14:textId="77777777" w:rsidR="008C539B" w:rsidRPr="001058B5" w:rsidRDefault="008C539B">
      <w:pPr>
        <w:pStyle w:val="BodyText"/>
        <w:rPr>
          <w:rFonts w:ascii="Arial" w:hAnsi="Arial" w:cs="Arial"/>
        </w:rPr>
      </w:pPr>
    </w:p>
    <w:p w14:paraId="286A5E3E" w14:textId="77777777" w:rsidR="008C539B" w:rsidRPr="001058B5" w:rsidRDefault="008C539B">
      <w:pPr>
        <w:pStyle w:val="BodyText"/>
        <w:rPr>
          <w:rFonts w:ascii="Arial" w:hAnsi="Arial" w:cs="Arial"/>
          <w:sz w:val="22"/>
        </w:rPr>
      </w:pPr>
    </w:p>
    <w:p w14:paraId="13AE3A8E" w14:textId="76D84341" w:rsidR="008C539B" w:rsidRPr="001058B5"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2706C00">
          <v:group id="_x0000_s1403" style="width:300pt;height:2.5pt;mso-position-horizontal-relative:char;mso-position-vertical-relative:line" coordsize="6000,50">
            <v:line id="_x0000_s1405" style="position:absolute" from="0,2" to="6000,2" strokeweight=".24pt"/>
            <v:line id="_x0000_s1404" style="position:absolute" from="0,47" to="6000,47" strokeweight=".24pt"/>
            <w10:anchorlock/>
          </v:group>
        </w:pict>
      </w:r>
    </w:p>
    <w:p w14:paraId="1E091EBF" w14:textId="77777777" w:rsidR="008C539B" w:rsidRPr="001058B5" w:rsidRDefault="008D1AB8">
      <w:pPr>
        <w:pStyle w:val="BodyText"/>
        <w:spacing w:before="57" w:line="230" w:lineRule="auto"/>
        <w:ind w:left="2979" w:right="1050"/>
        <w:rPr>
          <w:rFonts w:ascii="Arial" w:hAnsi="Arial" w:cs="Arial"/>
        </w:rPr>
      </w:pPr>
      <w:r>
        <w:rPr>
          <w:rFonts w:ascii="Arial" w:hAnsi="Arial" w:cs="Arial"/>
        </w:rPr>
        <w:pict w14:anchorId="3DEC0CC6">
          <v:group id="_x0000_s1400" style="position:absolute;left:0;text-align:left;margin-left:204pt;margin-top:104.2pt;width:300pt;height:2.5pt;z-index:3496;mso-wrap-distance-left:0;mso-wrap-distance-right:0;mso-position-horizontal-relative:page" coordorigin="4080,2084" coordsize="6000,50">
            <v:line id="_x0000_s1402" style="position:absolute" from="4080,2086" to="10080,2086" strokeweight=".08469mm"/>
            <v:line id="_x0000_s1401" style="position:absolute" from="4080,2130" to="10080,2130" strokeweight=".24pt"/>
            <w10:wrap type="topAndBottom" anchorx="page"/>
          </v:group>
        </w:pict>
      </w:r>
      <w:r w:rsidR="00C12992" w:rsidRPr="001058B5">
        <w:rPr>
          <w:rFonts w:ascii="Arial" w:hAnsi="Arial" w:cs="Arial"/>
          <w:b/>
          <w:sz w:val="19"/>
        </w:rPr>
        <w:t xml:space="preserve">Caution: </w:t>
      </w:r>
      <w:r w:rsidR="00C12992" w:rsidRPr="001058B5">
        <w:rPr>
          <w:rFonts w:ascii="Arial" w:hAnsi="Arial" w:cs="Arial"/>
        </w:rPr>
        <w:t>Before granting a column-specific INSERT privilege, determine if the table contains any columns on which NOT NULL constraints are defined. Granting selective insert capability without including the NOT NULL</w:t>
      </w:r>
      <w:r w:rsidR="00C12992" w:rsidRPr="001058B5">
        <w:rPr>
          <w:rFonts w:ascii="Arial" w:hAnsi="Arial" w:cs="Arial"/>
          <w:spacing w:val="-87"/>
        </w:rPr>
        <w:t xml:space="preserve"> </w:t>
      </w:r>
      <w:r w:rsidR="00C12992" w:rsidRPr="001058B5">
        <w:rPr>
          <w:rFonts w:ascii="Arial" w:hAnsi="Arial" w:cs="Arial"/>
        </w:rPr>
        <w:t xml:space="preserve">columns prevents the user from inserting any rows into the table. </w:t>
      </w:r>
      <w:r w:rsidR="00C12992" w:rsidRPr="001058B5">
        <w:rPr>
          <w:rFonts w:ascii="Arial" w:hAnsi="Arial" w:cs="Arial"/>
          <w:spacing w:val="-10"/>
        </w:rPr>
        <w:t xml:space="preserve">To </w:t>
      </w:r>
      <w:r w:rsidR="00C12992" w:rsidRPr="001058B5">
        <w:rPr>
          <w:rFonts w:ascii="Arial" w:hAnsi="Arial" w:cs="Arial"/>
        </w:rPr>
        <w:t>avoid this situation, ensure that each NOT NULL</w:t>
      </w:r>
      <w:r w:rsidR="00C12992" w:rsidRPr="001058B5">
        <w:rPr>
          <w:rFonts w:ascii="Arial" w:hAnsi="Arial" w:cs="Arial"/>
          <w:spacing w:val="-87"/>
        </w:rPr>
        <w:t xml:space="preserve"> </w:t>
      </w:r>
      <w:r w:rsidR="00C12992" w:rsidRPr="001058B5">
        <w:rPr>
          <w:rFonts w:ascii="Arial" w:hAnsi="Arial" w:cs="Arial"/>
        </w:rPr>
        <w:t>column can either be inserted into or has a non-NULL</w:t>
      </w:r>
      <w:r w:rsidR="00C12992" w:rsidRPr="001058B5">
        <w:rPr>
          <w:rFonts w:ascii="Arial" w:hAnsi="Arial" w:cs="Arial"/>
          <w:spacing w:val="-86"/>
        </w:rPr>
        <w:t xml:space="preserve"> </w:t>
      </w:r>
      <w:r w:rsidR="00C12992" w:rsidRPr="001058B5">
        <w:rPr>
          <w:rFonts w:ascii="Arial" w:hAnsi="Arial" w:cs="Arial"/>
        </w:rPr>
        <w:t>default value. Otherwise, the grantee will not be able to insert rows into the table and will receive an</w:t>
      </w:r>
      <w:r w:rsidR="00C12992" w:rsidRPr="001058B5">
        <w:rPr>
          <w:rFonts w:ascii="Arial" w:hAnsi="Arial" w:cs="Arial"/>
          <w:spacing w:val="-4"/>
        </w:rPr>
        <w:t xml:space="preserve"> error.</w:t>
      </w:r>
    </w:p>
    <w:p w14:paraId="5EED51F6" w14:textId="77777777" w:rsidR="008C539B" w:rsidRPr="001058B5" w:rsidRDefault="008C539B">
      <w:pPr>
        <w:pStyle w:val="BodyText"/>
        <w:spacing w:before="4"/>
        <w:rPr>
          <w:rFonts w:ascii="Arial" w:hAnsi="Arial" w:cs="Arial"/>
          <w:sz w:val="9"/>
        </w:rPr>
      </w:pPr>
    </w:p>
    <w:p w14:paraId="516E3CA2" w14:textId="77777777" w:rsidR="008C539B" w:rsidRPr="001058B5" w:rsidRDefault="00C12992">
      <w:pPr>
        <w:pStyle w:val="BodyText"/>
        <w:spacing w:before="93" w:line="246" w:lineRule="exact"/>
        <w:ind w:left="2260"/>
        <w:rPr>
          <w:rFonts w:ascii="Arial" w:hAnsi="Arial" w:cs="Arial"/>
        </w:rPr>
      </w:pPr>
      <w:r w:rsidRPr="001058B5">
        <w:rPr>
          <w:rFonts w:ascii="Arial" w:hAnsi="Arial" w:cs="Arial"/>
        </w:rPr>
        <w:t>The following statement grants the INSERT</w:t>
      </w:r>
      <w:r w:rsidRPr="001058B5">
        <w:rPr>
          <w:rFonts w:ascii="Arial" w:hAnsi="Arial" w:cs="Arial"/>
          <w:spacing w:val="-87"/>
        </w:rPr>
        <w:t xml:space="preserve"> </w:t>
      </w:r>
      <w:r w:rsidRPr="001058B5">
        <w:rPr>
          <w:rFonts w:ascii="Arial" w:hAnsi="Arial" w:cs="Arial"/>
        </w:rPr>
        <w:t>privilege on the acct_no</w:t>
      </w:r>
      <w:r w:rsidRPr="001058B5">
        <w:rPr>
          <w:rFonts w:ascii="Arial" w:hAnsi="Arial" w:cs="Arial"/>
          <w:spacing w:val="-86"/>
        </w:rPr>
        <w:t xml:space="preserve"> </w:t>
      </w:r>
      <w:r w:rsidRPr="001058B5">
        <w:rPr>
          <w:rFonts w:ascii="Arial" w:hAnsi="Arial" w:cs="Arial"/>
        </w:rPr>
        <w:t>column of the</w:t>
      </w:r>
    </w:p>
    <w:p w14:paraId="0D18ECC5" w14:textId="77777777" w:rsidR="008C539B" w:rsidRPr="001058B5" w:rsidRDefault="00C12992">
      <w:pPr>
        <w:pStyle w:val="BodyText"/>
        <w:spacing w:line="246" w:lineRule="exact"/>
        <w:ind w:left="2260"/>
        <w:rPr>
          <w:rFonts w:ascii="Arial" w:hAnsi="Arial" w:cs="Arial"/>
        </w:rPr>
      </w:pPr>
      <w:r w:rsidRPr="001058B5">
        <w:rPr>
          <w:rFonts w:ascii="Arial" w:hAnsi="Arial" w:cs="Arial"/>
        </w:rPr>
        <w:t>accounts</w:t>
      </w:r>
      <w:r w:rsidRPr="001058B5">
        <w:rPr>
          <w:rFonts w:ascii="Arial" w:hAnsi="Arial" w:cs="Arial"/>
          <w:spacing w:val="-88"/>
        </w:rPr>
        <w:t xml:space="preserve"> </w:t>
      </w:r>
      <w:r w:rsidRPr="001058B5">
        <w:rPr>
          <w:rFonts w:ascii="Arial" w:hAnsi="Arial" w:cs="Arial"/>
        </w:rPr>
        <w:t>table to user psmith:</w:t>
      </w:r>
    </w:p>
    <w:p w14:paraId="103FF3D9"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 (acct_no) ON accounts TO psmith;</w:t>
      </w:r>
    </w:p>
    <w:p w14:paraId="007A7ABE" w14:textId="77777777" w:rsidR="008C539B" w:rsidRPr="001058B5" w:rsidRDefault="008C539B">
      <w:pPr>
        <w:pStyle w:val="BodyText"/>
        <w:spacing w:before="2"/>
        <w:rPr>
          <w:rFonts w:ascii="Arial" w:hAnsi="Arial" w:cs="Arial"/>
          <w:sz w:val="18"/>
        </w:rPr>
      </w:pPr>
    </w:p>
    <w:p w14:paraId="75C37342" w14:textId="77777777" w:rsidR="008C539B" w:rsidRPr="001058B5" w:rsidRDefault="00C12992">
      <w:pPr>
        <w:pStyle w:val="BodyText"/>
        <w:spacing w:line="246" w:lineRule="exact"/>
        <w:ind w:left="2260"/>
        <w:rPr>
          <w:rFonts w:ascii="Arial" w:hAnsi="Arial" w:cs="Arial"/>
        </w:rPr>
      </w:pPr>
      <w:r w:rsidRPr="001058B5">
        <w:rPr>
          <w:rFonts w:ascii="Arial" w:hAnsi="Arial" w:cs="Arial"/>
        </w:rPr>
        <w:t>In the following example, object privilege for the ename</w:t>
      </w:r>
      <w:r w:rsidRPr="001058B5">
        <w:rPr>
          <w:rFonts w:ascii="Arial" w:hAnsi="Arial" w:cs="Arial"/>
          <w:spacing w:val="-85"/>
        </w:rPr>
        <w:t xml:space="preserve"> </w:t>
      </w:r>
      <w:r w:rsidRPr="001058B5">
        <w:rPr>
          <w:rFonts w:ascii="Arial" w:hAnsi="Arial" w:cs="Arial"/>
        </w:rPr>
        <w:t>and job</w:t>
      </w:r>
      <w:r w:rsidRPr="001058B5">
        <w:rPr>
          <w:rFonts w:ascii="Arial" w:hAnsi="Arial" w:cs="Arial"/>
          <w:spacing w:val="-85"/>
        </w:rPr>
        <w:t xml:space="preserve"> </w:t>
      </w:r>
      <w:r w:rsidRPr="001058B5">
        <w:rPr>
          <w:rFonts w:ascii="Arial" w:hAnsi="Arial" w:cs="Arial"/>
        </w:rPr>
        <w:t>columns of the emp</w:t>
      </w:r>
    </w:p>
    <w:p w14:paraId="66299992" w14:textId="77777777" w:rsidR="008C539B" w:rsidRPr="001058B5" w:rsidRDefault="00C12992">
      <w:pPr>
        <w:pStyle w:val="BodyText"/>
        <w:spacing w:line="246" w:lineRule="exact"/>
        <w:ind w:left="2259"/>
        <w:rPr>
          <w:rFonts w:ascii="Arial" w:hAnsi="Arial" w:cs="Arial"/>
        </w:rPr>
      </w:pPr>
      <w:r w:rsidRPr="001058B5">
        <w:rPr>
          <w:rFonts w:ascii="Arial" w:hAnsi="Arial" w:cs="Arial"/>
        </w:rPr>
        <w:t>table are granted to the users jfee</w:t>
      </w:r>
      <w:r w:rsidRPr="001058B5">
        <w:rPr>
          <w:rFonts w:ascii="Arial" w:hAnsi="Arial" w:cs="Arial"/>
          <w:spacing w:val="-99"/>
        </w:rPr>
        <w:t xml:space="preserve"> </w:t>
      </w:r>
      <w:r w:rsidRPr="001058B5">
        <w:rPr>
          <w:rFonts w:ascii="Arial" w:hAnsi="Arial" w:cs="Arial"/>
        </w:rPr>
        <w:t>and tsmith:</w:t>
      </w:r>
    </w:p>
    <w:p w14:paraId="64F55F50"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INSERT(ename, job) ON emp TO jfee, tsmith;</w:t>
      </w:r>
    </w:p>
    <w:p w14:paraId="345661C5" w14:textId="77777777" w:rsidR="008C539B" w:rsidRPr="001058B5" w:rsidRDefault="008C539B">
      <w:pPr>
        <w:pStyle w:val="BodyText"/>
        <w:rPr>
          <w:rFonts w:ascii="Arial" w:hAnsi="Arial" w:cs="Arial"/>
          <w:sz w:val="25"/>
        </w:rPr>
      </w:pPr>
    </w:p>
    <w:p w14:paraId="70F19702" w14:textId="77777777" w:rsidR="008C539B" w:rsidRPr="001058B5" w:rsidRDefault="00C12992">
      <w:pPr>
        <w:pStyle w:val="Heading6"/>
      </w:pPr>
      <w:bookmarkStart w:id="791" w:name="Row-Level_Access_Control"/>
      <w:bookmarkStart w:id="792" w:name="_bookmark821"/>
      <w:bookmarkEnd w:id="791"/>
      <w:bookmarkEnd w:id="792"/>
      <w:r w:rsidRPr="001058B5">
        <w:t>Row-Level Access Control</w:t>
      </w:r>
    </w:p>
    <w:p w14:paraId="7F3B1CC3" w14:textId="77777777" w:rsidR="008C539B" w:rsidRPr="001058B5" w:rsidRDefault="00C12992">
      <w:pPr>
        <w:pStyle w:val="BodyText"/>
        <w:spacing w:before="56" w:line="232" w:lineRule="auto"/>
        <w:ind w:left="2260" w:right="102"/>
        <w:rPr>
          <w:rFonts w:ascii="Arial" w:hAnsi="Arial" w:cs="Arial"/>
        </w:rPr>
      </w:pPr>
      <w:r w:rsidRPr="001058B5">
        <w:rPr>
          <w:rFonts w:ascii="Arial" w:hAnsi="Arial" w:cs="Arial"/>
        </w:rPr>
        <w:t>You can also provide access control at the row level, that is, within objects, using Virtual Private Database (VPD) or Oracle Label Security (OLS).</w:t>
      </w:r>
    </w:p>
    <w:p w14:paraId="19CB5A8E" w14:textId="77777777" w:rsidR="008C539B" w:rsidRPr="001058B5" w:rsidRDefault="008C539B">
      <w:pPr>
        <w:pStyle w:val="BodyText"/>
        <w:spacing w:before="8"/>
        <w:rPr>
          <w:rFonts w:ascii="Arial" w:hAnsi="Arial" w:cs="Arial"/>
          <w:sz w:val="17"/>
        </w:rPr>
      </w:pPr>
    </w:p>
    <w:p w14:paraId="295DBAD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BD5F8B1" w14:textId="77777777" w:rsidR="008C539B" w:rsidRPr="001058B5" w:rsidRDefault="008D1AB8" w:rsidP="006F7931">
      <w:pPr>
        <w:pStyle w:val="ListParagraph"/>
        <w:numPr>
          <w:ilvl w:val="4"/>
          <w:numId w:val="137"/>
        </w:numPr>
        <w:tabs>
          <w:tab w:val="left" w:pos="3340"/>
        </w:tabs>
        <w:spacing w:before="133" w:line="232" w:lineRule="auto"/>
        <w:ind w:right="2336"/>
        <w:rPr>
          <w:rFonts w:ascii="Arial" w:hAnsi="Arial" w:cs="Arial"/>
          <w:sz w:val="20"/>
        </w:rPr>
      </w:pPr>
      <w:hyperlink w:anchor="_bookmark1341" w:history="1">
        <w:r w:rsidR="00C12992" w:rsidRPr="001058B5">
          <w:rPr>
            <w:rFonts w:ascii="Arial" w:hAnsi="Arial" w:cs="Arial"/>
            <w:color w:val="0000CC"/>
            <w:sz w:val="20"/>
          </w:rPr>
          <w:t>Chapter 7, "Using Oracle Virtual Private</w:t>
        </w:r>
        <w:r w:rsidR="00C12992" w:rsidRPr="001058B5">
          <w:rPr>
            <w:rFonts w:ascii="Arial" w:hAnsi="Arial" w:cs="Arial"/>
            <w:color w:val="0000CC"/>
            <w:spacing w:val="-25"/>
            <w:sz w:val="20"/>
          </w:rPr>
          <w:t xml:space="preserve"> </w:t>
        </w:r>
        <w:r w:rsidR="00C12992" w:rsidRPr="001058B5">
          <w:rPr>
            <w:rFonts w:ascii="Arial" w:hAnsi="Arial" w:cs="Arial"/>
            <w:color w:val="0000CC"/>
            <w:sz w:val="20"/>
          </w:rPr>
          <w:t>Database</w:t>
        </w:r>
      </w:hyperlink>
      <w:hyperlink w:anchor="_bookmark1341" w:history="1">
        <w:r w:rsidR="00C12992" w:rsidRPr="001058B5">
          <w:rPr>
            <w:rFonts w:ascii="Arial" w:hAnsi="Arial" w:cs="Arial"/>
            <w:color w:val="0000CC"/>
            <w:sz w:val="20"/>
          </w:rPr>
          <w:t xml:space="preserve"> to Control Data</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Access"</w:t>
        </w:r>
      </w:hyperlink>
    </w:p>
    <w:p w14:paraId="2AB25A52" w14:textId="77777777" w:rsidR="008C539B" w:rsidRPr="001058B5" w:rsidRDefault="008D1AB8" w:rsidP="006F7931">
      <w:pPr>
        <w:pStyle w:val="ListParagraph"/>
        <w:numPr>
          <w:ilvl w:val="4"/>
          <w:numId w:val="137"/>
        </w:numPr>
        <w:tabs>
          <w:tab w:val="left" w:pos="3340"/>
        </w:tabs>
        <w:spacing w:before="118" w:line="232" w:lineRule="auto"/>
        <w:ind w:right="1652"/>
        <w:rPr>
          <w:rFonts w:ascii="Arial" w:hAnsi="Arial" w:cs="Arial"/>
          <w:sz w:val="20"/>
        </w:rPr>
      </w:pPr>
      <w:hyperlink w:anchor="_bookmark1408" w:history="1">
        <w:r w:rsidR="00C12992" w:rsidRPr="001058B5">
          <w:rPr>
            <w:rFonts w:ascii="Arial" w:hAnsi="Arial" w:cs="Arial"/>
            <w:color w:val="0000CC"/>
            <w:sz w:val="20"/>
          </w:rPr>
          <w:t>"Adding Policies for Column-Level Oracle Virtual</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Private</w:t>
        </w:r>
      </w:hyperlink>
      <w:hyperlink w:anchor="_bookmark1408" w:history="1">
        <w:r w:rsidR="00C12992" w:rsidRPr="001058B5">
          <w:rPr>
            <w:rFonts w:ascii="Arial" w:hAnsi="Arial" w:cs="Arial"/>
            <w:color w:val="0000CC"/>
            <w:sz w:val="20"/>
          </w:rPr>
          <w:t xml:space="preserve"> Database" </w:t>
        </w:r>
      </w:hyperlink>
      <w:hyperlink w:anchor="_bookmark1408"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7-8</w:t>
        </w:r>
      </w:hyperlink>
    </w:p>
    <w:p w14:paraId="173FC239" w14:textId="77777777" w:rsidR="008C539B" w:rsidRPr="001058B5" w:rsidRDefault="00C12992" w:rsidP="006F7931">
      <w:pPr>
        <w:pStyle w:val="ListParagraph"/>
        <w:numPr>
          <w:ilvl w:val="4"/>
          <w:numId w:val="137"/>
        </w:numPr>
        <w:tabs>
          <w:tab w:val="left" w:pos="3340"/>
        </w:tabs>
        <w:spacing w:before="119"/>
        <w:rPr>
          <w:rFonts w:ascii="Arial" w:hAnsi="Arial" w:cs="Arial"/>
          <w:i/>
          <w:sz w:val="20"/>
        </w:rPr>
      </w:pPr>
      <w:r w:rsidRPr="001058B5">
        <w:rPr>
          <w:rFonts w:ascii="Arial" w:hAnsi="Arial" w:cs="Arial"/>
          <w:i/>
          <w:sz w:val="20"/>
        </w:rPr>
        <w:t>Oracle Label Security Administrator's</w:t>
      </w:r>
      <w:r w:rsidRPr="001058B5">
        <w:rPr>
          <w:rFonts w:ascii="Arial" w:hAnsi="Arial" w:cs="Arial"/>
          <w:i/>
          <w:spacing w:val="-4"/>
          <w:sz w:val="20"/>
        </w:rPr>
        <w:t xml:space="preserve"> </w:t>
      </w:r>
      <w:r w:rsidRPr="001058B5">
        <w:rPr>
          <w:rFonts w:ascii="Arial" w:hAnsi="Arial" w:cs="Arial"/>
          <w:i/>
          <w:sz w:val="20"/>
        </w:rPr>
        <w:t>Guide</w:t>
      </w:r>
    </w:p>
    <w:p w14:paraId="040AD4A9" w14:textId="77777777" w:rsidR="008C539B" w:rsidRPr="001058B5" w:rsidRDefault="008C539B">
      <w:pPr>
        <w:pStyle w:val="BodyText"/>
        <w:spacing w:before="9"/>
        <w:rPr>
          <w:rFonts w:ascii="Arial" w:hAnsi="Arial" w:cs="Arial"/>
          <w:i/>
          <w:sz w:val="23"/>
        </w:rPr>
      </w:pPr>
    </w:p>
    <w:p w14:paraId="2E8D039B" w14:textId="77777777" w:rsidR="008C539B" w:rsidRPr="001058B5" w:rsidRDefault="00C12992">
      <w:pPr>
        <w:pStyle w:val="Heading3"/>
        <w:ind w:left="14" w:right="3332"/>
        <w:jc w:val="center"/>
      </w:pPr>
      <w:bookmarkStart w:id="793" w:name="Revoking_Privileges_and_Roles_from_a_Use"/>
      <w:bookmarkStart w:id="794" w:name="_bookmark822"/>
      <w:bookmarkEnd w:id="793"/>
      <w:bookmarkEnd w:id="794"/>
      <w:r w:rsidRPr="001058B5">
        <w:t>Revoking Privileges and Roles froma User</w:t>
      </w:r>
    </w:p>
    <w:p w14:paraId="72D00B3A"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324B9992"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823" w:history="1">
        <w:r w:rsidR="00C12992" w:rsidRPr="001058B5">
          <w:rPr>
            <w:rFonts w:ascii="Arial" w:hAnsi="Arial" w:cs="Arial"/>
            <w:color w:val="0000CC"/>
            <w:sz w:val="20"/>
          </w:rPr>
          <w:t>Revoking System Privileges and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194F464A"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827" w:history="1">
        <w:r w:rsidR="00C12992" w:rsidRPr="001058B5">
          <w:rPr>
            <w:rFonts w:ascii="Arial" w:hAnsi="Arial" w:cs="Arial"/>
            <w:color w:val="0000CC"/>
            <w:sz w:val="20"/>
          </w:rPr>
          <w:t>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11484CF8"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837" w:history="1">
        <w:r w:rsidR="00C12992" w:rsidRPr="001058B5">
          <w:rPr>
            <w:rFonts w:ascii="Arial" w:hAnsi="Arial" w:cs="Arial"/>
            <w:color w:val="0000CC"/>
            <w:sz w:val="20"/>
          </w:rPr>
          <w:t>Cascading Effects of Revoking</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Privileges</w:t>
        </w:r>
      </w:hyperlink>
    </w:p>
    <w:p w14:paraId="1DBD6F88" w14:textId="77777777" w:rsidR="008C539B" w:rsidRPr="001058B5" w:rsidRDefault="008C539B">
      <w:pPr>
        <w:pStyle w:val="BodyText"/>
        <w:spacing w:before="7"/>
        <w:rPr>
          <w:rFonts w:ascii="Arial" w:hAnsi="Arial" w:cs="Arial"/>
          <w:sz w:val="25"/>
        </w:rPr>
      </w:pPr>
    </w:p>
    <w:p w14:paraId="076C790B" w14:textId="77777777" w:rsidR="008C539B" w:rsidRPr="001058B5" w:rsidRDefault="00C12992">
      <w:pPr>
        <w:pStyle w:val="Heading4"/>
      </w:pPr>
      <w:bookmarkStart w:id="795" w:name="Revoking_System_Privileges_and_Roles"/>
      <w:bookmarkStart w:id="796" w:name="_bookmark823"/>
      <w:bookmarkEnd w:id="795"/>
      <w:bookmarkEnd w:id="796"/>
      <w:r w:rsidRPr="001058B5">
        <w:t>Revoking SystemPrivileges and Roles</w:t>
      </w:r>
    </w:p>
    <w:p w14:paraId="676C5D28"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roles</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REVOKE.</w:t>
      </w:r>
      <w:bookmarkStart w:id="797" w:name="_bookmark824"/>
      <w:bookmarkEnd w:id="797"/>
      <w:r w:rsidRPr="001058B5">
        <w:rPr>
          <w:rFonts w:ascii="Arial" w:hAnsi="Arial" w:cs="Arial"/>
          <w:spacing w:val="-11"/>
        </w:rPr>
        <w:t xml:space="preserve"> </w:t>
      </w:r>
      <w:bookmarkStart w:id="798" w:name="_bookmark825"/>
      <w:bookmarkEnd w:id="798"/>
      <w:r w:rsidRPr="001058B5">
        <w:rPr>
          <w:rFonts w:ascii="Arial" w:hAnsi="Arial" w:cs="Arial"/>
        </w:rPr>
        <w:t>Any</w:t>
      </w:r>
      <w:r w:rsidRPr="001058B5">
        <w:rPr>
          <w:rFonts w:ascii="Arial" w:hAnsi="Arial" w:cs="Arial"/>
          <w:spacing w:val="-11"/>
        </w:rPr>
        <w:t xml:space="preserve"> </w:t>
      </w:r>
      <w:r w:rsidRPr="001058B5">
        <w:rPr>
          <w:rFonts w:ascii="Arial" w:hAnsi="Arial" w:cs="Arial"/>
        </w:rPr>
        <w:t>user with the ADMIN option for a system privilege or role can revoke the privilege or role from any other database user or role. The revoker does not have to be the user that originally</w:t>
      </w:r>
      <w:r w:rsidRPr="001058B5">
        <w:rPr>
          <w:rFonts w:ascii="Arial" w:hAnsi="Arial" w:cs="Arial"/>
          <w:spacing w:val="-10"/>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41"/>
        </w:rPr>
        <w:t xml:space="preserve"> </w:t>
      </w:r>
      <w:r w:rsidRPr="001058B5">
        <w:rPr>
          <w:rFonts w:ascii="Arial" w:hAnsi="Arial" w:cs="Arial"/>
        </w:rPr>
        <w:t>ANY</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88"/>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i/>
        </w:rPr>
        <w:t xml:space="preserve">any </w:t>
      </w:r>
      <w:r w:rsidRPr="001058B5">
        <w:rPr>
          <w:rFonts w:ascii="Arial" w:hAnsi="Arial" w:cs="Arial"/>
        </w:rPr>
        <w:t>role.</w:t>
      </w:r>
    </w:p>
    <w:p w14:paraId="433EB048" w14:textId="77777777" w:rsidR="008C539B" w:rsidRPr="001058B5" w:rsidRDefault="00C12992">
      <w:pPr>
        <w:pStyle w:val="BodyText"/>
        <w:spacing w:before="118" w:line="228" w:lineRule="auto"/>
        <w:ind w:left="2260" w:right="185"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statement</w:t>
      </w:r>
      <w:r w:rsidRPr="001058B5">
        <w:rPr>
          <w:rFonts w:ascii="Arial" w:hAnsi="Arial" w:cs="Arial"/>
          <w:spacing w:val="-26"/>
        </w:rPr>
        <w:t xml:space="preserve"> </w:t>
      </w:r>
      <w:r w:rsidRPr="001058B5">
        <w:rPr>
          <w:rFonts w:ascii="Arial" w:hAnsi="Arial" w:cs="Arial"/>
        </w:rPr>
        <w:t>revokes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69"/>
        </w:rPr>
        <w:t xml:space="preserve"> </w:t>
      </w:r>
      <w:r w:rsidRPr="001058B5">
        <w:rPr>
          <w:rFonts w:ascii="Arial" w:hAnsi="Arial" w:cs="Arial"/>
        </w:rPr>
        <w:t>TABLE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accts_ rec</w:t>
      </w:r>
      <w:r w:rsidRPr="001058B5">
        <w:rPr>
          <w:rFonts w:ascii="Arial" w:hAnsi="Arial" w:cs="Arial"/>
          <w:spacing w:val="-86"/>
        </w:rPr>
        <w:t xml:space="preserve"> </w:t>
      </w:r>
      <w:r w:rsidRPr="001058B5">
        <w:rPr>
          <w:rFonts w:ascii="Arial" w:hAnsi="Arial" w:cs="Arial"/>
        </w:rPr>
        <w:t>role from user psmith:</w:t>
      </w:r>
    </w:p>
    <w:p w14:paraId="56FD9172" w14:textId="77777777" w:rsidR="008C539B" w:rsidRPr="001058B5" w:rsidRDefault="00C12992">
      <w:pPr>
        <w:spacing w:before="140"/>
        <w:ind w:left="2260"/>
        <w:rPr>
          <w:rFonts w:ascii="Arial" w:hAnsi="Arial" w:cs="Arial"/>
          <w:sz w:val="18"/>
        </w:rPr>
      </w:pPr>
      <w:r w:rsidRPr="001058B5">
        <w:rPr>
          <w:rFonts w:ascii="Arial" w:hAnsi="Arial" w:cs="Arial"/>
          <w:w w:val="95"/>
          <w:sz w:val="18"/>
        </w:rPr>
        <w:t>REVOKE CREATE TABLE, accts_rec FROM psmith;</w:t>
      </w:r>
    </w:p>
    <w:p w14:paraId="58C1B3B4" w14:textId="77777777" w:rsidR="008C539B" w:rsidRPr="001058B5" w:rsidRDefault="008C539B">
      <w:pPr>
        <w:rPr>
          <w:rFonts w:ascii="Arial" w:hAnsi="Arial" w:cs="Arial"/>
          <w:sz w:val="18"/>
        </w:rPr>
        <w:sectPr w:rsidR="008C539B" w:rsidRPr="001058B5">
          <w:headerReference w:type="even" r:id="rId110"/>
          <w:headerReference w:type="default" r:id="rId111"/>
          <w:footerReference w:type="even" r:id="rId112"/>
          <w:footerReference w:type="default" r:id="rId113"/>
          <w:pgSz w:w="12240" w:h="15840"/>
          <w:pgMar w:top="840" w:right="1060" w:bottom="860" w:left="1100" w:header="549" w:footer="663" w:gutter="0"/>
          <w:pgNumType w:start="41"/>
          <w:cols w:space="720"/>
        </w:sectPr>
      </w:pPr>
    </w:p>
    <w:p w14:paraId="1A17F2CF" w14:textId="77777777" w:rsidR="008C539B" w:rsidRPr="001058B5" w:rsidRDefault="008C539B">
      <w:pPr>
        <w:pStyle w:val="BodyText"/>
        <w:rPr>
          <w:rFonts w:ascii="Arial" w:hAnsi="Arial" w:cs="Arial"/>
        </w:rPr>
      </w:pPr>
    </w:p>
    <w:p w14:paraId="23CAB0B0" w14:textId="77777777" w:rsidR="008C539B" w:rsidRPr="001058B5" w:rsidRDefault="008C539B">
      <w:pPr>
        <w:pStyle w:val="BodyText"/>
        <w:spacing w:before="1"/>
        <w:rPr>
          <w:rFonts w:ascii="Arial" w:hAnsi="Arial" w:cs="Arial"/>
          <w:sz w:val="26"/>
        </w:rPr>
      </w:pPr>
    </w:p>
    <w:p w14:paraId="31E92056" w14:textId="482AEE66"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F7260EA">
          <v:group id="_x0000_s1397" style="width:300pt;height:2.5pt;mso-position-horizontal-relative:char;mso-position-vertical-relative:line" coordsize="6000,50">
            <v:line id="_x0000_s1399" style="position:absolute" from="0,2" to="6000,2" strokeweight=".24pt"/>
            <v:line id="_x0000_s1398" style="position:absolute" from="0,47" to="6000,47" strokeweight=".24pt"/>
            <w10:anchorlock/>
          </v:group>
        </w:pict>
      </w:r>
    </w:p>
    <w:p w14:paraId="578A5942" w14:textId="77777777" w:rsidR="008C539B" w:rsidRPr="001058B5" w:rsidRDefault="008D1AB8">
      <w:pPr>
        <w:pStyle w:val="BodyText"/>
        <w:spacing w:before="57" w:line="230" w:lineRule="auto"/>
        <w:ind w:left="2380" w:right="1456" w:hanging="1"/>
        <w:rPr>
          <w:rFonts w:ascii="Arial" w:hAnsi="Arial" w:cs="Arial"/>
        </w:rPr>
      </w:pPr>
      <w:r>
        <w:rPr>
          <w:rFonts w:ascii="Arial" w:hAnsi="Arial" w:cs="Arial"/>
        </w:rPr>
        <w:pict w14:anchorId="01FCB845">
          <v:group id="_x0000_s1394" style="position:absolute;left:0;text-align:left;margin-left:174pt;margin-top:44.2pt;width:300pt;height:2.5pt;z-index:3544;mso-wrap-distance-left:0;mso-wrap-distance-right:0;mso-position-horizontal-relative:page" coordorigin="3480,884" coordsize="6000,50">
            <v:line id="_x0000_s1396" style="position:absolute" from="3480,886" to="9480,886" strokeweight=".24pt"/>
            <v:line id="_x0000_s1395" style="position:absolute" from="3480,930" to="9480,930"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The ADMIN</w:t>
      </w:r>
      <w:bookmarkStart w:id="799" w:name="_bookmark826"/>
      <w:bookmarkEnd w:id="799"/>
      <w:r w:rsidR="00C12992" w:rsidRPr="001058B5">
        <w:rPr>
          <w:rFonts w:ascii="Arial" w:hAnsi="Arial" w:cs="Arial"/>
        </w:rPr>
        <w:t xml:space="preserve"> option for a system privilege or role cannot be selectively revoked. Instead, revoke the privilege or role, and then grant the privilege or role again but without the ADMIN</w:t>
      </w:r>
      <w:r w:rsidR="00C12992" w:rsidRPr="001058B5">
        <w:rPr>
          <w:rFonts w:ascii="Arial" w:hAnsi="Arial" w:cs="Arial"/>
          <w:spacing w:val="-84"/>
        </w:rPr>
        <w:t xml:space="preserve"> </w:t>
      </w:r>
      <w:r w:rsidR="00C12992" w:rsidRPr="001058B5">
        <w:rPr>
          <w:rFonts w:ascii="Arial" w:hAnsi="Arial" w:cs="Arial"/>
        </w:rPr>
        <w:t>option.</w:t>
      </w:r>
    </w:p>
    <w:p w14:paraId="718F26E5" w14:textId="77777777" w:rsidR="008C539B" w:rsidRPr="001058B5" w:rsidRDefault="008C539B">
      <w:pPr>
        <w:pStyle w:val="BodyText"/>
        <w:spacing w:before="1"/>
        <w:rPr>
          <w:rFonts w:ascii="Arial" w:hAnsi="Arial" w:cs="Arial"/>
          <w:sz w:val="7"/>
        </w:rPr>
      </w:pPr>
    </w:p>
    <w:p w14:paraId="1BD40AF1" w14:textId="77777777" w:rsidR="008C539B" w:rsidRPr="001058B5" w:rsidRDefault="00C12992">
      <w:pPr>
        <w:pStyle w:val="Heading4"/>
        <w:spacing w:before="106"/>
        <w:ind w:left="100"/>
      </w:pPr>
      <w:bookmarkStart w:id="800" w:name="Revoking_Object_Privileges"/>
      <w:bookmarkStart w:id="801" w:name="_bookmark827"/>
      <w:bookmarkEnd w:id="800"/>
      <w:bookmarkEnd w:id="801"/>
      <w:r w:rsidRPr="001058B5">
        <w:t xml:space="preserve">Revoking Object </w:t>
      </w:r>
      <w:bookmarkStart w:id="802" w:name="_bookmark828"/>
      <w:bookmarkEnd w:id="802"/>
      <w:r w:rsidRPr="001058B5">
        <w:t>Privil</w:t>
      </w:r>
      <w:bookmarkStart w:id="803" w:name="_bookmark829"/>
      <w:bookmarkEnd w:id="803"/>
      <w:r w:rsidRPr="001058B5">
        <w:t>eges</w:t>
      </w:r>
    </w:p>
    <w:p w14:paraId="30B47AD2" w14:textId="77777777" w:rsidR="008C539B" w:rsidRPr="001058B5" w:rsidRDefault="00C12992">
      <w:pPr>
        <w:pStyle w:val="BodyText"/>
        <w:spacing w:before="74"/>
        <w:ind w:left="1660"/>
        <w:rPr>
          <w:rFonts w:ascii="Arial" w:hAnsi="Arial" w:cs="Arial"/>
        </w:rPr>
      </w:pPr>
      <w:r w:rsidRPr="001058B5">
        <w:rPr>
          <w:rFonts w:ascii="Arial" w:hAnsi="Arial" w:cs="Arial"/>
        </w:rPr>
        <w:t>To revoke an object privilege, you must fulfill one of the following conditions:</w:t>
      </w:r>
    </w:p>
    <w:p w14:paraId="16D897C5"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previously granted the object privilege to the user or</w:t>
      </w:r>
      <w:r w:rsidRPr="001058B5">
        <w:rPr>
          <w:rFonts w:ascii="Arial" w:hAnsi="Arial" w:cs="Arial"/>
          <w:spacing w:val="-3"/>
          <w:sz w:val="20"/>
        </w:rPr>
        <w:t xml:space="preserve"> </w:t>
      </w:r>
      <w:r w:rsidRPr="001058B5">
        <w:rPr>
          <w:rFonts w:ascii="Arial" w:hAnsi="Arial" w:cs="Arial"/>
          <w:sz w:val="20"/>
        </w:rPr>
        <w:t>role.</w:t>
      </w:r>
    </w:p>
    <w:p w14:paraId="0E430D01" w14:textId="77777777" w:rsidR="008C539B" w:rsidRPr="001058B5" w:rsidRDefault="00C12992" w:rsidP="006F7931">
      <w:pPr>
        <w:pStyle w:val="ListParagraph"/>
        <w:numPr>
          <w:ilvl w:val="1"/>
          <w:numId w:val="137"/>
        </w:numPr>
        <w:tabs>
          <w:tab w:val="left" w:pos="2020"/>
        </w:tabs>
        <w:spacing w:before="121" w:line="228" w:lineRule="auto"/>
        <w:ind w:right="935" w:hanging="359"/>
        <w:rPr>
          <w:rFonts w:ascii="Arial" w:hAnsi="Arial" w:cs="Arial"/>
          <w:sz w:val="20"/>
        </w:rPr>
      </w:pPr>
      <w:r w:rsidRPr="001058B5">
        <w:rPr>
          <w:rFonts w:ascii="Arial" w:hAnsi="Arial" w:cs="Arial"/>
          <w:spacing w:val="-6"/>
          <w:sz w:val="20"/>
        </w:rPr>
        <w:t>You</w:t>
      </w:r>
      <w:r w:rsidRPr="001058B5">
        <w:rPr>
          <w:rFonts w:ascii="Arial" w:hAnsi="Arial" w:cs="Arial"/>
          <w:spacing w:val="-29"/>
          <w:sz w:val="20"/>
        </w:rPr>
        <w:t xml:space="preserve"> </w:t>
      </w:r>
      <w:r w:rsidRPr="001058B5">
        <w:rPr>
          <w:rFonts w:ascii="Arial" w:hAnsi="Arial" w:cs="Arial"/>
          <w:sz w:val="20"/>
        </w:rPr>
        <w:t>possess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GRANT</w:t>
      </w:r>
      <w:r w:rsidRPr="001058B5">
        <w:rPr>
          <w:rFonts w:ascii="Arial" w:hAnsi="Arial" w:cs="Arial"/>
          <w:spacing w:val="-75"/>
          <w:sz w:val="20"/>
        </w:rPr>
        <w:t xml:space="preserve"> </w:t>
      </w:r>
      <w:r w:rsidRPr="001058B5">
        <w:rPr>
          <w:rFonts w:ascii="Arial" w:hAnsi="Arial" w:cs="Arial"/>
          <w:sz w:val="20"/>
        </w:rPr>
        <w:t>ANY</w:t>
      </w:r>
      <w:r w:rsidRPr="001058B5">
        <w:rPr>
          <w:rFonts w:ascii="Arial" w:hAnsi="Arial" w:cs="Arial"/>
          <w:spacing w:val="-75"/>
          <w:sz w:val="20"/>
        </w:rPr>
        <w:t xml:space="preserve"> </w:t>
      </w:r>
      <w:r w:rsidRPr="001058B5">
        <w:rPr>
          <w:rFonts w:ascii="Arial" w:hAnsi="Arial" w:cs="Arial"/>
          <w:sz w:val="20"/>
        </w:rPr>
        <w:t>OBJECT</w:t>
      </w:r>
      <w:r w:rsidRPr="001058B5">
        <w:rPr>
          <w:rFonts w:ascii="Arial" w:hAnsi="Arial" w:cs="Arial"/>
          <w:spacing w:val="-75"/>
          <w:sz w:val="20"/>
        </w:rPr>
        <w:t xml:space="preserve"> </w:t>
      </w:r>
      <w:r w:rsidRPr="001058B5">
        <w:rPr>
          <w:rFonts w:ascii="Arial" w:hAnsi="Arial" w:cs="Arial"/>
          <w:sz w:val="20"/>
        </w:rPr>
        <w:t>PRIVILEGE</w:t>
      </w:r>
      <w:r w:rsidRPr="001058B5">
        <w:rPr>
          <w:rFonts w:ascii="Arial" w:hAnsi="Arial" w:cs="Arial"/>
          <w:spacing w:val="-102"/>
          <w:sz w:val="20"/>
        </w:rPr>
        <w:t xml:space="preserve"> </w:t>
      </w:r>
      <w:r w:rsidRPr="001058B5">
        <w:rPr>
          <w:rFonts w:ascii="Arial" w:hAnsi="Arial" w:cs="Arial"/>
          <w:sz w:val="20"/>
        </w:rPr>
        <w:t>system</w:t>
      </w:r>
      <w:r w:rsidRPr="001058B5">
        <w:rPr>
          <w:rFonts w:ascii="Arial" w:hAnsi="Arial" w:cs="Arial"/>
          <w:spacing w:val="-29"/>
          <w:sz w:val="20"/>
        </w:rPr>
        <w:t xml:space="preserve"> </w:t>
      </w:r>
      <w:r w:rsidRPr="001058B5">
        <w:rPr>
          <w:rFonts w:ascii="Arial" w:hAnsi="Arial" w:cs="Arial"/>
          <w:sz w:val="20"/>
        </w:rPr>
        <w:t>privilege</w:t>
      </w:r>
      <w:r w:rsidRPr="001058B5">
        <w:rPr>
          <w:rFonts w:ascii="Arial" w:hAnsi="Arial" w:cs="Arial"/>
          <w:spacing w:val="-29"/>
          <w:sz w:val="20"/>
        </w:rPr>
        <w:t xml:space="preserve"> </w:t>
      </w:r>
      <w:r w:rsidRPr="001058B5">
        <w:rPr>
          <w:rFonts w:ascii="Arial" w:hAnsi="Arial" w:cs="Arial"/>
          <w:sz w:val="20"/>
        </w:rPr>
        <w:t>that</w:t>
      </w:r>
      <w:r w:rsidRPr="001058B5">
        <w:rPr>
          <w:rFonts w:ascii="Arial" w:hAnsi="Arial" w:cs="Arial"/>
          <w:spacing w:val="-29"/>
          <w:sz w:val="20"/>
        </w:rPr>
        <w:t xml:space="preserve"> </w:t>
      </w:r>
      <w:r w:rsidRPr="001058B5">
        <w:rPr>
          <w:rFonts w:ascii="Arial" w:hAnsi="Arial" w:cs="Arial"/>
          <w:sz w:val="20"/>
        </w:rPr>
        <w:t>enables</w:t>
      </w:r>
      <w:r w:rsidRPr="001058B5">
        <w:rPr>
          <w:rFonts w:ascii="Arial" w:hAnsi="Arial" w:cs="Arial"/>
          <w:spacing w:val="-29"/>
          <w:sz w:val="20"/>
        </w:rPr>
        <w:t xml:space="preserve"> </w:t>
      </w:r>
      <w:r w:rsidRPr="001058B5">
        <w:rPr>
          <w:rFonts w:ascii="Arial" w:hAnsi="Arial" w:cs="Arial"/>
          <w:sz w:val="20"/>
        </w:rPr>
        <w:t>you to grant and revoke privileges on behalf of the object</w:t>
      </w:r>
      <w:r w:rsidRPr="001058B5">
        <w:rPr>
          <w:rFonts w:ascii="Arial" w:hAnsi="Arial" w:cs="Arial"/>
          <w:spacing w:val="-5"/>
          <w:sz w:val="20"/>
        </w:rPr>
        <w:t xml:space="preserve"> </w:t>
      </w:r>
      <w:r w:rsidRPr="001058B5">
        <w:rPr>
          <w:rFonts w:ascii="Arial" w:hAnsi="Arial" w:cs="Arial"/>
          <w:spacing w:val="-3"/>
          <w:sz w:val="20"/>
        </w:rPr>
        <w:t>owner.</w:t>
      </w:r>
    </w:p>
    <w:p w14:paraId="3D5687D3" w14:textId="77777777" w:rsidR="008C539B" w:rsidRPr="001058B5" w:rsidRDefault="00C12992">
      <w:pPr>
        <w:pStyle w:val="BodyText"/>
        <w:spacing w:before="123" w:line="230" w:lineRule="auto"/>
        <w:ind w:left="1659" w:right="700"/>
        <w:rPr>
          <w:rFonts w:ascii="Arial" w:hAnsi="Arial" w:cs="Arial"/>
        </w:rPr>
      </w:pPr>
      <w:r w:rsidRPr="001058B5">
        <w:rPr>
          <w:rFonts w:ascii="Arial" w:hAnsi="Arial" w:cs="Arial"/>
          <w:spacing w:val="-6"/>
        </w:rPr>
        <w:t xml:space="preserve">You </w:t>
      </w:r>
      <w:r w:rsidRPr="001058B5">
        <w:rPr>
          <w:rFonts w:ascii="Arial" w:hAnsi="Arial" w:cs="Arial"/>
        </w:rPr>
        <w:t xml:space="preserve">can only revoke the privileges that you, the person who granted the privilege, directly authorized. </w:t>
      </w:r>
      <w:r w:rsidRPr="001058B5">
        <w:rPr>
          <w:rFonts w:ascii="Arial" w:hAnsi="Arial" w:cs="Arial"/>
          <w:spacing w:val="-6"/>
        </w:rPr>
        <w:t xml:space="preserve">You </w:t>
      </w:r>
      <w:r w:rsidRPr="001058B5">
        <w:rPr>
          <w:rFonts w:ascii="Arial" w:hAnsi="Arial" w:cs="Arial"/>
        </w:rPr>
        <w:t>cannot revoke grants that were made by other users to whom you granted the GRANT OPTION. However, there is a cascading effect. If the object privileges of the user who granted the privilege are revoked, then the object privilege grants that were propagated using the GRANT OPTION</w:t>
      </w:r>
      <w:r w:rsidRPr="001058B5">
        <w:rPr>
          <w:rFonts w:ascii="Arial" w:hAnsi="Arial" w:cs="Arial"/>
          <w:spacing w:val="-84"/>
        </w:rPr>
        <w:t xml:space="preserve"> </w:t>
      </w:r>
      <w:r w:rsidRPr="001058B5">
        <w:rPr>
          <w:rFonts w:ascii="Arial" w:hAnsi="Arial" w:cs="Arial"/>
        </w:rPr>
        <w:t>are revoked as well.</w:t>
      </w:r>
    </w:p>
    <w:p w14:paraId="3BA586CA" w14:textId="77777777" w:rsidR="008C539B" w:rsidRPr="001058B5" w:rsidRDefault="00C12992">
      <w:pPr>
        <w:pStyle w:val="BodyText"/>
        <w:spacing w:before="118" w:line="232" w:lineRule="auto"/>
        <w:ind w:left="1660" w:right="754"/>
        <w:rPr>
          <w:rFonts w:ascii="Arial" w:hAnsi="Arial" w:cs="Arial"/>
        </w:rPr>
      </w:pPr>
      <w:r w:rsidRPr="001058B5">
        <w:rPr>
          <w:rFonts w:ascii="Arial" w:hAnsi="Arial" w:cs="Arial"/>
        </w:rPr>
        <w:t>Assuming you are the original grantor of the privilege, the following statement revokes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SELECT</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emp</w:t>
      </w:r>
      <w:r w:rsidRPr="001058B5">
        <w:rPr>
          <w:rFonts w:ascii="Arial" w:hAnsi="Arial" w:cs="Arial"/>
          <w:spacing w:val="-105"/>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from</w:t>
      </w:r>
      <w:r w:rsidRPr="001058B5">
        <w:rPr>
          <w:rFonts w:ascii="Arial" w:hAnsi="Arial" w:cs="Arial"/>
          <w:spacing w:val="-32"/>
        </w:rPr>
        <w:t xml:space="preserve"> </w:t>
      </w:r>
      <w:r w:rsidRPr="001058B5">
        <w:rPr>
          <w:rFonts w:ascii="Arial" w:hAnsi="Arial" w:cs="Arial"/>
        </w:rPr>
        <w:t>users</w:t>
      </w:r>
      <w:r w:rsidRPr="001058B5">
        <w:rPr>
          <w:rFonts w:ascii="Arial" w:hAnsi="Arial" w:cs="Arial"/>
          <w:spacing w:val="-32"/>
        </w:rPr>
        <w:t xml:space="preserve"> </w:t>
      </w:r>
      <w:r w:rsidRPr="001058B5">
        <w:rPr>
          <w:rFonts w:ascii="Arial" w:hAnsi="Arial" w:cs="Arial"/>
        </w:rPr>
        <w:t>jfee</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psmith:</w:t>
      </w:r>
    </w:p>
    <w:p w14:paraId="5830C4C1" w14:textId="77777777" w:rsidR="008C539B" w:rsidRPr="001058B5" w:rsidRDefault="00C12992">
      <w:pPr>
        <w:spacing w:before="137"/>
        <w:ind w:left="1660"/>
        <w:rPr>
          <w:rFonts w:ascii="Arial" w:hAnsi="Arial" w:cs="Arial"/>
          <w:sz w:val="18"/>
        </w:rPr>
      </w:pPr>
      <w:r w:rsidRPr="001058B5">
        <w:rPr>
          <w:rFonts w:ascii="Arial" w:hAnsi="Arial" w:cs="Arial"/>
          <w:w w:val="95"/>
          <w:sz w:val="18"/>
        </w:rPr>
        <w:t>REVOKE SELECT, INSERT ON emp FROM jfee, psmith;</w:t>
      </w:r>
    </w:p>
    <w:p w14:paraId="61F903FE" w14:textId="77777777" w:rsidR="008C539B" w:rsidRPr="001058B5" w:rsidRDefault="008C539B">
      <w:pPr>
        <w:pStyle w:val="BodyText"/>
        <w:spacing w:before="2"/>
        <w:rPr>
          <w:rFonts w:ascii="Arial" w:hAnsi="Arial" w:cs="Arial"/>
          <w:sz w:val="19"/>
        </w:rPr>
      </w:pPr>
    </w:p>
    <w:p w14:paraId="291B05FC" w14:textId="77777777" w:rsidR="008C539B" w:rsidRPr="001058B5" w:rsidRDefault="00C12992">
      <w:pPr>
        <w:pStyle w:val="BodyText"/>
        <w:spacing w:line="228" w:lineRule="auto"/>
        <w:ind w:left="1660" w:right="1336" w:hanging="1"/>
        <w:rPr>
          <w:rFonts w:ascii="Arial" w:hAnsi="Arial" w:cs="Arial"/>
        </w:rPr>
      </w:pPr>
      <w:r w:rsidRPr="001058B5">
        <w:rPr>
          <w:rFonts w:ascii="Arial" w:hAnsi="Arial" w:cs="Arial"/>
        </w:rPr>
        <w:t>The following statement revokes all object privileges for the dept</w:t>
      </w:r>
      <w:r w:rsidRPr="001058B5">
        <w:rPr>
          <w:rFonts w:ascii="Arial" w:hAnsi="Arial" w:cs="Arial"/>
          <w:spacing w:val="-85"/>
        </w:rPr>
        <w:t xml:space="preserve"> </w:t>
      </w:r>
      <w:r w:rsidRPr="001058B5">
        <w:rPr>
          <w:rFonts w:ascii="Arial" w:hAnsi="Arial" w:cs="Arial"/>
        </w:rPr>
        <w:t>table that you originally granted to the human_resource</w:t>
      </w:r>
      <w:r w:rsidRPr="001058B5">
        <w:rPr>
          <w:rFonts w:ascii="Arial" w:hAnsi="Arial" w:cs="Arial"/>
          <w:spacing w:val="-96"/>
        </w:rPr>
        <w:t xml:space="preserve"> </w:t>
      </w:r>
      <w:r w:rsidRPr="001058B5">
        <w:rPr>
          <w:rFonts w:ascii="Arial" w:hAnsi="Arial" w:cs="Arial"/>
        </w:rPr>
        <w:t>role:</w:t>
      </w:r>
    </w:p>
    <w:p w14:paraId="0CC15ECE" w14:textId="77777777" w:rsidR="008C539B" w:rsidRPr="001058B5" w:rsidRDefault="00C12992">
      <w:pPr>
        <w:spacing w:before="140"/>
        <w:ind w:left="1660"/>
        <w:rPr>
          <w:rFonts w:ascii="Arial" w:hAnsi="Arial" w:cs="Arial"/>
          <w:sz w:val="18"/>
        </w:rPr>
      </w:pPr>
      <w:r w:rsidRPr="001058B5">
        <w:rPr>
          <w:rFonts w:ascii="Arial" w:hAnsi="Arial" w:cs="Arial"/>
          <w:w w:val="90"/>
          <w:sz w:val="18"/>
        </w:rPr>
        <w:t>REVOKE ALL ON dept FROM human_resources;</w:t>
      </w:r>
    </w:p>
    <w:p w14:paraId="715EB889" w14:textId="77777777" w:rsidR="008C539B" w:rsidRPr="001058B5" w:rsidRDefault="008D1AB8">
      <w:pPr>
        <w:pStyle w:val="BodyText"/>
        <w:spacing w:before="5"/>
        <w:rPr>
          <w:rFonts w:ascii="Arial" w:hAnsi="Arial" w:cs="Arial"/>
          <w:sz w:val="19"/>
        </w:rPr>
      </w:pPr>
      <w:r>
        <w:rPr>
          <w:rFonts w:ascii="Arial" w:hAnsi="Arial" w:cs="Arial"/>
        </w:rPr>
        <w:pict w14:anchorId="5735D893">
          <v:group id="_x0000_s1391" style="position:absolute;margin-left:174pt;margin-top:13.05pt;width:300pt;height:2.55pt;z-index:3568;mso-wrap-distance-left:0;mso-wrap-distance-right:0;mso-position-horizontal-relative:page" coordorigin="3480,261" coordsize="6000,51">
            <v:line id="_x0000_s1393" style="position:absolute" from="3480,263" to="9480,263" strokeweight=".24pt"/>
            <v:line id="_x0000_s1392" style="position:absolute" from="3480,309" to="9480,309" strokeweight=".24pt"/>
            <w10:wrap type="topAndBottom" anchorx="page"/>
          </v:group>
        </w:pict>
      </w:r>
    </w:p>
    <w:p w14:paraId="59DA4658" w14:textId="77777777" w:rsidR="008C539B" w:rsidRPr="001058B5" w:rsidRDefault="00C12992">
      <w:pPr>
        <w:pStyle w:val="BodyText"/>
        <w:spacing w:before="27" w:after="104" w:line="230" w:lineRule="auto"/>
        <w:ind w:left="2380" w:right="1908" w:hanging="1"/>
        <w:rPr>
          <w:rFonts w:ascii="Arial" w:hAnsi="Arial" w:cs="Arial"/>
        </w:rPr>
      </w:pPr>
      <w:r w:rsidRPr="001058B5">
        <w:rPr>
          <w:rFonts w:ascii="Arial" w:hAnsi="Arial" w:cs="Arial"/>
          <w:b/>
          <w:sz w:val="19"/>
        </w:rPr>
        <w:t xml:space="preserve">Note: </w:t>
      </w:r>
      <w:r w:rsidRPr="001058B5">
        <w:rPr>
          <w:rFonts w:ascii="Arial" w:hAnsi="Arial" w:cs="Arial"/>
        </w:rPr>
        <w:t>The GRANT OPTION for an object privilege cannot be selectively revoked. Instead, revoke the object privilege and then grant</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again</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Users</w:t>
      </w:r>
      <w:r w:rsidRPr="001058B5">
        <w:rPr>
          <w:rFonts w:ascii="Arial" w:hAnsi="Arial" w:cs="Arial"/>
          <w:spacing w:val="-19"/>
        </w:rPr>
        <w:t xml:space="preserve"> </w:t>
      </w:r>
      <w:r w:rsidRPr="001058B5">
        <w:rPr>
          <w:rFonts w:ascii="Arial" w:hAnsi="Arial" w:cs="Arial"/>
        </w:rPr>
        <w:t>cannot</w:t>
      </w:r>
      <w:r w:rsidRPr="001058B5">
        <w:rPr>
          <w:rFonts w:ascii="Arial" w:hAnsi="Arial" w:cs="Arial"/>
          <w:spacing w:val="-19"/>
        </w:rPr>
        <w:t xml:space="preserve"> </w:t>
      </w:r>
      <w:r w:rsidRPr="001058B5">
        <w:rPr>
          <w:rFonts w:ascii="Arial" w:hAnsi="Arial" w:cs="Arial"/>
        </w:rPr>
        <w:t>revoke object privileges from themselves.</w:t>
      </w:r>
    </w:p>
    <w:p w14:paraId="25C9916F" w14:textId="0D770B08" w:rsidR="008C539B" w:rsidRPr="001058B5" w:rsidRDefault="008D1AB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9841E8F">
          <v:group id="_x0000_s1388" style="width:300pt;height:2.55pt;mso-position-horizontal-relative:char;mso-position-vertical-relative:line" coordsize="6000,51">
            <v:line id="_x0000_s1390" style="position:absolute" from="0,2" to="6000,2" strokeweight=".24pt"/>
            <v:line id="_x0000_s1389" style="position:absolute" from="0,48" to="6000,48" strokeweight=".24pt"/>
            <w10:anchorlock/>
          </v:group>
        </w:pict>
      </w:r>
    </w:p>
    <w:p w14:paraId="40DD25A4" w14:textId="77777777" w:rsidR="008C539B" w:rsidRPr="001058B5" w:rsidRDefault="008C539B">
      <w:pPr>
        <w:pStyle w:val="BodyText"/>
        <w:spacing w:before="5"/>
        <w:rPr>
          <w:rFonts w:ascii="Arial" w:hAnsi="Arial" w:cs="Arial"/>
          <w:sz w:val="10"/>
        </w:rPr>
      </w:pPr>
    </w:p>
    <w:p w14:paraId="7EF9E801" w14:textId="77777777" w:rsidR="008C539B" w:rsidRPr="001058B5" w:rsidRDefault="00C12992">
      <w:pPr>
        <w:pStyle w:val="Heading6"/>
        <w:spacing w:before="105"/>
        <w:ind w:left="1660"/>
      </w:pPr>
      <w:bookmarkStart w:id="804" w:name="Revoking_Object_Privileges_on_Behalf_of_"/>
      <w:bookmarkStart w:id="805" w:name="_bookmark830"/>
      <w:bookmarkEnd w:id="804"/>
      <w:bookmarkEnd w:id="805"/>
      <w:r w:rsidRPr="001058B5">
        <w:t>Rev</w:t>
      </w:r>
      <w:bookmarkStart w:id="806" w:name="_bookmark831"/>
      <w:bookmarkEnd w:id="806"/>
      <w:r w:rsidRPr="001058B5">
        <w:t>oking Object Privileges on Behalf of the Object Owne</w:t>
      </w:r>
      <w:bookmarkStart w:id="807" w:name="_bookmark832"/>
      <w:bookmarkEnd w:id="807"/>
      <w:r w:rsidRPr="001058B5">
        <w:t>r</w:t>
      </w:r>
    </w:p>
    <w:p w14:paraId="54466FFD" w14:textId="77777777" w:rsidR="008C539B" w:rsidRPr="001058B5" w:rsidRDefault="00C12992">
      <w:pPr>
        <w:pStyle w:val="BodyText"/>
        <w:spacing w:before="57" w:line="230" w:lineRule="auto"/>
        <w:ind w:left="1660" w:right="909" w:hanging="1"/>
        <w:rPr>
          <w:rFonts w:ascii="Arial" w:hAnsi="Arial" w:cs="Arial"/>
        </w:rPr>
      </w:pPr>
      <w:r w:rsidRPr="001058B5">
        <w:rPr>
          <w:rFonts w:ascii="Arial" w:hAnsi="Arial" w:cs="Arial"/>
        </w:rPr>
        <w:t xml:space="preserve">The GRANT ANY OBJECT PRIVILEGE system privilege enables you to revoke any specified object privilege where the object owner is the </w:t>
      </w:r>
      <w:r w:rsidRPr="001058B5">
        <w:rPr>
          <w:rFonts w:ascii="Arial" w:hAnsi="Arial" w:cs="Arial"/>
          <w:spacing w:val="-3"/>
        </w:rPr>
        <w:t xml:space="preserve">grantor. </w:t>
      </w:r>
      <w:r w:rsidRPr="001058B5">
        <w:rPr>
          <w:rFonts w:ascii="Arial" w:hAnsi="Arial" w:cs="Arial"/>
        </w:rPr>
        <w:t xml:space="preserve">This occurs when the object privilege is granted by the object </w:t>
      </w:r>
      <w:r w:rsidRPr="001058B5">
        <w:rPr>
          <w:rFonts w:ascii="Arial" w:hAnsi="Arial" w:cs="Arial"/>
          <w:spacing w:val="-3"/>
        </w:rPr>
        <w:t xml:space="preserve">owner, </w:t>
      </w:r>
      <w:r w:rsidRPr="001058B5">
        <w:rPr>
          <w:rFonts w:ascii="Arial" w:hAnsi="Arial" w:cs="Arial"/>
        </w:rPr>
        <w:t>or on behalf of the owner by any user holding the GRANT ANY OBJECT PRIVILEGE</w:t>
      </w:r>
      <w:r w:rsidRPr="001058B5">
        <w:rPr>
          <w:rFonts w:ascii="Arial" w:hAnsi="Arial" w:cs="Arial"/>
          <w:spacing w:val="-84"/>
        </w:rPr>
        <w:t xml:space="preserve"> </w:t>
      </w:r>
      <w:r w:rsidRPr="001058B5">
        <w:rPr>
          <w:rFonts w:ascii="Arial" w:hAnsi="Arial" w:cs="Arial"/>
        </w:rPr>
        <w:t>system privilege.</w:t>
      </w:r>
    </w:p>
    <w:p w14:paraId="2D43200B" w14:textId="77777777" w:rsidR="008C539B" w:rsidRPr="001058B5" w:rsidRDefault="00C12992">
      <w:pPr>
        <w:pStyle w:val="BodyText"/>
        <w:spacing w:before="118" w:line="230" w:lineRule="auto"/>
        <w:ind w:left="1659" w:right="700"/>
        <w:rPr>
          <w:rFonts w:ascii="Arial" w:hAnsi="Arial" w:cs="Arial"/>
        </w:rPr>
      </w:pPr>
      <w:r w:rsidRPr="001058B5">
        <w:rPr>
          <w:rFonts w:ascii="Arial" w:hAnsi="Arial" w:cs="Arial"/>
        </w:rPr>
        <w:t>In a situation where the object privilege was granted by both the owner of the object and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executing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(who</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both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3"/>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 and the GRANT ANY OBJECT PRIVILEGE system privilege), Oracle Database only revokes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issuing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 xml:space="preserve">can be illustrated by continuing the example started in </w:t>
      </w:r>
      <w:hyperlink w:anchor="_bookmark816" w:history="1">
        <w:r w:rsidRPr="001058B5">
          <w:rPr>
            <w:rFonts w:ascii="Arial" w:hAnsi="Arial" w:cs="Arial"/>
            <w:color w:val="0000CC"/>
          </w:rPr>
          <w:t>"Granting Object Privileges on</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Behalf of the Object Owner" </w:t>
        </w:r>
      </w:hyperlink>
      <w:hyperlink w:anchor="_bookmark816" w:history="1">
        <w:r w:rsidRPr="001058B5">
          <w:rPr>
            <w:rFonts w:ascii="Arial" w:hAnsi="Arial" w:cs="Arial"/>
          </w:rPr>
          <w:t>on page</w:t>
        </w:r>
        <w:r w:rsidRPr="001058B5">
          <w:rPr>
            <w:rFonts w:ascii="Arial" w:hAnsi="Arial" w:cs="Arial"/>
            <w:spacing w:val="-5"/>
          </w:rPr>
          <w:t xml:space="preserve"> </w:t>
        </w:r>
        <w:r w:rsidRPr="001058B5">
          <w:rPr>
            <w:rFonts w:ascii="Arial" w:hAnsi="Arial" w:cs="Arial"/>
          </w:rPr>
          <w:t>4-39</w:t>
        </w:r>
      </w:hyperlink>
      <w:r w:rsidRPr="001058B5">
        <w:rPr>
          <w:rFonts w:ascii="Arial" w:hAnsi="Arial" w:cs="Arial"/>
        </w:rPr>
        <w:t>.</w:t>
      </w:r>
    </w:p>
    <w:p w14:paraId="03310564" w14:textId="77777777" w:rsidR="008C539B" w:rsidRPr="001058B5" w:rsidRDefault="00C12992">
      <w:pPr>
        <w:pStyle w:val="BodyText"/>
        <w:spacing w:before="120" w:line="228" w:lineRule="auto"/>
        <w:ind w:left="1659" w:right="782"/>
        <w:rPr>
          <w:rFonts w:ascii="Arial" w:hAnsi="Arial" w:cs="Arial"/>
        </w:rPr>
      </w:pPr>
      <w:r w:rsidRPr="001058B5">
        <w:rPr>
          <w:rFonts w:ascii="Arial" w:hAnsi="Arial" w:cs="Arial"/>
          <w:w w:val="95"/>
        </w:rPr>
        <w:t>At</w:t>
      </w:r>
      <w:r w:rsidRPr="001058B5">
        <w:rPr>
          <w:rFonts w:ascii="Arial" w:hAnsi="Arial" w:cs="Arial"/>
          <w:spacing w:val="-7"/>
          <w:w w:val="95"/>
        </w:rPr>
        <w:t xml:space="preserve"> </w:t>
      </w:r>
      <w:r w:rsidRPr="001058B5">
        <w:rPr>
          <w:rFonts w:ascii="Arial" w:hAnsi="Arial" w:cs="Arial"/>
          <w:w w:val="95"/>
        </w:rPr>
        <w:t>this</w:t>
      </w:r>
      <w:r w:rsidRPr="001058B5">
        <w:rPr>
          <w:rFonts w:ascii="Arial" w:hAnsi="Arial" w:cs="Arial"/>
          <w:spacing w:val="-8"/>
          <w:w w:val="95"/>
        </w:rPr>
        <w:t xml:space="preserve"> </w:t>
      </w:r>
      <w:r w:rsidRPr="001058B5">
        <w:rPr>
          <w:rFonts w:ascii="Arial" w:hAnsi="Arial" w:cs="Arial"/>
          <w:w w:val="95"/>
        </w:rPr>
        <w:t>point,</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8"/>
          <w:w w:val="95"/>
        </w:rPr>
        <w:t xml:space="preserve"> </w:t>
      </w:r>
      <w:r w:rsidRPr="001058B5">
        <w:rPr>
          <w:rFonts w:ascii="Arial" w:hAnsi="Arial" w:cs="Arial"/>
          <w:w w:val="95"/>
        </w:rPr>
        <w:t>blake</w:t>
      </w:r>
      <w:r w:rsidRPr="001058B5">
        <w:rPr>
          <w:rFonts w:ascii="Arial" w:hAnsi="Arial" w:cs="Arial"/>
          <w:spacing w:val="-80"/>
          <w:w w:val="95"/>
        </w:rPr>
        <w:t xml:space="preserve"> </w:t>
      </w:r>
      <w:r w:rsidRPr="001058B5">
        <w:rPr>
          <w:rFonts w:ascii="Arial" w:hAnsi="Arial" w:cs="Arial"/>
          <w:w w:val="95"/>
        </w:rPr>
        <w:t>granted</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SELECT</w:t>
      </w:r>
      <w:r w:rsidRPr="001058B5">
        <w:rPr>
          <w:rFonts w:ascii="Arial" w:hAnsi="Arial" w:cs="Arial"/>
          <w:spacing w:val="-79"/>
          <w:w w:val="95"/>
        </w:rPr>
        <w:t xml:space="preserve"> </w:t>
      </w:r>
      <w:r w:rsidRPr="001058B5">
        <w:rPr>
          <w:rFonts w:ascii="Arial" w:hAnsi="Arial" w:cs="Arial"/>
          <w:w w:val="95"/>
        </w:rPr>
        <w:t>privilege</w:t>
      </w:r>
      <w:r w:rsidRPr="001058B5">
        <w:rPr>
          <w:rFonts w:ascii="Arial" w:hAnsi="Arial" w:cs="Arial"/>
          <w:spacing w:val="-7"/>
          <w:w w:val="95"/>
        </w:rPr>
        <w:t xml:space="preserve"> </w:t>
      </w:r>
      <w:r w:rsidRPr="001058B5">
        <w:rPr>
          <w:rFonts w:ascii="Arial" w:hAnsi="Arial" w:cs="Arial"/>
          <w:w w:val="95"/>
        </w:rPr>
        <w:t>on</w:t>
      </w:r>
      <w:r w:rsidRPr="001058B5">
        <w:rPr>
          <w:rFonts w:ascii="Arial" w:hAnsi="Arial" w:cs="Arial"/>
          <w:spacing w:val="-8"/>
          <w:w w:val="95"/>
        </w:rPr>
        <w:t xml:space="preserve"> </w:t>
      </w:r>
      <w:r w:rsidRPr="001058B5">
        <w:rPr>
          <w:rFonts w:ascii="Arial" w:hAnsi="Arial" w:cs="Arial"/>
          <w:w w:val="95"/>
        </w:rPr>
        <w:t>HR.EMPLOYEES</w:t>
      </w:r>
      <w:r w:rsidRPr="001058B5">
        <w:rPr>
          <w:rFonts w:ascii="Arial" w:hAnsi="Arial" w:cs="Arial"/>
          <w:spacing w:val="-79"/>
          <w:w w:val="95"/>
        </w:rPr>
        <w:t xml:space="preserve"> </w:t>
      </w:r>
      <w:r w:rsidRPr="001058B5">
        <w:rPr>
          <w:rFonts w:ascii="Arial" w:hAnsi="Arial" w:cs="Arial"/>
          <w:w w:val="95"/>
        </w:rPr>
        <w:t>to</w:t>
      </w:r>
      <w:r w:rsidRPr="001058B5">
        <w:rPr>
          <w:rFonts w:ascii="Arial" w:hAnsi="Arial" w:cs="Arial"/>
          <w:spacing w:val="-8"/>
          <w:w w:val="95"/>
        </w:rPr>
        <w:t xml:space="preserve"> </w:t>
      </w:r>
      <w:r w:rsidRPr="001058B5">
        <w:rPr>
          <w:rFonts w:ascii="Arial" w:hAnsi="Arial" w:cs="Arial"/>
          <w:w w:val="95"/>
        </w:rPr>
        <w:t>clark.</w:t>
      </w:r>
      <w:r w:rsidRPr="001058B5">
        <w:rPr>
          <w:rFonts w:ascii="Arial" w:hAnsi="Arial" w:cs="Arial"/>
          <w:spacing w:val="-8"/>
          <w:w w:val="95"/>
        </w:rPr>
        <w:t xml:space="preserve"> </w:t>
      </w:r>
      <w:r w:rsidRPr="001058B5">
        <w:rPr>
          <w:rFonts w:ascii="Arial" w:hAnsi="Arial" w:cs="Arial"/>
          <w:w w:val="95"/>
        </w:rPr>
        <w:t xml:space="preserve">Even </w:t>
      </w:r>
      <w:r w:rsidRPr="001058B5">
        <w:rPr>
          <w:rFonts w:ascii="Arial" w:hAnsi="Arial" w:cs="Arial"/>
        </w:rPr>
        <w:t>though</w:t>
      </w:r>
      <w:r w:rsidRPr="001058B5">
        <w:rPr>
          <w:rFonts w:ascii="Arial" w:hAnsi="Arial" w:cs="Arial"/>
          <w:spacing w:val="-26"/>
        </w:rPr>
        <w:t xml:space="preserve"> </w:t>
      </w:r>
      <w:r w:rsidRPr="001058B5">
        <w:rPr>
          <w:rFonts w:ascii="Arial" w:hAnsi="Arial" w:cs="Arial"/>
        </w:rPr>
        <w:t>blake</w:t>
      </w:r>
      <w:r w:rsidRPr="001058B5">
        <w:rPr>
          <w:rFonts w:ascii="Arial" w:hAnsi="Arial" w:cs="Arial"/>
          <w:spacing w:val="-99"/>
        </w:rPr>
        <w:t xml:space="preserve"> </w:t>
      </w:r>
      <w:r w:rsidRPr="001058B5">
        <w:rPr>
          <w:rFonts w:ascii="Arial" w:hAnsi="Arial" w:cs="Arial"/>
        </w:rPr>
        <w:t>possesses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69"/>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he</w:t>
      </w:r>
      <w:r w:rsidRPr="001058B5">
        <w:rPr>
          <w:rFonts w:ascii="Arial" w:hAnsi="Arial" w:cs="Arial"/>
          <w:spacing w:val="-26"/>
        </w:rPr>
        <w:t xml:space="preserve"> </w:t>
      </w:r>
      <w:r w:rsidRPr="001058B5">
        <w:rPr>
          <w:rFonts w:ascii="Arial" w:hAnsi="Arial" w:cs="Arial"/>
        </w:rPr>
        <w:t>also holds the specific object privilege, thus this grant is attributed to him. Assume that user</w:t>
      </w:r>
      <w:r w:rsidRPr="001058B5">
        <w:rPr>
          <w:rFonts w:ascii="Arial" w:hAnsi="Arial" w:cs="Arial"/>
          <w:spacing w:val="-30"/>
        </w:rPr>
        <w:t xml:space="preserve"> </w:t>
      </w:r>
      <w:r w:rsidRPr="001058B5">
        <w:rPr>
          <w:rFonts w:ascii="Arial" w:hAnsi="Arial" w:cs="Arial"/>
        </w:rPr>
        <w:t>HR</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grants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103"/>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3"/>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clark.</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query</w:t>
      </w:r>
      <w:r w:rsidRPr="001058B5">
        <w:rPr>
          <w:rFonts w:ascii="Arial" w:hAnsi="Arial" w:cs="Arial"/>
          <w:spacing w:val="-30"/>
        </w:rPr>
        <w:t xml:space="preserve"> </w:t>
      </w:r>
      <w:r w:rsidRPr="001058B5">
        <w:rPr>
          <w:rFonts w:ascii="Arial" w:hAnsi="Arial" w:cs="Arial"/>
        </w:rPr>
        <w:t>of</w:t>
      </w:r>
      <w:r w:rsidRPr="001058B5">
        <w:rPr>
          <w:rFonts w:ascii="Arial" w:hAnsi="Arial" w:cs="Arial"/>
          <w:spacing w:val="-30"/>
        </w:rPr>
        <w:t xml:space="preserve"> </w:t>
      </w:r>
      <w:r w:rsidRPr="001058B5">
        <w:rPr>
          <w:rFonts w:ascii="Arial" w:hAnsi="Arial" w:cs="Arial"/>
        </w:rPr>
        <w:t xml:space="preserve">the </w:t>
      </w:r>
      <w:r w:rsidRPr="001058B5">
        <w:rPr>
          <w:rFonts w:ascii="Arial" w:hAnsi="Arial" w:cs="Arial"/>
          <w:w w:val="95"/>
        </w:rPr>
        <w:t>DBA_TAB_PRIVS</w:t>
      </w:r>
      <w:r w:rsidRPr="001058B5">
        <w:rPr>
          <w:rFonts w:ascii="Arial" w:hAnsi="Arial" w:cs="Arial"/>
          <w:spacing w:val="-79"/>
          <w:w w:val="95"/>
        </w:rPr>
        <w:t xml:space="preserve"> </w:t>
      </w:r>
      <w:r w:rsidRPr="001058B5">
        <w:rPr>
          <w:rFonts w:ascii="Arial" w:hAnsi="Arial" w:cs="Arial"/>
          <w:w w:val="95"/>
        </w:rPr>
        <w:t>view</w:t>
      </w:r>
      <w:r w:rsidRPr="001058B5">
        <w:rPr>
          <w:rFonts w:ascii="Arial" w:hAnsi="Arial" w:cs="Arial"/>
          <w:spacing w:val="-6"/>
          <w:w w:val="95"/>
        </w:rPr>
        <w:t xml:space="preserve"> </w:t>
      </w:r>
      <w:r w:rsidRPr="001058B5">
        <w:rPr>
          <w:rFonts w:ascii="Arial" w:hAnsi="Arial" w:cs="Arial"/>
          <w:w w:val="95"/>
        </w:rPr>
        <w:t>shows</w:t>
      </w:r>
      <w:r w:rsidRPr="001058B5">
        <w:rPr>
          <w:rFonts w:ascii="Arial" w:hAnsi="Arial" w:cs="Arial"/>
          <w:spacing w:val="-6"/>
          <w:w w:val="95"/>
        </w:rPr>
        <w:t xml:space="preserve"> </w:t>
      </w:r>
      <w:r w:rsidRPr="001058B5">
        <w:rPr>
          <w:rFonts w:ascii="Arial" w:hAnsi="Arial" w:cs="Arial"/>
          <w:w w:val="95"/>
        </w:rPr>
        <w:t>that</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following</w:t>
      </w:r>
      <w:r w:rsidRPr="001058B5">
        <w:rPr>
          <w:rFonts w:ascii="Arial" w:hAnsi="Arial" w:cs="Arial"/>
          <w:spacing w:val="-6"/>
          <w:w w:val="95"/>
        </w:rPr>
        <w:t xml:space="preserve"> </w:t>
      </w:r>
      <w:r w:rsidRPr="001058B5">
        <w:rPr>
          <w:rFonts w:ascii="Arial" w:hAnsi="Arial" w:cs="Arial"/>
          <w:w w:val="95"/>
        </w:rPr>
        <w:t>grants</w:t>
      </w:r>
      <w:r w:rsidRPr="001058B5">
        <w:rPr>
          <w:rFonts w:ascii="Arial" w:hAnsi="Arial" w:cs="Arial"/>
          <w:spacing w:val="-6"/>
          <w:w w:val="95"/>
        </w:rPr>
        <w:t xml:space="preserve"> </w:t>
      </w:r>
      <w:r w:rsidRPr="001058B5">
        <w:rPr>
          <w:rFonts w:ascii="Arial" w:hAnsi="Arial" w:cs="Arial"/>
          <w:w w:val="95"/>
        </w:rPr>
        <w:t>are</w:t>
      </w:r>
      <w:r w:rsidRPr="001058B5">
        <w:rPr>
          <w:rFonts w:ascii="Arial" w:hAnsi="Arial" w:cs="Arial"/>
          <w:spacing w:val="-7"/>
          <w:w w:val="95"/>
        </w:rPr>
        <w:t xml:space="preserve"> </w:t>
      </w:r>
      <w:r w:rsidRPr="001058B5">
        <w:rPr>
          <w:rFonts w:ascii="Arial" w:hAnsi="Arial" w:cs="Arial"/>
          <w:w w:val="95"/>
        </w:rPr>
        <w:t>in</w:t>
      </w:r>
      <w:r w:rsidRPr="001058B5">
        <w:rPr>
          <w:rFonts w:ascii="Arial" w:hAnsi="Arial" w:cs="Arial"/>
          <w:spacing w:val="-6"/>
          <w:w w:val="95"/>
        </w:rPr>
        <w:t xml:space="preserve"> </w:t>
      </w:r>
      <w:r w:rsidRPr="001058B5">
        <w:rPr>
          <w:rFonts w:ascii="Arial" w:hAnsi="Arial" w:cs="Arial"/>
          <w:w w:val="95"/>
        </w:rPr>
        <w:t>effect</w:t>
      </w:r>
      <w:r w:rsidRPr="001058B5">
        <w:rPr>
          <w:rFonts w:ascii="Arial" w:hAnsi="Arial" w:cs="Arial"/>
          <w:spacing w:val="-7"/>
          <w:w w:val="95"/>
        </w:rPr>
        <w:t xml:space="preserve"> </w:t>
      </w:r>
      <w:r w:rsidRPr="001058B5">
        <w:rPr>
          <w:rFonts w:ascii="Arial" w:hAnsi="Arial" w:cs="Arial"/>
          <w:w w:val="95"/>
        </w:rPr>
        <w:t>for</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 xml:space="preserve">HR.EMPLOYEES </w:t>
      </w:r>
      <w:r w:rsidRPr="001058B5">
        <w:rPr>
          <w:rFonts w:ascii="Arial" w:hAnsi="Arial" w:cs="Arial"/>
        </w:rPr>
        <w:t>table:</w:t>
      </w:r>
    </w:p>
    <w:p w14:paraId="0AA87412" w14:textId="77777777" w:rsidR="008C539B" w:rsidRPr="001058B5" w:rsidRDefault="00C12992">
      <w:pPr>
        <w:tabs>
          <w:tab w:val="left" w:pos="4439"/>
        </w:tabs>
        <w:spacing w:before="148"/>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7B79867E" w14:textId="77777777" w:rsidR="008C539B" w:rsidRPr="001058B5" w:rsidRDefault="00C12992">
      <w:pPr>
        <w:tabs>
          <w:tab w:val="left" w:pos="2493"/>
          <w:tab w:val="left" w:pos="3327"/>
          <w:tab w:val="left" w:pos="4531"/>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00298A33" w14:textId="77777777" w:rsidR="008C539B" w:rsidRPr="001058B5" w:rsidRDefault="00C12992">
      <w:pPr>
        <w:tabs>
          <w:tab w:val="left" w:pos="2493"/>
          <w:tab w:val="left" w:pos="3327"/>
          <w:tab w:val="left" w:pos="4531"/>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54A789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562F23" w14:textId="77777777" w:rsidR="008C539B" w:rsidRPr="001058B5" w:rsidRDefault="008C539B">
      <w:pPr>
        <w:pStyle w:val="BodyText"/>
        <w:rPr>
          <w:rFonts w:ascii="Arial" w:hAnsi="Arial" w:cs="Arial"/>
        </w:rPr>
      </w:pPr>
    </w:p>
    <w:p w14:paraId="175B2C4E" w14:textId="77777777" w:rsidR="008C539B" w:rsidRPr="001058B5" w:rsidRDefault="008C539B">
      <w:pPr>
        <w:pStyle w:val="BodyText"/>
        <w:spacing w:before="7"/>
        <w:rPr>
          <w:rFonts w:ascii="Arial" w:hAnsi="Arial" w:cs="Arial"/>
          <w:sz w:val="18"/>
        </w:rPr>
      </w:pPr>
    </w:p>
    <w:p w14:paraId="1FBF76F8" w14:textId="77777777" w:rsidR="008C539B" w:rsidRPr="001058B5" w:rsidRDefault="00C12992">
      <w:pPr>
        <w:tabs>
          <w:tab w:val="left" w:pos="3093"/>
          <w:tab w:val="left" w:pos="3927"/>
          <w:tab w:val="left" w:pos="5131"/>
        </w:tabs>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commentRangeStart w:id="808"/>
      <w:r w:rsidRPr="001058B5">
        <w:rPr>
          <w:rFonts w:ascii="Arial" w:hAnsi="Arial" w:cs="Arial"/>
          <w:w w:val="95"/>
          <w:sz w:val="18"/>
        </w:rPr>
        <w:t>NO</w:t>
      </w:r>
      <w:commentRangeEnd w:id="808"/>
      <w:r w:rsidR="00A20AEF">
        <w:rPr>
          <w:rStyle w:val="CommentReference"/>
        </w:rPr>
        <w:commentReference w:id="808"/>
      </w:r>
    </w:p>
    <w:p w14:paraId="0F43B847" w14:textId="77777777" w:rsidR="008C539B" w:rsidRPr="001058B5" w:rsidRDefault="008C539B">
      <w:pPr>
        <w:pStyle w:val="BodyText"/>
        <w:spacing w:before="4"/>
        <w:rPr>
          <w:rFonts w:ascii="Arial" w:hAnsi="Arial" w:cs="Arial"/>
          <w:sz w:val="18"/>
        </w:rPr>
      </w:pPr>
    </w:p>
    <w:p w14:paraId="34012767" w14:textId="77777777" w:rsidR="008C539B" w:rsidRPr="001058B5" w:rsidRDefault="00C12992">
      <w:pPr>
        <w:pStyle w:val="BodyText"/>
        <w:ind w:left="2260"/>
        <w:rPr>
          <w:rFonts w:ascii="Arial" w:hAnsi="Arial" w:cs="Arial"/>
        </w:rPr>
      </w:pPr>
      <w:r w:rsidRPr="001058B5">
        <w:rPr>
          <w:rFonts w:ascii="Arial" w:hAnsi="Arial" w:cs="Arial"/>
        </w:rPr>
        <w:t>User blake</w:t>
      </w:r>
      <w:r w:rsidRPr="001058B5">
        <w:rPr>
          <w:rFonts w:ascii="Arial" w:hAnsi="Arial" w:cs="Arial"/>
          <w:spacing w:val="-80"/>
        </w:rPr>
        <w:t xml:space="preserve"> </w:t>
      </w:r>
      <w:r w:rsidRPr="001058B5">
        <w:rPr>
          <w:rFonts w:ascii="Arial" w:hAnsi="Arial" w:cs="Arial"/>
        </w:rPr>
        <w:t>now issues the following REVOKE</w:t>
      </w:r>
      <w:r w:rsidRPr="001058B5">
        <w:rPr>
          <w:rFonts w:ascii="Arial" w:hAnsi="Arial" w:cs="Arial"/>
          <w:spacing w:val="-80"/>
        </w:rPr>
        <w:t xml:space="preserve"> </w:t>
      </w:r>
      <w:r w:rsidRPr="001058B5">
        <w:rPr>
          <w:rFonts w:ascii="Arial" w:hAnsi="Arial" w:cs="Arial"/>
        </w:rPr>
        <w:t>statement:</w:t>
      </w:r>
    </w:p>
    <w:p w14:paraId="2B516952" w14:textId="77777777" w:rsidR="008C539B" w:rsidRPr="001058B5" w:rsidRDefault="00C12992">
      <w:pPr>
        <w:spacing w:before="136"/>
        <w:ind w:left="2260"/>
        <w:rPr>
          <w:rFonts w:ascii="Arial" w:hAnsi="Arial" w:cs="Arial"/>
          <w:sz w:val="18"/>
        </w:rPr>
      </w:pPr>
      <w:r w:rsidRPr="001058B5">
        <w:rPr>
          <w:rFonts w:ascii="Arial" w:hAnsi="Arial" w:cs="Arial"/>
          <w:w w:val="95"/>
          <w:sz w:val="18"/>
        </w:rPr>
        <w:t>REVOKE SELECT ON HR.EMPLOYEES FROM clark;</w:t>
      </w:r>
    </w:p>
    <w:p w14:paraId="6D422C87" w14:textId="77777777" w:rsidR="008C539B" w:rsidRPr="001058B5" w:rsidRDefault="008C539B">
      <w:pPr>
        <w:pStyle w:val="BodyText"/>
        <w:spacing w:before="1"/>
        <w:rPr>
          <w:rFonts w:ascii="Arial" w:hAnsi="Arial" w:cs="Arial"/>
          <w:sz w:val="19"/>
        </w:rPr>
      </w:pPr>
    </w:p>
    <w:p w14:paraId="1EB32AA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Only</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clark</w:t>
      </w:r>
      <w:r w:rsidRPr="001058B5">
        <w:rPr>
          <w:rFonts w:ascii="Arial" w:hAnsi="Arial" w:cs="Arial"/>
          <w:spacing w:val="-89"/>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blake</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removed.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 xml:space="preserve">grant by the object </w:t>
      </w:r>
      <w:r w:rsidRPr="001058B5">
        <w:rPr>
          <w:rFonts w:ascii="Arial" w:hAnsi="Arial" w:cs="Arial"/>
          <w:spacing w:val="-3"/>
        </w:rPr>
        <w:t xml:space="preserve">owner, </w:t>
      </w:r>
      <w:r w:rsidRPr="001058B5">
        <w:rPr>
          <w:rFonts w:ascii="Arial" w:hAnsi="Arial" w:cs="Arial"/>
        </w:rPr>
        <w:t>HR,</w:t>
      </w:r>
      <w:r w:rsidRPr="001058B5">
        <w:rPr>
          <w:rFonts w:ascii="Arial" w:hAnsi="Arial" w:cs="Arial"/>
          <w:spacing w:val="-4"/>
        </w:rPr>
        <w:t xml:space="preserve"> </w:t>
      </w:r>
      <w:r w:rsidRPr="001058B5">
        <w:rPr>
          <w:rFonts w:ascii="Arial" w:hAnsi="Arial" w:cs="Arial"/>
        </w:rPr>
        <w:t>remains.</w:t>
      </w:r>
    </w:p>
    <w:p w14:paraId="5A78535C" w14:textId="77777777" w:rsidR="008C539B" w:rsidRPr="001058B5" w:rsidRDefault="00C12992">
      <w:pPr>
        <w:tabs>
          <w:tab w:val="left" w:pos="5039"/>
        </w:tabs>
        <w:spacing w:before="140"/>
        <w:ind w:left="22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5522D294" w14:textId="77777777" w:rsidR="008C539B" w:rsidRPr="001058B5" w:rsidRDefault="00C12992">
      <w:pPr>
        <w:tabs>
          <w:tab w:val="left" w:pos="3093"/>
          <w:tab w:val="left" w:pos="3927"/>
          <w:tab w:val="left" w:pos="5039"/>
        </w:tabs>
        <w:spacing w:before="17" w:line="259" w:lineRule="auto"/>
        <w:ind w:left="2260" w:right="41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33F54FA8" w14:textId="77777777" w:rsidR="008C539B" w:rsidRPr="001058B5" w:rsidRDefault="00C12992">
      <w:pPr>
        <w:tabs>
          <w:tab w:val="left" w:pos="3093"/>
          <w:tab w:val="left" w:pos="3927"/>
          <w:tab w:val="left" w:pos="5039"/>
        </w:tabs>
        <w:spacing w:line="203" w:lineRule="exact"/>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NO</w:t>
      </w:r>
    </w:p>
    <w:p w14:paraId="64FDBC57" w14:textId="77777777" w:rsidR="008C539B" w:rsidRPr="001058B5" w:rsidRDefault="008C539B">
      <w:pPr>
        <w:pStyle w:val="BodyText"/>
        <w:spacing w:before="2"/>
        <w:rPr>
          <w:rFonts w:ascii="Arial" w:hAnsi="Arial" w:cs="Arial"/>
          <w:sz w:val="19"/>
        </w:rPr>
      </w:pPr>
    </w:p>
    <w:p w14:paraId="752F4D6A"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blake</w:t>
      </w:r>
      <w:r w:rsidRPr="001058B5">
        <w:rPr>
          <w:rFonts w:ascii="Arial" w:hAnsi="Arial" w:cs="Arial"/>
          <w:spacing w:val="-91"/>
        </w:rPr>
        <w:t xml:space="preserve"> </w:t>
      </w:r>
      <w:r w:rsidRPr="001058B5">
        <w:rPr>
          <w:rFonts w:ascii="Arial" w:hAnsi="Arial" w:cs="Arial"/>
        </w:rPr>
        <w:t>issues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REVOKE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again,</w:t>
      </w:r>
      <w:r w:rsidRPr="001058B5">
        <w:rPr>
          <w:rFonts w:ascii="Arial" w:hAnsi="Arial" w:cs="Arial"/>
          <w:spacing w:val="-16"/>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time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effect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remove</w:t>
      </w:r>
      <w:r w:rsidRPr="001058B5">
        <w:rPr>
          <w:rFonts w:ascii="Arial" w:hAnsi="Arial" w:cs="Arial"/>
          <w:spacing w:val="-16"/>
        </w:rPr>
        <w:t xml:space="preserve"> </w:t>
      </w:r>
      <w:r w:rsidRPr="001058B5">
        <w:rPr>
          <w:rFonts w:ascii="Arial" w:hAnsi="Arial" w:cs="Arial"/>
        </w:rPr>
        <w:t>the object</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granted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adams</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behalf</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HR),</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53"/>
        </w:rPr>
        <w:t xml:space="preserve"> </w:t>
      </w:r>
      <w:r w:rsidRPr="001058B5">
        <w:rPr>
          <w:rFonts w:ascii="Arial" w:hAnsi="Arial" w:cs="Arial"/>
        </w:rPr>
        <w:t>ANY</w:t>
      </w:r>
      <w:r w:rsidRPr="001058B5">
        <w:rPr>
          <w:rFonts w:ascii="Arial" w:hAnsi="Arial" w:cs="Arial"/>
          <w:spacing w:val="-53"/>
        </w:rPr>
        <w:t xml:space="preserve"> </w:t>
      </w:r>
      <w:r w:rsidRPr="001058B5">
        <w:rPr>
          <w:rFonts w:ascii="Arial" w:hAnsi="Arial" w:cs="Arial"/>
        </w:rPr>
        <w:t>OBEJCT PRIVILEGE</w:t>
      </w:r>
      <w:r w:rsidRPr="001058B5">
        <w:rPr>
          <w:rFonts w:ascii="Arial" w:hAnsi="Arial" w:cs="Arial"/>
          <w:spacing w:val="-81"/>
        </w:rPr>
        <w:t xml:space="preserve"> </w:t>
      </w:r>
      <w:r w:rsidRPr="001058B5">
        <w:rPr>
          <w:rFonts w:ascii="Arial" w:hAnsi="Arial" w:cs="Arial"/>
        </w:rPr>
        <w:t>system privilege.</w:t>
      </w:r>
    </w:p>
    <w:p w14:paraId="32B9C65B" w14:textId="77777777" w:rsidR="008C539B" w:rsidRPr="001058B5" w:rsidRDefault="00C12992">
      <w:pPr>
        <w:pStyle w:val="BodyText"/>
        <w:spacing w:before="211" w:line="232" w:lineRule="auto"/>
        <w:ind w:left="2980" w:right="1456"/>
        <w:rPr>
          <w:rFonts w:ascii="Arial" w:hAnsi="Arial" w:cs="Arial"/>
        </w:rPr>
      </w:pPr>
      <w:r w:rsidRPr="001058B5">
        <w:rPr>
          <w:rFonts w:ascii="Arial" w:hAnsi="Arial" w:cs="Arial"/>
          <w:b/>
          <w:sz w:val="19"/>
        </w:rPr>
        <w:t xml:space="preserve">See Also: </w:t>
      </w:r>
      <w:hyperlink w:anchor="_bookmark816" w:history="1">
        <w:r w:rsidRPr="001058B5">
          <w:rPr>
            <w:rFonts w:ascii="Arial" w:hAnsi="Arial" w:cs="Arial"/>
            <w:color w:val="0000CC"/>
          </w:rPr>
          <w:t>"Granting Object Privileges on Behalf of the Object</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Owner" </w:t>
        </w:r>
      </w:hyperlink>
      <w:hyperlink w:anchor="_bookmark816" w:history="1">
        <w:r w:rsidRPr="001058B5">
          <w:rPr>
            <w:rFonts w:ascii="Arial" w:hAnsi="Arial" w:cs="Arial"/>
          </w:rPr>
          <w:t>on page 4-39</w:t>
        </w:r>
      </w:hyperlink>
    </w:p>
    <w:p w14:paraId="1BFB6BCD" w14:textId="77777777" w:rsidR="008C539B" w:rsidRPr="001058B5" w:rsidRDefault="008C539B">
      <w:pPr>
        <w:pStyle w:val="BodyText"/>
        <w:spacing w:before="1"/>
        <w:rPr>
          <w:rFonts w:ascii="Arial" w:hAnsi="Arial" w:cs="Arial"/>
        </w:rPr>
      </w:pPr>
    </w:p>
    <w:p w14:paraId="176349AD" w14:textId="77777777" w:rsidR="008C539B" w:rsidRPr="001058B5" w:rsidRDefault="00C12992">
      <w:pPr>
        <w:pStyle w:val="Heading6"/>
        <w:spacing w:before="1"/>
      </w:pPr>
      <w:bookmarkStart w:id="809" w:name="Revoking_Column-Selective_Object_Privile"/>
      <w:bookmarkStart w:id="810" w:name="_bookmark833"/>
      <w:bookmarkEnd w:id="809"/>
      <w:bookmarkEnd w:id="810"/>
      <w:r w:rsidRPr="001058B5">
        <w:t>Revoki</w:t>
      </w:r>
      <w:bookmarkStart w:id="811" w:name="_bookmark834"/>
      <w:bookmarkEnd w:id="811"/>
      <w:r w:rsidRPr="001058B5">
        <w:t>ng Column-Selective Object Privileges</w:t>
      </w:r>
    </w:p>
    <w:p w14:paraId="570E4026"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w w:val="95"/>
        </w:rPr>
        <w:t xml:space="preserve">Although users can grant column-specific INSERT, UPDATE, and REFERENCES privileges </w:t>
      </w:r>
      <w:r w:rsidRPr="001058B5">
        <w:rPr>
          <w:rFonts w:ascii="Arial" w:hAnsi="Arial" w:cs="Arial"/>
        </w:rPr>
        <w:t>for tables and views, they cannot selectively revoke column-specific privileges with a similar</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Instead,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grantor</w:t>
      </w:r>
      <w:r w:rsidRPr="001058B5">
        <w:rPr>
          <w:rFonts w:ascii="Arial" w:hAnsi="Arial" w:cs="Arial"/>
          <w:spacing w:val="-11"/>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first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 xml:space="preserve">for all columns of a table or </w:t>
      </w:r>
      <w:r w:rsidRPr="001058B5">
        <w:rPr>
          <w:rFonts w:ascii="Arial" w:hAnsi="Arial" w:cs="Arial"/>
          <w:spacing w:val="-4"/>
        </w:rPr>
        <w:t xml:space="preserve">view, </w:t>
      </w:r>
      <w:r w:rsidRPr="001058B5">
        <w:rPr>
          <w:rFonts w:ascii="Arial" w:hAnsi="Arial" w:cs="Arial"/>
        </w:rPr>
        <w:t>and then selectively repeat the grant of</w:t>
      </w:r>
      <w:r w:rsidRPr="001058B5">
        <w:rPr>
          <w:rFonts w:ascii="Arial" w:hAnsi="Arial" w:cs="Arial"/>
          <w:spacing w:val="-4"/>
        </w:rPr>
        <w:t xml:space="preserve"> </w:t>
      </w:r>
      <w:r w:rsidRPr="001058B5">
        <w:rPr>
          <w:rFonts w:ascii="Arial" w:hAnsi="Arial" w:cs="Arial"/>
        </w:rPr>
        <w:t>the</w:t>
      </w:r>
    </w:p>
    <w:p w14:paraId="58BFC486" w14:textId="77777777" w:rsidR="008C539B" w:rsidRPr="001058B5" w:rsidRDefault="00C12992">
      <w:pPr>
        <w:pStyle w:val="BodyText"/>
        <w:spacing w:line="241" w:lineRule="exact"/>
        <w:ind w:left="2259"/>
        <w:rPr>
          <w:rFonts w:ascii="Arial" w:hAnsi="Arial" w:cs="Arial"/>
        </w:rPr>
      </w:pPr>
      <w:r w:rsidRPr="001058B5">
        <w:rPr>
          <w:rFonts w:ascii="Arial" w:hAnsi="Arial" w:cs="Arial"/>
        </w:rPr>
        <w:t>column-specific privileges that the grantor intends to keep in effect.</w:t>
      </w:r>
    </w:p>
    <w:p w14:paraId="4FE336E6" w14:textId="77777777" w:rsidR="008C539B" w:rsidRPr="001058B5" w:rsidRDefault="00C12992">
      <w:pPr>
        <w:pStyle w:val="BodyText"/>
        <w:spacing w:before="120" w:line="228" w:lineRule="auto"/>
        <w:ind w:left="2259" w:right="102"/>
        <w:rPr>
          <w:rFonts w:ascii="Arial" w:hAnsi="Arial" w:cs="Arial"/>
        </w:rPr>
      </w:pPr>
      <w:r w:rsidRPr="001058B5">
        <w:rPr>
          <w:rFonts w:ascii="Arial" w:hAnsi="Arial" w:cs="Arial"/>
        </w:rPr>
        <w:t>For</w:t>
      </w:r>
      <w:r w:rsidRPr="001058B5">
        <w:rPr>
          <w:rFonts w:ascii="Arial" w:hAnsi="Arial" w:cs="Arial"/>
          <w:spacing w:val="-27"/>
        </w:rPr>
        <w:t xml:space="preserve"> </w:t>
      </w:r>
      <w:r w:rsidRPr="001058B5">
        <w:rPr>
          <w:rFonts w:ascii="Arial" w:hAnsi="Arial" w:cs="Arial"/>
        </w:rPr>
        <w:t>example,</w:t>
      </w:r>
      <w:r w:rsidRPr="001058B5">
        <w:rPr>
          <w:rFonts w:ascii="Arial" w:hAnsi="Arial" w:cs="Arial"/>
          <w:spacing w:val="-27"/>
        </w:rPr>
        <w:t xml:space="preserve"> </w:t>
      </w:r>
      <w:r w:rsidRPr="001058B5">
        <w:rPr>
          <w:rFonts w:ascii="Arial" w:hAnsi="Arial" w:cs="Arial"/>
        </w:rPr>
        <w:t>assume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human_resources</w:t>
      </w:r>
      <w:r w:rsidRPr="001058B5">
        <w:rPr>
          <w:rFonts w:ascii="Arial" w:hAnsi="Arial" w:cs="Arial"/>
          <w:spacing w:val="-101"/>
        </w:rPr>
        <w:t xml:space="preserve"> </w:t>
      </w:r>
      <w:r w:rsidRPr="001058B5">
        <w:rPr>
          <w:rFonts w:ascii="Arial" w:hAnsi="Arial" w:cs="Arial"/>
        </w:rPr>
        <w:t>was</w:t>
      </w:r>
      <w:r w:rsidRPr="001058B5">
        <w:rPr>
          <w:rFonts w:ascii="Arial" w:hAnsi="Arial" w:cs="Arial"/>
          <w:spacing w:val="-28"/>
        </w:rPr>
        <w:t xml:space="preserve"> </w:t>
      </w:r>
      <w:r w:rsidRPr="001058B5">
        <w:rPr>
          <w:rFonts w:ascii="Arial" w:hAnsi="Arial" w:cs="Arial"/>
        </w:rPr>
        <w:t>granted</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101"/>
        </w:rPr>
        <w:t xml:space="preserve"> </w:t>
      </w:r>
      <w:r w:rsidRPr="001058B5">
        <w:rPr>
          <w:rFonts w:ascii="Arial" w:hAnsi="Arial" w:cs="Arial"/>
        </w:rPr>
        <w:t>privilege</w:t>
      </w:r>
      <w:r w:rsidRPr="001058B5">
        <w:rPr>
          <w:rFonts w:ascii="Arial" w:hAnsi="Arial" w:cs="Arial"/>
          <w:spacing w:val="-28"/>
        </w:rPr>
        <w:t xml:space="preserve"> </w:t>
      </w:r>
      <w:r w:rsidRPr="001058B5">
        <w:rPr>
          <w:rFonts w:ascii="Arial" w:hAnsi="Arial" w:cs="Arial"/>
        </w:rPr>
        <w:t>on the</w:t>
      </w:r>
      <w:r w:rsidRPr="001058B5">
        <w:rPr>
          <w:rFonts w:ascii="Arial" w:hAnsi="Arial" w:cs="Arial"/>
          <w:spacing w:val="-26"/>
        </w:rPr>
        <w:t xml:space="preserve"> </w:t>
      </w:r>
      <w:r w:rsidRPr="001058B5">
        <w:rPr>
          <w:rFonts w:ascii="Arial" w:hAnsi="Arial" w:cs="Arial"/>
        </w:rPr>
        <w:t>deptno</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columns</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6"/>
        </w:rPr>
        <w:t xml:space="preserve"> </w:t>
      </w:r>
      <w:r w:rsidRPr="001058B5">
        <w:rPr>
          <w:rFonts w:ascii="Arial" w:hAnsi="Arial" w:cs="Arial"/>
        </w:rPr>
        <w:t>dept.</w:t>
      </w:r>
      <w:r w:rsidRPr="001058B5">
        <w:rPr>
          <w:rFonts w:ascii="Arial" w:hAnsi="Arial" w:cs="Arial"/>
          <w:spacing w:val="-26"/>
        </w:rPr>
        <w:t xml:space="preserve"> </w:t>
      </w:r>
      <w:r w:rsidRPr="001058B5">
        <w:rPr>
          <w:rFonts w:ascii="Arial" w:hAnsi="Arial" w:cs="Arial"/>
          <w:spacing w:val="-10"/>
        </w:rPr>
        <w:t>To</w:t>
      </w:r>
      <w:r w:rsidRPr="001058B5">
        <w:rPr>
          <w:rFonts w:ascii="Arial" w:hAnsi="Arial" w:cs="Arial"/>
          <w:spacing w:val="-25"/>
        </w:rPr>
        <w:t xml:space="preserve"> </w:t>
      </w:r>
      <w:r w:rsidRPr="001058B5">
        <w:rPr>
          <w:rFonts w:ascii="Arial" w:hAnsi="Arial" w:cs="Arial"/>
        </w:rPr>
        <w:t>revoke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just the deptno</w:t>
      </w:r>
      <w:r w:rsidRPr="001058B5">
        <w:rPr>
          <w:rFonts w:ascii="Arial" w:hAnsi="Arial" w:cs="Arial"/>
          <w:spacing w:val="-94"/>
        </w:rPr>
        <w:t xml:space="preserve"> </w:t>
      </w:r>
      <w:r w:rsidRPr="001058B5">
        <w:rPr>
          <w:rFonts w:ascii="Arial" w:hAnsi="Arial" w:cs="Arial"/>
        </w:rPr>
        <w:t>column, issue the following two statements:</w:t>
      </w:r>
    </w:p>
    <w:p w14:paraId="5ABDF6CF" w14:textId="77777777" w:rsidR="008C539B" w:rsidRPr="001058B5" w:rsidRDefault="00C12992">
      <w:pPr>
        <w:spacing w:before="140" w:line="259" w:lineRule="auto"/>
        <w:ind w:left="2260" w:right="3093"/>
        <w:rPr>
          <w:rFonts w:ascii="Arial" w:hAnsi="Arial" w:cs="Arial"/>
          <w:sz w:val="18"/>
        </w:rPr>
      </w:pPr>
      <w:r w:rsidRPr="001058B5">
        <w:rPr>
          <w:rFonts w:ascii="Arial" w:hAnsi="Arial" w:cs="Arial"/>
          <w:w w:val="95"/>
          <w:sz w:val="18"/>
        </w:rPr>
        <w:t xml:space="preserve">REVOKE UPDATE ON dept FROM human_resources; </w:t>
      </w: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UPDATE</w:t>
      </w:r>
      <w:r w:rsidRPr="001058B5">
        <w:rPr>
          <w:rFonts w:ascii="Arial" w:hAnsi="Arial" w:cs="Arial"/>
          <w:spacing w:val="-39"/>
          <w:w w:val="90"/>
          <w:sz w:val="18"/>
        </w:rPr>
        <w:t xml:space="preserve"> </w:t>
      </w:r>
      <w:r w:rsidRPr="001058B5">
        <w:rPr>
          <w:rFonts w:ascii="Arial" w:hAnsi="Arial" w:cs="Arial"/>
          <w:w w:val="90"/>
          <w:sz w:val="18"/>
        </w:rPr>
        <w:t>(dname)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0"/>
          <w:w w:val="90"/>
          <w:sz w:val="18"/>
        </w:rPr>
        <w:t xml:space="preserve"> </w:t>
      </w:r>
      <w:r w:rsidRPr="001058B5">
        <w:rPr>
          <w:rFonts w:ascii="Arial" w:hAnsi="Arial" w:cs="Arial"/>
          <w:w w:val="90"/>
          <w:sz w:val="18"/>
        </w:rPr>
        <w:t>dept</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human_resources;</w:t>
      </w:r>
    </w:p>
    <w:p w14:paraId="44B25A8F" w14:textId="77777777" w:rsidR="008C539B" w:rsidRPr="001058B5" w:rsidRDefault="008C539B">
      <w:pPr>
        <w:pStyle w:val="BodyText"/>
        <w:spacing w:before="8"/>
        <w:rPr>
          <w:rFonts w:ascii="Arial" w:hAnsi="Arial" w:cs="Arial"/>
          <w:sz w:val="17"/>
        </w:rPr>
      </w:pPr>
    </w:p>
    <w:p w14:paraId="0949075B"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The</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revokes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columns</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dept</w:t>
      </w:r>
      <w:r w:rsidRPr="001058B5">
        <w:rPr>
          <w:rFonts w:ascii="Arial" w:hAnsi="Arial" w:cs="Arial"/>
          <w:spacing w:val="-91"/>
        </w:rPr>
        <w:t xml:space="preserve"> </w:t>
      </w:r>
      <w:r w:rsidRPr="001058B5">
        <w:rPr>
          <w:rFonts w:ascii="Arial" w:hAnsi="Arial" w:cs="Arial"/>
        </w:rPr>
        <w:t xml:space="preserve">table </w:t>
      </w:r>
      <w:r w:rsidRPr="001058B5">
        <w:rPr>
          <w:rFonts w:ascii="Arial" w:hAnsi="Arial" w:cs="Arial"/>
          <w:w w:val="95"/>
        </w:rPr>
        <w:t>from the role human_resources. The GRANT</w:t>
      </w:r>
      <w:r w:rsidRPr="001058B5">
        <w:rPr>
          <w:rFonts w:ascii="Arial" w:hAnsi="Arial" w:cs="Arial"/>
          <w:spacing w:val="-65"/>
          <w:w w:val="95"/>
        </w:rPr>
        <w:t xml:space="preserve"> </w:t>
      </w:r>
      <w:r w:rsidRPr="001058B5">
        <w:rPr>
          <w:rFonts w:ascii="Arial" w:hAnsi="Arial" w:cs="Arial"/>
          <w:w w:val="95"/>
        </w:rPr>
        <w:t xml:space="preserve">statement then repeats, restores, or reissues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role</w:t>
      </w:r>
      <w:r w:rsidRPr="001058B5">
        <w:rPr>
          <w:rFonts w:ascii="Arial" w:hAnsi="Arial" w:cs="Arial"/>
          <w:spacing w:val="-25"/>
        </w:rPr>
        <w:t xml:space="preserve"> </w:t>
      </w:r>
      <w:r w:rsidRPr="001058B5">
        <w:rPr>
          <w:rFonts w:ascii="Arial" w:hAnsi="Arial" w:cs="Arial"/>
        </w:rPr>
        <w:t>human_resources.</w:t>
      </w:r>
    </w:p>
    <w:p w14:paraId="51ABD4A5" w14:textId="77777777" w:rsidR="008C539B" w:rsidRPr="001058B5" w:rsidRDefault="008C539B">
      <w:pPr>
        <w:pStyle w:val="BodyText"/>
        <w:spacing w:before="1"/>
        <w:rPr>
          <w:rFonts w:ascii="Arial" w:hAnsi="Arial" w:cs="Arial"/>
          <w:sz w:val="23"/>
        </w:rPr>
      </w:pPr>
    </w:p>
    <w:p w14:paraId="4809ACAF" w14:textId="77777777" w:rsidR="008C539B" w:rsidRPr="001058B5" w:rsidRDefault="00C12992">
      <w:pPr>
        <w:pStyle w:val="Heading6"/>
      </w:pPr>
      <w:bookmarkStart w:id="812" w:name="Revoking_the_REFERENCES_Object_Privilege"/>
      <w:bookmarkStart w:id="813" w:name="_bookmark835"/>
      <w:bookmarkStart w:id="814" w:name="_bookmark836"/>
      <w:bookmarkEnd w:id="812"/>
      <w:bookmarkEnd w:id="813"/>
      <w:bookmarkEnd w:id="814"/>
      <w:r w:rsidRPr="001058B5">
        <w:t>Revoking the REFERENCES Object Privilege</w:t>
      </w:r>
    </w:p>
    <w:p w14:paraId="3632A13F" w14:textId="77777777" w:rsidR="008C539B" w:rsidRPr="001058B5" w:rsidRDefault="00C12992">
      <w:pPr>
        <w:pStyle w:val="BodyText"/>
        <w:spacing w:before="58" w:line="230" w:lineRule="auto"/>
        <w:ind w:left="2259"/>
        <w:rPr>
          <w:rFonts w:ascii="Arial" w:hAnsi="Arial" w:cs="Arial"/>
        </w:rPr>
      </w:pPr>
      <w:r w:rsidRPr="001058B5">
        <w:rPr>
          <w:rFonts w:ascii="Arial" w:hAnsi="Arial" w:cs="Arial"/>
        </w:rPr>
        <w:t>If the grantee of the REFERENCES object privilege has used the privilege to create a foreign key constraint (that currently exists), then the grantor can revoke the privilege only by specifying the CASCADE CONSTRAINTS</w:t>
      </w:r>
      <w:r w:rsidRPr="001058B5">
        <w:rPr>
          <w:rFonts w:ascii="Arial" w:hAnsi="Arial" w:cs="Arial"/>
          <w:spacing w:val="-92"/>
        </w:rPr>
        <w:t xml:space="preserve"> </w:t>
      </w:r>
      <w:r w:rsidRPr="001058B5">
        <w:rPr>
          <w:rFonts w:ascii="Arial" w:hAnsi="Arial" w:cs="Arial"/>
        </w:rPr>
        <w:t>option in the REVOKE</w:t>
      </w:r>
      <w:r w:rsidRPr="001058B5">
        <w:rPr>
          <w:rFonts w:ascii="Arial" w:hAnsi="Arial" w:cs="Arial"/>
          <w:spacing w:val="-91"/>
        </w:rPr>
        <w:t xml:space="preserve"> </w:t>
      </w:r>
      <w:r w:rsidRPr="001058B5">
        <w:rPr>
          <w:rFonts w:ascii="Arial" w:hAnsi="Arial" w:cs="Arial"/>
        </w:rPr>
        <w:t>statement:</w:t>
      </w:r>
    </w:p>
    <w:p w14:paraId="4F60C866" w14:textId="77777777" w:rsidR="008C539B" w:rsidRPr="001058B5" w:rsidRDefault="00C12992">
      <w:pPr>
        <w:spacing w:before="138"/>
        <w:ind w:left="2260"/>
        <w:rPr>
          <w:rFonts w:ascii="Arial" w:hAnsi="Arial" w:cs="Arial"/>
          <w:sz w:val="18"/>
        </w:rPr>
      </w:pPr>
      <w:r w:rsidRPr="001058B5">
        <w:rPr>
          <w:rFonts w:ascii="Arial" w:hAnsi="Arial" w:cs="Arial"/>
          <w:w w:val="95"/>
          <w:sz w:val="18"/>
        </w:rPr>
        <w:t>REVOKE REFERENCES ON dept FROM jward CASCADE CONSTRAINTS;</w:t>
      </w:r>
    </w:p>
    <w:p w14:paraId="4EF4DB14" w14:textId="77777777" w:rsidR="008C539B" w:rsidRPr="001058B5" w:rsidRDefault="008C539B">
      <w:pPr>
        <w:pStyle w:val="BodyText"/>
        <w:spacing w:before="3"/>
        <w:rPr>
          <w:rFonts w:ascii="Arial" w:hAnsi="Arial" w:cs="Arial"/>
          <w:sz w:val="18"/>
        </w:rPr>
      </w:pPr>
    </w:p>
    <w:p w14:paraId="228568EE"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Any foreign key constraints currently defined that use the revoked REFERENCES</w:t>
      </w:r>
    </w:p>
    <w:p w14:paraId="7317440E" w14:textId="77777777" w:rsidR="008C539B" w:rsidRPr="001058B5" w:rsidRDefault="00C12992">
      <w:pPr>
        <w:pStyle w:val="BodyText"/>
        <w:spacing w:line="246" w:lineRule="exact"/>
        <w:ind w:left="2259"/>
        <w:rPr>
          <w:rFonts w:ascii="Arial" w:hAnsi="Arial" w:cs="Arial"/>
        </w:rPr>
      </w:pPr>
      <w:r w:rsidRPr="001058B5">
        <w:rPr>
          <w:rFonts w:ascii="Arial" w:hAnsi="Arial" w:cs="Arial"/>
        </w:rPr>
        <w:t>privilege are dropped when the CASCADE CONSTRAINTS</w:t>
      </w:r>
      <w:r w:rsidRPr="001058B5">
        <w:rPr>
          <w:rFonts w:ascii="Arial" w:hAnsi="Arial" w:cs="Arial"/>
          <w:spacing w:val="-85"/>
        </w:rPr>
        <w:t xml:space="preserve"> </w:t>
      </w:r>
      <w:r w:rsidRPr="001058B5">
        <w:rPr>
          <w:rFonts w:ascii="Arial" w:hAnsi="Arial" w:cs="Arial"/>
        </w:rPr>
        <w:t>clause is specified.</w:t>
      </w:r>
    </w:p>
    <w:p w14:paraId="5E9AC5DE" w14:textId="77777777" w:rsidR="008C539B" w:rsidRPr="001058B5" w:rsidRDefault="008C539B">
      <w:pPr>
        <w:pStyle w:val="BodyText"/>
        <w:spacing w:before="2"/>
        <w:rPr>
          <w:rFonts w:ascii="Arial" w:hAnsi="Arial" w:cs="Arial"/>
          <w:sz w:val="25"/>
        </w:rPr>
      </w:pPr>
    </w:p>
    <w:p w14:paraId="72A5CE5B" w14:textId="77777777" w:rsidR="008C539B" w:rsidRPr="001058B5" w:rsidRDefault="00C12992">
      <w:pPr>
        <w:pStyle w:val="Heading4"/>
      </w:pPr>
      <w:bookmarkStart w:id="815" w:name="Cascading_Effects_of_Revoking_Privileges"/>
      <w:bookmarkStart w:id="816" w:name="_bookmark837"/>
      <w:bookmarkEnd w:id="815"/>
      <w:bookmarkEnd w:id="816"/>
      <w:r w:rsidRPr="001058B5">
        <w:t>Cascading Eff</w:t>
      </w:r>
      <w:bookmarkStart w:id="817" w:name="_bookmark838"/>
      <w:bookmarkEnd w:id="817"/>
      <w:r w:rsidRPr="001058B5">
        <w:t>ects of Revoking Privileges</w:t>
      </w:r>
    </w:p>
    <w:p w14:paraId="5DEA6ACC" w14:textId="77777777" w:rsidR="008C539B" w:rsidRPr="001058B5" w:rsidRDefault="00C12992">
      <w:pPr>
        <w:pStyle w:val="BodyText"/>
        <w:spacing w:before="79" w:line="232" w:lineRule="auto"/>
        <w:ind w:left="2259"/>
        <w:rPr>
          <w:rFonts w:ascii="Arial" w:hAnsi="Arial" w:cs="Arial"/>
        </w:rPr>
      </w:pPr>
      <w:r w:rsidRPr="001058B5">
        <w:rPr>
          <w:rFonts w:ascii="Arial" w:hAnsi="Arial" w:cs="Arial"/>
        </w:rPr>
        <w:t>Depending on the type of privilege, there may be cascading effects when a privilege is revoked. This is discussed in the following sections:</w:t>
      </w:r>
    </w:p>
    <w:p w14:paraId="05100A20"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839" w:history="1">
        <w:r w:rsidR="00C12992" w:rsidRPr="001058B5">
          <w:rPr>
            <w:rFonts w:ascii="Arial" w:hAnsi="Arial" w:cs="Arial"/>
            <w:color w:val="0000CC"/>
            <w:sz w:val="20"/>
          </w:rPr>
          <w:t>Cascading Effects When Revoking System Privileges</w:t>
        </w:r>
      </w:hyperlink>
    </w:p>
    <w:p w14:paraId="53612452"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841" w:history="1">
        <w:r w:rsidR="00C12992" w:rsidRPr="001058B5">
          <w:rPr>
            <w:rFonts w:ascii="Arial" w:hAnsi="Arial" w:cs="Arial"/>
            <w:color w:val="0000CC"/>
            <w:sz w:val="20"/>
          </w:rPr>
          <w:t>Cascading Effects When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0BB4E8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CC18596" w14:textId="77777777" w:rsidR="008C539B" w:rsidRPr="001058B5" w:rsidRDefault="008C539B">
      <w:pPr>
        <w:pStyle w:val="BodyText"/>
        <w:spacing w:before="2"/>
        <w:rPr>
          <w:rFonts w:ascii="Arial" w:hAnsi="Arial" w:cs="Arial"/>
          <w:sz w:val="24"/>
        </w:rPr>
      </w:pPr>
    </w:p>
    <w:p w14:paraId="672EA9D3" w14:textId="77777777" w:rsidR="008C539B" w:rsidRPr="001058B5" w:rsidRDefault="00C12992">
      <w:pPr>
        <w:pStyle w:val="Heading6"/>
        <w:spacing w:before="105"/>
        <w:ind w:left="1660"/>
      </w:pPr>
      <w:bookmarkStart w:id="818" w:name="Cascading_Effects_When_Revoking_System_P"/>
      <w:bookmarkStart w:id="819" w:name="_bookmark839"/>
      <w:bookmarkEnd w:id="818"/>
      <w:bookmarkEnd w:id="819"/>
      <w:r w:rsidRPr="001058B5">
        <w:t>Cas</w:t>
      </w:r>
      <w:bookmarkStart w:id="820" w:name="_bookmark840"/>
      <w:bookmarkEnd w:id="820"/>
      <w:r w:rsidRPr="001058B5">
        <w:t>cading Effects When Revoking System Privileges</w:t>
      </w:r>
    </w:p>
    <w:p w14:paraId="0435F7CC"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There are no cascading effects when revoking a system privilege related to DDL operations,</w:t>
      </w:r>
      <w:r w:rsidRPr="001058B5">
        <w:rPr>
          <w:rFonts w:ascii="Arial" w:hAnsi="Arial" w:cs="Arial"/>
          <w:spacing w:val="-11"/>
        </w:rPr>
        <w:t xml:space="preserve"> </w:t>
      </w:r>
      <w:r w:rsidRPr="001058B5">
        <w:rPr>
          <w:rFonts w:ascii="Arial" w:hAnsi="Arial" w:cs="Arial"/>
        </w:rPr>
        <w:t>regardless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whether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without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ADMIN option. For example, assume the</w:t>
      </w:r>
      <w:r w:rsidRPr="001058B5">
        <w:rPr>
          <w:rFonts w:ascii="Arial" w:hAnsi="Arial" w:cs="Arial"/>
          <w:spacing w:val="-4"/>
        </w:rPr>
        <w:t xml:space="preserve"> </w:t>
      </w:r>
      <w:r w:rsidRPr="001058B5">
        <w:rPr>
          <w:rFonts w:ascii="Arial" w:hAnsi="Arial" w:cs="Arial"/>
        </w:rPr>
        <w:t>following:</w:t>
      </w:r>
    </w:p>
    <w:p w14:paraId="256FEF0E" w14:textId="77777777" w:rsidR="008C539B" w:rsidRPr="001058B5" w:rsidRDefault="00C12992" w:rsidP="006F7931">
      <w:pPr>
        <w:pStyle w:val="ListParagraph"/>
        <w:numPr>
          <w:ilvl w:val="0"/>
          <w:numId w:val="100"/>
        </w:numPr>
        <w:tabs>
          <w:tab w:val="left" w:pos="2020"/>
        </w:tabs>
        <w:spacing w:before="113"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security</w:t>
      </w:r>
      <w:r w:rsidRPr="001058B5">
        <w:rPr>
          <w:rFonts w:ascii="Arial" w:hAnsi="Arial" w:cs="Arial"/>
          <w:spacing w:val="-10"/>
          <w:sz w:val="20"/>
        </w:rPr>
        <w:t xml:space="preserve"> </w:t>
      </w:r>
      <w:r w:rsidRPr="001058B5">
        <w:rPr>
          <w:rFonts w:ascii="Arial" w:hAnsi="Arial" w:cs="Arial"/>
          <w:sz w:val="20"/>
        </w:rPr>
        <w:t>administrator</w:t>
      </w:r>
      <w:r w:rsidRPr="001058B5">
        <w:rPr>
          <w:rFonts w:ascii="Arial" w:hAnsi="Arial" w:cs="Arial"/>
          <w:spacing w:val="-10"/>
          <w:sz w:val="20"/>
        </w:rPr>
        <w:t xml:space="preserve"> </w:t>
      </w:r>
      <w:r w:rsidRPr="001058B5">
        <w:rPr>
          <w:rFonts w:ascii="Arial" w:hAnsi="Arial" w:cs="Arial"/>
          <w:sz w:val="20"/>
        </w:rPr>
        <w:t>grants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CREATE</w:t>
      </w:r>
      <w:r w:rsidRPr="001058B5">
        <w:rPr>
          <w:rFonts w:ascii="Arial" w:hAnsi="Arial" w:cs="Arial"/>
          <w:spacing w:val="-37"/>
          <w:sz w:val="20"/>
        </w:rPr>
        <w:t xml:space="preserve"> </w:t>
      </w:r>
      <w:r w:rsidRPr="001058B5">
        <w:rPr>
          <w:rFonts w:ascii="Arial" w:hAnsi="Arial" w:cs="Arial"/>
          <w:sz w:val="20"/>
        </w:rPr>
        <w:t>TABLE</w:t>
      </w:r>
      <w:r w:rsidRPr="001058B5">
        <w:rPr>
          <w:rFonts w:ascii="Arial" w:hAnsi="Arial" w:cs="Arial"/>
          <w:spacing w:val="-86"/>
          <w:sz w:val="20"/>
        </w:rPr>
        <w:t xml:space="preserve"> </w:t>
      </w:r>
      <w:r w:rsidRPr="001058B5">
        <w:rPr>
          <w:rFonts w:ascii="Arial" w:hAnsi="Arial" w:cs="Arial"/>
          <w:sz w:val="20"/>
        </w:rPr>
        <w:t>system</w:t>
      </w:r>
      <w:r w:rsidRPr="001058B5">
        <w:rPr>
          <w:rFonts w:ascii="Arial" w:hAnsi="Arial" w:cs="Arial"/>
          <w:spacing w:val="-10"/>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jfee</w:t>
      </w:r>
    </w:p>
    <w:p w14:paraId="5232AA6D" w14:textId="77777777" w:rsidR="008C539B" w:rsidRPr="001058B5" w:rsidRDefault="00C12992">
      <w:pPr>
        <w:pStyle w:val="BodyText"/>
        <w:spacing w:line="246" w:lineRule="exact"/>
        <w:ind w:left="2019"/>
        <w:rPr>
          <w:rFonts w:ascii="Arial" w:hAnsi="Arial" w:cs="Arial"/>
        </w:rPr>
      </w:pPr>
      <w:r w:rsidRPr="001058B5">
        <w:rPr>
          <w:rFonts w:ascii="Arial" w:hAnsi="Arial" w:cs="Arial"/>
        </w:rPr>
        <w:t>with the ADMIN option.</w:t>
      </w:r>
    </w:p>
    <w:p w14:paraId="7CC0F63B"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jfee</w:t>
      </w:r>
      <w:r w:rsidRPr="001058B5">
        <w:rPr>
          <w:rFonts w:ascii="Arial" w:hAnsi="Arial" w:cs="Arial"/>
          <w:spacing w:val="-82"/>
          <w:sz w:val="20"/>
        </w:rPr>
        <w:t xml:space="preserve"> </w:t>
      </w:r>
      <w:r w:rsidRPr="001058B5">
        <w:rPr>
          <w:rFonts w:ascii="Arial" w:hAnsi="Arial" w:cs="Arial"/>
          <w:sz w:val="20"/>
        </w:rPr>
        <w:t>creates a table.</w:t>
      </w:r>
    </w:p>
    <w:p w14:paraId="11B31F16"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jfee</w:t>
      </w:r>
      <w:r w:rsidRPr="001058B5">
        <w:rPr>
          <w:rFonts w:ascii="Arial" w:hAnsi="Arial" w:cs="Arial"/>
          <w:spacing w:val="-83"/>
          <w:sz w:val="20"/>
        </w:rPr>
        <w:t xml:space="preserve"> </w:t>
      </w:r>
      <w:r w:rsidRPr="001058B5">
        <w:rPr>
          <w:rFonts w:ascii="Arial" w:hAnsi="Arial" w:cs="Arial"/>
          <w:sz w:val="20"/>
        </w:rPr>
        <w:t>grants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TABLE</w:t>
      </w:r>
      <w:r w:rsidRPr="001058B5">
        <w:rPr>
          <w:rFonts w:ascii="Arial" w:hAnsi="Arial" w:cs="Arial"/>
          <w:spacing w:val="-83"/>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privilege</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tsmith.</w:t>
      </w:r>
    </w:p>
    <w:p w14:paraId="1FBC46F7"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tsmith</w:t>
      </w:r>
      <w:r w:rsidRPr="001058B5">
        <w:rPr>
          <w:rFonts w:ascii="Arial" w:hAnsi="Arial" w:cs="Arial"/>
          <w:spacing w:val="-83"/>
          <w:sz w:val="20"/>
        </w:rPr>
        <w:t xml:space="preserve"> </w:t>
      </w:r>
      <w:r w:rsidRPr="001058B5">
        <w:rPr>
          <w:rFonts w:ascii="Arial" w:hAnsi="Arial" w:cs="Arial"/>
          <w:sz w:val="20"/>
        </w:rPr>
        <w:t>creates a table.</w:t>
      </w:r>
    </w:p>
    <w:p w14:paraId="14FB3F82" w14:textId="77777777" w:rsidR="008C539B" w:rsidRPr="001058B5" w:rsidRDefault="00C12992" w:rsidP="006F7931">
      <w:pPr>
        <w:pStyle w:val="ListParagraph"/>
        <w:numPr>
          <w:ilvl w:val="0"/>
          <w:numId w:val="100"/>
        </w:numPr>
        <w:tabs>
          <w:tab w:val="left" w:pos="2020"/>
        </w:tabs>
        <w:spacing w:before="108"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security</w:t>
      </w:r>
      <w:r w:rsidRPr="001058B5">
        <w:rPr>
          <w:rFonts w:ascii="Arial" w:hAnsi="Arial" w:cs="Arial"/>
          <w:spacing w:val="-8"/>
          <w:sz w:val="20"/>
        </w:rPr>
        <w:t xml:space="preserve"> </w:t>
      </w:r>
      <w:r w:rsidRPr="001058B5">
        <w:rPr>
          <w:rFonts w:ascii="Arial" w:hAnsi="Arial" w:cs="Arial"/>
          <w:sz w:val="20"/>
        </w:rPr>
        <w:t>administrator</w:t>
      </w:r>
      <w:r w:rsidRPr="001058B5">
        <w:rPr>
          <w:rFonts w:ascii="Arial" w:hAnsi="Arial" w:cs="Arial"/>
          <w:spacing w:val="-8"/>
          <w:sz w:val="20"/>
        </w:rPr>
        <w:t xml:space="preserve"> </w:t>
      </w:r>
      <w:r w:rsidRPr="001058B5">
        <w:rPr>
          <w:rFonts w:ascii="Arial" w:hAnsi="Arial" w:cs="Arial"/>
          <w:sz w:val="20"/>
        </w:rPr>
        <w:t>revokes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CREATE</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user</w:t>
      </w:r>
    </w:p>
    <w:p w14:paraId="05C02689" w14:textId="77777777" w:rsidR="008C539B" w:rsidRPr="001058B5" w:rsidRDefault="00C12992">
      <w:pPr>
        <w:pStyle w:val="BodyText"/>
        <w:spacing w:line="246" w:lineRule="exact"/>
        <w:ind w:left="2020"/>
        <w:rPr>
          <w:rFonts w:ascii="Arial" w:hAnsi="Arial" w:cs="Arial"/>
        </w:rPr>
      </w:pPr>
      <w:r w:rsidRPr="001058B5">
        <w:rPr>
          <w:rFonts w:ascii="Arial" w:hAnsi="Arial" w:cs="Arial"/>
        </w:rPr>
        <w:t>jfee.</w:t>
      </w:r>
    </w:p>
    <w:p w14:paraId="3793141C" w14:textId="77777777" w:rsidR="008C539B" w:rsidRPr="001058B5" w:rsidRDefault="00C12992" w:rsidP="006F7931">
      <w:pPr>
        <w:pStyle w:val="ListParagraph"/>
        <w:numPr>
          <w:ilvl w:val="0"/>
          <w:numId w:val="100"/>
        </w:numPr>
        <w:tabs>
          <w:tab w:val="left" w:pos="2020"/>
        </w:tabs>
        <w:spacing w:before="117" w:line="228" w:lineRule="auto"/>
        <w:ind w:right="1083"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table</w:t>
      </w:r>
      <w:r w:rsidRPr="001058B5">
        <w:rPr>
          <w:rFonts w:ascii="Arial" w:hAnsi="Arial" w:cs="Arial"/>
          <w:spacing w:val="-15"/>
          <w:sz w:val="20"/>
        </w:rPr>
        <w:t xml:space="preserve"> </w:t>
      </w:r>
      <w:r w:rsidRPr="001058B5">
        <w:rPr>
          <w:rFonts w:ascii="Arial" w:hAnsi="Arial" w:cs="Arial"/>
          <w:sz w:val="20"/>
        </w:rPr>
        <w:t>created</w:t>
      </w:r>
      <w:r w:rsidRPr="001058B5">
        <w:rPr>
          <w:rFonts w:ascii="Arial" w:hAnsi="Arial" w:cs="Arial"/>
          <w:spacing w:val="-15"/>
          <w:sz w:val="20"/>
        </w:rPr>
        <w:t xml:space="preserve"> </w:t>
      </w:r>
      <w:r w:rsidRPr="001058B5">
        <w:rPr>
          <w:rFonts w:ascii="Arial" w:hAnsi="Arial" w:cs="Arial"/>
          <w:sz w:val="20"/>
        </w:rPr>
        <w:t>by</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jfee</w:t>
      </w:r>
      <w:r w:rsidRPr="001058B5">
        <w:rPr>
          <w:rFonts w:ascii="Arial" w:hAnsi="Arial" w:cs="Arial"/>
          <w:spacing w:val="-90"/>
          <w:sz w:val="20"/>
        </w:rPr>
        <w:t xml:space="preserve"> </w:t>
      </w:r>
      <w:r w:rsidRPr="001058B5">
        <w:rPr>
          <w:rFonts w:ascii="Arial" w:hAnsi="Arial" w:cs="Arial"/>
          <w:sz w:val="20"/>
        </w:rPr>
        <w:t>continues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exist.</w:t>
      </w:r>
      <w:r w:rsidRPr="001058B5">
        <w:rPr>
          <w:rFonts w:ascii="Arial" w:hAnsi="Arial" w:cs="Arial"/>
          <w:spacing w:val="-15"/>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tsmith</w:t>
      </w:r>
      <w:r w:rsidRPr="001058B5">
        <w:rPr>
          <w:rFonts w:ascii="Arial" w:hAnsi="Arial" w:cs="Arial"/>
          <w:spacing w:val="-90"/>
          <w:sz w:val="20"/>
        </w:rPr>
        <w:t xml:space="preserve"> </w:t>
      </w:r>
      <w:r w:rsidRPr="001058B5">
        <w:rPr>
          <w:rFonts w:ascii="Arial" w:hAnsi="Arial" w:cs="Arial"/>
          <w:sz w:val="20"/>
        </w:rPr>
        <w:t>still</w:t>
      </w:r>
      <w:r w:rsidRPr="001058B5">
        <w:rPr>
          <w:rFonts w:ascii="Arial" w:hAnsi="Arial" w:cs="Arial"/>
          <w:spacing w:val="-15"/>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table and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p>
    <w:p w14:paraId="207754CF" w14:textId="77777777" w:rsidR="008C539B" w:rsidRPr="001058B5" w:rsidRDefault="00C12992">
      <w:pPr>
        <w:pStyle w:val="BodyText"/>
        <w:spacing w:before="119" w:line="230" w:lineRule="auto"/>
        <w:ind w:left="1659" w:right="906"/>
        <w:rPr>
          <w:rFonts w:ascii="Arial" w:hAnsi="Arial" w:cs="Arial"/>
        </w:rPr>
      </w:pPr>
      <w:r w:rsidRPr="001058B5">
        <w:rPr>
          <w:rFonts w:ascii="Arial" w:hAnsi="Arial" w:cs="Arial"/>
          <w:spacing w:val="-6"/>
        </w:rPr>
        <w:t xml:space="preserve">You </w:t>
      </w:r>
      <w:r w:rsidRPr="001058B5">
        <w:rPr>
          <w:rFonts w:ascii="Arial" w:hAnsi="Arial" w:cs="Arial"/>
        </w:rPr>
        <w:t>can observe cascading effects when you revoke a system privilege related to a DML operation. If the SELECT ANY TABLE</w:t>
      </w:r>
      <w:r w:rsidRPr="001058B5">
        <w:rPr>
          <w:rFonts w:ascii="Arial" w:hAnsi="Arial" w:cs="Arial"/>
          <w:spacing w:val="-89"/>
        </w:rPr>
        <w:t xml:space="preserve"> </w:t>
      </w:r>
      <w:r w:rsidRPr="001058B5">
        <w:rPr>
          <w:rFonts w:ascii="Arial" w:hAnsi="Arial" w:cs="Arial"/>
        </w:rPr>
        <w:t xml:space="preserve">privilege is revoked from a </w:t>
      </w:r>
      <w:r w:rsidRPr="001058B5">
        <w:rPr>
          <w:rFonts w:ascii="Arial" w:hAnsi="Arial" w:cs="Arial"/>
          <w:spacing w:val="-3"/>
        </w:rPr>
        <w:t xml:space="preserve">user, </w:t>
      </w:r>
      <w:r w:rsidRPr="001058B5">
        <w:rPr>
          <w:rFonts w:ascii="Arial" w:hAnsi="Arial" w:cs="Arial"/>
        </w:rPr>
        <w:t>then all procedures contained in the user’s schema relying on this privilege can no longer be executed successfully until the privilege is reauthorized.</w:t>
      </w:r>
    </w:p>
    <w:p w14:paraId="1CFD4C7D" w14:textId="77777777" w:rsidR="008C539B" w:rsidRPr="001058B5" w:rsidRDefault="008C539B">
      <w:pPr>
        <w:pStyle w:val="BodyText"/>
        <w:spacing w:before="5"/>
        <w:rPr>
          <w:rFonts w:ascii="Arial" w:hAnsi="Arial" w:cs="Arial"/>
          <w:sz w:val="23"/>
        </w:rPr>
      </w:pPr>
    </w:p>
    <w:p w14:paraId="3C6C0F3B" w14:textId="77777777" w:rsidR="008C539B" w:rsidRPr="001058B5" w:rsidRDefault="00C12992">
      <w:pPr>
        <w:pStyle w:val="Heading6"/>
        <w:ind w:left="1660"/>
      </w:pPr>
      <w:bookmarkStart w:id="821" w:name="Cascading_Effects_When_Revoking_Object_P"/>
      <w:bookmarkStart w:id="822" w:name="_bookmark841"/>
      <w:bookmarkStart w:id="823" w:name="_bookmark842"/>
      <w:bookmarkEnd w:id="821"/>
      <w:bookmarkEnd w:id="822"/>
      <w:bookmarkEnd w:id="823"/>
      <w:r w:rsidRPr="001058B5">
        <w:t>Cascading Effects When Revoking Object Privileges</w:t>
      </w:r>
    </w:p>
    <w:p w14:paraId="189130A3" w14:textId="77777777" w:rsidR="008C539B" w:rsidRPr="001058B5" w:rsidRDefault="00C12992">
      <w:pPr>
        <w:pStyle w:val="BodyText"/>
        <w:spacing w:before="50"/>
        <w:ind w:left="1660"/>
        <w:rPr>
          <w:rFonts w:ascii="Arial" w:hAnsi="Arial" w:cs="Arial"/>
        </w:rPr>
      </w:pPr>
      <w:r w:rsidRPr="001058B5">
        <w:rPr>
          <w:rFonts w:ascii="Arial" w:hAnsi="Arial" w:cs="Arial"/>
        </w:rPr>
        <w:t>Revoking an object privilege can have cascading effects. Remember the following:</w:t>
      </w:r>
    </w:p>
    <w:p w14:paraId="1503ADC4" w14:textId="77777777" w:rsidR="008C539B" w:rsidRPr="001058B5" w:rsidRDefault="00C12992" w:rsidP="006F7931">
      <w:pPr>
        <w:pStyle w:val="ListParagraph"/>
        <w:numPr>
          <w:ilvl w:val="1"/>
          <w:numId w:val="137"/>
        </w:numPr>
        <w:tabs>
          <w:tab w:val="left" w:pos="2020"/>
        </w:tabs>
        <w:spacing w:before="123" w:line="230" w:lineRule="auto"/>
        <w:ind w:right="784" w:hanging="359"/>
        <w:rPr>
          <w:rFonts w:ascii="Arial" w:hAnsi="Arial" w:cs="Arial"/>
          <w:sz w:val="20"/>
        </w:rPr>
      </w:pPr>
      <w:r w:rsidRPr="001058B5">
        <w:rPr>
          <w:rFonts w:ascii="Arial" w:hAnsi="Arial" w:cs="Arial"/>
          <w:b/>
          <w:sz w:val="20"/>
        </w:rPr>
        <w:t xml:space="preserve">Object definitions that depend on a DML object privilege can be affected if the DML object privilege is revoked. </w:t>
      </w:r>
      <w:r w:rsidRPr="001058B5">
        <w:rPr>
          <w:rFonts w:ascii="Arial" w:hAnsi="Arial" w:cs="Arial"/>
          <w:sz w:val="20"/>
        </w:rPr>
        <w:t>For example, assume that the body of the test procedure includes a SQL statement that queries data from the emp table. If the SELECT</w:t>
      </w:r>
      <w:r w:rsidRPr="001058B5">
        <w:rPr>
          <w:rFonts w:ascii="Arial" w:hAnsi="Arial" w:cs="Arial"/>
          <w:spacing w:val="-95"/>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w:t>
      </w:r>
      <w:r w:rsidRPr="001058B5">
        <w:rPr>
          <w:rFonts w:ascii="Arial" w:hAnsi="Arial" w:cs="Arial"/>
          <w:spacing w:val="-95"/>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revoked</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owner</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test</w:t>
      </w:r>
      <w:r w:rsidRPr="001058B5">
        <w:rPr>
          <w:rFonts w:ascii="Arial" w:hAnsi="Arial" w:cs="Arial"/>
          <w:spacing w:val="-95"/>
          <w:sz w:val="20"/>
        </w:rPr>
        <w:t xml:space="preserve"> </w:t>
      </w:r>
      <w:r w:rsidRPr="001058B5">
        <w:rPr>
          <w:rFonts w:ascii="Arial" w:hAnsi="Arial" w:cs="Arial"/>
          <w:sz w:val="20"/>
        </w:rPr>
        <w:t>procedure, then the procedure can no longer be executed</w:t>
      </w:r>
      <w:r w:rsidRPr="001058B5">
        <w:rPr>
          <w:rFonts w:ascii="Arial" w:hAnsi="Arial" w:cs="Arial"/>
          <w:spacing w:val="-13"/>
          <w:sz w:val="20"/>
        </w:rPr>
        <w:t xml:space="preserve"> </w:t>
      </w:r>
      <w:r w:rsidRPr="001058B5">
        <w:rPr>
          <w:rFonts w:ascii="Arial" w:hAnsi="Arial" w:cs="Arial"/>
          <w:sz w:val="20"/>
        </w:rPr>
        <w:t>successfully.</w:t>
      </w:r>
    </w:p>
    <w:p w14:paraId="492DF5CB" w14:textId="77777777" w:rsidR="008C539B" w:rsidRPr="001058B5" w:rsidRDefault="00C12992" w:rsidP="006F7931">
      <w:pPr>
        <w:pStyle w:val="ListParagraph"/>
        <w:numPr>
          <w:ilvl w:val="1"/>
          <w:numId w:val="137"/>
        </w:numPr>
        <w:tabs>
          <w:tab w:val="left" w:pos="2020"/>
        </w:tabs>
        <w:spacing w:before="123" w:line="230" w:lineRule="auto"/>
        <w:ind w:right="805" w:hanging="359"/>
        <w:rPr>
          <w:rFonts w:ascii="Arial" w:hAnsi="Arial" w:cs="Arial"/>
          <w:sz w:val="20"/>
        </w:rPr>
      </w:pPr>
      <w:r w:rsidRPr="001058B5">
        <w:rPr>
          <w:rFonts w:ascii="Arial" w:hAnsi="Arial" w:cs="Arial"/>
          <w:b/>
          <w:sz w:val="20"/>
        </w:rPr>
        <w:t xml:space="preserve">When a REFERENCES privilege for a table is revoked from a </w:t>
      </w:r>
      <w:r w:rsidRPr="001058B5">
        <w:rPr>
          <w:rFonts w:ascii="Arial" w:hAnsi="Arial" w:cs="Arial"/>
          <w:b/>
          <w:spacing w:val="-3"/>
          <w:sz w:val="20"/>
        </w:rPr>
        <w:t xml:space="preserve">user, </w:t>
      </w:r>
      <w:r w:rsidRPr="001058B5">
        <w:rPr>
          <w:rFonts w:ascii="Arial" w:hAnsi="Arial" w:cs="Arial"/>
          <w:b/>
          <w:sz w:val="20"/>
        </w:rPr>
        <w:t xml:space="preserve">any foreign key integrity constraints that are defined by the user and require the dropped REFERENCES privilege are automatically dropped. </w:t>
      </w:r>
      <w:r w:rsidRPr="001058B5">
        <w:rPr>
          <w:rFonts w:ascii="Arial" w:hAnsi="Arial" w:cs="Arial"/>
          <w:sz w:val="20"/>
        </w:rPr>
        <w:t>For example, assume that user</w:t>
      </w:r>
      <w:r w:rsidRPr="001058B5">
        <w:rPr>
          <w:rFonts w:ascii="Arial" w:hAnsi="Arial" w:cs="Arial"/>
          <w:spacing w:val="-30"/>
          <w:sz w:val="20"/>
        </w:rPr>
        <w:t xml:space="preserve"> </w:t>
      </w:r>
      <w:r w:rsidRPr="001058B5">
        <w:rPr>
          <w:rFonts w:ascii="Arial" w:hAnsi="Arial" w:cs="Arial"/>
          <w:sz w:val="20"/>
        </w:rPr>
        <w:t>jward</w:t>
      </w:r>
      <w:r w:rsidRPr="001058B5">
        <w:rPr>
          <w:rFonts w:ascii="Arial" w:hAnsi="Arial" w:cs="Arial"/>
          <w:spacing w:val="-103"/>
          <w:sz w:val="20"/>
        </w:rPr>
        <w:t xml:space="preserve"> </w:t>
      </w:r>
      <w:r w:rsidRPr="001058B5">
        <w:rPr>
          <w:rFonts w:ascii="Arial" w:hAnsi="Arial" w:cs="Arial"/>
          <w:sz w:val="20"/>
        </w:rPr>
        <w:t>is</w:t>
      </w:r>
      <w:r w:rsidRPr="001058B5">
        <w:rPr>
          <w:rFonts w:ascii="Arial" w:hAnsi="Arial" w:cs="Arial"/>
          <w:spacing w:val="-30"/>
          <w:sz w:val="20"/>
        </w:rPr>
        <w:t xml:space="preserve"> </w:t>
      </w:r>
      <w:r w:rsidRPr="001058B5">
        <w:rPr>
          <w:rFonts w:ascii="Arial" w:hAnsi="Arial" w:cs="Arial"/>
          <w:sz w:val="20"/>
        </w:rPr>
        <w:t>granted</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REFERENCES</w:t>
      </w:r>
      <w:r w:rsidRPr="001058B5">
        <w:rPr>
          <w:rFonts w:ascii="Arial" w:hAnsi="Arial" w:cs="Arial"/>
          <w:spacing w:val="-102"/>
          <w:sz w:val="20"/>
        </w:rPr>
        <w:t xml:space="preserve"> </w:t>
      </w:r>
      <w:r w:rsidRPr="001058B5">
        <w:rPr>
          <w:rFonts w:ascii="Arial" w:hAnsi="Arial" w:cs="Arial"/>
          <w:sz w:val="20"/>
        </w:rPr>
        <w:t>privilege</w:t>
      </w:r>
      <w:r w:rsidRPr="001058B5">
        <w:rPr>
          <w:rFonts w:ascii="Arial" w:hAnsi="Arial" w:cs="Arial"/>
          <w:spacing w:val="-30"/>
          <w:sz w:val="20"/>
        </w:rPr>
        <w:t xml:space="preserv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deptno</w:t>
      </w:r>
      <w:r w:rsidRPr="001058B5">
        <w:rPr>
          <w:rFonts w:ascii="Arial" w:hAnsi="Arial" w:cs="Arial"/>
          <w:spacing w:val="-102"/>
          <w:sz w:val="20"/>
        </w:rPr>
        <w:t xml:space="preserve"> </w:t>
      </w:r>
      <w:r w:rsidRPr="001058B5">
        <w:rPr>
          <w:rFonts w:ascii="Arial" w:hAnsi="Arial" w:cs="Arial"/>
          <w:sz w:val="20"/>
        </w:rPr>
        <w:t>column</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 table.</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creates</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foreign</w:t>
      </w:r>
      <w:r w:rsidRPr="001058B5">
        <w:rPr>
          <w:rFonts w:ascii="Arial" w:hAnsi="Arial" w:cs="Arial"/>
          <w:spacing w:val="-10"/>
          <w:sz w:val="20"/>
        </w:rPr>
        <w:t xml:space="preserve"> </w:t>
      </w:r>
      <w:r w:rsidRPr="001058B5">
        <w:rPr>
          <w:rFonts w:ascii="Arial" w:hAnsi="Arial" w:cs="Arial"/>
          <w:sz w:val="20"/>
        </w:rPr>
        <w:t>key</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deptno</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emp</w:t>
      </w:r>
      <w:r w:rsidRPr="001058B5">
        <w:rPr>
          <w:rFonts w:ascii="Arial" w:hAnsi="Arial" w:cs="Arial"/>
          <w:spacing w:val="-86"/>
          <w:sz w:val="20"/>
        </w:rPr>
        <w:t xml:space="preserve"> </w:t>
      </w:r>
      <w:r w:rsidRPr="001058B5">
        <w:rPr>
          <w:rFonts w:ascii="Arial" w:hAnsi="Arial" w:cs="Arial"/>
          <w:sz w:val="20"/>
        </w:rPr>
        <w:t>table that</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deptno</w:t>
      </w:r>
      <w:r w:rsidRPr="001058B5">
        <w:rPr>
          <w:rFonts w:ascii="Arial" w:hAnsi="Arial" w:cs="Arial"/>
          <w:spacing w:val="-101"/>
          <w:sz w:val="20"/>
        </w:rPr>
        <w:t xml:space="preserve"> </w:t>
      </w:r>
      <w:r w:rsidRPr="001058B5">
        <w:rPr>
          <w:rFonts w:ascii="Arial" w:hAnsi="Arial" w:cs="Arial"/>
          <w:sz w:val="20"/>
        </w:rPr>
        <w:t>column</w:t>
      </w:r>
      <w:r w:rsidRPr="001058B5">
        <w:rPr>
          <w:rFonts w:ascii="Arial" w:hAnsi="Arial" w:cs="Arial"/>
          <w:spacing w:val="-28"/>
          <w:sz w:val="20"/>
        </w:rPr>
        <w:t xml:space="preserve"> </w:t>
      </w:r>
      <w:r w:rsidRPr="001058B5">
        <w:rPr>
          <w:rFonts w:ascii="Arial" w:hAnsi="Arial" w:cs="Arial"/>
          <w:sz w:val="20"/>
        </w:rPr>
        <w:t>of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dept</w:t>
      </w:r>
      <w:r w:rsidRPr="001058B5">
        <w:rPr>
          <w:rFonts w:ascii="Arial" w:hAnsi="Arial" w:cs="Arial"/>
          <w:spacing w:val="-101"/>
          <w:sz w:val="20"/>
        </w:rPr>
        <w:t xml:space="preserve"> </w:t>
      </w:r>
      <w:r w:rsidRPr="001058B5">
        <w:rPr>
          <w:rFonts w:ascii="Arial" w:hAnsi="Arial" w:cs="Arial"/>
          <w:sz w:val="20"/>
        </w:rPr>
        <w:t>table.</w:t>
      </w:r>
      <w:r w:rsidRPr="001058B5">
        <w:rPr>
          <w:rFonts w:ascii="Arial" w:hAnsi="Arial" w:cs="Arial"/>
          <w:spacing w:val="-28"/>
          <w:sz w:val="20"/>
        </w:rPr>
        <w:t xml:space="preserve"> </w:t>
      </w:r>
      <w:r w:rsidRPr="001058B5">
        <w:rPr>
          <w:rFonts w:ascii="Arial" w:hAnsi="Arial" w:cs="Arial"/>
          <w:sz w:val="20"/>
        </w:rPr>
        <w:t>If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101"/>
          <w:sz w:val="20"/>
        </w:rPr>
        <w:t xml:space="preserve"> </w:t>
      </w:r>
      <w:r w:rsidRPr="001058B5">
        <w:rPr>
          <w:rFonts w:ascii="Arial" w:hAnsi="Arial" w:cs="Arial"/>
          <w:sz w:val="20"/>
        </w:rPr>
        <w:t>privilege</w:t>
      </w:r>
      <w:r w:rsidRPr="001058B5">
        <w:rPr>
          <w:rFonts w:ascii="Arial" w:hAnsi="Arial" w:cs="Arial"/>
          <w:spacing w:val="-28"/>
          <w:sz w:val="20"/>
        </w:rPr>
        <w:t xml:space="preserve"> </w:t>
      </w:r>
      <w:r w:rsidRPr="001058B5">
        <w:rPr>
          <w:rFonts w:ascii="Arial" w:hAnsi="Arial" w:cs="Arial"/>
          <w:sz w:val="20"/>
        </w:rPr>
        <w:t>on the</w:t>
      </w:r>
      <w:r w:rsidRPr="001058B5">
        <w:rPr>
          <w:rFonts w:ascii="Arial" w:hAnsi="Arial" w:cs="Arial"/>
          <w:spacing w:val="-14"/>
          <w:sz w:val="20"/>
        </w:rPr>
        <w:t xml:space="preserve"> </w:t>
      </w:r>
      <w:r w:rsidRPr="001058B5">
        <w:rPr>
          <w:rFonts w:ascii="Arial" w:hAnsi="Arial" w:cs="Arial"/>
          <w:sz w:val="20"/>
        </w:rPr>
        <w:t>deptno</w:t>
      </w:r>
      <w:r w:rsidRPr="001058B5">
        <w:rPr>
          <w:rFonts w:ascii="Arial" w:hAnsi="Arial" w:cs="Arial"/>
          <w:spacing w:val="-89"/>
          <w:sz w:val="20"/>
        </w:rPr>
        <w:t xml:space="preserve"> </w:t>
      </w:r>
      <w:r w:rsidRPr="001058B5">
        <w:rPr>
          <w:rFonts w:ascii="Arial" w:hAnsi="Arial" w:cs="Arial"/>
          <w:sz w:val="20"/>
        </w:rPr>
        <w:t>column</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dept</w:t>
      </w:r>
      <w:r w:rsidRPr="001058B5">
        <w:rPr>
          <w:rFonts w:ascii="Arial" w:hAnsi="Arial" w:cs="Arial"/>
          <w:spacing w:val="-90"/>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revoked,</w:t>
      </w:r>
      <w:r w:rsidRPr="001058B5">
        <w:rPr>
          <w:rFonts w:ascii="Arial" w:hAnsi="Arial" w:cs="Arial"/>
          <w:spacing w:val="-14"/>
          <w:sz w:val="20"/>
        </w:rPr>
        <w:t xml:space="preserve"> </w:t>
      </w:r>
      <w:r w:rsidRPr="001058B5">
        <w:rPr>
          <w:rFonts w:ascii="Arial" w:hAnsi="Arial" w:cs="Arial"/>
          <w:sz w:val="20"/>
        </w:rPr>
        <w:t>then</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foreign</w:t>
      </w:r>
      <w:r w:rsidRPr="001058B5">
        <w:rPr>
          <w:rFonts w:ascii="Arial" w:hAnsi="Arial" w:cs="Arial"/>
          <w:spacing w:val="-14"/>
          <w:sz w:val="20"/>
        </w:rPr>
        <w:t xml:space="preserve"> </w:t>
      </w:r>
      <w:r w:rsidRPr="001058B5">
        <w:rPr>
          <w:rFonts w:ascii="Arial" w:hAnsi="Arial" w:cs="Arial"/>
          <w:sz w:val="20"/>
        </w:rPr>
        <w:t>key</w:t>
      </w:r>
      <w:r w:rsidRPr="001058B5">
        <w:rPr>
          <w:rFonts w:ascii="Arial" w:hAnsi="Arial" w:cs="Arial"/>
          <w:spacing w:val="-14"/>
          <w:sz w:val="20"/>
        </w:rPr>
        <w:t xml:space="preserve"> </w:t>
      </w:r>
      <w:r w:rsidRPr="001058B5">
        <w:rPr>
          <w:rFonts w:ascii="Arial" w:hAnsi="Arial" w:cs="Arial"/>
          <w:sz w:val="20"/>
        </w:rPr>
        <w:t>constraint</w:t>
      </w:r>
      <w:r w:rsidRPr="001058B5">
        <w:rPr>
          <w:rFonts w:ascii="Arial" w:hAnsi="Arial" w:cs="Arial"/>
          <w:spacing w:val="-14"/>
          <w:sz w:val="20"/>
        </w:rPr>
        <w:t xml:space="preserve"> </w:t>
      </w:r>
      <w:r w:rsidRPr="001058B5">
        <w:rPr>
          <w:rFonts w:ascii="Arial" w:hAnsi="Arial" w:cs="Arial"/>
          <w:sz w:val="20"/>
        </w:rPr>
        <w:t>on the</w:t>
      </w:r>
      <w:r w:rsidRPr="001058B5">
        <w:rPr>
          <w:rFonts w:ascii="Arial" w:hAnsi="Arial" w:cs="Arial"/>
          <w:spacing w:val="-5"/>
          <w:sz w:val="20"/>
        </w:rPr>
        <w:t xml:space="preserve"> </w:t>
      </w:r>
      <w:r w:rsidRPr="001058B5">
        <w:rPr>
          <w:rFonts w:ascii="Arial" w:hAnsi="Arial" w:cs="Arial"/>
          <w:sz w:val="20"/>
        </w:rPr>
        <w:t>deptno</w:t>
      </w:r>
      <w:r w:rsidRPr="001058B5">
        <w:rPr>
          <w:rFonts w:ascii="Arial" w:hAnsi="Arial" w:cs="Arial"/>
          <w:spacing w:val="-82"/>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emp</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dropped</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same</w:t>
      </w:r>
      <w:r w:rsidRPr="001058B5">
        <w:rPr>
          <w:rFonts w:ascii="Arial" w:hAnsi="Arial" w:cs="Arial"/>
          <w:spacing w:val="-5"/>
          <w:sz w:val="20"/>
        </w:rPr>
        <w:t xml:space="preserve"> </w:t>
      </w:r>
      <w:r w:rsidRPr="001058B5">
        <w:rPr>
          <w:rFonts w:ascii="Arial" w:hAnsi="Arial" w:cs="Arial"/>
          <w:sz w:val="20"/>
        </w:rPr>
        <w:t>operation.</w:t>
      </w:r>
    </w:p>
    <w:p w14:paraId="033B526E" w14:textId="77777777" w:rsidR="008C539B" w:rsidRPr="001058B5" w:rsidRDefault="00C12992" w:rsidP="006F7931">
      <w:pPr>
        <w:pStyle w:val="ListParagraph"/>
        <w:numPr>
          <w:ilvl w:val="1"/>
          <w:numId w:val="137"/>
        </w:numPr>
        <w:tabs>
          <w:tab w:val="left" w:pos="2020"/>
        </w:tabs>
        <w:spacing w:before="127" w:line="230" w:lineRule="auto"/>
        <w:ind w:right="806" w:hanging="359"/>
        <w:rPr>
          <w:rFonts w:ascii="Arial" w:hAnsi="Arial" w:cs="Arial"/>
          <w:sz w:val="20"/>
        </w:rPr>
      </w:pPr>
      <w:r w:rsidRPr="001058B5">
        <w:rPr>
          <w:rFonts w:ascii="Arial" w:hAnsi="Arial" w:cs="Arial"/>
          <w:b/>
          <w:sz w:val="20"/>
        </w:rPr>
        <w:t>The object privilege grants propagated using the GRANT OPTION are</w:t>
      </w:r>
      <w:r w:rsidRPr="001058B5">
        <w:rPr>
          <w:rFonts w:ascii="Arial" w:hAnsi="Arial" w:cs="Arial"/>
          <w:b/>
          <w:spacing w:val="-30"/>
          <w:sz w:val="20"/>
        </w:rPr>
        <w:t xml:space="preserve"> </w:t>
      </w:r>
      <w:r w:rsidRPr="001058B5">
        <w:rPr>
          <w:rFonts w:ascii="Arial" w:hAnsi="Arial" w:cs="Arial"/>
          <w:b/>
          <w:sz w:val="20"/>
        </w:rPr>
        <w:t>revoked if</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8"/>
          <w:sz w:val="20"/>
        </w:rPr>
        <w:t xml:space="preserve"> </w:t>
      </w:r>
      <w:r w:rsidRPr="001058B5">
        <w:rPr>
          <w:rFonts w:ascii="Arial" w:hAnsi="Arial" w:cs="Arial"/>
          <w:b/>
          <w:sz w:val="20"/>
        </w:rPr>
        <w:t>privilege</w:t>
      </w:r>
      <w:r w:rsidRPr="001058B5">
        <w:rPr>
          <w:rFonts w:ascii="Arial" w:hAnsi="Arial" w:cs="Arial"/>
          <w:b/>
          <w:spacing w:val="-8"/>
          <w:sz w:val="20"/>
        </w:rPr>
        <w:t xml:space="preserve"> </w:t>
      </w:r>
      <w:r w:rsidRPr="001058B5">
        <w:rPr>
          <w:rFonts w:ascii="Arial" w:hAnsi="Arial" w:cs="Arial"/>
          <w:b/>
          <w:sz w:val="20"/>
        </w:rPr>
        <w:t>of</w:t>
      </w:r>
      <w:r w:rsidRPr="001058B5">
        <w:rPr>
          <w:rFonts w:ascii="Arial" w:hAnsi="Arial" w:cs="Arial"/>
          <w:b/>
          <w:spacing w:val="-8"/>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grantor</w:t>
      </w:r>
      <w:r w:rsidRPr="001058B5">
        <w:rPr>
          <w:rFonts w:ascii="Arial" w:hAnsi="Arial" w:cs="Arial"/>
          <w:b/>
          <w:spacing w:val="-8"/>
          <w:sz w:val="20"/>
        </w:rPr>
        <w:t xml:space="preserve"> </w:t>
      </w:r>
      <w:r w:rsidRPr="001058B5">
        <w:rPr>
          <w:rFonts w:ascii="Arial" w:hAnsi="Arial" w:cs="Arial"/>
          <w:b/>
          <w:sz w:val="20"/>
        </w:rPr>
        <w:t>is</w:t>
      </w:r>
      <w:r w:rsidRPr="001058B5">
        <w:rPr>
          <w:rFonts w:ascii="Arial" w:hAnsi="Arial" w:cs="Arial"/>
          <w:b/>
          <w:spacing w:val="-8"/>
          <w:sz w:val="20"/>
        </w:rPr>
        <w:t xml:space="preserve"> </w:t>
      </w:r>
      <w:r w:rsidRPr="001058B5">
        <w:rPr>
          <w:rFonts w:ascii="Arial" w:hAnsi="Arial" w:cs="Arial"/>
          <w:b/>
          <w:sz w:val="20"/>
        </w:rPr>
        <w:t>revoked.</w:t>
      </w:r>
      <w:r w:rsidRPr="001058B5">
        <w:rPr>
          <w:rFonts w:ascii="Arial" w:hAnsi="Arial" w:cs="Arial"/>
          <w:b/>
          <w:spacing w:val="-9"/>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assume</w:t>
      </w:r>
      <w:r w:rsidRPr="001058B5">
        <w:rPr>
          <w:rFonts w:ascii="Arial" w:hAnsi="Arial" w:cs="Arial"/>
          <w:spacing w:val="-8"/>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user1</w:t>
      </w:r>
      <w:r w:rsidRPr="001058B5">
        <w:rPr>
          <w:rFonts w:ascii="Arial" w:hAnsi="Arial" w:cs="Arial"/>
          <w:spacing w:val="-85"/>
          <w:sz w:val="20"/>
        </w:rPr>
        <w:t xml:space="preserve"> </w:t>
      </w:r>
      <w:r w:rsidRPr="001058B5">
        <w:rPr>
          <w:rFonts w:ascii="Arial" w:hAnsi="Arial" w:cs="Arial"/>
          <w:sz w:val="20"/>
        </w:rPr>
        <w:t>is 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SELECT</w:t>
      </w:r>
      <w:r w:rsidRPr="001058B5">
        <w:rPr>
          <w:rFonts w:ascii="Arial" w:hAnsi="Arial" w:cs="Arial"/>
          <w:spacing w:val="-94"/>
          <w:sz w:val="20"/>
        </w:rPr>
        <w:t xml:space="preserve"> </w:t>
      </w:r>
      <w:r w:rsidRPr="001058B5">
        <w:rPr>
          <w:rFonts w:ascii="Arial" w:hAnsi="Arial" w:cs="Arial"/>
          <w:sz w:val="20"/>
        </w:rPr>
        <w:t>object</w:t>
      </w:r>
      <w:r w:rsidRPr="001058B5">
        <w:rPr>
          <w:rFonts w:ascii="Arial" w:hAnsi="Arial" w:cs="Arial"/>
          <w:spacing w:val="-20"/>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emp</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GRANT</w:t>
      </w:r>
      <w:r w:rsidRPr="001058B5">
        <w:rPr>
          <w:rFonts w:ascii="Arial" w:hAnsi="Arial" w:cs="Arial"/>
          <w:spacing w:val="-57"/>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and grants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emp</w:t>
      </w:r>
      <w:r w:rsidRPr="001058B5">
        <w:rPr>
          <w:rFonts w:ascii="Arial" w:hAnsi="Arial" w:cs="Arial"/>
          <w:spacing w:val="-98"/>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user2.</w:t>
      </w:r>
      <w:r w:rsidRPr="001058B5">
        <w:rPr>
          <w:rFonts w:ascii="Arial" w:hAnsi="Arial" w:cs="Arial"/>
          <w:spacing w:val="-25"/>
          <w:sz w:val="20"/>
        </w:rPr>
        <w:t xml:space="preserve"> </w:t>
      </w:r>
      <w:r w:rsidRPr="001058B5">
        <w:rPr>
          <w:rFonts w:ascii="Arial" w:hAnsi="Arial" w:cs="Arial"/>
          <w:spacing w:val="-3"/>
          <w:sz w:val="20"/>
        </w:rPr>
        <w:t>Subsequently,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is revoked</w:t>
      </w:r>
      <w:r w:rsidRPr="001058B5">
        <w:rPr>
          <w:rFonts w:ascii="Arial" w:hAnsi="Arial" w:cs="Arial"/>
          <w:spacing w:val="-23"/>
          <w:sz w:val="20"/>
        </w:rPr>
        <w:t xml:space="preserve"> </w:t>
      </w:r>
      <w:r w:rsidRPr="001058B5">
        <w:rPr>
          <w:rFonts w:ascii="Arial" w:hAnsi="Arial" w:cs="Arial"/>
          <w:sz w:val="20"/>
        </w:rPr>
        <w:t>from</w:t>
      </w:r>
      <w:r w:rsidRPr="001058B5">
        <w:rPr>
          <w:rFonts w:ascii="Arial" w:hAnsi="Arial" w:cs="Arial"/>
          <w:spacing w:val="-23"/>
          <w:sz w:val="20"/>
        </w:rPr>
        <w:t xml:space="preserve"> </w:t>
      </w:r>
      <w:r w:rsidRPr="001058B5">
        <w:rPr>
          <w:rFonts w:ascii="Arial" w:hAnsi="Arial" w:cs="Arial"/>
          <w:sz w:val="20"/>
        </w:rPr>
        <w:t>user1.</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REVOKE</w:t>
      </w:r>
      <w:r w:rsidRPr="001058B5">
        <w:rPr>
          <w:rFonts w:ascii="Arial" w:hAnsi="Arial" w:cs="Arial"/>
          <w:spacing w:val="-97"/>
          <w:sz w:val="20"/>
        </w:rPr>
        <w:t xml:space="preserve"> </w:t>
      </w:r>
      <w:r w:rsidRPr="001058B5">
        <w:rPr>
          <w:rFonts w:ascii="Arial" w:hAnsi="Arial" w:cs="Arial"/>
          <w:sz w:val="20"/>
        </w:rPr>
        <w:t>statement</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also</w:t>
      </w:r>
      <w:r w:rsidRPr="001058B5">
        <w:rPr>
          <w:rFonts w:ascii="Arial" w:hAnsi="Arial" w:cs="Arial"/>
          <w:spacing w:val="-23"/>
          <w:sz w:val="20"/>
        </w:rPr>
        <w:t xml:space="preserve"> </w:t>
      </w:r>
      <w:r w:rsidRPr="001058B5">
        <w:rPr>
          <w:rFonts w:ascii="Arial" w:hAnsi="Arial" w:cs="Arial"/>
          <w:sz w:val="20"/>
        </w:rPr>
        <w:t>cascaded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user2.</w:t>
      </w:r>
      <w:r w:rsidRPr="001058B5">
        <w:rPr>
          <w:rFonts w:ascii="Arial" w:hAnsi="Arial" w:cs="Arial"/>
          <w:spacing w:val="-23"/>
          <w:sz w:val="20"/>
        </w:rPr>
        <w:t xml:space="preserve"> </w:t>
      </w:r>
      <w:r w:rsidRPr="001058B5">
        <w:rPr>
          <w:rFonts w:ascii="Arial" w:hAnsi="Arial" w:cs="Arial"/>
          <w:sz w:val="20"/>
        </w:rPr>
        <w:t>Any</w:t>
      </w:r>
      <w:r w:rsidRPr="001058B5">
        <w:rPr>
          <w:rFonts w:ascii="Arial" w:hAnsi="Arial" w:cs="Arial"/>
          <w:spacing w:val="-22"/>
          <w:sz w:val="20"/>
        </w:rPr>
        <w:t xml:space="preserve"> </w:t>
      </w:r>
      <w:r w:rsidRPr="001058B5">
        <w:rPr>
          <w:rFonts w:ascii="Arial" w:hAnsi="Arial" w:cs="Arial"/>
          <w:sz w:val="20"/>
        </w:rPr>
        <w:t>objects that depend on the revoked SELECT privilege of user1 and user2 can also be affected, as described</w:t>
      </w:r>
      <w:r w:rsidRPr="001058B5">
        <w:rPr>
          <w:rFonts w:ascii="Arial" w:hAnsi="Arial" w:cs="Arial"/>
          <w:spacing w:val="-2"/>
          <w:sz w:val="20"/>
        </w:rPr>
        <w:t xml:space="preserve"> </w:t>
      </w:r>
      <w:r w:rsidRPr="001058B5">
        <w:rPr>
          <w:rFonts w:ascii="Arial" w:hAnsi="Arial" w:cs="Arial"/>
          <w:sz w:val="20"/>
        </w:rPr>
        <w:t>earlier.</w:t>
      </w:r>
    </w:p>
    <w:p w14:paraId="15D5E5BC" w14:textId="77777777" w:rsidR="008C539B" w:rsidRPr="001058B5" w:rsidRDefault="00C12992">
      <w:pPr>
        <w:pStyle w:val="BodyText"/>
        <w:spacing w:before="115" w:line="230" w:lineRule="auto"/>
        <w:ind w:left="1659" w:right="848"/>
        <w:rPr>
          <w:rFonts w:ascii="Arial" w:hAnsi="Arial" w:cs="Arial"/>
        </w:rPr>
      </w:pPr>
      <w:r w:rsidRPr="001058B5">
        <w:rPr>
          <w:rFonts w:ascii="Arial" w:hAnsi="Arial" w:cs="Arial"/>
        </w:rPr>
        <w:t>Object</w:t>
      </w:r>
      <w:r w:rsidRPr="001058B5">
        <w:rPr>
          <w:rFonts w:ascii="Arial" w:hAnsi="Arial" w:cs="Arial"/>
          <w:spacing w:val="-15"/>
        </w:rPr>
        <w:t xml:space="preserve"> </w:t>
      </w:r>
      <w:r w:rsidRPr="001058B5">
        <w:rPr>
          <w:rFonts w:ascii="Arial" w:hAnsi="Arial" w:cs="Arial"/>
        </w:rPr>
        <w:t>definitions</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require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ALTER</w:t>
      </w:r>
      <w:r w:rsidRPr="001058B5">
        <w:rPr>
          <w:rFonts w:ascii="Arial" w:hAnsi="Arial" w:cs="Arial"/>
          <w:spacing w:val="-90"/>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INDEX</w:t>
      </w:r>
      <w:r w:rsidRPr="001058B5">
        <w:rPr>
          <w:rFonts w:ascii="Arial" w:hAnsi="Arial" w:cs="Arial"/>
          <w:spacing w:val="-48"/>
        </w:rPr>
        <w:t xml:space="preserve"> </w:t>
      </w:r>
      <w:r w:rsidRPr="001058B5">
        <w:rPr>
          <w:rFonts w:ascii="Arial" w:hAnsi="Arial" w:cs="Arial"/>
        </w:rPr>
        <w:t>DDL</w:t>
      </w:r>
      <w:r w:rsidRPr="001058B5">
        <w:rPr>
          <w:rFonts w:ascii="Arial" w:hAnsi="Arial" w:cs="Arial"/>
          <w:spacing w:val="-91"/>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not affected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95"/>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INDEX</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1"/>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revoked.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example,</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 xml:space="preserve">INDEX privilege is revoked from a user that created an index on a table that belongs to another </w:t>
      </w:r>
      <w:r w:rsidRPr="001058B5">
        <w:rPr>
          <w:rFonts w:ascii="Arial" w:hAnsi="Arial" w:cs="Arial"/>
          <w:spacing w:val="-3"/>
        </w:rPr>
        <w:t xml:space="preserve">user, </w:t>
      </w:r>
      <w:r w:rsidRPr="001058B5">
        <w:rPr>
          <w:rFonts w:ascii="Arial" w:hAnsi="Arial" w:cs="Arial"/>
        </w:rPr>
        <w:t>then the index continues to exist after the privilege is</w:t>
      </w:r>
      <w:r w:rsidRPr="001058B5">
        <w:rPr>
          <w:rFonts w:ascii="Arial" w:hAnsi="Arial" w:cs="Arial"/>
          <w:spacing w:val="-20"/>
        </w:rPr>
        <w:t xml:space="preserve"> </w:t>
      </w:r>
      <w:r w:rsidRPr="001058B5">
        <w:rPr>
          <w:rFonts w:ascii="Arial" w:hAnsi="Arial" w:cs="Arial"/>
        </w:rPr>
        <w:t>revoked.</w:t>
      </w:r>
    </w:p>
    <w:p w14:paraId="49DB116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4366391" w14:textId="77777777" w:rsidR="008C539B" w:rsidRPr="001058B5" w:rsidRDefault="008C539B">
      <w:pPr>
        <w:pStyle w:val="BodyText"/>
        <w:spacing w:before="1"/>
        <w:rPr>
          <w:rFonts w:ascii="Arial" w:hAnsi="Arial" w:cs="Arial"/>
          <w:sz w:val="22"/>
        </w:rPr>
      </w:pPr>
    </w:p>
    <w:p w14:paraId="79BDD6D1" w14:textId="77777777" w:rsidR="00EF7A91" w:rsidRPr="00EF7A91" w:rsidRDefault="00EF7A91" w:rsidP="00EF7A91">
      <w:pPr>
        <w:rPr>
          <w:rFonts w:ascii="Arial" w:hAnsi="Arial" w:cs="Arial"/>
          <w:b/>
          <w:sz w:val="36"/>
          <w:szCs w:val="36"/>
        </w:rPr>
      </w:pPr>
      <w:bookmarkStart w:id="824" w:name="Granting_to_and_Revoking_from_the_PUBLIC"/>
      <w:bookmarkStart w:id="825" w:name="_bookmark843"/>
      <w:bookmarkStart w:id="826" w:name="Granting_Roles_Using_the_Operating_Syste"/>
      <w:bookmarkStart w:id="827" w:name="_bookmark846"/>
      <w:bookmarkEnd w:id="824"/>
      <w:bookmarkEnd w:id="825"/>
      <w:bookmarkEnd w:id="826"/>
      <w:bookmarkEnd w:id="827"/>
      <w:r w:rsidRPr="00EF7A91">
        <w:rPr>
          <w:rFonts w:ascii="Arial" w:hAnsi="Arial" w:cs="Arial"/>
          <w:b/>
          <w:sz w:val="36"/>
          <w:szCs w:val="36"/>
        </w:rPr>
        <w:t>Cấp và thu hồi từ vai trò PUBLIC</w:t>
      </w:r>
    </w:p>
    <w:p w14:paraId="02E700EC" w14:textId="17A58CDF" w:rsidR="00EF7A91" w:rsidRDefault="00EF7A91" w:rsidP="003D1D3A">
      <w:pPr>
        <w:ind w:left="720"/>
        <w:rPr>
          <w:rFonts w:ascii="Arial" w:hAnsi="Arial" w:cs="Arial"/>
          <w:sz w:val="24"/>
          <w:szCs w:val="24"/>
        </w:rPr>
      </w:pPr>
      <w:r w:rsidRPr="003D1D3A">
        <w:rPr>
          <w:rFonts w:ascii="Arial" w:hAnsi="Arial" w:cs="Arial"/>
          <w:sz w:val="24"/>
          <w:szCs w:val="24"/>
        </w:rPr>
        <w:t>Bạn có thể cấp và thu hồi các đặc quyền và vai trò từ vai trò PUBLIC. Vì PUBLIC có thể truy cập được đối với mọi người dùng cơ sở dữ liệu, tất cả các đặc quyền và vai trò được cấp cho PUBLIC đều có thể truy cập được đối với mọi người dùng cơ sở dữ liệu.</w:t>
      </w:r>
    </w:p>
    <w:p w14:paraId="66831229" w14:textId="77777777" w:rsidR="003D1D3A" w:rsidRPr="003D1D3A" w:rsidRDefault="003D1D3A" w:rsidP="00EF7A91">
      <w:pPr>
        <w:ind w:left="90"/>
        <w:rPr>
          <w:rFonts w:ascii="Arial" w:hAnsi="Arial" w:cs="Arial"/>
          <w:sz w:val="24"/>
          <w:szCs w:val="24"/>
        </w:rPr>
      </w:pPr>
    </w:p>
    <w:p w14:paraId="731B0DE9" w14:textId="1C545D01" w:rsidR="00EF7A91" w:rsidRDefault="00EF7A91" w:rsidP="003D1D3A">
      <w:pPr>
        <w:ind w:left="720"/>
        <w:rPr>
          <w:rFonts w:ascii="Arial" w:hAnsi="Arial" w:cs="Arial"/>
          <w:sz w:val="24"/>
          <w:szCs w:val="24"/>
        </w:rPr>
      </w:pPr>
      <w:r w:rsidRPr="003D1D3A">
        <w:rPr>
          <w:rFonts w:ascii="Arial" w:hAnsi="Arial" w:cs="Arial"/>
          <w:sz w:val="24"/>
          <w:szCs w:val="24"/>
        </w:rPr>
        <w:t>Quản trị viên bảo mật và người dùng cơ sở dữ liệu chỉ nên cấp đặc quyền hoặc vai trò cho PUBLIC nếu mọi người dùng cơ sở dữ liệu yêu cầu đặc quyền hoặc vai trò. Đề xuất này củng cố quy tắc chung, tại bất kỳ thời điểm nào, mỗi người dùng cơ sở dữ liệu chỉ nên có các đặc quyền cần thiết để hoàn thành các tác vụ nhóm hiện tại thành công.</w:t>
      </w:r>
    </w:p>
    <w:p w14:paraId="609B13A2" w14:textId="77777777" w:rsidR="003D1D3A" w:rsidRPr="003D1D3A" w:rsidRDefault="003D1D3A" w:rsidP="00EF7A91">
      <w:pPr>
        <w:ind w:left="90"/>
        <w:rPr>
          <w:rFonts w:ascii="Arial" w:hAnsi="Arial" w:cs="Arial"/>
          <w:sz w:val="24"/>
          <w:szCs w:val="24"/>
        </w:rPr>
      </w:pPr>
    </w:p>
    <w:p w14:paraId="6FF19BFB" w14:textId="4084D39E" w:rsidR="00EF7A91" w:rsidRPr="003D1D3A" w:rsidRDefault="00EF7A91" w:rsidP="003D1D3A">
      <w:pPr>
        <w:ind w:left="720"/>
        <w:rPr>
          <w:rFonts w:ascii="Arial" w:hAnsi="Arial" w:cs="Arial"/>
          <w:sz w:val="24"/>
          <w:szCs w:val="24"/>
        </w:rPr>
      </w:pPr>
      <w:r w:rsidRPr="003D1D3A">
        <w:rPr>
          <w:rFonts w:ascii="Arial" w:hAnsi="Arial" w:cs="Arial"/>
          <w:sz w:val="24"/>
          <w:szCs w:val="24"/>
        </w:rPr>
        <w:t>Việc thu hồi đặc quyền từ PUBLIC có thể gây ra các hiệu ứng xếp tầng đáng kể. Nếu bất kỳ đặc quyền nào liên quan đến một hoạt động DML bị thu hồi từ PUBLIC (ví dụ, SELECT ANY TABLE or UPDATE ON emp), thì tất cả các thủ tục trong cơ sở dữ liệu, bao gồm các hàm và gói, phải được ủy quyền lại trước khi chúng có thể được sử dụng lại. Do đó, hãy cẩn thận khi bạn cấp và thu hồi các đặc quyền DML-related đến hoặc từ PUBLIC.</w:t>
      </w:r>
    </w:p>
    <w:p w14:paraId="22F9D22A" w14:textId="77777777" w:rsidR="00EF7A91" w:rsidRPr="00EF7A91" w:rsidRDefault="00EF7A91" w:rsidP="00EF7A91">
      <w:pPr>
        <w:rPr>
          <w:rFonts w:ascii="Arial" w:hAnsi="Arial" w:cs="Arial"/>
          <w:b/>
          <w:sz w:val="20"/>
          <w:szCs w:val="20"/>
        </w:rPr>
      </w:pPr>
      <w:r w:rsidRPr="00EF7A91">
        <w:rPr>
          <w:rFonts w:ascii="Arial" w:hAnsi="Arial" w:cs="Arial"/>
          <w:sz w:val="20"/>
          <w:szCs w:val="20"/>
        </w:rPr>
        <w:tab/>
      </w:r>
      <w:r w:rsidRPr="00EF7A91">
        <w:rPr>
          <w:rFonts w:ascii="Arial" w:hAnsi="Arial" w:cs="Arial"/>
          <w:sz w:val="20"/>
          <w:szCs w:val="20"/>
        </w:rPr>
        <w:tab/>
      </w:r>
      <w:r w:rsidRPr="00EF7A91">
        <w:rPr>
          <w:rFonts w:ascii="Arial" w:hAnsi="Arial" w:cs="Arial"/>
          <w:b/>
          <w:sz w:val="20"/>
          <w:szCs w:val="20"/>
        </w:rPr>
        <w:t>Xem thêm:</w:t>
      </w:r>
    </w:p>
    <w:p w14:paraId="650050F9"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Managing Object Dependencies in </w:t>
      </w:r>
      <w:r w:rsidRPr="00EF7A91">
        <w:rPr>
          <w:rFonts w:ascii="Arial" w:hAnsi="Arial" w:cs="Arial"/>
          <w:i/>
          <w:sz w:val="20"/>
          <w:szCs w:val="20"/>
        </w:rPr>
        <w:t xml:space="preserve">Oracle Database Administrator's Guide </w:t>
      </w:r>
      <w:r w:rsidRPr="00EF7A91">
        <w:rPr>
          <w:rFonts w:ascii="Arial" w:hAnsi="Arial" w:cs="Arial"/>
          <w:sz w:val="20"/>
          <w:szCs w:val="20"/>
        </w:rPr>
        <w:t>để biết thêm thông tin về phụ thuộc đối tượng.</w:t>
      </w:r>
    </w:p>
    <w:p w14:paraId="582F57BE"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 </w:t>
      </w:r>
      <w:r w:rsidRPr="00EF7A91">
        <w:rPr>
          <w:rFonts w:ascii="Arial" w:hAnsi="Arial" w:cs="Arial"/>
          <w:color w:val="4BACC6" w:themeColor="accent5"/>
          <w:sz w:val="20"/>
          <w:szCs w:val="20"/>
        </w:rPr>
        <w:t>Nguyên tắc bảo mật dữ liệu</w:t>
      </w:r>
      <w:r w:rsidRPr="00EF7A91">
        <w:rPr>
          <w:rFonts w:ascii="Arial" w:hAnsi="Arial" w:cs="Arial"/>
          <w:sz w:val="20"/>
          <w:szCs w:val="20"/>
        </w:rPr>
        <w:t>" trên trang 10-10.</w:t>
      </w:r>
    </w:p>
    <w:p w14:paraId="3D55723C" w14:textId="77777777" w:rsidR="00EF7A91" w:rsidRPr="00EF7A91" w:rsidRDefault="00EF7A91" w:rsidP="00EF7A91">
      <w:pPr>
        <w:rPr>
          <w:rFonts w:ascii="Arial" w:hAnsi="Arial" w:cs="Arial"/>
          <w:b/>
          <w:sz w:val="36"/>
          <w:szCs w:val="36"/>
        </w:rPr>
      </w:pPr>
      <w:r w:rsidRPr="00EF7A91">
        <w:rPr>
          <w:rFonts w:ascii="Arial" w:hAnsi="Arial" w:cs="Arial"/>
          <w:b/>
          <w:sz w:val="36"/>
          <w:szCs w:val="36"/>
        </w:rPr>
        <w:t>Cấp vai trò bằng cách sử dụng hệ điều hành hoặc mạng.</w:t>
      </w:r>
    </w:p>
    <w:p w14:paraId="120C2E9B" w14:textId="77777777" w:rsidR="00EF7A91" w:rsidRPr="00EF7A91" w:rsidRDefault="00EF7A91" w:rsidP="00EF7A91">
      <w:pPr>
        <w:rPr>
          <w:rFonts w:ascii="Arial" w:hAnsi="Arial" w:cs="Arial"/>
          <w:sz w:val="24"/>
          <w:szCs w:val="24"/>
        </w:rPr>
      </w:pPr>
      <w:r w:rsidRPr="00EF7A91">
        <w:rPr>
          <w:rFonts w:ascii="Arial" w:hAnsi="Arial" w:cs="Arial"/>
          <w:b/>
          <w:sz w:val="36"/>
          <w:szCs w:val="36"/>
        </w:rPr>
        <w:tab/>
      </w:r>
      <w:r w:rsidRPr="00EF7A91">
        <w:rPr>
          <w:rFonts w:ascii="Arial" w:hAnsi="Arial" w:cs="Arial"/>
          <w:sz w:val="24"/>
          <w:szCs w:val="24"/>
        </w:rPr>
        <w:t>Phần này bao gồm:</w:t>
      </w:r>
    </w:p>
    <w:p w14:paraId="7864BCB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Giới thiệu về Vai trò Cấp quyền Sử dụng Hệ điều hành hoặc Mạng.</w:t>
      </w:r>
    </w:p>
    <w:p w14:paraId="4BA95CA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nhận dạng vai trò của hệ điều hành.</w:t>
      </w:r>
    </w:p>
    <w:p w14:paraId="3B53485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hệ điều hành Quản lý vai trò.</w:t>
      </w:r>
    </w:p>
    <w:p w14:paraId="050BA9EC"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Cấp và hủy bỏ vai trò khi OS_ROLES được đặt thành TRUE.</w:t>
      </w:r>
    </w:p>
    <w:p w14:paraId="2B82749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Kích hoạt và vô hiệu hóa vai trò khi OS_ROLES được đặt thành TRUE.</w:t>
      </w:r>
    </w:p>
    <w:p w14:paraId="46BE8A22"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kết nối mạng với hệ điều hành Quản lý vai trò.</w:t>
      </w:r>
    </w:p>
    <w:p w14:paraId="5F4E610E" w14:textId="77777777" w:rsidR="008C539B" w:rsidRPr="00EF7A91" w:rsidRDefault="008C539B">
      <w:pPr>
        <w:pStyle w:val="BodyText"/>
        <w:spacing w:before="7"/>
        <w:rPr>
          <w:rFonts w:ascii="Arial" w:hAnsi="Arial" w:cs="Arial"/>
          <w:sz w:val="25"/>
        </w:rPr>
      </w:pPr>
    </w:p>
    <w:p w14:paraId="3098F4E8" w14:textId="77777777" w:rsidR="00EF7A91" w:rsidRPr="00EF7A91" w:rsidRDefault="00EF7A91" w:rsidP="00EF7A91">
      <w:pPr>
        <w:rPr>
          <w:rFonts w:ascii="Arial" w:hAnsi="Arial" w:cs="Arial"/>
          <w:b/>
          <w:sz w:val="36"/>
          <w:szCs w:val="36"/>
        </w:rPr>
      </w:pPr>
      <w:bookmarkStart w:id="828" w:name="About_Granting_Roles_Using_the_Operating"/>
      <w:bookmarkStart w:id="829" w:name="_bookmark848"/>
      <w:bookmarkEnd w:id="828"/>
      <w:bookmarkEnd w:id="829"/>
      <w:r w:rsidRPr="00EF7A91">
        <w:rPr>
          <w:rFonts w:ascii="Arial" w:hAnsi="Arial" w:cs="Arial"/>
          <w:b/>
          <w:sz w:val="36"/>
          <w:szCs w:val="36"/>
        </w:rPr>
        <w:t>Giới thiệu về vai trò cấp quyền bằng cách sử dụng hệ điều hành hoặc mạng.</w:t>
      </w:r>
    </w:p>
    <w:p w14:paraId="5CEE47AD" w14:textId="00073C17" w:rsidR="008C539B" w:rsidRPr="00EF7A91" w:rsidRDefault="008C539B">
      <w:pPr>
        <w:pStyle w:val="Heading4"/>
        <w:spacing w:before="1"/>
      </w:pPr>
    </w:p>
    <w:p w14:paraId="6B2E2A06" w14:textId="731C9E45" w:rsidR="00EF7A91" w:rsidRDefault="00EF7A91" w:rsidP="003D1D3A">
      <w:pPr>
        <w:ind w:left="720"/>
        <w:rPr>
          <w:rFonts w:ascii="Arial" w:hAnsi="Arial" w:cs="Arial"/>
          <w:sz w:val="24"/>
          <w:szCs w:val="24"/>
        </w:rPr>
      </w:pPr>
      <w:r w:rsidRPr="00EF7A91">
        <w:rPr>
          <w:rFonts w:ascii="Arial" w:hAnsi="Arial" w:cs="Arial"/>
          <w:sz w:val="24"/>
          <w:szCs w:val="24"/>
        </w:rPr>
        <w:t>Thay vì quản trị viên an toàn cấp và thu hồi vai trò cơ sở dữ liệu đến và từ người dùng bằng cách sử dụng các câu lệnh GRANT và REVOKE, hệ điều hành mà Oracle Database chạy có thể cấp vai trò cho người dùng vào thời gian kết nối. Vai trò có thể được quản lý bằng cách sử dụng hệ điều hành và được chuyển tới Cơ sở dữ liệu Oracle khi người dùng tạo phiên. Là một phần của cơ chế này, các vai trò mặc định của người dùng và vai trò được cấp cho người dùng có tùy chọn ADMIN có thể được xác định. Nếu hệ điều hành được sử dụng để ủy quyền người dùng cho các vai trò, thì tất cả các vai trò phải được tạo trong cơ sở dữ liệu và các đặc quyền được gán cho vai trò với các câu lệnh GRANT.</w:t>
      </w:r>
    </w:p>
    <w:p w14:paraId="2BF0AA77" w14:textId="77777777" w:rsidR="003D1D3A" w:rsidRPr="00EF7A91" w:rsidRDefault="003D1D3A" w:rsidP="00EF7A91">
      <w:pPr>
        <w:rPr>
          <w:rFonts w:ascii="Arial" w:hAnsi="Arial" w:cs="Arial"/>
          <w:sz w:val="24"/>
          <w:szCs w:val="24"/>
        </w:rPr>
      </w:pPr>
    </w:p>
    <w:p w14:paraId="650F0C0F" w14:textId="30D97999" w:rsidR="00EF7A91" w:rsidRDefault="00EF7A91" w:rsidP="00EF7A91">
      <w:pPr>
        <w:ind w:firstLine="720"/>
        <w:rPr>
          <w:rFonts w:ascii="Arial" w:hAnsi="Arial" w:cs="Arial"/>
          <w:sz w:val="24"/>
          <w:szCs w:val="24"/>
        </w:rPr>
      </w:pPr>
      <w:r w:rsidRPr="00EF7A91">
        <w:rPr>
          <w:rFonts w:ascii="Arial" w:hAnsi="Arial" w:cs="Arial"/>
          <w:sz w:val="24"/>
          <w:szCs w:val="24"/>
        </w:rPr>
        <w:t>Vai trò cũng có thể được cấp thông qua dịch vụ mạng.</w:t>
      </w:r>
    </w:p>
    <w:p w14:paraId="221AA412" w14:textId="77777777" w:rsidR="003D1D3A" w:rsidRPr="00EF7A91" w:rsidRDefault="003D1D3A" w:rsidP="00EF7A91">
      <w:pPr>
        <w:ind w:firstLine="720"/>
        <w:rPr>
          <w:rFonts w:ascii="Arial" w:hAnsi="Arial" w:cs="Arial"/>
          <w:sz w:val="24"/>
          <w:szCs w:val="24"/>
        </w:rPr>
      </w:pPr>
    </w:p>
    <w:p w14:paraId="0D4E7A3D"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 xml:space="preserve">Lợi thế của việc sử dụng hệ điều hành để xác định vai trò cơ sở dữ liệu của người dùng là việc quản lý đặc quyền cho một cơ sở dữ liệu Oracle có thể được bên ngoài. Các cơ </w:t>
      </w:r>
      <w:r w:rsidRPr="00EF7A91">
        <w:rPr>
          <w:rFonts w:ascii="Arial" w:hAnsi="Arial" w:cs="Arial"/>
          <w:sz w:val="24"/>
          <w:szCs w:val="24"/>
        </w:rPr>
        <w:lastRenderedPageBreak/>
        <w:t>sở bảo mật được cung cấp bởi các đặc quyền người dùng kiểm soát hệ điều hành. Tùy chọn này có thể mang lại lợi thế về việc tập trung bảo mật cho một số hoạt động của hệ thống, chẳng hạn như tình huống sau:</w:t>
      </w:r>
    </w:p>
    <w:p w14:paraId="16B42106"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MVS Oracle muốn các nhóm RACF xác định vai trò người dùng cơ sở dữ liệu.</w:t>
      </w:r>
    </w:p>
    <w:p w14:paraId="176392C3"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UNIX của Oracle muốn các nhóm UNIX xác định vai trò người dùng cơ sở dữ liệu.</w:t>
      </w:r>
    </w:p>
    <w:p w14:paraId="6202036D"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Quản trị viên VMS Oracle muốn sử dụng các mã định danh quyền để xác định vai trò người dùng cơ sở dữ liệu.</w:t>
      </w:r>
    </w:p>
    <w:p w14:paraId="024A5C78" w14:textId="5E7B8E72" w:rsidR="00EF7A91" w:rsidRDefault="00EF7A91" w:rsidP="003D1D3A">
      <w:pPr>
        <w:ind w:left="720"/>
        <w:rPr>
          <w:rFonts w:ascii="Arial" w:hAnsi="Arial" w:cs="Arial"/>
          <w:sz w:val="24"/>
          <w:szCs w:val="24"/>
        </w:rPr>
      </w:pPr>
      <w:r w:rsidRPr="00EF7A91">
        <w:rPr>
          <w:rFonts w:ascii="Arial" w:hAnsi="Arial" w:cs="Arial"/>
          <w:sz w:val="24"/>
          <w:szCs w:val="24"/>
        </w:rPr>
        <w:t>Những bất lợi chính của việc sử dụng hệ điều hành để xác định vai trò cơ sở dữ liệu của người dùng là quản lý đặc quyền chỉ có thể được thực hiện ở cấp vai trò. Các đặc quyền riêng lẻ không thể được cấp bằng cách sử dụng hệ điều hành, nhưng chúng vẫn có thể được cấp bên trong cơ sở dữ liệu bằng cách sử dụng các câu lệnh GRANT.</w:t>
      </w:r>
    </w:p>
    <w:p w14:paraId="4514888D" w14:textId="77777777" w:rsidR="003D1D3A" w:rsidRPr="00EF7A91" w:rsidRDefault="003D1D3A" w:rsidP="00EF7A91">
      <w:pPr>
        <w:ind w:firstLine="720"/>
        <w:rPr>
          <w:rFonts w:ascii="Arial" w:hAnsi="Arial" w:cs="Arial"/>
          <w:sz w:val="24"/>
          <w:szCs w:val="24"/>
        </w:rPr>
      </w:pPr>
    </w:p>
    <w:p w14:paraId="79CA225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Một bất lợi thứ hai của việc sử dụng tính năng này là, theo mặc định, người dùng không thể kết nối với cơ sở dữ liệu thông qua máy chủ chia sẻ hoặc bất kỳ kết nối mạng nào khác nếu hệ điều hành đang quản lý vai trò. Tuy nhiên, bạn có thể thay đổi mặc định này như được mô tả trong "</w:t>
      </w:r>
      <w:r w:rsidRPr="00EF7A91">
        <w:rPr>
          <w:rFonts w:ascii="Arial" w:hAnsi="Arial" w:cs="Arial"/>
          <w:color w:val="4BACC6" w:themeColor="accent5"/>
          <w:sz w:val="24"/>
          <w:szCs w:val="24"/>
        </w:rPr>
        <w:t>Sử dụng kết nối mạng với quản lý vai trò hệ điều hành</w:t>
      </w:r>
      <w:r w:rsidRPr="00EF7A91">
        <w:rPr>
          <w:rFonts w:ascii="Arial" w:hAnsi="Arial" w:cs="Arial"/>
          <w:sz w:val="24"/>
          <w:szCs w:val="24"/>
        </w:rPr>
        <w:t>" trên trang 4-47.</w:t>
      </w:r>
    </w:p>
    <w:p w14:paraId="5A9426AB" w14:textId="77777777" w:rsidR="00EF7A91" w:rsidRPr="00EF7A91" w:rsidRDefault="00EF7A91" w:rsidP="00EF7A91">
      <w:pPr>
        <w:ind w:left="144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Các tính năng được mô tả trong phần này chỉ khả dụng trên một số hệ điều hành. Xem tài liệu Oracle Database dành riêng cho hệ điều hành của bạn để xác định xem bạn có thể sử dụng các tính năng này hay không.</w:t>
      </w:r>
    </w:p>
    <w:p w14:paraId="58262E55" w14:textId="47FDEF74" w:rsidR="008C539B" w:rsidRPr="001058B5" w:rsidRDefault="008C539B">
      <w:pPr>
        <w:pStyle w:val="BodyText"/>
        <w:spacing w:line="50" w:lineRule="exact"/>
        <w:ind w:left="2377"/>
        <w:rPr>
          <w:rFonts w:ascii="Arial" w:hAnsi="Arial" w:cs="Arial"/>
          <w:sz w:val="5"/>
        </w:rPr>
      </w:pPr>
    </w:p>
    <w:p w14:paraId="4BCC685E" w14:textId="77777777" w:rsidR="008C539B" w:rsidRPr="001058B5" w:rsidRDefault="008C539B">
      <w:pPr>
        <w:pStyle w:val="BodyText"/>
        <w:spacing w:before="5"/>
        <w:rPr>
          <w:rFonts w:ascii="Arial" w:hAnsi="Arial" w:cs="Arial"/>
          <w:sz w:val="9"/>
        </w:rPr>
      </w:pPr>
    </w:p>
    <w:p w14:paraId="4CC87F2B" w14:textId="77777777" w:rsidR="00EF7A91" w:rsidRPr="00EF7A91" w:rsidRDefault="00EF7A91" w:rsidP="00EF7A91">
      <w:pPr>
        <w:rPr>
          <w:rFonts w:ascii="Arial" w:hAnsi="Arial" w:cs="Arial"/>
          <w:b/>
          <w:sz w:val="36"/>
          <w:szCs w:val="36"/>
        </w:rPr>
      </w:pPr>
      <w:bookmarkStart w:id="830" w:name="Using_Operating_System_Role_Identificati"/>
      <w:bookmarkStart w:id="831" w:name="_bookmark849"/>
      <w:bookmarkEnd w:id="830"/>
      <w:bookmarkEnd w:id="831"/>
      <w:r w:rsidRPr="00EF7A91">
        <w:rPr>
          <w:rFonts w:ascii="Arial" w:hAnsi="Arial" w:cs="Arial"/>
          <w:b/>
          <w:sz w:val="36"/>
          <w:szCs w:val="36"/>
        </w:rPr>
        <w:t>Sử dụng hệ điều hành.</w:t>
      </w:r>
    </w:p>
    <w:p w14:paraId="42C370C8" w14:textId="179A9E5F" w:rsidR="00EF7A91" w:rsidRDefault="00EF7A91" w:rsidP="003D1D3A">
      <w:pPr>
        <w:ind w:left="720"/>
        <w:rPr>
          <w:rFonts w:ascii="Arial" w:hAnsi="Arial" w:cs="Arial"/>
          <w:sz w:val="24"/>
          <w:szCs w:val="24"/>
        </w:rPr>
      </w:pPr>
      <w:r w:rsidRPr="00EF7A91">
        <w:rPr>
          <w:rFonts w:ascii="Arial" w:hAnsi="Arial" w:cs="Arial"/>
          <w:sz w:val="24"/>
          <w:szCs w:val="24"/>
        </w:rPr>
        <w:t>Để làm cho cơ sở dữ liệu sử dụng hệ điều hành để xác định vai trò cơ sở dữ liệu của mỗi người dùng khi tạo phiên, hãy đặt tham số khởi tạo OS_ROLES thành TRUE (và khởi động lại cá thể, nếu nó hiện đang chạy). Khi người dùng cố tạo một phiên với cơ sở dữ liệu, Cơ sở dữ liệu Oracle sẽ khởi tạo miền bảo mật người dùng bằng các vai trò cơ sở dữ liệu được hệ điều hành xác định.</w:t>
      </w:r>
    </w:p>
    <w:p w14:paraId="34CAF453" w14:textId="77777777" w:rsidR="003D1D3A" w:rsidRPr="00EF7A91" w:rsidRDefault="003D1D3A" w:rsidP="00EF7A91">
      <w:pPr>
        <w:rPr>
          <w:rFonts w:ascii="Arial" w:hAnsi="Arial" w:cs="Arial"/>
          <w:sz w:val="24"/>
          <w:szCs w:val="24"/>
        </w:rPr>
      </w:pPr>
    </w:p>
    <w:p w14:paraId="5ECA9287" w14:textId="36B4ED4A" w:rsidR="00EF7A91" w:rsidRPr="00EF7A91" w:rsidRDefault="00EF7A91" w:rsidP="003D1D3A">
      <w:pPr>
        <w:ind w:left="720"/>
        <w:rPr>
          <w:rFonts w:ascii="Arial" w:hAnsi="Arial" w:cs="Arial"/>
          <w:sz w:val="24"/>
          <w:szCs w:val="24"/>
        </w:rPr>
      </w:pPr>
      <w:r w:rsidRPr="00EF7A91">
        <w:rPr>
          <w:rFonts w:ascii="Arial" w:hAnsi="Arial" w:cs="Arial"/>
          <w:sz w:val="24"/>
          <w:szCs w:val="24"/>
        </w:rPr>
        <w:t>Để xác định vai trò cơ sở dữ liệu cho người dùng, tài khoản hệ điều hành cho mỗi người dùng cơ sở dữ liệu Oracle phải có số nhận dạng hệ điều hành (có thể được gọi là nhóm, số nhận dạng quyền hoặc tên tương tự khác) cho biết vai trò cơ sở dữ liệu nào khả dụng cho người dùng. Đặc tả vai trò cũng có thể cho biết vai trò nào là vai trò mặc định của người dùng và vai trò nào có sẵn với tùy chọn ADMIN. Bất kể hệ điều hành nào được sử dụng, đặc tả vai trò ở cấp hệ điều hành đều tuân theo định dạng:</w:t>
      </w:r>
    </w:p>
    <w:p w14:paraId="1C643823" w14:textId="77777777" w:rsidR="00EF7A91" w:rsidRPr="00EF7A91" w:rsidRDefault="00EF7A91" w:rsidP="00EF7A91">
      <w:pPr>
        <w:rPr>
          <w:rFonts w:ascii="Arial" w:hAnsi="Arial" w:cs="Arial"/>
          <w:i/>
          <w:sz w:val="24"/>
          <w:szCs w:val="24"/>
        </w:rPr>
      </w:pPr>
      <w:r w:rsidRPr="00EF7A91">
        <w:rPr>
          <w:rFonts w:ascii="Arial" w:hAnsi="Arial" w:cs="Arial"/>
          <w:sz w:val="24"/>
          <w:szCs w:val="24"/>
        </w:rPr>
        <w:tab/>
      </w:r>
      <w:r w:rsidRPr="00EF7A91">
        <w:rPr>
          <w:rFonts w:ascii="Arial" w:hAnsi="Arial" w:cs="Arial"/>
          <w:sz w:val="24"/>
          <w:szCs w:val="24"/>
        </w:rPr>
        <w:tab/>
      </w:r>
      <w:r w:rsidRPr="00EF7A91">
        <w:rPr>
          <w:rFonts w:ascii="Arial" w:hAnsi="Arial" w:cs="Arial"/>
          <w:i/>
          <w:sz w:val="24"/>
          <w:szCs w:val="24"/>
        </w:rPr>
        <w:t>ora_ID_ROLE[[_d][_a][_da]]</w:t>
      </w:r>
    </w:p>
    <w:p w14:paraId="4BCA4A31" w14:textId="77777777" w:rsidR="00EF7A91" w:rsidRPr="00EF7A91" w:rsidRDefault="00EF7A91" w:rsidP="00EF7A91">
      <w:pPr>
        <w:rPr>
          <w:rFonts w:ascii="Arial" w:hAnsi="Arial" w:cs="Arial"/>
          <w:sz w:val="24"/>
          <w:szCs w:val="24"/>
        </w:rPr>
      </w:pPr>
      <w:r w:rsidRPr="00EF7A91">
        <w:rPr>
          <w:rFonts w:ascii="Arial" w:hAnsi="Arial" w:cs="Arial"/>
          <w:i/>
          <w:sz w:val="24"/>
          <w:szCs w:val="24"/>
        </w:rPr>
        <w:tab/>
      </w:r>
      <w:r w:rsidRPr="00EF7A91">
        <w:rPr>
          <w:rFonts w:ascii="Arial" w:hAnsi="Arial" w:cs="Arial"/>
          <w:sz w:val="24"/>
          <w:szCs w:val="24"/>
        </w:rPr>
        <w:t>Trong đặc tả này:</w:t>
      </w:r>
    </w:p>
    <w:p w14:paraId="2A8D0B79"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ID has a definition that varies on different operating systems. For example, on VMS, ID is the instance identifier of the database; on VMS, it is the computer type; and on UNIX, it is the system ID.</w:t>
      </w:r>
    </w:p>
    <w:p w14:paraId="7FFDFA58"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ID có phân biệt chữ hoa chữ thường để khớp với ORACLE_SID của bạn. ROLE không phân biệt chữ hoa chữ thường.</w:t>
      </w:r>
    </w:p>
    <w:p w14:paraId="4D79F68F"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ROLE là tên của vai trò cơ sở dữ liệu.</w:t>
      </w:r>
    </w:p>
    <w:p w14:paraId="5AF497B3"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d</w:t>
      </w:r>
      <w:r w:rsidRPr="00EF7A91">
        <w:rPr>
          <w:rFonts w:ascii="Arial" w:hAnsi="Arial" w:cs="Arial"/>
          <w:sz w:val="24"/>
          <w:szCs w:val="24"/>
        </w:rPr>
        <w:t xml:space="preserve"> là một ký tự tùy chọn cho biết vai trò này là vai trò mặc định của người dùng cơ sở dữ liệu.</w:t>
      </w:r>
    </w:p>
    <w:p w14:paraId="746CA05D"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a</w:t>
      </w:r>
      <w:r w:rsidRPr="00EF7A91">
        <w:rPr>
          <w:rFonts w:ascii="Arial" w:hAnsi="Arial" w:cs="Arial"/>
          <w:sz w:val="24"/>
          <w:szCs w:val="24"/>
        </w:rPr>
        <w:t xml:space="preserve"> là một ký tự tùy chọn cho biết vai trò này sẽ được cấp cho người dùng bằng tùy chọn ADMIN. Điều này cho phép người dùng chỉ cấp vai trò cho các vai trò </w:t>
      </w:r>
      <w:r w:rsidRPr="00EF7A91">
        <w:rPr>
          <w:rFonts w:ascii="Arial" w:hAnsi="Arial" w:cs="Arial"/>
          <w:sz w:val="24"/>
          <w:szCs w:val="24"/>
        </w:rPr>
        <w:lastRenderedPageBreak/>
        <w:t>khác. Vai trò không thể được cấp cho người dùng nếu hệ điều hành được sử dụng để quản lý vai trò.</w:t>
      </w:r>
    </w:p>
    <w:p w14:paraId="06511709"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Nếu ký tự d hoặc ký tự được chỉ định, thì trước ký tự đó bằng dấu gạch dưới (_).</w:t>
      </w:r>
    </w:p>
    <w:p w14:paraId="6FED627F" w14:textId="77777777" w:rsidR="00EF7A91" w:rsidRPr="00EF7A91" w:rsidRDefault="00EF7A91" w:rsidP="00EF7A91">
      <w:pPr>
        <w:rPr>
          <w:rFonts w:ascii="Arial" w:hAnsi="Arial" w:cs="Arial"/>
          <w:sz w:val="24"/>
          <w:szCs w:val="24"/>
        </w:rPr>
      </w:pPr>
      <w:r w:rsidRPr="00EF7A91">
        <w:rPr>
          <w:rFonts w:ascii="Arial" w:hAnsi="Arial" w:cs="Arial"/>
          <w:sz w:val="24"/>
          <w:szCs w:val="24"/>
        </w:rPr>
        <w:tab/>
      </w:r>
    </w:p>
    <w:p w14:paraId="00E8A51E" w14:textId="77777777" w:rsidR="00EF7A91" w:rsidRPr="00EF7A91" w:rsidRDefault="00EF7A91" w:rsidP="003D1D3A">
      <w:pPr>
        <w:ind w:left="720"/>
        <w:rPr>
          <w:rFonts w:ascii="Arial" w:hAnsi="Arial" w:cs="Arial"/>
          <w:sz w:val="24"/>
          <w:szCs w:val="24"/>
        </w:rPr>
      </w:pPr>
      <w:r w:rsidRPr="00EF7A91">
        <w:rPr>
          <w:rFonts w:ascii="Arial" w:hAnsi="Arial" w:cs="Arial"/>
          <w:b/>
          <w:sz w:val="24"/>
          <w:szCs w:val="24"/>
        </w:rPr>
        <w:tab/>
      </w:r>
      <w:r w:rsidRPr="00EF7A91">
        <w:rPr>
          <w:rFonts w:ascii="Arial" w:hAnsi="Arial" w:cs="Arial"/>
          <w:sz w:val="24"/>
          <w:szCs w:val="24"/>
        </w:rPr>
        <w:t>Ví dụ: tài khoản hệ điều hành có thể có các vai trò sau được xác định trong tiểu sử của tài khoản:</w:t>
      </w:r>
    </w:p>
    <w:p w14:paraId="7813107D" w14:textId="77777777" w:rsidR="00EF7A91" w:rsidRPr="00EF7A91" w:rsidRDefault="00EF7A91" w:rsidP="00EF7A91">
      <w:pPr>
        <w:rPr>
          <w:rFonts w:ascii="Arial" w:hAnsi="Arial" w:cs="Arial"/>
          <w:sz w:val="20"/>
          <w:szCs w:val="20"/>
        </w:rPr>
      </w:pPr>
      <w:r w:rsidRPr="00EF7A91">
        <w:rPr>
          <w:rFonts w:ascii="Arial" w:hAnsi="Arial" w:cs="Arial"/>
          <w:sz w:val="24"/>
          <w:szCs w:val="24"/>
        </w:rPr>
        <w:tab/>
      </w:r>
      <w:r w:rsidRPr="00EF7A91">
        <w:rPr>
          <w:rFonts w:ascii="Arial" w:hAnsi="Arial" w:cs="Arial"/>
          <w:sz w:val="20"/>
          <w:szCs w:val="20"/>
        </w:rPr>
        <w:t>ora_PAYROLL_ROLE1</w:t>
      </w:r>
    </w:p>
    <w:p w14:paraId="0E6C8C24"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ora_PAYROLL_ROLE2_a</w:t>
      </w:r>
    </w:p>
    <w:p w14:paraId="75490256"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ora_PAYROLL_ROLE3_d</w:t>
      </w:r>
    </w:p>
    <w:p w14:paraId="0CEBA577"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ora_PAYROLL_ROLE4_da</w:t>
      </w:r>
    </w:p>
    <w:p w14:paraId="4737826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Khi người dùng tương ứng kết nối với cá thể biên chế của Cơ sở dữ liệu Oracle, role3 và role4 là mặc định, trong khi role2 và role4 có sẵn với tùy chọn ADMIN.</w:t>
      </w:r>
    </w:p>
    <w:p w14:paraId="444CD6CE" w14:textId="77777777" w:rsidR="008C539B" w:rsidRPr="001058B5" w:rsidRDefault="008C539B">
      <w:pPr>
        <w:pStyle w:val="BodyText"/>
        <w:spacing w:before="11"/>
        <w:rPr>
          <w:rFonts w:ascii="Arial" w:hAnsi="Arial" w:cs="Arial"/>
          <w:sz w:val="25"/>
        </w:rPr>
      </w:pPr>
    </w:p>
    <w:p w14:paraId="7C62926D" w14:textId="77777777" w:rsidR="00EF7A91" w:rsidRPr="00C437F4" w:rsidRDefault="00EF7A91" w:rsidP="00EF7A91">
      <w:pPr>
        <w:rPr>
          <w:rFonts w:ascii="Arial" w:hAnsi="Arial" w:cs="Arial"/>
          <w:b/>
          <w:sz w:val="36"/>
          <w:szCs w:val="36"/>
        </w:rPr>
      </w:pPr>
      <w:bookmarkStart w:id="832" w:name="Using_Operating_System_Role_Management"/>
      <w:bookmarkStart w:id="833" w:name="_bookmark852"/>
      <w:bookmarkEnd w:id="832"/>
      <w:bookmarkEnd w:id="833"/>
      <w:r w:rsidRPr="00C437F4">
        <w:rPr>
          <w:rFonts w:ascii="Arial" w:hAnsi="Arial" w:cs="Arial"/>
          <w:b/>
          <w:sz w:val="36"/>
          <w:szCs w:val="36"/>
        </w:rPr>
        <w:t>Sử dụng Quản lý vai trò của hệ điều hành.</w:t>
      </w:r>
    </w:p>
    <w:p w14:paraId="6C98474C" w14:textId="74DDB65A" w:rsidR="00EF7A91" w:rsidRPr="00C437F4" w:rsidRDefault="00EF7A91" w:rsidP="003D1D3A">
      <w:pPr>
        <w:ind w:left="720"/>
        <w:rPr>
          <w:rFonts w:ascii="Arial" w:hAnsi="Arial" w:cs="Arial"/>
          <w:sz w:val="24"/>
          <w:szCs w:val="24"/>
        </w:rPr>
      </w:pPr>
      <w:r w:rsidRPr="00C437F4">
        <w:rPr>
          <w:rFonts w:ascii="Arial" w:hAnsi="Arial" w:cs="Arial"/>
          <w:sz w:val="24"/>
          <w:szCs w:val="24"/>
        </w:rPr>
        <w:t>Khi bạn sử dụng vai trò được quản lý bởi hệ điều hành, hãy nhớ rằng vai trò cơ sở dữ liệu đang được cấp cho người dùng hệ điều hành. Bất kỳ người dùng cơ sở dữ liệu nào mà người dùng hệ điều hành có thể kết nối sẽ có vai trò cơ sở dữ liệu được ủy quyền được bật. Vì lý do này, bạn nên xem xét định nghĩa tất cả người dùng Oracle Database là IDENTIFIED EXTERNALLY nếu bạn đang sử dụng OS_ROLES = TRUE, để các tài khoản cơ sở dữ liệu được liên kết với tài khoản hệ điều hành đã được cấp đặc quyền.</w:t>
      </w:r>
    </w:p>
    <w:p w14:paraId="5F3058F0" w14:textId="77777777" w:rsidR="008C539B" w:rsidRPr="001058B5" w:rsidRDefault="008C539B">
      <w:pPr>
        <w:pStyle w:val="BodyText"/>
        <w:spacing w:before="8"/>
        <w:rPr>
          <w:rFonts w:ascii="Arial" w:hAnsi="Arial" w:cs="Arial"/>
          <w:sz w:val="25"/>
        </w:rPr>
      </w:pPr>
    </w:p>
    <w:p w14:paraId="7C1B28D1" w14:textId="77777777" w:rsidR="00EF7A91" w:rsidRPr="00C437F4" w:rsidRDefault="00EF7A91" w:rsidP="00EF7A91">
      <w:pPr>
        <w:rPr>
          <w:rFonts w:ascii="Arial" w:hAnsi="Arial" w:cs="Arial"/>
          <w:b/>
          <w:sz w:val="36"/>
          <w:szCs w:val="36"/>
        </w:rPr>
      </w:pPr>
      <w:bookmarkStart w:id="834" w:name="Granting_and_Revoking_Roles_When_OS_ROLE"/>
      <w:bookmarkStart w:id="835" w:name="_bookmark854"/>
      <w:bookmarkEnd w:id="834"/>
      <w:bookmarkEnd w:id="835"/>
      <w:r w:rsidRPr="00C437F4">
        <w:rPr>
          <w:rFonts w:ascii="Arial" w:hAnsi="Arial" w:cs="Arial"/>
          <w:b/>
          <w:sz w:val="36"/>
          <w:szCs w:val="36"/>
        </w:rPr>
        <w:t>Cấp và thu hồi vai trò Khi OS_ROLES được đặt thành TRUE.</w:t>
      </w:r>
    </w:p>
    <w:p w14:paraId="38F9C839" w14:textId="35C2747D" w:rsidR="00EF7A91" w:rsidRDefault="00EF7A91" w:rsidP="003D1D3A">
      <w:pPr>
        <w:ind w:left="720"/>
        <w:rPr>
          <w:rFonts w:ascii="Arial" w:hAnsi="Arial" w:cs="Arial"/>
          <w:sz w:val="24"/>
          <w:szCs w:val="24"/>
        </w:rPr>
      </w:pPr>
      <w:r w:rsidRPr="00C437F4">
        <w:rPr>
          <w:rFonts w:ascii="Arial" w:hAnsi="Arial" w:cs="Arial"/>
          <w:sz w:val="24"/>
          <w:szCs w:val="24"/>
        </w:rPr>
        <w:t>Nếu tham số OS_ROLES được đặt thành TRUE, thì hệ điều hành hoàn toàn quản lý việc cấp và thu hồi vai trò cho người dùng. Bất kỳ việc cấp quyền vai trò nào trước đây cho người dùng sử dụng câu lệnh GRANT đều không áp dụng. Tuy nhiên, chúng vẫn được liệt kê trong từ điển dữ liệu. Chỉ có vai trò cấp cho người dùng được thực hiện ở cấp hệ điều hành được áp dụng. Người dùng vẫn có thể cấp đặc quyền cho vai trò và người dùng.</w:t>
      </w:r>
    </w:p>
    <w:p w14:paraId="524790B6" w14:textId="77777777" w:rsidR="003D1D3A" w:rsidRPr="00C437F4" w:rsidRDefault="003D1D3A" w:rsidP="00EF7A91">
      <w:pPr>
        <w:rPr>
          <w:rFonts w:ascii="Arial" w:hAnsi="Arial" w:cs="Arial"/>
          <w:sz w:val="24"/>
          <w:szCs w:val="24"/>
        </w:rPr>
      </w:pPr>
    </w:p>
    <w:p w14:paraId="6182F491" w14:textId="77777777" w:rsidR="00EF7A91" w:rsidRPr="00C437F4" w:rsidRDefault="00EF7A91" w:rsidP="00EF7A91">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Nếu hệ điều hành cấp vai trò cho người dùng bằng tùy chọn QUẢN TRỊ, thì người dùng chỉ có thể cấp vai trò cho các vai trò khác.</w:t>
      </w:r>
    </w:p>
    <w:p w14:paraId="5BF5967A" w14:textId="77777777" w:rsidR="008C539B" w:rsidRPr="001058B5" w:rsidRDefault="008C539B">
      <w:pPr>
        <w:pStyle w:val="BodyText"/>
        <w:spacing w:before="1"/>
        <w:rPr>
          <w:rFonts w:ascii="Arial" w:hAnsi="Arial" w:cs="Arial"/>
          <w:sz w:val="7"/>
        </w:rPr>
      </w:pPr>
    </w:p>
    <w:p w14:paraId="2DA5A361" w14:textId="77777777" w:rsidR="003D1D3A" w:rsidRPr="00C437F4" w:rsidRDefault="003D1D3A" w:rsidP="003D1D3A">
      <w:pPr>
        <w:rPr>
          <w:rFonts w:ascii="Arial" w:hAnsi="Arial" w:cs="Arial"/>
          <w:b/>
          <w:sz w:val="36"/>
          <w:szCs w:val="36"/>
        </w:rPr>
      </w:pPr>
      <w:bookmarkStart w:id="836" w:name="Enabling_and_Disabling_Roles_When_OS_ROL"/>
      <w:bookmarkStart w:id="837" w:name="_bookmark856"/>
      <w:bookmarkEnd w:id="836"/>
      <w:bookmarkEnd w:id="837"/>
      <w:r w:rsidRPr="00C437F4">
        <w:rPr>
          <w:rFonts w:ascii="Arial" w:hAnsi="Arial" w:cs="Arial"/>
          <w:b/>
          <w:sz w:val="36"/>
          <w:szCs w:val="36"/>
        </w:rPr>
        <w:t>Kích hoạt và vô hiệu hóa vai trò Khi OS_ROLES được đặt thành TRUE.</w:t>
      </w:r>
    </w:p>
    <w:p w14:paraId="46798B9E" w14:textId="216A6D87" w:rsidR="003D1D3A" w:rsidRDefault="003D1D3A" w:rsidP="003D1D3A">
      <w:pPr>
        <w:ind w:left="720"/>
        <w:rPr>
          <w:rFonts w:ascii="Arial" w:hAnsi="Arial" w:cs="Arial"/>
          <w:sz w:val="24"/>
          <w:szCs w:val="24"/>
        </w:rPr>
      </w:pPr>
      <w:r w:rsidRPr="00C437F4">
        <w:rPr>
          <w:rFonts w:ascii="Arial" w:hAnsi="Arial" w:cs="Arial"/>
          <w:sz w:val="24"/>
          <w:szCs w:val="24"/>
        </w:rPr>
        <w:t>If the OS_ROLES initialization parameter is set to TRUE, then any role granted by the operating system can be dynamically enabled using the SET ROLE statement. This still applies, even if the role was defined to require a password or operating system authorization. However, any role not identified in the operating system account of a user cannot be specified in a SET ROLE statement, even if a role was granted using a GRANT statement when OS_ROLES = FALSE. (If you specify such a role, then Oracle Database ignores it).</w:t>
      </w:r>
    </w:p>
    <w:p w14:paraId="6BA8D30C" w14:textId="77777777" w:rsidR="003D1D3A" w:rsidRPr="00C437F4" w:rsidRDefault="003D1D3A" w:rsidP="003D1D3A">
      <w:pPr>
        <w:rPr>
          <w:rFonts w:ascii="Arial" w:hAnsi="Arial" w:cs="Arial"/>
          <w:sz w:val="24"/>
          <w:szCs w:val="24"/>
        </w:rPr>
      </w:pPr>
    </w:p>
    <w:p w14:paraId="3FEDFBE6" w14:textId="40B8FB3B" w:rsidR="003D1D3A" w:rsidRPr="00C437F4" w:rsidRDefault="003D1D3A" w:rsidP="003D1D3A">
      <w:pPr>
        <w:ind w:left="720"/>
        <w:rPr>
          <w:rFonts w:ascii="Arial" w:hAnsi="Arial" w:cs="Arial"/>
          <w:sz w:val="24"/>
          <w:szCs w:val="24"/>
        </w:rPr>
      </w:pPr>
      <w:r w:rsidRPr="00C437F4">
        <w:rPr>
          <w:rFonts w:ascii="Arial" w:hAnsi="Arial" w:cs="Arial"/>
          <w:sz w:val="24"/>
          <w:szCs w:val="24"/>
        </w:rPr>
        <w:t>Khi OS_ROLES được đặt thành TRUE, thì người dùng có thể bật tối đa 148 vai trò. Hãy nhớ rằng số này bao gồm các vai trò khác có thể đã được cấp cho vai trò đó.</w:t>
      </w:r>
    </w:p>
    <w:p w14:paraId="00E28DFE" w14:textId="77777777" w:rsidR="008C539B" w:rsidRPr="001058B5" w:rsidRDefault="008C539B">
      <w:pPr>
        <w:pStyle w:val="BodyText"/>
        <w:spacing w:before="10"/>
        <w:rPr>
          <w:rFonts w:ascii="Arial" w:hAnsi="Arial" w:cs="Arial"/>
          <w:sz w:val="25"/>
        </w:rPr>
      </w:pPr>
    </w:p>
    <w:p w14:paraId="34191CD4" w14:textId="77777777" w:rsidR="003D1D3A" w:rsidRPr="00C437F4" w:rsidRDefault="003D1D3A" w:rsidP="003D1D3A">
      <w:pPr>
        <w:rPr>
          <w:rFonts w:ascii="Arial" w:hAnsi="Arial" w:cs="Arial"/>
          <w:b/>
          <w:sz w:val="36"/>
          <w:szCs w:val="36"/>
        </w:rPr>
      </w:pPr>
      <w:bookmarkStart w:id="838" w:name="Using_Network_Connections_with_Operating"/>
      <w:bookmarkStart w:id="839" w:name="_bookmark859"/>
      <w:bookmarkEnd w:id="838"/>
      <w:bookmarkEnd w:id="839"/>
      <w:r w:rsidRPr="00C437F4">
        <w:rPr>
          <w:rFonts w:ascii="Arial" w:hAnsi="Arial" w:cs="Arial"/>
          <w:b/>
          <w:sz w:val="36"/>
          <w:szCs w:val="36"/>
        </w:rPr>
        <w:t>Sử dụng kết nối mạng với hệ điều hành Quản lý vai trò.</w:t>
      </w:r>
    </w:p>
    <w:p w14:paraId="4273B99F" w14:textId="13313941" w:rsidR="003D1D3A" w:rsidRDefault="003D1D3A" w:rsidP="003D1D3A">
      <w:pPr>
        <w:ind w:left="720"/>
        <w:rPr>
          <w:rFonts w:ascii="Arial" w:hAnsi="Arial" w:cs="Arial"/>
          <w:sz w:val="24"/>
          <w:szCs w:val="24"/>
        </w:rPr>
      </w:pPr>
      <w:r w:rsidRPr="00C437F4">
        <w:rPr>
          <w:rFonts w:ascii="Arial" w:hAnsi="Arial" w:cs="Arial"/>
          <w:sz w:val="24"/>
          <w:szCs w:val="24"/>
        </w:rPr>
        <w:t xml:space="preserve">Nếu bạn có hệ điều hành quản lý vai trò, theo mặc định, người dùng không thể kết nối </w:t>
      </w:r>
      <w:r w:rsidRPr="00C437F4">
        <w:rPr>
          <w:rFonts w:ascii="Arial" w:hAnsi="Arial" w:cs="Arial"/>
          <w:sz w:val="24"/>
          <w:szCs w:val="24"/>
        </w:rPr>
        <w:lastRenderedPageBreak/>
        <w:t>với cơ sở dữ liệu thông qua máy chủ được chia sẻ. Hạn chế này là mặc định vì người dùng từ xa có thể mạo danh người dùng hệ điều hành khác qua kết nối không an toàn.</w:t>
      </w:r>
    </w:p>
    <w:p w14:paraId="626E37C5" w14:textId="77777777" w:rsidR="003D1D3A" w:rsidRPr="00C437F4" w:rsidRDefault="003D1D3A" w:rsidP="003D1D3A">
      <w:pPr>
        <w:ind w:left="720"/>
        <w:rPr>
          <w:rFonts w:ascii="Arial" w:hAnsi="Arial" w:cs="Arial"/>
          <w:sz w:val="24"/>
          <w:szCs w:val="24"/>
        </w:rPr>
      </w:pPr>
    </w:p>
    <w:p w14:paraId="6CA4E2F9" w14:textId="356572C3" w:rsidR="003D1D3A" w:rsidRPr="00C437F4" w:rsidRDefault="003D1D3A" w:rsidP="003D1D3A">
      <w:pPr>
        <w:ind w:left="720"/>
        <w:rPr>
          <w:rFonts w:ascii="Arial" w:hAnsi="Arial" w:cs="Arial"/>
          <w:sz w:val="24"/>
          <w:szCs w:val="24"/>
        </w:rPr>
      </w:pPr>
      <w:r w:rsidRPr="00C437F4">
        <w:rPr>
          <w:rFonts w:ascii="Arial" w:hAnsi="Arial" w:cs="Arial"/>
          <w:sz w:val="24"/>
          <w:szCs w:val="24"/>
        </w:rPr>
        <w:t>Nếu bạn không quan tâm đến nguy cơ bảo mật này và muốn sử dụng quản lý vai trò của hệ điều hành với máy chủ được chia sẻ hoặc bất kỳ kết nối mạng nào khác, hãy đặt tham số khởi tạo REMOTE_OS_ROLES thành TRUE. Thay đổi này có hiệu lực vào lần sau khi bạn khởi động cá thể và gắn kết cơ sở dữ liệu. Cài đặt mặc định của tham số này là FALSE.</w:t>
      </w:r>
    </w:p>
    <w:p w14:paraId="780D4E9F" w14:textId="77777777" w:rsidR="008C539B" w:rsidRPr="001058B5" w:rsidRDefault="008C539B">
      <w:pPr>
        <w:pStyle w:val="BodyText"/>
        <w:spacing w:before="8"/>
        <w:rPr>
          <w:rFonts w:ascii="Arial" w:hAnsi="Arial" w:cs="Arial"/>
          <w:sz w:val="27"/>
        </w:rPr>
      </w:pPr>
    </w:p>
    <w:p w14:paraId="47B0D23A" w14:textId="77777777" w:rsidR="003D1D3A" w:rsidRPr="00C437F4" w:rsidRDefault="003D1D3A" w:rsidP="003D1D3A">
      <w:pPr>
        <w:rPr>
          <w:rFonts w:ascii="Arial" w:hAnsi="Arial" w:cs="Arial"/>
          <w:b/>
          <w:sz w:val="36"/>
          <w:szCs w:val="36"/>
        </w:rPr>
      </w:pPr>
      <w:bookmarkStart w:id="840" w:name="When_Do_Grants_and_Revokes_Take_Effect?"/>
      <w:bookmarkStart w:id="841" w:name="_bookmark862"/>
      <w:bookmarkStart w:id="842" w:name="_bookmark863"/>
      <w:bookmarkEnd w:id="840"/>
      <w:bookmarkEnd w:id="841"/>
      <w:bookmarkEnd w:id="842"/>
      <w:r w:rsidRPr="00C437F4">
        <w:rPr>
          <w:rFonts w:ascii="Arial" w:hAnsi="Arial" w:cs="Arial"/>
          <w:b/>
          <w:sz w:val="36"/>
          <w:szCs w:val="36"/>
        </w:rPr>
        <w:t>Khi Do Grants và Revokes Take Effect?</w:t>
      </w:r>
    </w:p>
    <w:p w14:paraId="657DE47E" w14:textId="76BE3048" w:rsidR="003D1D3A" w:rsidRPr="00C437F4" w:rsidRDefault="003D1D3A" w:rsidP="003D1D3A">
      <w:pPr>
        <w:ind w:left="720"/>
        <w:rPr>
          <w:rFonts w:ascii="Arial" w:hAnsi="Arial" w:cs="Arial"/>
          <w:sz w:val="24"/>
          <w:szCs w:val="24"/>
        </w:rPr>
      </w:pPr>
      <w:r w:rsidRPr="00C437F4">
        <w:rPr>
          <w:rFonts w:ascii="Arial" w:hAnsi="Arial" w:cs="Arial"/>
          <w:sz w:val="24"/>
          <w:szCs w:val="24"/>
        </w:rPr>
        <w:t>Tùy thuộc vào những gì được cấp hoặc thu hồi, khoản trợ cấp hoặc thu hồi có hiệu lực vào các thời điểm khác nhau:</w:t>
      </w:r>
    </w:p>
    <w:p w14:paraId="29B3A56B"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tài trợ và thu hồi các đặc quyền hệ thống và đối tượng cho bất kỳ điều gì (người dùng, vai trò và PUBLIC) đều có hiệu lực ngay lập tức.</w:t>
      </w:r>
    </w:p>
    <w:p w14:paraId="6BDDC612"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trợ cấp và thu hồi vai trò cho bất kỳ thứ gì (người dùng, vai trò khác, PUBLIC) chỉ có hiệu lực khi phiên người dùng hiện tại phát hành câu lệnh SET ROLE để có thể mở lại vai trò sau khi cấp và thu hồi hoặc khi phiên người dùng mới được tạo sau khi cấp hoặc thu hồi.</w:t>
      </w:r>
    </w:p>
    <w:p w14:paraId="36049654"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xem vai trò nào hiện được bật bằng cách kiểm tra chế độ xem từ điển dữ liệu SESSION_ROLES.</w:t>
      </w:r>
    </w:p>
    <w:p w14:paraId="01A64CA9" w14:textId="77777777" w:rsidR="008C539B" w:rsidRPr="001058B5" w:rsidRDefault="008C539B">
      <w:pPr>
        <w:pStyle w:val="BodyText"/>
        <w:spacing w:before="9"/>
        <w:rPr>
          <w:rFonts w:ascii="Arial" w:hAnsi="Arial" w:cs="Arial"/>
          <w:sz w:val="25"/>
        </w:rPr>
      </w:pPr>
    </w:p>
    <w:p w14:paraId="54622936" w14:textId="77777777" w:rsidR="003D1D3A" w:rsidRPr="00C437F4" w:rsidRDefault="003D1D3A" w:rsidP="003D1D3A">
      <w:pPr>
        <w:rPr>
          <w:rFonts w:ascii="Arial" w:hAnsi="Arial" w:cs="Arial"/>
          <w:b/>
          <w:sz w:val="36"/>
          <w:szCs w:val="36"/>
        </w:rPr>
      </w:pPr>
      <w:bookmarkStart w:id="843" w:name="How_the_SET_ROLE_Statement_Affects_Grant"/>
      <w:bookmarkStart w:id="844" w:name="_bookmark865"/>
      <w:bookmarkStart w:id="845" w:name="_bookmark866"/>
      <w:bookmarkEnd w:id="843"/>
      <w:bookmarkEnd w:id="844"/>
      <w:bookmarkEnd w:id="845"/>
      <w:r w:rsidRPr="00C437F4">
        <w:rPr>
          <w:rFonts w:ascii="Arial" w:hAnsi="Arial" w:cs="Arial"/>
          <w:b/>
          <w:sz w:val="36"/>
          <w:szCs w:val="36"/>
        </w:rPr>
        <w:t>Tuyên bố ROLE SET ảnh hưởng như thế nào đến Grants và Revokes.</w:t>
      </w:r>
    </w:p>
    <w:p w14:paraId="54D3E0A5" w14:textId="70E56826" w:rsidR="003D1D3A" w:rsidRPr="00C437F4" w:rsidRDefault="003D1D3A" w:rsidP="003D1D3A">
      <w:pPr>
        <w:ind w:left="720"/>
        <w:rPr>
          <w:rFonts w:ascii="Arial" w:hAnsi="Arial" w:cs="Arial"/>
          <w:sz w:val="24"/>
          <w:szCs w:val="24"/>
        </w:rPr>
      </w:pPr>
      <w:r w:rsidRPr="00C437F4">
        <w:rPr>
          <w:rFonts w:ascii="Arial" w:hAnsi="Arial" w:cs="Arial"/>
          <w:sz w:val="24"/>
          <w:szCs w:val="24"/>
        </w:rPr>
        <w:t>Trong phiên người dùng, người dùng hoặc ứng dụng có thể sử dụng câu lệnh SET ROLE bất kỳ số lần nào để thay đổi vai trò hiện được bật cho phiên. Người dùng phải đã được cấp các vai trò được đặt tên trong câu lệnh SET ROLE.</w:t>
      </w:r>
    </w:p>
    <w:p w14:paraId="5F5E069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Ví dụ 4–16 </w:t>
      </w:r>
      <w:r w:rsidRPr="00C437F4">
        <w:rPr>
          <w:rFonts w:ascii="Arial" w:hAnsi="Arial" w:cs="Arial"/>
          <w:sz w:val="24"/>
          <w:szCs w:val="24"/>
        </w:rPr>
        <w:t>cho phép nhân viên vai trò mà bạn đã được cấp và chỉ định mật khẩu.</w:t>
      </w:r>
    </w:p>
    <w:p w14:paraId="352F90DE" w14:textId="77777777" w:rsidR="003D1D3A" w:rsidRPr="00C437F4" w:rsidRDefault="003D1D3A" w:rsidP="003D1D3A">
      <w:pPr>
        <w:ind w:left="720"/>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4–16 Sử dụng SET ROLE để cấp một vai trò và chỉ định mật khẩu</w:t>
      </w:r>
    </w:p>
    <w:p w14:paraId="7CD56F75"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clerk IDENTIFIED BY password;</w:t>
      </w:r>
    </w:p>
    <w:p w14:paraId="2321E167" w14:textId="339831C9" w:rsidR="003D1D3A" w:rsidRPr="00C437F4" w:rsidRDefault="003D1D3A" w:rsidP="003D1D3A">
      <w:pPr>
        <w:rPr>
          <w:rFonts w:ascii="Arial" w:hAnsi="Arial" w:cs="Arial"/>
          <w:sz w:val="24"/>
          <w:szCs w:val="24"/>
        </w:rPr>
      </w:pPr>
      <w:r w:rsidRPr="00C437F4">
        <w:rPr>
          <w:rFonts w:ascii="Arial" w:hAnsi="Arial" w:cs="Arial"/>
          <w:i/>
          <w:sz w:val="20"/>
          <w:szCs w:val="20"/>
        </w:rPr>
        <w:tab/>
      </w:r>
      <w:r w:rsidRPr="00C437F4">
        <w:rPr>
          <w:rFonts w:ascii="Arial" w:hAnsi="Arial" w:cs="Arial"/>
          <w:sz w:val="24"/>
          <w:szCs w:val="24"/>
        </w:rPr>
        <w:t>Thay thế mật khẩu bằng mật khẩu an toàn.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w:t>
      </w:r>
      <w:r>
        <w:rPr>
          <w:rFonts w:ascii="Arial" w:hAnsi="Arial" w:cs="Arial"/>
          <w:sz w:val="24"/>
          <w:szCs w:val="24"/>
        </w:rPr>
        <w:tab/>
      </w:r>
      <w:r w:rsidRPr="00C437F4">
        <w:rPr>
          <w:rFonts w:ascii="Arial" w:hAnsi="Arial" w:cs="Arial"/>
          <w:sz w:val="24"/>
          <w:szCs w:val="24"/>
        </w:rPr>
        <w:t>rang 3-3 mô tả các yêu cầu tối thiểu đối với mật khẩu.</w:t>
      </w:r>
    </w:p>
    <w:p w14:paraId="65D0F6AC"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4–17</w:t>
      </w:r>
      <w:r w:rsidRPr="00C437F4">
        <w:rPr>
          <w:rFonts w:ascii="Arial" w:hAnsi="Arial" w:cs="Arial"/>
          <w:sz w:val="24"/>
          <w:szCs w:val="24"/>
        </w:rPr>
        <w:t xml:space="preserve"> cho thấy cách sử dụng SET ROLE để vô hiệu hóa tất cả các vai trò.</w:t>
      </w:r>
    </w:p>
    <w:p w14:paraId="1C93FE8D" w14:textId="77777777" w:rsidR="003D1D3A" w:rsidRPr="00C437F4" w:rsidRDefault="003D1D3A" w:rsidP="003D1D3A">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4–17 Sử dụng SET ROLE để vô hiệu hóa tất cả các vai trò</w:t>
      </w:r>
    </w:p>
    <w:p w14:paraId="7499276F"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NONE;</w:t>
      </w:r>
    </w:p>
    <w:p w14:paraId="1908F73A" w14:textId="77777777" w:rsidR="008C539B" w:rsidRPr="001058B5" w:rsidRDefault="008C539B">
      <w:pPr>
        <w:pStyle w:val="BodyText"/>
        <w:rPr>
          <w:rFonts w:ascii="Arial" w:hAnsi="Arial" w:cs="Arial"/>
          <w:sz w:val="18"/>
        </w:rPr>
      </w:pPr>
    </w:p>
    <w:p w14:paraId="01711A31" w14:textId="77777777" w:rsidR="003D1D3A" w:rsidRPr="00C437F4" w:rsidRDefault="003D1D3A" w:rsidP="003D1D3A">
      <w:pPr>
        <w:rPr>
          <w:rFonts w:ascii="Arial" w:hAnsi="Arial" w:cs="Arial"/>
          <w:b/>
          <w:sz w:val="36"/>
          <w:szCs w:val="36"/>
        </w:rPr>
      </w:pPr>
      <w:bookmarkStart w:id="846" w:name="Specifying_a_Default_Role"/>
      <w:bookmarkStart w:id="847" w:name="_bookmark870"/>
      <w:bookmarkEnd w:id="846"/>
      <w:bookmarkEnd w:id="847"/>
      <w:r w:rsidRPr="00C437F4">
        <w:rPr>
          <w:rFonts w:ascii="Arial" w:hAnsi="Arial" w:cs="Arial"/>
          <w:b/>
          <w:sz w:val="36"/>
          <w:szCs w:val="36"/>
        </w:rPr>
        <w:t>Chỉ định vai trò mặc định.</w:t>
      </w:r>
    </w:p>
    <w:p w14:paraId="6B06709D" w14:textId="03E7F79B" w:rsidR="003D1D3A" w:rsidRPr="00C437F4" w:rsidRDefault="003D1D3A" w:rsidP="003D1D3A">
      <w:pPr>
        <w:ind w:left="720"/>
        <w:rPr>
          <w:rFonts w:ascii="Arial" w:hAnsi="Arial" w:cs="Arial"/>
          <w:sz w:val="24"/>
          <w:szCs w:val="24"/>
        </w:rPr>
      </w:pPr>
      <w:r w:rsidRPr="00C437F4">
        <w:rPr>
          <w:rFonts w:ascii="Arial" w:hAnsi="Arial" w:cs="Arial"/>
          <w:sz w:val="24"/>
          <w:szCs w:val="24"/>
        </w:rPr>
        <w:t>Khi người dùng đăng nhập, Cơ sở dữ liệu Oracle cho phép tất cả các đặc quyền được cấp rõ ràng cho người dùng và tất cả các đặc quyền trong các vai trò mặc định của người dùng.</w:t>
      </w:r>
    </w:p>
    <w:p w14:paraId="711B1452" w14:textId="7BC0B3F6"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đặt và thay đổi danh sách các vai trò mặc định cho người dùng bằng cách sử dụng câu lệnh SQL ALTER USER. Câu lệnh ALTER USER chỉ định các vai trò sẽ được kích hoạt khi người dùng kết nối với cơ sở dữ liệu. Người dùng phải được cấp trực tiếp các vai trò với câu lệnh GRANT hoặc vai trò phải được tạo bởi người dùng có đặc quyền CREATE ROLE. Để biết thông tin về các hạn chế của mệnh đề DEFAULT ROLE của câu lệnh ALTER USER, xem Tham chiếu ngôn ngữ SQL cơ sở dữ liệu Oracle.</w:t>
      </w:r>
    </w:p>
    <w:p w14:paraId="36E778B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4–18</w:t>
      </w:r>
      <w:r w:rsidRPr="00C437F4">
        <w:rPr>
          <w:rFonts w:ascii="Arial" w:hAnsi="Arial" w:cs="Arial"/>
          <w:sz w:val="24"/>
          <w:szCs w:val="24"/>
        </w:rPr>
        <w:t xml:space="preserve"> thiết lập các payclerk vai trò mặc định và pettycash cho của user jane:</w:t>
      </w:r>
    </w:p>
    <w:p w14:paraId="690EBFBF" w14:textId="4DB2D800" w:rsidR="003D1D3A" w:rsidRDefault="003D1D3A" w:rsidP="003D1D3A">
      <w:pPr>
        <w:rPr>
          <w:rFonts w:ascii="Arial" w:hAnsi="Arial" w:cs="Arial"/>
          <w:b/>
          <w:sz w:val="28"/>
          <w:szCs w:val="28"/>
        </w:rPr>
      </w:pPr>
      <w:r w:rsidRPr="00C437F4">
        <w:rPr>
          <w:rFonts w:ascii="Arial" w:hAnsi="Arial" w:cs="Arial"/>
          <w:sz w:val="20"/>
          <w:szCs w:val="20"/>
        </w:rPr>
        <w:lastRenderedPageBreak/>
        <w:tab/>
      </w:r>
      <w:r w:rsidRPr="00C437F4">
        <w:rPr>
          <w:rFonts w:ascii="Arial" w:hAnsi="Arial" w:cs="Arial"/>
          <w:b/>
          <w:sz w:val="28"/>
          <w:szCs w:val="28"/>
        </w:rPr>
        <w:t>Ví dụ 4–18 Sử dụng ALTER USER để Đặt Vai trò Mặc định</w:t>
      </w:r>
    </w:p>
    <w:p w14:paraId="6115500A" w14:textId="77777777" w:rsidR="003D1D3A" w:rsidRPr="00C437F4" w:rsidRDefault="003D1D3A" w:rsidP="003D1D3A">
      <w:pPr>
        <w:rPr>
          <w:rFonts w:ascii="Arial" w:hAnsi="Arial" w:cs="Arial"/>
          <w:b/>
          <w:sz w:val="28"/>
          <w:szCs w:val="28"/>
        </w:rPr>
      </w:pPr>
    </w:p>
    <w:p w14:paraId="75DEF639" w14:textId="360B128F" w:rsidR="003D1D3A"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ALTER USER jane DEFAULT ROLE payclerk, pettycash;</w:t>
      </w:r>
    </w:p>
    <w:p w14:paraId="61D3C234" w14:textId="77777777" w:rsidR="003D1D3A" w:rsidRPr="00C437F4" w:rsidRDefault="003D1D3A" w:rsidP="003D1D3A">
      <w:pPr>
        <w:rPr>
          <w:rFonts w:ascii="Arial" w:hAnsi="Arial" w:cs="Arial"/>
          <w:i/>
          <w:sz w:val="20"/>
          <w:szCs w:val="20"/>
        </w:rPr>
      </w:pPr>
    </w:p>
    <w:p w14:paraId="0598E1DF" w14:textId="18CF0C61" w:rsidR="003D1D3A" w:rsidRPr="00C437F4" w:rsidRDefault="003D1D3A" w:rsidP="003D1D3A">
      <w:pPr>
        <w:ind w:left="720"/>
        <w:rPr>
          <w:rFonts w:ascii="Arial" w:hAnsi="Arial" w:cs="Arial"/>
          <w:sz w:val="24"/>
          <w:szCs w:val="24"/>
        </w:rPr>
      </w:pPr>
      <w:r w:rsidRPr="00C437F4">
        <w:rPr>
          <w:rFonts w:ascii="Arial" w:hAnsi="Arial" w:cs="Arial"/>
          <w:sz w:val="24"/>
          <w:szCs w:val="24"/>
        </w:rPr>
        <w:t>Bạn không thể đặt vai trò mặc định cho người dùng trong câu lệnh CREATE USER. Khi bạn lần đầu tiên tạo người dùng, cài đặt vai trò người dùng mặc định là TẤT CẢ, khiến tất cả các vai trò sau đó được cấp cho người dùng là vai trò mặc định. Sử dụng câu lệnh ALTER USER để giới hạn vai trò người dùng mặc định.</w:t>
      </w:r>
    </w:p>
    <w:p w14:paraId="551DD08C"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Khi bạn tạo vai trò (ngoài vai trò toàn cầu hoặc vai trò ứng dụng), vai trò đó được cấp hoàn toàn cho bạn và bộ vai trò mặc định của bạn được cập nhật để bao gồm vai trò mới. Lưu ý rằng chỉ có thể bật 148 vai trò cho phiên người dùng. Khi vai trò tổng hợp, chẳng hạn như vai trò DBA, được cấp cho người dùng, vai trò được cấp cho vai trò được bao gồm trong số vai trò người dùng có. Ví dụ: nếu vai trò có 20 vai trò được cấp cho vai trò đó và bạn cấp vai trò đó cho người dùng thì người dùng hiện có 21 vai trò bổ sung. Do đó, khi bạn cấp vai trò mới cho người dùng, hãy sử dụng mệnh đề DEFAULT ROLE của câu lệnh ALTER USER để đảm bảo rằng không có quá nhiều vai trò được chỉ định làm vai trò mặc định của người dùng đó.</w:t>
      </w:r>
    </w:p>
    <w:p w14:paraId="650D0722" w14:textId="6F5D1D10" w:rsidR="008C539B" w:rsidRPr="001058B5"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0F09328">
          <v:group id="_x0000_s1358" style="width:300pt;height:2.5pt;mso-position-horizontal-relative:char;mso-position-vertical-relative:line" coordsize="6000,50">
            <v:line id="_x0000_s1360" style="position:absolute" from="0,2" to="6000,2" strokeweight=".24pt"/>
            <v:line id="_x0000_s1359" style="position:absolute" from="0,47" to="6000,47" strokeweight=".24pt"/>
            <w10:anchorlock/>
          </v:group>
        </w:pict>
      </w:r>
    </w:p>
    <w:p w14:paraId="3FD79DDC" w14:textId="77777777" w:rsidR="008C539B" w:rsidRPr="001058B5" w:rsidRDefault="008C539B">
      <w:pPr>
        <w:pStyle w:val="BodyText"/>
        <w:spacing w:before="5"/>
        <w:rPr>
          <w:rFonts w:ascii="Arial" w:hAnsi="Arial" w:cs="Arial"/>
          <w:sz w:val="9"/>
        </w:rPr>
      </w:pPr>
    </w:p>
    <w:p w14:paraId="773254A9" w14:textId="77777777" w:rsidR="003D1D3A" w:rsidRPr="00C437F4" w:rsidRDefault="003D1D3A" w:rsidP="003D1D3A">
      <w:pPr>
        <w:rPr>
          <w:rFonts w:ascii="Arial" w:hAnsi="Arial" w:cs="Arial"/>
          <w:b/>
          <w:sz w:val="36"/>
          <w:szCs w:val="36"/>
        </w:rPr>
      </w:pPr>
      <w:bookmarkStart w:id="848" w:name="The_Maximum_Number_of_Roles_That_a_User_"/>
      <w:bookmarkStart w:id="849" w:name="_bookmark874"/>
      <w:bookmarkEnd w:id="848"/>
      <w:bookmarkEnd w:id="849"/>
      <w:r w:rsidRPr="00C437F4">
        <w:rPr>
          <w:rFonts w:ascii="Arial" w:hAnsi="Arial" w:cs="Arial"/>
          <w:b/>
          <w:sz w:val="36"/>
          <w:szCs w:val="36"/>
        </w:rPr>
        <w:t>Số lượng vai trò tối đa mà người dùng có thể bật.</w:t>
      </w:r>
    </w:p>
    <w:p w14:paraId="60E6BCB2" w14:textId="721342B2" w:rsidR="003D1D3A" w:rsidRPr="00C437F4" w:rsidRDefault="003D1D3A" w:rsidP="003D1D3A">
      <w:pPr>
        <w:ind w:left="700" w:firstLine="20"/>
        <w:rPr>
          <w:rFonts w:ascii="Arial" w:hAnsi="Arial" w:cs="Arial"/>
          <w:sz w:val="24"/>
          <w:szCs w:val="24"/>
        </w:rPr>
      </w:pPr>
      <w:r w:rsidRPr="00C437F4">
        <w:rPr>
          <w:rFonts w:ascii="Arial" w:hAnsi="Arial" w:cs="Arial"/>
          <w:sz w:val="24"/>
          <w:szCs w:val="24"/>
        </w:rPr>
        <w:t>Người dùng có thể cho phép không quá 148 vai trò. Bạn có thể cấp cho người dùng nhiều vai trò tùy ý, nhưng bạn nên hạn chế số vai trò được cấp cho người dùng đối với vai trò tối thiểu mà người dùng cần. Xem "</w:t>
      </w:r>
      <w:r w:rsidRPr="00C437F4">
        <w:rPr>
          <w:rFonts w:ascii="Arial" w:hAnsi="Arial" w:cs="Arial"/>
          <w:color w:val="4BACC6" w:themeColor="accent5"/>
          <w:sz w:val="24"/>
          <w:szCs w:val="24"/>
        </w:rPr>
        <w:t>Nguyên tắc đảm bảo vai trò</w:t>
      </w:r>
      <w:r w:rsidRPr="00C437F4">
        <w:rPr>
          <w:rFonts w:ascii="Arial" w:hAnsi="Arial" w:cs="Arial"/>
          <w:sz w:val="24"/>
          <w:szCs w:val="24"/>
        </w:rPr>
        <w:t>" trên trang 10-6 để biết thêm hướng dẫn về cách cấp vai trò cho người dùng.</w:t>
      </w:r>
    </w:p>
    <w:p w14:paraId="088C8DF8" w14:textId="77777777" w:rsidR="008C539B" w:rsidRPr="001058B5" w:rsidRDefault="008C539B">
      <w:pPr>
        <w:pStyle w:val="BodyText"/>
        <w:spacing w:before="6"/>
        <w:rPr>
          <w:rFonts w:ascii="Arial" w:hAnsi="Arial" w:cs="Arial"/>
          <w:sz w:val="27"/>
        </w:rPr>
      </w:pPr>
    </w:p>
    <w:p w14:paraId="6A625724" w14:textId="77777777" w:rsidR="003D1D3A" w:rsidRPr="00C437F4" w:rsidRDefault="003D1D3A" w:rsidP="003D1D3A">
      <w:pPr>
        <w:rPr>
          <w:rFonts w:ascii="Arial" w:hAnsi="Arial" w:cs="Arial"/>
          <w:b/>
          <w:sz w:val="36"/>
          <w:szCs w:val="36"/>
        </w:rPr>
      </w:pPr>
      <w:bookmarkStart w:id="850" w:name="Managing_Fine-Grained_Access_in_PL/SQL_P"/>
      <w:bookmarkStart w:id="851" w:name="_bookmark877"/>
      <w:bookmarkStart w:id="852" w:name="_bookmark878"/>
      <w:bookmarkEnd w:id="850"/>
      <w:bookmarkEnd w:id="851"/>
      <w:bookmarkEnd w:id="852"/>
      <w:r w:rsidRPr="00C437F4">
        <w:rPr>
          <w:rFonts w:ascii="Arial" w:hAnsi="Arial" w:cs="Arial"/>
          <w:b/>
          <w:sz w:val="36"/>
          <w:szCs w:val="36"/>
        </w:rPr>
        <w:t>Managing Fine-Grained Access in PL/SQL Packages and Types.</w:t>
      </w:r>
    </w:p>
    <w:p w14:paraId="59B5F650" w14:textId="1C51C9E2"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cấu hình kiểm soát truy cập của người dùng với các dịch vụ mạng bên ngoài và ví thông qua các gói UTL_TCP, UTL_SMTP, UTL_MAIL, UTL_HTTP và UTL_INADDR PL / SQL, gói DBMS_LDAP PL / SQL và kiểu HttpUriType.</w:t>
      </w:r>
    </w:p>
    <w:p w14:paraId="34B74D08"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Cấu hình kiểm soát truy cập chi tiết cho người dùng và các vai trò cần truy cập các dịch vụ mạng bên ngoài từ cơ sở dữ liệu</w:t>
      </w:r>
      <w:r w:rsidRPr="00C437F4">
        <w:rPr>
          <w:rFonts w:ascii="Arial" w:hAnsi="Arial" w:cs="Arial"/>
          <w:sz w:val="24"/>
          <w:szCs w:val="24"/>
        </w:rPr>
        <w:t>. Bằng cách này, các nhóm người dùng cụ thể có thể kết nối với một hoặc nhiều máy chủ lưu trữ, dựa trên các đặc quyền mà bạn cấp cho họ. Thông thường, bạn sử dụng tính năng này để kiểm soát quyền truy cập vào các ứng dụng chạy trên các địa chỉ máy chủ cụ thể.</w:t>
      </w:r>
    </w:p>
    <w:p w14:paraId="7712E9F2"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Định cấu hình kiểm soát truy cập chi tiết cho ví Oracle để thực hiện các yêu cầu HTTP yêu cầu xác thực mật khẩu hoặc chứng chỉ ứng dụng khách</w:t>
      </w:r>
      <w:r w:rsidRPr="00C437F4">
        <w:rPr>
          <w:rFonts w:ascii="Arial" w:hAnsi="Arial" w:cs="Arial"/>
          <w:sz w:val="24"/>
          <w:szCs w:val="24"/>
        </w:rPr>
        <w:t xml:space="preserve">. Tính năng này cho phép bạn cấp đặc quyền cho người dùng đang sử dụng mật khẩu và chứng chỉ ứng dụng khách được lưu trữ trong ví Oracle để truy cập tài nguyên HTTP được bảo vệ bên ngoài thông qua gói UTL_HTTP. Ví dụ, bạn có thể cấu hình các ứng dụng để sử dụng các thông tin được lưu trữ trong ví thay vì mã hóa cứng các thông tin trong các ứng dụng. Để biết thêm thông tin về cách bạn có thể sử dụng ví để lưu trữ mật khẩu và thông tin đăng nhập, hãy xem </w:t>
      </w:r>
      <w:r w:rsidRPr="00C437F4">
        <w:rPr>
          <w:rFonts w:ascii="Arial" w:hAnsi="Arial" w:cs="Arial"/>
          <w:i/>
          <w:sz w:val="24"/>
          <w:szCs w:val="24"/>
        </w:rPr>
        <w:t>Hướng dẫn của quản trị viên bảo mật nâng cao cơ sở dữ liệu Oracle</w:t>
      </w:r>
      <w:r w:rsidRPr="00C437F4">
        <w:rPr>
          <w:rFonts w:ascii="Arial" w:hAnsi="Arial" w:cs="Arial"/>
          <w:sz w:val="24"/>
          <w:szCs w:val="24"/>
        </w:rPr>
        <w:t>.</w:t>
      </w:r>
    </w:p>
    <w:p w14:paraId="2BA5D20A" w14:textId="77777777" w:rsidR="003D1D3A" w:rsidRPr="00C437F4" w:rsidRDefault="003D1D3A" w:rsidP="003D1D3A">
      <w:pPr>
        <w:ind w:left="1080"/>
        <w:rPr>
          <w:rFonts w:ascii="Arial" w:hAnsi="Arial" w:cs="Arial"/>
          <w:sz w:val="24"/>
          <w:szCs w:val="24"/>
        </w:rPr>
      </w:pPr>
      <w:r w:rsidRPr="00C437F4">
        <w:rPr>
          <w:rFonts w:ascii="Arial" w:hAnsi="Arial" w:cs="Arial"/>
          <w:sz w:val="24"/>
          <w:szCs w:val="24"/>
        </w:rPr>
        <w:t>Phần này bao gồm:</w:t>
      </w:r>
    </w:p>
    <w:p w14:paraId="13779D7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Giới thiệu về Kiểm soát truy cập hạt mịn cho các dịch vụ mạng bên ngoài.</w:t>
      </w:r>
    </w:p>
    <w:p w14:paraId="6EE134F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kiểm soát truy cập đến ví tiền.</w:t>
      </w:r>
    </w:p>
    <w:p w14:paraId="50BA24A0"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Nâng cấp các ứng dụng phụ thuộc vào các gói sử dụng dịch vụ mạng bên ngoài.</w:t>
      </w:r>
    </w:p>
    <w:p w14:paraId="101BE4D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danh sách điều khiển truy cập cho các dịch vụ mạng bên ngoài.</w:t>
      </w:r>
    </w:p>
    <w:p w14:paraId="192605D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Kiểm soát truy cập vào Wallet.</w:t>
      </w:r>
    </w:p>
    <w:p w14:paraId="62BAA96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tạo danh sách điều khiển truy cập.</w:t>
      </w:r>
    </w:p>
    <w:p w14:paraId="2E0192E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Chỉ định một nhóm máy tính chủ mạng.</w:t>
      </w:r>
    </w:p>
    <w:p w14:paraId="0D6DBAD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tính chủ trong các phép chuyển danh sách điều khiển truy cập nhiều.</w:t>
      </w:r>
    </w:p>
    <w:p w14:paraId="45A61E9A"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chủ trong danh sách kiểm soát truy cập nhiệm vụ với các dãy cảng.</w:t>
      </w:r>
    </w:p>
    <w:p w14:paraId="10F0D8E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tra các nhiệm vụ đặc quyền ảnh hưởng đến quyền truy cập của người dùng vào một máy chủ mạng.</w:t>
      </w:r>
    </w:p>
    <w:p w14:paraId="02BD0EE7"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lập mức độ ưu tiên của nhiều người dùng và vai trò trong danh sách kiểm soát một lần truy cập.</w:t>
      </w:r>
    </w:p>
    <w:p w14:paraId="29F15B4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Tìm thông tin về danh sách điều khiển truy cập được cấu hình để truy cập người dùng.</w:t>
      </w:r>
    </w:p>
    <w:p w14:paraId="08250561" w14:textId="77777777" w:rsidR="008C539B" w:rsidRPr="001058B5" w:rsidRDefault="008C539B">
      <w:pPr>
        <w:pStyle w:val="BodyText"/>
        <w:spacing w:before="6"/>
        <w:rPr>
          <w:rFonts w:ascii="Arial" w:hAnsi="Arial" w:cs="Arial"/>
          <w:sz w:val="25"/>
        </w:rPr>
      </w:pPr>
    </w:p>
    <w:p w14:paraId="405DBC95" w14:textId="77777777" w:rsidR="003D1D3A" w:rsidRPr="00C437F4" w:rsidRDefault="003D1D3A" w:rsidP="003D1D3A">
      <w:pPr>
        <w:rPr>
          <w:rFonts w:ascii="Arial" w:hAnsi="Arial" w:cs="Arial"/>
          <w:b/>
          <w:sz w:val="36"/>
          <w:szCs w:val="36"/>
        </w:rPr>
      </w:pPr>
      <w:bookmarkStart w:id="853" w:name="About_Fine-Grained_Access_Control_to_Ext"/>
      <w:bookmarkStart w:id="854" w:name="_bookmark881"/>
      <w:bookmarkEnd w:id="853"/>
      <w:bookmarkEnd w:id="854"/>
      <w:r w:rsidRPr="00C437F4">
        <w:rPr>
          <w:rFonts w:ascii="Arial" w:hAnsi="Arial" w:cs="Arial"/>
          <w:b/>
          <w:sz w:val="36"/>
          <w:szCs w:val="36"/>
        </w:rPr>
        <w:t>Giới thiệu về Kiểm soát truy cập hạt mịn cho các dịch vụ mạng bên ngoài.</w:t>
      </w:r>
    </w:p>
    <w:p w14:paraId="67186D87" w14:textId="41B48F87" w:rsidR="003D1D3A" w:rsidRDefault="003D1D3A" w:rsidP="003D1D3A">
      <w:pPr>
        <w:ind w:left="720"/>
        <w:rPr>
          <w:rFonts w:ascii="Arial" w:hAnsi="Arial" w:cs="Arial"/>
          <w:i/>
          <w:sz w:val="24"/>
          <w:szCs w:val="24"/>
        </w:rPr>
      </w:pPr>
      <w:r w:rsidRPr="00C437F4">
        <w:rPr>
          <w:rFonts w:ascii="Arial" w:hAnsi="Arial" w:cs="Arial"/>
          <w:sz w:val="24"/>
          <w:szCs w:val="24"/>
        </w:rPr>
        <w:t xml:space="preserve">Để cấu hình kiểm soát truy cập chi tiết cho các dịch vụ mạng bên ngoài, bạn tạo một danh sách điều khiển truy cập (ACL), được lưu trữ trong Oracle XML DB. Bạn có thể tạo danh sách điều khiển truy cập bằng cách sử dụng Oracle XML DB chính nó, hoặc bằng cách sử dụng các gói DBMS_NETWORK_ACL_ADMIN và DBMS_NETWORK_ACL_UTILITY PL / SQL. Hướng dẫn này giải thích cách sử dụng các gói này để tạo và quản lý danh sách điều khiển truy cập. Để tạo một danh sách điều khiển truy cập bằng cách sử dụng Oracle XML DB và cho thông tin khái niệm chung về các danh sách điều khiển truy cập, hãy xem </w:t>
      </w:r>
      <w:r w:rsidRPr="00C437F4">
        <w:rPr>
          <w:rFonts w:ascii="Arial" w:hAnsi="Arial" w:cs="Arial"/>
          <w:i/>
          <w:sz w:val="24"/>
          <w:szCs w:val="24"/>
        </w:rPr>
        <w:t>Hướng dẫn của nhà phát triển Oracle XML DB.</w:t>
      </w:r>
    </w:p>
    <w:p w14:paraId="48416434" w14:textId="77777777" w:rsidR="003D1D3A" w:rsidRPr="00C437F4" w:rsidRDefault="003D1D3A" w:rsidP="003D1D3A">
      <w:pPr>
        <w:rPr>
          <w:rFonts w:ascii="Arial" w:hAnsi="Arial" w:cs="Arial"/>
          <w:i/>
          <w:sz w:val="24"/>
          <w:szCs w:val="24"/>
        </w:rPr>
      </w:pPr>
    </w:p>
    <w:p w14:paraId="2F2EC63C" w14:textId="0BFF6A41" w:rsidR="003D1D3A" w:rsidRPr="00C437F4" w:rsidRDefault="003D1D3A" w:rsidP="003D1D3A">
      <w:pPr>
        <w:ind w:left="720"/>
        <w:rPr>
          <w:rFonts w:ascii="Arial" w:hAnsi="Arial" w:cs="Arial"/>
          <w:i/>
          <w:sz w:val="24"/>
          <w:szCs w:val="24"/>
        </w:rPr>
      </w:pPr>
      <w:r w:rsidRPr="00C437F4">
        <w:rPr>
          <w:rFonts w:ascii="Arial" w:hAnsi="Arial" w:cs="Arial"/>
          <w:sz w:val="24"/>
          <w:szCs w:val="24"/>
        </w:rPr>
        <w:t xml:space="preserve">Tính năng này tăng cường bảo mật cho các kết nối mạng vì nó hạn chế các máy chủ mạng bên ngoài mà người dùng cơ sở dữ liệu có thể kết nối với việc sử dụng các gói tiện ích mạng PL / SQL UTL_TCP, UTL_SMTP, UTL_MAIL, UTL_HTTP và UTL_INADDR, gói DBMS_LDAP PL / SQL và HttpUriType kiểu. Nếu không, kẻ xâm nhập đã truy cập vào cơ sở dữ liệu có thể tấn công mạng nguy hiểm, bởi vì, theo mặc định, các gói tiện ích PL / SQL được tạo ra với đặc quyền EXECUTE được cấp cho người dùng PUBLIC. Các gói tiện ích mạng PL / SQL này, và các gói DBMS_NETWORK_ACL_ADMIN và DBMS_NETWORK_ACL_UTILITY, hỗ trợ cả hai địa chỉ IP Phiên bản 4 (IPv4) và IP Phiên bản 6 (IPv6). Hướng dẫn này giải thích cách quản lý kiểm soát truy cập cho cả hai phiên bản. Để biết thông tin chi tiết về cách ký hiệu IPv4 và IPv6 hoạt động với Cơ sở dữ liệu Oracle, hãy xem </w:t>
      </w:r>
      <w:r w:rsidRPr="00C437F4">
        <w:rPr>
          <w:rFonts w:ascii="Arial" w:hAnsi="Arial" w:cs="Arial"/>
          <w:i/>
          <w:sz w:val="24"/>
          <w:szCs w:val="24"/>
        </w:rPr>
        <w:t>Hướng dẫn của quản trị viên dịch vụ mạng cơ sở dữ liệu Oracle.</w:t>
      </w:r>
    </w:p>
    <w:p w14:paraId="3077BEBE"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Hướng dẫn: Thêm thông báo qua email vào Chính sách kiểm tra chi tiết hạt nhân</w:t>
      </w:r>
      <w:r w:rsidRPr="00C437F4">
        <w:rPr>
          <w:rFonts w:ascii="Arial" w:hAnsi="Arial" w:cs="Arial"/>
          <w:sz w:val="24"/>
          <w:szCs w:val="24"/>
        </w:rPr>
        <w:t>" trên trang 9-44 để biết ví dụ về định cấu hình quyền kiểm soát truy cập vào các dịch vụ mạng bên ngoài cho thông báo qua email.</w:t>
      </w:r>
    </w:p>
    <w:p w14:paraId="193B57E7" w14:textId="77777777" w:rsidR="008C539B" w:rsidRPr="001058B5" w:rsidRDefault="008C539B">
      <w:pPr>
        <w:pStyle w:val="BodyText"/>
        <w:spacing w:before="10"/>
        <w:rPr>
          <w:rFonts w:ascii="Arial" w:hAnsi="Arial" w:cs="Arial"/>
        </w:rPr>
      </w:pPr>
    </w:p>
    <w:p w14:paraId="5B5CE506" w14:textId="77777777" w:rsidR="003D1D3A" w:rsidRPr="00C437F4" w:rsidRDefault="003D1D3A" w:rsidP="003D1D3A">
      <w:pPr>
        <w:rPr>
          <w:rFonts w:ascii="Arial" w:hAnsi="Arial" w:cs="Arial"/>
          <w:b/>
          <w:sz w:val="36"/>
          <w:szCs w:val="36"/>
        </w:rPr>
      </w:pPr>
      <w:bookmarkStart w:id="855" w:name="About_Access_Control_to_Wallets"/>
      <w:bookmarkStart w:id="856" w:name="_bookmark885"/>
      <w:bookmarkEnd w:id="855"/>
      <w:bookmarkEnd w:id="856"/>
      <w:r w:rsidRPr="00C437F4">
        <w:rPr>
          <w:rFonts w:ascii="Arial" w:hAnsi="Arial" w:cs="Arial"/>
          <w:b/>
          <w:sz w:val="36"/>
          <w:szCs w:val="36"/>
        </w:rPr>
        <w:t>Giới thiệu về kiểm soát truy cập vào ví.</w:t>
      </w:r>
    </w:p>
    <w:p w14:paraId="15CAED80" w14:textId="454F28B8" w:rsidR="003D1D3A" w:rsidRDefault="003D1D3A" w:rsidP="003D1D3A">
      <w:pPr>
        <w:ind w:left="720"/>
        <w:rPr>
          <w:rFonts w:ascii="Arial" w:hAnsi="Arial" w:cs="Arial"/>
          <w:sz w:val="24"/>
          <w:szCs w:val="24"/>
        </w:rPr>
      </w:pPr>
      <w:r w:rsidRPr="00C437F4">
        <w:rPr>
          <w:rFonts w:ascii="Arial" w:hAnsi="Arial" w:cs="Arial"/>
          <w:sz w:val="24"/>
          <w:szCs w:val="24"/>
        </w:rPr>
        <w:t xml:space="preserve">Khi người dùng truy cập các trang Web được bảo vệ bởi máy chủ Web từ xa, người </w:t>
      </w:r>
      <w:r w:rsidRPr="00C437F4">
        <w:rPr>
          <w:rFonts w:ascii="Arial" w:hAnsi="Arial" w:cs="Arial"/>
          <w:sz w:val="24"/>
          <w:szCs w:val="24"/>
        </w:rPr>
        <w:lastRenderedPageBreak/>
        <w:t>dùng có thể tự xác thực bằng cách cung cấp mật khẩu và chứng chỉ ứng dụng khách được lưu trữ trong ví Oracle. Ví Oracle cung cấp lưu trữ an toàn mật khẩu người dùng và chứng chỉ ứng dụng khách.</w:t>
      </w:r>
    </w:p>
    <w:p w14:paraId="08D9FA15" w14:textId="77777777" w:rsidR="003D1D3A" w:rsidRPr="00C437F4" w:rsidRDefault="003D1D3A" w:rsidP="003D1D3A">
      <w:pPr>
        <w:ind w:left="720"/>
        <w:rPr>
          <w:rFonts w:ascii="Arial" w:hAnsi="Arial" w:cs="Arial"/>
          <w:sz w:val="24"/>
          <w:szCs w:val="24"/>
        </w:rPr>
      </w:pPr>
    </w:p>
    <w:p w14:paraId="25060492" w14:textId="77777777" w:rsidR="003D1D3A" w:rsidRPr="00C437F4" w:rsidRDefault="003D1D3A" w:rsidP="003D1D3A">
      <w:pPr>
        <w:rPr>
          <w:rFonts w:ascii="Arial" w:hAnsi="Arial" w:cs="Arial"/>
          <w:sz w:val="24"/>
          <w:szCs w:val="24"/>
        </w:rPr>
      </w:pPr>
      <w:r w:rsidRPr="00C437F4">
        <w:rPr>
          <w:rFonts w:ascii="Arial" w:hAnsi="Arial" w:cs="Arial"/>
          <w:sz w:val="24"/>
          <w:szCs w:val="24"/>
        </w:rPr>
        <w:tab/>
        <w:t>Để định cấu hình kiểm soát truy cập vào ví, bạn cần các thành phần sau:</w:t>
      </w:r>
    </w:p>
    <w:p w14:paraId="72EA09F0"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ví Oracle</w:t>
      </w:r>
      <w:r w:rsidRPr="00C437F4">
        <w:rPr>
          <w:rFonts w:ascii="Arial" w:hAnsi="Arial" w:cs="Arial"/>
          <w:sz w:val="24"/>
          <w:szCs w:val="24"/>
        </w:rPr>
        <w:t>. Bạn có thể tạo ví bằng cách sử dụng tiện ích cơ sở dữ liệu Oracle mkstore hoặc Oracle Wallet Manager. Yêu cầu HTTP sẽ sử dụng kho lưu trữ mật khẩu bên ngoài hoặc chứng chỉ ứng dụng khách trong ví để xác thực người dùng.</w:t>
      </w:r>
    </w:p>
    <w:p w14:paraId="178C1F2C"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Danh sách kiểm soát quyền truy cập để cấp đặc quyền cho người dùng sử dụng ví</w:t>
      </w:r>
      <w:r w:rsidRPr="00C437F4">
        <w:rPr>
          <w:rFonts w:ascii="Arial" w:hAnsi="Arial" w:cs="Arial"/>
          <w:sz w:val="24"/>
          <w:szCs w:val="24"/>
        </w:rPr>
        <w:t>. Để tạo danh sách điều khiển truy cập, bạn sử dụng gói DBMS_NETWORK_ACL_ADMIN PL / SQL.</w:t>
      </w:r>
    </w:p>
    <w:p w14:paraId="75948C82"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cách để liên kết ví với danh sách kiểm soát truy cập</w:t>
      </w:r>
      <w:r w:rsidRPr="00C437F4">
        <w:rPr>
          <w:rFonts w:ascii="Arial" w:hAnsi="Arial" w:cs="Arial"/>
          <w:sz w:val="24"/>
          <w:szCs w:val="24"/>
        </w:rPr>
        <w:t>. Để làm như vậy, hãy sử dụng gói DBMS_NETWORK_ACL_ADMIN PL / SQL.</w:t>
      </w:r>
    </w:p>
    <w:p w14:paraId="5EDF59E6"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Việc sử dụng ví là có lợi vì nó cung cấp lưu trữ an toàn mật khẩu và chứng chỉ ứng dụng khách cần thiết để truy cập các trang Web được bảo vệ.</w:t>
      </w:r>
    </w:p>
    <w:p w14:paraId="3C7ADAB5" w14:textId="7A6E92CC" w:rsidR="008C539B" w:rsidRPr="003D1D3A" w:rsidRDefault="003D1D3A" w:rsidP="003D1D3A">
      <w:pPr>
        <w:ind w:firstLine="720"/>
        <w:rPr>
          <w:rFonts w:ascii="Arial" w:hAnsi="Arial" w:cs="Arial"/>
          <w:sz w:val="24"/>
          <w:szCs w:val="24"/>
        </w:rPr>
        <w:sectPr w:rsidR="008C539B" w:rsidRPr="003D1D3A">
          <w:headerReference w:type="even" r:id="rId114"/>
          <w:headerReference w:type="default" r:id="rId115"/>
          <w:pgSz w:w="12240" w:h="15840"/>
          <w:pgMar w:top="840" w:right="1060" w:bottom="860" w:left="1100" w:header="549" w:footer="663" w:gutter="0"/>
          <w:cols w:space="720"/>
        </w:sect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Định cấu hình kiểm soát truy cập vào Wallet</w:t>
      </w:r>
      <w:r>
        <w:rPr>
          <w:rFonts w:ascii="Arial" w:hAnsi="Arial" w:cs="Arial"/>
          <w:sz w:val="24"/>
          <w:szCs w:val="24"/>
        </w:rPr>
        <w:t>" trên trang 4-5</w:t>
      </w:r>
    </w:p>
    <w:p w14:paraId="6613D705" w14:textId="77777777" w:rsidR="003D1D3A" w:rsidRPr="00C437F4" w:rsidRDefault="003D1D3A" w:rsidP="003D1D3A">
      <w:pPr>
        <w:rPr>
          <w:rFonts w:ascii="Arial" w:hAnsi="Arial" w:cs="Arial"/>
          <w:b/>
          <w:sz w:val="36"/>
          <w:szCs w:val="36"/>
        </w:rPr>
      </w:pPr>
      <w:bookmarkStart w:id="857" w:name="Upgrading_Applications_That_Depend_on_Pa"/>
      <w:bookmarkStart w:id="858" w:name="_bookmark888"/>
      <w:bookmarkEnd w:id="857"/>
      <w:bookmarkEnd w:id="858"/>
      <w:r w:rsidRPr="00C437F4">
        <w:rPr>
          <w:rFonts w:ascii="Arial" w:hAnsi="Arial" w:cs="Arial"/>
          <w:b/>
          <w:sz w:val="36"/>
          <w:szCs w:val="36"/>
        </w:rPr>
        <w:lastRenderedPageBreak/>
        <w:t>Nâng cấp ứng dụng phụ thuộc vào gói sử dụng dịch vụ mạng bên ngoài.</w:t>
      </w:r>
    </w:p>
    <w:p w14:paraId="222CC7EA" w14:textId="09FF0352" w:rsidR="003D1D3A" w:rsidRDefault="003D1D3A" w:rsidP="005A2410">
      <w:pPr>
        <w:ind w:left="720"/>
        <w:rPr>
          <w:rFonts w:ascii="Arial" w:hAnsi="Arial" w:cs="Arial"/>
          <w:sz w:val="24"/>
          <w:szCs w:val="24"/>
        </w:rPr>
      </w:pPr>
      <w:r w:rsidRPr="00C437F4">
        <w:rPr>
          <w:rFonts w:ascii="Arial" w:hAnsi="Arial" w:cs="Arial"/>
          <w:sz w:val="24"/>
          <w:szCs w:val="24"/>
        </w:rPr>
        <w:t>Nếu bạn đã nâng cấp từ bản phát hành trước Oracle Database 11g Release 1 (11.1) và các ứng dụng của bạn phụ thuộc vào gói tiện ích mạng PL / SQL UTL_TCP, UTL_SMTP, UTL_MAIL, UTL_HTTP và UTL_INADDR, gói DBMS_LDAP PL / SQL hoặc loại HttpUriType , sau đó lỗi sau có thể xảy ra khi bạn cố gắng chạy ứng dụng:</w:t>
      </w:r>
    </w:p>
    <w:p w14:paraId="063594F4" w14:textId="77777777" w:rsidR="005A2410" w:rsidRPr="00C437F4" w:rsidRDefault="005A2410" w:rsidP="003D1D3A">
      <w:pPr>
        <w:rPr>
          <w:rFonts w:ascii="Arial" w:hAnsi="Arial" w:cs="Arial"/>
          <w:sz w:val="24"/>
          <w:szCs w:val="24"/>
        </w:rPr>
      </w:pPr>
    </w:p>
    <w:p w14:paraId="2AFE2178" w14:textId="3A929779" w:rsidR="003D1D3A" w:rsidRDefault="003D1D3A" w:rsidP="003D1D3A">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ORA-24247: network access denied by access control list (ACL).</w:t>
      </w:r>
    </w:p>
    <w:p w14:paraId="24C9CF15" w14:textId="77777777" w:rsidR="005A2410" w:rsidRPr="00C437F4" w:rsidRDefault="005A2410" w:rsidP="003D1D3A">
      <w:pPr>
        <w:rPr>
          <w:rFonts w:ascii="Arial" w:hAnsi="Arial" w:cs="Arial"/>
          <w:sz w:val="20"/>
          <w:szCs w:val="20"/>
        </w:rPr>
      </w:pPr>
    </w:p>
    <w:p w14:paraId="7256BAAE" w14:textId="62682A3D" w:rsidR="003D1D3A" w:rsidRPr="00C437F4" w:rsidRDefault="003D1D3A" w:rsidP="005A2410">
      <w:pPr>
        <w:ind w:left="700" w:firstLine="20"/>
        <w:rPr>
          <w:rFonts w:ascii="Arial" w:hAnsi="Arial" w:cs="Arial"/>
          <w:i/>
          <w:sz w:val="24"/>
          <w:szCs w:val="24"/>
        </w:rPr>
      </w:pPr>
      <w:r w:rsidRPr="00C437F4">
        <w:rPr>
          <w:rFonts w:ascii="Arial" w:hAnsi="Arial" w:cs="Arial"/>
          <w:sz w:val="24"/>
          <w:szCs w:val="24"/>
        </w:rPr>
        <w:t xml:space="preserve">Sử dụng các thủ tục trong phần này để cấu hình lại quyền truy cập mạng cho ứng dụng. Xem thêm Hướng dẫn nâng cấp cơ sở dữ liệu Oracle về các vấn đề tương thích cho các ứng dụng phụ thuộc vào các gói tiện ích mạng PL / SQL. Để biết thông tin chi tiết về các gói tiện ích mạng, xem </w:t>
      </w:r>
      <w:r w:rsidRPr="00C437F4">
        <w:rPr>
          <w:rFonts w:ascii="Arial" w:hAnsi="Arial" w:cs="Arial"/>
          <w:i/>
          <w:sz w:val="24"/>
          <w:szCs w:val="24"/>
        </w:rPr>
        <w:t>Tham chiếu các gói và các kiểu cơ sở dữ liệu Oracle PL / SQL.</w:t>
      </w:r>
    </w:p>
    <w:p w14:paraId="3B16F3B8" w14:textId="77777777" w:rsidR="008C539B" w:rsidRPr="001058B5" w:rsidRDefault="008C539B">
      <w:pPr>
        <w:pStyle w:val="BodyText"/>
        <w:spacing w:before="3"/>
        <w:rPr>
          <w:rFonts w:ascii="Arial" w:hAnsi="Arial" w:cs="Arial"/>
          <w:sz w:val="25"/>
        </w:rPr>
      </w:pPr>
    </w:p>
    <w:p w14:paraId="5F488A01" w14:textId="77777777" w:rsidR="005A2410" w:rsidRPr="00C437F4" w:rsidRDefault="005A2410" w:rsidP="005A2410">
      <w:pPr>
        <w:rPr>
          <w:rFonts w:ascii="Arial" w:hAnsi="Arial" w:cs="Arial"/>
          <w:b/>
          <w:sz w:val="36"/>
          <w:szCs w:val="36"/>
        </w:rPr>
      </w:pPr>
      <w:bookmarkStart w:id="859" w:name="Creating_an_Access_Control_List_for_Exte"/>
      <w:bookmarkStart w:id="860" w:name="_bookmark891"/>
      <w:bookmarkEnd w:id="859"/>
      <w:bookmarkEnd w:id="860"/>
      <w:r w:rsidRPr="00C437F4">
        <w:rPr>
          <w:rFonts w:ascii="Arial" w:hAnsi="Arial" w:cs="Arial"/>
          <w:b/>
          <w:sz w:val="36"/>
          <w:szCs w:val="36"/>
        </w:rPr>
        <w:t>Creating an Access Control List for External Network Services.</w:t>
      </w:r>
    </w:p>
    <w:p w14:paraId="7CE334EE" w14:textId="39788978" w:rsidR="005A2410" w:rsidRDefault="005A2410" w:rsidP="005A2410">
      <w:pPr>
        <w:ind w:left="720"/>
        <w:rPr>
          <w:rFonts w:ascii="Arial" w:hAnsi="Arial" w:cs="Arial"/>
          <w:sz w:val="24"/>
          <w:szCs w:val="24"/>
        </w:rPr>
      </w:pPr>
      <w:r w:rsidRPr="00C437F4">
        <w:rPr>
          <w:rFonts w:ascii="Arial" w:hAnsi="Arial" w:cs="Arial"/>
          <w:sz w:val="24"/>
          <w:szCs w:val="24"/>
        </w:rPr>
        <w:t>Khi bạn tạo danh sách điều khiển truy cập cho kết nối mạng, bạn nên tạo một danh sách điều khiển truy cập dành riêng cho một nhóm người dùng thông thường, ví dụ: người dùng cần quyền truy cập vào một ứng dụng cụ thể nằm trên máy chủ lưu trữ cụ thể. Để dễ quản trị và hiệu suất hệ thống tốt, không tạo quá nhiều danh sách điều khiển truy cập. Các máy chủ mạng có thể truy cập vào cùng một nhóm người dùng nên chia sẻ cùng một danh sách điều khiển truy cập.</w:t>
      </w:r>
    </w:p>
    <w:p w14:paraId="603E8274" w14:textId="77777777" w:rsidR="005A2410" w:rsidRPr="00C437F4" w:rsidRDefault="005A2410" w:rsidP="005A2410">
      <w:pPr>
        <w:ind w:left="720"/>
        <w:rPr>
          <w:rFonts w:ascii="Arial" w:hAnsi="Arial" w:cs="Arial"/>
          <w:sz w:val="24"/>
          <w:szCs w:val="24"/>
        </w:rPr>
      </w:pPr>
    </w:p>
    <w:p w14:paraId="3372963B" w14:textId="2C26EE03" w:rsidR="005A2410" w:rsidRPr="00C437F4" w:rsidRDefault="005A2410" w:rsidP="005A2410">
      <w:pPr>
        <w:ind w:left="720"/>
        <w:rPr>
          <w:rFonts w:ascii="Arial" w:hAnsi="Arial" w:cs="Arial"/>
          <w:sz w:val="24"/>
          <w:szCs w:val="24"/>
        </w:rPr>
      </w:pPr>
      <w:r w:rsidRPr="00C437F4">
        <w:rPr>
          <w:rFonts w:ascii="Arial" w:hAnsi="Arial" w:cs="Arial"/>
          <w:sz w:val="24"/>
          <w:szCs w:val="24"/>
        </w:rPr>
        <w:t>Để tạo danh sách điều khiển truy cập bằng cách sử dụng gói DBMS_NETWORK_ACL_ADMIN, hãy làm theo các bước sau:</w:t>
      </w:r>
    </w:p>
    <w:p w14:paraId="4DFA345E"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danh sách điều khiển truy cập và định nghĩa đặc quyền của nó.</w:t>
      </w:r>
    </w:p>
    <w:p w14:paraId="12B7D94F"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Gán Danh sách điều khiển truy cập cho một hoặc nhiều máy chủ mạng.</w:t>
      </w:r>
    </w:p>
    <w:p w14:paraId="32187967"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1: Tạo danh sách điều khiển truy cập và định nghĩa đặc quyền của nó</w:t>
      </w:r>
    </w:p>
    <w:p w14:paraId="6FF625C1"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Sử dụng thủ tục DBMS_NETWORK_ACL_ADMIN.CREATE_ACL để tạo nội dung của danh sách điều khiển truy cập. Nó chứa tên của danh sách điều khiển truy cập, mô tả ngắn gọn và cài đặt đặc quyền cho một người dùng hoặc vai trò mà bạn muốn liên kết với danh sách điều khiển truy cập. Trong một danh sách điều khiển truy cập, các đặc quyền cho mỗi người dùng hoặc vai trò được nhóm lại với nhau như một mục điều khiển truy cập (ACE). Danh sách điều khiển truy cập phải có cài đặt đặc quyền cho ít nhất một người dùng hoặc vai trò.</w:t>
      </w:r>
    </w:p>
    <w:p w14:paraId="511345F0"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Ghi chú</w:t>
      </w:r>
      <w:r w:rsidRPr="00C437F4">
        <w:rPr>
          <w:rFonts w:ascii="Arial" w:hAnsi="Arial" w:cs="Arial"/>
          <w:sz w:val="24"/>
          <w:szCs w:val="24"/>
        </w:rPr>
        <w:t>: Bạn không thể nhập hoặc xuất cài đặt danh sách điều khiển truy cập bằng cách sử dụng cơ sở dữ liệu Oracle nhập hoặc xuất các tiện ích như Oracle Data Pump.</w:t>
      </w:r>
    </w:p>
    <w:p w14:paraId="6B6EE685" w14:textId="77777777" w:rsidR="005A2410" w:rsidRPr="00C437F4" w:rsidRDefault="005A2410" w:rsidP="005A2410">
      <w:pPr>
        <w:rPr>
          <w:rFonts w:ascii="Arial" w:hAnsi="Arial" w:cs="Arial"/>
          <w:sz w:val="24"/>
          <w:szCs w:val="24"/>
        </w:rPr>
      </w:pPr>
      <w:r w:rsidRPr="00C437F4">
        <w:rPr>
          <w:rFonts w:ascii="Arial" w:hAnsi="Arial" w:cs="Arial"/>
          <w:b/>
          <w:sz w:val="24"/>
          <w:szCs w:val="24"/>
        </w:rPr>
        <w:tab/>
      </w:r>
      <w:r w:rsidRPr="00C437F4">
        <w:rPr>
          <w:rFonts w:ascii="Arial" w:hAnsi="Arial" w:cs="Arial"/>
          <w:sz w:val="24"/>
          <w:szCs w:val="24"/>
        </w:rPr>
        <w:t>Ví dụ:</w:t>
      </w:r>
    </w:p>
    <w:p w14:paraId="188E7075" w14:textId="77777777" w:rsidR="005A2410" w:rsidRPr="00C437F4" w:rsidRDefault="005A2410" w:rsidP="005A2410">
      <w:pPr>
        <w:rPr>
          <w:rFonts w:ascii="Arial" w:hAnsi="Arial" w:cs="Arial"/>
          <w:sz w:val="20"/>
          <w:szCs w:val="20"/>
        </w:rPr>
      </w:pPr>
      <w:r w:rsidRPr="00C437F4">
        <w:rPr>
          <w:rFonts w:ascii="Arial" w:hAnsi="Arial" w:cs="Arial"/>
          <w:sz w:val="24"/>
          <w:szCs w:val="24"/>
        </w:rPr>
        <w:lastRenderedPageBreak/>
        <w:tab/>
      </w:r>
      <w:r w:rsidRPr="00C437F4">
        <w:rPr>
          <w:rFonts w:ascii="Arial" w:hAnsi="Arial" w:cs="Arial"/>
          <w:sz w:val="20"/>
          <w:szCs w:val="20"/>
        </w:rPr>
        <w:t>BEGIN</w:t>
      </w:r>
    </w:p>
    <w:p w14:paraId="2B7D00F6" w14:textId="77777777" w:rsidR="005A2410" w:rsidRPr="00C437F4" w:rsidRDefault="005A2410" w:rsidP="005A2410">
      <w:pPr>
        <w:rPr>
          <w:rFonts w:ascii="Arial" w:hAnsi="Arial" w:cs="Arial"/>
          <w:sz w:val="20"/>
          <w:szCs w:val="20"/>
        </w:rPr>
      </w:pPr>
      <w:r w:rsidRPr="00C437F4">
        <w:rPr>
          <w:rFonts w:ascii="Arial" w:hAnsi="Arial" w:cs="Arial"/>
          <w:sz w:val="20"/>
          <w:szCs w:val="20"/>
        </w:rPr>
        <w:tab/>
        <w:t>DBMS_NETWORK_ACL_ADMIN.CREATE_ACL (</w:t>
      </w:r>
    </w:p>
    <w:p w14:paraId="759AA9A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'file_name.xml', </w:t>
      </w:r>
    </w:p>
    <w:p w14:paraId="496AF55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=&gt; 'file description',</w:t>
      </w:r>
    </w:p>
    <w:p w14:paraId="2752A85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291162C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is_grant </w:t>
      </w:r>
      <w:r w:rsidRPr="00C437F4">
        <w:rPr>
          <w:rFonts w:ascii="Arial" w:hAnsi="Arial" w:cs="Arial"/>
          <w:sz w:val="20"/>
          <w:szCs w:val="20"/>
        </w:rPr>
        <w:tab/>
        <w:t xml:space="preserve">=&gt; TRUE|FALSE, </w:t>
      </w:r>
    </w:p>
    <w:p w14:paraId="1B08581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=&gt; 'connect|resolve',</w:t>
      </w:r>
    </w:p>
    <w:p w14:paraId="2A277F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start_date </w:t>
      </w:r>
      <w:r w:rsidRPr="00C437F4">
        <w:rPr>
          <w:rFonts w:ascii="Arial" w:hAnsi="Arial" w:cs="Arial"/>
          <w:sz w:val="20"/>
          <w:szCs w:val="20"/>
        </w:rPr>
        <w:tab/>
        <w:t>=&gt; null|timestamp_with_time_zone,</w:t>
      </w:r>
    </w:p>
    <w:p w14:paraId="4847F7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 xml:space="preserve">=&gt; null|timestamp_with_time_zone); </w:t>
      </w:r>
    </w:p>
    <w:p w14:paraId="0BFB8F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CBFFB8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C205C6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tệp XML danh sách điều khiển truy cập. Cơ sở dữ liệu Oracle tạo tệp này liên quan đến thư mục / sys / acls trong kho lưu trữ XML DB trong cơ sở dữ liệu. Bao gồm phần mở rộng .xml. Ví dụ:</w:t>
      </w:r>
    </w:p>
    <w:p w14:paraId="0086B64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'us-example-com-permissions.xml',</w:t>
      </w:r>
    </w:p>
    <w:p w14:paraId="4B0AFB23"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7F513C8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'Network connection permission for ACCT_MGR role',</w:t>
      </w:r>
    </w:p>
    <w:p w14:paraId="6A8C62BB"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w:t>
      </w:r>
      <w:r w:rsidRPr="00C437F4">
        <w:rPr>
          <w:rFonts w:ascii="Arial" w:hAnsi="Arial" w:cs="Arial"/>
          <w:sz w:val="24"/>
          <w:szCs w:val="24"/>
        </w:rPr>
        <w:t>l: Nhập tài khoản hoặc vai trò người dùng đầu tiên được cấp hoặc từ chối quyền. Ví dụ:</w:t>
      </w:r>
    </w:p>
    <w:p w14:paraId="26B48FA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'ACCT_MGR',</w:t>
      </w:r>
    </w:p>
    <w:p w14:paraId="77F7CCD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Nhập tên của tài khoản người dùng hoặc vai trò trong trường hợp các ký tự nhạy cảm. Ví dụ: nếu cơ sở dữ liệu lưu trữ tên vai trò ACCT_MGR trong tất cả các chữ cái viết hoa, hãy nhập nó vào trường hợp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787A1F68"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Nếu bạn muốn nhập nhiều người dùng hoặc cấp đặc quyền bổ sung cho người dùng hoặc vai trò này, hãy sử dụng thủ tục DBMS_NETWORK_ACL.ADD_PRIVILEGE (được mô tả tiếp theo) sau khi bạn đã tạo tệp danh sách điều khiển truy cập XML này.</w:t>
      </w:r>
    </w:p>
    <w:p w14:paraId="0013C7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được cấp hay từ chối. Ví dụ:</w:t>
      </w:r>
    </w:p>
    <w:p w14:paraId="11E2EB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95FB3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hoặc kết nối hoặc giải quyết. Cài đặt này phân biệt chữ hoa chữ thường, vì vậy hãy luôn nhập nó theo chữ thường. Ví dụ:</w:t>
      </w:r>
    </w:p>
    <w:p w14:paraId="777FC16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privilege =&gt; 'connect',</w:t>
      </w:r>
    </w:p>
    <w:p w14:paraId="7B2C8A2D"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Đặc quyền kết nối cấp cho người dùng quyền kết nối với dịch vụ mạng tại máy chủ bên ngoài. Đặc quyền giải quyết cấp cho người dùng quyền để giải quyết tên máy chủ lưu trữ mạng hoặc địa chỉ IP.</w:t>
      </w:r>
    </w:p>
    <w:p w14:paraId="76BDCBD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Người dùng cơ sở dữ liệu cần đặc quyền kết nối với máy chủ lưu trữ mạng bên ngoài nếu người đó đang kết nối bằng UTL_TCP, UTL_SMTP, UTL_MAIL, UTL_HTTP, gói DBMS_LDAP và loại HttpUriType. Để giải quyết tên máy chủ được cấp địa chỉ IP máy chủ hoặc địa chỉ IP đã được cấp tên máy chủ lưu trữ, với gói UTL_INADDR, thay vào đó, cấp cho người dùng cơ sở dữ liệu đặc quyền giải quyết.</w:t>
      </w:r>
    </w:p>
    <w:p w14:paraId="6A42F6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Bạn có thể sử dụng chế độ xem dữ liệu từ điển được mô tả trong phần "</w:t>
      </w:r>
      <w:r w:rsidRPr="00C437F4">
        <w:rPr>
          <w:rFonts w:ascii="Arial" w:hAnsi="Arial" w:cs="Arial"/>
          <w:color w:val="4BACC6" w:themeColor="accent5"/>
          <w:sz w:val="24"/>
          <w:szCs w:val="24"/>
        </w:rPr>
        <w:t xml:space="preserve">Tìm thông tin về danh sách điều khiển truy cập được định cấu hình cho </w:t>
      </w:r>
      <w:r w:rsidRPr="00C437F4">
        <w:rPr>
          <w:rFonts w:ascii="Arial" w:hAnsi="Arial" w:cs="Arial"/>
          <w:color w:val="4BACC6" w:themeColor="accent5"/>
          <w:sz w:val="24"/>
          <w:szCs w:val="24"/>
        </w:rPr>
        <w:lastRenderedPageBreak/>
        <w:t>quyền truy cập của người dùng</w:t>
      </w:r>
      <w:r w:rsidRPr="00C437F4">
        <w:rPr>
          <w:rFonts w:ascii="Arial" w:hAnsi="Arial" w:cs="Arial"/>
          <w:sz w:val="24"/>
          <w:szCs w:val="24"/>
        </w:rPr>
        <w:t>" trên trang 4-71 để tìm thêm thông tin về các quyền và kết nối mạng hiện có.</w:t>
      </w:r>
    </w:p>
    <w:p w14:paraId="25FDAAB5"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start_date</w:t>
      </w:r>
      <w:r w:rsidRPr="00C437F4">
        <w:rPr>
          <w:rFonts w:ascii="Arial" w:hAnsi="Arial" w:cs="Arial"/>
          <w:sz w:val="24"/>
          <w:szCs w:val="24"/>
        </w:rPr>
        <w:t>:  (Tùy chọn) Nhập ngày bắt đầu cho mục nhập điều khiển truy cập (ACE), trong TIMESTAMP với định dạng TIME ZONE (YYYY-MM-DD HH: MI: SS.FF TZR). Khi được chỉ định, mục nhập điều khiển truy cập sẽ chỉ hợp lệ vào hoặc sau ngày được chỉ định. Giá trị mặc định là null. Ví dụ: để đặt ngày bắt đầu vào ngày 28 tháng 2 năm 2008, lúc 6:30 sáng tại San Francisco, California, Hoa Kỳ, ở múi giờ Thái Bình Dương:</w:t>
      </w:r>
    </w:p>
    <w:p w14:paraId="0F8A9828"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start_date =&gt; '2008-02-28 06:30:00.00 US/Pacific',</w:t>
      </w:r>
    </w:p>
    <w:p w14:paraId="52FBE510"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Tham số khởi tạo NLS_TIMESTAMP_FORMAT đặt định dạng dấu thời gian mặc định. Xem Tham khảo cơ sở dữ liệu Oracle để biết thêm thông tin.</w:t>
      </w:r>
    </w:p>
    <w:p w14:paraId="248F68F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end_date</w:t>
      </w:r>
      <w:r w:rsidRPr="00C437F4">
        <w:rPr>
          <w:rFonts w:ascii="Arial" w:hAnsi="Arial" w:cs="Arial"/>
          <w:sz w:val="24"/>
          <w:szCs w:val="24"/>
        </w:rPr>
        <w:t>: (Tùy chọn) Nhập ngày kết thúc cho mục nhập điều khiển truy cập (ACE), trong TIMESTAMP với định dạng TIME ZONE (YYYY-MM-DD HH: MI: SS.FF TZR). Khi được chỉ định, mục kiểm soát truy cập sẽ hết hạn sau ngày được chỉ định. Cài đặt end_date phải lớn hơn hoặc bằng cài đặt start_date. Giá trị mặc định là null.</w:t>
      </w:r>
    </w:p>
    <w:p w14:paraId="2CB975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để đặt ngày kết thúc vào ngày 10 tháng 12 năm 2008, lúc 11:59 tối. ở San Francisco, California, Hoa Kỳ, thuộc múi giờ Thái Bình Dương:</w:t>
      </w:r>
    </w:p>
    <w:p w14:paraId="61E3B041" w14:textId="77777777" w:rsidR="005A2410" w:rsidRPr="00C437F4" w:rsidRDefault="005A2410" w:rsidP="005A2410">
      <w:pPr>
        <w:ind w:left="1080"/>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end_date =&gt; '2008-12-10 23:59:00.00 US/Pacific');</w:t>
      </w:r>
    </w:p>
    <w:p w14:paraId="76EDA1F9" w14:textId="77777777" w:rsidR="005A2410" w:rsidRPr="00C437F4" w:rsidRDefault="005A2410" w:rsidP="005A2410">
      <w:pPr>
        <w:ind w:left="1080"/>
        <w:rPr>
          <w:rFonts w:ascii="Arial" w:hAnsi="Arial" w:cs="Arial"/>
          <w:sz w:val="20"/>
          <w:szCs w:val="20"/>
        </w:rPr>
      </w:pPr>
    </w:p>
    <w:p w14:paraId="156BD109" w14:textId="3D3A929E" w:rsidR="005A2410" w:rsidRDefault="005A2410" w:rsidP="005A2410">
      <w:pPr>
        <w:ind w:left="720"/>
        <w:rPr>
          <w:rFonts w:ascii="Arial" w:hAnsi="Arial" w:cs="Arial"/>
          <w:sz w:val="24"/>
          <w:szCs w:val="24"/>
        </w:rPr>
      </w:pPr>
      <w:r w:rsidRPr="00C437F4">
        <w:rPr>
          <w:rFonts w:ascii="Arial" w:hAnsi="Arial" w:cs="Arial"/>
          <w:sz w:val="24"/>
          <w:szCs w:val="24"/>
        </w:rPr>
        <w:t>Để thêm nhiều người dùng hoặc vai trò hơn vào danh sách điều khiển truy cập hoặc cấp đặc quyền bổ sung cho một người dùng hoặc vai trò, hãy sử dụng thủ tục DBMS_NETWORK_ACL.ADD_PRIVILEGE. Cú pháp như sau:</w:t>
      </w:r>
    </w:p>
    <w:p w14:paraId="0B1799DC" w14:textId="77777777" w:rsidR="005A2410" w:rsidRPr="00C437F4" w:rsidRDefault="005A2410" w:rsidP="005A2410">
      <w:pPr>
        <w:ind w:left="720"/>
        <w:rPr>
          <w:rFonts w:ascii="Arial" w:hAnsi="Arial" w:cs="Arial"/>
          <w:sz w:val="24"/>
          <w:szCs w:val="24"/>
        </w:rPr>
      </w:pPr>
    </w:p>
    <w:p w14:paraId="643EF83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BEGIN</w:t>
      </w:r>
    </w:p>
    <w:p w14:paraId="5EC668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7CA961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 xml:space="preserve">=&gt; 'file_name.xml', </w:t>
      </w:r>
    </w:p>
    <w:p w14:paraId="08FC10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w:t>
      </w:r>
      <w:r w:rsidRPr="00C437F4">
        <w:rPr>
          <w:rFonts w:ascii="Arial" w:hAnsi="Arial" w:cs="Arial"/>
          <w:sz w:val="20"/>
          <w:szCs w:val="20"/>
        </w:rPr>
        <w:tab/>
        <w:t>=&gt; 'user_or_role',</w:t>
      </w:r>
    </w:p>
    <w:p w14:paraId="490939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w:t>
      </w:r>
      <w:r w:rsidRPr="00C437F4">
        <w:rPr>
          <w:rFonts w:ascii="Arial" w:hAnsi="Arial" w:cs="Arial"/>
          <w:sz w:val="20"/>
          <w:szCs w:val="20"/>
        </w:rPr>
        <w:tab/>
        <w:t xml:space="preserve"> </w:t>
      </w:r>
      <w:r w:rsidRPr="00C437F4">
        <w:rPr>
          <w:rFonts w:ascii="Arial" w:hAnsi="Arial" w:cs="Arial"/>
          <w:sz w:val="20"/>
          <w:szCs w:val="20"/>
        </w:rPr>
        <w:tab/>
        <w:t xml:space="preserve">=&gt; TRUE|FALSE, </w:t>
      </w:r>
    </w:p>
    <w:p w14:paraId="01E634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 xml:space="preserve">=&gt; 'connect|resolve', </w:t>
      </w:r>
    </w:p>
    <w:p w14:paraId="778098C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 xml:space="preserve">=&gt; null|value, </w:t>
      </w:r>
    </w:p>
    <w:p w14:paraId="1B73189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start_date </w:t>
      </w:r>
      <w:r w:rsidRPr="00C437F4">
        <w:rPr>
          <w:rFonts w:ascii="Arial" w:hAnsi="Arial" w:cs="Arial"/>
          <w:sz w:val="20"/>
          <w:szCs w:val="20"/>
        </w:rPr>
        <w:tab/>
        <w:t>=&gt; null|timestamp_with_time_zone,</w:t>
      </w:r>
    </w:p>
    <w:p w14:paraId="298420A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=&gt; null|timestamp_with_time_zone);</w:t>
      </w:r>
    </w:p>
    <w:p w14:paraId="4CE60D99" w14:textId="59414F5D" w:rsidR="005A2410" w:rsidRDefault="005A2410" w:rsidP="005A2410">
      <w:pPr>
        <w:ind w:firstLine="720"/>
        <w:rPr>
          <w:rFonts w:ascii="Arial" w:hAnsi="Arial" w:cs="Arial"/>
          <w:sz w:val="20"/>
          <w:szCs w:val="20"/>
        </w:rPr>
      </w:pPr>
      <w:r w:rsidRPr="00C437F4">
        <w:rPr>
          <w:rFonts w:ascii="Arial" w:hAnsi="Arial" w:cs="Arial"/>
          <w:sz w:val="20"/>
          <w:szCs w:val="20"/>
        </w:rPr>
        <w:t>END;</w:t>
      </w:r>
    </w:p>
    <w:p w14:paraId="398E7E59" w14:textId="77777777" w:rsidR="005A2410" w:rsidRPr="00C437F4" w:rsidRDefault="005A2410" w:rsidP="005A2410">
      <w:pPr>
        <w:ind w:firstLine="720"/>
        <w:rPr>
          <w:rFonts w:ascii="Arial" w:hAnsi="Arial" w:cs="Arial"/>
          <w:sz w:val="20"/>
          <w:szCs w:val="20"/>
        </w:rPr>
      </w:pPr>
    </w:p>
    <w:p w14:paraId="30A47961" w14:textId="11E75C1F" w:rsidR="005A2410" w:rsidRDefault="005A2410" w:rsidP="005A2410">
      <w:pPr>
        <w:ind w:left="720"/>
        <w:rPr>
          <w:rFonts w:ascii="Arial" w:hAnsi="Arial" w:cs="Arial"/>
          <w:sz w:val="24"/>
          <w:szCs w:val="24"/>
        </w:rPr>
      </w:pPr>
      <w:r w:rsidRPr="00C437F4">
        <w:rPr>
          <w:rFonts w:ascii="Arial" w:hAnsi="Arial" w:cs="Arial"/>
          <w:sz w:val="24"/>
          <w:szCs w:val="24"/>
        </w:rPr>
        <w:t>Như bạn có thể thấy, các tham số để thêm đặc quyền giống như tham số trong thủ tục CREATE_ACL, ngoại trừ mô tả đó không được bao gồm và tham số vị trí, đặt thứ tự ưu tiên cho nhiều người dùng hoặc vai trò, đã được thêm vào. Bởi vì bây giờ bạn đang thêm nhiều hơn một người dùng hoặc vai trò, bạn có thể muốn xem xét thiết lập ưu tiên của họ. "</w:t>
      </w:r>
      <w:r w:rsidRPr="00C437F4">
        <w:rPr>
          <w:rFonts w:ascii="Arial" w:hAnsi="Arial" w:cs="Arial"/>
          <w:color w:val="4BACC6" w:themeColor="accent5"/>
          <w:sz w:val="24"/>
          <w:szCs w:val="24"/>
        </w:rPr>
        <w:t>Đặt mức độ ưu tiên của nhiều người dùng và vai trò trong Danh sách kiểm soát một lần truy cập</w:t>
      </w:r>
      <w:r w:rsidRPr="00C437F4">
        <w:rPr>
          <w:rFonts w:ascii="Arial" w:hAnsi="Arial" w:cs="Arial"/>
          <w:sz w:val="24"/>
          <w:szCs w:val="24"/>
        </w:rPr>
        <w:t>" trên trang 4-69 cung cấp thêm thông tin.</w:t>
      </w:r>
    </w:p>
    <w:p w14:paraId="73C5C243" w14:textId="77777777" w:rsidR="005A2410" w:rsidRPr="00C437F4" w:rsidRDefault="005A2410" w:rsidP="005A2410">
      <w:pPr>
        <w:ind w:left="720"/>
        <w:rPr>
          <w:rFonts w:ascii="Arial" w:hAnsi="Arial" w:cs="Arial"/>
          <w:sz w:val="24"/>
          <w:szCs w:val="24"/>
        </w:rPr>
      </w:pPr>
    </w:p>
    <w:p w14:paraId="30D14D10" w14:textId="680AF259" w:rsidR="005A2410" w:rsidRDefault="005A2410" w:rsidP="005A2410">
      <w:pPr>
        <w:ind w:left="720"/>
        <w:rPr>
          <w:rFonts w:ascii="Arial" w:hAnsi="Arial" w:cs="Arial"/>
          <w:sz w:val="24"/>
          <w:szCs w:val="24"/>
        </w:rPr>
      </w:pPr>
      <w:r w:rsidRPr="00C437F4">
        <w:rPr>
          <w:rFonts w:ascii="Arial" w:hAnsi="Arial" w:cs="Arial"/>
          <w:sz w:val="24"/>
          <w:szCs w:val="24"/>
        </w:rPr>
        <w:t>Các thủ tục DBMS_NETWORK_ACL_ADMIN khác có sẵn cho bước này là DELETE_PRIVILEGE và DROP_ACL.</w:t>
      </w:r>
    </w:p>
    <w:p w14:paraId="07002783" w14:textId="77777777" w:rsidR="005A2410" w:rsidRPr="00C437F4" w:rsidRDefault="005A2410" w:rsidP="005A2410">
      <w:pPr>
        <w:ind w:left="720"/>
        <w:rPr>
          <w:rFonts w:ascii="Arial" w:hAnsi="Arial" w:cs="Arial"/>
          <w:sz w:val="24"/>
          <w:szCs w:val="24"/>
        </w:rPr>
      </w:pPr>
    </w:p>
    <w:p w14:paraId="68863BF2" w14:textId="46590DBB" w:rsidR="005A2410" w:rsidRDefault="005A2410" w:rsidP="005A2410">
      <w:pPr>
        <w:ind w:left="720"/>
        <w:rPr>
          <w:rFonts w:ascii="Arial" w:hAnsi="Arial" w:cs="Arial"/>
          <w:color w:val="4BACC6" w:themeColor="accent5"/>
          <w:sz w:val="24"/>
          <w:szCs w:val="24"/>
        </w:rPr>
      </w:pPr>
      <w:r w:rsidRPr="00C437F4">
        <w:rPr>
          <w:rFonts w:ascii="Arial" w:hAnsi="Arial" w:cs="Arial"/>
          <w:sz w:val="24"/>
          <w:szCs w:val="24"/>
        </w:rPr>
        <w:lastRenderedPageBreak/>
        <w:t xml:space="preserve">Ở giai đoạn này, bạn đã tạo một danh sách điều khiển truy cập để xác định các đặc quyền cần thiết để kết nối với một máy chủ mạng. Tuy nhiên, danh sách điều khiển truy cập không có hiệu lực cho đến khi bạn hoàn thành </w:t>
      </w:r>
      <w:r w:rsidRPr="00C437F4">
        <w:rPr>
          <w:rFonts w:ascii="Arial" w:hAnsi="Arial" w:cs="Arial"/>
          <w:color w:val="4BACC6" w:themeColor="accent5"/>
          <w:sz w:val="24"/>
          <w:szCs w:val="24"/>
        </w:rPr>
        <w:t>Bước 2: Gán Danh sách điều khiển truy cập cho một hoặc nhiều Máy chủ mạng.</w:t>
      </w:r>
    </w:p>
    <w:p w14:paraId="6170A4AF" w14:textId="77777777" w:rsidR="005A2410" w:rsidRPr="00C437F4" w:rsidRDefault="005A2410" w:rsidP="005A2410">
      <w:pPr>
        <w:ind w:left="720"/>
        <w:rPr>
          <w:rFonts w:ascii="Arial" w:hAnsi="Arial" w:cs="Arial"/>
          <w:sz w:val="24"/>
          <w:szCs w:val="24"/>
        </w:rPr>
      </w:pPr>
    </w:p>
    <w:p w14:paraId="00B6AAA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Step 2: Assign the Access Control List to One or More Network Hosts</w:t>
      </w:r>
    </w:p>
    <w:p w14:paraId="7ABD862E" w14:textId="55932EC2" w:rsidR="005A2410" w:rsidRDefault="005A2410" w:rsidP="005A2410">
      <w:pPr>
        <w:ind w:left="720"/>
        <w:rPr>
          <w:rFonts w:ascii="Arial" w:hAnsi="Arial" w:cs="Arial"/>
          <w:sz w:val="24"/>
          <w:szCs w:val="24"/>
        </w:rPr>
      </w:pPr>
      <w:r w:rsidRPr="00C437F4">
        <w:rPr>
          <w:rFonts w:ascii="Arial" w:hAnsi="Arial" w:cs="Arial"/>
          <w:sz w:val="24"/>
          <w:szCs w:val="24"/>
        </w:rPr>
        <w:t>Sau khi bạn tạo danh sách điều khiển truy cập, sau đó bạn đã sẵn sàng gán nó cho một hoặc nhiều máy chủ lưu trữ mạng. Bạn có thể sử dụng thủ tục DBMS_NETWORK_ACL_ADMIN.ASSIGN_ACL để làm như vậy.</w:t>
      </w:r>
    </w:p>
    <w:p w14:paraId="0A75AF95" w14:textId="77777777" w:rsidR="005A2410" w:rsidRPr="00C437F4" w:rsidRDefault="005A2410" w:rsidP="005A2410">
      <w:pPr>
        <w:ind w:left="720"/>
        <w:rPr>
          <w:rFonts w:ascii="Arial" w:hAnsi="Arial" w:cs="Arial"/>
          <w:sz w:val="24"/>
          <w:szCs w:val="24"/>
        </w:rPr>
      </w:pPr>
    </w:p>
    <w:p w14:paraId="53D197C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2AB8CF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0F0937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w:t>
      </w:r>
    </w:p>
    <w:p w14:paraId="6FA5FA8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'file_name.xml',</w:t>
      </w:r>
    </w:p>
    <w:p w14:paraId="4D8853F2"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host </w:t>
      </w:r>
      <w:r w:rsidRPr="00C437F4">
        <w:rPr>
          <w:rFonts w:ascii="Arial" w:hAnsi="Arial" w:cs="Arial"/>
          <w:sz w:val="20"/>
          <w:szCs w:val="20"/>
        </w:rPr>
        <w:tab/>
      </w:r>
      <w:r w:rsidRPr="00C437F4">
        <w:rPr>
          <w:rFonts w:ascii="Arial" w:hAnsi="Arial" w:cs="Arial"/>
          <w:sz w:val="20"/>
          <w:szCs w:val="20"/>
        </w:rPr>
        <w:tab/>
        <w:t xml:space="preserve">=&gt; 'network_host', </w:t>
      </w:r>
    </w:p>
    <w:p w14:paraId="02095B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lower_port</w:t>
      </w:r>
      <w:r w:rsidRPr="00C437F4">
        <w:rPr>
          <w:rFonts w:ascii="Arial" w:hAnsi="Arial" w:cs="Arial"/>
          <w:sz w:val="20"/>
          <w:szCs w:val="20"/>
        </w:rPr>
        <w:tab/>
        <w:t xml:space="preserve"> =&gt; null|port_number,</w:t>
      </w:r>
    </w:p>
    <w:p w14:paraId="3C09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null|port_number); </w:t>
      </w:r>
    </w:p>
    <w:p w14:paraId="4B7AC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FC4B00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7A14FBC"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của tệp XML danh sách điều khiển truy cập (từ Bước 1: Tạo Danh sách điều khiển truy cập và Định nghĩa đặc quyền của nó) để gán cho máy chủ lưu trữ mạng. Cơ sở dữ liệu Oracle tạo tệp này liên quan đến thư mục / sys / acls trong kho lưu trữ XML DB trong cơ sở dữ liệu. Bao gồm phần mở rộng .xml. Ví dụ:</w:t>
      </w:r>
    </w:p>
    <w:p w14:paraId="027CC7A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acl =&gt; 'us-example-com-permissions.xml',</w:t>
      </w:r>
    </w:p>
    <w:p w14:paraId="0804EC6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host</w:t>
      </w:r>
      <w:r w:rsidRPr="00C437F4">
        <w:rPr>
          <w:rFonts w:ascii="Arial" w:hAnsi="Arial" w:cs="Arial"/>
          <w:sz w:val="24"/>
          <w:szCs w:val="24"/>
        </w:rPr>
        <w:t>: Nhập máy chủ mạng mà danh sách điều khiển truy cập này sẽ được chỉ định. Cài đặt này có thể là tên hoặc địa chỉ IP của máy chủ lưu trữ mạng. Tên máy chủ không phân biệt chữ hoa chữ thường. Ví dụ:</w:t>
      </w:r>
    </w:p>
    <w:p w14:paraId="3FECDF0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host =&gt; 'us.example.com',</w:t>
      </w:r>
    </w:p>
    <w:p w14:paraId="7D34798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Nếu bạn chỉ định localhost và nếu tên máy chủ chưa được chỉ định với các gói UTL_INADDR và UTL_HTTP PL / SQL trong các tình huống mà máy chủ cục bộ được giả định, thì các gói này sẽ tìm kiếm và sử dụng ACL đã được gán máy chủ cục bộ cho thiết lập máy chủ.</w:t>
      </w:r>
    </w:p>
    <w:p w14:paraId="61262B58"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các phần sau để biết thêm thông tin về cách các máy tính lưu trữ mạng trong các phép gán danh sách điều khiển truy cập hoạt động như thế nào:</w:t>
      </w:r>
    </w:p>
    <w:p w14:paraId="1059B4F3"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Chỉ định một nhóm máy tính chủ mạng</w:t>
      </w:r>
      <w:r w:rsidRPr="00C437F4">
        <w:rPr>
          <w:rFonts w:ascii="Arial" w:hAnsi="Arial" w:cs="Arial"/>
          <w:sz w:val="24"/>
          <w:szCs w:val="24"/>
        </w:rPr>
        <w:t>" trên trang 4-64.</w:t>
      </w:r>
    </w:p>
    <w:p w14:paraId="5C7F89EB"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Kiểm tra các nhiệm vụ đặc quyền ảnh hưởng đến quyền truy cập của người dùng vào máy chủ lưu trữ mạng</w:t>
      </w:r>
      <w:r w:rsidRPr="00C437F4">
        <w:rPr>
          <w:rFonts w:ascii="Arial" w:hAnsi="Arial" w:cs="Arial"/>
          <w:sz w:val="24"/>
          <w:szCs w:val="24"/>
        </w:rPr>
        <w:t>" trên trang 4-66.</w:t>
      </w:r>
    </w:p>
    <w:p w14:paraId="23DAECB1"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một máy tính chủ trong nhiều nhiệm vụ điều khiển danh sách kiểm soát truy cập</w:t>
      </w:r>
      <w:r w:rsidRPr="00C437F4">
        <w:rPr>
          <w:rFonts w:ascii="Arial" w:hAnsi="Arial" w:cs="Arial"/>
          <w:sz w:val="24"/>
          <w:szCs w:val="24"/>
        </w:rPr>
        <w:t>" trên trang 4-65.</w:t>
      </w:r>
    </w:p>
    <w:p w14:paraId="20B7007E"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Máy chủ trong Truy cập danh sách điều khiển truy cập với các dãy cổng</w:t>
      </w:r>
      <w:r w:rsidRPr="00C437F4">
        <w:rPr>
          <w:rFonts w:ascii="Arial" w:hAnsi="Arial" w:cs="Arial"/>
          <w:sz w:val="24"/>
          <w:szCs w:val="24"/>
        </w:rPr>
        <w:t>" trên trang 4-66.</w:t>
      </w:r>
    </w:p>
    <w:p w14:paraId="279AB279"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lower_port</w:t>
      </w:r>
      <w:r w:rsidRPr="00C437F4">
        <w:rPr>
          <w:rFonts w:ascii="Arial" w:hAnsi="Arial" w:cs="Arial"/>
          <w:sz w:val="24"/>
          <w:szCs w:val="24"/>
        </w:rPr>
        <w:t xml:space="preserve">: (Tùy chọn) Đối với kết nối TCP, nhập ranh giới dưới của phạm vi cổng. Chỉ sử dụng cài đặt này cho đặc quyền kết nối; bỏ qua nó cho </w:t>
      </w:r>
      <w:r w:rsidRPr="00C437F4">
        <w:rPr>
          <w:rFonts w:ascii="Arial" w:hAnsi="Arial" w:cs="Arial"/>
          <w:sz w:val="24"/>
          <w:szCs w:val="24"/>
        </w:rPr>
        <w:lastRenderedPageBreak/>
        <w:t>đặc quyền giải quyết. Mặc định là null, có nghĩa là không có hạn chế cổng (tức là, ACL áp dụng cho tất cả các cổng). Phạm vi số cổng nằm trong khoảng từ 1 đến 65535.</w:t>
      </w:r>
    </w:p>
    <w:p w14:paraId="74BD977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28694D7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lower_port =&gt; 80,</w:t>
      </w:r>
    </w:p>
    <w:p w14:paraId="6ACE550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sz w:val="20"/>
          <w:szCs w:val="20"/>
        </w:rPr>
        <w:t>upper_port:</w:t>
      </w:r>
      <w:r w:rsidRPr="00C437F4">
        <w:rPr>
          <w:rFonts w:ascii="Arial" w:hAnsi="Arial" w:cs="Arial"/>
          <w:sz w:val="24"/>
          <w:szCs w:val="24"/>
        </w:rPr>
        <w:t xml:space="preserve"> (Tùy chọn) Đối với các kết nối TCP, nhập ranh giới trên của phạm vi cổng. Chỉ sử dụng cài đặt này cho các đặc quyền kết nối; bỏ qua nó cho đặc quyền giải quyết. Mặc định là null, có nghĩa là không có hạn chế cổng (tức là, ACL áp dụng cho tất cả các cổng). Phạm vi số cổng nằm trong khoảng từ 1 đến 65535.</w:t>
      </w:r>
    </w:p>
    <w:p w14:paraId="089FE1B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78A378C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upper_port =&gt; 3999);</w:t>
      </w:r>
    </w:p>
    <w:p w14:paraId="325E67AE" w14:textId="0D867E9C" w:rsidR="005A2410" w:rsidRDefault="005A2410" w:rsidP="005A2410">
      <w:pPr>
        <w:ind w:left="1440"/>
        <w:rPr>
          <w:rFonts w:ascii="Arial" w:hAnsi="Arial" w:cs="Arial"/>
          <w:sz w:val="24"/>
          <w:szCs w:val="24"/>
        </w:rPr>
      </w:pPr>
      <w:r w:rsidRPr="00C437F4">
        <w:rPr>
          <w:rFonts w:ascii="Arial" w:hAnsi="Arial" w:cs="Arial"/>
          <w:sz w:val="24"/>
          <w:szCs w:val="24"/>
        </w:rPr>
        <w:t>Nếu bạn nhập một giá trị cho lower_port và để lại upper_port tại null (hoặc chỉ bỏ qua nó), Oracle Database giả sử thiết lập upper_port giống như lower_port. Ví dụ: nếu bạn đặt lower_port là 80 và bỏ qua upper_port, thì cài đặt upper_port được giả định là 80.</w:t>
      </w:r>
    </w:p>
    <w:p w14:paraId="7BB3D580" w14:textId="77777777" w:rsidR="005A2410" w:rsidRPr="00C437F4" w:rsidRDefault="005A2410" w:rsidP="005A2410">
      <w:pPr>
        <w:ind w:left="1440"/>
        <w:rPr>
          <w:rFonts w:ascii="Arial" w:hAnsi="Arial" w:cs="Arial"/>
          <w:sz w:val="24"/>
          <w:szCs w:val="24"/>
        </w:rPr>
      </w:pPr>
    </w:p>
    <w:p w14:paraId="6ABC46F7" w14:textId="6E67D7F0" w:rsidR="005A2410" w:rsidRDefault="005A2410" w:rsidP="005A2410">
      <w:pPr>
        <w:ind w:left="720"/>
        <w:rPr>
          <w:rFonts w:ascii="Arial" w:hAnsi="Arial" w:cs="Arial"/>
          <w:sz w:val="24"/>
          <w:szCs w:val="24"/>
        </w:rPr>
      </w:pPr>
      <w:r w:rsidRPr="00C437F4">
        <w:rPr>
          <w:rFonts w:ascii="Arial" w:hAnsi="Arial" w:cs="Arial"/>
          <w:sz w:val="24"/>
          <w:szCs w:val="24"/>
        </w:rPr>
        <w:t>Đặc quyền phân giải trong danh sách điều khiển truy cập sẽ không có hiệu lực khi một phạm vi cổng được chỉ định trong việc gán danh sách điều khiển truy cập.</w:t>
      </w:r>
    </w:p>
    <w:p w14:paraId="20D3FC10" w14:textId="77777777" w:rsidR="005A2410" w:rsidRPr="00C437F4" w:rsidRDefault="005A2410" w:rsidP="005A2410">
      <w:pPr>
        <w:ind w:firstLine="720"/>
        <w:rPr>
          <w:rFonts w:ascii="Arial" w:hAnsi="Arial" w:cs="Arial"/>
          <w:sz w:val="24"/>
          <w:szCs w:val="24"/>
        </w:rPr>
      </w:pPr>
    </w:p>
    <w:p w14:paraId="53FB59E1" w14:textId="126BBD56" w:rsidR="005A2410" w:rsidRDefault="005A2410" w:rsidP="005A2410">
      <w:pPr>
        <w:ind w:left="720"/>
        <w:rPr>
          <w:rFonts w:ascii="Arial" w:hAnsi="Arial" w:cs="Arial"/>
          <w:sz w:val="24"/>
          <w:szCs w:val="24"/>
        </w:rPr>
      </w:pPr>
      <w:r w:rsidRPr="00C437F4">
        <w:rPr>
          <w:rFonts w:ascii="Arial" w:hAnsi="Arial" w:cs="Arial"/>
          <w:sz w:val="24"/>
          <w:szCs w:val="24"/>
        </w:rPr>
        <w:t>Chỉ có thể gán một danh sách điều khiển truy cập cho bất kỳ máy chủ lưu trữ, tên miền hoặc mạng con IP nào và nếu được chỉ định, phạm vi cổng TCP. Khi bạn gán một danh sách điều khiển truy cập mới cho một mục tiêu mạng, Cơ sở dữ liệu Oracle sẽ bỏ gán danh sách điều khiển truy cập trước đó được gán cho cùng một đích. Tuy nhiên, cơ sở dữ liệu Oracle không thả danh sách điều khiển truy cập. Bạn có thể thả danh sách điều khiển truy cập bằng cách sử dụng thủ tục DROP_ACL. Để xóa bài tập danh sách điều khiển truy cập, sử dụng thủ tục UNASSIGN_ACL.</w:t>
      </w:r>
    </w:p>
    <w:p w14:paraId="28D3EEF1" w14:textId="77777777" w:rsidR="005A2410" w:rsidRPr="00C437F4" w:rsidRDefault="005A2410" w:rsidP="005A2410">
      <w:pPr>
        <w:rPr>
          <w:rFonts w:ascii="Arial" w:hAnsi="Arial" w:cs="Arial"/>
          <w:sz w:val="24"/>
          <w:szCs w:val="24"/>
        </w:rPr>
      </w:pPr>
    </w:p>
    <w:p w14:paraId="6CB3F902" w14:textId="07E95A81" w:rsidR="005A2410" w:rsidRDefault="005A2410" w:rsidP="005A2410">
      <w:pPr>
        <w:ind w:left="720"/>
        <w:rPr>
          <w:rFonts w:ascii="Arial" w:hAnsi="Arial" w:cs="Arial"/>
          <w:sz w:val="24"/>
          <w:szCs w:val="24"/>
        </w:rPr>
      </w:pPr>
      <w:r w:rsidRPr="00C437F4">
        <w:rPr>
          <w:rFonts w:ascii="Arial" w:hAnsi="Arial" w:cs="Arial"/>
          <w:sz w:val="24"/>
          <w:szCs w:val="24"/>
        </w:rPr>
        <w:t>Tùy thuộc vào cách bạn tạo và duy trì danh sách điều khiển truy cập, hai bước có thể chồng lên nhau. Ví dụ, bạn có thể tạo một danh sách điều khiển truy cập có đặc quyền cho năm người dùng trong đó, và sau đó áp dụng nó cho hai máy chủ. Sau đó, bạn có thể sửa đổi danh sách điều khiển truy cập này để có những người dùng và đặc quyền khác hoặc bổ sung và gán nó cho các máy chủ lưu trữ khác hoặc bổ sung.</w:t>
      </w:r>
    </w:p>
    <w:p w14:paraId="3032F7F3" w14:textId="77777777" w:rsidR="005A2410" w:rsidRPr="00C437F4" w:rsidRDefault="005A2410" w:rsidP="005A2410">
      <w:pPr>
        <w:rPr>
          <w:rFonts w:ascii="Arial" w:hAnsi="Arial" w:cs="Arial"/>
          <w:sz w:val="24"/>
          <w:szCs w:val="24"/>
        </w:rPr>
      </w:pPr>
    </w:p>
    <w:p w14:paraId="4F64AD9F" w14:textId="1444E61C" w:rsidR="005A2410" w:rsidRDefault="005A2410" w:rsidP="005A2410">
      <w:pPr>
        <w:ind w:left="720"/>
        <w:rPr>
          <w:rFonts w:ascii="Arial" w:hAnsi="Arial" w:cs="Arial"/>
          <w:sz w:val="24"/>
          <w:szCs w:val="24"/>
        </w:rPr>
      </w:pPr>
      <w:r w:rsidRPr="00C437F4">
        <w:rPr>
          <w:rFonts w:ascii="Arial" w:hAnsi="Arial" w:cs="Arial"/>
          <w:sz w:val="24"/>
          <w:szCs w:val="24"/>
        </w:rPr>
        <w:t>Tất cả các thay đổi trong danh sách kiểm soát truy cập, bao gồm cả việc gán cho các máy chủ mạng, đều là giao dịch. Chúng không có hiệu lực cho đến khi giao dịch được thực hiện.</w:t>
      </w:r>
    </w:p>
    <w:p w14:paraId="66EB5A41" w14:textId="77777777" w:rsidR="005A2410" w:rsidRPr="00C437F4" w:rsidRDefault="005A2410" w:rsidP="005A2410">
      <w:pPr>
        <w:rPr>
          <w:rFonts w:ascii="Arial" w:hAnsi="Arial" w:cs="Arial"/>
          <w:sz w:val="24"/>
          <w:szCs w:val="24"/>
        </w:rPr>
      </w:pPr>
    </w:p>
    <w:p w14:paraId="64659C2E" w14:textId="28258FBE" w:rsidR="005A2410" w:rsidRDefault="005A2410" w:rsidP="005A2410">
      <w:pPr>
        <w:ind w:left="720"/>
        <w:rPr>
          <w:rFonts w:ascii="Arial" w:hAnsi="Arial" w:cs="Arial"/>
          <w:sz w:val="24"/>
          <w:szCs w:val="24"/>
        </w:rPr>
      </w:pPr>
      <w:r w:rsidRPr="00C437F4">
        <w:rPr>
          <w:rFonts w:ascii="Arial" w:hAnsi="Arial" w:cs="Arial"/>
          <w:sz w:val="24"/>
          <w:szCs w:val="24"/>
        </w:rPr>
        <w:t xml:space="preserve">Bạn có thể tìm thấy thông tin về các đặc quyền và kết nối mạng hiện có bằng cách sử dụng các khung nhìn từ điển dữ liệu được mô tả trong </w:t>
      </w:r>
      <w:r w:rsidRPr="00C437F4">
        <w:rPr>
          <w:rFonts w:ascii="Arial" w:hAnsi="Arial" w:cs="Arial"/>
          <w:color w:val="4BACC6" w:themeColor="accent5"/>
          <w:sz w:val="24"/>
          <w:szCs w:val="24"/>
        </w:rPr>
        <w:t>Bảng 4–6</w:t>
      </w:r>
      <w:r w:rsidRPr="00C437F4">
        <w:rPr>
          <w:rFonts w:ascii="Arial" w:hAnsi="Arial" w:cs="Arial"/>
          <w:sz w:val="24"/>
          <w:szCs w:val="24"/>
        </w:rPr>
        <w:t>, "</w:t>
      </w:r>
      <w:r w:rsidRPr="00C437F4">
        <w:rPr>
          <w:rFonts w:ascii="Arial" w:hAnsi="Arial" w:cs="Arial"/>
          <w:color w:val="4BACC6" w:themeColor="accent5"/>
          <w:sz w:val="24"/>
          <w:szCs w:val="24"/>
        </w:rPr>
        <w:t>Số liệu từ điển dữ liệu hiển thị thông tin về danh sách điều khiển truy cập</w:t>
      </w:r>
      <w:r w:rsidRPr="00C437F4">
        <w:rPr>
          <w:rFonts w:ascii="Arial" w:hAnsi="Arial" w:cs="Arial"/>
          <w:sz w:val="24"/>
          <w:szCs w:val="24"/>
        </w:rPr>
        <w:t>" trên trang 4-71.</w:t>
      </w:r>
    </w:p>
    <w:p w14:paraId="05BC0E1B" w14:textId="77777777" w:rsidR="005A2410" w:rsidRPr="00C437F4" w:rsidRDefault="005A2410" w:rsidP="005A2410">
      <w:pPr>
        <w:rPr>
          <w:rFonts w:ascii="Arial" w:hAnsi="Arial" w:cs="Arial"/>
          <w:sz w:val="24"/>
          <w:szCs w:val="24"/>
        </w:rPr>
      </w:pPr>
    </w:p>
    <w:p w14:paraId="29256E5F" w14:textId="0D51726B" w:rsidR="005A2410" w:rsidRDefault="005A2410" w:rsidP="005A2410">
      <w:pPr>
        <w:ind w:left="700" w:firstLine="20"/>
        <w:rPr>
          <w:rFonts w:ascii="Arial" w:hAnsi="Arial" w:cs="Arial"/>
          <w:sz w:val="24"/>
          <w:szCs w:val="24"/>
        </w:rPr>
      </w:pPr>
      <w:r w:rsidRPr="00C437F4">
        <w:rPr>
          <w:rFonts w:ascii="Arial" w:hAnsi="Arial" w:cs="Arial"/>
          <w:sz w:val="24"/>
          <w:szCs w:val="24"/>
        </w:rPr>
        <w:t>Để biết thông tin về cách sử dụng gói DBMS_NETWORK_ACL_ADMIN, xem Tham chiếu các gói và các kiểu cơ sở dữ liệu Oracle PL / SQL.</w:t>
      </w:r>
    </w:p>
    <w:p w14:paraId="21807F5A"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Kiểm soát truy cập vào Wallet.</w:t>
      </w:r>
    </w:p>
    <w:p w14:paraId="59A266F3" w14:textId="0B9B5E90" w:rsidR="005A2410" w:rsidRDefault="005A2410" w:rsidP="005A2410">
      <w:pPr>
        <w:ind w:left="720"/>
        <w:rPr>
          <w:rFonts w:ascii="Arial" w:hAnsi="Arial" w:cs="Arial"/>
          <w:sz w:val="24"/>
          <w:szCs w:val="24"/>
        </w:rPr>
      </w:pPr>
      <w:r w:rsidRPr="00C437F4">
        <w:rPr>
          <w:rFonts w:ascii="Arial" w:hAnsi="Arial" w:cs="Arial"/>
          <w:sz w:val="24"/>
          <w:szCs w:val="24"/>
        </w:rPr>
        <w:t>Phương thức này cho phép bạn cấp quyền truy cập vào các mật khẩu và chứng chỉ ứng dụng khách được lưu trữ trong một ví Oracle để người dùng tự xác thực với một máy chủ Web bên ngoài. Điều này cho phép người dùng truy xuất các trang Web được bảo vệ từ máy chủ Web.</w:t>
      </w:r>
    </w:p>
    <w:p w14:paraId="628780E5" w14:textId="77777777" w:rsidR="005A2410" w:rsidRPr="00C437F4" w:rsidRDefault="005A2410" w:rsidP="005A2410">
      <w:pPr>
        <w:ind w:left="720"/>
        <w:rPr>
          <w:rFonts w:ascii="Arial" w:hAnsi="Arial" w:cs="Arial"/>
          <w:sz w:val="24"/>
          <w:szCs w:val="24"/>
        </w:rPr>
      </w:pPr>
    </w:p>
    <w:p w14:paraId="46546E84"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3020898F"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ví Oracle.</w:t>
      </w:r>
    </w:p>
    <w:p w14:paraId="6B49F0F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Tạo danh sách kiểm soát truy cập tài trợ các đặc quyền của Wallet.</w:t>
      </w:r>
    </w:p>
    <w:p w14:paraId="0EAF030A"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3: Gán Danh sách điều khiển truy cập cho Wallet.</w:t>
      </w:r>
    </w:p>
    <w:p w14:paraId="6B14441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4: Thực hiện Yêu cầu HTTP bằng mật khẩu và chứng chỉ ứng dụng khách.</w:t>
      </w:r>
    </w:p>
    <w:p w14:paraId="0385F032"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Bước 1: Tạo ví Oracle.</w:t>
      </w:r>
    </w:p>
    <w:p w14:paraId="445C51C1" w14:textId="77777777" w:rsidR="005A2410" w:rsidRPr="00C437F4" w:rsidRDefault="005A2410" w:rsidP="005A2410">
      <w:pPr>
        <w:ind w:left="720"/>
        <w:rPr>
          <w:rFonts w:ascii="Arial" w:hAnsi="Arial" w:cs="Arial"/>
          <w:i/>
          <w:sz w:val="24"/>
          <w:szCs w:val="24"/>
        </w:rPr>
      </w:pPr>
      <w:r w:rsidRPr="00C437F4">
        <w:rPr>
          <w:rFonts w:ascii="Arial" w:hAnsi="Arial" w:cs="Arial"/>
          <w:sz w:val="24"/>
          <w:szCs w:val="24"/>
        </w:rPr>
        <w:t xml:space="preserve">Để tạo ví, bạn có thể sử dụng tiện ích dòng lệnh mkstore hoặc giao diện người dùng Oracle Wallet Manager. Để lưu trữ mật khẩu trong ví, bạn phải sử dụng mkstore. Bạn có thể sử dụng cả hai loại ví chuẩn và PKCS11 và ví có thể là ví tiền tự động đăng nhập nếu bạn muốn. Để biết thông tin chi tiết về cách tạo ví, hãy xem </w:t>
      </w:r>
      <w:r w:rsidRPr="00C437F4">
        <w:rPr>
          <w:rFonts w:ascii="Arial" w:hAnsi="Arial" w:cs="Arial"/>
          <w:i/>
          <w:sz w:val="24"/>
          <w:szCs w:val="24"/>
        </w:rPr>
        <w:t>Hướng dẫn của quản trị viên bảo mật nâng cao cơ sở dữ liệu Oracle.</w:t>
      </w:r>
    </w:p>
    <w:p w14:paraId="24B93DA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Khi bạn tạo ví, hãy làm như sau:</w:t>
      </w:r>
    </w:p>
    <w:p w14:paraId="717F99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Đảm bảo rằng bạn đã xuất khẩu ví vào một tập tin.</w:t>
      </w:r>
    </w:p>
    <w:p w14:paraId="473CD8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Ghi chú thư mục mà bạn đã tạo ví. Bạn sẽ cần đường dẫn thư mục này khi bạn hoàn thành các thủ tục trong phần này.</w:t>
      </w:r>
    </w:p>
    <w:p w14:paraId="0456A75E"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Xem thêm:</w:t>
      </w:r>
    </w:p>
    <w:p w14:paraId="0B5F61AC"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để sử dụng mật khẩu trong ví không được chia sẻ</w:t>
      </w:r>
      <w:r w:rsidRPr="00C437F4">
        <w:rPr>
          <w:rFonts w:ascii="Arial" w:hAnsi="Arial" w:cs="Arial"/>
          <w:sz w:val="24"/>
          <w:szCs w:val="24"/>
        </w:rPr>
        <w:t>" trên trang 4-62.</w:t>
      </w:r>
    </w:p>
    <w:p w14:paraId="6532B084"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ví tiền trong một phiên cơ sở dữ liệu được chia sẻ</w:t>
      </w:r>
      <w:r w:rsidRPr="00C437F4">
        <w:rPr>
          <w:rFonts w:ascii="Arial" w:hAnsi="Arial" w:cs="Arial"/>
          <w:sz w:val="24"/>
          <w:szCs w:val="24"/>
        </w:rPr>
        <w:t>" trên trang 4-64.</w:t>
      </w:r>
    </w:p>
    <w:p w14:paraId="64AA9829"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2: Tạo danh sách kiểm soát truy cập tài trợ các đặc quyền của Wallet.</w:t>
      </w:r>
    </w:p>
    <w:p w14:paraId="7F9C3F6C" w14:textId="11D0EE8D" w:rsidR="005A2410" w:rsidRDefault="005A2410" w:rsidP="005A2410">
      <w:pPr>
        <w:ind w:left="720"/>
        <w:rPr>
          <w:rFonts w:ascii="Arial" w:hAnsi="Arial" w:cs="Arial"/>
          <w:sz w:val="24"/>
          <w:szCs w:val="24"/>
        </w:rPr>
      </w:pPr>
      <w:r w:rsidRPr="00C437F4">
        <w:rPr>
          <w:rFonts w:ascii="Arial" w:hAnsi="Arial" w:cs="Arial"/>
          <w:sz w:val="24"/>
          <w:szCs w:val="24"/>
        </w:rPr>
        <w:t>Sau khi bạn đã tạo ví, bạn đã sẵn sàng để tạo danh sách điều khiển truy cập sẽ gán đặc quyền mật khẩu hoặc chứng chỉ máy khách mà người dùng cần sử dụng thông tin xác thực mật khẩu trong ví để xác thực HTTP.</w:t>
      </w:r>
    </w:p>
    <w:p w14:paraId="175C3F89" w14:textId="77777777" w:rsidR="005A2410" w:rsidRPr="00C437F4" w:rsidRDefault="005A2410" w:rsidP="005A2410">
      <w:pPr>
        <w:ind w:left="720"/>
        <w:rPr>
          <w:rFonts w:ascii="Arial" w:hAnsi="Arial" w:cs="Arial"/>
          <w:sz w:val="24"/>
          <w:szCs w:val="24"/>
        </w:rPr>
      </w:pPr>
    </w:p>
    <w:p w14:paraId="283A0CF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56104D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4A8B44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5BD10CC4"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7DE3A2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'description',</w:t>
      </w:r>
    </w:p>
    <w:p w14:paraId="20E1E14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148B8F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TRUE|FALSE,</w:t>
      </w:r>
    </w:p>
    <w:p w14:paraId="4918516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lastRenderedPageBreak/>
        <w:t xml:space="preserve">privilege </w:t>
      </w:r>
      <w:r w:rsidRPr="00C437F4">
        <w:rPr>
          <w:rFonts w:ascii="Arial" w:hAnsi="Arial" w:cs="Arial"/>
          <w:sz w:val="20"/>
          <w:szCs w:val="20"/>
        </w:rPr>
        <w:tab/>
        <w:t>=&gt; 'privilege';</w:t>
      </w:r>
    </w:p>
    <w:p w14:paraId="44F7195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694A27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F2939A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0B95524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ACL và ghi chú tên này. Bạn sẽ cần tên này trong Bước 3: Gán Danh sách điều khiển truy cập cho Wallet, tiếp theo. Cơ sở dữ liệu Oracle tạo tệp này liên quan đến thư mục / sys / acls trong kho lưu trữ XML DB trong cơ sở dữ liệu. Bao gồm phần mở rộng .xml. Ví dụ:</w:t>
      </w:r>
    </w:p>
    <w:p w14:paraId="7A8301E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0EECE206"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30A7B14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'Wallet ACL for the hr_access application',</w:t>
      </w:r>
    </w:p>
    <w:p w14:paraId="2C4809D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principal</w:t>
      </w:r>
      <w:r w:rsidRPr="00C437F4">
        <w:rPr>
          <w:rFonts w:ascii="Arial" w:hAnsi="Arial" w:cs="Arial"/>
          <w:sz w:val="24"/>
          <w:szCs w:val="24"/>
        </w:rPr>
        <w:t>: Nhập tài khoản người dùng hoặc vai trò được cấp hoặc từ chối đặc quyền. Ví dụ:</w:t>
      </w:r>
    </w:p>
    <w:p w14:paraId="62AE674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'HR_CLERK',</w:t>
      </w:r>
    </w:p>
    <w:p w14:paraId="57BCF764" w14:textId="04BC309E" w:rsidR="005A2410" w:rsidRDefault="005A2410" w:rsidP="005A2410">
      <w:pPr>
        <w:ind w:left="720"/>
        <w:rPr>
          <w:rFonts w:ascii="Arial" w:hAnsi="Arial" w:cs="Arial"/>
          <w:sz w:val="24"/>
          <w:szCs w:val="24"/>
        </w:rPr>
      </w:pPr>
      <w:r w:rsidRPr="00C437F4">
        <w:rPr>
          <w:rFonts w:ascii="Arial" w:hAnsi="Arial" w:cs="Arial"/>
          <w:sz w:val="24"/>
          <w:szCs w:val="24"/>
        </w:rPr>
        <w:t>Nhập tên này bằng cách sử dụng các ký tự phân biệt chữ hoa chữ thường. Ví dụ: nếu cơ sở dữ liệu lưu trữ tên vai trò HR_CLERK trong tất cả các chữ cái viết hoa, hãy nhập nó vào các chữ cái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2A77845E" w14:textId="77777777" w:rsidR="005A2410" w:rsidRPr="00C437F4" w:rsidRDefault="005A2410" w:rsidP="005A2410">
      <w:pPr>
        <w:rPr>
          <w:rFonts w:ascii="Arial" w:hAnsi="Arial" w:cs="Arial"/>
          <w:sz w:val="24"/>
          <w:szCs w:val="24"/>
        </w:rPr>
      </w:pPr>
    </w:p>
    <w:p w14:paraId="076BA70D" w14:textId="797E5BDB" w:rsidR="005A2410" w:rsidRDefault="005A2410" w:rsidP="005A2410">
      <w:pPr>
        <w:ind w:left="720"/>
        <w:rPr>
          <w:rFonts w:ascii="Arial" w:hAnsi="Arial" w:cs="Arial"/>
          <w:sz w:val="24"/>
          <w:szCs w:val="24"/>
        </w:rPr>
      </w:pPr>
      <w:r w:rsidRPr="00C437F4">
        <w:rPr>
          <w:rFonts w:ascii="Arial" w:hAnsi="Arial" w:cs="Arial"/>
          <w:sz w:val="24"/>
          <w:szCs w:val="24"/>
        </w:rPr>
        <w:t>Nếu bạn muốn thêm nhiều người dùng hoặc nếu bạn muốn cấp cho người dùng này một đặc quyền bổ sung, bạn có thể sử dụng thủ tục DBMS_NETWORK_ACL.ADD_PRIVILEGE sau khi bạn đã tạo tệp danh sách điều khiển truy cập XML này.</w:t>
      </w:r>
    </w:p>
    <w:p w14:paraId="6C7B13CF" w14:textId="77777777" w:rsidR="005A2410" w:rsidRPr="00C437F4" w:rsidRDefault="005A2410" w:rsidP="005A2410">
      <w:pPr>
        <w:rPr>
          <w:rFonts w:ascii="Arial" w:hAnsi="Arial" w:cs="Arial"/>
          <w:sz w:val="24"/>
          <w:szCs w:val="24"/>
        </w:rPr>
      </w:pPr>
    </w:p>
    <w:p w14:paraId="47F44A8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có phải là</w:t>
      </w:r>
    </w:p>
    <w:p w14:paraId="01DC0E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được cấp hoặc từ chối. Ví dụ:</w:t>
      </w:r>
    </w:p>
    <w:p w14:paraId="722D24A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8E3C78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một trong các cài đặt sau bằng chữ thường và dấu gạch nối. Hãy nhớ rằng tên đặc quyền phân biệt chữ hoa chữ thường.</w:t>
      </w:r>
    </w:p>
    <w:p w14:paraId="656B557F"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 xml:space="preserve">use-passwords </w:t>
      </w:r>
      <w:r w:rsidRPr="00C437F4">
        <w:rPr>
          <w:rFonts w:ascii="Arial" w:hAnsi="Arial" w:cs="Arial"/>
          <w:sz w:val="24"/>
          <w:szCs w:val="24"/>
        </w:rPr>
        <w:t>để cho phép người dùng sử dụng mật khẩu trong ví.</w:t>
      </w:r>
    </w:p>
    <w:p w14:paraId="61BBCAD7"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use-client-certificates</w:t>
      </w:r>
      <w:r w:rsidRPr="00C437F4">
        <w:rPr>
          <w:rFonts w:ascii="Arial" w:hAnsi="Arial" w:cs="Arial"/>
          <w:sz w:val="24"/>
          <w:szCs w:val="24"/>
        </w:rPr>
        <w:t xml:space="preserve"> để xác thực người dùng bằng chứng chỉ ứng dụng khách trong ví.</w:t>
      </w:r>
    </w:p>
    <w:p w14:paraId="7C6194E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469AA3A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privilege =&gt; 'use-client-certificates');</w:t>
      </w:r>
    </w:p>
    <w:p w14:paraId="35863FED" w14:textId="77777777" w:rsidR="005A2410" w:rsidRPr="00C437F4" w:rsidRDefault="005A2410" w:rsidP="005A2410">
      <w:pPr>
        <w:rPr>
          <w:rFonts w:ascii="Arial" w:hAnsi="Arial" w:cs="Arial"/>
          <w:b/>
          <w:sz w:val="28"/>
          <w:szCs w:val="28"/>
        </w:rPr>
      </w:pPr>
      <w:r w:rsidRPr="00C437F4">
        <w:rPr>
          <w:rFonts w:ascii="Arial" w:hAnsi="Arial" w:cs="Arial"/>
          <w:sz w:val="20"/>
          <w:szCs w:val="20"/>
        </w:rPr>
        <w:tab/>
      </w:r>
      <w:r w:rsidRPr="00C437F4">
        <w:rPr>
          <w:rFonts w:ascii="Arial" w:hAnsi="Arial" w:cs="Arial"/>
          <w:b/>
          <w:sz w:val="28"/>
          <w:szCs w:val="28"/>
        </w:rPr>
        <w:t>Bước 3: Gán Danh sách điều khiển truy cập cho Wallet.</w:t>
      </w:r>
    </w:p>
    <w:p w14:paraId="7A4F2848" w14:textId="13BAFD67" w:rsidR="005A2410" w:rsidRDefault="005A2410" w:rsidP="005A2410">
      <w:pPr>
        <w:ind w:left="720"/>
        <w:rPr>
          <w:rFonts w:ascii="Arial" w:hAnsi="Arial" w:cs="Arial"/>
          <w:sz w:val="24"/>
          <w:szCs w:val="24"/>
        </w:rPr>
      </w:pPr>
      <w:r w:rsidRPr="00C437F4">
        <w:rPr>
          <w:rFonts w:ascii="Arial" w:hAnsi="Arial" w:cs="Arial"/>
          <w:sz w:val="24"/>
          <w:szCs w:val="24"/>
        </w:rPr>
        <w:t>Trong bước này, bạn chỉ định danh sách điều khiển truy cập này vào ví bạn đã tạo trước đó. Sau đó, bạn có thể kiểm tra cài đặt của mình bằng cách truy vấn chế độ xem từ điển dữ liệu DBA_WALLET_ACLS.</w:t>
      </w:r>
    </w:p>
    <w:p w14:paraId="07982094" w14:textId="77777777" w:rsidR="005A2410" w:rsidRPr="00C437F4" w:rsidRDefault="005A2410" w:rsidP="005A2410">
      <w:pPr>
        <w:ind w:firstLine="720"/>
        <w:rPr>
          <w:rFonts w:ascii="Arial" w:hAnsi="Arial" w:cs="Arial"/>
          <w:sz w:val="24"/>
          <w:szCs w:val="24"/>
        </w:rPr>
      </w:pPr>
    </w:p>
    <w:p w14:paraId="49C9536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B91A35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D34CD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DBA84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DBMS_NETWORK_ACL_ADMIN.ASSIGN_WALLET_ACL (</w:t>
      </w:r>
    </w:p>
    <w:p w14:paraId="576BA72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57F9443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wallet_path </w:t>
      </w:r>
      <w:r w:rsidRPr="00C437F4">
        <w:rPr>
          <w:rFonts w:ascii="Arial" w:hAnsi="Arial" w:cs="Arial"/>
          <w:sz w:val="20"/>
          <w:szCs w:val="20"/>
        </w:rPr>
        <w:tab/>
        <w:t>=&gt; 'file:path_to_directory_containing_wallet');</w:t>
      </w:r>
    </w:p>
    <w:p w14:paraId="10BB98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07CE880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19456E61"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xml:space="preserve">: Nhập tên bạn đã tạo cho ví này trong </w:t>
      </w:r>
      <w:r w:rsidRPr="00C437F4">
        <w:rPr>
          <w:rFonts w:ascii="Arial" w:hAnsi="Arial" w:cs="Arial"/>
          <w:color w:val="4BACC6" w:themeColor="accent5"/>
          <w:sz w:val="24"/>
          <w:szCs w:val="24"/>
        </w:rPr>
        <w:t>Bước 2: Tạo Danh sách điều khiển truy cập cấp các đặc quyền của Wallet</w:t>
      </w:r>
      <w:r w:rsidRPr="00C437F4">
        <w:rPr>
          <w:rFonts w:ascii="Arial" w:hAnsi="Arial" w:cs="Arial"/>
          <w:sz w:val="24"/>
          <w:szCs w:val="24"/>
        </w:rPr>
        <w:t>, trong phần trước. Ví dụ:</w:t>
      </w:r>
    </w:p>
    <w:p w14:paraId="17A8400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2CAE112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Nhập đường dẫn đến thư mục chứa ví. Khi bạn chỉ định đường dẫn ví, bạn phải sử dụng đường dẫn tuyệt đối và bao gồm tệp: trước đường dẫn thư mục này. Không sử dụng các biến môi trường, chẳng hạn như $ ORACLE_HOME, cũng như chèn một khoảng trắng sau tệp: và trước tên đường dẫn. Ví dụ:</w:t>
      </w:r>
    </w:p>
    <w:p w14:paraId="2CD41A1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5FF9F544" w14:textId="4676171D"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4: Đặt yêu cầu HTTP bằng mật khẩu và chứng chỉ ứng dụng khách.</w:t>
      </w:r>
    </w:p>
    <w:p w14:paraId="134316C9" w14:textId="2CC90A07" w:rsidR="005A2410" w:rsidRDefault="005A2410" w:rsidP="005A2410">
      <w:pPr>
        <w:ind w:left="720"/>
        <w:rPr>
          <w:rFonts w:ascii="Arial" w:hAnsi="Arial" w:cs="Arial"/>
          <w:sz w:val="24"/>
          <w:szCs w:val="24"/>
        </w:rPr>
      </w:pPr>
      <w:r w:rsidRPr="00C437F4">
        <w:rPr>
          <w:rFonts w:ascii="Arial" w:hAnsi="Arial" w:cs="Arial"/>
          <w:sz w:val="24"/>
          <w:szCs w:val="24"/>
        </w:rPr>
        <w:t>Trong bước này, bạn sử dụng gói PLL SQL UTL_HTTP để tạo một đối tượng bối cảnh yêu cầu được sử dụng riêng với yêu cầu HTTP và đáp ứng của nó. Để biết thông tin chi tiết về gói UTL_HTTP, xem Tham chiếu các loại và gói PL / SQL cơ sở dữ liệu Oracle.</w:t>
      </w:r>
    </w:p>
    <w:p w14:paraId="37927A99" w14:textId="77777777" w:rsidR="005A2410" w:rsidRPr="00C437F4" w:rsidRDefault="005A2410" w:rsidP="005A2410">
      <w:pPr>
        <w:ind w:firstLine="720"/>
        <w:rPr>
          <w:rFonts w:ascii="Arial" w:hAnsi="Arial" w:cs="Arial"/>
          <w:sz w:val="24"/>
          <w:szCs w:val="24"/>
        </w:rPr>
      </w:pPr>
    </w:p>
    <w:p w14:paraId="0FCDD1C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65F547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DC90BB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w:t>
      </w:r>
      <w:r w:rsidRPr="00C437F4">
        <w:rPr>
          <w:rFonts w:ascii="Arial" w:hAnsi="Arial" w:cs="Arial"/>
          <w:sz w:val="20"/>
          <w:szCs w:val="20"/>
        </w:rPr>
        <w:tab/>
        <w:t>UTL_HTTP.REQUEST_CONTEXT_KEY;</w:t>
      </w:r>
    </w:p>
    <w:p w14:paraId="74D3D9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 </w:t>
      </w:r>
      <w:r w:rsidRPr="00C437F4">
        <w:rPr>
          <w:rFonts w:ascii="Arial" w:hAnsi="Arial" w:cs="Arial"/>
          <w:sz w:val="20"/>
          <w:szCs w:val="20"/>
        </w:rPr>
        <w:tab/>
      </w:r>
      <w:r w:rsidRPr="00C437F4">
        <w:rPr>
          <w:rFonts w:ascii="Arial" w:hAnsi="Arial" w:cs="Arial"/>
          <w:sz w:val="20"/>
          <w:szCs w:val="20"/>
        </w:rPr>
        <w:tab/>
        <w:t>UTL_HTTP.REQ;</w:t>
      </w:r>
    </w:p>
    <w:p w14:paraId="7E4CEC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81FAFF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 UTL_HTTP.CREATE_REQUEST_CONTEXT (</w:t>
      </w:r>
    </w:p>
    <w:p w14:paraId="22AF575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r>
      <w:r w:rsidRPr="00C437F4">
        <w:rPr>
          <w:rFonts w:ascii="Arial" w:hAnsi="Arial" w:cs="Arial"/>
          <w:sz w:val="20"/>
          <w:szCs w:val="20"/>
        </w:rPr>
        <w:tab/>
        <w:t>=&gt; 'file:path_to_directory_containing_wallet',</w:t>
      </w:r>
    </w:p>
    <w:p w14:paraId="3BB6D46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'wallet_password'|NULL);</w:t>
      </w:r>
    </w:p>
    <w:p w14:paraId="6FFEB8B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 := UTL_HTTP.BEGIN_REQUEST( </w:t>
      </w:r>
    </w:p>
    <w:p w14:paraId="1A026E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'URL_to_application',</w:t>
      </w:r>
    </w:p>
    <w:p w14:paraId="6A681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'request_context'|NULL);</w:t>
      </w:r>
    </w:p>
    <w:p w14:paraId="37165C0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6FD482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694F28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5B29818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req_context</w:t>
      </w:r>
      <w:r w:rsidRPr="00C437F4">
        <w:rPr>
          <w:rFonts w:ascii="Arial" w:hAnsi="Arial" w:cs="Arial"/>
          <w:sz w:val="24"/>
          <w:szCs w:val="24"/>
        </w:rPr>
        <w:t>: Sử dụng kiểu dữ liệu UTL_HTTP.CREATE_REQUEST_CONTEXT_KEY để tạo đối tượng bối cảnh yêu cầu. Đối tượng này lưu trữ khóa số được tạo ngẫu nhiên mà Cơ sở dữ liệu Oracle sử dụng để xác định ngữ cảnh yêu cầu. Hàm UTL_HTTP.CREATE_REQUEST_CONTEXT tạo chính bối cảnh yêu cầu.</w:t>
      </w:r>
    </w:p>
    <w:p w14:paraId="625C143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w:t>
      </w:r>
      <w:r w:rsidRPr="00C437F4">
        <w:rPr>
          <w:rFonts w:ascii="Arial" w:hAnsi="Arial" w:cs="Arial"/>
          <w:sz w:val="24"/>
          <w:szCs w:val="24"/>
        </w:rPr>
        <w:t>: Use the UTL_HTTP.REQ datatype to create the object that will be used to begin the HTTP request. You will refer to this object later on, when you set the user name and password from the wallet to access a password-protected Web page.</w:t>
      </w:r>
    </w:p>
    <w:p w14:paraId="0180E7A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xml:space="preserve">: Nhập đường dẫn đến thư mục chứa ví. Đảm bảo rằng đường dẫn này là cùng một đường dẫn bạn chỉ định khi bạn tạo danh sách điều khiển truy cập trong </w:t>
      </w:r>
      <w:r w:rsidRPr="00C437F4">
        <w:rPr>
          <w:rFonts w:ascii="Arial" w:hAnsi="Arial" w:cs="Arial"/>
          <w:color w:val="4BACC6" w:themeColor="accent5"/>
          <w:sz w:val="24"/>
          <w:szCs w:val="24"/>
        </w:rPr>
        <w:t>Bước 3: Gán Danh sách điều khiển truy cập vào Wallet</w:t>
      </w:r>
      <w:r w:rsidRPr="00C437F4">
        <w:rPr>
          <w:rFonts w:ascii="Arial" w:hAnsi="Arial" w:cs="Arial"/>
          <w:sz w:val="24"/>
          <w:szCs w:val="24"/>
        </w:rPr>
        <w:t xml:space="preserve"> trong phần trước. Bạn phải bao gồm tệp: trước đường dẫn thư </w:t>
      </w:r>
      <w:r w:rsidRPr="00C437F4">
        <w:rPr>
          <w:rFonts w:ascii="Arial" w:hAnsi="Arial" w:cs="Arial"/>
          <w:sz w:val="24"/>
          <w:szCs w:val="24"/>
        </w:rPr>
        <w:lastRenderedPageBreak/>
        <w:t>mục. Không sử dụng các biến môi trường, chẳng hạn như $ ORACLE_HOME.</w:t>
      </w:r>
    </w:p>
    <w:p w14:paraId="49432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305486BD"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35C1BC87"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wallet_password</w:t>
      </w:r>
      <w:r w:rsidRPr="00C437F4">
        <w:rPr>
          <w:rFonts w:ascii="Arial" w:hAnsi="Arial" w:cs="Arial"/>
          <w:sz w:val="24"/>
          <w:szCs w:val="24"/>
        </w:rPr>
        <w:t>: Nhập mật khẩu được sử dụng để mở ví. Giá trị mặc định là NULL, được sử dụng cho ví đăng nhập tự động. Ví dụ:</w:t>
      </w:r>
    </w:p>
    <w:p w14:paraId="646A65E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wallet_password =&gt; NULL);</w:t>
      </w:r>
    </w:p>
    <w:p w14:paraId="60D4271B"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url</w:t>
      </w:r>
      <w:r w:rsidRPr="00C437F4">
        <w:rPr>
          <w:rFonts w:ascii="Arial" w:hAnsi="Arial" w:cs="Arial"/>
          <w:sz w:val="24"/>
          <w:szCs w:val="24"/>
        </w:rPr>
        <w:t>: Nhập URL vào ứng dụng sử dụng ví. Ví dụ:</w:t>
      </w:r>
    </w:p>
    <w:p w14:paraId="45ED2EF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url =&gt; 'www.hr_access.example.com',</w:t>
      </w:r>
    </w:p>
    <w:p w14:paraId="3730AD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request_context</w:t>
      </w:r>
      <w:r w:rsidRPr="00C437F4">
        <w:rPr>
          <w:rFonts w:ascii="Arial" w:hAnsi="Arial" w:cs="Arial"/>
          <w:sz w:val="24"/>
          <w:szCs w:val="24"/>
        </w:rPr>
        <w:t>: Nhập tên của đối tượng bối cảnh yêu cầu mà bạn đã tạo trước đó trong phần này. Đối tượng này ngăn không cho ví được chia sẻ với các ứng dụng khác trong cùng một phiên cơ sở dữ liệu. Ví dụ:</w:t>
      </w:r>
    </w:p>
    <w:p w14:paraId="6180B2ED" w14:textId="5C7A22A6" w:rsidR="005A2410" w:rsidRDefault="005A2410" w:rsidP="005A2410">
      <w:pPr>
        <w:pStyle w:val="ListParagraph"/>
        <w:ind w:left="1440"/>
        <w:rPr>
          <w:rFonts w:ascii="Arial" w:hAnsi="Arial" w:cs="Arial"/>
          <w:sz w:val="20"/>
          <w:szCs w:val="20"/>
        </w:rPr>
      </w:pPr>
      <w:r w:rsidRPr="00C437F4">
        <w:rPr>
          <w:rFonts w:ascii="Arial" w:hAnsi="Arial" w:cs="Arial"/>
          <w:sz w:val="20"/>
          <w:szCs w:val="20"/>
        </w:rPr>
        <w:t>request_context =&gt; req_context);</w:t>
      </w:r>
    </w:p>
    <w:p w14:paraId="549034A0" w14:textId="77777777" w:rsidR="005A2410" w:rsidRPr="00C437F4" w:rsidRDefault="005A2410" w:rsidP="005A2410">
      <w:pPr>
        <w:pStyle w:val="ListParagraph"/>
        <w:ind w:left="1440"/>
        <w:rPr>
          <w:rFonts w:ascii="Arial" w:hAnsi="Arial" w:cs="Arial"/>
          <w:sz w:val="20"/>
          <w:szCs w:val="20"/>
        </w:rPr>
      </w:pPr>
    </w:p>
    <w:p w14:paraId="215D20F7" w14:textId="0BCA8C17" w:rsidR="005A2410" w:rsidRPr="00C437F4" w:rsidRDefault="005A2410" w:rsidP="005A2410">
      <w:pPr>
        <w:ind w:left="720"/>
        <w:rPr>
          <w:rFonts w:ascii="Arial" w:hAnsi="Arial" w:cs="Arial"/>
          <w:b/>
          <w:sz w:val="28"/>
          <w:szCs w:val="28"/>
        </w:rPr>
      </w:pPr>
      <w:r w:rsidRPr="00C437F4">
        <w:rPr>
          <w:rFonts w:ascii="Arial" w:hAnsi="Arial" w:cs="Arial"/>
          <w:b/>
          <w:sz w:val="28"/>
          <w:szCs w:val="28"/>
        </w:rPr>
        <w:t>Sử dụng bối cảnh yêu cầu để giữ ví tiền khi chia sẻ phiên với các ứng dụng khác.</w:t>
      </w:r>
    </w:p>
    <w:p w14:paraId="0CC668AB" w14:textId="1110A02E" w:rsidR="005A2410" w:rsidRDefault="005A2410" w:rsidP="005A2410">
      <w:pPr>
        <w:ind w:left="720"/>
        <w:rPr>
          <w:rFonts w:ascii="Arial" w:hAnsi="Arial" w:cs="Arial"/>
          <w:sz w:val="24"/>
          <w:szCs w:val="24"/>
        </w:rPr>
      </w:pPr>
      <w:r w:rsidRPr="00C437F4">
        <w:rPr>
          <w:rFonts w:ascii="Arial" w:hAnsi="Arial" w:cs="Arial"/>
          <w:sz w:val="24"/>
          <w:szCs w:val="24"/>
        </w:rPr>
        <w:t>Bạn nên sử dụng ngữ cảnh yêu cầu để giữ ví khi phiên cơ sở dữ liệu được chia sẻ với các ứng dụng khác. Nếu ứng dụng của bạn sử dụng độc quyền phiên cơ sở dữ liệu, bạn có thể giữ ví trong phiên cơ sở dữ liệu bằng cách sử dụng thủ tục SET_WALLET thay thế.</w:t>
      </w:r>
    </w:p>
    <w:p w14:paraId="45DDB112" w14:textId="77777777" w:rsidR="005A2410" w:rsidRPr="00C437F4" w:rsidRDefault="005A2410" w:rsidP="005A2410">
      <w:pPr>
        <w:ind w:firstLine="720"/>
        <w:rPr>
          <w:rFonts w:ascii="Arial" w:hAnsi="Arial" w:cs="Arial"/>
          <w:sz w:val="24"/>
          <w:szCs w:val="24"/>
        </w:rPr>
      </w:pPr>
    </w:p>
    <w:p w14:paraId="32AA1FC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39287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67525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req UTL_HTTP.REQ;</w:t>
      </w:r>
    </w:p>
    <w:p w14:paraId="5CDBD8F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791E82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UTL_HTTP.SET_WALLET(</w:t>
      </w:r>
    </w:p>
    <w:p w14:paraId="227880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path </w:t>
      </w:r>
      <w:r w:rsidRPr="00C437F4">
        <w:rPr>
          <w:rFonts w:ascii="Arial" w:hAnsi="Arial" w:cs="Arial"/>
          <w:sz w:val="20"/>
          <w:szCs w:val="20"/>
        </w:rPr>
        <w:tab/>
      </w:r>
      <w:r w:rsidRPr="00C437F4">
        <w:rPr>
          <w:rFonts w:ascii="Arial" w:hAnsi="Arial" w:cs="Arial"/>
          <w:sz w:val="20"/>
          <w:szCs w:val="20"/>
        </w:rPr>
        <w:tab/>
        <w:t>=&gt; 'file:path_to_directory_containing_wallet',</w:t>
      </w:r>
    </w:p>
    <w:p w14:paraId="03E312F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password </w:t>
      </w:r>
      <w:r w:rsidRPr="00C437F4">
        <w:rPr>
          <w:rFonts w:ascii="Arial" w:hAnsi="Arial" w:cs="Arial"/>
          <w:sz w:val="20"/>
          <w:szCs w:val="20"/>
        </w:rPr>
        <w:tab/>
        <w:t>=&gt; 'wallet_password'|NULL);</w:t>
      </w:r>
    </w:p>
    <w:p w14:paraId="395C3B6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 UTL_HTTP.BEGIN_REQUEST( </w:t>
      </w:r>
    </w:p>
    <w:p w14:paraId="225F501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url </w:t>
      </w:r>
      <w:r w:rsidRPr="00C437F4">
        <w:rPr>
          <w:rFonts w:ascii="Arial" w:hAnsi="Arial" w:cs="Arial"/>
          <w:sz w:val="20"/>
          <w:szCs w:val="20"/>
        </w:rPr>
        <w:tab/>
      </w:r>
      <w:r w:rsidRPr="00C437F4">
        <w:rPr>
          <w:rFonts w:ascii="Arial" w:hAnsi="Arial" w:cs="Arial"/>
          <w:sz w:val="20"/>
          <w:szCs w:val="20"/>
        </w:rPr>
        <w:tab/>
        <w:t>=&gt; 'URL_to_application');</w:t>
      </w:r>
    </w:p>
    <w:p w14:paraId="3D9101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7EEFFEAB" w14:textId="674FE0DC" w:rsidR="005A2410" w:rsidRDefault="005A2410" w:rsidP="005A2410">
      <w:pPr>
        <w:ind w:firstLine="720"/>
        <w:rPr>
          <w:rFonts w:ascii="Arial" w:hAnsi="Arial" w:cs="Arial"/>
          <w:sz w:val="20"/>
          <w:szCs w:val="20"/>
        </w:rPr>
      </w:pPr>
      <w:r w:rsidRPr="00C437F4">
        <w:rPr>
          <w:rFonts w:ascii="Arial" w:hAnsi="Arial" w:cs="Arial"/>
          <w:sz w:val="20"/>
          <w:szCs w:val="20"/>
        </w:rPr>
        <w:t>END;</w:t>
      </w:r>
    </w:p>
    <w:p w14:paraId="7E72344E" w14:textId="77777777" w:rsidR="005A2410" w:rsidRPr="00C437F4" w:rsidRDefault="005A2410" w:rsidP="005A2410">
      <w:pPr>
        <w:ind w:firstLine="720"/>
        <w:rPr>
          <w:rFonts w:ascii="Arial" w:hAnsi="Arial" w:cs="Arial"/>
          <w:sz w:val="20"/>
          <w:szCs w:val="20"/>
        </w:rPr>
      </w:pPr>
    </w:p>
    <w:p w14:paraId="5809EB0B" w14:textId="6E829D1E"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yêu cầu tên người dùng và mật khẩu để xác thực, thì hãy sử dụng thủ tục SET_AUTHENTICATION_FROM_WALLET để đặt tên người dùng và mật khẩu từ ví để xác thực.</w:t>
      </w:r>
    </w:p>
    <w:p w14:paraId="23D28CAC" w14:textId="77777777" w:rsidR="005A2410" w:rsidRPr="00C437F4" w:rsidRDefault="005A2410" w:rsidP="005A2410">
      <w:pPr>
        <w:ind w:firstLine="720"/>
        <w:rPr>
          <w:rFonts w:ascii="Arial" w:hAnsi="Arial" w:cs="Arial"/>
          <w:sz w:val="24"/>
          <w:szCs w:val="24"/>
        </w:rPr>
      </w:pPr>
    </w:p>
    <w:p w14:paraId="321EEDC5" w14:textId="59AB9AFD" w:rsidR="005A2410" w:rsidRPr="00C437F4" w:rsidRDefault="005A2410" w:rsidP="005A2410">
      <w:pPr>
        <w:ind w:firstLine="720"/>
        <w:rPr>
          <w:rFonts w:ascii="Arial" w:hAnsi="Arial" w:cs="Arial"/>
          <w:b/>
          <w:sz w:val="28"/>
          <w:szCs w:val="28"/>
        </w:rPr>
      </w:pPr>
      <w:r w:rsidRPr="00C437F4">
        <w:rPr>
          <w:rFonts w:ascii="Arial" w:hAnsi="Arial" w:cs="Arial"/>
          <w:b/>
          <w:sz w:val="28"/>
          <w:szCs w:val="28"/>
        </w:rPr>
        <w:t>Chỉ sử dụng chứng chỉ ứng dụng khách để xác thực.</w:t>
      </w:r>
    </w:p>
    <w:p w14:paraId="5EEC79E5" w14:textId="153E879B"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chỉ yêu cầu chứng chỉ ứng dụng khách để xác thực, hàm BEGIN_REQUEST sẽ gửi chứng chỉ ứng dụng khách cần thiết từ ví. giả sử người dùng đã được cấp đặc quyền sử dụng-client-certificate trong ACL được gán cho ví. Việc xác thực sẽ thành công tại máy chủ Web từ xa và người dùng có thể tiến hành truy xuất phản hồi HTTP bằng cách sử dụng hàm GET_RESPONSE.</w:t>
      </w:r>
    </w:p>
    <w:p w14:paraId="1AE51230" w14:textId="77777777" w:rsidR="005A2410" w:rsidRPr="00C437F4" w:rsidRDefault="005A2410" w:rsidP="005A2410">
      <w:pPr>
        <w:ind w:firstLine="720"/>
        <w:rPr>
          <w:rFonts w:ascii="Arial" w:hAnsi="Arial" w:cs="Arial"/>
          <w:sz w:val="24"/>
          <w:szCs w:val="24"/>
        </w:rPr>
      </w:pPr>
    </w:p>
    <w:p w14:paraId="310D23C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Using the Password to Authenticate.</w:t>
      </w:r>
    </w:p>
    <w:p w14:paraId="60225E1C" w14:textId="1920CA49" w:rsidR="005A2410" w:rsidRDefault="005A2410" w:rsidP="005A2410">
      <w:pPr>
        <w:ind w:left="720"/>
        <w:rPr>
          <w:rFonts w:ascii="Arial" w:hAnsi="Arial" w:cs="Arial"/>
          <w:sz w:val="24"/>
          <w:szCs w:val="24"/>
        </w:rPr>
      </w:pPr>
      <w:r w:rsidRPr="00C437F4">
        <w:rPr>
          <w:rFonts w:ascii="Arial" w:hAnsi="Arial" w:cs="Arial"/>
          <w:sz w:val="24"/>
          <w:szCs w:val="24"/>
        </w:rPr>
        <w:t xml:space="preserve">Nếu URL được bảo vệ được yêu cầu yêu cầu tên người dùng và mật khẩu để </w:t>
      </w:r>
      <w:r w:rsidRPr="00C437F4">
        <w:rPr>
          <w:rFonts w:ascii="Arial" w:hAnsi="Arial" w:cs="Arial"/>
          <w:sz w:val="24"/>
          <w:szCs w:val="24"/>
        </w:rPr>
        <w:lastRenderedPageBreak/>
        <w:t>xác thực, bạn nên sử dụng thủ tục SET_AUTHENTICATION_FROM_WALLET để đặt tên người dùng và mật khẩu từ ví để xác thực.</w:t>
      </w:r>
    </w:p>
    <w:p w14:paraId="19FD241E" w14:textId="77777777" w:rsidR="005A2410" w:rsidRPr="00C437F4" w:rsidRDefault="005A2410" w:rsidP="005A2410">
      <w:pPr>
        <w:ind w:left="720"/>
        <w:rPr>
          <w:rFonts w:ascii="Arial" w:hAnsi="Arial" w:cs="Arial"/>
          <w:sz w:val="24"/>
          <w:szCs w:val="24"/>
        </w:rPr>
      </w:pPr>
    </w:p>
    <w:p w14:paraId="218149B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77F4C5E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458BD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req_context UTL_HTTP.REQUEST_CONTEXT_KEY;</w:t>
      </w:r>
    </w:p>
    <w:p w14:paraId="5B718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UTL_HTTP.REQ;</w:t>
      </w:r>
    </w:p>
    <w:p w14:paraId="2E5A109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03C761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A8BDB8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UTL_HTTP.SET_AUTHENTICATION_FROM_WALLET(</w:t>
      </w:r>
    </w:p>
    <w:p w14:paraId="22727F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t>=&gt; HTTP_REQUEST,</w:t>
      </w:r>
    </w:p>
    <w:p w14:paraId="1D9AAB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t>=&gt; 'alias_to_retrieve_credentials_stored_in_wallet',</w:t>
      </w:r>
    </w:p>
    <w:p w14:paraId="51ABAE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t xml:space="preserve">=&gt; 'AWS|Basic', </w:t>
      </w:r>
    </w:p>
    <w:p w14:paraId="425331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for_proxy </w:t>
      </w:r>
      <w:r w:rsidRPr="00C437F4">
        <w:rPr>
          <w:rFonts w:ascii="Arial" w:hAnsi="Arial" w:cs="Arial"/>
          <w:sz w:val="20"/>
          <w:szCs w:val="20"/>
        </w:rPr>
        <w:tab/>
        <w:t>=&gt; TRUE|FALSE);</w:t>
      </w:r>
    </w:p>
    <w:p w14:paraId="0CAF5CD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E8974B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3A4FEE7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w:t>
      </w:r>
      <w:r w:rsidRPr="00C437F4">
        <w:rPr>
          <w:rFonts w:ascii="Arial" w:hAnsi="Arial" w:cs="Arial"/>
          <w:sz w:val="24"/>
          <w:szCs w:val="24"/>
        </w:rPr>
        <w:t>: Nhập yêu cầu HTTP được xác định trong quy trình UTL_HTTP.BEGIN_REQUEST mà bạn đã tạo ở trên, trong phần trước. Ví dụ:</w:t>
      </w:r>
    </w:p>
    <w:p w14:paraId="277D395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r =&gt; req,</w:t>
      </w:r>
    </w:p>
    <w:p w14:paraId="0A0D386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alias</w:t>
      </w:r>
      <w:r w:rsidRPr="00C437F4">
        <w:rPr>
          <w:rFonts w:ascii="Arial" w:hAnsi="Arial" w:cs="Arial"/>
          <w:sz w:val="24"/>
          <w:szCs w:val="24"/>
        </w:rPr>
        <w:t>: Nhập bí danh được sử dụng để xác định và truy xuất tên người dùng và thông tin xác thực mật khẩu được lưu trữ trong ví Oracle. Ví dụ: giả sử bí danh được sử dụng để xác định tên người dùng và thông tin xác thực mật khẩu này là hr_access.</w:t>
      </w:r>
    </w:p>
    <w:p w14:paraId="383904E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alias =&gt; 'hr_access',</w:t>
      </w:r>
    </w:p>
    <w:p w14:paraId="7E7D208C"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scheme</w:t>
      </w:r>
      <w:r w:rsidRPr="00C437F4">
        <w:rPr>
          <w:rFonts w:ascii="Arial" w:hAnsi="Arial" w:cs="Arial"/>
          <w:sz w:val="24"/>
          <w:szCs w:val="24"/>
        </w:rPr>
        <w:t>: Nhập một trong các mục sau:</w:t>
      </w:r>
    </w:p>
    <w:p w14:paraId="2156A1E2"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AWS</w:t>
      </w:r>
      <w:r w:rsidRPr="00C437F4">
        <w:rPr>
          <w:rFonts w:ascii="Arial" w:hAnsi="Arial" w:cs="Arial"/>
          <w:sz w:val="24"/>
          <w:szCs w:val="24"/>
        </w:rPr>
        <w:t>: Chỉ định chương trình Dịch vụ lưu trữ đơn giản Amazon (S3). Chỉ sử dụng lược đồ này nếu bạn định cấu hình truy cập vào trang Web Amazon.com. (Liên hệ với Amazon để biết thêm thông tin về cài đặt này).</w:t>
      </w:r>
    </w:p>
    <w:p w14:paraId="138D1ADE"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Basic</w:t>
      </w:r>
      <w:r w:rsidRPr="00C437F4">
        <w:rPr>
          <w:rFonts w:ascii="Arial" w:hAnsi="Arial" w:cs="Arial"/>
          <w:sz w:val="24"/>
          <w:szCs w:val="24"/>
        </w:rPr>
        <w:t>: Chỉ định xác thực cơ sở HTTP. Mặc định là Basic.</w:t>
      </w:r>
    </w:p>
    <w:p w14:paraId="274C803B"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3CE0192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scheme =&gt; 'Basic',</w:t>
      </w:r>
    </w:p>
    <w:p w14:paraId="7C3185B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for_proxy: Chỉ định xem thông tin xác thực HTTP là để truy cập vào máy chủ proxy HTTP thay vì máy chủ Web hay không. Mặc định này sai. Ví dụ:</w:t>
      </w:r>
    </w:p>
    <w:p w14:paraId="12E4BA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for_proxy =&gt; TRUE);</w:t>
      </w:r>
    </w:p>
    <w:p w14:paraId="6BC200C0" w14:textId="664C3E5E" w:rsidR="005A2410" w:rsidRDefault="005A2410" w:rsidP="005A2410">
      <w:pPr>
        <w:ind w:left="720"/>
        <w:rPr>
          <w:rFonts w:ascii="Arial" w:hAnsi="Arial" w:cs="Arial"/>
          <w:sz w:val="24"/>
          <w:szCs w:val="24"/>
        </w:rPr>
      </w:pPr>
      <w:r w:rsidRPr="00C437F4">
        <w:rPr>
          <w:rFonts w:ascii="Arial" w:hAnsi="Arial" w:cs="Arial"/>
          <w:sz w:val="24"/>
          <w:szCs w:val="24"/>
        </w:rPr>
        <w:t>Việc sử dụng tên người dùng và mật khẩu trong ví yêu cầu đặc quyền sử dụng mật khẩu được cấp cho người dùng trong ACL được gán cho ví.</w:t>
      </w:r>
    </w:p>
    <w:p w14:paraId="1F0F2111" w14:textId="77777777" w:rsidR="005A2410" w:rsidRPr="00C437F4" w:rsidRDefault="005A2410" w:rsidP="005A2410">
      <w:pPr>
        <w:rPr>
          <w:rFonts w:ascii="Arial" w:hAnsi="Arial" w:cs="Arial"/>
          <w:sz w:val="24"/>
          <w:szCs w:val="24"/>
        </w:rPr>
      </w:pPr>
    </w:p>
    <w:p w14:paraId="0CA3ADE7"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tạo danh sách kiểm soát truy cập.</w:t>
      </w:r>
    </w:p>
    <w:p w14:paraId="7E533CF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ví dụ sau minh họa cách tạo danh sách điều khiển truy cập.</w:t>
      </w:r>
    </w:p>
    <w:p w14:paraId="5A57164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một vai trò duy nhất và kết nối mạng.</w:t>
      </w:r>
    </w:p>
    <w:p w14:paraId="59FEFC35"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có nhiều vai trò được gán cho nhiều máy chủ lưu trữ.</w:t>
      </w:r>
    </w:p>
    <w:p w14:paraId="261E69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Ví dụ về Danh sách kiểm soát truy cập để sử dụng mật khẩu trong ví không được chia sẻ.</w:t>
      </w:r>
    </w:p>
    <w:p w14:paraId="77C6057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các ví trong phiên cơ sở dữ liệu được chia sẻ.</w:t>
      </w:r>
    </w:p>
    <w:p w14:paraId="02CBD1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của quản trị viên cơ sở dữ liệu Oracle Vault cho một hướng dẫn minh họa cách sử dụng danh sách điều khiển truy cập khi người quản trị phải sử dụng gói UTL_MAIL PL / SQL để cấu hình cảnh báo email.</w:t>
      </w:r>
    </w:p>
    <w:p w14:paraId="60391127" w14:textId="67F81F97"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cho một vai trò duy nhất và kết nối mạng.</w:t>
      </w:r>
    </w:p>
    <w:p w14:paraId="34E0C4D0" w14:textId="77777777" w:rsidR="005A2410" w:rsidRPr="00C437F4" w:rsidRDefault="005A2410" w:rsidP="005A2410">
      <w:pPr>
        <w:ind w:left="720"/>
        <w:rPr>
          <w:rFonts w:ascii="Arial" w:hAnsi="Arial" w:cs="Arial"/>
          <w:b/>
          <w:sz w:val="28"/>
          <w:szCs w:val="28"/>
        </w:rPr>
      </w:pPr>
    </w:p>
    <w:p w14:paraId="0853DD71" w14:textId="2A2300E2"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4–19 </w:t>
      </w:r>
      <w:r w:rsidRPr="00C437F4">
        <w:rPr>
          <w:rFonts w:ascii="Arial" w:hAnsi="Arial" w:cs="Arial"/>
          <w:sz w:val="24"/>
          <w:szCs w:val="24"/>
        </w:rPr>
        <w:t>cho thấy cách bạn tạo một danh sách điều khiển truy cập được gọi là us-example-com-permissions.xml để cấp cho người dùng quyền truy cập vai trò ACCT_MGR vào các dịch vụ mạng chạy trên máy chủ us.example.com.</w:t>
      </w:r>
    </w:p>
    <w:p w14:paraId="1BE5A237" w14:textId="77777777" w:rsidR="005A2410" w:rsidRPr="00C437F4" w:rsidRDefault="005A2410" w:rsidP="005A2410">
      <w:pPr>
        <w:ind w:left="720"/>
        <w:rPr>
          <w:rFonts w:ascii="Arial" w:hAnsi="Arial" w:cs="Arial"/>
          <w:sz w:val="24"/>
          <w:szCs w:val="24"/>
        </w:rPr>
      </w:pPr>
    </w:p>
    <w:p w14:paraId="1462DB1F" w14:textId="0FE97FA1" w:rsidR="005A2410" w:rsidRDefault="005A2410" w:rsidP="005A2410">
      <w:pPr>
        <w:ind w:firstLine="720"/>
        <w:rPr>
          <w:rFonts w:ascii="Arial" w:hAnsi="Arial" w:cs="Arial"/>
          <w:b/>
          <w:sz w:val="28"/>
          <w:szCs w:val="28"/>
        </w:rPr>
      </w:pPr>
      <w:r w:rsidRPr="00C437F4">
        <w:rPr>
          <w:rFonts w:ascii="Arial" w:hAnsi="Arial" w:cs="Arial"/>
          <w:b/>
          <w:sz w:val="28"/>
          <w:szCs w:val="28"/>
        </w:rPr>
        <w:t>Ví dụ 4–19 Tạo danh sách điều khiển truy cập cho một vai trò và mạng đơn lẻ Kết nối.</w:t>
      </w:r>
    </w:p>
    <w:p w14:paraId="0BD20E58" w14:textId="77777777" w:rsidR="005A2410" w:rsidRPr="00C437F4" w:rsidRDefault="005A2410" w:rsidP="005A2410">
      <w:pPr>
        <w:ind w:firstLine="720"/>
        <w:rPr>
          <w:rFonts w:ascii="Arial" w:hAnsi="Arial" w:cs="Arial"/>
          <w:b/>
          <w:sz w:val="28"/>
          <w:szCs w:val="28"/>
        </w:rPr>
      </w:pPr>
    </w:p>
    <w:p w14:paraId="2F7CE80A" w14:textId="33A863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 bao gồm một vai trò:</w:t>
      </w:r>
    </w:p>
    <w:p w14:paraId="5E074B49" w14:textId="77777777" w:rsidR="005A2410" w:rsidRPr="00C437F4" w:rsidRDefault="005A2410" w:rsidP="005A2410">
      <w:pPr>
        <w:ind w:firstLine="720"/>
        <w:rPr>
          <w:rFonts w:ascii="Arial" w:hAnsi="Arial" w:cs="Arial"/>
          <w:b/>
          <w:sz w:val="24"/>
          <w:szCs w:val="24"/>
        </w:rPr>
      </w:pPr>
    </w:p>
    <w:p w14:paraId="65DE8E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619B0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42A1AB1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4F2DE879"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 xml:space="preserve">=&gt; 'Network connection permission for ACCT_MGR', </w:t>
      </w:r>
    </w:p>
    <w:p w14:paraId="2F3C5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8D33A5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1A713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 xml:space="preserve">=&gt; 'connect'); </w:t>
      </w:r>
    </w:p>
    <w:p w14:paraId="0448917C" w14:textId="14AE1A2B" w:rsidR="005A2410" w:rsidRDefault="005A2410" w:rsidP="005A2410">
      <w:pPr>
        <w:ind w:firstLine="720"/>
        <w:rPr>
          <w:rFonts w:ascii="Arial" w:hAnsi="Arial" w:cs="Arial"/>
          <w:sz w:val="24"/>
          <w:szCs w:val="24"/>
        </w:rPr>
      </w:pPr>
      <w:r w:rsidRPr="00C437F4">
        <w:rPr>
          <w:rFonts w:ascii="Arial" w:hAnsi="Arial" w:cs="Arial"/>
          <w:sz w:val="20"/>
          <w:szCs w:val="20"/>
        </w:rPr>
        <w:t>END</w:t>
      </w:r>
      <w:r w:rsidRPr="00C437F4">
        <w:rPr>
          <w:rFonts w:ascii="Arial" w:hAnsi="Arial" w:cs="Arial"/>
          <w:sz w:val="24"/>
          <w:szCs w:val="24"/>
        </w:rPr>
        <w:t>;</w:t>
      </w:r>
    </w:p>
    <w:p w14:paraId="762E9C6A" w14:textId="77777777" w:rsidR="005A2410" w:rsidRPr="00C437F4" w:rsidRDefault="005A2410" w:rsidP="005A2410">
      <w:pPr>
        <w:ind w:firstLine="720"/>
        <w:rPr>
          <w:rFonts w:ascii="Arial" w:hAnsi="Arial" w:cs="Arial"/>
          <w:sz w:val="24"/>
          <w:szCs w:val="24"/>
        </w:rPr>
      </w:pPr>
    </w:p>
    <w:p w14:paraId="6F01E5DC"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  2. Gán danh sách điều khiển truy cập máy chủ mạng:</w:t>
      </w:r>
    </w:p>
    <w:p w14:paraId="160222E1" w14:textId="77777777" w:rsidR="005A2410" w:rsidRDefault="005A2410" w:rsidP="005A2410">
      <w:pPr>
        <w:ind w:left="720"/>
        <w:rPr>
          <w:rFonts w:ascii="Arial" w:hAnsi="Arial" w:cs="Arial"/>
          <w:sz w:val="20"/>
          <w:szCs w:val="20"/>
        </w:rPr>
      </w:pPr>
    </w:p>
    <w:p w14:paraId="36DC2262" w14:textId="4671C793"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61FCE03"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DBMS_NETWORK_ACL_ADMIN.ASSIGN_ACL (</w:t>
      </w:r>
    </w:p>
    <w:p w14:paraId="7D2F1CB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136D40D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'www.us.example.com', </w:t>
      </w:r>
    </w:p>
    <w:p w14:paraId="615E5AE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7BD1B949"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80); </w:t>
      </w:r>
    </w:p>
    <w:p w14:paraId="37BE2B44" w14:textId="238B271D" w:rsidR="005A2410" w:rsidRDefault="005A2410" w:rsidP="005A2410">
      <w:pPr>
        <w:ind w:left="720"/>
        <w:rPr>
          <w:rFonts w:ascii="Arial" w:hAnsi="Arial" w:cs="Arial"/>
          <w:sz w:val="20"/>
          <w:szCs w:val="20"/>
        </w:rPr>
      </w:pPr>
      <w:r w:rsidRPr="00C437F4">
        <w:rPr>
          <w:rFonts w:ascii="Arial" w:hAnsi="Arial" w:cs="Arial"/>
          <w:sz w:val="20"/>
          <w:szCs w:val="20"/>
        </w:rPr>
        <w:t>END;</w:t>
      </w:r>
    </w:p>
    <w:p w14:paraId="2C685A61" w14:textId="77777777" w:rsidR="005A2410" w:rsidRPr="00C437F4" w:rsidRDefault="005A2410" w:rsidP="005A2410">
      <w:pPr>
        <w:ind w:left="720"/>
        <w:rPr>
          <w:rFonts w:ascii="Arial" w:hAnsi="Arial" w:cs="Arial"/>
          <w:b/>
          <w:sz w:val="36"/>
          <w:szCs w:val="36"/>
        </w:rPr>
      </w:pPr>
    </w:p>
    <w:p w14:paraId="158EB263" w14:textId="595BB65D" w:rsidR="005A2410" w:rsidRDefault="005A2410" w:rsidP="005A2410">
      <w:pPr>
        <w:ind w:left="720"/>
        <w:rPr>
          <w:rFonts w:ascii="Arial" w:hAnsi="Arial" w:cs="Arial"/>
          <w:sz w:val="24"/>
          <w:szCs w:val="24"/>
        </w:rPr>
      </w:pPr>
      <w:r w:rsidRPr="00C437F4">
        <w:rPr>
          <w:rFonts w:ascii="Arial" w:hAnsi="Arial" w:cs="Arial"/>
          <w:sz w:val="24"/>
          <w:szCs w:val="24"/>
        </w:rPr>
        <w:t>Ví dụ này tạo tệp us-example-com-permissions.xml trong thư mục / sys / acls, đây là vị trí mặc định. Tệp XML xuất hiện như sau:</w:t>
      </w:r>
    </w:p>
    <w:p w14:paraId="2E6FF26A" w14:textId="77777777" w:rsidR="005A2410" w:rsidRPr="00C437F4" w:rsidRDefault="005A2410" w:rsidP="005A2410">
      <w:pPr>
        <w:ind w:firstLine="720"/>
        <w:rPr>
          <w:rFonts w:ascii="Arial" w:hAnsi="Arial" w:cs="Arial"/>
          <w:sz w:val="24"/>
          <w:szCs w:val="24"/>
        </w:rPr>
      </w:pPr>
    </w:p>
    <w:p w14:paraId="1E5E3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w:t>
      </w:r>
    </w:p>
    <w:p w14:paraId="202D19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7D291B3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xmlns:plsql="http://xmlns.oracle.com/plsql" </w:t>
      </w:r>
    </w:p>
    <w:p w14:paraId="2D06EB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7D8DD5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454CF8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34F619A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t>
      </w:r>
      <w:r w:rsidRPr="00C437F4">
        <w:rPr>
          <w:rFonts w:ascii="Arial" w:hAnsi="Arial" w:cs="Arial"/>
          <w:sz w:val="20"/>
          <w:szCs w:val="20"/>
        </w:rPr>
        <w:tab/>
        <w:t>&lt;security-class&gt;plsql:network&lt;/security-class&gt;</w:t>
      </w:r>
    </w:p>
    <w:p w14:paraId="6041E93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5B9BBD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0AF0F7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&lt;principal&gt;ACCT_MGR&lt;/principal&gt;</w:t>
      </w:r>
    </w:p>
    <w:p w14:paraId="56F1B1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112167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98AD9DB" w14:textId="67077C52"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253954A5" w14:textId="77777777" w:rsidR="005A2410" w:rsidRPr="00C437F4" w:rsidRDefault="005A2410" w:rsidP="005A2410">
      <w:pPr>
        <w:ind w:firstLine="720"/>
        <w:rPr>
          <w:rFonts w:ascii="Arial" w:hAnsi="Arial" w:cs="Arial"/>
          <w:sz w:val="20"/>
          <w:szCs w:val="20"/>
        </w:rPr>
      </w:pPr>
    </w:p>
    <w:p w14:paraId="6ED4850A" w14:textId="637E42C3" w:rsidR="005A2410" w:rsidRDefault="005A2410" w:rsidP="005A2410">
      <w:pPr>
        <w:ind w:left="720"/>
        <w:rPr>
          <w:rFonts w:ascii="Arial" w:hAnsi="Arial" w:cs="Arial"/>
          <w:sz w:val="24"/>
          <w:szCs w:val="24"/>
        </w:rPr>
      </w:pPr>
      <w:r w:rsidRPr="00C437F4">
        <w:rPr>
          <w:rFonts w:ascii="Arial" w:hAnsi="Arial" w:cs="Arial"/>
          <w:sz w:val="24"/>
          <w:szCs w:val="24"/>
        </w:rPr>
        <w:t>Các phần tử xmlns và xsi được cố định và không nên sửa đổi, ví dụ, trong một trình soạn thảo văn bản.</w:t>
      </w:r>
    </w:p>
    <w:p w14:paraId="7DD41657" w14:textId="77777777" w:rsidR="005A2410" w:rsidRPr="00C437F4" w:rsidRDefault="005A2410" w:rsidP="005A2410">
      <w:pPr>
        <w:ind w:firstLine="720"/>
        <w:rPr>
          <w:rFonts w:ascii="Arial" w:hAnsi="Arial" w:cs="Arial"/>
          <w:sz w:val="24"/>
          <w:szCs w:val="24"/>
        </w:rPr>
      </w:pPr>
    </w:p>
    <w:p w14:paraId="6A00D2B5" w14:textId="1B90C232" w:rsidR="005A2410" w:rsidRDefault="005A2410" w:rsidP="005A2410">
      <w:pPr>
        <w:ind w:left="720"/>
        <w:rPr>
          <w:rFonts w:ascii="Arial" w:hAnsi="Arial" w:cs="Arial"/>
          <w:sz w:val="24"/>
          <w:szCs w:val="24"/>
        </w:rPr>
      </w:pPr>
      <w:r w:rsidRPr="00C437F4">
        <w:rPr>
          <w:rFonts w:ascii="Arial" w:hAnsi="Arial" w:cs="Arial"/>
          <w:sz w:val="24"/>
          <w:szCs w:val="24"/>
        </w:rPr>
        <w:t>Bạn có thể kiểm tra nội dung của danh sách điều khiển truy cập trong SQL * Plus. Xem Hướng dẫn của nhà phát triển DB XML của Oracle để biết các ví dụ.</w:t>
      </w:r>
    </w:p>
    <w:p w14:paraId="1B76BCA7" w14:textId="77777777" w:rsidR="005A2410" w:rsidRPr="00C437F4" w:rsidRDefault="005A2410" w:rsidP="005A2410">
      <w:pPr>
        <w:ind w:firstLine="720"/>
        <w:rPr>
          <w:rFonts w:ascii="Arial" w:hAnsi="Arial" w:cs="Arial"/>
          <w:sz w:val="24"/>
          <w:szCs w:val="24"/>
        </w:rPr>
      </w:pPr>
    </w:p>
    <w:p w14:paraId="3CA0502E" w14:textId="135E5F33"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có nhiều vai trò được gán cho nhiều máy chủ lưu trữ.</w:t>
      </w:r>
    </w:p>
    <w:p w14:paraId="2676E3D9" w14:textId="77777777" w:rsidR="005A2410" w:rsidRPr="00C437F4" w:rsidRDefault="005A2410" w:rsidP="005A2410">
      <w:pPr>
        <w:ind w:left="720"/>
        <w:rPr>
          <w:rFonts w:ascii="Arial" w:hAnsi="Arial" w:cs="Arial"/>
          <w:b/>
          <w:sz w:val="28"/>
          <w:szCs w:val="28"/>
        </w:rPr>
      </w:pPr>
    </w:p>
    <w:p w14:paraId="6D30DA29" w14:textId="780048E3"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4–20 </w:t>
      </w:r>
      <w:r w:rsidRPr="00C437F4">
        <w:rPr>
          <w:rFonts w:ascii="Arial" w:hAnsi="Arial" w:cs="Arial"/>
          <w:sz w:val="24"/>
          <w:szCs w:val="24"/>
        </w:rPr>
        <w:t>cho thấy cách tạo một phiên bản phức tạp hơn một chút của danh sách điều khiển truy cập us-example-com-permissions.xml. Trong ví dụ này, bạn chỉ định nhiều đặc quyền vai trò và vị trí ưu tiên của chúng và được gán cho nhiều máy chủ lưu trữ.</w:t>
      </w:r>
    </w:p>
    <w:p w14:paraId="3DF9148A" w14:textId="77777777" w:rsidR="005A2410" w:rsidRPr="00C437F4" w:rsidRDefault="005A2410" w:rsidP="005A2410">
      <w:pPr>
        <w:ind w:firstLine="720"/>
        <w:rPr>
          <w:rFonts w:ascii="Arial" w:hAnsi="Arial" w:cs="Arial"/>
          <w:sz w:val="24"/>
          <w:szCs w:val="24"/>
        </w:rPr>
      </w:pPr>
    </w:p>
    <w:p w14:paraId="062E54DA" w14:textId="43E58E6A" w:rsidR="005A2410" w:rsidRDefault="005A2410" w:rsidP="005A2410">
      <w:pPr>
        <w:ind w:left="72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Chỉ định nhóm máy tính lưu trữ mạng</w:t>
      </w:r>
      <w:r w:rsidRPr="00C437F4">
        <w:rPr>
          <w:rFonts w:ascii="Arial" w:hAnsi="Arial" w:cs="Arial"/>
          <w:sz w:val="24"/>
          <w:szCs w:val="24"/>
        </w:rPr>
        <w:t>" trên trang 4-64 và "</w:t>
      </w:r>
      <w:r w:rsidRPr="00C437F4">
        <w:rPr>
          <w:rFonts w:ascii="Arial" w:hAnsi="Arial" w:cs="Arial"/>
          <w:color w:val="4BACC6" w:themeColor="accent5"/>
          <w:sz w:val="24"/>
          <w:szCs w:val="24"/>
        </w:rPr>
        <w:t>Thứ tự ưu tiên cho máy chủ lưu trữ trong nhiều nhiệm vụ điều khiển danh sách kiểm soát</w:t>
      </w:r>
      <w:r w:rsidRPr="00C437F4">
        <w:rPr>
          <w:rFonts w:ascii="Arial" w:hAnsi="Arial" w:cs="Arial"/>
          <w:sz w:val="24"/>
          <w:szCs w:val="24"/>
        </w:rPr>
        <w:t>" trên trang 4-65 để biết thêm thông tin về tên máy chủ lưu trữ. Xem thêm "</w:t>
      </w:r>
      <w:r w:rsidRPr="00C437F4">
        <w:rPr>
          <w:rFonts w:ascii="Arial" w:hAnsi="Arial" w:cs="Arial"/>
          <w:color w:val="4BACC6" w:themeColor="accent5"/>
          <w:sz w:val="24"/>
          <w:szCs w:val="24"/>
        </w:rPr>
        <w:t>Đặt mức độ ưu tiên của nhiều người dùng và vai trò trong Danh sách điều khiển truy cập</w:t>
      </w:r>
      <w:r w:rsidRPr="00C437F4">
        <w:rPr>
          <w:rFonts w:ascii="Arial" w:hAnsi="Arial" w:cs="Arial"/>
          <w:sz w:val="24"/>
          <w:szCs w:val="24"/>
        </w:rPr>
        <w:t>" trên trang 4-69 để xác định thứ tự của nhiều phần tử ACE trong tệp XML danh sách điều khiển truy cập.</w:t>
      </w:r>
    </w:p>
    <w:p w14:paraId="58953F04" w14:textId="77777777" w:rsidR="005A2410" w:rsidRPr="00C437F4" w:rsidRDefault="005A2410" w:rsidP="005A2410">
      <w:pPr>
        <w:ind w:firstLine="720"/>
        <w:rPr>
          <w:rFonts w:ascii="Arial" w:hAnsi="Arial" w:cs="Arial"/>
          <w:sz w:val="24"/>
          <w:szCs w:val="24"/>
        </w:rPr>
      </w:pPr>
    </w:p>
    <w:p w14:paraId="3A79EFB6" w14:textId="474C61D7" w:rsidR="005A2410" w:rsidRDefault="005A2410" w:rsidP="005A2410">
      <w:pPr>
        <w:ind w:left="720"/>
        <w:rPr>
          <w:rFonts w:ascii="Arial" w:hAnsi="Arial" w:cs="Arial"/>
          <w:b/>
          <w:sz w:val="28"/>
          <w:szCs w:val="28"/>
        </w:rPr>
      </w:pPr>
      <w:r w:rsidRPr="00C437F4">
        <w:rPr>
          <w:rFonts w:ascii="Arial" w:hAnsi="Arial" w:cs="Arial"/>
          <w:b/>
          <w:sz w:val="28"/>
          <w:szCs w:val="28"/>
        </w:rPr>
        <w:t>Ví dụ 4–20 Tạo danh sách điều khiển truy cập cho nhiều vai trò và kết nối mạng.</w:t>
      </w:r>
    </w:p>
    <w:p w14:paraId="5852517E" w14:textId="77777777" w:rsidR="005A2410" w:rsidRPr="00C437F4" w:rsidRDefault="005A2410" w:rsidP="005A2410">
      <w:pPr>
        <w:ind w:left="720"/>
        <w:rPr>
          <w:rFonts w:ascii="Arial" w:hAnsi="Arial" w:cs="Arial"/>
          <w:b/>
          <w:sz w:val="28"/>
          <w:szCs w:val="28"/>
        </w:rPr>
      </w:pPr>
    </w:p>
    <w:p w14:paraId="72EDDBA7" w14:textId="7E31FD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w:t>
      </w:r>
    </w:p>
    <w:p w14:paraId="5EE0611A" w14:textId="77777777" w:rsidR="005A2410" w:rsidRPr="00C437F4" w:rsidRDefault="005A2410" w:rsidP="005A2410">
      <w:pPr>
        <w:ind w:firstLine="720"/>
        <w:rPr>
          <w:rFonts w:ascii="Arial" w:hAnsi="Arial" w:cs="Arial"/>
          <w:b/>
          <w:sz w:val="24"/>
          <w:szCs w:val="24"/>
        </w:rPr>
      </w:pPr>
    </w:p>
    <w:p w14:paraId="2A107A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5478C5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34DED33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635901D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 xml:space="preserve">=&gt; 'Network connection permission for ACCT_MGR and ACCT_CLERK', </w:t>
      </w:r>
    </w:p>
    <w:p w14:paraId="68A8D6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02B39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0549E65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'resolve');</w:t>
      </w:r>
    </w:p>
    <w:p w14:paraId="7F15DD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 Creates the second role privilege</w:t>
      </w:r>
    </w:p>
    <w:p w14:paraId="04E0B3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3B4E45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 xml:space="preserve">=&gt; 'ACCT_CLERK', </w:t>
      </w:r>
    </w:p>
    <w:p w14:paraId="44C212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644F1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'connect',</w:t>
      </w:r>
    </w:p>
    <w:p w14:paraId="4966CA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=&gt; null);</w:t>
      </w:r>
    </w:p>
    <w:p w14:paraId="07690B7C" w14:textId="202AF15F" w:rsidR="005A2410" w:rsidRDefault="005A2410" w:rsidP="005A2410">
      <w:pPr>
        <w:ind w:firstLine="720"/>
        <w:rPr>
          <w:rFonts w:ascii="Arial" w:hAnsi="Arial" w:cs="Arial"/>
          <w:sz w:val="20"/>
          <w:szCs w:val="20"/>
        </w:rPr>
      </w:pPr>
      <w:r w:rsidRPr="00C437F4">
        <w:rPr>
          <w:rFonts w:ascii="Arial" w:hAnsi="Arial" w:cs="Arial"/>
          <w:sz w:val="20"/>
          <w:szCs w:val="20"/>
        </w:rPr>
        <w:t>END;</w:t>
      </w:r>
    </w:p>
    <w:p w14:paraId="2A7A84A2" w14:textId="77777777" w:rsidR="005A2410" w:rsidRPr="00C437F4" w:rsidRDefault="005A2410" w:rsidP="005A2410">
      <w:pPr>
        <w:ind w:firstLine="720"/>
        <w:rPr>
          <w:rFonts w:ascii="Arial" w:hAnsi="Arial" w:cs="Arial"/>
          <w:sz w:val="20"/>
          <w:szCs w:val="20"/>
        </w:rPr>
      </w:pPr>
    </w:p>
    <w:p w14:paraId="63EA438D" w14:textId="4BE94057" w:rsidR="005A2410" w:rsidRDefault="005A2410" w:rsidP="005A2410">
      <w:pPr>
        <w:ind w:firstLine="720"/>
        <w:rPr>
          <w:rFonts w:ascii="Arial" w:hAnsi="Arial" w:cs="Arial"/>
          <w:b/>
          <w:sz w:val="24"/>
          <w:szCs w:val="24"/>
        </w:rPr>
      </w:pPr>
      <w:r w:rsidRPr="00C437F4">
        <w:rPr>
          <w:rFonts w:ascii="Arial" w:hAnsi="Arial" w:cs="Arial"/>
          <w:b/>
          <w:sz w:val="24"/>
          <w:szCs w:val="24"/>
        </w:rPr>
        <w:lastRenderedPageBreak/>
        <w:t>--  2. Gán danh sách điều khiển truy cập cho máy chủ:</w:t>
      </w:r>
    </w:p>
    <w:p w14:paraId="4E562923" w14:textId="77777777" w:rsidR="005A2410" w:rsidRPr="00C437F4" w:rsidRDefault="005A2410" w:rsidP="005A2410">
      <w:pPr>
        <w:ind w:firstLine="720"/>
        <w:rPr>
          <w:rFonts w:ascii="Arial" w:hAnsi="Arial" w:cs="Arial"/>
          <w:b/>
          <w:sz w:val="24"/>
          <w:szCs w:val="24"/>
        </w:rPr>
      </w:pPr>
    </w:p>
    <w:p w14:paraId="2D2E58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5FAB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first target host</w:t>
      </w:r>
    </w:p>
    <w:p w14:paraId="5E46B6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59D306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'*.us.example.com'); </w:t>
      </w:r>
    </w:p>
    <w:p w14:paraId="0FAEBA0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second target host </w:t>
      </w:r>
    </w:p>
    <w:p w14:paraId="3D231C2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06FB98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=&gt; '*.uk.example.com',</w:t>
      </w:r>
    </w:p>
    <w:p w14:paraId="7D153C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32BB7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99); </w:t>
      </w:r>
    </w:p>
    <w:p w14:paraId="5D8D658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47D85C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Tệp us-example-com-permissions.xml xuất hiện như sau:</w:t>
      </w:r>
    </w:p>
    <w:p w14:paraId="2E81D5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and ACCT_CLERK" </w:t>
      </w:r>
    </w:p>
    <w:p w14:paraId="45EB174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66EA004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xmlns:plsql="http://xmlns.oracle.com/plsql" </w:t>
      </w:r>
    </w:p>
    <w:p w14:paraId="3A1A523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1ED072A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3DCA46E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140E0F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&lt;security-class&gt;plsql:network&lt;/security-class&gt;</w:t>
      </w:r>
    </w:p>
    <w:p w14:paraId="7A62C7C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A97B18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&lt;grant&gt;true&lt;/grant&gt;</w:t>
      </w:r>
    </w:p>
    <w:p w14:paraId="6883635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&lt;principal&gt;ACCT_MGR&lt;/principal&gt;</w:t>
      </w:r>
    </w:p>
    <w:p w14:paraId="1386B0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&lt;privilege&gt;&lt;plsql:resolve/&gt;&lt;/privilege&gt;</w:t>
      </w:r>
    </w:p>
    <w:p w14:paraId="312A81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6BC2D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C32C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4188D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&lt;principal&gt;ACCT_CLERK&lt;/principal&gt;</w:t>
      </w:r>
    </w:p>
    <w:p w14:paraId="3D034A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423BE6B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0F0F54E6" w14:textId="4E53EC4F"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049D6832" w14:textId="77777777" w:rsidR="005A2410" w:rsidRPr="00C437F4" w:rsidRDefault="005A2410" w:rsidP="005A2410">
      <w:pPr>
        <w:ind w:firstLine="720"/>
        <w:rPr>
          <w:rFonts w:ascii="Arial" w:hAnsi="Arial" w:cs="Arial"/>
          <w:sz w:val="20"/>
          <w:szCs w:val="20"/>
        </w:rPr>
      </w:pPr>
    </w:p>
    <w:p w14:paraId="4448BE9D" w14:textId="33DEA589"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4–21 </w:t>
      </w:r>
      <w:r w:rsidRPr="00C437F4">
        <w:rPr>
          <w:rFonts w:ascii="Arial" w:hAnsi="Arial" w:cs="Arial"/>
          <w:sz w:val="24"/>
          <w:szCs w:val="24"/>
        </w:rPr>
        <w:t xml:space="preserve">cho thấy cách khung nhìn từ điển dữ liệu </w:t>
      </w:r>
    </w:p>
    <w:p w14:paraId="5A38C189" w14:textId="4340C3E5" w:rsidR="005A2410" w:rsidRDefault="005A2410" w:rsidP="005A2410">
      <w:pPr>
        <w:ind w:left="720"/>
        <w:rPr>
          <w:rFonts w:ascii="Arial" w:hAnsi="Arial" w:cs="Arial"/>
          <w:sz w:val="24"/>
          <w:szCs w:val="24"/>
        </w:rPr>
      </w:pPr>
      <w:r w:rsidRPr="00C437F4">
        <w:rPr>
          <w:rFonts w:ascii="Arial" w:hAnsi="Arial" w:cs="Arial"/>
          <w:sz w:val="24"/>
          <w:szCs w:val="24"/>
        </w:rPr>
        <w:t>DBA_NETWORK_ACL_PRIVILEGES hiển thị đặc quyền được cấp trong danh sách điều khiển truy cập trước đó.</w:t>
      </w:r>
    </w:p>
    <w:p w14:paraId="70167E17" w14:textId="77777777" w:rsidR="005A2410" w:rsidRPr="00C437F4" w:rsidRDefault="005A2410" w:rsidP="005A2410">
      <w:pPr>
        <w:ind w:left="720"/>
        <w:rPr>
          <w:rFonts w:ascii="Arial" w:hAnsi="Arial" w:cs="Arial"/>
          <w:sz w:val="24"/>
          <w:szCs w:val="24"/>
        </w:rPr>
      </w:pPr>
    </w:p>
    <w:p w14:paraId="2C8C39DD" w14:textId="77777777" w:rsidR="005A2410" w:rsidRDefault="005A2410" w:rsidP="005A2410">
      <w:pPr>
        <w:ind w:firstLine="720"/>
        <w:rPr>
          <w:rFonts w:ascii="Arial" w:hAnsi="Arial" w:cs="Arial"/>
          <w:b/>
          <w:sz w:val="28"/>
          <w:szCs w:val="28"/>
        </w:rPr>
      </w:pPr>
      <w:r w:rsidRPr="00C437F4">
        <w:rPr>
          <w:rFonts w:ascii="Arial" w:hAnsi="Arial" w:cs="Arial"/>
          <w:b/>
          <w:sz w:val="28"/>
          <w:szCs w:val="28"/>
        </w:rPr>
        <w:t xml:space="preserve">Ví dụ 4–21 Sử dụng DBA_NETWORK_ACL_PRIVILEGES Xem để </w:t>
      </w:r>
    </w:p>
    <w:p w14:paraId="4E6597A2" w14:textId="0C24ED6E" w:rsidR="005A2410" w:rsidRDefault="005A2410" w:rsidP="005A2410">
      <w:pPr>
        <w:ind w:firstLine="720"/>
        <w:rPr>
          <w:rFonts w:ascii="Arial" w:hAnsi="Arial" w:cs="Arial"/>
          <w:b/>
          <w:sz w:val="28"/>
          <w:szCs w:val="28"/>
        </w:rPr>
      </w:pPr>
      <w:r w:rsidRPr="00C437F4">
        <w:rPr>
          <w:rFonts w:ascii="Arial" w:hAnsi="Arial" w:cs="Arial"/>
          <w:b/>
          <w:sz w:val="28"/>
          <w:szCs w:val="28"/>
        </w:rPr>
        <w:t>hiển thị các đặc quyền được cấp.</w:t>
      </w:r>
    </w:p>
    <w:p w14:paraId="7FB54EF4" w14:textId="77777777" w:rsidR="005A2410" w:rsidRPr="00C437F4" w:rsidRDefault="005A2410" w:rsidP="005A2410">
      <w:pPr>
        <w:ind w:firstLine="720"/>
        <w:rPr>
          <w:rFonts w:ascii="Arial" w:hAnsi="Arial" w:cs="Arial"/>
          <w:b/>
          <w:sz w:val="28"/>
          <w:szCs w:val="28"/>
        </w:rPr>
      </w:pPr>
    </w:p>
    <w:p w14:paraId="2A770D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ACL </w:t>
      </w:r>
    </w:p>
    <w:p w14:paraId="344048D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 PRINCIPAL PRIVILEGE IS_GRANT INVERT</w:t>
      </w:r>
    </w:p>
    <w:p w14:paraId="213738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START_DATE END_DATE</w:t>
      </w:r>
    </w:p>
    <w:p w14:paraId="5E7A6D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19C006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 -------- -------</w:t>
      </w:r>
    </w:p>
    <w:p w14:paraId="76B9D91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52C9508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1022D52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MGR resolve true false</w:t>
      </w:r>
    </w:p>
    <w:p w14:paraId="23584D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0D9D40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CLERK connect true false</w:t>
      </w:r>
    </w:p>
    <w:p w14:paraId="2EEB0E77"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4–22 </w:t>
      </w:r>
      <w:r w:rsidRPr="00C437F4">
        <w:rPr>
          <w:rFonts w:ascii="Arial" w:hAnsi="Arial" w:cs="Arial"/>
          <w:sz w:val="24"/>
          <w:szCs w:val="24"/>
        </w:rPr>
        <w:t xml:space="preserve">cho thấy cách xem dữ liệu từ điển DBA_NETWORK_ACLS hiển thị </w:t>
      </w:r>
    </w:p>
    <w:p w14:paraId="64C62C45" w14:textId="6008066B" w:rsidR="005A2410" w:rsidRDefault="005A2410" w:rsidP="005A2410">
      <w:pPr>
        <w:ind w:firstLine="720"/>
        <w:rPr>
          <w:rFonts w:ascii="Arial" w:hAnsi="Arial" w:cs="Arial"/>
          <w:sz w:val="24"/>
          <w:szCs w:val="24"/>
        </w:rPr>
      </w:pPr>
      <w:r w:rsidRPr="00C437F4">
        <w:rPr>
          <w:rFonts w:ascii="Arial" w:hAnsi="Arial" w:cs="Arial"/>
          <w:sz w:val="24"/>
          <w:szCs w:val="24"/>
        </w:rPr>
        <w:t>việc gán máy chủ của danh sách điều khiển truy cập.</w:t>
      </w:r>
    </w:p>
    <w:p w14:paraId="7F86AE6E" w14:textId="77777777" w:rsidR="005A2410" w:rsidRPr="00C437F4" w:rsidRDefault="005A2410" w:rsidP="005A2410">
      <w:pPr>
        <w:ind w:firstLine="720"/>
        <w:rPr>
          <w:rFonts w:ascii="Arial" w:hAnsi="Arial" w:cs="Arial"/>
          <w:sz w:val="24"/>
          <w:szCs w:val="24"/>
        </w:rPr>
      </w:pPr>
    </w:p>
    <w:p w14:paraId="28824A5C" w14:textId="77777777" w:rsidR="005A2410" w:rsidRDefault="005A2410" w:rsidP="005A2410">
      <w:pPr>
        <w:ind w:firstLine="720"/>
        <w:rPr>
          <w:rFonts w:ascii="Arial" w:hAnsi="Arial" w:cs="Arial"/>
          <w:b/>
          <w:sz w:val="28"/>
          <w:szCs w:val="28"/>
        </w:rPr>
      </w:pPr>
      <w:r w:rsidRPr="00C437F4">
        <w:rPr>
          <w:rFonts w:ascii="Arial" w:hAnsi="Arial" w:cs="Arial"/>
          <w:b/>
          <w:sz w:val="28"/>
          <w:szCs w:val="28"/>
        </w:rPr>
        <w:lastRenderedPageBreak/>
        <w:t xml:space="preserve">Ví dụ 4–22 Sử dụng Chế độ xem DBA_NETWORK_ACLS để hiển </w:t>
      </w:r>
    </w:p>
    <w:p w14:paraId="219D3899" w14:textId="747FF6CB" w:rsidR="005A2410" w:rsidRDefault="005A2410" w:rsidP="005A2410">
      <w:pPr>
        <w:ind w:firstLine="720"/>
        <w:rPr>
          <w:rFonts w:ascii="Arial" w:hAnsi="Arial" w:cs="Arial"/>
          <w:b/>
          <w:sz w:val="28"/>
          <w:szCs w:val="28"/>
        </w:rPr>
      </w:pPr>
      <w:r w:rsidRPr="00C437F4">
        <w:rPr>
          <w:rFonts w:ascii="Arial" w:hAnsi="Arial" w:cs="Arial"/>
          <w:b/>
          <w:sz w:val="28"/>
          <w:szCs w:val="28"/>
        </w:rPr>
        <w:t>thị các bài tập chủ nhà.</w:t>
      </w:r>
    </w:p>
    <w:p w14:paraId="6C2BD170" w14:textId="77777777" w:rsidR="005A2410" w:rsidRPr="00C437F4" w:rsidRDefault="005A2410" w:rsidP="005A2410">
      <w:pPr>
        <w:ind w:firstLine="720"/>
        <w:rPr>
          <w:rFonts w:ascii="Arial" w:hAnsi="Arial" w:cs="Arial"/>
          <w:b/>
          <w:sz w:val="28"/>
          <w:szCs w:val="28"/>
        </w:rPr>
      </w:pPr>
    </w:p>
    <w:p w14:paraId="2790FDC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HOST LOWER_PORT UPPER_PORT</w:t>
      </w:r>
    </w:p>
    <w:p w14:paraId="00649D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w:t>
      </w:r>
    </w:p>
    <w:p w14:paraId="2F0D3B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w:t>
      </w:r>
    </w:p>
    <w:p w14:paraId="29BA8DA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w:t>
      </w:r>
    </w:p>
    <w:p w14:paraId="74D9B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FFDEA2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2B0D3F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*.us.example.com </w:t>
      </w:r>
    </w:p>
    <w:p w14:paraId="364AD1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6F578CD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*.uk.example.com 80 99</w:t>
      </w:r>
    </w:p>
    <w:p w14:paraId="0CC3A932" w14:textId="53DCE881" w:rsidR="005A2410"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5CD08D8E" w14:textId="77777777" w:rsidR="005A2410" w:rsidRPr="00C437F4" w:rsidRDefault="005A2410" w:rsidP="005A2410">
      <w:pPr>
        <w:ind w:firstLine="720"/>
        <w:rPr>
          <w:rFonts w:ascii="Arial" w:hAnsi="Arial" w:cs="Arial"/>
          <w:sz w:val="20"/>
          <w:szCs w:val="20"/>
        </w:rPr>
      </w:pPr>
    </w:p>
    <w:p w14:paraId="14988A7F" w14:textId="77777777" w:rsidR="005A2410" w:rsidRDefault="005A2410" w:rsidP="005A2410">
      <w:pPr>
        <w:ind w:firstLine="720"/>
        <w:rPr>
          <w:rFonts w:ascii="Arial" w:hAnsi="Arial" w:cs="Arial"/>
          <w:sz w:val="24"/>
          <w:szCs w:val="24"/>
        </w:rPr>
      </w:pPr>
      <w:r w:rsidRPr="00C437F4">
        <w:rPr>
          <w:rFonts w:ascii="Arial" w:hAnsi="Arial" w:cs="Arial"/>
          <w:sz w:val="24"/>
          <w:szCs w:val="24"/>
        </w:rPr>
        <w:t xml:space="preserve">Trong các ví dụ này, vai trò ACCT_MGR có đặc quyền phân giải đối với máy chủ </w:t>
      </w:r>
    </w:p>
    <w:p w14:paraId="493E8B8D" w14:textId="2EB5EED7" w:rsidR="005A2410" w:rsidRDefault="005A2410" w:rsidP="005A2410">
      <w:pPr>
        <w:ind w:left="720"/>
        <w:rPr>
          <w:rFonts w:ascii="Arial" w:hAnsi="Arial" w:cs="Arial"/>
          <w:sz w:val="24"/>
          <w:szCs w:val="24"/>
        </w:rPr>
      </w:pPr>
      <w:r w:rsidRPr="00C437F4">
        <w:rPr>
          <w:rFonts w:ascii="Arial" w:hAnsi="Arial" w:cs="Arial"/>
          <w:sz w:val="24"/>
          <w:szCs w:val="24"/>
        </w:rPr>
        <w:t>đầu tiên và vai trò ACCT_CLERK có đặc quyền kết nối với máy chủ đích thứ nhất và thứ hai. Vai trò ACCT_MGR không có đặc quyền phân giải đối với máy chủ thứ hai vì phạm vi cổng được chỉ định trong gán cho máy chủ thứ hai.</w:t>
      </w:r>
    </w:p>
    <w:p w14:paraId="48FD6C9A" w14:textId="77777777" w:rsidR="005A2410" w:rsidRPr="00C437F4" w:rsidRDefault="005A2410" w:rsidP="005A2410">
      <w:pPr>
        <w:ind w:firstLine="720"/>
        <w:rPr>
          <w:rFonts w:ascii="Arial" w:hAnsi="Arial" w:cs="Arial"/>
          <w:sz w:val="24"/>
          <w:szCs w:val="24"/>
        </w:rPr>
      </w:pPr>
    </w:p>
    <w:p w14:paraId="7F7C7663" w14:textId="6C931C3C" w:rsidR="005A2410" w:rsidRDefault="005A2410" w:rsidP="005A2410">
      <w:pPr>
        <w:ind w:left="720"/>
        <w:rPr>
          <w:rFonts w:ascii="Arial" w:hAnsi="Arial" w:cs="Arial"/>
          <w:sz w:val="24"/>
          <w:szCs w:val="24"/>
        </w:rPr>
      </w:pPr>
      <w:r w:rsidRPr="00C437F4">
        <w:rPr>
          <w:rFonts w:ascii="Arial" w:hAnsi="Arial" w:cs="Arial"/>
          <w:sz w:val="24"/>
          <w:szCs w:val="24"/>
        </w:rPr>
        <w:t xml:space="preserve">Để kiểm tra nội dung của danh sách điều khiển truy cập trong SQL * Plus, xem </w:t>
      </w:r>
      <w:r w:rsidRPr="00C437F4">
        <w:rPr>
          <w:rFonts w:ascii="Arial" w:hAnsi="Arial" w:cs="Arial"/>
          <w:i/>
          <w:sz w:val="24"/>
          <w:szCs w:val="24"/>
        </w:rPr>
        <w:t>Hướng dẫn của nhà phát triển DB XML của Oracle</w:t>
      </w:r>
      <w:r w:rsidRPr="00C437F4">
        <w:rPr>
          <w:rFonts w:ascii="Arial" w:hAnsi="Arial" w:cs="Arial"/>
          <w:sz w:val="24"/>
          <w:szCs w:val="24"/>
        </w:rPr>
        <w:t xml:space="preserve"> để biết các ví dụ.</w:t>
      </w:r>
    </w:p>
    <w:p w14:paraId="62AF0C40" w14:textId="77777777" w:rsidR="005A2410" w:rsidRPr="00C437F4" w:rsidRDefault="005A2410" w:rsidP="005A2410">
      <w:pPr>
        <w:ind w:firstLine="720"/>
        <w:rPr>
          <w:rFonts w:ascii="Arial" w:hAnsi="Arial" w:cs="Arial"/>
          <w:sz w:val="24"/>
          <w:szCs w:val="24"/>
        </w:rPr>
      </w:pPr>
    </w:p>
    <w:p w14:paraId="64D6AFD2" w14:textId="31A39BC1" w:rsidR="005A2410" w:rsidRDefault="005A2410" w:rsidP="005A2410">
      <w:pPr>
        <w:ind w:firstLine="720"/>
        <w:rPr>
          <w:rFonts w:ascii="Arial" w:hAnsi="Arial" w:cs="Arial"/>
          <w:b/>
          <w:sz w:val="28"/>
          <w:szCs w:val="28"/>
        </w:rPr>
      </w:pPr>
      <w:r w:rsidRPr="00C437F4">
        <w:rPr>
          <w:rFonts w:ascii="Arial" w:hAnsi="Arial" w:cs="Arial"/>
          <w:b/>
          <w:sz w:val="28"/>
          <w:szCs w:val="28"/>
        </w:rPr>
        <w:t>Ví dụ về Danh sách kiểm soát truy cập để sử dụng mật khẩu t</w:t>
      </w:r>
      <w:r>
        <w:rPr>
          <w:rFonts w:ascii="Arial" w:hAnsi="Arial" w:cs="Arial"/>
          <w:b/>
          <w:sz w:val="28"/>
          <w:szCs w:val="28"/>
        </w:rPr>
        <w:tab/>
      </w:r>
      <w:r w:rsidRPr="00C437F4">
        <w:rPr>
          <w:rFonts w:ascii="Arial" w:hAnsi="Arial" w:cs="Arial"/>
          <w:b/>
          <w:sz w:val="28"/>
          <w:szCs w:val="28"/>
        </w:rPr>
        <w:t>rong một Wallet không được chia sẻ.</w:t>
      </w:r>
    </w:p>
    <w:p w14:paraId="6C9B00DE" w14:textId="77777777" w:rsidR="005A2410" w:rsidRPr="00C437F4" w:rsidRDefault="005A2410" w:rsidP="005A2410">
      <w:pPr>
        <w:ind w:firstLine="720"/>
        <w:rPr>
          <w:rFonts w:ascii="Arial" w:hAnsi="Arial" w:cs="Arial"/>
          <w:b/>
          <w:sz w:val="28"/>
          <w:szCs w:val="28"/>
        </w:rPr>
      </w:pPr>
    </w:p>
    <w:p w14:paraId="5A7A6B2E"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4–23 </w:t>
      </w:r>
      <w:r w:rsidRPr="00C437F4">
        <w:rPr>
          <w:rFonts w:ascii="Arial" w:hAnsi="Arial" w:cs="Arial"/>
          <w:sz w:val="24"/>
          <w:szCs w:val="24"/>
        </w:rPr>
        <w:t xml:space="preserve">cấu hình truy cập ví cho hai vai trò bộ phận Nhân sự, hr_clerk và </w:t>
      </w:r>
    </w:p>
    <w:p w14:paraId="1B23EEDF" w14:textId="2B77476B" w:rsidR="005A2410" w:rsidRDefault="005A2410" w:rsidP="005A2410">
      <w:pPr>
        <w:ind w:left="720"/>
        <w:rPr>
          <w:rFonts w:ascii="Arial" w:hAnsi="Arial" w:cs="Arial"/>
          <w:sz w:val="24"/>
          <w:szCs w:val="24"/>
        </w:rPr>
      </w:pPr>
      <w:r w:rsidRPr="00C437F4">
        <w:rPr>
          <w:rFonts w:ascii="Arial" w:hAnsi="Arial" w:cs="Arial"/>
          <w:sz w:val="24"/>
          <w:szCs w:val="24"/>
        </w:rPr>
        <w:t>hr_manager. Các vai trò này sử dụng đặc quyền sử dụng mật khẩu để truy cập mật khẩu được lưu trữ trong ví. Trong ví dụ này, ví sẽ không được chia sẻ với các ứng dụng khác trong cùng một phiên cơ sở dữ liệu.</w:t>
      </w:r>
    </w:p>
    <w:p w14:paraId="19FB9F8D" w14:textId="77777777" w:rsidR="005A2410" w:rsidRPr="00C437F4" w:rsidRDefault="005A2410" w:rsidP="005A2410">
      <w:pPr>
        <w:ind w:left="720"/>
        <w:rPr>
          <w:rFonts w:ascii="Arial" w:hAnsi="Arial" w:cs="Arial"/>
          <w:sz w:val="24"/>
          <w:szCs w:val="24"/>
        </w:rPr>
      </w:pPr>
    </w:p>
    <w:p w14:paraId="4C8FA3D9" w14:textId="709563FF" w:rsidR="005A2410" w:rsidRDefault="005A2410" w:rsidP="005A2410">
      <w:pPr>
        <w:ind w:left="720"/>
        <w:rPr>
          <w:rFonts w:ascii="Arial" w:hAnsi="Arial" w:cs="Arial"/>
          <w:b/>
          <w:sz w:val="28"/>
          <w:szCs w:val="28"/>
        </w:rPr>
      </w:pPr>
      <w:r w:rsidRPr="00C437F4">
        <w:rPr>
          <w:rFonts w:ascii="Arial" w:hAnsi="Arial" w:cs="Arial"/>
          <w:b/>
          <w:sz w:val="28"/>
          <w:szCs w:val="28"/>
        </w:rPr>
        <w:t>Ví dụ 4–23 Định cấu hình truy cập ACL bằng mật khẩu trong Wallet không được chia sẻ.</w:t>
      </w:r>
    </w:p>
    <w:p w14:paraId="2E2A1125" w14:textId="77777777" w:rsidR="005A2410" w:rsidRPr="00C437F4" w:rsidRDefault="005A2410" w:rsidP="005A2410">
      <w:pPr>
        <w:ind w:firstLine="720"/>
        <w:rPr>
          <w:rFonts w:ascii="Arial" w:hAnsi="Arial" w:cs="Arial"/>
          <w:b/>
          <w:sz w:val="28"/>
          <w:szCs w:val="28"/>
        </w:rPr>
      </w:pPr>
    </w:p>
    <w:p w14:paraId="3D8D9692" w14:textId="4490C7F3" w:rsidR="005A2410" w:rsidRDefault="005A2410" w:rsidP="005A2410">
      <w:pPr>
        <w:ind w:left="720"/>
        <w:rPr>
          <w:rFonts w:ascii="Arial" w:hAnsi="Arial" w:cs="Arial"/>
          <w:b/>
          <w:sz w:val="24"/>
          <w:szCs w:val="24"/>
        </w:rPr>
      </w:pPr>
      <w:r w:rsidRPr="00C437F4">
        <w:rPr>
          <w:rFonts w:ascii="Arial" w:hAnsi="Arial" w:cs="Arial"/>
          <w:b/>
          <w:sz w:val="24"/>
          <w:szCs w:val="24"/>
        </w:rPr>
        <w:t>/ * 1. Tại dấu nhắc lệnh, tạo ví. Ví dụ sau sử dụng tên người dùng hr_access làm bí danh để xác định tên người dùng và mật khẩu được lưu trữ trong ví. Bạn phải sử dụng tên bí danh này khi bạn gọi thủ tục SET_AUTHENTICATION_FROM_WALLET sau này. * /</w:t>
      </w:r>
    </w:p>
    <w:p w14:paraId="0153927E" w14:textId="77777777" w:rsidR="005A2410" w:rsidRPr="00C437F4" w:rsidRDefault="005A2410" w:rsidP="005A2410">
      <w:pPr>
        <w:ind w:left="720"/>
        <w:rPr>
          <w:rFonts w:ascii="Arial" w:hAnsi="Arial" w:cs="Arial"/>
          <w:b/>
          <w:sz w:val="24"/>
          <w:szCs w:val="24"/>
        </w:rPr>
      </w:pPr>
    </w:p>
    <w:p w14:paraId="7BD637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mkstore -wrl $ORACLE_HOME/wallets/hr_access_access -create</w:t>
      </w:r>
    </w:p>
    <w:p w14:paraId="642003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3B37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again: password</w:t>
      </w:r>
    </w:p>
    <w:p w14:paraId="5330AC6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mkstore -wrl $ORACLE_HOME/wallets/hr_access_access -createCredential hr_access </w:t>
      </w:r>
    </w:p>
    <w:p w14:paraId="0D5362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hr_usr </w:t>
      </w:r>
    </w:p>
    <w:p w14:paraId="52E3B81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Your secret/Password is missing in the command line</w:t>
      </w:r>
    </w:p>
    <w:p w14:paraId="051A7A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your secret/Password: password</w:t>
      </w:r>
    </w:p>
    <w:p w14:paraId="63EC0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Re-enter your secret/Password: password</w:t>
      </w:r>
    </w:p>
    <w:p w14:paraId="71E4DF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wallet password: password</w:t>
      </w:r>
    </w:p>
    <w:p w14:paraId="745FCB61" w14:textId="04559B7C" w:rsidR="005A2410" w:rsidRDefault="005A2410" w:rsidP="005A2410">
      <w:pPr>
        <w:ind w:left="720"/>
        <w:rPr>
          <w:rFonts w:ascii="Arial" w:hAnsi="Arial" w:cs="Arial"/>
          <w:b/>
          <w:sz w:val="24"/>
          <w:szCs w:val="24"/>
        </w:rPr>
      </w:pPr>
      <w:r w:rsidRPr="00C437F4">
        <w:rPr>
          <w:rFonts w:ascii="Arial" w:hAnsi="Arial" w:cs="Arial"/>
          <w:b/>
          <w:sz w:val="24"/>
          <w:szCs w:val="24"/>
        </w:rPr>
        <w:t xml:space="preserve">/ * 2. Trong SQL * Plus, tạo danh sách điều khiển truy cập để cấp đặc quyền </w:t>
      </w:r>
      <w:r w:rsidRPr="00C437F4">
        <w:rPr>
          <w:rFonts w:ascii="Arial" w:hAnsi="Arial" w:cs="Arial"/>
          <w:b/>
          <w:sz w:val="24"/>
          <w:szCs w:val="24"/>
        </w:rPr>
        <w:lastRenderedPageBreak/>
        <w:t>cho ví. Ví dụ sau đây cấp đặc quyền sử dụng mật khẩu cho vai trò hr_clerk và hr_manager, và sau đó nó gán ACL này cho ví. * /</w:t>
      </w:r>
    </w:p>
    <w:p w14:paraId="633A87C9" w14:textId="77777777" w:rsidR="005A2410" w:rsidRPr="00C437F4" w:rsidRDefault="005A2410" w:rsidP="005A2410">
      <w:pPr>
        <w:ind w:left="720"/>
        <w:rPr>
          <w:rFonts w:ascii="Arial" w:hAnsi="Arial" w:cs="Arial"/>
          <w:b/>
          <w:sz w:val="24"/>
          <w:szCs w:val="24"/>
        </w:rPr>
      </w:pPr>
    </w:p>
    <w:p w14:paraId="1A0A2E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3B894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2B3017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6F07D2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1A2D30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52B1FC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13BF9A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44E613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499925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33320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2B5FDA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750F7D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183FF2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68480A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ECA61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50F0D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D7CA5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41EB90C5" w14:textId="7E7BAC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6984C996" w14:textId="77777777" w:rsidR="005A2410" w:rsidRPr="00C437F4" w:rsidRDefault="005A2410" w:rsidP="005A2410">
      <w:pPr>
        <w:ind w:firstLine="720"/>
        <w:rPr>
          <w:rFonts w:ascii="Arial" w:hAnsi="Arial" w:cs="Arial"/>
          <w:sz w:val="20"/>
          <w:szCs w:val="20"/>
        </w:rPr>
      </w:pPr>
    </w:p>
    <w:p w14:paraId="051DA9A4" w14:textId="77777777" w:rsidR="005A2410" w:rsidRPr="00C437F4" w:rsidRDefault="005A2410" w:rsidP="005A2410">
      <w:pPr>
        <w:ind w:left="720"/>
        <w:rPr>
          <w:rFonts w:ascii="Arial" w:hAnsi="Arial" w:cs="Arial"/>
          <w:sz w:val="20"/>
          <w:szCs w:val="20"/>
        </w:rPr>
      </w:pPr>
      <w:r w:rsidRPr="00C437F4">
        <w:rPr>
          <w:rFonts w:ascii="Arial" w:hAnsi="Arial" w:cs="Arial"/>
          <w:b/>
          <w:sz w:val="24"/>
          <w:szCs w:val="24"/>
        </w:rPr>
        <w:t>/ * 3. Tạo một bối cảnh yêu cầu và yêu cầu đối tượng, và sau đó thiết lập xác thực cho ví. * /</w:t>
      </w:r>
    </w:p>
    <w:p w14:paraId="5E01A469"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DECLARE</w:t>
      </w:r>
    </w:p>
    <w:p w14:paraId="000D33F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req_context UTL_HTTP.REQUEST_CONTEXT_KEY;</w:t>
      </w:r>
    </w:p>
    <w:p w14:paraId="158EC905"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 UTL_HTTP.REQ;</w:t>
      </w:r>
    </w:p>
    <w:p w14:paraId="21C29332" w14:textId="77777777" w:rsidR="005A2410" w:rsidRPr="00C437F4" w:rsidRDefault="005A2410" w:rsidP="005A2410">
      <w:pPr>
        <w:ind w:left="720"/>
        <w:rPr>
          <w:rFonts w:ascii="Arial" w:hAnsi="Arial" w:cs="Arial"/>
          <w:b/>
          <w:sz w:val="24"/>
          <w:szCs w:val="24"/>
        </w:rPr>
      </w:pPr>
    </w:p>
    <w:p w14:paraId="4095A62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4813BDEC"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req_context := UTL_HTTP.CREATE_REQUEST_CONTEXT(</w:t>
      </w:r>
    </w:p>
    <w:p w14:paraId="3869D07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wallet_path</w:t>
      </w:r>
      <w:r w:rsidRPr="00C437F4">
        <w:rPr>
          <w:rFonts w:ascii="Arial" w:hAnsi="Arial" w:cs="Arial"/>
          <w:sz w:val="20"/>
          <w:szCs w:val="20"/>
        </w:rPr>
        <w:tab/>
        <w:t xml:space="preserve"> </w:t>
      </w:r>
      <w:r w:rsidRPr="00C437F4">
        <w:rPr>
          <w:rFonts w:ascii="Arial" w:hAnsi="Arial" w:cs="Arial"/>
          <w:sz w:val="20"/>
          <w:szCs w:val="20"/>
        </w:rPr>
        <w:tab/>
        <w:t>=&gt; 'file:/oracle/wallets/hr_access_access',</w:t>
      </w:r>
    </w:p>
    <w:p w14:paraId="4E6F34E1"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NULL,</w:t>
      </w:r>
    </w:p>
    <w:p w14:paraId="1B4C78C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enable_cookies </w:t>
      </w:r>
      <w:r w:rsidRPr="00C437F4">
        <w:rPr>
          <w:rFonts w:ascii="Arial" w:hAnsi="Arial" w:cs="Arial"/>
          <w:sz w:val="20"/>
          <w:szCs w:val="20"/>
        </w:rPr>
        <w:tab/>
      </w:r>
      <w:r w:rsidRPr="00C437F4">
        <w:rPr>
          <w:rFonts w:ascii="Arial" w:hAnsi="Arial" w:cs="Arial"/>
          <w:sz w:val="20"/>
          <w:szCs w:val="20"/>
        </w:rPr>
        <w:tab/>
        <w:t>=&gt; TRUE,</w:t>
      </w:r>
    </w:p>
    <w:p w14:paraId="5FC31AE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 </w:t>
      </w:r>
      <w:r w:rsidRPr="00C437F4">
        <w:rPr>
          <w:rFonts w:ascii="Arial" w:hAnsi="Arial" w:cs="Arial"/>
          <w:sz w:val="20"/>
          <w:szCs w:val="20"/>
        </w:rPr>
        <w:tab/>
      </w:r>
      <w:r w:rsidRPr="00C437F4">
        <w:rPr>
          <w:rFonts w:ascii="Arial" w:hAnsi="Arial" w:cs="Arial"/>
          <w:sz w:val="20"/>
          <w:szCs w:val="20"/>
        </w:rPr>
        <w:tab/>
        <w:t>=&gt; 300,</w:t>
      </w:r>
    </w:p>
    <w:p w14:paraId="5AEAE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max_cookies_per_site </w:t>
      </w:r>
      <w:r w:rsidRPr="00C437F4">
        <w:rPr>
          <w:rFonts w:ascii="Arial" w:hAnsi="Arial" w:cs="Arial"/>
          <w:sz w:val="20"/>
          <w:szCs w:val="20"/>
        </w:rPr>
        <w:tab/>
        <w:t>=&gt; 20);</w:t>
      </w:r>
    </w:p>
    <w:p w14:paraId="0154A03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2693056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'www.hr_access.example.com',</w:t>
      </w:r>
    </w:p>
    <w:p w14:paraId="7142BBF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req_context);</w:t>
      </w:r>
    </w:p>
    <w:p w14:paraId="283315D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UTL_HTTP.SET_AUTHENTICATION_FROM_WALLET(</w:t>
      </w:r>
    </w:p>
    <w:p w14:paraId="4AD9C66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req,</w:t>
      </w:r>
    </w:p>
    <w:p w14:paraId="1F9E1DF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'hr_access'),</w:t>
      </w:r>
    </w:p>
    <w:p w14:paraId="0FF0427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=&gt; 'Basic', </w:t>
      </w:r>
    </w:p>
    <w:p w14:paraId="0F323F0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for_proxy =&gt; FALSE);</w:t>
      </w:r>
    </w:p>
    <w:p w14:paraId="15A98036" w14:textId="3083001F" w:rsidR="005A2410" w:rsidRDefault="005A2410" w:rsidP="005A2410">
      <w:pPr>
        <w:ind w:left="720"/>
        <w:rPr>
          <w:rFonts w:ascii="Arial" w:hAnsi="Arial" w:cs="Arial"/>
          <w:sz w:val="20"/>
          <w:szCs w:val="20"/>
        </w:rPr>
      </w:pPr>
      <w:r w:rsidRPr="00C437F4">
        <w:rPr>
          <w:rFonts w:ascii="Arial" w:hAnsi="Arial" w:cs="Arial"/>
          <w:sz w:val="20"/>
          <w:szCs w:val="20"/>
        </w:rPr>
        <w:t>END;</w:t>
      </w:r>
    </w:p>
    <w:p w14:paraId="2CA86F71" w14:textId="77777777" w:rsidR="005A2410" w:rsidRPr="00C437F4" w:rsidRDefault="005A2410" w:rsidP="005A2410">
      <w:pPr>
        <w:ind w:left="720"/>
        <w:rPr>
          <w:rFonts w:ascii="Arial" w:hAnsi="Arial" w:cs="Arial"/>
          <w:sz w:val="20"/>
          <w:szCs w:val="20"/>
        </w:rPr>
      </w:pPr>
    </w:p>
    <w:p w14:paraId="22A84AB8" w14:textId="2CC23476" w:rsidR="005A2410" w:rsidRDefault="005A2410" w:rsidP="005A2410">
      <w:pPr>
        <w:ind w:left="720"/>
        <w:rPr>
          <w:rFonts w:ascii="Arial" w:hAnsi="Arial" w:cs="Arial"/>
          <w:b/>
          <w:sz w:val="28"/>
          <w:szCs w:val="28"/>
        </w:rPr>
      </w:pPr>
      <w:r w:rsidRPr="00C437F4">
        <w:rPr>
          <w:rFonts w:ascii="Arial" w:hAnsi="Arial" w:cs="Arial"/>
          <w:b/>
          <w:sz w:val="28"/>
          <w:szCs w:val="28"/>
        </w:rPr>
        <w:t>Example of an Access Control List for Wallets in a Shared Database Session.</w:t>
      </w:r>
    </w:p>
    <w:p w14:paraId="316355B5" w14:textId="77777777" w:rsidR="005A2410" w:rsidRPr="00C437F4" w:rsidRDefault="005A2410" w:rsidP="005A2410">
      <w:pPr>
        <w:ind w:left="720"/>
        <w:rPr>
          <w:rFonts w:ascii="Arial" w:hAnsi="Arial" w:cs="Arial"/>
          <w:b/>
          <w:sz w:val="28"/>
          <w:szCs w:val="28"/>
        </w:rPr>
      </w:pPr>
    </w:p>
    <w:p w14:paraId="2D474A0A" w14:textId="4F3BE667"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Ví dụ 4–24</w:t>
      </w:r>
      <w:r w:rsidRPr="00C437F4">
        <w:rPr>
          <w:rFonts w:ascii="Arial" w:hAnsi="Arial" w:cs="Arial"/>
          <w:sz w:val="24"/>
          <w:szCs w:val="24"/>
        </w:rPr>
        <w:t xml:space="preserve"> gần như giống như </w:t>
      </w:r>
      <w:r w:rsidRPr="00C437F4">
        <w:rPr>
          <w:rFonts w:ascii="Arial" w:hAnsi="Arial" w:cs="Arial"/>
          <w:color w:val="4BACC6" w:themeColor="accent5"/>
          <w:sz w:val="24"/>
          <w:szCs w:val="24"/>
        </w:rPr>
        <w:t>Ví dụ 4–23</w:t>
      </w:r>
      <w:r w:rsidRPr="00C437F4">
        <w:rPr>
          <w:rFonts w:ascii="Arial" w:hAnsi="Arial" w:cs="Arial"/>
          <w:sz w:val="24"/>
          <w:szCs w:val="24"/>
        </w:rPr>
        <w:t>, ngoại trừ việc nó cấu hình ví được sử dụng cho một phiên cơ sở dữ liệu được chia sẻ; nghĩa là, tất cả các ứng dụng trong phiên cơ sở dữ liệu hiện tại sẽ có quyền truy cập vào ví này.</w:t>
      </w:r>
    </w:p>
    <w:p w14:paraId="4802EE69" w14:textId="77777777" w:rsidR="005A2410" w:rsidRPr="00C437F4" w:rsidRDefault="005A2410" w:rsidP="005A2410">
      <w:pPr>
        <w:ind w:left="720"/>
        <w:rPr>
          <w:rFonts w:ascii="Arial" w:hAnsi="Arial" w:cs="Arial"/>
          <w:sz w:val="24"/>
          <w:szCs w:val="24"/>
        </w:rPr>
      </w:pPr>
    </w:p>
    <w:p w14:paraId="22F0294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lastRenderedPageBreak/>
        <w:t>Example 4–24 Configuring ACL Access for a Wallet in a Shared Database Session.</w:t>
      </w:r>
    </w:p>
    <w:p w14:paraId="726BE20D" w14:textId="77777777" w:rsidR="005A2410" w:rsidRPr="00C437F4" w:rsidRDefault="005A2410" w:rsidP="005A2410">
      <w:pPr>
        <w:ind w:firstLine="720"/>
        <w:rPr>
          <w:rFonts w:ascii="Arial" w:hAnsi="Arial" w:cs="Arial"/>
          <w:b/>
          <w:sz w:val="20"/>
          <w:szCs w:val="20"/>
        </w:rPr>
      </w:pPr>
      <w:r w:rsidRPr="00C437F4">
        <w:rPr>
          <w:rFonts w:ascii="Arial" w:hAnsi="Arial" w:cs="Arial"/>
          <w:b/>
          <w:sz w:val="20"/>
          <w:szCs w:val="20"/>
        </w:rPr>
        <w:t>/ * Làm theo các bước sau:</w:t>
      </w:r>
    </w:p>
    <w:p w14:paraId="2FCC1073" w14:textId="515546C2"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Sử dụng Oracle Wallet Manager để tạo ví và thêm chứng chỉ ứng dụng khách. Xem Hướng dẫn của quản trị viên bảo mật nâng cao cơ sở dữ liệu Oracle để biết thông tin chi tiết về cách sử dụng Oracle Wallet Manager.</w:t>
      </w:r>
    </w:p>
    <w:p w14:paraId="760E8A55" w14:textId="77777777" w:rsidR="005A2410" w:rsidRPr="005A2410" w:rsidRDefault="005A2410" w:rsidP="005A2410">
      <w:pPr>
        <w:pStyle w:val="ListParagraph"/>
        <w:ind w:left="1185" w:firstLine="0"/>
        <w:rPr>
          <w:rFonts w:ascii="Arial" w:hAnsi="Arial" w:cs="Arial"/>
          <w:b/>
          <w:sz w:val="20"/>
          <w:szCs w:val="20"/>
        </w:rPr>
      </w:pPr>
    </w:p>
    <w:p w14:paraId="429FCBD7" w14:textId="378D3C78"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Trong SQL * Plus, tạo danh sách điều khiển truy cập để cấp đặc quyền cho ví. Ví dụ sau đây cấp đặc quyền sử dụng-client-certificate cho các vai trò hr_clerk và hr_manager, sau đó nó gán ACL này cho ví. * /</w:t>
      </w:r>
    </w:p>
    <w:p w14:paraId="01E5A6EB" w14:textId="47541C30" w:rsidR="005A2410" w:rsidRPr="005A2410" w:rsidRDefault="005A2410" w:rsidP="005A2410">
      <w:pPr>
        <w:rPr>
          <w:rFonts w:ascii="Arial" w:hAnsi="Arial" w:cs="Arial"/>
          <w:b/>
          <w:sz w:val="20"/>
          <w:szCs w:val="20"/>
        </w:rPr>
      </w:pPr>
    </w:p>
    <w:p w14:paraId="075BDC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A293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495E61E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44DFEF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5DFDA8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67349F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8D967D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770B25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39767F4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1FDD8A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526E57C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E2AAC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62046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4F3AE8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20821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CE9AB7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B6405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7233B49" w14:textId="01F570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3FD8ADDD" w14:textId="77777777" w:rsidR="005A2410" w:rsidRPr="00C437F4" w:rsidRDefault="005A2410" w:rsidP="005A2410">
      <w:pPr>
        <w:ind w:firstLine="720"/>
        <w:rPr>
          <w:rFonts w:ascii="Arial" w:hAnsi="Arial" w:cs="Arial"/>
          <w:sz w:val="20"/>
          <w:szCs w:val="20"/>
        </w:rPr>
      </w:pPr>
    </w:p>
    <w:p w14:paraId="4DA63EC1" w14:textId="5BCF219A" w:rsidR="005A2410" w:rsidRDefault="005A2410" w:rsidP="005A2410">
      <w:pPr>
        <w:ind w:left="720"/>
        <w:rPr>
          <w:rFonts w:ascii="Arial" w:hAnsi="Arial" w:cs="Arial"/>
          <w:b/>
          <w:sz w:val="20"/>
          <w:szCs w:val="20"/>
        </w:rPr>
      </w:pPr>
      <w:r w:rsidRPr="00C437F4">
        <w:rPr>
          <w:rFonts w:ascii="Arial" w:hAnsi="Arial" w:cs="Arial"/>
          <w:b/>
          <w:sz w:val="20"/>
          <w:szCs w:val="20"/>
        </w:rPr>
        <w:t>/ * 3. Tạo một đối tượng yêu cầu để xử lý xác thực HTTP cho ví. * /</w:t>
      </w:r>
    </w:p>
    <w:p w14:paraId="3448EC36" w14:textId="77777777" w:rsidR="005A2410" w:rsidRPr="00C437F4" w:rsidRDefault="005A2410" w:rsidP="005A2410">
      <w:pPr>
        <w:ind w:left="720"/>
        <w:rPr>
          <w:rFonts w:ascii="Arial" w:hAnsi="Arial" w:cs="Arial"/>
          <w:b/>
          <w:sz w:val="20"/>
          <w:szCs w:val="20"/>
        </w:rPr>
      </w:pPr>
    </w:p>
    <w:p w14:paraId="7DC246C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DECLARE</w:t>
      </w:r>
    </w:p>
    <w:p w14:paraId="21224A3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UTL_HTTP.req;</w:t>
      </w:r>
    </w:p>
    <w:p w14:paraId="3B86C912"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CDC993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UTL_HTTP.SET_WALLET(</w:t>
      </w:r>
    </w:p>
    <w:p w14:paraId="75EFDA5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path </w:t>
      </w:r>
      <w:r w:rsidRPr="00C437F4">
        <w:rPr>
          <w:rFonts w:ascii="Arial" w:hAnsi="Arial" w:cs="Arial"/>
          <w:sz w:val="20"/>
          <w:szCs w:val="20"/>
        </w:rPr>
        <w:tab/>
      </w:r>
      <w:r w:rsidRPr="00C437F4">
        <w:rPr>
          <w:rFonts w:ascii="Arial" w:hAnsi="Arial" w:cs="Arial"/>
          <w:sz w:val="20"/>
          <w:szCs w:val="20"/>
        </w:rPr>
        <w:tab/>
        <w:t>=&gt; 'file: $ORACLE_HOME/wallets/hr_access_access',</w:t>
      </w:r>
    </w:p>
    <w:p w14:paraId="0D97BD8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password </w:t>
      </w:r>
      <w:r w:rsidRPr="00C437F4">
        <w:rPr>
          <w:rFonts w:ascii="Arial" w:hAnsi="Arial" w:cs="Arial"/>
          <w:sz w:val="20"/>
          <w:szCs w:val="20"/>
        </w:rPr>
        <w:tab/>
        <w:t>=&gt; NULL);</w:t>
      </w:r>
    </w:p>
    <w:p w14:paraId="114FBFF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3B831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url</w:t>
      </w:r>
      <w:r w:rsidRPr="00C437F4">
        <w:rPr>
          <w:rFonts w:ascii="Arial" w:hAnsi="Arial" w:cs="Arial"/>
          <w:sz w:val="20"/>
          <w:szCs w:val="20"/>
        </w:rPr>
        <w:tab/>
      </w:r>
      <w:r w:rsidRPr="00C437F4">
        <w:rPr>
          <w:rFonts w:ascii="Arial" w:hAnsi="Arial" w:cs="Arial"/>
          <w:sz w:val="20"/>
          <w:szCs w:val="20"/>
        </w:rPr>
        <w:tab/>
        <w:t xml:space="preserve"> =&gt; 'www.hr_access.example.com',</w:t>
      </w:r>
    </w:p>
    <w:p w14:paraId="2FBE0CC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method </w:t>
      </w:r>
      <w:r w:rsidRPr="00C437F4">
        <w:rPr>
          <w:rFonts w:ascii="Arial" w:hAnsi="Arial" w:cs="Arial"/>
          <w:sz w:val="20"/>
          <w:szCs w:val="20"/>
        </w:rPr>
        <w:tab/>
      </w:r>
      <w:r w:rsidRPr="00C437F4">
        <w:rPr>
          <w:rFonts w:ascii="Arial" w:hAnsi="Arial" w:cs="Arial"/>
          <w:sz w:val="20"/>
          <w:szCs w:val="20"/>
        </w:rPr>
        <w:tab/>
        <w:t>=&gt; 'POST',</w:t>
      </w:r>
    </w:p>
    <w:p w14:paraId="28FC7B5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http_version </w:t>
      </w:r>
      <w:r w:rsidRPr="00C437F4">
        <w:rPr>
          <w:rFonts w:ascii="Arial" w:hAnsi="Arial" w:cs="Arial"/>
          <w:sz w:val="20"/>
          <w:szCs w:val="20"/>
        </w:rPr>
        <w:tab/>
        <w:t>=&gt; NULL,</w:t>
      </w:r>
    </w:p>
    <w:p w14:paraId="7914A5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request_context </w:t>
      </w:r>
      <w:r w:rsidRPr="00C437F4">
        <w:rPr>
          <w:rFonts w:ascii="Arial" w:hAnsi="Arial" w:cs="Arial"/>
          <w:sz w:val="20"/>
          <w:szCs w:val="20"/>
        </w:rPr>
        <w:tab/>
        <w:t>=&gt; NULL);</w:t>
      </w:r>
    </w:p>
    <w:p w14:paraId="280BD104" w14:textId="1BF8CEE0" w:rsidR="005A2410" w:rsidRDefault="005A2410" w:rsidP="005A2410">
      <w:pPr>
        <w:ind w:left="720"/>
        <w:rPr>
          <w:rFonts w:ascii="Arial" w:hAnsi="Arial" w:cs="Arial"/>
          <w:sz w:val="20"/>
          <w:szCs w:val="20"/>
        </w:rPr>
      </w:pPr>
      <w:r w:rsidRPr="00C437F4">
        <w:rPr>
          <w:rFonts w:ascii="Arial" w:hAnsi="Arial" w:cs="Arial"/>
          <w:sz w:val="20"/>
          <w:szCs w:val="20"/>
        </w:rPr>
        <w:t>END;</w:t>
      </w:r>
    </w:p>
    <w:p w14:paraId="33251D79" w14:textId="77777777" w:rsidR="005A2410" w:rsidRPr="00C437F4" w:rsidRDefault="005A2410" w:rsidP="005A2410">
      <w:pPr>
        <w:ind w:left="720"/>
        <w:rPr>
          <w:rFonts w:ascii="Arial" w:hAnsi="Arial" w:cs="Arial"/>
          <w:sz w:val="20"/>
          <w:szCs w:val="20"/>
        </w:rPr>
      </w:pPr>
    </w:p>
    <w:p w14:paraId="685E476A" w14:textId="77777777" w:rsidR="005A2410" w:rsidRPr="00C437F4" w:rsidRDefault="005A2410" w:rsidP="005A2410">
      <w:pPr>
        <w:rPr>
          <w:rFonts w:ascii="Arial" w:hAnsi="Arial" w:cs="Arial"/>
          <w:b/>
          <w:sz w:val="36"/>
          <w:szCs w:val="36"/>
        </w:rPr>
      </w:pPr>
      <w:r w:rsidRPr="00C437F4">
        <w:rPr>
          <w:rFonts w:ascii="Arial" w:hAnsi="Arial" w:cs="Arial"/>
          <w:b/>
          <w:sz w:val="36"/>
          <w:szCs w:val="36"/>
        </w:rPr>
        <w:t>Chỉ định một nhóm các máy chủ lưu trữ mạng.</w:t>
      </w:r>
    </w:p>
    <w:p w14:paraId="03E699DC" w14:textId="4839BA7E" w:rsidR="005A2410" w:rsidRDefault="005A2410" w:rsidP="005A2410">
      <w:pPr>
        <w:ind w:left="720"/>
        <w:rPr>
          <w:rFonts w:ascii="Arial" w:hAnsi="Arial" w:cs="Arial"/>
          <w:sz w:val="24"/>
          <w:szCs w:val="24"/>
        </w:rPr>
      </w:pPr>
      <w:r w:rsidRPr="00C437F4">
        <w:rPr>
          <w:rFonts w:ascii="Arial" w:hAnsi="Arial" w:cs="Arial"/>
          <w:sz w:val="24"/>
          <w:szCs w:val="24"/>
        </w:rPr>
        <w:t xml:space="preserve">Nếu bạn muốn gán danh sách điều khiển truy cập vào một nhóm máy tính lưu trữ mạng, bạn có thể sử dụng ký tự đại diện dấu hoa thị (*). Ví dụ: nhập * .example.com cho máy chủ lưu trữ thuộc miền hoặc 192.0.2. * Cho địa chỉ IPv4 thuộc về mạng con IP. Ký tự đại diện dấu hoa thị phải ở đầu, trước một dấu chấm (.) Trong một miền, hoặc ở cuối, sau một dấu chấm (.), Trong một mạng con IP. Ví dụ: *. Example.com hợp lệ, nhưng * example.com và * .example. * Thì </w:t>
      </w:r>
      <w:r w:rsidRPr="00C437F4">
        <w:rPr>
          <w:rFonts w:ascii="Arial" w:hAnsi="Arial" w:cs="Arial"/>
          <w:sz w:val="24"/>
          <w:szCs w:val="24"/>
        </w:rPr>
        <w:lastRenderedPageBreak/>
        <w:t>không. Lưu ý rằng việc sử dụng các ký tự đại diện ảnh hưởng đến thứ tự ưu tiên cho nhiều danh sách điều khiển truy cập được gán cho cùng một máy tính chủ. Bạn không thể sử dụng ký tự đại diện cho địa chỉ IPv6.</w:t>
      </w:r>
    </w:p>
    <w:p w14:paraId="108D7FB3" w14:textId="77777777" w:rsidR="005A2410" w:rsidRPr="00C437F4" w:rsidRDefault="005A2410" w:rsidP="005A2410">
      <w:pPr>
        <w:rPr>
          <w:rFonts w:ascii="Arial" w:hAnsi="Arial" w:cs="Arial"/>
          <w:sz w:val="24"/>
          <w:szCs w:val="24"/>
        </w:rPr>
      </w:pPr>
    </w:p>
    <w:p w14:paraId="40A93310" w14:textId="60EFA772" w:rsidR="005A2410" w:rsidRDefault="005A2410" w:rsidP="005A2410">
      <w:pPr>
        <w:ind w:left="720"/>
        <w:rPr>
          <w:rFonts w:ascii="Arial" w:hAnsi="Arial" w:cs="Arial"/>
          <w:sz w:val="24"/>
          <w:szCs w:val="24"/>
        </w:rPr>
      </w:pPr>
      <w:r w:rsidRPr="00C437F4">
        <w:rPr>
          <w:rFonts w:ascii="Arial" w:hAnsi="Arial" w:cs="Arial"/>
          <w:sz w:val="24"/>
          <w:szCs w:val="24"/>
        </w:rPr>
        <w:t>Ký hiệu Định tuyến Liên miền (CIDR) không xác định cách địa chỉ IPv4 và IPv6 được phân loại để định tuyến các gói IP trên internet. Gói DBMS_NETWORK_ACL_ADMIN hỗ trợ ký hiệu CIDR cho cả địa chỉ IPv4 và IPv6. Gói này xem xét địa chỉ IPv6 được ánh xạ IPv4 hoặc mạng con tương đương với địa chỉ gốc IPv4 hoặc mạng phụ mà nó đại diện. Ví dụ, :: ffff: 192.0.2.1 tương đương với 192.0.2.1, và :: ffff: 192.0.2.1/120 tương đương với 192.0.2. *.</w:t>
      </w:r>
    </w:p>
    <w:p w14:paraId="2C49DBFB" w14:textId="77777777" w:rsidR="005A2410" w:rsidRPr="00C437F4" w:rsidRDefault="005A2410" w:rsidP="005A2410">
      <w:pPr>
        <w:rPr>
          <w:rFonts w:ascii="Arial" w:hAnsi="Arial" w:cs="Arial"/>
          <w:sz w:val="24"/>
          <w:szCs w:val="24"/>
        </w:rPr>
      </w:pPr>
    </w:p>
    <w:p w14:paraId="3618B1BF" w14:textId="3CBD7EAE" w:rsidR="005A2410" w:rsidRDefault="005A2410" w:rsidP="005A2410">
      <w:pPr>
        <w:rPr>
          <w:rFonts w:ascii="Arial" w:hAnsi="Arial" w:cs="Arial"/>
          <w:b/>
          <w:sz w:val="36"/>
          <w:szCs w:val="36"/>
        </w:rPr>
      </w:pPr>
      <w:r w:rsidRPr="00C437F4">
        <w:rPr>
          <w:rFonts w:ascii="Arial" w:hAnsi="Arial" w:cs="Arial"/>
          <w:b/>
          <w:sz w:val="36"/>
          <w:szCs w:val="36"/>
        </w:rPr>
        <w:t>Thứ tự ưu tiên cho một máy tính chủ trong các truy cập danh sách điều khiển truy cập nhiều.</w:t>
      </w:r>
    </w:p>
    <w:p w14:paraId="4CB1AF01" w14:textId="77777777" w:rsidR="005A2410" w:rsidRPr="00C437F4" w:rsidRDefault="005A2410" w:rsidP="005A2410">
      <w:pPr>
        <w:rPr>
          <w:rFonts w:ascii="Arial" w:hAnsi="Arial" w:cs="Arial"/>
          <w:b/>
          <w:sz w:val="36"/>
          <w:szCs w:val="36"/>
        </w:rPr>
      </w:pPr>
    </w:p>
    <w:p w14:paraId="6C67CA6B" w14:textId="149D131B" w:rsidR="005A2410" w:rsidRDefault="005A2410" w:rsidP="005A2410">
      <w:pPr>
        <w:ind w:left="720"/>
        <w:rPr>
          <w:rFonts w:ascii="Arial" w:hAnsi="Arial" w:cs="Arial"/>
          <w:sz w:val="24"/>
          <w:szCs w:val="24"/>
        </w:rPr>
      </w:pPr>
      <w:r w:rsidRPr="00C437F4">
        <w:rPr>
          <w:rFonts w:ascii="Arial" w:hAnsi="Arial" w:cs="Arial"/>
          <w:sz w:val="24"/>
          <w:szCs w:val="24"/>
        </w:rPr>
        <w:t>Đối với nhiều danh sách điều khiển truy cập được gán cho máy chủ và tên miền của nó, danh sách điều khiển truy cập được gán cho máy chủ sẽ được ưu tiên so với danh sách được gán cho tên miền. Danh sách điều khiển truy cập được gán cho một miền có mức ưu tiên thấp hơn so với danh sách được chỉ định cho tên miền phụ.</w:t>
      </w:r>
    </w:p>
    <w:p w14:paraId="68F2B006" w14:textId="77777777" w:rsidR="005A2410" w:rsidRPr="00C437F4" w:rsidRDefault="005A2410" w:rsidP="005A2410">
      <w:pPr>
        <w:ind w:left="720"/>
        <w:rPr>
          <w:rFonts w:ascii="Arial" w:hAnsi="Arial" w:cs="Arial"/>
          <w:sz w:val="24"/>
          <w:szCs w:val="24"/>
        </w:rPr>
      </w:pPr>
    </w:p>
    <w:p w14:paraId="64CD697F" w14:textId="2F543C88"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máy chủ lưu trữ.us.example.com, trước các danh sách điều khiển truy cập khác được gán cho các miền của nó. Nếu danh sách điều khiển truy cập bổ sung được gán cho các tên miền phụ, thứ tự ưu tiên của chúng như sau:</w:t>
      </w:r>
    </w:p>
    <w:p w14:paraId="4DA301DA" w14:textId="77777777" w:rsidR="005A2410" w:rsidRPr="00C437F4" w:rsidRDefault="005A2410" w:rsidP="005A2410">
      <w:pPr>
        <w:ind w:left="720"/>
        <w:rPr>
          <w:rFonts w:ascii="Arial" w:hAnsi="Arial" w:cs="Arial"/>
          <w:sz w:val="24"/>
          <w:szCs w:val="24"/>
        </w:rPr>
      </w:pPr>
    </w:p>
    <w:p w14:paraId="37552C71" w14:textId="77777777" w:rsidR="005A2410" w:rsidRPr="00C437F4" w:rsidRDefault="005A2410" w:rsidP="005A2410">
      <w:pPr>
        <w:rPr>
          <w:rFonts w:ascii="Arial" w:hAnsi="Arial" w:cs="Arial"/>
          <w:sz w:val="24"/>
          <w:szCs w:val="24"/>
        </w:rPr>
      </w:pPr>
      <w:r w:rsidRPr="00C437F4">
        <w:rPr>
          <w:rFonts w:ascii="Arial" w:hAnsi="Arial" w:cs="Arial"/>
          <w:sz w:val="24"/>
          <w:szCs w:val="24"/>
        </w:rPr>
        <w:tab/>
        <w:t>1. server.us.example.com</w:t>
      </w:r>
    </w:p>
    <w:p w14:paraId="5996B5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*.us.example.com</w:t>
      </w:r>
    </w:p>
    <w:p w14:paraId="05CA6A80"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*.example.com</w:t>
      </w:r>
    </w:p>
    <w:p w14:paraId="416453D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4. *.com</w:t>
      </w:r>
    </w:p>
    <w:p w14:paraId="773C4424" w14:textId="77777777" w:rsidR="005A2410" w:rsidRDefault="005A2410" w:rsidP="005A2410">
      <w:pPr>
        <w:ind w:left="720"/>
        <w:rPr>
          <w:rFonts w:ascii="Arial" w:hAnsi="Arial" w:cs="Arial"/>
          <w:sz w:val="24"/>
          <w:szCs w:val="24"/>
        </w:rPr>
      </w:pPr>
      <w:r w:rsidRPr="00C437F4">
        <w:rPr>
          <w:rFonts w:ascii="Arial" w:hAnsi="Arial" w:cs="Arial"/>
          <w:sz w:val="24"/>
          <w:szCs w:val="24"/>
        </w:rPr>
        <w:t>5. *</w:t>
      </w:r>
    </w:p>
    <w:p w14:paraId="27D9AFAC" w14:textId="7E2BF3FE" w:rsidR="005A2410" w:rsidRDefault="005A2410" w:rsidP="005A2410">
      <w:pPr>
        <w:ind w:left="720"/>
        <w:rPr>
          <w:rFonts w:ascii="Arial" w:hAnsi="Arial" w:cs="Arial"/>
          <w:sz w:val="24"/>
          <w:szCs w:val="24"/>
        </w:rPr>
      </w:pPr>
      <w:r w:rsidRPr="00C437F4">
        <w:rPr>
          <w:rFonts w:ascii="Arial" w:hAnsi="Arial" w:cs="Arial"/>
          <w:sz w:val="24"/>
          <w:szCs w:val="24"/>
        </w:rPr>
        <w:t>Tương tự, đối với nhiều danh sách điều khiển truy cập được gán cho địa chỉ IP (cả IPv4 và IPv6) và mạng con thuộc về, danh sách điều khiển truy cập được gán cho địa chỉ IP được ưu tiên so với danh sách được gán cho mạng phụ. Danh sách điều khiển truy cập được gán cho mạng con có mức độ ưu tiên thấp hơn so với danh sách được gán cho các mạng con nhỏ hơn.</w:t>
      </w:r>
    </w:p>
    <w:p w14:paraId="4293B626" w14:textId="77777777" w:rsidR="005A2410" w:rsidRPr="00C437F4" w:rsidRDefault="005A2410" w:rsidP="005A2410">
      <w:pPr>
        <w:ind w:firstLine="720"/>
        <w:rPr>
          <w:rFonts w:ascii="Arial" w:hAnsi="Arial" w:cs="Arial"/>
          <w:sz w:val="24"/>
          <w:szCs w:val="24"/>
        </w:rPr>
      </w:pPr>
    </w:p>
    <w:p w14:paraId="653523E3" w14:textId="2EFC6E31"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địa chỉ IP 192.0.2.3, trước các danh sách điều khiển truy cập khác được gán cho các mạng con nó thuộc về. Nếu danh sách điều khiển truy cập bổ sung được gán cho mạng con, thứ tự ưu tiên của chúng như sau:</w:t>
      </w:r>
    </w:p>
    <w:p w14:paraId="251C1C67" w14:textId="77777777" w:rsidR="005A2410" w:rsidRPr="00C437F4" w:rsidRDefault="005A2410" w:rsidP="005A2410">
      <w:pPr>
        <w:ind w:left="720"/>
        <w:rPr>
          <w:rFonts w:ascii="Arial" w:hAnsi="Arial" w:cs="Arial"/>
          <w:sz w:val="24"/>
          <w:szCs w:val="24"/>
        </w:rPr>
      </w:pPr>
    </w:p>
    <w:p w14:paraId="42AEA37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192.0.2.3 (or ::ffff:192.0.2.3)</w:t>
      </w:r>
    </w:p>
    <w:p w14:paraId="40C1EA9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2. 192.0.2.3/31 (or ::ffff:192.0.2.3/127) </w:t>
      </w:r>
    </w:p>
    <w:p w14:paraId="6A508A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192.0.2.3/30 (or ::ffff:192.0.2.3/126)</w:t>
      </w:r>
    </w:p>
    <w:p w14:paraId="2EDC4C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lastRenderedPageBreak/>
        <w:t xml:space="preserve">4. 192.0.2.3/29 (or ::ffff:192.0.2.3/125) </w:t>
      </w:r>
    </w:p>
    <w:p w14:paraId="546D961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5. ...</w:t>
      </w:r>
    </w:p>
    <w:p w14:paraId="0B24DB8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6. 192.0.2.3/24 (or ::ffff:192.0.2.3/120 or 192.0.2.*)</w:t>
      </w:r>
    </w:p>
    <w:p w14:paraId="2006DA0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7. ...</w:t>
      </w:r>
    </w:p>
    <w:p w14:paraId="41E8294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8. 192.0.2.3/16 (or ::ffff:192.0.2.3/112 or 192.0.*)</w:t>
      </w:r>
    </w:p>
    <w:p w14:paraId="0284224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9. ...</w:t>
      </w:r>
    </w:p>
    <w:p w14:paraId="2223819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10. 192.0.2.3/8 (or ::ffff:192.0.2.3/104 or 192.*)</w:t>
      </w:r>
    </w:p>
    <w:p w14:paraId="473047F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11. ...</w:t>
      </w:r>
    </w:p>
    <w:p w14:paraId="2246B19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12. ::ffff:192.0.2.3/95</w:t>
      </w:r>
    </w:p>
    <w:p w14:paraId="0D17D14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13. ::ffff:192.0.2.3/94</w:t>
      </w:r>
    </w:p>
    <w:p w14:paraId="65C4B8C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14. ...</w:t>
      </w:r>
    </w:p>
    <w:p w14:paraId="46F1B3A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15. *</w:t>
      </w:r>
    </w:p>
    <w:p w14:paraId="41854C08" w14:textId="77777777" w:rsidR="005A2410" w:rsidRPr="00C437F4" w:rsidRDefault="005A2410" w:rsidP="005A2410">
      <w:pPr>
        <w:rPr>
          <w:rFonts w:ascii="Arial" w:hAnsi="Arial" w:cs="Arial"/>
          <w:b/>
          <w:sz w:val="36"/>
          <w:szCs w:val="36"/>
        </w:rPr>
      </w:pPr>
      <w:r w:rsidRPr="00C437F4">
        <w:rPr>
          <w:rFonts w:ascii="Arial" w:hAnsi="Arial" w:cs="Arial"/>
          <w:b/>
          <w:sz w:val="36"/>
          <w:szCs w:val="36"/>
        </w:rPr>
        <w:t>Thứ tự ưu tiên cho một máy chủ trong danh sách điều khiển truy cập các nhiệm vụ với các dãy cổng.</w:t>
      </w:r>
    </w:p>
    <w:p w14:paraId="31C2A440" w14:textId="0F9A78FD" w:rsidR="005A2410" w:rsidRDefault="005A2410" w:rsidP="005A2410">
      <w:pPr>
        <w:ind w:left="720"/>
        <w:rPr>
          <w:rFonts w:ascii="Arial" w:hAnsi="Arial" w:cs="Arial"/>
          <w:sz w:val="24"/>
          <w:szCs w:val="24"/>
        </w:rPr>
      </w:pPr>
      <w:r w:rsidRPr="00C437F4">
        <w:rPr>
          <w:rFonts w:ascii="Arial" w:hAnsi="Arial" w:cs="Arial"/>
          <w:sz w:val="24"/>
          <w:szCs w:val="24"/>
        </w:rPr>
        <w:t>Khi một danh sách điều khiển truy cập được gán cho một máy chủ, một miền hoặc một mạng con IP với một dải cổng, nó sẽ được ưu tiên hơn danh sách điều khiển truy cập được gán cho cùng một máy chủ, tên miền hoặc IP subnet mà không có dải cổng.</w:t>
      </w:r>
    </w:p>
    <w:p w14:paraId="4FC4470D" w14:textId="77777777" w:rsidR="005A2410" w:rsidRPr="00C437F4" w:rsidRDefault="005A2410" w:rsidP="005A2410">
      <w:pPr>
        <w:rPr>
          <w:rFonts w:ascii="Arial" w:hAnsi="Arial" w:cs="Arial"/>
          <w:sz w:val="24"/>
          <w:szCs w:val="24"/>
        </w:rPr>
      </w:pPr>
    </w:p>
    <w:p w14:paraId="132400D2" w14:textId="7A07E699" w:rsidR="005A2410" w:rsidRDefault="005A2410" w:rsidP="005A2410">
      <w:pPr>
        <w:ind w:left="720"/>
        <w:rPr>
          <w:rFonts w:ascii="Arial" w:hAnsi="Arial" w:cs="Arial"/>
          <w:sz w:val="24"/>
          <w:szCs w:val="24"/>
        </w:rPr>
      </w:pPr>
      <w:r w:rsidRPr="00C437F4">
        <w:rPr>
          <w:rFonts w:ascii="Arial" w:hAnsi="Arial" w:cs="Arial"/>
          <w:sz w:val="24"/>
          <w:szCs w:val="24"/>
        </w:rPr>
        <w:t>Ví dụ, đối với các kết nối TCP tới bất kỳ cổng nào giữa cổng 80 và 99 tại server.us.example.com, trước tiên Oracle Database chọn danh sách điều khiển truy cập được gán cho cổng 80 đến 99 tại server.us.example.com, phía trước danh sách điều khiển truy cập được gán cho server.us.example.com không có dải cổng.</w:t>
      </w:r>
    </w:p>
    <w:p w14:paraId="1C2667B5" w14:textId="77777777" w:rsidR="005A2410" w:rsidRPr="00C437F4" w:rsidRDefault="005A2410" w:rsidP="005A2410">
      <w:pPr>
        <w:ind w:left="720"/>
        <w:rPr>
          <w:rFonts w:ascii="Arial" w:hAnsi="Arial" w:cs="Arial"/>
          <w:sz w:val="24"/>
          <w:szCs w:val="24"/>
        </w:rPr>
      </w:pPr>
    </w:p>
    <w:p w14:paraId="67403C66"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tra các nhiệm vụ đặc quyền ảnh hưởng đến quyền truy cập của người dùng vào máy chủ lưu trữ mạng.</w:t>
      </w:r>
    </w:p>
    <w:p w14:paraId="2659F32B" w14:textId="4C596FAC" w:rsidR="005A2410" w:rsidRDefault="005A2410" w:rsidP="005A2410">
      <w:pPr>
        <w:ind w:left="720"/>
        <w:rPr>
          <w:rFonts w:ascii="Arial" w:hAnsi="Arial" w:cs="Arial"/>
          <w:sz w:val="24"/>
          <w:szCs w:val="24"/>
        </w:rPr>
      </w:pPr>
      <w:r w:rsidRPr="00C437F4">
        <w:rPr>
          <w:rFonts w:ascii="Arial" w:hAnsi="Arial" w:cs="Arial"/>
          <w:sz w:val="24"/>
          <w:szCs w:val="24"/>
        </w:rPr>
        <w:t>Quản trị viên cơ sở dữ liệu có thể sử dụng chế độ xem từ điển dữ liệu DBA_NETWORK_ACL_PRIVILEGES để truy vấn hoặc từ chối người dùng và vai trò cơ sở dữ liệu trong danh sách kiểm soát truy cập và liệu các đặc quyền đó chỉ có hiệu lực trong một số lần nhất định hay không. Sử dụng thông tin được cung cấp bởi khung nhìn, bạn có thể cần kết hợp dữ liệu để xác định xem người dùng có được cấp đặc quyền tại thời điểm hiện tại không, vai trò người dùng có, thứ tự của các mục điều khiển truy cập, v.v. Để đơn giản hóa việc đánh giá đặc quyền này, bạn có thể sử dụng các hàm DBMS_NETWORK_ACL_ADMIN sau đây để kiểm tra đặc quyền được cấp cho người dùng trong danh sách điều khiển truy cập:</w:t>
      </w:r>
    </w:p>
    <w:p w14:paraId="5E7513D0" w14:textId="77777777" w:rsidR="005A2410" w:rsidRPr="00C437F4" w:rsidRDefault="005A2410" w:rsidP="005A2410">
      <w:pPr>
        <w:rPr>
          <w:rFonts w:ascii="Arial" w:hAnsi="Arial" w:cs="Arial"/>
          <w:sz w:val="24"/>
          <w:szCs w:val="24"/>
        </w:rPr>
      </w:pPr>
    </w:p>
    <w:p w14:paraId="63D2717D"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CHECK_PRIVILEGE: Kiểm tra xem đặc quyền được chỉ định có được cấp hoặc bị từ chối từ người dùng được chỉ định trong danh sách điều khiển truy cập hay không. Thủ tục này xác định danh sách điều khiển truy cập bằng đường dẫn của nó trong kho lưu trữ XML DB. Sử dụng </w:t>
      </w:r>
      <w:r w:rsidRPr="00C437F4">
        <w:rPr>
          <w:rFonts w:ascii="Arial" w:hAnsi="Arial" w:cs="Arial"/>
          <w:sz w:val="24"/>
          <w:szCs w:val="24"/>
        </w:rPr>
        <w:lastRenderedPageBreak/>
        <w:t>CHECK_PRIVILEGE nếu bạn muốn đánh giá một danh sách điều khiển truy cập với một đường dẫn đã biết.</w:t>
      </w:r>
    </w:p>
    <w:p w14:paraId="1B58C372"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CHECK_PRIVILEGE_ACLID: Tương tự như thủ tục CHECK_PRIVILEGE, ngoại trừ việc nó cho phép bạn chỉ định ID đối tượng của danh sách điều khiển truy cập. Sử dụng CHECK_PRIVILEGE_ACLID nếu bạn cần đánh giá nhiều danh sách kiểm soát truy cập, khi bạn truy vấn chế độ xem từ điển dữ liệu DBA_NETWORK_ACLS. Để có hiệu suất tốt hơn, hãy gọi CHECK_PRIVILEGE_ACLID trên nhiều danh sách kiểm soát truy cập thay vì sử dụng CHECK_PRIVILEGE trên từng danh sách riêng lẻ.</w:t>
      </w:r>
    </w:p>
    <w:p w14:paraId="3058626D" w14:textId="77777777" w:rsidR="005A2410" w:rsidRDefault="005A2410" w:rsidP="00210B04">
      <w:pPr>
        <w:ind w:left="720"/>
        <w:rPr>
          <w:rFonts w:ascii="Arial" w:hAnsi="Arial" w:cs="Arial"/>
          <w:sz w:val="24"/>
          <w:szCs w:val="24"/>
        </w:rPr>
      </w:pPr>
      <w:r w:rsidRPr="00C437F4">
        <w:rPr>
          <w:rFonts w:ascii="Arial" w:hAnsi="Arial" w:cs="Arial"/>
          <w:sz w:val="24"/>
          <w:szCs w:val="24"/>
        </w:rPr>
        <w:t xml:space="preserve">Người dùng không có quyền quản trị cơ sở dữ liệu không có đặc quyền truy cập vào danh sách điều khiển truy cập hoặc gọi các hàm DBMS_NETWORK_ACL_ADMIN đó. Tuy nhiên, họ có thể truy vấn chế độ xem từ điển dữ liệu </w:t>
      </w:r>
    </w:p>
    <w:p w14:paraId="374EA9A2" w14:textId="3A380BF8" w:rsidR="005A2410" w:rsidRDefault="005A2410" w:rsidP="00210B04">
      <w:pPr>
        <w:ind w:firstLine="720"/>
        <w:rPr>
          <w:rFonts w:ascii="Arial" w:hAnsi="Arial" w:cs="Arial"/>
          <w:sz w:val="24"/>
          <w:szCs w:val="24"/>
        </w:rPr>
      </w:pPr>
      <w:r w:rsidRPr="00C437F4">
        <w:rPr>
          <w:rFonts w:ascii="Arial" w:hAnsi="Arial" w:cs="Arial"/>
          <w:sz w:val="24"/>
          <w:szCs w:val="24"/>
        </w:rPr>
        <w:t>USER_NETWORK_ACL_PRIVILEGES để kiểm tra đặc quyền của họ thay thế.</w:t>
      </w:r>
    </w:p>
    <w:p w14:paraId="132FEBDC" w14:textId="77777777" w:rsidR="00210B04" w:rsidRPr="00C437F4" w:rsidRDefault="00210B04" w:rsidP="005A2410">
      <w:pPr>
        <w:rPr>
          <w:rFonts w:ascii="Arial" w:hAnsi="Arial" w:cs="Arial"/>
          <w:sz w:val="24"/>
          <w:szCs w:val="24"/>
        </w:rPr>
      </w:pPr>
    </w:p>
    <w:p w14:paraId="5FCE6EB0" w14:textId="68FC5EBF"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và người dùng có thể sử dụng các hàm DBMS_NETWORK_ACL_UTILITY sau để xác định xem hai máy chủ, tên miền hoặc mạng con là tương đương hay nếu máy chủ, tên miền hoặc mạng con bằng hoặc chứa trong một máy chủ, miền hoặc mạng con khác:</w:t>
      </w:r>
    </w:p>
    <w:p w14:paraId="34CBA5AC" w14:textId="77777777" w:rsidR="00210B04" w:rsidRPr="00C437F4" w:rsidRDefault="00210B04" w:rsidP="00210B04">
      <w:pPr>
        <w:ind w:left="720"/>
        <w:rPr>
          <w:rFonts w:ascii="Arial" w:hAnsi="Arial" w:cs="Arial"/>
          <w:sz w:val="24"/>
          <w:szCs w:val="24"/>
        </w:rPr>
      </w:pPr>
    </w:p>
    <w:p w14:paraId="0D7930AE"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EQUALS_HOST: Trả về một giá trị để biểu thị nếu hai máy chủ, tên miền hoặc mạng con là tương đương.</w:t>
      </w:r>
    </w:p>
    <w:p w14:paraId="7D4D3569"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CONTAINS_HOST: Trả về một giá trị để chỉ ra nếu một máy chủ, tên miền, hoặc mạng con bằng hoặc chứa trong một máy chủ, tên miền, hoặc mạng con khác, và thứ tự tương đối ưu tiên của miền có chứa hoặc mạng con cho các bài tập ACL của nó.</w:t>
      </w:r>
    </w:p>
    <w:p w14:paraId="1606F1D0" w14:textId="096E6322" w:rsidR="005A2410" w:rsidRDefault="005A2410" w:rsidP="00210B04">
      <w:pPr>
        <w:ind w:left="720"/>
        <w:rPr>
          <w:rFonts w:ascii="Arial" w:hAnsi="Arial" w:cs="Arial"/>
          <w:sz w:val="24"/>
          <w:szCs w:val="24"/>
        </w:rPr>
      </w:pPr>
      <w:r w:rsidRPr="00C437F4">
        <w:rPr>
          <w:rFonts w:ascii="Arial" w:hAnsi="Arial" w:cs="Arial"/>
          <w:sz w:val="24"/>
          <w:szCs w:val="24"/>
        </w:rPr>
        <w:t>Nếu bạn không sử dụng địa chỉ IPv6, người quản trị cơ sở dữ liệu và người dùng có thể sử dụng các hàm DBMS_NETWORK_ACL_UTILITY sau để tạo danh sách tên miền hoặc mạng con IPv4 một máy chủ thuộc và sắp xếp danh sách điều khiển truy cập theo thứ tự ưu tiên của họ theo bài tập chủ của họ:</w:t>
      </w:r>
    </w:p>
    <w:p w14:paraId="6ADDD46F" w14:textId="77777777" w:rsidR="00210B04" w:rsidRPr="00C437F4" w:rsidRDefault="00210B04" w:rsidP="00210B04">
      <w:pPr>
        <w:ind w:left="720"/>
        <w:rPr>
          <w:rFonts w:ascii="Arial" w:hAnsi="Arial" w:cs="Arial"/>
          <w:sz w:val="24"/>
          <w:szCs w:val="24"/>
        </w:rPr>
      </w:pPr>
    </w:p>
    <w:p w14:paraId="237764FF"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DOMAINS: Trả về danh sách tên miền hoặc mạng con IP có danh sách điều khiển truy cập có thể ảnh hưởng đến quyền đối với mạng máy chủ lưu trữ mạng, tên miền phụ hoặc IP được chỉ định.</w:t>
      </w:r>
    </w:p>
    <w:p w14:paraId="366A5976"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DOMAIN_LEVEL: Trả về cấp tên miền của một máy chủ đã cho.</w:t>
      </w:r>
    </w:p>
    <w:p w14:paraId="28F6E101"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giải thích cách quản trị viên cơ sở dữ liệu và người dùng có thể kiểm tra quyền để người dùng kết nối với máy chủ lưu trữ mạng hoặc thực hiện độ phân giải tên miền:</w:t>
      </w:r>
    </w:p>
    <w:p w14:paraId="2222B4BD"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một DBA có thể kiểm tra kết nối mạng người dùng và đặc quyền miền.</w:t>
      </w:r>
    </w:p>
    <w:p w14:paraId="287C742E"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người dùng có thể kiểm tra kết nối mạng và đặc quyền miền của họ.</w:t>
      </w:r>
    </w:p>
    <w:p w14:paraId="4981C10F" w14:textId="6551A823" w:rsidR="005A2410" w:rsidRDefault="005A2410" w:rsidP="00210B04">
      <w:pPr>
        <w:ind w:left="720"/>
        <w:rPr>
          <w:rFonts w:ascii="Arial" w:hAnsi="Arial" w:cs="Arial"/>
          <w:b/>
          <w:sz w:val="28"/>
          <w:szCs w:val="28"/>
        </w:rPr>
      </w:pPr>
      <w:r w:rsidRPr="00C437F4">
        <w:rPr>
          <w:rFonts w:ascii="Arial" w:hAnsi="Arial" w:cs="Arial"/>
          <w:b/>
          <w:sz w:val="28"/>
          <w:szCs w:val="28"/>
        </w:rPr>
        <w:t xml:space="preserve">DBA có thể kiểm tra kết nối mạng người dùng và đặc quyền </w:t>
      </w:r>
      <w:r w:rsidRPr="00C437F4">
        <w:rPr>
          <w:rFonts w:ascii="Arial" w:hAnsi="Arial" w:cs="Arial"/>
          <w:b/>
          <w:sz w:val="28"/>
          <w:szCs w:val="28"/>
        </w:rPr>
        <w:lastRenderedPageBreak/>
        <w:t>miền như thế nào.</w:t>
      </w:r>
    </w:p>
    <w:p w14:paraId="08AC3503" w14:textId="77777777" w:rsidR="00210B04" w:rsidRPr="00C437F4" w:rsidRDefault="00210B04" w:rsidP="00210B04">
      <w:pPr>
        <w:ind w:left="720"/>
        <w:rPr>
          <w:rFonts w:ascii="Arial" w:hAnsi="Arial" w:cs="Arial"/>
          <w:b/>
          <w:sz w:val="28"/>
          <w:szCs w:val="28"/>
        </w:rPr>
      </w:pPr>
    </w:p>
    <w:p w14:paraId="11D826B5" w14:textId="0D530FC8"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có thể truy vấn khung nhìn DBA_NETWORK_ACLS để xác định danh sách điều khiển truy cập nào hiện diện cho một máy chủ lưu trữ được chỉ định. Chế độ xem này hiển thị danh sách kiểm soát truy cập xác định quyền truy cập vào kết nối mạng hoặc miền, và sau đó xác định xem mỗi danh sách điều khiển truy cập có cấp (GRANTED), từ chối (DENIED) hoặc không áp dụng (NULL) cho đặc quyền truy cập của người dùng . Chỉ quản trị viên cơ sở dữ liệu mới có thể truy vấn chế độ xem này.</w:t>
      </w:r>
    </w:p>
    <w:p w14:paraId="46912760" w14:textId="77777777" w:rsidR="00210B04" w:rsidRPr="00C437F4" w:rsidRDefault="00210B04" w:rsidP="00210B04">
      <w:pPr>
        <w:ind w:left="720"/>
        <w:rPr>
          <w:rFonts w:ascii="Arial" w:hAnsi="Arial" w:cs="Arial"/>
          <w:sz w:val="24"/>
          <w:szCs w:val="24"/>
        </w:rPr>
      </w:pPr>
    </w:p>
    <w:p w14:paraId="2C51A17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các đặc quyền của người dùng cho các kết nối mạng và độ phân giải tên miền.</w:t>
      </w:r>
    </w:p>
    <w:p w14:paraId="52ABC5B7"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cơ sở dữ liệu Kiểm tra đặc quyền kết nối người dùng.</w:t>
      </w:r>
    </w:p>
    <w:p w14:paraId="22CCF0DF"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viên cơ sở dữ liệu Kiểm tra đặc quyền người dùng cho độ phân giải tên miền.</w:t>
      </w:r>
    </w:p>
    <w:p w14:paraId="2B416A5D" w14:textId="68A10DAB"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4–25 </w:t>
      </w:r>
      <w:r w:rsidRPr="00C437F4">
        <w:rPr>
          <w:rFonts w:ascii="Arial" w:hAnsi="Arial" w:cs="Arial"/>
          <w:sz w:val="24"/>
          <w:szCs w:val="24"/>
        </w:rPr>
        <w:t>cho thấy cách quản trị viên cơ sở dữ liệu có thể kiểm tra các đặc quyền cho người dùng preston để kết nối với www.us.example.com. Hãy nhớ rằng tên người dùng bạn nhập cho tham số người dùng trong thủ tục CHECK_PRIVILEGE_ACLID phân biệt chữ hoa chữ thường. Trong ví dụ này, nhập tên người dùng preston là chính xác, nhưng việc nhập Preston hoặc preston là không chính xác.</w:t>
      </w:r>
    </w:p>
    <w:p w14:paraId="059646AC" w14:textId="77777777" w:rsidR="00210B04" w:rsidRPr="00C437F4" w:rsidRDefault="00210B04" w:rsidP="00210B04">
      <w:pPr>
        <w:ind w:left="720"/>
        <w:rPr>
          <w:rFonts w:ascii="Arial" w:hAnsi="Arial" w:cs="Arial"/>
          <w:sz w:val="24"/>
          <w:szCs w:val="24"/>
        </w:rPr>
      </w:pPr>
    </w:p>
    <w:p w14:paraId="079A32FA" w14:textId="71A548BF" w:rsidR="005A2410" w:rsidRDefault="005A2410" w:rsidP="00210B04">
      <w:pPr>
        <w:ind w:left="720"/>
        <w:rPr>
          <w:rFonts w:ascii="Arial" w:hAnsi="Arial" w:cs="Arial"/>
          <w:sz w:val="24"/>
          <w:szCs w:val="24"/>
        </w:rPr>
      </w:pPr>
      <w:r w:rsidRPr="00C437F4">
        <w:rPr>
          <w:rFonts w:ascii="Arial" w:hAnsi="Arial" w:cs="Arial"/>
          <w:sz w:val="24"/>
          <w:szCs w:val="24"/>
        </w:rPr>
        <w:t>Bạn có thể tìm thấy người dùng trong cá thể cơ sở dữ liệu hiện tại bằng cách truy vấn dạng xem từ điển dữ liệu DBA_USERS, ví dụ:</w:t>
      </w:r>
    </w:p>
    <w:p w14:paraId="6CE4B2D5" w14:textId="77777777" w:rsidR="00210B04" w:rsidRPr="00C437F4" w:rsidRDefault="00210B04" w:rsidP="00210B04">
      <w:pPr>
        <w:ind w:left="720"/>
        <w:rPr>
          <w:rFonts w:ascii="Arial" w:hAnsi="Arial" w:cs="Arial"/>
          <w:sz w:val="24"/>
          <w:szCs w:val="24"/>
        </w:rPr>
      </w:pPr>
    </w:p>
    <w:p w14:paraId="41A25558" w14:textId="2F5AC5F8" w:rsidR="005A2410" w:rsidRDefault="005A2410" w:rsidP="005A2410">
      <w:pPr>
        <w:ind w:firstLine="720"/>
        <w:rPr>
          <w:rFonts w:ascii="Arial" w:hAnsi="Arial" w:cs="Arial"/>
          <w:sz w:val="20"/>
          <w:szCs w:val="20"/>
        </w:rPr>
      </w:pPr>
      <w:r w:rsidRPr="00C437F4">
        <w:rPr>
          <w:rFonts w:ascii="Arial" w:hAnsi="Arial" w:cs="Arial"/>
          <w:sz w:val="20"/>
          <w:szCs w:val="20"/>
        </w:rPr>
        <w:t>SELECT USERNAME FROM DBA_USERS;</w:t>
      </w:r>
    </w:p>
    <w:p w14:paraId="4869948F" w14:textId="77777777" w:rsidR="00210B04" w:rsidRPr="00C437F4" w:rsidRDefault="00210B04" w:rsidP="005A2410">
      <w:pPr>
        <w:ind w:firstLine="720"/>
        <w:rPr>
          <w:rFonts w:ascii="Arial" w:hAnsi="Arial" w:cs="Arial"/>
          <w:sz w:val="20"/>
          <w:szCs w:val="20"/>
        </w:rPr>
      </w:pPr>
    </w:p>
    <w:p w14:paraId="0BB0F779" w14:textId="2A4F42A8" w:rsidR="005A2410" w:rsidRDefault="005A2410" w:rsidP="00210B04">
      <w:pPr>
        <w:ind w:left="720"/>
        <w:rPr>
          <w:rFonts w:ascii="Arial" w:hAnsi="Arial" w:cs="Arial"/>
          <w:b/>
          <w:i/>
          <w:sz w:val="24"/>
          <w:szCs w:val="24"/>
        </w:rPr>
      </w:pPr>
      <w:r w:rsidRPr="00C437F4">
        <w:rPr>
          <w:rFonts w:ascii="Arial" w:hAnsi="Arial" w:cs="Arial"/>
          <w:b/>
          <w:i/>
          <w:sz w:val="24"/>
          <w:szCs w:val="24"/>
        </w:rPr>
        <w:t>Ví dụ 4–25 Quản trị viên Kiểm tra quyền người dùng cho kết nối máy chủ lưu trữ mạng.</w:t>
      </w:r>
    </w:p>
    <w:p w14:paraId="3DBCE898" w14:textId="77777777" w:rsidR="00210B04" w:rsidRPr="00C437F4" w:rsidRDefault="00210B04" w:rsidP="00210B04">
      <w:pPr>
        <w:ind w:left="720"/>
        <w:rPr>
          <w:rFonts w:ascii="Arial" w:hAnsi="Arial" w:cs="Arial"/>
          <w:b/>
          <w:i/>
          <w:sz w:val="24"/>
          <w:szCs w:val="24"/>
        </w:rPr>
      </w:pPr>
    </w:p>
    <w:p w14:paraId="1F12A3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ACL,</w:t>
      </w:r>
    </w:p>
    <w:p w14:paraId="2904A3E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32117BE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DBMS_NETWORK_ACL_ADMIN.CHECK_PRIVILEGE_ACLID(ACLID, 'PRESTON',</w:t>
      </w:r>
    </w:p>
    <w:p w14:paraId="63CB780D"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'connect'),</w:t>
      </w:r>
    </w:p>
    <w:p w14:paraId="0FC985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1, 'GRANTED', 0, 'DENIED', NULL) PRIVILEGE</w:t>
      </w:r>
    </w:p>
    <w:p w14:paraId="412000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03C2796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56B7CC71"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42AE01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DBA_NETWORK_ACLS)</w:t>
      </w:r>
    </w:p>
    <w:p w14:paraId="5BE3D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WHERE PRECEDENCE IS NOT NULL</w:t>
      </w:r>
    </w:p>
    <w:p w14:paraId="4F001EE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52ADC7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LOWER_PORT NULLS LAST,</w:t>
      </w:r>
    </w:p>
    <w:p w14:paraId="6FBB113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UPPER_PORT NULLS LAST;</w:t>
      </w:r>
    </w:p>
    <w:p w14:paraId="76909211" w14:textId="77777777" w:rsidR="005A2410" w:rsidRPr="00C437F4" w:rsidRDefault="005A2410" w:rsidP="005A2410">
      <w:pPr>
        <w:ind w:firstLine="720"/>
        <w:rPr>
          <w:rFonts w:ascii="Arial" w:hAnsi="Arial" w:cs="Arial"/>
          <w:sz w:val="20"/>
          <w:szCs w:val="20"/>
        </w:rPr>
      </w:pPr>
    </w:p>
    <w:p w14:paraId="23409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0031D4D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12BF58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51AF63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509765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www.us.example.com /sys/acls/www.xml GRANTED</w:t>
      </w:r>
    </w:p>
    <w:p w14:paraId="5B14C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47F25812" w14:textId="5D779ABE"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0786634" w14:textId="77777777" w:rsidR="00210B04" w:rsidRPr="00C437F4" w:rsidRDefault="00210B04" w:rsidP="005A2410">
      <w:pPr>
        <w:ind w:firstLine="720"/>
        <w:rPr>
          <w:rFonts w:ascii="Arial" w:hAnsi="Arial" w:cs="Arial"/>
          <w:sz w:val="20"/>
          <w:szCs w:val="20"/>
        </w:rPr>
      </w:pPr>
    </w:p>
    <w:p w14:paraId="37297D69" w14:textId="5955723A" w:rsidR="005A2410" w:rsidRDefault="005A2410" w:rsidP="00210B04">
      <w:pPr>
        <w:ind w:left="720"/>
        <w:rPr>
          <w:rFonts w:ascii="Arial" w:hAnsi="Arial" w:cs="Arial"/>
          <w:sz w:val="24"/>
          <w:szCs w:val="24"/>
        </w:rPr>
      </w:pPr>
      <w:r w:rsidRPr="00C437F4">
        <w:rPr>
          <w:rFonts w:ascii="Arial" w:hAnsi="Arial" w:cs="Arial"/>
          <w:sz w:val="24"/>
          <w:szCs w:val="24"/>
        </w:rPr>
        <w:t>Trong ví dụ này, người dùng preston được cấp đặc quyền cho tất cả các kết nối máy chủ mạng được tìm thấy cho www.us.example.com. Tuy nhiên, giả sử preston đã được cấp quyền truy cập vào một kết nối máy chủ trên cổng 80, nhưng sau đó từ chối truy cập vào các kết nối máy chủ lưu trữ trên cổng 3000–3999. Trong trường hợp này, bạn cần tạo một danh sách điều khiển truy cập cho kết nối máy chủ trên cổng 80 và danh sách điều khiển truy cập riêng cho kết nối máy chủ trên cổng 3000–3999.</w:t>
      </w:r>
    </w:p>
    <w:p w14:paraId="3E0C02FF" w14:textId="77777777" w:rsidR="00210B04" w:rsidRPr="00C437F4" w:rsidRDefault="00210B04" w:rsidP="005A2410">
      <w:pPr>
        <w:ind w:firstLine="720"/>
        <w:rPr>
          <w:rFonts w:ascii="Arial" w:hAnsi="Arial" w:cs="Arial"/>
          <w:sz w:val="24"/>
          <w:szCs w:val="24"/>
        </w:rPr>
      </w:pPr>
    </w:p>
    <w:p w14:paraId="4DBCFAF0" w14:textId="661BDB04" w:rsidR="005A2410" w:rsidRDefault="005A2410" w:rsidP="00210B04">
      <w:pPr>
        <w:ind w:left="720"/>
        <w:rPr>
          <w:rFonts w:ascii="Arial" w:hAnsi="Arial" w:cs="Arial"/>
          <w:b/>
          <w:sz w:val="28"/>
          <w:szCs w:val="28"/>
        </w:rPr>
      </w:pPr>
      <w:r w:rsidRPr="00C437F4">
        <w:rPr>
          <w:rFonts w:ascii="Arial" w:hAnsi="Arial" w:cs="Arial"/>
          <w:b/>
          <w:sz w:val="28"/>
          <w:szCs w:val="28"/>
        </w:rPr>
        <w:t>Quản trị viên cơ sở dữ liệu Kiểm tra đặc quyền người dùng cho độ phân giải tên miền.</w:t>
      </w:r>
    </w:p>
    <w:p w14:paraId="55AE1399" w14:textId="77777777" w:rsidR="00210B04" w:rsidRPr="00C437F4" w:rsidRDefault="00210B04" w:rsidP="00210B04">
      <w:pPr>
        <w:ind w:left="720"/>
        <w:rPr>
          <w:rFonts w:ascii="Arial" w:hAnsi="Arial" w:cs="Arial"/>
          <w:b/>
          <w:sz w:val="28"/>
          <w:szCs w:val="28"/>
        </w:rPr>
      </w:pPr>
    </w:p>
    <w:p w14:paraId="65F3A233" w14:textId="727A2EB5" w:rsidR="005A2410" w:rsidRDefault="005A2410" w:rsidP="00210B04">
      <w:pPr>
        <w:ind w:left="720"/>
        <w:rPr>
          <w:rFonts w:ascii="Arial" w:hAnsi="Arial" w:cs="Arial"/>
          <w:sz w:val="24"/>
          <w:szCs w:val="24"/>
        </w:rPr>
      </w:pPr>
      <w:r w:rsidRPr="00C437F4">
        <w:rPr>
          <w:rFonts w:ascii="Arial" w:hAnsi="Arial" w:cs="Arial"/>
          <w:sz w:val="24"/>
          <w:szCs w:val="24"/>
        </w:rPr>
        <w:t>Ví dụ 4–26 cho thấy cách quản trị viên cơ sở dữ liệu có thể kiểm tra các đặc quyền của người dùng preston để thực hiện độ phân giải tên miền cho máy chủ www.us.example.com. Trong ví dụ này, chỉ có các danh sách điều khiển truy cập được gán cho các máy chủ không có dải cổng vì đặc quyền giải quyết không có hiệu lực đối với những người có phạm vi cổng. (Hãy nhớ rằng tên người dùng bạn nhập cho tham số người dùng trong CHECK_PRIVILEGE_ACLID phân biệt chữ hoa chữ thườ</w:t>
      </w:r>
      <w:r w:rsidR="00210B04">
        <w:rPr>
          <w:rFonts w:ascii="Arial" w:hAnsi="Arial" w:cs="Arial"/>
          <w:sz w:val="24"/>
          <w:szCs w:val="24"/>
        </w:rPr>
        <w:t>ng.</w:t>
      </w:r>
    </w:p>
    <w:p w14:paraId="3B440CD5" w14:textId="77777777" w:rsidR="00210B04" w:rsidRPr="00C437F4" w:rsidRDefault="00210B04" w:rsidP="005A2410">
      <w:pPr>
        <w:ind w:firstLine="720"/>
        <w:rPr>
          <w:rFonts w:ascii="Arial" w:hAnsi="Arial" w:cs="Arial"/>
          <w:sz w:val="24"/>
          <w:szCs w:val="24"/>
        </w:rPr>
      </w:pPr>
    </w:p>
    <w:p w14:paraId="4EA276A3" w14:textId="1C70DDB6" w:rsidR="005A2410" w:rsidRDefault="005A2410" w:rsidP="00210B04">
      <w:pPr>
        <w:ind w:left="720"/>
        <w:rPr>
          <w:rFonts w:ascii="Arial" w:hAnsi="Arial" w:cs="Arial"/>
          <w:b/>
          <w:i/>
          <w:sz w:val="24"/>
          <w:szCs w:val="24"/>
        </w:rPr>
      </w:pPr>
      <w:r w:rsidRPr="00C437F4">
        <w:rPr>
          <w:rFonts w:ascii="Arial" w:hAnsi="Arial" w:cs="Arial"/>
          <w:b/>
          <w:i/>
          <w:sz w:val="24"/>
          <w:szCs w:val="24"/>
        </w:rPr>
        <w:t>Example 4–26 Administrator Checking Permissions for Domain Name Resolution</w:t>
      </w:r>
    </w:p>
    <w:p w14:paraId="30F6455E" w14:textId="77777777" w:rsidR="00210B04" w:rsidRPr="00C437F4" w:rsidRDefault="00210B04" w:rsidP="00210B04">
      <w:pPr>
        <w:ind w:left="720"/>
        <w:rPr>
          <w:rFonts w:ascii="Arial" w:hAnsi="Arial" w:cs="Arial"/>
          <w:b/>
          <w:i/>
          <w:sz w:val="24"/>
          <w:szCs w:val="24"/>
        </w:rPr>
      </w:pPr>
    </w:p>
    <w:p w14:paraId="49AE2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ACL,</w:t>
      </w:r>
    </w:p>
    <w:p w14:paraId="39CA708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264AF75B" w14:textId="1AD52161" w:rsidR="005A2410" w:rsidRPr="00C437F4" w:rsidRDefault="005A2410" w:rsidP="00210B04">
      <w:pPr>
        <w:ind w:left="720" w:firstLine="1440"/>
        <w:rPr>
          <w:rFonts w:ascii="Arial" w:hAnsi="Arial" w:cs="Arial"/>
          <w:sz w:val="20"/>
          <w:szCs w:val="20"/>
        </w:rPr>
      </w:pPr>
      <w:r w:rsidRPr="00C437F4">
        <w:rPr>
          <w:rFonts w:ascii="Arial" w:hAnsi="Arial" w:cs="Arial"/>
          <w:sz w:val="20"/>
          <w:szCs w:val="20"/>
        </w:rPr>
        <w:t>DBMS_NETWORK_ACL_ADMIN.CHECK_PRIVILEGE_ACLID(ACLID, 'PRESTON',</w:t>
      </w:r>
    </w:p>
    <w:p w14:paraId="25002684"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'resolve'),</w:t>
      </w:r>
    </w:p>
    <w:p w14:paraId="11D2623C"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1, 'GRANTED', 0, 'DENIED', NULL) PRIVILEGE</w:t>
      </w:r>
    </w:p>
    <w:p w14:paraId="4F0F47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1843540E"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69FC4DDD" w14:textId="77777777" w:rsidR="005A2410" w:rsidRPr="00C437F4" w:rsidRDefault="005A2410" w:rsidP="005A2410">
      <w:pPr>
        <w:ind w:left="5760"/>
        <w:rPr>
          <w:rFonts w:ascii="Arial" w:hAnsi="Arial" w:cs="Arial"/>
          <w:sz w:val="20"/>
          <w:szCs w:val="20"/>
        </w:rPr>
      </w:pPr>
      <w:r w:rsidRPr="00C437F4">
        <w:rPr>
          <w:rFonts w:ascii="Arial" w:hAnsi="Arial" w:cs="Arial"/>
          <w:sz w:val="20"/>
          <w:szCs w:val="20"/>
        </w:rPr>
        <w:t xml:space="preserve"> HOST) PRECEDENCE</w:t>
      </w:r>
    </w:p>
    <w:p w14:paraId="0F43FA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DBA_NETWORK_ACLS</w:t>
      </w:r>
    </w:p>
    <w:p w14:paraId="3DF339D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LOWER_PORT IS NULL AND UPPER_PORT IS NULL)</w:t>
      </w:r>
    </w:p>
    <w:p w14:paraId="3700071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171DBA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6A9AE1AF" w14:textId="77777777" w:rsidR="005A2410" w:rsidRPr="00C437F4" w:rsidRDefault="005A2410" w:rsidP="005A2410">
      <w:pPr>
        <w:ind w:firstLine="720"/>
        <w:rPr>
          <w:rFonts w:ascii="Arial" w:hAnsi="Arial" w:cs="Arial"/>
          <w:sz w:val="20"/>
          <w:szCs w:val="20"/>
        </w:rPr>
      </w:pPr>
    </w:p>
    <w:p w14:paraId="52D0E0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ACL PRIVILEGE</w:t>
      </w:r>
    </w:p>
    <w:p w14:paraId="324AE7F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w:t>
      </w:r>
    </w:p>
    <w:p w14:paraId="7EB29E43" w14:textId="77777777" w:rsidR="005A2410" w:rsidRPr="00C437F4" w:rsidRDefault="005A2410" w:rsidP="005A2410">
      <w:pPr>
        <w:ind w:firstLine="720"/>
        <w:rPr>
          <w:rFonts w:ascii="Arial" w:hAnsi="Arial" w:cs="Arial"/>
          <w:sz w:val="20"/>
          <w:szCs w:val="20"/>
        </w:rPr>
      </w:pPr>
    </w:p>
    <w:p w14:paraId="256E69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17E081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1AE1787C" w14:textId="55A5CFCA"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521536B" w14:textId="77777777" w:rsidR="00210B04" w:rsidRPr="00C437F4" w:rsidRDefault="00210B04" w:rsidP="005A2410">
      <w:pPr>
        <w:ind w:firstLine="720"/>
        <w:rPr>
          <w:rFonts w:ascii="Arial" w:hAnsi="Arial" w:cs="Arial"/>
          <w:sz w:val="20"/>
          <w:szCs w:val="20"/>
        </w:rPr>
      </w:pPr>
    </w:p>
    <w:p w14:paraId="56D7F80D" w14:textId="3EE65072" w:rsidR="005A2410" w:rsidRDefault="005A2410" w:rsidP="00210B04">
      <w:pPr>
        <w:ind w:left="720"/>
        <w:rPr>
          <w:rFonts w:ascii="Arial" w:hAnsi="Arial" w:cs="Arial"/>
          <w:b/>
          <w:sz w:val="28"/>
          <w:szCs w:val="28"/>
        </w:rPr>
      </w:pPr>
      <w:r w:rsidRPr="00C437F4">
        <w:rPr>
          <w:rFonts w:ascii="Arial" w:hAnsi="Arial" w:cs="Arial"/>
          <w:b/>
          <w:sz w:val="28"/>
          <w:szCs w:val="28"/>
        </w:rPr>
        <w:t>Cách người dùng có thể kiểm tra kết nối mạng và đặc quyền miền của họ.</w:t>
      </w:r>
    </w:p>
    <w:p w14:paraId="24A906AC" w14:textId="77777777" w:rsidR="00210B04" w:rsidRPr="00C437F4" w:rsidRDefault="00210B04" w:rsidP="00210B04">
      <w:pPr>
        <w:ind w:left="720"/>
        <w:rPr>
          <w:rFonts w:ascii="Arial" w:hAnsi="Arial" w:cs="Arial"/>
          <w:b/>
          <w:sz w:val="28"/>
          <w:szCs w:val="28"/>
        </w:rPr>
      </w:pPr>
    </w:p>
    <w:p w14:paraId="3653DDBE" w14:textId="0DF8940A" w:rsidR="005A2410" w:rsidRDefault="005A2410" w:rsidP="00210B04">
      <w:pPr>
        <w:ind w:left="720"/>
        <w:rPr>
          <w:rFonts w:ascii="Arial" w:hAnsi="Arial" w:cs="Arial"/>
          <w:sz w:val="24"/>
          <w:szCs w:val="24"/>
        </w:rPr>
      </w:pPr>
      <w:r w:rsidRPr="00C437F4">
        <w:rPr>
          <w:rFonts w:ascii="Arial" w:hAnsi="Arial" w:cs="Arial"/>
          <w:sz w:val="24"/>
          <w:szCs w:val="24"/>
        </w:rPr>
        <w:lastRenderedPageBreak/>
        <w:t>Người dùng có thể truy vấn chế độ xem USER_NETWORK_ACL_PRIVILEGES để kiểm tra quyền truy cập mạng và miền của họ. Chế độ xem USER_NETWORK_ACL_PRIVILEGES là PUBLIC, vì vậy tất cả người dùng đều có thể chọn từ đó.</w:t>
      </w:r>
    </w:p>
    <w:p w14:paraId="1454025A" w14:textId="77777777" w:rsidR="00210B04" w:rsidRPr="00C437F4" w:rsidRDefault="00210B04" w:rsidP="005A2410">
      <w:pPr>
        <w:ind w:firstLine="720"/>
        <w:rPr>
          <w:rFonts w:ascii="Arial" w:hAnsi="Arial" w:cs="Arial"/>
          <w:sz w:val="24"/>
          <w:szCs w:val="24"/>
        </w:rPr>
      </w:pPr>
    </w:p>
    <w:p w14:paraId="4A6EA5C1" w14:textId="49C879B8" w:rsidR="005A2410" w:rsidRDefault="005A2410" w:rsidP="00210B04">
      <w:pPr>
        <w:ind w:left="720"/>
        <w:rPr>
          <w:rFonts w:ascii="Arial" w:hAnsi="Arial" w:cs="Arial"/>
          <w:sz w:val="24"/>
          <w:szCs w:val="24"/>
        </w:rPr>
      </w:pPr>
      <w:r w:rsidRPr="00C437F4">
        <w:rPr>
          <w:rFonts w:ascii="Arial" w:hAnsi="Arial" w:cs="Arial"/>
          <w:sz w:val="24"/>
          <w:szCs w:val="24"/>
        </w:rPr>
        <w:t>Chế độ xem này ẩn danh sách điều khiển truy cập khỏi người dùng. Nó đánh giá tình trạng cho phép cho người dùng (GRANTED hoặc DENIED) và lọc ra trường hợp NULL vì người dùng không cần phải biết khi nào danh sách điều khiển truy cập không áp dụng cho họ. Nói cách khác, Cơ sở dữ liệu Oracle chỉ hiển thị người dùng trên các máy chủ mạng cấp quyền hoặc từ chối truy cập một cách rõ ràng cho người đó. Do đó, đầu ra không hiển thị * .example.com và * xuất hiện trong đầu ra từ khung nhìn DBA_NETWORK_ACLS của quản trị cơ sở dữ liệu cụ thể.</w:t>
      </w:r>
    </w:p>
    <w:p w14:paraId="2AF26581" w14:textId="77777777" w:rsidR="00210B04" w:rsidRPr="00C437F4" w:rsidRDefault="00210B04" w:rsidP="005A2410">
      <w:pPr>
        <w:ind w:firstLine="720"/>
        <w:rPr>
          <w:rFonts w:ascii="Arial" w:hAnsi="Arial" w:cs="Arial"/>
          <w:sz w:val="24"/>
          <w:szCs w:val="24"/>
        </w:rPr>
      </w:pPr>
    </w:p>
    <w:p w14:paraId="11D9ADE4"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quyền người dùng đối với các kết nối mạng và độ phân giải tên miền.</w:t>
      </w:r>
    </w:p>
    <w:p w14:paraId="66F0AFF5"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đặc quyền kết nối mạng của anh ta hoặc cô ấy.</w:t>
      </w:r>
    </w:p>
    <w:p w14:paraId="3A9B49AF"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các đặc quyền riêng cho độ phân giải tên miền.</w:t>
      </w:r>
    </w:p>
    <w:p w14:paraId="726685D4" w14:textId="49F37D64" w:rsidR="005A2410" w:rsidRDefault="005A2410" w:rsidP="005A2410">
      <w:pPr>
        <w:ind w:left="720"/>
        <w:rPr>
          <w:rFonts w:ascii="Arial" w:hAnsi="Arial" w:cs="Arial"/>
          <w:b/>
          <w:sz w:val="28"/>
          <w:szCs w:val="28"/>
        </w:rPr>
      </w:pPr>
      <w:r w:rsidRPr="00C437F4">
        <w:rPr>
          <w:rFonts w:ascii="Arial" w:hAnsi="Arial" w:cs="Arial"/>
          <w:b/>
          <w:sz w:val="28"/>
          <w:szCs w:val="28"/>
        </w:rPr>
        <w:t>Người dùng kiểm tra đặc quyền kết nối mạng của họ.</w:t>
      </w:r>
    </w:p>
    <w:p w14:paraId="1D1E3A26" w14:textId="77777777" w:rsidR="00210B04" w:rsidRPr="00C437F4" w:rsidRDefault="00210B04" w:rsidP="005A2410">
      <w:pPr>
        <w:ind w:left="720"/>
        <w:rPr>
          <w:rFonts w:ascii="Arial" w:hAnsi="Arial" w:cs="Arial"/>
          <w:b/>
          <w:sz w:val="28"/>
          <w:szCs w:val="28"/>
        </w:rPr>
      </w:pPr>
    </w:p>
    <w:p w14:paraId="62290C40" w14:textId="5AB3B59E"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4–27 </w:t>
      </w:r>
      <w:r w:rsidRPr="00C437F4">
        <w:rPr>
          <w:rFonts w:ascii="Arial" w:hAnsi="Arial" w:cs="Arial"/>
          <w:sz w:val="24"/>
          <w:szCs w:val="24"/>
        </w:rPr>
        <w:t xml:space="preserve">cho thấy cách người dùng preston có thể kiểm tra các đặc quyền của mình để kết nối với </w:t>
      </w:r>
      <w:hyperlink r:id="rId116" w:history="1">
        <w:r w:rsidR="00210B04" w:rsidRPr="00C82904">
          <w:rPr>
            <w:rStyle w:val="Hyperlink"/>
            <w:rFonts w:ascii="Arial" w:hAnsi="Arial" w:cs="Arial"/>
            <w:sz w:val="24"/>
            <w:szCs w:val="24"/>
          </w:rPr>
          <w:t>www.us.example.com</w:t>
        </w:r>
      </w:hyperlink>
      <w:r w:rsidRPr="00C437F4">
        <w:rPr>
          <w:rFonts w:ascii="Arial" w:hAnsi="Arial" w:cs="Arial"/>
          <w:sz w:val="24"/>
          <w:szCs w:val="24"/>
        </w:rPr>
        <w:t xml:space="preserve">. </w:t>
      </w:r>
    </w:p>
    <w:p w14:paraId="6A00C4DD" w14:textId="77777777" w:rsidR="00210B04" w:rsidRPr="00C437F4" w:rsidRDefault="00210B04" w:rsidP="00210B04">
      <w:pPr>
        <w:ind w:left="720"/>
        <w:rPr>
          <w:rFonts w:ascii="Arial" w:hAnsi="Arial" w:cs="Arial"/>
          <w:sz w:val="24"/>
          <w:szCs w:val="24"/>
        </w:rPr>
      </w:pPr>
    </w:p>
    <w:p w14:paraId="5BC7E55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Ví dụ 4–27 Quyền kiểm tra người dùng đối với kết nối máy chủ lưu trữ mạng.</w:t>
      </w:r>
    </w:p>
    <w:p w14:paraId="1EB7132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STATUS PRIVILEGE</w:t>
      </w:r>
    </w:p>
    <w:p w14:paraId="70659381"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FROM (SELECT HOST, LOWER_PORT, UPPER_PORT, STATUS,</w:t>
      </w:r>
    </w:p>
    <w:p w14:paraId="03D8B6C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2BE79308"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E0064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02EF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'connect')</w:t>
      </w:r>
    </w:p>
    <w:p w14:paraId="43F4F4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2752DE4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312554D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LOWER_PORT NULLS LAST,</w:t>
      </w:r>
    </w:p>
    <w:p w14:paraId="00343478"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UPPER_PORT NULLS LAST;</w:t>
      </w:r>
    </w:p>
    <w:p w14:paraId="6DCD7ED6" w14:textId="77777777" w:rsidR="005A2410" w:rsidRPr="00C437F4" w:rsidRDefault="005A2410" w:rsidP="005A2410">
      <w:pPr>
        <w:ind w:firstLine="720"/>
        <w:rPr>
          <w:rFonts w:ascii="Arial" w:hAnsi="Arial" w:cs="Arial"/>
          <w:sz w:val="20"/>
          <w:szCs w:val="20"/>
        </w:rPr>
      </w:pPr>
    </w:p>
    <w:p w14:paraId="7F87CE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17FBAF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2D987B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4DC4C3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109254C1" w14:textId="6E6C0868"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418B7165" w14:textId="77777777" w:rsidR="00210B04" w:rsidRPr="00C437F4" w:rsidRDefault="00210B04" w:rsidP="005A2410">
      <w:pPr>
        <w:ind w:firstLine="720"/>
        <w:rPr>
          <w:rFonts w:ascii="Arial" w:hAnsi="Arial" w:cs="Arial"/>
          <w:sz w:val="20"/>
          <w:szCs w:val="20"/>
        </w:rPr>
      </w:pPr>
    </w:p>
    <w:p w14:paraId="58CA3259" w14:textId="106A2D48" w:rsidR="005A2410" w:rsidRDefault="005A2410" w:rsidP="00210B04">
      <w:pPr>
        <w:ind w:left="720"/>
        <w:rPr>
          <w:rFonts w:ascii="Arial" w:hAnsi="Arial" w:cs="Arial"/>
          <w:b/>
          <w:sz w:val="28"/>
          <w:szCs w:val="28"/>
        </w:rPr>
      </w:pPr>
      <w:r w:rsidRPr="00C437F4">
        <w:rPr>
          <w:rFonts w:ascii="Arial" w:hAnsi="Arial" w:cs="Arial"/>
          <w:b/>
          <w:sz w:val="28"/>
          <w:szCs w:val="28"/>
        </w:rPr>
        <w:t>Người dùng kiểm tra các đặc quyền riêng cho độ phân giải tên miền.</w:t>
      </w:r>
    </w:p>
    <w:p w14:paraId="5457CFD1" w14:textId="77777777" w:rsidR="00210B04" w:rsidRPr="00C437F4" w:rsidRDefault="00210B04" w:rsidP="00210B04">
      <w:pPr>
        <w:ind w:left="720"/>
        <w:rPr>
          <w:rFonts w:ascii="Arial" w:hAnsi="Arial" w:cs="Arial"/>
          <w:b/>
          <w:sz w:val="28"/>
          <w:szCs w:val="28"/>
        </w:rPr>
      </w:pPr>
    </w:p>
    <w:p w14:paraId="5FFA700C" w14:textId="734AAB2F"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4–26 </w:t>
      </w:r>
      <w:r w:rsidRPr="00C437F4">
        <w:rPr>
          <w:rFonts w:ascii="Arial" w:hAnsi="Arial" w:cs="Arial"/>
          <w:sz w:val="24"/>
          <w:szCs w:val="24"/>
        </w:rPr>
        <w:t xml:space="preserve">cho thấy người dùng preston có thể kiểm tra các đặc quyền của mình để thực hiện độ phân giải tên miền cho </w:t>
      </w:r>
      <w:hyperlink r:id="rId117" w:history="1">
        <w:r w:rsidRPr="00C437F4">
          <w:rPr>
            <w:rStyle w:val="Hyperlink"/>
            <w:rFonts w:ascii="Arial" w:hAnsi="Arial" w:cs="Arial"/>
            <w:sz w:val="24"/>
            <w:szCs w:val="24"/>
          </w:rPr>
          <w:t>www.us.example.com</w:t>
        </w:r>
      </w:hyperlink>
      <w:r w:rsidRPr="00C437F4">
        <w:rPr>
          <w:rFonts w:ascii="Arial" w:hAnsi="Arial" w:cs="Arial"/>
          <w:sz w:val="24"/>
          <w:szCs w:val="24"/>
        </w:rPr>
        <w:t>:</w:t>
      </w:r>
    </w:p>
    <w:p w14:paraId="12960D0F" w14:textId="77777777" w:rsidR="00210B04" w:rsidRPr="00C437F4" w:rsidRDefault="00210B04" w:rsidP="00210B04">
      <w:pPr>
        <w:ind w:left="720"/>
        <w:rPr>
          <w:rFonts w:ascii="Arial" w:hAnsi="Arial" w:cs="Arial"/>
          <w:sz w:val="24"/>
          <w:szCs w:val="24"/>
        </w:rPr>
      </w:pPr>
    </w:p>
    <w:p w14:paraId="25A975E5" w14:textId="1A0A57CE" w:rsidR="005A2410" w:rsidRDefault="005A2410" w:rsidP="005A2410">
      <w:pPr>
        <w:ind w:firstLine="720"/>
        <w:rPr>
          <w:rFonts w:ascii="Arial" w:hAnsi="Arial" w:cs="Arial"/>
          <w:b/>
          <w:i/>
          <w:sz w:val="24"/>
          <w:szCs w:val="24"/>
        </w:rPr>
      </w:pPr>
      <w:r w:rsidRPr="00C437F4">
        <w:rPr>
          <w:rFonts w:ascii="Arial" w:hAnsi="Arial" w:cs="Arial"/>
          <w:b/>
          <w:i/>
          <w:sz w:val="24"/>
          <w:szCs w:val="24"/>
        </w:rPr>
        <w:lastRenderedPageBreak/>
        <w:t>Ví dụ 4–28 Đặc quyền kiểm tra người dùng cho độ phân giải tên miền</w:t>
      </w:r>
    </w:p>
    <w:p w14:paraId="19D72AC4" w14:textId="77777777" w:rsidR="00210B04" w:rsidRPr="00C437F4" w:rsidRDefault="00210B04" w:rsidP="005A2410">
      <w:pPr>
        <w:ind w:firstLine="720"/>
        <w:rPr>
          <w:rFonts w:ascii="Arial" w:hAnsi="Arial" w:cs="Arial"/>
          <w:b/>
          <w:i/>
          <w:sz w:val="24"/>
          <w:szCs w:val="24"/>
        </w:rPr>
      </w:pPr>
    </w:p>
    <w:p w14:paraId="711C9D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STATUS PRIVILEGE</w:t>
      </w:r>
    </w:p>
    <w:p w14:paraId="71D2D9A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from (SELECT HOST, STATUS,</w:t>
      </w:r>
    </w:p>
    <w:p w14:paraId="40F54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1CE610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HOST) PRECEDENCE</w:t>
      </w:r>
    </w:p>
    <w:p w14:paraId="4113A3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974CE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'resolve' AND</w:t>
      </w:r>
    </w:p>
    <w:p w14:paraId="012107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LOWER_PORT IS NULL AND UPPER_PORT IS NULL)</w:t>
      </w:r>
    </w:p>
    <w:p w14:paraId="6B208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5B01D3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701EEC0B" w14:textId="77777777" w:rsidR="005A2410" w:rsidRPr="00C437F4" w:rsidRDefault="005A2410" w:rsidP="005A2410">
      <w:pPr>
        <w:ind w:firstLine="720"/>
        <w:rPr>
          <w:rFonts w:ascii="Arial" w:hAnsi="Arial" w:cs="Arial"/>
          <w:sz w:val="20"/>
          <w:szCs w:val="20"/>
        </w:rPr>
      </w:pPr>
    </w:p>
    <w:p w14:paraId="6D5257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PRIVILEGE</w:t>
      </w:r>
    </w:p>
    <w:p w14:paraId="0B0442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w:t>
      </w:r>
    </w:p>
    <w:p w14:paraId="3D6762B6" w14:textId="2674BAAD"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GRANTED</w:t>
      </w:r>
    </w:p>
    <w:p w14:paraId="672A3312" w14:textId="77777777" w:rsidR="00210B04" w:rsidRPr="00C437F4" w:rsidRDefault="00210B04" w:rsidP="005A2410">
      <w:pPr>
        <w:ind w:firstLine="720"/>
        <w:rPr>
          <w:rFonts w:ascii="Arial" w:hAnsi="Arial" w:cs="Arial"/>
          <w:sz w:val="20"/>
          <w:szCs w:val="20"/>
        </w:rPr>
      </w:pPr>
    </w:p>
    <w:p w14:paraId="657EE41F" w14:textId="7935117D" w:rsidR="00210B04" w:rsidRPr="00C437F4" w:rsidRDefault="005A2410" w:rsidP="005A2410">
      <w:pPr>
        <w:rPr>
          <w:rFonts w:ascii="Arial" w:hAnsi="Arial" w:cs="Arial"/>
          <w:b/>
          <w:sz w:val="36"/>
          <w:szCs w:val="36"/>
        </w:rPr>
      </w:pPr>
      <w:r w:rsidRPr="00C437F4">
        <w:rPr>
          <w:rFonts w:ascii="Arial" w:hAnsi="Arial" w:cs="Arial"/>
          <w:b/>
          <w:sz w:val="36"/>
          <w:szCs w:val="36"/>
        </w:rPr>
        <w:t>Đặt mức độ ưu tiên của nhiều người dùng và vai trò trong danh sách kiểm soát một lượt truy cập.</w:t>
      </w:r>
    </w:p>
    <w:p w14:paraId="16C4C815" w14:textId="3845D38B" w:rsidR="005A2410" w:rsidRDefault="005A2410" w:rsidP="00210B04">
      <w:pPr>
        <w:ind w:left="720"/>
        <w:rPr>
          <w:rFonts w:ascii="Arial" w:hAnsi="Arial" w:cs="Arial"/>
          <w:sz w:val="24"/>
          <w:szCs w:val="24"/>
        </w:rPr>
      </w:pPr>
      <w:r w:rsidRPr="00C437F4">
        <w:rPr>
          <w:rFonts w:ascii="Arial" w:hAnsi="Arial" w:cs="Arial"/>
          <w:sz w:val="24"/>
          <w:szCs w:val="24"/>
        </w:rPr>
        <w:t>Theo mặc định, Cơ sở dữ liệu Oracle cấp hoặc từ chối đặc quyền cho người dùng và vai trò dựa trên vị trí vật lý của họ trong danh sách điều khiển truy cập. Người dùng hoặc vai trò đầu tiên được liệt kê được cấp hoặc từ chối đặc quyền trước tiên, theo sau người dùng hoặc vai trò thứ hai, v.v. Ví dụ, giả sử mã trong ví dụ 4-20 xác định một vai trò, ACCT_MGR và hai người dùng, sebastian và preston, và danh sách kiểm soát truy cập tệp XML đã ra lệnh cho ba tệp này như sau:</w:t>
      </w:r>
    </w:p>
    <w:p w14:paraId="69D14C31" w14:textId="77777777" w:rsidR="00210B04" w:rsidRPr="00C437F4" w:rsidRDefault="00210B04" w:rsidP="00210B04">
      <w:pPr>
        <w:ind w:left="720"/>
        <w:rPr>
          <w:rFonts w:ascii="Arial" w:hAnsi="Arial" w:cs="Arial"/>
          <w:sz w:val="24"/>
          <w:szCs w:val="24"/>
        </w:rPr>
      </w:pPr>
    </w:p>
    <w:p w14:paraId="163C82FB" w14:textId="77777777" w:rsidR="005A2410" w:rsidRPr="00C437F4" w:rsidRDefault="005A2410" w:rsidP="005A2410">
      <w:pPr>
        <w:rPr>
          <w:rFonts w:ascii="Arial" w:hAnsi="Arial" w:cs="Arial"/>
          <w:sz w:val="20"/>
          <w:szCs w:val="20"/>
        </w:rPr>
      </w:pPr>
      <w:r w:rsidRPr="00C437F4">
        <w:rPr>
          <w:rFonts w:ascii="Arial" w:hAnsi="Arial" w:cs="Arial"/>
          <w:b/>
          <w:sz w:val="28"/>
          <w:szCs w:val="28"/>
        </w:rPr>
        <w:tab/>
      </w:r>
      <w:r w:rsidRPr="00C437F4">
        <w:rPr>
          <w:rFonts w:ascii="Arial" w:hAnsi="Arial" w:cs="Arial"/>
          <w:sz w:val="20"/>
          <w:szCs w:val="20"/>
        </w:rPr>
        <w:t>&lt;acl ...&gt;</w:t>
      </w:r>
    </w:p>
    <w:p w14:paraId="2A799740"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p>
    <w:p w14:paraId="15AC3158" w14:textId="078C1F2C"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&lt;ace&gt;</w:t>
      </w:r>
    </w:p>
    <w:p w14:paraId="09EDAE33" w14:textId="24B9DAA6"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&lt;principal&gt;ACCT_MGR&lt;/principal&gt;</w:t>
      </w:r>
    </w:p>
    <w:p w14:paraId="7E409AF6" w14:textId="61C3C80C"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&lt;grant&gt;true&lt;/grant&gt;</w:t>
      </w:r>
    </w:p>
    <w:p w14:paraId="0F85D7AA"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1CAF57D2"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DC8DC93"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6DC2993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&lt;principal&gt;SEBASTIAN&lt;/principal&gt;</w:t>
      </w:r>
    </w:p>
    <w:p w14:paraId="5D7DAEF2" w14:textId="547231BB"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&lt;grant&gt;false&lt;/grant&gt;</w:t>
      </w:r>
    </w:p>
    <w:p w14:paraId="39AD686F" w14:textId="487AC408"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&lt;privilege&gt;&lt;plsql:connect/&gt;&lt;/privilege&gt;</w:t>
      </w:r>
    </w:p>
    <w:p w14:paraId="4C8C4117"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3BA9F63C"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2581E56"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&lt;principal&gt;PRESTON&lt;/principal&gt;</w:t>
      </w:r>
    </w:p>
    <w:p w14:paraId="0990881C"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&lt;grant&gt;false&lt;/grant&gt;</w:t>
      </w:r>
    </w:p>
    <w:p w14:paraId="08C25CD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237147B8"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4BD92654" w14:textId="4555309B" w:rsidR="005A2410" w:rsidRDefault="005A2410" w:rsidP="00210B04">
      <w:pPr>
        <w:ind w:firstLine="720"/>
        <w:rPr>
          <w:rFonts w:ascii="Arial" w:hAnsi="Arial" w:cs="Arial"/>
          <w:sz w:val="20"/>
          <w:szCs w:val="20"/>
        </w:rPr>
      </w:pPr>
      <w:r w:rsidRPr="00C437F4">
        <w:rPr>
          <w:rFonts w:ascii="Arial" w:hAnsi="Arial" w:cs="Arial"/>
          <w:sz w:val="20"/>
          <w:szCs w:val="20"/>
        </w:rPr>
        <w:t>&lt;/acl&gt;</w:t>
      </w:r>
    </w:p>
    <w:p w14:paraId="7036729D" w14:textId="77777777" w:rsidR="00210B04" w:rsidRPr="00C437F4" w:rsidRDefault="00210B04" w:rsidP="00210B04">
      <w:pPr>
        <w:ind w:firstLine="720"/>
        <w:rPr>
          <w:rFonts w:ascii="Arial" w:hAnsi="Arial" w:cs="Arial"/>
          <w:sz w:val="20"/>
          <w:szCs w:val="20"/>
        </w:rPr>
      </w:pPr>
    </w:p>
    <w:p w14:paraId="64A03835" w14:textId="56063280" w:rsidR="005A2410" w:rsidRDefault="005A2410" w:rsidP="00210B04">
      <w:pPr>
        <w:ind w:left="720"/>
        <w:rPr>
          <w:rFonts w:ascii="Arial" w:hAnsi="Arial" w:cs="Arial"/>
          <w:sz w:val="24"/>
          <w:szCs w:val="24"/>
        </w:rPr>
      </w:pPr>
      <w:r w:rsidRPr="00C437F4">
        <w:rPr>
          <w:rFonts w:ascii="Arial" w:hAnsi="Arial" w:cs="Arial"/>
          <w:sz w:val="24"/>
          <w:szCs w:val="24"/>
        </w:rPr>
        <w:t>ACCT_MGR được cấp quyền trước tiên, tiếp theo là từ chối quyền cho sebastian và sau đó là preston. Tuy nhiên, nếu sebastian và preston đã được cấp vai trò ACCT_MGR, họ vẫn có thể đăng nhập, bởi vì vai trò ACCT_MGR xuất hiện đầu tiên trong danh sách.</w:t>
      </w:r>
    </w:p>
    <w:p w14:paraId="46CC4705" w14:textId="77777777" w:rsidR="00210B04" w:rsidRPr="00C437F4" w:rsidRDefault="00210B04" w:rsidP="005A2410">
      <w:pPr>
        <w:ind w:firstLine="720"/>
        <w:rPr>
          <w:rFonts w:ascii="Arial" w:hAnsi="Arial" w:cs="Arial"/>
          <w:sz w:val="24"/>
          <w:szCs w:val="24"/>
        </w:rPr>
      </w:pPr>
    </w:p>
    <w:p w14:paraId="71994555" w14:textId="2E36F6F0" w:rsidR="005A2410" w:rsidRDefault="005A2410" w:rsidP="00210B04">
      <w:pPr>
        <w:ind w:left="720"/>
        <w:rPr>
          <w:rFonts w:ascii="Arial" w:hAnsi="Arial" w:cs="Arial"/>
          <w:sz w:val="24"/>
          <w:szCs w:val="24"/>
        </w:rPr>
      </w:pPr>
      <w:r w:rsidRPr="00C437F4">
        <w:rPr>
          <w:rFonts w:ascii="Arial" w:hAnsi="Arial" w:cs="Arial"/>
          <w:sz w:val="24"/>
          <w:szCs w:val="24"/>
        </w:rPr>
        <w:t xml:space="preserve">Mặc dù hai người dùng này đã được cấp vai trò acct_mgr, nhưng các công việc </w:t>
      </w:r>
      <w:r w:rsidRPr="00C437F4">
        <w:rPr>
          <w:rFonts w:ascii="Arial" w:hAnsi="Arial" w:cs="Arial"/>
          <w:sz w:val="24"/>
          <w:szCs w:val="24"/>
        </w:rPr>
        <w:lastRenderedPageBreak/>
        <w:t>cụ thể của họ không yêu cầu họ phải có quyền truy cập vào máy chủ www.example.com. Nếu các vị trí bị đảo ngược - vai trò acct_mgr được liệt kê sau sebastian và preston - chúng sẽ bị từ chối đặc quyền kết nối với mạng. Để đặt thứ tự ưu tiên của các phần tử ACE bất kể vị trí thực của chúng trong câu lệnh CREATE_ACL và ADD_PRIVILEGE, bạn có thể sử dụng thuộc tính vị trí.</w:t>
      </w:r>
    </w:p>
    <w:p w14:paraId="0DAC260A" w14:textId="77777777" w:rsidR="00210B04" w:rsidRPr="00C437F4" w:rsidRDefault="00210B04" w:rsidP="005A2410">
      <w:pPr>
        <w:ind w:firstLine="720"/>
        <w:rPr>
          <w:rFonts w:ascii="Arial" w:hAnsi="Arial" w:cs="Arial"/>
          <w:sz w:val="24"/>
          <w:szCs w:val="24"/>
        </w:rPr>
      </w:pPr>
    </w:p>
    <w:p w14:paraId="2005C64A"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Ví dụ, các câu lệnh sau thiết lập các phần tử ACE trong tệp XML kết quả theo thứ tự sau:</w:t>
      </w:r>
    </w:p>
    <w:p w14:paraId="1894DA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Phần tử ACE cho sebastian xuất hiện đầu tiên.</w:t>
      </w:r>
    </w:p>
    <w:p w14:paraId="219BB79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Yếu tố ACE cho preston xuất hiện thứ hai.</w:t>
      </w:r>
    </w:p>
    <w:p w14:paraId="6DDF7ED0" w14:textId="7143A5E8" w:rsidR="005A2410" w:rsidRDefault="005A2410" w:rsidP="005A2410">
      <w:pPr>
        <w:ind w:firstLine="720"/>
        <w:rPr>
          <w:rFonts w:ascii="Arial" w:hAnsi="Arial" w:cs="Arial"/>
          <w:sz w:val="24"/>
          <w:szCs w:val="24"/>
        </w:rPr>
      </w:pPr>
      <w:r w:rsidRPr="00C437F4">
        <w:rPr>
          <w:rFonts w:ascii="Arial" w:hAnsi="Arial" w:cs="Arial"/>
          <w:sz w:val="24"/>
          <w:szCs w:val="24"/>
        </w:rPr>
        <w:t>3. Vai trò acct_mgr xuất hiện cuối cùng.</w:t>
      </w:r>
    </w:p>
    <w:p w14:paraId="4B40AC1E" w14:textId="77777777" w:rsidR="00210B04" w:rsidRPr="00C437F4" w:rsidRDefault="00210B04" w:rsidP="005A2410">
      <w:pPr>
        <w:ind w:firstLine="720"/>
        <w:rPr>
          <w:rFonts w:ascii="Arial" w:hAnsi="Arial" w:cs="Arial"/>
          <w:sz w:val="24"/>
          <w:szCs w:val="24"/>
        </w:rPr>
      </w:pPr>
    </w:p>
    <w:p w14:paraId="3210D2AC" w14:textId="372BC00D" w:rsidR="005A2410" w:rsidRDefault="005A2410" w:rsidP="00210B04">
      <w:pPr>
        <w:ind w:left="720"/>
        <w:rPr>
          <w:rFonts w:ascii="Arial" w:hAnsi="Arial" w:cs="Arial"/>
          <w:sz w:val="24"/>
          <w:szCs w:val="24"/>
        </w:rPr>
      </w:pPr>
      <w:r w:rsidRPr="00C437F4">
        <w:rPr>
          <w:rFonts w:ascii="Arial" w:hAnsi="Arial" w:cs="Arial"/>
          <w:sz w:val="24"/>
          <w:szCs w:val="24"/>
        </w:rPr>
        <w:t>Trong trường hợp này, không ai trong số những người dùng này sẽ có thể kết nối, vì đặc quyền cấp quyền của họ, được đặt thành FALSE, được đánh giá trước vai trò acct_mgr.</w:t>
      </w:r>
    </w:p>
    <w:p w14:paraId="247376AF" w14:textId="77777777" w:rsidR="00210B04" w:rsidRPr="00C437F4" w:rsidRDefault="00210B04" w:rsidP="00210B04">
      <w:pPr>
        <w:ind w:left="720"/>
        <w:rPr>
          <w:rFonts w:ascii="Arial" w:hAnsi="Arial" w:cs="Arial"/>
          <w:sz w:val="24"/>
          <w:szCs w:val="24"/>
        </w:rPr>
      </w:pPr>
    </w:p>
    <w:p w14:paraId="4A6ED38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8B66B2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DBMS_NETWORK_ACL_ADMIN.CREATE_ACL (</w:t>
      </w:r>
    </w:p>
    <w:p w14:paraId="293910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=&gt; 'us-example-com-permissions.xml', </w:t>
      </w:r>
    </w:p>
    <w:p w14:paraId="0D3269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description =&gt; 'Network connection permission for ACCT_MGR and users', </w:t>
      </w:r>
    </w:p>
    <w:p w14:paraId="620941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principal =&gt; 'ACCT_MGR',</w:t>
      </w:r>
    </w:p>
    <w:p w14:paraId="181A644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 =&gt; TRUE,</w:t>
      </w:r>
    </w:p>
    <w:p w14:paraId="47862B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013BAA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690C481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=&gt; 'us-example-com-permissions.xml', </w:t>
      </w:r>
    </w:p>
    <w:p w14:paraId="173636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=&gt; 'SEBASTIAN', </w:t>
      </w:r>
    </w:p>
    <w:p w14:paraId="15DC897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4892E6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4692A3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1); </w:t>
      </w:r>
    </w:p>
    <w:p w14:paraId="029286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4A4264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acl =&gt; 'us-example-com-permissions.xml',</w:t>
      </w:r>
    </w:p>
    <w:p w14:paraId="7018BF01"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principal =&gt; 'PRESTON', </w:t>
      </w:r>
    </w:p>
    <w:p w14:paraId="0064804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2A99E1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6C6B3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2); </w:t>
      </w:r>
    </w:p>
    <w:p w14:paraId="676FD2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7EDDA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0AEE8618" w14:textId="0D04C888" w:rsidR="005A2410" w:rsidRDefault="005A2410" w:rsidP="005A2410">
      <w:pPr>
        <w:rPr>
          <w:rFonts w:ascii="Arial" w:hAnsi="Arial" w:cs="Arial"/>
          <w:b/>
          <w:sz w:val="36"/>
          <w:szCs w:val="36"/>
        </w:rPr>
      </w:pPr>
      <w:r w:rsidRPr="00C437F4">
        <w:rPr>
          <w:rFonts w:ascii="Arial" w:hAnsi="Arial" w:cs="Arial"/>
          <w:b/>
          <w:sz w:val="36"/>
          <w:szCs w:val="36"/>
        </w:rPr>
        <w:t>Tìm thông tin về danh sách điều khiển truy cập được cấu hình để truy cập người dùng.</w:t>
      </w:r>
    </w:p>
    <w:p w14:paraId="0B8DC92C" w14:textId="77777777" w:rsidR="00210B04" w:rsidRPr="00C437F4" w:rsidRDefault="00210B04" w:rsidP="005A2410">
      <w:pPr>
        <w:rPr>
          <w:rFonts w:ascii="Arial" w:hAnsi="Arial" w:cs="Arial"/>
          <w:b/>
          <w:sz w:val="36"/>
          <w:szCs w:val="36"/>
        </w:rPr>
      </w:pPr>
    </w:p>
    <w:p w14:paraId="7B9B07FA" w14:textId="0646B571"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4–6</w:t>
      </w:r>
      <w:r w:rsidRPr="00C437F4">
        <w:rPr>
          <w:rFonts w:ascii="Arial" w:hAnsi="Arial" w:cs="Arial"/>
          <w:sz w:val="24"/>
          <w:szCs w:val="24"/>
        </w:rPr>
        <w:t xml:space="preserve"> liệt kê các khung nhìn từ điển dữ liệu mà bạn có thể sử dụng để tìm thông tin về các danh sách điều khiển truy cập hiện có. Xem Tham khảo cơ sở dữ liệu Oracle để biết thêm thông tin về các khung nhìn này.</w:t>
      </w:r>
    </w:p>
    <w:p w14:paraId="4193643C" w14:textId="77777777" w:rsidR="00210B04" w:rsidRPr="00C437F4" w:rsidRDefault="00210B04" w:rsidP="005A2410">
      <w:pPr>
        <w:rPr>
          <w:rFonts w:ascii="Arial" w:hAnsi="Arial" w:cs="Arial"/>
          <w:sz w:val="24"/>
          <w:szCs w:val="24"/>
        </w:rPr>
      </w:pPr>
    </w:p>
    <w:p w14:paraId="058E0A0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4–6 Số lượt xem từ điển dữ liệu hiển thị thông tin về danh sách điều khiển truy cập</w:t>
      </w:r>
    </w:p>
    <w:tbl>
      <w:tblPr>
        <w:tblStyle w:val="TableGrid"/>
        <w:tblW w:w="0" w:type="auto"/>
        <w:tblLook w:val="04A0" w:firstRow="1" w:lastRow="0" w:firstColumn="1" w:lastColumn="0" w:noHBand="0" w:noVBand="1"/>
      </w:tblPr>
      <w:tblGrid>
        <w:gridCol w:w="4404"/>
        <w:gridCol w:w="5172"/>
      </w:tblGrid>
      <w:tr w:rsidR="005A2410" w:rsidRPr="00C437F4" w14:paraId="13EC4F33" w14:textId="77777777" w:rsidTr="005A2410">
        <w:tc>
          <w:tcPr>
            <w:tcW w:w="3579" w:type="dxa"/>
            <w:tcBorders>
              <w:left w:val="nil"/>
              <w:bottom w:val="single" w:sz="4" w:space="0" w:color="auto"/>
              <w:right w:val="nil"/>
            </w:tcBorders>
          </w:tcPr>
          <w:p w14:paraId="3524042A"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5781" w:type="dxa"/>
            <w:tcBorders>
              <w:left w:val="nil"/>
              <w:bottom w:val="single" w:sz="4" w:space="0" w:color="auto"/>
              <w:right w:val="nil"/>
            </w:tcBorders>
          </w:tcPr>
          <w:p w14:paraId="41C093A1"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6FEFD8D9" w14:textId="77777777" w:rsidTr="005A2410">
        <w:tc>
          <w:tcPr>
            <w:tcW w:w="3579" w:type="dxa"/>
            <w:tcBorders>
              <w:left w:val="nil"/>
              <w:bottom w:val="single" w:sz="4" w:space="0" w:color="auto"/>
              <w:right w:val="nil"/>
            </w:tcBorders>
          </w:tcPr>
          <w:p w14:paraId="6BA7047B" w14:textId="77777777" w:rsidR="005A2410" w:rsidRPr="00C437F4" w:rsidRDefault="005A2410" w:rsidP="005A2410">
            <w:pPr>
              <w:rPr>
                <w:rFonts w:ascii="Arial" w:hAnsi="Arial" w:cs="Arial"/>
                <w:sz w:val="24"/>
                <w:szCs w:val="24"/>
              </w:rPr>
            </w:pPr>
            <w:r w:rsidRPr="00C437F4">
              <w:rPr>
                <w:rFonts w:ascii="Arial" w:hAnsi="Arial" w:cs="Arial"/>
                <w:sz w:val="24"/>
                <w:szCs w:val="24"/>
              </w:rPr>
              <w:t>DBA_NETWORK_ACLS</w:t>
            </w:r>
          </w:p>
        </w:tc>
        <w:tc>
          <w:tcPr>
            <w:tcW w:w="5781" w:type="dxa"/>
            <w:tcBorders>
              <w:left w:val="nil"/>
              <w:bottom w:val="single" w:sz="4" w:space="0" w:color="auto"/>
              <w:right w:val="nil"/>
            </w:tcBorders>
          </w:tcPr>
          <w:p w14:paraId="0163E24A" w14:textId="77777777" w:rsidR="005A2410" w:rsidRPr="00C437F4" w:rsidRDefault="005A2410" w:rsidP="005A2410">
            <w:pPr>
              <w:rPr>
                <w:rFonts w:ascii="Arial" w:hAnsi="Arial" w:cs="Arial"/>
                <w:sz w:val="24"/>
                <w:szCs w:val="24"/>
              </w:rPr>
            </w:pPr>
            <w:r w:rsidRPr="00C437F4">
              <w:rPr>
                <w:rFonts w:ascii="Arial" w:hAnsi="Arial" w:cs="Arial"/>
                <w:sz w:val="24"/>
                <w:szCs w:val="24"/>
              </w:rPr>
              <w:t xml:space="preserve">Hiển thị các nhiệm vụ danh sách điều khiển </w:t>
            </w:r>
            <w:r w:rsidRPr="00C437F4">
              <w:rPr>
                <w:rFonts w:ascii="Arial" w:hAnsi="Arial" w:cs="Arial"/>
                <w:sz w:val="24"/>
                <w:szCs w:val="24"/>
              </w:rPr>
              <w:lastRenderedPageBreak/>
              <w:t>truy cập cho các máy chủ mạng. Đặc quyền SELECT trên chế độ xem này chỉ được cấp cho vai trò SELECT_CATALOG_ROLE.</w:t>
            </w:r>
          </w:p>
          <w:p w14:paraId="6FECF13E" w14:textId="77777777" w:rsidR="005A2410" w:rsidRPr="00C437F4" w:rsidRDefault="005A2410" w:rsidP="005A2410">
            <w:pPr>
              <w:tabs>
                <w:tab w:val="left" w:pos="3015"/>
              </w:tabs>
              <w:rPr>
                <w:rFonts w:ascii="Arial" w:hAnsi="Arial" w:cs="Arial"/>
                <w:sz w:val="24"/>
                <w:szCs w:val="24"/>
              </w:rPr>
            </w:pPr>
            <w:r w:rsidRPr="00C437F4">
              <w:rPr>
                <w:rFonts w:ascii="Arial" w:hAnsi="Arial" w:cs="Arial"/>
                <w:sz w:val="24"/>
                <w:szCs w:val="24"/>
              </w:rPr>
              <w:tab/>
            </w:r>
          </w:p>
        </w:tc>
      </w:tr>
      <w:tr w:rsidR="005A2410" w:rsidRPr="00C437F4" w14:paraId="748B084E" w14:textId="77777777" w:rsidTr="005A2410">
        <w:tc>
          <w:tcPr>
            <w:tcW w:w="3579" w:type="dxa"/>
            <w:tcBorders>
              <w:left w:val="nil"/>
              <w:bottom w:val="single" w:sz="4" w:space="0" w:color="auto"/>
              <w:right w:val="nil"/>
            </w:tcBorders>
          </w:tcPr>
          <w:p w14:paraId="5F5EF5D7"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DBA_NETWORK_ACL_PRIVILEGES</w:t>
            </w:r>
          </w:p>
        </w:tc>
        <w:tc>
          <w:tcPr>
            <w:tcW w:w="5781" w:type="dxa"/>
            <w:tcBorders>
              <w:left w:val="nil"/>
              <w:bottom w:val="single" w:sz="4" w:space="0" w:color="auto"/>
              <w:right w:val="nil"/>
            </w:tcBorders>
          </w:tcPr>
          <w:p w14:paraId="590A206E"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các đặc quyền mạng được xác định trong tất cả các danh sách điều khiển truy cập hiện được gán cho các máy chủ mạng. Đặc quyền SELECT trên chế độ xem này chỉ được cấp cho vai trò SELECT_CATALOG_ROLE.</w:t>
            </w:r>
          </w:p>
        </w:tc>
      </w:tr>
      <w:tr w:rsidR="005A2410" w:rsidRPr="00C437F4" w14:paraId="0F877290" w14:textId="77777777" w:rsidTr="005A2410">
        <w:tc>
          <w:tcPr>
            <w:tcW w:w="3579" w:type="dxa"/>
            <w:tcBorders>
              <w:left w:val="nil"/>
              <w:bottom w:val="single" w:sz="4" w:space="0" w:color="auto"/>
              <w:right w:val="nil"/>
            </w:tcBorders>
          </w:tcPr>
          <w:p w14:paraId="14CA8B34" w14:textId="77777777" w:rsidR="005A2410" w:rsidRPr="00C437F4" w:rsidRDefault="005A2410" w:rsidP="005A2410">
            <w:pPr>
              <w:rPr>
                <w:rFonts w:ascii="Arial" w:hAnsi="Arial" w:cs="Arial"/>
                <w:sz w:val="24"/>
                <w:szCs w:val="24"/>
              </w:rPr>
            </w:pPr>
            <w:r w:rsidRPr="00C437F4">
              <w:rPr>
                <w:rFonts w:ascii="Arial" w:hAnsi="Arial" w:cs="Arial"/>
                <w:sz w:val="24"/>
                <w:szCs w:val="24"/>
              </w:rPr>
              <w:t>DBA_WALLET_ACLS</w:t>
            </w:r>
          </w:p>
        </w:tc>
        <w:tc>
          <w:tcPr>
            <w:tcW w:w="5781" w:type="dxa"/>
            <w:tcBorders>
              <w:left w:val="nil"/>
              <w:bottom w:val="single" w:sz="4" w:space="0" w:color="auto"/>
              <w:right w:val="nil"/>
            </w:tcBorders>
          </w:tcPr>
          <w:p w14:paraId="394B0EE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ví đã được gán danh sách điều khiển truy cập.</w:t>
            </w:r>
          </w:p>
        </w:tc>
      </w:tr>
      <w:tr w:rsidR="005A2410" w:rsidRPr="00C437F4" w14:paraId="4C42D6C9" w14:textId="77777777" w:rsidTr="005A2410">
        <w:tc>
          <w:tcPr>
            <w:tcW w:w="3579" w:type="dxa"/>
            <w:tcBorders>
              <w:left w:val="nil"/>
              <w:right w:val="nil"/>
            </w:tcBorders>
          </w:tcPr>
          <w:p w14:paraId="5A42AC18" w14:textId="77777777" w:rsidR="005A2410" w:rsidRPr="00C437F4" w:rsidRDefault="005A2410" w:rsidP="005A2410">
            <w:pPr>
              <w:rPr>
                <w:rFonts w:ascii="Arial" w:hAnsi="Arial" w:cs="Arial"/>
                <w:sz w:val="24"/>
                <w:szCs w:val="24"/>
              </w:rPr>
            </w:pPr>
            <w:r w:rsidRPr="00C437F4">
              <w:rPr>
                <w:rFonts w:ascii="Arial" w:hAnsi="Arial" w:cs="Arial"/>
                <w:sz w:val="24"/>
                <w:szCs w:val="24"/>
              </w:rPr>
              <w:t>USER_NETWORK_ACL_PRIVILEGES</w:t>
            </w:r>
          </w:p>
        </w:tc>
        <w:tc>
          <w:tcPr>
            <w:tcW w:w="5781" w:type="dxa"/>
            <w:tcBorders>
              <w:left w:val="nil"/>
              <w:right w:val="nil"/>
            </w:tcBorders>
          </w:tcPr>
          <w:p w14:paraId="4AD0EDE2"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trạng thái của các đặc quyền mạng cho người dùng hiện tại để truy cập vào các máy chủ mạng. Đặc quyền SELECT trên khung nhìn được cấp cho PUBLIC.</w:t>
            </w:r>
          </w:p>
        </w:tc>
      </w:tr>
    </w:tbl>
    <w:p w14:paraId="3B36B523" w14:textId="77777777" w:rsidR="005A2410" w:rsidRPr="00C437F4" w:rsidRDefault="005A2410" w:rsidP="005A2410">
      <w:pPr>
        <w:rPr>
          <w:rFonts w:ascii="Arial" w:hAnsi="Arial" w:cs="Arial"/>
          <w:b/>
          <w:sz w:val="36"/>
          <w:szCs w:val="36"/>
        </w:rPr>
      </w:pPr>
    </w:p>
    <w:p w14:paraId="3CCFCA92" w14:textId="6A51D3B3" w:rsidR="005A2410" w:rsidRDefault="005A2410" w:rsidP="005A2410">
      <w:pPr>
        <w:rPr>
          <w:rFonts w:ascii="Arial" w:hAnsi="Arial" w:cs="Arial"/>
          <w:b/>
          <w:sz w:val="36"/>
          <w:szCs w:val="36"/>
        </w:rPr>
      </w:pPr>
      <w:r w:rsidRPr="00C437F4">
        <w:rPr>
          <w:rFonts w:ascii="Arial" w:hAnsi="Arial" w:cs="Arial"/>
          <w:b/>
          <w:sz w:val="36"/>
          <w:szCs w:val="36"/>
        </w:rPr>
        <w:t>Tìm thông tin về đặc quyền và vai trò của người dùng</w:t>
      </w:r>
    </w:p>
    <w:p w14:paraId="60337429" w14:textId="77777777" w:rsidR="00210B04" w:rsidRPr="00C437F4" w:rsidRDefault="00210B04" w:rsidP="005A2410">
      <w:pPr>
        <w:rPr>
          <w:rFonts w:ascii="Arial" w:hAnsi="Arial" w:cs="Arial"/>
          <w:b/>
          <w:sz w:val="36"/>
          <w:szCs w:val="36"/>
        </w:rPr>
      </w:pPr>
    </w:p>
    <w:p w14:paraId="0A9B0820" w14:textId="755B5BE6"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4–7</w:t>
      </w:r>
      <w:r w:rsidRPr="00C437F4">
        <w:rPr>
          <w:rFonts w:ascii="Arial" w:hAnsi="Arial" w:cs="Arial"/>
          <w:sz w:val="24"/>
          <w:szCs w:val="24"/>
        </w:rPr>
        <w:t xml:space="preserve"> liệt kê các khung nhìn từ điển dữ liệu mà bạn có thể truy vấn để truy cập thông tin về các đặc quyền và vai trò. Xem Tham khảo cơ sở dữ liệu Oracle để biết thông tin chi tiết về các khung nhìn này.</w:t>
      </w:r>
    </w:p>
    <w:p w14:paraId="4CE177FF" w14:textId="77777777" w:rsidR="00210B04" w:rsidRPr="00C437F4" w:rsidRDefault="00210B04" w:rsidP="005A2410">
      <w:pPr>
        <w:ind w:firstLine="720"/>
        <w:rPr>
          <w:rFonts w:ascii="Arial" w:hAnsi="Arial" w:cs="Arial"/>
          <w:sz w:val="24"/>
          <w:szCs w:val="24"/>
        </w:rPr>
      </w:pPr>
    </w:p>
    <w:p w14:paraId="7893793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Số lượt xem từ điển dữ liệu hiển thị thông tin về đặc quyền và vai trò</w:t>
      </w:r>
    </w:p>
    <w:tbl>
      <w:tblPr>
        <w:tblStyle w:val="TableGrid"/>
        <w:tblW w:w="0" w:type="auto"/>
        <w:tblLook w:val="04A0" w:firstRow="1" w:lastRow="0" w:firstColumn="1" w:lastColumn="0" w:noHBand="0" w:noVBand="1"/>
      </w:tblPr>
      <w:tblGrid>
        <w:gridCol w:w="2970"/>
        <w:gridCol w:w="6380"/>
      </w:tblGrid>
      <w:tr w:rsidR="005A2410" w:rsidRPr="00C437F4" w14:paraId="2A2C602E" w14:textId="77777777" w:rsidTr="005A2410">
        <w:tc>
          <w:tcPr>
            <w:tcW w:w="2970" w:type="dxa"/>
            <w:tcBorders>
              <w:left w:val="nil"/>
              <w:bottom w:val="single" w:sz="4" w:space="0" w:color="auto"/>
              <w:right w:val="nil"/>
            </w:tcBorders>
          </w:tcPr>
          <w:p w14:paraId="4C9EC2D2"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01A4CBD5"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59D61B4F" w14:textId="77777777" w:rsidTr="005A2410">
        <w:tc>
          <w:tcPr>
            <w:tcW w:w="2970" w:type="dxa"/>
            <w:tcBorders>
              <w:left w:val="nil"/>
              <w:bottom w:val="single" w:sz="4" w:space="0" w:color="auto"/>
              <w:right w:val="nil"/>
            </w:tcBorders>
          </w:tcPr>
          <w:p w14:paraId="037288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w:t>
            </w:r>
          </w:p>
        </w:tc>
        <w:tc>
          <w:tcPr>
            <w:tcW w:w="6380" w:type="dxa"/>
            <w:tcBorders>
              <w:left w:val="nil"/>
              <w:bottom w:val="single" w:sz="4" w:space="0" w:color="auto"/>
              <w:right w:val="nil"/>
            </w:tcBorders>
          </w:tcPr>
          <w:p w14:paraId="5BE0CAEF"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mà người dùng hiện tại hoặc PUBLIC là chủ sở hữu đối tượng, người cấp hoặc người được cấp</w:t>
            </w:r>
          </w:p>
        </w:tc>
      </w:tr>
      <w:tr w:rsidR="005A2410" w:rsidRPr="00C437F4" w14:paraId="3548BF82" w14:textId="77777777" w:rsidTr="005A2410">
        <w:tc>
          <w:tcPr>
            <w:tcW w:w="2970" w:type="dxa"/>
            <w:tcBorders>
              <w:left w:val="nil"/>
              <w:bottom w:val="single" w:sz="4" w:space="0" w:color="auto"/>
              <w:right w:val="nil"/>
            </w:tcBorders>
          </w:tcPr>
          <w:p w14:paraId="05E29E30"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ALL_COL_PRIVS_MADE</w:t>
            </w:r>
          </w:p>
        </w:tc>
        <w:tc>
          <w:tcPr>
            <w:tcW w:w="6380" w:type="dxa"/>
            <w:tcBorders>
              <w:left w:val="nil"/>
              <w:bottom w:val="single" w:sz="4" w:space="0" w:color="auto"/>
              <w:right w:val="nil"/>
            </w:tcBorders>
          </w:tcPr>
          <w:p w14:paraId="61DB4DE9"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đối tượng cột mà người dùng hiện tại là chủ sở hữu đối tượng hoặc người cấp quyền.</w:t>
            </w:r>
          </w:p>
        </w:tc>
      </w:tr>
      <w:tr w:rsidR="005A2410" w:rsidRPr="00C437F4" w14:paraId="0AE24480" w14:textId="77777777" w:rsidTr="005A2410">
        <w:tc>
          <w:tcPr>
            <w:tcW w:w="2970" w:type="dxa"/>
            <w:tcBorders>
              <w:left w:val="nil"/>
              <w:bottom w:val="single" w:sz="4" w:space="0" w:color="auto"/>
              <w:right w:val="nil"/>
            </w:tcBorders>
          </w:tcPr>
          <w:p w14:paraId="42E7AC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ALL_COL_PRIVS_RECD</w:t>
            </w:r>
          </w:p>
        </w:tc>
        <w:tc>
          <w:tcPr>
            <w:tcW w:w="6380" w:type="dxa"/>
            <w:tcBorders>
              <w:left w:val="nil"/>
              <w:bottom w:val="single" w:sz="4" w:space="0" w:color="auto"/>
              <w:right w:val="nil"/>
            </w:tcBorders>
          </w:tcPr>
          <w:p w14:paraId="4CC70A48"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hoặc PUBLIC là người được cấp</w:t>
            </w:r>
          </w:p>
        </w:tc>
      </w:tr>
      <w:tr w:rsidR="005A2410" w:rsidRPr="00C437F4" w14:paraId="367E8D87" w14:textId="77777777" w:rsidTr="005A2410">
        <w:tc>
          <w:tcPr>
            <w:tcW w:w="2970" w:type="dxa"/>
            <w:tcBorders>
              <w:left w:val="nil"/>
              <w:bottom w:val="single" w:sz="4" w:space="0" w:color="auto"/>
              <w:right w:val="nil"/>
            </w:tcBorders>
          </w:tcPr>
          <w:p w14:paraId="256A9BE6"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w:t>
            </w:r>
          </w:p>
        </w:tc>
        <w:tc>
          <w:tcPr>
            <w:tcW w:w="6380" w:type="dxa"/>
            <w:tcBorders>
              <w:left w:val="nil"/>
              <w:bottom w:val="single" w:sz="4" w:space="0" w:color="auto"/>
              <w:right w:val="nil"/>
            </w:tcBorders>
          </w:tcPr>
          <w:p w14:paraId="05EB7F4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trên các đối tượng mà người dùng hoặc PUBLIC là người được cấp</w:t>
            </w:r>
          </w:p>
        </w:tc>
      </w:tr>
      <w:tr w:rsidR="005A2410" w:rsidRPr="00C437F4" w14:paraId="08A70B10" w14:textId="77777777" w:rsidTr="005A2410">
        <w:tc>
          <w:tcPr>
            <w:tcW w:w="2970" w:type="dxa"/>
            <w:tcBorders>
              <w:left w:val="nil"/>
              <w:bottom w:val="single" w:sz="4" w:space="0" w:color="auto"/>
              <w:right w:val="nil"/>
            </w:tcBorders>
          </w:tcPr>
          <w:p w14:paraId="30083981"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ALL_TAB_PRIVS_MADE</w:t>
            </w:r>
          </w:p>
        </w:tc>
        <w:tc>
          <w:tcPr>
            <w:tcW w:w="6380" w:type="dxa"/>
            <w:tcBorders>
              <w:left w:val="nil"/>
              <w:bottom w:val="single" w:sz="4" w:space="0" w:color="auto"/>
              <w:right w:val="nil"/>
            </w:tcBorders>
          </w:tcPr>
          <w:p w14:paraId="4692CB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của đối tượng được thực hiện bởi người dùng hiện tại hoặc được thực hiện trên các đối tượng thuộc sở hữu của người dùng hiện tại.</w:t>
            </w:r>
          </w:p>
        </w:tc>
      </w:tr>
      <w:tr w:rsidR="005A2410" w:rsidRPr="00C437F4" w14:paraId="5332F0AE" w14:textId="77777777" w:rsidTr="005A2410">
        <w:tc>
          <w:tcPr>
            <w:tcW w:w="2970" w:type="dxa"/>
            <w:tcBorders>
              <w:left w:val="nil"/>
              <w:bottom w:val="single" w:sz="4" w:space="0" w:color="auto"/>
              <w:right w:val="nil"/>
            </w:tcBorders>
          </w:tcPr>
          <w:p w14:paraId="0B6019DE"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ALL_TAB_PRIVS_RECD</w:t>
            </w:r>
          </w:p>
        </w:tc>
        <w:tc>
          <w:tcPr>
            <w:tcW w:w="6380" w:type="dxa"/>
            <w:tcBorders>
              <w:left w:val="nil"/>
              <w:bottom w:val="single" w:sz="4" w:space="0" w:color="auto"/>
              <w:right w:val="nil"/>
            </w:tcBorders>
          </w:tcPr>
          <w:p w14:paraId="00CCFDD8"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cho đối tượng mà người dùng hoặc PUBLIC là người được cấp</w:t>
            </w:r>
          </w:p>
        </w:tc>
      </w:tr>
      <w:tr w:rsidR="005A2410" w:rsidRPr="00C437F4" w14:paraId="359012C3" w14:textId="77777777" w:rsidTr="005A2410">
        <w:tc>
          <w:tcPr>
            <w:tcW w:w="2970" w:type="dxa"/>
            <w:tcBorders>
              <w:left w:val="nil"/>
              <w:bottom w:val="single" w:sz="4" w:space="0" w:color="auto"/>
              <w:right w:val="nil"/>
            </w:tcBorders>
          </w:tcPr>
          <w:p w14:paraId="6448194E" w14:textId="77777777" w:rsidR="005A2410" w:rsidRPr="00C437F4" w:rsidRDefault="005A2410" w:rsidP="005A2410">
            <w:pPr>
              <w:rPr>
                <w:rFonts w:ascii="Arial" w:hAnsi="Arial" w:cs="Arial"/>
                <w:sz w:val="24"/>
                <w:szCs w:val="24"/>
              </w:rPr>
            </w:pPr>
            <w:r w:rsidRPr="00C437F4">
              <w:rPr>
                <w:rFonts w:ascii="Arial" w:hAnsi="Arial" w:cs="Arial"/>
                <w:sz w:val="24"/>
                <w:szCs w:val="24"/>
              </w:rPr>
              <w:t>DBA_COL_PRIVS</w:t>
            </w:r>
          </w:p>
        </w:tc>
        <w:tc>
          <w:tcPr>
            <w:tcW w:w="6380" w:type="dxa"/>
            <w:tcBorders>
              <w:left w:val="nil"/>
              <w:bottom w:val="single" w:sz="4" w:space="0" w:color="auto"/>
              <w:right w:val="nil"/>
            </w:tcBorders>
          </w:tcPr>
          <w:p w14:paraId="3CFF9F53"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trong cơ sở dữ liệu</w:t>
            </w:r>
          </w:p>
        </w:tc>
      </w:tr>
      <w:tr w:rsidR="005A2410" w:rsidRPr="00C437F4" w14:paraId="3D4FA338" w14:textId="77777777" w:rsidTr="005A2410">
        <w:tc>
          <w:tcPr>
            <w:tcW w:w="2970" w:type="dxa"/>
            <w:tcBorders>
              <w:left w:val="nil"/>
              <w:bottom w:val="single" w:sz="4" w:space="0" w:color="auto"/>
              <w:right w:val="nil"/>
            </w:tcBorders>
          </w:tcPr>
          <w:p w14:paraId="732C93FC" w14:textId="77777777" w:rsidR="005A2410" w:rsidRPr="00C437F4" w:rsidRDefault="005A2410" w:rsidP="005A2410">
            <w:pPr>
              <w:rPr>
                <w:rFonts w:ascii="Arial" w:hAnsi="Arial" w:cs="Arial"/>
                <w:sz w:val="24"/>
                <w:szCs w:val="24"/>
              </w:rPr>
            </w:pPr>
            <w:r w:rsidRPr="00C437F4">
              <w:rPr>
                <w:rFonts w:ascii="Arial" w:hAnsi="Arial" w:cs="Arial"/>
                <w:sz w:val="24"/>
                <w:szCs w:val="24"/>
              </w:rPr>
              <w:t>DBA_EPG_DAD_</w:t>
            </w:r>
          </w:p>
          <w:p w14:paraId="10361FE3"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bottom w:val="single" w:sz="4" w:space="0" w:color="auto"/>
              <w:right w:val="nil"/>
            </w:tcBorders>
          </w:tcPr>
          <w:p w14:paraId="07720C54"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00BC5210" w14:textId="77777777" w:rsidTr="005A2410">
        <w:tc>
          <w:tcPr>
            <w:tcW w:w="2970" w:type="dxa"/>
            <w:tcBorders>
              <w:left w:val="nil"/>
              <w:bottom w:val="single" w:sz="4" w:space="0" w:color="auto"/>
              <w:right w:val="nil"/>
            </w:tcBorders>
          </w:tcPr>
          <w:p w14:paraId="333577BB"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DBA_TAB_PRIVS</w:t>
            </w:r>
          </w:p>
        </w:tc>
        <w:tc>
          <w:tcPr>
            <w:tcW w:w="6380" w:type="dxa"/>
            <w:tcBorders>
              <w:left w:val="nil"/>
              <w:bottom w:val="single" w:sz="4" w:space="0" w:color="auto"/>
              <w:right w:val="nil"/>
            </w:tcBorders>
          </w:tcPr>
          <w:p w14:paraId="253F195A"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trên tất cả các đối tượng trong cơ sở dữ liệu</w:t>
            </w:r>
          </w:p>
        </w:tc>
      </w:tr>
      <w:tr w:rsidR="005A2410" w:rsidRPr="00C437F4" w14:paraId="3A6EE3CD" w14:textId="77777777" w:rsidTr="005A2410">
        <w:tc>
          <w:tcPr>
            <w:tcW w:w="2970" w:type="dxa"/>
            <w:tcBorders>
              <w:left w:val="nil"/>
              <w:right w:val="nil"/>
            </w:tcBorders>
          </w:tcPr>
          <w:p w14:paraId="53A4E469" w14:textId="77777777" w:rsidR="005A2410" w:rsidRPr="00C437F4" w:rsidRDefault="005A2410" w:rsidP="005A2410">
            <w:pPr>
              <w:rPr>
                <w:rFonts w:ascii="Arial" w:hAnsi="Arial" w:cs="Arial"/>
                <w:sz w:val="24"/>
                <w:szCs w:val="24"/>
              </w:rPr>
            </w:pPr>
            <w:r w:rsidRPr="00C437F4">
              <w:rPr>
                <w:rFonts w:ascii="Arial" w:hAnsi="Arial" w:cs="Arial"/>
                <w:sz w:val="24"/>
                <w:szCs w:val="24"/>
              </w:rPr>
              <w:t>DBA_ROLES</w:t>
            </w:r>
          </w:p>
        </w:tc>
        <w:tc>
          <w:tcPr>
            <w:tcW w:w="6380" w:type="dxa"/>
            <w:tcBorders>
              <w:left w:val="nil"/>
              <w:right w:val="nil"/>
            </w:tcBorders>
          </w:tcPr>
          <w:p w14:paraId="77DB7D9D"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tồn tại trong cơ sở dữ liệu, bao gồm các vai trò ứng dụng an toàn</w:t>
            </w:r>
          </w:p>
        </w:tc>
      </w:tr>
    </w:tbl>
    <w:p w14:paraId="4B25FB60" w14:textId="77777777" w:rsidR="005A2410" w:rsidRPr="00C437F4" w:rsidRDefault="005A2410" w:rsidP="005A2410">
      <w:pPr>
        <w:ind w:firstLine="720"/>
        <w:rPr>
          <w:rFonts w:ascii="Arial" w:hAnsi="Arial" w:cs="Arial"/>
          <w:b/>
          <w:sz w:val="24"/>
          <w:szCs w:val="24"/>
        </w:rPr>
      </w:pPr>
    </w:p>
    <w:p w14:paraId="0B296BCB" w14:textId="77777777" w:rsidR="005A2410" w:rsidRPr="00C437F4" w:rsidRDefault="005A2410" w:rsidP="005A2410">
      <w:pPr>
        <w:ind w:firstLine="720"/>
        <w:rPr>
          <w:rFonts w:ascii="Arial" w:hAnsi="Arial" w:cs="Arial"/>
          <w:b/>
          <w:sz w:val="24"/>
          <w:szCs w:val="24"/>
        </w:rPr>
      </w:pPr>
    </w:p>
    <w:p w14:paraId="4F18FD06"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(Tiếp theo) Số lượt xem từ điển dữ liệu hiển thị thông tin về các đặc quyền và</w:t>
      </w:r>
    </w:p>
    <w:tbl>
      <w:tblPr>
        <w:tblStyle w:val="TableGrid"/>
        <w:tblW w:w="0" w:type="auto"/>
        <w:tblLook w:val="04A0" w:firstRow="1" w:lastRow="0" w:firstColumn="1" w:lastColumn="0" w:noHBand="0" w:noVBand="1"/>
      </w:tblPr>
      <w:tblGrid>
        <w:gridCol w:w="3191"/>
        <w:gridCol w:w="6380"/>
      </w:tblGrid>
      <w:tr w:rsidR="005A2410" w:rsidRPr="00C437F4" w14:paraId="687CB778" w14:textId="77777777" w:rsidTr="005A2410">
        <w:tc>
          <w:tcPr>
            <w:tcW w:w="2970" w:type="dxa"/>
            <w:tcBorders>
              <w:left w:val="nil"/>
              <w:bottom w:val="single" w:sz="4" w:space="0" w:color="auto"/>
              <w:right w:val="nil"/>
            </w:tcBorders>
          </w:tcPr>
          <w:p w14:paraId="0CAFA474"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49449E60"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02232958" w14:textId="77777777" w:rsidTr="005A2410">
        <w:tc>
          <w:tcPr>
            <w:tcW w:w="2970" w:type="dxa"/>
            <w:tcBorders>
              <w:left w:val="nil"/>
              <w:bottom w:val="single" w:sz="4" w:space="0" w:color="auto"/>
              <w:right w:val="nil"/>
            </w:tcBorders>
          </w:tcPr>
          <w:p w14:paraId="13975455" w14:textId="77777777" w:rsidR="005A2410" w:rsidRPr="00C437F4" w:rsidRDefault="005A2410" w:rsidP="005A2410">
            <w:pPr>
              <w:rPr>
                <w:rFonts w:ascii="Arial" w:hAnsi="Arial" w:cs="Arial"/>
                <w:sz w:val="24"/>
                <w:szCs w:val="24"/>
              </w:rPr>
            </w:pPr>
            <w:r w:rsidRPr="00C437F4">
              <w:rPr>
                <w:rFonts w:ascii="Arial" w:hAnsi="Arial" w:cs="Arial"/>
                <w:sz w:val="24"/>
                <w:szCs w:val="24"/>
              </w:rPr>
              <w:t>DBA_ROLE_PRIVS</w:t>
            </w:r>
          </w:p>
        </w:tc>
        <w:tc>
          <w:tcPr>
            <w:tcW w:w="6380" w:type="dxa"/>
            <w:tcBorders>
              <w:left w:val="nil"/>
              <w:bottom w:val="single" w:sz="4" w:space="0" w:color="auto"/>
              <w:right w:val="nil"/>
            </w:tcBorders>
          </w:tcPr>
          <w:p w14:paraId="2F8AFD4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và vai trò. Lưu ý rằng nó không liệt kê vai trò PUBLIC.</w:t>
            </w:r>
          </w:p>
        </w:tc>
      </w:tr>
      <w:tr w:rsidR="005A2410" w:rsidRPr="00C437F4" w14:paraId="2EBA9DE8" w14:textId="77777777" w:rsidTr="005A2410">
        <w:tc>
          <w:tcPr>
            <w:tcW w:w="2970" w:type="dxa"/>
            <w:tcBorders>
              <w:left w:val="nil"/>
              <w:bottom w:val="single" w:sz="4" w:space="0" w:color="auto"/>
              <w:right w:val="nil"/>
            </w:tcBorders>
          </w:tcPr>
          <w:p w14:paraId="19F5D051" w14:textId="77777777" w:rsidR="005A2410" w:rsidRPr="00C437F4" w:rsidRDefault="005A2410" w:rsidP="005A2410">
            <w:pPr>
              <w:rPr>
                <w:rFonts w:ascii="Arial" w:hAnsi="Arial" w:cs="Arial"/>
                <w:sz w:val="24"/>
                <w:szCs w:val="24"/>
              </w:rPr>
            </w:pPr>
            <w:r w:rsidRPr="00C437F4">
              <w:rPr>
                <w:rFonts w:ascii="Arial" w:hAnsi="Arial" w:cs="Arial"/>
                <w:sz w:val="24"/>
                <w:szCs w:val="24"/>
              </w:rPr>
              <w:t>DBA_SYS_PRIVS</w:t>
            </w:r>
          </w:p>
        </w:tc>
        <w:tc>
          <w:tcPr>
            <w:tcW w:w="6380" w:type="dxa"/>
            <w:tcBorders>
              <w:left w:val="nil"/>
              <w:bottom w:val="single" w:sz="4" w:space="0" w:color="auto"/>
              <w:right w:val="nil"/>
            </w:tcBorders>
          </w:tcPr>
          <w:p w14:paraId="0645618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và vai trò.</w:t>
            </w:r>
          </w:p>
        </w:tc>
      </w:tr>
      <w:tr w:rsidR="005A2410" w:rsidRPr="00C437F4" w14:paraId="3B0BDDF8" w14:textId="77777777" w:rsidTr="005A2410">
        <w:tc>
          <w:tcPr>
            <w:tcW w:w="2970" w:type="dxa"/>
            <w:tcBorders>
              <w:left w:val="nil"/>
              <w:bottom w:val="single" w:sz="4" w:space="0" w:color="auto"/>
              <w:right w:val="nil"/>
            </w:tcBorders>
          </w:tcPr>
          <w:p w14:paraId="4848936A" w14:textId="77777777" w:rsidR="005A2410" w:rsidRPr="00C437F4" w:rsidRDefault="005A2410" w:rsidP="005A2410">
            <w:pPr>
              <w:rPr>
                <w:rFonts w:ascii="Arial" w:hAnsi="Arial" w:cs="Arial"/>
                <w:sz w:val="24"/>
                <w:szCs w:val="24"/>
              </w:rPr>
            </w:pPr>
            <w:r w:rsidRPr="00C437F4">
              <w:rPr>
                <w:rFonts w:ascii="Arial" w:hAnsi="Arial" w:cs="Arial"/>
                <w:sz w:val="24"/>
                <w:szCs w:val="24"/>
              </w:rPr>
              <w:t>ROLE_ROLE_PRIVS</w:t>
            </w:r>
          </w:p>
        </w:tc>
        <w:tc>
          <w:tcPr>
            <w:tcW w:w="6380" w:type="dxa"/>
            <w:tcBorders>
              <w:left w:val="nil"/>
              <w:bottom w:val="single" w:sz="4" w:space="0" w:color="auto"/>
              <w:right w:val="nil"/>
            </w:tcBorders>
          </w:tcPr>
          <w:p w14:paraId="234C23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cho các vai trò khác. Thông tin chỉ được cung cấp về các vai trò mà người dùng có quyền truy cập.</w:t>
            </w:r>
          </w:p>
        </w:tc>
      </w:tr>
      <w:tr w:rsidR="005A2410" w:rsidRPr="00C437F4" w14:paraId="385CB450" w14:textId="77777777" w:rsidTr="005A2410">
        <w:tc>
          <w:tcPr>
            <w:tcW w:w="2970" w:type="dxa"/>
            <w:tcBorders>
              <w:left w:val="nil"/>
              <w:bottom w:val="single" w:sz="4" w:space="0" w:color="auto"/>
              <w:right w:val="nil"/>
            </w:tcBorders>
          </w:tcPr>
          <w:p w14:paraId="514F51E1" w14:textId="77777777" w:rsidR="005A2410" w:rsidRPr="00C437F4" w:rsidRDefault="005A2410" w:rsidP="005A2410">
            <w:pPr>
              <w:rPr>
                <w:rFonts w:ascii="Arial" w:hAnsi="Arial" w:cs="Arial"/>
                <w:sz w:val="24"/>
                <w:szCs w:val="24"/>
              </w:rPr>
            </w:pPr>
            <w:r w:rsidRPr="00C437F4">
              <w:rPr>
                <w:rFonts w:ascii="Arial" w:hAnsi="Arial" w:cs="Arial"/>
                <w:sz w:val="24"/>
                <w:szCs w:val="24"/>
              </w:rPr>
              <w:t>ROLE_SYS_PRIVS</w:t>
            </w:r>
          </w:p>
        </w:tc>
        <w:tc>
          <w:tcPr>
            <w:tcW w:w="6380" w:type="dxa"/>
            <w:tcBorders>
              <w:left w:val="nil"/>
              <w:bottom w:val="single" w:sz="4" w:space="0" w:color="auto"/>
              <w:right w:val="nil"/>
            </w:tcBorders>
          </w:tcPr>
          <w:p w14:paraId="6B04F5F5"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các vai trò. Thông tin chỉ được cung cấp về các vai trò mà người dùng có quyền truy cập.</w:t>
            </w:r>
          </w:p>
        </w:tc>
      </w:tr>
      <w:tr w:rsidR="005A2410" w:rsidRPr="00C437F4" w14:paraId="725B5BFB" w14:textId="77777777" w:rsidTr="005A2410">
        <w:tc>
          <w:tcPr>
            <w:tcW w:w="2970" w:type="dxa"/>
            <w:tcBorders>
              <w:left w:val="nil"/>
              <w:bottom w:val="single" w:sz="4" w:space="0" w:color="auto"/>
              <w:right w:val="nil"/>
            </w:tcBorders>
          </w:tcPr>
          <w:p w14:paraId="577E21B9" w14:textId="77777777" w:rsidR="005A2410" w:rsidRPr="00C437F4" w:rsidRDefault="005A2410" w:rsidP="005A2410">
            <w:pPr>
              <w:rPr>
                <w:rFonts w:ascii="Arial" w:hAnsi="Arial" w:cs="Arial"/>
                <w:sz w:val="24"/>
                <w:szCs w:val="24"/>
              </w:rPr>
            </w:pPr>
            <w:r w:rsidRPr="00C437F4">
              <w:rPr>
                <w:rFonts w:ascii="Arial" w:hAnsi="Arial" w:cs="Arial"/>
                <w:sz w:val="24"/>
                <w:szCs w:val="24"/>
              </w:rPr>
              <w:t>ROLE_TAB_PRIVS</w:t>
            </w:r>
          </w:p>
        </w:tc>
        <w:tc>
          <w:tcPr>
            <w:tcW w:w="6380" w:type="dxa"/>
            <w:tcBorders>
              <w:left w:val="nil"/>
              <w:bottom w:val="single" w:sz="4" w:space="0" w:color="auto"/>
              <w:right w:val="nil"/>
            </w:tcBorders>
          </w:tcPr>
          <w:p w14:paraId="1CE0AD0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đối tượng được cấp cho các vai trò. Thông tin chỉ được cung cấp về các vai trò mà người dùng có quyền truy cập.</w:t>
            </w:r>
          </w:p>
        </w:tc>
      </w:tr>
      <w:tr w:rsidR="005A2410" w:rsidRPr="00C437F4" w14:paraId="3A44504C" w14:textId="77777777" w:rsidTr="005A2410">
        <w:tc>
          <w:tcPr>
            <w:tcW w:w="2970" w:type="dxa"/>
            <w:tcBorders>
              <w:left w:val="nil"/>
              <w:bottom w:val="single" w:sz="4" w:space="0" w:color="auto"/>
              <w:right w:val="nil"/>
            </w:tcBorders>
          </w:tcPr>
          <w:p w14:paraId="35E495FC" w14:textId="77777777" w:rsidR="005A2410" w:rsidRPr="00C437F4" w:rsidRDefault="005A2410" w:rsidP="005A2410">
            <w:pPr>
              <w:rPr>
                <w:rFonts w:ascii="Arial" w:hAnsi="Arial" w:cs="Arial"/>
                <w:sz w:val="24"/>
                <w:szCs w:val="24"/>
              </w:rPr>
            </w:pPr>
            <w:r w:rsidRPr="00C437F4">
              <w:rPr>
                <w:rFonts w:ascii="Arial" w:hAnsi="Arial" w:cs="Arial"/>
                <w:sz w:val="24"/>
                <w:szCs w:val="24"/>
              </w:rPr>
              <w:t>SESSION_PRIVS</w:t>
            </w:r>
          </w:p>
        </w:tc>
        <w:tc>
          <w:tcPr>
            <w:tcW w:w="6380" w:type="dxa"/>
            <w:tcBorders>
              <w:left w:val="nil"/>
              <w:bottom w:val="single" w:sz="4" w:space="0" w:color="auto"/>
              <w:right w:val="nil"/>
            </w:tcBorders>
          </w:tcPr>
          <w:p w14:paraId="1D5AAA4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hiện được bật cho người dùng</w:t>
            </w:r>
          </w:p>
        </w:tc>
      </w:tr>
      <w:tr w:rsidR="005A2410" w:rsidRPr="00C437F4" w14:paraId="6F821BA1" w14:textId="77777777" w:rsidTr="005A2410">
        <w:tc>
          <w:tcPr>
            <w:tcW w:w="2970" w:type="dxa"/>
            <w:tcBorders>
              <w:left w:val="nil"/>
              <w:bottom w:val="single" w:sz="4" w:space="0" w:color="auto"/>
              <w:right w:val="nil"/>
            </w:tcBorders>
          </w:tcPr>
          <w:p w14:paraId="69C944E8" w14:textId="77777777" w:rsidR="005A2410" w:rsidRPr="00C437F4" w:rsidRDefault="005A2410" w:rsidP="005A2410">
            <w:pPr>
              <w:rPr>
                <w:rFonts w:ascii="Arial" w:hAnsi="Arial" w:cs="Arial"/>
                <w:sz w:val="24"/>
                <w:szCs w:val="24"/>
              </w:rPr>
            </w:pPr>
            <w:r w:rsidRPr="00C437F4">
              <w:rPr>
                <w:rFonts w:ascii="Arial" w:hAnsi="Arial" w:cs="Arial"/>
                <w:sz w:val="24"/>
                <w:szCs w:val="24"/>
              </w:rPr>
              <w:t>SESSION_ROLES</w:t>
            </w:r>
          </w:p>
        </w:tc>
        <w:tc>
          <w:tcPr>
            <w:tcW w:w="6380" w:type="dxa"/>
            <w:tcBorders>
              <w:left w:val="nil"/>
              <w:bottom w:val="single" w:sz="4" w:space="0" w:color="auto"/>
              <w:right w:val="nil"/>
            </w:tcBorders>
          </w:tcPr>
          <w:p w14:paraId="69655531"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được bật cho người dùng hiện tại. Lưu ý rằng nó không liệt kê vai trò PUBLIC.</w:t>
            </w:r>
          </w:p>
        </w:tc>
      </w:tr>
      <w:tr w:rsidR="005A2410" w:rsidRPr="00C437F4" w14:paraId="3B3F10F4" w14:textId="77777777" w:rsidTr="005A2410">
        <w:tc>
          <w:tcPr>
            <w:tcW w:w="2970" w:type="dxa"/>
            <w:tcBorders>
              <w:left w:val="nil"/>
              <w:bottom w:val="single" w:sz="4" w:space="0" w:color="auto"/>
              <w:right w:val="nil"/>
            </w:tcBorders>
          </w:tcPr>
          <w:p w14:paraId="6D6ADFBA"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w:t>
            </w:r>
          </w:p>
        </w:tc>
        <w:tc>
          <w:tcPr>
            <w:tcW w:w="6380" w:type="dxa"/>
            <w:tcBorders>
              <w:left w:val="nil"/>
              <w:bottom w:val="single" w:sz="4" w:space="0" w:color="auto"/>
              <w:right w:val="nil"/>
            </w:tcBorders>
          </w:tcPr>
          <w:p w14:paraId="3815E6AB"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 người cấp hoặc người được cấp</w:t>
            </w:r>
          </w:p>
        </w:tc>
      </w:tr>
      <w:tr w:rsidR="005A2410" w:rsidRPr="00C437F4" w14:paraId="60282BCF" w14:textId="77777777" w:rsidTr="005A2410">
        <w:tc>
          <w:tcPr>
            <w:tcW w:w="2970" w:type="dxa"/>
            <w:tcBorders>
              <w:left w:val="nil"/>
              <w:bottom w:val="single" w:sz="4" w:space="0" w:color="auto"/>
              <w:right w:val="nil"/>
            </w:tcBorders>
          </w:tcPr>
          <w:p w14:paraId="7D7A2A84"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USER_COL_PRIVS_MADE</w:t>
            </w:r>
          </w:p>
        </w:tc>
        <w:tc>
          <w:tcPr>
            <w:tcW w:w="6380" w:type="dxa"/>
            <w:tcBorders>
              <w:left w:val="nil"/>
              <w:bottom w:val="single" w:sz="4" w:space="0" w:color="auto"/>
              <w:right w:val="nil"/>
            </w:tcBorders>
          </w:tcPr>
          <w:p w14:paraId="52BE0DE7"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w:t>
            </w:r>
          </w:p>
        </w:tc>
      </w:tr>
      <w:tr w:rsidR="005A2410" w:rsidRPr="00C437F4" w14:paraId="0B471203" w14:textId="77777777" w:rsidTr="005A2410">
        <w:trPr>
          <w:trHeight w:val="593"/>
        </w:trPr>
        <w:tc>
          <w:tcPr>
            <w:tcW w:w="2970" w:type="dxa"/>
            <w:tcBorders>
              <w:left w:val="nil"/>
              <w:right w:val="nil"/>
            </w:tcBorders>
          </w:tcPr>
          <w:p w14:paraId="00259CB0"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USER_COL_PRIVS_RECD</w:t>
            </w:r>
          </w:p>
        </w:tc>
        <w:tc>
          <w:tcPr>
            <w:tcW w:w="6380" w:type="dxa"/>
            <w:tcBorders>
              <w:left w:val="nil"/>
              <w:right w:val="nil"/>
            </w:tcBorders>
          </w:tcPr>
          <w:p w14:paraId="3DF8C269"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người được cấp</w:t>
            </w:r>
          </w:p>
        </w:tc>
      </w:tr>
      <w:tr w:rsidR="005A2410" w:rsidRPr="00C437F4" w14:paraId="36799D54" w14:textId="77777777" w:rsidTr="005A2410">
        <w:trPr>
          <w:trHeight w:val="593"/>
        </w:trPr>
        <w:tc>
          <w:tcPr>
            <w:tcW w:w="2970" w:type="dxa"/>
            <w:tcBorders>
              <w:left w:val="nil"/>
              <w:right w:val="nil"/>
            </w:tcBorders>
          </w:tcPr>
          <w:p w14:paraId="408AB31D" w14:textId="77777777" w:rsidR="005A2410" w:rsidRPr="00C437F4" w:rsidRDefault="005A2410" w:rsidP="005A2410">
            <w:pPr>
              <w:rPr>
                <w:rFonts w:ascii="Arial" w:hAnsi="Arial" w:cs="Arial"/>
                <w:sz w:val="24"/>
                <w:szCs w:val="24"/>
              </w:rPr>
            </w:pPr>
            <w:r w:rsidRPr="00C437F4">
              <w:rPr>
                <w:rFonts w:ascii="Arial" w:hAnsi="Arial" w:cs="Arial"/>
                <w:sz w:val="24"/>
                <w:szCs w:val="24"/>
              </w:rPr>
              <w:t>USER_EPG_DAD_</w:t>
            </w:r>
          </w:p>
          <w:p w14:paraId="240637F4"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right w:val="nil"/>
            </w:tcBorders>
          </w:tcPr>
          <w:p w14:paraId="1D9D4C02"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48EA9BA8" w14:textId="77777777" w:rsidTr="005A2410">
        <w:trPr>
          <w:trHeight w:val="593"/>
        </w:trPr>
        <w:tc>
          <w:tcPr>
            <w:tcW w:w="2970" w:type="dxa"/>
            <w:tcBorders>
              <w:left w:val="nil"/>
              <w:right w:val="nil"/>
            </w:tcBorders>
          </w:tcPr>
          <w:p w14:paraId="7295669F" w14:textId="77777777" w:rsidR="005A2410" w:rsidRPr="00C437F4" w:rsidRDefault="005A2410" w:rsidP="005A2410">
            <w:pPr>
              <w:rPr>
                <w:rFonts w:ascii="Arial" w:hAnsi="Arial" w:cs="Arial"/>
                <w:sz w:val="24"/>
                <w:szCs w:val="24"/>
              </w:rPr>
            </w:pPr>
            <w:r w:rsidRPr="00C437F4">
              <w:rPr>
                <w:rFonts w:ascii="Arial" w:hAnsi="Arial" w:cs="Arial"/>
                <w:sz w:val="24"/>
                <w:szCs w:val="24"/>
              </w:rPr>
              <w:t>USER_ROLE_PRIVS</w:t>
            </w:r>
          </w:p>
        </w:tc>
        <w:tc>
          <w:tcPr>
            <w:tcW w:w="6380" w:type="dxa"/>
            <w:tcBorders>
              <w:left w:val="nil"/>
              <w:right w:val="nil"/>
            </w:tcBorders>
          </w:tcPr>
          <w:p w14:paraId="688ECA0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hiện tại</w:t>
            </w:r>
          </w:p>
        </w:tc>
      </w:tr>
      <w:tr w:rsidR="005A2410" w:rsidRPr="00C437F4" w14:paraId="19D8CBB8" w14:textId="77777777" w:rsidTr="005A2410">
        <w:trPr>
          <w:trHeight w:val="593"/>
        </w:trPr>
        <w:tc>
          <w:tcPr>
            <w:tcW w:w="2970" w:type="dxa"/>
            <w:tcBorders>
              <w:left w:val="nil"/>
              <w:right w:val="nil"/>
            </w:tcBorders>
          </w:tcPr>
          <w:p w14:paraId="6B625FAF"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w:t>
            </w:r>
          </w:p>
        </w:tc>
        <w:tc>
          <w:tcPr>
            <w:tcW w:w="6380" w:type="dxa"/>
            <w:tcBorders>
              <w:left w:val="nil"/>
              <w:right w:val="nil"/>
            </w:tcBorders>
          </w:tcPr>
          <w:p w14:paraId="37FDACBE"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mà người dùng hiện tại là người được cấp</w:t>
            </w:r>
          </w:p>
        </w:tc>
      </w:tr>
      <w:tr w:rsidR="005A2410" w:rsidRPr="00C437F4" w14:paraId="0AA7C567" w14:textId="77777777" w:rsidTr="005A2410">
        <w:trPr>
          <w:trHeight w:val="593"/>
        </w:trPr>
        <w:tc>
          <w:tcPr>
            <w:tcW w:w="2970" w:type="dxa"/>
            <w:tcBorders>
              <w:left w:val="nil"/>
              <w:right w:val="nil"/>
            </w:tcBorders>
          </w:tcPr>
          <w:p w14:paraId="2D0C0B64" w14:textId="77777777" w:rsidR="005A2410" w:rsidRPr="00C437F4" w:rsidRDefault="005A2410" w:rsidP="005A2410">
            <w:pPr>
              <w:rPr>
                <w:rFonts w:ascii="Arial" w:hAnsi="Arial" w:cs="Arial"/>
                <w:sz w:val="24"/>
                <w:szCs w:val="24"/>
              </w:rPr>
            </w:pPr>
            <w:r w:rsidRPr="00C437F4">
              <w:rPr>
                <w:rFonts w:ascii="Arial" w:hAnsi="Arial" w:cs="Arial"/>
                <w:sz w:val="24"/>
                <w:szCs w:val="24"/>
              </w:rPr>
              <w:t>USER_SYS_PRIVS</w:t>
            </w:r>
          </w:p>
        </w:tc>
        <w:tc>
          <w:tcPr>
            <w:tcW w:w="6380" w:type="dxa"/>
            <w:tcBorders>
              <w:left w:val="nil"/>
              <w:right w:val="nil"/>
            </w:tcBorders>
          </w:tcPr>
          <w:p w14:paraId="421DC1F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hiện tại</w:t>
            </w:r>
          </w:p>
        </w:tc>
      </w:tr>
      <w:tr w:rsidR="005A2410" w:rsidRPr="00C437F4" w14:paraId="3D7C4557" w14:textId="77777777" w:rsidTr="005A2410">
        <w:trPr>
          <w:trHeight w:val="593"/>
        </w:trPr>
        <w:tc>
          <w:tcPr>
            <w:tcW w:w="2970" w:type="dxa"/>
            <w:tcBorders>
              <w:left w:val="nil"/>
              <w:right w:val="nil"/>
            </w:tcBorders>
          </w:tcPr>
          <w:p w14:paraId="614CC6A0"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USER_TAB_PRIVS_MADE</w:t>
            </w:r>
          </w:p>
        </w:tc>
        <w:tc>
          <w:tcPr>
            <w:tcW w:w="6380" w:type="dxa"/>
            <w:tcBorders>
              <w:left w:val="nil"/>
              <w:right w:val="nil"/>
            </w:tcBorders>
          </w:tcPr>
          <w:p w14:paraId="596CC988"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thuộc sở hữu của người dùng hiện tại</w:t>
            </w:r>
          </w:p>
        </w:tc>
      </w:tr>
      <w:tr w:rsidR="005A2410" w:rsidRPr="00C437F4" w14:paraId="63FE029E" w14:textId="77777777" w:rsidTr="005A2410">
        <w:trPr>
          <w:trHeight w:val="593"/>
        </w:trPr>
        <w:tc>
          <w:tcPr>
            <w:tcW w:w="2970" w:type="dxa"/>
            <w:tcBorders>
              <w:left w:val="nil"/>
              <w:right w:val="nil"/>
            </w:tcBorders>
          </w:tcPr>
          <w:p w14:paraId="637CF9C3"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USER_TAB_PRIVS_RECD</w:t>
            </w:r>
          </w:p>
        </w:tc>
        <w:tc>
          <w:tcPr>
            <w:tcW w:w="6380" w:type="dxa"/>
            <w:tcBorders>
              <w:left w:val="nil"/>
              <w:right w:val="nil"/>
            </w:tcBorders>
          </w:tcPr>
          <w:p w14:paraId="4C86A1E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của đối tượng mà người dùng hiện tại là người được cấp</w:t>
            </w:r>
          </w:p>
        </w:tc>
      </w:tr>
    </w:tbl>
    <w:p w14:paraId="22B7503A" w14:textId="77777777" w:rsidR="005A2410" w:rsidRPr="00C437F4" w:rsidRDefault="005A2410" w:rsidP="005A2410">
      <w:pPr>
        <w:ind w:firstLine="720"/>
        <w:rPr>
          <w:rFonts w:ascii="Arial" w:hAnsi="Arial" w:cs="Arial"/>
          <w:b/>
          <w:sz w:val="24"/>
          <w:szCs w:val="24"/>
        </w:rPr>
      </w:pPr>
    </w:p>
    <w:p w14:paraId="6D8D78F7" w14:textId="39CDDF8C" w:rsidR="005A2410" w:rsidRDefault="005A2410" w:rsidP="00210B04">
      <w:pPr>
        <w:ind w:left="720"/>
        <w:rPr>
          <w:rFonts w:ascii="Arial" w:hAnsi="Arial" w:cs="Arial"/>
          <w:sz w:val="24"/>
          <w:szCs w:val="24"/>
        </w:rPr>
      </w:pPr>
      <w:r w:rsidRPr="00C437F4">
        <w:rPr>
          <w:rFonts w:ascii="Arial" w:hAnsi="Arial" w:cs="Arial"/>
          <w:sz w:val="24"/>
          <w:szCs w:val="24"/>
        </w:rPr>
        <w:t>Phần này cung cấp một số ví dụ về cách sử dụng các chế độ xem này. Đối với những ví dụ này, giả sử các phát biểu sau đây đã được ban hành:</w:t>
      </w:r>
    </w:p>
    <w:p w14:paraId="2A05DDB2" w14:textId="77777777" w:rsidR="00210B04" w:rsidRPr="00C437F4" w:rsidRDefault="00210B04" w:rsidP="00210B04">
      <w:pPr>
        <w:ind w:left="720"/>
        <w:rPr>
          <w:rFonts w:ascii="Arial" w:hAnsi="Arial" w:cs="Arial"/>
          <w:sz w:val="24"/>
          <w:szCs w:val="24"/>
        </w:rPr>
      </w:pPr>
    </w:p>
    <w:p w14:paraId="676688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 security_admin IDENTIFIED BY password;</w:t>
      </w:r>
    </w:p>
    <w:p w14:paraId="639ED26B" w14:textId="77777777" w:rsidR="005A2410" w:rsidRPr="00C437F4" w:rsidRDefault="005A2410" w:rsidP="005A2410">
      <w:pPr>
        <w:ind w:firstLine="720"/>
        <w:rPr>
          <w:rFonts w:ascii="Arial" w:hAnsi="Arial" w:cs="Arial"/>
          <w:sz w:val="20"/>
          <w:szCs w:val="20"/>
        </w:rPr>
      </w:pPr>
    </w:p>
    <w:p w14:paraId="5EFB3E2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PROFILE, ALTER PROFILE, DROP PROFILE,</w:t>
      </w:r>
    </w:p>
    <w:p w14:paraId="678CD5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CREATE ROLE, DROP ANY ROLE, GRANT ANY ROLE, AUDIT ANY,</w:t>
      </w:r>
    </w:p>
    <w:p w14:paraId="20ED66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AUDIT SYSTEM, CREATE USER, BECOME USER, ALTER USER, DROP USER</w:t>
      </w:r>
    </w:p>
    <w:p w14:paraId="4E7A4A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TO security_admin WITH ADMIN OPTION;</w:t>
      </w:r>
    </w:p>
    <w:p w14:paraId="44850E43" w14:textId="77777777" w:rsidR="005A2410" w:rsidRPr="00C437F4" w:rsidRDefault="005A2410" w:rsidP="005A2410">
      <w:pPr>
        <w:ind w:firstLine="720"/>
        <w:rPr>
          <w:rFonts w:ascii="Arial" w:hAnsi="Arial" w:cs="Arial"/>
          <w:sz w:val="20"/>
          <w:szCs w:val="20"/>
        </w:rPr>
      </w:pPr>
    </w:p>
    <w:p w14:paraId="3F80E6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SYS.AUD$ TO security_admin;</w:t>
      </w:r>
    </w:p>
    <w:p w14:paraId="4F1F2A02" w14:textId="77777777" w:rsidR="005A2410" w:rsidRPr="00C437F4" w:rsidRDefault="005A2410" w:rsidP="005A2410">
      <w:pPr>
        <w:ind w:firstLine="720"/>
        <w:rPr>
          <w:rFonts w:ascii="Arial" w:hAnsi="Arial" w:cs="Arial"/>
          <w:sz w:val="20"/>
          <w:szCs w:val="20"/>
        </w:rPr>
      </w:pPr>
    </w:p>
    <w:p w14:paraId="799B65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CREATE SESSION TO swilliams;</w:t>
      </w:r>
    </w:p>
    <w:p w14:paraId="598E99C7" w14:textId="77777777" w:rsidR="005A2410" w:rsidRPr="00C437F4" w:rsidRDefault="005A2410" w:rsidP="005A2410">
      <w:pPr>
        <w:ind w:firstLine="720"/>
        <w:rPr>
          <w:rFonts w:ascii="Arial" w:hAnsi="Arial" w:cs="Arial"/>
          <w:sz w:val="20"/>
          <w:szCs w:val="20"/>
        </w:rPr>
      </w:pPr>
    </w:p>
    <w:p w14:paraId="4EAE545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TO system_administrator;</w:t>
      </w:r>
    </w:p>
    <w:p w14:paraId="10E565EB" w14:textId="77777777" w:rsidR="005A2410" w:rsidRPr="00C437F4" w:rsidRDefault="005A2410" w:rsidP="005A2410">
      <w:pPr>
        <w:ind w:firstLine="720"/>
        <w:rPr>
          <w:rFonts w:ascii="Arial" w:hAnsi="Arial" w:cs="Arial"/>
          <w:sz w:val="20"/>
          <w:szCs w:val="20"/>
        </w:rPr>
      </w:pPr>
    </w:p>
    <w:p w14:paraId="4B83AE9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SESSION TO jward;</w:t>
      </w:r>
    </w:p>
    <w:p w14:paraId="15CD452D" w14:textId="77777777" w:rsidR="005A2410" w:rsidRPr="00C437F4" w:rsidRDefault="005A2410" w:rsidP="005A2410">
      <w:pPr>
        <w:ind w:firstLine="720"/>
        <w:rPr>
          <w:rFonts w:ascii="Arial" w:hAnsi="Arial" w:cs="Arial"/>
          <w:sz w:val="20"/>
          <w:szCs w:val="20"/>
        </w:rPr>
      </w:pPr>
    </w:p>
    <w:p w14:paraId="7EE387E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emp TO jward;</w:t>
      </w:r>
    </w:p>
    <w:p w14:paraId="79E22187" w14:textId="77777777" w:rsidR="005A2410" w:rsidRPr="00C437F4" w:rsidRDefault="005A2410" w:rsidP="005A2410">
      <w:pPr>
        <w:ind w:firstLine="720"/>
        <w:rPr>
          <w:rFonts w:ascii="Arial" w:hAnsi="Arial" w:cs="Arial"/>
          <w:sz w:val="20"/>
          <w:szCs w:val="20"/>
        </w:rPr>
      </w:pPr>
    </w:p>
    <w:p w14:paraId="732D2C41" w14:textId="0A463CAF" w:rsidR="005A2410" w:rsidRDefault="005A2410" w:rsidP="005A2410">
      <w:pPr>
        <w:ind w:firstLine="720"/>
        <w:rPr>
          <w:rFonts w:ascii="Arial" w:hAnsi="Arial" w:cs="Arial"/>
          <w:sz w:val="20"/>
          <w:szCs w:val="20"/>
        </w:rPr>
      </w:pPr>
      <w:r w:rsidRPr="00C437F4">
        <w:rPr>
          <w:rFonts w:ascii="Arial" w:hAnsi="Arial" w:cs="Arial"/>
          <w:sz w:val="20"/>
          <w:szCs w:val="20"/>
        </w:rPr>
        <w:t>GRANT INSERT (ename, job) ON emp TO swilliams, jward;</w:t>
      </w:r>
    </w:p>
    <w:p w14:paraId="4392BDFF" w14:textId="77777777" w:rsidR="00210B04" w:rsidRPr="00C437F4" w:rsidRDefault="00210B04" w:rsidP="005A2410">
      <w:pPr>
        <w:ind w:firstLine="720"/>
        <w:rPr>
          <w:rFonts w:ascii="Arial" w:hAnsi="Arial" w:cs="Arial"/>
          <w:sz w:val="20"/>
          <w:szCs w:val="20"/>
        </w:rPr>
      </w:pPr>
    </w:p>
    <w:p w14:paraId="2707AF54" w14:textId="3CF9993F"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Tham khảo cơ sở dữ liệu Oracle để biết mô tả chi tiết về các lượt xem từ điển dữ liệu này</w:t>
      </w:r>
    </w:p>
    <w:p w14:paraId="4E78D5E9" w14:textId="77777777" w:rsidR="00210B04" w:rsidRPr="00C437F4" w:rsidRDefault="00210B04" w:rsidP="005A2410">
      <w:pPr>
        <w:ind w:left="1440"/>
        <w:rPr>
          <w:rFonts w:ascii="Arial" w:hAnsi="Arial" w:cs="Arial"/>
          <w:sz w:val="24"/>
          <w:szCs w:val="24"/>
        </w:rPr>
      </w:pPr>
    </w:p>
    <w:p w14:paraId="6CDDEAC7"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tất cả các tài trợ của Privilege System</w:t>
      </w:r>
    </w:p>
    <w:p w14:paraId="1884B627" w14:textId="61DB470E"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quyền tài trợ hệ thống được thực hiện cho vai trò và người dùng:</w:t>
      </w:r>
    </w:p>
    <w:p w14:paraId="3441BDED" w14:textId="77777777" w:rsidR="00210B04" w:rsidRPr="00C437F4" w:rsidRDefault="00210B04" w:rsidP="00210B04">
      <w:pPr>
        <w:ind w:left="720"/>
        <w:rPr>
          <w:rFonts w:ascii="Arial" w:hAnsi="Arial" w:cs="Arial"/>
          <w:sz w:val="24"/>
          <w:szCs w:val="24"/>
        </w:rPr>
      </w:pPr>
    </w:p>
    <w:p w14:paraId="364CB256"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DBA_SYS_PRIVS;</w:t>
      </w:r>
    </w:p>
    <w:p w14:paraId="3762619D" w14:textId="77777777" w:rsidR="005A2410" w:rsidRPr="00C437F4" w:rsidRDefault="005A2410" w:rsidP="005A2410">
      <w:pPr>
        <w:rPr>
          <w:rFonts w:ascii="Arial" w:hAnsi="Arial" w:cs="Arial"/>
          <w:sz w:val="20"/>
          <w:szCs w:val="20"/>
        </w:rPr>
      </w:pPr>
    </w:p>
    <w:p w14:paraId="54478B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t>ADM</w:t>
      </w:r>
    </w:p>
    <w:p w14:paraId="57C8CB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4D2DC8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t>YES</w:t>
      </w:r>
    </w:p>
    <w:p w14:paraId="70667F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t>YES</w:t>
      </w:r>
    </w:p>
    <w:p w14:paraId="2745BB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t>YES</w:t>
      </w:r>
    </w:p>
    <w:p w14:paraId="392E5E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t>YES</w:t>
      </w:r>
    </w:p>
    <w:p w14:paraId="42DCAD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t>YES</w:t>
      </w:r>
    </w:p>
    <w:p w14:paraId="26FD334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t>YES</w:t>
      </w:r>
    </w:p>
    <w:p w14:paraId="5AA5236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t>YES</w:t>
      </w:r>
    </w:p>
    <w:p w14:paraId="0C4CF76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t>YES</w:t>
      </w:r>
    </w:p>
    <w:p w14:paraId="7FBACB2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t>YES</w:t>
      </w:r>
    </w:p>
    <w:p w14:paraId="3C0FA61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DROP PROFILE</w:t>
      </w:r>
      <w:r w:rsidRPr="00C437F4">
        <w:rPr>
          <w:rFonts w:ascii="Arial" w:hAnsi="Arial" w:cs="Arial"/>
          <w:sz w:val="20"/>
          <w:szCs w:val="20"/>
        </w:rPr>
        <w:tab/>
      </w:r>
      <w:r w:rsidRPr="00C437F4">
        <w:rPr>
          <w:rFonts w:ascii="Arial" w:hAnsi="Arial" w:cs="Arial"/>
          <w:sz w:val="20"/>
          <w:szCs w:val="20"/>
        </w:rPr>
        <w:tab/>
        <w:t>YES</w:t>
      </w:r>
    </w:p>
    <w:p w14:paraId="3F6409B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t>YES</w:t>
      </w:r>
    </w:p>
    <w:p w14:paraId="7BD4816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t>YES</w:t>
      </w:r>
    </w:p>
    <w:p w14:paraId="227505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7E5E7C5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JWARD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09D60475" w14:textId="77777777" w:rsidR="005A2410" w:rsidRPr="00C437F4" w:rsidRDefault="005A2410" w:rsidP="005A2410">
      <w:pPr>
        <w:rPr>
          <w:rFonts w:ascii="Arial" w:hAnsi="Arial" w:cs="Arial"/>
          <w:sz w:val="20"/>
          <w:szCs w:val="20"/>
        </w:rPr>
      </w:pPr>
    </w:p>
    <w:p w14:paraId="7275BBF7" w14:textId="28B755B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DBA_SYS_PRIVS.</w:t>
      </w:r>
    </w:p>
    <w:p w14:paraId="1C60B430" w14:textId="77777777" w:rsidR="00210B04" w:rsidRPr="00C437F4" w:rsidRDefault="00210B04" w:rsidP="00210B04">
      <w:pPr>
        <w:ind w:left="720"/>
        <w:rPr>
          <w:rFonts w:ascii="Arial" w:hAnsi="Arial" w:cs="Arial"/>
          <w:sz w:val="24"/>
          <w:szCs w:val="24"/>
        </w:rPr>
      </w:pPr>
    </w:p>
    <w:p w14:paraId="29B8ED2A" w14:textId="77777777" w:rsidR="005A2410" w:rsidRPr="00C437F4" w:rsidRDefault="005A2410" w:rsidP="005A2410">
      <w:pPr>
        <w:rPr>
          <w:rFonts w:ascii="Arial" w:hAnsi="Arial" w:cs="Arial"/>
          <w:b/>
          <w:sz w:val="36"/>
          <w:szCs w:val="36"/>
        </w:rPr>
      </w:pPr>
      <w:r w:rsidRPr="00C437F4">
        <w:rPr>
          <w:rFonts w:ascii="Arial" w:hAnsi="Arial" w:cs="Arial"/>
          <w:b/>
          <w:sz w:val="36"/>
          <w:szCs w:val="36"/>
        </w:rPr>
        <w:lastRenderedPageBreak/>
        <w:t>Liệt kê tất cả tài trợ vai trò</w:t>
      </w:r>
    </w:p>
    <w:p w14:paraId="366F369B" w14:textId="259DAB62"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vai trò được cấp cho người dùng và các vai trò khác:</w:t>
      </w:r>
    </w:p>
    <w:p w14:paraId="2CC49350" w14:textId="77777777" w:rsidR="00210B04" w:rsidRPr="00C437F4" w:rsidRDefault="00210B04" w:rsidP="00210B04">
      <w:pPr>
        <w:ind w:left="720"/>
        <w:rPr>
          <w:rFonts w:ascii="Arial" w:hAnsi="Arial" w:cs="Arial"/>
          <w:sz w:val="24"/>
          <w:szCs w:val="24"/>
        </w:rPr>
      </w:pPr>
    </w:p>
    <w:p w14:paraId="638EA3A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DBA_ROLE_PRIVS;</w:t>
      </w:r>
    </w:p>
    <w:p w14:paraId="722A666F" w14:textId="77777777" w:rsidR="005A2410" w:rsidRPr="00C437F4" w:rsidRDefault="005A2410" w:rsidP="005A2410">
      <w:pPr>
        <w:rPr>
          <w:rFonts w:ascii="Arial" w:hAnsi="Arial" w:cs="Arial"/>
          <w:sz w:val="20"/>
          <w:szCs w:val="20"/>
        </w:rPr>
      </w:pPr>
    </w:p>
    <w:p w14:paraId="5FA8A5C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GRANTED_ROLE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63EDEF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39FEAB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SECURITY_ADMIN </w:t>
      </w:r>
      <w:r w:rsidRPr="00C437F4">
        <w:rPr>
          <w:rFonts w:ascii="Arial" w:hAnsi="Arial" w:cs="Arial"/>
          <w:sz w:val="20"/>
          <w:szCs w:val="20"/>
        </w:rPr>
        <w:tab/>
      </w:r>
      <w:r w:rsidRPr="00C437F4">
        <w:rPr>
          <w:rFonts w:ascii="Arial" w:hAnsi="Arial" w:cs="Arial"/>
          <w:sz w:val="20"/>
          <w:szCs w:val="20"/>
        </w:rPr>
        <w:tab/>
        <w:t>NO</w:t>
      </w:r>
    </w:p>
    <w:p w14:paraId="7A06593D" w14:textId="7EDA5052" w:rsidR="005A2410" w:rsidRDefault="005A2410" w:rsidP="005A2410">
      <w:pPr>
        <w:ind w:firstLine="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DBA_ROLE_PRIVS.</w:t>
      </w:r>
    </w:p>
    <w:p w14:paraId="18485473" w14:textId="77777777" w:rsidR="00210B04" w:rsidRPr="00C437F4" w:rsidRDefault="00210B04" w:rsidP="005A2410">
      <w:pPr>
        <w:ind w:firstLine="720"/>
        <w:rPr>
          <w:rFonts w:ascii="Arial" w:hAnsi="Arial" w:cs="Arial"/>
          <w:sz w:val="24"/>
          <w:szCs w:val="24"/>
        </w:rPr>
      </w:pPr>
    </w:p>
    <w:p w14:paraId="609A7025" w14:textId="29248D1D" w:rsidR="005A2410" w:rsidRDefault="005A2410" w:rsidP="005A2410">
      <w:pPr>
        <w:rPr>
          <w:rFonts w:ascii="Arial" w:hAnsi="Arial" w:cs="Arial"/>
          <w:b/>
          <w:sz w:val="36"/>
          <w:szCs w:val="36"/>
        </w:rPr>
      </w:pPr>
      <w:r w:rsidRPr="00C437F4">
        <w:rPr>
          <w:rFonts w:ascii="Arial" w:hAnsi="Arial" w:cs="Arial"/>
          <w:b/>
          <w:sz w:val="36"/>
          <w:szCs w:val="36"/>
        </w:rPr>
        <w:t>Các đặc quyền đối tượng danh sách được cấp cho người dùng</w:t>
      </w:r>
    </w:p>
    <w:p w14:paraId="7A465D82" w14:textId="77777777" w:rsidR="00210B04" w:rsidRPr="00C437F4" w:rsidRDefault="00210B04" w:rsidP="005A2410">
      <w:pPr>
        <w:rPr>
          <w:rFonts w:ascii="Arial" w:hAnsi="Arial" w:cs="Arial"/>
          <w:b/>
          <w:sz w:val="36"/>
          <w:szCs w:val="36"/>
        </w:rPr>
      </w:pPr>
    </w:p>
    <w:p w14:paraId="1FCD265E" w14:textId="466C8695"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đặc quyền đối tượng (không bao gồm đặc quyền cột cụ thể) được cấp cho người dùng được chỉ định:</w:t>
      </w:r>
    </w:p>
    <w:p w14:paraId="4C73DDFE" w14:textId="77777777" w:rsidR="00210B04" w:rsidRPr="00C437F4" w:rsidRDefault="00210B04" w:rsidP="00210B04">
      <w:pPr>
        <w:ind w:left="720"/>
        <w:rPr>
          <w:rFonts w:ascii="Arial" w:hAnsi="Arial" w:cs="Arial"/>
          <w:sz w:val="24"/>
          <w:szCs w:val="24"/>
        </w:rPr>
      </w:pPr>
    </w:p>
    <w:p w14:paraId="1C459F58"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TABLE_NAME, PRIVILEGE, GRANTABLE FROM DBA_TAB_PRIVS</w:t>
      </w:r>
    </w:p>
    <w:p w14:paraId="35FEB9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GRANTEE = 'jward';</w:t>
      </w:r>
    </w:p>
    <w:p w14:paraId="081E543E" w14:textId="77777777" w:rsidR="005A2410" w:rsidRPr="00C437F4" w:rsidRDefault="005A2410" w:rsidP="005A2410">
      <w:pPr>
        <w:rPr>
          <w:rFonts w:ascii="Arial" w:hAnsi="Arial" w:cs="Arial"/>
          <w:sz w:val="20"/>
          <w:szCs w:val="20"/>
        </w:rPr>
      </w:pPr>
    </w:p>
    <w:p w14:paraId="0E92769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t xml:space="preserve">PRIVILEGE </w:t>
      </w:r>
      <w:r w:rsidRPr="00C437F4">
        <w:rPr>
          <w:rFonts w:ascii="Arial" w:hAnsi="Arial" w:cs="Arial"/>
          <w:sz w:val="20"/>
          <w:szCs w:val="20"/>
        </w:rPr>
        <w:tab/>
        <w:t>GRANTABLE</w:t>
      </w:r>
    </w:p>
    <w:p w14:paraId="23DD1F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 xml:space="preserve">------------ </w:t>
      </w:r>
      <w:r w:rsidRPr="00C437F4">
        <w:rPr>
          <w:rFonts w:ascii="Arial" w:hAnsi="Arial" w:cs="Arial"/>
          <w:sz w:val="20"/>
          <w:szCs w:val="20"/>
        </w:rPr>
        <w:tab/>
        <w:t>----------</w:t>
      </w:r>
    </w:p>
    <w:p w14:paraId="7507BF7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SELECT </w:t>
      </w:r>
      <w:r w:rsidRPr="00C437F4">
        <w:rPr>
          <w:rFonts w:ascii="Arial" w:hAnsi="Arial" w:cs="Arial"/>
          <w:sz w:val="20"/>
          <w:szCs w:val="20"/>
        </w:rPr>
        <w:tab/>
      </w:r>
      <w:r w:rsidRPr="00C437F4">
        <w:rPr>
          <w:rFonts w:ascii="Arial" w:hAnsi="Arial" w:cs="Arial"/>
          <w:sz w:val="20"/>
          <w:szCs w:val="20"/>
        </w:rPr>
        <w:tab/>
        <w:t>NO</w:t>
      </w:r>
    </w:p>
    <w:p w14:paraId="454A26C8" w14:textId="458E226C" w:rsidR="005A2410"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DELETE </w:t>
      </w:r>
      <w:r w:rsidRPr="00C437F4">
        <w:rPr>
          <w:rFonts w:ascii="Arial" w:hAnsi="Arial" w:cs="Arial"/>
          <w:sz w:val="20"/>
          <w:szCs w:val="20"/>
        </w:rPr>
        <w:tab/>
      </w:r>
      <w:r w:rsidRPr="00C437F4">
        <w:rPr>
          <w:rFonts w:ascii="Arial" w:hAnsi="Arial" w:cs="Arial"/>
          <w:sz w:val="20"/>
          <w:szCs w:val="20"/>
        </w:rPr>
        <w:tab/>
        <w:t>NO</w:t>
      </w:r>
    </w:p>
    <w:p w14:paraId="78CB6C36" w14:textId="77777777" w:rsidR="00210B04" w:rsidRPr="00C437F4" w:rsidRDefault="00210B04" w:rsidP="005A2410">
      <w:pPr>
        <w:ind w:firstLine="720"/>
        <w:rPr>
          <w:rFonts w:ascii="Arial" w:hAnsi="Arial" w:cs="Arial"/>
          <w:sz w:val="20"/>
          <w:szCs w:val="20"/>
        </w:rPr>
      </w:pPr>
    </w:p>
    <w:p w14:paraId="48BE909C" w14:textId="440C755C" w:rsidR="005A2410" w:rsidRDefault="005A2410" w:rsidP="00210B04">
      <w:pPr>
        <w:ind w:left="720"/>
        <w:rPr>
          <w:rFonts w:ascii="Arial" w:hAnsi="Arial" w:cs="Arial"/>
          <w:sz w:val="24"/>
          <w:szCs w:val="24"/>
        </w:rPr>
      </w:pPr>
      <w:r w:rsidRPr="00C437F4">
        <w:rPr>
          <w:rFonts w:ascii="Arial" w:hAnsi="Arial" w:cs="Arial"/>
          <w:sz w:val="24"/>
          <w:szCs w:val="24"/>
        </w:rPr>
        <w:t>Để liệt kê tất cả các đặc quyền dành riêng cho cột đã được cấp, hãy sử dụng truy vấn sau:</w:t>
      </w:r>
    </w:p>
    <w:p w14:paraId="2CFF16DA" w14:textId="77777777" w:rsidR="00210B04" w:rsidRPr="00C437F4" w:rsidRDefault="00210B04" w:rsidP="005A2410">
      <w:pPr>
        <w:ind w:firstLine="720"/>
        <w:rPr>
          <w:rFonts w:ascii="Arial" w:hAnsi="Arial" w:cs="Arial"/>
          <w:sz w:val="24"/>
          <w:szCs w:val="24"/>
        </w:rPr>
      </w:pPr>
    </w:p>
    <w:p w14:paraId="51BE953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SELECT GRANTEE, TABLE_NAME, COLUMN_NAME, PRIVILEGE</w:t>
      </w:r>
    </w:p>
    <w:p w14:paraId="176FA2C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FROM DBA_COL_PRIVS;</w:t>
      </w:r>
    </w:p>
    <w:p w14:paraId="30C42B18" w14:textId="77777777" w:rsidR="005A2410" w:rsidRPr="00C437F4" w:rsidRDefault="005A2410" w:rsidP="005A2410">
      <w:pPr>
        <w:ind w:firstLine="720"/>
        <w:rPr>
          <w:rFonts w:ascii="Arial" w:hAnsi="Arial" w:cs="Arial"/>
          <w:sz w:val="24"/>
          <w:szCs w:val="24"/>
        </w:rPr>
      </w:pPr>
    </w:p>
    <w:p w14:paraId="70B6152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GRANTEE </w:t>
      </w:r>
      <w:r w:rsidRPr="00C437F4">
        <w:rPr>
          <w:rFonts w:ascii="Arial" w:hAnsi="Arial" w:cs="Arial"/>
          <w:sz w:val="24"/>
          <w:szCs w:val="24"/>
        </w:rPr>
        <w:tab/>
        <w:t xml:space="preserve">TABLE_NAME </w:t>
      </w:r>
      <w:r w:rsidRPr="00C437F4">
        <w:rPr>
          <w:rFonts w:ascii="Arial" w:hAnsi="Arial" w:cs="Arial"/>
          <w:sz w:val="24"/>
          <w:szCs w:val="24"/>
        </w:rPr>
        <w:tab/>
      </w:r>
      <w:r w:rsidRPr="00C437F4">
        <w:rPr>
          <w:rFonts w:ascii="Arial" w:hAnsi="Arial" w:cs="Arial"/>
          <w:sz w:val="24"/>
          <w:szCs w:val="24"/>
        </w:rPr>
        <w:tab/>
        <w:t xml:space="preserve">COLUMN_NAME </w:t>
      </w:r>
      <w:r w:rsidRPr="00C437F4">
        <w:rPr>
          <w:rFonts w:ascii="Arial" w:hAnsi="Arial" w:cs="Arial"/>
          <w:sz w:val="24"/>
          <w:szCs w:val="24"/>
        </w:rPr>
        <w:tab/>
        <w:t>PRIVILEGE</w:t>
      </w:r>
    </w:p>
    <w:p w14:paraId="1456666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w:t>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w:t>
      </w:r>
    </w:p>
    <w:p w14:paraId="51A3C40D"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ENAME </w:t>
      </w:r>
      <w:r w:rsidRPr="00C437F4">
        <w:rPr>
          <w:rFonts w:ascii="Arial" w:hAnsi="Arial" w:cs="Arial"/>
          <w:sz w:val="24"/>
          <w:szCs w:val="24"/>
        </w:rPr>
        <w:tab/>
      </w:r>
      <w:r w:rsidRPr="00C437F4">
        <w:rPr>
          <w:rFonts w:ascii="Arial" w:hAnsi="Arial" w:cs="Arial"/>
          <w:sz w:val="24"/>
          <w:szCs w:val="24"/>
        </w:rPr>
        <w:tab/>
        <w:t>INSERT</w:t>
      </w:r>
    </w:p>
    <w:p w14:paraId="12A514D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621E62E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NAME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42C6664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504FA55D" w14:textId="77777777" w:rsidR="005A2410" w:rsidRPr="00C437F4" w:rsidRDefault="005A2410" w:rsidP="005A2410">
      <w:pPr>
        <w:ind w:firstLine="720"/>
        <w:rPr>
          <w:rFonts w:ascii="Arial" w:hAnsi="Arial" w:cs="Arial"/>
          <w:sz w:val="24"/>
          <w:szCs w:val="24"/>
        </w:rPr>
      </w:pPr>
    </w:p>
    <w:p w14:paraId="1A87B143" w14:textId="77B7E1D0"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chế độ xem DBA_TAB_PRIVS.</w:t>
      </w:r>
    </w:p>
    <w:p w14:paraId="645EDA74" w14:textId="77777777" w:rsidR="00210B04" w:rsidRPr="00C437F4" w:rsidRDefault="00210B04" w:rsidP="005A2410">
      <w:pPr>
        <w:ind w:firstLine="720"/>
        <w:rPr>
          <w:rFonts w:ascii="Arial" w:hAnsi="Arial" w:cs="Arial"/>
          <w:sz w:val="24"/>
          <w:szCs w:val="24"/>
        </w:rPr>
      </w:pPr>
    </w:p>
    <w:p w14:paraId="62A80DF6"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Miền đặc quyền hiện tại của phiên của bạn</w:t>
      </w:r>
    </w:p>
    <w:p w14:paraId="642C802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Truy vấn sau liệt kê tất cả các vai trò hiện được bật cho tổ chức phát hành:</w:t>
      </w:r>
    </w:p>
    <w:p w14:paraId="1A3DB762" w14:textId="7766896F" w:rsidR="005A2410" w:rsidRDefault="005A2410" w:rsidP="005A2410">
      <w:pPr>
        <w:ind w:firstLine="720"/>
        <w:rPr>
          <w:rFonts w:ascii="Arial" w:hAnsi="Arial" w:cs="Arial"/>
          <w:sz w:val="20"/>
          <w:szCs w:val="20"/>
        </w:rPr>
      </w:pPr>
      <w:r w:rsidRPr="00C437F4">
        <w:rPr>
          <w:rFonts w:ascii="Arial" w:hAnsi="Arial" w:cs="Arial"/>
          <w:sz w:val="20"/>
          <w:szCs w:val="20"/>
        </w:rPr>
        <w:t>SELECT * FROM SESSION_ROLES;</w:t>
      </w:r>
    </w:p>
    <w:p w14:paraId="33B34C7A" w14:textId="77777777" w:rsidR="00210B04" w:rsidRPr="00C437F4" w:rsidRDefault="00210B04" w:rsidP="005A2410">
      <w:pPr>
        <w:ind w:firstLine="720"/>
        <w:rPr>
          <w:rFonts w:ascii="Arial" w:hAnsi="Arial" w:cs="Arial"/>
          <w:sz w:val="20"/>
          <w:szCs w:val="20"/>
        </w:rPr>
      </w:pPr>
    </w:p>
    <w:p w14:paraId="4CB0E233" w14:textId="50E0567C" w:rsidR="005A2410" w:rsidRDefault="005A2410" w:rsidP="00210B04">
      <w:pPr>
        <w:ind w:left="720"/>
        <w:rPr>
          <w:rFonts w:ascii="Arial" w:hAnsi="Arial" w:cs="Arial"/>
          <w:sz w:val="24"/>
          <w:szCs w:val="24"/>
        </w:rPr>
      </w:pPr>
      <w:r w:rsidRPr="00C437F4">
        <w:rPr>
          <w:rFonts w:ascii="Arial" w:hAnsi="Arial" w:cs="Arial"/>
          <w:sz w:val="24"/>
          <w:szCs w:val="24"/>
        </w:rPr>
        <w:lastRenderedPageBreak/>
        <w:t>Nếu người dùng swilliams có vai trò security_admin được kích hoạt và đưa ra truy vấn trước đó, thì cơ sở dữ liệu Oracle trả về các thông tin sau:</w:t>
      </w:r>
    </w:p>
    <w:p w14:paraId="4962C3D0" w14:textId="77777777" w:rsidR="00210B04" w:rsidRPr="00C437F4" w:rsidRDefault="00210B04" w:rsidP="00210B04">
      <w:pPr>
        <w:ind w:left="720"/>
        <w:rPr>
          <w:rFonts w:ascii="Arial" w:hAnsi="Arial" w:cs="Arial"/>
          <w:sz w:val="24"/>
          <w:szCs w:val="24"/>
        </w:rPr>
      </w:pPr>
    </w:p>
    <w:p w14:paraId="38E28F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w:t>
      </w:r>
    </w:p>
    <w:p w14:paraId="66B46E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3026D25" w14:textId="4BD8AA26" w:rsidR="005A2410" w:rsidRDefault="005A2410" w:rsidP="005A2410">
      <w:pPr>
        <w:ind w:firstLine="720"/>
        <w:rPr>
          <w:rFonts w:ascii="Arial" w:hAnsi="Arial" w:cs="Arial"/>
          <w:sz w:val="20"/>
          <w:szCs w:val="20"/>
        </w:rPr>
      </w:pPr>
      <w:r w:rsidRPr="00C437F4">
        <w:rPr>
          <w:rFonts w:ascii="Arial" w:hAnsi="Arial" w:cs="Arial"/>
          <w:sz w:val="20"/>
          <w:szCs w:val="20"/>
        </w:rPr>
        <w:t>SECURITY_ADMIN</w:t>
      </w:r>
    </w:p>
    <w:p w14:paraId="52045762" w14:textId="77777777" w:rsidR="00210B04" w:rsidRPr="00C437F4" w:rsidRDefault="00210B04" w:rsidP="005A2410">
      <w:pPr>
        <w:ind w:firstLine="720"/>
        <w:rPr>
          <w:rFonts w:ascii="Arial" w:hAnsi="Arial" w:cs="Arial"/>
          <w:sz w:val="20"/>
          <w:szCs w:val="20"/>
        </w:rPr>
      </w:pPr>
    </w:p>
    <w:p w14:paraId="7F21EE51" w14:textId="5CE016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hiện có sẵn trong miền bảo mật của tổ chức phát hành, cả từ các khoản trợ cấp đặc quyền rõ ràng và từ các vai trò được bật:</w:t>
      </w:r>
    </w:p>
    <w:p w14:paraId="1BC118F8" w14:textId="77777777" w:rsidR="00210B04" w:rsidRPr="00C437F4" w:rsidRDefault="00210B04" w:rsidP="005A2410">
      <w:pPr>
        <w:ind w:firstLine="720"/>
        <w:rPr>
          <w:rFonts w:ascii="Arial" w:hAnsi="Arial" w:cs="Arial"/>
          <w:sz w:val="24"/>
          <w:szCs w:val="24"/>
        </w:rPr>
      </w:pPr>
    </w:p>
    <w:p w14:paraId="53C09D60" w14:textId="0F3EF7EC" w:rsidR="005A2410" w:rsidRDefault="005A2410" w:rsidP="005A2410">
      <w:pPr>
        <w:ind w:firstLine="720"/>
        <w:rPr>
          <w:rFonts w:ascii="Arial" w:hAnsi="Arial" w:cs="Arial"/>
          <w:sz w:val="20"/>
          <w:szCs w:val="20"/>
        </w:rPr>
      </w:pPr>
      <w:r w:rsidRPr="00C437F4">
        <w:rPr>
          <w:rFonts w:ascii="Arial" w:hAnsi="Arial" w:cs="Arial"/>
          <w:sz w:val="20"/>
          <w:szCs w:val="20"/>
        </w:rPr>
        <w:t>SELECT * FROM SESSION_PRIVS;</w:t>
      </w:r>
    </w:p>
    <w:p w14:paraId="7DB9C889" w14:textId="77777777" w:rsidR="00210B04" w:rsidRPr="00C437F4" w:rsidRDefault="00210B04" w:rsidP="005A2410">
      <w:pPr>
        <w:ind w:firstLine="720"/>
        <w:rPr>
          <w:rFonts w:ascii="Arial" w:hAnsi="Arial" w:cs="Arial"/>
          <w:sz w:val="20"/>
          <w:szCs w:val="20"/>
        </w:rPr>
      </w:pPr>
    </w:p>
    <w:p w14:paraId="1F6240C5" w14:textId="687F81A0" w:rsidR="005A2410" w:rsidRDefault="005A2410" w:rsidP="00210B04">
      <w:pPr>
        <w:ind w:left="720"/>
        <w:rPr>
          <w:rFonts w:ascii="Arial" w:hAnsi="Arial" w:cs="Arial"/>
          <w:sz w:val="24"/>
          <w:szCs w:val="24"/>
        </w:rPr>
      </w:pPr>
      <w:r w:rsidRPr="00C437F4">
        <w:rPr>
          <w:rFonts w:ascii="Arial" w:hAnsi="Arial" w:cs="Arial"/>
          <w:sz w:val="24"/>
          <w:szCs w:val="24"/>
        </w:rPr>
        <w:t>Nếu người dùng swilliams có vai trò security_admin được kích hoạt và đưa ra truy vấn trước đó, thì cơ sở dữ liệu Oracle trả về các kết quả sau:</w:t>
      </w:r>
    </w:p>
    <w:p w14:paraId="7E9CC62A" w14:textId="77777777" w:rsidR="00210B04" w:rsidRPr="00C437F4" w:rsidRDefault="00210B04" w:rsidP="00210B04">
      <w:pPr>
        <w:ind w:left="720"/>
        <w:rPr>
          <w:rFonts w:ascii="Arial" w:hAnsi="Arial" w:cs="Arial"/>
          <w:sz w:val="24"/>
          <w:szCs w:val="24"/>
        </w:rPr>
      </w:pPr>
    </w:p>
    <w:p w14:paraId="175B97B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PRIVILEGE</w:t>
      </w:r>
    </w:p>
    <w:p w14:paraId="2FD717C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9B7E2C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SYSTEM</w:t>
      </w:r>
    </w:p>
    <w:p w14:paraId="4E8453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SESSION</w:t>
      </w:r>
    </w:p>
    <w:p w14:paraId="458DA39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USER</w:t>
      </w:r>
    </w:p>
    <w:p w14:paraId="65C9FCE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BECOME USER</w:t>
      </w:r>
    </w:p>
    <w:p w14:paraId="10F8C9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USER</w:t>
      </w:r>
    </w:p>
    <w:p w14:paraId="3356C5D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USER</w:t>
      </w:r>
    </w:p>
    <w:p w14:paraId="22F14F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w:t>
      </w:r>
    </w:p>
    <w:p w14:paraId="1E89A5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ANY ROLE</w:t>
      </w:r>
    </w:p>
    <w:p w14:paraId="219E94D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ANY ROLE</w:t>
      </w:r>
    </w:p>
    <w:p w14:paraId="5BC19DB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ANY</w:t>
      </w:r>
    </w:p>
    <w:p w14:paraId="2DCBD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PROFILE</w:t>
      </w:r>
    </w:p>
    <w:p w14:paraId="0108F2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PROFILE</w:t>
      </w:r>
    </w:p>
    <w:p w14:paraId="4F47B5E7" w14:textId="35BB7D56" w:rsidR="005A2410" w:rsidRDefault="005A2410" w:rsidP="005A2410">
      <w:pPr>
        <w:ind w:firstLine="720"/>
        <w:rPr>
          <w:rFonts w:ascii="Arial" w:hAnsi="Arial" w:cs="Arial"/>
          <w:sz w:val="20"/>
          <w:szCs w:val="20"/>
        </w:rPr>
      </w:pPr>
      <w:r w:rsidRPr="00C437F4">
        <w:rPr>
          <w:rFonts w:ascii="Arial" w:hAnsi="Arial" w:cs="Arial"/>
          <w:sz w:val="20"/>
          <w:szCs w:val="20"/>
        </w:rPr>
        <w:t>DROP PROFILE</w:t>
      </w:r>
    </w:p>
    <w:p w14:paraId="74C412F9" w14:textId="77777777" w:rsidR="00210B04" w:rsidRPr="00C437F4" w:rsidRDefault="00210B04" w:rsidP="005A2410">
      <w:pPr>
        <w:ind w:firstLine="720"/>
        <w:rPr>
          <w:rFonts w:ascii="Arial" w:hAnsi="Arial" w:cs="Arial"/>
          <w:sz w:val="20"/>
          <w:szCs w:val="20"/>
        </w:rPr>
      </w:pPr>
    </w:p>
    <w:p w14:paraId="0D1A3504" w14:textId="4118274A" w:rsidR="005A2410" w:rsidRDefault="005A2410" w:rsidP="00210B04">
      <w:pPr>
        <w:ind w:left="720"/>
        <w:rPr>
          <w:rFonts w:ascii="Arial" w:hAnsi="Arial" w:cs="Arial"/>
          <w:sz w:val="24"/>
          <w:szCs w:val="24"/>
        </w:rPr>
      </w:pPr>
      <w:r w:rsidRPr="00C437F4">
        <w:rPr>
          <w:rFonts w:ascii="Arial" w:hAnsi="Arial" w:cs="Arial"/>
          <w:sz w:val="24"/>
          <w:szCs w:val="24"/>
        </w:rPr>
        <w:t>Nếu vai trò security_admin bị vô hiệu hóa cho người dùng swilliams, thì truy vấn đầu tiên sẽ không trả về hàng nào, trong khi truy vấn thứ hai sẽ chỉ trả về một hàng cho quyền cấp đặc quyền CREATE SESSION.</w:t>
      </w:r>
    </w:p>
    <w:p w14:paraId="56A816ED" w14:textId="77777777" w:rsidR="00210B04" w:rsidRPr="00C437F4" w:rsidRDefault="00210B04" w:rsidP="005A2410">
      <w:pPr>
        <w:ind w:firstLine="720"/>
        <w:rPr>
          <w:rFonts w:ascii="Arial" w:hAnsi="Arial" w:cs="Arial"/>
          <w:sz w:val="24"/>
          <w:szCs w:val="24"/>
        </w:rPr>
      </w:pPr>
    </w:p>
    <w:p w14:paraId="41708E14" w14:textId="2BAE93C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nhìnSESSION_ROLES.</w:t>
      </w:r>
    </w:p>
    <w:p w14:paraId="63688E50" w14:textId="77777777" w:rsidR="00210B04" w:rsidRPr="00C437F4" w:rsidRDefault="00210B04" w:rsidP="00210B04">
      <w:pPr>
        <w:ind w:left="720"/>
        <w:rPr>
          <w:rFonts w:ascii="Arial" w:hAnsi="Arial" w:cs="Arial"/>
          <w:sz w:val="24"/>
          <w:szCs w:val="24"/>
        </w:rPr>
      </w:pPr>
    </w:p>
    <w:p w14:paraId="160774E1"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các vai trò của cơ sở dữ liệu</w:t>
      </w:r>
    </w:p>
    <w:p w14:paraId="371B8686" w14:textId="6DA8BF64" w:rsidR="005A2410" w:rsidRDefault="005A2410" w:rsidP="00210B04">
      <w:pPr>
        <w:ind w:left="720"/>
        <w:rPr>
          <w:rFonts w:ascii="Arial" w:hAnsi="Arial" w:cs="Arial"/>
          <w:sz w:val="24"/>
          <w:szCs w:val="24"/>
        </w:rPr>
      </w:pPr>
      <w:r w:rsidRPr="00C437F4">
        <w:rPr>
          <w:rFonts w:ascii="Arial" w:hAnsi="Arial" w:cs="Arial"/>
          <w:sz w:val="24"/>
          <w:szCs w:val="24"/>
        </w:rPr>
        <w:t>Bạn có thể sử dụng khung nhìn từ điển dữ liệu DBA_ROLES để liệt kê tất cả các vai trò của một cơ sở dữ liệu và xác thực được sử dụng cho từng vai trò. Ví dụ, truy vấn sau liệt kê tất cả các vai trò trong cơ sở dữ liệu:</w:t>
      </w:r>
    </w:p>
    <w:p w14:paraId="7DC34F7E" w14:textId="77777777" w:rsidR="00210B04" w:rsidRPr="00C437F4" w:rsidRDefault="00210B04" w:rsidP="00210B04">
      <w:pPr>
        <w:ind w:left="720"/>
        <w:rPr>
          <w:rFonts w:ascii="Arial" w:hAnsi="Arial" w:cs="Arial"/>
          <w:sz w:val="24"/>
          <w:szCs w:val="24"/>
        </w:rPr>
      </w:pPr>
    </w:p>
    <w:p w14:paraId="360491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DBA_ROLES;</w:t>
      </w:r>
    </w:p>
    <w:p w14:paraId="68549EBD" w14:textId="77777777" w:rsidR="005A2410" w:rsidRPr="00C437F4" w:rsidRDefault="005A2410" w:rsidP="005A2410">
      <w:pPr>
        <w:ind w:firstLine="720"/>
        <w:rPr>
          <w:rFonts w:ascii="Arial" w:hAnsi="Arial" w:cs="Arial"/>
          <w:sz w:val="20"/>
          <w:szCs w:val="20"/>
        </w:rPr>
      </w:pPr>
    </w:p>
    <w:p w14:paraId="115AA82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 PASSWORD</w:t>
      </w:r>
    </w:p>
    <w:p w14:paraId="5DF1C4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1F179D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CONNECT NO</w:t>
      </w:r>
    </w:p>
    <w:p w14:paraId="680CA2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RESOURCE NO</w:t>
      </w:r>
    </w:p>
    <w:p w14:paraId="47CA8AD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DBA NO</w:t>
      </w:r>
    </w:p>
    <w:p w14:paraId="403D1D77" w14:textId="374D4FF5" w:rsidR="005A2410" w:rsidRDefault="005A2410" w:rsidP="005A2410">
      <w:pPr>
        <w:ind w:firstLine="720"/>
        <w:rPr>
          <w:rFonts w:ascii="Arial" w:hAnsi="Arial" w:cs="Arial"/>
          <w:sz w:val="20"/>
          <w:szCs w:val="20"/>
        </w:rPr>
      </w:pPr>
      <w:r w:rsidRPr="00C437F4">
        <w:rPr>
          <w:rFonts w:ascii="Arial" w:hAnsi="Arial" w:cs="Arial"/>
          <w:sz w:val="20"/>
          <w:szCs w:val="20"/>
        </w:rPr>
        <w:lastRenderedPageBreak/>
        <w:t>SECURITY_ADMIN YES</w:t>
      </w:r>
    </w:p>
    <w:p w14:paraId="2C014C50" w14:textId="77777777" w:rsidR="00210B04" w:rsidRPr="00C437F4" w:rsidRDefault="00210B04" w:rsidP="005A2410">
      <w:pPr>
        <w:ind w:firstLine="720"/>
        <w:rPr>
          <w:rFonts w:ascii="Arial" w:hAnsi="Arial" w:cs="Arial"/>
          <w:sz w:val="20"/>
          <w:szCs w:val="20"/>
        </w:rPr>
      </w:pPr>
    </w:p>
    <w:p w14:paraId="03A04363" w14:textId="0EDD5666"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DBA_ROLES.</w:t>
      </w:r>
    </w:p>
    <w:p w14:paraId="5C484EAF" w14:textId="77777777" w:rsidR="00210B04" w:rsidRPr="00C437F4" w:rsidRDefault="00210B04" w:rsidP="00210B04">
      <w:pPr>
        <w:ind w:left="720"/>
        <w:rPr>
          <w:rFonts w:ascii="Arial" w:hAnsi="Arial" w:cs="Arial"/>
          <w:sz w:val="24"/>
          <w:szCs w:val="24"/>
        </w:rPr>
      </w:pPr>
    </w:p>
    <w:p w14:paraId="3645E8AF" w14:textId="77777777" w:rsidR="005A2410" w:rsidRPr="00C437F4" w:rsidRDefault="005A2410" w:rsidP="005A2410">
      <w:pPr>
        <w:rPr>
          <w:rFonts w:ascii="Arial" w:hAnsi="Arial" w:cs="Arial"/>
          <w:b/>
          <w:sz w:val="36"/>
          <w:szCs w:val="36"/>
        </w:rPr>
      </w:pPr>
      <w:r w:rsidRPr="00C437F4">
        <w:rPr>
          <w:rFonts w:ascii="Arial" w:hAnsi="Arial" w:cs="Arial"/>
          <w:b/>
          <w:sz w:val="36"/>
          <w:szCs w:val="36"/>
        </w:rPr>
        <w:t>Thông tin danh sách Giới thiệu về miền đặc quyền của vai trò</w:t>
      </w:r>
    </w:p>
    <w:p w14:paraId="32FC527F" w14:textId="263349BD" w:rsidR="005A2410" w:rsidRDefault="005A2410" w:rsidP="00210B04">
      <w:pPr>
        <w:ind w:left="720"/>
        <w:rPr>
          <w:rFonts w:ascii="Arial" w:hAnsi="Arial" w:cs="Arial"/>
          <w:sz w:val="24"/>
          <w:szCs w:val="24"/>
        </w:rPr>
      </w:pPr>
      <w:r w:rsidRPr="00C437F4">
        <w:rPr>
          <w:rFonts w:ascii="Arial" w:hAnsi="Arial" w:cs="Arial"/>
          <w:sz w:val="24"/>
          <w:szCs w:val="24"/>
        </w:rPr>
        <w:t>Số lượt xem từ điển dữ liệu ROLE_ROLE_PRIVS, ROLE_SYS_PRIVS và ROLE_TAB_PRIVS chứa thông tin về miền đặc quyền của vai trò. Ví dụ, truy vấn sau đây liệt kê tất cả các vai trò được cấp cho vai trò system_admin:</w:t>
      </w:r>
    </w:p>
    <w:p w14:paraId="18A0AA9C" w14:textId="77777777" w:rsidR="00210B04" w:rsidRPr="00C437F4" w:rsidRDefault="00210B04" w:rsidP="00210B04">
      <w:pPr>
        <w:ind w:left="720"/>
        <w:rPr>
          <w:rFonts w:ascii="Arial" w:hAnsi="Arial" w:cs="Arial"/>
          <w:sz w:val="24"/>
          <w:szCs w:val="24"/>
        </w:rPr>
      </w:pPr>
    </w:p>
    <w:p w14:paraId="14F5B293"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GRANTED_ROLE, ADMIN_OPTION</w:t>
      </w:r>
    </w:p>
    <w:p w14:paraId="30D05C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ROLE_ROLE_PRIVS</w:t>
      </w:r>
    </w:p>
    <w:p w14:paraId="446A8C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ROLE = 'SYSTEM_ADMIN';</w:t>
      </w:r>
    </w:p>
    <w:p w14:paraId="469E7954" w14:textId="77777777" w:rsidR="005A2410" w:rsidRPr="00C437F4" w:rsidRDefault="005A2410" w:rsidP="005A2410">
      <w:pPr>
        <w:rPr>
          <w:rFonts w:ascii="Arial" w:hAnsi="Arial" w:cs="Arial"/>
          <w:sz w:val="20"/>
          <w:szCs w:val="20"/>
        </w:rPr>
      </w:pPr>
    </w:p>
    <w:p w14:paraId="48A154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GRANTED_ROLE </w:t>
      </w:r>
      <w:r w:rsidRPr="00C437F4">
        <w:rPr>
          <w:rFonts w:ascii="Arial" w:hAnsi="Arial" w:cs="Arial"/>
          <w:sz w:val="20"/>
          <w:szCs w:val="20"/>
        </w:rPr>
        <w:tab/>
      </w:r>
      <w:r w:rsidRPr="00C437F4">
        <w:rPr>
          <w:rFonts w:ascii="Arial" w:hAnsi="Arial" w:cs="Arial"/>
          <w:sz w:val="20"/>
          <w:szCs w:val="20"/>
        </w:rPr>
        <w:tab/>
        <w:t>ADM</w:t>
      </w:r>
    </w:p>
    <w:p w14:paraId="702AC3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w:t>
      </w:r>
    </w:p>
    <w:p w14:paraId="33900141" w14:textId="6C5F1BA6"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NO</w:t>
      </w:r>
    </w:p>
    <w:p w14:paraId="17B4AAB7" w14:textId="77777777" w:rsidR="00210B04" w:rsidRPr="00C437F4" w:rsidRDefault="00210B04" w:rsidP="005A2410">
      <w:pPr>
        <w:ind w:firstLine="720"/>
        <w:rPr>
          <w:rFonts w:ascii="Arial" w:hAnsi="Arial" w:cs="Arial"/>
          <w:sz w:val="20"/>
          <w:szCs w:val="20"/>
        </w:rPr>
      </w:pPr>
    </w:p>
    <w:p w14:paraId="368CE039" w14:textId="7270503B"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được cấp cho vai trò security_admin:</w:t>
      </w:r>
    </w:p>
    <w:p w14:paraId="59C2E1CA" w14:textId="77777777" w:rsidR="00210B04" w:rsidRPr="00C437F4" w:rsidRDefault="00210B04" w:rsidP="005A2410">
      <w:pPr>
        <w:ind w:firstLine="720"/>
        <w:rPr>
          <w:rFonts w:ascii="Arial" w:hAnsi="Arial" w:cs="Arial"/>
          <w:sz w:val="24"/>
          <w:szCs w:val="24"/>
        </w:rPr>
      </w:pPr>
    </w:p>
    <w:p w14:paraId="5582BA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ROLE_SYS_PRIVS WHERE ROLE = 'SECURITY_ADMIN';</w:t>
      </w:r>
    </w:p>
    <w:p w14:paraId="1342717A" w14:textId="77777777" w:rsidR="005A2410" w:rsidRPr="00C437F4" w:rsidRDefault="005A2410" w:rsidP="005A2410">
      <w:pPr>
        <w:ind w:firstLine="720"/>
        <w:rPr>
          <w:rFonts w:ascii="Arial" w:hAnsi="Arial" w:cs="Arial"/>
          <w:sz w:val="20"/>
          <w:szCs w:val="20"/>
        </w:rPr>
      </w:pPr>
    </w:p>
    <w:p w14:paraId="77080B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0A9F67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w:t>
      </w:r>
      <w:r w:rsidRPr="00C437F4">
        <w:rPr>
          <w:rFonts w:ascii="Arial" w:hAnsi="Arial" w:cs="Arial"/>
          <w:sz w:val="20"/>
          <w:szCs w:val="20"/>
        </w:rPr>
        <w:tab/>
      </w:r>
      <w:r w:rsidRPr="00C437F4">
        <w:rPr>
          <w:rFonts w:ascii="Arial" w:hAnsi="Arial" w:cs="Arial"/>
          <w:sz w:val="20"/>
          <w:szCs w:val="20"/>
        </w:rPr>
        <w:tab/>
        <w:t>---</w:t>
      </w:r>
    </w:p>
    <w:p w14:paraId="205CE3B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26995DB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SECURITY_ADMIN</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4AE0F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4985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2E1C05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99C0DA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42C500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AB52F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33FD37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446E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7E5E8B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C1D299F" w14:textId="0C63C24C"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r>
      <w:r w:rsidRPr="00C437F4">
        <w:rPr>
          <w:rFonts w:ascii="Arial" w:hAnsi="Arial" w:cs="Arial"/>
          <w:sz w:val="20"/>
          <w:szCs w:val="20"/>
        </w:rPr>
        <w:tab/>
        <w:t>YES</w:t>
      </w:r>
    </w:p>
    <w:p w14:paraId="6A218A57" w14:textId="77777777" w:rsidR="00210B04" w:rsidRPr="00C437F4" w:rsidRDefault="00210B04" w:rsidP="005A2410">
      <w:pPr>
        <w:ind w:firstLine="720"/>
        <w:rPr>
          <w:rFonts w:ascii="Arial" w:hAnsi="Arial" w:cs="Arial"/>
          <w:sz w:val="20"/>
          <w:szCs w:val="20"/>
        </w:rPr>
      </w:pPr>
    </w:p>
    <w:p w14:paraId="55D27A9F" w14:textId="685407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đối tượng được cấp cho vai trò security_admin:</w:t>
      </w:r>
    </w:p>
    <w:p w14:paraId="7AA5A5F7" w14:textId="77777777" w:rsidR="00210B04" w:rsidRPr="00C437F4" w:rsidRDefault="00210B04" w:rsidP="00210B04">
      <w:pPr>
        <w:ind w:left="720"/>
        <w:rPr>
          <w:rFonts w:ascii="Arial" w:hAnsi="Arial" w:cs="Arial"/>
          <w:sz w:val="24"/>
          <w:szCs w:val="24"/>
        </w:rPr>
      </w:pPr>
    </w:p>
    <w:p w14:paraId="06B7190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TABLE_NAME, PRIVILEGE FROM ROLE_TAB_PRIVS</w:t>
      </w:r>
    </w:p>
    <w:p w14:paraId="3946FC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ROLE = 'SECURITY_ADMIN';</w:t>
      </w:r>
    </w:p>
    <w:p w14:paraId="735C27B8" w14:textId="77777777" w:rsidR="005A2410" w:rsidRPr="00C437F4" w:rsidRDefault="005A2410" w:rsidP="005A2410">
      <w:pPr>
        <w:ind w:firstLine="720"/>
        <w:rPr>
          <w:rFonts w:ascii="Arial" w:hAnsi="Arial" w:cs="Arial"/>
          <w:sz w:val="20"/>
          <w:szCs w:val="20"/>
        </w:rPr>
      </w:pPr>
    </w:p>
    <w:p w14:paraId="316CB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r>
      <w:r w:rsidRPr="00C437F4">
        <w:rPr>
          <w:rFonts w:ascii="Arial" w:hAnsi="Arial" w:cs="Arial"/>
          <w:sz w:val="20"/>
          <w:szCs w:val="20"/>
        </w:rPr>
        <w:tab/>
        <w:t>PRIVILEGE</w:t>
      </w:r>
    </w:p>
    <w:p w14:paraId="33CF239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t>
      </w:r>
    </w:p>
    <w:p w14:paraId="2C9527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DELETE</w:t>
      </w:r>
    </w:p>
    <w:p w14:paraId="7121FC89" w14:textId="3A4B9C7D" w:rsidR="005A2410"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SELECT</w:t>
      </w:r>
    </w:p>
    <w:p w14:paraId="01BF4719" w14:textId="77777777" w:rsidR="00210B04" w:rsidRPr="00C437F4" w:rsidRDefault="00210B04" w:rsidP="005A2410">
      <w:pPr>
        <w:ind w:firstLine="720"/>
        <w:rPr>
          <w:rFonts w:ascii="Arial" w:hAnsi="Arial" w:cs="Arial"/>
          <w:sz w:val="20"/>
          <w:szCs w:val="20"/>
        </w:rPr>
      </w:pPr>
    </w:p>
    <w:p w14:paraId="3FE1F82C"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 xml:space="preserve">Xem Tham khảo cơ sở dữ liệu Oracle để biết thông tin chi tiết về các khung nhìn </w:t>
      </w:r>
      <w:r w:rsidRPr="00C437F4">
        <w:rPr>
          <w:rFonts w:ascii="Arial" w:hAnsi="Arial" w:cs="Arial"/>
          <w:sz w:val="24"/>
          <w:szCs w:val="24"/>
        </w:rPr>
        <w:lastRenderedPageBreak/>
        <w:t>ROLE_ROLE_PRIVS, ROLE_SYS_PRIVS và ROLE_TAB_PRIVS.</w:t>
      </w:r>
    </w:p>
    <w:p w14:paraId="5AFA991C" w14:textId="77777777" w:rsidR="005A2410" w:rsidRPr="00C437F4" w:rsidRDefault="005A2410" w:rsidP="005A2410">
      <w:pPr>
        <w:rPr>
          <w:rFonts w:ascii="Arial" w:hAnsi="Arial" w:cs="Arial"/>
          <w:sz w:val="24"/>
          <w:szCs w:val="24"/>
        </w:rPr>
        <w:sectPr w:rsidR="005A2410" w:rsidRPr="00C437F4">
          <w:headerReference w:type="default" r:id="rId118"/>
          <w:headerReference w:type="first" r:id="rId119"/>
          <w:pgSz w:w="12240" w:h="15840"/>
          <w:pgMar w:top="1440" w:right="1440" w:bottom="1440" w:left="1440" w:header="720" w:footer="720" w:gutter="0"/>
          <w:cols w:space="720"/>
          <w:docGrid w:linePitch="360"/>
        </w:sectPr>
      </w:pPr>
    </w:p>
    <w:p w14:paraId="5AD09AF1" w14:textId="77777777" w:rsidR="005A2410" w:rsidRPr="00C437F4" w:rsidRDefault="005A2410" w:rsidP="005A2410">
      <w:pPr>
        <w:rPr>
          <w:rFonts w:ascii="Arial" w:hAnsi="Arial" w:cs="Arial"/>
          <w:b/>
          <w:sz w:val="96"/>
          <w:szCs w:val="96"/>
        </w:rPr>
      </w:pPr>
      <w:r w:rsidRPr="00C437F4">
        <w:rPr>
          <w:rFonts w:ascii="Arial" w:hAnsi="Arial" w:cs="Arial"/>
          <w:b/>
          <w:sz w:val="96"/>
          <w:szCs w:val="96"/>
          <w:u w:val="single"/>
        </w:rPr>
        <w:lastRenderedPageBreak/>
        <w:t xml:space="preserve">                                        5</w:t>
      </w:r>
      <w:r w:rsidRPr="00C437F4">
        <w:rPr>
          <w:rFonts w:ascii="Arial" w:hAnsi="Arial" w:cs="Arial"/>
          <w:b/>
          <w:sz w:val="96"/>
          <w:szCs w:val="96"/>
        </w:rPr>
        <w:tab/>
      </w:r>
      <w:r w:rsidRPr="00C437F4">
        <w:rPr>
          <w:rFonts w:ascii="Arial" w:hAnsi="Arial" w:cs="Arial"/>
          <w:b/>
          <w:sz w:val="96"/>
          <w:szCs w:val="96"/>
          <w:u w:val="single"/>
        </w:rPr>
        <w:t xml:space="preserve">                               </w:t>
      </w:r>
      <w:r w:rsidRPr="00C437F4">
        <w:rPr>
          <w:rFonts w:ascii="Arial" w:hAnsi="Arial" w:cs="Arial"/>
          <w:b/>
          <w:sz w:val="48"/>
          <w:szCs w:val="48"/>
        </w:rPr>
        <w:t>Quản lý bảo mật cho nhà phát triển ứng dụng</w:t>
      </w:r>
      <w:r w:rsidRPr="00C437F4">
        <w:rPr>
          <w:rFonts w:ascii="Arial" w:hAnsi="Arial" w:cs="Arial"/>
          <w:b/>
          <w:sz w:val="36"/>
          <w:szCs w:val="36"/>
        </w:rPr>
        <w:tab/>
      </w:r>
    </w:p>
    <w:p w14:paraId="0FD4EC3E" w14:textId="77777777" w:rsidR="005A2410" w:rsidRPr="00C437F4" w:rsidRDefault="005A2410" w:rsidP="005A2410">
      <w:pPr>
        <w:rPr>
          <w:rFonts w:ascii="Arial" w:hAnsi="Arial" w:cs="Arial"/>
          <w:sz w:val="24"/>
          <w:szCs w:val="24"/>
        </w:rPr>
      </w:pPr>
      <w:r w:rsidRPr="00C437F4">
        <w:rPr>
          <w:rFonts w:ascii="Arial" w:hAnsi="Arial" w:cs="Arial"/>
          <w:b/>
          <w:sz w:val="96"/>
          <w:szCs w:val="96"/>
        </w:rPr>
        <w:tab/>
      </w:r>
      <w:r w:rsidRPr="00C437F4">
        <w:rPr>
          <w:rFonts w:ascii="Arial" w:hAnsi="Arial" w:cs="Arial"/>
          <w:sz w:val="24"/>
          <w:szCs w:val="24"/>
        </w:rPr>
        <w:t>Chương này bao gồm:</w:t>
      </w:r>
      <w:r w:rsidRPr="00C437F4">
        <w:rPr>
          <w:rFonts w:ascii="Arial" w:hAnsi="Arial" w:cs="Arial"/>
          <w:sz w:val="24"/>
          <w:szCs w:val="24"/>
        </w:rPr>
        <w:tab/>
      </w:r>
    </w:p>
    <w:p w14:paraId="7677AE15"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chính sách bảo mật ứng dụng.</w:t>
      </w:r>
    </w:p>
    <w:p w14:paraId="685E583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Cân nhắc sử dụng bảo mật dựa trên ứng dụng</w:t>
      </w:r>
    </w:p>
    <w:p w14:paraId="066BD256"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trong thiết kế ứng dụng</w:t>
      </w:r>
    </w:p>
    <w:p w14:paraId="7170ED3A"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đặc quyền ứng dụng</w:t>
      </w:r>
    </w:p>
    <w:p w14:paraId="1449CE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vai trò ứng dụng bảo mật để kiểm soát quyền truy cập vào ứng dụng</w:t>
      </w:r>
    </w:p>
    <w:p w14:paraId="6E93E928"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Liên kết đặc quyền với vai trò cơ sở dữ liệu người dùng</w:t>
      </w:r>
    </w:p>
    <w:p w14:paraId="3B6490ED"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vệ các đối tượng cơ sở dữ liệu bằng cách sử dụng các lược đồ</w:t>
      </w:r>
    </w:p>
    <w:p w14:paraId="1C18B56F"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các đặc quyền đối tượng trong một ứng dụng</w:t>
      </w:r>
    </w:p>
    <w:p w14:paraId="7AF514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tham số cho bảo mật nâng cao của truyền thông cơ sở dữ liệu</w:t>
      </w:r>
    </w:p>
    <w:p w14:paraId="2730AB61" w14:textId="77777777" w:rsidR="005A2410" w:rsidRPr="00C437F4" w:rsidRDefault="005A2410" w:rsidP="005A2410">
      <w:pPr>
        <w:rPr>
          <w:rFonts w:ascii="Arial" w:hAnsi="Arial" w:cs="Arial"/>
          <w:b/>
          <w:sz w:val="36"/>
          <w:szCs w:val="36"/>
        </w:rPr>
      </w:pPr>
      <w:r w:rsidRPr="00C437F4">
        <w:rPr>
          <w:rFonts w:ascii="Arial" w:hAnsi="Arial" w:cs="Arial"/>
          <w:b/>
          <w:sz w:val="36"/>
          <w:szCs w:val="36"/>
        </w:rPr>
        <w:t>Giới thiệu về chính sách bảo mật ứng dụng</w:t>
      </w:r>
    </w:p>
    <w:p w14:paraId="112B75A4" w14:textId="05B08C18" w:rsidR="005A2410" w:rsidRDefault="005A2410" w:rsidP="00210B04">
      <w:pPr>
        <w:ind w:left="720"/>
        <w:rPr>
          <w:rFonts w:ascii="Arial" w:hAnsi="Arial" w:cs="Arial"/>
          <w:sz w:val="24"/>
          <w:szCs w:val="24"/>
        </w:rPr>
      </w:pPr>
      <w:r w:rsidRPr="00C437F4">
        <w:rPr>
          <w:rFonts w:ascii="Arial" w:hAnsi="Arial" w:cs="Arial"/>
          <w:sz w:val="24"/>
          <w:szCs w:val="24"/>
        </w:rPr>
        <w:t>Tạo một chính sách bảo mật ứng dụng là bước đầu tiên để tạo ra một ứng dụng cơ sở dữ liệu an toàn. Một chính sách bảo mật ứng dụng là một danh sách các yêu cầu bảo mật ứng dụng và các quy tắc điều chỉnh quyền truy cập của người dùng vào các đối tượng cơ sở dữ liệu.</w:t>
      </w:r>
    </w:p>
    <w:p w14:paraId="60FB23FF" w14:textId="77777777" w:rsidR="00210B04" w:rsidRPr="00C437F4" w:rsidRDefault="00210B04" w:rsidP="00210B04">
      <w:pPr>
        <w:ind w:left="720"/>
        <w:rPr>
          <w:rFonts w:ascii="Arial" w:hAnsi="Arial" w:cs="Arial"/>
          <w:sz w:val="24"/>
          <w:szCs w:val="24"/>
        </w:rPr>
      </w:pPr>
    </w:p>
    <w:p w14:paraId="4B4CE068" w14:textId="384D1851" w:rsidR="005A2410" w:rsidRDefault="005A2410" w:rsidP="00210B04">
      <w:pPr>
        <w:ind w:left="720"/>
        <w:rPr>
          <w:rFonts w:ascii="Arial" w:hAnsi="Arial" w:cs="Arial"/>
          <w:sz w:val="24"/>
          <w:szCs w:val="24"/>
        </w:rPr>
      </w:pPr>
      <w:r w:rsidRPr="00C437F4">
        <w:rPr>
          <w:rFonts w:ascii="Arial" w:hAnsi="Arial" w:cs="Arial"/>
          <w:sz w:val="24"/>
          <w:szCs w:val="24"/>
        </w:rPr>
        <w:t>Bạn nên dự thảo chính sách bảo mật cho từng ứng dụng cơ sở dữ liệu. Ví dụ, mỗi ứng dụng cơ sở dữ liệu phải có một hoặc nhiều vai trò cơ sở dữ liệu cung cấp các mức bảo mật khác nhau khi thực thi ứng dụng. Sau đó, bạn có thể cấp vai trò cơ sở dữ liệu cho các vai trò khác hoặc trực tiếp cho người dùng cụ thể.</w:t>
      </w:r>
    </w:p>
    <w:p w14:paraId="00AABBCA" w14:textId="77777777" w:rsidR="00210B04" w:rsidRPr="00C437F4" w:rsidRDefault="00210B04" w:rsidP="005A2410">
      <w:pPr>
        <w:ind w:firstLine="720"/>
        <w:rPr>
          <w:rFonts w:ascii="Arial" w:hAnsi="Arial" w:cs="Arial"/>
          <w:sz w:val="24"/>
          <w:szCs w:val="24"/>
        </w:rPr>
      </w:pPr>
    </w:p>
    <w:p w14:paraId="5F49C8BA" w14:textId="1CBAC10D" w:rsidR="005A2410" w:rsidRDefault="005A2410" w:rsidP="00210B04">
      <w:pPr>
        <w:ind w:left="720"/>
        <w:rPr>
          <w:rFonts w:ascii="Arial" w:hAnsi="Arial" w:cs="Arial"/>
          <w:sz w:val="24"/>
          <w:szCs w:val="24"/>
        </w:rPr>
      </w:pPr>
      <w:r w:rsidRPr="00C437F4">
        <w:rPr>
          <w:rFonts w:ascii="Arial" w:hAnsi="Arial" w:cs="Arial"/>
          <w:sz w:val="24"/>
          <w:szCs w:val="24"/>
        </w:rPr>
        <w:t>Các ứng dụng có khả năng cho phép xử lý câu lệnh SQL không hạn chế (thông qua các công cụ như SQL * Plus hoặc SQL Developer) cũng cần các chính sách bảo mật ngăn chặn truy cập độc hại vào các đối tượng lược đồ bí mật hoặc quan trọng. Đặc biệt, bạn phải đảm bảo rằng các ứng dụng của bạn xử lý mật khẩu một cách an toàn.</w:t>
      </w:r>
    </w:p>
    <w:p w14:paraId="438CD22F" w14:textId="77777777" w:rsidR="00210B04" w:rsidRPr="00C437F4" w:rsidRDefault="00210B04" w:rsidP="005A2410">
      <w:pPr>
        <w:ind w:firstLine="720"/>
        <w:rPr>
          <w:rFonts w:ascii="Arial" w:hAnsi="Arial" w:cs="Arial"/>
          <w:sz w:val="24"/>
          <w:szCs w:val="24"/>
        </w:rPr>
      </w:pPr>
    </w:p>
    <w:p w14:paraId="2CA6645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mô tả các khía cạnh của bảo mật ứng dụng và các tính năng Cơ sở dữ liệu Oracle mà bạn có thể sử dụng để lên kế hoạch và phát triển các ứng dụng databaseapplications an toàn.</w:t>
      </w:r>
    </w:p>
    <w:p w14:paraId="0663E5C7" w14:textId="77777777" w:rsidR="005A2410" w:rsidRPr="00C437F4" w:rsidRDefault="005A2410" w:rsidP="005A2410">
      <w:pPr>
        <w:rPr>
          <w:rFonts w:ascii="Arial" w:hAnsi="Arial" w:cs="Arial"/>
          <w:b/>
          <w:sz w:val="36"/>
          <w:szCs w:val="36"/>
        </w:rPr>
      </w:pPr>
      <w:r w:rsidRPr="00C437F4">
        <w:rPr>
          <w:rFonts w:ascii="Arial" w:hAnsi="Arial" w:cs="Arial"/>
          <w:b/>
          <w:sz w:val="36"/>
          <w:szCs w:val="36"/>
        </w:rPr>
        <w:t>Cân nhắc sử dụng bảo mật dựa trên ứng dụng</w:t>
      </w:r>
    </w:p>
    <w:p w14:paraId="4172AF0D" w14:textId="4D02462D" w:rsidR="005A2410" w:rsidRPr="00C437F4" w:rsidRDefault="005A2410" w:rsidP="00210B04">
      <w:pPr>
        <w:ind w:left="720"/>
        <w:rPr>
          <w:rFonts w:ascii="Arial" w:hAnsi="Arial" w:cs="Arial"/>
          <w:sz w:val="24"/>
          <w:szCs w:val="24"/>
        </w:rPr>
      </w:pPr>
      <w:r w:rsidRPr="00C437F4">
        <w:rPr>
          <w:rFonts w:ascii="Arial" w:hAnsi="Arial" w:cs="Arial"/>
          <w:sz w:val="24"/>
          <w:szCs w:val="24"/>
        </w:rPr>
        <w:t>Hai câu hỏi chính cần xem xét khi bạn xây dựng và triển khai bảo mật ứng dụng được đề cập trong các phần sau:</w:t>
      </w:r>
    </w:p>
    <w:p w14:paraId="67B2628F"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ứng dụng cũng là người dùng cơ sở dữ liệu?</w:t>
      </w:r>
    </w:p>
    <w:p w14:paraId="417BE3D0"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An ninh có được thực thi tốt hơn trong ứng dụng hay trong cơ sở dữ liệu không?</w:t>
      </w:r>
    </w:p>
    <w:p w14:paraId="48DF7090" w14:textId="77777777" w:rsidR="005A2410" w:rsidRPr="00C437F4" w:rsidRDefault="005A2410" w:rsidP="005A2410">
      <w:pPr>
        <w:rPr>
          <w:rFonts w:ascii="Arial" w:hAnsi="Arial" w:cs="Arial"/>
          <w:b/>
          <w:sz w:val="36"/>
          <w:szCs w:val="36"/>
        </w:rPr>
      </w:pPr>
      <w:r w:rsidRPr="00C437F4">
        <w:rPr>
          <w:rFonts w:ascii="Arial" w:hAnsi="Arial" w:cs="Arial"/>
          <w:b/>
          <w:sz w:val="36"/>
          <w:szCs w:val="36"/>
        </w:rPr>
        <w:t>Người dùng ứng dụng cũng là người dùng cơ sở dữ liệu?</w:t>
      </w:r>
    </w:p>
    <w:p w14:paraId="3EEE2186" w14:textId="19F4E017" w:rsidR="005A2410" w:rsidRDefault="005A2410" w:rsidP="00210B04">
      <w:pPr>
        <w:ind w:left="720"/>
        <w:rPr>
          <w:rFonts w:ascii="Arial" w:hAnsi="Arial" w:cs="Arial"/>
          <w:sz w:val="24"/>
          <w:szCs w:val="24"/>
        </w:rPr>
      </w:pPr>
      <w:r w:rsidRPr="00C437F4">
        <w:rPr>
          <w:rFonts w:ascii="Arial" w:hAnsi="Arial" w:cs="Arial"/>
          <w:sz w:val="24"/>
          <w:szCs w:val="24"/>
        </w:rPr>
        <w:lastRenderedPageBreak/>
        <w:t>Nếu có thể, bạn nên xây dựng các ứng dụng trong đó người dùng ứng dụng là người dùng cơ sở dữ liệu. Bằng cách này, bạn có thể tận dụng các cơ chế bảo mật nội tại của cơ sở dữ liệu.</w:t>
      </w:r>
    </w:p>
    <w:p w14:paraId="19708588" w14:textId="77777777" w:rsidR="00210B04" w:rsidRPr="00C437F4" w:rsidRDefault="00210B04" w:rsidP="005A2410">
      <w:pPr>
        <w:rPr>
          <w:rFonts w:ascii="Arial" w:hAnsi="Arial" w:cs="Arial"/>
          <w:sz w:val="24"/>
          <w:szCs w:val="24"/>
        </w:rPr>
      </w:pPr>
    </w:p>
    <w:p w14:paraId="5088EA05" w14:textId="71071B21" w:rsidR="005A2410" w:rsidRDefault="005A2410" w:rsidP="00210B04">
      <w:pPr>
        <w:ind w:left="720"/>
        <w:rPr>
          <w:rFonts w:ascii="Arial" w:hAnsi="Arial" w:cs="Arial"/>
          <w:sz w:val="24"/>
          <w:szCs w:val="24"/>
        </w:rPr>
      </w:pPr>
      <w:r w:rsidRPr="00C437F4">
        <w:rPr>
          <w:rFonts w:ascii="Arial" w:hAnsi="Arial" w:cs="Arial"/>
          <w:sz w:val="24"/>
          <w:szCs w:val="24"/>
        </w:rPr>
        <w:t>Đối với nhiều ứng dụng đóng gói thương mại, người dùng ứng dụng không phải là người dùng cơ sở dữ liệu. Đối với các ứng dụng này, nhiều người dùng tự xác thực mình với ứng dụng và sau đó ứng dụng sẽ kết nối với cơ sở dữ liệu như một người dùng có đặc quyền cao duy nhất. Đây được gọi là mô hình One Big Application User.</w:t>
      </w:r>
    </w:p>
    <w:p w14:paraId="38A8AE89" w14:textId="77777777" w:rsidR="00210B04" w:rsidRPr="00C437F4" w:rsidRDefault="00210B04" w:rsidP="005A2410">
      <w:pPr>
        <w:ind w:firstLine="720"/>
        <w:rPr>
          <w:rFonts w:ascii="Arial" w:hAnsi="Arial" w:cs="Arial"/>
          <w:sz w:val="24"/>
          <w:szCs w:val="24"/>
        </w:rPr>
      </w:pPr>
    </w:p>
    <w:p w14:paraId="2F86A193" w14:textId="726A779B" w:rsidR="005A2410" w:rsidRDefault="005A2410" w:rsidP="00210B04">
      <w:pPr>
        <w:ind w:left="720"/>
        <w:rPr>
          <w:rFonts w:ascii="Arial" w:hAnsi="Arial" w:cs="Arial"/>
          <w:sz w:val="24"/>
          <w:szCs w:val="24"/>
        </w:rPr>
      </w:pPr>
      <w:r w:rsidRPr="00C437F4">
        <w:rPr>
          <w:rFonts w:ascii="Arial" w:hAnsi="Arial" w:cs="Arial"/>
          <w:sz w:val="24"/>
          <w:szCs w:val="24"/>
        </w:rPr>
        <w:t>Các ứng dụng được xây dựng theo cách này thường không thể sử dụng nhiều tính năng bảo mật nội tại của cơ sở dữ liệu, bởi vì danh tính của người dùng không được biết đến cơ sở dữ liệu.</w:t>
      </w:r>
    </w:p>
    <w:p w14:paraId="797B5CEE" w14:textId="77777777" w:rsidR="00210B04" w:rsidRPr="00C437F4" w:rsidRDefault="00210B04" w:rsidP="005A2410">
      <w:pPr>
        <w:ind w:firstLine="720"/>
        <w:rPr>
          <w:rFonts w:ascii="Arial" w:hAnsi="Arial" w:cs="Arial"/>
          <w:sz w:val="24"/>
          <w:szCs w:val="24"/>
        </w:rPr>
      </w:pPr>
    </w:p>
    <w:p w14:paraId="5AF1637C" w14:textId="06E9F73A"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Bảng 5–1 </w:t>
      </w:r>
      <w:r w:rsidRPr="00C437F4">
        <w:rPr>
          <w:rFonts w:ascii="Arial" w:hAnsi="Arial" w:cs="Arial"/>
          <w:sz w:val="24"/>
          <w:szCs w:val="24"/>
        </w:rPr>
        <w:t>mô tả cách mô hình One Big User User ảnh hưởng đến các tính năng bảo mật cơ sở dữ liệu Oracle khác nhau:</w:t>
      </w:r>
    </w:p>
    <w:p w14:paraId="58BE119C" w14:textId="77777777" w:rsidR="00210B04" w:rsidRPr="00C437F4" w:rsidRDefault="00210B04" w:rsidP="00210B04">
      <w:pPr>
        <w:ind w:left="720"/>
        <w:rPr>
          <w:rFonts w:ascii="Arial" w:hAnsi="Arial" w:cs="Arial"/>
          <w:sz w:val="24"/>
          <w:szCs w:val="24"/>
        </w:rPr>
      </w:pPr>
    </w:p>
    <w:p w14:paraId="79827924"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Table 5–1 Features Affected by the One Big Application User Model</w:t>
      </w:r>
    </w:p>
    <w:tbl>
      <w:tblPr>
        <w:tblStyle w:val="TableGrid"/>
        <w:tblW w:w="0" w:type="auto"/>
        <w:tblLook w:val="04A0" w:firstRow="1" w:lastRow="0" w:firstColumn="1" w:lastColumn="0" w:noHBand="0" w:noVBand="1"/>
      </w:tblPr>
      <w:tblGrid>
        <w:gridCol w:w="2700"/>
        <w:gridCol w:w="6650"/>
      </w:tblGrid>
      <w:tr w:rsidR="005A2410" w:rsidRPr="00C437F4" w14:paraId="030AF505" w14:textId="77777777" w:rsidTr="005A2410">
        <w:tc>
          <w:tcPr>
            <w:tcW w:w="2700" w:type="dxa"/>
            <w:tcBorders>
              <w:left w:val="nil"/>
              <w:bottom w:val="single" w:sz="4" w:space="0" w:color="auto"/>
              <w:right w:val="nil"/>
            </w:tcBorders>
          </w:tcPr>
          <w:p w14:paraId="1D6E45E7" w14:textId="77777777" w:rsidR="005A2410" w:rsidRPr="00C437F4" w:rsidRDefault="005A2410" w:rsidP="005A2410">
            <w:pPr>
              <w:rPr>
                <w:rFonts w:ascii="Arial" w:hAnsi="Arial" w:cs="Arial"/>
                <w:b/>
                <w:sz w:val="24"/>
                <w:szCs w:val="24"/>
              </w:rPr>
            </w:pPr>
            <w:r w:rsidRPr="00C437F4">
              <w:rPr>
                <w:rFonts w:ascii="Arial" w:hAnsi="Arial" w:cs="Arial"/>
                <w:b/>
                <w:sz w:val="24"/>
                <w:szCs w:val="24"/>
              </w:rPr>
              <w:t>Tính năng cơ sở dữ liệu Oracle</w:t>
            </w:r>
          </w:p>
        </w:tc>
        <w:tc>
          <w:tcPr>
            <w:tcW w:w="6650" w:type="dxa"/>
            <w:tcBorders>
              <w:left w:val="nil"/>
              <w:bottom w:val="single" w:sz="4" w:space="0" w:color="auto"/>
              <w:right w:val="nil"/>
            </w:tcBorders>
          </w:tcPr>
          <w:p w14:paraId="2A7C7115" w14:textId="77777777" w:rsidR="005A2410" w:rsidRPr="00C437F4" w:rsidRDefault="005A2410" w:rsidP="005A2410">
            <w:pPr>
              <w:rPr>
                <w:rFonts w:ascii="Arial" w:hAnsi="Arial" w:cs="Arial"/>
                <w:b/>
                <w:sz w:val="24"/>
                <w:szCs w:val="24"/>
              </w:rPr>
            </w:pPr>
            <w:r w:rsidRPr="00C437F4">
              <w:rPr>
                <w:rFonts w:ascii="Arial" w:hAnsi="Arial" w:cs="Arial"/>
                <w:b/>
                <w:sz w:val="24"/>
                <w:szCs w:val="24"/>
              </w:rPr>
              <w:t>Hạn chế của một mô hình người dùng ứng dụng lớn</w:t>
            </w:r>
          </w:p>
        </w:tc>
      </w:tr>
      <w:tr w:rsidR="005A2410" w:rsidRPr="00C437F4" w14:paraId="65BC417B" w14:textId="77777777" w:rsidTr="005A2410">
        <w:tc>
          <w:tcPr>
            <w:tcW w:w="2700" w:type="dxa"/>
            <w:tcBorders>
              <w:left w:val="nil"/>
              <w:bottom w:val="single" w:sz="4" w:space="0" w:color="auto"/>
              <w:right w:val="nil"/>
            </w:tcBorders>
          </w:tcPr>
          <w:p w14:paraId="566671BE" w14:textId="77777777" w:rsidR="005A2410" w:rsidRPr="00C437F4" w:rsidRDefault="005A2410" w:rsidP="005A2410">
            <w:pPr>
              <w:rPr>
                <w:rFonts w:ascii="Arial" w:hAnsi="Arial" w:cs="Arial"/>
                <w:sz w:val="24"/>
                <w:szCs w:val="24"/>
              </w:rPr>
            </w:pPr>
            <w:r w:rsidRPr="00C437F4">
              <w:rPr>
                <w:rFonts w:ascii="Arial" w:hAnsi="Arial" w:cs="Arial"/>
                <w:sz w:val="24"/>
                <w:szCs w:val="24"/>
              </w:rPr>
              <w:t>Kiểm toán</w:t>
            </w:r>
          </w:p>
        </w:tc>
        <w:tc>
          <w:tcPr>
            <w:tcW w:w="6650" w:type="dxa"/>
            <w:tcBorders>
              <w:left w:val="nil"/>
              <w:bottom w:val="single" w:sz="4" w:space="0" w:color="auto"/>
              <w:right w:val="nil"/>
            </w:tcBorders>
          </w:tcPr>
          <w:p w14:paraId="33267752" w14:textId="77777777" w:rsidR="005A2410" w:rsidRPr="00C437F4" w:rsidRDefault="005A2410" w:rsidP="005A2410">
            <w:pPr>
              <w:rPr>
                <w:rFonts w:ascii="Arial" w:hAnsi="Arial" w:cs="Arial"/>
                <w:sz w:val="24"/>
                <w:szCs w:val="24"/>
              </w:rPr>
            </w:pPr>
            <w:r w:rsidRPr="00C437F4">
              <w:rPr>
                <w:rFonts w:ascii="Arial" w:hAnsi="Arial" w:cs="Arial"/>
                <w:sz w:val="24"/>
                <w:szCs w:val="24"/>
              </w:rPr>
              <w:t>Nguyên tắc cơ bản về bảo mật là trách nhiệm giải trình thông qua kiểm toán. Nếu một người dùng ứng dụng lớn thực hiện tất cả các hành động trong cơ sở dữ liệu, thì việc kiểm tra cơ sở dữ liệu không thể giữ người dùng cá nhân chịu trách nhiệm về hành động của họ. Ứng dụng phải thực hiện các cơ chế kiểm tra riêng của mình để nắm bắt các hành động của người dùng cá nhân.</w:t>
            </w:r>
          </w:p>
        </w:tc>
      </w:tr>
      <w:tr w:rsidR="005A2410" w:rsidRPr="00C437F4" w14:paraId="0485FDE0" w14:textId="77777777" w:rsidTr="005A2410">
        <w:tc>
          <w:tcPr>
            <w:tcW w:w="2700" w:type="dxa"/>
            <w:tcBorders>
              <w:left w:val="nil"/>
              <w:bottom w:val="single" w:sz="4" w:space="0" w:color="auto"/>
              <w:right w:val="nil"/>
            </w:tcBorders>
          </w:tcPr>
          <w:p w14:paraId="0228EA79" w14:textId="77777777" w:rsidR="005A2410" w:rsidRPr="00C437F4" w:rsidRDefault="005A2410" w:rsidP="005A2410">
            <w:pPr>
              <w:rPr>
                <w:rFonts w:ascii="Arial" w:hAnsi="Arial" w:cs="Arial"/>
                <w:sz w:val="24"/>
                <w:szCs w:val="24"/>
              </w:rPr>
            </w:pPr>
            <w:r w:rsidRPr="00C437F4">
              <w:rPr>
                <w:rFonts w:ascii="Arial" w:hAnsi="Arial" w:cs="Arial"/>
                <w:sz w:val="24"/>
                <w:szCs w:val="24"/>
              </w:rPr>
              <w:t>Oracle nâng cao bảo mật nâng cao xác thực</w:t>
            </w:r>
          </w:p>
        </w:tc>
        <w:tc>
          <w:tcPr>
            <w:tcW w:w="6650" w:type="dxa"/>
            <w:tcBorders>
              <w:left w:val="nil"/>
              <w:bottom w:val="single" w:sz="4" w:space="0" w:color="auto"/>
              <w:right w:val="nil"/>
            </w:tcBorders>
          </w:tcPr>
          <w:p w14:paraId="76B7CED0" w14:textId="77777777" w:rsidR="005A2410" w:rsidRPr="00C437F4" w:rsidRDefault="005A2410" w:rsidP="005A2410">
            <w:pPr>
              <w:rPr>
                <w:rFonts w:ascii="Arial" w:hAnsi="Arial" w:cs="Arial"/>
                <w:sz w:val="24"/>
                <w:szCs w:val="24"/>
              </w:rPr>
            </w:pPr>
            <w:r w:rsidRPr="00C437F4">
              <w:rPr>
                <w:rFonts w:ascii="Arial" w:hAnsi="Arial" w:cs="Arial"/>
                <w:sz w:val="24"/>
                <w:szCs w:val="24"/>
              </w:rPr>
              <w:t>Các hình thức xác thực mạnh được hỗ trợ bởi Oracle Advanced Security (chẳng hạn như xác thực máy khách qua SSL, mã thông báo, vv) không thể được sử dụng nếu máy khách xác thực với t</w:t>
            </w:r>
          </w:p>
        </w:tc>
      </w:tr>
      <w:tr w:rsidR="005A2410" w:rsidRPr="00C437F4" w14:paraId="55A91651" w14:textId="77777777" w:rsidTr="005A2410">
        <w:tc>
          <w:tcPr>
            <w:tcW w:w="2700" w:type="dxa"/>
            <w:tcBorders>
              <w:left w:val="nil"/>
              <w:bottom w:val="single" w:sz="4" w:space="0" w:color="auto"/>
              <w:right w:val="nil"/>
            </w:tcBorders>
          </w:tcPr>
          <w:p w14:paraId="23692B9B" w14:textId="77777777" w:rsidR="005A2410" w:rsidRPr="00C437F4" w:rsidRDefault="005A2410" w:rsidP="005A2410">
            <w:pPr>
              <w:rPr>
                <w:rFonts w:ascii="Arial" w:hAnsi="Arial" w:cs="Arial"/>
                <w:sz w:val="24"/>
                <w:szCs w:val="24"/>
              </w:rPr>
            </w:pPr>
            <w:r w:rsidRPr="00C437F4">
              <w:rPr>
                <w:rFonts w:ascii="Arial" w:hAnsi="Arial" w:cs="Arial"/>
                <w:sz w:val="24"/>
                <w:szCs w:val="24"/>
              </w:rPr>
              <w:t>Vai trò</w:t>
            </w:r>
          </w:p>
        </w:tc>
        <w:tc>
          <w:tcPr>
            <w:tcW w:w="6650" w:type="dxa"/>
            <w:tcBorders>
              <w:left w:val="nil"/>
              <w:bottom w:val="single" w:sz="4" w:space="0" w:color="auto"/>
              <w:right w:val="nil"/>
            </w:tcBorders>
          </w:tcPr>
          <w:p w14:paraId="14BA99C0" w14:textId="77777777" w:rsidR="005A2410" w:rsidRPr="00C437F4" w:rsidRDefault="005A2410" w:rsidP="005A2410">
            <w:pPr>
              <w:rPr>
                <w:rFonts w:ascii="Arial" w:hAnsi="Arial" w:cs="Arial"/>
                <w:sz w:val="24"/>
                <w:szCs w:val="24"/>
              </w:rPr>
            </w:pPr>
            <w:r w:rsidRPr="00C437F4">
              <w:rPr>
                <w:rFonts w:ascii="Arial" w:hAnsi="Arial" w:cs="Arial"/>
                <w:sz w:val="24"/>
                <w:szCs w:val="24"/>
              </w:rPr>
              <w:t>Vai trò được gán cho người dùng cơ sở dữ liệu. Vai trò doanh nghiệp được gán cho người dùng doanh nghiệp, mặc dù không được tạo trong cơ sở dữ liệu, được biết đến cơ sở dữ liệu. Nếu người dùng ứng dụng không phải là người dùng cơ sở dữ liệu, thì tính hữu ích của vai trò bị giảm bớt. Các ứng dụng sau đó phải thực hiện các cơ chế riêng của chúng để phân biệt giữa các đặc quyền mà người dùng ứng dụng khác nhau cần truy cập dữ liệu trong ứng dụng.</w:t>
            </w:r>
          </w:p>
        </w:tc>
      </w:tr>
      <w:tr w:rsidR="005A2410" w:rsidRPr="00C437F4" w14:paraId="6B97A8A1" w14:textId="77777777" w:rsidTr="005A2410">
        <w:tc>
          <w:tcPr>
            <w:tcW w:w="2700" w:type="dxa"/>
            <w:tcBorders>
              <w:left w:val="nil"/>
              <w:right w:val="nil"/>
            </w:tcBorders>
          </w:tcPr>
          <w:p w14:paraId="52CA0AC6"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doanh nghiệp của Oracle Advanced Security</w:t>
            </w:r>
          </w:p>
        </w:tc>
        <w:tc>
          <w:tcPr>
            <w:tcW w:w="6650" w:type="dxa"/>
            <w:tcBorders>
              <w:left w:val="nil"/>
              <w:right w:val="nil"/>
            </w:tcBorders>
          </w:tcPr>
          <w:p w14:paraId="2C0C369B"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Enterprise cho phép cơ sở dữ liệu Oracle sử dụng Cơ sở hạ tầng quản lý danh tính Oracle bằng cách lưu trữ và quản lý an toàn thông tin người dùng và ủy quyền trong thư mục dựa trên LDAP như Oracle Internet Directory. Trong khi người dùng doanh nghiệp không cần phải được tạo ra trong cơ sở dữ liệu, họ cần phải được biết đến cơ sở dữ liệu. Mô hình One Big Application User không thể tận dụng lợi thế của Oracle Identity Management.</w:t>
            </w:r>
          </w:p>
        </w:tc>
      </w:tr>
    </w:tbl>
    <w:p w14:paraId="342D1DE7" w14:textId="77777777" w:rsidR="005A2410" w:rsidRPr="00C437F4" w:rsidRDefault="005A2410" w:rsidP="005A2410">
      <w:pPr>
        <w:rPr>
          <w:rFonts w:ascii="Arial" w:hAnsi="Arial" w:cs="Arial"/>
          <w:b/>
          <w:sz w:val="24"/>
          <w:szCs w:val="24"/>
        </w:rPr>
      </w:pPr>
    </w:p>
    <w:p w14:paraId="41E0F2AC" w14:textId="77777777" w:rsidR="005A2410" w:rsidRPr="00C437F4" w:rsidRDefault="005A2410" w:rsidP="005A2410">
      <w:pPr>
        <w:rPr>
          <w:rFonts w:ascii="Arial" w:hAnsi="Arial" w:cs="Arial"/>
          <w:b/>
          <w:sz w:val="36"/>
          <w:szCs w:val="36"/>
        </w:rPr>
      </w:pPr>
      <w:r w:rsidRPr="00C437F4">
        <w:rPr>
          <w:rFonts w:ascii="Arial" w:hAnsi="Arial" w:cs="Arial"/>
          <w:b/>
          <w:sz w:val="36"/>
          <w:szCs w:val="36"/>
        </w:rPr>
        <w:t>An ninh có được thực thi tốt hơn trong ứng dụng hay trong cơ sở dữ liệu không?</w:t>
      </w:r>
    </w:p>
    <w:p w14:paraId="6DCA7C76" w14:textId="7B2378B7" w:rsidR="005A2410" w:rsidRDefault="005A2410" w:rsidP="00210B04">
      <w:pPr>
        <w:ind w:left="720"/>
        <w:rPr>
          <w:rFonts w:ascii="Arial" w:hAnsi="Arial" w:cs="Arial"/>
          <w:sz w:val="24"/>
          <w:szCs w:val="24"/>
        </w:rPr>
      </w:pPr>
      <w:r w:rsidRPr="00C437F4">
        <w:rPr>
          <w:rFonts w:ascii="Arial" w:hAnsi="Arial" w:cs="Arial"/>
          <w:sz w:val="24"/>
          <w:szCs w:val="24"/>
        </w:rPr>
        <w:lastRenderedPageBreak/>
        <w:t>Các ứng dụng, có người dùng cũng là người dùng cơ sở dữ liệu, có thể xây dựng bảo mật vào ứng dụng hoặc dựa vào cơ chế bảo mật cơ sở dữ liệu nội tại như đặc quyền chi tiết, cơ sở dữ liệu riêng ảo (kiểm soát truy cập chi tiết với ngữ cảnh ứng dụng), vai trò, thủ tục lưu trữ và kiểm tra (bao gồm cả kiểm toán hạt mịn). Oracle khuyến cáo rằng các ứng dụng sử dụng các cơ chế thực thi bảo mật của cơ sở dữ liệu càng nhiều càng tốt.</w:t>
      </w:r>
    </w:p>
    <w:p w14:paraId="55E019B0" w14:textId="77777777" w:rsidR="00210B04" w:rsidRPr="00C437F4" w:rsidRDefault="00210B04" w:rsidP="005A2410">
      <w:pPr>
        <w:rPr>
          <w:rFonts w:ascii="Arial" w:hAnsi="Arial" w:cs="Arial"/>
          <w:sz w:val="24"/>
          <w:szCs w:val="24"/>
        </w:rPr>
      </w:pPr>
    </w:p>
    <w:p w14:paraId="0C159BC1" w14:textId="3B5E952E" w:rsidR="005A2410" w:rsidRDefault="005A2410" w:rsidP="00210B04">
      <w:pPr>
        <w:ind w:left="720"/>
        <w:rPr>
          <w:rFonts w:ascii="Arial" w:hAnsi="Arial" w:cs="Arial"/>
          <w:sz w:val="24"/>
          <w:szCs w:val="24"/>
        </w:rPr>
      </w:pPr>
      <w:r w:rsidRPr="00C437F4">
        <w:rPr>
          <w:rFonts w:ascii="Arial" w:hAnsi="Arial" w:cs="Arial"/>
          <w:sz w:val="24"/>
          <w:szCs w:val="24"/>
        </w:rPr>
        <w:t>Khi bảo mật được thực thi trong cơ sở dữ liệu, thay vì trong ứng dụng, nó không thể bị bỏ qua. Thiếu sót chính của bảo mật dựa trên ứng dụng là bảo mật bị bỏ qua nếu người dùng bỏ qua ứng dụng để truy cập dữ liệu. Ví dụ, một người dùng có quyền truy cập SQL * Plus vào cơ sở dữ liệu có thể thực hiện truy vấn mà không cần phải thông qua ứng dụng Nhân sự. Do đó, người dùng bỏ qua tất cả các biện pháp bảo mật trong ứng dụng.</w:t>
      </w:r>
    </w:p>
    <w:p w14:paraId="368DE9F7" w14:textId="77777777" w:rsidR="00210B04" w:rsidRPr="00C437F4" w:rsidRDefault="00210B04" w:rsidP="005A2410">
      <w:pPr>
        <w:ind w:firstLine="720"/>
        <w:rPr>
          <w:rFonts w:ascii="Arial" w:hAnsi="Arial" w:cs="Arial"/>
          <w:sz w:val="24"/>
          <w:szCs w:val="24"/>
        </w:rPr>
      </w:pPr>
    </w:p>
    <w:p w14:paraId="3404E958" w14:textId="170E1F9B" w:rsidR="005A2410" w:rsidRDefault="005A2410" w:rsidP="00210B04">
      <w:pPr>
        <w:ind w:left="720"/>
        <w:rPr>
          <w:rFonts w:ascii="Arial" w:hAnsi="Arial" w:cs="Arial"/>
          <w:sz w:val="24"/>
          <w:szCs w:val="24"/>
        </w:rPr>
      </w:pPr>
      <w:r w:rsidRPr="00C437F4">
        <w:rPr>
          <w:rFonts w:ascii="Arial" w:hAnsi="Arial" w:cs="Arial"/>
          <w:sz w:val="24"/>
          <w:szCs w:val="24"/>
        </w:rPr>
        <w:t>Các ứng dụng sử dụng mô hình One Big Application User phải xây dựng thực thi bảo mật trong ứng dụng thay vì sử dụng các cơ chế bảo mật cơ sở dữ liệu. Bởi vì nó là ứng dụng, và không phải là cơ sở dữ liệu, nó nhận ra người dùng; bản thân ứng dụng phải thực thi các biện pháp bảo mật cho mỗi người dùng.</w:t>
      </w:r>
    </w:p>
    <w:p w14:paraId="13DF2B3E" w14:textId="77777777" w:rsidR="00210B04" w:rsidRPr="00C437F4" w:rsidRDefault="00210B04" w:rsidP="005A2410">
      <w:pPr>
        <w:ind w:firstLine="720"/>
        <w:rPr>
          <w:rFonts w:ascii="Arial" w:hAnsi="Arial" w:cs="Arial"/>
          <w:sz w:val="24"/>
          <w:szCs w:val="24"/>
        </w:rPr>
      </w:pPr>
    </w:p>
    <w:p w14:paraId="3B78B195" w14:textId="0B3A9521" w:rsidR="005A2410" w:rsidRDefault="005A2410" w:rsidP="00210B04">
      <w:pPr>
        <w:ind w:left="720"/>
        <w:rPr>
          <w:rFonts w:ascii="Arial" w:hAnsi="Arial" w:cs="Arial"/>
          <w:sz w:val="24"/>
          <w:szCs w:val="24"/>
        </w:rPr>
      </w:pPr>
      <w:r w:rsidRPr="00C437F4">
        <w:rPr>
          <w:rFonts w:ascii="Arial" w:hAnsi="Arial" w:cs="Arial"/>
          <w:sz w:val="24"/>
          <w:szCs w:val="24"/>
        </w:rPr>
        <w:t>Cách tiếp cận này có nghĩa là mỗi ứng dụng truy cập dữ liệu phải thực hiện lại bảo mật. Bảo mật trở nên đắt đỏ, bởi vì các tổ chức phải thực hiện cùng một chính sách bảo mật trong nhiều ứng dụng, và mỗi ứng dụng mới đòi hỏi phải thực thi lại tốn kém.</w:t>
      </w:r>
    </w:p>
    <w:p w14:paraId="6177D7EC" w14:textId="77777777" w:rsidR="00210B04" w:rsidRPr="00C437F4" w:rsidRDefault="00210B04" w:rsidP="005A2410">
      <w:pPr>
        <w:ind w:firstLine="720"/>
        <w:rPr>
          <w:rFonts w:ascii="Arial" w:hAnsi="Arial" w:cs="Arial"/>
          <w:sz w:val="24"/>
          <w:szCs w:val="24"/>
        </w:rPr>
      </w:pPr>
    </w:p>
    <w:p w14:paraId="20416817" w14:textId="511E52AE"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Các vấn đề bảo mật tiềm ẩn khi sử dụng công cụ quảng cáo học</w:t>
      </w:r>
      <w:r w:rsidRPr="00C437F4">
        <w:rPr>
          <w:rFonts w:ascii="Arial" w:hAnsi="Arial" w:cs="Arial"/>
          <w:sz w:val="24"/>
          <w:szCs w:val="24"/>
        </w:rPr>
        <w:t>" trên trang 4-21</w:t>
      </w:r>
    </w:p>
    <w:p w14:paraId="1356BB40" w14:textId="77777777" w:rsidR="00210B04" w:rsidRPr="00C437F4" w:rsidRDefault="00210B04" w:rsidP="005A2410">
      <w:pPr>
        <w:ind w:left="1440"/>
        <w:rPr>
          <w:rFonts w:ascii="Arial" w:hAnsi="Arial" w:cs="Arial"/>
          <w:sz w:val="24"/>
          <w:szCs w:val="24"/>
        </w:rPr>
      </w:pPr>
    </w:p>
    <w:p w14:paraId="0842EE5C" w14:textId="77777777" w:rsidR="005A2410" w:rsidRPr="00C437F4" w:rsidRDefault="005A2410" w:rsidP="005A2410">
      <w:pPr>
        <w:rPr>
          <w:rFonts w:ascii="Arial" w:hAnsi="Arial" w:cs="Arial"/>
          <w:b/>
          <w:sz w:val="36"/>
          <w:szCs w:val="36"/>
        </w:rPr>
      </w:pPr>
      <w:r w:rsidRPr="00C437F4">
        <w:rPr>
          <w:rFonts w:ascii="Arial" w:hAnsi="Arial" w:cs="Arial"/>
          <w:b/>
          <w:sz w:val="36"/>
          <w:szCs w:val="36"/>
        </w:rPr>
        <w:t>Securing Passwords in Application Design</w:t>
      </w:r>
    </w:p>
    <w:p w14:paraId="0ABEF526" w14:textId="70CEE596" w:rsidR="005A2410" w:rsidRDefault="005A2410" w:rsidP="00210B04">
      <w:pPr>
        <w:ind w:left="720"/>
        <w:rPr>
          <w:rFonts w:ascii="Arial" w:hAnsi="Arial" w:cs="Arial"/>
          <w:sz w:val="24"/>
          <w:szCs w:val="24"/>
        </w:rPr>
      </w:pPr>
      <w:r w:rsidRPr="00C437F4">
        <w:rPr>
          <w:rFonts w:ascii="Arial" w:hAnsi="Arial" w:cs="Arial"/>
          <w:sz w:val="24"/>
          <w:szCs w:val="24"/>
        </w:rPr>
        <w:t>Phần này cung cấp các chiến lược để bảo vệ an toàn các dịch vụ được bảo vệ bằng mật khẩu từ một lệnh in, tập lệnh, tệp cài đặt hoặc ứng dụng. Ngoài việc bảo vệ mật khẩu, hầu hết các chiến lược này có thể được áp dụng cho các dữ liệu nhạy cảm khác, chẳng hạn như các khóa mã hóa.</w:t>
      </w:r>
    </w:p>
    <w:p w14:paraId="16384E93" w14:textId="77777777" w:rsidR="00210B04" w:rsidRPr="00C437F4" w:rsidRDefault="00210B04" w:rsidP="005A2410">
      <w:pPr>
        <w:rPr>
          <w:rFonts w:ascii="Arial" w:hAnsi="Arial" w:cs="Arial"/>
          <w:sz w:val="24"/>
          <w:szCs w:val="24"/>
        </w:rPr>
      </w:pPr>
    </w:p>
    <w:p w14:paraId="5ACF6F5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62EF7A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Hướng dẫn chung về bảo mật mật khẩu trong ứng dụng</w:t>
      </w:r>
    </w:p>
    <w:p w14:paraId="182F10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cửa hàng mật khẩu bên ngoài</w:t>
      </w:r>
    </w:p>
    <w:p w14:paraId="608C638A"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cách sử dụng tiện ích orapwd</w:t>
      </w:r>
    </w:p>
    <w:p w14:paraId="04D39322" w14:textId="266AC7EB" w:rsidR="005A2410" w:rsidRPr="00210B0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mật khẩu đọc trong Java</w:t>
      </w:r>
    </w:p>
    <w:p w14:paraId="69845C95" w14:textId="77777777" w:rsidR="00210B04" w:rsidRPr="00C437F4" w:rsidRDefault="00210B04" w:rsidP="00210B04">
      <w:pPr>
        <w:pStyle w:val="ListParagraph"/>
        <w:widowControl/>
        <w:autoSpaceDE/>
        <w:autoSpaceDN/>
        <w:spacing w:before="0" w:after="160" w:line="259" w:lineRule="auto"/>
        <w:ind w:left="1440" w:firstLine="0"/>
        <w:contextualSpacing/>
        <w:rPr>
          <w:rFonts w:ascii="Arial" w:hAnsi="Arial" w:cs="Arial"/>
          <w:sz w:val="24"/>
          <w:szCs w:val="24"/>
        </w:rPr>
      </w:pPr>
    </w:p>
    <w:p w14:paraId="43C02557" w14:textId="77777777" w:rsidR="005A2410" w:rsidRPr="00C437F4" w:rsidRDefault="005A2410" w:rsidP="005A2410">
      <w:pPr>
        <w:pStyle w:val="ListParagraph"/>
        <w:ind w:left="2160"/>
        <w:rPr>
          <w:rFonts w:ascii="Arial" w:hAnsi="Arial" w:cs="Arial"/>
          <w:b/>
          <w:sz w:val="24"/>
          <w:szCs w:val="24"/>
        </w:rPr>
      </w:pPr>
      <w:r w:rsidRPr="00C437F4">
        <w:rPr>
          <w:rFonts w:ascii="Arial" w:hAnsi="Arial" w:cs="Arial"/>
          <w:b/>
          <w:sz w:val="24"/>
          <w:szCs w:val="24"/>
        </w:rPr>
        <w:t>Xem thêm:</w:t>
      </w:r>
    </w:p>
    <w:p w14:paraId="3D6557F7"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73EC8501"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Chương 10, "</w:t>
      </w:r>
      <w:r w:rsidRPr="00C437F4">
        <w:rPr>
          <w:rFonts w:ascii="Arial" w:hAnsi="Arial" w:cs="Arial"/>
          <w:color w:val="4BACC6" w:themeColor="accent5"/>
          <w:sz w:val="24"/>
          <w:szCs w:val="24"/>
        </w:rPr>
        <w:t>Giữ an toàn cho cơ sở dữ liệu Oracle của bạn</w:t>
      </w:r>
      <w:r w:rsidRPr="00C437F4">
        <w:rPr>
          <w:rFonts w:ascii="Arial" w:hAnsi="Arial" w:cs="Arial"/>
          <w:sz w:val="24"/>
          <w:szCs w:val="24"/>
        </w:rPr>
        <w:t>" để biết các hướng dẫn chung về bảo vệ cơ sở dữ liệu Oracle</w:t>
      </w:r>
    </w:p>
    <w:p w14:paraId="53B7753E" w14:textId="77777777" w:rsidR="005A2410" w:rsidRPr="00C437F4" w:rsidRDefault="005A2410" w:rsidP="005A2410">
      <w:pPr>
        <w:rPr>
          <w:rFonts w:ascii="Arial" w:hAnsi="Arial" w:cs="Arial"/>
          <w:b/>
          <w:sz w:val="36"/>
          <w:szCs w:val="36"/>
        </w:rPr>
      </w:pPr>
      <w:r w:rsidRPr="00C437F4">
        <w:rPr>
          <w:rFonts w:ascii="Arial" w:hAnsi="Arial" w:cs="Arial"/>
          <w:b/>
          <w:sz w:val="36"/>
          <w:szCs w:val="36"/>
        </w:rPr>
        <w:t>Nguyên tắc chung để bảo mật mật khẩu trong ứng dụng</w:t>
      </w:r>
    </w:p>
    <w:p w14:paraId="4019AB5B"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Những nguyên tắc này nằm trong các danh mục sau:</w:t>
      </w:r>
    </w:p>
    <w:p w14:paraId="33CFA81D"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Mối đe dọa bảo mật nền tảng cụ thể</w:t>
      </w:r>
    </w:p>
    <w:p w14:paraId="40712326"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kế ứng dụng để xử lý nhập mật khẩu</w:t>
      </w:r>
    </w:p>
    <w:p w14:paraId="4F5E2EA3"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định dạng và hành vi mật khẩu</w:t>
      </w:r>
    </w:p>
    <w:p w14:paraId="6B300824"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Xử lý mật khẩu trong SQL * Plus và SQL Scripts</w:t>
      </w:r>
    </w:p>
    <w:p w14:paraId="2CB5409E"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lastRenderedPageBreak/>
        <w:t>Mối đe dọa bảo mật nền tảng cụ thể</w:t>
      </w:r>
    </w:p>
    <w:p w14:paraId="407CCAD6"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Hãy nhận biết các mối đe dọa bảo mật tiềm ẩn sau, điều này có thể không rõ ràng:</w:t>
      </w:r>
    </w:p>
    <w:p w14:paraId="0E7E3AA1"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các nền tảng UNIX và Linux, các tham số lệnh có sẵn để xem bởi tất cả người dùng hệ điều hành trên cùng một máy tính chủ</w:t>
      </w:r>
      <w:r w:rsidRPr="00C437F4">
        <w:rPr>
          <w:rFonts w:ascii="Arial" w:hAnsi="Arial" w:cs="Arial"/>
          <w:sz w:val="24"/>
          <w:szCs w:val="24"/>
        </w:rPr>
        <w:t>. Kết quả là, mật khẩu được nhập vào dòng lệnh có thể được hiển thị cho những người dùng khác. Tuy nhiên, đừng cho rằng các nền tảng không phải UNIX và Linux được an toàn khỏi mối đe dọa này.</w:t>
      </w:r>
    </w:p>
    <w:p w14:paraId="1B9BDF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một số nền tảng UNIX, chẳng hạn như HP Tru64 và IBM AIX, các biến môi trường cho tất cả các quy trình có sẵn để xem bởi tất cả người dùng hệ điều hành</w:t>
      </w:r>
      <w:r w:rsidRPr="00C437F4">
        <w:rPr>
          <w:rFonts w:ascii="Arial" w:hAnsi="Arial" w:cs="Arial"/>
          <w:sz w:val="24"/>
          <w:szCs w:val="24"/>
        </w:rPr>
        <w:t>. Tuy nhiên, đừng cho rằng các nền tảng không phải UNIX và Linux được an toàn khỏi mối đe dọa này.</w:t>
      </w:r>
    </w:p>
    <w:p w14:paraId="45DAD1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Microsoft Windows, tính năng gọi lại lệnh (mũi tên Lên) ghi nhớ đầu vào của người dùng trên các lệnh gọi</w:t>
      </w:r>
      <w:r w:rsidRPr="00C437F4">
        <w:rPr>
          <w:rFonts w:ascii="Arial" w:hAnsi="Arial" w:cs="Arial"/>
          <w:sz w:val="24"/>
          <w:szCs w:val="24"/>
        </w:rPr>
        <w:t>. Ví dụ: nếu bạn sử dụng ký hiệu CONNECT SYSTEM / mật khẩu trong SQL * Plus, thoát, và sau đó nhấn mũi tên Lên để lặp lại lệnh CONNECT, tính năng gọi lại sẽ hiển thị chuỗi kết nối và hiển thị mật khẩu. Ngoài ra, đừng cho rằng các nền tảng Windows không phải của Microsoft được an toàn khỏi mối đe dọa này.</w:t>
      </w:r>
    </w:p>
    <w:p w14:paraId="76A4E435"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Thiết kế ứng dụng để xử lý nhập mật khẩu</w:t>
      </w:r>
    </w:p>
    <w:p w14:paraId="2ED3BFFD"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0C7914C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Các ứng dụng thiết kế để nhắc mật khẩu tương tác</w:t>
      </w:r>
      <w:r w:rsidRPr="00C437F4">
        <w:rPr>
          <w:rFonts w:ascii="Arial" w:hAnsi="Arial" w:cs="Arial"/>
          <w:sz w:val="24"/>
          <w:szCs w:val="24"/>
        </w:rPr>
        <w:t>. Đối với các tiện ích dòng lệnh, không buộc người dùng để lộ mật khẩu tại dấu nhắc lệnh.Kiểm tra API cho ngôn ngữ lập trình mà bạn sử dụng để thiết kế ứng dụng để có cách tốt nhất để xử lý mật khẩu từ người dùng. Để biết ví dụ về mã Java xử lý chức năng này, hãy xem "Ví dụ về mật khẩu đọc trong Java" trên trang 5-7.</w:t>
      </w:r>
    </w:p>
    <w:p w14:paraId="1C1E8476"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Bảo vệ cơ sở dữ liệu của bạn chống lại các cuộc tấn công SQL injection</w:t>
      </w:r>
      <w:r w:rsidRPr="00C437F4">
        <w:rPr>
          <w:rFonts w:ascii="Arial" w:hAnsi="Arial" w:cs="Arial"/>
          <w:sz w:val="24"/>
          <w:szCs w:val="24"/>
        </w:rPr>
        <w:t>. Một cuộc tấn công SQL injection xảy ra khi các câu lệnh SQL được nối hoặc thay đổi theo cách không được dự định bởi ứng dụng PL / SQL. Ví dụ: kẻ xâm nhập có thể bỏ qua xác thực mật khẩu bằng cách đặt mệnh đề WHERE thành TRUE.</w:t>
      </w:r>
    </w:p>
    <w:p w14:paraId="59CC73DD"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giải quyết vấn đề tấn công SQL injection, hãy sử dụng các đối số biến liên kết hoặc tạo kiểm tra xác nhận hợp lệ. Nếu bạn không thể sử dụng các biến liên kết, hãy xem xét việc sử dụng gói DBMS_ASSERT PL / SQL để xác thực các thuộc tính của các giá trị đầu vào. Tham khảo các gói và kiểu cơ sở dữ liệu Oracle PL / SQL mô tả chi tiết gói DBMS_ASSERT. Bạn cũng nên xem xét bất kỳ khoản tài trợ nào cho các vai trò như PUBLIC.</w:t>
      </w:r>
    </w:p>
    <w:p w14:paraId="1385CCB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Tham khảo Ngôn ngữ PL / SQL của Cơ sở dữ liệu Oracle để biết thêm thông tin về cách ngăn chặn việc tiêm SQL.</w:t>
      </w:r>
    </w:p>
    <w:p w14:paraId="0F0A48E4"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Nếu có thể, hãy thiết kế ứng dụng của bạn để trì hoãn xác thực</w:t>
      </w:r>
      <w:r w:rsidRPr="00C437F4">
        <w:rPr>
          <w:rFonts w:ascii="Arial" w:hAnsi="Arial" w:cs="Arial"/>
          <w:sz w:val="24"/>
          <w:szCs w:val="24"/>
        </w:rPr>
        <w:t>. Ví dụ:</w:t>
      </w:r>
    </w:p>
    <w:p w14:paraId="189B1B36"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Sử dụng chứng chỉ để đăng nhập.</w:t>
      </w:r>
    </w:p>
    <w:p w14:paraId="116FABEE"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Xác thực người dùng bằng cách sử dụng các cơ sở được cung cấp bởi hệ điều hành. Ví dụ, các ứng dụng trên Microsoft Windows có thể sử dụng xác thực miền.</w:t>
      </w:r>
    </w:p>
    <w:p w14:paraId="04237D9D"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Mặt nạ hoặc mật khẩu mã hóa</w:t>
      </w:r>
      <w:r w:rsidRPr="00C437F4">
        <w:rPr>
          <w:rFonts w:ascii="Arial" w:hAnsi="Arial" w:cs="Arial"/>
          <w:sz w:val="24"/>
          <w:szCs w:val="24"/>
        </w:rPr>
        <w:t>. Nếu bạn phải lưu trữ mật khẩu, sau đó mặt nạ hoặc mã hóa chúng. Ví dụ: bạn có thể che dấu mật khẩu trong các tệp nhật ký và mã hóa mật khẩu trong các tệp khôi phục.</w:t>
      </w:r>
    </w:p>
    <w:p w14:paraId="6096B3B2"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Xác thực từng kết nối</w:t>
      </w:r>
      <w:r w:rsidRPr="00C437F4">
        <w:rPr>
          <w:rFonts w:ascii="Arial" w:hAnsi="Arial" w:cs="Arial"/>
          <w:sz w:val="24"/>
          <w:szCs w:val="24"/>
        </w:rPr>
        <w:t xml:space="preserve">. Ví dụ, nếu lược đồ A tồn tại trong cơ sở dữ liệu 1, thì không giả sử lược đồ A trong cơ sở dữ liệu 2 là cùng một người dùng. Tương </w:t>
      </w:r>
      <w:r w:rsidRPr="00C437F4">
        <w:rPr>
          <w:rFonts w:ascii="Arial" w:hAnsi="Arial" w:cs="Arial"/>
          <w:sz w:val="24"/>
          <w:szCs w:val="24"/>
        </w:rPr>
        <w:lastRenderedPageBreak/>
        <w:t>tự, người dùng hệ điều hành cục bộ không nhất thiết phải là người giống như người dùng từ xa.</w:t>
      </w:r>
    </w:p>
    <w:p w14:paraId="10788E5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Không lưu trữ mật khẩu văn bản rõ ràng trong các tập tin hoặc kho lưu trữ</w:t>
      </w:r>
      <w:r w:rsidRPr="00C437F4">
        <w:rPr>
          <w:rFonts w:ascii="Arial" w:hAnsi="Arial" w:cs="Arial"/>
          <w:sz w:val="24"/>
          <w:szCs w:val="24"/>
        </w:rPr>
        <w:t>. Lưu trữ mật khẩu trong các tệp làm tăng nguy cơ kẻ xâm nhập truy cập chúng.]</w:t>
      </w:r>
    </w:p>
    <w:p w14:paraId="7BF8FE1C"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Sử dụng một mật khẩu chính duy nhất</w:t>
      </w:r>
      <w:r w:rsidRPr="00C437F4">
        <w:rPr>
          <w:rFonts w:ascii="Arial" w:hAnsi="Arial" w:cs="Arial"/>
          <w:sz w:val="24"/>
          <w:szCs w:val="24"/>
        </w:rPr>
        <w:t>. Ví dụ:</w:t>
      </w:r>
    </w:p>
    <w:p w14:paraId="1A3970F5"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một xác thực proxy người dùng cơ sở dữ liệu duy nhất để hoạt động như những người dùng cơ sở dữ liệu khác. Trong trường hợp này, chỉ cần một mật khẩu cơ sở dữ liệu duy nhất. Xem "</w:t>
      </w:r>
      <w:r w:rsidRPr="00C437F4">
        <w:rPr>
          <w:rFonts w:ascii="Arial" w:hAnsi="Arial" w:cs="Arial"/>
          <w:color w:val="4BACC6" w:themeColor="accent5"/>
          <w:sz w:val="24"/>
          <w:szCs w:val="24"/>
        </w:rPr>
        <w:t>Tạo Tài khoản Người dùng Proxy và Ủy quyền Người dùng để Kết nối Thông qua Chúng</w:t>
      </w:r>
      <w:r w:rsidRPr="00C437F4">
        <w:rPr>
          <w:rFonts w:ascii="Arial" w:hAnsi="Arial" w:cs="Arial"/>
          <w:sz w:val="24"/>
          <w:szCs w:val="24"/>
        </w:rPr>
        <w:t>" trên trang 3-38 để biết thêm thông tin.</w:t>
      </w:r>
    </w:p>
    <w:p w14:paraId="28AF395A"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tạo ví mật khẩu, có thể mở bằng mật khẩu chính. Ví sau đó chứa các mật khẩu khác. Xem Hướng dẫn của quản trị viên bảo mật nâng cao cơ sở dữ liệu Oracle để biết thêm thông tin về Trình quản lý Wallet.</w:t>
      </w:r>
    </w:p>
    <w:p w14:paraId="6537FD12"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Định cấu hình định dạng và hành vi mật khẩu</w:t>
      </w:r>
    </w:p>
    <w:p w14:paraId="2FF49167"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547AEB8B"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tuổi thọ cho mật khẩu</w:t>
      </w:r>
      <w:r w:rsidRPr="00C437F4">
        <w:rPr>
          <w:rFonts w:ascii="Arial" w:hAnsi="Arial" w:cs="Arial"/>
          <w:sz w:val="24"/>
          <w:szCs w:val="24"/>
        </w:rPr>
        <w:t>. Bạn có thể đặt thời hạn sử dụng mật khẩu, sau đó mật khẩu hết hạn và phải được thay đổi trước khi người dùng có thể đăng nhập vào tài khoản. Xem "</w:t>
      </w:r>
      <w:r w:rsidRPr="00C437F4">
        <w:rPr>
          <w:rFonts w:ascii="Arial" w:hAnsi="Arial" w:cs="Arial"/>
          <w:color w:val="4BACC6" w:themeColor="accent5"/>
          <w:sz w:val="24"/>
          <w:szCs w:val="24"/>
        </w:rPr>
        <w:t>Kiểm soát tuổi và mật khẩu hết hạn</w:t>
      </w:r>
      <w:r w:rsidRPr="00C437F4">
        <w:rPr>
          <w:rFonts w:ascii="Arial" w:hAnsi="Arial" w:cs="Arial"/>
          <w:sz w:val="24"/>
          <w:szCs w:val="24"/>
        </w:rPr>
        <w:t>" trên trang 3-8 cho các thông số bạn có thể sử dụng để kiểm soát thời gian tồn tại của mật khẩu.</w:t>
      </w:r>
    </w:p>
    <w:p w14:paraId="0AAB062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khả năng sử dụng lại mật khẩu cũ của người dùng</w:t>
      </w:r>
      <w:r w:rsidRPr="00C437F4">
        <w:rPr>
          <w:rFonts w:ascii="Arial" w:hAnsi="Arial" w:cs="Arial"/>
          <w:sz w:val="24"/>
          <w:szCs w:val="24"/>
        </w:rPr>
        <w:t>. Xem "</w:t>
      </w:r>
      <w:r w:rsidRPr="00C437F4">
        <w:rPr>
          <w:rFonts w:ascii="Arial" w:hAnsi="Arial" w:cs="Arial"/>
          <w:color w:val="4BACC6" w:themeColor="accent5"/>
          <w:sz w:val="24"/>
          <w:szCs w:val="24"/>
        </w:rPr>
        <w:t>Kiểm soát khả năng sử dụng lại mật khẩu trước đây</w:t>
      </w:r>
      <w:r w:rsidRPr="00C437F4">
        <w:rPr>
          <w:rFonts w:ascii="Arial" w:hAnsi="Arial" w:cs="Arial"/>
          <w:sz w:val="24"/>
          <w:szCs w:val="24"/>
        </w:rPr>
        <w:t>" trên trang 3-7 để biết thêm thông tin.</w:t>
      </w:r>
    </w:p>
    <w:p w14:paraId="5E177A54"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Buộc người dùng tạo mật khẩu mạnh, an toà</w:t>
      </w:r>
      <w:r w:rsidRPr="00C437F4">
        <w:rPr>
          <w:rFonts w:ascii="Arial" w:hAnsi="Arial" w:cs="Arial"/>
          <w:sz w:val="24"/>
          <w:szCs w:val="24"/>
        </w:rPr>
        <w:t>n. Xem "</w:t>
      </w:r>
      <w:r w:rsidRPr="00C437F4">
        <w:rPr>
          <w:rFonts w:ascii="Arial" w:hAnsi="Arial" w:cs="Arial"/>
          <w:color w:val="4BACC6" w:themeColor="accent5"/>
          <w:sz w:val="24"/>
          <w:szCs w:val="24"/>
        </w:rPr>
        <w:t>Nguyên tắc về bảo mật mật khẩu</w:t>
      </w:r>
      <w:r w:rsidRPr="00C437F4">
        <w:rPr>
          <w:rFonts w:ascii="Arial" w:hAnsi="Arial" w:cs="Arial"/>
          <w:sz w:val="24"/>
          <w:szCs w:val="24"/>
        </w:rPr>
        <w:t>" trên trang 10-7 để được tư vấn về cách tạo mật khẩu mạnh.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 giải thích cách bạn có thể tùy chỉnh yêu cầu mật khẩu.</w:t>
      </w:r>
    </w:p>
    <w:p w14:paraId="45BCCDE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Cho phép độ nhạy trường hợp trong mật khẩu</w:t>
      </w:r>
      <w:r w:rsidRPr="00C437F4">
        <w:rPr>
          <w:rFonts w:ascii="Arial" w:hAnsi="Arial" w:cs="Arial"/>
          <w:sz w:val="24"/>
          <w:szCs w:val="24"/>
        </w:rPr>
        <w:t>. Xem "</w:t>
      </w:r>
      <w:r w:rsidRPr="00C437F4">
        <w:rPr>
          <w:rFonts w:ascii="Arial" w:hAnsi="Arial" w:cs="Arial"/>
          <w:color w:val="4BACC6" w:themeColor="accent5"/>
          <w:sz w:val="24"/>
          <w:szCs w:val="24"/>
        </w:rPr>
        <w:t>Kích hoạt hoặc vô hiệu hóa độ nhạy mật khẩu</w:t>
      </w:r>
      <w:r w:rsidRPr="00C437F4">
        <w:rPr>
          <w:rFonts w:ascii="Arial" w:hAnsi="Arial" w:cs="Arial"/>
          <w:sz w:val="24"/>
          <w:szCs w:val="24"/>
        </w:rPr>
        <w:t>" trên trang 3-13 để biết thêm thông tin.</w:t>
      </w:r>
    </w:p>
    <w:p w14:paraId="77339AD0" w14:textId="77777777" w:rsidR="005A2410" w:rsidRPr="00C437F4" w:rsidRDefault="005A2410" w:rsidP="005A2410">
      <w:pPr>
        <w:ind w:left="1440"/>
        <w:rPr>
          <w:rFonts w:ascii="Arial" w:hAnsi="Arial" w:cs="Arial"/>
          <w:b/>
          <w:sz w:val="24"/>
          <w:szCs w:val="24"/>
        </w:rPr>
      </w:pPr>
      <w:r w:rsidRPr="00C437F4">
        <w:rPr>
          <w:rFonts w:ascii="Arial" w:hAnsi="Arial" w:cs="Arial"/>
          <w:b/>
          <w:sz w:val="24"/>
          <w:szCs w:val="24"/>
        </w:rPr>
        <w:t>Xem Thêm:</w:t>
      </w:r>
    </w:p>
    <w:p w14:paraId="11C7087D" w14:textId="77777777" w:rsidR="005A2410" w:rsidRPr="00C437F4" w:rsidRDefault="005A2410" w:rsidP="005A2410">
      <w:pPr>
        <w:pStyle w:val="ListParagraph"/>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1B9D5EAE"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w:t>
      </w:r>
    </w:p>
    <w:p w14:paraId="7F4606AF"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Hướng dẫn về bảo mật mật khẩu</w:t>
      </w:r>
      <w:r w:rsidRPr="00C437F4">
        <w:rPr>
          <w:rFonts w:ascii="Arial" w:hAnsi="Arial" w:cs="Arial"/>
          <w:sz w:val="24"/>
          <w:szCs w:val="24"/>
        </w:rPr>
        <w:t>" trên trang 10-7</w:t>
      </w:r>
    </w:p>
    <w:p w14:paraId="3C7B60BC" w14:textId="77777777" w:rsidR="005A2410" w:rsidRPr="00C437F4" w:rsidRDefault="005A2410" w:rsidP="005A2410">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Xử lý mật khẩu trong SQL * Plus và SQL Scripts</w:t>
      </w:r>
    </w:p>
    <w:p w14:paraId="643ADB32" w14:textId="77777777" w:rsidR="005A2410" w:rsidRPr="00C437F4" w:rsidRDefault="005A2410" w:rsidP="005A2410">
      <w:pPr>
        <w:rPr>
          <w:rFonts w:ascii="Arial" w:hAnsi="Arial" w:cs="Arial"/>
          <w:sz w:val="24"/>
          <w:szCs w:val="24"/>
        </w:rPr>
      </w:pPr>
      <w:r w:rsidRPr="00C437F4">
        <w:rPr>
          <w:rFonts w:ascii="Arial" w:hAnsi="Arial" w:cs="Arial"/>
          <w:b/>
          <w:sz w:val="28"/>
          <w:szCs w:val="28"/>
        </w:rPr>
        <w:tab/>
      </w:r>
      <w:r w:rsidRPr="00C437F4">
        <w:rPr>
          <w:rFonts w:ascii="Arial" w:hAnsi="Arial" w:cs="Arial"/>
          <w:sz w:val="24"/>
          <w:szCs w:val="24"/>
        </w:rPr>
        <w:t>Thực hiện theo các nguyên tắc sau:</w:t>
      </w:r>
    </w:p>
    <w:p w14:paraId="40F7F14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Không gọi SQL * Plus với mật khẩu trên dòng lệnh, trong chương trình hoặc tập lệnh. Nếu một mật khẩu là cần thiết nhưng bỏ qua, SQL * Plus sẽ nhắc người dùng cho nó và sau đó tự động vô hiệu hóa tính năng echo để mật khẩu không được hiển thị.</w:t>
      </w:r>
    </w:p>
    <w:p w14:paraId="02EFB152"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Các ví dụ sau đây được bảo mật vì mật khẩu không được hiển thị trên dòng lệnh. Cơ sở dữ liệu Oracle cũng tự động mã hóa các mật khẩu này qua mạng.</w:t>
      </w:r>
    </w:p>
    <w:p w14:paraId="407254AE"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system</w:t>
      </w:r>
    </w:p>
    <w:p w14:paraId="7D277266"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D5CA611" w14:textId="77777777" w:rsidR="005A2410" w:rsidRPr="00C437F4" w:rsidRDefault="005A2410" w:rsidP="005A2410">
      <w:pPr>
        <w:ind w:left="1440"/>
        <w:rPr>
          <w:rFonts w:ascii="Arial" w:hAnsi="Arial" w:cs="Arial"/>
          <w:sz w:val="20"/>
          <w:szCs w:val="20"/>
        </w:rPr>
      </w:pPr>
    </w:p>
    <w:p w14:paraId="165BD37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SQL&gt; connect system</w:t>
      </w:r>
    </w:p>
    <w:p w14:paraId="5BCD18E2"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64071F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sau cho thấy mật khẩu cho người dùng hệ điều hành khác:</w:t>
      </w:r>
    </w:p>
    <w:p w14:paraId="5160DEB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sqlplus system/password</w:t>
      </w:r>
    </w:p>
    <w:p w14:paraId="0C4D8926" w14:textId="33D2F803" w:rsidR="005A2410" w:rsidRDefault="005A2410" w:rsidP="005A2410">
      <w:pPr>
        <w:ind w:left="1440"/>
        <w:rPr>
          <w:rFonts w:ascii="Arial" w:hAnsi="Arial" w:cs="Arial"/>
          <w:sz w:val="24"/>
          <w:szCs w:val="24"/>
        </w:rPr>
      </w:pPr>
      <w:r w:rsidRPr="00C437F4">
        <w:rPr>
          <w:rFonts w:ascii="Arial" w:hAnsi="Arial" w:cs="Arial"/>
          <w:sz w:val="24"/>
          <w:szCs w:val="24"/>
        </w:rPr>
        <w:lastRenderedPageBreak/>
        <w:t>Ví dụ tiếp theo đặt ra hai rủi ro bảo mật. Đầu tiên, nó cho thấy mật khẩu cho những người dùng khác có thể đang theo dõi vai của bạn. Thứ hai, trên một số nền tảng, chẳng hạn như Microsoft Windows, nó làm cho mật khẩu dễ bị tấn công truy xuất dòng lệnh.</w:t>
      </w:r>
    </w:p>
    <w:p w14:paraId="3F815498" w14:textId="77777777" w:rsidR="009E5ED6" w:rsidRPr="00C437F4" w:rsidRDefault="009E5ED6" w:rsidP="005A2410">
      <w:pPr>
        <w:ind w:left="1440"/>
        <w:rPr>
          <w:rFonts w:ascii="Arial" w:hAnsi="Arial" w:cs="Arial"/>
          <w:sz w:val="24"/>
          <w:szCs w:val="24"/>
        </w:rPr>
      </w:pPr>
    </w:p>
    <w:p w14:paraId="159328C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/nolog</w:t>
      </w:r>
    </w:p>
    <w:p w14:paraId="4990606A" w14:textId="33BBD80C" w:rsidR="005A2410" w:rsidRDefault="005A2410" w:rsidP="005A2410">
      <w:pPr>
        <w:ind w:left="1440"/>
        <w:rPr>
          <w:rFonts w:ascii="Arial" w:hAnsi="Arial" w:cs="Arial"/>
          <w:sz w:val="20"/>
          <w:szCs w:val="20"/>
        </w:rPr>
      </w:pPr>
      <w:r w:rsidRPr="00C437F4">
        <w:rPr>
          <w:rFonts w:ascii="Arial" w:hAnsi="Arial" w:cs="Arial"/>
          <w:sz w:val="20"/>
          <w:szCs w:val="20"/>
        </w:rPr>
        <w:t>SQL&gt; connect system/password</w:t>
      </w:r>
    </w:p>
    <w:p w14:paraId="485C1090" w14:textId="77777777" w:rsidR="009E5ED6" w:rsidRPr="00C437F4" w:rsidRDefault="009E5ED6" w:rsidP="005A2410">
      <w:pPr>
        <w:ind w:left="1440"/>
        <w:rPr>
          <w:rFonts w:ascii="Arial" w:hAnsi="Arial" w:cs="Arial"/>
          <w:sz w:val="20"/>
          <w:szCs w:val="20"/>
        </w:rPr>
      </w:pPr>
    </w:p>
    <w:p w14:paraId="42CFA198" w14:textId="2759A5B2" w:rsidR="005A2410" w:rsidRDefault="005A2410" w:rsidP="005A2410">
      <w:pPr>
        <w:ind w:left="1440"/>
        <w:rPr>
          <w:rFonts w:ascii="Arial" w:hAnsi="Arial" w:cs="Arial"/>
          <w:sz w:val="24"/>
          <w:szCs w:val="24"/>
        </w:rPr>
      </w:pPr>
      <w:r w:rsidRPr="00C437F4">
        <w:rPr>
          <w:rFonts w:ascii="Arial" w:hAnsi="Arial" w:cs="Arial"/>
          <w:b/>
          <w:sz w:val="24"/>
          <w:szCs w:val="24"/>
        </w:rPr>
        <w:t>Ví dụ, đối với các tập lệnh SQL yêu cầu mật khẩu hoặc khóa bí mật, để tạo tài khoản hoặc đăng nhập dưới dạng tài khoản, không sử dụng các tham số vị trí, chẳng hạn như biến thay thế &amp; 1, &amp; 2, v.v</w:t>
      </w:r>
      <w:r w:rsidRPr="00C437F4">
        <w:rPr>
          <w:rFonts w:ascii="Arial" w:hAnsi="Arial" w:cs="Arial"/>
          <w:sz w:val="24"/>
          <w:szCs w:val="24"/>
        </w:rPr>
        <w:t>. Thay vào đó, hãy thiết kế tập lệnh để nhắc người dùng về giá trị. Bạn cũng nên tắt tính năng echo, hiển thị đầu ra từ tập lệnh hoặc nếu bạn đang sử dụng chế độ ống chỉ. Để tắt tính năng echo, hãy sử dụng cài đặt sau:</w:t>
      </w:r>
    </w:p>
    <w:p w14:paraId="35365E2E" w14:textId="77777777" w:rsidR="009E5ED6" w:rsidRPr="00C437F4" w:rsidRDefault="009E5ED6" w:rsidP="005A2410">
      <w:pPr>
        <w:ind w:left="1440"/>
        <w:rPr>
          <w:rFonts w:ascii="Arial" w:hAnsi="Arial" w:cs="Arial"/>
          <w:sz w:val="24"/>
          <w:szCs w:val="24"/>
        </w:rPr>
      </w:pPr>
    </w:p>
    <w:p w14:paraId="32770AF4" w14:textId="07A7755B" w:rsidR="005A2410" w:rsidRDefault="005A2410" w:rsidP="005A2410">
      <w:pPr>
        <w:ind w:left="1440"/>
        <w:rPr>
          <w:rFonts w:ascii="Arial" w:hAnsi="Arial" w:cs="Arial"/>
          <w:sz w:val="20"/>
          <w:szCs w:val="20"/>
        </w:rPr>
      </w:pPr>
      <w:r w:rsidRPr="00C437F4">
        <w:rPr>
          <w:rFonts w:ascii="Arial" w:hAnsi="Arial" w:cs="Arial"/>
          <w:sz w:val="20"/>
          <w:szCs w:val="20"/>
        </w:rPr>
        <w:t>SET ECHO OFF</w:t>
      </w:r>
    </w:p>
    <w:p w14:paraId="3E4DCC12" w14:textId="77777777" w:rsidR="009E5ED6" w:rsidRPr="00C437F4" w:rsidRDefault="009E5ED6" w:rsidP="005A2410">
      <w:pPr>
        <w:ind w:left="1440"/>
        <w:rPr>
          <w:rFonts w:ascii="Arial" w:hAnsi="Arial" w:cs="Arial"/>
          <w:sz w:val="20"/>
          <w:szCs w:val="20"/>
        </w:rPr>
      </w:pPr>
    </w:p>
    <w:p w14:paraId="1BEBF81A"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Thực hành tốt là đảm bảo rằng tập lệnh làm cho mục đích của giá trị rõ ràng. Ví dụ: phải rõ liệu giá trị có thiết lập giá trị mới hay không, chẳng hạn như tài khoản hoặc chứng chỉ hoặc nếu giá trị sẽ xác thực, chẳng hạn như đăng nhập vào tài khoản hiện có.</w:t>
      </w:r>
    </w:p>
    <w:p w14:paraId="4699BF88" w14:textId="77648A40" w:rsidR="005A2410" w:rsidRDefault="005A2410" w:rsidP="005A2410">
      <w:pPr>
        <w:ind w:left="1440"/>
        <w:rPr>
          <w:rFonts w:ascii="Arial" w:hAnsi="Arial" w:cs="Arial"/>
          <w:sz w:val="20"/>
          <w:szCs w:val="20"/>
        </w:rPr>
      </w:pPr>
      <w:r w:rsidRPr="00C437F4">
        <w:rPr>
          <w:rFonts w:ascii="Arial" w:hAnsi="Arial" w:cs="Arial"/>
          <w:sz w:val="20"/>
          <w:szCs w:val="20"/>
        </w:rPr>
        <w:t>Ví dụ sau đây là an toàn vì nó ngăn người dùng gọi kịch bản theo cách đặt ra các rủi ro bảo mật: Nó không lặp lại mật khẩu; nó không ghi lại mật khẩu trong một tệp spool.</w:t>
      </w:r>
    </w:p>
    <w:p w14:paraId="6718AD16" w14:textId="77777777" w:rsidR="009E5ED6" w:rsidRPr="00C437F4" w:rsidRDefault="009E5ED6" w:rsidP="005A2410">
      <w:pPr>
        <w:ind w:left="1440"/>
        <w:rPr>
          <w:rFonts w:ascii="Arial" w:hAnsi="Arial" w:cs="Arial"/>
          <w:sz w:val="20"/>
          <w:szCs w:val="20"/>
        </w:rPr>
      </w:pPr>
    </w:p>
    <w:p w14:paraId="1355A631"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SET VERIFY OFF</w:t>
      </w:r>
    </w:p>
    <w:p w14:paraId="57D55AD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user CHAR PROMPT ‘Enter user to connect to: ‘ </w:t>
      </w:r>
    </w:p>
    <w:p w14:paraId="2F0B27C0"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password CHAR PROMPT ‘Enter the password for that user: ' HIDE </w:t>
      </w:r>
    </w:p>
    <w:p w14:paraId="5A00C053" w14:textId="53413BEB" w:rsidR="005A2410" w:rsidRDefault="005A2410" w:rsidP="005A2410">
      <w:pPr>
        <w:ind w:left="1440"/>
        <w:rPr>
          <w:rFonts w:ascii="Arial" w:hAnsi="Arial" w:cs="Arial"/>
          <w:sz w:val="20"/>
          <w:szCs w:val="20"/>
        </w:rPr>
      </w:pPr>
      <w:r w:rsidRPr="00C437F4">
        <w:rPr>
          <w:rFonts w:ascii="Arial" w:hAnsi="Arial" w:cs="Arial"/>
          <w:sz w:val="20"/>
          <w:szCs w:val="20"/>
        </w:rPr>
        <w:t xml:space="preserve"> CONNECT &amp;user/&amp;password</w:t>
      </w:r>
    </w:p>
    <w:p w14:paraId="08A48396" w14:textId="77777777" w:rsidR="009E5ED6" w:rsidRPr="00C437F4" w:rsidRDefault="009E5ED6" w:rsidP="005A2410">
      <w:pPr>
        <w:ind w:left="1440"/>
        <w:rPr>
          <w:rFonts w:ascii="Arial" w:hAnsi="Arial" w:cs="Arial"/>
          <w:sz w:val="20"/>
          <w:szCs w:val="20"/>
        </w:rPr>
      </w:pPr>
    </w:p>
    <w:p w14:paraId="69DF063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Trong ví dụ này:</w:t>
      </w:r>
    </w:p>
    <w:p w14:paraId="2BFF6D6A"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SET VERIFY OFF: Ngăn không cho mật khẩu hiển thị. (SET VERIFY liệt kê từng dòng của tập lệnh trước và sau khi thay thế.) Kết hợp lệnh SET VERIFY OFF với lệnh HIDE (trong Dòng 3) là một kỹ thuật hữu ích để ẩn mật khẩu và các dữ liệu đầu vào nhạy cảm khác.</w:t>
      </w:r>
    </w:p>
    <w:p w14:paraId="01153CC6"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Mật khẩu ACCEPT: Bao gồm tùy chọn HIDE cho lời nhắc mật khẩu ACCEPT, điều này ngăn không cho mật khẩu nhập được lặp lại.</w:t>
      </w:r>
    </w:p>
    <w:p w14:paraId="26C9336D" w14:textId="4E7A05C7" w:rsidR="005A2410" w:rsidRDefault="005A2410" w:rsidP="005A2410">
      <w:pPr>
        <w:ind w:left="1440"/>
        <w:rPr>
          <w:rFonts w:ascii="Arial" w:hAnsi="Arial" w:cs="Arial"/>
          <w:sz w:val="24"/>
          <w:szCs w:val="24"/>
        </w:rPr>
      </w:pPr>
      <w:r w:rsidRPr="00C437F4">
        <w:rPr>
          <w:rFonts w:ascii="Arial" w:hAnsi="Arial" w:cs="Arial"/>
          <w:sz w:val="24"/>
          <w:szCs w:val="24"/>
        </w:rPr>
        <w:t>Ví dụ tiếp theo, sử dụng các tham số vị trí, đặt ra các rủi ro bảo mật vì người dùng có thể gọi kịch bản bằng cách truyền mật khẩu trên dòng lệnh. Nếu người dùng không nhập mật khẩu và thay vào đó được nhắc, nguy cơ nằm ở chỗ bất kỳ loại người dùng nào được lặp lại với màn hình và vào tệp đệm nếu tính năng tạo bộ đệm được bật.</w:t>
      </w:r>
    </w:p>
    <w:p w14:paraId="3A3C9064" w14:textId="77777777" w:rsidR="009E5ED6" w:rsidRPr="00C437F4" w:rsidRDefault="009E5ED6" w:rsidP="005A2410">
      <w:pPr>
        <w:ind w:left="1440"/>
        <w:rPr>
          <w:rFonts w:ascii="Arial" w:hAnsi="Arial" w:cs="Arial"/>
          <w:sz w:val="24"/>
          <w:szCs w:val="24"/>
        </w:rPr>
      </w:pPr>
    </w:p>
    <w:p w14:paraId="0FC6989F" w14:textId="1BF8275E" w:rsidR="005A2410" w:rsidRDefault="005A2410" w:rsidP="005A2410">
      <w:pPr>
        <w:ind w:left="1440"/>
        <w:rPr>
          <w:rFonts w:ascii="Arial" w:hAnsi="Arial" w:cs="Arial"/>
          <w:sz w:val="20"/>
          <w:szCs w:val="20"/>
        </w:rPr>
      </w:pPr>
      <w:r w:rsidRPr="00C437F4">
        <w:rPr>
          <w:rFonts w:ascii="Arial" w:hAnsi="Arial" w:cs="Arial"/>
          <w:sz w:val="20"/>
          <w:szCs w:val="20"/>
        </w:rPr>
        <w:t>CONNECT &amp;1/&amp;2</w:t>
      </w:r>
    </w:p>
    <w:p w14:paraId="1A0AFE84" w14:textId="77777777" w:rsidR="009E5ED6" w:rsidRPr="00C437F4" w:rsidRDefault="009E5ED6" w:rsidP="005A2410">
      <w:pPr>
        <w:ind w:left="1440"/>
        <w:rPr>
          <w:rFonts w:ascii="Arial" w:hAnsi="Arial" w:cs="Arial"/>
          <w:sz w:val="20"/>
          <w:szCs w:val="20"/>
        </w:rPr>
      </w:pPr>
    </w:p>
    <w:p w14:paraId="50D9B75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Kiểm soát thời gian đăng nhập cho các tập lệnh theo lô</w:t>
      </w:r>
      <w:r w:rsidRPr="00C437F4">
        <w:rPr>
          <w:rFonts w:ascii="Arial" w:hAnsi="Arial" w:cs="Arial"/>
          <w:sz w:val="24"/>
          <w:szCs w:val="24"/>
        </w:rPr>
        <w:t>. Đối với các tập lệnh theo lô yêu cầu mật khẩu, hãy định cấu hình tài khoản để tập lệnh chỉ có thể đăng nhập trong thời gian mà tập lệnh được yêu cầu chạy. Ví dụ: giả sử bạn có tập lệnh lô chạy trong một giờ mỗi tối bắt đầu lúc 8 giờ tối Đặt tài khoản để tập lệnh chỉ có thể đăng nhập trong thời gian này. Nếu kẻ xâm nhập quản lý để truy cập, thì người đó có ít cơ hội khai thác bất kỳ tài khoản bị xâm nhập nào.</w:t>
      </w:r>
    </w:p>
    <w:p w14:paraId="4B5B167A"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Cẩn thận khi sử dụng các câu lệnh SQL DML hoặc DDL để nhắc mật khẩu</w:t>
      </w:r>
      <w:r w:rsidRPr="00C437F4">
        <w:rPr>
          <w:rFonts w:ascii="Arial" w:hAnsi="Arial" w:cs="Arial"/>
          <w:sz w:val="24"/>
          <w:szCs w:val="24"/>
        </w:rPr>
        <w:t xml:space="preserve">. Trong trường hợp này, thông tin nhạy cảm được truyền qua văn bản rõ ràng qua mạng. Bạn có thể khắc phục vấn đề này bằng cách sử dụng Oracle Advanced </w:t>
      </w:r>
      <w:r w:rsidRPr="00C437F4">
        <w:rPr>
          <w:rFonts w:ascii="Arial" w:hAnsi="Arial" w:cs="Arial"/>
          <w:sz w:val="24"/>
          <w:szCs w:val="24"/>
        </w:rPr>
        <w:lastRenderedPageBreak/>
        <w:t>Security. Xem Hướng dẫn của quản trị viên bảo mật nâng cao cơ sở dữ liệu Oracle để biết thêm thông tin.</w:t>
      </w:r>
    </w:p>
    <w:p w14:paraId="007A1958" w14:textId="65DC16FA" w:rsidR="005A2410" w:rsidRDefault="005A2410" w:rsidP="005A2410">
      <w:pPr>
        <w:pStyle w:val="ListParagraph"/>
        <w:ind w:left="1440"/>
        <w:rPr>
          <w:rFonts w:ascii="Arial" w:hAnsi="Arial" w:cs="Arial"/>
          <w:sz w:val="24"/>
          <w:szCs w:val="24"/>
        </w:rPr>
      </w:pPr>
      <w:r w:rsidRPr="00C437F4">
        <w:rPr>
          <w:rFonts w:ascii="Arial" w:hAnsi="Arial" w:cs="Arial"/>
          <w:sz w:val="24"/>
          <w:szCs w:val="24"/>
        </w:rPr>
        <w:t>Ví dụ sau về việc thay đổi mật khẩu là an toàn vì mật khẩu không được hiển thị:</w:t>
      </w:r>
    </w:p>
    <w:p w14:paraId="476A4F2F" w14:textId="77777777" w:rsidR="009E5ED6" w:rsidRPr="00C437F4" w:rsidRDefault="009E5ED6" w:rsidP="005A2410">
      <w:pPr>
        <w:pStyle w:val="ListParagraph"/>
        <w:ind w:left="1440"/>
        <w:rPr>
          <w:rFonts w:ascii="Arial" w:hAnsi="Arial" w:cs="Arial"/>
          <w:sz w:val="24"/>
          <w:szCs w:val="24"/>
        </w:rPr>
      </w:pPr>
    </w:p>
    <w:p w14:paraId="672B0255"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password psmith</w:t>
      </w:r>
    </w:p>
    <w:p w14:paraId="78056E03"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Changing password for psmith</w:t>
      </w:r>
    </w:p>
    <w:p w14:paraId="035A6D6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New password: password</w:t>
      </w:r>
    </w:p>
    <w:p w14:paraId="3F244CF5" w14:textId="78C937D6" w:rsidR="005A2410" w:rsidRDefault="005A2410" w:rsidP="005A2410">
      <w:pPr>
        <w:ind w:left="1440"/>
        <w:rPr>
          <w:rFonts w:ascii="Arial" w:hAnsi="Arial" w:cs="Arial"/>
          <w:sz w:val="20"/>
          <w:szCs w:val="20"/>
        </w:rPr>
      </w:pPr>
      <w:r w:rsidRPr="00C437F4">
        <w:rPr>
          <w:rFonts w:ascii="Arial" w:hAnsi="Arial" w:cs="Arial"/>
          <w:sz w:val="20"/>
          <w:szCs w:val="20"/>
        </w:rPr>
        <w:t>Retype new password: password</w:t>
      </w:r>
    </w:p>
    <w:p w14:paraId="5A701004" w14:textId="77777777" w:rsidR="009E5ED6" w:rsidRPr="00C437F4" w:rsidRDefault="009E5ED6" w:rsidP="005A2410">
      <w:pPr>
        <w:ind w:left="1440"/>
        <w:rPr>
          <w:rFonts w:ascii="Arial" w:hAnsi="Arial" w:cs="Arial"/>
          <w:sz w:val="20"/>
          <w:szCs w:val="20"/>
        </w:rPr>
      </w:pPr>
    </w:p>
    <w:p w14:paraId="6EA9177C" w14:textId="475F794C" w:rsidR="005A2410" w:rsidRDefault="005A2410" w:rsidP="005A2410">
      <w:pPr>
        <w:ind w:left="1440"/>
        <w:rPr>
          <w:rFonts w:ascii="Arial" w:hAnsi="Arial" w:cs="Arial"/>
          <w:sz w:val="24"/>
          <w:szCs w:val="24"/>
        </w:rPr>
      </w:pPr>
      <w:r w:rsidRPr="00C437F4">
        <w:rPr>
          <w:rFonts w:ascii="Arial" w:hAnsi="Arial" w:cs="Arial"/>
          <w:sz w:val="24"/>
          <w:szCs w:val="24"/>
        </w:rPr>
        <w:t>Ví dụ này đặt ra một nguy cơ bảo mật vì mật khẩu được hiển thị cả ở dòng lệnh và trên mạng:</w:t>
      </w:r>
    </w:p>
    <w:p w14:paraId="34BD384C" w14:textId="77777777" w:rsidR="009E5ED6" w:rsidRPr="00C437F4" w:rsidRDefault="009E5ED6" w:rsidP="005A2410">
      <w:pPr>
        <w:ind w:left="1440"/>
        <w:rPr>
          <w:rFonts w:ascii="Arial" w:hAnsi="Arial" w:cs="Arial"/>
          <w:sz w:val="24"/>
          <w:szCs w:val="24"/>
        </w:rPr>
      </w:pPr>
    </w:p>
    <w:p w14:paraId="67F6F0F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ALTER USER psmith IDENTIFIED BY password</w:t>
      </w:r>
    </w:p>
    <w:p w14:paraId="078857B5"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cửa hàng mật khẩu bên ngoài</w:t>
      </w:r>
    </w:p>
    <w:p w14:paraId="33599D28" w14:textId="77777777" w:rsidR="009E5ED6"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 xml:space="preserve">Bạn có thể lưu trữ thông tin đăng nhập mật khẩu để kết nối với cơ sở dữ liệu bằng cách </w:t>
      </w:r>
    </w:p>
    <w:p w14:paraId="149971E7" w14:textId="11C852B0" w:rsidR="005A2410" w:rsidRDefault="005A2410" w:rsidP="009E5ED6">
      <w:pPr>
        <w:ind w:left="720"/>
        <w:rPr>
          <w:rFonts w:ascii="Arial" w:hAnsi="Arial" w:cs="Arial"/>
          <w:sz w:val="24"/>
          <w:szCs w:val="24"/>
        </w:rPr>
      </w:pPr>
      <w:r w:rsidRPr="00C437F4">
        <w:rPr>
          <w:rFonts w:ascii="Arial" w:hAnsi="Arial" w:cs="Arial"/>
          <w:sz w:val="24"/>
          <w:szCs w:val="24"/>
        </w:rPr>
        <w:t>sử dụng ví Oracle phía máy khách. Ví tiền của Oracle là một thùng chứa phần mềm bảo mật lưu trữ chứng thực và ký thông tin đăng nhập cần thiết để người dùng đăng nhập.</w:t>
      </w:r>
    </w:p>
    <w:p w14:paraId="0903A077" w14:textId="77777777" w:rsidR="009E5ED6" w:rsidRPr="00C437F4" w:rsidRDefault="009E5ED6" w:rsidP="005A2410">
      <w:pPr>
        <w:rPr>
          <w:rFonts w:ascii="Arial" w:hAnsi="Arial" w:cs="Arial"/>
          <w:sz w:val="24"/>
          <w:szCs w:val="24"/>
        </w:rPr>
      </w:pPr>
    </w:p>
    <w:p w14:paraId="5DB378C4" w14:textId="08B02D40" w:rsidR="005A2410" w:rsidRDefault="005A2410" w:rsidP="009E5ED6">
      <w:pPr>
        <w:ind w:left="720"/>
        <w:rPr>
          <w:rFonts w:ascii="Arial" w:hAnsi="Arial" w:cs="Arial"/>
          <w:sz w:val="24"/>
          <w:szCs w:val="24"/>
        </w:rPr>
      </w:pPr>
      <w:r w:rsidRPr="00C437F4">
        <w:rPr>
          <w:rFonts w:ascii="Arial" w:hAnsi="Arial" w:cs="Arial"/>
          <w:sz w:val="24"/>
          <w:szCs w:val="24"/>
        </w:rPr>
        <w:t>Xem "Quản lý kho mật khẩu bên ngoài bảo mật cho thông tin đăng nhập mật khẩu" trên trang 3-16 để biết thêm thông tin về cửa hàng mật khẩu an toàn bên ngoài. Xem thêm Hướng dẫn của quản trị viên bảo mật nâng cao cơ sở dữ liệu Oracle để biết thông tin về cách sử dụng Oracle Wallet Manager để cấu hình các ví Oracle.</w:t>
      </w:r>
    </w:p>
    <w:p w14:paraId="69C49A95" w14:textId="77777777" w:rsidR="009E5ED6" w:rsidRPr="00C437F4" w:rsidRDefault="009E5ED6" w:rsidP="005A2410">
      <w:pPr>
        <w:ind w:firstLine="720"/>
        <w:rPr>
          <w:rFonts w:ascii="Arial" w:hAnsi="Arial" w:cs="Arial"/>
          <w:sz w:val="24"/>
          <w:szCs w:val="24"/>
        </w:rPr>
      </w:pPr>
    </w:p>
    <w:p w14:paraId="492CECD7"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cách sử dụng tiện ích orapwd</w:t>
      </w:r>
    </w:p>
    <w:p w14:paraId="5B86D4B0" w14:textId="52662076" w:rsidR="005A2410" w:rsidRDefault="005A2410" w:rsidP="009E5ED6">
      <w:pPr>
        <w:ind w:left="720"/>
        <w:rPr>
          <w:rFonts w:ascii="Arial" w:hAnsi="Arial" w:cs="Arial"/>
          <w:sz w:val="24"/>
          <w:szCs w:val="24"/>
        </w:rPr>
      </w:pPr>
      <w:r w:rsidRPr="00C437F4">
        <w:rPr>
          <w:rFonts w:ascii="Arial" w:hAnsi="Arial" w:cs="Arial"/>
          <w:sz w:val="24"/>
          <w:szCs w:val="24"/>
        </w:rPr>
        <w:t>Bạn có thể tạo tệp mật khẩu cho người dùng cần kết nối với ứng dụng bằng đặc quyền SYSDBA hoặc SYSOPER qua mạng. Để tạo tệp mật khẩu, hãy sử dụng tiện ích ORAPWD. Xem Hướng dẫn của quản trị viên cơ sở dữ liệu Oracle để biết thêm thông tin về cách tạo và duy trì tệp mật khẩu.</w:t>
      </w:r>
    </w:p>
    <w:p w14:paraId="57F8AFC5" w14:textId="77777777" w:rsidR="009E5ED6" w:rsidRPr="00C437F4" w:rsidRDefault="009E5ED6" w:rsidP="005A2410">
      <w:pPr>
        <w:rPr>
          <w:rFonts w:ascii="Arial" w:hAnsi="Arial" w:cs="Arial"/>
          <w:sz w:val="24"/>
          <w:szCs w:val="24"/>
        </w:rPr>
      </w:pPr>
    </w:p>
    <w:p w14:paraId="5E9A42F2"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mật khẩu đọc trong Java</w:t>
      </w:r>
    </w:p>
    <w:p w14:paraId="5F07240A"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color w:val="4BACC6" w:themeColor="accent5"/>
          <w:sz w:val="24"/>
          <w:szCs w:val="24"/>
        </w:rPr>
        <w:t xml:space="preserve">Ví dụ 5-1 </w:t>
      </w:r>
      <w:r w:rsidRPr="00C437F4">
        <w:rPr>
          <w:rFonts w:ascii="Arial" w:hAnsi="Arial" w:cs="Arial"/>
          <w:sz w:val="24"/>
          <w:szCs w:val="24"/>
        </w:rPr>
        <w:t>minh họa cách tạo một gói Java có thể được sử dụng để đọc mật khẩu.</w:t>
      </w:r>
    </w:p>
    <w:p w14:paraId="2FFE8394" w14:textId="77777777" w:rsidR="005A2410" w:rsidRPr="00C437F4" w:rsidRDefault="005A2410" w:rsidP="005A2410">
      <w:pPr>
        <w:rPr>
          <w:rFonts w:ascii="Arial" w:hAnsi="Arial" w:cs="Arial"/>
          <w:b/>
          <w:sz w:val="24"/>
          <w:szCs w:val="24"/>
        </w:rPr>
      </w:pPr>
      <w:r w:rsidRPr="00C437F4">
        <w:rPr>
          <w:rFonts w:ascii="Arial" w:hAnsi="Arial" w:cs="Arial"/>
          <w:b/>
          <w:sz w:val="24"/>
          <w:szCs w:val="24"/>
        </w:rPr>
        <w:tab/>
        <w:t>Ví dụ 5-1 Mã Java để đọc mật khẩu</w:t>
      </w:r>
    </w:p>
    <w:p w14:paraId="520A867A" w14:textId="77777777" w:rsidR="005A2410" w:rsidRPr="00C437F4" w:rsidRDefault="005A2410" w:rsidP="005A2410">
      <w:pPr>
        <w:rPr>
          <w:rFonts w:ascii="Arial" w:hAnsi="Arial" w:cs="Arial"/>
          <w:sz w:val="20"/>
          <w:szCs w:val="20"/>
        </w:rPr>
      </w:pPr>
      <w:r w:rsidRPr="00C437F4">
        <w:rPr>
          <w:rFonts w:ascii="Arial" w:hAnsi="Arial" w:cs="Arial"/>
          <w:sz w:val="20"/>
          <w:szCs w:val="20"/>
        </w:rPr>
        <w:t>// Change the following line to a name for your version of this package</w:t>
      </w:r>
    </w:p>
    <w:p w14:paraId="78D5DB9F" w14:textId="77777777" w:rsidR="005A2410" w:rsidRPr="00C437F4" w:rsidRDefault="005A2410" w:rsidP="005A2410">
      <w:pPr>
        <w:rPr>
          <w:rFonts w:ascii="Arial" w:hAnsi="Arial" w:cs="Arial"/>
          <w:sz w:val="20"/>
          <w:szCs w:val="20"/>
        </w:rPr>
      </w:pPr>
      <w:r w:rsidRPr="00C437F4">
        <w:rPr>
          <w:rFonts w:ascii="Arial" w:hAnsi="Arial" w:cs="Arial"/>
          <w:sz w:val="20"/>
          <w:szCs w:val="20"/>
        </w:rPr>
        <w:t>package passwords.sysman.emSDK.util.signing;</w:t>
      </w:r>
    </w:p>
    <w:p w14:paraId="3F5752C8" w14:textId="77777777" w:rsidR="005A2410" w:rsidRPr="00C437F4" w:rsidRDefault="005A2410" w:rsidP="005A2410">
      <w:pPr>
        <w:rPr>
          <w:rFonts w:ascii="Arial" w:hAnsi="Arial" w:cs="Arial"/>
          <w:sz w:val="20"/>
          <w:szCs w:val="20"/>
        </w:rPr>
      </w:pPr>
    </w:p>
    <w:p w14:paraId="140F8B6A"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java.io.IOException;</w:t>
      </w:r>
    </w:p>
    <w:p w14:paraId="3364234C"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java.io.PrintStream;</w:t>
      </w:r>
    </w:p>
    <w:p w14:paraId="23AAE085"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java.io.PushbackInputStream;</w:t>
      </w:r>
    </w:p>
    <w:p w14:paraId="6D7413D9"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java.util.Arrays;</w:t>
      </w:r>
    </w:p>
    <w:p w14:paraId="192A5B4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FB83FD"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34033D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static readPassword method in this class issues a password prompt</w:t>
      </w:r>
    </w:p>
    <w:p w14:paraId="7B539C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on the console output and returns the char array password</w:t>
      </w:r>
    </w:p>
    <w:p w14:paraId="519DFE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entered by the user on the console input.</w:t>
      </w:r>
    </w:p>
    <w:p w14:paraId="353CE1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BAA056E" w14:textId="77777777" w:rsidR="005A2410" w:rsidRPr="00C437F4" w:rsidRDefault="005A2410" w:rsidP="005A2410">
      <w:pPr>
        <w:rPr>
          <w:rFonts w:ascii="Arial" w:hAnsi="Arial" w:cs="Arial"/>
          <w:sz w:val="20"/>
          <w:szCs w:val="20"/>
        </w:rPr>
      </w:pPr>
      <w:r w:rsidRPr="00C437F4">
        <w:rPr>
          <w:rFonts w:ascii="Arial" w:hAnsi="Arial" w:cs="Arial"/>
          <w:sz w:val="20"/>
          <w:szCs w:val="20"/>
        </w:rPr>
        <w:t>public final class ReadPassword {</w:t>
      </w:r>
    </w:p>
    <w:p w14:paraId="449F42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C7E8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2A48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Test driver for readPassword method.</w:t>
      </w:r>
    </w:p>
    <w:p w14:paraId="4D227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args the command line args</w:t>
      </w:r>
    </w:p>
    <w:p w14:paraId="3EC30D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F4F7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void main(String[] args) {</w:t>
      </w:r>
    </w:p>
    <w:p w14:paraId="5FC95E5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char[] pass = ReadPassword.readPassword("Enter password: ");</w:t>
      </w:r>
    </w:p>
    <w:p w14:paraId="4B344C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just entered is \""</w:t>
      </w:r>
    </w:p>
    <w:p w14:paraId="3077F17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new String(pass) + "\"");</w:t>
      </w:r>
    </w:p>
    <w:p w14:paraId="04776C7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length is " + pass.length);</w:t>
      </w:r>
    </w:p>
    <w:p w14:paraId="74893C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FE93660" w14:textId="77777777" w:rsidR="005A2410" w:rsidRPr="00C437F4" w:rsidRDefault="005A2410" w:rsidP="005A2410">
      <w:pPr>
        <w:rPr>
          <w:rFonts w:ascii="Arial" w:hAnsi="Arial" w:cs="Arial"/>
          <w:sz w:val="20"/>
          <w:szCs w:val="20"/>
        </w:rPr>
      </w:pPr>
      <w:r w:rsidRPr="00C437F4">
        <w:rPr>
          <w:rFonts w:ascii="Arial" w:hAnsi="Arial" w:cs="Arial"/>
          <w:sz w:val="20"/>
          <w:szCs w:val="20"/>
        </w:rPr>
        <w:t>* Issues a password prompt on the console output and returns</w:t>
      </w:r>
    </w:p>
    <w:p w14:paraId="40D7DB0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password entered by the user on the console input.</w:t>
      </w:r>
    </w:p>
    <w:p w14:paraId="33F9EF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password is not displayed on the console (chars are not echoed).</w:t>
      </w:r>
    </w:p>
    <w:p w14:paraId="166B091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As soon as the returned char array is not needed,</w:t>
      </w:r>
    </w:p>
    <w:p w14:paraId="2349B9F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it should be erased for security reasons (Arrays.fill(charArr, ' '));</w:t>
      </w:r>
    </w:p>
    <w:p w14:paraId="5E70DC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 password should never be stored as a java String.</w:t>
      </w:r>
    </w:p>
    <w:p w14:paraId="2ACAE0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0214B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Note that Java 6 has a Console class with a readPassword method,</w:t>
      </w:r>
    </w:p>
    <w:p w14:paraId="1EE24B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but there is no equivalent in Java 5 or Java 1.4.</w:t>
      </w:r>
    </w:p>
    <w:p w14:paraId="6A6850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readPassword method here is based on Sun's suggestions at</w:t>
      </w:r>
    </w:p>
    <w:p w14:paraId="3EECF9EF" w14:textId="77777777" w:rsidR="005A2410" w:rsidRPr="00C437F4" w:rsidRDefault="005A2410" w:rsidP="005A2410">
      <w:pPr>
        <w:rPr>
          <w:rFonts w:ascii="Arial" w:hAnsi="Arial" w:cs="Arial"/>
          <w:sz w:val="20"/>
          <w:szCs w:val="20"/>
        </w:rPr>
      </w:pPr>
      <w:r w:rsidRPr="00C437F4">
        <w:rPr>
          <w:rFonts w:ascii="Arial" w:hAnsi="Arial" w:cs="Arial"/>
          <w:sz w:val="20"/>
          <w:szCs w:val="20"/>
        </w:rPr>
        <w:t>* http://java.sun.com/developer/technicalArticles/Security/pwordmask.</w:t>
      </w:r>
    </w:p>
    <w:p w14:paraId="243D18E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6F1DA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prompt the password prompt to issue</w:t>
      </w:r>
    </w:p>
    <w:p w14:paraId="1747B1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new char array containing the password</w:t>
      </w:r>
    </w:p>
    <w:p w14:paraId="346577A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ACD7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CB97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final char[] readPassword(String prompt)</w:t>
      </w:r>
    </w:p>
    <w:p w14:paraId="058BB1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5B3671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2A454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StreamMasker masker = new StreamMasker(System.out, prompt);</w:t>
      </w:r>
    </w:p>
    <w:p w14:paraId="054BD7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 threadMasking = new Thread(masker);</w:t>
      </w:r>
    </w:p>
    <w:p w14:paraId="49A65B0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firstByte = -1;</w:t>
      </w:r>
    </w:p>
    <w:p w14:paraId="0DFE4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PushbackInputStream inStream = null;</w:t>
      </w:r>
    </w:p>
    <w:p w14:paraId="701142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3292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threadMasking.start();</w:t>
      </w:r>
    </w:p>
    <w:p w14:paraId="6C2C42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 = new PushbackInputStream(System.in);</w:t>
      </w:r>
    </w:p>
    <w:p w14:paraId="7901D8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firstByte = inStream.read();</w:t>
      </w:r>
    </w:p>
    <w:p w14:paraId="56D08A6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195B465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masker.stopMasking();</w:t>
      </w:r>
    </w:p>
    <w:p w14:paraId="5DA69A8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81F5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23C6F4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threadMasking.join();</w:t>
      </w:r>
    </w:p>
    <w:p w14:paraId="22A958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e) {</w:t>
      </w:r>
    </w:p>
    <w:p w14:paraId="55B5EB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RuntimeException("Interrupt occurred when reading password");</w:t>
      </w:r>
    </w:p>
    <w:p w14:paraId="3F19E55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F7F72F9" w14:textId="77777777" w:rsidR="005A2410" w:rsidRPr="00C437F4" w:rsidRDefault="005A2410" w:rsidP="005A2410">
      <w:pPr>
        <w:rPr>
          <w:rFonts w:ascii="Arial" w:hAnsi="Arial" w:cs="Arial"/>
          <w:sz w:val="20"/>
          <w:szCs w:val="20"/>
        </w:rPr>
      </w:pPr>
      <w:r w:rsidRPr="00C437F4">
        <w:rPr>
          <w:rFonts w:ascii="Arial" w:hAnsi="Arial" w:cs="Arial"/>
          <w:sz w:val="20"/>
          <w:szCs w:val="20"/>
        </w:rPr>
        <w:t>if (firstByte == -1) {</w:t>
      </w:r>
    </w:p>
    <w:p w14:paraId="376AA1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input ended unexpectedly");</w:t>
      </w:r>
    </w:p>
    <w:p w14:paraId="10CD620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58C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(System.out.checkError()) {</w:t>
      </w:r>
    </w:p>
    <w:p w14:paraId="4B69E59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password prompt output error");</w:t>
      </w:r>
    </w:p>
    <w:p w14:paraId="389963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7E1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inStream.unread(firstByte);</w:t>
      </w:r>
    </w:p>
    <w:p w14:paraId="53CC5F7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readLineSecure(inStream);</w:t>
      </w:r>
    </w:p>
    <w:p w14:paraId="627761D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F29B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catch (IOException e) {</w:t>
      </w:r>
    </w:p>
    <w:p w14:paraId="2E4C0D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36A527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8E22A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9145F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B366E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BCB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Reads one line from an input stream into a char array in a secure way</w:t>
      </w:r>
    </w:p>
    <w:p w14:paraId="3B0724C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suitable for reading a password.</w:t>
      </w:r>
    </w:p>
    <w:p w14:paraId="1C1A0E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will never contain a '\n' or '\r'.</w:t>
      </w:r>
    </w:p>
    <w:p w14:paraId="2EB5BC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F6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inStream the pushback input stream</w:t>
      </w:r>
    </w:p>
    <w:p w14:paraId="3E39FC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line as a char array, not including end-of-line-chars;</w:t>
      </w:r>
    </w:p>
    <w:p w14:paraId="5191860B"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 never null, but may be zero length array</w:t>
      </w:r>
    </w:p>
    <w:p w14:paraId="56D02C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B58BD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67C9135" w14:textId="77777777" w:rsidR="005A2410" w:rsidRPr="00C437F4" w:rsidRDefault="005A2410" w:rsidP="005A2410">
      <w:pPr>
        <w:rPr>
          <w:rFonts w:ascii="Arial" w:hAnsi="Arial" w:cs="Arial"/>
          <w:sz w:val="20"/>
          <w:szCs w:val="20"/>
        </w:rPr>
      </w:pPr>
      <w:r w:rsidRPr="00C437F4">
        <w:rPr>
          <w:rFonts w:ascii="Arial" w:hAnsi="Arial" w:cs="Arial"/>
          <w:sz w:val="20"/>
          <w:szCs w:val="20"/>
        </w:rPr>
        <w:t>private static final char[] readLineSecure(PushbackInputStream inStream)</w:t>
      </w:r>
    </w:p>
    <w:p w14:paraId="53DB8E5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8F0BBF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(inStream == null) {</w:t>
      </w:r>
    </w:p>
    <w:p w14:paraId="3668693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RuntimeException("readLineSecure inStream is null");</w:t>
      </w:r>
    </w:p>
    <w:p w14:paraId="5E9A604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36CDEE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2AF626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 = null;</w:t>
      </w:r>
    </w:p>
    <w:p w14:paraId="7D60307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E300D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new char[128];</w:t>
      </w:r>
    </w:p>
    <w:p w14:paraId="448425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offset = 0;</w:t>
      </w:r>
    </w:p>
    <w:p w14:paraId="1CA151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EOL is '\n' (unix), '\r\n' (windows), '\r' (mac)</w:t>
      </w:r>
    </w:p>
    <w:p w14:paraId="73C1E143" w14:textId="77777777" w:rsidR="005A2410" w:rsidRPr="00C437F4" w:rsidRDefault="005A2410" w:rsidP="005A2410">
      <w:pPr>
        <w:rPr>
          <w:rFonts w:ascii="Arial" w:hAnsi="Arial" w:cs="Arial"/>
          <w:sz w:val="20"/>
          <w:szCs w:val="20"/>
        </w:rPr>
      </w:pPr>
      <w:r w:rsidRPr="00C437F4">
        <w:rPr>
          <w:rFonts w:ascii="Arial" w:hAnsi="Arial" w:cs="Arial"/>
          <w:sz w:val="20"/>
          <w:szCs w:val="20"/>
        </w:rPr>
        <w:t>loop:</w:t>
      </w:r>
    </w:p>
    <w:p w14:paraId="6FEBC8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(true) {</w:t>
      </w:r>
    </w:p>
    <w:p w14:paraId="4369F0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 = inStream.read();</w:t>
      </w:r>
    </w:p>
    <w:p w14:paraId="5231071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switch (c) {</w:t>
      </w:r>
    </w:p>
    <w:p w14:paraId="3DE984B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-1:</w:t>
      </w:r>
    </w:p>
    <w:p w14:paraId="429499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'\n':</w:t>
      </w:r>
    </w:p>
    <w:p w14:paraId="59C7038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42DE905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'\r':</w:t>
      </w:r>
    </w:p>
    <w:p w14:paraId="6F53DB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c2 = inStream.read();</w:t>
      </w:r>
    </w:p>
    <w:p w14:paraId="7F0F26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((c2 != '\n') &amp;&amp; (c2 != -1))</w:t>
      </w:r>
    </w:p>
    <w:p w14:paraId="033D422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inStream.unread(c2);</w:t>
      </w:r>
    </w:p>
    <w:p w14:paraId="601F6E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30D0453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default:</w:t>
      </w:r>
    </w:p>
    <w:p w14:paraId="40FC81C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checkBuffer(buffer, offset);</w:t>
      </w:r>
    </w:p>
    <w:p w14:paraId="320AD87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buffer[offset++] = (char) c;</w:t>
      </w:r>
    </w:p>
    <w:p w14:paraId="651E9FF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w:t>
      </w:r>
    </w:p>
    <w:p w14:paraId="62EBF8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1A4BB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7AC31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result = new char[offset];</w:t>
      </w:r>
    </w:p>
    <w:p w14:paraId="23EE9C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result, 0, offset);</w:t>
      </w:r>
    </w:p>
    <w:p w14:paraId="13E720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result;</w:t>
      </w:r>
    </w:p>
    <w:p w14:paraId="24D122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6260B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finally {</w:t>
      </w:r>
    </w:p>
    <w:p w14:paraId="7C95114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(buffer != null)</w:t>
      </w:r>
    </w:p>
    <w:p w14:paraId="7DC3FB4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628C89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7917D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495500D" w14:textId="77777777" w:rsidR="005A2410" w:rsidRPr="00C437F4" w:rsidRDefault="005A2410" w:rsidP="005A2410">
      <w:pPr>
        <w:rPr>
          <w:rFonts w:ascii="Arial" w:hAnsi="Arial" w:cs="Arial"/>
          <w:sz w:val="20"/>
          <w:szCs w:val="20"/>
        </w:rPr>
      </w:pPr>
      <w:r w:rsidRPr="00C437F4">
        <w:rPr>
          <w:rFonts w:ascii="Arial" w:hAnsi="Arial" w:cs="Arial"/>
          <w:sz w:val="20"/>
          <w:szCs w:val="20"/>
        </w:rPr>
        <w:t>catch (IOException e) {</w:t>
      </w:r>
    </w:p>
    <w:p w14:paraId="1F2CE99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190A7B8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232E2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532F7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F5102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1E0376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is a helper method for readLineSecure.</w:t>
      </w:r>
    </w:p>
    <w:p w14:paraId="71BA70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6DDD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buffer the current char buffer</w:t>
      </w:r>
    </w:p>
    <w:p w14:paraId="49E5429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offset the current position in the buffer</w:t>
      </w:r>
    </w:p>
    <w:p w14:paraId="7B39B7B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the current buffer if it is not yet full;</w:t>
      </w:r>
    </w:p>
    <w:p w14:paraId="704994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otherwise return a larger buffer initialized with a copy</w:t>
      </w:r>
    </w:p>
    <w:p w14:paraId="51DEC5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of the current buffer and then erase the current buffer</w:t>
      </w:r>
    </w:p>
    <w:p w14:paraId="6A460D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1C7343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2218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char[] checkBuffer(char[] buffer, int offset)</w:t>
      </w:r>
    </w:p>
    <w:p w14:paraId="3FFE0F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w:t>
      </w:r>
    </w:p>
    <w:p w14:paraId="1094C7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C11DDF" w14:textId="77777777" w:rsidR="005A2410" w:rsidRPr="00C437F4" w:rsidRDefault="005A2410" w:rsidP="005A2410">
      <w:pPr>
        <w:rPr>
          <w:rFonts w:ascii="Arial" w:hAnsi="Arial" w:cs="Arial"/>
          <w:sz w:val="20"/>
          <w:szCs w:val="20"/>
        </w:rPr>
      </w:pPr>
      <w:r w:rsidRPr="00C437F4">
        <w:rPr>
          <w:rFonts w:ascii="Arial" w:hAnsi="Arial" w:cs="Arial"/>
          <w:sz w:val="20"/>
          <w:szCs w:val="20"/>
        </w:rPr>
        <w:t>if (buffer == null)</w:t>
      </w:r>
    </w:p>
    <w:p w14:paraId="29A3C2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buffer is null");</w:t>
      </w:r>
    </w:p>
    <w:p w14:paraId="0A5C8A0C"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if (offset &lt; 0)</w:t>
      </w:r>
    </w:p>
    <w:p w14:paraId="1B2898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offset is negative");</w:t>
      </w:r>
    </w:p>
    <w:p w14:paraId="7F5FB1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(offset &lt; buffer.length)</w:t>
      </w:r>
    </w:p>
    <w:p w14:paraId="151ED6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w:t>
      </w:r>
    </w:p>
    <w:p w14:paraId="5B08DA7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else {</w:t>
      </w:r>
    </w:p>
    <w:p w14:paraId="7DB30A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89F602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bufferNew = new char[offset + 128];</w:t>
      </w:r>
    </w:p>
    <w:p w14:paraId="7539725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bufferNew, 0, buffer.length);</w:t>
      </w:r>
    </w:p>
    <w:p w14:paraId="37E4653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bufferNew;</w:t>
      </w:r>
    </w:p>
    <w:p w14:paraId="500B171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5481A4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0C991F1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B16B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0B438E4"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1CF729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0F9D6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BA242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private class prints a one line prompt</w:t>
      </w:r>
    </w:p>
    <w:p w14:paraId="3ADF44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and erases reply chars echoed to the console.</w:t>
      </w:r>
    </w:p>
    <w:p w14:paraId="224689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7222E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class StreamMasker</w:t>
      </w:r>
    </w:p>
    <w:p w14:paraId="4561D6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extends Thread {</w:t>
      </w:r>
    </w:p>
    <w:p w14:paraId="55628A9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String BLANKS = StreamMasker.repeatChars(' ', 10);</w:t>
      </w:r>
    </w:p>
    <w:p w14:paraId="406A86B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m_promptOverwrite;</w:t>
      </w:r>
    </w:p>
    <w:p w14:paraId="51BECA2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m_setCursorToStart;</w:t>
      </w:r>
    </w:p>
    <w:p w14:paraId="1F5D684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PrintStream m_out;</w:t>
      </w:r>
    </w:p>
    <w:p w14:paraId="5D760A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volatile boolean m_doMasking;</w:t>
      </w:r>
    </w:p>
    <w:p w14:paraId="1489AF0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10D1E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67389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Constructor.</w:t>
      </w:r>
    </w:p>
    <w:p w14:paraId="65F2ED4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864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136E7E7" w14:textId="77777777" w:rsidR="005A2410" w:rsidRPr="00C437F4" w:rsidRDefault="005A2410" w:rsidP="005A2410">
      <w:pPr>
        <w:rPr>
          <w:rFonts w:ascii="Arial" w:hAnsi="Arial" w:cs="Arial"/>
          <w:sz w:val="20"/>
          <w:szCs w:val="20"/>
        </w:rPr>
      </w:pPr>
      <w:r w:rsidRPr="00C437F4">
        <w:rPr>
          <w:rFonts w:ascii="Arial" w:hAnsi="Arial" w:cs="Arial"/>
          <w:sz w:val="20"/>
          <w:szCs w:val="20"/>
        </w:rPr>
        <w:t>public StreamMasker(PrintStream outPrint, String prompt)</w:t>
      </w:r>
    </w:p>
    <w:p w14:paraId="726B54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A8AD73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(outPrint == null)</w:t>
      </w:r>
    </w:p>
    <w:p w14:paraId="5B7012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outPrint is null");</w:t>
      </w:r>
    </w:p>
    <w:p w14:paraId="757EF2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 == null)</w:t>
      </w:r>
    </w:p>
    <w:p w14:paraId="2218C77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is null");</w:t>
      </w:r>
    </w:p>
    <w:p w14:paraId="2BAA26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(prompt.indexOf('\r') != -1)</w:t>
      </w:r>
    </w:p>
    <w:p w14:paraId="39A08F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CR");</w:t>
      </w:r>
    </w:p>
    <w:p w14:paraId="5F9E84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(prompt.indexOf('\n') != -1)</w:t>
      </w:r>
    </w:p>
    <w:p w14:paraId="5F3FBBD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NL");</w:t>
      </w:r>
    </w:p>
    <w:p w14:paraId="2B16A0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 = outPrint;</w:t>
      </w:r>
    </w:p>
    <w:p w14:paraId="1E19C2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m_setCursorToStart = StreamMasker.repeatChars('\010',</w:t>
      </w:r>
    </w:p>
    <w:p w14:paraId="5D38FF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prompt.length() + BLANKS.length());</w:t>
      </w:r>
    </w:p>
    <w:p w14:paraId="6EC1A03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m_promptOverwrite = m_setCursorToStart + prompt + BLANKS</w:t>
      </w:r>
    </w:p>
    <w:p w14:paraId="152C623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m_setCursorToStart + prompt;</w:t>
      </w:r>
    </w:p>
    <w:p w14:paraId="62C13BD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A2168B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EBC1F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0BDA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Begin masking until asked to stop.</w:t>
      </w:r>
    </w:p>
    <w:p w14:paraId="4BBE9E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6AE036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8A8223" w14:textId="77777777" w:rsidR="005A2410" w:rsidRPr="00C437F4" w:rsidRDefault="005A2410" w:rsidP="005A2410">
      <w:pPr>
        <w:rPr>
          <w:rFonts w:ascii="Arial" w:hAnsi="Arial" w:cs="Arial"/>
          <w:sz w:val="20"/>
          <w:szCs w:val="20"/>
        </w:rPr>
      </w:pPr>
      <w:r w:rsidRPr="00C437F4">
        <w:rPr>
          <w:rFonts w:ascii="Arial" w:hAnsi="Arial" w:cs="Arial"/>
          <w:sz w:val="20"/>
          <w:szCs w:val="20"/>
        </w:rPr>
        <w:t>public void run()</w:t>
      </w:r>
    </w:p>
    <w:p w14:paraId="7AAF37E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EFF91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priorityOriginal = Thread.currentThread().getPriority();</w:t>
      </w:r>
    </w:p>
    <w:p w14:paraId="1D75F3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Thread.currentThread().setPriority(Thread.MAX_PRIORITY);</w:t>
      </w:r>
    </w:p>
    <w:p w14:paraId="5108FF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4F2B0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true;</w:t>
      </w:r>
    </w:p>
    <w:p w14:paraId="353340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(m_doMasking) {</w:t>
      </w:r>
    </w:p>
    <w:p w14:paraId="0A31EF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m_out.print(m_promptOverwrite);</w:t>
      </w:r>
    </w:p>
    <w:p w14:paraId="38CBD2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(m_out.checkError())</w:t>
      </w:r>
    </w:p>
    <w:p w14:paraId="7E4D700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throw new RuntimeException("Console output error writing prompt");</w:t>
      </w:r>
    </w:p>
    <w:p w14:paraId="7BCEF49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4D8AF67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Thread.currentThread().sleep(1);</w:t>
      </w:r>
    </w:p>
    <w:p w14:paraId="671EEF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ie) {</w:t>
      </w:r>
    </w:p>
    <w:p w14:paraId="28E835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Thread.currentThread().interrupt();</w:t>
      </w:r>
    </w:p>
    <w:p w14:paraId="6F5D96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w:t>
      </w:r>
    </w:p>
    <w:p w14:paraId="747432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8D2A1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392A77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m_out.print(m_setCursorToStart);</w:t>
      </w:r>
    </w:p>
    <w:p w14:paraId="1C2EA2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441F92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Thread.currentThread().setPriority(priorityOriginal);</w:t>
      </w:r>
    </w:p>
    <w:p w14:paraId="0A5490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2CD60"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42CDC6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B4D81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7939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Instructs the thread to stop masking.</w:t>
      </w:r>
    </w:p>
    <w:p w14:paraId="20A8DE3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6142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void stopMasking() {</w:t>
      </w:r>
    </w:p>
    <w:p w14:paraId="734EE72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false;</w:t>
      </w:r>
    </w:p>
    <w:p w14:paraId="3507DA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49E3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BB389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37806F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Returns a repeated char string.</w:t>
      </w:r>
    </w:p>
    <w:p w14:paraId="7EAF74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0FF6B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c the char to repeat</w:t>
      </w:r>
    </w:p>
    <w:p w14:paraId="7B77B5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length the number of times to repeat the char</w:t>
      </w:r>
    </w:p>
    <w:p w14:paraId="3A6D4C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E13C86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7FC39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String repeatChars(char c, int length)</w:t>
      </w:r>
    </w:p>
    <w:p w14:paraId="123EE5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1FAAF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(length &lt; 0)</w:t>
      </w:r>
    </w:p>
    <w:p w14:paraId="593D7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RuntimeException("repeatChars length is negative");</w:t>
      </w:r>
    </w:p>
    <w:p w14:paraId="25E359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StringBuffer sb = new StringBuffer(length);</w:t>
      </w:r>
    </w:p>
    <w:p w14:paraId="1DE981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for (int i = 0; i &lt; length; i++)</w:t>
      </w:r>
    </w:p>
    <w:p w14:paraId="221F0D0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sb.append(c);</w:t>
      </w:r>
    </w:p>
    <w:p w14:paraId="1C44867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sb.toString();</w:t>
      </w:r>
    </w:p>
    <w:p w14:paraId="0BE7357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FF9B1A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2019D8"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0F8C61B1"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đặc quyền ứng dụng</w:t>
      </w:r>
    </w:p>
    <w:p w14:paraId="178C7E32" w14:textId="0145E4C1" w:rsidR="005A2410" w:rsidRDefault="005A2410" w:rsidP="009E5ED6">
      <w:pPr>
        <w:ind w:left="720"/>
        <w:rPr>
          <w:rFonts w:ascii="Arial" w:hAnsi="Arial" w:cs="Arial"/>
          <w:sz w:val="24"/>
          <w:szCs w:val="24"/>
        </w:rPr>
      </w:pPr>
      <w:r w:rsidRPr="00C437F4">
        <w:rPr>
          <w:rFonts w:ascii="Arial" w:hAnsi="Arial" w:cs="Arial"/>
          <w:sz w:val="24"/>
          <w:szCs w:val="24"/>
        </w:rPr>
        <w:t>Hầu hết các ứng dụng cơ sở dữ liệu bao gồm các đặc quyền khác nhau trên các đối tượng lược đồ khác nhau Việc theo dõi các đặc quyền được yêu cầu cho mỗi ứng dụng có thể phức tạp. Ngoài ra, việc cho phép người dùng chạy một ứng dụng có thể liên quan đến nhiều hoạt động GRANT.</w:t>
      </w:r>
    </w:p>
    <w:p w14:paraId="71657DB4" w14:textId="77777777" w:rsidR="009E5ED6" w:rsidRPr="00C437F4" w:rsidRDefault="009E5ED6" w:rsidP="005A2410">
      <w:pPr>
        <w:ind w:firstLine="720"/>
        <w:rPr>
          <w:rFonts w:ascii="Arial" w:hAnsi="Arial" w:cs="Arial"/>
          <w:sz w:val="24"/>
          <w:szCs w:val="24"/>
        </w:rPr>
      </w:pPr>
    </w:p>
    <w:p w14:paraId="03D2152A" w14:textId="05E6A07D" w:rsidR="005A2410" w:rsidRDefault="005A2410" w:rsidP="009E5ED6">
      <w:pPr>
        <w:ind w:left="720"/>
        <w:rPr>
          <w:rFonts w:ascii="Arial" w:hAnsi="Arial" w:cs="Arial"/>
          <w:sz w:val="24"/>
          <w:szCs w:val="24"/>
        </w:rPr>
      </w:pPr>
      <w:r w:rsidRPr="00C437F4">
        <w:rPr>
          <w:rFonts w:ascii="Arial" w:hAnsi="Arial" w:cs="Arial"/>
          <w:sz w:val="24"/>
          <w:szCs w:val="24"/>
        </w:rPr>
        <w:t>Để đơn giản hóa việc quản lý đặc quyền ứng dụng, bạn có thể tạo một vai trò cho mỗi ứng dụng và cấp vai trò đó tất cả các đặc quyền mà người dùng phải chạy ứng dụng. Trong thực tế, một ứng dụng có thể có một số vai trò, mỗi ứng dụng được cấp một tập con đặc quyền cụ thể cho phép các khả năng lớn hơn hoặc ít hơn trong khi chạy ứng dụng.</w:t>
      </w:r>
    </w:p>
    <w:p w14:paraId="7BA796FA" w14:textId="77777777" w:rsidR="009E5ED6" w:rsidRPr="00C437F4" w:rsidRDefault="009E5ED6" w:rsidP="005A2410">
      <w:pPr>
        <w:ind w:firstLine="720"/>
        <w:rPr>
          <w:rFonts w:ascii="Arial" w:hAnsi="Arial" w:cs="Arial"/>
          <w:sz w:val="24"/>
          <w:szCs w:val="24"/>
        </w:rPr>
      </w:pPr>
    </w:p>
    <w:p w14:paraId="2D82AD4C" w14:textId="5D5286CF" w:rsidR="005A2410" w:rsidRDefault="005A2410" w:rsidP="009E5ED6">
      <w:pPr>
        <w:ind w:left="720"/>
        <w:rPr>
          <w:rFonts w:ascii="Arial" w:hAnsi="Arial" w:cs="Arial"/>
          <w:sz w:val="24"/>
          <w:szCs w:val="24"/>
        </w:rPr>
      </w:pPr>
      <w:r w:rsidRPr="00C437F4">
        <w:rPr>
          <w:rFonts w:ascii="Arial" w:hAnsi="Arial" w:cs="Arial"/>
          <w:sz w:val="24"/>
          <w:szCs w:val="24"/>
        </w:rPr>
        <w:t>Ví dụ, giả sử mọi trợ lý hành chính sử dụng ứng dụng Nghỉ để ghi lại các kỳ nghỉ được thực hiện bởi các thành viên của bộ phận. Để quản lý tốt nhất ứng dụng này, bạn nên:</w:t>
      </w:r>
    </w:p>
    <w:p w14:paraId="420AA145" w14:textId="77777777" w:rsidR="009E5ED6" w:rsidRPr="00C437F4" w:rsidRDefault="009E5ED6" w:rsidP="005A2410">
      <w:pPr>
        <w:ind w:firstLine="720"/>
        <w:rPr>
          <w:rFonts w:ascii="Arial" w:hAnsi="Arial" w:cs="Arial"/>
          <w:sz w:val="24"/>
          <w:szCs w:val="24"/>
        </w:rPr>
      </w:pPr>
    </w:p>
    <w:p w14:paraId="093F0990"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VACATION.</w:t>
      </w:r>
    </w:p>
    <w:p w14:paraId="525EA1B1"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tất cả các đặc quyền theo yêu cầu của ứng dụng Nghỉ vào vai trò VACATION.</w:t>
      </w:r>
    </w:p>
    <w:p w14:paraId="136DEEFA"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lastRenderedPageBreak/>
        <w:t>Cấp vai trò VACATION cho tất cả các trợ lý hành chính. Tốt hơn, tạo một vai trò xác định các đặc quyền mà các trợ lý hành chính có, và sau đó cấp vai trò VACATION cho vai trò đó.</w:t>
      </w:r>
    </w:p>
    <w:p w14:paraId="7B75A0F8"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Đặc quyền ứng dụng nhóm trong vai trò hỗ trợ quản lý đặc quyền. Xem xét các tùy chọn quản trị sau:</w:t>
      </w:r>
    </w:p>
    <w:p w14:paraId="6AAD341D"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vai trò, thay vì nhiều đặc quyền riêng lẻ cho những người dùng chạy ứng dụng đó. Sau đó, khi nhân viên thay đổi công việc, bạn cần cấp hoặc thu hồi chỉ một vai trò, thay vì nhiều đặc quyền.</w:t>
      </w:r>
    </w:p>
    <w:p w14:paraId="11B53DA4"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thay đổi các đặc quyền liên kết với một ứng dụng bằng cách chỉ sửa đổi các đặc quyền được cấp cho vai trò, thay vì các đặc quyền được giữ bởi tất cả người dùng của ứng dụng.</w:t>
      </w:r>
    </w:p>
    <w:p w14:paraId="710A6EC7"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các đặc quyền cần thiết để chạy một ứng dụng cụ thể bằng cách truy vấn các khung nhìn từ điển dữ liệu ROLE_TAB_PRIVS và ROLE_SYS_PRIVS.</w:t>
      </w:r>
    </w:p>
    <w:p w14:paraId="3848BCF5" w14:textId="4BCE37F4" w:rsidR="005A2410"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người dùng nào có đặc quyền trên ứng dụng nào bằng cách truy vấn chế độ xem từ điển dữ liệu DBA_ROLE_PRIVS.</w:t>
      </w:r>
    </w:p>
    <w:p w14:paraId="414560FC" w14:textId="77777777" w:rsidR="009E5ED6" w:rsidRPr="00C437F4" w:rsidRDefault="009E5ED6" w:rsidP="006F7931">
      <w:pPr>
        <w:pStyle w:val="ListParagraph"/>
        <w:widowControl/>
        <w:numPr>
          <w:ilvl w:val="0"/>
          <w:numId w:val="174"/>
        </w:numPr>
        <w:autoSpaceDE/>
        <w:autoSpaceDN/>
        <w:spacing w:before="0" w:after="160" w:line="259" w:lineRule="auto"/>
        <w:contextualSpacing/>
        <w:rPr>
          <w:rFonts w:ascii="Arial" w:hAnsi="Arial" w:cs="Arial"/>
          <w:sz w:val="24"/>
          <w:szCs w:val="24"/>
        </w:rPr>
      </w:pPr>
    </w:p>
    <w:p w14:paraId="5985D5CC" w14:textId="77777777" w:rsidR="005A2410" w:rsidRPr="00C437F4" w:rsidRDefault="005A2410" w:rsidP="005A2410">
      <w:pPr>
        <w:pStyle w:val="ListParagraph"/>
        <w:ind w:left="1440"/>
        <w:rPr>
          <w:rFonts w:ascii="Arial" w:hAnsi="Arial" w:cs="Arial"/>
          <w:b/>
          <w:sz w:val="24"/>
          <w:szCs w:val="24"/>
        </w:rPr>
      </w:pPr>
      <w:r w:rsidRPr="00C437F4">
        <w:rPr>
          <w:rFonts w:ascii="Arial" w:hAnsi="Arial" w:cs="Arial"/>
          <w:b/>
          <w:sz w:val="24"/>
          <w:szCs w:val="24"/>
        </w:rPr>
        <w:t>Xem thêm:</w:t>
      </w:r>
    </w:p>
    <w:p w14:paraId="7E67E84B"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Chương 4, "</w:t>
      </w:r>
      <w:r w:rsidRPr="00C437F4">
        <w:rPr>
          <w:rFonts w:ascii="Arial" w:hAnsi="Arial" w:cs="Arial"/>
          <w:color w:val="4BACC6" w:themeColor="accent5"/>
          <w:sz w:val="24"/>
          <w:szCs w:val="24"/>
        </w:rPr>
        <w:t>Cấu hình đặc quyền và vai trò ủy quyền</w:t>
      </w:r>
      <w:r w:rsidRPr="00C437F4">
        <w:rPr>
          <w:rFonts w:ascii="Arial" w:hAnsi="Arial" w:cs="Arial"/>
          <w:sz w:val="24"/>
          <w:szCs w:val="24"/>
        </w:rPr>
        <w:t>" cho một cuộc thảo luận đầy đủ về tạo, cho phép và vô hiệu hóa các vai trò, và cấp và thu hồi các đặc quyền</w:t>
      </w:r>
    </w:p>
    <w:p w14:paraId="734788BE"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Tìm thông tin về đặc quyền và vai trò của người dùng</w:t>
      </w:r>
      <w:r w:rsidRPr="00C437F4">
        <w:rPr>
          <w:rFonts w:ascii="Arial" w:hAnsi="Arial" w:cs="Arial"/>
          <w:sz w:val="24"/>
          <w:szCs w:val="24"/>
        </w:rPr>
        <w:t>" trên trang 4-71 để biết thêm thông tin về việc sử dụng bảo mật của chế độ xem từ điển dữ liệu ROLE_TAB_PRIVS, ROLE_SYS_PRIVS và DBA_ROLE_PRIVS</w:t>
      </w:r>
    </w:p>
    <w:p w14:paraId="1A55D8D6"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Tạo vai trò ứng dụng bảo mật để kiểm soát quyền truy cập vào ứng dụng</w:t>
      </w:r>
    </w:p>
    <w:p w14:paraId="6A6C4E4D" w14:textId="078F26BD" w:rsidR="005A2410" w:rsidRDefault="005A2410" w:rsidP="009E5ED6">
      <w:pPr>
        <w:ind w:left="720"/>
        <w:rPr>
          <w:rFonts w:ascii="Arial" w:hAnsi="Arial" w:cs="Arial"/>
          <w:sz w:val="24"/>
          <w:szCs w:val="24"/>
        </w:rPr>
      </w:pPr>
      <w:r w:rsidRPr="00C437F4">
        <w:rPr>
          <w:rFonts w:ascii="Arial" w:hAnsi="Arial" w:cs="Arial"/>
          <w:sz w:val="24"/>
          <w:szCs w:val="24"/>
        </w:rPr>
        <w:t>Như đã giải thích trong "</w:t>
      </w:r>
      <w:r w:rsidRPr="00C437F4">
        <w:rPr>
          <w:rFonts w:ascii="Arial" w:hAnsi="Arial" w:cs="Arial"/>
          <w:color w:val="4BACC6" w:themeColor="accent5"/>
          <w:sz w:val="24"/>
          <w:szCs w:val="24"/>
        </w:rPr>
        <w:t>Bảo vệ đặc quyền vai trò bằng cách sử dụng Vai trò ứng dụng bảo mật</w:t>
      </w:r>
      <w:r w:rsidRPr="00C437F4">
        <w:rPr>
          <w:rFonts w:ascii="Arial" w:hAnsi="Arial" w:cs="Arial"/>
          <w:sz w:val="24"/>
          <w:szCs w:val="24"/>
        </w:rPr>
        <w:t>" trên trang 4-22, vai trò ứng dụng an toàn là vai trò chỉ được kích hoạt thông qua gói hoặc thủ tục PL / SQL liên quan của nó. Gói này định nghĩa chính sách cần thiết để kiểm soát quyền truy cập vào một ứng dụng.</w:t>
      </w:r>
      <w:r w:rsidRPr="00C437F4">
        <w:rPr>
          <w:rFonts w:ascii="Arial" w:hAnsi="Arial" w:cs="Arial"/>
          <w:sz w:val="24"/>
          <w:szCs w:val="24"/>
        </w:rPr>
        <w:tab/>
      </w:r>
    </w:p>
    <w:p w14:paraId="19CDE599" w14:textId="77777777" w:rsidR="009E5ED6" w:rsidRPr="00C437F4" w:rsidRDefault="009E5ED6" w:rsidP="009E5ED6">
      <w:pPr>
        <w:ind w:left="720"/>
        <w:rPr>
          <w:rFonts w:ascii="Arial" w:hAnsi="Arial" w:cs="Arial"/>
          <w:sz w:val="24"/>
          <w:szCs w:val="24"/>
        </w:rPr>
      </w:pPr>
    </w:p>
    <w:p w14:paraId="5804C18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8144EA"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1: Tạo vai trò ứng dụng bảo mật</w:t>
      </w:r>
    </w:p>
    <w:p w14:paraId="7F3D9BEC"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2: Tạo một gói PL / SQL để xác định chính sách truy cập cho ứng dụng</w:t>
      </w:r>
    </w:p>
    <w:p w14:paraId="7993A18B"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bảo mật cơ sở dữ liệu Oracle 2 ngày + hướng dẫn về cách tạo vai trò ứng dụng bảo mật</w:t>
      </w:r>
    </w:p>
    <w:p w14:paraId="2FA95898" w14:textId="77777777" w:rsidR="005A2410" w:rsidRPr="00C437F4" w:rsidRDefault="005A2410" w:rsidP="005A2410">
      <w:pPr>
        <w:rPr>
          <w:rFonts w:ascii="Arial" w:hAnsi="Arial" w:cs="Arial"/>
          <w:b/>
          <w:sz w:val="36"/>
          <w:szCs w:val="36"/>
        </w:rPr>
      </w:pPr>
      <w:r w:rsidRPr="00C437F4">
        <w:rPr>
          <w:rFonts w:ascii="Arial" w:hAnsi="Arial" w:cs="Arial"/>
          <w:b/>
          <w:sz w:val="36"/>
          <w:szCs w:val="36"/>
        </w:rPr>
        <w:t>Bước 1: Tạo vai trò ứng dụng bảo mật</w:t>
      </w:r>
    </w:p>
    <w:p w14:paraId="0EB885E1" w14:textId="2C67C117" w:rsidR="005A2410" w:rsidRDefault="005A2410" w:rsidP="009E5ED6">
      <w:pPr>
        <w:ind w:left="720"/>
        <w:rPr>
          <w:rFonts w:ascii="Arial" w:hAnsi="Arial" w:cs="Arial"/>
          <w:sz w:val="24"/>
          <w:szCs w:val="24"/>
        </w:rPr>
      </w:pPr>
      <w:r w:rsidRPr="00C437F4">
        <w:rPr>
          <w:rFonts w:ascii="Arial" w:hAnsi="Arial" w:cs="Arial"/>
          <w:sz w:val="24"/>
          <w:szCs w:val="24"/>
        </w:rPr>
        <w:t>Bạn tạo một vai trò ứng dụng an toàn bằng cách sử dụng câu lệnh SQL CREATE ROLE với mệnh đề USENT IDEDIFIED USING. Bạn phải có đặc quyền hệ thống CREATE ROLE để thực thi câu lệnh này.</w:t>
      </w:r>
    </w:p>
    <w:p w14:paraId="5F6C459C" w14:textId="77777777" w:rsidR="009E5ED6" w:rsidRPr="00C437F4" w:rsidRDefault="009E5ED6" w:rsidP="005A2410">
      <w:pPr>
        <w:rPr>
          <w:rFonts w:ascii="Arial" w:hAnsi="Arial" w:cs="Arial"/>
          <w:sz w:val="24"/>
          <w:szCs w:val="24"/>
        </w:rPr>
      </w:pPr>
    </w:p>
    <w:p w14:paraId="57F4C73A" w14:textId="01089C4C" w:rsidR="005A2410" w:rsidRDefault="005A2410" w:rsidP="005A2410">
      <w:pPr>
        <w:rPr>
          <w:rFonts w:ascii="Arial" w:hAnsi="Arial" w:cs="Arial"/>
          <w:sz w:val="24"/>
          <w:szCs w:val="24"/>
        </w:rPr>
      </w:pPr>
      <w:r w:rsidRPr="00C437F4">
        <w:rPr>
          <w:rFonts w:ascii="Arial" w:hAnsi="Arial" w:cs="Arial"/>
          <w:sz w:val="24"/>
          <w:szCs w:val="24"/>
        </w:rPr>
        <w:tab/>
        <w:t>Ví dụ: để tạo vai trò ứng dụng bảo mật có tên hr_admin được liên kết với gói s</w:t>
      </w:r>
      <w:r w:rsidR="009E5ED6">
        <w:rPr>
          <w:rFonts w:ascii="Arial" w:hAnsi="Arial" w:cs="Arial"/>
          <w:sz w:val="24"/>
          <w:szCs w:val="24"/>
        </w:rPr>
        <w:tab/>
      </w:r>
      <w:r w:rsidRPr="00C437F4">
        <w:rPr>
          <w:rFonts w:ascii="Arial" w:hAnsi="Arial" w:cs="Arial"/>
          <w:sz w:val="24"/>
          <w:szCs w:val="24"/>
        </w:rPr>
        <w:t>ec_mgr.hr_admin, hãy làm theo các bước sau:</w:t>
      </w:r>
    </w:p>
    <w:p w14:paraId="05F7A206" w14:textId="77777777" w:rsidR="009E5ED6" w:rsidRPr="00C437F4" w:rsidRDefault="009E5ED6" w:rsidP="005A2410">
      <w:pPr>
        <w:rPr>
          <w:rFonts w:ascii="Arial" w:hAnsi="Arial" w:cs="Arial"/>
          <w:sz w:val="24"/>
          <w:szCs w:val="24"/>
        </w:rPr>
      </w:pPr>
    </w:p>
    <w:p w14:paraId="648BE8A4"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ứng dụng bảo mật như sau:</w:t>
      </w:r>
    </w:p>
    <w:p w14:paraId="6668BCF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ROLE hr_admin IDENTIFIED USING sec_mgr.hr_admin_role_check;</w:t>
      </w:r>
    </w:p>
    <w:p w14:paraId="5B26EE7B" w14:textId="77777777" w:rsidR="005A2410" w:rsidRPr="00C437F4" w:rsidRDefault="005A2410" w:rsidP="005A2410">
      <w:pPr>
        <w:rPr>
          <w:rFonts w:ascii="Arial" w:hAnsi="Arial" w:cs="Arial"/>
          <w:sz w:val="24"/>
          <w:szCs w:val="24"/>
        </w:rPr>
      </w:pPr>
      <w:r w:rsidRPr="00C437F4">
        <w:rPr>
          <w:rFonts w:ascii="Arial" w:hAnsi="Arial" w:cs="Arial"/>
          <w:sz w:val="20"/>
          <w:szCs w:val="20"/>
        </w:rPr>
        <w:lastRenderedPageBreak/>
        <w:tab/>
      </w:r>
      <w:r w:rsidRPr="00C437F4">
        <w:rPr>
          <w:rFonts w:ascii="Arial" w:hAnsi="Arial" w:cs="Arial"/>
          <w:sz w:val="24"/>
          <w:szCs w:val="24"/>
        </w:rPr>
        <w:tab/>
        <w:t>Câu lệnh này cho biết:</w:t>
      </w:r>
    </w:p>
    <w:p w14:paraId="7F97C3D7"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 role hr_admin to be created is a secure application role.</w:t>
      </w:r>
    </w:p>
    <w:p w14:paraId="7C41032B"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chỉ có thể được kích hoạt bởi các mô đun được xác định bên trong thủ tục PL / SQL sec_mgr.hr_admin_role_check. Ở giai đoạn này, thủ tục này không cần phải tồn tại; "Bước 2: Tạo Gói PL / SQL để Xác định Chính sách Truy cập cho Ứng dụng" trên trang 5-13 giải thích cách tạo gói hoặc thủ tục.</w:t>
      </w:r>
    </w:p>
    <w:p w14:paraId="65237065"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vai trò ứng dụng bảo mật các đặc quyền bạn thường kết hợp với vai trò này.</w:t>
      </w:r>
    </w:p>
    <w:p w14:paraId="1B9BC29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 để cấp các đặc quyền SELECT, INSERT, UPDATE và DELETE của hr_admin trên bảng HR.EMPLOYEES, bạn nhập câu lệnh sau: GRANT SELECT, INSERT, UPDATE, DELETE ON HR.EMPLOYEES TO hr_admin;</w:t>
      </w:r>
    </w:p>
    <w:p w14:paraId="4183C90E" w14:textId="46C3E8AE" w:rsidR="005A2410" w:rsidRPr="00C437F4" w:rsidRDefault="005A2410" w:rsidP="009E5ED6">
      <w:pPr>
        <w:pStyle w:val="ListParagraph"/>
        <w:ind w:left="1080" w:firstLine="0"/>
        <w:rPr>
          <w:rFonts w:ascii="Arial" w:hAnsi="Arial" w:cs="Arial"/>
          <w:sz w:val="24"/>
          <w:szCs w:val="24"/>
        </w:rPr>
      </w:pPr>
      <w:r w:rsidRPr="00C437F4">
        <w:rPr>
          <w:rFonts w:ascii="Arial" w:hAnsi="Arial" w:cs="Arial"/>
          <w:sz w:val="24"/>
          <w:szCs w:val="24"/>
        </w:rPr>
        <w:t>Không cấp vai trò trực tiếp cho người dùng. Thủ tục hoặc gói PL / SQL thực hiệ</w:t>
      </w:r>
      <w:r w:rsidR="009E5ED6">
        <w:rPr>
          <w:rFonts w:ascii="Arial" w:hAnsi="Arial" w:cs="Arial"/>
          <w:sz w:val="24"/>
          <w:szCs w:val="24"/>
        </w:rPr>
        <w:t xml:space="preserve">n </w:t>
      </w:r>
      <w:r w:rsidRPr="00C437F4">
        <w:rPr>
          <w:rFonts w:ascii="Arial" w:hAnsi="Arial" w:cs="Arial"/>
          <w:sz w:val="24"/>
          <w:szCs w:val="24"/>
        </w:rPr>
        <w:t>điều đó cho bạn, giả sử người dùng chuyển các chính sách bảo mật của nó.</w:t>
      </w:r>
    </w:p>
    <w:p w14:paraId="77C50782" w14:textId="77777777" w:rsidR="005A2410" w:rsidRPr="00C437F4" w:rsidRDefault="005A2410" w:rsidP="005A2410">
      <w:pPr>
        <w:rPr>
          <w:rFonts w:ascii="Arial" w:hAnsi="Arial" w:cs="Arial"/>
          <w:b/>
          <w:sz w:val="36"/>
          <w:szCs w:val="36"/>
        </w:rPr>
      </w:pPr>
      <w:r w:rsidRPr="00C437F4">
        <w:rPr>
          <w:rFonts w:ascii="Arial" w:hAnsi="Arial" w:cs="Arial"/>
          <w:b/>
          <w:sz w:val="36"/>
          <w:szCs w:val="36"/>
        </w:rPr>
        <w:t>Step 2: Create a PL/SQL Package to Define the Access Policy for the Application</w:t>
      </w:r>
    </w:p>
    <w:p w14:paraId="5CBDF5DE" w14:textId="0FA2682D" w:rsidR="005A2410" w:rsidRDefault="005A2410" w:rsidP="009E5ED6">
      <w:pPr>
        <w:ind w:left="720"/>
        <w:rPr>
          <w:rFonts w:ascii="Arial" w:hAnsi="Arial" w:cs="Arial"/>
          <w:sz w:val="24"/>
          <w:szCs w:val="24"/>
        </w:rPr>
      </w:pPr>
      <w:r w:rsidRPr="00C437F4">
        <w:rPr>
          <w:rFonts w:ascii="Arial" w:hAnsi="Arial" w:cs="Arial"/>
          <w:sz w:val="24"/>
          <w:szCs w:val="24"/>
        </w:rPr>
        <w:t>Để bật hoặc tắt vai trò ứng dụng bảo mật, bạn tạo các chính sách bảo mật của vai trò trong một gói PL / SQL. Bạn cũng có thể tạo một quy trình riêng để thực hiện việc này, nhưng một gói cho phép bạn nhóm một tập hợp các thủ tục với nhau. Điều này cho phép bạn nhóm một tập hợp các chính sách được sử dụng cùng nhau, trình bày một chiến lược bảo mật vững chắc để bảo vệ các ứng dụng của bạn. Đối với người dùng (hoặc những kẻ xâm nhập tiềm năng) không thực hiện được các chính sách bảo mật, bạn có thể thêm kiểm tra kiểm tra vào gói để ghi lại lỗi. Thông thường, bạn tạo gói này trong lược đồ của quản trị viên bảo mật.</w:t>
      </w:r>
    </w:p>
    <w:p w14:paraId="5628AFFB" w14:textId="77777777" w:rsidR="009E5ED6" w:rsidRPr="00C437F4" w:rsidRDefault="009E5ED6" w:rsidP="005A2410">
      <w:pPr>
        <w:rPr>
          <w:rFonts w:ascii="Arial" w:hAnsi="Arial" w:cs="Arial"/>
          <w:sz w:val="24"/>
          <w:szCs w:val="24"/>
        </w:rPr>
      </w:pPr>
    </w:p>
    <w:p w14:paraId="7E8E385C"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gói hoặc thủ tục phải thực hiện như sau:</w:t>
      </w:r>
    </w:p>
    <w:p w14:paraId="31152526"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Phải sử dụng quyền của người được phép để kích hoạt vai trò</w:t>
      </w:r>
      <w:r w:rsidRPr="00C437F4">
        <w:rPr>
          <w:rFonts w:ascii="Arial" w:hAnsi="Arial" w:cs="Arial"/>
          <w:sz w:val="24"/>
          <w:szCs w:val="24"/>
        </w:rPr>
        <w:t>. Để tạo gói bằng quyền của người được mời, bạn phải đặt thuộc tính AUTHID thành CURRENT_USER. Bạn không thể tạo gói bằng cách sử dụng quyền của người hủy.</w:t>
      </w:r>
    </w:p>
    <w:p w14:paraId="133EE2DF"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quyền và quyền của người hủy cuộc gọi, hãy xem Tham chiếu ngôn ngữ PL / SQL của Cơ sở dữ liệu Oracle.</w:t>
      </w:r>
    </w:p>
    <w:p w14:paraId="6E924419"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bao gồm một hoặc nhiều kiểm tra bảo mật để xác thực người dùng</w:t>
      </w:r>
      <w:r w:rsidRPr="00C437F4">
        <w:rPr>
          <w:rFonts w:ascii="Arial" w:hAnsi="Arial" w:cs="Arial"/>
          <w:sz w:val="24"/>
          <w:szCs w:val="24"/>
        </w:rPr>
        <w:t>. Một cách để xác thực người dùng là sử dụng hàm SYS_CONTEXT SQL. Xem Tham khảo ngôn ngữ SQL cơ sở dữ liệu Oracle để biết thêm thông tin về SYS_CONTEXT. Để tìm thông tin phiên cho người dùng, bạn có thể sử dụng SYS_CONTEXT với ngữ cảnh ứng dụng. Xem Chương 6, "</w:t>
      </w:r>
      <w:r w:rsidRPr="00C437F4">
        <w:rPr>
          <w:rFonts w:ascii="Arial" w:hAnsi="Arial" w:cs="Arial"/>
          <w:color w:val="4BACC6" w:themeColor="accent5"/>
          <w:sz w:val="24"/>
          <w:szCs w:val="24"/>
        </w:rPr>
        <w:t>Sử dụng các bối cảnh ứng dụng để truy xuất thông tin người dùng</w:t>
      </w:r>
      <w:r w:rsidRPr="00C437F4">
        <w:rPr>
          <w:rFonts w:ascii="Arial" w:hAnsi="Arial" w:cs="Arial"/>
          <w:sz w:val="24"/>
          <w:szCs w:val="24"/>
        </w:rPr>
        <w:t>" để biết chi tiết.</w:t>
      </w:r>
    </w:p>
    <w:p w14:paraId="7C4B7108"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phát hành câu lệnh SQL SET SETE hoặc thủ tục DBMS_SESSION.SET_ROLE khi người dùng vượt qua các kiểm tra bảo mật</w:t>
      </w:r>
      <w:r w:rsidRPr="00C437F4">
        <w:rPr>
          <w:rFonts w:ascii="Arial" w:hAnsi="Arial" w:cs="Arial"/>
          <w:sz w:val="24"/>
          <w:szCs w:val="24"/>
        </w:rPr>
        <w:t>. Vì bạn tạo gói bằng quyền của người gọi, bạn phải đặt vai trò bằng cách phát hành câu lệnh SQL SET ROLE hoặc thủ tục DBMS_SESSION.SET_ROLE. (Tuy nhiên, bạn không thể sử dụng câu lệnh SET ROLE ALL cho kiểu hỗ trợ vai trò này.) Cú pháp SQL nhúng PL / SQL không hỗ trợ câu lệnh SET ROLE, nhưng bạn có thể gọi SET ROLE bằng cách sử dụng SQL động (ví dụ, với EXECUTEIMMEDIATE ).</w:t>
      </w:r>
    </w:p>
    <w:p w14:paraId="753C4D25"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EXECUTE IMMEDIATE, xem Tham chiếu ngôn ngữ PL / SQL cơ sở dữ liệu Oracle.</w:t>
      </w:r>
    </w:p>
    <w:p w14:paraId="25686D6B" w14:textId="483A3246" w:rsidR="005A2410" w:rsidRDefault="005A2410" w:rsidP="009E5ED6">
      <w:pPr>
        <w:ind w:left="720"/>
        <w:rPr>
          <w:rFonts w:ascii="Arial" w:hAnsi="Arial" w:cs="Arial"/>
          <w:sz w:val="24"/>
          <w:szCs w:val="24"/>
        </w:rPr>
      </w:pPr>
      <w:r w:rsidRPr="00C437F4">
        <w:rPr>
          <w:rFonts w:ascii="Arial" w:hAnsi="Arial" w:cs="Arial"/>
          <w:sz w:val="24"/>
          <w:szCs w:val="24"/>
        </w:rPr>
        <w:lastRenderedPageBreak/>
        <w:t>Do cách mà bạn phải tạo gói hoặc thủ tục này, bạn không thể sử dụng trình kích hoạt đăng nhập để bật hoặc tắt vai trò ứng dụng an toàn. Thay vào đó, hãy gọi gói trực tiếp từ ứng dụng khi người dùng đăng nhập, trước khi người dùng phải sử dụng các đặc quyền được cấp bởi vai trò ứng dụng an toàn.</w:t>
      </w:r>
    </w:p>
    <w:p w14:paraId="686ABB10" w14:textId="77777777" w:rsidR="009E5ED6" w:rsidRPr="00C437F4" w:rsidRDefault="009E5ED6" w:rsidP="005A2410">
      <w:pPr>
        <w:rPr>
          <w:rFonts w:ascii="Arial" w:hAnsi="Arial" w:cs="Arial"/>
          <w:sz w:val="24"/>
          <w:szCs w:val="24"/>
        </w:rPr>
      </w:pPr>
    </w:p>
    <w:p w14:paraId="323A67C8" w14:textId="527CA36F" w:rsidR="005A2410" w:rsidRDefault="005A2410" w:rsidP="009E5ED6">
      <w:pPr>
        <w:ind w:left="720"/>
        <w:rPr>
          <w:rFonts w:ascii="Arial" w:hAnsi="Arial" w:cs="Arial"/>
          <w:sz w:val="24"/>
          <w:szCs w:val="24"/>
        </w:rPr>
      </w:pPr>
      <w:r w:rsidRPr="00C437F4">
        <w:rPr>
          <w:rFonts w:ascii="Arial" w:hAnsi="Arial" w:cs="Arial"/>
          <w:sz w:val="24"/>
          <w:szCs w:val="24"/>
        </w:rPr>
        <w:t>Ví dụ: giả sử bạn muốn hạn chế bất kỳ ai sử dụng vai trò hr_admin cho nhân viên đang ở trên trang web (nghĩa là sử dụng một số thiết bị đầu cuối nhất định) và trong khoảng thời gian từ 8 giờ sáng đến 5 giờ chiều. Là hệ thống hoặc quản trị viên bảo mật, hãy làm theo các bước sau. (Bạn có thể sao chép và dán văn bản này bằng cách định vị con trỏ ở đầu CREATE OR REPLACE ở dòng đầ</w:t>
      </w:r>
      <w:r w:rsidR="009E5ED6">
        <w:rPr>
          <w:rFonts w:ascii="Arial" w:hAnsi="Arial" w:cs="Arial"/>
          <w:sz w:val="24"/>
          <w:szCs w:val="24"/>
        </w:rPr>
        <w:t>u tiên).</w:t>
      </w:r>
    </w:p>
    <w:p w14:paraId="4EA6A1B3" w14:textId="77777777" w:rsidR="009E5ED6" w:rsidRPr="00C437F4" w:rsidRDefault="009E5ED6" w:rsidP="005A2410">
      <w:pPr>
        <w:ind w:firstLine="720"/>
        <w:rPr>
          <w:rFonts w:ascii="Arial" w:hAnsi="Arial" w:cs="Arial"/>
          <w:sz w:val="24"/>
          <w:szCs w:val="24"/>
        </w:rPr>
      </w:pPr>
    </w:p>
    <w:p w14:paraId="05AC2932"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quy trình như sau:</w:t>
      </w:r>
    </w:p>
    <w:p w14:paraId="38B505D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OR REPLACE PROCEDURE hr_admin_role_check</w:t>
      </w:r>
    </w:p>
    <w:p w14:paraId="13AE803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AUTHID CURRENT_USER </w:t>
      </w:r>
    </w:p>
    <w:p w14:paraId="2879C02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AS </w:t>
      </w:r>
    </w:p>
    <w:p w14:paraId="61CC9F6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BEGIN</w:t>
      </w:r>
    </w:p>
    <w:p w14:paraId="020B53F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IF (SYS_CONTEXT ('userenv','ip_address') </w:t>
      </w:r>
    </w:p>
    <w:p w14:paraId="079FCFC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BETWEEN '192.0.2.10' and '192.0.2.20'</w:t>
      </w:r>
    </w:p>
    <w:p w14:paraId="18F35BA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AND</w:t>
      </w:r>
    </w:p>
    <w:p w14:paraId="4B106D1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TO_CHAR (SYSDATE, 'HH24') BETWEEN 8 AND 17)</w:t>
      </w:r>
    </w:p>
    <w:p w14:paraId="50356B2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THEN</w:t>
      </w:r>
    </w:p>
    <w:p w14:paraId="2C5D63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EXECUTE IMMEDIATE 'SET ROLE hr_admin'; </w:t>
      </w:r>
    </w:p>
    <w:p w14:paraId="15BE402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 IF;</w:t>
      </w:r>
    </w:p>
    <w:p w14:paraId="3EAEC85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w:t>
      </w:r>
    </w:p>
    <w:p w14:paraId="5247AA3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t>
      </w:r>
    </w:p>
    <w:p w14:paraId="2259AAD7" w14:textId="77777777" w:rsidR="005A2410" w:rsidRPr="00C437F4" w:rsidRDefault="005A2410" w:rsidP="005A2410">
      <w:pPr>
        <w:rPr>
          <w:rFonts w:ascii="Arial" w:hAnsi="Arial" w:cs="Arial"/>
          <w:sz w:val="24"/>
          <w:szCs w:val="24"/>
        </w:rPr>
      </w:pP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4"/>
          <w:szCs w:val="24"/>
        </w:rPr>
        <w:t>Trong ví dụ này:</w:t>
      </w:r>
    </w:p>
    <w:p w14:paraId="64FBD00C"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AUTHID CURRENT_USER đặt thuộc tính AUTHID thành CURRENT_USER để có thể sử dụng các quyền của người invoker.</w:t>
      </w:r>
    </w:p>
    <w:p w14:paraId="2B694350"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NẾU (SYS_CONTEXT ('userenv', 'ip_address') xác thực người dùng bằng cách sử dụng hàm SYS_CONTEXT SQL để truy xuất thông tin phiên người dùng.</w:t>
      </w:r>
    </w:p>
    <w:p w14:paraId="00481D92"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BETWEEN ... TO_CHAR ceates một thử nghiệm để cấp hoặc từ chối truy cập. Bài kiểm tra hạn chế quyền truy cập cho người dùng đang ở trên trang web (có nghĩa là sử dụng một số thiết bị đầu cuối nhất định) và làm việc trong khoảng thời gian từ 8 giờ sáng đến 5 giờ chiều. Nếu người dùng vượt qua kiểm tra này, vai trò hr_admin được cấp.</w:t>
      </w:r>
    </w:p>
    <w:p w14:paraId="69A324C8"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THEN ... EXECUTE cấp vai trò cho người dùng bằng cách đưa ra câu lệnh SET ROLE bằng lệnh EXECUTE IMMEDIATE.</w:t>
      </w:r>
    </w:p>
    <w:p w14:paraId="32C6F615"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quyền EXECUTE cho thủ tục hr_admin_role_check cho bất kỳ người dùng nào được chỉ định nó.</w:t>
      </w:r>
    </w:p>
    <w:p w14:paraId="15DB5B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1B4A3A05" w14:textId="659F881D" w:rsidR="005A2410" w:rsidRDefault="005A2410" w:rsidP="005A2410">
      <w:pPr>
        <w:pStyle w:val="ListParagraph"/>
        <w:ind w:left="1440"/>
        <w:rPr>
          <w:rFonts w:ascii="Arial" w:hAnsi="Arial" w:cs="Arial"/>
          <w:sz w:val="20"/>
          <w:szCs w:val="20"/>
        </w:rPr>
      </w:pPr>
      <w:r w:rsidRPr="00C437F4">
        <w:rPr>
          <w:rFonts w:ascii="Arial" w:hAnsi="Arial" w:cs="Arial"/>
          <w:sz w:val="20"/>
          <w:szCs w:val="20"/>
        </w:rPr>
        <w:t>GRANT EXECUTE ON hr_admin_role_check TO psmith;</w:t>
      </w:r>
    </w:p>
    <w:p w14:paraId="3435B8CC" w14:textId="77777777" w:rsidR="009E5ED6" w:rsidRPr="00C437F4" w:rsidRDefault="009E5ED6" w:rsidP="005A2410">
      <w:pPr>
        <w:pStyle w:val="ListParagraph"/>
        <w:ind w:left="1440"/>
        <w:rPr>
          <w:rFonts w:ascii="Arial" w:hAnsi="Arial" w:cs="Arial"/>
          <w:sz w:val="20"/>
          <w:szCs w:val="20"/>
        </w:rPr>
      </w:pPr>
    </w:p>
    <w:p w14:paraId="09A08944" w14:textId="04C4FAEF" w:rsidR="005A2410" w:rsidRDefault="005A2410" w:rsidP="009E5ED6">
      <w:pPr>
        <w:ind w:left="720"/>
        <w:rPr>
          <w:rFonts w:ascii="Arial" w:hAnsi="Arial" w:cs="Arial"/>
          <w:sz w:val="24"/>
          <w:szCs w:val="24"/>
        </w:rPr>
      </w:pPr>
      <w:r w:rsidRPr="00C437F4">
        <w:rPr>
          <w:rFonts w:ascii="Arial" w:hAnsi="Arial" w:cs="Arial"/>
          <w:sz w:val="24"/>
          <w:szCs w:val="24"/>
        </w:rPr>
        <w:t>Để kiểm tra vai trò ứng dụng an toàn, hãy đăng nhập vào SQL * Plus với tư cách người dùng, thử kích hoạt vai trò và sau đó thử thực hiện một hành động yêu cầu các đặc quyền mà vai trò cấp.</w:t>
      </w:r>
    </w:p>
    <w:p w14:paraId="13DB4C0A" w14:textId="77777777" w:rsidR="009E5ED6" w:rsidRPr="00C437F4" w:rsidRDefault="009E5ED6" w:rsidP="009E5ED6">
      <w:pPr>
        <w:ind w:left="720"/>
        <w:rPr>
          <w:rFonts w:ascii="Arial" w:hAnsi="Arial" w:cs="Arial"/>
          <w:sz w:val="24"/>
          <w:szCs w:val="24"/>
        </w:rPr>
      </w:pPr>
    </w:p>
    <w:p w14:paraId="6EBEB910"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 xml:space="preserve">CONNECT PSMITH </w:t>
      </w:r>
    </w:p>
    <w:p w14:paraId="25CE7F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7E1008F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EXECUTE sec_admin.hr_admin_role_check;</w:t>
      </w:r>
    </w:p>
    <w:p w14:paraId="4834A43A" w14:textId="753BBDAE" w:rsidR="005A2410" w:rsidRDefault="005A2410" w:rsidP="005A2410">
      <w:pPr>
        <w:ind w:firstLine="720"/>
        <w:rPr>
          <w:rFonts w:ascii="Arial" w:hAnsi="Arial" w:cs="Arial"/>
          <w:sz w:val="20"/>
          <w:szCs w:val="20"/>
        </w:rPr>
      </w:pPr>
      <w:r w:rsidRPr="00C437F4">
        <w:rPr>
          <w:rFonts w:ascii="Arial" w:hAnsi="Arial" w:cs="Arial"/>
          <w:sz w:val="20"/>
          <w:szCs w:val="20"/>
        </w:rPr>
        <w:t>-- Actions requiring privileges granted by the role</w:t>
      </w:r>
    </w:p>
    <w:p w14:paraId="0FE8AA0F" w14:textId="77777777" w:rsidR="009E5ED6" w:rsidRPr="00C437F4" w:rsidRDefault="009E5ED6" w:rsidP="005A2410">
      <w:pPr>
        <w:ind w:firstLine="720"/>
        <w:rPr>
          <w:rFonts w:ascii="Arial" w:hAnsi="Arial" w:cs="Arial"/>
          <w:sz w:val="20"/>
          <w:szCs w:val="20"/>
        </w:rPr>
      </w:pPr>
    </w:p>
    <w:p w14:paraId="268D1D6A" w14:textId="77777777" w:rsidR="005A2410" w:rsidRPr="00C437F4" w:rsidRDefault="005A2410" w:rsidP="005A2410">
      <w:pPr>
        <w:rPr>
          <w:rFonts w:ascii="Arial" w:hAnsi="Arial" w:cs="Arial"/>
          <w:b/>
          <w:sz w:val="36"/>
          <w:szCs w:val="36"/>
        </w:rPr>
      </w:pPr>
      <w:r w:rsidRPr="00C437F4">
        <w:rPr>
          <w:rFonts w:ascii="Arial" w:hAnsi="Arial" w:cs="Arial"/>
          <w:b/>
          <w:sz w:val="36"/>
          <w:szCs w:val="36"/>
        </w:rPr>
        <w:t>Liên kết đặc quyền với vai trò cơ sở dữ liệu người dùng</w:t>
      </w:r>
    </w:p>
    <w:p w14:paraId="0EAE24E8" w14:textId="50CD92E0" w:rsidR="005A2410" w:rsidRPr="00C437F4" w:rsidRDefault="005A2410" w:rsidP="009E5ED6">
      <w:pPr>
        <w:ind w:left="720"/>
        <w:rPr>
          <w:rFonts w:ascii="Arial" w:hAnsi="Arial" w:cs="Arial"/>
          <w:sz w:val="24"/>
          <w:szCs w:val="24"/>
        </w:rPr>
      </w:pPr>
      <w:r w:rsidRPr="00C437F4">
        <w:rPr>
          <w:rFonts w:ascii="Arial" w:hAnsi="Arial" w:cs="Arial"/>
          <w:sz w:val="24"/>
          <w:szCs w:val="24"/>
        </w:rPr>
        <w:t>Đảm bảo rằng người dùng chỉ có các đặc quyền được liên kết với vai trò cơ sở dữ liệu hiện tại. Phần này bao gồm:</w:t>
      </w:r>
    </w:p>
    <w:p w14:paraId="49CA9100"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Tại sao người dùng chỉ nên có các đặc quyền của vai trò cơ sở dữ liệu hiện tại</w:t>
      </w:r>
    </w:p>
    <w:p w14:paraId="7B299A18"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Sử dụng câu lệnh SET ROLE để tự động kích hoạt hoặc vô hiệu hóa vai trò</w:t>
      </w:r>
    </w:p>
    <w:p w14:paraId="0609768B"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Tại sao người dùng chỉ nên có các đặc quyền của vai trò cơ sở dữ liệu hiện tại</w:t>
      </w:r>
    </w:p>
    <w:p w14:paraId="341574A9" w14:textId="583D8B23" w:rsidR="005A2410" w:rsidRPr="00C437F4" w:rsidRDefault="005A2410" w:rsidP="009E5ED6">
      <w:pPr>
        <w:ind w:left="720"/>
        <w:rPr>
          <w:rFonts w:ascii="Arial" w:hAnsi="Arial" w:cs="Arial"/>
          <w:sz w:val="24"/>
          <w:szCs w:val="24"/>
        </w:rPr>
      </w:pPr>
      <w:r w:rsidRPr="00C437F4">
        <w:rPr>
          <w:rFonts w:ascii="Arial" w:hAnsi="Arial" w:cs="Arial"/>
          <w:sz w:val="24"/>
          <w:szCs w:val="24"/>
        </w:rPr>
        <w:t>Một người dùng có thể sử dụng nhiều ứng dụng và vai trò liên quan. Tuy nhiên, bạn nên đảm bảo rằng người dùng chỉ có các đặc quyền được liên kết với vai trò cơ sở dữ liệu hiện tại. Hãy xem xét kịch bản sau:</w:t>
      </w:r>
    </w:p>
    <w:p w14:paraId="362939C8"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ORDER (cho một ứng dụng được gọi là Order) chứa đặc quyền UPDATE cho bảng INVENTORY.</w:t>
      </w:r>
    </w:p>
    <w:p w14:paraId="669A84F2"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INVENTORY (đối với một ứng dụng được gọi là Inventory) chứa đặc quyền SELECT cho bảng INVENTORY.</w:t>
      </w:r>
    </w:p>
    <w:p w14:paraId="50EB2934"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Một số thư ký đơn hàng đã được cấp cả hai vai trò ORDER và INVENTORY.</w:t>
      </w:r>
    </w:p>
    <w:p w14:paraId="6898A24E" w14:textId="5B5A55FA" w:rsidR="005A2410" w:rsidRDefault="005A2410" w:rsidP="009E5ED6">
      <w:pPr>
        <w:ind w:left="720"/>
        <w:rPr>
          <w:rFonts w:ascii="Arial" w:hAnsi="Arial" w:cs="Arial"/>
          <w:sz w:val="24"/>
          <w:szCs w:val="24"/>
        </w:rPr>
      </w:pPr>
      <w:r w:rsidRPr="00C437F4">
        <w:rPr>
          <w:rFonts w:ascii="Arial" w:hAnsi="Arial" w:cs="Arial"/>
          <w:sz w:val="24"/>
          <w:szCs w:val="24"/>
        </w:rPr>
        <w:t>Trong trường hợp này, một nhân viên nhập lệnh được cấp cả hai vai trò có thể sử dụng các đặc quyền của vai trò ORDER khi chạy ứng dụng INVENTORY để cập nhật bảng INVENTORY. Vấn đề là việc cập nhật bảng INVENTORY không phải là một hành động được ủy quyền cho ứng dụng INVENTORY. Đây là một hành động được ủy quyền cho ứng dụng ORDER. Để tránh vấn đề này, sử dụng câu lệnh SET ROLE như được giải thích trong phần sau.</w:t>
      </w:r>
    </w:p>
    <w:p w14:paraId="33A14E95" w14:textId="77777777" w:rsidR="009E5ED6" w:rsidRPr="00C437F4" w:rsidRDefault="009E5ED6" w:rsidP="009E5ED6">
      <w:pPr>
        <w:ind w:left="720"/>
        <w:rPr>
          <w:rFonts w:ascii="Arial" w:hAnsi="Arial" w:cs="Arial"/>
          <w:sz w:val="24"/>
          <w:szCs w:val="24"/>
        </w:rPr>
      </w:pPr>
    </w:p>
    <w:p w14:paraId="42977230" w14:textId="77777777" w:rsidR="005A2410" w:rsidRPr="00C437F4" w:rsidRDefault="005A2410" w:rsidP="005A2410">
      <w:pPr>
        <w:rPr>
          <w:rFonts w:ascii="Arial" w:hAnsi="Arial" w:cs="Arial"/>
          <w:b/>
          <w:sz w:val="36"/>
          <w:szCs w:val="36"/>
        </w:rPr>
      </w:pPr>
      <w:r w:rsidRPr="00C437F4">
        <w:rPr>
          <w:rFonts w:ascii="Arial" w:hAnsi="Arial" w:cs="Arial"/>
          <w:b/>
          <w:sz w:val="36"/>
          <w:szCs w:val="36"/>
        </w:rPr>
        <w:t>Using the SET ROLE Statement to Automatically Enable or Disable Roles</w:t>
      </w:r>
    </w:p>
    <w:p w14:paraId="47046BD6" w14:textId="42ECE7F8" w:rsidR="005A2410" w:rsidRDefault="005A2410" w:rsidP="009E5ED6">
      <w:pPr>
        <w:ind w:left="720"/>
        <w:rPr>
          <w:rFonts w:ascii="Arial" w:hAnsi="Arial" w:cs="Arial"/>
          <w:sz w:val="24"/>
          <w:szCs w:val="24"/>
        </w:rPr>
      </w:pPr>
      <w:r w:rsidRPr="00C437F4">
        <w:rPr>
          <w:rFonts w:ascii="Arial" w:hAnsi="Arial" w:cs="Arial"/>
          <w:sz w:val="24"/>
          <w:szCs w:val="24"/>
        </w:rPr>
        <w:t>Sử dụng câu lệnh SET ROLE ở đầu mỗi ứng dụng để tự động kích hoạt vai trò được liên kết của nó và vô hiệu hóa tất cả các ứng dụng khác. Bằng cách này, mỗi ứng dụng tự động bật các đặc quyền cụ thể cho người dùng chỉ khi được yêu cầu.</w:t>
      </w:r>
    </w:p>
    <w:p w14:paraId="4BA3C27A" w14:textId="77777777" w:rsidR="009E5ED6" w:rsidRPr="00C437F4" w:rsidRDefault="009E5ED6" w:rsidP="005A2410">
      <w:pPr>
        <w:rPr>
          <w:rFonts w:ascii="Arial" w:hAnsi="Arial" w:cs="Arial"/>
          <w:sz w:val="24"/>
          <w:szCs w:val="24"/>
        </w:rPr>
      </w:pPr>
    </w:p>
    <w:p w14:paraId="0FA9C6C3" w14:textId="60173493" w:rsidR="005A2410" w:rsidRDefault="005A2410" w:rsidP="009E5ED6">
      <w:pPr>
        <w:ind w:left="720"/>
        <w:rPr>
          <w:rFonts w:ascii="Arial" w:hAnsi="Arial" w:cs="Arial"/>
          <w:sz w:val="24"/>
          <w:szCs w:val="24"/>
        </w:rPr>
      </w:pPr>
      <w:r w:rsidRPr="00C437F4">
        <w:rPr>
          <w:rFonts w:ascii="Arial" w:hAnsi="Arial" w:cs="Arial"/>
          <w:sz w:val="24"/>
          <w:szCs w:val="24"/>
        </w:rPr>
        <w:t>Câu lệnh SET ROLE đơn giản hóa việc quản lý đặc quyền. Bạn kiểm soát thông tin nào người dùng có thể truy cập và thời điểm họ có thể truy cập thông tin đó. Câu lệnh SET ROLE cũng giữ cho người dùng hoạt động trong miền đặc quyền được xác định rõ. Nếu người dùng chỉ nhận được các đặc quyền từ các vai trò, thì người dùng không thể kết hợp các đặc quyền này để thực hiện các hoạt động trái phép.</w:t>
      </w:r>
    </w:p>
    <w:p w14:paraId="7548E71B" w14:textId="77777777" w:rsidR="009E5ED6" w:rsidRPr="00C437F4" w:rsidRDefault="009E5ED6" w:rsidP="005A2410">
      <w:pPr>
        <w:ind w:firstLine="720"/>
        <w:rPr>
          <w:rFonts w:ascii="Arial" w:hAnsi="Arial" w:cs="Arial"/>
          <w:sz w:val="24"/>
          <w:szCs w:val="24"/>
        </w:rPr>
      </w:pPr>
    </w:p>
    <w:p w14:paraId="7F3AEE6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w:t>
      </w:r>
    </w:p>
    <w:p w14:paraId="12D88471"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Khi nào tài trợ và thu hồi có hiệu lực?</w:t>
      </w:r>
      <w:r w:rsidRPr="00C437F4">
        <w:rPr>
          <w:rFonts w:ascii="Arial" w:hAnsi="Arial" w:cs="Arial"/>
          <w:sz w:val="24"/>
          <w:szCs w:val="24"/>
        </w:rPr>
        <w:t>" trên trang 4-48 để biết thông tin về cách bật và tắt vai trò</w:t>
      </w:r>
    </w:p>
    <w:p w14:paraId="175D9E52"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Cách tuyên bố SET ROLE ảnh hưởng đến tài trợ và thu hồi</w:t>
      </w:r>
      <w:r w:rsidRPr="00C437F4">
        <w:rPr>
          <w:rFonts w:ascii="Arial" w:hAnsi="Arial" w:cs="Arial"/>
          <w:sz w:val="24"/>
          <w:szCs w:val="24"/>
        </w:rPr>
        <w:t>" trên trang 4-48</w:t>
      </w:r>
    </w:p>
    <w:p w14:paraId="7D8F7D43" w14:textId="77777777" w:rsidR="005A2410" w:rsidRPr="00C437F4" w:rsidRDefault="005A2410" w:rsidP="005A2410">
      <w:pPr>
        <w:rPr>
          <w:rFonts w:ascii="Arial" w:hAnsi="Arial" w:cs="Arial"/>
          <w:b/>
          <w:sz w:val="36"/>
          <w:szCs w:val="36"/>
        </w:rPr>
      </w:pPr>
      <w:r w:rsidRPr="00C437F4">
        <w:rPr>
          <w:rFonts w:ascii="Arial" w:hAnsi="Arial" w:cs="Arial"/>
          <w:b/>
          <w:sz w:val="36"/>
          <w:szCs w:val="36"/>
        </w:rPr>
        <w:t xml:space="preserve">Bảo vệ đối tượng cơ sở dữ liệu bằng cách sử dụng lược </w:t>
      </w:r>
      <w:r w:rsidRPr="00C437F4">
        <w:rPr>
          <w:rFonts w:ascii="Arial" w:hAnsi="Arial" w:cs="Arial"/>
          <w:b/>
          <w:sz w:val="36"/>
          <w:szCs w:val="36"/>
        </w:rPr>
        <w:lastRenderedPageBreak/>
        <w:t>đồ</w:t>
      </w:r>
    </w:p>
    <w:p w14:paraId="04C56C81" w14:textId="780FE3D9" w:rsidR="005A2410" w:rsidRDefault="005A2410" w:rsidP="009E5ED6">
      <w:pPr>
        <w:ind w:left="720"/>
        <w:rPr>
          <w:rFonts w:ascii="Arial" w:hAnsi="Arial" w:cs="Arial"/>
          <w:sz w:val="24"/>
          <w:szCs w:val="24"/>
        </w:rPr>
      </w:pPr>
      <w:r w:rsidRPr="00C437F4">
        <w:rPr>
          <w:rFonts w:ascii="Arial" w:hAnsi="Arial" w:cs="Arial"/>
          <w:sz w:val="24"/>
          <w:szCs w:val="24"/>
        </w:rPr>
        <w:t>Một lược đồ là một miền bảo mật có thể chứa các đối tượng cơ sở dữ liệu. Các đặc quyền được cấp cho mỗi người dùng hoặc vai trò kiểm soát quyền truy cập vào các đối tượng cơ sở dữ liệu này.</w:t>
      </w:r>
    </w:p>
    <w:p w14:paraId="14A4E14A" w14:textId="77777777" w:rsidR="009E5ED6" w:rsidRPr="00C437F4" w:rsidRDefault="009E5ED6" w:rsidP="009E5ED6">
      <w:pPr>
        <w:ind w:left="720"/>
        <w:rPr>
          <w:rFonts w:ascii="Arial" w:hAnsi="Arial" w:cs="Arial"/>
          <w:sz w:val="24"/>
          <w:szCs w:val="24"/>
        </w:rPr>
      </w:pPr>
    </w:p>
    <w:p w14:paraId="24E0396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06E229"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duy nhất</w:t>
      </w:r>
    </w:p>
    <w:p w14:paraId="281F0C26"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chia sẻ</w:t>
      </w:r>
    </w:p>
    <w:p w14:paraId="4A21CBB2"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duy nhất</w:t>
      </w:r>
    </w:p>
    <w:p w14:paraId="0D9046DB" w14:textId="226F97E1" w:rsidR="005A2410" w:rsidRDefault="005A2410" w:rsidP="009E5ED6">
      <w:pPr>
        <w:ind w:left="720"/>
        <w:rPr>
          <w:rFonts w:ascii="Arial" w:hAnsi="Arial" w:cs="Arial"/>
          <w:sz w:val="24"/>
          <w:szCs w:val="24"/>
        </w:rPr>
      </w:pPr>
      <w:r w:rsidRPr="00C437F4">
        <w:rPr>
          <w:rFonts w:ascii="Arial" w:hAnsi="Arial" w:cs="Arial"/>
          <w:sz w:val="24"/>
          <w:szCs w:val="24"/>
        </w:rPr>
        <w:t>Bạn có thể nghĩ hầu hết các lược đồ dưới dạng tên người dùng: các tài khoản cho phép người dùng kết nối với cơ sở dữ liệu và truy cập các đối tượng cơ sở dữ liệu. Tuy nhiên, một lược đồ duy nhất không cho phép các kết nối đến cơ sở dữ liệu, nhưng được sử dụng để chứa một tập hợp các đối tượng liên quan. Các lược đồ của loại này được tạo ra như là những người dùng thông thường, và chưa được cấp đặc quyền hệ thống CREATE SESSION (hoặc rõ ràng hoặc thông qua một vai trò). Tuy nhiên, bạn phải tạm thời cấp đặc quyền CREATE SESSION và RESOURCE cho một lược đồ duy nhất nếu bạn muốn sử dụng câu lệnh CREATE SCHEMA để tạo nhiều bảng và các khung nhìn trong một giao dịch đơn lẻ.</w:t>
      </w:r>
    </w:p>
    <w:p w14:paraId="7D5A5F21" w14:textId="77777777" w:rsidR="009E5ED6" w:rsidRPr="00C437F4" w:rsidRDefault="009E5ED6" w:rsidP="005A2410">
      <w:pPr>
        <w:rPr>
          <w:rFonts w:ascii="Arial" w:hAnsi="Arial" w:cs="Arial"/>
          <w:sz w:val="24"/>
          <w:szCs w:val="24"/>
        </w:rPr>
      </w:pPr>
    </w:p>
    <w:p w14:paraId="72FAF534" w14:textId="736C23B9" w:rsidR="005A2410" w:rsidRDefault="005A2410" w:rsidP="009E5ED6">
      <w:pPr>
        <w:ind w:left="720"/>
        <w:rPr>
          <w:rFonts w:ascii="Arial" w:hAnsi="Arial" w:cs="Arial"/>
          <w:sz w:val="24"/>
          <w:szCs w:val="24"/>
        </w:rPr>
      </w:pPr>
      <w:r w:rsidRPr="00C437F4">
        <w:rPr>
          <w:rFonts w:ascii="Arial" w:hAnsi="Arial" w:cs="Arial"/>
          <w:sz w:val="24"/>
          <w:szCs w:val="24"/>
        </w:rPr>
        <w:t>Ví dụ, một lược đồ đã cho có thể sở hữu các đối tượng lược đồ cho một ứng dụng cụ thể. Nếu người dùng ứng dụng có các đặc quyền để làm như vậy, thì họ có thể kết nối với cơ sở dữ liệu bằng cách sử dụng tên người dùng cơ sở dữ liệu điển hình và sử dụng ứng dụng và các đối tượng tương ứng. Tuy nhiên, không người dùng nào có thể kết nối với cơ sở dữ liệu bằng cách sử dụng lược đồ được thiết lập cho ứng dụng. Cấu hình này ngăn truy cập vào các đối tượng liên quan thông qua lược đồ và cung cấp một lớp bảo vệ khác cho các đối tượng lược đồ. Trong trường hợp này, ứng dụng có thể đưa ra câu lệnh CURRENT_SCHEMA ALTER SESSION SET để kết nối người dùng với lược đồ ứng dụng đúng.</w:t>
      </w:r>
    </w:p>
    <w:p w14:paraId="16A376EE" w14:textId="77777777" w:rsidR="009E5ED6" w:rsidRPr="00C437F4" w:rsidRDefault="009E5ED6" w:rsidP="005A2410">
      <w:pPr>
        <w:ind w:firstLine="720"/>
        <w:rPr>
          <w:rFonts w:ascii="Arial" w:hAnsi="Arial" w:cs="Arial"/>
          <w:sz w:val="24"/>
          <w:szCs w:val="24"/>
        </w:rPr>
      </w:pPr>
    </w:p>
    <w:p w14:paraId="209DCE31"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chia sẻ</w:t>
      </w:r>
    </w:p>
    <w:p w14:paraId="60FC02D8" w14:textId="0E3F0C1A" w:rsidR="005A2410" w:rsidRDefault="005A2410" w:rsidP="009E5ED6">
      <w:pPr>
        <w:ind w:left="720"/>
        <w:rPr>
          <w:rFonts w:ascii="Arial" w:hAnsi="Arial" w:cs="Arial"/>
          <w:sz w:val="24"/>
          <w:szCs w:val="24"/>
        </w:rPr>
      </w:pPr>
      <w:r w:rsidRPr="00C437F4">
        <w:rPr>
          <w:rFonts w:ascii="Arial" w:hAnsi="Arial" w:cs="Arial"/>
          <w:sz w:val="24"/>
          <w:szCs w:val="24"/>
        </w:rPr>
        <w:t>Đối với nhiều ứng dụng, người dùng không cần tài khoản hoặc lược đồ của riêng họ trong cơ sở dữ liệu. Những người dùng này chỉ cần truy cập vào lược đồ ứng dụng. Ví dụ, người dùng John, Firuzeh và Jane là tất cả người dùng của ứng dụng Biên chế, và họ cần truy cập vào lược đồ biên chế trên cơ sở dữ liệu tài chính. Không ai trong số họ cần phải tạo ra các đối tượng riêng của họ trong cơ sở dữ liệu. Họ chỉ cần truy cập vào các đối tượng biên chế. Để giải quyết vấn đề này, Oracle Advanced Security cung cấp cho người dùng doanh nghiệp, đó là những người dùng lược đồ độc lập.</w:t>
      </w:r>
    </w:p>
    <w:p w14:paraId="59A42BB7" w14:textId="77777777" w:rsidR="009E5ED6" w:rsidRPr="00C437F4" w:rsidRDefault="009E5ED6" w:rsidP="005A2410">
      <w:pPr>
        <w:rPr>
          <w:rFonts w:ascii="Arial" w:hAnsi="Arial" w:cs="Arial"/>
          <w:sz w:val="24"/>
          <w:szCs w:val="24"/>
        </w:rPr>
      </w:pPr>
    </w:p>
    <w:p w14:paraId="3F05F887" w14:textId="63F47B80" w:rsidR="005A2410" w:rsidRDefault="005A2410" w:rsidP="009E5ED6">
      <w:pPr>
        <w:ind w:left="720"/>
        <w:rPr>
          <w:rFonts w:ascii="Arial" w:hAnsi="Arial" w:cs="Arial"/>
          <w:sz w:val="24"/>
          <w:szCs w:val="24"/>
        </w:rPr>
      </w:pPr>
      <w:r w:rsidRPr="00C437F4">
        <w:rPr>
          <w:rFonts w:ascii="Arial" w:hAnsi="Arial" w:cs="Arial"/>
          <w:sz w:val="24"/>
          <w:szCs w:val="24"/>
        </w:rPr>
        <w:t>Người dùng doanh nghiệp, người dùng được quản lý trong dịch vụ thư mục, không cần phải được tạo làm người dùng cơ sở dữ liệu vì họ sử dụng lược đồ cơ sở dữ liệu được chia sẻ. Để giảm chi phí quản trị, bạn có thể tạo người dùng doanh nghiệp một lần trong thư mục và trỏ người dùng vào một giản đồ được chia sẻ mà nhiều người dùng doanh nghiệp khác cũng có thể truy cập.</w:t>
      </w:r>
    </w:p>
    <w:p w14:paraId="3532DC21" w14:textId="77777777" w:rsidR="009E5ED6" w:rsidRPr="00C437F4" w:rsidRDefault="009E5ED6" w:rsidP="005A2410">
      <w:pPr>
        <w:ind w:firstLine="720"/>
        <w:rPr>
          <w:rFonts w:ascii="Arial" w:hAnsi="Arial" w:cs="Arial"/>
          <w:sz w:val="24"/>
          <w:szCs w:val="24"/>
        </w:rPr>
      </w:pPr>
    </w:p>
    <w:p w14:paraId="631C27A3" w14:textId="35E0D1EC" w:rsidR="005A2410" w:rsidRDefault="005A2410" w:rsidP="009E5ED6">
      <w:pPr>
        <w:ind w:left="720"/>
        <w:rPr>
          <w:rFonts w:ascii="Arial" w:hAnsi="Arial" w:cs="Arial"/>
          <w:sz w:val="24"/>
          <w:szCs w:val="24"/>
        </w:rPr>
      </w:pPr>
      <w:r w:rsidRPr="00C437F4">
        <w:rPr>
          <w:rFonts w:ascii="Arial" w:hAnsi="Arial" w:cs="Arial"/>
          <w:sz w:val="24"/>
          <w:szCs w:val="24"/>
        </w:rPr>
        <w:t xml:space="preserve">Để biết thêm thông tin về quản lý người dùng doanh nghiệp, hãy xem </w:t>
      </w:r>
      <w:r w:rsidRPr="00C437F4">
        <w:rPr>
          <w:rFonts w:ascii="Arial" w:hAnsi="Arial" w:cs="Arial"/>
          <w:i/>
          <w:sz w:val="24"/>
          <w:szCs w:val="24"/>
        </w:rPr>
        <w:t xml:space="preserve">Hướng dẫn của </w:t>
      </w:r>
      <w:r w:rsidRPr="00C437F4">
        <w:rPr>
          <w:rFonts w:ascii="Arial" w:hAnsi="Arial" w:cs="Arial"/>
          <w:i/>
          <w:sz w:val="24"/>
          <w:szCs w:val="24"/>
        </w:rPr>
        <w:lastRenderedPageBreak/>
        <w:t>quản trị viên bảo mật người dùng cơ sở dữ liệu Oracle</w:t>
      </w:r>
      <w:r w:rsidRPr="00C437F4">
        <w:rPr>
          <w:rFonts w:ascii="Arial" w:hAnsi="Arial" w:cs="Arial"/>
          <w:sz w:val="24"/>
          <w:szCs w:val="24"/>
        </w:rPr>
        <w:t>.</w:t>
      </w:r>
    </w:p>
    <w:p w14:paraId="0CE21FDB" w14:textId="77777777" w:rsidR="009E5ED6" w:rsidRPr="00C437F4" w:rsidRDefault="009E5ED6" w:rsidP="005A2410">
      <w:pPr>
        <w:ind w:firstLine="720"/>
        <w:rPr>
          <w:rFonts w:ascii="Arial" w:hAnsi="Arial" w:cs="Arial"/>
          <w:sz w:val="24"/>
          <w:szCs w:val="24"/>
        </w:rPr>
      </w:pPr>
    </w:p>
    <w:p w14:paraId="4A2974D3"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các đặc quyền đối tượng trong một ứng dụng</w:t>
      </w:r>
    </w:p>
    <w:p w14:paraId="3373AFF9" w14:textId="49F1C22E" w:rsidR="005A2410" w:rsidRDefault="005A2410" w:rsidP="009E5ED6">
      <w:pPr>
        <w:ind w:left="720"/>
        <w:rPr>
          <w:rFonts w:ascii="Arial" w:hAnsi="Arial" w:cs="Arial"/>
          <w:sz w:val="24"/>
          <w:szCs w:val="24"/>
        </w:rPr>
      </w:pPr>
      <w:r w:rsidRPr="00C437F4">
        <w:rPr>
          <w:rFonts w:ascii="Arial" w:hAnsi="Arial" w:cs="Arial"/>
          <w:sz w:val="24"/>
          <w:szCs w:val="24"/>
        </w:rPr>
        <w:t>Là một phần của việc thiết kế ứng dụng của bạn, bạn cần phải xác định các loại người dùng sẽ làm việc với ứng dụng và mức độ truy cập mà họ cần để hoàn thành nhiệm vụ được chỉ định của họ. Bạn phải phân loại những người dùng này thành các nhóm vai trò và sau đó xác định các đặc quyền phải được cấp cho mỗi vai trò.</w:t>
      </w:r>
    </w:p>
    <w:p w14:paraId="5AB32A16" w14:textId="77777777" w:rsidR="009E5ED6" w:rsidRPr="00C437F4" w:rsidRDefault="009E5ED6" w:rsidP="009E5ED6">
      <w:pPr>
        <w:ind w:left="720"/>
        <w:rPr>
          <w:rFonts w:ascii="Arial" w:hAnsi="Arial" w:cs="Arial"/>
          <w:sz w:val="24"/>
          <w:szCs w:val="24"/>
        </w:rPr>
      </w:pPr>
    </w:p>
    <w:p w14:paraId="7832BDD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4DA8FD60"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Những nhà phát triển ứng dụng cần biết về đặc quyền đối tượng</w:t>
      </w:r>
    </w:p>
    <w:p w14:paraId="670D2EDA"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câu lệnh SQL được cho phép bởi các đặc quyền đối tượng</w:t>
      </w:r>
    </w:p>
    <w:p w14:paraId="7FCB5F5F" w14:textId="77777777" w:rsidR="005A2410" w:rsidRPr="00C437F4" w:rsidRDefault="005A2410" w:rsidP="005A2410">
      <w:pPr>
        <w:rPr>
          <w:rFonts w:ascii="Arial" w:hAnsi="Arial" w:cs="Arial"/>
          <w:sz w:val="24"/>
          <w:szCs w:val="24"/>
        </w:rPr>
      </w:pPr>
    </w:p>
    <w:p w14:paraId="3816BB38" w14:textId="77777777" w:rsidR="005A2410" w:rsidRPr="00C437F4" w:rsidRDefault="005A2410" w:rsidP="005A2410">
      <w:pPr>
        <w:rPr>
          <w:rFonts w:ascii="Arial" w:hAnsi="Arial" w:cs="Arial"/>
          <w:b/>
          <w:sz w:val="36"/>
          <w:szCs w:val="36"/>
        </w:rPr>
      </w:pPr>
      <w:r w:rsidRPr="00C437F4">
        <w:rPr>
          <w:rFonts w:ascii="Arial" w:hAnsi="Arial" w:cs="Arial"/>
          <w:b/>
          <w:sz w:val="36"/>
          <w:szCs w:val="36"/>
        </w:rPr>
        <w:t>Những nhà phát triển ứng dụng cần biết về đặc quyền đối tượng</w:t>
      </w:r>
    </w:p>
    <w:p w14:paraId="5B1928FC" w14:textId="261B41D2" w:rsidR="005A2410" w:rsidRDefault="005A2410" w:rsidP="009E5ED6">
      <w:pPr>
        <w:ind w:left="720"/>
        <w:rPr>
          <w:rFonts w:ascii="Arial" w:hAnsi="Arial" w:cs="Arial"/>
          <w:sz w:val="24"/>
          <w:szCs w:val="24"/>
        </w:rPr>
      </w:pPr>
      <w:r w:rsidRPr="00C437F4">
        <w:rPr>
          <w:rFonts w:ascii="Arial" w:hAnsi="Arial" w:cs="Arial"/>
          <w:sz w:val="24"/>
          <w:szCs w:val="24"/>
        </w:rPr>
        <w:t>Người dùng cuối thường được cấp đặc quyền đối tượng. Một đặc quyền đối tượng cho phép người dùng thực hiện một hành động cụ thể trên một bảng, khung nhìn, trình tự, thủ tục, hàm hoặc gói cụ thể.</w:t>
      </w:r>
    </w:p>
    <w:p w14:paraId="7EB8E635" w14:textId="77777777" w:rsidR="009E5ED6" w:rsidRPr="00C437F4" w:rsidRDefault="009E5ED6" w:rsidP="009E5ED6">
      <w:pPr>
        <w:ind w:left="720"/>
        <w:rPr>
          <w:rFonts w:ascii="Arial" w:hAnsi="Arial" w:cs="Arial"/>
          <w:sz w:val="24"/>
          <w:szCs w:val="24"/>
        </w:rPr>
      </w:pPr>
    </w:p>
    <w:p w14:paraId="6F463CFC" w14:textId="5ADCAAC2"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Bảng 5–2 </w:t>
      </w:r>
      <w:r w:rsidRPr="00C437F4">
        <w:rPr>
          <w:rFonts w:ascii="Arial" w:hAnsi="Arial" w:cs="Arial"/>
          <w:sz w:val="24"/>
          <w:szCs w:val="24"/>
        </w:rPr>
        <w:t>tóm tắt các đặc quyền đối tượng có sẵn cho từng loại đối tượng.</w:t>
      </w:r>
    </w:p>
    <w:p w14:paraId="5E8FC1DF" w14:textId="77777777" w:rsidR="009E5ED6" w:rsidRPr="00C437F4" w:rsidRDefault="009E5ED6" w:rsidP="005A2410">
      <w:pPr>
        <w:rPr>
          <w:rFonts w:ascii="Arial" w:hAnsi="Arial" w:cs="Arial"/>
          <w:sz w:val="24"/>
          <w:szCs w:val="24"/>
        </w:rPr>
      </w:pPr>
    </w:p>
    <w:p w14:paraId="749E8FE5"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Bảng 5–2 Các đặc quyền liên quan đến các đối tượng Schema như thế nào</w:t>
      </w:r>
    </w:p>
    <w:tbl>
      <w:tblPr>
        <w:tblStyle w:val="TableGrid"/>
        <w:tblW w:w="0" w:type="auto"/>
        <w:tblLook w:val="04A0" w:firstRow="1" w:lastRow="0" w:firstColumn="1" w:lastColumn="0" w:noHBand="0" w:noVBand="1"/>
      </w:tblPr>
      <w:tblGrid>
        <w:gridCol w:w="1870"/>
        <w:gridCol w:w="1870"/>
        <w:gridCol w:w="1870"/>
        <w:gridCol w:w="1870"/>
        <w:gridCol w:w="1870"/>
      </w:tblGrid>
      <w:tr w:rsidR="005A2410" w:rsidRPr="00C437F4" w14:paraId="0A0EB17A" w14:textId="77777777" w:rsidTr="005A2410">
        <w:tc>
          <w:tcPr>
            <w:tcW w:w="1870" w:type="dxa"/>
            <w:tcBorders>
              <w:left w:val="nil"/>
              <w:bottom w:val="single" w:sz="4" w:space="0" w:color="auto"/>
              <w:right w:val="nil"/>
            </w:tcBorders>
          </w:tcPr>
          <w:p w14:paraId="02034A3E"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1870" w:type="dxa"/>
            <w:tcBorders>
              <w:left w:val="nil"/>
              <w:bottom w:val="single" w:sz="4" w:space="0" w:color="auto"/>
              <w:right w:val="nil"/>
            </w:tcBorders>
          </w:tcPr>
          <w:p w14:paraId="5343DE5A"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6DB5F484" w14:textId="77777777" w:rsidR="005A2410" w:rsidRPr="00C437F4" w:rsidRDefault="005A2410" w:rsidP="005A2410">
            <w:pPr>
              <w:rPr>
                <w:rFonts w:ascii="Arial" w:hAnsi="Arial" w:cs="Arial"/>
                <w:b/>
                <w:sz w:val="24"/>
                <w:szCs w:val="24"/>
              </w:rPr>
            </w:pPr>
            <w:r w:rsidRPr="00C437F4">
              <w:rPr>
                <w:rFonts w:ascii="Arial" w:hAnsi="Arial" w:cs="Arial"/>
                <w:b/>
                <w:sz w:val="24"/>
                <w:szCs w:val="24"/>
              </w:rPr>
              <w:t>to Table?</w:t>
            </w:r>
          </w:p>
        </w:tc>
        <w:tc>
          <w:tcPr>
            <w:tcW w:w="1870" w:type="dxa"/>
            <w:tcBorders>
              <w:left w:val="nil"/>
              <w:bottom w:val="single" w:sz="4" w:space="0" w:color="auto"/>
              <w:right w:val="nil"/>
            </w:tcBorders>
          </w:tcPr>
          <w:p w14:paraId="78726A47"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58642F96" w14:textId="77777777" w:rsidR="005A2410" w:rsidRPr="00C437F4" w:rsidRDefault="005A2410" w:rsidP="005A2410">
            <w:pPr>
              <w:rPr>
                <w:rFonts w:ascii="Arial" w:hAnsi="Arial" w:cs="Arial"/>
                <w:b/>
                <w:sz w:val="24"/>
                <w:szCs w:val="24"/>
              </w:rPr>
            </w:pPr>
            <w:r w:rsidRPr="00C437F4">
              <w:rPr>
                <w:rFonts w:ascii="Arial" w:hAnsi="Arial" w:cs="Arial"/>
                <w:b/>
                <w:sz w:val="24"/>
                <w:szCs w:val="24"/>
              </w:rPr>
              <w:t>to View?</w:t>
            </w:r>
          </w:p>
        </w:tc>
        <w:tc>
          <w:tcPr>
            <w:tcW w:w="1870" w:type="dxa"/>
            <w:tcBorders>
              <w:left w:val="nil"/>
              <w:bottom w:val="single" w:sz="4" w:space="0" w:color="auto"/>
              <w:right w:val="nil"/>
            </w:tcBorders>
          </w:tcPr>
          <w:p w14:paraId="168268D5"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23FC76F7" w14:textId="77777777" w:rsidR="005A2410" w:rsidRPr="00C437F4" w:rsidRDefault="005A2410" w:rsidP="005A2410">
            <w:pPr>
              <w:rPr>
                <w:rFonts w:ascii="Arial" w:hAnsi="Arial" w:cs="Arial"/>
                <w:b/>
                <w:sz w:val="24"/>
                <w:szCs w:val="24"/>
              </w:rPr>
            </w:pPr>
            <w:r w:rsidRPr="00C437F4">
              <w:rPr>
                <w:rFonts w:ascii="Arial" w:hAnsi="Arial" w:cs="Arial"/>
                <w:b/>
                <w:sz w:val="24"/>
                <w:szCs w:val="24"/>
              </w:rPr>
              <w:t>Sequence?</w:t>
            </w:r>
          </w:p>
        </w:tc>
        <w:tc>
          <w:tcPr>
            <w:tcW w:w="1870" w:type="dxa"/>
            <w:tcBorders>
              <w:left w:val="nil"/>
              <w:bottom w:val="single" w:sz="4" w:space="0" w:color="auto"/>
              <w:right w:val="nil"/>
            </w:tcBorders>
          </w:tcPr>
          <w:p w14:paraId="276CB56D"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1078EC52" w14:textId="77777777" w:rsidR="005A2410" w:rsidRPr="00C437F4" w:rsidRDefault="005A2410" w:rsidP="005A2410">
            <w:pPr>
              <w:rPr>
                <w:rFonts w:ascii="Arial" w:hAnsi="Arial" w:cs="Arial"/>
                <w:b/>
                <w:sz w:val="24"/>
                <w:szCs w:val="24"/>
                <w:vertAlign w:val="superscript"/>
              </w:rPr>
            </w:pPr>
            <w:r w:rsidRPr="00C437F4">
              <w:rPr>
                <w:rFonts w:ascii="Arial" w:hAnsi="Arial" w:cs="Arial"/>
                <w:b/>
                <w:sz w:val="24"/>
                <w:szCs w:val="24"/>
              </w:rPr>
              <w:t>Procedure?</w:t>
            </w:r>
            <w:r w:rsidRPr="00C437F4">
              <w:rPr>
                <w:rFonts w:ascii="Arial" w:hAnsi="Arial" w:cs="Arial"/>
                <w:b/>
                <w:sz w:val="24"/>
                <w:szCs w:val="24"/>
                <w:vertAlign w:val="superscript"/>
              </w:rPr>
              <w:t>1</w:t>
            </w:r>
          </w:p>
        </w:tc>
      </w:tr>
      <w:tr w:rsidR="005A2410" w:rsidRPr="00C437F4" w14:paraId="10FCA007" w14:textId="77777777" w:rsidTr="005A2410">
        <w:tc>
          <w:tcPr>
            <w:tcW w:w="1870" w:type="dxa"/>
            <w:tcBorders>
              <w:left w:val="nil"/>
              <w:bottom w:val="single" w:sz="4" w:space="0" w:color="auto"/>
              <w:right w:val="nil"/>
            </w:tcBorders>
          </w:tcPr>
          <w:p w14:paraId="70BB44D2"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1870" w:type="dxa"/>
            <w:tcBorders>
              <w:left w:val="nil"/>
              <w:bottom w:val="single" w:sz="4" w:space="0" w:color="auto"/>
              <w:right w:val="nil"/>
            </w:tcBorders>
          </w:tcPr>
          <w:p w14:paraId="5B4C32A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153F64E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3C0F4CB6"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1FEA49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C3B7392" w14:textId="77777777" w:rsidTr="005A2410">
        <w:tc>
          <w:tcPr>
            <w:tcW w:w="1870" w:type="dxa"/>
            <w:tcBorders>
              <w:left w:val="nil"/>
              <w:bottom w:val="single" w:sz="4" w:space="0" w:color="auto"/>
              <w:right w:val="nil"/>
            </w:tcBorders>
          </w:tcPr>
          <w:p w14:paraId="4693F35A"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1870" w:type="dxa"/>
            <w:tcBorders>
              <w:left w:val="nil"/>
              <w:bottom w:val="single" w:sz="4" w:space="0" w:color="auto"/>
              <w:right w:val="nil"/>
            </w:tcBorders>
          </w:tcPr>
          <w:p w14:paraId="34EB9020"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C04D99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11C580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676942F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2557715" w14:textId="77777777" w:rsidTr="005A2410">
        <w:tc>
          <w:tcPr>
            <w:tcW w:w="1870" w:type="dxa"/>
            <w:tcBorders>
              <w:left w:val="nil"/>
              <w:bottom w:val="single" w:sz="4" w:space="0" w:color="auto"/>
              <w:right w:val="nil"/>
            </w:tcBorders>
          </w:tcPr>
          <w:p w14:paraId="1FCD8075"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1870" w:type="dxa"/>
            <w:tcBorders>
              <w:left w:val="nil"/>
              <w:bottom w:val="single" w:sz="4" w:space="0" w:color="auto"/>
              <w:right w:val="nil"/>
            </w:tcBorders>
          </w:tcPr>
          <w:p w14:paraId="29C5C8DE"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3B7C79D"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C71992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D0CE2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r>
      <w:tr w:rsidR="005A2410" w:rsidRPr="00C437F4" w14:paraId="10B752B7" w14:textId="77777777" w:rsidTr="005A2410">
        <w:tc>
          <w:tcPr>
            <w:tcW w:w="1870" w:type="dxa"/>
            <w:tcBorders>
              <w:left w:val="nil"/>
              <w:bottom w:val="single" w:sz="4" w:space="0" w:color="auto"/>
              <w:right w:val="nil"/>
            </w:tcBorders>
          </w:tcPr>
          <w:p w14:paraId="63C64448"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1870" w:type="dxa"/>
            <w:tcBorders>
              <w:left w:val="nil"/>
              <w:bottom w:val="single" w:sz="4" w:space="0" w:color="auto"/>
              <w:right w:val="nil"/>
            </w:tcBorders>
          </w:tcPr>
          <w:p w14:paraId="48366E53"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2</w:t>
            </w:r>
          </w:p>
        </w:tc>
        <w:tc>
          <w:tcPr>
            <w:tcW w:w="1870" w:type="dxa"/>
            <w:tcBorders>
              <w:left w:val="nil"/>
              <w:bottom w:val="single" w:sz="4" w:space="0" w:color="auto"/>
              <w:right w:val="nil"/>
            </w:tcBorders>
          </w:tcPr>
          <w:p w14:paraId="6B333CC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7AF2A8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5FE881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05B1B82F" w14:textId="77777777" w:rsidTr="005A2410">
        <w:tc>
          <w:tcPr>
            <w:tcW w:w="1870" w:type="dxa"/>
            <w:tcBorders>
              <w:left w:val="nil"/>
              <w:bottom w:val="single" w:sz="4" w:space="0" w:color="auto"/>
              <w:right w:val="nil"/>
            </w:tcBorders>
          </w:tcPr>
          <w:p w14:paraId="63ECFC16"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1870" w:type="dxa"/>
            <w:tcBorders>
              <w:left w:val="nil"/>
              <w:bottom w:val="single" w:sz="4" w:space="0" w:color="auto"/>
              <w:right w:val="nil"/>
            </w:tcBorders>
          </w:tcPr>
          <w:p w14:paraId="158FCE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8ED38C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FA8067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7C0C7A03"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B43E18A" w14:textId="77777777" w:rsidTr="005A2410">
        <w:tc>
          <w:tcPr>
            <w:tcW w:w="1870" w:type="dxa"/>
            <w:tcBorders>
              <w:left w:val="nil"/>
              <w:bottom w:val="single" w:sz="4" w:space="0" w:color="auto"/>
              <w:right w:val="nil"/>
            </w:tcBorders>
          </w:tcPr>
          <w:p w14:paraId="0DF3968E"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1870" w:type="dxa"/>
            <w:tcBorders>
              <w:left w:val="nil"/>
              <w:bottom w:val="single" w:sz="4" w:space="0" w:color="auto"/>
              <w:right w:val="nil"/>
            </w:tcBorders>
          </w:tcPr>
          <w:p w14:paraId="54E370E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46EDA9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1BC4545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5E4F2CF"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3A7D3CBB" w14:textId="77777777" w:rsidTr="005A2410">
        <w:tc>
          <w:tcPr>
            <w:tcW w:w="1870" w:type="dxa"/>
            <w:tcBorders>
              <w:left w:val="nil"/>
              <w:bottom w:val="single" w:sz="4" w:space="0" w:color="auto"/>
              <w:right w:val="nil"/>
            </w:tcBorders>
          </w:tcPr>
          <w:p w14:paraId="06304C05"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1870" w:type="dxa"/>
            <w:tcBorders>
              <w:left w:val="nil"/>
              <w:bottom w:val="single" w:sz="4" w:space="0" w:color="auto"/>
              <w:right w:val="nil"/>
            </w:tcBorders>
          </w:tcPr>
          <w:p w14:paraId="05E109FA"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25486B1A"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3</w:t>
            </w:r>
          </w:p>
        </w:tc>
        <w:tc>
          <w:tcPr>
            <w:tcW w:w="1870" w:type="dxa"/>
            <w:tcBorders>
              <w:left w:val="nil"/>
              <w:bottom w:val="single" w:sz="4" w:space="0" w:color="auto"/>
              <w:right w:val="nil"/>
            </w:tcBorders>
          </w:tcPr>
          <w:p w14:paraId="66418F8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C2BE1AA"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059B291" w14:textId="77777777" w:rsidTr="005A2410">
        <w:tc>
          <w:tcPr>
            <w:tcW w:w="1870" w:type="dxa"/>
            <w:tcBorders>
              <w:left w:val="nil"/>
              <w:right w:val="nil"/>
            </w:tcBorders>
          </w:tcPr>
          <w:p w14:paraId="718FA314" w14:textId="77777777" w:rsidR="005A2410" w:rsidRPr="00C437F4" w:rsidRDefault="005A2410" w:rsidP="005A2410">
            <w:pPr>
              <w:rPr>
                <w:rFonts w:ascii="Arial" w:hAnsi="Arial" w:cs="Arial"/>
                <w:sz w:val="24"/>
                <w:szCs w:val="24"/>
              </w:rPr>
            </w:pPr>
            <w:r w:rsidRPr="00C437F4">
              <w:rPr>
                <w:rFonts w:ascii="Arial" w:hAnsi="Arial" w:cs="Arial"/>
                <w:sz w:val="24"/>
                <w:szCs w:val="24"/>
              </w:rPr>
              <w:t>UPDATE</w:t>
            </w:r>
          </w:p>
        </w:tc>
        <w:tc>
          <w:tcPr>
            <w:tcW w:w="1870" w:type="dxa"/>
            <w:tcBorders>
              <w:left w:val="nil"/>
              <w:right w:val="nil"/>
            </w:tcBorders>
          </w:tcPr>
          <w:p w14:paraId="2E702B9B"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0459E2C"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9D1AEB0"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right w:val="nil"/>
            </w:tcBorders>
          </w:tcPr>
          <w:p w14:paraId="6C27725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bl>
    <w:p w14:paraId="4C244B67"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 xml:space="preserve">1 </w:t>
      </w:r>
      <w:r w:rsidRPr="00C437F4">
        <w:rPr>
          <w:rFonts w:ascii="Arial" w:hAnsi="Arial" w:cs="Arial"/>
          <w:sz w:val="24"/>
          <w:szCs w:val="24"/>
        </w:rPr>
        <w:t>Các thủ tục, hàm và các gói công khai được lưu trữ độc lập</w:t>
      </w:r>
    </w:p>
    <w:p w14:paraId="276D8962"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2</w:t>
      </w:r>
      <w:r w:rsidRPr="00C437F4">
        <w:rPr>
          <w:rFonts w:ascii="Arial" w:hAnsi="Arial" w:cs="Arial"/>
        </w:rPr>
        <w:t xml:space="preserve"> </w:t>
      </w:r>
      <w:r w:rsidRPr="00C437F4">
        <w:rPr>
          <w:rFonts w:ascii="Arial" w:hAnsi="Arial" w:cs="Arial"/>
          <w:sz w:val="24"/>
          <w:szCs w:val="24"/>
        </w:rPr>
        <w:t>Đặc quyền không thể được cấp cho vai trò</w:t>
      </w:r>
    </w:p>
    <w:p w14:paraId="303C3BB6" w14:textId="1A7CC3BD"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3</w:t>
      </w:r>
      <w:r w:rsidRPr="00C437F4">
        <w:rPr>
          <w:rFonts w:ascii="Arial" w:hAnsi="Arial" w:cs="Arial"/>
        </w:rPr>
        <w:t xml:space="preserve"> </w:t>
      </w:r>
      <w:r w:rsidRPr="00C437F4">
        <w:rPr>
          <w:rFonts w:ascii="Arial" w:hAnsi="Arial" w:cs="Arial"/>
          <w:sz w:val="24"/>
          <w:szCs w:val="24"/>
        </w:rPr>
        <w:t>Cũng có thể được cấp cho ảnh chụp nhanh</w:t>
      </w:r>
    </w:p>
    <w:p w14:paraId="3F6DFA82" w14:textId="77777777" w:rsidR="009E5ED6" w:rsidRPr="00C437F4" w:rsidRDefault="009E5ED6" w:rsidP="005A2410">
      <w:pPr>
        <w:rPr>
          <w:rFonts w:ascii="Arial" w:hAnsi="Arial" w:cs="Arial"/>
          <w:sz w:val="24"/>
          <w:szCs w:val="24"/>
        </w:rPr>
      </w:pPr>
    </w:p>
    <w:p w14:paraId="11CB770F" w14:textId="59884099" w:rsidR="005A2410" w:rsidRDefault="005A2410" w:rsidP="009E5ED6">
      <w:pPr>
        <w:ind w:left="1440"/>
        <w:rPr>
          <w:rFonts w:ascii="Arial" w:hAnsi="Arial" w:cs="Arial"/>
          <w:sz w:val="24"/>
          <w:szCs w:val="24"/>
        </w:rPr>
      </w:pPr>
      <w:r w:rsidRPr="00C437F4">
        <w:rPr>
          <w:rFonts w:ascii="Arial" w:hAnsi="Arial" w:cs="Arial"/>
          <w:sz w:val="24"/>
          <w:szCs w:val="24"/>
        </w:rPr>
        <w:t>Xem thêm "</w:t>
      </w:r>
      <w:r w:rsidRPr="00C437F4">
        <w:rPr>
          <w:rFonts w:ascii="Arial" w:hAnsi="Arial" w:cs="Arial"/>
          <w:color w:val="4BACC6" w:themeColor="accent5"/>
          <w:sz w:val="24"/>
          <w:szCs w:val="24"/>
        </w:rPr>
        <w:t>Đối tượng lược đồ kiểm toán</w:t>
      </w:r>
      <w:r w:rsidRPr="00C437F4">
        <w:rPr>
          <w:rFonts w:ascii="Arial" w:hAnsi="Arial" w:cs="Arial"/>
          <w:sz w:val="24"/>
          <w:szCs w:val="24"/>
        </w:rPr>
        <w:t>" trên trang 9-28 để biết thông tin chi tiết về cách đối tượng lược đồ có thể được kiểm tra.</w:t>
      </w:r>
    </w:p>
    <w:p w14:paraId="5B2312BC" w14:textId="77777777" w:rsidR="009E5ED6" w:rsidRPr="00C437F4" w:rsidRDefault="009E5ED6" w:rsidP="009E5ED6">
      <w:pPr>
        <w:ind w:left="1440"/>
        <w:rPr>
          <w:rFonts w:ascii="Arial" w:hAnsi="Arial" w:cs="Arial"/>
          <w:sz w:val="24"/>
          <w:szCs w:val="24"/>
        </w:rPr>
      </w:pPr>
    </w:p>
    <w:p w14:paraId="45A327E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câu lệnh SQL được cho phép bởi các đặc quyền đối tượng</w:t>
      </w:r>
    </w:p>
    <w:p w14:paraId="1F3FB91E" w14:textId="0934F6BE" w:rsidR="005A2410" w:rsidRDefault="005A2410" w:rsidP="009E5ED6">
      <w:pPr>
        <w:ind w:left="720"/>
        <w:rPr>
          <w:rFonts w:ascii="Arial" w:hAnsi="Arial" w:cs="Arial"/>
          <w:sz w:val="24"/>
          <w:szCs w:val="24"/>
        </w:rPr>
      </w:pPr>
      <w:r w:rsidRPr="00C437F4">
        <w:rPr>
          <w:rFonts w:ascii="Arial" w:hAnsi="Arial" w:cs="Arial"/>
          <w:sz w:val="24"/>
          <w:szCs w:val="24"/>
        </w:rPr>
        <w:t>Khi bạn triển khai và thử nghiệm ứng dụng của mình, bạn nên tạo từng vai trò cần thiết. Kiểm tra kịch bản sử dụng cho từng vai trò để đảm bảo rằng người dùng ứng dụng của bạn sẽ có quyền truy cập thích hợp vào cơ sở dữ liệu. Sau khi hoàn thành các bài kiểm tra của bạn, phối hợp với quản trị viên của ứng dụng để đảm bảo rằng mỗi người dùng được gán vai trò thích hợp.</w:t>
      </w:r>
    </w:p>
    <w:p w14:paraId="4FEA9F1B" w14:textId="77777777" w:rsidR="009E5ED6" w:rsidRPr="00C437F4" w:rsidRDefault="009E5ED6" w:rsidP="005A2410">
      <w:pPr>
        <w:ind w:firstLine="720"/>
        <w:rPr>
          <w:rFonts w:ascii="Arial" w:hAnsi="Arial" w:cs="Arial"/>
          <w:sz w:val="24"/>
          <w:szCs w:val="24"/>
        </w:rPr>
      </w:pPr>
    </w:p>
    <w:p w14:paraId="6AAD7DB3" w14:textId="35E84D3D" w:rsidR="005A2410" w:rsidRDefault="005A2410" w:rsidP="009E5ED6">
      <w:pPr>
        <w:ind w:left="720"/>
        <w:rPr>
          <w:rFonts w:ascii="Arial" w:hAnsi="Arial" w:cs="Arial"/>
          <w:sz w:val="24"/>
          <w:szCs w:val="24"/>
        </w:rPr>
      </w:pPr>
      <w:r w:rsidRPr="00C437F4">
        <w:rPr>
          <w:rFonts w:ascii="Arial" w:hAnsi="Arial" w:cs="Arial"/>
          <w:color w:val="4BACC6" w:themeColor="accent5"/>
          <w:sz w:val="24"/>
          <w:szCs w:val="24"/>
        </w:rPr>
        <w:t xml:space="preserve">Bảng 5–3 </w:t>
      </w:r>
      <w:r w:rsidRPr="00C437F4">
        <w:rPr>
          <w:rFonts w:ascii="Arial" w:hAnsi="Arial" w:cs="Arial"/>
          <w:sz w:val="24"/>
          <w:szCs w:val="24"/>
        </w:rPr>
        <w:t xml:space="preserve">liệt kê các câu lệnh SQL được cho phép bởi các đặc quyền đối tượng được </w:t>
      </w:r>
      <w:r w:rsidRPr="00C437F4">
        <w:rPr>
          <w:rFonts w:ascii="Arial" w:hAnsi="Arial" w:cs="Arial"/>
          <w:sz w:val="24"/>
          <w:szCs w:val="24"/>
        </w:rPr>
        <w:lastRenderedPageBreak/>
        <w:t xml:space="preserve">hiển thị trong </w:t>
      </w:r>
      <w:r w:rsidRPr="00C437F4">
        <w:rPr>
          <w:rFonts w:ascii="Arial" w:hAnsi="Arial" w:cs="Arial"/>
          <w:color w:val="4BACC6" w:themeColor="accent5"/>
          <w:sz w:val="24"/>
          <w:szCs w:val="24"/>
        </w:rPr>
        <w:t>Bảng 5–2</w:t>
      </w:r>
      <w:r w:rsidRPr="00C437F4">
        <w:rPr>
          <w:rFonts w:ascii="Arial" w:hAnsi="Arial" w:cs="Arial"/>
          <w:sz w:val="24"/>
          <w:szCs w:val="24"/>
        </w:rPr>
        <w:t>.</w:t>
      </w:r>
    </w:p>
    <w:p w14:paraId="2BE7EFA8" w14:textId="77777777" w:rsidR="009E5ED6" w:rsidRPr="00C437F4" w:rsidRDefault="009E5ED6" w:rsidP="009E5ED6">
      <w:pPr>
        <w:ind w:left="720"/>
        <w:rPr>
          <w:rFonts w:ascii="Arial" w:hAnsi="Arial" w:cs="Arial"/>
          <w:sz w:val="24"/>
          <w:szCs w:val="24"/>
        </w:rPr>
      </w:pPr>
    </w:p>
    <w:p w14:paraId="1CBC3903"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Bảng 5–3 Các câu lệnh SQL được cho phép bởi các đặc quyền đối tượng cơ sở dữ liệu</w:t>
      </w:r>
    </w:p>
    <w:tbl>
      <w:tblPr>
        <w:tblStyle w:val="TableGrid"/>
        <w:tblW w:w="0" w:type="auto"/>
        <w:tblLook w:val="04A0" w:firstRow="1" w:lastRow="0" w:firstColumn="1" w:lastColumn="0" w:noHBand="0" w:noVBand="1"/>
      </w:tblPr>
      <w:tblGrid>
        <w:gridCol w:w="2790"/>
        <w:gridCol w:w="6560"/>
      </w:tblGrid>
      <w:tr w:rsidR="005A2410" w:rsidRPr="00C437F4" w14:paraId="4FB8082F" w14:textId="77777777" w:rsidTr="005A2410">
        <w:tc>
          <w:tcPr>
            <w:tcW w:w="2790" w:type="dxa"/>
            <w:tcBorders>
              <w:left w:val="nil"/>
              <w:bottom w:val="single" w:sz="4" w:space="0" w:color="auto"/>
              <w:right w:val="nil"/>
            </w:tcBorders>
          </w:tcPr>
          <w:p w14:paraId="7BE3DAAA"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6560" w:type="dxa"/>
            <w:tcBorders>
              <w:left w:val="nil"/>
              <w:bottom w:val="single" w:sz="4" w:space="0" w:color="auto"/>
              <w:right w:val="nil"/>
            </w:tcBorders>
          </w:tcPr>
          <w:p w14:paraId="6F489CE6" w14:textId="77777777" w:rsidR="005A2410" w:rsidRPr="00C437F4" w:rsidRDefault="005A2410" w:rsidP="005A2410">
            <w:pPr>
              <w:rPr>
                <w:rFonts w:ascii="Arial" w:hAnsi="Arial" w:cs="Arial"/>
                <w:b/>
                <w:sz w:val="24"/>
                <w:szCs w:val="24"/>
              </w:rPr>
            </w:pPr>
            <w:r w:rsidRPr="00C437F4">
              <w:rPr>
                <w:rFonts w:ascii="Arial" w:hAnsi="Arial" w:cs="Arial"/>
                <w:b/>
                <w:sz w:val="24"/>
                <w:szCs w:val="24"/>
              </w:rPr>
              <w:t>SQL Statements Permitted</w:t>
            </w:r>
          </w:p>
        </w:tc>
      </w:tr>
      <w:tr w:rsidR="005A2410" w:rsidRPr="00C437F4" w14:paraId="022E9DAA" w14:textId="77777777" w:rsidTr="005A2410">
        <w:tc>
          <w:tcPr>
            <w:tcW w:w="2790" w:type="dxa"/>
            <w:tcBorders>
              <w:left w:val="nil"/>
              <w:bottom w:val="single" w:sz="4" w:space="0" w:color="auto"/>
              <w:right w:val="nil"/>
            </w:tcBorders>
          </w:tcPr>
          <w:p w14:paraId="621ECAD0"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6560" w:type="dxa"/>
            <w:tcBorders>
              <w:left w:val="nil"/>
              <w:bottom w:val="single" w:sz="4" w:space="0" w:color="auto"/>
              <w:right w:val="nil"/>
            </w:tcBorders>
          </w:tcPr>
          <w:p w14:paraId="5257824D"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ALTER (bảng hoặc chuỗi) TẠO TRIGGER ON đối tượng (chỉ bảng)</w:t>
            </w:r>
          </w:p>
        </w:tc>
      </w:tr>
      <w:tr w:rsidR="005A2410" w:rsidRPr="00C437F4" w14:paraId="18384743" w14:textId="77777777" w:rsidTr="005A2410">
        <w:tc>
          <w:tcPr>
            <w:tcW w:w="2790" w:type="dxa"/>
            <w:tcBorders>
              <w:left w:val="nil"/>
              <w:bottom w:val="single" w:sz="4" w:space="0" w:color="auto"/>
              <w:right w:val="nil"/>
            </w:tcBorders>
          </w:tcPr>
          <w:p w14:paraId="5163467E"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6560" w:type="dxa"/>
            <w:tcBorders>
              <w:left w:val="nil"/>
              <w:bottom w:val="single" w:sz="4" w:space="0" w:color="auto"/>
              <w:right w:val="nil"/>
            </w:tcBorders>
          </w:tcPr>
          <w:p w14:paraId="68943168" w14:textId="77777777" w:rsidR="005A2410" w:rsidRPr="00C437F4" w:rsidRDefault="005A2410" w:rsidP="005A2410">
            <w:pPr>
              <w:rPr>
                <w:rFonts w:ascii="Arial" w:hAnsi="Arial" w:cs="Arial"/>
                <w:sz w:val="24"/>
                <w:szCs w:val="24"/>
              </w:rPr>
            </w:pPr>
            <w:r w:rsidRPr="00C437F4">
              <w:rPr>
                <w:rFonts w:ascii="Arial" w:hAnsi="Arial" w:cs="Arial"/>
                <w:sz w:val="24"/>
                <w:szCs w:val="24"/>
              </w:rPr>
              <w:t>XÓA TỪ đối tượng (bảng, dạng xem hoặc từ đồng nghĩa)</w:t>
            </w:r>
          </w:p>
        </w:tc>
      </w:tr>
      <w:tr w:rsidR="005A2410" w:rsidRPr="00C437F4" w14:paraId="7E041F7F" w14:textId="77777777" w:rsidTr="005A2410">
        <w:tc>
          <w:tcPr>
            <w:tcW w:w="2790" w:type="dxa"/>
            <w:tcBorders>
              <w:left w:val="nil"/>
              <w:bottom w:val="single" w:sz="4" w:space="0" w:color="auto"/>
              <w:right w:val="nil"/>
            </w:tcBorders>
          </w:tcPr>
          <w:p w14:paraId="42129F12"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6560" w:type="dxa"/>
            <w:tcBorders>
              <w:left w:val="nil"/>
              <w:bottom w:val="single" w:sz="4" w:space="0" w:color="auto"/>
              <w:right w:val="nil"/>
            </w:tcBorders>
          </w:tcPr>
          <w:p w14:paraId="5F6D4530"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EXECUTE (thủ tục hoặc hàm) Tham chiếu đến các biến gói công khai</w:t>
            </w:r>
          </w:p>
        </w:tc>
      </w:tr>
      <w:tr w:rsidR="005A2410" w:rsidRPr="00C437F4" w14:paraId="32B299A7" w14:textId="77777777" w:rsidTr="005A2410">
        <w:tc>
          <w:tcPr>
            <w:tcW w:w="2790" w:type="dxa"/>
            <w:tcBorders>
              <w:left w:val="nil"/>
              <w:bottom w:val="single" w:sz="4" w:space="0" w:color="auto"/>
              <w:right w:val="nil"/>
            </w:tcBorders>
          </w:tcPr>
          <w:p w14:paraId="7F393BE6"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6560" w:type="dxa"/>
            <w:tcBorders>
              <w:left w:val="nil"/>
              <w:bottom w:val="single" w:sz="4" w:space="0" w:color="auto"/>
              <w:right w:val="nil"/>
            </w:tcBorders>
          </w:tcPr>
          <w:p w14:paraId="51BBF4FE" w14:textId="77777777" w:rsidR="005A2410" w:rsidRPr="00C437F4" w:rsidRDefault="005A2410" w:rsidP="005A2410">
            <w:pPr>
              <w:rPr>
                <w:rFonts w:ascii="Arial" w:hAnsi="Arial" w:cs="Arial"/>
                <w:sz w:val="24"/>
                <w:szCs w:val="24"/>
              </w:rPr>
            </w:pPr>
            <w:r w:rsidRPr="00C437F4">
              <w:rPr>
                <w:rFonts w:ascii="Arial" w:hAnsi="Arial" w:cs="Arial"/>
                <w:sz w:val="24"/>
                <w:szCs w:val="24"/>
              </w:rPr>
              <w:t>TẠO đối tượng INDEX ON (bảng, dạng xem hoặc từ đồng nghĩa)</w:t>
            </w:r>
          </w:p>
        </w:tc>
      </w:tr>
      <w:tr w:rsidR="005A2410" w:rsidRPr="00C437F4" w14:paraId="4C7FE964" w14:textId="77777777" w:rsidTr="005A2410">
        <w:tc>
          <w:tcPr>
            <w:tcW w:w="2790" w:type="dxa"/>
            <w:tcBorders>
              <w:left w:val="nil"/>
              <w:bottom w:val="single" w:sz="4" w:space="0" w:color="auto"/>
              <w:right w:val="nil"/>
            </w:tcBorders>
          </w:tcPr>
          <w:p w14:paraId="08BD6C4B"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6560" w:type="dxa"/>
            <w:tcBorders>
              <w:left w:val="nil"/>
              <w:bottom w:val="single" w:sz="4" w:space="0" w:color="auto"/>
              <w:right w:val="nil"/>
            </w:tcBorders>
          </w:tcPr>
          <w:p w14:paraId="65F03DCE"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INSERT INTO (bảng, dạng xem hoặc từ đồng nghĩa)</w:t>
            </w:r>
          </w:p>
        </w:tc>
      </w:tr>
      <w:tr w:rsidR="005A2410" w:rsidRPr="00C437F4" w14:paraId="2E4710DE" w14:textId="77777777" w:rsidTr="005A2410">
        <w:tc>
          <w:tcPr>
            <w:tcW w:w="2790" w:type="dxa"/>
            <w:tcBorders>
              <w:left w:val="nil"/>
              <w:bottom w:val="single" w:sz="4" w:space="0" w:color="auto"/>
              <w:right w:val="nil"/>
            </w:tcBorders>
          </w:tcPr>
          <w:p w14:paraId="62298E32"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6560" w:type="dxa"/>
            <w:tcBorders>
              <w:left w:val="nil"/>
              <w:bottom w:val="single" w:sz="4" w:space="0" w:color="auto"/>
              <w:right w:val="nil"/>
            </w:tcBorders>
          </w:tcPr>
          <w:p w14:paraId="6F411171" w14:textId="77777777" w:rsidR="005A2410" w:rsidRPr="00C437F4" w:rsidRDefault="005A2410" w:rsidP="005A2410">
            <w:pPr>
              <w:rPr>
                <w:rFonts w:ascii="Arial" w:hAnsi="Arial" w:cs="Arial"/>
                <w:sz w:val="24"/>
                <w:szCs w:val="24"/>
              </w:rPr>
            </w:pPr>
            <w:r w:rsidRPr="00C437F4">
              <w:rPr>
                <w:rFonts w:ascii="Arial" w:hAnsi="Arial" w:cs="Arial"/>
                <w:sz w:val="24"/>
                <w:szCs w:val="24"/>
              </w:rPr>
              <w:t>Câu lệnh CREATE hoặc ALTER TABLE định nghĩa ràng buộc toàn vẹn KEY NGOÀI trên đối tượng (chỉ các bảng)</w:t>
            </w:r>
          </w:p>
        </w:tc>
      </w:tr>
      <w:tr w:rsidR="005A2410" w:rsidRPr="00C437F4" w14:paraId="1A2D5C18" w14:textId="77777777" w:rsidTr="005A2410">
        <w:tc>
          <w:tcPr>
            <w:tcW w:w="2790" w:type="dxa"/>
            <w:tcBorders>
              <w:left w:val="nil"/>
              <w:right w:val="nil"/>
            </w:tcBorders>
          </w:tcPr>
          <w:p w14:paraId="775ECF04"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6560" w:type="dxa"/>
            <w:tcBorders>
              <w:left w:val="nil"/>
              <w:right w:val="nil"/>
            </w:tcBorders>
          </w:tcPr>
          <w:p w14:paraId="0B38B967" w14:textId="77777777" w:rsidR="005A2410" w:rsidRPr="00C437F4" w:rsidRDefault="005A2410" w:rsidP="005A2410">
            <w:pPr>
              <w:rPr>
                <w:rFonts w:ascii="Arial" w:hAnsi="Arial" w:cs="Arial"/>
                <w:sz w:val="24"/>
                <w:szCs w:val="24"/>
              </w:rPr>
            </w:pPr>
            <w:r w:rsidRPr="00C437F4">
              <w:rPr>
                <w:rFonts w:ascii="Arial" w:hAnsi="Arial" w:cs="Arial"/>
                <w:sz w:val="24"/>
                <w:szCs w:val="24"/>
              </w:rPr>
              <w:t>SELECT ... TỪ đối tượng (bảng, dạng xem, từ đồng nghĩa hoặc ảnh chụp) Các câu lệnh SQL sử dụng một chuỗi</w:t>
            </w:r>
          </w:p>
        </w:tc>
      </w:tr>
    </w:tbl>
    <w:p w14:paraId="5932B69F" w14:textId="77777777" w:rsidR="005A2410" w:rsidRPr="00C437F4" w:rsidRDefault="005A2410" w:rsidP="005A2410">
      <w:pPr>
        <w:ind w:firstLine="720"/>
        <w:rPr>
          <w:rFonts w:ascii="Arial" w:hAnsi="Arial" w:cs="Arial"/>
          <w:b/>
          <w:sz w:val="24"/>
          <w:szCs w:val="24"/>
        </w:rPr>
      </w:pPr>
    </w:p>
    <w:p w14:paraId="0994CA8E" w14:textId="047D43ED" w:rsidR="005A2410" w:rsidRDefault="005A2410" w:rsidP="005A2410">
      <w:pPr>
        <w:ind w:left="144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Giới thiệu về đặc quyền và vai trò</w:t>
      </w:r>
      <w:r w:rsidRPr="00C437F4">
        <w:rPr>
          <w:rFonts w:ascii="Arial" w:hAnsi="Arial" w:cs="Arial"/>
          <w:sz w:val="24"/>
          <w:szCs w:val="24"/>
        </w:rPr>
        <w:t>" trên trang 4-1 để thảo luận về các đặc quyền đối tượng. Xem thêm "</w:t>
      </w:r>
      <w:r w:rsidRPr="00C437F4">
        <w:rPr>
          <w:rFonts w:ascii="Arial" w:hAnsi="Arial" w:cs="Arial"/>
          <w:color w:val="4BACC6" w:themeColor="accent5"/>
          <w:sz w:val="24"/>
          <w:szCs w:val="24"/>
        </w:rPr>
        <w:t>Kiểm chứng các câu lệnh SQL</w:t>
      </w:r>
      <w:r w:rsidRPr="00C437F4">
        <w:rPr>
          <w:rFonts w:ascii="Arial" w:hAnsi="Arial" w:cs="Arial"/>
          <w:sz w:val="24"/>
          <w:szCs w:val="24"/>
        </w:rPr>
        <w:t>" trên trang 9-23 để biết thông tin chi tiết về cách các câu lệnh SQL có thể được kiểm tra như thế nào.</w:t>
      </w:r>
    </w:p>
    <w:p w14:paraId="54A39B3C" w14:textId="77777777" w:rsidR="009E5ED6" w:rsidRPr="00C437F4" w:rsidRDefault="009E5ED6" w:rsidP="005A2410">
      <w:pPr>
        <w:ind w:left="1440"/>
        <w:rPr>
          <w:rFonts w:ascii="Arial" w:hAnsi="Arial" w:cs="Arial"/>
          <w:sz w:val="24"/>
          <w:szCs w:val="24"/>
        </w:rPr>
      </w:pPr>
    </w:p>
    <w:p w14:paraId="2C2B666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tham số cho bảo mật nâng cao của truyền thông cơ sở dữ liệu</w:t>
      </w:r>
    </w:p>
    <w:p w14:paraId="18055052"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Quản trị viên cơ sở dữ liệu có thể quản lý bảo mật cho các ứng dụng của họ bằng cách làm theo các quy trình trong phần này.</w:t>
      </w:r>
    </w:p>
    <w:p w14:paraId="1EE722C6"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Báo cáo các gói lỗi đã nhận được trên cơ sở dữ liệu từ lỗi giao thức</w:t>
      </w:r>
    </w:p>
    <w:p w14:paraId="242DB64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Chấm dứt hoặc tiếp tục thực thi máy chủ sau khi nhận được gói tin xấu</w:t>
      </w:r>
    </w:p>
    <w:p w14:paraId="08B5E1E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số lần thử xác thực tối đa</w:t>
      </w:r>
    </w:p>
    <w:p w14:paraId="44A7881F"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soát Hiển thị Biểu ngữ Phiên bản Cơ sở dữ liệu</w:t>
      </w:r>
    </w:p>
    <w:p w14:paraId="6A1DF21D"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biểu ngữ để truy cập trái phép và kiểm tra hành động người dùng</w:t>
      </w:r>
    </w:p>
    <w:p w14:paraId="19DE2F1C" w14:textId="77777777" w:rsidR="005A2410" w:rsidRPr="00C437F4" w:rsidRDefault="005A2410" w:rsidP="005A2410">
      <w:pPr>
        <w:rPr>
          <w:rFonts w:ascii="Arial" w:hAnsi="Arial" w:cs="Arial"/>
          <w:b/>
          <w:sz w:val="36"/>
          <w:szCs w:val="36"/>
        </w:rPr>
      </w:pPr>
      <w:r w:rsidRPr="00C437F4">
        <w:rPr>
          <w:rFonts w:ascii="Arial" w:hAnsi="Arial" w:cs="Arial"/>
          <w:b/>
          <w:sz w:val="36"/>
          <w:szCs w:val="36"/>
        </w:rPr>
        <w:t>Báo cáo các gói lỗi đã nhận được trên cơ sở dữ liệu từ lỗi giao thức</w:t>
      </w:r>
    </w:p>
    <w:p w14:paraId="7BC20036" w14:textId="51FA3622" w:rsidR="005A2410" w:rsidRDefault="005A2410" w:rsidP="009E5ED6">
      <w:pPr>
        <w:ind w:left="720"/>
        <w:rPr>
          <w:rFonts w:ascii="Arial" w:hAnsi="Arial" w:cs="Arial"/>
          <w:sz w:val="24"/>
          <w:szCs w:val="24"/>
        </w:rPr>
      </w:pPr>
      <w:r w:rsidRPr="00C437F4">
        <w:rPr>
          <w:rFonts w:ascii="Arial" w:hAnsi="Arial" w:cs="Arial"/>
          <w:sz w:val="24"/>
          <w:szCs w:val="24"/>
        </w:rPr>
        <w:t>Các tiện ích giao tiếp mạng như Oracle Call Interface (OCI) hoặc Two-Task Common (TTC) có thể tạo ra một tệp đĩa lớn có chứa dấu vết ngăn xếp và đống lưu trữ khi máy chủ nhận được gói tin không đúng, gói ngoài chuỗi hoặc một gói riêng hoặc cuộc gọi thủ tục từ xa không sử dụng. Thông thường, tệp đĩa này có thể phát triển khá lớn. Một kẻ xâm nhập có thể làm tê liệt một hệ thống bằng cách liên tục gửi các gói dữ liệu xấu đến máy chủ, điều này có thể dẫn đến tràn ngập đĩa và từ chối dịch vụ. Một khách hàng không được thẩm định cũng có thể gắn kết kiểu tấn công này.</w:t>
      </w:r>
    </w:p>
    <w:p w14:paraId="06FB948A" w14:textId="77777777" w:rsidR="009E5ED6" w:rsidRPr="00C437F4" w:rsidRDefault="009E5ED6" w:rsidP="005A2410">
      <w:pPr>
        <w:ind w:firstLine="720"/>
        <w:rPr>
          <w:rFonts w:ascii="Arial" w:hAnsi="Arial" w:cs="Arial"/>
          <w:sz w:val="24"/>
          <w:szCs w:val="24"/>
        </w:rPr>
      </w:pPr>
    </w:p>
    <w:p w14:paraId="5C8F1CEA"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ngăn chặn các cuộc tấn công này bằng cách đặt tham số khởi tạo SEC_PROTOCOL_ERROR_TRACE_ACTION thành một trong các giá trị sau:</w:t>
      </w:r>
    </w:p>
    <w:p w14:paraId="79551C3D"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Không: Định cấu hình máy chủ để bỏ qua các gói dữ liệu xấu và không tạo bất kỳ tệp theo dõi hoặc thông điệp nhật ký nào. Sử dụng cài đặt này nếu tính sẵn có </w:t>
      </w:r>
      <w:r w:rsidRPr="00C437F4">
        <w:rPr>
          <w:rFonts w:ascii="Arial" w:hAnsi="Arial" w:cs="Arial"/>
          <w:sz w:val="24"/>
          <w:szCs w:val="24"/>
        </w:rPr>
        <w:lastRenderedPageBreak/>
        <w:t>của máy chủ cực kỳ quan trọng hơn khi biết rằng các gói dữ liệu xấu đang được nhận.</w:t>
      </w:r>
    </w:p>
    <w:p w14:paraId="51294B3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None</w:t>
      </w:r>
    </w:p>
    <w:p w14:paraId="38367A88"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Theo dõi (thiết lập mặc định): Tạo các tệp theo dõi, nhưng nó rất hữu ích cho các mục đích gỡ lỗi, ví dụ, khi một máy khách mạng đang gửi các gói dữ liệu xấu do lỗi.</w:t>
      </w:r>
    </w:p>
    <w:p w14:paraId="1D07842E"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66AB3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Dấu vết</w:t>
      </w:r>
    </w:p>
    <w:p w14:paraId="31C2E992"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Nhật ký: Viết một tin nhắn ngắn, một dòng vào tệp theo dõi máy chủ. Lựa chọn này cân bằng một số mức độ kiểm toán với tính khả dụng của hệ thống.</w:t>
      </w:r>
    </w:p>
    <w:p w14:paraId="1D874D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AAD2C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Log</w:t>
      </w:r>
    </w:p>
    <w:p w14:paraId="10905CA7"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Cảnh báo: Gửi một thông điệp cảnh báo đến một người quản trị cơ sở dữ liệu hoặc bảng điều khiển giám sát.</w:t>
      </w:r>
    </w:p>
    <w:p w14:paraId="0D3F30B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C3C78E1" w14:textId="3DFFA4A3"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Alert</w:t>
      </w:r>
    </w:p>
    <w:p w14:paraId="135BD297" w14:textId="77777777" w:rsidR="009E5ED6" w:rsidRPr="00C437F4" w:rsidRDefault="009E5ED6" w:rsidP="005A2410">
      <w:pPr>
        <w:pStyle w:val="ListParagraph"/>
        <w:ind w:left="1440"/>
        <w:rPr>
          <w:rFonts w:ascii="Arial" w:hAnsi="Arial" w:cs="Arial"/>
          <w:sz w:val="20"/>
          <w:szCs w:val="20"/>
        </w:rPr>
      </w:pPr>
    </w:p>
    <w:p w14:paraId="14ABAD8C" w14:textId="04F7256D" w:rsidR="009E5ED6" w:rsidRPr="00C437F4" w:rsidRDefault="005A2410" w:rsidP="005A2410">
      <w:pPr>
        <w:rPr>
          <w:rFonts w:ascii="Arial" w:hAnsi="Arial" w:cs="Arial"/>
          <w:b/>
          <w:sz w:val="36"/>
          <w:szCs w:val="36"/>
        </w:rPr>
      </w:pPr>
      <w:r w:rsidRPr="00C437F4">
        <w:rPr>
          <w:rFonts w:ascii="Arial" w:hAnsi="Arial" w:cs="Arial"/>
          <w:b/>
          <w:sz w:val="36"/>
          <w:szCs w:val="36"/>
        </w:rPr>
        <w:t>Chấm dứt hoặc tiếp tục thực thi máy chủ sau khi nhận được gói dữ liệu không hợp lệ</w:t>
      </w:r>
    </w:p>
    <w:p w14:paraId="6BBD0EE9" w14:textId="21DD994F" w:rsidR="005A2410" w:rsidRDefault="005A2410" w:rsidP="009E5ED6">
      <w:pPr>
        <w:ind w:left="720"/>
        <w:rPr>
          <w:rFonts w:ascii="Arial" w:hAnsi="Arial" w:cs="Arial"/>
          <w:sz w:val="24"/>
          <w:szCs w:val="24"/>
        </w:rPr>
      </w:pPr>
      <w:r w:rsidRPr="00C437F4">
        <w:rPr>
          <w:rFonts w:ascii="Arial" w:hAnsi="Arial" w:cs="Arial"/>
          <w:sz w:val="24"/>
          <w:szCs w:val="24"/>
        </w:rPr>
        <w:t>Sau khi Cơ sở dữ liệu Oracle phát hiện lỗi giao thức máy khách hoặc máy chủ, nó phải tiếp tục thực thi. Tuy nhiên, điều này có thể làm cho máy chủ bị các gói dữ liệu xấu xa hơn, điều này có thể dẫn đến các cuộc tấn công do lũ lụt hoặc từ chối dịch vụ.</w:t>
      </w:r>
    </w:p>
    <w:p w14:paraId="4D4F3DBF" w14:textId="77777777" w:rsidR="009E5ED6" w:rsidRPr="00C437F4" w:rsidRDefault="009E5ED6" w:rsidP="005A2410">
      <w:pPr>
        <w:ind w:firstLine="720"/>
        <w:rPr>
          <w:rFonts w:ascii="Arial" w:hAnsi="Arial" w:cs="Arial"/>
          <w:sz w:val="24"/>
          <w:szCs w:val="24"/>
        </w:rPr>
      </w:pPr>
    </w:p>
    <w:p w14:paraId="4EF1F4EF"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kiểm soát việc thực hiện thêm của một quá trình máy chủ khi nó nhận được các gói dữ liệu xấu từ một khách hàng tiềm ẩn độc hại bằng cách đặt tham số khởi tạo SEC_PROTOCOL_ERROR_FURTHER_ACTION thành một trong các giá trị sau:</w:t>
      </w:r>
    </w:p>
    <w:p w14:paraId="334E4B11"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Continue (thiết lập mặc định): Tiếp tục thực thi máy chủ. Tuy nhiên, lưu ý rằng máy chủ có thể bị tấn công thêm.</w:t>
      </w:r>
    </w:p>
    <w:p w14:paraId="5DA2A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05F79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Continue</w:t>
      </w:r>
    </w:p>
    <w:p w14:paraId="33F88B3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Delay, m: Trì hoãn máy khách m giây trước khi máy chủ có thể chấp nhận yêu cầu tiếp theo từ cùng một kết nối máy khách. Cài đặt này ngăn các khách hàng độc hại sử dụng quá nhiều tài nguyên máy chủ trong khi khách hàng hợp pháp gặp phải sự xuống cấp về hiệu suất nhưng có thể tiếp tục hoạt động.</w:t>
      </w:r>
    </w:p>
    <w:p w14:paraId="61008BC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CFF14E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Delay, 3</w:t>
      </w:r>
    </w:p>
    <w:p w14:paraId="10D0CF7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Drop, n: Buộc chấm dứt kết nối máy khách sau khi n gói dữ liệu xấu. Cài đặt này cho phép máy chủ tự bảo vệ mình bằng chi phí của khách hàng, ví dụ: mất giao dịch. Tuy nhiên, máy khách vẫn có thể kết nối lại và thử lại thao tác tương tự.</w:t>
      </w:r>
    </w:p>
    <w:p w14:paraId="35B2AB1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Ví dụ:</w:t>
      </w:r>
    </w:p>
    <w:p w14:paraId="225B76EA" w14:textId="478713C2"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Drop, 10</w:t>
      </w:r>
    </w:p>
    <w:p w14:paraId="240DDBB6" w14:textId="77777777" w:rsidR="009E5ED6" w:rsidRPr="00C437F4" w:rsidRDefault="009E5ED6" w:rsidP="005A2410">
      <w:pPr>
        <w:pStyle w:val="ListParagraph"/>
        <w:ind w:left="1440"/>
        <w:rPr>
          <w:rFonts w:ascii="Arial" w:hAnsi="Arial" w:cs="Arial"/>
          <w:sz w:val="20"/>
          <w:szCs w:val="20"/>
        </w:rPr>
      </w:pPr>
    </w:p>
    <w:p w14:paraId="29EDC0C2"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số lần thử xác thực tối đa</w:t>
      </w:r>
    </w:p>
    <w:p w14:paraId="21088C79" w14:textId="063BF442" w:rsidR="005A2410" w:rsidRDefault="005A2410" w:rsidP="009E5ED6">
      <w:pPr>
        <w:ind w:left="720"/>
        <w:rPr>
          <w:rFonts w:ascii="Arial" w:hAnsi="Arial" w:cs="Arial"/>
          <w:sz w:val="24"/>
          <w:szCs w:val="24"/>
        </w:rPr>
      </w:pPr>
      <w:r w:rsidRPr="00C437F4">
        <w:rPr>
          <w:rFonts w:ascii="Arial" w:hAnsi="Arial" w:cs="Arial"/>
          <w:sz w:val="24"/>
          <w:szCs w:val="24"/>
        </w:rPr>
        <w:t xml:space="preserve">Với cơ sở dữ liệu Oracle, một quá trình máy chủ được bắt đầu, và sau đó máy khách xác thực với quy trình máy chủ này. Một kẻ xâm nhập có thể bắt đầu một quá trình máy chủ đầu tiên, và sau đó phát hành một số lượng không giới hạn các yêu cầu được xác </w:t>
      </w:r>
      <w:r w:rsidRPr="00C437F4">
        <w:rPr>
          <w:rFonts w:ascii="Arial" w:hAnsi="Arial" w:cs="Arial"/>
          <w:sz w:val="24"/>
          <w:szCs w:val="24"/>
        </w:rPr>
        <w:lastRenderedPageBreak/>
        <w:t>thực với các tên người dùng và mật khẩu khác nhau trong một nỗ lực để truy cập vào cơ sở dữ liệu.</w:t>
      </w:r>
    </w:p>
    <w:p w14:paraId="4516389B" w14:textId="77777777" w:rsidR="009E5ED6" w:rsidRPr="00C437F4" w:rsidRDefault="009E5ED6" w:rsidP="009E5ED6">
      <w:pPr>
        <w:ind w:left="720"/>
        <w:rPr>
          <w:rFonts w:ascii="Arial" w:hAnsi="Arial" w:cs="Arial"/>
          <w:sz w:val="24"/>
          <w:szCs w:val="24"/>
        </w:rPr>
      </w:pPr>
    </w:p>
    <w:p w14:paraId="6001C80F" w14:textId="62EF4818" w:rsidR="005A2410" w:rsidRDefault="005A2410" w:rsidP="009E5ED6">
      <w:pPr>
        <w:ind w:left="720"/>
        <w:rPr>
          <w:rFonts w:ascii="Arial" w:hAnsi="Arial" w:cs="Arial"/>
          <w:sz w:val="24"/>
          <w:szCs w:val="24"/>
        </w:rPr>
      </w:pPr>
      <w:r w:rsidRPr="00C437F4">
        <w:rPr>
          <w:rFonts w:ascii="Arial" w:hAnsi="Arial" w:cs="Arial"/>
          <w:sz w:val="24"/>
          <w:szCs w:val="24"/>
        </w:rPr>
        <w:t>Bạn có thể giới hạn số lần đăng nhập không thành công cho các kết nối ứng dụng bằng cách đặt tham số khởi tạo SEC_MAX_FAILED_LOGIN_ATTEMPTS để hạn chế số lần thử xác thực trên kết nối. Sau khi số lần xác thực cố gắng thất bại, quá trình cơ sở dữ liệu sẽ ngắt kết nối. Theo mặc định, SEC_MAX_FAILED_LOGIN_ATTEMPTS được đặt thành 10.</w:t>
      </w:r>
    </w:p>
    <w:p w14:paraId="10ADB3E3" w14:textId="77777777" w:rsidR="009E5ED6" w:rsidRPr="00C437F4" w:rsidRDefault="009E5ED6" w:rsidP="005A2410">
      <w:pPr>
        <w:ind w:firstLine="720"/>
        <w:rPr>
          <w:rFonts w:ascii="Arial" w:hAnsi="Arial" w:cs="Arial"/>
          <w:sz w:val="24"/>
          <w:szCs w:val="24"/>
        </w:rPr>
      </w:pPr>
    </w:p>
    <w:p w14:paraId="3F64D9F1" w14:textId="00528CB9" w:rsidR="005A2410" w:rsidRDefault="005A2410" w:rsidP="009E5ED6">
      <w:pPr>
        <w:ind w:left="720"/>
        <w:rPr>
          <w:rFonts w:ascii="Arial" w:hAnsi="Arial" w:cs="Arial"/>
          <w:sz w:val="24"/>
          <w:szCs w:val="24"/>
        </w:rPr>
      </w:pPr>
      <w:r w:rsidRPr="00C437F4">
        <w:rPr>
          <w:rFonts w:ascii="Arial" w:hAnsi="Arial" w:cs="Arial"/>
          <w:sz w:val="24"/>
          <w:szCs w:val="24"/>
        </w:rPr>
        <w:t>Hãy nhớ rằng tham số khởi tạo SEC_MAX_FAILED_LOGIN_ATTEMPTS được thiết kế để ngăn chặn những kẻ xâm nhập tiềm ẩn tấn công các ứng dụng của bạn; nó không áp dụng cho người dùng hợp lệ. Tham số sqlnet.ora INBOUND_CONNECT_TIMEOUT và tham số khởi tạo FAILED_LOGIN_ATTEMPTS cũng hạn chế đăng nhập không thành công, nhưng sự khác biệt là hai tham số này chỉ áp dụng cho các tài khoản người dùng hợp lệ.</w:t>
      </w:r>
    </w:p>
    <w:p w14:paraId="79ED3BA4" w14:textId="77777777" w:rsidR="009E5ED6" w:rsidRPr="00C437F4" w:rsidRDefault="009E5ED6" w:rsidP="005A2410">
      <w:pPr>
        <w:ind w:firstLine="720"/>
        <w:rPr>
          <w:rFonts w:ascii="Arial" w:hAnsi="Arial" w:cs="Arial"/>
          <w:sz w:val="24"/>
          <w:szCs w:val="24"/>
        </w:rPr>
      </w:pPr>
    </w:p>
    <w:p w14:paraId="1B09BB02" w14:textId="296F6444" w:rsidR="005A2410" w:rsidRDefault="005A2410" w:rsidP="009E5ED6">
      <w:pPr>
        <w:ind w:left="720"/>
        <w:rPr>
          <w:rFonts w:ascii="Arial" w:hAnsi="Arial" w:cs="Arial"/>
          <w:sz w:val="24"/>
          <w:szCs w:val="24"/>
        </w:rPr>
      </w:pPr>
      <w:r w:rsidRPr="00C437F4">
        <w:rPr>
          <w:rFonts w:ascii="Arial" w:hAnsi="Arial" w:cs="Arial"/>
          <w:sz w:val="24"/>
          <w:szCs w:val="24"/>
        </w:rPr>
        <w:t>Ví dụ: để giới hạn số lần thử tối đa là 5, hãy đặt SEC_MAX_FAILED_LOGIN_ATTEMPTS như sau trong tệp tham số khởi tạo initsid.ora:</w:t>
      </w:r>
    </w:p>
    <w:p w14:paraId="31665195" w14:textId="77777777" w:rsidR="009E5ED6" w:rsidRPr="00C437F4" w:rsidRDefault="009E5ED6" w:rsidP="005A2410">
      <w:pPr>
        <w:ind w:firstLine="720"/>
        <w:rPr>
          <w:rFonts w:ascii="Arial" w:hAnsi="Arial" w:cs="Arial"/>
          <w:sz w:val="24"/>
          <w:szCs w:val="24"/>
        </w:rPr>
      </w:pPr>
    </w:p>
    <w:p w14:paraId="5F580801" w14:textId="447EAC01" w:rsidR="005A2410" w:rsidRDefault="005A2410" w:rsidP="005A2410">
      <w:pPr>
        <w:ind w:firstLine="720"/>
        <w:rPr>
          <w:rFonts w:ascii="Arial" w:hAnsi="Arial" w:cs="Arial"/>
          <w:sz w:val="20"/>
          <w:szCs w:val="20"/>
        </w:rPr>
      </w:pPr>
      <w:r w:rsidRPr="00C437F4">
        <w:rPr>
          <w:rFonts w:ascii="Arial" w:hAnsi="Arial" w:cs="Arial"/>
          <w:sz w:val="20"/>
          <w:szCs w:val="20"/>
        </w:rPr>
        <w:t>SEC_MAX_FAILED_LOGIN_ATTEMPTS = 5</w:t>
      </w:r>
    </w:p>
    <w:p w14:paraId="4A9988F1" w14:textId="77777777" w:rsidR="009E5ED6" w:rsidRPr="00C437F4" w:rsidRDefault="009E5ED6" w:rsidP="005A2410">
      <w:pPr>
        <w:ind w:firstLine="720"/>
        <w:rPr>
          <w:rFonts w:ascii="Arial" w:hAnsi="Arial" w:cs="Arial"/>
          <w:sz w:val="20"/>
          <w:szCs w:val="20"/>
        </w:rPr>
      </w:pPr>
    </w:p>
    <w:p w14:paraId="4F37E4C1"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soát Hiển thị Biểu ngữ Phiên bản Cơ sở dữ liệu</w:t>
      </w:r>
    </w:p>
    <w:p w14:paraId="2E4FAA83" w14:textId="5712C541" w:rsidR="005A2410" w:rsidRDefault="005A2410" w:rsidP="009E5ED6">
      <w:pPr>
        <w:ind w:left="720"/>
        <w:rPr>
          <w:rFonts w:ascii="Arial" w:hAnsi="Arial" w:cs="Arial"/>
          <w:sz w:val="24"/>
          <w:szCs w:val="24"/>
        </w:rPr>
      </w:pPr>
      <w:r w:rsidRPr="00C437F4">
        <w:rPr>
          <w:rFonts w:ascii="Arial" w:hAnsi="Arial" w:cs="Arial"/>
          <w:sz w:val="24"/>
          <w:szCs w:val="24"/>
        </w:rPr>
        <w:t>Không thể truy cập thông tin phiên bản sản phẩm chi tiết trước khi kết nối máy khách (bao gồm cả ứng dụng khách Oracle Call Interface) được xác thực. Kẻ xâm nhập có thể sử dụng phiên bản cơ sở dữ liệu để tìm thông tin về các lỗ hổng bảo mật có thể có trong phần mềm cơ sở dữ liệu.</w:t>
      </w:r>
    </w:p>
    <w:p w14:paraId="062637F7" w14:textId="77777777" w:rsidR="009E5ED6" w:rsidRPr="00C437F4" w:rsidRDefault="009E5ED6" w:rsidP="005A2410">
      <w:pPr>
        <w:ind w:firstLine="720"/>
        <w:rPr>
          <w:rFonts w:ascii="Arial" w:hAnsi="Arial" w:cs="Arial"/>
          <w:sz w:val="24"/>
          <w:szCs w:val="24"/>
        </w:rPr>
      </w:pPr>
    </w:p>
    <w:p w14:paraId="414D3ABB" w14:textId="006859E9" w:rsidR="005A2410" w:rsidRDefault="005A2410" w:rsidP="009E5ED6">
      <w:pPr>
        <w:ind w:left="720"/>
        <w:rPr>
          <w:rFonts w:ascii="Arial" w:hAnsi="Arial" w:cs="Arial"/>
          <w:sz w:val="24"/>
          <w:szCs w:val="24"/>
        </w:rPr>
      </w:pPr>
      <w:r w:rsidRPr="00C437F4">
        <w:rPr>
          <w:rFonts w:ascii="Arial" w:hAnsi="Arial" w:cs="Arial"/>
          <w:sz w:val="24"/>
          <w:szCs w:val="24"/>
        </w:rPr>
        <w:t>Bạn có thể hạn chế hiển thị biểu ngữ phiên bản cơ sở dữ liệu cho khách hàng chưa được xác thực bằng cách đặt tham số khởi tạo SEC_RETURN_SERVER_RELEASE_BANNER trong tệp tham số khởi tạo initsid.ora thành TRUE hoặc FALSE. Theo mặc định, SEC_RETURN_SERVER_RELEASE_BANNER được đặt thành FALSE.</w:t>
      </w:r>
    </w:p>
    <w:p w14:paraId="3E4DE615" w14:textId="77777777" w:rsidR="009E5ED6" w:rsidRPr="00C437F4" w:rsidRDefault="009E5ED6" w:rsidP="005A2410">
      <w:pPr>
        <w:ind w:firstLine="720"/>
        <w:rPr>
          <w:rFonts w:ascii="Arial" w:hAnsi="Arial" w:cs="Arial"/>
          <w:sz w:val="24"/>
          <w:szCs w:val="24"/>
        </w:rPr>
      </w:pPr>
    </w:p>
    <w:p w14:paraId="4AD2FB4A" w14:textId="702EA2EF" w:rsidR="005A2410" w:rsidRDefault="005A2410" w:rsidP="009E5ED6">
      <w:pPr>
        <w:ind w:left="720"/>
        <w:rPr>
          <w:rFonts w:ascii="Arial" w:hAnsi="Arial" w:cs="Arial"/>
          <w:sz w:val="24"/>
          <w:szCs w:val="24"/>
        </w:rPr>
      </w:pPr>
      <w:r w:rsidRPr="00C437F4">
        <w:rPr>
          <w:rFonts w:ascii="Arial" w:hAnsi="Arial" w:cs="Arial"/>
          <w:sz w:val="24"/>
          <w:szCs w:val="24"/>
        </w:rPr>
        <w:t>Ví dụ, nếu bạn đặt nó thành TRUE, cơ sở dữ liệu Oracle sẽ hiển thị phiên bản cơ sở dữ liệu chính xác đầy đủ:</w:t>
      </w:r>
    </w:p>
    <w:p w14:paraId="482D9CF1" w14:textId="77777777" w:rsidR="009E5ED6" w:rsidRPr="00C437F4" w:rsidRDefault="009E5ED6" w:rsidP="005A2410">
      <w:pPr>
        <w:ind w:firstLine="720"/>
        <w:rPr>
          <w:rFonts w:ascii="Arial" w:hAnsi="Arial" w:cs="Arial"/>
          <w:sz w:val="24"/>
          <w:szCs w:val="24"/>
        </w:rPr>
      </w:pPr>
    </w:p>
    <w:p w14:paraId="1AFF1A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Enterprise Edition Release 11.2.0.0 – Production</w:t>
      </w:r>
    </w:p>
    <w:p w14:paraId="479C1773" w14:textId="6F52C05E" w:rsidR="005A2410" w:rsidRDefault="005A2410" w:rsidP="009E5ED6">
      <w:pPr>
        <w:ind w:left="720"/>
        <w:rPr>
          <w:rFonts w:ascii="Arial" w:hAnsi="Arial" w:cs="Arial"/>
          <w:sz w:val="24"/>
          <w:szCs w:val="24"/>
        </w:rPr>
      </w:pPr>
      <w:r w:rsidRPr="00C437F4">
        <w:rPr>
          <w:rFonts w:ascii="Arial" w:hAnsi="Arial" w:cs="Arial"/>
          <w:sz w:val="24"/>
          <w:szCs w:val="24"/>
        </w:rPr>
        <w:t>Trong tương lai, nếu bạn cài đặt Oracle Database 11.2.0.2, ví dụ, nó sẽ hiển thị biểu ngữ sau:</w:t>
      </w:r>
    </w:p>
    <w:p w14:paraId="54AAD7D9" w14:textId="77777777" w:rsidR="009E5ED6" w:rsidRPr="00C437F4" w:rsidRDefault="009E5ED6" w:rsidP="009E5ED6">
      <w:pPr>
        <w:ind w:left="720"/>
        <w:rPr>
          <w:rFonts w:ascii="Arial" w:hAnsi="Arial" w:cs="Arial"/>
          <w:sz w:val="24"/>
          <w:szCs w:val="24"/>
        </w:rPr>
      </w:pPr>
    </w:p>
    <w:p w14:paraId="4A3C6E38" w14:textId="25F74C50" w:rsidR="005A2410" w:rsidRDefault="005A2410" w:rsidP="009E5ED6">
      <w:pPr>
        <w:ind w:left="720"/>
        <w:rPr>
          <w:rFonts w:ascii="Arial" w:hAnsi="Arial" w:cs="Arial"/>
          <w:sz w:val="20"/>
          <w:szCs w:val="20"/>
        </w:rPr>
      </w:pPr>
      <w:r w:rsidRPr="00C437F4">
        <w:rPr>
          <w:rFonts w:ascii="Arial" w:hAnsi="Arial" w:cs="Arial"/>
          <w:sz w:val="20"/>
          <w:szCs w:val="20"/>
        </w:rPr>
        <w:t>Oracle Database 11g Enterprise Edition Release 11.2.0.2 – Production</w:t>
      </w:r>
    </w:p>
    <w:p w14:paraId="1B37535C" w14:textId="77777777" w:rsidR="009E5ED6" w:rsidRPr="00C437F4" w:rsidRDefault="009E5ED6" w:rsidP="009E5ED6">
      <w:pPr>
        <w:ind w:left="720"/>
        <w:rPr>
          <w:rFonts w:ascii="Arial" w:hAnsi="Arial" w:cs="Arial"/>
          <w:sz w:val="20"/>
          <w:szCs w:val="20"/>
        </w:rPr>
      </w:pPr>
    </w:p>
    <w:p w14:paraId="0B5D3336" w14:textId="7ADEAEF1" w:rsidR="005A2410" w:rsidRDefault="005A2410" w:rsidP="009E5ED6">
      <w:pPr>
        <w:ind w:left="720"/>
        <w:rPr>
          <w:rFonts w:ascii="Arial" w:hAnsi="Arial" w:cs="Arial"/>
          <w:sz w:val="24"/>
          <w:szCs w:val="24"/>
        </w:rPr>
      </w:pPr>
      <w:r w:rsidRPr="00C437F4">
        <w:rPr>
          <w:rFonts w:ascii="Arial" w:hAnsi="Arial" w:cs="Arial"/>
          <w:sz w:val="24"/>
          <w:szCs w:val="24"/>
        </w:rPr>
        <w:t>Tuy nhiên, nếu trong cùng một bản phát hành, bạn đặt nó thành FALSE, thì Cơ sở dữ liệu Oracle hạn chế biểu ngữ để hiển thị văn bản cố định sau bắt đầu với Bản phát hành 11.2:</w:t>
      </w:r>
    </w:p>
    <w:p w14:paraId="4BEA45D1" w14:textId="77777777" w:rsidR="009E5ED6" w:rsidRPr="00C437F4" w:rsidRDefault="009E5ED6" w:rsidP="005A2410">
      <w:pPr>
        <w:ind w:firstLine="720"/>
        <w:rPr>
          <w:rFonts w:ascii="Arial" w:hAnsi="Arial" w:cs="Arial"/>
          <w:sz w:val="24"/>
          <w:szCs w:val="24"/>
        </w:rPr>
      </w:pPr>
    </w:p>
    <w:p w14:paraId="118262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Release 11.2.0.0.0 - Production</w:t>
      </w:r>
    </w:p>
    <w:p w14:paraId="089F2F58" w14:textId="77777777" w:rsidR="005A2410" w:rsidRPr="00C437F4" w:rsidRDefault="005A2410" w:rsidP="005A2410">
      <w:pPr>
        <w:ind w:left="700" w:firstLine="20"/>
        <w:rPr>
          <w:rFonts w:ascii="Arial" w:hAnsi="Arial" w:cs="Arial"/>
          <w:sz w:val="24"/>
          <w:szCs w:val="24"/>
        </w:rPr>
      </w:pPr>
    </w:p>
    <w:p w14:paraId="604DA910" w14:textId="77777777" w:rsidR="008C539B" w:rsidRPr="001058B5" w:rsidRDefault="008C539B">
      <w:pPr>
        <w:pStyle w:val="BodyText"/>
        <w:spacing w:before="9"/>
        <w:rPr>
          <w:rFonts w:ascii="Arial" w:hAnsi="Arial" w:cs="Arial"/>
          <w:sz w:val="25"/>
        </w:rPr>
      </w:pPr>
    </w:p>
    <w:p w14:paraId="44E19419" w14:textId="77777777" w:rsidR="008C539B" w:rsidRPr="001058B5" w:rsidRDefault="008C539B">
      <w:pPr>
        <w:rPr>
          <w:rFonts w:ascii="Arial" w:hAnsi="Arial" w:cs="Arial"/>
          <w:sz w:val="18"/>
        </w:rPr>
        <w:sectPr w:rsidR="008C539B" w:rsidRPr="001058B5">
          <w:headerReference w:type="even" r:id="rId120"/>
          <w:headerReference w:type="default" r:id="rId121"/>
          <w:pgSz w:w="12240" w:h="15840"/>
          <w:pgMar w:top="840" w:right="1060" w:bottom="860" w:left="1100" w:header="549" w:footer="663" w:gutter="0"/>
          <w:cols w:space="720"/>
        </w:sectPr>
      </w:pPr>
      <w:bookmarkStart w:id="861" w:name="Configuring_Access_Control_to_a_Wallet"/>
      <w:bookmarkStart w:id="862" w:name="_bookmark900"/>
      <w:bookmarkEnd w:id="861"/>
      <w:bookmarkEnd w:id="862"/>
    </w:p>
    <w:p w14:paraId="1CFB68E9" w14:textId="77777777" w:rsidR="008C539B" w:rsidRPr="001058B5" w:rsidRDefault="008C539B">
      <w:pPr>
        <w:pStyle w:val="BodyText"/>
        <w:spacing w:before="5"/>
        <w:rPr>
          <w:rFonts w:ascii="Arial" w:hAnsi="Arial" w:cs="Arial"/>
          <w:sz w:val="25"/>
        </w:rPr>
      </w:pPr>
    </w:p>
    <w:p w14:paraId="73F486B6" w14:textId="77777777" w:rsidR="008C539B" w:rsidRPr="001058B5" w:rsidRDefault="00C12992">
      <w:pPr>
        <w:pStyle w:val="Heading4"/>
        <w:spacing w:before="106"/>
        <w:ind w:left="100"/>
      </w:pPr>
      <w:bookmarkStart w:id="863" w:name="_bookmark1121"/>
      <w:bookmarkStart w:id="864" w:name="Configuring_Banners_for_Unauthorized_Acc"/>
      <w:bookmarkStart w:id="865" w:name="_bookmark1115"/>
      <w:bookmarkEnd w:id="863"/>
      <w:bookmarkEnd w:id="864"/>
      <w:bookmarkEnd w:id="865"/>
      <w:r w:rsidRPr="001058B5">
        <w:t>Configuring Bann</w:t>
      </w:r>
      <w:bookmarkStart w:id="866" w:name="_bookmark1117"/>
      <w:bookmarkEnd w:id="866"/>
      <w:r w:rsidRPr="001058B5">
        <w:t xml:space="preserve">ers for </w:t>
      </w:r>
      <w:bookmarkStart w:id="867" w:name="_bookmark1116"/>
      <w:bookmarkEnd w:id="867"/>
      <w:r w:rsidRPr="001058B5">
        <w:t>Unauthorized Access and Auditing User Actions</w:t>
      </w:r>
    </w:p>
    <w:p w14:paraId="06E0ECAE" w14:textId="77777777" w:rsidR="008C539B" w:rsidRPr="001058B5" w:rsidRDefault="00C12992">
      <w:pPr>
        <w:pStyle w:val="BodyText"/>
        <w:spacing w:before="79" w:line="232" w:lineRule="auto"/>
        <w:ind w:left="1659" w:right="700"/>
        <w:rPr>
          <w:rFonts w:ascii="Arial" w:hAnsi="Arial" w:cs="Arial"/>
        </w:rPr>
      </w:pPr>
      <w:r w:rsidRPr="001058B5">
        <w:rPr>
          <w:rFonts w:ascii="Arial" w:hAnsi="Arial" w:cs="Arial"/>
        </w:rPr>
        <w:t>You should create and configure banners to warn users against unauthorized access and possible auditing of user actions. The notices are available to the client application when it logs into the database.</w:t>
      </w:r>
    </w:p>
    <w:p w14:paraId="7DE48CB9"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9"/>
        </w:rPr>
        <w:t>To</w:t>
      </w:r>
      <w:r w:rsidRPr="001058B5">
        <w:rPr>
          <w:rFonts w:ascii="Arial" w:hAnsi="Arial" w:cs="Arial"/>
          <w:spacing w:val="-17"/>
        </w:rPr>
        <w:t xml:space="preserve"> </w:t>
      </w:r>
      <w:r w:rsidRPr="001058B5">
        <w:rPr>
          <w:rFonts w:ascii="Arial" w:hAnsi="Arial" w:cs="Arial"/>
        </w:rPr>
        <w:t>configure</w:t>
      </w:r>
      <w:r w:rsidRPr="001058B5">
        <w:rPr>
          <w:rFonts w:ascii="Arial" w:hAnsi="Arial" w:cs="Arial"/>
          <w:spacing w:val="-17"/>
        </w:rPr>
        <w:t xml:space="preserve"> </w:t>
      </w:r>
      <w:r w:rsidRPr="001058B5">
        <w:rPr>
          <w:rFonts w:ascii="Arial" w:hAnsi="Arial" w:cs="Arial"/>
        </w:rPr>
        <w:t>these</w:t>
      </w:r>
      <w:r w:rsidRPr="001058B5">
        <w:rPr>
          <w:rFonts w:ascii="Arial" w:hAnsi="Arial" w:cs="Arial"/>
          <w:spacing w:val="-17"/>
        </w:rPr>
        <w:t xml:space="preserve"> </w:t>
      </w:r>
      <w:r w:rsidRPr="001058B5">
        <w:rPr>
          <w:rFonts w:ascii="Arial" w:hAnsi="Arial" w:cs="Arial"/>
        </w:rPr>
        <w:t>banners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spacing w:val="-4"/>
        </w:rPr>
        <w:t>display,</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sqlnet.ora</w:t>
      </w:r>
      <w:r w:rsidRPr="001058B5">
        <w:rPr>
          <w:rFonts w:ascii="Arial" w:hAnsi="Arial" w:cs="Arial"/>
          <w:spacing w:val="-91"/>
        </w:rPr>
        <w:t xml:space="preserve"> </w:t>
      </w:r>
      <w:r w:rsidRPr="001058B5">
        <w:rPr>
          <w:rFonts w:ascii="Arial" w:hAnsi="Arial" w:cs="Arial"/>
        </w:rPr>
        <w:t>parameters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the</w:t>
      </w:r>
      <w:bookmarkStart w:id="868" w:name="_bookmark1118"/>
      <w:bookmarkEnd w:id="868"/>
      <w:r w:rsidRPr="001058B5">
        <w:rPr>
          <w:rFonts w:ascii="Arial" w:hAnsi="Arial" w:cs="Arial"/>
        </w:rPr>
        <w:t xml:space="preserve"> database server side to point to a text file that contains the banner</w:t>
      </w:r>
      <w:r w:rsidRPr="001058B5">
        <w:rPr>
          <w:rFonts w:ascii="Arial" w:hAnsi="Arial" w:cs="Arial"/>
          <w:spacing w:val="-17"/>
        </w:rPr>
        <w:t xml:space="preserve"> </w:t>
      </w:r>
      <w:r w:rsidRPr="001058B5">
        <w:rPr>
          <w:rFonts w:ascii="Arial" w:hAnsi="Arial" w:cs="Arial"/>
        </w:rPr>
        <w:t>information:</w:t>
      </w:r>
    </w:p>
    <w:p w14:paraId="43F79A48" w14:textId="77777777" w:rsidR="008C539B" w:rsidRPr="001058B5" w:rsidRDefault="00C12992"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SEC_USER_UNAUTHORIZED_ACCESS_BANNER. For</w:t>
      </w:r>
      <w:r w:rsidRPr="001058B5">
        <w:rPr>
          <w:rFonts w:ascii="Arial" w:hAnsi="Arial" w:cs="Arial"/>
          <w:spacing w:val="-20"/>
          <w:sz w:val="20"/>
        </w:rPr>
        <w:t xml:space="preserve"> </w:t>
      </w:r>
      <w:r w:rsidRPr="001058B5">
        <w:rPr>
          <w:rFonts w:ascii="Arial" w:hAnsi="Arial" w:cs="Arial"/>
          <w:sz w:val="20"/>
        </w:rPr>
        <w:t>example:</w:t>
      </w:r>
    </w:p>
    <w:p w14:paraId="0CE6866A" w14:textId="77777777" w:rsidR="008C539B" w:rsidRPr="001058B5" w:rsidRDefault="00C12992">
      <w:pPr>
        <w:spacing w:before="137"/>
        <w:ind w:left="2020"/>
        <w:rPr>
          <w:rFonts w:ascii="Arial" w:hAnsi="Arial" w:cs="Arial"/>
          <w:sz w:val="18"/>
        </w:rPr>
      </w:pPr>
      <w:r w:rsidRPr="001058B5">
        <w:rPr>
          <w:rFonts w:ascii="Arial" w:hAnsi="Arial" w:cs="Arial"/>
          <w:w w:val="95"/>
          <w:sz w:val="18"/>
        </w:rPr>
        <w:t>SEC_USER_UNAUTHORIZED_ACCESS_BANNER</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/opt/Oracle/11g/dbs/unauthaccess.txt</w:t>
      </w:r>
    </w:p>
    <w:p w14:paraId="02BF4436" w14:textId="77777777" w:rsidR="008C539B" w:rsidRPr="001058B5" w:rsidRDefault="008C539B">
      <w:pPr>
        <w:pStyle w:val="BodyText"/>
        <w:spacing w:before="3"/>
        <w:rPr>
          <w:rFonts w:ascii="Arial" w:hAnsi="Arial" w:cs="Arial"/>
          <w:sz w:val="18"/>
        </w:rPr>
      </w:pPr>
    </w:p>
    <w:p w14:paraId="7EA88BD4" w14:textId="77777777" w:rsidR="008C539B" w:rsidRPr="001058B5" w:rsidRDefault="00C12992" w:rsidP="006F7931">
      <w:pPr>
        <w:pStyle w:val="ListParagraph"/>
        <w:numPr>
          <w:ilvl w:val="1"/>
          <w:numId w:val="137"/>
        </w:numPr>
        <w:tabs>
          <w:tab w:val="left" w:pos="2020"/>
        </w:tabs>
        <w:spacing w:before="0"/>
        <w:ind w:hanging="359"/>
        <w:rPr>
          <w:rFonts w:ascii="Arial" w:hAnsi="Arial" w:cs="Arial"/>
          <w:sz w:val="20"/>
        </w:rPr>
      </w:pPr>
      <w:bookmarkStart w:id="869" w:name="_bookmark1119"/>
      <w:bookmarkEnd w:id="869"/>
      <w:r w:rsidRPr="001058B5">
        <w:rPr>
          <w:rFonts w:ascii="Arial" w:hAnsi="Arial" w:cs="Arial"/>
          <w:w w:val="90"/>
          <w:sz w:val="20"/>
        </w:rPr>
        <w:t>SEC_USER_AUDIT_ACTION_BANNER. For</w:t>
      </w:r>
      <w:r w:rsidRPr="001058B5">
        <w:rPr>
          <w:rFonts w:ascii="Arial" w:hAnsi="Arial" w:cs="Arial"/>
          <w:spacing w:val="-22"/>
          <w:w w:val="90"/>
          <w:sz w:val="20"/>
        </w:rPr>
        <w:t xml:space="preserve"> </w:t>
      </w:r>
      <w:r w:rsidRPr="001058B5">
        <w:rPr>
          <w:rFonts w:ascii="Arial" w:hAnsi="Arial" w:cs="Arial"/>
          <w:w w:val="90"/>
          <w:sz w:val="20"/>
        </w:rPr>
        <w:t>example:</w:t>
      </w:r>
    </w:p>
    <w:p w14:paraId="23093769" w14:textId="77777777" w:rsidR="008C539B" w:rsidRPr="001058B5" w:rsidRDefault="00C12992">
      <w:pPr>
        <w:spacing w:before="137"/>
        <w:ind w:left="2020"/>
        <w:rPr>
          <w:rFonts w:ascii="Arial" w:hAnsi="Arial" w:cs="Arial"/>
          <w:sz w:val="18"/>
        </w:rPr>
      </w:pPr>
      <w:r w:rsidRPr="001058B5">
        <w:rPr>
          <w:rFonts w:ascii="Arial" w:hAnsi="Arial" w:cs="Arial"/>
          <w:w w:val="85"/>
          <w:sz w:val="18"/>
        </w:rPr>
        <w:t>SEC_USER_AUDIT_ACTION_BANNER = /opt/Oracle/11g/dbs/auditactions.txt</w:t>
      </w:r>
    </w:p>
    <w:p w14:paraId="339F7736" w14:textId="77777777" w:rsidR="008C539B" w:rsidRPr="001058B5" w:rsidRDefault="008C539B">
      <w:pPr>
        <w:pStyle w:val="BodyText"/>
        <w:spacing w:before="9"/>
        <w:rPr>
          <w:rFonts w:ascii="Arial" w:hAnsi="Arial" w:cs="Arial"/>
          <w:sz w:val="18"/>
        </w:rPr>
      </w:pPr>
    </w:p>
    <w:p w14:paraId="07AD11B6"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these parameters are not set. In addition, be aware that there is a 512-byte limitation for the number of characters used for the banner text.</w:t>
      </w:r>
    </w:p>
    <w:p w14:paraId="158D2459"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 xml:space="preserve">After you set these parameters, the Oracle Call Interface application must </w:t>
      </w:r>
      <w:bookmarkStart w:id="870" w:name="_bookmark1120"/>
      <w:bookmarkEnd w:id="870"/>
      <w:r w:rsidRPr="001058B5">
        <w:rPr>
          <w:rFonts w:ascii="Arial" w:hAnsi="Arial" w:cs="Arial"/>
        </w:rPr>
        <w:t>use the appropriate OCI APIs to retrieve these banners and present them to the end user.</w:t>
      </w:r>
    </w:p>
    <w:p w14:paraId="62B82AC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E4DA97F" w14:textId="77777777" w:rsidR="008C539B" w:rsidRPr="001058B5" w:rsidRDefault="008C539B">
      <w:pPr>
        <w:pStyle w:val="BodyText"/>
        <w:rPr>
          <w:rFonts w:ascii="Arial" w:hAnsi="Arial" w:cs="Arial"/>
        </w:rPr>
      </w:pPr>
    </w:p>
    <w:p w14:paraId="146C567D" w14:textId="77777777" w:rsidR="008C539B" w:rsidRPr="001058B5" w:rsidRDefault="008C539B">
      <w:pPr>
        <w:pStyle w:val="BodyText"/>
        <w:spacing w:before="4"/>
        <w:rPr>
          <w:rFonts w:ascii="Arial" w:hAnsi="Arial" w:cs="Arial"/>
          <w:sz w:val="24"/>
        </w:rPr>
      </w:pPr>
    </w:p>
    <w:p w14:paraId="1B3EBBB9" w14:textId="77777777" w:rsidR="008C539B" w:rsidRPr="001058B5" w:rsidRDefault="008D1AB8">
      <w:pPr>
        <w:pStyle w:val="Heading1"/>
        <w:tabs>
          <w:tab w:val="left" w:pos="9473"/>
        </w:tabs>
        <w:spacing w:before="120"/>
        <w:rPr>
          <w:u w:val="none"/>
        </w:rPr>
      </w:pPr>
      <w:r>
        <w:pict w14:anchorId="64008759">
          <v:group id="_x0000_s1343" style="position:absolute;left:0;text-align:left;margin-left:89.75pt;margin-top:58.7pt;width:462.5pt;height:.5pt;z-index:4000;mso-wrap-distance-left:0;mso-wrap-distance-right:0;mso-position-horizontal-relative:page" coordorigin="1795,1174" coordsize="9250,10">
            <v:rect id="_x0000_s1345" style="position:absolute;left:11040;top:1174;width:5;height:10" fillcolor="black" stroked="f"/>
            <v:line id="_x0000_s1344" style="position:absolute" from="1795,1179" to="11040,1179" strokeweight=".16936mm"/>
            <w10:wrap type="topAndBottom" anchorx="page"/>
          </v:group>
        </w:pict>
      </w:r>
      <w:bookmarkStart w:id="871" w:name="_bookmark1122"/>
      <w:bookmarkEnd w:id="871"/>
      <w:r w:rsidR="00C12992" w:rsidRPr="001058B5">
        <w:rPr>
          <w:u w:val="thick"/>
        </w:rPr>
        <w:t xml:space="preserve"> </w:t>
      </w:r>
      <w:r w:rsidR="00C12992" w:rsidRPr="001058B5">
        <w:rPr>
          <w:u w:val="thick"/>
        </w:rPr>
        <w:tab/>
        <w:t>6</w:t>
      </w:r>
    </w:p>
    <w:p w14:paraId="788F2801" w14:textId="77777777" w:rsidR="00257CFD" w:rsidRDefault="00257CFD" w:rsidP="00257CFD">
      <w:pPr>
        <w:pStyle w:val="Heading2"/>
        <w:spacing w:before="29" w:line="208" w:lineRule="auto"/>
        <w:ind w:left="4401"/>
        <w:rPr>
          <w:spacing w:val="-5"/>
          <w:w w:val="95"/>
        </w:rPr>
      </w:pPr>
      <w:bookmarkStart w:id="872" w:name="6_Using_Application_Contexts_to_Retrieve"/>
      <w:bookmarkStart w:id="873" w:name="_bookmark1123"/>
      <w:bookmarkEnd w:id="872"/>
      <w:bookmarkEnd w:id="873"/>
      <w:r>
        <w:rPr>
          <w:spacing w:val="-4"/>
          <w:w w:val="95"/>
          <w:lang w:val="vi-VN"/>
        </w:rPr>
        <w:t>Sử dụng</w:t>
      </w:r>
      <w:r w:rsidRPr="006E6EE1">
        <w:rPr>
          <w:spacing w:val="-4"/>
          <w:w w:val="95"/>
        </w:rPr>
        <w:t xml:space="preserve"> </w:t>
      </w:r>
      <w:r w:rsidRPr="006E6EE1">
        <w:rPr>
          <w:spacing w:val="-5"/>
          <w:w w:val="95"/>
        </w:rPr>
        <w:t>Application</w:t>
      </w:r>
    </w:p>
    <w:p w14:paraId="26FE9E28" w14:textId="77777777" w:rsidR="00257CFD" w:rsidRPr="00FF3DD3" w:rsidRDefault="00257CFD" w:rsidP="00257CFD">
      <w:pPr>
        <w:pStyle w:val="Heading2"/>
        <w:spacing w:before="29" w:line="208" w:lineRule="auto"/>
        <w:ind w:left="4401"/>
      </w:pPr>
      <w:r w:rsidRPr="006E6EE1">
        <w:rPr>
          <w:spacing w:val="-6"/>
          <w:w w:val="95"/>
        </w:rPr>
        <w:t xml:space="preserve">Contexts </w:t>
      </w:r>
      <w:r>
        <w:rPr>
          <w:w w:val="95"/>
          <w:lang w:val="vi-VN"/>
        </w:rPr>
        <w:t>để truy suất thông tin người d</w:t>
      </w:r>
      <w:r>
        <w:rPr>
          <w:w w:val="95"/>
        </w:rPr>
        <w:t>ùng</w:t>
      </w:r>
    </w:p>
    <w:p w14:paraId="11063EAC" w14:textId="77777777" w:rsidR="00257CFD" w:rsidRPr="006E6EE1" w:rsidRDefault="00257CFD" w:rsidP="00257CFD">
      <w:pPr>
        <w:pStyle w:val="BodyText"/>
        <w:spacing w:before="5"/>
        <w:rPr>
          <w:rFonts w:ascii="Arial"/>
          <w:b/>
          <w:sz w:val="68"/>
        </w:rPr>
      </w:pPr>
    </w:p>
    <w:p w14:paraId="379F13AB" w14:textId="77777777" w:rsidR="00257CFD" w:rsidRDefault="00257CFD" w:rsidP="00257CFD">
      <w:pPr>
        <w:pStyle w:val="BodyText"/>
        <w:ind w:left="2260"/>
      </w:pPr>
      <w:r>
        <w:t>Ch</w:t>
      </w:r>
      <w:r>
        <w:rPr>
          <w:rFonts w:ascii="Calibri" w:hAnsi="Calibri"/>
          <w:lang w:val="vi-VN"/>
        </w:rPr>
        <w:t>ư</w:t>
      </w:r>
      <w:r>
        <w:rPr>
          <w:rFonts w:ascii="Calibri" w:hAnsi="Calibri"/>
        </w:rPr>
        <w:t xml:space="preserve">ơng này bao gồm </w:t>
      </w:r>
      <w:r>
        <w:t>:</w:t>
      </w:r>
    </w:p>
    <w:p w14:paraId="6CC25006" w14:textId="77777777" w:rsidR="00257CFD" w:rsidRDefault="008D1AB8" w:rsidP="00280038">
      <w:pPr>
        <w:pStyle w:val="ListParagraph"/>
        <w:numPr>
          <w:ilvl w:val="2"/>
          <w:numId w:val="189"/>
        </w:numPr>
        <w:tabs>
          <w:tab w:val="left" w:pos="2620"/>
        </w:tabs>
        <w:rPr>
          <w:sz w:val="20"/>
        </w:rPr>
      </w:pPr>
      <w:hyperlink w:anchor="_bookmark1124" w:history="1">
        <w:r w:rsidR="00257CFD">
          <w:rPr>
            <w:color w:val="0000CC"/>
            <w:sz w:val="20"/>
          </w:rPr>
          <w:t>Gi</w:t>
        </w:r>
        <w:r w:rsidR="00257CFD">
          <w:rPr>
            <w:rFonts w:ascii="Calibri" w:hAnsi="Calibri"/>
            <w:color w:val="0000CC"/>
            <w:sz w:val="20"/>
          </w:rPr>
          <w:t xml:space="preserve">ới thiệu </w:t>
        </w:r>
        <w:r w:rsidR="00257CFD">
          <w:rPr>
            <w:color w:val="0000CC"/>
            <w:sz w:val="20"/>
          </w:rPr>
          <w:t xml:space="preserve"> Application</w:t>
        </w:r>
        <w:r w:rsidR="00257CFD">
          <w:rPr>
            <w:color w:val="0000CC"/>
            <w:spacing w:val="-2"/>
            <w:sz w:val="20"/>
          </w:rPr>
          <w:t xml:space="preserve"> </w:t>
        </w:r>
        <w:r w:rsidR="00257CFD">
          <w:rPr>
            <w:color w:val="0000CC"/>
            <w:sz w:val="20"/>
          </w:rPr>
          <w:t>Contexts</w:t>
        </w:r>
      </w:hyperlink>
    </w:p>
    <w:p w14:paraId="7584EC44" w14:textId="77777777" w:rsidR="00257CFD" w:rsidRPr="00A16C60" w:rsidRDefault="008D1AB8" w:rsidP="00280038">
      <w:pPr>
        <w:pStyle w:val="ListParagraph"/>
        <w:numPr>
          <w:ilvl w:val="2"/>
          <w:numId w:val="189"/>
        </w:numPr>
        <w:tabs>
          <w:tab w:val="left" w:pos="2620"/>
        </w:tabs>
        <w:spacing w:before="112"/>
        <w:rPr>
          <w:sz w:val="20"/>
          <w:lang w:val="fr-FR"/>
        </w:rPr>
      </w:pPr>
      <w:hyperlink w:anchor="_bookmark1143" w:history="1">
        <w:r w:rsidR="00257CFD" w:rsidRPr="00A16C60">
          <w:rPr>
            <w:color w:val="0000CC"/>
            <w:spacing w:val="-4"/>
            <w:sz w:val="20"/>
            <w:lang w:val="fr-FR"/>
          </w:rPr>
          <w:t>Các ki</w:t>
        </w:r>
        <w:r w:rsidR="00257CFD" w:rsidRPr="00A16C60">
          <w:rPr>
            <w:rFonts w:ascii="Calibri" w:hAnsi="Calibri"/>
            <w:color w:val="0000CC"/>
            <w:spacing w:val="-4"/>
            <w:sz w:val="20"/>
            <w:lang w:val="fr-FR"/>
          </w:rPr>
          <w:t xml:space="preserve">ểu của </w:t>
        </w:r>
        <w:r w:rsidR="00257CFD" w:rsidRPr="00A16C60">
          <w:rPr>
            <w:color w:val="0000CC"/>
            <w:sz w:val="20"/>
            <w:lang w:val="fr-FR"/>
          </w:rPr>
          <w:t xml:space="preserve"> Application</w:t>
        </w:r>
        <w:r w:rsidR="00257CFD" w:rsidRPr="00A16C60">
          <w:rPr>
            <w:color w:val="0000CC"/>
            <w:spacing w:val="1"/>
            <w:sz w:val="20"/>
            <w:lang w:val="fr-FR"/>
          </w:rPr>
          <w:t xml:space="preserve"> </w:t>
        </w:r>
        <w:r w:rsidR="00257CFD" w:rsidRPr="00A16C60">
          <w:rPr>
            <w:color w:val="0000CC"/>
            <w:sz w:val="20"/>
            <w:lang w:val="fr-FR"/>
          </w:rPr>
          <w:t>Contexts</w:t>
        </w:r>
      </w:hyperlink>
    </w:p>
    <w:p w14:paraId="0768D0BC" w14:textId="77777777" w:rsidR="00257CFD" w:rsidRPr="00A16C60" w:rsidRDefault="008D1AB8" w:rsidP="00280038">
      <w:pPr>
        <w:pStyle w:val="ListParagraph"/>
        <w:numPr>
          <w:ilvl w:val="2"/>
          <w:numId w:val="189"/>
        </w:numPr>
        <w:tabs>
          <w:tab w:val="left" w:pos="2620"/>
        </w:tabs>
        <w:rPr>
          <w:sz w:val="20"/>
          <w:lang w:val="fr-FR"/>
        </w:rPr>
      </w:pPr>
      <w:hyperlink w:anchor="_bookmark1147" w:history="1">
        <w:r w:rsidR="00257CFD" w:rsidRPr="00A16C60">
          <w:rPr>
            <w:color w:val="0000CC"/>
            <w:sz w:val="20"/>
            <w:lang w:val="fr-FR"/>
          </w:rPr>
          <w:t>S</w:t>
        </w:r>
        <w:r w:rsidR="00257CFD" w:rsidRPr="00A16C60">
          <w:rPr>
            <w:rFonts w:ascii="Calibri" w:hAnsi="Calibri"/>
            <w:color w:val="0000CC"/>
            <w:sz w:val="20"/>
            <w:lang w:val="fr-FR"/>
          </w:rPr>
          <w:t xml:space="preserve">ử dụng Application Contexts dựa trên </w:t>
        </w:r>
        <w:r w:rsidR="00257CFD" w:rsidRPr="00A16C60">
          <w:rPr>
            <w:color w:val="0000CC"/>
            <w:sz w:val="20"/>
            <w:lang w:val="fr-FR"/>
          </w:rPr>
          <w:t xml:space="preserve">Database Session </w:t>
        </w:r>
      </w:hyperlink>
    </w:p>
    <w:p w14:paraId="5B1C82A7" w14:textId="77777777" w:rsidR="00257CFD" w:rsidRDefault="008D1AB8" w:rsidP="00280038">
      <w:pPr>
        <w:pStyle w:val="ListParagraph"/>
        <w:numPr>
          <w:ilvl w:val="2"/>
          <w:numId w:val="189"/>
        </w:numPr>
        <w:tabs>
          <w:tab w:val="left" w:pos="2620"/>
        </w:tabs>
        <w:spacing w:before="112"/>
        <w:rPr>
          <w:sz w:val="20"/>
        </w:rPr>
      </w:pPr>
      <w:hyperlink w:anchor="_bookmark1237" w:history="1">
        <w:r w:rsidR="00257CFD">
          <w:rPr>
            <w:color w:val="0000CC"/>
            <w:sz w:val="20"/>
          </w:rPr>
          <w:t>S</w:t>
        </w:r>
        <w:r w:rsidR="00257CFD">
          <w:rPr>
            <w:rFonts w:ascii="Calibri" w:hAnsi="Calibri"/>
            <w:color w:val="0000CC"/>
            <w:sz w:val="20"/>
          </w:rPr>
          <w:t xml:space="preserve">ử dụng </w:t>
        </w:r>
        <w:r w:rsidR="00257CFD">
          <w:rPr>
            <w:color w:val="0000CC"/>
            <w:sz w:val="20"/>
          </w:rPr>
          <w:t>Global Application</w:t>
        </w:r>
        <w:r w:rsidR="00257CFD">
          <w:rPr>
            <w:color w:val="0000CC"/>
            <w:spacing w:val="-2"/>
            <w:sz w:val="20"/>
          </w:rPr>
          <w:t xml:space="preserve"> </w:t>
        </w:r>
        <w:r w:rsidR="00257CFD">
          <w:rPr>
            <w:color w:val="0000CC"/>
            <w:sz w:val="20"/>
          </w:rPr>
          <w:t>Contexts</w:t>
        </w:r>
      </w:hyperlink>
    </w:p>
    <w:p w14:paraId="6FCD3002" w14:textId="77777777" w:rsidR="00257CFD" w:rsidRPr="00A16C60" w:rsidRDefault="008D1AB8" w:rsidP="00280038">
      <w:pPr>
        <w:pStyle w:val="ListParagraph"/>
        <w:numPr>
          <w:ilvl w:val="2"/>
          <w:numId w:val="189"/>
        </w:numPr>
        <w:tabs>
          <w:tab w:val="left" w:pos="2620"/>
        </w:tabs>
        <w:rPr>
          <w:sz w:val="20"/>
          <w:lang w:val="fr-FR"/>
        </w:rPr>
      </w:pPr>
      <w:hyperlink w:anchor="_bookmark1317" w:history="1">
        <w:r w:rsidR="00257CFD" w:rsidRPr="00A16C60">
          <w:rPr>
            <w:color w:val="0000CC"/>
            <w:sz w:val="20"/>
            <w:lang w:val="fr-FR"/>
          </w:rPr>
          <w:t>S</w:t>
        </w:r>
        <w:r w:rsidR="00257CFD" w:rsidRPr="00A16C60">
          <w:rPr>
            <w:rFonts w:ascii="Calibri" w:hAnsi="Calibri"/>
            <w:color w:val="0000CC"/>
            <w:sz w:val="20"/>
            <w:lang w:val="fr-FR"/>
          </w:rPr>
          <w:t>ử d</w:t>
        </w:r>
        <w:r w:rsidR="00257CFD">
          <w:rPr>
            <w:rFonts w:ascii="Calibri" w:hAnsi="Calibri"/>
            <w:color w:val="0000CC"/>
            <w:sz w:val="20"/>
            <w:lang w:val="fr-FR"/>
          </w:rPr>
          <w:t xml:space="preserve">ụng </w:t>
        </w:r>
        <w:r w:rsidR="00257CFD" w:rsidRPr="00A16C60">
          <w:rPr>
            <w:rFonts w:ascii="Calibri" w:hAnsi="Calibri"/>
            <w:color w:val="0000CC"/>
            <w:sz w:val="20"/>
            <w:lang w:val="fr-FR"/>
          </w:rPr>
          <w:t>Application Contexts</w:t>
        </w:r>
        <w:r w:rsidR="00257CFD">
          <w:rPr>
            <w:rFonts w:ascii="Calibri" w:hAnsi="Calibri"/>
            <w:color w:val="0000CC"/>
            <w:sz w:val="20"/>
            <w:lang w:val="fr-FR"/>
          </w:rPr>
          <w:t xml:space="preserve"> dựa trên  </w:t>
        </w:r>
        <w:r w:rsidR="00257CFD" w:rsidRPr="00A16C60">
          <w:rPr>
            <w:color w:val="0000CC"/>
            <w:sz w:val="20"/>
            <w:lang w:val="fr-FR"/>
          </w:rPr>
          <w:t xml:space="preserve">Client Session </w:t>
        </w:r>
      </w:hyperlink>
    </w:p>
    <w:p w14:paraId="2DB7B9C9" w14:textId="77777777" w:rsidR="00257CFD" w:rsidRDefault="008D1AB8" w:rsidP="00280038">
      <w:pPr>
        <w:pStyle w:val="ListParagraph"/>
        <w:numPr>
          <w:ilvl w:val="2"/>
          <w:numId w:val="189"/>
        </w:numPr>
        <w:tabs>
          <w:tab w:val="left" w:pos="2620"/>
        </w:tabs>
        <w:spacing w:before="112"/>
        <w:rPr>
          <w:sz w:val="20"/>
        </w:rPr>
      </w:pPr>
      <w:hyperlink w:anchor="_bookmark1332" w:history="1">
        <w:r w:rsidR="00257CFD">
          <w:rPr>
            <w:color w:val="0000CC"/>
            <w:sz w:val="20"/>
          </w:rPr>
          <w:t xml:space="preserve">Tìm </w:t>
        </w:r>
        <w:r w:rsidR="00257CFD">
          <w:rPr>
            <w:rFonts w:ascii="Calibri" w:hAnsi="Calibri"/>
            <w:color w:val="0000CC"/>
            <w:sz w:val="20"/>
          </w:rPr>
          <w:t xml:space="preserve">thông tin về </w:t>
        </w:r>
        <w:r w:rsidR="00257CFD">
          <w:rPr>
            <w:color w:val="0000CC"/>
            <w:sz w:val="20"/>
          </w:rPr>
          <w:t xml:space="preserve"> Application</w:t>
        </w:r>
        <w:r w:rsidR="00257CFD">
          <w:rPr>
            <w:color w:val="0000CC"/>
            <w:spacing w:val="-16"/>
            <w:sz w:val="20"/>
          </w:rPr>
          <w:t xml:space="preserve"> </w:t>
        </w:r>
        <w:r w:rsidR="00257CFD">
          <w:rPr>
            <w:color w:val="0000CC"/>
            <w:sz w:val="20"/>
          </w:rPr>
          <w:t>Contexts</w:t>
        </w:r>
      </w:hyperlink>
    </w:p>
    <w:p w14:paraId="7C5F0DA3" w14:textId="77777777" w:rsidR="00257CFD" w:rsidRDefault="00257CFD" w:rsidP="00257CFD">
      <w:pPr>
        <w:pStyle w:val="BodyText"/>
        <w:spacing w:before="8"/>
        <w:rPr>
          <w:sz w:val="27"/>
        </w:rPr>
      </w:pPr>
    </w:p>
    <w:p w14:paraId="659B1A34" w14:textId="77777777" w:rsidR="00257CFD" w:rsidRDefault="00257CFD" w:rsidP="00257CFD">
      <w:pPr>
        <w:pStyle w:val="Heading3"/>
      </w:pPr>
      <w:bookmarkStart w:id="874" w:name="About_Application_Contexts"/>
      <w:bookmarkStart w:id="875" w:name="_bookmark1124"/>
      <w:bookmarkEnd w:id="874"/>
      <w:bookmarkEnd w:id="875"/>
      <w:r>
        <w:t>Giới thiệu Application Contexts</w:t>
      </w:r>
    </w:p>
    <w:p w14:paraId="0A491DA0" w14:textId="77777777" w:rsidR="00257CFD" w:rsidRDefault="00257CFD" w:rsidP="00257CFD">
      <w:pPr>
        <w:pStyle w:val="BodyText"/>
        <w:spacing w:before="80"/>
        <w:ind w:left="2260"/>
      </w:pPr>
      <w:r>
        <w:t>Ph</w:t>
      </w:r>
      <w:r>
        <w:rPr>
          <w:rFonts w:ascii="Calibri" w:hAnsi="Calibri"/>
        </w:rPr>
        <w:t xml:space="preserve">ần  này bao gồm </w:t>
      </w:r>
      <w:r>
        <w:t>:</w:t>
      </w:r>
    </w:p>
    <w:p w14:paraId="320249B5" w14:textId="77777777" w:rsidR="00257CFD" w:rsidRDefault="008D1AB8" w:rsidP="00280038">
      <w:pPr>
        <w:pStyle w:val="ListParagraph"/>
        <w:numPr>
          <w:ilvl w:val="2"/>
          <w:numId w:val="189"/>
        </w:numPr>
        <w:tabs>
          <w:tab w:val="left" w:pos="2620"/>
        </w:tabs>
        <w:rPr>
          <w:sz w:val="20"/>
        </w:rPr>
      </w:pPr>
      <w:hyperlink w:anchor="_bookmark1125" w:history="1">
        <w:r w:rsidR="00257CFD">
          <w:rPr>
            <w:color w:val="0000CC"/>
            <w:sz w:val="20"/>
          </w:rPr>
          <w:t xml:space="preserve"> Application</w:t>
        </w:r>
        <w:r w:rsidR="00257CFD">
          <w:rPr>
            <w:color w:val="0000CC"/>
            <w:spacing w:val="-2"/>
            <w:sz w:val="20"/>
          </w:rPr>
          <w:t xml:space="preserve"> </w:t>
        </w:r>
        <w:r w:rsidR="00257CFD">
          <w:rPr>
            <w:color w:val="0000CC"/>
            <w:sz w:val="20"/>
          </w:rPr>
          <w:t>Context</w:t>
        </w:r>
        <w:r w:rsidR="00257CFD">
          <w:rPr>
            <w:rFonts w:asciiTheme="minorHAnsi" w:hAnsiTheme="minorHAnsi"/>
            <w:color w:val="0000CC"/>
            <w:sz w:val="20"/>
            <w:lang w:val="vi-VN"/>
          </w:rPr>
          <w:t xml:space="preserve"> là gì </w:t>
        </w:r>
        <w:r w:rsidR="00257CFD">
          <w:rPr>
            <w:color w:val="0000CC"/>
            <w:sz w:val="20"/>
          </w:rPr>
          <w:t>?</w:t>
        </w:r>
      </w:hyperlink>
    </w:p>
    <w:p w14:paraId="1CD282A4" w14:textId="77777777" w:rsidR="00257CFD" w:rsidRDefault="008D1AB8" w:rsidP="00280038">
      <w:pPr>
        <w:pStyle w:val="ListParagraph"/>
        <w:numPr>
          <w:ilvl w:val="2"/>
          <w:numId w:val="189"/>
        </w:numPr>
        <w:tabs>
          <w:tab w:val="left" w:pos="2620"/>
        </w:tabs>
        <w:spacing w:before="112"/>
        <w:rPr>
          <w:sz w:val="20"/>
        </w:rPr>
      </w:pPr>
      <w:hyperlink w:anchor="_bookmark1127" w:history="1">
        <w:r w:rsidR="00257CFD">
          <w:rPr>
            <w:rFonts w:asciiTheme="minorHAnsi" w:hAnsiTheme="minorHAnsi"/>
            <w:color w:val="0000CC"/>
            <w:sz w:val="20"/>
            <w:lang w:val="vi-VN"/>
          </w:rPr>
          <w:t xml:space="preserve">Thành phần của </w:t>
        </w:r>
        <w:r w:rsidR="00257CFD">
          <w:rPr>
            <w:color w:val="0000CC"/>
            <w:sz w:val="20"/>
          </w:rPr>
          <w:t xml:space="preserve"> Application</w:t>
        </w:r>
        <w:r w:rsidR="00257CFD">
          <w:rPr>
            <w:color w:val="0000CC"/>
            <w:spacing w:val="-4"/>
            <w:sz w:val="20"/>
          </w:rPr>
          <w:t xml:space="preserve"> </w:t>
        </w:r>
        <w:r w:rsidR="00257CFD">
          <w:rPr>
            <w:color w:val="0000CC"/>
            <w:sz w:val="20"/>
          </w:rPr>
          <w:t>Context</w:t>
        </w:r>
      </w:hyperlink>
    </w:p>
    <w:p w14:paraId="52EA97E8" w14:textId="77777777" w:rsidR="00257CFD" w:rsidRPr="006E6EE1" w:rsidRDefault="008D1AB8" w:rsidP="00280038">
      <w:pPr>
        <w:pStyle w:val="ListParagraph"/>
        <w:numPr>
          <w:ilvl w:val="2"/>
          <w:numId w:val="189"/>
        </w:numPr>
        <w:tabs>
          <w:tab w:val="left" w:pos="2620"/>
        </w:tabs>
        <w:rPr>
          <w:sz w:val="20"/>
          <w:lang w:val="fr-FR"/>
        </w:rPr>
      </w:pPr>
      <w:hyperlink w:anchor="_bookmark1130" w:history="1">
        <w:r w:rsidR="00257CFD">
          <w:rPr>
            <w:rFonts w:asciiTheme="minorHAnsi" w:hAnsiTheme="minorHAnsi"/>
            <w:color w:val="0000CC"/>
            <w:sz w:val="20"/>
            <w:lang w:val="vi-VN"/>
          </w:rPr>
          <w:t xml:space="preserve">Lưu trữ các giá trị </w:t>
        </w:r>
        <w:r w:rsidR="00257CFD" w:rsidRPr="006E6EE1">
          <w:rPr>
            <w:rFonts w:asciiTheme="minorHAnsi" w:hAnsiTheme="minorHAnsi"/>
            <w:color w:val="0000CC"/>
            <w:sz w:val="20"/>
            <w:lang w:val="vi-VN"/>
          </w:rPr>
          <w:t>Application Context</w:t>
        </w:r>
        <w:r w:rsidR="00257CFD">
          <w:rPr>
            <w:rFonts w:asciiTheme="minorHAnsi" w:hAnsiTheme="minorHAnsi"/>
            <w:color w:val="0000CC"/>
            <w:sz w:val="20"/>
            <w:lang w:val="vi-VN"/>
          </w:rPr>
          <w:t xml:space="preserve"> ở đâu</w:t>
        </w:r>
        <w:r w:rsidR="00257CFD" w:rsidRPr="006E6EE1">
          <w:rPr>
            <w:color w:val="0000CC"/>
            <w:sz w:val="20"/>
            <w:lang w:val="fr-FR"/>
          </w:rPr>
          <w:t>?</w:t>
        </w:r>
      </w:hyperlink>
    </w:p>
    <w:p w14:paraId="0CD28051" w14:textId="77777777" w:rsidR="00257CFD" w:rsidRPr="006E6EE1" w:rsidRDefault="008D1AB8" w:rsidP="00280038">
      <w:pPr>
        <w:pStyle w:val="ListParagraph"/>
        <w:numPr>
          <w:ilvl w:val="2"/>
          <w:numId w:val="189"/>
        </w:numPr>
        <w:tabs>
          <w:tab w:val="left" w:pos="2620"/>
        </w:tabs>
        <w:spacing w:before="112"/>
        <w:rPr>
          <w:sz w:val="20"/>
          <w:lang w:val="fr-FR"/>
        </w:rPr>
      </w:pPr>
      <w:hyperlink w:anchor="_bookmark1138" w:history="1">
        <w:r w:rsidR="00257CFD">
          <w:rPr>
            <w:rFonts w:asciiTheme="minorHAnsi" w:hAnsiTheme="minorHAnsi"/>
            <w:color w:val="0000CC"/>
            <w:sz w:val="20"/>
            <w:lang w:val="vi-VN"/>
          </w:rPr>
          <w:t xml:space="preserve">Lợi ích của việc sử dụng </w:t>
        </w:r>
        <w:r w:rsidR="00257CFD" w:rsidRPr="006E6EE1">
          <w:rPr>
            <w:color w:val="0000CC"/>
            <w:sz w:val="20"/>
            <w:lang w:val="fr-FR"/>
          </w:rPr>
          <w:t>Application</w:t>
        </w:r>
        <w:r w:rsidR="00257CFD" w:rsidRPr="006E6EE1">
          <w:rPr>
            <w:color w:val="0000CC"/>
            <w:spacing w:val="-1"/>
            <w:sz w:val="20"/>
            <w:lang w:val="fr-FR"/>
          </w:rPr>
          <w:t xml:space="preserve"> </w:t>
        </w:r>
        <w:r w:rsidR="00257CFD" w:rsidRPr="006E6EE1">
          <w:rPr>
            <w:color w:val="0000CC"/>
            <w:sz w:val="20"/>
            <w:lang w:val="fr-FR"/>
          </w:rPr>
          <w:t>Contexts</w:t>
        </w:r>
      </w:hyperlink>
    </w:p>
    <w:p w14:paraId="02915F86" w14:textId="77777777" w:rsidR="00257CFD" w:rsidRPr="006E6EE1" w:rsidRDefault="008D1AB8" w:rsidP="00280038">
      <w:pPr>
        <w:pStyle w:val="ListParagraph"/>
        <w:numPr>
          <w:ilvl w:val="2"/>
          <w:numId w:val="189"/>
        </w:numPr>
        <w:tabs>
          <w:tab w:val="left" w:pos="2620"/>
        </w:tabs>
        <w:rPr>
          <w:sz w:val="20"/>
          <w:lang w:val="fr-FR"/>
        </w:rPr>
      </w:pPr>
      <w:hyperlink w:anchor="_bookmark1141" w:history="1">
        <w:r w:rsidR="00257CFD">
          <w:rPr>
            <w:rFonts w:asciiTheme="minorHAnsi" w:hAnsiTheme="minorHAnsi"/>
            <w:color w:val="0000CC"/>
            <w:sz w:val="20"/>
            <w:lang w:val="vi-VN"/>
          </w:rPr>
          <w:t xml:space="preserve">Cách mà phiên bản ảnh hưởng đến giá trị </w:t>
        </w:r>
        <w:r w:rsidR="00257CFD" w:rsidRPr="006E6EE1">
          <w:rPr>
            <w:color w:val="0000CC"/>
            <w:sz w:val="20"/>
            <w:lang w:val="fr-FR"/>
          </w:rPr>
          <w:t>Application Context</w:t>
        </w:r>
        <w:r w:rsidR="00257CFD" w:rsidRPr="006E6EE1">
          <w:rPr>
            <w:color w:val="0000CC"/>
            <w:spacing w:val="-3"/>
            <w:sz w:val="20"/>
            <w:lang w:val="fr-FR"/>
          </w:rPr>
          <w:t xml:space="preserve"> </w:t>
        </w:r>
        <w:r w:rsidR="00257CFD">
          <w:rPr>
            <w:rFonts w:asciiTheme="minorHAnsi" w:hAnsiTheme="minorHAnsi"/>
            <w:color w:val="0000CC"/>
            <w:spacing w:val="-3"/>
            <w:sz w:val="20"/>
            <w:lang w:val="vi-VN"/>
          </w:rPr>
          <w:t>.</w:t>
        </w:r>
      </w:hyperlink>
    </w:p>
    <w:p w14:paraId="1E0A3EB8" w14:textId="77777777" w:rsidR="00257CFD" w:rsidRPr="006E6EE1" w:rsidRDefault="00257CFD" w:rsidP="00257CFD">
      <w:pPr>
        <w:pStyle w:val="BodyText"/>
        <w:spacing w:before="6"/>
        <w:rPr>
          <w:sz w:val="25"/>
          <w:lang w:val="fr-FR"/>
        </w:rPr>
      </w:pPr>
    </w:p>
    <w:p w14:paraId="0A14E4AD" w14:textId="77777777" w:rsidR="00257CFD" w:rsidRPr="00EF08F8" w:rsidRDefault="00257CFD" w:rsidP="00257CFD">
      <w:pPr>
        <w:pStyle w:val="Heading4"/>
        <w:rPr>
          <w:lang w:val="fr-FR"/>
        </w:rPr>
      </w:pPr>
      <w:bookmarkStart w:id="876" w:name="What_Is_an_Application_Context?"/>
      <w:bookmarkStart w:id="877" w:name="_bookmark1125"/>
      <w:bookmarkEnd w:id="876"/>
      <w:bookmarkEnd w:id="877"/>
      <w:r w:rsidRPr="00EF08F8">
        <w:rPr>
          <w:lang w:val="fr-FR"/>
        </w:rPr>
        <w:t>Appli</w:t>
      </w:r>
      <w:bookmarkStart w:id="878" w:name="_bookmark1126"/>
      <w:bookmarkEnd w:id="878"/>
      <w:r w:rsidRPr="00EF08F8">
        <w:rPr>
          <w:lang w:val="fr-FR"/>
        </w:rPr>
        <w:t>cation Context</w:t>
      </w:r>
      <w:r>
        <w:rPr>
          <w:lang w:val="vi-VN"/>
        </w:rPr>
        <w:t xml:space="preserve"> là gì</w:t>
      </w:r>
      <w:r w:rsidRPr="00EF08F8">
        <w:rPr>
          <w:lang w:val="fr-FR"/>
        </w:rPr>
        <w:t>?</w:t>
      </w:r>
    </w:p>
    <w:p w14:paraId="5E95846E" w14:textId="77777777" w:rsidR="00257CFD" w:rsidRPr="00EF08F8" w:rsidRDefault="00257CFD" w:rsidP="00257CFD">
      <w:pPr>
        <w:pStyle w:val="BodyText"/>
        <w:spacing w:before="83" w:line="230" w:lineRule="auto"/>
        <w:ind w:left="2259" w:right="283"/>
        <w:rPr>
          <w:lang w:val="fr-FR"/>
        </w:rPr>
      </w:pPr>
      <w:r w:rsidRPr="00EF08F8">
        <w:rPr>
          <w:lang w:val="fr-FR"/>
        </w:rPr>
        <w:t xml:space="preserve">An application context </w:t>
      </w:r>
      <w:r>
        <w:rPr>
          <w:rFonts w:asciiTheme="minorHAnsi" w:hAnsiTheme="minorHAnsi"/>
          <w:lang w:val="vi-VN"/>
        </w:rPr>
        <w:t xml:space="preserve">(  Một Ngữ cảnh ứng dụng) là một tập hợp </w:t>
      </w:r>
      <w:r w:rsidRPr="00EF08F8">
        <w:rPr>
          <w:lang w:val="fr-FR"/>
        </w:rPr>
        <w:t xml:space="preserve"> </w:t>
      </w:r>
      <w:r>
        <w:rPr>
          <w:rFonts w:asciiTheme="minorHAnsi" w:hAnsiTheme="minorHAnsi"/>
          <w:lang w:val="vi-VN"/>
        </w:rPr>
        <w:t>các cặp</w:t>
      </w:r>
      <w:r w:rsidRPr="00EF08F8">
        <w:rPr>
          <w:lang w:val="fr-FR"/>
        </w:rPr>
        <w:t xml:space="preserve"> </w:t>
      </w:r>
      <w:r w:rsidRPr="00EF08F8">
        <w:rPr>
          <w:b/>
          <w:lang w:val="fr-FR"/>
        </w:rPr>
        <w:t xml:space="preserve">name-value </w:t>
      </w:r>
      <w:r>
        <w:rPr>
          <w:rFonts w:asciiTheme="minorHAnsi" w:hAnsiTheme="minorHAnsi"/>
          <w:lang w:val="vi-VN"/>
        </w:rPr>
        <w:t xml:space="preserve">của </w:t>
      </w:r>
      <w:r w:rsidRPr="00EF08F8">
        <w:rPr>
          <w:lang w:val="fr-FR"/>
        </w:rPr>
        <w:t xml:space="preserve"> Oracle Database </w:t>
      </w:r>
      <w:r>
        <w:rPr>
          <w:rFonts w:asciiTheme="minorHAnsi" w:hAnsiTheme="minorHAnsi"/>
          <w:lang w:val="vi-VN"/>
        </w:rPr>
        <w:t>lưu trữ</w:t>
      </w:r>
      <w:r w:rsidRPr="00EF08F8">
        <w:rPr>
          <w:lang w:val="fr-FR"/>
        </w:rPr>
        <w:t xml:space="preserve"> </w:t>
      </w:r>
      <w:r>
        <w:rPr>
          <w:rFonts w:asciiTheme="minorHAnsi" w:hAnsiTheme="minorHAnsi"/>
          <w:lang w:val="vi-VN"/>
        </w:rPr>
        <w:t>trong bộ nhớ.</w:t>
      </w:r>
      <w:r w:rsidRPr="00EF08F8">
        <w:rPr>
          <w:spacing w:val="-4"/>
          <w:lang w:val="fr-FR"/>
        </w:rPr>
        <w:t>.</w:t>
      </w:r>
      <w:r w:rsidRPr="00EF08F8">
        <w:rPr>
          <w:spacing w:val="-10"/>
          <w:lang w:val="fr-FR"/>
        </w:rPr>
        <w:t xml:space="preserve"> </w:t>
      </w:r>
      <w:r w:rsidRPr="00EF08F8">
        <w:rPr>
          <w:lang w:val="fr-FR"/>
        </w:rPr>
        <w:t>The</w:t>
      </w:r>
      <w:r w:rsidRPr="00EF08F8">
        <w:rPr>
          <w:spacing w:val="-10"/>
          <w:lang w:val="fr-FR"/>
        </w:rPr>
        <w:t xml:space="preserve"> </w:t>
      </w:r>
      <w:r w:rsidRPr="00EF08F8">
        <w:rPr>
          <w:lang w:val="fr-FR"/>
        </w:rPr>
        <w:t>application</w:t>
      </w:r>
      <w:r w:rsidRPr="00EF08F8">
        <w:rPr>
          <w:spacing w:val="-10"/>
          <w:lang w:val="fr-FR"/>
        </w:rPr>
        <w:t xml:space="preserve"> </w:t>
      </w:r>
      <w:r w:rsidRPr="00EF08F8">
        <w:rPr>
          <w:lang w:val="fr-FR"/>
        </w:rPr>
        <w:t>context</w:t>
      </w:r>
      <w:r w:rsidRPr="00EF08F8">
        <w:rPr>
          <w:spacing w:val="-10"/>
          <w:lang w:val="fr-FR"/>
        </w:rPr>
        <w:t xml:space="preserve"> </w:t>
      </w:r>
      <w:r>
        <w:rPr>
          <w:rFonts w:asciiTheme="minorHAnsi" w:hAnsiTheme="minorHAnsi"/>
          <w:lang w:val="vi-VN"/>
        </w:rPr>
        <w:t xml:space="preserve">có một </w:t>
      </w:r>
      <w:r w:rsidRPr="00EF08F8">
        <w:rPr>
          <w:spacing w:val="-10"/>
          <w:lang w:val="fr-FR"/>
        </w:rPr>
        <w:t xml:space="preserve"> </w:t>
      </w:r>
      <w:r w:rsidRPr="00EF08F8">
        <w:rPr>
          <w:lang w:val="fr-FR"/>
        </w:rPr>
        <w:t>label</w:t>
      </w:r>
      <w:r w:rsidRPr="00EF08F8">
        <w:rPr>
          <w:spacing w:val="-10"/>
          <w:lang w:val="fr-FR"/>
        </w:rPr>
        <w:t xml:space="preserve"> </w:t>
      </w:r>
      <w:r>
        <w:rPr>
          <w:rFonts w:asciiTheme="minorHAnsi" w:hAnsiTheme="minorHAnsi"/>
          <w:lang w:val="vi-VN"/>
        </w:rPr>
        <w:t>được gọi là</w:t>
      </w:r>
      <w:r w:rsidRPr="00EF08F8">
        <w:rPr>
          <w:spacing w:val="-9"/>
          <w:lang w:val="fr-FR"/>
        </w:rPr>
        <w:t xml:space="preserve"> </w:t>
      </w:r>
      <w:r w:rsidRPr="00EF08F8">
        <w:rPr>
          <w:b/>
          <w:lang w:val="fr-FR"/>
        </w:rPr>
        <w:t>namespace</w:t>
      </w:r>
      <w:r w:rsidRPr="00EF08F8">
        <w:rPr>
          <w:b/>
          <w:spacing w:val="-11"/>
          <w:lang w:val="fr-FR"/>
        </w:rPr>
        <w:t xml:space="preserve"> </w:t>
      </w:r>
      <w:r w:rsidRPr="00EF08F8">
        <w:rPr>
          <w:lang w:val="fr-FR"/>
        </w:rPr>
        <w:t>(</w:t>
      </w:r>
      <w:r>
        <w:rPr>
          <w:rFonts w:asciiTheme="minorHAnsi" w:hAnsiTheme="minorHAnsi"/>
          <w:lang w:val="vi-VN"/>
        </w:rPr>
        <w:t>ví dụ:</w:t>
      </w:r>
      <w:r w:rsidRPr="00EF08F8">
        <w:rPr>
          <w:rFonts w:ascii="Courier New"/>
          <w:lang w:val="fr-FR"/>
        </w:rPr>
        <w:t>empno_ ctx</w:t>
      </w:r>
      <w:r w:rsidRPr="00EF08F8">
        <w:rPr>
          <w:rFonts w:ascii="Courier New"/>
          <w:spacing w:val="-84"/>
          <w:lang w:val="fr-FR"/>
        </w:rPr>
        <w:t xml:space="preserve"> </w:t>
      </w:r>
      <w:r>
        <w:rPr>
          <w:rFonts w:asciiTheme="minorHAnsi" w:hAnsiTheme="minorHAnsi"/>
          <w:lang w:val="vi-VN"/>
        </w:rPr>
        <w:t>của một</w:t>
      </w:r>
      <w:r w:rsidRPr="00EF08F8">
        <w:rPr>
          <w:spacing w:val="-7"/>
          <w:lang w:val="fr-FR"/>
        </w:rPr>
        <w:t xml:space="preserve"> </w:t>
      </w:r>
      <w:r w:rsidRPr="00EF08F8">
        <w:rPr>
          <w:lang w:val="fr-FR"/>
        </w:rPr>
        <w:t>application</w:t>
      </w:r>
      <w:r w:rsidRPr="00EF08F8">
        <w:rPr>
          <w:spacing w:val="-7"/>
          <w:lang w:val="fr-FR"/>
        </w:rPr>
        <w:t xml:space="preserve"> </w:t>
      </w:r>
      <w:r w:rsidRPr="00EF08F8">
        <w:rPr>
          <w:lang w:val="fr-FR"/>
        </w:rPr>
        <w:t>context</w:t>
      </w:r>
      <w:r w:rsidRPr="00EF08F8">
        <w:rPr>
          <w:spacing w:val="-7"/>
          <w:lang w:val="fr-FR"/>
        </w:rPr>
        <w:t xml:space="preserve"> </w:t>
      </w:r>
      <w:r>
        <w:rPr>
          <w:rFonts w:asciiTheme="minorHAnsi" w:hAnsiTheme="minorHAnsi"/>
          <w:lang w:val="vi-VN"/>
        </w:rPr>
        <w:t xml:space="preserve">truy suất </w:t>
      </w:r>
      <w:r w:rsidRPr="00EF08F8">
        <w:rPr>
          <w:spacing w:val="-6"/>
          <w:lang w:val="fr-FR"/>
        </w:rPr>
        <w:t xml:space="preserve"> </w:t>
      </w:r>
      <w:r w:rsidRPr="00EF08F8">
        <w:rPr>
          <w:lang w:val="fr-FR"/>
        </w:rPr>
        <w:t>employee</w:t>
      </w:r>
      <w:r w:rsidRPr="00EF08F8">
        <w:rPr>
          <w:spacing w:val="-7"/>
          <w:lang w:val="fr-FR"/>
        </w:rPr>
        <w:t xml:space="preserve"> </w:t>
      </w:r>
      <w:r w:rsidRPr="00EF08F8">
        <w:rPr>
          <w:lang w:val="fr-FR"/>
        </w:rPr>
        <w:t>IDs).</w:t>
      </w:r>
      <w:r w:rsidRPr="00EF08F8">
        <w:rPr>
          <w:spacing w:val="-8"/>
          <w:lang w:val="fr-FR"/>
        </w:rPr>
        <w:t xml:space="preserve"> </w:t>
      </w:r>
      <w:r>
        <w:rPr>
          <w:rFonts w:asciiTheme="minorHAnsi" w:hAnsiTheme="minorHAnsi"/>
          <w:lang w:val="vi-VN"/>
        </w:rPr>
        <w:t>Bên trong</w:t>
      </w:r>
      <w:r w:rsidRPr="00EF08F8">
        <w:rPr>
          <w:spacing w:val="-8"/>
          <w:lang w:val="fr-FR"/>
        </w:rPr>
        <w:t xml:space="preserve"> </w:t>
      </w:r>
      <w:r w:rsidRPr="00EF08F8">
        <w:rPr>
          <w:lang w:val="fr-FR"/>
        </w:rPr>
        <w:t>context</w:t>
      </w:r>
      <w:r w:rsidRPr="00EF08F8">
        <w:rPr>
          <w:spacing w:val="-7"/>
          <w:lang w:val="fr-FR"/>
        </w:rPr>
        <w:t xml:space="preserve"> </w:t>
      </w:r>
      <w:r>
        <w:rPr>
          <w:rFonts w:asciiTheme="minorHAnsi" w:hAnsiTheme="minorHAnsi"/>
          <w:lang w:val="vi-VN"/>
        </w:rPr>
        <w:t>là các cặp giá trị</w:t>
      </w:r>
      <w:r w:rsidRPr="00EF08F8">
        <w:rPr>
          <w:lang w:val="fr-FR"/>
        </w:rPr>
        <w:t xml:space="preserve"> name-value (</w:t>
      </w:r>
      <w:r>
        <w:rPr>
          <w:rFonts w:asciiTheme="minorHAnsi" w:hAnsiTheme="minorHAnsi"/>
          <w:lang w:val="vi-VN"/>
        </w:rPr>
        <w:t>một bảng kết hợp</w:t>
      </w:r>
      <w:r w:rsidRPr="00EF08F8">
        <w:rPr>
          <w:lang w:val="fr-FR"/>
        </w:rPr>
        <w:t xml:space="preserve">): </w:t>
      </w:r>
      <w:r>
        <w:rPr>
          <w:rFonts w:asciiTheme="minorHAnsi" w:hAnsiTheme="minorHAnsi"/>
          <w:lang w:val="vi-VN"/>
        </w:rPr>
        <w:t>tên của một vị trí chứa giá trị trong bộ nhớ</w:t>
      </w:r>
      <w:r w:rsidRPr="00EF08F8">
        <w:rPr>
          <w:spacing w:val="-29"/>
          <w:lang w:val="fr-FR"/>
        </w:rPr>
        <w:t xml:space="preserve"> </w:t>
      </w:r>
      <w:r w:rsidRPr="00EF08F8">
        <w:rPr>
          <w:lang w:val="fr-FR"/>
        </w:rPr>
        <w:t xml:space="preserve">that holds the </w:t>
      </w:r>
      <w:r w:rsidRPr="00EF08F8">
        <w:rPr>
          <w:b/>
          <w:lang w:val="fr-FR"/>
        </w:rPr>
        <w:t>value</w:t>
      </w:r>
      <w:r w:rsidRPr="00EF08F8">
        <w:rPr>
          <w:lang w:val="fr-FR"/>
        </w:rPr>
        <w:t xml:space="preserve">. </w:t>
      </w:r>
      <w:r>
        <w:rPr>
          <w:rFonts w:asciiTheme="minorHAnsi" w:hAnsiTheme="minorHAnsi"/>
          <w:lang w:val="vi-VN"/>
        </w:rPr>
        <w:t xml:space="preserve">Một ứng dụng có thể sử dụng </w:t>
      </w:r>
      <w:r w:rsidRPr="00EF08F8">
        <w:rPr>
          <w:lang w:val="fr-FR"/>
        </w:rPr>
        <w:t xml:space="preserve"> application context </w:t>
      </w:r>
      <w:r>
        <w:rPr>
          <w:rFonts w:asciiTheme="minorHAnsi" w:hAnsiTheme="minorHAnsi"/>
          <w:lang w:val="vi-VN"/>
        </w:rPr>
        <w:t xml:space="preserve">để truy cập </w:t>
      </w:r>
      <w:r w:rsidRPr="00EF08F8">
        <w:rPr>
          <w:lang w:val="fr-FR"/>
        </w:rPr>
        <w:t xml:space="preserve"> session </w:t>
      </w:r>
      <w:r>
        <w:rPr>
          <w:rFonts w:asciiTheme="minorHAnsi" w:hAnsiTheme="minorHAnsi"/>
          <w:lang w:val="vi-VN"/>
        </w:rPr>
        <w:t>về thông tin người dùng</w:t>
      </w:r>
      <w:r w:rsidRPr="00EF08F8">
        <w:rPr>
          <w:spacing w:val="-4"/>
          <w:lang w:val="fr-FR"/>
        </w:rPr>
        <w:t xml:space="preserve">, </w:t>
      </w:r>
      <w:r>
        <w:rPr>
          <w:rFonts w:asciiTheme="minorHAnsi" w:hAnsiTheme="minorHAnsi"/>
          <w:lang w:val="vi-VN"/>
        </w:rPr>
        <w:t xml:space="preserve">chăng hạn như </w:t>
      </w:r>
      <w:r w:rsidRPr="00EF08F8">
        <w:rPr>
          <w:lang w:val="fr-FR"/>
        </w:rPr>
        <w:t xml:space="preserve"> I</w:t>
      </w:r>
      <w:r>
        <w:rPr>
          <w:rFonts w:asciiTheme="minorHAnsi" w:hAnsiTheme="minorHAnsi"/>
          <w:lang w:val="vi-VN"/>
        </w:rPr>
        <w:t xml:space="preserve">D người dùng hoặc thông tin người dùng cụ thể khác  </w:t>
      </w:r>
      <w:r w:rsidRPr="00EF08F8">
        <w:rPr>
          <w:lang w:val="fr-FR"/>
        </w:rPr>
        <w:t xml:space="preserve"> , </w:t>
      </w:r>
      <w:r>
        <w:rPr>
          <w:rFonts w:asciiTheme="minorHAnsi" w:hAnsiTheme="minorHAnsi"/>
          <w:lang w:val="vi-VN"/>
        </w:rPr>
        <w:t xml:space="preserve">hoặc một ID khách hàng </w:t>
      </w:r>
      <w:r w:rsidRPr="00EF08F8">
        <w:rPr>
          <w:lang w:val="fr-FR"/>
        </w:rPr>
        <w:t xml:space="preserve">, </w:t>
      </w:r>
      <w:r>
        <w:rPr>
          <w:rFonts w:asciiTheme="minorHAnsi" w:hAnsiTheme="minorHAnsi"/>
          <w:lang w:val="vi-VN"/>
        </w:rPr>
        <w:t>và sau đó chuyển dữ liệu này một cách an toàn vào database</w:t>
      </w:r>
      <w:r w:rsidRPr="00EF08F8">
        <w:rPr>
          <w:lang w:val="fr-FR"/>
        </w:rPr>
        <w:t xml:space="preserve"> </w:t>
      </w:r>
      <w:r>
        <w:rPr>
          <w:rFonts w:asciiTheme="minorHAnsi" w:hAnsiTheme="minorHAnsi"/>
          <w:lang w:val="vi-VN"/>
        </w:rPr>
        <w:t>.</w:t>
      </w:r>
      <w:r>
        <w:rPr>
          <w:rFonts w:asciiTheme="minorHAnsi" w:hAnsiTheme="minorHAnsi"/>
          <w:spacing w:val="-6"/>
          <w:lang w:val="vi-VN"/>
        </w:rPr>
        <w:t>Bạn có thể sử dụng thông tin này để cho phép hoặc ngăn chặn người dùng truy cập dữ liệu thông qua các ứng dụng</w:t>
      </w:r>
      <w:r w:rsidRPr="00EF08F8">
        <w:rPr>
          <w:lang w:val="fr-FR"/>
        </w:rPr>
        <w:t xml:space="preserve">. </w:t>
      </w:r>
      <w:r>
        <w:rPr>
          <w:rFonts w:asciiTheme="minorHAnsi" w:hAnsiTheme="minorHAnsi"/>
          <w:spacing w:val="-7"/>
          <w:lang w:val="vi-VN"/>
        </w:rPr>
        <w:t xml:space="preserve">Bạn có thể sử dụng </w:t>
      </w:r>
      <w:r w:rsidRPr="00EF08F8">
        <w:rPr>
          <w:lang w:val="fr-FR"/>
        </w:rPr>
        <w:t xml:space="preserve"> application contexts </w:t>
      </w:r>
      <w:r>
        <w:rPr>
          <w:rFonts w:asciiTheme="minorHAnsi" w:hAnsiTheme="minorHAnsi"/>
          <w:lang w:val="vi-VN"/>
        </w:rPr>
        <w:t xml:space="preserve">để xác thực người dùng </w:t>
      </w:r>
      <w:r w:rsidRPr="00EF08F8">
        <w:rPr>
          <w:lang w:val="fr-FR"/>
        </w:rPr>
        <w:t xml:space="preserve">database </w:t>
      </w:r>
      <w:r>
        <w:rPr>
          <w:rFonts w:asciiTheme="minorHAnsi" w:hAnsiTheme="minorHAnsi"/>
          <w:lang w:val="vi-VN"/>
        </w:rPr>
        <w:t>và non</w:t>
      </w:r>
      <w:r w:rsidRPr="00EF08F8">
        <w:rPr>
          <w:lang w:val="fr-FR"/>
        </w:rPr>
        <w:t>database</w:t>
      </w:r>
      <w:r w:rsidRPr="00EF08F8">
        <w:rPr>
          <w:spacing w:val="-1"/>
          <w:lang w:val="fr-FR"/>
        </w:rPr>
        <w:t xml:space="preserve"> </w:t>
      </w:r>
      <w:r w:rsidRPr="00EF08F8">
        <w:rPr>
          <w:lang w:val="fr-FR"/>
        </w:rPr>
        <w:t>.</w:t>
      </w:r>
    </w:p>
    <w:p w14:paraId="29066A05" w14:textId="77777777" w:rsidR="00257CFD" w:rsidRPr="00EF08F8" w:rsidRDefault="00257CFD" w:rsidP="00257CFD">
      <w:pPr>
        <w:pStyle w:val="BodyText"/>
        <w:spacing w:before="1"/>
        <w:rPr>
          <w:sz w:val="26"/>
          <w:lang w:val="fr-FR"/>
        </w:rPr>
      </w:pPr>
    </w:p>
    <w:p w14:paraId="761E1788" w14:textId="77777777" w:rsidR="00257CFD" w:rsidRPr="00EF08F8" w:rsidRDefault="00257CFD" w:rsidP="00257CFD">
      <w:pPr>
        <w:pStyle w:val="Heading4"/>
        <w:rPr>
          <w:lang w:val="fr-FR"/>
        </w:rPr>
      </w:pPr>
      <w:bookmarkStart w:id="879" w:name="Components_of_the_Application_Context"/>
      <w:bookmarkStart w:id="880" w:name="_bookmark1127"/>
      <w:bookmarkEnd w:id="879"/>
      <w:bookmarkEnd w:id="880"/>
      <w:r>
        <w:rPr>
          <w:lang w:val="vi-VN"/>
        </w:rPr>
        <w:t xml:space="preserve">Các thành phần của </w:t>
      </w:r>
      <w:r w:rsidRPr="00EF08F8">
        <w:rPr>
          <w:lang w:val="fr-FR"/>
        </w:rPr>
        <w:t xml:space="preserve"> Application Context</w:t>
      </w:r>
    </w:p>
    <w:p w14:paraId="7B79B4D0" w14:textId="77777777" w:rsidR="00257CFD" w:rsidRPr="00EF08F8" w:rsidRDefault="00257CFD" w:rsidP="00257CFD">
      <w:pPr>
        <w:pStyle w:val="BodyText"/>
        <w:spacing w:before="75"/>
        <w:ind w:left="2260"/>
        <w:rPr>
          <w:lang w:val="fr-FR"/>
        </w:rPr>
      </w:pPr>
      <w:r>
        <w:rPr>
          <w:rFonts w:asciiTheme="minorHAnsi" w:hAnsiTheme="minorHAnsi"/>
          <w:lang w:val="vi-VN"/>
        </w:rPr>
        <w:t xml:space="preserve">Cá thành phần của các cặp giá trị </w:t>
      </w:r>
      <w:r w:rsidRPr="00EF08F8">
        <w:rPr>
          <w:lang w:val="fr-FR"/>
        </w:rPr>
        <w:t xml:space="preserve"> name-value </w:t>
      </w:r>
      <w:r>
        <w:rPr>
          <w:rFonts w:asciiTheme="minorHAnsi" w:hAnsiTheme="minorHAnsi"/>
          <w:lang w:val="vi-VN"/>
        </w:rPr>
        <w:t>như sau</w:t>
      </w:r>
      <w:r w:rsidRPr="00EF08F8">
        <w:rPr>
          <w:lang w:val="fr-FR"/>
        </w:rPr>
        <w:t>:</w:t>
      </w:r>
    </w:p>
    <w:p w14:paraId="071A8BDF" w14:textId="77777777" w:rsidR="00257CFD" w:rsidRPr="00EF08F8" w:rsidRDefault="00257CFD" w:rsidP="00257CFD">
      <w:pPr>
        <w:rPr>
          <w:lang w:val="fr-FR"/>
        </w:rPr>
        <w:sectPr w:rsidR="00257CFD" w:rsidRPr="00EF08F8">
          <w:headerReference w:type="default" r:id="rId122"/>
          <w:footerReference w:type="even" r:id="rId123"/>
          <w:footerReference w:type="default" r:id="rId124"/>
          <w:pgSz w:w="12240" w:h="15840"/>
          <w:pgMar w:top="1500" w:right="1060" w:bottom="860" w:left="1100" w:header="0" w:footer="663" w:gutter="0"/>
          <w:pgNumType w:start="1"/>
          <w:cols w:space="720"/>
        </w:sectPr>
      </w:pPr>
    </w:p>
    <w:p w14:paraId="2074AAAD" w14:textId="77777777" w:rsidR="00257CFD" w:rsidRPr="00EF08F8" w:rsidRDefault="00257CFD" w:rsidP="00257CFD">
      <w:pPr>
        <w:pStyle w:val="BodyText"/>
        <w:spacing w:before="5"/>
        <w:rPr>
          <w:sz w:val="25"/>
          <w:lang w:val="fr-FR"/>
        </w:rPr>
      </w:pPr>
    </w:p>
    <w:p w14:paraId="36C47F52" w14:textId="77777777" w:rsidR="00257CFD" w:rsidRPr="00EF08F8" w:rsidRDefault="00257CFD" w:rsidP="00280038">
      <w:pPr>
        <w:pStyle w:val="ListParagraph"/>
        <w:numPr>
          <w:ilvl w:val="1"/>
          <w:numId w:val="189"/>
        </w:numPr>
        <w:tabs>
          <w:tab w:val="left" w:pos="2020"/>
        </w:tabs>
        <w:spacing w:before="101" w:line="230" w:lineRule="auto"/>
        <w:ind w:right="841" w:hanging="359"/>
        <w:rPr>
          <w:sz w:val="20"/>
          <w:lang w:val="fr-FR"/>
        </w:rPr>
      </w:pPr>
      <w:r w:rsidRPr="00EF08F8">
        <w:rPr>
          <w:b/>
          <w:sz w:val="20"/>
          <w:lang w:val="fr-FR"/>
        </w:rPr>
        <w:t xml:space="preserve">Name. </w:t>
      </w:r>
      <w:r>
        <w:rPr>
          <w:rFonts w:asciiTheme="minorHAnsi" w:hAnsiTheme="minorHAnsi"/>
          <w:sz w:val="20"/>
          <w:lang w:val="vi-VN"/>
        </w:rPr>
        <w:t xml:space="preserve">Đề cập đến tên của các thuộc tính được liên kết với các giá trị </w:t>
      </w:r>
      <w:r w:rsidRPr="00EF08F8">
        <w:rPr>
          <w:sz w:val="20"/>
          <w:lang w:val="fr-FR"/>
        </w:rPr>
        <w:t>.</w:t>
      </w:r>
      <w:r w:rsidRPr="00EF08F8">
        <w:rPr>
          <w:spacing w:val="-32"/>
          <w:sz w:val="20"/>
          <w:lang w:val="fr-FR"/>
        </w:rPr>
        <w:t xml:space="preserve"> </w:t>
      </w:r>
      <w:r>
        <w:rPr>
          <w:rFonts w:asciiTheme="minorHAnsi" w:hAnsiTheme="minorHAnsi"/>
          <w:sz w:val="20"/>
          <w:lang w:val="vi-VN"/>
        </w:rPr>
        <w:t xml:space="preserve">Vị dụ nếu các </w:t>
      </w:r>
      <w:r w:rsidRPr="00EF08F8">
        <w:rPr>
          <w:spacing w:val="-14"/>
          <w:sz w:val="20"/>
          <w:lang w:val="fr-FR"/>
        </w:rPr>
        <w:t xml:space="preserve"> </w:t>
      </w:r>
      <w:r w:rsidRPr="00EF08F8">
        <w:rPr>
          <w:rFonts w:ascii="Courier New"/>
          <w:sz w:val="20"/>
          <w:lang w:val="fr-FR"/>
        </w:rPr>
        <w:t>empno_ctx</w:t>
      </w:r>
      <w:r w:rsidRPr="00EF08F8">
        <w:rPr>
          <w:rFonts w:ascii="Courier New"/>
          <w:spacing w:val="-89"/>
          <w:sz w:val="20"/>
          <w:lang w:val="fr-FR"/>
        </w:rPr>
        <w:t xml:space="preserve"> </w:t>
      </w:r>
      <w:r w:rsidRPr="00EF08F8">
        <w:rPr>
          <w:sz w:val="20"/>
          <w:lang w:val="fr-FR"/>
        </w:rPr>
        <w:t>application</w:t>
      </w:r>
      <w:r w:rsidRPr="00EF08F8">
        <w:rPr>
          <w:spacing w:val="-14"/>
          <w:sz w:val="20"/>
          <w:lang w:val="fr-FR"/>
        </w:rPr>
        <w:t xml:space="preserve"> </w:t>
      </w:r>
      <w:r w:rsidRPr="00EF08F8">
        <w:rPr>
          <w:sz w:val="20"/>
          <w:lang w:val="fr-FR"/>
        </w:rPr>
        <w:t>context</w:t>
      </w:r>
      <w:r>
        <w:rPr>
          <w:rFonts w:asciiTheme="minorHAnsi" w:hAnsiTheme="minorHAnsi"/>
          <w:sz w:val="20"/>
          <w:lang w:val="vi-VN"/>
        </w:rPr>
        <w:t xml:space="preserve"> </w:t>
      </w:r>
      <w:r w:rsidRPr="00EF08F8">
        <w:rPr>
          <w:spacing w:val="-14"/>
          <w:sz w:val="20"/>
          <w:lang w:val="fr-FR"/>
        </w:rPr>
        <w:t xml:space="preserve"> </w:t>
      </w:r>
      <w:r>
        <w:rPr>
          <w:rFonts w:asciiTheme="minorHAnsi" w:hAnsiTheme="minorHAnsi"/>
          <w:sz w:val="20"/>
          <w:lang w:val="vi-VN"/>
        </w:rPr>
        <w:t xml:space="preserve">lấy </w:t>
      </w:r>
      <w:r w:rsidRPr="00EF08F8">
        <w:rPr>
          <w:spacing w:val="-14"/>
          <w:sz w:val="20"/>
          <w:lang w:val="fr-FR"/>
        </w:rPr>
        <w:t xml:space="preserve"> </w:t>
      </w:r>
      <w:r w:rsidRPr="00EF08F8">
        <w:rPr>
          <w:sz w:val="20"/>
          <w:lang w:val="fr-FR"/>
        </w:rPr>
        <w:t>employee</w:t>
      </w:r>
      <w:r w:rsidRPr="00EF08F8">
        <w:rPr>
          <w:spacing w:val="-15"/>
          <w:sz w:val="20"/>
          <w:lang w:val="fr-FR"/>
        </w:rPr>
        <w:t xml:space="preserve"> </w:t>
      </w:r>
      <w:r w:rsidRPr="00EF08F8">
        <w:rPr>
          <w:sz w:val="20"/>
          <w:lang w:val="fr-FR"/>
        </w:rPr>
        <w:t>ID</w:t>
      </w:r>
      <w:r w:rsidRPr="00EF08F8">
        <w:rPr>
          <w:spacing w:val="-14"/>
          <w:sz w:val="20"/>
          <w:lang w:val="fr-FR"/>
        </w:rPr>
        <w:t xml:space="preserve">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10"/>
          <w:sz w:val="20"/>
          <w:lang w:val="fr-FR"/>
        </w:rPr>
        <w:t xml:space="preserve"> </w:t>
      </w:r>
      <w:r>
        <w:rPr>
          <w:rFonts w:asciiTheme="minorHAnsi" w:hAnsiTheme="minorHAnsi"/>
          <w:sz w:val="20"/>
          <w:lang w:val="vi-VN"/>
        </w:rPr>
        <w:t>nó có thể có một tên như</w:t>
      </w:r>
      <w:r w:rsidRPr="00EF08F8">
        <w:rPr>
          <w:spacing w:val="-10"/>
          <w:sz w:val="20"/>
          <w:lang w:val="fr-FR"/>
        </w:rPr>
        <w:t xml:space="preserve"> </w:t>
      </w:r>
      <w:r w:rsidRPr="00EF08F8">
        <w:rPr>
          <w:rFonts w:ascii="Courier New"/>
          <w:sz w:val="20"/>
          <w:lang w:val="fr-FR"/>
        </w:rPr>
        <w:t>employee_id</w:t>
      </w:r>
      <w:r w:rsidRPr="00EF08F8">
        <w:rPr>
          <w:sz w:val="20"/>
          <w:lang w:val="fr-FR"/>
        </w:rPr>
        <w:t>.</w:t>
      </w:r>
    </w:p>
    <w:p w14:paraId="2B5549C7" w14:textId="77777777" w:rsidR="00257CFD" w:rsidRPr="00EF08F8" w:rsidRDefault="00257CFD" w:rsidP="00280038">
      <w:pPr>
        <w:pStyle w:val="ListParagraph"/>
        <w:numPr>
          <w:ilvl w:val="1"/>
          <w:numId w:val="189"/>
        </w:numPr>
        <w:tabs>
          <w:tab w:val="left" w:pos="2020"/>
        </w:tabs>
        <w:spacing w:before="117" w:line="230" w:lineRule="auto"/>
        <w:ind w:right="906" w:hanging="359"/>
        <w:rPr>
          <w:sz w:val="20"/>
          <w:lang w:val="fr-FR"/>
        </w:rPr>
      </w:pPr>
      <w:r w:rsidRPr="00EF08F8">
        <w:rPr>
          <w:b/>
          <w:spacing w:val="-4"/>
          <w:sz w:val="20"/>
          <w:lang w:val="fr-FR"/>
        </w:rPr>
        <w:t>Value</w:t>
      </w:r>
      <w:r>
        <w:rPr>
          <w:rFonts w:asciiTheme="minorHAnsi" w:hAnsiTheme="minorHAnsi"/>
          <w:b/>
          <w:spacing w:val="-4"/>
          <w:sz w:val="20"/>
          <w:lang w:val="vi-VN"/>
        </w:rPr>
        <w:t xml:space="preserve"> </w:t>
      </w:r>
      <w:r w:rsidRPr="00EF08F8">
        <w:rPr>
          <w:sz w:val="20"/>
          <w:lang w:val="fr-FR"/>
        </w:rPr>
        <w:t>.</w:t>
      </w:r>
      <w:r>
        <w:rPr>
          <w:rFonts w:asciiTheme="minorHAnsi" w:hAnsiTheme="minorHAnsi"/>
          <w:sz w:val="20"/>
          <w:lang w:val="vi-VN"/>
        </w:rPr>
        <w:t>Đề cập đến giá trị của thuộc tính.</w:t>
      </w:r>
      <w:r w:rsidRPr="00EF08F8">
        <w:rPr>
          <w:sz w:val="20"/>
          <w:lang w:val="fr-FR"/>
        </w:rPr>
        <w:t xml:space="preserve"> </w:t>
      </w:r>
      <w:r>
        <w:rPr>
          <w:rFonts w:asciiTheme="minorHAnsi" w:hAnsiTheme="minorHAnsi"/>
          <w:sz w:val="20"/>
          <w:lang w:val="vi-VN"/>
        </w:rPr>
        <w:t>Ví dụ</w:t>
      </w:r>
      <w:r w:rsidRPr="00EF08F8">
        <w:rPr>
          <w:sz w:val="20"/>
          <w:lang w:val="fr-FR"/>
        </w:rPr>
        <w:t xml:space="preserve">, </w:t>
      </w:r>
      <w:r>
        <w:rPr>
          <w:rFonts w:asciiTheme="minorHAnsi" w:hAnsiTheme="minorHAnsi"/>
          <w:sz w:val="20"/>
          <w:lang w:val="vi-VN"/>
        </w:rPr>
        <w:t xml:space="preserve">đối với </w:t>
      </w:r>
      <w:r w:rsidRPr="00EF08F8">
        <w:rPr>
          <w:sz w:val="20"/>
          <w:lang w:val="fr-FR"/>
        </w:rPr>
        <w:t xml:space="preserve"> </w:t>
      </w:r>
      <w:r w:rsidRPr="00EF08F8">
        <w:rPr>
          <w:rFonts w:ascii="Courier New"/>
          <w:sz w:val="20"/>
          <w:lang w:val="fr-FR"/>
        </w:rPr>
        <w:t xml:space="preserve">empno_ctx </w:t>
      </w:r>
      <w:r w:rsidRPr="00EF08F8">
        <w:rPr>
          <w:sz w:val="20"/>
          <w:lang w:val="fr-FR"/>
        </w:rPr>
        <w:t xml:space="preserve">application context, </w:t>
      </w:r>
      <w:r>
        <w:rPr>
          <w:rFonts w:asciiTheme="minorHAnsi" w:hAnsiTheme="minorHAnsi"/>
          <w:sz w:val="20"/>
          <w:lang w:val="vi-VN"/>
        </w:rPr>
        <w:t xml:space="preserve">nếu bạn muốn lấy một </w:t>
      </w:r>
      <w:r w:rsidRPr="00EF08F8">
        <w:rPr>
          <w:sz w:val="20"/>
          <w:lang w:val="fr-FR"/>
        </w:rPr>
        <w:t xml:space="preserve">employee ID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25"/>
          <w:sz w:val="20"/>
          <w:lang w:val="fr-FR"/>
        </w:rPr>
        <w:t xml:space="preserve"> </w:t>
      </w:r>
      <w:r>
        <w:rPr>
          <w:rFonts w:asciiTheme="minorHAnsi" w:hAnsiTheme="minorHAnsi"/>
          <w:sz w:val="20"/>
          <w:lang w:val="vi-VN"/>
        </w:rPr>
        <w:t>bạn có thể tạo ra một giá trị emp_id để đặt giá trị cho ID này.</w:t>
      </w:r>
    </w:p>
    <w:p w14:paraId="01FC1ABC" w14:textId="77777777" w:rsidR="00257CFD" w:rsidRPr="00EF08F8" w:rsidRDefault="00257CFD" w:rsidP="00257CFD">
      <w:pPr>
        <w:pStyle w:val="BodyText"/>
        <w:spacing w:before="118" w:line="230" w:lineRule="auto"/>
        <w:ind w:left="1659" w:right="805"/>
        <w:rPr>
          <w:lang w:val="fr-FR"/>
        </w:rPr>
      </w:pPr>
      <w:r>
        <w:rPr>
          <w:rFonts w:asciiTheme="minorHAnsi" w:hAnsiTheme="minorHAnsi"/>
          <w:lang w:val="vi-VN"/>
        </w:rPr>
        <w:t xml:space="preserve">Hãy suy nghĩ về một </w:t>
      </w:r>
      <w:r w:rsidRPr="00EF08F8">
        <w:rPr>
          <w:lang w:val="fr-FR"/>
        </w:rPr>
        <w:t xml:space="preserve"> application context </w:t>
      </w:r>
      <w:r>
        <w:rPr>
          <w:rFonts w:asciiTheme="minorHAnsi" w:hAnsiTheme="minorHAnsi"/>
          <w:lang w:val="vi-VN"/>
        </w:rPr>
        <w:t xml:space="preserve">như một </w:t>
      </w:r>
      <w:r w:rsidRPr="00EF08F8">
        <w:rPr>
          <w:lang w:val="fr-FR"/>
        </w:rPr>
        <w:t xml:space="preserve"> global variable </w:t>
      </w:r>
      <w:r>
        <w:rPr>
          <w:rFonts w:asciiTheme="minorHAnsi" w:hAnsiTheme="minorHAnsi"/>
          <w:lang w:val="vi-VN"/>
        </w:rPr>
        <w:t xml:space="preserve">chứa thông tin được tuy cập trong </w:t>
      </w:r>
      <w:r w:rsidRPr="00EF08F8">
        <w:rPr>
          <w:lang w:val="fr-FR"/>
        </w:rPr>
        <w:t xml:space="preserve">database session. </w:t>
      </w:r>
      <w:r>
        <w:rPr>
          <w:rFonts w:asciiTheme="minorHAnsi" w:hAnsiTheme="minorHAnsi"/>
          <w:lang w:val="vi-VN"/>
        </w:rPr>
        <w:t xml:space="preserve">Để thiết lập các giá trị </w:t>
      </w:r>
      <w:r w:rsidRPr="00EF08F8">
        <w:rPr>
          <w:lang w:val="fr-FR"/>
        </w:rPr>
        <w:t xml:space="preserve"> application context</w:t>
      </w:r>
      <w:r>
        <w:rPr>
          <w:rFonts w:asciiTheme="minorHAnsi" w:hAnsiTheme="minorHAnsi"/>
          <w:lang w:val="vi-VN"/>
        </w:rPr>
        <w:t xml:space="preserve"> bảo mật </w:t>
      </w:r>
      <w:r w:rsidRPr="00EF08F8">
        <w:rPr>
          <w:lang w:val="fr-FR"/>
        </w:rPr>
        <w:t xml:space="preserve">, </w:t>
      </w:r>
      <w:r>
        <w:rPr>
          <w:rFonts w:asciiTheme="minorHAnsi" w:hAnsiTheme="minorHAnsi"/>
          <w:lang w:val="vi-VN"/>
        </w:rPr>
        <w:t xml:space="preserve">bạn phải tạo một </w:t>
      </w:r>
      <w:r w:rsidRPr="00EF08F8">
        <w:rPr>
          <w:lang w:val="fr-FR"/>
        </w:rPr>
        <w:t xml:space="preserve"> PL/SQL package procedure</w:t>
      </w:r>
      <w:r>
        <w:rPr>
          <w:rFonts w:asciiTheme="minorHAnsi" w:hAnsiTheme="minorHAnsi"/>
          <w:lang w:val="vi-VN"/>
        </w:rPr>
        <w:t xml:space="preserve"> có </w:t>
      </w:r>
      <w:r w:rsidRPr="00EF08F8">
        <w:rPr>
          <w:lang w:val="fr-FR"/>
        </w:rPr>
        <w:t xml:space="preserve"> </w:t>
      </w:r>
      <w:r>
        <w:rPr>
          <w:rFonts w:asciiTheme="minorHAnsi" w:hAnsiTheme="minorHAnsi"/>
          <w:lang w:val="vi-VN"/>
        </w:rPr>
        <w:t>sử dụng</w:t>
      </w:r>
      <w:r w:rsidRPr="00EF08F8">
        <w:rPr>
          <w:lang w:val="fr-FR"/>
        </w:rPr>
        <w:t xml:space="preserve"> </w:t>
      </w:r>
      <w:r w:rsidRPr="00EF08F8">
        <w:rPr>
          <w:rFonts w:ascii="Courier New"/>
          <w:lang w:val="fr-FR"/>
        </w:rPr>
        <w:t xml:space="preserve">DBMS_SESSION.SET_ CONTEXT </w:t>
      </w:r>
      <w:r w:rsidRPr="00EF08F8">
        <w:rPr>
          <w:lang w:val="fr-FR"/>
        </w:rPr>
        <w:t xml:space="preserve">procedure. </w:t>
      </w:r>
      <w:r>
        <w:rPr>
          <w:rFonts w:asciiTheme="minorHAnsi" w:hAnsiTheme="minorHAnsi"/>
          <w:lang w:val="vi-VN"/>
        </w:rPr>
        <w:t xml:space="preserve">Trong thực tế </w:t>
      </w:r>
      <w:r w:rsidRPr="00EF08F8">
        <w:rPr>
          <w:lang w:val="fr-FR"/>
        </w:rPr>
        <w:t xml:space="preserve">, </w:t>
      </w:r>
      <w:r>
        <w:rPr>
          <w:rFonts w:asciiTheme="minorHAnsi" w:hAnsiTheme="minorHAnsi"/>
          <w:lang w:val="vi-VN"/>
        </w:rPr>
        <w:t xml:space="preserve">đây là cách duy nhất mà bạn có thể thiết lập giá trị  </w:t>
      </w:r>
      <w:r w:rsidRPr="00EF08F8">
        <w:rPr>
          <w:lang w:val="fr-FR"/>
        </w:rPr>
        <w:t xml:space="preserve"> application context </w:t>
      </w:r>
      <w:r>
        <w:rPr>
          <w:rFonts w:asciiTheme="minorHAnsi" w:hAnsiTheme="minorHAnsi"/>
          <w:lang w:val="vi-VN"/>
        </w:rPr>
        <w:t xml:space="preserve">,nếu </w:t>
      </w:r>
      <w:r w:rsidRPr="00EF08F8">
        <w:rPr>
          <w:lang w:val="fr-FR"/>
        </w:rPr>
        <w:t xml:space="preserve"> context </w:t>
      </w:r>
      <w:r>
        <w:rPr>
          <w:rFonts w:asciiTheme="minorHAnsi" w:hAnsiTheme="minorHAnsi"/>
          <w:lang w:val="vi-VN"/>
        </w:rPr>
        <w:t xml:space="preserve">không được đánh dấu </w:t>
      </w:r>
      <w:r w:rsidRPr="00EF08F8">
        <w:rPr>
          <w:lang w:val="fr-FR"/>
        </w:rPr>
        <w:t xml:space="preserve"> </w:t>
      </w:r>
      <w:r w:rsidRPr="00EF08F8">
        <w:rPr>
          <w:rFonts w:ascii="Courier New"/>
          <w:lang w:val="fr-FR"/>
        </w:rPr>
        <w:t xml:space="preserve">INITIALIZED EXTERNALLY </w:t>
      </w:r>
      <w:r>
        <w:rPr>
          <w:rFonts w:asciiTheme="minorHAnsi" w:hAnsiTheme="minorHAnsi"/>
          <w:lang w:val="vi-VN"/>
        </w:rPr>
        <w:t xml:space="preserve">hoặc </w:t>
      </w:r>
      <w:r w:rsidRPr="00EF08F8">
        <w:rPr>
          <w:lang w:val="fr-FR"/>
        </w:rPr>
        <w:t xml:space="preserve"> </w:t>
      </w:r>
      <w:r w:rsidRPr="00EF08F8">
        <w:rPr>
          <w:rFonts w:ascii="Courier New"/>
          <w:lang w:val="fr-FR"/>
        </w:rPr>
        <w:t>INITIALIZED GLOBALLY</w:t>
      </w:r>
      <w:r w:rsidRPr="00EF08F8">
        <w:rPr>
          <w:lang w:val="fr-FR"/>
        </w:rPr>
        <w:t xml:space="preserve">. </w:t>
      </w:r>
      <w:r>
        <w:rPr>
          <w:rFonts w:asciiTheme="minorHAnsi" w:hAnsiTheme="minorHAnsi"/>
          <w:lang w:val="vi-VN"/>
        </w:rPr>
        <w:t xml:space="preserve">Bạn  có thể gán giá trị cho các thuộc tính của </w:t>
      </w:r>
      <w:r w:rsidRPr="00EF08F8">
        <w:rPr>
          <w:lang w:val="fr-FR"/>
        </w:rPr>
        <w:t xml:space="preserve">application </w:t>
      </w:r>
      <w:bookmarkStart w:id="881" w:name="_bookmark1129"/>
      <w:bookmarkEnd w:id="881"/>
      <w:r w:rsidRPr="00EF08F8">
        <w:rPr>
          <w:lang w:val="fr-FR"/>
        </w:rPr>
        <w:t xml:space="preserve">context </w:t>
      </w:r>
      <w:r>
        <w:rPr>
          <w:rFonts w:asciiTheme="minorHAnsi" w:hAnsiTheme="minorHAnsi"/>
          <w:lang w:val="vi-VN"/>
        </w:rPr>
        <w:t>tại thời gian đang chạy</w:t>
      </w:r>
      <w:r w:rsidRPr="00EF08F8">
        <w:rPr>
          <w:lang w:val="fr-FR"/>
        </w:rPr>
        <w:t xml:space="preserve">, </w:t>
      </w:r>
      <w:r>
        <w:rPr>
          <w:rFonts w:asciiTheme="minorHAnsi" w:hAnsiTheme="minorHAnsi"/>
          <w:lang w:val="vi-VN"/>
        </w:rPr>
        <w:t xml:space="preserve">không phải khi bạn tạo </w:t>
      </w:r>
      <w:r w:rsidRPr="00EF08F8">
        <w:rPr>
          <w:lang w:val="fr-FR"/>
        </w:rPr>
        <w:t xml:space="preserve">application context. </w:t>
      </w:r>
      <w:r>
        <w:rPr>
          <w:rFonts w:asciiTheme="minorHAnsi" w:hAnsiTheme="minorHAnsi"/>
          <w:lang w:val="vi-VN"/>
        </w:rPr>
        <w:t xml:space="preserve">Bởi vì các </w:t>
      </w:r>
      <w:r w:rsidRPr="00EF08F8">
        <w:rPr>
          <w:lang w:val="fr-FR"/>
        </w:rPr>
        <w:t xml:space="preserve"> </w:t>
      </w:r>
      <w:r w:rsidRPr="00EF08F8">
        <w:rPr>
          <w:b/>
          <w:lang w:val="fr-FR"/>
        </w:rPr>
        <w:t xml:space="preserve">trusted </w:t>
      </w:r>
      <w:r w:rsidRPr="00EF08F8">
        <w:rPr>
          <w:lang w:val="fr-FR"/>
        </w:rPr>
        <w:t>procedure</w:t>
      </w:r>
      <w:r>
        <w:rPr>
          <w:rFonts w:asciiTheme="minorHAnsi" w:hAnsiTheme="minorHAnsi"/>
          <w:lang w:val="vi-VN"/>
        </w:rPr>
        <w:t xml:space="preserve"> và không phải là  người dùng gán các giá trị ,nó được gọi là </w:t>
      </w:r>
      <w:r w:rsidRPr="00EF08F8">
        <w:rPr>
          <w:lang w:val="fr-FR"/>
        </w:rPr>
        <w:t>application context</w:t>
      </w:r>
      <w:r>
        <w:rPr>
          <w:rFonts w:asciiTheme="minorHAnsi" w:hAnsiTheme="minorHAnsi"/>
          <w:lang w:val="vi-VN"/>
        </w:rPr>
        <w:t xml:space="preserve"> bảo mật.Đối với </w:t>
      </w:r>
      <w:r w:rsidRPr="00EF08F8">
        <w:rPr>
          <w:lang w:val="fr-FR"/>
        </w:rPr>
        <w:t xml:space="preserve"> application contexts</w:t>
      </w:r>
      <w:r>
        <w:rPr>
          <w:rFonts w:asciiTheme="minorHAnsi" w:hAnsiTheme="minorHAnsi"/>
          <w:lang w:val="vi-VN"/>
        </w:rPr>
        <w:t xml:space="preserve"> dựa trên </w:t>
      </w:r>
      <w:r w:rsidRPr="00993E98">
        <w:rPr>
          <w:rFonts w:asciiTheme="minorHAnsi" w:hAnsiTheme="minorHAnsi"/>
          <w:lang w:val="vi-VN"/>
        </w:rPr>
        <w:t>client-session</w:t>
      </w:r>
      <w:r>
        <w:rPr>
          <w:rFonts w:asciiTheme="minorHAnsi" w:hAnsiTheme="minorHAnsi"/>
          <w:lang w:val="vi-VN"/>
        </w:rPr>
        <w:t xml:space="preserve"> </w:t>
      </w:r>
      <w:r w:rsidRPr="00EF08F8">
        <w:rPr>
          <w:lang w:val="fr-FR"/>
        </w:rPr>
        <w:t xml:space="preserve">, </w:t>
      </w:r>
      <w:r>
        <w:rPr>
          <w:rFonts w:asciiTheme="minorHAnsi" w:hAnsiTheme="minorHAnsi"/>
          <w:lang w:val="vi-VN"/>
        </w:rPr>
        <w:t xml:space="preserve">một caschh khác để cài đặt </w:t>
      </w:r>
      <w:r w:rsidRPr="00EF08F8">
        <w:rPr>
          <w:lang w:val="fr-FR"/>
        </w:rPr>
        <w:t xml:space="preserve"> application context </w:t>
      </w:r>
      <w:r>
        <w:rPr>
          <w:rFonts w:asciiTheme="minorHAnsi" w:hAnsiTheme="minorHAnsi"/>
          <w:lang w:val="vi-VN"/>
        </w:rPr>
        <w:t xml:space="preserve">là dùng </w:t>
      </w:r>
      <w:r w:rsidRPr="00EF08F8">
        <w:rPr>
          <w:lang w:val="fr-FR"/>
        </w:rPr>
        <w:t xml:space="preserve"> Oracle Call Interface (OCI) calls.</w:t>
      </w:r>
    </w:p>
    <w:p w14:paraId="3F9A3DB1" w14:textId="77777777" w:rsidR="00257CFD" w:rsidRPr="00EF08F8" w:rsidRDefault="00257CFD" w:rsidP="00257CFD">
      <w:pPr>
        <w:pStyle w:val="BodyText"/>
        <w:spacing w:before="7"/>
        <w:rPr>
          <w:sz w:val="25"/>
          <w:lang w:val="fr-FR"/>
        </w:rPr>
      </w:pPr>
    </w:p>
    <w:p w14:paraId="1B3D8D44" w14:textId="77777777" w:rsidR="00257CFD" w:rsidRPr="00993E98" w:rsidRDefault="00257CFD" w:rsidP="00257CFD">
      <w:pPr>
        <w:pStyle w:val="Heading4"/>
        <w:ind w:left="100"/>
        <w:rPr>
          <w:lang w:val="fr-FR"/>
        </w:rPr>
      </w:pPr>
      <w:bookmarkStart w:id="882" w:name="Where_Are_the_Application_Context_Values"/>
      <w:bookmarkStart w:id="883" w:name="_bookmark1130"/>
      <w:bookmarkEnd w:id="882"/>
      <w:bookmarkEnd w:id="883"/>
      <w:r>
        <w:rPr>
          <w:lang w:val="vi-VN"/>
        </w:rPr>
        <w:t xml:space="preserve">Nơi lưu trữ các giá trị </w:t>
      </w:r>
      <w:r w:rsidRPr="00993E98">
        <w:rPr>
          <w:lang w:val="fr-FR"/>
        </w:rPr>
        <w:t xml:space="preserve"> Appli</w:t>
      </w:r>
      <w:bookmarkStart w:id="884" w:name="_bookmark1132"/>
      <w:bookmarkEnd w:id="884"/>
      <w:r w:rsidRPr="00993E98">
        <w:rPr>
          <w:lang w:val="fr-FR"/>
        </w:rPr>
        <w:t>cation C</w:t>
      </w:r>
      <w:bookmarkStart w:id="885" w:name="_bookmark1131"/>
      <w:bookmarkEnd w:id="885"/>
      <w:r w:rsidRPr="00993E98">
        <w:rPr>
          <w:lang w:val="fr-FR"/>
        </w:rPr>
        <w:t>ontext?</w:t>
      </w:r>
    </w:p>
    <w:p w14:paraId="23612BA4" w14:textId="77777777" w:rsidR="00257CFD" w:rsidRDefault="00257CFD" w:rsidP="00257CFD">
      <w:pPr>
        <w:pStyle w:val="BodyText"/>
        <w:spacing w:before="80" w:line="232" w:lineRule="auto"/>
        <w:ind w:left="1659" w:right="760"/>
      </w:pPr>
      <w:bookmarkStart w:id="886" w:name="_bookmark1137"/>
      <w:bookmarkEnd w:id="886"/>
      <w:r>
        <w:t xml:space="preserve">Oracle Database </w:t>
      </w:r>
      <w:r>
        <w:rPr>
          <w:rFonts w:asciiTheme="minorHAnsi" w:hAnsiTheme="minorHAnsi"/>
          <w:lang w:val="vi-VN"/>
        </w:rPr>
        <w:t xml:space="preserve">lưu  trữ các giá trị  </w:t>
      </w:r>
      <w:r>
        <w:t xml:space="preserve"> </w:t>
      </w:r>
      <w:bookmarkStart w:id="887" w:name="_bookmark1135"/>
      <w:bookmarkEnd w:id="887"/>
      <w:r>
        <w:t xml:space="preserve">application context </w:t>
      </w:r>
      <w:r>
        <w:rPr>
          <w:rFonts w:asciiTheme="minorHAnsi" w:hAnsiTheme="minorHAnsi"/>
          <w:lang w:val="vi-VN"/>
        </w:rPr>
        <w:t xml:space="preserve"> trong bộ nhớ </w:t>
      </w:r>
      <w:r>
        <w:t xml:space="preserve"> cache </w:t>
      </w:r>
      <w:r>
        <w:rPr>
          <w:rFonts w:asciiTheme="minorHAnsi" w:hAnsiTheme="minorHAnsi"/>
          <w:lang w:val="vi-VN"/>
        </w:rPr>
        <w:t xml:space="preserve">dữ liệu  bảo mật có sẵn trong </w:t>
      </w:r>
      <w:r>
        <w:t xml:space="preserve"> </w:t>
      </w:r>
      <w:bookmarkStart w:id="888" w:name="_bookmark1134"/>
      <w:bookmarkEnd w:id="888"/>
      <w:r>
        <w:t xml:space="preserve">User Global Area (UGA) </w:t>
      </w:r>
      <w:r>
        <w:rPr>
          <w:rFonts w:asciiTheme="minorHAnsi" w:hAnsiTheme="minorHAnsi"/>
          <w:lang w:val="vi-VN"/>
        </w:rPr>
        <w:t>hoặc  the System</w:t>
      </w:r>
      <w:r>
        <w:t xml:space="preserve"> (sometimes called "Shared") Global Area (SGA). </w:t>
      </w:r>
      <w:r>
        <w:rPr>
          <w:rFonts w:asciiTheme="minorHAnsi" w:hAnsiTheme="minorHAnsi"/>
          <w:lang w:val="vi-VN"/>
        </w:rPr>
        <w:t xml:space="preserve">Bằng cách này </w:t>
      </w:r>
      <w:r>
        <w:t xml:space="preserve">, </w:t>
      </w:r>
      <w:r>
        <w:rPr>
          <w:rFonts w:asciiTheme="minorHAnsi" w:hAnsiTheme="minorHAnsi"/>
          <w:lang w:val="vi-VN"/>
        </w:rPr>
        <w:t xml:space="preserve">các giá trị </w:t>
      </w:r>
      <w:r>
        <w:t xml:space="preserve">application context </w:t>
      </w:r>
      <w:r>
        <w:rPr>
          <w:rFonts w:asciiTheme="minorHAnsi" w:hAnsiTheme="minorHAnsi"/>
          <w:lang w:val="vi-VN"/>
        </w:rPr>
        <w:t xml:space="preserve">được </w:t>
      </w:r>
      <w:r>
        <w:t xml:space="preserve">retrieved </w:t>
      </w:r>
      <w:r>
        <w:rPr>
          <w:rFonts w:asciiTheme="minorHAnsi" w:hAnsiTheme="minorHAnsi"/>
          <w:lang w:val="vi-VN"/>
        </w:rPr>
        <w:t xml:space="preserve">trong </w:t>
      </w:r>
      <w:r>
        <w:t>the session.</w:t>
      </w:r>
    </w:p>
    <w:p w14:paraId="61D4066C" w14:textId="77777777" w:rsidR="00257CFD" w:rsidRDefault="00257CFD" w:rsidP="00257CFD">
      <w:pPr>
        <w:pStyle w:val="BodyText"/>
        <w:spacing w:line="232" w:lineRule="auto"/>
        <w:ind w:left="1659" w:right="848"/>
      </w:pPr>
      <w:r>
        <w:rPr>
          <w:rFonts w:asciiTheme="minorHAnsi" w:hAnsiTheme="minorHAnsi"/>
          <w:lang w:val="vi-VN"/>
        </w:rPr>
        <w:t xml:space="preserve">Bởi  vì </w:t>
      </w:r>
      <w:r>
        <w:t xml:space="preserve"> application </w:t>
      </w:r>
      <w:r>
        <w:rPr>
          <w:rFonts w:asciiTheme="minorHAnsi" w:hAnsiTheme="minorHAnsi"/>
          <w:lang w:val="vi-VN"/>
        </w:rPr>
        <w:t xml:space="preserve">lưu trữ các giá trị dữ liệu tong bộ nhớ </w:t>
      </w:r>
      <w:r>
        <w:t xml:space="preserve"> cache, </w:t>
      </w:r>
      <w:r>
        <w:rPr>
          <w:rFonts w:asciiTheme="minorHAnsi" w:hAnsiTheme="minorHAnsi"/>
          <w:lang w:val="vi-VN"/>
        </w:rPr>
        <w:t xml:space="preserve">nó làng tăng hiệu suất cho các ứng dụng của bạn </w:t>
      </w:r>
      <w:r>
        <w:t xml:space="preserve">. </w:t>
      </w:r>
      <w:r>
        <w:rPr>
          <w:rFonts w:asciiTheme="minorHAnsi" w:hAnsiTheme="minorHAnsi"/>
          <w:lang w:val="vi-VN"/>
        </w:rPr>
        <w:t>Bạn có thể sử dụng một</w:t>
      </w:r>
      <w:r>
        <w:t xml:space="preserve"> application context </w:t>
      </w:r>
      <w:r>
        <w:rPr>
          <w:rFonts w:asciiTheme="minorHAnsi" w:hAnsiTheme="minorHAnsi"/>
          <w:lang w:val="vi-VN"/>
        </w:rPr>
        <w:t xml:space="preserve">bằng chính nó </w:t>
      </w:r>
      <w:r>
        <w:t xml:space="preserve">, </w:t>
      </w:r>
      <w:r>
        <w:rPr>
          <w:rFonts w:asciiTheme="minorHAnsi" w:hAnsiTheme="minorHAnsi"/>
          <w:lang w:val="vi-VN"/>
        </w:rPr>
        <w:t xml:space="preserve">với các chính sách </w:t>
      </w:r>
      <w:r>
        <w:t xml:space="preserve"> Oracle Virtual Private Databases</w:t>
      </w:r>
      <w:r>
        <w:rPr>
          <w:rFonts w:asciiTheme="minorHAnsi" w:hAnsiTheme="minorHAnsi"/>
          <w:lang w:val="vi-VN"/>
        </w:rPr>
        <w:t xml:space="preserve">,hoặc với các chính sách </w:t>
      </w:r>
      <w:r w:rsidRPr="006A1F2F">
        <w:rPr>
          <w:rFonts w:asciiTheme="minorHAnsi" w:hAnsiTheme="minorHAnsi"/>
          <w:lang w:val="vi-VN"/>
        </w:rPr>
        <w:t xml:space="preserve">fine </w:t>
      </w:r>
      <w:r>
        <w:t>-grained access control</w:t>
      </w:r>
      <w:r>
        <w:rPr>
          <w:rFonts w:asciiTheme="minorHAnsi" w:hAnsiTheme="minorHAnsi"/>
          <w:lang w:val="vi-VN"/>
        </w:rPr>
        <w:t xml:space="preserve"> khác </w:t>
      </w:r>
      <w:r>
        <w:t xml:space="preserve">. </w:t>
      </w:r>
      <w:r>
        <w:rPr>
          <w:rFonts w:asciiTheme="minorHAnsi" w:hAnsiTheme="minorHAnsi"/>
          <w:lang w:val="vi-VN"/>
        </w:rPr>
        <w:t xml:space="preserve">Xem </w:t>
      </w:r>
      <w:r>
        <w:t xml:space="preserve"> </w:t>
      </w:r>
      <w:hyperlink w:anchor="_bookmark1365" w:history="1">
        <w:r>
          <w:rPr>
            <w:color w:val="0000CC"/>
          </w:rPr>
          <w:t xml:space="preserve">"Using Oracle Virtual Private Database with an Application Context" </w:t>
        </w:r>
      </w:hyperlink>
      <w:r>
        <w:rPr>
          <w:rFonts w:asciiTheme="minorHAnsi" w:hAnsiTheme="minorHAnsi"/>
          <w:lang w:val="vi-VN"/>
        </w:rPr>
        <w:t xml:space="preserve">trên trang 7-3 nếu bạn quan tâm đến việc sử dụng </w:t>
      </w:r>
      <w:r>
        <w:t xml:space="preserve"> application contexts </w:t>
      </w:r>
      <w:r>
        <w:rPr>
          <w:rFonts w:asciiTheme="minorHAnsi" w:hAnsiTheme="minorHAnsi"/>
          <w:lang w:val="vi-VN"/>
        </w:rPr>
        <w:t>với chính sách</w:t>
      </w:r>
      <w:r>
        <w:t xml:space="preserve"> Virtual Private Database .</w:t>
      </w:r>
    </w:p>
    <w:p w14:paraId="1E0740E4" w14:textId="77777777" w:rsidR="00257CFD" w:rsidRDefault="00257CFD" w:rsidP="00257CFD">
      <w:pPr>
        <w:pStyle w:val="BodyText"/>
        <w:spacing w:before="11"/>
        <w:rPr>
          <w:sz w:val="24"/>
        </w:rPr>
      </w:pPr>
    </w:p>
    <w:p w14:paraId="175134A3" w14:textId="77777777" w:rsidR="00257CFD" w:rsidRPr="00250658" w:rsidRDefault="00257CFD" w:rsidP="00257CFD">
      <w:pPr>
        <w:pStyle w:val="Heading4"/>
        <w:spacing w:before="1"/>
        <w:ind w:left="100"/>
        <w:rPr>
          <w:lang w:val="fr-FR"/>
        </w:rPr>
      </w:pPr>
      <w:bookmarkStart w:id="889" w:name="Benefits_of_Using_Application_Contexts"/>
      <w:bookmarkStart w:id="890" w:name="_bookmark1138"/>
      <w:bookmarkEnd w:id="889"/>
      <w:bookmarkEnd w:id="890"/>
      <w:r>
        <w:rPr>
          <w:lang w:val="vi-VN"/>
        </w:rPr>
        <w:t xml:space="preserve">Lợi ích của việc sử dụng </w:t>
      </w:r>
      <w:r w:rsidRPr="00250658">
        <w:rPr>
          <w:lang w:val="fr-FR"/>
        </w:rPr>
        <w:t>A</w:t>
      </w:r>
      <w:bookmarkStart w:id="891" w:name="_bookmark1139"/>
      <w:bookmarkEnd w:id="891"/>
      <w:r w:rsidRPr="00250658">
        <w:rPr>
          <w:lang w:val="fr-FR"/>
        </w:rPr>
        <w:t>pplication Contexts</w:t>
      </w:r>
    </w:p>
    <w:p w14:paraId="215D0179" w14:textId="77777777" w:rsidR="00257CFD" w:rsidRPr="00EF08F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val="vi-VN" w:eastAsia="vi-VN"/>
        </w:rPr>
        <w:t xml:space="preserve">                                  </w:t>
      </w:r>
      <w:r w:rsidRPr="00250658">
        <w:rPr>
          <w:rFonts w:ascii="inherit" w:eastAsia="Times New Roman" w:hAnsi="inherit" w:cs="Courier New"/>
          <w:color w:val="212121"/>
          <w:sz w:val="20"/>
          <w:szCs w:val="20"/>
          <w:lang w:val="vi-VN" w:eastAsia="vi-VN"/>
        </w:rPr>
        <w:t xml:space="preserve">Hầu hết các ứng dụng đều chứa loại thông tin có thể được sử dụng cho các </w:t>
      </w:r>
      <w:r w:rsidRPr="00EF08F8">
        <w:rPr>
          <w:lang w:val="vi-VN"/>
        </w:rPr>
        <w:t>application contexts</w:t>
      </w:r>
    </w:p>
    <w:p w14:paraId="080E318A" w14:textId="77777777" w:rsidR="00257CFD" w:rsidRPr="00EF08F8" w:rsidRDefault="00257CFD" w:rsidP="00257CFD">
      <w:pPr>
        <w:pStyle w:val="BodyText"/>
        <w:spacing w:before="81" w:line="230" w:lineRule="auto"/>
        <w:ind w:left="1659" w:right="703"/>
        <w:rPr>
          <w:lang w:val="vi-VN"/>
        </w:rPr>
      </w:pPr>
      <w:r>
        <w:rPr>
          <w:rFonts w:asciiTheme="minorHAnsi" w:hAnsiTheme="minorHAnsi"/>
          <w:lang w:val="vi-VN"/>
        </w:rPr>
        <w:t>Vi dụ</w:t>
      </w:r>
      <w:r w:rsidRPr="00EF08F8">
        <w:rPr>
          <w:lang w:val="vi-VN"/>
        </w:rPr>
        <w:t xml:space="preserve">, </w:t>
      </w:r>
      <w:r>
        <w:rPr>
          <w:rFonts w:asciiTheme="minorHAnsi" w:hAnsiTheme="minorHAnsi"/>
          <w:lang w:val="vi-VN"/>
        </w:rPr>
        <w:t xml:space="preserve">trong một  ứng dụng </w:t>
      </w:r>
      <w:r w:rsidRPr="00EF08F8">
        <w:rPr>
          <w:lang w:val="vi-VN"/>
        </w:rPr>
        <w:t xml:space="preserve"> order entry </w:t>
      </w:r>
      <w:r>
        <w:rPr>
          <w:rFonts w:asciiTheme="minorHAnsi" w:hAnsiTheme="minorHAnsi"/>
          <w:lang w:val="vi-VN"/>
        </w:rPr>
        <w:t xml:space="preserve">sử dụng bảng cứa các cột </w:t>
      </w:r>
      <w:r w:rsidRPr="00EF08F8">
        <w:rPr>
          <w:w w:val="95"/>
          <w:lang w:val="vi-VN"/>
        </w:rPr>
        <w:t xml:space="preserve"> </w:t>
      </w:r>
      <w:r w:rsidRPr="00EF08F8">
        <w:rPr>
          <w:rFonts w:ascii="Courier New"/>
          <w:w w:val="95"/>
          <w:lang w:val="vi-VN"/>
        </w:rPr>
        <w:t>ORDER_NUMBER</w:t>
      </w:r>
      <w:r w:rsidRPr="00EF08F8">
        <w:rPr>
          <w:rFonts w:ascii="Courier New"/>
          <w:spacing w:val="-81"/>
          <w:w w:val="95"/>
          <w:lang w:val="vi-VN"/>
        </w:rPr>
        <w:t xml:space="preserve"> </w:t>
      </w:r>
      <w:r>
        <w:rPr>
          <w:rFonts w:asciiTheme="minorHAnsi" w:hAnsiTheme="minorHAnsi"/>
          <w:w w:val="95"/>
          <w:lang w:val="vi-VN"/>
        </w:rPr>
        <w:t xml:space="preserve">và </w:t>
      </w:r>
      <w:r w:rsidRPr="00EF08F8">
        <w:rPr>
          <w:rFonts w:ascii="Courier New"/>
          <w:w w:val="95"/>
          <w:lang w:val="vi-VN"/>
        </w:rPr>
        <w:t>CUSTOMER_NUMBER</w:t>
      </w:r>
      <w:r>
        <w:rPr>
          <w:rFonts w:asciiTheme="minorHAnsi" w:hAnsiTheme="minorHAnsi"/>
          <w:w w:val="95"/>
          <w:lang w:val="vi-VN"/>
        </w:rPr>
        <w:t>,bạn có thể sử dụng các giá trị trong cột này làm thuộc tính bảo mật để hạn chế quyền truy cập của của khách hàng vào đơn đạt hàng của mình ,dựa trên ID của khách hàng đó.</w:t>
      </w:r>
    </w:p>
    <w:p w14:paraId="238F1F8D" w14:textId="77777777" w:rsidR="00257CFD" w:rsidRDefault="00257CFD" w:rsidP="00257CFD">
      <w:pPr>
        <w:pStyle w:val="BodyText"/>
        <w:spacing w:before="117"/>
        <w:ind w:left="1660"/>
      </w:pPr>
      <w:r>
        <w:t xml:space="preserve">Application contexts </w:t>
      </w:r>
      <w:r>
        <w:rPr>
          <w:rFonts w:asciiTheme="minorHAnsi" w:hAnsiTheme="minorHAnsi"/>
          <w:lang w:val="vi-VN"/>
        </w:rPr>
        <w:t>rất hữu  ích cho các mục đích sau</w:t>
      </w:r>
      <w:r>
        <w:t>:</w:t>
      </w:r>
    </w:p>
    <w:p w14:paraId="44BA2257" w14:textId="77777777" w:rsidR="00257CFD" w:rsidRDefault="00257CFD" w:rsidP="00280038">
      <w:pPr>
        <w:pStyle w:val="ListParagraph"/>
        <w:numPr>
          <w:ilvl w:val="1"/>
          <w:numId w:val="189"/>
        </w:numPr>
        <w:tabs>
          <w:tab w:val="left" w:pos="2020"/>
        </w:tabs>
        <w:spacing w:before="117" w:line="232" w:lineRule="auto"/>
        <w:ind w:right="1371" w:hanging="359"/>
        <w:rPr>
          <w:sz w:val="20"/>
        </w:rPr>
      </w:pPr>
      <w:r>
        <w:rPr>
          <w:rFonts w:asciiTheme="minorHAnsi" w:hAnsiTheme="minorHAnsi"/>
          <w:sz w:val="20"/>
          <w:lang w:val="vi-VN"/>
        </w:rPr>
        <w:t xml:space="preserve">Thực thi </w:t>
      </w:r>
      <w:r>
        <w:rPr>
          <w:spacing w:val="-7"/>
          <w:sz w:val="20"/>
        </w:rPr>
        <w:t xml:space="preserve"> </w:t>
      </w:r>
      <w:r>
        <w:rPr>
          <w:sz w:val="20"/>
        </w:rPr>
        <w:t>fine-grained</w:t>
      </w:r>
      <w:r>
        <w:rPr>
          <w:spacing w:val="-7"/>
          <w:sz w:val="20"/>
        </w:rPr>
        <w:t xml:space="preserve"> </w:t>
      </w:r>
      <w:r>
        <w:rPr>
          <w:sz w:val="20"/>
        </w:rPr>
        <w:t>access</w:t>
      </w:r>
      <w:r>
        <w:rPr>
          <w:spacing w:val="-7"/>
          <w:sz w:val="20"/>
        </w:rPr>
        <w:t xml:space="preserve"> </w:t>
      </w:r>
      <w:r>
        <w:rPr>
          <w:sz w:val="20"/>
        </w:rPr>
        <w:t>control</w:t>
      </w:r>
      <w:r>
        <w:rPr>
          <w:spacing w:val="-6"/>
          <w:sz w:val="20"/>
        </w:rPr>
        <w:t xml:space="preserve"> </w:t>
      </w:r>
      <w:r>
        <w:rPr>
          <w:sz w:val="20"/>
        </w:rPr>
        <w:t>(</w:t>
      </w:r>
      <w:r>
        <w:rPr>
          <w:rFonts w:asciiTheme="minorHAnsi" w:hAnsiTheme="minorHAnsi"/>
          <w:sz w:val="20"/>
          <w:lang w:val="vi-VN"/>
        </w:rPr>
        <w:t xml:space="preserve">Ví dụ trong chính sách </w:t>
      </w:r>
      <w:r>
        <w:rPr>
          <w:spacing w:val="-7"/>
          <w:sz w:val="20"/>
        </w:rPr>
        <w:t xml:space="preserve"> </w:t>
      </w:r>
      <w:r>
        <w:rPr>
          <w:sz w:val="20"/>
        </w:rPr>
        <w:t>Oracle</w:t>
      </w:r>
      <w:r>
        <w:rPr>
          <w:spacing w:val="-7"/>
          <w:sz w:val="20"/>
        </w:rPr>
        <w:t xml:space="preserve"> </w:t>
      </w:r>
      <w:r>
        <w:rPr>
          <w:sz w:val="20"/>
        </w:rPr>
        <w:t>Virtual</w:t>
      </w:r>
      <w:r>
        <w:rPr>
          <w:spacing w:val="-6"/>
          <w:sz w:val="20"/>
        </w:rPr>
        <w:t xml:space="preserve"> </w:t>
      </w:r>
      <w:r>
        <w:rPr>
          <w:sz w:val="20"/>
        </w:rPr>
        <w:t>Private Database)</w:t>
      </w:r>
    </w:p>
    <w:p w14:paraId="33C42D56" w14:textId="77777777" w:rsidR="00257CFD" w:rsidRDefault="00257CFD" w:rsidP="00280038">
      <w:pPr>
        <w:pStyle w:val="ListParagraph"/>
        <w:numPr>
          <w:ilvl w:val="1"/>
          <w:numId w:val="189"/>
        </w:numPr>
        <w:tabs>
          <w:tab w:val="left" w:pos="2020"/>
        </w:tabs>
        <w:spacing w:before="112"/>
        <w:ind w:hanging="359"/>
        <w:rPr>
          <w:sz w:val="20"/>
        </w:rPr>
      </w:pPr>
      <w:r>
        <w:rPr>
          <w:rFonts w:asciiTheme="minorHAnsi" w:hAnsiTheme="minorHAnsi"/>
          <w:sz w:val="20"/>
          <w:lang w:val="vi-VN"/>
        </w:rPr>
        <w:t xml:space="preserve">Bảo quản danh tính người dùng trên nhiều môi trường </w:t>
      </w:r>
    </w:p>
    <w:p w14:paraId="080C0BE5" w14:textId="77777777" w:rsidR="00257CFD" w:rsidRDefault="00257CFD" w:rsidP="00280038">
      <w:pPr>
        <w:pStyle w:val="ListParagraph"/>
        <w:numPr>
          <w:ilvl w:val="1"/>
          <w:numId w:val="189"/>
        </w:numPr>
        <w:tabs>
          <w:tab w:val="left" w:pos="2020"/>
        </w:tabs>
        <w:spacing w:before="117" w:line="232" w:lineRule="auto"/>
        <w:ind w:right="888" w:hanging="359"/>
        <w:rPr>
          <w:sz w:val="20"/>
        </w:rPr>
      </w:pPr>
      <w:r>
        <w:rPr>
          <w:rFonts w:asciiTheme="minorHAnsi" w:hAnsiTheme="minorHAnsi"/>
          <w:sz w:val="20"/>
          <w:lang w:val="vi-VN"/>
        </w:rPr>
        <w:t xml:space="preserve">Thực thi bảo mật mạnh mẽ hơn cho các ứng dụng của bạn </w:t>
      </w:r>
      <w:r>
        <w:rPr>
          <w:sz w:val="20"/>
        </w:rPr>
        <w:t xml:space="preserve">, </w:t>
      </w:r>
      <w:r>
        <w:rPr>
          <w:rFonts w:asciiTheme="minorHAnsi" w:hAnsiTheme="minorHAnsi"/>
          <w:sz w:val="20"/>
          <w:lang w:val="vi-VN"/>
        </w:rPr>
        <w:t xml:space="preserve">Bởi vì </w:t>
      </w:r>
      <w:r>
        <w:rPr>
          <w:sz w:val="20"/>
        </w:rPr>
        <w:t xml:space="preserve"> application</w:t>
      </w:r>
      <w:r>
        <w:rPr>
          <w:spacing w:val="-32"/>
          <w:sz w:val="20"/>
        </w:rPr>
        <w:t xml:space="preserve"> </w:t>
      </w:r>
      <w:r>
        <w:rPr>
          <w:sz w:val="20"/>
        </w:rPr>
        <w:t>context</w:t>
      </w:r>
      <w:bookmarkStart w:id="892" w:name="_bookmark1140"/>
      <w:bookmarkEnd w:id="892"/>
      <w:r>
        <w:rPr>
          <w:sz w:val="20"/>
        </w:rPr>
        <w:t xml:space="preserve"> </w:t>
      </w:r>
      <w:r>
        <w:rPr>
          <w:rFonts w:asciiTheme="minorHAnsi" w:hAnsiTheme="minorHAnsi"/>
          <w:sz w:val="20"/>
          <w:lang w:val="vi-VN"/>
        </w:rPr>
        <w:t xml:space="preserve">được kiểm soát bởi một </w:t>
      </w:r>
      <w:r w:rsidRPr="009C04C5">
        <w:rPr>
          <w:rFonts w:asciiTheme="minorHAnsi" w:hAnsiTheme="minorHAnsi"/>
          <w:sz w:val="20"/>
          <w:lang w:val="vi-VN"/>
        </w:rPr>
        <w:t xml:space="preserve">procedure </w:t>
      </w:r>
      <w:r>
        <w:rPr>
          <w:rFonts w:asciiTheme="minorHAnsi" w:hAnsiTheme="minorHAnsi"/>
          <w:sz w:val="20"/>
          <w:lang w:val="vi-VN"/>
        </w:rPr>
        <w:t xml:space="preserve">đáng tin cậy </w:t>
      </w:r>
      <w:r>
        <w:rPr>
          <w:sz w:val="20"/>
        </w:rPr>
        <w:t xml:space="preserve">, </w:t>
      </w:r>
      <w:r>
        <w:rPr>
          <w:rFonts w:asciiTheme="minorHAnsi" w:hAnsiTheme="minorHAnsi"/>
          <w:sz w:val="20"/>
          <w:lang w:val="vi-VN"/>
        </w:rPr>
        <w:t>không phải người dùng</w:t>
      </w:r>
    </w:p>
    <w:p w14:paraId="513106E3" w14:textId="77777777" w:rsidR="00257CFD" w:rsidRDefault="00257CFD" w:rsidP="00280038">
      <w:pPr>
        <w:pStyle w:val="ListParagraph"/>
        <w:numPr>
          <w:ilvl w:val="1"/>
          <w:numId w:val="189"/>
        </w:numPr>
        <w:tabs>
          <w:tab w:val="left" w:pos="2020"/>
        </w:tabs>
        <w:spacing w:before="118" w:line="232" w:lineRule="auto"/>
        <w:ind w:right="846" w:hanging="359"/>
        <w:rPr>
          <w:sz w:val="20"/>
        </w:rPr>
      </w:pPr>
      <w:r>
        <w:rPr>
          <w:rFonts w:asciiTheme="minorHAnsi" w:hAnsiTheme="minorHAnsi"/>
          <w:sz w:val="20"/>
          <w:lang w:val="vi-VN"/>
        </w:rPr>
        <w:t xml:space="preserve">Tăng hiệu suất  bằng cách phụ như một bộ nhớ cache bảo mật dữ liệu </w:t>
      </w:r>
      <w:r>
        <w:rPr>
          <w:spacing w:val="-3"/>
          <w:sz w:val="20"/>
        </w:rPr>
        <w:t xml:space="preserve"> </w:t>
      </w:r>
      <w:r>
        <w:rPr>
          <w:rFonts w:asciiTheme="minorHAnsi" w:hAnsiTheme="minorHAnsi"/>
          <w:sz w:val="20"/>
          <w:lang w:val="vi-VN"/>
        </w:rPr>
        <w:t xml:space="preserve">cho các thuộc tính cần thiết bởi một ứng dụng để kểm tra chi tiết hoặc để sử dụng trong các câu lệnh hoặc vòng lặp điều </w:t>
      </w:r>
      <w:r>
        <w:rPr>
          <w:sz w:val="20"/>
        </w:rPr>
        <w:t xml:space="preserve">PL/SQL </w:t>
      </w:r>
    </w:p>
    <w:p w14:paraId="60E2233B" w14:textId="77777777" w:rsidR="00257CFD" w:rsidRDefault="00257CFD" w:rsidP="00257CFD">
      <w:pPr>
        <w:pStyle w:val="BodyText"/>
        <w:spacing w:before="117" w:line="232" w:lineRule="auto"/>
        <w:ind w:left="2019" w:right="802"/>
      </w:pPr>
      <w:r>
        <w:rPr>
          <w:rFonts w:asciiTheme="minorHAnsi" w:hAnsiTheme="minorHAnsi"/>
          <w:lang w:val="vi-VN"/>
        </w:rPr>
        <w:t xml:space="preserve">Bộ nhớ cache này tiết kiệm chi phí lặp lại của việc truy vấn các thuộc tính </w:t>
      </w:r>
      <w:r>
        <w:t xml:space="preserve"> database </w:t>
      </w:r>
      <w:r>
        <w:rPr>
          <w:rFonts w:asciiTheme="minorHAnsi" w:hAnsiTheme="minorHAnsi"/>
          <w:lang w:val="vi-VN"/>
        </w:rPr>
        <w:t xml:space="preserve"> mỗi lần là cầ thiết.Bởi vì </w:t>
      </w:r>
      <w:r>
        <w:t xml:space="preserve"> application context</w:t>
      </w:r>
      <w:r>
        <w:rPr>
          <w:rFonts w:asciiTheme="minorHAnsi" w:hAnsiTheme="minorHAnsi"/>
          <w:lang w:val="vi-VN"/>
        </w:rPr>
        <w:t xml:space="preserve"> </w:t>
      </w:r>
      <w:r>
        <w:t xml:space="preserve"> </w:t>
      </w:r>
      <w:r>
        <w:rPr>
          <w:rFonts w:asciiTheme="minorHAnsi" w:hAnsiTheme="minorHAnsi"/>
          <w:lang w:val="vi-VN"/>
        </w:rPr>
        <w:t xml:space="preserve">lưu trữ </w:t>
      </w:r>
      <w:r>
        <w:t xml:space="preserve"> session data </w:t>
      </w:r>
      <w:r>
        <w:rPr>
          <w:rFonts w:asciiTheme="minorHAnsi" w:hAnsiTheme="minorHAnsi"/>
          <w:lang w:val="vi-VN"/>
        </w:rPr>
        <w:t xml:space="preserve">trong bộ nhớ </w:t>
      </w:r>
      <w:r>
        <w:t xml:space="preserve">cache </w:t>
      </w:r>
      <w:r>
        <w:rPr>
          <w:rFonts w:asciiTheme="minorHAnsi" w:hAnsiTheme="minorHAnsi"/>
          <w:lang w:val="vi-VN"/>
        </w:rPr>
        <w:t>thay vì buộc các ứng dụng của bạn truy suất dữ liệu này  nhiều lần  từ một bảng ,nó cải thiện đáng kể hiệu suất ứng dụng của bạn .</w:t>
      </w:r>
    </w:p>
    <w:p w14:paraId="5E6E766F" w14:textId="77777777" w:rsidR="00257CFD" w:rsidRDefault="00257CFD" w:rsidP="00257CFD">
      <w:pPr>
        <w:spacing w:line="232" w:lineRule="auto"/>
        <w:sectPr w:rsidR="00257CFD">
          <w:headerReference w:type="even" r:id="rId125"/>
          <w:headerReference w:type="default" r:id="rId126"/>
          <w:pgSz w:w="12240" w:h="15840"/>
          <w:pgMar w:top="840" w:right="1060" w:bottom="860" w:left="1100" w:header="549" w:footer="663" w:gutter="0"/>
          <w:cols w:space="720"/>
        </w:sectPr>
      </w:pPr>
    </w:p>
    <w:p w14:paraId="4EC25EA9" w14:textId="77777777" w:rsidR="00257CFD" w:rsidRDefault="00257CFD" w:rsidP="00257CFD">
      <w:pPr>
        <w:pStyle w:val="BodyText"/>
        <w:spacing w:before="5"/>
        <w:rPr>
          <w:sz w:val="25"/>
        </w:rPr>
      </w:pPr>
    </w:p>
    <w:p w14:paraId="11B6472C" w14:textId="77777777" w:rsidR="00257CFD" w:rsidRDefault="00257CFD" w:rsidP="00280038">
      <w:pPr>
        <w:pStyle w:val="ListParagraph"/>
        <w:numPr>
          <w:ilvl w:val="2"/>
          <w:numId w:val="189"/>
        </w:numPr>
        <w:tabs>
          <w:tab w:val="left" w:pos="2620"/>
        </w:tabs>
        <w:spacing w:before="99" w:line="232" w:lineRule="auto"/>
        <w:ind w:right="625"/>
        <w:rPr>
          <w:sz w:val="20"/>
        </w:rPr>
      </w:pPr>
      <w:r>
        <w:rPr>
          <w:rFonts w:asciiTheme="minorHAnsi" w:hAnsiTheme="minorHAnsi"/>
          <w:sz w:val="20"/>
          <w:lang w:val="vi-VN"/>
        </w:rPr>
        <w:t>Phục vụ như một holding giữ cho các cặp name-value mà một ứng dụng có thể xác đinh ,sửa đổi và truy cập.</w:t>
      </w:r>
    </w:p>
    <w:p w14:paraId="18D52B4B" w14:textId="77777777" w:rsidR="00257CFD" w:rsidRDefault="00257CFD" w:rsidP="00257CFD">
      <w:pPr>
        <w:pStyle w:val="BodyText"/>
        <w:spacing w:before="6"/>
        <w:rPr>
          <w:sz w:val="25"/>
        </w:rPr>
      </w:pPr>
    </w:p>
    <w:p w14:paraId="44EA9A96" w14:textId="77777777" w:rsidR="00257CFD" w:rsidRDefault="00257CFD" w:rsidP="00257CFD">
      <w:pPr>
        <w:pStyle w:val="Heading4"/>
        <w:spacing w:before="1"/>
      </w:pPr>
      <w:bookmarkStart w:id="893" w:name="How_Editions_Affects_Application_Context"/>
      <w:bookmarkStart w:id="894" w:name="_bookmark1141"/>
      <w:bookmarkEnd w:id="893"/>
      <w:bookmarkEnd w:id="894"/>
      <w:r>
        <w:rPr>
          <w:lang w:val="vi-VN"/>
        </w:rPr>
        <w:t>Cách mà phiên bản ảnh hưởng đến giá trị</w:t>
      </w:r>
      <w:r>
        <w:t xml:space="preserve"> Application Context </w:t>
      </w:r>
    </w:p>
    <w:p w14:paraId="77394B20" w14:textId="77777777" w:rsidR="00257CFD" w:rsidRDefault="00257CFD" w:rsidP="00257CFD">
      <w:pPr>
        <w:pStyle w:val="BodyText"/>
        <w:spacing w:before="80" w:line="232" w:lineRule="auto"/>
        <w:ind w:left="2260"/>
      </w:pPr>
      <w:r>
        <w:t xml:space="preserve">Oracle Database </w:t>
      </w:r>
      <w:r>
        <w:rPr>
          <w:rFonts w:asciiTheme="minorHAnsi" w:hAnsiTheme="minorHAnsi"/>
          <w:lang w:val="vi-VN"/>
        </w:rPr>
        <w:t xml:space="preserve">thiết lập </w:t>
      </w:r>
      <w:r>
        <w:t xml:space="preserve"> application context </w:t>
      </w:r>
      <w:r>
        <w:rPr>
          <w:rFonts w:asciiTheme="minorHAnsi" w:hAnsiTheme="minorHAnsi"/>
          <w:lang w:val="vi-VN"/>
        </w:rPr>
        <w:t>trong tất cả các phiên bản bị ảnh hưởng bởi</w:t>
      </w:r>
      <w:r>
        <w:t xml:space="preserve"> application context package. </w:t>
      </w:r>
      <w:r>
        <w:rPr>
          <w:rFonts w:asciiTheme="minorHAnsi" w:hAnsiTheme="minorHAnsi"/>
          <w:lang w:val="vi-VN"/>
        </w:rPr>
        <w:t xml:space="preserve">Các giá trị </w:t>
      </w:r>
      <w:r>
        <w:t xml:space="preserve"> application context </w:t>
      </w:r>
      <w:r>
        <w:rPr>
          <w:rFonts w:asciiTheme="minorHAnsi" w:hAnsiTheme="minorHAnsi"/>
          <w:lang w:val="vi-VN"/>
        </w:rPr>
        <w:t xml:space="preserve">được hiển thị trong tất cả các phiê bản mà  </w:t>
      </w:r>
      <w:r>
        <w:t xml:space="preserve">application context </w:t>
      </w:r>
      <w:r>
        <w:rPr>
          <w:rFonts w:asciiTheme="minorHAnsi" w:hAnsiTheme="minorHAnsi"/>
          <w:lang w:val="vi-VN"/>
        </w:rPr>
        <w:t>ảnh hưởng</w:t>
      </w:r>
      <w:r>
        <w:t>.</w:t>
      </w:r>
    </w:p>
    <w:p w14:paraId="6C03F446" w14:textId="77777777" w:rsidR="00257CFD" w:rsidRPr="00DC2003" w:rsidRDefault="00257CFD" w:rsidP="00257CFD">
      <w:pPr>
        <w:spacing w:before="209" w:line="232" w:lineRule="auto"/>
        <w:ind w:left="2979" w:right="848"/>
        <w:rPr>
          <w:rFonts w:asciiTheme="minorHAnsi" w:hAnsiTheme="minorHAnsi"/>
          <w:sz w:val="20"/>
          <w:lang w:val="vi-VN"/>
        </w:rPr>
      </w:pPr>
      <w:r>
        <w:rPr>
          <w:rFonts w:ascii="Arial"/>
          <w:b/>
          <w:sz w:val="19"/>
          <w:lang w:val="vi-VN"/>
        </w:rPr>
        <w:t>Xem th</w:t>
      </w:r>
      <w:r>
        <w:rPr>
          <w:rFonts w:ascii="Arial"/>
          <w:b/>
          <w:sz w:val="19"/>
          <w:lang w:val="vi-VN"/>
        </w:rPr>
        <w:t>ê</w:t>
      </w:r>
      <w:r>
        <w:rPr>
          <w:rFonts w:ascii="Arial"/>
          <w:b/>
          <w:sz w:val="19"/>
          <w:lang w:val="vi-VN"/>
        </w:rPr>
        <w:t>m</w:t>
      </w:r>
      <w:r>
        <w:rPr>
          <w:rFonts w:ascii="Arial"/>
          <w:b/>
          <w:sz w:val="19"/>
        </w:rPr>
        <w:t xml:space="preserve">: </w:t>
      </w:r>
      <w:r>
        <w:rPr>
          <w:i/>
          <w:sz w:val="20"/>
        </w:rPr>
        <w:t xml:space="preserve">Oracle Database Advanced Application Developer's Guide </w:t>
      </w:r>
      <w:r>
        <w:rPr>
          <w:rFonts w:asciiTheme="minorHAnsi" w:hAnsiTheme="minorHAnsi"/>
          <w:sz w:val="20"/>
          <w:lang w:val="vi-VN"/>
        </w:rPr>
        <w:t xml:space="preserve">để biết thông tin chi tiết về các phiên bản </w:t>
      </w:r>
    </w:p>
    <w:p w14:paraId="6EBEFFC3" w14:textId="77777777" w:rsidR="00257CFD" w:rsidRDefault="00257CFD" w:rsidP="00257CFD">
      <w:pPr>
        <w:pStyle w:val="BodyText"/>
        <w:rPr>
          <w:sz w:val="23"/>
        </w:rPr>
      </w:pPr>
    </w:p>
    <w:p w14:paraId="3066D00E" w14:textId="77777777" w:rsidR="00257CFD" w:rsidRPr="001C2FEE" w:rsidRDefault="00257CFD" w:rsidP="00257CFD">
      <w:pPr>
        <w:pStyle w:val="Heading3"/>
        <w:rPr>
          <w:lang w:val="fr-FR"/>
        </w:rPr>
      </w:pPr>
      <w:bookmarkStart w:id="895" w:name="Types_of_Application_Contexts"/>
      <w:bookmarkStart w:id="896" w:name="_bookmark1143"/>
      <w:bookmarkEnd w:id="895"/>
      <w:bookmarkEnd w:id="896"/>
      <w:r>
        <w:rPr>
          <w:lang w:val="vi-VN"/>
        </w:rPr>
        <w:t xml:space="preserve">Các kiểu </w:t>
      </w:r>
      <w:r w:rsidRPr="001C2FEE">
        <w:rPr>
          <w:lang w:val="fr-FR"/>
        </w:rPr>
        <w:t xml:space="preserve"> A</w:t>
      </w:r>
      <w:bookmarkStart w:id="897" w:name="_bookmark1144"/>
      <w:bookmarkEnd w:id="897"/>
      <w:r w:rsidRPr="001C2FEE">
        <w:rPr>
          <w:lang w:val="fr-FR"/>
        </w:rPr>
        <w:t>pplication Contexts</w:t>
      </w:r>
    </w:p>
    <w:p w14:paraId="7348786F" w14:textId="77777777" w:rsidR="00257CFD" w:rsidRPr="001C2FEE" w:rsidRDefault="00257CFD" w:rsidP="00257CFD">
      <w:pPr>
        <w:pStyle w:val="BodyText"/>
        <w:spacing w:before="81"/>
        <w:ind w:left="2260"/>
        <w:rPr>
          <w:lang w:val="fr-FR"/>
        </w:rPr>
      </w:pPr>
      <w:r>
        <w:rPr>
          <w:rFonts w:asciiTheme="minorHAnsi" w:hAnsiTheme="minorHAnsi"/>
          <w:lang w:val="vi-VN"/>
        </w:rPr>
        <w:t xml:space="preserve">Có 3 loại </w:t>
      </w:r>
      <w:r w:rsidRPr="001C2FEE">
        <w:rPr>
          <w:lang w:val="fr-FR"/>
        </w:rPr>
        <w:t xml:space="preserve"> application contexts</w:t>
      </w:r>
      <w:r>
        <w:rPr>
          <w:rFonts w:asciiTheme="minorHAnsi" w:hAnsiTheme="minorHAnsi"/>
          <w:lang w:val="vi-VN"/>
        </w:rPr>
        <w:t xml:space="preserve"> chung</w:t>
      </w:r>
      <w:r w:rsidRPr="001C2FEE">
        <w:rPr>
          <w:lang w:val="fr-FR"/>
        </w:rPr>
        <w:t>:</w:t>
      </w:r>
    </w:p>
    <w:p w14:paraId="3E4121E0" w14:textId="77777777" w:rsidR="00257CFD" w:rsidRPr="00EF08F8" w:rsidRDefault="00257CFD" w:rsidP="00280038">
      <w:pPr>
        <w:pStyle w:val="ListParagraph"/>
        <w:numPr>
          <w:ilvl w:val="2"/>
          <w:numId w:val="189"/>
        </w:numPr>
        <w:tabs>
          <w:tab w:val="left" w:pos="2620"/>
        </w:tabs>
        <w:spacing w:before="117" w:line="232" w:lineRule="auto"/>
        <w:ind w:right="659"/>
        <w:rPr>
          <w:sz w:val="20"/>
          <w:lang w:val="fr-FR"/>
        </w:rPr>
      </w:pPr>
      <w:r w:rsidRPr="00EF08F8">
        <w:rPr>
          <w:b/>
          <w:sz w:val="20"/>
          <w:lang w:val="fr-FR"/>
        </w:rPr>
        <w:t xml:space="preserve">Database session-based application contexts. </w:t>
      </w:r>
      <w:r>
        <w:rPr>
          <w:rFonts w:asciiTheme="minorHAnsi" w:hAnsiTheme="minorHAnsi"/>
          <w:sz w:val="20"/>
          <w:lang w:val="vi-VN"/>
        </w:rPr>
        <w:t xml:space="preserve">Đây là kiểu truy suất dữ liệu của </w:t>
      </w:r>
      <w:r w:rsidRPr="00EF08F8">
        <w:rPr>
          <w:sz w:val="20"/>
          <w:lang w:val="fr-FR"/>
        </w:rPr>
        <w:t xml:space="preserve"> database user session </w:t>
      </w:r>
      <w:r>
        <w:rPr>
          <w:rFonts w:asciiTheme="minorHAnsi" w:hAnsiTheme="minorHAnsi"/>
          <w:sz w:val="20"/>
          <w:lang w:val="vi-VN"/>
        </w:rPr>
        <w:t xml:space="preserve">lưu trữ trong bộ nhớ cache </w:t>
      </w:r>
      <w:r w:rsidRPr="00EF08F8">
        <w:rPr>
          <w:sz w:val="20"/>
          <w:lang w:val="fr-FR"/>
        </w:rPr>
        <w:t>(</w:t>
      </w:r>
      <w:r>
        <w:rPr>
          <w:rFonts w:asciiTheme="minorHAnsi" w:hAnsiTheme="minorHAnsi"/>
          <w:sz w:val="20"/>
          <w:lang w:val="vi-VN"/>
        </w:rPr>
        <w:t>tức là</w:t>
      </w:r>
      <w:r w:rsidRPr="00EF08F8">
        <w:rPr>
          <w:sz w:val="20"/>
          <w:lang w:val="fr-FR"/>
        </w:rPr>
        <w:t xml:space="preserve">, </w:t>
      </w:r>
      <w:r>
        <w:rPr>
          <w:rFonts w:asciiTheme="minorHAnsi" w:hAnsiTheme="minorHAnsi"/>
          <w:sz w:val="20"/>
          <w:lang w:val="vi-VN"/>
        </w:rPr>
        <w:t xml:space="preserve">the </w:t>
      </w:r>
      <w:r w:rsidRPr="00EF08F8">
        <w:rPr>
          <w:sz w:val="20"/>
          <w:lang w:val="fr-FR"/>
        </w:rPr>
        <w:t>UGA).</w:t>
      </w:r>
    </w:p>
    <w:p w14:paraId="63BD6969" w14:textId="77777777" w:rsidR="00257CFD" w:rsidRPr="002212BB" w:rsidRDefault="00257CFD" w:rsidP="00257CFD">
      <w:pPr>
        <w:tabs>
          <w:tab w:val="left" w:pos="2620"/>
        </w:tabs>
        <w:spacing w:before="117" w:line="232" w:lineRule="auto"/>
        <w:ind w:left="2260" w:right="659"/>
        <w:rPr>
          <w:rFonts w:asciiTheme="minorHAnsi" w:hAnsiTheme="minorHAnsi"/>
          <w:sz w:val="20"/>
          <w:lang w:val="vi-VN"/>
        </w:rPr>
      </w:pPr>
      <w:r>
        <w:rPr>
          <w:rFonts w:asciiTheme="minorHAnsi" w:hAnsiTheme="minorHAnsi"/>
          <w:sz w:val="20"/>
          <w:lang w:val="vi-VN"/>
        </w:rPr>
        <w:t xml:space="preserve">      </w:t>
      </w:r>
      <w:r w:rsidRPr="00EF08F8">
        <w:rPr>
          <w:sz w:val="20"/>
          <w:lang w:val="fr-FR"/>
        </w:rPr>
        <w:t xml:space="preserve"> </w:t>
      </w:r>
      <w:r w:rsidRPr="002212BB">
        <w:rPr>
          <w:rFonts w:asciiTheme="minorHAnsi" w:hAnsiTheme="minorHAnsi"/>
          <w:sz w:val="20"/>
          <w:lang w:val="vi-VN"/>
        </w:rPr>
        <w:t xml:space="preserve">Có 3 loại </w:t>
      </w:r>
      <w:r w:rsidRPr="002212BB">
        <w:rPr>
          <w:sz w:val="20"/>
          <w:lang w:val="fr-FR"/>
        </w:rPr>
        <w:t>application</w:t>
      </w:r>
      <w:r w:rsidRPr="002212BB">
        <w:rPr>
          <w:spacing w:val="-8"/>
          <w:sz w:val="20"/>
          <w:lang w:val="fr-FR"/>
        </w:rPr>
        <w:t xml:space="preserve"> </w:t>
      </w:r>
      <w:r w:rsidRPr="002212BB">
        <w:rPr>
          <w:sz w:val="20"/>
          <w:lang w:val="fr-FR"/>
        </w:rPr>
        <w:t xml:space="preserve">contexts </w:t>
      </w:r>
      <w:r>
        <w:rPr>
          <w:rFonts w:asciiTheme="minorHAnsi" w:hAnsiTheme="minorHAnsi"/>
          <w:sz w:val="20"/>
          <w:lang w:val="vi-VN"/>
        </w:rPr>
        <w:t xml:space="preserve"> dựa trên </w:t>
      </w:r>
      <w:r w:rsidRPr="002212BB">
        <w:rPr>
          <w:sz w:val="20"/>
          <w:lang w:val="fr-FR"/>
        </w:rPr>
        <w:t>database session</w:t>
      </w:r>
      <w:r>
        <w:rPr>
          <w:rFonts w:asciiTheme="minorHAnsi" w:hAnsiTheme="minorHAnsi"/>
          <w:sz w:val="20"/>
          <w:lang w:val="vi-VN"/>
        </w:rPr>
        <w:t xml:space="preserve"> của </w:t>
      </w:r>
      <w:r w:rsidRPr="002212BB">
        <w:rPr>
          <w:sz w:val="20"/>
          <w:lang w:val="fr-FR"/>
        </w:rPr>
        <w:t xml:space="preserve">database user session </w:t>
      </w:r>
      <w:r>
        <w:rPr>
          <w:rFonts w:asciiTheme="minorHAnsi" w:hAnsiTheme="minorHAnsi"/>
          <w:sz w:val="20"/>
          <w:lang w:val="vi-VN"/>
        </w:rPr>
        <w:t xml:space="preserve">trong bộ nhớ cache </w:t>
      </w:r>
    </w:p>
    <w:p w14:paraId="7481D595" w14:textId="77777777" w:rsidR="00257CFD" w:rsidRPr="00EF08F8" w:rsidRDefault="00257CFD" w:rsidP="00280038">
      <w:pPr>
        <w:pStyle w:val="ListParagraph"/>
        <w:numPr>
          <w:ilvl w:val="3"/>
          <w:numId w:val="189"/>
        </w:numPr>
        <w:tabs>
          <w:tab w:val="left" w:pos="2979"/>
          <w:tab w:val="left" w:pos="2980"/>
        </w:tabs>
        <w:spacing w:before="117" w:line="232" w:lineRule="auto"/>
        <w:ind w:left="2979" w:right="352" w:hanging="359"/>
        <w:rPr>
          <w:sz w:val="20"/>
        </w:rPr>
      </w:pPr>
      <w:r>
        <w:rPr>
          <w:b/>
          <w:sz w:val="20"/>
        </w:rPr>
        <w:t xml:space="preserve">Initialized </w:t>
      </w:r>
      <w:r>
        <w:rPr>
          <w:b/>
          <w:spacing w:val="-3"/>
          <w:sz w:val="20"/>
        </w:rPr>
        <w:t xml:space="preserve">locally. </w:t>
      </w:r>
      <w:r>
        <w:rPr>
          <w:rFonts w:asciiTheme="minorHAnsi" w:hAnsiTheme="minorHAnsi"/>
          <w:sz w:val="20"/>
          <w:lang w:val="vi-VN"/>
        </w:rPr>
        <w:t>Khởi tạo</w:t>
      </w:r>
      <w:r w:rsidRPr="00EF08F8">
        <w:rPr>
          <w:sz w:val="20"/>
        </w:rPr>
        <w:t xml:space="preserve"> application context </w:t>
      </w:r>
      <w:r>
        <w:rPr>
          <w:rFonts w:asciiTheme="minorHAnsi" w:hAnsiTheme="minorHAnsi"/>
          <w:spacing w:val="-3"/>
          <w:sz w:val="20"/>
          <w:lang w:val="vi-VN"/>
        </w:rPr>
        <w:t>cục bộ</w:t>
      </w:r>
      <w:r w:rsidRPr="00EF08F8">
        <w:rPr>
          <w:spacing w:val="-3"/>
          <w:sz w:val="20"/>
        </w:rPr>
        <w:t xml:space="preserve">, </w:t>
      </w:r>
      <w:r>
        <w:rPr>
          <w:rFonts w:asciiTheme="minorHAnsi" w:hAnsiTheme="minorHAnsi"/>
          <w:sz w:val="20"/>
          <w:lang w:val="vi-VN"/>
        </w:rPr>
        <w:t xml:space="preserve">tới </w:t>
      </w:r>
      <w:r w:rsidRPr="00EF08F8">
        <w:rPr>
          <w:sz w:val="20"/>
        </w:rPr>
        <w:t xml:space="preserve"> session </w:t>
      </w:r>
      <w:r>
        <w:rPr>
          <w:rFonts w:asciiTheme="minorHAnsi" w:hAnsiTheme="minorHAnsi"/>
          <w:sz w:val="20"/>
          <w:lang w:val="vi-VN"/>
        </w:rPr>
        <w:t>của người dùng</w:t>
      </w:r>
      <w:r w:rsidRPr="00EF08F8">
        <w:rPr>
          <w:spacing w:val="-1"/>
          <w:sz w:val="20"/>
        </w:rPr>
        <w:t xml:space="preserve"> </w:t>
      </w:r>
      <w:r>
        <w:rPr>
          <w:rFonts w:asciiTheme="minorHAnsi" w:hAnsiTheme="minorHAnsi"/>
          <w:spacing w:val="-3"/>
          <w:sz w:val="20"/>
          <w:lang w:val="vi-VN"/>
        </w:rPr>
        <w:t>.</w:t>
      </w:r>
    </w:p>
    <w:p w14:paraId="33EB994F" w14:textId="77777777" w:rsidR="00257CFD" w:rsidRDefault="00257CFD" w:rsidP="00280038">
      <w:pPr>
        <w:pStyle w:val="ListParagraph"/>
        <w:numPr>
          <w:ilvl w:val="3"/>
          <w:numId w:val="189"/>
        </w:numPr>
        <w:tabs>
          <w:tab w:val="left" w:pos="2979"/>
          <w:tab w:val="left" w:pos="2980"/>
        </w:tabs>
        <w:spacing w:before="118" w:line="232" w:lineRule="auto"/>
        <w:ind w:left="2979" w:right="267" w:hanging="359"/>
        <w:rPr>
          <w:sz w:val="20"/>
        </w:rPr>
      </w:pPr>
      <w:r>
        <w:rPr>
          <w:b/>
          <w:sz w:val="20"/>
        </w:rPr>
        <w:t xml:space="preserve">Initialized </w:t>
      </w:r>
      <w:r>
        <w:rPr>
          <w:b/>
          <w:spacing w:val="-3"/>
          <w:sz w:val="20"/>
        </w:rPr>
        <w:t xml:space="preserve">externally. </w:t>
      </w:r>
      <w:r>
        <w:rPr>
          <w:rFonts w:asciiTheme="minorHAnsi" w:hAnsiTheme="minorHAnsi"/>
          <w:sz w:val="20"/>
          <w:lang w:val="vi-VN"/>
        </w:rPr>
        <w:t>Khởi tạo</w:t>
      </w:r>
      <w:r>
        <w:rPr>
          <w:sz w:val="20"/>
        </w:rPr>
        <w:t xml:space="preserve"> application context </w:t>
      </w:r>
      <w:r>
        <w:rPr>
          <w:rFonts w:asciiTheme="minorHAnsi" w:hAnsiTheme="minorHAnsi"/>
          <w:sz w:val="20"/>
          <w:lang w:val="vi-VN"/>
        </w:rPr>
        <w:t xml:space="preserve">từ một ứng dụng </w:t>
      </w:r>
      <w:r>
        <w:rPr>
          <w:sz w:val="20"/>
        </w:rPr>
        <w:t xml:space="preserve"> Oracle Call Interface</w:t>
      </w:r>
      <w:r>
        <w:rPr>
          <w:spacing w:val="-5"/>
          <w:sz w:val="20"/>
        </w:rPr>
        <w:t xml:space="preserve"> </w:t>
      </w:r>
      <w:r>
        <w:rPr>
          <w:sz w:val="20"/>
        </w:rPr>
        <w:t>(OCI),</w:t>
      </w:r>
      <w:r>
        <w:rPr>
          <w:spacing w:val="-3"/>
          <w:sz w:val="20"/>
        </w:rPr>
        <w:t xml:space="preserve"> </w:t>
      </w:r>
      <w:r>
        <w:rPr>
          <w:rFonts w:asciiTheme="minorHAnsi" w:hAnsiTheme="minorHAnsi"/>
          <w:sz w:val="20"/>
          <w:lang w:val="vi-VN"/>
        </w:rPr>
        <w:t xml:space="preserve">một </w:t>
      </w:r>
      <w:r>
        <w:rPr>
          <w:spacing w:val="-5"/>
          <w:sz w:val="20"/>
        </w:rPr>
        <w:t xml:space="preserve"> </w:t>
      </w:r>
      <w:r>
        <w:rPr>
          <w:sz w:val="20"/>
        </w:rPr>
        <w:t>job</w:t>
      </w:r>
      <w:r>
        <w:rPr>
          <w:spacing w:val="-3"/>
          <w:sz w:val="20"/>
        </w:rPr>
        <w:t xml:space="preserve"> </w:t>
      </w:r>
      <w:r>
        <w:rPr>
          <w:sz w:val="20"/>
        </w:rPr>
        <w:t>queue</w:t>
      </w:r>
      <w:r>
        <w:rPr>
          <w:spacing w:val="-4"/>
          <w:sz w:val="20"/>
        </w:rPr>
        <w:t xml:space="preserve"> </w:t>
      </w:r>
      <w:r>
        <w:rPr>
          <w:sz w:val="20"/>
        </w:rPr>
        <w:t>process,</w:t>
      </w:r>
      <w:r>
        <w:rPr>
          <w:spacing w:val="-4"/>
          <w:sz w:val="20"/>
        </w:rPr>
        <w:t xml:space="preserve"> </w:t>
      </w:r>
      <w:r>
        <w:rPr>
          <w:rFonts w:asciiTheme="minorHAnsi" w:hAnsiTheme="minorHAnsi"/>
          <w:sz w:val="20"/>
          <w:lang w:val="vi-VN"/>
        </w:rPr>
        <w:t>hoặc một connetcted</w:t>
      </w:r>
      <w:r>
        <w:rPr>
          <w:spacing w:val="-4"/>
          <w:sz w:val="20"/>
        </w:rPr>
        <w:t xml:space="preserve"> </w:t>
      </w:r>
      <w:r>
        <w:rPr>
          <w:sz w:val="20"/>
        </w:rPr>
        <w:t>user</w:t>
      </w:r>
      <w:r>
        <w:rPr>
          <w:spacing w:val="-5"/>
          <w:sz w:val="20"/>
        </w:rPr>
        <w:t xml:space="preserve"> </w:t>
      </w:r>
      <w:r>
        <w:rPr>
          <w:sz w:val="20"/>
        </w:rPr>
        <w:t>database link.</w:t>
      </w:r>
    </w:p>
    <w:p w14:paraId="70653FFE" w14:textId="77777777" w:rsidR="00257CFD" w:rsidRDefault="00257CFD" w:rsidP="00280038">
      <w:pPr>
        <w:pStyle w:val="ListParagraph"/>
        <w:numPr>
          <w:ilvl w:val="3"/>
          <w:numId w:val="189"/>
        </w:numPr>
        <w:tabs>
          <w:tab w:val="left" w:pos="2979"/>
          <w:tab w:val="left" w:pos="2980"/>
        </w:tabs>
        <w:spacing w:before="117" w:line="232" w:lineRule="auto"/>
        <w:ind w:left="2979" w:right="471" w:hanging="359"/>
        <w:rPr>
          <w:sz w:val="20"/>
        </w:rPr>
      </w:pPr>
      <w:r>
        <w:rPr>
          <w:b/>
          <w:sz w:val="20"/>
        </w:rPr>
        <w:t xml:space="preserve">Initialized </w:t>
      </w:r>
      <w:r>
        <w:rPr>
          <w:b/>
          <w:spacing w:val="-3"/>
          <w:sz w:val="20"/>
        </w:rPr>
        <w:t xml:space="preserve">globally. </w:t>
      </w:r>
      <w:r>
        <w:rPr>
          <w:rFonts w:asciiTheme="minorHAnsi" w:hAnsiTheme="minorHAnsi"/>
          <w:sz w:val="20"/>
          <w:lang w:val="vi-VN"/>
        </w:rPr>
        <w:t xml:space="preserve">Sử dụng các thuojc tính và giá trị </w:t>
      </w:r>
      <w:r>
        <w:rPr>
          <w:sz w:val="20"/>
        </w:rPr>
        <w:t xml:space="preserve"> </w:t>
      </w:r>
      <w:r>
        <w:rPr>
          <w:rFonts w:asciiTheme="minorHAnsi" w:hAnsiTheme="minorHAnsi"/>
          <w:sz w:val="20"/>
          <w:lang w:val="vi-VN"/>
        </w:rPr>
        <w:t>từ một</w:t>
      </w:r>
      <w:r>
        <w:rPr>
          <w:sz w:val="20"/>
        </w:rPr>
        <w:t xml:space="preserve"> centralized location, </w:t>
      </w:r>
      <w:r>
        <w:rPr>
          <w:rFonts w:asciiTheme="minorHAnsi" w:hAnsiTheme="minorHAnsi"/>
          <w:sz w:val="20"/>
          <w:lang w:val="vi-VN"/>
        </w:rPr>
        <w:t xml:space="preserve">chẳng hạn như </w:t>
      </w:r>
      <w:r>
        <w:rPr>
          <w:sz w:val="20"/>
        </w:rPr>
        <w:t xml:space="preserve"> LDAP</w:t>
      </w:r>
      <w:r>
        <w:rPr>
          <w:spacing w:val="-1"/>
          <w:sz w:val="20"/>
        </w:rPr>
        <w:t xml:space="preserve"> </w:t>
      </w:r>
      <w:r>
        <w:rPr>
          <w:spacing w:val="-3"/>
          <w:sz w:val="20"/>
        </w:rPr>
        <w:t>directory.</w:t>
      </w:r>
    </w:p>
    <w:p w14:paraId="7754DA5F" w14:textId="77777777" w:rsidR="00257CFD" w:rsidRDefault="008D1AB8" w:rsidP="00257CFD">
      <w:pPr>
        <w:pStyle w:val="BodyText"/>
        <w:spacing w:before="118" w:line="232" w:lineRule="auto"/>
        <w:ind w:left="2620" w:right="102"/>
      </w:pPr>
      <w:hyperlink w:anchor="_bookmark1147" w:history="1">
        <w:r w:rsidR="00257CFD">
          <w:rPr>
            <w:color w:val="0000CC"/>
          </w:rPr>
          <w:t xml:space="preserve">"Using Database Session-Based Application Contexts" </w:t>
        </w:r>
      </w:hyperlink>
      <w:hyperlink w:anchor="_bookmark1147" w:history="1">
        <w:r w:rsidR="00257CFD">
          <w:rPr>
            <w:rFonts w:asciiTheme="minorHAnsi" w:hAnsiTheme="minorHAnsi"/>
            <w:lang w:val="vi-VN"/>
          </w:rPr>
          <w:t xml:space="preserve">trên trang </w:t>
        </w:r>
        <w:r w:rsidR="00257CFD">
          <w:t xml:space="preserve"> 6-4 </w:t>
        </w:r>
      </w:hyperlink>
      <w:r w:rsidR="00257CFD">
        <w:rPr>
          <w:rFonts w:asciiTheme="minorHAnsi" w:hAnsiTheme="minorHAnsi"/>
          <w:lang w:val="vi-VN"/>
        </w:rPr>
        <w:t>mô tả kiểu</w:t>
      </w:r>
      <w:r w:rsidR="00257CFD">
        <w:t xml:space="preserve"> application context</w:t>
      </w:r>
      <w:r w:rsidR="00257CFD">
        <w:rPr>
          <w:rFonts w:asciiTheme="minorHAnsi" w:hAnsiTheme="minorHAnsi"/>
          <w:lang w:val="vi-VN"/>
        </w:rPr>
        <w:t xml:space="preserve"> này</w:t>
      </w:r>
      <w:r w:rsidR="00257CFD">
        <w:t>.</w:t>
      </w:r>
    </w:p>
    <w:p w14:paraId="0D4A6C52" w14:textId="77777777" w:rsidR="00257CFD" w:rsidRPr="002F49D8" w:rsidRDefault="00257CFD" w:rsidP="00280038">
      <w:pPr>
        <w:pStyle w:val="ListParagraph"/>
        <w:numPr>
          <w:ilvl w:val="2"/>
          <w:numId w:val="189"/>
        </w:numPr>
        <w:tabs>
          <w:tab w:val="left" w:pos="2620"/>
        </w:tabs>
        <w:spacing w:before="118" w:line="232" w:lineRule="auto"/>
        <w:ind w:right="291"/>
        <w:rPr>
          <w:sz w:val="20"/>
        </w:rPr>
      </w:pPr>
      <w:r>
        <w:rPr>
          <w:b/>
          <w:sz w:val="20"/>
        </w:rPr>
        <w:t xml:space="preserve">Global application contexts. </w:t>
      </w:r>
      <w:r>
        <w:rPr>
          <w:sz w:val="20"/>
        </w:rPr>
        <w:t>Đây là ki</w:t>
      </w:r>
      <w:r>
        <w:rPr>
          <w:rFonts w:ascii="Calibri" w:hAnsi="Calibri"/>
          <w:sz w:val="20"/>
        </w:rPr>
        <w:t>ểu dữ liệu được lưu trữ trong</w:t>
      </w:r>
      <w:r>
        <w:rPr>
          <w:sz w:val="20"/>
        </w:rPr>
        <w:t xml:space="preserve"> System Global Area (SGA) nó có th</w:t>
      </w:r>
      <w:r>
        <w:rPr>
          <w:rFonts w:ascii="Calibri" w:hAnsi="Calibri"/>
          <w:sz w:val="20"/>
        </w:rPr>
        <w:t xml:space="preserve">ể được sử dụng cho các ứng dụng </w:t>
      </w:r>
      <w:r>
        <w:rPr>
          <w:sz w:val="20"/>
        </w:rPr>
        <w:t>s</w:t>
      </w:r>
      <w:r>
        <w:rPr>
          <w:rFonts w:ascii="Calibri" w:hAnsi="Calibri"/>
          <w:sz w:val="20"/>
        </w:rPr>
        <w:t xml:space="preserve">ử dụng </w:t>
      </w:r>
      <w:r>
        <w:rPr>
          <w:sz w:val="20"/>
        </w:rPr>
        <w:t xml:space="preserve"> m</w:t>
      </w:r>
      <w:r>
        <w:rPr>
          <w:rFonts w:ascii="Calibri" w:hAnsi="Calibri"/>
          <w:sz w:val="20"/>
        </w:rPr>
        <w:t xml:space="preserve">ột </w:t>
      </w:r>
      <w:r>
        <w:rPr>
          <w:sz w:val="20"/>
        </w:rPr>
        <w:t>sessionless model, ch</w:t>
      </w:r>
      <w:r>
        <w:rPr>
          <w:rFonts w:ascii="Calibri" w:hAnsi="Calibri"/>
          <w:sz w:val="20"/>
        </w:rPr>
        <w:t>ẳng hạn ứng dụng tầng giữa trong một kiến  trúc  3 tầng</w:t>
      </w:r>
      <w:r>
        <w:rPr>
          <w:sz w:val="20"/>
        </w:rPr>
        <w:t xml:space="preserve">. </w:t>
      </w:r>
      <w:r w:rsidRPr="002F49D8">
        <w:rPr>
          <w:sz w:val="20"/>
        </w:rPr>
        <w:t>M</w:t>
      </w:r>
      <w:r w:rsidRPr="002F49D8">
        <w:rPr>
          <w:rFonts w:ascii="Calibri" w:hAnsi="Calibri"/>
          <w:sz w:val="20"/>
        </w:rPr>
        <w:t xml:space="preserve">ột </w:t>
      </w:r>
      <w:r w:rsidRPr="002F49D8">
        <w:rPr>
          <w:sz w:val="20"/>
        </w:rPr>
        <w:t xml:space="preserve"> global application</w:t>
      </w:r>
      <w:r w:rsidRPr="002F49D8">
        <w:rPr>
          <w:spacing w:val="-4"/>
          <w:sz w:val="20"/>
        </w:rPr>
        <w:t xml:space="preserve"> </w:t>
      </w:r>
      <w:r w:rsidRPr="002F49D8">
        <w:rPr>
          <w:sz w:val="20"/>
        </w:rPr>
        <w:t>context</w:t>
      </w:r>
      <w:r w:rsidRPr="002F49D8">
        <w:rPr>
          <w:spacing w:val="-4"/>
          <w:sz w:val="20"/>
        </w:rPr>
        <w:t xml:space="preserve"> </w:t>
      </w:r>
      <w:r w:rsidRPr="002F49D8">
        <w:rPr>
          <w:sz w:val="20"/>
        </w:rPr>
        <w:t>h</w:t>
      </w:r>
      <w:r w:rsidRPr="002F49D8">
        <w:rPr>
          <w:rFonts w:ascii="Calibri" w:hAnsi="Calibri"/>
          <w:sz w:val="20"/>
        </w:rPr>
        <w:t>ữu ích khi</w:t>
      </w:r>
      <w:r w:rsidRPr="002F49D8">
        <w:rPr>
          <w:spacing w:val="-4"/>
          <w:sz w:val="20"/>
        </w:rPr>
        <w:t xml:space="preserve"> </w:t>
      </w:r>
      <w:r w:rsidRPr="002F49D8">
        <w:rPr>
          <w:sz w:val="20"/>
        </w:rPr>
        <w:t>session</w:t>
      </w:r>
      <w:r w:rsidRPr="002F49D8">
        <w:rPr>
          <w:spacing w:val="-5"/>
          <w:sz w:val="20"/>
        </w:rPr>
        <w:t xml:space="preserve"> </w:t>
      </w:r>
      <w:r w:rsidRPr="002F49D8">
        <w:rPr>
          <w:sz w:val="20"/>
        </w:rPr>
        <w:t>context</w:t>
      </w:r>
      <w:r w:rsidRPr="002F49D8">
        <w:rPr>
          <w:spacing w:val="-5"/>
          <w:sz w:val="20"/>
        </w:rPr>
        <w:t xml:space="preserve"> </w:t>
      </w:r>
      <w:r w:rsidRPr="002F49D8">
        <w:rPr>
          <w:sz w:val="20"/>
        </w:rPr>
        <w:t>có th</w:t>
      </w:r>
      <w:r w:rsidRPr="002F49D8">
        <w:rPr>
          <w:rFonts w:ascii="Calibri" w:hAnsi="Calibri"/>
          <w:sz w:val="20"/>
        </w:rPr>
        <w:t xml:space="preserve">ể chia sẻ  quacác  </w:t>
      </w:r>
      <w:r w:rsidRPr="002F49D8">
        <w:rPr>
          <w:spacing w:val="-5"/>
          <w:sz w:val="20"/>
        </w:rPr>
        <w:t xml:space="preserve"> </w:t>
      </w:r>
      <w:r w:rsidRPr="002F49D8">
        <w:rPr>
          <w:sz w:val="20"/>
        </w:rPr>
        <w:t>sessions, ví d</w:t>
      </w:r>
      <w:r w:rsidRPr="002F49D8">
        <w:rPr>
          <w:rFonts w:ascii="Calibri" w:hAnsi="Calibri"/>
          <w:sz w:val="20"/>
        </w:rPr>
        <w:t>ụ</w:t>
      </w:r>
      <w:r w:rsidRPr="002F49D8">
        <w:rPr>
          <w:sz w:val="20"/>
        </w:rPr>
        <w:t xml:space="preserve">, </w:t>
      </w:r>
      <w:r w:rsidRPr="002F49D8">
        <w:rPr>
          <w:rFonts w:ascii="Calibri" w:hAnsi="Calibri"/>
          <w:sz w:val="20"/>
        </w:rPr>
        <w:t>triển kh</w:t>
      </w:r>
      <w:r>
        <w:rPr>
          <w:rFonts w:ascii="Calibri" w:hAnsi="Calibri"/>
          <w:sz w:val="20"/>
        </w:rPr>
        <w:t>ai pool</w:t>
      </w:r>
      <w:r>
        <w:rPr>
          <w:sz w:val="20"/>
        </w:rPr>
        <w:t xml:space="preserve"> thông qua k</w:t>
      </w:r>
      <w:r>
        <w:rPr>
          <w:rFonts w:ascii="Calibri" w:hAnsi="Calibri"/>
          <w:sz w:val="20"/>
        </w:rPr>
        <w:t>ết nối.</w:t>
      </w:r>
    </w:p>
    <w:p w14:paraId="7B2A385D" w14:textId="77777777" w:rsidR="00257CFD" w:rsidRPr="003458EB" w:rsidRDefault="008D1AB8" w:rsidP="00257CFD">
      <w:pPr>
        <w:pStyle w:val="BodyText"/>
        <w:spacing w:before="108"/>
        <w:ind w:left="2620"/>
        <w:rPr>
          <w:rFonts w:ascii="Calibri" w:hAnsi="Calibri"/>
        </w:rPr>
      </w:pPr>
      <w:hyperlink w:anchor="_bookmark1237" w:history="1">
        <w:r w:rsidR="00257CFD">
          <w:rPr>
            <w:color w:val="0000CC"/>
          </w:rPr>
          <w:t xml:space="preserve">"Using Global Application Contexts" </w:t>
        </w:r>
      </w:hyperlink>
      <w:hyperlink w:anchor="_bookmark1237" w:history="1">
        <w:r w:rsidR="00257CFD">
          <w:t xml:space="preserve">trên trang 6-22 </w:t>
        </w:r>
      </w:hyperlink>
      <w:r w:rsidR="00257CFD">
        <w:t>mô t</w:t>
      </w:r>
      <w:r w:rsidR="00257CFD">
        <w:rPr>
          <w:rFonts w:ascii="Calibri" w:hAnsi="Calibri"/>
        </w:rPr>
        <w:t>ả kiểu này.</w:t>
      </w:r>
    </w:p>
    <w:p w14:paraId="1DC138EE" w14:textId="77777777" w:rsidR="00257CFD" w:rsidRDefault="00257CFD" w:rsidP="00280038">
      <w:pPr>
        <w:pStyle w:val="ListParagraph"/>
        <w:numPr>
          <w:ilvl w:val="2"/>
          <w:numId w:val="189"/>
        </w:numPr>
        <w:tabs>
          <w:tab w:val="left" w:pos="2620"/>
        </w:tabs>
        <w:spacing w:before="118" w:line="232" w:lineRule="auto"/>
        <w:ind w:right="476"/>
        <w:jc w:val="both"/>
        <w:rPr>
          <w:sz w:val="20"/>
        </w:rPr>
      </w:pPr>
      <w:r>
        <w:rPr>
          <w:b/>
          <w:sz w:val="20"/>
        </w:rPr>
        <w:t xml:space="preserve">Client session-based application contexts. </w:t>
      </w:r>
      <w:r>
        <w:rPr>
          <w:sz w:val="20"/>
        </w:rPr>
        <w:t>Đây là ki</w:t>
      </w:r>
      <w:r>
        <w:rPr>
          <w:rFonts w:ascii="Calibri" w:hAnsi="Calibri"/>
          <w:sz w:val="20"/>
        </w:rPr>
        <w:t xml:space="preserve">ểu sử dụng chức năng </w:t>
      </w:r>
      <w:r>
        <w:rPr>
          <w:sz w:val="20"/>
        </w:rPr>
        <w:t>Oracle Call</w:t>
      </w:r>
      <w:r>
        <w:rPr>
          <w:spacing w:val="-35"/>
          <w:sz w:val="20"/>
        </w:rPr>
        <w:t xml:space="preserve"> </w:t>
      </w:r>
      <w:r>
        <w:rPr>
          <w:sz w:val="20"/>
        </w:rPr>
        <w:t xml:space="preserve">Interface </w:t>
      </w:r>
      <w:r>
        <w:rPr>
          <w:rFonts w:ascii="Calibri" w:hAnsi="Calibri"/>
          <w:sz w:val="20"/>
        </w:rPr>
        <w:t xml:space="preserve">ở máy </w:t>
      </w:r>
      <w:r>
        <w:rPr>
          <w:sz w:val="20"/>
        </w:rPr>
        <w:t xml:space="preserve"> client đ</w:t>
      </w:r>
      <w:r>
        <w:rPr>
          <w:rFonts w:ascii="Calibri" w:hAnsi="Calibri"/>
          <w:sz w:val="20"/>
        </w:rPr>
        <w:t>ẻ thiết lập dữ liệu</w:t>
      </w:r>
      <w:r>
        <w:rPr>
          <w:sz w:val="20"/>
        </w:rPr>
        <w:t xml:space="preserve"> user session, và sau đó s</w:t>
      </w:r>
      <w:r>
        <w:rPr>
          <w:rFonts w:ascii="Calibri" w:hAnsi="Calibri"/>
          <w:sz w:val="20"/>
        </w:rPr>
        <w:t>ử dụng các kiểm tra bảo mật cần thiết để hạn chế quyền truy cập của người dùng</w:t>
      </w:r>
      <w:r>
        <w:rPr>
          <w:sz w:val="20"/>
        </w:rPr>
        <w:t>.</w:t>
      </w:r>
    </w:p>
    <w:p w14:paraId="18B1C0BB" w14:textId="77777777" w:rsidR="00257CFD" w:rsidRDefault="008D1AB8" w:rsidP="00257CFD">
      <w:pPr>
        <w:pStyle w:val="BodyText"/>
        <w:spacing w:before="116" w:line="232" w:lineRule="auto"/>
        <w:ind w:left="2620" w:right="185"/>
      </w:pPr>
      <w:hyperlink w:anchor="_bookmark1317" w:history="1">
        <w:r w:rsidR="00257CFD">
          <w:rPr>
            <w:color w:val="0000CC"/>
          </w:rPr>
          <w:t xml:space="preserve">"Using Client Session-Based Application Contexts" </w:t>
        </w:r>
      </w:hyperlink>
      <w:hyperlink w:anchor="_bookmark1317" w:history="1">
        <w:r w:rsidR="00257CFD">
          <w:t xml:space="preserve">trên trang 6-42 </w:t>
        </w:r>
      </w:hyperlink>
      <w:r w:rsidR="00257CFD">
        <w:t>mô t</w:t>
      </w:r>
      <w:r w:rsidR="00257CFD">
        <w:rPr>
          <w:rFonts w:ascii="Calibri" w:hAnsi="Calibri"/>
        </w:rPr>
        <w:t>ả kiểu này</w:t>
      </w:r>
      <w:r w:rsidR="00257CFD">
        <w:t xml:space="preserve"> </w:t>
      </w:r>
    </w:p>
    <w:p w14:paraId="763B773C" w14:textId="77777777" w:rsidR="00257CFD" w:rsidRPr="00FF3DD3" w:rsidRDefault="008D1AB8" w:rsidP="00257CFD">
      <w:pPr>
        <w:pStyle w:val="BodyText"/>
        <w:spacing w:before="112"/>
        <w:ind w:left="2260"/>
      </w:pPr>
      <w:hyperlink w:anchor="_bookmark1146" w:history="1">
        <w:r w:rsidR="00257CFD" w:rsidRPr="00FF3DD3">
          <w:rPr>
            <w:color w:val="0000CC"/>
          </w:rPr>
          <w:t xml:space="preserve">Table 6–1 </w:t>
        </w:r>
      </w:hyperlink>
      <w:r w:rsidR="00257CFD" w:rsidRPr="00FF3DD3">
        <w:t>tóm t</w:t>
      </w:r>
      <w:r w:rsidR="00257CFD" w:rsidRPr="00FF3DD3">
        <w:rPr>
          <w:rFonts w:ascii="Calibri" w:hAnsi="Calibri"/>
        </w:rPr>
        <w:t xml:space="preserve">ắt các kiểu </w:t>
      </w:r>
      <w:r w:rsidR="00257CFD" w:rsidRPr="00FF3DD3">
        <w:t xml:space="preserve"> application contexts. khác nhau .</w:t>
      </w:r>
    </w:p>
    <w:p w14:paraId="625A2691" w14:textId="77777777" w:rsidR="00257CFD" w:rsidRPr="00FF3DD3" w:rsidRDefault="00257CFD" w:rsidP="00257CFD">
      <w:pPr>
        <w:sectPr w:rsidR="00257CFD" w:rsidRPr="00FF3DD3">
          <w:pgSz w:w="12240" w:h="15840"/>
          <w:pgMar w:top="840" w:right="1060" w:bottom="860" w:left="1100" w:header="549" w:footer="663" w:gutter="0"/>
          <w:cols w:space="720"/>
        </w:sectPr>
      </w:pPr>
    </w:p>
    <w:p w14:paraId="37866690" w14:textId="77777777" w:rsidR="00257CFD" w:rsidRPr="00FF3DD3" w:rsidRDefault="00257CFD" w:rsidP="00257CFD">
      <w:pPr>
        <w:pStyle w:val="BodyText"/>
      </w:pPr>
    </w:p>
    <w:p w14:paraId="3A196CA4" w14:textId="77777777" w:rsidR="00257CFD" w:rsidRPr="00FF3DD3" w:rsidRDefault="00257CFD" w:rsidP="00257CFD">
      <w:pPr>
        <w:pStyle w:val="BodyText"/>
        <w:spacing w:before="1"/>
      </w:pPr>
    </w:p>
    <w:p w14:paraId="7C69B09B" w14:textId="77777777" w:rsidR="00257CFD" w:rsidRDefault="00257CFD" w:rsidP="00257CFD">
      <w:pPr>
        <w:tabs>
          <w:tab w:val="left" w:pos="1133"/>
        </w:tabs>
        <w:ind w:left="100"/>
        <w:rPr>
          <w:rFonts w:ascii="Arial" w:hAnsi="Arial"/>
          <w:b/>
          <w:i/>
          <w:sz w:val="18"/>
        </w:rPr>
      </w:pPr>
      <w:bookmarkStart w:id="898" w:name="_bookmark1145"/>
      <w:bookmarkStart w:id="899" w:name="_bookmark1146"/>
      <w:bookmarkEnd w:id="898"/>
      <w:bookmarkEnd w:id="899"/>
      <w:r>
        <w:rPr>
          <w:rFonts w:ascii="Arial" w:hAnsi="Arial"/>
          <w:b/>
          <w:i/>
          <w:spacing w:val="-4"/>
          <w:sz w:val="18"/>
        </w:rPr>
        <w:t>Table</w:t>
      </w:r>
      <w:r>
        <w:rPr>
          <w:rFonts w:ascii="Arial" w:hAnsi="Arial"/>
          <w:b/>
          <w:i/>
          <w:spacing w:val="-2"/>
          <w:sz w:val="18"/>
        </w:rPr>
        <w:t xml:space="preserve"> </w:t>
      </w:r>
      <w:r>
        <w:rPr>
          <w:rFonts w:ascii="Arial" w:hAnsi="Arial"/>
          <w:b/>
          <w:i/>
          <w:sz w:val="18"/>
        </w:rPr>
        <w:t>6–1</w:t>
      </w:r>
      <w:r>
        <w:rPr>
          <w:rFonts w:ascii="Arial" w:hAnsi="Arial"/>
          <w:b/>
          <w:i/>
          <w:sz w:val="18"/>
        </w:rPr>
        <w:tab/>
      </w:r>
      <w:r>
        <w:rPr>
          <w:rFonts w:ascii="Arial" w:hAnsi="Arial"/>
          <w:b/>
          <w:i/>
          <w:spacing w:val="-3"/>
          <w:sz w:val="18"/>
        </w:rPr>
        <w:t xml:space="preserve">Types </w:t>
      </w:r>
      <w:r>
        <w:rPr>
          <w:rFonts w:ascii="Arial" w:hAnsi="Arial"/>
          <w:b/>
          <w:i/>
          <w:sz w:val="18"/>
        </w:rPr>
        <w:t>of Application Contexts</w:t>
      </w:r>
    </w:p>
    <w:p w14:paraId="7DA93320" w14:textId="77777777" w:rsidR="00257CFD" w:rsidRDefault="00257CFD" w:rsidP="00257CFD">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257CFD" w14:paraId="1C8EB3A9" w14:textId="77777777" w:rsidTr="008D1AB8">
        <w:trPr>
          <w:trHeight w:val="631"/>
        </w:trPr>
        <w:tc>
          <w:tcPr>
            <w:tcW w:w="2060" w:type="dxa"/>
            <w:tcBorders>
              <w:top w:val="single" w:sz="18" w:space="0" w:color="000000"/>
              <w:bottom w:val="single" w:sz="4" w:space="0" w:color="000000"/>
            </w:tcBorders>
          </w:tcPr>
          <w:p w14:paraId="5F1B468A" w14:textId="77777777" w:rsidR="00257CFD" w:rsidRDefault="00257CFD" w:rsidP="008D1AB8">
            <w:pPr>
              <w:pStyle w:val="TableParagraph"/>
              <w:spacing w:before="0"/>
              <w:rPr>
                <w:rFonts w:ascii="Arial"/>
                <w:b/>
                <w:i/>
                <w:sz w:val="18"/>
              </w:rPr>
            </w:pPr>
          </w:p>
          <w:p w14:paraId="346DF5F9" w14:textId="77777777" w:rsidR="00257CFD" w:rsidRDefault="00257CFD" w:rsidP="008D1AB8">
            <w:pPr>
              <w:pStyle w:val="TableParagraph"/>
              <w:spacing w:before="6"/>
              <w:rPr>
                <w:rFonts w:ascii="Arial"/>
                <w:b/>
                <w:i/>
                <w:sz w:val="14"/>
              </w:rPr>
            </w:pPr>
          </w:p>
          <w:p w14:paraId="79822320" w14:textId="77777777" w:rsidR="00257CFD" w:rsidRDefault="00257CFD" w:rsidP="008D1AB8">
            <w:pPr>
              <w:pStyle w:val="TableParagraph"/>
              <w:spacing w:before="0"/>
              <w:rPr>
                <w:rFonts w:ascii="Arial"/>
                <w:b/>
                <w:sz w:val="16"/>
              </w:rPr>
            </w:pPr>
            <w:r>
              <w:rPr>
                <w:rFonts w:ascii="Arial"/>
                <w:b/>
                <w:sz w:val="16"/>
              </w:rPr>
              <w:t>Application Context Type</w:t>
            </w:r>
          </w:p>
        </w:tc>
        <w:tc>
          <w:tcPr>
            <w:tcW w:w="765" w:type="dxa"/>
            <w:tcBorders>
              <w:top w:val="single" w:sz="18" w:space="0" w:color="000000"/>
              <w:bottom w:val="single" w:sz="4" w:space="0" w:color="000000"/>
            </w:tcBorders>
          </w:tcPr>
          <w:p w14:paraId="108A8262" w14:textId="77777777" w:rsidR="00257CFD" w:rsidRDefault="00257CFD" w:rsidP="008D1AB8">
            <w:pPr>
              <w:pStyle w:val="TableParagraph"/>
              <w:spacing w:before="1"/>
              <w:rPr>
                <w:rFonts w:ascii="Arial"/>
                <w:b/>
                <w:i/>
                <w:sz w:val="17"/>
              </w:rPr>
            </w:pPr>
          </w:p>
          <w:p w14:paraId="2CB8918A" w14:textId="77777777" w:rsidR="00257CFD" w:rsidRDefault="00257CFD" w:rsidP="008D1AB8">
            <w:pPr>
              <w:pStyle w:val="TableParagraph"/>
              <w:spacing w:before="0" w:line="235" w:lineRule="auto"/>
              <w:ind w:left="144" w:right="58"/>
              <w:rPr>
                <w:rFonts w:ascii="Arial"/>
                <w:b/>
                <w:sz w:val="16"/>
              </w:rPr>
            </w:pPr>
            <w:r>
              <w:rPr>
                <w:rFonts w:ascii="Arial"/>
                <w:b/>
                <w:sz w:val="16"/>
              </w:rPr>
              <w:t>Stored in UGA</w:t>
            </w:r>
          </w:p>
        </w:tc>
        <w:tc>
          <w:tcPr>
            <w:tcW w:w="692" w:type="dxa"/>
            <w:tcBorders>
              <w:top w:val="single" w:sz="18" w:space="0" w:color="000000"/>
              <w:bottom w:val="single" w:sz="4" w:space="0" w:color="000000"/>
            </w:tcBorders>
          </w:tcPr>
          <w:p w14:paraId="3FB42DDB" w14:textId="77777777" w:rsidR="00257CFD" w:rsidRDefault="00257CFD" w:rsidP="008D1AB8">
            <w:pPr>
              <w:pStyle w:val="TableParagraph"/>
              <w:spacing w:before="1"/>
              <w:rPr>
                <w:rFonts w:ascii="Arial"/>
                <w:b/>
                <w:i/>
                <w:sz w:val="17"/>
              </w:rPr>
            </w:pPr>
          </w:p>
          <w:p w14:paraId="7E4FF269" w14:textId="77777777" w:rsidR="00257CFD" w:rsidRDefault="00257CFD" w:rsidP="008D1AB8">
            <w:pPr>
              <w:pStyle w:val="TableParagraph"/>
              <w:spacing w:before="0" w:line="235" w:lineRule="auto"/>
              <w:ind w:left="75" w:right="63"/>
              <w:rPr>
                <w:rFonts w:ascii="Arial"/>
                <w:b/>
                <w:sz w:val="16"/>
              </w:rPr>
            </w:pPr>
            <w:r>
              <w:rPr>
                <w:rFonts w:ascii="Arial"/>
                <w:b/>
                <w:sz w:val="16"/>
              </w:rPr>
              <w:t>Stored in SGA</w:t>
            </w:r>
          </w:p>
        </w:tc>
        <w:tc>
          <w:tcPr>
            <w:tcW w:w="1756" w:type="dxa"/>
            <w:tcBorders>
              <w:top w:val="single" w:sz="18" w:space="0" w:color="000000"/>
              <w:bottom w:val="single" w:sz="4" w:space="0" w:color="000000"/>
            </w:tcBorders>
          </w:tcPr>
          <w:p w14:paraId="5C13ADC3" w14:textId="77777777" w:rsidR="00257CFD" w:rsidRDefault="00257CFD" w:rsidP="008D1AB8">
            <w:pPr>
              <w:pStyle w:val="TableParagraph"/>
              <w:spacing w:before="1"/>
              <w:rPr>
                <w:rFonts w:ascii="Arial"/>
                <w:b/>
                <w:i/>
                <w:sz w:val="17"/>
              </w:rPr>
            </w:pPr>
          </w:p>
          <w:p w14:paraId="79FE0959" w14:textId="77777777" w:rsidR="00257CFD" w:rsidRDefault="00257CFD" w:rsidP="008D1AB8">
            <w:pPr>
              <w:pStyle w:val="TableParagraph"/>
              <w:spacing w:before="0" w:line="235" w:lineRule="auto"/>
              <w:ind w:left="78" w:right="83"/>
              <w:rPr>
                <w:rFonts w:ascii="Arial"/>
                <w:b/>
                <w:sz w:val="16"/>
              </w:rPr>
            </w:pPr>
            <w:r>
              <w:rPr>
                <w:rFonts w:ascii="Arial"/>
                <w:b/>
                <w:sz w:val="16"/>
              </w:rPr>
              <w:t>Supports Connected User Database Links</w:t>
            </w:r>
          </w:p>
        </w:tc>
        <w:tc>
          <w:tcPr>
            <w:tcW w:w="1905" w:type="dxa"/>
            <w:tcBorders>
              <w:top w:val="single" w:sz="18" w:space="0" w:color="000000"/>
              <w:bottom w:val="single" w:sz="4" w:space="0" w:color="000000"/>
            </w:tcBorders>
          </w:tcPr>
          <w:p w14:paraId="21B990AC" w14:textId="77777777" w:rsidR="00257CFD" w:rsidRDefault="00257CFD" w:rsidP="008D1AB8">
            <w:pPr>
              <w:pStyle w:val="TableParagraph"/>
              <w:spacing w:before="17" w:line="235" w:lineRule="auto"/>
              <w:ind w:left="94" w:right="181"/>
              <w:rPr>
                <w:rFonts w:ascii="Arial"/>
                <w:b/>
                <w:sz w:val="16"/>
              </w:rPr>
            </w:pPr>
            <w:r>
              <w:rPr>
                <w:rFonts w:ascii="Arial"/>
                <w:b/>
                <w:sz w:val="16"/>
              </w:rPr>
              <w:t>Supports Centralized Storage of Users' Application Context</w:t>
            </w:r>
          </w:p>
        </w:tc>
        <w:tc>
          <w:tcPr>
            <w:tcW w:w="2093" w:type="dxa"/>
            <w:tcBorders>
              <w:top w:val="single" w:sz="18" w:space="0" w:color="000000"/>
              <w:bottom w:val="single" w:sz="4" w:space="0" w:color="000000"/>
            </w:tcBorders>
          </w:tcPr>
          <w:p w14:paraId="66EFDB57" w14:textId="77777777" w:rsidR="00257CFD" w:rsidRDefault="00257CFD" w:rsidP="008D1AB8">
            <w:pPr>
              <w:pStyle w:val="TableParagraph"/>
              <w:spacing w:before="1"/>
              <w:rPr>
                <w:rFonts w:ascii="Arial"/>
                <w:b/>
                <w:i/>
                <w:sz w:val="17"/>
              </w:rPr>
            </w:pPr>
          </w:p>
          <w:p w14:paraId="1ABE960A" w14:textId="77777777" w:rsidR="00257CFD" w:rsidRDefault="00257CFD" w:rsidP="008D1AB8">
            <w:pPr>
              <w:pStyle w:val="TableParagraph"/>
              <w:spacing w:before="0" w:line="235" w:lineRule="auto"/>
              <w:ind w:left="188" w:right="213"/>
              <w:rPr>
                <w:rFonts w:ascii="Arial"/>
                <w:b/>
                <w:sz w:val="16"/>
              </w:rPr>
            </w:pPr>
            <w:r>
              <w:rPr>
                <w:rFonts w:ascii="Arial"/>
                <w:b/>
                <w:sz w:val="16"/>
              </w:rPr>
              <w:t>Supports Sessionless Multitier Applications</w:t>
            </w:r>
          </w:p>
        </w:tc>
      </w:tr>
      <w:tr w:rsidR="00257CFD" w14:paraId="42F9F07E" w14:textId="77777777" w:rsidTr="008D1AB8">
        <w:trPr>
          <w:trHeight w:val="652"/>
        </w:trPr>
        <w:tc>
          <w:tcPr>
            <w:tcW w:w="2060" w:type="dxa"/>
            <w:tcBorders>
              <w:top w:val="single" w:sz="4" w:space="0" w:color="000000"/>
              <w:bottom w:val="single" w:sz="2" w:space="0" w:color="000000"/>
            </w:tcBorders>
          </w:tcPr>
          <w:p w14:paraId="298F0C73" w14:textId="77777777" w:rsidR="00257CFD" w:rsidRDefault="00257CFD" w:rsidP="008D1AB8">
            <w:pPr>
              <w:pStyle w:val="TableParagraph"/>
              <w:spacing w:before="42" w:line="218" w:lineRule="auto"/>
              <w:ind w:right="379"/>
              <w:rPr>
                <w:sz w:val="16"/>
              </w:rPr>
            </w:pPr>
            <w:r>
              <w:rPr>
                <w:sz w:val="16"/>
              </w:rPr>
              <w:t>Database session-based application context initialized locally</w:t>
            </w:r>
          </w:p>
        </w:tc>
        <w:tc>
          <w:tcPr>
            <w:tcW w:w="765" w:type="dxa"/>
            <w:tcBorders>
              <w:top w:val="single" w:sz="4" w:space="0" w:color="000000"/>
              <w:bottom w:val="single" w:sz="2" w:space="0" w:color="000000"/>
            </w:tcBorders>
          </w:tcPr>
          <w:p w14:paraId="6FDD5823" w14:textId="77777777" w:rsidR="00257CFD" w:rsidRDefault="00257CFD" w:rsidP="008D1AB8">
            <w:pPr>
              <w:pStyle w:val="TableParagraph"/>
              <w:spacing w:before="28"/>
              <w:ind w:left="144"/>
              <w:rPr>
                <w:sz w:val="16"/>
              </w:rPr>
            </w:pPr>
            <w:r>
              <w:rPr>
                <w:sz w:val="16"/>
              </w:rPr>
              <w:t>Yes</w:t>
            </w:r>
          </w:p>
        </w:tc>
        <w:tc>
          <w:tcPr>
            <w:tcW w:w="692" w:type="dxa"/>
            <w:tcBorders>
              <w:top w:val="single" w:sz="4" w:space="0" w:color="000000"/>
              <w:bottom w:val="single" w:sz="2" w:space="0" w:color="000000"/>
            </w:tcBorders>
          </w:tcPr>
          <w:p w14:paraId="198B380B" w14:textId="77777777" w:rsidR="00257CFD" w:rsidRDefault="00257CFD" w:rsidP="008D1AB8">
            <w:pPr>
              <w:pStyle w:val="TableParagraph"/>
              <w:spacing w:before="28"/>
              <w:ind w:left="75"/>
              <w:rPr>
                <w:sz w:val="16"/>
              </w:rPr>
            </w:pPr>
            <w:r>
              <w:rPr>
                <w:sz w:val="16"/>
              </w:rPr>
              <w:t>No</w:t>
            </w:r>
          </w:p>
        </w:tc>
        <w:tc>
          <w:tcPr>
            <w:tcW w:w="1756" w:type="dxa"/>
            <w:tcBorders>
              <w:top w:val="single" w:sz="4" w:space="0" w:color="000000"/>
              <w:bottom w:val="single" w:sz="2" w:space="0" w:color="000000"/>
            </w:tcBorders>
          </w:tcPr>
          <w:p w14:paraId="0CF1C542" w14:textId="77777777" w:rsidR="00257CFD" w:rsidRDefault="00257CFD" w:rsidP="008D1AB8">
            <w:pPr>
              <w:pStyle w:val="TableParagraph"/>
              <w:spacing w:before="28"/>
              <w:ind w:left="78"/>
              <w:rPr>
                <w:sz w:val="16"/>
              </w:rPr>
            </w:pPr>
            <w:r>
              <w:rPr>
                <w:sz w:val="16"/>
              </w:rPr>
              <w:t>No</w:t>
            </w:r>
          </w:p>
        </w:tc>
        <w:tc>
          <w:tcPr>
            <w:tcW w:w="1905" w:type="dxa"/>
            <w:tcBorders>
              <w:top w:val="single" w:sz="4" w:space="0" w:color="000000"/>
              <w:bottom w:val="single" w:sz="2" w:space="0" w:color="000000"/>
            </w:tcBorders>
          </w:tcPr>
          <w:p w14:paraId="32291E7D" w14:textId="77777777" w:rsidR="00257CFD" w:rsidRDefault="00257CFD" w:rsidP="008D1AB8">
            <w:pPr>
              <w:pStyle w:val="TableParagraph"/>
              <w:spacing w:before="28"/>
              <w:ind w:left="94"/>
              <w:rPr>
                <w:sz w:val="16"/>
              </w:rPr>
            </w:pPr>
            <w:r>
              <w:rPr>
                <w:sz w:val="16"/>
              </w:rPr>
              <w:t>No</w:t>
            </w:r>
          </w:p>
        </w:tc>
        <w:tc>
          <w:tcPr>
            <w:tcW w:w="2093" w:type="dxa"/>
            <w:tcBorders>
              <w:top w:val="single" w:sz="4" w:space="0" w:color="000000"/>
              <w:bottom w:val="single" w:sz="2" w:space="0" w:color="000000"/>
            </w:tcBorders>
          </w:tcPr>
          <w:p w14:paraId="6E836D03" w14:textId="77777777" w:rsidR="00257CFD" w:rsidRDefault="00257CFD" w:rsidP="008D1AB8">
            <w:pPr>
              <w:pStyle w:val="TableParagraph"/>
              <w:spacing w:before="28"/>
              <w:ind w:left="188"/>
              <w:rPr>
                <w:sz w:val="16"/>
              </w:rPr>
            </w:pPr>
            <w:r>
              <w:rPr>
                <w:sz w:val="16"/>
              </w:rPr>
              <w:t>No</w:t>
            </w:r>
          </w:p>
        </w:tc>
      </w:tr>
      <w:tr w:rsidR="00257CFD" w14:paraId="6306BA3C" w14:textId="77777777" w:rsidTr="008D1AB8">
        <w:trPr>
          <w:trHeight w:val="656"/>
        </w:trPr>
        <w:tc>
          <w:tcPr>
            <w:tcW w:w="2060" w:type="dxa"/>
            <w:tcBorders>
              <w:top w:val="single" w:sz="2" w:space="0" w:color="000000"/>
              <w:bottom w:val="single" w:sz="2" w:space="0" w:color="000000"/>
            </w:tcBorders>
          </w:tcPr>
          <w:p w14:paraId="098BFAE7" w14:textId="77777777" w:rsidR="00257CFD" w:rsidRDefault="00257CFD" w:rsidP="008D1AB8">
            <w:pPr>
              <w:pStyle w:val="TableParagraph"/>
              <w:spacing w:before="45" w:line="218" w:lineRule="auto"/>
              <w:ind w:right="379"/>
              <w:rPr>
                <w:sz w:val="16"/>
              </w:rPr>
            </w:pPr>
            <w:r>
              <w:rPr>
                <w:sz w:val="16"/>
              </w:rPr>
              <w:t>Database session-based application context initialized externally</w:t>
            </w:r>
          </w:p>
        </w:tc>
        <w:tc>
          <w:tcPr>
            <w:tcW w:w="765" w:type="dxa"/>
            <w:tcBorders>
              <w:top w:val="single" w:sz="2" w:space="0" w:color="000000"/>
              <w:bottom w:val="single" w:sz="2" w:space="0" w:color="000000"/>
            </w:tcBorders>
          </w:tcPr>
          <w:p w14:paraId="5A251D53" w14:textId="77777777" w:rsidR="00257CFD" w:rsidRDefault="00257CFD" w:rsidP="008D1AB8">
            <w:pPr>
              <w:pStyle w:val="TableParagraph"/>
              <w:spacing w:before="31"/>
              <w:ind w:left="144"/>
              <w:rPr>
                <w:sz w:val="16"/>
              </w:rPr>
            </w:pPr>
            <w:r>
              <w:rPr>
                <w:sz w:val="16"/>
              </w:rPr>
              <w:t>Yes</w:t>
            </w:r>
          </w:p>
        </w:tc>
        <w:tc>
          <w:tcPr>
            <w:tcW w:w="692" w:type="dxa"/>
            <w:tcBorders>
              <w:top w:val="single" w:sz="2" w:space="0" w:color="000000"/>
              <w:bottom w:val="single" w:sz="2" w:space="0" w:color="000000"/>
            </w:tcBorders>
          </w:tcPr>
          <w:p w14:paraId="5CE2D5D6" w14:textId="77777777" w:rsidR="00257CFD" w:rsidRDefault="00257CFD" w:rsidP="008D1AB8">
            <w:pPr>
              <w:pStyle w:val="TableParagraph"/>
              <w:spacing w:before="31"/>
              <w:ind w:left="75"/>
              <w:rPr>
                <w:sz w:val="16"/>
              </w:rPr>
            </w:pPr>
            <w:r>
              <w:rPr>
                <w:sz w:val="16"/>
              </w:rPr>
              <w:t>No</w:t>
            </w:r>
          </w:p>
        </w:tc>
        <w:tc>
          <w:tcPr>
            <w:tcW w:w="1756" w:type="dxa"/>
            <w:tcBorders>
              <w:top w:val="single" w:sz="2" w:space="0" w:color="000000"/>
              <w:bottom w:val="single" w:sz="2" w:space="0" w:color="000000"/>
            </w:tcBorders>
          </w:tcPr>
          <w:p w14:paraId="05326709" w14:textId="77777777" w:rsidR="00257CFD" w:rsidRDefault="00257CFD" w:rsidP="008D1AB8">
            <w:pPr>
              <w:pStyle w:val="TableParagraph"/>
              <w:spacing w:before="31"/>
              <w:ind w:left="78"/>
              <w:rPr>
                <w:sz w:val="16"/>
              </w:rPr>
            </w:pPr>
            <w:r>
              <w:rPr>
                <w:sz w:val="16"/>
              </w:rPr>
              <w:t>Yes</w:t>
            </w:r>
          </w:p>
        </w:tc>
        <w:tc>
          <w:tcPr>
            <w:tcW w:w="1905" w:type="dxa"/>
            <w:tcBorders>
              <w:top w:val="single" w:sz="2" w:space="0" w:color="000000"/>
              <w:bottom w:val="single" w:sz="2" w:space="0" w:color="000000"/>
            </w:tcBorders>
          </w:tcPr>
          <w:p w14:paraId="79A77425" w14:textId="77777777" w:rsidR="00257CFD" w:rsidRDefault="00257CFD" w:rsidP="008D1AB8">
            <w:pPr>
              <w:pStyle w:val="TableParagraph"/>
              <w:spacing w:before="31"/>
              <w:ind w:left="94"/>
              <w:rPr>
                <w:sz w:val="16"/>
              </w:rPr>
            </w:pPr>
            <w:r>
              <w:rPr>
                <w:sz w:val="16"/>
              </w:rPr>
              <w:t>No</w:t>
            </w:r>
          </w:p>
        </w:tc>
        <w:tc>
          <w:tcPr>
            <w:tcW w:w="2093" w:type="dxa"/>
            <w:tcBorders>
              <w:top w:val="single" w:sz="2" w:space="0" w:color="000000"/>
              <w:bottom w:val="single" w:sz="2" w:space="0" w:color="000000"/>
            </w:tcBorders>
          </w:tcPr>
          <w:p w14:paraId="281FB245" w14:textId="77777777" w:rsidR="00257CFD" w:rsidRDefault="00257CFD" w:rsidP="008D1AB8">
            <w:pPr>
              <w:pStyle w:val="TableParagraph"/>
              <w:spacing w:before="31"/>
              <w:ind w:left="188"/>
              <w:rPr>
                <w:sz w:val="16"/>
              </w:rPr>
            </w:pPr>
            <w:r>
              <w:rPr>
                <w:sz w:val="16"/>
              </w:rPr>
              <w:t>No</w:t>
            </w:r>
          </w:p>
        </w:tc>
      </w:tr>
      <w:tr w:rsidR="00257CFD" w14:paraId="5C5B4EF7" w14:textId="77777777" w:rsidTr="008D1AB8">
        <w:trPr>
          <w:trHeight w:val="655"/>
        </w:trPr>
        <w:tc>
          <w:tcPr>
            <w:tcW w:w="2060" w:type="dxa"/>
            <w:tcBorders>
              <w:top w:val="single" w:sz="2" w:space="0" w:color="000000"/>
              <w:bottom w:val="single" w:sz="2" w:space="0" w:color="000000"/>
            </w:tcBorders>
          </w:tcPr>
          <w:p w14:paraId="14238058" w14:textId="77777777" w:rsidR="00257CFD" w:rsidRDefault="00257CFD" w:rsidP="008D1AB8">
            <w:pPr>
              <w:pStyle w:val="TableParagraph"/>
              <w:spacing w:before="43" w:line="218" w:lineRule="auto"/>
              <w:ind w:right="379"/>
              <w:rPr>
                <w:sz w:val="16"/>
              </w:rPr>
            </w:pPr>
            <w:r>
              <w:rPr>
                <w:sz w:val="16"/>
              </w:rPr>
              <w:t>Database session-based application context initialized globally</w:t>
            </w:r>
          </w:p>
        </w:tc>
        <w:tc>
          <w:tcPr>
            <w:tcW w:w="765" w:type="dxa"/>
            <w:tcBorders>
              <w:top w:val="single" w:sz="2" w:space="0" w:color="000000"/>
              <w:bottom w:val="single" w:sz="2" w:space="0" w:color="000000"/>
            </w:tcBorders>
          </w:tcPr>
          <w:p w14:paraId="30FF5CB4"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2" w:space="0" w:color="000000"/>
            </w:tcBorders>
          </w:tcPr>
          <w:p w14:paraId="4F9429B9"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2" w:space="0" w:color="000000"/>
            </w:tcBorders>
          </w:tcPr>
          <w:p w14:paraId="0211913A"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6FD0A93" w14:textId="77777777" w:rsidR="00257CFD" w:rsidRDefault="00257CFD" w:rsidP="008D1AB8">
            <w:pPr>
              <w:pStyle w:val="TableParagraph"/>
              <w:spacing w:before="30"/>
              <w:ind w:left="94"/>
              <w:rPr>
                <w:sz w:val="16"/>
              </w:rPr>
            </w:pPr>
            <w:r>
              <w:rPr>
                <w:sz w:val="16"/>
              </w:rPr>
              <w:t>Yes</w:t>
            </w:r>
          </w:p>
        </w:tc>
        <w:tc>
          <w:tcPr>
            <w:tcW w:w="2093" w:type="dxa"/>
            <w:tcBorders>
              <w:top w:val="single" w:sz="2" w:space="0" w:color="000000"/>
              <w:bottom w:val="single" w:sz="2" w:space="0" w:color="000000"/>
            </w:tcBorders>
          </w:tcPr>
          <w:p w14:paraId="648BA58F" w14:textId="77777777" w:rsidR="00257CFD" w:rsidRDefault="00257CFD" w:rsidP="008D1AB8">
            <w:pPr>
              <w:pStyle w:val="TableParagraph"/>
              <w:spacing w:before="30"/>
              <w:ind w:left="188"/>
              <w:rPr>
                <w:sz w:val="16"/>
              </w:rPr>
            </w:pPr>
            <w:r>
              <w:rPr>
                <w:sz w:val="16"/>
              </w:rPr>
              <w:t>No</w:t>
            </w:r>
          </w:p>
        </w:tc>
      </w:tr>
      <w:tr w:rsidR="00257CFD" w14:paraId="0B588742" w14:textId="77777777" w:rsidTr="008D1AB8">
        <w:trPr>
          <w:trHeight w:val="295"/>
        </w:trPr>
        <w:tc>
          <w:tcPr>
            <w:tcW w:w="2060" w:type="dxa"/>
            <w:tcBorders>
              <w:top w:val="single" w:sz="2" w:space="0" w:color="000000"/>
              <w:bottom w:val="single" w:sz="2" w:space="0" w:color="000000"/>
            </w:tcBorders>
          </w:tcPr>
          <w:p w14:paraId="35F148C6" w14:textId="77777777" w:rsidR="00257CFD" w:rsidRDefault="00257CFD" w:rsidP="008D1AB8">
            <w:pPr>
              <w:pStyle w:val="TableParagraph"/>
              <w:spacing w:before="30"/>
              <w:rPr>
                <w:sz w:val="16"/>
              </w:rPr>
            </w:pPr>
            <w:r>
              <w:rPr>
                <w:sz w:val="16"/>
              </w:rPr>
              <w:t>Global application context</w:t>
            </w:r>
          </w:p>
        </w:tc>
        <w:tc>
          <w:tcPr>
            <w:tcW w:w="765" w:type="dxa"/>
            <w:tcBorders>
              <w:top w:val="single" w:sz="2" w:space="0" w:color="000000"/>
              <w:bottom w:val="single" w:sz="2" w:space="0" w:color="000000"/>
            </w:tcBorders>
          </w:tcPr>
          <w:p w14:paraId="0481B51E" w14:textId="77777777" w:rsidR="00257CFD" w:rsidRDefault="00257CFD" w:rsidP="008D1AB8">
            <w:pPr>
              <w:pStyle w:val="TableParagraph"/>
              <w:spacing w:before="30"/>
              <w:ind w:left="144"/>
              <w:rPr>
                <w:sz w:val="16"/>
              </w:rPr>
            </w:pPr>
            <w:r>
              <w:rPr>
                <w:sz w:val="16"/>
              </w:rPr>
              <w:t>No</w:t>
            </w:r>
          </w:p>
        </w:tc>
        <w:tc>
          <w:tcPr>
            <w:tcW w:w="692" w:type="dxa"/>
            <w:tcBorders>
              <w:top w:val="single" w:sz="2" w:space="0" w:color="000000"/>
              <w:bottom w:val="single" w:sz="2" w:space="0" w:color="000000"/>
            </w:tcBorders>
          </w:tcPr>
          <w:p w14:paraId="7F0DE390" w14:textId="77777777" w:rsidR="00257CFD" w:rsidRDefault="00257CFD" w:rsidP="008D1AB8">
            <w:pPr>
              <w:pStyle w:val="TableParagraph"/>
              <w:spacing w:before="30"/>
              <w:ind w:left="75"/>
              <w:rPr>
                <w:sz w:val="16"/>
              </w:rPr>
            </w:pPr>
            <w:r>
              <w:rPr>
                <w:sz w:val="16"/>
              </w:rPr>
              <w:t>Yes</w:t>
            </w:r>
          </w:p>
        </w:tc>
        <w:tc>
          <w:tcPr>
            <w:tcW w:w="1756" w:type="dxa"/>
            <w:tcBorders>
              <w:top w:val="single" w:sz="2" w:space="0" w:color="000000"/>
              <w:bottom w:val="single" w:sz="2" w:space="0" w:color="000000"/>
            </w:tcBorders>
          </w:tcPr>
          <w:p w14:paraId="52DFF6D5"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50D3C64"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2" w:space="0" w:color="000000"/>
            </w:tcBorders>
          </w:tcPr>
          <w:p w14:paraId="17D2C191" w14:textId="77777777" w:rsidR="00257CFD" w:rsidRDefault="00257CFD" w:rsidP="008D1AB8">
            <w:pPr>
              <w:pStyle w:val="TableParagraph"/>
              <w:spacing w:before="30"/>
              <w:ind w:left="188"/>
              <w:rPr>
                <w:sz w:val="16"/>
              </w:rPr>
            </w:pPr>
            <w:r>
              <w:rPr>
                <w:sz w:val="16"/>
              </w:rPr>
              <w:t>Yes</w:t>
            </w:r>
          </w:p>
        </w:tc>
      </w:tr>
      <w:tr w:rsidR="00257CFD" w14:paraId="2E75809B" w14:textId="77777777" w:rsidTr="008D1AB8">
        <w:trPr>
          <w:trHeight w:val="472"/>
        </w:trPr>
        <w:tc>
          <w:tcPr>
            <w:tcW w:w="2060" w:type="dxa"/>
            <w:tcBorders>
              <w:top w:val="single" w:sz="2" w:space="0" w:color="000000"/>
              <w:bottom w:val="single" w:sz="4" w:space="0" w:color="000000"/>
            </w:tcBorders>
          </w:tcPr>
          <w:p w14:paraId="5E49AF90" w14:textId="77777777" w:rsidR="00257CFD" w:rsidRDefault="00257CFD" w:rsidP="008D1AB8">
            <w:pPr>
              <w:pStyle w:val="TableParagraph"/>
              <w:spacing w:before="43" w:line="218" w:lineRule="auto"/>
              <w:ind w:right="600"/>
              <w:rPr>
                <w:sz w:val="16"/>
              </w:rPr>
            </w:pPr>
            <w:r>
              <w:rPr>
                <w:sz w:val="16"/>
              </w:rPr>
              <w:t>Client session-based application context</w:t>
            </w:r>
          </w:p>
        </w:tc>
        <w:tc>
          <w:tcPr>
            <w:tcW w:w="765" w:type="dxa"/>
            <w:tcBorders>
              <w:top w:val="single" w:sz="2" w:space="0" w:color="000000"/>
              <w:bottom w:val="single" w:sz="4" w:space="0" w:color="000000"/>
            </w:tcBorders>
          </w:tcPr>
          <w:p w14:paraId="4BE1172E"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4" w:space="0" w:color="000000"/>
            </w:tcBorders>
          </w:tcPr>
          <w:p w14:paraId="154320D2"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4" w:space="0" w:color="000000"/>
            </w:tcBorders>
          </w:tcPr>
          <w:p w14:paraId="4B4EDB59" w14:textId="77777777" w:rsidR="00257CFD" w:rsidRDefault="00257CFD" w:rsidP="008D1AB8">
            <w:pPr>
              <w:pStyle w:val="TableParagraph"/>
              <w:spacing w:before="30"/>
              <w:ind w:left="78"/>
              <w:rPr>
                <w:sz w:val="16"/>
              </w:rPr>
            </w:pPr>
            <w:r>
              <w:rPr>
                <w:sz w:val="16"/>
              </w:rPr>
              <w:t>Yes</w:t>
            </w:r>
          </w:p>
        </w:tc>
        <w:tc>
          <w:tcPr>
            <w:tcW w:w="1905" w:type="dxa"/>
            <w:tcBorders>
              <w:top w:val="single" w:sz="2" w:space="0" w:color="000000"/>
              <w:bottom w:val="single" w:sz="4" w:space="0" w:color="000000"/>
            </w:tcBorders>
          </w:tcPr>
          <w:p w14:paraId="2B41D4FA"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4" w:space="0" w:color="000000"/>
            </w:tcBorders>
          </w:tcPr>
          <w:p w14:paraId="17944706" w14:textId="77777777" w:rsidR="00257CFD" w:rsidRDefault="00257CFD" w:rsidP="008D1AB8">
            <w:pPr>
              <w:pStyle w:val="TableParagraph"/>
              <w:spacing w:before="30"/>
              <w:ind w:left="188"/>
              <w:rPr>
                <w:sz w:val="16"/>
              </w:rPr>
            </w:pPr>
            <w:r>
              <w:rPr>
                <w:sz w:val="16"/>
              </w:rPr>
              <w:t>Yes</w:t>
            </w:r>
          </w:p>
        </w:tc>
      </w:tr>
    </w:tbl>
    <w:p w14:paraId="6CD38276" w14:textId="77777777" w:rsidR="00257CFD" w:rsidRDefault="00257CFD" w:rsidP="00257CFD">
      <w:pPr>
        <w:pStyle w:val="BodyText"/>
        <w:spacing w:before="8"/>
        <w:rPr>
          <w:rFonts w:ascii="Arial"/>
          <w:b/>
          <w:i/>
          <w:sz w:val="21"/>
        </w:rPr>
      </w:pPr>
    </w:p>
    <w:p w14:paraId="0940E600" w14:textId="77777777" w:rsidR="00257CFD" w:rsidRPr="00B742BB" w:rsidRDefault="00257CFD" w:rsidP="00257CFD">
      <w:pPr>
        <w:pStyle w:val="Heading3"/>
        <w:ind w:left="100"/>
        <w:rPr>
          <w:lang w:val="fr-FR"/>
        </w:rPr>
      </w:pPr>
      <w:bookmarkStart w:id="900" w:name="_bookmark1147"/>
      <w:bookmarkEnd w:id="900"/>
      <w:r w:rsidRPr="00B742BB">
        <w:rPr>
          <w:lang w:val="fr-FR"/>
        </w:rPr>
        <w:t>S</w:t>
      </w:r>
      <w:r>
        <w:rPr>
          <w:lang w:val="fr-FR"/>
        </w:rPr>
        <w:t>ử</w:t>
      </w:r>
      <w:r w:rsidRPr="00B742BB">
        <w:rPr>
          <w:lang w:val="fr-FR"/>
        </w:rPr>
        <w:t xml:space="preserve"> dụng Application Contexts dựa trên Datab</w:t>
      </w:r>
      <w:bookmarkStart w:id="901" w:name="_bookmark1148"/>
      <w:bookmarkEnd w:id="901"/>
      <w:r w:rsidRPr="00B742BB">
        <w:rPr>
          <w:lang w:val="fr-FR"/>
        </w:rPr>
        <w:t>ase Session</w:t>
      </w:r>
    </w:p>
    <w:p w14:paraId="19C44EAA" w14:textId="77777777" w:rsidR="00257CFD" w:rsidRDefault="00257CFD" w:rsidP="00257CFD">
      <w:pPr>
        <w:pStyle w:val="BodyText"/>
        <w:spacing w:before="81"/>
        <w:ind w:left="1710"/>
      </w:pPr>
      <w:r>
        <w:t>This section contains:</w:t>
      </w:r>
    </w:p>
    <w:p w14:paraId="1B0AA03C" w14:textId="77777777" w:rsidR="00257CFD" w:rsidRPr="00B742BB" w:rsidRDefault="008D1AB8" w:rsidP="00280038">
      <w:pPr>
        <w:pStyle w:val="ListParagraph"/>
        <w:numPr>
          <w:ilvl w:val="1"/>
          <w:numId w:val="189"/>
        </w:numPr>
        <w:tabs>
          <w:tab w:val="left" w:pos="2020"/>
        </w:tabs>
        <w:ind w:hanging="359"/>
        <w:rPr>
          <w:sz w:val="20"/>
          <w:lang w:val="fr-FR"/>
        </w:rPr>
      </w:pPr>
      <w:hyperlink w:anchor="_bookmark1149" w:history="1">
        <w:r w:rsidR="00257CFD" w:rsidRPr="00B742BB">
          <w:rPr>
            <w:color w:val="0000CC"/>
            <w:sz w:val="20"/>
            <w:lang w:val="fr-FR"/>
          </w:rPr>
          <w:t>Gi</w:t>
        </w:r>
        <w:r w:rsidR="00257CFD" w:rsidRPr="00B742BB">
          <w:rPr>
            <w:rFonts w:ascii="Calibri" w:hAnsi="Calibri"/>
            <w:color w:val="0000CC"/>
            <w:sz w:val="20"/>
            <w:lang w:val="fr-FR"/>
          </w:rPr>
          <w:t>ới thiệu về</w:t>
        </w:r>
        <w:r w:rsidR="00257CFD" w:rsidRPr="00B742BB">
          <w:rPr>
            <w:color w:val="0000CC"/>
            <w:sz w:val="20"/>
            <w:lang w:val="fr-FR"/>
          </w:rPr>
          <w:t xml:space="preserve">  Application Contexts d</w:t>
        </w:r>
        <w:r w:rsidR="00257CFD" w:rsidRPr="00B742BB">
          <w:rPr>
            <w:rFonts w:ascii="Calibri" w:hAnsi="Calibri"/>
            <w:color w:val="0000CC"/>
            <w:sz w:val="20"/>
            <w:lang w:val="fr-FR"/>
          </w:rPr>
          <w:t xml:space="preserve">ựa trên </w:t>
        </w:r>
        <w:r w:rsidR="00257CFD" w:rsidRPr="00B742BB">
          <w:rPr>
            <w:color w:val="0000CC"/>
            <w:sz w:val="20"/>
            <w:lang w:val="fr-FR"/>
          </w:rPr>
          <w:t xml:space="preserve">Database Session </w:t>
        </w:r>
      </w:hyperlink>
    </w:p>
    <w:p w14:paraId="01B1D46C" w14:textId="77777777" w:rsidR="00257CFD" w:rsidRPr="00B742BB" w:rsidRDefault="008D1AB8" w:rsidP="00280038">
      <w:pPr>
        <w:pStyle w:val="ListParagraph"/>
        <w:numPr>
          <w:ilvl w:val="1"/>
          <w:numId w:val="189"/>
        </w:numPr>
        <w:tabs>
          <w:tab w:val="left" w:pos="2020"/>
        </w:tabs>
        <w:spacing w:before="112"/>
        <w:ind w:hanging="359"/>
        <w:rPr>
          <w:sz w:val="20"/>
          <w:lang w:val="fr-FR"/>
        </w:rPr>
      </w:pPr>
      <w:hyperlink w:anchor="_bookmark1155" w:history="1">
        <w:r w:rsidR="00257CFD" w:rsidRPr="00B742BB">
          <w:rPr>
            <w:color w:val="0000CC"/>
            <w:sz w:val="20"/>
            <w:lang w:val="fr-FR"/>
          </w:rPr>
          <w:t>T</w:t>
        </w:r>
        <w:r w:rsidR="00257CFD" w:rsidRPr="00B742BB">
          <w:rPr>
            <w:rFonts w:ascii="Calibri" w:hAnsi="Calibri"/>
            <w:color w:val="0000CC"/>
            <w:sz w:val="20"/>
            <w:lang w:val="fr-FR"/>
          </w:rPr>
          <w:t xml:space="preserve">ạo một </w:t>
        </w:r>
        <w:r w:rsidR="00257CFD" w:rsidRPr="00B742BB">
          <w:rPr>
            <w:color w:val="0000CC"/>
            <w:sz w:val="20"/>
            <w:lang w:val="fr-FR"/>
          </w:rPr>
          <w:t xml:space="preserve">  Application Context </w:t>
        </w:r>
        <w:r w:rsidR="00257CFD">
          <w:rPr>
            <w:color w:val="0000CC"/>
            <w:sz w:val="20"/>
            <w:lang w:val="fr-FR"/>
          </w:rPr>
          <w:t>d</w:t>
        </w:r>
        <w:r w:rsidR="00257CFD" w:rsidRPr="00B742BB">
          <w:rPr>
            <w:rFonts w:ascii="Calibri" w:hAnsi="Calibri"/>
            <w:color w:val="0000CC"/>
            <w:sz w:val="20"/>
            <w:lang w:val="fr-FR"/>
          </w:rPr>
          <w:t>ựa tr</w:t>
        </w:r>
        <w:r w:rsidR="00257CFD">
          <w:rPr>
            <w:rFonts w:ascii="Calibri" w:hAnsi="Calibri"/>
            <w:color w:val="0000CC"/>
            <w:sz w:val="20"/>
            <w:lang w:val="fr-FR"/>
          </w:rPr>
          <w:t xml:space="preserve">ên </w:t>
        </w:r>
        <w:r w:rsidR="00257CFD" w:rsidRPr="00B742BB">
          <w:rPr>
            <w:color w:val="0000CC"/>
            <w:sz w:val="20"/>
            <w:lang w:val="fr-FR"/>
          </w:rPr>
          <w:t xml:space="preserve">Database Session </w:t>
        </w:r>
      </w:hyperlink>
    </w:p>
    <w:p w14:paraId="1E2EF6AC" w14:textId="77777777" w:rsidR="00257CFD" w:rsidRDefault="008D1AB8" w:rsidP="00280038">
      <w:pPr>
        <w:pStyle w:val="ListParagraph"/>
        <w:numPr>
          <w:ilvl w:val="1"/>
          <w:numId w:val="189"/>
        </w:numPr>
        <w:tabs>
          <w:tab w:val="left" w:pos="2020"/>
        </w:tabs>
        <w:spacing w:before="117" w:line="232" w:lineRule="auto"/>
        <w:ind w:right="1445" w:hanging="359"/>
        <w:rPr>
          <w:sz w:val="20"/>
        </w:rPr>
      </w:pPr>
      <w:hyperlink w:anchor="_bookmark1162"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PL/SQL Package đ</w:t>
        </w:r>
        <w:r w:rsidR="00257CFD">
          <w:rPr>
            <w:rFonts w:ascii="Calibri" w:hAnsi="Calibri"/>
            <w:color w:val="0000CC"/>
            <w:sz w:val="20"/>
          </w:rPr>
          <w:t xml:space="preserve">ể thiết lập </w:t>
        </w:r>
        <w:r w:rsidR="00257CFD" w:rsidRPr="00B742BB">
          <w:rPr>
            <w:rFonts w:ascii="Calibri" w:hAnsi="Calibri"/>
            <w:color w:val="0000CC"/>
            <w:sz w:val="20"/>
          </w:rPr>
          <w:t>Application</w:t>
        </w:r>
        <w:r w:rsidR="00257CFD">
          <w:rPr>
            <w:rFonts w:ascii="Calibri" w:hAnsi="Calibri"/>
            <w:color w:val="0000CC"/>
            <w:sz w:val="20"/>
          </w:rPr>
          <w:t xml:space="preserve"> </w:t>
        </w:r>
        <w:r w:rsidR="00257CFD" w:rsidRPr="00B742BB">
          <w:rPr>
            <w:rFonts w:ascii="Calibri" w:hAnsi="Calibri"/>
            <w:color w:val="0000CC"/>
            <w:sz w:val="20"/>
          </w:rPr>
          <w:t>Context</w:t>
        </w:r>
        <w:r w:rsidR="00257CFD">
          <w:rPr>
            <w:rFonts w:ascii="Calibri" w:hAnsi="Calibri"/>
            <w:color w:val="0000CC"/>
            <w:sz w:val="20"/>
          </w:rPr>
          <w:t xml:space="preserve"> dựa trên </w:t>
        </w:r>
        <w:r w:rsidR="00257CFD">
          <w:rPr>
            <w:color w:val="0000CC"/>
            <w:sz w:val="20"/>
          </w:rPr>
          <w:t xml:space="preserve"> Database Session</w:t>
        </w:r>
        <w:r w:rsidR="00257CFD">
          <w:rPr>
            <w:color w:val="0000CC"/>
            <w:spacing w:val="-33"/>
            <w:sz w:val="20"/>
          </w:rPr>
          <w:t xml:space="preserve"> </w:t>
        </w:r>
      </w:hyperlink>
    </w:p>
    <w:p w14:paraId="0AB9EA40" w14:textId="77777777" w:rsidR="00257CFD" w:rsidRDefault="008D1AB8" w:rsidP="00280038">
      <w:pPr>
        <w:pStyle w:val="ListParagraph"/>
        <w:numPr>
          <w:ilvl w:val="1"/>
          <w:numId w:val="189"/>
        </w:numPr>
        <w:tabs>
          <w:tab w:val="left" w:pos="2020"/>
        </w:tabs>
        <w:spacing w:before="112"/>
        <w:ind w:hanging="359"/>
        <w:rPr>
          <w:sz w:val="20"/>
        </w:rPr>
      </w:pPr>
      <w:hyperlink w:anchor="_bookmark1193"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Logon </w:t>
        </w:r>
        <w:r w:rsidR="00257CFD">
          <w:rPr>
            <w:color w:val="0000CC"/>
            <w:spacing w:val="-3"/>
            <w:sz w:val="20"/>
          </w:rPr>
          <w:t xml:space="preserve">Trigger </w:t>
        </w:r>
        <w:r w:rsidR="00257CFD">
          <w:rPr>
            <w:color w:val="0000CC"/>
            <w:sz w:val="20"/>
          </w:rPr>
          <w:t>đ</w:t>
        </w:r>
        <w:r w:rsidR="00257CFD">
          <w:rPr>
            <w:rFonts w:ascii="Calibri" w:hAnsi="Calibri"/>
            <w:color w:val="0000CC"/>
            <w:sz w:val="20"/>
          </w:rPr>
          <w:t xml:space="preserve">ể chạy một </w:t>
        </w:r>
        <w:r w:rsidR="00257CFD">
          <w:rPr>
            <w:color w:val="0000CC"/>
            <w:sz w:val="20"/>
          </w:rPr>
          <w:t xml:space="preserve"> Database Session Application Context</w:t>
        </w:r>
        <w:r w:rsidR="00257CFD">
          <w:rPr>
            <w:color w:val="0000CC"/>
            <w:spacing w:val="-10"/>
            <w:sz w:val="20"/>
          </w:rPr>
          <w:t xml:space="preserve"> </w:t>
        </w:r>
        <w:r w:rsidR="00257CFD">
          <w:rPr>
            <w:color w:val="0000CC"/>
            <w:sz w:val="20"/>
          </w:rPr>
          <w:t>Package</w:t>
        </w:r>
      </w:hyperlink>
    </w:p>
    <w:p w14:paraId="195C417D" w14:textId="77777777" w:rsidR="00257CFD" w:rsidRPr="00B742BB" w:rsidRDefault="008D1AB8" w:rsidP="00280038">
      <w:pPr>
        <w:pStyle w:val="ListParagraph"/>
        <w:numPr>
          <w:ilvl w:val="1"/>
          <w:numId w:val="189"/>
        </w:numPr>
        <w:tabs>
          <w:tab w:val="left" w:pos="2020"/>
        </w:tabs>
        <w:spacing w:before="112"/>
        <w:ind w:hanging="359"/>
        <w:rPr>
          <w:sz w:val="20"/>
          <w:lang w:val="fr-FR"/>
        </w:rPr>
      </w:pPr>
      <w:hyperlink w:anchor="_bookmark1206" w:history="1">
        <w:r w:rsidR="00257CFD" w:rsidRPr="00B742BB">
          <w:rPr>
            <w:color w:val="0000CC"/>
            <w:spacing w:val="-3"/>
            <w:sz w:val="20"/>
            <w:lang w:val="fr-FR"/>
          </w:rPr>
          <w:t xml:space="preserve">Tutorial: </w:t>
        </w:r>
        <w:r w:rsidR="00257CFD" w:rsidRPr="00B742BB">
          <w:rPr>
            <w:color w:val="0000CC"/>
            <w:sz w:val="20"/>
            <w:lang w:val="fr-FR"/>
          </w:rPr>
          <w:t>T</w:t>
        </w:r>
        <w:r w:rsidR="00257CFD" w:rsidRPr="00B742BB">
          <w:rPr>
            <w:rFonts w:ascii="Calibri" w:hAnsi="Calibri"/>
            <w:color w:val="0000CC"/>
            <w:sz w:val="20"/>
            <w:lang w:val="fr-FR"/>
          </w:rPr>
          <w:t xml:space="preserve">ạo </w:t>
        </w:r>
        <w:r w:rsidR="00257CFD" w:rsidRPr="00B742BB">
          <w:rPr>
            <w:color w:val="0000CC"/>
            <w:sz w:val="20"/>
            <w:lang w:val="fr-FR"/>
          </w:rPr>
          <w:t xml:space="preserve"> và s</w:t>
        </w:r>
        <w:r w:rsidR="00257CFD" w:rsidRPr="00B742BB">
          <w:rPr>
            <w:rFonts w:ascii="Calibri" w:hAnsi="Calibri"/>
            <w:color w:val="0000CC"/>
            <w:sz w:val="20"/>
            <w:lang w:val="fr-FR"/>
          </w:rPr>
          <w:t>ử d</w:t>
        </w:r>
        <w:r w:rsidR="00257CFD">
          <w:rPr>
            <w:rFonts w:ascii="Calibri" w:hAnsi="Calibri"/>
            <w:color w:val="0000CC"/>
            <w:sz w:val="20"/>
            <w:lang w:val="fr-FR"/>
          </w:rPr>
          <w:t xml:space="preserve">ụng một  </w:t>
        </w:r>
        <w:r w:rsidR="00257CFD" w:rsidRPr="00B742BB">
          <w:rPr>
            <w:rFonts w:ascii="Calibri" w:hAnsi="Calibri"/>
            <w:color w:val="0000CC"/>
            <w:sz w:val="20"/>
            <w:lang w:val="fr-FR"/>
          </w:rPr>
          <w:t>Application Context</w:t>
        </w:r>
        <w:r w:rsidR="00257CFD">
          <w:rPr>
            <w:rFonts w:ascii="Calibri" w:hAnsi="Calibri"/>
            <w:color w:val="0000CC"/>
            <w:sz w:val="20"/>
            <w:lang w:val="fr-FR"/>
          </w:rPr>
          <w:t xml:space="preserve"> dựa trên </w:t>
        </w:r>
        <w:r w:rsidR="00257CFD" w:rsidRPr="00B742BB">
          <w:rPr>
            <w:color w:val="0000CC"/>
            <w:sz w:val="20"/>
            <w:lang w:val="fr-FR"/>
          </w:rPr>
          <w:t xml:space="preserve"> Database Session </w:t>
        </w:r>
      </w:hyperlink>
    </w:p>
    <w:p w14:paraId="034920A5" w14:textId="77777777" w:rsidR="00257CFD" w:rsidRDefault="008D1AB8" w:rsidP="00280038">
      <w:pPr>
        <w:pStyle w:val="ListParagraph"/>
        <w:numPr>
          <w:ilvl w:val="1"/>
          <w:numId w:val="189"/>
        </w:numPr>
        <w:tabs>
          <w:tab w:val="left" w:pos="2020"/>
        </w:tabs>
        <w:ind w:hanging="359"/>
        <w:rPr>
          <w:sz w:val="20"/>
        </w:rPr>
      </w:pPr>
      <w:hyperlink w:anchor="_bookmark1218" w:history="1">
        <w:r w:rsidR="00257CFD">
          <w:rPr>
            <w:color w:val="0000CC"/>
            <w:sz w:val="20"/>
          </w:rPr>
          <w:t>Kh</w:t>
        </w:r>
        <w:r w:rsidR="00257CFD">
          <w:rPr>
            <w:rFonts w:ascii="Calibri" w:hAnsi="Calibri"/>
            <w:color w:val="0000CC"/>
            <w:sz w:val="20"/>
          </w:rPr>
          <w:t xml:space="preserve">ởi tạo các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w:t>
        </w:r>
      </w:hyperlink>
      <w:r w:rsidR="00257CFD" w:rsidRPr="00673B33">
        <w:rPr>
          <w:color w:val="0000CC"/>
          <w:sz w:val="20"/>
        </w:rPr>
        <w:t>Externally</w:t>
      </w:r>
      <w:r w:rsidR="00257CFD">
        <w:rPr>
          <w:color w:val="0000CC"/>
          <w:sz w:val="20"/>
        </w:rPr>
        <w:t>.</w:t>
      </w:r>
    </w:p>
    <w:p w14:paraId="27761151" w14:textId="77777777" w:rsidR="00257CFD" w:rsidRDefault="008D1AB8" w:rsidP="00280038">
      <w:pPr>
        <w:pStyle w:val="ListParagraph"/>
        <w:numPr>
          <w:ilvl w:val="1"/>
          <w:numId w:val="189"/>
        </w:numPr>
        <w:tabs>
          <w:tab w:val="left" w:pos="2020"/>
        </w:tabs>
        <w:spacing w:before="112"/>
        <w:ind w:hanging="359"/>
        <w:rPr>
          <w:sz w:val="20"/>
        </w:rPr>
      </w:pPr>
      <w:hyperlink w:anchor="_bookmark1227" w:history="1">
        <w:r w:rsidR="00257CFD">
          <w:rPr>
            <w:color w:val="0000CC"/>
            <w:sz w:val="20"/>
          </w:rPr>
          <w:t>Kh</w:t>
        </w:r>
        <w:r w:rsidR="00257CFD">
          <w:rPr>
            <w:rFonts w:ascii="Calibri" w:hAnsi="Calibri"/>
            <w:color w:val="0000CC"/>
            <w:sz w:val="20"/>
          </w:rPr>
          <w:t xml:space="preserve">ởi tạo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Globally</w:t>
        </w:r>
      </w:hyperlink>
    </w:p>
    <w:p w14:paraId="77830CD1" w14:textId="77777777" w:rsidR="00257CFD" w:rsidRDefault="008D1AB8" w:rsidP="00280038">
      <w:pPr>
        <w:pStyle w:val="ListParagraph"/>
        <w:numPr>
          <w:ilvl w:val="1"/>
          <w:numId w:val="189"/>
        </w:numPr>
        <w:tabs>
          <w:tab w:val="left" w:pos="2020"/>
        </w:tabs>
        <w:ind w:hanging="359"/>
        <w:rPr>
          <w:sz w:val="20"/>
        </w:rPr>
      </w:pPr>
      <w:hyperlink w:anchor="_bookmark1235" w:history="1">
        <w:r w:rsidR="00257CFD">
          <w:rPr>
            <w:color w:val="0000CC"/>
            <w:sz w:val="20"/>
          </w:rPr>
          <w:t>S</w:t>
        </w:r>
        <w:r w:rsidR="00257CFD">
          <w:rPr>
            <w:rFonts w:ascii="Calibri" w:hAnsi="Calibri"/>
            <w:color w:val="0000CC"/>
            <w:sz w:val="20"/>
          </w:rPr>
          <w:t xml:space="preserve">ử dụng </w:t>
        </w:r>
        <w:r w:rsidR="00257CFD" w:rsidRPr="00673B33">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Externalized Database Session </w:t>
        </w:r>
      </w:hyperlink>
    </w:p>
    <w:p w14:paraId="798FAE33" w14:textId="77777777" w:rsidR="00257CFD" w:rsidRDefault="00257CFD" w:rsidP="00257CFD">
      <w:pPr>
        <w:pStyle w:val="BodyText"/>
        <w:spacing w:before="6"/>
        <w:rPr>
          <w:sz w:val="25"/>
        </w:rPr>
      </w:pPr>
    </w:p>
    <w:p w14:paraId="181AD989" w14:textId="77777777" w:rsidR="00257CFD" w:rsidRPr="00673B33" w:rsidRDefault="00257CFD" w:rsidP="00257CFD">
      <w:pPr>
        <w:pStyle w:val="Heading4"/>
        <w:ind w:left="100"/>
        <w:rPr>
          <w:lang w:val="fr-FR"/>
        </w:rPr>
      </w:pPr>
      <w:bookmarkStart w:id="902" w:name="About_Database_Session-Based_Application"/>
      <w:bookmarkStart w:id="903" w:name="_bookmark1149"/>
      <w:bookmarkEnd w:id="902"/>
      <w:bookmarkEnd w:id="903"/>
      <w:r w:rsidRPr="00673B33">
        <w:rPr>
          <w:lang w:val="fr-FR"/>
        </w:rPr>
        <w:t>Giới thiệu về Application Contexts dựa trên Datab</w:t>
      </w:r>
      <w:bookmarkStart w:id="904" w:name="_bookmark1150"/>
      <w:bookmarkEnd w:id="904"/>
      <w:r w:rsidRPr="00673B33">
        <w:rPr>
          <w:lang w:val="fr-FR"/>
        </w:rPr>
        <w:t>ase Session</w:t>
      </w:r>
      <w:bookmarkStart w:id="905" w:name="_bookmark1151"/>
      <w:bookmarkEnd w:id="905"/>
      <w:r w:rsidRPr="00673B33">
        <w:rPr>
          <w:lang w:val="fr-FR"/>
        </w:rPr>
        <w:t xml:space="preserve"> </w:t>
      </w:r>
    </w:p>
    <w:p w14:paraId="59180BC0" w14:textId="77777777" w:rsidR="00257CFD" w:rsidRPr="00673B33" w:rsidRDefault="00257CFD" w:rsidP="00257CFD">
      <w:pPr>
        <w:pStyle w:val="BodyText"/>
        <w:spacing w:before="81" w:line="232" w:lineRule="auto"/>
        <w:ind w:left="1659" w:right="1195"/>
        <w:rPr>
          <w:lang w:val="fr-FR"/>
        </w:rPr>
      </w:pPr>
      <w:r w:rsidRPr="00673B33">
        <w:rPr>
          <w:lang w:val="fr-FR"/>
        </w:rPr>
        <w:t>N</w:t>
      </w:r>
      <w:r w:rsidRPr="00673B33">
        <w:rPr>
          <w:rFonts w:ascii="Cambria" w:hAnsi="Cambria" w:cs="Cambria"/>
          <w:lang w:val="fr-FR"/>
        </w:rPr>
        <w:t>ế</w:t>
      </w:r>
      <w:r w:rsidRPr="00673B33">
        <w:rPr>
          <w:lang w:val="fr-FR"/>
        </w:rPr>
        <w:t>u b</w:t>
      </w:r>
      <w:r w:rsidRPr="00673B33">
        <w:rPr>
          <w:rFonts w:ascii="Cambria" w:hAnsi="Cambria" w:cs="Cambria"/>
          <w:lang w:val="fr-FR"/>
        </w:rPr>
        <w:t>ạ</w:t>
      </w:r>
      <w:r w:rsidRPr="00673B33">
        <w:rPr>
          <w:lang w:val="fr-FR"/>
        </w:rPr>
        <w:t>n ph</w:t>
      </w:r>
      <w:r w:rsidRPr="00673B33">
        <w:rPr>
          <w:rFonts w:ascii="Cambria" w:hAnsi="Cambria" w:cs="Cambria"/>
          <w:lang w:val="fr-FR"/>
        </w:rPr>
        <w:t>ả</w:t>
      </w:r>
      <w:r w:rsidRPr="00673B33">
        <w:rPr>
          <w:lang w:val="fr-FR"/>
        </w:rPr>
        <w:t>i truy xu</w:t>
      </w:r>
      <w:r w:rsidRPr="00673B33">
        <w:rPr>
          <w:rFonts w:ascii="Cambria" w:hAnsi="Cambria" w:cs="Cambria"/>
          <w:lang w:val="fr-FR"/>
        </w:rPr>
        <w:t>ấ</w:t>
      </w:r>
      <w:r w:rsidRPr="00673B33">
        <w:rPr>
          <w:lang w:val="fr-FR"/>
        </w:rPr>
        <w:t>t thông</w:t>
      </w:r>
      <w:r>
        <w:rPr>
          <w:lang w:val="fr-FR"/>
        </w:rPr>
        <w:t xml:space="preserve"> tin</w:t>
      </w:r>
      <w:r w:rsidRPr="00673B33">
        <w:rPr>
          <w:lang w:val="fr-FR"/>
        </w:rPr>
        <w:t xml:space="preserve"> session  cho ng</w:t>
      </w:r>
      <w:r w:rsidRPr="00673B33">
        <w:rPr>
          <w:rFonts w:ascii="Cambria" w:hAnsi="Cambria" w:cs="Cambria"/>
          <w:lang w:val="fr-FR"/>
        </w:rPr>
        <w:t>ườ</w:t>
      </w:r>
      <w:r w:rsidRPr="00673B33">
        <w:rPr>
          <w:lang w:val="fr-FR"/>
        </w:rPr>
        <w:t>i dùng c</w:t>
      </w:r>
      <w:r w:rsidRPr="00673B33">
        <w:rPr>
          <w:rFonts w:ascii="Cambria" w:hAnsi="Cambria" w:cs="Cambria"/>
          <w:lang w:val="fr-FR"/>
        </w:rPr>
        <w:t>ơ</w:t>
      </w:r>
      <w:r w:rsidRPr="00673B33">
        <w:rPr>
          <w:lang w:val="fr-FR"/>
        </w:rPr>
        <w:t xml:space="preserve"> s</w:t>
      </w:r>
      <w:r w:rsidRPr="00673B33">
        <w:rPr>
          <w:rFonts w:ascii="Cambria" w:hAnsi="Cambria" w:cs="Cambria"/>
          <w:lang w:val="fr-FR"/>
        </w:rPr>
        <w:t>ở</w:t>
      </w:r>
      <w:r w:rsidRPr="00673B33">
        <w:rPr>
          <w:lang w:val="fr-FR"/>
        </w:rPr>
        <w:t xml:space="preserve">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thì hãy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application context d</w:t>
      </w:r>
      <w:r w:rsidRPr="00673B33">
        <w:rPr>
          <w:rFonts w:ascii="Cambria" w:hAnsi="Cambria" w:cs="Cambria"/>
          <w:lang w:val="fr-FR"/>
        </w:rPr>
        <w:t>ự</w:t>
      </w:r>
      <w:r w:rsidRPr="00673B33">
        <w:rPr>
          <w:lang w:val="fr-FR"/>
        </w:rPr>
        <w:t>a trên database session. Đây là ki</w:t>
      </w:r>
      <w:r w:rsidRPr="00673B33">
        <w:rPr>
          <w:rFonts w:ascii="Cambria" w:hAnsi="Cambria" w:cs="Cambria"/>
          <w:lang w:val="fr-FR"/>
        </w:rPr>
        <w:t>ể</w:t>
      </w:r>
      <w:r w:rsidRPr="00673B33">
        <w:rPr>
          <w:lang w:val="fr-FR"/>
        </w:rPr>
        <w:t>u  application contex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m</w:t>
      </w:r>
      <w:r w:rsidRPr="00673B33">
        <w:rPr>
          <w:rFonts w:ascii="Cambria" w:hAnsi="Cambria" w:cs="Cambria"/>
          <w:lang w:val="fr-FR"/>
        </w:rPr>
        <w:t>ộ</w:t>
      </w:r>
      <w:r w:rsidRPr="00673B33">
        <w:rPr>
          <w:lang w:val="fr-FR"/>
        </w:rPr>
        <w:t>t  PL / SQL procedure trong Oracle Database đ</w:t>
      </w:r>
      <w:r w:rsidRPr="00673B33">
        <w:rPr>
          <w:rFonts w:ascii="Cambria" w:hAnsi="Cambria" w:cs="Cambria"/>
          <w:lang w:val="fr-FR"/>
        </w:rPr>
        <w:t>ể</w:t>
      </w:r>
      <w:r w:rsidRPr="00673B33">
        <w:rPr>
          <w:lang w:val="fr-FR"/>
        </w:rPr>
        <w:t xml:space="preserve"> truy xu</w:t>
      </w:r>
      <w:r w:rsidRPr="00673B33">
        <w:rPr>
          <w:rFonts w:ascii="Cambria" w:hAnsi="Cambria" w:cs="Cambria"/>
          <w:lang w:val="fr-FR"/>
        </w:rPr>
        <w:t>ấ</w:t>
      </w:r>
      <w:r w:rsidRPr="00673B33">
        <w:rPr>
          <w:lang w:val="fr-FR"/>
        </w:rPr>
        <w:t>t, thi</w:t>
      </w:r>
      <w:r w:rsidRPr="00673B33">
        <w:rPr>
          <w:rFonts w:ascii="Cambria" w:hAnsi="Cambria" w:cs="Cambria"/>
          <w:lang w:val="fr-FR"/>
        </w:rPr>
        <w:t>ế</w:t>
      </w:r>
      <w:r w:rsidRPr="00673B33">
        <w:rPr>
          <w:lang w:val="fr-FR"/>
        </w:rPr>
        <w:t>t l</w:t>
      </w:r>
      <w:r w:rsidRPr="00673B33">
        <w:rPr>
          <w:rFonts w:ascii="Cambria" w:hAnsi="Cambria" w:cs="Cambria"/>
          <w:lang w:val="fr-FR"/>
        </w:rPr>
        <w:t>ậ</w:t>
      </w:r>
      <w:r w:rsidRPr="00673B33">
        <w:rPr>
          <w:lang w:val="fr-FR"/>
        </w:rPr>
        <w:t>p và b</w:t>
      </w:r>
      <w:r w:rsidRPr="00673B33">
        <w:rPr>
          <w:rFonts w:ascii="Cambria" w:hAnsi="Cambria" w:cs="Cambria"/>
          <w:lang w:val="fr-FR"/>
        </w:rPr>
        <w:t>ả</w:t>
      </w:r>
      <w:r w:rsidRPr="00673B33">
        <w:rPr>
          <w:lang w:val="fr-FR"/>
        </w:rPr>
        <w:t>o m</w:t>
      </w:r>
      <w:r w:rsidRPr="00673B33">
        <w:rPr>
          <w:rFonts w:ascii="Cambria" w:hAnsi="Cambria" w:cs="Cambria"/>
          <w:lang w:val="fr-FR"/>
        </w:rPr>
        <w:t>ậ</w:t>
      </w:r>
      <w:r w:rsidRPr="00673B33">
        <w:rPr>
          <w:lang w:val="fr-FR"/>
        </w:rPr>
        <w:t>t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mà nó qu</w:t>
      </w:r>
      <w:r w:rsidRPr="00673B33">
        <w:rPr>
          <w:rFonts w:ascii="Cambria" w:hAnsi="Cambria" w:cs="Cambria"/>
          <w:lang w:val="fr-FR"/>
        </w:rPr>
        <w:t>ả</w:t>
      </w:r>
      <w:r w:rsidRPr="00673B33">
        <w:rPr>
          <w:lang w:val="fr-FR"/>
        </w:rPr>
        <w:t>n lý.</w:t>
      </w:r>
    </w:p>
    <w:p w14:paraId="0A879A52" w14:textId="77777777" w:rsidR="00257CFD" w:rsidRPr="00673B33" w:rsidRDefault="008D1AB8" w:rsidP="00257CFD">
      <w:pPr>
        <w:pStyle w:val="BodyText"/>
        <w:spacing w:before="1"/>
        <w:rPr>
          <w:sz w:val="18"/>
          <w:lang w:val="fr-FR"/>
        </w:rPr>
      </w:pPr>
      <w:r>
        <w:rPr>
          <w:noProof/>
        </w:rPr>
        <w:pict w14:anchorId="0737C901">
          <v:group id="Group 316" o:spid="_x0000_s1828" style="position:absolute;margin-left:174pt;margin-top:13.25pt;width:312pt;height:2.5pt;z-index:502669040;mso-wrap-distance-left:0;mso-wrap-distance-right:0;mso-position-horizontal-relative:page" coordorigin="3480,265"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">
            <v:line id="Line 318" o:spid="_x0000_s1829" style="position:absolute;visibility:visible;mso-wrap-style:square" from="3480,267" to="97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" strokeweight=".24pt"/>
            <v:line id="Line 317" o:spid="_x0000_s1830" style="position:absolute;visibility:visible;mso-wrap-style:square" from="3480,311" to="972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" strokeweight=".24pt"/>
            <w10:wrap type="topAndBottom" anchorx="page"/>
          </v:group>
        </w:pict>
      </w:r>
    </w:p>
    <w:p w14:paraId="0F37FFE7" w14:textId="77777777" w:rsidR="00257CFD" w:rsidRPr="004D3AC3" w:rsidRDefault="00257CFD" w:rsidP="00257CFD">
      <w:pPr>
        <w:pStyle w:val="BodyText"/>
        <w:spacing w:before="26" w:after="103" w:line="232" w:lineRule="auto"/>
        <w:ind w:left="2380" w:right="1443"/>
        <w:rPr>
          <w:rFonts w:ascii="Arial"/>
          <w:sz w:val="19"/>
        </w:rPr>
      </w:pPr>
      <w:r w:rsidRPr="004D3AC3">
        <w:rPr>
          <w:rFonts w:ascii="Arial"/>
          <w:b/>
          <w:sz w:val="19"/>
          <w:lang w:val="fr-FR"/>
        </w:rPr>
        <w:t>L</w:t>
      </w:r>
      <w:r w:rsidRPr="004D3AC3">
        <w:rPr>
          <w:rFonts w:ascii="Cambria" w:hAnsi="Cambria" w:cs="Cambria"/>
          <w:b/>
          <w:sz w:val="19"/>
          <w:lang w:val="fr-FR"/>
        </w:rPr>
        <w:t>ư</w:t>
      </w:r>
      <w:r w:rsidRPr="004D3AC3">
        <w:rPr>
          <w:rFonts w:ascii="Arial"/>
          <w:b/>
          <w:sz w:val="19"/>
          <w:lang w:val="fr-FR"/>
        </w:rPr>
        <w:t xml:space="preserve">u </w:t>
      </w:r>
      <w:r w:rsidRPr="004D3AC3">
        <w:rPr>
          <w:rFonts w:ascii="Arial"/>
          <w:b/>
          <w:sz w:val="19"/>
          <w:lang w:val="fr-FR"/>
        </w:rPr>
        <w:t>ý</w:t>
      </w:r>
      <w:r w:rsidRPr="004D3AC3">
        <w:rPr>
          <w:rFonts w:ascii="Arial"/>
          <w:b/>
          <w:sz w:val="19"/>
          <w:lang w:val="fr-FR"/>
        </w:rPr>
        <w:t xml:space="preserve">: </w:t>
      </w:r>
      <w:r w:rsidRPr="004D3AC3">
        <w:rPr>
          <w:rFonts w:ascii="Arial"/>
          <w:sz w:val="19"/>
          <w:lang w:val="fr-FR"/>
        </w:rPr>
        <w:t>N</w:t>
      </w:r>
      <w:r w:rsidRPr="004D3AC3">
        <w:rPr>
          <w:rFonts w:ascii="Cambria" w:hAnsi="Cambria" w:cs="Cambria"/>
          <w:sz w:val="19"/>
          <w:lang w:val="fr-FR"/>
        </w:rPr>
        <w:t>ế</w:t>
      </w:r>
      <w:r w:rsidRPr="004D3AC3">
        <w:rPr>
          <w:rFonts w:ascii="Arial"/>
          <w:sz w:val="19"/>
          <w:lang w:val="fr-FR"/>
        </w:rPr>
        <w:t>u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 xml:space="preserve">ng </w:t>
      </w:r>
      <w:r w:rsidRPr="004D3AC3">
        <w:rPr>
          <w:rFonts w:ascii="Cambria" w:hAnsi="Cambria" w:cs="Cambria"/>
          <w:sz w:val="19"/>
          <w:lang w:val="fr-FR"/>
        </w:rPr>
        <w:t>ứ</w:t>
      </w:r>
      <w:r w:rsidRPr="004D3AC3">
        <w:rPr>
          <w:rFonts w:ascii="Arial"/>
          <w:sz w:val="19"/>
          <w:lang w:val="fr-FR"/>
        </w:rPr>
        <w:t>ng d</w:t>
      </w:r>
      <w:r w:rsidRPr="004D3AC3">
        <w:rPr>
          <w:rFonts w:ascii="Cambria" w:hAnsi="Cambria" w:cs="Cambria"/>
          <w:sz w:val="19"/>
          <w:lang w:val="fr-FR"/>
        </w:rPr>
        <w:t>ụ</w:t>
      </w:r>
      <w:r w:rsidRPr="004D3AC3">
        <w:rPr>
          <w:rFonts w:ascii="Arial"/>
          <w:sz w:val="19"/>
          <w:lang w:val="fr-FR"/>
        </w:rPr>
        <w:t>ng, ngh</w:t>
      </w:r>
      <w:r w:rsidRPr="004D3AC3">
        <w:rPr>
          <w:rFonts w:ascii="Arial"/>
          <w:sz w:val="19"/>
          <w:lang w:val="fr-FR"/>
        </w:rPr>
        <w:t>ĩ</w:t>
      </w:r>
      <w:r w:rsidRPr="004D3AC3">
        <w:rPr>
          <w:rFonts w:ascii="Arial"/>
          <w:sz w:val="19"/>
          <w:lang w:val="fr-FR"/>
        </w:rPr>
        <w:t>a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kh</w:t>
      </w:r>
      <w:r w:rsidRPr="004D3AC3">
        <w:rPr>
          <w:rFonts w:ascii="Arial"/>
          <w:sz w:val="19"/>
          <w:lang w:val="fr-FR"/>
        </w:rPr>
        <w:t>ô</w:t>
      </w:r>
      <w:r w:rsidRPr="004D3AC3">
        <w:rPr>
          <w:rFonts w:ascii="Arial"/>
          <w:sz w:val="19"/>
          <w:lang w:val="fr-FR"/>
        </w:rPr>
        <w:t>ng c</w:t>
      </w:r>
      <w:r w:rsidRPr="004D3AC3">
        <w:rPr>
          <w:rFonts w:ascii="Arial"/>
          <w:sz w:val="19"/>
          <w:lang w:val="fr-FR"/>
        </w:rPr>
        <w:t>ó</w:t>
      </w:r>
      <w:r w:rsidRPr="004D3AC3">
        <w:rPr>
          <w:rFonts w:ascii="Arial"/>
          <w:sz w:val="19"/>
          <w:lang w:val="fr-FR"/>
        </w:rPr>
        <w:t xml:space="preserve"> trong c</w:t>
      </w:r>
      <w:r w:rsidRPr="004D3AC3">
        <w:rPr>
          <w:rFonts w:ascii="Cambria" w:hAnsi="Cambria" w:cs="Cambria"/>
          <w:sz w:val="19"/>
          <w:lang w:val="fr-FR"/>
        </w:rPr>
        <w:t>ơ</w:t>
      </w:r>
      <w:r w:rsidRPr="004D3AC3">
        <w:rPr>
          <w:rFonts w:ascii="Arial"/>
          <w:sz w:val="19"/>
          <w:lang w:val="fr-FR"/>
        </w:rPr>
        <w:t xml:space="preserve"> s</w:t>
      </w:r>
      <w:r w:rsidRPr="004D3AC3">
        <w:rPr>
          <w:rFonts w:ascii="Cambria" w:hAnsi="Cambria" w:cs="Cambria"/>
          <w:sz w:val="19"/>
          <w:lang w:val="fr-FR"/>
        </w:rPr>
        <w:t>ở</w:t>
      </w:r>
      <w:r w:rsidRPr="004D3AC3">
        <w:rPr>
          <w:rFonts w:ascii="Arial"/>
          <w:sz w:val="19"/>
          <w:lang w:val="fr-FR"/>
        </w:rPr>
        <w:t xml:space="preserve"> d</w:t>
      </w:r>
      <w:r w:rsidRPr="004D3AC3">
        <w:rPr>
          <w:rFonts w:ascii="Cambria" w:hAnsi="Cambria" w:cs="Cambria"/>
          <w:sz w:val="19"/>
          <w:lang w:val="fr-FR"/>
        </w:rPr>
        <w:t>ữ</w:t>
      </w:r>
      <w:r w:rsidRPr="004D3AC3">
        <w:rPr>
          <w:rFonts w:ascii="Arial"/>
          <w:sz w:val="19"/>
          <w:lang w:val="fr-FR"/>
        </w:rPr>
        <w:t xml:space="preserve"> li</w:t>
      </w:r>
      <w:r w:rsidRPr="004D3AC3">
        <w:rPr>
          <w:rFonts w:ascii="Cambria" w:hAnsi="Cambria" w:cs="Cambria"/>
          <w:sz w:val="19"/>
          <w:lang w:val="fr-FR"/>
        </w:rPr>
        <w:t>ệ</w:t>
      </w:r>
      <w:r w:rsidRPr="004D3AC3">
        <w:rPr>
          <w:rFonts w:ascii="Arial"/>
          <w:sz w:val="19"/>
          <w:lang w:val="fr-FR"/>
        </w:rPr>
        <w:t>u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h</w:t>
      </w:r>
      <w:r w:rsidRPr="004D3AC3">
        <w:rPr>
          <w:rFonts w:ascii="Arial"/>
          <w:sz w:val="19"/>
          <w:lang w:val="fr-FR"/>
        </w:rPr>
        <w:t>ã</w:t>
      </w:r>
      <w:r w:rsidRPr="004D3AC3">
        <w:rPr>
          <w:rFonts w:ascii="Arial"/>
          <w:sz w:val="19"/>
          <w:lang w:val="fr-FR"/>
        </w:rPr>
        <w:t>y xem x</w:t>
      </w:r>
      <w:r w:rsidRPr="004D3AC3">
        <w:rPr>
          <w:rFonts w:ascii="Arial"/>
          <w:sz w:val="19"/>
          <w:lang w:val="fr-FR"/>
        </w:rPr>
        <w:t>é</w:t>
      </w:r>
      <w:r w:rsidRPr="004D3AC3">
        <w:rPr>
          <w:rFonts w:ascii="Arial"/>
          <w:sz w:val="19"/>
          <w:lang w:val="fr-FR"/>
        </w:rPr>
        <w:t>t s</w:t>
      </w:r>
      <w:r w:rsidRPr="004D3AC3">
        <w:rPr>
          <w:rFonts w:ascii="Cambria" w:hAnsi="Cambria" w:cs="Cambria"/>
          <w:sz w:val="19"/>
          <w:lang w:val="fr-FR"/>
        </w:rPr>
        <w:t>ử</w:t>
      </w:r>
      <w:r w:rsidRPr="004D3AC3">
        <w:rPr>
          <w:rFonts w:ascii="Arial"/>
          <w:sz w:val="19"/>
          <w:lang w:val="fr-FR"/>
        </w:rPr>
        <w:t xml:space="preserve"> d</w:t>
      </w:r>
      <w:r w:rsidRPr="004D3AC3">
        <w:rPr>
          <w:rFonts w:ascii="Cambria" w:hAnsi="Cambria" w:cs="Cambria"/>
          <w:sz w:val="19"/>
          <w:lang w:val="fr-FR"/>
        </w:rPr>
        <w:t>ụ</w:t>
      </w:r>
      <w:r w:rsidRPr="004D3AC3">
        <w:rPr>
          <w:rFonts w:ascii="Arial"/>
          <w:sz w:val="19"/>
          <w:lang w:val="fr-FR"/>
        </w:rPr>
        <w:t>ng global application context thay th</w:t>
      </w:r>
      <w:r w:rsidRPr="004D3AC3">
        <w:rPr>
          <w:rFonts w:ascii="Cambria" w:hAnsi="Cambria" w:cs="Cambria"/>
          <w:sz w:val="19"/>
          <w:lang w:val="fr-FR"/>
        </w:rPr>
        <w:t>ế</w:t>
      </w:r>
      <w:r w:rsidRPr="004D3AC3">
        <w:rPr>
          <w:rFonts w:ascii="Arial"/>
          <w:sz w:val="19"/>
          <w:lang w:val="fr-FR"/>
        </w:rPr>
        <w:t xml:space="preserve">. </w:t>
      </w:r>
      <w:r w:rsidRPr="004D3AC3">
        <w:rPr>
          <w:rFonts w:ascii="Arial"/>
          <w:sz w:val="19"/>
        </w:rPr>
        <w:t>Xem "Using Global Application Contexts" tr</w:t>
      </w:r>
      <w:r w:rsidRPr="004D3AC3">
        <w:rPr>
          <w:rFonts w:ascii="Arial"/>
          <w:sz w:val="19"/>
        </w:rPr>
        <w:t>ê</w:t>
      </w:r>
      <w:r w:rsidRPr="004D3AC3">
        <w:rPr>
          <w:rFonts w:ascii="Arial"/>
          <w:sz w:val="19"/>
        </w:rPr>
        <w:t xml:space="preserve">n trang 6-22 </w:t>
      </w:r>
      <w:r w:rsidRPr="004D3AC3">
        <w:rPr>
          <w:rFonts w:ascii="Arial"/>
          <w:sz w:val="19"/>
        </w:rPr>
        <w:t>đ</w:t>
      </w:r>
      <w:r w:rsidRPr="004D3AC3">
        <w:rPr>
          <w:rFonts w:ascii="Cambria" w:hAnsi="Cambria" w:cs="Cambria"/>
          <w:sz w:val="19"/>
        </w:rPr>
        <w:t>ể</w:t>
      </w:r>
      <w:r w:rsidRPr="004D3AC3">
        <w:rPr>
          <w:rFonts w:ascii="Arial"/>
          <w:sz w:val="19"/>
        </w:rPr>
        <w:t xml:space="preserve"> bi</w:t>
      </w:r>
      <w:r w:rsidRPr="004D3AC3">
        <w:rPr>
          <w:rFonts w:ascii="Cambria" w:hAnsi="Cambria" w:cs="Cambria"/>
          <w:sz w:val="19"/>
        </w:rPr>
        <w:t>ế</w:t>
      </w:r>
      <w:r w:rsidRPr="004D3AC3">
        <w:rPr>
          <w:rFonts w:ascii="Arial"/>
          <w:sz w:val="19"/>
        </w:rPr>
        <w:t>t th</w:t>
      </w:r>
      <w:r w:rsidRPr="004D3AC3">
        <w:rPr>
          <w:rFonts w:ascii="Arial"/>
          <w:sz w:val="19"/>
        </w:rPr>
        <w:t>ê</w:t>
      </w:r>
      <w:r w:rsidRPr="004D3AC3">
        <w:rPr>
          <w:rFonts w:ascii="Arial"/>
          <w:sz w:val="19"/>
        </w:rPr>
        <w:t>m th</w:t>
      </w:r>
      <w:r w:rsidRPr="004D3AC3">
        <w:rPr>
          <w:rFonts w:ascii="Arial"/>
          <w:sz w:val="19"/>
        </w:rPr>
        <w:t>ô</w:t>
      </w:r>
      <w:r w:rsidRPr="004D3AC3">
        <w:rPr>
          <w:rFonts w:ascii="Arial"/>
          <w:sz w:val="19"/>
        </w:rPr>
        <w:t>ng tin.</w:t>
      </w:r>
    </w:p>
    <w:p w14:paraId="7260F8A9" w14:textId="77777777" w:rsidR="00257CFD" w:rsidRPr="004D3AC3" w:rsidRDefault="008D1AB8" w:rsidP="00257CFD">
      <w:pPr>
        <w:pStyle w:val="BodyText"/>
        <w:spacing w:line="51" w:lineRule="exact"/>
        <w:ind w:left="2377"/>
        <w:rPr>
          <w:sz w:val="5"/>
        </w:rPr>
      </w:pPr>
      <w:r>
        <w:pict w14:anchorId="6515D852">
          <v:group id="Group 313" o:spid="_x0000_s1786" style="width:312pt;height:2.55pt;mso-position-horizontal-relative:char;mso-position-vertical-relative:line" coordsize="6240,51">
            <v:line id="Line 315" o:spid="_x0000_s178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" strokeweight=".24pt"/>
            <v:line id="Line 314" o:spid="_x0000_s178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" strokeweight=".24pt"/>
            <w10:anchorlock/>
          </v:group>
        </w:pict>
      </w:r>
    </w:p>
    <w:p w14:paraId="0D3070FF" w14:textId="77777777" w:rsidR="00257CFD" w:rsidRDefault="00257CFD" w:rsidP="00257CFD">
      <w:pPr>
        <w:pStyle w:val="BodyText"/>
        <w:spacing w:before="98" w:line="232" w:lineRule="auto"/>
        <w:ind w:left="1659" w:right="1015"/>
      </w:pPr>
      <w:r>
        <w:t>Application context d</w:t>
      </w:r>
      <w:r>
        <w:rPr>
          <w:rFonts w:ascii="Cambria" w:hAnsi="Cambria" w:cs="Cambria"/>
        </w:rPr>
        <w:t>ự</w:t>
      </w:r>
      <w:r>
        <w:t>a trên database session đ</w:t>
      </w:r>
      <w:r>
        <w:rPr>
          <w:rFonts w:ascii="Cambria" w:hAnsi="Cambria" w:cs="Cambria"/>
        </w:rPr>
        <w:t>ượ</w:t>
      </w:r>
      <w:r>
        <w:t>c qu</w:t>
      </w:r>
      <w:r>
        <w:rPr>
          <w:rFonts w:ascii="Cambria" w:hAnsi="Cambria" w:cs="Cambria"/>
        </w:rPr>
        <w:t>ả</w:t>
      </w:r>
      <w:r>
        <w:t>n lý hoàn toàn trong Oracle Database. Oracle Database đ</w:t>
      </w:r>
      <w:r>
        <w:rPr>
          <w:rFonts w:ascii="Cambria" w:hAnsi="Cambria" w:cs="Cambria"/>
        </w:rPr>
        <w:t>ặ</w:t>
      </w:r>
      <w:r>
        <w:t>t các giá tr</w:t>
      </w:r>
      <w:r>
        <w:rPr>
          <w:rFonts w:ascii="Cambria" w:hAnsi="Cambria" w:cs="Cambria"/>
        </w:rPr>
        <w:t>ị</w:t>
      </w:r>
      <w:r>
        <w:t>, và sau đó khi ng</w:t>
      </w:r>
      <w:r>
        <w:rPr>
          <w:rFonts w:ascii="Cambria" w:hAnsi="Cambria" w:cs="Cambria"/>
        </w:rPr>
        <w:t>ườ</w:t>
      </w:r>
      <w:r>
        <w:t>i dùng thoát  kh</w:t>
      </w:r>
      <w:r>
        <w:rPr>
          <w:rFonts w:ascii="Cambria" w:hAnsi="Cambria" w:cs="Cambria"/>
        </w:rPr>
        <w:t>ỏ</w:t>
      </w:r>
      <w:r>
        <w:t>i session, t</w:t>
      </w:r>
      <w:r>
        <w:rPr>
          <w:rFonts w:ascii="Cambria" w:hAnsi="Cambria" w:cs="Cambria"/>
        </w:rPr>
        <w:t>ự</w:t>
      </w:r>
      <w:r>
        <w:t xml:space="preserve"> đ</w:t>
      </w:r>
      <w:r>
        <w:rPr>
          <w:rFonts w:ascii="Cambria" w:hAnsi="Cambria" w:cs="Cambria"/>
        </w:rPr>
        <w:t>ộ</w:t>
      </w:r>
      <w:r>
        <w:t>ng xóa các giá tr</w:t>
      </w:r>
      <w:r>
        <w:rPr>
          <w:rFonts w:ascii="Cambria" w:hAnsi="Cambria" w:cs="Cambria"/>
        </w:rPr>
        <w:t>ị</w:t>
      </w:r>
      <w:r>
        <w:t xml:space="preserve"> Application context đ</w:t>
      </w:r>
      <w:r>
        <w:rPr>
          <w:rFonts w:ascii="Cambria" w:hAnsi="Cambria" w:cs="Cambria"/>
        </w:rPr>
        <w:t>ượ</w:t>
      </w:r>
      <w:r>
        <w:t>c l</w:t>
      </w:r>
      <w:r>
        <w:rPr>
          <w:rFonts w:ascii="Cambria" w:hAnsi="Cambria" w:cs="Cambria"/>
        </w:rPr>
        <w:t>ư</w:t>
      </w:r>
      <w:r>
        <w:t>u tr</w:t>
      </w:r>
      <w:r>
        <w:rPr>
          <w:rFonts w:ascii="Cambria" w:hAnsi="Cambria" w:cs="Cambria"/>
        </w:rPr>
        <w:t>ữ</w:t>
      </w:r>
      <w:r>
        <w:t xml:space="preserve"> trong b</w:t>
      </w:r>
      <w:r>
        <w:rPr>
          <w:rFonts w:ascii="Cambria" w:hAnsi="Cambria" w:cs="Cambria"/>
        </w:rPr>
        <w:t>ộ</w:t>
      </w:r>
      <w:r>
        <w:t xml:space="preserve"> nh</w:t>
      </w:r>
      <w:r>
        <w:rPr>
          <w:rFonts w:ascii="Cambria" w:hAnsi="Cambria" w:cs="Cambria"/>
        </w:rPr>
        <w:t>ớ</w:t>
      </w:r>
      <w:r>
        <w:t xml:space="preserve"> cache. N</w:t>
      </w:r>
      <w:r>
        <w:rPr>
          <w:rFonts w:ascii="Cambria" w:hAnsi="Cambria" w:cs="Cambria"/>
        </w:rPr>
        <w:t>ế</w:t>
      </w:r>
      <w:r>
        <w:t>u k</w:t>
      </w:r>
      <w:r>
        <w:rPr>
          <w:rFonts w:ascii="Cambria" w:hAnsi="Cambria" w:cs="Cambria"/>
        </w:rPr>
        <w:t>ế</w:t>
      </w:r>
      <w:r>
        <w:t>t n</w:t>
      </w:r>
      <w:r>
        <w:rPr>
          <w:rFonts w:ascii="Cambria" w:hAnsi="Cambria" w:cs="Cambria"/>
        </w:rPr>
        <w:t>ố</w:t>
      </w:r>
      <w:r>
        <w:t>i ng</w:t>
      </w:r>
      <w:r>
        <w:rPr>
          <w:rFonts w:ascii="Cambria" w:hAnsi="Cambria" w:cs="Cambria"/>
        </w:rPr>
        <w:t>ườ</w:t>
      </w:r>
      <w:r>
        <w:t>i dùng k</w:t>
      </w:r>
      <w:r>
        <w:rPr>
          <w:rFonts w:ascii="Cambria" w:hAnsi="Cambria" w:cs="Cambria"/>
        </w:rPr>
        <w:t>ế</w:t>
      </w:r>
      <w:r>
        <w:t>t thúc b</w:t>
      </w:r>
      <w:r>
        <w:rPr>
          <w:rFonts w:ascii="Cambria" w:hAnsi="Cambria" w:cs="Cambria"/>
        </w:rPr>
        <w:t>ấ</w:t>
      </w:r>
      <w:r>
        <w:t>t th</w:t>
      </w:r>
      <w:r>
        <w:rPr>
          <w:rFonts w:ascii="Cambria" w:hAnsi="Cambria" w:cs="Cambria"/>
        </w:rPr>
        <w:t>ườ</w:t>
      </w:r>
      <w:r>
        <w:t>ng, ví d</w:t>
      </w:r>
      <w:r>
        <w:rPr>
          <w:rFonts w:ascii="Cambria" w:hAnsi="Cambria" w:cs="Cambria"/>
        </w:rPr>
        <w:t>ụ</w:t>
      </w:r>
      <w:r>
        <w:t>, trong khi m</w:t>
      </w:r>
      <w:r>
        <w:rPr>
          <w:rFonts w:ascii="Cambria" w:hAnsi="Cambria" w:cs="Cambria"/>
        </w:rPr>
        <w:t>ấ</w:t>
      </w:r>
      <w:r>
        <w:t>t đi</w:t>
      </w:r>
      <w:r>
        <w:rPr>
          <w:rFonts w:ascii="Cambria" w:hAnsi="Cambria" w:cs="Cambria"/>
        </w:rPr>
        <w:t>ệ</w:t>
      </w:r>
      <w:r>
        <w:t>n, thìPMON background process s</w:t>
      </w:r>
      <w:r>
        <w:rPr>
          <w:rFonts w:ascii="Cambria" w:hAnsi="Cambria" w:cs="Cambria"/>
        </w:rPr>
        <w:t>ẽ</w:t>
      </w:r>
      <w:r>
        <w:t xml:space="preserve"> d</w:t>
      </w:r>
      <w:r>
        <w:rPr>
          <w:rFonts w:ascii="Cambria" w:hAnsi="Cambria" w:cs="Cambria"/>
        </w:rPr>
        <w:t>ọ</w:t>
      </w:r>
      <w:r>
        <w:t>n s</w:t>
      </w:r>
      <w:r>
        <w:rPr>
          <w:rFonts w:ascii="Cambria" w:hAnsi="Cambria" w:cs="Cambria"/>
        </w:rPr>
        <w:t>ạ</w:t>
      </w:r>
      <w:r>
        <w:t>ch d</w:t>
      </w:r>
      <w:r>
        <w:rPr>
          <w:rFonts w:ascii="Cambria" w:hAnsi="Cambria" w:cs="Cambria"/>
        </w:rPr>
        <w:t>ữ</w:t>
      </w:r>
      <w:r>
        <w:t xml:space="preserve"> li</w:t>
      </w:r>
      <w:r>
        <w:rPr>
          <w:rFonts w:ascii="Cambria" w:hAnsi="Cambria" w:cs="Cambria"/>
        </w:rPr>
        <w:t>ệ</w:t>
      </w:r>
      <w:r>
        <w:t>u Application context. B</w:t>
      </w:r>
      <w:r>
        <w:rPr>
          <w:rFonts w:ascii="Cambria" w:hAnsi="Cambria" w:cs="Cambria"/>
        </w:rPr>
        <w:t>ạ</w:t>
      </w:r>
      <w:r>
        <w:t>n  rõ ràng không c</w:t>
      </w:r>
      <w:r>
        <w:rPr>
          <w:rFonts w:ascii="Cambria" w:hAnsi="Cambria" w:cs="Cambria"/>
        </w:rPr>
        <w:t>ầ</w:t>
      </w:r>
      <w:r>
        <w:t>n xóa Application context kh</w:t>
      </w:r>
      <w:r>
        <w:rPr>
          <w:rFonts w:ascii="Cambria" w:hAnsi="Cambria" w:cs="Cambria"/>
        </w:rPr>
        <w:t>ỏ</w:t>
      </w:r>
      <w:r>
        <w:t>i b</w:t>
      </w:r>
      <w:r>
        <w:rPr>
          <w:rFonts w:ascii="Cambria" w:hAnsi="Cambria" w:cs="Cambria"/>
        </w:rPr>
        <w:t>ộ</w:t>
      </w:r>
      <w:r>
        <w:t xml:space="preserve"> nh</w:t>
      </w:r>
      <w:r>
        <w:rPr>
          <w:rFonts w:ascii="Cambria" w:hAnsi="Cambria" w:cs="Cambria"/>
        </w:rPr>
        <w:t>ớ</w:t>
      </w:r>
      <w:r>
        <w:t xml:space="preserve"> cache.</w:t>
      </w:r>
    </w:p>
    <w:p w14:paraId="166B9505" w14:textId="77777777" w:rsidR="00257CFD" w:rsidRPr="00E15358" w:rsidRDefault="00257CFD" w:rsidP="00257CFD">
      <w:pPr>
        <w:pStyle w:val="BodyText"/>
        <w:spacing w:before="98" w:line="232" w:lineRule="auto"/>
        <w:ind w:left="1659" w:right="1015"/>
        <w:rPr>
          <w:rFonts w:ascii="inherit" w:eastAsia="Times New Roman" w:hAnsi="inherit" w:cs="Courier New"/>
          <w:color w:val="212121"/>
          <w:lang w:val="vi-VN" w:eastAsia="vi-VN"/>
        </w:rPr>
      </w:pPr>
      <w:r w:rsidRPr="00E15358">
        <w:rPr>
          <w:rFonts w:ascii="Cambria" w:hAnsi="Cambria" w:cs="Cambria"/>
        </w:rPr>
        <w:t>Ư</w:t>
      </w:r>
      <w:r w:rsidRPr="00E15358">
        <w:t>u đi</w:t>
      </w:r>
      <w:r w:rsidRPr="00E15358">
        <w:rPr>
          <w:rFonts w:ascii="Cambria" w:hAnsi="Cambria" w:cs="Cambria"/>
        </w:rPr>
        <w:t>ể</w:t>
      </w:r>
      <w:r w:rsidRPr="00E15358">
        <w:t>m c</w:t>
      </w:r>
      <w:r w:rsidRPr="00E15358">
        <w:rPr>
          <w:rFonts w:ascii="Cambria" w:hAnsi="Cambria" w:cs="Cambria"/>
        </w:rPr>
        <w:t>ủ</w:t>
      </w:r>
      <w:r w:rsidRPr="00E15358">
        <w:t>a vi</w:t>
      </w:r>
      <w:r w:rsidRPr="00E15358">
        <w:rPr>
          <w:rFonts w:ascii="Cambria" w:hAnsi="Cambria" w:cs="Cambria"/>
        </w:rPr>
        <w:t>ệ</w:t>
      </w:r>
      <w:r w:rsidRPr="00E15358">
        <w:t>c có Oracle Database  qu</w:t>
      </w:r>
      <w:r w:rsidRPr="00E15358">
        <w:rPr>
          <w:rFonts w:ascii="Cambria" w:hAnsi="Cambria" w:cs="Cambria"/>
        </w:rPr>
        <w:t>ả</w:t>
      </w:r>
      <w:r w:rsidRPr="00E15358">
        <w:t>n lý application context là b</w:t>
      </w:r>
      <w:r w:rsidRPr="00E15358">
        <w:rPr>
          <w:rFonts w:ascii="Cambria" w:hAnsi="Cambria" w:cs="Cambria"/>
        </w:rPr>
        <w:t>ạ</w:t>
      </w:r>
      <w:r w:rsidRPr="00E15358">
        <w:t>n có th</w:t>
      </w:r>
      <w:r w:rsidRPr="00E15358">
        <w:rPr>
          <w:rFonts w:ascii="Cambria" w:hAnsi="Cambria" w:cs="Cambria"/>
        </w:rPr>
        <w:t>ể</w:t>
      </w:r>
      <w:r w:rsidRPr="00E15358">
        <w:t xml:space="preserve"> t</w:t>
      </w:r>
      <w:r w:rsidRPr="00E15358">
        <w:rPr>
          <w:rFonts w:ascii="Cambria" w:hAnsi="Cambria" w:cs="Cambria"/>
        </w:rPr>
        <w:t>ậ</w:t>
      </w:r>
      <w:r w:rsidRPr="00E15358">
        <w:t>p trung qu</w:t>
      </w:r>
      <w:r w:rsidRPr="00E15358">
        <w:rPr>
          <w:rFonts w:ascii="Cambria" w:hAnsi="Cambria" w:cs="Cambria"/>
        </w:rPr>
        <w:t>ả</w:t>
      </w:r>
      <w:r w:rsidRPr="00E15358">
        <w:t>n lý application context. B</w:t>
      </w:r>
      <w:r w:rsidRPr="00E15358">
        <w:rPr>
          <w:rFonts w:ascii="Cambria" w:hAnsi="Cambria" w:cs="Cambria"/>
        </w:rPr>
        <w:t>ấ</w:t>
      </w:r>
      <w:r w:rsidRPr="00E15358">
        <w:t xml:space="preserve">t kỳ </w:t>
      </w:r>
      <w:r w:rsidRPr="00E15358">
        <w:rPr>
          <w:rFonts w:ascii="Cambria" w:hAnsi="Cambria" w:cs="Cambria"/>
        </w:rPr>
        <w:t>ứ</w:t>
      </w:r>
      <w:r w:rsidRPr="00E15358">
        <w:t>ng d</w:t>
      </w:r>
      <w:r w:rsidRPr="00E15358">
        <w:rPr>
          <w:rFonts w:ascii="Cambria" w:hAnsi="Cambria" w:cs="Cambria"/>
        </w:rPr>
        <w:t>ụ</w:t>
      </w:r>
      <w:r w:rsidRPr="00E15358">
        <w:t>ng nào truy c</w:t>
      </w:r>
      <w:r w:rsidRPr="00E15358">
        <w:rPr>
          <w:rFonts w:ascii="Cambria" w:hAnsi="Cambria" w:cs="Cambria"/>
        </w:rPr>
        <w:t>ậ</w:t>
      </w:r>
      <w:r w:rsidRPr="00E15358">
        <w:t>p c</w:t>
      </w:r>
      <w:r w:rsidRPr="00E15358">
        <w:rPr>
          <w:rFonts w:ascii="Cambria" w:hAnsi="Cambria" w:cs="Cambria"/>
        </w:rPr>
        <w:t>ơ</w:t>
      </w:r>
      <w:r w:rsidRPr="00E15358">
        <w:t xml:space="preserve"> s</w:t>
      </w:r>
      <w:r w:rsidRPr="00E15358">
        <w:rPr>
          <w:rFonts w:ascii="Cambria" w:hAnsi="Cambria" w:cs="Cambria"/>
        </w:rPr>
        <w:t>ở</w:t>
      </w:r>
      <w:r w:rsidRPr="00E15358">
        <w:t xml:space="preserve"> d</w:t>
      </w:r>
      <w:r w:rsidRPr="00E15358">
        <w:rPr>
          <w:rFonts w:ascii="Cambria" w:hAnsi="Cambria" w:cs="Cambria"/>
        </w:rPr>
        <w:t>ữ</w:t>
      </w:r>
      <w:r w:rsidRPr="00E15358">
        <w:t xml:space="preserve"> li</w:t>
      </w:r>
      <w:r w:rsidRPr="00E15358">
        <w:rPr>
          <w:rFonts w:ascii="Cambria" w:hAnsi="Cambria" w:cs="Cambria"/>
        </w:rPr>
        <w:t>ệ</w:t>
      </w:r>
      <w:r w:rsidRPr="00E15358">
        <w:t>u này s</w:t>
      </w:r>
      <w:r w:rsidRPr="00E15358">
        <w:rPr>
          <w:rFonts w:ascii="Cambria" w:hAnsi="Cambria" w:cs="Cambria"/>
        </w:rPr>
        <w:t>ẽ</w:t>
      </w:r>
      <w:r w:rsidRPr="00E15358">
        <w:t xml:space="preserve"> c</w:t>
      </w:r>
      <w:r w:rsidRPr="00E15358">
        <w:rPr>
          <w:rFonts w:ascii="Cambria" w:hAnsi="Cambria" w:cs="Cambria"/>
        </w:rPr>
        <w:t>ầ</w:t>
      </w:r>
      <w:r w:rsidRPr="00E15358">
        <w:t>n ph</w:t>
      </w:r>
      <w:r w:rsidRPr="00E15358">
        <w:rPr>
          <w:rFonts w:ascii="Cambria" w:hAnsi="Cambria" w:cs="Cambria"/>
        </w:rPr>
        <w:t>ả</w:t>
      </w:r>
      <w:r w:rsidRPr="00E15358">
        <w:t>i s</w:t>
      </w:r>
      <w:r w:rsidRPr="00E15358">
        <w:rPr>
          <w:rFonts w:ascii="Cambria" w:hAnsi="Cambria" w:cs="Cambria"/>
        </w:rPr>
        <w:t>ử</w:t>
      </w:r>
      <w:r w:rsidRPr="00E15358">
        <w:t xml:space="preserve"> d</w:t>
      </w:r>
      <w:r w:rsidRPr="00E15358">
        <w:rPr>
          <w:rFonts w:ascii="Cambria" w:hAnsi="Cambria" w:cs="Cambria"/>
        </w:rPr>
        <w:t>ụ</w:t>
      </w:r>
      <w:r w:rsidRPr="00E15358">
        <w:t>ng application Context này đ</w:t>
      </w:r>
      <w:r w:rsidRPr="00E15358">
        <w:rPr>
          <w:rFonts w:ascii="Cambria" w:hAnsi="Cambria" w:cs="Cambria"/>
        </w:rPr>
        <w:t>ể</w:t>
      </w:r>
      <w:r w:rsidRPr="00E15358">
        <w:t xml:space="preserve"> cho phép ho</w:t>
      </w:r>
      <w:r w:rsidRPr="00E15358">
        <w:rPr>
          <w:rFonts w:ascii="Cambria" w:hAnsi="Cambria" w:cs="Cambria"/>
        </w:rPr>
        <w:t>ặ</w:t>
      </w:r>
      <w:r w:rsidRPr="00E15358">
        <w:t>c ngăn ng</w:t>
      </w:r>
      <w:r w:rsidRPr="00E15358">
        <w:rPr>
          <w:rFonts w:ascii="Cambria" w:hAnsi="Cambria" w:cs="Cambria"/>
        </w:rPr>
        <w:t>ườ</w:t>
      </w:r>
      <w:r w:rsidRPr="00E15358">
        <w:t>i dùng truy c</w:t>
      </w:r>
      <w:r w:rsidRPr="00E15358">
        <w:rPr>
          <w:rFonts w:ascii="Cambria" w:hAnsi="Cambria" w:cs="Cambria"/>
        </w:rPr>
        <w:t>ậ</w:t>
      </w:r>
      <w:r w:rsidRPr="00E15358">
        <w:t xml:space="preserve">p vào </w:t>
      </w:r>
      <w:r w:rsidRPr="00E15358">
        <w:rPr>
          <w:rFonts w:ascii="Cambria" w:hAnsi="Cambria" w:cs="Cambria"/>
        </w:rPr>
        <w:t>ứ</w:t>
      </w:r>
      <w:r w:rsidRPr="00E15358">
        <w:t>ng d</w:t>
      </w:r>
      <w:r w:rsidRPr="00E15358">
        <w:rPr>
          <w:rFonts w:ascii="Cambria" w:hAnsi="Cambria" w:cs="Cambria"/>
        </w:rPr>
        <w:t>ụ</w:t>
      </w:r>
      <w:r w:rsidRPr="00E15358">
        <w:t>ng đó. Đi</w:t>
      </w:r>
      <w:r w:rsidRPr="00E15358">
        <w:rPr>
          <w:rFonts w:ascii="Cambria" w:hAnsi="Cambria" w:cs="Cambria"/>
        </w:rPr>
        <w:t>ề</w:t>
      </w:r>
      <w:r w:rsidRPr="00E15358">
        <w:t>u này mang l</w:t>
      </w:r>
      <w:r w:rsidRPr="00E15358">
        <w:rPr>
          <w:rFonts w:ascii="Cambria" w:hAnsi="Cambria" w:cs="Cambria"/>
        </w:rPr>
        <w:t>ạ</w:t>
      </w:r>
      <w:r w:rsidRPr="00E15358">
        <w:t>i l</w:t>
      </w:r>
      <w:r w:rsidRPr="00E15358">
        <w:rPr>
          <w:rFonts w:ascii="Cambria" w:hAnsi="Cambria" w:cs="Cambria"/>
        </w:rPr>
        <w:t>ợ</w:t>
      </w:r>
      <w:r w:rsidRPr="00E15358">
        <w:t>i ích c</w:t>
      </w:r>
      <w:r w:rsidRPr="00E15358">
        <w:rPr>
          <w:rFonts w:ascii="Cambria" w:hAnsi="Cambria" w:cs="Cambria"/>
        </w:rPr>
        <w:t>ả</w:t>
      </w:r>
      <w:r w:rsidRPr="00E15358">
        <w:t xml:space="preserve"> v</w:t>
      </w:r>
      <w:r w:rsidRPr="00E15358">
        <w:rPr>
          <w:rFonts w:ascii="Cambria" w:hAnsi="Cambria" w:cs="Cambria"/>
        </w:rPr>
        <w:t>ề</w:t>
      </w:r>
      <w:r w:rsidRPr="00E15358">
        <w:t xml:space="preserve"> hi</w:t>
      </w:r>
      <w:r w:rsidRPr="00E15358">
        <w:rPr>
          <w:rFonts w:ascii="Cambria" w:hAnsi="Cambria" w:cs="Cambria"/>
        </w:rPr>
        <w:t>ệ</w:t>
      </w:r>
      <w:r w:rsidRPr="00E15358">
        <w:t>u su</w:t>
      </w:r>
      <w:r w:rsidRPr="00E15358">
        <w:rPr>
          <w:rFonts w:ascii="Cambria" w:hAnsi="Cambria" w:cs="Cambria"/>
        </w:rPr>
        <w:t>ấ</w:t>
      </w:r>
      <w:r w:rsidRPr="00E15358">
        <w:t>t đ</w:t>
      </w:r>
      <w:r w:rsidRPr="00E15358">
        <w:rPr>
          <w:rFonts w:ascii="Cambria" w:hAnsi="Cambria" w:cs="Cambria"/>
        </w:rPr>
        <w:t>ượ</w:t>
      </w:r>
      <w:r w:rsidRPr="00E15358">
        <w:t>c c</w:t>
      </w:r>
      <w:r w:rsidRPr="00E15358">
        <w:rPr>
          <w:rFonts w:ascii="Cambria" w:hAnsi="Cambria" w:cs="Cambria"/>
        </w:rPr>
        <w:t>ả</w:t>
      </w:r>
      <w:r w:rsidRPr="00E15358">
        <w:t>i thi</w:t>
      </w:r>
      <w:r w:rsidRPr="00E15358">
        <w:rPr>
          <w:rFonts w:ascii="Cambria" w:hAnsi="Cambria" w:cs="Cambria"/>
        </w:rPr>
        <w:t>ệ</w:t>
      </w:r>
      <w:r>
        <w:rPr>
          <w:rFonts w:ascii="Cambria" w:hAnsi="Cambria" w:cs="Cambria"/>
        </w:rPr>
        <w:t>n</w:t>
      </w:r>
      <w:r>
        <w:t xml:space="preserve"> </w:t>
      </w:r>
    </w:p>
    <w:p w14:paraId="3840A500" w14:textId="77777777" w:rsidR="00257CFD" w:rsidRPr="00E15358" w:rsidRDefault="00257CFD" w:rsidP="00257CFD">
      <w:pPr>
        <w:spacing w:line="232" w:lineRule="auto"/>
        <w:rPr>
          <w:lang w:val="vi-VN"/>
        </w:rPr>
        <w:sectPr w:rsidR="00257CFD" w:rsidRPr="00E15358">
          <w:headerReference w:type="even" r:id="rId127"/>
          <w:headerReference w:type="default" r:id="rId128"/>
          <w:pgSz w:w="12240" w:h="15840"/>
          <w:pgMar w:top="840" w:right="1060" w:bottom="860" w:left="1100" w:header="549" w:footer="663" w:gutter="0"/>
          <w:cols w:space="720"/>
        </w:sectPr>
      </w:pPr>
    </w:p>
    <w:p w14:paraId="2306D615" w14:textId="77777777" w:rsidR="00257CFD" w:rsidRDefault="00257CFD" w:rsidP="00257CFD">
      <w:pPr>
        <w:pStyle w:val="BodyText"/>
        <w:spacing w:before="5"/>
        <w:rPr>
          <w:sz w:val="25"/>
        </w:rPr>
      </w:pPr>
    </w:p>
    <w:p w14:paraId="584F9861" w14:textId="77777777" w:rsidR="00257CFD" w:rsidRDefault="00257CFD" w:rsidP="00257CFD">
      <w:pPr>
        <w:pStyle w:val="BodyText"/>
        <w:spacing w:before="98" w:line="232" w:lineRule="auto"/>
        <w:ind w:left="1659" w:right="1015"/>
      </w:pPr>
      <w:r>
        <w:t xml:space="preserve">        </w:t>
      </w:r>
      <w:r w:rsidRPr="00E15358">
        <w:t>và b</w:t>
      </w:r>
      <w:r w:rsidRPr="00E15358">
        <w:rPr>
          <w:rFonts w:ascii="Cambria" w:hAnsi="Cambria" w:cs="Cambria"/>
        </w:rPr>
        <w:t>ả</w:t>
      </w:r>
      <w:r w:rsidRPr="00E15358">
        <w:t>o m</w:t>
      </w:r>
      <w:r w:rsidRPr="00E15358">
        <w:rPr>
          <w:rFonts w:ascii="Cambria" w:hAnsi="Cambria" w:cs="Cambria"/>
        </w:rPr>
        <w:t>ậ</w:t>
      </w:r>
      <w:r w:rsidRPr="00E15358">
        <w:t>t m</w:t>
      </w:r>
      <w:r w:rsidRPr="00E15358">
        <w:rPr>
          <w:rFonts w:ascii="Cambria" w:hAnsi="Cambria" w:cs="Cambria"/>
        </w:rPr>
        <w:t>ạ</w:t>
      </w:r>
      <w:r w:rsidRPr="00E15358">
        <w:t>nh h</w:t>
      </w:r>
      <w:r w:rsidRPr="00E15358">
        <w:rPr>
          <w:rFonts w:ascii="Cambria" w:hAnsi="Cambria" w:cs="Cambria"/>
        </w:rPr>
        <w:t>ơ</w:t>
      </w:r>
      <w:r w:rsidRPr="00E15358">
        <w:t>n.</w:t>
      </w:r>
    </w:p>
    <w:p w14:paraId="00959649" w14:textId="77777777" w:rsidR="00257CFD" w:rsidRDefault="00257CFD" w:rsidP="00257CFD">
      <w:pPr>
        <w:pStyle w:val="BodyText"/>
        <w:spacing w:before="98" w:line="232" w:lineRule="auto"/>
        <w:ind w:left="1659" w:right="1015"/>
      </w:pPr>
    </w:p>
    <w:p w14:paraId="05B32838" w14:textId="77777777" w:rsidR="00257CFD" w:rsidRPr="00E1535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eastAsia="vi-VN"/>
        </w:rPr>
        <w:t xml:space="preserve">                                      </w:t>
      </w:r>
      <w:r w:rsidRPr="00E15358">
        <w:rPr>
          <w:rFonts w:ascii="inherit" w:eastAsia="Times New Roman" w:hAnsi="inherit" w:cs="Courier New"/>
          <w:color w:val="212121"/>
          <w:sz w:val="20"/>
          <w:szCs w:val="20"/>
          <w:lang w:val="vi-VN" w:eastAsia="vi-VN"/>
        </w:rPr>
        <w:t xml:space="preserve">Bạn sử dụng các thành phần sau để tạo và sử dụng </w:t>
      </w:r>
      <w:r w:rsidRPr="00E15358">
        <w:rPr>
          <w:sz w:val="18"/>
          <w:szCs w:val="18"/>
        </w:rPr>
        <w:t>application context</w:t>
      </w:r>
      <w:r w:rsidRPr="00E15358">
        <w:rPr>
          <w:rFonts w:ascii="inherit" w:eastAsia="Times New Roman" w:hAnsi="inherit" w:cs="Courier New"/>
          <w:color w:val="212121"/>
          <w:sz w:val="20"/>
          <w:szCs w:val="20"/>
          <w:lang w:val="vi-VN" w:eastAsia="vi-VN"/>
        </w:rPr>
        <w:t xml:space="preserve"> dựa trên </w:t>
      </w:r>
      <w:r>
        <w:rPr>
          <w:rFonts w:ascii="inherit" w:eastAsia="Times New Roman" w:hAnsi="inherit" w:cs="Courier New"/>
          <w:color w:val="212121"/>
          <w:sz w:val="20"/>
          <w:szCs w:val="20"/>
          <w:lang w:eastAsia="vi-VN"/>
        </w:rPr>
        <w:t>database session</w:t>
      </w:r>
      <w:r w:rsidRPr="00E15358">
        <w:rPr>
          <w:rFonts w:ascii="inherit" w:eastAsia="Times New Roman" w:hAnsi="inherit" w:cs="Courier New"/>
          <w:color w:val="212121"/>
          <w:sz w:val="20"/>
          <w:szCs w:val="20"/>
          <w:lang w:val="vi-VN" w:eastAsia="vi-VN"/>
        </w:rPr>
        <w:t>:</w:t>
      </w:r>
    </w:p>
    <w:p w14:paraId="451A9A93" w14:textId="77777777" w:rsidR="00257CFD" w:rsidRPr="00FF3DD3" w:rsidRDefault="00257CFD" w:rsidP="00280038">
      <w:pPr>
        <w:pStyle w:val="ListParagraph"/>
        <w:numPr>
          <w:ilvl w:val="2"/>
          <w:numId w:val="189"/>
        </w:numPr>
        <w:tabs>
          <w:tab w:val="left" w:pos="2620"/>
        </w:tabs>
        <w:spacing w:before="119" w:line="230" w:lineRule="auto"/>
        <w:ind w:right="183"/>
        <w:rPr>
          <w:sz w:val="20"/>
          <w:lang w:val="vi-VN"/>
        </w:rPr>
      </w:pPr>
      <w:r w:rsidRPr="00FF3DD3">
        <w:rPr>
          <w:b/>
          <w:sz w:val="20"/>
          <w:lang w:val="vi-VN"/>
        </w:rPr>
        <w:t xml:space="preserve">The application contex. </w:t>
      </w:r>
      <w:r w:rsidRPr="00FF3DD3">
        <w:rPr>
          <w:sz w:val="20"/>
          <w:lang w:val="vi-VN"/>
        </w:rPr>
        <w:t>B</w:t>
      </w:r>
      <w:r w:rsidRPr="00FF3DD3">
        <w:rPr>
          <w:rFonts w:ascii="Cambria" w:hAnsi="Cambria" w:cs="Cambria"/>
          <w:sz w:val="20"/>
          <w:lang w:val="vi-VN"/>
        </w:rPr>
        <w:t>ạ</w:t>
      </w:r>
      <w:r w:rsidRPr="00FF3DD3">
        <w:rPr>
          <w:sz w:val="20"/>
          <w:lang w:val="vi-VN"/>
        </w:rPr>
        <w:t>n s</w:t>
      </w:r>
      <w:r w:rsidRPr="00FF3DD3">
        <w:rPr>
          <w:rFonts w:ascii="Cambria" w:hAnsi="Cambria" w:cs="Cambria"/>
          <w:sz w:val="20"/>
          <w:lang w:val="vi-VN"/>
        </w:rPr>
        <w:t>ử</w:t>
      </w:r>
      <w:r w:rsidRPr="00FF3DD3">
        <w:rPr>
          <w:sz w:val="20"/>
          <w:lang w:val="vi-VN"/>
        </w:rPr>
        <w:t xml:space="preserve"> d</w:t>
      </w:r>
      <w:r w:rsidRPr="00FF3DD3">
        <w:rPr>
          <w:rFonts w:ascii="Cambria" w:hAnsi="Cambria" w:cs="Cambria"/>
          <w:sz w:val="20"/>
          <w:lang w:val="vi-VN"/>
        </w:rPr>
        <w:t>ụ</w:t>
      </w:r>
      <w:r w:rsidRPr="00FF3DD3">
        <w:rPr>
          <w:sz w:val="20"/>
          <w:lang w:val="vi-VN"/>
        </w:rPr>
        <w:t>ng câu l</w:t>
      </w:r>
      <w:r w:rsidRPr="00FF3DD3">
        <w:rPr>
          <w:rFonts w:ascii="Cambria" w:hAnsi="Cambria" w:cs="Cambria"/>
          <w:sz w:val="20"/>
          <w:lang w:val="vi-VN"/>
        </w:rPr>
        <w:t>ệ</w:t>
      </w:r>
      <w:r w:rsidRPr="00FF3DD3">
        <w:rPr>
          <w:sz w:val="20"/>
          <w:lang w:val="vi-VN"/>
        </w:rPr>
        <w:t>nh SQL CREATE CONTEXT đ</w:t>
      </w:r>
      <w:r w:rsidRPr="00FF3DD3">
        <w:rPr>
          <w:rFonts w:ascii="Cambria" w:hAnsi="Cambria" w:cs="Cambria"/>
          <w:sz w:val="20"/>
          <w:lang w:val="vi-VN"/>
        </w:rPr>
        <w:t>ể</w:t>
      </w:r>
      <w:r w:rsidRPr="00FF3DD3">
        <w:rPr>
          <w:sz w:val="20"/>
          <w:lang w:val="vi-VN"/>
        </w:rPr>
        <w:t xml:space="preserve"> t</w:t>
      </w:r>
      <w:r w:rsidRPr="00FF3DD3">
        <w:rPr>
          <w:rFonts w:ascii="Cambria" w:hAnsi="Cambria" w:cs="Cambria"/>
          <w:sz w:val="20"/>
          <w:lang w:val="vi-VN"/>
        </w:rPr>
        <w:t>ạ</w:t>
      </w:r>
      <w:r w:rsidRPr="00FF3DD3">
        <w:rPr>
          <w:sz w:val="20"/>
          <w:lang w:val="vi-VN"/>
        </w:rPr>
        <w:t>o ra m</w:t>
      </w:r>
      <w:r w:rsidRPr="00FF3DD3">
        <w:rPr>
          <w:rFonts w:ascii="Cambria" w:hAnsi="Cambria" w:cs="Cambria"/>
          <w:sz w:val="20"/>
          <w:lang w:val="vi-VN"/>
        </w:rPr>
        <w:t>ộ</w:t>
      </w:r>
      <w:r w:rsidRPr="00FF3DD3">
        <w:rPr>
          <w:sz w:val="20"/>
          <w:lang w:val="vi-VN"/>
        </w:rPr>
        <w:t>t application contex. Câu l</w:t>
      </w:r>
      <w:r w:rsidRPr="00FF3DD3">
        <w:rPr>
          <w:rFonts w:ascii="Cambria" w:hAnsi="Cambria" w:cs="Cambria"/>
          <w:sz w:val="20"/>
          <w:lang w:val="vi-VN"/>
        </w:rPr>
        <w:t>ệ</w:t>
      </w:r>
      <w:r w:rsidRPr="00FF3DD3">
        <w:rPr>
          <w:sz w:val="20"/>
          <w:lang w:val="vi-VN"/>
        </w:rPr>
        <w:t>nh này đ</w:t>
      </w:r>
      <w:r w:rsidRPr="00FF3DD3">
        <w:rPr>
          <w:rFonts w:ascii="Cambria" w:hAnsi="Cambria" w:cs="Cambria"/>
          <w:sz w:val="20"/>
          <w:lang w:val="vi-VN"/>
        </w:rPr>
        <w:t>ặ</w:t>
      </w:r>
      <w:r w:rsidRPr="00FF3DD3">
        <w:rPr>
          <w:sz w:val="20"/>
          <w:lang w:val="vi-VN"/>
        </w:rPr>
        <w:t>t tên cho application contex (không gian tên) và liên k</w:t>
      </w:r>
      <w:r w:rsidRPr="00FF3DD3">
        <w:rPr>
          <w:rFonts w:ascii="Cambria" w:hAnsi="Cambria" w:cs="Cambria"/>
          <w:sz w:val="20"/>
          <w:lang w:val="vi-VN"/>
        </w:rPr>
        <w:t>ế</w:t>
      </w:r>
      <w:r w:rsidRPr="00FF3DD3">
        <w:rPr>
          <w:sz w:val="20"/>
          <w:lang w:val="vi-VN"/>
        </w:rPr>
        <w:t>t nó v</w:t>
      </w:r>
      <w:r w:rsidRPr="00FF3DD3">
        <w:rPr>
          <w:rFonts w:ascii="Cambria" w:hAnsi="Cambria" w:cs="Cambria"/>
          <w:sz w:val="20"/>
          <w:lang w:val="vi-VN"/>
        </w:rPr>
        <w:t>ớ</w:t>
      </w:r>
      <w:r w:rsidRPr="00FF3DD3">
        <w:rPr>
          <w:sz w:val="20"/>
          <w:lang w:val="vi-VN"/>
        </w:rPr>
        <w:t>i m</w:t>
      </w:r>
      <w:r w:rsidRPr="00FF3DD3">
        <w:rPr>
          <w:rFonts w:ascii="Cambria" w:hAnsi="Cambria" w:cs="Cambria"/>
          <w:sz w:val="20"/>
          <w:lang w:val="vi-VN"/>
        </w:rPr>
        <w:t>ộ</w:t>
      </w:r>
      <w:r w:rsidRPr="00FF3DD3">
        <w:rPr>
          <w:sz w:val="20"/>
          <w:lang w:val="vi-VN"/>
        </w:rPr>
        <w:t>t procedure PL / SQL đ</w:t>
      </w:r>
      <w:r w:rsidRPr="00FF3DD3">
        <w:rPr>
          <w:rFonts w:ascii="Cambria" w:hAnsi="Cambria" w:cs="Cambria"/>
          <w:sz w:val="20"/>
          <w:lang w:val="vi-VN"/>
        </w:rPr>
        <w:t>ượ</w:t>
      </w:r>
      <w:r w:rsidRPr="00FF3DD3">
        <w:rPr>
          <w:sz w:val="20"/>
          <w:lang w:val="vi-VN"/>
        </w:rPr>
        <w:t>c thi</w:t>
      </w:r>
      <w:r w:rsidRPr="00FF3DD3">
        <w:rPr>
          <w:rFonts w:ascii="Cambria" w:hAnsi="Cambria" w:cs="Cambria"/>
          <w:sz w:val="20"/>
          <w:lang w:val="vi-VN"/>
        </w:rPr>
        <w:t>ế</w:t>
      </w:r>
      <w:r w:rsidRPr="00FF3DD3">
        <w:rPr>
          <w:sz w:val="20"/>
          <w:lang w:val="vi-VN"/>
        </w:rPr>
        <w:t>t k</w:t>
      </w:r>
      <w:r w:rsidRPr="00FF3DD3">
        <w:rPr>
          <w:rFonts w:ascii="Cambria" w:hAnsi="Cambria" w:cs="Cambria"/>
          <w:sz w:val="20"/>
          <w:lang w:val="vi-VN"/>
        </w:rPr>
        <w:t>ế</w:t>
      </w:r>
      <w:r w:rsidRPr="00FF3DD3">
        <w:rPr>
          <w:sz w:val="20"/>
          <w:lang w:val="vi-VN"/>
        </w:rPr>
        <w:t xml:space="preserve"> đ</w:t>
      </w:r>
      <w:r w:rsidRPr="00FF3DD3">
        <w:rPr>
          <w:rFonts w:ascii="Cambria" w:hAnsi="Cambria" w:cs="Cambria"/>
          <w:sz w:val="20"/>
          <w:lang w:val="vi-VN"/>
        </w:rPr>
        <w:t>ể</w:t>
      </w:r>
      <w:r w:rsidRPr="00FF3DD3">
        <w:rPr>
          <w:sz w:val="20"/>
          <w:lang w:val="vi-VN"/>
        </w:rPr>
        <w:t xml:space="preserve"> l</w:t>
      </w:r>
      <w:r w:rsidRPr="00FF3DD3">
        <w:rPr>
          <w:rFonts w:ascii="Cambria" w:hAnsi="Cambria" w:cs="Cambria"/>
          <w:sz w:val="20"/>
          <w:lang w:val="vi-VN"/>
        </w:rPr>
        <w:t>ấ</w:t>
      </w:r>
      <w:r w:rsidRPr="00FF3DD3">
        <w:rPr>
          <w:sz w:val="20"/>
          <w:lang w:val="vi-VN"/>
        </w:rPr>
        <w:t>y d</w:t>
      </w:r>
      <w:r w:rsidRPr="00FF3DD3">
        <w:rPr>
          <w:rFonts w:ascii="Cambria" w:hAnsi="Cambria" w:cs="Cambria"/>
          <w:sz w:val="20"/>
          <w:lang w:val="vi-VN"/>
        </w:rPr>
        <w:t>ữ</w:t>
      </w:r>
      <w:r w:rsidRPr="00FF3DD3">
        <w:rPr>
          <w:sz w:val="20"/>
          <w:lang w:val="vi-VN"/>
        </w:rPr>
        <w:t xml:space="preserve"> li</w:t>
      </w:r>
      <w:r w:rsidRPr="00FF3DD3">
        <w:rPr>
          <w:rFonts w:ascii="Cambria" w:hAnsi="Cambria" w:cs="Cambria"/>
          <w:sz w:val="20"/>
          <w:lang w:val="vi-VN"/>
        </w:rPr>
        <w:t>ệ</w:t>
      </w:r>
      <w:r w:rsidRPr="00FF3DD3">
        <w:rPr>
          <w:sz w:val="20"/>
          <w:lang w:val="vi-VN"/>
        </w:rPr>
        <w:t>u session và thi</w:t>
      </w:r>
      <w:r w:rsidRPr="00FF3DD3">
        <w:rPr>
          <w:rFonts w:ascii="Cambria" w:hAnsi="Cambria" w:cs="Cambria"/>
          <w:sz w:val="20"/>
          <w:lang w:val="vi-VN"/>
        </w:rPr>
        <w:t>ế</w:t>
      </w:r>
      <w:r w:rsidRPr="00FF3DD3">
        <w:rPr>
          <w:sz w:val="20"/>
          <w:lang w:val="vi-VN"/>
        </w:rPr>
        <w:t>t l</w:t>
      </w:r>
      <w:r w:rsidRPr="00FF3DD3">
        <w:rPr>
          <w:rFonts w:ascii="Cambria" w:hAnsi="Cambria" w:cs="Cambria"/>
          <w:sz w:val="20"/>
          <w:lang w:val="vi-VN"/>
        </w:rPr>
        <w:t>ậ</w:t>
      </w:r>
      <w:r w:rsidRPr="00FF3DD3">
        <w:rPr>
          <w:sz w:val="20"/>
          <w:lang w:val="vi-VN"/>
        </w:rPr>
        <w:t>p  application conte.</w:t>
      </w:r>
    </w:p>
    <w:p w14:paraId="28A8E183" w14:textId="77777777" w:rsidR="00257CFD" w:rsidRPr="00FF3DD3" w:rsidRDefault="00257CFD" w:rsidP="00257CFD">
      <w:pPr>
        <w:pStyle w:val="BodyText"/>
        <w:spacing w:line="232" w:lineRule="auto"/>
        <w:ind w:left="2620"/>
        <w:rPr>
          <w:b/>
          <w:szCs w:val="22"/>
          <w:lang w:val="vi-VN"/>
        </w:rPr>
      </w:pPr>
      <w:r w:rsidRPr="00FF3DD3">
        <w:rPr>
          <w:b/>
          <w:szCs w:val="22"/>
          <w:lang w:val="vi-VN"/>
        </w:rPr>
        <w:t>M</w:t>
      </w:r>
      <w:r w:rsidRPr="00FF3DD3">
        <w:rPr>
          <w:rFonts w:ascii="Cambria" w:hAnsi="Cambria" w:cs="Cambria"/>
          <w:b/>
          <w:szCs w:val="22"/>
          <w:lang w:val="vi-VN"/>
        </w:rPr>
        <w:t>ộ</w:t>
      </w:r>
      <w:r w:rsidRPr="00FF3DD3">
        <w:rPr>
          <w:b/>
          <w:szCs w:val="22"/>
          <w:lang w:val="vi-VN"/>
        </w:rPr>
        <w:t>t PL/SQL procedure  th</w:t>
      </w:r>
      <w:r w:rsidRPr="00FF3DD3">
        <w:rPr>
          <w:rFonts w:ascii="Cambria" w:hAnsi="Cambria" w:cs="Cambria"/>
          <w:b/>
          <w:szCs w:val="22"/>
          <w:lang w:val="vi-VN"/>
        </w:rPr>
        <w:t>ự</w:t>
      </w:r>
      <w:r w:rsidRPr="00FF3DD3">
        <w:rPr>
          <w:b/>
          <w:szCs w:val="22"/>
          <w:lang w:val="vi-VN"/>
        </w:rPr>
        <w:t>c hi</w:t>
      </w:r>
      <w:r w:rsidRPr="00FF3DD3">
        <w:rPr>
          <w:rFonts w:ascii="Cambria" w:hAnsi="Cambria" w:cs="Cambria"/>
          <w:b/>
          <w:szCs w:val="22"/>
          <w:lang w:val="vi-VN"/>
        </w:rPr>
        <w:t>ệ</w:t>
      </w:r>
      <w:r w:rsidRPr="00FF3DD3">
        <w:rPr>
          <w:b/>
          <w:szCs w:val="22"/>
          <w:lang w:val="vi-VN"/>
        </w:rPr>
        <w:t>n truy xu</w:t>
      </w:r>
      <w:r w:rsidRPr="00FF3DD3">
        <w:rPr>
          <w:rFonts w:ascii="Cambria" w:hAnsi="Cambria" w:cs="Cambria"/>
          <w:b/>
          <w:szCs w:val="22"/>
          <w:lang w:val="vi-VN"/>
        </w:rPr>
        <w:t>ấ</w:t>
      </w:r>
      <w:r w:rsidRPr="00FF3DD3">
        <w:rPr>
          <w:b/>
          <w:szCs w:val="22"/>
          <w:lang w:val="vi-VN"/>
        </w:rPr>
        <w:t>t d</w:t>
      </w:r>
      <w:r w:rsidRPr="00FF3DD3">
        <w:rPr>
          <w:rFonts w:ascii="Cambria" w:hAnsi="Cambria" w:cs="Cambria"/>
          <w:b/>
          <w:szCs w:val="22"/>
          <w:lang w:val="vi-VN"/>
        </w:rPr>
        <w:t>ữ</w:t>
      </w:r>
      <w:r w:rsidRPr="00FF3DD3">
        <w:rPr>
          <w:b/>
          <w:szCs w:val="22"/>
          <w:lang w:val="vi-VN"/>
        </w:rPr>
        <w:t xml:space="preserve"> li</w:t>
      </w:r>
      <w:r w:rsidRPr="00FF3DD3">
        <w:rPr>
          <w:rFonts w:ascii="Cambria" w:hAnsi="Cambria" w:cs="Cambria"/>
          <w:b/>
          <w:szCs w:val="22"/>
          <w:lang w:val="vi-VN"/>
        </w:rPr>
        <w:t>ệ</w:t>
      </w:r>
      <w:r w:rsidRPr="00FF3DD3">
        <w:rPr>
          <w:b/>
          <w:szCs w:val="22"/>
          <w:lang w:val="vi-VN"/>
        </w:rPr>
        <w:t>u và thi</w:t>
      </w:r>
      <w:r w:rsidRPr="00FF3DD3">
        <w:rPr>
          <w:rFonts w:ascii="Cambria" w:hAnsi="Cambria" w:cs="Cambria"/>
          <w:b/>
          <w:szCs w:val="22"/>
          <w:lang w:val="vi-VN"/>
        </w:rPr>
        <w:t>ế</w:t>
      </w:r>
      <w:r w:rsidRPr="00FF3DD3">
        <w:rPr>
          <w:b/>
          <w:szCs w:val="22"/>
          <w:lang w:val="vi-VN"/>
        </w:rPr>
        <w:t>t l</w:t>
      </w:r>
      <w:r w:rsidRPr="00FF3DD3">
        <w:rPr>
          <w:rFonts w:ascii="Cambria" w:hAnsi="Cambria" w:cs="Cambria"/>
          <w:b/>
          <w:szCs w:val="22"/>
          <w:lang w:val="vi-VN"/>
        </w:rPr>
        <w:t>ậ</w:t>
      </w:r>
      <w:r w:rsidRPr="00FF3DD3">
        <w:rPr>
          <w:b/>
          <w:szCs w:val="22"/>
          <w:lang w:val="vi-VN"/>
        </w:rPr>
        <w:t>p ng</w:t>
      </w:r>
      <w:r w:rsidRPr="00FF3DD3">
        <w:rPr>
          <w:rFonts w:ascii="Cambria" w:hAnsi="Cambria" w:cs="Cambria"/>
          <w:b/>
          <w:szCs w:val="22"/>
          <w:lang w:val="vi-VN"/>
        </w:rPr>
        <w:t>ữ</w:t>
      </w:r>
      <w:r w:rsidRPr="00FF3DD3">
        <w:rPr>
          <w:b/>
          <w:szCs w:val="22"/>
          <w:lang w:val="vi-VN"/>
        </w:rPr>
        <w:t xml:space="preserve"> c</w:t>
      </w:r>
      <w:r w:rsidRPr="00FF3DD3">
        <w:rPr>
          <w:rFonts w:ascii="Cambria" w:hAnsi="Cambria" w:cs="Cambria"/>
          <w:b/>
          <w:szCs w:val="22"/>
          <w:lang w:val="vi-VN"/>
        </w:rPr>
        <w:t>ả</w:t>
      </w:r>
      <w:r w:rsidRPr="00FF3DD3">
        <w:rPr>
          <w:b/>
          <w:szCs w:val="22"/>
          <w:lang w:val="vi-VN"/>
        </w:rPr>
        <w:t xml:space="preserve">nh. </w:t>
      </w:r>
    </w:p>
    <w:p w14:paraId="71E02C96" w14:textId="77777777" w:rsidR="00257CFD" w:rsidRPr="00966867" w:rsidRDefault="00257CFD" w:rsidP="00257CFD">
      <w:pPr>
        <w:pStyle w:val="BodyText"/>
        <w:spacing w:line="232" w:lineRule="auto"/>
        <w:ind w:left="2620"/>
        <w:rPr>
          <w:szCs w:val="22"/>
        </w:rPr>
      </w:pPr>
      <w:r w:rsidRPr="00761E27">
        <w:rPr>
          <w:b/>
          <w:szCs w:val="22"/>
        </w:rPr>
        <w:t>"</w:t>
      </w:r>
      <w:r w:rsidRPr="00966867">
        <w:rPr>
          <w:szCs w:val="22"/>
        </w:rPr>
        <w:t>About the Package That Manages the Database Session-Based Application Context" trên trang 6-7 mô t</w:t>
      </w:r>
      <w:r w:rsidRPr="00966867">
        <w:rPr>
          <w:rFonts w:ascii="Cambria" w:hAnsi="Cambria" w:cs="Cambria"/>
          <w:szCs w:val="22"/>
        </w:rPr>
        <w:t>ả</w:t>
      </w:r>
      <w:r w:rsidRPr="00966867">
        <w:rPr>
          <w:szCs w:val="22"/>
        </w:rPr>
        <w:t xml:space="preserve">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mà quy trình này ph</w:t>
      </w:r>
      <w:r w:rsidRPr="00966867">
        <w:rPr>
          <w:rFonts w:ascii="Cambria" w:hAnsi="Cambria" w:cs="Cambria"/>
          <w:szCs w:val="22"/>
        </w:rPr>
        <w:t>ả</w:t>
      </w:r>
      <w:r w:rsidRPr="00966867">
        <w:rPr>
          <w:szCs w:val="22"/>
        </w:rPr>
        <w:t>i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w:t>
      </w:r>
    </w:p>
    <w:p w14:paraId="401B7A11" w14:textId="77777777" w:rsidR="00257CFD" w:rsidRPr="00966867" w:rsidRDefault="00257CFD" w:rsidP="00257CFD">
      <w:pPr>
        <w:pStyle w:val="BodyText"/>
        <w:spacing w:line="232" w:lineRule="auto"/>
        <w:ind w:left="2620"/>
        <w:rPr>
          <w:szCs w:val="22"/>
        </w:rPr>
      </w:pPr>
      <w:r w:rsidRPr="00966867">
        <w:rPr>
          <w:szCs w:val="22"/>
        </w:rPr>
        <w:t>Lý t</w:t>
      </w:r>
      <w:r w:rsidRPr="00966867">
        <w:rPr>
          <w:rFonts w:ascii="Cambria" w:hAnsi="Cambria" w:cs="Cambria"/>
          <w:szCs w:val="22"/>
        </w:rPr>
        <w:t>ưở</w:t>
      </w:r>
      <w:r w:rsidRPr="00966867">
        <w:rPr>
          <w:szCs w:val="22"/>
        </w:rPr>
        <w:t>ng nh</w:t>
      </w:r>
      <w:r w:rsidRPr="00966867">
        <w:rPr>
          <w:rFonts w:ascii="Cambria" w:hAnsi="Cambria" w:cs="Cambria"/>
          <w:szCs w:val="22"/>
        </w:rPr>
        <w:t>ấ</w:t>
      </w:r>
      <w:r w:rsidRPr="00966867">
        <w:rPr>
          <w:szCs w:val="22"/>
        </w:rPr>
        <w:t>t, t</w:t>
      </w:r>
      <w:r w:rsidRPr="00966867">
        <w:rPr>
          <w:rFonts w:ascii="Cambria" w:hAnsi="Cambria" w:cs="Cambria"/>
          <w:szCs w:val="22"/>
        </w:rPr>
        <w:t>ạ</w:t>
      </w:r>
      <w:r w:rsidRPr="00966867">
        <w:rPr>
          <w:szCs w:val="22"/>
        </w:rPr>
        <w:t>o procedurec này trong m</w:t>
      </w:r>
      <w:r w:rsidRPr="00966867">
        <w:rPr>
          <w:rFonts w:ascii="Cambria" w:hAnsi="Cambria" w:cs="Cambria"/>
          <w:szCs w:val="22"/>
        </w:rPr>
        <w:t>ộ</w:t>
      </w:r>
      <w:r w:rsidRPr="00966867">
        <w:rPr>
          <w:szCs w:val="22"/>
        </w:rPr>
        <w:t>t gói,đ</w:t>
      </w:r>
      <w:r w:rsidRPr="00966867">
        <w:rPr>
          <w:rFonts w:ascii="Cambria" w:hAnsi="Cambria" w:cs="Cambria"/>
          <w:szCs w:val="22"/>
        </w:rPr>
        <w:t>ể</w:t>
      </w:r>
      <w:r w:rsidRPr="00966867">
        <w:rPr>
          <w:szCs w:val="22"/>
        </w:rPr>
        <w:t xml:space="preserve"> b</w:t>
      </w:r>
      <w:r w:rsidRPr="00966867">
        <w:rPr>
          <w:rFonts w:ascii="Cambria" w:hAnsi="Cambria" w:cs="Cambria"/>
          <w:szCs w:val="22"/>
        </w:rPr>
        <w:t>ạ</w:t>
      </w:r>
      <w:r w:rsidRPr="00966867">
        <w:rPr>
          <w:szCs w:val="22"/>
        </w:rPr>
        <w:t>n có th</w:t>
      </w:r>
      <w:r w:rsidRPr="00966867">
        <w:rPr>
          <w:rFonts w:ascii="Cambria" w:hAnsi="Cambria" w:cs="Cambria"/>
          <w:szCs w:val="22"/>
        </w:rPr>
        <w:t>ể</w:t>
      </w:r>
      <w:r w:rsidRPr="00966867">
        <w:rPr>
          <w:szCs w:val="22"/>
        </w:rPr>
        <w:t xml:space="preserve"> bao g</w:t>
      </w:r>
      <w:r w:rsidRPr="00966867">
        <w:rPr>
          <w:rFonts w:ascii="Calibri" w:hAnsi="Calibri"/>
          <w:szCs w:val="22"/>
        </w:rPr>
        <w:t xml:space="preserve">ồm </w:t>
      </w:r>
      <w:r w:rsidRPr="00966867">
        <w:rPr>
          <w:szCs w:val="22"/>
        </w:rPr>
        <w:t>các procedure khác n</w:t>
      </w:r>
      <w:r w:rsidRPr="00966867">
        <w:rPr>
          <w:rFonts w:ascii="Cambria" w:hAnsi="Cambria" w:cs="Cambria"/>
          <w:szCs w:val="22"/>
        </w:rPr>
        <w:t>ế</w:t>
      </w:r>
      <w:r w:rsidRPr="00966867">
        <w:rPr>
          <w:szCs w:val="22"/>
        </w:rPr>
        <w:t>u b</w:t>
      </w:r>
      <w:r w:rsidRPr="00966867">
        <w:rPr>
          <w:rFonts w:ascii="Cambria" w:hAnsi="Cambria" w:cs="Cambria"/>
          <w:szCs w:val="22"/>
        </w:rPr>
        <w:t>ạ</w:t>
      </w:r>
      <w:r w:rsidRPr="00966867">
        <w:rPr>
          <w:szCs w:val="22"/>
        </w:rPr>
        <w:t>n mu</w:t>
      </w:r>
      <w:r w:rsidRPr="00966867">
        <w:rPr>
          <w:rFonts w:ascii="Cambria" w:hAnsi="Cambria" w:cs="Cambria"/>
          <w:szCs w:val="22"/>
        </w:rPr>
        <w:t>ố</w:t>
      </w:r>
      <w:r w:rsidRPr="00966867">
        <w:rPr>
          <w:szCs w:val="22"/>
        </w:rPr>
        <w:t>n  (ví d</w:t>
      </w:r>
      <w:r w:rsidRPr="00966867">
        <w:rPr>
          <w:rFonts w:ascii="Cambria" w:hAnsi="Cambria" w:cs="Cambria"/>
          <w:szCs w:val="22"/>
        </w:rPr>
        <w:t>ụ</w:t>
      </w:r>
      <w:r w:rsidRPr="00966867">
        <w:rPr>
          <w:szCs w:val="22"/>
        </w:rPr>
        <w:t>, đ</w:t>
      </w:r>
      <w:r w:rsidRPr="00966867">
        <w:rPr>
          <w:rFonts w:ascii="Cambria" w:hAnsi="Cambria" w:cs="Cambria"/>
          <w:szCs w:val="22"/>
        </w:rPr>
        <w:t>ể</w:t>
      </w:r>
      <w:r w:rsidRPr="00966867">
        <w:rPr>
          <w:szCs w:val="22"/>
        </w:rPr>
        <w:t xml:space="preserve">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ki</w:t>
      </w:r>
      <w:r w:rsidRPr="00966867">
        <w:rPr>
          <w:rFonts w:ascii="Cambria" w:hAnsi="Cambria" w:cs="Cambria"/>
          <w:szCs w:val="22"/>
        </w:rPr>
        <w:t>ể</w:t>
      </w:r>
      <w:r w:rsidRPr="00966867">
        <w:rPr>
          <w:szCs w:val="22"/>
        </w:rPr>
        <w:t>m tra l</w:t>
      </w:r>
      <w:r w:rsidRPr="00966867">
        <w:rPr>
          <w:rFonts w:ascii="Cambria" w:hAnsi="Cambria" w:cs="Cambria"/>
          <w:szCs w:val="22"/>
        </w:rPr>
        <w:t>ỗ</w:t>
      </w:r>
      <w:r w:rsidRPr="00966867">
        <w:rPr>
          <w:szCs w:val="22"/>
        </w:rPr>
        <w:t>i).</w:t>
      </w:r>
    </w:p>
    <w:p w14:paraId="7926B683" w14:textId="77777777" w:rsidR="00257CFD" w:rsidRPr="00966867" w:rsidRDefault="00257CFD" w:rsidP="00257CFD">
      <w:pPr>
        <w:pStyle w:val="ListParagraph"/>
        <w:tabs>
          <w:tab w:val="left" w:pos="2620"/>
        </w:tabs>
        <w:spacing w:before="114" w:line="232" w:lineRule="auto"/>
        <w:ind w:left="2019" w:right="203"/>
        <w:rPr>
          <w:sz w:val="20"/>
        </w:rPr>
      </w:pPr>
      <w:r>
        <w:rPr>
          <w:b/>
          <w:sz w:val="20"/>
        </w:rPr>
        <w:t xml:space="preserve">   </w:t>
      </w:r>
      <w:r w:rsidRPr="00966867">
        <w:rPr>
          <w:b/>
          <w:sz w:val="20"/>
        </w:rPr>
        <w:t>M</w:t>
      </w:r>
      <w:r w:rsidRPr="00966867">
        <w:rPr>
          <w:rFonts w:ascii="Cambria" w:hAnsi="Cambria" w:cs="Cambria"/>
          <w:b/>
          <w:sz w:val="20"/>
        </w:rPr>
        <w:t>ộ</w:t>
      </w:r>
      <w:r w:rsidRPr="00966867">
        <w:rPr>
          <w:b/>
          <w:sz w:val="20"/>
        </w:rPr>
        <w:t>t cách đ</w:t>
      </w:r>
      <w:r w:rsidRPr="00966867">
        <w:rPr>
          <w:rFonts w:ascii="Cambria" w:hAnsi="Cambria" w:cs="Cambria"/>
          <w:b/>
          <w:sz w:val="20"/>
        </w:rPr>
        <w:t>ể</w:t>
      </w:r>
      <w:r w:rsidRPr="00966867">
        <w:rPr>
          <w:b/>
          <w:sz w:val="20"/>
        </w:rPr>
        <w:t xml:space="preserve"> đ</w:t>
      </w:r>
      <w:r w:rsidRPr="00966867">
        <w:rPr>
          <w:rFonts w:ascii="Cambria" w:hAnsi="Cambria" w:cs="Cambria"/>
          <w:b/>
          <w:sz w:val="20"/>
        </w:rPr>
        <w:t>ặ</w:t>
      </w:r>
      <w:r w:rsidRPr="00966867">
        <w:rPr>
          <w:b/>
          <w:sz w:val="20"/>
        </w:rPr>
        <w:t>t application context khi ng</w:t>
      </w:r>
      <w:r w:rsidRPr="00966867">
        <w:rPr>
          <w:rFonts w:ascii="Cambria" w:hAnsi="Cambria" w:cs="Cambria"/>
          <w:b/>
          <w:sz w:val="20"/>
        </w:rPr>
        <w:t>ườ</w:t>
      </w:r>
      <w:r w:rsidRPr="00966867">
        <w:rPr>
          <w:b/>
          <w:sz w:val="20"/>
        </w:rPr>
        <w:t>i dùng đăng nh</w:t>
      </w:r>
      <w:r w:rsidRPr="00966867">
        <w:rPr>
          <w:rFonts w:ascii="Cambria" w:hAnsi="Cambria" w:cs="Cambria"/>
          <w:b/>
          <w:sz w:val="20"/>
        </w:rPr>
        <w:t>ậ</w:t>
      </w:r>
      <w:r w:rsidRPr="00966867">
        <w:rPr>
          <w:b/>
          <w:sz w:val="20"/>
        </w:rPr>
        <w:t>p.</w:t>
      </w:r>
      <w:r w:rsidRPr="00966867">
        <w:rPr>
          <w:sz w:val="20"/>
        </w:rPr>
        <w:t>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 xml:space="preserve">p vào các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s</w:t>
      </w:r>
      <w:r w:rsidRPr="00966867">
        <w:rPr>
          <w:rFonts w:ascii="Cambria" w:hAnsi="Cambria" w:cs="Cambria"/>
          <w:sz w:val="20"/>
        </w:rPr>
        <w:t>ử</w:t>
      </w:r>
      <w:r w:rsidRPr="00966867">
        <w:rPr>
          <w:sz w:val="20"/>
        </w:rPr>
        <w:t xml:space="preserve"> d</w:t>
      </w:r>
      <w:r w:rsidRPr="00966867">
        <w:rPr>
          <w:rFonts w:ascii="Cambria" w:hAnsi="Cambria" w:cs="Cambria"/>
          <w:sz w:val="20"/>
        </w:rPr>
        <w:t>ụ</w:t>
      </w:r>
      <w:r w:rsidRPr="00966867">
        <w:rPr>
          <w:sz w:val="20"/>
        </w:rPr>
        <w:t>ng application context ph</w:t>
      </w:r>
      <w:r w:rsidRPr="00966867">
        <w:rPr>
          <w:rFonts w:ascii="Cambria" w:hAnsi="Cambria" w:cs="Cambria"/>
          <w:sz w:val="20"/>
        </w:rPr>
        <w:t>ả</w:t>
      </w:r>
      <w:r w:rsidRPr="00966867">
        <w:rPr>
          <w:sz w:val="20"/>
        </w:rPr>
        <w:t>i ch</w:t>
      </w:r>
      <w:r w:rsidRPr="00966867">
        <w:rPr>
          <w:rFonts w:ascii="Cambria" w:hAnsi="Cambria" w:cs="Cambria"/>
          <w:sz w:val="20"/>
        </w:rPr>
        <w:t>ạ</w:t>
      </w:r>
      <w:r w:rsidRPr="00966867">
        <w:rPr>
          <w:sz w:val="20"/>
        </w:rPr>
        <w:t>y m</w:t>
      </w:r>
      <w:r w:rsidRPr="00966867">
        <w:rPr>
          <w:rFonts w:ascii="Cambria" w:hAnsi="Cambria" w:cs="Cambria"/>
          <w:sz w:val="20"/>
        </w:rPr>
        <w:t>ộ</w:t>
      </w:r>
      <w:r w:rsidRPr="00966867">
        <w:rPr>
          <w:sz w:val="20"/>
        </w:rPr>
        <w:t>t gói PL / SQL đ</w:t>
      </w:r>
      <w:r w:rsidRPr="00966867">
        <w:rPr>
          <w:rFonts w:ascii="Cambria" w:hAnsi="Cambria" w:cs="Cambria"/>
          <w:sz w:val="20"/>
        </w:rPr>
        <w:t>ặ</w:t>
      </w:r>
      <w:r w:rsidRPr="00966867">
        <w:rPr>
          <w:sz w:val="20"/>
        </w:rPr>
        <w:t>t application context.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đ</w:t>
      </w:r>
      <w:r w:rsidRPr="00966867">
        <w:rPr>
          <w:rFonts w:ascii="Cambria" w:hAnsi="Cambria" w:cs="Cambria"/>
          <w:sz w:val="20"/>
        </w:rPr>
        <w:t>ạ</w:t>
      </w:r>
      <w:r w:rsidRPr="00966867">
        <w:rPr>
          <w:sz w:val="20"/>
        </w:rPr>
        <w:t>t đ</w:t>
      </w:r>
      <w:r w:rsidRPr="00966867">
        <w:rPr>
          <w:rFonts w:ascii="Cambria" w:hAnsi="Cambria" w:cs="Cambria"/>
          <w:sz w:val="20"/>
        </w:rPr>
        <w:t>ượ</w:t>
      </w:r>
      <w:r w:rsidRPr="00966867">
        <w:rPr>
          <w:sz w:val="20"/>
        </w:rPr>
        <w:t>c đi</w:t>
      </w:r>
      <w:r w:rsidRPr="00966867">
        <w:rPr>
          <w:rFonts w:ascii="Cambria" w:hAnsi="Cambria" w:cs="Cambria"/>
          <w:sz w:val="20"/>
        </w:rPr>
        <w:t>ề</w:t>
      </w:r>
      <w:r w:rsidRPr="00966867">
        <w:rPr>
          <w:sz w:val="20"/>
        </w:rPr>
        <w:t>u này v</w:t>
      </w:r>
      <w:r w:rsidRPr="00966867">
        <w:rPr>
          <w:rFonts w:ascii="Cambria" w:hAnsi="Cambria" w:cs="Cambria"/>
          <w:sz w:val="20"/>
        </w:rPr>
        <w:t>ớ</w:t>
      </w:r>
      <w:r w:rsidRPr="00966867">
        <w:rPr>
          <w:sz w:val="20"/>
        </w:rPr>
        <w:t>i kích ho</w:t>
      </w:r>
      <w:r w:rsidRPr="00966867">
        <w:rPr>
          <w:rFonts w:ascii="Cambria" w:hAnsi="Cambria" w:cs="Cambria"/>
          <w:sz w:val="20"/>
        </w:rPr>
        <w:t>ạ</w:t>
      </w:r>
      <w:r w:rsidRPr="00966867">
        <w:rPr>
          <w:sz w:val="20"/>
        </w:rPr>
        <w:t>t đăng nh</w:t>
      </w:r>
      <w:r w:rsidRPr="00966867">
        <w:rPr>
          <w:rFonts w:ascii="Cambria" w:hAnsi="Cambria" w:cs="Cambria"/>
          <w:sz w:val="20"/>
        </w:rPr>
        <w:t>ậ</w:t>
      </w:r>
      <w:r w:rsidRPr="00966867">
        <w:rPr>
          <w:sz w:val="20"/>
        </w:rPr>
        <w:t>p kích ho</w:t>
      </w:r>
      <w:r w:rsidRPr="00966867">
        <w:rPr>
          <w:rFonts w:ascii="Cambria" w:hAnsi="Cambria" w:cs="Cambria"/>
          <w:sz w:val="20"/>
        </w:rPr>
        <w:t>ạ</w:t>
      </w:r>
      <w:r w:rsidRPr="00966867">
        <w:rPr>
          <w:sz w:val="20"/>
        </w:rPr>
        <w:t>t m</w:t>
      </w:r>
      <w:r w:rsidRPr="00966867">
        <w:rPr>
          <w:rFonts w:ascii="Cambria" w:hAnsi="Cambria" w:cs="Cambria"/>
          <w:sz w:val="20"/>
        </w:rPr>
        <w:t>ỗ</w:t>
      </w:r>
      <w:r w:rsidRPr="00966867">
        <w:rPr>
          <w:sz w:val="20"/>
        </w:rPr>
        <w:t>i khi 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p ho</w:t>
      </w:r>
      <w:r w:rsidRPr="00966867">
        <w:rPr>
          <w:rFonts w:ascii="Cambria" w:hAnsi="Cambria" w:cs="Cambria"/>
          <w:sz w:val="20"/>
        </w:rPr>
        <w:t>ặ</w:t>
      </w:r>
      <w:r w:rsidRPr="00966867">
        <w:rPr>
          <w:sz w:val="20"/>
        </w:rPr>
        <w:t>c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nhúng ch</w:t>
      </w:r>
      <w:r w:rsidRPr="00966867">
        <w:rPr>
          <w:rFonts w:ascii="Cambria" w:hAnsi="Cambria" w:cs="Cambria"/>
          <w:sz w:val="20"/>
        </w:rPr>
        <w:t>ứ</w:t>
      </w:r>
      <w:r w:rsidRPr="00966867">
        <w:rPr>
          <w:sz w:val="20"/>
        </w:rPr>
        <w:t xml:space="preserve">c năng này vào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c</w:t>
      </w:r>
      <w:r w:rsidRPr="00966867">
        <w:rPr>
          <w:rFonts w:ascii="Cambria" w:hAnsi="Cambria" w:cs="Cambria"/>
          <w:sz w:val="20"/>
        </w:rPr>
        <w:t>ủ</w:t>
      </w:r>
      <w:r w:rsidRPr="00966867">
        <w:rPr>
          <w:sz w:val="20"/>
        </w:rPr>
        <w:t>a mình.</w:t>
      </w:r>
    </w:p>
    <w:p w14:paraId="5D34C5B6" w14:textId="77777777" w:rsidR="00257CFD" w:rsidRPr="00966867" w:rsidRDefault="00257CFD" w:rsidP="00257CFD">
      <w:pPr>
        <w:pStyle w:val="BodyText"/>
        <w:spacing w:before="117" w:line="232" w:lineRule="auto"/>
        <w:ind w:left="2260" w:right="225"/>
        <w:rPr>
          <w:color w:val="0070C0"/>
        </w:rPr>
      </w:pPr>
      <w:r w:rsidRPr="00966867">
        <w:rPr>
          <w:color w:val="0070C0"/>
        </w:rPr>
        <w:t>"H</w:t>
      </w:r>
      <w:r w:rsidRPr="00966867">
        <w:rPr>
          <w:rFonts w:ascii="Cambria" w:hAnsi="Cambria" w:cs="Cambria"/>
          <w:color w:val="0070C0"/>
        </w:rPr>
        <w:t>ướ</w:t>
      </w:r>
      <w:r w:rsidRPr="00966867">
        <w:rPr>
          <w:color w:val="0070C0"/>
        </w:rPr>
        <w:t>ng d</w:t>
      </w:r>
      <w:r w:rsidRPr="00966867">
        <w:rPr>
          <w:rFonts w:ascii="Cambria" w:hAnsi="Cambria" w:cs="Cambria"/>
          <w:color w:val="0070C0"/>
        </w:rPr>
        <w:t>ẫ</w:t>
      </w:r>
      <w:r w:rsidRPr="00966867">
        <w:rPr>
          <w:color w:val="0070C0"/>
        </w:rPr>
        <w:t>n: T</w:t>
      </w:r>
      <w:r w:rsidRPr="00966867">
        <w:rPr>
          <w:rFonts w:ascii="Cambria" w:hAnsi="Cambria" w:cs="Cambria"/>
          <w:color w:val="0070C0"/>
        </w:rPr>
        <w:t>ạ</w:t>
      </w:r>
      <w:r w:rsidRPr="00966867">
        <w:rPr>
          <w:color w:val="0070C0"/>
        </w:rPr>
        <w:t>o và s</w:t>
      </w:r>
      <w:r w:rsidRPr="00966867">
        <w:rPr>
          <w:rFonts w:ascii="Cambria" w:hAnsi="Cambria" w:cs="Cambria"/>
          <w:color w:val="0070C0"/>
        </w:rPr>
        <w:t>ử</w:t>
      </w:r>
      <w:r w:rsidRPr="00966867">
        <w:rPr>
          <w:color w:val="0070C0"/>
        </w:rPr>
        <w:t xml:space="preserve"> d</w:t>
      </w:r>
      <w:r w:rsidRPr="00966867">
        <w:rPr>
          <w:rFonts w:ascii="Cambria" w:hAnsi="Cambria" w:cs="Cambria"/>
          <w:color w:val="0070C0"/>
        </w:rPr>
        <w:t>ụ</w:t>
      </w:r>
      <w:r w:rsidRPr="00966867">
        <w:rPr>
          <w:color w:val="0070C0"/>
        </w:rPr>
        <w:t>ng Application Context d</w:t>
      </w:r>
      <w:r w:rsidRPr="00966867">
        <w:rPr>
          <w:rFonts w:ascii="Cambria" w:hAnsi="Cambria" w:cs="Cambria"/>
          <w:color w:val="0070C0"/>
        </w:rPr>
        <w:t>ự</w:t>
      </w:r>
      <w:r w:rsidRPr="00966867">
        <w:rPr>
          <w:color w:val="0070C0"/>
        </w:rPr>
        <w:t>a trên Database Session"</w:t>
      </w:r>
      <w:r w:rsidRPr="00966867">
        <w:t xml:space="preserve"> trên trang 6-12 cho th</w:t>
      </w:r>
      <w:r w:rsidRPr="00966867">
        <w:rPr>
          <w:rFonts w:ascii="Cambria" w:hAnsi="Cambria" w:cs="Cambria"/>
        </w:rPr>
        <w:t>ấ</w:t>
      </w:r>
      <w:r w:rsidRPr="00966867">
        <w:t>y cách t</w:t>
      </w:r>
      <w:r w:rsidRPr="00966867">
        <w:rPr>
          <w:rFonts w:ascii="Cambria" w:hAnsi="Cambria" w:cs="Cambria"/>
        </w:rPr>
        <w:t>ạ</w:t>
      </w:r>
      <w:r w:rsidRPr="00966867">
        <w:t>o và s</w:t>
      </w:r>
      <w:r w:rsidRPr="00966867">
        <w:rPr>
          <w:rFonts w:ascii="Cambria" w:hAnsi="Cambria" w:cs="Cambria"/>
        </w:rPr>
        <w:t>ử</w:t>
      </w:r>
      <w:r w:rsidRPr="00966867">
        <w:t xml:space="preserve"> d</w:t>
      </w:r>
      <w:r w:rsidRPr="00966867">
        <w:rPr>
          <w:rFonts w:ascii="Cambria" w:hAnsi="Cambria" w:cs="Cambria"/>
        </w:rPr>
        <w:t>ụ</w:t>
      </w:r>
      <w:r w:rsidRPr="00966867">
        <w:t>ng  Application Context  d</w:t>
      </w:r>
      <w:r w:rsidRPr="00966867">
        <w:rPr>
          <w:rFonts w:ascii="Cambria" w:hAnsi="Cambria" w:cs="Cambria"/>
        </w:rPr>
        <w:t>ự</w:t>
      </w:r>
      <w:r w:rsidRPr="00966867">
        <w:t>a trên Database Session đ</w:t>
      </w:r>
      <w:r w:rsidRPr="00966867">
        <w:rPr>
          <w:rFonts w:ascii="Cambria" w:hAnsi="Cambria" w:cs="Cambria"/>
        </w:rPr>
        <w:t>ượ</w:t>
      </w:r>
      <w:r w:rsidRPr="00966867">
        <w:t>c kh</w:t>
      </w:r>
      <w:r w:rsidRPr="00966867">
        <w:rPr>
          <w:rFonts w:ascii="Cambria" w:hAnsi="Cambria" w:cs="Cambria"/>
        </w:rPr>
        <w:t>ở</w:t>
      </w:r>
      <w:r w:rsidRPr="00966867">
        <w:t>i t</w:t>
      </w:r>
      <w:r w:rsidRPr="00966867">
        <w:rPr>
          <w:rFonts w:ascii="Cambria" w:hAnsi="Cambria" w:cs="Cambria"/>
        </w:rPr>
        <w:t>ạ</w:t>
      </w:r>
      <w:r w:rsidRPr="00966867">
        <w:t>o c</w:t>
      </w:r>
      <w:r w:rsidRPr="00966867">
        <w:rPr>
          <w:rFonts w:ascii="Cambria" w:hAnsi="Cambria" w:cs="Cambria"/>
        </w:rPr>
        <w:t>ụ</w:t>
      </w:r>
      <w:r w:rsidRPr="00966867">
        <w:t>c b</w:t>
      </w:r>
      <w:r w:rsidRPr="00966867">
        <w:rPr>
          <w:rFonts w:ascii="Cambria" w:hAnsi="Cambria" w:cs="Cambria"/>
        </w:rPr>
        <w:t>ộ</w:t>
      </w:r>
      <w:r w:rsidRPr="00966867">
        <w:t>.</w:t>
      </w:r>
    </w:p>
    <w:p w14:paraId="4C91B65A" w14:textId="77777777" w:rsidR="00257CFD" w:rsidRPr="00966867" w:rsidRDefault="00257CFD" w:rsidP="00257CFD">
      <w:pPr>
        <w:pStyle w:val="BodyText"/>
        <w:spacing w:before="117" w:line="232" w:lineRule="auto"/>
        <w:ind w:left="2260" w:right="225"/>
      </w:pPr>
      <w:r w:rsidRPr="00966867">
        <w:t xml:space="preserve"> B</w:t>
      </w:r>
      <w:r w:rsidRPr="00966867">
        <w:rPr>
          <w:rFonts w:ascii="Cambria" w:hAnsi="Cambria" w:cs="Cambria"/>
        </w:rPr>
        <w:t>ạ</w:t>
      </w:r>
      <w:r w:rsidRPr="00966867">
        <w:t>n cũng có th</w:t>
      </w:r>
      <w:r w:rsidRPr="00966867">
        <w:rPr>
          <w:rFonts w:ascii="Cambria" w:hAnsi="Cambria" w:cs="Cambria"/>
        </w:rPr>
        <w:t>ể</w:t>
      </w:r>
      <w:r w:rsidRPr="00966867">
        <w:t xml:space="preserve"> kh</w:t>
      </w:r>
      <w:r w:rsidRPr="00966867">
        <w:rPr>
          <w:rFonts w:ascii="Cambria" w:hAnsi="Cambria" w:cs="Cambria"/>
        </w:rPr>
        <w:t>ở</w:t>
      </w:r>
      <w:r w:rsidRPr="00966867">
        <w:t>i t</w:t>
      </w:r>
      <w:r w:rsidRPr="00966867">
        <w:rPr>
          <w:rFonts w:ascii="Cambria" w:hAnsi="Cambria" w:cs="Cambria"/>
        </w:rPr>
        <w:t>ạ</w:t>
      </w:r>
      <w:r w:rsidRPr="00966867">
        <w:t>o Application Context   d</w:t>
      </w:r>
      <w:r w:rsidRPr="00966867">
        <w:rPr>
          <w:rFonts w:ascii="Cambria" w:hAnsi="Cambria" w:cs="Cambria"/>
        </w:rPr>
        <w:t>ự</w:t>
      </w:r>
      <w:r w:rsidRPr="00966867">
        <w:t>a trên Session ho</w:t>
      </w:r>
      <w:r w:rsidRPr="00966867">
        <w:rPr>
          <w:rFonts w:ascii="Cambria" w:hAnsi="Cambria" w:cs="Cambria"/>
        </w:rPr>
        <w:t>ặ</w:t>
      </w:r>
      <w:r w:rsidRPr="00966867">
        <w:t>c externally ho</w:t>
      </w:r>
      <w:r w:rsidRPr="00966867">
        <w:rPr>
          <w:rFonts w:ascii="Cambria" w:hAnsi="Cambria" w:cs="Cambria"/>
        </w:rPr>
        <w:t>ặ</w:t>
      </w:r>
      <w:r w:rsidRPr="00966867">
        <w:t>c globally. Ho</w:t>
      </w:r>
      <w:r w:rsidRPr="00966867">
        <w:rPr>
          <w:rFonts w:ascii="Cambria" w:hAnsi="Cambria" w:cs="Cambria"/>
        </w:rPr>
        <w:t>ặ</w:t>
      </w:r>
      <w:r w:rsidRPr="00966867">
        <w:t>c là ph</w:t>
      </w:r>
      <w:r w:rsidRPr="00966867">
        <w:rPr>
          <w:rFonts w:ascii="Cambria" w:hAnsi="Cambria" w:cs="Cambria"/>
        </w:rPr>
        <w:t>ươ</w:t>
      </w:r>
      <w:r w:rsidRPr="00966867">
        <w:t>ng pháp</w:t>
      </w:r>
      <w:r>
        <w:t xml:space="preserve"> </w:t>
      </w:r>
      <w:r w:rsidRPr="00966867">
        <w:t>l</w:t>
      </w:r>
      <w:r w:rsidRPr="00966867">
        <w:rPr>
          <w:rFonts w:ascii="Cambria" w:hAnsi="Cambria" w:cs="Cambria"/>
        </w:rPr>
        <w:t>ư</w:t>
      </w:r>
      <w:r w:rsidRPr="00966867">
        <w:t>u tr</w:t>
      </w:r>
      <w:r w:rsidRPr="00966867">
        <w:rPr>
          <w:rFonts w:ascii="Cambria" w:hAnsi="Cambria" w:cs="Cambria"/>
        </w:rPr>
        <w:t>ữ</w:t>
      </w:r>
      <w:r w:rsidRPr="00966867">
        <w:t xml:space="preserve"> thông tin ng</w:t>
      </w:r>
      <w:r w:rsidRPr="00966867">
        <w:rPr>
          <w:rFonts w:ascii="Cambria" w:hAnsi="Cambria" w:cs="Cambria"/>
        </w:rPr>
        <w:t>ữ</w:t>
      </w:r>
      <w:r w:rsidRPr="00966867">
        <w:t xml:space="preserve"> c</w:t>
      </w:r>
      <w:r w:rsidRPr="00966867">
        <w:rPr>
          <w:rFonts w:ascii="Cambria" w:hAnsi="Cambria" w:cs="Cambria"/>
        </w:rPr>
        <w:t>ả</w:t>
      </w:r>
      <w:r w:rsidRPr="00966867">
        <w:t>nh trong  user session</w:t>
      </w:r>
    </w:p>
    <w:p w14:paraId="0D0D6F5E" w14:textId="77777777" w:rsidR="00257CFD" w:rsidRPr="008A0BA6" w:rsidRDefault="00257CFD" w:rsidP="00280038">
      <w:pPr>
        <w:pStyle w:val="ListParagraph"/>
        <w:numPr>
          <w:ilvl w:val="2"/>
          <w:numId w:val="189"/>
        </w:numPr>
        <w:tabs>
          <w:tab w:val="left" w:pos="2620"/>
        </w:tabs>
        <w:spacing w:before="117" w:line="232" w:lineRule="auto"/>
        <w:ind w:left="2619" w:right="581" w:hanging="359"/>
        <w:rPr>
          <w:sz w:val="20"/>
        </w:rPr>
      </w:pPr>
      <w:r>
        <w:rPr>
          <w:b/>
          <w:sz w:val="20"/>
        </w:rPr>
        <w:t>External</w:t>
      </w:r>
      <w:r>
        <w:rPr>
          <w:b/>
          <w:spacing w:val="-3"/>
          <w:sz w:val="20"/>
        </w:rPr>
        <w:t xml:space="preserve"> </w:t>
      </w:r>
      <w:r>
        <w:rPr>
          <w:b/>
          <w:sz w:val="20"/>
        </w:rPr>
        <w:t xml:space="preserve">initialization. </w:t>
      </w:r>
      <w:r>
        <w:t>Đây là ki</w:t>
      </w:r>
      <w:r w:rsidRPr="008A0BA6">
        <w:rPr>
          <w:rFonts w:ascii="Cambria" w:hAnsi="Cambria" w:cs="Cambria"/>
        </w:rPr>
        <w:t>ể</w:t>
      </w:r>
      <w:r>
        <w:t>u  có th</w:t>
      </w:r>
      <w:r w:rsidRPr="008A0BA6">
        <w:rPr>
          <w:rFonts w:ascii="Cambria" w:hAnsi="Cambria" w:cs="Cambria"/>
        </w:rPr>
        <w:t>ể</w:t>
      </w:r>
      <w:r>
        <w:t xml:space="preserve"> đ</w:t>
      </w:r>
      <w:r w:rsidRPr="008A0BA6">
        <w:rPr>
          <w:rFonts w:ascii="Cambria" w:hAnsi="Cambria" w:cs="Cambria"/>
        </w:rPr>
        <w:t>ế</w:t>
      </w:r>
      <w:r>
        <w:t>n t</w:t>
      </w:r>
      <w:r w:rsidRPr="008A0BA6">
        <w:rPr>
          <w:rFonts w:ascii="Cambria" w:hAnsi="Cambria" w:cs="Cambria"/>
        </w:rPr>
        <w:t>ừ</w:t>
      </w:r>
      <w:r>
        <w:t xml:space="preserve"> giao di</w:t>
      </w:r>
      <w:r w:rsidRPr="008A0BA6">
        <w:rPr>
          <w:rFonts w:ascii="Cambria" w:hAnsi="Cambria" w:cs="Cambria"/>
        </w:rPr>
        <w:t>ệ</w:t>
      </w:r>
      <w:r>
        <w:t>n OCI,</w:t>
      </w:r>
    </w:p>
    <w:p w14:paraId="5776265D" w14:textId="77777777" w:rsidR="00257CFD" w:rsidRDefault="00257CFD" w:rsidP="00257CFD">
      <w:pPr>
        <w:pStyle w:val="BodyText"/>
        <w:spacing w:line="232" w:lineRule="auto"/>
        <w:ind w:left="2620" w:right="987"/>
      </w:pPr>
      <w:r>
        <w:t>quy trình hàng đ</w:t>
      </w:r>
      <w:r>
        <w:rPr>
          <w:rFonts w:ascii="Cambria" w:hAnsi="Cambria" w:cs="Cambria"/>
        </w:rPr>
        <w:t>ợ</w:t>
      </w:r>
      <w:r>
        <w:t>i công vi</w:t>
      </w:r>
      <w:r>
        <w:rPr>
          <w:rFonts w:ascii="Cambria" w:hAnsi="Cambria" w:cs="Cambria"/>
        </w:rPr>
        <w:t>ệ</w:t>
      </w:r>
      <w:r>
        <w:t>c  ho</w:t>
      </w:r>
      <w:r>
        <w:rPr>
          <w:rFonts w:ascii="Cambria" w:hAnsi="Cambria" w:cs="Cambria"/>
        </w:rPr>
        <w:t>ặ</w:t>
      </w:r>
      <w:r>
        <w:t>c liên k</w:t>
      </w:r>
      <w:r>
        <w:rPr>
          <w:rFonts w:ascii="Cambria" w:hAnsi="Cambria" w:cs="Cambria"/>
        </w:rPr>
        <w:t>ế</w:t>
      </w:r>
      <w:r>
        <w:t>t  user database đ</w:t>
      </w:r>
      <w:r>
        <w:rPr>
          <w:rFonts w:ascii="Cambria" w:hAnsi="Cambria" w:cs="Cambria"/>
        </w:rPr>
        <w:t>ượ</w:t>
      </w:r>
      <w:r>
        <w:t>c k</w:t>
      </w:r>
      <w:r>
        <w:rPr>
          <w:rFonts w:ascii="Cambria" w:hAnsi="Cambria" w:cs="Cambria"/>
        </w:rPr>
        <w:t>ế</w:t>
      </w:r>
      <w:r>
        <w:t>t n</w:t>
      </w:r>
      <w:r>
        <w:rPr>
          <w:rFonts w:ascii="Cambria" w:hAnsi="Cambria" w:cs="Cambria"/>
        </w:rPr>
        <w:t>ố</w:t>
      </w:r>
      <w:r>
        <w:t>i.</w:t>
      </w:r>
    </w:p>
    <w:p w14:paraId="6AAAA6FB" w14:textId="77777777" w:rsidR="00257CFD" w:rsidRPr="008A0BA6" w:rsidRDefault="00257CFD" w:rsidP="00257CFD">
      <w:pPr>
        <w:pStyle w:val="BodyText"/>
        <w:spacing w:line="232" w:lineRule="auto"/>
        <w:ind w:left="2620" w:right="987"/>
        <w:rPr>
          <w:lang w:val="fr-FR"/>
        </w:rPr>
      </w:pPr>
      <w:r w:rsidRPr="008A0BA6">
        <w:rPr>
          <w:lang w:val="fr-FR"/>
        </w:rPr>
        <w:t>Kh</w:t>
      </w:r>
      <w:r w:rsidRPr="008A0BA6">
        <w:rPr>
          <w:rFonts w:ascii="Cambria" w:hAnsi="Cambria" w:cs="Cambria"/>
          <w:lang w:val="fr-FR"/>
        </w:rPr>
        <w:t>ở</w:t>
      </w:r>
      <w:r w:rsidRPr="008A0BA6">
        <w:rPr>
          <w:lang w:val="fr-FR"/>
        </w:rPr>
        <w:t>i t</w:t>
      </w:r>
      <w:r w:rsidRPr="008A0BA6">
        <w:rPr>
          <w:rFonts w:ascii="Cambria" w:hAnsi="Cambria" w:cs="Cambria"/>
          <w:lang w:val="fr-FR"/>
        </w:rPr>
        <w:t>ạ</w:t>
      </w:r>
      <w:r w:rsidRPr="008A0BA6">
        <w:rPr>
          <w:lang w:val="fr-FR"/>
        </w:rPr>
        <w:t>o Application Contexts d</w:t>
      </w:r>
      <w:r w:rsidRPr="008A0BA6">
        <w:rPr>
          <w:rFonts w:ascii="Cambria" w:hAnsi="Cambria" w:cs="Cambria"/>
          <w:lang w:val="fr-FR"/>
        </w:rPr>
        <w:t>ự</w:t>
      </w:r>
      <w:r w:rsidRPr="008A0BA6">
        <w:rPr>
          <w:lang w:val="fr-FR"/>
        </w:rPr>
        <w:t>a trên Database Session bên ngoài"</w:t>
      </w:r>
    </w:p>
    <w:p w14:paraId="2FD4EC49" w14:textId="77777777" w:rsidR="00257CFD" w:rsidRPr="00164D10" w:rsidRDefault="00257CFD" w:rsidP="00257CFD">
      <w:pPr>
        <w:pStyle w:val="BodyText"/>
        <w:spacing w:line="232" w:lineRule="auto"/>
        <w:ind w:left="2620" w:right="987"/>
        <w:rPr>
          <w:lang w:val="fr-FR"/>
        </w:rPr>
      </w:pPr>
      <w:r w:rsidRPr="008A0BA6">
        <w:rPr>
          <w:lang w:val="fr-FR"/>
        </w:rPr>
        <w:t xml:space="preserve"> trên trang 6-16 đ</w:t>
      </w:r>
      <w:r w:rsidRPr="008A0BA6">
        <w:rPr>
          <w:rFonts w:ascii="Cambria" w:hAnsi="Cambria" w:cs="Cambria"/>
          <w:lang w:val="fr-FR"/>
        </w:rPr>
        <w:t>ể</w:t>
      </w:r>
      <w:r w:rsidRPr="008A0BA6">
        <w:rPr>
          <w:lang w:val="fr-FR"/>
        </w:rPr>
        <w:t xml:space="preserve"> bi</w:t>
      </w:r>
      <w:r w:rsidRPr="008A0BA6">
        <w:rPr>
          <w:rFonts w:ascii="Cambria" w:hAnsi="Cambria" w:cs="Cambria"/>
          <w:lang w:val="fr-FR"/>
        </w:rPr>
        <w:t>ế</w:t>
      </w:r>
      <w:r w:rsidRPr="008A0BA6">
        <w:rPr>
          <w:lang w:val="fr-FR"/>
        </w:rPr>
        <w:t>t thông tin chi ti</w:t>
      </w:r>
      <w:r w:rsidRPr="008A0BA6">
        <w:rPr>
          <w:rFonts w:ascii="Cambria" w:hAnsi="Cambria" w:cs="Cambria"/>
          <w:lang w:val="fr-FR"/>
        </w:rPr>
        <w:t>ế</w:t>
      </w:r>
      <w:r w:rsidRPr="008A0BA6">
        <w:rPr>
          <w:lang w:val="fr-FR"/>
        </w:rPr>
        <w:t>t</w:t>
      </w:r>
    </w:p>
    <w:p w14:paraId="16798516" w14:textId="77777777" w:rsidR="00257CFD" w:rsidRPr="00164D10" w:rsidRDefault="00257CFD" w:rsidP="00280038">
      <w:pPr>
        <w:pStyle w:val="ListParagraph"/>
        <w:numPr>
          <w:ilvl w:val="2"/>
          <w:numId w:val="189"/>
        </w:numPr>
        <w:tabs>
          <w:tab w:val="left" w:pos="2620"/>
        </w:tabs>
        <w:spacing w:before="116" w:line="232" w:lineRule="auto"/>
        <w:ind w:right="667"/>
        <w:rPr>
          <w:sz w:val="20"/>
        </w:rPr>
      </w:pPr>
      <w:r w:rsidRPr="00FF3DD3">
        <w:rPr>
          <w:b/>
          <w:sz w:val="20"/>
          <w:lang w:val="fr-FR"/>
        </w:rPr>
        <w:t xml:space="preserve">Global initialization. </w:t>
      </w:r>
      <w:r w:rsidRPr="00FF3DD3">
        <w:rPr>
          <w:sz w:val="20"/>
          <w:lang w:val="fr-FR"/>
        </w:rPr>
        <w:t>Đây là ki</w:t>
      </w:r>
      <w:r w:rsidRPr="00FF3DD3">
        <w:rPr>
          <w:rFonts w:ascii="Cambria" w:hAnsi="Cambria" w:cs="Cambria"/>
          <w:sz w:val="20"/>
          <w:lang w:val="fr-FR"/>
        </w:rPr>
        <w:t>ể</w:t>
      </w:r>
      <w:r w:rsidRPr="00FF3DD3">
        <w:rPr>
          <w:sz w:val="20"/>
          <w:lang w:val="fr-FR"/>
        </w:rPr>
        <w:t>u s</w:t>
      </w:r>
      <w:r w:rsidRPr="00FF3DD3">
        <w:rPr>
          <w:rFonts w:ascii="Cambria" w:hAnsi="Cambria" w:cs="Cambria"/>
          <w:sz w:val="20"/>
          <w:lang w:val="fr-FR"/>
        </w:rPr>
        <w:t>ử</w:t>
      </w:r>
      <w:r w:rsidRPr="00FF3DD3">
        <w:rPr>
          <w:sz w:val="20"/>
          <w:lang w:val="fr-FR"/>
        </w:rPr>
        <w:t xml:space="preserve"> d</w:t>
      </w:r>
      <w:r w:rsidRPr="00FF3DD3">
        <w:rPr>
          <w:rFonts w:ascii="Cambria" w:hAnsi="Cambria" w:cs="Cambria"/>
          <w:sz w:val="20"/>
          <w:lang w:val="fr-FR"/>
        </w:rPr>
        <w:t>ụ</w:t>
      </w:r>
      <w:r w:rsidRPr="00FF3DD3">
        <w:rPr>
          <w:sz w:val="20"/>
          <w:lang w:val="fr-FR"/>
        </w:rPr>
        <w:t>ng các thu</w:t>
      </w:r>
      <w:r w:rsidRPr="00FF3DD3">
        <w:rPr>
          <w:rFonts w:ascii="Cambria" w:hAnsi="Cambria" w:cs="Cambria"/>
          <w:sz w:val="20"/>
          <w:lang w:val="fr-FR"/>
        </w:rPr>
        <w:t>ộ</w:t>
      </w:r>
      <w:r w:rsidRPr="00FF3DD3">
        <w:rPr>
          <w:sz w:val="20"/>
          <w:lang w:val="fr-FR"/>
        </w:rPr>
        <w:t>c tính và giá tr</w:t>
      </w:r>
      <w:r w:rsidRPr="00FF3DD3">
        <w:rPr>
          <w:rFonts w:ascii="Cambria" w:hAnsi="Cambria" w:cs="Cambria"/>
          <w:sz w:val="20"/>
          <w:lang w:val="fr-FR"/>
        </w:rPr>
        <w:t>ị</w:t>
      </w:r>
      <w:r w:rsidRPr="00FF3DD3">
        <w:rPr>
          <w:sz w:val="20"/>
          <w:lang w:val="fr-FR"/>
        </w:rPr>
        <w:t xml:space="preserve"> t</w:t>
      </w:r>
      <w:r w:rsidRPr="00FF3DD3">
        <w:rPr>
          <w:rFonts w:ascii="Cambria" w:hAnsi="Cambria" w:cs="Cambria"/>
          <w:sz w:val="20"/>
          <w:lang w:val="fr-FR"/>
        </w:rPr>
        <w:t>ừ</w:t>
      </w:r>
      <w:r w:rsidRPr="00FF3DD3">
        <w:rPr>
          <w:sz w:val="20"/>
          <w:lang w:val="fr-FR"/>
        </w:rPr>
        <w:t xml:space="preserve"> m</w:t>
      </w:r>
      <w:r w:rsidRPr="00FF3DD3">
        <w:rPr>
          <w:rFonts w:ascii="Cambria" w:hAnsi="Cambria" w:cs="Cambria"/>
          <w:sz w:val="20"/>
          <w:lang w:val="fr-FR"/>
        </w:rPr>
        <w:t>ộ</w:t>
      </w:r>
      <w:r w:rsidRPr="00FF3DD3">
        <w:rPr>
          <w:sz w:val="20"/>
          <w:lang w:val="fr-FR"/>
        </w:rPr>
        <w:t>t centralized location, ch</w:t>
      </w:r>
      <w:r w:rsidRPr="00FF3DD3">
        <w:rPr>
          <w:rFonts w:ascii="Cambria" w:hAnsi="Cambria" w:cs="Cambria"/>
          <w:sz w:val="20"/>
          <w:lang w:val="fr-FR"/>
        </w:rPr>
        <w:t>ẳ</w:t>
      </w:r>
      <w:r w:rsidRPr="00FF3DD3">
        <w:rPr>
          <w:sz w:val="20"/>
          <w:lang w:val="fr-FR"/>
        </w:rPr>
        <w:t>ng h</w:t>
      </w:r>
      <w:r w:rsidRPr="00FF3DD3">
        <w:rPr>
          <w:rFonts w:ascii="Cambria" w:hAnsi="Cambria" w:cs="Cambria"/>
          <w:sz w:val="20"/>
          <w:lang w:val="fr-FR"/>
        </w:rPr>
        <w:t>ạ</w:t>
      </w:r>
      <w:r w:rsidRPr="00FF3DD3">
        <w:rPr>
          <w:sz w:val="20"/>
          <w:lang w:val="fr-FR"/>
        </w:rPr>
        <w:t>n nh</w:t>
      </w:r>
      <w:r w:rsidRPr="00FF3DD3">
        <w:rPr>
          <w:rFonts w:ascii="Cambria" w:hAnsi="Cambria" w:cs="Cambria"/>
          <w:sz w:val="20"/>
          <w:lang w:val="fr-FR"/>
        </w:rPr>
        <w:t>ư</w:t>
      </w:r>
      <w:r w:rsidRPr="00FF3DD3">
        <w:rPr>
          <w:sz w:val="20"/>
          <w:lang w:val="fr-FR"/>
        </w:rPr>
        <w:t xml:space="preserve"> LDAP directory. </w:t>
      </w:r>
      <w:r w:rsidRPr="00164D10">
        <w:rPr>
          <w:sz w:val="20"/>
        </w:rPr>
        <w:t>"Kh</w:t>
      </w:r>
      <w:r w:rsidRPr="00164D10">
        <w:rPr>
          <w:rFonts w:ascii="Cambria" w:hAnsi="Cambria" w:cs="Cambria"/>
          <w:sz w:val="20"/>
        </w:rPr>
        <w:t>ở</w:t>
      </w:r>
      <w:r w:rsidRPr="00164D10">
        <w:rPr>
          <w:sz w:val="20"/>
        </w:rPr>
        <w:t>i t</w:t>
      </w:r>
      <w:r w:rsidRPr="00164D10">
        <w:rPr>
          <w:rFonts w:ascii="Cambria" w:hAnsi="Cambria" w:cs="Cambria"/>
          <w:sz w:val="20"/>
        </w:rPr>
        <w:t>ạ</w:t>
      </w:r>
      <w:r w:rsidRPr="00164D10">
        <w:rPr>
          <w:sz w:val="20"/>
        </w:rPr>
        <w:t xml:space="preserve">o </w:t>
      </w:r>
      <w:r>
        <w:rPr>
          <w:sz w:val="20"/>
        </w:rPr>
        <w:t xml:space="preserve">các </w:t>
      </w:r>
      <w:r w:rsidRPr="00164D10">
        <w:rPr>
          <w:sz w:val="20"/>
        </w:rPr>
        <w:t>Application Contexts Globally d</w:t>
      </w:r>
      <w:r w:rsidRPr="00164D10">
        <w:rPr>
          <w:rFonts w:ascii="Cambria" w:hAnsi="Cambria" w:cs="Cambria"/>
          <w:sz w:val="20"/>
        </w:rPr>
        <w:t>ự</w:t>
      </w:r>
      <w:r w:rsidRPr="00164D10">
        <w:rPr>
          <w:sz w:val="20"/>
        </w:rPr>
        <w:t>a trên Database Session " trên trang 6-18 cung c</w:t>
      </w:r>
      <w:r w:rsidRPr="00164D10">
        <w:rPr>
          <w:rFonts w:ascii="Cambria" w:hAnsi="Cambria" w:cs="Cambria"/>
          <w:sz w:val="20"/>
        </w:rPr>
        <w:t>ấ</w:t>
      </w:r>
      <w:r w:rsidRPr="00164D10">
        <w:rPr>
          <w:sz w:val="20"/>
        </w:rPr>
        <w:t>p thêm thông tin..</w:t>
      </w:r>
    </w:p>
    <w:p w14:paraId="4EF36B4B" w14:textId="77777777" w:rsidR="00257CFD" w:rsidRPr="001058B5" w:rsidRDefault="00257CFD" w:rsidP="00257CFD">
      <w:pPr>
        <w:pStyle w:val="BodyText"/>
        <w:spacing w:before="5"/>
        <w:rPr>
          <w:rFonts w:ascii="Arial" w:hAnsi="Arial" w:cs="Arial"/>
          <w:sz w:val="25"/>
        </w:rPr>
      </w:pPr>
    </w:p>
    <w:p w14:paraId="6B67EEF7" w14:textId="77777777" w:rsidR="00257CFD" w:rsidRPr="001058B5" w:rsidRDefault="00257CFD" w:rsidP="00257CFD">
      <w:pPr>
        <w:pStyle w:val="Heading4"/>
        <w:spacing w:before="1"/>
      </w:pPr>
      <w:bookmarkStart w:id="906" w:name="Creating_a_Database_Session-Based_Applic"/>
      <w:bookmarkStart w:id="907" w:name="_bookmark1155"/>
      <w:bookmarkEnd w:id="906"/>
      <w:bookmarkEnd w:id="907"/>
      <w:r>
        <w:t xml:space="preserve">Tạo </w:t>
      </w:r>
      <w:r w:rsidRPr="00C81318">
        <w:t xml:space="preserve"> Application Context  dựa trên  Database Session </w:t>
      </w:r>
      <w:r w:rsidRPr="001058B5">
        <w:t xml:space="preserve"> </w:t>
      </w:r>
    </w:p>
    <w:p w14:paraId="0D4767F4" w14:textId="77777777" w:rsidR="00257CFD" w:rsidRDefault="00257CFD" w:rsidP="00257CFD">
      <w:pPr>
        <w:pStyle w:val="BodyText"/>
        <w:spacing w:before="82" w:line="230" w:lineRule="auto"/>
        <w:ind w:left="2259"/>
        <w:rPr>
          <w:rFonts w:ascii="Arial" w:hAnsi="Arial" w:cs="Arial"/>
          <w:spacing w:val="-9"/>
        </w:rPr>
      </w:pPr>
      <w:r w:rsidRPr="005D636A">
        <w:rPr>
          <w:rFonts w:ascii="Arial" w:hAnsi="Arial" w:cs="Arial"/>
          <w:spacing w:val="-9"/>
        </w:rPr>
        <w:t xml:space="preserve"> Để tạo một application context dựa trên database session, </w:t>
      </w:r>
      <w:r w:rsidRPr="00C81318">
        <w:rPr>
          <w:rFonts w:ascii="Arial" w:hAnsi="Arial" w:cs="Arial"/>
          <w:spacing w:val="-9"/>
        </w:rPr>
        <w:t>bạn sử dụng câu lệnh SQL CREATE CONTEXT. Ở đây, bạn tạo một namespace cho application context và sau đó liên kết nó với một  PL / SQL package</w:t>
      </w:r>
      <w:r>
        <w:rPr>
          <w:rFonts w:ascii="Arial" w:hAnsi="Arial" w:cs="Arial"/>
          <w:spacing w:val="-9"/>
        </w:rPr>
        <w:t xml:space="preserve"> </w:t>
      </w:r>
      <w:r w:rsidRPr="00C81318">
        <w:rPr>
          <w:rFonts w:ascii="Arial" w:hAnsi="Arial" w:cs="Arial"/>
          <w:spacing w:val="-9"/>
        </w:rPr>
        <w:t>quản lý cặpname-value chứa thông tin session của người dùng. Bạn phải có đặc quyền hệ thống CREATE ANY CONTEXT để chạy câu lệnh này và đặc quyền DROP ANY CONTEXT</w:t>
      </w:r>
      <w:r>
        <w:rPr>
          <w:rFonts w:ascii="Arial" w:hAnsi="Arial" w:cs="Arial"/>
          <w:spacing w:val="-9"/>
        </w:rPr>
        <w:t xml:space="preserve"> </w:t>
      </w:r>
      <w:r w:rsidRPr="00C81318">
        <w:rPr>
          <w:rFonts w:ascii="Arial" w:hAnsi="Arial" w:cs="Arial"/>
          <w:spacing w:val="-9"/>
        </w:rPr>
        <w:t>để sử dụng câu lệnh DROP CONTEXT nếu bạn drop the application context Trong application context dựa trên database session, dữ liệu được lưu trữ trong database user session (UGA)</w:t>
      </w:r>
      <w:r>
        <w:rPr>
          <w:rFonts w:ascii="Arial" w:hAnsi="Arial" w:cs="Arial"/>
          <w:spacing w:val="-9"/>
        </w:rPr>
        <w:t xml:space="preserve"> </w:t>
      </w:r>
      <w:r w:rsidRPr="00C81318">
        <w:rPr>
          <w:rFonts w:ascii="Arial" w:hAnsi="Arial" w:cs="Arial"/>
          <w:spacing w:val="-9"/>
        </w:rPr>
        <w:t>trong một namespace mà bạn tạo bằng câu lệnh SQL CREATE CONTEXT.</w:t>
      </w:r>
    </w:p>
    <w:p w14:paraId="076BB69D" w14:textId="77777777" w:rsidR="00257CFD" w:rsidRPr="0092040F" w:rsidRDefault="00257CFD" w:rsidP="00257CFD">
      <w:pPr>
        <w:pStyle w:val="BodyText"/>
        <w:spacing w:before="82" w:line="230" w:lineRule="auto"/>
        <w:ind w:left="2259"/>
        <w:rPr>
          <w:rFonts w:ascii="Arial" w:hAnsi="Arial" w:cs="Arial"/>
          <w:spacing w:val="-9"/>
        </w:rPr>
      </w:pPr>
      <w:r w:rsidRPr="0092040F">
        <w:rPr>
          <w:rFonts w:ascii="Arial" w:hAnsi="Arial" w:cs="Arial"/>
        </w:rPr>
        <w:t>Mỗi application context  phải có một thuộc tính duy nhất và thuộc về một namespace. Đó là, context names phải là duy nhất trong  database, không chỉ trong một schema.</w:t>
      </w:r>
    </w:p>
    <w:p w14:paraId="4A4956A3" w14:textId="77777777" w:rsidR="00257CFD" w:rsidRPr="001058B5" w:rsidRDefault="00257CFD" w:rsidP="00257CFD">
      <w:pPr>
        <w:pStyle w:val="BodyText"/>
        <w:spacing w:before="120" w:line="230" w:lineRule="auto"/>
        <w:ind w:left="2259" w:right="123"/>
        <w:rPr>
          <w:rFonts w:ascii="Arial" w:hAnsi="Arial" w:cs="Arial"/>
        </w:rPr>
        <w:sectPr w:rsidR="00257CFD" w:rsidRPr="001058B5">
          <w:headerReference w:type="even" r:id="rId129"/>
          <w:headerReference w:type="default" r:id="rId130"/>
          <w:pgSz w:w="12240" w:h="15840"/>
          <w:pgMar w:top="840" w:right="1060" w:bottom="860" w:left="1100" w:header="549" w:footer="663" w:gutter="0"/>
          <w:cols w:space="720"/>
        </w:sectPr>
      </w:pPr>
      <w:r w:rsidRPr="0092040F">
        <w:rPr>
          <w:rFonts w:ascii="Arial" w:hAnsi="Arial" w:cs="Arial"/>
        </w:rPr>
        <w:t>Quyền sở hữu application context như sau:Mặc dù người dùng đã được cấp đặc quyền CREATE ANY CONTEXT</w:t>
      </w:r>
      <w:r>
        <w:rPr>
          <w:rFonts w:ascii="Arial" w:hAnsi="Arial" w:cs="Arial"/>
        </w:rPr>
        <w:t xml:space="preserve"> </w:t>
      </w:r>
      <w:r w:rsidRPr="0092040F">
        <w:rPr>
          <w:rFonts w:ascii="Arial" w:hAnsi="Arial" w:cs="Arial"/>
        </w:rPr>
        <w:t>và DROP ANY CONTEXT có thể tạo và xóa application context, nó được sở hữu bởi lược đồ SYS. Oracle Database kết hợp  the context</w:t>
      </w:r>
      <w:r>
        <w:rPr>
          <w:rFonts w:ascii="Arial" w:hAnsi="Arial" w:cs="Arial"/>
        </w:rPr>
        <w:t xml:space="preserve"> </w:t>
      </w:r>
      <w:r w:rsidRPr="0092040F">
        <w:rPr>
          <w:rFonts w:ascii="Arial" w:hAnsi="Arial" w:cs="Arial"/>
        </w:rPr>
        <w:t xml:space="preserve"> với tài khoản schema  đã tạo ra nó, nhưng nếu bạn bỏ người dùng này, the</w:t>
      </w:r>
      <w:r>
        <w:rPr>
          <w:rFonts w:ascii="Arial" w:hAnsi="Arial" w:cs="Arial"/>
        </w:rPr>
        <w:t xml:space="preserve"> </w:t>
      </w:r>
      <w:r w:rsidRPr="0092040F">
        <w:rPr>
          <w:rFonts w:ascii="Arial" w:hAnsi="Arial" w:cs="Arial"/>
        </w:rPr>
        <w:t>context vẫn tồn tại trong lược đồ SYS.Là người dùng SYS, bạn có thể drop the</w:t>
      </w:r>
      <w:r>
        <w:rPr>
          <w:rFonts w:ascii="Arial" w:hAnsi="Arial" w:cs="Arial"/>
        </w:rPr>
        <w:t xml:space="preserve"> </w:t>
      </w:r>
      <w:r w:rsidRPr="0092040F">
        <w:rPr>
          <w:rFonts w:ascii="Arial" w:hAnsi="Arial" w:cs="Arial"/>
        </w:rPr>
        <w:t>application context.</w:t>
      </w:r>
    </w:p>
    <w:p w14:paraId="7A8D8E7E" w14:textId="77777777" w:rsidR="00257CFD" w:rsidRPr="001058B5" w:rsidRDefault="00257CFD" w:rsidP="00257CFD">
      <w:pPr>
        <w:pStyle w:val="BodyText"/>
        <w:spacing w:before="5"/>
        <w:rPr>
          <w:rFonts w:ascii="Arial" w:hAnsi="Arial" w:cs="Arial"/>
          <w:sz w:val="25"/>
        </w:rPr>
      </w:pPr>
    </w:p>
    <w:p w14:paraId="23A06B77" w14:textId="77777777" w:rsidR="00257CFD" w:rsidRPr="001058B5" w:rsidRDefault="008D1AB8" w:rsidP="00257CFD">
      <w:pPr>
        <w:pStyle w:val="BodyText"/>
        <w:spacing w:before="103" w:line="228" w:lineRule="auto"/>
        <w:ind w:left="1660" w:right="848"/>
        <w:rPr>
          <w:rFonts w:ascii="Arial" w:hAnsi="Arial" w:cs="Arial"/>
        </w:rPr>
      </w:pPr>
      <w:hyperlink w:anchor="_bookmark1159" w:history="1">
        <w:r w:rsidR="00257CFD">
          <w:rPr>
            <w:rFonts w:ascii="Arial" w:hAnsi="Arial" w:cs="Arial"/>
            <w:color w:val="0000CC"/>
          </w:rPr>
          <w:t>Ví dụ</w:t>
        </w:r>
        <w:r w:rsidR="00257CFD" w:rsidRPr="001058B5">
          <w:rPr>
            <w:rFonts w:ascii="Arial" w:hAnsi="Arial" w:cs="Arial"/>
            <w:color w:val="0000CC"/>
            <w:spacing w:val="-19"/>
          </w:rPr>
          <w:t xml:space="preserve"> </w:t>
        </w:r>
        <w:r w:rsidR="00257CFD" w:rsidRPr="001058B5">
          <w:rPr>
            <w:rFonts w:ascii="Arial" w:hAnsi="Arial" w:cs="Arial"/>
            <w:color w:val="0000CC"/>
          </w:rPr>
          <w:t>6–1</w:t>
        </w:r>
        <w:r w:rsidR="00257CFD" w:rsidRPr="001058B5">
          <w:rPr>
            <w:rFonts w:ascii="Arial" w:hAnsi="Arial" w:cs="Arial"/>
            <w:color w:val="0000CC"/>
            <w:spacing w:val="-19"/>
          </w:rPr>
          <w:t xml:space="preserve"> </w:t>
        </w:r>
      </w:hyperlink>
      <w:r w:rsidR="00257CFD">
        <w:rPr>
          <w:rFonts w:ascii="Arial" w:hAnsi="Arial" w:cs="Arial"/>
        </w:rPr>
        <w:t xml:space="preserve">cho thấy làm thế nào để sử dụng </w:t>
      </w:r>
      <w:r w:rsidR="00257CFD" w:rsidRPr="001058B5">
        <w:rPr>
          <w:rFonts w:ascii="Arial" w:hAnsi="Arial" w:cs="Arial"/>
          <w:spacing w:val="-19"/>
        </w:rPr>
        <w:t xml:space="preserve"> </w:t>
      </w:r>
      <w:r w:rsidR="00257CFD" w:rsidRPr="001058B5">
        <w:rPr>
          <w:rFonts w:ascii="Arial" w:hAnsi="Arial" w:cs="Arial"/>
        </w:rPr>
        <w:t>CREATE</w:t>
      </w:r>
      <w:r w:rsidR="00257CFD" w:rsidRPr="001058B5">
        <w:rPr>
          <w:rFonts w:ascii="Arial" w:hAnsi="Arial" w:cs="Arial"/>
          <w:spacing w:val="-55"/>
        </w:rPr>
        <w:t xml:space="preserve"> </w:t>
      </w:r>
      <w:r w:rsidR="00257CFD" w:rsidRPr="001058B5">
        <w:rPr>
          <w:rFonts w:ascii="Arial" w:hAnsi="Arial" w:cs="Arial"/>
        </w:rPr>
        <w:t>CONTEXT</w:t>
      </w:r>
      <w:r w:rsidR="00257CFD" w:rsidRPr="001058B5">
        <w:rPr>
          <w:rFonts w:ascii="Arial" w:hAnsi="Arial" w:cs="Arial"/>
          <w:spacing w:val="-93"/>
        </w:rPr>
        <w:t xml:space="preserve"> </w:t>
      </w:r>
      <w:r w:rsidR="00257CFD">
        <w:rPr>
          <w:rFonts w:ascii="Arial" w:hAnsi="Arial" w:cs="Arial"/>
        </w:rPr>
        <w:t xml:space="preserve">tạo ra một </w:t>
      </w:r>
      <w:r w:rsidR="00257CFD" w:rsidRPr="001058B5">
        <w:rPr>
          <w:rFonts w:ascii="Arial" w:hAnsi="Arial" w:cs="Arial"/>
        </w:rPr>
        <w:t>application</w:t>
      </w:r>
      <w:r w:rsidR="00257CFD" w:rsidRPr="001058B5">
        <w:rPr>
          <w:rFonts w:ascii="Arial" w:hAnsi="Arial" w:cs="Arial"/>
          <w:spacing w:val="-1"/>
        </w:rPr>
        <w:t xml:space="preserve"> </w:t>
      </w:r>
      <w:r w:rsidR="00257CFD" w:rsidRPr="001058B5">
        <w:rPr>
          <w:rFonts w:ascii="Arial" w:hAnsi="Arial" w:cs="Arial"/>
        </w:rPr>
        <w:t>context</w:t>
      </w:r>
      <w:r w:rsidR="00257CFD">
        <w:rPr>
          <w:rFonts w:ascii="Arial" w:hAnsi="Arial" w:cs="Arial"/>
        </w:rPr>
        <w:t xml:space="preserve"> dựa trên </w:t>
      </w:r>
      <w:r w:rsidR="00257CFD" w:rsidRPr="001058B5">
        <w:rPr>
          <w:rFonts w:ascii="Arial" w:hAnsi="Arial" w:cs="Arial"/>
          <w:spacing w:val="-19"/>
        </w:rPr>
        <w:t xml:space="preserve"> </w:t>
      </w:r>
      <w:r w:rsidR="00257CFD" w:rsidRPr="001058B5">
        <w:rPr>
          <w:rFonts w:ascii="Arial" w:hAnsi="Arial" w:cs="Arial"/>
        </w:rPr>
        <w:t>database</w:t>
      </w:r>
      <w:r w:rsidR="00257CFD" w:rsidRPr="001058B5">
        <w:rPr>
          <w:rFonts w:ascii="Arial" w:hAnsi="Arial" w:cs="Arial"/>
          <w:spacing w:val="-19"/>
        </w:rPr>
        <w:t xml:space="preserve"> </w:t>
      </w:r>
      <w:r w:rsidR="00257CFD" w:rsidRPr="001058B5">
        <w:rPr>
          <w:rFonts w:ascii="Arial" w:hAnsi="Arial" w:cs="Arial"/>
        </w:rPr>
        <w:t>session</w:t>
      </w:r>
      <w:r w:rsidR="00257CFD">
        <w:rPr>
          <w:rFonts w:ascii="Arial" w:hAnsi="Arial" w:cs="Arial"/>
        </w:rPr>
        <w:t>:</w:t>
      </w:r>
    </w:p>
    <w:p w14:paraId="5C477917" w14:textId="77777777" w:rsidR="00257CFD" w:rsidRPr="001058B5" w:rsidRDefault="00257CFD" w:rsidP="00257CFD">
      <w:pPr>
        <w:pStyle w:val="BodyText"/>
        <w:rPr>
          <w:rFonts w:ascii="Arial" w:hAnsi="Arial" w:cs="Arial"/>
          <w:sz w:val="26"/>
        </w:rPr>
      </w:pPr>
    </w:p>
    <w:p w14:paraId="3CFD3E6C" w14:textId="77777777" w:rsidR="00257CFD" w:rsidRPr="001058B5" w:rsidRDefault="00257CFD" w:rsidP="00257CFD">
      <w:pPr>
        <w:ind w:left="1660"/>
        <w:rPr>
          <w:rFonts w:ascii="Arial" w:hAnsi="Arial" w:cs="Arial"/>
          <w:b/>
          <w:i/>
          <w:sz w:val="18"/>
        </w:rPr>
      </w:pPr>
      <w:bookmarkStart w:id="908" w:name="_bookmark1159"/>
      <w:bookmarkEnd w:id="908"/>
      <w:r w:rsidRPr="001058B5">
        <w:rPr>
          <w:rFonts w:ascii="Arial" w:hAnsi="Arial" w:cs="Arial"/>
          <w:b/>
          <w:i/>
          <w:sz w:val="18"/>
        </w:rPr>
        <w:t>Example 6–1 Creating a Database Session-Based Application Context</w:t>
      </w:r>
    </w:p>
    <w:p w14:paraId="5A50919F"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CREATE CONTEXT empno_ctx USING set_empno_ctx_pkg;</w:t>
      </w:r>
    </w:p>
    <w:p w14:paraId="5FEF592D" w14:textId="77777777" w:rsidR="00257CFD" w:rsidRPr="001058B5" w:rsidRDefault="00257CFD" w:rsidP="00257CFD">
      <w:pPr>
        <w:pStyle w:val="BodyText"/>
        <w:spacing w:before="2"/>
        <w:rPr>
          <w:rFonts w:ascii="Arial" w:hAnsi="Arial" w:cs="Arial"/>
          <w:sz w:val="19"/>
        </w:rPr>
      </w:pPr>
    </w:p>
    <w:p w14:paraId="7C3CFA12" w14:textId="77777777" w:rsidR="00257CFD" w:rsidRPr="00593723" w:rsidRDefault="00257CFD" w:rsidP="00257CFD">
      <w:pPr>
        <w:pStyle w:val="BodyText"/>
        <w:spacing w:line="228" w:lineRule="auto"/>
        <w:ind w:left="1660" w:right="832"/>
        <w:jc w:val="both"/>
        <w:rPr>
          <w:rFonts w:ascii="Arial" w:hAnsi="Arial" w:cs="Arial"/>
          <w:w w:val="95"/>
        </w:rPr>
      </w:pPr>
      <w:r w:rsidRPr="00593723">
        <w:rPr>
          <w:rFonts w:ascii="Arial" w:hAnsi="Arial" w:cs="Arial"/>
          <w:w w:val="95"/>
        </w:rPr>
        <w:t>Ở đây, empno_ctx là context namespace và set_empno_ctx_pkg là package thiết lập thuộc tính cho  namespace  empno_ctx. Khi bạn tạo application context,, package PL / SQL không cần tồn tại, nhưng nó phải tồn tại trong thời gian chạy. "Bước 3:Tạo một package để truy xuất dữ liệu Session và thiết lập application context "trên trang 6-14 cho thấy một ví dụ về cách tạo một package có thể được sử dụng với application context này.</w:t>
      </w:r>
    </w:p>
    <w:p w14:paraId="4A5285DD" w14:textId="77777777" w:rsidR="00257CFD" w:rsidRDefault="00257CFD" w:rsidP="00257CFD">
      <w:pPr>
        <w:pStyle w:val="BodyText"/>
        <w:spacing w:before="119" w:line="230" w:lineRule="auto"/>
        <w:ind w:left="1659" w:right="785"/>
        <w:rPr>
          <w:rFonts w:ascii="Arial" w:hAnsi="Arial" w:cs="Arial"/>
        </w:rPr>
      </w:pPr>
      <w:r>
        <w:rPr>
          <w:rFonts w:ascii="Arial" w:hAnsi="Arial" w:cs="Arial"/>
        </w:rPr>
        <w:t xml:space="preserve"> </w:t>
      </w:r>
      <w:r w:rsidRPr="00593723">
        <w:rPr>
          <w:rFonts w:ascii="Arial" w:hAnsi="Arial" w:cs="Arial"/>
        </w:rPr>
        <w:t>Lưu ý rằng khi bạn tạo  context, bạn không đặt thuộc tính name-value của nó trong câu lệnh CREATE CONTEXT.Thay vào đó, bạn đặt các gói này trong package  mà bạn liên kết với application context</w:t>
      </w:r>
      <w:r>
        <w:rPr>
          <w:rFonts w:ascii="Arial" w:hAnsi="Arial" w:cs="Arial"/>
        </w:rPr>
        <w:t>.</w:t>
      </w:r>
      <w:r w:rsidRPr="00593723">
        <w:rPr>
          <w:rFonts w:ascii="Arial" w:hAnsi="Arial" w:cs="Arial"/>
        </w:rPr>
        <w:t xml:space="preserve"> Lý do bạn làm điều này là để ngăn chặn người dùng độc hại thay đổi các thuộc tính  context, mà không có xác thực thuộc tính thích hợp.</w:t>
      </w:r>
    </w:p>
    <w:p w14:paraId="5AE65CE7" w14:textId="77777777" w:rsidR="00257CFD" w:rsidRPr="00F80F4F" w:rsidRDefault="008D1AB8" w:rsidP="00257CFD">
      <w:pPr>
        <w:pStyle w:val="BodyText"/>
        <w:spacing w:before="5"/>
        <w:rPr>
          <w:rFonts w:ascii="Arial" w:hAnsi="Arial" w:cs="Arial"/>
          <w:sz w:val="18"/>
        </w:rPr>
      </w:pPr>
      <w:r>
        <w:rPr>
          <w:rFonts w:ascii="Arial" w:hAnsi="Arial" w:cs="Arial"/>
        </w:rPr>
        <w:pict w14:anchorId="2B420D1F">
          <v:group id="_x0000_s1789" style="position:absolute;margin-left:174pt;margin-top:13.45pt;width:312pt;height:2.5pt;z-index:502654704;mso-wrap-distance-left:0;mso-wrap-distance-right:0;mso-position-horizontal-relative:page" coordorigin="3480,269" coordsize="6240,50">
            <v:line id="_x0000_s1790" style="position:absolute" from="3480,272" to="9720,272" strokeweight=".24pt"/>
            <v:line id="_x0000_s1791" style="position:absolute" from="3480,316" to="9720,316" strokeweight=".24pt"/>
            <w10:wrap type="topAndBottom" anchorx="page"/>
          </v:group>
        </w:pict>
      </w:r>
    </w:p>
    <w:p w14:paraId="52870027" w14:textId="77777777" w:rsidR="00257CFD" w:rsidRPr="00F80F4F" w:rsidRDefault="00257CFD" w:rsidP="00257CFD">
      <w:pPr>
        <w:pStyle w:val="BodyText"/>
        <w:spacing w:before="27" w:after="108" w:line="230" w:lineRule="auto"/>
        <w:ind w:left="2379" w:right="1608"/>
        <w:rPr>
          <w:rFonts w:ascii="Arial" w:hAnsi="Arial" w:cs="Arial"/>
          <w:sz w:val="19"/>
          <w:lang w:val="fr-FR"/>
        </w:rPr>
      </w:pPr>
      <w:r w:rsidRPr="00F80F4F">
        <w:rPr>
          <w:rFonts w:ascii="Arial" w:hAnsi="Arial" w:cs="Arial"/>
          <w:b/>
          <w:sz w:val="19"/>
        </w:rPr>
        <w:t xml:space="preserve">Lưu ý: </w:t>
      </w:r>
      <w:r w:rsidRPr="00F80F4F">
        <w:rPr>
          <w:rFonts w:ascii="Arial" w:hAnsi="Arial" w:cs="Arial"/>
          <w:sz w:val="19"/>
        </w:rPr>
        <w:t xml:space="preserve">Bạn không thể tạo một context  gọi là CLIENTCONTEXT. Từ này được dành riêng để sử dụng với các application contexts dựa trên  client session. </w:t>
      </w:r>
      <w:r w:rsidRPr="00F80F4F">
        <w:rPr>
          <w:rFonts w:ascii="Arial" w:hAnsi="Arial" w:cs="Arial"/>
          <w:sz w:val="19"/>
          <w:lang w:val="fr-FR"/>
        </w:rPr>
        <w:t>Xem "Sử dụng application contexts dựa trên</w:t>
      </w:r>
      <w:r>
        <w:rPr>
          <w:rFonts w:ascii="Arial" w:hAnsi="Arial" w:cs="Arial"/>
          <w:sz w:val="19"/>
          <w:lang w:val="fr-FR"/>
        </w:rPr>
        <w:t xml:space="preserve"> </w:t>
      </w:r>
      <w:r w:rsidRPr="00F80F4F">
        <w:rPr>
          <w:rFonts w:ascii="Arial" w:hAnsi="Arial" w:cs="Arial"/>
          <w:sz w:val="19"/>
          <w:lang w:val="fr-FR"/>
        </w:rPr>
        <w:t>Client</w:t>
      </w:r>
      <w:r>
        <w:rPr>
          <w:rFonts w:ascii="Arial" w:hAnsi="Arial" w:cs="Arial"/>
          <w:sz w:val="19"/>
          <w:lang w:val="fr-FR"/>
        </w:rPr>
        <w:t xml:space="preserve"> </w:t>
      </w:r>
      <w:r w:rsidRPr="00F80F4F">
        <w:rPr>
          <w:rFonts w:ascii="Arial" w:hAnsi="Arial" w:cs="Arial"/>
          <w:sz w:val="19"/>
          <w:lang w:val="fr-FR"/>
        </w:rPr>
        <w:t>Session" trên trang 6-42 để biết thêm thông tin về loại  application</w:t>
      </w:r>
      <w:r>
        <w:rPr>
          <w:rFonts w:ascii="Arial" w:hAnsi="Arial" w:cs="Arial"/>
          <w:sz w:val="19"/>
          <w:lang w:val="fr-FR"/>
        </w:rPr>
        <w:t xml:space="preserve"> </w:t>
      </w:r>
      <w:r w:rsidRPr="00F80F4F">
        <w:rPr>
          <w:rFonts w:ascii="Arial" w:hAnsi="Arial" w:cs="Arial"/>
          <w:sz w:val="19"/>
          <w:lang w:val="fr-FR"/>
        </w:rPr>
        <w:t>contexts này.</w:t>
      </w:r>
    </w:p>
    <w:p w14:paraId="201DCA23" w14:textId="77777777" w:rsidR="00257CFD" w:rsidRPr="001058B5" w:rsidRDefault="008D1AB8"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218A9B8">
          <v:group id="_x0000_s1783" style="width:312pt;height:2.55pt;mso-position-horizontal-relative:char;mso-position-vertical-relative:line" coordsize="6240,51">
            <v:line id="_x0000_s1784" style="position:absolute" from="0,2" to="6240,2" strokeweight=".24pt"/>
            <v:line id="_x0000_s1785" style="position:absolute" from="0,48" to="6240,48" strokeweight=".24pt"/>
            <w10:anchorlock/>
          </v:group>
        </w:pict>
      </w:r>
    </w:p>
    <w:p w14:paraId="31E05EC2" w14:textId="77777777" w:rsidR="00257CFD" w:rsidRPr="001058B5" w:rsidRDefault="00257CFD" w:rsidP="00257CFD">
      <w:pPr>
        <w:pStyle w:val="BodyText"/>
        <w:spacing w:before="9"/>
        <w:rPr>
          <w:rFonts w:ascii="Arial" w:hAnsi="Arial" w:cs="Arial"/>
          <w:sz w:val="11"/>
        </w:rPr>
      </w:pPr>
    </w:p>
    <w:p w14:paraId="079FFB3E" w14:textId="77777777" w:rsidR="00257CFD" w:rsidRDefault="00257CFD" w:rsidP="00257CFD">
      <w:pPr>
        <w:pStyle w:val="BodyText"/>
        <w:spacing w:before="98" w:line="232" w:lineRule="auto"/>
        <w:ind w:left="1659" w:right="861"/>
        <w:jc w:val="both"/>
        <w:rPr>
          <w:rFonts w:ascii="Arial" w:hAnsi="Arial" w:cs="Arial"/>
        </w:rPr>
      </w:pPr>
      <w:r w:rsidRPr="000B1737">
        <w:rPr>
          <w:rFonts w:ascii="Arial" w:hAnsi="Arial" w:cs="Arial"/>
        </w:rPr>
        <w:t>Đối với mỗi ứng dụng, bạn có thể tạo một  application context có các thuộc tính riêng của nó. Giả sử, ví dụ, bạn có ba ứng dụng: General Ledger, Order Entry, và Human Resources. Bạn có thể chỉ định các thuộc tính khác nhau cho mỗi ứng dụng:</w:t>
      </w:r>
    </w:p>
    <w:p w14:paraId="1F7626EF" w14:textId="77777777" w:rsidR="00257CFD" w:rsidRPr="001058B5" w:rsidRDefault="00257CFD" w:rsidP="00257CFD">
      <w:pPr>
        <w:pStyle w:val="BodyText"/>
        <w:spacing w:before="98" w:line="232" w:lineRule="auto"/>
        <w:ind w:left="1659" w:right="861"/>
        <w:jc w:val="both"/>
        <w:rPr>
          <w:rFonts w:ascii="Arial" w:hAnsi="Arial" w:cs="Arial"/>
        </w:rPr>
      </w:pPr>
    </w:p>
    <w:p w14:paraId="12C05526" w14:textId="77777777" w:rsidR="00257CFD" w:rsidRPr="000B1737" w:rsidRDefault="00257CFD" w:rsidP="00257CFD">
      <w:pPr>
        <w:pStyle w:val="ListParagraph"/>
        <w:numPr>
          <w:ilvl w:val="1"/>
          <w:numId w:val="137"/>
        </w:numPr>
        <w:tabs>
          <w:tab w:val="left" w:pos="2020"/>
        </w:tabs>
        <w:spacing w:line="252" w:lineRule="auto"/>
        <w:ind w:left="2020" w:right="1059"/>
        <w:rPr>
          <w:rFonts w:ascii="Arial" w:hAnsi="Arial" w:cs="Arial"/>
          <w:sz w:val="20"/>
        </w:rPr>
      </w:pPr>
      <w:r w:rsidRPr="000B1737">
        <w:rPr>
          <w:rFonts w:ascii="Arial" w:hAnsi="Arial" w:cs="Arial"/>
          <w:sz w:val="20"/>
        </w:rPr>
        <w:t>Đối với order entry application context, bạn có thể chỉ định thuộc tính CUSTOMER_ NUMBER.</w:t>
      </w:r>
    </w:p>
    <w:p w14:paraId="778F60BA" w14:textId="77777777" w:rsidR="00257CFD" w:rsidRPr="000B1737" w:rsidRDefault="00257CFD" w:rsidP="00257CFD">
      <w:pPr>
        <w:pStyle w:val="ListParagraph"/>
        <w:numPr>
          <w:ilvl w:val="1"/>
          <w:numId w:val="137"/>
        </w:numPr>
        <w:tabs>
          <w:tab w:val="left" w:pos="2020"/>
        </w:tabs>
        <w:spacing w:before="107" w:line="228" w:lineRule="auto"/>
        <w:ind w:left="2020" w:right="910"/>
        <w:rPr>
          <w:rFonts w:ascii="Arial" w:hAnsi="Arial" w:cs="Arial"/>
          <w:sz w:val="20"/>
        </w:rPr>
      </w:pPr>
      <w:r w:rsidRPr="000B1737">
        <w:rPr>
          <w:rFonts w:ascii="Arial" w:hAnsi="Arial" w:cs="Arial"/>
          <w:sz w:val="20"/>
        </w:rPr>
        <w:t>Đối với  general ledger application context, bạn có thể chỉ định các thuộc tính SET_OF_ BOOKS và TITLE.</w:t>
      </w:r>
    </w:p>
    <w:p w14:paraId="527EBC2D" w14:textId="77777777" w:rsidR="00257CFD" w:rsidRPr="000B1737" w:rsidRDefault="00257CFD" w:rsidP="00257CFD">
      <w:pPr>
        <w:pStyle w:val="ListParagraph"/>
        <w:numPr>
          <w:ilvl w:val="1"/>
          <w:numId w:val="137"/>
        </w:numPr>
        <w:tabs>
          <w:tab w:val="left" w:pos="2020"/>
        </w:tabs>
        <w:spacing w:before="112" w:line="244" w:lineRule="exact"/>
        <w:ind w:hanging="359"/>
        <w:rPr>
          <w:rFonts w:ascii="Arial" w:hAnsi="Arial" w:cs="Arial"/>
          <w:sz w:val="20"/>
        </w:rPr>
      </w:pPr>
      <w:r w:rsidRPr="000B1737">
        <w:rPr>
          <w:rFonts w:ascii="Arial" w:hAnsi="Arial" w:cs="Arial"/>
        </w:rPr>
        <w:t>Đối với human resources application context, bạn có thể chỉ định các thuộc tính</w:t>
      </w:r>
    </w:p>
    <w:p w14:paraId="6305E6E2" w14:textId="77777777" w:rsidR="00257CFD" w:rsidRDefault="00257CFD" w:rsidP="00257CFD">
      <w:pPr>
        <w:pStyle w:val="BodyText"/>
        <w:spacing w:line="248" w:lineRule="exact"/>
        <w:ind w:left="2020"/>
        <w:rPr>
          <w:rFonts w:ascii="Arial" w:hAnsi="Arial" w:cs="Arial"/>
        </w:rPr>
      </w:pPr>
      <w:r w:rsidRPr="000B1737">
        <w:rPr>
          <w:rFonts w:ascii="Arial" w:hAnsi="Arial" w:cs="Arial"/>
          <w:szCs w:val="22"/>
        </w:rPr>
        <w:t>ORGANIZATION_ID, POSITION và COUNTRY.</w:t>
      </w:r>
    </w:p>
    <w:p w14:paraId="74775273" w14:textId="77777777" w:rsidR="00257CFD" w:rsidRPr="001058B5" w:rsidRDefault="00257CFD" w:rsidP="00257CFD">
      <w:pPr>
        <w:pStyle w:val="BodyText"/>
        <w:spacing w:line="248" w:lineRule="exact"/>
        <w:ind w:left="2020"/>
        <w:rPr>
          <w:rFonts w:ascii="Arial" w:hAnsi="Arial" w:cs="Arial"/>
        </w:rPr>
      </w:pPr>
    </w:p>
    <w:p w14:paraId="20A30AA1" w14:textId="77777777" w:rsidR="00257CFD" w:rsidRPr="000B1737" w:rsidRDefault="00257CFD" w:rsidP="00257CFD">
      <w:pPr>
        <w:pStyle w:val="BodyText"/>
        <w:spacing w:before="115" w:line="230" w:lineRule="auto"/>
        <w:ind w:left="1659" w:right="700"/>
        <w:rPr>
          <w:rFonts w:ascii="Arial" w:hAnsi="Arial" w:cs="Arial"/>
        </w:rPr>
      </w:pPr>
      <w:r w:rsidRPr="000B1737">
        <w:rPr>
          <w:rFonts w:ascii="Arial" w:hAnsi="Arial" w:cs="Arial"/>
        </w:rPr>
        <w:t xml:space="preserve">Dữ liệu truy cập thuộc tính được lưu trữ trong các bảng của ứng dụng. Ví dụ: ứng dụng mục nhập đơn đặt hàng sử dụng bảng có tên là OE.CUSTOMERS, chứa cột CUSTOMER_NUMBER, cung cấp dữ liệu cho thuộc tính CUSTOMER_NUMBER. </w:t>
      </w:r>
      <w:r>
        <w:rPr>
          <w:rFonts w:ascii="Arial" w:hAnsi="Arial" w:cs="Arial"/>
        </w:rPr>
        <w:t>T</w:t>
      </w:r>
      <w:r w:rsidRPr="000B1737">
        <w:rPr>
          <w:rFonts w:ascii="Arial" w:hAnsi="Arial" w:cs="Arial"/>
        </w:rPr>
        <w:t>rong mỗi trường hợp, bạn có thể điều chỉnh application context theo nhu cầu bảo mật</w:t>
      </w:r>
    </w:p>
    <w:p w14:paraId="29DB77EA" w14:textId="77777777" w:rsidR="00257CFD" w:rsidRPr="001058B5" w:rsidRDefault="00257CFD" w:rsidP="00257CFD">
      <w:pPr>
        <w:pStyle w:val="BodyText"/>
        <w:spacing w:before="115" w:line="230" w:lineRule="auto"/>
        <w:ind w:left="1659" w:right="700"/>
        <w:rPr>
          <w:rFonts w:ascii="Arial" w:hAnsi="Arial" w:cs="Arial"/>
        </w:rPr>
      </w:pPr>
      <w:r w:rsidRPr="000B1737">
        <w:rPr>
          <w:rFonts w:ascii="Arial" w:hAnsi="Arial" w:cs="Arial"/>
        </w:rPr>
        <w:t xml:space="preserve"> chính xác của mình</w:t>
      </w:r>
    </w:p>
    <w:p w14:paraId="6394130A" w14:textId="77777777" w:rsidR="00257CFD" w:rsidRPr="001058B5" w:rsidRDefault="00257CFD" w:rsidP="00257CFD">
      <w:pPr>
        <w:pStyle w:val="BodyText"/>
        <w:spacing w:before="5"/>
        <w:rPr>
          <w:rFonts w:ascii="Arial" w:hAnsi="Arial" w:cs="Arial"/>
          <w:sz w:val="25"/>
        </w:rPr>
      </w:pPr>
    </w:p>
    <w:p w14:paraId="42AB47F7" w14:textId="77777777" w:rsidR="00257CFD" w:rsidRPr="001058B5" w:rsidRDefault="00257CFD" w:rsidP="00257CFD">
      <w:pPr>
        <w:pStyle w:val="Heading4"/>
        <w:ind w:left="100"/>
      </w:pPr>
      <w:bookmarkStart w:id="909" w:name="Creating_a_PL/SQL_Package_to_Set_the_Dat"/>
      <w:bookmarkStart w:id="910" w:name="_bookmark1162"/>
      <w:bookmarkEnd w:id="909"/>
      <w:bookmarkEnd w:id="910"/>
      <w:r>
        <w:rPr>
          <w:spacing w:val="-22"/>
        </w:rPr>
        <w:t xml:space="preserve">Tạo một </w:t>
      </w:r>
      <w:r w:rsidRPr="001058B5">
        <w:t xml:space="preserve"> </w:t>
      </w:r>
      <w:r w:rsidRPr="001058B5">
        <w:rPr>
          <w:spacing w:val="-25"/>
        </w:rPr>
        <w:t>PL/</w:t>
      </w:r>
      <w:bookmarkStart w:id="911" w:name="_bookmark1163"/>
      <w:bookmarkEnd w:id="911"/>
      <w:r w:rsidRPr="001058B5">
        <w:rPr>
          <w:spacing w:val="-25"/>
        </w:rPr>
        <w:t xml:space="preserve">SQL </w:t>
      </w:r>
      <w:r w:rsidRPr="001058B5">
        <w:rPr>
          <w:spacing w:val="-27"/>
        </w:rPr>
        <w:t xml:space="preserve">Package </w:t>
      </w:r>
      <w:r>
        <w:rPr>
          <w:spacing w:val="-9"/>
        </w:rPr>
        <w:t xml:space="preserve">để thiết lập </w:t>
      </w:r>
      <w:r w:rsidRPr="001058B5">
        <w:rPr>
          <w:spacing w:val="-22"/>
        </w:rPr>
        <w:t xml:space="preserve">Application </w:t>
      </w:r>
      <w:r w:rsidRPr="001058B5">
        <w:rPr>
          <w:spacing w:val="-25"/>
        </w:rPr>
        <w:t>Context</w:t>
      </w:r>
      <w:r>
        <w:t xml:space="preserve"> dựa trên </w:t>
      </w:r>
      <w:r w:rsidRPr="001058B5">
        <w:rPr>
          <w:spacing w:val="-25"/>
        </w:rPr>
        <w:t xml:space="preserve">Database </w:t>
      </w:r>
      <w:r w:rsidRPr="001058B5">
        <w:rPr>
          <w:spacing w:val="-26"/>
        </w:rPr>
        <w:t>Session</w:t>
      </w:r>
    </w:p>
    <w:p w14:paraId="3FF4A6B2" w14:textId="77777777" w:rsidR="00257CFD" w:rsidRPr="001058B5" w:rsidRDefault="00257CFD" w:rsidP="00257CFD">
      <w:pPr>
        <w:pStyle w:val="BodyText"/>
        <w:spacing w:before="74"/>
        <w:ind w:left="1660"/>
        <w:rPr>
          <w:rFonts w:ascii="Arial" w:hAnsi="Arial" w:cs="Arial"/>
        </w:rPr>
      </w:pPr>
      <w:r>
        <w:rPr>
          <w:rFonts w:ascii="Arial" w:hAnsi="Arial" w:cs="Arial"/>
        </w:rPr>
        <w:t>Phần này bao gồm :</w:t>
      </w:r>
    </w:p>
    <w:p w14:paraId="27ABDDF2"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164" w:history="1">
        <w:r w:rsidR="00257CFD">
          <w:rPr>
            <w:rFonts w:ascii="Arial" w:hAnsi="Arial" w:cs="Arial"/>
            <w:color w:val="0000CC"/>
            <w:sz w:val="20"/>
            <w:lang w:val="vi-VN"/>
          </w:rPr>
          <w:t>Giới thiệu về gói</w:t>
        </w:r>
        <w:r w:rsidR="00257CFD" w:rsidRPr="001058B5">
          <w:rPr>
            <w:rFonts w:ascii="Arial" w:hAnsi="Arial" w:cs="Arial"/>
            <w:color w:val="0000CC"/>
            <w:sz w:val="20"/>
          </w:rPr>
          <w:t xml:space="preserve"> </w:t>
        </w:r>
        <w:r w:rsidR="00257CFD">
          <w:rPr>
            <w:rFonts w:ascii="Arial" w:hAnsi="Arial" w:cs="Arial"/>
            <w:color w:val="0000CC"/>
            <w:sz w:val="20"/>
            <w:lang w:val="vi-VN"/>
          </w:rPr>
          <w:t xml:space="preserve">quản lý  </w:t>
        </w:r>
        <w:r w:rsidR="00257CFD" w:rsidRPr="005D636A">
          <w:rPr>
            <w:rFonts w:ascii="Arial" w:hAnsi="Arial" w:cs="Arial"/>
            <w:color w:val="0000CC"/>
            <w:sz w:val="20"/>
            <w:lang w:val="vi-VN"/>
          </w:rPr>
          <w:t xml:space="preserve">Application Context </w:t>
        </w:r>
        <w:r w:rsidR="00257CFD">
          <w:rPr>
            <w:rFonts w:ascii="Arial" w:hAnsi="Arial" w:cs="Arial"/>
            <w:color w:val="0000CC"/>
            <w:sz w:val="20"/>
            <w:lang w:val="vi-VN"/>
          </w:rPr>
          <w:t xml:space="preserve">dựa trên </w:t>
        </w:r>
        <w:r w:rsidR="00257CFD" w:rsidRPr="001058B5">
          <w:rPr>
            <w:rFonts w:ascii="Arial" w:hAnsi="Arial" w:cs="Arial"/>
            <w:color w:val="0000CC"/>
            <w:sz w:val="20"/>
          </w:rPr>
          <w:t>Database Session</w:t>
        </w:r>
      </w:hyperlink>
      <w:r w:rsidR="00257CFD" w:rsidRPr="001058B5">
        <w:rPr>
          <w:rFonts w:ascii="Arial" w:hAnsi="Arial" w:cs="Arial"/>
          <w:sz w:val="20"/>
        </w:rPr>
        <w:t xml:space="preserve"> </w:t>
      </w:r>
    </w:p>
    <w:p w14:paraId="076E5A3E"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168"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để truy suất thông tin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hyperlink>
    </w:p>
    <w:p w14:paraId="2F88C162"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176" w:history="1">
        <w:r w:rsidR="00257CFD">
          <w:rPr>
            <w:rFonts w:ascii="Arial" w:hAnsi="Arial" w:cs="Arial"/>
            <w:color w:val="0000CC"/>
            <w:sz w:val="20"/>
            <w:lang w:val="vi-VN"/>
          </w:rPr>
          <w:t xml:space="preserve">Sử dụng </w:t>
        </w:r>
        <w:r w:rsidR="00257CFD" w:rsidRPr="001058B5">
          <w:rPr>
            <w:rFonts w:ascii="Arial" w:hAnsi="Arial" w:cs="Arial"/>
            <w:color w:val="0000CC"/>
            <w:sz w:val="20"/>
          </w:rPr>
          <w:t>Dynamic SQL</w:t>
        </w:r>
        <w:r w:rsidR="00257CFD">
          <w:rPr>
            <w:rFonts w:ascii="Arial" w:hAnsi="Arial" w:cs="Arial"/>
            <w:color w:val="0000CC"/>
            <w:sz w:val="20"/>
            <w:lang w:val="vi-VN"/>
          </w:rPr>
          <w:t xml:space="preserve"> với </w:t>
        </w:r>
        <w:r w:rsidR="00257CFD" w:rsidRPr="001058B5">
          <w:rPr>
            <w:rFonts w:ascii="Arial" w:hAnsi="Arial" w:cs="Arial"/>
            <w:color w:val="0000CC"/>
            <w:sz w:val="20"/>
          </w:rPr>
          <w:t>SYS_CONTEXT</w:t>
        </w:r>
      </w:hyperlink>
    </w:p>
    <w:p w14:paraId="2C6FA3AB" w14:textId="77777777" w:rsidR="00257CFD" w:rsidRPr="005D636A" w:rsidRDefault="008D1AB8" w:rsidP="00257CFD">
      <w:pPr>
        <w:pStyle w:val="ListParagraph"/>
        <w:numPr>
          <w:ilvl w:val="1"/>
          <w:numId w:val="137"/>
        </w:numPr>
        <w:tabs>
          <w:tab w:val="left" w:pos="2020"/>
        </w:tabs>
        <w:spacing w:before="112"/>
        <w:ind w:hanging="359"/>
        <w:rPr>
          <w:rFonts w:ascii="Arial" w:hAnsi="Arial" w:cs="Arial"/>
          <w:sz w:val="20"/>
          <w:lang w:val="fr-FR"/>
        </w:rPr>
      </w:pPr>
      <w:hyperlink w:anchor="_bookmark1179" w:history="1">
        <w:r w:rsidR="00257CFD">
          <w:rPr>
            <w:rFonts w:ascii="Arial" w:hAnsi="Arial" w:cs="Arial"/>
            <w:color w:val="0000CC"/>
            <w:sz w:val="20"/>
            <w:lang w:val="vi-VN"/>
          </w:rPr>
          <w:t xml:space="preserve">Sử dụng </w:t>
        </w:r>
        <w:r w:rsidR="00257CFD" w:rsidRPr="005D636A">
          <w:rPr>
            <w:rFonts w:ascii="Arial" w:hAnsi="Arial" w:cs="Arial"/>
            <w:color w:val="0000CC"/>
            <w:sz w:val="20"/>
            <w:lang w:val="fr-FR"/>
          </w:rPr>
          <w:t xml:space="preserve"> SYS_CONTEXT</w:t>
        </w:r>
        <w:r w:rsidR="00257CFD">
          <w:rPr>
            <w:rFonts w:ascii="Arial" w:hAnsi="Arial" w:cs="Arial"/>
            <w:color w:val="0000CC"/>
            <w:sz w:val="20"/>
            <w:lang w:val="vi-VN"/>
          </w:rPr>
          <w:t xml:space="preserve"> trong </w:t>
        </w:r>
        <w:r w:rsidR="00257CFD" w:rsidRPr="005D636A">
          <w:rPr>
            <w:rFonts w:ascii="Arial" w:hAnsi="Arial" w:cs="Arial"/>
            <w:color w:val="0000CC"/>
            <w:sz w:val="20"/>
            <w:lang w:val="fr-FR"/>
          </w:rPr>
          <w:t xml:space="preserve"> Parallel</w:t>
        </w:r>
        <w:r w:rsidR="00257CFD" w:rsidRPr="005D636A">
          <w:rPr>
            <w:rFonts w:ascii="Arial" w:hAnsi="Arial" w:cs="Arial"/>
            <w:color w:val="0000CC"/>
            <w:spacing w:val="-5"/>
            <w:sz w:val="20"/>
            <w:lang w:val="fr-FR"/>
          </w:rPr>
          <w:t xml:space="preserve"> </w:t>
        </w:r>
        <w:r w:rsidR="00257CFD" w:rsidRPr="005D636A">
          <w:rPr>
            <w:rFonts w:ascii="Arial" w:hAnsi="Arial" w:cs="Arial"/>
            <w:color w:val="0000CC"/>
            <w:sz w:val="20"/>
            <w:lang w:val="fr-FR"/>
          </w:rPr>
          <w:t>Query</w:t>
        </w:r>
      </w:hyperlink>
    </w:p>
    <w:p w14:paraId="51E6B382"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183"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với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r w:rsidR="00257CFD" w:rsidRPr="001058B5">
          <w:rPr>
            <w:rFonts w:ascii="Arial" w:hAnsi="Arial" w:cs="Arial"/>
            <w:color w:val="0000CC"/>
            <w:sz w:val="20"/>
          </w:rPr>
          <w:t>Links</w:t>
        </w:r>
      </w:hyperlink>
    </w:p>
    <w:p w14:paraId="1A815AA5"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186"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DBMS_SESSION.SET_CONTEXT </w:t>
        </w:r>
        <w:r w:rsidR="00257CFD">
          <w:rPr>
            <w:rFonts w:ascii="Arial" w:hAnsi="Arial" w:cs="Arial"/>
            <w:color w:val="0000CC"/>
            <w:sz w:val="20"/>
            <w:lang w:val="vi-VN"/>
          </w:rPr>
          <w:t xml:space="preserve">để thiết lp thông tin </w:t>
        </w:r>
        <w:r w:rsidR="00257CFD" w:rsidRPr="001058B5">
          <w:rPr>
            <w:rFonts w:ascii="Arial" w:hAnsi="Arial" w:cs="Arial"/>
            <w:color w:val="0000CC"/>
            <w:sz w:val="20"/>
          </w:rPr>
          <w:t xml:space="preserve"> Session</w:t>
        </w:r>
        <w:r w:rsidR="00257CFD" w:rsidRPr="001058B5">
          <w:rPr>
            <w:rFonts w:ascii="Arial" w:hAnsi="Arial" w:cs="Arial"/>
            <w:color w:val="0000CC"/>
            <w:spacing w:val="-2"/>
            <w:sz w:val="20"/>
          </w:rPr>
          <w:t xml:space="preserve"> </w:t>
        </w:r>
      </w:hyperlink>
    </w:p>
    <w:p w14:paraId="6F7F2C4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7CD3874C" w14:textId="77777777" w:rsidR="00257CFD" w:rsidRPr="001058B5" w:rsidRDefault="00257CFD" w:rsidP="00257CFD">
      <w:pPr>
        <w:pStyle w:val="BodyText"/>
        <w:spacing w:before="2"/>
        <w:rPr>
          <w:rFonts w:ascii="Arial" w:hAnsi="Arial" w:cs="Arial"/>
          <w:sz w:val="24"/>
        </w:rPr>
      </w:pPr>
    </w:p>
    <w:p w14:paraId="59FA5C3A" w14:textId="77777777" w:rsidR="00257CFD" w:rsidRDefault="00257CFD" w:rsidP="00257CFD">
      <w:pPr>
        <w:pStyle w:val="Heading6"/>
        <w:spacing w:before="105"/>
        <w:rPr>
          <w:spacing w:val="-19"/>
          <w:lang w:val="vi-VN"/>
        </w:rPr>
      </w:pPr>
      <w:bookmarkStart w:id="912" w:name="About_the_Package_That_Manages_the_Datab"/>
      <w:bookmarkStart w:id="913" w:name="_bookmark1164"/>
      <w:bookmarkEnd w:id="912"/>
      <w:bookmarkEnd w:id="913"/>
      <w:r>
        <w:rPr>
          <w:spacing w:val="-20"/>
          <w:lang w:val="vi-VN"/>
        </w:rPr>
        <w:t xml:space="preserve">  </w:t>
      </w:r>
      <w:r w:rsidRPr="00A9642C">
        <w:rPr>
          <w:spacing w:val="-20"/>
        </w:rPr>
        <w:t>Giới thiệu về quản lý    Package  Application Context dựa trên Database Session</w:t>
      </w:r>
    </w:p>
    <w:p w14:paraId="74B11361"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The PL/SQL package, thường được tạo trong schema của security administrator</w:t>
      </w:r>
    </w:p>
    <w:p w14:paraId="4841692C"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 xml:space="preserve"> xác định các thủ tục quản lý dữ liệu session</w:t>
      </w:r>
      <w:r>
        <w:rPr>
          <w:rFonts w:ascii="Arial" w:hAnsi="Arial" w:cs="Arial"/>
          <w:lang w:val="vi-VN"/>
        </w:rPr>
        <w:t xml:space="preserve"> </w:t>
      </w:r>
      <w:r w:rsidRPr="00A9642C">
        <w:rPr>
          <w:rFonts w:ascii="Arial" w:hAnsi="Arial" w:cs="Arial"/>
        </w:rPr>
        <w:t xml:space="preserve">được đại diện bởi application context. </w:t>
      </w:r>
    </w:p>
    <w:p w14:paraId="106C9D6C" w14:textId="77777777" w:rsidR="00257CFD" w:rsidRPr="001058B5" w:rsidRDefault="00257CFD" w:rsidP="00257CFD">
      <w:pPr>
        <w:pStyle w:val="BodyText"/>
        <w:spacing w:before="54" w:line="232" w:lineRule="auto"/>
        <w:ind w:left="2260" w:right="185"/>
        <w:rPr>
          <w:rFonts w:ascii="Arial" w:hAnsi="Arial" w:cs="Arial"/>
        </w:rPr>
      </w:pPr>
      <w:r w:rsidRPr="00A9642C">
        <w:rPr>
          <w:rFonts w:ascii="Arial" w:hAnsi="Arial" w:cs="Arial"/>
        </w:rPr>
        <w:t>Nó phải thực hiện các tác vụ sau:</w:t>
      </w:r>
    </w:p>
    <w:p w14:paraId="31DFE2F2"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rPr>
      </w:pPr>
      <w:r w:rsidRPr="00473441">
        <w:rPr>
          <w:rFonts w:ascii="Arial" w:hAnsi="Arial" w:cs="Arial"/>
          <w:b/>
          <w:sz w:val="20"/>
        </w:rPr>
        <w:t xml:space="preserve">Truy xuất thông tin session. </w:t>
      </w:r>
      <w:r w:rsidRPr="00473441">
        <w:rPr>
          <w:rFonts w:ascii="Arial" w:hAnsi="Arial" w:cs="Arial"/>
          <w:sz w:val="20"/>
        </w:rPr>
        <w:t>Để truy xuất thông tin user session, bạn có thể sử dụng hàm SYS_CONTEXT SQL. Hàm SYS_CONTEXT trả về giá trị của tham số liên kết với context namespace. Bạn có thể sử dụng hàm này trong cả câu lệnh SQL và PL / SQL. Thông thường, bạn sẽ sử dụng USERENV namespace được tích hợp sẵn để truy xuất thông tin session  của người dùng. (Để biết thông tin chi tiết về hàm SYS_CONTEXT, xem Oracle Database SQL Language Reference.)</w:t>
      </w:r>
    </w:p>
    <w:p w14:paraId="751225EB"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lang w:val="vi-VN"/>
        </w:rPr>
      </w:pPr>
      <w:r w:rsidRPr="00D47C2E">
        <w:rPr>
          <w:rFonts w:ascii="Arial" w:hAnsi="Arial" w:cs="Arial"/>
          <w:b/>
          <w:sz w:val="20"/>
          <w:lang w:val="vi-VN"/>
        </w:rPr>
        <w:t xml:space="preserve">Thiết lập thuộc tính name-value của  application context  mà bạn đã tạo bằng CREATE CONTEXT. </w:t>
      </w:r>
      <w:r w:rsidRPr="00D47C2E">
        <w:rPr>
          <w:rFonts w:ascii="Arial" w:hAnsi="Arial" w:cs="Arial"/>
          <w:sz w:val="20"/>
          <w:lang w:val="vi-VN"/>
        </w:rPr>
        <w:t>Bạn có thể sử dụn</w:t>
      </w:r>
      <w:r>
        <w:rPr>
          <w:rFonts w:ascii="Arial" w:hAnsi="Arial" w:cs="Arial"/>
          <w:sz w:val="20"/>
          <w:lang w:val="vi-VN"/>
        </w:rPr>
        <w:t xml:space="preserve">g </w:t>
      </w:r>
      <w:r w:rsidRPr="00D47C2E">
        <w:rPr>
          <w:rFonts w:ascii="Arial" w:hAnsi="Arial" w:cs="Arial"/>
          <w:sz w:val="20"/>
          <w:lang w:val="vi-VN"/>
        </w:rPr>
        <w:t>DBMS_SESSION.SET_CONTEXT  procedure để đặt các thuộc tính name-value của  application context. Thuộc tính name-value có thể chứa các thông tin user ID, IP address, authentication mode, tên của ứng dụng, v.v. Các giá trị của thuộc tính bạn thiết lập vẫn giữ nguyên cho đến khi bạn đặt lại chúng hoặc cho đến khi người dùng kết thúc session.Lưu ý những điều dưới đây</w:t>
      </w:r>
      <w:r>
        <w:rPr>
          <w:rFonts w:ascii="Arial" w:hAnsi="Arial" w:cs="Arial"/>
          <w:sz w:val="20"/>
          <w:lang w:val="vi-VN"/>
        </w:rPr>
        <w:t>.</w:t>
      </w:r>
    </w:p>
    <w:p w14:paraId="54459790" w14:textId="77777777" w:rsidR="00257CFD" w:rsidRPr="00D47C2E" w:rsidRDefault="00257CFD" w:rsidP="00257CFD">
      <w:pPr>
        <w:rPr>
          <w:rFonts w:ascii="Arial" w:hAnsi="Arial" w:cs="Arial"/>
          <w:b/>
          <w:sz w:val="20"/>
          <w:lang w:val="vi-VN"/>
        </w:rPr>
      </w:pPr>
    </w:p>
    <w:p w14:paraId="0CD45E6F" w14:textId="77777777" w:rsidR="00257CFD" w:rsidRPr="00D47C2E" w:rsidRDefault="00257CFD" w:rsidP="00257CFD">
      <w:pPr>
        <w:pStyle w:val="ListParagraph"/>
        <w:numPr>
          <w:ilvl w:val="3"/>
          <w:numId w:val="137"/>
        </w:numPr>
        <w:tabs>
          <w:tab w:val="left" w:pos="2979"/>
          <w:tab w:val="left" w:pos="2980"/>
        </w:tabs>
        <w:spacing w:before="117" w:line="228" w:lineRule="auto"/>
        <w:ind w:right="222"/>
        <w:rPr>
          <w:rFonts w:ascii="Arial" w:hAnsi="Arial" w:cs="Arial"/>
          <w:sz w:val="20"/>
          <w:lang w:val="vi-VN"/>
        </w:rPr>
      </w:pPr>
      <w:r w:rsidRPr="00D47C2E">
        <w:rPr>
          <w:rFonts w:ascii="Arial" w:hAnsi="Arial" w:cs="Arial"/>
          <w:sz w:val="20"/>
          <w:lang w:val="vi-VN"/>
        </w:rPr>
        <w:t>Nếu giá trị của tham số trong namespace đã được thiết lập, thì SET_ CONTEXT sẽ ghi đè giá trị này.</w:t>
      </w:r>
    </w:p>
    <w:p w14:paraId="4A378A1C" w14:textId="77777777" w:rsidR="00257CFD" w:rsidRPr="00D47C2E" w:rsidRDefault="00257CFD" w:rsidP="00257CFD">
      <w:pPr>
        <w:pStyle w:val="ListParagraph"/>
        <w:numPr>
          <w:ilvl w:val="3"/>
          <w:numId w:val="137"/>
        </w:numPr>
        <w:tabs>
          <w:tab w:val="left" w:pos="2979"/>
          <w:tab w:val="left" w:pos="2980"/>
        </w:tabs>
        <w:spacing w:before="118" w:line="230" w:lineRule="auto"/>
        <w:ind w:right="284"/>
        <w:rPr>
          <w:rFonts w:ascii="Arial" w:hAnsi="Arial" w:cs="Arial"/>
          <w:sz w:val="20"/>
          <w:lang w:val="vi-VN"/>
        </w:rPr>
      </w:pPr>
      <w:r w:rsidRPr="00D47C2E">
        <w:rPr>
          <w:rFonts w:ascii="Arial" w:hAnsi="Arial" w:cs="Arial"/>
          <w:sz w:val="20"/>
          <w:lang w:val="vi-VN"/>
        </w:rPr>
        <w:t>Lưu ý rằng bất kỳ thay đổi nào trong giá trị  context  đều được phản ánh ngay lập tức và  gọi các lệnh  tiếp theo để truy cập giá trị thông qua hàm SYS_CONTEXT sẽ trả lại giá trị gần đây nhất.</w:t>
      </w:r>
    </w:p>
    <w:p w14:paraId="4FBA4071" w14:textId="77777777" w:rsidR="00257CFD" w:rsidRPr="00F304C5" w:rsidRDefault="00257CFD" w:rsidP="00257CFD">
      <w:pPr>
        <w:pStyle w:val="ListParagraph"/>
        <w:numPr>
          <w:ilvl w:val="2"/>
          <w:numId w:val="137"/>
        </w:numPr>
        <w:tabs>
          <w:tab w:val="left" w:pos="2620"/>
        </w:tabs>
        <w:spacing w:before="119" w:line="232" w:lineRule="auto"/>
        <w:ind w:right="236"/>
        <w:rPr>
          <w:rFonts w:ascii="Arial" w:hAnsi="Arial" w:cs="Arial"/>
          <w:sz w:val="20"/>
          <w:lang w:val="vi-VN"/>
        </w:rPr>
      </w:pPr>
      <w:r w:rsidRPr="001F1179">
        <w:rPr>
          <w:rFonts w:ascii="Arial" w:hAnsi="Arial" w:cs="Arial"/>
          <w:b/>
          <w:sz w:val="20"/>
          <w:lang w:val="vi-VN"/>
        </w:rPr>
        <w:t xml:space="preserve"> Được thực hiện bởi người dùng</w:t>
      </w:r>
      <w:r w:rsidRPr="001F1179">
        <w:rPr>
          <w:rFonts w:ascii="Arial" w:hAnsi="Arial" w:cs="Arial"/>
          <w:sz w:val="20"/>
          <w:lang w:val="vi-VN"/>
        </w:rPr>
        <w:t xml:space="preserve">. </w:t>
      </w:r>
      <w:r w:rsidRPr="00F304C5">
        <w:rPr>
          <w:rFonts w:ascii="Arial" w:hAnsi="Arial" w:cs="Arial"/>
          <w:sz w:val="20"/>
          <w:lang w:val="vi-VN"/>
        </w:rPr>
        <w:t>Sau khi bạn tạo package, người dùng sẽ cần thực thi package khi họ đăng nhập. Bạn có thể tạo logon trigger để thực thi package tự động khi người dùng đăng nhập hoặc bạn có thể nhúng chức năng này vào ứng dụng của mình. Hãy nhớ rằng các giá trị  application context session được xóa tự động khi người dùng kết thúc  session, do đó bạn không cần phải xóa dữ liệu session.</w:t>
      </w:r>
    </w:p>
    <w:p w14:paraId="37471AF3" w14:textId="77777777" w:rsidR="00257CFD" w:rsidRPr="00F304C5" w:rsidRDefault="00257CFD" w:rsidP="00257CFD">
      <w:pPr>
        <w:pStyle w:val="ListParagraph"/>
        <w:tabs>
          <w:tab w:val="left" w:pos="2620"/>
        </w:tabs>
        <w:spacing w:before="119" w:line="232" w:lineRule="auto"/>
        <w:ind w:right="236" w:firstLine="0"/>
        <w:rPr>
          <w:rFonts w:ascii="Arial" w:hAnsi="Arial" w:cs="Arial"/>
          <w:b/>
          <w:sz w:val="20"/>
          <w:lang w:val="vi-VN"/>
        </w:rPr>
      </w:pPr>
    </w:p>
    <w:p w14:paraId="3DE1A555" w14:textId="77777777" w:rsidR="00257CFD" w:rsidRPr="00F304C5" w:rsidRDefault="00257CFD" w:rsidP="00257CFD">
      <w:pPr>
        <w:pStyle w:val="ListParagraph"/>
        <w:tabs>
          <w:tab w:val="left" w:pos="2620"/>
        </w:tabs>
        <w:spacing w:before="119" w:line="232" w:lineRule="auto"/>
        <w:ind w:right="236" w:firstLine="0"/>
        <w:rPr>
          <w:rFonts w:ascii="Arial" w:hAnsi="Arial" w:cs="Arial"/>
          <w:sz w:val="20"/>
          <w:lang w:val="vi-VN"/>
        </w:rPr>
      </w:pPr>
      <w:r w:rsidRPr="00F304C5">
        <w:rPr>
          <w:rFonts w:ascii="Arial" w:hAnsi="Arial" w:cs="Arial"/>
          <w:sz w:val="20"/>
          <w:lang w:val="vi-VN"/>
        </w:rPr>
        <w:t>Điều quan trọng cần nhớ là procedure là một procedure tin cậy: Nó được thiết kế để ngăn người dùng thiết lập các giá trị thuộc tính application context của riêng mình. Người dùng chạy  procedure, nhưng  procedure thiết lặp giá trị application context,không phải người dùng.</w:t>
      </w:r>
    </w:p>
    <w:p w14:paraId="14908B8B" w14:textId="77777777" w:rsidR="00257CFD" w:rsidRPr="00F304C5" w:rsidRDefault="008D1AB8" w:rsidP="00257CFD">
      <w:pPr>
        <w:pStyle w:val="BodyText"/>
        <w:spacing w:before="115" w:line="232" w:lineRule="auto"/>
        <w:ind w:left="2260" w:right="295"/>
        <w:rPr>
          <w:rFonts w:ascii="Arial" w:hAnsi="Arial" w:cs="Arial"/>
          <w:lang w:val="vi-VN"/>
        </w:rPr>
      </w:pPr>
      <w:hyperlink w:anchor="_bookmark1206" w:history="1">
        <w:r w:rsidR="00257CFD" w:rsidRPr="00F304C5">
          <w:rPr>
            <w:rFonts w:ascii="Arial" w:hAnsi="Arial" w:cs="Arial"/>
            <w:color w:val="0000CC"/>
            <w:lang w:val="vi-VN"/>
          </w:rPr>
          <w:t>"</w:t>
        </w:r>
        <w:r w:rsidR="00257CFD">
          <w:rPr>
            <w:rFonts w:ascii="Arial" w:hAnsi="Arial" w:cs="Arial"/>
            <w:color w:val="0000CC"/>
            <w:lang w:val="vi-VN"/>
          </w:rPr>
          <w:t xml:space="preserve">Hướng dẫn </w:t>
        </w:r>
        <w:r w:rsidR="00257CFD" w:rsidRPr="00F304C5">
          <w:rPr>
            <w:rFonts w:ascii="Arial" w:hAnsi="Arial" w:cs="Arial"/>
            <w:color w:val="0000CC"/>
            <w:lang w:val="vi-VN"/>
          </w:rPr>
          <w:t xml:space="preserve">: </w:t>
        </w:r>
        <w:r w:rsidR="00257CFD">
          <w:rPr>
            <w:rFonts w:ascii="Arial" w:hAnsi="Arial" w:cs="Arial"/>
            <w:color w:val="0000CC"/>
            <w:lang w:val="vi-VN"/>
          </w:rPr>
          <w:t xml:space="preserve">Tạo và sử dụng một </w:t>
        </w:r>
        <w:r w:rsidR="00257CFD" w:rsidRPr="00F304C5">
          <w:rPr>
            <w:rFonts w:ascii="Arial" w:hAnsi="Arial" w:cs="Arial"/>
            <w:color w:val="0000CC"/>
            <w:lang w:val="vi-VN"/>
          </w:rPr>
          <w:t xml:space="preserve"> Database Session-Based Application Context" </w:t>
        </w:r>
      </w:hyperlink>
      <w:r w:rsidR="00257CFD">
        <w:rPr>
          <w:rFonts w:ascii="Arial" w:hAnsi="Arial" w:cs="Arial"/>
          <w:lang w:val="vi-VN"/>
        </w:rPr>
        <w:t xml:space="preserve">trên </w:t>
      </w:r>
      <w:hyperlink w:anchor="_bookmark1206" w:history="1">
        <w:r w:rsidR="00257CFD">
          <w:rPr>
            <w:rFonts w:ascii="Arial" w:hAnsi="Arial" w:cs="Arial"/>
            <w:lang w:val="vi-VN"/>
          </w:rPr>
          <w:t xml:space="preserve">trang </w:t>
        </w:r>
        <w:r w:rsidR="00257CFD" w:rsidRPr="00F304C5">
          <w:rPr>
            <w:rFonts w:ascii="Arial" w:hAnsi="Arial" w:cs="Arial"/>
            <w:lang w:val="vi-VN"/>
          </w:rPr>
          <w:t xml:space="preserve"> 6-12 </w:t>
        </w:r>
      </w:hyperlink>
      <w:r w:rsidR="00257CFD">
        <w:rPr>
          <w:rFonts w:ascii="Arial" w:hAnsi="Arial" w:cs="Arial"/>
          <w:lang w:val="vi-VN"/>
        </w:rPr>
        <w:t xml:space="preserve">cho thấy cach tạo một </w:t>
      </w:r>
      <w:r w:rsidR="00257CFD" w:rsidRPr="00F304C5">
        <w:rPr>
          <w:rFonts w:ascii="Arial" w:hAnsi="Arial" w:cs="Arial"/>
          <w:lang w:val="vi-VN"/>
        </w:rPr>
        <w:t xml:space="preserve"> database session-based application context.</w:t>
      </w:r>
    </w:p>
    <w:p w14:paraId="084608EC" w14:textId="77777777" w:rsidR="00257CFD" w:rsidRPr="00F304C5" w:rsidRDefault="00257CFD" w:rsidP="00257CFD">
      <w:pPr>
        <w:pStyle w:val="BodyText"/>
        <w:spacing w:before="3"/>
        <w:rPr>
          <w:rFonts w:ascii="Arial" w:hAnsi="Arial" w:cs="Arial"/>
          <w:sz w:val="23"/>
          <w:lang w:val="vi-VN"/>
        </w:rPr>
      </w:pPr>
    </w:p>
    <w:p w14:paraId="01D10CC5" w14:textId="77777777" w:rsidR="00257CFD" w:rsidRPr="001058B5" w:rsidRDefault="00257CFD" w:rsidP="00257CFD">
      <w:pPr>
        <w:pStyle w:val="Heading6"/>
      </w:pPr>
      <w:bookmarkStart w:id="914" w:name="Using_SYS_CONTEXT_to_Retrieve_Session_In"/>
      <w:bookmarkStart w:id="915" w:name="_bookmark1168"/>
      <w:bookmarkStart w:id="916" w:name="_bookmark1171"/>
      <w:bookmarkEnd w:id="914"/>
      <w:bookmarkEnd w:id="915"/>
      <w:bookmarkEnd w:id="916"/>
      <w:r>
        <w:rPr>
          <w:lang w:val="vi-VN"/>
        </w:rPr>
        <w:t xml:space="preserve">Sử dụng </w:t>
      </w:r>
      <w:r w:rsidRPr="001058B5">
        <w:t>SYS</w:t>
      </w:r>
      <w:bookmarkStart w:id="917" w:name="_bookmark1169"/>
      <w:bookmarkEnd w:id="917"/>
      <w:r w:rsidRPr="001058B5">
        <w:t xml:space="preserve">_CONTEXT </w:t>
      </w:r>
      <w:r>
        <w:rPr>
          <w:lang w:val="vi-VN"/>
        </w:rPr>
        <w:t xml:space="preserve">để truy  suất thông tin </w:t>
      </w:r>
      <w:r w:rsidRPr="001058B5">
        <w:t xml:space="preserve"> Session </w:t>
      </w:r>
    </w:p>
    <w:p w14:paraId="4BE39C89" w14:textId="77777777" w:rsidR="00257CFD" w:rsidRPr="001058B5" w:rsidRDefault="00257CFD" w:rsidP="00257CFD">
      <w:pPr>
        <w:pStyle w:val="BodyText"/>
        <w:spacing w:before="50"/>
        <w:ind w:left="2260"/>
        <w:rPr>
          <w:rFonts w:ascii="Arial" w:hAnsi="Arial" w:cs="Arial"/>
        </w:rPr>
      </w:pPr>
      <w:r>
        <w:rPr>
          <w:rFonts w:ascii="Arial" w:hAnsi="Arial" w:cs="Arial"/>
          <w:lang w:val="vi-VN"/>
        </w:rPr>
        <w:t>Cú pháp cho hàm</w:t>
      </w:r>
      <w:r w:rsidRPr="001058B5">
        <w:rPr>
          <w:rFonts w:ascii="Arial" w:hAnsi="Arial" w:cs="Arial"/>
        </w:rPr>
        <w:t xml:space="preserve"> PL/SQL  SYS_CONTEXT</w:t>
      </w:r>
      <w:r>
        <w:rPr>
          <w:rFonts w:ascii="Arial" w:hAnsi="Arial" w:cs="Arial"/>
          <w:lang w:val="vi-VN"/>
        </w:rPr>
        <w:t xml:space="preserve"> </w:t>
      </w:r>
      <w:r w:rsidRPr="001058B5">
        <w:rPr>
          <w:rFonts w:ascii="Arial" w:hAnsi="Arial" w:cs="Arial"/>
          <w:spacing w:val="-82"/>
        </w:rPr>
        <w:t xml:space="preserve"> </w:t>
      </w:r>
      <w:r>
        <w:rPr>
          <w:rFonts w:ascii="Arial" w:hAnsi="Arial" w:cs="Arial"/>
          <w:lang w:val="vi-VN"/>
        </w:rPr>
        <w:t>như sau</w:t>
      </w:r>
      <w:r w:rsidRPr="001058B5">
        <w:rPr>
          <w:rFonts w:ascii="Arial" w:hAnsi="Arial" w:cs="Arial"/>
        </w:rPr>
        <w:t>:</w:t>
      </w:r>
    </w:p>
    <w:p w14:paraId="75F90BBC"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SYS_CONTEXT ('</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parameter</w:t>
      </w:r>
      <w:r w:rsidRPr="001058B5">
        <w:rPr>
          <w:rFonts w:ascii="Arial" w:hAnsi="Arial" w:cs="Arial"/>
          <w:w w:val="95"/>
          <w:sz w:val="18"/>
        </w:rPr>
        <w:t>'[,</w:t>
      </w:r>
      <w:r w:rsidRPr="001058B5">
        <w:rPr>
          <w:rFonts w:ascii="Arial" w:hAnsi="Arial" w:cs="Arial"/>
          <w:i/>
          <w:w w:val="95"/>
          <w:sz w:val="18"/>
        </w:rPr>
        <w:t>length</w:t>
      </w:r>
      <w:r w:rsidRPr="001058B5">
        <w:rPr>
          <w:rFonts w:ascii="Arial" w:hAnsi="Arial" w:cs="Arial"/>
          <w:w w:val="95"/>
          <w:sz w:val="18"/>
        </w:rPr>
        <w:t>])</w:t>
      </w:r>
    </w:p>
    <w:p w14:paraId="6E442594" w14:textId="77777777" w:rsidR="00257CFD" w:rsidRPr="001058B5" w:rsidRDefault="00257CFD" w:rsidP="00257CFD">
      <w:pPr>
        <w:pStyle w:val="BodyText"/>
        <w:spacing w:before="3"/>
        <w:rPr>
          <w:rFonts w:ascii="Arial" w:hAnsi="Arial" w:cs="Arial"/>
          <w:sz w:val="18"/>
        </w:rPr>
      </w:pPr>
    </w:p>
    <w:p w14:paraId="47628963" w14:textId="77777777" w:rsidR="00257CFD" w:rsidRPr="001058B5" w:rsidRDefault="00257CFD" w:rsidP="00257CFD">
      <w:pPr>
        <w:pStyle w:val="BodyText"/>
        <w:ind w:left="2260"/>
        <w:rPr>
          <w:rFonts w:ascii="Arial" w:hAnsi="Arial" w:cs="Arial"/>
        </w:rPr>
      </w:pPr>
      <w:r>
        <w:rPr>
          <w:rFonts w:ascii="Arial" w:hAnsi="Arial" w:cs="Arial"/>
          <w:lang w:val="vi-VN"/>
        </w:rPr>
        <w:t>Trong đặc tả này</w:t>
      </w:r>
      <w:r w:rsidRPr="001058B5">
        <w:rPr>
          <w:rFonts w:ascii="Arial" w:hAnsi="Arial" w:cs="Arial"/>
        </w:rPr>
        <w:t>:</w:t>
      </w:r>
    </w:p>
    <w:p w14:paraId="2A3D8717" w14:textId="77777777" w:rsidR="00257CFD"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namespace: Tên của  application context. Bạn có thể chỉ định chuỗi hoặc biểu thức đánh giá thành chuỗi. Hàm SYS_CONTEXT trả về giá trị của tham số được kết hợp với namespace context tại thời điểm hiện tại. Nếu giá trị của tham số trong</w:t>
      </w:r>
      <w:r w:rsidRPr="00A86044">
        <w:rPr>
          <w:rFonts w:ascii="Arial" w:hAnsi="Arial" w:cs="Arial"/>
          <w:sz w:val="20"/>
          <w:lang w:val="vi-VN"/>
        </w:rPr>
        <w:t xml:space="preserve"> </w:t>
      </w:r>
      <w:r w:rsidRPr="00A86044">
        <w:rPr>
          <w:rFonts w:ascii="Arial" w:hAnsi="Arial" w:cs="Arial"/>
          <w:sz w:val="20"/>
        </w:rPr>
        <w:t>namespace đã được thiết lặp, thì SET_ CONTEXT sẽ ghi đè giá trị này.</w:t>
      </w:r>
    </w:p>
    <w:p w14:paraId="157434F5" w14:textId="77777777" w:rsidR="00257CFD" w:rsidRPr="00A86044"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parameter: Một tham số trong namespace application context . Giá trị này có thể là một chuỗi</w:t>
      </w:r>
      <w:r w:rsidRPr="00A86044">
        <w:rPr>
          <w:rFonts w:ascii="Arial" w:hAnsi="Arial" w:cs="Arial"/>
          <w:sz w:val="20"/>
          <w:lang w:val="vi-VN"/>
        </w:rPr>
        <w:t xml:space="preserve"> </w:t>
      </w:r>
      <w:r w:rsidRPr="00A86044">
        <w:rPr>
          <w:rFonts w:ascii="Arial" w:hAnsi="Arial" w:cs="Arial"/>
          <w:sz w:val="20"/>
        </w:rPr>
        <w:t>hoặc một biểu thức.</w:t>
      </w:r>
    </w:p>
    <w:p w14:paraId="262045F1" w14:textId="77777777" w:rsidR="00257CFD" w:rsidRPr="00F304C5" w:rsidRDefault="00257CFD" w:rsidP="00257CFD">
      <w:pPr>
        <w:pStyle w:val="ListParagraph"/>
        <w:numPr>
          <w:ilvl w:val="2"/>
          <w:numId w:val="137"/>
        </w:numPr>
        <w:tabs>
          <w:tab w:val="left" w:pos="2620"/>
        </w:tabs>
        <w:spacing w:before="119" w:line="230" w:lineRule="auto"/>
        <w:ind w:right="196"/>
        <w:rPr>
          <w:rFonts w:ascii="Arial" w:hAnsi="Arial" w:cs="Arial"/>
          <w:sz w:val="20"/>
          <w:lang w:val="fr-FR"/>
        </w:rPr>
        <w:sectPr w:rsidR="00257CFD" w:rsidRPr="00F304C5">
          <w:pgSz w:w="12240" w:h="15840"/>
          <w:pgMar w:top="840" w:right="1060" w:bottom="860" w:left="1100" w:header="549" w:footer="663" w:gutter="0"/>
          <w:cols w:space="720"/>
        </w:sectPr>
      </w:pPr>
      <w:r w:rsidRPr="00A86044">
        <w:rPr>
          <w:rFonts w:ascii="Arial" w:hAnsi="Arial" w:cs="Arial"/>
          <w:sz w:val="20"/>
          <w:lang w:val="vi-VN"/>
        </w:rPr>
        <w:t>l</w:t>
      </w:r>
      <w:r w:rsidRPr="00A86044">
        <w:rPr>
          <w:rFonts w:ascii="Arial" w:hAnsi="Arial" w:cs="Arial"/>
          <w:sz w:val="20"/>
        </w:rPr>
        <w:t>ength: Tùy chọn. Kích thước tối đa mặc định của kiểu trả về là 256 byte, nhưng bạn có thể ghi đè độ dài bằng cách chỉ định một giá trị lên đến 4000 byte. Nhập giá trị là kiểu dữ liệu NUMBER  hoặc giá trị có thể được chuyển đổi hoàn toàn thành</w:t>
      </w:r>
      <w:r>
        <w:rPr>
          <w:rFonts w:ascii="Arial" w:hAnsi="Arial" w:cs="Arial"/>
          <w:sz w:val="20"/>
          <w:lang w:val="vi-VN"/>
        </w:rPr>
        <w:t xml:space="preserve"> </w:t>
      </w:r>
      <w:r w:rsidRPr="00A86044">
        <w:rPr>
          <w:rFonts w:ascii="Arial" w:hAnsi="Arial" w:cs="Arial"/>
          <w:sz w:val="20"/>
        </w:rPr>
        <w:t xml:space="preserve">NUMBER . </w:t>
      </w:r>
      <w:r w:rsidRPr="00F304C5">
        <w:rPr>
          <w:rFonts w:ascii="Arial" w:hAnsi="Arial" w:cs="Arial"/>
          <w:sz w:val="20"/>
          <w:lang w:val="fr-FR"/>
        </w:rPr>
        <w:t>Kiểu dữ liệu của kiểu trả về SYS_CONTEXT là VARCHAR2</w:t>
      </w:r>
      <w:r w:rsidRPr="00F304C5">
        <w:rPr>
          <w:rFonts w:ascii="Arial" w:hAnsi="Arial" w:cs="Arial"/>
          <w:i/>
          <w:sz w:val="20"/>
          <w:lang w:val="fr-FR"/>
        </w:rPr>
        <w:t>.</w:t>
      </w:r>
    </w:p>
    <w:p w14:paraId="3F27E519" w14:textId="77777777" w:rsidR="00257CFD" w:rsidRPr="00F304C5" w:rsidRDefault="00257CFD" w:rsidP="00257CFD">
      <w:pPr>
        <w:pStyle w:val="BodyText"/>
        <w:spacing w:before="5"/>
        <w:rPr>
          <w:rFonts w:ascii="Arial" w:hAnsi="Arial" w:cs="Arial"/>
          <w:sz w:val="25"/>
          <w:lang w:val="fr-FR"/>
        </w:rPr>
      </w:pPr>
    </w:p>
    <w:p w14:paraId="788CD2E9" w14:textId="77777777" w:rsidR="00257CFD" w:rsidRPr="00F304C5" w:rsidRDefault="00257CFD" w:rsidP="00257CFD">
      <w:pPr>
        <w:pStyle w:val="BodyText"/>
        <w:spacing w:before="116" w:line="230" w:lineRule="auto"/>
        <w:ind w:left="1659" w:right="777"/>
        <w:rPr>
          <w:rFonts w:ascii="Arial" w:hAnsi="Arial" w:cs="Arial"/>
          <w:lang w:val="vi-VN"/>
        </w:rPr>
      </w:pPr>
      <w:r>
        <w:rPr>
          <w:rFonts w:ascii="Arial" w:hAnsi="Arial" w:cs="Arial"/>
          <w:lang w:val="vi-VN"/>
        </w:rPr>
        <w:t xml:space="preserve"> </w:t>
      </w:r>
      <w:r w:rsidRPr="00F304C5">
        <w:rPr>
          <w:rFonts w:ascii="Arial" w:hAnsi="Arial" w:cs="Arial"/>
          <w:lang w:val="vi-VN"/>
        </w:rPr>
        <w:t>Hàm SYS_CONTEXT cung cấp một namespace mặc định, USERENV, mô tả  session hiện tại của người dùng đã đăng nhập. Bạn có thể sử dụn</w:t>
      </w:r>
      <w:r>
        <w:rPr>
          <w:rFonts w:ascii="Arial" w:hAnsi="Arial" w:cs="Arial"/>
          <w:lang w:val="vi-VN"/>
        </w:rPr>
        <w:t xml:space="preserve">g </w:t>
      </w:r>
      <w:r w:rsidRPr="00F304C5">
        <w:rPr>
          <w:rFonts w:ascii="Arial" w:hAnsi="Arial" w:cs="Arial"/>
          <w:lang w:val="vi-VN"/>
        </w:rPr>
        <w:t>SYS_CONTEXTđể truy xuất các loại thông tin dựa trên  session khác nhau về người dùng, chẳng hạn như lưu trữ người dùng host computer ID, host IP address, tên người dùng hệ điều hành, v.v.Hãy nhớ rằng bạn chỉ sử dụng USERENV để truy xuất dữ liệu  session, không thiết lặp  nó. Các thuộc tính được xác định trước được liệt kê trong phần mô tả cho hàm PL / SQL trong Oracle Database SQL Language Reference.</w:t>
      </w:r>
    </w:p>
    <w:p w14:paraId="4D8424E3" w14:textId="77777777" w:rsidR="00257CFD" w:rsidRPr="00E028EF" w:rsidRDefault="00257CFD" w:rsidP="00257CFD">
      <w:pPr>
        <w:pStyle w:val="BodyText"/>
        <w:spacing w:before="116" w:line="230" w:lineRule="auto"/>
        <w:ind w:left="1659" w:right="777"/>
        <w:rPr>
          <w:rFonts w:ascii="Arial" w:hAnsi="Arial" w:cs="Arial"/>
          <w:lang w:val="vi-VN"/>
        </w:rPr>
      </w:pPr>
      <w:r w:rsidRPr="00E028EF">
        <w:rPr>
          <w:rFonts w:ascii="Arial" w:hAnsi="Arial" w:cs="Arial"/>
          <w:lang w:val="vi-VN"/>
        </w:rPr>
        <w:t>Ví dụ, để lấy tên của máy chủ mà  client  được kết nối, bạn có thể sử dụng tham số HOSTcủa USERENV như sau:</w:t>
      </w:r>
    </w:p>
    <w:p w14:paraId="6187F633" w14:textId="77777777" w:rsidR="00257CFD" w:rsidRPr="004F48C7" w:rsidRDefault="00257CFD" w:rsidP="00257CFD">
      <w:pPr>
        <w:spacing w:before="138"/>
        <w:ind w:left="1660"/>
        <w:rPr>
          <w:rFonts w:ascii="Arial" w:hAnsi="Arial" w:cs="Arial"/>
          <w:sz w:val="18"/>
          <w:lang w:val="vi-VN"/>
        </w:rPr>
      </w:pPr>
      <w:r w:rsidRPr="004F48C7">
        <w:rPr>
          <w:rFonts w:ascii="Arial" w:hAnsi="Arial" w:cs="Arial"/>
          <w:w w:val="95"/>
          <w:sz w:val="18"/>
          <w:lang w:val="vi-VN"/>
        </w:rPr>
        <w:t>SYS_CONTEXT ('userenv','host')</w:t>
      </w:r>
    </w:p>
    <w:p w14:paraId="37FCE549" w14:textId="77777777" w:rsidR="00257CFD" w:rsidRPr="004F48C7" w:rsidRDefault="00257CFD" w:rsidP="00257CFD">
      <w:pPr>
        <w:pStyle w:val="BodyText"/>
        <w:spacing w:before="11"/>
        <w:rPr>
          <w:rFonts w:ascii="Arial" w:hAnsi="Arial" w:cs="Arial"/>
          <w:sz w:val="18"/>
          <w:lang w:val="vi-VN"/>
        </w:rPr>
      </w:pPr>
    </w:p>
    <w:p w14:paraId="7BF4E46D" w14:textId="77777777" w:rsidR="00257CFD" w:rsidRPr="004F48C7" w:rsidRDefault="00257CFD" w:rsidP="00257CFD">
      <w:pPr>
        <w:pStyle w:val="BodyText"/>
        <w:spacing w:before="113" w:line="232" w:lineRule="auto"/>
        <w:ind w:left="1660" w:right="947"/>
        <w:rPr>
          <w:rFonts w:ascii="Arial" w:hAnsi="Arial" w:cs="Arial"/>
          <w:spacing w:val="-6"/>
          <w:lang w:val="vi-VN"/>
        </w:rPr>
      </w:pPr>
      <w:bookmarkStart w:id="918" w:name="_bookmark1173"/>
      <w:bookmarkEnd w:id="918"/>
      <w:r w:rsidRPr="004F48C7">
        <w:rPr>
          <w:rFonts w:ascii="Arial" w:hAnsi="Arial" w:cs="Arial"/>
          <w:spacing w:val="-6"/>
          <w:lang w:val="vi-VN"/>
        </w:rPr>
        <w:t>Bạn có thể kiểm tra các thiết lập SYS_CONTEXT bằng cách ban hành câu lệnh SQL SELECT trên bảng DUAL. Bảng DUAL là một bảng nhỏ trong  dữ liệu dictionary  mà Oracle Database và các chương trình do người dùng viết có thể tham chiếu để đảm bảo một kết quả đã biết. Bảng này có một cột được gọi là DUMMY và một hàng chứa giá trị X.</w:t>
      </w:r>
    </w:p>
    <w:p w14:paraId="7CEC31AA" w14:textId="77777777" w:rsidR="00257CFD" w:rsidRPr="00FF04CC" w:rsidRDefault="00257CFD" w:rsidP="00257CFD">
      <w:pPr>
        <w:pStyle w:val="BodyText"/>
        <w:spacing w:before="113" w:line="232" w:lineRule="auto"/>
        <w:ind w:left="1660" w:right="947"/>
        <w:rPr>
          <w:rFonts w:ascii="Arial" w:hAnsi="Arial" w:cs="Arial"/>
          <w:lang w:val="vi-VN"/>
        </w:rPr>
      </w:pPr>
      <w:r w:rsidRPr="004F48C7">
        <w:rPr>
          <w:rFonts w:ascii="Arial" w:hAnsi="Arial" w:cs="Arial"/>
          <w:color w:val="4F81BD" w:themeColor="accent1"/>
          <w:spacing w:val="-6"/>
          <w:lang w:val="vi-VN"/>
        </w:rPr>
        <w:t>Ví dụ 6-2</w:t>
      </w:r>
      <w:r w:rsidRPr="004F48C7">
        <w:rPr>
          <w:rFonts w:ascii="Arial" w:hAnsi="Arial" w:cs="Arial"/>
          <w:spacing w:val="-6"/>
          <w:lang w:val="vi-VN"/>
        </w:rPr>
        <w:t xml:space="preserve"> minh họa cách tìm host computer mà bạn đã đăng nhập, giả sử rằng bạn đã đăng nhập vào host computer  SHOBEEN_PC trong EMP_USERS.</w:t>
      </w:r>
    </w:p>
    <w:p w14:paraId="0C3A4192" w14:textId="77777777" w:rsidR="00257CFD" w:rsidRPr="004F48C7" w:rsidRDefault="00257CFD" w:rsidP="00257CFD">
      <w:pPr>
        <w:pStyle w:val="BodyText"/>
        <w:spacing w:before="7"/>
        <w:rPr>
          <w:rFonts w:ascii="Arial" w:hAnsi="Arial" w:cs="Arial"/>
          <w:sz w:val="25"/>
          <w:lang w:val="vi-VN"/>
        </w:rPr>
      </w:pPr>
    </w:p>
    <w:p w14:paraId="31F2266D" w14:textId="77777777" w:rsidR="00257CFD" w:rsidRPr="001058B5" w:rsidRDefault="00257CFD" w:rsidP="00257CFD">
      <w:pPr>
        <w:ind w:left="1660"/>
        <w:rPr>
          <w:rFonts w:ascii="Arial" w:hAnsi="Arial" w:cs="Arial"/>
          <w:b/>
          <w:i/>
          <w:sz w:val="18"/>
        </w:rPr>
      </w:pPr>
      <w:bookmarkStart w:id="919" w:name="_bookmark1174"/>
      <w:bookmarkEnd w:id="919"/>
      <w:r w:rsidRPr="001058B5">
        <w:rPr>
          <w:rFonts w:ascii="Arial" w:hAnsi="Arial" w:cs="Arial"/>
          <w:b/>
          <w:i/>
          <w:sz w:val="18"/>
        </w:rPr>
        <w:t>Example 6–2 Finding SYS_CONTEXT Values</w:t>
      </w:r>
    </w:p>
    <w:p w14:paraId="31B8F9C4"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SELECT SYS_CONTEXT ('USERENV', 'HOST') FROM DUAL;</w:t>
      </w:r>
    </w:p>
    <w:p w14:paraId="2052A9B3" w14:textId="77777777" w:rsidR="00257CFD" w:rsidRPr="001058B5" w:rsidRDefault="00257CFD" w:rsidP="00257CFD">
      <w:pPr>
        <w:pStyle w:val="BodyText"/>
        <w:spacing w:before="10"/>
        <w:rPr>
          <w:rFonts w:ascii="Arial" w:hAnsi="Arial" w:cs="Arial"/>
        </w:rPr>
      </w:pPr>
    </w:p>
    <w:p w14:paraId="1E44F52C" w14:textId="77777777" w:rsidR="00257CFD" w:rsidRPr="001058B5" w:rsidRDefault="00257CFD" w:rsidP="00257CFD">
      <w:pPr>
        <w:ind w:left="1660"/>
        <w:rPr>
          <w:rFonts w:ascii="Arial" w:hAnsi="Arial" w:cs="Arial"/>
          <w:sz w:val="18"/>
        </w:rPr>
      </w:pPr>
      <w:r w:rsidRPr="001058B5">
        <w:rPr>
          <w:rFonts w:ascii="Arial" w:hAnsi="Arial" w:cs="Arial"/>
          <w:w w:val="95"/>
          <w:sz w:val="18"/>
        </w:rPr>
        <w:t>SYS_CONTEXT(USERENV,HOST)</w:t>
      </w:r>
    </w:p>
    <w:p w14:paraId="567E54DA" w14:textId="77777777" w:rsidR="00257CFD" w:rsidRPr="001058B5" w:rsidRDefault="00257CFD" w:rsidP="00257CFD">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EMP_USERS\SHOBEEEN_PC</w:t>
      </w:r>
    </w:p>
    <w:p w14:paraId="478A0E0E" w14:textId="77777777" w:rsidR="00257CFD" w:rsidRPr="001058B5" w:rsidRDefault="00257CFD" w:rsidP="00257CFD">
      <w:pPr>
        <w:pStyle w:val="BodyText"/>
        <w:rPr>
          <w:rFonts w:ascii="Arial" w:hAnsi="Arial" w:cs="Arial"/>
        </w:rPr>
      </w:pPr>
    </w:p>
    <w:p w14:paraId="164A0748" w14:textId="77777777" w:rsidR="00257CFD" w:rsidRPr="001058B5" w:rsidRDefault="008D1AB8" w:rsidP="00257CFD">
      <w:pPr>
        <w:pStyle w:val="BodyText"/>
        <w:spacing w:before="6"/>
        <w:rPr>
          <w:rFonts w:ascii="Arial" w:hAnsi="Arial" w:cs="Arial"/>
          <w:sz w:val="17"/>
        </w:rPr>
      </w:pPr>
      <w:r>
        <w:rPr>
          <w:rFonts w:ascii="Arial" w:hAnsi="Arial" w:cs="Arial"/>
        </w:rPr>
        <w:pict w14:anchorId="72209B24">
          <v:group id="_x0000_s1792" style="position:absolute;margin-left:174pt;margin-top:11.95pt;width:300pt;height:2.5pt;z-index:502655728;mso-wrap-distance-left:0;mso-wrap-distance-right:0;mso-position-horizontal-relative:page" coordorigin="3480,239" coordsize="6000,50">
            <v:line id="_x0000_s1793" style="position:absolute" from="3480,241" to="9480,241" strokeweight=".24pt"/>
            <v:line id="_x0000_s1794" style="position:absolute" from="3480,286" to="9480,286" strokeweight=".24pt"/>
            <w10:wrap type="topAndBottom" anchorx="page"/>
          </v:group>
        </w:pict>
      </w:r>
    </w:p>
    <w:p w14:paraId="3106009E" w14:textId="77777777" w:rsidR="00257CFD" w:rsidRPr="00FF04CC" w:rsidRDefault="00257CFD" w:rsidP="00257CFD">
      <w:pPr>
        <w:pStyle w:val="BodyText"/>
        <w:spacing w:before="20" w:line="246" w:lineRule="exact"/>
        <w:ind w:left="2380"/>
        <w:rPr>
          <w:rFonts w:ascii="Arial" w:hAnsi="Arial" w:cs="Arial"/>
          <w:lang w:val="vi-VN"/>
        </w:rPr>
      </w:pPr>
      <w:bookmarkStart w:id="920" w:name="_bookmark1175"/>
      <w:bookmarkEnd w:id="920"/>
      <w:r w:rsidRPr="001058B5">
        <w:rPr>
          <w:rFonts w:ascii="Arial" w:hAnsi="Arial" w:cs="Arial"/>
          <w:b/>
          <w:sz w:val="19"/>
        </w:rPr>
        <w:t xml:space="preserve">Note: </w:t>
      </w:r>
      <w:r w:rsidRPr="001058B5">
        <w:rPr>
          <w:rFonts w:ascii="Arial" w:hAnsi="Arial" w:cs="Arial"/>
        </w:rPr>
        <w:t>The USERENV</w:t>
      </w:r>
      <w:r>
        <w:rPr>
          <w:rFonts w:ascii="Arial" w:hAnsi="Arial" w:cs="Arial"/>
          <w:lang w:val="vi-VN"/>
        </w:rPr>
        <w:t xml:space="preserve"> </w:t>
      </w:r>
      <w:r w:rsidRPr="001058B5">
        <w:rPr>
          <w:rFonts w:ascii="Arial" w:hAnsi="Arial" w:cs="Arial"/>
          <w:spacing w:val="-82"/>
        </w:rPr>
        <w:t xml:space="preserve"> </w:t>
      </w:r>
      <w:r w:rsidRPr="001058B5">
        <w:rPr>
          <w:rFonts w:ascii="Arial" w:hAnsi="Arial" w:cs="Arial"/>
        </w:rPr>
        <w:t xml:space="preserve">application context namespace </w:t>
      </w:r>
      <w:r>
        <w:rPr>
          <w:rFonts w:ascii="Arial" w:hAnsi="Arial" w:cs="Arial"/>
          <w:lang w:val="vi-VN"/>
        </w:rPr>
        <w:t xml:space="preserve">thay thế  hàm </w:t>
      </w:r>
    </w:p>
    <w:p w14:paraId="4E526E5C" w14:textId="77777777" w:rsidR="00257CFD" w:rsidRPr="00401786" w:rsidRDefault="008D1AB8" w:rsidP="00257CFD">
      <w:pPr>
        <w:pStyle w:val="BodyText"/>
        <w:spacing w:line="246" w:lineRule="exact"/>
        <w:ind w:left="2380"/>
        <w:rPr>
          <w:rFonts w:ascii="Arial" w:hAnsi="Arial" w:cs="Arial"/>
          <w:lang w:val="vi-VN"/>
        </w:rPr>
      </w:pPr>
      <w:r>
        <w:rPr>
          <w:rFonts w:ascii="Arial" w:hAnsi="Arial" w:cs="Arial"/>
        </w:rPr>
        <w:pict w14:anchorId="67ECAC69">
          <v:group id="_x0000_s1795" style="position:absolute;left:0;text-align:left;margin-left:174pt;margin-top:17.35pt;width:300pt;height:2.55pt;z-index:502656752;mso-wrap-distance-left:0;mso-wrap-distance-right:0;mso-position-horizontal-relative:page" coordorigin="3480,347" coordsize="6000,51">
            <v:line id="_x0000_s1796" style="position:absolute" from="3480,349" to="9480,349" strokeweight=".24pt"/>
            <v:line id="_x0000_s1797" style="position:absolute" from="3480,395" to="9480,395" strokeweight=".24pt"/>
            <w10:wrap type="topAndBottom" anchorx="page"/>
          </v:group>
        </w:pict>
      </w:r>
      <w:r w:rsidR="00257CFD" w:rsidRPr="00401786">
        <w:rPr>
          <w:rFonts w:ascii="Arial" w:hAnsi="Arial" w:cs="Arial"/>
          <w:lang w:val="vi-VN"/>
        </w:rPr>
        <w:t>USERENV</w:t>
      </w:r>
      <w:r w:rsidR="00257CFD">
        <w:rPr>
          <w:rFonts w:ascii="Arial" w:hAnsi="Arial" w:cs="Arial"/>
          <w:lang w:val="vi-VN"/>
        </w:rPr>
        <w:t xml:space="preserve"> </w:t>
      </w:r>
      <w:r w:rsidR="00257CFD" w:rsidRPr="00401786">
        <w:rPr>
          <w:rFonts w:ascii="Arial" w:hAnsi="Arial" w:cs="Arial"/>
          <w:spacing w:val="-96"/>
          <w:lang w:val="vi-VN"/>
        </w:rPr>
        <w:t xml:space="preserve"> </w:t>
      </w:r>
      <w:r w:rsidR="00257CFD">
        <w:rPr>
          <w:rFonts w:ascii="Arial" w:hAnsi="Arial" w:cs="Arial"/>
          <w:lang w:val="vi-VN"/>
        </w:rPr>
        <w:t xml:space="preserve">được cung cấp trong các bản </w:t>
      </w:r>
      <w:r w:rsidR="00257CFD" w:rsidRPr="00401786">
        <w:rPr>
          <w:rFonts w:ascii="Arial" w:hAnsi="Arial" w:cs="Arial"/>
          <w:lang w:val="vi-VN"/>
        </w:rPr>
        <w:t xml:space="preserve"> Oracle Database </w:t>
      </w:r>
      <w:r w:rsidR="00257CFD">
        <w:rPr>
          <w:rFonts w:ascii="Arial" w:hAnsi="Arial" w:cs="Arial"/>
          <w:lang w:val="vi-VN"/>
        </w:rPr>
        <w:t>trước đó</w:t>
      </w:r>
    </w:p>
    <w:p w14:paraId="4B60ABC5" w14:textId="77777777" w:rsidR="00257CFD" w:rsidRPr="00401786" w:rsidRDefault="00257CFD" w:rsidP="00257CFD">
      <w:pPr>
        <w:pStyle w:val="BodyText"/>
        <w:rPr>
          <w:rFonts w:ascii="Arial" w:hAnsi="Arial" w:cs="Arial"/>
          <w:sz w:val="8"/>
          <w:lang w:val="vi-VN"/>
        </w:rPr>
      </w:pPr>
    </w:p>
    <w:p w14:paraId="56AA7111" w14:textId="77777777" w:rsidR="00257CFD" w:rsidRPr="00FF340E" w:rsidRDefault="00257CFD" w:rsidP="00257CFD">
      <w:pPr>
        <w:pStyle w:val="Heading6"/>
        <w:spacing w:before="105"/>
        <w:ind w:left="1660"/>
        <w:rPr>
          <w:lang w:val="vi-VN"/>
        </w:rPr>
      </w:pPr>
      <w:bookmarkStart w:id="921" w:name="Using_Dynamic_SQL_with_SYS_CONTEXT"/>
      <w:bookmarkStart w:id="922" w:name="_bookmark1176"/>
      <w:bookmarkStart w:id="923" w:name="_bookmark1177"/>
      <w:bookmarkEnd w:id="921"/>
      <w:bookmarkEnd w:id="922"/>
      <w:bookmarkEnd w:id="923"/>
      <w:r>
        <w:rPr>
          <w:lang w:val="vi-VN"/>
        </w:rPr>
        <w:t xml:space="preserve">Sử dụng </w:t>
      </w:r>
      <w:r w:rsidRPr="00FF340E">
        <w:rPr>
          <w:lang w:val="vi-VN"/>
        </w:rPr>
        <w:t xml:space="preserve">Dynamic SQL </w:t>
      </w:r>
      <w:r>
        <w:rPr>
          <w:lang w:val="vi-VN"/>
        </w:rPr>
        <w:t xml:space="preserve">với </w:t>
      </w:r>
      <w:r w:rsidRPr="00FF340E">
        <w:rPr>
          <w:lang w:val="vi-VN"/>
        </w:rPr>
        <w:t>SYS_CONTEX</w:t>
      </w:r>
      <w:bookmarkStart w:id="924" w:name="_bookmark1178"/>
      <w:bookmarkEnd w:id="924"/>
      <w:r w:rsidRPr="00FF340E">
        <w:rPr>
          <w:lang w:val="vi-VN"/>
        </w:rPr>
        <w:t>T</w:t>
      </w:r>
    </w:p>
    <w:p w14:paraId="63C08479" w14:textId="77777777" w:rsidR="00257CFD" w:rsidRPr="00FF340E" w:rsidRDefault="00257CFD" w:rsidP="00257CFD">
      <w:pPr>
        <w:pStyle w:val="BodyText"/>
        <w:spacing w:before="55" w:line="232" w:lineRule="auto"/>
        <w:ind w:left="1660" w:right="700"/>
        <w:rPr>
          <w:rFonts w:ascii="Arial" w:hAnsi="Arial" w:cs="Arial"/>
          <w:lang w:val="vi-VN"/>
        </w:rPr>
      </w:pPr>
      <w:r w:rsidRPr="00FF340E">
        <w:rPr>
          <w:rFonts w:ascii="Arial" w:hAnsi="Arial" w:cs="Arial"/>
          <w:lang w:val="vi-VN"/>
        </w:rPr>
        <w:t>Trong session mà bạn mong đợi thay đổi chính sách đã cho  giữa các lần thực thi truy vấn,truy vấn phải sử dụng dynamic SQL. Bạn phải sử dụng dynamic SQL vì các câu lệnh phân tích cú pháp static SQL và   dynamic SQL khác nhau:</w:t>
      </w:r>
    </w:p>
    <w:p w14:paraId="6BA6F3FD" w14:textId="77777777" w:rsidR="00257CFD"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Các câu lệnh static SQL được phân tích cú pháp tại thời gian biên dịch. Chúng không được phân tích cú pháp một lần nữa vào thời gian thực hiện vì lý do hiệu suất.</w:t>
      </w:r>
    </w:p>
    <w:p w14:paraId="7EEB2F89" w14:textId="77777777" w:rsidR="00257CFD" w:rsidRPr="00FF340E"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 xml:space="preserve"> Các câu lệnh SQL động được phân tích cú pháp mỗi khi chúng được thực hiện.</w:t>
      </w:r>
    </w:p>
    <w:p w14:paraId="1F8B9A13"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Hãy xem xét một tình huống trong đó Policy A có hiệu lực khi bạn biên dịch một câu lệnh SQL, và sau đó bạn chuyển sang Policy B và chạy câu lệnh. Với static SQL, Policy  A vẫn còn hiệu lực.Oracle Database phân tích cú pháp câu lệnh tại thời gian biên dịch, nhưng không phân tích cú pháp nó một lần nữa khi thực thi. Với dynamic SQL,  Oracle Database phân tích cú pháp câu lệnh khi</w:t>
      </w:r>
      <w:r>
        <w:rPr>
          <w:rFonts w:ascii="Arial" w:hAnsi="Arial" w:cs="Arial"/>
          <w:sz w:val="20"/>
          <w:szCs w:val="20"/>
          <w:lang w:val="vi-VN"/>
        </w:rPr>
        <w:t xml:space="preserve"> </w:t>
      </w:r>
      <w:r w:rsidRPr="00FF340E">
        <w:rPr>
          <w:rFonts w:ascii="Arial" w:hAnsi="Arial" w:cs="Arial"/>
          <w:sz w:val="20"/>
          <w:szCs w:val="20"/>
          <w:lang w:val="vi-VN"/>
        </w:rPr>
        <w:t>thực hiện, sau đó chuyển sang Policy B có hiệu lực.</w:t>
      </w:r>
    </w:p>
    <w:p w14:paraId="49A295C1"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Ví dụ: hãy xem xét  policy sau:</w:t>
      </w:r>
    </w:p>
    <w:p w14:paraId="7D57F88F" w14:textId="77777777" w:rsidR="00257CFD" w:rsidRDefault="00257CFD" w:rsidP="00257CFD">
      <w:pPr>
        <w:spacing w:before="141"/>
        <w:ind w:left="1660"/>
        <w:rPr>
          <w:rFonts w:ascii="Arial" w:hAnsi="Arial" w:cs="Arial"/>
          <w:w w:val="95"/>
          <w:sz w:val="18"/>
          <w:lang w:val="vi-VN"/>
        </w:rPr>
      </w:pPr>
      <w:r w:rsidRPr="00FF340E">
        <w:rPr>
          <w:rFonts w:ascii="Arial" w:hAnsi="Arial" w:cs="Arial"/>
          <w:w w:val="95"/>
          <w:sz w:val="18"/>
          <w:lang w:val="vi-VN"/>
        </w:rPr>
        <w:t>EMPLOYEE_NAME = SYS_CONTEXT ('USERENV', 'SESSION_USER')</w:t>
      </w:r>
    </w:p>
    <w:p w14:paraId="32E771EC" w14:textId="77777777" w:rsidR="00257CFD" w:rsidRPr="002818E1" w:rsidRDefault="00257CFD" w:rsidP="00257CFD">
      <w:pPr>
        <w:spacing w:before="141"/>
        <w:ind w:left="1660"/>
        <w:rPr>
          <w:rFonts w:ascii="Arial" w:hAnsi="Arial" w:cs="Arial"/>
          <w:w w:val="95"/>
          <w:sz w:val="18"/>
          <w:lang w:val="vi-VN"/>
        </w:rPr>
      </w:pPr>
    </w:p>
    <w:p w14:paraId="740A3AD4" w14:textId="77777777" w:rsidR="00257CFD" w:rsidRPr="002818E1" w:rsidRDefault="00257CFD" w:rsidP="00257CFD">
      <w:pPr>
        <w:spacing w:line="230" w:lineRule="auto"/>
        <w:ind w:left="1660"/>
        <w:rPr>
          <w:rFonts w:ascii="Arial" w:hAnsi="Arial" w:cs="Arial"/>
          <w:sz w:val="20"/>
          <w:szCs w:val="20"/>
        </w:rPr>
      </w:pPr>
      <w:r w:rsidRPr="002818E1">
        <w:rPr>
          <w:rFonts w:ascii="Arial" w:hAnsi="Arial" w:cs="Arial"/>
          <w:sz w:val="20"/>
          <w:szCs w:val="20"/>
        </w:rPr>
        <w:t>The policy  EMPLOYEE_NAME khớp với tên người dùng database . Nó được biểu diễn dưới dạng một SQL predicate trong Oracle Virtual Private Database the predicate được xem là một policy. Nếu  thay đổi the predicate, thì câu lệnh phải được phân tích lại để tạo kết quả chính</w:t>
      </w:r>
      <w:r>
        <w:rPr>
          <w:rFonts w:ascii="Arial" w:hAnsi="Arial" w:cs="Arial"/>
          <w:sz w:val="20"/>
          <w:szCs w:val="20"/>
          <w:lang w:val="vi-VN"/>
        </w:rPr>
        <w:t xml:space="preserve"> </w:t>
      </w:r>
      <w:r w:rsidRPr="002818E1">
        <w:rPr>
          <w:rFonts w:ascii="Arial" w:hAnsi="Arial" w:cs="Arial"/>
          <w:sz w:val="20"/>
          <w:szCs w:val="20"/>
        </w:rPr>
        <w:t>xác.</w:t>
      </w:r>
    </w:p>
    <w:p w14:paraId="477FDDE3"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r w:rsidRPr="002818E1">
        <w:rPr>
          <w:rFonts w:ascii="Arial" w:hAnsi="Arial" w:cs="Arial"/>
          <w:sz w:val="20"/>
          <w:szCs w:val="20"/>
        </w:rPr>
        <w:t> </w:t>
      </w:r>
    </w:p>
    <w:p w14:paraId="0F702582" w14:textId="77777777" w:rsidR="00257CFD" w:rsidRPr="001058B5" w:rsidRDefault="00257CFD" w:rsidP="00257CFD">
      <w:pPr>
        <w:pStyle w:val="BodyText"/>
        <w:spacing w:before="8"/>
        <w:rPr>
          <w:rFonts w:ascii="Arial" w:hAnsi="Arial" w:cs="Arial"/>
          <w:sz w:val="29"/>
        </w:rPr>
      </w:pPr>
    </w:p>
    <w:p w14:paraId="5C5BB01C" w14:textId="77777777" w:rsidR="00257CFD" w:rsidRPr="001058B5" w:rsidRDefault="00257CFD" w:rsidP="00257CFD">
      <w:pPr>
        <w:pStyle w:val="BodyText"/>
        <w:spacing w:before="99" w:line="232" w:lineRule="auto"/>
        <w:ind w:left="2980" w:right="848"/>
        <w:rPr>
          <w:rFonts w:ascii="Arial" w:hAnsi="Arial" w:cs="Arial"/>
        </w:rPr>
      </w:pPr>
      <w:r>
        <w:rPr>
          <w:rFonts w:ascii="Arial" w:hAnsi="Arial" w:cs="Arial"/>
          <w:b/>
          <w:sz w:val="19"/>
          <w:lang w:val="vi-VN"/>
        </w:rPr>
        <w:t xml:space="preserve">Xem thêm </w:t>
      </w:r>
      <w:r w:rsidRPr="001058B5">
        <w:rPr>
          <w:rFonts w:ascii="Arial" w:hAnsi="Arial" w:cs="Arial"/>
          <w:b/>
          <w:sz w:val="19"/>
        </w:rPr>
        <w:t xml:space="preserve">: </w:t>
      </w:r>
      <w:hyperlink w:anchor="_bookmark1512" w:history="1">
        <w:r w:rsidRPr="001058B5">
          <w:rPr>
            <w:rFonts w:ascii="Arial" w:hAnsi="Arial" w:cs="Arial"/>
            <w:color w:val="0000CC"/>
          </w:rPr>
          <w:t>"Using Automatic Reparsing for Fine-Grained Access</w:t>
        </w:r>
      </w:hyperlink>
      <w:r w:rsidRPr="001058B5">
        <w:rPr>
          <w:rFonts w:ascii="Arial" w:hAnsi="Arial" w:cs="Arial"/>
          <w:color w:val="0000CC"/>
        </w:rPr>
        <w:t xml:space="preserve"> </w:t>
      </w:r>
      <w:hyperlink w:anchor="_bookmark1512" w:history="1">
        <w:r w:rsidRPr="001058B5">
          <w:rPr>
            <w:rFonts w:ascii="Arial" w:hAnsi="Arial" w:cs="Arial"/>
            <w:color w:val="0000CC"/>
          </w:rPr>
          <w:t xml:space="preserve">Control Policy Functions" </w:t>
        </w:r>
      </w:hyperlink>
      <w:hyperlink w:anchor="_bookmark1512" w:history="1">
        <w:r w:rsidRPr="001058B5">
          <w:rPr>
            <w:rFonts w:ascii="Arial" w:hAnsi="Arial" w:cs="Arial"/>
          </w:rPr>
          <w:t>on page 7-35</w:t>
        </w:r>
      </w:hyperlink>
    </w:p>
    <w:p w14:paraId="448011BD" w14:textId="77777777" w:rsidR="00257CFD" w:rsidRPr="001058B5" w:rsidRDefault="00257CFD" w:rsidP="00257CFD">
      <w:pPr>
        <w:pStyle w:val="BodyText"/>
        <w:spacing w:before="2"/>
        <w:rPr>
          <w:rFonts w:ascii="Arial" w:hAnsi="Arial" w:cs="Arial"/>
        </w:rPr>
      </w:pPr>
    </w:p>
    <w:p w14:paraId="00356B43" w14:textId="77777777" w:rsidR="00257CFD" w:rsidRPr="001058B5" w:rsidRDefault="00257CFD" w:rsidP="00257CFD">
      <w:pPr>
        <w:pStyle w:val="Heading6"/>
      </w:pPr>
      <w:bookmarkStart w:id="925" w:name="Using_SYS_CONTEXT_in_a_Parallel_Query"/>
      <w:bookmarkStart w:id="926" w:name="_bookmark1179"/>
      <w:bookmarkEnd w:id="925"/>
      <w:bookmarkEnd w:id="926"/>
      <w:r>
        <w:rPr>
          <w:lang w:val="vi-VN"/>
        </w:rPr>
        <w:t>Sử dụng</w:t>
      </w:r>
      <w:r w:rsidRPr="001058B5">
        <w:t xml:space="preserve"> </w:t>
      </w:r>
      <w:bookmarkStart w:id="927" w:name="_bookmark1180"/>
      <w:bookmarkEnd w:id="927"/>
      <w:r w:rsidRPr="001058B5">
        <w:t xml:space="preserve">SYS_CONTEXT </w:t>
      </w:r>
      <w:r>
        <w:rPr>
          <w:lang w:val="vi-VN"/>
        </w:rPr>
        <w:t xml:space="preserve">trong </w:t>
      </w:r>
      <w:r w:rsidRPr="001058B5">
        <w:t xml:space="preserve"> Parallel Query</w:t>
      </w:r>
    </w:p>
    <w:p w14:paraId="1C609686" w14:textId="77777777" w:rsidR="00257CFD" w:rsidRDefault="00257CFD" w:rsidP="00257CFD">
      <w:pPr>
        <w:pStyle w:val="BodyText"/>
        <w:spacing w:before="59" w:line="228" w:lineRule="auto"/>
        <w:ind w:left="2259" w:right="295"/>
        <w:rPr>
          <w:rFonts w:ascii="Arial" w:hAnsi="Arial" w:cs="Arial"/>
          <w:lang w:val="vi-VN"/>
        </w:rPr>
      </w:pPr>
      <w:r>
        <w:rPr>
          <w:rFonts w:ascii="Arial" w:hAnsi="Arial" w:cs="Arial"/>
          <w:lang w:val="vi-VN"/>
        </w:rPr>
        <w:t xml:space="preserve">  </w:t>
      </w:r>
      <w:r w:rsidRPr="002818E1">
        <w:rPr>
          <w:rFonts w:ascii="Arial" w:hAnsi="Arial" w:cs="Arial"/>
          <w:lang w:val="vi-VN"/>
        </w:rPr>
        <w:t>Nếu bạn dùng SYS_CONTEXT ở bên cạnh một hàm SQL được nhúng trong một</w:t>
      </w:r>
      <w:r>
        <w:rPr>
          <w:rFonts w:ascii="Arial" w:hAnsi="Arial" w:cs="Arial"/>
          <w:lang w:val="vi-VN"/>
        </w:rPr>
        <w:t xml:space="preserve"> </w:t>
      </w:r>
      <w:r w:rsidRPr="002818E1">
        <w:rPr>
          <w:rFonts w:ascii="Arial" w:hAnsi="Arial" w:cs="Arial"/>
          <w:lang w:val="vi-VN"/>
        </w:rPr>
        <w:t>parallel query, thì hàm bao gồm the application context.</w:t>
      </w:r>
    </w:p>
    <w:p w14:paraId="407B5A76" w14:textId="77777777" w:rsidR="00257CFD" w:rsidRPr="002818E1" w:rsidRDefault="00257CFD" w:rsidP="00257CFD">
      <w:pPr>
        <w:pStyle w:val="BodyText"/>
        <w:spacing w:before="59" w:line="228" w:lineRule="auto"/>
        <w:ind w:left="2259" w:right="295"/>
        <w:rPr>
          <w:rFonts w:ascii="Arial" w:hAnsi="Arial" w:cs="Arial"/>
          <w:lang w:val="vi-VN"/>
        </w:rPr>
      </w:pPr>
      <w:r w:rsidRPr="002818E1">
        <w:rPr>
          <w:rFonts w:ascii="Arial" w:hAnsi="Arial" w:cs="Arial"/>
          <w:lang w:val="vi-VN"/>
        </w:rPr>
        <w:t>Xem xét hàm do người dùng định nghĩa trong câu lệnh SQL, đặt  user ID là 5:</w:t>
      </w:r>
    </w:p>
    <w:p w14:paraId="574A498A" w14:textId="77777777" w:rsidR="00257CFD" w:rsidRPr="001058B5" w:rsidRDefault="00257CFD" w:rsidP="00257CFD">
      <w:pPr>
        <w:spacing w:before="140" w:line="259" w:lineRule="auto"/>
        <w:ind w:left="2352" w:right="5768" w:hanging="93"/>
        <w:rPr>
          <w:rFonts w:ascii="Arial" w:hAnsi="Arial" w:cs="Arial"/>
          <w:sz w:val="18"/>
        </w:rPr>
      </w:pPr>
      <w:r w:rsidRPr="001058B5">
        <w:rPr>
          <w:rFonts w:ascii="Arial" w:hAnsi="Arial" w:cs="Arial"/>
          <w:w w:val="90"/>
          <w:sz w:val="18"/>
        </w:rPr>
        <w:t>CREATE</w:t>
      </w:r>
      <w:r w:rsidRPr="001058B5">
        <w:rPr>
          <w:rFonts w:ascii="Arial" w:hAnsi="Arial" w:cs="Arial"/>
          <w:spacing w:val="-53"/>
          <w:w w:val="90"/>
          <w:sz w:val="18"/>
        </w:rPr>
        <w:t xml:space="preserve"> </w:t>
      </w:r>
      <w:r w:rsidRPr="001058B5">
        <w:rPr>
          <w:rFonts w:ascii="Arial" w:hAnsi="Arial" w:cs="Arial"/>
          <w:w w:val="90"/>
          <w:sz w:val="18"/>
        </w:rPr>
        <w:t>FUNCTION</w:t>
      </w:r>
      <w:r w:rsidRPr="001058B5">
        <w:rPr>
          <w:rFonts w:ascii="Arial" w:hAnsi="Arial" w:cs="Arial"/>
          <w:spacing w:val="-53"/>
          <w:w w:val="90"/>
          <w:sz w:val="18"/>
        </w:rPr>
        <w:t xml:space="preserve"> </w:t>
      </w:r>
      <w:r w:rsidRPr="001058B5">
        <w:rPr>
          <w:rFonts w:ascii="Arial" w:hAnsi="Arial" w:cs="Arial"/>
          <w:w w:val="90"/>
          <w:sz w:val="18"/>
        </w:rPr>
        <w:t xml:space="preserve">set_id </w:t>
      </w:r>
      <w:r w:rsidRPr="001058B5">
        <w:rPr>
          <w:rFonts w:ascii="Arial" w:hAnsi="Arial" w:cs="Arial"/>
          <w:w w:val="95"/>
          <w:sz w:val="18"/>
        </w:rPr>
        <w:t>RETURN NUMBER</w:t>
      </w:r>
      <w:r w:rsidRPr="001058B5">
        <w:rPr>
          <w:rFonts w:ascii="Arial" w:hAnsi="Arial" w:cs="Arial"/>
          <w:spacing w:val="-63"/>
          <w:w w:val="95"/>
          <w:sz w:val="18"/>
        </w:rPr>
        <w:t xml:space="preserve"> </w:t>
      </w:r>
      <w:r w:rsidRPr="001058B5">
        <w:rPr>
          <w:rFonts w:ascii="Arial" w:hAnsi="Arial" w:cs="Arial"/>
          <w:w w:val="95"/>
          <w:sz w:val="18"/>
        </w:rPr>
        <w:t>IS</w:t>
      </w:r>
    </w:p>
    <w:p w14:paraId="57F429D1" w14:textId="77777777" w:rsidR="00257CFD" w:rsidRPr="001058B5" w:rsidRDefault="00257CFD" w:rsidP="00257CFD">
      <w:pPr>
        <w:ind w:left="2260"/>
        <w:rPr>
          <w:rFonts w:ascii="Arial" w:hAnsi="Arial" w:cs="Arial"/>
          <w:sz w:val="18"/>
        </w:rPr>
      </w:pPr>
      <w:r w:rsidRPr="001058B5">
        <w:rPr>
          <w:rFonts w:ascii="Arial" w:hAnsi="Arial" w:cs="Arial"/>
          <w:w w:val="95"/>
          <w:sz w:val="18"/>
        </w:rPr>
        <w:t>BEGIN</w:t>
      </w:r>
    </w:p>
    <w:p w14:paraId="4CF52C57" w14:textId="77777777" w:rsidR="00257CFD" w:rsidRPr="001058B5" w:rsidRDefault="00257CFD" w:rsidP="00257CFD">
      <w:pPr>
        <w:spacing w:before="16" w:line="259" w:lineRule="auto"/>
        <w:ind w:left="2538" w:right="4841" w:hanging="186"/>
        <w:rPr>
          <w:rFonts w:ascii="Arial" w:hAnsi="Arial" w:cs="Arial"/>
          <w:sz w:val="18"/>
        </w:rPr>
      </w:pPr>
      <w:r w:rsidRPr="001058B5">
        <w:rPr>
          <w:rFonts w:ascii="Arial" w:hAnsi="Arial" w:cs="Arial"/>
          <w:w w:val="95"/>
          <w:sz w:val="18"/>
        </w:rPr>
        <w:t>IF</w:t>
      </w:r>
      <w:r w:rsidRPr="001058B5">
        <w:rPr>
          <w:rFonts w:ascii="Arial" w:hAnsi="Arial" w:cs="Arial"/>
          <w:spacing w:val="-63"/>
          <w:w w:val="95"/>
          <w:sz w:val="18"/>
        </w:rPr>
        <w:t xml:space="preserve"> </w:t>
      </w:r>
      <w:r w:rsidRPr="001058B5">
        <w:rPr>
          <w:rFonts w:ascii="Arial" w:hAnsi="Arial" w:cs="Arial"/>
          <w:w w:val="95"/>
          <w:sz w:val="18"/>
        </w:rPr>
        <w:t>SYS_CONTEXT</w:t>
      </w:r>
      <w:r w:rsidRPr="001058B5">
        <w:rPr>
          <w:rFonts w:ascii="Arial" w:hAnsi="Arial" w:cs="Arial"/>
          <w:spacing w:val="-63"/>
          <w:w w:val="95"/>
          <w:sz w:val="18"/>
        </w:rPr>
        <w:t xml:space="preserve"> </w:t>
      </w:r>
      <w:r w:rsidRPr="001058B5">
        <w:rPr>
          <w:rFonts w:ascii="Arial" w:hAnsi="Arial" w:cs="Arial"/>
          <w:w w:val="95"/>
          <w:sz w:val="18"/>
        </w:rPr>
        <w:t>('hr',</w:t>
      </w:r>
      <w:r w:rsidRPr="001058B5">
        <w:rPr>
          <w:rFonts w:ascii="Arial" w:hAnsi="Arial" w:cs="Arial"/>
          <w:spacing w:val="-63"/>
          <w:w w:val="95"/>
          <w:sz w:val="18"/>
        </w:rPr>
        <w:t xml:space="preserve"> </w:t>
      </w:r>
      <w:r w:rsidRPr="001058B5">
        <w:rPr>
          <w:rFonts w:ascii="Arial" w:hAnsi="Arial" w:cs="Arial"/>
          <w:w w:val="95"/>
          <w:sz w:val="18"/>
        </w:rPr>
        <w:t>'id')</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5 THEN</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1;</w:t>
      </w:r>
      <w:r w:rsidRPr="001058B5">
        <w:rPr>
          <w:rFonts w:ascii="Arial" w:hAnsi="Arial" w:cs="Arial"/>
          <w:spacing w:val="-59"/>
          <w:w w:val="95"/>
          <w:sz w:val="18"/>
        </w:rPr>
        <w:t xml:space="preserve"> </w:t>
      </w:r>
      <w:r w:rsidRPr="001058B5">
        <w:rPr>
          <w:rFonts w:ascii="Arial" w:hAnsi="Arial" w:cs="Arial"/>
          <w:w w:val="95"/>
          <w:sz w:val="18"/>
        </w:rPr>
        <w:t>ELSE</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2;</w:t>
      </w:r>
    </w:p>
    <w:p w14:paraId="74B2D148" w14:textId="77777777" w:rsidR="00257CFD" w:rsidRPr="001058B5" w:rsidRDefault="00257CFD" w:rsidP="00257CFD">
      <w:pPr>
        <w:ind w:left="2260" w:right="7077" w:firstLine="92"/>
        <w:rPr>
          <w:rFonts w:ascii="Arial" w:hAnsi="Arial" w:cs="Arial"/>
          <w:sz w:val="18"/>
        </w:rPr>
      </w:pPr>
      <w:r w:rsidRPr="001058B5">
        <w:rPr>
          <w:rFonts w:ascii="Arial" w:hAnsi="Arial" w:cs="Arial"/>
          <w:w w:val="95"/>
          <w:sz w:val="18"/>
        </w:rPr>
        <w:t>END</w:t>
      </w:r>
      <w:r w:rsidRPr="001058B5">
        <w:rPr>
          <w:rFonts w:ascii="Arial" w:hAnsi="Arial" w:cs="Arial"/>
          <w:spacing w:val="-65"/>
          <w:w w:val="95"/>
          <w:sz w:val="18"/>
        </w:rPr>
        <w:t xml:space="preserve"> </w:t>
      </w:r>
      <w:r w:rsidRPr="001058B5">
        <w:rPr>
          <w:rFonts w:ascii="Arial" w:hAnsi="Arial" w:cs="Arial"/>
          <w:spacing w:val="-2"/>
          <w:w w:val="95"/>
          <w:sz w:val="18"/>
        </w:rPr>
        <w:t>IF;</w:t>
      </w:r>
    </w:p>
    <w:p w14:paraId="0B13A288" w14:textId="77777777" w:rsidR="00257CFD" w:rsidRPr="001058B5" w:rsidRDefault="00257CFD" w:rsidP="00257CFD">
      <w:pPr>
        <w:spacing w:before="15"/>
        <w:ind w:left="2260" w:right="7077"/>
        <w:rPr>
          <w:rFonts w:ascii="Arial" w:hAnsi="Arial" w:cs="Arial"/>
          <w:sz w:val="18"/>
        </w:rPr>
      </w:pPr>
      <w:r w:rsidRPr="001058B5">
        <w:rPr>
          <w:rFonts w:ascii="Arial" w:hAnsi="Arial" w:cs="Arial"/>
          <w:w w:val="95"/>
          <w:sz w:val="18"/>
        </w:rPr>
        <w:t>END;</w:t>
      </w:r>
    </w:p>
    <w:p w14:paraId="0B4EFA20" w14:textId="77777777" w:rsidR="00257CFD" w:rsidRPr="001058B5" w:rsidRDefault="00257CFD" w:rsidP="00257CFD">
      <w:pPr>
        <w:pStyle w:val="BodyText"/>
        <w:spacing w:before="4"/>
        <w:rPr>
          <w:rFonts w:ascii="Arial" w:hAnsi="Arial" w:cs="Arial"/>
          <w:sz w:val="18"/>
        </w:rPr>
      </w:pPr>
    </w:p>
    <w:p w14:paraId="6FDE525F" w14:textId="77777777" w:rsidR="00257CFD" w:rsidRPr="001058B5" w:rsidRDefault="00257CFD" w:rsidP="00257CFD">
      <w:pPr>
        <w:pStyle w:val="BodyText"/>
        <w:ind w:left="2260"/>
        <w:rPr>
          <w:rFonts w:ascii="Arial" w:hAnsi="Arial" w:cs="Arial"/>
        </w:rPr>
      </w:pPr>
      <w:r w:rsidRPr="001058B5">
        <w:rPr>
          <w:rFonts w:ascii="Arial" w:hAnsi="Arial" w:cs="Arial"/>
        </w:rPr>
        <w:t>Now consider the following statement:</w:t>
      </w:r>
    </w:p>
    <w:p w14:paraId="3F0B01EB"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SELECT * FROM emp WHERE set_id( ) = 1;</w:t>
      </w:r>
    </w:p>
    <w:p w14:paraId="24557482" w14:textId="77777777" w:rsidR="00257CFD" w:rsidRPr="001058B5" w:rsidRDefault="00257CFD" w:rsidP="00257CFD">
      <w:pPr>
        <w:pStyle w:val="BodyText"/>
        <w:spacing w:before="8"/>
        <w:rPr>
          <w:rFonts w:ascii="Arial" w:hAnsi="Arial" w:cs="Arial"/>
          <w:sz w:val="18"/>
        </w:rPr>
      </w:pPr>
    </w:p>
    <w:p w14:paraId="7D63546C" w14:textId="77777777" w:rsidR="00257CFD" w:rsidRPr="002818E1" w:rsidRDefault="00257CFD" w:rsidP="00257CFD">
      <w:pPr>
        <w:pStyle w:val="BodyText"/>
        <w:spacing w:before="1" w:line="232" w:lineRule="auto"/>
        <w:ind w:left="2260"/>
        <w:rPr>
          <w:rFonts w:ascii="Arial" w:hAnsi="Arial" w:cs="Arial"/>
        </w:rPr>
      </w:pPr>
      <w:r w:rsidRPr="002818E1">
        <w:rPr>
          <w:rFonts w:ascii="Arial" w:hAnsi="Arial" w:cs="Arial"/>
        </w:rPr>
        <w:t xml:space="preserve">Khi câu lệnh này được chạy như một parallel query, session người dùng, chứa thông tin </w:t>
      </w:r>
    </w:p>
    <w:p w14:paraId="66AAB216" w14:textId="77777777" w:rsidR="00257CFD" w:rsidRPr="001058B5" w:rsidRDefault="00257CFD" w:rsidP="00257CFD">
      <w:pPr>
        <w:pStyle w:val="BodyText"/>
        <w:spacing w:before="1" w:line="232" w:lineRule="auto"/>
        <w:ind w:left="2260"/>
        <w:rPr>
          <w:rFonts w:ascii="Arial" w:hAnsi="Arial" w:cs="Arial"/>
        </w:rPr>
      </w:pPr>
      <w:r w:rsidRPr="002818E1">
        <w:rPr>
          <w:rFonts w:ascii="Arial" w:hAnsi="Arial" w:cs="Arial"/>
        </w:rPr>
        <w:t>application context, được truyền đến các máy chủ thực hiện song song ( truy vấn các tiến trình con )</w:t>
      </w:r>
    </w:p>
    <w:p w14:paraId="3D7EE3C3" w14:textId="77777777" w:rsidR="00257CFD" w:rsidRPr="001058B5" w:rsidRDefault="00257CFD" w:rsidP="00257CFD">
      <w:pPr>
        <w:pStyle w:val="BodyText"/>
        <w:spacing w:before="1"/>
        <w:rPr>
          <w:rFonts w:ascii="Arial" w:hAnsi="Arial" w:cs="Arial"/>
          <w:sz w:val="23"/>
        </w:rPr>
      </w:pPr>
    </w:p>
    <w:p w14:paraId="47F48DA6" w14:textId="77777777" w:rsidR="00257CFD" w:rsidRPr="001058B5" w:rsidRDefault="00257CFD" w:rsidP="00257CFD">
      <w:pPr>
        <w:pStyle w:val="Heading6"/>
        <w:spacing w:before="1"/>
      </w:pPr>
      <w:bookmarkStart w:id="928" w:name="Using_SYS_CONTEXT_with_Database_Links"/>
      <w:bookmarkStart w:id="929" w:name="_bookmark1183"/>
      <w:bookmarkStart w:id="930" w:name="_bookmark1184"/>
      <w:bookmarkStart w:id="931" w:name="_bookmark1185"/>
      <w:bookmarkEnd w:id="928"/>
      <w:bookmarkEnd w:id="929"/>
      <w:bookmarkEnd w:id="930"/>
      <w:bookmarkEnd w:id="931"/>
      <w:r>
        <w:rPr>
          <w:lang w:val="vi-VN"/>
        </w:rPr>
        <w:t xml:space="preserve">Sử dụng </w:t>
      </w:r>
      <w:r w:rsidRPr="001058B5">
        <w:t xml:space="preserve"> SYS_CONTEXT</w:t>
      </w:r>
      <w:r>
        <w:rPr>
          <w:lang w:val="vi-VN"/>
        </w:rPr>
        <w:t xml:space="preserve"> với </w:t>
      </w:r>
      <w:r w:rsidRPr="001058B5">
        <w:t xml:space="preserve"> Database Links</w:t>
      </w:r>
    </w:p>
    <w:p w14:paraId="0BEB0308" w14:textId="77777777" w:rsidR="00257CFD" w:rsidRPr="00B829F4" w:rsidRDefault="00257CFD" w:rsidP="00257CFD">
      <w:pPr>
        <w:pStyle w:val="BodyText"/>
        <w:spacing w:before="57" w:line="230" w:lineRule="auto"/>
        <w:ind w:left="2259" w:right="295"/>
        <w:rPr>
          <w:rFonts w:ascii="Arial" w:hAnsi="Arial" w:cs="Arial"/>
          <w:lang w:val="vi-VN"/>
        </w:rPr>
      </w:pPr>
      <w:r w:rsidRPr="00B829F4">
        <w:rPr>
          <w:rFonts w:ascii="Arial" w:hAnsi="Arial" w:cs="Arial"/>
          <w:lang w:val="vi-VN"/>
        </w:rPr>
        <w:t>Khi các câu lệnh SQL trong một user session liên quan đến các database links, thì Oracle Database  chạy hàm SYS_CONTEXT SQL tại máy chủ của  database links, và sau đó nắm bắt thông tin context ở đó (tại máy chủ).</w:t>
      </w:r>
    </w:p>
    <w:p w14:paraId="51E008B2" w14:textId="77777777" w:rsidR="00257CFD" w:rsidRPr="00B829F4" w:rsidRDefault="00257CFD" w:rsidP="00257CFD">
      <w:pPr>
        <w:pStyle w:val="BodyText"/>
        <w:spacing w:before="120" w:line="230" w:lineRule="auto"/>
        <w:ind w:left="2259" w:right="185"/>
        <w:rPr>
          <w:rFonts w:ascii="Arial" w:hAnsi="Arial" w:cs="Arial"/>
          <w:lang w:val="vi-VN"/>
        </w:rPr>
      </w:pPr>
      <w:r>
        <w:rPr>
          <w:rFonts w:ascii="Arial" w:hAnsi="Arial" w:cs="Arial"/>
          <w:lang w:val="vi-VN"/>
        </w:rPr>
        <w:t xml:space="preserve"> </w:t>
      </w:r>
      <w:r w:rsidRPr="00B829F4">
        <w:rPr>
          <w:rFonts w:ascii="Arial" w:hAnsi="Arial" w:cs="Arial"/>
          <w:lang w:val="vi-VN"/>
        </w:rPr>
        <w:t>Nếu các cuộc gọi  PL/SQL procedure  từ xa được chạy trên một ldatabase links,thì Oracle Database  chạy bất kỳ hàm SYS_CONTEXT nào bên trong một  procedure</w:t>
      </w:r>
      <w:r>
        <w:rPr>
          <w:rFonts w:ascii="Arial" w:hAnsi="Arial" w:cs="Arial"/>
          <w:lang w:val="vi-VN"/>
        </w:rPr>
        <w:t xml:space="preserve"> </w:t>
      </w:r>
      <w:r w:rsidRPr="00B829F4">
        <w:rPr>
          <w:rFonts w:ascii="Arial" w:hAnsi="Arial" w:cs="Arial"/>
          <w:lang w:val="vi-VN"/>
        </w:rPr>
        <w:t>như vậy tại Database đích của link. Trong trường hợp này, chỉ các  application contexts được khởi tạo</w:t>
      </w:r>
      <w:r>
        <w:rPr>
          <w:rFonts w:ascii="Arial" w:hAnsi="Arial" w:cs="Arial"/>
          <w:lang w:val="vi-VN"/>
        </w:rPr>
        <w:t xml:space="preserve"> </w:t>
      </w:r>
      <w:r w:rsidRPr="00B829F4">
        <w:rPr>
          <w:rFonts w:ascii="Arial" w:hAnsi="Arial" w:cs="Arial"/>
          <w:lang w:val="vi-VN"/>
        </w:rPr>
        <w:t>bên ngoài có sẵn tại trang đích   database link. Vì lý do bảo mật, Oracle Database chỉ truyền thông tin application contexts  được khởi tạo từ bên ngoài tới trang đích  khởi tạo.từ trang database link</w:t>
      </w:r>
      <w:r>
        <w:rPr>
          <w:rFonts w:ascii="Arial" w:hAnsi="Arial" w:cs="Arial"/>
          <w:lang w:val="vi-VN"/>
        </w:rPr>
        <w:t>.</w:t>
      </w:r>
    </w:p>
    <w:p w14:paraId="1ABA76BF" w14:textId="77777777" w:rsidR="00257CFD" w:rsidRPr="00B829F4" w:rsidRDefault="00257CFD" w:rsidP="00257CFD">
      <w:pPr>
        <w:pStyle w:val="BodyText"/>
        <w:spacing w:before="8"/>
        <w:rPr>
          <w:rFonts w:ascii="Arial" w:hAnsi="Arial" w:cs="Arial"/>
          <w:sz w:val="23"/>
          <w:lang w:val="vi-VN"/>
        </w:rPr>
      </w:pPr>
    </w:p>
    <w:p w14:paraId="7E6A4E4E" w14:textId="77777777" w:rsidR="00257CFD" w:rsidRPr="001058B5" w:rsidRDefault="00257CFD" w:rsidP="00257CFD">
      <w:pPr>
        <w:pStyle w:val="Heading6"/>
      </w:pPr>
      <w:bookmarkStart w:id="932" w:name="Using_DBMS_SESSION.SET_CONTEXT_to_Set_Se"/>
      <w:bookmarkStart w:id="933" w:name="_bookmark1186"/>
      <w:bookmarkStart w:id="934" w:name="_bookmark1187"/>
      <w:bookmarkEnd w:id="932"/>
      <w:bookmarkEnd w:id="933"/>
      <w:bookmarkEnd w:id="934"/>
      <w:r>
        <w:rPr>
          <w:lang w:val="vi-VN"/>
        </w:rPr>
        <w:t xml:space="preserve">Sử dụng  </w:t>
      </w:r>
      <w:r w:rsidRPr="001058B5">
        <w:t xml:space="preserve"> DBMS_SESSION.SET_CONTEXT </w:t>
      </w:r>
      <w:r>
        <w:rPr>
          <w:lang w:val="vi-VN"/>
        </w:rPr>
        <w:t xml:space="preserve">để  thiết lập thông tin cho </w:t>
      </w:r>
      <w:r w:rsidRPr="001058B5">
        <w:t xml:space="preserve"> Session </w:t>
      </w:r>
      <w:bookmarkStart w:id="935" w:name="_bookmark1188"/>
      <w:bookmarkEnd w:id="935"/>
    </w:p>
    <w:p w14:paraId="4F4B0D22" w14:textId="77777777" w:rsidR="00257CFD" w:rsidRPr="00EC4FD7" w:rsidRDefault="00257CFD" w:rsidP="00257CFD">
      <w:pPr>
        <w:pStyle w:val="BodyText"/>
        <w:spacing w:before="56" w:line="230" w:lineRule="auto"/>
        <w:ind w:left="2260" w:right="185"/>
        <w:rPr>
          <w:rFonts w:ascii="Arial" w:hAnsi="Arial" w:cs="Arial"/>
        </w:rPr>
      </w:pPr>
      <w:r w:rsidRPr="00EC4FD7">
        <w:rPr>
          <w:rFonts w:ascii="Arial" w:hAnsi="Arial" w:cs="Arial"/>
        </w:rPr>
        <w:t>Sau khi bạn đã sử dụng hàm SYS_CONTEXT để truy xuất dữ liệu session của</w:t>
      </w:r>
      <w:r>
        <w:rPr>
          <w:rFonts w:ascii="Arial" w:hAnsi="Arial" w:cs="Arial"/>
          <w:lang w:val="vi-VN"/>
        </w:rPr>
        <w:t xml:space="preserve"> </w:t>
      </w:r>
      <w:r w:rsidRPr="00EC4FD7">
        <w:rPr>
          <w:rFonts w:ascii="Arial" w:hAnsi="Arial" w:cs="Arial"/>
        </w:rPr>
        <w:t>người dùng, bạn đã sẵn sàng để thiết lặp  giá trị  application context từ  session  của người dùng này. Để làm như vậy,hãy sử dụng DBMS_SESSION.SET_CONTEXTprocedure. (Đảm bảo rằng bạn có đặc quyền EXECUTE cho g DBMS_SESSION PL/SQL</w:t>
      </w:r>
      <w:r>
        <w:rPr>
          <w:rFonts w:ascii="Arial" w:hAnsi="Arial" w:cs="Arial"/>
          <w:lang w:val="vi-VN"/>
        </w:rPr>
        <w:t xml:space="preserve"> </w:t>
      </w:r>
      <w:r w:rsidRPr="00EC4FD7">
        <w:rPr>
          <w:rFonts w:ascii="Arial" w:hAnsi="Arial" w:cs="Arial"/>
        </w:rPr>
        <w:t>package)</w:t>
      </w:r>
    </w:p>
    <w:p w14:paraId="0D43A281" w14:textId="77777777" w:rsidR="00257CFD" w:rsidRPr="001058B5" w:rsidRDefault="00257CFD" w:rsidP="00257CFD">
      <w:pPr>
        <w:pStyle w:val="BodyText"/>
        <w:spacing w:before="56" w:line="230" w:lineRule="auto"/>
        <w:ind w:left="2260" w:right="185"/>
        <w:rPr>
          <w:rFonts w:ascii="Arial" w:hAnsi="Arial" w:cs="Arial"/>
        </w:rPr>
      </w:pPr>
      <w:r w:rsidRPr="00EC4FD7">
        <w:rPr>
          <w:rFonts w:ascii="Arial" w:hAnsi="Arial" w:cs="Arial"/>
        </w:rPr>
        <w:t>Cú pháp của nó như sau:</w:t>
      </w:r>
    </w:p>
    <w:p w14:paraId="76BDD779"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DBMS_SESSION.SET_CONTEXT (</w:t>
      </w:r>
    </w:p>
    <w:p w14:paraId="6C002807" w14:textId="77777777" w:rsidR="00257CFD" w:rsidRPr="001058B5" w:rsidRDefault="00257CFD" w:rsidP="00257CFD">
      <w:pPr>
        <w:spacing w:before="17" w:line="259" w:lineRule="auto"/>
        <w:ind w:left="2538" w:right="5685"/>
        <w:jc w:val="both"/>
        <w:rPr>
          <w:rFonts w:ascii="Arial" w:hAnsi="Arial" w:cs="Arial"/>
          <w:sz w:val="18"/>
        </w:rPr>
      </w:pPr>
      <w:r w:rsidRPr="001058B5">
        <w:rPr>
          <w:rFonts w:ascii="Arial" w:hAnsi="Arial" w:cs="Arial"/>
          <w:w w:val="90"/>
          <w:sz w:val="18"/>
        </w:rPr>
        <w:t xml:space="preserve">namespace VARCHAR2, attribute VARCHAR2, </w:t>
      </w:r>
      <w:r w:rsidRPr="001058B5">
        <w:rPr>
          <w:rFonts w:ascii="Arial" w:hAnsi="Arial" w:cs="Arial"/>
          <w:w w:val="95"/>
          <w:sz w:val="18"/>
        </w:rPr>
        <w:t xml:space="preserve">value VARCHAR2, username VARCHAR2, </w:t>
      </w:r>
      <w:r w:rsidRPr="001058B5">
        <w:rPr>
          <w:rFonts w:ascii="Arial" w:hAnsi="Arial" w:cs="Arial"/>
          <w:w w:val="85"/>
          <w:sz w:val="18"/>
        </w:rPr>
        <w:t>client_id VARCHAR2);</w:t>
      </w:r>
    </w:p>
    <w:p w14:paraId="5D0C841C" w14:textId="77777777" w:rsidR="00257CFD" w:rsidRPr="001058B5" w:rsidRDefault="00257CFD" w:rsidP="00257CFD">
      <w:pPr>
        <w:pStyle w:val="BodyText"/>
        <w:spacing w:before="8"/>
        <w:rPr>
          <w:rFonts w:ascii="Arial" w:hAnsi="Arial" w:cs="Arial"/>
          <w:sz w:val="16"/>
        </w:rPr>
      </w:pPr>
    </w:p>
    <w:p w14:paraId="443511D8" w14:textId="77777777" w:rsidR="00257CFD" w:rsidRPr="001058B5" w:rsidRDefault="00257CFD" w:rsidP="00257CFD">
      <w:pPr>
        <w:pStyle w:val="BodyText"/>
        <w:spacing w:before="1"/>
        <w:ind w:left="2260"/>
        <w:rPr>
          <w:rFonts w:ascii="Arial" w:hAnsi="Arial" w:cs="Arial"/>
        </w:rPr>
      </w:pPr>
      <w:r>
        <w:rPr>
          <w:rFonts w:ascii="Arial" w:hAnsi="Arial" w:cs="Arial"/>
          <w:lang w:val="vi-VN"/>
        </w:rPr>
        <w:t xml:space="preserve">Trong đặc tả này </w:t>
      </w:r>
      <w:r w:rsidRPr="001058B5">
        <w:rPr>
          <w:rFonts w:ascii="Arial" w:hAnsi="Arial" w:cs="Arial"/>
        </w:rPr>
        <w:t>:</w:t>
      </w:r>
    </w:p>
    <w:p w14:paraId="42FA65FB" w14:textId="77777777" w:rsidR="00257CFD" w:rsidRDefault="00257CFD" w:rsidP="00257CFD">
      <w:pPr>
        <w:pStyle w:val="ListParagraph"/>
        <w:numPr>
          <w:ilvl w:val="2"/>
          <w:numId w:val="137"/>
        </w:numPr>
        <w:tabs>
          <w:tab w:val="left" w:pos="2620"/>
        </w:tabs>
        <w:spacing w:before="144" w:line="228" w:lineRule="auto"/>
        <w:ind w:right="185"/>
        <w:jc w:val="both"/>
        <w:rPr>
          <w:rFonts w:ascii="Arial" w:hAnsi="Arial" w:cs="Arial"/>
          <w:sz w:val="20"/>
        </w:rPr>
      </w:pPr>
      <w:r w:rsidRPr="00EC4FD7">
        <w:rPr>
          <w:rFonts w:ascii="Arial" w:hAnsi="Arial" w:cs="Arial"/>
          <w:sz w:val="20"/>
        </w:rPr>
        <w:t>namespace:</w:t>
      </w:r>
      <w:r w:rsidRPr="00EC4FD7">
        <w:rPr>
          <w:rFonts w:ascii="Arial" w:hAnsi="Arial" w:cs="Arial"/>
          <w:spacing w:val="-14"/>
          <w:sz w:val="20"/>
        </w:rPr>
        <w:t xml:space="preserve"> </w:t>
      </w:r>
      <w:r w:rsidRPr="00EC4FD7">
        <w:rPr>
          <w:rFonts w:ascii="Arial" w:hAnsi="Arial" w:cs="Arial"/>
          <w:sz w:val="20"/>
        </w:rPr>
        <w:t>namespace của  application context được thiết lập, giới hạn ở 30 byte. Ví dụ, nếu bạn đang sử dụng mộtnamespace gọi là custno_ctx, bạn sẽ chỉ định nó như sau:</w:t>
      </w:r>
    </w:p>
    <w:p w14:paraId="1B273836" w14:textId="77777777" w:rsidR="00257CFD" w:rsidRDefault="00257CFD" w:rsidP="00257CFD">
      <w:pPr>
        <w:pStyle w:val="ListParagraph"/>
        <w:tabs>
          <w:tab w:val="left" w:pos="2620"/>
        </w:tabs>
        <w:spacing w:before="144" w:line="228" w:lineRule="auto"/>
        <w:ind w:right="185" w:firstLine="0"/>
        <w:jc w:val="both"/>
        <w:rPr>
          <w:rFonts w:ascii="Arial" w:hAnsi="Arial" w:cs="Arial"/>
          <w:w w:val="95"/>
          <w:sz w:val="18"/>
        </w:rPr>
      </w:pPr>
    </w:p>
    <w:p w14:paraId="4AA423EB" w14:textId="77777777" w:rsidR="00257CFD" w:rsidRPr="00EC4FD7" w:rsidRDefault="00257CFD" w:rsidP="00257CFD">
      <w:pPr>
        <w:pStyle w:val="ListParagraph"/>
        <w:tabs>
          <w:tab w:val="left" w:pos="2620"/>
        </w:tabs>
        <w:spacing w:before="144" w:line="228" w:lineRule="auto"/>
        <w:ind w:right="185" w:firstLine="0"/>
        <w:jc w:val="both"/>
        <w:rPr>
          <w:rFonts w:ascii="Arial" w:hAnsi="Arial" w:cs="Arial"/>
          <w:sz w:val="20"/>
        </w:rPr>
      </w:pPr>
      <w:r w:rsidRPr="00EC4FD7">
        <w:rPr>
          <w:rFonts w:ascii="Arial" w:hAnsi="Arial" w:cs="Arial"/>
          <w:w w:val="95"/>
          <w:sz w:val="18"/>
        </w:rPr>
        <w:t>namespace =&gt; 'custno_ctx',</w:t>
      </w:r>
    </w:p>
    <w:p w14:paraId="1602BFF9" w14:textId="77777777" w:rsidR="00257CFD" w:rsidRPr="001058B5" w:rsidRDefault="00257CFD" w:rsidP="00257CFD">
      <w:pPr>
        <w:jc w:val="both"/>
        <w:rPr>
          <w:rFonts w:ascii="Arial" w:hAnsi="Arial" w:cs="Arial"/>
          <w:sz w:val="18"/>
        </w:rPr>
        <w:sectPr w:rsidR="00257CFD" w:rsidRPr="001058B5">
          <w:pgSz w:w="12240" w:h="15840"/>
          <w:pgMar w:top="840" w:right="1060" w:bottom="860" w:left="1100" w:header="549" w:footer="663" w:gutter="0"/>
          <w:cols w:space="720"/>
        </w:sectPr>
      </w:pPr>
    </w:p>
    <w:p w14:paraId="028B5F85" w14:textId="77777777" w:rsidR="00257CFD" w:rsidRPr="001058B5" w:rsidRDefault="00257CFD" w:rsidP="00257CFD">
      <w:pPr>
        <w:pStyle w:val="BodyText"/>
        <w:rPr>
          <w:rFonts w:ascii="Arial" w:hAnsi="Arial" w:cs="Arial"/>
        </w:rPr>
      </w:pPr>
    </w:p>
    <w:p w14:paraId="37DC1D4D" w14:textId="77777777" w:rsidR="00257CFD" w:rsidRPr="001058B5" w:rsidRDefault="00257CFD" w:rsidP="00257CFD">
      <w:pPr>
        <w:pStyle w:val="BodyText"/>
        <w:spacing w:before="3"/>
        <w:rPr>
          <w:rFonts w:ascii="Arial" w:hAnsi="Arial" w:cs="Arial"/>
          <w:sz w:val="27"/>
        </w:rPr>
      </w:pPr>
    </w:p>
    <w:p w14:paraId="125CDE5B" w14:textId="77777777" w:rsidR="00257CFD" w:rsidRPr="001058B5" w:rsidRDefault="00257CFD" w:rsidP="00257CFD">
      <w:pPr>
        <w:pStyle w:val="ListParagraph"/>
        <w:numPr>
          <w:ilvl w:val="1"/>
          <w:numId w:val="137"/>
        </w:numPr>
        <w:tabs>
          <w:tab w:val="left" w:pos="2020"/>
        </w:tabs>
        <w:spacing w:before="102" w:line="228" w:lineRule="auto"/>
        <w:ind w:right="1044" w:hanging="359"/>
        <w:rPr>
          <w:rFonts w:ascii="Arial" w:hAnsi="Arial" w:cs="Arial"/>
          <w:sz w:val="20"/>
        </w:rPr>
      </w:pPr>
      <w:r>
        <w:rPr>
          <w:rFonts w:ascii="Arial" w:hAnsi="Arial" w:cs="Arial"/>
          <w:sz w:val="20"/>
          <w:lang w:val="vi-VN"/>
        </w:rPr>
        <w:t xml:space="preserve">Thuộc tính </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lang w:val="vi-VN"/>
        </w:rPr>
        <w:t xml:space="preserve">Các thuộc tính của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cotext</w:t>
      </w:r>
      <w:r w:rsidRPr="001058B5">
        <w:rPr>
          <w:rFonts w:ascii="Arial" w:hAnsi="Arial" w:cs="Arial"/>
          <w:spacing w:val="-13"/>
          <w:sz w:val="20"/>
        </w:rPr>
        <w:t xml:space="preserve"> </w:t>
      </w:r>
      <w:r>
        <w:rPr>
          <w:rFonts w:ascii="Arial" w:hAnsi="Arial" w:cs="Arial"/>
          <w:sz w:val="20"/>
          <w:lang w:val="vi-VN"/>
        </w:rPr>
        <w:t xml:space="preserve">được thiết lập </w:t>
      </w:r>
      <w:r w:rsidRPr="001058B5">
        <w:rPr>
          <w:rFonts w:ascii="Arial" w:hAnsi="Arial" w:cs="Arial"/>
          <w:sz w:val="20"/>
        </w:rPr>
        <w:t>,</w:t>
      </w:r>
      <w:r w:rsidRPr="001058B5">
        <w:rPr>
          <w:rFonts w:ascii="Arial" w:hAnsi="Arial" w:cs="Arial"/>
          <w:spacing w:val="-13"/>
          <w:sz w:val="20"/>
        </w:rPr>
        <w:t xml:space="preserve"> </w:t>
      </w:r>
      <w:r>
        <w:rPr>
          <w:rFonts w:ascii="Arial" w:hAnsi="Arial" w:cs="Arial"/>
          <w:spacing w:val="-13"/>
          <w:sz w:val="20"/>
          <w:lang w:val="vi-VN"/>
        </w:rPr>
        <w:t xml:space="preserve">giới hạn </w:t>
      </w:r>
      <w:r>
        <w:rPr>
          <w:rFonts w:ascii="Arial" w:hAnsi="Arial" w:cs="Arial"/>
          <w:sz w:val="20"/>
          <w:lang w:val="vi-VN"/>
        </w:rPr>
        <w:t xml:space="preserve">đến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 xml:space="preserve">bytes. </w:t>
      </w:r>
      <w:r>
        <w:rPr>
          <w:rFonts w:ascii="Arial" w:hAnsi="Arial" w:cs="Arial"/>
          <w:sz w:val="20"/>
          <w:lang w:val="vi-VN"/>
        </w:rPr>
        <w:t xml:space="preserve">Ví dụ tạo một  thuộc tính </w:t>
      </w:r>
      <w:r w:rsidRPr="001058B5">
        <w:rPr>
          <w:rFonts w:ascii="Arial" w:hAnsi="Arial" w:cs="Arial"/>
          <w:spacing w:val="-32"/>
          <w:sz w:val="20"/>
        </w:rPr>
        <w:t xml:space="preserve"> </w:t>
      </w:r>
      <w:r w:rsidRPr="001058B5">
        <w:rPr>
          <w:rFonts w:ascii="Arial" w:hAnsi="Arial" w:cs="Arial"/>
          <w:sz w:val="20"/>
        </w:rPr>
        <w:t>ctx_attrib</w:t>
      </w:r>
      <w:r>
        <w:rPr>
          <w:rFonts w:ascii="Arial" w:hAnsi="Arial" w:cs="Arial"/>
          <w:sz w:val="20"/>
          <w:lang w:val="vi-VN"/>
        </w:rPr>
        <w:t xml:space="preserve"> </w:t>
      </w:r>
      <w:r w:rsidRPr="001058B5">
        <w:rPr>
          <w:rFonts w:ascii="Arial" w:hAnsi="Arial" w:cs="Arial"/>
          <w:spacing w:val="-104"/>
          <w:sz w:val="20"/>
        </w:rPr>
        <w:t xml:space="preserve"> </w:t>
      </w:r>
      <w:r>
        <w:rPr>
          <w:rFonts w:ascii="Arial" w:hAnsi="Arial" w:cs="Arial"/>
          <w:spacing w:val="-104"/>
          <w:sz w:val="20"/>
          <w:lang w:val="vi-VN"/>
        </w:rPr>
        <w:t xml:space="preserve">     </w:t>
      </w:r>
      <w:r>
        <w:rPr>
          <w:rFonts w:ascii="Arial" w:hAnsi="Arial" w:cs="Arial"/>
          <w:sz w:val="20"/>
          <w:lang w:val="vi-VN"/>
        </w:rPr>
        <w:t xml:space="preserve">của </w:t>
      </w:r>
      <w:r w:rsidRPr="001058B5">
        <w:rPr>
          <w:rFonts w:ascii="Arial" w:hAnsi="Arial" w:cs="Arial"/>
          <w:sz w:val="20"/>
        </w:rPr>
        <w:t>c</w:t>
      </w:r>
      <w:r>
        <w:rPr>
          <w:rFonts w:ascii="Arial" w:hAnsi="Arial" w:cs="Arial"/>
          <w:sz w:val="20"/>
          <w:lang w:val="vi-VN"/>
        </w:rPr>
        <w:t xml:space="preserve">ủa </w:t>
      </w:r>
      <w:r w:rsidRPr="001058B5">
        <w:rPr>
          <w:rFonts w:ascii="Arial" w:hAnsi="Arial" w:cs="Arial"/>
          <w:sz w:val="20"/>
        </w:rPr>
        <w:t>no_ctx</w:t>
      </w:r>
      <w:r>
        <w:rPr>
          <w:rFonts w:ascii="Arial" w:hAnsi="Arial" w:cs="Arial"/>
          <w:sz w:val="20"/>
          <w:lang w:val="vi-VN"/>
        </w:rPr>
        <w:t xml:space="preserve"> </w:t>
      </w:r>
      <w:r w:rsidRPr="001058B5">
        <w:rPr>
          <w:rFonts w:ascii="Arial" w:hAnsi="Arial" w:cs="Arial"/>
          <w:spacing w:val="-105"/>
          <w:sz w:val="20"/>
        </w:rPr>
        <w:t xml:space="preserve"> </w:t>
      </w:r>
      <w:r>
        <w:rPr>
          <w:rFonts w:ascii="Arial" w:hAnsi="Arial" w:cs="Arial"/>
          <w:spacing w:val="-105"/>
          <w:sz w:val="20"/>
          <w:lang w:val="vi-VN"/>
        </w:rPr>
        <w:t xml:space="preserve">   </w:t>
      </w:r>
      <w:r w:rsidRPr="001058B5">
        <w:rPr>
          <w:rFonts w:ascii="Arial" w:hAnsi="Arial" w:cs="Arial"/>
          <w:sz w:val="20"/>
        </w:rPr>
        <w:t>namespace:</w:t>
      </w:r>
    </w:p>
    <w:p w14:paraId="0FCB0933" w14:textId="77777777" w:rsidR="00257CFD" w:rsidRPr="001058B5" w:rsidRDefault="00257CFD" w:rsidP="00257CFD">
      <w:pPr>
        <w:spacing w:before="141"/>
        <w:ind w:left="2020"/>
        <w:rPr>
          <w:rFonts w:ascii="Arial" w:hAnsi="Arial" w:cs="Arial"/>
          <w:sz w:val="18"/>
        </w:rPr>
      </w:pPr>
      <w:r w:rsidRPr="001058B5">
        <w:rPr>
          <w:rFonts w:ascii="Arial" w:hAnsi="Arial" w:cs="Arial"/>
          <w:w w:val="95"/>
          <w:sz w:val="18"/>
        </w:rPr>
        <w:t>attribute =&gt; 'ctx_attrib',</w:t>
      </w:r>
    </w:p>
    <w:p w14:paraId="7B2CAF95" w14:textId="77777777" w:rsidR="00257CFD" w:rsidRPr="001058B5" w:rsidRDefault="00257CFD" w:rsidP="00257CFD">
      <w:pPr>
        <w:pStyle w:val="BodyText"/>
        <w:spacing w:before="1"/>
        <w:rPr>
          <w:rFonts w:ascii="Arial" w:hAnsi="Arial" w:cs="Arial"/>
          <w:sz w:val="19"/>
        </w:rPr>
      </w:pPr>
    </w:p>
    <w:p w14:paraId="7C58E0F5" w14:textId="77777777" w:rsidR="00257CFD" w:rsidRPr="00A841CB" w:rsidRDefault="00257CFD" w:rsidP="00257CFD">
      <w:pPr>
        <w:pStyle w:val="ListParagraph"/>
        <w:numPr>
          <w:ilvl w:val="1"/>
          <w:numId w:val="137"/>
        </w:numPr>
        <w:tabs>
          <w:tab w:val="left" w:pos="2020"/>
        </w:tabs>
        <w:spacing w:line="228" w:lineRule="auto"/>
        <w:ind w:right="998"/>
        <w:rPr>
          <w:rFonts w:ascii="Arial" w:hAnsi="Arial" w:cs="Arial"/>
          <w:sz w:val="20"/>
        </w:rPr>
      </w:pPr>
      <w:r w:rsidRPr="00A841CB">
        <w:rPr>
          <w:rFonts w:ascii="Arial" w:hAnsi="Arial" w:cs="Arial"/>
          <w:sz w:val="20"/>
        </w:rPr>
        <w:t>value:  Giá trị của</w:t>
      </w:r>
      <w:r>
        <w:rPr>
          <w:rFonts w:ascii="Arial" w:hAnsi="Arial" w:cs="Arial"/>
          <w:sz w:val="20"/>
          <w:lang w:val="vi-VN"/>
        </w:rPr>
        <w:t xml:space="preserve"> </w:t>
      </w:r>
      <w:r w:rsidRPr="00A841CB">
        <w:rPr>
          <w:rFonts w:ascii="Arial" w:hAnsi="Arial" w:cs="Arial"/>
          <w:sz w:val="20"/>
        </w:rPr>
        <w:t>application context được thiết lập, giới hạn tới  4000 byte.Thông thường, đây là giá trị được truy xuất bởi hàm SYS_CONTEXT và được lưu trữ trong một biến. Ví dụ</w:t>
      </w:r>
    </w:p>
    <w:p w14:paraId="78BB24B1"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value =&gt; ctx_value,</w:t>
      </w:r>
    </w:p>
    <w:p w14:paraId="3E7B86B9" w14:textId="77777777" w:rsidR="00257CFD" w:rsidRPr="001058B5" w:rsidRDefault="00257CFD" w:rsidP="00257CFD">
      <w:pPr>
        <w:pStyle w:val="BodyText"/>
        <w:spacing w:before="2"/>
        <w:rPr>
          <w:rFonts w:ascii="Arial" w:hAnsi="Arial" w:cs="Arial"/>
          <w:sz w:val="19"/>
        </w:rPr>
      </w:pPr>
    </w:p>
    <w:p w14:paraId="23EC3AC1" w14:textId="77777777" w:rsidR="00257CFD" w:rsidRPr="00C24DCF" w:rsidRDefault="00257CFD" w:rsidP="00257CFD">
      <w:pPr>
        <w:pStyle w:val="ListParagraph"/>
        <w:numPr>
          <w:ilvl w:val="1"/>
          <w:numId w:val="137"/>
        </w:numPr>
        <w:tabs>
          <w:tab w:val="left" w:pos="2020"/>
        </w:tabs>
        <w:spacing w:line="228" w:lineRule="auto"/>
        <w:ind w:right="966"/>
        <w:rPr>
          <w:rFonts w:ascii="Arial" w:hAnsi="Arial" w:cs="Arial"/>
          <w:sz w:val="20"/>
        </w:rPr>
      </w:pPr>
      <w:r w:rsidRPr="001058B5">
        <w:rPr>
          <w:rFonts w:ascii="Arial" w:hAnsi="Arial" w:cs="Arial"/>
          <w:sz w:val="20"/>
        </w:rPr>
        <w:t>username:</w:t>
      </w:r>
      <w:r w:rsidRPr="001058B5">
        <w:rPr>
          <w:rFonts w:ascii="Arial" w:hAnsi="Arial" w:cs="Arial"/>
          <w:spacing w:val="-16"/>
          <w:sz w:val="20"/>
        </w:rPr>
        <w:t xml:space="preserve"> </w:t>
      </w:r>
      <w:r w:rsidRPr="00C45A84">
        <w:rPr>
          <w:rFonts w:ascii="Arial" w:hAnsi="Arial" w:cs="Arial"/>
          <w:sz w:val="20"/>
        </w:rPr>
        <w:t>Tùy chọn. Thuộc tính tên người dùng cơ sở dữ liệu của  application context. Mặc định là NULL,cho phép bất kỳ người dùng nào truy cập vào session.</w:t>
      </w:r>
      <w:r w:rsidRPr="00C24DCF">
        <w:rPr>
          <w:rFonts w:ascii="Arial" w:hAnsi="Arial" w:cs="Arial"/>
          <w:sz w:val="20"/>
        </w:rPr>
        <w:t xml:space="preserve"> Đối với bối cảnh ứng dụng dựa trên database session, hãy bỏ qua cài đặt này để nó sử dụng mặc định NULL.</w:t>
      </w:r>
    </w:p>
    <w:p w14:paraId="3896C5E5" w14:textId="77777777" w:rsidR="00257CFD" w:rsidRPr="001058B5" w:rsidRDefault="00257CFD" w:rsidP="00257CFD">
      <w:pPr>
        <w:pStyle w:val="ListParagraph"/>
        <w:numPr>
          <w:ilvl w:val="1"/>
          <w:numId w:val="137"/>
        </w:numPr>
        <w:tabs>
          <w:tab w:val="left" w:pos="2020"/>
        </w:tabs>
        <w:spacing w:before="0" w:line="228" w:lineRule="auto"/>
        <w:ind w:right="966"/>
        <w:rPr>
          <w:rFonts w:ascii="Arial" w:hAnsi="Arial" w:cs="Arial"/>
        </w:rPr>
      </w:pPr>
      <w:r w:rsidRPr="00C45A84">
        <w:rPr>
          <w:rFonts w:ascii="Arial" w:hAnsi="Arial" w:cs="Arial"/>
          <w:sz w:val="20"/>
        </w:rPr>
        <w:t>Các tham số username và client_id được sử dụng cho globally accessed application contexts..</w:t>
      </w:r>
      <w:r>
        <w:rPr>
          <w:rFonts w:ascii="Arial" w:hAnsi="Arial" w:cs="Arial"/>
          <w:lang w:val="vi-VN"/>
        </w:rPr>
        <w:t>Xem</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Pr>
            <w:rFonts w:ascii="Arial" w:hAnsi="Arial" w:cs="Arial"/>
            <w:lang w:val="vi-VN"/>
          </w:rPr>
          <w:t>trên trang</w:t>
        </w:r>
        <w:r w:rsidRPr="001058B5">
          <w:rPr>
            <w:rFonts w:ascii="Arial" w:hAnsi="Arial" w:cs="Arial"/>
          </w:rPr>
          <w:t xml:space="preserve"> 6-25 </w:t>
        </w:r>
      </w:hyperlink>
      <w:r>
        <w:rPr>
          <w:rFonts w:ascii="Arial" w:hAnsi="Arial" w:cs="Arial"/>
          <w:lang w:val="vi-VN"/>
        </w:rPr>
        <w:t>để biết thêm thông tin.</w:t>
      </w:r>
    </w:p>
    <w:p w14:paraId="0B32BC7C"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sz w:val="20"/>
        </w:rPr>
      </w:pPr>
      <w:r w:rsidRPr="001058B5">
        <w:rPr>
          <w:rFonts w:ascii="Arial" w:hAnsi="Arial" w:cs="Arial"/>
          <w:sz w:val="20"/>
        </w:rPr>
        <w:t xml:space="preserve">client_id: </w:t>
      </w:r>
      <w:r>
        <w:rPr>
          <w:rFonts w:ascii="Arial" w:hAnsi="Arial" w:cs="Arial"/>
          <w:sz w:val="20"/>
          <w:lang w:val="vi-VN"/>
        </w:rPr>
        <w:t>Tùy chọn</w:t>
      </w:r>
      <w:r w:rsidRPr="001058B5">
        <w:rPr>
          <w:rFonts w:ascii="Arial" w:hAnsi="Arial" w:cs="Arial"/>
          <w:sz w:val="20"/>
        </w:rPr>
        <w:t xml:space="preserve">. </w:t>
      </w:r>
      <w:r w:rsidRPr="00C24DCF">
        <w:rPr>
          <w:rFonts w:ascii="Arial" w:hAnsi="Arial" w:cs="Arial"/>
          <w:sz w:val="20"/>
        </w:rPr>
        <w:t>Thuộc tính client_id dành riêng cho ứng dụng của application context (tối đa 64 byte). Mặc định là NULL, có nghĩa là không có client ID  nào được chỉ định. Đối với application context  dựa trên database session, hãy bỏ qua thiết đặt này để nó sử dụng mặc định NULL.</w:t>
      </w:r>
    </w:p>
    <w:p w14:paraId="34758FCE" w14:textId="77777777" w:rsidR="00257CFD" w:rsidRPr="00F304C5" w:rsidRDefault="00257CFD" w:rsidP="00257CFD">
      <w:pPr>
        <w:pStyle w:val="ListParagraph"/>
        <w:tabs>
          <w:tab w:val="left" w:pos="2020"/>
        </w:tabs>
        <w:spacing w:before="120" w:line="230" w:lineRule="auto"/>
        <w:ind w:left="2019" w:right="868" w:firstLine="0"/>
        <w:rPr>
          <w:rFonts w:ascii="Arial" w:hAnsi="Arial" w:cs="Arial"/>
          <w:sz w:val="20"/>
        </w:rPr>
      </w:pPr>
      <w:r w:rsidRPr="00F304C5">
        <w:rPr>
          <w:rFonts w:ascii="Arial" w:hAnsi="Arial" w:cs="Arial"/>
          <w:sz w:val="20"/>
        </w:rPr>
        <w:t>Xem  tham khảo các gói và kiểu  Oracle Database PL/SQL Packages  để biết thông tin chi tiết về DBMS_SESSION package.</w:t>
      </w:r>
    </w:p>
    <w:p w14:paraId="1D1A9280"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lang w:val="fr-FR"/>
        </w:rPr>
      </w:pPr>
      <w:r w:rsidRPr="00C24DCF">
        <w:rPr>
          <w:rFonts w:ascii="Arial" w:hAnsi="Arial" w:cs="Arial"/>
          <w:lang w:val="fr-FR"/>
        </w:rPr>
        <w:t xml:space="preserve">Ví dụ, </w:t>
      </w:r>
      <w:r>
        <w:rPr>
          <w:rFonts w:ascii="Arial" w:hAnsi="Arial" w:cs="Arial"/>
          <w:lang w:val="vi-VN"/>
        </w:rPr>
        <w:t xml:space="preserve">nhớ lại </w:t>
      </w:r>
      <w:r w:rsidRPr="00C24DCF">
        <w:rPr>
          <w:rFonts w:ascii="Arial" w:hAnsi="Arial" w:cs="Arial"/>
          <w:lang w:val="fr-FR"/>
        </w:rPr>
        <w:t xml:space="preserve"> application contexts được tạo trong Ví dụ 6–1 trên trang 6-6</w:t>
      </w:r>
    </w:p>
    <w:p w14:paraId="1F7308FA"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CREATE CONTEXT empno_ctx USING set_empno_ctx_proc;</w:t>
      </w:r>
    </w:p>
    <w:p w14:paraId="1B2C1572" w14:textId="77777777" w:rsidR="00257CFD" w:rsidRPr="001058B5" w:rsidRDefault="00257CFD" w:rsidP="00257CFD">
      <w:pPr>
        <w:pStyle w:val="BodyText"/>
        <w:spacing w:before="3"/>
        <w:rPr>
          <w:rFonts w:ascii="Arial" w:hAnsi="Arial" w:cs="Arial"/>
          <w:sz w:val="18"/>
        </w:rPr>
      </w:pPr>
    </w:p>
    <w:p w14:paraId="053F79DA" w14:textId="77777777" w:rsidR="00257CFD" w:rsidRPr="00F11DED" w:rsidRDefault="008D1AB8" w:rsidP="00257CFD">
      <w:pPr>
        <w:pStyle w:val="BodyText"/>
        <w:spacing w:line="244" w:lineRule="exact"/>
        <w:ind w:left="1660"/>
        <w:rPr>
          <w:rFonts w:ascii="Arial" w:hAnsi="Arial" w:cs="Arial"/>
        </w:rPr>
      </w:pPr>
      <w:hyperlink w:anchor="_bookmark1192" w:history="1">
        <w:r w:rsidR="00257CFD">
          <w:rPr>
            <w:rFonts w:ascii="Arial" w:hAnsi="Arial" w:cs="Arial"/>
            <w:color w:val="0000CC"/>
            <w:lang w:val="vi-VN"/>
          </w:rPr>
          <w:t>Visi dụ</w:t>
        </w:r>
        <w:r w:rsidR="00257CFD" w:rsidRPr="001058B5">
          <w:rPr>
            <w:rFonts w:ascii="Arial" w:hAnsi="Arial" w:cs="Arial"/>
            <w:color w:val="0000CC"/>
          </w:rPr>
          <w:t xml:space="preserve"> 6–3 </w:t>
        </w:r>
      </w:hyperlink>
      <w:r w:rsidR="00257CFD">
        <w:rPr>
          <w:rFonts w:ascii="Arial" w:hAnsi="Arial" w:cs="Arial"/>
          <w:color w:val="0000CC"/>
          <w:lang w:val="vi-VN"/>
        </w:rPr>
        <w:t xml:space="preserve"> </w:t>
      </w:r>
      <w:r w:rsidR="00257CFD" w:rsidRPr="00F11DED">
        <w:rPr>
          <w:rFonts w:ascii="Arial" w:hAnsi="Arial" w:cs="Arial"/>
        </w:rPr>
        <w:t>cho thấy cách tạo procedure</w:t>
      </w:r>
      <w:r w:rsidR="00257CFD">
        <w:rPr>
          <w:rFonts w:ascii="Arial" w:hAnsi="Arial" w:cs="Arial"/>
          <w:lang w:val="vi-VN"/>
        </w:rPr>
        <w:t xml:space="preserve"> </w:t>
      </w:r>
      <w:r w:rsidR="00257CFD" w:rsidRPr="00F11DED">
        <w:rPr>
          <w:rFonts w:ascii="Arial" w:hAnsi="Arial" w:cs="Arial"/>
        </w:rPr>
        <w:t>đơn giản tạo thuộc tính cho</w:t>
      </w:r>
    </w:p>
    <w:p w14:paraId="6F3265F3" w14:textId="77777777" w:rsidR="00257CFD" w:rsidRPr="00F11DED" w:rsidRDefault="00257CFD" w:rsidP="00257CFD">
      <w:pPr>
        <w:pStyle w:val="BodyText"/>
        <w:spacing w:line="244" w:lineRule="exact"/>
        <w:ind w:left="1660"/>
        <w:rPr>
          <w:rFonts w:ascii="Arial" w:hAnsi="Arial" w:cs="Arial"/>
          <w:lang w:val="vi-VN"/>
        </w:rPr>
      </w:pPr>
      <w:r w:rsidRPr="00F11DED">
        <w:rPr>
          <w:rFonts w:ascii="Arial" w:hAnsi="Arial" w:cs="Arial"/>
        </w:rPr>
        <w:t>application contexts empno_ctx.</w:t>
      </w:r>
      <w:r w:rsidRPr="001058B5">
        <w:rPr>
          <w:rFonts w:ascii="Arial" w:hAnsi="Arial" w:cs="Arial"/>
        </w:rPr>
        <w:t>.</w:t>
      </w:r>
      <w:r>
        <w:rPr>
          <w:rFonts w:ascii="Arial" w:hAnsi="Arial" w:cs="Arial"/>
          <w:lang w:val="vi-VN"/>
        </w:rPr>
        <w:t xml:space="preserve">   </w:t>
      </w:r>
    </w:p>
    <w:p w14:paraId="7B7E1F99" w14:textId="77777777" w:rsidR="00257CFD" w:rsidRPr="001058B5" w:rsidRDefault="00257CFD" w:rsidP="00257CFD">
      <w:pPr>
        <w:pStyle w:val="BodyText"/>
        <w:spacing w:before="7"/>
        <w:rPr>
          <w:rFonts w:ascii="Arial" w:hAnsi="Arial" w:cs="Arial"/>
          <w:sz w:val="25"/>
        </w:rPr>
      </w:pPr>
    </w:p>
    <w:p w14:paraId="308F2865" w14:textId="77777777" w:rsidR="00257CFD" w:rsidRPr="00F11DED" w:rsidRDefault="00257CFD" w:rsidP="00257CFD">
      <w:pPr>
        <w:ind w:left="1660"/>
        <w:rPr>
          <w:rFonts w:ascii="Arial" w:hAnsi="Arial" w:cs="Arial"/>
          <w:b/>
          <w:i/>
          <w:sz w:val="18"/>
          <w:lang w:val="vi-VN"/>
        </w:rPr>
      </w:pPr>
      <w:bookmarkStart w:id="936" w:name="_bookmark1192"/>
      <w:bookmarkEnd w:id="936"/>
      <w:r>
        <w:rPr>
          <w:rFonts w:ascii="Arial" w:hAnsi="Arial" w:cs="Arial"/>
          <w:b/>
          <w:i/>
          <w:sz w:val="18"/>
          <w:lang w:val="vi-VN"/>
        </w:rPr>
        <w:t xml:space="preserve">Ví dụ </w:t>
      </w:r>
      <w:r w:rsidRPr="001058B5">
        <w:rPr>
          <w:rFonts w:ascii="Arial" w:hAnsi="Arial" w:cs="Arial"/>
          <w:b/>
          <w:i/>
          <w:sz w:val="18"/>
        </w:rPr>
        <w:t xml:space="preserve"> 6–3 </w:t>
      </w:r>
      <w:r>
        <w:rPr>
          <w:rFonts w:ascii="Arial" w:hAnsi="Arial" w:cs="Arial"/>
          <w:b/>
          <w:i/>
          <w:sz w:val="18"/>
          <w:lang w:val="vi-VN"/>
        </w:rPr>
        <w:t xml:space="preserve">Quy trình đơn giả để tạo một giá trị </w:t>
      </w:r>
      <w:r w:rsidRPr="00F11DED">
        <w:rPr>
          <w:rFonts w:ascii="Arial" w:hAnsi="Arial" w:cs="Arial"/>
          <w:b/>
          <w:i/>
          <w:sz w:val="18"/>
          <w:lang w:val="vi-VN"/>
        </w:rPr>
        <w:t>Application Context</w:t>
      </w:r>
    </w:p>
    <w:p w14:paraId="7F0D6F3F" w14:textId="77777777" w:rsidR="00257CFD" w:rsidRPr="001058B5" w:rsidRDefault="00257CFD" w:rsidP="00257CFD">
      <w:pPr>
        <w:pStyle w:val="BodyText"/>
        <w:spacing w:before="11"/>
        <w:rPr>
          <w:rFonts w:ascii="Arial" w:hAnsi="Arial" w:cs="Arial"/>
          <w:b/>
          <w:i/>
          <w:sz w:val="11"/>
        </w:rPr>
      </w:pPr>
    </w:p>
    <w:p w14:paraId="4171CBCF" w14:textId="77777777" w:rsidR="00257CFD" w:rsidRPr="001058B5" w:rsidRDefault="00257CFD" w:rsidP="00257CFD">
      <w:pPr>
        <w:spacing w:before="95" w:line="259" w:lineRule="auto"/>
        <w:ind w:left="1844" w:right="4055" w:hanging="185"/>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set_empno_ctx_proc( </w:t>
      </w:r>
      <w:r w:rsidRPr="001058B5">
        <w:rPr>
          <w:rFonts w:ascii="Arial" w:hAnsi="Arial" w:cs="Arial"/>
          <w:w w:val="95"/>
          <w:sz w:val="18"/>
        </w:rPr>
        <w:t>emp_value IN VARCHAR2)</w:t>
      </w:r>
    </w:p>
    <w:p w14:paraId="45A48ADB" w14:textId="77777777" w:rsidR="00257CFD" w:rsidRPr="001058B5" w:rsidRDefault="00257CFD" w:rsidP="00257CFD">
      <w:pPr>
        <w:spacing w:line="259" w:lineRule="auto"/>
        <w:ind w:left="1752" w:right="7848"/>
        <w:rPr>
          <w:rFonts w:ascii="Arial" w:hAnsi="Arial" w:cs="Arial"/>
          <w:sz w:val="18"/>
        </w:rPr>
      </w:pPr>
      <w:r w:rsidRPr="001058B5">
        <w:rPr>
          <w:rFonts w:ascii="Arial" w:hAnsi="Arial" w:cs="Arial"/>
          <w:w w:val="95"/>
          <w:sz w:val="18"/>
        </w:rPr>
        <w:t xml:space="preserve">IS </w:t>
      </w:r>
      <w:r w:rsidRPr="001058B5">
        <w:rPr>
          <w:rFonts w:ascii="Arial" w:hAnsi="Arial" w:cs="Arial"/>
          <w:w w:val="85"/>
          <w:sz w:val="18"/>
        </w:rPr>
        <w:t>BEGIN</w:t>
      </w:r>
    </w:p>
    <w:p w14:paraId="546FD869" w14:textId="77777777" w:rsidR="00257CFD" w:rsidRPr="001058B5" w:rsidRDefault="00257CFD" w:rsidP="00257CFD">
      <w:pPr>
        <w:spacing w:line="259" w:lineRule="auto"/>
        <w:ind w:left="1752" w:right="1960" w:firstLine="92"/>
        <w:rPr>
          <w:rFonts w:ascii="Arial" w:hAnsi="Arial" w:cs="Arial"/>
          <w:sz w:val="18"/>
        </w:rPr>
      </w:pPr>
      <w:r w:rsidRPr="001058B5">
        <w:rPr>
          <w:rFonts w:ascii="Arial" w:hAnsi="Arial" w:cs="Arial"/>
          <w:w w:val="85"/>
          <w:sz w:val="18"/>
        </w:rPr>
        <w:t xml:space="preserve">DBMS_SESSION.SET_CONTEXT('empno_ctx', 'empno_attrib', emp_value); </w:t>
      </w:r>
      <w:r w:rsidRPr="001058B5">
        <w:rPr>
          <w:rFonts w:ascii="Arial" w:hAnsi="Arial" w:cs="Arial"/>
          <w:w w:val="95"/>
          <w:sz w:val="18"/>
        </w:rPr>
        <w:t>END;</w:t>
      </w:r>
    </w:p>
    <w:p w14:paraId="61CE20B7"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3BC9EDE3" w14:textId="77777777" w:rsidR="00257CFD" w:rsidRPr="001058B5" w:rsidRDefault="00257CFD" w:rsidP="00257CFD">
      <w:pPr>
        <w:pStyle w:val="BodyText"/>
        <w:spacing w:before="4"/>
        <w:rPr>
          <w:rFonts w:ascii="Arial" w:hAnsi="Arial" w:cs="Arial"/>
          <w:sz w:val="18"/>
        </w:rPr>
      </w:pPr>
    </w:p>
    <w:p w14:paraId="4CB7FC66" w14:textId="77777777" w:rsidR="00257CFD" w:rsidRPr="001058B5" w:rsidRDefault="00257CFD" w:rsidP="00257CFD">
      <w:pPr>
        <w:pStyle w:val="BodyText"/>
        <w:ind w:left="1660"/>
        <w:rPr>
          <w:rFonts w:ascii="Arial" w:hAnsi="Arial" w:cs="Arial"/>
        </w:rPr>
      </w:pPr>
      <w:r>
        <w:rPr>
          <w:rFonts w:ascii="Arial" w:hAnsi="Arial" w:cs="Arial"/>
          <w:lang w:val="vi-VN"/>
        </w:rPr>
        <w:t>Các vị dụ sau đây</w:t>
      </w:r>
      <w:r w:rsidRPr="001058B5">
        <w:rPr>
          <w:rFonts w:ascii="Arial" w:hAnsi="Arial" w:cs="Arial"/>
        </w:rPr>
        <w:t>:</w:t>
      </w:r>
    </w:p>
    <w:p w14:paraId="495AB437" w14:textId="77777777" w:rsidR="00257CFD" w:rsidRPr="00F11DED" w:rsidRDefault="00257CFD" w:rsidP="00257CFD">
      <w:pPr>
        <w:pStyle w:val="ListParagraph"/>
        <w:numPr>
          <w:ilvl w:val="1"/>
          <w:numId w:val="137"/>
        </w:numPr>
        <w:tabs>
          <w:tab w:val="left" w:pos="2020"/>
        </w:tabs>
        <w:spacing w:before="121" w:line="228" w:lineRule="auto"/>
        <w:ind w:right="815" w:hanging="359"/>
        <w:rPr>
          <w:rFonts w:ascii="Arial" w:hAnsi="Arial" w:cs="Arial"/>
          <w:sz w:val="20"/>
        </w:rPr>
      </w:pPr>
      <w:r w:rsidRPr="00F11DED">
        <w:rPr>
          <w:rFonts w:ascii="Arial" w:hAnsi="Arial" w:cs="Arial"/>
          <w:w w:val="95"/>
          <w:sz w:val="20"/>
        </w:rPr>
        <w:t xml:space="preserve">emp_value IN VARCHAR2 lấy emp_value làm tham số đầu vào. Tham số này chỉ định giá trị được liên kết với thuộc tính </w:t>
      </w:r>
      <w:r w:rsidRPr="001058B5">
        <w:rPr>
          <w:rFonts w:ascii="Arial" w:hAnsi="Arial" w:cs="Arial"/>
          <w:sz w:val="20"/>
        </w:rPr>
        <w:t>application contex</w:t>
      </w:r>
      <w:r>
        <w:rPr>
          <w:rFonts w:ascii="Arial" w:hAnsi="Arial" w:cs="Arial"/>
          <w:sz w:val="20"/>
          <w:lang w:val="vi-VN"/>
        </w:rPr>
        <w:t xml:space="preserve">t </w:t>
      </w:r>
      <w:r w:rsidRPr="00F11DED">
        <w:rPr>
          <w:rFonts w:ascii="Arial" w:hAnsi="Arial" w:cs="Arial"/>
          <w:w w:val="95"/>
          <w:sz w:val="20"/>
        </w:rPr>
        <w:t>empno</w:t>
      </w:r>
      <w:r w:rsidRPr="00F11DED">
        <w:rPr>
          <w:rFonts w:ascii="Arial" w:hAnsi="Arial" w:cs="Arial"/>
          <w:w w:val="95"/>
          <w:lang w:val="vi-VN"/>
        </w:rPr>
        <w:t>_</w:t>
      </w:r>
      <w:r w:rsidRPr="00F11DED">
        <w:rPr>
          <w:rFonts w:ascii="Arial" w:hAnsi="Arial" w:cs="Arial"/>
          <w:w w:val="95"/>
          <w:sz w:val="20"/>
        </w:rPr>
        <w:t>attrib. Giới hạn của nó là 4000 byte.</w:t>
      </w:r>
    </w:p>
    <w:p w14:paraId="37C06FAF" w14:textId="77777777" w:rsidR="00257CFD" w:rsidRPr="00F11DED" w:rsidRDefault="00257CFD" w:rsidP="00257CFD">
      <w:pPr>
        <w:pStyle w:val="ListParagraph"/>
        <w:numPr>
          <w:ilvl w:val="1"/>
          <w:numId w:val="137"/>
        </w:numPr>
        <w:tabs>
          <w:tab w:val="left" w:pos="2020"/>
        </w:tabs>
        <w:spacing w:before="125" w:line="228" w:lineRule="auto"/>
        <w:ind w:right="782" w:hanging="359"/>
        <w:rPr>
          <w:rFonts w:ascii="Arial" w:hAnsi="Arial" w:cs="Arial"/>
          <w:sz w:val="20"/>
        </w:rPr>
      </w:pPr>
      <w:r w:rsidRPr="001058B5">
        <w:rPr>
          <w:rFonts w:ascii="Arial" w:hAnsi="Arial" w:cs="Arial"/>
          <w:w w:val="85"/>
          <w:sz w:val="20"/>
        </w:rPr>
        <w:t xml:space="preserve">DBMS_SESSION.SET_CONTEXT('empno_ctx', 'empno_attrib', emp_value) </w:t>
      </w:r>
      <w:r>
        <w:rPr>
          <w:rFonts w:ascii="Arial" w:hAnsi="Arial" w:cs="Arial"/>
          <w:w w:val="85"/>
          <w:sz w:val="20"/>
          <w:lang w:val="vi-VN"/>
        </w:rPr>
        <w:t xml:space="preserve">Thiết lập giá trị </w:t>
      </w:r>
      <w:r w:rsidRPr="001058B5">
        <w:rPr>
          <w:rFonts w:ascii="Arial" w:hAnsi="Arial" w:cs="Arial"/>
          <w:sz w:val="20"/>
        </w:rPr>
        <w:t xml:space="preserve"> the application context </w:t>
      </w:r>
      <w:r>
        <w:rPr>
          <w:rFonts w:ascii="Arial" w:hAnsi="Arial" w:cs="Arial"/>
          <w:sz w:val="20"/>
          <w:lang w:val="vi-VN"/>
        </w:rPr>
        <w:t>bằng cách sử dụng</w:t>
      </w:r>
      <w:r w:rsidRPr="001058B5">
        <w:rPr>
          <w:rFonts w:ascii="Arial" w:hAnsi="Arial" w:cs="Arial"/>
          <w:sz w:val="20"/>
        </w:rPr>
        <w:t xml:space="preserve"> </w:t>
      </w:r>
      <w:r>
        <w:rPr>
          <w:rFonts w:ascii="Arial" w:hAnsi="Arial" w:cs="Arial"/>
          <w:sz w:val="20"/>
          <w:lang w:val="vi-VN"/>
        </w:rPr>
        <w:t xml:space="preserve"> </w:t>
      </w:r>
      <w:r w:rsidRPr="001058B5">
        <w:rPr>
          <w:rFonts w:ascii="Arial" w:hAnsi="Arial" w:cs="Arial"/>
          <w:sz w:val="20"/>
        </w:rPr>
        <w:t>DBMS_SESSION.SET_CONTEXT</w:t>
      </w:r>
      <w:r>
        <w:rPr>
          <w:rFonts w:ascii="Arial" w:hAnsi="Arial" w:cs="Arial"/>
          <w:sz w:val="20"/>
          <w:lang w:val="vi-VN"/>
        </w:rPr>
        <w:t xml:space="preserve"> </w:t>
      </w:r>
      <w:r w:rsidRPr="00F11DED">
        <w:rPr>
          <w:rFonts w:ascii="Arial" w:hAnsi="Arial" w:cs="Arial"/>
          <w:sz w:val="20"/>
        </w:rPr>
        <w:t>procedure:</w:t>
      </w:r>
    </w:p>
    <w:p w14:paraId="6C894DE9" w14:textId="77777777" w:rsidR="00257CFD" w:rsidRPr="001058B5" w:rsidRDefault="00257CFD" w:rsidP="00257CFD">
      <w:pPr>
        <w:pStyle w:val="ListParagraph"/>
        <w:numPr>
          <w:ilvl w:val="0"/>
          <w:numId w:val="98"/>
        </w:numPr>
        <w:tabs>
          <w:tab w:val="left" w:pos="2379"/>
          <w:tab w:val="left" w:pos="2380"/>
        </w:tabs>
        <w:spacing w:before="124" w:line="228" w:lineRule="auto"/>
        <w:ind w:right="795" w:hanging="359"/>
        <w:rPr>
          <w:rFonts w:ascii="Arial" w:hAnsi="Arial" w:cs="Arial"/>
          <w:sz w:val="20"/>
        </w:rPr>
      </w:pPr>
      <w:r w:rsidRPr="001058B5">
        <w:rPr>
          <w:rFonts w:ascii="Arial" w:hAnsi="Arial" w:cs="Arial"/>
          <w:sz w:val="20"/>
        </w:rPr>
        <w:t>'empno_ctx':</w:t>
      </w:r>
      <w:r w:rsidRPr="001058B5">
        <w:rPr>
          <w:rFonts w:ascii="Arial" w:hAnsi="Arial" w:cs="Arial"/>
          <w:spacing w:val="-21"/>
          <w:sz w:val="20"/>
        </w:rPr>
        <w:t xml:space="preserve"> </w:t>
      </w:r>
      <w:r>
        <w:rPr>
          <w:rFonts w:ascii="Arial" w:hAnsi="Arial" w:cs="Arial"/>
          <w:spacing w:val="-21"/>
          <w:sz w:val="20"/>
          <w:lang w:val="vi-VN"/>
        </w:rPr>
        <w:t xml:space="preserve">Đề cập đến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application</w:t>
      </w:r>
      <w:r w:rsidRPr="001058B5">
        <w:rPr>
          <w:rFonts w:ascii="Arial" w:hAnsi="Arial" w:cs="Arial"/>
          <w:spacing w:val="-21"/>
          <w:sz w:val="20"/>
        </w:rPr>
        <w:t xml:space="preserve"> </w:t>
      </w:r>
      <w:r w:rsidRPr="001058B5">
        <w:rPr>
          <w:rFonts w:ascii="Arial" w:hAnsi="Arial" w:cs="Arial"/>
          <w:sz w:val="20"/>
        </w:rPr>
        <w:t>context</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1"/>
          <w:sz w:val="20"/>
        </w:rPr>
        <w:t xml:space="preserve"> </w:t>
      </w:r>
      <w:r>
        <w:rPr>
          <w:rFonts w:ascii="Arial" w:hAnsi="Arial" w:cs="Arial"/>
          <w:sz w:val="20"/>
          <w:lang w:val="vi-VN"/>
        </w:rPr>
        <w:t>Kèm theo tên của nó trong các dấu nháy đơn</w:t>
      </w:r>
      <w:r w:rsidRPr="001058B5">
        <w:rPr>
          <w:rFonts w:ascii="Arial" w:hAnsi="Arial" w:cs="Arial"/>
          <w:sz w:val="20"/>
        </w:rPr>
        <w:t>.</w:t>
      </w:r>
    </w:p>
    <w:p w14:paraId="6A7ECC78" w14:textId="77777777" w:rsidR="00257CFD" w:rsidRPr="001058B5" w:rsidRDefault="00257CFD" w:rsidP="00257CFD">
      <w:pPr>
        <w:pStyle w:val="ListParagraph"/>
        <w:numPr>
          <w:ilvl w:val="0"/>
          <w:numId w:val="98"/>
        </w:numPr>
        <w:tabs>
          <w:tab w:val="left" w:pos="2379"/>
          <w:tab w:val="left" w:pos="2380"/>
        </w:tabs>
        <w:spacing w:before="124" w:line="228" w:lineRule="auto"/>
        <w:ind w:right="880" w:hanging="359"/>
        <w:rPr>
          <w:rFonts w:ascii="Arial" w:hAnsi="Arial" w:cs="Arial"/>
          <w:sz w:val="20"/>
        </w:rPr>
      </w:pPr>
      <w:r w:rsidRPr="001058B5">
        <w:rPr>
          <w:rFonts w:ascii="Arial" w:hAnsi="Arial" w:cs="Arial"/>
          <w:sz w:val="20"/>
        </w:rPr>
        <w:t>'empno_attrib'</w:t>
      </w:r>
      <w:r w:rsidRPr="0014399B">
        <w:t xml:space="preserve"> </w:t>
      </w:r>
      <w:r w:rsidRPr="0014399B">
        <w:rPr>
          <w:rFonts w:ascii="Arial" w:hAnsi="Arial" w:cs="Arial"/>
          <w:sz w:val="20"/>
        </w:rPr>
        <w:t xml:space="preserve">Tạo </w:t>
      </w:r>
      <w:r>
        <w:rPr>
          <w:rFonts w:ascii="Arial" w:hAnsi="Arial" w:cs="Arial"/>
          <w:sz w:val="20"/>
          <w:lang w:val="vi-VN"/>
        </w:rPr>
        <w:t xml:space="preserve"> các </w:t>
      </w:r>
      <w:r w:rsidRPr="0014399B">
        <w:rPr>
          <w:rFonts w:ascii="Arial" w:hAnsi="Arial" w:cs="Arial"/>
          <w:sz w:val="20"/>
        </w:rPr>
        <w:t xml:space="preserve">thuộc tính được liên kết với </w:t>
      </w:r>
      <w:r w:rsidRPr="001058B5">
        <w:rPr>
          <w:rFonts w:ascii="Arial" w:hAnsi="Arial" w:cs="Arial"/>
          <w:spacing w:val="-32"/>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 namespace.</w:t>
      </w:r>
    </w:p>
    <w:p w14:paraId="1D76F5EE"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77C5793C" w14:textId="77777777" w:rsidR="00257CFD" w:rsidRPr="001058B5" w:rsidRDefault="00257CFD" w:rsidP="00257CFD">
      <w:pPr>
        <w:pStyle w:val="BodyText"/>
        <w:spacing w:before="5"/>
        <w:rPr>
          <w:rFonts w:ascii="Arial" w:hAnsi="Arial" w:cs="Arial"/>
          <w:sz w:val="25"/>
        </w:rPr>
      </w:pPr>
    </w:p>
    <w:p w14:paraId="6DC8E177" w14:textId="77777777" w:rsidR="00257CFD" w:rsidRPr="0014399B"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rPr>
      </w:pPr>
      <w:r w:rsidRPr="0014399B">
        <w:rPr>
          <w:rFonts w:ascii="Arial" w:hAnsi="Arial" w:cs="Arial"/>
          <w:w w:val="95"/>
          <w:sz w:val="20"/>
        </w:rPr>
        <w:t>emp_value: Chỉ định giá trị cho thuộc tính empno_attrib. Ở đây, nó đề cập đến tham số emp_value được định nghĩa trong Dòng 2.</w:t>
      </w:r>
    </w:p>
    <w:p w14:paraId="4E7E7702" w14:textId="77777777" w:rsidR="00257CFD" w:rsidRPr="00F304C5"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lang w:val="vi-VN"/>
        </w:rPr>
      </w:pPr>
      <w:r>
        <w:rPr>
          <w:rFonts w:ascii="Arial" w:hAnsi="Arial" w:cs="Arial"/>
          <w:lang w:val="vi-VN"/>
        </w:rPr>
        <w:t xml:space="preserve">            </w:t>
      </w:r>
      <w:r w:rsidRPr="00F304C5">
        <w:rPr>
          <w:rFonts w:ascii="Arial" w:hAnsi="Arial" w:cs="Arial"/>
          <w:lang w:val="vi-VN"/>
        </w:rPr>
        <w:t xml:space="preserve">- Ở giai đoạn này, bạn có thể chạy procedure set_empno_ctx_proc để </w:t>
      </w:r>
      <w:r>
        <w:rPr>
          <w:rFonts w:ascii="Arial" w:hAnsi="Arial" w:cs="Arial"/>
          <w:lang w:val="vi-VN"/>
        </w:rPr>
        <w:t xml:space="preserve">thiết lặp </w:t>
      </w:r>
      <w:r w:rsidRPr="00F304C5">
        <w:rPr>
          <w:rFonts w:ascii="Arial" w:hAnsi="Arial" w:cs="Arial"/>
          <w:lang w:val="vi-VN"/>
        </w:rPr>
        <w:t>application context:</w:t>
      </w:r>
    </w:p>
    <w:p w14:paraId="64A86D67"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EXECUTE set_empno_ctx_proc ('42783');</w:t>
      </w:r>
    </w:p>
    <w:p w14:paraId="2C79F4EA" w14:textId="77777777" w:rsidR="00257CFD" w:rsidRPr="001058B5" w:rsidRDefault="00257CFD" w:rsidP="00257CFD">
      <w:pPr>
        <w:pStyle w:val="BodyText"/>
        <w:spacing w:before="9"/>
        <w:rPr>
          <w:rFonts w:ascii="Arial" w:hAnsi="Arial" w:cs="Arial"/>
          <w:sz w:val="18"/>
        </w:rPr>
      </w:pPr>
    </w:p>
    <w:p w14:paraId="5DB58F72" w14:textId="77777777" w:rsidR="00257CFD" w:rsidRPr="0014399B" w:rsidRDefault="00257CFD" w:rsidP="00257CFD">
      <w:pPr>
        <w:pStyle w:val="BodyText"/>
        <w:spacing w:before="111"/>
        <w:ind w:left="2260"/>
        <w:rPr>
          <w:rFonts w:ascii="Arial" w:hAnsi="Arial" w:cs="Arial"/>
        </w:rPr>
      </w:pPr>
      <w:r>
        <w:rPr>
          <w:rFonts w:ascii="Arial" w:hAnsi="Arial" w:cs="Arial"/>
          <w:lang w:val="vi-VN"/>
        </w:rPr>
        <w:t>(</w:t>
      </w:r>
      <w:r w:rsidRPr="0014399B">
        <w:rPr>
          <w:rFonts w:ascii="Arial" w:hAnsi="Arial" w:cs="Arial"/>
        </w:rPr>
        <w:t xml:space="preserve">Trong một kịch bản thế giới thực, bạn sẽ thiết lập các giá trị application context trong chính </w:t>
      </w:r>
      <w:r w:rsidRPr="001058B5">
        <w:rPr>
          <w:rFonts w:ascii="Arial" w:hAnsi="Arial" w:cs="Arial"/>
        </w:rPr>
        <w:t>procedure</w:t>
      </w:r>
      <w:r w:rsidRPr="0014399B">
        <w:rPr>
          <w:rFonts w:ascii="Arial" w:hAnsi="Arial" w:cs="Arial"/>
        </w:rPr>
        <w:t xml:space="preserve"> đó, để nó trở thành một </w:t>
      </w:r>
      <w:r w:rsidRPr="001058B5">
        <w:rPr>
          <w:rFonts w:ascii="Arial" w:hAnsi="Arial" w:cs="Arial"/>
        </w:rPr>
        <w:t>procedure</w:t>
      </w:r>
      <w:r w:rsidRPr="0014399B">
        <w:rPr>
          <w:rFonts w:ascii="Arial" w:hAnsi="Arial" w:cs="Arial"/>
        </w:rPr>
        <w:t xml:space="preserve"> đáng tin cậy. Ví dụ này chỉ được sử dụng để hiển thị cách dữ liệu có thể được đặt cho mục đích minh họa.)</w:t>
      </w:r>
    </w:p>
    <w:p w14:paraId="194CEB79" w14:textId="77777777" w:rsidR="00257CFD" w:rsidRPr="001058B5" w:rsidRDefault="00257CFD" w:rsidP="00257CFD">
      <w:pPr>
        <w:pStyle w:val="BodyText"/>
        <w:spacing w:before="111"/>
        <w:ind w:left="2260"/>
        <w:rPr>
          <w:rFonts w:ascii="Arial" w:hAnsi="Arial" w:cs="Arial"/>
        </w:rPr>
      </w:pPr>
      <w:r w:rsidRPr="0014399B">
        <w:rPr>
          <w:rFonts w:ascii="Arial" w:hAnsi="Arial" w:cs="Arial"/>
        </w:rPr>
        <w:t>Để kiểm tra cài đặt application context, hãy chạy câu lệnh SELECT sau:</w:t>
      </w:r>
    </w:p>
    <w:p w14:paraId="36F23961"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 ('empno_ctx', 'empno_attrib') empno_attrib FROM DUAL;</w:t>
      </w:r>
    </w:p>
    <w:p w14:paraId="05900F77" w14:textId="77777777" w:rsidR="00257CFD" w:rsidRPr="001058B5" w:rsidRDefault="00257CFD" w:rsidP="00257CFD">
      <w:pPr>
        <w:pStyle w:val="BodyText"/>
        <w:spacing w:before="9"/>
        <w:rPr>
          <w:rFonts w:ascii="Arial" w:hAnsi="Arial" w:cs="Arial"/>
        </w:rPr>
      </w:pPr>
    </w:p>
    <w:p w14:paraId="02ADF7D0" w14:textId="77777777" w:rsidR="00257CFD" w:rsidRPr="001058B5" w:rsidRDefault="00257CFD" w:rsidP="00257CFD">
      <w:pPr>
        <w:ind w:left="2260"/>
        <w:rPr>
          <w:rFonts w:ascii="Arial" w:hAnsi="Arial" w:cs="Arial"/>
          <w:sz w:val="18"/>
        </w:rPr>
      </w:pPr>
      <w:r w:rsidRPr="001058B5">
        <w:rPr>
          <w:rFonts w:ascii="Arial" w:hAnsi="Arial" w:cs="Arial"/>
          <w:w w:val="95"/>
          <w:sz w:val="18"/>
        </w:rPr>
        <w:t>EMPNO_ATTRIB</w:t>
      </w:r>
    </w:p>
    <w:p w14:paraId="6708A726" w14:textId="77777777" w:rsidR="00257CFD" w:rsidRPr="00A01FBB" w:rsidRDefault="00257CFD" w:rsidP="00257CFD">
      <w:pPr>
        <w:spacing w:before="17" w:line="259" w:lineRule="auto"/>
        <w:ind w:left="2260" w:right="6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42783</w:t>
      </w:r>
      <w:r w:rsidRPr="001058B5">
        <w:rPr>
          <w:rFonts w:ascii="Arial" w:hAnsi="Arial" w:cs="Arial"/>
        </w:rPr>
        <w:t>:</w:t>
      </w:r>
    </w:p>
    <w:p w14:paraId="52014CAD" w14:textId="77777777" w:rsidR="00257CFD" w:rsidRPr="001058B5" w:rsidRDefault="00257CFD" w:rsidP="00257CFD">
      <w:pPr>
        <w:pStyle w:val="BodyText"/>
        <w:spacing w:line="230" w:lineRule="auto"/>
        <w:ind w:left="2259" w:right="848"/>
        <w:rPr>
          <w:rFonts w:ascii="Arial" w:hAnsi="Arial" w:cs="Arial"/>
        </w:rPr>
      </w:pPr>
      <w:r w:rsidRPr="0014399B">
        <w:rPr>
          <w:rFonts w:ascii="Arial" w:hAnsi="Arial" w:cs="Arial"/>
        </w:rPr>
        <w:t>Bạn cũng có thể truy vấn</w:t>
      </w:r>
      <w:r>
        <w:rPr>
          <w:rFonts w:ascii="Arial" w:hAnsi="Arial" w:cs="Arial"/>
          <w:lang w:val="vi-VN"/>
        </w:rPr>
        <w:t xml:space="preserve"> </w:t>
      </w:r>
      <w:r w:rsidRPr="0014399B">
        <w:rPr>
          <w:rFonts w:ascii="Arial" w:hAnsi="Arial" w:cs="Arial"/>
        </w:rPr>
        <w:t xml:space="preserve">SESSION_CONTEXT xem dữ liệu </w:t>
      </w:r>
      <w:r>
        <w:rPr>
          <w:rFonts w:ascii="Arial" w:hAnsi="Arial" w:cs="Arial"/>
          <w:lang w:val="vi-VN"/>
        </w:rPr>
        <w:t xml:space="preserve"> </w:t>
      </w:r>
      <w:r w:rsidRPr="001058B5">
        <w:rPr>
          <w:rFonts w:ascii="Arial" w:hAnsi="Arial" w:cs="Arial"/>
        </w:rPr>
        <w:t>dictionary</w:t>
      </w:r>
      <w:r w:rsidRPr="0014399B">
        <w:rPr>
          <w:rFonts w:ascii="Arial" w:hAnsi="Arial" w:cs="Arial"/>
        </w:rPr>
        <w:t xml:space="preserve"> để tìm tất cả các cài đặt </w:t>
      </w:r>
      <w:r w:rsidRPr="001058B5">
        <w:rPr>
          <w:rFonts w:ascii="Arial" w:hAnsi="Arial" w:cs="Arial"/>
        </w:rPr>
        <w:t xml:space="preserve">application context </w:t>
      </w:r>
      <w:r w:rsidRPr="0014399B">
        <w:rPr>
          <w:rFonts w:ascii="Arial" w:hAnsi="Arial" w:cs="Arial"/>
        </w:rPr>
        <w:t xml:space="preserve">trong </w:t>
      </w:r>
      <w:r w:rsidRPr="001058B5">
        <w:rPr>
          <w:rFonts w:ascii="Arial" w:hAnsi="Arial" w:cs="Arial"/>
        </w:rPr>
        <w:t xml:space="preserve">current session </w:t>
      </w:r>
      <w:r>
        <w:rPr>
          <w:rFonts w:ascii="Arial" w:hAnsi="Arial" w:cs="Arial"/>
          <w:lang w:val="vi-VN"/>
        </w:rPr>
        <w:t xml:space="preserve">của </w:t>
      </w:r>
      <w:r w:rsidRPr="001058B5">
        <w:rPr>
          <w:rFonts w:ascii="Arial" w:hAnsi="Arial" w:cs="Arial"/>
        </w:rPr>
        <w:t>the database instance.</w:t>
      </w:r>
      <w:r w:rsidRPr="0014399B">
        <w:rPr>
          <w:rFonts w:ascii="Arial" w:hAnsi="Arial" w:cs="Arial"/>
        </w:rPr>
        <w:t>Ví dụ:</w:t>
      </w:r>
    </w:p>
    <w:p w14:paraId="16E75A9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 FROM SESSION_CONTEXT;</w:t>
      </w:r>
    </w:p>
    <w:p w14:paraId="448B5994" w14:textId="77777777" w:rsidR="00257CFD" w:rsidRPr="001058B5" w:rsidRDefault="00257CFD" w:rsidP="00257CFD">
      <w:pPr>
        <w:pStyle w:val="BodyText"/>
        <w:spacing w:before="9"/>
        <w:rPr>
          <w:rFonts w:ascii="Arial" w:hAnsi="Arial" w:cs="Arial"/>
        </w:rPr>
      </w:pPr>
    </w:p>
    <w:p w14:paraId="30F84CDF" w14:textId="77777777" w:rsidR="00257CFD" w:rsidRPr="001058B5" w:rsidRDefault="00257CFD" w:rsidP="00257CFD">
      <w:pPr>
        <w:tabs>
          <w:tab w:val="left" w:pos="4575"/>
          <w:tab w:val="left" w:pos="6336"/>
        </w:tabs>
        <w:ind w:left="2260"/>
        <w:rPr>
          <w:rFonts w:ascii="Arial" w:hAnsi="Arial" w:cs="Arial"/>
          <w:sz w:val="18"/>
        </w:rPr>
      </w:pPr>
      <w:r w:rsidRPr="001058B5">
        <w:rPr>
          <w:rFonts w:ascii="Arial" w:hAnsi="Arial" w:cs="Arial"/>
          <w:w w:val="90"/>
          <w:sz w:val="18"/>
        </w:rPr>
        <w:t>NAMESPACE</w:t>
      </w:r>
      <w:r w:rsidRPr="001058B5">
        <w:rPr>
          <w:rFonts w:ascii="Arial" w:hAnsi="Arial" w:cs="Arial"/>
          <w:w w:val="90"/>
          <w:sz w:val="18"/>
        </w:rPr>
        <w:tab/>
        <w:t>ATTRIBUTE</w:t>
      </w:r>
      <w:r w:rsidRPr="001058B5">
        <w:rPr>
          <w:rFonts w:ascii="Arial" w:hAnsi="Arial" w:cs="Arial"/>
          <w:w w:val="90"/>
          <w:sz w:val="18"/>
        </w:rPr>
        <w:tab/>
      </w:r>
      <w:r w:rsidRPr="001058B5">
        <w:rPr>
          <w:rFonts w:ascii="Arial" w:hAnsi="Arial" w:cs="Arial"/>
          <w:w w:val="95"/>
          <w:sz w:val="18"/>
        </w:rPr>
        <w:t>VALUE</w:t>
      </w:r>
    </w:p>
    <w:p w14:paraId="40A9D324" w14:textId="77777777" w:rsidR="00257CFD" w:rsidRPr="000248AD" w:rsidRDefault="00257CFD" w:rsidP="00257CFD">
      <w:pPr>
        <w:tabs>
          <w:tab w:val="left" w:pos="4575"/>
          <w:tab w:val="left" w:pos="6336"/>
        </w:tabs>
        <w:spacing w:before="17" w:line="259" w:lineRule="auto"/>
        <w:ind w:left="2260" w:right="3186"/>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EMPNO_CTX</w:t>
      </w:r>
      <w:r w:rsidRPr="001058B5">
        <w:rPr>
          <w:rFonts w:ascii="Arial" w:hAnsi="Arial" w:cs="Arial"/>
          <w:w w:val="90"/>
          <w:sz w:val="18"/>
        </w:rPr>
        <w:tab/>
      </w:r>
      <w:r w:rsidRPr="001058B5">
        <w:rPr>
          <w:rFonts w:ascii="Arial" w:hAnsi="Arial" w:cs="Arial"/>
          <w:w w:val="95"/>
          <w:sz w:val="18"/>
        </w:rPr>
        <w:t>EMP_ID</w:t>
      </w:r>
      <w:r w:rsidRPr="001058B5">
        <w:rPr>
          <w:rFonts w:ascii="Arial" w:hAnsi="Arial" w:cs="Arial"/>
          <w:w w:val="95"/>
          <w:sz w:val="18"/>
        </w:rPr>
        <w:tab/>
        <w:t>42783</w:t>
      </w:r>
    </w:p>
    <w:p w14:paraId="4E15D489" w14:textId="77777777" w:rsidR="00257CFD" w:rsidRPr="000248AD" w:rsidRDefault="00257CFD" w:rsidP="00257CFD">
      <w:pPr>
        <w:tabs>
          <w:tab w:val="left" w:pos="3340"/>
        </w:tabs>
        <w:spacing w:before="116" w:line="232" w:lineRule="auto"/>
        <w:ind w:left="2980" w:right="1173"/>
        <w:rPr>
          <w:rFonts w:ascii="Arial" w:hAnsi="Arial" w:cs="Arial"/>
          <w:sz w:val="20"/>
        </w:rPr>
      </w:pPr>
      <w:r w:rsidRPr="000248AD">
        <w:rPr>
          <w:rFonts w:ascii="Arial" w:hAnsi="Arial" w:cs="Arial"/>
          <w:sz w:val="20"/>
        </w:rPr>
        <w:t>Xem thêm:</w:t>
      </w:r>
    </w:p>
    <w:p w14:paraId="3687580C" w14:textId="77777777" w:rsidR="00257CFD" w:rsidRPr="0014399B"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color w:val="002060"/>
          <w:sz w:val="20"/>
        </w:rPr>
        <w:t xml:space="preserve"> "Hướng dẫn: Tạo và sử dụng Application Context dựa trên Database Session "</w:t>
      </w:r>
      <w:r w:rsidRPr="0014399B">
        <w:rPr>
          <w:rFonts w:ascii="Arial" w:hAnsi="Arial" w:cs="Arial"/>
          <w:sz w:val="20"/>
        </w:rPr>
        <w:t xml:space="preserve"> trên trang 6-12 để biết cách tạo gói nhận thông tin </w:t>
      </w:r>
      <w:r w:rsidRPr="001058B5">
        <w:rPr>
          <w:rFonts w:ascii="Arial" w:hAnsi="Arial" w:cs="Arial"/>
          <w:sz w:val="20"/>
        </w:rPr>
        <w:t xml:space="preserve">user session </w:t>
      </w:r>
      <w:r w:rsidRPr="0014399B">
        <w:rPr>
          <w:rFonts w:ascii="Arial" w:hAnsi="Arial" w:cs="Arial"/>
          <w:sz w:val="20"/>
        </w:rPr>
        <w:t xml:space="preserve">và sau đó đặt </w:t>
      </w:r>
      <w:r w:rsidRPr="001058B5">
        <w:rPr>
          <w:rFonts w:ascii="Arial" w:hAnsi="Arial" w:cs="Arial"/>
          <w:sz w:val="20"/>
        </w:rPr>
        <w:t xml:space="preserve">application context </w:t>
      </w:r>
      <w:r w:rsidRPr="0014399B">
        <w:rPr>
          <w:rFonts w:ascii="Arial" w:hAnsi="Arial" w:cs="Arial"/>
          <w:sz w:val="20"/>
        </w:rPr>
        <w:t>dựa trên thông tin này</w:t>
      </w:r>
    </w:p>
    <w:p w14:paraId="01499AC1" w14:textId="77777777" w:rsidR="00257CFD" w:rsidRPr="000248AD"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i/>
          <w:sz w:val="20"/>
        </w:rPr>
        <w:t xml:space="preserve">Oracle Database PL/SQL Packages and </w:t>
      </w:r>
      <w:r w:rsidRPr="000248AD">
        <w:rPr>
          <w:rFonts w:ascii="Arial" w:hAnsi="Arial" w:cs="Arial"/>
          <w:i/>
          <w:spacing w:val="-4"/>
          <w:sz w:val="20"/>
        </w:rPr>
        <w:t xml:space="preserve">Types </w:t>
      </w:r>
      <w:r>
        <w:rPr>
          <w:rFonts w:ascii="Arial" w:hAnsi="Arial" w:cs="Arial"/>
          <w:i/>
          <w:spacing w:val="-4"/>
          <w:sz w:val="20"/>
          <w:lang w:val="vi-VN"/>
        </w:rPr>
        <w:t xml:space="preserve"> </w:t>
      </w:r>
      <w:r w:rsidRPr="000248AD">
        <w:rPr>
          <w:rFonts w:ascii="Arial" w:hAnsi="Arial" w:cs="Arial"/>
          <w:i/>
          <w:sz w:val="20"/>
        </w:rPr>
        <w:t>Reference</w:t>
      </w:r>
      <w:r>
        <w:rPr>
          <w:rFonts w:ascii="Arial" w:hAnsi="Arial" w:cs="Arial"/>
          <w:i/>
          <w:sz w:val="20"/>
          <w:lang w:val="vi-VN"/>
        </w:rPr>
        <w:t xml:space="preserve"> </w:t>
      </w:r>
      <w:r w:rsidRPr="000248AD">
        <w:rPr>
          <w:rFonts w:ascii="Arial" w:hAnsi="Arial" w:cs="Arial"/>
          <w:sz w:val="20"/>
        </w:rPr>
        <w:t xml:space="preserve">Tham khảo để biết thông tin chi tiết về </w:t>
      </w:r>
      <w:r w:rsidRPr="000248AD">
        <w:rPr>
          <w:rFonts w:ascii="Arial" w:hAnsi="Arial" w:cs="Arial"/>
          <w:w w:val="95"/>
          <w:sz w:val="20"/>
        </w:rPr>
        <w:t>DBMS_SESSION.SET_CONTEXT</w:t>
      </w:r>
      <w:r w:rsidRPr="000248AD">
        <w:rPr>
          <w:rFonts w:ascii="Arial" w:hAnsi="Arial" w:cs="Arial"/>
          <w:spacing w:val="-89"/>
          <w:w w:val="95"/>
          <w:sz w:val="20"/>
        </w:rPr>
        <w:t xml:space="preserve"> </w:t>
      </w:r>
      <w:r w:rsidRPr="000248AD">
        <w:rPr>
          <w:rFonts w:ascii="Arial" w:hAnsi="Arial" w:cs="Arial"/>
          <w:w w:val="95"/>
          <w:sz w:val="20"/>
        </w:rPr>
        <w:t>procedure</w:t>
      </w:r>
    </w:p>
    <w:p w14:paraId="7FC2A225" w14:textId="77777777" w:rsidR="00257CFD" w:rsidRPr="000248AD" w:rsidRDefault="00257CFD" w:rsidP="00257CFD">
      <w:pPr>
        <w:pStyle w:val="ListParagraph"/>
        <w:tabs>
          <w:tab w:val="left" w:pos="3340"/>
        </w:tabs>
        <w:spacing w:before="7" w:line="232" w:lineRule="auto"/>
        <w:ind w:left="3340" w:right="1173" w:firstLine="0"/>
        <w:rPr>
          <w:rFonts w:ascii="Arial" w:hAnsi="Arial" w:cs="Arial"/>
        </w:rPr>
      </w:pPr>
    </w:p>
    <w:p w14:paraId="68D362F2" w14:textId="77777777" w:rsidR="00257CFD" w:rsidRPr="001058B5" w:rsidRDefault="00257CFD" w:rsidP="00257CFD">
      <w:pPr>
        <w:pStyle w:val="Heading4"/>
      </w:pPr>
      <w:bookmarkStart w:id="937" w:name="Creating_a_Logon_Trigger_to_Run_a_Databa"/>
      <w:bookmarkStart w:id="938" w:name="_bookmark1193"/>
      <w:bookmarkStart w:id="939" w:name="_bookmark1194"/>
      <w:bookmarkEnd w:id="937"/>
      <w:bookmarkEnd w:id="938"/>
      <w:bookmarkEnd w:id="939"/>
      <w:r>
        <w:rPr>
          <w:spacing w:val="-22"/>
          <w:lang w:val="vi-VN"/>
        </w:rPr>
        <w:t xml:space="preserve">Tạo một </w:t>
      </w:r>
      <w:r w:rsidRPr="001058B5">
        <w:t xml:space="preserve"> </w:t>
      </w:r>
      <w:bookmarkStart w:id="940" w:name="_bookmark1195"/>
      <w:bookmarkEnd w:id="940"/>
      <w:r w:rsidRPr="001058B5">
        <w:rPr>
          <w:spacing w:val="-24"/>
        </w:rPr>
        <w:t>Logon Trigg</w:t>
      </w:r>
      <w:bookmarkStart w:id="941" w:name="_bookmark1196"/>
      <w:bookmarkEnd w:id="941"/>
      <w:r w:rsidRPr="001058B5">
        <w:rPr>
          <w:spacing w:val="-24"/>
        </w:rPr>
        <w:t xml:space="preserve">er </w:t>
      </w:r>
      <w:r>
        <w:rPr>
          <w:spacing w:val="-9"/>
          <w:lang w:val="vi-VN"/>
        </w:rPr>
        <w:t>để chạy một</w:t>
      </w:r>
      <w:r w:rsidRPr="001058B5">
        <w:t xml:space="preserve"> </w:t>
      </w:r>
      <w:r w:rsidRPr="001058B5">
        <w:rPr>
          <w:spacing w:val="-25"/>
        </w:rPr>
        <w:t xml:space="preserve">Database </w:t>
      </w:r>
      <w:r w:rsidRPr="001058B5">
        <w:rPr>
          <w:spacing w:val="-23"/>
        </w:rPr>
        <w:t xml:space="preserve">Session </w:t>
      </w:r>
      <w:r w:rsidRPr="001058B5">
        <w:rPr>
          <w:spacing w:val="-22"/>
        </w:rPr>
        <w:t xml:space="preserve">Application </w:t>
      </w:r>
      <w:r w:rsidRPr="001058B5">
        <w:rPr>
          <w:spacing w:val="-25"/>
        </w:rPr>
        <w:t xml:space="preserve">Context </w:t>
      </w:r>
      <w:r w:rsidRPr="001058B5">
        <w:rPr>
          <w:spacing w:val="-27"/>
        </w:rPr>
        <w:t>Package</w:t>
      </w:r>
    </w:p>
    <w:p w14:paraId="1087CCE3" w14:textId="77777777" w:rsidR="00257CFD" w:rsidRDefault="00257CFD" w:rsidP="00257CFD">
      <w:pPr>
        <w:pStyle w:val="BodyText"/>
        <w:spacing w:before="83" w:line="230" w:lineRule="auto"/>
        <w:ind w:left="2260" w:right="209"/>
        <w:rPr>
          <w:rFonts w:ascii="Arial" w:hAnsi="Arial" w:cs="Arial"/>
        </w:rPr>
      </w:pPr>
      <w:r w:rsidRPr="000248AD">
        <w:rPr>
          <w:rFonts w:ascii="Arial" w:hAnsi="Arial" w:cs="Arial"/>
        </w:rPr>
        <w:t xml:space="preserve">Sau khi bạn tạo </w:t>
      </w:r>
      <w:r w:rsidRPr="001058B5">
        <w:rPr>
          <w:rFonts w:ascii="Arial" w:hAnsi="Arial" w:cs="Arial"/>
        </w:rPr>
        <w:t xml:space="preserve">the application context </w:t>
      </w:r>
      <w:r w:rsidRPr="000248AD">
        <w:rPr>
          <w:rFonts w:ascii="Arial" w:hAnsi="Arial" w:cs="Arial"/>
        </w:rPr>
        <w:t xml:space="preserve">và </w:t>
      </w:r>
      <w:r w:rsidRPr="001058B5">
        <w:rPr>
          <w:rFonts w:ascii="Arial" w:hAnsi="Arial" w:cs="Arial"/>
        </w:rPr>
        <w:t>package</w:t>
      </w:r>
      <w:r w:rsidRPr="000248AD">
        <w:rPr>
          <w:rFonts w:ascii="Arial" w:hAnsi="Arial" w:cs="Arial"/>
        </w:rPr>
        <w:t xml:space="preserve"> liên quan của nó, người dùng phải chạy </w:t>
      </w:r>
      <w:r w:rsidRPr="001058B5">
        <w:rPr>
          <w:rFonts w:ascii="Arial" w:hAnsi="Arial" w:cs="Arial"/>
        </w:rPr>
        <w:t xml:space="preserve">package procedure </w:t>
      </w:r>
      <w:r w:rsidRPr="000248AD">
        <w:rPr>
          <w:rFonts w:ascii="Arial" w:hAnsi="Arial" w:cs="Arial"/>
        </w:rPr>
        <w:t xml:space="preserve">khi người đó đăng nhập. Bạn có thể tạo </w:t>
      </w:r>
      <w:r w:rsidRPr="001058B5">
        <w:rPr>
          <w:rFonts w:ascii="Arial" w:hAnsi="Arial" w:cs="Arial"/>
        </w:rPr>
        <w:t>logon trigger</w:t>
      </w:r>
      <w:r w:rsidRPr="000248AD">
        <w:rPr>
          <w:rFonts w:ascii="Arial" w:hAnsi="Arial" w:cs="Arial"/>
        </w:rPr>
        <w:t xml:space="preserve"> để xử lý việc này một cách tự động. Bạn không cần cấp quyền cho người dùng EXECUTE để chạy </w:t>
      </w:r>
      <w:r w:rsidRPr="001058B5">
        <w:rPr>
          <w:rFonts w:ascii="Arial" w:hAnsi="Arial" w:cs="Arial"/>
        </w:rPr>
        <w:t>package.</w:t>
      </w:r>
    </w:p>
    <w:p w14:paraId="44CBD451" w14:textId="77777777" w:rsidR="00257CFD" w:rsidRPr="001058B5" w:rsidRDefault="008D1AB8" w:rsidP="00257CFD">
      <w:pPr>
        <w:pStyle w:val="BodyText"/>
        <w:spacing w:before="83" w:line="230" w:lineRule="auto"/>
        <w:ind w:left="2260" w:right="209"/>
        <w:rPr>
          <w:rFonts w:ascii="Arial" w:hAnsi="Arial" w:cs="Arial"/>
        </w:rPr>
      </w:pPr>
      <w:hyperlink w:anchor="_bookmark1197" w:history="1">
        <w:r w:rsidR="00257CFD" w:rsidRPr="001058B5">
          <w:rPr>
            <w:rFonts w:ascii="Arial" w:hAnsi="Arial" w:cs="Arial"/>
            <w:color w:val="0000CC"/>
          </w:rPr>
          <w:t xml:space="preserve">Example 6–4 </w:t>
        </w:r>
      </w:hyperlink>
      <w:r w:rsidR="00257CFD">
        <w:rPr>
          <w:rFonts w:ascii="Arial" w:hAnsi="Arial" w:cs="Arial"/>
          <w:lang w:val="vi-VN"/>
        </w:rPr>
        <w:t xml:space="preserve">Cho thấy một </w:t>
      </w:r>
      <w:r w:rsidR="00257CFD" w:rsidRPr="001058B5">
        <w:rPr>
          <w:rFonts w:ascii="Arial" w:hAnsi="Arial" w:cs="Arial"/>
        </w:rPr>
        <w:t xml:space="preserve"> logon trigger</w:t>
      </w:r>
      <w:r w:rsidR="00257CFD">
        <w:rPr>
          <w:rFonts w:ascii="Arial" w:hAnsi="Arial" w:cs="Arial"/>
          <w:lang w:val="vi-VN"/>
        </w:rPr>
        <w:t xml:space="preserve"> đơn giản </w:t>
      </w:r>
      <w:r w:rsidR="00257CFD" w:rsidRPr="001058B5">
        <w:rPr>
          <w:rFonts w:ascii="Arial" w:hAnsi="Arial" w:cs="Arial"/>
        </w:rPr>
        <w:t xml:space="preserve"> that </w:t>
      </w:r>
      <w:r w:rsidR="00257CFD">
        <w:rPr>
          <w:rFonts w:ascii="Arial" w:hAnsi="Arial" w:cs="Arial"/>
          <w:lang w:val="vi-VN"/>
        </w:rPr>
        <w:t xml:space="preserve">thực thi một </w:t>
      </w:r>
      <w:r w:rsidR="00257CFD" w:rsidRPr="001058B5">
        <w:rPr>
          <w:rFonts w:ascii="Arial" w:hAnsi="Arial" w:cs="Arial"/>
        </w:rPr>
        <w:t>PL/SQL procedure.</w:t>
      </w:r>
    </w:p>
    <w:p w14:paraId="5A9CF593" w14:textId="77777777" w:rsidR="00257CFD" w:rsidRPr="001058B5" w:rsidRDefault="00257CFD" w:rsidP="00257CFD">
      <w:pPr>
        <w:pStyle w:val="BodyText"/>
        <w:spacing w:before="10"/>
        <w:rPr>
          <w:rFonts w:ascii="Arial" w:hAnsi="Arial" w:cs="Arial"/>
          <w:sz w:val="25"/>
        </w:rPr>
      </w:pPr>
    </w:p>
    <w:p w14:paraId="5285F38D" w14:textId="77777777" w:rsidR="00257CFD" w:rsidRPr="00A01FBB" w:rsidRDefault="00257CFD" w:rsidP="00257CFD">
      <w:pPr>
        <w:ind w:left="2260"/>
        <w:rPr>
          <w:rFonts w:ascii="Arial" w:hAnsi="Arial" w:cs="Arial"/>
          <w:b/>
          <w:i/>
          <w:sz w:val="18"/>
          <w:lang w:val="vi-VN"/>
        </w:rPr>
      </w:pPr>
      <w:bookmarkStart w:id="942" w:name="_bookmark1197"/>
      <w:bookmarkEnd w:id="942"/>
      <w:r w:rsidRPr="001058B5">
        <w:rPr>
          <w:rFonts w:ascii="Arial" w:hAnsi="Arial" w:cs="Arial"/>
          <w:b/>
          <w:i/>
          <w:sz w:val="18"/>
        </w:rPr>
        <w:t xml:space="preserve">Example 6–4 </w:t>
      </w:r>
      <w:r>
        <w:rPr>
          <w:rFonts w:ascii="Arial" w:hAnsi="Arial" w:cs="Arial"/>
          <w:b/>
          <w:i/>
          <w:sz w:val="18"/>
          <w:lang w:val="vi-VN"/>
        </w:rPr>
        <w:t xml:space="preserve">Tạo một </w:t>
      </w:r>
      <w:r w:rsidRPr="001058B5">
        <w:rPr>
          <w:rFonts w:ascii="Arial" w:hAnsi="Arial" w:cs="Arial"/>
          <w:b/>
          <w:i/>
          <w:sz w:val="18"/>
        </w:rPr>
        <w:t xml:space="preserve">  Logon Trigger</w:t>
      </w:r>
      <w:r>
        <w:rPr>
          <w:rFonts w:ascii="Arial" w:hAnsi="Arial" w:cs="Arial"/>
          <w:b/>
          <w:i/>
          <w:sz w:val="18"/>
          <w:lang w:val="vi-VN"/>
        </w:rPr>
        <w:t xml:space="preserve"> đơn giản </w:t>
      </w:r>
    </w:p>
    <w:p w14:paraId="77DD3851" w14:textId="77777777" w:rsidR="00257CFD" w:rsidRPr="001058B5" w:rsidRDefault="00257CFD" w:rsidP="00257CFD">
      <w:pPr>
        <w:spacing w:before="112" w:line="259" w:lineRule="auto"/>
        <w:ind w:left="2352" w:right="1456"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CC6824B" w14:textId="77777777" w:rsidR="00257CFD" w:rsidRPr="00F304C5" w:rsidRDefault="00257CFD" w:rsidP="00257CFD">
      <w:pPr>
        <w:spacing w:line="259" w:lineRule="auto"/>
        <w:ind w:left="2352" w:right="4936" w:firstLine="92"/>
        <w:rPr>
          <w:rFonts w:ascii="Arial" w:hAnsi="Arial" w:cs="Arial"/>
          <w:w w:val="95"/>
          <w:sz w:val="18"/>
        </w:rPr>
        <w:sectPr w:rsidR="00257CFD" w:rsidRPr="00F304C5">
          <w:footerReference w:type="even" r:id="rId131"/>
          <w:footerReference w:type="default" r:id="rId132"/>
          <w:pgSz w:w="12240" w:h="15840"/>
          <w:pgMar w:top="840" w:right="1060" w:bottom="860" w:left="1100" w:header="549" w:footer="663" w:gutter="0"/>
          <w:pgNumType w:start="11"/>
          <w:cols w:space="720"/>
        </w:sectPr>
      </w:pPr>
      <w:r w:rsidRPr="001058B5">
        <w:rPr>
          <w:rFonts w:ascii="Arial" w:hAnsi="Arial" w:cs="Arial"/>
          <w:w w:val="85"/>
          <w:sz w:val="18"/>
        </w:rPr>
        <w:t xml:space="preserve">sec_mgr.set_empno_ctx_proc; </w:t>
      </w:r>
      <w:r w:rsidRPr="001058B5">
        <w:rPr>
          <w:rFonts w:ascii="Arial" w:hAnsi="Arial" w:cs="Arial"/>
          <w:w w:val="95"/>
          <w:sz w:val="18"/>
        </w:rPr>
        <w:t>END;</w:t>
      </w:r>
    </w:p>
    <w:p w14:paraId="668175A6" w14:textId="77777777" w:rsidR="00257CFD" w:rsidRDefault="00257CFD" w:rsidP="00257CFD">
      <w:pPr>
        <w:pStyle w:val="BodyText"/>
        <w:spacing w:before="99" w:line="232" w:lineRule="auto"/>
        <w:ind w:right="848"/>
        <w:rPr>
          <w:rFonts w:ascii="Arial" w:hAnsi="Arial" w:cs="Arial"/>
        </w:rPr>
      </w:pPr>
    </w:p>
    <w:p w14:paraId="0F8B4BA2" w14:textId="77777777" w:rsidR="00257CFD" w:rsidRDefault="00257CFD" w:rsidP="00257CFD">
      <w:pPr>
        <w:pStyle w:val="BodyText"/>
        <w:spacing w:before="99" w:line="232" w:lineRule="auto"/>
        <w:ind w:left="1659" w:right="848"/>
        <w:rPr>
          <w:rFonts w:ascii="Arial" w:hAnsi="Arial" w:cs="Arial"/>
        </w:rPr>
      </w:pPr>
      <w:r w:rsidRPr="00A01FBB">
        <w:rPr>
          <w:rFonts w:ascii="Arial" w:hAnsi="Arial" w:cs="Arial"/>
          <w:color w:val="002060"/>
        </w:rPr>
        <w:t>Ví dụ 6–5</w:t>
      </w:r>
      <w:r w:rsidRPr="00A01FBB">
        <w:rPr>
          <w:rFonts w:ascii="Arial" w:hAnsi="Arial" w:cs="Arial"/>
        </w:rPr>
        <w:t xml:space="preserve"> cho thấy cách tạo </w:t>
      </w:r>
      <w:r w:rsidRPr="001058B5">
        <w:rPr>
          <w:rFonts w:ascii="Arial" w:hAnsi="Arial" w:cs="Arial"/>
        </w:rPr>
        <w:t>logon</w:t>
      </w:r>
      <w:r w:rsidRPr="001058B5">
        <w:rPr>
          <w:rFonts w:ascii="Arial" w:hAnsi="Arial" w:cs="Arial"/>
          <w:spacing w:val="-11"/>
        </w:rPr>
        <w:t xml:space="preserve"> </w:t>
      </w:r>
      <w:r w:rsidRPr="001058B5">
        <w:rPr>
          <w:rFonts w:ascii="Arial" w:hAnsi="Arial" w:cs="Arial"/>
        </w:rPr>
        <w:t>trigger</w:t>
      </w:r>
      <w:r w:rsidRPr="001058B5">
        <w:rPr>
          <w:rFonts w:ascii="Arial" w:hAnsi="Arial" w:cs="Arial"/>
          <w:spacing w:val="-11"/>
        </w:rPr>
        <w:t xml:space="preserve"> </w:t>
      </w:r>
      <w:r w:rsidRPr="00A01FBB">
        <w:rPr>
          <w:rFonts w:ascii="Arial" w:hAnsi="Arial" w:cs="Arial"/>
        </w:rPr>
        <w:t xml:space="preserve">sử dụng ngoại lệ WHEN OTHERS. Nếu không, nếu có lỗi </w:t>
      </w:r>
      <w:r>
        <w:rPr>
          <w:rFonts w:ascii="Arial" w:hAnsi="Arial" w:cs="Arial"/>
          <w:lang w:val="vi-VN"/>
        </w:rPr>
        <w:t xml:space="preserve"> </w:t>
      </w:r>
      <w:r w:rsidRPr="00A01FBB">
        <w:rPr>
          <w:rFonts w:ascii="Arial" w:hAnsi="Arial" w:cs="Arial"/>
        </w:rPr>
        <w:t xml:space="preserve">logic trong PL / SQL tạo ra một ngoại lệ chưa được giải quyết, thì tất cả các kết nối đến cơ sở dữ liệu sẽ bị chặn. Ví dụ này hiển thị </w:t>
      </w:r>
      <w:r>
        <w:rPr>
          <w:rFonts w:ascii="Arial" w:hAnsi="Arial" w:cs="Arial"/>
          <w:lang w:val="vi-VN"/>
        </w:rPr>
        <w:t xml:space="preserve"> </w:t>
      </w:r>
      <w:r w:rsidRPr="00A01FBB">
        <w:rPr>
          <w:rFonts w:ascii="Arial" w:hAnsi="Arial" w:cs="Arial"/>
        </w:rPr>
        <w:t xml:space="preserve">ngoại lệ WHENOTHERS ghi lỗi vào bảng trong </w:t>
      </w:r>
      <w:r w:rsidRPr="001058B5">
        <w:rPr>
          <w:rFonts w:ascii="Arial" w:hAnsi="Arial" w:cs="Arial"/>
        </w:rPr>
        <w:t>schema</w:t>
      </w:r>
      <w:r w:rsidRPr="00A01FBB">
        <w:rPr>
          <w:rFonts w:ascii="Arial" w:hAnsi="Arial" w:cs="Arial"/>
        </w:rPr>
        <w:t xml:space="preserve"> của quản trị viên bảo mật. Trong môi trường sản xuất, điều này an toàn hơn việc gửi </w:t>
      </w:r>
      <w:r w:rsidRPr="001058B5">
        <w:rPr>
          <w:rFonts w:ascii="Arial" w:hAnsi="Arial" w:cs="Arial"/>
        </w:rPr>
        <w:t>output</w:t>
      </w:r>
      <w:r w:rsidRPr="00A01FBB">
        <w:rPr>
          <w:rFonts w:ascii="Arial" w:hAnsi="Arial" w:cs="Arial"/>
        </w:rPr>
        <w:t xml:space="preserve"> đến </w:t>
      </w:r>
      <w:r w:rsidRPr="001058B5">
        <w:rPr>
          <w:rFonts w:ascii="Arial" w:hAnsi="Arial" w:cs="Arial"/>
        </w:rPr>
        <w:t>user session</w:t>
      </w:r>
      <w:r w:rsidRPr="00A01FBB">
        <w:rPr>
          <w:rFonts w:ascii="Arial" w:hAnsi="Arial" w:cs="Arial"/>
        </w:rPr>
        <w:t>, nơi nó có thể dễ bị tấn công bảo mật. </w:t>
      </w:r>
    </w:p>
    <w:p w14:paraId="6DE12FA9" w14:textId="77777777" w:rsidR="00257CFD" w:rsidRPr="00A01FBB" w:rsidRDefault="00257CFD" w:rsidP="00257CFD">
      <w:pPr>
        <w:pStyle w:val="BodyText"/>
        <w:spacing w:before="99" w:line="232" w:lineRule="auto"/>
        <w:ind w:left="1659" w:right="848"/>
        <w:rPr>
          <w:rFonts w:ascii="Arial" w:hAnsi="Arial" w:cs="Arial"/>
        </w:rPr>
      </w:pPr>
    </w:p>
    <w:p w14:paraId="72EE4DDE" w14:textId="77777777" w:rsidR="00257CFD" w:rsidRPr="001058B5" w:rsidRDefault="00257CFD" w:rsidP="00257CFD">
      <w:pPr>
        <w:spacing w:before="1"/>
        <w:ind w:left="1660"/>
        <w:rPr>
          <w:rFonts w:ascii="Arial" w:hAnsi="Arial" w:cs="Arial"/>
          <w:b/>
          <w:i/>
          <w:sz w:val="18"/>
        </w:rPr>
      </w:pPr>
      <w:bookmarkStart w:id="943" w:name="_bookmark1201"/>
      <w:bookmarkEnd w:id="943"/>
      <w:r w:rsidRPr="001058B5">
        <w:rPr>
          <w:rFonts w:ascii="Arial" w:hAnsi="Arial" w:cs="Arial"/>
          <w:b/>
          <w:i/>
          <w:sz w:val="18"/>
        </w:rPr>
        <w:t>Example 6–5 Creating a Logon Trigger for a Production Environment</w:t>
      </w:r>
    </w:p>
    <w:p w14:paraId="3B2E3802" w14:textId="77777777" w:rsidR="00257CFD" w:rsidRPr="001058B5" w:rsidRDefault="00257CFD" w:rsidP="00257CFD">
      <w:pPr>
        <w:spacing w:before="112" w:line="259" w:lineRule="auto"/>
        <w:ind w:left="1752" w:right="1745"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7277007" w14:textId="77777777" w:rsidR="00257CFD" w:rsidRPr="001058B5" w:rsidRDefault="00257CFD" w:rsidP="00257CFD">
      <w:pPr>
        <w:spacing w:line="259" w:lineRule="auto"/>
        <w:ind w:left="1752" w:right="5304"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EXCEPTION</w:t>
      </w:r>
    </w:p>
    <w:p w14:paraId="3F01AB70" w14:textId="77777777" w:rsidR="00257CFD" w:rsidRPr="001058B5" w:rsidRDefault="00257CFD" w:rsidP="00257CFD">
      <w:pPr>
        <w:ind w:left="1844"/>
        <w:rPr>
          <w:rFonts w:ascii="Arial" w:hAnsi="Arial" w:cs="Arial"/>
          <w:sz w:val="18"/>
        </w:rPr>
      </w:pPr>
      <w:r w:rsidRPr="001058B5">
        <w:rPr>
          <w:rFonts w:ascii="Arial" w:hAnsi="Arial" w:cs="Arial"/>
          <w:w w:val="95"/>
          <w:sz w:val="18"/>
        </w:rPr>
        <w:t>WHEN OTHERS THEN</w:t>
      </w:r>
    </w:p>
    <w:p w14:paraId="3E1ABAEF" w14:textId="77777777" w:rsidR="00257CFD" w:rsidRPr="001058B5" w:rsidRDefault="00257CFD" w:rsidP="00257CFD">
      <w:pPr>
        <w:spacing w:before="15"/>
        <w:ind w:left="2401"/>
        <w:rPr>
          <w:rFonts w:ascii="Arial" w:hAnsi="Arial" w:cs="Arial"/>
          <w:sz w:val="18"/>
        </w:rPr>
      </w:pPr>
      <w:r w:rsidRPr="001058B5">
        <w:rPr>
          <w:rFonts w:ascii="Arial" w:hAnsi="Arial" w:cs="Arial"/>
          <w:w w:val="95"/>
          <w:sz w:val="18"/>
        </w:rPr>
        <w:t>v_code := SQLCODE;</w:t>
      </w:r>
    </w:p>
    <w:p w14:paraId="22823519" w14:textId="77777777" w:rsidR="00257CFD" w:rsidRPr="001058B5" w:rsidRDefault="00257CFD" w:rsidP="00257CFD">
      <w:pPr>
        <w:spacing w:before="17"/>
        <w:ind w:left="2401"/>
        <w:rPr>
          <w:rFonts w:ascii="Arial" w:hAnsi="Arial" w:cs="Arial"/>
          <w:sz w:val="18"/>
        </w:rPr>
      </w:pPr>
      <w:r w:rsidRPr="001058B5">
        <w:rPr>
          <w:rFonts w:ascii="Arial" w:hAnsi="Arial" w:cs="Arial"/>
          <w:w w:val="95"/>
          <w:sz w:val="18"/>
        </w:rPr>
        <w:t>v_errm := SUBSTR(SQLERRM, 1 , 64);</w:t>
      </w:r>
    </w:p>
    <w:p w14:paraId="783BC47D"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 Invoke another procedure,</w:t>
      </w:r>
    </w:p>
    <w:p w14:paraId="27EDE965" w14:textId="77777777" w:rsidR="00257CFD" w:rsidRPr="001058B5" w:rsidRDefault="00257CFD" w:rsidP="00257CFD">
      <w:pPr>
        <w:spacing w:before="15"/>
        <w:ind w:left="2307"/>
        <w:rPr>
          <w:rFonts w:ascii="Arial" w:hAnsi="Arial" w:cs="Arial"/>
          <w:sz w:val="18"/>
        </w:rPr>
      </w:pPr>
      <w:r w:rsidRPr="001058B5">
        <w:rPr>
          <w:rFonts w:ascii="Arial" w:hAnsi="Arial" w:cs="Arial"/>
          <w:w w:val="95"/>
          <w:sz w:val="18"/>
        </w:rPr>
        <w:t>-- declared with PRAGMA AUTONOMOUS_TRANSACTION,</w:t>
      </w:r>
    </w:p>
    <w:p w14:paraId="6D1F9670" w14:textId="77777777" w:rsidR="00257CFD" w:rsidRPr="001058B5" w:rsidRDefault="00257CFD" w:rsidP="00257CFD">
      <w:pPr>
        <w:spacing w:before="17"/>
        <w:ind w:left="2307"/>
        <w:rPr>
          <w:rFonts w:ascii="Arial" w:hAnsi="Arial" w:cs="Arial"/>
          <w:sz w:val="18"/>
        </w:rPr>
      </w:pPr>
      <w:r w:rsidRPr="001058B5">
        <w:rPr>
          <w:rFonts w:ascii="Arial" w:hAnsi="Arial" w:cs="Arial"/>
          <w:w w:val="95"/>
          <w:sz w:val="18"/>
        </w:rPr>
        <w:t>-- to insert information about errors.</w:t>
      </w:r>
    </w:p>
    <w:p w14:paraId="6FDB4337" w14:textId="77777777" w:rsidR="00257CFD" w:rsidRPr="001058B5" w:rsidRDefault="00257CFD" w:rsidP="00257CFD">
      <w:pPr>
        <w:spacing w:before="16" w:line="259" w:lineRule="auto"/>
        <w:ind w:left="1752" w:right="1960" w:firstLine="92"/>
        <w:rPr>
          <w:rFonts w:ascii="Arial" w:hAnsi="Arial" w:cs="Arial"/>
          <w:sz w:val="18"/>
        </w:rPr>
      </w:pPr>
      <w:r w:rsidRPr="001058B5">
        <w:rPr>
          <w:rFonts w:ascii="Arial" w:hAnsi="Arial" w:cs="Arial"/>
          <w:w w:val="90"/>
          <w:sz w:val="18"/>
        </w:rPr>
        <w:t>INSERT</w:t>
      </w:r>
      <w:r w:rsidRPr="001058B5">
        <w:rPr>
          <w:rFonts w:ascii="Arial" w:hAnsi="Arial" w:cs="Arial"/>
          <w:spacing w:val="-52"/>
          <w:w w:val="90"/>
          <w:sz w:val="18"/>
        </w:rPr>
        <w:t xml:space="preserve"> </w:t>
      </w:r>
      <w:r w:rsidRPr="001058B5">
        <w:rPr>
          <w:rFonts w:ascii="Arial" w:hAnsi="Arial" w:cs="Arial"/>
          <w:w w:val="90"/>
          <w:sz w:val="18"/>
        </w:rPr>
        <w:t>INTO</w:t>
      </w:r>
      <w:r w:rsidRPr="001058B5">
        <w:rPr>
          <w:rFonts w:ascii="Arial" w:hAnsi="Arial" w:cs="Arial"/>
          <w:spacing w:val="-52"/>
          <w:w w:val="90"/>
          <w:sz w:val="18"/>
        </w:rPr>
        <w:t xml:space="preserve"> </w:t>
      </w:r>
      <w:r w:rsidRPr="001058B5">
        <w:rPr>
          <w:rFonts w:ascii="Arial" w:hAnsi="Arial" w:cs="Arial"/>
          <w:w w:val="90"/>
          <w:sz w:val="18"/>
        </w:rPr>
        <w:t>sec_mgr.errors</w:t>
      </w:r>
      <w:r w:rsidRPr="001058B5">
        <w:rPr>
          <w:rFonts w:ascii="Arial" w:hAnsi="Arial" w:cs="Arial"/>
          <w:spacing w:val="-53"/>
          <w:w w:val="90"/>
          <w:sz w:val="18"/>
        </w:rPr>
        <w:t xml:space="preserve"> </w:t>
      </w:r>
      <w:r w:rsidRPr="001058B5">
        <w:rPr>
          <w:rFonts w:ascii="Arial" w:hAnsi="Arial" w:cs="Arial"/>
          <w:w w:val="90"/>
          <w:sz w:val="18"/>
        </w:rPr>
        <w:t>VALUES</w:t>
      </w:r>
      <w:r w:rsidRPr="001058B5">
        <w:rPr>
          <w:rFonts w:ascii="Arial" w:hAnsi="Arial" w:cs="Arial"/>
          <w:spacing w:val="-53"/>
          <w:w w:val="90"/>
          <w:sz w:val="18"/>
        </w:rPr>
        <w:t xml:space="preserve"> </w:t>
      </w:r>
      <w:r w:rsidRPr="001058B5">
        <w:rPr>
          <w:rFonts w:ascii="Arial" w:hAnsi="Arial" w:cs="Arial"/>
          <w:w w:val="90"/>
          <w:sz w:val="18"/>
        </w:rPr>
        <w:t>(v_code,</w:t>
      </w:r>
      <w:r w:rsidRPr="001058B5">
        <w:rPr>
          <w:rFonts w:ascii="Arial" w:hAnsi="Arial" w:cs="Arial"/>
          <w:spacing w:val="-53"/>
          <w:w w:val="90"/>
          <w:sz w:val="18"/>
        </w:rPr>
        <w:t xml:space="preserve"> </w:t>
      </w:r>
      <w:r w:rsidRPr="001058B5">
        <w:rPr>
          <w:rFonts w:ascii="Arial" w:hAnsi="Arial" w:cs="Arial"/>
          <w:w w:val="90"/>
          <w:sz w:val="18"/>
        </w:rPr>
        <w:t>v_errm,</w:t>
      </w:r>
      <w:r w:rsidRPr="001058B5">
        <w:rPr>
          <w:rFonts w:ascii="Arial" w:hAnsi="Arial" w:cs="Arial"/>
          <w:spacing w:val="-53"/>
          <w:w w:val="90"/>
          <w:sz w:val="18"/>
        </w:rPr>
        <w:t xml:space="preserve"> </w:t>
      </w:r>
      <w:r w:rsidRPr="001058B5">
        <w:rPr>
          <w:rFonts w:ascii="Arial" w:hAnsi="Arial" w:cs="Arial"/>
          <w:w w:val="90"/>
          <w:sz w:val="18"/>
        </w:rPr>
        <w:t xml:space="preserve">SYSTIMESTAMP); </w:t>
      </w:r>
      <w:r w:rsidRPr="001058B5">
        <w:rPr>
          <w:rFonts w:ascii="Arial" w:hAnsi="Arial" w:cs="Arial"/>
          <w:w w:val="95"/>
          <w:sz w:val="18"/>
        </w:rPr>
        <w:t>END;</w:t>
      </w:r>
    </w:p>
    <w:p w14:paraId="49AE90F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48FD0510" w14:textId="77777777" w:rsidR="00257CFD" w:rsidRPr="001058B5" w:rsidRDefault="00257CFD" w:rsidP="00257CFD">
      <w:pPr>
        <w:pStyle w:val="BodyText"/>
        <w:spacing w:before="8"/>
        <w:rPr>
          <w:rFonts w:ascii="Arial" w:hAnsi="Arial" w:cs="Arial"/>
          <w:sz w:val="18"/>
        </w:rPr>
      </w:pPr>
    </w:p>
    <w:p w14:paraId="2DB817C5" w14:textId="77777777" w:rsidR="00257CFD" w:rsidRPr="001058B5" w:rsidRDefault="008D1AB8" w:rsidP="00257CFD">
      <w:pPr>
        <w:pStyle w:val="BodyText"/>
        <w:spacing w:line="232" w:lineRule="auto"/>
        <w:ind w:left="1660" w:right="700"/>
        <w:rPr>
          <w:rFonts w:ascii="Arial" w:hAnsi="Arial" w:cs="Arial"/>
          <w:sz w:val="25"/>
        </w:rPr>
      </w:pPr>
      <w:hyperlink w:anchor="_bookmark1203" w:history="1">
        <w:r w:rsidR="00257CFD">
          <w:rPr>
            <w:rFonts w:ascii="Arial" w:hAnsi="Arial" w:cs="Arial"/>
            <w:color w:val="0000CC"/>
            <w:lang w:val="vi-VN"/>
          </w:rPr>
          <w:t>Ví dụ</w:t>
        </w:r>
        <w:r w:rsidR="00257CFD" w:rsidRPr="001058B5">
          <w:rPr>
            <w:rFonts w:ascii="Arial" w:hAnsi="Arial" w:cs="Arial"/>
            <w:color w:val="0000CC"/>
          </w:rPr>
          <w:t xml:space="preserve"> 6–6 </w:t>
        </w:r>
      </w:hyperlink>
      <w:r w:rsidR="00257CFD">
        <w:rPr>
          <w:rFonts w:ascii="Arial" w:hAnsi="Arial" w:cs="Arial"/>
          <w:color w:val="0000CC"/>
          <w:lang w:val="vi-VN"/>
        </w:rPr>
        <w:t xml:space="preserve">   </w:t>
      </w:r>
      <w:r w:rsidR="00257CFD" w:rsidRPr="00C27AC1">
        <w:rPr>
          <w:rFonts w:ascii="Arial" w:hAnsi="Arial" w:cs="Arial"/>
        </w:rPr>
        <w:t>cho thấy cách tạo logon trigger</w:t>
      </w:r>
      <w:r w:rsidR="00257CFD">
        <w:rPr>
          <w:rFonts w:ascii="Arial" w:hAnsi="Arial" w:cs="Arial"/>
          <w:lang w:val="vi-VN"/>
        </w:rPr>
        <w:t xml:space="preserve"> </w:t>
      </w:r>
      <w:r w:rsidR="00257CFD" w:rsidRPr="00C27AC1">
        <w:rPr>
          <w:rFonts w:ascii="Arial" w:hAnsi="Arial" w:cs="Arial"/>
        </w:rPr>
        <w:t>giống nhau cho một môi trường phát triển, trong đó bạn có thể muốn xuất các lỗi user session</w:t>
      </w:r>
      <w:r w:rsidR="00257CFD">
        <w:rPr>
          <w:rFonts w:ascii="Arial" w:hAnsi="Arial" w:cs="Arial"/>
          <w:lang w:val="vi-VN"/>
        </w:rPr>
        <w:t xml:space="preserve"> </w:t>
      </w:r>
      <w:r w:rsidR="00257CFD" w:rsidRPr="00C27AC1">
        <w:rPr>
          <w:rFonts w:ascii="Arial" w:hAnsi="Arial" w:cs="Arial"/>
        </w:rPr>
        <w:t>cho các mục đích gỡ lỗi</w:t>
      </w:r>
    </w:p>
    <w:p w14:paraId="0A74BC0F" w14:textId="77777777" w:rsidR="00257CFD" w:rsidRPr="001058B5" w:rsidRDefault="00257CFD" w:rsidP="00257CFD">
      <w:pPr>
        <w:ind w:left="1660"/>
        <w:rPr>
          <w:rFonts w:ascii="Arial" w:hAnsi="Arial" w:cs="Arial"/>
          <w:b/>
          <w:i/>
          <w:sz w:val="18"/>
        </w:rPr>
      </w:pPr>
      <w:bookmarkStart w:id="944" w:name="_bookmark1203"/>
      <w:bookmarkEnd w:id="944"/>
      <w:r w:rsidRPr="001058B5">
        <w:rPr>
          <w:rFonts w:ascii="Arial" w:hAnsi="Arial" w:cs="Arial"/>
          <w:b/>
          <w:i/>
          <w:sz w:val="18"/>
        </w:rPr>
        <w:t>Example 6–6 Creating a Logon Trigger for a Development Environment</w:t>
      </w:r>
    </w:p>
    <w:p w14:paraId="3B5F369C" w14:textId="77777777" w:rsidR="00257CFD" w:rsidRPr="001058B5" w:rsidRDefault="00257CFD" w:rsidP="00257CFD">
      <w:pPr>
        <w:spacing w:before="112" w:line="259" w:lineRule="auto"/>
        <w:ind w:left="1752" w:right="5304" w:hanging="93"/>
        <w:rPr>
          <w:rFonts w:ascii="Arial" w:hAnsi="Arial" w:cs="Arial"/>
          <w:sz w:val="18"/>
        </w:rPr>
      </w:pPr>
      <w:r w:rsidRPr="001058B5">
        <w:rPr>
          <w:rFonts w:ascii="Arial" w:hAnsi="Arial" w:cs="Arial"/>
          <w:w w:val="85"/>
          <w:sz w:val="18"/>
        </w:rPr>
        <w:t xml:space="preserve">CREATE TRIGGER set_empno_ctx_trig </w:t>
      </w:r>
      <w:r w:rsidRPr="001058B5">
        <w:rPr>
          <w:rFonts w:ascii="Arial" w:hAnsi="Arial" w:cs="Arial"/>
          <w:w w:val="95"/>
          <w:sz w:val="18"/>
        </w:rPr>
        <w:t>AFTER LOGON ON DATABASE</w:t>
      </w:r>
    </w:p>
    <w:p w14:paraId="4EBECA20" w14:textId="77777777" w:rsidR="00257CFD" w:rsidRPr="001058B5" w:rsidRDefault="00257CFD" w:rsidP="00257CFD">
      <w:pPr>
        <w:ind w:left="1752"/>
        <w:rPr>
          <w:rFonts w:ascii="Arial" w:hAnsi="Arial" w:cs="Arial"/>
          <w:sz w:val="18"/>
        </w:rPr>
      </w:pPr>
      <w:r w:rsidRPr="001058B5">
        <w:rPr>
          <w:rFonts w:ascii="Arial" w:hAnsi="Arial" w:cs="Arial"/>
          <w:w w:val="95"/>
          <w:sz w:val="18"/>
        </w:rPr>
        <w:t>BEGIN</w:t>
      </w:r>
    </w:p>
    <w:p w14:paraId="085D0419" w14:textId="77777777" w:rsidR="00257CFD" w:rsidRPr="001058B5" w:rsidRDefault="00257CFD" w:rsidP="00257CFD">
      <w:pPr>
        <w:spacing w:before="16" w:line="259" w:lineRule="auto"/>
        <w:ind w:left="1752" w:right="3970"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EXCEPTION</w:t>
      </w:r>
    </w:p>
    <w:p w14:paraId="7372D7B8" w14:textId="77777777" w:rsidR="00257CFD" w:rsidRPr="001058B5" w:rsidRDefault="00257CFD" w:rsidP="00257CFD">
      <w:pPr>
        <w:spacing w:line="259" w:lineRule="auto"/>
        <w:ind w:left="1937" w:right="4739" w:hanging="93"/>
        <w:rPr>
          <w:rFonts w:ascii="Arial" w:hAnsi="Arial" w:cs="Arial"/>
          <w:sz w:val="18"/>
        </w:rPr>
      </w:pPr>
      <w:r w:rsidRPr="001058B5">
        <w:rPr>
          <w:rFonts w:ascii="Arial" w:hAnsi="Arial" w:cs="Arial"/>
          <w:w w:val="95"/>
          <w:sz w:val="18"/>
        </w:rPr>
        <w:t xml:space="preserve">WHEN OTHERS THEN </w:t>
      </w:r>
      <w:r w:rsidRPr="001058B5">
        <w:rPr>
          <w:rFonts w:ascii="Arial" w:hAnsi="Arial" w:cs="Arial"/>
          <w:w w:val="85"/>
          <w:sz w:val="18"/>
        </w:rPr>
        <w:t>RAISE_APPLICATION_ERROR(</w:t>
      </w:r>
    </w:p>
    <w:p w14:paraId="17CAA73B" w14:textId="77777777" w:rsidR="00257CFD" w:rsidRPr="001058B5" w:rsidRDefault="00257CFD" w:rsidP="00257CFD">
      <w:pPr>
        <w:spacing w:line="259" w:lineRule="auto"/>
        <w:ind w:left="1752" w:right="848" w:firstLine="278"/>
        <w:rPr>
          <w:rFonts w:ascii="Arial" w:hAnsi="Arial" w:cs="Arial"/>
          <w:sz w:val="18"/>
        </w:rPr>
      </w:pPr>
      <w:r w:rsidRPr="001058B5">
        <w:rPr>
          <w:rFonts w:ascii="Arial" w:hAnsi="Arial" w:cs="Arial"/>
          <w:w w:val="85"/>
          <w:sz w:val="18"/>
        </w:rPr>
        <w:t xml:space="preserve">-20000, 'Trigger sysadmin_ctx.set_empno_ctx_trig violation. Login denied.'); </w:t>
      </w:r>
      <w:r w:rsidRPr="001058B5">
        <w:rPr>
          <w:rFonts w:ascii="Arial" w:hAnsi="Arial" w:cs="Arial"/>
          <w:w w:val="95"/>
          <w:sz w:val="18"/>
        </w:rPr>
        <w:t>END;</w:t>
      </w:r>
    </w:p>
    <w:p w14:paraId="547E3FC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0A626C40" w14:textId="77777777" w:rsidR="00257CFD" w:rsidRPr="001058B5" w:rsidRDefault="00257CFD" w:rsidP="00257CFD">
      <w:pPr>
        <w:pStyle w:val="BodyText"/>
        <w:spacing w:before="2"/>
        <w:rPr>
          <w:rFonts w:ascii="Arial" w:hAnsi="Arial" w:cs="Arial"/>
          <w:sz w:val="18"/>
        </w:rPr>
      </w:pPr>
    </w:p>
    <w:p w14:paraId="7CDF7F61" w14:textId="77777777" w:rsidR="00257CFD" w:rsidRDefault="00257CFD" w:rsidP="00257CFD">
      <w:pPr>
        <w:pStyle w:val="ListParagraph"/>
        <w:numPr>
          <w:ilvl w:val="1"/>
          <w:numId w:val="137"/>
        </w:numPr>
        <w:tabs>
          <w:tab w:val="left" w:pos="2020"/>
        </w:tabs>
        <w:spacing w:before="121" w:line="232" w:lineRule="auto"/>
        <w:ind w:right="976" w:hanging="359"/>
        <w:rPr>
          <w:rFonts w:ascii="Arial" w:hAnsi="Arial" w:cs="Arial"/>
          <w:sz w:val="20"/>
        </w:rPr>
      </w:pPr>
      <w:r w:rsidRPr="001058B5">
        <w:rPr>
          <w:rFonts w:ascii="Arial" w:hAnsi="Arial" w:cs="Arial"/>
          <w:b/>
          <w:sz w:val="20"/>
        </w:rPr>
        <w:t>Be aware of situations in which if you have a changing set of books, or if positions</w:t>
      </w:r>
      <w:r w:rsidRPr="001058B5">
        <w:rPr>
          <w:rFonts w:ascii="Arial" w:hAnsi="Arial" w:cs="Arial"/>
          <w:b/>
          <w:spacing w:val="-4"/>
          <w:sz w:val="20"/>
        </w:rPr>
        <w:t xml:space="preserve"> </w:t>
      </w:r>
      <w:r w:rsidRPr="001058B5">
        <w:rPr>
          <w:rFonts w:ascii="Arial" w:hAnsi="Arial" w:cs="Arial"/>
          <w:b/>
          <w:sz w:val="20"/>
        </w:rPr>
        <w:t>change</w:t>
      </w:r>
      <w:r w:rsidRPr="001058B5">
        <w:rPr>
          <w:rFonts w:ascii="Arial" w:hAnsi="Arial" w:cs="Arial"/>
          <w:b/>
          <w:spacing w:val="-4"/>
          <w:sz w:val="20"/>
        </w:rPr>
        <w:t xml:space="preserve"> </w:t>
      </w:r>
      <w:r w:rsidRPr="001058B5">
        <w:rPr>
          <w:rFonts w:ascii="Arial" w:hAnsi="Arial" w:cs="Arial"/>
          <w:b/>
          <w:sz w:val="20"/>
        </w:rPr>
        <w:t>constantly.</w:t>
      </w:r>
      <w:r w:rsidRPr="001058B5">
        <w:rPr>
          <w:rFonts w:ascii="Arial" w:hAnsi="Arial" w:cs="Arial"/>
          <w:b/>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these</w:t>
      </w:r>
      <w:r w:rsidRPr="001058B5">
        <w:rPr>
          <w:rFonts w:ascii="Arial" w:hAnsi="Arial" w:cs="Arial"/>
          <w:spacing w:val="-5"/>
          <w:sz w:val="20"/>
        </w:rPr>
        <w:t xml:space="preserve"> </w:t>
      </w:r>
      <w:r w:rsidRPr="001058B5">
        <w:rPr>
          <w:rFonts w:ascii="Arial" w:hAnsi="Arial" w:cs="Arial"/>
          <w:sz w:val="20"/>
        </w:rPr>
        <w:t>cases,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ne</w:t>
      </w:r>
      <w:bookmarkStart w:id="945" w:name="_bookmark1204"/>
      <w:bookmarkEnd w:id="945"/>
      <w:r w:rsidRPr="001058B5">
        <w:rPr>
          <w:rFonts w:ascii="Arial" w:hAnsi="Arial" w:cs="Arial"/>
          <w:sz w:val="20"/>
        </w:rPr>
        <w:t>w</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values</w:t>
      </w:r>
      <w:r w:rsidRPr="001058B5">
        <w:rPr>
          <w:rFonts w:ascii="Arial" w:hAnsi="Arial" w:cs="Arial"/>
          <w:spacing w:val="-3"/>
          <w:sz w:val="20"/>
        </w:rPr>
        <w:t xml:space="preserve"> </w:t>
      </w:r>
      <w:r w:rsidRPr="001058B5">
        <w:rPr>
          <w:rFonts w:ascii="Arial" w:hAnsi="Arial" w:cs="Arial"/>
          <w:sz w:val="20"/>
        </w:rPr>
        <w:t>may</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 xml:space="preserve">be picked up right </w:t>
      </w:r>
      <w:r w:rsidRPr="001058B5">
        <w:rPr>
          <w:rFonts w:ascii="Arial" w:hAnsi="Arial" w:cs="Arial"/>
          <w:spacing w:val="-5"/>
          <w:sz w:val="20"/>
        </w:rPr>
        <w:t xml:space="preserve">away, </w:t>
      </w:r>
      <w:r w:rsidRPr="001058B5">
        <w:rPr>
          <w:rFonts w:ascii="Arial" w:hAnsi="Arial" w:cs="Arial"/>
          <w:sz w:val="20"/>
        </w:rPr>
        <w:t>and you must force a cursor reparse to pick them</w:t>
      </w:r>
      <w:r w:rsidRPr="001058B5">
        <w:rPr>
          <w:rFonts w:ascii="Arial" w:hAnsi="Arial" w:cs="Arial"/>
          <w:spacing w:val="-24"/>
          <w:sz w:val="20"/>
        </w:rPr>
        <w:t xml:space="preserve"> </w:t>
      </w:r>
      <w:r w:rsidRPr="001058B5">
        <w:rPr>
          <w:rFonts w:ascii="Arial" w:hAnsi="Arial" w:cs="Arial"/>
          <w:sz w:val="20"/>
        </w:rPr>
        <w:t>up.</w:t>
      </w:r>
    </w:p>
    <w:p w14:paraId="2526ABEB" w14:textId="77777777" w:rsidR="00257CFD" w:rsidRPr="00C27AC1" w:rsidRDefault="00257CFD" w:rsidP="00257CFD">
      <w:pPr>
        <w:tabs>
          <w:tab w:val="left" w:pos="2020"/>
        </w:tabs>
        <w:spacing w:before="121" w:line="232" w:lineRule="auto"/>
        <w:ind w:left="1660" w:right="976"/>
        <w:rPr>
          <w:rFonts w:ascii="Arial" w:hAnsi="Arial" w:cs="Arial"/>
          <w:sz w:val="20"/>
        </w:rPr>
      </w:pPr>
      <w:r w:rsidRPr="00C27AC1">
        <w:rPr>
          <w:rFonts w:ascii="Arial" w:hAnsi="Arial" w:cs="Arial"/>
          <w:sz w:val="20"/>
        </w:rPr>
        <w:t>Lưu ý những điều dưới đây:</w:t>
      </w:r>
    </w:p>
    <w:p w14:paraId="579E1DA0"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Nếu PL/SQL</w:t>
      </w:r>
      <w:r w:rsidRPr="00C27AC1">
        <w:rPr>
          <w:rFonts w:ascii="Arial" w:hAnsi="Arial" w:cs="Arial"/>
          <w:b/>
          <w:spacing w:val="-4"/>
          <w:sz w:val="20"/>
        </w:rPr>
        <w:t xml:space="preserve"> </w:t>
      </w:r>
      <w:r w:rsidRPr="00C27AC1">
        <w:rPr>
          <w:rFonts w:ascii="Arial" w:hAnsi="Arial" w:cs="Arial"/>
          <w:b/>
          <w:sz w:val="20"/>
        </w:rPr>
        <w:t>package</w:t>
      </w:r>
      <w:r w:rsidRPr="00C27AC1">
        <w:rPr>
          <w:rFonts w:ascii="Arial" w:hAnsi="Arial" w:cs="Arial"/>
          <w:b/>
          <w:spacing w:val="-3"/>
          <w:sz w:val="20"/>
        </w:rPr>
        <w:t xml:space="preserve"> </w:t>
      </w:r>
      <w:r w:rsidRPr="00C27AC1">
        <w:rPr>
          <w:rFonts w:ascii="Arial" w:hAnsi="Arial" w:cs="Arial"/>
          <w:b/>
          <w:sz w:val="20"/>
        </w:rPr>
        <w:t>procedure</w:t>
      </w:r>
      <w:r w:rsidRPr="00C27AC1">
        <w:rPr>
          <w:rFonts w:ascii="Arial" w:hAnsi="Arial" w:cs="Arial"/>
          <w:b/>
          <w:spacing w:val="-3"/>
          <w:sz w:val="20"/>
        </w:rPr>
        <w:t xml:space="preserve"> </w:t>
      </w:r>
      <w:r w:rsidRPr="00C27AC1">
        <w:rPr>
          <w:rFonts w:ascii="Arial" w:hAnsi="Arial" w:cs="Arial"/>
          <w:b/>
          <w:sz w:val="20"/>
        </w:rPr>
        <w:t>được kích hoạt bởi logon</w:t>
      </w:r>
      <w:r w:rsidRPr="00C27AC1">
        <w:rPr>
          <w:rFonts w:ascii="Arial" w:hAnsi="Arial" w:cs="Arial"/>
          <w:b/>
          <w:spacing w:val="-4"/>
          <w:sz w:val="20"/>
        </w:rPr>
        <w:t xml:space="preserve"> </w:t>
      </w:r>
      <w:r w:rsidRPr="00C27AC1">
        <w:rPr>
          <w:rFonts w:ascii="Arial" w:hAnsi="Arial" w:cs="Arial"/>
          <w:b/>
          <w:sz w:val="20"/>
        </w:rPr>
        <w:t>trigger</w:t>
      </w:r>
      <w:r w:rsidRPr="00C27AC1">
        <w:rPr>
          <w:rFonts w:ascii="Arial" w:hAnsi="Arial" w:cs="Arial"/>
          <w:b/>
          <w:sz w:val="20"/>
          <w:lang w:val="vi-VN"/>
        </w:rPr>
        <w:t xml:space="preserve"> </w:t>
      </w:r>
      <w:r w:rsidRPr="00C27AC1">
        <w:rPr>
          <w:rFonts w:ascii="Arial" w:hAnsi="Arial" w:cs="Arial"/>
          <w:b/>
          <w:sz w:val="20"/>
        </w:rPr>
        <w:t xml:space="preserve"> có bất kỳ ngoại lệ </w:t>
      </w:r>
      <w:r w:rsidRPr="00C27AC1">
        <w:rPr>
          <w:rFonts w:ascii="Arial" w:hAnsi="Arial" w:cs="Arial"/>
          <w:b/>
          <w:sz w:val="20"/>
          <w:lang w:val="vi-VN"/>
        </w:rPr>
        <w:t xml:space="preserve">nào </w:t>
      </w:r>
      <w:r w:rsidRPr="00C27AC1">
        <w:rPr>
          <w:rFonts w:ascii="Arial" w:hAnsi="Arial" w:cs="Arial"/>
          <w:b/>
          <w:sz w:val="20"/>
        </w:rPr>
        <w:t>chưa được giải quyết hoặc làm tăng bất kỳ ngoại lệ nào (vì, ví dụ như kiểm tra bảo mật không thành công), thì logon trigger không thành công.</w:t>
      </w:r>
      <w:r w:rsidRPr="00C27AC1">
        <w:rPr>
          <w:rFonts w:ascii="Arial" w:hAnsi="Arial" w:cs="Arial"/>
          <w:sz w:val="20"/>
        </w:rPr>
        <w:t xml:space="preserve"> Khi logon trigger không thành công, đăng nhập không thành công, nghĩa là người dùng bị từ chối quyền đăng nhập vào </w:t>
      </w:r>
      <w:r w:rsidRPr="001058B5">
        <w:rPr>
          <w:rFonts w:ascii="Arial" w:hAnsi="Arial" w:cs="Arial"/>
          <w:sz w:val="20"/>
        </w:rPr>
        <w:t>database</w:t>
      </w:r>
      <w:r>
        <w:rPr>
          <w:rFonts w:ascii="Arial" w:hAnsi="Arial" w:cs="Arial"/>
          <w:sz w:val="20"/>
          <w:lang w:val="vi-VN"/>
        </w:rPr>
        <w:t>.</w:t>
      </w:r>
    </w:p>
    <w:p w14:paraId="67E3795C"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Logon triggers có thể ảnh hưởng đến hiệu suất.</w:t>
      </w:r>
      <w:r w:rsidRPr="00C27AC1">
        <w:rPr>
          <w:rFonts w:ascii="Arial" w:hAnsi="Arial" w:cs="Arial"/>
          <w:sz w:val="20"/>
        </w:rPr>
        <w:t xml:space="preserve"> Ngoài ra, kiểm tra </w:t>
      </w:r>
      <w:r w:rsidRPr="001058B5">
        <w:rPr>
          <w:rFonts w:ascii="Arial" w:hAnsi="Arial" w:cs="Arial"/>
          <w:sz w:val="20"/>
        </w:rPr>
        <w:t>logon trigger</w:t>
      </w:r>
      <w:r w:rsidRPr="001058B5">
        <w:rPr>
          <w:rFonts w:ascii="Arial" w:hAnsi="Arial" w:cs="Arial"/>
          <w:b/>
          <w:sz w:val="20"/>
        </w:rPr>
        <w:t xml:space="preserve"> </w:t>
      </w:r>
      <w:r w:rsidRPr="00C27AC1">
        <w:rPr>
          <w:rFonts w:ascii="Arial" w:hAnsi="Arial" w:cs="Arial"/>
          <w:sz w:val="20"/>
        </w:rPr>
        <w:t xml:space="preserve">trên một người sử dụng </w:t>
      </w:r>
      <w:r w:rsidRPr="001058B5">
        <w:rPr>
          <w:rFonts w:ascii="Arial" w:hAnsi="Arial" w:cs="Arial"/>
          <w:sz w:val="20"/>
        </w:rPr>
        <w:t>schema</w:t>
      </w:r>
      <w:r w:rsidRPr="00C27AC1">
        <w:rPr>
          <w:rFonts w:ascii="Arial" w:hAnsi="Arial" w:cs="Arial"/>
          <w:sz w:val="20"/>
        </w:rPr>
        <w:t xml:space="preserve"> mẫu đầu tiên trước khi tạo nó cho </w:t>
      </w:r>
      <w:r w:rsidRPr="001058B5">
        <w:rPr>
          <w:rFonts w:ascii="Arial" w:hAnsi="Arial" w:cs="Arial"/>
          <w:sz w:val="20"/>
        </w:rPr>
        <w:t>database</w:t>
      </w:r>
      <w:r w:rsidRPr="00C27AC1">
        <w:rPr>
          <w:rFonts w:ascii="Arial" w:hAnsi="Arial" w:cs="Arial"/>
          <w:sz w:val="20"/>
        </w:rPr>
        <w:t>. Bằng cách đó, nếu có lỗi, bạn có thể dễ dàng sửa nó.</w:t>
      </w:r>
    </w:p>
    <w:p w14:paraId="1CB3B064" w14:textId="77777777" w:rsidR="00257CFD"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AD3A16">
        <w:rPr>
          <w:rFonts w:ascii="Arial" w:hAnsi="Arial" w:cs="Arial"/>
          <w:b/>
          <w:sz w:val="20"/>
        </w:rPr>
        <w:t xml:space="preserve">Hãy nhận biết các tình huống trong đó nếu bạn có </w:t>
      </w:r>
      <w:r w:rsidRPr="00AD3A16">
        <w:rPr>
          <w:rFonts w:ascii="Arial" w:hAnsi="Arial" w:cs="Arial"/>
          <w:b/>
          <w:sz w:val="20"/>
          <w:lang w:val="vi-VN"/>
        </w:rPr>
        <w:t xml:space="preserve">thay đổi thiết lập </w:t>
      </w:r>
      <w:r w:rsidRPr="00AD3A16">
        <w:rPr>
          <w:rFonts w:ascii="Arial" w:hAnsi="Arial" w:cs="Arial"/>
          <w:b/>
          <w:sz w:val="20"/>
        </w:rPr>
        <w:t>một bộ sách , hoặc nếu các vị trí thay đổi liên tục</w:t>
      </w:r>
      <w:r w:rsidRPr="00C27AC1">
        <w:rPr>
          <w:rFonts w:ascii="Arial" w:hAnsi="Arial" w:cs="Arial"/>
          <w:sz w:val="20"/>
        </w:rPr>
        <w:t>. Trong những trường hợp này, các giá trị thuộc tính mới có thể không được chọn ngay lập tức và bạn buộc chọn phải chúng</w:t>
      </w:r>
      <w:r>
        <w:rPr>
          <w:rFonts w:ascii="Arial" w:hAnsi="Arial" w:cs="Arial"/>
          <w:sz w:val="20"/>
          <w:lang w:val="vi-VN"/>
        </w:rPr>
        <w:t xml:space="preserve"> để thu gọn con trỏ</w:t>
      </w:r>
      <w:r w:rsidRPr="00C27AC1">
        <w:rPr>
          <w:rFonts w:ascii="Arial" w:hAnsi="Arial" w:cs="Arial"/>
          <w:sz w:val="20"/>
        </w:rPr>
        <w:t>.</w:t>
      </w:r>
    </w:p>
    <w:p w14:paraId="3482AA5F" w14:textId="77777777" w:rsidR="00257CFD" w:rsidRPr="001058B5" w:rsidRDefault="008D1AB8" w:rsidP="00257CFD">
      <w:pPr>
        <w:pStyle w:val="BodyText"/>
        <w:spacing w:before="5"/>
        <w:rPr>
          <w:rFonts w:ascii="Arial" w:hAnsi="Arial" w:cs="Arial"/>
          <w:sz w:val="18"/>
        </w:rPr>
      </w:pPr>
      <w:r>
        <w:rPr>
          <w:rFonts w:ascii="Arial" w:hAnsi="Arial" w:cs="Arial"/>
        </w:rPr>
        <w:pict w14:anchorId="7D9F2D8E">
          <v:group id="_x0000_s1798" style="position:absolute;margin-left:174pt;margin-top:13.4pt;width:300pt;height:2.55pt;z-index:502657776;mso-wrap-distance-left:0;mso-wrap-distance-right:0;mso-position-horizontal-relative:page" coordorigin="3480,268" coordsize="6000,51">
            <v:line id="_x0000_s1799" style="position:absolute" from="3480,271" to="9480,271" strokeweight=".24pt"/>
            <v:line id="_x0000_s1800" style="position:absolute" from="3480,316" to="9480,316" strokeweight=".24pt"/>
            <w10:wrap type="topAndBottom" anchorx="page"/>
          </v:group>
        </w:pict>
      </w:r>
    </w:p>
    <w:p w14:paraId="13CEC147" w14:textId="77777777" w:rsidR="00257CFD" w:rsidRPr="00AD3A16" w:rsidRDefault="00257CFD" w:rsidP="00257CFD">
      <w:pPr>
        <w:pStyle w:val="BodyText"/>
        <w:spacing w:before="27" w:after="107" w:line="230" w:lineRule="auto"/>
        <w:ind w:left="2379" w:right="1985"/>
        <w:rPr>
          <w:rFonts w:ascii="Arial" w:hAnsi="Arial" w:cs="Arial"/>
          <w:sz w:val="19"/>
        </w:rPr>
      </w:pPr>
      <w:r w:rsidRPr="00AD3A16">
        <w:rPr>
          <w:rFonts w:ascii="Arial" w:hAnsi="Arial" w:cs="Arial"/>
          <w:b/>
          <w:sz w:val="19"/>
        </w:rPr>
        <w:t xml:space="preserve">Lưu ý: </w:t>
      </w:r>
      <w:r w:rsidRPr="00AD3A16">
        <w:rPr>
          <w:rFonts w:ascii="Arial" w:hAnsi="Arial" w:cs="Arial"/>
          <w:sz w:val="19"/>
        </w:rPr>
        <w:t xml:space="preserve">Có thể sử dụng </w:t>
      </w:r>
      <w:r w:rsidRPr="001058B5">
        <w:rPr>
          <w:rFonts w:ascii="Arial" w:hAnsi="Arial" w:cs="Arial"/>
        </w:rPr>
        <w:t xml:space="preserve">logon trigger </w:t>
      </w:r>
      <w:r w:rsidRPr="00AD3A16">
        <w:rPr>
          <w:rFonts w:ascii="Arial" w:hAnsi="Arial" w:cs="Arial"/>
          <w:sz w:val="19"/>
        </w:rPr>
        <w:t xml:space="preserve">vì </w:t>
      </w:r>
      <w:r>
        <w:rPr>
          <w:rFonts w:ascii="Arial" w:hAnsi="Arial" w:cs="Arial"/>
          <w:sz w:val="19"/>
          <w:lang w:val="vi-VN"/>
        </w:rPr>
        <w:t xml:space="preserve">ngữ cảnh  người dùng </w:t>
      </w:r>
      <w:r w:rsidRPr="001058B5">
        <w:rPr>
          <w:rFonts w:ascii="Arial" w:hAnsi="Arial" w:cs="Arial"/>
        </w:rPr>
        <w:t xml:space="preserve"> </w:t>
      </w:r>
      <w:r w:rsidRPr="00AD3A16">
        <w:rPr>
          <w:rFonts w:ascii="Arial" w:hAnsi="Arial" w:cs="Arial"/>
          <w:sz w:val="19"/>
        </w:rPr>
        <w:t xml:space="preserve">(thông tin như EMPNO, GROUP, MANAGER) phải được đặt trước khi người </w:t>
      </w:r>
      <w:r>
        <w:rPr>
          <w:rFonts w:ascii="Arial" w:hAnsi="Arial" w:cs="Arial"/>
          <w:sz w:val="19"/>
        </w:rPr>
        <w:t>d</w:t>
      </w:r>
      <w:r>
        <w:rPr>
          <w:rFonts w:ascii="Arial" w:hAnsi="Arial" w:cs="Arial"/>
          <w:sz w:val="19"/>
          <w:lang w:val="vi-VN"/>
        </w:rPr>
        <w:t>ù</w:t>
      </w:r>
      <w:r>
        <w:rPr>
          <w:rFonts w:ascii="Arial" w:hAnsi="Arial" w:cs="Arial"/>
          <w:sz w:val="19"/>
        </w:rPr>
        <w:t>ng</w:t>
      </w:r>
      <w:r>
        <w:rPr>
          <w:rFonts w:ascii="Arial" w:hAnsi="Arial" w:cs="Arial"/>
          <w:sz w:val="19"/>
          <w:lang w:val="vi-VN"/>
        </w:rPr>
        <w:t xml:space="preserve"> </w:t>
      </w:r>
      <w:r w:rsidRPr="00AD3A16">
        <w:rPr>
          <w:rFonts w:ascii="Arial" w:hAnsi="Arial" w:cs="Arial"/>
          <w:sz w:val="19"/>
        </w:rPr>
        <w:t>truy cập bất kỳ dữ liệu nào.</w:t>
      </w:r>
    </w:p>
    <w:p w14:paraId="7DD96E32" w14:textId="77777777" w:rsidR="00257CFD" w:rsidRPr="001058B5" w:rsidRDefault="008D1AB8" w:rsidP="00257CFD">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733A8D9">
          <v:group id="_x0000_s1780" style="width:300pt;height:2.5pt;mso-position-horizontal-relative:char;mso-position-vertical-relative:line" coordsize="6000,50">
            <v:line id="_x0000_s1781" style="position:absolute" from="0,2" to="6000,2" strokeweight=".24pt"/>
            <v:line id="_x0000_s1782" style="position:absolute" from="0,47" to="6000,47" strokeweight=".24pt"/>
            <w10:anchorlock/>
          </v:group>
        </w:pict>
      </w:r>
    </w:p>
    <w:p w14:paraId="19657737" w14:textId="77777777" w:rsidR="00257CFD" w:rsidRPr="001058B5" w:rsidRDefault="00257CFD" w:rsidP="00257CFD">
      <w:pPr>
        <w:pStyle w:val="BodyText"/>
        <w:spacing w:before="5"/>
        <w:rPr>
          <w:rFonts w:ascii="Arial" w:hAnsi="Arial" w:cs="Arial"/>
          <w:sz w:val="9"/>
        </w:rPr>
      </w:pPr>
    </w:p>
    <w:p w14:paraId="649B46FB" w14:textId="77777777" w:rsidR="00257CFD" w:rsidRPr="001058B5" w:rsidRDefault="00257CFD" w:rsidP="00257CFD">
      <w:pPr>
        <w:pStyle w:val="Heading4"/>
        <w:spacing w:before="107"/>
        <w:ind w:left="100"/>
      </w:pPr>
      <w:bookmarkStart w:id="946" w:name="Tutorial:_Creating_and_Using_a_Database_"/>
      <w:bookmarkStart w:id="947" w:name="_bookmark1206"/>
      <w:bookmarkEnd w:id="946"/>
      <w:bookmarkEnd w:id="947"/>
      <w:r>
        <w:t xml:space="preserve">Hướng dẫn </w:t>
      </w:r>
      <w:r w:rsidRPr="001058B5">
        <w:t xml:space="preserve">: </w:t>
      </w:r>
      <w:r>
        <w:t xml:space="preserve">Tạo và sử dụng </w:t>
      </w:r>
      <w:r w:rsidRPr="001058B5">
        <w:t>Application Context</w:t>
      </w:r>
      <w:r>
        <w:t xml:space="preserve"> dựa trên </w:t>
      </w:r>
      <w:r w:rsidRPr="001058B5">
        <w:t xml:space="preserve"> Database Session</w:t>
      </w:r>
    </w:p>
    <w:p w14:paraId="33FEE865" w14:textId="77777777" w:rsidR="00257CFD" w:rsidRPr="001058B5" w:rsidRDefault="00257CFD" w:rsidP="00257CFD">
      <w:pPr>
        <w:pStyle w:val="BodyText"/>
        <w:spacing w:before="73"/>
        <w:ind w:left="1660"/>
        <w:rPr>
          <w:rFonts w:ascii="Arial" w:hAnsi="Arial" w:cs="Arial"/>
        </w:rPr>
      </w:pPr>
      <w:r w:rsidRPr="001058B5">
        <w:rPr>
          <w:rFonts w:ascii="Arial" w:hAnsi="Arial" w:cs="Arial"/>
        </w:rPr>
        <w:t>This section contains:</w:t>
      </w:r>
    </w:p>
    <w:p w14:paraId="55264308"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37E669AA" w14:textId="77777777" w:rsidR="00257CFD" w:rsidRPr="001058B5" w:rsidRDefault="00257CFD" w:rsidP="00257CFD">
      <w:pPr>
        <w:pStyle w:val="BodyText"/>
        <w:spacing w:before="5"/>
        <w:rPr>
          <w:rFonts w:ascii="Arial" w:hAnsi="Arial" w:cs="Arial"/>
          <w:sz w:val="25"/>
        </w:rPr>
      </w:pPr>
    </w:p>
    <w:p w14:paraId="1D707DD8"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Pr>
          <w:rFonts w:ascii="Arial" w:hAnsi="Arial" w:cs="Arial"/>
          <w:color w:val="365F91" w:themeColor="accent1" w:themeShade="BF"/>
          <w:sz w:val="20"/>
        </w:rPr>
        <w:t xml:space="preserve"> </w:t>
      </w:r>
      <w:r w:rsidRPr="006B2899">
        <w:rPr>
          <w:rFonts w:ascii="Arial" w:hAnsi="Arial" w:cs="Arial"/>
          <w:color w:val="365F91" w:themeColor="accent1" w:themeShade="BF"/>
          <w:sz w:val="20"/>
        </w:rPr>
        <w:t xml:space="preserve">Bước 1: Tạo tài khoản người dùng và đảm bảo người dùng SCOTT đang hoạt </w:t>
      </w:r>
      <w:r>
        <w:rPr>
          <w:rFonts w:ascii="Arial" w:hAnsi="Arial" w:cs="Arial"/>
          <w:color w:val="365F91" w:themeColor="accent1" w:themeShade="BF"/>
          <w:sz w:val="20"/>
        </w:rPr>
        <w:t xml:space="preserve">      </w:t>
      </w:r>
      <w:r w:rsidRPr="006B2899">
        <w:rPr>
          <w:rFonts w:ascii="Arial" w:hAnsi="Arial" w:cs="Arial"/>
          <w:color w:val="365F91" w:themeColor="accent1" w:themeShade="BF"/>
          <w:sz w:val="20"/>
        </w:rPr>
        <w:t>động</w:t>
      </w:r>
    </w:p>
    <w:p w14:paraId="7F988E33"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2: Tạo Application Context dựa trên Database Session</w:t>
      </w:r>
    </w:p>
    <w:p w14:paraId="1A94265A"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3: Tạo một gói để truy xuất dữ liệu Session và đặt Application Context</w:t>
      </w:r>
    </w:p>
    <w:p w14:paraId="40900CDB"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4: Tạo Logon Trigger cho Package </w:t>
      </w:r>
    </w:p>
    <w:p w14:paraId="714A164E" w14:textId="77777777" w:rsidR="00257CFD" w:rsidRDefault="00257CFD" w:rsidP="00257CFD">
      <w:pPr>
        <w:pStyle w:val="ListParagraph"/>
        <w:numPr>
          <w:ilvl w:val="2"/>
          <w:numId w:val="137"/>
        </w:numPr>
        <w:tabs>
          <w:tab w:val="left" w:pos="2620"/>
        </w:tabs>
        <w:rPr>
          <w:rFonts w:ascii="Arial" w:hAnsi="Arial" w:cs="Arial"/>
          <w:color w:val="365F91" w:themeColor="accent1" w:themeShade="BF"/>
          <w:sz w:val="20"/>
        </w:rPr>
      </w:pPr>
      <w:r>
        <w:rPr>
          <w:rFonts w:ascii="Arial" w:hAnsi="Arial" w:cs="Arial"/>
          <w:color w:val="365F91" w:themeColor="accent1" w:themeShade="BF"/>
          <w:sz w:val="20"/>
        </w:rPr>
        <w:t xml:space="preserve"> </w:t>
      </w:r>
      <w:hyperlink w:anchor="_bookmark1216" w:history="1">
        <w:r w:rsidRPr="006B2899">
          <w:rPr>
            <w:rFonts w:ascii="Arial" w:hAnsi="Arial" w:cs="Arial"/>
            <w:color w:val="365F91" w:themeColor="accent1" w:themeShade="BF"/>
            <w:sz w:val="20"/>
          </w:rPr>
          <w:t xml:space="preserve">Bước 5: </w:t>
        </w:r>
        <w:r w:rsidRPr="006B2899">
          <w:rPr>
            <w:rFonts w:ascii="Arial" w:hAnsi="Arial" w:cs="Arial"/>
            <w:color w:val="365F91" w:themeColor="accent1" w:themeShade="BF"/>
            <w:spacing w:val="-5"/>
            <w:sz w:val="20"/>
          </w:rPr>
          <w:t xml:space="preserve">Test </w:t>
        </w:r>
        <w:r w:rsidRPr="006B2899">
          <w:rPr>
            <w:rFonts w:ascii="Arial" w:hAnsi="Arial" w:cs="Arial"/>
            <w:color w:val="365F91" w:themeColor="accent1" w:themeShade="BF"/>
            <w:sz w:val="20"/>
          </w:rPr>
          <w:t>the Application</w:t>
        </w:r>
        <w:r w:rsidRPr="006B2899">
          <w:rPr>
            <w:rFonts w:ascii="Arial" w:hAnsi="Arial" w:cs="Arial"/>
            <w:color w:val="365F91" w:themeColor="accent1" w:themeShade="BF"/>
            <w:spacing w:val="3"/>
            <w:sz w:val="20"/>
          </w:rPr>
          <w:t xml:space="preserve"> </w:t>
        </w:r>
        <w:r w:rsidRPr="006B2899">
          <w:rPr>
            <w:rFonts w:ascii="Arial" w:hAnsi="Arial" w:cs="Arial"/>
            <w:color w:val="365F91" w:themeColor="accent1" w:themeShade="BF"/>
            <w:sz w:val="20"/>
          </w:rPr>
          <w:t>Context</w:t>
        </w:r>
      </w:hyperlink>
    </w:p>
    <w:p w14:paraId="4246ABFE" w14:textId="77777777" w:rsidR="00257CFD" w:rsidRPr="004279B2" w:rsidRDefault="00257CFD" w:rsidP="00257CFD">
      <w:pPr>
        <w:pStyle w:val="ListParagraph"/>
        <w:numPr>
          <w:ilvl w:val="2"/>
          <w:numId w:val="137"/>
        </w:numPr>
        <w:tabs>
          <w:tab w:val="left" w:pos="2620"/>
        </w:tabs>
        <w:rPr>
          <w:rFonts w:ascii="Arial" w:hAnsi="Arial" w:cs="Arial"/>
          <w:color w:val="365F91" w:themeColor="accent1" w:themeShade="BF"/>
          <w:sz w:val="20"/>
        </w:rPr>
      </w:pPr>
      <w:r w:rsidRPr="004279B2">
        <w:rPr>
          <w:color w:val="365F91" w:themeColor="accent1" w:themeShade="BF"/>
          <w:sz w:val="20"/>
        </w:rPr>
        <w:t xml:space="preserve"> B</w:t>
      </w:r>
      <w:r w:rsidRPr="004279B2">
        <w:rPr>
          <w:rFonts w:ascii="Cambria" w:hAnsi="Cambria" w:cs="Cambria"/>
          <w:color w:val="365F91" w:themeColor="accent1" w:themeShade="BF"/>
          <w:sz w:val="20"/>
        </w:rPr>
        <w:t>ướ</w:t>
      </w:r>
      <w:r w:rsidRPr="004279B2">
        <w:rPr>
          <w:color w:val="365F91" w:themeColor="accent1" w:themeShade="BF"/>
          <w:sz w:val="20"/>
        </w:rPr>
        <w:t>c 6: Xóa các thành ph</w:t>
      </w:r>
      <w:r w:rsidRPr="004279B2">
        <w:rPr>
          <w:rFonts w:ascii="Cambria" w:hAnsi="Cambria" w:cs="Cambria"/>
          <w:color w:val="365F91" w:themeColor="accent1" w:themeShade="BF"/>
          <w:sz w:val="20"/>
        </w:rPr>
        <w:t>ầ</w:t>
      </w:r>
      <w:r w:rsidRPr="004279B2">
        <w:rPr>
          <w:color w:val="365F91" w:themeColor="accent1" w:themeShade="BF"/>
          <w:sz w:val="20"/>
        </w:rPr>
        <w:t xml:space="preserve">n cho </w:t>
      </w:r>
      <w:r w:rsidRPr="004279B2">
        <w:rPr>
          <w:color w:val="365F91" w:themeColor="accent1" w:themeShade="BF"/>
          <w:sz w:val="20"/>
          <w:szCs w:val="20"/>
        </w:rPr>
        <w:t>Tutorial</w:t>
      </w:r>
    </w:p>
    <w:p w14:paraId="2C40FA47" w14:textId="77777777" w:rsidR="00257CFD" w:rsidRPr="001058B5" w:rsidRDefault="00257CFD" w:rsidP="00257CFD">
      <w:pPr>
        <w:pStyle w:val="BodyText"/>
        <w:spacing w:before="2"/>
        <w:rPr>
          <w:rFonts w:ascii="Arial" w:hAnsi="Arial" w:cs="Arial"/>
          <w:sz w:val="23"/>
        </w:rPr>
      </w:pPr>
    </w:p>
    <w:p w14:paraId="53CE48D0" w14:textId="77777777" w:rsidR="00257CFD" w:rsidRPr="001058B5" w:rsidRDefault="00257CFD" w:rsidP="00257CFD">
      <w:pPr>
        <w:pStyle w:val="Heading6"/>
      </w:pPr>
      <w:bookmarkStart w:id="948" w:name="_bookmark1207"/>
      <w:bookmarkStart w:id="949" w:name="_bookmark1208"/>
      <w:bookmarkEnd w:id="948"/>
      <w:bookmarkEnd w:id="949"/>
      <w:r w:rsidRPr="001058B5">
        <w:t>A</w:t>
      </w:r>
      <w:bookmarkStart w:id="950" w:name="_bookmark1209"/>
      <w:bookmarkEnd w:id="950"/>
      <w:r w:rsidRPr="001058B5">
        <w:t>bout This Tutorial</w:t>
      </w:r>
    </w:p>
    <w:p w14:paraId="2BCC374B" w14:textId="77777777" w:rsidR="00257CFD" w:rsidRPr="00F304C5" w:rsidRDefault="00257CFD" w:rsidP="00257CFD">
      <w:pPr>
        <w:pStyle w:val="ListParagraph"/>
        <w:numPr>
          <w:ilvl w:val="2"/>
          <w:numId w:val="137"/>
        </w:numPr>
        <w:tabs>
          <w:tab w:val="left" w:pos="2620"/>
        </w:tabs>
        <w:spacing w:before="112"/>
        <w:rPr>
          <w:rFonts w:ascii="Arial" w:hAnsi="Arial" w:cs="Arial"/>
          <w:sz w:val="20"/>
        </w:rPr>
      </w:pPr>
      <w:bookmarkStart w:id="951" w:name="Step_1:_Create_User_Accounts_and_Ensure_"/>
      <w:bookmarkStart w:id="952" w:name="_bookmark1210"/>
      <w:bookmarkEnd w:id="951"/>
      <w:bookmarkEnd w:id="952"/>
      <w:r w:rsidRPr="001058B5">
        <w:t>Tutorial</w:t>
      </w:r>
      <w:r w:rsidRPr="00F304C5">
        <w:rPr>
          <w:rFonts w:ascii="Arial" w:hAnsi="Arial" w:cs="Arial"/>
          <w:sz w:val="20"/>
        </w:rPr>
        <w:t xml:space="preserve"> này cho thấy cách tạo một </w:t>
      </w:r>
      <w:r w:rsidRPr="006B2899">
        <w:rPr>
          <w:rFonts w:ascii="Arial" w:hAnsi="Arial" w:cs="Arial"/>
          <w:sz w:val="20"/>
        </w:rPr>
        <w:t xml:space="preserve">application context </w:t>
      </w:r>
      <w:r w:rsidRPr="00F304C5">
        <w:rPr>
          <w:rFonts w:ascii="Arial" w:hAnsi="Arial" w:cs="Arial"/>
          <w:sz w:val="20"/>
        </w:rPr>
        <w:t xml:space="preserve">kiểm tra ID nhân viên của bất kỳ người dùng </w:t>
      </w:r>
      <w:r w:rsidRPr="006B2899">
        <w:rPr>
          <w:rFonts w:ascii="Arial" w:hAnsi="Arial" w:cs="Arial"/>
          <w:sz w:val="20"/>
        </w:rPr>
        <w:t xml:space="preserve">database </w:t>
      </w:r>
      <w:r w:rsidRPr="00F304C5">
        <w:rPr>
          <w:rFonts w:ascii="Arial" w:hAnsi="Arial" w:cs="Arial"/>
          <w:sz w:val="20"/>
        </w:rPr>
        <w:t xml:space="preserve">nào cố gắng đăng nhập vào </w:t>
      </w:r>
      <w:r w:rsidRPr="006B2899">
        <w:rPr>
          <w:rFonts w:ascii="Arial" w:hAnsi="Arial" w:cs="Arial"/>
          <w:sz w:val="20"/>
        </w:rPr>
        <w:t>database</w:t>
      </w:r>
      <w:r w:rsidRPr="00F304C5">
        <w:rPr>
          <w:rFonts w:ascii="Arial" w:hAnsi="Arial" w:cs="Arial"/>
          <w:sz w:val="20"/>
        </w:rPr>
        <w:t>.</w:t>
      </w:r>
    </w:p>
    <w:p w14:paraId="54720905" w14:textId="77777777" w:rsidR="00257CFD" w:rsidRDefault="00257CFD" w:rsidP="00257CFD">
      <w:pPr>
        <w:pStyle w:val="Heading6"/>
      </w:pPr>
      <w:r w:rsidRPr="006B2899">
        <w:t xml:space="preserve"> Bước 1: Tạo tài khoản người dùng và đảm bảo người dùng SCOTT đang hoạt động</w:t>
      </w:r>
    </w:p>
    <w:p w14:paraId="35D0D750" w14:textId="77777777" w:rsidR="00257CFD" w:rsidRPr="001058B5" w:rsidRDefault="00257CFD" w:rsidP="00257CFD">
      <w:pPr>
        <w:pStyle w:val="Heading6"/>
      </w:pPr>
    </w:p>
    <w:p w14:paraId="27E0F161" w14:textId="77777777" w:rsidR="00257CFD" w:rsidRPr="00A012DB" w:rsidRDefault="00257CFD" w:rsidP="00257CFD">
      <w:pPr>
        <w:pStyle w:val="ListParagraph"/>
        <w:numPr>
          <w:ilvl w:val="1"/>
          <w:numId w:val="99"/>
        </w:numPr>
        <w:tabs>
          <w:tab w:val="left" w:pos="2620"/>
        </w:tabs>
        <w:spacing w:before="50"/>
        <w:rPr>
          <w:rFonts w:ascii="Arial" w:hAnsi="Arial" w:cs="Arial"/>
          <w:sz w:val="20"/>
        </w:rPr>
      </w:pPr>
      <w:r w:rsidRPr="00A012DB">
        <w:rPr>
          <w:rFonts w:ascii="Arial" w:hAnsi="Arial" w:cs="Arial"/>
          <w:sz w:val="20"/>
        </w:rPr>
        <w:t xml:space="preserve"> Đăng nhập với tư cách là người dùng SYS và kết nối bằng đặc quyền AS SYSDBA.</w:t>
      </w:r>
    </w:p>
    <w:p w14:paraId="7B98DD7E"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2762103" w14:textId="77777777" w:rsidR="00257CFD" w:rsidRPr="001058B5" w:rsidRDefault="00257CFD" w:rsidP="00257CFD">
      <w:pPr>
        <w:pStyle w:val="BodyText"/>
        <w:spacing w:before="7"/>
        <w:rPr>
          <w:rFonts w:ascii="Arial" w:hAnsi="Arial" w:cs="Arial"/>
          <w:i/>
          <w:sz w:val="17"/>
        </w:rPr>
      </w:pPr>
    </w:p>
    <w:p w14:paraId="78DD3BD7" w14:textId="77777777" w:rsidR="00257CFD" w:rsidRPr="00A012DB" w:rsidRDefault="00257CFD" w:rsidP="00257CFD">
      <w:pPr>
        <w:pStyle w:val="ListParagraph"/>
        <w:numPr>
          <w:ilvl w:val="1"/>
          <w:numId w:val="99"/>
        </w:numPr>
        <w:tabs>
          <w:tab w:val="left" w:pos="2620"/>
        </w:tabs>
        <w:spacing w:before="0" w:line="228" w:lineRule="auto"/>
        <w:ind w:right="224"/>
        <w:rPr>
          <w:rFonts w:ascii="Arial" w:hAnsi="Arial" w:cs="Arial"/>
          <w:sz w:val="20"/>
          <w:lang w:val="fr-FR"/>
        </w:rPr>
      </w:pPr>
      <w:r w:rsidRPr="00A012DB">
        <w:rPr>
          <w:rFonts w:ascii="Arial" w:hAnsi="Arial" w:cs="Arial"/>
          <w:sz w:val="20"/>
          <w:lang w:val="fr-FR"/>
        </w:rPr>
        <w:t>Tạo tài khoản sysadmin_ctx, người sẽ quản lý application</w:t>
      </w:r>
      <w:r w:rsidRPr="00A012DB">
        <w:rPr>
          <w:rFonts w:ascii="Arial" w:hAnsi="Arial" w:cs="Arial"/>
          <w:spacing w:val="-1"/>
          <w:sz w:val="20"/>
          <w:lang w:val="fr-FR"/>
        </w:rPr>
        <w:t xml:space="preserve"> </w:t>
      </w:r>
      <w:r w:rsidRPr="00A012DB">
        <w:rPr>
          <w:rFonts w:ascii="Arial" w:hAnsi="Arial" w:cs="Arial"/>
          <w:sz w:val="20"/>
          <w:lang w:val="fr-FR"/>
        </w:rPr>
        <w:t>context dựa trên database</w:t>
      </w:r>
      <w:r w:rsidRPr="00A012DB">
        <w:rPr>
          <w:rFonts w:ascii="Arial" w:hAnsi="Arial" w:cs="Arial"/>
          <w:spacing w:val="-26"/>
          <w:sz w:val="20"/>
          <w:lang w:val="fr-FR"/>
        </w:rPr>
        <w:t xml:space="preserve"> </w:t>
      </w:r>
      <w:r w:rsidRPr="00A012DB">
        <w:rPr>
          <w:rFonts w:ascii="Arial" w:hAnsi="Arial" w:cs="Arial"/>
          <w:sz w:val="20"/>
          <w:lang w:val="fr-FR"/>
        </w:rPr>
        <w:t>session</w:t>
      </w:r>
    </w:p>
    <w:p w14:paraId="5A4D997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ANY</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6E048B72" w14:textId="77777777" w:rsidR="00257CFD" w:rsidRPr="001058B5" w:rsidRDefault="00257CFD" w:rsidP="00257CFD">
      <w:pPr>
        <w:spacing w:before="16" w:line="259" w:lineRule="auto"/>
        <w:ind w:left="2620" w:right="848"/>
        <w:rPr>
          <w:rFonts w:ascii="Arial" w:hAnsi="Arial" w:cs="Arial"/>
          <w:sz w:val="18"/>
        </w:rPr>
      </w:pPr>
      <w:r w:rsidRPr="001058B5">
        <w:rPr>
          <w:rFonts w:ascii="Arial" w:hAnsi="Arial" w:cs="Arial"/>
          <w:w w:val="90"/>
          <w:sz w:val="18"/>
        </w:rPr>
        <w:t>ADMINISTER</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DATABASE</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TRIGGER</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TO</w:t>
      </w:r>
      <w:r>
        <w:rPr>
          <w:rFonts w:ascii="Arial" w:hAnsi="Arial" w:cs="Arial"/>
          <w:w w:val="90"/>
          <w:sz w:val="18"/>
        </w:rPr>
        <w:t xml:space="preserve"> </w:t>
      </w:r>
      <w:r w:rsidRPr="001058B5">
        <w:rPr>
          <w:rFonts w:ascii="Arial" w:hAnsi="Arial" w:cs="Arial"/>
          <w:spacing w:val="-47"/>
          <w:w w:val="90"/>
          <w:sz w:val="18"/>
        </w:rPr>
        <w:t xml:space="preserve"> </w:t>
      </w:r>
      <w:r>
        <w:rPr>
          <w:rFonts w:ascii="Arial" w:hAnsi="Arial" w:cs="Arial"/>
          <w:spacing w:val="-47"/>
          <w:w w:val="90"/>
          <w:sz w:val="18"/>
        </w:rPr>
        <w:t xml:space="preserve">    </w:t>
      </w:r>
      <w:r w:rsidRPr="001058B5">
        <w:rPr>
          <w:rFonts w:ascii="Arial" w:hAnsi="Arial" w:cs="Arial"/>
          <w:w w:val="90"/>
          <w:sz w:val="18"/>
        </w:rPr>
        <w:t>sysadmin_ctx</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IDENTIFIED</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BY</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7"/>
          <w:w w:val="95"/>
          <w:sz w:val="18"/>
        </w:rPr>
        <w:t xml:space="preserve"> </w:t>
      </w: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26"/>
          <w:w w:val="95"/>
          <w:sz w:val="18"/>
        </w:rPr>
        <w:t xml:space="preserve"> </w:t>
      </w:r>
      <w:r w:rsidRPr="001058B5">
        <w:rPr>
          <w:rFonts w:ascii="Arial" w:hAnsi="Arial" w:cs="Arial"/>
          <w:w w:val="95"/>
          <w:sz w:val="18"/>
        </w:rPr>
        <w:t>ON</w:t>
      </w:r>
      <w:r>
        <w:rPr>
          <w:rFonts w:ascii="Arial" w:hAnsi="Arial" w:cs="Arial"/>
          <w:w w:val="95"/>
          <w:sz w:val="18"/>
        </w:rPr>
        <w:t xml:space="preserve"> </w:t>
      </w:r>
      <w:r w:rsidRPr="001058B5">
        <w:rPr>
          <w:rFonts w:ascii="Arial" w:hAnsi="Arial" w:cs="Arial"/>
          <w:spacing w:val="-27"/>
          <w:w w:val="95"/>
          <w:sz w:val="18"/>
        </w:rPr>
        <w:t xml:space="preserve"> </w:t>
      </w:r>
      <w:r w:rsidRPr="001058B5">
        <w:rPr>
          <w:rFonts w:ascii="Arial" w:hAnsi="Arial" w:cs="Arial"/>
          <w:w w:val="95"/>
          <w:sz w:val="18"/>
        </w:rPr>
        <w:t>HR.EMPLOYEES</w:t>
      </w:r>
      <w:r w:rsidRPr="001058B5">
        <w:rPr>
          <w:rFonts w:ascii="Arial" w:hAnsi="Arial" w:cs="Arial"/>
          <w:spacing w:val="-27"/>
          <w:w w:val="95"/>
          <w:sz w:val="18"/>
        </w:rPr>
        <w:t xml:space="preserve"> </w:t>
      </w:r>
      <w:r w:rsidRPr="001058B5">
        <w:rPr>
          <w:rFonts w:ascii="Arial" w:hAnsi="Arial" w:cs="Arial"/>
          <w:w w:val="95"/>
          <w:sz w:val="18"/>
        </w:rPr>
        <w:t>TO</w:t>
      </w:r>
      <w:r w:rsidRPr="001058B5">
        <w:rPr>
          <w:rFonts w:ascii="Arial" w:hAnsi="Arial" w:cs="Arial"/>
          <w:spacing w:val="-26"/>
          <w:w w:val="95"/>
          <w:sz w:val="18"/>
        </w:rPr>
        <w:t xml:space="preserve"> </w:t>
      </w:r>
      <w:r w:rsidRPr="001058B5">
        <w:rPr>
          <w:rFonts w:ascii="Arial" w:hAnsi="Arial" w:cs="Arial"/>
          <w:w w:val="95"/>
          <w:sz w:val="18"/>
        </w:rPr>
        <w:t>sysadmin_ctx;</w:t>
      </w:r>
    </w:p>
    <w:p w14:paraId="3F6676DF" w14:textId="77777777" w:rsidR="00257CFD" w:rsidRPr="001058B5" w:rsidRDefault="00257CFD" w:rsidP="00257CFD">
      <w:pPr>
        <w:ind w:left="2620"/>
        <w:rPr>
          <w:rFonts w:ascii="Arial" w:hAnsi="Arial" w:cs="Arial"/>
          <w:sz w:val="18"/>
        </w:rPr>
      </w:pPr>
      <w:r w:rsidRPr="001058B5">
        <w:rPr>
          <w:rFonts w:ascii="Arial" w:hAnsi="Arial" w:cs="Arial"/>
          <w:w w:val="95"/>
          <w:sz w:val="18"/>
        </w:rPr>
        <w:t>GRANT EXECUTE ON DBMS_SESSION TO sysadmin_ctx;</w:t>
      </w:r>
    </w:p>
    <w:p w14:paraId="58EB1690" w14:textId="77777777" w:rsidR="00257CFD" w:rsidRDefault="00257CFD" w:rsidP="00257CFD">
      <w:pPr>
        <w:pStyle w:val="BodyText"/>
        <w:spacing w:line="228" w:lineRule="auto"/>
        <w:rPr>
          <w:rFonts w:ascii="Arial" w:hAnsi="Arial" w:cs="Arial"/>
        </w:rPr>
      </w:pPr>
    </w:p>
    <w:p w14:paraId="4DCD6C13" w14:textId="77777777" w:rsidR="00257CFD" w:rsidRPr="001058B5" w:rsidRDefault="00257CFD" w:rsidP="00257CFD">
      <w:pPr>
        <w:pStyle w:val="BodyText"/>
        <w:spacing w:line="228" w:lineRule="auto"/>
        <w:ind w:left="2620"/>
        <w:rPr>
          <w:rFonts w:ascii="Arial" w:hAnsi="Arial" w:cs="Arial"/>
        </w:rPr>
      </w:pPr>
      <w:r w:rsidRPr="00A012DB">
        <w:rPr>
          <w:rFonts w:ascii="Arial" w:hAnsi="Arial" w:cs="Arial"/>
        </w:rPr>
        <w:t xml:space="preserve">Thay thế mật khẩu bằng mật khẩu an toàn. Xem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sidRPr="00A012DB">
        <w:rPr>
          <w:rFonts w:ascii="Arial" w:hAnsi="Arial" w:cs="Arial"/>
        </w:rPr>
        <w:t xml:space="preserve"> trên trang 3-3 để biết thêm thông tin.</w:t>
      </w:r>
    </w:p>
    <w:p w14:paraId="5CB805F8" w14:textId="77777777" w:rsidR="00257CFD" w:rsidRPr="00A012DB" w:rsidRDefault="00257CFD" w:rsidP="00257CFD">
      <w:pPr>
        <w:pStyle w:val="ListParagraph"/>
        <w:numPr>
          <w:ilvl w:val="1"/>
          <w:numId w:val="99"/>
        </w:numPr>
        <w:tabs>
          <w:tab w:val="left" w:pos="2620"/>
        </w:tabs>
        <w:spacing w:before="124" w:line="228" w:lineRule="auto"/>
        <w:ind w:right="309"/>
        <w:rPr>
          <w:rFonts w:ascii="Arial" w:hAnsi="Arial" w:cs="Arial"/>
          <w:sz w:val="20"/>
        </w:rPr>
      </w:pPr>
      <w:r w:rsidRPr="00A012DB">
        <w:rPr>
          <w:rFonts w:ascii="Arial" w:hAnsi="Arial" w:cs="Arial"/>
          <w:sz w:val="20"/>
        </w:rPr>
        <w:t>Tạo tài khoản người dùng sau đây cho Lisa Ozer, người được liệt kê là có lozer cho tài khoản email của mình trong bảng HR.EMPLOYEES.</w:t>
      </w:r>
    </w:p>
    <w:p w14:paraId="1AC9D89B"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 xml:space="preserve">GRANT CREATE SESSION TO LOZER IDENTIFIED BY </w:t>
      </w:r>
      <w:r w:rsidRPr="001058B5">
        <w:rPr>
          <w:rFonts w:ascii="Arial" w:hAnsi="Arial" w:cs="Arial"/>
          <w:i/>
          <w:w w:val="95"/>
          <w:sz w:val="18"/>
        </w:rPr>
        <w:t>password</w:t>
      </w:r>
      <w:r w:rsidRPr="001058B5">
        <w:rPr>
          <w:rFonts w:ascii="Arial" w:hAnsi="Arial" w:cs="Arial"/>
          <w:w w:val="95"/>
          <w:sz w:val="18"/>
        </w:rPr>
        <w:t>;</w:t>
      </w:r>
    </w:p>
    <w:p w14:paraId="4C878029" w14:textId="77777777" w:rsidR="00257CFD" w:rsidRPr="001058B5" w:rsidRDefault="00257CFD" w:rsidP="00257CFD">
      <w:pPr>
        <w:pStyle w:val="BodyText"/>
        <w:spacing w:before="1"/>
        <w:rPr>
          <w:rFonts w:ascii="Arial" w:hAnsi="Arial" w:cs="Arial"/>
          <w:sz w:val="19"/>
        </w:rPr>
      </w:pPr>
    </w:p>
    <w:p w14:paraId="054C742C" w14:textId="77777777" w:rsidR="00257CFD" w:rsidRDefault="00257CFD" w:rsidP="00257CFD">
      <w:pPr>
        <w:pStyle w:val="ListParagraph"/>
        <w:numPr>
          <w:ilvl w:val="1"/>
          <w:numId w:val="99"/>
        </w:numPr>
        <w:tabs>
          <w:tab w:val="left" w:pos="2620"/>
        </w:tabs>
        <w:spacing w:before="115" w:line="246" w:lineRule="exact"/>
        <w:rPr>
          <w:rFonts w:ascii="Arial" w:hAnsi="Arial" w:cs="Arial"/>
          <w:sz w:val="20"/>
        </w:rPr>
      </w:pPr>
      <w:r w:rsidRPr="00F82F57">
        <w:rPr>
          <w:rFonts w:ascii="Arial" w:hAnsi="Arial" w:cs="Arial"/>
          <w:sz w:val="20"/>
        </w:rPr>
        <w:t xml:space="preserve"> Người dùng mẫu SCOTT cũng sẽ được sử dụng trong </w:t>
      </w:r>
      <w:r w:rsidRPr="001058B5">
        <w:rPr>
          <w:rFonts w:ascii="Arial" w:hAnsi="Arial" w:cs="Arial"/>
          <w:sz w:val="20"/>
        </w:rPr>
        <w:t>tutorial</w:t>
      </w:r>
      <w:r w:rsidRPr="00F82F57">
        <w:rPr>
          <w:rFonts w:ascii="Arial" w:hAnsi="Arial" w:cs="Arial"/>
          <w:sz w:val="20"/>
        </w:rPr>
        <w:t xml:space="preserve"> này, do đó truy vấn DBA_USERS </w:t>
      </w:r>
      <w:r>
        <w:rPr>
          <w:rFonts w:ascii="Arial" w:hAnsi="Arial" w:cs="Arial"/>
          <w:sz w:val="20"/>
        </w:rPr>
        <w:t xml:space="preserve">từ </w:t>
      </w:r>
      <w:r w:rsidRPr="001058B5">
        <w:rPr>
          <w:rFonts w:ascii="Arial" w:hAnsi="Arial" w:cs="Arial"/>
        </w:rPr>
        <w:t xml:space="preserve">data dictionary view </w:t>
      </w:r>
      <w:r w:rsidRPr="00F82F57">
        <w:rPr>
          <w:rFonts w:ascii="Arial" w:hAnsi="Arial" w:cs="Arial"/>
          <w:sz w:val="20"/>
        </w:rPr>
        <w:t>để đảm bảo rằng SCOTT không bị khóa hoặc hết hạn.</w:t>
      </w:r>
      <w:r>
        <w:rPr>
          <w:rFonts w:ascii="Arial" w:hAnsi="Arial" w:cs="Arial"/>
          <w:sz w:val="20"/>
        </w:rPr>
        <w:t xml:space="preserve">   </w:t>
      </w:r>
    </w:p>
    <w:p w14:paraId="61117634"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75F087E6" w14:textId="77777777" w:rsidR="00257CFD" w:rsidRPr="001058B5" w:rsidRDefault="00257CFD" w:rsidP="00257CFD">
      <w:pPr>
        <w:pStyle w:val="BodyText"/>
        <w:spacing w:before="1"/>
        <w:rPr>
          <w:rFonts w:ascii="Arial" w:hAnsi="Arial" w:cs="Arial"/>
          <w:sz w:val="19"/>
        </w:rPr>
      </w:pPr>
    </w:p>
    <w:p w14:paraId="279A68AF" w14:textId="77777777" w:rsidR="00257CFD" w:rsidRDefault="00257CFD" w:rsidP="00257CFD">
      <w:pPr>
        <w:pStyle w:val="BodyText"/>
        <w:spacing w:line="228" w:lineRule="auto"/>
        <w:ind w:left="2619" w:right="328"/>
        <w:rPr>
          <w:rFonts w:ascii="Arial" w:hAnsi="Arial" w:cs="Arial"/>
        </w:rPr>
      </w:pPr>
      <w:r w:rsidRPr="00F82F57">
        <w:rPr>
          <w:rFonts w:ascii="Arial" w:hAnsi="Arial" w:cs="Arial"/>
        </w:rPr>
        <w:t xml:space="preserve">Nếu  DBA_USERS </w:t>
      </w:r>
      <w:r w:rsidRPr="001058B5">
        <w:rPr>
          <w:rFonts w:ascii="Arial" w:hAnsi="Arial" w:cs="Arial"/>
        </w:rPr>
        <w:t>view</w:t>
      </w:r>
      <w:r w:rsidRPr="00F82F57">
        <w:rPr>
          <w:rFonts w:ascii="Arial" w:hAnsi="Arial" w:cs="Arial"/>
        </w:rPr>
        <w:t xml:space="preserve"> liệt kê</w:t>
      </w:r>
      <w:r>
        <w:rPr>
          <w:rFonts w:ascii="Arial" w:hAnsi="Arial" w:cs="Arial"/>
        </w:rPr>
        <w:t xml:space="preserve"> </w:t>
      </w:r>
      <w:r w:rsidRPr="00F82F57">
        <w:rPr>
          <w:rFonts w:ascii="Arial" w:hAnsi="Arial" w:cs="Arial"/>
        </w:rPr>
        <w:t>người dùng SCOTT  là đã khóa và đã hết hạn, hãy nhập câu lệnh sau để mở khóa tài khoản SCOTT và tạo một mật khẩu mới cho anh ta:</w:t>
      </w:r>
    </w:p>
    <w:p w14:paraId="69AECB3A" w14:textId="77777777" w:rsidR="00257CFD" w:rsidRDefault="00257CFD" w:rsidP="00257CFD">
      <w:pPr>
        <w:spacing w:before="145"/>
        <w:ind w:left="2620"/>
        <w:rPr>
          <w:rFonts w:ascii="Arial" w:hAnsi="Arial" w:cs="Arial"/>
          <w:w w:val="95"/>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71B75F1D" w14:textId="77777777" w:rsidR="00257CFD" w:rsidRPr="001058B5" w:rsidRDefault="00257CFD" w:rsidP="00257CFD">
      <w:pPr>
        <w:spacing w:before="145"/>
        <w:ind w:left="2620"/>
        <w:rPr>
          <w:rFonts w:ascii="Arial" w:hAnsi="Arial" w:cs="Arial"/>
          <w:sz w:val="18"/>
        </w:rPr>
      </w:pPr>
      <w:r w:rsidRPr="00F82F57">
        <w:rPr>
          <w:rFonts w:ascii="Arial" w:hAnsi="Arial" w:cs="Arial"/>
          <w:sz w:val="18"/>
        </w:rPr>
        <w:t xml:space="preserve">Nhập mật khẩu an toàn. Để bảo mật hơn, không cung cấp cho tài khoản SCOTT cùng mật khẩu từ các bản phát hành trước của </w:t>
      </w:r>
      <w:r w:rsidRPr="001058B5">
        <w:rPr>
          <w:rFonts w:ascii="Arial" w:hAnsi="Arial" w:cs="Arial"/>
        </w:rPr>
        <w:t>Oracle Database</w:t>
      </w:r>
      <w:r w:rsidRPr="00F82F57">
        <w:rPr>
          <w:rFonts w:ascii="Arial" w:hAnsi="Arial" w:cs="Arial"/>
          <w:sz w:val="18"/>
        </w:rPr>
        <w:t>. Xem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r w:rsidRPr="00F82F57">
        <w:rPr>
          <w:rFonts w:ascii="Arial" w:hAnsi="Arial" w:cs="Arial"/>
          <w:sz w:val="18"/>
        </w:rPr>
        <w:t>" trên trang 3-3 cho các yêu cầu tối thiểu để tạo mật khẩu.</w:t>
      </w:r>
    </w:p>
    <w:p w14:paraId="22C8BCB8" w14:textId="77777777" w:rsidR="00257CFD" w:rsidRPr="001058B5" w:rsidRDefault="00257CFD" w:rsidP="00257CFD">
      <w:pPr>
        <w:pStyle w:val="BodyText"/>
        <w:spacing w:before="10"/>
        <w:rPr>
          <w:rFonts w:ascii="Arial" w:hAnsi="Arial" w:cs="Arial"/>
          <w:sz w:val="18"/>
        </w:rPr>
      </w:pPr>
    </w:p>
    <w:p w14:paraId="09FCA8F4" w14:textId="77777777" w:rsidR="00257CFD" w:rsidRPr="001058B5" w:rsidRDefault="00257CFD" w:rsidP="00257CFD">
      <w:pPr>
        <w:pStyle w:val="Heading6"/>
      </w:pPr>
      <w:bookmarkStart w:id="953" w:name="Step_2:_Create_the_Database_Session-Base"/>
      <w:bookmarkStart w:id="954" w:name="_bookmark1211"/>
      <w:bookmarkEnd w:id="953"/>
      <w:bookmarkEnd w:id="954"/>
      <w:r w:rsidRPr="001058B5">
        <w:t xml:space="preserve">Step 2: </w:t>
      </w:r>
      <w:r>
        <w:t>Tạo</w:t>
      </w:r>
      <w:r w:rsidRPr="001058B5">
        <w:t xml:space="preserve"> </w:t>
      </w:r>
      <w:r>
        <w:t xml:space="preserve"> </w:t>
      </w:r>
      <w:r w:rsidRPr="001058B5">
        <w:t xml:space="preserve">Application Context </w:t>
      </w:r>
      <w:r>
        <w:t xml:space="preserve">dựa trên </w:t>
      </w:r>
      <w:r w:rsidRPr="001058B5">
        <w:t xml:space="preserve">Database Session </w:t>
      </w:r>
    </w:p>
    <w:p w14:paraId="3CEA3E68" w14:textId="77777777" w:rsidR="00257CFD" w:rsidRPr="001058B5" w:rsidRDefault="00257CFD" w:rsidP="00257CFD">
      <w:pPr>
        <w:pStyle w:val="ListParagraph"/>
        <w:numPr>
          <w:ilvl w:val="0"/>
          <w:numId w:val="97"/>
        </w:numPr>
        <w:tabs>
          <w:tab w:val="left" w:pos="2620"/>
        </w:tabs>
        <w:spacing w:before="49"/>
        <w:jc w:val="left"/>
        <w:rPr>
          <w:rFonts w:ascii="Arial" w:hAnsi="Arial" w:cs="Arial"/>
          <w:sz w:val="20"/>
        </w:rPr>
      </w:pPr>
      <w:r>
        <w:rPr>
          <w:rFonts w:ascii="Arial" w:hAnsi="Arial" w:cs="Arial"/>
          <w:sz w:val="20"/>
        </w:rPr>
        <w:t xml:space="preserve">Đăng nhập vào </w:t>
      </w:r>
      <w:r w:rsidRPr="001058B5">
        <w:rPr>
          <w:rFonts w:ascii="Arial" w:hAnsi="Arial" w:cs="Arial"/>
          <w:sz w:val="20"/>
        </w:rPr>
        <w:t xml:space="preserve"> SQL*Plus </w:t>
      </w:r>
      <w:r>
        <w:rPr>
          <w:rFonts w:ascii="Arial" w:hAnsi="Arial" w:cs="Arial"/>
          <w:sz w:val="20"/>
        </w:rPr>
        <w:t xml:space="preserve">với </w:t>
      </w:r>
      <w:r w:rsidRPr="001058B5">
        <w:rPr>
          <w:rFonts w:ascii="Arial" w:hAnsi="Arial" w:cs="Arial"/>
          <w:spacing w:val="-15"/>
          <w:sz w:val="20"/>
        </w:rPr>
        <w:t xml:space="preserve"> </w:t>
      </w:r>
      <w:r w:rsidRPr="001058B5">
        <w:rPr>
          <w:rFonts w:ascii="Arial" w:hAnsi="Arial" w:cs="Arial"/>
          <w:sz w:val="20"/>
        </w:rPr>
        <w:t>sysadmin_ctx.</w:t>
      </w:r>
    </w:p>
    <w:p w14:paraId="0168E43E"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3008C470" w14:textId="77777777" w:rsidR="00257CFD" w:rsidRPr="001058B5" w:rsidRDefault="00257CFD" w:rsidP="00257CFD">
      <w:pPr>
        <w:pStyle w:val="BodyText"/>
        <w:spacing w:before="7"/>
        <w:rPr>
          <w:rFonts w:ascii="Arial" w:hAnsi="Arial" w:cs="Arial"/>
          <w:sz w:val="27"/>
        </w:rPr>
      </w:pPr>
    </w:p>
    <w:p w14:paraId="5B64D314" w14:textId="77777777" w:rsidR="00257CFD" w:rsidRPr="001058B5" w:rsidRDefault="00257CFD" w:rsidP="00257CFD">
      <w:pPr>
        <w:spacing w:before="95"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46029C2A" w14:textId="77777777" w:rsidR="00257CFD" w:rsidRPr="001058B5" w:rsidRDefault="00257CFD" w:rsidP="00257CFD">
      <w:pPr>
        <w:pStyle w:val="BodyText"/>
        <w:spacing w:before="9"/>
        <w:rPr>
          <w:rFonts w:ascii="Arial" w:hAnsi="Arial" w:cs="Arial"/>
          <w:i/>
          <w:sz w:val="16"/>
        </w:rPr>
      </w:pPr>
    </w:p>
    <w:p w14:paraId="6D2DDD02" w14:textId="77777777" w:rsidR="00257CFD" w:rsidRPr="001058B5" w:rsidRDefault="00257CFD" w:rsidP="00257CFD">
      <w:pPr>
        <w:pStyle w:val="ListParagraph"/>
        <w:numPr>
          <w:ilvl w:val="0"/>
          <w:numId w:val="97"/>
        </w:numPr>
        <w:tabs>
          <w:tab w:val="left" w:pos="2020"/>
        </w:tabs>
        <w:spacing w:before="1"/>
        <w:ind w:left="2020"/>
        <w:jc w:val="left"/>
        <w:rPr>
          <w:rFonts w:ascii="Arial" w:hAnsi="Arial" w:cs="Arial"/>
          <w:sz w:val="20"/>
        </w:rPr>
      </w:pPr>
      <w:r>
        <w:rPr>
          <w:rFonts w:ascii="Arial" w:hAnsi="Arial" w:cs="Arial"/>
          <w:sz w:val="20"/>
        </w:rPr>
        <w:t xml:space="preserve">Tạo </w:t>
      </w:r>
      <w:r w:rsidRPr="001058B5">
        <w:rPr>
          <w:rFonts w:ascii="Arial" w:hAnsi="Arial" w:cs="Arial"/>
          <w:sz w:val="20"/>
        </w:rPr>
        <w:t xml:space="preserve"> application context </w:t>
      </w:r>
      <w:r>
        <w:rPr>
          <w:rFonts w:ascii="Arial" w:hAnsi="Arial" w:cs="Arial"/>
          <w:sz w:val="20"/>
        </w:rPr>
        <w:t xml:space="preserve">bằng cách sử dụng câu lệnh sau </w:t>
      </w:r>
      <w:r w:rsidRPr="001058B5">
        <w:rPr>
          <w:rFonts w:ascii="Arial" w:hAnsi="Arial" w:cs="Arial"/>
          <w:sz w:val="20"/>
        </w:rPr>
        <w:t>:</w:t>
      </w:r>
    </w:p>
    <w:p w14:paraId="1384893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CREATE CONTEXT empno_ctx USING set_empno_ctx_pkg;</w:t>
      </w:r>
    </w:p>
    <w:p w14:paraId="5E8FF331" w14:textId="77777777" w:rsidR="00257CFD" w:rsidRPr="001058B5" w:rsidRDefault="00257CFD" w:rsidP="00257CFD">
      <w:pPr>
        <w:pStyle w:val="BodyText"/>
        <w:spacing w:before="2"/>
        <w:rPr>
          <w:rFonts w:ascii="Arial" w:hAnsi="Arial" w:cs="Arial"/>
          <w:sz w:val="19"/>
        </w:rPr>
      </w:pPr>
    </w:p>
    <w:p w14:paraId="53718933" w14:textId="77777777" w:rsidR="00257CFD" w:rsidRDefault="00257CFD" w:rsidP="00257CFD">
      <w:pPr>
        <w:pStyle w:val="BodyText"/>
        <w:spacing w:line="228" w:lineRule="auto"/>
        <w:ind w:left="2019" w:right="1358"/>
        <w:rPr>
          <w:rFonts w:ascii="Arial" w:hAnsi="Arial" w:cs="Arial"/>
        </w:rPr>
      </w:pPr>
      <w:r w:rsidRPr="00F82F57">
        <w:rPr>
          <w:rFonts w:ascii="Arial" w:hAnsi="Arial" w:cs="Arial"/>
        </w:rPr>
        <w:t xml:space="preserve">Hãy nhớ rằng mặc dù user sysadmin_ctx đã tạo ra </w:t>
      </w:r>
      <w:r w:rsidRPr="001058B5">
        <w:rPr>
          <w:rFonts w:ascii="Arial" w:hAnsi="Arial" w:cs="Arial"/>
        </w:rPr>
        <w:t>application context</w:t>
      </w:r>
      <w:r>
        <w:rPr>
          <w:rFonts w:ascii="Arial" w:hAnsi="Arial" w:cs="Arial"/>
        </w:rPr>
        <w:t xml:space="preserve"> </w:t>
      </w:r>
      <w:r w:rsidRPr="00F82F57">
        <w:rPr>
          <w:rFonts w:ascii="Arial" w:hAnsi="Arial" w:cs="Arial"/>
        </w:rPr>
        <w:t xml:space="preserve"> này, </w:t>
      </w:r>
      <w:r w:rsidRPr="001058B5">
        <w:rPr>
          <w:rFonts w:ascii="Arial" w:hAnsi="Arial" w:cs="Arial"/>
        </w:rPr>
        <w:t>the SYS</w:t>
      </w:r>
      <w:r w:rsidRPr="001058B5">
        <w:rPr>
          <w:rFonts w:ascii="Arial" w:hAnsi="Arial" w:cs="Arial"/>
          <w:spacing w:val="-83"/>
        </w:rPr>
        <w:t xml:space="preserve"> </w:t>
      </w:r>
      <w:r w:rsidRPr="001058B5">
        <w:rPr>
          <w:rFonts w:ascii="Arial" w:hAnsi="Arial" w:cs="Arial"/>
        </w:rPr>
        <w:t xml:space="preserve">schema </w:t>
      </w:r>
      <w:r w:rsidRPr="00F82F57">
        <w:rPr>
          <w:rFonts w:ascii="Arial" w:hAnsi="Arial" w:cs="Arial"/>
        </w:rPr>
        <w:t xml:space="preserve">sở hữu </w:t>
      </w:r>
      <w:r w:rsidRPr="001058B5">
        <w:rPr>
          <w:rFonts w:ascii="Arial" w:hAnsi="Arial" w:cs="Arial"/>
        </w:rPr>
        <w:t>context</w:t>
      </w:r>
      <w:r w:rsidRPr="00F82F57">
        <w:rPr>
          <w:rFonts w:ascii="Arial" w:hAnsi="Arial" w:cs="Arial"/>
        </w:rPr>
        <w:t>.</w:t>
      </w:r>
    </w:p>
    <w:p w14:paraId="45A940AB" w14:textId="77777777" w:rsidR="00257CFD" w:rsidRDefault="00257CFD" w:rsidP="00257CFD">
      <w:pPr>
        <w:pStyle w:val="BodyText"/>
        <w:spacing w:line="228" w:lineRule="auto"/>
        <w:ind w:left="2019" w:right="1358"/>
        <w:rPr>
          <w:rFonts w:ascii="Arial" w:hAnsi="Arial" w:cs="Arial"/>
        </w:rPr>
      </w:pPr>
    </w:p>
    <w:p w14:paraId="0922C37B" w14:textId="77777777" w:rsidR="00257CFD" w:rsidRPr="001058B5" w:rsidRDefault="00257CFD" w:rsidP="00257CFD">
      <w:pPr>
        <w:pStyle w:val="Heading6"/>
        <w:spacing w:before="1"/>
        <w:ind w:left="1660"/>
      </w:pPr>
      <w:bookmarkStart w:id="955" w:name="Step_3:_Create_a_Package_to_Retrieve_Ses"/>
      <w:bookmarkStart w:id="956" w:name="_bookmark1212"/>
      <w:bookmarkEnd w:id="955"/>
      <w:bookmarkEnd w:id="956"/>
      <w:r w:rsidRPr="001058B5">
        <w:rPr>
          <w:spacing w:val="-15"/>
        </w:rPr>
        <w:t xml:space="preserve">Step </w:t>
      </w:r>
      <w:r w:rsidRPr="001058B5">
        <w:rPr>
          <w:spacing w:val="-10"/>
        </w:rPr>
        <w:t xml:space="preserve">3: </w:t>
      </w:r>
      <w:r>
        <w:rPr>
          <w:spacing w:val="-16"/>
        </w:rPr>
        <w:t xml:space="preserve">Tạo </w:t>
      </w:r>
      <w:r w:rsidRPr="001058B5">
        <w:t xml:space="preserve"> </w:t>
      </w:r>
      <w:r w:rsidRPr="001058B5">
        <w:rPr>
          <w:spacing w:val="-21"/>
        </w:rPr>
        <w:t xml:space="preserve">Package </w:t>
      </w:r>
      <w:r>
        <w:rPr>
          <w:spacing w:val="-6"/>
        </w:rPr>
        <w:t xml:space="preserve">để truy suất dữ liệu </w:t>
      </w:r>
      <w:r w:rsidRPr="001058B5">
        <w:rPr>
          <w:spacing w:val="-17"/>
        </w:rPr>
        <w:t xml:space="preserve"> </w:t>
      </w:r>
      <w:r w:rsidRPr="001058B5">
        <w:rPr>
          <w:spacing w:val="-18"/>
        </w:rPr>
        <w:t xml:space="preserve">Session </w:t>
      </w:r>
      <w:r w:rsidRPr="001058B5">
        <w:rPr>
          <w:spacing w:val="-16"/>
        </w:rPr>
        <w:t xml:space="preserve">Data </w:t>
      </w:r>
      <w:r>
        <w:rPr>
          <w:spacing w:val="-15"/>
        </w:rPr>
        <w:t xml:space="preserve">và thiết lập </w:t>
      </w:r>
      <w:r w:rsidRPr="001058B5">
        <w:rPr>
          <w:spacing w:val="-12"/>
        </w:rPr>
        <w:t xml:space="preserve"> </w:t>
      </w:r>
      <w:r w:rsidRPr="001058B5">
        <w:rPr>
          <w:spacing w:val="-17"/>
        </w:rPr>
        <w:t xml:space="preserve">Application </w:t>
      </w:r>
      <w:r w:rsidRPr="001058B5">
        <w:rPr>
          <w:spacing w:val="-19"/>
        </w:rPr>
        <w:t>Context</w:t>
      </w:r>
    </w:p>
    <w:p w14:paraId="15B1F39E" w14:textId="77777777" w:rsidR="00257CFD" w:rsidRDefault="00257CFD" w:rsidP="00257CFD">
      <w:pPr>
        <w:pStyle w:val="BodyText"/>
        <w:spacing w:before="57" w:line="230" w:lineRule="auto"/>
        <w:ind w:left="1660" w:right="848"/>
        <w:rPr>
          <w:rFonts w:ascii="Arial" w:hAnsi="Arial" w:cs="Arial"/>
          <w:color w:val="0000CC"/>
        </w:rPr>
      </w:pPr>
    </w:p>
    <w:p w14:paraId="66DBB522" w14:textId="77777777" w:rsidR="00257CFD" w:rsidRPr="00622E7D" w:rsidRDefault="00257CFD" w:rsidP="00257CFD">
      <w:pPr>
        <w:pStyle w:val="BodyText"/>
        <w:spacing w:before="57" w:line="230" w:lineRule="auto"/>
        <w:ind w:left="1660" w:right="848"/>
        <w:rPr>
          <w:rFonts w:ascii="Arial" w:hAnsi="Arial" w:cs="Arial"/>
          <w:color w:val="0000CC"/>
        </w:rPr>
      </w:pPr>
    </w:p>
    <w:p w14:paraId="15C0D729" w14:textId="77777777" w:rsidR="00257CFD" w:rsidRPr="00622E7D" w:rsidRDefault="00257CFD" w:rsidP="00257CFD">
      <w:pPr>
        <w:pStyle w:val="BodyText"/>
        <w:spacing w:before="57" w:line="230" w:lineRule="auto"/>
        <w:ind w:left="1660" w:right="848"/>
        <w:rPr>
          <w:rFonts w:ascii="Arial" w:hAnsi="Arial" w:cs="Arial"/>
        </w:rPr>
      </w:pPr>
      <w:r w:rsidRPr="00622E7D">
        <w:rPr>
          <w:rFonts w:ascii="Arial" w:hAnsi="Arial" w:cs="Arial"/>
          <w:color w:val="0000CC"/>
        </w:rPr>
        <w:t xml:space="preserve">Ví dụ 6–7 </w:t>
      </w:r>
      <w:r w:rsidRPr="00622E7D">
        <w:rPr>
          <w:rFonts w:ascii="Arial" w:hAnsi="Arial" w:cs="Arial"/>
        </w:rPr>
        <w:t xml:space="preserve">cho thấy cách tạo </w:t>
      </w:r>
      <w:r w:rsidRPr="001058B5">
        <w:rPr>
          <w:rFonts w:ascii="Arial" w:hAnsi="Arial" w:cs="Arial"/>
        </w:rPr>
        <w:t>package</w:t>
      </w:r>
      <w:r w:rsidRPr="00622E7D">
        <w:rPr>
          <w:rFonts w:ascii="Arial" w:hAnsi="Arial" w:cs="Arial"/>
        </w:rPr>
        <w:t xml:space="preserve"> mà bạn cần để lấy dữ liệu </w:t>
      </w:r>
      <w:r w:rsidRPr="001058B5">
        <w:rPr>
          <w:rFonts w:ascii="Arial" w:hAnsi="Arial" w:cs="Arial"/>
        </w:rPr>
        <w:t>session</w:t>
      </w:r>
      <w:r w:rsidRPr="00622E7D">
        <w:rPr>
          <w:rFonts w:ascii="Arial" w:hAnsi="Arial" w:cs="Arial"/>
        </w:rPr>
        <w:t xml:space="preserve"> và thiết lập </w:t>
      </w:r>
      <w:r w:rsidRPr="001058B5">
        <w:rPr>
          <w:rFonts w:ascii="Arial" w:hAnsi="Arial" w:cs="Arial"/>
        </w:rPr>
        <w:t>application context</w:t>
      </w:r>
      <w:r w:rsidRPr="00622E7D">
        <w:rPr>
          <w:rFonts w:ascii="Arial" w:hAnsi="Arial" w:cs="Arial"/>
        </w:rPr>
        <w:t xml:space="preserve">. Trước khi tạo </w:t>
      </w:r>
      <w:r w:rsidRPr="001058B5">
        <w:rPr>
          <w:rFonts w:ascii="Arial" w:hAnsi="Arial" w:cs="Arial"/>
        </w:rPr>
        <w:t>package</w:t>
      </w:r>
      <w:r w:rsidRPr="00622E7D">
        <w:rPr>
          <w:rFonts w:ascii="Arial" w:hAnsi="Arial" w:cs="Arial"/>
        </w:rPr>
        <w:t>, hãy đảm bảo rằng bạn vẫn đăng nhập với tư cách người dùng sysadmin_ctx. (Bạn có thể sao chép và dán văn bản này bằng cách định vị con trỏ ở đầu CREATE OR REPLACE ở dòng đầu tiên.)</w:t>
      </w:r>
    </w:p>
    <w:p w14:paraId="220AF266" w14:textId="77777777" w:rsidR="00257CFD" w:rsidRPr="001058B5" w:rsidRDefault="00257CFD" w:rsidP="00257CFD">
      <w:pPr>
        <w:pStyle w:val="BodyText"/>
        <w:spacing w:before="10"/>
        <w:rPr>
          <w:rFonts w:ascii="Arial" w:hAnsi="Arial" w:cs="Arial"/>
          <w:sz w:val="25"/>
        </w:rPr>
      </w:pPr>
    </w:p>
    <w:p w14:paraId="1901F6DE" w14:textId="77777777" w:rsidR="00257CFD" w:rsidRPr="001058B5" w:rsidRDefault="00257CFD" w:rsidP="00257CFD">
      <w:pPr>
        <w:ind w:left="1660"/>
        <w:rPr>
          <w:rFonts w:ascii="Arial" w:hAnsi="Arial" w:cs="Arial"/>
          <w:b/>
          <w:i/>
          <w:sz w:val="18"/>
        </w:rPr>
      </w:pPr>
      <w:bookmarkStart w:id="957" w:name="_bookmark1213"/>
      <w:bookmarkEnd w:id="957"/>
      <w:r w:rsidRPr="001058B5">
        <w:rPr>
          <w:rFonts w:ascii="Arial" w:hAnsi="Arial" w:cs="Arial"/>
          <w:b/>
          <w:i/>
          <w:sz w:val="18"/>
        </w:rPr>
        <w:t>Example 6–7 Package to Retrieve Session Data and Set a Database Session Context</w:t>
      </w:r>
    </w:p>
    <w:p w14:paraId="7B6864E2" w14:textId="77777777" w:rsidR="00257CFD" w:rsidRPr="001058B5" w:rsidRDefault="00257CFD" w:rsidP="00257CFD">
      <w:pPr>
        <w:pStyle w:val="BodyText"/>
        <w:spacing w:before="11"/>
        <w:rPr>
          <w:rFonts w:ascii="Arial" w:hAnsi="Arial" w:cs="Arial"/>
          <w:b/>
          <w:i/>
          <w:sz w:val="11"/>
        </w:rPr>
      </w:pPr>
    </w:p>
    <w:p w14:paraId="6EF321D1" w14:textId="77777777" w:rsidR="00257CFD" w:rsidRPr="001058B5" w:rsidRDefault="00257CFD" w:rsidP="00257CFD">
      <w:pPr>
        <w:spacing w:before="95" w:line="259" w:lineRule="auto"/>
        <w:ind w:left="1937" w:right="4154" w:hanging="278"/>
        <w:rPr>
          <w:rFonts w:ascii="Arial" w:hAnsi="Arial" w:cs="Arial"/>
          <w:sz w:val="18"/>
        </w:rPr>
      </w:pPr>
      <w:r w:rsidRPr="001058B5">
        <w:rPr>
          <w:rFonts w:ascii="Arial" w:hAnsi="Arial" w:cs="Arial"/>
          <w:w w:val="90"/>
          <w:sz w:val="18"/>
        </w:rPr>
        <w:t>CREATE</w:t>
      </w:r>
      <w:r w:rsidRPr="001058B5">
        <w:rPr>
          <w:rFonts w:ascii="Arial" w:hAnsi="Arial" w:cs="Arial"/>
          <w:spacing w:val="-45"/>
          <w:w w:val="90"/>
          <w:sz w:val="18"/>
        </w:rPr>
        <w:t xml:space="preserve"> </w:t>
      </w:r>
      <w:r w:rsidRPr="001058B5">
        <w:rPr>
          <w:rFonts w:ascii="Arial" w:hAnsi="Arial" w:cs="Arial"/>
          <w:w w:val="90"/>
          <w:sz w:val="18"/>
        </w:rPr>
        <w:t>OR</w:t>
      </w:r>
      <w:r w:rsidRPr="001058B5">
        <w:rPr>
          <w:rFonts w:ascii="Arial" w:hAnsi="Arial" w:cs="Arial"/>
          <w:spacing w:val="-45"/>
          <w:w w:val="90"/>
          <w:sz w:val="18"/>
        </w:rPr>
        <w:t xml:space="preserve"> </w:t>
      </w:r>
      <w:r w:rsidRPr="001058B5">
        <w:rPr>
          <w:rFonts w:ascii="Arial" w:hAnsi="Arial" w:cs="Arial"/>
          <w:w w:val="90"/>
          <w:sz w:val="18"/>
        </w:rPr>
        <w:t>REPLACE</w:t>
      </w:r>
      <w:r w:rsidRPr="001058B5">
        <w:rPr>
          <w:rFonts w:ascii="Arial" w:hAnsi="Arial" w:cs="Arial"/>
          <w:spacing w:val="-45"/>
          <w:w w:val="90"/>
          <w:sz w:val="18"/>
        </w:rPr>
        <w:t xml:space="preserve"> </w:t>
      </w:r>
      <w:r w:rsidRPr="001058B5">
        <w:rPr>
          <w:rFonts w:ascii="Arial" w:hAnsi="Arial" w:cs="Arial"/>
          <w:w w:val="90"/>
          <w:sz w:val="18"/>
        </w:rPr>
        <w:t>PACKAGE</w:t>
      </w:r>
      <w:r w:rsidRPr="001058B5">
        <w:rPr>
          <w:rFonts w:ascii="Arial" w:hAnsi="Arial" w:cs="Arial"/>
          <w:spacing w:val="-45"/>
          <w:w w:val="90"/>
          <w:sz w:val="18"/>
        </w:rPr>
        <w:t xml:space="preserve"> </w:t>
      </w:r>
      <w:r w:rsidRPr="001058B5">
        <w:rPr>
          <w:rFonts w:ascii="Arial" w:hAnsi="Arial" w:cs="Arial"/>
          <w:w w:val="90"/>
          <w:sz w:val="18"/>
        </w:rPr>
        <w:t>set_empno_ctx_pkg</w:t>
      </w:r>
      <w:r w:rsidRPr="001058B5">
        <w:rPr>
          <w:rFonts w:ascii="Arial" w:hAnsi="Arial" w:cs="Arial"/>
          <w:spacing w:val="-45"/>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9"/>
          <w:w w:val="95"/>
          <w:sz w:val="18"/>
        </w:rPr>
        <w:t xml:space="preserve"> </w:t>
      </w:r>
      <w:r w:rsidRPr="001058B5">
        <w:rPr>
          <w:rFonts w:ascii="Arial" w:hAnsi="Arial" w:cs="Arial"/>
          <w:w w:val="95"/>
          <w:sz w:val="18"/>
        </w:rPr>
        <w:t>set_empno;</w:t>
      </w:r>
    </w:p>
    <w:p w14:paraId="0065488A" w14:textId="77777777" w:rsidR="00257CFD" w:rsidRPr="001058B5" w:rsidRDefault="00257CFD" w:rsidP="00257CFD">
      <w:pPr>
        <w:spacing w:line="203" w:lineRule="exact"/>
        <w:ind w:left="1752"/>
        <w:rPr>
          <w:rFonts w:ascii="Arial" w:hAnsi="Arial" w:cs="Arial"/>
          <w:sz w:val="18"/>
        </w:rPr>
      </w:pPr>
      <w:r w:rsidRPr="001058B5">
        <w:rPr>
          <w:rFonts w:ascii="Arial" w:hAnsi="Arial" w:cs="Arial"/>
          <w:w w:val="95"/>
          <w:sz w:val="18"/>
        </w:rPr>
        <w:t>END;</w:t>
      </w:r>
    </w:p>
    <w:p w14:paraId="489C821E" w14:textId="77777777" w:rsidR="00257CFD" w:rsidRPr="001058B5" w:rsidRDefault="00257CFD" w:rsidP="00257CFD">
      <w:pPr>
        <w:spacing w:before="17"/>
        <w:ind w:left="1752"/>
        <w:rPr>
          <w:rFonts w:ascii="Arial" w:hAnsi="Arial" w:cs="Arial"/>
          <w:sz w:val="18"/>
        </w:rPr>
      </w:pPr>
      <w:r w:rsidRPr="001058B5">
        <w:rPr>
          <w:rFonts w:ascii="Arial" w:hAnsi="Arial" w:cs="Arial"/>
          <w:w w:val="86"/>
          <w:sz w:val="18"/>
        </w:rPr>
        <w:t>/</w:t>
      </w:r>
    </w:p>
    <w:p w14:paraId="37388447" w14:textId="77777777" w:rsidR="00257CFD" w:rsidRPr="001058B5" w:rsidRDefault="00257CFD" w:rsidP="00257CFD">
      <w:pPr>
        <w:spacing w:before="15" w:line="259" w:lineRule="auto"/>
        <w:ind w:left="1937" w:right="3597" w:hanging="185"/>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1"/>
          <w:w w:val="90"/>
          <w:sz w:val="18"/>
        </w:rPr>
        <w:t xml:space="preserve"> </w:t>
      </w:r>
      <w:r w:rsidRPr="001058B5">
        <w:rPr>
          <w:rFonts w:ascii="Arial" w:hAnsi="Arial" w:cs="Arial"/>
          <w:w w:val="90"/>
          <w:sz w:val="18"/>
        </w:rPr>
        <w:t>BODY</w:t>
      </w:r>
      <w:r w:rsidRPr="001058B5">
        <w:rPr>
          <w:rFonts w:ascii="Arial" w:hAnsi="Arial" w:cs="Arial"/>
          <w:spacing w:val="-41"/>
          <w:w w:val="90"/>
          <w:sz w:val="18"/>
        </w:rPr>
        <w:t xml:space="preserve"> </w:t>
      </w:r>
      <w:r w:rsidRPr="001058B5">
        <w:rPr>
          <w:rFonts w:ascii="Arial" w:hAnsi="Arial" w:cs="Arial"/>
          <w:w w:val="90"/>
          <w:sz w:val="18"/>
        </w:rPr>
        <w:t>set_empno_ctx_pkg</w:t>
      </w:r>
      <w:r w:rsidRPr="001058B5">
        <w:rPr>
          <w:rFonts w:ascii="Arial" w:hAnsi="Arial" w:cs="Arial"/>
          <w:spacing w:val="-42"/>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7"/>
          <w:w w:val="95"/>
          <w:sz w:val="18"/>
        </w:rPr>
        <w:t xml:space="preserve"> </w:t>
      </w:r>
      <w:r w:rsidRPr="001058B5">
        <w:rPr>
          <w:rFonts w:ascii="Arial" w:hAnsi="Arial" w:cs="Arial"/>
          <w:w w:val="95"/>
          <w:sz w:val="18"/>
        </w:rPr>
        <w:t>set_empno</w:t>
      </w:r>
    </w:p>
    <w:p w14:paraId="0E3775AE" w14:textId="77777777" w:rsidR="00257CFD" w:rsidRPr="001058B5" w:rsidRDefault="00257CFD" w:rsidP="00257CFD">
      <w:pPr>
        <w:ind w:left="1937"/>
        <w:rPr>
          <w:rFonts w:ascii="Arial" w:hAnsi="Arial" w:cs="Arial"/>
          <w:sz w:val="18"/>
        </w:rPr>
      </w:pPr>
      <w:r w:rsidRPr="001058B5">
        <w:rPr>
          <w:rFonts w:ascii="Arial" w:hAnsi="Arial" w:cs="Arial"/>
          <w:w w:val="95"/>
          <w:sz w:val="18"/>
        </w:rPr>
        <w:t>IS</w:t>
      </w:r>
    </w:p>
    <w:p w14:paraId="00AA5E8B" w14:textId="77777777" w:rsidR="00257CFD" w:rsidRPr="001058B5" w:rsidRDefault="00257CFD" w:rsidP="00257CFD">
      <w:pPr>
        <w:spacing w:before="16" w:line="259" w:lineRule="auto"/>
        <w:ind w:left="1937" w:right="4514" w:firstLine="93"/>
        <w:rPr>
          <w:rFonts w:ascii="Arial" w:hAnsi="Arial" w:cs="Arial"/>
          <w:sz w:val="18"/>
        </w:rPr>
      </w:pPr>
      <w:r w:rsidRPr="001058B5">
        <w:rPr>
          <w:rFonts w:ascii="Arial" w:hAnsi="Arial" w:cs="Arial"/>
          <w:w w:val="85"/>
          <w:sz w:val="18"/>
        </w:rPr>
        <w:t xml:space="preserve">emp_id HR.EMPLOYEES.EMPLOYEE_ID%TYPE; </w:t>
      </w:r>
      <w:r w:rsidRPr="001058B5">
        <w:rPr>
          <w:rFonts w:ascii="Arial" w:hAnsi="Arial" w:cs="Arial"/>
          <w:w w:val="95"/>
          <w:sz w:val="18"/>
        </w:rPr>
        <w:t>BEGIN</w:t>
      </w:r>
    </w:p>
    <w:p w14:paraId="22F9B52B" w14:textId="77777777" w:rsidR="00257CFD" w:rsidRPr="001058B5" w:rsidRDefault="00257CFD" w:rsidP="00257CFD">
      <w:pPr>
        <w:ind w:left="2030"/>
        <w:rPr>
          <w:rFonts w:ascii="Arial" w:hAnsi="Arial" w:cs="Arial"/>
          <w:sz w:val="18"/>
        </w:rPr>
      </w:pPr>
      <w:r w:rsidRPr="001058B5">
        <w:rPr>
          <w:rFonts w:ascii="Arial" w:hAnsi="Arial" w:cs="Arial"/>
          <w:w w:val="95"/>
          <w:sz w:val="18"/>
        </w:rPr>
        <w:t>SELECT EMPLOYEE_ID INTO emp_id FROM HR.EMPLOYEES</w:t>
      </w:r>
    </w:p>
    <w:p w14:paraId="60A7EEB7"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WHERE email = SYS_CONTEXT('USERENV', 'SESSION_USER');</w:t>
      </w:r>
    </w:p>
    <w:p w14:paraId="257DBB63" w14:textId="77777777" w:rsidR="00257CFD" w:rsidRPr="001058B5" w:rsidRDefault="00257CFD" w:rsidP="00257CFD">
      <w:pPr>
        <w:spacing w:before="15" w:line="259" w:lineRule="auto"/>
        <w:ind w:left="1937" w:right="1558" w:firstLine="93"/>
        <w:rPr>
          <w:rFonts w:ascii="Arial" w:hAnsi="Arial" w:cs="Arial"/>
          <w:sz w:val="18"/>
        </w:rPr>
      </w:pPr>
      <w:r w:rsidRPr="001058B5">
        <w:rPr>
          <w:rFonts w:ascii="Arial" w:hAnsi="Arial" w:cs="Arial"/>
          <w:w w:val="85"/>
          <w:sz w:val="18"/>
        </w:rPr>
        <w:t xml:space="preserve">DBMS_SESSION.SET_CONTEXT('empno_ctx', 'employee_id', emp_id); </w:t>
      </w:r>
      <w:r w:rsidRPr="001058B5">
        <w:rPr>
          <w:rFonts w:ascii="Arial" w:hAnsi="Arial" w:cs="Arial"/>
          <w:w w:val="95"/>
          <w:sz w:val="18"/>
        </w:rPr>
        <w:t>EXCEPTION</w:t>
      </w:r>
    </w:p>
    <w:p w14:paraId="638A791D" w14:textId="77777777" w:rsidR="00257CFD" w:rsidRPr="001058B5" w:rsidRDefault="00257CFD" w:rsidP="00257CFD">
      <w:pPr>
        <w:spacing w:line="259" w:lineRule="auto"/>
        <w:ind w:left="1844" w:right="5351" w:firstLine="186"/>
        <w:rPr>
          <w:rFonts w:ascii="Arial" w:hAnsi="Arial" w:cs="Arial"/>
          <w:sz w:val="18"/>
        </w:rPr>
      </w:pPr>
      <w:r w:rsidRPr="001058B5">
        <w:rPr>
          <w:rFonts w:ascii="Arial" w:hAnsi="Arial" w:cs="Arial"/>
          <w:w w:val="90"/>
          <w:sz w:val="18"/>
        </w:rPr>
        <w:t>WHEN</w:t>
      </w:r>
      <w:r w:rsidRPr="001058B5">
        <w:rPr>
          <w:rFonts w:ascii="Arial" w:hAnsi="Arial" w:cs="Arial"/>
          <w:spacing w:val="-47"/>
          <w:w w:val="90"/>
          <w:sz w:val="18"/>
        </w:rPr>
        <w:t xml:space="preserve"> </w:t>
      </w:r>
      <w:r w:rsidRPr="001058B5">
        <w:rPr>
          <w:rFonts w:ascii="Arial" w:hAnsi="Arial" w:cs="Arial"/>
          <w:w w:val="90"/>
          <w:sz w:val="18"/>
        </w:rPr>
        <w:t>NO_DATA_FOUND</w:t>
      </w:r>
      <w:r w:rsidRPr="001058B5">
        <w:rPr>
          <w:rFonts w:ascii="Arial" w:hAnsi="Arial" w:cs="Arial"/>
          <w:spacing w:val="-47"/>
          <w:w w:val="90"/>
          <w:sz w:val="18"/>
        </w:rPr>
        <w:t xml:space="preserve"> </w:t>
      </w:r>
      <w:r w:rsidRPr="001058B5">
        <w:rPr>
          <w:rFonts w:ascii="Arial" w:hAnsi="Arial" w:cs="Arial"/>
          <w:w w:val="90"/>
          <w:sz w:val="18"/>
        </w:rPr>
        <w:t>THEN</w:t>
      </w:r>
      <w:r w:rsidRPr="001058B5">
        <w:rPr>
          <w:rFonts w:ascii="Arial" w:hAnsi="Arial" w:cs="Arial"/>
          <w:spacing w:val="-47"/>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5255378F"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2A41439D" w14:textId="77777777" w:rsidR="00257CFD" w:rsidRPr="001058B5" w:rsidRDefault="00257CFD" w:rsidP="00257CFD">
      <w:pPr>
        <w:spacing w:before="16"/>
        <w:ind w:left="1660"/>
        <w:rPr>
          <w:rFonts w:ascii="Arial" w:hAnsi="Arial" w:cs="Arial"/>
          <w:sz w:val="18"/>
        </w:rPr>
      </w:pPr>
      <w:r w:rsidRPr="001058B5">
        <w:rPr>
          <w:rFonts w:ascii="Arial" w:hAnsi="Arial" w:cs="Arial"/>
          <w:w w:val="86"/>
          <w:sz w:val="18"/>
        </w:rPr>
        <w:t>/</w:t>
      </w:r>
    </w:p>
    <w:p w14:paraId="24CBAFA2" w14:textId="77777777" w:rsidR="00257CFD" w:rsidRPr="001058B5" w:rsidRDefault="00257CFD" w:rsidP="00257CFD">
      <w:pPr>
        <w:pStyle w:val="BodyText"/>
        <w:spacing w:before="6"/>
        <w:rPr>
          <w:rFonts w:ascii="Arial" w:hAnsi="Arial" w:cs="Arial"/>
          <w:sz w:val="18"/>
        </w:rPr>
      </w:pPr>
    </w:p>
    <w:p w14:paraId="351DAC46" w14:textId="77777777" w:rsidR="00257CFD" w:rsidRDefault="00257CFD" w:rsidP="00257CFD">
      <w:pPr>
        <w:pStyle w:val="BodyText"/>
        <w:ind w:left="1660"/>
        <w:rPr>
          <w:rFonts w:ascii="Arial" w:hAnsi="Arial" w:cs="Arial"/>
        </w:rPr>
      </w:pPr>
      <w:r>
        <w:rPr>
          <w:rFonts w:ascii="Arial" w:hAnsi="Arial" w:cs="Arial"/>
        </w:rPr>
        <w:t>P</w:t>
      </w:r>
      <w:r w:rsidRPr="001058B5">
        <w:rPr>
          <w:rFonts w:ascii="Arial" w:hAnsi="Arial" w:cs="Arial"/>
        </w:rPr>
        <w:t>ackage</w:t>
      </w:r>
      <w:r w:rsidRPr="00622E7D">
        <w:rPr>
          <w:rFonts w:ascii="Arial" w:hAnsi="Arial" w:cs="Arial"/>
        </w:rPr>
        <w:t xml:space="preserve"> này tạo ra một </w:t>
      </w:r>
      <w:r w:rsidRPr="001058B5">
        <w:rPr>
          <w:rFonts w:ascii="Arial" w:hAnsi="Arial" w:cs="Arial"/>
        </w:rPr>
        <w:t>procedure</w:t>
      </w:r>
      <w:r w:rsidRPr="00622E7D">
        <w:rPr>
          <w:rFonts w:ascii="Arial" w:hAnsi="Arial" w:cs="Arial"/>
        </w:rPr>
        <w:t xml:space="preserve"> gọi là set_empno thực hiện các hành động sau:</w:t>
      </w:r>
    </w:p>
    <w:p w14:paraId="4E66CBC6" w14:textId="77777777" w:rsidR="00257CFD" w:rsidRPr="001058B5" w:rsidRDefault="00257CFD" w:rsidP="00257CFD">
      <w:pPr>
        <w:pStyle w:val="BodyText"/>
        <w:ind w:left="1660"/>
        <w:rPr>
          <w:rFonts w:ascii="Arial" w:hAnsi="Arial" w:cs="Arial"/>
        </w:rPr>
      </w:pPr>
    </w:p>
    <w:p w14:paraId="58A45CAB"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emp_id HR.EMPLOYEES.EMPLOYEE_ID% TYPE khai báo một biến, emp_id, để lưu trữ ID nhân viên cho người dùng đăng nhập. Nó sử dụng cùng một kiểu dữ liệu như cột EMPLOYEE_ trong HR.EMPLOYEES.</w:t>
      </w:r>
    </w:p>
    <w:p w14:paraId="348401F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SELECT EMPLOYEE_ID INTO emp_id FROM HR.EMPLOYEES thực hiện một câu lệnh SELECT để sao chép ID nhân viên được lưu trữ trong dữ liệu cột employee_id từ bảng HR.EMPLOYEES vào biến emp_id.</w:t>
      </w:r>
    </w:p>
    <w:p w14:paraId="474CEFA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WHERE email = SYS_CONTEXT ('USERENV', 'SESSION_USER') sử dụng mệnh đề WHERE để tìm tất cả ID của nhân viên phù hợp với tài khoản email cho người dùng </w:t>
      </w:r>
      <w:r w:rsidRPr="001058B5">
        <w:rPr>
          <w:rFonts w:ascii="Arial" w:hAnsi="Arial" w:cs="Arial"/>
          <w:sz w:val="20"/>
        </w:rPr>
        <w:t>session</w:t>
      </w:r>
      <w:r w:rsidRPr="00622E7D">
        <w:rPr>
          <w:rFonts w:ascii="Arial" w:hAnsi="Arial" w:cs="Arial"/>
          <w:sz w:val="20"/>
        </w:rPr>
        <w:t>. Hàm SYS_CONTEXT sử dụng ngữ cảnh USERENV được xác định trước để truy xuất ID</w:t>
      </w:r>
      <w:r>
        <w:rPr>
          <w:rFonts w:ascii="Arial" w:hAnsi="Arial" w:cs="Arial"/>
          <w:sz w:val="20"/>
        </w:rPr>
        <w:t xml:space="preserve"> của</w:t>
      </w:r>
      <w:r w:rsidRPr="00622E7D">
        <w:rPr>
          <w:rFonts w:ascii="Arial" w:hAnsi="Arial" w:cs="Arial"/>
          <w:sz w:val="20"/>
        </w:rPr>
        <w:t xml:space="preserve"> người dùng</w:t>
      </w:r>
      <w:r>
        <w:rPr>
          <w:rFonts w:ascii="Arial" w:hAnsi="Arial" w:cs="Arial"/>
          <w:sz w:val="20"/>
        </w:rPr>
        <w:t xml:space="preserve"> </w:t>
      </w:r>
      <w:r w:rsidRPr="001058B5">
        <w:rPr>
          <w:rFonts w:ascii="Arial" w:hAnsi="Arial" w:cs="Arial"/>
          <w:sz w:val="20"/>
        </w:rPr>
        <w:t>session</w:t>
      </w:r>
      <w:r w:rsidRPr="00622E7D">
        <w:rPr>
          <w:rFonts w:ascii="Arial" w:hAnsi="Arial" w:cs="Arial"/>
          <w:sz w:val="20"/>
        </w:rPr>
        <w:t>, giống như dữ liệu cột email. Ví dụ, ID người dùng và địa chỉ email cho Lisa Ozer đều giống nhau: lozer.</w:t>
      </w:r>
    </w:p>
    <w:p w14:paraId="6D936C21" w14:textId="77777777" w:rsidR="00257CF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 DBMS_SESSION.SET_CONTEXT ('empno_ctx', 'employee_id', emp_id) uses   the </w:t>
      </w:r>
    </w:p>
    <w:p w14:paraId="4BA8153D" w14:textId="77777777" w:rsidR="00257CFD" w:rsidRPr="00696CAE"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DBMS_SESSION.SET_CONTEXT procedure </w:t>
      </w:r>
      <w:r>
        <w:rPr>
          <w:rFonts w:ascii="Arial" w:hAnsi="Arial" w:cs="Arial"/>
          <w:sz w:val="20"/>
        </w:rPr>
        <w:t xml:space="preserve">để thiết lập </w:t>
      </w:r>
      <w:r w:rsidRPr="00696CAE">
        <w:rPr>
          <w:rFonts w:ascii="Arial" w:hAnsi="Arial" w:cs="Arial"/>
          <w:sz w:val="20"/>
        </w:rPr>
        <w:t xml:space="preserve"> application context:</w:t>
      </w:r>
    </w:p>
    <w:p w14:paraId="0A43AAB1"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'empno_ctx': Gọi hàm </w:t>
      </w:r>
      <w:r w:rsidRPr="00696CAE">
        <w:rPr>
          <w:rFonts w:ascii="Arial" w:hAnsi="Arial" w:cs="Arial"/>
          <w:sz w:val="20"/>
        </w:rPr>
        <w:t xml:space="preserve">application context </w:t>
      </w:r>
      <w:r w:rsidRPr="00622E7D">
        <w:rPr>
          <w:rFonts w:ascii="Arial" w:hAnsi="Arial" w:cs="Arial"/>
          <w:sz w:val="20"/>
        </w:rPr>
        <w:t>empno_ctx. Đính kèm empno_ctx trong dấu nháy đơn.</w:t>
      </w:r>
    </w:p>
    <w:p w14:paraId="60F8007F"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2537EAD2" w14:textId="77777777" w:rsidR="00257CFD" w:rsidRPr="001058B5" w:rsidRDefault="00257CFD" w:rsidP="00257CFD">
      <w:pPr>
        <w:pStyle w:val="BodyText"/>
        <w:spacing w:before="5"/>
        <w:rPr>
          <w:rFonts w:ascii="Arial" w:hAnsi="Arial" w:cs="Arial"/>
          <w:sz w:val="25"/>
        </w:rPr>
      </w:pPr>
    </w:p>
    <w:p w14:paraId="6D38363B" w14:textId="77777777" w:rsidR="00257CFD" w:rsidRPr="00696CAE"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 xml:space="preserve">'employee_id': Tạo giá trị thuộc tính của cặp </w:t>
      </w:r>
      <w:r w:rsidRPr="001058B5">
        <w:rPr>
          <w:rFonts w:ascii="Arial" w:hAnsi="Arial" w:cs="Arial"/>
          <w:w w:val="95"/>
          <w:sz w:val="20"/>
        </w:rPr>
        <w:t xml:space="preserve">name-value </w:t>
      </w:r>
      <w:r w:rsidRPr="001058B5">
        <w:rPr>
          <w:rFonts w:ascii="Arial" w:hAnsi="Arial" w:cs="Arial"/>
          <w:sz w:val="20"/>
        </w:rPr>
        <w:t>ctx</w:t>
      </w:r>
      <w:r>
        <w:rPr>
          <w:rFonts w:ascii="Arial" w:hAnsi="Arial" w:cs="Arial"/>
          <w:sz w:val="20"/>
        </w:rPr>
        <w:t xml:space="preserve"> </w:t>
      </w:r>
      <w:r w:rsidRPr="001058B5">
        <w:rPr>
          <w:rFonts w:ascii="Arial" w:hAnsi="Arial" w:cs="Arial"/>
          <w:spacing w:val="-99"/>
          <w:sz w:val="20"/>
        </w:rPr>
        <w:t xml:space="preserve"> </w:t>
      </w:r>
      <w:r>
        <w:rPr>
          <w:rFonts w:ascii="Arial" w:hAnsi="Arial" w:cs="Arial"/>
          <w:spacing w:val="-99"/>
          <w:sz w:val="20"/>
        </w:rPr>
        <w:t xml:space="preserve">  </w:t>
      </w:r>
      <w:r w:rsidRPr="001058B5">
        <w:rPr>
          <w:rFonts w:ascii="Arial" w:hAnsi="Arial" w:cs="Arial"/>
          <w:sz w:val="20"/>
        </w:rPr>
        <w:t xml:space="preserve">application </w:t>
      </w:r>
      <w:r w:rsidRPr="001058B5">
        <w:rPr>
          <w:rFonts w:ascii="Arial" w:hAnsi="Arial" w:cs="Arial"/>
          <w:w w:val="95"/>
          <w:sz w:val="20"/>
        </w:rPr>
        <w:t xml:space="preserve">context </w:t>
      </w:r>
      <w:r w:rsidRPr="00696CAE">
        <w:rPr>
          <w:rFonts w:ascii="Arial" w:hAnsi="Arial" w:cs="Arial"/>
          <w:sz w:val="20"/>
        </w:rPr>
        <w:t>empno_ctx, bằng cách đặt tên nó là employee_id. Đính kèm employee_id trong dấu nháy đơn.</w:t>
      </w:r>
    </w:p>
    <w:p w14:paraId="20855B43" w14:textId="77777777" w:rsidR="00257CFD"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emp_id: Đặt giá trị cho thuộc tính employee_id thành giá trị được lưu trữ trong biến emp_id. Biến emp_id được tạo trong</w:t>
      </w:r>
      <w:r>
        <w:rPr>
          <w:rFonts w:ascii="Arial" w:hAnsi="Arial" w:cs="Arial"/>
          <w:sz w:val="20"/>
        </w:rPr>
        <w:t xml:space="preserve"> Line</w:t>
      </w:r>
      <w:r w:rsidRPr="00696CAE">
        <w:rPr>
          <w:rFonts w:ascii="Arial" w:hAnsi="Arial" w:cs="Arial"/>
          <w:sz w:val="20"/>
        </w:rPr>
        <w:t xml:space="preserve"> 8 và ID của nhân viên được truy</w:t>
      </w:r>
      <w:r>
        <w:rPr>
          <w:rFonts w:ascii="Arial" w:hAnsi="Arial" w:cs="Arial"/>
          <w:sz w:val="20"/>
        </w:rPr>
        <w:t xml:space="preserve"> vấn </w:t>
      </w:r>
      <w:r w:rsidRPr="00696CAE">
        <w:rPr>
          <w:rFonts w:ascii="Arial" w:hAnsi="Arial" w:cs="Arial"/>
          <w:sz w:val="20"/>
        </w:rPr>
        <w:t>trong các dòng 10-11.</w:t>
      </w:r>
    </w:p>
    <w:p w14:paraId="370AED7C" w14:textId="77777777" w:rsidR="00257CFD" w:rsidRDefault="00257CFD" w:rsidP="00257CFD">
      <w:pPr>
        <w:pStyle w:val="BodyText"/>
        <w:spacing w:before="123" w:line="230" w:lineRule="auto"/>
        <w:ind w:left="2619" w:right="185"/>
        <w:rPr>
          <w:rFonts w:ascii="Arial" w:hAnsi="Arial" w:cs="Arial"/>
          <w:spacing w:val="-9"/>
        </w:rPr>
      </w:pPr>
    </w:p>
    <w:p w14:paraId="39458736" w14:textId="77777777" w:rsidR="00257CFD" w:rsidRDefault="00257CFD" w:rsidP="00257CFD">
      <w:pPr>
        <w:pStyle w:val="BodyText"/>
        <w:spacing w:before="123" w:line="230" w:lineRule="auto"/>
        <w:ind w:left="2619" w:right="185"/>
        <w:rPr>
          <w:rFonts w:ascii="Arial" w:hAnsi="Arial" w:cs="Arial"/>
          <w:spacing w:val="-9"/>
        </w:rPr>
      </w:pPr>
      <w:r w:rsidRPr="00696CAE">
        <w:rPr>
          <w:rFonts w:ascii="Arial" w:hAnsi="Arial" w:cs="Arial"/>
          <w:spacing w:val="-9"/>
        </w:rPr>
        <w:t xml:space="preserve">Để tóm tắt, </w:t>
      </w:r>
      <w:r w:rsidRPr="001058B5">
        <w:rPr>
          <w:rFonts w:ascii="Arial" w:hAnsi="Arial" w:cs="Arial"/>
        </w:rPr>
        <w:t>procedure</w:t>
      </w:r>
      <w:r w:rsidRPr="00696CAE">
        <w:rPr>
          <w:rFonts w:ascii="Arial" w:hAnsi="Arial" w:cs="Arial"/>
          <w:spacing w:val="-9"/>
        </w:rPr>
        <w:t xml:space="preserve"> set_empno_ctx_pkg.set_empno nói, "Lấy </w:t>
      </w:r>
      <w:r w:rsidRPr="001058B5">
        <w:rPr>
          <w:rFonts w:ascii="Arial" w:hAnsi="Arial" w:cs="Arial"/>
        </w:rPr>
        <w:t>session ID</w:t>
      </w:r>
      <w:r w:rsidRPr="00696CAE">
        <w:rPr>
          <w:rFonts w:ascii="Arial" w:hAnsi="Arial" w:cs="Arial"/>
          <w:spacing w:val="-9"/>
        </w:rPr>
        <w:t xml:space="preserve"> của người dùng và sau đó khớp nó với </w:t>
      </w:r>
      <w:r w:rsidRPr="001058B5">
        <w:rPr>
          <w:rFonts w:ascii="Arial" w:hAnsi="Arial" w:cs="Arial"/>
        </w:rPr>
        <w:t xml:space="preserve">employee ID </w:t>
      </w:r>
      <w:r w:rsidRPr="00696CAE">
        <w:rPr>
          <w:rFonts w:ascii="Arial" w:hAnsi="Arial" w:cs="Arial"/>
          <w:spacing w:val="-9"/>
        </w:rPr>
        <w:t>và địa chỉ email của bất kỳ người dùng nào được liệt kê trong bảng HR.EMPLOYEES."</w:t>
      </w:r>
    </w:p>
    <w:p w14:paraId="3B61024D" w14:textId="77777777" w:rsidR="00257CFD" w:rsidRPr="00537D9C" w:rsidRDefault="00257CFD" w:rsidP="00257CFD">
      <w:pPr>
        <w:pStyle w:val="ListParagraph"/>
        <w:numPr>
          <w:ilvl w:val="0"/>
          <w:numId w:val="95"/>
        </w:numPr>
        <w:tabs>
          <w:tab w:val="left" w:pos="2620"/>
        </w:tabs>
        <w:spacing w:before="117" w:line="230" w:lineRule="auto"/>
        <w:ind w:right="187"/>
        <w:rPr>
          <w:rFonts w:ascii="Arial" w:hAnsi="Arial" w:cs="Arial"/>
          <w:sz w:val="20"/>
        </w:rPr>
      </w:pPr>
      <w:r w:rsidRPr="00537D9C">
        <w:rPr>
          <w:rFonts w:ascii="Arial" w:hAnsi="Arial" w:cs="Arial"/>
          <w:sz w:val="20"/>
        </w:rPr>
        <w:t xml:space="preserve">EXCEPTION ... WHEN_NO_DATA_FOUND thêm một ngoại lệ hệ thống WHEN NO_DATA_FOUND để bắt bất kỳ lỗi không tìm thấy dữ liệu nào có thể phát sinh từ câu lệnh SELECT. Nếu không có ngoại lệ này, </w:t>
      </w:r>
      <w:r w:rsidRPr="001058B5">
        <w:rPr>
          <w:rFonts w:ascii="Arial" w:hAnsi="Arial" w:cs="Arial"/>
          <w:sz w:val="20"/>
        </w:rPr>
        <w:t xml:space="preserve">the package </w:t>
      </w:r>
      <w:r>
        <w:rPr>
          <w:rFonts w:ascii="Arial" w:hAnsi="Arial" w:cs="Arial"/>
          <w:sz w:val="20"/>
        </w:rPr>
        <w:t>và</w:t>
      </w:r>
      <w:r w:rsidRPr="001058B5">
        <w:rPr>
          <w:rFonts w:ascii="Arial" w:hAnsi="Arial" w:cs="Arial"/>
          <w:sz w:val="20"/>
        </w:rPr>
        <w:t xml:space="preserve"> logon trigger </w:t>
      </w:r>
      <w:r w:rsidRPr="00537D9C">
        <w:rPr>
          <w:rFonts w:ascii="Arial" w:hAnsi="Arial" w:cs="Arial"/>
          <w:sz w:val="20"/>
        </w:rPr>
        <w:t xml:space="preserve">sẽ hoạt động tốt và thiết lập </w:t>
      </w:r>
      <w:r w:rsidRPr="001058B5">
        <w:rPr>
          <w:rFonts w:ascii="Arial" w:hAnsi="Arial" w:cs="Arial"/>
          <w:sz w:val="20"/>
        </w:rPr>
        <w:t xml:space="preserve">application context </w:t>
      </w:r>
      <w:r w:rsidRPr="00537D9C">
        <w:rPr>
          <w:rFonts w:ascii="Arial" w:hAnsi="Arial" w:cs="Arial"/>
          <w:sz w:val="20"/>
        </w:rPr>
        <w:t xml:space="preserve">nếu cần, nhưng sau đó bất kỳ người dùng quản trị viên nào không phải là người dùng được liệt kê trong bảng HR.EMPLOYEES sẽ không thể đăng nhập vào </w:t>
      </w:r>
      <w:r w:rsidRPr="001058B5">
        <w:rPr>
          <w:rFonts w:ascii="Arial" w:hAnsi="Arial" w:cs="Arial"/>
          <w:sz w:val="20"/>
        </w:rPr>
        <w:t>database</w:t>
      </w:r>
      <w:r w:rsidRPr="00537D9C">
        <w:rPr>
          <w:rFonts w:ascii="Arial" w:hAnsi="Arial" w:cs="Arial"/>
          <w:sz w:val="20"/>
        </w:rPr>
        <w:t xml:space="preserve">. Những người dùng khác có thể đăng nhập vào </w:t>
      </w:r>
      <w:r w:rsidRPr="001058B5">
        <w:rPr>
          <w:rFonts w:ascii="Arial" w:hAnsi="Arial" w:cs="Arial"/>
          <w:sz w:val="20"/>
        </w:rPr>
        <w:t>database</w:t>
      </w:r>
      <w:r w:rsidRPr="00537D9C">
        <w:rPr>
          <w:rFonts w:ascii="Arial" w:hAnsi="Arial" w:cs="Arial"/>
          <w:sz w:val="20"/>
        </w:rPr>
        <w:t xml:space="preserve">, giả sử họ là người dùng cơ sở dữ liệu hợp lệ. Khi thông tin </w:t>
      </w:r>
      <w:r w:rsidRPr="001058B5">
        <w:rPr>
          <w:rFonts w:ascii="Arial" w:hAnsi="Arial" w:cs="Arial"/>
          <w:sz w:val="20"/>
        </w:rPr>
        <w:t xml:space="preserve">application context </w:t>
      </w:r>
      <w:r w:rsidRPr="00537D9C">
        <w:rPr>
          <w:rFonts w:ascii="Arial" w:hAnsi="Arial" w:cs="Arial"/>
          <w:sz w:val="20"/>
        </w:rPr>
        <w:t xml:space="preserve">được thiết lập, thì bạn có thể sử dụng thông tin </w:t>
      </w:r>
      <w:r w:rsidRPr="001058B5">
        <w:rPr>
          <w:rFonts w:ascii="Arial" w:hAnsi="Arial" w:cs="Arial"/>
          <w:sz w:val="20"/>
        </w:rPr>
        <w:t>session</w:t>
      </w:r>
      <w:r w:rsidRPr="00537D9C">
        <w:rPr>
          <w:rFonts w:ascii="Arial" w:hAnsi="Arial" w:cs="Arial"/>
          <w:sz w:val="20"/>
        </w:rPr>
        <w:t xml:space="preserve"> làm cách này để kiểm soát quyền truy cập của người dùng vào một ứng dụng cụ thể..</w:t>
      </w:r>
    </w:p>
    <w:p w14:paraId="13A21C17" w14:textId="77777777" w:rsidR="00257CFD" w:rsidRPr="001058B5" w:rsidRDefault="00257CFD" w:rsidP="00257CFD">
      <w:pPr>
        <w:pStyle w:val="BodyText"/>
        <w:spacing w:before="5"/>
        <w:rPr>
          <w:rFonts w:ascii="Arial" w:hAnsi="Arial" w:cs="Arial"/>
          <w:sz w:val="23"/>
        </w:rPr>
      </w:pPr>
    </w:p>
    <w:p w14:paraId="4D1C6935" w14:textId="77777777" w:rsidR="00257CFD" w:rsidRPr="001058B5" w:rsidRDefault="00257CFD" w:rsidP="00257CFD">
      <w:pPr>
        <w:pStyle w:val="Heading6"/>
      </w:pPr>
      <w:bookmarkStart w:id="958" w:name="Step_4:_Create_a_Logon_Trigger_for_the_P"/>
      <w:bookmarkStart w:id="959" w:name="_bookmark1215"/>
      <w:bookmarkEnd w:id="958"/>
      <w:bookmarkEnd w:id="959"/>
      <w:r w:rsidRPr="001058B5">
        <w:t xml:space="preserve">Step 4: </w:t>
      </w:r>
      <w:r>
        <w:t>Tạo</w:t>
      </w:r>
      <w:r w:rsidRPr="001058B5">
        <w:t xml:space="preserve"> Logon Trigger </w:t>
      </w:r>
      <w:r>
        <w:t>cho</w:t>
      </w:r>
      <w:r w:rsidRPr="001058B5">
        <w:t xml:space="preserve"> Package</w:t>
      </w:r>
    </w:p>
    <w:p w14:paraId="55FD01B3" w14:textId="77777777" w:rsidR="00257CFD" w:rsidRPr="001058B5" w:rsidRDefault="00257CFD" w:rsidP="00257CFD">
      <w:pPr>
        <w:pStyle w:val="BodyText"/>
        <w:spacing w:before="48"/>
        <w:ind w:left="2260"/>
        <w:rPr>
          <w:rFonts w:ascii="Arial" w:hAnsi="Arial" w:cs="Arial"/>
        </w:rPr>
      </w:pPr>
      <w:r>
        <w:rPr>
          <w:rFonts w:ascii="Arial" w:hAnsi="Arial" w:cs="Arial"/>
        </w:rPr>
        <w:t xml:space="preserve">Khi người dùng </w:t>
      </w:r>
      <w:r w:rsidRPr="001058B5">
        <w:rPr>
          <w:rFonts w:ascii="Arial" w:hAnsi="Arial" w:cs="Arial"/>
        </w:rPr>
        <w:t xml:space="preserve"> sysadmin_ctx, </w:t>
      </w:r>
      <w:r>
        <w:rPr>
          <w:rFonts w:ascii="Arial" w:hAnsi="Arial" w:cs="Arial"/>
        </w:rPr>
        <w:t>hãy tạo</w:t>
      </w:r>
      <w:r w:rsidRPr="001058B5">
        <w:rPr>
          <w:rFonts w:ascii="Arial" w:hAnsi="Arial" w:cs="Arial"/>
        </w:rPr>
        <w:t xml:space="preserve"> trigger</w:t>
      </w:r>
      <w:r>
        <w:rPr>
          <w:rFonts w:ascii="Arial" w:hAnsi="Arial" w:cs="Arial"/>
        </w:rPr>
        <w:t xml:space="preserve"> sau</w:t>
      </w:r>
      <w:r w:rsidRPr="001058B5">
        <w:rPr>
          <w:rFonts w:ascii="Arial" w:hAnsi="Arial" w:cs="Arial"/>
        </w:rPr>
        <w:t>:</w:t>
      </w:r>
    </w:p>
    <w:p w14:paraId="66371BFF" w14:textId="77777777" w:rsidR="00257CFD" w:rsidRPr="001058B5" w:rsidRDefault="00257CFD" w:rsidP="00257CFD">
      <w:pPr>
        <w:spacing w:before="137" w:line="259" w:lineRule="auto"/>
        <w:ind w:left="2352" w:right="2535" w:hanging="93"/>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set_empno_ctx_trig</w:t>
      </w:r>
      <w:r w:rsidRPr="001058B5">
        <w:rPr>
          <w:rFonts w:ascii="Arial" w:hAnsi="Arial" w:cs="Arial"/>
          <w:spacing w:val="-46"/>
          <w:w w:val="90"/>
          <w:sz w:val="18"/>
        </w:rPr>
        <w:t xml:space="preserve"> </w:t>
      </w:r>
      <w:r w:rsidRPr="001058B5">
        <w:rPr>
          <w:rFonts w:ascii="Arial" w:hAnsi="Arial" w:cs="Arial"/>
          <w:w w:val="90"/>
          <w:sz w:val="18"/>
        </w:rPr>
        <w:t>AFTER</w:t>
      </w:r>
      <w:r w:rsidRPr="001058B5">
        <w:rPr>
          <w:rFonts w:ascii="Arial" w:hAnsi="Arial" w:cs="Arial"/>
          <w:spacing w:val="-46"/>
          <w:w w:val="90"/>
          <w:sz w:val="18"/>
        </w:rPr>
        <w:t xml:space="preserve"> </w:t>
      </w:r>
      <w:r w:rsidRPr="001058B5">
        <w:rPr>
          <w:rFonts w:ascii="Arial" w:hAnsi="Arial" w:cs="Arial"/>
          <w:w w:val="90"/>
          <w:sz w:val="18"/>
        </w:rPr>
        <w:t>LOGON</w:t>
      </w:r>
      <w:r w:rsidRPr="001058B5">
        <w:rPr>
          <w:rFonts w:ascii="Arial" w:hAnsi="Arial" w:cs="Arial"/>
          <w:spacing w:val="-46"/>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B39FC05" w14:textId="77777777" w:rsidR="00257CFD" w:rsidRPr="001058B5" w:rsidRDefault="00257CFD" w:rsidP="00257CFD">
      <w:pPr>
        <w:spacing w:line="259" w:lineRule="auto"/>
        <w:ind w:left="2352" w:right="3784"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END;</w:t>
      </w:r>
    </w:p>
    <w:p w14:paraId="2A864BB8" w14:textId="77777777" w:rsidR="00257CFD" w:rsidRPr="001058B5" w:rsidRDefault="00257CFD" w:rsidP="00257CFD">
      <w:pPr>
        <w:ind w:left="2260"/>
        <w:rPr>
          <w:rFonts w:ascii="Arial" w:hAnsi="Arial" w:cs="Arial"/>
          <w:sz w:val="18"/>
        </w:rPr>
      </w:pPr>
      <w:r w:rsidRPr="001058B5">
        <w:rPr>
          <w:rFonts w:ascii="Arial" w:hAnsi="Arial" w:cs="Arial"/>
          <w:w w:val="86"/>
          <w:sz w:val="18"/>
        </w:rPr>
        <w:t>/</w:t>
      </w:r>
    </w:p>
    <w:p w14:paraId="7D13AE14" w14:textId="77777777" w:rsidR="00257CFD" w:rsidRPr="001058B5" w:rsidRDefault="00257CFD" w:rsidP="00257CFD">
      <w:pPr>
        <w:pStyle w:val="BodyText"/>
        <w:rPr>
          <w:rFonts w:ascii="Arial" w:hAnsi="Arial" w:cs="Arial"/>
          <w:sz w:val="25"/>
        </w:rPr>
      </w:pPr>
    </w:p>
    <w:p w14:paraId="770A261B" w14:textId="77777777" w:rsidR="00257CFD" w:rsidRPr="001058B5" w:rsidRDefault="00257CFD" w:rsidP="00257CFD">
      <w:pPr>
        <w:pStyle w:val="Heading6"/>
      </w:pPr>
      <w:bookmarkStart w:id="960" w:name="Step_5:_Test_the_Application_Context"/>
      <w:bookmarkStart w:id="961" w:name="_bookmark1216"/>
      <w:bookmarkEnd w:id="960"/>
      <w:bookmarkEnd w:id="961"/>
      <w:r w:rsidRPr="001058B5">
        <w:t>Step 5: Test the Application Context</w:t>
      </w:r>
    </w:p>
    <w:p w14:paraId="5B64C8ED" w14:textId="77777777" w:rsidR="00257CFD" w:rsidRPr="001058B5" w:rsidRDefault="00257CFD" w:rsidP="00257CFD">
      <w:pPr>
        <w:pStyle w:val="ListParagraph"/>
        <w:numPr>
          <w:ilvl w:val="1"/>
          <w:numId w:val="97"/>
        </w:numPr>
        <w:tabs>
          <w:tab w:val="left" w:pos="2620"/>
        </w:tabs>
        <w:spacing w:before="49"/>
        <w:rPr>
          <w:rFonts w:ascii="Arial" w:hAnsi="Arial" w:cs="Arial"/>
          <w:sz w:val="20"/>
        </w:rPr>
      </w:pPr>
      <w:r>
        <w:rPr>
          <w:rFonts w:ascii="Arial" w:hAnsi="Arial" w:cs="Arial"/>
          <w:sz w:val="20"/>
        </w:rPr>
        <w:t>Đăng nhập với tư cách người dùng</w:t>
      </w:r>
    </w:p>
    <w:p w14:paraId="447D1453" w14:textId="77777777" w:rsidR="00257CFD" w:rsidRPr="001058B5" w:rsidRDefault="00257CFD" w:rsidP="00257CFD">
      <w:pPr>
        <w:spacing w:before="136"/>
        <w:ind w:left="2620"/>
        <w:rPr>
          <w:rFonts w:ascii="Arial" w:hAnsi="Arial" w:cs="Arial"/>
          <w:sz w:val="18"/>
        </w:rPr>
      </w:pPr>
      <w:r w:rsidRPr="001058B5">
        <w:rPr>
          <w:rFonts w:ascii="Arial" w:hAnsi="Arial" w:cs="Arial"/>
          <w:w w:val="95"/>
          <w:sz w:val="18"/>
        </w:rPr>
        <w:t>CONNECT lozer</w:t>
      </w:r>
    </w:p>
    <w:p w14:paraId="0D818108" w14:textId="77777777" w:rsidR="00257CFD" w:rsidRPr="001058B5" w:rsidRDefault="00257CFD" w:rsidP="00257CFD">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C3FD152" w14:textId="77777777" w:rsidR="00257CFD" w:rsidRPr="001058B5" w:rsidRDefault="00257CFD" w:rsidP="00257CFD">
      <w:pPr>
        <w:pStyle w:val="BodyText"/>
        <w:spacing w:before="2"/>
        <w:rPr>
          <w:rFonts w:ascii="Arial" w:hAnsi="Arial" w:cs="Arial"/>
          <w:i/>
          <w:sz w:val="19"/>
        </w:rPr>
      </w:pPr>
    </w:p>
    <w:p w14:paraId="774E0037" w14:textId="77777777" w:rsidR="00257CFD" w:rsidRDefault="00257CFD" w:rsidP="00257CFD">
      <w:pPr>
        <w:pStyle w:val="BodyText"/>
        <w:spacing w:line="228" w:lineRule="auto"/>
        <w:ind w:left="2620" w:hanging="1"/>
        <w:rPr>
          <w:rFonts w:ascii="Arial" w:hAnsi="Arial" w:cs="Arial"/>
        </w:rPr>
      </w:pPr>
      <w:r w:rsidRPr="00537D9C">
        <w:rPr>
          <w:rFonts w:ascii="Arial" w:hAnsi="Arial" w:cs="Arial"/>
        </w:rPr>
        <w:t xml:space="preserve">Khi người dùng lozer đăng nhập,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537D9C">
        <w:rPr>
          <w:rFonts w:ascii="Arial" w:hAnsi="Arial" w:cs="Arial"/>
        </w:rPr>
        <w:t xml:space="preserve">empno_ctx thu thập </w:t>
      </w:r>
      <w:r w:rsidRPr="001058B5">
        <w:rPr>
          <w:rFonts w:ascii="Arial" w:hAnsi="Arial" w:cs="Arial"/>
        </w:rPr>
        <w:t xml:space="preserve">employee ID. </w:t>
      </w:r>
      <w:r w:rsidRPr="00537D9C">
        <w:rPr>
          <w:rFonts w:ascii="Arial" w:hAnsi="Arial" w:cs="Arial"/>
        </w:rPr>
        <w:t>của cô ấy. Bạn có thể kiểm tra nó như sau:</w:t>
      </w:r>
    </w:p>
    <w:p w14:paraId="066B3E7D"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SELECT SYS_CONTEXT('empno_ctx', 'employee_id') emp_id FROM DUAL;</w:t>
      </w:r>
    </w:p>
    <w:p w14:paraId="5B48E24D" w14:textId="77777777" w:rsidR="00257CFD" w:rsidRPr="001058B5" w:rsidRDefault="00257CFD" w:rsidP="00257CFD">
      <w:pPr>
        <w:pStyle w:val="BodyText"/>
        <w:spacing w:before="3"/>
        <w:rPr>
          <w:rFonts w:ascii="Arial" w:hAnsi="Arial" w:cs="Arial"/>
          <w:sz w:val="18"/>
        </w:rPr>
      </w:pPr>
    </w:p>
    <w:p w14:paraId="161E9A36" w14:textId="77777777" w:rsidR="00257CFD" w:rsidRPr="004279B2" w:rsidRDefault="00257CFD" w:rsidP="00257CFD">
      <w:pPr>
        <w:pStyle w:val="BodyText"/>
        <w:ind w:left="2620"/>
        <w:rPr>
          <w:rFonts w:ascii="Arial" w:hAnsi="Arial" w:cs="Arial"/>
          <w:lang w:val="fr-FR"/>
        </w:rPr>
      </w:pPr>
      <w:r w:rsidRPr="004279B2">
        <w:rPr>
          <w:rFonts w:ascii="Arial" w:hAnsi="Arial" w:cs="Arial"/>
          <w:lang w:val="fr-FR"/>
        </w:rPr>
        <w:t>Đầu ra sau sẽ xuất hiện:</w:t>
      </w:r>
    </w:p>
    <w:p w14:paraId="2F0ED539" w14:textId="77777777" w:rsidR="00257CFD" w:rsidRPr="004279B2" w:rsidRDefault="00257CFD" w:rsidP="00257CFD">
      <w:pPr>
        <w:spacing w:before="141"/>
        <w:ind w:left="2620"/>
        <w:rPr>
          <w:rFonts w:ascii="Arial" w:hAnsi="Arial" w:cs="Arial"/>
          <w:sz w:val="18"/>
          <w:lang w:val="fr-FR"/>
        </w:rPr>
      </w:pPr>
      <w:r w:rsidRPr="004279B2">
        <w:rPr>
          <w:rFonts w:ascii="Arial" w:hAnsi="Arial" w:cs="Arial"/>
          <w:w w:val="95"/>
          <w:sz w:val="18"/>
          <w:lang w:val="fr-FR"/>
        </w:rPr>
        <w:t>EMP_ID</w:t>
      </w:r>
    </w:p>
    <w:p w14:paraId="6716A9BF" w14:textId="77777777" w:rsidR="00257CFD" w:rsidRPr="004279B2" w:rsidRDefault="00257CFD" w:rsidP="00257CFD">
      <w:pPr>
        <w:spacing w:before="15" w:line="259" w:lineRule="auto"/>
        <w:ind w:left="2620" w:right="2073"/>
        <w:rPr>
          <w:rFonts w:ascii="Arial" w:hAnsi="Arial" w:cs="Arial"/>
          <w:sz w:val="18"/>
          <w:lang w:val="fr-FR"/>
        </w:rPr>
      </w:pPr>
      <w:r w:rsidRPr="004279B2">
        <w:rPr>
          <w:rFonts w:ascii="Arial" w:hAnsi="Arial" w:cs="Arial"/>
          <w:w w:val="85"/>
          <w:sz w:val="18"/>
          <w:lang w:val="fr-FR"/>
        </w:rPr>
        <w:t xml:space="preserve">-------------------------------------------------------- </w:t>
      </w:r>
      <w:r w:rsidRPr="004279B2">
        <w:rPr>
          <w:rFonts w:ascii="Arial" w:hAnsi="Arial" w:cs="Arial"/>
          <w:w w:val="95"/>
          <w:sz w:val="18"/>
          <w:lang w:val="fr-FR"/>
        </w:rPr>
        <w:t>168</w:t>
      </w:r>
    </w:p>
    <w:p w14:paraId="6B7AED82" w14:textId="77777777" w:rsidR="00257CFD" w:rsidRPr="004279B2" w:rsidRDefault="00257CFD" w:rsidP="00257CFD">
      <w:pPr>
        <w:pStyle w:val="BodyText"/>
        <w:spacing w:before="11"/>
        <w:rPr>
          <w:rFonts w:ascii="Arial" w:hAnsi="Arial" w:cs="Arial"/>
          <w:sz w:val="16"/>
          <w:lang w:val="fr-FR"/>
        </w:rPr>
      </w:pPr>
    </w:p>
    <w:p w14:paraId="65F68E5C" w14:textId="77777777" w:rsidR="00257CFD" w:rsidRPr="004279B2" w:rsidRDefault="00257CFD" w:rsidP="00257CFD">
      <w:pPr>
        <w:pStyle w:val="ListParagraph"/>
        <w:numPr>
          <w:ilvl w:val="1"/>
          <w:numId w:val="97"/>
        </w:numPr>
        <w:tabs>
          <w:tab w:val="left" w:pos="2620"/>
        </w:tabs>
        <w:spacing w:before="135"/>
        <w:rPr>
          <w:rFonts w:ascii="Arial" w:hAnsi="Arial" w:cs="Arial"/>
          <w:sz w:val="18"/>
          <w:lang w:val="fr-FR"/>
        </w:rPr>
      </w:pPr>
      <w:r w:rsidRPr="004279B2">
        <w:rPr>
          <w:rFonts w:ascii="Arial" w:hAnsi="Arial" w:cs="Arial"/>
          <w:sz w:val="20"/>
          <w:lang w:val="fr-FR"/>
        </w:rPr>
        <w:t>Đăng nhập với tư cách là người dùng SCOTT</w:t>
      </w:r>
    </w:p>
    <w:p w14:paraId="3EC03C42" w14:textId="77777777" w:rsidR="00257CFD" w:rsidRPr="004279B2" w:rsidRDefault="00257CFD" w:rsidP="00257CFD">
      <w:pPr>
        <w:tabs>
          <w:tab w:val="left" w:pos="2620"/>
        </w:tabs>
        <w:spacing w:before="135"/>
        <w:ind w:left="2260"/>
        <w:rPr>
          <w:rFonts w:ascii="Arial" w:hAnsi="Arial" w:cs="Arial"/>
          <w:sz w:val="18"/>
          <w:lang w:val="fr-FR"/>
        </w:rPr>
      </w:pPr>
      <w:r>
        <w:rPr>
          <w:rFonts w:ascii="Arial" w:hAnsi="Arial" w:cs="Arial"/>
          <w:sz w:val="20"/>
          <w:lang w:val="fr-FR"/>
        </w:rPr>
        <w:t xml:space="preserve">     </w:t>
      </w:r>
      <w:r w:rsidRPr="004279B2">
        <w:rPr>
          <w:rFonts w:ascii="Arial" w:hAnsi="Arial" w:cs="Arial"/>
          <w:sz w:val="20"/>
          <w:lang w:val="fr-FR"/>
        </w:rPr>
        <w:t>.</w:t>
      </w:r>
      <w:r w:rsidRPr="004279B2">
        <w:rPr>
          <w:rFonts w:ascii="Arial" w:hAnsi="Arial" w:cs="Arial"/>
          <w:w w:val="95"/>
          <w:sz w:val="18"/>
          <w:lang w:val="fr-FR"/>
        </w:rPr>
        <w:t>CONNECT SCOTT</w:t>
      </w:r>
    </w:p>
    <w:p w14:paraId="6FD48BD6" w14:textId="77777777" w:rsidR="00257CFD" w:rsidRPr="004F48C7" w:rsidRDefault="00257CFD" w:rsidP="00257CFD">
      <w:pPr>
        <w:spacing w:before="17"/>
        <w:ind w:left="2620"/>
        <w:rPr>
          <w:rFonts w:ascii="Arial" w:hAnsi="Arial" w:cs="Arial"/>
          <w:i/>
          <w:sz w:val="18"/>
          <w:lang w:val="fr-FR"/>
        </w:rPr>
      </w:pPr>
      <w:r w:rsidRPr="004F48C7">
        <w:rPr>
          <w:rFonts w:ascii="Arial" w:hAnsi="Arial" w:cs="Arial"/>
          <w:w w:val="95"/>
          <w:sz w:val="18"/>
          <w:lang w:val="fr-FR"/>
        </w:rPr>
        <w:t xml:space="preserve">Enter password: </w:t>
      </w:r>
      <w:r w:rsidRPr="004F48C7">
        <w:rPr>
          <w:rFonts w:ascii="Arial" w:hAnsi="Arial" w:cs="Arial"/>
          <w:i/>
          <w:w w:val="95"/>
          <w:sz w:val="18"/>
          <w:lang w:val="fr-FR"/>
        </w:rPr>
        <w:t>password</w:t>
      </w:r>
    </w:p>
    <w:p w14:paraId="4805851B" w14:textId="77777777" w:rsidR="00257CFD" w:rsidRPr="004F48C7" w:rsidRDefault="00257CFD" w:rsidP="00257CFD">
      <w:pPr>
        <w:pStyle w:val="BodyText"/>
        <w:spacing w:before="2"/>
        <w:rPr>
          <w:rFonts w:ascii="Arial" w:hAnsi="Arial" w:cs="Arial"/>
          <w:i/>
          <w:sz w:val="19"/>
          <w:lang w:val="fr-FR"/>
        </w:rPr>
      </w:pPr>
    </w:p>
    <w:p w14:paraId="16D03A19" w14:textId="77777777" w:rsidR="00257CFD" w:rsidRPr="004F48C7" w:rsidRDefault="00257CFD" w:rsidP="00257CFD">
      <w:pPr>
        <w:pStyle w:val="BodyText"/>
        <w:spacing w:line="228" w:lineRule="auto"/>
        <w:ind w:left="2620" w:right="102" w:hanging="1"/>
        <w:rPr>
          <w:rFonts w:ascii="Arial" w:hAnsi="Arial" w:cs="Arial"/>
          <w:lang w:val="fr-FR"/>
        </w:rPr>
      </w:pPr>
      <w:r w:rsidRPr="004F48C7">
        <w:rPr>
          <w:rFonts w:ascii="Arial" w:hAnsi="Arial" w:cs="Arial"/>
          <w:lang w:val="fr-FR"/>
        </w:rPr>
        <w:t>Người dùng SCOTT không được liệt kê là một employee trong bảng HR.EMPLOYEES, do đó application context empno</w:t>
      </w:r>
      <w:r w:rsidRPr="004F48C7">
        <w:rPr>
          <w:rFonts w:ascii="Arial" w:hAnsi="Arial" w:cs="Arial"/>
          <w:sz w:val="22"/>
          <w:szCs w:val="22"/>
          <w:lang w:val="fr-FR"/>
        </w:rPr>
        <w:t xml:space="preserve">_ </w:t>
      </w:r>
      <w:r w:rsidRPr="004F48C7">
        <w:rPr>
          <w:rFonts w:ascii="Arial" w:hAnsi="Arial" w:cs="Arial"/>
          <w:lang w:val="fr-FR"/>
        </w:rPr>
        <w:t>ctx không thể thu thập một employee ID cho anh ta.</w:t>
      </w:r>
    </w:p>
    <w:p w14:paraId="4D518A07"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SELECT SYS_CONTEXT('empno_ctx', 'employee_id') emp_id FROM DUAL;</w:t>
      </w:r>
    </w:p>
    <w:p w14:paraId="4C290A2E" w14:textId="77777777" w:rsidR="00257CFD" w:rsidRPr="001058B5" w:rsidRDefault="00257CFD" w:rsidP="00257CFD">
      <w:pPr>
        <w:pStyle w:val="BodyText"/>
        <w:spacing w:before="2"/>
        <w:rPr>
          <w:rFonts w:ascii="Arial" w:hAnsi="Arial" w:cs="Arial"/>
          <w:sz w:val="18"/>
        </w:rPr>
      </w:pPr>
    </w:p>
    <w:p w14:paraId="5D78662B" w14:textId="77777777" w:rsidR="00257CFD" w:rsidRPr="001058B5" w:rsidRDefault="00257CFD" w:rsidP="00257CFD">
      <w:pPr>
        <w:pStyle w:val="BodyText"/>
        <w:spacing w:before="1"/>
        <w:ind w:left="2620"/>
        <w:rPr>
          <w:rFonts w:ascii="Arial" w:hAnsi="Arial" w:cs="Arial"/>
        </w:rPr>
      </w:pPr>
      <w:r>
        <w:rPr>
          <w:rFonts w:ascii="Arial" w:hAnsi="Arial" w:cs="Arial"/>
        </w:rPr>
        <w:t xml:space="preserve">Đầu ra sẽ suất hiện </w:t>
      </w:r>
      <w:r w:rsidRPr="001058B5">
        <w:rPr>
          <w:rFonts w:ascii="Arial" w:hAnsi="Arial" w:cs="Arial"/>
        </w:rPr>
        <w:t>:</w:t>
      </w:r>
    </w:p>
    <w:p w14:paraId="6EF46931"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EMP_ID</w:t>
      </w:r>
    </w:p>
    <w:p w14:paraId="31747A62"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5C87C58F" w14:textId="77777777" w:rsidR="00257CFD" w:rsidRPr="001058B5" w:rsidRDefault="00257CFD" w:rsidP="00257CFD">
      <w:pPr>
        <w:pStyle w:val="BodyText"/>
        <w:rPr>
          <w:rFonts w:ascii="Arial" w:hAnsi="Arial" w:cs="Arial"/>
        </w:rPr>
      </w:pPr>
    </w:p>
    <w:p w14:paraId="5FB2F57C" w14:textId="77777777" w:rsidR="00257CFD" w:rsidRPr="001058B5" w:rsidRDefault="00257CFD" w:rsidP="00257CFD">
      <w:pPr>
        <w:pStyle w:val="BodyText"/>
        <w:spacing w:before="7"/>
        <w:rPr>
          <w:rFonts w:ascii="Arial" w:hAnsi="Arial" w:cs="Arial"/>
          <w:sz w:val="18"/>
        </w:rPr>
      </w:pPr>
    </w:p>
    <w:p w14:paraId="6F807D85" w14:textId="77777777" w:rsidR="00257CFD" w:rsidRPr="001058B5" w:rsidRDefault="00257CFD" w:rsidP="00257CFD">
      <w:pPr>
        <w:ind w:left="2020"/>
        <w:rPr>
          <w:rFonts w:ascii="Arial" w:hAnsi="Arial" w:cs="Arial"/>
          <w:sz w:val="18"/>
        </w:rPr>
      </w:pPr>
      <w:r w:rsidRPr="001058B5">
        <w:rPr>
          <w:rFonts w:ascii="Arial" w:hAnsi="Arial" w:cs="Arial"/>
          <w:w w:val="95"/>
          <w:sz w:val="18"/>
        </w:rPr>
        <w:t>--------------------------------------------------------</w:t>
      </w:r>
    </w:p>
    <w:p w14:paraId="2F5C519A" w14:textId="77777777" w:rsidR="00257CFD" w:rsidRPr="001058B5" w:rsidRDefault="00257CFD" w:rsidP="00257CFD">
      <w:pPr>
        <w:pStyle w:val="BodyText"/>
        <w:spacing w:before="9"/>
        <w:rPr>
          <w:rFonts w:ascii="Arial" w:hAnsi="Arial" w:cs="Arial"/>
          <w:sz w:val="18"/>
        </w:rPr>
      </w:pPr>
    </w:p>
    <w:p w14:paraId="03B34536" w14:textId="77777777" w:rsidR="00257CFD" w:rsidRDefault="00257CFD" w:rsidP="00257CFD">
      <w:pPr>
        <w:pStyle w:val="BodyText"/>
        <w:spacing w:before="1" w:line="232" w:lineRule="auto"/>
        <w:ind w:left="1660" w:right="1033"/>
        <w:rPr>
          <w:rFonts w:ascii="Arial" w:hAnsi="Arial" w:cs="Arial"/>
        </w:rPr>
      </w:pPr>
      <w:r w:rsidRPr="004279B2">
        <w:rPr>
          <w:rFonts w:ascii="Arial" w:hAnsi="Arial" w:cs="Arial"/>
        </w:rPr>
        <w:t>Từ đây, ứng dụng có thể sử dụng thông tin người dùng</w:t>
      </w:r>
      <w:r>
        <w:rPr>
          <w:rFonts w:ascii="Arial" w:hAnsi="Arial" w:cs="Arial"/>
        </w:rPr>
        <w:t xml:space="preserve"> </w:t>
      </w:r>
      <w:r w:rsidRPr="001058B5">
        <w:rPr>
          <w:rFonts w:ascii="Arial" w:hAnsi="Arial" w:cs="Arial"/>
        </w:rPr>
        <w:t>session</w:t>
      </w:r>
      <w:r w:rsidRPr="004279B2">
        <w:rPr>
          <w:rFonts w:ascii="Arial" w:hAnsi="Arial" w:cs="Arial"/>
        </w:rPr>
        <w:t xml:space="preserve"> để xác định lượng truy cập mà người dùng có thể có trong </w:t>
      </w:r>
      <w:r w:rsidRPr="001058B5">
        <w:rPr>
          <w:rFonts w:ascii="Arial" w:hAnsi="Arial" w:cs="Arial"/>
        </w:rPr>
        <w:t>database</w:t>
      </w:r>
      <w:r w:rsidRPr="004279B2">
        <w:rPr>
          <w:rFonts w:ascii="Arial" w:hAnsi="Arial" w:cs="Arial"/>
        </w:rPr>
        <w:t xml:space="preserve">. Bạn có thể sử dụng Oracle Virtual Private Database để thực hiện việc này. </w:t>
      </w:r>
      <w:hyperlink w:anchor="_bookmark1341" w:history="1">
        <w:r w:rsidRPr="001058B5">
          <w:rPr>
            <w:rFonts w:ascii="Arial" w:hAnsi="Arial" w:cs="Arial"/>
            <w:color w:val="0000CC"/>
          </w:rPr>
          <w:t>Chapter 7, "Using Oracle Virtual Private Database</w:t>
        </w:r>
      </w:hyperlink>
      <w:r w:rsidRPr="001058B5">
        <w:rPr>
          <w:rFonts w:ascii="Arial" w:hAnsi="Arial" w:cs="Arial"/>
          <w:color w:val="0000CC"/>
        </w:rPr>
        <w:t xml:space="preserve"> </w:t>
      </w:r>
      <w:hyperlink w:anchor="_bookmark1341" w:history="1">
        <w:r w:rsidRPr="001058B5">
          <w:rPr>
            <w:rFonts w:ascii="Arial" w:hAnsi="Arial" w:cs="Arial"/>
            <w:color w:val="0000CC"/>
          </w:rPr>
          <w:t xml:space="preserve">to Control Data Access" </w:t>
        </w:r>
      </w:hyperlink>
      <w:r w:rsidRPr="004279B2">
        <w:rPr>
          <w:rFonts w:ascii="Arial" w:hAnsi="Arial" w:cs="Arial"/>
        </w:rPr>
        <w:t>"để biết thêm thông tin.</w:t>
      </w:r>
    </w:p>
    <w:p w14:paraId="0F72C7F1" w14:textId="77777777" w:rsidR="00257CFD" w:rsidRDefault="00257CFD" w:rsidP="00257CFD">
      <w:pPr>
        <w:pStyle w:val="BodyText"/>
        <w:spacing w:before="1" w:line="232" w:lineRule="auto"/>
        <w:ind w:left="1660" w:right="1033"/>
        <w:rPr>
          <w:rFonts w:ascii="Arial" w:hAnsi="Arial" w:cs="Arial"/>
        </w:rPr>
      </w:pPr>
    </w:p>
    <w:p w14:paraId="416D192E" w14:textId="77777777" w:rsidR="00257CFD" w:rsidRPr="001058B5" w:rsidRDefault="00257CFD" w:rsidP="00257CFD">
      <w:pPr>
        <w:pStyle w:val="Heading6"/>
        <w:ind w:left="1660"/>
      </w:pPr>
      <w:bookmarkStart w:id="962" w:name="Step_6:_Remove_the_Components_for_This_T"/>
      <w:bookmarkStart w:id="963" w:name="_bookmark1217"/>
      <w:bookmarkEnd w:id="962"/>
      <w:bookmarkEnd w:id="963"/>
      <w:r w:rsidRPr="001058B5">
        <w:t xml:space="preserve">Step 6: Remove </w:t>
      </w:r>
      <w:r>
        <w:t xml:space="preserve">các </w:t>
      </w:r>
      <w:r w:rsidRPr="001058B5">
        <w:t>Components</w:t>
      </w:r>
      <w:r>
        <w:t xml:space="preserve"> cho</w:t>
      </w:r>
      <w:r w:rsidRPr="001058B5">
        <w:t xml:space="preserve"> This Tutorial</w:t>
      </w:r>
    </w:p>
    <w:p w14:paraId="116BCF22" w14:textId="77777777" w:rsidR="00257CFD" w:rsidRPr="001058B5" w:rsidRDefault="00257CFD" w:rsidP="00257CFD">
      <w:pPr>
        <w:pStyle w:val="ListParagraph"/>
        <w:numPr>
          <w:ilvl w:val="0"/>
          <w:numId w:val="94"/>
        </w:numPr>
        <w:tabs>
          <w:tab w:val="left" w:pos="2020"/>
        </w:tabs>
        <w:spacing w:before="49"/>
        <w:rPr>
          <w:rFonts w:ascii="Arial" w:hAnsi="Arial" w:cs="Arial"/>
          <w:sz w:val="20"/>
        </w:rPr>
      </w:pPr>
      <w:r>
        <w:rPr>
          <w:rFonts w:ascii="Arial" w:hAnsi="Arial" w:cs="Arial"/>
          <w:sz w:val="20"/>
        </w:rPr>
        <w:t xml:space="preserve">Đăng nhập bằng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và kết nối sử dụng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6FF6018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CONNECT SYS/AS SYSDBA</w:t>
      </w:r>
    </w:p>
    <w:p w14:paraId="4BA55808" w14:textId="77777777" w:rsidR="00257CFD" w:rsidRPr="001058B5" w:rsidRDefault="00257CFD" w:rsidP="00257CFD">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12F098B" w14:textId="77777777" w:rsidR="00257CFD" w:rsidRPr="001058B5" w:rsidRDefault="00257CFD" w:rsidP="00257CFD">
      <w:pPr>
        <w:pStyle w:val="BodyText"/>
        <w:spacing w:before="3"/>
        <w:rPr>
          <w:rFonts w:ascii="Arial" w:hAnsi="Arial" w:cs="Arial"/>
          <w:i/>
          <w:sz w:val="18"/>
        </w:rPr>
      </w:pPr>
    </w:p>
    <w:p w14:paraId="248DDCC9" w14:textId="77777777" w:rsidR="00257CFD" w:rsidRPr="001058B5" w:rsidRDefault="00257CFD" w:rsidP="00257CFD">
      <w:pPr>
        <w:pStyle w:val="ListParagraph"/>
        <w:numPr>
          <w:ilvl w:val="0"/>
          <w:numId w:val="94"/>
        </w:numPr>
        <w:tabs>
          <w:tab w:val="left" w:pos="2020"/>
        </w:tabs>
        <w:spacing w:before="0"/>
        <w:rPr>
          <w:rFonts w:ascii="Arial" w:hAnsi="Arial" w:cs="Arial"/>
          <w:sz w:val="20"/>
        </w:rPr>
      </w:pPr>
      <w:r w:rsidRPr="001058B5">
        <w:rPr>
          <w:rFonts w:ascii="Arial" w:hAnsi="Arial" w:cs="Arial"/>
          <w:sz w:val="20"/>
        </w:rPr>
        <w:t>Drop the users sysadmin_ctx</w:t>
      </w:r>
      <w:r w:rsidRPr="001058B5">
        <w:rPr>
          <w:rFonts w:ascii="Arial" w:hAnsi="Arial" w:cs="Arial"/>
          <w:spacing w:val="-97"/>
          <w:sz w:val="20"/>
        </w:rPr>
        <w:t xml:space="preserve"> </w:t>
      </w:r>
      <w:r w:rsidRPr="001058B5">
        <w:rPr>
          <w:rFonts w:ascii="Arial" w:hAnsi="Arial" w:cs="Arial"/>
          <w:sz w:val="20"/>
        </w:rPr>
        <w:t>and lozer:</w:t>
      </w:r>
    </w:p>
    <w:p w14:paraId="715BC2D7" w14:textId="77777777" w:rsidR="00257CFD" w:rsidRPr="00FF3DD3" w:rsidRDefault="00257CFD" w:rsidP="00257CFD">
      <w:pPr>
        <w:spacing w:before="137" w:line="259" w:lineRule="auto"/>
        <w:ind w:left="2020" w:right="5177"/>
        <w:rPr>
          <w:rFonts w:ascii="Arial" w:hAnsi="Arial" w:cs="Arial"/>
          <w:sz w:val="18"/>
          <w:lang w:val="fr-FR"/>
        </w:rPr>
      </w:pPr>
      <w:r w:rsidRPr="00FF3DD3">
        <w:rPr>
          <w:rFonts w:ascii="Arial" w:hAnsi="Arial" w:cs="Arial"/>
          <w:w w:val="90"/>
          <w:sz w:val="18"/>
          <w:lang w:val="fr-FR"/>
        </w:rPr>
        <w:t>DROP</w:t>
      </w:r>
      <w:r w:rsidRPr="00FF3DD3">
        <w:rPr>
          <w:rFonts w:ascii="Arial" w:hAnsi="Arial" w:cs="Arial"/>
          <w:spacing w:val="-50"/>
          <w:w w:val="90"/>
          <w:sz w:val="18"/>
          <w:lang w:val="fr-FR"/>
        </w:rPr>
        <w:t xml:space="preserve"> </w:t>
      </w:r>
      <w:r w:rsidRPr="00FF3DD3">
        <w:rPr>
          <w:rFonts w:ascii="Arial" w:hAnsi="Arial" w:cs="Arial"/>
          <w:w w:val="90"/>
          <w:sz w:val="18"/>
          <w:lang w:val="fr-FR"/>
        </w:rPr>
        <w:t>USER</w:t>
      </w:r>
      <w:r w:rsidRPr="00FF3DD3">
        <w:rPr>
          <w:rFonts w:ascii="Arial" w:hAnsi="Arial" w:cs="Arial"/>
          <w:spacing w:val="-51"/>
          <w:w w:val="90"/>
          <w:sz w:val="18"/>
          <w:lang w:val="fr-FR"/>
        </w:rPr>
        <w:t xml:space="preserve"> </w:t>
      </w:r>
      <w:r w:rsidRPr="00FF3DD3">
        <w:rPr>
          <w:rFonts w:ascii="Arial" w:hAnsi="Arial" w:cs="Arial"/>
          <w:w w:val="90"/>
          <w:sz w:val="18"/>
          <w:lang w:val="fr-FR"/>
        </w:rPr>
        <w:t>sysadmin_ctx</w:t>
      </w:r>
      <w:r w:rsidRPr="00FF3DD3">
        <w:rPr>
          <w:rFonts w:ascii="Arial" w:hAnsi="Arial" w:cs="Arial"/>
          <w:spacing w:val="-50"/>
          <w:w w:val="90"/>
          <w:sz w:val="18"/>
          <w:lang w:val="fr-FR"/>
        </w:rPr>
        <w:t xml:space="preserve"> </w:t>
      </w:r>
      <w:r w:rsidRPr="00FF3DD3">
        <w:rPr>
          <w:rFonts w:ascii="Arial" w:hAnsi="Arial" w:cs="Arial"/>
          <w:w w:val="90"/>
          <w:sz w:val="18"/>
          <w:lang w:val="fr-FR"/>
        </w:rPr>
        <w:t xml:space="preserve">CASCADE; </w:t>
      </w:r>
      <w:r w:rsidRPr="00FF3DD3">
        <w:rPr>
          <w:rFonts w:ascii="Arial" w:hAnsi="Arial" w:cs="Arial"/>
          <w:w w:val="95"/>
          <w:sz w:val="18"/>
          <w:lang w:val="fr-FR"/>
        </w:rPr>
        <w:t>DROP USER</w:t>
      </w:r>
      <w:r w:rsidRPr="00FF3DD3">
        <w:rPr>
          <w:rFonts w:ascii="Arial" w:hAnsi="Arial" w:cs="Arial"/>
          <w:spacing w:val="-40"/>
          <w:w w:val="95"/>
          <w:sz w:val="18"/>
          <w:lang w:val="fr-FR"/>
        </w:rPr>
        <w:t xml:space="preserve"> </w:t>
      </w:r>
      <w:r w:rsidRPr="00FF3DD3">
        <w:rPr>
          <w:rFonts w:ascii="Arial" w:hAnsi="Arial" w:cs="Arial"/>
          <w:w w:val="95"/>
          <w:sz w:val="18"/>
          <w:lang w:val="fr-FR"/>
        </w:rPr>
        <w:t>lozer;</w:t>
      </w:r>
    </w:p>
    <w:p w14:paraId="684E984E" w14:textId="77777777" w:rsidR="00257CFD" w:rsidRPr="00FF3DD3" w:rsidRDefault="00257CFD" w:rsidP="00257CFD">
      <w:pPr>
        <w:pStyle w:val="BodyText"/>
        <w:spacing w:before="9"/>
        <w:rPr>
          <w:rFonts w:ascii="Arial" w:hAnsi="Arial" w:cs="Arial"/>
          <w:sz w:val="16"/>
          <w:lang w:val="fr-FR"/>
        </w:rPr>
      </w:pPr>
    </w:p>
    <w:p w14:paraId="2A35DF40" w14:textId="77777777" w:rsidR="00257CFD" w:rsidRPr="001058B5" w:rsidRDefault="00257CFD" w:rsidP="00257CFD">
      <w:pPr>
        <w:pStyle w:val="ListParagraph"/>
        <w:numPr>
          <w:ilvl w:val="0"/>
          <w:numId w:val="94"/>
        </w:numPr>
        <w:tabs>
          <w:tab w:val="left" w:pos="2020"/>
        </w:tabs>
        <w:spacing w:before="1"/>
        <w:rPr>
          <w:rFonts w:ascii="Arial" w:hAnsi="Arial" w:cs="Arial"/>
          <w:sz w:val="20"/>
        </w:rPr>
      </w:pPr>
      <w:r w:rsidRPr="001058B5">
        <w:rPr>
          <w:rFonts w:ascii="Arial" w:hAnsi="Arial" w:cs="Arial"/>
          <w:sz w:val="20"/>
        </w:rPr>
        <w:t>Drop the application</w:t>
      </w:r>
      <w:r w:rsidRPr="001058B5">
        <w:rPr>
          <w:rFonts w:ascii="Arial" w:hAnsi="Arial" w:cs="Arial"/>
          <w:spacing w:val="-3"/>
          <w:sz w:val="20"/>
        </w:rPr>
        <w:t xml:space="preserve"> </w:t>
      </w:r>
      <w:r w:rsidRPr="001058B5">
        <w:rPr>
          <w:rFonts w:ascii="Arial" w:hAnsi="Arial" w:cs="Arial"/>
          <w:sz w:val="20"/>
        </w:rPr>
        <w:t>context.</w:t>
      </w:r>
    </w:p>
    <w:p w14:paraId="6FC257D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DROP CONTEXT empno_ctx;</w:t>
      </w:r>
    </w:p>
    <w:p w14:paraId="0DB0B8C9" w14:textId="77777777" w:rsidR="00257CFD" w:rsidRPr="001058B5" w:rsidRDefault="00257CFD" w:rsidP="00257CFD">
      <w:pPr>
        <w:pStyle w:val="BodyText"/>
        <w:spacing w:before="2"/>
        <w:rPr>
          <w:rFonts w:ascii="Arial" w:hAnsi="Arial" w:cs="Arial"/>
          <w:sz w:val="19"/>
        </w:rPr>
      </w:pPr>
    </w:p>
    <w:p w14:paraId="4FADBD3A" w14:textId="77777777" w:rsidR="00257CFD" w:rsidRDefault="00257CFD" w:rsidP="00257CFD">
      <w:pPr>
        <w:pStyle w:val="BodyText"/>
        <w:spacing w:line="228" w:lineRule="auto"/>
        <w:ind w:left="2020" w:right="848" w:hanging="1"/>
        <w:rPr>
          <w:rFonts w:ascii="Arial" w:hAnsi="Arial" w:cs="Arial"/>
        </w:rPr>
      </w:pPr>
      <w:r w:rsidRPr="008447E4">
        <w:rPr>
          <w:rFonts w:ascii="Arial" w:hAnsi="Arial" w:cs="Arial"/>
        </w:rPr>
        <w:t xml:space="preserve">Hãy nhớ rằng mặc dù sysadmin_ctx đã tạo </w:t>
      </w:r>
      <w:r w:rsidRPr="001058B5">
        <w:rPr>
          <w:rFonts w:ascii="Arial" w:hAnsi="Arial" w:cs="Arial"/>
        </w:rPr>
        <w:t>application</w:t>
      </w:r>
      <w:r w:rsidRPr="001058B5">
        <w:rPr>
          <w:rFonts w:ascii="Arial" w:hAnsi="Arial" w:cs="Arial"/>
          <w:spacing w:val="-22"/>
        </w:rPr>
        <w:t xml:space="preserve"> </w:t>
      </w:r>
      <w:r w:rsidRPr="001058B5">
        <w:rPr>
          <w:rFonts w:ascii="Arial" w:hAnsi="Arial" w:cs="Arial"/>
        </w:rPr>
        <w:t>context</w:t>
      </w:r>
      <w:r w:rsidRPr="008447E4">
        <w:rPr>
          <w:rFonts w:ascii="Arial" w:hAnsi="Arial" w:cs="Arial"/>
        </w:rPr>
        <w:t xml:space="preserve">, nó được sở hữu bởi </w:t>
      </w:r>
      <w:r w:rsidRPr="001058B5">
        <w:rPr>
          <w:rFonts w:ascii="Arial" w:hAnsi="Arial" w:cs="Arial"/>
        </w:rPr>
        <w:t>SYS</w:t>
      </w:r>
      <w:r w:rsidRPr="001058B5">
        <w:rPr>
          <w:rFonts w:ascii="Arial" w:hAnsi="Arial" w:cs="Arial"/>
          <w:spacing w:val="-83"/>
        </w:rPr>
        <w:t xml:space="preserve"> </w:t>
      </w:r>
      <w:r w:rsidRPr="001058B5">
        <w:rPr>
          <w:rFonts w:ascii="Arial" w:hAnsi="Arial" w:cs="Arial"/>
        </w:rPr>
        <w:t>schema</w:t>
      </w:r>
      <w:r w:rsidRPr="008447E4">
        <w:rPr>
          <w:rFonts w:ascii="Arial" w:hAnsi="Arial" w:cs="Arial"/>
        </w:rPr>
        <w:t>.</w:t>
      </w:r>
    </w:p>
    <w:p w14:paraId="57413B7A" w14:textId="77777777" w:rsidR="00257CFD" w:rsidRPr="001058B5" w:rsidRDefault="00257CFD" w:rsidP="00257CFD">
      <w:pPr>
        <w:pStyle w:val="BodyText"/>
        <w:spacing w:line="228" w:lineRule="auto"/>
        <w:ind w:left="2020" w:right="848" w:hanging="1"/>
        <w:rPr>
          <w:rFonts w:ascii="Arial" w:hAnsi="Arial" w:cs="Arial"/>
        </w:rPr>
      </w:pPr>
      <w:r w:rsidRPr="001058B5">
        <w:rPr>
          <w:rFonts w:ascii="Arial" w:hAnsi="Arial" w:cs="Arial"/>
        </w:rPr>
        <w:t>.</w:t>
      </w:r>
    </w:p>
    <w:p w14:paraId="7C939640" w14:textId="77777777" w:rsidR="00257CFD" w:rsidRDefault="00257CFD" w:rsidP="00257CFD">
      <w:pPr>
        <w:pStyle w:val="ListParagraph"/>
        <w:numPr>
          <w:ilvl w:val="0"/>
          <w:numId w:val="94"/>
        </w:numPr>
        <w:tabs>
          <w:tab w:val="left" w:pos="2020"/>
        </w:tabs>
        <w:rPr>
          <w:rFonts w:ascii="Arial" w:hAnsi="Arial" w:cs="Arial"/>
          <w:sz w:val="20"/>
        </w:rPr>
      </w:pPr>
      <w:r w:rsidRPr="008447E4">
        <w:rPr>
          <w:rFonts w:ascii="Arial" w:hAnsi="Arial" w:cs="Arial"/>
          <w:sz w:val="20"/>
        </w:rPr>
        <w:t>Nếu bạn muốn, khóa và hết hạn SCOTT, trừ khi những người dùng khác muốn sử dụng tài khoản này:</w:t>
      </w:r>
    </w:p>
    <w:p w14:paraId="44F81AC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ALTER USER SCOTT PASSWORD EXPIRE ACCOUNT LOCK;</w:t>
      </w:r>
    </w:p>
    <w:p w14:paraId="7D27EBC7" w14:textId="77777777" w:rsidR="00257CFD" w:rsidRPr="001058B5" w:rsidRDefault="00257CFD" w:rsidP="00257CFD">
      <w:pPr>
        <w:pStyle w:val="BodyText"/>
        <w:rPr>
          <w:rFonts w:ascii="Arial" w:hAnsi="Arial" w:cs="Arial"/>
          <w:sz w:val="18"/>
        </w:rPr>
      </w:pPr>
    </w:p>
    <w:p w14:paraId="7F8D26ED" w14:textId="77777777" w:rsidR="00257CFD" w:rsidRPr="001058B5" w:rsidRDefault="00257CFD" w:rsidP="00257CFD">
      <w:pPr>
        <w:pStyle w:val="Heading4"/>
        <w:spacing w:before="108"/>
        <w:ind w:left="100"/>
      </w:pPr>
      <w:bookmarkStart w:id="964" w:name="_bookmark1218"/>
      <w:bookmarkEnd w:id="964"/>
      <w:r>
        <w:t>Khởi tạo các</w:t>
      </w:r>
      <w:r w:rsidRPr="001058B5">
        <w:t xml:space="preserve"> </w:t>
      </w:r>
      <w:r>
        <w:t xml:space="preserve"> </w:t>
      </w:r>
      <w:r w:rsidRPr="001058B5">
        <w:t xml:space="preserve">Application Contexts Externally </w:t>
      </w:r>
      <w:r>
        <w:t xml:space="preserve">dựa trên </w:t>
      </w:r>
      <w:r w:rsidRPr="001058B5">
        <w:t>Datab</w:t>
      </w:r>
      <w:bookmarkStart w:id="965" w:name="_bookmark1219"/>
      <w:bookmarkEnd w:id="965"/>
      <w:r w:rsidRPr="001058B5">
        <w:t>ase Session</w:t>
      </w:r>
    </w:p>
    <w:p w14:paraId="651B5931" w14:textId="77777777" w:rsidR="00257CFD" w:rsidRPr="008447E4" w:rsidRDefault="00257CFD" w:rsidP="00257CFD">
      <w:pPr>
        <w:pStyle w:val="BodyText"/>
        <w:spacing w:before="80" w:line="232" w:lineRule="auto"/>
        <w:ind w:left="1660" w:right="848"/>
        <w:rPr>
          <w:rFonts w:ascii="Arial" w:hAnsi="Arial" w:cs="Arial"/>
        </w:rPr>
      </w:pPr>
    </w:p>
    <w:p w14:paraId="653999D2"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 xml:space="preserve">Khi bạn khởi tạo </w:t>
      </w:r>
      <w:r w:rsidRPr="001058B5">
        <w:rPr>
          <w:rFonts w:ascii="Arial" w:hAnsi="Arial" w:cs="Arial"/>
        </w:rPr>
        <w:t>application context externally</w:t>
      </w:r>
      <w:r>
        <w:rPr>
          <w:rFonts w:ascii="Arial" w:hAnsi="Arial" w:cs="Arial"/>
        </w:rPr>
        <w:t xml:space="preserve"> </w:t>
      </w:r>
      <w:r w:rsidRPr="008447E4">
        <w:rPr>
          <w:rFonts w:ascii="Arial" w:hAnsi="Arial" w:cs="Arial"/>
        </w:rPr>
        <w:t xml:space="preserve"> dựa trên </w:t>
      </w:r>
      <w:r w:rsidRPr="001058B5">
        <w:rPr>
          <w:rFonts w:ascii="Arial" w:hAnsi="Arial" w:cs="Arial"/>
        </w:rPr>
        <w:t>database session</w:t>
      </w:r>
      <w:r w:rsidRPr="008447E4">
        <w:rPr>
          <w:rFonts w:ascii="Arial" w:hAnsi="Arial" w:cs="Arial"/>
        </w:rPr>
        <w:t xml:space="preserve">, bạn chỉ định một </w:t>
      </w:r>
      <w:r>
        <w:rPr>
          <w:rFonts w:ascii="Arial" w:hAnsi="Arial" w:cs="Arial"/>
        </w:rPr>
        <w:t xml:space="preserve">kiểu </w:t>
      </w:r>
      <w:r w:rsidRPr="001058B5">
        <w:rPr>
          <w:rFonts w:ascii="Arial" w:hAnsi="Arial" w:cs="Arial"/>
        </w:rPr>
        <w:t>namespace</w:t>
      </w:r>
      <w:r w:rsidRPr="008447E4">
        <w:rPr>
          <w:rFonts w:ascii="Arial" w:hAnsi="Arial" w:cs="Arial"/>
        </w:rPr>
        <w:t xml:space="preserve"> đặc biệt chấp nhận khởi tạo các giá trị thuộc tính từ các tài nguyên bên ngoài và sau đó lưu trữ chúng trong phiên người dùng cục bộ. Việc khởi tạo một </w:t>
      </w:r>
      <w:r w:rsidRPr="001058B5">
        <w:rPr>
          <w:rFonts w:ascii="Arial" w:hAnsi="Arial" w:cs="Arial"/>
        </w:rPr>
        <w:t xml:space="preserve">application context externally </w:t>
      </w:r>
      <w:r w:rsidRPr="008447E4">
        <w:rPr>
          <w:rFonts w:ascii="Arial" w:hAnsi="Arial" w:cs="Arial"/>
        </w:rPr>
        <w:t xml:space="preserve">tăng cường hiệu năng vì nó được lưu trữ trong UGA và cho phép việc truyền các thuộc tính tự động từ </w:t>
      </w:r>
      <w:r w:rsidRPr="001058B5">
        <w:rPr>
          <w:rFonts w:ascii="Arial" w:hAnsi="Arial" w:cs="Arial"/>
        </w:rPr>
        <w:t>session</w:t>
      </w:r>
      <w:r w:rsidRPr="008447E4">
        <w:rPr>
          <w:rFonts w:ascii="Arial" w:hAnsi="Arial" w:cs="Arial"/>
        </w:rPr>
        <w:t xml:space="preserve"> này sang </w:t>
      </w:r>
      <w:r w:rsidRPr="001058B5">
        <w:rPr>
          <w:rFonts w:ascii="Arial" w:hAnsi="Arial" w:cs="Arial"/>
        </w:rPr>
        <w:t>session</w:t>
      </w:r>
      <w:r w:rsidRPr="008447E4">
        <w:rPr>
          <w:rFonts w:ascii="Arial" w:hAnsi="Arial" w:cs="Arial"/>
        </w:rPr>
        <w:t xml:space="preserve"> khác.</w:t>
      </w:r>
    </w:p>
    <w:p w14:paraId="6DCEF224"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Các liên kết</w:t>
      </w:r>
      <w:r>
        <w:rPr>
          <w:rFonts w:ascii="Arial" w:hAnsi="Arial" w:cs="Arial"/>
        </w:rPr>
        <w:t xml:space="preserve"> </w:t>
      </w:r>
      <w:r w:rsidRPr="008447E4">
        <w:rPr>
          <w:rFonts w:ascii="Arial" w:hAnsi="Arial" w:cs="Arial"/>
        </w:rPr>
        <w:t xml:space="preserve">kết nối </w:t>
      </w:r>
      <w:r w:rsidRPr="001058B5">
        <w:rPr>
          <w:rFonts w:ascii="Arial" w:hAnsi="Arial" w:cs="Arial"/>
        </w:rPr>
        <w:t xml:space="preserve">database </w:t>
      </w:r>
      <w:r w:rsidRPr="008447E4">
        <w:rPr>
          <w:rFonts w:ascii="Arial" w:hAnsi="Arial" w:cs="Arial"/>
        </w:rPr>
        <w:t xml:space="preserve">người dùng được chỉ được hỗ trợ bởi các </w:t>
      </w:r>
      <w:r w:rsidRPr="001058B5">
        <w:rPr>
          <w:rFonts w:ascii="Arial" w:hAnsi="Arial" w:cs="Arial"/>
        </w:rPr>
        <w:t xml:space="preserve">application contexts </w:t>
      </w:r>
      <w:r w:rsidRPr="008447E4">
        <w:rPr>
          <w:rFonts w:ascii="Arial" w:hAnsi="Arial" w:cs="Arial"/>
        </w:rPr>
        <w:t>được khởi tạo từ các nguồn bên ngoài dựa trên OCI.</w:t>
      </w:r>
    </w:p>
    <w:p w14:paraId="372C3BA6" w14:textId="77777777" w:rsidR="00257CFD" w:rsidRPr="008447E4" w:rsidRDefault="00257CFD" w:rsidP="00257CFD">
      <w:pPr>
        <w:pStyle w:val="BodyText"/>
        <w:spacing w:before="80" w:line="232" w:lineRule="auto"/>
        <w:ind w:left="1660" w:right="848"/>
        <w:rPr>
          <w:rFonts w:ascii="Arial" w:hAnsi="Arial" w:cs="Arial"/>
        </w:rPr>
      </w:pPr>
    </w:p>
    <w:p w14:paraId="36F930CA" w14:textId="77777777" w:rsidR="00257CFD" w:rsidRDefault="00257CFD" w:rsidP="00257CFD">
      <w:pPr>
        <w:pStyle w:val="BodyText"/>
        <w:spacing w:before="80" w:line="232" w:lineRule="auto"/>
        <w:ind w:left="1660" w:right="848"/>
        <w:rPr>
          <w:rFonts w:ascii="Arial" w:hAnsi="Arial" w:cs="Arial"/>
        </w:rPr>
      </w:pPr>
      <w:r w:rsidRPr="008447E4">
        <w:rPr>
          <w:rFonts w:ascii="Arial" w:hAnsi="Arial" w:cs="Arial"/>
        </w:rPr>
        <w:t>Phần này bao gồm:</w:t>
      </w:r>
    </w:p>
    <w:p w14:paraId="10D174ED"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221" w:history="1">
        <w:r w:rsidR="00257CFD">
          <w:rPr>
            <w:rFonts w:ascii="Arial" w:hAnsi="Arial" w:cs="Arial"/>
            <w:color w:val="0000CC"/>
            <w:sz w:val="20"/>
          </w:rPr>
          <w:t>Lấy</w:t>
        </w:r>
      </w:hyperlink>
      <w:r w:rsidR="00257CFD">
        <w:rPr>
          <w:rFonts w:ascii="Arial" w:hAnsi="Arial" w:cs="Arial"/>
          <w:color w:val="0000CC"/>
          <w:sz w:val="20"/>
        </w:rPr>
        <w:t xml:space="preserve"> các giá trị mặc định từ người dùng</w:t>
      </w:r>
    </w:p>
    <w:p w14:paraId="4E7F5CC6" w14:textId="77777777" w:rsidR="00257CFD" w:rsidRPr="001058B5" w:rsidRDefault="00257CFD" w:rsidP="00257CFD">
      <w:pPr>
        <w:pStyle w:val="ListParagraph"/>
        <w:tabs>
          <w:tab w:val="left" w:pos="2020"/>
        </w:tabs>
        <w:spacing w:before="112"/>
        <w:ind w:left="2019" w:firstLine="0"/>
        <w:rPr>
          <w:rFonts w:ascii="Arial" w:hAnsi="Arial" w:cs="Arial"/>
          <w:sz w:val="20"/>
        </w:rPr>
      </w:pPr>
      <w:r>
        <w:rPr>
          <w:rFonts w:ascii="Arial" w:hAnsi="Arial" w:cs="Arial"/>
          <w:color w:val="0000CC"/>
          <w:sz w:val="20"/>
        </w:rPr>
        <w:t>L</w:t>
      </w:r>
      <w:hyperlink w:anchor="_bookmark1222" w:history="1">
        <w:r>
          <w:rPr>
            <w:rFonts w:ascii="Arial" w:hAnsi="Arial" w:cs="Arial"/>
            <w:color w:val="0000CC"/>
            <w:sz w:val="20"/>
          </w:rPr>
          <w:t>ấy</w:t>
        </w:r>
      </w:hyperlink>
      <w:r>
        <w:rPr>
          <w:rFonts w:ascii="Arial" w:hAnsi="Arial" w:cs="Arial"/>
          <w:color w:val="0000CC"/>
          <w:sz w:val="20"/>
        </w:rPr>
        <w:t xml:space="preserve"> các  giá trị khác từ tài nguyên bên ngoài</w:t>
      </w:r>
    </w:p>
    <w:p w14:paraId="0716E602"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224" w:history="1">
        <w:r w:rsidR="00257CFD">
          <w:rPr>
            <w:rFonts w:ascii="Arial" w:hAnsi="Arial" w:cs="Arial"/>
            <w:color w:val="0000CC"/>
            <w:sz w:val="20"/>
          </w:rPr>
          <w:t xml:space="preserve">Khởi tạo các giá trị </w:t>
        </w:r>
        <w:r w:rsidR="00257CFD" w:rsidRPr="001058B5">
          <w:rPr>
            <w:rFonts w:ascii="Arial" w:hAnsi="Arial" w:cs="Arial"/>
            <w:color w:val="0000CC"/>
            <w:sz w:val="20"/>
          </w:rPr>
          <w:t xml:space="preserve">Application Context </w:t>
        </w:r>
        <w:r w:rsidR="00257CFD">
          <w:rPr>
            <w:rFonts w:ascii="Arial" w:hAnsi="Arial" w:cs="Arial"/>
            <w:color w:val="0000CC"/>
            <w:spacing w:val="-3"/>
            <w:sz w:val="20"/>
          </w:rPr>
          <w:t xml:space="preserve">từ một </w:t>
        </w:r>
        <w:r w:rsidR="00257CFD" w:rsidRPr="001058B5">
          <w:rPr>
            <w:rFonts w:ascii="Arial" w:hAnsi="Arial" w:cs="Arial"/>
            <w:color w:val="0000CC"/>
            <w:sz w:val="20"/>
          </w:rPr>
          <w:t xml:space="preserve"> Middle-Tier</w:t>
        </w:r>
        <w:r w:rsidR="00257CFD" w:rsidRPr="001058B5">
          <w:rPr>
            <w:rFonts w:ascii="Arial" w:hAnsi="Arial" w:cs="Arial"/>
            <w:color w:val="0000CC"/>
            <w:spacing w:val="-3"/>
            <w:sz w:val="20"/>
          </w:rPr>
          <w:t xml:space="preserve"> </w:t>
        </w:r>
        <w:r w:rsidR="00257CFD" w:rsidRPr="001058B5">
          <w:rPr>
            <w:rFonts w:ascii="Arial" w:hAnsi="Arial" w:cs="Arial"/>
            <w:color w:val="0000CC"/>
            <w:sz w:val="20"/>
          </w:rPr>
          <w:t>Server</w:t>
        </w:r>
      </w:hyperlink>
    </w:p>
    <w:p w14:paraId="1482988C" w14:textId="77777777" w:rsidR="00257CFD" w:rsidRPr="001058B5" w:rsidRDefault="00257CFD" w:rsidP="00257CFD">
      <w:pPr>
        <w:pStyle w:val="BodyText"/>
        <w:spacing w:before="3"/>
        <w:rPr>
          <w:rFonts w:ascii="Arial" w:hAnsi="Arial" w:cs="Arial"/>
          <w:sz w:val="23"/>
        </w:rPr>
      </w:pPr>
    </w:p>
    <w:p w14:paraId="7122E0B6" w14:textId="77777777" w:rsidR="00257CFD" w:rsidRPr="001058B5" w:rsidRDefault="00257CFD" w:rsidP="00257CFD">
      <w:pPr>
        <w:pStyle w:val="Heading6"/>
        <w:ind w:left="1660"/>
      </w:pPr>
      <w:bookmarkStart w:id="966" w:name="Obtaining_Default_Values_from_Users"/>
      <w:bookmarkStart w:id="967" w:name="_bookmark1221"/>
      <w:bookmarkEnd w:id="966"/>
      <w:bookmarkEnd w:id="967"/>
      <w:r>
        <w:t xml:space="preserve">   </w:t>
      </w:r>
      <w:r w:rsidRPr="00EE0673">
        <w:t xml:space="preserve">Lấy giá trị mặc định từ người </w:t>
      </w:r>
    </w:p>
    <w:p w14:paraId="6213AC9D" w14:textId="77777777" w:rsidR="00257CFD" w:rsidRPr="00EE0673" w:rsidRDefault="00257CFD" w:rsidP="00257CFD">
      <w:pPr>
        <w:pStyle w:val="BodyText"/>
        <w:spacing w:before="54" w:line="232" w:lineRule="auto"/>
        <w:ind w:left="1659" w:right="700"/>
        <w:rPr>
          <w:rFonts w:ascii="Arial" w:hAnsi="Arial" w:cs="Arial"/>
        </w:rPr>
      </w:pPr>
      <w:r w:rsidRPr="00EE0673">
        <w:rPr>
          <w:rFonts w:ascii="Arial" w:hAnsi="Arial" w:cs="Arial"/>
        </w:rPr>
        <w:t xml:space="preserve">Đôi khi bạn cần các giá trị mặc định từ người dùng. Ban đầu, các giá trị mặc định này có thể là gợi ý hoặc tùy chọn, sau đó sau khi xác nhận, chúng trở thành </w:t>
      </w:r>
      <w:r w:rsidRPr="001058B5">
        <w:rPr>
          <w:rFonts w:ascii="Arial" w:hAnsi="Arial" w:cs="Arial"/>
        </w:rPr>
        <w:t>contexts</w:t>
      </w:r>
      <w:r w:rsidRPr="00EE0673">
        <w:rPr>
          <w:rFonts w:ascii="Arial" w:hAnsi="Arial" w:cs="Arial"/>
        </w:rPr>
        <w:t xml:space="preserve"> tin cậy.Tương tự, nó có thể thuận tiện hơn cho khách hàng để khởi tạo một số giá trị mặc định và sau đó dựa vào </w:t>
      </w:r>
      <w:r w:rsidRPr="001058B5">
        <w:rPr>
          <w:rFonts w:ascii="Arial" w:hAnsi="Arial" w:cs="Arial"/>
        </w:rPr>
        <w:t xml:space="preserve">login event trigger </w:t>
      </w:r>
      <w:r w:rsidRPr="00EE0673">
        <w:rPr>
          <w:rFonts w:ascii="Arial" w:hAnsi="Arial" w:cs="Arial"/>
        </w:rPr>
        <w:t>hoặc các ứng dụng để xác thực các giá trị.</w:t>
      </w:r>
    </w:p>
    <w:p w14:paraId="27D1DEAD" w14:textId="77777777" w:rsidR="00257CFD" w:rsidRDefault="00257CFD" w:rsidP="00257CFD">
      <w:pPr>
        <w:pStyle w:val="BodyText"/>
        <w:spacing w:before="54" w:line="232" w:lineRule="auto"/>
        <w:ind w:left="1659" w:right="700"/>
        <w:rPr>
          <w:rFonts w:ascii="Arial" w:hAnsi="Arial" w:cs="Arial"/>
        </w:rPr>
      </w:pPr>
      <w:r w:rsidRPr="00EE0673">
        <w:rPr>
          <w:rFonts w:ascii="Arial" w:hAnsi="Arial" w:cs="Arial"/>
        </w:rPr>
        <w:t xml:space="preserve">Đối với </w:t>
      </w:r>
      <w:r w:rsidRPr="001058B5">
        <w:rPr>
          <w:rFonts w:ascii="Arial" w:hAnsi="Arial" w:cs="Arial"/>
        </w:rPr>
        <w:t>job queues,</w:t>
      </w:r>
      <w:r w:rsidRPr="00EE0673">
        <w:rPr>
          <w:rFonts w:ascii="Arial" w:hAnsi="Arial" w:cs="Arial"/>
        </w:rPr>
        <w:t xml:space="preserve">, thường trình gửi công việc ghi lại </w:t>
      </w:r>
      <w:r w:rsidRPr="001058B5">
        <w:rPr>
          <w:rFonts w:ascii="Arial" w:hAnsi="Arial" w:cs="Arial"/>
        </w:rPr>
        <w:t>contex</w:t>
      </w:r>
      <w:r>
        <w:rPr>
          <w:rFonts w:ascii="Arial" w:hAnsi="Arial" w:cs="Arial"/>
        </w:rPr>
        <w:t xml:space="preserve">t </w:t>
      </w:r>
      <w:r w:rsidRPr="00EE0673">
        <w:rPr>
          <w:rFonts w:ascii="Arial" w:hAnsi="Arial" w:cs="Arial"/>
        </w:rPr>
        <w:t xml:space="preserve">được đặt tại thời điểm công việc được gửi và khôi phục lại khi thực hiện công việc theo đợt. Để duy trì tính toàn vẹn của </w:t>
      </w:r>
      <w:r w:rsidRPr="001058B5">
        <w:rPr>
          <w:rFonts w:ascii="Arial" w:hAnsi="Arial" w:cs="Arial"/>
        </w:rPr>
        <w:t>contex</w:t>
      </w:r>
      <w:r>
        <w:rPr>
          <w:rFonts w:ascii="Arial" w:hAnsi="Arial" w:cs="Arial"/>
        </w:rPr>
        <w:t>t</w:t>
      </w:r>
      <w:r w:rsidRPr="00EE0673">
        <w:rPr>
          <w:rFonts w:ascii="Arial" w:hAnsi="Arial" w:cs="Arial"/>
        </w:rPr>
        <w:t xml:space="preserve">, </w:t>
      </w:r>
      <w:r w:rsidRPr="001058B5">
        <w:rPr>
          <w:rFonts w:ascii="Arial" w:hAnsi="Arial" w:cs="Arial"/>
        </w:rPr>
        <w:t xml:space="preserve">job queues </w:t>
      </w:r>
      <w:r w:rsidRPr="00EE0673">
        <w:rPr>
          <w:rFonts w:ascii="Arial" w:hAnsi="Arial" w:cs="Arial"/>
        </w:rPr>
        <w:t xml:space="preserve">không thể bỏ qua </w:t>
      </w:r>
      <w:r w:rsidRPr="001058B5">
        <w:rPr>
          <w:rFonts w:ascii="Arial" w:hAnsi="Arial" w:cs="Arial"/>
        </w:rPr>
        <w:t xml:space="preserve">PL/SQL package </w:t>
      </w:r>
      <w:r w:rsidRPr="00EE0673">
        <w:rPr>
          <w:rFonts w:ascii="Arial" w:hAnsi="Arial" w:cs="Arial"/>
        </w:rPr>
        <w:t xml:space="preserve">được chỉ định để thiết lập </w:t>
      </w:r>
      <w:r w:rsidRPr="001058B5">
        <w:rPr>
          <w:rFonts w:ascii="Arial" w:hAnsi="Arial" w:cs="Arial"/>
        </w:rPr>
        <w:t>contex</w:t>
      </w:r>
      <w:r>
        <w:rPr>
          <w:rFonts w:ascii="Arial" w:hAnsi="Arial" w:cs="Arial"/>
        </w:rPr>
        <w:t>t</w:t>
      </w:r>
      <w:r w:rsidRPr="00EE0673">
        <w:rPr>
          <w:rFonts w:ascii="Arial" w:hAnsi="Arial" w:cs="Arial"/>
        </w:rPr>
        <w:t xml:space="preserve">. Thay vào đó, </w:t>
      </w:r>
      <w:r w:rsidRPr="001058B5">
        <w:rPr>
          <w:rFonts w:ascii="Arial" w:hAnsi="Arial" w:cs="Arial"/>
        </w:rPr>
        <w:t xml:space="preserve">application context </w:t>
      </w:r>
      <w:r w:rsidRPr="00EE0673">
        <w:rPr>
          <w:rFonts w:ascii="Arial" w:hAnsi="Arial" w:cs="Arial"/>
        </w:rPr>
        <w:t xml:space="preserve">được khởi tạo bên ngoài chấp nhận khởi tạo các giá trị </w:t>
      </w:r>
      <w:r w:rsidRPr="001058B5">
        <w:rPr>
          <w:rFonts w:ascii="Arial" w:hAnsi="Arial" w:cs="Arial"/>
        </w:rPr>
        <w:t>contex</w:t>
      </w:r>
      <w:r>
        <w:rPr>
          <w:rFonts w:ascii="Arial" w:hAnsi="Arial" w:cs="Arial"/>
        </w:rPr>
        <w:t xml:space="preserve"> </w:t>
      </w:r>
      <w:r w:rsidRPr="00EE0673">
        <w:rPr>
          <w:rFonts w:ascii="Arial" w:hAnsi="Arial" w:cs="Arial"/>
        </w:rPr>
        <w:t xml:space="preserve">từ </w:t>
      </w:r>
      <w:r w:rsidRPr="001058B5">
        <w:rPr>
          <w:rFonts w:ascii="Arial" w:hAnsi="Arial" w:cs="Arial"/>
        </w:rPr>
        <w:t>job queue process</w:t>
      </w:r>
      <w:r w:rsidRPr="00EE0673">
        <w:rPr>
          <w:rFonts w:ascii="Arial" w:hAnsi="Arial" w:cs="Arial"/>
        </w:rPr>
        <w:t>.</w:t>
      </w:r>
    </w:p>
    <w:p w14:paraId="39584BF2" w14:textId="77777777" w:rsidR="00257CFD" w:rsidRDefault="00257CFD" w:rsidP="00257CFD">
      <w:pPr>
        <w:pStyle w:val="BodyText"/>
        <w:spacing w:before="54" w:line="232" w:lineRule="auto"/>
        <w:ind w:left="1659" w:right="700"/>
        <w:rPr>
          <w:rFonts w:ascii="Arial" w:hAnsi="Arial" w:cs="Arial"/>
        </w:rPr>
      </w:pPr>
    </w:p>
    <w:p w14:paraId="0B664621" w14:textId="77777777" w:rsidR="00257CFD" w:rsidRPr="001058B5" w:rsidRDefault="00257CFD" w:rsidP="00257CFD">
      <w:pPr>
        <w:pStyle w:val="BodyText"/>
        <w:spacing w:before="54" w:line="232" w:lineRule="auto"/>
        <w:ind w:left="1659" w:right="700"/>
        <w:rPr>
          <w:rFonts w:ascii="Arial" w:hAnsi="Arial" w:cs="Arial"/>
        </w:rPr>
        <w:sectPr w:rsidR="00257CFD" w:rsidRPr="001058B5">
          <w:pgSz w:w="12240" w:h="15840"/>
          <w:pgMar w:top="840" w:right="1060" w:bottom="860" w:left="1100" w:header="549" w:footer="663" w:gutter="0"/>
          <w:cols w:space="720"/>
        </w:sectPr>
      </w:pPr>
      <w:r w:rsidRPr="00EE0673">
        <w:rPr>
          <w:rFonts w:ascii="Arial" w:hAnsi="Arial" w:cs="Arial"/>
        </w:rPr>
        <w:lastRenderedPageBreak/>
        <w:t xml:space="preserve">Việc truyền tự động </w:t>
      </w:r>
      <w:r w:rsidRPr="001058B5">
        <w:rPr>
          <w:rFonts w:ascii="Arial" w:hAnsi="Arial" w:cs="Arial"/>
        </w:rPr>
        <w:t>context</w:t>
      </w:r>
      <w:r w:rsidRPr="00EE0673">
        <w:rPr>
          <w:rFonts w:ascii="Arial" w:hAnsi="Arial" w:cs="Arial"/>
        </w:rPr>
        <w:t xml:space="preserve"> đến một phiên làm việc từ xa có thể tạo ra các vấn đề bảo mật. Nhà phát triển hoặc quản trị viên có thể xử lý hiệu quả </w:t>
      </w:r>
      <w:r w:rsidRPr="001058B5">
        <w:rPr>
          <w:rFonts w:ascii="Arial" w:hAnsi="Arial" w:cs="Arial"/>
        </w:rPr>
        <w:t>context</w:t>
      </w:r>
      <w:r w:rsidRPr="00EE0673">
        <w:rPr>
          <w:rFonts w:ascii="Arial" w:hAnsi="Arial" w:cs="Arial"/>
        </w:rPr>
        <w:t xml:space="preserve"> mặc định</w:t>
      </w:r>
      <w:r>
        <w:rPr>
          <w:rFonts w:ascii="Arial" w:hAnsi="Arial" w:cs="Arial"/>
        </w:rPr>
        <w:t xml:space="preserve"> </w:t>
      </w:r>
      <w:r w:rsidRPr="005939D4">
        <w:rPr>
          <w:rFonts w:ascii="Arial" w:hAnsi="Arial" w:cs="Arial"/>
        </w:rPr>
        <w:t xml:space="preserve">các giá trị từ các tài nguyên khác với quy trình PL / SQL được chỉ định bằng cách sử dụng </w:t>
      </w:r>
      <w:r w:rsidRPr="001058B5">
        <w:rPr>
          <w:rFonts w:ascii="Arial" w:hAnsi="Arial" w:cs="Arial"/>
        </w:rPr>
        <w:t xml:space="preserve">logon triggers </w:t>
      </w:r>
      <w:r w:rsidRPr="005939D4">
        <w:rPr>
          <w:rFonts w:ascii="Arial" w:hAnsi="Arial" w:cs="Arial"/>
        </w:rPr>
        <w:t xml:space="preserve">để đặt lại </w:t>
      </w:r>
      <w:r w:rsidRPr="001058B5">
        <w:rPr>
          <w:rFonts w:ascii="Arial" w:hAnsi="Arial" w:cs="Arial"/>
        </w:rPr>
        <w:t>context</w:t>
      </w:r>
      <w:r w:rsidRPr="00EE0673">
        <w:rPr>
          <w:rFonts w:ascii="Arial" w:hAnsi="Arial" w:cs="Arial"/>
        </w:rPr>
        <w:t xml:space="preserve"> </w:t>
      </w:r>
      <w:r w:rsidRPr="005939D4">
        <w:rPr>
          <w:rFonts w:ascii="Arial" w:hAnsi="Arial" w:cs="Arial"/>
        </w:rPr>
        <w:t>khi người dùng đăng nhập.</w:t>
      </w:r>
    </w:p>
    <w:p w14:paraId="6D9D10D7" w14:textId="77777777" w:rsidR="00257CFD" w:rsidRPr="001058B5" w:rsidRDefault="00257CFD" w:rsidP="00257CFD">
      <w:pPr>
        <w:pStyle w:val="BodyText"/>
        <w:spacing w:before="5"/>
        <w:rPr>
          <w:rFonts w:ascii="Arial" w:hAnsi="Arial" w:cs="Arial"/>
          <w:sz w:val="25"/>
        </w:rPr>
      </w:pPr>
    </w:p>
    <w:p w14:paraId="3D9BF26E" w14:textId="77777777" w:rsidR="00257CFD" w:rsidRPr="001058B5" w:rsidRDefault="00257CFD" w:rsidP="00257CFD">
      <w:pPr>
        <w:pStyle w:val="Heading6"/>
      </w:pPr>
      <w:bookmarkStart w:id="968" w:name="Obtaining_Values_from_Other_External_Res"/>
      <w:bookmarkStart w:id="969" w:name="_bookmark1222"/>
      <w:bookmarkEnd w:id="968"/>
      <w:bookmarkEnd w:id="969"/>
      <w:r>
        <w:t xml:space="preserve">Lấy các giá trị khác từ tài nguyên bên ngoài </w:t>
      </w:r>
    </w:p>
    <w:p w14:paraId="22B03636" w14:textId="77777777" w:rsidR="00257CFD" w:rsidRPr="005939D4" w:rsidRDefault="00257CFD" w:rsidP="00257CFD">
      <w:pPr>
        <w:pStyle w:val="BodyText"/>
        <w:spacing w:before="54" w:line="232" w:lineRule="auto"/>
        <w:ind w:left="2260"/>
        <w:rPr>
          <w:rFonts w:ascii="Arial" w:hAnsi="Arial" w:cs="Arial"/>
        </w:rPr>
      </w:pPr>
      <w:r w:rsidRPr="005939D4">
        <w:rPr>
          <w:rFonts w:ascii="Arial" w:hAnsi="Arial" w:cs="Arial"/>
        </w:rPr>
        <w:t xml:space="preserve">Bạn có thể tạo một </w:t>
      </w:r>
      <w:r w:rsidRPr="001058B5">
        <w:rPr>
          <w:rFonts w:ascii="Arial" w:hAnsi="Arial" w:cs="Arial"/>
        </w:rPr>
        <w:t xml:space="preserve">application context </w:t>
      </w:r>
      <w:r w:rsidRPr="005939D4">
        <w:rPr>
          <w:rFonts w:ascii="Arial" w:hAnsi="Arial" w:cs="Arial"/>
        </w:rPr>
        <w:t>chấp nhận việc khởi tạo các thuộc tính và các giá trị thông qua các tài nguyên bên ngoài. Ví dụ bao gồm giao diện OCI,</w:t>
      </w:r>
      <w:r>
        <w:rPr>
          <w:rFonts w:ascii="Arial" w:hAnsi="Arial" w:cs="Arial"/>
        </w:rPr>
        <w:t xml:space="preserve">một </w:t>
      </w:r>
      <w:r w:rsidRPr="001058B5">
        <w:rPr>
          <w:rFonts w:ascii="Arial" w:hAnsi="Arial" w:cs="Arial"/>
        </w:rPr>
        <w:t xml:space="preserve"> job queue process, </w:t>
      </w:r>
      <w:r>
        <w:rPr>
          <w:rFonts w:ascii="Arial" w:hAnsi="Arial" w:cs="Arial"/>
        </w:rPr>
        <w:t xml:space="preserve">hoặc một </w:t>
      </w:r>
      <w:r w:rsidRPr="001058B5">
        <w:rPr>
          <w:rFonts w:ascii="Arial" w:hAnsi="Arial" w:cs="Arial"/>
        </w:rPr>
        <w:t xml:space="preserve"> database link</w:t>
      </w:r>
      <w:r w:rsidRPr="005939D4">
        <w:rPr>
          <w:rFonts w:ascii="Arial" w:hAnsi="Arial" w:cs="Arial"/>
        </w:rPr>
        <w:t>.</w:t>
      </w:r>
    </w:p>
    <w:p w14:paraId="5D1C7DB2" w14:textId="77777777" w:rsidR="00257CFD" w:rsidRDefault="00257CFD" w:rsidP="00257CFD">
      <w:pPr>
        <w:pStyle w:val="BodyText"/>
        <w:spacing w:before="54" w:line="232" w:lineRule="auto"/>
        <w:ind w:left="2260"/>
        <w:rPr>
          <w:rFonts w:ascii="Arial" w:hAnsi="Arial" w:cs="Arial"/>
        </w:rPr>
      </w:pPr>
      <w:r w:rsidRPr="005939D4">
        <w:rPr>
          <w:rFonts w:ascii="Arial" w:hAnsi="Arial" w:cs="Arial"/>
        </w:rPr>
        <w:t xml:space="preserve">Các </w:t>
      </w:r>
      <w:r w:rsidRPr="001058B5">
        <w:rPr>
          <w:rFonts w:ascii="Arial" w:hAnsi="Arial" w:cs="Arial"/>
        </w:rPr>
        <w:t xml:space="preserve">application context </w:t>
      </w:r>
      <w:r w:rsidRPr="005939D4">
        <w:rPr>
          <w:rFonts w:ascii="Arial" w:hAnsi="Arial" w:cs="Arial"/>
        </w:rPr>
        <w:t>được khởi tạo bên ngoài cung cấp các tính năng sau:</w:t>
      </w:r>
    </w:p>
    <w:p w14:paraId="290F0BD4"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remote</w:t>
      </w:r>
      <w:r w:rsidRPr="001058B5">
        <w:rPr>
          <w:rFonts w:ascii="Arial" w:hAnsi="Arial" w:cs="Arial"/>
          <w:spacing w:val="-4"/>
          <w:sz w:val="20"/>
        </w:rPr>
        <w:t xml:space="preserve"> </w:t>
      </w:r>
      <w:r w:rsidRPr="001058B5">
        <w:rPr>
          <w:rFonts w:ascii="Arial" w:hAnsi="Arial" w:cs="Arial"/>
          <w:sz w:val="20"/>
        </w:rPr>
        <w:t>sessions</w:t>
      </w:r>
      <w:r w:rsidRPr="002C6B46">
        <w:rPr>
          <w:rFonts w:ascii="Arial" w:hAnsi="Arial" w:cs="Arial"/>
          <w:sz w:val="20"/>
        </w:rPr>
        <w:t xml:space="preserve">, việc tự động truyền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414588A6"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queues</w:t>
      </w:r>
      <w:r w:rsidRPr="002C6B46">
        <w:rPr>
          <w:rFonts w:ascii="Arial" w:hAnsi="Arial" w:cs="Arial"/>
          <w:sz w:val="20"/>
        </w:rPr>
        <w:t xml:space="preserve">, khôi phục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39830D5"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các giao diện OCI, một cơ chế để khởi tạo các giá trị </w:t>
      </w:r>
      <w:r w:rsidRPr="001058B5">
        <w:rPr>
          <w:rFonts w:ascii="Arial" w:hAnsi="Arial" w:cs="Arial"/>
          <w:sz w:val="20"/>
        </w:rPr>
        <w:t>context</w:t>
      </w:r>
      <w:r w:rsidRPr="002C6B46">
        <w:rPr>
          <w:rFonts w:ascii="Arial" w:hAnsi="Arial" w:cs="Arial"/>
          <w:sz w:val="20"/>
        </w:rPr>
        <w:t xml:space="preserve"> </w:t>
      </w:r>
      <w:r>
        <w:rPr>
          <w:rFonts w:ascii="Arial" w:hAnsi="Arial" w:cs="Arial"/>
          <w:sz w:val="20"/>
        </w:rPr>
        <w:t xml:space="preserve"> </w:t>
      </w:r>
      <w:r w:rsidRPr="002C6B46">
        <w:rPr>
          <w:rFonts w:ascii="Arial" w:hAnsi="Arial" w:cs="Arial"/>
          <w:sz w:val="20"/>
        </w:rPr>
        <w:t xml:space="preserve">nằm trong </w:t>
      </w:r>
      <w:r w:rsidRPr="001058B5">
        <w:rPr>
          <w:rFonts w:ascii="Arial" w:hAnsi="Arial" w:cs="Arial"/>
          <w:sz w:val="20"/>
        </w:rPr>
        <w:t>application context</w:t>
      </w:r>
      <w:r w:rsidRPr="001058B5">
        <w:rPr>
          <w:rFonts w:ascii="Arial" w:hAnsi="Arial" w:cs="Arial"/>
          <w:spacing w:val="-1"/>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0961DC5" w14:textId="77777777" w:rsidR="00257CFD" w:rsidRPr="002C6B46" w:rsidRDefault="00257CFD" w:rsidP="00257CFD">
      <w:pPr>
        <w:pStyle w:val="BodyText"/>
        <w:spacing w:before="118" w:line="232" w:lineRule="auto"/>
        <w:ind w:left="2259" w:right="102"/>
        <w:rPr>
          <w:rFonts w:ascii="Arial" w:hAnsi="Arial" w:cs="Arial"/>
        </w:rPr>
      </w:pPr>
      <w:r w:rsidRPr="002C6B46">
        <w:rPr>
          <w:rFonts w:ascii="Arial" w:hAnsi="Arial" w:cs="Arial"/>
        </w:rPr>
        <w:t xml:space="preserve">Mặc dù bất kỳ chương trình khách hàng nào đang sử dụng </w:t>
      </w:r>
      <w:r w:rsidRPr="001058B5">
        <w:rPr>
          <w:rFonts w:ascii="Arial" w:hAnsi="Arial" w:cs="Arial"/>
        </w:rPr>
        <w:t>Oracle Call Interface</w:t>
      </w:r>
      <w:r w:rsidRPr="002C6B46">
        <w:rPr>
          <w:rFonts w:ascii="Arial" w:hAnsi="Arial" w:cs="Arial"/>
        </w:rPr>
        <w:t xml:space="preserve"> đều có thể khởi tạo </w:t>
      </w:r>
      <w:r>
        <w:rPr>
          <w:rFonts w:ascii="Arial" w:hAnsi="Arial" w:cs="Arial"/>
        </w:rPr>
        <w:t>kiểu</w:t>
      </w:r>
      <w:r w:rsidRPr="002C6B46">
        <w:rPr>
          <w:rFonts w:ascii="Arial" w:hAnsi="Arial" w:cs="Arial"/>
        </w:rPr>
        <w:t xml:space="preserve"> </w:t>
      </w:r>
      <w:r w:rsidRPr="001058B5">
        <w:rPr>
          <w:rFonts w:ascii="Arial" w:hAnsi="Arial" w:cs="Arial"/>
        </w:rPr>
        <w:t>namespace</w:t>
      </w:r>
      <w:r w:rsidRPr="002C6B46">
        <w:rPr>
          <w:rFonts w:ascii="Arial" w:hAnsi="Arial" w:cs="Arial"/>
        </w:rPr>
        <w:t xml:space="preserve">, nhưng bạn có thể sử dụng </w:t>
      </w:r>
      <w:r w:rsidRPr="001058B5">
        <w:rPr>
          <w:rFonts w:ascii="Arial" w:hAnsi="Arial" w:cs="Arial"/>
        </w:rPr>
        <w:t xml:space="preserve">login event triggers </w:t>
      </w:r>
      <w:r w:rsidRPr="002C6B46">
        <w:rPr>
          <w:rFonts w:ascii="Arial" w:hAnsi="Arial" w:cs="Arial"/>
        </w:rPr>
        <w:t>để xác minh các giá trị. Tùy thuộc vào ứng dụng để diễn giải và tin tưởng các giá trị của các thuộc tính.</w:t>
      </w:r>
    </w:p>
    <w:p w14:paraId="3A00BF7F" w14:textId="77777777" w:rsidR="00257CFD" w:rsidRDefault="00257CFD" w:rsidP="00257CFD">
      <w:pPr>
        <w:pStyle w:val="BodyText"/>
        <w:spacing w:before="118" w:line="232" w:lineRule="auto"/>
        <w:ind w:left="2259" w:right="102"/>
        <w:rPr>
          <w:rFonts w:ascii="Arial" w:hAnsi="Arial" w:cs="Arial"/>
        </w:rPr>
      </w:pPr>
      <w:r w:rsidRPr="002C6B46">
        <w:rPr>
          <w:rFonts w:ascii="Arial" w:hAnsi="Arial" w:cs="Arial"/>
          <w:color w:val="365F91" w:themeColor="accent1" w:themeShade="BF"/>
        </w:rPr>
        <w:t>Ví dụ 6–8</w:t>
      </w:r>
      <w:r w:rsidRPr="002C6B46">
        <w:rPr>
          <w:rFonts w:ascii="Arial" w:hAnsi="Arial" w:cs="Arial"/>
        </w:rPr>
        <w:t xml:space="preserve"> cho thấy cách tạo một </w:t>
      </w:r>
      <w:r w:rsidRPr="001058B5">
        <w:rPr>
          <w:rFonts w:ascii="Arial" w:hAnsi="Arial" w:cs="Arial"/>
        </w:rPr>
        <w:t xml:space="preserve">application context </w:t>
      </w:r>
      <w:r w:rsidRPr="002C6B46">
        <w:rPr>
          <w:rFonts w:ascii="Arial" w:hAnsi="Arial" w:cs="Arial"/>
        </w:rPr>
        <w:t xml:space="preserve">dựa trên </w:t>
      </w:r>
      <w:r w:rsidRPr="001058B5">
        <w:rPr>
          <w:rFonts w:ascii="Arial" w:hAnsi="Arial" w:cs="Arial"/>
        </w:rPr>
        <w:t>database session</w:t>
      </w:r>
      <w:r w:rsidRPr="002C6B46">
        <w:rPr>
          <w:rFonts w:ascii="Arial" w:hAnsi="Arial" w:cs="Arial"/>
        </w:rPr>
        <w:t xml:space="preserve"> có được các giá trị từ một nguồn bên ngoài.</w:t>
      </w:r>
    </w:p>
    <w:p w14:paraId="49BF3611" w14:textId="77777777" w:rsidR="00257CFD" w:rsidRPr="002C6B46" w:rsidRDefault="00257CFD" w:rsidP="00257CFD">
      <w:pPr>
        <w:pStyle w:val="BodyText"/>
        <w:spacing w:before="118" w:line="232" w:lineRule="auto"/>
        <w:ind w:left="2259" w:right="102"/>
        <w:rPr>
          <w:rFonts w:ascii="Arial" w:hAnsi="Arial" w:cs="Arial"/>
        </w:rPr>
      </w:pPr>
    </w:p>
    <w:p w14:paraId="4789F63A" w14:textId="77777777" w:rsidR="00257CFD" w:rsidRPr="001058B5" w:rsidRDefault="00257CFD" w:rsidP="00257CFD">
      <w:pPr>
        <w:ind w:left="2260"/>
        <w:rPr>
          <w:rFonts w:ascii="Arial" w:hAnsi="Arial" w:cs="Arial"/>
          <w:b/>
          <w:i/>
          <w:sz w:val="18"/>
        </w:rPr>
      </w:pPr>
      <w:bookmarkStart w:id="970" w:name="_bookmark1223"/>
      <w:bookmarkStart w:id="971" w:name="Initializing_Application_Context_Values_"/>
      <w:bookmarkStart w:id="972" w:name="_bookmark1224"/>
      <w:bookmarkEnd w:id="970"/>
      <w:bookmarkEnd w:id="971"/>
      <w:bookmarkEnd w:id="972"/>
      <w:r w:rsidRPr="001058B5">
        <w:rPr>
          <w:rFonts w:ascii="Arial" w:hAnsi="Arial" w:cs="Arial"/>
          <w:b/>
          <w:i/>
          <w:sz w:val="18"/>
        </w:rPr>
        <w:t>Example 6–8 Creating an Externalized Database Session-based Application Context</w:t>
      </w:r>
    </w:p>
    <w:p w14:paraId="12B7F6ED" w14:textId="77777777" w:rsidR="00257CFD" w:rsidRPr="001058B5" w:rsidRDefault="00257CFD" w:rsidP="00257CFD">
      <w:pPr>
        <w:spacing w:before="112"/>
        <w:ind w:left="2260"/>
        <w:rPr>
          <w:rFonts w:ascii="Arial" w:hAnsi="Arial" w:cs="Arial"/>
          <w:sz w:val="18"/>
        </w:rPr>
      </w:pPr>
      <w:r w:rsidRPr="001058B5">
        <w:rPr>
          <w:rFonts w:ascii="Arial" w:hAnsi="Arial" w:cs="Arial"/>
          <w:w w:val="90"/>
          <w:sz w:val="18"/>
        </w:rPr>
        <w:t>CREATE</w:t>
      </w:r>
      <w:r w:rsidRPr="001058B5">
        <w:rPr>
          <w:rFonts w:ascii="Arial" w:hAnsi="Arial" w:cs="Arial"/>
          <w:spacing w:val="-55"/>
          <w:w w:val="90"/>
          <w:sz w:val="18"/>
        </w:rPr>
        <w:t xml:space="preserve"> </w:t>
      </w:r>
      <w:r w:rsidRPr="001058B5">
        <w:rPr>
          <w:rFonts w:ascii="Arial" w:hAnsi="Arial" w:cs="Arial"/>
          <w:w w:val="90"/>
          <w:sz w:val="18"/>
        </w:rPr>
        <w:t>CONTEXT</w:t>
      </w:r>
      <w:r w:rsidRPr="001058B5">
        <w:rPr>
          <w:rFonts w:ascii="Arial" w:hAnsi="Arial" w:cs="Arial"/>
          <w:spacing w:val="-55"/>
          <w:w w:val="90"/>
          <w:sz w:val="18"/>
        </w:rPr>
        <w:t xml:space="preserve"> </w:t>
      </w:r>
      <w:r w:rsidRPr="001058B5">
        <w:rPr>
          <w:rFonts w:ascii="Arial" w:hAnsi="Arial" w:cs="Arial"/>
          <w:w w:val="90"/>
          <w:sz w:val="18"/>
        </w:rPr>
        <w:t>ext_ctx</w:t>
      </w:r>
      <w:r w:rsidRPr="001058B5">
        <w:rPr>
          <w:rFonts w:ascii="Arial" w:hAnsi="Arial" w:cs="Arial"/>
          <w:spacing w:val="-55"/>
          <w:w w:val="90"/>
          <w:sz w:val="18"/>
        </w:rPr>
        <w:t xml:space="preserve"> </w:t>
      </w:r>
      <w:r w:rsidRPr="001058B5">
        <w:rPr>
          <w:rFonts w:ascii="Arial" w:hAnsi="Arial" w:cs="Arial"/>
          <w:w w:val="90"/>
          <w:sz w:val="18"/>
        </w:rPr>
        <w:t>USING</w:t>
      </w:r>
      <w:r w:rsidRPr="001058B5">
        <w:rPr>
          <w:rFonts w:ascii="Arial" w:hAnsi="Arial" w:cs="Arial"/>
          <w:spacing w:val="-55"/>
          <w:w w:val="90"/>
          <w:sz w:val="18"/>
        </w:rPr>
        <w:t xml:space="preserve"> </w:t>
      </w:r>
      <w:r w:rsidRPr="001058B5">
        <w:rPr>
          <w:rFonts w:ascii="Arial" w:hAnsi="Arial" w:cs="Arial"/>
          <w:w w:val="90"/>
          <w:sz w:val="18"/>
        </w:rPr>
        <w:t>ext_ctx_pkg</w:t>
      </w:r>
      <w:r w:rsidRPr="001058B5">
        <w:rPr>
          <w:rFonts w:ascii="Arial" w:hAnsi="Arial" w:cs="Arial"/>
          <w:spacing w:val="-55"/>
          <w:w w:val="90"/>
          <w:sz w:val="18"/>
        </w:rPr>
        <w:t xml:space="preserve"> </w:t>
      </w:r>
      <w:r w:rsidRPr="001058B5">
        <w:rPr>
          <w:rFonts w:ascii="Arial" w:hAnsi="Arial" w:cs="Arial"/>
          <w:w w:val="90"/>
          <w:sz w:val="18"/>
        </w:rPr>
        <w:t>INITIALIZED</w:t>
      </w:r>
      <w:r w:rsidRPr="001058B5">
        <w:rPr>
          <w:rFonts w:ascii="Arial" w:hAnsi="Arial" w:cs="Arial"/>
          <w:spacing w:val="-55"/>
          <w:w w:val="90"/>
          <w:sz w:val="18"/>
        </w:rPr>
        <w:t xml:space="preserve"> </w:t>
      </w:r>
      <w:r w:rsidRPr="001058B5">
        <w:rPr>
          <w:rFonts w:ascii="Arial" w:hAnsi="Arial" w:cs="Arial"/>
          <w:w w:val="90"/>
          <w:sz w:val="18"/>
        </w:rPr>
        <w:t>EXTERNALLY;</w:t>
      </w:r>
    </w:p>
    <w:p w14:paraId="36888C22" w14:textId="77777777" w:rsidR="00257CFD" w:rsidRPr="001058B5" w:rsidRDefault="00257CFD" w:rsidP="00257CFD">
      <w:pPr>
        <w:pStyle w:val="BodyText"/>
        <w:rPr>
          <w:rFonts w:ascii="Arial" w:hAnsi="Arial" w:cs="Arial"/>
          <w:sz w:val="25"/>
        </w:rPr>
      </w:pPr>
    </w:p>
    <w:p w14:paraId="2F74CA5F" w14:textId="77777777" w:rsidR="00257CFD" w:rsidRDefault="00257CFD" w:rsidP="00257CFD">
      <w:pPr>
        <w:pStyle w:val="Heading6"/>
        <w:spacing w:before="1"/>
      </w:pPr>
      <w:r>
        <w:t xml:space="preserve">Khởi tạo các giá trị </w:t>
      </w:r>
      <w:r w:rsidRPr="001058B5">
        <w:t xml:space="preserve">Application Context </w:t>
      </w:r>
      <w:r>
        <w:t xml:space="preserve">từ một </w:t>
      </w:r>
      <w:r w:rsidRPr="001058B5">
        <w:t xml:space="preserve"> Middle-Tier Server</w:t>
      </w:r>
    </w:p>
    <w:p w14:paraId="2E846612" w14:textId="77777777" w:rsidR="00257CFD" w:rsidRPr="001058B5" w:rsidRDefault="00257CFD" w:rsidP="00257CFD">
      <w:pPr>
        <w:pStyle w:val="Heading6"/>
        <w:spacing w:before="1"/>
      </w:pPr>
    </w:p>
    <w:p w14:paraId="284C85ED"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Các </w:t>
      </w:r>
      <w:r w:rsidRPr="001058B5">
        <w:rPr>
          <w:rFonts w:ascii="Arial" w:hAnsi="Arial" w:cs="Arial"/>
        </w:rPr>
        <w:t xml:space="preserve">Middle-tier servers </w:t>
      </w:r>
      <w:r w:rsidRPr="00F15E08">
        <w:rPr>
          <w:rFonts w:ascii="Arial" w:hAnsi="Arial" w:cs="Arial"/>
        </w:rPr>
        <w:t xml:space="preserve">có thể khởi tạo các giá trị </w:t>
      </w:r>
      <w:r w:rsidRPr="001058B5">
        <w:rPr>
          <w:rFonts w:ascii="Arial" w:hAnsi="Arial" w:cs="Arial"/>
        </w:rPr>
        <w:t xml:space="preserve">application context </w:t>
      </w:r>
      <w:r w:rsidRPr="00F15E08">
        <w:rPr>
          <w:rFonts w:ascii="Arial" w:hAnsi="Arial" w:cs="Arial"/>
        </w:rPr>
        <w:t xml:space="preserve">thay mặt cho người dùng </w:t>
      </w:r>
      <w:r w:rsidRPr="001058B5">
        <w:rPr>
          <w:rFonts w:ascii="Arial" w:hAnsi="Arial" w:cs="Arial"/>
        </w:rPr>
        <w:t>database</w:t>
      </w:r>
      <w:r w:rsidRPr="00F15E08">
        <w:rPr>
          <w:rFonts w:ascii="Arial" w:hAnsi="Arial" w:cs="Arial"/>
        </w:rPr>
        <w:t xml:space="preserve"> Các thuộc tính </w:t>
      </w:r>
      <w:r w:rsidRPr="001058B5">
        <w:rPr>
          <w:rFonts w:ascii="Arial" w:hAnsi="Arial" w:cs="Arial"/>
        </w:rPr>
        <w:t xml:space="preserve">context </w:t>
      </w:r>
      <w:r w:rsidRPr="00F15E08">
        <w:rPr>
          <w:rFonts w:ascii="Arial" w:hAnsi="Arial" w:cs="Arial"/>
        </w:rPr>
        <w:t xml:space="preserve">được truyền cho </w:t>
      </w:r>
      <w:r w:rsidRPr="001058B5">
        <w:rPr>
          <w:rFonts w:ascii="Arial" w:hAnsi="Arial" w:cs="Arial"/>
        </w:rPr>
        <w:t xml:space="preserve">remote session </w:t>
      </w:r>
      <w:r w:rsidRPr="00F15E08">
        <w:rPr>
          <w:rFonts w:ascii="Arial" w:hAnsi="Arial" w:cs="Arial"/>
        </w:rPr>
        <w:t xml:space="preserve">tại thời điểm khởi tạo, và </w:t>
      </w:r>
      <w:r w:rsidRPr="001058B5">
        <w:rPr>
          <w:rFonts w:ascii="Arial" w:hAnsi="Arial" w:cs="Arial"/>
        </w:rPr>
        <w:t xml:space="preserve">remote database </w:t>
      </w:r>
      <w:r w:rsidRPr="00F15E08">
        <w:rPr>
          <w:rFonts w:ascii="Arial" w:hAnsi="Arial" w:cs="Arial"/>
        </w:rPr>
        <w:t xml:space="preserve">chấp nhận các giá trị nếu </w:t>
      </w:r>
      <w:r w:rsidRPr="001058B5">
        <w:rPr>
          <w:rFonts w:ascii="Arial" w:hAnsi="Arial" w:cs="Arial"/>
        </w:rPr>
        <w:t xml:space="preserve">namespace </w:t>
      </w:r>
      <w:r w:rsidRPr="00F15E08">
        <w:rPr>
          <w:rFonts w:ascii="Arial" w:hAnsi="Arial" w:cs="Arial"/>
        </w:rPr>
        <w:t>được khởi tạo từ bên ngoài.</w:t>
      </w:r>
    </w:p>
    <w:p w14:paraId="1ABA9038" w14:textId="77777777" w:rsidR="00257CFD" w:rsidRPr="00F15E08" w:rsidRDefault="00257CFD" w:rsidP="00257CFD">
      <w:pPr>
        <w:pStyle w:val="BodyText"/>
        <w:spacing w:before="55" w:line="232" w:lineRule="auto"/>
        <w:ind w:left="2260" w:right="185"/>
        <w:rPr>
          <w:rFonts w:ascii="Arial" w:hAnsi="Arial" w:cs="Arial"/>
        </w:rPr>
      </w:pPr>
    </w:p>
    <w:p w14:paraId="023B73E3"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Ví dụ, một </w:t>
      </w:r>
      <w:r w:rsidRPr="001058B5">
        <w:rPr>
          <w:rFonts w:ascii="Arial" w:hAnsi="Arial" w:cs="Arial"/>
        </w:rPr>
        <w:t>three-tier</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7"/>
        </w:rPr>
        <w:t xml:space="preserve"> </w:t>
      </w:r>
      <w:r w:rsidRPr="00F15E08">
        <w:rPr>
          <w:rFonts w:ascii="Arial" w:hAnsi="Arial" w:cs="Arial"/>
        </w:rPr>
        <w:t>tạo các người dùng</w:t>
      </w:r>
      <w:r>
        <w:rPr>
          <w:rFonts w:ascii="Arial" w:hAnsi="Arial" w:cs="Arial"/>
        </w:rPr>
        <w:t xml:space="preserve"> </w:t>
      </w:r>
      <w:r w:rsidRPr="001058B5">
        <w:rPr>
          <w:rFonts w:ascii="Arial" w:hAnsi="Arial" w:cs="Arial"/>
        </w:rPr>
        <w:t>sessions</w:t>
      </w:r>
      <w:r w:rsidRPr="00F15E08">
        <w:rPr>
          <w:rFonts w:ascii="Arial" w:hAnsi="Arial" w:cs="Arial"/>
        </w:rPr>
        <w:t xml:space="preserve"> nhẹ thông qua OCI hoặc JDBC / OCI có thể truy cập thuộc tính PROXY_USER trong USERENV. Thuộc tính này cho phép bạn xác định xem người dùng</w:t>
      </w:r>
      <w:r>
        <w:rPr>
          <w:rFonts w:ascii="Arial" w:hAnsi="Arial" w:cs="Arial"/>
        </w:rPr>
        <w:t xml:space="preserve"> </w:t>
      </w:r>
      <w:r w:rsidRPr="001058B5">
        <w:rPr>
          <w:rFonts w:ascii="Arial" w:hAnsi="Arial" w:cs="Arial"/>
        </w:rPr>
        <w:t>sessions</w:t>
      </w:r>
      <w:r w:rsidRPr="00F15E08">
        <w:rPr>
          <w:rFonts w:ascii="Arial" w:hAnsi="Arial" w:cs="Arial"/>
        </w:rPr>
        <w:t xml:space="preserve"> đã được tạo bởi </w:t>
      </w:r>
      <w:r w:rsidRPr="001058B5">
        <w:rPr>
          <w:rFonts w:ascii="Arial" w:hAnsi="Arial" w:cs="Arial"/>
        </w:rPr>
        <w:t xml:space="preserve">middle-tier </w:t>
      </w:r>
      <w:r>
        <w:rPr>
          <w:rFonts w:ascii="Arial" w:hAnsi="Arial" w:cs="Arial"/>
        </w:rPr>
        <w:t xml:space="preserve">application </w:t>
      </w:r>
      <w:r w:rsidRPr="00F15E08">
        <w:rPr>
          <w:rFonts w:ascii="Arial" w:hAnsi="Arial" w:cs="Arial"/>
        </w:rPr>
        <w:t xml:space="preserve">hay chưa. Bạn có thể cho phép người dùng chỉ truy cập dữ liệu cho các kết nối mà người dùng được ủy quyền. Nếu người dùng kết nối trực tiếp với </w:t>
      </w:r>
      <w:r w:rsidRPr="001058B5">
        <w:rPr>
          <w:rFonts w:ascii="Arial" w:hAnsi="Arial" w:cs="Arial"/>
        </w:rPr>
        <w:t>database</w:t>
      </w:r>
      <w:r w:rsidRPr="00F15E08">
        <w:rPr>
          <w:rFonts w:ascii="Arial" w:hAnsi="Arial" w:cs="Arial"/>
        </w:rPr>
        <w:t>, thì họ sẽ không thể truy cập bất kỳ dữ liệu nào.</w:t>
      </w:r>
    </w:p>
    <w:p w14:paraId="3DD98024" w14:textId="77777777" w:rsidR="00257CFD" w:rsidRPr="00F15E08" w:rsidRDefault="00257CFD" w:rsidP="00257CFD">
      <w:pPr>
        <w:pStyle w:val="BodyText"/>
        <w:spacing w:before="55" w:line="232" w:lineRule="auto"/>
        <w:ind w:left="2260" w:right="185"/>
        <w:rPr>
          <w:rFonts w:ascii="Arial" w:hAnsi="Arial" w:cs="Arial"/>
        </w:rPr>
      </w:pPr>
    </w:p>
    <w:p w14:paraId="5C15B328" w14:textId="77777777" w:rsidR="00257CFD" w:rsidRPr="001058B5" w:rsidRDefault="00257CFD" w:rsidP="00257CFD">
      <w:pPr>
        <w:pStyle w:val="BodyText"/>
        <w:spacing w:before="55" w:line="232" w:lineRule="auto"/>
        <w:ind w:left="2260" w:right="185"/>
        <w:rPr>
          <w:rFonts w:ascii="Arial" w:hAnsi="Arial" w:cs="Arial"/>
        </w:rPr>
      </w:pPr>
      <w:r w:rsidRPr="00F15E08">
        <w:rPr>
          <w:rFonts w:ascii="Arial" w:hAnsi="Arial" w:cs="Arial"/>
        </w:rPr>
        <w:t xml:space="preserve">Bạn có thể sử dụng thuộc tính PROXY_USER từ </w:t>
      </w:r>
      <w:r w:rsidRPr="001058B5">
        <w:rPr>
          <w:rFonts w:ascii="Arial" w:hAnsi="Arial" w:cs="Arial"/>
        </w:rPr>
        <w:t xml:space="preserve">namespace </w:t>
      </w:r>
      <w:r w:rsidRPr="00F15E08">
        <w:rPr>
          <w:rFonts w:ascii="Arial" w:hAnsi="Arial" w:cs="Arial"/>
        </w:rPr>
        <w:t xml:space="preserve">USERENV trong </w:t>
      </w:r>
      <w:r w:rsidRPr="001058B5">
        <w:rPr>
          <w:rFonts w:ascii="Arial" w:hAnsi="Arial" w:cs="Arial"/>
        </w:rPr>
        <w:t xml:space="preserve">Oracle Virtual Private Database </w:t>
      </w:r>
      <w:r w:rsidRPr="00F15E08">
        <w:rPr>
          <w:rFonts w:ascii="Arial" w:hAnsi="Arial" w:cs="Arial"/>
        </w:rPr>
        <w:t xml:space="preserve">để đảm bảo rằng người dùng chỉ truy cập dữ liệu thông qua một </w:t>
      </w:r>
      <w:r w:rsidRPr="001058B5">
        <w:rPr>
          <w:rFonts w:ascii="Arial" w:hAnsi="Arial" w:cs="Arial"/>
        </w:rPr>
        <w:t>middle-tier application</w:t>
      </w:r>
      <w:r w:rsidRPr="00F15E08">
        <w:rPr>
          <w:rFonts w:ascii="Arial" w:hAnsi="Arial" w:cs="Arial"/>
        </w:rPr>
        <w:t xml:space="preserve"> cụ thể. Đối với một cách tiếp cận khác, bạn có thể phát triển một vai trò ứng dụng an toàn để thực thi chính sách của mình rằng người dùng chỉ truy cập </w:t>
      </w:r>
      <w:r w:rsidRPr="001058B5">
        <w:rPr>
          <w:rFonts w:ascii="Arial" w:hAnsi="Arial" w:cs="Arial"/>
        </w:rPr>
        <w:t xml:space="preserve">Database </w:t>
      </w:r>
      <w:r w:rsidRPr="00F15E08">
        <w:rPr>
          <w:rFonts w:ascii="Arial" w:hAnsi="Arial" w:cs="Arial"/>
        </w:rPr>
        <w:t>thông qua một proxy cụ thể.</w:t>
      </w:r>
    </w:p>
    <w:p w14:paraId="4786DA5A" w14:textId="77777777" w:rsidR="00257CFD" w:rsidRPr="001058B5" w:rsidRDefault="00257CFD" w:rsidP="00257CFD">
      <w:pPr>
        <w:pStyle w:val="BodyText"/>
        <w:spacing w:before="10"/>
        <w:rPr>
          <w:rFonts w:ascii="Arial" w:hAnsi="Arial" w:cs="Arial"/>
          <w:sz w:val="17"/>
        </w:rPr>
      </w:pPr>
    </w:p>
    <w:p w14:paraId="1B7379DA" w14:textId="77777777" w:rsidR="00257CFD" w:rsidRPr="001058B5" w:rsidRDefault="00257CFD" w:rsidP="00257CFD">
      <w:pPr>
        <w:spacing w:before="1"/>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38165ACA" w14:textId="77777777" w:rsidR="00257CFD" w:rsidRDefault="008D1AB8" w:rsidP="00257CFD">
      <w:pPr>
        <w:pStyle w:val="ListParagraph"/>
        <w:numPr>
          <w:ilvl w:val="0"/>
          <w:numId w:val="93"/>
        </w:numPr>
        <w:tabs>
          <w:tab w:val="left" w:pos="3340"/>
        </w:tabs>
        <w:spacing w:before="114" w:line="244" w:lineRule="exact"/>
        <w:ind w:right="1570"/>
        <w:rPr>
          <w:rFonts w:ascii="Arial" w:hAnsi="Arial" w:cs="Arial"/>
          <w:sz w:val="20"/>
        </w:rPr>
      </w:pPr>
      <w:hyperlink w:anchor="_bookmark414" w:history="1">
        <w:r w:rsidR="00257CFD" w:rsidRPr="00F15E08">
          <w:rPr>
            <w:rFonts w:ascii="Arial" w:hAnsi="Arial" w:cs="Arial"/>
            <w:color w:val="0000CC"/>
            <w:sz w:val="20"/>
          </w:rPr>
          <w:t>"Preserving</w:t>
        </w:r>
        <w:r w:rsidR="00257CFD" w:rsidRPr="00F15E08">
          <w:rPr>
            <w:rFonts w:ascii="Arial" w:hAnsi="Arial" w:cs="Arial"/>
            <w:color w:val="0000CC"/>
            <w:spacing w:val="-7"/>
            <w:sz w:val="20"/>
          </w:rPr>
          <w:t xml:space="preserve"> </w:t>
        </w:r>
        <w:r w:rsidR="00257CFD" w:rsidRPr="00F15E08">
          <w:rPr>
            <w:rFonts w:ascii="Arial" w:hAnsi="Arial" w:cs="Arial"/>
            <w:color w:val="0000CC"/>
            <w:sz w:val="20"/>
          </w:rPr>
          <w:t>User</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Identity</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in</w:t>
        </w:r>
        <w:r w:rsidR="00257CFD" w:rsidRPr="00F15E08">
          <w:rPr>
            <w:rFonts w:ascii="Arial" w:hAnsi="Arial" w:cs="Arial"/>
            <w:color w:val="0000CC"/>
            <w:spacing w:val="-6"/>
            <w:sz w:val="20"/>
          </w:rPr>
          <w:t xml:space="preserve"> </w:t>
        </w:r>
        <w:r w:rsidR="00257CFD" w:rsidRPr="00F15E08">
          <w:rPr>
            <w:rFonts w:ascii="Arial" w:hAnsi="Arial" w:cs="Arial"/>
            <w:color w:val="0000CC"/>
            <w:sz w:val="20"/>
          </w:rPr>
          <w:t>Multitiered</w:t>
        </w:r>
        <w:r w:rsidR="00257CFD" w:rsidRPr="00F15E08">
          <w:rPr>
            <w:rFonts w:ascii="Arial" w:hAnsi="Arial" w:cs="Arial"/>
            <w:color w:val="0000CC"/>
            <w:spacing w:val="-8"/>
            <w:sz w:val="20"/>
          </w:rPr>
          <w:t xml:space="preserve"> </w:t>
        </w:r>
        <w:r w:rsidR="00257CFD" w:rsidRPr="00F15E08">
          <w:rPr>
            <w:rFonts w:ascii="Arial" w:hAnsi="Arial" w:cs="Arial"/>
            <w:color w:val="0000CC"/>
            <w:sz w:val="20"/>
          </w:rPr>
          <w:t>Environments"</w:t>
        </w:r>
        <w:r w:rsidR="00257CFD" w:rsidRPr="00F15E08">
          <w:rPr>
            <w:rFonts w:ascii="Arial" w:hAnsi="Arial" w:cs="Arial"/>
            <w:color w:val="0000CC"/>
            <w:spacing w:val="-8"/>
            <w:sz w:val="20"/>
          </w:rPr>
          <w:t xml:space="preserve"> </w:t>
        </w:r>
      </w:hyperlink>
      <w:r w:rsidR="00257CFD" w:rsidRPr="00F15E08">
        <w:t xml:space="preserve"> </w:t>
      </w:r>
      <w:r w:rsidR="00257CFD" w:rsidRPr="00F15E08">
        <w:rPr>
          <w:rFonts w:ascii="Arial" w:hAnsi="Arial" w:cs="Arial"/>
          <w:sz w:val="20"/>
        </w:rPr>
        <w:t>trên trang 3-36 để biết thông tin về xác thực proxy và về việc sử dụng thuộc tính USERENV CLIENT_IDENTIFIER để giữ danh tính người dùng trên nhiều tầng</w:t>
      </w:r>
    </w:p>
    <w:p w14:paraId="4CA5D2DF" w14:textId="77777777" w:rsidR="00257CFD" w:rsidRDefault="008D1AB8" w:rsidP="00257CFD">
      <w:pPr>
        <w:pStyle w:val="ListParagraph"/>
        <w:numPr>
          <w:ilvl w:val="0"/>
          <w:numId w:val="93"/>
        </w:numPr>
        <w:tabs>
          <w:tab w:val="left" w:pos="3340"/>
        </w:tabs>
        <w:spacing w:before="114" w:line="244" w:lineRule="exact"/>
        <w:ind w:right="1570"/>
        <w:rPr>
          <w:rFonts w:ascii="Arial" w:hAnsi="Arial" w:cs="Arial"/>
          <w:sz w:val="20"/>
        </w:rPr>
      </w:pPr>
      <w:hyperlink w:anchor="_bookmark416" w:history="1">
        <w:r w:rsidR="00257CFD" w:rsidRPr="00F15E08">
          <w:rPr>
            <w:rFonts w:ascii="Arial" w:hAnsi="Arial" w:cs="Arial"/>
            <w:color w:val="0000CC"/>
            <w:sz w:val="20"/>
          </w:rPr>
          <w:t xml:space="preserve">"Using a Middle </w:t>
        </w:r>
        <w:r w:rsidR="00257CFD" w:rsidRPr="00F15E08">
          <w:rPr>
            <w:rFonts w:ascii="Arial" w:hAnsi="Arial" w:cs="Arial"/>
            <w:color w:val="0000CC"/>
            <w:spacing w:val="-3"/>
            <w:sz w:val="20"/>
          </w:rPr>
          <w:t xml:space="preserve">Tier </w:t>
        </w:r>
        <w:r w:rsidR="00257CFD" w:rsidRPr="00F15E08">
          <w:rPr>
            <w:rFonts w:ascii="Arial" w:hAnsi="Arial" w:cs="Arial"/>
            <w:color w:val="0000CC"/>
            <w:sz w:val="20"/>
          </w:rPr>
          <w:t>Server for Proxy Authentication"</w:t>
        </w:r>
        <w:r w:rsidR="00257CFD" w:rsidRPr="00F15E08">
          <w:rPr>
            <w:rFonts w:ascii="Arial" w:hAnsi="Arial" w:cs="Arial"/>
            <w:color w:val="0000CC"/>
            <w:spacing w:val="-1"/>
            <w:sz w:val="20"/>
          </w:rPr>
          <w:t xml:space="preserve"> </w:t>
        </w:r>
      </w:hyperlink>
      <w:r w:rsidR="00257CFD" w:rsidRPr="003D7A93">
        <w:t xml:space="preserve"> </w:t>
      </w:r>
      <w:r w:rsidR="00257CFD" w:rsidRPr="003D7A93">
        <w:rPr>
          <w:rFonts w:ascii="Arial" w:hAnsi="Arial" w:cs="Arial"/>
          <w:sz w:val="20"/>
        </w:rPr>
        <w:t>trên</w:t>
      </w:r>
      <w:r w:rsidR="00257CFD">
        <w:rPr>
          <w:rFonts w:ascii="Arial" w:hAnsi="Arial" w:cs="Arial"/>
          <w:sz w:val="20"/>
        </w:rPr>
        <w:t xml:space="preserve"> </w:t>
      </w:r>
      <w:r w:rsidR="00257CFD" w:rsidRPr="003D7A93">
        <w:rPr>
          <w:rFonts w:ascii="Arial" w:hAnsi="Arial" w:cs="Arial"/>
          <w:sz w:val="20"/>
        </w:rPr>
        <w:t>trang 3-36 để biết thông tin về cách sử dụng vai trò ứng dụng bảo mật để thực thi chính sách thông qua một proxy cụ thể</w:t>
      </w:r>
    </w:p>
    <w:p w14:paraId="10978689" w14:textId="77777777" w:rsidR="00257CFD" w:rsidRPr="003D7A93" w:rsidRDefault="00257CFD" w:rsidP="00257CFD">
      <w:pPr>
        <w:pStyle w:val="ListParagraph"/>
        <w:numPr>
          <w:ilvl w:val="0"/>
          <w:numId w:val="93"/>
        </w:numPr>
        <w:tabs>
          <w:tab w:val="left" w:pos="3340"/>
        </w:tabs>
        <w:spacing w:before="114" w:line="244" w:lineRule="exact"/>
        <w:ind w:right="1570"/>
        <w:rPr>
          <w:rFonts w:ascii="Arial" w:hAnsi="Arial" w:cs="Arial"/>
          <w:sz w:val="20"/>
        </w:rPr>
      </w:pPr>
      <w:r w:rsidRPr="003D7A93">
        <w:rPr>
          <w:rFonts w:ascii="Arial" w:hAnsi="Arial" w:cs="Arial"/>
          <w:i/>
          <w:sz w:val="20"/>
        </w:rPr>
        <w:t>Oracle Database JDBC Developer's</w:t>
      </w:r>
      <w:r w:rsidRPr="003D7A93">
        <w:rPr>
          <w:rFonts w:ascii="Arial" w:hAnsi="Arial" w:cs="Arial"/>
          <w:i/>
          <w:spacing w:val="-3"/>
          <w:sz w:val="20"/>
        </w:rPr>
        <w:t xml:space="preserve"> </w:t>
      </w:r>
      <w:r w:rsidRPr="003D7A93">
        <w:rPr>
          <w:rFonts w:ascii="Arial" w:hAnsi="Arial" w:cs="Arial"/>
          <w:i/>
          <w:sz w:val="20"/>
        </w:rPr>
        <w:t>Guide</w:t>
      </w:r>
    </w:p>
    <w:p w14:paraId="20110139" w14:textId="77777777" w:rsidR="00257CFD" w:rsidRPr="001058B5" w:rsidRDefault="00257CFD" w:rsidP="00257CFD">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Call Interface Programmer's</w:t>
      </w:r>
      <w:r w:rsidRPr="001058B5">
        <w:rPr>
          <w:rFonts w:ascii="Arial" w:hAnsi="Arial" w:cs="Arial"/>
          <w:i/>
          <w:spacing w:val="-4"/>
          <w:sz w:val="20"/>
        </w:rPr>
        <w:t xml:space="preserve"> </w:t>
      </w:r>
      <w:r w:rsidRPr="001058B5">
        <w:rPr>
          <w:rFonts w:ascii="Arial" w:hAnsi="Arial" w:cs="Arial"/>
          <w:i/>
          <w:sz w:val="20"/>
        </w:rPr>
        <w:t>Guide</w:t>
      </w:r>
    </w:p>
    <w:p w14:paraId="4768BE2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18548F5B" w14:textId="77777777" w:rsidR="00257CFD" w:rsidRPr="001058B5" w:rsidRDefault="00257CFD" w:rsidP="00257CFD">
      <w:pPr>
        <w:pStyle w:val="BodyText"/>
        <w:spacing w:before="10"/>
        <w:rPr>
          <w:rFonts w:ascii="Arial" w:hAnsi="Arial" w:cs="Arial"/>
          <w:i/>
          <w:sz w:val="23"/>
        </w:rPr>
      </w:pPr>
    </w:p>
    <w:p w14:paraId="7F0C42B6" w14:textId="77777777" w:rsidR="00257CFD" w:rsidRPr="001058B5" w:rsidRDefault="00257CFD" w:rsidP="00257CFD">
      <w:pPr>
        <w:pStyle w:val="Heading4"/>
        <w:spacing w:before="107"/>
        <w:ind w:left="100"/>
      </w:pPr>
      <w:bookmarkStart w:id="973" w:name="Initializing_Database_Session-Based_Appl"/>
      <w:bookmarkStart w:id="974" w:name="_bookmark1227"/>
      <w:bookmarkEnd w:id="973"/>
      <w:bookmarkEnd w:id="974"/>
      <w:r>
        <w:t xml:space="preserve">Khởi tạo các </w:t>
      </w:r>
      <w:r w:rsidRPr="001058B5">
        <w:t>Application Contexts Globally</w:t>
      </w:r>
      <w:r>
        <w:t xml:space="preserve"> dựa trên  </w:t>
      </w:r>
      <w:r w:rsidRPr="001058B5">
        <w:t xml:space="preserve">Database Session </w:t>
      </w:r>
    </w:p>
    <w:p w14:paraId="14684A37" w14:textId="77777777" w:rsidR="00257CFD" w:rsidRPr="001058B5" w:rsidRDefault="00257CFD" w:rsidP="00257CFD">
      <w:pPr>
        <w:pStyle w:val="BodyText"/>
        <w:spacing w:before="74"/>
        <w:ind w:left="1660"/>
        <w:rPr>
          <w:rFonts w:ascii="Arial" w:hAnsi="Arial" w:cs="Arial"/>
        </w:rPr>
      </w:pPr>
      <w:r>
        <w:rPr>
          <w:rFonts w:ascii="Arial" w:hAnsi="Arial" w:cs="Arial"/>
        </w:rPr>
        <w:t xml:space="preserve">Phần này bao gồm </w:t>
      </w:r>
      <w:r w:rsidRPr="001058B5">
        <w:rPr>
          <w:rFonts w:ascii="Arial" w:hAnsi="Arial" w:cs="Arial"/>
        </w:rPr>
        <w:t>:</w:t>
      </w:r>
    </w:p>
    <w:p w14:paraId="7FF3CA76" w14:textId="77777777" w:rsidR="00257CFD" w:rsidRDefault="00257CFD" w:rsidP="00257CFD">
      <w:pPr>
        <w:pStyle w:val="ListParagraph"/>
        <w:numPr>
          <w:ilvl w:val="1"/>
          <w:numId w:val="137"/>
        </w:numPr>
        <w:tabs>
          <w:tab w:val="left" w:pos="2020"/>
        </w:tabs>
        <w:rPr>
          <w:rFonts w:ascii="Arial" w:hAnsi="Arial" w:cs="Arial"/>
          <w:color w:val="0070C0"/>
          <w:sz w:val="20"/>
        </w:rPr>
      </w:pPr>
      <w:r w:rsidRPr="003D7A93">
        <w:rPr>
          <w:rFonts w:ascii="Arial" w:hAnsi="Arial" w:cs="Arial"/>
          <w:color w:val="0070C0"/>
          <w:sz w:val="20"/>
        </w:rPr>
        <w:t xml:space="preserve">Giới thiệu về  khởi tạo Application Contexts Globally dựa trên Database Session </w:t>
      </w:r>
    </w:p>
    <w:p w14:paraId="46AB10B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Sử dụng Application Contexts với LDAP dựa trên Database Session</w:t>
      </w:r>
    </w:p>
    <w:p w14:paraId="2BAC520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 xml:space="preserve">Application Contexts dựa trên Database Session ban đầu </w:t>
      </w:r>
      <w:r w:rsidRPr="003D7A93">
        <w:rPr>
          <w:rFonts w:ascii="Arial" w:hAnsi="Arial" w:cs="Arial"/>
          <w:color w:val="0070C0"/>
          <w:sz w:val="20"/>
        </w:rPr>
        <w:t>được tạo</w:t>
      </w:r>
      <w:r w:rsidRPr="003D7A93">
        <w:rPr>
          <w:rFonts w:ascii="Arial" w:hAnsi="Arial" w:cs="Arial"/>
          <w:color w:val="0070C0"/>
          <w:sz w:val="20"/>
          <w:lang w:val="fr-FR"/>
        </w:rPr>
        <w:t xml:space="preserve"> như thế nào</w:t>
      </w:r>
    </w:p>
    <w:p w14:paraId="0CD2EC4C"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Ví dụ về khởi tạo một Application Context Globally dựa trên Database Session</w:t>
      </w:r>
    </w:p>
    <w:p w14:paraId="12BFE3B9" w14:textId="77777777" w:rsidR="00257CFD" w:rsidRPr="00BD7621" w:rsidRDefault="00257CFD" w:rsidP="00257CFD">
      <w:pPr>
        <w:pStyle w:val="Heading6"/>
        <w:ind w:left="1660"/>
        <w:rPr>
          <w:lang w:val="fr-FR"/>
        </w:rPr>
      </w:pPr>
      <w:bookmarkStart w:id="975" w:name="About_Initializing_Database_Session-Base"/>
      <w:bookmarkStart w:id="976" w:name="_bookmark1228"/>
      <w:bookmarkEnd w:id="975"/>
      <w:bookmarkEnd w:id="976"/>
      <w:r w:rsidRPr="00BD7621">
        <w:rPr>
          <w:lang w:val="fr-FR"/>
        </w:rPr>
        <w:t xml:space="preserve"> Giới thiệu về khởi tạo Application Contexts Globally dựa trên Database Session</w:t>
      </w:r>
      <w:bookmarkStart w:id="977" w:name="_bookmark1229"/>
      <w:bookmarkEnd w:id="977"/>
    </w:p>
    <w:p w14:paraId="668FE7F4" w14:textId="77777777" w:rsidR="00257CFD" w:rsidRPr="00BD7621" w:rsidRDefault="00257CFD" w:rsidP="00257CFD">
      <w:pPr>
        <w:pStyle w:val="BodyText"/>
        <w:spacing w:before="55" w:line="232" w:lineRule="auto"/>
        <w:ind w:left="1660" w:right="725"/>
        <w:rPr>
          <w:rFonts w:ascii="Arial" w:hAnsi="Arial" w:cs="Arial"/>
          <w:lang w:val="fr-FR"/>
        </w:rPr>
      </w:pPr>
      <w:r w:rsidRPr="00BD7621">
        <w:rPr>
          <w:rFonts w:ascii="Arial" w:hAnsi="Arial" w:cs="Arial"/>
          <w:lang w:val="fr-FR"/>
        </w:rPr>
        <w:t>Bạn có thể sử dụng một vị trí tập trung để lưu trữ application context dựa trên database session của người dùng. Điều này cho phép các ứng dụng thiết lập ngữ cảnh người dùng trong quá trình khởi tạo dựa trên nhận dạng người dùng. Đặc biệt, tính năng này hỗ trợ các nhãn và đặc quyền của Oracle Label Security. Việc khởi tạo một application context globally giúp dễ dàng quản lý các ngữ cảnh cho một số lượng lớn người dùng và databases.</w:t>
      </w:r>
    </w:p>
    <w:p w14:paraId="39C25AE0" w14:textId="77777777" w:rsidR="00257CFD" w:rsidRPr="00BD7621" w:rsidRDefault="00257CFD" w:rsidP="00257CFD">
      <w:pPr>
        <w:pStyle w:val="BodyText"/>
        <w:spacing w:before="55" w:line="232" w:lineRule="auto"/>
        <w:ind w:left="1660" w:right="725"/>
        <w:rPr>
          <w:rFonts w:ascii="Arial" w:hAnsi="Arial" w:cs="Arial"/>
          <w:lang w:val="fr-FR"/>
        </w:rPr>
      </w:pPr>
    </w:p>
    <w:p w14:paraId="7025180B" w14:textId="77777777" w:rsidR="00257CFD" w:rsidRPr="00BD7621" w:rsidRDefault="00257CFD" w:rsidP="00257CFD">
      <w:pPr>
        <w:pStyle w:val="BodyText"/>
        <w:spacing w:before="55" w:line="232" w:lineRule="auto"/>
        <w:ind w:left="1660" w:right="725"/>
        <w:rPr>
          <w:rFonts w:ascii="Arial" w:hAnsi="Arial" w:cs="Arial"/>
        </w:rPr>
      </w:pPr>
      <w:r w:rsidRPr="00BD7621">
        <w:rPr>
          <w:rFonts w:ascii="Arial" w:hAnsi="Arial" w:cs="Arial"/>
          <w:lang w:val="fr-FR"/>
        </w:rPr>
        <w:t xml:space="preserve">Ví dụ, nhiều tổ chức muốn quản lý thông tin người dùng một cách tập trung, trong một thư mục dựa trên LDAP. </w:t>
      </w:r>
      <w:r w:rsidRPr="00BD7621">
        <w:rPr>
          <w:rFonts w:ascii="Arial" w:hAnsi="Arial" w:cs="Arial"/>
        </w:rPr>
        <w:t xml:space="preserve">Enterprise User Security, một tính năng của Oracle Advanced Security, hỗ trợ quản lý tập trung và ủy quyền tập trung trong Oracle Internet Directory. Tuy nhiên, có thể có các thuộc tính bổ sung mà ứng dụng phải truy xuất từ </w:t>
      </w:r>
      <w:r w:rsidRPr="001058B5">
        <w:rPr>
          <w:rFonts w:ascii="Arial" w:hAnsi="Arial" w:cs="Arial"/>
        </w:rPr>
        <w:t xml:space="preserve">Lightweight Directory Access Protocol (LDAP) </w:t>
      </w:r>
      <w:r w:rsidRPr="00BD7621">
        <w:rPr>
          <w:rFonts w:ascii="Arial" w:hAnsi="Arial" w:cs="Arial"/>
        </w:rPr>
        <w:t>để sử d</w:t>
      </w:r>
      <w:r>
        <w:rPr>
          <w:rFonts w:ascii="Arial" w:hAnsi="Arial" w:cs="Arial"/>
        </w:rPr>
        <w:t xml:space="preserve">ụng cho </w:t>
      </w:r>
      <w:r w:rsidRPr="00BD7621">
        <w:rPr>
          <w:rFonts w:ascii="Arial" w:hAnsi="Arial" w:cs="Arial"/>
        </w:rPr>
        <w:t>Oracle Virtual Private Database, chẳng hạn như tiêu đề người dùng, tổ chức hoặc vị trí thực tế.</w:t>
      </w:r>
    </w:p>
    <w:p w14:paraId="5A184193" w14:textId="77777777" w:rsidR="00257CFD" w:rsidRDefault="00257CFD" w:rsidP="00257CFD">
      <w:pPr>
        <w:pStyle w:val="BodyText"/>
        <w:spacing w:before="55" w:line="232" w:lineRule="auto"/>
        <w:ind w:left="1660" w:right="725"/>
        <w:rPr>
          <w:rFonts w:ascii="Arial" w:hAnsi="Arial" w:cs="Arial"/>
        </w:rPr>
      </w:pPr>
      <w:r w:rsidRPr="00BD7621">
        <w:rPr>
          <w:rFonts w:ascii="Arial" w:hAnsi="Arial" w:cs="Arial"/>
        </w:rPr>
        <w:t xml:space="preserve">Việc khởi tạo </w:t>
      </w:r>
      <w:r w:rsidRPr="001058B5">
        <w:rPr>
          <w:rFonts w:ascii="Arial" w:hAnsi="Arial" w:cs="Arial"/>
        </w:rPr>
        <w:t xml:space="preserve">application context globally </w:t>
      </w:r>
      <w:r w:rsidRPr="00BD7621">
        <w:rPr>
          <w:rFonts w:ascii="Arial" w:hAnsi="Arial" w:cs="Arial"/>
        </w:rPr>
        <w:t>cho phép bạn truy xuất các kiểu thuộc tính này.</w:t>
      </w:r>
    </w:p>
    <w:p w14:paraId="6F988DAD" w14:textId="77777777" w:rsidR="00257CFD" w:rsidRPr="00BD7621" w:rsidRDefault="00257CFD" w:rsidP="00257CFD">
      <w:pPr>
        <w:pStyle w:val="BodyText"/>
        <w:spacing w:before="55" w:line="232" w:lineRule="auto"/>
        <w:ind w:left="1660" w:right="725"/>
        <w:rPr>
          <w:rFonts w:ascii="Arial" w:hAnsi="Arial" w:cs="Arial"/>
        </w:rPr>
      </w:pPr>
    </w:p>
    <w:p w14:paraId="4A80078E" w14:textId="77777777" w:rsidR="00257CFD" w:rsidRPr="001058B5" w:rsidRDefault="00257CFD" w:rsidP="00257CFD">
      <w:pPr>
        <w:pStyle w:val="Heading6"/>
        <w:spacing w:before="1"/>
        <w:ind w:left="1660"/>
      </w:pPr>
      <w:bookmarkStart w:id="978" w:name="Using_Database_Session-Based_Application"/>
      <w:bookmarkStart w:id="979" w:name="_bookmark1230"/>
      <w:bookmarkEnd w:id="978"/>
      <w:bookmarkEnd w:id="979"/>
      <w:r>
        <w:t xml:space="preserve">Sử dụng </w:t>
      </w:r>
      <w:r w:rsidRPr="001058B5">
        <w:t xml:space="preserve">Application Contexts with LDAP </w:t>
      </w:r>
      <w:r>
        <w:t xml:space="preserve">dựa trên </w:t>
      </w:r>
      <w:r w:rsidRPr="001058B5">
        <w:t>Database Session</w:t>
      </w:r>
    </w:p>
    <w:p w14:paraId="2CAEA708" w14:textId="77777777" w:rsidR="00257CFD" w:rsidRPr="00BD7621" w:rsidRDefault="00257CFD" w:rsidP="00257CFD">
      <w:pPr>
        <w:pStyle w:val="BodyText"/>
        <w:spacing w:before="55" w:line="232" w:lineRule="auto"/>
        <w:ind w:left="1659" w:right="848"/>
        <w:rPr>
          <w:rFonts w:ascii="Arial" w:hAnsi="Arial" w:cs="Arial"/>
        </w:rPr>
      </w:pPr>
    </w:p>
    <w:p w14:paraId="434AAC95" w14:textId="77777777" w:rsidR="00257CFD" w:rsidRDefault="00257CFD" w:rsidP="00257CFD">
      <w:pPr>
        <w:pStyle w:val="BodyText"/>
        <w:spacing w:before="55" w:line="232" w:lineRule="auto"/>
        <w:ind w:left="1659" w:right="848"/>
        <w:rPr>
          <w:rFonts w:ascii="Arial" w:hAnsi="Arial" w:cs="Arial"/>
        </w:rPr>
      </w:pPr>
      <w:r w:rsidRPr="00BD7621">
        <w:rPr>
          <w:rFonts w:ascii="Arial" w:hAnsi="Arial" w:cs="Arial"/>
        </w:rPr>
        <w:t xml:space="preserve">Một </w:t>
      </w:r>
      <w:r w:rsidRPr="001058B5">
        <w:rPr>
          <w:rFonts w:ascii="Arial" w:hAnsi="Arial" w:cs="Arial"/>
        </w:rPr>
        <w:t xml:space="preserve">application context </w:t>
      </w:r>
      <w:r w:rsidRPr="00BD7621">
        <w:rPr>
          <w:rFonts w:ascii="Arial" w:hAnsi="Arial" w:cs="Arial"/>
        </w:rPr>
        <w:t>được khởi tạo trên toàn cầu sử dụng LDAP, một giao thức truy cập thư mục tiêu chuẩn, có thể mở rộng và hiệu quả. Thư mục LDAP lưu trữ danh sách người dùng mà ứng dụng này được chỉ định. Cơ sở dữ liệu Oracle sử dụng một dịch vụ thư mục, thường là Oracle Internet Directory, để xác thực và ủy quyền cho người dùng doanh nghiệp.</w:t>
      </w:r>
    </w:p>
    <w:p w14:paraId="22CB9F55" w14:textId="77777777" w:rsidR="00257CFD" w:rsidRPr="001058B5" w:rsidRDefault="008D1AB8" w:rsidP="00257CFD">
      <w:pPr>
        <w:pStyle w:val="BodyText"/>
        <w:rPr>
          <w:rFonts w:ascii="Arial" w:hAnsi="Arial" w:cs="Arial"/>
          <w:sz w:val="18"/>
        </w:rPr>
      </w:pPr>
      <w:r>
        <w:rPr>
          <w:rFonts w:ascii="Arial" w:hAnsi="Arial" w:cs="Arial"/>
        </w:rPr>
        <w:pict w14:anchorId="443CEFA6">
          <v:group id="_x0000_s1801" style="position:absolute;margin-left:174pt;margin-top:13.2pt;width:312pt;height:2.55pt;z-index:502658800;mso-wrap-distance-left:0;mso-wrap-distance-right:0;mso-position-horizontal-relative:page" coordorigin="3480,264" coordsize="6240,51">
            <v:line id="_x0000_s1802" style="position:absolute" from="3480,266" to="9720,266" strokeweight=".24pt"/>
            <v:line id="_x0000_s1803" style="position:absolute" from="3480,312" to="9720,312" strokeweight=".24pt"/>
            <w10:wrap type="topAndBottom" anchorx="page"/>
          </v:group>
        </w:pict>
      </w:r>
    </w:p>
    <w:p w14:paraId="78AC3320" w14:textId="77777777" w:rsidR="00257CFD" w:rsidRPr="001058B5" w:rsidRDefault="00257CFD" w:rsidP="00257CFD">
      <w:pPr>
        <w:spacing w:before="33"/>
        <w:ind w:left="2380"/>
        <w:rPr>
          <w:rFonts w:ascii="Arial" w:hAnsi="Arial" w:cs="Arial"/>
          <w:b/>
          <w:sz w:val="19"/>
        </w:rPr>
      </w:pPr>
      <w:r>
        <w:rPr>
          <w:rFonts w:ascii="Arial" w:hAnsi="Arial" w:cs="Arial"/>
          <w:b/>
          <w:sz w:val="19"/>
        </w:rPr>
        <w:t xml:space="preserve">Note </w:t>
      </w:r>
      <w:r w:rsidRPr="001058B5">
        <w:rPr>
          <w:rFonts w:ascii="Arial" w:hAnsi="Arial" w:cs="Arial"/>
          <w:b/>
          <w:sz w:val="19"/>
        </w:rPr>
        <w:t>:</w:t>
      </w:r>
    </w:p>
    <w:p w14:paraId="01325C1F" w14:textId="77777777" w:rsidR="00257CFD" w:rsidRPr="00A864F7"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Enterprise User Security yêu cầu Oracle Advanced Security.</w:t>
      </w:r>
    </w:p>
    <w:p w14:paraId="0404D0BB" w14:textId="77777777" w:rsidR="00257CFD"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Bạn có thể sử dụng các thư mục của bên thứ ba như Microsoft Active Directory và Sun Microsystems SunONE làm dịch vụ thư mục.</w:t>
      </w:r>
    </w:p>
    <w:p w14:paraId="47C843A4" w14:textId="77777777" w:rsidR="00257CFD" w:rsidRPr="001058B5" w:rsidRDefault="00257CFD" w:rsidP="00257CFD">
      <w:pPr>
        <w:pStyle w:val="BodyText"/>
        <w:spacing w:before="3"/>
        <w:rPr>
          <w:rFonts w:ascii="Arial" w:hAnsi="Arial" w:cs="Arial"/>
          <w:sz w:val="9"/>
        </w:rPr>
      </w:pPr>
    </w:p>
    <w:p w14:paraId="68D7C845"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orclDBApplicationContext LDAP (một lớp con của groupOfUniqueNames) lưu trữ các giá trị </w:t>
      </w:r>
      <w:r w:rsidRPr="00A864F7">
        <w:rPr>
          <w:rFonts w:ascii="Arial" w:hAnsi="Arial" w:cs="Arial"/>
        </w:rPr>
        <w:t xml:space="preserve">application context </w:t>
      </w:r>
      <w:r w:rsidRPr="00A864F7">
        <w:rPr>
          <w:rFonts w:ascii="Arial" w:hAnsi="Arial" w:cs="Arial"/>
          <w:w w:val="90"/>
        </w:rPr>
        <w:t xml:space="preserve">trong thư mục. Vị trí của đối tượng </w:t>
      </w:r>
      <w:r w:rsidRPr="00A864F7">
        <w:rPr>
          <w:rFonts w:ascii="Arial" w:hAnsi="Arial" w:cs="Arial"/>
        </w:rPr>
        <w:t xml:space="preserve">application context </w:t>
      </w:r>
      <w:r w:rsidRPr="00A864F7">
        <w:rPr>
          <w:rFonts w:ascii="Arial" w:hAnsi="Arial" w:cs="Arial"/>
          <w:w w:val="90"/>
        </w:rPr>
        <w:t xml:space="preserve">được mô tả trong </w:t>
      </w:r>
      <w:hyperlink w:anchor="_bookmark1231" w:history="1">
        <w:r w:rsidRPr="00A864F7">
          <w:rPr>
            <w:rFonts w:ascii="Arial" w:hAnsi="Arial" w:cs="Arial"/>
            <w:color w:val="0000CC"/>
          </w:rPr>
          <w:t>Figure 6–1</w:t>
        </w:r>
      </w:hyperlink>
      <w:r w:rsidRPr="00A864F7">
        <w:rPr>
          <w:rFonts w:ascii="Arial" w:hAnsi="Arial" w:cs="Arial"/>
          <w:w w:val="90"/>
        </w:rPr>
        <w:t xml:space="preserve">, dựa trên ví dụ </w:t>
      </w:r>
      <w:r w:rsidRPr="00A864F7">
        <w:rPr>
          <w:rFonts w:ascii="Arial" w:hAnsi="Arial" w:cs="Arial"/>
        </w:rPr>
        <w:t>Human Resources</w:t>
      </w:r>
      <w:r w:rsidRPr="00A864F7">
        <w:rPr>
          <w:rFonts w:ascii="Arial" w:hAnsi="Arial" w:cs="Arial"/>
          <w:w w:val="90"/>
        </w:rPr>
        <w:t>.</w:t>
      </w:r>
    </w:p>
    <w:p w14:paraId="392AE9EA"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LDAP inetOrgPerson cho phép nhiều mục nhập tồn tại cho một số thuộc tính. Tuy nhiên, lưu ý rằng khi các mục nhập này được nạp vào </w:t>
      </w:r>
      <w:r w:rsidRPr="00A864F7">
        <w:rPr>
          <w:rFonts w:ascii="Arial" w:hAnsi="Arial" w:cs="Arial"/>
        </w:rPr>
        <w:t>database</w:t>
      </w:r>
      <w:r w:rsidRPr="00A864F7">
        <w:rPr>
          <w:rFonts w:ascii="Arial" w:hAnsi="Arial" w:cs="Arial"/>
          <w:w w:val="90"/>
        </w:rPr>
        <w:t xml:space="preserve"> và được truy cập với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SYS_LDAP_USER_DEFAULT, chỉ có đầu tiên của các mục này được trả về. Ví dụ, đối tượng inetOrgPerson cho một người dùng cho phép nhiều mục nhập cho telephoneNumber (do đó cho phép người dùng có nhiều số điện thoại được lưu trữ). Khi bạn sử dụng không gian tên ngữ cảnh SYS_LDAP_USER_DEFAULT, chỉ số điện thoại đầu tiên được truy xuất.</w:t>
      </w:r>
    </w:p>
    <w:p w14:paraId="3E5C9099"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Về phía LDAP, một hàm C bên trong được yêu cầu để lấy giá trị orclDBApplicationContext, trả về một danh sách các giá trị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cho </w:t>
      </w:r>
      <w:r w:rsidRPr="00A864F7">
        <w:rPr>
          <w:rFonts w:ascii="Arial" w:hAnsi="Arial" w:cs="Arial"/>
        </w:rPr>
        <w:t>database</w:t>
      </w:r>
      <w:r w:rsidRPr="00A864F7">
        <w:rPr>
          <w:rFonts w:ascii="Arial" w:hAnsi="Arial" w:cs="Arial"/>
          <w:w w:val="90"/>
        </w:rPr>
        <w:t xml:space="preserve">. Trong ví dụ này, HR là </w:t>
      </w:r>
      <w:r w:rsidRPr="00A864F7">
        <w:rPr>
          <w:rFonts w:ascii="Arial" w:hAnsi="Arial" w:cs="Arial"/>
        </w:rPr>
        <w:t>namespace</w:t>
      </w:r>
      <w:r w:rsidRPr="00A864F7">
        <w:rPr>
          <w:rFonts w:ascii="Arial" w:hAnsi="Arial" w:cs="Arial"/>
          <w:w w:val="90"/>
        </w:rPr>
        <w:t xml:space="preserve">; </w:t>
      </w:r>
      <w:r w:rsidRPr="00A864F7">
        <w:rPr>
          <w:rFonts w:ascii="Arial" w:hAnsi="Arial" w:cs="Arial"/>
          <w:spacing w:val="-3"/>
        </w:rPr>
        <w:t xml:space="preserve">Title </w:t>
      </w:r>
      <w:r w:rsidRPr="00A864F7">
        <w:rPr>
          <w:rFonts w:ascii="Arial" w:hAnsi="Arial" w:cs="Arial"/>
        </w:rPr>
        <w:t xml:space="preserve">and Project </w:t>
      </w:r>
      <w:r w:rsidRPr="00A864F7">
        <w:rPr>
          <w:rFonts w:ascii="Arial" w:hAnsi="Arial" w:cs="Arial"/>
          <w:w w:val="90"/>
        </w:rPr>
        <w:t>là các thuộc tính; và Manager và Promotion là những giá trị.</w:t>
      </w:r>
    </w:p>
    <w:p w14:paraId="00240837" w14:textId="77777777" w:rsidR="00257CFD" w:rsidRPr="00A864F7" w:rsidRDefault="00257CFD" w:rsidP="00257CFD">
      <w:pPr>
        <w:pStyle w:val="BodyText"/>
        <w:spacing w:before="128" w:line="230" w:lineRule="auto"/>
        <w:ind w:left="1659" w:right="700"/>
        <w:rPr>
          <w:rFonts w:ascii="Arial" w:hAnsi="Arial" w:cs="Arial"/>
        </w:rPr>
      </w:pPr>
      <w:r w:rsidRPr="00A864F7">
        <w:rPr>
          <w:rFonts w:ascii="Arial" w:hAnsi="Arial" w:cs="Arial"/>
        </w:rPr>
        <w:t>.</w:t>
      </w:r>
    </w:p>
    <w:p w14:paraId="015BD62A"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3B33B4DE" w14:textId="77777777" w:rsidR="00257CFD" w:rsidRPr="001058B5" w:rsidRDefault="00257CFD" w:rsidP="00257CFD">
      <w:pPr>
        <w:pStyle w:val="BodyText"/>
        <w:spacing w:before="4"/>
        <w:rPr>
          <w:rFonts w:ascii="Arial" w:hAnsi="Arial" w:cs="Arial"/>
          <w:sz w:val="25"/>
        </w:rPr>
      </w:pPr>
    </w:p>
    <w:p w14:paraId="49AE85EC" w14:textId="77777777" w:rsidR="00257CFD" w:rsidRPr="001058B5" w:rsidRDefault="00257CFD" w:rsidP="00257CFD">
      <w:pPr>
        <w:spacing w:before="104"/>
        <w:ind w:left="2260"/>
        <w:rPr>
          <w:rFonts w:ascii="Arial" w:hAnsi="Arial" w:cs="Arial"/>
          <w:b/>
          <w:i/>
          <w:sz w:val="18"/>
        </w:rPr>
      </w:pPr>
      <w:bookmarkStart w:id="980" w:name="_bookmark1231"/>
      <w:bookmarkEnd w:id="980"/>
      <w:r w:rsidRPr="001058B5">
        <w:rPr>
          <w:rFonts w:ascii="Arial" w:hAnsi="Arial" w:cs="Arial"/>
          <w:b/>
          <w:i/>
          <w:sz w:val="18"/>
        </w:rPr>
        <w:t>Figure 6–1 Location of Application Context in LDAP Directory Information Tree</w:t>
      </w:r>
    </w:p>
    <w:p w14:paraId="475482A7" w14:textId="77777777" w:rsidR="00257CFD" w:rsidRPr="001058B5" w:rsidRDefault="00257CFD" w:rsidP="00257CFD">
      <w:pPr>
        <w:pStyle w:val="BodyText"/>
        <w:spacing w:before="7"/>
        <w:rPr>
          <w:rFonts w:ascii="Arial" w:hAnsi="Arial" w:cs="Arial"/>
          <w:b/>
          <w:i/>
          <w:sz w:val="27"/>
        </w:rPr>
      </w:pPr>
      <w:r w:rsidRPr="001058B5">
        <w:rPr>
          <w:rFonts w:ascii="Arial" w:hAnsi="Arial" w:cs="Arial"/>
          <w:noProof/>
        </w:rPr>
        <w:drawing>
          <wp:anchor distT="0" distB="0" distL="0" distR="0" simplePos="0" relativeHeight="502668016" behindDoc="0" locked="0" layoutInCell="1" allowOverlap="1" wp14:anchorId="50B9B721" wp14:editId="7FB35FED">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3" cstate="print"/>
                    <a:stretch>
                      <a:fillRect/>
                    </a:stretch>
                  </pic:blipFill>
                  <pic:spPr>
                    <a:xfrm>
                      <a:off x="0" y="0"/>
                      <a:ext cx="4953791" cy="4598574"/>
                    </a:xfrm>
                    <a:prstGeom prst="rect">
                      <a:avLst/>
                    </a:prstGeom>
                  </pic:spPr>
                </pic:pic>
              </a:graphicData>
            </a:graphic>
          </wp:anchor>
        </w:drawing>
      </w:r>
    </w:p>
    <w:p w14:paraId="10252B4B" w14:textId="77777777" w:rsidR="00257CFD" w:rsidRPr="001058B5" w:rsidRDefault="00257CFD" w:rsidP="00257CFD">
      <w:pPr>
        <w:pStyle w:val="BodyText"/>
        <w:spacing w:before="7"/>
        <w:rPr>
          <w:rFonts w:ascii="Arial" w:hAnsi="Arial" w:cs="Arial"/>
          <w:b/>
          <w:i/>
          <w:sz w:val="26"/>
        </w:rPr>
      </w:pPr>
    </w:p>
    <w:p w14:paraId="7CFAA1ED" w14:textId="77777777" w:rsidR="00257CFD" w:rsidRPr="00E028EF" w:rsidRDefault="00257CFD" w:rsidP="00257CFD">
      <w:pPr>
        <w:tabs>
          <w:tab w:val="left" w:pos="2020"/>
        </w:tabs>
        <w:rPr>
          <w:rFonts w:ascii="Arial" w:hAnsi="Arial" w:cs="Arial"/>
          <w:b/>
          <w:sz w:val="20"/>
        </w:rPr>
      </w:pPr>
      <w:bookmarkStart w:id="981" w:name="How_Globally_Initialized_Database_Sessio"/>
      <w:bookmarkStart w:id="982" w:name="_bookmark1232"/>
      <w:bookmarkEnd w:id="981"/>
      <w:bookmarkEnd w:id="982"/>
    </w:p>
    <w:p w14:paraId="3622FE74" w14:textId="77777777" w:rsidR="00257CFD" w:rsidRDefault="00257CFD" w:rsidP="00257CFD">
      <w:pPr>
        <w:pStyle w:val="Heading6"/>
        <w:rPr>
          <w:spacing w:val="-18"/>
        </w:rPr>
      </w:pPr>
    </w:p>
    <w:p w14:paraId="77887DA1" w14:textId="77777777" w:rsidR="00257CFD" w:rsidRDefault="00257CFD" w:rsidP="00257CFD">
      <w:pPr>
        <w:pStyle w:val="Heading6"/>
        <w:rPr>
          <w:spacing w:val="-18"/>
        </w:rPr>
      </w:pPr>
      <w:r>
        <w:rPr>
          <w:spacing w:val="-18"/>
        </w:rPr>
        <w:t xml:space="preserve">          </w:t>
      </w:r>
    </w:p>
    <w:p w14:paraId="4A48935B" w14:textId="77777777" w:rsidR="00257CFD" w:rsidRPr="00962C6C" w:rsidRDefault="00257CFD" w:rsidP="00257CFD">
      <w:pPr>
        <w:pStyle w:val="Heading6"/>
        <w:rPr>
          <w:spacing w:val="-22"/>
          <w:sz w:val="22"/>
          <w:szCs w:val="22"/>
        </w:rPr>
      </w:pPr>
      <w:bookmarkStart w:id="983" w:name="_bookmark1233"/>
      <w:bookmarkEnd w:id="983"/>
      <w:r w:rsidRPr="00E028EF">
        <w:rPr>
          <w:sz w:val="22"/>
          <w:szCs w:val="22"/>
        </w:rPr>
        <w:t xml:space="preserve">Application Contexts dựa trên Database Session ban đầu </w:t>
      </w:r>
      <w:r w:rsidRPr="00962C6C">
        <w:rPr>
          <w:sz w:val="22"/>
          <w:szCs w:val="22"/>
        </w:rPr>
        <w:t>được tạo</w:t>
      </w:r>
      <w:r w:rsidRPr="00E028EF">
        <w:rPr>
          <w:sz w:val="22"/>
          <w:szCs w:val="22"/>
        </w:rPr>
        <w:t xml:space="preserve"> như thế nào</w:t>
      </w:r>
    </w:p>
    <w:p w14:paraId="5D49EC4A" w14:textId="77777777" w:rsidR="00257CFD" w:rsidRPr="001058B5" w:rsidRDefault="00257CFD" w:rsidP="00257CFD">
      <w:pPr>
        <w:pStyle w:val="Heading6"/>
        <w:ind w:left="0"/>
      </w:pPr>
    </w:p>
    <w:p w14:paraId="77FAB1BD" w14:textId="77777777" w:rsidR="00257CFD" w:rsidRPr="00962C6C" w:rsidRDefault="00257CFD" w:rsidP="00257CFD">
      <w:pPr>
        <w:pStyle w:val="BodyText"/>
        <w:spacing w:before="55" w:line="232" w:lineRule="auto"/>
        <w:ind w:left="2260" w:right="194"/>
        <w:rPr>
          <w:rFonts w:ascii="Arial" w:hAnsi="Arial" w:cs="Arial"/>
        </w:rPr>
      </w:pPr>
    </w:p>
    <w:p w14:paraId="67819E36"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Để sử dụng một ứng dụng bảo mật được khởi tạo </w:t>
      </w:r>
      <w:r w:rsidRPr="001058B5">
        <w:rPr>
          <w:rFonts w:ascii="Arial" w:hAnsi="Arial" w:cs="Arial"/>
        </w:rPr>
        <w:t>globally</w:t>
      </w:r>
      <w:r w:rsidRPr="00962C6C">
        <w:rPr>
          <w:rFonts w:ascii="Arial" w:hAnsi="Arial" w:cs="Arial"/>
        </w:rPr>
        <w:t xml:space="preserve">, trước tiên bạn cần cấu hình Enterprise User Security, một tính năng của Oracle Advanced Security. Sau đó, bạn thiết lập các giá trị </w:t>
      </w:r>
      <w:r w:rsidRPr="001058B5">
        <w:rPr>
          <w:rFonts w:ascii="Arial" w:hAnsi="Arial" w:cs="Arial"/>
        </w:rPr>
        <w:t xml:space="preserve">application context </w:t>
      </w:r>
      <w:r w:rsidRPr="00962C6C">
        <w:rPr>
          <w:rFonts w:ascii="Arial" w:hAnsi="Arial" w:cs="Arial"/>
        </w:rPr>
        <w:t xml:space="preserve">cho người dùng trong </w:t>
      </w:r>
      <w:r w:rsidRPr="001058B5">
        <w:rPr>
          <w:rFonts w:ascii="Arial" w:hAnsi="Arial" w:cs="Arial"/>
        </w:rPr>
        <w:t>database</w:t>
      </w:r>
      <w:r w:rsidRPr="00962C6C">
        <w:rPr>
          <w:rFonts w:ascii="Arial" w:hAnsi="Arial" w:cs="Arial"/>
        </w:rPr>
        <w:t xml:space="preserve"> và thư mục.</w:t>
      </w:r>
    </w:p>
    <w:p w14:paraId="729F75E0"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Khi người dùng </w:t>
      </w:r>
      <w:r w:rsidRPr="001058B5">
        <w:rPr>
          <w:rFonts w:ascii="Arial" w:hAnsi="Arial" w:cs="Arial"/>
        </w:rPr>
        <w:t>global</w:t>
      </w:r>
      <w:r w:rsidRPr="00962C6C">
        <w:rPr>
          <w:rFonts w:ascii="Arial" w:hAnsi="Arial" w:cs="Arial"/>
        </w:rPr>
        <w:t xml:space="preserve"> (người dùng doanh nghiệp) kết nối với cơ sở dữ liệu, Enterprise User Security sẽ xác minh danh tính của người dùng đang kết nối với cơ sở dữ liệu. Sau khi xác thực, các vai trò người dùng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 xml:space="preserve">được lấy ra từ thư mục. Khi người dùng đăng nhập vào cơ sở dữ liệu, các vai trò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ban đầu đã được thiết lập.</w:t>
      </w:r>
    </w:p>
    <w:p w14:paraId="6A7A00AB" w14:textId="77777777" w:rsidR="00257CFD" w:rsidRPr="00962C6C" w:rsidRDefault="00257CFD" w:rsidP="00257CFD">
      <w:pPr>
        <w:pStyle w:val="BodyText"/>
        <w:spacing w:before="55" w:line="232" w:lineRule="auto"/>
        <w:ind w:left="2260" w:right="194"/>
        <w:rPr>
          <w:rFonts w:ascii="Arial" w:hAnsi="Arial" w:cs="Arial"/>
        </w:rPr>
      </w:pPr>
    </w:p>
    <w:p w14:paraId="65788858" w14:textId="77777777" w:rsidR="00257CFD" w:rsidRDefault="00257CFD" w:rsidP="00257CFD">
      <w:pPr>
        <w:pStyle w:val="BodyText"/>
        <w:spacing w:before="55" w:line="232" w:lineRule="auto"/>
        <w:ind w:left="3600" w:right="194"/>
        <w:rPr>
          <w:rFonts w:ascii="Arial" w:hAnsi="Arial" w:cs="Arial"/>
        </w:rPr>
      </w:pPr>
      <w:r w:rsidRPr="00962C6C">
        <w:rPr>
          <w:rFonts w:ascii="Arial" w:hAnsi="Arial" w:cs="Arial"/>
        </w:rPr>
        <w:t>Xem thêm: Hướng dẫn của quản trị viên bảo mật người dùng cơ sở dữ liệu Oracle cho thông tin về cấu hình bảo mật người dùng doanh nghiệp</w:t>
      </w:r>
    </w:p>
    <w:p w14:paraId="5C138B35" w14:textId="77777777" w:rsidR="00257CFD" w:rsidRDefault="00257CFD" w:rsidP="00257CFD">
      <w:pPr>
        <w:pStyle w:val="BodyText"/>
        <w:spacing w:before="2"/>
        <w:rPr>
          <w:rFonts w:ascii="Arial" w:hAnsi="Arial" w:cs="Arial"/>
        </w:rPr>
      </w:pPr>
    </w:p>
    <w:p w14:paraId="74D05807" w14:textId="77777777" w:rsidR="00257CFD" w:rsidRPr="001058B5" w:rsidRDefault="00257CFD" w:rsidP="00257CFD">
      <w:pPr>
        <w:pStyle w:val="BodyText"/>
        <w:spacing w:before="2"/>
        <w:rPr>
          <w:rFonts w:ascii="Arial" w:hAnsi="Arial" w:cs="Arial"/>
        </w:rPr>
      </w:pPr>
    </w:p>
    <w:p w14:paraId="77CDF455" w14:textId="77777777" w:rsidR="00257CFD" w:rsidRPr="001058B5" w:rsidRDefault="00257CFD" w:rsidP="00257CFD">
      <w:pPr>
        <w:pStyle w:val="Heading6"/>
      </w:pPr>
      <w:bookmarkStart w:id="984" w:name="Example_of_Initializing_a_Database_Sessi"/>
      <w:bookmarkStart w:id="985" w:name="_bookmark1234"/>
      <w:bookmarkEnd w:id="984"/>
      <w:bookmarkEnd w:id="985"/>
      <w:r>
        <w:rPr>
          <w:spacing w:val="-20"/>
        </w:rPr>
        <w:lastRenderedPageBreak/>
        <w:t xml:space="preserve">Ví dụ về tạo một </w:t>
      </w:r>
      <w:r w:rsidRPr="001058B5">
        <w:rPr>
          <w:spacing w:val="-17"/>
        </w:rPr>
        <w:t xml:space="preserve">Application </w:t>
      </w:r>
      <w:r w:rsidRPr="001058B5">
        <w:rPr>
          <w:spacing w:val="-19"/>
        </w:rPr>
        <w:t xml:space="preserve">Context </w:t>
      </w:r>
      <w:r w:rsidRPr="001058B5">
        <w:rPr>
          <w:spacing w:val="-16"/>
        </w:rPr>
        <w:t>Globally</w:t>
      </w:r>
      <w:r>
        <w:rPr>
          <w:spacing w:val="-16"/>
        </w:rPr>
        <w:t xml:space="preserve"> dựa trên </w:t>
      </w:r>
      <w:r>
        <w:rPr>
          <w:spacing w:val="-20"/>
        </w:rPr>
        <w:t xml:space="preserve"> </w:t>
      </w:r>
      <w:r w:rsidRPr="001058B5">
        <w:rPr>
          <w:spacing w:val="-19"/>
        </w:rPr>
        <w:t xml:space="preserve">Database Session </w:t>
      </w:r>
    </w:p>
    <w:p w14:paraId="33236162" w14:textId="77777777" w:rsidR="00257CFD" w:rsidRPr="00962C6C" w:rsidRDefault="00257CFD" w:rsidP="00257CFD">
      <w:pPr>
        <w:pStyle w:val="BodyText"/>
        <w:spacing w:before="58" w:line="230" w:lineRule="auto"/>
        <w:ind w:left="2260" w:right="185"/>
        <w:rPr>
          <w:rFonts w:ascii="Arial" w:hAnsi="Arial" w:cs="Arial"/>
          <w:spacing w:val="-6"/>
        </w:rPr>
      </w:pPr>
    </w:p>
    <w:p w14:paraId="6F5BB3DB" w14:textId="77777777" w:rsidR="00257CFD" w:rsidRDefault="00257CFD" w:rsidP="00257CFD">
      <w:pPr>
        <w:pStyle w:val="BodyText"/>
        <w:spacing w:before="58" w:line="230" w:lineRule="auto"/>
        <w:ind w:left="2260" w:right="185"/>
        <w:rPr>
          <w:rFonts w:ascii="Arial" w:hAnsi="Arial" w:cs="Arial"/>
          <w:spacing w:val="-6"/>
        </w:rPr>
      </w:pPr>
      <w:r w:rsidRPr="00962C6C">
        <w:rPr>
          <w:rFonts w:ascii="Arial" w:hAnsi="Arial" w:cs="Arial"/>
          <w:spacing w:val="-6"/>
        </w:rPr>
        <w:t xml:space="preserve">Bạn có thể định cấu hình và lưu trữ </w:t>
      </w:r>
      <w:r w:rsidRPr="001058B5">
        <w:rPr>
          <w:rFonts w:ascii="Arial" w:hAnsi="Arial" w:cs="Arial"/>
        </w:rPr>
        <w:t xml:space="preserve">application context </w:t>
      </w:r>
      <w:r w:rsidRPr="00962C6C">
        <w:rPr>
          <w:rFonts w:ascii="Arial" w:hAnsi="Arial" w:cs="Arial"/>
          <w:spacing w:val="-6"/>
        </w:rPr>
        <w:t xml:space="preserve">ban đầu cho người dùng, chẳng hạn như </w:t>
      </w:r>
      <w:r w:rsidRPr="001058B5">
        <w:rPr>
          <w:rFonts w:ascii="Arial" w:hAnsi="Arial" w:cs="Arial"/>
        </w:rPr>
        <w:t xml:space="preserve">department name </w:t>
      </w:r>
      <w:r>
        <w:rPr>
          <w:rFonts w:ascii="Arial" w:hAnsi="Arial" w:cs="Arial"/>
        </w:rPr>
        <w:t>và</w:t>
      </w:r>
      <w:r w:rsidRPr="001058B5">
        <w:rPr>
          <w:rFonts w:ascii="Arial" w:hAnsi="Arial" w:cs="Arial"/>
        </w:rPr>
        <w:t xml:space="preserve"> title</w:t>
      </w:r>
      <w:r w:rsidRPr="00962C6C">
        <w:rPr>
          <w:rFonts w:ascii="Arial" w:hAnsi="Arial" w:cs="Arial"/>
          <w:spacing w:val="-6"/>
        </w:rPr>
        <w:t xml:space="preserve">, trong thư mục LDAP. Các giá trị được lấy ra trong khi đăng nhập người dùng để </w:t>
      </w:r>
      <w:r w:rsidRPr="001058B5">
        <w:rPr>
          <w:rFonts w:ascii="Arial" w:hAnsi="Arial" w:cs="Arial"/>
        </w:rPr>
        <w:t>context</w:t>
      </w:r>
      <w:r w:rsidRPr="00962C6C">
        <w:rPr>
          <w:rFonts w:ascii="Arial" w:hAnsi="Arial" w:cs="Arial"/>
          <w:spacing w:val="-6"/>
        </w:rPr>
        <w:t xml:space="preserve"> được thiết lập đúng. Ngoài ra, bất kỳ thông tin nào liên quan đến người dùng được truy xuất và lưu trữ trong </w:t>
      </w:r>
      <w:r w:rsidRPr="001058B5">
        <w:rPr>
          <w:rFonts w:ascii="Arial" w:hAnsi="Arial" w:cs="Arial"/>
        </w:rPr>
        <w:t>application</w:t>
      </w:r>
      <w:r w:rsidRPr="001058B5">
        <w:rPr>
          <w:rFonts w:ascii="Arial" w:hAnsi="Arial" w:cs="Arial"/>
          <w:spacing w:val="-29"/>
        </w:rPr>
        <w:t xml:space="preserve"> </w:t>
      </w:r>
      <w:r w:rsidRPr="001058B5">
        <w:rPr>
          <w:rFonts w:ascii="Arial" w:hAnsi="Arial" w:cs="Arial"/>
        </w:rPr>
        <w:t>context</w:t>
      </w:r>
      <w:r w:rsidRPr="001058B5">
        <w:rPr>
          <w:rFonts w:ascii="Arial" w:hAnsi="Arial" w:cs="Arial"/>
          <w:spacing w:val="-29"/>
        </w:rPr>
        <w:t xml:space="preserve"> </w:t>
      </w:r>
      <w:r>
        <w:rPr>
          <w:rFonts w:ascii="Arial" w:hAnsi="Arial" w:cs="Arial"/>
          <w:spacing w:val="-29"/>
        </w:rPr>
        <w:t xml:space="preserve"> </w:t>
      </w:r>
      <w:r w:rsidRPr="001058B5">
        <w:rPr>
          <w:rFonts w:ascii="Arial" w:hAnsi="Arial" w:cs="Arial"/>
        </w:rPr>
        <w:t>namespace</w:t>
      </w:r>
      <w:r w:rsidRPr="00962C6C">
        <w:rPr>
          <w:rFonts w:ascii="Arial" w:hAnsi="Arial" w:cs="Arial"/>
          <w:spacing w:val="-6"/>
        </w:rPr>
        <w:t xml:space="preserve"> SYS_USER_DEFAULTS. Quy trình sau đây cho thấy cách thực hiện điều này:</w:t>
      </w:r>
    </w:p>
    <w:p w14:paraId="2C0FCECC" w14:textId="77777777" w:rsidR="00257CFD" w:rsidRPr="001058B5" w:rsidRDefault="00257CFD" w:rsidP="00257CFD">
      <w:pPr>
        <w:pStyle w:val="ListParagraph"/>
        <w:numPr>
          <w:ilvl w:val="1"/>
          <w:numId w:val="94"/>
        </w:numPr>
        <w:tabs>
          <w:tab w:val="left" w:pos="2620"/>
        </w:tabs>
        <w:spacing w:before="115"/>
        <w:ind w:firstLine="240"/>
        <w:jc w:val="left"/>
        <w:rPr>
          <w:rFonts w:ascii="Arial" w:hAnsi="Arial" w:cs="Arial"/>
          <w:sz w:val="20"/>
        </w:rPr>
      </w:pPr>
      <w:r>
        <w:rPr>
          <w:rFonts w:ascii="Arial" w:hAnsi="Arial" w:cs="Arial"/>
          <w:sz w:val="20"/>
        </w:rPr>
        <w:t>Tạo các</w:t>
      </w:r>
      <w:r w:rsidRPr="001058B5">
        <w:rPr>
          <w:rFonts w:ascii="Arial" w:hAnsi="Arial" w:cs="Arial"/>
          <w:sz w:val="20"/>
        </w:rPr>
        <w:t xml:space="preserve"> application context </w:t>
      </w:r>
      <w:r>
        <w:rPr>
          <w:rFonts w:ascii="Arial" w:hAnsi="Arial" w:cs="Arial"/>
          <w:sz w:val="20"/>
        </w:rPr>
        <w:t>trong</w:t>
      </w:r>
      <w:r w:rsidRPr="001058B5">
        <w:rPr>
          <w:rFonts w:ascii="Arial" w:hAnsi="Arial" w:cs="Arial"/>
          <w:spacing w:val="-7"/>
          <w:sz w:val="20"/>
        </w:rPr>
        <w:t xml:space="preserve"> </w:t>
      </w:r>
      <w:r w:rsidRPr="001058B5">
        <w:rPr>
          <w:rFonts w:ascii="Arial" w:hAnsi="Arial" w:cs="Arial"/>
          <w:sz w:val="20"/>
        </w:rPr>
        <w:t>database.</w:t>
      </w:r>
    </w:p>
    <w:p w14:paraId="757D33DC"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F3B7143" w14:textId="77777777" w:rsidR="00257CFD" w:rsidRPr="001058B5" w:rsidRDefault="00257CFD" w:rsidP="00257CFD">
      <w:pPr>
        <w:pStyle w:val="BodyText"/>
        <w:spacing w:before="7"/>
        <w:rPr>
          <w:rFonts w:ascii="Arial" w:hAnsi="Arial" w:cs="Arial"/>
          <w:sz w:val="27"/>
        </w:rPr>
      </w:pPr>
    </w:p>
    <w:p w14:paraId="0674F860" w14:textId="77777777" w:rsidR="00257CFD" w:rsidRPr="001058B5" w:rsidRDefault="00257CFD" w:rsidP="00257CFD">
      <w:pPr>
        <w:spacing w:before="95"/>
        <w:ind w:left="2020"/>
        <w:rPr>
          <w:rFonts w:ascii="Arial" w:hAnsi="Arial" w:cs="Arial"/>
          <w:sz w:val="18"/>
        </w:rPr>
      </w:pPr>
      <w:r w:rsidRPr="001058B5">
        <w:rPr>
          <w:rFonts w:ascii="Arial" w:hAnsi="Arial" w:cs="Arial"/>
          <w:w w:val="95"/>
          <w:sz w:val="18"/>
        </w:rPr>
        <w:t>CREATE CONTEXT hr USING hrapps.hr_manage_pkg INITIALIZED GLOBALLY;</w:t>
      </w:r>
    </w:p>
    <w:p w14:paraId="506936F8" w14:textId="77777777" w:rsidR="00257CFD" w:rsidRPr="001058B5" w:rsidRDefault="00257CFD" w:rsidP="00257CFD">
      <w:pPr>
        <w:pStyle w:val="BodyText"/>
        <w:spacing w:before="4"/>
        <w:rPr>
          <w:rFonts w:ascii="Arial" w:hAnsi="Arial" w:cs="Arial"/>
          <w:sz w:val="18"/>
        </w:rPr>
      </w:pPr>
    </w:p>
    <w:p w14:paraId="6F6E957E" w14:textId="77777777" w:rsidR="00257CFD" w:rsidRPr="001058B5" w:rsidRDefault="00257CFD" w:rsidP="00257CFD">
      <w:pPr>
        <w:pStyle w:val="ListParagraph"/>
        <w:numPr>
          <w:ilvl w:val="1"/>
          <w:numId w:val="94"/>
        </w:numPr>
        <w:tabs>
          <w:tab w:val="left" w:pos="2020"/>
        </w:tabs>
        <w:spacing w:before="0"/>
        <w:jc w:val="left"/>
        <w:rPr>
          <w:rFonts w:ascii="Arial" w:hAnsi="Arial" w:cs="Arial"/>
          <w:sz w:val="20"/>
        </w:rPr>
      </w:pPr>
      <w:r>
        <w:rPr>
          <w:rFonts w:ascii="Arial" w:hAnsi="Arial" w:cs="Arial"/>
          <w:sz w:val="20"/>
        </w:rPr>
        <w:t>Tạo và thêm cá mục mới trong thư mục</w:t>
      </w:r>
      <w:r w:rsidRPr="001058B5">
        <w:rPr>
          <w:rFonts w:ascii="Arial" w:hAnsi="Arial" w:cs="Arial"/>
          <w:sz w:val="20"/>
        </w:rPr>
        <w:t xml:space="preserve"> LDAP</w:t>
      </w:r>
      <w:r w:rsidRPr="001058B5">
        <w:rPr>
          <w:rFonts w:ascii="Arial" w:hAnsi="Arial" w:cs="Arial"/>
          <w:spacing w:val="-6"/>
          <w:sz w:val="20"/>
        </w:rPr>
        <w:t xml:space="preserve"> </w:t>
      </w:r>
    </w:p>
    <w:p w14:paraId="0069F4F8" w14:textId="77777777" w:rsidR="00257CFD" w:rsidRDefault="00257CFD" w:rsidP="00257CFD">
      <w:pPr>
        <w:pStyle w:val="BodyText"/>
        <w:spacing w:before="119" w:line="230" w:lineRule="auto"/>
        <w:ind w:left="2020" w:right="848"/>
        <w:rPr>
          <w:rFonts w:ascii="Arial" w:hAnsi="Arial" w:cs="Arial"/>
        </w:rPr>
      </w:pPr>
      <w:r w:rsidRPr="00F55C82">
        <w:rPr>
          <w:rFonts w:ascii="Arial" w:hAnsi="Arial" w:cs="Arial"/>
        </w:rPr>
        <w:t>Một ví dụ về các mục được thêm vào thư mục LDAP sau. Các mục này tạo một thuộc tính có tên là Title với giá trị thuộc tính Manager cho ứng dụng (namespace) HR và gán tên người dùng user1 và user2. Trong ví dụ sau, cn = example đề cập đến tên miền.</w:t>
      </w:r>
    </w:p>
    <w:p w14:paraId="7BE77AAC" w14:textId="77777777" w:rsidR="00257CFD" w:rsidRPr="001058B5" w:rsidRDefault="00257CFD" w:rsidP="00257CFD">
      <w:pPr>
        <w:spacing w:before="136"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7A5A1B9B"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changetype: add</w:t>
      </w:r>
    </w:p>
    <w:p w14:paraId="6DE212F3" w14:textId="77777777" w:rsidR="00257CFD" w:rsidRPr="001058B5" w:rsidRDefault="00257CFD" w:rsidP="00257CFD">
      <w:pPr>
        <w:spacing w:before="16" w:line="259" w:lineRule="auto"/>
        <w:ind w:left="2020" w:right="5441"/>
        <w:rPr>
          <w:rFonts w:ascii="Arial" w:hAnsi="Arial" w:cs="Arial"/>
          <w:sz w:val="18"/>
        </w:rPr>
      </w:pPr>
      <w:r w:rsidRPr="001058B5">
        <w:rPr>
          <w:rFonts w:ascii="Arial" w:hAnsi="Arial" w:cs="Arial"/>
          <w:w w:val="95"/>
          <w:sz w:val="18"/>
        </w:rPr>
        <w:t xml:space="preserve">cn: OracleDBAppContext objectclass: top </w:t>
      </w:r>
      <w:r w:rsidRPr="001058B5">
        <w:rPr>
          <w:rFonts w:ascii="Arial" w:hAnsi="Arial" w:cs="Arial"/>
          <w:w w:val="85"/>
          <w:sz w:val="18"/>
        </w:rPr>
        <w:t>objectclass: orclContainer</w:t>
      </w:r>
    </w:p>
    <w:p w14:paraId="14FDE80B" w14:textId="77777777" w:rsidR="00257CFD" w:rsidRPr="001058B5" w:rsidRDefault="00257CFD" w:rsidP="00257CFD">
      <w:pPr>
        <w:pStyle w:val="BodyText"/>
        <w:spacing w:before="3"/>
        <w:rPr>
          <w:rFonts w:ascii="Arial" w:hAnsi="Arial" w:cs="Arial"/>
          <w:sz w:val="19"/>
        </w:rPr>
      </w:pPr>
    </w:p>
    <w:p w14:paraId="6BBBB9E5" w14:textId="77777777" w:rsidR="00257CFD" w:rsidRPr="001058B5" w:rsidRDefault="00257CFD" w:rsidP="00257CFD">
      <w:pPr>
        <w:spacing w:before="1"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cn=hr,cn=OracleDBAppContext,cn=example,cn=OracleDBSecurity,cn=Products,cn=Oracl </w:t>
      </w:r>
      <w:r w:rsidRPr="001058B5">
        <w:rPr>
          <w:rFonts w:ascii="Arial" w:hAnsi="Arial" w:cs="Arial"/>
          <w:w w:val="95"/>
          <w:sz w:val="18"/>
        </w:rPr>
        <w:t>eContext,ou=Americas,o=oracle,c=US</w:t>
      </w:r>
    </w:p>
    <w:p w14:paraId="1BD78679"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hr </w:t>
      </w:r>
      <w:r w:rsidRPr="001058B5">
        <w:rPr>
          <w:rFonts w:ascii="Arial" w:hAnsi="Arial" w:cs="Arial"/>
          <w:w w:val="85"/>
          <w:sz w:val="18"/>
        </w:rPr>
        <w:t>objectclass: top</w:t>
      </w:r>
    </w:p>
    <w:p w14:paraId="364E823C"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7CE70D10" w14:textId="77777777" w:rsidR="00257CFD" w:rsidRPr="001058B5" w:rsidRDefault="00257CFD" w:rsidP="00257CFD">
      <w:pPr>
        <w:pStyle w:val="BodyText"/>
        <w:spacing w:before="9"/>
        <w:rPr>
          <w:rFonts w:ascii="Arial" w:hAnsi="Arial" w:cs="Arial"/>
        </w:rPr>
      </w:pPr>
    </w:p>
    <w:p w14:paraId="46ED13C7"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101C819A"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Title </w:t>
      </w:r>
      <w:r w:rsidRPr="001058B5">
        <w:rPr>
          <w:rFonts w:ascii="Arial" w:hAnsi="Arial" w:cs="Arial"/>
          <w:w w:val="85"/>
          <w:sz w:val="18"/>
        </w:rPr>
        <w:t>objectclass: top</w:t>
      </w:r>
    </w:p>
    <w:p w14:paraId="30A4AF49"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38E56228" w14:textId="77777777" w:rsidR="00257CFD" w:rsidRPr="001058B5" w:rsidRDefault="00257CFD" w:rsidP="00257CFD">
      <w:pPr>
        <w:pStyle w:val="BodyText"/>
        <w:spacing w:before="9"/>
        <w:rPr>
          <w:rFonts w:ascii="Arial" w:hAnsi="Arial" w:cs="Arial"/>
        </w:rPr>
      </w:pPr>
    </w:p>
    <w:p w14:paraId="52F35BD1"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cn=Manager,cn=Title,cn=hr,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5D163F1C"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5"/>
          <w:sz w:val="18"/>
        </w:rPr>
        <w:t xml:space="preserve">cn: Manager </w:t>
      </w:r>
      <w:r w:rsidRPr="001058B5">
        <w:rPr>
          <w:rFonts w:ascii="Arial" w:hAnsi="Arial" w:cs="Arial"/>
          <w:w w:val="85"/>
          <w:sz w:val="18"/>
        </w:rPr>
        <w:t>objectclass: top</w:t>
      </w:r>
    </w:p>
    <w:p w14:paraId="397FFB60" w14:textId="77777777" w:rsidR="00257CFD" w:rsidRPr="001058B5" w:rsidRDefault="00257CFD" w:rsidP="00257CFD">
      <w:pPr>
        <w:spacing w:line="259" w:lineRule="auto"/>
        <w:ind w:left="2020" w:right="3970"/>
        <w:rPr>
          <w:rFonts w:ascii="Arial" w:hAnsi="Arial" w:cs="Arial"/>
          <w:sz w:val="18"/>
        </w:rPr>
      </w:pPr>
      <w:r w:rsidRPr="001058B5">
        <w:rPr>
          <w:rFonts w:ascii="Arial" w:hAnsi="Arial" w:cs="Arial"/>
          <w:w w:val="95"/>
          <w:sz w:val="18"/>
        </w:rPr>
        <w:t xml:space="preserve">objectclass: groupofuniquenames </w:t>
      </w:r>
      <w:r w:rsidRPr="001058B5">
        <w:rPr>
          <w:rFonts w:ascii="Arial" w:hAnsi="Arial" w:cs="Arial"/>
          <w:w w:val="85"/>
          <w:sz w:val="18"/>
        </w:rPr>
        <w:t>objectclass: orclDBApplicationContext</w:t>
      </w:r>
    </w:p>
    <w:p w14:paraId="7DDB626B" w14:textId="77777777" w:rsidR="00257CFD" w:rsidRPr="001058B5" w:rsidRDefault="00257CFD" w:rsidP="00257CFD">
      <w:pPr>
        <w:spacing w:line="259" w:lineRule="auto"/>
        <w:ind w:left="2020" w:right="848"/>
        <w:rPr>
          <w:rFonts w:ascii="Arial" w:hAnsi="Arial" w:cs="Arial"/>
          <w:sz w:val="18"/>
        </w:rPr>
      </w:pPr>
      <w:r w:rsidRPr="001058B5">
        <w:rPr>
          <w:rFonts w:ascii="Arial" w:hAnsi="Arial" w:cs="Arial"/>
          <w:spacing w:val="-1"/>
          <w:w w:val="85"/>
          <w:sz w:val="18"/>
        </w:rPr>
        <w:t>uniquemember: CN=user1,OU=Americas,O=Oracle,L=Redwoodshores,ST=CA,C=US uniquemember:</w:t>
      </w:r>
      <w:r w:rsidRPr="001058B5">
        <w:rPr>
          <w:rFonts w:ascii="Arial" w:hAnsi="Arial" w:cs="Arial"/>
          <w:spacing w:val="57"/>
          <w:w w:val="85"/>
          <w:sz w:val="18"/>
        </w:rPr>
        <w:t xml:space="preserve"> </w:t>
      </w:r>
      <w:r w:rsidRPr="001058B5">
        <w:rPr>
          <w:rFonts w:ascii="Arial" w:hAnsi="Arial" w:cs="Arial"/>
          <w:spacing w:val="-1"/>
          <w:w w:val="85"/>
          <w:sz w:val="18"/>
        </w:rPr>
        <w:t>CN=user2,OU=Americas,O=Oracle,L=Redwoodshores,ST=CA,C=US</w:t>
      </w:r>
    </w:p>
    <w:p w14:paraId="645BAD30" w14:textId="77777777" w:rsidR="00257CFD" w:rsidRPr="001058B5" w:rsidRDefault="00257CFD" w:rsidP="00257CFD">
      <w:pPr>
        <w:pStyle w:val="BodyText"/>
        <w:rPr>
          <w:rFonts w:ascii="Arial" w:hAnsi="Arial" w:cs="Arial"/>
          <w:sz w:val="18"/>
        </w:rPr>
      </w:pPr>
    </w:p>
    <w:p w14:paraId="2C0FF044" w14:textId="77777777" w:rsidR="00257CFD" w:rsidRDefault="00257CFD" w:rsidP="00257CFD">
      <w:pPr>
        <w:pStyle w:val="ListParagraph"/>
        <w:numPr>
          <w:ilvl w:val="1"/>
          <w:numId w:val="94"/>
        </w:numPr>
        <w:tabs>
          <w:tab w:val="left" w:pos="2020"/>
        </w:tabs>
        <w:spacing w:before="135" w:line="228" w:lineRule="auto"/>
        <w:ind w:right="847"/>
        <w:jc w:val="left"/>
        <w:rPr>
          <w:rFonts w:ascii="Arial" w:hAnsi="Arial" w:cs="Arial"/>
          <w:sz w:val="20"/>
        </w:rPr>
      </w:pPr>
      <w:r w:rsidRPr="00F55C82">
        <w:rPr>
          <w:rFonts w:ascii="Arial" w:hAnsi="Arial" w:cs="Arial"/>
          <w:sz w:val="20"/>
        </w:rPr>
        <w:t>Nếu một mục nhập đối tượng LDAP inetOrgPerson tồn tại cho người dùng, thì kết nối sẽ truy</w:t>
      </w:r>
      <w:r>
        <w:rPr>
          <w:rFonts w:ascii="Arial" w:hAnsi="Arial" w:cs="Arial"/>
          <w:sz w:val="20"/>
        </w:rPr>
        <w:t xml:space="preserve"> vấn </w:t>
      </w:r>
      <w:r w:rsidRPr="00F55C82">
        <w:rPr>
          <w:rFonts w:ascii="Arial" w:hAnsi="Arial" w:cs="Arial"/>
          <w:sz w:val="20"/>
        </w:rPr>
        <w:t xml:space="preserve"> các thuộc tính từ inetOrgPerson và gán chúng vào không gian tên SYS_LDAP_USER_DEFAULT. Sau đây là ví dụ về mục nhập inetOrgPerson:</w:t>
      </w:r>
    </w:p>
    <w:p w14:paraId="7A8134C5" w14:textId="77777777" w:rsidR="00257CFD" w:rsidRPr="00F55C82" w:rsidRDefault="00257CFD" w:rsidP="00257CFD">
      <w:pPr>
        <w:pStyle w:val="ListParagraph"/>
        <w:tabs>
          <w:tab w:val="left" w:pos="2020"/>
        </w:tabs>
        <w:spacing w:before="135" w:line="228" w:lineRule="auto"/>
        <w:ind w:left="2020" w:right="847" w:firstLine="0"/>
        <w:rPr>
          <w:rFonts w:ascii="Arial" w:hAnsi="Arial" w:cs="Arial"/>
          <w:sz w:val="20"/>
        </w:rPr>
      </w:pPr>
      <w:r w:rsidRPr="00F55C82">
        <w:rPr>
          <w:rFonts w:ascii="Arial" w:hAnsi="Arial" w:cs="Arial"/>
          <w:w w:val="85"/>
          <w:sz w:val="18"/>
        </w:rPr>
        <w:t xml:space="preserve">dn: cn=user1,ou=Americas,O=oracle,L=redwoodshores,ST=CA,C=US </w:t>
      </w:r>
      <w:r w:rsidRPr="00F55C82">
        <w:rPr>
          <w:rFonts w:ascii="Arial" w:hAnsi="Arial" w:cs="Arial"/>
          <w:w w:val="95"/>
          <w:sz w:val="18"/>
        </w:rPr>
        <w:t>changetype: add</w:t>
      </w:r>
    </w:p>
    <w:p w14:paraId="49D26220" w14:textId="77777777" w:rsidR="00257CFD" w:rsidRPr="001058B5" w:rsidRDefault="00257CFD" w:rsidP="00257CFD">
      <w:pPr>
        <w:spacing w:line="259" w:lineRule="auto"/>
        <w:ind w:left="2020" w:right="6295"/>
        <w:rPr>
          <w:rFonts w:ascii="Arial" w:hAnsi="Arial" w:cs="Arial"/>
          <w:sz w:val="18"/>
        </w:rPr>
      </w:pPr>
      <w:r w:rsidRPr="001058B5">
        <w:rPr>
          <w:rFonts w:ascii="Arial" w:hAnsi="Arial" w:cs="Arial"/>
          <w:w w:val="95"/>
          <w:sz w:val="18"/>
        </w:rPr>
        <w:t xml:space="preserve">objectClass: top </w:t>
      </w:r>
      <w:r w:rsidRPr="001058B5">
        <w:rPr>
          <w:rFonts w:ascii="Arial" w:hAnsi="Arial" w:cs="Arial"/>
          <w:w w:val="85"/>
          <w:sz w:val="18"/>
        </w:rPr>
        <w:t>objectClass: person</w:t>
      </w:r>
    </w:p>
    <w:p w14:paraId="270B4982" w14:textId="77777777" w:rsidR="00257CFD" w:rsidRPr="001058B5" w:rsidRDefault="00257CFD" w:rsidP="00257CFD">
      <w:pPr>
        <w:spacing w:line="259" w:lineRule="auto"/>
        <w:ind w:left="2020" w:right="4739"/>
        <w:rPr>
          <w:rFonts w:ascii="Arial" w:hAnsi="Arial" w:cs="Arial"/>
          <w:sz w:val="18"/>
        </w:rPr>
      </w:pPr>
      <w:r w:rsidRPr="001058B5">
        <w:rPr>
          <w:rFonts w:ascii="Arial" w:hAnsi="Arial" w:cs="Arial"/>
          <w:w w:val="85"/>
          <w:sz w:val="18"/>
        </w:rPr>
        <w:t xml:space="preserve">objectClass: organizationalPerson </w:t>
      </w:r>
      <w:r w:rsidRPr="001058B5">
        <w:rPr>
          <w:rFonts w:ascii="Arial" w:hAnsi="Arial" w:cs="Arial"/>
          <w:w w:val="95"/>
          <w:sz w:val="18"/>
        </w:rPr>
        <w:t>objectClass: inetOrgPerson</w:t>
      </w:r>
    </w:p>
    <w:p w14:paraId="770FB892" w14:textId="77777777" w:rsidR="00257CFD" w:rsidRPr="001058B5" w:rsidRDefault="00257CFD" w:rsidP="00257CFD">
      <w:pPr>
        <w:spacing w:line="259" w:lineRule="auto"/>
        <w:ind w:left="2020" w:right="7157"/>
        <w:rPr>
          <w:rFonts w:ascii="Arial" w:hAnsi="Arial" w:cs="Arial"/>
          <w:sz w:val="18"/>
        </w:rPr>
      </w:pPr>
      <w:r w:rsidRPr="001058B5">
        <w:rPr>
          <w:rFonts w:ascii="Arial" w:hAnsi="Arial" w:cs="Arial"/>
          <w:w w:val="90"/>
          <w:sz w:val="18"/>
        </w:rPr>
        <w:t xml:space="preserve">cn: user1 </w:t>
      </w:r>
      <w:r w:rsidRPr="001058B5">
        <w:rPr>
          <w:rFonts w:ascii="Arial" w:hAnsi="Arial" w:cs="Arial"/>
          <w:w w:val="95"/>
          <w:sz w:val="18"/>
        </w:rPr>
        <w:t>sn: One</w:t>
      </w:r>
    </w:p>
    <w:p w14:paraId="3128A9A8" w14:textId="77777777" w:rsidR="00257CFD" w:rsidRPr="001058B5" w:rsidRDefault="00257CFD" w:rsidP="00257CFD">
      <w:pPr>
        <w:spacing w:line="259" w:lineRule="auto"/>
        <w:ind w:left="2020" w:right="6662"/>
        <w:rPr>
          <w:rFonts w:ascii="Arial" w:hAnsi="Arial" w:cs="Arial"/>
          <w:sz w:val="18"/>
        </w:rPr>
      </w:pPr>
      <w:r w:rsidRPr="001058B5">
        <w:rPr>
          <w:rFonts w:ascii="Arial" w:hAnsi="Arial" w:cs="Arial"/>
          <w:w w:val="85"/>
          <w:sz w:val="18"/>
        </w:rPr>
        <w:t xml:space="preserve">givenName: User </w:t>
      </w:r>
      <w:r w:rsidRPr="001058B5">
        <w:rPr>
          <w:rFonts w:ascii="Arial" w:hAnsi="Arial" w:cs="Arial"/>
          <w:w w:val="95"/>
          <w:sz w:val="18"/>
        </w:rPr>
        <w:t>initials: UO</w:t>
      </w:r>
    </w:p>
    <w:p w14:paraId="00016C2D" w14:textId="77777777" w:rsidR="00257CFD" w:rsidRPr="001058B5" w:rsidRDefault="00257CFD" w:rsidP="00257CFD">
      <w:pPr>
        <w:spacing w:line="259" w:lineRule="auto"/>
        <w:ind w:left="2020" w:right="4805"/>
        <w:rPr>
          <w:rFonts w:ascii="Arial" w:hAnsi="Arial" w:cs="Arial"/>
          <w:sz w:val="18"/>
        </w:rPr>
      </w:pPr>
      <w:r w:rsidRPr="001058B5">
        <w:rPr>
          <w:rFonts w:ascii="Arial" w:hAnsi="Arial" w:cs="Arial"/>
          <w:w w:val="90"/>
          <w:sz w:val="18"/>
        </w:rPr>
        <w:t>title:</w:t>
      </w:r>
      <w:r w:rsidRPr="001058B5">
        <w:rPr>
          <w:rFonts w:ascii="Arial" w:hAnsi="Arial" w:cs="Arial"/>
          <w:spacing w:val="-56"/>
          <w:w w:val="90"/>
          <w:sz w:val="18"/>
        </w:rPr>
        <w:t xml:space="preserve"> </w:t>
      </w:r>
      <w:r w:rsidRPr="001058B5">
        <w:rPr>
          <w:rFonts w:ascii="Arial" w:hAnsi="Arial" w:cs="Arial"/>
          <w:w w:val="90"/>
          <w:sz w:val="18"/>
        </w:rPr>
        <w:t>manager,</w:t>
      </w:r>
      <w:r w:rsidRPr="001058B5">
        <w:rPr>
          <w:rFonts w:ascii="Arial" w:hAnsi="Arial" w:cs="Arial"/>
          <w:spacing w:val="-56"/>
          <w:w w:val="90"/>
          <w:sz w:val="18"/>
        </w:rPr>
        <w:t xml:space="preserve"> </w:t>
      </w:r>
      <w:r w:rsidRPr="001058B5">
        <w:rPr>
          <w:rFonts w:ascii="Arial" w:hAnsi="Arial" w:cs="Arial"/>
          <w:w w:val="90"/>
          <w:sz w:val="18"/>
        </w:rPr>
        <w:t>product</w:t>
      </w:r>
      <w:r w:rsidRPr="001058B5">
        <w:rPr>
          <w:rFonts w:ascii="Arial" w:hAnsi="Arial" w:cs="Arial"/>
          <w:spacing w:val="-56"/>
          <w:w w:val="90"/>
          <w:sz w:val="18"/>
        </w:rPr>
        <w:t xml:space="preserve"> </w:t>
      </w:r>
      <w:r w:rsidRPr="001058B5">
        <w:rPr>
          <w:rFonts w:ascii="Arial" w:hAnsi="Arial" w:cs="Arial"/>
          <w:w w:val="90"/>
          <w:sz w:val="18"/>
        </w:rPr>
        <w:t xml:space="preserve">development </w:t>
      </w:r>
      <w:r w:rsidRPr="001058B5">
        <w:rPr>
          <w:rFonts w:ascii="Arial" w:hAnsi="Arial" w:cs="Arial"/>
          <w:w w:val="95"/>
          <w:sz w:val="18"/>
        </w:rPr>
        <w:t>uid: uone</w:t>
      </w:r>
    </w:p>
    <w:p w14:paraId="519F9B2A" w14:textId="77777777" w:rsidR="00257CFD" w:rsidRPr="00A16C60" w:rsidRDefault="00257CFD" w:rsidP="00257CFD">
      <w:pPr>
        <w:ind w:left="2020"/>
        <w:rPr>
          <w:rFonts w:ascii="Arial" w:hAnsi="Arial" w:cs="Arial"/>
          <w:sz w:val="18"/>
          <w:lang w:val="fr-FR"/>
        </w:rPr>
      </w:pPr>
      <w:r w:rsidRPr="00A16C60">
        <w:rPr>
          <w:rFonts w:ascii="Arial" w:hAnsi="Arial" w:cs="Arial"/>
          <w:w w:val="95"/>
          <w:sz w:val="18"/>
          <w:lang w:val="fr-FR"/>
        </w:rPr>
        <w:t xml:space="preserve">mail: </w:t>
      </w:r>
      <w:hyperlink r:id="rId134">
        <w:r w:rsidRPr="00A16C60">
          <w:rPr>
            <w:rFonts w:ascii="Arial" w:hAnsi="Arial" w:cs="Arial"/>
            <w:w w:val="95"/>
            <w:sz w:val="18"/>
            <w:lang w:val="fr-FR"/>
          </w:rPr>
          <w:t>uone@us.example.com</w:t>
        </w:r>
      </w:hyperlink>
    </w:p>
    <w:p w14:paraId="73108986" w14:textId="77777777" w:rsidR="00257CFD" w:rsidRPr="00A16C60" w:rsidRDefault="00257CFD" w:rsidP="00257CFD">
      <w:pPr>
        <w:rPr>
          <w:rFonts w:ascii="Arial" w:hAnsi="Arial" w:cs="Arial"/>
          <w:sz w:val="18"/>
          <w:lang w:val="fr-FR"/>
        </w:rPr>
        <w:sectPr w:rsidR="00257CFD" w:rsidRPr="00A16C60">
          <w:pgSz w:w="12240" w:h="15840"/>
          <w:pgMar w:top="840" w:right="1060" w:bottom="860" w:left="1100" w:header="549" w:footer="663" w:gutter="0"/>
          <w:cols w:space="720"/>
        </w:sectPr>
      </w:pPr>
    </w:p>
    <w:p w14:paraId="5C78DDA1" w14:textId="77777777" w:rsidR="00257CFD" w:rsidRPr="00A16C60" w:rsidRDefault="00257CFD" w:rsidP="00257CFD">
      <w:pPr>
        <w:pStyle w:val="BodyText"/>
        <w:rPr>
          <w:rFonts w:ascii="Arial" w:hAnsi="Arial" w:cs="Arial"/>
          <w:lang w:val="fr-FR"/>
        </w:rPr>
      </w:pPr>
    </w:p>
    <w:p w14:paraId="23DB3E62" w14:textId="77777777" w:rsidR="00257CFD" w:rsidRPr="00A16C60" w:rsidRDefault="00257CFD" w:rsidP="00257CFD">
      <w:pPr>
        <w:pStyle w:val="BodyText"/>
        <w:spacing w:before="7"/>
        <w:rPr>
          <w:rFonts w:ascii="Arial" w:hAnsi="Arial" w:cs="Arial"/>
          <w:sz w:val="18"/>
          <w:lang w:val="fr-FR"/>
        </w:rPr>
      </w:pPr>
    </w:p>
    <w:p w14:paraId="2CF507B9" w14:textId="77777777" w:rsidR="00257CFD" w:rsidRPr="00A16C60" w:rsidRDefault="00257CFD" w:rsidP="00257CFD">
      <w:pPr>
        <w:ind w:left="2620"/>
        <w:rPr>
          <w:rFonts w:ascii="Arial" w:hAnsi="Arial" w:cs="Arial"/>
          <w:sz w:val="18"/>
          <w:lang w:val="fr-FR"/>
        </w:rPr>
      </w:pPr>
      <w:r w:rsidRPr="00A16C60">
        <w:rPr>
          <w:rFonts w:ascii="Arial" w:hAnsi="Arial" w:cs="Arial"/>
          <w:w w:val="95"/>
          <w:sz w:val="18"/>
          <w:lang w:val="fr-FR"/>
        </w:rPr>
        <w:t>telephoneNumber: +1 650 555</w:t>
      </w:r>
      <w:r w:rsidRPr="00A16C60">
        <w:rPr>
          <w:rFonts w:ascii="Arial" w:hAnsi="Arial" w:cs="Arial"/>
          <w:spacing w:val="-68"/>
          <w:w w:val="95"/>
          <w:sz w:val="18"/>
          <w:lang w:val="fr-FR"/>
        </w:rPr>
        <w:t xml:space="preserve"> </w:t>
      </w:r>
      <w:r w:rsidRPr="00A16C60">
        <w:rPr>
          <w:rFonts w:ascii="Arial" w:hAnsi="Arial" w:cs="Arial"/>
          <w:w w:val="95"/>
          <w:sz w:val="18"/>
          <w:lang w:val="fr-FR"/>
        </w:rPr>
        <w:t>0105</w:t>
      </w:r>
    </w:p>
    <w:p w14:paraId="4F36210B" w14:textId="77777777" w:rsidR="00257CFD" w:rsidRPr="001058B5" w:rsidRDefault="00257CFD" w:rsidP="00257CFD">
      <w:pPr>
        <w:spacing w:before="16" w:line="259" w:lineRule="auto"/>
        <w:ind w:left="2620" w:right="5314"/>
        <w:rPr>
          <w:rFonts w:ascii="Arial" w:hAnsi="Arial" w:cs="Arial"/>
          <w:sz w:val="18"/>
        </w:rPr>
      </w:pPr>
      <w:r w:rsidRPr="001058B5">
        <w:rPr>
          <w:rFonts w:ascii="Arial" w:hAnsi="Arial" w:cs="Arial"/>
          <w:w w:val="90"/>
          <w:sz w:val="18"/>
        </w:rPr>
        <w:t>employeeNumber: 00001 employeeType:</w:t>
      </w:r>
      <w:r w:rsidRPr="001058B5">
        <w:rPr>
          <w:rFonts w:ascii="Arial" w:hAnsi="Arial" w:cs="Arial"/>
          <w:spacing w:val="-55"/>
          <w:w w:val="90"/>
          <w:sz w:val="18"/>
        </w:rPr>
        <w:t xml:space="preserve"> </w:t>
      </w:r>
      <w:r w:rsidRPr="001058B5">
        <w:rPr>
          <w:rFonts w:ascii="Arial" w:hAnsi="Arial" w:cs="Arial"/>
          <w:w w:val="90"/>
          <w:sz w:val="18"/>
        </w:rPr>
        <w:t>full</w:t>
      </w:r>
      <w:r w:rsidRPr="001058B5">
        <w:rPr>
          <w:rFonts w:ascii="Arial" w:hAnsi="Arial" w:cs="Arial"/>
          <w:spacing w:val="-55"/>
          <w:w w:val="90"/>
          <w:sz w:val="18"/>
        </w:rPr>
        <w:t xml:space="preserve"> </w:t>
      </w:r>
      <w:r w:rsidRPr="001058B5">
        <w:rPr>
          <w:rFonts w:ascii="Arial" w:hAnsi="Arial" w:cs="Arial"/>
          <w:w w:val="90"/>
          <w:sz w:val="18"/>
        </w:rPr>
        <w:t>time</w:t>
      </w:r>
    </w:p>
    <w:p w14:paraId="6A9E7EDB" w14:textId="77777777" w:rsidR="00257CFD" w:rsidRPr="001058B5" w:rsidRDefault="00257CFD" w:rsidP="00257CFD">
      <w:pPr>
        <w:pStyle w:val="BodyText"/>
        <w:rPr>
          <w:rFonts w:ascii="Arial" w:hAnsi="Arial" w:cs="Arial"/>
          <w:sz w:val="18"/>
        </w:rPr>
      </w:pPr>
    </w:p>
    <w:p w14:paraId="5D758BEC" w14:textId="77777777" w:rsidR="00257CFD" w:rsidRPr="001058B5" w:rsidRDefault="00257CFD" w:rsidP="00257CFD">
      <w:pPr>
        <w:pStyle w:val="ListParagraph"/>
        <w:numPr>
          <w:ilvl w:val="1"/>
          <w:numId w:val="94"/>
        </w:numPr>
        <w:tabs>
          <w:tab w:val="left" w:pos="2620"/>
        </w:tabs>
        <w:spacing w:before="127"/>
        <w:ind w:firstLine="240"/>
        <w:jc w:val="left"/>
        <w:rPr>
          <w:rFonts w:ascii="Arial" w:hAnsi="Arial" w:cs="Arial"/>
          <w:sz w:val="20"/>
        </w:rPr>
      </w:pPr>
      <w:r>
        <w:rPr>
          <w:rFonts w:ascii="Arial" w:hAnsi="Arial" w:cs="Arial"/>
          <w:sz w:val="20"/>
        </w:rPr>
        <w:t xml:space="preserve">Kết nối với </w:t>
      </w:r>
      <w:r w:rsidRPr="001058B5">
        <w:rPr>
          <w:rFonts w:ascii="Arial" w:hAnsi="Arial" w:cs="Arial"/>
          <w:spacing w:val="-2"/>
          <w:sz w:val="20"/>
        </w:rPr>
        <w:t xml:space="preserve"> </w:t>
      </w:r>
      <w:r w:rsidRPr="001058B5">
        <w:rPr>
          <w:rFonts w:ascii="Arial" w:hAnsi="Arial" w:cs="Arial"/>
          <w:sz w:val="20"/>
        </w:rPr>
        <w:t>database.</w:t>
      </w:r>
    </w:p>
    <w:p w14:paraId="0185B9F3" w14:textId="77777777" w:rsidR="00257CFD" w:rsidRDefault="00257CFD" w:rsidP="00257CFD">
      <w:pPr>
        <w:pStyle w:val="BodyText"/>
        <w:spacing w:before="121" w:line="228" w:lineRule="auto"/>
        <w:ind w:left="2619"/>
        <w:rPr>
          <w:rFonts w:ascii="Arial" w:hAnsi="Arial" w:cs="Arial"/>
        </w:rPr>
      </w:pPr>
      <w:r w:rsidRPr="00F55C82">
        <w:rPr>
          <w:rFonts w:ascii="Arial" w:hAnsi="Arial" w:cs="Arial"/>
        </w:rPr>
        <w:t>Khi user1 kết nối tới một cơ sở dữ liệu dài đến miền ví dụ, user1 sẽ đặt Title của mình là Manager. Mọi thông tin liên quan đến user1 sẽ được truy xuất từ thư mục LDAP. Giá trị có thể thu được bằng cách sử dụng cú pháp sau:</w:t>
      </w:r>
    </w:p>
    <w:p w14:paraId="023B514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SYS_CONTEXT('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attribute name</w:t>
      </w:r>
      <w:r w:rsidRPr="001058B5">
        <w:rPr>
          <w:rFonts w:ascii="Arial" w:hAnsi="Arial" w:cs="Arial"/>
          <w:w w:val="95"/>
          <w:sz w:val="18"/>
        </w:rPr>
        <w:t>')</w:t>
      </w:r>
    </w:p>
    <w:p w14:paraId="38A90A60" w14:textId="77777777" w:rsidR="00257CFD" w:rsidRPr="001058B5" w:rsidRDefault="00257CFD" w:rsidP="00257CFD">
      <w:pPr>
        <w:pStyle w:val="BodyText"/>
        <w:spacing w:before="3"/>
        <w:rPr>
          <w:rFonts w:ascii="Arial" w:hAnsi="Arial" w:cs="Arial"/>
          <w:sz w:val="18"/>
        </w:rPr>
      </w:pPr>
    </w:p>
    <w:p w14:paraId="47FFC918" w14:textId="77777777" w:rsidR="00257CFD" w:rsidRPr="001058B5" w:rsidRDefault="00257CFD" w:rsidP="00257CFD">
      <w:pPr>
        <w:pStyle w:val="BodyText"/>
        <w:spacing w:before="1"/>
        <w:ind w:left="2620"/>
        <w:rPr>
          <w:rFonts w:ascii="Arial" w:hAnsi="Arial" w:cs="Arial"/>
        </w:rPr>
      </w:pPr>
      <w:r w:rsidRPr="001058B5">
        <w:rPr>
          <w:rFonts w:ascii="Arial" w:hAnsi="Arial" w:cs="Arial"/>
        </w:rPr>
        <w:t>For example:</w:t>
      </w:r>
    </w:p>
    <w:p w14:paraId="3AD2827F"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DECLARE</w:t>
      </w:r>
    </w:p>
    <w:p w14:paraId="38E527BE" w14:textId="77777777" w:rsidR="00257CFD" w:rsidRPr="001058B5" w:rsidRDefault="00257CFD" w:rsidP="00257CFD">
      <w:pPr>
        <w:spacing w:before="16" w:line="259" w:lineRule="auto"/>
        <w:ind w:left="2620" w:right="5420" w:firstLine="92"/>
        <w:jc w:val="both"/>
        <w:rPr>
          <w:rFonts w:ascii="Arial" w:hAnsi="Arial" w:cs="Arial"/>
          <w:sz w:val="18"/>
        </w:rPr>
      </w:pPr>
      <w:r w:rsidRPr="001058B5">
        <w:rPr>
          <w:rFonts w:ascii="Arial" w:hAnsi="Arial" w:cs="Arial"/>
          <w:w w:val="85"/>
          <w:sz w:val="18"/>
        </w:rPr>
        <w:t xml:space="preserve">tmpstr1 VARCHAR2(30); </w:t>
      </w:r>
      <w:r w:rsidRPr="001058B5">
        <w:rPr>
          <w:rFonts w:ascii="Arial" w:hAnsi="Arial" w:cs="Arial"/>
          <w:w w:val="90"/>
          <w:sz w:val="18"/>
        </w:rPr>
        <w:t>tmpstr2</w:t>
      </w:r>
      <w:r w:rsidRPr="001058B5">
        <w:rPr>
          <w:rFonts w:ascii="Arial" w:hAnsi="Arial" w:cs="Arial"/>
          <w:spacing w:val="-54"/>
          <w:w w:val="90"/>
          <w:sz w:val="18"/>
        </w:rPr>
        <w:t xml:space="preserve"> </w:t>
      </w:r>
      <w:r w:rsidRPr="001058B5">
        <w:rPr>
          <w:rFonts w:ascii="Arial" w:hAnsi="Arial" w:cs="Arial"/>
          <w:w w:val="90"/>
          <w:sz w:val="18"/>
        </w:rPr>
        <w:t xml:space="preserve">VARCHAR2(30); </w:t>
      </w:r>
      <w:r w:rsidRPr="001058B5">
        <w:rPr>
          <w:rFonts w:ascii="Arial" w:hAnsi="Arial" w:cs="Arial"/>
          <w:w w:val="95"/>
          <w:sz w:val="18"/>
        </w:rPr>
        <w:t>BEGIN</w:t>
      </w:r>
    </w:p>
    <w:p w14:paraId="4A326330" w14:textId="77777777" w:rsidR="00257CFD" w:rsidRPr="001058B5" w:rsidRDefault="00257CFD" w:rsidP="00257CFD">
      <w:pPr>
        <w:spacing w:line="203" w:lineRule="exact"/>
        <w:ind w:left="2712"/>
        <w:rPr>
          <w:rFonts w:ascii="Arial" w:hAnsi="Arial" w:cs="Arial"/>
          <w:sz w:val="18"/>
        </w:rPr>
      </w:pPr>
      <w:r w:rsidRPr="001058B5">
        <w:rPr>
          <w:rFonts w:ascii="Arial" w:hAnsi="Arial" w:cs="Arial"/>
          <w:w w:val="95"/>
          <w:sz w:val="18"/>
        </w:rPr>
        <w:t>tmpstr1 = SYS_CONTEXT('HR','TITLE);</w:t>
      </w:r>
    </w:p>
    <w:p w14:paraId="0A140700" w14:textId="77777777" w:rsidR="00257CFD" w:rsidRPr="001058B5" w:rsidRDefault="00257CFD" w:rsidP="00257CFD">
      <w:pPr>
        <w:spacing w:before="15" w:line="259" w:lineRule="auto"/>
        <w:ind w:left="2712" w:right="848"/>
        <w:rPr>
          <w:rFonts w:ascii="Arial" w:hAnsi="Arial" w:cs="Arial"/>
          <w:sz w:val="18"/>
        </w:rPr>
      </w:pPr>
      <w:r w:rsidRPr="001058B5">
        <w:rPr>
          <w:rFonts w:ascii="Arial" w:hAnsi="Arial" w:cs="Arial"/>
          <w:w w:val="85"/>
          <w:sz w:val="18"/>
        </w:rPr>
        <w:t xml:space="preserve">tmpstr2 = SYS_CONTEXT('SYS_LDAP_USER_DEFAULT','telephoneNumber'); </w:t>
      </w:r>
      <w:r w:rsidRPr="001058B5">
        <w:rPr>
          <w:rFonts w:ascii="Arial" w:hAnsi="Arial" w:cs="Arial"/>
          <w:w w:val="95"/>
          <w:sz w:val="18"/>
        </w:rPr>
        <w:t>DBMS_OUTPUT.PUT_LINE('Title is ' || tmpstr1); DBMS_OUTPUT.PUT_LINE('Telephone Number is ' || tmpstr2);</w:t>
      </w:r>
    </w:p>
    <w:p w14:paraId="3D5D4751" w14:textId="77777777" w:rsidR="00257CFD" w:rsidRPr="001058B5" w:rsidRDefault="00257CFD" w:rsidP="00257CFD">
      <w:pPr>
        <w:spacing w:line="203" w:lineRule="exact"/>
        <w:ind w:left="2620"/>
        <w:rPr>
          <w:rFonts w:ascii="Arial" w:hAnsi="Arial" w:cs="Arial"/>
          <w:sz w:val="18"/>
        </w:rPr>
      </w:pPr>
      <w:r w:rsidRPr="001058B5">
        <w:rPr>
          <w:rFonts w:ascii="Arial" w:hAnsi="Arial" w:cs="Arial"/>
          <w:w w:val="95"/>
          <w:sz w:val="18"/>
        </w:rPr>
        <w:t>END;</w:t>
      </w:r>
    </w:p>
    <w:p w14:paraId="3E85D0BB" w14:textId="77777777" w:rsidR="00257CFD" w:rsidRPr="001058B5" w:rsidRDefault="00257CFD" w:rsidP="00257CFD">
      <w:pPr>
        <w:pStyle w:val="BodyText"/>
        <w:spacing w:before="4"/>
        <w:rPr>
          <w:rFonts w:ascii="Arial" w:hAnsi="Arial" w:cs="Arial"/>
          <w:sz w:val="18"/>
        </w:rPr>
      </w:pPr>
    </w:p>
    <w:p w14:paraId="2EA57BC3" w14:textId="77777777" w:rsidR="00257CFD" w:rsidRPr="001058B5" w:rsidRDefault="00257CFD" w:rsidP="00257CFD">
      <w:pPr>
        <w:pStyle w:val="BodyText"/>
        <w:ind w:left="2620"/>
        <w:rPr>
          <w:rFonts w:ascii="Arial" w:hAnsi="Arial" w:cs="Arial"/>
        </w:rPr>
      </w:pPr>
      <w:r w:rsidRPr="001058B5">
        <w:rPr>
          <w:rFonts w:ascii="Arial" w:hAnsi="Arial" w:cs="Arial"/>
        </w:rPr>
        <w:t>The output of this example is:</w:t>
      </w:r>
    </w:p>
    <w:p w14:paraId="1D89BBE9"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Title is Manager</w:t>
      </w:r>
    </w:p>
    <w:p w14:paraId="47FAABD7" w14:textId="77777777" w:rsidR="00257CFD" w:rsidRPr="001058B5" w:rsidRDefault="00257CFD" w:rsidP="00257CFD">
      <w:pPr>
        <w:spacing w:before="15"/>
        <w:ind w:left="2620"/>
        <w:rPr>
          <w:rFonts w:ascii="Arial" w:hAnsi="Arial" w:cs="Arial"/>
          <w:sz w:val="18"/>
        </w:rPr>
      </w:pPr>
      <w:r w:rsidRPr="001058B5">
        <w:rPr>
          <w:rFonts w:ascii="Arial" w:hAnsi="Arial" w:cs="Arial"/>
          <w:w w:val="95"/>
          <w:sz w:val="18"/>
        </w:rPr>
        <w:t>Telephone Number is +1 650 555 0105</w:t>
      </w:r>
    </w:p>
    <w:p w14:paraId="769F3AE8" w14:textId="77777777" w:rsidR="00257CFD" w:rsidRPr="001058B5" w:rsidRDefault="00257CFD" w:rsidP="00257CFD">
      <w:pPr>
        <w:pStyle w:val="BodyText"/>
        <w:rPr>
          <w:rFonts w:ascii="Arial" w:hAnsi="Arial" w:cs="Arial"/>
          <w:sz w:val="18"/>
        </w:rPr>
      </w:pPr>
    </w:p>
    <w:p w14:paraId="55A3D462" w14:textId="77777777" w:rsidR="00257CFD" w:rsidRPr="001058B5" w:rsidRDefault="00257CFD" w:rsidP="00257CFD">
      <w:pPr>
        <w:pStyle w:val="Heading4"/>
        <w:spacing w:before="109"/>
        <w:ind w:left="14" w:right="1720"/>
        <w:jc w:val="center"/>
      </w:pPr>
      <w:bookmarkStart w:id="986" w:name="Using_Externalized_Database_Session-Base"/>
      <w:bookmarkStart w:id="987" w:name="_bookmark1235"/>
      <w:bookmarkEnd w:id="986"/>
      <w:bookmarkEnd w:id="987"/>
      <w:r w:rsidRPr="001058B5">
        <w:rPr>
          <w:spacing w:val="-22"/>
        </w:rPr>
        <w:t>Using Externa</w:t>
      </w:r>
      <w:bookmarkStart w:id="988" w:name="_bookmark1236"/>
      <w:bookmarkEnd w:id="988"/>
      <w:r w:rsidRPr="001058B5">
        <w:rPr>
          <w:spacing w:val="-22"/>
        </w:rPr>
        <w:t xml:space="preserve">lized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4"/>
        </w:rPr>
        <w:t>Contexts</w:t>
      </w:r>
    </w:p>
    <w:p w14:paraId="0917A86B" w14:textId="77777777" w:rsidR="00257CFD" w:rsidRPr="001058B5" w:rsidRDefault="00257CFD" w:rsidP="00257CFD">
      <w:pPr>
        <w:pStyle w:val="BodyText"/>
        <w:spacing w:before="82" w:line="230" w:lineRule="auto"/>
        <w:ind w:left="2259" w:right="295"/>
        <w:rPr>
          <w:rFonts w:ascii="Arial" w:hAnsi="Arial" w:cs="Arial"/>
        </w:rPr>
      </w:pPr>
      <w:r w:rsidRPr="00F55C82">
        <w:rPr>
          <w:rFonts w:ascii="Arial" w:hAnsi="Arial" w:cs="Arial"/>
        </w:rPr>
        <w:t xml:space="preserve">Nhiều ứng dụng lưu trữ các thuộc tính được sử dụng để kiểm soát truy cập chi tiết trong bảng siêu dữ liệu của cơ sở dữ liệu. Ví dụ: bảng </w:t>
      </w:r>
      <w:r w:rsidRPr="001058B5">
        <w:rPr>
          <w:rFonts w:ascii="Arial" w:hAnsi="Arial" w:cs="Arial"/>
        </w:rPr>
        <w:t>employees</w:t>
      </w:r>
      <w:r w:rsidRPr="00F55C82">
        <w:rPr>
          <w:rFonts w:ascii="Arial" w:hAnsi="Arial" w:cs="Arial"/>
        </w:rPr>
        <w:t xml:space="preserve"> có thể bao gồm </w:t>
      </w:r>
      <w:r w:rsidRPr="001058B5">
        <w:rPr>
          <w:rFonts w:ascii="Arial" w:hAnsi="Arial" w:cs="Arial"/>
        </w:rPr>
        <w:t>cost</w:t>
      </w:r>
      <w:r w:rsidRPr="001058B5">
        <w:rPr>
          <w:rFonts w:ascii="Arial" w:hAnsi="Arial" w:cs="Arial"/>
          <w:spacing w:val="-17"/>
        </w:rPr>
        <w:t xml:space="preserve"> </w:t>
      </w:r>
      <w:r w:rsidRPr="001058B5">
        <w:rPr>
          <w:rFonts w:ascii="Arial" w:hAnsi="Arial" w:cs="Arial"/>
        </w:rPr>
        <w:t xml:space="preserve">center, title, signing </w:t>
      </w:r>
      <w:r w:rsidRPr="001058B5">
        <w:rPr>
          <w:rFonts w:ascii="Arial" w:hAnsi="Arial" w:cs="Arial"/>
          <w:spacing w:val="-3"/>
        </w:rPr>
        <w:t>authority</w:t>
      </w:r>
      <w:r w:rsidRPr="00F55C82">
        <w:rPr>
          <w:rFonts w:ascii="Arial" w:hAnsi="Arial" w:cs="Arial"/>
        </w:rPr>
        <w:t xml:space="preserve"> và thông tin khác hữu ích cho việc kiểm soát truy cập chi tiết. Các tổ chức cũng tập trung thông tin người dùng để quản lý người dùng và kiểm soát truy cập trong các thư mục dựa trên LDAP, như Oracle Internet Directory. Các thuộc tính </w:t>
      </w:r>
      <w:r>
        <w:rPr>
          <w:rFonts w:ascii="Arial" w:hAnsi="Arial" w:cs="Arial"/>
        </w:rPr>
        <w:t>a</w:t>
      </w:r>
      <w:r w:rsidRPr="001058B5">
        <w:rPr>
          <w:rFonts w:ascii="Arial" w:hAnsi="Arial" w:cs="Arial"/>
        </w:rPr>
        <w:t>pplication context</w:t>
      </w:r>
      <w:r w:rsidRPr="00F55C82">
        <w:rPr>
          <w:rFonts w:ascii="Arial" w:hAnsi="Arial" w:cs="Arial"/>
        </w:rPr>
        <w:t xml:space="preserve"> có thể được lưu trữ trong Oracle Internet Directory và được gán cho một hoặc nhiều người dùng doanh nghiệp. Chúng cũng có thể được lấy ra tự động khi đăng nhập cho một người dùng doanh nghiệp, và sau đó được sử dụng để khởi tạo một </w:t>
      </w:r>
      <w:r>
        <w:rPr>
          <w:rFonts w:ascii="Arial" w:hAnsi="Arial" w:cs="Arial"/>
        </w:rPr>
        <w:t>a</w:t>
      </w:r>
      <w:r w:rsidRPr="001058B5">
        <w:rPr>
          <w:rFonts w:ascii="Arial" w:hAnsi="Arial" w:cs="Arial"/>
        </w:rPr>
        <w:t>pplication context</w:t>
      </w:r>
      <w:r w:rsidRPr="00F55C82">
        <w:rPr>
          <w:rFonts w:ascii="Arial" w:hAnsi="Arial" w:cs="Arial"/>
        </w:rPr>
        <w:t>.</w:t>
      </w:r>
      <w:r w:rsidRPr="001058B5">
        <w:rPr>
          <w:rFonts w:ascii="Arial" w:hAnsi="Arial" w:cs="Arial"/>
        </w:rPr>
        <w:t>.</w:t>
      </w:r>
    </w:p>
    <w:p w14:paraId="6BA4CB2A" w14:textId="77777777" w:rsidR="00257CFD" w:rsidRPr="001058B5" w:rsidRDefault="008D1AB8" w:rsidP="00257CFD">
      <w:pPr>
        <w:pStyle w:val="BodyText"/>
        <w:spacing w:before="11"/>
        <w:rPr>
          <w:rFonts w:ascii="Arial" w:hAnsi="Arial" w:cs="Arial"/>
          <w:sz w:val="18"/>
        </w:rPr>
      </w:pPr>
      <w:r>
        <w:rPr>
          <w:rFonts w:ascii="Arial" w:hAnsi="Arial" w:cs="Arial"/>
        </w:rPr>
        <w:pict w14:anchorId="70C27FE1">
          <v:group id="_x0000_s1804" style="position:absolute;margin-left:204pt;margin-top:13.75pt;width:300pt;height:2.5pt;z-index:502659824;mso-wrap-distance-left:0;mso-wrap-distance-right:0;mso-position-horizontal-relative:page" coordorigin="4080,275" coordsize="6000,50">
            <v:line id="_x0000_s1805" style="position:absolute" from="4080,277" to="10080,277" strokeweight=".24pt"/>
            <v:line id="_x0000_s1806" style="position:absolute" from="4080,322" to="10080,322" strokeweight=".24pt"/>
            <w10:wrap type="topAndBottom" anchorx="page"/>
          </v:group>
        </w:pict>
      </w:r>
    </w:p>
    <w:p w14:paraId="2C12F03D" w14:textId="77777777" w:rsidR="00257CFD" w:rsidRPr="001058B5" w:rsidRDefault="00257CFD" w:rsidP="00257CFD">
      <w:pPr>
        <w:pStyle w:val="BodyText"/>
        <w:spacing w:before="26" w:after="105" w:line="232" w:lineRule="auto"/>
        <w:ind w:left="2980" w:right="848" w:hanging="1"/>
        <w:rPr>
          <w:rFonts w:ascii="Arial" w:hAnsi="Arial" w:cs="Arial"/>
        </w:rPr>
      </w:pPr>
      <w:r>
        <w:rPr>
          <w:rFonts w:ascii="Arial" w:hAnsi="Arial" w:cs="Arial"/>
          <w:b/>
          <w:sz w:val="19"/>
        </w:rPr>
        <w:t xml:space="preserve">Ghi chú </w:t>
      </w:r>
      <w:r w:rsidRPr="001058B5">
        <w:rPr>
          <w:rFonts w:ascii="Arial" w:hAnsi="Arial" w:cs="Arial"/>
          <w:b/>
          <w:sz w:val="19"/>
        </w:rPr>
        <w:t xml:space="preserve">: </w:t>
      </w:r>
      <w:r w:rsidRPr="001058B5">
        <w:rPr>
          <w:rFonts w:ascii="Arial" w:hAnsi="Arial" w:cs="Arial"/>
        </w:rPr>
        <w:t xml:space="preserve">Enterprise User Security </w:t>
      </w:r>
      <w:r>
        <w:rPr>
          <w:rFonts w:ascii="Arial" w:hAnsi="Arial" w:cs="Arial"/>
        </w:rPr>
        <w:t xml:space="preserve">là một chức năng của </w:t>
      </w:r>
      <w:r w:rsidRPr="001058B5">
        <w:rPr>
          <w:rFonts w:ascii="Arial" w:hAnsi="Arial" w:cs="Arial"/>
        </w:rPr>
        <w:t xml:space="preserve"> Oracle Advanced Security.</w:t>
      </w:r>
    </w:p>
    <w:p w14:paraId="6D970FE0" w14:textId="77777777" w:rsidR="00257CFD" w:rsidRPr="001058B5" w:rsidRDefault="008D1AB8"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3E15EBA">
          <v:group id="_x0000_s1777" style="width:300pt;height:2.55pt;mso-position-horizontal-relative:char;mso-position-vertical-relative:line" coordsize="6000,51">
            <v:line id="_x0000_s1778" style="position:absolute" from="0,2" to="6000,2" strokeweight=".24pt"/>
            <v:line id="_x0000_s1779" style="position:absolute" from="0,48" to="6000,48" strokeweight=".24pt"/>
            <w10:anchorlock/>
          </v:group>
        </w:pict>
      </w:r>
    </w:p>
    <w:p w14:paraId="5748FBA9" w14:textId="77777777" w:rsidR="00257CFD" w:rsidRPr="001058B5" w:rsidRDefault="00257CFD" w:rsidP="00257CFD">
      <w:pPr>
        <w:pStyle w:val="BodyText"/>
        <w:spacing w:before="7"/>
        <w:rPr>
          <w:rFonts w:ascii="Arial" w:hAnsi="Arial" w:cs="Arial"/>
          <w:sz w:val="24"/>
        </w:rPr>
      </w:pPr>
    </w:p>
    <w:p w14:paraId="25EB62D4" w14:textId="77777777" w:rsidR="00257CFD" w:rsidRPr="001058B5" w:rsidRDefault="00257CFD" w:rsidP="00257CFD">
      <w:pPr>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523B3016" w14:textId="77777777" w:rsidR="00257CFD" w:rsidRDefault="008D1AB8" w:rsidP="00257CFD">
      <w:pPr>
        <w:pStyle w:val="ListParagraph"/>
        <w:numPr>
          <w:ilvl w:val="2"/>
          <w:numId w:val="94"/>
        </w:numPr>
        <w:tabs>
          <w:tab w:val="left" w:pos="3340"/>
        </w:tabs>
        <w:spacing w:before="116" w:line="232" w:lineRule="auto"/>
        <w:ind w:right="1301"/>
        <w:rPr>
          <w:rFonts w:ascii="Arial" w:hAnsi="Arial" w:cs="Arial"/>
          <w:sz w:val="20"/>
        </w:rPr>
      </w:pPr>
      <w:hyperlink w:anchor="_bookmark1218" w:history="1">
        <w:r w:rsidR="00257CFD" w:rsidRPr="00F00BC4">
          <w:rPr>
            <w:rFonts w:ascii="Arial" w:hAnsi="Arial" w:cs="Arial"/>
            <w:color w:val="0000CC"/>
            <w:sz w:val="20"/>
          </w:rPr>
          <w:t>"Initializing Database Session-Based Application Contexts</w:t>
        </w:r>
      </w:hyperlink>
      <w:hyperlink w:anchor="_bookmark1218" w:history="1">
        <w:r w:rsidR="00257CFD" w:rsidRPr="00F00BC4">
          <w:rPr>
            <w:rFonts w:ascii="Arial" w:hAnsi="Arial" w:cs="Arial"/>
            <w:color w:val="0000CC"/>
            <w:sz w:val="20"/>
          </w:rPr>
          <w:t xml:space="preserve"> Externally" </w:t>
        </w:r>
      </w:hyperlink>
      <w:r w:rsidR="00257CFD" w:rsidRPr="00F00BC4">
        <w:t xml:space="preserve"> </w:t>
      </w:r>
      <w:r w:rsidR="00257CFD" w:rsidRPr="00F00BC4">
        <w:rPr>
          <w:rFonts w:ascii="Arial" w:hAnsi="Arial" w:cs="Arial"/>
          <w:sz w:val="20"/>
        </w:rPr>
        <w:t xml:space="preserve">trên trang 6-16 để biết thông tin về việc khởi tạo application context cục bộ thông qua các tài nguyên bên ngoài như giao diện OCI, quy trình xếp hàng công việc hoặc database link </w:t>
      </w:r>
    </w:p>
    <w:p w14:paraId="43B0AA5D" w14:textId="77777777" w:rsidR="00257CFD" w:rsidRPr="00F00BC4" w:rsidRDefault="008D1AB8" w:rsidP="00257CFD">
      <w:pPr>
        <w:pStyle w:val="ListParagraph"/>
        <w:numPr>
          <w:ilvl w:val="2"/>
          <w:numId w:val="94"/>
        </w:numPr>
        <w:tabs>
          <w:tab w:val="left" w:pos="3340"/>
        </w:tabs>
        <w:spacing w:before="116" w:line="232" w:lineRule="auto"/>
        <w:ind w:right="1301"/>
        <w:rPr>
          <w:rFonts w:ascii="Arial" w:hAnsi="Arial" w:cs="Arial"/>
          <w:sz w:val="20"/>
        </w:rPr>
      </w:pPr>
      <w:hyperlink w:anchor="_bookmark1227" w:history="1">
        <w:r w:rsidR="00257CFD" w:rsidRPr="00F00BC4">
          <w:rPr>
            <w:rFonts w:ascii="Arial" w:hAnsi="Arial" w:cs="Arial"/>
            <w:color w:val="0000CC"/>
            <w:sz w:val="20"/>
          </w:rPr>
          <w:t>"Initializing Database Session-Based Application Contexts</w:t>
        </w:r>
      </w:hyperlink>
      <w:hyperlink w:anchor="_bookmark1227" w:history="1">
        <w:r w:rsidR="00257CFD" w:rsidRPr="00F00BC4">
          <w:rPr>
            <w:rFonts w:ascii="Arial" w:hAnsi="Arial" w:cs="Arial"/>
            <w:color w:val="0000CC"/>
            <w:sz w:val="20"/>
          </w:rPr>
          <w:t xml:space="preserve"> Globally" </w:t>
        </w:r>
      </w:hyperlink>
      <w:r w:rsidR="00257CFD" w:rsidRPr="00F00BC4">
        <w:t xml:space="preserve"> </w:t>
      </w:r>
      <w:r w:rsidR="00257CFD">
        <w:t>t</w:t>
      </w:r>
      <w:r w:rsidR="00257CFD" w:rsidRPr="00F00BC4">
        <w:rPr>
          <w:rFonts w:ascii="Arial" w:hAnsi="Arial" w:cs="Arial"/>
          <w:sz w:val="20"/>
        </w:rPr>
        <w:t>rên trang 6-18 để biết thông tin về việc khởi tạo application context cục bộ thông qua một tài nguyên tập trung, chẳng hạn như Oracle Internet Directory</w:t>
      </w:r>
    </w:p>
    <w:p w14:paraId="6B847A9D" w14:textId="77777777" w:rsidR="00257CFD" w:rsidRPr="001058B5" w:rsidRDefault="00257CFD" w:rsidP="00257CFD">
      <w:pPr>
        <w:pStyle w:val="ListParagraph"/>
        <w:numPr>
          <w:ilvl w:val="2"/>
          <w:numId w:val="94"/>
        </w:numPr>
        <w:tabs>
          <w:tab w:val="left" w:pos="3340"/>
        </w:tabs>
        <w:spacing w:before="116" w:line="232" w:lineRule="auto"/>
        <w:ind w:right="1147"/>
        <w:rPr>
          <w:rFonts w:ascii="Arial" w:hAnsi="Arial" w:cs="Arial"/>
          <w:sz w:val="20"/>
        </w:rPr>
      </w:pPr>
      <w:r w:rsidRPr="001058B5">
        <w:rPr>
          <w:rFonts w:ascii="Arial" w:hAnsi="Arial" w:cs="Arial"/>
          <w:i/>
          <w:sz w:val="20"/>
        </w:rPr>
        <w:t>Oracle Database Enterprise User Security Administrator's Guide</w:t>
      </w:r>
      <w:r w:rsidRPr="001058B5">
        <w:rPr>
          <w:rFonts w:ascii="Arial" w:hAnsi="Arial" w:cs="Arial"/>
          <w:i/>
          <w:spacing w:val="-29"/>
          <w:sz w:val="20"/>
        </w:rPr>
        <w:t xml:space="preserve"> </w:t>
      </w:r>
      <w:r>
        <w:rPr>
          <w:rFonts w:ascii="Arial" w:hAnsi="Arial" w:cs="Arial"/>
          <w:i/>
          <w:spacing w:val="-29"/>
          <w:sz w:val="20"/>
        </w:rPr>
        <w:t xml:space="preserve"> </w:t>
      </w:r>
      <w:r w:rsidRPr="00F00BC4">
        <w:rPr>
          <w:rFonts w:ascii="Arial" w:hAnsi="Arial" w:cs="Arial"/>
          <w:sz w:val="20"/>
        </w:rPr>
        <w:t>để biết thông tin về người dùng doanh nghiệp</w:t>
      </w:r>
    </w:p>
    <w:p w14:paraId="5460C827" w14:textId="77777777" w:rsidR="00257CFD" w:rsidRPr="001058B5" w:rsidRDefault="00257CFD" w:rsidP="00257CFD">
      <w:pPr>
        <w:spacing w:line="232" w:lineRule="auto"/>
        <w:rPr>
          <w:rFonts w:ascii="Arial" w:hAnsi="Arial" w:cs="Arial"/>
          <w:sz w:val="20"/>
        </w:rPr>
        <w:sectPr w:rsidR="00257CFD" w:rsidRPr="001058B5">
          <w:footerReference w:type="even" r:id="rId135"/>
          <w:footerReference w:type="default" r:id="rId136"/>
          <w:pgSz w:w="12240" w:h="15840"/>
          <w:pgMar w:top="840" w:right="1060" w:bottom="860" w:left="1100" w:header="549" w:footer="663" w:gutter="0"/>
          <w:pgNumType w:start="21"/>
          <w:cols w:space="720"/>
        </w:sectPr>
      </w:pPr>
    </w:p>
    <w:p w14:paraId="1FEB6865" w14:textId="77777777" w:rsidR="00257CFD" w:rsidRPr="001058B5" w:rsidRDefault="00257CFD" w:rsidP="00257CFD">
      <w:pPr>
        <w:pStyle w:val="BodyText"/>
        <w:spacing w:before="1"/>
        <w:rPr>
          <w:rFonts w:ascii="Arial" w:hAnsi="Arial" w:cs="Arial"/>
          <w:sz w:val="22"/>
        </w:rPr>
      </w:pPr>
    </w:p>
    <w:p w14:paraId="2510B792" w14:textId="77777777" w:rsidR="00257CFD" w:rsidRPr="001058B5" w:rsidRDefault="00257CFD" w:rsidP="00257CFD">
      <w:pPr>
        <w:pStyle w:val="Heading3"/>
        <w:spacing w:before="107"/>
        <w:ind w:left="100"/>
      </w:pPr>
      <w:bookmarkStart w:id="989" w:name="Using_Global_Application_Contexts"/>
      <w:bookmarkStart w:id="990" w:name="_bookmark1237"/>
      <w:bookmarkStart w:id="991" w:name="_bookmark1238"/>
      <w:bookmarkEnd w:id="989"/>
      <w:bookmarkEnd w:id="990"/>
      <w:bookmarkEnd w:id="991"/>
      <w:r>
        <w:t xml:space="preserve"> Sử  dụng </w:t>
      </w:r>
      <w:r w:rsidRPr="001058B5">
        <w:t>Global Application Contexts</w:t>
      </w:r>
    </w:p>
    <w:p w14:paraId="0D5F1D74" w14:textId="77777777" w:rsidR="00257CFD" w:rsidRPr="001058B5" w:rsidRDefault="00257CFD" w:rsidP="00257CFD">
      <w:pPr>
        <w:pStyle w:val="BodyText"/>
        <w:spacing w:before="79"/>
        <w:ind w:left="1660"/>
        <w:rPr>
          <w:rFonts w:ascii="Arial" w:hAnsi="Arial" w:cs="Arial"/>
        </w:rPr>
      </w:pPr>
      <w:r>
        <w:rPr>
          <w:rFonts w:ascii="Arial" w:hAnsi="Arial" w:cs="Arial"/>
        </w:rPr>
        <w:t xml:space="preserve">Phần này bao gồm </w:t>
      </w:r>
      <w:r w:rsidRPr="001058B5">
        <w:rPr>
          <w:rFonts w:ascii="Arial" w:hAnsi="Arial" w:cs="Arial"/>
        </w:rPr>
        <w:t>:</w:t>
      </w:r>
    </w:p>
    <w:p w14:paraId="14F9B493"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39" w:history="1">
        <w:r w:rsidR="00257CFD">
          <w:rPr>
            <w:rFonts w:ascii="Arial" w:hAnsi="Arial" w:cs="Arial"/>
            <w:color w:val="0000CC"/>
            <w:sz w:val="20"/>
          </w:rPr>
          <w:t xml:space="preserve">Giới thiệu về </w:t>
        </w:r>
        <w:r w:rsidR="00257CFD" w:rsidRPr="001058B5">
          <w:rPr>
            <w:rFonts w:ascii="Arial" w:hAnsi="Arial" w:cs="Arial"/>
            <w:color w:val="0000CC"/>
            <w:sz w:val="20"/>
          </w:rPr>
          <w:t>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Contexts</w:t>
        </w:r>
      </w:hyperlink>
    </w:p>
    <w:p w14:paraId="4A911F2D" w14:textId="77777777" w:rsidR="00257CFD" w:rsidRPr="001058B5" w:rsidRDefault="008D1AB8" w:rsidP="00257CFD">
      <w:pPr>
        <w:pStyle w:val="ListParagraph"/>
        <w:numPr>
          <w:ilvl w:val="1"/>
          <w:numId w:val="137"/>
        </w:numPr>
        <w:tabs>
          <w:tab w:val="left" w:pos="2020"/>
        </w:tabs>
        <w:spacing w:before="117" w:line="232" w:lineRule="auto"/>
        <w:ind w:right="1526" w:hanging="359"/>
        <w:rPr>
          <w:rFonts w:ascii="Arial" w:hAnsi="Arial" w:cs="Arial"/>
          <w:sz w:val="20"/>
        </w:rPr>
      </w:pPr>
      <w:hyperlink w:anchor="_bookmark1254" w:history="1">
        <w:r w:rsidR="00257CFD">
          <w:rPr>
            <w:rFonts w:ascii="Arial" w:hAnsi="Arial" w:cs="Arial"/>
            <w:color w:val="0000CC"/>
            <w:sz w:val="20"/>
          </w:rPr>
          <w:t xml:space="preserve">Sử dụng </w:t>
        </w:r>
        <w:r w:rsidR="00257CFD" w:rsidRPr="001058B5">
          <w:rPr>
            <w:rFonts w:ascii="Arial" w:hAnsi="Arial" w:cs="Arial"/>
            <w:color w:val="0000CC"/>
            <w:sz w:val="20"/>
          </w:rPr>
          <w:t xml:space="preserve"> Global Application Contexts </w:t>
        </w:r>
        <w:r w:rsidR="00257CFD">
          <w:rPr>
            <w:rFonts w:ascii="Arial" w:hAnsi="Arial" w:cs="Arial"/>
            <w:color w:val="0000CC"/>
            <w:sz w:val="20"/>
          </w:rPr>
          <w:t xml:space="preserve">trong môi trường </w:t>
        </w:r>
        <w:r w:rsidR="00257CFD" w:rsidRPr="001058B5">
          <w:rPr>
            <w:rFonts w:ascii="Arial" w:hAnsi="Arial" w:cs="Arial"/>
            <w:color w:val="0000CC"/>
            <w:sz w:val="20"/>
          </w:rPr>
          <w:t xml:space="preserve"> Oracle Real Application</w:t>
        </w:r>
        <w:r w:rsidR="00257CFD" w:rsidRPr="001058B5">
          <w:rPr>
            <w:rFonts w:ascii="Arial" w:hAnsi="Arial" w:cs="Arial"/>
            <w:color w:val="0000CC"/>
            <w:spacing w:val="-29"/>
            <w:sz w:val="20"/>
          </w:rPr>
          <w:t xml:space="preserve"> </w:t>
        </w:r>
        <w:r w:rsidR="00257CFD" w:rsidRPr="001058B5">
          <w:rPr>
            <w:rFonts w:ascii="Arial" w:hAnsi="Arial" w:cs="Arial"/>
            <w:color w:val="0000CC"/>
            <w:sz w:val="20"/>
          </w:rPr>
          <w:t>Clusters</w:t>
        </w:r>
      </w:hyperlink>
      <w:hyperlink w:anchor="_bookmark1254" w:history="1">
        <w:r w:rsidR="00257CFD" w:rsidRPr="001058B5">
          <w:rPr>
            <w:rFonts w:ascii="Arial" w:hAnsi="Arial" w:cs="Arial"/>
            <w:color w:val="0000CC"/>
            <w:sz w:val="20"/>
          </w:rPr>
          <w:t xml:space="preserve"> </w:t>
        </w:r>
      </w:hyperlink>
    </w:p>
    <w:p w14:paraId="3C65EEE5"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56"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w:t>
        </w:r>
      </w:hyperlink>
    </w:p>
    <w:p w14:paraId="2D8A9019"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60"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PL/SQL Package </w:t>
        </w:r>
        <w:r w:rsidR="00257CFD">
          <w:rPr>
            <w:rFonts w:ascii="Arial" w:hAnsi="Arial" w:cs="Arial"/>
            <w:color w:val="0000CC"/>
            <w:sz w:val="20"/>
          </w:rPr>
          <w:t xml:space="preserve">để quản lý một </w:t>
        </w:r>
        <w:r w:rsidR="00257CFD" w:rsidRPr="001058B5">
          <w:rPr>
            <w:rFonts w:ascii="Arial" w:hAnsi="Arial" w:cs="Arial"/>
            <w:color w:val="0000CC"/>
            <w:sz w:val="20"/>
          </w:rPr>
          <w:t>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37C6DECE"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292" w:history="1">
        <w:r w:rsidR="00257CFD">
          <w:rPr>
            <w:rFonts w:ascii="Arial" w:hAnsi="Arial" w:cs="Arial"/>
            <w:color w:val="0000CC"/>
            <w:sz w:val="20"/>
          </w:rPr>
          <w:t xml:space="preserve">Nhúng cuộc gọi trong </w:t>
        </w:r>
        <w:r w:rsidR="00257CFD" w:rsidRPr="003C0855">
          <w:rPr>
            <w:rFonts w:ascii="Arial" w:hAnsi="Arial" w:cs="Arial"/>
            <w:color w:val="0000CC"/>
            <w:sz w:val="20"/>
          </w:rPr>
          <w:t>ứng dụng</w:t>
        </w:r>
        <w:r w:rsidR="00257CFD">
          <w:rPr>
            <w:rFonts w:ascii="Arial" w:hAnsi="Arial" w:cs="Arial"/>
            <w:color w:val="0000CC"/>
            <w:sz w:val="20"/>
          </w:rPr>
          <w:t xml:space="preserve"> </w:t>
        </w:r>
        <w:r w:rsidR="00257CFD" w:rsidRPr="001058B5">
          <w:rPr>
            <w:rFonts w:ascii="Arial" w:hAnsi="Arial" w:cs="Arial"/>
            <w:color w:val="0000CC"/>
            <w:sz w:val="20"/>
          </w:rPr>
          <w:t>Middle-Tier</w:t>
        </w:r>
        <w:r w:rsidR="00257CFD" w:rsidRPr="001058B5">
          <w:rPr>
            <w:rFonts w:ascii="Arial" w:hAnsi="Arial" w:cs="Arial"/>
            <w:color w:val="0000CC"/>
            <w:spacing w:val="-4"/>
            <w:sz w:val="20"/>
          </w:rPr>
          <w:t xml:space="preserve"> </w:t>
        </w:r>
        <w:r w:rsidR="00257CFD">
          <w:rPr>
            <w:rFonts w:ascii="Arial" w:hAnsi="Arial" w:cs="Arial"/>
            <w:color w:val="0000CC"/>
            <w:sz w:val="20"/>
          </w:rPr>
          <w:t xml:space="preserve">để quản lý </w:t>
        </w:r>
        <w:r w:rsidR="00257CFD" w:rsidRPr="001058B5">
          <w:rPr>
            <w:rFonts w:ascii="Arial" w:hAnsi="Arial" w:cs="Arial"/>
            <w:color w:val="0000CC"/>
            <w:sz w:val="20"/>
          </w:rPr>
          <w:t>Client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ID</w:t>
        </w:r>
      </w:hyperlink>
    </w:p>
    <w:p w14:paraId="635E68DD"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99" w:history="1">
        <w:r w:rsidR="00257CFD" w:rsidRPr="001058B5">
          <w:rPr>
            <w:rFonts w:ascii="Arial" w:hAnsi="Arial" w:cs="Arial"/>
            <w:color w:val="0000CC"/>
            <w:spacing w:val="-3"/>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 Context </w:t>
        </w:r>
        <w:r w:rsidR="00257CFD">
          <w:rPr>
            <w:rFonts w:ascii="Arial" w:hAnsi="Arial" w:cs="Arial"/>
            <w:color w:val="0000CC"/>
            <w:sz w:val="20"/>
          </w:rPr>
          <w:t xml:space="preserve">sử dụng </w:t>
        </w:r>
        <w:r w:rsidR="00257CFD" w:rsidRPr="001058B5">
          <w:rPr>
            <w:rFonts w:ascii="Arial" w:hAnsi="Arial" w:cs="Arial"/>
            <w:color w:val="0000CC"/>
            <w:sz w:val="20"/>
          </w:rPr>
          <w:t>Client Session</w:t>
        </w:r>
        <w:r w:rsidR="00257CFD" w:rsidRPr="001058B5">
          <w:rPr>
            <w:rFonts w:ascii="Arial" w:hAnsi="Arial" w:cs="Arial"/>
            <w:color w:val="0000CC"/>
            <w:spacing w:val="-19"/>
            <w:sz w:val="20"/>
          </w:rPr>
          <w:t xml:space="preserve"> </w:t>
        </w:r>
        <w:r w:rsidR="00257CFD" w:rsidRPr="001058B5">
          <w:rPr>
            <w:rFonts w:ascii="Arial" w:hAnsi="Arial" w:cs="Arial"/>
            <w:color w:val="0000CC"/>
            <w:sz w:val="20"/>
          </w:rPr>
          <w:t>ID</w:t>
        </w:r>
      </w:hyperlink>
    </w:p>
    <w:p w14:paraId="37E9D2EF"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r>
        <w:rPr>
          <w:rFonts w:ascii="Arial" w:hAnsi="Arial" w:cs="Arial"/>
          <w:color w:val="0000CC"/>
          <w:sz w:val="20"/>
        </w:rPr>
        <w:t xml:space="preserve">Quy trình </w:t>
      </w:r>
      <w:hyperlink w:anchor="_bookmark1312" w:history="1">
        <w:r w:rsidRPr="001058B5">
          <w:rPr>
            <w:rFonts w:ascii="Arial" w:hAnsi="Arial" w:cs="Arial"/>
            <w:color w:val="0000CC"/>
            <w:sz w:val="20"/>
          </w:rPr>
          <w:t>Global Application Context</w:t>
        </w:r>
        <w:r w:rsidRPr="001058B5">
          <w:rPr>
            <w:rFonts w:ascii="Arial" w:hAnsi="Arial" w:cs="Arial"/>
            <w:color w:val="0000CC"/>
            <w:spacing w:val="-3"/>
            <w:sz w:val="20"/>
          </w:rPr>
          <w:t xml:space="preserve"> </w:t>
        </w:r>
      </w:hyperlink>
    </w:p>
    <w:p w14:paraId="204DDCD7" w14:textId="77777777" w:rsidR="00257CFD" w:rsidRPr="001058B5" w:rsidRDefault="00257CFD" w:rsidP="00257CFD">
      <w:pPr>
        <w:pStyle w:val="BodyText"/>
        <w:spacing w:before="6"/>
        <w:rPr>
          <w:rFonts w:ascii="Arial" w:hAnsi="Arial" w:cs="Arial"/>
          <w:sz w:val="25"/>
        </w:rPr>
      </w:pPr>
    </w:p>
    <w:p w14:paraId="661DD88E" w14:textId="77777777" w:rsidR="00257CFD" w:rsidRPr="001058B5" w:rsidRDefault="00257CFD" w:rsidP="00257CFD">
      <w:pPr>
        <w:pStyle w:val="Heading4"/>
        <w:ind w:left="100"/>
      </w:pPr>
      <w:bookmarkStart w:id="992" w:name="About_Global_Application_Contexts"/>
      <w:bookmarkStart w:id="993" w:name="_bookmark1239"/>
      <w:bookmarkEnd w:id="992"/>
      <w:bookmarkEnd w:id="993"/>
      <w:r>
        <w:t xml:space="preserve"> Giới thiệu về </w:t>
      </w:r>
      <w:r w:rsidRPr="001058B5">
        <w:t xml:space="preserve"> Global A</w:t>
      </w:r>
      <w:bookmarkStart w:id="994" w:name="_bookmark1240"/>
      <w:bookmarkEnd w:id="994"/>
      <w:r w:rsidRPr="001058B5">
        <w:t>pplica</w:t>
      </w:r>
      <w:bookmarkStart w:id="995" w:name="_bookmark1241"/>
      <w:bookmarkEnd w:id="995"/>
      <w:r w:rsidRPr="001058B5">
        <w:t>tion Contexts</w:t>
      </w:r>
    </w:p>
    <w:p w14:paraId="22099F1F" w14:textId="77777777" w:rsidR="00257CFD" w:rsidRPr="00241506" w:rsidRDefault="00257CFD" w:rsidP="00257CFD">
      <w:pPr>
        <w:pStyle w:val="BodyText"/>
        <w:spacing w:before="81" w:line="232" w:lineRule="auto"/>
        <w:ind w:left="1660" w:right="784"/>
        <w:rPr>
          <w:rFonts w:ascii="Arial" w:hAnsi="Arial" w:cs="Arial"/>
        </w:rPr>
      </w:pPr>
      <w:r w:rsidRPr="00241506">
        <w:rPr>
          <w:rFonts w:ascii="Arial" w:hAnsi="Arial" w:cs="Arial"/>
        </w:rPr>
        <w:t xml:space="preserve">Một </w:t>
      </w:r>
      <w:r w:rsidRPr="001058B5">
        <w:rPr>
          <w:rFonts w:ascii="Arial" w:hAnsi="Arial" w:cs="Arial"/>
        </w:rPr>
        <w:t xml:space="preserve">global application context </w:t>
      </w:r>
      <w:r w:rsidRPr="00241506">
        <w:rPr>
          <w:rFonts w:ascii="Arial" w:hAnsi="Arial" w:cs="Arial"/>
        </w:rPr>
        <w:t xml:space="preserve">cho phép các giá trị </w:t>
      </w:r>
      <w:r w:rsidRPr="001058B5">
        <w:rPr>
          <w:rFonts w:ascii="Arial" w:hAnsi="Arial" w:cs="Arial"/>
        </w:rPr>
        <w:t xml:space="preserve">application context </w:t>
      </w:r>
      <w:r w:rsidRPr="00241506">
        <w:rPr>
          <w:rFonts w:ascii="Arial" w:hAnsi="Arial" w:cs="Arial"/>
        </w:rPr>
        <w:t xml:space="preserve">có thể truy cập được qua các </w:t>
      </w:r>
      <w:r w:rsidRPr="001058B5">
        <w:rPr>
          <w:rFonts w:ascii="Arial" w:hAnsi="Arial" w:cs="Arial"/>
        </w:rPr>
        <w:t>database sessions</w:t>
      </w:r>
      <w:r w:rsidRPr="00241506">
        <w:rPr>
          <w:rFonts w:ascii="Arial" w:hAnsi="Arial" w:cs="Arial"/>
        </w:rPr>
        <w:t xml:space="preserve">, bao gồm cả Oracle RAC instances.Oracle Database lưu trữ thông tin </w:t>
      </w:r>
      <w:r w:rsidRPr="001058B5">
        <w:rPr>
          <w:rFonts w:ascii="Arial" w:hAnsi="Arial" w:cs="Arial"/>
        </w:rPr>
        <w:t>global application</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Pr>
          <w:rFonts w:ascii="Arial" w:hAnsi="Arial" w:cs="Arial"/>
        </w:rPr>
        <w:t xml:space="preserve">trong </w:t>
      </w:r>
      <w:r w:rsidRPr="001058B5">
        <w:rPr>
          <w:rFonts w:ascii="Arial" w:hAnsi="Arial" w:cs="Arial"/>
        </w:rPr>
        <w:t>System</w:t>
      </w:r>
      <w:r w:rsidRPr="001058B5">
        <w:rPr>
          <w:rFonts w:ascii="Arial" w:hAnsi="Arial" w:cs="Arial"/>
          <w:spacing w:val="-8"/>
        </w:rPr>
        <w:t xml:space="preserve"> </w:t>
      </w:r>
      <w:r w:rsidRPr="001058B5">
        <w:rPr>
          <w:rFonts w:ascii="Arial" w:hAnsi="Arial" w:cs="Arial"/>
        </w:rPr>
        <w:t>(sometimes</w:t>
      </w:r>
      <w:r w:rsidRPr="001058B5">
        <w:rPr>
          <w:rFonts w:ascii="Arial" w:hAnsi="Arial" w:cs="Arial"/>
          <w:spacing w:val="-8"/>
        </w:rPr>
        <w:t xml:space="preserve"> </w:t>
      </w:r>
      <w:r w:rsidRPr="001058B5">
        <w:rPr>
          <w:rFonts w:ascii="Arial" w:hAnsi="Arial" w:cs="Arial"/>
        </w:rPr>
        <w:t>called</w:t>
      </w:r>
      <w:r w:rsidRPr="001058B5">
        <w:rPr>
          <w:rFonts w:ascii="Arial" w:hAnsi="Arial" w:cs="Arial"/>
          <w:spacing w:val="-7"/>
        </w:rPr>
        <w:t xml:space="preserve"> </w:t>
      </w:r>
      <w:r w:rsidRPr="001058B5">
        <w:rPr>
          <w:rFonts w:ascii="Arial" w:hAnsi="Arial" w:cs="Arial"/>
        </w:rPr>
        <w:t>"Shared")</w:t>
      </w:r>
      <w:r w:rsidRPr="001058B5">
        <w:rPr>
          <w:rFonts w:ascii="Arial" w:hAnsi="Arial" w:cs="Arial"/>
          <w:spacing w:val="-7"/>
        </w:rPr>
        <w:t xml:space="preserve"> </w:t>
      </w:r>
      <w:r w:rsidRPr="001058B5">
        <w:rPr>
          <w:rFonts w:ascii="Arial" w:hAnsi="Arial" w:cs="Arial"/>
        </w:rPr>
        <w:t>Global</w:t>
      </w:r>
      <w:r w:rsidRPr="001058B5">
        <w:rPr>
          <w:rFonts w:ascii="Arial" w:hAnsi="Arial" w:cs="Arial"/>
          <w:spacing w:val="-8"/>
        </w:rPr>
        <w:t xml:space="preserve"> </w:t>
      </w:r>
      <w:r w:rsidRPr="001058B5">
        <w:rPr>
          <w:rFonts w:ascii="Arial" w:hAnsi="Arial" w:cs="Arial"/>
        </w:rPr>
        <w:t>Area (SGA</w:t>
      </w:r>
      <w:r w:rsidRPr="00241506">
        <w:rPr>
          <w:rFonts w:ascii="Arial" w:hAnsi="Arial" w:cs="Arial"/>
        </w:rPr>
        <w:t xml:space="preserve">). các ứng dụng sử dụng một mô hình không phiên, chẳng hạn như các ứng dụng </w:t>
      </w:r>
      <w:r w:rsidRPr="001058B5">
        <w:rPr>
          <w:rFonts w:ascii="Arial" w:hAnsi="Arial" w:cs="Arial"/>
        </w:rPr>
        <w:t xml:space="preserve">middle-tier </w:t>
      </w:r>
      <w:r w:rsidRPr="00241506">
        <w:rPr>
          <w:rFonts w:ascii="Arial" w:hAnsi="Arial" w:cs="Arial"/>
        </w:rPr>
        <w:t xml:space="preserve">trong một kiến trúc </w:t>
      </w:r>
      <w:r w:rsidRPr="001058B5">
        <w:rPr>
          <w:rFonts w:ascii="Arial" w:hAnsi="Arial" w:cs="Arial"/>
        </w:rPr>
        <w:t>three-tiered</w:t>
      </w:r>
      <w:r w:rsidRPr="00241506">
        <w:rPr>
          <w:rFonts w:ascii="Arial" w:hAnsi="Arial" w:cs="Arial"/>
        </w:rPr>
        <w:t xml:space="preserve">. Các ứng dụng này không thể sử dụng </w:t>
      </w:r>
      <w:r w:rsidRPr="001058B5">
        <w:rPr>
          <w:rFonts w:ascii="Arial" w:hAnsi="Arial" w:cs="Arial"/>
        </w:rPr>
        <w:t xml:space="preserve">application context </w:t>
      </w:r>
      <w:r w:rsidRPr="00241506">
        <w:rPr>
          <w:rFonts w:ascii="Arial" w:hAnsi="Arial" w:cs="Arial"/>
        </w:rPr>
        <w:t xml:space="preserve">dựa trên phiên vì người dùng xác thực ứng dụng, và sau đó nó thường kết nối với cơ sở dữ liệu dưới dạng một nhận dạng duy nhất. </w:t>
      </w:r>
      <w:r w:rsidRPr="001058B5">
        <w:rPr>
          <w:rFonts w:ascii="Arial" w:hAnsi="Arial" w:cs="Arial"/>
        </w:rPr>
        <w:t xml:space="preserve">Oracle Database </w:t>
      </w:r>
      <w:r w:rsidRPr="00241506">
        <w:rPr>
          <w:rFonts w:ascii="Arial" w:hAnsi="Arial" w:cs="Arial"/>
        </w:rPr>
        <w:t xml:space="preserve">khởi tạo </w:t>
      </w:r>
      <w:r w:rsidRPr="001058B5">
        <w:rPr>
          <w:rFonts w:ascii="Arial" w:hAnsi="Arial" w:cs="Arial"/>
        </w:rPr>
        <w:t xml:space="preserve">global application context </w:t>
      </w:r>
      <w:r w:rsidRPr="00241506">
        <w:rPr>
          <w:rFonts w:ascii="Arial" w:hAnsi="Arial" w:cs="Arial"/>
        </w:rPr>
        <w:t>một lần, thay vì cho mỗi phiên người dùng. Điều này cải thiện</w:t>
      </w:r>
      <w:r>
        <w:rPr>
          <w:rFonts w:ascii="Arial" w:hAnsi="Arial" w:cs="Arial"/>
        </w:rPr>
        <w:t xml:space="preserve"> </w:t>
      </w:r>
      <w:r w:rsidRPr="00241506">
        <w:rPr>
          <w:rFonts w:ascii="Arial" w:hAnsi="Arial" w:cs="Arial"/>
        </w:rPr>
        <w:t>hiệu suất, bởi vì các kết nối được tái sử dụng từ một nhóm kết nối.</w:t>
      </w:r>
    </w:p>
    <w:p w14:paraId="662A3270" w14:textId="77777777" w:rsidR="00257CFD" w:rsidRDefault="00257CFD" w:rsidP="00257CFD">
      <w:pPr>
        <w:pStyle w:val="BodyText"/>
        <w:spacing w:before="81" w:line="232" w:lineRule="auto"/>
        <w:ind w:left="1660" w:right="784"/>
        <w:rPr>
          <w:rFonts w:ascii="Arial" w:hAnsi="Arial" w:cs="Arial"/>
        </w:rPr>
      </w:pPr>
      <w:r w:rsidRPr="00241506">
        <w:rPr>
          <w:rFonts w:ascii="Arial" w:hAnsi="Arial" w:cs="Arial"/>
        </w:rPr>
        <w:t xml:space="preserve">Có ba cách sử dụng chung cho </w:t>
      </w:r>
      <w:r w:rsidRPr="001058B5">
        <w:rPr>
          <w:rFonts w:ascii="Arial" w:hAnsi="Arial" w:cs="Arial"/>
        </w:rPr>
        <w:t>global application context</w:t>
      </w:r>
      <w:r w:rsidRPr="00241506">
        <w:rPr>
          <w:rFonts w:ascii="Arial" w:hAnsi="Arial" w:cs="Arial"/>
        </w:rPr>
        <w:t>:</w:t>
      </w:r>
    </w:p>
    <w:p w14:paraId="7BDDEC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 xml:space="preserve">Bạn phải chia sẻ các </w:t>
      </w:r>
      <w:r w:rsidRPr="001058B5">
        <w:rPr>
          <w:rFonts w:ascii="Arial" w:hAnsi="Arial" w:cs="Arial"/>
          <w:b/>
          <w:sz w:val="20"/>
        </w:rPr>
        <w:t xml:space="preserve">application values globally </w:t>
      </w:r>
      <w:r w:rsidRPr="00FF6C74">
        <w:rPr>
          <w:rFonts w:ascii="Arial" w:hAnsi="Arial" w:cs="Arial"/>
          <w:b/>
          <w:sz w:val="20"/>
        </w:rPr>
        <w:t xml:space="preserve">cho tất cả người dùng database </w:t>
      </w:r>
      <w:r w:rsidRPr="00FF6C74">
        <w:rPr>
          <w:rFonts w:ascii="Arial" w:hAnsi="Arial" w:cs="Arial"/>
          <w:sz w:val="20"/>
        </w:rPr>
        <w:t xml:space="preserve">Ví dụ, bạn có thể cần phải vô hiệu hóa quyền truy cập vào một ứng dụng dựa trên một tình huống cụ thể. Trong trường hợp này, các giá trị mà </w:t>
      </w:r>
      <w:r w:rsidRPr="001058B5">
        <w:rPr>
          <w:rFonts w:ascii="Arial" w:hAnsi="Arial" w:cs="Arial"/>
          <w:sz w:val="20"/>
        </w:rPr>
        <w:t xml:space="preserve">application context </w:t>
      </w:r>
      <w:r w:rsidRPr="00FF6C74">
        <w:rPr>
          <w:rFonts w:ascii="Arial" w:hAnsi="Arial" w:cs="Arial"/>
          <w:sz w:val="20"/>
        </w:rPr>
        <w:t xml:space="preserve">không phải là người dùng cụ thể, cũng như chúng dựa trên dữ liệu riêng tư của người dùng. </w:t>
      </w:r>
      <w:r>
        <w:rPr>
          <w:rFonts w:ascii="Arial" w:hAnsi="Arial" w:cs="Arial"/>
          <w:sz w:val="20"/>
        </w:rPr>
        <w:t>A</w:t>
      </w:r>
      <w:r w:rsidRPr="001058B5">
        <w:rPr>
          <w:rFonts w:ascii="Arial" w:hAnsi="Arial" w:cs="Arial"/>
          <w:sz w:val="20"/>
        </w:rPr>
        <w:t xml:space="preserve">pplication context </w:t>
      </w:r>
      <w:r w:rsidRPr="00FF6C74">
        <w:rPr>
          <w:rFonts w:ascii="Arial" w:hAnsi="Arial" w:cs="Arial"/>
          <w:sz w:val="20"/>
        </w:rPr>
        <w:t xml:space="preserve">định nghĩa một tình huống, ví dụ, để chỉ ra phiên bản của </w:t>
      </w:r>
      <w:r w:rsidRPr="001058B5">
        <w:rPr>
          <w:rFonts w:ascii="Arial" w:hAnsi="Arial" w:cs="Arial"/>
          <w:sz w:val="20"/>
        </w:rPr>
        <w:t xml:space="preserve">module </w:t>
      </w:r>
      <w:r w:rsidRPr="00FF6C74">
        <w:rPr>
          <w:rFonts w:ascii="Arial" w:hAnsi="Arial" w:cs="Arial"/>
          <w:sz w:val="20"/>
        </w:rPr>
        <w:t>ứng dụng đang chạy.</w:t>
      </w:r>
    </w:p>
    <w:p w14:paraId="0BB932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có người dùng database</w:t>
      </w:r>
      <w:r w:rsidRPr="00FF6C74">
        <w:rPr>
          <w:rFonts w:ascii="Arial" w:hAnsi="Arial" w:cs="Arial"/>
          <w:b/>
          <w:spacing w:val="-6"/>
          <w:sz w:val="20"/>
        </w:rPr>
        <w:t xml:space="preserve"> </w:t>
      </w:r>
      <w:r w:rsidRPr="00FF6C74">
        <w:rPr>
          <w:rFonts w:ascii="Arial" w:hAnsi="Arial" w:cs="Arial"/>
          <w:b/>
          <w:sz w:val="20"/>
        </w:rPr>
        <w:t>phải di chuyển từ ứng dụng này sang ứng dụng khác.</w:t>
      </w:r>
      <w:r w:rsidRPr="00FF6C74">
        <w:rPr>
          <w:rFonts w:ascii="Arial" w:hAnsi="Arial" w:cs="Arial"/>
          <w:sz w:val="20"/>
        </w:rPr>
        <w:t xml:space="preserve"> Trong trường hợp này, ứng dụng thứ hai mà người dùng đang chuyển sang có các yêu cầu truy cập khác nhau từ ứng dụng đầu tiên.</w:t>
      </w:r>
    </w:p>
    <w:p w14:paraId="5AC55BBA" w14:textId="77777777" w:rsidR="00257CFD" w:rsidRPr="0085489A"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phải xác thực người dùng nondatabase, nghĩa là người dùng không được biết đến database</w:t>
      </w:r>
      <w:r w:rsidRPr="00FF6C74">
        <w:rPr>
          <w:rFonts w:ascii="Arial" w:hAnsi="Arial" w:cs="Arial"/>
          <w:sz w:val="20"/>
        </w:rPr>
        <w:t>. Kiểu người dùng này, người không có tài khoản database</w:t>
      </w:r>
      <w:r>
        <w:rPr>
          <w:rFonts w:ascii="Arial" w:hAnsi="Arial" w:cs="Arial"/>
          <w:sz w:val="20"/>
        </w:rPr>
        <w:t xml:space="preserve"> </w:t>
      </w:r>
      <w:r w:rsidRPr="00FF6C74">
        <w:rPr>
          <w:rFonts w:ascii="Arial" w:hAnsi="Arial" w:cs="Arial"/>
          <w:sz w:val="20"/>
        </w:rPr>
        <w:t>, thường kết nối thông qua một ứng dụng Web bằng cách sử dụng một nhóm kết nối. Các loại ứng dụng này kết nối người dùng với database</w:t>
      </w:r>
      <w:r>
        <w:rPr>
          <w:rFonts w:ascii="Arial" w:hAnsi="Arial" w:cs="Arial"/>
          <w:sz w:val="20"/>
        </w:rPr>
        <w:t xml:space="preserve"> </w:t>
      </w:r>
      <w:r w:rsidRPr="00FF6C74">
        <w:rPr>
          <w:rFonts w:ascii="Arial" w:hAnsi="Arial" w:cs="Arial"/>
          <w:sz w:val="20"/>
        </w:rPr>
        <w:t xml:space="preserve">với tư cách là người dùng đơn lẻ, sử dụng mô hình xác thực </w:t>
      </w:r>
      <w:r w:rsidRPr="001058B5">
        <w:rPr>
          <w:rFonts w:ascii="Arial" w:hAnsi="Arial" w:cs="Arial"/>
          <w:sz w:val="20"/>
        </w:rPr>
        <w:t>One Big Application User</w:t>
      </w:r>
      <w:r w:rsidRPr="00FF6C74">
        <w:rPr>
          <w:rFonts w:ascii="Arial" w:hAnsi="Arial" w:cs="Arial"/>
          <w:sz w:val="20"/>
        </w:rPr>
        <w:t xml:space="preserve">. Để xác thực loại người dùng này, bạn sử dụng </w:t>
      </w:r>
      <w:r w:rsidRPr="001058B5">
        <w:rPr>
          <w:rFonts w:ascii="Arial" w:hAnsi="Arial" w:cs="Arial"/>
          <w:sz w:val="20"/>
        </w:rPr>
        <w:t xml:space="preserve">client session ID </w:t>
      </w:r>
      <w:r w:rsidRPr="00FF6C74">
        <w:rPr>
          <w:rFonts w:ascii="Arial" w:hAnsi="Arial" w:cs="Arial"/>
          <w:sz w:val="20"/>
        </w:rPr>
        <w:t>của người dùng.</w:t>
      </w:r>
    </w:p>
    <w:p w14:paraId="605CE7CD" w14:textId="77777777" w:rsidR="00257CFD" w:rsidRPr="001058B5" w:rsidRDefault="00257CFD" w:rsidP="00257CFD">
      <w:pPr>
        <w:pStyle w:val="BodyText"/>
        <w:spacing w:before="111"/>
        <w:ind w:left="1660"/>
        <w:rPr>
          <w:rFonts w:ascii="Arial" w:hAnsi="Arial" w:cs="Arial"/>
        </w:rPr>
      </w:pPr>
      <w:r w:rsidRPr="001058B5">
        <w:rPr>
          <w:rFonts w:ascii="Arial" w:hAnsi="Arial" w:cs="Arial"/>
        </w:rPr>
        <w:t xml:space="preserve">A global application context </w:t>
      </w:r>
      <w:r>
        <w:rPr>
          <w:rFonts w:ascii="Arial" w:hAnsi="Arial" w:cs="Arial"/>
        </w:rPr>
        <w:t>Có các thành phần sau</w:t>
      </w:r>
      <w:r w:rsidRPr="001058B5">
        <w:rPr>
          <w:rFonts w:ascii="Arial" w:hAnsi="Arial" w:cs="Arial"/>
        </w:rPr>
        <w:t>:</w:t>
      </w:r>
    </w:p>
    <w:p w14:paraId="67359FA0" w14:textId="77777777" w:rsidR="00257CFD" w:rsidRPr="00701D37" w:rsidRDefault="00257CFD" w:rsidP="00257CFD">
      <w:pPr>
        <w:pStyle w:val="ListParagraph"/>
        <w:numPr>
          <w:ilvl w:val="1"/>
          <w:numId w:val="137"/>
        </w:numPr>
        <w:tabs>
          <w:tab w:val="left" w:pos="2020"/>
        </w:tabs>
        <w:spacing w:before="119" w:line="230" w:lineRule="auto"/>
        <w:ind w:right="787"/>
        <w:rPr>
          <w:rFonts w:ascii="Arial" w:hAnsi="Arial" w:cs="Arial"/>
          <w:sz w:val="20"/>
        </w:rPr>
      </w:pPr>
      <w:r w:rsidRPr="001058B5">
        <w:rPr>
          <w:rFonts w:ascii="Arial" w:hAnsi="Arial" w:cs="Arial"/>
          <w:b/>
          <w:sz w:val="20"/>
        </w:rPr>
        <w:t>The global application context</w:t>
      </w:r>
      <w:r w:rsidRPr="00701D37">
        <w:rPr>
          <w:rFonts w:ascii="Arial" w:hAnsi="Arial" w:cs="Arial"/>
          <w:sz w:val="20"/>
        </w:rPr>
        <w:t>.Bạn sử dụng câu lệnh SQL CREATE</w:t>
      </w:r>
      <w:r>
        <w:rPr>
          <w:rFonts w:ascii="Arial" w:hAnsi="Arial" w:cs="Arial"/>
          <w:sz w:val="20"/>
        </w:rPr>
        <w:t xml:space="preserve"> </w:t>
      </w:r>
      <w:r w:rsidRPr="00701D37">
        <w:rPr>
          <w:rFonts w:ascii="Arial" w:hAnsi="Arial" w:cs="Arial"/>
          <w:sz w:val="20"/>
        </w:rPr>
        <w:t xml:space="preserve">CONTEXT để tạo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context</w:t>
      </w:r>
      <w:r w:rsidRPr="00701D37">
        <w:rPr>
          <w:rFonts w:ascii="Arial" w:hAnsi="Arial" w:cs="Arial"/>
          <w:sz w:val="20"/>
        </w:rPr>
        <w:t xml:space="preserve"> và bao gồm mệnh đề GLOBALLY ACCESSED</w:t>
      </w:r>
      <w:r>
        <w:rPr>
          <w:rFonts w:ascii="Arial" w:hAnsi="Arial" w:cs="Arial"/>
          <w:sz w:val="20"/>
        </w:rPr>
        <w:t xml:space="preserve"> </w:t>
      </w:r>
      <w:r w:rsidRPr="00701D37">
        <w:rPr>
          <w:rFonts w:ascii="Arial" w:hAnsi="Arial" w:cs="Arial"/>
          <w:sz w:val="20"/>
        </w:rPr>
        <w:t>trong câu lệnh. Câu lệnh này đặt tên cho application</w:t>
      </w:r>
      <w:r w:rsidRPr="00701D37">
        <w:rPr>
          <w:rFonts w:ascii="Arial" w:hAnsi="Arial" w:cs="Arial"/>
          <w:spacing w:val="-25"/>
          <w:sz w:val="20"/>
        </w:rPr>
        <w:t xml:space="preserve"> </w:t>
      </w:r>
      <w:r w:rsidRPr="00701D37">
        <w:rPr>
          <w:rFonts w:ascii="Arial" w:hAnsi="Arial" w:cs="Arial"/>
          <w:sz w:val="20"/>
        </w:rPr>
        <w:t>context và liên kết nó với một</w:t>
      </w:r>
      <w:r>
        <w:rPr>
          <w:rFonts w:ascii="Arial" w:hAnsi="Arial" w:cs="Arial"/>
          <w:sz w:val="20"/>
        </w:rPr>
        <w:t xml:space="preserve"> </w:t>
      </w:r>
      <w:r w:rsidRPr="00701D37">
        <w:rPr>
          <w:rFonts w:ascii="Arial" w:hAnsi="Arial" w:cs="Arial"/>
          <w:sz w:val="20"/>
        </w:rPr>
        <w:t>PL / SQL procedure được thiết kế để thiết lập dữ liệu ngữ cảnh dữ liệu của ứng dụng. The global application context được tạo và lưu trữ trong database schema của quản trị viên bảo mật tạo ra nó.</w:t>
      </w:r>
    </w:p>
    <w:p w14:paraId="0F39BC82" w14:textId="77777777" w:rsidR="00257CFD" w:rsidRPr="001058B5" w:rsidRDefault="00257CFD" w:rsidP="00257CFD">
      <w:pPr>
        <w:pStyle w:val="ListParagraph"/>
        <w:numPr>
          <w:ilvl w:val="1"/>
          <w:numId w:val="137"/>
        </w:numPr>
        <w:tabs>
          <w:tab w:val="left" w:pos="2020"/>
        </w:tabs>
        <w:spacing w:before="119" w:line="230" w:lineRule="auto"/>
        <w:ind w:right="787"/>
        <w:rPr>
          <w:rFonts w:ascii="Arial" w:hAnsi="Arial" w:cs="Arial"/>
          <w:sz w:val="20"/>
        </w:rPr>
        <w:sectPr w:rsidR="00257CFD" w:rsidRPr="001058B5">
          <w:headerReference w:type="even" r:id="rId137"/>
          <w:headerReference w:type="default" r:id="rId138"/>
          <w:pgSz w:w="12240" w:h="15840"/>
          <w:pgMar w:top="840" w:right="1060" w:bottom="860" w:left="1100" w:header="549" w:footer="663" w:gutter="0"/>
          <w:cols w:space="720"/>
        </w:sectPr>
      </w:pPr>
      <w:r w:rsidRPr="00701D37">
        <w:rPr>
          <w:rFonts w:ascii="Arial" w:hAnsi="Arial" w:cs="Arial"/>
          <w:b/>
          <w:sz w:val="20"/>
        </w:rPr>
        <w:t>Một PL/SQL package để thiết lập các thuộc tính</w:t>
      </w:r>
      <w:r w:rsidRPr="00701D37">
        <w:rPr>
          <w:rFonts w:ascii="Arial" w:hAnsi="Arial" w:cs="Arial"/>
          <w:sz w:val="20"/>
        </w:rPr>
        <w:t xml:space="preserve"> </w:t>
      </w:r>
      <w:r>
        <w:rPr>
          <w:rFonts w:ascii="Arial" w:hAnsi="Arial" w:cs="Arial"/>
          <w:sz w:val="20"/>
        </w:rPr>
        <w:t>.P</w:t>
      </w:r>
      <w:r w:rsidRPr="001058B5">
        <w:rPr>
          <w:rFonts w:ascii="Arial" w:hAnsi="Arial" w:cs="Arial"/>
          <w:sz w:val="20"/>
        </w:rPr>
        <w:t xml:space="preserve">ackage </w:t>
      </w:r>
      <w:r w:rsidRPr="00701D37">
        <w:rPr>
          <w:rFonts w:ascii="Arial" w:hAnsi="Arial" w:cs="Arial"/>
          <w:sz w:val="20"/>
        </w:rPr>
        <w:t xml:space="preserve">chứa một </w:t>
      </w:r>
      <w:r w:rsidRPr="001058B5">
        <w:rPr>
          <w:rFonts w:ascii="Arial" w:hAnsi="Arial" w:cs="Arial"/>
          <w:sz w:val="20"/>
        </w:rPr>
        <w:t>procedure</w:t>
      </w:r>
      <w:r w:rsidRPr="00701D37">
        <w:rPr>
          <w:rFonts w:ascii="Arial" w:hAnsi="Arial" w:cs="Arial"/>
          <w:sz w:val="20"/>
        </w:rPr>
        <w:t xml:space="preserve"> sử dụng DBMS_SESSION.SET_CONTEXT </w:t>
      </w:r>
      <w:r w:rsidRPr="001058B5">
        <w:rPr>
          <w:rFonts w:ascii="Arial" w:hAnsi="Arial" w:cs="Arial"/>
          <w:sz w:val="20"/>
        </w:rPr>
        <w:t>procedure</w:t>
      </w:r>
      <w:r w:rsidRPr="00701D37">
        <w:rPr>
          <w:rFonts w:ascii="Arial" w:hAnsi="Arial" w:cs="Arial"/>
          <w:sz w:val="20"/>
        </w:rPr>
        <w:t xml:space="preserve"> để thiết lập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SET_CONTEXT</w:t>
      </w:r>
      <w:r>
        <w:rPr>
          <w:rFonts w:ascii="Arial" w:hAnsi="Arial" w:cs="Arial"/>
          <w:sz w:val="20"/>
        </w:rPr>
        <w:t xml:space="preserve"> </w:t>
      </w:r>
      <w:r w:rsidRPr="001058B5">
        <w:rPr>
          <w:rFonts w:ascii="Arial" w:hAnsi="Arial" w:cs="Arial"/>
          <w:sz w:val="20"/>
        </w:rPr>
        <w:t>procedure</w:t>
      </w:r>
      <w:r w:rsidRPr="00701D37">
        <w:rPr>
          <w:rFonts w:ascii="Arial" w:hAnsi="Arial" w:cs="Arial"/>
          <w:sz w:val="20"/>
        </w:rPr>
        <w:t xml:space="preserve"> cung cấp các tham số cho phép bạn tạo một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phù hợp với bất kỳ tình huống nào trong ba tình huống người dùng được mô tả trong phần này. Bạn tạo, lưu trữ và chạy PL / SQL</w:t>
      </w:r>
      <w:r>
        <w:rPr>
          <w:rFonts w:ascii="Arial" w:hAnsi="Arial" w:cs="Arial"/>
          <w:sz w:val="20"/>
        </w:rPr>
        <w:t xml:space="preserve"> p</w:t>
      </w:r>
      <w:r w:rsidRPr="001058B5">
        <w:rPr>
          <w:rFonts w:ascii="Arial" w:hAnsi="Arial" w:cs="Arial"/>
          <w:sz w:val="20"/>
        </w:rPr>
        <w:t>ackage</w:t>
      </w:r>
      <w:r w:rsidRPr="00701D37">
        <w:rPr>
          <w:rFonts w:ascii="Arial" w:hAnsi="Arial" w:cs="Arial"/>
          <w:sz w:val="20"/>
        </w:rPr>
        <w:t xml:space="preserve"> trên </w:t>
      </w:r>
      <w:r w:rsidRPr="00B42AB6">
        <w:rPr>
          <w:rFonts w:ascii="Arial" w:hAnsi="Arial" w:cs="Arial"/>
          <w:sz w:val="20"/>
          <w:szCs w:val="20"/>
        </w:rPr>
        <w:t>database server</w:t>
      </w:r>
      <w:r w:rsidRPr="00701D37">
        <w:rPr>
          <w:rFonts w:ascii="Arial" w:hAnsi="Arial" w:cs="Arial"/>
          <w:sz w:val="20"/>
        </w:rPr>
        <w:t xml:space="preserve">. Thông thường, nó thuộc về </w:t>
      </w:r>
      <w:r w:rsidRPr="00B42AB6">
        <w:rPr>
          <w:rFonts w:ascii="Arial" w:hAnsi="Arial" w:cs="Arial"/>
          <w:sz w:val="20"/>
          <w:szCs w:val="20"/>
        </w:rPr>
        <w:t>schema</w:t>
      </w:r>
      <w:r w:rsidRPr="00701D37">
        <w:rPr>
          <w:rFonts w:ascii="Arial" w:hAnsi="Arial" w:cs="Arial"/>
          <w:sz w:val="20"/>
        </w:rPr>
        <w:t xml:space="preserve"> của </w:t>
      </w:r>
      <w:r w:rsidRPr="00B42AB6">
        <w:rPr>
          <w:rFonts w:ascii="Arial" w:hAnsi="Arial" w:cs="Arial"/>
          <w:sz w:val="20"/>
        </w:rPr>
        <w:t>quản trị viên bảo mật đã tạo ra nó</w:t>
      </w:r>
    </w:p>
    <w:p w14:paraId="3501729C" w14:textId="77777777" w:rsidR="00257CFD" w:rsidRPr="001058B5" w:rsidRDefault="00257CFD" w:rsidP="00257CFD">
      <w:pPr>
        <w:pStyle w:val="BodyText"/>
        <w:spacing w:before="5"/>
        <w:rPr>
          <w:rFonts w:ascii="Arial" w:hAnsi="Arial" w:cs="Arial"/>
          <w:sz w:val="25"/>
        </w:rPr>
      </w:pPr>
    </w:p>
    <w:p w14:paraId="1396AB08" w14:textId="77777777" w:rsidR="00257CFD" w:rsidRPr="00B42AB6" w:rsidRDefault="00257CFD" w:rsidP="00257CFD">
      <w:pPr>
        <w:pStyle w:val="ListParagraph"/>
        <w:numPr>
          <w:ilvl w:val="2"/>
          <w:numId w:val="137"/>
        </w:numPr>
        <w:tabs>
          <w:tab w:val="left" w:pos="2620"/>
        </w:tabs>
        <w:spacing w:before="119" w:line="230" w:lineRule="auto"/>
        <w:ind w:left="2619" w:right="185" w:hanging="359"/>
        <w:rPr>
          <w:rFonts w:ascii="Arial" w:hAnsi="Arial" w:cs="Arial"/>
          <w:sz w:val="20"/>
        </w:rPr>
      </w:pPr>
      <w:r w:rsidRPr="00B42AB6">
        <w:rPr>
          <w:rFonts w:ascii="Arial" w:hAnsi="Arial" w:cs="Arial"/>
          <w:b/>
          <w:sz w:val="20"/>
        </w:rPr>
        <w:t>Ứng dụng middle-tier để nhận và thiết lập Iclient session ID</w:t>
      </w:r>
      <w:r w:rsidRPr="00B42AB6">
        <w:rPr>
          <w:rFonts w:ascii="Arial" w:hAnsi="Arial" w:cs="Arial"/>
          <w:sz w:val="20"/>
        </w:rPr>
        <w:t xml:space="preserve">. Đối với người dùng </w:t>
      </w:r>
      <w:r w:rsidRPr="001058B5">
        <w:rPr>
          <w:rFonts w:ascii="Arial" w:hAnsi="Arial" w:cs="Arial"/>
          <w:sz w:val="20"/>
        </w:rPr>
        <w:t>nondatabase</w:t>
      </w:r>
      <w:r w:rsidRPr="00B42AB6">
        <w:rPr>
          <w:rFonts w:ascii="Arial" w:hAnsi="Arial" w:cs="Arial"/>
          <w:sz w:val="20"/>
        </w:rPr>
        <w:t xml:space="preserve">, yêu cầu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3"/>
          <w:sz w:val="20"/>
        </w:rPr>
        <w:t xml:space="preserve"> </w:t>
      </w:r>
      <w:r w:rsidRPr="00B42AB6">
        <w:rPr>
          <w:rFonts w:ascii="Arial" w:hAnsi="Arial" w:cs="Arial"/>
          <w:sz w:val="20"/>
        </w:rPr>
        <w:t xml:space="preserve">phải được xác thực, bạn có thể sử dụng các cuộc gọi Oracle Call Interface (OCI) trong ứng dụng </w:t>
      </w:r>
      <w:r w:rsidRPr="001058B5">
        <w:rPr>
          <w:rFonts w:ascii="Arial" w:hAnsi="Arial" w:cs="Arial"/>
          <w:sz w:val="20"/>
        </w:rPr>
        <w:t xml:space="preserve">middle-tier </w:t>
      </w:r>
      <w:r w:rsidRPr="00B42AB6">
        <w:rPr>
          <w:rFonts w:ascii="Arial" w:hAnsi="Arial" w:cs="Arial"/>
          <w:sz w:val="20"/>
        </w:rPr>
        <w:t xml:space="preserve">để truy xuất và thiết lập dữ liệu </w:t>
      </w:r>
      <w:r w:rsidRPr="001058B5">
        <w:rPr>
          <w:rFonts w:ascii="Arial" w:hAnsi="Arial" w:cs="Arial"/>
          <w:w w:val="95"/>
          <w:sz w:val="20"/>
        </w:rPr>
        <w:t>session</w:t>
      </w:r>
      <w:r w:rsidRPr="00B42AB6">
        <w:rPr>
          <w:rFonts w:ascii="Arial" w:hAnsi="Arial" w:cs="Arial"/>
          <w:sz w:val="20"/>
        </w:rPr>
        <w:t xml:space="preserve"> của họ. Bạn cũng có thể sử dụng</w:t>
      </w:r>
      <w:r>
        <w:rPr>
          <w:rFonts w:ascii="Arial" w:hAnsi="Arial" w:cs="Arial"/>
          <w:sz w:val="20"/>
        </w:rPr>
        <w:t xml:space="preserve"> </w:t>
      </w:r>
      <w:r w:rsidRPr="00B42AB6">
        <w:rPr>
          <w:rFonts w:ascii="Arial" w:hAnsi="Arial" w:cs="Arial"/>
          <w:sz w:val="20"/>
        </w:rPr>
        <w:t>DBMS</w:t>
      </w:r>
      <w:r w:rsidRPr="00B42AB6">
        <w:rPr>
          <w:rFonts w:ascii="Arial" w:hAnsi="Arial" w:cs="Arial"/>
        </w:rPr>
        <w:t>_</w:t>
      </w:r>
      <w:r w:rsidRPr="00B42AB6">
        <w:rPr>
          <w:rFonts w:ascii="Arial" w:hAnsi="Arial" w:cs="Arial"/>
          <w:sz w:val="20"/>
        </w:rPr>
        <w:t xml:space="preserve">SESSION.SET_IDENTIFIER </w:t>
      </w:r>
      <w:r>
        <w:rPr>
          <w:rFonts w:ascii="Arial" w:hAnsi="Arial" w:cs="Arial"/>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B42AB6">
        <w:rPr>
          <w:rFonts w:ascii="Arial" w:hAnsi="Arial" w:cs="Arial"/>
          <w:sz w:val="20"/>
        </w:rPr>
        <w:t xml:space="preserve">để thiết lập </w:t>
      </w:r>
      <w:r w:rsidRPr="001058B5">
        <w:rPr>
          <w:rFonts w:ascii="Arial" w:hAnsi="Arial" w:cs="Arial"/>
          <w:sz w:val="20"/>
        </w:rPr>
        <w:t>client session ID</w:t>
      </w:r>
      <w:r w:rsidRPr="00B42AB6">
        <w:rPr>
          <w:rFonts w:ascii="Arial" w:hAnsi="Arial" w:cs="Arial"/>
          <w:sz w:val="20"/>
        </w:rPr>
        <w:t xml:space="preserve">. Lợi thế của việc tạo </w:t>
      </w:r>
      <w:r w:rsidRPr="001058B5">
        <w:rPr>
          <w:rFonts w:ascii="Arial" w:hAnsi="Arial" w:cs="Arial"/>
          <w:sz w:val="20"/>
        </w:rPr>
        <w:t>client session ID</w:t>
      </w:r>
      <w:r w:rsidRPr="00B42AB6">
        <w:rPr>
          <w:rFonts w:ascii="Arial" w:hAnsi="Arial" w:cs="Arial"/>
          <w:sz w:val="20"/>
        </w:rPr>
        <w:t xml:space="preserve"> để lưu trữ tên người dùng </w:t>
      </w:r>
      <w:r w:rsidRPr="001058B5">
        <w:rPr>
          <w:rFonts w:ascii="Arial" w:hAnsi="Arial" w:cs="Arial"/>
          <w:sz w:val="20"/>
        </w:rPr>
        <w:t xml:space="preserve">nondatabase </w:t>
      </w:r>
      <w:r w:rsidRPr="00B42AB6">
        <w:rPr>
          <w:rFonts w:ascii="Arial" w:hAnsi="Arial" w:cs="Arial"/>
          <w:sz w:val="20"/>
        </w:rPr>
        <w:t>là bạn có thể truy vấn cột CLIENT_ID của các chế độ xem dữ liệu DBA</w:t>
      </w:r>
      <w:r w:rsidRPr="00B42AB6">
        <w:rPr>
          <w:rFonts w:ascii="Arial" w:hAnsi="Arial" w:cs="Arial"/>
        </w:rPr>
        <w:t xml:space="preserve">_ </w:t>
      </w:r>
      <w:r w:rsidRPr="00B42AB6">
        <w:rPr>
          <w:rFonts w:ascii="Arial" w:hAnsi="Arial" w:cs="Arial"/>
          <w:sz w:val="20"/>
        </w:rPr>
        <w:t>AUDIT_TRAIL, DBA</w:t>
      </w:r>
      <w:r w:rsidRPr="00B42AB6">
        <w:rPr>
          <w:rFonts w:ascii="Arial" w:hAnsi="Arial" w:cs="Arial"/>
        </w:rPr>
        <w:t>_</w:t>
      </w:r>
      <w:r w:rsidRPr="00B42AB6">
        <w:rPr>
          <w:rFonts w:ascii="Arial" w:hAnsi="Arial" w:cs="Arial"/>
          <w:sz w:val="20"/>
        </w:rPr>
        <w:t>FGA_AUDIT_TRAIL và DBA_COMMON_AUDIT_TRAIL để kiểm tra hoạt động của người dùng này</w:t>
      </w:r>
      <w:r>
        <w:rPr>
          <w:rFonts w:ascii="Arial" w:hAnsi="Arial" w:cs="Arial"/>
          <w:sz w:val="20"/>
        </w:rPr>
        <w:t>.</w:t>
      </w:r>
    </w:p>
    <w:p w14:paraId="162C1C03" w14:textId="77777777" w:rsidR="00257CFD" w:rsidRPr="00153C8E" w:rsidRDefault="008D1AB8" w:rsidP="00257CFD">
      <w:pPr>
        <w:pStyle w:val="BodyText"/>
        <w:spacing w:before="3"/>
        <w:rPr>
          <w:rFonts w:ascii="Arial" w:hAnsi="Arial" w:cs="Arial"/>
          <w:sz w:val="18"/>
        </w:rPr>
      </w:pPr>
      <w:r>
        <w:rPr>
          <w:rFonts w:ascii="Arial" w:hAnsi="Arial" w:cs="Arial"/>
        </w:rPr>
        <w:pict w14:anchorId="49B5795A">
          <v:group id="_x0000_s1807" style="position:absolute;margin-left:204pt;margin-top:13.3pt;width:312pt;height:2.55pt;z-index:502660848;mso-wrap-distance-left:0;mso-wrap-distance-right:0;mso-position-horizontal-relative:page" coordorigin="4080,266" coordsize="6240,51">
            <v:line id="_x0000_s1808" style="position:absolute" from="4080,269" to="10320,269" strokeweight=".24pt"/>
            <v:line id="_x0000_s1809" style="position:absolute" from="4080,314" to="10320,314" strokeweight=".08469mm"/>
            <w10:wrap type="topAndBottom" anchorx="page"/>
          </v:group>
        </w:pict>
      </w:r>
    </w:p>
    <w:p w14:paraId="353B6B38" w14:textId="77777777" w:rsidR="00257CFD" w:rsidRPr="00153C8E" w:rsidRDefault="00257CFD" w:rsidP="00257CFD">
      <w:pPr>
        <w:pStyle w:val="BodyText"/>
        <w:spacing w:before="27" w:after="108" w:line="230" w:lineRule="auto"/>
        <w:ind w:left="2979" w:right="887"/>
        <w:rPr>
          <w:rFonts w:ascii="Arial" w:hAnsi="Arial" w:cs="Arial"/>
          <w:w w:val="90"/>
          <w:sz w:val="19"/>
        </w:rPr>
      </w:pPr>
      <w:r w:rsidRPr="001058B5">
        <w:rPr>
          <w:rFonts w:ascii="Arial" w:hAnsi="Arial" w:cs="Arial"/>
          <w:b/>
          <w:w w:val="90"/>
          <w:sz w:val="19"/>
        </w:rPr>
        <w:t>Note:</w:t>
      </w:r>
      <w:r w:rsidRPr="00153C8E">
        <w:t xml:space="preserve"> </w:t>
      </w:r>
      <w:r w:rsidRPr="00153C8E">
        <w:rPr>
          <w:rFonts w:ascii="Arial" w:hAnsi="Arial" w:cs="Arial"/>
          <w:w w:val="90"/>
          <w:sz w:val="19"/>
        </w:rPr>
        <w:t xml:space="preserve">Hãy lưu ý rằng cài đặt DBMS_APPLICATION_INFO.SET_CLIENT_INFO có thể ghi đè lên giá trị. Xem </w:t>
      </w:r>
      <w:hyperlink w:anchor="_bookmark482" w:history="1">
        <w:r w:rsidRPr="001058B5">
          <w:rPr>
            <w:rFonts w:ascii="Arial" w:hAnsi="Arial" w:cs="Arial"/>
            <w:color w:val="0000CC"/>
          </w:rPr>
          <w:t>"Using the DBMS_SESSION</w:t>
        </w:r>
      </w:hyperlink>
      <w:r w:rsidRPr="001058B5">
        <w:rPr>
          <w:rFonts w:ascii="Arial" w:hAnsi="Arial" w:cs="Arial"/>
          <w:color w:val="0000CC"/>
        </w:rPr>
        <w:t xml:space="preserve"> </w:t>
      </w:r>
      <w:hyperlink w:anchor="_bookmark482" w:history="1">
        <w:r w:rsidRPr="001058B5">
          <w:rPr>
            <w:rFonts w:ascii="Arial" w:hAnsi="Arial" w:cs="Arial"/>
            <w:color w:val="0000CC"/>
          </w:rPr>
          <w:t xml:space="preserve">PL/SQL Package to Set and Clear the Client Identifier" </w:t>
        </w:r>
      </w:hyperlink>
      <w:r w:rsidRPr="00153C8E">
        <w:rPr>
          <w:rFonts w:ascii="Arial" w:hAnsi="Arial" w:cs="Arial"/>
          <w:w w:val="90"/>
          <w:sz w:val="19"/>
        </w:rPr>
        <w:t>trên trang 3-46 để biết thêm thông tin.</w:t>
      </w:r>
    </w:p>
    <w:p w14:paraId="438D0BCD" w14:textId="77777777" w:rsidR="00257CFD" w:rsidRPr="001058B5" w:rsidRDefault="008D1AB8" w:rsidP="00257CFD">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7FBF3DE">
          <v:group id="_x0000_s1774" style="width:312pt;height:2.5pt;mso-position-horizontal-relative:char;mso-position-vertical-relative:line" coordsize="6240,50">
            <v:line id="_x0000_s1775" style="position:absolute" from="0,2" to="6240,2" strokeweight=".24pt"/>
            <v:line id="_x0000_s1776" style="position:absolute" from="0,47" to="6240,47" strokeweight=".24pt"/>
            <w10:anchorlock/>
          </v:group>
        </w:pict>
      </w:r>
    </w:p>
    <w:p w14:paraId="150A83C1" w14:textId="77777777" w:rsidR="00257CFD" w:rsidRPr="001058B5" w:rsidRDefault="00257CFD" w:rsidP="00257CFD">
      <w:pPr>
        <w:pStyle w:val="BodyText"/>
        <w:spacing w:before="5"/>
        <w:rPr>
          <w:rFonts w:ascii="Arial" w:hAnsi="Arial" w:cs="Arial"/>
          <w:sz w:val="9"/>
        </w:rPr>
      </w:pPr>
    </w:p>
    <w:p w14:paraId="4F6D3324" w14:textId="77777777" w:rsidR="00257CFD" w:rsidRPr="001058B5" w:rsidRDefault="00257CFD" w:rsidP="00257CFD">
      <w:pPr>
        <w:pStyle w:val="Heading4"/>
        <w:spacing w:before="107"/>
      </w:pPr>
      <w:bookmarkStart w:id="996" w:name="Using_Global_Application_Contexts_in_an_"/>
      <w:bookmarkStart w:id="997" w:name="_bookmark1254"/>
      <w:bookmarkEnd w:id="996"/>
      <w:bookmarkEnd w:id="997"/>
      <w:r>
        <w:rPr>
          <w:spacing w:val="-22"/>
        </w:rPr>
        <w:t xml:space="preserve">Sử dụng </w:t>
      </w:r>
      <w:r w:rsidRPr="001058B5">
        <w:rPr>
          <w:spacing w:val="-24"/>
        </w:rPr>
        <w:t xml:space="preserve">Global </w:t>
      </w:r>
      <w:r w:rsidRPr="001058B5">
        <w:rPr>
          <w:spacing w:val="-22"/>
        </w:rPr>
        <w:t>Appli</w:t>
      </w:r>
      <w:bookmarkStart w:id="998" w:name="_bookmark1255"/>
      <w:bookmarkEnd w:id="998"/>
      <w:r w:rsidRPr="001058B5">
        <w:rPr>
          <w:spacing w:val="-22"/>
        </w:rPr>
        <w:t xml:space="preserve">cation </w:t>
      </w:r>
      <w:r w:rsidRPr="001058B5">
        <w:rPr>
          <w:spacing w:val="-24"/>
        </w:rPr>
        <w:t xml:space="preserve">Contexts </w:t>
      </w:r>
      <w:r>
        <w:rPr>
          <w:spacing w:val="-7"/>
        </w:rPr>
        <w:t xml:space="preserve">trong môi trường </w:t>
      </w:r>
      <w:r w:rsidRPr="001058B5">
        <w:rPr>
          <w:spacing w:val="-14"/>
        </w:rPr>
        <w:t xml:space="preserve"> </w:t>
      </w:r>
      <w:r w:rsidRPr="001058B5">
        <w:rPr>
          <w:spacing w:val="-22"/>
        </w:rPr>
        <w:t xml:space="preserve">Oracle </w:t>
      </w:r>
      <w:r w:rsidRPr="001058B5">
        <w:rPr>
          <w:spacing w:val="-23"/>
        </w:rPr>
        <w:t xml:space="preserve">Real </w:t>
      </w:r>
      <w:r w:rsidRPr="001058B5">
        <w:rPr>
          <w:spacing w:val="-22"/>
        </w:rPr>
        <w:t xml:space="preserve">Application Clusters </w:t>
      </w:r>
    </w:p>
    <w:p w14:paraId="2B4FD67A" w14:textId="77777777" w:rsidR="00257CFD" w:rsidRPr="00153C8E" w:rsidRDefault="00257CFD" w:rsidP="00257CFD">
      <w:pPr>
        <w:pStyle w:val="BodyText"/>
        <w:spacing w:before="79" w:line="232" w:lineRule="auto"/>
        <w:ind w:left="2260"/>
        <w:rPr>
          <w:rFonts w:ascii="Arial" w:hAnsi="Arial" w:cs="Arial"/>
        </w:rPr>
      </w:pPr>
      <w:r w:rsidRPr="00153C8E">
        <w:rPr>
          <w:rFonts w:ascii="Arial" w:hAnsi="Arial" w:cs="Arial"/>
        </w:rPr>
        <w:t xml:space="preserve">Trong một môi trường Oracle RAC, bất cứ khi nào một </w:t>
      </w:r>
      <w:r w:rsidRPr="001058B5">
        <w:rPr>
          <w:rFonts w:ascii="Arial" w:hAnsi="Arial" w:cs="Arial"/>
        </w:rPr>
        <w:t xml:space="preserve">global application context </w:t>
      </w:r>
      <w:r w:rsidRPr="00153C8E">
        <w:rPr>
          <w:rFonts w:ascii="Arial" w:hAnsi="Arial" w:cs="Arial"/>
        </w:rPr>
        <w:t xml:space="preserve">được tải hoặc thay đổi, nó chỉ hiển thị đối với các cá thể đang hoạt động hiện có. Hãy lưu ý rằng việc thiết lập một giá trị </w:t>
      </w:r>
      <w:r w:rsidRPr="001058B5">
        <w:rPr>
          <w:rFonts w:ascii="Arial" w:hAnsi="Arial" w:cs="Arial"/>
        </w:rPr>
        <w:t xml:space="preserve">global application context </w:t>
      </w:r>
      <w:r w:rsidRPr="00153C8E">
        <w:rPr>
          <w:rFonts w:ascii="Arial" w:hAnsi="Arial" w:cs="Arial"/>
        </w:rPr>
        <w:t xml:space="preserve">trong một môi trường Oracle RAC có chi phí hiệu năng của việc truyền bá giá trị ngữ cảnh một cách nhất quán cho tất cả các </w:t>
      </w:r>
      <w:r w:rsidRPr="001058B5">
        <w:rPr>
          <w:rFonts w:ascii="Arial" w:hAnsi="Arial" w:cs="Arial"/>
        </w:rPr>
        <w:t>Oracle RAC instances</w:t>
      </w:r>
      <w:r w:rsidRPr="00153C8E">
        <w:rPr>
          <w:rFonts w:ascii="Arial" w:hAnsi="Arial" w:cs="Arial"/>
        </w:rPr>
        <w:t>.</w:t>
      </w:r>
    </w:p>
    <w:p w14:paraId="30E3DD77" w14:textId="77777777" w:rsidR="00257CFD" w:rsidRDefault="00257CFD" w:rsidP="00257CFD">
      <w:pPr>
        <w:pStyle w:val="BodyText"/>
        <w:spacing w:before="79" w:line="232" w:lineRule="auto"/>
        <w:ind w:left="2260"/>
        <w:rPr>
          <w:rFonts w:ascii="Arial" w:hAnsi="Arial" w:cs="Arial"/>
        </w:rPr>
      </w:pPr>
      <w:r w:rsidRPr="00153C8E">
        <w:rPr>
          <w:rFonts w:ascii="Arial" w:hAnsi="Arial" w:cs="Arial"/>
        </w:rPr>
        <w:t xml:space="preserve">Nếu bạn xóa </w:t>
      </w:r>
      <w:r w:rsidRPr="001058B5">
        <w:rPr>
          <w:rFonts w:ascii="Arial" w:hAnsi="Arial" w:cs="Arial"/>
        </w:rPr>
        <w:t xml:space="preserve">global application context </w:t>
      </w:r>
      <w:r w:rsidRPr="00153C8E">
        <w:rPr>
          <w:rFonts w:ascii="Arial" w:hAnsi="Arial" w:cs="Arial"/>
        </w:rPr>
        <w:t xml:space="preserve">(bằng cách sử dụng câu lệnh SQL ALTER SYSTEM FLUSH GLOBAL_ CONTEXT) trong một </w:t>
      </w:r>
      <w:r w:rsidRPr="001058B5">
        <w:rPr>
          <w:rFonts w:ascii="Arial" w:hAnsi="Arial" w:cs="Arial"/>
        </w:rPr>
        <w:t>Oracle RAC instances</w:t>
      </w:r>
      <w:r w:rsidRPr="00153C8E">
        <w:rPr>
          <w:rFonts w:ascii="Arial" w:hAnsi="Arial" w:cs="Arial"/>
        </w:rPr>
        <w:t xml:space="preserve">, thì tất cả </w:t>
      </w:r>
      <w:r w:rsidRPr="001058B5">
        <w:rPr>
          <w:rFonts w:ascii="Arial" w:hAnsi="Arial" w:cs="Arial"/>
        </w:rPr>
        <w:t>global application context</w:t>
      </w:r>
      <w:r w:rsidRPr="00153C8E">
        <w:rPr>
          <w:rFonts w:ascii="Arial" w:hAnsi="Arial" w:cs="Arial"/>
        </w:rPr>
        <w:t xml:space="preserve"> được xóa trong tất cả các </w:t>
      </w:r>
      <w:r w:rsidRPr="001058B5">
        <w:rPr>
          <w:rFonts w:ascii="Arial" w:hAnsi="Arial" w:cs="Arial"/>
        </w:rPr>
        <w:t xml:space="preserve">Oracle RAC instances </w:t>
      </w:r>
      <w:r w:rsidRPr="00153C8E">
        <w:rPr>
          <w:rFonts w:ascii="Arial" w:hAnsi="Arial" w:cs="Arial"/>
        </w:rPr>
        <w:t>khác.</w:t>
      </w:r>
    </w:p>
    <w:p w14:paraId="30B3DB39" w14:textId="77777777" w:rsidR="00257CFD" w:rsidRPr="001058B5" w:rsidRDefault="00257CFD" w:rsidP="00257CFD">
      <w:pPr>
        <w:pStyle w:val="Heading4"/>
      </w:pPr>
      <w:bookmarkStart w:id="999" w:name="Creating_a_Global_Application_Context"/>
      <w:bookmarkStart w:id="1000" w:name="_bookmark1256"/>
      <w:bookmarkEnd w:id="999"/>
      <w:bookmarkEnd w:id="1000"/>
      <w:r>
        <w:t xml:space="preserve">Tạo một </w:t>
      </w:r>
      <w:r w:rsidRPr="001058B5">
        <w:t xml:space="preserve"> Gl</w:t>
      </w:r>
      <w:bookmarkStart w:id="1001" w:name="_bookmark1257"/>
      <w:bookmarkEnd w:id="1001"/>
      <w:r w:rsidRPr="001058B5">
        <w:t>obal Application Context</w:t>
      </w:r>
    </w:p>
    <w:p w14:paraId="7EEDEDFF"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 xml:space="preserve">Để tạo một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sử dụng câu lệnh SQL CREATE CONTEXT để tạo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và bao gồm mệnh đề GLOBALLY ACCESSED trong câu lệnh.</w:t>
      </w:r>
    </w:p>
    <w:p w14:paraId="08D05D1B"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Bạn phải có đặc quyền hệ thống CREATE ANY CONTEXT trước khi bạn có thể sử dụng câu lệnh CREATE CONTEXT và đặc quyền DROP ANY CONTEXT trước khi bạn có thể t</w:t>
      </w:r>
      <w:r w:rsidRPr="007D775F">
        <w:rPr>
          <w:rFonts w:ascii="Arial" w:hAnsi="Arial" w:cs="Arial"/>
        </w:rPr>
        <w:t xml:space="preserve"> </w:t>
      </w:r>
      <w:r w:rsidRPr="001058B5">
        <w:rPr>
          <w:rFonts w:ascii="Arial" w:hAnsi="Arial" w:cs="Arial"/>
        </w:rPr>
        <w:t>drop the</w:t>
      </w:r>
      <w:r w:rsidRPr="001058B5">
        <w:rPr>
          <w:rFonts w:ascii="Arial" w:hAnsi="Arial" w:cs="Arial"/>
          <w:spacing w:val="-14"/>
        </w:rPr>
        <w:t xml:space="preserve"> </w:t>
      </w:r>
      <w:r w:rsidRPr="001058B5">
        <w:rPr>
          <w:rFonts w:ascii="Arial" w:hAnsi="Arial" w:cs="Arial"/>
        </w:rPr>
        <w:t>context</w:t>
      </w:r>
      <w:r>
        <w:rPr>
          <w:rFonts w:ascii="Arial" w:hAnsi="Arial" w:cs="Arial"/>
        </w:rPr>
        <w:t xml:space="preserve"> </w:t>
      </w:r>
      <w:r w:rsidRPr="007D775F">
        <w:rPr>
          <w:rFonts w:ascii="Arial" w:hAnsi="Arial" w:cs="Arial"/>
          <w:spacing w:val="-9"/>
        </w:rPr>
        <w:t xml:space="preserve"> bằng câu lệnh DROP CONTEXT. Như với các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Pr>
          <w:rFonts w:ascii="Arial" w:hAnsi="Arial" w:cs="Arial"/>
        </w:rPr>
        <w:t xml:space="preserve"> cục bộ</w:t>
      </w:r>
      <w:r w:rsidRPr="007D775F">
        <w:rPr>
          <w:rFonts w:ascii="Arial" w:hAnsi="Arial" w:cs="Arial"/>
          <w:spacing w:val="-9"/>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được tạo ra và được lưu trữ trong </w:t>
      </w:r>
      <w:r w:rsidRPr="001058B5">
        <w:rPr>
          <w:rFonts w:ascii="Arial" w:hAnsi="Arial" w:cs="Arial"/>
        </w:rPr>
        <w:t>database schema</w:t>
      </w:r>
      <w:r w:rsidRPr="007D775F">
        <w:rPr>
          <w:rFonts w:ascii="Arial" w:hAnsi="Arial" w:cs="Arial"/>
          <w:spacing w:val="-9"/>
        </w:rPr>
        <w:t xml:space="preserve"> của một quản trị viên bảo mật.</w:t>
      </w:r>
    </w:p>
    <w:p w14:paraId="3C9085E3" w14:textId="77777777" w:rsidR="00257CFD" w:rsidRPr="001058B5" w:rsidRDefault="00257CFD" w:rsidP="00257CFD">
      <w:pPr>
        <w:pStyle w:val="BodyText"/>
        <w:spacing w:before="115" w:line="230" w:lineRule="auto"/>
        <w:ind w:left="2259" w:right="183"/>
        <w:rPr>
          <w:rFonts w:ascii="Arial" w:hAnsi="Arial" w:cs="Arial"/>
        </w:rPr>
      </w:pPr>
      <w:r w:rsidRPr="007D775F">
        <w:rPr>
          <w:rFonts w:ascii="Arial" w:hAnsi="Arial" w:cs="Arial"/>
          <w:spacing w:val="-9"/>
        </w:rPr>
        <w:t xml:space="preserve">Quyền sở hữu của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như sau: Mặc dù người dùng đã được cấp đặc quyền CREATE ANY CONTEXT và DROP ANY CONTEXT có thể tạo và xóa </w:t>
      </w:r>
      <w:r w:rsidRPr="001058B5">
        <w:rPr>
          <w:rFonts w:ascii="Arial" w:hAnsi="Arial" w:cs="Arial"/>
        </w:rPr>
        <w:t>global</w:t>
      </w:r>
      <w:r>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nó được sở hữu bởi </w:t>
      </w:r>
      <w:r>
        <w:rPr>
          <w:rFonts w:ascii="Arial" w:hAnsi="Arial" w:cs="Arial"/>
          <w:spacing w:val="-9"/>
        </w:rPr>
        <w:t>schema</w:t>
      </w:r>
      <w:r w:rsidRPr="007D775F">
        <w:rPr>
          <w:rFonts w:ascii="Arial" w:hAnsi="Arial" w:cs="Arial"/>
          <w:spacing w:val="-9"/>
        </w:rPr>
        <w:t xml:space="preserve"> SYS. </w:t>
      </w:r>
      <w:r>
        <w:rPr>
          <w:rFonts w:ascii="Arial" w:hAnsi="Arial" w:cs="Arial"/>
          <w:spacing w:val="-9"/>
        </w:rPr>
        <w:t>Database</w:t>
      </w:r>
      <w:r w:rsidRPr="007D775F">
        <w:rPr>
          <w:rFonts w:ascii="Arial" w:hAnsi="Arial" w:cs="Arial"/>
          <w:spacing w:val="-9"/>
        </w:rPr>
        <w:t xml:space="preserve"> Oracle kết hợp ngữ cảnh với tài khoản </w:t>
      </w:r>
      <w:r>
        <w:rPr>
          <w:rFonts w:ascii="Arial" w:hAnsi="Arial" w:cs="Arial"/>
          <w:spacing w:val="-9"/>
        </w:rPr>
        <w:t>schema</w:t>
      </w:r>
      <w:r w:rsidRPr="007D775F">
        <w:rPr>
          <w:rFonts w:ascii="Arial" w:hAnsi="Arial" w:cs="Arial"/>
          <w:spacing w:val="-9"/>
        </w:rPr>
        <w:t xml:space="preserve"> đã tạo ra nó, nhưng nếu bạn bỏ người dùng này, </w:t>
      </w:r>
      <w:r>
        <w:rPr>
          <w:rFonts w:ascii="Arial" w:hAnsi="Arial" w:cs="Arial"/>
          <w:spacing w:val="-9"/>
        </w:rPr>
        <w:t xml:space="preserve">ngữ </w:t>
      </w:r>
      <w:r w:rsidRPr="007D775F">
        <w:rPr>
          <w:rFonts w:ascii="Arial" w:hAnsi="Arial" w:cs="Arial"/>
          <w:spacing w:val="-9"/>
        </w:rPr>
        <w:t xml:space="preserve">cảnh vẫn tồn tại trong </w:t>
      </w:r>
      <w:r>
        <w:rPr>
          <w:rFonts w:ascii="Arial" w:hAnsi="Arial" w:cs="Arial"/>
          <w:spacing w:val="-9"/>
        </w:rPr>
        <w:t>schema</w:t>
      </w:r>
      <w:r w:rsidRPr="007D775F">
        <w:rPr>
          <w:rFonts w:ascii="Arial" w:hAnsi="Arial" w:cs="Arial"/>
          <w:spacing w:val="-9"/>
        </w:rPr>
        <w:t xml:space="preserve"> SYS. Là người dùng SYS, bạn có thể </w:t>
      </w:r>
      <w:r w:rsidRPr="001058B5">
        <w:rPr>
          <w:rFonts w:ascii="Arial" w:hAnsi="Arial" w:cs="Arial"/>
        </w:rPr>
        <w:t>drop</w:t>
      </w:r>
      <w:r w:rsidRPr="001058B5">
        <w:rPr>
          <w:rFonts w:ascii="Arial" w:hAnsi="Arial" w:cs="Arial"/>
          <w:spacing w:val="-8"/>
        </w:rPr>
        <w:t xml:space="preserve"> </w:t>
      </w:r>
      <w:r w:rsidRPr="001058B5">
        <w:rPr>
          <w:rFonts w:ascii="Arial" w:hAnsi="Arial" w:cs="Arial"/>
        </w:rPr>
        <w:t>the application</w:t>
      </w:r>
      <w:r w:rsidRPr="001058B5">
        <w:rPr>
          <w:rFonts w:ascii="Arial" w:hAnsi="Arial" w:cs="Arial"/>
          <w:spacing w:val="-1"/>
        </w:rPr>
        <w:t xml:space="preserve"> </w:t>
      </w:r>
      <w:r w:rsidRPr="001058B5">
        <w:rPr>
          <w:rFonts w:ascii="Arial" w:hAnsi="Arial" w:cs="Arial"/>
        </w:rPr>
        <w:t>context</w:t>
      </w:r>
      <w:r w:rsidRPr="007D775F">
        <w:rPr>
          <w:rFonts w:ascii="Arial" w:hAnsi="Arial" w:cs="Arial"/>
          <w:spacing w:val="-9"/>
        </w:rPr>
        <w:t>.</w:t>
      </w:r>
      <w:r w:rsidRPr="001058B5">
        <w:rPr>
          <w:rFonts w:ascii="Arial" w:hAnsi="Arial" w:cs="Arial"/>
        </w:rPr>
        <w:t>.</w:t>
      </w:r>
    </w:p>
    <w:p w14:paraId="0F6D2E55" w14:textId="77777777" w:rsidR="00257CFD" w:rsidRDefault="008D1AB8" w:rsidP="00257CFD">
      <w:pPr>
        <w:pStyle w:val="BodyText"/>
        <w:spacing w:before="120" w:line="228" w:lineRule="auto"/>
        <w:ind w:left="2260" w:right="179"/>
        <w:rPr>
          <w:rFonts w:ascii="Arial" w:hAnsi="Arial" w:cs="Arial"/>
        </w:rPr>
      </w:pPr>
      <w:hyperlink w:anchor="_bookmark1259" w:history="1">
        <w:r w:rsidR="00257CFD">
          <w:rPr>
            <w:rFonts w:ascii="Arial" w:hAnsi="Arial" w:cs="Arial"/>
            <w:color w:val="0000CC"/>
          </w:rPr>
          <w:t xml:space="preserve">Ví dụ </w:t>
        </w:r>
        <w:r w:rsidR="00257CFD" w:rsidRPr="001058B5">
          <w:rPr>
            <w:rFonts w:ascii="Arial" w:hAnsi="Arial" w:cs="Arial"/>
            <w:color w:val="0000CC"/>
            <w:spacing w:val="-24"/>
          </w:rPr>
          <w:t xml:space="preserve"> </w:t>
        </w:r>
        <w:r w:rsidR="00257CFD" w:rsidRPr="001058B5">
          <w:rPr>
            <w:rFonts w:ascii="Arial" w:hAnsi="Arial" w:cs="Arial"/>
            <w:color w:val="0000CC"/>
          </w:rPr>
          <w:t>6–9</w:t>
        </w:r>
        <w:r w:rsidR="00257CFD" w:rsidRPr="001058B5">
          <w:rPr>
            <w:rFonts w:ascii="Arial" w:hAnsi="Arial" w:cs="Arial"/>
            <w:color w:val="0000CC"/>
            <w:spacing w:val="-26"/>
          </w:rPr>
          <w:t xml:space="preserve"> </w:t>
        </w:r>
      </w:hyperlink>
      <w:r w:rsidR="00257CFD">
        <w:rPr>
          <w:rFonts w:ascii="Arial" w:hAnsi="Arial" w:cs="Arial"/>
        </w:rPr>
        <w:t xml:space="preserve">cho thấy cách tạo </w:t>
      </w:r>
      <w:r w:rsidR="00257CFD" w:rsidRPr="001058B5">
        <w:rPr>
          <w:rFonts w:ascii="Arial" w:hAnsi="Arial" w:cs="Arial"/>
          <w:spacing w:val="-25"/>
        </w:rPr>
        <w:t xml:space="preserve"> </w:t>
      </w:r>
      <w:r w:rsidR="00257CFD" w:rsidRPr="001058B5">
        <w:rPr>
          <w:rFonts w:ascii="Arial" w:hAnsi="Arial" w:cs="Arial"/>
        </w:rPr>
        <w:t>global</w:t>
      </w:r>
      <w:r w:rsidR="00257CFD" w:rsidRPr="001058B5">
        <w:rPr>
          <w:rFonts w:ascii="Arial" w:hAnsi="Arial" w:cs="Arial"/>
          <w:spacing w:val="-26"/>
        </w:rPr>
        <w:t xml:space="preserve"> </w:t>
      </w:r>
      <w:r w:rsidR="00257CFD" w:rsidRPr="001058B5">
        <w:rPr>
          <w:rFonts w:ascii="Arial" w:hAnsi="Arial" w:cs="Arial"/>
        </w:rPr>
        <w:t>application</w:t>
      </w:r>
      <w:r w:rsidR="00257CFD" w:rsidRPr="001058B5">
        <w:rPr>
          <w:rFonts w:ascii="Arial" w:hAnsi="Arial" w:cs="Arial"/>
          <w:spacing w:val="-25"/>
        </w:rPr>
        <w:t xml:space="preserve"> </w:t>
      </w:r>
      <w:r w:rsidR="00257CFD" w:rsidRPr="001058B5">
        <w:rPr>
          <w:rFonts w:ascii="Arial" w:hAnsi="Arial" w:cs="Arial"/>
        </w:rPr>
        <w:t>context</w:t>
      </w:r>
      <w:r w:rsidR="00257CFD" w:rsidRPr="001058B5">
        <w:rPr>
          <w:rFonts w:ascii="Arial" w:hAnsi="Arial" w:cs="Arial"/>
          <w:spacing w:val="-25"/>
        </w:rPr>
        <w:t xml:space="preserve"> </w:t>
      </w:r>
      <w:r w:rsidR="00257CFD" w:rsidRPr="001058B5">
        <w:rPr>
          <w:rFonts w:ascii="Arial" w:hAnsi="Arial" w:cs="Arial"/>
        </w:rPr>
        <w:t>global_hr_ctx,</w:t>
      </w:r>
      <w:r w:rsidR="00257CFD" w:rsidRPr="001058B5">
        <w:rPr>
          <w:rFonts w:ascii="Arial" w:hAnsi="Arial" w:cs="Arial"/>
          <w:spacing w:val="-26"/>
        </w:rPr>
        <w:t xml:space="preserve"> </w:t>
      </w:r>
      <w:r w:rsidR="00257CFD">
        <w:rPr>
          <w:rFonts w:ascii="Arial" w:hAnsi="Arial" w:cs="Arial"/>
        </w:rPr>
        <w:t xml:space="preserve">được thiết lập bởi  </w:t>
      </w:r>
      <w:r w:rsidR="00257CFD" w:rsidRPr="001058B5">
        <w:rPr>
          <w:rFonts w:ascii="Arial" w:hAnsi="Arial" w:cs="Arial"/>
        </w:rPr>
        <w:t xml:space="preserve"> hr</w:t>
      </w:r>
      <w:r w:rsidR="00257CFD" w:rsidRPr="007D775F">
        <w:rPr>
          <w:rFonts w:ascii="Arial" w:hAnsi="Arial" w:cs="Arial"/>
          <w:sz w:val="24"/>
          <w:szCs w:val="24"/>
        </w:rPr>
        <w:t>_</w:t>
      </w:r>
      <w:r w:rsidR="00257CFD" w:rsidRPr="001058B5">
        <w:rPr>
          <w:rFonts w:ascii="Arial" w:hAnsi="Arial" w:cs="Arial"/>
        </w:rPr>
        <w:t>ctx</w:t>
      </w:r>
      <w:r w:rsidR="00257CFD" w:rsidRPr="007D775F">
        <w:rPr>
          <w:rFonts w:ascii="Arial" w:hAnsi="Arial" w:cs="Arial"/>
          <w:sz w:val="22"/>
          <w:szCs w:val="22"/>
        </w:rPr>
        <w:t>_</w:t>
      </w:r>
      <w:r w:rsidR="00257CFD" w:rsidRPr="001058B5">
        <w:rPr>
          <w:rFonts w:ascii="Arial" w:hAnsi="Arial" w:cs="Arial"/>
        </w:rPr>
        <w:t>pkg</w:t>
      </w:r>
      <w:r w:rsidR="00257CFD">
        <w:rPr>
          <w:rFonts w:ascii="Arial" w:hAnsi="Arial" w:cs="Arial"/>
        </w:rPr>
        <w:t xml:space="preserve"> </w:t>
      </w:r>
      <w:r w:rsidR="00257CFD" w:rsidRPr="001058B5">
        <w:rPr>
          <w:rFonts w:ascii="Arial" w:hAnsi="Arial" w:cs="Arial"/>
          <w:spacing w:val="-85"/>
        </w:rPr>
        <w:t xml:space="preserve"> </w:t>
      </w:r>
      <w:r w:rsidR="00257CFD">
        <w:rPr>
          <w:rFonts w:ascii="Arial" w:hAnsi="Arial" w:cs="Arial"/>
          <w:spacing w:val="-85"/>
        </w:rPr>
        <w:t xml:space="preserve">  </w:t>
      </w:r>
      <w:r w:rsidR="00257CFD" w:rsidRPr="001058B5">
        <w:rPr>
          <w:rFonts w:ascii="Arial" w:hAnsi="Arial" w:cs="Arial"/>
        </w:rPr>
        <w:t>package.</w:t>
      </w:r>
    </w:p>
    <w:p w14:paraId="6A9736B0" w14:textId="77777777" w:rsidR="00257CFD" w:rsidRPr="007D775F" w:rsidRDefault="00257CFD" w:rsidP="00257CFD">
      <w:pPr>
        <w:pStyle w:val="BodyText"/>
        <w:spacing w:before="120" w:line="228" w:lineRule="auto"/>
        <w:ind w:left="2260" w:right="179"/>
        <w:rPr>
          <w:rFonts w:ascii="Arial" w:hAnsi="Arial" w:cs="Arial"/>
        </w:rPr>
      </w:pPr>
    </w:p>
    <w:p w14:paraId="4619E68A" w14:textId="77777777" w:rsidR="00257CFD" w:rsidRPr="001058B5" w:rsidRDefault="00257CFD" w:rsidP="00257CFD">
      <w:pPr>
        <w:spacing w:before="1"/>
        <w:ind w:left="2260"/>
        <w:rPr>
          <w:rFonts w:ascii="Arial" w:hAnsi="Arial" w:cs="Arial"/>
          <w:b/>
          <w:i/>
          <w:sz w:val="18"/>
        </w:rPr>
      </w:pPr>
      <w:bookmarkStart w:id="1002" w:name="_bookmark1259"/>
      <w:bookmarkEnd w:id="1002"/>
      <w:r w:rsidRPr="001058B5">
        <w:rPr>
          <w:rFonts w:ascii="Arial" w:hAnsi="Arial" w:cs="Arial"/>
          <w:b/>
          <w:i/>
          <w:sz w:val="18"/>
        </w:rPr>
        <w:t>Example 6–9 Creating a Global Application Context</w:t>
      </w:r>
    </w:p>
    <w:p w14:paraId="6AAE057C" w14:textId="77777777" w:rsidR="00257CFD" w:rsidRPr="001058B5" w:rsidRDefault="00257CFD" w:rsidP="00257CFD">
      <w:pPr>
        <w:spacing w:before="112"/>
        <w:ind w:left="2260"/>
        <w:rPr>
          <w:rFonts w:ascii="Arial" w:hAnsi="Arial" w:cs="Arial"/>
          <w:sz w:val="18"/>
        </w:rPr>
      </w:pPr>
      <w:r w:rsidRPr="001058B5">
        <w:rPr>
          <w:rFonts w:ascii="Arial" w:hAnsi="Arial" w:cs="Arial"/>
          <w:w w:val="95"/>
          <w:sz w:val="18"/>
        </w:rPr>
        <w:t>CREATE</w:t>
      </w:r>
      <w:r w:rsidRPr="001058B5">
        <w:rPr>
          <w:rFonts w:ascii="Arial" w:hAnsi="Arial" w:cs="Arial"/>
          <w:spacing w:val="-51"/>
          <w:w w:val="95"/>
          <w:sz w:val="18"/>
        </w:rPr>
        <w:t xml:space="preserve"> </w:t>
      </w:r>
      <w:r w:rsidRPr="001058B5">
        <w:rPr>
          <w:rFonts w:ascii="Arial" w:hAnsi="Arial" w:cs="Arial"/>
          <w:w w:val="95"/>
          <w:sz w:val="18"/>
        </w:rPr>
        <w:t>OR</w:t>
      </w:r>
      <w:r w:rsidRPr="001058B5">
        <w:rPr>
          <w:rFonts w:ascii="Arial" w:hAnsi="Arial" w:cs="Arial"/>
          <w:spacing w:val="-51"/>
          <w:w w:val="95"/>
          <w:sz w:val="18"/>
        </w:rPr>
        <w:t xml:space="preserve"> </w:t>
      </w:r>
      <w:r w:rsidRPr="001058B5">
        <w:rPr>
          <w:rFonts w:ascii="Arial" w:hAnsi="Arial" w:cs="Arial"/>
          <w:w w:val="95"/>
          <w:sz w:val="18"/>
        </w:rPr>
        <w:t>REPLACE CONTEXT</w:t>
      </w:r>
      <w:r w:rsidRPr="001058B5">
        <w:rPr>
          <w:rFonts w:ascii="Arial" w:hAnsi="Arial" w:cs="Arial"/>
          <w:spacing w:val="-51"/>
          <w:w w:val="95"/>
          <w:sz w:val="18"/>
        </w:rPr>
        <w:t xml:space="preserve"> </w:t>
      </w:r>
      <w:r w:rsidRPr="001058B5">
        <w:rPr>
          <w:rFonts w:ascii="Arial" w:hAnsi="Arial" w:cs="Arial"/>
          <w:w w:val="95"/>
          <w:sz w:val="18"/>
        </w:rPr>
        <w:t>global_hr_ctx</w:t>
      </w:r>
      <w:r w:rsidRPr="001058B5">
        <w:rPr>
          <w:rFonts w:ascii="Arial" w:hAnsi="Arial" w:cs="Arial"/>
          <w:spacing w:val="-51"/>
          <w:w w:val="95"/>
          <w:sz w:val="18"/>
        </w:rPr>
        <w:t xml:space="preserve"> </w:t>
      </w:r>
      <w:r w:rsidRPr="001058B5">
        <w:rPr>
          <w:rFonts w:ascii="Arial" w:hAnsi="Arial" w:cs="Arial"/>
          <w:w w:val="95"/>
          <w:sz w:val="18"/>
        </w:rPr>
        <w:t>USING hr_ctx_pkg</w:t>
      </w:r>
      <w:r w:rsidRPr="001058B5">
        <w:rPr>
          <w:rFonts w:ascii="Arial" w:hAnsi="Arial" w:cs="Arial"/>
          <w:spacing w:val="-51"/>
          <w:w w:val="95"/>
          <w:sz w:val="18"/>
        </w:rPr>
        <w:t xml:space="preserve"> </w:t>
      </w:r>
      <w:r w:rsidRPr="001058B5">
        <w:rPr>
          <w:rFonts w:ascii="Arial" w:hAnsi="Arial" w:cs="Arial"/>
          <w:w w:val="95"/>
          <w:sz w:val="18"/>
        </w:rPr>
        <w:t>ACCESSED GLOBALLY;</w:t>
      </w:r>
    </w:p>
    <w:p w14:paraId="31155F95" w14:textId="77777777" w:rsidR="00257CFD" w:rsidRPr="001058B5" w:rsidRDefault="00257CFD" w:rsidP="00257CFD">
      <w:pPr>
        <w:pStyle w:val="BodyText"/>
        <w:rPr>
          <w:rFonts w:ascii="Arial" w:hAnsi="Arial" w:cs="Arial"/>
          <w:sz w:val="18"/>
        </w:rPr>
      </w:pPr>
    </w:p>
    <w:p w14:paraId="1C00A26F" w14:textId="77777777" w:rsidR="00257CFD" w:rsidRPr="001058B5" w:rsidRDefault="00257CFD" w:rsidP="00257CFD">
      <w:pPr>
        <w:pStyle w:val="Heading4"/>
        <w:spacing w:before="109"/>
      </w:pPr>
      <w:bookmarkStart w:id="1003" w:name="Creating_a_PL/SQL_Package_to_Manage_a_Gl"/>
      <w:bookmarkStart w:id="1004" w:name="_bookmark1260"/>
      <w:bookmarkEnd w:id="1003"/>
      <w:bookmarkEnd w:id="1004"/>
      <w:r>
        <w:t xml:space="preserve">Tạo một </w:t>
      </w:r>
      <w:r w:rsidRPr="001058B5">
        <w:t>PL/</w:t>
      </w:r>
      <w:bookmarkStart w:id="1005" w:name="_bookmark1261"/>
      <w:bookmarkEnd w:id="1005"/>
      <w:r w:rsidRPr="001058B5">
        <w:t xml:space="preserve">SQL Package </w:t>
      </w:r>
      <w:r>
        <w:t xml:space="preserve">để quản lý </w:t>
      </w:r>
      <w:r w:rsidRPr="001058B5">
        <w:t xml:space="preserve"> Global Application Context</w:t>
      </w:r>
    </w:p>
    <w:p w14:paraId="5F6444DA"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24B258CE"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6905A91B" w14:textId="77777777" w:rsidR="00257CFD" w:rsidRPr="001058B5" w:rsidRDefault="00257CFD" w:rsidP="00257CFD">
      <w:pPr>
        <w:pStyle w:val="BodyText"/>
        <w:spacing w:before="5"/>
        <w:rPr>
          <w:rFonts w:ascii="Arial" w:hAnsi="Arial" w:cs="Arial"/>
          <w:sz w:val="25"/>
        </w:rPr>
      </w:pPr>
    </w:p>
    <w:p w14:paraId="19355B96" w14:textId="77777777" w:rsidR="00257CFD" w:rsidRPr="001058B5" w:rsidRDefault="008D1AB8" w:rsidP="00257CFD">
      <w:pPr>
        <w:pStyle w:val="ListParagraph"/>
        <w:numPr>
          <w:ilvl w:val="1"/>
          <w:numId w:val="137"/>
        </w:numPr>
        <w:tabs>
          <w:tab w:val="left" w:pos="2020"/>
        </w:tabs>
        <w:spacing w:before="93"/>
        <w:ind w:hanging="359"/>
        <w:rPr>
          <w:rFonts w:ascii="Arial" w:hAnsi="Arial" w:cs="Arial"/>
          <w:sz w:val="20"/>
        </w:rPr>
      </w:pPr>
      <w:hyperlink w:anchor="_bookmark1262" w:history="1">
        <w:r w:rsidR="00257CFD">
          <w:rPr>
            <w:rFonts w:ascii="Arial" w:hAnsi="Arial" w:cs="Arial"/>
            <w:color w:val="0000CC"/>
            <w:sz w:val="20"/>
          </w:rPr>
          <w:t xml:space="preserve">Giới thiệu về </w:t>
        </w:r>
        <w:r w:rsidR="00257CFD" w:rsidRPr="001058B5">
          <w:rPr>
            <w:rFonts w:ascii="Arial" w:hAnsi="Arial" w:cs="Arial"/>
            <w:color w:val="0000CC"/>
            <w:sz w:val="20"/>
          </w:rPr>
          <w:t xml:space="preserve"> Package </w:t>
        </w:r>
        <w:r w:rsidR="00257CFD">
          <w:rPr>
            <w:rFonts w:ascii="Arial" w:hAnsi="Arial" w:cs="Arial"/>
            <w:color w:val="0000CC"/>
            <w:sz w:val="20"/>
          </w:rPr>
          <w:t xml:space="preserve">quản lý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2F0736C0" w14:textId="77777777" w:rsidR="00257CFD" w:rsidRPr="001058B5" w:rsidRDefault="008D1AB8" w:rsidP="00257CFD">
      <w:pPr>
        <w:pStyle w:val="ListParagraph"/>
        <w:numPr>
          <w:ilvl w:val="1"/>
          <w:numId w:val="137"/>
        </w:numPr>
        <w:tabs>
          <w:tab w:val="left" w:pos="2020"/>
        </w:tabs>
        <w:spacing w:before="117" w:line="232" w:lineRule="auto"/>
        <w:ind w:right="1481" w:hanging="359"/>
        <w:rPr>
          <w:rFonts w:ascii="Arial" w:hAnsi="Arial" w:cs="Arial"/>
          <w:sz w:val="20"/>
        </w:rPr>
      </w:pPr>
      <w:hyperlink w:anchor="_bookmark1264" w:history="1">
        <w:r w:rsidR="00257CFD">
          <w:rPr>
            <w:rFonts w:ascii="Arial" w:hAnsi="Arial" w:cs="Arial"/>
            <w:color w:val="0000CC"/>
            <w:sz w:val="20"/>
          </w:rPr>
          <w:t xml:space="preserve">Các </w:t>
        </w:r>
        <w:r w:rsidR="00257CFD" w:rsidRPr="001058B5">
          <w:rPr>
            <w:rFonts w:ascii="Arial" w:hAnsi="Arial" w:cs="Arial"/>
            <w:color w:val="0000CC"/>
            <w:sz w:val="20"/>
          </w:rPr>
          <w:t>Editions</w:t>
        </w:r>
        <w:r w:rsidR="00257CFD">
          <w:rPr>
            <w:rFonts w:ascii="Arial" w:hAnsi="Arial" w:cs="Arial"/>
            <w:color w:val="0000CC"/>
            <w:sz w:val="20"/>
          </w:rPr>
          <w:t xml:space="preserve"> ảnh hưởng như thế nào  đến các kết quả của một </w:t>
        </w:r>
        <w:r w:rsidR="00257CFD" w:rsidRPr="001058B5">
          <w:rPr>
            <w:rFonts w:ascii="Arial" w:hAnsi="Arial" w:cs="Arial"/>
            <w:color w:val="0000CC"/>
            <w:sz w:val="20"/>
          </w:rPr>
          <w:t>Global Application Context</w:t>
        </w:r>
        <w:r w:rsidR="00257CFD" w:rsidRPr="001058B5">
          <w:rPr>
            <w:rFonts w:ascii="Arial" w:hAnsi="Arial" w:cs="Arial"/>
            <w:color w:val="0000CC"/>
            <w:spacing w:val="-24"/>
            <w:sz w:val="20"/>
          </w:rPr>
          <w:t xml:space="preserve"> </w:t>
        </w:r>
        <w:r w:rsidR="00257CFD" w:rsidRPr="001058B5">
          <w:rPr>
            <w:rFonts w:ascii="Arial" w:hAnsi="Arial" w:cs="Arial"/>
            <w:color w:val="0000CC"/>
            <w:sz w:val="20"/>
          </w:rPr>
          <w:t>PL/SQL</w:t>
        </w:r>
      </w:hyperlink>
      <w:hyperlink w:anchor="_bookmark1264" w:history="1">
        <w:r w:rsidR="00257CFD" w:rsidRPr="001058B5">
          <w:rPr>
            <w:rFonts w:ascii="Arial" w:hAnsi="Arial" w:cs="Arial"/>
            <w:color w:val="0000CC"/>
            <w:sz w:val="20"/>
          </w:rPr>
          <w:t xml:space="preserve"> Package</w:t>
        </w:r>
      </w:hyperlink>
    </w:p>
    <w:p w14:paraId="42CC3280"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69"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DBMS_SESSION.SET_CONTEXT username and client_id</w:t>
        </w:r>
        <w:r w:rsidR="00257CFD" w:rsidRPr="001058B5">
          <w:rPr>
            <w:rFonts w:ascii="Arial" w:hAnsi="Arial" w:cs="Arial"/>
            <w:color w:val="0000CC"/>
            <w:spacing w:val="-7"/>
            <w:sz w:val="20"/>
          </w:rPr>
          <w:t xml:space="preserve"> </w:t>
        </w:r>
        <w:r w:rsidR="00257CFD" w:rsidRPr="001058B5">
          <w:rPr>
            <w:rFonts w:ascii="Arial" w:hAnsi="Arial" w:cs="Arial"/>
            <w:color w:val="0000CC"/>
            <w:sz w:val="20"/>
          </w:rPr>
          <w:t>Parameters</w:t>
        </w:r>
      </w:hyperlink>
    </w:p>
    <w:p w14:paraId="2EBA2EAB"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74" w:history="1">
        <w:r w:rsidR="00257CFD">
          <w:rPr>
            <w:rFonts w:ascii="Arial" w:hAnsi="Arial" w:cs="Arial"/>
            <w:color w:val="0000CC"/>
            <w:sz w:val="20"/>
          </w:rPr>
          <w:t xml:space="preserve">Chia sẽ giá trị </w:t>
        </w:r>
        <w:r w:rsidR="00257CFD" w:rsidRPr="001058B5">
          <w:rPr>
            <w:rFonts w:ascii="Arial" w:hAnsi="Arial" w:cs="Arial"/>
            <w:color w:val="0000CC"/>
            <w:sz w:val="20"/>
          </w:rPr>
          <w:t xml:space="preserve"> Global Application Context </w:t>
        </w:r>
        <w:r w:rsidR="00257CFD">
          <w:rPr>
            <w:rFonts w:ascii="Arial" w:hAnsi="Arial" w:cs="Arial"/>
            <w:color w:val="0000CC"/>
            <w:spacing w:val="-4"/>
            <w:sz w:val="20"/>
          </w:rPr>
          <w:t xml:space="preserve">cho tất cả người dùng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hyperlink>
    </w:p>
    <w:p w14:paraId="379D2B9D"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278"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Context </w:t>
        </w:r>
        <w:r w:rsidR="00257CFD">
          <w:rPr>
            <w:rFonts w:ascii="Arial" w:hAnsi="Arial" w:cs="Arial"/>
            <w:color w:val="0000CC"/>
            <w:sz w:val="20"/>
          </w:rPr>
          <w:t xml:space="preserve">cho người dùng </w:t>
        </w:r>
        <w:r w:rsidR="00257CFD" w:rsidRPr="001058B5">
          <w:rPr>
            <w:rFonts w:ascii="Arial" w:hAnsi="Arial" w:cs="Arial"/>
            <w:color w:val="0000CC"/>
            <w:sz w:val="20"/>
          </w:rPr>
          <w:t xml:space="preserve">Database Who </w:t>
        </w:r>
        <w:r w:rsidR="00257CFD">
          <w:rPr>
            <w:rFonts w:ascii="Arial" w:hAnsi="Arial" w:cs="Arial"/>
            <w:color w:val="0000CC"/>
            <w:sz w:val="20"/>
          </w:rPr>
          <w:t>di</w:t>
        </w:r>
      </w:hyperlink>
      <w:r w:rsidR="00257CFD">
        <w:rPr>
          <w:rFonts w:ascii="Arial" w:hAnsi="Arial" w:cs="Arial"/>
          <w:color w:val="0000CC"/>
          <w:sz w:val="20"/>
        </w:rPr>
        <w:t xml:space="preserve"> chuyển giữa các ứng dụng</w:t>
      </w:r>
    </w:p>
    <w:p w14:paraId="239F098B"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82"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Application Context </w:t>
        </w:r>
        <w:r w:rsidR="00257CFD">
          <w:rPr>
            <w:rFonts w:ascii="Arial" w:hAnsi="Arial" w:cs="Arial"/>
            <w:color w:val="0000CC"/>
            <w:sz w:val="20"/>
          </w:rPr>
          <w:t xml:space="preserve">cho người dùng </w:t>
        </w:r>
        <w:r w:rsidR="00257CFD" w:rsidRPr="001058B5">
          <w:rPr>
            <w:rFonts w:ascii="Arial" w:hAnsi="Arial" w:cs="Arial"/>
            <w:color w:val="0000CC"/>
            <w:sz w:val="20"/>
          </w:rPr>
          <w:t>Nondatabase</w:t>
        </w:r>
        <w:r w:rsidR="00257CFD" w:rsidRPr="001058B5">
          <w:rPr>
            <w:rFonts w:ascii="Arial" w:hAnsi="Arial" w:cs="Arial"/>
            <w:color w:val="0000CC"/>
            <w:spacing w:val="-1"/>
            <w:sz w:val="20"/>
          </w:rPr>
          <w:t xml:space="preserve"> </w:t>
        </w:r>
      </w:hyperlink>
    </w:p>
    <w:p w14:paraId="273DD55E"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290" w:history="1">
        <w:r w:rsidR="00257CFD">
          <w:rPr>
            <w:rFonts w:ascii="Arial" w:hAnsi="Arial" w:cs="Arial"/>
            <w:color w:val="0000CC"/>
            <w:sz w:val="20"/>
          </w:rPr>
          <w:t xml:space="preserve">Xóa dữ liệu </w:t>
        </w:r>
        <w:r w:rsidR="00257CFD" w:rsidRPr="001058B5">
          <w:rPr>
            <w:rFonts w:ascii="Arial" w:hAnsi="Arial" w:cs="Arial"/>
            <w:color w:val="0000CC"/>
            <w:sz w:val="20"/>
          </w:rPr>
          <w:t xml:space="preserve"> Session </w:t>
        </w:r>
        <w:r w:rsidR="00257CFD">
          <w:rPr>
            <w:rFonts w:ascii="Arial" w:hAnsi="Arial" w:cs="Arial"/>
            <w:color w:val="0000CC"/>
            <w:sz w:val="20"/>
          </w:rPr>
          <w:t xml:space="preserve">khi đóng </w:t>
        </w:r>
        <w:r w:rsidR="00257CFD" w:rsidRPr="001058B5">
          <w:rPr>
            <w:rFonts w:ascii="Arial" w:hAnsi="Arial" w:cs="Arial"/>
            <w:color w:val="0000CC"/>
            <w:sz w:val="20"/>
          </w:rPr>
          <w:t xml:space="preserve"> Session</w:t>
        </w:r>
        <w:r w:rsidR="00257CFD" w:rsidRPr="001058B5">
          <w:rPr>
            <w:rFonts w:ascii="Arial" w:hAnsi="Arial" w:cs="Arial"/>
            <w:color w:val="0000CC"/>
            <w:spacing w:val="-3"/>
            <w:sz w:val="20"/>
          </w:rPr>
          <w:t xml:space="preserve"> </w:t>
        </w:r>
      </w:hyperlink>
    </w:p>
    <w:p w14:paraId="0A2F2FA6" w14:textId="77777777" w:rsidR="00257CFD" w:rsidRDefault="00257CFD" w:rsidP="00257CFD">
      <w:pPr>
        <w:spacing w:before="121" w:line="228" w:lineRule="auto"/>
        <w:ind w:left="1659" w:right="700"/>
        <w:rPr>
          <w:rFonts w:ascii="Arial" w:hAnsi="Arial" w:cs="Arial"/>
          <w:sz w:val="20"/>
        </w:rPr>
      </w:pPr>
      <w:r w:rsidRPr="0049762E">
        <w:rPr>
          <w:rFonts w:ascii="Arial" w:hAnsi="Arial" w:cs="Arial"/>
          <w:sz w:val="20"/>
        </w:rPr>
        <w:t xml:space="preserve">Để biết thông tin chi tiết về </w:t>
      </w:r>
      <w:r w:rsidRPr="001058B5">
        <w:rPr>
          <w:rFonts w:ascii="Arial" w:hAnsi="Arial" w:cs="Arial"/>
          <w:sz w:val="20"/>
        </w:rPr>
        <w:t>DBMS_SESSION</w:t>
      </w:r>
      <w:r>
        <w:rPr>
          <w:rFonts w:ascii="Arial" w:hAnsi="Arial" w:cs="Arial"/>
          <w:sz w:val="20"/>
        </w:rPr>
        <w:t xml:space="preserve"> </w:t>
      </w:r>
      <w:r w:rsidRPr="001058B5">
        <w:rPr>
          <w:rFonts w:ascii="Arial" w:hAnsi="Arial" w:cs="Arial"/>
          <w:spacing w:val="-97"/>
          <w:sz w:val="20"/>
        </w:rPr>
        <w:t xml:space="preserve"> </w:t>
      </w:r>
      <w:r w:rsidRPr="001058B5">
        <w:rPr>
          <w:rFonts w:ascii="Arial" w:hAnsi="Arial" w:cs="Arial"/>
          <w:sz w:val="20"/>
        </w:rPr>
        <w:t>package</w:t>
      </w:r>
      <w:r w:rsidRPr="0049762E">
        <w:rPr>
          <w:rFonts w:ascii="Arial" w:hAnsi="Arial" w:cs="Arial"/>
          <w:sz w:val="20"/>
        </w:rPr>
        <w:t xml:space="preserve">, hãy xem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w:t>
      </w:r>
      <w:r w:rsidRPr="001058B5">
        <w:rPr>
          <w:rFonts w:ascii="Arial" w:hAnsi="Arial" w:cs="Arial"/>
          <w:i/>
          <w:spacing w:val="-22"/>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F43A522" w14:textId="77777777" w:rsidR="00257CFD" w:rsidRPr="0049762E" w:rsidRDefault="00257CFD" w:rsidP="00257CFD">
      <w:pPr>
        <w:spacing w:before="121" w:line="228" w:lineRule="auto"/>
        <w:ind w:left="1659" w:right="700"/>
        <w:rPr>
          <w:rFonts w:ascii="Arial" w:hAnsi="Arial" w:cs="Arial"/>
          <w:sz w:val="20"/>
        </w:rPr>
      </w:pPr>
    </w:p>
    <w:p w14:paraId="7122DB2C" w14:textId="77777777" w:rsidR="00257CFD" w:rsidRPr="001058B5" w:rsidRDefault="00257CFD" w:rsidP="00257CFD">
      <w:pPr>
        <w:pStyle w:val="Heading6"/>
        <w:ind w:left="1660"/>
      </w:pPr>
      <w:bookmarkStart w:id="1006" w:name="About_the_Package_That_Manages_the_Globa"/>
      <w:bookmarkStart w:id="1007" w:name="_bookmark1262"/>
      <w:bookmarkEnd w:id="1006"/>
      <w:bookmarkEnd w:id="1007"/>
      <w:r>
        <w:t xml:space="preserve">Giới thiệu về </w:t>
      </w:r>
      <w:r w:rsidRPr="001058B5">
        <w:t>Pac</w:t>
      </w:r>
      <w:bookmarkStart w:id="1008" w:name="_bookmark1263"/>
      <w:bookmarkEnd w:id="1008"/>
      <w:r w:rsidRPr="001058B5">
        <w:t xml:space="preserve">kage </w:t>
      </w:r>
      <w:r>
        <w:t xml:space="preserve">quản lý một </w:t>
      </w:r>
      <w:r w:rsidRPr="001058B5">
        <w:t xml:space="preserve"> Global Application Context</w:t>
      </w:r>
    </w:p>
    <w:p w14:paraId="613F0E4F" w14:textId="77777777" w:rsidR="00257CFD" w:rsidRPr="0049762E" w:rsidRDefault="00257CFD" w:rsidP="00257CFD">
      <w:pPr>
        <w:pStyle w:val="BodyText"/>
        <w:spacing w:before="56" w:line="230" w:lineRule="auto"/>
        <w:ind w:left="1659" w:right="700"/>
        <w:rPr>
          <w:rFonts w:ascii="Arial" w:hAnsi="Arial" w:cs="Arial"/>
        </w:rPr>
      </w:pPr>
      <w:r w:rsidRPr="0049762E">
        <w:rPr>
          <w:rFonts w:ascii="Arial" w:hAnsi="Arial" w:cs="Arial"/>
        </w:rPr>
        <w:t>Nhiệm vụ của  PL / SQL</w:t>
      </w:r>
      <w:r>
        <w:rPr>
          <w:rFonts w:ascii="Arial" w:hAnsi="Arial" w:cs="Arial"/>
        </w:rPr>
        <w:t xml:space="preserve"> </w:t>
      </w:r>
      <w:r w:rsidRPr="001058B5">
        <w:rPr>
          <w:rFonts w:ascii="Arial" w:hAnsi="Arial" w:cs="Arial"/>
        </w:rPr>
        <w:t>package</w:t>
      </w:r>
      <w:r w:rsidRPr="0049762E">
        <w:rPr>
          <w:rFonts w:ascii="Arial" w:hAnsi="Arial" w:cs="Arial"/>
        </w:rPr>
        <w:t xml:space="preserve"> mà bạn liên kết với </w:t>
      </w:r>
      <w:r w:rsidRPr="001058B5">
        <w:rPr>
          <w:rFonts w:ascii="Arial" w:hAnsi="Arial" w:cs="Arial"/>
        </w:rPr>
        <w:t>global application context</w:t>
      </w:r>
      <w:r w:rsidRPr="001058B5">
        <w:rPr>
          <w:rFonts w:ascii="Arial" w:hAnsi="Arial" w:cs="Arial"/>
          <w:spacing w:val="-30"/>
        </w:rPr>
        <w:t xml:space="preserve"> </w:t>
      </w:r>
      <w:r w:rsidRPr="0049762E">
        <w:rPr>
          <w:rFonts w:ascii="Arial" w:hAnsi="Arial" w:cs="Arial"/>
        </w:rPr>
        <w:t>là sử dụng DBMS_SESSION</w:t>
      </w:r>
      <w:r>
        <w:rPr>
          <w:rFonts w:ascii="Arial" w:hAnsi="Arial" w:cs="Arial"/>
        </w:rPr>
        <w:t xml:space="preserve"> </w:t>
      </w:r>
      <w:r w:rsidRPr="001058B5">
        <w:rPr>
          <w:rFonts w:ascii="Arial" w:hAnsi="Arial" w:cs="Arial"/>
        </w:rPr>
        <w:t>package</w:t>
      </w:r>
      <w:r w:rsidRPr="0049762E">
        <w:rPr>
          <w:rFonts w:ascii="Arial" w:hAnsi="Arial" w:cs="Arial"/>
        </w:rPr>
        <w:t xml:space="preserve"> để thiết lập và xóa các giá trị </w:t>
      </w:r>
      <w:r w:rsidRPr="001058B5">
        <w:rPr>
          <w:rFonts w:ascii="Arial" w:hAnsi="Arial" w:cs="Arial"/>
        </w:rPr>
        <w:t>global application context</w:t>
      </w:r>
      <w:r w:rsidRPr="0049762E">
        <w:rPr>
          <w:rFonts w:ascii="Arial" w:hAnsi="Arial" w:cs="Arial"/>
        </w:rPr>
        <w:t>. Bạn phải có đặc quyền EXECUTE cho  DBMS_SESSION</w:t>
      </w:r>
      <w:r>
        <w:rPr>
          <w:rFonts w:ascii="Arial" w:hAnsi="Arial" w:cs="Arial"/>
        </w:rPr>
        <w:t xml:space="preserve"> package</w:t>
      </w:r>
      <w:r w:rsidRPr="0049762E">
        <w:rPr>
          <w:rFonts w:ascii="Arial" w:hAnsi="Arial" w:cs="Arial"/>
        </w:rPr>
        <w:t xml:space="preserve"> trước khi bạn sử dụng các </w:t>
      </w:r>
      <w:r>
        <w:rPr>
          <w:rFonts w:ascii="Arial" w:hAnsi="Arial" w:cs="Arial"/>
        </w:rPr>
        <w:t>procedures</w:t>
      </w:r>
      <w:r w:rsidRPr="0049762E">
        <w:rPr>
          <w:rFonts w:ascii="Arial" w:hAnsi="Arial" w:cs="Arial"/>
        </w:rPr>
        <w:t xml:space="preserve"> của nó. Thông thường, bạn tạo và lưu trữ </w:t>
      </w:r>
      <w:r>
        <w:rPr>
          <w:rFonts w:ascii="Arial" w:hAnsi="Arial" w:cs="Arial"/>
        </w:rPr>
        <w:t xml:space="preserve">package </w:t>
      </w:r>
      <w:r w:rsidRPr="0049762E">
        <w:rPr>
          <w:rFonts w:ascii="Arial" w:hAnsi="Arial" w:cs="Arial"/>
        </w:rPr>
        <w:t xml:space="preserve">này trong </w:t>
      </w:r>
      <w:r>
        <w:rPr>
          <w:rFonts w:ascii="Arial" w:hAnsi="Arial" w:cs="Arial"/>
        </w:rPr>
        <w:t xml:space="preserve">schema database </w:t>
      </w:r>
      <w:r w:rsidRPr="0049762E">
        <w:rPr>
          <w:rFonts w:ascii="Arial" w:hAnsi="Arial" w:cs="Arial"/>
        </w:rPr>
        <w:t>của một quản trị viên bảo mật. Lược đồ SYS sở hữu DBMS_SESSION</w:t>
      </w:r>
      <w:r>
        <w:rPr>
          <w:rFonts w:ascii="Arial" w:hAnsi="Arial" w:cs="Arial"/>
        </w:rPr>
        <w:t xml:space="preserve"> package</w:t>
      </w:r>
      <w:r w:rsidRPr="0049762E">
        <w:rPr>
          <w:rFonts w:ascii="Arial" w:hAnsi="Arial" w:cs="Arial"/>
        </w:rPr>
        <w:t>.</w:t>
      </w:r>
    </w:p>
    <w:p w14:paraId="4B14D91F" w14:textId="77777777" w:rsidR="00257CFD" w:rsidRPr="0049762E" w:rsidRDefault="00257CFD" w:rsidP="00257CFD">
      <w:pPr>
        <w:pStyle w:val="BodyText"/>
        <w:spacing w:before="56" w:line="230" w:lineRule="auto"/>
        <w:ind w:left="1659" w:right="700"/>
        <w:rPr>
          <w:rFonts w:ascii="Arial" w:hAnsi="Arial" w:cs="Arial"/>
        </w:rPr>
      </w:pPr>
    </w:p>
    <w:p w14:paraId="79DA4DBB"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Không giống như các PL / SQL </w:t>
      </w:r>
      <w:r>
        <w:rPr>
          <w:rFonts w:ascii="Arial" w:hAnsi="Arial" w:cs="Arial"/>
        </w:rPr>
        <w:t xml:space="preserve">package </w:t>
      </w:r>
      <w:r w:rsidRPr="0049762E">
        <w:rPr>
          <w:rFonts w:ascii="Arial" w:hAnsi="Arial" w:cs="Arial"/>
        </w:rPr>
        <w:t xml:space="preserve">được sử dụng để thiết lập </w:t>
      </w:r>
      <w:r w:rsidRPr="001058B5">
        <w:rPr>
          <w:rFonts w:ascii="Arial" w:hAnsi="Arial" w:cs="Arial"/>
        </w:rPr>
        <w:t>application context</w:t>
      </w:r>
      <w:r>
        <w:rPr>
          <w:rFonts w:ascii="Arial" w:hAnsi="Arial" w:cs="Arial"/>
        </w:rPr>
        <w:t xml:space="preserve"> cục bộ</w:t>
      </w:r>
      <w:r w:rsidRPr="0049762E">
        <w:rPr>
          <w:rFonts w:ascii="Arial" w:hAnsi="Arial" w:cs="Arial"/>
        </w:rPr>
        <w:t>, bạn không bao gồm một hàm SYS_CONTEXT để lấy dữ liệu người dùng</w:t>
      </w:r>
      <w:r>
        <w:rPr>
          <w:rFonts w:ascii="Arial" w:hAnsi="Arial" w:cs="Arial"/>
        </w:rPr>
        <w:t xml:space="preserve"> session</w:t>
      </w:r>
      <w:r w:rsidRPr="0049762E">
        <w:rPr>
          <w:rFonts w:ascii="Arial" w:hAnsi="Arial" w:cs="Arial"/>
        </w:rPr>
        <w:t xml:space="preserve">. Bạn </w:t>
      </w:r>
      <w:r>
        <w:rPr>
          <w:rFonts w:ascii="Arial" w:hAnsi="Arial" w:cs="Arial"/>
        </w:rPr>
        <w:t xml:space="preserve"> </w:t>
      </w:r>
      <w:r w:rsidRPr="0049762E">
        <w:rPr>
          <w:rFonts w:ascii="Arial" w:hAnsi="Arial" w:cs="Arial"/>
        </w:rPr>
        <w:t xml:space="preserve">không cần bao gồm chức năng này vì chủ sở hữu </w:t>
      </w:r>
      <w:r>
        <w:rPr>
          <w:rFonts w:ascii="Arial" w:hAnsi="Arial" w:cs="Arial"/>
        </w:rPr>
        <w:t>session</w:t>
      </w:r>
      <w:r w:rsidRPr="0049762E">
        <w:rPr>
          <w:rFonts w:ascii="Arial" w:hAnsi="Arial" w:cs="Arial"/>
        </w:rPr>
        <w:t>, được ghi lại trong ngữ cảnh USERENV, giống nhau đối với mọi người dùng đang kết nối.</w:t>
      </w:r>
    </w:p>
    <w:p w14:paraId="46E4E61C" w14:textId="77777777" w:rsidR="00257CFD" w:rsidRPr="0049762E" w:rsidRDefault="00257CFD" w:rsidP="00257CFD">
      <w:pPr>
        <w:pStyle w:val="BodyText"/>
        <w:spacing w:before="56" w:line="230" w:lineRule="auto"/>
        <w:ind w:left="1659" w:right="700"/>
        <w:rPr>
          <w:rFonts w:ascii="Arial" w:hAnsi="Arial" w:cs="Arial"/>
        </w:rPr>
      </w:pPr>
    </w:p>
    <w:p w14:paraId="565C9EA8"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Bạn có thể chạy các </w:t>
      </w:r>
      <w:r>
        <w:rPr>
          <w:rFonts w:ascii="Arial" w:hAnsi="Arial" w:cs="Arial"/>
        </w:rPr>
        <w:t xml:space="preserve">procedures trong </w:t>
      </w:r>
      <w:r w:rsidRPr="0049762E">
        <w:rPr>
          <w:rFonts w:ascii="Arial" w:hAnsi="Arial" w:cs="Arial"/>
        </w:rPr>
        <w:t xml:space="preserve"> PL / SQL</w:t>
      </w:r>
      <w:r>
        <w:rPr>
          <w:rFonts w:ascii="Arial" w:hAnsi="Arial" w:cs="Arial"/>
        </w:rPr>
        <w:t xml:space="preserve"> package</w:t>
      </w:r>
      <w:r w:rsidRPr="0049762E">
        <w:rPr>
          <w:rFonts w:ascii="Arial" w:hAnsi="Arial" w:cs="Arial"/>
        </w:rPr>
        <w:t xml:space="preserve"> cho một </w:t>
      </w:r>
      <w:r w:rsidRPr="001058B5">
        <w:rPr>
          <w:rFonts w:ascii="Arial" w:hAnsi="Arial" w:cs="Arial"/>
        </w:rPr>
        <w:t>global application context</w:t>
      </w:r>
      <w:r w:rsidRPr="0049762E">
        <w:rPr>
          <w:rFonts w:ascii="Arial" w:hAnsi="Arial" w:cs="Arial"/>
        </w:rPr>
        <w:t xml:space="preserve"> bất cứ lúc nào. Bạn không cần tạo </w:t>
      </w:r>
      <w:r w:rsidRPr="001058B5">
        <w:rPr>
          <w:rFonts w:ascii="Arial" w:hAnsi="Arial" w:cs="Arial"/>
        </w:rPr>
        <w:t>logon and logoff triggers</w:t>
      </w:r>
      <w:r w:rsidRPr="0049762E">
        <w:rPr>
          <w:rFonts w:ascii="Arial" w:hAnsi="Arial" w:cs="Arial"/>
        </w:rPr>
        <w:t xml:space="preserve"> để thực thi các </w:t>
      </w:r>
      <w:r>
        <w:rPr>
          <w:rFonts w:ascii="Arial" w:hAnsi="Arial" w:cs="Arial"/>
        </w:rPr>
        <w:t xml:space="preserve">package procedures </w:t>
      </w:r>
      <w:r w:rsidRPr="0049762E">
        <w:rPr>
          <w:rFonts w:ascii="Arial" w:hAnsi="Arial" w:cs="Arial"/>
        </w:rPr>
        <w:t xml:space="preserve">được liên kết với </w:t>
      </w:r>
      <w:r w:rsidRPr="001058B5">
        <w:rPr>
          <w:rFonts w:ascii="Arial" w:hAnsi="Arial" w:cs="Arial"/>
        </w:rPr>
        <w:t>global application context</w:t>
      </w:r>
      <w:r w:rsidRPr="0049762E">
        <w:rPr>
          <w:rFonts w:ascii="Arial" w:hAnsi="Arial" w:cs="Arial"/>
        </w:rPr>
        <w:t xml:space="preserve">. Một thực tế phổ biến là chạy các </w:t>
      </w:r>
      <w:r>
        <w:rPr>
          <w:rFonts w:ascii="Arial" w:hAnsi="Arial" w:cs="Arial"/>
        </w:rPr>
        <w:t>package procedures</w:t>
      </w:r>
      <w:r w:rsidRPr="0049762E">
        <w:rPr>
          <w:rFonts w:ascii="Arial" w:hAnsi="Arial" w:cs="Arial"/>
        </w:rPr>
        <w:t xml:space="preserve"> từ bên trong ứng dụng </w:t>
      </w:r>
      <w:r>
        <w:rPr>
          <w:rFonts w:ascii="Arial" w:hAnsi="Arial" w:cs="Arial"/>
        </w:rPr>
        <w:t>database</w:t>
      </w:r>
      <w:r w:rsidRPr="0049762E">
        <w:rPr>
          <w:rFonts w:ascii="Arial" w:hAnsi="Arial" w:cs="Arial"/>
        </w:rPr>
        <w:t xml:space="preserve">. Ngoài ra, đối với người </w:t>
      </w:r>
      <w:r>
        <w:rPr>
          <w:rFonts w:ascii="Arial" w:hAnsi="Arial" w:cs="Arial"/>
        </w:rPr>
        <w:t xml:space="preserve"> dùng </w:t>
      </w:r>
      <w:r w:rsidRPr="001058B5">
        <w:rPr>
          <w:rFonts w:ascii="Arial" w:hAnsi="Arial" w:cs="Arial"/>
        </w:rPr>
        <w:t>nondatabase</w:t>
      </w:r>
      <w:r w:rsidRPr="0049762E">
        <w:rPr>
          <w:rFonts w:ascii="Arial" w:hAnsi="Arial" w:cs="Arial"/>
        </w:rPr>
        <w:t xml:space="preserve">, bạn sử dụng các ứng dụng </w:t>
      </w:r>
      <w:r w:rsidRPr="001058B5">
        <w:rPr>
          <w:rFonts w:ascii="Arial" w:hAnsi="Arial" w:cs="Arial"/>
        </w:rPr>
        <w:t xml:space="preserve">middle-tier </w:t>
      </w:r>
      <w:r w:rsidRPr="0049762E">
        <w:rPr>
          <w:rFonts w:ascii="Arial" w:hAnsi="Arial" w:cs="Arial"/>
        </w:rPr>
        <w:t xml:space="preserve">để nhận và </w:t>
      </w:r>
      <w:r>
        <w:rPr>
          <w:rFonts w:ascii="Arial" w:hAnsi="Arial" w:cs="Arial"/>
        </w:rPr>
        <w:t xml:space="preserve">thiết lập </w:t>
      </w:r>
      <w:r w:rsidRPr="001058B5">
        <w:rPr>
          <w:rFonts w:ascii="Arial" w:hAnsi="Arial" w:cs="Arial"/>
        </w:rPr>
        <w:t>client session ID</w:t>
      </w:r>
      <w:r w:rsidRPr="0049762E">
        <w:rPr>
          <w:rFonts w:ascii="Arial" w:hAnsi="Arial" w:cs="Arial"/>
        </w:rPr>
        <w:t>.</w:t>
      </w:r>
    </w:p>
    <w:p w14:paraId="3A3F6EBF" w14:textId="77777777" w:rsidR="00257CFD" w:rsidRDefault="00257CFD" w:rsidP="00257CFD">
      <w:pPr>
        <w:pStyle w:val="Heading6"/>
        <w:ind w:left="1660"/>
        <w:rPr>
          <w:spacing w:val="-18"/>
        </w:rPr>
      </w:pPr>
      <w:bookmarkStart w:id="1009" w:name="How_Editions_Affects_the_Results_of_a_Gl"/>
      <w:bookmarkStart w:id="1010" w:name="_bookmark1264"/>
      <w:bookmarkStart w:id="1011" w:name="_bookmark1265"/>
      <w:bookmarkEnd w:id="1009"/>
      <w:bookmarkEnd w:id="1010"/>
      <w:bookmarkEnd w:id="1011"/>
    </w:p>
    <w:p w14:paraId="2E885574" w14:textId="77777777" w:rsidR="00257CFD" w:rsidRPr="001058B5" w:rsidRDefault="00257CFD" w:rsidP="00257CFD">
      <w:pPr>
        <w:pStyle w:val="Heading6"/>
        <w:ind w:left="1660"/>
      </w:pPr>
      <w:r>
        <w:rPr>
          <w:spacing w:val="-18"/>
        </w:rPr>
        <w:t xml:space="preserve">Các </w:t>
      </w:r>
      <w:r w:rsidRPr="001058B5">
        <w:rPr>
          <w:spacing w:val="-16"/>
        </w:rPr>
        <w:t xml:space="preserve">Editions </w:t>
      </w:r>
      <w:r>
        <w:rPr>
          <w:spacing w:val="-16"/>
        </w:rPr>
        <w:t xml:space="preserve">ảnh hưởng như thế nào đến các kết quả của </w:t>
      </w:r>
      <w:r w:rsidRPr="001058B5">
        <w:t xml:space="preserve"> </w:t>
      </w:r>
      <w:r w:rsidRPr="001058B5">
        <w:rPr>
          <w:spacing w:val="-18"/>
        </w:rPr>
        <w:t xml:space="preserve">Global </w:t>
      </w:r>
      <w:r w:rsidRPr="001058B5">
        <w:rPr>
          <w:spacing w:val="-17"/>
        </w:rPr>
        <w:t xml:space="preserve">Application </w:t>
      </w:r>
      <w:r w:rsidRPr="001058B5">
        <w:rPr>
          <w:spacing w:val="-19"/>
        </w:rPr>
        <w:t xml:space="preserve">Context PL/SQL </w:t>
      </w:r>
      <w:r w:rsidRPr="001058B5">
        <w:rPr>
          <w:spacing w:val="-21"/>
        </w:rPr>
        <w:t>Package</w:t>
      </w:r>
    </w:p>
    <w:p w14:paraId="3F43023B" w14:textId="77777777" w:rsidR="00257CFD" w:rsidRDefault="00257CFD" w:rsidP="00257CFD">
      <w:pPr>
        <w:pStyle w:val="BodyText"/>
        <w:spacing w:before="55" w:line="232" w:lineRule="auto"/>
        <w:ind w:left="1660" w:right="848"/>
        <w:rPr>
          <w:rFonts w:ascii="Arial" w:hAnsi="Arial" w:cs="Arial"/>
        </w:rPr>
      </w:pPr>
      <w:r w:rsidRPr="00DC7B71">
        <w:rPr>
          <w:rFonts w:ascii="Arial" w:hAnsi="Arial" w:cs="Arial"/>
        </w:rPr>
        <w:t xml:space="preserve">Bạn có thể kiểm soát hành vi của một </w:t>
      </w:r>
      <w:r w:rsidRPr="001058B5">
        <w:rPr>
          <w:rFonts w:ascii="Arial" w:hAnsi="Arial" w:cs="Arial"/>
        </w:rPr>
        <w:t>global application context package</w:t>
      </w:r>
      <w:r w:rsidRPr="00DC7B71">
        <w:rPr>
          <w:rFonts w:ascii="Arial" w:hAnsi="Arial" w:cs="Arial"/>
        </w:rPr>
        <w:t xml:space="preserve"> — và đối với các </w:t>
      </w:r>
      <w:r w:rsidRPr="001058B5">
        <w:rPr>
          <w:rFonts w:ascii="Arial" w:hAnsi="Arial" w:cs="Arial"/>
        </w:rPr>
        <w:t>packages</w:t>
      </w:r>
      <w:r w:rsidRPr="00DC7B71">
        <w:rPr>
          <w:rFonts w:ascii="Arial" w:hAnsi="Arial" w:cs="Arial"/>
        </w:rPr>
        <w:t xml:space="preserve"> được sử dụng cho Oracle Virtual Private Database và các chính sách kiểm toán chi tiết, cũng như trên nhiều phiên bản, như sau:</w:t>
      </w:r>
    </w:p>
    <w:p w14:paraId="08B96907"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w:t>
      </w:r>
      <w:r w:rsidRPr="00C720E3">
        <w:rPr>
          <w:rFonts w:ascii="Arial" w:hAnsi="Arial" w:cs="Arial"/>
          <w:b/>
          <w:spacing w:val="-5"/>
          <w:sz w:val="20"/>
        </w:rPr>
        <w:t xml:space="preserve"> </w:t>
      </w:r>
      <w:r w:rsidRPr="00C720E3">
        <w:rPr>
          <w:rFonts w:ascii="Arial" w:hAnsi="Arial" w:cs="Arial"/>
          <w:b/>
          <w:sz w:val="20"/>
        </w:rPr>
        <w:t>package</w:t>
      </w:r>
      <w:r w:rsidRPr="00C720E3">
        <w:rPr>
          <w:rFonts w:ascii="Arial" w:hAnsi="Arial" w:cs="Arial"/>
          <w:b/>
          <w:spacing w:val="-5"/>
          <w:sz w:val="20"/>
        </w:rPr>
        <w:t xml:space="preserve">  </w:t>
      </w:r>
      <w:r w:rsidRPr="00C720E3">
        <w:rPr>
          <w:rFonts w:ascii="Arial" w:hAnsi="Arial" w:cs="Arial"/>
          <w:b/>
          <w:sz w:val="20"/>
        </w:rPr>
        <w:t>giống nhau trên tất cả các phiên bản</w:t>
      </w:r>
      <w:r w:rsidRPr="00C720E3">
        <w:rPr>
          <w:rFonts w:ascii="Arial" w:hAnsi="Arial" w:cs="Arial"/>
          <w:sz w:val="20"/>
        </w:rPr>
        <w:t>. Để làm như vậy, hãy tạo</w:t>
      </w:r>
      <w:r>
        <w:rPr>
          <w:rFonts w:ascii="Arial" w:hAnsi="Arial" w:cs="Arial"/>
          <w:sz w:val="20"/>
        </w:rPr>
        <w:t xml:space="preserve"> package </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 chưa được</w:t>
      </w:r>
      <w:r>
        <w:rPr>
          <w:rFonts w:ascii="Arial" w:hAnsi="Arial" w:cs="Arial"/>
          <w:sz w:val="20"/>
        </w:rPr>
        <w:t xml:space="preserve"> kích hoạt</w:t>
      </w:r>
      <w:r w:rsidRPr="00C720E3">
        <w:rPr>
          <w:rFonts w:ascii="Arial" w:hAnsi="Arial" w:cs="Arial"/>
          <w:sz w:val="20"/>
        </w:rPr>
        <w:t xml:space="preserve"> </w:t>
      </w:r>
      <w:r w:rsidRPr="001058B5">
        <w:rPr>
          <w:rFonts w:ascii="Arial" w:hAnsi="Arial" w:cs="Arial"/>
          <w:sz w:val="20"/>
        </w:rPr>
        <w:t>editions</w:t>
      </w:r>
      <w:r w:rsidRPr="00C720E3">
        <w:rPr>
          <w:rFonts w:ascii="Arial" w:hAnsi="Arial" w:cs="Arial"/>
          <w:sz w:val="20"/>
        </w:rPr>
        <w:t xml:space="preserve">. Để tìm người dùng không </w:t>
      </w:r>
      <w:r>
        <w:rPr>
          <w:rFonts w:ascii="Arial" w:hAnsi="Arial" w:cs="Arial"/>
          <w:sz w:val="20"/>
        </w:rPr>
        <w:t xml:space="preserve"> kích hoạt </w:t>
      </w:r>
      <w:r w:rsidRPr="001058B5">
        <w:rPr>
          <w:rFonts w:ascii="Arial" w:hAnsi="Arial" w:cs="Arial"/>
          <w:sz w:val="20"/>
        </w:rPr>
        <w:t>editions</w:t>
      </w:r>
      <w:r w:rsidRPr="00C720E3">
        <w:rPr>
          <w:rFonts w:ascii="Arial" w:hAnsi="Arial" w:cs="Arial"/>
          <w:sz w:val="20"/>
        </w:rPr>
        <w:t xml:space="preserve">, bạn có thể truy vấn </w:t>
      </w:r>
      <w:r w:rsidRPr="001058B5">
        <w:rPr>
          <w:rFonts w:ascii="Arial" w:hAnsi="Arial" w:cs="Arial"/>
          <w:spacing w:val="-27"/>
          <w:sz w:val="20"/>
        </w:rPr>
        <w:t xml:space="preserve"> </w:t>
      </w:r>
      <w:r w:rsidRPr="001058B5">
        <w:rPr>
          <w:rFonts w:ascii="Arial" w:hAnsi="Arial" w:cs="Arial"/>
          <w:sz w:val="20"/>
        </w:rPr>
        <w:t>DBA_USERS</w:t>
      </w:r>
      <w:r>
        <w:rPr>
          <w:rFonts w:ascii="Arial" w:hAnsi="Arial" w:cs="Arial"/>
          <w:sz w:val="20"/>
        </w:rPr>
        <w:t xml:space="preserve"> </w:t>
      </w:r>
      <w:r w:rsidRPr="001058B5">
        <w:rPr>
          <w:rFonts w:ascii="Arial" w:hAnsi="Arial" w:cs="Arial"/>
          <w:spacing w:val="-100"/>
          <w:sz w:val="20"/>
        </w:rPr>
        <w:t xml:space="preserve"> </w:t>
      </w:r>
      <w:r w:rsidRPr="001058B5">
        <w:rPr>
          <w:rFonts w:ascii="Arial" w:hAnsi="Arial" w:cs="Arial"/>
          <w:sz w:val="20"/>
        </w:rPr>
        <w:t>and</w:t>
      </w:r>
      <w:r>
        <w:rPr>
          <w:rFonts w:ascii="Arial" w:hAnsi="Arial" w:cs="Arial"/>
          <w:sz w:val="20"/>
        </w:rPr>
        <w:t xml:space="preserve"> </w:t>
      </w:r>
      <w:r w:rsidRPr="001058B5">
        <w:rPr>
          <w:rFonts w:ascii="Arial" w:hAnsi="Arial" w:cs="Arial"/>
          <w:spacing w:val="-26"/>
          <w:sz w:val="20"/>
        </w:rPr>
        <w:t xml:space="preserve"> </w:t>
      </w:r>
      <w:r w:rsidRPr="001058B5">
        <w:rPr>
          <w:rFonts w:ascii="Arial" w:hAnsi="Arial" w:cs="Arial"/>
          <w:sz w:val="20"/>
        </w:rPr>
        <w:t>USER_USERS data dictionary views</w:t>
      </w:r>
      <w:r w:rsidRPr="00C720E3">
        <w:rPr>
          <w:rFonts w:ascii="Arial" w:hAnsi="Arial" w:cs="Arial"/>
          <w:sz w:val="20"/>
        </w:rPr>
        <w:t xml:space="preserve">. Hãy nhớ rằng SYS, SYSTEM và các tài khoản quản trị </w:t>
      </w:r>
      <w:r>
        <w:rPr>
          <w:rFonts w:ascii="Arial" w:hAnsi="Arial" w:cs="Arial"/>
          <w:sz w:val="20"/>
        </w:rPr>
        <w:t>database</w:t>
      </w:r>
      <w:r w:rsidRPr="00C720E3">
        <w:rPr>
          <w:rFonts w:ascii="Arial" w:hAnsi="Arial" w:cs="Arial"/>
          <w:sz w:val="20"/>
        </w:rPr>
        <w:t xml:space="preserve"> Oracle mặc định khác</w:t>
      </w:r>
      <w:r>
        <w:rPr>
          <w:rFonts w:ascii="Arial" w:hAnsi="Arial" w:cs="Arial"/>
          <w:sz w:val="20"/>
        </w:rPr>
        <w:t xml:space="preserve"> không </w:t>
      </w:r>
      <w:r w:rsidRPr="00C720E3">
        <w:rPr>
          <w:rFonts w:ascii="Arial" w:hAnsi="Arial" w:cs="Arial"/>
          <w:sz w:val="20"/>
        </w:rPr>
        <w:t xml:space="preserve"> được liệt kê trong </w:t>
      </w:r>
      <w:r w:rsidRPr="001058B5">
        <w:rPr>
          <w:rFonts w:ascii="Arial" w:hAnsi="Arial" w:cs="Arial"/>
          <w:sz w:val="20"/>
        </w:rPr>
        <w:t xml:space="preserve">DBA_REGISTRY data dictionary view </w:t>
      </w:r>
      <w:r w:rsidRPr="00C720E3">
        <w:rPr>
          <w:rFonts w:ascii="Arial" w:hAnsi="Arial" w:cs="Arial"/>
          <w:sz w:val="20"/>
        </w:rPr>
        <w:t>và không thể được kích hoạt.</w:t>
      </w:r>
    </w:p>
    <w:p w14:paraId="4BFEF1FB"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 package phụ thuộc vào trạng thái hiện tại của edition mà package đang chạy</w:t>
      </w:r>
      <w:r w:rsidRPr="00C720E3">
        <w:rPr>
          <w:rFonts w:ascii="Arial" w:hAnsi="Arial" w:cs="Arial"/>
          <w:sz w:val="20"/>
        </w:rPr>
        <w:t xml:space="preserve">. Ở đây, kết quả có thể khác nhau trên tất cả các </w:t>
      </w:r>
      <w:r w:rsidRPr="001058B5">
        <w:rPr>
          <w:rFonts w:ascii="Arial" w:hAnsi="Arial" w:cs="Arial"/>
          <w:sz w:val="20"/>
        </w:rPr>
        <w:t>editions</w:t>
      </w:r>
      <w:r w:rsidRPr="00C720E3">
        <w:rPr>
          <w:rFonts w:ascii="Arial" w:hAnsi="Arial" w:cs="Arial"/>
          <w:sz w:val="20"/>
        </w:rPr>
        <w:t xml:space="preserve"> mà </w:t>
      </w:r>
      <w:r>
        <w:rPr>
          <w:rFonts w:ascii="Arial" w:hAnsi="Arial" w:cs="Arial"/>
          <w:sz w:val="20"/>
        </w:rPr>
        <w:t>package</w:t>
      </w:r>
      <w:r w:rsidRPr="00C720E3">
        <w:rPr>
          <w:rFonts w:ascii="Arial" w:hAnsi="Arial" w:cs="Arial"/>
          <w:sz w:val="20"/>
        </w:rPr>
        <w:t xml:space="preserve"> áp dụng. Trong trường hợp này, hãy tạo </w:t>
      </w:r>
      <w:r>
        <w:rPr>
          <w:rFonts w:ascii="Arial" w:hAnsi="Arial" w:cs="Arial"/>
          <w:sz w:val="20"/>
        </w:rPr>
        <w:t>package</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w:t>
      </w:r>
      <w:r>
        <w:rPr>
          <w:rFonts w:ascii="Arial" w:hAnsi="Arial" w:cs="Arial"/>
          <w:sz w:val="20"/>
        </w:rPr>
        <w:t xml:space="preserve"> đã</w:t>
      </w:r>
      <w:r w:rsidRPr="00C720E3">
        <w:rPr>
          <w:rFonts w:ascii="Arial" w:hAnsi="Arial" w:cs="Arial"/>
          <w:sz w:val="20"/>
        </w:rPr>
        <w:t xml:space="preserve"> </w:t>
      </w:r>
      <w:r>
        <w:rPr>
          <w:rFonts w:ascii="Arial" w:hAnsi="Arial" w:cs="Arial"/>
          <w:sz w:val="20"/>
        </w:rPr>
        <w:t xml:space="preserve">kích hoạt </w:t>
      </w:r>
      <w:r w:rsidRPr="001058B5">
        <w:rPr>
          <w:rFonts w:ascii="Arial" w:hAnsi="Arial" w:cs="Arial"/>
          <w:sz w:val="20"/>
        </w:rPr>
        <w:t>editions</w:t>
      </w:r>
      <w:r w:rsidRPr="00C720E3">
        <w:rPr>
          <w:rFonts w:ascii="Arial" w:hAnsi="Arial" w:cs="Arial"/>
          <w:sz w:val="20"/>
        </w:rPr>
        <w:t xml:space="preserve">. Nếu </w:t>
      </w:r>
      <w:r>
        <w:rPr>
          <w:rFonts w:ascii="Arial" w:hAnsi="Arial" w:cs="Arial"/>
          <w:sz w:val="20"/>
        </w:rPr>
        <w:t>schema</w:t>
      </w:r>
      <w:r w:rsidRPr="00C720E3">
        <w:rPr>
          <w:rFonts w:ascii="Arial" w:hAnsi="Arial" w:cs="Arial"/>
          <w:sz w:val="20"/>
        </w:rPr>
        <w:t xml:space="preserve"> là </w:t>
      </w:r>
      <w:r w:rsidRPr="001058B5">
        <w:rPr>
          <w:rFonts w:ascii="Arial" w:hAnsi="Arial" w:cs="Arial"/>
          <w:sz w:val="20"/>
        </w:rPr>
        <w:t>editions</w:t>
      </w:r>
      <w:r w:rsidRPr="00C720E3">
        <w:rPr>
          <w:rFonts w:ascii="Arial" w:hAnsi="Arial" w:cs="Arial"/>
          <w:sz w:val="20"/>
        </w:rPr>
        <w:t xml:space="preserve"> được </w:t>
      </w:r>
      <w:r>
        <w:rPr>
          <w:rFonts w:ascii="Arial" w:hAnsi="Arial" w:cs="Arial"/>
          <w:sz w:val="20"/>
        </w:rPr>
        <w:t xml:space="preserve">kích hoạt </w:t>
      </w:r>
      <w:r w:rsidRPr="00C720E3">
        <w:rPr>
          <w:rFonts w:ascii="Arial" w:hAnsi="Arial" w:cs="Arial"/>
          <w:sz w:val="20"/>
        </w:rPr>
        <w:t xml:space="preserve">, thì có khả năng sẽ có các bản sao thực tế khác nhau của </w:t>
      </w:r>
      <w:r>
        <w:rPr>
          <w:rFonts w:ascii="Arial" w:hAnsi="Arial" w:cs="Arial"/>
          <w:sz w:val="20"/>
        </w:rPr>
        <w:t>package</w:t>
      </w:r>
      <w:r w:rsidRPr="00C720E3">
        <w:rPr>
          <w:rFonts w:ascii="Arial" w:hAnsi="Arial" w:cs="Arial"/>
          <w:sz w:val="20"/>
        </w:rPr>
        <w:t xml:space="preserve"> trong các </w:t>
      </w:r>
      <w:r w:rsidRPr="001058B5">
        <w:rPr>
          <w:rFonts w:ascii="Arial" w:hAnsi="Arial" w:cs="Arial"/>
          <w:sz w:val="20"/>
        </w:rPr>
        <w:t>editions</w:t>
      </w:r>
      <w:r w:rsidRPr="00C720E3">
        <w:rPr>
          <w:rFonts w:ascii="Arial" w:hAnsi="Arial" w:cs="Arial"/>
          <w:sz w:val="20"/>
        </w:rPr>
        <w:t xml:space="preserve"> khác nhau, trong đó mỗi bản sao có hành vi khác nhau. Điều này rất hữu ích cho các loại kịch bản sau:</w:t>
      </w:r>
    </w:p>
    <w:p w14:paraId="0E960C1E" w14:textId="77777777" w:rsidR="00257CFD" w:rsidRPr="001058B5" w:rsidRDefault="00257CFD" w:rsidP="00257CFD">
      <w:pPr>
        <w:pStyle w:val="ListParagraph"/>
        <w:numPr>
          <w:ilvl w:val="0"/>
          <w:numId w:val="92"/>
        </w:numPr>
        <w:tabs>
          <w:tab w:val="left" w:pos="2379"/>
          <w:tab w:val="left" w:pos="2380"/>
        </w:tabs>
        <w:spacing w:before="110"/>
        <w:ind w:hanging="359"/>
        <w:rPr>
          <w:rFonts w:ascii="Arial" w:hAnsi="Arial" w:cs="Arial"/>
          <w:sz w:val="20"/>
        </w:rPr>
      </w:pPr>
      <w:r w:rsidRPr="001058B5">
        <w:rPr>
          <w:rFonts w:ascii="Arial" w:hAnsi="Arial" w:cs="Arial"/>
          <w:sz w:val="20"/>
        </w:rPr>
        <w:t xml:space="preserve">The package </w:t>
      </w:r>
      <w:r>
        <w:rPr>
          <w:rFonts w:ascii="Arial" w:hAnsi="Arial" w:cs="Arial"/>
          <w:sz w:val="20"/>
        </w:rPr>
        <w:t>phải sử dụng</w:t>
      </w:r>
      <w:r w:rsidRPr="001058B5">
        <w:rPr>
          <w:rFonts w:ascii="Arial" w:hAnsi="Arial" w:cs="Arial"/>
          <w:sz w:val="20"/>
        </w:rPr>
        <w:t xml:space="preserve"> application</w:t>
      </w:r>
      <w:r w:rsidRPr="001058B5">
        <w:rPr>
          <w:rFonts w:ascii="Arial" w:hAnsi="Arial" w:cs="Arial"/>
          <w:spacing w:val="-5"/>
          <w:sz w:val="20"/>
        </w:rPr>
        <w:t xml:space="preserve"> </w:t>
      </w:r>
      <w:r w:rsidRPr="001058B5">
        <w:rPr>
          <w:rFonts w:ascii="Arial" w:hAnsi="Arial" w:cs="Arial"/>
          <w:sz w:val="20"/>
        </w:rPr>
        <w:t>context</w:t>
      </w:r>
      <w:r>
        <w:rPr>
          <w:rFonts w:ascii="Arial" w:hAnsi="Arial" w:cs="Arial"/>
          <w:sz w:val="20"/>
        </w:rPr>
        <w:t xml:space="preserve"> mới </w:t>
      </w:r>
      <w:r w:rsidRPr="001058B5">
        <w:rPr>
          <w:rFonts w:ascii="Arial" w:hAnsi="Arial" w:cs="Arial"/>
          <w:sz w:val="20"/>
        </w:rPr>
        <w:t>.</w:t>
      </w:r>
    </w:p>
    <w:p w14:paraId="2D5B9DE3" w14:textId="77777777" w:rsidR="00257CFD" w:rsidRPr="001058B5" w:rsidRDefault="00257CFD" w:rsidP="00257CFD">
      <w:pPr>
        <w:pStyle w:val="ListParagraph"/>
        <w:numPr>
          <w:ilvl w:val="0"/>
          <w:numId w:val="92"/>
        </w:numPr>
        <w:tabs>
          <w:tab w:val="left" w:pos="2379"/>
          <w:tab w:val="left" w:pos="2380"/>
        </w:tabs>
        <w:spacing w:before="112"/>
        <w:ind w:hanging="359"/>
        <w:rPr>
          <w:rFonts w:ascii="Arial" w:hAnsi="Arial" w:cs="Arial"/>
          <w:sz w:val="20"/>
        </w:rPr>
      </w:pPr>
      <w:r w:rsidRPr="001058B5">
        <w:rPr>
          <w:rFonts w:ascii="Arial" w:hAnsi="Arial" w:cs="Arial"/>
          <w:sz w:val="20"/>
        </w:rPr>
        <w:t xml:space="preserve">The package </w:t>
      </w:r>
      <w:r>
        <w:rPr>
          <w:rFonts w:ascii="Arial" w:hAnsi="Arial" w:cs="Arial"/>
          <w:sz w:val="20"/>
        </w:rPr>
        <w:t xml:space="preserve"> </w:t>
      </w:r>
      <w:r w:rsidRPr="00D75847">
        <w:rPr>
          <w:rFonts w:ascii="Arial" w:hAnsi="Arial" w:cs="Arial"/>
          <w:sz w:val="20"/>
        </w:rPr>
        <w:t xml:space="preserve">phải mã hóa các giá trị đầu vào bằng cách sử dụng một </w:t>
      </w:r>
      <w:r w:rsidRPr="001058B5">
        <w:rPr>
          <w:rFonts w:ascii="Arial" w:hAnsi="Arial" w:cs="Arial"/>
          <w:sz w:val="20"/>
        </w:rPr>
        <w:t>schem</w:t>
      </w:r>
      <w:r>
        <w:rPr>
          <w:rFonts w:ascii="Arial" w:hAnsi="Arial" w:cs="Arial"/>
          <w:sz w:val="20"/>
        </w:rPr>
        <w:t>a</w:t>
      </w:r>
      <w:r w:rsidRPr="00D75847">
        <w:rPr>
          <w:rFonts w:ascii="Arial" w:hAnsi="Arial" w:cs="Arial"/>
          <w:sz w:val="20"/>
        </w:rPr>
        <w:t xml:space="preserve"> khác</w:t>
      </w:r>
      <w:r w:rsidRPr="001058B5">
        <w:rPr>
          <w:rFonts w:ascii="Arial" w:hAnsi="Arial" w:cs="Arial"/>
          <w:sz w:val="20"/>
        </w:rPr>
        <w:t>.</w:t>
      </w:r>
    </w:p>
    <w:p w14:paraId="2EC4CFC7"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F63D59E" w14:textId="77777777" w:rsidR="00257CFD" w:rsidRPr="001058B5" w:rsidRDefault="00257CFD" w:rsidP="00257CFD">
      <w:pPr>
        <w:pStyle w:val="BodyText"/>
        <w:spacing w:before="5"/>
        <w:rPr>
          <w:rFonts w:ascii="Arial" w:hAnsi="Arial" w:cs="Arial"/>
          <w:sz w:val="25"/>
        </w:rPr>
      </w:pPr>
    </w:p>
    <w:p w14:paraId="4406DD73" w14:textId="77777777" w:rsidR="00257CFD" w:rsidRPr="001058B5" w:rsidRDefault="00257CFD" w:rsidP="00257CFD">
      <w:pPr>
        <w:pStyle w:val="BodyText"/>
        <w:tabs>
          <w:tab w:val="left" w:pos="2979"/>
        </w:tabs>
        <w:spacing w:before="99" w:line="232" w:lineRule="auto"/>
        <w:ind w:left="2979" w:right="364"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The</w:t>
      </w:r>
      <w:r>
        <w:rPr>
          <w:rFonts w:ascii="Arial" w:hAnsi="Arial" w:cs="Arial"/>
        </w:rPr>
        <w:t xml:space="preserve"> </w:t>
      </w:r>
      <w:r w:rsidRPr="001058B5">
        <w:rPr>
          <w:rFonts w:ascii="Arial" w:hAnsi="Arial" w:cs="Arial"/>
        </w:rPr>
        <w:t>package</w:t>
      </w:r>
      <w:r>
        <w:rPr>
          <w:rFonts w:ascii="Arial" w:hAnsi="Arial" w:cs="Arial"/>
        </w:rPr>
        <w:t xml:space="preserve"> </w:t>
      </w:r>
      <w:r w:rsidRPr="00D75847">
        <w:rPr>
          <w:rFonts w:ascii="Arial" w:hAnsi="Arial" w:cs="Arial"/>
        </w:rPr>
        <w:t xml:space="preserve">phải áp dụng các quy tắc xác thực khác nhau cho người dùng đăng nhập vào </w:t>
      </w:r>
      <w:r w:rsidRPr="001058B5">
        <w:rPr>
          <w:rFonts w:ascii="Arial" w:hAnsi="Arial" w:cs="Arial"/>
          <w:spacing w:val="-5"/>
        </w:rPr>
        <w:t xml:space="preserve"> </w:t>
      </w:r>
      <w:r w:rsidRPr="001058B5">
        <w:rPr>
          <w:rFonts w:ascii="Arial" w:hAnsi="Arial" w:cs="Arial"/>
        </w:rPr>
        <w:t>database.</w:t>
      </w:r>
    </w:p>
    <w:p w14:paraId="566A5074" w14:textId="77777777" w:rsidR="00257CFD" w:rsidRDefault="00257CFD" w:rsidP="00257CFD">
      <w:pPr>
        <w:pStyle w:val="BodyText"/>
        <w:spacing w:before="120" w:line="230" w:lineRule="auto"/>
        <w:ind w:left="2620" w:right="129"/>
        <w:rPr>
          <w:rFonts w:ascii="Arial" w:hAnsi="Arial" w:cs="Arial"/>
        </w:rPr>
      </w:pPr>
      <w:r w:rsidRPr="00D75847">
        <w:rPr>
          <w:rFonts w:ascii="Arial" w:hAnsi="Arial" w:cs="Arial"/>
        </w:rPr>
        <w:t xml:space="preserve">Đối với các </w:t>
      </w:r>
      <w:r w:rsidRPr="001058B5">
        <w:rPr>
          <w:rFonts w:ascii="Arial" w:hAnsi="Arial" w:cs="Arial"/>
        </w:rPr>
        <w:t>PL/SQL packages</w:t>
      </w:r>
      <w:r>
        <w:rPr>
          <w:rFonts w:ascii="Arial" w:hAnsi="Arial" w:cs="Arial"/>
        </w:rPr>
        <w:t xml:space="preserve"> thiết lập </w:t>
      </w:r>
      <w:r w:rsidRPr="001058B5">
        <w:rPr>
          <w:rFonts w:ascii="Arial" w:hAnsi="Arial" w:cs="Arial"/>
        </w:rPr>
        <w:t xml:space="preserve"> global application context</w:t>
      </w:r>
      <w:r w:rsidRPr="00D75847">
        <w:rPr>
          <w:rFonts w:ascii="Arial" w:hAnsi="Arial" w:cs="Arial"/>
        </w:rPr>
        <w:t>, sử dụng một hàm getter đơn để bọc các cuộc gọi SYS_CONTEXT nguyên thủy sẽ đọc cặp</w:t>
      </w:r>
      <w:r>
        <w:rPr>
          <w:rFonts w:ascii="Arial" w:hAnsi="Arial" w:cs="Arial"/>
        </w:rPr>
        <w:t xml:space="preserve"> </w:t>
      </w:r>
      <w:r w:rsidRPr="00D75847">
        <w:rPr>
          <w:rFonts w:ascii="Arial" w:hAnsi="Arial" w:cs="Arial"/>
        </w:rPr>
        <w:t xml:space="preserve"> </w:t>
      </w:r>
      <w:r w:rsidRPr="001058B5">
        <w:rPr>
          <w:rFonts w:ascii="Arial" w:hAnsi="Arial" w:cs="Arial"/>
        </w:rPr>
        <w:t>key</w:t>
      </w:r>
      <w:r>
        <w:rPr>
          <w:rFonts w:ascii="Arial" w:hAnsi="Arial" w:cs="Arial"/>
        </w:rPr>
        <w:t>-</w:t>
      </w:r>
      <w:r w:rsidRPr="001058B5">
        <w:rPr>
          <w:rFonts w:ascii="Arial" w:hAnsi="Arial" w:cs="Arial"/>
        </w:rPr>
        <w:t>value application context</w:t>
      </w:r>
      <w:r>
        <w:rPr>
          <w:rFonts w:ascii="Arial" w:hAnsi="Arial" w:cs="Arial"/>
        </w:rPr>
        <w:t>.</w:t>
      </w:r>
      <w:r w:rsidRPr="00D75847">
        <w:rPr>
          <w:rFonts w:ascii="Arial" w:hAnsi="Arial" w:cs="Arial"/>
        </w:rPr>
        <w:t xml:space="preserve"> Bạn có thể đặt hàm getter này trong cùng một </w:t>
      </w:r>
      <w:r>
        <w:rPr>
          <w:rFonts w:ascii="Arial" w:hAnsi="Arial" w:cs="Arial"/>
        </w:rPr>
        <w:t xml:space="preserve">package </w:t>
      </w:r>
      <w:r w:rsidRPr="00D75847">
        <w:rPr>
          <w:rFonts w:ascii="Arial" w:hAnsi="Arial" w:cs="Arial"/>
        </w:rPr>
        <w:t xml:space="preserve">như </w:t>
      </w:r>
      <w:r>
        <w:rPr>
          <w:rFonts w:ascii="Arial" w:hAnsi="Arial" w:cs="Arial"/>
        </w:rPr>
        <w:t>procedures</w:t>
      </w:r>
      <w:r w:rsidRPr="00D75847">
        <w:rPr>
          <w:rFonts w:ascii="Arial" w:hAnsi="Arial" w:cs="Arial"/>
        </w:rPr>
        <w:t xml:space="preserve"> thiết lập </w:t>
      </w:r>
      <w:r w:rsidRPr="001058B5">
        <w:rPr>
          <w:rFonts w:ascii="Arial" w:hAnsi="Arial" w:cs="Arial"/>
        </w:rPr>
        <w:t>application context</w:t>
      </w:r>
      <w:r w:rsidRPr="00D75847">
        <w:rPr>
          <w:rFonts w:ascii="Arial" w:hAnsi="Arial" w:cs="Arial"/>
        </w:rPr>
        <w:t xml:space="preserve">. Cách tiếp cận này cho phép bạn gắn thẻ giá trị cho </w:t>
      </w:r>
      <w:r>
        <w:rPr>
          <w:rFonts w:ascii="Arial" w:hAnsi="Arial" w:cs="Arial"/>
        </w:rPr>
        <w:t>key</w:t>
      </w:r>
      <w:r w:rsidRPr="00D75847">
        <w:rPr>
          <w:rFonts w:ascii="Arial" w:hAnsi="Arial" w:cs="Arial"/>
        </w:rPr>
        <w:t xml:space="preserve"> </w:t>
      </w:r>
      <w:r w:rsidRPr="001058B5">
        <w:rPr>
          <w:rFonts w:ascii="Arial" w:hAnsi="Arial" w:cs="Arial"/>
        </w:rPr>
        <w:t xml:space="preserve">application context </w:t>
      </w:r>
      <w:r w:rsidRPr="00D75847">
        <w:rPr>
          <w:rFonts w:ascii="Arial" w:hAnsi="Arial" w:cs="Arial"/>
        </w:rPr>
        <w:t xml:space="preserve">để phản ánh một khái niệm có liên quan. Ví dụ: thẻ có thể là phiên bản mà trong đó hàm setter là thực tế. Hoặc, nó có thể là phiên bản hiện tại của </w:t>
      </w:r>
      <w:r>
        <w:rPr>
          <w:rFonts w:ascii="Arial" w:hAnsi="Arial" w:cs="Arial"/>
        </w:rPr>
        <w:t>session</w:t>
      </w:r>
      <w:r w:rsidRPr="00D75847">
        <w:rPr>
          <w:rFonts w:ascii="Arial" w:hAnsi="Arial" w:cs="Arial"/>
        </w:rPr>
        <w:t xml:space="preserve"> mà thiết lập bối cảnh, mà bạn có thể tìm thấy bằng cách sử dụng SYS_ CONTEXT ('USERENV', 'CURRENT_EDITION_NAME'). Thẻ này có thể là bất kỳ khái niệm cụ thể nào mà hàm setter áp dụng.</w:t>
      </w:r>
    </w:p>
    <w:p w14:paraId="479D5D83" w14:textId="77777777" w:rsidR="00257CFD" w:rsidRPr="001058B5" w:rsidRDefault="00257CFD" w:rsidP="00257CFD">
      <w:pPr>
        <w:spacing w:before="213" w:line="232" w:lineRule="auto"/>
        <w:ind w:left="2979" w:right="848"/>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B194F97" w14:textId="77777777" w:rsidR="00257CFD" w:rsidRPr="001058B5" w:rsidRDefault="00257CFD" w:rsidP="00257CFD">
      <w:pPr>
        <w:pStyle w:val="BodyText"/>
        <w:spacing w:before="2"/>
        <w:rPr>
          <w:rFonts w:ascii="Arial" w:hAnsi="Arial" w:cs="Arial"/>
        </w:rPr>
      </w:pPr>
    </w:p>
    <w:p w14:paraId="150F4E5E" w14:textId="77777777" w:rsidR="00257CFD" w:rsidRPr="001058B5" w:rsidRDefault="00257CFD" w:rsidP="00257CFD">
      <w:pPr>
        <w:pStyle w:val="Heading6"/>
      </w:pPr>
      <w:bookmarkStart w:id="1012" w:name="Setting_the_DBMS_SESSION.SET_CONTEXT_use"/>
      <w:bookmarkStart w:id="1013" w:name="_bookmark1269"/>
      <w:bookmarkEnd w:id="1012"/>
      <w:bookmarkEnd w:id="1013"/>
      <w:r>
        <w:rPr>
          <w:spacing w:val="-12"/>
        </w:rPr>
        <w:t xml:space="preserve">Thiết lập </w:t>
      </w:r>
      <w:r w:rsidRPr="001058B5">
        <w:rPr>
          <w:spacing w:val="-24"/>
        </w:rPr>
        <w:t xml:space="preserve">DBMS_SESSION.SET_CONTEXT </w:t>
      </w:r>
      <w:r w:rsidRPr="001058B5">
        <w:rPr>
          <w:spacing w:val="-20"/>
        </w:rPr>
        <w:t xml:space="preserve">username </w:t>
      </w:r>
      <w:r w:rsidRPr="001058B5">
        <w:rPr>
          <w:spacing w:val="-15"/>
        </w:rPr>
        <w:t xml:space="preserve">and client_id </w:t>
      </w:r>
      <w:r w:rsidRPr="001058B5">
        <w:rPr>
          <w:spacing w:val="-20"/>
        </w:rPr>
        <w:t>Parameters</w:t>
      </w:r>
    </w:p>
    <w:p w14:paraId="073E1F07" w14:textId="77777777" w:rsidR="00257CFD" w:rsidRPr="001058B5" w:rsidRDefault="00257CFD" w:rsidP="00257CFD">
      <w:pPr>
        <w:pStyle w:val="BodyText"/>
        <w:spacing w:before="56" w:line="230" w:lineRule="auto"/>
        <w:ind w:left="2259" w:right="185"/>
        <w:rPr>
          <w:rFonts w:ascii="Arial" w:hAnsi="Arial" w:cs="Arial"/>
        </w:rPr>
      </w:pPr>
      <w:r w:rsidRPr="000F51D0">
        <w:rPr>
          <w:rFonts w:ascii="Arial" w:hAnsi="Arial" w:cs="Arial"/>
        </w:rPr>
        <w:t xml:space="preserve">Ngoài các tham số </w:t>
      </w:r>
      <w:r w:rsidRPr="001058B5">
        <w:rPr>
          <w:rFonts w:ascii="Arial" w:hAnsi="Arial" w:cs="Arial"/>
        </w:rPr>
        <w:t>namespace</w:t>
      </w:r>
      <w:r w:rsidRPr="000F51D0">
        <w:rPr>
          <w:rFonts w:ascii="Arial" w:hAnsi="Arial" w:cs="Arial"/>
        </w:rPr>
        <w:t xml:space="preserve">, thuộc tính và giá trị, DBMS_ SESSION.SYS_CONTEXT </w:t>
      </w:r>
      <w:r w:rsidRPr="001058B5">
        <w:rPr>
          <w:rFonts w:ascii="Arial" w:hAnsi="Arial" w:cs="Arial"/>
          <w:w w:val="90"/>
        </w:rPr>
        <w:t>procedure</w:t>
      </w:r>
      <w:r w:rsidRPr="000F51D0">
        <w:rPr>
          <w:rFonts w:ascii="Arial" w:hAnsi="Arial" w:cs="Arial"/>
        </w:rPr>
        <w:t xml:space="preserve"> cung cấp các tham số của client_id và username. Sử dụng các cài đặt này cho </w:t>
      </w:r>
      <w:r w:rsidRPr="001058B5">
        <w:rPr>
          <w:rFonts w:ascii="Arial" w:hAnsi="Arial" w:cs="Arial"/>
        </w:rPr>
        <w:t>global application contexts</w:t>
      </w:r>
      <w:r w:rsidRPr="000F51D0">
        <w:rPr>
          <w:rFonts w:ascii="Arial" w:hAnsi="Arial" w:cs="Arial"/>
        </w:rPr>
        <w:t xml:space="preserve">. </w:t>
      </w:r>
      <w:r w:rsidRPr="000F51D0">
        <w:rPr>
          <w:rFonts w:ascii="Arial" w:hAnsi="Arial" w:cs="Arial"/>
          <w:color w:val="0070C0"/>
        </w:rPr>
        <w:t>Bảng 6–2</w:t>
      </w:r>
      <w:r w:rsidRPr="000F51D0">
        <w:rPr>
          <w:rFonts w:ascii="Arial" w:hAnsi="Arial" w:cs="Arial"/>
        </w:rPr>
        <w:t xml:space="preserve"> giải thích cách kết hợp các cài đặt này kiểm soát loại </w:t>
      </w:r>
      <w:r w:rsidRPr="001058B5">
        <w:rPr>
          <w:rFonts w:ascii="Arial" w:hAnsi="Arial" w:cs="Arial"/>
        </w:rPr>
        <w:t>global application contexts</w:t>
      </w:r>
      <w:r w:rsidRPr="000F51D0">
        <w:rPr>
          <w:rFonts w:ascii="Arial" w:hAnsi="Arial" w:cs="Arial"/>
        </w:rPr>
        <w:t xml:space="preserve"> mà bạn có thể tạo ra</w:t>
      </w:r>
      <w:r w:rsidRPr="001058B5">
        <w:rPr>
          <w:rFonts w:ascii="Arial" w:hAnsi="Arial" w:cs="Arial"/>
        </w:rPr>
        <w:t>.</w:t>
      </w:r>
    </w:p>
    <w:p w14:paraId="75390FD4" w14:textId="77777777" w:rsidR="00257CFD" w:rsidRPr="001058B5" w:rsidRDefault="00257CFD" w:rsidP="00257CFD">
      <w:pPr>
        <w:pStyle w:val="BodyText"/>
        <w:spacing w:before="1"/>
        <w:rPr>
          <w:rFonts w:ascii="Arial" w:hAnsi="Arial" w:cs="Arial"/>
          <w:sz w:val="11"/>
        </w:rPr>
      </w:pPr>
    </w:p>
    <w:p w14:paraId="29213260" w14:textId="77777777" w:rsidR="00257CFD" w:rsidRPr="001058B5" w:rsidRDefault="00257CFD" w:rsidP="00257CFD">
      <w:pPr>
        <w:tabs>
          <w:tab w:val="left" w:pos="1733"/>
        </w:tabs>
        <w:spacing w:before="105"/>
        <w:ind w:left="700"/>
        <w:rPr>
          <w:rFonts w:ascii="Arial" w:hAnsi="Arial" w:cs="Arial"/>
          <w:b/>
          <w:i/>
          <w:sz w:val="18"/>
        </w:rPr>
      </w:pPr>
      <w:bookmarkStart w:id="1014" w:name="_bookmark1271"/>
      <w:bookmarkStart w:id="1015" w:name="_bookmark1272"/>
      <w:bookmarkEnd w:id="1014"/>
      <w:bookmarkEnd w:id="101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6–2</w:t>
      </w:r>
      <w:r w:rsidRPr="001058B5">
        <w:rPr>
          <w:rFonts w:ascii="Arial" w:hAnsi="Arial" w:cs="Arial"/>
          <w:b/>
          <w:i/>
          <w:sz w:val="18"/>
        </w:rPr>
        <w:tab/>
      </w:r>
      <w:r>
        <w:rPr>
          <w:rFonts w:ascii="Arial" w:hAnsi="Arial" w:cs="Arial"/>
          <w:b/>
          <w:i/>
          <w:sz w:val="18"/>
        </w:rPr>
        <w:t xml:space="preserve">Thiết lập </w:t>
      </w:r>
      <w:r w:rsidRPr="001058B5">
        <w:rPr>
          <w:rFonts w:ascii="Arial" w:hAnsi="Arial" w:cs="Arial"/>
          <w:b/>
          <w:i/>
          <w:sz w:val="18"/>
        </w:rPr>
        <w:t xml:space="preserve"> DBMS_SESSION.SET_CONTEXT username and client_id</w:t>
      </w:r>
      <w:r w:rsidRPr="001058B5">
        <w:rPr>
          <w:rFonts w:ascii="Arial" w:hAnsi="Arial" w:cs="Arial"/>
          <w:b/>
          <w:i/>
          <w:spacing w:val="-14"/>
          <w:sz w:val="18"/>
        </w:rPr>
        <w:t xml:space="preserve"> </w:t>
      </w:r>
      <w:r w:rsidRPr="001058B5">
        <w:rPr>
          <w:rFonts w:ascii="Arial" w:hAnsi="Arial" w:cs="Arial"/>
          <w:b/>
          <w:i/>
          <w:sz w:val="18"/>
        </w:rPr>
        <w:t>Parameters</w:t>
      </w:r>
    </w:p>
    <w:p w14:paraId="7996582D"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257CFD" w:rsidRPr="001058B5" w14:paraId="735C6DD6" w14:textId="77777777" w:rsidTr="008D1AB8">
        <w:trPr>
          <w:trHeight w:val="312"/>
        </w:trPr>
        <w:tc>
          <w:tcPr>
            <w:tcW w:w="2130" w:type="dxa"/>
            <w:tcBorders>
              <w:top w:val="single" w:sz="18" w:space="0" w:color="000000"/>
              <w:bottom w:val="single" w:sz="4" w:space="0" w:color="000000"/>
            </w:tcBorders>
          </w:tcPr>
          <w:p w14:paraId="17C1A53F" w14:textId="77777777" w:rsidR="00257CFD" w:rsidRPr="001058B5" w:rsidRDefault="00257CFD" w:rsidP="008D1AB8">
            <w:pPr>
              <w:pStyle w:val="TableParagraph"/>
              <w:spacing w:before="29"/>
              <w:rPr>
                <w:rFonts w:ascii="Arial" w:hAnsi="Arial" w:cs="Arial"/>
                <w:b/>
                <w:sz w:val="18"/>
              </w:rPr>
            </w:pPr>
            <w:r w:rsidRPr="001058B5">
              <w:rPr>
                <w:rFonts w:ascii="Arial" w:hAnsi="Arial" w:cs="Arial"/>
                <w:b/>
                <w:sz w:val="18"/>
              </w:rPr>
              <w:t>Combination Settings</w:t>
            </w:r>
          </w:p>
        </w:tc>
        <w:tc>
          <w:tcPr>
            <w:tcW w:w="7126" w:type="dxa"/>
            <w:tcBorders>
              <w:top w:val="single" w:sz="18" w:space="0" w:color="000000"/>
              <w:bottom w:val="single" w:sz="4" w:space="0" w:color="000000"/>
            </w:tcBorders>
          </w:tcPr>
          <w:p w14:paraId="7AED0EC4" w14:textId="77777777" w:rsidR="00257CFD" w:rsidRPr="001058B5" w:rsidRDefault="00257CFD" w:rsidP="008D1AB8">
            <w:pPr>
              <w:pStyle w:val="TableParagraph"/>
              <w:spacing w:before="29"/>
              <w:ind w:left="210"/>
              <w:rPr>
                <w:rFonts w:ascii="Arial" w:hAnsi="Arial" w:cs="Arial"/>
                <w:b/>
                <w:sz w:val="18"/>
              </w:rPr>
            </w:pPr>
            <w:r w:rsidRPr="001058B5">
              <w:rPr>
                <w:rFonts w:ascii="Arial" w:hAnsi="Arial" w:cs="Arial"/>
                <w:b/>
                <w:sz w:val="18"/>
              </w:rPr>
              <w:t>Result</w:t>
            </w:r>
          </w:p>
        </w:tc>
      </w:tr>
      <w:tr w:rsidR="00257CFD" w:rsidRPr="001058B5" w14:paraId="7A7712A1" w14:textId="77777777" w:rsidTr="008D1AB8">
        <w:trPr>
          <w:trHeight w:val="1432"/>
        </w:trPr>
        <w:tc>
          <w:tcPr>
            <w:tcW w:w="2130" w:type="dxa"/>
            <w:tcBorders>
              <w:top w:val="single" w:sz="4" w:space="0" w:color="000000"/>
              <w:bottom w:val="single" w:sz="2" w:space="0" w:color="000000"/>
            </w:tcBorders>
          </w:tcPr>
          <w:p w14:paraId="3BEE95AA" w14:textId="77777777" w:rsidR="00257CFD" w:rsidRPr="001058B5" w:rsidRDefault="00257CFD" w:rsidP="008D1AB8">
            <w:pPr>
              <w:pStyle w:val="TableParagraph"/>
              <w:spacing w:before="41" w:line="316" w:lineRule="auto"/>
              <w:ind w:right="407"/>
              <w:rPr>
                <w:rFonts w:ascii="Arial" w:hAnsi="Arial" w:cs="Arial"/>
                <w:sz w:val="18"/>
              </w:rPr>
            </w:pPr>
            <w:r w:rsidRPr="001058B5">
              <w:rPr>
                <w:rFonts w:ascii="Arial" w:hAnsi="Arial" w:cs="Arial"/>
                <w:w w:val="95"/>
                <w:sz w:val="18"/>
              </w:rPr>
              <w:t>username</w:t>
            </w:r>
            <w:r w:rsidRPr="001058B5">
              <w:rPr>
                <w:rFonts w:ascii="Arial" w:hAnsi="Arial" w:cs="Arial"/>
                <w:spacing w:val="-83"/>
                <w:w w:val="95"/>
                <w:sz w:val="18"/>
              </w:rPr>
              <w:t xml:space="preserve"> </w:t>
            </w:r>
            <w:r w:rsidRPr="001058B5">
              <w:rPr>
                <w:rFonts w:ascii="Arial" w:hAnsi="Arial" w:cs="Arial"/>
                <w:w w:val="95"/>
                <w:sz w:val="18"/>
              </w:rPr>
              <w:t xml:space="preserve">set to NULL </w:t>
            </w:r>
            <w:r w:rsidRPr="001058B5">
              <w:rPr>
                <w:rFonts w:ascii="Arial" w:hAnsi="Arial" w:cs="Arial"/>
                <w:w w:val="90"/>
                <w:sz w:val="18"/>
              </w:rPr>
              <w:t>client_id</w:t>
            </w:r>
            <w:r w:rsidRPr="001058B5">
              <w:rPr>
                <w:rFonts w:ascii="Arial" w:hAnsi="Arial" w:cs="Arial"/>
                <w:spacing w:val="-80"/>
                <w:w w:val="90"/>
                <w:sz w:val="18"/>
              </w:rPr>
              <w:t xml:space="preserve"> </w:t>
            </w:r>
            <w:r w:rsidRPr="001058B5">
              <w:rPr>
                <w:rFonts w:ascii="Arial" w:hAnsi="Arial" w:cs="Arial"/>
                <w:w w:val="90"/>
                <w:sz w:val="18"/>
              </w:rPr>
              <w:t>set to NULL</w:t>
            </w:r>
          </w:p>
        </w:tc>
        <w:tc>
          <w:tcPr>
            <w:tcW w:w="7126" w:type="dxa"/>
            <w:tcBorders>
              <w:top w:val="single" w:sz="4" w:space="0" w:color="000000"/>
              <w:bottom w:val="single" w:sz="2" w:space="0" w:color="000000"/>
            </w:tcBorders>
          </w:tcPr>
          <w:p w14:paraId="4AF07C64" w14:textId="77777777" w:rsidR="00257CFD" w:rsidRPr="001058B5" w:rsidRDefault="00257CFD" w:rsidP="008D1AB8">
            <w:pPr>
              <w:pStyle w:val="TableParagraph"/>
              <w:spacing w:before="60" w:line="213" w:lineRule="auto"/>
              <w:ind w:left="210" w:right="475"/>
              <w:jc w:val="both"/>
              <w:rPr>
                <w:rFonts w:ascii="Arial" w:hAnsi="Arial" w:cs="Arial"/>
                <w:sz w:val="18"/>
              </w:rPr>
            </w:pPr>
            <w:r w:rsidRPr="001058B5">
              <w:rPr>
                <w:rFonts w:ascii="Arial" w:hAnsi="Arial" w:cs="Arial"/>
                <w:sz w:val="18"/>
              </w:rPr>
              <w:t xml:space="preserve">This combination enables all users to access the application context. See </w:t>
            </w:r>
            <w:hyperlink w:anchor="_bookmark1274" w:history="1">
              <w:r w:rsidRPr="001058B5">
                <w:rPr>
                  <w:rFonts w:ascii="Arial" w:hAnsi="Arial" w:cs="Arial"/>
                  <w:color w:val="0000CC"/>
                  <w:sz w:val="18"/>
                </w:rPr>
                <w:t>"Sharing</w:t>
              </w:r>
            </w:hyperlink>
            <w:r w:rsidRPr="001058B5">
              <w:rPr>
                <w:rFonts w:ascii="Arial" w:hAnsi="Arial" w:cs="Arial"/>
                <w:color w:val="0000CC"/>
                <w:sz w:val="18"/>
              </w:rPr>
              <w:t xml:space="preserve"> </w:t>
            </w:r>
            <w:hyperlink w:anchor="_bookmark1274" w:history="1">
              <w:r w:rsidRPr="001058B5">
                <w:rPr>
                  <w:rFonts w:ascii="Arial" w:hAnsi="Arial" w:cs="Arial"/>
                  <w:color w:val="0000CC"/>
                  <w:sz w:val="18"/>
                </w:rPr>
                <w:t xml:space="preserve">Global Application Context </w:t>
              </w:r>
              <w:r w:rsidRPr="001058B5">
                <w:rPr>
                  <w:rFonts w:ascii="Arial" w:hAnsi="Arial" w:cs="Arial"/>
                  <w:color w:val="0000CC"/>
                  <w:spacing w:val="-4"/>
                  <w:sz w:val="18"/>
                </w:rPr>
                <w:t xml:space="preserve">Values </w:t>
              </w:r>
              <w:r w:rsidRPr="001058B5">
                <w:rPr>
                  <w:rFonts w:ascii="Arial" w:hAnsi="Arial" w:cs="Arial"/>
                  <w:color w:val="0000CC"/>
                  <w:sz w:val="18"/>
                </w:rPr>
                <w:t xml:space="preserve">for All Database Users" </w:t>
              </w:r>
            </w:hyperlink>
            <w:hyperlink w:anchor="_bookmark1274" w:history="1">
              <w:r w:rsidRPr="001058B5">
                <w:rPr>
                  <w:rFonts w:ascii="Arial" w:hAnsi="Arial" w:cs="Arial"/>
                  <w:sz w:val="18"/>
                </w:rPr>
                <w:t xml:space="preserve">on page 6-26 </w:t>
              </w:r>
            </w:hyperlink>
            <w:r w:rsidRPr="001058B5">
              <w:rPr>
                <w:rFonts w:ascii="Arial" w:hAnsi="Arial" w:cs="Arial"/>
                <w:sz w:val="18"/>
              </w:rPr>
              <w:t>for more information.</w:t>
            </w:r>
          </w:p>
          <w:p w14:paraId="06E0D5CF" w14:textId="77777777" w:rsidR="00257CFD" w:rsidRPr="001058B5" w:rsidRDefault="00257CFD" w:rsidP="008D1AB8">
            <w:pPr>
              <w:pStyle w:val="TableParagraph"/>
              <w:spacing w:before="101" w:line="216" w:lineRule="auto"/>
              <w:ind w:left="210" w:right="160"/>
              <w:rPr>
                <w:rFonts w:ascii="Arial" w:hAnsi="Arial" w:cs="Arial"/>
                <w:sz w:val="18"/>
              </w:rPr>
            </w:pPr>
            <w:r w:rsidRPr="001058B5">
              <w:rPr>
                <w:rFonts w:ascii="Arial" w:hAnsi="Arial" w:cs="Arial"/>
                <w:sz w:val="18"/>
              </w:rPr>
              <w:t xml:space="preserve">These settings are also used for database session-based application contexts. See </w:t>
            </w:r>
            <w:hyperlink w:anchor="_bookmark1147" w:history="1">
              <w:r w:rsidRPr="001058B5">
                <w:rPr>
                  <w:rFonts w:ascii="Arial" w:hAnsi="Arial" w:cs="Arial"/>
                  <w:color w:val="0000CC"/>
                  <w:sz w:val="18"/>
                </w:rPr>
                <w:t xml:space="preserve">"Using Database Session-Based Application Contexts" </w:t>
              </w:r>
            </w:hyperlink>
            <w:hyperlink w:anchor="_bookmark1147" w:history="1">
              <w:r w:rsidRPr="001058B5">
                <w:rPr>
                  <w:rFonts w:ascii="Arial" w:hAnsi="Arial" w:cs="Arial"/>
                  <w:sz w:val="18"/>
                </w:rPr>
                <w:t xml:space="preserve">on page 6-4 </w:t>
              </w:r>
            </w:hyperlink>
            <w:r w:rsidRPr="001058B5">
              <w:rPr>
                <w:rFonts w:ascii="Arial" w:hAnsi="Arial" w:cs="Arial"/>
                <w:sz w:val="18"/>
              </w:rPr>
              <w:t>for more information.</w:t>
            </w:r>
          </w:p>
        </w:tc>
      </w:tr>
      <w:tr w:rsidR="00257CFD" w:rsidRPr="001058B5" w14:paraId="5BF5CB66" w14:textId="77777777" w:rsidTr="008D1AB8">
        <w:trPr>
          <w:trHeight w:val="934"/>
        </w:trPr>
        <w:tc>
          <w:tcPr>
            <w:tcW w:w="2130" w:type="dxa"/>
            <w:tcBorders>
              <w:top w:val="single" w:sz="2" w:space="0" w:color="000000"/>
              <w:bottom w:val="single" w:sz="2" w:space="0" w:color="000000"/>
            </w:tcBorders>
          </w:tcPr>
          <w:p w14:paraId="45129FAD"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76848CFB"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NULL</w:t>
            </w:r>
          </w:p>
        </w:tc>
        <w:tc>
          <w:tcPr>
            <w:tcW w:w="7126" w:type="dxa"/>
            <w:tcBorders>
              <w:top w:val="single" w:sz="2" w:space="0" w:color="000000"/>
              <w:bottom w:val="single" w:sz="2" w:space="0" w:color="000000"/>
            </w:tcBorders>
          </w:tcPr>
          <w:p w14:paraId="562170EB" w14:textId="77777777" w:rsidR="00257CFD" w:rsidRPr="001058B5" w:rsidRDefault="00257CFD" w:rsidP="008D1AB8">
            <w:pPr>
              <w:pStyle w:val="TableParagraph"/>
              <w:spacing w:before="63" w:line="213" w:lineRule="auto"/>
              <w:ind w:left="210" w:right="160"/>
              <w:rPr>
                <w:rFonts w:ascii="Arial" w:hAnsi="Arial" w:cs="Arial"/>
                <w:sz w:val="18"/>
              </w:rPr>
            </w:pPr>
            <w:r w:rsidRPr="001058B5">
              <w:rPr>
                <w:rFonts w:ascii="Arial" w:hAnsi="Arial" w:cs="Arial"/>
                <w:sz w:val="18"/>
              </w:rPr>
              <w:t xml:space="preserve">This combination enables an application context to be accessed by multiple sessions, as long as the username setting is the same throughout. Ensure that the user name specified is a valid database user. See </w:t>
            </w:r>
            <w:hyperlink w:anchor="_bookmark1278" w:history="1">
              <w:r w:rsidRPr="001058B5">
                <w:rPr>
                  <w:rFonts w:ascii="Arial" w:hAnsi="Arial" w:cs="Arial"/>
                  <w:color w:val="0000CC"/>
                  <w:sz w:val="18"/>
                </w:rPr>
                <w:t>"Setting a Global Context for Database Users</w:t>
              </w:r>
            </w:hyperlink>
            <w:r w:rsidRPr="001058B5">
              <w:rPr>
                <w:rFonts w:ascii="Arial" w:hAnsi="Arial" w:cs="Arial"/>
                <w:color w:val="0000CC"/>
                <w:sz w:val="18"/>
              </w:rPr>
              <w:t xml:space="preserve"> </w:t>
            </w:r>
            <w:hyperlink w:anchor="_bookmark1278" w:history="1">
              <w:r w:rsidRPr="001058B5">
                <w:rPr>
                  <w:rFonts w:ascii="Arial" w:hAnsi="Arial" w:cs="Arial"/>
                  <w:color w:val="0000CC"/>
                  <w:sz w:val="18"/>
                </w:rPr>
                <w:t xml:space="preserve">Who Move Between Applications" </w:t>
              </w:r>
            </w:hyperlink>
            <w:hyperlink w:anchor="_bookmark1278" w:history="1">
              <w:r w:rsidRPr="001058B5">
                <w:rPr>
                  <w:rFonts w:ascii="Arial" w:hAnsi="Arial" w:cs="Arial"/>
                  <w:sz w:val="18"/>
                </w:rPr>
                <w:t xml:space="preserve">on page 6-27 </w:t>
              </w:r>
            </w:hyperlink>
            <w:r w:rsidRPr="001058B5">
              <w:rPr>
                <w:rFonts w:ascii="Arial" w:hAnsi="Arial" w:cs="Arial"/>
                <w:sz w:val="18"/>
              </w:rPr>
              <w:t>for more information.</w:t>
            </w:r>
          </w:p>
        </w:tc>
      </w:tr>
      <w:tr w:rsidR="00257CFD" w:rsidRPr="001058B5" w14:paraId="28F8CD4F" w14:textId="77777777" w:rsidTr="008D1AB8">
        <w:trPr>
          <w:trHeight w:val="735"/>
        </w:trPr>
        <w:tc>
          <w:tcPr>
            <w:tcW w:w="2130" w:type="dxa"/>
            <w:tcBorders>
              <w:top w:val="single" w:sz="2" w:space="0" w:color="000000"/>
              <w:bottom w:val="single" w:sz="2" w:space="0" w:color="000000"/>
            </w:tcBorders>
          </w:tcPr>
          <w:p w14:paraId="7F88F4B2" w14:textId="77777777" w:rsidR="00257CFD" w:rsidRPr="001058B5" w:rsidRDefault="00257CFD" w:rsidP="008D1AB8">
            <w:pPr>
              <w:pStyle w:val="TableParagraph"/>
              <w:spacing w:before="45" w:line="316" w:lineRule="auto"/>
              <w:rPr>
                <w:rFonts w:ascii="Arial" w:hAnsi="Arial" w:cs="Arial"/>
                <w:sz w:val="18"/>
              </w:rPr>
            </w:pPr>
            <w:r w:rsidRPr="001058B5">
              <w:rPr>
                <w:rFonts w:ascii="Arial" w:hAnsi="Arial" w:cs="Arial"/>
                <w:sz w:val="18"/>
              </w:rPr>
              <w:t xml:space="preserve">username set to NULL </w:t>
            </w:r>
            <w:r w:rsidRPr="001058B5">
              <w:rPr>
                <w:rFonts w:ascii="Arial" w:hAnsi="Arial" w:cs="Arial"/>
                <w:w w:val="95"/>
                <w:sz w:val="18"/>
              </w:rPr>
              <w:t>client_id</w:t>
            </w:r>
            <w:r w:rsidRPr="001058B5">
              <w:rPr>
                <w:rFonts w:ascii="Arial" w:hAnsi="Arial" w:cs="Arial"/>
                <w:spacing w:val="-76"/>
                <w:w w:val="95"/>
                <w:sz w:val="18"/>
              </w:rPr>
              <w:t xml:space="preserve"> </w:t>
            </w:r>
            <w:r w:rsidRPr="001058B5">
              <w:rPr>
                <w:rFonts w:ascii="Arial" w:hAnsi="Arial" w:cs="Arial"/>
                <w:w w:val="95"/>
                <w:sz w:val="18"/>
              </w:rPr>
              <w:t>set to a value</w:t>
            </w:r>
          </w:p>
        </w:tc>
        <w:tc>
          <w:tcPr>
            <w:tcW w:w="7126" w:type="dxa"/>
            <w:tcBorders>
              <w:top w:val="single" w:sz="2" w:space="0" w:color="000000"/>
              <w:bottom w:val="single" w:sz="2" w:space="0" w:color="000000"/>
            </w:tcBorders>
          </w:tcPr>
          <w:p w14:paraId="44205F67" w14:textId="77777777" w:rsidR="00257CFD" w:rsidRPr="001058B5" w:rsidRDefault="00257CFD" w:rsidP="008D1AB8">
            <w:pPr>
              <w:pStyle w:val="TableParagraph"/>
              <w:spacing w:before="64" w:line="213" w:lineRule="auto"/>
              <w:ind w:left="209"/>
              <w:rPr>
                <w:rFonts w:ascii="Arial" w:hAnsi="Arial" w:cs="Arial"/>
                <w:sz w:val="18"/>
              </w:rPr>
            </w:pPr>
            <w:r w:rsidRPr="001058B5">
              <w:rPr>
                <w:rFonts w:ascii="Arial" w:hAnsi="Arial" w:cs="Arial"/>
                <w:sz w:val="18"/>
              </w:rPr>
              <w:t>This combination enables an application to be accessed by multiple user sessions, as long as the client_id</w:t>
            </w:r>
            <w:r w:rsidRPr="001058B5">
              <w:rPr>
                <w:rFonts w:ascii="Arial" w:hAnsi="Arial" w:cs="Arial"/>
                <w:spacing w:val="-80"/>
                <w:sz w:val="18"/>
              </w:rPr>
              <w:t xml:space="preserve"> </w:t>
            </w:r>
            <w:r w:rsidRPr="001058B5">
              <w:rPr>
                <w:rFonts w:ascii="Arial" w:hAnsi="Arial" w:cs="Arial"/>
                <w:sz w:val="18"/>
              </w:rPr>
              <w:t>parameter is set to the same value throughout. This enables sessions of all users to see the application context values.</w:t>
            </w:r>
          </w:p>
        </w:tc>
      </w:tr>
      <w:tr w:rsidR="00257CFD" w:rsidRPr="001058B5" w14:paraId="3D47BE02" w14:textId="77777777" w:rsidTr="008D1AB8">
        <w:trPr>
          <w:trHeight w:val="3132"/>
        </w:trPr>
        <w:tc>
          <w:tcPr>
            <w:tcW w:w="2130" w:type="dxa"/>
            <w:tcBorders>
              <w:top w:val="single" w:sz="2" w:space="0" w:color="000000"/>
              <w:bottom w:val="single" w:sz="4" w:space="0" w:color="000000"/>
            </w:tcBorders>
          </w:tcPr>
          <w:p w14:paraId="6BE90FD6"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67117129"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a value</w:t>
            </w:r>
          </w:p>
        </w:tc>
        <w:tc>
          <w:tcPr>
            <w:tcW w:w="7126" w:type="dxa"/>
            <w:tcBorders>
              <w:top w:val="single" w:sz="2" w:space="0" w:color="000000"/>
              <w:bottom w:val="single" w:sz="4" w:space="0" w:color="000000"/>
            </w:tcBorders>
          </w:tcPr>
          <w:p w14:paraId="232F2BCE" w14:textId="77777777" w:rsidR="00257CFD" w:rsidRPr="001058B5" w:rsidRDefault="00257CFD" w:rsidP="008D1AB8">
            <w:pPr>
              <w:pStyle w:val="TableParagraph"/>
              <w:spacing w:before="44"/>
              <w:ind w:left="210"/>
              <w:rPr>
                <w:rFonts w:ascii="Arial" w:hAnsi="Arial" w:cs="Arial"/>
                <w:sz w:val="18"/>
              </w:rPr>
            </w:pPr>
            <w:r w:rsidRPr="001058B5">
              <w:rPr>
                <w:rFonts w:ascii="Arial" w:hAnsi="Arial" w:cs="Arial"/>
                <w:sz w:val="18"/>
              </w:rPr>
              <w:t>This combination enables the following two scenarios:</w:t>
            </w:r>
          </w:p>
          <w:p w14:paraId="63B0459E" w14:textId="77777777" w:rsidR="00257CFD" w:rsidRPr="001058B5" w:rsidRDefault="00257CFD" w:rsidP="008D1AB8">
            <w:pPr>
              <w:pStyle w:val="TableParagraph"/>
              <w:numPr>
                <w:ilvl w:val="0"/>
                <w:numId w:val="91"/>
              </w:numPr>
              <w:tabs>
                <w:tab w:val="left" w:pos="570"/>
              </w:tabs>
              <w:spacing w:before="95" w:line="213" w:lineRule="auto"/>
              <w:ind w:right="321"/>
              <w:rPr>
                <w:rFonts w:ascii="Arial" w:hAnsi="Arial" w:cs="Arial"/>
                <w:sz w:val="18"/>
              </w:rPr>
            </w:pPr>
            <w:r w:rsidRPr="001058B5">
              <w:rPr>
                <w:rFonts w:ascii="Arial" w:hAnsi="Arial" w:cs="Arial"/>
                <w:b/>
                <w:sz w:val="18"/>
              </w:rPr>
              <w:t xml:space="preserve">Lightweight users. </w:t>
            </w:r>
            <w:r w:rsidRPr="001058B5">
              <w:rPr>
                <w:rFonts w:ascii="Arial" w:hAnsi="Arial" w:cs="Arial"/>
                <w:sz w:val="18"/>
              </w:rPr>
              <w:t>If the user does not have a database account, the</w:t>
            </w:r>
            <w:r w:rsidRPr="001058B5">
              <w:rPr>
                <w:rFonts w:ascii="Arial" w:hAnsi="Arial" w:cs="Arial"/>
                <w:spacing w:val="-30"/>
                <w:sz w:val="18"/>
              </w:rPr>
              <w:t xml:space="preserve"> </w:t>
            </w:r>
            <w:r w:rsidRPr="001058B5">
              <w:rPr>
                <w:rFonts w:ascii="Arial" w:hAnsi="Arial" w:cs="Arial"/>
                <w:sz w:val="18"/>
              </w:rPr>
              <w:t>username specified</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a</w:t>
            </w:r>
            <w:r w:rsidRPr="001058B5">
              <w:rPr>
                <w:rFonts w:ascii="Arial" w:hAnsi="Arial" w:cs="Arial"/>
                <w:spacing w:val="-15"/>
                <w:sz w:val="18"/>
              </w:rPr>
              <w:t xml:space="preserve"> </w:t>
            </w:r>
            <w:r w:rsidRPr="001058B5">
              <w:rPr>
                <w:rFonts w:ascii="Arial" w:hAnsi="Arial" w:cs="Arial"/>
                <w:sz w:val="18"/>
              </w:rPr>
              <w:t>connection</w:t>
            </w:r>
            <w:r w:rsidRPr="001058B5">
              <w:rPr>
                <w:rFonts w:ascii="Arial" w:hAnsi="Arial" w:cs="Arial"/>
                <w:spacing w:val="-15"/>
                <w:sz w:val="18"/>
              </w:rPr>
              <w:t xml:space="preserve"> </w:t>
            </w:r>
            <w:r w:rsidRPr="001058B5">
              <w:rPr>
                <w:rFonts w:ascii="Arial" w:hAnsi="Arial" w:cs="Arial"/>
                <w:sz w:val="18"/>
              </w:rPr>
              <w:t>pool</w:t>
            </w:r>
            <w:r w:rsidRPr="001058B5">
              <w:rPr>
                <w:rFonts w:ascii="Arial" w:hAnsi="Arial" w:cs="Arial"/>
                <w:spacing w:val="-14"/>
                <w:sz w:val="18"/>
              </w:rPr>
              <w:t xml:space="preserve"> </w:t>
            </w:r>
            <w:r w:rsidRPr="001058B5">
              <w:rPr>
                <w:rFonts w:ascii="Arial" w:hAnsi="Arial" w:cs="Arial"/>
                <w:spacing w:val="-3"/>
                <w:sz w:val="18"/>
              </w:rPr>
              <w:t>owner.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client_id</w:t>
            </w:r>
            <w:r w:rsidRPr="001058B5">
              <w:rPr>
                <w:rFonts w:ascii="Arial" w:hAnsi="Arial" w:cs="Arial"/>
                <w:spacing w:val="-82"/>
                <w:sz w:val="18"/>
              </w:rPr>
              <w:t xml:space="preserve"> </w:t>
            </w:r>
            <w:r w:rsidRPr="001058B5">
              <w:rPr>
                <w:rFonts w:ascii="Arial" w:hAnsi="Arial" w:cs="Arial"/>
                <w:sz w:val="18"/>
              </w:rPr>
              <w:t>setting</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then</w:t>
            </w:r>
            <w:r w:rsidRPr="001058B5">
              <w:rPr>
                <w:rFonts w:ascii="Arial" w:hAnsi="Arial" w:cs="Arial"/>
                <w:spacing w:val="-15"/>
                <w:sz w:val="18"/>
              </w:rPr>
              <w:t xml:space="preserve"> </w:t>
            </w:r>
            <w:r w:rsidRPr="001058B5">
              <w:rPr>
                <w:rFonts w:ascii="Arial" w:hAnsi="Arial" w:cs="Arial"/>
                <w:sz w:val="18"/>
              </w:rPr>
              <w:t>associated with the nondatabase user who is logging</w:t>
            </w:r>
            <w:r w:rsidRPr="001058B5">
              <w:rPr>
                <w:rFonts w:ascii="Arial" w:hAnsi="Arial" w:cs="Arial"/>
                <w:spacing w:val="-6"/>
                <w:sz w:val="18"/>
              </w:rPr>
              <w:t xml:space="preserve"> </w:t>
            </w:r>
            <w:r w:rsidRPr="001058B5">
              <w:rPr>
                <w:rFonts w:ascii="Arial" w:hAnsi="Arial" w:cs="Arial"/>
                <w:sz w:val="18"/>
              </w:rPr>
              <w:t>in.</w:t>
            </w:r>
          </w:p>
          <w:p w14:paraId="7C6B98AF" w14:textId="77777777" w:rsidR="00257CFD" w:rsidRPr="001058B5" w:rsidRDefault="00257CFD" w:rsidP="008D1AB8">
            <w:pPr>
              <w:pStyle w:val="TableParagraph"/>
              <w:numPr>
                <w:ilvl w:val="0"/>
                <w:numId w:val="91"/>
              </w:numPr>
              <w:tabs>
                <w:tab w:val="left" w:pos="570"/>
              </w:tabs>
              <w:spacing w:before="101" w:line="213" w:lineRule="auto"/>
              <w:ind w:right="333"/>
              <w:rPr>
                <w:rFonts w:ascii="Arial" w:hAnsi="Arial" w:cs="Arial"/>
                <w:sz w:val="18"/>
              </w:rPr>
            </w:pPr>
            <w:r w:rsidRPr="001058B5">
              <w:rPr>
                <w:rFonts w:ascii="Arial" w:hAnsi="Arial" w:cs="Arial"/>
                <w:b/>
                <w:sz w:val="18"/>
              </w:rPr>
              <w:t xml:space="preserve">Database users. </w:t>
            </w:r>
            <w:r w:rsidRPr="001058B5">
              <w:rPr>
                <w:rFonts w:ascii="Arial" w:hAnsi="Arial" w:cs="Arial"/>
                <w:sz w:val="18"/>
              </w:rPr>
              <w:t xml:space="preserve">If the user is a database </w:t>
            </w:r>
            <w:r w:rsidRPr="001058B5">
              <w:rPr>
                <w:rFonts w:ascii="Arial" w:hAnsi="Arial" w:cs="Arial"/>
                <w:spacing w:val="-4"/>
                <w:sz w:val="18"/>
              </w:rPr>
              <w:t xml:space="preserve">user, </w:t>
            </w:r>
            <w:r w:rsidRPr="001058B5">
              <w:rPr>
                <w:rFonts w:ascii="Arial" w:hAnsi="Arial" w:cs="Arial"/>
                <w:sz w:val="18"/>
              </w:rPr>
              <w:t xml:space="preserve">this combination can be used for stateless </w:t>
            </w:r>
            <w:r w:rsidRPr="001058B5">
              <w:rPr>
                <w:rFonts w:ascii="Arial" w:hAnsi="Arial" w:cs="Arial"/>
                <w:spacing w:val="-7"/>
                <w:sz w:val="18"/>
              </w:rPr>
              <w:t>Web</w:t>
            </w:r>
            <w:r w:rsidRPr="001058B5">
              <w:rPr>
                <w:rFonts w:ascii="Arial" w:hAnsi="Arial" w:cs="Arial"/>
                <w:spacing w:val="-1"/>
                <w:sz w:val="18"/>
              </w:rPr>
              <w:t xml:space="preserve"> </w:t>
            </w:r>
            <w:r w:rsidRPr="001058B5">
              <w:rPr>
                <w:rFonts w:ascii="Arial" w:hAnsi="Arial" w:cs="Arial"/>
                <w:sz w:val="18"/>
              </w:rPr>
              <w:t>sessions.</w:t>
            </w:r>
          </w:p>
          <w:p w14:paraId="46CD6D0E" w14:textId="77777777" w:rsidR="00257CFD" w:rsidRPr="001058B5" w:rsidRDefault="00257CFD" w:rsidP="008D1AB8">
            <w:pPr>
              <w:pStyle w:val="TableParagraph"/>
              <w:spacing w:before="100" w:line="213" w:lineRule="auto"/>
              <w:ind w:left="209" w:right="160"/>
              <w:rPr>
                <w:rFonts w:ascii="Arial" w:hAnsi="Arial" w:cs="Arial"/>
                <w:sz w:val="18"/>
              </w:rPr>
            </w:pPr>
            <w:r w:rsidRPr="001058B5">
              <w:rPr>
                <w:rFonts w:ascii="Arial" w:hAnsi="Arial" w:cs="Arial"/>
                <w:w w:val="95"/>
                <w:sz w:val="18"/>
              </w:rPr>
              <w:t>Setting</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user</w:t>
            </w:r>
            <w:bookmarkStart w:id="1016" w:name="_bookmark1273"/>
            <w:bookmarkEnd w:id="1016"/>
            <w:r w:rsidRPr="001058B5">
              <w:rPr>
                <w:rFonts w:ascii="Arial" w:hAnsi="Arial" w:cs="Arial"/>
                <w:w w:val="95"/>
                <w:sz w:val="18"/>
              </w:rPr>
              <w:t>name</w:t>
            </w:r>
            <w:r w:rsidRPr="001058B5">
              <w:rPr>
                <w:rFonts w:ascii="Arial" w:hAnsi="Arial" w:cs="Arial"/>
                <w:spacing w:val="-71"/>
                <w:w w:val="95"/>
                <w:sz w:val="18"/>
              </w:rPr>
              <w:t xml:space="preserve"> </w:t>
            </w:r>
            <w:r w:rsidRPr="001058B5">
              <w:rPr>
                <w:rFonts w:ascii="Arial" w:hAnsi="Arial" w:cs="Arial"/>
                <w:w w:val="95"/>
                <w:sz w:val="18"/>
              </w:rPr>
              <w:t>parameter</w:t>
            </w:r>
            <w:r w:rsidRPr="001058B5">
              <w:rPr>
                <w:rFonts w:ascii="Arial" w:hAnsi="Arial" w:cs="Arial"/>
                <w:spacing w:val="-6"/>
                <w:w w:val="95"/>
                <w:sz w:val="18"/>
              </w:rPr>
              <w:t xml:space="preserve"> </w:t>
            </w:r>
            <w:r w:rsidRPr="001058B5">
              <w:rPr>
                <w:rFonts w:ascii="Arial" w:hAnsi="Arial" w:cs="Arial"/>
                <w:w w:val="95"/>
                <w:sz w:val="18"/>
              </w:rPr>
              <w:t>in</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8"/>
                <w:w w:val="95"/>
                <w:sz w:val="18"/>
              </w:rPr>
              <w:t xml:space="preserve"> </w:t>
            </w:r>
            <w:r w:rsidRPr="001058B5">
              <w:rPr>
                <w:rFonts w:ascii="Arial" w:hAnsi="Arial" w:cs="Arial"/>
                <w:w w:val="95"/>
                <w:sz w:val="18"/>
              </w:rPr>
              <w:t>SET_CONTEXT</w:t>
            </w:r>
            <w:r w:rsidRPr="001058B5">
              <w:rPr>
                <w:rFonts w:ascii="Arial" w:hAnsi="Arial" w:cs="Arial"/>
                <w:spacing w:val="-72"/>
                <w:w w:val="95"/>
                <w:sz w:val="18"/>
              </w:rPr>
              <w:t xml:space="preserve"> </w:t>
            </w:r>
            <w:r w:rsidRPr="001058B5">
              <w:rPr>
                <w:rFonts w:ascii="Arial" w:hAnsi="Arial" w:cs="Arial"/>
                <w:w w:val="95"/>
                <w:sz w:val="18"/>
              </w:rPr>
              <w:t>procedure</w:t>
            </w:r>
            <w:r w:rsidRPr="001058B5">
              <w:rPr>
                <w:rFonts w:ascii="Arial" w:hAnsi="Arial" w:cs="Arial"/>
                <w:spacing w:val="-7"/>
                <w:w w:val="95"/>
                <w:sz w:val="18"/>
              </w:rPr>
              <w:t xml:space="preserve"> </w:t>
            </w:r>
            <w:r w:rsidRPr="001058B5">
              <w:rPr>
                <w:rFonts w:ascii="Arial" w:hAnsi="Arial" w:cs="Arial"/>
                <w:w w:val="95"/>
                <w:sz w:val="18"/>
              </w:rPr>
              <w:t>to</w:t>
            </w:r>
            <w:r w:rsidRPr="001058B5">
              <w:rPr>
                <w:rFonts w:ascii="Arial" w:hAnsi="Arial" w:cs="Arial"/>
                <w:spacing w:val="-8"/>
                <w:w w:val="95"/>
                <w:sz w:val="18"/>
              </w:rPr>
              <w:t xml:space="preserve"> </w:t>
            </w:r>
            <w:r w:rsidRPr="001058B5">
              <w:rPr>
                <w:rFonts w:ascii="Arial" w:hAnsi="Arial" w:cs="Arial"/>
                <w:w w:val="95"/>
                <w:sz w:val="18"/>
              </w:rPr>
              <w:t>USER</w:t>
            </w:r>
            <w:r w:rsidRPr="001058B5">
              <w:rPr>
                <w:rFonts w:ascii="Arial" w:hAnsi="Arial" w:cs="Arial"/>
                <w:spacing w:val="-72"/>
                <w:w w:val="95"/>
                <w:sz w:val="18"/>
              </w:rPr>
              <w:t xml:space="preserve"> </w:t>
            </w:r>
            <w:r w:rsidRPr="001058B5">
              <w:rPr>
                <w:rFonts w:ascii="Arial" w:hAnsi="Arial" w:cs="Arial"/>
                <w:w w:val="95"/>
                <w:sz w:val="18"/>
              </w:rPr>
              <w:t>calls</w:t>
            </w:r>
            <w:r w:rsidRPr="001058B5">
              <w:rPr>
                <w:rFonts w:ascii="Arial" w:hAnsi="Arial" w:cs="Arial"/>
                <w:spacing w:val="-7"/>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 xml:space="preserve">Oracle </w:t>
            </w:r>
            <w:r w:rsidRPr="001058B5">
              <w:rPr>
                <w:rFonts w:ascii="Arial" w:hAnsi="Arial" w:cs="Arial"/>
                <w:sz w:val="18"/>
              </w:rPr>
              <w:t>Database-supplied</w:t>
            </w:r>
            <w:r w:rsidRPr="001058B5">
              <w:rPr>
                <w:rFonts w:ascii="Arial" w:hAnsi="Arial" w:cs="Arial"/>
                <w:spacing w:val="-17"/>
                <w:sz w:val="18"/>
              </w:rPr>
              <w:t xml:space="preserve"> </w:t>
            </w:r>
            <w:r w:rsidRPr="001058B5">
              <w:rPr>
                <w:rFonts w:ascii="Arial" w:hAnsi="Arial" w:cs="Arial"/>
                <w:sz w:val="18"/>
              </w:rPr>
              <w:t>USER</w:t>
            </w:r>
            <w:r w:rsidRPr="001058B5">
              <w:rPr>
                <w:rFonts w:ascii="Arial" w:hAnsi="Arial" w:cs="Arial"/>
                <w:spacing w:val="-84"/>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w:t>
            </w:r>
            <w:r w:rsidRPr="001058B5">
              <w:rPr>
                <w:rFonts w:ascii="Arial" w:hAnsi="Arial" w:cs="Arial"/>
                <w:spacing w:val="-83"/>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specifies</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session</w:t>
            </w:r>
            <w:r w:rsidRPr="001058B5">
              <w:rPr>
                <w:rFonts w:ascii="Arial" w:hAnsi="Arial" w:cs="Arial"/>
                <w:spacing w:val="-16"/>
                <w:sz w:val="18"/>
              </w:rPr>
              <w:t xml:space="preserve"> </w:t>
            </w:r>
            <w:r w:rsidRPr="001058B5">
              <w:rPr>
                <w:rFonts w:ascii="Arial" w:hAnsi="Arial" w:cs="Arial"/>
                <w:sz w:val="18"/>
              </w:rPr>
              <w:t>owner</w:t>
            </w:r>
            <w:r w:rsidRPr="001058B5">
              <w:rPr>
                <w:rFonts w:ascii="Arial" w:hAnsi="Arial" w:cs="Arial"/>
                <w:spacing w:val="-16"/>
                <w:sz w:val="18"/>
              </w:rPr>
              <w:t xml:space="preserve"> </w:t>
            </w:r>
            <w:r w:rsidRPr="001058B5">
              <w:rPr>
                <w:rFonts w:ascii="Arial" w:hAnsi="Arial" w:cs="Arial"/>
                <w:sz w:val="18"/>
              </w:rPr>
              <w:t>from the application context retrieval process and ensures that only the user who set the application</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4"/>
                <w:sz w:val="18"/>
              </w:rPr>
              <w:t xml:space="preserve"> </w:t>
            </w:r>
            <w:r w:rsidRPr="001058B5">
              <w:rPr>
                <w:rFonts w:ascii="Arial" w:hAnsi="Arial" w:cs="Arial"/>
                <w:sz w:val="18"/>
              </w:rPr>
              <w:t>access</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See</w:t>
            </w:r>
            <w:r w:rsidRPr="001058B5">
              <w:rPr>
                <w:rFonts w:ascii="Arial" w:hAnsi="Arial" w:cs="Arial"/>
                <w:spacing w:val="-7"/>
                <w:sz w:val="18"/>
              </w:rPr>
              <w:t xml:space="preserve"> </w:t>
            </w:r>
            <w:r w:rsidRPr="001058B5">
              <w:rPr>
                <w:rFonts w:ascii="Arial" w:hAnsi="Arial" w:cs="Arial"/>
                <w:i/>
                <w:sz w:val="18"/>
              </w:rPr>
              <w:t>Oracle</w:t>
            </w:r>
            <w:r w:rsidRPr="001058B5">
              <w:rPr>
                <w:rFonts w:ascii="Arial" w:hAnsi="Arial" w:cs="Arial"/>
                <w:i/>
                <w:spacing w:val="-4"/>
                <w:sz w:val="18"/>
              </w:rPr>
              <w:t xml:space="preserve"> </w:t>
            </w:r>
            <w:r w:rsidRPr="001058B5">
              <w:rPr>
                <w:rFonts w:ascii="Arial" w:hAnsi="Arial" w:cs="Arial"/>
                <w:i/>
                <w:sz w:val="18"/>
              </w:rPr>
              <w:t>Database</w:t>
            </w:r>
            <w:r w:rsidRPr="001058B5">
              <w:rPr>
                <w:rFonts w:ascii="Arial" w:hAnsi="Arial" w:cs="Arial"/>
                <w:i/>
                <w:spacing w:val="-4"/>
                <w:sz w:val="18"/>
              </w:rPr>
              <w:t xml:space="preserve"> </w:t>
            </w:r>
            <w:r w:rsidRPr="001058B5">
              <w:rPr>
                <w:rFonts w:ascii="Arial" w:hAnsi="Arial" w:cs="Arial"/>
                <w:i/>
                <w:sz w:val="18"/>
              </w:rPr>
              <w:t>SQL</w:t>
            </w:r>
            <w:r w:rsidRPr="001058B5">
              <w:rPr>
                <w:rFonts w:ascii="Arial" w:hAnsi="Arial" w:cs="Arial"/>
                <w:i/>
                <w:spacing w:val="-4"/>
                <w:sz w:val="18"/>
              </w:rPr>
              <w:t xml:space="preserve"> </w:t>
            </w:r>
            <w:r w:rsidRPr="001058B5">
              <w:rPr>
                <w:rFonts w:ascii="Arial" w:hAnsi="Arial" w:cs="Arial"/>
                <w:i/>
                <w:sz w:val="18"/>
              </w:rPr>
              <w:t>Language</w:t>
            </w:r>
            <w:r w:rsidRPr="001058B5">
              <w:rPr>
                <w:rFonts w:ascii="Arial" w:hAnsi="Arial" w:cs="Arial"/>
                <w:i/>
                <w:spacing w:val="-4"/>
                <w:sz w:val="18"/>
              </w:rPr>
              <w:t xml:space="preserve"> </w:t>
            </w:r>
            <w:r w:rsidRPr="001058B5">
              <w:rPr>
                <w:rFonts w:ascii="Arial" w:hAnsi="Arial" w:cs="Arial"/>
                <w:i/>
                <w:sz w:val="18"/>
              </w:rPr>
              <w:t xml:space="preserve">Reference </w:t>
            </w:r>
            <w:r w:rsidRPr="001058B5">
              <w:rPr>
                <w:rFonts w:ascii="Arial" w:hAnsi="Arial" w:cs="Arial"/>
                <w:sz w:val="18"/>
              </w:rPr>
              <w:t>for more information about the USER</w:t>
            </w:r>
            <w:r w:rsidRPr="001058B5">
              <w:rPr>
                <w:rFonts w:ascii="Arial" w:hAnsi="Arial" w:cs="Arial"/>
                <w:spacing w:val="-82"/>
                <w:sz w:val="18"/>
              </w:rPr>
              <w:t xml:space="preserve"> </w:t>
            </w:r>
            <w:r w:rsidRPr="001058B5">
              <w:rPr>
                <w:rFonts w:ascii="Arial" w:hAnsi="Arial" w:cs="Arial"/>
                <w:sz w:val="18"/>
              </w:rPr>
              <w:t>function.</w:t>
            </w:r>
          </w:p>
          <w:p w14:paraId="51DD991D" w14:textId="77777777" w:rsidR="00257CFD" w:rsidRPr="001058B5" w:rsidRDefault="00257CFD" w:rsidP="008D1AB8">
            <w:pPr>
              <w:pStyle w:val="TableParagraph"/>
              <w:spacing w:before="94" w:line="216" w:lineRule="auto"/>
              <w:ind w:left="210"/>
              <w:rPr>
                <w:rFonts w:ascii="Arial" w:hAnsi="Arial" w:cs="Arial"/>
                <w:sz w:val="18"/>
              </w:rPr>
            </w:pPr>
            <w:r w:rsidRPr="001058B5">
              <w:rPr>
                <w:rFonts w:ascii="Arial" w:hAnsi="Arial" w:cs="Arial"/>
                <w:sz w:val="18"/>
              </w:rPr>
              <w:t xml:space="preserve">See </w:t>
            </w:r>
            <w:hyperlink w:anchor="_bookmark1282" w:history="1">
              <w:r w:rsidRPr="001058B5">
                <w:rPr>
                  <w:rFonts w:ascii="Arial" w:hAnsi="Arial" w:cs="Arial"/>
                  <w:color w:val="0000CC"/>
                  <w:sz w:val="18"/>
                </w:rPr>
                <w:t xml:space="preserve">"Setting a Global Application Context for Nondatabase Users" </w:t>
              </w:r>
            </w:hyperlink>
            <w:hyperlink w:anchor="_bookmark1282" w:history="1">
              <w:r w:rsidRPr="001058B5">
                <w:rPr>
                  <w:rFonts w:ascii="Arial" w:hAnsi="Arial" w:cs="Arial"/>
                  <w:sz w:val="18"/>
                </w:rPr>
                <w:t xml:space="preserve">on page 6-28 </w:t>
              </w:r>
            </w:hyperlink>
            <w:r w:rsidRPr="001058B5">
              <w:rPr>
                <w:rFonts w:ascii="Arial" w:hAnsi="Arial" w:cs="Arial"/>
                <w:sz w:val="18"/>
              </w:rPr>
              <w:t>for more information.</w:t>
            </w:r>
          </w:p>
        </w:tc>
      </w:tr>
    </w:tbl>
    <w:p w14:paraId="04512FB7" w14:textId="77777777" w:rsidR="00257CFD" w:rsidRPr="001058B5" w:rsidRDefault="00257CFD" w:rsidP="00257CFD">
      <w:pPr>
        <w:spacing w:line="216" w:lineRule="auto"/>
        <w:rPr>
          <w:rFonts w:ascii="Arial" w:hAnsi="Arial" w:cs="Arial"/>
          <w:sz w:val="18"/>
        </w:rPr>
        <w:sectPr w:rsidR="00257CFD" w:rsidRPr="001058B5">
          <w:pgSz w:w="12240" w:h="15840"/>
          <w:pgMar w:top="840" w:right="1060" w:bottom="860" w:left="1100" w:header="549" w:footer="663" w:gutter="0"/>
          <w:cols w:space="720"/>
        </w:sectPr>
      </w:pPr>
    </w:p>
    <w:p w14:paraId="39A042EB" w14:textId="77777777" w:rsidR="00257CFD" w:rsidRPr="001058B5" w:rsidRDefault="00257CFD" w:rsidP="00257CFD">
      <w:pPr>
        <w:pStyle w:val="BodyText"/>
        <w:spacing w:before="2"/>
        <w:rPr>
          <w:rFonts w:ascii="Arial" w:hAnsi="Arial" w:cs="Arial"/>
          <w:b/>
          <w:i/>
          <w:sz w:val="26"/>
        </w:rPr>
      </w:pPr>
    </w:p>
    <w:p w14:paraId="5433F721" w14:textId="77777777" w:rsidR="00257CFD" w:rsidRPr="001058B5" w:rsidRDefault="00257CFD" w:rsidP="00257CFD">
      <w:pPr>
        <w:pStyle w:val="Heading6"/>
        <w:spacing w:before="105"/>
        <w:ind w:left="1660"/>
      </w:pPr>
      <w:bookmarkStart w:id="1017" w:name="Sharing_Global_Application_Context_Value"/>
      <w:bookmarkStart w:id="1018" w:name="_bookmark1274"/>
      <w:bookmarkStart w:id="1019" w:name="_bookmark1275"/>
      <w:bookmarkEnd w:id="1017"/>
      <w:bookmarkEnd w:id="1018"/>
      <w:bookmarkEnd w:id="1019"/>
      <w:r>
        <w:t xml:space="preserve">Chia sẽ giá trị </w:t>
      </w:r>
      <w:r w:rsidRPr="001058B5">
        <w:t xml:space="preserve">Global Application Context Values </w:t>
      </w:r>
      <w:r>
        <w:t xml:space="preserve">với tất cả người dùng </w:t>
      </w:r>
      <w:r w:rsidRPr="001058B5">
        <w:t xml:space="preserve"> Database </w:t>
      </w:r>
    </w:p>
    <w:p w14:paraId="689C8AF2" w14:textId="77777777" w:rsidR="00257CFD" w:rsidRDefault="00257CFD" w:rsidP="00257CFD">
      <w:pPr>
        <w:pStyle w:val="BodyText"/>
        <w:spacing w:before="57" w:line="228" w:lineRule="auto"/>
        <w:ind w:left="1660" w:right="781"/>
        <w:rPr>
          <w:rFonts w:ascii="Arial" w:hAnsi="Arial" w:cs="Arial"/>
          <w:spacing w:val="-9"/>
        </w:rPr>
      </w:pPr>
      <w:r w:rsidRPr="000F51D0">
        <w:rPr>
          <w:rFonts w:ascii="Arial" w:hAnsi="Arial" w:cs="Arial"/>
          <w:spacing w:val="-9"/>
        </w:rPr>
        <w:t xml:space="preserve">Để chia sẻ giá trị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8"/>
        </w:rPr>
        <w:t xml:space="preserve"> </w:t>
      </w:r>
      <w:r w:rsidRPr="000F51D0">
        <w:rPr>
          <w:rFonts w:ascii="Arial" w:hAnsi="Arial" w:cs="Arial"/>
          <w:spacing w:val="-9"/>
        </w:rPr>
        <w:t xml:space="preserve">cho tất cả người dùng </w:t>
      </w:r>
      <w:r>
        <w:rPr>
          <w:rFonts w:ascii="Arial" w:hAnsi="Arial" w:cs="Arial"/>
          <w:spacing w:val="-9"/>
        </w:rPr>
        <w:t>database</w:t>
      </w:r>
      <w:r w:rsidRPr="000F51D0">
        <w:rPr>
          <w:rFonts w:ascii="Arial" w:hAnsi="Arial" w:cs="Arial"/>
          <w:spacing w:val="-9"/>
        </w:rPr>
        <w:t xml:space="preserve">, hãy </w:t>
      </w:r>
      <w:r>
        <w:rPr>
          <w:rFonts w:ascii="Arial" w:hAnsi="Arial" w:cs="Arial"/>
          <w:spacing w:val="-9"/>
        </w:rPr>
        <w:t xml:space="preserve">thiết lập </w:t>
      </w:r>
      <w:r w:rsidRPr="000F51D0">
        <w:rPr>
          <w:rFonts w:ascii="Arial" w:hAnsi="Arial" w:cs="Arial"/>
          <w:spacing w:val="-9"/>
        </w:rPr>
        <w:t xml:space="preserve"> tham số </w:t>
      </w:r>
      <w:r w:rsidRPr="001058B5">
        <w:rPr>
          <w:rFonts w:ascii="Arial" w:hAnsi="Arial" w:cs="Arial"/>
        </w:rPr>
        <w:t>namespace</w:t>
      </w:r>
      <w:r w:rsidRPr="000F51D0">
        <w:rPr>
          <w:rFonts w:ascii="Arial" w:hAnsi="Arial" w:cs="Arial"/>
          <w:spacing w:val="-9"/>
        </w:rPr>
        <w:t xml:space="preserve">, thuộc tính và giá trị trong </w:t>
      </w:r>
      <w:r w:rsidRPr="001058B5">
        <w:rPr>
          <w:rFonts w:ascii="Arial" w:hAnsi="Arial" w:cs="Arial"/>
        </w:rPr>
        <w:t>SET_CONTEXT</w:t>
      </w:r>
      <w:r w:rsidRPr="001058B5">
        <w:rPr>
          <w:rFonts w:ascii="Arial" w:hAnsi="Arial" w:cs="Arial"/>
          <w:spacing w:val="-92"/>
        </w:rPr>
        <w:t xml:space="preserve"> </w:t>
      </w:r>
      <w:r w:rsidRPr="001058B5">
        <w:rPr>
          <w:rFonts w:ascii="Arial" w:hAnsi="Arial" w:cs="Arial"/>
        </w:rPr>
        <w:t>procedure</w:t>
      </w:r>
      <w:r w:rsidRPr="000F51D0">
        <w:rPr>
          <w:rFonts w:ascii="Arial" w:hAnsi="Arial" w:cs="Arial"/>
          <w:spacing w:val="-9"/>
        </w:rPr>
        <w:t xml:space="preserve">. Trong trường hợp này, tất cả người dùng có tài khoản </w:t>
      </w:r>
      <w:r>
        <w:rPr>
          <w:rFonts w:ascii="Arial" w:hAnsi="Arial" w:cs="Arial"/>
          <w:spacing w:val="-9"/>
        </w:rPr>
        <w:t>database</w:t>
      </w:r>
      <w:r w:rsidRPr="000F51D0">
        <w:rPr>
          <w:rFonts w:ascii="Arial" w:hAnsi="Arial" w:cs="Arial"/>
          <w:spacing w:val="-9"/>
        </w:rPr>
        <w:t xml:space="preserve"> sẽ có khả năng truy cập vào dữ liệu trong </w:t>
      </w:r>
      <w:r>
        <w:rPr>
          <w:rFonts w:ascii="Arial" w:hAnsi="Arial" w:cs="Arial"/>
          <w:spacing w:val="-9"/>
        </w:rPr>
        <w:t>database</w:t>
      </w:r>
    </w:p>
    <w:p w14:paraId="588B5D93" w14:textId="77777777" w:rsidR="00257CFD" w:rsidRPr="001058B5" w:rsidRDefault="008D1AB8" w:rsidP="00257CFD">
      <w:pPr>
        <w:pStyle w:val="BodyText"/>
        <w:spacing w:before="121" w:line="232" w:lineRule="auto"/>
        <w:ind w:left="1660" w:right="848"/>
        <w:rPr>
          <w:rFonts w:ascii="Arial" w:hAnsi="Arial" w:cs="Arial"/>
        </w:rPr>
      </w:pPr>
      <w:hyperlink w:anchor="_bookmark1277" w:history="1">
        <w:r w:rsidR="00257CFD">
          <w:rPr>
            <w:rFonts w:ascii="Arial" w:hAnsi="Arial" w:cs="Arial"/>
            <w:color w:val="0000CC"/>
          </w:rPr>
          <w:t xml:space="preserve">Ví dụ </w:t>
        </w:r>
        <w:r w:rsidR="00257CFD" w:rsidRPr="001058B5">
          <w:rPr>
            <w:rFonts w:ascii="Arial" w:hAnsi="Arial" w:cs="Arial"/>
            <w:color w:val="0000CC"/>
          </w:rPr>
          <w:t xml:space="preserve"> 6–10 </w:t>
        </w:r>
      </w:hyperlink>
      <w:r w:rsidR="00257CFD">
        <w:rPr>
          <w:rFonts w:ascii="Arial" w:hAnsi="Arial" w:cs="Arial"/>
        </w:rPr>
        <w:t xml:space="preserve">cho thấy cách tạo </w:t>
      </w:r>
      <w:r w:rsidR="00257CFD" w:rsidRPr="001058B5">
        <w:rPr>
          <w:rFonts w:ascii="Arial" w:hAnsi="Arial" w:cs="Arial"/>
        </w:rPr>
        <w:t xml:space="preserve"> package </w:t>
      </w:r>
      <w:r w:rsidR="00257CFD">
        <w:rPr>
          <w:rFonts w:ascii="Arial" w:hAnsi="Arial" w:cs="Arial"/>
        </w:rPr>
        <w:t xml:space="preserve">để thiết lập và xóa các kiếu </w:t>
      </w:r>
      <w:r w:rsidR="00257CFD" w:rsidRPr="001058B5">
        <w:rPr>
          <w:rFonts w:ascii="Arial" w:hAnsi="Arial" w:cs="Arial"/>
        </w:rPr>
        <w:t>global application context</w:t>
      </w:r>
      <w:r w:rsidR="00257CFD">
        <w:rPr>
          <w:rFonts w:ascii="Arial" w:hAnsi="Arial" w:cs="Arial"/>
        </w:rPr>
        <w:t xml:space="preserve"> này .</w:t>
      </w:r>
    </w:p>
    <w:p w14:paraId="7591AD4F" w14:textId="77777777" w:rsidR="00257CFD" w:rsidRPr="001058B5" w:rsidRDefault="00257CFD" w:rsidP="00257CFD">
      <w:pPr>
        <w:pStyle w:val="BodyText"/>
        <w:spacing w:before="12"/>
        <w:rPr>
          <w:rFonts w:ascii="Arial" w:hAnsi="Arial" w:cs="Arial"/>
          <w:sz w:val="25"/>
        </w:rPr>
      </w:pPr>
    </w:p>
    <w:p w14:paraId="70B2B8E4" w14:textId="77777777" w:rsidR="00257CFD" w:rsidRPr="001058B5" w:rsidRDefault="00257CFD" w:rsidP="00257CFD">
      <w:pPr>
        <w:ind w:left="1660"/>
        <w:rPr>
          <w:rFonts w:ascii="Arial" w:hAnsi="Arial" w:cs="Arial"/>
          <w:b/>
          <w:i/>
          <w:sz w:val="18"/>
        </w:rPr>
      </w:pPr>
      <w:bookmarkStart w:id="1020" w:name="_bookmark1277"/>
      <w:bookmarkEnd w:id="1020"/>
      <w:r w:rsidRPr="001058B5">
        <w:rPr>
          <w:rFonts w:ascii="Arial" w:hAnsi="Arial" w:cs="Arial"/>
          <w:b/>
          <w:i/>
          <w:sz w:val="18"/>
        </w:rPr>
        <w:t>Example 6–10 Package to Manage Global Application Values for All Database Users</w:t>
      </w:r>
    </w:p>
    <w:p w14:paraId="136BF326" w14:textId="77777777" w:rsidR="00257CFD" w:rsidRPr="001058B5" w:rsidRDefault="00257CFD" w:rsidP="00257CFD">
      <w:pPr>
        <w:pStyle w:val="BodyText"/>
        <w:spacing w:before="10"/>
        <w:rPr>
          <w:rFonts w:ascii="Arial" w:hAnsi="Arial" w:cs="Arial"/>
          <w:b/>
          <w:i/>
          <w:sz w:val="11"/>
        </w:rPr>
      </w:pPr>
    </w:p>
    <w:p w14:paraId="2F5BB712" w14:textId="77777777" w:rsidR="00257CFD" w:rsidRPr="001058B5" w:rsidRDefault="00257CFD" w:rsidP="00257CFD">
      <w:pPr>
        <w:spacing w:before="96" w:line="259" w:lineRule="auto"/>
        <w:ind w:left="1937" w:right="5077" w:hanging="278"/>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6C8B0534" w14:textId="77777777" w:rsidR="00257CFD" w:rsidRPr="001058B5" w:rsidRDefault="00257CFD" w:rsidP="00257CFD">
      <w:pPr>
        <w:spacing w:line="259" w:lineRule="auto"/>
        <w:ind w:left="2030" w:right="3383"/>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PROCEDURE clear_hr_context;</w:t>
      </w:r>
    </w:p>
    <w:p w14:paraId="2C5389A9"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w:t>
      </w:r>
    </w:p>
    <w:p w14:paraId="1BD4F648" w14:textId="77777777" w:rsidR="00257CFD" w:rsidRPr="001058B5" w:rsidRDefault="00257CFD" w:rsidP="00257CFD">
      <w:pPr>
        <w:spacing w:before="16"/>
        <w:ind w:left="1844"/>
        <w:rPr>
          <w:rFonts w:ascii="Arial" w:hAnsi="Arial" w:cs="Arial"/>
          <w:sz w:val="18"/>
        </w:rPr>
      </w:pPr>
      <w:r w:rsidRPr="001058B5">
        <w:rPr>
          <w:rFonts w:ascii="Arial" w:hAnsi="Arial" w:cs="Arial"/>
          <w:w w:val="86"/>
          <w:sz w:val="18"/>
        </w:rPr>
        <w:t>/</w:t>
      </w:r>
    </w:p>
    <w:p w14:paraId="53F8F27C"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07B6015" w14:textId="77777777" w:rsidR="00257CFD" w:rsidRPr="001058B5" w:rsidRDefault="00257CFD" w:rsidP="00257CFD">
      <w:pPr>
        <w:spacing w:line="259" w:lineRule="auto"/>
        <w:ind w:left="2030" w:right="3970"/>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AS</w:t>
      </w:r>
    </w:p>
    <w:p w14:paraId="6821C1B8" w14:textId="77777777" w:rsidR="00257CFD" w:rsidRPr="001058B5" w:rsidRDefault="00257CFD" w:rsidP="00257CFD">
      <w:pPr>
        <w:spacing w:line="259" w:lineRule="auto"/>
        <w:ind w:left="2123"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7211A39B" w14:textId="77777777" w:rsidR="00257CFD" w:rsidRPr="001058B5" w:rsidRDefault="00257CFD" w:rsidP="00257CFD">
      <w:pPr>
        <w:tabs>
          <w:tab w:val="left" w:pos="3234"/>
        </w:tabs>
        <w:spacing w:line="259" w:lineRule="auto"/>
        <w:ind w:left="2215" w:right="5083"/>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=&gt;</w:t>
      </w:r>
      <w:r w:rsidRPr="001058B5">
        <w:rPr>
          <w:rFonts w:ascii="Arial" w:hAnsi="Arial" w:cs="Arial"/>
          <w:spacing w:val="-34"/>
          <w:w w:val="95"/>
          <w:sz w:val="18"/>
        </w:rPr>
        <w:t xml:space="preserve"> </w:t>
      </w:r>
      <w:r w:rsidRPr="001058B5">
        <w:rPr>
          <w:rFonts w:ascii="Arial" w:hAnsi="Arial" w:cs="Arial"/>
          <w:w w:val="95"/>
          <w:sz w:val="18"/>
        </w:rPr>
        <w:t>sec_level);</w:t>
      </w:r>
    </w:p>
    <w:p w14:paraId="29BE6380" w14:textId="77777777" w:rsidR="00257CFD" w:rsidRPr="001058B5" w:rsidRDefault="00257CFD" w:rsidP="00257CFD">
      <w:pPr>
        <w:spacing w:line="203" w:lineRule="exact"/>
        <w:ind w:left="2123"/>
        <w:rPr>
          <w:rFonts w:ascii="Arial" w:hAnsi="Arial" w:cs="Arial"/>
          <w:sz w:val="18"/>
        </w:rPr>
      </w:pPr>
      <w:r w:rsidRPr="001058B5">
        <w:rPr>
          <w:rFonts w:ascii="Arial" w:hAnsi="Arial" w:cs="Arial"/>
          <w:w w:val="95"/>
          <w:sz w:val="18"/>
        </w:rPr>
        <w:t>END set_hr_ctx;</w:t>
      </w:r>
    </w:p>
    <w:p w14:paraId="07FBF873" w14:textId="77777777" w:rsidR="00257CFD" w:rsidRPr="001058B5" w:rsidRDefault="00257CFD" w:rsidP="00257CFD">
      <w:pPr>
        <w:pStyle w:val="BodyText"/>
        <w:spacing w:before="9"/>
        <w:rPr>
          <w:rFonts w:ascii="Arial" w:hAnsi="Arial" w:cs="Arial"/>
        </w:rPr>
      </w:pPr>
    </w:p>
    <w:p w14:paraId="68770A2C" w14:textId="77777777" w:rsidR="00257CFD" w:rsidRPr="001058B5" w:rsidRDefault="00257CFD" w:rsidP="00257CFD">
      <w:pPr>
        <w:spacing w:line="259" w:lineRule="auto"/>
        <w:ind w:left="2030" w:right="5766" w:hanging="18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39CE353E" w14:textId="77777777" w:rsidR="00257CFD" w:rsidRPr="001058B5" w:rsidRDefault="00257CFD" w:rsidP="00257CFD">
      <w:pPr>
        <w:spacing w:line="203" w:lineRule="exact"/>
        <w:ind w:left="2030"/>
        <w:rPr>
          <w:rFonts w:ascii="Arial" w:hAnsi="Arial" w:cs="Arial"/>
          <w:sz w:val="18"/>
        </w:rPr>
      </w:pPr>
      <w:r w:rsidRPr="001058B5">
        <w:rPr>
          <w:rFonts w:ascii="Arial" w:hAnsi="Arial" w:cs="Arial"/>
          <w:w w:val="95"/>
          <w:sz w:val="18"/>
        </w:rPr>
        <w:t>BEGIN</w:t>
      </w:r>
    </w:p>
    <w:p w14:paraId="36DD5DA5" w14:textId="77777777" w:rsidR="00257CFD" w:rsidRPr="001058B5" w:rsidRDefault="00257CFD" w:rsidP="00257CFD">
      <w:pPr>
        <w:spacing w:before="17" w:line="259" w:lineRule="auto"/>
        <w:ind w:left="2030" w:right="2671" w:firstLine="92"/>
        <w:rPr>
          <w:rFonts w:ascii="Arial" w:hAnsi="Arial" w:cs="Arial"/>
          <w:sz w:val="18"/>
        </w:rPr>
      </w:pPr>
      <w:r w:rsidRPr="001058B5">
        <w:rPr>
          <w:rFonts w:ascii="Arial" w:hAnsi="Arial" w:cs="Arial"/>
          <w:w w:val="85"/>
          <w:sz w:val="18"/>
        </w:rPr>
        <w:t xml:space="preserve">DBMS_SESSION.CLEAR_CONTEXT('global_hr_ctx', 'job_role'); </w:t>
      </w:r>
      <w:r w:rsidRPr="001058B5">
        <w:rPr>
          <w:rFonts w:ascii="Arial" w:hAnsi="Arial" w:cs="Arial"/>
          <w:w w:val="95"/>
          <w:sz w:val="18"/>
        </w:rPr>
        <w:t>END clear_context;</w:t>
      </w:r>
    </w:p>
    <w:p w14:paraId="655E5FC7" w14:textId="77777777" w:rsidR="00257CFD" w:rsidRPr="001058B5" w:rsidRDefault="00257CFD" w:rsidP="00257CFD">
      <w:pPr>
        <w:spacing w:line="203" w:lineRule="exact"/>
        <w:ind w:left="1844"/>
        <w:rPr>
          <w:rFonts w:ascii="Arial" w:hAnsi="Arial" w:cs="Arial"/>
          <w:sz w:val="18"/>
        </w:rPr>
      </w:pPr>
      <w:r w:rsidRPr="001058B5">
        <w:rPr>
          <w:rFonts w:ascii="Arial" w:hAnsi="Arial" w:cs="Arial"/>
          <w:w w:val="95"/>
          <w:sz w:val="18"/>
        </w:rPr>
        <w:t>END;</w:t>
      </w:r>
    </w:p>
    <w:p w14:paraId="708D312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73A39987" w14:textId="77777777" w:rsidR="00257CFD" w:rsidRPr="001058B5" w:rsidRDefault="00257CFD" w:rsidP="00257CFD">
      <w:pPr>
        <w:pStyle w:val="BodyText"/>
        <w:spacing w:before="5"/>
        <w:rPr>
          <w:rFonts w:ascii="Arial" w:hAnsi="Arial" w:cs="Arial"/>
          <w:sz w:val="18"/>
        </w:rPr>
      </w:pPr>
    </w:p>
    <w:p w14:paraId="6645D3B1" w14:textId="77777777" w:rsidR="00257CFD" w:rsidRPr="001058B5" w:rsidRDefault="00257CFD" w:rsidP="00257CFD">
      <w:pPr>
        <w:pStyle w:val="BodyText"/>
        <w:ind w:left="1660"/>
        <w:rPr>
          <w:rFonts w:ascii="Arial" w:hAnsi="Arial" w:cs="Arial"/>
        </w:rPr>
      </w:pPr>
      <w:r>
        <w:rPr>
          <w:rFonts w:ascii="Arial" w:hAnsi="Arial" w:cs="Arial"/>
        </w:rPr>
        <w:t xml:space="preserve">Trong ví dụ này </w:t>
      </w:r>
      <w:r w:rsidRPr="001058B5">
        <w:rPr>
          <w:rFonts w:ascii="Arial" w:hAnsi="Arial" w:cs="Arial"/>
        </w:rPr>
        <w:t>:</w:t>
      </w:r>
    </w:p>
    <w:p w14:paraId="1FD70CB0" w14:textId="77777777" w:rsidR="00257CFD" w:rsidRPr="00BB4007" w:rsidRDefault="00257CFD" w:rsidP="00257CFD">
      <w:pPr>
        <w:pStyle w:val="ListParagraph"/>
        <w:numPr>
          <w:ilvl w:val="1"/>
          <w:numId w:val="137"/>
        </w:numPr>
        <w:tabs>
          <w:tab w:val="left" w:pos="2020"/>
        </w:tabs>
        <w:spacing w:before="121" w:line="228" w:lineRule="auto"/>
        <w:ind w:right="885" w:hanging="359"/>
        <w:rPr>
          <w:rFonts w:ascii="Arial" w:hAnsi="Arial" w:cs="Arial"/>
          <w:sz w:val="20"/>
        </w:rPr>
      </w:pPr>
      <w:r w:rsidRPr="00BB4007">
        <w:rPr>
          <w:rFonts w:ascii="Arial" w:hAnsi="Arial" w:cs="Arial"/>
          <w:sz w:val="20"/>
        </w:rPr>
        <w:t xml:space="preserve">DBMS_SESSION.SET_CONTEXT ... END set_hr_ctx sử dụng </w:t>
      </w:r>
      <w:r w:rsidRPr="001058B5">
        <w:rPr>
          <w:rFonts w:ascii="Arial" w:hAnsi="Arial" w:cs="Arial"/>
          <w:w w:val="90"/>
          <w:sz w:val="20"/>
        </w:rPr>
        <w:t xml:space="preserve">DBMS_SESSION.SET_ </w:t>
      </w:r>
      <w:r w:rsidRPr="001058B5">
        <w:rPr>
          <w:rFonts w:ascii="Arial" w:hAnsi="Arial" w:cs="Arial"/>
          <w:sz w:val="20"/>
        </w:rPr>
        <w:t>CONTEXT procedure</w:t>
      </w:r>
      <w:r w:rsidRPr="00BB4007">
        <w:rPr>
          <w:rFonts w:ascii="Arial" w:hAnsi="Arial" w:cs="Arial"/>
          <w:sz w:val="20"/>
        </w:rPr>
        <w:t xml:space="preserve"> để thiết lập các giá trị cho các tham số </w:t>
      </w:r>
      <w:r w:rsidRPr="001058B5">
        <w:rPr>
          <w:rFonts w:ascii="Arial" w:hAnsi="Arial" w:cs="Arial"/>
          <w:sz w:val="20"/>
        </w:rPr>
        <w:t>namespace, attribute, and value</w:t>
      </w:r>
      <w:r w:rsidRPr="00BB4007">
        <w:rPr>
          <w:rFonts w:ascii="Arial" w:hAnsi="Arial" w:cs="Arial"/>
          <w:sz w:val="20"/>
        </w:rPr>
        <w:t xml:space="preserve">. Giá trị sec_level được chỉ định khi ứng dụng </w:t>
      </w:r>
      <w:r>
        <w:rPr>
          <w:rFonts w:ascii="Arial" w:hAnsi="Arial" w:cs="Arial"/>
          <w:sz w:val="20"/>
        </w:rPr>
        <w:t>database</w:t>
      </w:r>
      <w:r w:rsidRPr="00BB4007">
        <w:rPr>
          <w:rFonts w:ascii="Arial" w:hAnsi="Arial" w:cs="Arial"/>
          <w:sz w:val="20"/>
        </w:rPr>
        <w:t xml:space="preserve"> chạy </w:t>
      </w:r>
      <w:r w:rsidRPr="001058B5">
        <w:rPr>
          <w:rFonts w:ascii="Arial" w:hAnsi="Arial" w:cs="Arial"/>
          <w:sz w:val="20"/>
        </w:rPr>
        <w:t>hr_ctx_pkg.set_hr</w:t>
      </w:r>
      <w:r w:rsidRPr="00BB4007">
        <w:rPr>
          <w:rFonts w:ascii="Arial" w:hAnsi="Arial" w:cs="Arial"/>
          <w:sz w:val="24"/>
          <w:szCs w:val="24"/>
        </w:rPr>
        <w:t>_</w:t>
      </w:r>
      <w:r w:rsidRPr="001058B5">
        <w:rPr>
          <w:rFonts w:ascii="Arial" w:hAnsi="Arial" w:cs="Arial"/>
          <w:sz w:val="20"/>
        </w:rPr>
        <w:t>ctx</w:t>
      </w:r>
      <w:r>
        <w:rPr>
          <w:rFonts w:ascii="Arial" w:hAnsi="Arial" w:cs="Arial"/>
          <w:sz w:val="20"/>
        </w:rPr>
        <w:t xml:space="preserve"> </w:t>
      </w:r>
      <w:r w:rsidRPr="001058B5">
        <w:rPr>
          <w:rFonts w:ascii="Arial" w:hAnsi="Arial" w:cs="Arial"/>
          <w:spacing w:val="-87"/>
          <w:sz w:val="20"/>
        </w:rPr>
        <w:t xml:space="preserve"> </w:t>
      </w:r>
      <w:r w:rsidRPr="001058B5">
        <w:rPr>
          <w:rFonts w:ascii="Arial" w:hAnsi="Arial" w:cs="Arial"/>
          <w:sz w:val="20"/>
        </w:rPr>
        <w:t>procedure</w:t>
      </w:r>
      <w:r w:rsidRPr="00BB4007">
        <w:rPr>
          <w:rFonts w:ascii="Arial" w:hAnsi="Arial" w:cs="Arial"/>
          <w:sz w:val="20"/>
        </w:rPr>
        <w:t>.</w:t>
      </w:r>
    </w:p>
    <w:p w14:paraId="180E782F" w14:textId="77777777" w:rsidR="00257CFD" w:rsidRDefault="00257CFD" w:rsidP="00257CFD">
      <w:pPr>
        <w:pStyle w:val="BodyText"/>
        <w:spacing w:before="119" w:line="230" w:lineRule="auto"/>
        <w:ind w:left="2019" w:right="825"/>
        <w:rPr>
          <w:rFonts w:ascii="Arial" w:hAnsi="Arial" w:cs="Arial"/>
        </w:rPr>
      </w:pPr>
      <w:r w:rsidRPr="00BB4007">
        <w:rPr>
          <w:rFonts w:ascii="Arial" w:hAnsi="Arial" w:cs="Arial"/>
        </w:rPr>
        <w:t xml:space="preserve">Giá trị </w:t>
      </w:r>
      <w:r w:rsidRPr="001058B5">
        <w:rPr>
          <w:rFonts w:ascii="Arial" w:hAnsi="Arial" w:cs="Arial"/>
        </w:rPr>
        <w:t>username</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client_id</w:t>
      </w:r>
      <w:r>
        <w:rPr>
          <w:rFonts w:ascii="Arial" w:hAnsi="Arial" w:cs="Arial"/>
        </w:rPr>
        <w:t xml:space="preserve"> </w:t>
      </w:r>
      <w:r w:rsidRPr="001058B5">
        <w:rPr>
          <w:rFonts w:ascii="Arial" w:hAnsi="Arial" w:cs="Arial"/>
          <w:spacing w:val="-102"/>
        </w:rPr>
        <w:t xml:space="preserve"> </w:t>
      </w:r>
      <w:r w:rsidRPr="00BB4007">
        <w:rPr>
          <w:rFonts w:ascii="Arial" w:hAnsi="Arial" w:cs="Arial"/>
        </w:rPr>
        <w:t>không được</w:t>
      </w:r>
      <w:r>
        <w:rPr>
          <w:rFonts w:ascii="Arial" w:hAnsi="Arial" w:cs="Arial"/>
        </w:rPr>
        <w:t xml:space="preserve"> thiết lập </w:t>
      </w:r>
      <w:r w:rsidRPr="00BB4007">
        <w:rPr>
          <w:rFonts w:ascii="Arial" w:hAnsi="Arial" w:cs="Arial"/>
        </w:rPr>
        <w:t>, do đó</w:t>
      </w:r>
      <w:r>
        <w:rPr>
          <w:rFonts w:ascii="Arial" w:hAnsi="Arial" w:cs="Arial"/>
        </w:rPr>
        <w:t xml:space="preserve"> </w:t>
      </w:r>
      <w:r w:rsidRPr="00BB4007">
        <w:rPr>
          <w:rFonts w:ascii="Arial" w:hAnsi="Arial" w:cs="Arial"/>
        </w:rPr>
        <w:t xml:space="preserve">chúng là NULL. Điều này cho phép tất cả người dùng (người dùng </w:t>
      </w:r>
      <w:r>
        <w:rPr>
          <w:rFonts w:ascii="Arial" w:hAnsi="Arial" w:cs="Arial"/>
        </w:rPr>
        <w:t>database</w:t>
      </w:r>
      <w:r w:rsidRPr="00BB4007">
        <w:rPr>
          <w:rFonts w:ascii="Arial" w:hAnsi="Arial" w:cs="Arial"/>
        </w:rPr>
        <w:t xml:space="preserve">) có quyền truy cập vào các giá trị, thích hợp cho các cài đặt trên </w:t>
      </w:r>
      <w:r w:rsidRPr="001058B5">
        <w:rPr>
          <w:rFonts w:ascii="Arial" w:hAnsi="Arial" w:cs="Arial"/>
        </w:rPr>
        <w:t>server-wide</w:t>
      </w:r>
      <w:r w:rsidRPr="00BB4007">
        <w:rPr>
          <w:rFonts w:ascii="Arial" w:hAnsi="Arial" w:cs="Arial"/>
        </w:rPr>
        <w:t>.</w:t>
      </w:r>
    </w:p>
    <w:p w14:paraId="7E25580C" w14:textId="77777777" w:rsidR="00257CFD" w:rsidRPr="001058B5" w:rsidRDefault="00257CFD" w:rsidP="00257CFD">
      <w:pPr>
        <w:pStyle w:val="ListParagraph"/>
        <w:numPr>
          <w:ilvl w:val="1"/>
          <w:numId w:val="137"/>
        </w:numPr>
        <w:tabs>
          <w:tab w:val="left" w:pos="2020"/>
        </w:tabs>
        <w:spacing w:before="113"/>
        <w:ind w:hanging="359"/>
        <w:rPr>
          <w:rFonts w:ascii="Arial" w:hAnsi="Arial" w:cs="Arial"/>
          <w:sz w:val="20"/>
        </w:rPr>
      </w:pPr>
      <w:r w:rsidRPr="001058B5">
        <w:rPr>
          <w:rFonts w:ascii="Arial" w:hAnsi="Arial" w:cs="Arial"/>
          <w:sz w:val="20"/>
        </w:rPr>
        <w:t>namespace</w:t>
      </w:r>
      <w:r w:rsidRPr="001058B5">
        <w:rPr>
          <w:rFonts w:ascii="Arial" w:hAnsi="Arial" w:cs="Arial"/>
          <w:spacing w:val="-53"/>
          <w:sz w:val="20"/>
        </w:rPr>
        <w:t xml:space="preserve"> </w:t>
      </w:r>
      <w:r w:rsidRPr="001058B5">
        <w:rPr>
          <w:rFonts w:ascii="Arial" w:hAnsi="Arial" w:cs="Arial"/>
          <w:sz w:val="20"/>
        </w:rPr>
        <w:t>=&gt;</w:t>
      </w:r>
      <w:r w:rsidRPr="001058B5">
        <w:rPr>
          <w:rFonts w:ascii="Arial" w:hAnsi="Arial" w:cs="Arial"/>
          <w:spacing w:val="-53"/>
          <w:sz w:val="20"/>
        </w:rPr>
        <w:t xml:space="preserve"> </w:t>
      </w:r>
      <w:r w:rsidRPr="001058B5">
        <w:rPr>
          <w:rFonts w:ascii="Arial" w:hAnsi="Arial" w:cs="Arial"/>
          <w:sz w:val="20"/>
        </w:rPr>
        <w:t>'global_hr_ctx'</w:t>
      </w:r>
      <w:r w:rsidRPr="001058B5">
        <w:rPr>
          <w:rFonts w:ascii="Arial" w:hAnsi="Arial" w:cs="Arial"/>
          <w:spacing w:val="-18"/>
          <w:sz w:val="20"/>
        </w:rPr>
        <w:t xml:space="preserve"> </w:t>
      </w:r>
      <w:r>
        <w:rPr>
          <w:rFonts w:ascii="Arial" w:hAnsi="Arial" w:cs="Arial"/>
          <w:sz w:val="20"/>
        </w:rPr>
        <w:t xml:space="preserve">thiết lập </w:t>
      </w:r>
      <w:r w:rsidRPr="001058B5">
        <w:rPr>
          <w:rFonts w:ascii="Arial" w:hAnsi="Arial" w:cs="Arial"/>
          <w:spacing w:val="-18"/>
          <w:sz w:val="20"/>
        </w:rPr>
        <w:t xml:space="preserve"> </w:t>
      </w:r>
      <w:r w:rsidRPr="001058B5">
        <w:rPr>
          <w:rFonts w:ascii="Arial" w:hAnsi="Arial" w:cs="Arial"/>
          <w:sz w:val="20"/>
        </w:rPr>
        <w:t>namespace</w:t>
      </w:r>
      <w:r>
        <w:rPr>
          <w:rFonts w:ascii="Arial" w:hAnsi="Arial" w:cs="Arial"/>
          <w:sz w:val="20"/>
        </w:rPr>
        <w:t xml:space="preserve"> </w:t>
      </w:r>
      <w:r w:rsidRPr="001058B5">
        <w:rPr>
          <w:rFonts w:ascii="Arial" w:hAnsi="Arial" w:cs="Arial"/>
          <w:spacing w:val="-92"/>
          <w:sz w:val="20"/>
        </w:rPr>
        <w:t xml:space="preserve"> </w:t>
      </w:r>
      <w:r>
        <w:rPr>
          <w:rFonts w:ascii="Arial" w:hAnsi="Arial" w:cs="Arial"/>
          <w:sz w:val="20"/>
        </w:rPr>
        <w:t xml:space="preserve">thành </w:t>
      </w:r>
      <w:r w:rsidRPr="001058B5">
        <w:rPr>
          <w:rFonts w:ascii="Arial" w:hAnsi="Arial" w:cs="Arial"/>
          <w:sz w:val="20"/>
        </w:rPr>
        <w:t>global_hr_ctx.</w:t>
      </w:r>
    </w:p>
    <w:p w14:paraId="79AFAE4E"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attribute</w:t>
      </w:r>
      <w:r w:rsidRPr="001058B5">
        <w:rPr>
          <w:rFonts w:ascii="Arial" w:hAnsi="Arial" w:cs="Arial"/>
          <w:spacing w:val="-33"/>
          <w:sz w:val="20"/>
        </w:rPr>
        <w:t xml:space="preserve"> </w:t>
      </w:r>
      <w:r w:rsidRPr="001058B5">
        <w:rPr>
          <w:rFonts w:ascii="Arial" w:hAnsi="Arial" w:cs="Arial"/>
          <w:sz w:val="20"/>
        </w:rPr>
        <w:t>=&gt;</w:t>
      </w:r>
      <w:r w:rsidRPr="001058B5">
        <w:rPr>
          <w:rFonts w:ascii="Arial" w:hAnsi="Arial" w:cs="Arial"/>
          <w:spacing w:val="-33"/>
          <w:sz w:val="20"/>
        </w:rPr>
        <w:t xml:space="preserve"> </w:t>
      </w:r>
      <w:r w:rsidRPr="001058B5">
        <w:rPr>
          <w:rFonts w:ascii="Arial" w:hAnsi="Arial" w:cs="Arial"/>
          <w:sz w:val="20"/>
        </w:rPr>
        <w:t>'job_role'</w:t>
      </w:r>
      <w:r w:rsidRPr="001058B5">
        <w:rPr>
          <w:rFonts w:ascii="Arial" w:hAnsi="Arial" w:cs="Arial"/>
          <w:spacing w:val="-85"/>
          <w:sz w:val="20"/>
        </w:rPr>
        <w:t xml:space="preserve"> </w:t>
      </w:r>
      <w:r>
        <w:rPr>
          <w:rFonts w:ascii="Arial" w:hAnsi="Arial" w:cs="Arial"/>
          <w:sz w:val="20"/>
        </w:rPr>
        <w:t xml:space="preserve">tạo thuộc tính </w:t>
      </w:r>
      <w:r w:rsidRPr="001058B5">
        <w:rPr>
          <w:rFonts w:ascii="Arial" w:hAnsi="Arial" w:cs="Arial"/>
          <w:spacing w:val="-9"/>
          <w:sz w:val="20"/>
        </w:rPr>
        <w:t xml:space="preserve"> </w:t>
      </w:r>
      <w:r w:rsidRPr="001058B5">
        <w:rPr>
          <w:rFonts w:ascii="Arial" w:hAnsi="Arial" w:cs="Arial"/>
          <w:sz w:val="20"/>
        </w:rPr>
        <w:t>job_role</w:t>
      </w:r>
      <w:r>
        <w:rPr>
          <w:rFonts w:ascii="Arial" w:hAnsi="Arial" w:cs="Arial"/>
          <w:sz w:val="20"/>
        </w:rPr>
        <w:t xml:space="preserve"> </w:t>
      </w:r>
      <w:r w:rsidRPr="001058B5">
        <w:rPr>
          <w:rFonts w:ascii="Arial" w:hAnsi="Arial" w:cs="Arial"/>
          <w:spacing w:val="-85"/>
          <w:sz w:val="20"/>
        </w:rPr>
        <w:t xml:space="preserve"> </w:t>
      </w:r>
      <w:r>
        <w:rPr>
          <w:rFonts w:ascii="Arial" w:hAnsi="Arial" w:cs="Arial"/>
          <w:spacing w:val="-85"/>
          <w:sz w:val="20"/>
        </w:rPr>
        <w:t xml:space="preserve">  </w:t>
      </w:r>
      <w:r w:rsidRPr="001058B5">
        <w:rPr>
          <w:rFonts w:ascii="Arial" w:hAnsi="Arial" w:cs="Arial"/>
          <w:sz w:val="20"/>
        </w:rPr>
        <w:t>.</w:t>
      </w:r>
    </w:p>
    <w:p w14:paraId="63BEE08B"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value</w:t>
      </w:r>
      <w:r w:rsidRPr="001058B5">
        <w:rPr>
          <w:rFonts w:ascii="Arial" w:hAnsi="Arial" w:cs="Arial"/>
          <w:spacing w:val="-46"/>
          <w:sz w:val="20"/>
        </w:rPr>
        <w:t xml:space="preserve"> </w:t>
      </w:r>
      <w:r w:rsidRPr="001058B5">
        <w:rPr>
          <w:rFonts w:ascii="Arial" w:hAnsi="Arial" w:cs="Arial"/>
          <w:sz w:val="20"/>
        </w:rPr>
        <w:t>=&gt;</w:t>
      </w:r>
      <w:r w:rsidRPr="001058B5">
        <w:rPr>
          <w:rFonts w:ascii="Arial" w:hAnsi="Arial" w:cs="Arial"/>
          <w:spacing w:val="-46"/>
          <w:sz w:val="20"/>
        </w:rPr>
        <w:t xml:space="preserve"> </w:t>
      </w:r>
      <w:r w:rsidRPr="001058B5">
        <w:rPr>
          <w:rFonts w:ascii="Arial" w:hAnsi="Arial" w:cs="Arial"/>
          <w:sz w:val="20"/>
        </w:rPr>
        <w:t>sec_level</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thiết lập giá trị </w:t>
      </w:r>
      <w:r w:rsidRPr="001058B5">
        <w:rPr>
          <w:rFonts w:ascii="Arial" w:hAnsi="Arial" w:cs="Arial"/>
          <w:spacing w:val="-15"/>
          <w:sz w:val="20"/>
        </w:rPr>
        <w:t xml:space="preserve"> </w:t>
      </w:r>
      <w:r>
        <w:rPr>
          <w:rFonts w:ascii="Arial" w:hAnsi="Arial" w:cs="Arial"/>
          <w:sz w:val="20"/>
        </w:rPr>
        <w:t xml:space="preserve">cho thuộc tính </w:t>
      </w:r>
      <w:r w:rsidRPr="001058B5">
        <w:rPr>
          <w:rFonts w:ascii="Arial" w:hAnsi="Arial" w:cs="Arial"/>
          <w:spacing w:val="-15"/>
          <w:sz w:val="20"/>
        </w:rPr>
        <w:t xml:space="preserve"> </w:t>
      </w:r>
      <w:r w:rsidRPr="001058B5">
        <w:rPr>
          <w:rFonts w:ascii="Arial" w:hAnsi="Arial" w:cs="Arial"/>
          <w:sz w:val="20"/>
        </w:rPr>
        <w:t>job_role</w:t>
      </w:r>
      <w:r w:rsidRPr="001058B5">
        <w:rPr>
          <w:rFonts w:ascii="Arial" w:hAnsi="Arial" w:cs="Arial"/>
          <w:spacing w:val="-90"/>
          <w:sz w:val="20"/>
        </w:rPr>
        <w:t xml:space="preserve"> </w:t>
      </w:r>
      <w:r>
        <w:rPr>
          <w:rFonts w:ascii="Arial" w:hAnsi="Arial" w:cs="Arial"/>
          <w:sz w:val="20"/>
        </w:rPr>
        <w:t xml:space="preserve"> thành </w:t>
      </w:r>
      <w:r w:rsidRPr="001058B5">
        <w:rPr>
          <w:rFonts w:ascii="Arial" w:hAnsi="Arial" w:cs="Arial"/>
          <w:sz w:val="20"/>
        </w:rPr>
        <w:t>sec_level.</w:t>
      </w:r>
    </w:p>
    <w:p w14:paraId="2CB9183A" w14:textId="77777777" w:rsidR="00257CFD" w:rsidRPr="001058B5" w:rsidRDefault="00257CFD" w:rsidP="00257CFD">
      <w:pPr>
        <w:pStyle w:val="ListParagraph"/>
        <w:numPr>
          <w:ilvl w:val="1"/>
          <w:numId w:val="137"/>
        </w:numPr>
        <w:tabs>
          <w:tab w:val="left" w:pos="2020"/>
        </w:tabs>
        <w:spacing w:before="116" w:line="230" w:lineRule="auto"/>
        <w:ind w:right="1046" w:hanging="359"/>
        <w:rPr>
          <w:rFonts w:ascii="Arial" w:hAnsi="Arial" w:cs="Arial"/>
          <w:sz w:val="20"/>
        </w:rPr>
      </w:pPr>
      <w:r w:rsidRPr="001058B5">
        <w:rPr>
          <w:rFonts w:ascii="Arial" w:hAnsi="Arial" w:cs="Arial"/>
          <w:w w:val="90"/>
          <w:sz w:val="20"/>
        </w:rPr>
        <w:t>PROCEDURE</w:t>
      </w:r>
      <w:r w:rsidRPr="001058B5">
        <w:rPr>
          <w:rFonts w:ascii="Arial" w:hAnsi="Arial" w:cs="Arial"/>
          <w:spacing w:val="-2"/>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Pr>
          <w:rFonts w:ascii="Arial" w:hAnsi="Arial" w:cs="Arial"/>
          <w:w w:val="90"/>
          <w:sz w:val="20"/>
        </w:rPr>
        <w:t xml:space="preserve">tạo </w:t>
      </w:r>
      <w:r w:rsidRPr="001058B5">
        <w:rPr>
          <w:rFonts w:ascii="Arial" w:hAnsi="Arial" w:cs="Arial"/>
          <w:spacing w:val="6"/>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sidRPr="001058B5">
        <w:rPr>
          <w:rFonts w:ascii="Arial" w:hAnsi="Arial" w:cs="Arial"/>
          <w:w w:val="90"/>
          <w:sz w:val="20"/>
        </w:rPr>
        <w:t>procedure</w:t>
      </w:r>
      <w:r w:rsidRPr="001058B5">
        <w:rPr>
          <w:rFonts w:ascii="Arial" w:hAnsi="Arial" w:cs="Arial"/>
          <w:spacing w:val="5"/>
          <w:w w:val="90"/>
          <w:sz w:val="20"/>
        </w:rPr>
        <w:t xml:space="preserve"> </w:t>
      </w:r>
      <w:r>
        <w:rPr>
          <w:rFonts w:ascii="Arial" w:hAnsi="Arial" w:cs="Arial"/>
          <w:spacing w:val="5"/>
          <w:w w:val="90"/>
          <w:sz w:val="20"/>
        </w:rPr>
        <w:t xml:space="preserve">để </w:t>
      </w:r>
      <w:r>
        <w:rPr>
          <w:rFonts w:ascii="Arial" w:hAnsi="Arial" w:cs="Arial"/>
          <w:w w:val="90"/>
          <w:sz w:val="20"/>
        </w:rPr>
        <w:t xml:space="preserve"> xóa các giá trị ngữ cảnh</w:t>
      </w:r>
      <w:r w:rsidRPr="001058B5">
        <w:rPr>
          <w:rFonts w:ascii="Arial" w:hAnsi="Arial" w:cs="Arial"/>
          <w:sz w:val="20"/>
        </w:rPr>
        <w:t>.</w:t>
      </w:r>
      <w:r>
        <w:rPr>
          <w:rFonts w:ascii="Arial" w:hAnsi="Arial" w:cs="Arial"/>
          <w:sz w:val="20"/>
        </w:rPr>
        <w:t xml:space="preserve">Xem </w:t>
      </w:r>
      <w:hyperlink w:anchor="_bookmark1290" w:history="1">
        <w:r w:rsidRPr="001058B5">
          <w:rPr>
            <w:rFonts w:ascii="Arial" w:hAnsi="Arial" w:cs="Arial"/>
            <w:color w:val="0000CC"/>
            <w:sz w:val="20"/>
          </w:rPr>
          <w:t xml:space="preserve">"Clearing Session Data When the Session Closes" </w:t>
        </w:r>
      </w:hyperlink>
      <w:r>
        <w:rPr>
          <w:rFonts w:ascii="Arial" w:hAnsi="Arial" w:cs="Arial"/>
          <w:sz w:val="20"/>
        </w:rPr>
        <w:t xml:space="preserve">trên trang </w:t>
      </w:r>
      <w:r w:rsidRPr="001058B5">
        <w:rPr>
          <w:rFonts w:ascii="Arial" w:hAnsi="Arial" w:cs="Arial"/>
          <w:sz w:val="20"/>
        </w:rPr>
        <w:t xml:space="preserve"> </w:t>
      </w:r>
      <w:r>
        <w:rPr>
          <w:rFonts w:ascii="Arial" w:hAnsi="Arial" w:cs="Arial"/>
          <w:sz w:val="20"/>
        </w:rPr>
        <w:t xml:space="preserve"> </w:t>
      </w:r>
      <w:r w:rsidRPr="00DF44A1">
        <w:rPr>
          <w:rFonts w:ascii="Arial" w:hAnsi="Arial" w:cs="Arial"/>
          <w:sz w:val="20"/>
        </w:rPr>
        <w:t>6-32 để biết thêm thông tin</w:t>
      </w:r>
      <w:r w:rsidRPr="001058B5">
        <w:rPr>
          <w:rFonts w:ascii="Arial" w:hAnsi="Arial" w:cs="Arial"/>
          <w:sz w:val="20"/>
        </w:rPr>
        <w:t>.</w:t>
      </w:r>
    </w:p>
    <w:p w14:paraId="53E339D8" w14:textId="77777777" w:rsidR="00257CFD" w:rsidRDefault="00257CFD" w:rsidP="00257CFD">
      <w:pPr>
        <w:pStyle w:val="BodyText"/>
        <w:spacing w:before="118" w:line="232" w:lineRule="auto"/>
        <w:ind w:left="1660" w:right="735"/>
        <w:rPr>
          <w:rFonts w:ascii="Arial" w:hAnsi="Arial" w:cs="Arial"/>
        </w:rPr>
      </w:pPr>
      <w:r w:rsidRPr="00DF44A1">
        <w:rPr>
          <w:rFonts w:ascii="Arial" w:hAnsi="Arial" w:cs="Arial"/>
        </w:rPr>
        <w:t xml:space="preserve">Thông thường, bạn thực hiện </w:t>
      </w:r>
      <w:r w:rsidRPr="001058B5">
        <w:rPr>
          <w:rFonts w:ascii="Arial" w:hAnsi="Arial" w:cs="Arial"/>
        </w:rPr>
        <w:t>procedure</w:t>
      </w:r>
      <w:r w:rsidRPr="00DF44A1">
        <w:rPr>
          <w:rFonts w:ascii="Arial" w:hAnsi="Arial" w:cs="Arial"/>
        </w:rPr>
        <w:t xml:space="preserve"> này trong một ứng dụng </w:t>
      </w:r>
      <w:r>
        <w:rPr>
          <w:rFonts w:ascii="Arial" w:hAnsi="Arial" w:cs="Arial"/>
        </w:rPr>
        <w:t>database</w:t>
      </w:r>
      <w:r w:rsidRPr="00DF44A1">
        <w:rPr>
          <w:rFonts w:ascii="Arial" w:hAnsi="Arial" w:cs="Arial"/>
        </w:rPr>
        <w:t xml:space="preserve">. Ví dụ, nếu tất cả người dùng đăng nhập là các </w:t>
      </w:r>
      <w:r w:rsidRPr="001058B5">
        <w:rPr>
          <w:rFonts w:ascii="Arial" w:hAnsi="Arial" w:cs="Arial"/>
        </w:rPr>
        <w:t>clerks</w:t>
      </w:r>
      <w:r w:rsidRPr="00DF44A1">
        <w:rPr>
          <w:rFonts w:ascii="Arial" w:hAnsi="Arial" w:cs="Arial"/>
        </w:rPr>
        <w:t xml:space="preserve"> và bạn muốn sử dụng " </w:t>
      </w:r>
      <w:r w:rsidRPr="001058B5">
        <w:rPr>
          <w:rFonts w:ascii="Arial" w:hAnsi="Arial" w:cs="Arial"/>
        </w:rPr>
        <w:t>clerks</w:t>
      </w:r>
      <w:r w:rsidRPr="00DF44A1">
        <w:rPr>
          <w:rFonts w:ascii="Arial" w:hAnsi="Arial" w:cs="Arial"/>
        </w:rPr>
        <w:t xml:space="preserve"> " làm cấp độ bảo mật, bạn sẽ nhúng một cuộc gọi trong một ứng dụng </w:t>
      </w:r>
      <w:r>
        <w:rPr>
          <w:rFonts w:ascii="Arial" w:hAnsi="Arial" w:cs="Arial"/>
        </w:rPr>
        <w:t>database</w:t>
      </w:r>
      <w:r w:rsidRPr="00DF44A1">
        <w:rPr>
          <w:rFonts w:ascii="Arial" w:hAnsi="Arial" w:cs="Arial"/>
        </w:rPr>
        <w:t xml:space="preserve"> tương tự như sau:</w:t>
      </w:r>
    </w:p>
    <w:p w14:paraId="4F2EE5F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BEGIN</w:t>
      </w:r>
    </w:p>
    <w:p w14:paraId="55390E0B" w14:textId="77777777" w:rsidR="00257CFD" w:rsidRPr="001058B5" w:rsidRDefault="00257CFD" w:rsidP="00257CFD">
      <w:pPr>
        <w:spacing w:before="17"/>
        <w:ind w:left="1752"/>
        <w:rPr>
          <w:rFonts w:ascii="Arial" w:hAnsi="Arial" w:cs="Arial"/>
          <w:sz w:val="18"/>
        </w:rPr>
      </w:pPr>
      <w:r w:rsidRPr="001058B5">
        <w:rPr>
          <w:rFonts w:ascii="Arial" w:hAnsi="Arial" w:cs="Arial"/>
          <w:w w:val="95"/>
          <w:sz w:val="18"/>
        </w:rPr>
        <w:t>hr_ctx_pkg.set_hr_ctx('clerk');</w:t>
      </w:r>
    </w:p>
    <w:p w14:paraId="08DCA99F"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463E246" w14:textId="77777777" w:rsidR="00257CFD" w:rsidRPr="001058B5" w:rsidRDefault="00257CFD" w:rsidP="00257CFD">
      <w:pPr>
        <w:pStyle w:val="BodyText"/>
        <w:rPr>
          <w:rFonts w:ascii="Arial" w:hAnsi="Arial" w:cs="Arial"/>
        </w:rPr>
      </w:pPr>
    </w:p>
    <w:p w14:paraId="56EC6308" w14:textId="77777777" w:rsidR="00257CFD" w:rsidRPr="001058B5" w:rsidRDefault="00257CFD" w:rsidP="00257CFD">
      <w:pPr>
        <w:pStyle w:val="BodyText"/>
        <w:spacing w:before="7"/>
        <w:rPr>
          <w:rFonts w:ascii="Arial" w:hAnsi="Arial" w:cs="Arial"/>
          <w:sz w:val="18"/>
        </w:rPr>
      </w:pPr>
    </w:p>
    <w:p w14:paraId="45A00E4F" w14:textId="77777777" w:rsidR="00257CFD" w:rsidRPr="001058B5" w:rsidRDefault="00257CFD" w:rsidP="00257CFD">
      <w:pPr>
        <w:ind w:left="2260"/>
        <w:rPr>
          <w:rFonts w:ascii="Arial" w:hAnsi="Arial" w:cs="Arial"/>
          <w:sz w:val="18"/>
        </w:rPr>
      </w:pPr>
      <w:r w:rsidRPr="001058B5">
        <w:rPr>
          <w:rFonts w:ascii="Arial" w:hAnsi="Arial" w:cs="Arial"/>
          <w:w w:val="95"/>
          <w:sz w:val="18"/>
        </w:rPr>
        <w:t>END;</w:t>
      </w:r>
    </w:p>
    <w:p w14:paraId="2851D5D3" w14:textId="77777777" w:rsidR="00257CFD" w:rsidRPr="001058B5" w:rsidRDefault="00257CFD" w:rsidP="00257CFD">
      <w:pPr>
        <w:spacing w:before="16"/>
        <w:ind w:left="2260"/>
        <w:rPr>
          <w:rFonts w:ascii="Arial" w:hAnsi="Arial" w:cs="Arial"/>
          <w:sz w:val="18"/>
        </w:rPr>
      </w:pPr>
      <w:r w:rsidRPr="001058B5">
        <w:rPr>
          <w:rFonts w:ascii="Arial" w:hAnsi="Arial" w:cs="Arial"/>
          <w:w w:val="86"/>
          <w:sz w:val="18"/>
        </w:rPr>
        <w:t>/</w:t>
      </w:r>
    </w:p>
    <w:p w14:paraId="6684D36C" w14:textId="77777777" w:rsidR="00257CFD" w:rsidRPr="001058B5" w:rsidRDefault="00257CFD" w:rsidP="00257CFD">
      <w:pPr>
        <w:pStyle w:val="BodyText"/>
        <w:spacing w:before="9"/>
        <w:rPr>
          <w:rFonts w:ascii="Arial" w:hAnsi="Arial" w:cs="Arial"/>
          <w:sz w:val="18"/>
        </w:rPr>
      </w:pPr>
    </w:p>
    <w:p w14:paraId="10AFB2ED" w14:textId="77777777" w:rsidR="00257CFD" w:rsidRPr="001058B5" w:rsidRDefault="00257CFD" w:rsidP="00257CFD">
      <w:pPr>
        <w:pStyle w:val="BodyText"/>
        <w:spacing w:line="232" w:lineRule="auto"/>
        <w:ind w:left="2260" w:right="185"/>
        <w:rPr>
          <w:rFonts w:ascii="Arial" w:hAnsi="Arial" w:cs="Arial"/>
        </w:rPr>
      </w:pPr>
      <w:r w:rsidRPr="00DF44A1">
        <w:rPr>
          <w:rFonts w:ascii="Arial" w:hAnsi="Arial" w:cs="Arial"/>
        </w:rPr>
        <w:t xml:space="preserve">Nếu </w:t>
      </w:r>
      <w:r w:rsidRPr="001058B5">
        <w:rPr>
          <w:rFonts w:ascii="Arial" w:hAnsi="Arial" w:cs="Arial"/>
        </w:rPr>
        <w:t>procedure</w:t>
      </w:r>
      <w:r w:rsidRPr="00DF44A1">
        <w:rPr>
          <w:rFonts w:ascii="Arial" w:hAnsi="Arial" w:cs="Arial"/>
        </w:rPr>
        <w:t xml:space="preserve"> hoàn tất thành công, bạn có thể kiểm tra cài đặt </w:t>
      </w:r>
      <w:r w:rsidRPr="001058B5">
        <w:rPr>
          <w:rFonts w:ascii="Arial" w:hAnsi="Arial" w:cs="Arial"/>
        </w:rPr>
        <w:t xml:space="preserve">application context </w:t>
      </w:r>
      <w:r w:rsidRPr="00DF44A1">
        <w:rPr>
          <w:rFonts w:ascii="Arial" w:hAnsi="Arial" w:cs="Arial"/>
        </w:rPr>
        <w:t>như sau:</w:t>
      </w:r>
    </w:p>
    <w:p w14:paraId="3F6FD5A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SYS_CONTEXT('global_hr_ctx', 'job_role') job_role FROM DUAL;</w:t>
      </w:r>
    </w:p>
    <w:p w14:paraId="40648AA3" w14:textId="77777777" w:rsidR="00257CFD" w:rsidRPr="001058B5" w:rsidRDefault="00257CFD" w:rsidP="00257CFD">
      <w:pPr>
        <w:pStyle w:val="BodyText"/>
        <w:spacing w:before="9"/>
        <w:rPr>
          <w:rFonts w:ascii="Arial" w:hAnsi="Arial" w:cs="Arial"/>
        </w:rPr>
      </w:pPr>
    </w:p>
    <w:p w14:paraId="6C276BA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3F5AAB3B"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1467D91E"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clerk</w:t>
      </w:r>
    </w:p>
    <w:p w14:paraId="6F010FD7" w14:textId="77777777" w:rsidR="00257CFD" w:rsidRPr="001058B5" w:rsidRDefault="00257CFD" w:rsidP="00257CFD">
      <w:pPr>
        <w:pStyle w:val="BodyText"/>
        <w:spacing w:before="3"/>
        <w:rPr>
          <w:rFonts w:ascii="Arial" w:hAnsi="Arial" w:cs="Arial"/>
          <w:sz w:val="18"/>
        </w:rPr>
      </w:pPr>
    </w:p>
    <w:p w14:paraId="16C990F0" w14:textId="77777777" w:rsidR="00257CFD" w:rsidRPr="004F48C7" w:rsidRDefault="00257CFD" w:rsidP="00257CFD">
      <w:pPr>
        <w:pStyle w:val="BodyText"/>
        <w:ind w:left="2260"/>
        <w:rPr>
          <w:rFonts w:ascii="Arial" w:hAnsi="Arial" w:cs="Arial"/>
        </w:rPr>
      </w:pPr>
      <w:r w:rsidRPr="004F48C7">
        <w:rPr>
          <w:rFonts w:ascii="Arial" w:hAnsi="Arial" w:cs="Arial"/>
        </w:rPr>
        <w:t>Để xóa  application contex này,hãy nhập như sau :</w:t>
      </w:r>
    </w:p>
    <w:p w14:paraId="4DC9F4F8" w14:textId="77777777" w:rsidR="00257CFD" w:rsidRPr="001058B5" w:rsidRDefault="00257CFD" w:rsidP="00257CFD">
      <w:pPr>
        <w:spacing w:before="141"/>
        <w:ind w:left="2260"/>
        <w:rPr>
          <w:rFonts w:ascii="Arial" w:hAnsi="Arial" w:cs="Arial"/>
          <w:sz w:val="18"/>
        </w:rPr>
      </w:pPr>
      <w:r w:rsidRPr="001058B5">
        <w:rPr>
          <w:rFonts w:ascii="Arial" w:hAnsi="Arial" w:cs="Arial"/>
          <w:w w:val="95"/>
          <w:sz w:val="18"/>
        </w:rPr>
        <w:t>BEGIN</w:t>
      </w:r>
    </w:p>
    <w:p w14:paraId="57C7A742" w14:textId="77777777" w:rsidR="00257CFD" w:rsidRPr="001058B5" w:rsidRDefault="00257CFD" w:rsidP="00257CFD">
      <w:pPr>
        <w:spacing w:before="16" w:line="259" w:lineRule="auto"/>
        <w:ind w:left="2260" w:right="4936" w:firstLine="92"/>
        <w:rPr>
          <w:rFonts w:ascii="Arial" w:hAnsi="Arial" w:cs="Arial"/>
          <w:sz w:val="18"/>
        </w:rPr>
      </w:pPr>
      <w:r w:rsidRPr="001058B5">
        <w:rPr>
          <w:rFonts w:ascii="Arial" w:hAnsi="Arial" w:cs="Arial"/>
          <w:w w:val="85"/>
          <w:sz w:val="18"/>
        </w:rPr>
        <w:t xml:space="preserve">hr_ctx_pkg.clear_hr_context; </w:t>
      </w:r>
      <w:r w:rsidRPr="001058B5">
        <w:rPr>
          <w:rFonts w:ascii="Arial" w:hAnsi="Arial" w:cs="Arial"/>
          <w:w w:val="95"/>
          <w:sz w:val="18"/>
        </w:rPr>
        <w:t>END;</w:t>
      </w:r>
    </w:p>
    <w:p w14:paraId="21686EAA" w14:textId="77777777" w:rsidR="00257CFD" w:rsidRPr="001058B5" w:rsidRDefault="00257CFD" w:rsidP="00257CFD">
      <w:pPr>
        <w:spacing w:line="197" w:lineRule="exact"/>
        <w:ind w:left="2260"/>
        <w:rPr>
          <w:rFonts w:ascii="Arial" w:hAnsi="Arial" w:cs="Arial"/>
          <w:sz w:val="18"/>
        </w:rPr>
      </w:pPr>
      <w:r w:rsidRPr="001058B5">
        <w:rPr>
          <w:rFonts w:ascii="Arial" w:hAnsi="Arial" w:cs="Arial"/>
          <w:w w:val="86"/>
          <w:sz w:val="18"/>
        </w:rPr>
        <w:t>/</w:t>
      </w:r>
    </w:p>
    <w:p w14:paraId="3E6A2183" w14:textId="77777777" w:rsidR="00257CFD" w:rsidRDefault="00257CFD" w:rsidP="00257CFD">
      <w:pPr>
        <w:pStyle w:val="BodyText"/>
        <w:spacing w:before="2" w:line="228" w:lineRule="auto"/>
        <w:ind w:left="2259" w:right="102"/>
        <w:rPr>
          <w:rFonts w:ascii="Arial" w:hAnsi="Arial" w:cs="Arial"/>
          <w:spacing w:val="-9"/>
        </w:rPr>
      </w:pPr>
      <w:r w:rsidRPr="00DF44A1">
        <w:rPr>
          <w:rFonts w:ascii="Arial" w:hAnsi="Arial" w:cs="Arial"/>
          <w:spacing w:val="-9"/>
        </w:rPr>
        <w:t>Để kiểm tra xem nó có thực sự bị xóa hay không, câu lệnh SELECT sau đây sẽ không trả lại giá trị nào:</w:t>
      </w:r>
    </w:p>
    <w:p w14:paraId="08946972"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SELECT SYS_CONTEXT('global_hr_ctx', 'job_role') job_role FROM DUAL;</w:t>
      </w:r>
    </w:p>
    <w:p w14:paraId="409DFF80" w14:textId="77777777" w:rsidR="00257CFD" w:rsidRPr="001058B5" w:rsidRDefault="00257CFD" w:rsidP="00257CFD">
      <w:pPr>
        <w:pStyle w:val="BodyText"/>
        <w:spacing w:before="10"/>
        <w:rPr>
          <w:rFonts w:ascii="Arial" w:hAnsi="Arial" w:cs="Arial"/>
        </w:rPr>
      </w:pPr>
    </w:p>
    <w:p w14:paraId="085F971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5634DD32"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4516A0B4" w14:textId="77777777" w:rsidR="00257CFD" w:rsidRPr="001058B5" w:rsidRDefault="008D1AB8" w:rsidP="00257CFD">
      <w:pPr>
        <w:pStyle w:val="BodyText"/>
        <w:spacing w:before="6"/>
        <w:rPr>
          <w:rFonts w:ascii="Arial" w:hAnsi="Arial" w:cs="Arial"/>
          <w:sz w:val="19"/>
        </w:rPr>
      </w:pPr>
      <w:r>
        <w:rPr>
          <w:rFonts w:ascii="Arial" w:hAnsi="Arial" w:cs="Arial"/>
        </w:rPr>
        <w:pict w14:anchorId="7E27CE5A">
          <v:group id="_x0000_s1810" style="position:absolute;margin-left:204pt;margin-top:13.1pt;width:312pt;height:2.5pt;z-index:502661872;mso-wrap-distance-left:0;mso-wrap-distance-right:0;mso-position-horizontal-relative:page" coordorigin="4080,262" coordsize="6240,50">
            <v:line id="_x0000_s1811" style="position:absolute" from="4080,264" to="10320,264" strokeweight=".24pt"/>
            <v:line id="_x0000_s1812" style="position:absolute" from="4080,308" to="10320,308" strokeweight=".24pt"/>
            <w10:wrap type="topAndBottom" anchorx="page"/>
          </v:group>
        </w:pict>
      </w:r>
    </w:p>
    <w:p w14:paraId="101FF58E" w14:textId="77777777" w:rsidR="00257CFD" w:rsidRDefault="00257CFD" w:rsidP="00257CFD">
      <w:pPr>
        <w:pStyle w:val="BodyText"/>
        <w:spacing w:before="28" w:line="230" w:lineRule="auto"/>
        <w:ind w:left="2980" w:right="915"/>
        <w:rPr>
          <w:rFonts w:ascii="Arial" w:hAnsi="Arial" w:cs="Arial"/>
          <w:sz w:val="19"/>
        </w:rPr>
      </w:pPr>
      <w:r w:rsidRPr="001058B5">
        <w:rPr>
          <w:rFonts w:ascii="Arial" w:hAnsi="Arial" w:cs="Arial"/>
          <w:b/>
          <w:sz w:val="19"/>
        </w:rPr>
        <w:t xml:space="preserve">Note: </w:t>
      </w:r>
      <w:r>
        <w:rPr>
          <w:rFonts w:ascii="Arial" w:hAnsi="Arial" w:cs="Arial"/>
          <w:b/>
          <w:sz w:val="19"/>
        </w:rPr>
        <w:t xml:space="preserve">  </w:t>
      </w:r>
      <w:r w:rsidRPr="00DF44A1">
        <w:rPr>
          <w:rFonts w:ascii="Arial" w:hAnsi="Arial" w:cs="Arial"/>
          <w:sz w:val="19"/>
        </w:rPr>
        <w:t xml:space="preserve">Nếu Oracle Database trả về các thông báo lỗi nói rằng bạn không có đủ đặc quyền, hãy đảm bảo rằng bạn đã tạo đúng </w:t>
      </w:r>
      <w:r w:rsidRPr="001058B5">
        <w:rPr>
          <w:rFonts w:ascii="Arial" w:hAnsi="Arial" w:cs="Arial"/>
        </w:rPr>
        <w:t>global application context</w:t>
      </w:r>
      <w:r w:rsidRPr="00DF44A1">
        <w:rPr>
          <w:rFonts w:ascii="Arial" w:hAnsi="Arial" w:cs="Arial"/>
          <w:sz w:val="19"/>
        </w:rPr>
        <w:t>. Bạn cũng nên truy</w:t>
      </w:r>
      <w:r>
        <w:rPr>
          <w:rFonts w:ascii="Arial" w:hAnsi="Arial" w:cs="Arial"/>
          <w:sz w:val="19"/>
        </w:rPr>
        <w:t xml:space="preserve"> vấn</w:t>
      </w:r>
      <w:r w:rsidRPr="00DF44A1">
        <w:rPr>
          <w:rFonts w:ascii="Arial" w:hAnsi="Arial" w:cs="Arial"/>
          <w:sz w:val="19"/>
        </w:rPr>
        <w:t xml:space="preserve"> </w:t>
      </w:r>
      <w:r w:rsidRPr="001058B5">
        <w:rPr>
          <w:rFonts w:ascii="Arial" w:hAnsi="Arial" w:cs="Arial"/>
        </w:rPr>
        <w:t xml:space="preserve">database view </w:t>
      </w:r>
      <w:r w:rsidRPr="00DF44A1">
        <w:rPr>
          <w:rFonts w:ascii="Arial" w:hAnsi="Arial" w:cs="Arial"/>
          <w:sz w:val="19"/>
        </w:rPr>
        <w:t xml:space="preserve">DBA_CONTEXT để đảm bảo rằng các thiết lập của bạn là chính xác, ví dụ, bạn đang gọi </w:t>
      </w:r>
      <w:r>
        <w:rPr>
          <w:rFonts w:ascii="Arial" w:hAnsi="Arial" w:cs="Arial"/>
          <w:sz w:val="19"/>
        </w:rPr>
        <w:t>procedures</w:t>
      </w:r>
      <w:r w:rsidRPr="00DF44A1">
        <w:rPr>
          <w:rFonts w:ascii="Arial" w:hAnsi="Arial" w:cs="Arial"/>
          <w:sz w:val="19"/>
        </w:rPr>
        <w:t xml:space="preserve"> từ </w:t>
      </w:r>
      <w:r>
        <w:rPr>
          <w:rFonts w:ascii="Arial" w:hAnsi="Arial" w:cs="Arial"/>
          <w:sz w:val="19"/>
        </w:rPr>
        <w:t>schema</w:t>
      </w:r>
      <w:r w:rsidRPr="00DF44A1">
        <w:rPr>
          <w:rFonts w:ascii="Arial" w:hAnsi="Arial" w:cs="Arial"/>
          <w:sz w:val="19"/>
        </w:rPr>
        <w:t xml:space="preserve"> mà bạn đã tạo nó.</w:t>
      </w:r>
    </w:p>
    <w:p w14:paraId="351C0C19" w14:textId="77777777" w:rsidR="00257CFD" w:rsidRPr="00DF44A1" w:rsidRDefault="00257CFD" w:rsidP="00257CFD">
      <w:pPr>
        <w:pStyle w:val="BodyText"/>
        <w:spacing w:before="28" w:line="230" w:lineRule="auto"/>
        <w:ind w:left="2980" w:right="915"/>
        <w:rPr>
          <w:rFonts w:ascii="Arial" w:hAnsi="Arial" w:cs="Arial"/>
          <w:sz w:val="19"/>
        </w:rPr>
      </w:pPr>
    </w:p>
    <w:p w14:paraId="1008E7D0" w14:textId="77777777" w:rsidR="00257CFD" w:rsidRPr="00DF44A1" w:rsidRDefault="00257CFD" w:rsidP="00257CFD">
      <w:pPr>
        <w:pStyle w:val="BodyText"/>
        <w:spacing w:before="28" w:line="230" w:lineRule="auto"/>
        <w:ind w:left="2980" w:right="915"/>
        <w:rPr>
          <w:rFonts w:ascii="Arial" w:hAnsi="Arial" w:cs="Arial"/>
          <w:sz w:val="19"/>
        </w:rPr>
      </w:pPr>
      <w:r w:rsidRPr="00DF44A1">
        <w:rPr>
          <w:rFonts w:ascii="Arial" w:hAnsi="Arial" w:cs="Arial"/>
          <w:sz w:val="19"/>
        </w:rPr>
        <w:t xml:space="preserve">Nếu NULL được trả về, sau đó bạn có thể vô tình thiết lập một định danh </w:t>
      </w:r>
      <w:r w:rsidRPr="001058B5">
        <w:rPr>
          <w:rFonts w:ascii="Arial" w:hAnsi="Arial" w:cs="Arial"/>
        </w:rPr>
        <w:t>client</w:t>
      </w:r>
      <w:r w:rsidRPr="00DF44A1">
        <w:rPr>
          <w:rFonts w:ascii="Arial" w:hAnsi="Arial" w:cs="Arial"/>
          <w:sz w:val="19"/>
        </w:rPr>
        <w:t xml:space="preserve">. Để xóa </w:t>
      </w:r>
      <w:r>
        <w:rPr>
          <w:rFonts w:ascii="Arial" w:hAnsi="Arial" w:cs="Arial"/>
          <w:sz w:val="19"/>
        </w:rPr>
        <w:t>định danh</w:t>
      </w:r>
      <w:r w:rsidRPr="00DF44A1">
        <w:rPr>
          <w:rFonts w:ascii="Arial" w:hAnsi="Arial" w:cs="Arial"/>
          <w:sz w:val="19"/>
        </w:rPr>
        <w:t xml:space="preserve"> </w:t>
      </w:r>
      <w:r w:rsidRPr="001058B5">
        <w:rPr>
          <w:rFonts w:ascii="Arial" w:hAnsi="Arial" w:cs="Arial"/>
        </w:rPr>
        <w:t>client</w:t>
      </w:r>
      <w:r w:rsidRPr="00DF44A1">
        <w:rPr>
          <w:rFonts w:ascii="Arial" w:hAnsi="Arial" w:cs="Arial"/>
          <w:sz w:val="19"/>
        </w:rPr>
        <w:t>, hãy chạy quy trình sau:</w:t>
      </w:r>
    </w:p>
    <w:p w14:paraId="40B1CA0A" w14:textId="77777777" w:rsidR="00257CFD" w:rsidRPr="001058B5" w:rsidRDefault="008D1AB8" w:rsidP="00257CFD">
      <w:pPr>
        <w:spacing w:before="143"/>
        <w:ind w:left="2980"/>
        <w:rPr>
          <w:rFonts w:ascii="Arial" w:hAnsi="Arial" w:cs="Arial"/>
          <w:sz w:val="18"/>
        </w:rPr>
      </w:pPr>
      <w:r>
        <w:rPr>
          <w:rFonts w:ascii="Arial" w:hAnsi="Arial" w:cs="Arial"/>
        </w:rPr>
        <w:pict w14:anchorId="582443E9">
          <v:group id="_x0000_s1813" style="position:absolute;left:0;text-align:left;margin-left:204pt;margin-top:22.4pt;width:312pt;height:2.55pt;z-index:502662896;mso-wrap-distance-left:0;mso-wrap-distance-right:0;mso-position-horizontal-relative:page" coordorigin="4080,448" coordsize="6240,51">
            <v:line id="_x0000_s1814" style="position:absolute" from="4080,450" to="10320,450" strokeweight=".24pt"/>
            <v:line id="_x0000_s1815" style="position:absolute" from="4080,496" to="10320,496" strokeweight=".24pt"/>
            <w10:wrap type="topAndBottom" anchorx="page"/>
          </v:group>
        </w:pict>
      </w:r>
      <w:r w:rsidR="00257CFD" w:rsidRPr="001058B5">
        <w:rPr>
          <w:rFonts w:ascii="Arial" w:hAnsi="Arial" w:cs="Arial"/>
          <w:w w:val="95"/>
          <w:sz w:val="18"/>
        </w:rPr>
        <w:t>EXEC DBMS_SESSION.CLEAR_IDENTIFIER;</w:t>
      </w:r>
    </w:p>
    <w:p w14:paraId="7FA0B34D" w14:textId="77777777" w:rsidR="00257CFD" w:rsidRPr="001058B5" w:rsidRDefault="00257CFD" w:rsidP="00257CFD">
      <w:pPr>
        <w:pStyle w:val="BodyText"/>
        <w:spacing w:before="9"/>
        <w:rPr>
          <w:rFonts w:ascii="Arial" w:hAnsi="Arial" w:cs="Arial"/>
          <w:sz w:val="8"/>
        </w:rPr>
      </w:pPr>
    </w:p>
    <w:p w14:paraId="530B90B9" w14:textId="77777777" w:rsidR="00257CFD" w:rsidRPr="001058B5" w:rsidRDefault="00257CFD" w:rsidP="00257CFD">
      <w:pPr>
        <w:pStyle w:val="Heading6"/>
        <w:spacing w:before="105"/>
      </w:pPr>
      <w:bookmarkStart w:id="1021" w:name="Setting_a_Global_Context_for_Database_Us"/>
      <w:bookmarkStart w:id="1022" w:name="_bookmark1278"/>
      <w:bookmarkStart w:id="1023" w:name="_bookmark1279"/>
      <w:bookmarkEnd w:id="1021"/>
      <w:bookmarkEnd w:id="1022"/>
      <w:bookmarkEnd w:id="1023"/>
      <w:r>
        <w:rPr>
          <w:spacing w:val="-15"/>
        </w:rPr>
        <w:t>Thiết  lập</w:t>
      </w:r>
      <w:r w:rsidRPr="001058B5">
        <w:t xml:space="preserve"> </w:t>
      </w:r>
      <w:r w:rsidRPr="001058B5">
        <w:rPr>
          <w:spacing w:val="-18"/>
        </w:rPr>
        <w:t xml:space="preserve">Global </w:t>
      </w:r>
      <w:r w:rsidRPr="001058B5">
        <w:rPr>
          <w:spacing w:val="-19"/>
        </w:rPr>
        <w:t xml:space="preserve">Context </w:t>
      </w:r>
      <w:r>
        <w:rPr>
          <w:spacing w:val="-13"/>
        </w:rPr>
        <w:t xml:space="preserve">bởi người dùng </w:t>
      </w:r>
      <w:r w:rsidRPr="001058B5">
        <w:rPr>
          <w:spacing w:val="-19"/>
        </w:rPr>
        <w:t xml:space="preserve">Database </w:t>
      </w:r>
      <w:r w:rsidRPr="001058B5">
        <w:rPr>
          <w:spacing w:val="-20"/>
        </w:rPr>
        <w:t xml:space="preserve">Who Move </w:t>
      </w:r>
      <w:r w:rsidRPr="001058B5">
        <w:rPr>
          <w:spacing w:val="-19"/>
        </w:rPr>
        <w:t xml:space="preserve">Between </w:t>
      </w:r>
      <w:r w:rsidRPr="001058B5">
        <w:rPr>
          <w:spacing w:val="-17"/>
        </w:rPr>
        <w:t>Applications</w:t>
      </w:r>
    </w:p>
    <w:p w14:paraId="7DBBFDDE" w14:textId="77777777" w:rsidR="00257CFD" w:rsidRPr="00CB4D47" w:rsidRDefault="00257CFD" w:rsidP="00257CFD">
      <w:pPr>
        <w:pStyle w:val="BodyText"/>
        <w:spacing w:before="57" w:line="230" w:lineRule="auto"/>
        <w:ind w:left="2260" w:right="185"/>
        <w:rPr>
          <w:rFonts w:ascii="Arial" w:hAnsi="Arial" w:cs="Arial"/>
        </w:rPr>
      </w:pPr>
      <w:r w:rsidRPr="00CB4D47">
        <w:rPr>
          <w:rFonts w:ascii="Arial" w:hAnsi="Arial" w:cs="Arial"/>
        </w:rPr>
        <w:t xml:space="preserve">Để thiết lập </w:t>
      </w:r>
      <w:r w:rsidRPr="001058B5">
        <w:rPr>
          <w:rFonts w:ascii="Arial" w:hAnsi="Arial" w:cs="Arial"/>
        </w:rPr>
        <w:t xml:space="preserve">global application context </w:t>
      </w:r>
      <w:r w:rsidRPr="00CB4D47">
        <w:rPr>
          <w:rFonts w:ascii="Arial" w:hAnsi="Arial" w:cs="Arial"/>
        </w:rPr>
        <w:t xml:space="preserve">cho người dùng </w:t>
      </w:r>
      <w:r>
        <w:rPr>
          <w:rFonts w:ascii="Arial" w:hAnsi="Arial" w:cs="Arial"/>
        </w:rPr>
        <w:t>database</w:t>
      </w:r>
      <w:r w:rsidRPr="00CB4D47">
        <w:rPr>
          <w:rFonts w:ascii="Arial" w:hAnsi="Arial" w:cs="Arial"/>
        </w:rPr>
        <w:t xml:space="preserve"> di chuyển từ ứng dụng này sang ứng dụng khác, đặc biệt khi ứng dụng có các yêu cầu truy cập khác nhau, bao gồm tham số tên người dùng trong </w:t>
      </w:r>
      <w:r w:rsidRPr="001058B5">
        <w:rPr>
          <w:rFonts w:ascii="Arial" w:hAnsi="Arial" w:cs="Arial"/>
        </w:rPr>
        <w:t>SET_CONTEXT procedure</w:t>
      </w:r>
      <w:r w:rsidRPr="00CB4D47">
        <w:rPr>
          <w:rFonts w:ascii="Arial" w:hAnsi="Arial" w:cs="Arial"/>
        </w:rPr>
        <w:t xml:space="preserve">. Tham số này chỉ định rằng cùng một </w:t>
      </w:r>
      <w:r>
        <w:rPr>
          <w:rFonts w:ascii="Arial" w:hAnsi="Arial" w:cs="Arial"/>
        </w:rPr>
        <w:t>schema</w:t>
      </w:r>
      <w:r w:rsidRPr="00CB4D47">
        <w:rPr>
          <w:rFonts w:ascii="Arial" w:hAnsi="Arial" w:cs="Arial"/>
        </w:rPr>
        <w:t xml:space="preserve"> được sử dụng cho tất cả các </w:t>
      </w:r>
      <w:r>
        <w:rPr>
          <w:rFonts w:ascii="Arial" w:hAnsi="Arial" w:cs="Arial"/>
        </w:rPr>
        <w:t>session</w:t>
      </w:r>
      <w:r w:rsidRPr="00CB4D47">
        <w:rPr>
          <w:rFonts w:ascii="Arial" w:hAnsi="Arial" w:cs="Arial"/>
        </w:rPr>
        <w:t>.</w:t>
      </w:r>
    </w:p>
    <w:p w14:paraId="300726BC" w14:textId="77777777" w:rsidR="00257CFD" w:rsidRPr="00CB4D47" w:rsidRDefault="00257CFD" w:rsidP="00257CFD">
      <w:pPr>
        <w:pStyle w:val="BodyText"/>
        <w:spacing w:before="57" w:line="230" w:lineRule="auto"/>
        <w:ind w:left="2260" w:right="185"/>
        <w:rPr>
          <w:rFonts w:ascii="Arial" w:hAnsi="Arial" w:cs="Arial"/>
        </w:rPr>
      </w:pPr>
    </w:p>
    <w:p w14:paraId="1D65C228" w14:textId="77777777" w:rsidR="00257CFD" w:rsidRDefault="00257CFD" w:rsidP="00257CFD">
      <w:pPr>
        <w:pStyle w:val="BodyText"/>
        <w:spacing w:before="57" w:line="230" w:lineRule="auto"/>
        <w:ind w:left="2260" w:right="185"/>
        <w:rPr>
          <w:rFonts w:ascii="Arial" w:hAnsi="Arial" w:cs="Arial"/>
        </w:rPr>
      </w:pPr>
      <w:r w:rsidRPr="00CB4D47">
        <w:rPr>
          <w:rFonts w:ascii="Arial" w:hAnsi="Arial" w:cs="Arial"/>
        </w:rPr>
        <w:t>Sử dụng các tham số SET_CONTEXT sau:</w:t>
      </w:r>
    </w:p>
    <w:p w14:paraId="63D6336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B7FAD99"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5C33879E"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3FE6ABB7"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0F5653DD" w14:textId="77777777" w:rsidR="00257CFD" w:rsidRPr="00CB4D47" w:rsidRDefault="00257CFD" w:rsidP="00257CFD">
      <w:pPr>
        <w:pStyle w:val="BodyText"/>
        <w:spacing w:before="117" w:line="228" w:lineRule="auto"/>
        <w:ind w:left="2260" w:hanging="1"/>
        <w:rPr>
          <w:rFonts w:ascii="Arial" w:hAnsi="Arial" w:cs="Arial"/>
        </w:rPr>
      </w:pPr>
      <w:r w:rsidRPr="001058B5">
        <w:rPr>
          <w:rFonts w:ascii="Arial" w:hAnsi="Arial" w:cs="Arial"/>
        </w:rPr>
        <w:t xml:space="preserve">Oracle Database </w:t>
      </w:r>
      <w:r w:rsidRPr="00CB4D47">
        <w:rPr>
          <w:rFonts w:ascii="Arial" w:hAnsi="Arial" w:cs="Arial"/>
        </w:rPr>
        <w:t xml:space="preserve">khớp với giá trị </w:t>
      </w:r>
      <w:r w:rsidRPr="001058B5">
        <w:rPr>
          <w:rFonts w:ascii="Arial" w:hAnsi="Arial" w:cs="Arial"/>
        </w:rPr>
        <w:t>username</w:t>
      </w:r>
      <w:r w:rsidRPr="00CB4D47">
        <w:rPr>
          <w:rFonts w:ascii="Arial" w:hAnsi="Arial" w:cs="Arial"/>
        </w:rPr>
        <w:t xml:space="preserve"> để ứng dụng khác có thể nhận ra </w:t>
      </w:r>
      <w:r w:rsidRPr="001058B5">
        <w:rPr>
          <w:rFonts w:ascii="Arial" w:hAnsi="Arial" w:cs="Arial"/>
        </w:rPr>
        <w:t>application context</w:t>
      </w:r>
      <w:r w:rsidRPr="00CB4D47">
        <w:rPr>
          <w:rFonts w:ascii="Arial" w:hAnsi="Arial" w:cs="Arial"/>
        </w:rPr>
        <w:t>. Điều này cho phép người dùng di chuyển giữa các ứng dụng.</w:t>
      </w:r>
    </w:p>
    <w:p w14:paraId="7DDC0A97" w14:textId="77777777" w:rsidR="00257CFD" w:rsidRDefault="00257CFD" w:rsidP="00257CFD">
      <w:pPr>
        <w:pStyle w:val="BodyText"/>
        <w:spacing w:before="117" w:line="228" w:lineRule="auto"/>
        <w:ind w:left="2260" w:hanging="1"/>
        <w:rPr>
          <w:rFonts w:ascii="Arial" w:hAnsi="Arial" w:cs="Arial"/>
        </w:rPr>
      </w:pPr>
      <w:r w:rsidRPr="00CB4D47">
        <w:rPr>
          <w:rFonts w:ascii="Arial" w:hAnsi="Arial" w:cs="Arial"/>
        </w:rPr>
        <w:t xml:space="preserve">Bằng cách bỏ qua cài đặt client_id, giá trị của nó là NULL, giá trị mặc định. Điều này có nghĩa là các giá trị có thể được nhìn thấy bởi nhiều </w:t>
      </w:r>
      <w:r w:rsidRPr="001058B5">
        <w:rPr>
          <w:rFonts w:ascii="Arial" w:hAnsi="Arial" w:cs="Arial"/>
        </w:rPr>
        <w:t>sessions</w:t>
      </w:r>
      <w:r w:rsidRPr="00CB4D47">
        <w:rPr>
          <w:rFonts w:ascii="Arial" w:hAnsi="Arial" w:cs="Arial"/>
        </w:rPr>
        <w:t xml:space="preserve"> nếu cài đặt tên người dùng giống nhau cho người dùng </w:t>
      </w:r>
      <w:r>
        <w:rPr>
          <w:rFonts w:ascii="Arial" w:hAnsi="Arial" w:cs="Arial"/>
        </w:rPr>
        <w:t>database</w:t>
      </w:r>
      <w:r w:rsidRPr="00CB4D47">
        <w:rPr>
          <w:rFonts w:ascii="Arial" w:hAnsi="Arial" w:cs="Arial"/>
        </w:rPr>
        <w:t xml:space="preserve"> duy trì cùng một ngữ cảnh trong các ứng dụng khác nhau. Ví dụ: bạn có thể có một bộ ứng dụng kiểm soát quyền truy cập của người dùng bằng các chính sách </w:t>
      </w:r>
      <w:r w:rsidRPr="001058B5">
        <w:rPr>
          <w:rFonts w:ascii="Arial" w:hAnsi="Arial" w:cs="Arial"/>
        </w:rPr>
        <w:t>Oracle Virtual Private Database</w:t>
      </w:r>
      <w:r w:rsidRPr="00CB4D47">
        <w:rPr>
          <w:rFonts w:ascii="Arial" w:hAnsi="Arial" w:cs="Arial"/>
        </w:rPr>
        <w:t>, với mỗi người dùng bị giới hạn vai trò công việc.</w:t>
      </w:r>
    </w:p>
    <w:p w14:paraId="7D8F43BB" w14:textId="77777777" w:rsidR="00257CFD" w:rsidRPr="001058B5" w:rsidRDefault="00257CFD" w:rsidP="00257CFD">
      <w:pPr>
        <w:spacing w:line="228" w:lineRule="auto"/>
        <w:jc w:val="both"/>
        <w:rPr>
          <w:rFonts w:ascii="Arial" w:hAnsi="Arial" w:cs="Arial"/>
        </w:rPr>
        <w:sectPr w:rsidR="00257CFD" w:rsidRPr="001058B5">
          <w:pgSz w:w="12240" w:h="15840"/>
          <w:pgMar w:top="840" w:right="1060" w:bottom="860" w:left="1100" w:header="549" w:footer="663" w:gutter="0"/>
          <w:cols w:space="720"/>
        </w:sectPr>
      </w:pPr>
    </w:p>
    <w:p w14:paraId="7C2646F4" w14:textId="77777777" w:rsidR="00257CFD" w:rsidRPr="001058B5" w:rsidRDefault="00257CFD" w:rsidP="00257CFD">
      <w:pPr>
        <w:pStyle w:val="BodyText"/>
        <w:spacing w:before="5"/>
        <w:rPr>
          <w:rFonts w:ascii="Arial" w:hAnsi="Arial" w:cs="Arial"/>
          <w:sz w:val="25"/>
        </w:rPr>
      </w:pPr>
    </w:p>
    <w:p w14:paraId="637CFFBE" w14:textId="77777777" w:rsidR="00257CFD" w:rsidRDefault="00257CFD" w:rsidP="00257CFD">
      <w:pPr>
        <w:spacing w:line="254" w:lineRule="auto"/>
        <w:ind w:left="1660" w:right="848" w:hanging="1"/>
        <w:rPr>
          <w:rFonts w:ascii="Arial" w:hAnsi="Arial" w:cs="Arial"/>
          <w:color w:val="0000CC"/>
          <w:sz w:val="20"/>
          <w:szCs w:val="20"/>
        </w:rPr>
      </w:pPr>
      <w:bookmarkStart w:id="1024" w:name="_bookmark1281"/>
      <w:bookmarkEnd w:id="1024"/>
      <w:r w:rsidRPr="00CB4D47">
        <w:rPr>
          <w:rFonts w:ascii="Arial" w:hAnsi="Arial" w:cs="Arial"/>
          <w:color w:val="0000CC"/>
          <w:sz w:val="20"/>
          <w:szCs w:val="20"/>
        </w:rPr>
        <w:t xml:space="preserve">Ví dụ 6-11 </w:t>
      </w:r>
      <w:r w:rsidRPr="00373D86">
        <w:rPr>
          <w:rFonts w:ascii="Arial" w:hAnsi="Arial" w:cs="Arial"/>
          <w:sz w:val="20"/>
          <w:szCs w:val="20"/>
        </w:rPr>
        <w:t xml:space="preserve">minh họa cách thiết lập tham số </w:t>
      </w:r>
      <w:r>
        <w:rPr>
          <w:rFonts w:ascii="Arial" w:hAnsi="Arial" w:cs="Arial"/>
          <w:sz w:val="20"/>
          <w:szCs w:val="20"/>
        </w:rPr>
        <w:t>usersname</w:t>
      </w:r>
      <w:r w:rsidRPr="00373D86">
        <w:rPr>
          <w:rFonts w:ascii="Arial" w:hAnsi="Arial" w:cs="Arial"/>
          <w:sz w:val="20"/>
          <w:szCs w:val="20"/>
        </w:rPr>
        <w:t xml:space="preserve"> để một người dùng cụ thể có thể di chuyển giữa các ứng dụng. Ví dụ này tương tự như </w:t>
      </w:r>
      <w:r>
        <w:rPr>
          <w:rFonts w:ascii="Arial" w:hAnsi="Arial" w:cs="Arial"/>
          <w:sz w:val="20"/>
          <w:szCs w:val="20"/>
        </w:rPr>
        <w:t>package</w:t>
      </w:r>
      <w:r w:rsidRPr="00373D86">
        <w:rPr>
          <w:rFonts w:ascii="Arial" w:hAnsi="Arial" w:cs="Arial"/>
          <w:sz w:val="20"/>
          <w:szCs w:val="20"/>
        </w:rPr>
        <w:t xml:space="preserve"> đã được tạo trong</w:t>
      </w:r>
      <w:r w:rsidRPr="00CB4D47">
        <w:rPr>
          <w:rFonts w:ascii="Arial" w:hAnsi="Arial" w:cs="Arial"/>
          <w:color w:val="0000CC"/>
          <w:sz w:val="20"/>
          <w:szCs w:val="20"/>
        </w:rPr>
        <w:t xml:space="preserve"> Ví dụ 6–10 </w:t>
      </w:r>
      <w:r w:rsidRPr="00373D86">
        <w:rPr>
          <w:rFonts w:ascii="Arial" w:hAnsi="Arial" w:cs="Arial"/>
          <w:sz w:val="20"/>
          <w:szCs w:val="20"/>
        </w:rPr>
        <w:t xml:space="preserve">trên trang 6-26. Việc sử dụng tham số </w:t>
      </w:r>
      <w:r>
        <w:rPr>
          <w:rFonts w:ascii="Arial" w:hAnsi="Arial" w:cs="Arial"/>
          <w:sz w:val="20"/>
          <w:szCs w:val="20"/>
        </w:rPr>
        <w:t>usersname</w:t>
      </w:r>
      <w:r w:rsidRPr="00373D86">
        <w:rPr>
          <w:rFonts w:ascii="Arial" w:hAnsi="Arial" w:cs="Arial"/>
          <w:sz w:val="20"/>
          <w:szCs w:val="20"/>
        </w:rPr>
        <w:t xml:space="preserve"> được biểu thị bằng kiểu chữ in đậm</w:t>
      </w:r>
      <w:r w:rsidRPr="00CB4D47">
        <w:rPr>
          <w:rFonts w:ascii="Arial" w:hAnsi="Arial" w:cs="Arial"/>
          <w:color w:val="0000CC"/>
          <w:sz w:val="20"/>
          <w:szCs w:val="20"/>
        </w:rPr>
        <w:t>.</w:t>
      </w:r>
    </w:p>
    <w:p w14:paraId="4D6BF4AA" w14:textId="77777777" w:rsidR="00257CFD" w:rsidRDefault="00257CFD" w:rsidP="00257CFD">
      <w:pPr>
        <w:spacing w:line="254" w:lineRule="auto"/>
        <w:ind w:left="1660" w:right="848" w:hanging="1"/>
        <w:rPr>
          <w:rFonts w:ascii="Arial" w:hAnsi="Arial" w:cs="Arial"/>
          <w:color w:val="0000CC"/>
          <w:sz w:val="20"/>
          <w:szCs w:val="20"/>
        </w:rPr>
      </w:pPr>
    </w:p>
    <w:p w14:paraId="4195F307" w14:textId="77777777" w:rsidR="00257CFD" w:rsidRPr="001058B5" w:rsidRDefault="00257CFD" w:rsidP="00257CFD">
      <w:pPr>
        <w:spacing w:line="254" w:lineRule="auto"/>
        <w:ind w:left="1660" w:right="848" w:hanging="1"/>
        <w:rPr>
          <w:rFonts w:ascii="Arial" w:hAnsi="Arial" w:cs="Arial"/>
          <w:b/>
          <w:i/>
          <w:sz w:val="18"/>
        </w:rPr>
      </w:pPr>
      <w:r w:rsidRPr="001058B5">
        <w:rPr>
          <w:rFonts w:ascii="Arial" w:hAnsi="Arial" w:cs="Arial"/>
          <w:b/>
          <w:i/>
          <w:sz w:val="18"/>
        </w:rPr>
        <w:t>Example 6–11 Package to Manage Global Application Context Values for a User Moving Between Applications</w:t>
      </w:r>
    </w:p>
    <w:p w14:paraId="30992225" w14:textId="77777777" w:rsidR="00257CFD" w:rsidRPr="001058B5" w:rsidRDefault="00257CFD" w:rsidP="00257CFD">
      <w:pPr>
        <w:spacing w:before="100"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DBFADAB"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3D767D38" w14:textId="77777777" w:rsidR="00257CFD" w:rsidRPr="001058B5" w:rsidRDefault="00257CFD" w:rsidP="00257CFD">
      <w:pPr>
        <w:spacing w:before="16" w:line="259" w:lineRule="auto"/>
        <w:ind w:left="1937" w:right="5304" w:firstLine="93"/>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END;</w:t>
      </w:r>
    </w:p>
    <w:p w14:paraId="05AEB02E" w14:textId="77777777" w:rsidR="00257CFD" w:rsidRPr="001058B5" w:rsidRDefault="00257CFD" w:rsidP="00257CFD">
      <w:pPr>
        <w:ind w:left="1844"/>
        <w:rPr>
          <w:rFonts w:ascii="Arial" w:hAnsi="Arial" w:cs="Arial"/>
          <w:sz w:val="18"/>
        </w:rPr>
      </w:pPr>
      <w:r w:rsidRPr="001058B5">
        <w:rPr>
          <w:rFonts w:ascii="Arial" w:hAnsi="Arial" w:cs="Arial"/>
          <w:w w:val="86"/>
          <w:sz w:val="18"/>
        </w:rPr>
        <w:t>/</w:t>
      </w:r>
    </w:p>
    <w:p w14:paraId="19A9783B" w14:textId="77777777" w:rsidR="00257CFD" w:rsidRPr="001058B5" w:rsidRDefault="00257CFD" w:rsidP="00257CFD">
      <w:pPr>
        <w:spacing w:before="15"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57626A9"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70B5CFD9" w14:textId="77777777" w:rsidR="00257CFD" w:rsidRPr="001058B5" w:rsidRDefault="00257CFD" w:rsidP="00257CFD">
      <w:pPr>
        <w:spacing w:before="16"/>
        <w:ind w:left="2030"/>
        <w:rPr>
          <w:rFonts w:ascii="Arial" w:hAnsi="Arial" w:cs="Arial"/>
          <w:sz w:val="18"/>
        </w:rPr>
      </w:pPr>
      <w:r w:rsidRPr="001058B5">
        <w:rPr>
          <w:rFonts w:ascii="Arial" w:hAnsi="Arial" w:cs="Arial"/>
          <w:w w:val="95"/>
          <w:sz w:val="18"/>
        </w:rPr>
        <w:t>AS</w:t>
      </w:r>
    </w:p>
    <w:p w14:paraId="09F3A95A" w14:textId="77777777" w:rsidR="00257CFD" w:rsidRPr="001058B5" w:rsidRDefault="00257CFD" w:rsidP="00257CFD">
      <w:pPr>
        <w:spacing w:before="16" w:line="259" w:lineRule="auto"/>
        <w:ind w:left="2215"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63B49C5D" w14:textId="77777777" w:rsidR="00257CFD" w:rsidRPr="001058B5" w:rsidRDefault="00257CFD" w:rsidP="00257CFD">
      <w:pPr>
        <w:tabs>
          <w:tab w:val="left" w:pos="3327"/>
        </w:tabs>
        <w:spacing w:line="259" w:lineRule="auto"/>
        <w:ind w:left="2307" w:right="4990"/>
        <w:rPr>
          <w:rFonts w:ascii="Arial" w:hAnsi="Arial" w:cs="Arial"/>
          <w:b/>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 xml:space="preserve">=&gt; sec_level, </w:t>
      </w:r>
      <w:r w:rsidRPr="001058B5">
        <w:rPr>
          <w:rFonts w:ascii="Arial" w:hAnsi="Arial" w:cs="Arial"/>
          <w:b/>
          <w:w w:val="90"/>
          <w:sz w:val="18"/>
        </w:rPr>
        <w:t>username</w:t>
      </w:r>
      <w:r w:rsidRPr="001058B5">
        <w:rPr>
          <w:rFonts w:ascii="Arial" w:hAnsi="Arial" w:cs="Arial"/>
          <w:b/>
          <w:w w:val="90"/>
          <w:sz w:val="18"/>
        </w:rPr>
        <w:tab/>
      </w:r>
      <w:r w:rsidRPr="001058B5">
        <w:rPr>
          <w:rFonts w:ascii="Arial" w:hAnsi="Arial" w:cs="Arial"/>
          <w:b/>
          <w:w w:val="95"/>
          <w:sz w:val="18"/>
        </w:rPr>
        <w:t>=&gt;</w:t>
      </w:r>
      <w:r w:rsidRPr="001058B5">
        <w:rPr>
          <w:rFonts w:ascii="Arial" w:hAnsi="Arial" w:cs="Arial"/>
          <w:b/>
          <w:spacing w:val="-34"/>
          <w:w w:val="95"/>
          <w:sz w:val="18"/>
        </w:rPr>
        <w:t xml:space="preserve"> </w:t>
      </w:r>
      <w:r w:rsidRPr="001058B5">
        <w:rPr>
          <w:rFonts w:ascii="Arial" w:hAnsi="Arial" w:cs="Arial"/>
          <w:b/>
          <w:w w:val="95"/>
          <w:sz w:val="18"/>
        </w:rPr>
        <w:t>user_name);</w:t>
      </w:r>
    </w:p>
    <w:p w14:paraId="22DF7E3E"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END set_hr_ctx;</w:t>
      </w:r>
    </w:p>
    <w:p w14:paraId="72FADDEC" w14:textId="77777777" w:rsidR="00257CFD" w:rsidRPr="001058B5" w:rsidRDefault="00257CFD" w:rsidP="00257CFD">
      <w:pPr>
        <w:pStyle w:val="BodyText"/>
        <w:spacing w:before="9"/>
        <w:rPr>
          <w:rFonts w:ascii="Arial" w:hAnsi="Arial" w:cs="Arial"/>
        </w:rPr>
      </w:pPr>
    </w:p>
    <w:p w14:paraId="1D2098ED" w14:textId="77777777" w:rsidR="00257CFD" w:rsidRPr="001058B5" w:rsidRDefault="00257CFD" w:rsidP="00257CFD">
      <w:pPr>
        <w:spacing w:before="1" w:line="259" w:lineRule="auto"/>
        <w:ind w:left="2030" w:right="5721" w:hanging="94"/>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06978F0C" w14:textId="77777777" w:rsidR="00257CFD" w:rsidRPr="001058B5" w:rsidRDefault="00257CFD" w:rsidP="00257CFD">
      <w:pPr>
        <w:ind w:left="2123"/>
        <w:rPr>
          <w:rFonts w:ascii="Arial" w:hAnsi="Arial" w:cs="Arial"/>
          <w:sz w:val="18"/>
        </w:rPr>
      </w:pPr>
      <w:r w:rsidRPr="001058B5">
        <w:rPr>
          <w:rFonts w:ascii="Arial" w:hAnsi="Arial" w:cs="Arial"/>
          <w:w w:val="95"/>
          <w:sz w:val="18"/>
        </w:rPr>
        <w:t>BEGIN</w:t>
      </w:r>
    </w:p>
    <w:p w14:paraId="7F5775C1" w14:textId="77777777" w:rsidR="00257CFD" w:rsidRPr="001058B5" w:rsidRDefault="00257CFD" w:rsidP="00257CFD">
      <w:pPr>
        <w:spacing w:before="15" w:line="259" w:lineRule="auto"/>
        <w:ind w:left="2123" w:right="3784" w:firstLine="92"/>
        <w:rPr>
          <w:rFonts w:ascii="Arial" w:hAnsi="Arial" w:cs="Arial"/>
          <w:sz w:val="18"/>
        </w:rPr>
      </w:pPr>
      <w:r w:rsidRPr="001058B5">
        <w:rPr>
          <w:rFonts w:ascii="Arial" w:hAnsi="Arial" w:cs="Arial"/>
          <w:w w:val="85"/>
          <w:sz w:val="18"/>
        </w:rPr>
        <w:t xml:space="preserve">DBMS_SESSION.CLEAR_CONTEXT('global_hr_ctx'); </w:t>
      </w:r>
      <w:r w:rsidRPr="001058B5">
        <w:rPr>
          <w:rFonts w:ascii="Arial" w:hAnsi="Arial" w:cs="Arial"/>
          <w:w w:val="95"/>
          <w:sz w:val="18"/>
        </w:rPr>
        <w:t>END clear_context;</w:t>
      </w:r>
    </w:p>
    <w:p w14:paraId="594D685E"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09A9D6B6"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539EC18F" w14:textId="77777777" w:rsidR="00257CFD" w:rsidRPr="001058B5" w:rsidRDefault="00257CFD" w:rsidP="00257CFD">
      <w:pPr>
        <w:pStyle w:val="BodyText"/>
        <w:rPr>
          <w:rFonts w:ascii="Arial" w:hAnsi="Arial" w:cs="Arial"/>
          <w:sz w:val="19"/>
        </w:rPr>
      </w:pPr>
    </w:p>
    <w:p w14:paraId="0C7462B2" w14:textId="77777777" w:rsidR="00257CFD" w:rsidRDefault="00257CFD" w:rsidP="00257CFD">
      <w:pPr>
        <w:pStyle w:val="BodyText"/>
        <w:spacing w:line="230" w:lineRule="auto"/>
        <w:ind w:left="1659" w:right="848"/>
        <w:rPr>
          <w:rFonts w:ascii="Arial" w:hAnsi="Arial" w:cs="Arial"/>
          <w:spacing w:val="-4"/>
        </w:rPr>
      </w:pPr>
      <w:r w:rsidRPr="00373D86">
        <w:rPr>
          <w:rFonts w:ascii="Arial" w:hAnsi="Arial" w:cs="Arial"/>
          <w:spacing w:val="-4"/>
        </w:rPr>
        <w:t xml:space="preserve">Thông thường, bạn thực hiện </w:t>
      </w:r>
      <w:r w:rsidRPr="001058B5">
        <w:rPr>
          <w:rFonts w:ascii="Arial" w:hAnsi="Arial" w:cs="Arial"/>
        </w:rPr>
        <w:t>procedur</w:t>
      </w:r>
      <w:r>
        <w:rPr>
          <w:rFonts w:ascii="Arial" w:hAnsi="Arial" w:cs="Arial"/>
        </w:rPr>
        <w:t xml:space="preserve"> </w:t>
      </w:r>
      <w:r w:rsidRPr="00373D86">
        <w:rPr>
          <w:rFonts w:ascii="Arial" w:hAnsi="Arial" w:cs="Arial"/>
          <w:spacing w:val="-4"/>
        </w:rPr>
        <w:t xml:space="preserve">này trong một ứng dụng </w:t>
      </w:r>
      <w:r>
        <w:rPr>
          <w:rFonts w:ascii="Arial" w:hAnsi="Arial" w:cs="Arial"/>
          <w:spacing w:val="-4"/>
        </w:rPr>
        <w:t>database</w:t>
      </w:r>
      <w:r w:rsidRPr="00373D86">
        <w:rPr>
          <w:rFonts w:ascii="Arial" w:hAnsi="Arial" w:cs="Arial"/>
          <w:spacing w:val="-4"/>
        </w:rPr>
        <w:t xml:space="preserve"> bằng cách nhúng một cuộc gọi tương tự như ví dụ sau đây. Đảm bảo rằng giá trị cho tham số user_name (</w:t>
      </w:r>
      <w:r w:rsidRPr="001058B5">
        <w:rPr>
          <w:rFonts w:ascii="Arial" w:hAnsi="Arial" w:cs="Arial"/>
        </w:rPr>
        <w:t>scott</w:t>
      </w:r>
      <w:r w:rsidRPr="001058B5">
        <w:rPr>
          <w:rFonts w:ascii="Arial" w:hAnsi="Arial" w:cs="Arial"/>
          <w:spacing w:val="-101"/>
        </w:rPr>
        <w:t xml:space="preserve"> </w:t>
      </w:r>
      <w:r w:rsidRPr="001058B5">
        <w:rPr>
          <w:rFonts w:ascii="Arial" w:hAnsi="Arial" w:cs="Arial"/>
        </w:rPr>
        <w:t>in this case</w:t>
      </w:r>
      <w:r w:rsidRPr="00373D86">
        <w:rPr>
          <w:rFonts w:ascii="Arial" w:hAnsi="Arial" w:cs="Arial"/>
          <w:spacing w:val="-4"/>
        </w:rPr>
        <w:t xml:space="preserve">) là một tên người dùng </w:t>
      </w:r>
      <w:r>
        <w:rPr>
          <w:rFonts w:ascii="Arial" w:hAnsi="Arial" w:cs="Arial"/>
          <w:spacing w:val="-4"/>
        </w:rPr>
        <w:t>database</w:t>
      </w:r>
      <w:r w:rsidRPr="00373D86">
        <w:rPr>
          <w:rFonts w:ascii="Arial" w:hAnsi="Arial" w:cs="Arial"/>
          <w:spacing w:val="-4"/>
        </w:rPr>
        <w:t xml:space="preserve"> hợp lệ.</w:t>
      </w:r>
    </w:p>
    <w:p w14:paraId="67FAEEAC" w14:textId="77777777" w:rsidR="00257CFD" w:rsidRPr="001058B5" w:rsidRDefault="00257CFD" w:rsidP="00257CFD">
      <w:pPr>
        <w:spacing w:before="138"/>
        <w:ind w:left="1660"/>
        <w:rPr>
          <w:rFonts w:ascii="Arial" w:hAnsi="Arial" w:cs="Arial"/>
          <w:sz w:val="18"/>
        </w:rPr>
      </w:pPr>
      <w:r w:rsidRPr="001058B5">
        <w:rPr>
          <w:rFonts w:ascii="Arial" w:hAnsi="Arial" w:cs="Arial"/>
          <w:w w:val="95"/>
          <w:sz w:val="18"/>
        </w:rPr>
        <w:t>BEGIN</w:t>
      </w:r>
    </w:p>
    <w:p w14:paraId="20A33C8A" w14:textId="77777777" w:rsidR="00257CFD" w:rsidRPr="001058B5" w:rsidRDefault="00257CFD" w:rsidP="00257CFD">
      <w:pPr>
        <w:spacing w:before="16" w:line="259" w:lineRule="auto"/>
        <w:ind w:left="1660" w:right="4514" w:firstLine="92"/>
        <w:rPr>
          <w:rFonts w:ascii="Arial" w:hAnsi="Arial" w:cs="Arial"/>
          <w:sz w:val="18"/>
        </w:rPr>
      </w:pPr>
      <w:r w:rsidRPr="001058B5">
        <w:rPr>
          <w:rFonts w:ascii="Arial" w:hAnsi="Arial" w:cs="Arial"/>
          <w:w w:val="85"/>
          <w:sz w:val="18"/>
        </w:rPr>
        <w:t xml:space="preserve">hr_ctx_pkg.set_hr_ctx('clerk', 'scott'); </w:t>
      </w:r>
      <w:r w:rsidRPr="001058B5">
        <w:rPr>
          <w:rFonts w:ascii="Arial" w:hAnsi="Arial" w:cs="Arial"/>
          <w:w w:val="95"/>
          <w:sz w:val="18"/>
        </w:rPr>
        <w:t>END;</w:t>
      </w:r>
    </w:p>
    <w:p w14:paraId="31563DDF" w14:textId="77777777" w:rsidR="00257CFD" w:rsidRPr="001058B5" w:rsidRDefault="00257CFD" w:rsidP="00257CFD">
      <w:pPr>
        <w:pStyle w:val="BodyText"/>
        <w:spacing w:before="5"/>
        <w:rPr>
          <w:rFonts w:ascii="Arial" w:hAnsi="Arial" w:cs="Arial"/>
          <w:sz w:val="17"/>
        </w:rPr>
      </w:pPr>
    </w:p>
    <w:p w14:paraId="54904F47" w14:textId="77777777" w:rsidR="00257CFD" w:rsidRDefault="00257CFD" w:rsidP="00257CFD">
      <w:pPr>
        <w:pStyle w:val="BodyText"/>
        <w:spacing w:line="230" w:lineRule="auto"/>
        <w:ind w:left="1660" w:right="848"/>
        <w:rPr>
          <w:rFonts w:ascii="Arial" w:hAnsi="Arial" w:cs="Arial"/>
        </w:rPr>
      </w:pPr>
      <w:r w:rsidRPr="00373D86">
        <w:rPr>
          <w:rFonts w:ascii="Arial" w:hAnsi="Arial" w:cs="Arial"/>
        </w:rPr>
        <w:t xml:space="preserve">Một cách an toàn để quản lý loại </w:t>
      </w:r>
      <w:r w:rsidRPr="001058B5">
        <w:rPr>
          <w:rFonts w:ascii="Arial" w:hAnsi="Arial" w:cs="Arial"/>
        </w:rPr>
        <w:t xml:space="preserve">global application context </w:t>
      </w:r>
      <w:r w:rsidRPr="00373D86">
        <w:rPr>
          <w:rFonts w:ascii="Arial" w:hAnsi="Arial" w:cs="Arial"/>
        </w:rPr>
        <w:t xml:space="preserve">này nằm trong các ứng dụng của bạn, mã nhúng để cấp vai trò ứng dụng an toàn cho người dùng. Mã này nên bao gồm các quyền EXECUTE trên </w:t>
      </w:r>
      <w:r w:rsidRPr="001058B5">
        <w:rPr>
          <w:rFonts w:ascii="Arial" w:hAnsi="Arial" w:cs="Arial"/>
        </w:rPr>
        <w:t xml:space="preserve">PL/SQL package </w:t>
      </w:r>
      <w:r w:rsidRPr="00373D86">
        <w:rPr>
          <w:rFonts w:ascii="Arial" w:hAnsi="Arial" w:cs="Arial"/>
        </w:rPr>
        <w:t xml:space="preserve">đáng tin cậy để đặt </w:t>
      </w:r>
      <w:r w:rsidRPr="001058B5">
        <w:rPr>
          <w:rFonts w:ascii="Arial" w:hAnsi="Arial" w:cs="Arial"/>
        </w:rPr>
        <w:t>application context</w:t>
      </w:r>
      <w:r w:rsidRPr="00373D86">
        <w:rPr>
          <w:rFonts w:ascii="Arial" w:hAnsi="Arial" w:cs="Arial"/>
        </w:rPr>
        <w:t>. Nói cách khác, ứng dụng, không phải người dùng, sẽ đặt ngữ cảnh cho người dùng.</w:t>
      </w:r>
    </w:p>
    <w:p w14:paraId="3F3E4AA2" w14:textId="77777777" w:rsidR="00257CFD" w:rsidRPr="00373D86" w:rsidRDefault="00257CFD" w:rsidP="00257CFD">
      <w:pPr>
        <w:pStyle w:val="BodyText"/>
        <w:spacing w:line="230" w:lineRule="auto"/>
        <w:ind w:left="1660" w:right="848"/>
        <w:rPr>
          <w:rFonts w:ascii="Arial" w:hAnsi="Arial" w:cs="Arial"/>
        </w:rPr>
      </w:pPr>
    </w:p>
    <w:p w14:paraId="53C1FBA5" w14:textId="77777777" w:rsidR="00257CFD" w:rsidRPr="001058B5" w:rsidRDefault="00257CFD" w:rsidP="00257CFD">
      <w:pPr>
        <w:pStyle w:val="Heading6"/>
        <w:ind w:left="1660"/>
      </w:pPr>
      <w:bookmarkStart w:id="1025" w:name="Setting_a_Global_Application_Context_for"/>
      <w:bookmarkStart w:id="1026" w:name="_bookmark1282"/>
      <w:bookmarkStart w:id="1027" w:name="_bookmark1285"/>
      <w:bookmarkEnd w:id="1025"/>
      <w:bookmarkEnd w:id="1026"/>
      <w:bookmarkEnd w:id="1027"/>
      <w:r>
        <w:t>Thiết lập</w:t>
      </w:r>
      <w:r w:rsidRPr="001058B5">
        <w:t xml:space="preserve"> Global App</w:t>
      </w:r>
      <w:bookmarkStart w:id="1028" w:name="_bookmark1283"/>
      <w:bookmarkEnd w:id="1028"/>
      <w:r w:rsidRPr="001058B5">
        <w:t>licati</w:t>
      </w:r>
      <w:bookmarkStart w:id="1029" w:name="_bookmark1286"/>
      <w:bookmarkEnd w:id="1029"/>
      <w:r w:rsidRPr="001058B5">
        <w:t>on Cont</w:t>
      </w:r>
      <w:bookmarkStart w:id="1030" w:name="_bookmark1284"/>
      <w:bookmarkEnd w:id="1030"/>
      <w:r w:rsidRPr="001058B5">
        <w:t xml:space="preserve">ext </w:t>
      </w:r>
      <w:r>
        <w:t xml:space="preserve">cho  người dùng </w:t>
      </w:r>
      <w:r w:rsidRPr="001058B5">
        <w:t xml:space="preserve">Nondatabase </w:t>
      </w:r>
    </w:p>
    <w:p w14:paraId="53DFDE21" w14:textId="77777777" w:rsidR="00257CFD" w:rsidRDefault="00257CFD" w:rsidP="00257CFD">
      <w:pPr>
        <w:pStyle w:val="BodyText"/>
        <w:spacing w:before="57" w:line="230" w:lineRule="auto"/>
        <w:ind w:left="1660" w:right="935"/>
        <w:rPr>
          <w:rFonts w:ascii="Arial" w:hAnsi="Arial" w:cs="Arial"/>
        </w:rPr>
      </w:pPr>
      <w:r w:rsidRPr="00373D86">
        <w:rPr>
          <w:rFonts w:ascii="Arial" w:hAnsi="Arial" w:cs="Arial"/>
        </w:rPr>
        <w:t xml:space="preserve">Khi một người dùng </w:t>
      </w:r>
      <w:r w:rsidRPr="001058B5">
        <w:rPr>
          <w:rFonts w:ascii="Arial" w:hAnsi="Arial" w:cs="Arial"/>
        </w:rPr>
        <w:t>nondatabase</w:t>
      </w:r>
      <w:r w:rsidRPr="00373D86">
        <w:rPr>
          <w:rFonts w:ascii="Arial" w:hAnsi="Arial" w:cs="Arial"/>
        </w:rPr>
        <w:t>, đó là</w:t>
      </w:r>
      <w:r>
        <w:rPr>
          <w:rFonts w:ascii="Arial" w:hAnsi="Arial" w:cs="Arial"/>
        </w:rPr>
        <w:t xml:space="preserve"> </w:t>
      </w:r>
      <w:r w:rsidRPr="00373D86">
        <w:rPr>
          <w:rFonts w:ascii="Arial" w:hAnsi="Arial" w:cs="Arial"/>
        </w:rPr>
        <w:t xml:space="preserve">một người dùng không biết đến </w:t>
      </w:r>
      <w:r>
        <w:rPr>
          <w:rFonts w:ascii="Arial" w:hAnsi="Arial" w:cs="Arial"/>
        </w:rPr>
        <w:t>database</w:t>
      </w:r>
      <w:r w:rsidRPr="00373D86">
        <w:rPr>
          <w:rFonts w:ascii="Arial" w:hAnsi="Arial" w:cs="Arial"/>
        </w:rPr>
        <w:t xml:space="preserve"> (chẳng hạn như một người dùng ứng dụng Web), bắt đầu một </w:t>
      </w:r>
      <w:r w:rsidRPr="001058B5">
        <w:rPr>
          <w:rFonts w:ascii="Arial" w:hAnsi="Arial" w:cs="Arial"/>
        </w:rPr>
        <w:t>client session</w:t>
      </w:r>
      <w:r w:rsidRPr="00373D86">
        <w:rPr>
          <w:rFonts w:ascii="Arial" w:hAnsi="Arial" w:cs="Arial"/>
        </w:rPr>
        <w:t xml:space="preserve">, máy chủ ứng dụng tạo ra một </w:t>
      </w:r>
      <w:r w:rsidRPr="001058B5">
        <w:rPr>
          <w:rFonts w:ascii="Arial" w:hAnsi="Arial" w:cs="Arial"/>
        </w:rPr>
        <w:t>client session ID</w:t>
      </w:r>
      <w:r w:rsidRPr="00373D86">
        <w:rPr>
          <w:rFonts w:ascii="Arial" w:hAnsi="Arial" w:cs="Arial"/>
        </w:rPr>
        <w:t xml:space="preserve">. Khi ID này được đặt trên máy chủ ứng dụng, nó phải được chuyển đến phía máy chủ </w:t>
      </w:r>
      <w:r>
        <w:rPr>
          <w:rFonts w:ascii="Arial" w:hAnsi="Arial" w:cs="Arial"/>
        </w:rPr>
        <w:t>database</w:t>
      </w:r>
      <w:r w:rsidRPr="00373D86">
        <w:rPr>
          <w:rFonts w:ascii="Arial" w:hAnsi="Arial" w:cs="Arial"/>
        </w:rPr>
        <w:t xml:space="preserve">. Bạn làm điều này bằng cách sử dụng </w:t>
      </w:r>
      <w:r w:rsidRPr="001058B5">
        <w:rPr>
          <w:rFonts w:ascii="Arial" w:hAnsi="Arial" w:cs="Arial"/>
        </w:rPr>
        <w:t xml:space="preserve">DBMS_SESSION.SET_IDENTIFIER procedure </w:t>
      </w:r>
      <w:r w:rsidRPr="00373D86">
        <w:rPr>
          <w:rFonts w:ascii="Arial" w:hAnsi="Arial" w:cs="Arial"/>
        </w:rPr>
        <w:t xml:space="preserve">để thiết lập </w:t>
      </w:r>
      <w:r w:rsidRPr="001058B5">
        <w:rPr>
          <w:rFonts w:ascii="Arial" w:hAnsi="Arial" w:cs="Arial"/>
        </w:rPr>
        <w:t>client session ID</w:t>
      </w:r>
      <w:r w:rsidRPr="00373D86">
        <w:rPr>
          <w:rFonts w:ascii="Arial" w:hAnsi="Arial" w:cs="Arial"/>
        </w:rPr>
        <w:t xml:space="preserve">. Để thiết lập </w:t>
      </w:r>
      <w:r>
        <w:rPr>
          <w:rFonts w:ascii="Arial" w:hAnsi="Arial" w:cs="Arial"/>
        </w:rPr>
        <w:t>ngữ</w:t>
      </w:r>
      <w:r w:rsidRPr="00373D86">
        <w:rPr>
          <w:rFonts w:ascii="Arial" w:hAnsi="Arial" w:cs="Arial"/>
        </w:rPr>
        <w:t xml:space="preserve"> cảnh, bạn thiết lập tham số client_id trong </w:t>
      </w:r>
      <w:r w:rsidRPr="001058B5">
        <w:rPr>
          <w:rFonts w:ascii="Arial" w:hAnsi="Arial" w:cs="Arial"/>
          <w:w w:val="95"/>
        </w:rPr>
        <w:t>DBMS_SESSION.SET_CONTEXT</w:t>
      </w:r>
      <w:r w:rsidRPr="001058B5">
        <w:rPr>
          <w:rFonts w:ascii="Arial" w:hAnsi="Arial" w:cs="Arial"/>
          <w:spacing w:val="-77"/>
          <w:w w:val="95"/>
        </w:rPr>
        <w:t xml:space="preserve"> </w:t>
      </w:r>
      <w:r w:rsidRPr="001058B5">
        <w:rPr>
          <w:rFonts w:ascii="Arial" w:hAnsi="Arial" w:cs="Arial"/>
          <w:w w:val="95"/>
        </w:rPr>
        <w:t>procedure</w:t>
      </w:r>
      <w:r w:rsidRPr="00373D86">
        <w:rPr>
          <w:rFonts w:ascii="Arial" w:hAnsi="Arial" w:cs="Arial"/>
        </w:rPr>
        <w:t xml:space="preserve">, trong một </w:t>
      </w:r>
      <w:r w:rsidRPr="001058B5">
        <w:rPr>
          <w:rFonts w:ascii="Arial" w:hAnsi="Arial" w:cs="Arial"/>
          <w:w w:val="95"/>
        </w:rPr>
        <w:t xml:space="preserve">PL/SQL procedure </w:t>
      </w:r>
      <w:r w:rsidRPr="00373D86">
        <w:rPr>
          <w:rFonts w:ascii="Arial" w:hAnsi="Arial" w:cs="Arial"/>
        </w:rPr>
        <w:t xml:space="preserve">ở phía máy chủ. Điều này cho phép bạn quản lý </w:t>
      </w:r>
      <w:r w:rsidRPr="001058B5">
        <w:rPr>
          <w:rFonts w:ascii="Arial" w:hAnsi="Arial" w:cs="Arial"/>
        </w:rPr>
        <w:t>application context globally</w:t>
      </w:r>
      <w:r w:rsidRPr="00373D86">
        <w:rPr>
          <w:rFonts w:ascii="Arial" w:hAnsi="Arial" w:cs="Arial"/>
        </w:rPr>
        <w:t xml:space="preserve">, nhưng mỗi khách hàng chỉ thấy </w:t>
      </w:r>
      <w:r w:rsidRPr="001058B5">
        <w:rPr>
          <w:rFonts w:ascii="Arial" w:hAnsi="Arial" w:cs="Arial"/>
        </w:rPr>
        <w:t xml:space="preserve">application context </w:t>
      </w:r>
      <w:r w:rsidRPr="00373D86">
        <w:rPr>
          <w:rFonts w:ascii="Arial" w:hAnsi="Arial" w:cs="Arial"/>
        </w:rPr>
        <w:t>được gán của mình</w:t>
      </w:r>
    </w:p>
    <w:p w14:paraId="4E597520"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58EF1DFF" w14:textId="77777777" w:rsidR="00257CFD" w:rsidRPr="001058B5" w:rsidRDefault="00257CFD" w:rsidP="00257CFD">
      <w:pPr>
        <w:pStyle w:val="BodyText"/>
        <w:spacing w:before="5"/>
        <w:rPr>
          <w:rFonts w:ascii="Arial" w:hAnsi="Arial" w:cs="Arial"/>
          <w:sz w:val="25"/>
        </w:rPr>
      </w:pPr>
    </w:p>
    <w:p w14:paraId="685EA384"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Giá trị client_id là </w:t>
      </w:r>
      <w:r>
        <w:rPr>
          <w:rFonts w:ascii="Arial" w:hAnsi="Arial" w:cs="Arial"/>
        </w:rPr>
        <w:t>key</w:t>
      </w:r>
      <w:r w:rsidRPr="001B2F86">
        <w:rPr>
          <w:rFonts w:ascii="Arial" w:hAnsi="Arial" w:cs="Arial"/>
        </w:rPr>
        <w:t xml:space="preserve"> ở đây để nhận và thiết lập các thuộc tính chính xác cho </w:t>
      </w:r>
      <w:r w:rsidRPr="001058B5">
        <w:rPr>
          <w:rFonts w:ascii="Arial" w:hAnsi="Arial" w:cs="Arial"/>
        </w:rPr>
        <w:t>global application context</w:t>
      </w:r>
      <w:r w:rsidRPr="001B2F86">
        <w:rPr>
          <w:rFonts w:ascii="Arial" w:hAnsi="Arial" w:cs="Arial"/>
        </w:rPr>
        <w:t>. Hãy nhớ rằng trình</w:t>
      </w:r>
      <w:r>
        <w:rPr>
          <w:rFonts w:ascii="Arial" w:hAnsi="Arial" w:cs="Arial"/>
        </w:rPr>
        <w:t xml:space="preserve"> định danh</w:t>
      </w:r>
      <w:r w:rsidRPr="001B2F86">
        <w:rPr>
          <w:rFonts w:ascii="Arial" w:hAnsi="Arial" w:cs="Arial"/>
        </w:rPr>
        <w:t xml:space="preserve"> </w:t>
      </w:r>
      <w:r w:rsidRPr="001058B5">
        <w:rPr>
          <w:rFonts w:ascii="Arial" w:hAnsi="Arial" w:cs="Arial"/>
        </w:rPr>
        <w:t>client</w:t>
      </w:r>
      <w:r w:rsidRPr="001B2F86">
        <w:rPr>
          <w:rFonts w:ascii="Arial" w:hAnsi="Arial" w:cs="Arial"/>
        </w:rPr>
        <w:t xml:space="preserve"> được kiểm soát bởi ứng dụng </w:t>
      </w:r>
      <w:r w:rsidRPr="001058B5">
        <w:rPr>
          <w:rFonts w:ascii="Arial" w:hAnsi="Arial" w:cs="Arial"/>
        </w:rPr>
        <w:t>middle-tier</w:t>
      </w:r>
      <w:r w:rsidRPr="001B2F86">
        <w:rPr>
          <w:rFonts w:ascii="Arial" w:hAnsi="Arial" w:cs="Arial"/>
        </w:rPr>
        <w:t xml:space="preserve"> và một khi được </w:t>
      </w:r>
      <w:r>
        <w:rPr>
          <w:rFonts w:ascii="Arial" w:hAnsi="Arial" w:cs="Arial"/>
        </w:rPr>
        <w:t>thiết lập</w:t>
      </w:r>
      <w:r w:rsidRPr="001B2F86">
        <w:rPr>
          <w:rFonts w:ascii="Arial" w:hAnsi="Arial" w:cs="Arial"/>
        </w:rPr>
        <w:t>, nó vẫn mở cho đến khi nó được xóa.</w:t>
      </w:r>
    </w:p>
    <w:p w14:paraId="11B3DDAA" w14:textId="77777777" w:rsidR="00257CFD" w:rsidRPr="001B2F86" w:rsidRDefault="00257CFD" w:rsidP="00257CFD">
      <w:pPr>
        <w:pStyle w:val="BodyText"/>
        <w:spacing w:before="120" w:line="230" w:lineRule="auto"/>
        <w:ind w:left="2259" w:right="209"/>
        <w:rPr>
          <w:rFonts w:ascii="Arial" w:hAnsi="Arial" w:cs="Arial"/>
        </w:rPr>
      </w:pPr>
    </w:p>
    <w:p w14:paraId="3C4B8D03"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Một cách điển hình để quản lý loại </w:t>
      </w:r>
      <w:r w:rsidRPr="001058B5">
        <w:rPr>
          <w:rFonts w:ascii="Arial" w:hAnsi="Arial" w:cs="Arial"/>
        </w:rPr>
        <w:t xml:space="preserve">application context </w:t>
      </w:r>
      <w:r w:rsidRPr="001B2F86">
        <w:rPr>
          <w:rFonts w:ascii="Arial" w:hAnsi="Arial" w:cs="Arial"/>
        </w:rPr>
        <w:t xml:space="preserve">này là đặt giá trị session_id (client_identifier) vào cookie và gửi nó đến trang HTML của người dùng cuối để được trả về yêu cầu tiếp theo. Bảng tra cứu trong ứng dụng cũng nên giữ các mã định danh </w:t>
      </w:r>
      <w:r w:rsidRPr="001058B5">
        <w:rPr>
          <w:rFonts w:ascii="Arial" w:hAnsi="Arial" w:cs="Arial"/>
        </w:rPr>
        <w:t xml:space="preserve">client </w:t>
      </w:r>
      <w:r w:rsidRPr="001B2F86">
        <w:rPr>
          <w:rFonts w:ascii="Arial" w:hAnsi="Arial" w:cs="Arial"/>
        </w:rPr>
        <w:t xml:space="preserve">để chúng không bị sử dụng lại cho người dùng khác và để thực hiện thời gian </w:t>
      </w:r>
      <w:r w:rsidRPr="001058B5">
        <w:rPr>
          <w:rFonts w:ascii="Arial" w:hAnsi="Arial" w:cs="Arial"/>
        </w:rPr>
        <w:t>session</w:t>
      </w:r>
      <w:r w:rsidRPr="001B2F86">
        <w:rPr>
          <w:rFonts w:ascii="Arial" w:hAnsi="Arial" w:cs="Arial"/>
        </w:rPr>
        <w:t xml:space="preserve"> của </w:t>
      </w:r>
      <w:r w:rsidRPr="001058B5">
        <w:rPr>
          <w:rFonts w:ascii="Arial" w:hAnsi="Arial" w:cs="Arial"/>
        </w:rPr>
        <w:t>end-user</w:t>
      </w:r>
      <w:r w:rsidRPr="001B2F86">
        <w:rPr>
          <w:rFonts w:ascii="Arial" w:hAnsi="Arial" w:cs="Arial"/>
        </w:rPr>
        <w:t>.</w:t>
      </w:r>
    </w:p>
    <w:p w14:paraId="396D8628" w14:textId="77777777" w:rsidR="00257CFD" w:rsidRDefault="00257CFD" w:rsidP="00257CFD">
      <w:pPr>
        <w:pStyle w:val="BodyText"/>
        <w:spacing w:before="120" w:line="230" w:lineRule="auto"/>
        <w:ind w:left="2259" w:right="209"/>
        <w:rPr>
          <w:rFonts w:ascii="Arial" w:hAnsi="Arial" w:cs="Arial"/>
        </w:rPr>
      </w:pPr>
      <w:r w:rsidRPr="001B2F86">
        <w:rPr>
          <w:rFonts w:ascii="Arial" w:hAnsi="Arial" w:cs="Arial"/>
        </w:rPr>
        <w:t>Đối với người dùng không có cơ sở dữ liệu, hãy định cấu hình các tham số SET_CONTEXT sau:</w:t>
      </w:r>
    </w:p>
    <w:p w14:paraId="39C06CB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618A86A"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1B01B9D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2C43EE1C"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4512830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clien</w:t>
      </w:r>
      <w:bookmarkStart w:id="1031" w:name="_bookmark1287"/>
      <w:bookmarkEnd w:id="1031"/>
      <w:r w:rsidRPr="001058B5">
        <w:rPr>
          <w:rFonts w:ascii="Arial" w:hAnsi="Arial" w:cs="Arial"/>
          <w:w w:val="95"/>
          <w:sz w:val="20"/>
        </w:rPr>
        <w:t>t_id</w:t>
      </w:r>
    </w:p>
    <w:p w14:paraId="723ABCF3" w14:textId="77777777" w:rsidR="00257CFD" w:rsidRPr="001058B5" w:rsidRDefault="008D1AB8" w:rsidP="00257CFD">
      <w:pPr>
        <w:pStyle w:val="BodyText"/>
        <w:spacing w:before="113" w:line="232" w:lineRule="auto"/>
        <w:ind w:left="2260" w:right="848"/>
        <w:rPr>
          <w:rFonts w:ascii="Arial" w:hAnsi="Arial" w:cs="Arial"/>
        </w:rPr>
      </w:pPr>
      <w:hyperlink w:anchor="_bookmark1289" w:history="1">
        <w:r w:rsidR="00257CFD">
          <w:rPr>
            <w:rFonts w:ascii="Arial" w:hAnsi="Arial" w:cs="Arial"/>
            <w:color w:val="0000CC"/>
          </w:rPr>
          <w:t xml:space="preserve">Ví dụ </w:t>
        </w:r>
        <w:r w:rsidR="00257CFD" w:rsidRPr="001058B5">
          <w:rPr>
            <w:rFonts w:ascii="Arial" w:hAnsi="Arial" w:cs="Arial"/>
            <w:color w:val="0000CC"/>
          </w:rPr>
          <w:t xml:space="preserve"> 6–12 </w:t>
        </w:r>
      </w:hyperlink>
      <w:r w:rsidR="00257CFD">
        <w:rPr>
          <w:rFonts w:ascii="Arial" w:hAnsi="Arial" w:cs="Arial"/>
        </w:rPr>
        <w:t xml:space="preserve">cho thấy cách tạo một </w:t>
      </w:r>
      <w:r w:rsidR="00257CFD" w:rsidRPr="001058B5">
        <w:rPr>
          <w:rFonts w:ascii="Arial" w:hAnsi="Arial" w:cs="Arial"/>
        </w:rPr>
        <w:t xml:space="preserve"> package </w:t>
      </w:r>
      <w:r w:rsidR="00257CFD">
        <w:rPr>
          <w:rFonts w:ascii="Arial" w:hAnsi="Arial" w:cs="Arial"/>
        </w:rPr>
        <w:t xml:space="preserve">quản lý kiểu </w:t>
      </w:r>
      <w:r w:rsidR="00257CFD" w:rsidRPr="001058B5">
        <w:rPr>
          <w:rFonts w:ascii="Arial" w:hAnsi="Arial" w:cs="Arial"/>
        </w:rPr>
        <w:t xml:space="preserve"> global application context</w:t>
      </w:r>
      <w:r w:rsidR="00257CFD">
        <w:rPr>
          <w:rFonts w:ascii="Arial" w:hAnsi="Arial" w:cs="Arial"/>
        </w:rPr>
        <w:t xml:space="preserve"> này</w:t>
      </w:r>
      <w:r w:rsidR="00257CFD" w:rsidRPr="001058B5">
        <w:rPr>
          <w:rFonts w:ascii="Arial" w:hAnsi="Arial" w:cs="Arial"/>
        </w:rPr>
        <w:t>.</w:t>
      </w:r>
    </w:p>
    <w:p w14:paraId="526FA2B3" w14:textId="77777777" w:rsidR="00257CFD" w:rsidRPr="001058B5" w:rsidRDefault="00257CFD" w:rsidP="00257CFD">
      <w:pPr>
        <w:spacing w:line="232" w:lineRule="auto"/>
        <w:rPr>
          <w:rFonts w:ascii="Arial" w:hAnsi="Arial" w:cs="Arial"/>
        </w:rPr>
        <w:sectPr w:rsidR="00257CFD" w:rsidRPr="001058B5">
          <w:pgSz w:w="12240" w:h="15840"/>
          <w:pgMar w:top="840" w:right="1060" w:bottom="860" w:left="1100" w:header="549" w:footer="663" w:gutter="0"/>
          <w:cols w:space="720"/>
        </w:sectPr>
      </w:pPr>
    </w:p>
    <w:p w14:paraId="1FC18093" w14:textId="77777777" w:rsidR="00257CFD" w:rsidRPr="001058B5" w:rsidRDefault="00257CFD" w:rsidP="00257CFD">
      <w:pPr>
        <w:pStyle w:val="BodyText"/>
        <w:spacing w:before="4"/>
        <w:rPr>
          <w:rFonts w:ascii="Arial" w:hAnsi="Arial" w:cs="Arial"/>
          <w:sz w:val="25"/>
        </w:rPr>
      </w:pPr>
    </w:p>
    <w:p w14:paraId="5D6E4F2F" w14:textId="77777777" w:rsidR="00257CFD" w:rsidRPr="001058B5" w:rsidRDefault="00257CFD" w:rsidP="00257CFD">
      <w:pPr>
        <w:spacing w:before="104" w:line="254" w:lineRule="auto"/>
        <w:ind w:left="1659" w:right="848"/>
        <w:rPr>
          <w:rFonts w:ascii="Arial" w:hAnsi="Arial" w:cs="Arial"/>
          <w:b/>
          <w:i/>
          <w:sz w:val="18"/>
        </w:rPr>
      </w:pPr>
      <w:bookmarkStart w:id="1032" w:name="_bookmark1289"/>
      <w:bookmarkEnd w:id="1032"/>
      <w:r w:rsidRPr="001058B5">
        <w:rPr>
          <w:rFonts w:ascii="Arial" w:hAnsi="Arial" w:cs="Arial"/>
          <w:b/>
          <w:i/>
          <w:sz w:val="18"/>
        </w:rPr>
        <w:t>Example 6–12 Package to Manage Global Application Context Values for Nondatabase Users</w:t>
      </w:r>
    </w:p>
    <w:p w14:paraId="6BE0985C" w14:textId="77777777" w:rsidR="00257CFD" w:rsidRPr="001058B5" w:rsidRDefault="00257CFD" w:rsidP="00257CFD">
      <w:pPr>
        <w:pStyle w:val="BodyText"/>
        <w:spacing w:before="10"/>
        <w:rPr>
          <w:rFonts w:ascii="Arial" w:hAnsi="Arial" w:cs="Arial"/>
          <w:b/>
          <w:i/>
          <w:sz w:val="10"/>
        </w:rPr>
      </w:pPr>
    </w:p>
    <w:p w14:paraId="2241FCE8" w14:textId="77777777" w:rsidR="00257CFD" w:rsidRPr="001058B5" w:rsidRDefault="00257CFD" w:rsidP="00257CFD">
      <w:pPr>
        <w:spacing w:before="95"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589010F1" w14:textId="77777777" w:rsidR="00257CFD" w:rsidRPr="001058B5" w:rsidRDefault="00257CFD" w:rsidP="00257CFD">
      <w:pPr>
        <w:spacing w:line="259" w:lineRule="auto"/>
        <w:ind w:left="1937" w:right="338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0"/>
          <w:sz w:val="18"/>
        </w:rPr>
        <w:t>PROCEDURE</w:t>
      </w:r>
      <w:r w:rsidRPr="001058B5">
        <w:rPr>
          <w:rFonts w:ascii="Arial" w:hAnsi="Arial" w:cs="Arial"/>
          <w:spacing w:val="-59"/>
          <w:w w:val="90"/>
          <w:sz w:val="18"/>
        </w:rPr>
        <w:t xml:space="preserve"> </w:t>
      </w:r>
      <w:r w:rsidRPr="001058B5">
        <w:rPr>
          <w:rFonts w:ascii="Arial" w:hAnsi="Arial" w:cs="Arial"/>
          <w:w w:val="90"/>
          <w:sz w:val="18"/>
        </w:rPr>
        <w:t>set_hr_ctx(sec_level_attr</w:t>
      </w:r>
      <w:r w:rsidRPr="001058B5">
        <w:rPr>
          <w:rFonts w:ascii="Arial" w:hAnsi="Arial" w:cs="Arial"/>
          <w:spacing w:val="-59"/>
          <w:w w:val="90"/>
          <w:sz w:val="18"/>
        </w:rPr>
        <w:t xml:space="preserve"> </w:t>
      </w:r>
      <w:r w:rsidRPr="001058B5">
        <w:rPr>
          <w:rFonts w:ascii="Arial" w:hAnsi="Arial" w:cs="Arial"/>
          <w:w w:val="90"/>
          <w:sz w:val="18"/>
        </w:rPr>
        <w:t>IN</w:t>
      </w:r>
      <w:r w:rsidRPr="001058B5">
        <w:rPr>
          <w:rFonts w:ascii="Arial" w:hAnsi="Arial" w:cs="Arial"/>
          <w:spacing w:val="-59"/>
          <w:w w:val="90"/>
          <w:sz w:val="18"/>
        </w:rPr>
        <w:t xml:space="preserve"> </w:t>
      </w:r>
      <w:r w:rsidRPr="001058B5">
        <w:rPr>
          <w:rFonts w:ascii="Arial" w:hAnsi="Arial" w:cs="Arial"/>
          <w:w w:val="90"/>
          <w:sz w:val="18"/>
        </w:rPr>
        <w:t>VARCHAR2,</w:t>
      </w:r>
    </w:p>
    <w:p w14:paraId="29E6E464"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sec_level_val IN VARCHAR2);</w:t>
      </w:r>
    </w:p>
    <w:p w14:paraId="19D486F4" w14:textId="77777777" w:rsidR="00257CFD" w:rsidRPr="001058B5" w:rsidRDefault="00257CFD" w:rsidP="00257CFD">
      <w:pPr>
        <w:spacing w:before="17" w:line="259" w:lineRule="auto"/>
        <w:ind w:left="1937" w:right="338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094A0214"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773E7F05" w14:textId="77777777" w:rsidR="00257CFD" w:rsidRPr="001058B5" w:rsidRDefault="00257CFD" w:rsidP="00257CFD">
      <w:pPr>
        <w:spacing w:before="15"/>
        <w:ind w:left="1660"/>
        <w:rPr>
          <w:rFonts w:ascii="Arial" w:hAnsi="Arial" w:cs="Arial"/>
          <w:sz w:val="18"/>
        </w:rPr>
      </w:pPr>
      <w:r w:rsidRPr="001058B5">
        <w:rPr>
          <w:rFonts w:ascii="Arial" w:hAnsi="Arial" w:cs="Arial"/>
          <w:w w:val="86"/>
          <w:sz w:val="18"/>
        </w:rPr>
        <w:t>/</w:t>
      </w:r>
    </w:p>
    <w:p w14:paraId="339BE724"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EFF2186" w14:textId="77777777" w:rsidR="00257CFD" w:rsidRPr="001058B5" w:rsidRDefault="00257CFD" w:rsidP="00257CFD">
      <w:pPr>
        <w:ind w:left="2030"/>
        <w:rPr>
          <w:rFonts w:ascii="Arial" w:hAnsi="Arial" w:cs="Arial"/>
          <w:sz w:val="18"/>
        </w:rPr>
      </w:pPr>
      <w:r w:rsidRPr="001058B5">
        <w:rPr>
          <w:rFonts w:ascii="Arial" w:hAnsi="Arial" w:cs="Arial"/>
          <w:w w:val="95"/>
          <w:sz w:val="18"/>
        </w:rPr>
        <w:t>session_id_global NUMBER;</w:t>
      </w:r>
    </w:p>
    <w:p w14:paraId="1CB5FC88" w14:textId="77777777" w:rsidR="00257CFD" w:rsidRPr="001058B5" w:rsidRDefault="00257CFD" w:rsidP="00257CFD">
      <w:pPr>
        <w:spacing w:before="16" w:line="259" w:lineRule="auto"/>
        <w:ind w:left="1937" w:right="3784"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0CA5A1C9" w14:textId="77777777" w:rsidR="00257CFD" w:rsidRPr="001058B5" w:rsidRDefault="00257CFD" w:rsidP="00257CFD">
      <w:pPr>
        <w:ind w:left="1937"/>
        <w:rPr>
          <w:rFonts w:ascii="Arial" w:hAnsi="Arial" w:cs="Arial"/>
          <w:sz w:val="18"/>
        </w:rPr>
      </w:pPr>
      <w:r w:rsidRPr="001058B5">
        <w:rPr>
          <w:rFonts w:ascii="Arial" w:hAnsi="Arial" w:cs="Arial"/>
          <w:w w:val="95"/>
          <w:sz w:val="18"/>
        </w:rPr>
        <w:t>BEGIN</w:t>
      </w:r>
    </w:p>
    <w:p w14:paraId="493C4E39" w14:textId="77777777" w:rsidR="00257CFD" w:rsidRPr="001058B5" w:rsidRDefault="00257CFD" w:rsidP="00257CFD">
      <w:pPr>
        <w:spacing w:before="16" w:line="259" w:lineRule="auto"/>
        <w:ind w:left="2030"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2991AF02" w14:textId="77777777" w:rsidR="00257CFD" w:rsidRPr="001058B5" w:rsidRDefault="00257CFD" w:rsidP="00257CFD">
      <w:pPr>
        <w:ind w:left="1844"/>
        <w:rPr>
          <w:rFonts w:ascii="Arial" w:hAnsi="Arial" w:cs="Arial"/>
          <w:sz w:val="18"/>
        </w:rPr>
      </w:pPr>
      <w:r w:rsidRPr="001058B5">
        <w:rPr>
          <w:rFonts w:ascii="Arial" w:hAnsi="Arial" w:cs="Arial"/>
          <w:w w:val="95"/>
          <w:sz w:val="18"/>
        </w:rPr>
        <w:t>END set_session_id;</w:t>
      </w:r>
    </w:p>
    <w:p w14:paraId="54F3B272" w14:textId="77777777" w:rsidR="00257CFD" w:rsidRPr="001058B5" w:rsidRDefault="00257CFD" w:rsidP="00257CFD">
      <w:pPr>
        <w:pStyle w:val="BodyText"/>
        <w:spacing w:before="9"/>
        <w:rPr>
          <w:rFonts w:ascii="Arial" w:hAnsi="Arial" w:cs="Arial"/>
        </w:rPr>
      </w:pPr>
    </w:p>
    <w:p w14:paraId="2411ADA3" w14:textId="77777777" w:rsidR="00257CFD" w:rsidRPr="001058B5" w:rsidRDefault="00257CFD" w:rsidP="00257CFD">
      <w:pPr>
        <w:spacing w:line="259" w:lineRule="auto"/>
        <w:ind w:left="2123" w:right="3383" w:hanging="279"/>
        <w:rPr>
          <w:rFonts w:ascii="Arial" w:hAnsi="Arial" w:cs="Arial"/>
          <w:sz w:val="18"/>
        </w:rPr>
      </w:pPr>
      <w:r w:rsidRPr="001058B5">
        <w:rPr>
          <w:rFonts w:ascii="Arial" w:hAnsi="Arial" w:cs="Arial"/>
          <w:w w:val="85"/>
          <w:sz w:val="18"/>
        </w:rPr>
        <w:t xml:space="preserve">PROCEDURE set_hr_ctx(sec_level_attr IN VARCHAR2, </w:t>
      </w:r>
      <w:r w:rsidRPr="001058B5">
        <w:rPr>
          <w:rFonts w:ascii="Arial" w:hAnsi="Arial" w:cs="Arial"/>
          <w:w w:val="95"/>
          <w:sz w:val="18"/>
        </w:rPr>
        <w:t>sec_level_val IN VARCHAR2)</w:t>
      </w:r>
    </w:p>
    <w:p w14:paraId="553F011C" w14:textId="77777777" w:rsidR="00257CFD" w:rsidRPr="001058B5" w:rsidRDefault="00257CFD" w:rsidP="00257CFD">
      <w:pPr>
        <w:spacing w:line="259" w:lineRule="auto"/>
        <w:ind w:left="1937" w:right="7663"/>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6D1A602B" w14:textId="77777777" w:rsidR="00257CFD" w:rsidRPr="001058B5" w:rsidRDefault="00257CFD" w:rsidP="00257CFD">
      <w:pPr>
        <w:ind w:left="2030"/>
        <w:rPr>
          <w:rFonts w:ascii="Arial" w:hAnsi="Arial" w:cs="Arial"/>
          <w:sz w:val="18"/>
        </w:rPr>
      </w:pPr>
      <w:r w:rsidRPr="001058B5">
        <w:rPr>
          <w:rFonts w:ascii="Arial" w:hAnsi="Arial" w:cs="Arial"/>
          <w:w w:val="95"/>
          <w:sz w:val="18"/>
        </w:rPr>
        <w:t>DBMS_SESSION.SET_CONTEXT(</w:t>
      </w:r>
    </w:p>
    <w:p w14:paraId="27E83906" w14:textId="77777777" w:rsidR="00257CFD" w:rsidRPr="001058B5" w:rsidRDefault="00257CFD" w:rsidP="00257CFD">
      <w:pPr>
        <w:tabs>
          <w:tab w:val="left" w:pos="3141"/>
        </w:tabs>
        <w:spacing w:before="15" w:line="259" w:lineRule="auto"/>
        <w:ind w:left="2123" w:right="5175"/>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attribute =&gt; sec_level_attr, </w:t>
      </w:r>
      <w:r w:rsidRPr="001058B5">
        <w:rPr>
          <w:rFonts w:ascii="Arial" w:hAnsi="Arial" w:cs="Arial"/>
          <w:w w:val="95"/>
          <w:sz w:val="18"/>
        </w:rPr>
        <w:t>value</w:t>
      </w:r>
      <w:r w:rsidRPr="001058B5">
        <w:rPr>
          <w:rFonts w:ascii="Arial" w:hAnsi="Arial" w:cs="Arial"/>
          <w:w w:val="95"/>
          <w:sz w:val="18"/>
        </w:rPr>
        <w:tab/>
        <w:t xml:space="preserve">=&gt; sec_level_val, </w:t>
      </w: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USER,</w:t>
      </w:r>
    </w:p>
    <w:p w14:paraId="12E06822" w14:textId="77777777" w:rsidR="00257CFD" w:rsidRPr="001058B5" w:rsidRDefault="00257CFD" w:rsidP="00257CFD">
      <w:pPr>
        <w:spacing w:line="259" w:lineRule="auto"/>
        <w:ind w:left="1937" w:right="4886"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set_hr_ctx;</w:t>
      </w:r>
    </w:p>
    <w:p w14:paraId="4607A8BB" w14:textId="77777777" w:rsidR="00257CFD" w:rsidRPr="001058B5" w:rsidRDefault="00257CFD" w:rsidP="00257CFD">
      <w:pPr>
        <w:pStyle w:val="BodyText"/>
        <w:spacing w:before="4"/>
        <w:rPr>
          <w:rFonts w:ascii="Arial" w:hAnsi="Arial" w:cs="Arial"/>
          <w:sz w:val="19"/>
        </w:rPr>
      </w:pPr>
    </w:p>
    <w:p w14:paraId="2EE0F99B" w14:textId="77777777" w:rsidR="00257CFD" w:rsidRPr="001058B5" w:rsidRDefault="00257CFD" w:rsidP="00257CFD">
      <w:pPr>
        <w:spacing w:line="259" w:lineRule="auto"/>
        <w:ind w:left="1937" w:right="3553"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07D489D3"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BEGIN</w:t>
      </w:r>
    </w:p>
    <w:p w14:paraId="7FB8274F" w14:textId="77777777" w:rsidR="00257CFD" w:rsidRPr="001058B5" w:rsidRDefault="00257CFD" w:rsidP="00257CFD">
      <w:pPr>
        <w:spacing w:before="17" w:line="259" w:lineRule="auto"/>
        <w:ind w:left="2215"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56C902BA"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 clear_hr_session;</w:t>
      </w:r>
    </w:p>
    <w:p w14:paraId="787A6B50" w14:textId="77777777" w:rsidR="00257CFD" w:rsidRPr="001058B5" w:rsidRDefault="00257CFD" w:rsidP="00257CFD">
      <w:pPr>
        <w:pStyle w:val="BodyText"/>
        <w:spacing w:before="5"/>
        <w:rPr>
          <w:rFonts w:ascii="Arial" w:hAnsi="Arial" w:cs="Arial"/>
          <w:sz w:val="12"/>
        </w:rPr>
      </w:pPr>
    </w:p>
    <w:p w14:paraId="0B73E2CA" w14:textId="77777777" w:rsidR="00257CFD" w:rsidRPr="001058B5" w:rsidRDefault="00257CFD" w:rsidP="00257CFD">
      <w:pPr>
        <w:spacing w:before="96" w:line="259" w:lineRule="auto"/>
        <w:ind w:left="1844" w:right="576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77D00345" w14:textId="77777777" w:rsidR="00257CFD" w:rsidRPr="001058B5" w:rsidRDefault="00257CFD" w:rsidP="00257CFD">
      <w:pPr>
        <w:ind w:left="1844"/>
        <w:rPr>
          <w:rFonts w:ascii="Arial" w:hAnsi="Arial" w:cs="Arial"/>
          <w:sz w:val="18"/>
        </w:rPr>
      </w:pPr>
      <w:r w:rsidRPr="001058B5">
        <w:rPr>
          <w:rFonts w:ascii="Arial" w:hAnsi="Arial" w:cs="Arial"/>
          <w:w w:val="95"/>
          <w:sz w:val="18"/>
        </w:rPr>
        <w:t>BEGIN</w:t>
      </w:r>
    </w:p>
    <w:p w14:paraId="021A6E7F" w14:textId="77777777" w:rsidR="00257CFD" w:rsidRPr="001058B5" w:rsidRDefault="00257CFD" w:rsidP="00257CFD">
      <w:pPr>
        <w:spacing w:before="15" w:line="259" w:lineRule="auto"/>
        <w:ind w:left="1844" w:right="2073" w:firstLine="92"/>
        <w:rPr>
          <w:rFonts w:ascii="Arial" w:hAnsi="Arial" w:cs="Arial"/>
          <w:sz w:val="18"/>
        </w:rPr>
      </w:pPr>
      <w:r w:rsidRPr="001058B5">
        <w:rPr>
          <w:rFonts w:ascii="Arial" w:hAnsi="Arial" w:cs="Arial"/>
          <w:w w:val="85"/>
          <w:sz w:val="18"/>
        </w:rPr>
        <w:t xml:space="preserve">DBMS_SESSION.CLEAR_CONTEXT('global_hr_ctx', session_id_global); </w:t>
      </w:r>
      <w:r w:rsidRPr="001058B5">
        <w:rPr>
          <w:rFonts w:ascii="Arial" w:hAnsi="Arial" w:cs="Arial"/>
          <w:w w:val="95"/>
          <w:sz w:val="18"/>
        </w:rPr>
        <w:t>END clear_hr_context;</w:t>
      </w:r>
    </w:p>
    <w:p w14:paraId="4B0DBE80"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69520F7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0C282658" w14:textId="77777777" w:rsidR="00257CFD" w:rsidRPr="001058B5" w:rsidRDefault="00257CFD" w:rsidP="00257CFD">
      <w:pPr>
        <w:pStyle w:val="BodyText"/>
        <w:spacing w:before="6"/>
        <w:rPr>
          <w:rFonts w:ascii="Arial" w:hAnsi="Arial" w:cs="Arial"/>
          <w:sz w:val="18"/>
        </w:rPr>
      </w:pPr>
    </w:p>
    <w:p w14:paraId="7B53B6D6" w14:textId="77777777" w:rsidR="00257CFD" w:rsidRPr="001058B5" w:rsidRDefault="00257CFD" w:rsidP="00257CFD">
      <w:pPr>
        <w:pStyle w:val="BodyText"/>
        <w:ind w:left="1660"/>
        <w:rPr>
          <w:rFonts w:ascii="Arial" w:hAnsi="Arial" w:cs="Arial"/>
        </w:rPr>
      </w:pPr>
      <w:r>
        <w:rPr>
          <w:rFonts w:ascii="Arial" w:hAnsi="Arial" w:cs="Arial"/>
        </w:rPr>
        <w:t>Trong ví dụ này</w:t>
      </w:r>
    </w:p>
    <w:p w14:paraId="559A2AC6" w14:textId="77777777" w:rsidR="00257CFD" w:rsidRPr="00B60131" w:rsidRDefault="00257CFD" w:rsidP="00257CFD">
      <w:pPr>
        <w:pStyle w:val="ListParagraph"/>
        <w:numPr>
          <w:ilvl w:val="1"/>
          <w:numId w:val="137"/>
        </w:numPr>
        <w:tabs>
          <w:tab w:val="left" w:pos="2020"/>
        </w:tabs>
        <w:spacing w:before="119" w:line="230" w:lineRule="auto"/>
        <w:ind w:right="822" w:hanging="359"/>
        <w:rPr>
          <w:rFonts w:ascii="Arial" w:hAnsi="Arial" w:cs="Arial"/>
          <w:sz w:val="20"/>
        </w:rPr>
      </w:pPr>
      <w:r w:rsidRPr="001B2F86">
        <w:rPr>
          <w:rFonts w:ascii="Arial" w:hAnsi="Arial" w:cs="Arial"/>
          <w:sz w:val="20"/>
        </w:rPr>
        <w:t xml:space="preserve">session_id_global NUMBER tạo biến session_id_global, sẽ giữ </w:t>
      </w:r>
      <w:r w:rsidRPr="001058B5">
        <w:rPr>
          <w:rFonts w:ascii="Arial" w:hAnsi="Arial" w:cs="Arial"/>
          <w:sz w:val="20"/>
        </w:rPr>
        <w:t>client session ID</w:t>
      </w:r>
      <w:r w:rsidRPr="001B2F86">
        <w:rPr>
          <w:rFonts w:ascii="Arial" w:hAnsi="Arial" w:cs="Arial"/>
          <w:sz w:val="20"/>
        </w:rPr>
        <w:t>. Biến session_id</w:t>
      </w:r>
      <w:r w:rsidRPr="00B60131">
        <w:rPr>
          <w:rFonts w:ascii="Arial" w:hAnsi="Arial" w:cs="Arial"/>
        </w:rPr>
        <w:t>_</w:t>
      </w:r>
      <w:r w:rsidRPr="001B2F86">
        <w:rPr>
          <w:rFonts w:ascii="Arial" w:hAnsi="Arial" w:cs="Arial"/>
          <w:sz w:val="20"/>
        </w:rPr>
        <w:t xml:space="preserve">global được tham chiếu trong suốt định nghĩa </w:t>
      </w:r>
      <w:r w:rsidRPr="001058B5">
        <w:rPr>
          <w:rFonts w:ascii="Arial" w:hAnsi="Arial" w:cs="Arial"/>
          <w:sz w:val="20"/>
        </w:rPr>
        <w:t>package</w:t>
      </w:r>
      <w:r w:rsidRPr="001B2F86">
        <w:rPr>
          <w:rFonts w:ascii="Arial" w:hAnsi="Arial" w:cs="Arial"/>
          <w:sz w:val="20"/>
        </w:rPr>
        <w:t xml:space="preserve">, bao gồm </w:t>
      </w:r>
      <w:r w:rsidRPr="001058B5">
        <w:rPr>
          <w:rFonts w:ascii="Arial" w:hAnsi="Arial" w:cs="Arial"/>
          <w:sz w:val="20"/>
        </w:rPr>
        <w:t>procedure</w:t>
      </w:r>
      <w:r w:rsidRPr="001B2F86">
        <w:rPr>
          <w:rFonts w:ascii="Arial" w:hAnsi="Arial" w:cs="Arial"/>
          <w:sz w:val="20"/>
        </w:rPr>
        <w:t xml:space="preserve"> tạo thuộc tính </w:t>
      </w:r>
      <w:r w:rsidRPr="001058B5">
        <w:rPr>
          <w:rFonts w:ascii="Arial" w:hAnsi="Arial" w:cs="Arial"/>
          <w:sz w:val="20"/>
        </w:rPr>
        <w:t xml:space="preserve">global application context </w:t>
      </w:r>
      <w:r w:rsidRPr="001B2F86">
        <w:rPr>
          <w:rFonts w:ascii="Arial" w:hAnsi="Arial" w:cs="Arial"/>
          <w:sz w:val="20"/>
        </w:rPr>
        <w:t xml:space="preserve">và gán giá trị cho chúng. Điều này có nghĩa là các giá trị </w:t>
      </w:r>
      <w:r w:rsidRPr="001058B5">
        <w:rPr>
          <w:rFonts w:ascii="Arial" w:hAnsi="Arial" w:cs="Arial"/>
          <w:sz w:val="20"/>
        </w:rPr>
        <w:t>global application context</w:t>
      </w:r>
      <w:r w:rsidRPr="001B2F86">
        <w:rPr>
          <w:rFonts w:ascii="Arial" w:hAnsi="Arial" w:cs="Arial"/>
          <w:sz w:val="20"/>
        </w:rPr>
        <w:t xml:space="preserve"> sẽ luôn được liên kết với </w:t>
      </w:r>
      <w:r w:rsidRPr="001058B5">
        <w:rPr>
          <w:rFonts w:ascii="Arial" w:hAnsi="Arial" w:cs="Arial"/>
          <w:sz w:val="20"/>
        </w:rPr>
        <w:t>session</w:t>
      </w:r>
      <w:r w:rsidRPr="00B60131">
        <w:rPr>
          <w:rFonts w:ascii="Arial" w:hAnsi="Arial" w:cs="Arial"/>
          <w:sz w:val="20"/>
          <w:szCs w:val="20"/>
        </w:rPr>
        <w:t xml:space="preserve"> </w:t>
      </w:r>
      <w:r w:rsidRPr="001058B5">
        <w:rPr>
          <w:rFonts w:ascii="Arial" w:hAnsi="Arial" w:cs="Arial"/>
          <w:sz w:val="20"/>
        </w:rPr>
        <w:t>ID</w:t>
      </w:r>
      <w:r>
        <w:rPr>
          <w:rFonts w:ascii="Arial" w:hAnsi="Arial" w:cs="Arial"/>
          <w:sz w:val="20"/>
        </w:rPr>
        <w:t xml:space="preserve"> </w:t>
      </w:r>
      <w:r w:rsidRPr="00B60131">
        <w:rPr>
          <w:rFonts w:ascii="Arial" w:hAnsi="Arial" w:cs="Arial"/>
          <w:sz w:val="20"/>
        </w:rPr>
        <w:t>cụ thể này.</w:t>
      </w:r>
    </w:p>
    <w:p w14:paraId="1667D1A9" w14:textId="77777777" w:rsidR="00257CFD" w:rsidRPr="00B60131"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PROCEDURE set_session_id ... END set_session_id tạo thủ tục set_session_</w:t>
      </w:r>
      <w:r>
        <w:rPr>
          <w:rFonts w:ascii="Arial" w:hAnsi="Arial" w:cs="Arial"/>
          <w:sz w:val="20"/>
        </w:rPr>
        <w:t>id</w:t>
      </w:r>
      <w:r w:rsidRPr="001B2F86">
        <w:rPr>
          <w:rFonts w:ascii="Arial" w:hAnsi="Arial" w:cs="Arial"/>
          <w:sz w:val="20"/>
        </w:rPr>
        <w:t xml:space="preserve">, ghi </w:t>
      </w:r>
      <w:r w:rsidRPr="001058B5">
        <w:rPr>
          <w:rFonts w:ascii="Arial" w:hAnsi="Arial" w:cs="Arial"/>
          <w:sz w:val="20"/>
        </w:rPr>
        <w:t xml:space="preserve">client session ID </w:t>
      </w:r>
      <w:r w:rsidRPr="001B2F86">
        <w:rPr>
          <w:rFonts w:ascii="Arial" w:hAnsi="Arial" w:cs="Arial"/>
          <w:sz w:val="20"/>
        </w:rPr>
        <w:t>vào biến session</w:t>
      </w:r>
      <w:r w:rsidRPr="00B60131">
        <w:rPr>
          <w:rFonts w:ascii="Arial" w:hAnsi="Arial" w:cs="Arial"/>
        </w:rPr>
        <w:t>_</w:t>
      </w:r>
      <w:r w:rsidRPr="001B2F86">
        <w:rPr>
          <w:rFonts w:ascii="Arial" w:hAnsi="Arial" w:cs="Arial"/>
          <w:sz w:val="20"/>
        </w:rPr>
        <w:t>id_global.</w:t>
      </w:r>
    </w:p>
    <w:p w14:paraId="27E3112B" w14:textId="77777777" w:rsidR="00257CFD" w:rsidRPr="001B2F86"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 xml:space="preserve">PROCEDURE set_hr_ctx ... END set_hr_ctx tạo thủ tục set_hr_ctx, tạo ra các thuộc tính </w:t>
      </w:r>
      <w:r w:rsidRPr="001058B5">
        <w:rPr>
          <w:rFonts w:ascii="Arial" w:hAnsi="Arial" w:cs="Arial"/>
          <w:sz w:val="20"/>
        </w:rPr>
        <w:t xml:space="preserve">global application context </w:t>
      </w:r>
      <w:r w:rsidRPr="001B2F86">
        <w:rPr>
          <w:rFonts w:ascii="Arial" w:hAnsi="Arial" w:cs="Arial"/>
          <w:sz w:val="20"/>
        </w:rPr>
        <w:t xml:space="preserve">và cho phép bạn gán các giá trị cho các thuộc tính này. Trong </w:t>
      </w:r>
      <w:r w:rsidRPr="001058B5">
        <w:rPr>
          <w:rFonts w:ascii="Arial" w:hAnsi="Arial" w:cs="Arial"/>
          <w:sz w:val="20"/>
        </w:rPr>
        <w:t>procedure</w:t>
      </w:r>
      <w:r w:rsidRPr="001B2F86">
        <w:rPr>
          <w:rFonts w:ascii="Arial" w:hAnsi="Arial" w:cs="Arial"/>
          <w:sz w:val="20"/>
        </w:rPr>
        <w:t xml:space="preserve"> này:</w:t>
      </w:r>
    </w:p>
    <w:p w14:paraId="4D16711E" w14:textId="77777777" w:rsidR="00257CFD" w:rsidRPr="001058B5" w:rsidRDefault="00257CFD" w:rsidP="00257CFD">
      <w:pPr>
        <w:spacing w:line="230" w:lineRule="auto"/>
        <w:rPr>
          <w:rFonts w:ascii="Arial" w:hAnsi="Arial" w:cs="Arial"/>
          <w:sz w:val="20"/>
        </w:rPr>
        <w:sectPr w:rsidR="00257CFD" w:rsidRPr="001058B5">
          <w:pgSz w:w="12240" w:h="15840"/>
          <w:pgMar w:top="840" w:right="1060" w:bottom="860" w:left="1100" w:header="549" w:footer="663" w:gutter="0"/>
          <w:cols w:space="720"/>
        </w:sectPr>
      </w:pPr>
    </w:p>
    <w:p w14:paraId="70FE6536" w14:textId="77777777" w:rsidR="00257CFD" w:rsidRPr="001058B5" w:rsidRDefault="00257CFD" w:rsidP="00257CFD">
      <w:pPr>
        <w:pStyle w:val="BodyText"/>
        <w:spacing w:before="5"/>
        <w:rPr>
          <w:rFonts w:ascii="Arial" w:hAnsi="Arial" w:cs="Arial"/>
          <w:sz w:val="25"/>
        </w:rPr>
      </w:pPr>
    </w:p>
    <w:p w14:paraId="6A7DB63C" w14:textId="77777777" w:rsidR="00257CFD" w:rsidRPr="00B60131" w:rsidRDefault="00257CFD" w:rsidP="00257CFD">
      <w:pPr>
        <w:pStyle w:val="ListParagraph"/>
        <w:numPr>
          <w:ilvl w:val="3"/>
          <w:numId w:val="137"/>
        </w:numPr>
        <w:tabs>
          <w:tab w:val="left" w:pos="2979"/>
          <w:tab w:val="left" w:pos="2980"/>
        </w:tabs>
        <w:spacing w:before="121" w:line="230" w:lineRule="auto"/>
        <w:ind w:right="185"/>
        <w:rPr>
          <w:rFonts w:ascii="Arial" w:hAnsi="Arial" w:cs="Arial"/>
          <w:sz w:val="20"/>
        </w:rPr>
      </w:pPr>
      <w:r w:rsidRPr="00B60131">
        <w:rPr>
          <w:rFonts w:ascii="Arial" w:hAnsi="Arial" w:cs="Arial"/>
          <w:sz w:val="20"/>
        </w:rPr>
        <w:t xml:space="preserve">username =&gt; USER chỉ định giá trị tên người dùng. Ví dụ này thiết lập nó bằng cách gọi hàm USER được cung cấp bởi </w:t>
      </w:r>
      <w:r w:rsidRPr="001058B5">
        <w:rPr>
          <w:rFonts w:ascii="Arial" w:hAnsi="Arial" w:cs="Arial"/>
          <w:sz w:val="20"/>
        </w:rPr>
        <w:t>Oracle Database</w:t>
      </w:r>
      <w:r w:rsidRPr="00B60131">
        <w:rPr>
          <w:rFonts w:ascii="Arial" w:hAnsi="Arial" w:cs="Arial"/>
          <w:sz w:val="20"/>
        </w:rPr>
        <w:t xml:space="preserve">, nó thêm chủ sở hữu </w:t>
      </w:r>
      <w:r>
        <w:rPr>
          <w:rFonts w:ascii="Arial" w:hAnsi="Arial" w:cs="Arial"/>
          <w:sz w:val="20"/>
        </w:rPr>
        <w:t>session</w:t>
      </w:r>
      <w:r w:rsidRPr="00B60131">
        <w:rPr>
          <w:rFonts w:ascii="Arial" w:hAnsi="Arial" w:cs="Arial"/>
          <w:sz w:val="20"/>
        </w:rPr>
        <w:t xml:space="preserve"> từ quá trình truy xuất ngữ cảnh. Hàm USER đảm bảo rằng chỉ người dùng </w:t>
      </w:r>
      <w:r>
        <w:rPr>
          <w:rFonts w:ascii="Arial" w:hAnsi="Arial" w:cs="Arial"/>
          <w:sz w:val="20"/>
        </w:rPr>
        <w:t xml:space="preserve"> thiết lập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B60131">
        <w:rPr>
          <w:rFonts w:ascii="Arial" w:hAnsi="Arial" w:cs="Arial"/>
          <w:sz w:val="20"/>
        </w:rPr>
        <w:t xml:space="preserve">mới có thể truy cập ngữ cảnh. Xem Tham khảo </w:t>
      </w:r>
      <w:r w:rsidRPr="001058B5">
        <w:rPr>
          <w:rFonts w:ascii="Arial" w:hAnsi="Arial" w:cs="Arial"/>
          <w:i/>
          <w:sz w:val="20"/>
        </w:rPr>
        <w:t>Oracle</w:t>
      </w:r>
      <w:r w:rsidRPr="001058B5">
        <w:rPr>
          <w:rFonts w:ascii="Arial" w:hAnsi="Arial" w:cs="Arial"/>
          <w:i/>
          <w:spacing w:val="-4"/>
          <w:sz w:val="20"/>
        </w:rPr>
        <w:t xml:space="preserve"> </w:t>
      </w:r>
      <w:r w:rsidRPr="001058B5">
        <w:rPr>
          <w:rFonts w:ascii="Arial" w:hAnsi="Arial" w:cs="Arial"/>
          <w:i/>
          <w:sz w:val="20"/>
        </w:rPr>
        <w:t>Database</w:t>
      </w:r>
      <w:r w:rsidRPr="001058B5">
        <w:rPr>
          <w:rFonts w:ascii="Arial" w:hAnsi="Arial" w:cs="Arial"/>
          <w:i/>
          <w:spacing w:val="-4"/>
          <w:sz w:val="20"/>
        </w:rPr>
        <w:t xml:space="preserve"> </w:t>
      </w:r>
      <w:r w:rsidRPr="001058B5">
        <w:rPr>
          <w:rFonts w:ascii="Arial" w:hAnsi="Arial" w:cs="Arial"/>
          <w:i/>
          <w:sz w:val="20"/>
        </w:rPr>
        <w:t xml:space="preserve">SQL Language Reference </w:t>
      </w:r>
      <w:r w:rsidRPr="00B60131">
        <w:rPr>
          <w:rFonts w:ascii="Arial" w:hAnsi="Arial" w:cs="Arial"/>
          <w:sz w:val="20"/>
        </w:rPr>
        <w:t>để biết thêm thông tin về hàm USER.</w:t>
      </w:r>
    </w:p>
    <w:p w14:paraId="73C5121B" w14:textId="77777777" w:rsidR="00257CFD" w:rsidRPr="00B60131" w:rsidRDefault="00257CFD" w:rsidP="00257CFD">
      <w:pPr>
        <w:pStyle w:val="ListParagraph"/>
        <w:tabs>
          <w:tab w:val="left" w:pos="2979"/>
          <w:tab w:val="left" w:pos="2980"/>
        </w:tabs>
        <w:spacing w:before="121" w:line="230" w:lineRule="auto"/>
        <w:ind w:left="2980" w:right="185" w:firstLine="0"/>
        <w:rPr>
          <w:rFonts w:ascii="Arial" w:hAnsi="Arial" w:cs="Arial"/>
          <w:sz w:val="20"/>
        </w:rPr>
      </w:pPr>
      <w:r w:rsidRPr="00B60131">
        <w:rPr>
          <w:rFonts w:ascii="Arial" w:hAnsi="Arial" w:cs="Arial"/>
          <w:sz w:val="20"/>
        </w:rPr>
        <w:t xml:space="preserve">Nếu bạn đã chỉ định NULL (mặc định cho tham số </w:t>
      </w:r>
      <w:r w:rsidRPr="00030FE5">
        <w:rPr>
          <w:rFonts w:ascii="Arial" w:hAnsi="Arial" w:cs="Arial"/>
          <w:sz w:val="20"/>
          <w:szCs w:val="20"/>
        </w:rPr>
        <w:t>username</w:t>
      </w:r>
      <w:r w:rsidRPr="00B60131">
        <w:rPr>
          <w:rFonts w:ascii="Arial" w:hAnsi="Arial" w:cs="Arial"/>
          <w:sz w:val="20"/>
        </w:rPr>
        <w:t>), thì bất kỳ người dùng nào cũng có thể truy cập ngữ cảnh.</w:t>
      </w:r>
    </w:p>
    <w:p w14:paraId="6A548EBE" w14:textId="77777777" w:rsidR="00257CFD" w:rsidRDefault="00257CFD" w:rsidP="00257CFD">
      <w:pPr>
        <w:pStyle w:val="ListParagraph"/>
        <w:tabs>
          <w:tab w:val="left" w:pos="2979"/>
          <w:tab w:val="left" w:pos="2980"/>
        </w:tabs>
        <w:spacing w:before="121" w:line="230" w:lineRule="auto"/>
        <w:ind w:left="2980" w:right="185" w:firstLine="0"/>
        <w:rPr>
          <w:rFonts w:ascii="Arial" w:hAnsi="Arial" w:cs="Arial"/>
          <w:sz w:val="20"/>
        </w:rPr>
      </w:pPr>
      <w:r>
        <w:rPr>
          <w:rFonts w:ascii="Arial" w:hAnsi="Arial" w:cs="Arial"/>
          <w:sz w:val="20"/>
        </w:rPr>
        <w:t xml:space="preserve">Thiết lập </w:t>
      </w:r>
      <w:r w:rsidRPr="00B60131">
        <w:rPr>
          <w:rFonts w:ascii="Arial" w:hAnsi="Arial" w:cs="Arial"/>
          <w:sz w:val="20"/>
        </w:rPr>
        <w:t xml:space="preserve"> cả hai giá trị </w:t>
      </w:r>
      <w:r w:rsidRPr="00030FE5">
        <w:rPr>
          <w:rFonts w:ascii="Arial" w:hAnsi="Arial" w:cs="Arial"/>
          <w:sz w:val="20"/>
          <w:szCs w:val="20"/>
        </w:rPr>
        <w:t>username</w:t>
      </w:r>
      <w:r w:rsidRPr="00B60131">
        <w:rPr>
          <w:rFonts w:ascii="Arial" w:hAnsi="Arial" w:cs="Arial"/>
          <w:sz w:val="20"/>
        </w:rPr>
        <w:t xml:space="preserve"> và client_id đều cho phép hai trường hợp. Đối với người dùng có trọng lượng nhẹ, hãy đặt thông số tên người dùng cho chủ sở hữu nhóm kết nối (ví dụ: APPS_USER) và sau đó đặt client_id thành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Nếu bạn muốn sử dụng </w:t>
      </w:r>
      <w:r w:rsidRPr="00030FE5">
        <w:rPr>
          <w:rFonts w:ascii="Arial" w:hAnsi="Arial" w:cs="Arial"/>
          <w:sz w:val="20"/>
          <w:szCs w:val="20"/>
        </w:rPr>
        <w:t>session</w:t>
      </w:r>
      <w:r w:rsidRPr="00B60131">
        <w:rPr>
          <w:rFonts w:ascii="Arial" w:hAnsi="Arial" w:cs="Arial"/>
          <w:sz w:val="20"/>
        </w:rPr>
        <w:t xml:space="preserve"> Web không trạng thái, hãy </w:t>
      </w:r>
      <w:r>
        <w:rPr>
          <w:rFonts w:ascii="Arial" w:hAnsi="Arial" w:cs="Arial"/>
          <w:sz w:val="20"/>
        </w:rPr>
        <w:t xml:space="preserve">thiết lập </w:t>
      </w:r>
      <w:r w:rsidRPr="00B60131">
        <w:rPr>
          <w:rFonts w:ascii="Arial" w:hAnsi="Arial" w:cs="Arial"/>
          <w:sz w:val="20"/>
        </w:rPr>
        <w:t xml:space="preserve"> tham số user_name cho cùng một người dùng </w:t>
      </w:r>
      <w:r>
        <w:rPr>
          <w:rFonts w:ascii="Arial" w:hAnsi="Arial" w:cs="Arial"/>
          <w:sz w:val="20"/>
        </w:rPr>
        <w:t>database</w:t>
      </w:r>
      <w:r w:rsidRPr="00B60131">
        <w:rPr>
          <w:rFonts w:ascii="Arial" w:hAnsi="Arial" w:cs="Arial"/>
          <w:sz w:val="20"/>
        </w:rPr>
        <w:t xml:space="preserve"> đã đăng nhập và đảm bảo rằng người dùng này giữ cùng một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w:t>
      </w:r>
      <w:r>
        <w:rPr>
          <w:rFonts w:ascii="Arial" w:hAnsi="Arial" w:cs="Arial"/>
          <w:sz w:val="20"/>
        </w:rPr>
        <w:t xml:space="preserve">.Xem </w:t>
      </w:r>
      <w:hyperlink w:anchor="_bookmark1269" w:history="1">
        <w:r w:rsidRPr="00030FE5">
          <w:rPr>
            <w:rFonts w:ascii="Arial" w:hAnsi="Arial" w:cs="Arial"/>
            <w:color w:val="0000CC"/>
            <w:sz w:val="20"/>
            <w:szCs w:val="20"/>
          </w:rPr>
          <w:t>"Setting the DBMS_SESSION.SET_CONTEXT username</w:t>
        </w:r>
      </w:hyperlink>
      <w:r w:rsidRPr="00030FE5">
        <w:rPr>
          <w:rFonts w:ascii="Arial" w:hAnsi="Arial" w:cs="Arial"/>
          <w:color w:val="0000CC"/>
          <w:sz w:val="20"/>
          <w:szCs w:val="20"/>
        </w:rPr>
        <w:t xml:space="preserve"> </w:t>
      </w:r>
      <w:hyperlink w:anchor="_bookmark1269" w:history="1">
        <w:r w:rsidRPr="00030FE5">
          <w:rPr>
            <w:rFonts w:ascii="Arial" w:hAnsi="Arial" w:cs="Arial"/>
            <w:color w:val="0000CC"/>
            <w:sz w:val="20"/>
            <w:szCs w:val="20"/>
          </w:rPr>
          <w:t xml:space="preserve">and client_id Parameters" </w:t>
        </w:r>
      </w:hyperlink>
      <w:r>
        <w:rPr>
          <w:rFonts w:ascii="Arial" w:hAnsi="Arial" w:cs="Arial"/>
          <w:color w:val="0000CC"/>
          <w:sz w:val="20"/>
          <w:szCs w:val="20"/>
        </w:rPr>
        <w:t xml:space="preserve"> </w:t>
      </w:r>
      <w:r w:rsidRPr="00B60131">
        <w:rPr>
          <w:rFonts w:ascii="Arial" w:hAnsi="Arial" w:cs="Arial"/>
          <w:sz w:val="20"/>
        </w:rPr>
        <w:t>trên trang 6-25 để biết cách cài đặt tên người dùng và client_id khác nhau hoạt động như thế nào</w:t>
      </w:r>
    </w:p>
    <w:p w14:paraId="48F4EF75" w14:textId="77777777" w:rsidR="00257CFD" w:rsidRPr="00030FE5" w:rsidRDefault="00257CFD" w:rsidP="00257CFD">
      <w:pPr>
        <w:pStyle w:val="ListParagraph"/>
        <w:numPr>
          <w:ilvl w:val="3"/>
          <w:numId w:val="137"/>
        </w:numPr>
        <w:tabs>
          <w:tab w:val="left" w:pos="2979"/>
          <w:tab w:val="left" w:pos="2980"/>
        </w:tabs>
        <w:spacing w:before="116" w:line="228" w:lineRule="auto"/>
        <w:ind w:left="2979" w:right="306" w:hanging="359"/>
        <w:rPr>
          <w:rFonts w:ascii="Arial" w:hAnsi="Arial" w:cs="Arial"/>
          <w:sz w:val="20"/>
        </w:rPr>
      </w:pPr>
      <w:r w:rsidRPr="00030FE5">
        <w:rPr>
          <w:rFonts w:ascii="Arial" w:hAnsi="Arial" w:cs="Arial"/>
          <w:sz w:val="20"/>
        </w:rPr>
        <w:t xml:space="preserve">client_id =&gt; session_id_global chỉ định giá trị client_id. Ví dụ này đặt nó vào biến session_id_global. Điều này liên kết các thiết lập ngữ cảnh được định nghĩa ở đây với một </w:t>
      </w:r>
      <w:r w:rsidRPr="001058B5">
        <w:rPr>
          <w:rFonts w:ascii="Arial" w:hAnsi="Arial" w:cs="Arial"/>
          <w:sz w:val="20"/>
        </w:rPr>
        <w:t>client session ID</w:t>
      </w:r>
      <w:r w:rsidRPr="00030FE5">
        <w:rPr>
          <w:rFonts w:ascii="Arial" w:hAnsi="Arial" w:cs="Arial"/>
          <w:sz w:val="20"/>
        </w:rPr>
        <w:t xml:space="preserve"> cụ thể, đó là</w:t>
      </w:r>
      <w:r>
        <w:rPr>
          <w:rFonts w:ascii="Arial" w:hAnsi="Arial" w:cs="Arial"/>
          <w:sz w:val="20"/>
        </w:rPr>
        <w:t xml:space="preserve"> </w:t>
      </w:r>
      <w:r w:rsidRPr="00030FE5">
        <w:rPr>
          <w:rFonts w:ascii="Arial" w:hAnsi="Arial" w:cs="Arial"/>
          <w:sz w:val="20"/>
        </w:rPr>
        <w:t xml:space="preserve">một thiết  lập khi bạn chạy </w:t>
      </w:r>
      <w:r w:rsidRPr="001058B5">
        <w:rPr>
          <w:rFonts w:ascii="Arial" w:hAnsi="Arial" w:cs="Arial"/>
          <w:sz w:val="20"/>
        </w:rPr>
        <w:t>set_session_id procedure</w:t>
      </w:r>
      <w:r w:rsidRPr="00030FE5">
        <w:rPr>
          <w:rFonts w:ascii="Arial" w:hAnsi="Arial" w:cs="Arial"/>
          <w:sz w:val="20"/>
        </w:rPr>
        <w:t>. Nếu bạn chỉ định tham số client_id mặc định, NULL, thì</w:t>
      </w:r>
      <w:r>
        <w:rPr>
          <w:rFonts w:ascii="Arial" w:hAnsi="Arial" w:cs="Arial"/>
          <w:sz w:val="20"/>
        </w:rPr>
        <w:t xml:space="preserve">thiết lập  </w:t>
      </w:r>
      <w:r w:rsidRPr="00030FE5">
        <w:rPr>
          <w:rFonts w:ascii="Arial" w:hAnsi="Arial" w:cs="Arial"/>
          <w:sz w:val="20"/>
        </w:rPr>
        <w:t xml:space="preserve"> </w:t>
      </w:r>
      <w:r w:rsidRPr="001058B5">
        <w:rPr>
          <w:rFonts w:ascii="Arial" w:hAnsi="Arial" w:cs="Arial"/>
          <w:sz w:val="20"/>
        </w:rPr>
        <w:t>global</w:t>
      </w:r>
      <w:r w:rsidRPr="001058B5">
        <w:rPr>
          <w:rFonts w:ascii="Arial" w:hAnsi="Arial" w:cs="Arial"/>
          <w:spacing w:val="-9"/>
          <w:sz w:val="20"/>
        </w:rPr>
        <w:t xml:space="preserve"> </w:t>
      </w:r>
      <w:r w:rsidRPr="001058B5">
        <w:rPr>
          <w:rFonts w:ascii="Arial" w:hAnsi="Arial" w:cs="Arial"/>
          <w:sz w:val="20"/>
        </w:rPr>
        <w:t>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10"/>
          <w:sz w:val="20"/>
        </w:rPr>
        <w:t xml:space="preserve"> </w:t>
      </w:r>
      <w:r>
        <w:rPr>
          <w:rFonts w:ascii="Arial" w:hAnsi="Arial" w:cs="Arial"/>
          <w:spacing w:val="-10"/>
          <w:sz w:val="20"/>
        </w:rPr>
        <w:t xml:space="preserve"> </w:t>
      </w:r>
      <w:r w:rsidRPr="00030FE5">
        <w:rPr>
          <w:rFonts w:ascii="Arial" w:hAnsi="Arial" w:cs="Arial"/>
          <w:sz w:val="20"/>
        </w:rPr>
        <w:t xml:space="preserve">có thể được sử dụng bởi bất kỳ </w:t>
      </w:r>
      <w:r w:rsidRPr="001058B5">
        <w:rPr>
          <w:rFonts w:ascii="Arial" w:hAnsi="Arial" w:cs="Arial"/>
          <w:sz w:val="20"/>
        </w:rPr>
        <w:t>session</w:t>
      </w:r>
      <w:r w:rsidRPr="00030FE5">
        <w:rPr>
          <w:rFonts w:ascii="Arial" w:hAnsi="Arial" w:cs="Arial"/>
          <w:sz w:val="20"/>
        </w:rPr>
        <w:t xml:space="preserve"> nào.</w:t>
      </w:r>
    </w:p>
    <w:p w14:paraId="77932C93"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1058B5">
        <w:rPr>
          <w:rFonts w:ascii="Arial" w:hAnsi="Arial" w:cs="Arial"/>
          <w:w w:val="90"/>
          <w:sz w:val="20"/>
        </w:rPr>
        <w:t>PROCEDURE</w:t>
      </w:r>
      <w:r w:rsidRPr="00030FE5">
        <w:rPr>
          <w:rFonts w:ascii="Arial" w:hAnsi="Arial" w:cs="Arial"/>
          <w:sz w:val="20"/>
        </w:rPr>
        <w:t xml:space="preserve"> clear_hr_session ... END clear_hr_session tạo ra các </w:t>
      </w:r>
      <w:r w:rsidRPr="001058B5">
        <w:rPr>
          <w:rFonts w:ascii="Arial" w:hAnsi="Arial" w:cs="Arial"/>
          <w:w w:val="90"/>
          <w:sz w:val="20"/>
        </w:rPr>
        <w:t xml:space="preserve">clear_hr_ </w:t>
      </w:r>
      <w:r w:rsidRPr="001058B5">
        <w:rPr>
          <w:rFonts w:ascii="Arial" w:hAnsi="Arial" w:cs="Arial"/>
          <w:sz w:val="20"/>
        </w:rPr>
        <w:t xml:space="preserve">session procedure </w:t>
      </w:r>
      <w:r w:rsidRPr="00030FE5">
        <w:rPr>
          <w:rFonts w:ascii="Arial" w:hAnsi="Arial" w:cs="Arial"/>
          <w:sz w:val="20"/>
        </w:rPr>
        <w:t xml:space="preserve">để xóa các định danh </w:t>
      </w:r>
      <w:r w:rsidRPr="001058B5">
        <w:rPr>
          <w:rFonts w:ascii="Arial" w:hAnsi="Arial" w:cs="Arial"/>
          <w:sz w:val="20"/>
        </w:rPr>
        <w:t>client session</w:t>
      </w:r>
      <w:r w:rsidRPr="00030FE5">
        <w:rPr>
          <w:rFonts w:ascii="Arial" w:hAnsi="Arial" w:cs="Arial"/>
          <w:sz w:val="20"/>
        </w:rPr>
        <w:t xml:space="preserve">. </w:t>
      </w:r>
      <w:r w:rsidRPr="00326743">
        <w:rPr>
          <w:rFonts w:ascii="Arial" w:hAnsi="Arial" w:cs="Arial"/>
          <w:b/>
          <w:sz w:val="20"/>
        </w:rPr>
        <w:t>Dòng 33</w:t>
      </w:r>
      <w:r w:rsidRPr="00030FE5">
        <w:rPr>
          <w:rFonts w:ascii="Arial" w:hAnsi="Arial" w:cs="Arial"/>
          <w:sz w:val="20"/>
        </w:rPr>
        <w:t xml:space="preserve"> đặt nó để đảm bảo rằng bạn đang xóa ID </w:t>
      </w:r>
      <w:r w:rsidRPr="001058B5">
        <w:rPr>
          <w:rFonts w:ascii="Arial" w:hAnsi="Arial" w:cs="Arial"/>
          <w:sz w:val="20"/>
        </w:rPr>
        <w:t>session</w:t>
      </w:r>
      <w:r w:rsidRPr="00030FE5">
        <w:rPr>
          <w:rFonts w:ascii="Arial" w:hAnsi="Arial" w:cs="Arial"/>
          <w:sz w:val="20"/>
        </w:rPr>
        <w:t xml:space="preserve"> chính xác, tức là</w:t>
      </w:r>
      <w:r>
        <w:rPr>
          <w:rFonts w:ascii="Arial" w:hAnsi="Arial" w:cs="Arial"/>
          <w:sz w:val="20"/>
        </w:rPr>
        <w:t xml:space="preserve"> </w:t>
      </w:r>
      <w:r w:rsidRPr="00030FE5">
        <w:rPr>
          <w:rFonts w:ascii="Arial" w:hAnsi="Arial" w:cs="Arial"/>
          <w:sz w:val="20"/>
        </w:rPr>
        <w:t>ID được lưu trong biến session</w:t>
      </w:r>
      <w:r w:rsidRPr="00326743">
        <w:rPr>
          <w:rFonts w:ascii="Arial" w:hAnsi="Arial" w:cs="Arial"/>
          <w:sz w:val="24"/>
          <w:szCs w:val="24"/>
        </w:rPr>
        <w:t>_</w:t>
      </w:r>
      <w:r w:rsidRPr="00030FE5">
        <w:rPr>
          <w:rFonts w:ascii="Arial" w:hAnsi="Arial" w:cs="Arial"/>
          <w:sz w:val="20"/>
        </w:rPr>
        <w:t>id_p được xác định trong Dòng 10.</w:t>
      </w:r>
    </w:p>
    <w:p w14:paraId="6421F1C5"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030FE5">
        <w:rPr>
          <w:rFonts w:ascii="Arial" w:hAnsi="Arial" w:cs="Arial"/>
          <w:sz w:val="20"/>
        </w:rPr>
        <w:t xml:space="preserve">THỦ TỤC clear_hr_context ... END clear_hr_context tạo </w:t>
      </w:r>
      <w:r w:rsidRPr="001058B5">
        <w:rPr>
          <w:rFonts w:ascii="Arial" w:hAnsi="Arial" w:cs="Arial"/>
          <w:w w:val="90"/>
          <w:sz w:val="20"/>
        </w:rPr>
        <w:t xml:space="preserve">clear_hr_ </w:t>
      </w:r>
      <w:r w:rsidRPr="001058B5">
        <w:rPr>
          <w:rFonts w:ascii="Arial" w:hAnsi="Arial" w:cs="Arial"/>
          <w:sz w:val="20"/>
        </w:rPr>
        <w:t>context</w:t>
      </w:r>
      <w:r w:rsidRPr="001058B5">
        <w:rPr>
          <w:rFonts w:ascii="Arial" w:hAnsi="Arial" w:cs="Arial"/>
          <w:spacing w:val="-86"/>
          <w:sz w:val="20"/>
        </w:rPr>
        <w:t xml:space="preserve"> </w:t>
      </w:r>
      <w:r w:rsidRPr="001058B5">
        <w:rPr>
          <w:rFonts w:ascii="Arial" w:hAnsi="Arial" w:cs="Arial"/>
          <w:sz w:val="20"/>
        </w:rPr>
        <w:t>procedure</w:t>
      </w:r>
      <w:r w:rsidRPr="00030FE5">
        <w:rPr>
          <w:rFonts w:ascii="Arial" w:hAnsi="Arial" w:cs="Arial"/>
          <w:sz w:val="20"/>
        </w:rPr>
        <w:t xml:space="preserve">, để bạn có thể xóa </w:t>
      </w:r>
      <w:r>
        <w:rPr>
          <w:rFonts w:ascii="Arial" w:hAnsi="Arial" w:cs="Arial"/>
          <w:sz w:val="20"/>
        </w:rPr>
        <w:t xml:space="preserve">thiết lập </w:t>
      </w:r>
      <w:r w:rsidRPr="00030FE5">
        <w:rPr>
          <w:rFonts w:ascii="Arial" w:hAnsi="Arial" w:cs="Arial"/>
          <w:sz w:val="20"/>
        </w:rPr>
        <w:t xml:space="preserve"> ngữ cảnh cho </w:t>
      </w:r>
      <w:r w:rsidRPr="001058B5">
        <w:rPr>
          <w:rFonts w:ascii="Arial" w:hAnsi="Arial" w:cs="Arial"/>
          <w:sz w:val="20"/>
        </w:rPr>
        <w:t>session</w:t>
      </w:r>
      <w:r w:rsidRPr="00030FE5">
        <w:rPr>
          <w:rFonts w:ascii="Arial" w:hAnsi="Arial" w:cs="Arial"/>
          <w:sz w:val="20"/>
        </w:rPr>
        <w:t xml:space="preserve"> người dùng hiện tại, được xác định bởi biến global_hr_ctx. </w:t>
      </w:r>
      <w:hyperlink w:anchor="_bookmark1290" w:history="1">
        <w:r w:rsidRPr="001058B5">
          <w:rPr>
            <w:rFonts w:ascii="Arial" w:hAnsi="Arial" w:cs="Arial"/>
            <w:color w:val="0000CC"/>
            <w:sz w:val="20"/>
          </w:rPr>
          <w:t>"Clearing</w:t>
        </w:r>
        <w:r w:rsidRPr="001058B5">
          <w:rPr>
            <w:rFonts w:ascii="Arial" w:hAnsi="Arial" w:cs="Arial"/>
            <w:color w:val="0000CC"/>
            <w:spacing w:val="-24"/>
            <w:sz w:val="20"/>
          </w:rPr>
          <w:t xml:space="preserve"> </w:t>
        </w:r>
        <w:r w:rsidRPr="001058B5">
          <w:rPr>
            <w:rFonts w:ascii="Arial" w:hAnsi="Arial" w:cs="Arial"/>
            <w:color w:val="0000CC"/>
            <w:sz w:val="20"/>
          </w:rPr>
          <w:t>Session</w:t>
        </w:r>
      </w:hyperlink>
      <w:hyperlink w:anchor="_bookmark1290" w:history="1">
        <w:r w:rsidRPr="001058B5">
          <w:rPr>
            <w:rFonts w:ascii="Arial" w:hAnsi="Arial" w:cs="Arial"/>
            <w:color w:val="0000CC"/>
            <w:sz w:val="20"/>
          </w:rPr>
          <w:t xml:space="preserve"> Data When the Session Closes" </w:t>
        </w:r>
      </w:hyperlink>
      <w:r w:rsidRPr="00030FE5">
        <w:rPr>
          <w:rFonts w:ascii="Arial" w:hAnsi="Arial" w:cs="Arial"/>
          <w:sz w:val="20"/>
        </w:rPr>
        <w:t>trên trang 6-32 để biết thêm thông tin.</w:t>
      </w:r>
    </w:p>
    <w:p w14:paraId="054501D7" w14:textId="77777777" w:rsidR="00257CFD" w:rsidRPr="001058B5" w:rsidRDefault="00257CFD" w:rsidP="00257CFD">
      <w:pPr>
        <w:pStyle w:val="BodyText"/>
        <w:spacing w:before="11"/>
        <w:rPr>
          <w:rFonts w:ascii="Arial" w:hAnsi="Arial" w:cs="Arial"/>
          <w:sz w:val="17"/>
        </w:rPr>
      </w:pPr>
    </w:p>
    <w:p w14:paraId="43643E77" w14:textId="77777777" w:rsidR="00257CFD" w:rsidRPr="001058B5" w:rsidRDefault="00257CFD" w:rsidP="00257CFD">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77BD3F42" w14:textId="77777777" w:rsidR="00257CFD" w:rsidRPr="001058B5" w:rsidRDefault="008D1AB8" w:rsidP="00257CFD">
      <w:pPr>
        <w:pStyle w:val="ListParagraph"/>
        <w:numPr>
          <w:ilvl w:val="0"/>
          <w:numId w:val="90"/>
        </w:numPr>
        <w:tabs>
          <w:tab w:val="left" w:pos="3340"/>
        </w:tabs>
        <w:spacing w:before="134" w:line="232" w:lineRule="auto"/>
        <w:ind w:right="1183"/>
        <w:rPr>
          <w:rFonts w:ascii="Arial" w:hAnsi="Arial" w:cs="Arial"/>
          <w:sz w:val="20"/>
        </w:rPr>
      </w:pPr>
      <w:hyperlink w:anchor="_bookmark1299" w:history="1">
        <w:r w:rsidR="00257CFD" w:rsidRPr="001058B5">
          <w:rPr>
            <w:rFonts w:ascii="Arial" w:hAnsi="Arial" w:cs="Arial"/>
            <w:color w:val="0000CC"/>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Global Application Context </w:t>
        </w:r>
        <w:r w:rsidR="00257CFD">
          <w:rPr>
            <w:rFonts w:ascii="Arial" w:hAnsi="Arial" w:cs="Arial"/>
            <w:color w:val="0000CC"/>
            <w:sz w:val="20"/>
          </w:rPr>
          <w:t>sử</w:t>
        </w:r>
      </w:hyperlink>
      <w:r w:rsidR="00257CFD">
        <w:rPr>
          <w:rFonts w:ascii="Arial" w:hAnsi="Arial" w:cs="Arial"/>
          <w:color w:val="0000CC"/>
          <w:sz w:val="20"/>
        </w:rPr>
        <w:t xml:space="preserve"> dụng</w:t>
      </w:r>
      <w:hyperlink w:anchor="_bookmark1299" w:history="1">
        <w:r w:rsidR="00257CFD" w:rsidRPr="001058B5">
          <w:rPr>
            <w:rFonts w:ascii="Arial" w:hAnsi="Arial" w:cs="Arial"/>
            <w:color w:val="0000CC"/>
            <w:sz w:val="20"/>
          </w:rPr>
          <w:t xml:space="preserve"> Client Session ID" </w:t>
        </w:r>
      </w:hyperlink>
      <w:hyperlink w:anchor="_bookmark1299" w:history="1">
        <w:r w:rsidR="00257CFD">
          <w:rPr>
            <w:rFonts w:ascii="Arial" w:hAnsi="Arial" w:cs="Arial"/>
            <w:sz w:val="20"/>
          </w:rPr>
          <w:t xml:space="preserve">trên trang </w:t>
        </w:r>
        <w:r w:rsidR="00257CFD" w:rsidRPr="001058B5">
          <w:rPr>
            <w:rFonts w:ascii="Arial" w:hAnsi="Arial" w:cs="Arial"/>
            <w:sz w:val="20"/>
          </w:rPr>
          <w:t xml:space="preserve"> 6-35 </w:t>
        </w:r>
      </w:hyperlink>
      <w:r w:rsidR="00257CFD">
        <w:rPr>
          <w:rFonts w:ascii="Arial" w:hAnsi="Arial" w:cs="Arial"/>
          <w:sz w:val="20"/>
        </w:rPr>
        <w:t xml:space="preserve">được hướng dẫn minh họa cách </w:t>
      </w:r>
      <w:r w:rsidR="00257CFD" w:rsidRPr="001058B5">
        <w:rPr>
          <w:rFonts w:ascii="Arial" w:hAnsi="Arial" w:cs="Arial"/>
          <w:sz w:val="20"/>
        </w:rPr>
        <w:t xml:space="preserve">global application context </w:t>
      </w:r>
      <w:r w:rsidR="00257CFD">
        <w:rPr>
          <w:rFonts w:ascii="Arial" w:hAnsi="Arial" w:cs="Arial"/>
          <w:sz w:val="20"/>
        </w:rPr>
        <w:t xml:space="preserve">được sử dụng cho </w:t>
      </w:r>
      <w:r w:rsidR="00257CFD" w:rsidRPr="001058B5">
        <w:rPr>
          <w:rFonts w:ascii="Arial" w:hAnsi="Arial" w:cs="Arial"/>
          <w:sz w:val="20"/>
        </w:rPr>
        <w:t xml:space="preserve"> client session IDs </w:t>
      </w:r>
      <w:r w:rsidR="00257CFD">
        <w:rPr>
          <w:rFonts w:ascii="Arial" w:hAnsi="Arial" w:cs="Arial"/>
          <w:sz w:val="20"/>
        </w:rPr>
        <w:t>đang hoạt động</w:t>
      </w:r>
    </w:p>
    <w:p w14:paraId="3230B3A0" w14:textId="77777777" w:rsidR="00257CFD" w:rsidRPr="00326743" w:rsidRDefault="008D1AB8" w:rsidP="00257CFD">
      <w:pPr>
        <w:pStyle w:val="ListParagraph"/>
        <w:numPr>
          <w:ilvl w:val="0"/>
          <w:numId w:val="90"/>
        </w:numPr>
        <w:tabs>
          <w:tab w:val="left" w:pos="3340"/>
        </w:tabs>
        <w:spacing w:before="115" w:line="232" w:lineRule="auto"/>
        <w:ind w:right="1151"/>
        <w:rPr>
          <w:rFonts w:ascii="Arial" w:hAnsi="Arial" w:cs="Arial"/>
          <w:sz w:val="20"/>
          <w:lang w:val="fr-FR"/>
        </w:rPr>
      </w:pPr>
      <w:hyperlink w:anchor="_bookmark1296" w:history="1">
        <w:r w:rsidR="00257CFD" w:rsidRPr="00326743">
          <w:rPr>
            <w:rFonts w:ascii="Arial" w:hAnsi="Arial" w:cs="Arial"/>
            <w:color w:val="0000CC"/>
            <w:sz w:val="20"/>
            <w:lang w:val="fr-FR"/>
          </w:rPr>
          <w:t xml:space="preserve">"Thiết lập </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Client</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Session</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ID</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sử d</w:t>
        </w:r>
        <w:r w:rsidR="00257CFD">
          <w:rPr>
            <w:rFonts w:ascii="Arial" w:hAnsi="Arial" w:cs="Arial"/>
            <w:color w:val="0000CC"/>
            <w:sz w:val="20"/>
            <w:lang w:val="fr-FR"/>
          </w:rPr>
          <w:t xml:space="preserve">ụng ứng dụng </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Middle-Tier</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Application"</w:t>
        </w:r>
      </w:hyperlink>
      <w:hyperlink w:anchor="_bookmark1296" w:history="1">
        <w:r w:rsidR="00257CFD" w:rsidRPr="00326743">
          <w:rPr>
            <w:rFonts w:ascii="Arial" w:hAnsi="Arial" w:cs="Arial"/>
            <w:sz w:val="20"/>
            <w:lang w:val="fr-FR"/>
          </w:rPr>
          <w:t xml:space="preserve"> </w:t>
        </w:r>
        <w:r w:rsidR="00257CFD">
          <w:rPr>
            <w:rFonts w:ascii="Arial" w:hAnsi="Arial" w:cs="Arial"/>
            <w:sz w:val="20"/>
            <w:lang w:val="fr-FR"/>
          </w:rPr>
          <w:t>trên trang</w:t>
        </w:r>
        <w:r w:rsidR="00257CFD" w:rsidRPr="00326743">
          <w:rPr>
            <w:rFonts w:ascii="Arial" w:hAnsi="Arial" w:cs="Arial"/>
            <w:spacing w:val="-1"/>
            <w:sz w:val="20"/>
            <w:lang w:val="fr-FR"/>
          </w:rPr>
          <w:t xml:space="preserve"> </w:t>
        </w:r>
        <w:r w:rsidR="00257CFD" w:rsidRPr="00326743">
          <w:rPr>
            <w:rFonts w:ascii="Arial" w:hAnsi="Arial" w:cs="Arial"/>
            <w:sz w:val="20"/>
            <w:lang w:val="fr-FR"/>
          </w:rPr>
          <w:t>6-33</w:t>
        </w:r>
      </w:hyperlink>
    </w:p>
    <w:p w14:paraId="1167C34A" w14:textId="77777777" w:rsidR="00257CFD" w:rsidRPr="005B6FA6" w:rsidRDefault="008D1AB8" w:rsidP="00257CFD">
      <w:pPr>
        <w:pStyle w:val="ListParagraph"/>
        <w:numPr>
          <w:ilvl w:val="0"/>
          <w:numId w:val="90"/>
        </w:numPr>
        <w:tabs>
          <w:tab w:val="left" w:pos="3340"/>
        </w:tabs>
        <w:spacing w:before="118" w:line="232" w:lineRule="auto"/>
        <w:ind w:right="1464"/>
        <w:rPr>
          <w:rFonts w:ascii="Arial" w:hAnsi="Arial" w:cs="Arial"/>
          <w:sz w:val="20"/>
          <w:lang w:val="fr-FR"/>
        </w:rPr>
      </w:pPr>
      <w:hyperlink w:anchor="_bookmark467" w:history="1">
        <w:r w:rsidR="00257CFD" w:rsidRPr="005B6FA6">
          <w:rPr>
            <w:rFonts w:ascii="Arial" w:hAnsi="Arial" w:cs="Arial"/>
            <w:color w:val="0000CC"/>
            <w:sz w:val="20"/>
            <w:lang w:val="fr-FR"/>
          </w:rPr>
          <w:t>"Sử dụng định danh  Clientđẻ định danh người dùng ứng dụng không</w:t>
        </w:r>
      </w:hyperlink>
      <w:r w:rsidR="00257CFD" w:rsidRPr="005B6FA6">
        <w:rPr>
          <w:rFonts w:ascii="Arial" w:hAnsi="Arial" w:cs="Arial"/>
          <w:color w:val="0000CC"/>
          <w:sz w:val="20"/>
          <w:lang w:val="fr-FR"/>
        </w:rPr>
        <w:t xml:space="preserve"> được biết đến </w:t>
      </w:r>
      <w:hyperlink w:anchor="_bookmark467" w:history="1">
        <w:r w:rsidR="00257CFD" w:rsidRPr="005B6FA6">
          <w:rPr>
            <w:rFonts w:ascii="Arial" w:hAnsi="Arial" w:cs="Arial"/>
            <w:color w:val="0000CC"/>
            <w:sz w:val="20"/>
            <w:lang w:val="fr-FR"/>
          </w:rPr>
          <w:t xml:space="preserve"> Database" </w:t>
        </w:r>
      </w:hyperlink>
      <w:hyperlink w:anchor="_bookmark467" w:history="1">
        <w:r w:rsidR="00257CFD" w:rsidRPr="005B6FA6">
          <w:rPr>
            <w:rFonts w:ascii="Arial" w:hAnsi="Arial" w:cs="Arial"/>
            <w:sz w:val="20"/>
            <w:lang w:val="fr-FR"/>
          </w:rPr>
          <w:t xml:space="preserve">trên trang 3-44 </w:t>
        </w:r>
      </w:hyperlink>
      <w:r w:rsidR="00257CFD" w:rsidRPr="005B6FA6">
        <w:rPr>
          <w:rFonts w:ascii="Arial" w:hAnsi="Arial" w:cs="Arial"/>
          <w:sz w:val="20"/>
          <w:lang w:val="fr-FR"/>
        </w:rPr>
        <w:t>đ</w:t>
      </w:r>
      <w:r w:rsidR="00257CFD">
        <w:rPr>
          <w:rFonts w:ascii="Arial" w:hAnsi="Arial" w:cs="Arial"/>
          <w:sz w:val="20"/>
          <w:lang w:val="fr-FR"/>
        </w:rPr>
        <w:t xml:space="preserve">ể biết thông tin về cách </w:t>
      </w:r>
      <w:r w:rsidR="00257CFD" w:rsidRPr="005B6FA6">
        <w:rPr>
          <w:rFonts w:ascii="Arial" w:hAnsi="Arial" w:cs="Arial"/>
          <w:sz w:val="20"/>
          <w:lang w:val="fr-FR"/>
        </w:rPr>
        <w:t xml:space="preserve"> client </w:t>
      </w:r>
      <w:r w:rsidR="00257CFD">
        <w:rPr>
          <w:rFonts w:ascii="Arial" w:hAnsi="Arial" w:cs="Arial"/>
          <w:sz w:val="20"/>
          <w:lang w:val="fr-FR"/>
        </w:rPr>
        <w:t xml:space="preserve">định danh ứng dụng hoạt động </w:t>
      </w:r>
      <w:r w:rsidR="00257CFD" w:rsidRPr="005B6FA6">
        <w:rPr>
          <w:rFonts w:ascii="Arial" w:hAnsi="Arial" w:cs="Arial"/>
          <w:sz w:val="20"/>
          <w:lang w:val="fr-FR"/>
        </w:rPr>
        <w:t xml:space="preserve"> </w:t>
      </w:r>
      <w:r w:rsidR="00257CFD">
        <w:rPr>
          <w:rFonts w:ascii="Arial" w:hAnsi="Arial" w:cs="Arial"/>
          <w:sz w:val="20"/>
          <w:lang w:val="fr-FR"/>
        </w:rPr>
        <w:t>trên</w:t>
      </w:r>
      <w:r w:rsidR="00257CFD" w:rsidRPr="005B6FA6">
        <w:rPr>
          <w:rFonts w:ascii="Arial" w:hAnsi="Arial" w:cs="Arial"/>
          <w:sz w:val="20"/>
          <w:lang w:val="fr-FR"/>
        </w:rPr>
        <w:t xml:space="preserve"> middle-tier</w:t>
      </w:r>
      <w:r w:rsidR="00257CFD" w:rsidRPr="005B6FA6">
        <w:rPr>
          <w:rFonts w:ascii="Arial" w:hAnsi="Arial" w:cs="Arial"/>
          <w:spacing w:val="-9"/>
          <w:sz w:val="20"/>
          <w:lang w:val="fr-FR"/>
        </w:rPr>
        <w:t xml:space="preserve"> </w:t>
      </w:r>
      <w:r w:rsidR="00257CFD" w:rsidRPr="005B6FA6">
        <w:rPr>
          <w:rFonts w:ascii="Arial" w:hAnsi="Arial" w:cs="Arial"/>
          <w:sz w:val="20"/>
          <w:lang w:val="fr-FR"/>
        </w:rPr>
        <w:t>systems</w:t>
      </w:r>
    </w:p>
    <w:p w14:paraId="54BBB045" w14:textId="77777777" w:rsidR="00257CFD" w:rsidRPr="005B6FA6" w:rsidRDefault="00257CFD" w:rsidP="00257CFD">
      <w:pPr>
        <w:spacing w:line="232" w:lineRule="auto"/>
        <w:rPr>
          <w:rFonts w:ascii="Arial" w:hAnsi="Arial" w:cs="Arial"/>
          <w:sz w:val="20"/>
          <w:lang w:val="fr-FR"/>
        </w:rPr>
        <w:sectPr w:rsidR="00257CFD" w:rsidRPr="005B6FA6">
          <w:footerReference w:type="even" r:id="rId139"/>
          <w:footerReference w:type="default" r:id="rId140"/>
          <w:pgSz w:w="12240" w:h="15840"/>
          <w:pgMar w:top="840" w:right="1060" w:bottom="860" w:left="1100" w:header="549" w:footer="663" w:gutter="0"/>
          <w:pgNumType w:start="31"/>
          <w:cols w:space="720"/>
        </w:sectPr>
      </w:pPr>
    </w:p>
    <w:p w14:paraId="3F661E5C" w14:textId="77777777" w:rsidR="00257CFD" w:rsidRPr="005B6FA6" w:rsidRDefault="00257CFD" w:rsidP="00257CFD">
      <w:pPr>
        <w:pStyle w:val="BodyText"/>
        <w:spacing w:before="2"/>
        <w:rPr>
          <w:rFonts w:ascii="Arial" w:hAnsi="Arial" w:cs="Arial"/>
          <w:sz w:val="24"/>
          <w:lang w:val="fr-FR"/>
        </w:rPr>
      </w:pPr>
    </w:p>
    <w:p w14:paraId="4BA77A5A" w14:textId="77777777" w:rsidR="00257CFD" w:rsidRPr="005B6FA6" w:rsidRDefault="00257CFD" w:rsidP="00257CFD">
      <w:pPr>
        <w:pStyle w:val="Heading6"/>
        <w:spacing w:before="105"/>
        <w:ind w:left="1660"/>
        <w:rPr>
          <w:lang w:val="fr-FR"/>
        </w:rPr>
      </w:pPr>
      <w:bookmarkStart w:id="1033" w:name="Clearing_Session_Data_When_the_Session_C"/>
      <w:bookmarkStart w:id="1034" w:name="_bookmark1290"/>
      <w:bookmarkEnd w:id="1033"/>
      <w:bookmarkEnd w:id="1034"/>
      <w:r w:rsidRPr="005B6FA6">
        <w:rPr>
          <w:lang w:val="fr-FR"/>
        </w:rPr>
        <w:t>Xóa dữ  liệu Sessi</w:t>
      </w:r>
      <w:bookmarkStart w:id="1035" w:name="_bookmark1291"/>
      <w:bookmarkEnd w:id="1035"/>
      <w:r w:rsidRPr="005B6FA6">
        <w:rPr>
          <w:lang w:val="fr-FR"/>
        </w:rPr>
        <w:t>on khi</w:t>
      </w:r>
      <w:r>
        <w:rPr>
          <w:lang w:val="fr-FR"/>
        </w:rPr>
        <w:t xml:space="preserve"> đóng </w:t>
      </w:r>
      <w:r w:rsidRPr="005B6FA6">
        <w:rPr>
          <w:lang w:val="fr-FR"/>
        </w:rPr>
        <w:t xml:space="preserve">  Session </w:t>
      </w:r>
    </w:p>
    <w:p w14:paraId="730D9ABF" w14:textId="77777777" w:rsidR="00257CFD" w:rsidRPr="005B6FA6" w:rsidRDefault="00257CFD" w:rsidP="00257CFD">
      <w:pPr>
        <w:pStyle w:val="BodyText"/>
        <w:spacing w:before="56" w:line="230" w:lineRule="auto"/>
        <w:ind w:left="1660" w:right="889"/>
        <w:jc w:val="both"/>
        <w:rPr>
          <w:rFonts w:ascii="Arial" w:hAnsi="Arial" w:cs="Arial"/>
          <w:lang w:val="fr-FR"/>
        </w:rPr>
      </w:pPr>
      <w:r w:rsidRPr="004F48C7">
        <w:rPr>
          <w:rFonts w:ascii="Arial" w:hAnsi="Arial" w:cs="Arial"/>
          <w:lang w:val="fr-FR"/>
        </w:rPr>
        <w:t xml:space="preserve">The application context tồn tại hoàn toàn trong bộ nhớ. Khi người dùng thoát khỏi một session, bạn cần xóa ngữ cảnh cho giá trị customer_identifier. </w:t>
      </w:r>
      <w:r w:rsidRPr="005B6FA6">
        <w:rPr>
          <w:rFonts w:ascii="Arial" w:hAnsi="Arial" w:cs="Arial"/>
          <w:lang w:val="fr-FR"/>
        </w:rPr>
        <w:t>Điều này giải phóng bộ nhớ và ngăn người dùng khác vô tình sử dụng bất kỳ giá trị còn lại nào.</w:t>
      </w:r>
    </w:p>
    <w:p w14:paraId="6BF6793C" w14:textId="77777777" w:rsidR="00257CFD" w:rsidRPr="005B6FA6" w:rsidRDefault="00257CFD" w:rsidP="00257CFD">
      <w:pPr>
        <w:pStyle w:val="BodyText"/>
        <w:spacing w:before="56" w:line="230" w:lineRule="auto"/>
        <w:ind w:left="1660" w:right="889"/>
        <w:jc w:val="both"/>
        <w:rPr>
          <w:rFonts w:ascii="Arial" w:hAnsi="Arial" w:cs="Arial"/>
          <w:lang w:val="fr-FR"/>
        </w:rPr>
      </w:pPr>
    </w:p>
    <w:p w14:paraId="6995E9B5" w14:textId="77777777" w:rsidR="00257CFD" w:rsidRPr="005B6FA6" w:rsidRDefault="00257CFD" w:rsidP="00257CFD">
      <w:pPr>
        <w:pStyle w:val="BodyText"/>
        <w:spacing w:before="56" w:line="230" w:lineRule="auto"/>
        <w:ind w:left="1660" w:right="889"/>
        <w:jc w:val="both"/>
        <w:rPr>
          <w:rFonts w:ascii="Arial" w:hAnsi="Arial" w:cs="Arial"/>
          <w:lang w:val="fr-FR"/>
        </w:rPr>
      </w:pPr>
      <w:r w:rsidRPr="005B6FA6">
        <w:rPr>
          <w:rFonts w:ascii="Arial" w:hAnsi="Arial" w:cs="Arial"/>
          <w:lang w:val="fr-FR"/>
        </w:rPr>
        <w:t xml:space="preserve">Để xóa dữ liệu phiên khi người dùng thoát </w:t>
      </w:r>
      <w:r>
        <w:rPr>
          <w:rFonts w:ascii="Arial" w:hAnsi="Arial" w:cs="Arial"/>
          <w:lang w:val="fr-FR"/>
        </w:rPr>
        <w:t>session</w:t>
      </w:r>
      <w:r w:rsidRPr="005B6FA6">
        <w:rPr>
          <w:rFonts w:ascii="Arial" w:hAnsi="Arial" w:cs="Arial"/>
          <w:lang w:val="fr-FR"/>
        </w:rPr>
        <w:t>, sử dụng một trong các phương pháp sau trong server-side PL/SQL package:</w:t>
      </w:r>
    </w:p>
    <w:p w14:paraId="3733A8C9" w14:textId="77777777" w:rsidR="00257CFD" w:rsidRPr="001058B5" w:rsidRDefault="00257CFD" w:rsidP="00257CFD">
      <w:pPr>
        <w:pStyle w:val="ListParagraph"/>
        <w:numPr>
          <w:ilvl w:val="1"/>
          <w:numId w:val="137"/>
        </w:numPr>
        <w:tabs>
          <w:tab w:val="left" w:pos="2020"/>
        </w:tabs>
        <w:spacing w:before="122"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Pr>
          <w:rFonts w:ascii="Arial" w:hAnsi="Arial" w:cs="Arial"/>
          <w:b/>
          <w:sz w:val="20"/>
        </w:rPr>
        <w:t>khi người dùng thoát</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 sau</w:t>
      </w:r>
      <w:r w:rsidRPr="001058B5">
        <w:rPr>
          <w:rFonts w:ascii="Arial" w:hAnsi="Arial" w:cs="Arial"/>
          <w:sz w:val="20"/>
        </w:rPr>
        <w:t>:</w:t>
      </w:r>
    </w:p>
    <w:p w14:paraId="53DEED4D"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2A428B59" w14:textId="77777777" w:rsidR="00257CFD" w:rsidRPr="001058B5" w:rsidRDefault="00257CFD" w:rsidP="00257CFD">
      <w:pPr>
        <w:pStyle w:val="BodyText"/>
        <w:spacing w:before="11"/>
        <w:rPr>
          <w:rFonts w:ascii="Arial" w:hAnsi="Arial" w:cs="Arial"/>
          <w:sz w:val="18"/>
        </w:rPr>
      </w:pPr>
    </w:p>
    <w:p w14:paraId="55E8B025" w14:textId="77777777" w:rsidR="00257CFD" w:rsidRPr="001058B5" w:rsidRDefault="00257CFD" w:rsidP="00257CFD">
      <w:pPr>
        <w:pStyle w:val="ListParagraph"/>
        <w:numPr>
          <w:ilvl w:val="1"/>
          <w:numId w:val="137"/>
        </w:numPr>
        <w:tabs>
          <w:tab w:val="left" w:pos="2020"/>
        </w:tabs>
        <w:spacing w:before="0" w:line="230" w:lineRule="auto"/>
        <w:ind w:right="997" w:hanging="359"/>
        <w:rPr>
          <w:rFonts w:ascii="Arial" w:hAnsi="Arial" w:cs="Arial"/>
          <w:sz w:val="20"/>
        </w:rPr>
      </w:pPr>
      <w:r>
        <w:rPr>
          <w:rFonts w:ascii="Arial" w:hAnsi="Arial" w:cs="Arial"/>
          <w:b/>
          <w:sz w:val="20"/>
        </w:rPr>
        <w:t xml:space="preserve">Tiếp tục </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Pr>
          <w:rFonts w:ascii="Arial" w:hAnsi="Arial" w:cs="Arial"/>
          <w:b/>
          <w:sz w:val="20"/>
        </w:rPr>
        <w:t xml:space="preserve">nhưng vẫn xóa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Pr>
          <w:rFonts w:ascii="Arial" w:hAnsi="Arial" w:cs="Arial"/>
          <w:sz w:val="20"/>
        </w:rPr>
        <w:t xml:space="preserve">Nếu bạn muốn </w:t>
      </w:r>
      <w:r w:rsidRPr="001058B5">
        <w:rPr>
          <w:rFonts w:ascii="Arial" w:hAnsi="Arial" w:cs="Arial"/>
          <w:spacing w:val="-5"/>
          <w:sz w:val="20"/>
        </w:rPr>
        <w:t xml:space="preserve"> </w:t>
      </w:r>
      <w:r w:rsidRPr="001058B5">
        <w:rPr>
          <w:rFonts w:ascii="Arial" w:hAnsi="Arial" w:cs="Arial"/>
          <w:sz w:val="20"/>
        </w:rPr>
        <w:t>session</w:t>
      </w:r>
      <w:r w:rsidRPr="001058B5">
        <w:rPr>
          <w:rFonts w:ascii="Arial" w:hAnsi="Arial" w:cs="Arial"/>
          <w:spacing w:val="-3"/>
          <w:sz w:val="20"/>
        </w:rPr>
        <w:t xml:space="preserve"> </w:t>
      </w:r>
      <w:r>
        <w:rPr>
          <w:rFonts w:ascii="Arial" w:hAnsi="Arial" w:cs="Arial"/>
          <w:sz w:val="20"/>
        </w:rPr>
        <w:t xml:space="preserve">tiếp tục </w:t>
      </w:r>
      <w:r w:rsidRPr="001058B5">
        <w:rPr>
          <w:rFonts w:ascii="Arial" w:hAnsi="Arial" w:cs="Arial"/>
          <w:sz w:val="20"/>
        </w:rPr>
        <w:t>,</w:t>
      </w:r>
      <w:r w:rsidRPr="001058B5">
        <w:rPr>
          <w:rFonts w:ascii="Arial" w:hAnsi="Arial" w:cs="Arial"/>
          <w:spacing w:val="-23"/>
          <w:sz w:val="20"/>
        </w:rPr>
        <w:t xml:space="preserve"> </w:t>
      </w:r>
      <w:r>
        <w:rPr>
          <w:rFonts w:ascii="Arial" w:hAnsi="Arial" w:cs="Arial"/>
          <w:sz w:val="20"/>
        </w:rPr>
        <w:t xml:space="preserve">nhưng bạn vẫn cần xóa ngữ cảnh này </w:t>
      </w:r>
      <w:r w:rsidRPr="001058B5">
        <w:rPr>
          <w:rFonts w:ascii="Arial" w:hAnsi="Arial" w:cs="Arial"/>
          <w:spacing w:val="-23"/>
          <w:sz w:val="20"/>
        </w:rPr>
        <w:t xml:space="preserve"> </w:t>
      </w:r>
      <w:r w:rsidRPr="001058B5">
        <w:rPr>
          <w:rFonts w:ascii="Arial" w:hAnsi="Arial" w:cs="Arial"/>
          <w:sz w:val="20"/>
        </w:rPr>
        <w:t>,</w:t>
      </w:r>
      <w:r>
        <w:rPr>
          <w:rFonts w:ascii="Arial" w:hAnsi="Arial" w:cs="Arial"/>
          <w:sz w:val="20"/>
        </w:rPr>
        <w:t xml:space="preserve"> hãy </w:t>
      </w:r>
      <w:r w:rsidRPr="001058B5">
        <w:rPr>
          <w:rFonts w:ascii="Arial" w:hAnsi="Arial" w:cs="Arial"/>
          <w:spacing w:val="-23"/>
          <w:sz w:val="20"/>
        </w:rPr>
        <w:t xml:space="preserve"> </w:t>
      </w:r>
      <w:r>
        <w:rPr>
          <w:rFonts w:ascii="Arial" w:hAnsi="Arial" w:cs="Arial"/>
          <w:sz w:val="20"/>
        </w:rPr>
        <w:t xml:space="preserve">sử dụng </w:t>
      </w:r>
      <w:r w:rsidRPr="001058B5">
        <w:rPr>
          <w:rFonts w:ascii="Arial" w:hAnsi="Arial" w:cs="Arial"/>
          <w:spacing w:val="-24"/>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w w:val="95"/>
          <w:sz w:val="20"/>
        </w:rPr>
        <w:t xml:space="preserve">hoặc </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5ABA5AF9" w14:textId="77777777" w:rsidR="00257CFD" w:rsidRPr="00457AD5" w:rsidRDefault="00257CFD" w:rsidP="00257CFD">
      <w:pPr>
        <w:spacing w:before="138"/>
        <w:ind w:left="2020"/>
        <w:rPr>
          <w:rFonts w:ascii="Arial" w:hAnsi="Arial" w:cs="Arial"/>
          <w:sz w:val="18"/>
        </w:rPr>
      </w:pPr>
      <w:r w:rsidRPr="001058B5">
        <w:rPr>
          <w:rFonts w:ascii="Arial" w:hAnsi="Arial" w:cs="Arial"/>
          <w:w w:val="95"/>
          <w:sz w:val="18"/>
        </w:rPr>
        <w:t>DBMS_SESSION.CLEAR_CONTEXT('my_ctx', 'my_attribute');</w:t>
      </w:r>
    </w:p>
    <w:p w14:paraId="3A40F300" w14:textId="77777777" w:rsidR="00257CFD" w:rsidRDefault="00257CFD" w:rsidP="00257CFD">
      <w:pPr>
        <w:pStyle w:val="BodyText"/>
        <w:spacing w:line="230" w:lineRule="auto"/>
        <w:ind w:left="2020" w:right="848" w:hanging="1"/>
        <w:rPr>
          <w:rFonts w:ascii="Arial" w:hAnsi="Arial" w:cs="Arial"/>
        </w:rPr>
      </w:pPr>
    </w:p>
    <w:p w14:paraId="68B71A18" w14:textId="77777777" w:rsidR="00257CFD" w:rsidRDefault="00257CFD" w:rsidP="00257CFD">
      <w:pPr>
        <w:pStyle w:val="BodyText"/>
        <w:spacing w:line="230" w:lineRule="auto"/>
        <w:ind w:left="2020" w:right="848" w:hanging="1"/>
        <w:rPr>
          <w:rFonts w:ascii="Arial" w:hAnsi="Arial" w:cs="Arial"/>
        </w:rPr>
      </w:pPr>
      <w:r w:rsidRPr="001058B5">
        <w:rPr>
          <w:rFonts w:ascii="Arial" w:hAnsi="Arial" w:cs="Arial"/>
        </w:rPr>
        <w:t>The</w:t>
      </w:r>
      <w:r w:rsidRPr="001058B5">
        <w:rPr>
          <w:rFonts w:ascii="Arial" w:hAnsi="Arial" w:cs="Arial"/>
          <w:spacing w:val="-22"/>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457AD5">
        <w:rPr>
          <w:rFonts w:ascii="Arial" w:hAnsi="Arial" w:cs="Arial"/>
        </w:rPr>
        <w:t xml:space="preserve">xóa ngữ cảnh cho người dùng hiện tại. Để xóa các giá trị ngữ cảnh cho tất cả người dùng, ví dụ, khi bạn cần tắt máy chủ ứng dụng, hãy sử dụng </w:t>
      </w:r>
      <w:r w:rsidRPr="001058B5">
        <w:rPr>
          <w:rFonts w:ascii="Arial" w:hAnsi="Arial" w:cs="Arial"/>
        </w:rPr>
        <w:t>CLEAR_ALL_CONTEXT</w:t>
      </w:r>
      <w:r>
        <w:rPr>
          <w:rFonts w:ascii="Arial" w:hAnsi="Arial" w:cs="Arial"/>
        </w:rPr>
        <w:t xml:space="preserve"> </w:t>
      </w:r>
      <w:r w:rsidRPr="001058B5">
        <w:rPr>
          <w:rFonts w:ascii="Arial" w:hAnsi="Arial" w:cs="Arial"/>
          <w:spacing w:val="-109"/>
        </w:rPr>
        <w:t xml:space="preserve"> </w:t>
      </w:r>
      <w:r>
        <w:rPr>
          <w:rFonts w:ascii="Arial" w:hAnsi="Arial" w:cs="Arial"/>
          <w:spacing w:val="-109"/>
        </w:rPr>
        <w:t xml:space="preserve">  </w:t>
      </w:r>
      <w:r w:rsidRPr="001058B5">
        <w:rPr>
          <w:rFonts w:ascii="Arial" w:hAnsi="Arial" w:cs="Arial"/>
        </w:rPr>
        <w:t>procedure</w:t>
      </w:r>
      <w:r w:rsidRPr="00457AD5">
        <w:rPr>
          <w:rFonts w:ascii="Arial" w:hAnsi="Arial" w:cs="Arial"/>
        </w:rPr>
        <w:t>.</w:t>
      </w:r>
    </w:p>
    <w:p w14:paraId="5370F56A" w14:textId="77777777" w:rsidR="00257CFD" w:rsidRPr="00457AD5" w:rsidRDefault="00257CFD" w:rsidP="00257CFD">
      <w:pPr>
        <w:pStyle w:val="BodyText"/>
        <w:spacing w:line="230" w:lineRule="auto"/>
        <w:ind w:left="2020" w:right="848" w:hanging="1"/>
        <w:rPr>
          <w:rFonts w:ascii="Arial" w:hAnsi="Arial" w:cs="Arial"/>
        </w:rPr>
      </w:pPr>
    </w:p>
    <w:p w14:paraId="2F83D686" w14:textId="77777777" w:rsidR="00257CFD" w:rsidRDefault="00257CFD" w:rsidP="00257CFD">
      <w:pPr>
        <w:pStyle w:val="BodyText"/>
        <w:spacing w:line="230" w:lineRule="auto"/>
        <w:ind w:left="2020" w:right="848" w:hanging="1"/>
        <w:rPr>
          <w:rFonts w:ascii="Arial" w:hAnsi="Arial" w:cs="Arial"/>
        </w:rPr>
      </w:pPr>
      <w:r w:rsidRPr="00457AD5">
        <w:rPr>
          <w:rFonts w:ascii="Arial" w:hAnsi="Arial" w:cs="Arial"/>
        </w:rPr>
        <w:t xml:space="preserve">Giá trị </w:t>
      </w:r>
      <w:r>
        <w:rPr>
          <w:rFonts w:ascii="Arial" w:hAnsi="Arial" w:cs="Arial"/>
        </w:rPr>
        <w:t>g</w:t>
      </w:r>
      <w:r w:rsidRPr="001058B5">
        <w:rPr>
          <w:rFonts w:ascii="Arial" w:hAnsi="Arial" w:cs="Arial"/>
        </w:rPr>
        <w:t xml:space="preserve">lobal application context </w:t>
      </w:r>
      <w:r w:rsidRPr="00457AD5">
        <w:rPr>
          <w:rFonts w:ascii="Arial" w:hAnsi="Arial" w:cs="Arial"/>
        </w:rPr>
        <w:t>có sẵn cho đến khi chúng được xóa, vì vậy bạn nên sử dụng CLEAR</w:t>
      </w:r>
      <w:r w:rsidRPr="00457AD5">
        <w:rPr>
          <w:rFonts w:ascii="Arial" w:hAnsi="Arial" w:cs="Arial"/>
          <w:sz w:val="22"/>
          <w:szCs w:val="22"/>
        </w:rPr>
        <w:t>_</w:t>
      </w:r>
      <w:r w:rsidRPr="00457AD5">
        <w:rPr>
          <w:rFonts w:ascii="Arial" w:hAnsi="Arial" w:cs="Arial"/>
        </w:rPr>
        <w:t xml:space="preserve">CONTEXT hoặc CLEAR_ALL_CONTEXT để đảm bảo rằng các </w:t>
      </w:r>
      <w:r w:rsidRPr="001058B5">
        <w:rPr>
          <w:rFonts w:ascii="Arial" w:hAnsi="Arial" w:cs="Arial"/>
          <w:w w:val="95"/>
        </w:rPr>
        <w:t>sessions</w:t>
      </w:r>
      <w:r w:rsidRPr="00457AD5">
        <w:rPr>
          <w:rFonts w:ascii="Arial" w:hAnsi="Arial" w:cs="Arial"/>
        </w:rPr>
        <w:t xml:space="preserve"> khác không có quyền truy cập vào các giá trị này. Lưu ý rằng bất kỳ thay đổi nào trong giá trị ngữ cảnh đều được phản ánh ngay lập tức và các lệnh gọi tiếp theo để truy cập giá trị thông qua hàm SYS_ CONTEXT sẽ trả lại giá trị gần đây nhất.</w:t>
      </w:r>
    </w:p>
    <w:p w14:paraId="6FC9A58C" w14:textId="77777777" w:rsidR="00257CFD" w:rsidRDefault="00257CFD" w:rsidP="00257CFD">
      <w:pPr>
        <w:pStyle w:val="BodyText"/>
        <w:spacing w:line="230" w:lineRule="auto"/>
        <w:ind w:left="2020" w:right="848" w:hanging="1"/>
        <w:rPr>
          <w:rFonts w:ascii="Arial" w:hAnsi="Arial" w:cs="Arial"/>
        </w:rPr>
      </w:pPr>
    </w:p>
    <w:p w14:paraId="25E0E804" w14:textId="77777777" w:rsidR="00257CFD" w:rsidRPr="001058B5" w:rsidRDefault="00257CFD" w:rsidP="00257CFD">
      <w:pPr>
        <w:pStyle w:val="Heading4"/>
        <w:ind w:left="100"/>
      </w:pPr>
      <w:bookmarkStart w:id="1036" w:name="Embedding_Calls_in_Middle-Tier_Applicati"/>
      <w:bookmarkStart w:id="1037" w:name="_bookmark1292"/>
      <w:bookmarkEnd w:id="1036"/>
      <w:bookmarkEnd w:id="1037"/>
      <w:r>
        <w:t xml:space="preserve">Nhúng cuộc gọi </w:t>
      </w:r>
      <w:r w:rsidRPr="001058B5">
        <w:t xml:space="preserve"> </w:t>
      </w:r>
      <w:r>
        <w:t xml:space="preserve">trong ứng dụng </w:t>
      </w:r>
      <w:r w:rsidRPr="001058B5">
        <w:t xml:space="preserve">Middle-Tier </w:t>
      </w:r>
      <w:r>
        <w:t>để quản lý</w:t>
      </w:r>
      <w:r w:rsidRPr="001058B5">
        <w:t xml:space="preserve"> Client Session ID</w:t>
      </w:r>
    </w:p>
    <w:p w14:paraId="4031BA8B" w14:textId="77777777" w:rsidR="00257CFD" w:rsidRPr="001058B5" w:rsidRDefault="00257CFD" w:rsidP="00257CFD">
      <w:pPr>
        <w:pStyle w:val="BodyText"/>
        <w:spacing w:before="74"/>
        <w:ind w:left="1660"/>
        <w:rPr>
          <w:rFonts w:ascii="Arial" w:hAnsi="Arial" w:cs="Arial"/>
        </w:rPr>
      </w:pPr>
      <w:r w:rsidRPr="001058B5">
        <w:rPr>
          <w:rFonts w:ascii="Arial" w:hAnsi="Arial" w:cs="Arial"/>
        </w:rPr>
        <w:t>This section contains:</w:t>
      </w:r>
    </w:p>
    <w:p w14:paraId="4ECE3F36"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293" w:history="1">
        <w:r w:rsidR="00257CFD">
          <w:rPr>
            <w:rFonts w:ascii="Arial" w:hAnsi="Arial" w:cs="Arial"/>
            <w:color w:val="0000CC"/>
            <w:sz w:val="20"/>
          </w:rPr>
          <w:t xml:space="preserve">Giới thiệu về quản lý </w:t>
        </w:r>
        <w:r w:rsidR="00257CFD" w:rsidRPr="001058B5">
          <w:rPr>
            <w:rFonts w:ascii="Arial" w:hAnsi="Arial" w:cs="Arial"/>
            <w:color w:val="0000CC"/>
            <w:sz w:val="20"/>
          </w:rPr>
          <w:t xml:space="preserve"> Client Session IDs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0"/>
            <w:sz w:val="20"/>
          </w:rPr>
          <w:t xml:space="preserve"> </w:t>
        </w:r>
      </w:hyperlink>
    </w:p>
    <w:p w14:paraId="595BD6DA"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294" w:history="1">
        <w:r w:rsidR="00257CFD">
          <w:rPr>
            <w:rFonts w:ascii="Arial" w:hAnsi="Arial" w:cs="Arial"/>
            <w:color w:val="0000CC"/>
            <w:sz w:val="20"/>
          </w:rPr>
          <w:t>Truy suất</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7"/>
            <w:sz w:val="20"/>
          </w:rPr>
          <w:t xml:space="preserve"> </w:t>
        </w:r>
      </w:hyperlink>
    </w:p>
    <w:p w14:paraId="334E5A0A"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296"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1"/>
            <w:sz w:val="20"/>
          </w:rPr>
          <w:t xml:space="preserve"> </w:t>
        </w:r>
      </w:hyperlink>
    </w:p>
    <w:p w14:paraId="5FE0FA3D" w14:textId="77777777" w:rsidR="00257CFD" w:rsidRPr="003C0855" w:rsidRDefault="008D1AB8" w:rsidP="00257CFD">
      <w:pPr>
        <w:pStyle w:val="ListParagraph"/>
        <w:numPr>
          <w:ilvl w:val="1"/>
          <w:numId w:val="137"/>
        </w:numPr>
        <w:tabs>
          <w:tab w:val="left" w:pos="2020"/>
        </w:tabs>
        <w:spacing w:before="112"/>
        <w:ind w:hanging="359"/>
        <w:rPr>
          <w:rFonts w:ascii="Arial" w:hAnsi="Arial" w:cs="Arial"/>
          <w:sz w:val="20"/>
        </w:rPr>
      </w:pPr>
      <w:hyperlink w:anchor="_bookmark1298" w:history="1">
        <w:r w:rsidR="00257CFD" w:rsidRPr="003C0855">
          <w:rPr>
            <w:rFonts w:ascii="Arial" w:hAnsi="Arial" w:cs="Arial"/>
            <w:color w:val="0000CC"/>
            <w:sz w:val="20"/>
          </w:rPr>
          <w:t xml:space="preserve">Xóa dữ liệu Session bằng </w:t>
        </w:r>
        <w:r w:rsidR="00257CFD">
          <w:rPr>
            <w:rFonts w:ascii="Arial" w:hAnsi="Arial" w:cs="Arial"/>
            <w:color w:val="0000CC"/>
            <w:sz w:val="20"/>
          </w:rPr>
          <w:t xml:space="preserve">ứng dụng </w:t>
        </w:r>
        <w:r w:rsidR="00257CFD" w:rsidRPr="003C0855">
          <w:rPr>
            <w:rFonts w:ascii="Arial" w:hAnsi="Arial" w:cs="Arial"/>
            <w:color w:val="0000CC"/>
            <w:sz w:val="20"/>
          </w:rPr>
          <w:t xml:space="preserve"> Middle-Tier</w:t>
        </w:r>
      </w:hyperlink>
    </w:p>
    <w:p w14:paraId="54ECD05F" w14:textId="77777777" w:rsidR="00257CFD" w:rsidRPr="003C0855" w:rsidRDefault="00257CFD" w:rsidP="00257CFD">
      <w:pPr>
        <w:pStyle w:val="BodyText"/>
        <w:spacing w:before="2"/>
        <w:rPr>
          <w:rFonts w:ascii="Arial" w:hAnsi="Arial" w:cs="Arial"/>
          <w:sz w:val="23"/>
        </w:rPr>
      </w:pPr>
    </w:p>
    <w:p w14:paraId="1C02C107" w14:textId="77777777" w:rsidR="00257CFD" w:rsidRPr="001058B5" w:rsidRDefault="00257CFD" w:rsidP="00257CFD">
      <w:pPr>
        <w:pStyle w:val="Heading6"/>
        <w:ind w:left="1660"/>
      </w:pPr>
      <w:bookmarkStart w:id="1038" w:name="About_Managing_Client_Session_IDs_Using_"/>
      <w:bookmarkStart w:id="1039" w:name="_bookmark1293"/>
      <w:bookmarkEnd w:id="1038"/>
      <w:bookmarkEnd w:id="1039"/>
      <w:r>
        <w:t xml:space="preserve"> Giới thiệu về quản lý </w:t>
      </w:r>
      <w:r w:rsidRPr="001058B5">
        <w:t xml:space="preserve">Client Session IDs </w:t>
      </w:r>
      <w:r>
        <w:t xml:space="preserve">bằng ứng dụng </w:t>
      </w:r>
      <w:r w:rsidRPr="001058B5">
        <w:t xml:space="preserve"> Middle-Tier </w:t>
      </w:r>
    </w:p>
    <w:p w14:paraId="30B3EE54" w14:textId="77777777" w:rsidR="00257CFD" w:rsidRPr="003C0855" w:rsidRDefault="00257CFD" w:rsidP="00257CFD">
      <w:pPr>
        <w:pStyle w:val="BodyText"/>
        <w:spacing w:before="57" w:line="230" w:lineRule="auto"/>
        <w:ind w:left="1659" w:right="700"/>
        <w:rPr>
          <w:rFonts w:ascii="Arial" w:hAnsi="Arial" w:cs="Arial"/>
        </w:rPr>
      </w:pPr>
      <w:r w:rsidRPr="003C0855">
        <w:rPr>
          <w:rFonts w:ascii="Arial" w:hAnsi="Arial" w:cs="Arial"/>
        </w:rPr>
        <w:t xml:space="preserve">Máy chủ ứng dụng tạo </w:t>
      </w:r>
      <w:r w:rsidRPr="001058B5">
        <w:rPr>
          <w:rFonts w:ascii="Arial" w:hAnsi="Arial" w:cs="Arial"/>
        </w:rPr>
        <w:t>client session ID</w:t>
      </w:r>
      <w:r w:rsidRPr="003C0855">
        <w:rPr>
          <w:rFonts w:ascii="Arial" w:hAnsi="Arial" w:cs="Arial"/>
        </w:rPr>
        <w:t xml:space="preserve">. Từ một ứng dụng </w:t>
      </w:r>
      <w:r w:rsidRPr="001058B5">
        <w:rPr>
          <w:rFonts w:ascii="Arial" w:hAnsi="Arial" w:cs="Arial"/>
        </w:rPr>
        <w:t>middle-tier</w:t>
      </w:r>
      <w:r w:rsidRPr="003C0855">
        <w:rPr>
          <w:rFonts w:ascii="Arial" w:hAnsi="Arial" w:cs="Arial"/>
        </w:rPr>
        <w:t>, bạn có thể nhận,</w:t>
      </w:r>
      <w:r>
        <w:rPr>
          <w:rFonts w:ascii="Arial" w:hAnsi="Arial" w:cs="Arial"/>
        </w:rPr>
        <w:t xml:space="preserve">thiết lập </w:t>
      </w:r>
      <w:r w:rsidRPr="003C0855">
        <w:rPr>
          <w:rFonts w:ascii="Arial" w:hAnsi="Arial" w:cs="Arial"/>
        </w:rPr>
        <w:t xml:space="preserve"> và xóa </w:t>
      </w:r>
      <w:r w:rsidRPr="001058B5">
        <w:rPr>
          <w:rFonts w:ascii="Arial" w:hAnsi="Arial" w:cs="Arial"/>
        </w:rPr>
        <w:t>client session IDs</w:t>
      </w:r>
      <w:r w:rsidRPr="003C0855">
        <w:rPr>
          <w:rFonts w:ascii="Arial" w:hAnsi="Arial" w:cs="Arial"/>
        </w:rPr>
        <w:t xml:space="preserve">. Để làm như vậy, hãy nhúng các cuộc gọi Oracle Call Interface (OCI) hoặc các </w:t>
      </w:r>
      <w:r w:rsidRPr="001058B5">
        <w:rPr>
          <w:rFonts w:ascii="Arial" w:hAnsi="Arial" w:cs="Arial"/>
        </w:rPr>
        <w:t>DBMS_SESSION</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package</w:t>
      </w:r>
      <w:r w:rsidRPr="001058B5">
        <w:rPr>
          <w:rFonts w:ascii="Arial" w:hAnsi="Arial" w:cs="Arial"/>
          <w:spacing w:val="-27"/>
        </w:rPr>
        <w:t xml:space="preserve"> </w:t>
      </w:r>
      <w:r w:rsidRPr="001058B5">
        <w:rPr>
          <w:rFonts w:ascii="Arial" w:hAnsi="Arial" w:cs="Arial"/>
        </w:rPr>
        <w:t>procedures</w:t>
      </w:r>
      <w:r w:rsidRPr="001058B5">
        <w:rPr>
          <w:rFonts w:ascii="Arial" w:hAnsi="Arial" w:cs="Arial"/>
          <w:spacing w:val="-27"/>
        </w:rPr>
        <w:t xml:space="preserve"> </w:t>
      </w:r>
      <w:r>
        <w:rPr>
          <w:rFonts w:ascii="Arial" w:hAnsi="Arial" w:cs="Arial"/>
          <w:spacing w:val="-27"/>
        </w:rPr>
        <w:t xml:space="preserve"> </w:t>
      </w:r>
      <w:r w:rsidRPr="003C0855">
        <w:rPr>
          <w:rFonts w:ascii="Arial" w:hAnsi="Arial" w:cs="Arial"/>
        </w:rPr>
        <w:t xml:space="preserve">vào </w:t>
      </w:r>
      <w:r>
        <w:rPr>
          <w:rFonts w:ascii="Arial" w:hAnsi="Arial" w:cs="Arial"/>
        </w:rPr>
        <w:t xml:space="preserve">code </w:t>
      </w:r>
      <w:r w:rsidRPr="003C0855">
        <w:rPr>
          <w:rFonts w:ascii="Arial" w:hAnsi="Arial" w:cs="Arial"/>
        </w:rPr>
        <w:t xml:space="preserve">ứng </w:t>
      </w:r>
      <w:r w:rsidRPr="001058B5">
        <w:rPr>
          <w:rFonts w:ascii="Arial" w:hAnsi="Arial" w:cs="Arial"/>
        </w:rPr>
        <w:t>middle-tier</w:t>
      </w:r>
      <w:r w:rsidRPr="003C0855">
        <w:rPr>
          <w:rFonts w:ascii="Arial" w:hAnsi="Arial" w:cs="Arial"/>
        </w:rPr>
        <w:t>.</w:t>
      </w:r>
    </w:p>
    <w:p w14:paraId="01CADC9E" w14:textId="77777777" w:rsidR="00257CFD" w:rsidRPr="003C0855" w:rsidRDefault="00257CFD" w:rsidP="00257CFD">
      <w:pPr>
        <w:pStyle w:val="BodyText"/>
        <w:spacing w:before="57" w:line="230" w:lineRule="auto"/>
        <w:ind w:left="1659" w:right="700"/>
        <w:rPr>
          <w:rFonts w:ascii="Arial" w:hAnsi="Arial" w:cs="Arial"/>
        </w:rPr>
      </w:pPr>
    </w:p>
    <w:p w14:paraId="5E7E538B" w14:textId="77777777" w:rsidR="00257CFD" w:rsidRDefault="00257CFD" w:rsidP="00257CFD">
      <w:pPr>
        <w:pStyle w:val="BodyText"/>
        <w:spacing w:before="57" w:line="230" w:lineRule="auto"/>
        <w:ind w:left="1659" w:right="700"/>
        <w:rPr>
          <w:rFonts w:ascii="Arial" w:hAnsi="Arial" w:cs="Arial"/>
        </w:rPr>
      </w:pPr>
      <w:r w:rsidRPr="003C0855">
        <w:rPr>
          <w:rFonts w:ascii="Arial" w:hAnsi="Arial" w:cs="Arial"/>
        </w:rPr>
        <w:t xml:space="preserve">Ứng dụng xác thực người dùng, </w:t>
      </w:r>
      <w:r>
        <w:rPr>
          <w:rFonts w:ascii="Arial" w:hAnsi="Arial" w:cs="Arial"/>
        </w:rPr>
        <w:t xml:space="preserve">cài đặt  định danh </w:t>
      </w:r>
      <w:r w:rsidRPr="003C0855">
        <w:rPr>
          <w:rFonts w:ascii="Arial" w:hAnsi="Arial" w:cs="Arial"/>
        </w:rPr>
        <w:t xml:space="preserve"> </w:t>
      </w:r>
      <w:r w:rsidRPr="001058B5">
        <w:rPr>
          <w:rFonts w:ascii="Arial" w:hAnsi="Arial" w:cs="Arial"/>
        </w:rPr>
        <w:t>client</w:t>
      </w:r>
      <w:r w:rsidRPr="003C0855">
        <w:rPr>
          <w:rFonts w:ascii="Arial" w:hAnsi="Arial" w:cs="Arial"/>
        </w:rPr>
        <w:t xml:space="preserve"> và </w:t>
      </w:r>
      <w:r>
        <w:rPr>
          <w:rFonts w:ascii="Arial" w:hAnsi="Arial" w:cs="Arial"/>
        </w:rPr>
        <w:t xml:space="preserve">thiết lập </w:t>
      </w:r>
      <w:r w:rsidRPr="003C0855">
        <w:rPr>
          <w:rFonts w:ascii="Arial" w:hAnsi="Arial" w:cs="Arial"/>
        </w:rPr>
        <w:t xml:space="preserve">nó trong </w:t>
      </w:r>
      <w:r>
        <w:rPr>
          <w:rFonts w:ascii="Arial" w:hAnsi="Arial" w:cs="Arial"/>
        </w:rPr>
        <w:t xml:space="preserve">session </w:t>
      </w:r>
      <w:r w:rsidRPr="003C0855">
        <w:rPr>
          <w:rFonts w:ascii="Arial" w:hAnsi="Arial" w:cs="Arial"/>
        </w:rPr>
        <w:t xml:space="preserve">hiện tại. </w:t>
      </w:r>
      <w:r w:rsidRPr="001058B5">
        <w:rPr>
          <w:rFonts w:ascii="Arial" w:hAnsi="Arial" w:cs="Arial"/>
          <w:w w:val="95"/>
        </w:rPr>
        <w:t>The PL/SQL package SET_CONTEXT</w:t>
      </w:r>
      <w:r>
        <w:rPr>
          <w:rFonts w:ascii="Arial" w:hAnsi="Arial" w:cs="Arial"/>
          <w:w w:val="95"/>
        </w:rPr>
        <w:t xml:space="preserve"> thiết lập </w:t>
      </w:r>
      <w:r w:rsidRPr="003C0855">
        <w:rPr>
          <w:rFonts w:ascii="Arial" w:hAnsi="Arial" w:cs="Arial"/>
        </w:rPr>
        <w:t xml:space="preserve"> giá trị customer_identifier trong </w:t>
      </w:r>
      <w:r w:rsidRPr="001058B5">
        <w:rPr>
          <w:rFonts w:ascii="Arial" w:hAnsi="Arial" w:cs="Arial"/>
        </w:rPr>
        <w:t>application context</w:t>
      </w:r>
      <w:r w:rsidRPr="003C0855">
        <w:rPr>
          <w:rFonts w:ascii="Arial" w:hAnsi="Arial" w:cs="Arial"/>
        </w:rPr>
        <w:t xml:space="preserve">. Xem </w:t>
      </w:r>
      <w:hyperlink w:anchor="_bookmark1282" w:history="1">
        <w:r w:rsidRPr="001058B5">
          <w:rPr>
            <w:rFonts w:ascii="Arial" w:hAnsi="Arial" w:cs="Arial"/>
            <w:color w:val="0000CC"/>
          </w:rPr>
          <w:t>"Setting a Global Application Context for Nondatabase</w:t>
        </w:r>
      </w:hyperlink>
      <w:r w:rsidRPr="001058B5">
        <w:rPr>
          <w:rFonts w:ascii="Arial" w:hAnsi="Arial" w:cs="Arial"/>
          <w:color w:val="0000CC"/>
        </w:rPr>
        <w:t xml:space="preserve"> </w:t>
      </w:r>
      <w:hyperlink w:anchor="_bookmark1282" w:history="1">
        <w:r w:rsidRPr="001058B5">
          <w:rPr>
            <w:rFonts w:ascii="Arial" w:hAnsi="Arial" w:cs="Arial"/>
            <w:color w:val="0000CC"/>
          </w:rPr>
          <w:t xml:space="preserve">Users" </w:t>
        </w:r>
      </w:hyperlink>
      <w:r w:rsidRPr="003C0855">
        <w:rPr>
          <w:rFonts w:ascii="Arial" w:hAnsi="Arial" w:cs="Arial"/>
        </w:rPr>
        <w:t>trên trang 6-28 để biết thêm thông tin.</w:t>
      </w:r>
    </w:p>
    <w:p w14:paraId="2F57D38A" w14:textId="77777777" w:rsidR="00257CFD" w:rsidRPr="001058B5" w:rsidRDefault="00257CFD" w:rsidP="00257CFD">
      <w:pPr>
        <w:pStyle w:val="BodyText"/>
        <w:spacing w:before="5"/>
        <w:rPr>
          <w:rFonts w:ascii="Arial" w:hAnsi="Arial" w:cs="Arial"/>
          <w:sz w:val="23"/>
        </w:rPr>
      </w:pPr>
    </w:p>
    <w:p w14:paraId="575B3005" w14:textId="77777777" w:rsidR="00257CFD" w:rsidRPr="001058B5" w:rsidRDefault="00257CFD" w:rsidP="00257CFD">
      <w:pPr>
        <w:pStyle w:val="Heading6"/>
        <w:spacing w:before="1"/>
        <w:ind w:left="1660"/>
      </w:pPr>
      <w:bookmarkStart w:id="1040" w:name="Retrieving_the_Client_Session_ID_Using_a"/>
      <w:bookmarkStart w:id="1041" w:name="_bookmark1294"/>
      <w:bookmarkEnd w:id="1040"/>
      <w:bookmarkEnd w:id="1041"/>
      <w:r>
        <w:t xml:space="preserve"> Truy suất </w:t>
      </w:r>
      <w:r w:rsidRPr="001058B5">
        <w:t xml:space="preserve">Client Session ID </w:t>
      </w:r>
      <w:r>
        <w:t xml:space="preserve">bằng ứng dụng </w:t>
      </w:r>
      <w:r w:rsidRPr="001058B5">
        <w:t xml:space="preserve"> Middle-Tier </w:t>
      </w:r>
    </w:p>
    <w:p w14:paraId="604E1651" w14:textId="77777777" w:rsidR="00257CFD" w:rsidRDefault="00257CFD" w:rsidP="00257CFD">
      <w:pPr>
        <w:pStyle w:val="BodyText"/>
        <w:spacing w:before="56" w:line="230" w:lineRule="auto"/>
        <w:ind w:left="1660" w:right="793"/>
        <w:rPr>
          <w:rFonts w:ascii="Arial" w:hAnsi="Arial" w:cs="Arial"/>
        </w:rPr>
      </w:pPr>
      <w:r w:rsidRPr="00BE7D3D">
        <w:rPr>
          <w:rFonts w:ascii="Arial" w:hAnsi="Arial" w:cs="Arial"/>
        </w:rPr>
        <w:t xml:space="preserve">Khi người dùng bắt đầu một </w:t>
      </w:r>
      <w:r w:rsidRPr="001058B5">
        <w:rPr>
          <w:rFonts w:ascii="Arial" w:hAnsi="Arial" w:cs="Arial"/>
        </w:rPr>
        <w:t>client session</w:t>
      </w:r>
      <w:r w:rsidRPr="00BE7D3D">
        <w:rPr>
          <w:rFonts w:ascii="Arial" w:hAnsi="Arial" w:cs="Arial"/>
        </w:rPr>
        <w:t xml:space="preserve">, máy chủ ứng dụng sẽ tạo ra một </w:t>
      </w:r>
      <w:r w:rsidRPr="001058B5">
        <w:rPr>
          <w:rFonts w:ascii="Arial" w:hAnsi="Arial" w:cs="Arial"/>
        </w:rPr>
        <w:t>client session ID</w:t>
      </w:r>
      <w:r w:rsidRPr="00BE7D3D">
        <w:rPr>
          <w:rFonts w:ascii="Arial" w:hAnsi="Arial" w:cs="Arial"/>
        </w:rPr>
        <w:t xml:space="preserve">. Để truy xuất </w:t>
      </w:r>
      <w:r w:rsidRPr="001058B5">
        <w:rPr>
          <w:rFonts w:ascii="Arial" w:hAnsi="Arial" w:cs="Arial"/>
        </w:rPr>
        <w:t>client ID</w:t>
      </w:r>
      <w:r w:rsidRPr="00BE7D3D">
        <w:rPr>
          <w:rFonts w:ascii="Arial" w:hAnsi="Arial" w:cs="Arial"/>
        </w:rPr>
        <w:t xml:space="preserve"> này, bạn có thể sử dụng cuộc gọi OCIStmtExecute với bất kỳ câu lệnh nào sau đây:</w:t>
      </w:r>
    </w:p>
    <w:p w14:paraId="2EBB0DD9" w14:textId="77777777" w:rsidR="00257CFD" w:rsidRPr="001058B5" w:rsidRDefault="00257CFD" w:rsidP="00257CFD">
      <w:pPr>
        <w:spacing w:before="142" w:line="518" w:lineRule="auto"/>
        <w:ind w:left="1660" w:right="2495"/>
        <w:rPr>
          <w:rFonts w:ascii="Arial" w:hAnsi="Arial" w:cs="Arial"/>
          <w:sz w:val="18"/>
        </w:rPr>
      </w:pPr>
      <w:r w:rsidRPr="001058B5">
        <w:rPr>
          <w:rFonts w:ascii="Arial" w:hAnsi="Arial" w:cs="Arial"/>
          <w:w w:val="85"/>
          <w:sz w:val="18"/>
        </w:rPr>
        <w:t xml:space="preserve">SELECT SYS_CONTEXT('userenv', 'client_identifier') FROM dual; </w:t>
      </w:r>
      <w:r w:rsidRPr="001058B5">
        <w:rPr>
          <w:rFonts w:ascii="Arial" w:hAnsi="Arial" w:cs="Arial"/>
          <w:w w:val="95"/>
          <w:sz w:val="18"/>
        </w:rPr>
        <w:t>SELECT CLIENT_IDENTIFIER from V$SESSION;</w:t>
      </w:r>
    </w:p>
    <w:p w14:paraId="590F114D" w14:textId="77777777" w:rsidR="00257CFD" w:rsidRPr="001058B5" w:rsidRDefault="00257CFD" w:rsidP="00257CFD">
      <w:pPr>
        <w:spacing w:line="518" w:lineRule="auto"/>
        <w:rPr>
          <w:rFonts w:ascii="Arial" w:hAnsi="Arial" w:cs="Arial"/>
          <w:sz w:val="18"/>
        </w:rPr>
        <w:sectPr w:rsidR="00257CFD" w:rsidRPr="001058B5">
          <w:pgSz w:w="12240" w:h="15840"/>
          <w:pgMar w:top="840" w:right="1060" w:bottom="860" w:left="1100" w:header="549" w:footer="663" w:gutter="0"/>
          <w:cols w:space="720"/>
        </w:sectPr>
      </w:pPr>
    </w:p>
    <w:p w14:paraId="32179E26" w14:textId="77777777" w:rsidR="00257CFD" w:rsidRPr="001058B5" w:rsidRDefault="00257CFD" w:rsidP="00257CFD">
      <w:pPr>
        <w:pStyle w:val="BodyText"/>
        <w:rPr>
          <w:rFonts w:ascii="Arial" w:hAnsi="Arial" w:cs="Arial"/>
        </w:rPr>
      </w:pPr>
    </w:p>
    <w:p w14:paraId="4F1AF637" w14:textId="77777777" w:rsidR="00257CFD" w:rsidRPr="001058B5" w:rsidRDefault="00257CFD" w:rsidP="00257CFD">
      <w:pPr>
        <w:pStyle w:val="BodyText"/>
        <w:spacing w:before="7"/>
        <w:rPr>
          <w:rFonts w:ascii="Arial" w:hAnsi="Arial" w:cs="Arial"/>
          <w:sz w:val="29"/>
        </w:rPr>
      </w:pPr>
    </w:p>
    <w:p w14:paraId="586470B9" w14:textId="77777777" w:rsidR="00257CFD" w:rsidRPr="001058B5" w:rsidRDefault="00257CFD" w:rsidP="00257CFD">
      <w:pPr>
        <w:spacing w:before="95"/>
        <w:ind w:left="2260"/>
        <w:rPr>
          <w:rFonts w:ascii="Arial" w:hAnsi="Arial" w:cs="Arial"/>
          <w:sz w:val="18"/>
        </w:rPr>
      </w:pPr>
      <w:r w:rsidRPr="001058B5">
        <w:rPr>
          <w:rFonts w:ascii="Arial" w:hAnsi="Arial" w:cs="Arial"/>
          <w:w w:val="95"/>
          <w:sz w:val="18"/>
        </w:rPr>
        <w:t>SELECT value FROM session_context WHERE attribute='CLIENT_IDENTIFIER';</w:t>
      </w:r>
    </w:p>
    <w:p w14:paraId="204553C2" w14:textId="77777777" w:rsidR="00257CFD" w:rsidRPr="001058B5" w:rsidRDefault="00257CFD" w:rsidP="00257CFD">
      <w:pPr>
        <w:pStyle w:val="BodyText"/>
        <w:spacing w:before="2"/>
        <w:rPr>
          <w:rFonts w:ascii="Arial" w:hAnsi="Arial" w:cs="Arial"/>
          <w:sz w:val="19"/>
        </w:rPr>
      </w:pPr>
    </w:p>
    <w:p w14:paraId="1EAAF832" w14:textId="77777777" w:rsidR="00257CFD" w:rsidRPr="00BE7D3D" w:rsidRDefault="008D1AB8" w:rsidP="00257CFD">
      <w:pPr>
        <w:pStyle w:val="BodyText"/>
        <w:spacing w:line="228" w:lineRule="auto"/>
        <w:ind w:left="2260"/>
        <w:rPr>
          <w:rFonts w:ascii="Arial" w:hAnsi="Arial" w:cs="Arial"/>
          <w:color w:val="000000" w:themeColor="text1"/>
        </w:rPr>
      </w:pPr>
      <w:hyperlink w:anchor="_bookmark1295" w:history="1">
        <w:r w:rsidR="00257CFD" w:rsidRPr="001058B5">
          <w:rPr>
            <w:rFonts w:ascii="Arial" w:hAnsi="Arial" w:cs="Arial"/>
            <w:color w:val="0000CC"/>
          </w:rPr>
          <w:t>Example</w:t>
        </w:r>
        <w:r w:rsidR="00257CFD" w:rsidRPr="001058B5">
          <w:rPr>
            <w:rFonts w:ascii="Arial" w:hAnsi="Arial" w:cs="Arial"/>
            <w:color w:val="0000CC"/>
            <w:spacing w:val="-19"/>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color w:val="0000CC"/>
          <w:spacing w:val="-19"/>
        </w:rPr>
        <w:t xml:space="preserve"> </w:t>
      </w:r>
      <w:r w:rsidR="00257CFD" w:rsidRPr="00BE7D3D">
        <w:rPr>
          <w:rFonts w:ascii="Arial" w:hAnsi="Arial" w:cs="Arial"/>
          <w:color w:val="0000CC"/>
          <w:spacing w:val="-19"/>
        </w:rPr>
        <w:t xml:space="preserve">Ví dụ 6–13 </w:t>
      </w:r>
      <w:r w:rsidR="00257CFD">
        <w:rPr>
          <w:rFonts w:ascii="Arial" w:hAnsi="Arial" w:cs="Arial"/>
          <w:color w:val="0000CC"/>
          <w:spacing w:val="-19"/>
        </w:rPr>
        <w:t xml:space="preserve"> </w:t>
      </w:r>
      <w:r w:rsidR="00257CFD" w:rsidRPr="00BE7D3D">
        <w:rPr>
          <w:rFonts w:ascii="Arial" w:hAnsi="Arial" w:cs="Arial"/>
          <w:color w:val="000000" w:themeColor="text1"/>
          <w:spacing w:val="-19"/>
        </w:rPr>
        <w:t xml:space="preserve">cho thấy cách sử dụng lệnh gọi OCIStmtExecute để lấy ra giá trị </w:t>
      </w:r>
      <w:r w:rsidR="00257CFD" w:rsidRPr="00BE7D3D">
        <w:rPr>
          <w:rFonts w:ascii="Arial" w:hAnsi="Arial" w:cs="Arial"/>
          <w:color w:val="000000" w:themeColor="text1"/>
        </w:rPr>
        <w:t>client</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session</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ID</w:t>
      </w:r>
      <w:r w:rsidR="00257CFD" w:rsidRPr="00BE7D3D">
        <w:rPr>
          <w:rFonts w:ascii="Arial" w:hAnsi="Arial" w:cs="Arial"/>
          <w:color w:val="000000" w:themeColor="text1"/>
          <w:spacing w:val="-19"/>
        </w:rPr>
        <w:t>.</w:t>
      </w:r>
    </w:p>
    <w:p w14:paraId="20004AEA" w14:textId="77777777" w:rsidR="00257CFD" w:rsidRPr="00BE7D3D" w:rsidRDefault="00257CFD" w:rsidP="00257CFD">
      <w:pPr>
        <w:pStyle w:val="BodyText"/>
        <w:spacing w:before="1"/>
        <w:rPr>
          <w:rFonts w:ascii="Arial" w:hAnsi="Arial" w:cs="Arial"/>
          <w:color w:val="000000" w:themeColor="text1"/>
          <w:sz w:val="26"/>
        </w:rPr>
      </w:pPr>
    </w:p>
    <w:p w14:paraId="4646C80D" w14:textId="77777777" w:rsidR="00257CFD" w:rsidRPr="001058B5" w:rsidRDefault="00257CFD" w:rsidP="00257CFD">
      <w:pPr>
        <w:ind w:left="2260"/>
        <w:rPr>
          <w:rFonts w:ascii="Arial" w:hAnsi="Arial" w:cs="Arial"/>
          <w:b/>
          <w:i/>
          <w:sz w:val="18"/>
        </w:rPr>
      </w:pPr>
      <w:bookmarkStart w:id="1042" w:name="_bookmark1295"/>
      <w:bookmarkEnd w:id="1042"/>
      <w:r w:rsidRPr="001058B5">
        <w:rPr>
          <w:rFonts w:ascii="Arial" w:hAnsi="Arial" w:cs="Arial"/>
          <w:b/>
          <w:i/>
          <w:sz w:val="18"/>
        </w:rPr>
        <w:t>Example 6–13 Using OCIStmtExecute to Retrieve a Client Session ID Value</w:t>
      </w:r>
    </w:p>
    <w:p w14:paraId="24757AC8" w14:textId="77777777" w:rsidR="00257CFD" w:rsidRPr="001058B5" w:rsidRDefault="00257CFD" w:rsidP="00257CFD">
      <w:pPr>
        <w:pStyle w:val="BodyText"/>
        <w:rPr>
          <w:rFonts w:ascii="Arial" w:hAnsi="Arial" w:cs="Arial"/>
          <w:b/>
          <w:i/>
          <w:sz w:val="12"/>
        </w:rPr>
      </w:pPr>
    </w:p>
    <w:p w14:paraId="49F41F40" w14:textId="77777777" w:rsidR="00257CFD" w:rsidRPr="001058B5" w:rsidRDefault="00257CFD" w:rsidP="00257CFD">
      <w:pPr>
        <w:tabs>
          <w:tab w:val="left" w:pos="3278"/>
        </w:tabs>
        <w:spacing w:before="95"/>
        <w:ind w:left="22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355FB6DD" w14:textId="77777777" w:rsidR="00257CFD" w:rsidRPr="001058B5" w:rsidRDefault="00257CFD" w:rsidP="00257CFD">
      <w:pPr>
        <w:tabs>
          <w:tab w:val="left" w:pos="3371"/>
        </w:tabs>
        <w:spacing w:before="16" w:line="259" w:lineRule="auto"/>
        <w:ind w:left="2352" w:right="4297"/>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33F7033E" w14:textId="77777777" w:rsidR="00257CFD" w:rsidRPr="001058B5" w:rsidRDefault="00257CFD" w:rsidP="00257CFD">
      <w:pPr>
        <w:tabs>
          <w:tab w:val="left" w:pos="3371"/>
        </w:tabs>
        <w:spacing w:line="259" w:lineRule="auto"/>
        <w:ind w:left="3464" w:right="1981" w:hanging="1113"/>
        <w:rPr>
          <w:rFonts w:ascii="Arial" w:hAnsi="Arial" w:cs="Arial"/>
          <w:sz w:val="18"/>
        </w:rPr>
      </w:pPr>
      <w:r w:rsidRPr="001058B5">
        <w:rPr>
          <w:rFonts w:ascii="Arial" w:hAnsi="Arial" w:cs="Arial"/>
          <w:w w:val="90"/>
          <w:sz w:val="18"/>
        </w:rPr>
        <w:t>oratext</w:t>
      </w:r>
      <w:r w:rsidRPr="001058B5">
        <w:rPr>
          <w:rFonts w:ascii="Arial" w:hAnsi="Arial" w:cs="Arial"/>
          <w:w w:val="90"/>
          <w:sz w:val="18"/>
        </w:rPr>
        <w:tab/>
        <w:t>*selcid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(oratext</w:t>
      </w:r>
      <w:r w:rsidRPr="001058B5">
        <w:rPr>
          <w:rFonts w:ascii="Arial" w:hAnsi="Arial" w:cs="Arial"/>
          <w:spacing w:val="-61"/>
          <w:w w:val="90"/>
          <w:sz w:val="18"/>
        </w:rPr>
        <w:t xml:space="preserve"> </w:t>
      </w:r>
      <w:r w:rsidRPr="001058B5">
        <w:rPr>
          <w:rFonts w:ascii="Arial" w:hAnsi="Arial" w:cs="Arial"/>
          <w:w w:val="90"/>
          <w:sz w:val="18"/>
        </w:rPr>
        <w:t>*)"SELECT</w:t>
      </w:r>
      <w:r w:rsidRPr="001058B5">
        <w:rPr>
          <w:rFonts w:ascii="Arial" w:hAnsi="Arial" w:cs="Arial"/>
          <w:spacing w:val="-61"/>
          <w:w w:val="90"/>
          <w:sz w:val="18"/>
        </w:rPr>
        <w:t xml:space="preserve"> </w:t>
      </w:r>
      <w:r w:rsidRPr="001058B5">
        <w:rPr>
          <w:rFonts w:ascii="Arial" w:hAnsi="Arial" w:cs="Arial"/>
          <w:w w:val="90"/>
          <w:sz w:val="18"/>
        </w:rPr>
        <w:t xml:space="preserve">SYS_CONTEXT('userenv', </w:t>
      </w:r>
      <w:r w:rsidRPr="001058B5">
        <w:rPr>
          <w:rFonts w:ascii="Arial" w:hAnsi="Arial" w:cs="Arial"/>
          <w:w w:val="95"/>
          <w:sz w:val="18"/>
        </w:rPr>
        <w:t>'client_identifier') FROM</w:t>
      </w:r>
      <w:r w:rsidRPr="001058B5">
        <w:rPr>
          <w:rFonts w:ascii="Arial" w:hAnsi="Arial" w:cs="Arial"/>
          <w:spacing w:val="21"/>
          <w:w w:val="95"/>
          <w:sz w:val="18"/>
        </w:rPr>
        <w:t xml:space="preserve"> </w:t>
      </w:r>
      <w:r w:rsidRPr="001058B5">
        <w:rPr>
          <w:rFonts w:ascii="Arial" w:hAnsi="Arial" w:cs="Arial"/>
          <w:w w:val="95"/>
          <w:sz w:val="18"/>
        </w:rPr>
        <w:t>DUAL";</w:t>
      </w:r>
    </w:p>
    <w:p w14:paraId="26443BE4" w14:textId="77777777" w:rsidR="00257CFD" w:rsidRPr="001058B5" w:rsidRDefault="00257CFD" w:rsidP="00257CFD">
      <w:pPr>
        <w:pStyle w:val="BodyText"/>
        <w:spacing w:before="4"/>
        <w:rPr>
          <w:rFonts w:ascii="Arial" w:hAnsi="Arial" w:cs="Arial"/>
          <w:sz w:val="19"/>
        </w:rPr>
      </w:pPr>
    </w:p>
    <w:p w14:paraId="22BA4F8E" w14:textId="77777777" w:rsidR="00257CFD" w:rsidRPr="001058B5" w:rsidRDefault="00257CFD" w:rsidP="00257CFD">
      <w:pPr>
        <w:ind w:left="2352"/>
        <w:rPr>
          <w:rFonts w:ascii="Arial" w:hAnsi="Arial" w:cs="Arial"/>
          <w:sz w:val="18"/>
        </w:rPr>
      </w:pPr>
      <w:r w:rsidRPr="001058B5">
        <w:rPr>
          <w:rFonts w:ascii="Arial" w:hAnsi="Arial" w:cs="Arial"/>
          <w:w w:val="85"/>
          <w:sz w:val="18"/>
        </w:rPr>
        <w:t>OCIStmtPrepare(statementhndle, errhp, selcid,</w:t>
      </w:r>
    </w:p>
    <w:p w14:paraId="608AB720" w14:textId="77777777" w:rsidR="00257CFD" w:rsidRPr="001058B5" w:rsidRDefault="00257CFD" w:rsidP="00257CFD">
      <w:pPr>
        <w:spacing w:before="16"/>
        <w:ind w:left="2444"/>
        <w:rPr>
          <w:rFonts w:ascii="Arial" w:hAnsi="Arial" w:cs="Arial"/>
          <w:sz w:val="18"/>
        </w:rPr>
      </w:pPr>
      <w:r w:rsidRPr="001058B5">
        <w:rPr>
          <w:rFonts w:ascii="Arial" w:hAnsi="Arial" w:cs="Arial"/>
          <w:w w:val="95"/>
          <w:sz w:val="18"/>
        </w:rPr>
        <w:t>(ub4) strlen((char *) selcid), (ub4) OCI_NTV_SYNTAX, (ub4) OCI_DEFAULT);</w:t>
      </w:r>
    </w:p>
    <w:p w14:paraId="44A03DD6" w14:textId="77777777" w:rsidR="00257CFD" w:rsidRPr="001058B5" w:rsidRDefault="00257CFD" w:rsidP="00257CFD">
      <w:pPr>
        <w:pStyle w:val="BodyText"/>
        <w:spacing w:before="10"/>
        <w:rPr>
          <w:rFonts w:ascii="Arial" w:hAnsi="Arial" w:cs="Arial"/>
        </w:rPr>
      </w:pPr>
    </w:p>
    <w:p w14:paraId="52711435" w14:textId="77777777" w:rsidR="00257CFD" w:rsidRPr="001058B5" w:rsidRDefault="00257CFD" w:rsidP="00257CFD">
      <w:pPr>
        <w:spacing w:line="259" w:lineRule="auto"/>
        <w:ind w:left="2444" w:right="848"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57210A72" w14:textId="77777777" w:rsidR="00257CFD" w:rsidRPr="001058B5" w:rsidRDefault="00257CFD" w:rsidP="00257CFD">
      <w:pPr>
        <w:pStyle w:val="BodyText"/>
        <w:spacing w:before="4"/>
        <w:rPr>
          <w:rFonts w:ascii="Arial" w:hAnsi="Arial" w:cs="Arial"/>
          <w:sz w:val="19"/>
        </w:rPr>
      </w:pPr>
    </w:p>
    <w:p w14:paraId="299AA569" w14:textId="77777777" w:rsidR="00257CFD" w:rsidRPr="001058B5" w:rsidRDefault="00257CFD" w:rsidP="00257CFD">
      <w:pPr>
        <w:spacing w:line="259" w:lineRule="auto"/>
        <w:ind w:left="2444" w:right="1456"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2CC8797F" w14:textId="77777777" w:rsidR="00257CFD" w:rsidRPr="001058B5" w:rsidRDefault="00257CFD" w:rsidP="00257CFD">
      <w:pPr>
        <w:pStyle w:val="BodyText"/>
        <w:spacing w:before="4"/>
        <w:rPr>
          <w:rFonts w:ascii="Arial" w:hAnsi="Arial" w:cs="Arial"/>
          <w:sz w:val="19"/>
        </w:rPr>
      </w:pPr>
    </w:p>
    <w:p w14:paraId="21E9DA80" w14:textId="77777777" w:rsidR="00257CFD" w:rsidRPr="001058B5" w:rsidRDefault="00257CFD" w:rsidP="00257CFD">
      <w:pPr>
        <w:ind w:left="2260"/>
        <w:rPr>
          <w:rFonts w:ascii="Arial" w:hAnsi="Arial" w:cs="Arial"/>
          <w:sz w:val="18"/>
        </w:rPr>
      </w:pPr>
      <w:r w:rsidRPr="001058B5">
        <w:rPr>
          <w:rFonts w:ascii="Arial" w:hAnsi="Arial" w:cs="Arial"/>
          <w:w w:val="95"/>
          <w:sz w:val="18"/>
        </w:rPr>
        <w:t>printf("CLIENT_IDENTIFIER = %s \n", clientid);</w:t>
      </w:r>
    </w:p>
    <w:p w14:paraId="2370206A" w14:textId="77777777" w:rsidR="00257CFD" w:rsidRPr="001058B5" w:rsidRDefault="00257CFD" w:rsidP="00257CFD">
      <w:pPr>
        <w:pStyle w:val="BodyText"/>
        <w:spacing w:before="5"/>
        <w:rPr>
          <w:rFonts w:ascii="Arial" w:hAnsi="Arial" w:cs="Arial"/>
          <w:sz w:val="18"/>
        </w:rPr>
      </w:pPr>
    </w:p>
    <w:p w14:paraId="1F985A07" w14:textId="77777777" w:rsidR="00257CFD" w:rsidRPr="001058B5" w:rsidRDefault="00257CFD" w:rsidP="00257CFD">
      <w:pPr>
        <w:pStyle w:val="BodyText"/>
        <w:ind w:left="2260"/>
        <w:rPr>
          <w:rFonts w:ascii="Arial" w:hAnsi="Arial" w:cs="Arial"/>
        </w:rPr>
      </w:pPr>
      <w:r>
        <w:rPr>
          <w:rFonts w:ascii="Arial" w:hAnsi="Arial" w:cs="Arial"/>
        </w:rPr>
        <w:t xml:space="preserve">Trong ví dụ này </w:t>
      </w:r>
      <w:r w:rsidRPr="001058B5">
        <w:rPr>
          <w:rFonts w:ascii="Arial" w:hAnsi="Arial" w:cs="Arial"/>
        </w:rPr>
        <w:t>:</w:t>
      </w:r>
    </w:p>
    <w:p w14:paraId="32C27804" w14:textId="77777777" w:rsidR="00257CFD" w:rsidRPr="001058B5" w:rsidRDefault="00257CFD" w:rsidP="00257CFD">
      <w:pPr>
        <w:pStyle w:val="ListParagraph"/>
        <w:numPr>
          <w:ilvl w:val="2"/>
          <w:numId w:val="137"/>
        </w:numPr>
        <w:tabs>
          <w:tab w:val="left" w:pos="2620"/>
        </w:tabs>
        <w:spacing w:before="121" w:line="228" w:lineRule="auto"/>
        <w:ind w:right="625"/>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Pr>
          <w:rFonts w:ascii="Arial" w:hAnsi="Arial" w:cs="Arial"/>
          <w:w w:val="95"/>
          <w:sz w:val="20"/>
        </w:rPr>
        <w:t>và</w:t>
      </w:r>
      <w:r w:rsidRPr="001058B5">
        <w:rPr>
          <w:rFonts w:ascii="Arial" w:hAnsi="Arial" w:cs="Arial"/>
          <w:spacing w:val="-15"/>
          <w:w w:val="95"/>
          <w:sz w:val="20"/>
        </w:rPr>
        <w:t xml:space="preserve"> </w:t>
      </w:r>
      <w:r w:rsidRPr="001058B5">
        <w:rPr>
          <w:rFonts w:ascii="Arial" w:hAnsi="Arial" w:cs="Arial"/>
          <w:w w:val="95"/>
          <w:sz w:val="20"/>
        </w:rPr>
        <w:t>oratext</w:t>
      </w:r>
      <w:r>
        <w:rPr>
          <w:rFonts w:ascii="Arial" w:hAnsi="Arial" w:cs="Arial"/>
          <w:w w:val="95"/>
          <w:sz w:val="20"/>
        </w:rPr>
        <w:t xml:space="preserve"> </w:t>
      </w:r>
      <w:r w:rsidRPr="001058B5">
        <w:rPr>
          <w:rFonts w:ascii="Arial" w:hAnsi="Arial" w:cs="Arial"/>
          <w:spacing w:val="-86"/>
          <w:w w:val="95"/>
          <w:sz w:val="20"/>
        </w:rPr>
        <w:t xml:space="preserve"> </w:t>
      </w:r>
      <w:r>
        <w:rPr>
          <w:rFonts w:ascii="Arial" w:hAnsi="Arial" w:cs="Arial"/>
          <w:w w:val="95"/>
          <w:sz w:val="20"/>
        </w:rPr>
        <w:t xml:space="preserve">tạo biến </w:t>
      </w:r>
      <w:r w:rsidRPr="001058B5">
        <w:rPr>
          <w:rFonts w:ascii="Arial" w:hAnsi="Arial" w:cs="Arial"/>
          <w:spacing w:val="-15"/>
          <w:w w:val="95"/>
          <w:sz w:val="20"/>
        </w:rPr>
        <w:t xml:space="preserve"> </w:t>
      </w:r>
      <w:r>
        <w:rPr>
          <w:rFonts w:ascii="Arial" w:hAnsi="Arial" w:cs="Arial"/>
          <w:w w:val="95"/>
          <w:sz w:val="20"/>
        </w:rPr>
        <w:t>để lưu</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6"/>
          <w:sz w:val="20"/>
        </w:rPr>
        <w:t xml:space="preserve"> </w:t>
      </w:r>
      <w:r w:rsidRPr="001058B5">
        <w:rPr>
          <w:rFonts w:ascii="Arial" w:hAnsi="Arial" w:cs="Arial"/>
          <w:sz w:val="20"/>
        </w:rPr>
        <w:t>ID,</w:t>
      </w:r>
      <w:r w:rsidRPr="001058B5">
        <w:rPr>
          <w:rFonts w:ascii="Arial" w:hAnsi="Arial" w:cs="Arial"/>
          <w:spacing w:val="-26"/>
          <w:sz w:val="20"/>
        </w:rPr>
        <w:t xml:space="preserve"> </w:t>
      </w:r>
      <w:r>
        <w:rPr>
          <w:rFonts w:ascii="Arial" w:hAnsi="Arial" w:cs="Arial"/>
          <w:sz w:val="20"/>
        </w:rPr>
        <w:t xml:space="preserve">tham chiếu cuộc gọi cho </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Pr>
          <w:rFonts w:ascii="Arial" w:hAnsi="Arial" w:cs="Arial"/>
          <w:sz w:val="20"/>
        </w:rPr>
        <w:t xml:space="preserve">xử lý  câu lệnh </w:t>
      </w:r>
      <w:r w:rsidRPr="001058B5">
        <w:rPr>
          <w:rFonts w:ascii="Arial" w:hAnsi="Arial" w:cs="Arial"/>
          <w:spacing w:val="-26"/>
          <w:sz w:val="20"/>
        </w:rPr>
        <w:t xml:space="preserve"> </w:t>
      </w:r>
      <w:r>
        <w:rPr>
          <w:rFonts w:ascii="Arial" w:hAnsi="Arial" w:cs="Arial"/>
          <w:spacing w:val="-26"/>
          <w:sz w:val="20"/>
        </w:rPr>
        <w:t xml:space="preserve"> </w:t>
      </w:r>
      <w:r w:rsidRPr="001058B5">
        <w:rPr>
          <w:rFonts w:ascii="Arial" w:hAnsi="Arial" w:cs="Arial"/>
          <w:sz w:val="20"/>
        </w:rPr>
        <w:t>,</w:t>
      </w:r>
      <w:r w:rsidRPr="001058B5">
        <w:rPr>
          <w:rFonts w:ascii="Arial" w:hAnsi="Arial" w:cs="Arial"/>
          <w:spacing w:val="-26"/>
          <w:sz w:val="20"/>
        </w:rPr>
        <w:t xml:space="preserve"> </w:t>
      </w:r>
      <w:r>
        <w:rPr>
          <w:rFonts w:ascii="Arial" w:hAnsi="Arial" w:cs="Arial"/>
          <w:sz w:val="20"/>
        </w:rPr>
        <w:t xml:space="preserve">và sử dụng câu lệnh </w:t>
      </w:r>
      <w:r w:rsidRPr="001058B5">
        <w:rPr>
          <w:rFonts w:ascii="Arial" w:hAnsi="Arial" w:cs="Arial"/>
          <w:sz w:val="20"/>
        </w:rPr>
        <w:t>SELECT.</w:t>
      </w:r>
    </w:p>
    <w:p w14:paraId="6982F124" w14:textId="77777777" w:rsidR="00257CFD" w:rsidRPr="001058B5" w:rsidRDefault="00257CFD" w:rsidP="00257CFD">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OCIStmtPrepar</w:t>
      </w:r>
      <w:r w:rsidRPr="001058B5">
        <w:rPr>
          <w:rFonts w:ascii="Arial" w:hAnsi="Arial" w:cs="Arial"/>
          <w:spacing w:val="-84"/>
          <w:sz w:val="20"/>
        </w:rPr>
        <w:t xml:space="preserve"> </w:t>
      </w:r>
      <w:r>
        <w:rPr>
          <w:rFonts w:ascii="Arial" w:hAnsi="Arial" w:cs="Arial"/>
          <w:spacing w:val="-84"/>
          <w:sz w:val="20"/>
        </w:rPr>
        <w:t xml:space="preserve">   </w:t>
      </w:r>
      <w:r>
        <w:rPr>
          <w:rFonts w:ascii="Arial" w:hAnsi="Arial" w:cs="Arial"/>
          <w:sz w:val="20"/>
        </w:rPr>
        <w:t xml:space="preserve"> chuẩn bị lleesjnh </w:t>
      </w:r>
      <w:r w:rsidRPr="001058B5">
        <w:rPr>
          <w:rFonts w:ascii="Arial" w:hAnsi="Arial" w:cs="Arial"/>
          <w:spacing w:val="-8"/>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 xml:space="preserve">để thực thi </w:t>
      </w:r>
      <w:r w:rsidRPr="001058B5">
        <w:rPr>
          <w:rFonts w:ascii="Arial" w:hAnsi="Arial" w:cs="Arial"/>
          <w:sz w:val="20"/>
        </w:rPr>
        <w:t>.</w:t>
      </w:r>
    </w:p>
    <w:p w14:paraId="5F69DB0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OCIDefineByPos</w:t>
      </w:r>
      <w:r>
        <w:rPr>
          <w:rFonts w:ascii="Arial" w:hAnsi="Arial" w:cs="Arial"/>
          <w:sz w:val="20"/>
        </w:rPr>
        <w:t xml:space="preserve"> </w:t>
      </w:r>
      <w:r w:rsidRPr="001058B5">
        <w:rPr>
          <w:rFonts w:ascii="Arial" w:hAnsi="Arial" w:cs="Arial"/>
          <w:spacing w:val="-91"/>
          <w:sz w:val="20"/>
        </w:rPr>
        <w:t xml:space="preserve"> </w:t>
      </w:r>
      <w:r>
        <w:rPr>
          <w:rFonts w:ascii="Arial" w:hAnsi="Arial" w:cs="Arial"/>
          <w:spacing w:val="-91"/>
          <w:sz w:val="20"/>
        </w:rPr>
        <w:t xml:space="preserve">  </w:t>
      </w:r>
      <w:r>
        <w:rPr>
          <w:rFonts w:ascii="Arial" w:hAnsi="Arial" w:cs="Arial"/>
          <w:sz w:val="20"/>
        </w:rPr>
        <w:t>đinh nghĩa</w:t>
      </w:r>
      <w:r w:rsidRPr="001058B5">
        <w:rPr>
          <w:rFonts w:ascii="Arial" w:hAnsi="Arial" w:cs="Arial"/>
          <w:spacing w:val="-15"/>
          <w:sz w:val="20"/>
        </w:rPr>
        <w:t xml:space="preserve"> </w:t>
      </w:r>
      <w:r w:rsidRPr="001058B5">
        <w:rPr>
          <w:rFonts w:ascii="Arial" w:hAnsi="Arial" w:cs="Arial"/>
          <w:sz w:val="20"/>
        </w:rPr>
        <w:t>output</w:t>
      </w:r>
      <w:r w:rsidRPr="001058B5">
        <w:rPr>
          <w:rFonts w:ascii="Arial" w:hAnsi="Arial" w:cs="Arial"/>
          <w:spacing w:val="-15"/>
          <w:sz w:val="20"/>
        </w:rPr>
        <w:t xml:space="preserve"> </w:t>
      </w:r>
      <w:r>
        <w:rPr>
          <w:rFonts w:ascii="Arial" w:hAnsi="Arial" w:cs="Arial"/>
          <w:sz w:val="20"/>
        </w:rPr>
        <w:t xml:space="preserve">biến </w:t>
      </w:r>
      <w:r w:rsidRPr="001058B5">
        <w:rPr>
          <w:rFonts w:ascii="Arial" w:hAnsi="Arial" w:cs="Arial"/>
          <w:sz w:val="20"/>
        </w:rPr>
        <w:t>client</w:t>
      </w:r>
      <w:r>
        <w:rPr>
          <w:rFonts w:ascii="Arial" w:hAnsi="Arial" w:cs="Arial"/>
          <w:sz w:val="20"/>
        </w:rPr>
        <w:t xml:space="preserve"> </w:t>
      </w:r>
      <w:r w:rsidRPr="001058B5">
        <w:rPr>
          <w:rFonts w:ascii="Arial" w:hAnsi="Arial" w:cs="Arial"/>
          <w:sz w:val="20"/>
        </w:rPr>
        <w:t>id</w:t>
      </w:r>
      <w:r>
        <w:rPr>
          <w:rFonts w:ascii="Arial" w:hAnsi="Arial" w:cs="Arial"/>
          <w:sz w:val="20"/>
        </w:rPr>
        <w:t xml:space="preserve"> </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cho </w:t>
      </w:r>
      <w:r w:rsidRPr="001058B5">
        <w:rPr>
          <w:rFonts w:ascii="Arial" w:hAnsi="Arial" w:cs="Arial"/>
          <w:spacing w:val="-15"/>
          <w:sz w:val="20"/>
        </w:rPr>
        <w:t xml:space="preserve"> </w:t>
      </w:r>
      <w:r w:rsidRPr="001058B5">
        <w:rPr>
          <w:rFonts w:ascii="Arial" w:hAnsi="Arial" w:cs="Arial"/>
          <w:sz w:val="20"/>
        </w:rPr>
        <w:t>client</w:t>
      </w:r>
      <w:r w:rsidRPr="001058B5">
        <w:rPr>
          <w:rFonts w:ascii="Arial" w:hAnsi="Arial" w:cs="Arial"/>
          <w:spacing w:val="-15"/>
          <w:sz w:val="20"/>
        </w:rPr>
        <w:t xml:space="preserve"> </w:t>
      </w:r>
      <w:r w:rsidRPr="001058B5">
        <w:rPr>
          <w:rFonts w:ascii="Arial" w:hAnsi="Arial" w:cs="Arial"/>
          <w:sz w:val="20"/>
        </w:rPr>
        <w:t>session</w:t>
      </w:r>
      <w:r w:rsidRPr="001058B5">
        <w:rPr>
          <w:rFonts w:ascii="Arial" w:hAnsi="Arial" w:cs="Arial"/>
          <w:spacing w:val="-15"/>
          <w:sz w:val="20"/>
        </w:rPr>
        <w:t xml:space="preserve"> </w:t>
      </w:r>
      <w:r w:rsidRPr="001058B5">
        <w:rPr>
          <w:rFonts w:ascii="Arial" w:hAnsi="Arial" w:cs="Arial"/>
          <w:sz w:val="20"/>
        </w:rPr>
        <w:t>ID.</w:t>
      </w:r>
    </w:p>
    <w:p w14:paraId="7B056DEA"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OCIStmtExecute</w:t>
      </w:r>
      <w:r>
        <w:rPr>
          <w:rFonts w:ascii="Arial" w:hAnsi="Arial" w:cs="Arial"/>
          <w:sz w:val="20"/>
        </w:rPr>
        <w:t xml:space="preserve"> </w:t>
      </w:r>
      <w:r w:rsidRPr="001058B5">
        <w:rPr>
          <w:rFonts w:ascii="Arial" w:hAnsi="Arial" w:cs="Arial"/>
          <w:spacing w:val="-85"/>
          <w:sz w:val="20"/>
        </w:rPr>
        <w:t xml:space="preserve"> </w:t>
      </w:r>
      <w:r>
        <w:rPr>
          <w:rFonts w:ascii="Arial" w:hAnsi="Arial" w:cs="Arial"/>
          <w:sz w:val="20"/>
        </w:rPr>
        <w:t xml:space="preserve">thực thi câu lệnh trong biến </w:t>
      </w:r>
      <w:r w:rsidRPr="001058B5">
        <w:rPr>
          <w:rFonts w:ascii="Arial" w:hAnsi="Arial" w:cs="Arial"/>
          <w:spacing w:val="-9"/>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5"/>
          <w:sz w:val="20"/>
        </w:rPr>
        <w:t xml:space="preserve"> </w:t>
      </w:r>
      <w:r w:rsidRPr="001058B5">
        <w:rPr>
          <w:rFonts w:ascii="Arial" w:hAnsi="Arial" w:cs="Arial"/>
          <w:sz w:val="20"/>
        </w:rPr>
        <w:t>.</w:t>
      </w:r>
    </w:p>
    <w:p w14:paraId="1A56B54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printf</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 xml:space="preserve"> </w:t>
      </w:r>
      <w:r w:rsidRPr="001058B5">
        <w:rPr>
          <w:rFonts w:ascii="Arial" w:hAnsi="Arial" w:cs="Arial"/>
          <w:sz w:val="20"/>
        </w:rPr>
        <w:t>output</w:t>
      </w:r>
      <w:r w:rsidRPr="001058B5">
        <w:rPr>
          <w:rFonts w:ascii="Arial" w:hAnsi="Arial" w:cs="Arial"/>
          <w:spacing w:val="-4"/>
          <w:sz w:val="20"/>
        </w:rPr>
        <w:t xml:space="preserve"> </w:t>
      </w:r>
      <w:r>
        <w:rPr>
          <w:rFonts w:ascii="Arial" w:hAnsi="Arial" w:cs="Arial"/>
          <w:spacing w:val="-4"/>
          <w:sz w:val="20"/>
        </w:rPr>
        <w:t xml:space="preserve"> </w:t>
      </w:r>
      <w:r>
        <w:rPr>
          <w:rFonts w:ascii="Arial" w:hAnsi="Arial" w:cs="Arial"/>
          <w:sz w:val="20"/>
        </w:rPr>
        <w:t xml:space="preserve">định dạng </w:t>
      </w:r>
      <w:r w:rsidRPr="001058B5">
        <w:rPr>
          <w:rFonts w:ascii="Arial" w:hAnsi="Arial" w:cs="Arial"/>
          <w:spacing w:val="-4"/>
          <w:sz w:val="20"/>
        </w:rPr>
        <w:t xml:space="preserve"> </w:t>
      </w:r>
      <w:r>
        <w:rPr>
          <w:rFonts w:ascii="Arial" w:hAnsi="Arial" w:cs="Arial"/>
          <w:sz w:val="20"/>
        </w:rPr>
        <w:t xml:space="preserve">cho </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ID.</w:t>
      </w:r>
    </w:p>
    <w:p w14:paraId="0B76183A" w14:textId="77777777" w:rsidR="00257CFD" w:rsidRPr="001058B5" w:rsidRDefault="00257CFD" w:rsidP="00257CFD">
      <w:pPr>
        <w:pStyle w:val="BodyText"/>
        <w:spacing w:before="11"/>
        <w:rPr>
          <w:rFonts w:ascii="Arial" w:hAnsi="Arial" w:cs="Arial"/>
          <w:sz w:val="22"/>
        </w:rPr>
      </w:pPr>
    </w:p>
    <w:p w14:paraId="4C8C26F6" w14:textId="77777777" w:rsidR="00257CFD" w:rsidRPr="001058B5" w:rsidRDefault="00257CFD" w:rsidP="00257CFD">
      <w:pPr>
        <w:pStyle w:val="Heading6"/>
      </w:pPr>
      <w:bookmarkStart w:id="1043" w:name="Setting_the_Client_Session_ID_Using_a_Mi"/>
      <w:bookmarkStart w:id="1044" w:name="_bookmark1296"/>
      <w:bookmarkEnd w:id="1043"/>
      <w:bookmarkEnd w:id="1044"/>
      <w:r>
        <w:t xml:space="preserve">Thiết lập </w:t>
      </w:r>
      <w:r w:rsidRPr="001058B5">
        <w:t xml:space="preserve"> Client Session </w:t>
      </w:r>
      <w:r>
        <w:t xml:space="preserve">bằng ứng  dụng </w:t>
      </w:r>
      <w:r w:rsidRPr="001058B5">
        <w:t xml:space="preserve"> Middle-Tier </w:t>
      </w:r>
    </w:p>
    <w:p w14:paraId="37BF868E" w14:textId="77777777" w:rsidR="00257CFD" w:rsidRPr="00BB0A7C"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Sau khi bạn sử dụng cuộc gọi OCIStmtExecute để truy xuất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BB0A7C">
        <w:rPr>
          <w:rFonts w:ascii="Arial" w:hAnsi="Arial" w:cs="Arial"/>
        </w:rPr>
        <w:t xml:space="preserve"> , bạn đã sẵn sàng </w:t>
      </w:r>
      <w:r>
        <w:rPr>
          <w:rFonts w:ascii="Arial" w:hAnsi="Arial" w:cs="Arial"/>
        </w:rPr>
        <w:t>thiết lập</w:t>
      </w:r>
      <w:r w:rsidRPr="00BB0A7C">
        <w:rPr>
          <w:rFonts w:ascii="Arial" w:hAnsi="Arial" w:cs="Arial"/>
        </w:rPr>
        <w:t xml:space="preserve"> ID này.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DBMS_SESSION.SET_CONTEXT</w:t>
      </w:r>
      <w:r>
        <w:rPr>
          <w:rFonts w:ascii="Arial" w:hAnsi="Arial" w:cs="Arial"/>
          <w:w w:val="95"/>
        </w:rPr>
        <w:t xml:space="preserve"> </w:t>
      </w:r>
      <w:r w:rsidRPr="001058B5">
        <w:rPr>
          <w:rFonts w:ascii="Arial" w:hAnsi="Arial" w:cs="Arial"/>
          <w:spacing w:val="-77"/>
          <w:w w:val="95"/>
        </w:rPr>
        <w:t xml:space="preserve"> </w:t>
      </w:r>
      <w:r w:rsidRPr="001058B5">
        <w:rPr>
          <w:rFonts w:ascii="Arial" w:hAnsi="Arial" w:cs="Arial"/>
          <w:w w:val="95"/>
        </w:rPr>
        <w:t>procedure</w:t>
      </w:r>
      <w:r w:rsidRPr="001058B5">
        <w:rPr>
          <w:rFonts w:ascii="Arial" w:hAnsi="Arial" w:cs="Arial"/>
          <w:spacing w:val="-4"/>
          <w:w w:val="95"/>
        </w:rPr>
        <w:t xml:space="preserve"> </w:t>
      </w:r>
      <w:r>
        <w:rPr>
          <w:rFonts w:ascii="Arial" w:hAnsi="Arial" w:cs="Arial"/>
          <w:spacing w:val="-4"/>
          <w:w w:val="95"/>
        </w:rPr>
        <w:t xml:space="preserve"> </w:t>
      </w:r>
      <w:r w:rsidRPr="00BB0A7C">
        <w:rPr>
          <w:rFonts w:ascii="Arial" w:hAnsi="Arial" w:cs="Arial"/>
        </w:rPr>
        <w:t>trong PL / SQL</w:t>
      </w:r>
      <w:r>
        <w:rPr>
          <w:rFonts w:ascii="Arial" w:hAnsi="Arial" w:cs="Arial"/>
        </w:rPr>
        <w:t xml:space="preserve"> package  </w:t>
      </w:r>
      <w:r w:rsidRPr="00BB0A7C">
        <w:rPr>
          <w:rFonts w:ascii="Arial" w:hAnsi="Arial" w:cs="Arial"/>
        </w:rPr>
        <w:t xml:space="preserve"> phía máy chủ sau đó</w:t>
      </w:r>
      <w:r>
        <w:rPr>
          <w:rFonts w:ascii="Arial" w:hAnsi="Arial" w:cs="Arial"/>
        </w:rPr>
        <w:t xml:space="preserve"> thiết lập </w:t>
      </w:r>
      <w:r w:rsidRPr="00BB0A7C">
        <w:rPr>
          <w:rFonts w:ascii="Arial" w:hAnsi="Arial" w:cs="Arial"/>
        </w:rPr>
        <w:t xml:space="preserve"> </w:t>
      </w:r>
      <w:r w:rsidRPr="001058B5">
        <w:rPr>
          <w:rFonts w:ascii="Arial" w:hAnsi="Arial" w:cs="Arial"/>
        </w:rPr>
        <w:t xml:space="preserve">session ID </w:t>
      </w:r>
      <w:r w:rsidRPr="00BB0A7C">
        <w:rPr>
          <w:rFonts w:ascii="Arial" w:hAnsi="Arial" w:cs="Arial"/>
        </w:rPr>
        <w:t xml:space="preserve">này và tùy chọn, ghi đè các giá trị </w:t>
      </w:r>
      <w:r w:rsidRPr="001058B5">
        <w:rPr>
          <w:rFonts w:ascii="Arial" w:hAnsi="Arial" w:cs="Arial"/>
        </w:rPr>
        <w:t>application context</w:t>
      </w:r>
      <w:r w:rsidRPr="00BB0A7C">
        <w:rPr>
          <w:rFonts w:ascii="Arial" w:hAnsi="Arial" w:cs="Arial"/>
        </w:rPr>
        <w:t>.</w:t>
      </w:r>
    </w:p>
    <w:p w14:paraId="4999D199" w14:textId="77777777" w:rsidR="00257CFD" w:rsidRPr="00BB0A7C" w:rsidRDefault="00257CFD" w:rsidP="00257CFD">
      <w:pPr>
        <w:pStyle w:val="BodyText"/>
        <w:spacing w:before="57" w:line="230" w:lineRule="auto"/>
        <w:ind w:left="2260" w:right="295" w:hanging="1"/>
        <w:rPr>
          <w:rFonts w:ascii="Arial" w:hAnsi="Arial" w:cs="Arial"/>
        </w:rPr>
      </w:pPr>
    </w:p>
    <w:p w14:paraId="2D0AB685" w14:textId="77777777" w:rsidR="00257CFD"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Đảm bảo rằng </w:t>
      </w:r>
      <w:r>
        <w:rPr>
          <w:rFonts w:ascii="Arial" w:hAnsi="Arial" w:cs="Arial"/>
        </w:rPr>
        <w:t>code</w:t>
      </w:r>
      <w:r w:rsidRPr="00BB0A7C">
        <w:rPr>
          <w:rFonts w:ascii="Arial" w:hAnsi="Arial" w:cs="Arial"/>
        </w:rPr>
        <w:t xml:space="preserve"> ứng dụng </w:t>
      </w:r>
      <w:r w:rsidRPr="001058B5">
        <w:rPr>
          <w:rFonts w:ascii="Arial" w:hAnsi="Arial" w:cs="Arial"/>
        </w:rPr>
        <w:t>middle-tier</w:t>
      </w:r>
      <w:r w:rsidRPr="001058B5">
        <w:rPr>
          <w:rFonts w:ascii="Arial" w:hAnsi="Arial" w:cs="Arial"/>
          <w:spacing w:val="-4"/>
        </w:rPr>
        <w:t xml:space="preserve"> </w:t>
      </w:r>
      <w:r w:rsidRPr="00BB0A7C">
        <w:rPr>
          <w:rFonts w:ascii="Arial" w:hAnsi="Arial" w:cs="Arial"/>
        </w:rPr>
        <w:t xml:space="preserve">kiểm tra giá trị </w:t>
      </w:r>
      <w:r w:rsidRPr="001058B5">
        <w:rPr>
          <w:rFonts w:ascii="Arial" w:hAnsi="Arial" w:cs="Arial"/>
        </w:rPr>
        <w:t>client</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5"/>
        </w:rPr>
        <w:t xml:space="preserve"> </w:t>
      </w:r>
      <w:r w:rsidRPr="001058B5">
        <w:rPr>
          <w:rFonts w:ascii="Arial" w:hAnsi="Arial" w:cs="Arial"/>
        </w:rPr>
        <w:t>ID</w:t>
      </w:r>
      <w:r w:rsidRPr="001058B5">
        <w:rPr>
          <w:rFonts w:ascii="Arial" w:hAnsi="Arial" w:cs="Arial"/>
          <w:spacing w:val="-4"/>
        </w:rPr>
        <w:t xml:space="preserve"> </w:t>
      </w:r>
      <w:r w:rsidRPr="00BB0A7C">
        <w:rPr>
          <w:rFonts w:ascii="Arial" w:hAnsi="Arial" w:cs="Arial"/>
        </w:rPr>
        <w:t xml:space="preserve">(ví dụ, giá trị được viết cho user_id trong các ví dụ trước) khớp với cài đặt </w:t>
      </w:r>
      <w:r w:rsidRPr="001058B5">
        <w:rPr>
          <w:rFonts w:ascii="Arial" w:hAnsi="Arial" w:cs="Arial"/>
        </w:rPr>
        <w:t>client</w:t>
      </w:r>
      <w:r w:rsidRPr="00C60594">
        <w:rPr>
          <w:rFonts w:ascii="Arial" w:hAnsi="Arial" w:cs="Arial"/>
          <w:sz w:val="22"/>
          <w:szCs w:val="22"/>
        </w:rPr>
        <w:t xml:space="preserve">_ </w:t>
      </w:r>
      <w:r w:rsidRPr="001058B5">
        <w:rPr>
          <w:rFonts w:ascii="Arial" w:hAnsi="Arial" w:cs="Arial"/>
        </w:rPr>
        <w:t>id</w:t>
      </w:r>
      <w:r>
        <w:rPr>
          <w:rFonts w:ascii="Arial" w:hAnsi="Arial" w:cs="Arial"/>
        </w:rPr>
        <w:t xml:space="preserve"> </w:t>
      </w:r>
      <w:r w:rsidRPr="001058B5">
        <w:rPr>
          <w:rFonts w:ascii="Arial" w:hAnsi="Arial" w:cs="Arial"/>
          <w:spacing w:val="-99"/>
        </w:rPr>
        <w:t xml:space="preserve"> </w:t>
      </w:r>
      <w:r>
        <w:rPr>
          <w:rFonts w:ascii="Arial" w:hAnsi="Arial" w:cs="Arial"/>
          <w:spacing w:val="-99"/>
        </w:rPr>
        <w:t xml:space="preserve"> </w:t>
      </w:r>
      <w:r w:rsidRPr="00BB0A7C">
        <w:rPr>
          <w:rFonts w:ascii="Arial" w:hAnsi="Arial" w:cs="Arial"/>
        </w:rPr>
        <w:t xml:space="preserve">được xác định trong </w:t>
      </w:r>
      <w:r w:rsidRPr="001058B5">
        <w:rPr>
          <w:rFonts w:ascii="Arial" w:hAnsi="Arial" w:cs="Arial"/>
        </w:rPr>
        <w:t>the</w:t>
      </w:r>
      <w:r w:rsidRPr="001058B5">
        <w:rPr>
          <w:rFonts w:ascii="Arial" w:hAnsi="Arial" w:cs="Arial"/>
          <w:spacing w:val="-24"/>
        </w:rPr>
        <w:t xml:space="preserve"> </w:t>
      </w:r>
      <w:r w:rsidRPr="001058B5">
        <w:rPr>
          <w:rFonts w:ascii="Arial" w:hAnsi="Arial" w:cs="Arial"/>
        </w:rPr>
        <w:t>server-side</w:t>
      </w:r>
      <w:r w:rsidRPr="001058B5">
        <w:rPr>
          <w:rFonts w:ascii="Arial" w:hAnsi="Arial" w:cs="Arial"/>
          <w:spacing w:val="-25"/>
        </w:rPr>
        <w:t xml:space="preserve"> </w:t>
      </w:r>
      <w:r w:rsidRPr="001058B5">
        <w:rPr>
          <w:rFonts w:ascii="Arial" w:hAnsi="Arial" w:cs="Arial"/>
        </w:rPr>
        <w:t>DBMS_SESSION.SET_CONTEXT</w:t>
      </w:r>
      <w:r w:rsidRPr="001058B5">
        <w:rPr>
          <w:rFonts w:ascii="Arial" w:hAnsi="Arial" w:cs="Arial"/>
          <w:spacing w:val="-98"/>
        </w:rPr>
        <w:t xml:space="preserve"> </w:t>
      </w:r>
      <w:r w:rsidRPr="001058B5">
        <w:rPr>
          <w:rFonts w:ascii="Arial" w:hAnsi="Arial" w:cs="Arial"/>
        </w:rPr>
        <w:t>procedure</w:t>
      </w:r>
      <w:r w:rsidRPr="00BB0A7C">
        <w:rPr>
          <w:rFonts w:ascii="Arial" w:hAnsi="Arial" w:cs="Arial"/>
        </w:rPr>
        <w:t>. Trình tự các cuộc gọi ở phía máy chủ ứng dụng phải như sau:</w:t>
      </w:r>
    </w:p>
    <w:p w14:paraId="0F08E14A"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Nhận client</w:t>
      </w:r>
      <w:r w:rsidRPr="00C60594">
        <w:rPr>
          <w:rFonts w:ascii="Arial" w:hAnsi="Arial" w:cs="Arial"/>
          <w:b/>
          <w:spacing w:val="-3"/>
          <w:sz w:val="20"/>
        </w:rPr>
        <w:t xml:space="preserve"> </w:t>
      </w:r>
      <w:r w:rsidRPr="00C60594">
        <w:rPr>
          <w:rFonts w:ascii="Arial" w:hAnsi="Arial" w:cs="Arial"/>
          <w:b/>
          <w:sz w:val="20"/>
        </w:rPr>
        <w:t>session</w:t>
      </w:r>
      <w:r w:rsidRPr="00C60594">
        <w:rPr>
          <w:rFonts w:ascii="Arial" w:hAnsi="Arial" w:cs="Arial"/>
          <w:b/>
          <w:spacing w:val="-3"/>
          <w:sz w:val="20"/>
        </w:rPr>
        <w:t xml:space="preserve"> </w:t>
      </w:r>
      <w:r w:rsidRPr="00C60594">
        <w:rPr>
          <w:rFonts w:ascii="Arial" w:hAnsi="Arial" w:cs="Arial"/>
          <w:b/>
          <w:sz w:val="20"/>
        </w:rPr>
        <w:t>ID hiện tại</w:t>
      </w:r>
      <w:r w:rsidRPr="00C60594">
        <w:rPr>
          <w:rFonts w:ascii="Arial" w:hAnsi="Arial" w:cs="Arial"/>
          <w:sz w:val="20"/>
        </w:rPr>
        <w:t xml:space="preserve">. </w:t>
      </w:r>
      <w:r>
        <w:rPr>
          <w:rFonts w:ascii="Arial" w:hAnsi="Arial" w:cs="Arial"/>
          <w:sz w:val="20"/>
        </w:rPr>
        <w:t>S</w:t>
      </w:r>
      <w:r w:rsidRPr="001058B5">
        <w:rPr>
          <w:rFonts w:ascii="Arial" w:hAnsi="Arial" w:cs="Arial"/>
          <w:sz w:val="20"/>
        </w:rPr>
        <w:t>ession</w:t>
      </w:r>
      <w:r w:rsidRPr="00C60594">
        <w:rPr>
          <w:rFonts w:ascii="Arial" w:hAnsi="Arial" w:cs="Arial"/>
          <w:sz w:val="20"/>
        </w:rPr>
        <w:t xml:space="preserve"> này phải có ID này, nhưng nó an toàn hơn để đảm bảo rằng nó thực sự có giá trị chính xác.</w:t>
      </w:r>
    </w:p>
    <w:p w14:paraId="62B7869C"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 xml:space="preserve"> Xóa client</w:t>
      </w:r>
      <w:r w:rsidRPr="00C60594">
        <w:rPr>
          <w:rFonts w:ascii="Arial" w:hAnsi="Arial" w:cs="Arial"/>
          <w:b/>
          <w:spacing w:val="-4"/>
          <w:sz w:val="20"/>
        </w:rPr>
        <w:t xml:space="preserve"> </w:t>
      </w:r>
      <w:r w:rsidRPr="00C60594">
        <w:rPr>
          <w:rFonts w:ascii="Arial" w:hAnsi="Arial" w:cs="Arial"/>
          <w:b/>
          <w:sz w:val="20"/>
        </w:rPr>
        <w:t>session</w:t>
      </w:r>
      <w:r w:rsidRPr="00C60594">
        <w:rPr>
          <w:rFonts w:ascii="Arial" w:hAnsi="Arial" w:cs="Arial"/>
          <w:b/>
          <w:spacing w:val="-4"/>
          <w:sz w:val="20"/>
        </w:rPr>
        <w:t xml:space="preserve"> </w:t>
      </w:r>
      <w:r w:rsidRPr="00C60594">
        <w:rPr>
          <w:rFonts w:ascii="Arial" w:hAnsi="Arial" w:cs="Arial"/>
          <w:b/>
          <w:sz w:val="20"/>
        </w:rPr>
        <w:t>ID hiện tại</w:t>
      </w:r>
      <w:r w:rsidRPr="00C60594">
        <w:rPr>
          <w:rFonts w:ascii="Arial" w:hAnsi="Arial" w:cs="Arial"/>
          <w:sz w:val="20"/>
        </w:rPr>
        <w:t>. Điều này chuẩn bị ứng dụng để phục vụ một yêu cầu từ một người dùng cuối khác.</w:t>
      </w:r>
    </w:p>
    <w:p w14:paraId="35B3E763"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sectPr w:rsidR="00257CFD" w:rsidRPr="00C60594">
          <w:pgSz w:w="12240" w:h="15840"/>
          <w:pgMar w:top="840" w:right="1060" w:bottom="860" w:left="1100" w:header="549" w:footer="663" w:gutter="0"/>
          <w:cols w:space="720"/>
        </w:sectPr>
      </w:pPr>
      <w:r w:rsidRPr="00C60594">
        <w:rPr>
          <w:rFonts w:ascii="Arial" w:hAnsi="Arial" w:cs="Arial"/>
          <w:b/>
          <w:sz w:val="20"/>
        </w:rPr>
        <w:t>Thiết lập  client session ID mới hoặc client session ID đã được gán cho người dùng cuối</w:t>
      </w:r>
      <w:r w:rsidRPr="00C60594">
        <w:rPr>
          <w:rFonts w:ascii="Arial" w:hAnsi="Arial" w:cs="Arial"/>
          <w:sz w:val="20"/>
        </w:rPr>
        <w:t xml:space="preserve">. Điều này đảm bảo rằng </w:t>
      </w:r>
      <w:r w:rsidRPr="001058B5">
        <w:rPr>
          <w:rFonts w:ascii="Arial" w:hAnsi="Arial" w:cs="Arial"/>
          <w:sz w:val="20"/>
        </w:rPr>
        <w:t>session</w:t>
      </w:r>
      <w:r w:rsidRPr="00C60594">
        <w:rPr>
          <w:rFonts w:ascii="Arial" w:hAnsi="Arial" w:cs="Arial"/>
          <w:sz w:val="20"/>
        </w:rPr>
        <w:t xml:space="preserve"> đang sử dụng một bộ giá trị </w:t>
      </w:r>
      <w:r w:rsidRPr="001058B5">
        <w:rPr>
          <w:rFonts w:ascii="Arial" w:hAnsi="Arial" w:cs="Arial"/>
          <w:sz w:val="20"/>
        </w:rPr>
        <w:t>global application context</w:t>
      </w:r>
      <w:r w:rsidRPr="001058B5">
        <w:rPr>
          <w:rFonts w:ascii="Arial" w:hAnsi="Arial" w:cs="Arial"/>
          <w:spacing w:val="-1"/>
          <w:sz w:val="20"/>
        </w:rPr>
        <w:t xml:space="preserve"> </w:t>
      </w:r>
      <w:r w:rsidRPr="00C60594">
        <w:rPr>
          <w:rFonts w:ascii="Arial" w:hAnsi="Arial" w:cs="Arial"/>
          <w:sz w:val="20"/>
        </w:rPr>
        <w:t>khác.</w:t>
      </w:r>
    </w:p>
    <w:p w14:paraId="51C09D33" w14:textId="77777777" w:rsidR="00257CFD" w:rsidRPr="001058B5" w:rsidRDefault="00257CFD" w:rsidP="00257CFD">
      <w:pPr>
        <w:pStyle w:val="BodyText"/>
        <w:spacing w:before="5"/>
        <w:rPr>
          <w:rFonts w:ascii="Arial" w:hAnsi="Arial" w:cs="Arial"/>
          <w:sz w:val="25"/>
        </w:rPr>
      </w:pPr>
    </w:p>
    <w:p w14:paraId="655B9E5E" w14:textId="77777777" w:rsidR="00257CFD" w:rsidRPr="00C60594" w:rsidRDefault="00257CFD" w:rsidP="00257CFD">
      <w:pPr>
        <w:pStyle w:val="BodyText"/>
        <w:spacing w:before="99" w:line="232" w:lineRule="auto"/>
        <w:ind w:left="1660" w:right="697"/>
        <w:rPr>
          <w:rFonts w:ascii="Arial" w:hAnsi="Arial" w:cs="Arial"/>
        </w:rPr>
      </w:pPr>
    </w:p>
    <w:p w14:paraId="06D76B1F" w14:textId="77777777" w:rsidR="00257CFD" w:rsidRDefault="00257CFD" w:rsidP="00257CFD">
      <w:pPr>
        <w:pStyle w:val="BodyText"/>
        <w:spacing w:before="99" w:line="232" w:lineRule="auto"/>
        <w:ind w:left="1660" w:right="697"/>
        <w:rPr>
          <w:rFonts w:ascii="Arial" w:hAnsi="Arial" w:cs="Arial"/>
        </w:rPr>
      </w:pPr>
      <w:r w:rsidRPr="00C60594">
        <w:rPr>
          <w:rFonts w:ascii="Arial" w:hAnsi="Arial" w:cs="Arial"/>
        </w:rPr>
        <w:t xml:space="preserve">Bạn có thể sử dụng các phương thức sau để đặt </w:t>
      </w:r>
      <w:r w:rsidRPr="001058B5">
        <w:rPr>
          <w:rFonts w:ascii="Arial" w:hAnsi="Arial" w:cs="Arial"/>
        </w:rPr>
        <w:t xml:space="preserve">client session ID </w:t>
      </w:r>
      <w:r w:rsidRPr="00C60594">
        <w:rPr>
          <w:rFonts w:ascii="Arial" w:hAnsi="Arial" w:cs="Arial"/>
        </w:rPr>
        <w:t>ở phía máy chủ ứng dụng</w:t>
      </w:r>
    </w:p>
    <w:p w14:paraId="1135381E" w14:textId="77777777" w:rsidR="00257CFD" w:rsidRPr="00C60594" w:rsidRDefault="00257CFD" w:rsidP="00257CFD">
      <w:pPr>
        <w:pStyle w:val="ListParagraph"/>
        <w:numPr>
          <w:ilvl w:val="1"/>
          <w:numId w:val="137"/>
        </w:numPr>
        <w:tabs>
          <w:tab w:val="left" w:pos="2020"/>
        </w:tabs>
        <w:spacing w:before="121" w:line="228" w:lineRule="auto"/>
        <w:ind w:right="783"/>
        <w:rPr>
          <w:rFonts w:ascii="Arial" w:hAnsi="Arial" w:cs="Arial"/>
          <w:sz w:val="20"/>
        </w:rPr>
      </w:pPr>
      <w:r w:rsidRPr="001058B5">
        <w:rPr>
          <w:rFonts w:ascii="Arial" w:hAnsi="Arial" w:cs="Arial"/>
          <w:b/>
          <w:sz w:val="20"/>
        </w:rPr>
        <w:t>Oracle Call Interface</w:t>
      </w:r>
      <w:r w:rsidRPr="00C60594">
        <w:rPr>
          <w:rFonts w:ascii="Arial" w:hAnsi="Arial" w:cs="Arial"/>
          <w:sz w:val="20"/>
        </w:rPr>
        <w:t xml:space="preserve"> </w:t>
      </w:r>
      <w:r>
        <w:rPr>
          <w:rFonts w:ascii="Arial" w:hAnsi="Arial" w:cs="Arial"/>
          <w:sz w:val="20"/>
        </w:rPr>
        <w:t>.</w:t>
      </w:r>
      <w:r w:rsidRPr="00C60594">
        <w:rPr>
          <w:rFonts w:ascii="Arial" w:hAnsi="Arial" w:cs="Arial"/>
          <w:sz w:val="20"/>
        </w:rPr>
        <w:t xml:space="preserve">Đặt thuộc tính OCI_ATTR_CLIENT_IDENTIFIER trong cuộc gọi OCIAttrSet OCI. Thuộc tính này </w:t>
      </w:r>
      <w:r>
        <w:rPr>
          <w:rFonts w:ascii="Arial" w:hAnsi="Arial" w:cs="Arial"/>
          <w:sz w:val="20"/>
        </w:rPr>
        <w:t xml:space="preserve">thiết lập </w:t>
      </w:r>
      <w:r w:rsidRPr="00C60594">
        <w:rPr>
          <w:rFonts w:ascii="Arial" w:hAnsi="Arial" w:cs="Arial"/>
          <w:sz w:val="20"/>
        </w:rPr>
        <w:t xml:space="preserve"> định danh </w:t>
      </w:r>
      <w:r w:rsidRPr="001058B5">
        <w:rPr>
          <w:rFonts w:ascii="Arial" w:hAnsi="Arial" w:cs="Arial"/>
          <w:sz w:val="20"/>
        </w:rPr>
        <w:t>client</w:t>
      </w:r>
      <w:r w:rsidRPr="00C60594">
        <w:rPr>
          <w:rFonts w:ascii="Arial" w:hAnsi="Arial" w:cs="Arial"/>
          <w:sz w:val="20"/>
        </w:rPr>
        <w:t xml:space="preserve"> trong trình xử lý </w:t>
      </w:r>
      <w:r w:rsidRPr="001058B5">
        <w:rPr>
          <w:rFonts w:ascii="Arial" w:hAnsi="Arial" w:cs="Arial"/>
          <w:sz w:val="20"/>
        </w:rPr>
        <w:t>session</w:t>
      </w:r>
      <w:r w:rsidRPr="00C60594">
        <w:rPr>
          <w:rFonts w:ascii="Arial" w:hAnsi="Arial" w:cs="Arial"/>
          <w:sz w:val="20"/>
        </w:rPr>
        <w:t xml:space="preserve"> để theo dõi danh tính người dùng cuối.</w:t>
      </w:r>
    </w:p>
    <w:p w14:paraId="41B67EB0" w14:textId="77777777" w:rsidR="00257CFD" w:rsidRPr="00C60594" w:rsidRDefault="00257CFD" w:rsidP="00257CFD">
      <w:pPr>
        <w:pStyle w:val="ListParagraph"/>
        <w:tabs>
          <w:tab w:val="left" w:pos="2020"/>
        </w:tabs>
        <w:spacing w:before="121" w:line="228" w:lineRule="auto"/>
        <w:ind w:left="2019" w:right="783" w:firstLine="0"/>
        <w:rPr>
          <w:rFonts w:ascii="Arial" w:hAnsi="Arial" w:cs="Arial"/>
          <w:sz w:val="20"/>
        </w:rPr>
      </w:pPr>
      <w:r w:rsidRPr="00C60594">
        <w:rPr>
          <w:rFonts w:ascii="Arial" w:hAnsi="Arial" w:cs="Arial"/>
          <w:sz w:val="20"/>
        </w:rPr>
        <w:t>Ví dụ sau đây cho thấy cách sử dụng OCIAttrSet với tham số ATTR_CLIENT_ IDENTIFIER. Cài đặt user</w:t>
      </w:r>
      <w:r w:rsidRPr="00BC7821">
        <w:rPr>
          <w:rFonts w:ascii="Arial" w:hAnsi="Arial" w:cs="Arial"/>
          <w:sz w:val="24"/>
          <w:szCs w:val="24"/>
        </w:rPr>
        <w:t>_</w:t>
      </w:r>
      <w:r w:rsidRPr="00C60594">
        <w:rPr>
          <w:rFonts w:ascii="Arial" w:hAnsi="Arial" w:cs="Arial"/>
          <w:sz w:val="20"/>
        </w:rPr>
        <w:t>id đề cập đến một biến lưu trữ ID của người dùng đang đăng nhập.</w:t>
      </w:r>
    </w:p>
    <w:p w14:paraId="1126EABA" w14:textId="77777777" w:rsidR="00257CFD" w:rsidRPr="001058B5" w:rsidRDefault="00257CFD" w:rsidP="00257CFD">
      <w:pPr>
        <w:spacing w:before="144" w:line="259" w:lineRule="auto"/>
        <w:ind w:left="3038" w:right="2495" w:hanging="1019"/>
        <w:rPr>
          <w:rFonts w:ascii="Arial" w:hAnsi="Arial" w:cs="Arial"/>
          <w:sz w:val="18"/>
        </w:rPr>
      </w:pPr>
      <w:r w:rsidRPr="001058B5">
        <w:rPr>
          <w:rFonts w:ascii="Arial" w:hAnsi="Arial" w:cs="Arial"/>
          <w:w w:val="85"/>
          <w:sz w:val="18"/>
        </w:rPr>
        <w:t xml:space="preserve">OCIAttrSet((void *)session_handle, (ub4) OCI_HTYPE_SESSION, </w:t>
      </w:r>
      <w:r w:rsidRPr="001058B5">
        <w:rPr>
          <w:rFonts w:ascii="Arial" w:hAnsi="Arial" w:cs="Arial"/>
          <w:w w:val="95"/>
          <w:sz w:val="18"/>
        </w:rPr>
        <w:t>(void *) user_id, (ub4)strlen(user_id), OCI_ATTR_CLIENT_IDENTIFIER,</w:t>
      </w:r>
      <w:r w:rsidRPr="001058B5">
        <w:rPr>
          <w:rFonts w:ascii="Arial" w:hAnsi="Arial" w:cs="Arial"/>
          <w:spacing w:val="-70"/>
          <w:w w:val="95"/>
          <w:sz w:val="18"/>
        </w:rPr>
        <w:t xml:space="preserve"> </w:t>
      </w:r>
      <w:r w:rsidRPr="001058B5">
        <w:rPr>
          <w:rFonts w:ascii="Arial" w:hAnsi="Arial" w:cs="Arial"/>
          <w:w w:val="95"/>
          <w:sz w:val="18"/>
        </w:rPr>
        <w:t>error_handle);</w:t>
      </w:r>
    </w:p>
    <w:p w14:paraId="1D078B4F" w14:textId="77777777" w:rsidR="00257CFD" w:rsidRPr="001058B5" w:rsidRDefault="00257CFD" w:rsidP="00257CFD">
      <w:pPr>
        <w:pStyle w:val="BodyText"/>
        <w:spacing w:before="5"/>
        <w:rPr>
          <w:rFonts w:ascii="Arial" w:hAnsi="Arial" w:cs="Arial"/>
          <w:sz w:val="17"/>
        </w:rPr>
      </w:pPr>
    </w:p>
    <w:p w14:paraId="45780FD8" w14:textId="77777777" w:rsidR="00257CFD" w:rsidRPr="00BC7821" w:rsidRDefault="00257CFD" w:rsidP="00257CFD">
      <w:pPr>
        <w:pStyle w:val="ListParagraph"/>
        <w:numPr>
          <w:ilvl w:val="1"/>
          <w:numId w:val="137"/>
        </w:numPr>
        <w:tabs>
          <w:tab w:val="left" w:pos="2020"/>
        </w:tabs>
        <w:spacing w:before="0" w:line="230" w:lineRule="auto"/>
        <w:ind w:right="869" w:hanging="359"/>
        <w:rPr>
          <w:rFonts w:ascii="Arial" w:hAnsi="Arial" w:cs="Arial"/>
          <w:sz w:val="20"/>
        </w:rPr>
      </w:pPr>
      <w:r w:rsidRPr="001058B5">
        <w:rPr>
          <w:rFonts w:ascii="Arial" w:hAnsi="Arial" w:cs="Arial"/>
          <w:b/>
          <w:w w:val="95"/>
          <w:sz w:val="20"/>
        </w:rPr>
        <w:t>DBMS_SESSION</w:t>
      </w:r>
      <w:r w:rsidRPr="001058B5">
        <w:rPr>
          <w:rFonts w:ascii="Arial" w:hAnsi="Arial" w:cs="Arial"/>
          <w:b/>
          <w:spacing w:val="-17"/>
          <w:w w:val="95"/>
          <w:sz w:val="20"/>
        </w:rPr>
        <w:t xml:space="preserve"> </w:t>
      </w:r>
      <w:r w:rsidRPr="001058B5">
        <w:rPr>
          <w:rFonts w:ascii="Arial" w:hAnsi="Arial" w:cs="Arial"/>
          <w:b/>
          <w:w w:val="95"/>
          <w:sz w:val="20"/>
        </w:rPr>
        <w:t>package.</w:t>
      </w:r>
      <w:r w:rsidRPr="00BC7821">
        <w:t xml:space="preserve"> </w:t>
      </w:r>
      <w:r w:rsidRPr="00BC7821">
        <w:rPr>
          <w:rFonts w:ascii="Arial" w:hAnsi="Arial" w:cs="Arial"/>
          <w:w w:val="95"/>
          <w:sz w:val="20"/>
        </w:rPr>
        <w:t xml:space="preserve">Sử dụng </w:t>
      </w:r>
      <w:r w:rsidRPr="001058B5">
        <w:rPr>
          <w:rFonts w:ascii="Arial" w:hAnsi="Arial" w:cs="Arial"/>
          <w:w w:val="95"/>
          <w:sz w:val="20"/>
        </w:rPr>
        <w:t>DBMS_SESSION.SET_IDENTIFIER</w:t>
      </w:r>
      <w:r>
        <w:rPr>
          <w:rFonts w:ascii="Arial" w:hAnsi="Arial" w:cs="Arial"/>
          <w:w w:val="95"/>
          <w:sz w:val="20"/>
        </w:rPr>
        <w:t xml:space="preserve"> </w:t>
      </w:r>
      <w:r w:rsidRPr="001058B5">
        <w:rPr>
          <w:rFonts w:ascii="Arial" w:hAnsi="Arial" w:cs="Arial"/>
          <w:spacing w:val="-88"/>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BC7821">
        <w:rPr>
          <w:rFonts w:ascii="Arial" w:hAnsi="Arial" w:cs="Arial"/>
          <w:w w:val="95"/>
          <w:sz w:val="20"/>
        </w:rPr>
        <w:t xml:space="preserve">để thiết lập </w:t>
      </w:r>
      <w:r>
        <w:rPr>
          <w:rFonts w:ascii="Arial" w:hAnsi="Arial" w:cs="Arial"/>
          <w:w w:val="95"/>
          <w:sz w:val="20"/>
        </w:rPr>
        <w:t>code</w:t>
      </w:r>
      <w:r w:rsidRPr="00BC7821">
        <w:rPr>
          <w:rFonts w:ascii="Arial" w:hAnsi="Arial" w:cs="Arial"/>
          <w:w w:val="95"/>
          <w:sz w:val="20"/>
        </w:rPr>
        <w:t xml:space="preserve"> định danh </w:t>
      </w:r>
      <w:r>
        <w:rPr>
          <w:rFonts w:ascii="Arial" w:hAnsi="Arial" w:cs="Arial"/>
          <w:w w:val="95"/>
          <w:sz w:val="20"/>
        </w:rPr>
        <w:t>client</w:t>
      </w:r>
      <w:r w:rsidRPr="00BC7821">
        <w:rPr>
          <w:rFonts w:ascii="Arial" w:hAnsi="Arial" w:cs="Arial"/>
          <w:w w:val="95"/>
          <w:sz w:val="20"/>
        </w:rPr>
        <w:t xml:space="preserve"> cho </w:t>
      </w:r>
      <w:r w:rsidRPr="001058B5">
        <w:rPr>
          <w:rFonts w:ascii="Arial" w:hAnsi="Arial" w:cs="Arial"/>
          <w:sz w:val="20"/>
        </w:rPr>
        <w:t>global application context</w:t>
      </w:r>
      <w:r w:rsidRPr="00BC7821">
        <w:rPr>
          <w:rFonts w:ascii="Arial" w:hAnsi="Arial" w:cs="Arial"/>
          <w:w w:val="95"/>
          <w:sz w:val="20"/>
        </w:rPr>
        <w:t xml:space="preserve">. Ví dụ, giả sử bạn đang lưu trữ ID của người dùng đăng nhập vào một biến được gọi là user_id, bạn sẽ nhập dòng sau vào </w:t>
      </w:r>
      <w:r>
        <w:rPr>
          <w:rFonts w:ascii="Arial" w:hAnsi="Arial" w:cs="Arial"/>
          <w:w w:val="95"/>
          <w:sz w:val="20"/>
        </w:rPr>
        <w:t>code</w:t>
      </w:r>
      <w:r w:rsidRPr="00BC7821">
        <w:rPr>
          <w:rFonts w:ascii="Arial" w:hAnsi="Arial" w:cs="Arial"/>
          <w:w w:val="95"/>
          <w:sz w:val="20"/>
        </w:rPr>
        <w:t xml:space="preserve"> ứng dụng </w:t>
      </w:r>
      <w:r w:rsidRPr="001058B5">
        <w:rPr>
          <w:rFonts w:ascii="Arial" w:hAnsi="Arial" w:cs="Arial"/>
          <w:sz w:val="20"/>
        </w:rPr>
        <w:t>middle-tier</w:t>
      </w:r>
      <w:r w:rsidRPr="00BC7821">
        <w:rPr>
          <w:rFonts w:ascii="Arial" w:hAnsi="Arial" w:cs="Arial"/>
          <w:w w:val="95"/>
          <w:sz w:val="20"/>
        </w:rPr>
        <w:t>:</w:t>
      </w:r>
    </w:p>
    <w:p w14:paraId="2A04A983"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DBMS_SESSION.SET_IDENTIFIER(user_id);</w:t>
      </w:r>
    </w:p>
    <w:p w14:paraId="0FE7CA7A" w14:textId="77777777" w:rsidR="00257CFD" w:rsidRPr="001058B5" w:rsidRDefault="008D1AB8" w:rsidP="00257CFD">
      <w:pPr>
        <w:pStyle w:val="BodyText"/>
        <w:spacing w:before="6"/>
        <w:rPr>
          <w:rFonts w:ascii="Arial" w:hAnsi="Arial" w:cs="Arial"/>
          <w:sz w:val="19"/>
        </w:rPr>
      </w:pPr>
      <w:r>
        <w:rPr>
          <w:rFonts w:ascii="Arial" w:hAnsi="Arial" w:cs="Arial"/>
        </w:rPr>
        <w:pict w14:anchorId="024E2D2C">
          <v:group id="_x0000_s1816" style="position:absolute;margin-left:174pt;margin-top:13.1pt;width:312pt;height:2.5pt;z-index:502663920;mso-wrap-distance-left:0;mso-wrap-distance-right:0;mso-position-horizontal-relative:page" coordorigin="3480,262" coordsize="6240,50">
            <v:line id="_x0000_s1817" style="position:absolute" from="3480,264" to="9720,264" strokeweight=".24pt"/>
            <v:line id="_x0000_s1818" style="position:absolute" from="3480,308" to="9720,308" strokeweight=".24pt"/>
            <w10:wrap type="topAndBottom" anchorx="page"/>
          </v:group>
        </w:pict>
      </w:r>
    </w:p>
    <w:p w14:paraId="4A4F7386" w14:textId="77777777" w:rsidR="00257CFD" w:rsidRDefault="00257CFD" w:rsidP="00257CFD">
      <w:pPr>
        <w:pStyle w:val="BodyText"/>
        <w:spacing w:before="28" w:line="230" w:lineRule="auto"/>
        <w:ind w:left="2379" w:right="1505"/>
        <w:rPr>
          <w:rFonts w:ascii="Arial" w:hAnsi="Arial" w:cs="Arial"/>
          <w:sz w:val="19"/>
        </w:rPr>
      </w:pPr>
      <w:r w:rsidRPr="001058B5">
        <w:rPr>
          <w:rFonts w:ascii="Arial" w:hAnsi="Arial" w:cs="Arial"/>
          <w:b/>
          <w:sz w:val="19"/>
        </w:rPr>
        <w:t>Note</w:t>
      </w:r>
      <w:r w:rsidRPr="00BC7821">
        <w:rPr>
          <w:rFonts w:ascii="Arial" w:hAnsi="Arial" w:cs="Arial"/>
          <w:sz w:val="19"/>
        </w:rPr>
        <w:t xml:space="preserve">:   Khi ứng dụng tạo </w:t>
      </w:r>
      <w:r w:rsidRPr="001058B5">
        <w:rPr>
          <w:rFonts w:ascii="Arial" w:hAnsi="Arial" w:cs="Arial"/>
        </w:rPr>
        <w:t xml:space="preserve">session ID </w:t>
      </w:r>
      <w:r w:rsidRPr="00BC7821">
        <w:rPr>
          <w:rFonts w:ascii="Arial" w:hAnsi="Arial" w:cs="Arial"/>
          <w:sz w:val="19"/>
        </w:rPr>
        <w:t xml:space="preserve">để sử dụng như một CLIENT_IDENTIFIER, thì </w:t>
      </w:r>
      <w:r w:rsidRPr="001058B5">
        <w:rPr>
          <w:rFonts w:ascii="Arial" w:hAnsi="Arial" w:cs="Arial"/>
        </w:rPr>
        <w:t xml:space="preserve">session ID </w:t>
      </w:r>
      <w:r w:rsidRPr="00BC7821">
        <w:rPr>
          <w:rFonts w:ascii="Arial" w:hAnsi="Arial" w:cs="Arial"/>
          <w:sz w:val="19"/>
        </w:rPr>
        <w:t xml:space="preserve">phải phù hợp ngẫu nhiên và được bảo vệ qua mạng bằng mã hóa. Nếu </w:t>
      </w:r>
      <w:r w:rsidRPr="001058B5">
        <w:rPr>
          <w:rFonts w:ascii="Arial" w:hAnsi="Arial" w:cs="Arial"/>
        </w:rPr>
        <w:t xml:space="preserve">session ID </w:t>
      </w:r>
      <w:r w:rsidRPr="00BC7821">
        <w:rPr>
          <w:rFonts w:ascii="Arial" w:hAnsi="Arial" w:cs="Arial"/>
          <w:sz w:val="19"/>
        </w:rPr>
        <w:t xml:space="preserve">không phải là ngẫu nhiên, thì người dùng độc hại có thể đoán </w:t>
      </w:r>
      <w:r w:rsidRPr="001058B5">
        <w:rPr>
          <w:rFonts w:ascii="Arial" w:hAnsi="Arial" w:cs="Arial"/>
        </w:rPr>
        <w:t xml:space="preserve">session ID </w:t>
      </w:r>
      <w:r w:rsidRPr="00BC7821">
        <w:rPr>
          <w:rFonts w:ascii="Arial" w:hAnsi="Arial" w:cs="Arial"/>
          <w:sz w:val="19"/>
        </w:rPr>
        <w:t xml:space="preserve">và truy cập dữ liệu của người dùng khác. Nếu </w:t>
      </w:r>
      <w:r w:rsidRPr="001058B5">
        <w:rPr>
          <w:rFonts w:ascii="Arial" w:hAnsi="Arial" w:cs="Arial"/>
        </w:rPr>
        <w:t xml:space="preserve">session ID </w:t>
      </w:r>
      <w:r w:rsidRPr="00BC7821">
        <w:rPr>
          <w:rFonts w:ascii="Arial" w:hAnsi="Arial" w:cs="Arial"/>
          <w:sz w:val="19"/>
        </w:rPr>
        <w:t>không được mã hóa qua mạng, thì người dùng độc hại có thể truy xuất</w:t>
      </w:r>
      <w:r w:rsidRPr="00BC7821">
        <w:rPr>
          <w:rFonts w:ascii="Arial" w:hAnsi="Arial" w:cs="Arial"/>
        </w:rPr>
        <w:t xml:space="preserve"> </w:t>
      </w:r>
      <w:r w:rsidRPr="001058B5">
        <w:rPr>
          <w:rFonts w:ascii="Arial" w:hAnsi="Arial" w:cs="Arial"/>
        </w:rPr>
        <w:t>session ID</w:t>
      </w:r>
      <w:r w:rsidRPr="00BC7821">
        <w:rPr>
          <w:rFonts w:ascii="Arial" w:hAnsi="Arial" w:cs="Arial"/>
          <w:sz w:val="19"/>
        </w:rPr>
        <w:t xml:space="preserve"> và truy cập kết nối</w:t>
      </w:r>
    </w:p>
    <w:p w14:paraId="650FC746" w14:textId="77777777" w:rsidR="00257CFD" w:rsidRPr="00BC7821" w:rsidRDefault="00257CFD" w:rsidP="00257CFD">
      <w:pPr>
        <w:pStyle w:val="BodyText"/>
        <w:spacing w:before="28" w:line="230" w:lineRule="auto"/>
        <w:ind w:left="2379" w:right="1505"/>
        <w:rPr>
          <w:rFonts w:ascii="Arial" w:hAnsi="Arial" w:cs="Arial"/>
          <w:sz w:val="19"/>
        </w:rPr>
      </w:pPr>
    </w:p>
    <w:p w14:paraId="295CC257" w14:textId="77777777" w:rsidR="00257CFD" w:rsidRPr="001058B5" w:rsidRDefault="00257CFD" w:rsidP="00257CFD">
      <w:pPr>
        <w:spacing w:before="124" w:line="232" w:lineRule="auto"/>
        <w:ind w:left="2380" w:right="1510"/>
        <w:rPr>
          <w:rFonts w:ascii="Arial" w:hAnsi="Arial" w:cs="Arial"/>
          <w:sz w:val="20"/>
        </w:rPr>
      </w:pPr>
      <w:r w:rsidRPr="00BC7821">
        <w:rPr>
          <w:rFonts w:ascii="Arial" w:hAnsi="Arial" w:cs="Arial"/>
          <w:sz w:val="19"/>
        </w:rPr>
        <w:t xml:space="preserve">Bạn có thể mã hóa </w:t>
      </w:r>
      <w:r w:rsidRPr="001058B5">
        <w:rPr>
          <w:rFonts w:ascii="Arial" w:hAnsi="Arial" w:cs="Arial"/>
          <w:sz w:val="20"/>
        </w:rPr>
        <w:t xml:space="preserve">session ID </w:t>
      </w:r>
      <w:r w:rsidRPr="00BC7821">
        <w:rPr>
          <w:rFonts w:ascii="Arial" w:hAnsi="Arial" w:cs="Arial"/>
          <w:sz w:val="19"/>
        </w:rPr>
        <w:t xml:space="preserve">bằng cách sử dụng Oracle Advanced Security. </w:t>
      </w:r>
      <w:r>
        <w:rPr>
          <w:rFonts w:ascii="Arial" w:hAnsi="Arial" w:cs="Arial"/>
          <w:sz w:val="19"/>
        </w:rPr>
        <w:t xml:space="preserve">Xem </w:t>
      </w:r>
      <w:r w:rsidRPr="001058B5">
        <w:rPr>
          <w:rFonts w:ascii="Arial" w:hAnsi="Arial" w:cs="Arial"/>
          <w:i/>
          <w:sz w:val="20"/>
        </w:rPr>
        <w:t>Oracle Database Advanced Security Administrator's Guide</w:t>
      </w:r>
      <w:r w:rsidRPr="00BC7821">
        <w:rPr>
          <w:rFonts w:ascii="Arial" w:hAnsi="Arial" w:cs="Arial"/>
          <w:sz w:val="19"/>
        </w:rPr>
        <w:t xml:space="preserve"> để biết thêm thông tin. Để tìm hiểu thêm về mã hóa dữ liệu qua mạng, </w:t>
      </w:r>
      <w:r>
        <w:rPr>
          <w:rFonts w:ascii="Arial" w:hAnsi="Arial" w:cs="Arial"/>
          <w:sz w:val="19"/>
        </w:rPr>
        <w:t xml:space="preserve">xem </w:t>
      </w:r>
      <w:r w:rsidRPr="00BC7821">
        <w:rPr>
          <w:rFonts w:ascii="Arial" w:hAnsi="Arial" w:cs="Arial"/>
          <w:sz w:val="19"/>
        </w:rPr>
        <w:t xml:space="preserve"> </w:t>
      </w:r>
      <w:r w:rsidRPr="001058B5">
        <w:rPr>
          <w:rFonts w:ascii="Arial" w:hAnsi="Arial" w:cs="Arial"/>
          <w:i/>
          <w:sz w:val="20"/>
        </w:rPr>
        <w:t>Oracle Database 2 Day + Security Guide</w:t>
      </w:r>
      <w:r w:rsidRPr="001058B5">
        <w:rPr>
          <w:rFonts w:ascii="Arial" w:hAnsi="Arial" w:cs="Arial"/>
          <w:sz w:val="20"/>
        </w:rPr>
        <w:t>.</w:t>
      </w:r>
      <w:r w:rsidR="008D1AB8">
        <w:rPr>
          <w:rFonts w:ascii="Arial" w:hAnsi="Arial" w:cs="Arial"/>
        </w:rPr>
        <w:pict w14:anchorId="0C279734">
          <v:group id="_x0000_s1819" style="position:absolute;left:0;text-align:left;margin-left:174pt;margin-top:59.6pt;width:312pt;height:2.5pt;z-index:502664944;mso-wrap-distance-left:0;mso-wrap-distance-right:0;mso-position-horizontal-relative:page;mso-position-vertical-relative:text" coordorigin="3480,1192" coordsize="6240,50">
            <v:line id="_x0000_s1820" style="position:absolute" from="3480,1195" to="9720,1195" strokeweight=".24pt"/>
            <v:line id="_x0000_s1821" style="position:absolute" from="3480,1239" to="9720,1239" strokeweight=".24pt"/>
            <w10:wrap type="topAndBottom" anchorx="page"/>
          </v:group>
        </w:pict>
      </w:r>
    </w:p>
    <w:p w14:paraId="66984B62" w14:textId="77777777" w:rsidR="00257CFD" w:rsidRPr="001058B5" w:rsidRDefault="00257CFD" w:rsidP="00257CFD">
      <w:pPr>
        <w:pStyle w:val="BodyText"/>
        <w:spacing w:before="4"/>
        <w:rPr>
          <w:rFonts w:ascii="Arial" w:hAnsi="Arial" w:cs="Arial"/>
          <w:sz w:val="9"/>
        </w:rPr>
      </w:pPr>
    </w:p>
    <w:p w14:paraId="7B90EF40" w14:textId="77777777" w:rsidR="00257CFD" w:rsidRDefault="00257CFD" w:rsidP="00257CFD">
      <w:pPr>
        <w:pStyle w:val="BodyText"/>
        <w:spacing w:before="102" w:line="228" w:lineRule="auto"/>
        <w:ind w:left="1659" w:right="924"/>
        <w:rPr>
          <w:rFonts w:ascii="Arial" w:hAnsi="Arial" w:cs="Arial"/>
          <w:w w:val="95"/>
        </w:rPr>
      </w:pPr>
      <w:r w:rsidRPr="004F48C7">
        <w:rPr>
          <w:rFonts w:ascii="Arial" w:hAnsi="Arial" w:cs="Arial"/>
          <w:w w:val="95"/>
        </w:rPr>
        <w:t>Đối với cả OCIAttrSet và DBMS_SESSION.SET_IDENTIFIER, bạn có thể kiểm tra giá trị của số nhận dạng này như sau:</w:t>
      </w:r>
    </w:p>
    <w:p w14:paraId="023765BC" w14:textId="77777777" w:rsidR="00257CFD" w:rsidRPr="001058B5" w:rsidRDefault="00257CFD" w:rsidP="00257CFD">
      <w:pPr>
        <w:spacing w:before="144"/>
        <w:ind w:left="1660"/>
        <w:jc w:val="both"/>
        <w:rPr>
          <w:rFonts w:ascii="Arial" w:hAnsi="Arial" w:cs="Arial"/>
          <w:sz w:val="18"/>
        </w:rPr>
      </w:pPr>
      <w:r w:rsidRPr="001058B5">
        <w:rPr>
          <w:rFonts w:ascii="Arial" w:hAnsi="Arial" w:cs="Arial"/>
          <w:w w:val="85"/>
          <w:sz w:val="18"/>
        </w:rPr>
        <w:t>SELECT SYS_CONTEXT('userenv', 'client_identifier') FROM dual;</w:t>
      </w:r>
    </w:p>
    <w:p w14:paraId="22469DF6" w14:textId="77777777" w:rsidR="00257CFD" w:rsidRPr="001058B5" w:rsidRDefault="00257CFD" w:rsidP="00257CFD">
      <w:pPr>
        <w:pStyle w:val="BodyText"/>
        <w:spacing w:before="4"/>
        <w:rPr>
          <w:rFonts w:ascii="Arial" w:hAnsi="Arial" w:cs="Arial"/>
          <w:sz w:val="18"/>
        </w:rPr>
      </w:pPr>
    </w:p>
    <w:p w14:paraId="0A26B6D9" w14:textId="77777777" w:rsidR="00257CFD" w:rsidRPr="001058B5" w:rsidRDefault="00257CFD" w:rsidP="00257CFD">
      <w:pPr>
        <w:pStyle w:val="BodyText"/>
        <w:ind w:left="1660"/>
        <w:jc w:val="both"/>
        <w:rPr>
          <w:rFonts w:ascii="Arial" w:hAnsi="Arial" w:cs="Arial"/>
        </w:rPr>
      </w:pPr>
      <w:r w:rsidRPr="004F48C7">
        <w:rPr>
          <w:rFonts w:ascii="Arial" w:hAnsi="Arial" w:cs="Arial"/>
        </w:rPr>
        <w:t xml:space="preserve">Một cách khác để kiểm tra giá trị này là truy vấn khung nhìn </w:t>
      </w:r>
      <w:r w:rsidRPr="001058B5">
        <w:rPr>
          <w:rFonts w:ascii="Arial" w:hAnsi="Arial" w:cs="Arial"/>
        </w:rPr>
        <w:t>V</w:t>
      </w:r>
      <w:r>
        <w:rPr>
          <w:rFonts w:ascii="Arial" w:hAnsi="Arial" w:cs="Arial"/>
        </w:rPr>
        <w:t xml:space="preserve"> </w:t>
      </w:r>
      <w:r w:rsidRPr="001058B5">
        <w:rPr>
          <w:rFonts w:ascii="Arial" w:hAnsi="Arial" w:cs="Arial"/>
        </w:rPr>
        <w:t>$SESSION</w:t>
      </w:r>
      <w:r>
        <w:rPr>
          <w:rFonts w:ascii="Arial" w:hAnsi="Arial" w:cs="Arial"/>
        </w:rPr>
        <w:t xml:space="preserve"> </w:t>
      </w:r>
      <w:r w:rsidRPr="001058B5">
        <w:rPr>
          <w:rFonts w:ascii="Arial" w:hAnsi="Arial" w:cs="Arial"/>
          <w:spacing w:val="-91"/>
        </w:rPr>
        <w:t xml:space="preserve"> </w:t>
      </w:r>
      <w:r>
        <w:rPr>
          <w:rFonts w:ascii="Arial" w:hAnsi="Arial" w:cs="Arial"/>
          <w:spacing w:val="-91"/>
        </w:rPr>
        <w:t xml:space="preserve">    </w:t>
      </w:r>
      <w:r w:rsidRPr="001058B5">
        <w:rPr>
          <w:rFonts w:ascii="Arial" w:hAnsi="Arial" w:cs="Arial"/>
        </w:rPr>
        <w:t>view</w:t>
      </w:r>
      <w:r w:rsidRPr="004F48C7">
        <w:rPr>
          <w:rFonts w:ascii="Arial" w:hAnsi="Arial" w:cs="Arial"/>
        </w:rPr>
        <w:t>:</w:t>
      </w:r>
    </w:p>
    <w:p w14:paraId="0A414A19" w14:textId="77777777" w:rsidR="00257CFD" w:rsidRPr="001058B5" w:rsidRDefault="00257CFD" w:rsidP="00257CFD">
      <w:pPr>
        <w:spacing w:before="137"/>
        <w:ind w:left="1660"/>
        <w:jc w:val="both"/>
        <w:rPr>
          <w:rFonts w:ascii="Arial" w:hAnsi="Arial" w:cs="Arial"/>
          <w:sz w:val="18"/>
        </w:rPr>
      </w:pPr>
      <w:r w:rsidRPr="001058B5">
        <w:rPr>
          <w:rFonts w:ascii="Arial" w:hAnsi="Arial" w:cs="Arial"/>
          <w:w w:val="95"/>
          <w:sz w:val="18"/>
        </w:rPr>
        <w:t>SELECT CLIENT_IDENTIFIER from</w:t>
      </w:r>
      <w:r w:rsidRPr="001058B5">
        <w:rPr>
          <w:rFonts w:ascii="Arial" w:hAnsi="Arial" w:cs="Arial"/>
          <w:spacing w:val="-56"/>
          <w:w w:val="95"/>
          <w:sz w:val="18"/>
        </w:rPr>
        <w:t xml:space="preserve"> </w:t>
      </w:r>
      <w:r w:rsidRPr="001058B5">
        <w:rPr>
          <w:rFonts w:ascii="Arial" w:hAnsi="Arial" w:cs="Arial"/>
          <w:w w:val="95"/>
          <w:sz w:val="18"/>
        </w:rPr>
        <w:t>V$SESSION;</w:t>
      </w:r>
    </w:p>
    <w:p w14:paraId="05C45B74" w14:textId="77777777" w:rsidR="00257CFD" w:rsidRPr="001058B5" w:rsidRDefault="00257CFD" w:rsidP="00257CFD">
      <w:pPr>
        <w:pStyle w:val="BodyText"/>
        <w:rPr>
          <w:rFonts w:ascii="Arial" w:hAnsi="Arial" w:cs="Arial"/>
          <w:sz w:val="25"/>
        </w:rPr>
      </w:pPr>
    </w:p>
    <w:p w14:paraId="58F537B9" w14:textId="77777777" w:rsidR="00257CFD" w:rsidRPr="001058B5" w:rsidRDefault="00257CFD" w:rsidP="00257CFD">
      <w:pPr>
        <w:pStyle w:val="Heading6"/>
        <w:ind w:left="1660"/>
        <w:jc w:val="both"/>
      </w:pPr>
      <w:bookmarkStart w:id="1045" w:name="Clearing_Session_Data_Using_a_Middle-Tie"/>
      <w:bookmarkStart w:id="1046" w:name="_bookmark1298"/>
      <w:bookmarkEnd w:id="1045"/>
      <w:bookmarkEnd w:id="1046"/>
      <w:r>
        <w:t xml:space="preserve">Xóa dữ liệu </w:t>
      </w:r>
      <w:r w:rsidRPr="001058B5">
        <w:t xml:space="preserve">Session </w:t>
      </w:r>
      <w:r>
        <w:t>bằng ứng dụng</w:t>
      </w:r>
      <w:r w:rsidRPr="001058B5">
        <w:t xml:space="preserve"> Middle-Tier </w:t>
      </w:r>
    </w:p>
    <w:p w14:paraId="52679217" w14:textId="77777777" w:rsidR="00257CFD" w:rsidRPr="004F48C7" w:rsidRDefault="00257CFD" w:rsidP="00257CFD">
      <w:pPr>
        <w:pStyle w:val="BodyText"/>
        <w:spacing w:before="56" w:line="230" w:lineRule="auto"/>
        <w:ind w:left="1660" w:right="889"/>
        <w:jc w:val="both"/>
        <w:rPr>
          <w:rFonts w:ascii="Arial" w:hAnsi="Arial" w:cs="Arial"/>
        </w:rPr>
      </w:pPr>
      <w:r w:rsidRPr="001058B5">
        <w:rPr>
          <w:rFonts w:ascii="Arial" w:hAnsi="Arial" w:cs="Arial"/>
        </w:rPr>
        <w:t xml:space="preserve">The application context </w:t>
      </w:r>
      <w:r w:rsidRPr="004F48C7">
        <w:rPr>
          <w:rFonts w:ascii="Arial" w:hAnsi="Arial" w:cs="Arial"/>
        </w:rPr>
        <w:t xml:space="preserve">tồn tại hoàn toàn trong bộ nhớ. Khi người dùng thoát khỏi một </w:t>
      </w:r>
      <w:r w:rsidRPr="001058B5">
        <w:rPr>
          <w:rFonts w:ascii="Arial" w:hAnsi="Arial" w:cs="Arial"/>
        </w:rPr>
        <w:t>session</w:t>
      </w:r>
      <w:r w:rsidRPr="004F48C7">
        <w:rPr>
          <w:rFonts w:ascii="Arial" w:hAnsi="Arial" w:cs="Arial"/>
        </w:rPr>
        <w:t xml:space="preserve">, bạn cần xóa ngữ cảnh cho giá trị </w:t>
      </w:r>
      <w:r w:rsidRPr="001058B5">
        <w:rPr>
          <w:rFonts w:ascii="Arial" w:hAnsi="Arial" w:cs="Arial"/>
        </w:rPr>
        <w:t>client_identifier</w:t>
      </w:r>
      <w:r w:rsidRPr="004F48C7">
        <w:rPr>
          <w:rFonts w:ascii="Arial" w:hAnsi="Arial" w:cs="Arial"/>
        </w:rPr>
        <w:t>. Điều này giải phóng bộ nhớ và ngăn người dùng khác vô tình sử dụng bất kỳ giá trị còn lại nào</w:t>
      </w:r>
    </w:p>
    <w:p w14:paraId="6A5C6D0C" w14:textId="77777777" w:rsidR="00257CFD" w:rsidRPr="004F48C7" w:rsidRDefault="00257CFD" w:rsidP="00257CFD">
      <w:pPr>
        <w:pStyle w:val="BodyText"/>
        <w:spacing w:before="56" w:line="230" w:lineRule="auto"/>
        <w:ind w:left="1660" w:right="889"/>
        <w:jc w:val="both"/>
        <w:rPr>
          <w:rFonts w:ascii="Arial" w:hAnsi="Arial" w:cs="Arial"/>
        </w:rPr>
      </w:pPr>
    </w:p>
    <w:p w14:paraId="76D04663" w14:textId="77777777" w:rsidR="00257CFD" w:rsidRDefault="00257CFD" w:rsidP="00257CFD">
      <w:pPr>
        <w:pStyle w:val="BodyText"/>
        <w:spacing w:before="56" w:line="230" w:lineRule="auto"/>
        <w:ind w:left="1660" w:right="889"/>
        <w:jc w:val="both"/>
        <w:rPr>
          <w:rFonts w:ascii="Arial" w:hAnsi="Arial" w:cs="Arial"/>
        </w:rPr>
      </w:pPr>
      <w:r w:rsidRPr="004F48C7">
        <w:rPr>
          <w:rFonts w:ascii="Arial" w:hAnsi="Arial" w:cs="Arial"/>
        </w:rPr>
        <w:t xml:space="preserve">Để xóa dữ liệu </w:t>
      </w:r>
      <w:r w:rsidRPr="001058B5">
        <w:rPr>
          <w:rFonts w:ascii="Arial" w:hAnsi="Arial" w:cs="Arial"/>
        </w:rPr>
        <w:t>session</w:t>
      </w:r>
      <w:r w:rsidRPr="004F48C7">
        <w:rPr>
          <w:rFonts w:ascii="Arial" w:hAnsi="Arial" w:cs="Arial"/>
        </w:rPr>
        <w:t xml:space="preserve"> khi người dùng thoát </w:t>
      </w:r>
      <w:r w:rsidRPr="001058B5">
        <w:rPr>
          <w:rFonts w:ascii="Arial" w:hAnsi="Arial" w:cs="Arial"/>
        </w:rPr>
        <w:t>session</w:t>
      </w:r>
      <w:r w:rsidRPr="004F48C7">
        <w:rPr>
          <w:rFonts w:ascii="Arial" w:hAnsi="Arial" w:cs="Arial"/>
        </w:rPr>
        <w:t xml:space="preserve">, sử dụng một trong các phương pháp sau trong </w:t>
      </w:r>
      <w:r>
        <w:rPr>
          <w:rFonts w:ascii="Arial" w:hAnsi="Arial" w:cs="Arial"/>
        </w:rPr>
        <w:t>code</w:t>
      </w:r>
      <w:r w:rsidRPr="004F48C7">
        <w:rPr>
          <w:rFonts w:ascii="Arial" w:hAnsi="Arial" w:cs="Arial"/>
        </w:rPr>
        <w:t xml:space="preserve"> ứng dụng </w:t>
      </w:r>
      <w:r w:rsidRPr="001058B5">
        <w:rPr>
          <w:rFonts w:ascii="Arial" w:hAnsi="Arial" w:cs="Arial"/>
        </w:rPr>
        <w:t>middle-tier</w:t>
      </w:r>
      <w:r>
        <w:rPr>
          <w:rFonts w:ascii="Arial" w:hAnsi="Arial" w:cs="Arial"/>
        </w:rPr>
        <w:t>:</w:t>
      </w:r>
    </w:p>
    <w:p w14:paraId="2F294CC9" w14:textId="77777777" w:rsidR="00257CFD" w:rsidRPr="001058B5" w:rsidRDefault="00257CFD" w:rsidP="00257CFD">
      <w:pPr>
        <w:pStyle w:val="ListParagraph"/>
        <w:numPr>
          <w:ilvl w:val="1"/>
          <w:numId w:val="137"/>
        </w:numPr>
        <w:tabs>
          <w:tab w:val="left" w:pos="2020"/>
        </w:tabs>
        <w:spacing w:before="121"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11"/>
          <w:sz w:val="20"/>
        </w:rPr>
        <w:t xml:space="preserve"> </w:t>
      </w:r>
      <w:r>
        <w:rPr>
          <w:rFonts w:ascii="Arial" w:hAnsi="Arial" w:cs="Arial"/>
          <w:b/>
          <w:sz w:val="20"/>
        </w:rPr>
        <w:t xml:space="preserve">khi người dùng thoát </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w:t>
      </w:r>
      <w:r w:rsidRPr="001058B5">
        <w:rPr>
          <w:rFonts w:ascii="Arial" w:hAnsi="Arial" w:cs="Arial"/>
          <w:sz w:val="20"/>
        </w:rPr>
        <w:t>:</w:t>
      </w:r>
    </w:p>
    <w:p w14:paraId="5E73889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114B22CE"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A83038B" w14:textId="77777777" w:rsidR="00257CFD" w:rsidRPr="001058B5" w:rsidRDefault="00257CFD" w:rsidP="00257CFD">
      <w:pPr>
        <w:pStyle w:val="BodyText"/>
        <w:spacing w:before="10"/>
        <w:rPr>
          <w:rFonts w:ascii="Arial" w:hAnsi="Arial" w:cs="Arial"/>
          <w:sz w:val="27"/>
        </w:rPr>
      </w:pPr>
    </w:p>
    <w:p w14:paraId="5F2BA2A4" w14:textId="77777777" w:rsidR="00257CFD" w:rsidRPr="001058B5" w:rsidRDefault="00257CFD" w:rsidP="00257CFD">
      <w:pPr>
        <w:pStyle w:val="ListParagraph"/>
        <w:numPr>
          <w:ilvl w:val="2"/>
          <w:numId w:val="137"/>
        </w:numPr>
        <w:tabs>
          <w:tab w:val="left" w:pos="2620"/>
        </w:tabs>
        <w:spacing w:before="101" w:line="230" w:lineRule="auto"/>
        <w:ind w:right="399"/>
        <w:rPr>
          <w:rFonts w:ascii="Arial" w:hAnsi="Arial" w:cs="Arial"/>
          <w:sz w:val="20"/>
        </w:rPr>
      </w:pPr>
      <w:r w:rsidRPr="00BC3B63">
        <w:rPr>
          <w:rFonts w:ascii="Arial" w:hAnsi="Arial" w:cs="Arial"/>
          <w:b/>
          <w:sz w:val="20"/>
        </w:rPr>
        <w:t xml:space="preserve">Tiếp tục </w:t>
      </w:r>
      <w:r w:rsidRPr="001058B5">
        <w:rPr>
          <w:rFonts w:ascii="Arial" w:hAnsi="Arial" w:cs="Arial"/>
          <w:b/>
          <w:sz w:val="20"/>
        </w:rPr>
        <w:t>session</w:t>
      </w:r>
      <w:r w:rsidRPr="00BC3B63">
        <w:rPr>
          <w:rFonts w:ascii="Arial" w:hAnsi="Arial" w:cs="Arial"/>
          <w:b/>
          <w:sz w:val="20"/>
        </w:rPr>
        <w:t xml:space="preserve"> nhưng vẫn xóa ngữ cảnh. </w:t>
      </w:r>
      <w:r w:rsidRPr="00BC3B63">
        <w:rPr>
          <w:rFonts w:ascii="Arial" w:hAnsi="Arial" w:cs="Arial"/>
          <w:sz w:val="20"/>
        </w:rPr>
        <w:t xml:space="preserve">Nếu bạn muốn </w:t>
      </w:r>
      <w:r w:rsidRPr="001058B5">
        <w:rPr>
          <w:rFonts w:ascii="Arial" w:hAnsi="Arial" w:cs="Arial"/>
          <w:sz w:val="20"/>
        </w:rPr>
        <w:t>session</w:t>
      </w:r>
      <w:r w:rsidRPr="00BC3B63">
        <w:rPr>
          <w:rFonts w:ascii="Arial" w:hAnsi="Arial" w:cs="Arial"/>
          <w:sz w:val="20"/>
        </w:rPr>
        <w:t xml:space="preserve"> tiếp tục, nhưng bạn vẫn cần xóa ngữ cảnh, hãy sử dụng</w:t>
      </w:r>
      <w:r>
        <w:rPr>
          <w:rFonts w:ascii="Arial" w:hAnsi="Arial" w:cs="Arial"/>
          <w:b/>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280B61CB" w14:textId="77777777" w:rsidR="00257CFD" w:rsidRDefault="00257CFD" w:rsidP="00257CFD">
      <w:pPr>
        <w:spacing w:before="138"/>
        <w:ind w:left="2620"/>
        <w:rPr>
          <w:rFonts w:ascii="Arial" w:hAnsi="Arial" w:cs="Arial"/>
          <w:w w:val="95"/>
          <w:sz w:val="18"/>
        </w:rPr>
      </w:pPr>
      <w:r w:rsidRPr="001058B5">
        <w:rPr>
          <w:rFonts w:ascii="Arial" w:hAnsi="Arial" w:cs="Arial"/>
          <w:w w:val="95"/>
          <w:sz w:val="18"/>
        </w:rPr>
        <w:t>DBMS_SESSION.CLEAR_CONTEXT(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client_identifier</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attribute</w:t>
      </w:r>
      <w:r w:rsidRPr="001058B5">
        <w:rPr>
          <w:rFonts w:ascii="Arial" w:hAnsi="Arial" w:cs="Arial"/>
          <w:w w:val="95"/>
          <w:sz w:val="18"/>
        </w:rPr>
        <w:t>);</w:t>
      </w:r>
    </w:p>
    <w:p w14:paraId="57B37805" w14:textId="77777777" w:rsidR="00257CFD" w:rsidRPr="00BC3B63" w:rsidRDefault="00257CFD" w:rsidP="00257CFD">
      <w:pPr>
        <w:spacing w:before="138"/>
        <w:ind w:left="2620"/>
        <w:rPr>
          <w:rFonts w:ascii="Arial" w:hAnsi="Arial" w:cs="Arial"/>
          <w:sz w:val="20"/>
          <w:szCs w:val="20"/>
        </w:rPr>
      </w:pPr>
      <w:r w:rsidRPr="001058B5">
        <w:rPr>
          <w:rFonts w:ascii="Arial" w:hAnsi="Arial" w:cs="Arial"/>
        </w:rPr>
        <w:t>The</w:t>
      </w:r>
      <w:r w:rsidRPr="001058B5">
        <w:rPr>
          <w:rFonts w:ascii="Arial" w:hAnsi="Arial" w:cs="Arial"/>
          <w:spacing w:val="-21"/>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BC3B63">
        <w:rPr>
          <w:rFonts w:ascii="Arial" w:hAnsi="Arial" w:cs="Arial"/>
          <w:sz w:val="20"/>
          <w:szCs w:val="20"/>
        </w:rPr>
        <w:t>xóa ngữ cảnh cho người dùng hiện tại. Để xóa các giá trị ngữ cảnh cho tất cả người dùng, ví dụ, khi bạn cần tắt máy chủ ứng dụng, hãy sử dụng thủ tục CLEAR_ALL_CONTEXT.</w:t>
      </w:r>
    </w:p>
    <w:p w14:paraId="1B103867" w14:textId="77777777" w:rsidR="00257CFD" w:rsidRPr="00BC3B63" w:rsidRDefault="00257CFD" w:rsidP="00257CFD">
      <w:pPr>
        <w:spacing w:before="138"/>
        <w:ind w:left="2620"/>
        <w:rPr>
          <w:rFonts w:ascii="Arial" w:hAnsi="Arial" w:cs="Arial"/>
          <w:sz w:val="20"/>
          <w:szCs w:val="20"/>
        </w:rPr>
      </w:pPr>
      <w:r w:rsidRPr="00BC3B63">
        <w:rPr>
          <w:rFonts w:ascii="Arial" w:hAnsi="Arial" w:cs="Arial"/>
          <w:sz w:val="20"/>
          <w:szCs w:val="20"/>
        </w:rPr>
        <w:t xml:space="preserve">Giá trị </w:t>
      </w:r>
      <w:r>
        <w:rPr>
          <w:rFonts w:ascii="Arial" w:hAnsi="Arial" w:cs="Arial"/>
        </w:rPr>
        <w:t>g</w:t>
      </w:r>
      <w:r w:rsidRPr="001058B5">
        <w:rPr>
          <w:rFonts w:ascii="Arial" w:hAnsi="Arial" w:cs="Arial"/>
        </w:rPr>
        <w:t xml:space="preserve">lobal application context </w:t>
      </w:r>
      <w:r w:rsidRPr="00BC3B63">
        <w:rPr>
          <w:rFonts w:ascii="Arial" w:hAnsi="Arial" w:cs="Arial"/>
          <w:sz w:val="20"/>
          <w:szCs w:val="20"/>
        </w:rPr>
        <w:t>có sẵn cho đến khi chúng được xóa, vì vậy bạn nên sử dụng CLEAR_CONTEXT hoặc CLEAR_ALL_CONTEXT để đảm bảo rằng các phiên khác không có quyền truy cập vào các giá trị này.</w:t>
      </w:r>
      <w:r w:rsidRPr="001058B5">
        <w:rPr>
          <w:rFonts w:ascii="Arial" w:hAnsi="Arial" w:cs="Arial"/>
        </w:rPr>
        <w:t>.</w:t>
      </w:r>
    </w:p>
    <w:p w14:paraId="58508010" w14:textId="77777777" w:rsidR="00257CFD" w:rsidRPr="001058B5" w:rsidRDefault="00257CFD" w:rsidP="00257CFD">
      <w:pPr>
        <w:pStyle w:val="BodyText"/>
        <w:spacing w:before="7"/>
        <w:rPr>
          <w:rFonts w:ascii="Arial" w:hAnsi="Arial" w:cs="Arial"/>
          <w:sz w:val="25"/>
        </w:rPr>
      </w:pPr>
    </w:p>
    <w:p w14:paraId="234DCBF1" w14:textId="77777777" w:rsidR="00257CFD" w:rsidRPr="001058B5" w:rsidRDefault="00257CFD" w:rsidP="00257CFD">
      <w:pPr>
        <w:pStyle w:val="Heading4"/>
        <w:ind w:left="14" w:right="578"/>
        <w:jc w:val="center"/>
      </w:pPr>
      <w:bookmarkStart w:id="1047" w:name="Tutorial:_Creating_a_Global_Application_"/>
      <w:bookmarkStart w:id="1048" w:name="_bookmark1299"/>
      <w:bookmarkStart w:id="1049" w:name="_bookmark1300"/>
      <w:bookmarkEnd w:id="1047"/>
      <w:bookmarkEnd w:id="1048"/>
      <w:bookmarkEnd w:id="1049"/>
      <w:r w:rsidRPr="001058B5">
        <w:rPr>
          <w:spacing w:val="-23"/>
        </w:rPr>
        <w:t xml:space="preserve">Tutorial: </w:t>
      </w:r>
      <w:r>
        <w:rPr>
          <w:spacing w:val="-22"/>
        </w:rPr>
        <w:t>Tạo</w:t>
      </w:r>
      <w:r w:rsidRPr="001058B5">
        <w:t xml:space="preserve"> </w:t>
      </w:r>
      <w:r w:rsidRPr="001058B5">
        <w:rPr>
          <w:spacing w:val="-24"/>
        </w:rPr>
        <w:t xml:space="preserve">Global </w:t>
      </w:r>
      <w:r w:rsidRPr="001058B5">
        <w:rPr>
          <w:spacing w:val="-22"/>
        </w:rPr>
        <w:t xml:space="preserve">Application </w:t>
      </w:r>
      <w:r w:rsidRPr="001058B5">
        <w:rPr>
          <w:spacing w:val="-25"/>
        </w:rPr>
        <w:t xml:space="preserve">Context </w:t>
      </w:r>
      <w:r>
        <w:rPr>
          <w:spacing w:val="-25"/>
        </w:rPr>
        <w:t xml:space="preserve"> </w:t>
      </w:r>
      <w:r>
        <w:rPr>
          <w:spacing w:val="-22"/>
        </w:rPr>
        <w:t xml:space="preserve">sử dụng </w:t>
      </w:r>
      <w:r w:rsidRPr="001058B5">
        <w:t xml:space="preserve"> </w:t>
      </w:r>
      <w:r w:rsidRPr="001058B5">
        <w:rPr>
          <w:spacing w:val="-21"/>
        </w:rPr>
        <w:t xml:space="preserve">Client </w:t>
      </w:r>
      <w:r w:rsidRPr="001058B5">
        <w:rPr>
          <w:spacing w:val="-23"/>
        </w:rPr>
        <w:t xml:space="preserve">Session </w:t>
      </w:r>
      <w:r w:rsidRPr="001058B5">
        <w:rPr>
          <w:spacing w:val="-7"/>
        </w:rPr>
        <w:t>ID</w:t>
      </w:r>
    </w:p>
    <w:p w14:paraId="7A95A621" w14:textId="77777777" w:rsidR="00257CFD" w:rsidRPr="001058B5" w:rsidRDefault="00257CFD" w:rsidP="00257CFD">
      <w:pPr>
        <w:pStyle w:val="BodyText"/>
        <w:spacing w:before="74"/>
        <w:ind w:left="2260"/>
        <w:rPr>
          <w:rFonts w:ascii="Arial" w:hAnsi="Arial" w:cs="Arial"/>
        </w:rPr>
      </w:pPr>
      <w:r w:rsidRPr="001058B5">
        <w:rPr>
          <w:rFonts w:ascii="Arial" w:hAnsi="Arial" w:cs="Arial"/>
        </w:rPr>
        <w:t>This section contains:</w:t>
      </w:r>
    </w:p>
    <w:p w14:paraId="5A132810" w14:textId="77777777" w:rsidR="00257CFD" w:rsidRPr="001058B5" w:rsidRDefault="008D1AB8" w:rsidP="00257CFD">
      <w:pPr>
        <w:pStyle w:val="ListParagraph"/>
        <w:numPr>
          <w:ilvl w:val="2"/>
          <w:numId w:val="137"/>
        </w:numPr>
        <w:tabs>
          <w:tab w:val="left" w:pos="2620"/>
        </w:tabs>
        <w:rPr>
          <w:rFonts w:ascii="Arial" w:hAnsi="Arial" w:cs="Arial"/>
          <w:sz w:val="20"/>
        </w:rPr>
      </w:pPr>
      <w:hyperlink w:anchor="_bookmark1301" w:history="1">
        <w:r w:rsidR="00257CFD">
          <w:rPr>
            <w:rFonts w:ascii="Arial" w:hAnsi="Arial" w:cs="Arial"/>
            <w:color w:val="0000CC"/>
            <w:sz w:val="20"/>
          </w:rPr>
          <w:t>Giới thiệu về</w:t>
        </w:r>
        <w:r w:rsidR="00257CFD" w:rsidRPr="001058B5">
          <w:rPr>
            <w:rFonts w:ascii="Arial" w:hAnsi="Arial" w:cs="Arial"/>
            <w:color w:val="0000CC"/>
            <w:spacing w:val="-3"/>
            <w:sz w:val="20"/>
          </w:rPr>
          <w:t>Tutorial</w:t>
        </w:r>
      </w:hyperlink>
    </w:p>
    <w:p w14:paraId="2BF4D331" w14:textId="77777777" w:rsidR="00257CFD" w:rsidRPr="001058B5" w:rsidRDefault="008D1AB8" w:rsidP="00257CFD">
      <w:pPr>
        <w:pStyle w:val="ListParagraph"/>
        <w:numPr>
          <w:ilvl w:val="2"/>
          <w:numId w:val="137"/>
        </w:numPr>
        <w:tabs>
          <w:tab w:val="left" w:pos="2620"/>
        </w:tabs>
        <w:spacing w:before="112"/>
        <w:rPr>
          <w:rFonts w:ascii="Arial" w:hAnsi="Arial" w:cs="Arial"/>
          <w:sz w:val="20"/>
        </w:rPr>
      </w:pPr>
      <w:hyperlink w:anchor="_bookmark1306" w:history="1">
        <w:r w:rsidR="00257CFD" w:rsidRPr="001058B5">
          <w:rPr>
            <w:rFonts w:ascii="Arial" w:hAnsi="Arial" w:cs="Arial"/>
            <w:color w:val="0000CC"/>
            <w:sz w:val="20"/>
          </w:rPr>
          <w:t>Step 1:</w:t>
        </w:r>
        <w:r w:rsidR="00257CFD">
          <w:rPr>
            <w:rFonts w:ascii="Arial" w:hAnsi="Arial" w:cs="Arial"/>
            <w:color w:val="0000CC"/>
            <w:sz w:val="20"/>
          </w:rPr>
          <w:t>Tạo</w:t>
        </w:r>
      </w:hyperlink>
      <w:r w:rsidR="00257CFD">
        <w:rPr>
          <w:rFonts w:ascii="Arial" w:hAnsi="Arial" w:cs="Arial"/>
          <w:color w:val="0000CC"/>
          <w:sz w:val="20"/>
        </w:rPr>
        <w:t xml:space="preserve"> tài khoản người dùng </w:t>
      </w:r>
    </w:p>
    <w:p w14:paraId="6A56CF6C" w14:textId="77777777" w:rsidR="00257CFD" w:rsidRPr="001058B5" w:rsidRDefault="008D1AB8" w:rsidP="00257CFD">
      <w:pPr>
        <w:pStyle w:val="ListParagraph"/>
        <w:numPr>
          <w:ilvl w:val="2"/>
          <w:numId w:val="137"/>
        </w:numPr>
        <w:tabs>
          <w:tab w:val="left" w:pos="2620"/>
        </w:tabs>
        <w:rPr>
          <w:rFonts w:ascii="Arial" w:hAnsi="Arial" w:cs="Arial"/>
          <w:sz w:val="20"/>
        </w:rPr>
      </w:pPr>
      <w:hyperlink w:anchor="_bookmark1307" w:history="1">
        <w:r w:rsidR="00257CFD" w:rsidRPr="001058B5">
          <w:rPr>
            <w:rFonts w:ascii="Arial" w:hAnsi="Arial" w:cs="Arial"/>
            <w:color w:val="0000CC"/>
            <w:sz w:val="20"/>
          </w:rPr>
          <w:t xml:space="preserve">Step 2: </w:t>
        </w:r>
        <w:r w:rsidR="00257CFD">
          <w:rPr>
            <w:rFonts w:ascii="Arial" w:hAnsi="Arial" w:cs="Arial"/>
            <w:color w:val="0000CC"/>
            <w:sz w:val="20"/>
          </w:rPr>
          <w:t xml:space="preserve">Tạo một </w:t>
        </w:r>
        <w:r w:rsidR="00257CFD" w:rsidRPr="001058B5">
          <w:rPr>
            <w:rFonts w:ascii="Arial" w:hAnsi="Arial" w:cs="Arial"/>
            <w:color w:val="0000CC"/>
            <w:sz w:val="20"/>
          </w:rPr>
          <w:t>Global Application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Context</w:t>
        </w:r>
      </w:hyperlink>
    </w:p>
    <w:p w14:paraId="1F604D29" w14:textId="77777777" w:rsidR="00257CFD" w:rsidRPr="001058B5" w:rsidRDefault="008D1AB8" w:rsidP="00257CFD">
      <w:pPr>
        <w:pStyle w:val="ListParagraph"/>
        <w:numPr>
          <w:ilvl w:val="2"/>
          <w:numId w:val="137"/>
        </w:numPr>
        <w:tabs>
          <w:tab w:val="left" w:pos="2620"/>
        </w:tabs>
        <w:spacing w:before="112"/>
        <w:rPr>
          <w:rFonts w:ascii="Arial" w:hAnsi="Arial" w:cs="Arial"/>
          <w:sz w:val="20"/>
        </w:rPr>
      </w:pPr>
      <w:hyperlink w:anchor="_bookmark1308" w:history="1">
        <w:r w:rsidR="00257CFD" w:rsidRPr="001058B5">
          <w:rPr>
            <w:rFonts w:ascii="Arial" w:hAnsi="Arial" w:cs="Arial"/>
            <w:color w:val="0000CC"/>
            <w:sz w:val="20"/>
          </w:rPr>
          <w:t xml:space="preserve">Step 3: </w:t>
        </w:r>
        <w:r w:rsidR="00257CFD">
          <w:rPr>
            <w:rFonts w:ascii="Arial" w:hAnsi="Arial" w:cs="Arial"/>
            <w:color w:val="0000CC"/>
            <w:sz w:val="20"/>
          </w:rPr>
          <w:t xml:space="preserve">Tạo một </w:t>
        </w:r>
        <w:r w:rsidR="00257CFD" w:rsidRPr="001058B5">
          <w:rPr>
            <w:rFonts w:ascii="Arial" w:hAnsi="Arial" w:cs="Arial"/>
            <w:color w:val="0000CC"/>
            <w:sz w:val="20"/>
          </w:rPr>
          <w:t xml:space="preserve"> Package</w:t>
        </w:r>
        <w:r w:rsidR="00257CFD">
          <w:rPr>
            <w:rFonts w:ascii="Arial" w:hAnsi="Arial" w:cs="Arial"/>
            <w:color w:val="0000CC"/>
            <w:sz w:val="20"/>
          </w:rPr>
          <w:t xml:space="preserve"> cho</w:t>
        </w:r>
        <w:r w:rsidR="00257CFD" w:rsidRPr="001058B5">
          <w:rPr>
            <w:rFonts w:ascii="Arial" w:hAnsi="Arial" w:cs="Arial"/>
            <w:color w:val="0000CC"/>
            <w:sz w:val="20"/>
          </w:rPr>
          <w:t xml:space="preserve"> Global Application</w:t>
        </w:r>
        <w:r w:rsidR="00257CFD" w:rsidRPr="001058B5">
          <w:rPr>
            <w:rFonts w:ascii="Arial" w:hAnsi="Arial" w:cs="Arial"/>
            <w:color w:val="0000CC"/>
            <w:spacing w:val="-8"/>
            <w:sz w:val="20"/>
          </w:rPr>
          <w:t xml:space="preserve"> </w:t>
        </w:r>
        <w:r w:rsidR="00257CFD" w:rsidRPr="001058B5">
          <w:rPr>
            <w:rFonts w:ascii="Arial" w:hAnsi="Arial" w:cs="Arial"/>
            <w:color w:val="0000CC"/>
            <w:sz w:val="20"/>
          </w:rPr>
          <w:t>Context</w:t>
        </w:r>
      </w:hyperlink>
    </w:p>
    <w:p w14:paraId="4C7CD916" w14:textId="77777777" w:rsidR="00257CFD" w:rsidRPr="001058B5" w:rsidRDefault="008D1AB8" w:rsidP="00257CFD">
      <w:pPr>
        <w:pStyle w:val="ListParagraph"/>
        <w:numPr>
          <w:ilvl w:val="2"/>
          <w:numId w:val="137"/>
        </w:numPr>
        <w:tabs>
          <w:tab w:val="left" w:pos="2620"/>
        </w:tabs>
        <w:rPr>
          <w:rFonts w:ascii="Arial" w:hAnsi="Arial" w:cs="Arial"/>
          <w:sz w:val="20"/>
        </w:rPr>
      </w:pPr>
      <w:hyperlink w:anchor="_bookmark1309" w:history="1">
        <w:r w:rsidR="00257CFD" w:rsidRPr="001058B5">
          <w:rPr>
            <w:rFonts w:ascii="Arial" w:hAnsi="Arial" w:cs="Arial"/>
            <w:color w:val="0000CC"/>
            <w:sz w:val="20"/>
          </w:rPr>
          <w:t xml:space="preserve">Step 4: </w:t>
        </w:r>
        <w:r w:rsidR="00257CFD">
          <w:rPr>
            <w:rFonts w:ascii="Arial" w:hAnsi="Arial" w:cs="Arial"/>
            <w:color w:val="0000CC"/>
            <w:spacing w:val="-5"/>
            <w:sz w:val="20"/>
          </w:rPr>
          <w:t xml:space="preserve">Kiểm tra </w:t>
        </w:r>
        <w:r w:rsidR="00257CFD" w:rsidRPr="001058B5">
          <w:rPr>
            <w:rFonts w:ascii="Arial" w:hAnsi="Arial" w:cs="Arial"/>
            <w:color w:val="0000CC"/>
            <w:sz w:val="20"/>
          </w:rPr>
          <w:t>Global Application</w:t>
        </w:r>
        <w:r w:rsidR="00257CFD" w:rsidRPr="001058B5">
          <w:rPr>
            <w:rFonts w:ascii="Arial" w:hAnsi="Arial" w:cs="Arial"/>
            <w:color w:val="0000CC"/>
            <w:spacing w:val="3"/>
            <w:sz w:val="20"/>
          </w:rPr>
          <w:t xml:space="preserve"> </w:t>
        </w:r>
        <w:r w:rsidR="00257CFD" w:rsidRPr="001058B5">
          <w:rPr>
            <w:rFonts w:ascii="Arial" w:hAnsi="Arial" w:cs="Arial"/>
            <w:color w:val="0000CC"/>
            <w:sz w:val="20"/>
          </w:rPr>
          <w:t>Context</w:t>
        </w:r>
      </w:hyperlink>
    </w:p>
    <w:p w14:paraId="6CA10DDC" w14:textId="77777777" w:rsidR="00257CFD" w:rsidRPr="001058B5" w:rsidRDefault="008D1AB8" w:rsidP="00257CFD">
      <w:pPr>
        <w:pStyle w:val="ListParagraph"/>
        <w:numPr>
          <w:ilvl w:val="2"/>
          <w:numId w:val="137"/>
        </w:numPr>
        <w:tabs>
          <w:tab w:val="left" w:pos="2620"/>
        </w:tabs>
        <w:spacing w:before="112"/>
        <w:rPr>
          <w:rFonts w:ascii="Arial" w:hAnsi="Arial" w:cs="Arial"/>
          <w:sz w:val="20"/>
        </w:rPr>
      </w:pPr>
      <w:hyperlink w:anchor="_bookmark1311" w:history="1">
        <w:r w:rsidR="00257CFD" w:rsidRPr="001058B5">
          <w:rPr>
            <w:rFonts w:ascii="Arial" w:hAnsi="Arial" w:cs="Arial"/>
            <w:color w:val="0000CC"/>
            <w:sz w:val="20"/>
          </w:rPr>
          <w:t>Step 5:</w:t>
        </w:r>
        <w:r w:rsidR="00257CFD">
          <w:rPr>
            <w:rFonts w:ascii="Arial" w:hAnsi="Arial" w:cs="Arial"/>
            <w:color w:val="0000CC"/>
            <w:sz w:val="20"/>
          </w:rPr>
          <w:t xml:space="preserve">Xóa các thành phần cho </w:t>
        </w:r>
        <w:r w:rsidR="00257CFD" w:rsidRPr="001058B5">
          <w:rPr>
            <w:rFonts w:ascii="Arial" w:hAnsi="Arial" w:cs="Arial"/>
            <w:color w:val="0000CC"/>
            <w:spacing w:val="-3"/>
            <w:sz w:val="20"/>
          </w:rPr>
          <w:t xml:space="preserve"> Tutorial</w:t>
        </w:r>
      </w:hyperlink>
      <w:r w:rsidR="00257CFD">
        <w:rPr>
          <w:rFonts w:ascii="Arial" w:hAnsi="Arial" w:cs="Arial"/>
          <w:color w:val="0000CC"/>
          <w:spacing w:val="-3"/>
          <w:sz w:val="20"/>
        </w:rPr>
        <w:t xml:space="preserve"> này </w:t>
      </w:r>
    </w:p>
    <w:p w14:paraId="799DAE33" w14:textId="77777777" w:rsidR="00257CFD" w:rsidRPr="001058B5" w:rsidRDefault="00257CFD" w:rsidP="00257CFD">
      <w:pPr>
        <w:pStyle w:val="BodyText"/>
        <w:spacing w:before="2"/>
        <w:rPr>
          <w:rFonts w:ascii="Arial" w:hAnsi="Arial" w:cs="Arial"/>
          <w:sz w:val="23"/>
        </w:rPr>
      </w:pPr>
    </w:p>
    <w:p w14:paraId="3130CF57" w14:textId="77777777" w:rsidR="00257CFD" w:rsidRPr="001058B5" w:rsidRDefault="00257CFD" w:rsidP="00257CFD">
      <w:pPr>
        <w:pStyle w:val="Heading6"/>
      </w:pPr>
      <w:bookmarkStart w:id="1050" w:name="_bookmark1301"/>
      <w:bookmarkStart w:id="1051" w:name="_bookmark1302"/>
      <w:bookmarkEnd w:id="1050"/>
      <w:bookmarkEnd w:id="1051"/>
      <w:r>
        <w:t xml:space="preserve">Giới thiệu về </w:t>
      </w:r>
      <w:r w:rsidRPr="001058B5">
        <w:t xml:space="preserve"> </w:t>
      </w:r>
      <w:bookmarkStart w:id="1052" w:name="_bookmark1303"/>
      <w:bookmarkEnd w:id="1052"/>
      <w:r w:rsidRPr="001058B5">
        <w:t>Tutoria</w:t>
      </w:r>
      <w:bookmarkStart w:id="1053" w:name="_bookmark1304"/>
      <w:bookmarkEnd w:id="1053"/>
      <w:r w:rsidRPr="001058B5">
        <w:t>l</w:t>
      </w:r>
    </w:p>
    <w:p w14:paraId="388F1D57" w14:textId="77777777" w:rsidR="00257CFD" w:rsidRDefault="00257CFD" w:rsidP="00257CFD">
      <w:pPr>
        <w:pStyle w:val="BodyText"/>
        <w:spacing w:before="55" w:line="232" w:lineRule="auto"/>
        <w:ind w:left="2260" w:right="186"/>
        <w:jc w:val="both"/>
        <w:rPr>
          <w:rFonts w:ascii="Arial" w:hAnsi="Arial" w:cs="Arial"/>
        </w:rPr>
      </w:pPr>
      <w:r>
        <w:rPr>
          <w:rFonts w:ascii="Arial" w:hAnsi="Arial" w:cs="Arial"/>
        </w:rPr>
        <w:t>T</w:t>
      </w:r>
      <w:r w:rsidRPr="001058B5">
        <w:rPr>
          <w:rFonts w:ascii="Arial" w:hAnsi="Arial" w:cs="Arial"/>
        </w:rPr>
        <w:t xml:space="preserve">utorial </w:t>
      </w:r>
      <w:r>
        <w:rPr>
          <w:rFonts w:ascii="Arial" w:hAnsi="Arial" w:cs="Arial"/>
        </w:rPr>
        <w:t>n</w:t>
      </w:r>
      <w:r w:rsidRPr="00BC3B63">
        <w:rPr>
          <w:rFonts w:ascii="Arial" w:hAnsi="Arial" w:cs="Arial"/>
        </w:rPr>
        <w:t xml:space="preserve">ày cho thấy cách tạo </w:t>
      </w:r>
      <w:r w:rsidRPr="001058B5">
        <w:rPr>
          <w:rFonts w:ascii="Arial" w:hAnsi="Arial" w:cs="Arial"/>
        </w:rPr>
        <w:t xml:space="preserve">global application context </w:t>
      </w:r>
      <w:r w:rsidRPr="00BC3B63">
        <w:rPr>
          <w:rFonts w:ascii="Arial" w:hAnsi="Arial" w:cs="Arial"/>
        </w:rPr>
        <w:t xml:space="preserve">sử dụng một </w:t>
      </w:r>
      <w:r w:rsidRPr="001058B5">
        <w:rPr>
          <w:rFonts w:ascii="Arial" w:hAnsi="Arial" w:cs="Arial"/>
        </w:rPr>
        <w:t>client session ID</w:t>
      </w:r>
      <w:r w:rsidRPr="001058B5">
        <w:rPr>
          <w:rFonts w:ascii="Arial" w:hAnsi="Arial" w:cs="Arial"/>
          <w:spacing w:val="-4"/>
        </w:rPr>
        <w:t xml:space="preserve"> </w:t>
      </w:r>
      <w:r w:rsidRPr="00BC3B63">
        <w:rPr>
          <w:rFonts w:ascii="Arial" w:hAnsi="Arial" w:cs="Arial"/>
        </w:rPr>
        <w:t xml:space="preserve">cho một ứng dụng người dùng nhẹ. Nó chứng tỏ làm thế nào để kiểm soát truy cập nondatabase người dùng bằng cách sử dụng một </w:t>
      </w:r>
      <w:r w:rsidRPr="001058B5">
        <w:rPr>
          <w:rFonts w:ascii="Arial" w:hAnsi="Arial" w:cs="Arial"/>
        </w:rPr>
        <w:t>pool</w:t>
      </w:r>
      <w:r>
        <w:rPr>
          <w:rFonts w:ascii="Arial" w:hAnsi="Arial" w:cs="Arial"/>
        </w:rPr>
        <w:t xml:space="preserve"> </w:t>
      </w:r>
      <w:r w:rsidRPr="00BC3B63">
        <w:rPr>
          <w:rFonts w:ascii="Arial" w:hAnsi="Arial" w:cs="Arial"/>
        </w:rPr>
        <w:t>kết nối.</w:t>
      </w:r>
    </w:p>
    <w:p w14:paraId="65655930" w14:textId="77777777" w:rsidR="00257CFD" w:rsidRPr="001058B5" w:rsidRDefault="00257CFD" w:rsidP="00257CFD">
      <w:pPr>
        <w:pStyle w:val="Heading6"/>
      </w:pPr>
      <w:bookmarkStart w:id="1054" w:name="Step_1:_Create_User_Accounts"/>
      <w:bookmarkStart w:id="1055" w:name="_bookmark1306"/>
      <w:bookmarkEnd w:id="1054"/>
      <w:bookmarkEnd w:id="1055"/>
      <w:r w:rsidRPr="001058B5">
        <w:t xml:space="preserve">Step 1: </w:t>
      </w:r>
      <w:r>
        <w:t xml:space="preserve">Tạo tài khoản người dùng </w:t>
      </w:r>
    </w:p>
    <w:p w14:paraId="7C1B6452" w14:textId="77777777" w:rsidR="00257CFD" w:rsidRPr="00F54BB2" w:rsidRDefault="00257CFD" w:rsidP="00257CFD">
      <w:pPr>
        <w:pStyle w:val="BodyText"/>
        <w:spacing w:before="55" w:line="232" w:lineRule="auto"/>
        <w:ind w:left="2259"/>
        <w:rPr>
          <w:rFonts w:ascii="Arial" w:hAnsi="Arial" w:cs="Arial"/>
        </w:rPr>
      </w:pPr>
      <w:r w:rsidRPr="00F54BB2">
        <w:rPr>
          <w:rFonts w:ascii="Arial" w:hAnsi="Arial" w:cs="Arial"/>
        </w:rPr>
        <w:t xml:space="preserve">Bạn phải tạo hai người dùng cho ví dụ này: quản trị viên bảo mật sẽ quản lý </w:t>
      </w:r>
      <w:r w:rsidRPr="001058B5">
        <w:rPr>
          <w:rFonts w:ascii="Arial" w:hAnsi="Arial" w:cs="Arial"/>
        </w:rPr>
        <w:t xml:space="preserve">application context </w:t>
      </w:r>
      <w:r w:rsidRPr="00F54BB2">
        <w:rPr>
          <w:rFonts w:ascii="Arial" w:hAnsi="Arial" w:cs="Arial"/>
        </w:rPr>
        <w:t xml:space="preserve">và </w:t>
      </w:r>
      <w:r w:rsidRPr="001058B5">
        <w:rPr>
          <w:rFonts w:ascii="Arial" w:hAnsi="Arial" w:cs="Arial"/>
        </w:rPr>
        <w:t>package</w:t>
      </w:r>
      <w:r w:rsidRPr="00F54BB2">
        <w:rPr>
          <w:rFonts w:ascii="Arial" w:hAnsi="Arial" w:cs="Arial"/>
        </w:rPr>
        <w:t xml:space="preserve"> của nó cũng như tài khoản người dùng sở hữu </w:t>
      </w:r>
      <w:r w:rsidRPr="001058B5">
        <w:rPr>
          <w:rFonts w:ascii="Arial" w:hAnsi="Arial" w:cs="Arial"/>
        </w:rPr>
        <w:t>pool</w:t>
      </w:r>
      <w:r w:rsidRPr="00F54BB2">
        <w:rPr>
          <w:rFonts w:ascii="Arial" w:hAnsi="Arial" w:cs="Arial"/>
        </w:rPr>
        <w:t xml:space="preserve"> kết nối.</w:t>
      </w:r>
    </w:p>
    <w:p w14:paraId="41E48E7B" w14:textId="77777777" w:rsidR="00257CFD" w:rsidRPr="001058B5" w:rsidRDefault="00257CFD" w:rsidP="00257CFD">
      <w:pPr>
        <w:pStyle w:val="BodyText"/>
        <w:spacing w:before="111"/>
        <w:ind w:left="2260"/>
        <w:rPr>
          <w:rFonts w:ascii="Arial" w:hAnsi="Arial" w:cs="Arial"/>
        </w:rPr>
      </w:pPr>
      <w:r>
        <w:rPr>
          <w:rFonts w:ascii="Arial" w:hAnsi="Arial" w:cs="Arial"/>
        </w:rPr>
        <w:t>Trong  tutorial này</w:t>
      </w:r>
      <w:r w:rsidRPr="001058B5">
        <w:rPr>
          <w:rFonts w:ascii="Arial" w:hAnsi="Arial" w:cs="Arial"/>
        </w:rPr>
        <w:t>:</w:t>
      </w:r>
    </w:p>
    <w:p w14:paraId="783AE5B6" w14:textId="77777777" w:rsidR="00257CFD" w:rsidRPr="001058B5" w:rsidRDefault="00257CFD" w:rsidP="00257CFD">
      <w:pPr>
        <w:pStyle w:val="ListParagraph"/>
        <w:numPr>
          <w:ilvl w:val="0"/>
          <w:numId w:val="88"/>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5"/>
          <w:sz w:val="20"/>
        </w:rPr>
        <w:t xml:space="preserve"> </w:t>
      </w:r>
      <w:r>
        <w:rPr>
          <w:rFonts w:ascii="Arial" w:hAnsi="Arial" w:cs="Arial"/>
          <w:sz w:val="20"/>
        </w:rPr>
        <w:t xml:space="preserve">dưới dạng </w:t>
      </w:r>
      <w:r w:rsidRPr="001058B5">
        <w:rPr>
          <w:rFonts w:ascii="Arial" w:hAnsi="Arial" w:cs="Arial"/>
          <w:sz w:val="20"/>
        </w:rPr>
        <w:t>SYS</w:t>
      </w:r>
      <w:r w:rsidRPr="001058B5">
        <w:rPr>
          <w:rFonts w:ascii="Arial" w:hAnsi="Arial" w:cs="Arial"/>
          <w:spacing w:val="-81"/>
          <w:sz w:val="20"/>
        </w:rPr>
        <w:t xml:space="preserve"> </w:t>
      </w:r>
      <w:r>
        <w:rPr>
          <w:rFonts w:ascii="Arial" w:hAnsi="Arial" w:cs="Arial"/>
          <w:sz w:val="20"/>
        </w:rPr>
        <w:t xml:space="preserve"> 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4"/>
          <w:sz w:val="20"/>
        </w:rPr>
        <w:t xml:space="preserve"> </w:t>
      </w:r>
      <w:r w:rsidRPr="001058B5">
        <w:rPr>
          <w:rFonts w:ascii="Arial" w:hAnsi="Arial" w:cs="Arial"/>
          <w:sz w:val="20"/>
        </w:rPr>
        <w:t>SYSDBA.</w:t>
      </w:r>
    </w:p>
    <w:p w14:paraId="068B7FF1"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0B7E7BD" w14:textId="77777777" w:rsidR="00257CFD" w:rsidRPr="001058B5" w:rsidRDefault="00257CFD" w:rsidP="00257CFD">
      <w:pPr>
        <w:pStyle w:val="BodyText"/>
        <w:spacing w:before="7"/>
        <w:rPr>
          <w:rFonts w:ascii="Arial" w:hAnsi="Arial" w:cs="Arial"/>
          <w:i/>
          <w:sz w:val="17"/>
        </w:rPr>
      </w:pPr>
    </w:p>
    <w:p w14:paraId="1A42176D" w14:textId="77777777" w:rsidR="00257CFD" w:rsidRPr="001058B5" w:rsidRDefault="00257CFD" w:rsidP="00257CFD">
      <w:pPr>
        <w:pStyle w:val="ListParagraph"/>
        <w:numPr>
          <w:ilvl w:val="0"/>
          <w:numId w:val="88"/>
        </w:numPr>
        <w:tabs>
          <w:tab w:val="left" w:pos="2620"/>
        </w:tabs>
        <w:spacing w:before="0" w:line="228" w:lineRule="auto"/>
        <w:ind w:right="673"/>
        <w:rPr>
          <w:rFonts w:ascii="Arial" w:hAnsi="Arial" w:cs="Arial"/>
          <w:sz w:val="20"/>
        </w:rPr>
      </w:pPr>
      <w:r>
        <w:rPr>
          <w:rFonts w:ascii="Arial" w:hAnsi="Arial" w:cs="Arial"/>
          <w:sz w:val="20"/>
        </w:rPr>
        <w:t xml:space="preserve">Tạo tài khoản </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Pr>
          <w:rFonts w:ascii="Arial" w:hAnsi="Arial" w:cs="Arial"/>
          <w:sz w:val="20"/>
        </w:rPr>
        <w:t>người sẽ quản lý</w:t>
      </w:r>
      <w:r w:rsidRPr="001058B5">
        <w:rPr>
          <w:rFonts w:ascii="Arial" w:hAnsi="Arial" w:cs="Arial"/>
          <w:spacing w:val="-25"/>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 context.</w:t>
      </w:r>
    </w:p>
    <w:p w14:paraId="74897B4C"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SESSION,</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ANY</w:t>
      </w:r>
      <w:r w:rsidRPr="001058B5">
        <w:rPr>
          <w:rFonts w:ascii="Arial" w:hAnsi="Arial" w:cs="Arial"/>
          <w:spacing w:val="-54"/>
          <w:w w:val="95"/>
          <w:sz w:val="18"/>
        </w:rPr>
        <w:t xml:space="preserve"> </w:t>
      </w:r>
      <w:r w:rsidRPr="001058B5">
        <w:rPr>
          <w:rFonts w:ascii="Arial" w:hAnsi="Arial" w:cs="Arial"/>
          <w:w w:val="95"/>
          <w:sz w:val="18"/>
        </w:rPr>
        <w:t>CONTEXT,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PROCEDURE</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4"/>
          <w:w w:val="95"/>
          <w:sz w:val="18"/>
        </w:rPr>
        <w:t xml:space="preserve"> </w:t>
      </w:r>
      <w:r w:rsidRPr="001058B5">
        <w:rPr>
          <w:rFonts w:ascii="Arial" w:hAnsi="Arial" w:cs="Arial"/>
          <w:w w:val="95"/>
          <w:sz w:val="18"/>
        </w:rPr>
        <w:t>sysadmin_ctx</w:t>
      </w:r>
    </w:p>
    <w:p w14:paraId="594C167B"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570760E5" w14:textId="77777777" w:rsidR="00257CFD" w:rsidRPr="001058B5" w:rsidRDefault="00257CFD" w:rsidP="00257CFD">
      <w:pPr>
        <w:pStyle w:val="BodyText"/>
        <w:spacing w:before="9"/>
        <w:rPr>
          <w:rFonts w:ascii="Arial" w:hAnsi="Arial" w:cs="Arial"/>
        </w:rPr>
      </w:pPr>
    </w:p>
    <w:p w14:paraId="511D26D4" w14:textId="77777777" w:rsidR="00257CFD" w:rsidRPr="001058B5" w:rsidRDefault="00257CFD" w:rsidP="00257CFD">
      <w:pPr>
        <w:spacing w:before="1"/>
        <w:ind w:left="2620"/>
        <w:rPr>
          <w:rFonts w:ascii="Arial" w:hAnsi="Arial" w:cs="Arial"/>
          <w:sz w:val="18"/>
        </w:rPr>
      </w:pPr>
      <w:r w:rsidRPr="001058B5">
        <w:rPr>
          <w:rFonts w:ascii="Arial" w:hAnsi="Arial" w:cs="Arial"/>
          <w:w w:val="95"/>
          <w:sz w:val="18"/>
        </w:rPr>
        <w:t>GRANT EXECUTE ON DBMS_SESSION TO sysadmin_ctx;</w:t>
      </w:r>
    </w:p>
    <w:p w14:paraId="66677399"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9CA9398" w14:textId="77777777" w:rsidR="00257CFD" w:rsidRPr="001058B5" w:rsidRDefault="00257CFD" w:rsidP="00257CFD">
      <w:pPr>
        <w:pStyle w:val="ListParagraph"/>
        <w:numPr>
          <w:ilvl w:val="0"/>
          <w:numId w:val="88"/>
        </w:numPr>
        <w:tabs>
          <w:tab w:val="left" w:pos="2620"/>
        </w:tabs>
        <w:spacing w:before="115"/>
        <w:rPr>
          <w:rFonts w:ascii="Arial" w:hAnsi="Arial" w:cs="Arial"/>
          <w:sz w:val="20"/>
        </w:rPr>
      </w:pPr>
      <w:r>
        <w:rPr>
          <w:rFonts w:ascii="Arial" w:hAnsi="Arial" w:cs="Arial"/>
          <w:sz w:val="20"/>
        </w:rPr>
        <w:t xml:space="preserve">Tạo tài khoản </w:t>
      </w:r>
      <w:r w:rsidRPr="001058B5">
        <w:rPr>
          <w:rFonts w:ascii="Arial" w:hAnsi="Arial" w:cs="Arial"/>
          <w:spacing w:val="-8"/>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apps_user,</w:t>
      </w:r>
      <w:r w:rsidRPr="001058B5">
        <w:rPr>
          <w:rFonts w:ascii="Arial" w:hAnsi="Arial" w:cs="Arial"/>
          <w:spacing w:val="-8"/>
          <w:sz w:val="20"/>
        </w:rPr>
        <w:t xml:space="preserve"> </w:t>
      </w:r>
      <w:r>
        <w:rPr>
          <w:rFonts w:ascii="Arial" w:hAnsi="Arial" w:cs="Arial"/>
          <w:sz w:val="20"/>
        </w:rPr>
        <w:t>người sẽ sỡ hữu</w:t>
      </w:r>
      <w:r w:rsidRPr="001058B5">
        <w:rPr>
          <w:rFonts w:ascii="Arial" w:hAnsi="Arial" w:cs="Arial"/>
          <w:spacing w:val="-7"/>
          <w:sz w:val="20"/>
        </w:rPr>
        <w:t xml:space="preserve"> </w:t>
      </w:r>
      <w:r w:rsidRPr="001058B5">
        <w:rPr>
          <w:rFonts w:ascii="Arial" w:hAnsi="Arial" w:cs="Arial"/>
          <w:sz w:val="20"/>
        </w:rPr>
        <w:t>pool</w:t>
      </w:r>
      <w:r>
        <w:rPr>
          <w:rFonts w:ascii="Arial" w:hAnsi="Arial" w:cs="Arial"/>
          <w:sz w:val="20"/>
        </w:rPr>
        <w:t xml:space="preserve"> kết nối </w:t>
      </w:r>
      <w:r w:rsidRPr="001058B5">
        <w:rPr>
          <w:rFonts w:ascii="Arial" w:hAnsi="Arial" w:cs="Arial"/>
          <w:sz w:val="20"/>
        </w:rPr>
        <w:t>.</w:t>
      </w:r>
    </w:p>
    <w:p w14:paraId="5B8CEDFB" w14:textId="77777777" w:rsidR="00257CFD" w:rsidRDefault="00257CFD" w:rsidP="00257CFD">
      <w:pPr>
        <w:spacing w:before="137"/>
        <w:ind w:left="2620"/>
        <w:rPr>
          <w:rFonts w:ascii="Arial" w:hAnsi="Arial" w:cs="Arial"/>
          <w:w w:val="95"/>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4892A620" w14:textId="77777777" w:rsidR="00257CFD" w:rsidRDefault="00257CFD" w:rsidP="00257CFD">
      <w:pPr>
        <w:spacing w:before="137"/>
        <w:ind w:left="2620"/>
        <w:rPr>
          <w:rFonts w:ascii="Arial" w:hAnsi="Arial" w:cs="Arial"/>
          <w:w w:val="95"/>
          <w:sz w:val="18"/>
        </w:rPr>
      </w:pPr>
    </w:p>
    <w:p w14:paraId="3CFC01B3"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ADA1555" w14:textId="77777777" w:rsidR="00257CFD" w:rsidRPr="001058B5" w:rsidRDefault="00257CFD" w:rsidP="00257CFD">
      <w:pPr>
        <w:spacing w:before="137"/>
        <w:ind w:left="2620"/>
        <w:rPr>
          <w:rFonts w:ascii="Arial" w:hAnsi="Arial" w:cs="Arial"/>
          <w:sz w:val="18"/>
        </w:rPr>
      </w:pPr>
    </w:p>
    <w:p w14:paraId="0B712789" w14:textId="77777777" w:rsidR="00257CFD" w:rsidRDefault="00257CFD" w:rsidP="00257CFD">
      <w:pPr>
        <w:rPr>
          <w:rFonts w:ascii="Arial" w:hAnsi="Arial" w:cs="Arial"/>
          <w:sz w:val="18"/>
        </w:rPr>
      </w:pPr>
    </w:p>
    <w:p w14:paraId="0F067B74"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r>
        <w:rPr>
          <w:rFonts w:ascii="Arial" w:hAnsi="Arial" w:cs="Arial"/>
          <w:sz w:val="18"/>
        </w:rPr>
        <w:t xml:space="preserve"> </w:t>
      </w:r>
    </w:p>
    <w:p w14:paraId="06BACBF7" w14:textId="77777777" w:rsidR="00257CFD" w:rsidRPr="001058B5" w:rsidRDefault="00257CFD" w:rsidP="00257CFD">
      <w:pPr>
        <w:pStyle w:val="BodyText"/>
        <w:spacing w:before="10"/>
        <w:rPr>
          <w:rFonts w:ascii="Arial" w:hAnsi="Arial" w:cs="Arial"/>
          <w:sz w:val="27"/>
        </w:rPr>
      </w:pPr>
    </w:p>
    <w:p w14:paraId="472F6665" w14:textId="77777777" w:rsidR="00257CFD" w:rsidRPr="001058B5" w:rsidRDefault="00257CFD" w:rsidP="00257CFD">
      <w:pPr>
        <w:pStyle w:val="Heading6"/>
        <w:ind w:left="1660"/>
      </w:pPr>
      <w:bookmarkStart w:id="1056" w:name="Step_2:_Create_the_Global_Application_Co"/>
      <w:bookmarkStart w:id="1057" w:name="_bookmark1307"/>
      <w:bookmarkEnd w:id="1056"/>
      <w:bookmarkEnd w:id="1057"/>
      <w:r w:rsidRPr="001058B5">
        <w:t xml:space="preserve">Step 2: </w:t>
      </w:r>
      <w:r>
        <w:t xml:space="preserve">Tạo một </w:t>
      </w:r>
      <w:r w:rsidRPr="001058B5">
        <w:t xml:space="preserve"> Global Application Context</w:t>
      </w:r>
    </w:p>
    <w:p w14:paraId="00781C38" w14:textId="77777777" w:rsidR="00257CFD" w:rsidRPr="001058B5" w:rsidRDefault="00257CFD" w:rsidP="00257CFD">
      <w:pPr>
        <w:pStyle w:val="ListParagraph"/>
        <w:numPr>
          <w:ilvl w:val="0"/>
          <w:numId w:val="87"/>
        </w:numPr>
        <w:tabs>
          <w:tab w:val="left" w:pos="2020"/>
        </w:tabs>
        <w:spacing w:before="48"/>
        <w:rPr>
          <w:rFonts w:ascii="Arial" w:hAnsi="Arial" w:cs="Arial"/>
          <w:sz w:val="20"/>
        </w:rPr>
      </w:pPr>
      <w:r>
        <w:rPr>
          <w:rFonts w:ascii="Arial" w:hAnsi="Arial" w:cs="Arial"/>
          <w:sz w:val="20"/>
        </w:rPr>
        <w:t xml:space="preserve">Đăng nhập với tư cách quản trị viên bảo mật </w:t>
      </w:r>
      <w:r w:rsidRPr="001058B5">
        <w:rPr>
          <w:rFonts w:ascii="Arial" w:hAnsi="Arial" w:cs="Arial"/>
          <w:spacing w:val="-20"/>
          <w:sz w:val="20"/>
        </w:rPr>
        <w:t xml:space="preserve"> </w:t>
      </w:r>
      <w:r w:rsidRPr="001058B5">
        <w:rPr>
          <w:rFonts w:ascii="Arial" w:hAnsi="Arial" w:cs="Arial"/>
          <w:sz w:val="20"/>
        </w:rPr>
        <w:t>sysadmin_ctx.</w:t>
      </w:r>
    </w:p>
    <w:p w14:paraId="1ADF368F" w14:textId="77777777" w:rsidR="00257CFD" w:rsidRPr="001058B5" w:rsidRDefault="00257CFD" w:rsidP="00257CFD">
      <w:pPr>
        <w:spacing w:before="137"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03CD7DB" w14:textId="77777777" w:rsidR="00257CFD" w:rsidRPr="001058B5" w:rsidRDefault="00257CFD" w:rsidP="00257CFD">
      <w:pPr>
        <w:pStyle w:val="BodyText"/>
        <w:spacing w:before="9"/>
        <w:rPr>
          <w:rFonts w:ascii="Arial" w:hAnsi="Arial" w:cs="Arial"/>
          <w:i/>
          <w:sz w:val="16"/>
        </w:rPr>
      </w:pPr>
    </w:p>
    <w:p w14:paraId="3931AB9D" w14:textId="77777777" w:rsidR="00257CFD" w:rsidRPr="001058B5" w:rsidRDefault="00257CFD" w:rsidP="00257CFD">
      <w:pPr>
        <w:pStyle w:val="ListParagraph"/>
        <w:numPr>
          <w:ilvl w:val="0"/>
          <w:numId w:val="87"/>
        </w:numPr>
        <w:tabs>
          <w:tab w:val="left" w:pos="2020"/>
        </w:tabs>
        <w:spacing w:before="1"/>
        <w:rPr>
          <w:rFonts w:ascii="Arial" w:hAnsi="Arial" w:cs="Arial"/>
          <w:sz w:val="20"/>
        </w:rPr>
      </w:pPr>
      <w:r>
        <w:rPr>
          <w:rFonts w:ascii="Arial" w:hAnsi="Arial" w:cs="Arial"/>
          <w:sz w:val="20"/>
        </w:rPr>
        <w:t xml:space="preserve">Tạo </w:t>
      </w:r>
      <w:r w:rsidRPr="001058B5">
        <w:rPr>
          <w:rFonts w:ascii="Arial" w:hAnsi="Arial" w:cs="Arial"/>
          <w:sz w:val="20"/>
        </w:rPr>
        <w:t>cust_ctx</w:t>
      </w:r>
      <w:r>
        <w:rPr>
          <w:rFonts w:ascii="Arial" w:hAnsi="Arial" w:cs="Arial"/>
          <w:sz w:val="20"/>
        </w:rPr>
        <w:t xml:space="preserve"> </w:t>
      </w:r>
      <w:r w:rsidRPr="001058B5">
        <w:rPr>
          <w:rFonts w:ascii="Arial" w:hAnsi="Arial" w:cs="Arial"/>
          <w:spacing w:val="-88"/>
          <w:sz w:val="20"/>
        </w:rPr>
        <w:t xml:space="preserve"> </w:t>
      </w:r>
      <w:r w:rsidRPr="001058B5">
        <w:rPr>
          <w:rFonts w:ascii="Arial" w:hAnsi="Arial" w:cs="Arial"/>
          <w:sz w:val="20"/>
        </w:rPr>
        <w:t>global application context.</w:t>
      </w:r>
    </w:p>
    <w:p w14:paraId="419166F6" w14:textId="77777777" w:rsidR="00257CFD" w:rsidRPr="001058B5" w:rsidRDefault="00257CFD" w:rsidP="00257CFD">
      <w:pPr>
        <w:spacing w:before="136"/>
        <w:ind w:left="2020"/>
        <w:rPr>
          <w:rFonts w:ascii="Arial" w:hAnsi="Arial" w:cs="Arial"/>
          <w:sz w:val="18"/>
        </w:rPr>
      </w:pPr>
      <w:r w:rsidRPr="001058B5">
        <w:rPr>
          <w:rFonts w:ascii="Arial" w:hAnsi="Arial" w:cs="Arial"/>
          <w:w w:val="95"/>
          <w:sz w:val="18"/>
        </w:rPr>
        <w:t>CREATE CONTEXT global_cust_ctx USING cust_ctx_pkg ACCESSED GLOBALLY;</w:t>
      </w:r>
    </w:p>
    <w:p w14:paraId="0227CF67" w14:textId="77777777" w:rsidR="00257CFD" w:rsidRPr="001058B5" w:rsidRDefault="00257CFD" w:rsidP="00257CFD">
      <w:pPr>
        <w:pStyle w:val="BodyText"/>
        <w:spacing w:before="2"/>
        <w:rPr>
          <w:rFonts w:ascii="Arial" w:hAnsi="Arial" w:cs="Arial"/>
          <w:sz w:val="19"/>
        </w:rPr>
      </w:pPr>
    </w:p>
    <w:p w14:paraId="4C4C4256" w14:textId="77777777" w:rsidR="00257CFD" w:rsidRPr="001058B5" w:rsidRDefault="00257CFD" w:rsidP="00257CFD">
      <w:pPr>
        <w:pStyle w:val="BodyText"/>
        <w:spacing w:line="228" w:lineRule="auto"/>
        <w:ind w:left="2019" w:right="848"/>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cust_ctx</w:t>
      </w:r>
      <w:r w:rsidRPr="001058B5">
        <w:rPr>
          <w:rFonts w:ascii="Arial" w:hAnsi="Arial" w:cs="Arial"/>
          <w:spacing w:val="-89"/>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3"/>
        </w:rPr>
        <w:t xml:space="preserve"> </w:t>
      </w:r>
      <w:r>
        <w:rPr>
          <w:rFonts w:ascii="Arial" w:hAnsi="Arial" w:cs="Arial"/>
        </w:rPr>
        <w:t xml:space="preserve">được tạo và liên kết với </w:t>
      </w:r>
      <w:r w:rsidRPr="001058B5">
        <w:rPr>
          <w:rFonts w:ascii="Arial" w:hAnsi="Arial" w:cs="Arial"/>
          <w:spacing w:val="-13"/>
        </w:rPr>
        <w:t xml:space="preserve"> </w:t>
      </w:r>
      <w:r w:rsidRPr="001058B5">
        <w:rPr>
          <w:rFonts w:ascii="Arial" w:hAnsi="Arial" w:cs="Arial"/>
        </w:rPr>
        <w:t>schema</w:t>
      </w:r>
      <w:r w:rsidRPr="001058B5">
        <w:rPr>
          <w:rFonts w:ascii="Arial" w:hAnsi="Arial" w:cs="Arial"/>
          <w:spacing w:val="-13"/>
        </w:rPr>
        <w:t xml:space="preserve"> </w:t>
      </w:r>
      <w:r>
        <w:rPr>
          <w:rFonts w:ascii="Arial" w:hAnsi="Arial" w:cs="Arial"/>
        </w:rPr>
        <w:t xml:space="preserve">của quản trị viên bảo mật </w:t>
      </w:r>
      <w:r w:rsidRPr="001058B5">
        <w:rPr>
          <w:rFonts w:ascii="Arial" w:hAnsi="Arial" w:cs="Arial"/>
          <w:spacing w:val="-25"/>
        </w:rPr>
        <w:t xml:space="preserve"> </w:t>
      </w:r>
      <w:r w:rsidRPr="001058B5">
        <w:rPr>
          <w:rFonts w:ascii="Arial" w:hAnsi="Arial" w:cs="Arial"/>
        </w:rPr>
        <w:t>sysadmin</w:t>
      </w:r>
      <w:r w:rsidRPr="000A1AF2">
        <w:rPr>
          <w:rFonts w:ascii="Arial" w:hAnsi="Arial" w:cs="Arial"/>
          <w:sz w:val="22"/>
          <w:szCs w:val="22"/>
        </w:rPr>
        <w:t>_</w:t>
      </w:r>
      <w:r w:rsidRPr="001058B5">
        <w:rPr>
          <w:rFonts w:ascii="Arial" w:hAnsi="Arial" w:cs="Arial"/>
        </w:rPr>
        <w:t>ctx.</w:t>
      </w:r>
      <w:r w:rsidRPr="001058B5">
        <w:rPr>
          <w:rFonts w:ascii="Arial" w:hAnsi="Arial" w:cs="Arial"/>
          <w:spacing w:val="-25"/>
        </w:rPr>
        <w:t xml:space="preserve"> </w:t>
      </w:r>
      <w:r>
        <w:rPr>
          <w:rFonts w:ascii="Arial" w:hAnsi="Arial" w:cs="Arial"/>
        </w:rPr>
        <w:t xml:space="preserve">Tuy nhiên </w:t>
      </w:r>
      <w:r w:rsidRPr="001058B5">
        <w:rPr>
          <w:rFonts w:ascii="Arial" w:hAnsi="Arial" w:cs="Arial"/>
          <w:spacing w:val="-25"/>
        </w:rPr>
        <w:t xml:space="preserve"> </w:t>
      </w:r>
      <w:r w:rsidRPr="001058B5">
        <w:rPr>
          <w:rFonts w:ascii="Arial" w:hAnsi="Arial" w:cs="Arial"/>
        </w:rPr>
        <w:t>SYS</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sidRPr="001058B5">
        <w:rPr>
          <w:rFonts w:ascii="Arial" w:hAnsi="Arial" w:cs="Arial"/>
        </w:rPr>
        <w:t>schema</w:t>
      </w:r>
      <w:r w:rsidRPr="001058B5">
        <w:rPr>
          <w:rFonts w:ascii="Arial" w:hAnsi="Arial" w:cs="Arial"/>
          <w:spacing w:val="-25"/>
        </w:rPr>
        <w:t xml:space="preserve"> </w:t>
      </w:r>
      <w:r>
        <w:rPr>
          <w:rFonts w:ascii="Arial" w:hAnsi="Arial" w:cs="Arial"/>
        </w:rPr>
        <w:t xml:space="preserve">sở hữu </w:t>
      </w:r>
      <w:r w:rsidRPr="001058B5">
        <w:rPr>
          <w:rFonts w:ascii="Arial" w:hAnsi="Arial" w:cs="Arial"/>
          <w:spacing w:val="-25"/>
        </w:rPr>
        <w:t xml:space="preserve"> </w:t>
      </w:r>
      <w:r w:rsidRPr="001058B5">
        <w:rPr>
          <w:rFonts w:ascii="Arial" w:hAnsi="Arial" w:cs="Arial"/>
        </w:rPr>
        <w:t>application context.</w:t>
      </w:r>
    </w:p>
    <w:p w14:paraId="2499C59F" w14:textId="77777777" w:rsidR="00257CFD" w:rsidRPr="001058B5" w:rsidRDefault="00257CFD" w:rsidP="00257CFD">
      <w:pPr>
        <w:pStyle w:val="BodyText"/>
        <w:spacing w:before="6"/>
        <w:rPr>
          <w:rFonts w:ascii="Arial" w:hAnsi="Arial" w:cs="Arial"/>
          <w:sz w:val="23"/>
        </w:rPr>
      </w:pPr>
    </w:p>
    <w:p w14:paraId="3A3F3037" w14:textId="77777777" w:rsidR="00257CFD" w:rsidRPr="001058B5" w:rsidRDefault="00257CFD" w:rsidP="00257CFD">
      <w:pPr>
        <w:pStyle w:val="Heading6"/>
        <w:ind w:left="1660"/>
      </w:pPr>
      <w:bookmarkStart w:id="1058" w:name="Step_3:_Create_a_Package_for_the_Global_"/>
      <w:bookmarkStart w:id="1059" w:name="_bookmark1308"/>
      <w:bookmarkEnd w:id="1058"/>
      <w:bookmarkEnd w:id="1059"/>
      <w:r w:rsidRPr="001058B5">
        <w:t xml:space="preserve">Step 3: </w:t>
      </w:r>
      <w:r>
        <w:t xml:space="preserve">Tạo một </w:t>
      </w:r>
      <w:r w:rsidRPr="001058B5">
        <w:t xml:space="preserve"> Package </w:t>
      </w:r>
      <w:r>
        <w:t xml:space="preserve">cho </w:t>
      </w:r>
      <w:r w:rsidRPr="001058B5">
        <w:t xml:space="preserve"> Global Application Context</w:t>
      </w:r>
    </w:p>
    <w:p w14:paraId="25298473" w14:textId="77777777" w:rsidR="00257CFD" w:rsidRPr="001058B5" w:rsidRDefault="00257CFD" w:rsidP="00257CFD">
      <w:pPr>
        <w:pStyle w:val="ListParagraph"/>
        <w:numPr>
          <w:ilvl w:val="0"/>
          <w:numId w:val="86"/>
        </w:numPr>
        <w:tabs>
          <w:tab w:val="left" w:pos="2020"/>
        </w:tabs>
        <w:spacing w:before="48"/>
        <w:ind w:hanging="959"/>
        <w:jc w:val="left"/>
        <w:rPr>
          <w:rFonts w:ascii="Arial" w:hAnsi="Arial" w:cs="Arial"/>
          <w:sz w:val="20"/>
        </w:rPr>
      </w:pPr>
      <w:r w:rsidRPr="001058B5">
        <w:rPr>
          <w:rFonts w:ascii="Arial" w:hAnsi="Arial" w:cs="Arial"/>
          <w:sz w:val="20"/>
        </w:rPr>
        <w:t xml:space="preserve">As sysadmin_ctx, </w:t>
      </w:r>
      <w:r>
        <w:rPr>
          <w:rFonts w:ascii="Arial" w:hAnsi="Arial" w:cs="Arial"/>
          <w:sz w:val="20"/>
        </w:rPr>
        <w:t xml:space="preserve">tạo  </w:t>
      </w:r>
      <w:r w:rsidRPr="001058B5">
        <w:rPr>
          <w:rFonts w:ascii="Arial" w:hAnsi="Arial" w:cs="Arial"/>
          <w:sz w:val="20"/>
        </w:rPr>
        <w:t xml:space="preserve"> PL/SQL</w:t>
      </w:r>
      <w:r w:rsidRPr="001058B5">
        <w:rPr>
          <w:rFonts w:ascii="Arial" w:hAnsi="Arial" w:cs="Arial"/>
          <w:spacing w:val="-24"/>
          <w:sz w:val="20"/>
        </w:rPr>
        <w:t xml:space="preserve"> </w:t>
      </w:r>
      <w:r w:rsidRPr="001058B5">
        <w:rPr>
          <w:rFonts w:ascii="Arial" w:hAnsi="Arial" w:cs="Arial"/>
          <w:sz w:val="20"/>
        </w:rPr>
        <w:t>package</w:t>
      </w:r>
      <w:r>
        <w:rPr>
          <w:rFonts w:ascii="Arial" w:hAnsi="Arial" w:cs="Arial"/>
          <w:sz w:val="20"/>
        </w:rPr>
        <w:t xml:space="preserve"> sau </w:t>
      </w:r>
      <w:r w:rsidRPr="001058B5">
        <w:rPr>
          <w:rFonts w:ascii="Arial" w:hAnsi="Arial" w:cs="Arial"/>
          <w:sz w:val="20"/>
        </w:rPr>
        <w:t>:</w:t>
      </w:r>
    </w:p>
    <w:p w14:paraId="44CAFAC8" w14:textId="77777777" w:rsidR="00257CFD" w:rsidRPr="001058B5" w:rsidRDefault="00257CFD" w:rsidP="00257CFD">
      <w:pPr>
        <w:spacing w:before="137" w:line="259" w:lineRule="auto"/>
        <w:ind w:left="2204" w:right="4530" w:hanging="185"/>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OR</w:t>
      </w:r>
      <w:r w:rsidRPr="001058B5">
        <w:rPr>
          <w:rFonts w:ascii="Arial" w:hAnsi="Arial" w:cs="Arial"/>
          <w:spacing w:val="-46"/>
          <w:w w:val="90"/>
          <w:sz w:val="18"/>
        </w:rPr>
        <w:t xml:space="preserve"> </w:t>
      </w:r>
      <w:r w:rsidRPr="001058B5">
        <w:rPr>
          <w:rFonts w:ascii="Arial" w:hAnsi="Arial" w:cs="Arial"/>
          <w:w w:val="90"/>
          <w:sz w:val="18"/>
        </w:rPr>
        <w:t>REPLACE</w:t>
      </w:r>
      <w:r w:rsidRPr="001058B5">
        <w:rPr>
          <w:rFonts w:ascii="Arial" w:hAnsi="Arial" w:cs="Arial"/>
          <w:spacing w:val="-46"/>
          <w:w w:val="90"/>
          <w:sz w:val="18"/>
        </w:rPr>
        <w:t xml:space="preserve"> </w:t>
      </w:r>
      <w:r w:rsidRPr="001058B5">
        <w:rPr>
          <w:rFonts w:ascii="Arial" w:hAnsi="Arial" w:cs="Arial"/>
          <w:w w:val="90"/>
          <w:sz w:val="18"/>
        </w:rPr>
        <w:t>PACKAGE</w:t>
      </w:r>
      <w:r w:rsidRPr="001058B5">
        <w:rPr>
          <w:rFonts w:ascii="Arial" w:hAnsi="Arial" w:cs="Arial"/>
          <w:spacing w:val="-46"/>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A039DAD" w14:textId="77777777" w:rsidR="00257CFD" w:rsidRPr="001058B5" w:rsidRDefault="00257CFD" w:rsidP="00257CFD">
      <w:pPr>
        <w:spacing w:line="259" w:lineRule="auto"/>
        <w:ind w:left="2297" w:right="2495"/>
        <w:rPr>
          <w:rFonts w:ascii="Arial" w:hAnsi="Arial" w:cs="Arial"/>
          <w:sz w:val="18"/>
        </w:rPr>
      </w:pPr>
      <w:r w:rsidRPr="001058B5">
        <w:rPr>
          <w:rFonts w:ascii="Arial" w:hAnsi="Arial" w:cs="Arial"/>
          <w:w w:val="90"/>
          <w:sz w:val="18"/>
        </w:rPr>
        <w:t>PROCEDURE</w:t>
      </w:r>
      <w:r w:rsidRPr="001058B5">
        <w:rPr>
          <w:rFonts w:ascii="Arial" w:hAnsi="Arial" w:cs="Arial"/>
          <w:spacing w:val="-60"/>
          <w:w w:val="90"/>
          <w:sz w:val="18"/>
        </w:rPr>
        <w:t xml:space="preserve"> </w:t>
      </w:r>
      <w:r w:rsidRPr="001058B5">
        <w:rPr>
          <w:rFonts w:ascii="Arial" w:hAnsi="Arial" w:cs="Arial"/>
          <w:w w:val="90"/>
          <w:sz w:val="18"/>
        </w:rPr>
        <w:t>set_session_id(session_id_p</w:t>
      </w:r>
      <w:r w:rsidRPr="001058B5">
        <w:rPr>
          <w:rFonts w:ascii="Arial" w:hAnsi="Arial" w:cs="Arial"/>
          <w:spacing w:val="-60"/>
          <w:w w:val="90"/>
          <w:sz w:val="18"/>
        </w:rPr>
        <w:t xml:space="preserve"> </w:t>
      </w:r>
      <w:r w:rsidRPr="001058B5">
        <w:rPr>
          <w:rFonts w:ascii="Arial" w:hAnsi="Arial" w:cs="Arial"/>
          <w:w w:val="90"/>
          <w:sz w:val="18"/>
        </w:rPr>
        <w:t>IN</w:t>
      </w:r>
      <w:r w:rsidRPr="001058B5">
        <w:rPr>
          <w:rFonts w:ascii="Arial" w:hAnsi="Arial" w:cs="Arial"/>
          <w:spacing w:val="-60"/>
          <w:w w:val="90"/>
          <w:sz w:val="18"/>
        </w:rPr>
        <w:t xml:space="preserve"> </w:t>
      </w:r>
      <w:r w:rsidRPr="001058B5">
        <w:rPr>
          <w:rFonts w:ascii="Arial" w:hAnsi="Arial" w:cs="Arial"/>
          <w:w w:val="90"/>
          <w:sz w:val="18"/>
        </w:rPr>
        <w:t xml:space="preserve">NUMBER); </w:t>
      </w:r>
      <w:r w:rsidRPr="001058B5">
        <w:rPr>
          <w:rFonts w:ascii="Arial" w:hAnsi="Arial" w:cs="Arial"/>
          <w:w w:val="85"/>
          <w:sz w:val="18"/>
        </w:rPr>
        <w:t>PROCEDURE set_cust_ctx(sec_level_attr IN VARCHAR2,</w:t>
      </w:r>
    </w:p>
    <w:p w14:paraId="37C4D994" w14:textId="77777777" w:rsidR="00257CFD" w:rsidRPr="001058B5" w:rsidRDefault="00257CFD" w:rsidP="00257CFD">
      <w:pPr>
        <w:ind w:left="2483"/>
        <w:rPr>
          <w:rFonts w:ascii="Arial" w:hAnsi="Arial" w:cs="Arial"/>
          <w:sz w:val="18"/>
        </w:rPr>
      </w:pPr>
      <w:r w:rsidRPr="001058B5">
        <w:rPr>
          <w:rFonts w:ascii="Arial" w:hAnsi="Arial" w:cs="Arial"/>
          <w:w w:val="95"/>
          <w:sz w:val="18"/>
        </w:rPr>
        <w:t>sec_level_val IN VARCHAR2);</w:t>
      </w:r>
    </w:p>
    <w:p w14:paraId="15DBD38B" w14:textId="77777777" w:rsidR="00257CFD" w:rsidRPr="001058B5" w:rsidRDefault="00257CFD" w:rsidP="00257CFD">
      <w:pPr>
        <w:spacing w:before="16" w:line="259" w:lineRule="auto"/>
        <w:ind w:left="2297" w:right="2495"/>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2D4F27A1" w14:textId="77777777" w:rsidR="00257CFD" w:rsidRPr="001058B5" w:rsidRDefault="00257CFD" w:rsidP="00257CFD">
      <w:pPr>
        <w:ind w:left="2204"/>
        <w:rPr>
          <w:rFonts w:ascii="Arial" w:hAnsi="Arial" w:cs="Arial"/>
          <w:sz w:val="18"/>
        </w:rPr>
      </w:pPr>
      <w:r w:rsidRPr="001058B5">
        <w:rPr>
          <w:rFonts w:ascii="Arial" w:hAnsi="Arial" w:cs="Arial"/>
          <w:w w:val="95"/>
          <w:sz w:val="18"/>
        </w:rPr>
        <w:t>END;</w:t>
      </w:r>
    </w:p>
    <w:p w14:paraId="50B024CD" w14:textId="77777777" w:rsidR="00257CFD" w:rsidRPr="001058B5" w:rsidRDefault="00257CFD" w:rsidP="00257CFD">
      <w:pPr>
        <w:spacing w:before="16"/>
        <w:ind w:left="2112"/>
        <w:rPr>
          <w:rFonts w:ascii="Arial" w:hAnsi="Arial" w:cs="Arial"/>
          <w:sz w:val="18"/>
        </w:rPr>
      </w:pPr>
      <w:r w:rsidRPr="001058B5">
        <w:rPr>
          <w:rFonts w:ascii="Arial" w:hAnsi="Arial" w:cs="Arial"/>
          <w:w w:val="86"/>
          <w:sz w:val="18"/>
        </w:rPr>
        <w:t>/</w:t>
      </w:r>
    </w:p>
    <w:p w14:paraId="1080BA19" w14:textId="77777777" w:rsidR="00257CFD" w:rsidRPr="001058B5" w:rsidRDefault="00257CFD" w:rsidP="00257CFD">
      <w:pPr>
        <w:spacing w:before="15" w:line="259" w:lineRule="auto"/>
        <w:ind w:left="2204" w:right="4070"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56FFA98" w14:textId="77777777" w:rsidR="00257CFD" w:rsidRPr="001058B5" w:rsidRDefault="00257CFD" w:rsidP="00257CFD">
      <w:pPr>
        <w:ind w:left="2204"/>
        <w:rPr>
          <w:rFonts w:ascii="Arial" w:hAnsi="Arial" w:cs="Arial"/>
          <w:sz w:val="18"/>
        </w:rPr>
      </w:pPr>
      <w:r w:rsidRPr="001058B5">
        <w:rPr>
          <w:rFonts w:ascii="Arial" w:hAnsi="Arial" w:cs="Arial"/>
          <w:w w:val="95"/>
          <w:sz w:val="18"/>
        </w:rPr>
        <w:t>session_id_global NUMBER;</w:t>
      </w:r>
    </w:p>
    <w:p w14:paraId="23ED64D3" w14:textId="77777777" w:rsidR="00257CFD" w:rsidRPr="001058B5" w:rsidRDefault="00257CFD" w:rsidP="00257CFD">
      <w:pPr>
        <w:pStyle w:val="BodyText"/>
        <w:spacing w:before="10"/>
        <w:rPr>
          <w:rFonts w:ascii="Arial" w:hAnsi="Arial" w:cs="Arial"/>
        </w:rPr>
      </w:pPr>
    </w:p>
    <w:p w14:paraId="6541B0B1" w14:textId="77777777" w:rsidR="00257CFD" w:rsidRPr="001058B5" w:rsidRDefault="00257CFD" w:rsidP="00257CFD">
      <w:pPr>
        <w:spacing w:line="259" w:lineRule="auto"/>
        <w:ind w:left="2204" w:right="3383"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24245F6D" w14:textId="77777777" w:rsidR="00257CFD" w:rsidRPr="001058B5" w:rsidRDefault="00257CFD" w:rsidP="00257CFD">
      <w:pPr>
        <w:spacing w:line="203" w:lineRule="exact"/>
        <w:ind w:left="2204"/>
        <w:rPr>
          <w:rFonts w:ascii="Arial" w:hAnsi="Arial" w:cs="Arial"/>
          <w:sz w:val="18"/>
        </w:rPr>
      </w:pPr>
      <w:r w:rsidRPr="001058B5">
        <w:rPr>
          <w:rFonts w:ascii="Arial" w:hAnsi="Arial" w:cs="Arial"/>
          <w:w w:val="95"/>
          <w:sz w:val="18"/>
        </w:rPr>
        <w:t>BEGIN</w:t>
      </w:r>
    </w:p>
    <w:p w14:paraId="226DAC5F" w14:textId="77777777" w:rsidR="00257CFD" w:rsidRPr="001058B5" w:rsidRDefault="00257CFD" w:rsidP="00257CFD">
      <w:pPr>
        <w:spacing w:before="17" w:line="259" w:lineRule="auto"/>
        <w:ind w:left="2297"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647A6ED5" w14:textId="77777777" w:rsidR="00257CFD" w:rsidRPr="001058B5" w:rsidRDefault="00257CFD" w:rsidP="00257CFD">
      <w:pPr>
        <w:spacing w:line="203" w:lineRule="exact"/>
        <w:ind w:left="2112"/>
        <w:rPr>
          <w:rFonts w:ascii="Arial" w:hAnsi="Arial" w:cs="Arial"/>
          <w:sz w:val="18"/>
        </w:rPr>
      </w:pPr>
      <w:r w:rsidRPr="001058B5">
        <w:rPr>
          <w:rFonts w:ascii="Arial" w:hAnsi="Arial" w:cs="Arial"/>
          <w:w w:val="95"/>
          <w:sz w:val="18"/>
        </w:rPr>
        <w:t>END set_session_id;</w:t>
      </w:r>
    </w:p>
    <w:p w14:paraId="47FAD5AB" w14:textId="77777777" w:rsidR="00257CFD" w:rsidRPr="001058B5" w:rsidRDefault="00257CFD" w:rsidP="00257CFD">
      <w:pPr>
        <w:pStyle w:val="BodyText"/>
        <w:spacing w:before="10"/>
        <w:rPr>
          <w:rFonts w:ascii="Arial" w:hAnsi="Arial" w:cs="Arial"/>
        </w:rPr>
      </w:pPr>
    </w:p>
    <w:p w14:paraId="7CE3D75C" w14:textId="77777777" w:rsidR="00257CFD" w:rsidRPr="001058B5" w:rsidRDefault="00257CFD" w:rsidP="00257CFD">
      <w:pPr>
        <w:spacing w:line="259" w:lineRule="auto"/>
        <w:ind w:left="2204" w:right="700" w:hanging="93"/>
        <w:rPr>
          <w:rFonts w:ascii="Arial" w:hAnsi="Arial" w:cs="Arial"/>
          <w:sz w:val="18"/>
        </w:rPr>
      </w:pPr>
      <w:r w:rsidRPr="001058B5">
        <w:rPr>
          <w:rFonts w:ascii="Arial" w:hAnsi="Arial" w:cs="Arial"/>
          <w:w w:val="90"/>
          <w:sz w:val="18"/>
        </w:rPr>
        <w:t>PROCEDURE</w:t>
      </w:r>
      <w:r w:rsidRPr="001058B5">
        <w:rPr>
          <w:rFonts w:ascii="Arial" w:hAnsi="Arial" w:cs="Arial"/>
          <w:spacing w:val="-62"/>
          <w:w w:val="90"/>
          <w:sz w:val="18"/>
        </w:rPr>
        <w:t xml:space="preserve"> </w:t>
      </w:r>
      <w:r w:rsidRPr="001058B5">
        <w:rPr>
          <w:rFonts w:ascii="Arial" w:hAnsi="Arial" w:cs="Arial"/>
          <w:w w:val="90"/>
          <w:sz w:val="18"/>
        </w:rPr>
        <w:t>set_cust_ctx(sec_level_attr</w:t>
      </w:r>
      <w:r w:rsidRPr="001058B5">
        <w:rPr>
          <w:rFonts w:ascii="Arial" w:hAnsi="Arial" w:cs="Arial"/>
          <w:spacing w:val="-62"/>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sec_level_val</w:t>
      </w:r>
      <w:r w:rsidRPr="001058B5">
        <w:rPr>
          <w:rFonts w:ascii="Arial" w:hAnsi="Arial" w:cs="Arial"/>
          <w:spacing w:val="-61"/>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4BC9E73F" w14:textId="77777777" w:rsidR="00257CFD" w:rsidRPr="001058B5" w:rsidRDefault="00257CFD" w:rsidP="00257CFD">
      <w:pPr>
        <w:spacing w:line="259" w:lineRule="auto"/>
        <w:ind w:left="2297"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1BB93B6C" w14:textId="77777777" w:rsidR="00257CFD" w:rsidRPr="001058B5" w:rsidRDefault="00257CFD" w:rsidP="00257CFD">
      <w:pPr>
        <w:tabs>
          <w:tab w:val="left" w:pos="3409"/>
        </w:tabs>
        <w:spacing w:line="259" w:lineRule="auto"/>
        <w:ind w:left="2390" w:right="4723"/>
        <w:rPr>
          <w:rFonts w:ascii="Arial" w:hAnsi="Arial" w:cs="Arial"/>
          <w:sz w:val="18"/>
        </w:rPr>
      </w:pPr>
      <w:r w:rsidRPr="001058B5">
        <w:rPr>
          <w:rFonts w:ascii="Arial" w:hAnsi="Arial" w:cs="Arial"/>
          <w:w w:val="90"/>
          <w:sz w:val="18"/>
        </w:rPr>
        <w:t>namespace =&gt;</w:t>
      </w:r>
      <w:r w:rsidRPr="001058B5">
        <w:rPr>
          <w:rFonts w:ascii="Arial" w:hAnsi="Arial" w:cs="Arial"/>
          <w:spacing w:val="-58"/>
          <w:w w:val="90"/>
          <w:sz w:val="18"/>
        </w:rPr>
        <w:t xml:space="preserve"> </w:t>
      </w:r>
      <w:r w:rsidRPr="001058B5">
        <w:rPr>
          <w:rFonts w:ascii="Arial" w:hAnsi="Arial" w:cs="Arial"/>
          <w:w w:val="90"/>
          <w:sz w:val="18"/>
        </w:rPr>
        <w:t xml:space="preserve">'global_cust_ctx', </w:t>
      </w:r>
      <w:r w:rsidRPr="001058B5">
        <w:rPr>
          <w:rFonts w:ascii="Arial" w:hAnsi="Arial" w:cs="Arial"/>
          <w:w w:val="95"/>
          <w:sz w:val="18"/>
        </w:rPr>
        <w:t>attribute =&gt; sec_level_attr, value</w:t>
      </w:r>
      <w:r w:rsidRPr="001058B5">
        <w:rPr>
          <w:rFonts w:ascii="Arial" w:hAnsi="Arial" w:cs="Arial"/>
          <w:w w:val="95"/>
          <w:sz w:val="18"/>
        </w:rPr>
        <w:tab/>
        <w:t>=&gt;</w:t>
      </w:r>
      <w:r w:rsidRPr="001058B5">
        <w:rPr>
          <w:rFonts w:ascii="Arial" w:hAnsi="Arial" w:cs="Arial"/>
          <w:spacing w:val="-44"/>
          <w:w w:val="95"/>
          <w:sz w:val="18"/>
        </w:rPr>
        <w:t xml:space="preserve"> </w:t>
      </w:r>
      <w:r w:rsidRPr="001058B5">
        <w:rPr>
          <w:rFonts w:ascii="Arial" w:hAnsi="Arial" w:cs="Arial"/>
          <w:w w:val="95"/>
          <w:sz w:val="18"/>
        </w:rPr>
        <w:t>sec_level_val,</w:t>
      </w:r>
    </w:p>
    <w:p w14:paraId="2C29686A" w14:textId="77777777" w:rsidR="00257CFD" w:rsidRPr="001058B5" w:rsidRDefault="00257CFD" w:rsidP="00257CFD">
      <w:pPr>
        <w:tabs>
          <w:tab w:val="left" w:pos="3409"/>
        </w:tabs>
        <w:spacing w:line="203" w:lineRule="exact"/>
        <w:ind w:left="2390"/>
        <w:rPr>
          <w:rFonts w:ascii="Arial" w:hAnsi="Arial" w:cs="Arial"/>
          <w:i/>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9"/>
          <w:w w:val="95"/>
          <w:sz w:val="18"/>
        </w:rPr>
        <w:t xml:space="preserve"> </w:t>
      </w:r>
      <w:r w:rsidRPr="001058B5">
        <w:rPr>
          <w:rFonts w:ascii="Arial" w:hAnsi="Arial" w:cs="Arial"/>
          <w:w w:val="95"/>
          <w:sz w:val="18"/>
        </w:rPr>
        <w:t>USER,</w:t>
      </w:r>
      <w:r w:rsidRPr="001058B5">
        <w:rPr>
          <w:rFonts w:ascii="Arial" w:hAnsi="Arial" w:cs="Arial"/>
          <w:spacing w:val="-40"/>
          <w:w w:val="95"/>
          <w:sz w:val="18"/>
        </w:rPr>
        <w:t xml:space="preserve"> </w:t>
      </w:r>
      <w:r w:rsidRPr="001058B5">
        <w:rPr>
          <w:rFonts w:ascii="Arial" w:hAnsi="Arial" w:cs="Arial"/>
          <w:i/>
          <w:w w:val="95"/>
          <w:sz w:val="18"/>
        </w:rPr>
        <w:t>--</w:t>
      </w:r>
      <w:r w:rsidRPr="001058B5">
        <w:rPr>
          <w:rFonts w:ascii="Arial" w:hAnsi="Arial" w:cs="Arial"/>
          <w:i/>
          <w:spacing w:val="-39"/>
          <w:w w:val="95"/>
          <w:sz w:val="18"/>
        </w:rPr>
        <w:t xml:space="preserve"> </w:t>
      </w:r>
      <w:r w:rsidRPr="001058B5">
        <w:rPr>
          <w:rFonts w:ascii="Arial" w:hAnsi="Arial" w:cs="Arial"/>
          <w:i/>
          <w:w w:val="95"/>
          <w:sz w:val="18"/>
        </w:rPr>
        <w:t>Retrieves</w:t>
      </w:r>
      <w:r w:rsidRPr="001058B5">
        <w:rPr>
          <w:rFonts w:ascii="Arial" w:hAnsi="Arial" w:cs="Arial"/>
          <w:i/>
          <w:spacing w:val="-39"/>
          <w:w w:val="95"/>
          <w:sz w:val="18"/>
        </w:rPr>
        <w:t xml:space="preserve"> </w:t>
      </w:r>
      <w:r w:rsidRPr="001058B5">
        <w:rPr>
          <w:rFonts w:ascii="Arial" w:hAnsi="Arial" w:cs="Arial"/>
          <w:i/>
          <w:w w:val="95"/>
          <w:sz w:val="18"/>
        </w:rPr>
        <w:t>the</w:t>
      </w:r>
      <w:r w:rsidRPr="001058B5">
        <w:rPr>
          <w:rFonts w:ascii="Arial" w:hAnsi="Arial" w:cs="Arial"/>
          <w:i/>
          <w:spacing w:val="-39"/>
          <w:w w:val="95"/>
          <w:sz w:val="18"/>
        </w:rPr>
        <w:t xml:space="preserve"> </w:t>
      </w:r>
      <w:r w:rsidRPr="001058B5">
        <w:rPr>
          <w:rFonts w:ascii="Arial" w:hAnsi="Arial" w:cs="Arial"/>
          <w:i/>
          <w:w w:val="95"/>
          <w:sz w:val="18"/>
        </w:rPr>
        <w:t>session</w:t>
      </w:r>
      <w:r w:rsidRPr="001058B5">
        <w:rPr>
          <w:rFonts w:ascii="Arial" w:hAnsi="Arial" w:cs="Arial"/>
          <w:i/>
          <w:spacing w:val="-40"/>
          <w:w w:val="95"/>
          <w:sz w:val="18"/>
        </w:rPr>
        <w:t xml:space="preserve"> </w:t>
      </w:r>
      <w:r w:rsidRPr="001058B5">
        <w:rPr>
          <w:rFonts w:ascii="Arial" w:hAnsi="Arial" w:cs="Arial"/>
          <w:i/>
          <w:w w:val="95"/>
          <w:sz w:val="18"/>
        </w:rPr>
        <w:t>user,</w:t>
      </w:r>
      <w:r w:rsidRPr="001058B5">
        <w:rPr>
          <w:rFonts w:ascii="Arial" w:hAnsi="Arial" w:cs="Arial"/>
          <w:i/>
          <w:spacing w:val="-39"/>
          <w:w w:val="95"/>
          <w:sz w:val="18"/>
        </w:rPr>
        <w:t xml:space="preserve"> </w:t>
      </w:r>
      <w:r w:rsidRPr="001058B5">
        <w:rPr>
          <w:rFonts w:ascii="Arial" w:hAnsi="Arial" w:cs="Arial"/>
          <w:i/>
          <w:w w:val="95"/>
          <w:sz w:val="18"/>
        </w:rPr>
        <w:t>in</w:t>
      </w:r>
      <w:r w:rsidRPr="001058B5">
        <w:rPr>
          <w:rFonts w:ascii="Arial" w:hAnsi="Arial" w:cs="Arial"/>
          <w:i/>
          <w:spacing w:val="-40"/>
          <w:w w:val="95"/>
          <w:sz w:val="18"/>
        </w:rPr>
        <w:t xml:space="preserve"> </w:t>
      </w:r>
      <w:r w:rsidRPr="001058B5">
        <w:rPr>
          <w:rFonts w:ascii="Arial" w:hAnsi="Arial" w:cs="Arial"/>
          <w:i/>
          <w:w w:val="95"/>
          <w:sz w:val="18"/>
        </w:rPr>
        <w:t>this</w:t>
      </w:r>
      <w:r w:rsidRPr="001058B5">
        <w:rPr>
          <w:rFonts w:ascii="Arial" w:hAnsi="Arial" w:cs="Arial"/>
          <w:i/>
          <w:spacing w:val="-40"/>
          <w:w w:val="95"/>
          <w:sz w:val="18"/>
        </w:rPr>
        <w:t xml:space="preserve"> </w:t>
      </w:r>
      <w:r w:rsidRPr="001058B5">
        <w:rPr>
          <w:rFonts w:ascii="Arial" w:hAnsi="Arial" w:cs="Arial"/>
          <w:i/>
          <w:w w:val="95"/>
          <w:sz w:val="18"/>
        </w:rPr>
        <w:t>case,</w:t>
      </w:r>
      <w:r w:rsidRPr="001058B5">
        <w:rPr>
          <w:rFonts w:ascii="Arial" w:hAnsi="Arial" w:cs="Arial"/>
          <w:i/>
          <w:spacing w:val="-39"/>
          <w:w w:val="95"/>
          <w:sz w:val="18"/>
        </w:rPr>
        <w:t xml:space="preserve"> </w:t>
      </w:r>
      <w:r w:rsidRPr="001058B5">
        <w:rPr>
          <w:rFonts w:ascii="Arial" w:hAnsi="Arial" w:cs="Arial"/>
          <w:i/>
          <w:w w:val="95"/>
          <w:sz w:val="18"/>
        </w:rPr>
        <w:t>apps_user</w:t>
      </w:r>
    </w:p>
    <w:p w14:paraId="4B977D9A" w14:textId="77777777" w:rsidR="00257CFD" w:rsidRPr="001058B5" w:rsidRDefault="00257CFD" w:rsidP="00257CFD">
      <w:pPr>
        <w:spacing w:before="16" w:line="259" w:lineRule="auto"/>
        <w:ind w:left="2204" w:right="4619"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set_cust_ctx;</w:t>
      </w:r>
    </w:p>
    <w:p w14:paraId="0DBA67A6" w14:textId="77777777" w:rsidR="00257CFD" w:rsidRPr="001058B5" w:rsidRDefault="00257CFD" w:rsidP="00257CFD">
      <w:pPr>
        <w:pStyle w:val="BodyText"/>
        <w:spacing w:before="4"/>
        <w:rPr>
          <w:rFonts w:ascii="Arial" w:hAnsi="Arial" w:cs="Arial"/>
          <w:sz w:val="19"/>
        </w:rPr>
      </w:pPr>
    </w:p>
    <w:p w14:paraId="4326F198" w14:textId="77777777" w:rsidR="00257CFD" w:rsidRPr="001058B5" w:rsidRDefault="00257CFD" w:rsidP="00257CFD">
      <w:pPr>
        <w:spacing w:line="259" w:lineRule="auto"/>
        <w:ind w:left="2297" w:right="3228"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480F2717" w14:textId="77777777" w:rsidR="00257CFD" w:rsidRPr="001058B5" w:rsidRDefault="00257CFD" w:rsidP="00257CFD">
      <w:pPr>
        <w:ind w:left="2297"/>
        <w:rPr>
          <w:rFonts w:ascii="Arial" w:hAnsi="Arial" w:cs="Arial"/>
          <w:sz w:val="18"/>
        </w:rPr>
      </w:pPr>
      <w:r w:rsidRPr="001058B5">
        <w:rPr>
          <w:rFonts w:ascii="Arial" w:hAnsi="Arial" w:cs="Arial"/>
          <w:w w:val="95"/>
          <w:sz w:val="18"/>
        </w:rPr>
        <w:t>BEGIN</w:t>
      </w:r>
    </w:p>
    <w:p w14:paraId="085B7327" w14:textId="77777777" w:rsidR="00257CFD" w:rsidRPr="001058B5" w:rsidRDefault="00257CFD" w:rsidP="00257CFD">
      <w:pPr>
        <w:spacing w:before="16" w:line="259" w:lineRule="auto"/>
        <w:ind w:left="2483"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375D51D2" w14:textId="77777777" w:rsidR="00257CFD" w:rsidRPr="001058B5" w:rsidRDefault="00257CFD" w:rsidP="00257CFD">
      <w:pPr>
        <w:spacing w:line="516" w:lineRule="auto"/>
        <w:ind w:left="2112" w:right="5304" w:firstLine="184"/>
        <w:rPr>
          <w:rFonts w:ascii="Arial" w:hAnsi="Arial" w:cs="Arial"/>
          <w:sz w:val="18"/>
        </w:rPr>
      </w:pPr>
      <w:r w:rsidRPr="001058B5">
        <w:rPr>
          <w:rFonts w:ascii="Arial" w:hAnsi="Arial" w:cs="Arial"/>
          <w:w w:val="95"/>
          <w:sz w:val="18"/>
        </w:rPr>
        <w:t xml:space="preserve">END clear_hr_session; </w:t>
      </w:r>
      <w:r w:rsidRPr="001058B5">
        <w:rPr>
          <w:rFonts w:ascii="Arial" w:hAnsi="Arial" w:cs="Arial"/>
          <w:w w:val="85"/>
          <w:sz w:val="18"/>
        </w:rPr>
        <w:t>PROCEDURE clear_hr_context</w:t>
      </w:r>
    </w:p>
    <w:p w14:paraId="1218B70A" w14:textId="77777777" w:rsidR="00257CFD" w:rsidRPr="001058B5" w:rsidRDefault="00257CFD" w:rsidP="00257CFD">
      <w:pPr>
        <w:spacing w:line="516" w:lineRule="auto"/>
        <w:rPr>
          <w:rFonts w:ascii="Arial" w:hAnsi="Arial" w:cs="Arial"/>
          <w:sz w:val="18"/>
        </w:rPr>
        <w:sectPr w:rsidR="00257CFD" w:rsidRPr="001058B5">
          <w:pgSz w:w="12240" w:h="15840"/>
          <w:pgMar w:top="840" w:right="1060" w:bottom="860" w:left="1100" w:header="549" w:footer="663" w:gutter="0"/>
          <w:cols w:space="720"/>
        </w:sectPr>
      </w:pPr>
    </w:p>
    <w:p w14:paraId="5932B4A0" w14:textId="77777777" w:rsidR="00257CFD" w:rsidRPr="001058B5" w:rsidRDefault="00257CFD" w:rsidP="00257CFD">
      <w:pPr>
        <w:pStyle w:val="BodyText"/>
        <w:rPr>
          <w:rFonts w:ascii="Arial" w:hAnsi="Arial" w:cs="Arial"/>
        </w:rPr>
      </w:pPr>
    </w:p>
    <w:p w14:paraId="09484E99" w14:textId="77777777" w:rsidR="00257CFD" w:rsidRPr="001058B5" w:rsidRDefault="00257CFD" w:rsidP="00257CFD">
      <w:pPr>
        <w:pStyle w:val="BodyText"/>
        <w:spacing w:before="7"/>
        <w:rPr>
          <w:rFonts w:ascii="Arial" w:hAnsi="Arial" w:cs="Arial"/>
          <w:sz w:val="18"/>
        </w:rPr>
      </w:pPr>
    </w:p>
    <w:p w14:paraId="35FBE959" w14:textId="77777777" w:rsidR="00257CFD" w:rsidRPr="001058B5" w:rsidRDefault="00257CFD" w:rsidP="00257CFD">
      <w:pPr>
        <w:spacing w:line="259" w:lineRule="auto"/>
        <w:ind w:left="2804" w:right="6796"/>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1C33C3CA" w14:textId="77777777" w:rsidR="00257CFD" w:rsidRPr="001058B5" w:rsidRDefault="00257CFD" w:rsidP="00257CFD">
      <w:pPr>
        <w:spacing w:line="259" w:lineRule="auto"/>
        <w:ind w:left="2804" w:right="1033" w:firstLine="93"/>
        <w:rPr>
          <w:rFonts w:ascii="Arial" w:hAnsi="Arial" w:cs="Arial"/>
          <w:sz w:val="18"/>
        </w:rPr>
      </w:pPr>
      <w:r w:rsidRPr="001058B5">
        <w:rPr>
          <w:rFonts w:ascii="Arial" w:hAnsi="Arial" w:cs="Arial"/>
          <w:w w:val="85"/>
          <w:sz w:val="18"/>
        </w:rPr>
        <w:t xml:space="preserve">DBMS_SESSION.CLEAR_CONTEXT('global_cust_ctx', session_id_global); </w:t>
      </w:r>
      <w:r w:rsidRPr="001058B5">
        <w:rPr>
          <w:rFonts w:ascii="Arial" w:hAnsi="Arial" w:cs="Arial"/>
          <w:w w:val="95"/>
          <w:sz w:val="18"/>
        </w:rPr>
        <w:t>END clear_hr_context;</w:t>
      </w:r>
    </w:p>
    <w:p w14:paraId="08EAE8AA" w14:textId="77777777" w:rsidR="00257CFD" w:rsidRPr="001058B5" w:rsidRDefault="00257CFD" w:rsidP="00257CFD">
      <w:pPr>
        <w:ind w:left="2712"/>
        <w:rPr>
          <w:rFonts w:ascii="Arial" w:hAnsi="Arial" w:cs="Arial"/>
          <w:sz w:val="18"/>
        </w:rPr>
      </w:pPr>
      <w:r w:rsidRPr="001058B5">
        <w:rPr>
          <w:rFonts w:ascii="Arial" w:hAnsi="Arial" w:cs="Arial"/>
          <w:w w:val="95"/>
          <w:sz w:val="18"/>
        </w:rPr>
        <w:t>END;</w:t>
      </w:r>
    </w:p>
    <w:p w14:paraId="36EC71CA" w14:textId="77777777" w:rsidR="00257CFD" w:rsidRPr="001058B5" w:rsidRDefault="00257CFD" w:rsidP="00257CFD">
      <w:pPr>
        <w:spacing w:before="15"/>
        <w:ind w:left="2620"/>
        <w:rPr>
          <w:rFonts w:ascii="Arial" w:hAnsi="Arial" w:cs="Arial"/>
          <w:sz w:val="18"/>
        </w:rPr>
      </w:pPr>
      <w:r w:rsidRPr="001058B5">
        <w:rPr>
          <w:rFonts w:ascii="Arial" w:hAnsi="Arial" w:cs="Arial"/>
          <w:w w:val="86"/>
          <w:sz w:val="18"/>
        </w:rPr>
        <w:t>/</w:t>
      </w:r>
    </w:p>
    <w:p w14:paraId="27D6166B" w14:textId="77777777" w:rsidR="00257CFD" w:rsidRPr="001058B5" w:rsidRDefault="00257CFD" w:rsidP="00257CFD">
      <w:pPr>
        <w:pStyle w:val="BodyText"/>
        <w:spacing w:before="9"/>
        <w:rPr>
          <w:rFonts w:ascii="Arial" w:hAnsi="Arial" w:cs="Arial"/>
          <w:sz w:val="18"/>
        </w:rPr>
      </w:pPr>
    </w:p>
    <w:p w14:paraId="5B26DE03" w14:textId="77777777" w:rsidR="00257CFD" w:rsidRPr="000A1AF2" w:rsidRDefault="00257CFD" w:rsidP="00257CFD">
      <w:pPr>
        <w:pStyle w:val="BodyText"/>
        <w:spacing w:line="232" w:lineRule="auto"/>
        <w:ind w:left="2620" w:right="295"/>
        <w:rPr>
          <w:rFonts w:ascii="Arial" w:hAnsi="Arial" w:cs="Arial"/>
        </w:rPr>
      </w:pPr>
      <w:r w:rsidRPr="000A1AF2">
        <w:rPr>
          <w:rFonts w:ascii="Arial" w:hAnsi="Arial" w:cs="Arial"/>
        </w:rPr>
        <w:t xml:space="preserve">Để có giải thích chi tiết về cách thức hoạt động của loại </w:t>
      </w:r>
      <w:r w:rsidRPr="001058B5">
        <w:rPr>
          <w:rFonts w:ascii="Arial" w:hAnsi="Arial" w:cs="Arial"/>
        </w:rPr>
        <w:t>package</w:t>
      </w:r>
      <w:r w:rsidRPr="000A1AF2">
        <w:rPr>
          <w:rFonts w:ascii="Arial" w:hAnsi="Arial" w:cs="Arial"/>
        </w:rPr>
        <w:t xml:space="preserve"> này, hãy xem </w:t>
      </w:r>
      <w:hyperlink w:anchor="_bookmark1289" w:history="1">
        <w:r>
          <w:rPr>
            <w:rFonts w:ascii="Arial" w:hAnsi="Arial" w:cs="Arial"/>
            <w:color w:val="0000CC"/>
          </w:rPr>
          <w:t>Ví dụ</w:t>
        </w:r>
        <w:r w:rsidRPr="001058B5">
          <w:rPr>
            <w:rFonts w:ascii="Arial" w:hAnsi="Arial" w:cs="Arial"/>
            <w:color w:val="0000CC"/>
          </w:rPr>
          <w:t xml:space="preserve"> 6–12</w:t>
        </w:r>
      </w:hyperlink>
      <w:r>
        <w:rPr>
          <w:rFonts w:ascii="Arial" w:hAnsi="Arial" w:cs="Arial"/>
          <w:color w:val="0000CC"/>
        </w:rPr>
        <w:t xml:space="preserve"> </w:t>
      </w:r>
      <w:r w:rsidRPr="000A1AF2">
        <w:rPr>
          <w:rFonts w:ascii="Arial" w:hAnsi="Arial" w:cs="Arial"/>
        </w:rPr>
        <w:t>trên trang 6-30.</w:t>
      </w:r>
    </w:p>
    <w:p w14:paraId="7D1FFC71" w14:textId="77777777" w:rsidR="00257CFD" w:rsidRDefault="00257CFD" w:rsidP="00257CFD">
      <w:pPr>
        <w:pStyle w:val="BodyText"/>
        <w:spacing w:line="232" w:lineRule="auto"/>
        <w:ind w:left="2620" w:right="295"/>
        <w:rPr>
          <w:rFonts w:ascii="Arial" w:hAnsi="Arial" w:cs="Arial"/>
        </w:rPr>
      </w:pPr>
      <w:r w:rsidRPr="000A1AF2">
        <w:rPr>
          <w:rFonts w:ascii="Arial" w:hAnsi="Arial" w:cs="Arial"/>
        </w:rPr>
        <w:t xml:space="preserve">2. </w:t>
      </w:r>
      <w:r w:rsidRPr="001058B5">
        <w:rPr>
          <w:rFonts w:ascii="Arial" w:hAnsi="Arial" w:cs="Arial"/>
        </w:rPr>
        <w:t>Grant</w:t>
      </w:r>
      <w:r>
        <w:rPr>
          <w:rFonts w:ascii="Arial" w:hAnsi="Arial" w:cs="Arial"/>
        </w:rPr>
        <w:t xml:space="preserve"> </w:t>
      </w:r>
      <w:r w:rsidRPr="001058B5">
        <w:rPr>
          <w:rFonts w:ascii="Arial" w:hAnsi="Arial" w:cs="Arial"/>
          <w:spacing w:val="-33"/>
        </w:rPr>
        <w:t xml:space="preserve"> </w:t>
      </w:r>
      <w:r w:rsidRPr="001058B5">
        <w:rPr>
          <w:rFonts w:ascii="Arial" w:hAnsi="Arial" w:cs="Arial"/>
        </w:rPr>
        <w:t>EXECUTE</w:t>
      </w:r>
      <w:r>
        <w:rPr>
          <w:rFonts w:ascii="Arial" w:hAnsi="Arial" w:cs="Arial"/>
        </w:rPr>
        <w:t xml:space="preserve">  </w:t>
      </w:r>
      <w:r w:rsidRPr="001058B5">
        <w:rPr>
          <w:rFonts w:ascii="Arial" w:hAnsi="Arial" w:cs="Arial"/>
          <w:spacing w:val="-106"/>
        </w:rPr>
        <w:t xml:space="preserve"> </w:t>
      </w:r>
      <w:r w:rsidRPr="000A1AF2">
        <w:rPr>
          <w:rFonts w:ascii="Arial" w:hAnsi="Arial" w:cs="Arial"/>
        </w:rPr>
        <w:t>trên gói cust_ctx_pkg cho chủ sở hữu pool kết nối, apps_user</w:t>
      </w:r>
    </w:p>
    <w:p w14:paraId="4F2475B5"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GRANT EXECUTE ON cust_ctx_pkg TO apps_user;</w:t>
      </w:r>
    </w:p>
    <w:p w14:paraId="44C487EE" w14:textId="77777777" w:rsidR="00257CFD" w:rsidRPr="001058B5" w:rsidRDefault="00257CFD" w:rsidP="00257CFD">
      <w:pPr>
        <w:pStyle w:val="BodyText"/>
        <w:rPr>
          <w:rFonts w:ascii="Arial" w:hAnsi="Arial" w:cs="Arial"/>
          <w:sz w:val="25"/>
        </w:rPr>
      </w:pPr>
    </w:p>
    <w:p w14:paraId="429F93DF" w14:textId="77777777" w:rsidR="00257CFD" w:rsidRPr="001058B5" w:rsidRDefault="00257CFD" w:rsidP="00257CFD">
      <w:pPr>
        <w:pStyle w:val="Heading6"/>
      </w:pPr>
      <w:bookmarkStart w:id="1060" w:name="Step_4:_Test_the_Global_Application_Cont"/>
      <w:bookmarkStart w:id="1061" w:name="_bookmark1309"/>
      <w:bookmarkEnd w:id="1060"/>
      <w:bookmarkEnd w:id="1061"/>
      <w:r w:rsidRPr="001058B5">
        <w:t xml:space="preserve">Step 4: </w:t>
      </w:r>
      <w:r>
        <w:t xml:space="preserve">Kiểm tra </w:t>
      </w:r>
      <w:r w:rsidRPr="001058B5">
        <w:t xml:space="preserve"> Global Application Context</w:t>
      </w:r>
    </w:p>
    <w:p w14:paraId="7EF8A6C1" w14:textId="77777777" w:rsidR="00257CFD" w:rsidRDefault="00257CFD" w:rsidP="00257CFD">
      <w:pPr>
        <w:pStyle w:val="BodyText"/>
        <w:spacing w:before="55" w:line="232" w:lineRule="auto"/>
        <w:ind w:left="2260" w:right="102"/>
        <w:rPr>
          <w:rFonts w:ascii="Arial" w:hAnsi="Arial" w:cs="Arial"/>
        </w:rPr>
      </w:pPr>
      <w:r w:rsidRPr="000A1AF2">
        <w:rPr>
          <w:rFonts w:ascii="Arial" w:hAnsi="Arial" w:cs="Arial"/>
        </w:rPr>
        <w:t xml:space="preserve">Ở giai đoạn này, bạn đã sẵn sàng khám phá cách cài đặt </w:t>
      </w:r>
      <w:r w:rsidRPr="001058B5">
        <w:rPr>
          <w:rFonts w:ascii="Arial" w:hAnsi="Arial" w:cs="Arial"/>
        </w:rPr>
        <w:t xml:space="preserve">this global application </w:t>
      </w:r>
      <w:r w:rsidRPr="000A1AF2">
        <w:rPr>
          <w:rFonts w:ascii="Arial" w:hAnsi="Arial" w:cs="Arial"/>
        </w:rPr>
        <w:t xml:space="preserve">và cài đặt </w:t>
      </w:r>
      <w:r w:rsidRPr="001058B5">
        <w:rPr>
          <w:rFonts w:ascii="Arial" w:hAnsi="Arial" w:cs="Arial"/>
        </w:rPr>
        <w:t>session ID</w:t>
      </w:r>
      <w:r w:rsidRPr="000A1AF2">
        <w:rPr>
          <w:rFonts w:ascii="Arial" w:hAnsi="Arial" w:cs="Arial"/>
        </w:rPr>
        <w:t xml:space="preserve"> làm việc.</w:t>
      </w:r>
    </w:p>
    <w:p w14:paraId="242224AA" w14:textId="77777777" w:rsidR="00257CFD" w:rsidRPr="001058B5" w:rsidRDefault="00257CFD" w:rsidP="00257CFD">
      <w:pPr>
        <w:pStyle w:val="ListParagraph"/>
        <w:numPr>
          <w:ilvl w:val="0"/>
          <w:numId w:val="85"/>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4"/>
          <w:sz w:val="20"/>
        </w:rPr>
        <w:t xml:space="preserve"> </w:t>
      </w:r>
      <w:r>
        <w:rPr>
          <w:rFonts w:ascii="Arial" w:hAnsi="Arial" w:cs="Arial"/>
          <w:sz w:val="20"/>
        </w:rPr>
        <w:t xml:space="preserve">với tư cách chủ sở hữu pool kết nối </w:t>
      </w:r>
      <w:r w:rsidRPr="001058B5">
        <w:rPr>
          <w:rFonts w:ascii="Arial" w:hAnsi="Arial" w:cs="Arial"/>
          <w:spacing w:val="-5"/>
          <w:sz w:val="20"/>
        </w:rPr>
        <w:t xml:space="preserve"> </w:t>
      </w:r>
      <w:r w:rsidRPr="001058B5">
        <w:rPr>
          <w:rFonts w:ascii="Arial" w:hAnsi="Arial" w:cs="Arial"/>
          <w:spacing w:val="-3"/>
          <w:sz w:val="20"/>
        </w:rPr>
        <w:t>,</w:t>
      </w:r>
      <w:r w:rsidRPr="001058B5">
        <w:rPr>
          <w:rFonts w:ascii="Arial" w:hAnsi="Arial" w:cs="Arial"/>
          <w:spacing w:val="-5"/>
          <w:sz w:val="20"/>
        </w:rPr>
        <w:t xml:space="preserve"> </w:t>
      </w:r>
      <w:r>
        <w:rPr>
          <w:rFonts w:ascii="Arial" w:hAnsi="Arial" w:cs="Arial"/>
          <w:sz w:val="20"/>
        </w:rPr>
        <w:t xml:space="preserve">người dùng </w:t>
      </w:r>
      <w:r w:rsidRPr="001058B5">
        <w:rPr>
          <w:rFonts w:ascii="Arial" w:hAnsi="Arial" w:cs="Arial"/>
          <w:sz w:val="20"/>
        </w:rPr>
        <w:t>apps_user.</w:t>
      </w:r>
    </w:p>
    <w:p w14:paraId="4CE54C9F"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CONNECT apps_user</w:t>
      </w:r>
    </w:p>
    <w:p w14:paraId="13B958D0" w14:textId="77777777" w:rsidR="00257CFD" w:rsidRPr="001058B5" w:rsidRDefault="00257CFD" w:rsidP="00257CFD">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890F05D" w14:textId="77777777" w:rsidR="00257CFD" w:rsidRPr="001058B5" w:rsidRDefault="00257CFD" w:rsidP="00257CFD">
      <w:pPr>
        <w:pStyle w:val="BodyText"/>
        <w:spacing w:before="9"/>
        <w:rPr>
          <w:rFonts w:ascii="Arial" w:hAnsi="Arial" w:cs="Arial"/>
          <w:i/>
          <w:sz w:val="18"/>
        </w:rPr>
      </w:pPr>
    </w:p>
    <w:p w14:paraId="7B620097" w14:textId="77777777" w:rsidR="00257CFD" w:rsidRPr="001058B5" w:rsidRDefault="00257CFD" w:rsidP="00257CFD">
      <w:pPr>
        <w:pStyle w:val="ListParagraph"/>
        <w:numPr>
          <w:ilvl w:val="0"/>
          <w:numId w:val="85"/>
        </w:numPr>
        <w:tabs>
          <w:tab w:val="left" w:pos="2620"/>
        </w:tabs>
        <w:spacing w:before="0" w:line="232" w:lineRule="auto"/>
        <w:ind w:right="676"/>
        <w:rPr>
          <w:rFonts w:ascii="Arial" w:hAnsi="Arial" w:cs="Arial"/>
          <w:sz w:val="20"/>
        </w:rPr>
      </w:pPr>
      <w:bookmarkStart w:id="1062" w:name="_bookmark1310"/>
      <w:bookmarkEnd w:id="1062"/>
      <w:r>
        <w:rPr>
          <w:rFonts w:ascii="Arial" w:hAnsi="Arial" w:cs="Arial"/>
          <w:sz w:val="20"/>
        </w:rPr>
        <w:t xml:space="preserve">Khi người dùng sử dụng pool kết nối  để đăng  nhập </w:t>
      </w:r>
      <w:r w:rsidRPr="001058B5">
        <w:rPr>
          <w:rFonts w:ascii="Arial" w:hAnsi="Arial" w:cs="Arial"/>
          <w:sz w:val="20"/>
        </w:rPr>
        <w:t>,</w:t>
      </w:r>
      <w:r w:rsidRPr="001058B5">
        <w:rPr>
          <w:rFonts w:ascii="Arial" w:hAnsi="Arial" w:cs="Arial"/>
          <w:spacing w:val="-4"/>
          <w:sz w:val="20"/>
        </w:rPr>
        <w:t xml:space="preserve"> </w:t>
      </w:r>
      <w:r>
        <w:rPr>
          <w:rFonts w:ascii="Arial" w:hAnsi="Arial" w:cs="Arial"/>
          <w:sz w:val="20"/>
        </w:rPr>
        <w:t xml:space="preserve">ứng dụng sẽ  thiết lập định danh </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 xml:space="preserve">session </w:t>
      </w:r>
      <w:r>
        <w:rPr>
          <w:rFonts w:ascii="Arial" w:hAnsi="Arial" w:cs="Arial"/>
          <w:sz w:val="20"/>
        </w:rPr>
        <w:t xml:space="preserve">như sau </w:t>
      </w:r>
      <w:r w:rsidRPr="001058B5">
        <w:rPr>
          <w:rFonts w:ascii="Arial" w:hAnsi="Arial" w:cs="Arial"/>
          <w:sz w:val="20"/>
        </w:rPr>
        <w:t>:</w:t>
      </w:r>
    </w:p>
    <w:p w14:paraId="79BD94C4"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BEGIN</w:t>
      </w:r>
    </w:p>
    <w:p w14:paraId="79012367" w14:textId="77777777" w:rsidR="00257CFD" w:rsidRPr="001058B5" w:rsidRDefault="00257CFD" w:rsidP="00257CFD">
      <w:pPr>
        <w:spacing w:before="16" w:line="259" w:lineRule="auto"/>
        <w:ind w:left="2620" w:right="2671" w:firstLine="92"/>
        <w:rPr>
          <w:rFonts w:ascii="Arial" w:hAnsi="Arial" w:cs="Arial"/>
          <w:sz w:val="18"/>
        </w:rPr>
      </w:pPr>
      <w:r w:rsidRPr="001058B5">
        <w:rPr>
          <w:rFonts w:ascii="Arial" w:hAnsi="Arial" w:cs="Arial"/>
          <w:w w:val="85"/>
          <w:sz w:val="18"/>
        </w:rPr>
        <w:t xml:space="preserve">sysadmin_ctx.cust_ctx_pkg.set_session_id(34256); </w:t>
      </w:r>
      <w:r w:rsidRPr="001058B5">
        <w:rPr>
          <w:rFonts w:ascii="Arial" w:hAnsi="Arial" w:cs="Arial"/>
          <w:w w:val="95"/>
          <w:sz w:val="18"/>
        </w:rPr>
        <w:t>END;</w:t>
      </w:r>
    </w:p>
    <w:p w14:paraId="3BB81E87" w14:textId="77777777" w:rsidR="00257CFD" w:rsidRPr="001058B5" w:rsidRDefault="00257CFD" w:rsidP="00257CFD">
      <w:pPr>
        <w:ind w:left="2620"/>
        <w:rPr>
          <w:rFonts w:ascii="Arial" w:hAnsi="Arial" w:cs="Arial"/>
          <w:sz w:val="18"/>
        </w:rPr>
      </w:pPr>
      <w:r w:rsidRPr="001058B5">
        <w:rPr>
          <w:rFonts w:ascii="Arial" w:hAnsi="Arial" w:cs="Arial"/>
          <w:w w:val="86"/>
          <w:sz w:val="18"/>
        </w:rPr>
        <w:t>/</w:t>
      </w:r>
    </w:p>
    <w:p w14:paraId="2178017A" w14:textId="77777777" w:rsidR="00257CFD" w:rsidRPr="001058B5" w:rsidRDefault="00257CFD" w:rsidP="00257CFD">
      <w:pPr>
        <w:pStyle w:val="BodyText"/>
        <w:spacing w:before="1"/>
        <w:ind w:left="2620"/>
        <w:rPr>
          <w:rFonts w:ascii="Arial" w:hAnsi="Arial" w:cs="Arial"/>
        </w:rPr>
      </w:pPr>
      <w:r>
        <w:rPr>
          <w:rFonts w:ascii="Arial" w:hAnsi="Arial" w:cs="Arial"/>
          <w:sz w:val="18"/>
        </w:rPr>
        <w:t xml:space="preserve">Bạn có thể </w:t>
      </w:r>
      <w:r w:rsidRPr="001058B5">
        <w:rPr>
          <w:rFonts w:ascii="Arial" w:hAnsi="Arial" w:cs="Arial"/>
        </w:rPr>
        <w:t xml:space="preserve"> test and check </w:t>
      </w:r>
      <w:r>
        <w:rPr>
          <w:rFonts w:ascii="Arial" w:hAnsi="Arial" w:cs="Arial"/>
        </w:rPr>
        <w:t xml:space="preserve">giá trị định danh </w:t>
      </w:r>
      <w:r w:rsidRPr="001058B5">
        <w:rPr>
          <w:rFonts w:ascii="Arial" w:hAnsi="Arial" w:cs="Arial"/>
        </w:rPr>
        <w:t xml:space="preserve"> client session </w:t>
      </w:r>
      <w:r>
        <w:rPr>
          <w:rFonts w:ascii="Arial" w:hAnsi="Arial" w:cs="Arial"/>
        </w:rPr>
        <w:t xml:space="preserve">như sau </w:t>
      </w:r>
      <w:r w:rsidRPr="001058B5">
        <w:rPr>
          <w:rFonts w:ascii="Arial" w:hAnsi="Arial" w:cs="Arial"/>
        </w:rPr>
        <w:t>:</w:t>
      </w:r>
    </w:p>
    <w:p w14:paraId="13DD7665" w14:textId="77777777" w:rsidR="00257CFD" w:rsidRPr="001058B5" w:rsidRDefault="00257CFD" w:rsidP="00257CFD">
      <w:pPr>
        <w:pStyle w:val="ListParagraph"/>
        <w:numPr>
          <w:ilvl w:val="1"/>
          <w:numId w:val="85"/>
        </w:numPr>
        <w:tabs>
          <w:tab w:val="left" w:pos="2980"/>
        </w:tabs>
        <w:rPr>
          <w:rFonts w:ascii="Arial" w:hAnsi="Arial" w:cs="Arial"/>
          <w:sz w:val="20"/>
        </w:rPr>
      </w:pPr>
      <w:r>
        <w:rPr>
          <w:rFonts w:ascii="Arial" w:hAnsi="Arial" w:cs="Arial"/>
          <w:sz w:val="20"/>
        </w:rPr>
        <w:t xml:space="preserve">Kết nối tới </w:t>
      </w:r>
      <w:r w:rsidRPr="001058B5">
        <w:rPr>
          <w:rFonts w:ascii="Arial" w:hAnsi="Arial" w:cs="Arial"/>
          <w:sz w:val="20"/>
        </w:rPr>
        <w:t xml:space="preserve"> SQL*Plus </w:t>
      </w:r>
      <w:r>
        <w:rPr>
          <w:rFonts w:ascii="Arial" w:hAnsi="Arial" w:cs="Arial"/>
          <w:sz w:val="20"/>
        </w:rPr>
        <w:t xml:space="preserve">với tư cách là người dùng pool  </w:t>
      </w:r>
      <w:r w:rsidRPr="001058B5">
        <w:rPr>
          <w:rFonts w:ascii="Arial" w:hAnsi="Arial" w:cs="Arial"/>
          <w:sz w:val="20"/>
        </w:rPr>
        <w:t>apps_user</w:t>
      </w:r>
      <w:r>
        <w:rPr>
          <w:rFonts w:ascii="Arial" w:hAnsi="Arial" w:cs="Arial"/>
          <w:sz w:val="20"/>
        </w:rPr>
        <w:t xml:space="preserve"> kết nối </w:t>
      </w:r>
      <w:r w:rsidRPr="001058B5">
        <w:rPr>
          <w:rFonts w:ascii="Arial" w:hAnsi="Arial" w:cs="Arial"/>
          <w:spacing w:val="-35"/>
          <w:sz w:val="20"/>
        </w:rPr>
        <w:t xml:space="preserve"> </w:t>
      </w:r>
      <w:r w:rsidRPr="001058B5">
        <w:rPr>
          <w:rFonts w:ascii="Arial" w:hAnsi="Arial" w:cs="Arial"/>
          <w:sz w:val="20"/>
        </w:rPr>
        <w:t>apps_user.</w:t>
      </w:r>
    </w:p>
    <w:p w14:paraId="3213C8B3" w14:textId="77777777" w:rsidR="00257CFD" w:rsidRPr="001058B5" w:rsidRDefault="00257CFD" w:rsidP="00257CFD">
      <w:pPr>
        <w:pStyle w:val="ListParagraph"/>
        <w:numPr>
          <w:ilvl w:val="1"/>
          <w:numId w:val="85"/>
        </w:numPr>
        <w:tabs>
          <w:tab w:val="left" w:pos="2980"/>
        </w:tabs>
        <w:spacing w:before="108"/>
        <w:rPr>
          <w:rFonts w:ascii="Arial" w:hAnsi="Arial" w:cs="Arial"/>
          <w:sz w:val="20"/>
        </w:rPr>
      </w:pPr>
      <w:r>
        <w:rPr>
          <w:rFonts w:ascii="Arial" w:hAnsi="Arial" w:cs="Arial"/>
          <w:sz w:val="20"/>
        </w:rPr>
        <w:t xml:space="preserve">Thiết lập </w:t>
      </w:r>
      <w:r w:rsidRPr="001058B5">
        <w:rPr>
          <w:rFonts w:ascii="Arial" w:hAnsi="Arial" w:cs="Arial"/>
          <w:sz w:val="20"/>
        </w:rPr>
        <w:t xml:space="preserve"> session</w:t>
      </w:r>
      <w:r w:rsidRPr="001058B5">
        <w:rPr>
          <w:rFonts w:ascii="Arial" w:hAnsi="Arial" w:cs="Arial"/>
          <w:spacing w:val="-2"/>
          <w:sz w:val="20"/>
        </w:rPr>
        <w:t xml:space="preserve"> </w:t>
      </w:r>
      <w:r w:rsidRPr="001058B5">
        <w:rPr>
          <w:rFonts w:ascii="Arial" w:hAnsi="Arial" w:cs="Arial"/>
          <w:sz w:val="20"/>
        </w:rPr>
        <w:t>ID:</w:t>
      </w:r>
    </w:p>
    <w:p w14:paraId="3C0743DC" w14:textId="77777777" w:rsidR="00257CFD" w:rsidRPr="001058B5" w:rsidRDefault="00257CFD" w:rsidP="00257CFD">
      <w:pPr>
        <w:spacing w:before="140"/>
        <w:ind w:left="2980"/>
        <w:rPr>
          <w:rFonts w:ascii="Arial" w:hAnsi="Arial" w:cs="Arial"/>
          <w:sz w:val="18"/>
        </w:rPr>
      </w:pPr>
      <w:r w:rsidRPr="001058B5">
        <w:rPr>
          <w:rFonts w:ascii="Arial" w:hAnsi="Arial" w:cs="Arial"/>
          <w:spacing w:val="-1"/>
          <w:w w:val="85"/>
          <w:sz w:val="18"/>
        </w:rPr>
        <w:t>EXEC</w:t>
      </w:r>
      <w:r w:rsidRPr="001058B5">
        <w:rPr>
          <w:rFonts w:ascii="Arial" w:hAnsi="Arial" w:cs="Arial"/>
          <w:spacing w:val="63"/>
          <w:w w:val="85"/>
          <w:sz w:val="18"/>
        </w:rPr>
        <w:t xml:space="preserve"> </w:t>
      </w:r>
      <w:r w:rsidRPr="001058B5">
        <w:rPr>
          <w:rFonts w:ascii="Arial" w:hAnsi="Arial" w:cs="Arial"/>
          <w:spacing w:val="-1"/>
          <w:w w:val="85"/>
          <w:sz w:val="18"/>
        </w:rPr>
        <w:t>sysadmin_ctx.cust_ctx_pkg.set_session_id(34256);</w:t>
      </w:r>
    </w:p>
    <w:p w14:paraId="7DC317AC" w14:textId="77777777" w:rsidR="00257CFD" w:rsidRPr="001058B5" w:rsidRDefault="00257CFD" w:rsidP="00257CFD">
      <w:pPr>
        <w:pStyle w:val="BodyText"/>
        <w:spacing w:before="4"/>
        <w:rPr>
          <w:rFonts w:ascii="Arial" w:hAnsi="Arial" w:cs="Arial"/>
          <w:sz w:val="18"/>
        </w:rPr>
      </w:pPr>
    </w:p>
    <w:p w14:paraId="40703000" w14:textId="77777777" w:rsidR="00257CFD" w:rsidRPr="001058B5" w:rsidRDefault="00257CFD" w:rsidP="00257CFD">
      <w:pPr>
        <w:pStyle w:val="ListParagraph"/>
        <w:numPr>
          <w:ilvl w:val="1"/>
          <w:numId w:val="85"/>
        </w:numPr>
        <w:tabs>
          <w:tab w:val="left" w:pos="2980"/>
        </w:tabs>
        <w:spacing w:before="0"/>
        <w:rPr>
          <w:rFonts w:ascii="Arial" w:hAnsi="Arial" w:cs="Arial"/>
          <w:sz w:val="20"/>
        </w:rPr>
      </w:pPr>
      <w:r w:rsidRPr="001058B5">
        <w:rPr>
          <w:rFonts w:ascii="Arial" w:hAnsi="Arial" w:cs="Arial"/>
          <w:sz w:val="20"/>
        </w:rPr>
        <w:t>Check the session</w:t>
      </w:r>
      <w:r w:rsidRPr="001058B5">
        <w:rPr>
          <w:rFonts w:ascii="Arial" w:hAnsi="Arial" w:cs="Arial"/>
          <w:spacing w:val="-11"/>
          <w:sz w:val="20"/>
        </w:rPr>
        <w:t xml:space="preserve"> </w:t>
      </w:r>
      <w:r w:rsidRPr="001058B5">
        <w:rPr>
          <w:rFonts w:ascii="Arial" w:hAnsi="Arial" w:cs="Arial"/>
          <w:sz w:val="20"/>
        </w:rPr>
        <w:t>ID:</w:t>
      </w:r>
    </w:p>
    <w:p w14:paraId="2AEE360F" w14:textId="77777777" w:rsidR="00257CFD" w:rsidRPr="001058B5" w:rsidRDefault="00257CFD" w:rsidP="00257CFD">
      <w:pPr>
        <w:spacing w:before="139"/>
        <w:ind w:left="2980"/>
        <w:rPr>
          <w:rFonts w:ascii="Arial" w:hAnsi="Arial" w:cs="Arial"/>
          <w:sz w:val="18"/>
        </w:rPr>
      </w:pPr>
      <w:r w:rsidRPr="001058B5">
        <w:rPr>
          <w:rFonts w:ascii="Arial" w:hAnsi="Arial" w:cs="Arial"/>
          <w:w w:val="95"/>
          <w:sz w:val="18"/>
        </w:rPr>
        <w:t>SELECT SYS_CONTEXT('userenv', 'client_identifier') FROM dual;</w:t>
      </w:r>
    </w:p>
    <w:p w14:paraId="0F9CB0EC" w14:textId="77777777" w:rsidR="00257CFD" w:rsidRPr="001058B5" w:rsidRDefault="00257CFD" w:rsidP="00257CFD">
      <w:pPr>
        <w:pStyle w:val="BodyText"/>
        <w:spacing w:before="4"/>
        <w:rPr>
          <w:rFonts w:ascii="Arial" w:hAnsi="Arial" w:cs="Arial"/>
          <w:sz w:val="18"/>
        </w:rPr>
      </w:pPr>
    </w:p>
    <w:p w14:paraId="093C0E8D" w14:textId="77777777" w:rsidR="00257CFD" w:rsidRPr="001058B5" w:rsidRDefault="00257CFD" w:rsidP="00257CFD">
      <w:pPr>
        <w:pStyle w:val="BodyText"/>
        <w:ind w:left="2980"/>
        <w:rPr>
          <w:rFonts w:ascii="Arial" w:hAnsi="Arial" w:cs="Arial"/>
        </w:rPr>
      </w:pPr>
      <w:r w:rsidRPr="001058B5">
        <w:rPr>
          <w:rFonts w:ascii="Arial" w:hAnsi="Arial" w:cs="Arial"/>
        </w:rPr>
        <w:t>The following output should appear:</w:t>
      </w:r>
    </w:p>
    <w:p w14:paraId="6006EF44" w14:textId="77777777" w:rsidR="00257CFD" w:rsidRPr="001058B5" w:rsidRDefault="00257CFD" w:rsidP="00257CFD">
      <w:pPr>
        <w:spacing w:before="140"/>
        <w:ind w:left="2980"/>
        <w:rPr>
          <w:rFonts w:ascii="Arial" w:hAnsi="Arial" w:cs="Arial"/>
          <w:sz w:val="18"/>
        </w:rPr>
      </w:pPr>
      <w:r w:rsidRPr="001058B5">
        <w:rPr>
          <w:rFonts w:ascii="Arial" w:hAnsi="Arial" w:cs="Arial"/>
          <w:w w:val="95"/>
          <w:sz w:val="18"/>
        </w:rPr>
        <w:t>SYS_CONTEXT('USERENV','CLIENT_IDENTIFIER')</w:t>
      </w:r>
    </w:p>
    <w:p w14:paraId="0515FED0" w14:textId="77777777" w:rsidR="00257CFD" w:rsidRPr="001058B5" w:rsidRDefault="00257CFD" w:rsidP="00257CFD">
      <w:pPr>
        <w:spacing w:before="16" w:line="259" w:lineRule="auto"/>
        <w:ind w:left="298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34256</w:t>
      </w:r>
    </w:p>
    <w:p w14:paraId="37DD35C0" w14:textId="77777777" w:rsidR="00257CFD" w:rsidRPr="001058B5" w:rsidRDefault="00257CFD" w:rsidP="00257CFD">
      <w:pPr>
        <w:pStyle w:val="BodyText"/>
        <w:spacing w:before="10"/>
        <w:rPr>
          <w:rFonts w:ascii="Arial" w:hAnsi="Arial" w:cs="Arial"/>
          <w:sz w:val="16"/>
        </w:rPr>
      </w:pPr>
    </w:p>
    <w:p w14:paraId="3C63C577" w14:textId="77777777" w:rsidR="00257CFD" w:rsidRPr="001058B5" w:rsidRDefault="00257CFD" w:rsidP="00257CFD">
      <w:pPr>
        <w:pStyle w:val="ListParagraph"/>
        <w:numPr>
          <w:ilvl w:val="0"/>
          <w:numId w:val="85"/>
        </w:numPr>
        <w:tabs>
          <w:tab w:val="left" w:pos="2620"/>
        </w:tabs>
        <w:spacing w:before="1"/>
        <w:rPr>
          <w:rFonts w:ascii="Arial" w:hAnsi="Arial" w:cs="Arial"/>
          <w:sz w:val="20"/>
        </w:rPr>
      </w:pPr>
      <w:r>
        <w:rPr>
          <w:rFonts w:ascii="Arial" w:hAnsi="Arial" w:cs="Arial"/>
          <w:sz w:val="20"/>
        </w:rPr>
        <w:t xml:space="preserve">Khi người dùng </w:t>
      </w:r>
      <w:r w:rsidRPr="001058B5">
        <w:rPr>
          <w:rFonts w:ascii="Arial" w:hAnsi="Arial" w:cs="Arial"/>
          <w:sz w:val="20"/>
        </w:rPr>
        <w:t xml:space="preserve"> apps_user, </w:t>
      </w:r>
      <w:r>
        <w:rPr>
          <w:rFonts w:ascii="Arial" w:hAnsi="Arial" w:cs="Arial"/>
          <w:sz w:val="20"/>
        </w:rPr>
        <w:t xml:space="preserve">hãy thiết lập </w:t>
      </w:r>
      <w:r w:rsidRPr="001058B5">
        <w:rPr>
          <w:rFonts w:ascii="Arial" w:hAnsi="Arial" w:cs="Arial"/>
          <w:sz w:val="20"/>
        </w:rPr>
        <w:t xml:space="preserve"> global application context </w:t>
      </w:r>
      <w:r>
        <w:rPr>
          <w:rFonts w:ascii="Arial" w:hAnsi="Arial" w:cs="Arial"/>
          <w:sz w:val="20"/>
        </w:rPr>
        <w:t xml:space="preserve">như sau </w:t>
      </w:r>
      <w:r w:rsidRPr="001058B5">
        <w:rPr>
          <w:rFonts w:ascii="Arial" w:hAnsi="Arial" w:cs="Arial"/>
          <w:sz w:val="20"/>
        </w:rPr>
        <w:t>:</w:t>
      </w:r>
    </w:p>
    <w:p w14:paraId="5A9B4158" w14:textId="77777777" w:rsidR="00257CFD" w:rsidRPr="001058B5" w:rsidRDefault="00257CFD" w:rsidP="00257CFD">
      <w:pPr>
        <w:spacing w:before="135" w:line="259" w:lineRule="auto"/>
        <w:ind w:left="2620" w:right="700"/>
        <w:rPr>
          <w:rFonts w:ascii="Arial" w:hAnsi="Arial" w:cs="Arial"/>
          <w:sz w:val="18"/>
        </w:rPr>
      </w:pPr>
      <w:r w:rsidRPr="001058B5">
        <w:rPr>
          <w:rFonts w:ascii="Arial" w:hAnsi="Arial" w:cs="Arial"/>
          <w:w w:val="85"/>
          <w:sz w:val="18"/>
        </w:rPr>
        <w:t>EXEC sysadmin_ctx.cust_ctx_pkg.set_cust_ctx('Category', 'Gold Partner'); EXEC sysadmin_ctx.cust_ctx_pkg.set_cust_ctx('Benefit Level', 'Highest');</w:t>
      </w:r>
    </w:p>
    <w:p w14:paraId="1126A204" w14:textId="77777777" w:rsidR="00257CFD" w:rsidRPr="001058B5" w:rsidRDefault="00257CFD" w:rsidP="00257CFD">
      <w:pPr>
        <w:pStyle w:val="BodyText"/>
        <w:spacing w:before="5"/>
        <w:rPr>
          <w:rFonts w:ascii="Arial" w:hAnsi="Arial" w:cs="Arial"/>
          <w:sz w:val="17"/>
        </w:rPr>
      </w:pPr>
    </w:p>
    <w:p w14:paraId="12222D27" w14:textId="77777777" w:rsidR="00257CFD" w:rsidRDefault="00257CFD" w:rsidP="00257CFD">
      <w:pPr>
        <w:pStyle w:val="BodyText"/>
        <w:spacing w:line="232" w:lineRule="auto"/>
        <w:ind w:left="2620" w:right="102"/>
        <w:rPr>
          <w:rFonts w:ascii="Arial" w:hAnsi="Arial" w:cs="Arial"/>
        </w:rPr>
      </w:pPr>
      <w:r w:rsidRPr="00F82A28">
        <w:rPr>
          <w:rFonts w:ascii="Arial" w:hAnsi="Arial" w:cs="Arial"/>
        </w:rPr>
        <w:t xml:space="preserve">(Trong một kịch bản </w:t>
      </w:r>
      <w:r w:rsidRPr="001058B5">
        <w:rPr>
          <w:rFonts w:ascii="Arial" w:hAnsi="Arial" w:cs="Arial"/>
        </w:rPr>
        <w:t>real-world</w:t>
      </w:r>
      <w:r w:rsidRPr="00F82A28">
        <w:rPr>
          <w:rFonts w:ascii="Arial" w:hAnsi="Arial" w:cs="Arial"/>
        </w:rPr>
        <w:t xml:space="preserve">, ứng dụng </w:t>
      </w:r>
      <w:r w:rsidRPr="001058B5">
        <w:rPr>
          <w:rFonts w:ascii="Arial" w:hAnsi="Arial" w:cs="Arial"/>
        </w:rPr>
        <w:t xml:space="preserve">middle-tier </w:t>
      </w:r>
      <w:r>
        <w:rPr>
          <w:rFonts w:ascii="Arial" w:hAnsi="Arial" w:cs="Arial"/>
        </w:rPr>
        <w:t xml:space="preserve"> sẽ thiết lập các giá trị </w:t>
      </w:r>
      <w:r w:rsidRPr="001058B5">
        <w:rPr>
          <w:rFonts w:ascii="Arial" w:hAnsi="Arial" w:cs="Arial"/>
        </w:rPr>
        <w:t>global application context</w:t>
      </w:r>
      <w:r w:rsidRPr="00F82A28">
        <w:rPr>
          <w:rFonts w:ascii="Arial" w:hAnsi="Arial" w:cs="Arial"/>
        </w:rPr>
        <w:t xml:space="preserve">, tương tự như cách </w:t>
      </w:r>
      <w:r>
        <w:rPr>
          <w:rFonts w:ascii="Arial" w:hAnsi="Arial" w:cs="Arial"/>
        </w:rPr>
        <w:t>định danh</w:t>
      </w:r>
      <w:r w:rsidRPr="00F82A28">
        <w:rPr>
          <w:rFonts w:ascii="Arial" w:hAnsi="Arial" w:cs="Arial"/>
        </w:rPr>
        <w:t xml:space="preserve"> </w:t>
      </w:r>
      <w:r w:rsidRPr="001058B5">
        <w:rPr>
          <w:rFonts w:ascii="Arial" w:hAnsi="Arial" w:cs="Arial"/>
        </w:rPr>
        <w:t xml:space="preserve">client session </w:t>
      </w:r>
      <w:r w:rsidRPr="00F82A28">
        <w:rPr>
          <w:rFonts w:ascii="Arial" w:hAnsi="Arial" w:cs="Arial"/>
        </w:rPr>
        <w:t>đã được thiết lập trong Bước 2.)</w:t>
      </w:r>
    </w:p>
    <w:p w14:paraId="442ADF66" w14:textId="77777777" w:rsidR="00257CFD" w:rsidRPr="001058B5" w:rsidRDefault="00257CFD" w:rsidP="00257CFD">
      <w:pPr>
        <w:pStyle w:val="ListParagraph"/>
        <w:numPr>
          <w:ilvl w:val="0"/>
          <w:numId w:val="85"/>
        </w:numPr>
        <w:tabs>
          <w:tab w:val="left" w:pos="2620"/>
        </w:tabs>
        <w:spacing w:before="121" w:line="228" w:lineRule="auto"/>
        <w:ind w:right="216"/>
        <w:rPr>
          <w:rFonts w:ascii="Arial" w:hAnsi="Arial" w:cs="Arial"/>
          <w:sz w:val="20"/>
        </w:rPr>
      </w:pPr>
      <w:r>
        <w:rPr>
          <w:rFonts w:ascii="Arial" w:hAnsi="Arial" w:cs="Arial"/>
          <w:sz w:val="20"/>
        </w:rPr>
        <w:t xml:space="preserve">Nhập câu lệnh sau đây </w:t>
      </w:r>
      <w:r w:rsidRPr="001058B5">
        <w:rPr>
          <w:rFonts w:ascii="Arial" w:hAnsi="Arial" w:cs="Arial"/>
          <w:spacing w:val="-26"/>
          <w:sz w:val="20"/>
        </w:rPr>
        <w:t xml:space="preserve"> </w:t>
      </w:r>
      <w:r w:rsidRPr="001058B5">
        <w:rPr>
          <w:rFonts w:ascii="Arial" w:hAnsi="Arial" w:cs="Arial"/>
          <w:sz w:val="20"/>
        </w:rPr>
        <w:t>SELECT</w:t>
      </w:r>
      <w:r w:rsidRPr="001058B5">
        <w:rPr>
          <w:rFonts w:ascii="Arial" w:hAnsi="Arial" w:cs="Arial"/>
          <w:spacing w:val="-69"/>
          <w:sz w:val="20"/>
        </w:rPr>
        <w:t xml:space="preserve"> </w:t>
      </w:r>
      <w:r w:rsidRPr="001058B5">
        <w:rPr>
          <w:rFonts w:ascii="Arial" w:hAnsi="Arial" w:cs="Arial"/>
          <w:sz w:val="20"/>
        </w:rPr>
        <w:t>SYS_CONTEXT</w:t>
      </w:r>
      <w:r w:rsidRPr="001058B5">
        <w:rPr>
          <w:rFonts w:ascii="Arial" w:hAnsi="Arial" w:cs="Arial"/>
          <w:spacing w:val="-99"/>
          <w:sz w:val="20"/>
        </w:rPr>
        <w:t xml:space="preserve"> </w:t>
      </w:r>
      <w:r>
        <w:rPr>
          <w:rFonts w:ascii="Arial" w:hAnsi="Arial" w:cs="Arial"/>
          <w:sz w:val="20"/>
        </w:rPr>
        <w:t xml:space="preserve">để kiểm tra các thiết lập đã thành công chưa </w:t>
      </w:r>
      <w:r w:rsidRPr="001058B5">
        <w:rPr>
          <w:rFonts w:ascii="Arial" w:hAnsi="Arial" w:cs="Arial"/>
          <w:sz w:val="20"/>
        </w:rPr>
        <w:t>:</w:t>
      </w:r>
    </w:p>
    <w:p w14:paraId="3BC928AB"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col category format a13</w:t>
      </w:r>
    </w:p>
    <w:p w14:paraId="2F29EF14"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col benefit_level format a14</w:t>
      </w:r>
    </w:p>
    <w:p w14:paraId="76C5ACA0"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87C7894" w14:textId="77777777" w:rsidR="00257CFD" w:rsidRPr="001058B5" w:rsidRDefault="00257CFD" w:rsidP="00257CFD">
      <w:pPr>
        <w:pStyle w:val="BodyText"/>
        <w:rPr>
          <w:rFonts w:ascii="Arial" w:hAnsi="Arial" w:cs="Arial"/>
        </w:rPr>
      </w:pPr>
    </w:p>
    <w:p w14:paraId="7A2A8261" w14:textId="77777777" w:rsidR="00257CFD" w:rsidRPr="001058B5" w:rsidRDefault="00257CFD" w:rsidP="00257CFD">
      <w:pPr>
        <w:pStyle w:val="BodyText"/>
        <w:spacing w:before="7"/>
        <w:rPr>
          <w:rFonts w:ascii="Arial" w:hAnsi="Arial" w:cs="Arial"/>
          <w:sz w:val="29"/>
        </w:rPr>
      </w:pPr>
    </w:p>
    <w:p w14:paraId="4BD8C16B" w14:textId="77777777" w:rsidR="00257CFD" w:rsidRPr="001058B5" w:rsidRDefault="00257CFD" w:rsidP="00257CFD">
      <w:pPr>
        <w:spacing w:before="95"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5580FB37" w14:textId="77777777" w:rsidR="00257CFD" w:rsidRPr="001058B5" w:rsidRDefault="00257CFD" w:rsidP="00257CFD">
      <w:pPr>
        <w:pStyle w:val="BodyText"/>
        <w:spacing w:before="9"/>
        <w:rPr>
          <w:rFonts w:ascii="Arial" w:hAnsi="Arial" w:cs="Arial"/>
          <w:sz w:val="16"/>
        </w:rPr>
      </w:pPr>
    </w:p>
    <w:p w14:paraId="5032428C" w14:textId="77777777" w:rsidR="00257CFD" w:rsidRPr="001058B5" w:rsidRDefault="00257CFD" w:rsidP="00257CFD">
      <w:pPr>
        <w:pStyle w:val="BodyText"/>
        <w:spacing w:before="1"/>
        <w:ind w:left="2020"/>
        <w:rPr>
          <w:rFonts w:ascii="Arial" w:hAnsi="Arial" w:cs="Arial"/>
        </w:rPr>
      </w:pPr>
      <w:r w:rsidRPr="001058B5">
        <w:rPr>
          <w:rFonts w:ascii="Arial" w:hAnsi="Arial" w:cs="Arial"/>
        </w:rPr>
        <w:t>The following output should appear:</w:t>
      </w:r>
    </w:p>
    <w:p w14:paraId="332FDF55"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E979DFD" w14:textId="77777777" w:rsidR="00257CFD" w:rsidRPr="001058B5" w:rsidRDefault="00257CFD" w:rsidP="00257CFD">
      <w:pPr>
        <w:spacing w:before="16"/>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2994D225" w14:textId="77777777" w:rsidR="00257CFD" w:rsidRPr="001058B5" w:rsidRDefault="00257CFD" w:rsidP="00257CFD">
      <w:pPr>
        <w:tabs>
          <w:tab w:val="left" w:pos="3409"/>
        </w:tabs>
        <w:spacing w:before="17"/>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D4EAA1C" w14:textId="77777777" w:rsidR="00257CFD" w:rsidRPr="001058B5" w:rsidRDefault="00257CFD" w:rsidP="00257CFD">
      <w:pPr>
        <w:pStyle w:val="BodyText"/>
        <w:spacing w:before="1"/>
        <w:rPr>
          <w:rFonts w:ascii="Arial" w:hAnsi="Arial" w:cs="Arial"/>
          <w:sz w:val="19"/>
        </w:rPr>
      </w:pPr>
    </w:p>
    <w:p w14:paraId="5DE0D7C0" w14:textId="77777777" w:rsidR="00257CFD" w:rsidRPr="00D803CE" w:rsidRDefault="00257CFD" w:rsidP="00257CFD">
      <w:pPr>
        <w:pStyle w:val="BodyText"/>
        <w:spacing w:line="228" w:lineRule="auto"/>
        <w:ind w:left="1659" w:right="739"/>
        <w:rPr>
          <w:rFonts w:ascii="Arial" w:hAnsi="Arial" w:cs="Arial"/>
        </w:rPr>
      </w:pPr>
      <w:r w:rsidRPr="00D803CE">
        <w:rPr>
          <w:rFonts w:ascii="Arial" w:hAnsi="Arial" w:cs="Arial"/>
        </w:rPr>
        <w:t xml:space="preserve">Những gì apps_user đã làm ở đây, trong </w:t>
      </w:r>
      <w:r w:rsidRPr="001058B5">
        <w:rPr>
          <w:rFonts w:ascii="Arial" w:hAnsi="Arial" w:cs="Arial"/>
        </w:rPr>
        <w:t xml:space="preserve">client session </w:t>
      </w:r>
      <w:r w:rsidRPr="00D803CE">
        <w:rPr>
          <w:rFonts w:ascii="Arial" w:hAnsi="Arial" w:cs="Arial"/>
        </w:rPr>
        <w:t xml:space="preserve">34256, </w:t>
      </w:r>
      <w:r>
        <w:rPr>
          <w:rFonts w:ascii="Arial" w:hAnsi="Arial" w:cs="Arial"/>
        </w:rPr>
        <w:t>sẽ</w:t>
      </w:r>
      <w:r w:rsidRPr="00D803CE">
        <w:rPr>
          <w:rFonts w:ascii="Arial" w:hAnsi="Arial" w:cs="Arial"/>
        </w:rPr>
        <w:t xml:space="preserve"> thiết lập </w:t>
      </w:r>
      <w:r w:rsidRPr="001058B5">
        <w:rPr>
          <w:rFonts w:ascii="Arial" w:hAnsi="Arial" w:cs="Arial"/>
        </w:rPr>
        <w:t>a global 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D803CE">
        <w:rPr>
          <w:rFonts w:ascii="Arial" w:hAnsi="Arial" w:cs="Arial"/>
        </w:rPr>
        <w:t xml:space="preserve"> thay mặt cho một người dùng </w:t>
      </w:r>
      <w:r w:rsidRPr="001058B5">
        <w:rPr>
          <w:rFonts w:ascii="Arial" w:hAnsi="Arial" w:cs="Arial"/>
        </w:rPr>
        <w:t>nondatabase</w:t>
      </w:r>
      <w:r w:rsidRPr="00D803CE">
        <w:rPr>
          <w:rFonts w:ascii="Arial" w:hAnsi="Arial" w:cs="Arial"/>
        </w:rPr>
        <w:t xml:space="preserve">. Ngữ cảnh này đặt các thuộc tính DBMS_SESSION.SET_CONTEXT của </w:t>
      </w:r>
      <w:r w:rsidRPr="001058B5">
        <w:rPr>
          <w:rFonts w:ascii="Arial" w:hAnsi="Arial" w:cs="Arial"/>
        </w:rPr>
        <w:t>Category</w:t>
      </w:r>
      <w:r>
        <w:rPr>
          <w:rFonts w:ascii="Arial" w:hAnsi="Arial" w:cs="Arial"/>
        </w:rPr>
        <w:t xml:space="preserve"> </w:t>
      </w:r>
      <w:r w:rsidRPr="001058B5">
        <w:rPr>
          <w:rFonts w:ascii="Arial" w:hAnsi="Arial" w:cs="Arial"/>
          <w:spacing w:val="-89"/>
        </w:rPr>
        <w:t xml:space="preserve"> </w:t>
      </w:r>
      <w:r>
        <w:rPr>
          <w:rFonts w:ascii="Arial" w:hAnsi="Arial" w:cs="Arial"/>
          <w:spacing w:val="-89"/>
        </w:rPr>
        <w:t xml:space="preserve">  </w:t>
      </w:r>
      <w:r>
        <w:rPr>
          <w:rFonts w:ascii="Arial" w:hAnsi="Arial" w:cs="Arial"/>
        </w:rPr>
        <w:t xml:space="preserve">và </w:t>
      </w:r>
      <w:r w:rsidRPr="001058B5">
        <w:rPr>
          <w:rFonts w:ascii="Arial" w:hAnsi="Arial" w:cs="Arial"/>
          <w:w w:val="95"/>
        </w:rPr>
        <w:t>Benefit</w:t>
      </w:r>
      <w:r>
        <w:rPr>
          <w:rFonts w:ascii="Arial" w:hAnsi="Arial" w:cs="Arial"/>
          <w:w w:val="95"/>
        </w:rPr>
        <w:t xml:space="preserve"> </w:t>
      </w:r>
      <w:r w:rsidRPr="001058B5">
        <w:rPr>
          <w:rFonts w:ascii="Arial" w:hAnsi="Arial" w:cs="Arial"/>
          <w:spacing w:val="-70"/>
          <w:w w:val="95"/>
        </w:rPr>
        <w:t xml:space="preserve"> </w:t>
      </w:r>
      <w:r w:rsidRPr="001058B5">
        <w:rPr>
          <w:rFonts w:ascii="Arial" w:hAnsi="Arial" w:cs="Arial"/>
          <w:w w:val="95"/>
        </w:rPr>
        <w:t>Level</w:t>
      </w:r>
      <w:r w:rsidRPr="00D803CE">
        <w:rPr>
          <w:rFonts w:ascii="Arial" w:hAnsi="Arial" w:cs="Arial"/>
        </w:rPr>
        <w:t xml:space="preserve"> thành Gold Partner and Highest. </w:t>
      </w:r>
      <w:r>
        <w:rPr>
          <w:rFonts w:ascii="Arial" w:hAnsi="Arial" w:cs="Arial"/>
        </w:rPr>
        <w:t>Ngữ</w:t>
      </w:r>
      <w:r w:rsidRPr="00D803CE">
        <w:rPr>
          <w:rFonts w:ascii="Arial" w:hAnsi="Arial" w:cs="Arial"/>
        </w:rPr>
        <w:t xml:space="preserve"> cảnh chỉ tồn tại cho người dùng apps</w:t>
      </w:r>
      <w:r w:rsidRPr="00D803CE">
        <w:rPr>
          <w:rFonts w:ascii="Arial" w:hAnsi="Arial" w:cs="Arial"/>
          <w:sz w:val="24"/>
          <w:szCs w:val="24"/>
        </w:rPr>
        <w:t>_</w:t>
      </w:r>
      <w:r w:rsidRPr="00D803CE">
        <w:rPr>
          <w:rFonts w:ascii="Arial" w:hAnsi="Arial" w:cs="Arial"/>
        </w:rPr>
        <w:t xml:space="preserve">user với </w:t>
      </w:r>
      <w:r w:rsidRPr="001058B5">
        <w:rPr>
          <w:rFonts w:ascii="Arial" w:hAnsi="Arial" w:cs="Arial"/>
        </w:rPr>
        <w:t>client</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34256</w:t>
      </w:r>
      <w:r w:rsidRPr="00D803CE">
        <w:rPr>
          <w:rFonts w:ascii="Arial" w:hAnsi="Arial" w:cs="Arial"/>
        </w:rPr>
        <w:t xml:space="preserve">. Khi người dùng </w:t>
      </w:r>
      <w:r w:rsidRPr="001058B5">
        <w:rPr>
          <w:rFonts w:ascii="Arial" w:hAnsi="Arial" w:cs="Arial"/>
        </w:rPr>
        <w:t>nondatabase</w:t>
      </w:r>
      <w:r w:rsidRPr="00D803CE">
        <w:rPr>
          <w:rFonts w:ascii="Arial" w:hAnsi="Arial" w:cs="Arial"/>
        </w:rPr>
        <w:t xml:space="preserve"> đăng nhập, đằng sau hậu trường, người đó thực sự đang đăng nhập với tư cách là người dùng pool kết nối</w:t>
      </w:r>
      <w:r>
        <w:rPr>
          <w:rFonts w:ascii="Arial" w:hAnsi="Arial" w:cs="Arial"/>
        </w:rPr>
        <w:t xml:space="preserve"> </w:t>
      </w:r>
      <w:r w:rsidRPr="00D803CE">
        <w:rPr>
          <w:rFonts w:ascii="Arial" w:hAnsi="Arial" w:cs="Arial"/>
        </w:rPr>
        <w:t>apps</w:t>
      </w:r>
      <w:r w:rsidRPr="00D803CE">
        <w:rPr>
          <w:rFonts w:ascii="Arial" w:hAnsi="Arial" w:cs="Arial"/>
          <w:sz w:val="24"/>
          <w:szCs w:val="24"/>
        </w:rPr>
        <w:t>_</w:t>
      </w:r>
      <w:r w:rsidRPr="00D803CE">
        <w:rPr>
          <w:rFonts w:ascii="Arial" w:hAnsi="Arial" w:cs="Arial"/>
        </w:rPr>
        <w:t xml:space="preserve">user. Do đó, giá trị Gold Partner </w:t>
      </w:r>
      <w:r>
        <w:rPr>
          <w:rFonts w:ascii="Arial" w:hAnsi="Arial" w:cs="Arial"/>
        </w:rPr>
        <w:t>và</w:t>
      </w:r>
      <w:r w:rsidRPr="00D803CE">
        <w:rPr>
          <w:rFonts w:ascii="Arial" w:hAnsi="Arial" w:cs="Arial"/>
        </w:rPr>
        <w:t xml:space="preserve"> Highest có sẵn cho người dùng </w:t>
      </w:r>
      <w:r w:rsidRPr="001058B5">
        <w:rPr>
          <w:rFonts w:ascii="Arial" w:hAnsi="Arial" w:cs="Arial"/>
        </w:rPr>
        <w:t>nondatabase</w:t>
      </w:r>
    </w:p>
    <w:p w14:paraId="15C1C9F4" w14:textId="77777777" w:rsidR="00257CFD" w:rsidRPr="00D803CE" w:rsidRDefault="00257CFD" w:rsidP="00257CFD">
      <w:pPr>
        <w:pStyle w:val="BodyText"/>
        <w:spacing w:line="228" w:lineRule="auto"/>
        <w:ind w:left="1659" w:right="739"/>
        <w:rPr>
          <w:rFonts w:ascii="Arial" w:hAnsi="Arial" w:cs="Arial"/>
        </w:rPr>
      </w:pPr>
    </w:p>
    <w:p w14:paraId="466D4A04" w14:textId="77777777" w:rsidR="00257CFD" w:rsidRDefault="00257CFD" w:rsidP="00257CFD">
      <w:pPr>
        <w:pStyle w:val="BodyText"/>
        <w:spacing w:line="228" w:lineRule="auto"/>
        <w:ind w:left="1659" w:right="739"/>
        <w:rPr>
          <w:rFonts w:ascii="Arial" w:hAnsi="Arial" w:cs="Arial"/>
        </w:rPr>
      </w:pPr>
      <w:r w:rsidRPr="00D803CE">
        <w:rPr>
          <w:rFonts w:ascii="Arial" w:hAnsi="Arial" w:cs="Arial"/>
        </w:rPr>
        <w:t xml:space="preserve">Giả sử người dùng đã là người dùng </w:t>
      </w:r>
      <w:r w:rsidRPr="001058B5">
        <w:rPr>
          <w:rFonts w:ascii="Arial" w:hAnsi="Arial" w:cs="Arial"/>
        </w:rPr>
        <w:t>database</w:t>
      </w:r>
      <w:r w:rsidRPr="00D803CE">
        <w:rPr>
          <w:rFonts w:ascii="Arial" w:hAnsi="Arial" w:cs="Arial"/>
        </w:rPr>
        <w:t xml:space="preserve"> và có thể đăng nhập mà không cần sử dụng ứng dụng dự định. (Ví dụ, người dùng đăng nhập bằng cách sử dụng SQL * Plus.) Bởi vì người dùng chưa đăng nhập thông qua người dùng pool kết nối</w:t>
      </w:r>
      <w:r>
        <w:rPr>
          <w:rFonts w:ascii="Arial" w:hAnsi="Arial" w:cs="Arial"/>
        </w:rPr>
        <w:t xml:space="preserve"> </w:t>
      </w:r>
      <w:r w:rsidRPr="001058B5">
        <w:rPr>
          <w:rFonts w:ascii="Arial" w:hAnsi="Arial" w:cs="Arial"/>
        </w:rPr>
        <w:t>apps</w:t>
      </w:r>
      <w:r w:rsidRPr="00D803CE">
        <w:rPr>
          <w:rFonts w:ascii="Arial" w:hAnsi="Arial" w:cs="Arial"/>
          <w:sz w:val="24"/>
          <w:szCs w:val="24"/>
        </w:rPr>
        <w:t>_</w:t>
      </w:r>
      <w:r w:rsidRPr="001058B5">
        <w:rPr>
          <w:rFonts w:ascii="Arial" w:hAnsi="Arial" w:cs="Arial"/>
        </w:rPr>
        <w:t>user</w:t>
      </w:r>
      <w:r w:rsidRPr="00D803CE">
        <w:rPr>
          <w:rFonts w:ascii="Arial" w:hAnsi="Arial" w:cs="Arial"/>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global</w:t>
      </w:r>
      <w:r w:rsidRPr="001058B5">
        <w:rPr>
          <w:rFonts w:ascii="Arial" w:hAnsi="Arial" w:cs="Arial"/>
          <w:spacing w:val="-13"/>
        </w:rPr>
        <w:t xml:space="preserve"> </w:t>
      </w:r>
      <w:r w:rsidRPr="001058B5">
        <w:rPr>
          <w:rFonts w:ascii="Arial" w:hAnsi="Arial" w:cs="Arial"/>
        </w:rPr>
        <w:t xml:space="preserve">application context </w:t>
      </w:r>
      <w:r>
        <w:rPr>
          <w:rFonts w:ascii="Arial" w:hAnsi="Arial" w:cs="Arial"/>
        </w:rPr>
        <w:t xml:space="preserve"> </w:t>
      </w:r>
      <w:r w:rsidRPr="00D803CE">
        <w:rPr>
          <w:rFonts w:ascii="Arial" w:hAnsi="Arial" w:cs="Arial"/>
        </w:rPr>
        <w:t>xuất hiện trống đối với người dùng không đúng của chúng tôi. Điều này là do</w:t>
      </w:r>
      <w:r>
        <w:rPr>
          <w:rFonts w:ascii="Arial" w:hAnsi="Arial" w:cs="Arial"/>
        </w:rPr>
        <w:t xml:space="preserve"> ngữ  </w:t>
      </w:r>
      <w:r w:rsidRPr="00D803CE">
        <w:rPr>
          <w:rFonts w:ascii="Arial" w:hAnsi="Arial" w:cs="Arial"/>
        </w:rPr>
        <w:t xml:space="preserve"> cảnh đã được tạo</w:t>
      </w:r>
      <w:r>
        <w:rPr>
          <w:rFonts w:ascii="Arial" w:hAnsi="Arial" w:cs="Arial"/>
        </w:rPr>
        <w:t xml:space="preserve"> </w:t>
      </w:r>
      <w:r w:rsidRPr="00D803CE">
        <w:rPr>
          <w:rFonts w:ascii="Arial" w:hAnsi="Arial" w:cs="Arial"/>
        </w:rPr>
        <w:t xml:space="preserve"> và</w:t>
      </w:r>
      <w:r>
        <w:rPr>
          <w:rFonts w:ascii="Arial" w:hAnsi="Arial" w:cs="Arial"/>
        </w:rPr>
        <w:t xml:space="preserve"> thiết lập </w:t>
      </w:r>
      <w:r w:rsidRPr="00D803CE">
        <w:rPr>
          <w:rFonts w:ascii="Arial" w:hAnsi="Arial" w:cs="Arial"/>
        </w:rPr>
        <w:t xml:space="preserve"> </w:t>
      </w:r>
      <w:r w:rsidRPr="001058B5">
        <w:rPr>
          <w:rFonts w:ascii="Arial" w:hAnsi="Arial" w:cs="Arial"/>
        </w:rPr>
        <w:t>apps_user</w:t>
      </w:r>
      <w:r>
        <w:rPr>
          <w:rFonts w:ascii="Arial" w:hAnsi="Arial" w:cs="Arial"/>
        </w:rPr>
        <w:t xml:space="preserve"> </w:t>
      </w:r>
      <w:r w:rsidRPr="001058B5">
        <w:rPr>
          <w:rFonts w:ascii="Arial" w:hAnsi="Arial" w:cs="Arial"/>
          <w:spacing w:val="-102"/>
        </w:rPr>
        <w:t xml:space="preserve"> </w:t>
      </w:r>
      <w:r w:rsidRPr="001058B5">
        <w:rPr>
          <w:rFonts w:ascii="Arial" w:hAnsi="Arial" w:cs="Arial"/>
        </w:rPr>
        <w:t>session</w:t>
      </w:r>
      <w:r w:rsidRPr="00D803CE">
        <w:rPr>
          <w:rFonts w:ascii="Arial" w:hAnsi="Arial" w:cs="Arial"/>
        </w:rPr>
        <w:t>. Nếu người dùng chạy câu lệnh SELECT SYS_CONTEXT, kết quả sau xuất hiện:</w:t>
      </w:r>
    </w:p>
    <w:p w14:paraId="69BD5404" w14:textId="77777777" w:rsidR="00257CFD" w:rsidRPr="001058B5" w:rsidRDefault="00257CFD" w:rsidP="00257CFD">
      <w:pPr>
        <w:pStyle w:val="BodyText"/>
        <w:spacing w:line="228" w:lineRule="auto"/>
        <w:ind w:right="739"/>
        <w:rPr>
          <w:rFonts w:ascii="Arial" w:hAnsi="Arial" w:cs="Arial"/>
        </w:rPr>
      </w:pPr>
      <w:r w:rsidRPr="001058B5">
        <w:rPr>
          <w:rFonts w:ascii="Arial" w:hAnsi="Arial" w:cs="Arial"/>
          <w:spacing w:val="-3"/>
        </w:rPr>
        <w:t>.</w:t>
      </w:r>
    </w:p>
    <w:p w14:paraId="1F4D121E" w14:textId="77777777" w:rsidR="00257CFD" w:rsidRPr="001058B5" w:rsidRDefault="00257CFD" w:rsidP="00257CFD">
      <w:pPr>
        <w:tabs>
          <w:tab w:val="left" w:pos="3049"/>
        </w:tabs>
        <w:spacing w:before="142"/>
        <w:ind w:left="166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6ABCDB9E" w14:textId="77777777" w:rsidR="00257CFD" w:rsidRPr="001058B5" w:rsidRDefault="00257CFD" w:rsidP="00257CFD">
      <w:pPr>
        <w:spacing w:before="16"/>
        <w:ind w:left="166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A422A9E" w14:textId="77777777" w:rsidR="00257CFD" w:rsidRPr="001058B5" w:rsidRDefault="00257CFD" w:rsidP="00257CFD">
      <w:pPr>
        <w:pStyle w:val="BodyText"/>
        <w:spacing w:before="3"/>
        <w:rPr>
          <w:rFonts w:ascii="Arial" w:hAnsi="Arial" w:cs="Arial"/>
          <w:sz w:val="18"/>
        </w:rPr>
      </w:pPr>
    </w:p>
    <w:p w14:paraId="0769D0A9" w14:textId="77777777" w:rsidR="00257CFD" w:rsidRPr="001058B5" w:rsidRDefault="00257CFD" w:rsidP="00257CFD">
      <w:pPr>
        <w:pStyle w:val="BodyText"/>
        <w:spacing w:before="1"/>
        <w:ind w:left="1660"/>
        <w:rPr>
          <w:rFonts w:ascii="Arial" w:hAnsi="Arial" w:cs="Arial"/>
        </w:rPr>
      </w:pPr>
      <w:r>
        <w:rPr>
          <w:rFonts w:ascii="Arial" w:hAnsi="Arial" w:cs="Arial"/>
        </w:rPr>
        <w:t>Tiếp theo ,</w:t>
      </w:r>
      <w:r w:rsidRPr="001058B5">
        <w:rPr>
          <w:rFonts w:ascii="Arial" w:hAnsi="Arial" w:cs="Arial"/>
        </w:rPr>
        <w:t xml:space="preserve"> </w:t>
      </w:r>
      <w:r>
        <w:rPr>
          <w:rFonts w:ascii="Arial" w:hAnsi="Arial" w:cs="Arial"/>
        </w:rPr>
        <w:t xml:space="preserve">hãy thử </w:t>
      </w:r>
      <w:r w:rsidRPr="001058B5">
        <w:rPr>
          <w:rFonts w:ascii="Arial" w:hAnsi="Arial" w:cs="Arial"/>
        </w:rPr>
        <w:t>test</w:t>
      </w:r>
      <w:r>
        <w:rPr>
          <w:rFonts w:ascii="Arial" w:hAnsi="Arial" w:cs="Arial"/>
        </w:rPr>
        <w:t xml:space="preserve"> sau</w:t>
      </w:r>
      <w:r w:rsidRPr="001058B5">
        <w:rPr>
          <w:rFonts w:ascii="Arial" w:hAnsi="Arial" w:cs="Arial"/>
        </w:rPr>
        <w:t>:</w:t>
      </w:r>
    </w:p>
    <w:p w14:paraId="01768E08" w14:textId="77777777" w:rsidR="00257CFD" w:rsidRPr="00567C48" w:rsidRDefault="00257CFD" w:rsidP="00257CFD">
      <w:pPr>
        <w:pStyle w:val="ListParagraph"/>
        <w:numPr>
          <w:ilvl w:val="0"/>
          <w:numId w:val="84"/>
        </w:numPr>
        <w:tabs>
          <w:tab w:val="left" w:pos="2020"/>
        </w:tabs>
        <w:rPr>
          <w:rFonts w:ascii="Arial" w:hAnsi="Arial" w:cs="Arial"/>
          <w:sz w:val="20"/>
          <w:lang w:val="fr-FR"/>
        </w:rPr>
      </w:pPr>
      <w:r w:rsidRPr="00567C48">
        <w:rPr>
          <w:rFonts w:ascii="Arial" w:hAnsi="Arial" w:cs="Arial"/>
          <w:sz w:val="20"/>
          <w:lang w:val="fr-FR"/>
        </w:rPr>
        <w:t>Là người dùng  apps_user, hãy xóa  session</w:t>
      </w:r>
      <w:r w:rsidRPr="00567C48">
        <w:rPr>
          <w:rFonts w:ascii="Arial" w:hAnsi="Arial" w:cs="Arial"/>
          <w:spacing w:val="-12"/>
          <w:sz w:val="20"/>
          <w:lang w:val="fr-FR"/>
        </w:rPr>
        <w:t xml:space="preserve"> </w:t>
      </w:r>
      <w:r w:rsidRPr="00567C48">
        <w:rPr>
          <w:rFonts w:ascii="Arial" w:hAnsi="Arial" w:cs="Arial"/>
          <w:sz w:val="20"/>
          <w:lang w:val="fr-FR"/>
        </w:rPr>
        <w:t>ID.</w:t>
      </w:r>
    </w:p>
    <w:p w14:paraId="3C3389F2"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EXEC sysadmin_ctx.cust_ctx_pkg.clear_hr_session(34256);</w:t>
      </w:r>
    </w:p>
    <w:p w14:paraId="203FD5DE" w14:textId="77777777" w:rsidR="00257CFD" w:rsidRPr="001058B5" w:rsidRDefault="00257CFD" w:rsidP="00257CFD">
      <w:pPr>
        <w:pStyle w:val="BodyText"/>
        <w:spacing w:before="2"/>
        <w:rPr>
          <w:rFonts w:ascii="Arial" w:hAnsi="Arial" w:cs="Arial"/>
          <w:sz w:val="18"/>
        </w:rPr>
      </w:pPr>
    </w:p>
    <w:p w14:paraId="4BFC797E" w14:textId="77777777" w:rsidR="00257CFD" w:rsidRPr="001058B5" w:rsidRDefault="00257CFD" w:rsidP="00257CFD">
      <w:pPr>
        <w:pStyle w:val="ListParagraph"/>
        <w:numPr>
          <w:ilvl w:val="0"/>
          <w:numId w:val="84"/>
        </w:numPr>
        <w:tabs>
          <w:tab w:val="left" w:pos="2020"/>
        </w:tabs>
        <w:spacing w:before="0"/>
        <w:rPr>
          <w:rFonts w:ascii="Arial" w:hAnsi="Arial" w:cs="Arial"/>
          <w:sz w:val="20"/>
        </w:rPr>
      </w:pPr>
      <w:r>
        <w:rPr>
          <w:rFonts w:ascii="Arial" w:hAnsi="Arial" w:cs="Arial"/>
          <w:sz w:val="20"/>
        </w:rPr>
        <w:t xml:space="preserve">Kiểm tra lại thiết lập </w:t>
      </w:r>
      <w:r w:rsidRPr="001058B5">
        <w:rPr>
          <w:rFonts w:ascii="Arial" w:hAnsi="Arial" w:cs="Arial"/>
          <w:sz w:val="20"/>
        </w:rPr>
        <w:t xml:space="preserve"> global application context.</w:t>
      </w:r>
    </w:p>
    <w:p w14:paraId="2FCDBA6E" w14:textId="77777777" w:rsidR="00257CFD" w:rsidRPr="001058B5" w:rsidRDefault="00257CFD" w:rsidP="00257CFD">
      <w:pPr>
        <w:spacing w:before="14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0275D7C5" w14:textId="77777777" w:rsidR="00257CFD" w:rsidRPr="001058B5" w:rsidRDefault="00257CFD" w:rsidP="00257CFD">
      <w:pPr>
        <w:pStyle w:val="BodyText"/>
        <w:spacing w:before="4"/>
        <w:rPr>
          <w:rFonts w:ascii="Arial" w:hAnsi="Arial" w:cs="Arial"/>
          <w:sz w:val="19"/>
        </w:rPr>
      </w:pPr>
    </w:p>
    <w:p w14:paraId="7DE350D1" w14:textId="77777777" w:rsidR="00257CFD" w:rsidRPr="001058B5" w:rsidRDefault="00257CFD" w:rsidP="00257CFD">
      <w:pPr>
        <w:tabs>
          <w:tab w:val="left" w:pos="3409"/>
        </w:tabs>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A0613C"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7BEF637" w14:textId="77777777" w:rsidR="00257CFD" w:rsidRPr="001058B5" w:rsidRDefault="00257CFD" w:rsidP="00257CFD">
      <w:pPr>
        <w:pStyle w:val="BodyText"/>
        <w:spacing w:before="1"/>
        <w:rPr>
          <w:rFonts w:ascii="Arial" w:hAnsi="Arial" w:cs="Arial"/>
          <w:sz w:val="19"/>
        </w:rPr>
      </w:pPr>
    </w:p>
    <w:p w14:paraId="23F87765" w14:textId="77777777" w:rsidR="00257CFD" w:rsidRPr="001058B5" w:rsidRDefault="00257CFD" w:rsidP="00257CFD">
      <w:pPr>
        <w:pStyle w:val="BodyText"/>
        <w:spacing w:before="1" w:line="228" w:lineRule="auto"/>
        <w:ind w:left="2020" w:right="848" w:hanging="1"/>
        <w:rPr>
          <w:rFonts w:ascii="Arial" w:hAnsi="Arial" w:cs="Arial"/>
        </w:rPr>
      </w:pPr>
      <w:r>
        <w:rPr>
          <w:rFonts w:ascii="Arial" w:hAnsi="Arial" w:cs="Arial"/>
        </w:rPr>
        <w:t xml:space="preserve">Vì </w:t>
      </w:r>
      <w:r w:rsidRPr="001058B5">
        <w:rPr>
          <w:rFonts w:ascii="Arial" w:hAnsi="Arial" w:cs="Arial"/>
          <w:spacing w:val="-18"/>
        </w:rPr>
        <w:t xml:space="preserve"> </w:t>
      </w:r>
      <w:r w:rsidRPr="001058B5">
        <w:rPr>
          <w:rFonts w:ascii="Arial" w:hAnsi="Arial" w:cs="Arial"/>
        </w:rPr>
        <w:t>apps_user</w:t>
      </w:r>
      <w:r w:rsidRPr="001058B5">
        <w:rPr>
          <w:rFonts w:ascii="Arial" w:hAnsi="Arial" w:cs="Arial"/>
          <w:spacing w:val="-92"/>
        </w:rPr>
        <w:t xml:space="preserve"> </w:t>
      </w:r>
      <w:r w:rsidRPr="001058B5">
        <w:rPr>
          <w:rFonts w:ascii="Arial" w:hAnsi="Arial" w:cs="Arial"/>
        </w:rPr>
        <w:t>has</w:t>
      </w:r>
      <w:r w:rsidRPr="001058B5">
        <w:rPr>
          <w:rFonts w:ascii="Arial" w:hAnsi="Arial" w:cs="Arial"/>
          <w:spacing w:val="-18"/>
        </w:rPr>
        <w:t xml:space="preserve"> </w:t>
      </w:r>
      <w:r>
        <w:rPr>
          <w:rFonts w:ascii="Arial" w:hAnsi="Arial" w:cs="Arial"/>
        </w:rPr>
        <w:t xml:space="preserve">đã xóa </w:t>
      </w:r>
      <w:r w:rsidRPr="001058B5">
        <w:rPr>
          <w:rFonts w:ascii="Arial" w:hAnsi="Arial" w:cs="Arial"/>
          <w:spacing w:val="-18"/>
        </w:rPr>
        <w:t xml:space="preserve"> </w:t>
      </w:r>
      <w:r w:rsidRPr="001058B5">
        <w:rPr>
          <w:rFonts w:ascii="Arial" w:hAnsi="Arial" w:cs="Arial"/>
        </w:rPr>
        <w:t>session</w:t>
      </w:r>
      <w:r w:rsidRPr="001058B5">
        <w:rPr>
          <w:rFonts w:ascii="Arial" w:hAnsi="Arial" w:cs="Arial"/>
          <w:spacing w:val="-18"/>
        </w:rPr>
        <w:t xml:space="preserve"> </w:t>
      </w:r>
      <w:r w:rsidRPr="001058B5">
        <w:rPr>
          <w:rFonts w:ascii="Arial" w:hAnsi="Arial" w:cs="Arial"/>
        </w:rPr>
        <w:t>ID,</w:t>
      </w:r>
      <w:r w:rsidRPr="001058B5">
        <w:rPr>
          <w:rFonts w:ascii="Arial" w:hAnsi="Arial" w:cs="Arial"/>
          <w:spacing w:val="-18"/>
        </w:rPr>
        <w:t xml:space="preserve"> </w:t>
      </w:r>
      <w:r>
        <w:rPr>
          <w:rFonts w:ascii="Arial" w:hAnsi="Arial" w:cs="Arial"/>
        </w:rPr>
        <w:t xml:space="preserve">các thiết lập </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 xml:space="preserve">context </w:t>
      </w:r>
      <w:r>
        <w:rPr>
          <w:rFonts w:ascii="Arial" w:hAnsi="Arial" w:cs="Arial"/>
        </w:rPr>
        <w:t xml:space="preserve">không  còn khả dụng nữa </w:t>
      </w:r>
      <w:r w:rsidRPr="001058B5">
        <w:rPr>
          <w:rFonts w:ascii="Arial" w:hAnsi="Arial" w:cs="Arial"/>
        </w:rPr>
        <w:t>.</w:t>
      </w:r>
    </w:p>
    <w:p w14:paraId="0E092840" w14:textId="77777777" w:rsidR="00257CFD" w:rsidRPr="00567C48" w:rsidRDefault="00257CFD" w:rsidP="00257CFD">
      <w:pPr>
        <w:pStyle w:val="ListParagraph"/>
        <w:numPr>
          <w:ilvl w:val="0"/>
          <w:numId w:val="84"/>
        </w:numPr>
        <w:tabs>
          <w:tab w:val="left" w:pos="2020"/>
        </w:tabs>
        <w:spacing w:before="114"/>
        <w:rPr>
          <w:rFonts w:ascii="Arial" w:hAnsi="Arial" w:cs="Arial"/>
          <w:sz w:val="20"/>
        </w:rPr>
      </w:pPr>
      <w:r w:rsidRPr="00567C48">
        <w:rPr>
          <w:rFonts w:ascii="Arial" w:hAnsi="Arial" w:cs="Arial"/>
          <w:sz w:val="20"/>
        </w:rPr>
        <w:t>Khôi phục  session ID là 34256, và sau đ</w:t>
      </w:r>
      <w:r>
        <w:rPr>
          <w:rFonts w:ascii="Arial" w:hAnsi="Arial" w:cs="Arial"/>
          <w:sz w:val="20"/>
        </w:rPr>
        <w:t xml:space="preserve">ó </w:t>
      </w:r>
      <w:r w:rsidRPr="00567C48">
        <w:rPr>
          <w:rFonts w:ascii="Arial" w:hAnsi="Arial" w:cs="Arial"/>
          <w:sz w:val="20"/>
        </w:rPr>
        <w:t>kiểm tra giá trị ngữ cảnh .</w:t>
      </w:r>
    </w:p>
    <w:p w14:paraId="1059C87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EXEC sysadmin_ctx.cust_ctx_pkg.set_session_id(34256);</w:t>
      </w:r>
    </w:p>
    <w:p w14:paraId="5F6C2CF5" w14:textId="77777777" w:rsidR="00257CFD" w:rsidRPr="001058B5" w:rsidRDefault="00257CFD" w:rsidP="00257CFD">
      <w:pPr>
        <w:pStyle w:val="BodyText"/>
        <w:spacing w:before="9"/>
        <w:rPr>
          <w:rFonts w:ascii="Arial" w:hAnsi="Arial" w:cs="Arial"/>
        </w:rPr>
      </w:pPr>
    </w:p>
    <w:p w14:paraId="5405A7E4" w14:textId="77777777" w:rsidR="00257CFD" w:rsidRPr="001058B5" w:rsidRDefault="00257CFD" w:rsidP="00257CFD">
      <w:pPr>
        <w:spacing w:before="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806BD73" w14:textId="77777777" w:rsidR="00257CFD" w:rsidRPr="001058B5" w:rsidRDefault="00257CFD" w:rsidP="00257CFD">
      <w:pPr>
        <w:pStyle w:val="BodyText"/>
        <w:spacing w:before="9"/>
        <w:rPr>
          <w:rFonts w:ascii="Arial" w:hAnsi="Arial" w:cs="Arial"/>
          <w:sz w:val="16"/>
        </w:rPr>
      </w:pPr>
    </w:p>
    <w:p w14:paraId="359EECFF" w14:textId="77777777" w:rsidR="00257CFD" w:rsidRPr="001058B5" w:rsidRDefault="00257CFD" w:rsidP="00257CFD">
      <w:pPr>
        <w:pStyle w:val="BodyText"/>
        <w:ind w:left="2020"/>
        <w:rPr>
          <w:rFonts w:ascii="Arial" w:hAnsi="Arial" w:cs="Arial"/>
        </w:rPr>
      </w:pPr>
      <w:r w:rsidRPr="001058B5">
        <w:rPr>
          <w:rFonts w:ascii="Arial" w:hAnsi="Arial" w:cs="Arial"/>
        </w:rPr>
        <w:t>The following output should appear:</w:t>
      </w:r>
    </w:p>
    <w:p w14:paraId="2CF6D52B"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5CA6FE"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417F25FB" w14:textId="77777777" w:rsidR="00257CFD" w:rsidRPr="001058B5" w:rsidRDefault="00257CFD" w:rsidP="00257CFD">
      <w:pPr>
        <w:tabs>
          <w:tab w:val="left" w:pos="3409"/>
        </w:tabs>
        <w:spacing w:before="16"/>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5E0E181" w14:textId="77777777" w:rsidR="00257CFD" w:rsidRPr="001058B5" w:rsidRDefault="00257CFD" w:rsidP="00257CFD">
      <w:pPr>
        <w:pStyle w:val="BodyText"/>
        <w:spacing w:before="9"/>
        <w:rPr>
          <w:rFonts w:ascii="Arial" w:hAnsi="Arial" w:cs="Arial"/>
          <w:sz w:val="18"/>
        </w:rPr>
      </w:pPr>
    </w:p>
    <w:p w14:paraId="5F37EB1A" w14:textId="77777777" w:rsidR="00257CFD" w:rsidRDefault="00257CFD" w:rsidP="00257CFD">
      <w:pPr>
        <w:pStyle w:val="BodyText"/>
        <w:spacing w:line="232" w:lineRule="auto"/>
        <w:ind w:left="2019" w:right="848"/>
        <w:rPr>
          <w:rFonts w:ascii="Arial" w:hAnsi="Arial" w:cs="Arial"/>
        </w:rPr>
      </w:pPr>
      <w:r w:rsidRPr="00567C48">
        <w:rPr>
          <w:rFonts w:ascii="Arial" w:hAnsi="Arial" w:cs="Arial"/>
        </w:rPr>
        <w:t xml:space="preserve">Như bạn có thể thấy, việc đặt lại </w:t>
      </w:r>
      <w:r w:rsidRPr="001058B5">
        <w:rPr>
          <w:rFonts w:ascii="Arial" w:hAnsi="Arial" w:cs="Arial"/>
        </w:rPr>
        <w:t xml:space="preserve">session ID </w:t>
      </w:r>
      <w:r w:rsidRPr="00567C48">
        <w:rPr>
          <w:rFonts w:ascii="Arial" w:hAnsi="Arial" w:cs="Arial"/>
        </w:rPr>
        <w:t>thành 34256 sẽ mang lại giá trị</w:t>
      </w:r>
      <w:r>
        <w:rPr>
          <w:rFonts w:ascii="Arial" w:hAnsi="Arial" w:cs="Arial"/>
        </w:rPr>
        <w:t xml:space="preserve"> </w:t>
      </w:r>
      <w:r w:rsidRPr="001058B5">
        <w:rPr>
          <w:rFonts w:ascii="Arial" w:hAnsi="Arial" w:cs="Arial"/>
        </w:rPr>
        <w:t xml:space="preserve">application context </w:t>
      </w:r>
      <w:r w:rsidRPr="00567C48">
        <w:rPr>
          <w:rFonts w:ascii="Arial" w:hAnsi="Arial" w:cs="Arial"/>
        </w:rPr>
        <w:t xml:space="preserve">trở lại. Tóm lại, </w:t>
      </w:r>
      <w:r w:rsidRPr="001058B5">
        <w:rPr>
          <w:rFonts w:ascii="Arial" w:hAnsi="Arial" w:cs="Arial"/>
        </w:rPr>
        <w:t xml:space="preserve">the global application context </w:t>
      </w:r>
      <w:r w:rsidRPr="00567C48">
        <w:rPr>
          <w:rFonts w:ascii="Arial" w:hAnsi="Arial" w:cs="Arial"/>
        </w:rPr>
        <w:t xml:space="preserve">phải được thiết lập chỉ một lần cho người dùng này, nhưng </w:t>
      </w:r>
      <w:r w:rsidRPr="001058B5">
        <w:rPr>
          <w:rFonts w:ascii="Arial" w:hAnsi="Arial" w:cs="Arial"/>
        </w:rPr>
        <w:t xml:space="preserve">client session ID </w:t>
      </w:r>
      <w:r w:rsidRPr="00567C48">
        <w:rPr>
          <w:rFonts w:ascii="Arial" w:hAnsi="Arial" w:cs="Arial"/>
        </w:rPr>
        <w:t>phải được thiết lập mỗi lần người dùng đăng nhập.</w:t>
      </w:r>
    </w:p>
    <w:p w14:paraId="7F432B18"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ED93213" w14:textId="77777777" w:rsidR="00257CFD" w:rsidRPr="001058B5" w:rsidRDefault="00257CFD" w:rsidP="00257CFD">
      <w:pPr>
        <w:pStyle w:val="BodyText"/>
        <w:spacing w:before="7"/>
        <w:rPr>
          <w:rFonts w:ascii="Arial" w:hAnsi="Arial" w:cs="Arial"/>
          <w:sz w:val="27"/>
        </w:rPr>
      </w:pPr>
    </w:p>
    <w:p w14:paraId="7D62F491" w14:textId="77777777" w:rsidR="00257CFD" w:rsidRDefault="00257CFD" w:rsidP="00257CFD">
      <w:pPr>
        <w:spacing w:before="95"/>
        <w:ind w:left="2620"/>
        <w:rPr>
          <w:rFonts w:ascii="Arial" w:hAnsi="Arial" w:cs="Arial"/>
          <w:w w:val="95"/>
          <w:sz w:val="18"/>
        </w:rPr>
      </w:pPr>
    </w:p>
    <w:p w14:paraId="584D4D92" w14:textId="77777777" w:rsidR="00257CFD" w:rsidRPr="001058B5" w:rsidRDefault="00257CFD" w:rsidP="00257CFD">
      <w:pPr>
        <w:pStyle w:val="ListParagraph"/>
        <w:numPr>
          <w:ilvl w:val="0"/>
          <w:numId w:val="84"/>
        </w:numPr>
        <w:tabs>
          <w:tab w:val="left" w:pos="2020"/>
        </w:tabs>
        <w:rPr>
          <w:rFonts w:ascii="Arial" w:hAnsi="Arial" w:cs="Arial"/>
          <w:sz w:val="20"/>
        </w:rPr>
      </w:pPr>
      <w:r>
        <w:rPr>
          <w:rFonts w:ascii="Arial" w:hAnsi="Arial" w:cs="Arial"/>
          <w:sz w:val="20"/>
        </w:rPr>
        <w:t xml:space="preserve"> </w:t>
      </w:r>
      <w:r w:rsidRPr="00775D27">
        <w:rPr>
          <w:rFonts w:ascii="Arial" w:hAnsi="Arial" w:cs="Arial"/>
          <w:sz w:val="20"/>
        </w:rPr>
        <w:t xml:space="preserve">Bây giờ hãy thử xóa và sau đó kiểm tra các giá trị </w:t>
      </w:r>
      <w:r w:rsidRPr="001058B5">
        <w:rPr>
          <w:rFonts w:ascii="Arial" w:hAnsi="Arial" w:cs="Arial"/>
          <w:sz w:val="20"/>
        </w:rPr>
        <w:t>global application context</w:t>
      </w:r>
      <w:r w:rsidRPr="001058B5">
        <w:rPr>
          <w:rFonts w:ascii="Arial" w:hAnsi="Arial" w:cs="Arial"/>
          <w:spacing w:val="-10"/>
          <w:sz w:val="20"/>
        </w:rPr>
        <w:t xml:space="preserve"> </w:t>
      </w:r>
      <w:r w:rsidRPr="001058B5">
        <w:rPr>
          <w:rFonts w:ascii="Arial" w:hAnsi="Arial" w:cs="Arial"/>
          <w:sz w:val="20"/>
        </w:rPr>
        <w:t>values.</w:t>
      </w:r>
    </w:p>
    <w:p w14:paraId="28A5AD49" w14:textId="77777777" w:rsidR="00257CFD" w:rsidRDefault="00257CFD" w:rsidP="00257CFD">
      <w:pPr>
        <w:spacing w:before="95"/>
        <w:ind w:left="2620"/>
        <w:rPr>
          <w:rFonts w:ascii="Arial" w:hAnsi="Arial" w:cs="Arial"/>
          <w:w w:val="95"/>
          <w:sz w:val="18"/>
        </w:rPr>
      </w:pPr>
    </w:p>
    <w:p w14:paraId="76F59BCA" w14:textId="77777777" w:rsidR="00257CFD" w:rsidRPr="001058B5" w:rsidRDefault="00257CFD" w:rsidP="00257CFD">
      <w:pPr>
        <w:spacing w:before="95"/>
        <w:ind w:left="2620"/>
        <w:rPr>
          <w:rFonts w:ascii="Arial" w:hAnsi="Arial" w:cs="Arial"/>
          <w:sz w:val="18"/>
        </w:rPr>
      </w:pPr>
      <w:r w:rsidRPr="001058B5">
        <w:rPr>
          <w:rFonts w:ascii="Arial" w:hAnsi="Arial" w:cs="Arial"/>
          <w:w w:val="95"/>
          <w:sz w:val="18"/>
        </w:rPr>
        <w:t>EXEC sysadmin_ctx.cust_ctx_pkg.clear_hr_context;</w:t>
      </w:r>
    </w:p>
    <w:p w14:paraId="47667F28" w14:textId="77777777" w:rsidR="00257CFD" w:rsidRPr="001058B5" w:rsidRDefault="00257CFD" w:rsidP="00257CFD">
      <w:pPr>
        <w:pStyle w:val="BodyText"/>
        <w:spacing w:before="9"/>
        <w:rPr>
          <w:rFonts w:ascii="Arial" w:hAnsi="Arial" w:cs="Arial"/>
        </w:rPr>
      </w:pPr>
    </w:p>
    <w:p w14:paraId="4228F53A" w14:textId="77777777" w:rsidR="00257CFD" w:rsidRPr="001058B5" w:rsidRDefault="00257CFD" w:rsidP="00257CFD">
      <w:pPr>
        <w:spacing w:line="259" w:lineRule="auto"/>
        <w:ind w:left="2620" w:right="11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385487CA" w14:textId="77777777" w:rsidR="00257CFD" w:rsidRPr="001058B5" w:rsidRDefault="00257CFD" w:rsidP="00257CFD">
      <w:pPr>
        <w:pStyle w:val="BodyText"/>
        <w:spacing w:before="10"/>
        <w:rPr>
          <w:rFonts w:ascii="Arial" w:hAnsi="Arial" w:cs="Arial"/>
          <w:sz w:val="16"/>
        </w:rPr>
      </w:pPr>
    </w:p>
    <w:p w14:paraId="1DEA226F" w14:textId="77777777" w:rsidR="00257CFD" w:rsidRPr="001058B5" w:rsidRDefault="00257CFD" w:rsidP="00257CFD">
      <w:pPr>
        <w:pStyle w:val="BodyText"/>
        <w:spacing w:before="1"/>
        <w:ind w:left="2620"/>
        <w:rPr>
          <w:rFonts w:ascii="Arial" w:hAnsi="Arial" w:cs="Arial"/>
        </w:rPr>
      </w:pPr>
      <w:r w:rsidRPr="001058B5">
        <w:rPr>
          <w:rFonts w:ascii="Arial" w:hAnsi="Arial" w:cs="Arial"/>
        </w:rPr>
        <w:t>The following output should appear:</w:t>
      </w:r>
    </w:p>
    <w:p w14:paraId="3A37ABD4" w14:textId="77777777" w:rsidR="00257CFD" w:rsidRPr="001058B5" w:rsidRDefault="00257CFD" w:rsidP="00257CFD">
      <w:pPr>
        <w:tabs>
          <w:tab w:val="left" w:pos="4009"/>
        </w:tabs>
        <w:spacing w:before="139"/>
        <w:ind w:left="26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04C7C401" w14:textId="77777777" w:rsidR="00257CFD" w:rsidRPr="00227905" w:rsidRDefault="00257CFD" w:rsidP="00257CFD">
      <w:pPr>
        <w:spacing w:before="17"/>
        <w:ind w:left="2620"/>
        <w:rPr>
          <w:rFonts w:ascii="Arial" w:hAnsi="Arial" w:cs="Arial"/>
          <w:sz w:val="18"/>
        </w:rPr>
      </w:pP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w:t>
      </w:r>
    </w:p>
    <w:p w14:paraId="7EB7019F" w14:textId="77777777" w:rsidR="00257CFD" w:rsidRPr="001058B5" w:rsidRDefault="00257CFD" w:rsidP="00257CFD">
      <w:pPr>
        <w:pStyle w:val="BodyText"/>
        <w:spacing w:line="232" w:lineRule="auto"/>
        <w:ind w:left="2619" w:right="295"/>
        <w:rPr>
          <w:rFonts w:ascii="Arial" w:hAnsi="Arial" w:cs="Arial"/>
        </w:rPr>
      </w:pPr>
      <w:r w:rsidRPr="00227905">
        <w:rPr>
          <w:rFonts w:ascii="Arial" w:hAnsi="Arial" w:cs="Arial"/>
        </w:rPr>
        <w:t xml:space="preserve">Ở giai đoạn này, </w:t>
      </w:r>
      <w:r w:rsidRPr="001058B5">
        <w:rPr>
          <w:rFonts w:ascii="Arial" w:hAnsi="Arial" w:cs="Arial"/>
        </w:rPr>
        <w:t>the client session ID</w:t>
      </w:r>
      <w:r w:rsidRPr="00227905">
        <w:rPr>
          <w:rFonts w:ascii="Arial" w:hAnsi="Arial" w:cs="Arial"/>
        </w:rPr>
        <w:t xml:space="preserve">, 34256 vẫn còn </w:t>
      </w:r>
      <w:r w:rsidRPr="001058B5">
        <w:rPr>
          <w:rFonts w:ascii="Arial" w:hAnsi="Arial" w:cs="Arial"/>
        </w:rPr>
        <w:t>place</w:t>
      </w:r>
      <w:r w:rsidRPr="00227905">
        <w:rPr>
          <w:rFonts w:ascii="Arial" w:hAnsi="Arial" w:cs="Arial"/>
        </w:rPr>
        <w:t xml:space="preserve">, nhưng </w:t>
      </w:r>
      <w:r>
        <w:rPr>
          <w:rFonts w:ascii="Arial" w:hAnsi="Arial" w:cs="Arial"/>
        </w:rPr>
        <w:t>thết lập</w:t>
      </w:r>
      <w:r w:rsidRPr="00227905">
        <w:rPr>
          <w:rFonts w:ascii="Arial" w:hAnsi="Arial" w:cs="Arial"/>
        </w:rPr>
        <w:t xml:space="preserve"> </w:t>
      </w:r>
      <w:r w:rsidRPr="001058B5">
        <w:rPr>
          <w:rFonts w:ascii="Arial" w:hAnsi="Arial" w:cs="Arial"/>
        </w:rPr>
        <w:t>application context</w:t>
      </w:r>
      <w:r w:rsidRPr="00227905">
        <w:rPr>
          <w:rFonts w:ascii="Arial" w:hAnsi="Arial" w:cs="Arial"/>
        </w:rPr>
        <w:t xml:space="preserve"> không còn tồn tại nữa. Điều này cho phép bạn tiếp tục </w:t>
      </w:r>
      <w:r w:rsidRPr="001058B5">
        <w:rPr>
          <w:rFonts w:ascii="Arial" w:hAnsi="Arial" w:cs="Arial"/>
        </w:rPr>
        <w:t>session</w:t>
      </w:r>
      <w:r w:rsidRPr="00227905">
        <w:rPr>
          <w:rFonts w:ascii="Arial" w:hAnsi="Arial" w:cs="Arial"/>
        </w:rPr>
        <w:t xml:space="preserve"> cho người dùng này nhưng không sử dụng các giá trị </w:t>
      </w:r>
      <w:r w:rsidRPr="001058B5">
        <w:rPr>
          <w:rFonts w:ascii="Arial" w:hAnsi="Arial" w:cs="Arial"/>
        </w:rPr>
        <w:t xml:space="preserve">application context </w:t>
      </w:r>
      <w:r w:rsidRPr="00227905">
        <w:rPr>
          <w:rFonts w:ascii="Arial" w:hAnsi="Arial" w:cs="Arial"/>
        </w:rPr>
        <w:t xml:space="preserve">đã </w:t>
      </w:r>
      <w:r>
        <w:rPr>
          <w:rFonts w:ascii="Arial" w:hAnsi="Arial" w:cs="Arial"/>
        </w:rPr>
        <w:t xml:space="preserve">thiết lập </w:t>
      </w:r>
      <w:r w:rsidRPr="00227905">
        <w:rPr>
          <w:rFonts w:ascii="Arial" w:hAnsi="Arial" w:cs="Arial"/>
        </w:rPr>
        <w:t xml:space="preserve"> trước đó.</w:t>
      </w:r>
    </w:p>
    <w:p w14:paraId="4DC637DB" w14:textId="77777777" w:rsidR="00257CFD" w:rsidRPr="001058B5" w:rsidRDefault="00257CFD" w:rsidP="00257CFD">
      <w:pPr>
        <w:pStyle w:val="BodyText"/>
        <w:spacing w:before="1"/>
        <w:rPr>
          <w:rFonts w:ascii="Arial" w:hAnsi="Arial" w:cs="Arial"/>
          <w:sz w:val="23"/>
        </w:rPr>
      </w:pPr>
    </w:p>
    <w:p w14:paraId="4859B994" w14:textId="77777777" w:rsidR="00257CFD" w:rsidRPr="001058B5" w:rsidRDefault="00257CFD" w:rsidP="00257CFD">
      <w:pPr>
        <w:pStyle w:val="Heading6"/>
      </w:pPr>
      <w:bookmarkStart w:id="1063" w:name="_bookmark1311"/>
      <w:bookmarkEnd w:id="1063"/>
      <w:r w:rsidRPr="001058B5">
        <w:t xml:space="preserve">Step 5: </w:t>
      </w:r>
      <w:r>
        <w:t>Xóa các thành phần  cho</w:t>
      </w:r>
      <w:r w:rsidRPr="001058B5">
        <w:t xml:space="preserve"> Tutorial</w:t>
      </w:r>
      <w:r>
        <w:t xml:space="preserve"> này</w:t>
      </w:r>
    </w:p>
    <w:p w14:paraId="3531479F" w14:textId="77777777" w:rsidR="00257CFD" w:rsidRPr="001058B5" w:rsidRDefault="00257CFD" w:rsidP="00257CFD">
      <w:pPr>
        <w:pStyle w:val="ListParagraph"/>
        <w:numPr>
          <w:ilvl w:val="1"/>
          <w:numId w:val="84"/>
        </w:numPr>
        <w:tabs>
          <w:tab w:val="left" w:pos="2620"/>
        </w:tabs>
        <w:spacing w:before="49"/>
        <w:rPr>
          <w:rFonts w:ascii="Arial" w:hAnsi="Arial" w:cs="Arial"/>
          <w:sz w:val="20"/>
        </w:rPr>
      </w:pPr>
      <w:r>
        <w:rPr>
          <w:rFonts w:ascii="Arial" w:hAnsi="Arial" w:cs="Arial"/>
          <w:sz w:val="20"/>
        </w:rPr>
        <w:t xml:space="preserve">Đăng nhập với tên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1"/>
          <w:sz w:val="20"/>
        </w:rPr>
        <w:t xml:space="preserve"> </w:t>
      </w:r>
      <w:r>
        <w:rPr>
          <w:rFonts w:ascii="Arial" w:hAnsi="Arial" w:cs="Arial"/>
          <w:spacing w:val="-81"/>
          <w:sz w:val="20"/>
        </w:rPr>
        <w:t xml:space="preserve">  </w:t>
      </w:r>
      <w:r>
        <w:rPr>
          <w:rFonts w:ascii="Arial" w:hAnsi="Arial" w:cs="Arial"/>
          <w:sz w:val="20"/>
        </w:rPr>
        <w:t xml:space="preserve">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3E9564F8"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4F5F81" w14:textId="77777777" w:rsidR="00257CFD" w:rsidRPr="001058B5" w:rsidRDefault="00257CFD" w:rsidP="00257CFD">
      <w:pPr>
        <w:pStyle w:val="BodyText"/>
        <w:spacing w:before="9"/>
        <w:rPr>
          <w:rFonts w:ascii="Arial" w:hAnsi="Arial" w:cs="Arial"/>
          <w:i/>
          <w:sz w:val="16"/>
        </w:rPr>
      </w:pPr>
    </w:p>
    <w:p w14:paraId="740F906E" w14:textId="77777777" w:rsidR="00257CFD" w:rsidRPr="001058B5" w:rsidRDefault="00257CFD" w:rsidP="00257CFD">
      <w:pPr>
        <w:pStyle w:val="ListParagraph"/>
        <w:numPr>
          <w:ilvl w:val="1"/>
          <w:numId w:val="84"/>
        </w:numPr>
        <w:tabs>
          <w:tab w:val="left" w:pos="2620"/>
        </w:tabs>
        <w:spacing w:before="1"/>
        <w:rPr>
          <w:rFonts w:ascii="Arial" w:hAnsi="Arial" w:cs="Arial"/>
          <w:sz w:val="20"/>
        </w:rPr>
      </w:pPr>
      <w:r w:rsidRPr="001058B5">
        <w:rPr>
          <w:rFonts w:ascii="Arial" w:hAnsi="Arial" w:cs="Arial"/>
          <w:sz w:val="20"/>
        </w:rPr>
        <w:t>Drop the global application</w:t>
      </w:r>
      <w:r w:rsidRPr="001058B5">
        <w:rPr>
          <w:rFonts w:ascii="Arial" w:hAnsi="Arial" w:cs="Arial"/>
          <w:spacing w:val="-2"/>
          <w:sz w:val="20"/>
        </w:rPr>
        <w:t xml:space="preserve"> </w:t>
      </w:r>
      <w:r w:rsidRPr="001058B5">
        <w:rPr>
          <w:rFonts w:ascii="Arial" w:hAnsi="Arial" w:cs="Arial"/>
          <w:sz w:val="20"/>
        </w:rPr>
        <w:t>context.</w:t>
      </w:r>
    </w:p>
    <w:p w14:paraId="1424D17C" w14:textId="77777777" w:rsidR="00257CFD" w:rsidRPr="001058B5" w:rsidRDefault="00257CFD" w:rsidP="00257CFD">
      <w:pPr>
        <w:spacing w:before="140"/>
        <w:ind w:left="2620"/>
        <w:rPr>
          <w:rFonts w:ascii="Arial" w:hAnsi="Arial" w:cs="Arial"/>
          <w:sz w:val="18"/>
        </w:rPr>
      </w:pPr>
      <w:r w:rsidRPr="001058B5">
        <w:rPr>
          <w:rFonts w:ascii="Arial" w:hAnsi="Arial" w:cs="Arial"/>
          <w:w w:val="85"/>
          <w:sz w:val="18"/>
        </w:rPr>
        <w:t>DROP CONTEXT global_cust_ctx;</w:t>
      </w:r>
    </w:p>
    <w:p w14:paraId="63854FE5" w14:textId="77777777" w:rsidR="00257CFD" w:rsidRPr="001058B5" w:rsidRDefault="00257CFD" w:rsidP="00257CFD">
      <w:pPr>
        <w:pStyle w:val="BodyText"/>
        <w:spacing w:before="1"/>
        <w:rPr>
          <w:rFonts w:ascii="Arial" w:hAnsi="Arial" w:cs="Arial"/>
          <w:sz w:val="19"/>
        </w:rPr>
      </w:pPr>
    </w:p>
    <w:p w14:paraId="0C56F9D5" w14:textId="77777777" w:rsidR="00257CFD" w:rsidRPr="001058B5" w:rsidRDefault="00257CFD" w:rsidP="00257CFD">
      <w:pPr>
        <w:pStyle w:val="BodyText"/>
        <w:spacing w:before="1" w:line="228" w:lineRule="auto"/>
        <w:ind w:left="2620" w:right="185" w:hanging="1"/>
        <w:rPr>
          <w:rFonts w:ascii="Arial" w:hAnsi="Arial" w:cs="Arial"/>
        </w:rPr>
      </w:pPr>
      <w:r>
        <w:rPr>
          <w:rFonts w:ascii="Arial" w:hAnsi="Arial" w:cs="Arial"/>
        </w:rPr>
        <w:t xml:space="preserve">Hãy nhớ rằng mặc dù </w:t>
      </w:r>
      <w:r w:rsidRPr="001058B5">
        <w:rPr>
          <w:rFonts w:ascii="Arial" w:hAnsi="Arial" w:cs="Arial"/>
          <w:spacing w:val="-25"/>
        </w:rPr>
        <w:t xml:space="preserve"> </w:t>
      </w:r>
      <w:r w:rsidRPr="001058B5">
        <w:rPr>
          <w:rFonts w:ascii="Arial" w:hAnsi="Arial" w:cs="Arial"/>
        </w:rPr>
        <w:t>sysadmin_ctx</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Pr>
          <w:rFonts w:ascii="Arial" w:hAnsi="Arial" w:cs="Arial"/>
        </w:rPr>
        <w:t xml:space="preserve">đã tạo </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 xml:space="preserve">context, </w:t>
      </w:r>
      <w:r>
        <w:rPr>
          <w:rFonts w:ascii="Arial" w:hAnsi="Arial" w:cs="Arial"/>
        </w:rPr>
        <w:t xml:space="preserve">nó được sở hữu bởi </w:t>
      </w:r>
      <w:r w:rsidRPr="001058B5">
        <w:rPr>
          <w:rFonts w:ascii="Arial" w:hAnsi="Arial" w:cs="Arial"/>
        </w:rPr>
        <w:t xml:space="preserve"> SYS</w:t>
      </w:r>
      <w:r>
        <w:rPr>
          <w:rFonts w:ascii="Arial" w:hAnsi="Arial" w:cs="Arial"/>
        </w:rPr>
        <w:t xml:space="preserve"> </w:t>
      </w:r>
      <w:r w:rsidRPr="001058B5">
        <w:rPr>
          <w:rFonts w:ascii="Arial" w:hAnsi="Arial" w:cs="Arial"/>
          <w:spacing w:val="-82"/>
        </w:rPr>
        <w:t xml:space="preserve"> </w:t>
      </w:r>
      <w:r w:rsidRPr="001058B5">
        <w:rPr>
          <w:rFonts w:ascii="Arial" w:hAnsi="Arial" w:cs="Arial"/>
        </w:rPr>
        <w:t>schema.</w:t>
      </w:r>
    </w:p>
    <w:p w14:paraId="7FBB1A98" w14:textId="77777777" w:rsidR="00257CFD" w:rsidRPr="001058B5" w:rsidRDefault="00257CFD" w:rsidP="00257CFD">
      <w:pPr>
        <w:pStyle w:val="ListParagraph"/>
        <w:numPr>
          <w:ilvl w:val="1"/>
          <w:numId w:val="84"/>
        </w:numPr>
        <w:tabs>
          <w:tab w:val="left" w:pos="2620"/>
        </w:tabs>
        <w:rPr>
          <w:rFonts w:ascii="Arial" w:hAnsi="Arial" w:cs="Arial"/>
          <w:sz w:val="20"/>
        </w:rPr>
      </w:pPr>
      <w:r w:rsidRPr="001058B5">
        <w:rPr>
          <w:rFonts w:ascii="Arial" w:hAnsi="Arial" w:cs="Arial"/>
          <w:sz w:val="20"/>
        </w:rPr>
        <w:t xml:space="preserve">Drop </w:t>
      </w:r>
      <w:r>
        <w:rPr>
          <w:rFonts w:ascii="Arial" w:hAnsi="Arial" w:cs="Arial"/>
          <w:sz w:val="20"/>
        </w:rPr>
        <w:t xml:space="preserve">hai người dùng mẫu </w:t>
      </w:r>
      <w:r w:rsidRPr="001058B5">
        <w:rPr>
          <w:rFonts w:ascii="Arial" w:hAnsi="Arial" w:cs="Arial"/>
          <w:sz w:val="20"/>
        </w:rPr>
        <w:t>.</w:t>
      </w:r>
    </w:p>
    <w:p w14:paraId="47F83E97" w14:textId="77777777" w:rsidR="00257CFD" w:rsidRPr="00A16C60" w:rsidRDefault="00257CFD" w:rsidP="00257CFD">
      <w:pPr>
        <w:spacing w:before="140" w:line="259" w:lineRule="auto"/>
        <w:ind w:left="2620" w:right="4514"/>
        <w:rPr>
          <w:rFonts w:ascii="Arial" w:hAnsi="Arial" w:cs="Arial"/>
          <w:sz w:val="18"/>
          <w:lang w:val="fr-FR"/>
        </w:rPr>
      </w:pPr>
      <w:r w:rsidRPr="00A16C60">
        <w:rPr>
          <w:rFonts w:ascii="Arial" w:hAnsi="Arial" w:cs="Arial"/>
          <w:w w:val="90"/>
          <w:sz w:val="18"/>
          <w:lang w:val="fr-FR"/>
        </w:rPr>
        <w:t>DROP</w:t>
      </w:r>
      <w:r w:rsidRPr="00A16C60">
        <w:rPr>
          <w:rFonts w:ascii="Arial" w:hAnsi="Arial" w:cs="Arial"/>
          <w:spacing w:val="-51"/>
          <w:w w:val="90"/>
          <w:sz w:val="18"/>
          <w:lang w:val="fr-FR"/>
        </w:rPr>
        <w:t xml:space="preserve"> </w:t>
      </w:r>
      <w:r w:rsidRPr="00A16C60">
        <w:rPr>
          <w:rFonts w:ascii="Arial" w:hAnsi="Arial" w:cs="Arial"/>
          <w:w w:val="90"/>
          <w:sz w:val="18"/>
          <w:lang w:val="fr-FR"/>
        </w:rPr>
        <w:t>USER</w:t>
      </w:r>
      <w:r w:rsidRPr="00A16C60">
        <w:rPr>
          <w:rFonts w:ascii="Arial" w:hAnsi="Arial" w:cs="Arial"/>
          <w:spacing w:val="-51"/>
          <w:w w:val="90"/>
          <w:sz w:val="18"/>
          <w:lang w:val="fr-FR"/>
        </w:rPr>
        <w:t xml:space="preserve"> </w:t>
      </w:r>
      <w:r w:rsidRPr="00A16C60">
        <w:rPr>
          <w:rFonts w:ascii="Arial" w:hAnsi="Arial" w:cs="Arial"/>
          <w:w w:val="90"/>
          <w:sz w:val="18"/>
          <w:lang w:val="fr-FR"/>
        </w:rPr>
        <w:t xml:space="preserve">sysadmin_ctx CASCADE; </w:t>
      </w:r>
      <w:r w:rsidRPr="00A16C60">
        <w:rPr>
          <w:rFonts w:ascii="Arial" w:hAnsi="Arial" w:cs="Arial"/>
          <w:w w:val="95"/>
          <w:sz w:val="18"/>
          <w:lang w:val="fr-FR"/>
        </w:rPr>
        <w:t>DROP USER</w:t>
      </w:r>
      <w:r w:rsidRPr="00A16C60">
        <w:rPr>
          <w:rFonts w:ascii="Arial" w:hAnsi="Arial" w:cs="Arial"/>
          <w:spacing w:val="-52"/>
          <w:w w:val="95"/>
          <w:sz w:val="18"/>
          <w:lang w:val="fr-FR"/>
        </w:rPr>
        <w:t xml:space="preserve"> </w:t>
      </w:r>
      <w:r w:rsidRPr="00A16C60">
        <w:rPr>
          <w:rFonts w:ascii="Arial" w:hAnsi="Arial" w:cs="Arial"/>
          <w:w w:val="95"/>
          <w:sz w:val="18"/>
          <w:lang w:val="fr-FR"/>
        </w:rPr>
        <w:t>apps_user;</w:t>
      </w:r>
    </w:p>
    <w:p w14:paraId="19860CFC" w14:textId="77777777" w:rsidR="00257CFD" w:rsidRPr="00A16C60" w:rsidRDefault="00257CFD" w:rsidP="00257CFD">
      <w:pPr>
        <w:pStyle w:val="BodyText"/>
        <w:spacing w:before="2"/>
        <w:rPr>
          <w:rFonts w:ascii="Arial" w:hAnsi="Arial" w:cs="Arial"/>
          <w:sz w:val="26"/>
          <w:lang w:val="fr-FR"/>
        </w:rPr>
      </w:pPr>
    </w:p>
    <w:p w14:paraId="46ACE920" w14:textId="77777777" w:rsidR="00257CFD" w:rsidRPr="001058B5" w:rsidRDefault="00257CFD" w:rsidP="00257CFD">
      <w:pPr>
        <w:pStyle w:val="Heading4"/>
      </w:pPr>
      <w:bookmarkStart w:id="1064" w:name="Global_Application_Context_Processes"/>
      <w:bookmarkStart w:id="1065" w:name="_bookmark1312"/>
      <w:bookmarkEnd w:id="1064"/>
      <w:bookmarkEnd w:id="1065"/>
      <w:r>
        <w:t xml:space="preserve">Quy trình </w:t>
      </w:r>
      <w:r w:rsidRPr="001058B5">
        <w:t xml:space="preserve">Global Application Context </w:t>
      </w:r>
    </w:p>
    <w:p w14:paraId="727858B3"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0DEFB055" w14:textId="77777777" w:rsidR="00257CFD" w:rsidRPr="001058B5" w:rsidRDefault="008D1AB8" w:rsidP="00257CFD">
      <w:pPr>
        <w:pStyle w:val="ListParagraph"/>
        <w:numPr>
          <w:ilvl w:val="0"/>
          <w:numId w:val="83"/>
        </w:numPr>
        <w:tabs>
          <w:tab w:val="left" w:pos="2620"/>
        </w:tabs>
        <w:spacing w:before="112"/>
        <w:rPr>
          <w:rFonts w:ascii="Arial" w:hAnsi="Arial" w:cs="Arial"/>
          <w:sz w:val="20"/>
        </w:rPr>
      </w:pPr>
      <w:hyperlink w:anchor="_bookmark1313" w:history="1">
        <w:r w:rsidR="00257CFD">
          <w:rPr>
            <w:rFonts w:ascii="Arial" w:hAnsi="Arial" w:cs="Arial"/>
            <w:color w:val="0000CC"/>
            <w:sz w:val="20"/>
          </w:rPr>
          <w:t xml:space="preserve">Quy trình </w:t>
        </w:r>
        <w:r w:rsidR="00257CFD" w:rsidRPr="001058B5">
          <w:rPr>
            <w:rFonts w:ascii="Arial" w:hAnsi="Arial" w:cs="Arial"/>
            <w:color w:val="0000CC"/>
            <w:sz w:val="20"/>
          </w:rPr>
          <w:t>Global Application Context</w:t>
        </w:r>
        <w:r w:rsidR="00257CFD">
          <w:rPr>
            <w:rFonts w:ascii="Arial" w:hAnsi="Arial" w:cs="Arial"/>
            <w:color w:val="0000CC"/>
            <w:sz w:val="20"/>
          </w:rPr>
          <w:t xml:space="preserve"> đơn</w:t>
        </w:r>
      </w:hyperlink>
      <w:r w:rsidR="00257CFD">
        <w:rPr>
          <w:rFonts w:ascii="Arial" w:hAnsi="Arial" w:cs="Arial"/>
          <w:color w:val="0000CC"/>
          <w:sz w:val="20"/>
        </w:rPr>
        <w:t xml:space="preserve"> giản  </w:t>
      </w:r>
    </w:p>
    <w:p w14:paraId="3F4C7689" w14:textId="77777777" w:rsidR="00257CFD" w:rsidRPr="001058B5" w:rsidRDefault="00257CFD" w:rsidP="00257CFD">
      <w:pPr>
        <w:pStyle w:val="ListParagraph"/>
        <w:numPr>
          <w:ilvl w:val="0"/>
          <w:numId w:val="83"/>
        </w:numPr>
        <w:tabs>
          <w:tab w:val="left" w:pos="2620"/>
        </w:tabs>
        <w:rPr>
          <w:rFonts w:ascii="Arial" w:hAnsi="Arial" w:cs="Arial"/>
          <w:sz w:val="20"/>
        </w:rPr>
      </w:pPr>
      <w:r>
        <w:rPr>
          <w:rFonts w:ascii="Arial" w:hAnsi="Arial" w:cs="Arial"/>
          <w:color w:val="0000CC"/>
          <w:sz w:val="20"/>
        </w:rPr>
        <w:t xml:space="preserve">Quy trình </w:t>
      </w:r>
      <w:hyperlink w:anchor="_bookmark1315" w:history="1">
        <w:r w:rsidRPr="001058B5">
          <w:rPr>
            <w:rFonts w:ascii="Arial" w:hAnsi="Arial" w:cs="Arial"/>
            <w:color w:val="0000CC"/>
            <w:sz w:val="20"/>
          </w:rPr>
          <w:t xml:space="preserve">Global Application Context </w:t>
        </w:r>
        <w:r>
          <w:rPr>
            <w:rFonts w:ascii="Arial" w:hAnsi="Arial" w:cs="Arial"/>
            <w:color w:val="0000CC"/>
            <w:sz w:val="20"/>
          </w:rPr>
          <w:t xml:space="preserve">cho người dùng </w:t>
        </w:r>
        <w:r w:rsidRPr="001058B5">
          <w:rPr>
            <w:rFonts w:ascii="Arial" w:hAnsi="Arial" w:cs="Arial"/>
            <w:color w:val="0000CC"/>
            <w:sz w:val="20"/>
          </w:rPr>
          <w:t xml:space="preserve"> Lightweight</w:t>
        </w:r>
      </w:hyperlink>
    </w:p>
    <w:p w14:paraId="736C2E72" w14:textId="77777777" w:rsidR="00257CFD" w:rsidRPr="001058B5" w:rsidRDefault="00257CFD" w:rsidP="00257CFD">
      <w:pPr>
        <w:pStyle w:val="BodyText"/>
        <w:spacing w:before="3"/>
        <w:rPr>
          <w:rFonts w:ascii="Arial" w:hAnsi="Arial" w:cs="Arial"/>
          <w:sz w:val="23"/>
        </w:rPr>
      </w:pPr>
    </w:p>
    <w:p w14:paraId="183ED2F6" w14:textId="77777777" w:rsidR="00257CFD" w:rsidRPr="001058B5" w:rsidRDefault="00257CFD" w:rsidP="00257CFD">
      <w:pPr>
        <w:pStyle w:val="Heading6"/>
      </w:pPr>
      <w:bookmarkStart w:id="1066" w:name="Simple_Global_Application_Context_Proces"/>
      <w:bookmarkStart w:id="1067" w:name="_bookmark1313"/>
      <w:bookmarkEnd w:id="1066"/>
      <w:bookmarkEnd w:id="1067"/>
      <w:r>
        <w:t xml:space="preserve">Quy trình </w:t>
      </w:r>
      <w:r w:rsidRPr="001058B5">
        <w:t xml:space="preserve"> </w:t>
      </w:r>
      <w:bookmarkStart w:id="1068" w:name="_bookmark1314"/>
      <w:bookmarkEnd w:id="1068"/>
      <w:r w:rsidRPr="001058B5">
        <w:t xml:space="preserve">Global Application Context </w:t>
      </w:r>
      <w:r>
        <w:t xml:space="preserve">đơn giản </w:t>
      </w:r>
    </w:p>
    <w:p w14:paraId="3D2FF179" w14:textId="77777777" w:rsidR="00257CFD" w:rsidRPr="00E27B21" w:rsidRDefault="00257CFD" w:rsidP="00257CFD">
      <w:pPr>
        <w:pStyle w:val="BodyText"/>
        <w:spacing w:before="57" w:line="230" w:lineRule="auto"/>
        <w:ind w:left="2259" w:right="178"/>
        <w:rPr>
          <w:rFonts w:ascii="Arial" w:hAnsi="Arial" w:cs="Arial"/>
        </w:rPr>
      </w:pPr>
      <w:r w:rsidRPr="00E27B21">
        <w:rPr>
          <w:rFonts w:ascii="Arial" w:hAnsi="Arial" w:cs="Arial"/>
        </w:rPr>
        <w:t xml:space="preserve">Hãy xem xét máy chủ ứng dụng, AppSvr, đã gán mã định danh </w:t>
      </w:r>
      <w:r w:rsidRPr="001058B5">
        <w:rPr>
          <w:rFonts w:ascii="Arial" w:hAnsi="Arial" w:cs="Arial"/>
        </w:rPr>
        <w:t>clien</w:t>
      </w:r>
      <w:r>
        <w:rPr>
          <w:rFonts w:ascii="Arial" w:hAnsi="Arial" w:cs="Arial"/>
        </w:rPr>
        <w:t xml:space="preserve">t </w:t>
      </w:r>
      <w:r w:rsidRPr="00E27B21">
        <w:rPr>
          <w:rFonts w:ascii="Arial" w:hAnsi="Arial" w:cs="Arial"/>
        </w:rPr>
        <w:t xml:space="preserve">12345 cho </w:t>
      </w:r>
      <w:r w:rsidRPr="001058B5">
        <w:rPr>
          <w:rFonts w:ascii="Arial" w:hAnsi="Arial" w:cs="Arial"/>
        </w:rPr>
        <w:t>clien</w:t>
      </w:r>
      <w:r>
        <w:rPr>
          <w:rFonts w:ascii="Arial" w:hAnsi="Arial" w:cs="Arial"/>
        </w:rPr>
        <w:t xml:space="preserve">t </w:t>
      </w:r>
      <w:r w:rsidRPr="00E27B21">
        <w:rPr>
          <w:rFonts w:ascii="Arial" w:hAnsi="Arial" w:cs="Arial"/>
        </w:rPr>
        <w:t xml:space="preserve">SCOTT. Ứng dụng AppSvr sử dụng người dùng SCOTT để tạo một </w:t>
      </w:r>
      <w:r w:rsidRPr="001058B5">
        <w:rPr>
          <w:rFonts w:ascii="Arial" w:hAnsi="Arial" w:cs="Arial"/>
        </w:rPr>
        <w:t>session</w:t>
      </w:r>
      <w:r w:rsidRPr="00E27B21">
        <w:rPr>
          <w:rFonts w:ascii="Arial" w:hAnsi="Arial" w:cs="Arial"/>
        </w:rPr>
        <w:t xml:space="preserve"> (có nghĩa là, nó không phải là một </w:t>
      </w:r>
      <w:r w:rsidRPr="001058B5">
        <w:rPr>
          <w:rFonts w:ascii="Arial" w:hAnsi="Arial" w:cs="Arial"/>
        </w:rPr>
        <w:t>pool</w:t>
      </w:r>
      <w:r w:rsidRPr="00E27B21">
        <w:rPr>
          <w:rFonts w:ascii="Arial" w:hAnsi="Arial" w:cs="Arial"/>
        </w:rPr>
        <w:t xml:space="preserve"> kết nối.) Giá trị được gán cho thuộc tính context có thể đến từ bất cứ đâu, ví dụ, chạy câu lệnh SELECT trên bảng chứa trách nhiệm mã cho người dùng. Khi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6"/>
        </w:rPr>
        <w:t xml:space="preserve"> </w:t>
      </w:r>
      <w:r w:rsidRPr="00E27B21">
        <w:rPr>
          <w:rFonts w:ascii="Arial" w:hAnsi="Arial" w:cs="Arial"/>
        </w:rPr>
        <w:t xml:space="preserve">được phổ biến, nó được lưu trữ trong bộ nhớ. Kết quả là, bất kỳ hành động nào cần mã chịu trách nhiệm đều có thể truy cập nhanh chóng bằng lệnh SYS_CONTEXT, mà không cần phải truy cập vào bảng. Ưu điểm duy nhất </w:t>
      </w:r>
      <w:r w:rsidRPr="001058B5">
        <w:rPr>
          <w:rFonts w:ascii="Arial" w:hAnsi="Arial" w:cs="Arial"/>
        </w:rPr>
        <w:t xml:space="preserve">global context </w:t>
      </w:r>
      <w:r w:rsidRPr="00E27B21">
        <w:rPr>
          <w:rFonts w:ascii="Arial" w:hAnsi="Arial" w:cs="Arial"/>
        </w:rPr>
        <w:t>trong bối cảnh cục bộ trong trường hợp này là nếu SCOTT thay đổi các ứng dụng thường xuyên và sử dụng cùng một ngữ cảnh trong mỗi ứng dụng</w:t>
      </w:r>
      <w:r>
        <w:rPr>
          <w:rFonts w:ascii="Arial" w:hAnsi="Arial" w:cs="Arial"/>
        </w:rPr>
        <w:t>.</w:t>
      </w:r>
    </w:p>
    <w:p w14:paraId="734F7B15" w14:textId="77777777" w:rsidR="00257CFD" w:rsidRPr="00E27B21" w:rsidRDefault="00257CFD" w:rsidP="00257CFD">
      <w:pPr>
        <w:pStyle w:val="BodyText"/>
        <w:spacing w:before="57" w:line="230" w:lineRule="auto"/>
        <w:ind w:left="2259" w:right="178"/>
        <w:rPr>
          <w:rFonts w:ascii="Arial" w:hAnsi="Arial" w:cs="Arial"/>
        </w:rPr>
      </w:pPr>
    </w:p>
    <w:p w14:paraId="4B31C373" w14:textId="77777777" w:rsidR="00257CFD" w:rsidRPr="001058B5" w:rsidRDefault="00257CFD" w:rsidP="00257CFD">
      <w:pPr>
        <w:pStyle w:val="BodyText"/>
        <w:spacing w:before="57" w:line="230" w:lineRule="auto"/>
        <w:ind w:left="2259" w:right="178"/>
        <w:rPr>
          <w:rFonts w:ascii="Arial" w:hAnsi="Arial" w:cs="Arial"/>
        </w:rPr>
      </w:pPr>
      <w:r w:rsidRPr="00E27B21">
        <w:rPr>
          <w:rFonts w:ascii="Arial" w:hAnsi="Arial" w:cs="Arial"/>
        </w:rPr>
        <w:t xml:space="preserve">Các bước sau đây cho thấy cách quy trình </w:t>
      </w:r>
      <w:r w:rsidRPr="001058B5">
        <w:rPr>
          <w:rFonts w:ascii="Arial" w:hAnsi="Arial" w:cs="Arial"/>
        </w:rPr>
        <w:t xml:space="preserve">global application context </w:t>
      </w:r>
      <w:r w:rsidRPr="00E27B21">
        <w:rPr>
          <w:rFonts w:ascii="Arial" w:hAnsi="Arial" w:cs="Arial"/>
        </w:rPr>
        <w:t xml:space="preserve">đặt bộ </w:t>
      </w:r>
      <w:r>
        <w:rPr>
          <w:rFonts w:ascii="Arial" w:hAnsi="Arial" w:cs="Arial"/>
        </w:rPr>
        <w:t xml:space="preserve">định danh </w:t>
      </w:r>
      <w:r w:rsidRPr="00E27B21">
        <w:rPr>
          <w:rFonts w:ascii="Arial" w:hAnsi="Arial" w:cs="Arial"/>
        </w:rPr>
        <w:t xml:space="preserve"> </w:t>
      </w:r>
      <w:r w:rsidRPr="001058B5">
        <w:rPr>
          <w:rFonts w:ascii="Arial" w:hAnsi="Arial" w:cs="Arial"/>
        </w:rPr>
        <w:t xml:space="preserve">client </w:t>
      </w:r>
      <w:r w:rsidRPr="00E27B21">
        <w:rPr>
          <w:rFonts w:ascii="Arial" w:hAnsi="Arial" w:cs="Arial"/>
        </w:rPr>
        <w:t>cho SCOTT:</w:t>
      </w:r>
    </w:p>
    <w:p w14:paraId="4F23DF21" w14:textId="77777777" w:rsidR="00257CFD" w:rsidRPr="001058B5" w:rsidRDefault="00257CFD" w:rsidP="00257CFD">
      <w:pPr>
        <w:pStyle w:val="ListParagraph"/>
        <w:numPr>
          <w:ilvl w:val="0"/>
          <w:numId w:val="82"/>
        </w:numPr>
        <w:tabs>
          <w:tab w:val="left" w:pos="2620"/>
        </w:tabs>
        <w:spacing w:before="114" w:line="232" w:lineRule="auto"/>
        <w:ind w:right="692"/>
        <w:jc w:val="left"/>
        <w:rPr>
          <w:rFonts w:ascii="Arial" w:hAnsi="Arial" w:cs="Arial"/>
          <w:sz w:val="20"/>
        </w:rPr>
      </w:pPr>
      <w:r>
        <w:rPr>
          <w:rFonts w:ascii="Arial" w:hAnsi="Arial" w:cs="Arial"/>
          <w:sz w:val="20"/>
        </w:rPr>
        <w:t xml:space="preserve">Quản trị viên tạo ra </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Pr>
          <w:rFonts w:ascii="Arial" w:hAnsi="Arial" w:cs="Arial"/>
          <w:sz w:val="20"/>
        </w:rPr>
        <w:t>bằng cách sử dụng câu lệnh sau</w:t>
      </w:r>
      <w:r w:rsidRPr="001058B5">
        <w:rPr>
          <w:rFonts w:ascii="Arial" w:hAnsi="Arial" w:cs="Arial"/>
          <w:sz w:val="20"/>
        </w:rPr>
        <w:t xml:space="preserve"> </w:t>
      </w:r>
      <w:r>
        <w:rPr>
          <w:rFonts w:ascii="Arial" w:hAnsi="Arial" w:cs="Arial"/>
          <w:sz w:val="20"/>
        </w:rPr>
        <w:t>:</w:t>
      </w:r>
    </w:p>
    <w:p w14:paraId="2E33D25A"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CREATE OR REPLACE CONTEXT hr_ctx USING hr.init ACCESSED GLOBALLY;</w:t>
      </w:r>
    </w:p>
    <w:p w14:paraId="1519869D"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F4DE631" w14:textId="77777777" w:rsidR="00257CFD" w:rsidRPr="001058B5" w:rsidRDefault="00257CFD" w:rsidP="00257CFD">
      <w:pPr>
        <w:pStyle w:val="BodyText"/>
        <w:spacing w:before="10"/>
        <w:rPr>
          <w:rFonts w:ascii="Arial" w:hAnsi="Arial" w:cs="Arial"/>
          <w:sz w:val="27"/>
        </w:rPr>
      </w:pPr>
    </w:p>
    <w:p w14:paraId="3A849F45" w14:textId="77777777" w:rsidR="00257CFD" w:rsidRDefault="00257CFD" w:rsidP="00257CFD">
      <w:pPr>
        <w:pStyle w:val="ListParagraph"/>
        <w:numPr>
          <w:ilvl w:val="0"/>
          <w:numId w:val="82"/>
        </w:numPr>
        <w:tabs>
          <w:tab w:val="left" w:pos="2020"/>
        </w:tabs>
        <w:spacing w:before="100" w:line="230" w:lineRule="auto"/>
        <w:ind w:left="2020" w:right="816"/>
        <w:jc w:val="left"/>
        <w:rPr>
          <w:rFonts w:ascii="Arial" w:hAnsi="Arial" w:cs="Arial"/>
          <w:sz w:val="20"/>
        </w:rPr>
      </w:pPr>
      <w:r w:rsidRPr="00E27B21">
        <w:rPr>
          <w:rFonts w:ascii="Arial" w:hAnsi="Arial" w:cs="Arial"/>
          <w:sz w:val="20"/>
        </w:rPr>
        <w:t xml:space="preserve">Quản trị viên tạo một </w:t>
      </w:r>
      <w:r w:rsidRPr="001058B5">
        <w:rPr>
          <w:rFonts w:ascii="Arial" w:hAnsi="Arial" w:cs="Arial"/>
          <w:sz w:val="20"/>
        </w:rPr>
        <w:t>PL/SQL</w:t>
      </w:r>
      <w:r w:rsidRPr="001058B5">
        <w:rPr>
          <w:rFonts w:ascii="Arial" w:hAnsi="Arial" w:cs="Arial"/>
          <w:spacing w:val="-13"/>
          <w:sz w:val="20"/>
        </w:rPr>
        <w:t xml:space="preserve"> </w:t>
      </w:r>
      <w:r w:rsidRPr="001058B5">
        <w:rPr>
          <w:rFonts w:ascii="Arial" w:hAnsi="Arial" w:cs="Arial"/>
          <w:sz w:val="20"/>
        </w:rPr>
        <w:t>package</w:t>
      </w:r>
      <w:r w:rsidRPr="001058B5">
        <w:rPr>
          <w:rFonts w:ascii="Arial" w:hAnsi="Arial" w:cs="Arial"/>
          <w:spacing w:val="-12"/>
          <w:sz w:val="20"/>
        </w:rPr>
        <w:t xml:space="preserve"> </w:t>
      </w:r>
      <w:r w:rsidRPr="00E27B21">
        <w:rPr>
          <w:rFonts w:ascii="Arial" w:hAnsi="Arial" w:cs="Arial"/>
          <w:sz w:val="20"/>
        </w:rPr>
        <w:t xml:space="preserve">cho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3"/>
          <w:sz w:val="20"/>
        </w:rPr>
        <w:t xml:space="preserve"> </w:t>
      </w:r>
      <w:r w:rsidRPr="00E27B21">
        <w:rPr>
          <w:rFonts w:ascii="Arial" w:hAnsi="Arial" w:cs="Arial"/>
          <w:sz w:val="20"/>
        </w:rPr>
        <w:t xml:space="preserve">hr_ctx để chỉ ra rằng, đối với định danh </w:t>
      </w:r>
      <w:r w:rsidRPr="001058B5">
        <w:rPr>
          <w:rFonts w:ascii="Arial" w:hAnsi="Arial" w:cs="Arial"/>
          <w:sz w:val="20"/>
        </w:rPr>
        <w:t>client</w:t>
      </w:r>
      <w:r w:rsidRPr="00E27B21">
        <w:rPr>
          <w:rFonts w:ascii="Arial" w:hAnsi="Arial" w:cs="Arial"/>
          <w:sz w:val="20"/>
        </w:rPr>
        <w:t xml:space="preserve"> này, có một </w:t>
      </w:r>
      <w:r w:rsidRPr="001058B5">
        <w:rPr>
          <w:rFonts w:ascii="Arial" w:hAnsi="Arial" w:cs="Arial"/>
          <w:sz w:val="20"/>
        </w:rPr>
        <w:t xml:space="preserve">application context </w:t>
      </w:r>
      <w:r w:rsidRPr="00E27B21">
        <w:rPr>
          <w:rFonts w:ascii="Arial" w:hAnsi="Arial" w:cs="Arial"/>
          <w:sz w:val="20"/>
        </w:rPr>
        <w:t xml:space="preserve">được gọi là </w:t>
      </w:r>
      <w:r w:rsidRPr="001058B5">
        <w:rPr>
          <w:rFonts w:ascii="Arial" w:hAnsi="Arial" w:cs="Arial"/>
          <w:sz w:val="20"/>
        </w:rPr>
        <w:t>responsibility</w:t>
      </w:r>
      <w:r w:rsidRPr="00E27B21">
        <w:rPr>
          <w:rFonts w:ascii="Arial" w:hAnsi="Arial" w:cs="Arial"/>
          <w:sz w:val="20"/>
        </w:rPr>
        <w:t xml:space="preserve"> với giá trị là 13 trong </w:t>
      </w:r>
      <w:r w:rsidRPr="001058B5">
        <w:rPr>
          <w:rFonts w:ascii="Arial" w:hAnsi="Arial" w:cs="Arial"/>
          <w:sz w:val="20"/>
        </w:rPr>
        <w:t>HR</w:t>
      </w:r>
      <w:r>
        <w:rPr>
          <w:rFonts w:ascii="Arial" w:hAnsi="Arial" w:cs="Arial"/>
          <w:sz w:val="20"/>
        </w:rPr>
        <w:t xml:space="preserve"> </w:t>
      </w:r>
      <w:r w:rsidRPr="001058B5">
        <w:rPr>
          <w:rFonts w:ascii="Arial" w:hAnsi="Arial" w:cs="Arial"/>
          <w:spacing w:val="-83"/>
          <w:sz w:val="20"/>
        </w:rPr>
        <w:t xml:space="preserve"> </w:t>
      </w:r>
      <w:r>
        <w:rPr>
          <w:rFonts w:ascii="Arial" w:hAnsi="Arial" w:cs="Arial"/>
          <w:spacing w:val="-83"/>
          <w:sz w:val="20"/>
        </w:rPr>
        <w:t xml:space="preserve">   </w:t>
      </w:r>
      <w:r w:rsidRPr="001058B5">
        <w:rPr>
          <w:rFonts w:ascii="Arial" w:hAnsi="Arial" w:cs="Arial"/>
          <w:sz w:val="20"/>
        </w:rPr>
        <w:t>namespace</w:t>
      </w:r>
      <w:r w:rsidRPr="00E27B21">
        <w:rPr>
          <w:rFonts w:ascii="Arial" w:hAnsi="Arial" w:cs="Arial"/>
          <w:sz w:val="20"/>
        </w:rPr>
        <w:t>.:</w:t>
      </w:r>
    </w:p>
    <w:p w14:paraId="0CDF001F" w14:textId="77777777" w:rsidR="00257CFD" w:rsidRPr="001058B5" w:rsidRDefault="00257CFD" w:rsidP="00257CFD">
      <w:pPr>
        <w:spacing w:before="139" w:line="259" w:lineRule="auto"/>
        <w:ind w:left="2019" w:right="4810"/>
        <w:rPr>
          <w:rFonts w:ascii="Arial" w:hAnsi="Arial" w:cs="Arial"/>
          <w:sz w:val="18"/>
        </w:rPr>
      </w:pP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OR</w:t>
      </w:r>
      <w:r w:rsidRPr="001058B5">
        <w:rPr>
          <w:rFonts w:ascii="Arial" w:hAnsi="Arial" w:cs="Arial"/>
          <w:spacing w:val="-43"/>
          <w:w w:val="90"/>
          <w:sz w:val="18"/>
        </w:rPr>
        <w:t xml:space="preserve"> </w:t>
      </w:r>
      <w:r w:rsidRPr="001058B5">
        <w:rPr>
          <w:rFonts w:ascii="Arial" w:hAnsi="Arial" w:cs="Arial"/>
          <w:w w:val="90"/>
          <w:sz w:val="18"/>
        </w:rPr>
        <w:t>REPLACE</w:t>
      </w:r>
      <w:r w:rsidRPr="001058B5">
        <w:rPr>
          <w:rFonts w:ascii="Arial" w:hAnsi="Arial" w:cs="Arial"/>
          <w:spacing w:val="-43"/>
          <w:w w:val="90"/>
          <w:sz w:val="18"/>
        </w:rPr>
        <w:t xml:space="preserve"> </w:t>
      </w:r>
      <w:r w:rsidRPr="001058B5">
        <w:rPr>
          <w:rFonts w:ascii="Arial" w:hAnsi="Arial" w:cs="Arial"/>
          <w:w w:val="90"/>
          <w:sz w:val="18"/>
        </w:rPr>
        <w:t>PROCEDURE</w:t>
      </w:r>
      <w:r w:rsidRPr="001058B5">
        <w:rPr>
          <w:rFonts w:ascii="Arial" w:hAnsi="Arial" w:cs="Arial"/>
          <w:spacing w:val="-43"/>
          <w:w w:val="90"/>
          <w:sz w:val="18"/>
        </w:rPr>
        <w:t xml:space="preserve"> </w:t>
      </w:r>
      <w:r w:rsidRPr="001058B5">
        <w:rPr>
          <w:rFonts w:ascii="Arial" w:hAnsi="Arial" w:cs="Arial"/>
          <w:w w:val="90"/>
          <w:sz w:val="18"/>
        </w:rPr>
        <w:t xml:space="preserve">hr.init </w:t>
      </w:r>
      <w:r w:rsidRPr="001058B5">
        <w:rPr>
          <w:rFonts w:ascii="Arial" w:hAnsi="Arial" w:cs="Arial"/>
          <w:w w:val="95"/>
          <w:sz w:val="18"/>
        </w:rPr>
        <w:t>AS</w:t>
      </w:r>
    </w:p>
    <w:p w14:paraId="621467DF" w14:textId="77777777" w:rsidR="00257CFD" w:rsidRPr="001058B5" w:rsidRDefault="00257CFD" w:rsidP="00257CFD">
      <w:pPr>
        <w:spacing w:line="259" w:lineRule="auto"/>
        <w:ind w:left="2204"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43E1C235" w14:textId="77777777" w:rsidR="00257CFD" w:rsidRPr="001058B5" w:rsidRDefault="00257CFD" w:rsidP="00257CFD">
      <w:pPr>
        <w:tabs>
          <w:tab w:val="left" w:pos="3317"/>
        </w:tabs>
        <w:spacing w:line="259" w:lineRule="auto"/>
        <w:ind w:left="2390" w:right="4908"/>
        <w:rPr>
          <w:rFonts w:ascii="Arial" w:hAnsi="Arial" w:cs="Arial"/>
          <w:sz w:val="18"/>
        </w:rPr>
      </w:pPr>
      <w:r w:rsidRPr="001058B5">
        <w:rPr>
          <w:rFonts w:ascii="Arial" w:hAnsi="Arial" w:cs="Arial"/>
          <w:w w:val="95"/>
          <w:sz w:val="18"/>
        </w:rPr>
        <w:t xml:space="preserve">namespace =&gt; 'hr_ctx', </w:t>
      </w:r>
      <w:r w:rsidRPr="001058B5">
        <w:rPr>
          <w:rFonts w:ascii="Arial" w:hAnsi="Arial" w:cs="Arial"/>
          <w:w w:val="85"/>
          <w:sz w:val="18"/>
        </w:rPr>
        <w:t xml:space="preserve">attribute =&gt; 'responsibility', </w:t>
      </w:r>
      <w:r w:rsidRPr="001058B5">
        <w:rPr>
          <w:rFonts w:ascii="Arial" w:hAnsi="Arial" w:cs="Arial"/>
          <w:w w:val="95"/>
          <w:sz w:val="18"/>
        </w:rPr>
        <w:t>value</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'13',</w:t>
      </w:r>
    </w:p>
    <w:p w14:paraId="46E4502F" w14:textId="77777777" w:rsidR="00257CFD" w:rsidRPr="001058B5" w:rsidRDefault="00257CFD" w:rsidP="00257CFD">
      <w:pPr>
        <w:spacing w:line="259" w:lineRule="auto"/>
        <w:ind w:left="2390" w:right="5548"/>
        <w:rPr>
          <w:rFonts w:ascii="Arial" w:hAnsi="Arial" w:cs="Arial"/>
          <w:sz w:val="18"/>
        </w:rPr>
      </w:pPr>
      <w:r w:rsidRPr="001058B5">
        <w:rPr>
          <w:rFonts w:ascii="Arial" w:hAnsi="Arial" w:cs="Arial"/>
          <w:w w:val="95"/>
          <w:sz w:val="18"/>
        </w:rPr>
        <w:t xml:space="preserve">username =&gt; 'SCOTT', </w:t>
      </w:r>
      <w:r w:rsidRPr="001058B5">
        <w:rPr>
          <w:rFonts w:ascii="Arial" w:hAnsi="Arial" w:cs="Arial"/>
          <w:w w:val="90"/>
          <w:sz w:val="18"/>
        </w:rPr>
        <w:t>client_id</w:t>
      </w:r>
      <w:r w:rsidRPr="001058B5">
        <w:rPr>
          <w:rFonts w:ascii="Arial" w:hAnsi="Arial" w:cs="Arial"/>
          <w:spacing w:val="-38"/>
          <w:w w:val="90"/>
          <w:sz w:val="18"/>
        </w:rPr>
        <w:t xml:space="preserve"> </w:t>
      </w:r>
      <w:r w:rsidRPr="001058B5">
        <w:rPr>
          <w:rFonts w:ascii="Arial" w:hAnsi="Arial" w:cs="Arial"/>
          <w:w w:val="90"/>
          <w:sz w:val="18"/>
        </w:rPr>
        <w:t>=&gt;</w:t>
      </w:r>
      <w:r w:rsidRPr="001058B5">
        <w:rPr>
          <w:rFonts w:ascii="Arial" w:hAnsi="Arial" w:cs="Arial"/>
          <w:spacing w:val="-38"/>
          <w:w w:val="90"/>
          <w:sz w:val="18"/>
        </w:rPr>
        <w:t xml:space="preserve"> </w:t>
      </w:r>
      <w:r w:rsidRPr="001058B5">
        <w:rPr>
          <w:rFonts w:ascii="Arial" w:hAnsi="Arial" w:cs="Arial"/>
          <w:w w:val="90"/>
          <w:sz w:val="18"/>
        </w:rPr>
        <w:t>'12345'</w:t>
      </w:r>
      <w:r w:rsidRPr="001058B5">
        <w:rPr>
          <w:rFonts w:ascii="Arial" w:hAnsi="Arial" w:cs="Arial"/>
          <w:spacing w:val="-38"/>
          <w:w w:val="90"/>
          <w:sz w:val="18"/>
        </w:rPr>
        <w:t xml:space="preserve"> </w:t>
      </w:r>
      <w:r w:rsidRPr="001058B5">
        <w:rPr>
          <w:rFonts w:ascii="Arial" w:hAnsi="Arial" w:cs="Arial"/>
          <w:w w:val="90"/>
          <w:sz w:val="18"/>
        </w:rPr>
        <w:t>);</w:t>
      </w:r>
    </w:p>
    <w:p w14:paraId="3FE4E840" w14:textId="77777777" w:rsidR="00257CFD" w:rsidRPr="001058B5" w:rsidRDefault="00257CFD" w:rsidP="00257CFD">
      <w:pPr>
        <w:ind w:left="2112"/>
        <w:rPr>
          <w:rFonts w:ascii="Arial" w:hAnsi="Arial" w:cs="Arial"/>
          <w:sz w:val="18"/>
        </w:rPr>
      </w:pPr>
      <w:r w:rsidRPr="001058B5">
        <w:rPr>
          <w:rFonts w:ascii="Arial" w:hAnsi="Arial" w:cs="Arial"/>
          <w:w w:val="95"/>
          <w:sz w:val="18"/>
        </w:rPr>
        <w:t>END;</w:t>
      </w:r>
    </w:p>
    <w:p w14:paraId="4BAEBC89" w14:textId="77777777" w:rsidR="00257CFD" w:rsidRPr="001058B5" w:rsidRDefault="00257CFD" w:rsidP="00257CFD">
      <w:pPr>
        <w:spacing w:before="14"/>
        <w:ind w:left="2020"/>
        <w:rPr>
          <w:rFonts w:ascii="Arial" w:hAnsi="Arial" w:cs="Arial"/>
          <w:sz w:val="18"/>
        </w:rPr>
      </w:pPr>
      <w:r w:rsidRPr="001058B5">
        <w:rPr>
          <w:rFonts w:ascii="Arial" w:hAnsi="Arial" w:cs="Arial"/>
          <w:w w:val="86"/>
          <w:sz w:val="18"/>
        </w:rPr>
        <w:t>/</w:t>
      </w:r>
    </w:p>
    <w:p w14:paraId="0983B315" w14:textId="77777777" w:rsidR="00257CFD" w:rsidRPr="001058B5" w:rsidRDefault="00257CFD" w:rsidP="00257CFD">
      <w:pPr>
        <w:pStyle w:val="BodyText"/>
        <w:spacing w:before="1"/>
        <w:rPr>
          <w:rFonts w:ascii="Arial" w:hAnsi="Arial" w:cs="Arial"/>
          <w:sz w:val="19"/>
        </w:rPr>
      </w:pPr>
    </w:p>
    <w:p w14:paraId="1C79E1E8" w14:textId="77777777" w:rsidR="00257CFD" w:rsidRDefault="00257CFD" w:rsidP="00257CFD">
      <w:pPr>
        <w:pStyle w:val="BodyText"/>
        <w:spacing w:line="228" w:lineRule="auto"/>
        <w:ind w:left="2020" w:right="848" w:hanging="1"/>
        <w:rPr>
          <w:rFonts w:ascii="Arial" w:hAnsi="Arial" w:cs="Arial"/>
        </w:rPr>
      </w:pPr>
      <w:r w:rsidRPr="001058B5">
        <w:rPr>
          <w:rFonts w:ascii="Arial" w:hAnsi="Arial" w:cs="Arial"/>
        </w:rPr>
        <w:t xml:space="preserve">PL/SQL procedure </w:t>
      </w:r>
      <w:r w:rsidRPr="00AC24B6">
        <w:rPr>
          <w:rFonts w:ascii="Arial" w:hAnsi="Arial" w:cs="Arial"/>
        </w:rPr>
        <w:t>này được lưu trữ trong</w:t>
      </w:r>
      <w:r>
        <w:rPr>
          <w:rFonts w:ascii="Arial" w:hAnsi="Arial" w:cs="Arial"/>
        </w:rPr>
        <w:t xml:space="preserve"> HR</w:t>
      </w:r>
      <w:r w:rsidRPr="00AC24B6">
        <w:rPr>
          <w:rFonts w:ascii="Arial" w:hAnsi="Arial" w:cs="Arial"/>
        </w:rPr>
        <w:t xml:space="preserve"> </w:t>
      </w:r>
      <w:r w:rsidRPr="001058B5">
        <w:rPr>
          <w:rFonts w:ascii="Arial" w:hAnsi="Arial" w:cs="Arial"/>
        </w:rPr>
        <w:t>database schema</w:t>
      </w:r>
      <w:r w:rsidRPr="00AC24B6">
        <w:rPr>
          <w:rFonts w:ascii="Arial" w:hAnsi="Arial" w:cs="Arial"/>
        </w:rPr>
        <w:t xml:space="preserve">, nhưng thường nó được lưu trữ trong </w:t>
      </w:r>
      <w:r w:rsidRPr="001058B5">
        <w:rPr>
          <w:rFonts w:ascii="Arial" w:hAnsi="Arial" w:cs="Arial"/>
        </w:rPr>
        <w:t>schema</w:t>
      </w:r>
      <w:r w:rsidRPr="00AC24B6">
        <w:rPr>
          <w:rFonts w:ascii="Arial" w:hAnsi="Arial" w:cs="Arial"/>
        </w:rPr>
        <w:t xml:space="preserve">  của quản trị viên bảo mật.</w:t>
      </w:r>
    </w:p>
    <w:p w14:paraId="0ADC3A61"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Pr>
          <w:rFonts w:ascii="Arial" w:hAnsi="Arial" w:cs="Arial"/>
          <w:sz w:val="20"/>
        </w:rPr>
        <w:t xml:space="preserve">Ứng dụng AppSvr sử dụng lệnh sau đây để chỉ ra danh tính client kết nối mỗi lần scott sử dụng AppSvr để kêt nối với database                                                                                                                                                                             </w:t>
      </w:r>
      <w:r w:rsidRPr="007B1534">
        <w:rPr>
          <w:rFonts w:ascii="Arial" w:hAnsi="Arial" w:cs="Arial"/>
          <w:w w:val="95"/>
          <w:sz w:val="18"/>
        </w:rPr>
        <w:t>EXEC DBMS_SESSION.SET_IDENTIFIER('12345'</w:t>
      </w:r>
    </w:p>
    <w:p w14:paraId="3DB85E73"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7B1534">
        <w:rPr>
          <w:rFonts w:ascii="Arial" w:hAnsi="Arial" w:cs="Arial"/>
          <w:w w:val="95"/>
          <w:sz w:val="20"/>
        </w:rPr>
        <w:t xml:space="preserve">Khi có một SYS_CONTEXT ('hr_ctx', </w:t>
      </w:r>
      <w:r w:rsidRPr="001058B5">
        <w:rPr>
          <w:rFonts w:ascii="Arial" w:hAnsi="Arial" w:cs="Arial"/>
          <w:w w:val="95"/>
          <w:sz w:val="20"/>
        </w:rPr>
        <w:t>responsibility</w:t>
      </w:r>
      <w:r w:rsidRPr="007B1534">
        <w:rPr>
          <w:rFonts w:ascii="Arial" w:hAnsi="Arial" w:cs="Arial"/>
          <w:w w:val="95"/>
          <w:sz w:val="20"/>
        </w:rPr>
        <w:t xml:space="preserve">) gọi trong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session</w:t>
      </w:r>
      <w:r w:rsidRPr="007B1534">
        <w:rPr>
          <w:rFonts w:ascii="Arial" w:hAnsi="Arial" w:cs="Arial"/>
          <w:sz w:val="20"/>
        </w:rPr>
        <w:t xml:space="preserve"> </w:t>
      </w:r>
      <w:r>
        <w:rPr>
          <w:rFonts w:ascii="Arial" w:hAnsi="Arial" w:cs="Arial"/>
          <w:sz w:val="20"/>
        </w:rPr>
        <w:t>,t</w:t>
      </w:r>
      <w:r w:rsidRPr="001058B5">
        <w:rPr>
          <w:rFonts w:ascii="Arial" w:hAnsi="Arial" w:cs="Arial"/>
          <w:sz w:val="20"/>
        </w:rPr>
        <w:t>he</w:t>
      </w:r>
      <w:r w:rsidRPr="001058B5">
        <w:rPr>
          <w:rFonts w:ascii="Arial" w:hAnsi="Arial" w:cs="Arial"/>
          <w:spacing w:val="-11"/>
          <w:sz w:val="20"/>
        </w:rPr>
        <w:t xml:space="preserve"> </w:t>
      </w:r>
      <w:r w:rsidRPr="001058B5">
        <w:rPr>
          <w:rFonts w:ascii="Arial" w:hAnsi="Arial" w:cs="Arial"/>
          <w:sz w:val="20"/>
        </w:rPr>
        <w:t>database</w:t>
      </w:r>
      <w:r w:rsidRPr="007B1534">
        <w:rPr>
          <w:rFonts w:ascii="Arial" w:hAnsi="Arial" w:cs="Arial"/>
          <w:w w:val="95"/>
          <w:sz w:val="20"/>
        </w:rPr>
        <w:t xml:space="preserve"> khớp với định danh </w:t>
      </w:r>
      <w:r w:rsidRPr="001058B5">
        <w:rPr>
          <w:rFonts w:ascii="Arial" w:hAnsi="Arial" w:cs="Arial"/>
          <w:sz w:val="20"/>
        </w:rPr>
        <w:t>client</w:t>
      </w:r>
      <w:r w:rsidRPr="007B1534">
        <w:rPr>
          <w:rFonts w:ascii="Arial" w:hAnsi="Arial" w:cs="Arial"/>
          <w:w w:val="95"/>
          <w:sz w:val="20"/>
        </w:rPr>
        <w:t xml:space="preserve">, 12345, với </w:t>
      </w:r>
      <w:r w:rsidRPr="001058B5">
        <w:rPr>
          <w:rFonts w:ascii="Arial" w:hAnsi="Arial" w:cs="Arial"/>
          <w:sz w:val="20"/>
        </w:rPr>
        <w:t>global context</w:t>
      </w:r>
      <w:r w:rsidRPr="007B1534">
        <w:rPr>
          <w:rFonts w:ascii="Arial" w:hAnsi="Arial" w:cs="Arial"/>
          <w:w w:val="95"/>
          <w:sz w:val="20"/>
        </w:rPr>
        <w:t>, và sau đó trả về giá</w:t>
      </w:r>
      <w:r w:rsidRPr="001979D3">
        <w:rPr>
          <w:rFonts w:ascii="Arial" w:hAnsi="Arial" w:cs="Arial"/>
          <w:w w:val="95"/>
          <w:sz w:val="20"/>
        </w:rPr>
        <w:t xml:space="preserve"> </w:t>
      </w:r>
      <w:r>
        <w:rPr>
          <w:rFonts w:ascii="Arial" w:hAnsi="Arial" w:cs="Arial"/>
          <w:w w:val="95"/>
          <w:sz w:val="20"/>
        </w:rPr>
        <w:t>trị 13</w:t>
      </w:r>
    </w:p>
    <w:p w14:paraId="650C38FE"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1979D3">
        <w:rPr>
          <w:rFonts w:ascii="Arial" w:hAnsi="Arial" w:cs="Arial"/>
          <w:sz w:val="20"/>
        </w:rPr>
        <w:t xml:space="preserve">Khi thoát khỏi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session</w:t>
      </w:r>
      <w:r w:rsidRPr="001979D3">
        <w:rPr>
          <w:rFonts w:ascii="Arial" w:hAnsi="Arial" w:cs="Arial"/>
          <w:sz w:val="20"/>
        </w:rPr>
        <w:t xml:space="preserve"> này, AppSvr xóa bộ định danh </w:t>
      </w:r>
      <w:r w:rsidRPr="001058B5">
        <w:rPr>
          <w:rFonts w:ascii="Arial" w:hAnsi="Arial" w:cs="Arial"/>
          <w:sz w:val="20"/>
        </w:rPr>
        <w:t>clien</w:t>
      </w:r>
      <w:r>
        <w:rPr>
          <w:rFonts w:ascii="Arial" w:hAnsi="Arial" w:cs="Arial"/>
          <w:sz w:val="20"/>
        </w:rPr>
        <w:t xml:space="preserve"> </w:t>
      </w:r>
      <w:r w:rsidRPr="001979D3">
        <w:rPr>
          <w:rFonts w:ascii="Arial" w:hAnsi="Arial" w:cs="Arial"/>
          <w:sz w:val="20"/>
        </w:rPr>
        <w:t>bằng cách thực hiện thủ tục sau</w:t>
      </w:r>
      <w:r>
        <w:rPr>
          <w:rFonts w:ascii="Arial" w:hAnsi="Arial" w:cs="Arial"/>
          <w:w w:val="95"/>
          <w:sz w:val="20"/>
        </w:rPr>
        <w:t xml:space="preserve"> :</w:t>
      </w:r>
      <w:r w:rsidRPr="007B1534">
        <w:rPr>
          <w:rFonts w:ascii="Arial" w:hAnsi="Arial" w:cs="Arial"/>
          <w:w w:val="95"/>
          <w:sz w:val="20"/>
        </w:rPr>
        <w:t xml:space="preserve"> </w:t>
      </w:r>
    </w:p>
    <w:p w14:paraId="20F35299" w14:textId="77777777" w:rsidR="00257CFD" w:rsidRPr="001979D3" w:rsidRDefault="00257CFD" w:rsidP="00257CFD">
      <w:pPr>
        <w:spacing w:before="144"/>
        <w:rPr>
          <w:rFonts w:ascii="Arial" w:hAnsi="Arial" w:cs="Arial"/>
          <w:sz w:val="18"/>
        </w:rPr>
      </w:pPr>
      <w:r>
        <w:rPr>
          <w:rFonts w:ascii="Arial" w:hAnsi="Arial" w:cs="Arial"/>
          <w:w w:val="95"/>
          <w:sz w:val="18"/>
        </w:rPr>
        <w:t xml:space="preserve">                                           </w:t>
      </w:r>
      <w:r w:rsidRPr="001979D3">
        <w:rPr>
          <w:rFonts w:ascii="Arial" w:hAnsi="Arial" w:cs="Arial"/>
          <w:w w:val="95"/>
          <w:sz w:val="18"/>
        </w:rPr>
        <w:t>EXEC DBMS_SESSION.CLEAR_IDENTIFIER( );</w:t>
      </w:r>
    </w:p>
    <w:p w14:paraId="31B487C2" w14:textId="77777777" w:rsidR="00257CFD" w:rsidRPr="001058B5" w:rsidRDefault="00257CFD" w:rsidP="00257CFD">
      <w:pPr>
        <w:pStyle w:val="BodyText"/>
        <w:rPr>
          <w:rFonts w:ascii="Arial" w:hAnsi="Arial" w:cs="Arial"/>
          <w:sz w:val="19"/>
        </w:rPr>
      </w:pPr>
    </w:p>
    <w:p w14:paraId="75C8DE96" w14:textId="77777777" w:rsidR="00257CFD" w:rsidRPr="001979D3" w:rsidRDefault="00257CFD" w:rsidP="00257CFD">
      <w:pPr>
        <w:pStyle w:val="ListParagraph"/>
        <w:numPr>
          <w:ilvl w:val="0"/>
          <w:numId w:val="82"/>
        </w:numPr>
        <w:tabs>
          <w:tab w:val="left" w:pos="2020"/>
        </w:tabs>
        <w:spacing w:before="0" w:line="228" w:lineRule="auto"/>
        <w:ind w:left="2020" w:right="1629"/>
        <w:jc w:val="left"/>
        <w:rPr>
          <w:rFonts w:ascii="Arial" w:hAnsi="Arial" w:cs="Arial"/>
          <w:sz w:val="20"/>
        </w:rPr>
      </w:pPr>
      <w:r w:rsidRPr="001979D3">
        <w:rPr>
          <w:rFonts w:ascii="Arial" w:hAnsi="Arial" w:cs="Arial"/>
          <w:spacing w:val="-9"/>
          <w:sz w:val="20"/>
        </w:rPr>
        <w:t xml:space="preserve">Để giải phóng bộ nhớ được sử dụng bởi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979D3">
        <w:rPr>
          <w:rFonts w:ascii="Arial" w:hAnsi="Arial" w:cs="Arial"/>
          <w:spacing w:val="-9"/>
          <w:sz w:val="20"/>
        </w:rPr>
        <w:t xml:space="preserve">, AppSvr đưa ra </w:t>
      </w:r>
      <w:r w:rsidRPr="001058B5">
        <w:rPr>
          <w:rFonts w:ascii="Arial" w:hAnsi="Arial" w:cs="Arial"/>
          <w:sz w:val="20"/>
        </w:rPr>
        <w:t>procedure</w:t>
      </w:r>
      <w:r w:rsidRPr="001979D3">
        <w:rPr>
          <w:rFonts w:ascii="Arial" w:hAnsi="Arial" w:cs="Arial"/>
          <w:spacing w:val="-9"/>
          <w:sz w:val="20"/>
        </w:rPr>
        <w:t xml:space="preserve"> sau:</w:t>
      </w:r>
      <w:r>
        <w:rPr>
          <w:rFonts w:ascii="Arial" w:hAnsi="Arial" w:cs="Arial"/>
          <w:spacing w:val="-9"/>
          <w:sz w:val="20"/>
        </w:rPr>
        <w:t xml:space="preserve">  </w:t>
      </w:r>
    </w:p>
    <w:p w14:paraId="36101AC7"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DBMS_SESSION.CLEAR_CONTEXT('hr_ctx', '12345');</w:t>
      </w:r>
    </w:p>
    <w:p w14:paraId="22E0088E" w14:textId="77777777" w:rsidR="00257CFD" w:rsidRPr="001058B5" w:rsidRDefault="00257CFD" w:rsidP="00257CFD">
      <w:pPr>
        <w:pStyle w:val="BodyText"/>
        <w:spacing w:before="1"/>
        <w:rPr>
          <w:rFonts w:ascii="Arial" w:hAnsi="Arial" w:cs="Arial"/>
          <w:sz w:val="19"/>
        </w:rPr>
      </w:pPr>
    </w:p>
    <w:p w14:paraId="07B4F546" w14:textId="77777777" w:rsidR="00257CFD" w:rsidRDefault="00257CFD" w:rsidP="00257CFD">
      <w:pPr>
        <w:pStyle w:val="BodyText"/>
        <w:spacing w:before="1" w:line="228" w:lineRule="auto"/>
        <w:ind w:left="2020" w:right="700" w:hanging="1"/>
        <w:rPr>
          <w:rFonts w:ascii="Arial" w:hAnsi="Arial" w:cs="Arial"/>
        </w:rPr>
      </w:pPr>
      <w:r w:rsidRPr="001979D3">
        <w:rPr>
          <w:rFonts w:ascii="Arial" w:hAnsi="Arial" w:cs="Arial"/>
        </w:rPr>
        <w:t xml:space="preserve">CLEAR_CONTEXT là cần thiết khi </w:t>
      </w:r>
      <w:r w:rsidRPr="001058B5">
        <w:rPr>
          <w:rFonts w:ascii="Arial" w:hAnsi="Arial" w:cs="Arial"/>
        </w:rPr>
        <w:t>session</w:t>
      </w:r>
      <w:r w:rsidRPr="001979D3">
        <w:rPr>
          <w:rFonts w:ascii="Arial" w:hAnsi="Arial" w:cs="Arial"/>
        </w:rPr>
        <w:t xml:space="preserve">  người dùng không còn hoạt động, trên một đăng xuất rõ ràng, thời gian chờ hoặc các điều kiện khác được xác định bởi ứng dụng AppSvr</w:t>
      </w:r>
    </w:p>
    <w:p w14:paraId="44322F0F" w14:textId="77777777" w:rsidR="00257CFD" w:rsidRPr="001058B5" w:rsidRDefault="008D1AB8" w:rsidP="00257CFD">
      <w:pPr>
        <w:pStyle w:val="BodyText"/>
        <w:spacing w:before="1"/>
        <w:rPr>
          <w:rFonts w:ascii="Arial" w:hAnsi="Arial" w:cs="Arial"/>
          <w:sz w:val="18"/>
        </w:rPr>
      </w:pPr>
      <w:r>
        <w:rPr>
          <w:rFonts w:ascii="Arial" w:hAnsi="Arial" w:cs="Arial"/>
        </w:rPr>
        <w:pict w14:anchorId="65E04B6E">
          <v:group id="_x0000_s1822" style="position:absolute;margin-left:174pt;margin-top:13.25pt;width:312pt;height:2.55pt;z-index:502665968;mso-wrap-distance-left:0;mso-wrap-distance-right:0;mso-position-horizontal-relative:page" coordorigin="3480,265" coordsize="6240,51">
            <v:line id="_x0000_s1823" style="position:absolute" from="3480,267" to="9720,267" strokeweight=".24pt"/>
            <v:line id="_x0000_s1824" style="position:absolute" from="3480,313" to="9720,313" strokeweight=".24pt"/>
            <w10:wrap type="topAndBottom" anchorx="page"/>
          </v:group>
        </w:pict>
      </w:r>
    </w:p>
    <w:p w14:paraId="544427DE" w14:textId="77777777" w:rsidR="00257CFD" w:rsidRPr="00304E1D" w:rsidRDefault="00257CFD" w:rsidP="00257CFD">
      <w:pPr>
        <w:pStyle w:val="BodyText"/>
        <w:spacing w:before="27" w:after="101" w:line="230" w:lineRule="auto"/>
        <w:ind w:left="2379" w:right="1826"/>
        <w:rPr>
          <w:rFonts w:ascii="Arial" w:hAnsi="Arial" w:cs="Arial"/>
          <w:sz w:val="19"/>
        </w:rPr>
      </w:pPr>
      <w:r w:rsidRPr="001058B5">
        <w:rPr>
          <w:rFonts w:ascii="Arial" w:hAnsi="Arial" w:cs="Arial"/>
          <w:b/>
          <w:sz w:val="19"/>
        </w:rPr>
        <w:t>Note:</w:t>
      </w:r>
      <w:r>
        <w:rPr>
          <w:rFonts w:ascii="Arial" w:hAnsi="Arial" w:cs="Arial"/>
          <w:b/>
          <w:sz w:val="19"/>
        </w:rPr>
        <w:t xml:space="preserve"> </w:t>
      </w:r>
      <w:r w:rsidRPr="001979D3">
        <w:rPr>
          <w:rFonts w:ascii="Arial" w:hAnsi="Arial" w:cs="Arial"/>
          <w:sz w:val="19"/>
        </w:rPr>
        <w:t xml:space="preserve">Sau khi một định danh </w:t>
      </w:r>
      <w:r w:rsidRPr="001058B5">
        <w:rPr>
          <w:rFonts w:ascii="Arial" w:hAnsi="Arial" w:cs="Arial"/>
        </w:rPr>
        <w:t>client</w:t>
      </w:r>
      <w:r w:rsidRPr="001979D3">
        <w:rPr>
          <w:rFonts w:ascii="Arial" w:hAnsi="Arial" w:cs="Arial"/>
          <w:sz w:val="19"/>
        </w:rPr>
        <w:t xml:space="preserve"> trong một </w:t>
      </w:r>
      <w:r w:rsidRPr="001058B5">
        <w:rPr>
          <w:rFonts w:ascii="Arial" w:hAnsi="Arial" w:cs="Arial"/>
        </w:rPr>
        <w:t>session</w:t>
      </w:r>
      <w:r w:rsidRPr="001979D3">
        <w:rPr>
          <w:rFonts w:ascii="Arial" w:hAnsi="Arial" w:cs="Arial"/>
          <w:sz w:val="19"/>
        </w:rPr>
        <w:t xml:space="preserve"> được xóa, nó sẽ trở thành một giá trị NULL. Điều này ngụ ý rằng các cuộc gọi SYS_CONTEXT tiếp theo chỉ truy </w:t>
      </w:r>
      <w:r>
        <w:rPr>
          <w:rFonts w:ascii="Arial" w:hAnsi="Arial" w:cs="Arial"/>
          <w:sz w:val="19"/>
        </w:rPr>
        <w:t>vấn</w:t>
      </w:r>
      <w:r w:rsidRPr="001979D3">
        <w:rPr>
          <w:rFonts w:ascii="Arial" w:hAnsi="Arial" w:cs="Arial"/>
          <w:sz w:val="19"/>
        </w:rPr>
        <w:t xml:space="preserve"> các </w:t>
      </w:r>
      <w:r w:rsidRPr="001058B5">
        <w:rPr>
          <w:rFonts w:ascii="Arial" w:hAnsi="Arial" w:cs="Arial"/>
        </w:rPr>
        <w:t xml:space="preserve">application contexts </w:t>
      </w:r>
      <w:r w:rsidRPr="001979D3">
        <w:rPr>
          <w:rFonts w:ascii="Arial" w:hAnsi="Arial" w:cs="Arial"/>
          <w:sz w:val="19"/>
        </w:rPr>
        <w:t xml:space="preserve">với các mã định danh </w:t>
      </w:r>
      <w:r w:rsidRPr="001058B5">
        <w:rPr>
          <w:rFonts w:ascii="Arial" w:hAnsi="Arial" w:cs="Arial"/>
        </w:rPr>
        <w:t>client</w:t>
      </w:r>
      <w:r w:rsidRPr="001979D3">
        <w:rPr>
          <w:rFonts w:ascii="Arial" w:hAnsi="Arial" w:cs="Arial"/>
          <w:sz w:val="19"/>
        </w:rPr>
        <w:t xml:space="preserve"> NULL, cho đến khi trình </w:t>
      </w:r>
      <w:r>
        <w:rPr>
          <w:rFonts w:ascii="Arial" w:hAnsi="Arial" w:cs="Arial"/>
          <w:sz w:val="19"/>
        </w:rPr>
        <w:t>định danh</w:t>
      </w:r>
      <w:r w:rsidRPr="001979D3">
        <w:rPr>
          <w:rFonts w:ascii="Arial" w:hAnsi="Arial" w:cs="Arial"/>
          <w:sz w:val="19"/>
        </w:rPr>
        <w:t xml:space="preserve"> </w:t>
      </w:r>
      <w:r w:rsidRPr="001058B5">
        <w:rPr>
          <w:rFonts w:ascii="Arial" w:hAnsi="Arial" w:cs="Arial"/>
        </w:rPr>
        <w:t>client</w:t>
      </w:r>
      <w:r w:rsidRPr="001979D3">
        <w:rPr>
          <w:rFonts w:ascii="Arial" w:hAnsi="Arial" w:cs="Arial"/>
          <w:sz w:val="19"/>
        </w:rPr>
        <w:t xml:space="preserve"> được </w:t>
      </w:r>
      <w:r>
        <w:rPr>
          <w:rFonts w:ascii="Arial" w:hAnsi="Arial" w:cs="Arial"/>
          <w:sz w:val="19"/>
        </w:rPr>
        <w:t>thiết lập lại</w:t>
      </w:r>
      <w:r w:rsidRPr="001979D3">
        <w:rPr>
          <w:rFonts w:ascii="Arial" w:hAnsi="Arial" w:cs="Arial"/>
          <w:sz w:val="19"/>
        </w:rPr>
        <w:t xml:space="preserve"> bằng </w:t>
      </w:r>
      <w:r w:rsidRPr="001058B5">
        <w:rPr>
          <w:rFonts w:ascii="Arial" w:hAnsi="Arial" w:cs="Arial"/>
        </w:rPr>
        <w:t>SET_IDENTIFIER</w:t>
      </w:r>
      <w:r>
        <w:rPr>
          <w:rFonts w:ascii="Arial" w:hAnsi="Arial" w:cs="Arial"/>
        </w:rPr>
        <w:t xml:space="preserve"> </w:t>
      </w:r>
      <w:r w:rsidRPr="001058B5">
        <w:rPr>
          <w:rFonts w:ascii="Arial" w:hAnsi="Arial" w:cs="Arial"/>
          <w:spacing w:val="-95"/>
        </w:rPr>
        <w:t xml:space="preserve"> </w:t>
      </w:r>
      <w:r w:rsidRPr="001058B5">
        <w:rPr>
          <w:rFonts w:ascii="Arial" w:hAnsi="Arial" w:cs="Arial"/>
        </w:rPr>
        <w:t>interface</w:t>
      </w:r>
      <w:r w:rsidRPr="001979D3">
        <w:rPr>
          <w:rFonts w:ascii="Arial" w:hAnsi="Arial" w:cs="Arial"/>
          <w:sz w:val="19"/>
        </w:rPr>
        <w:t>.</w:t>
      </w:r>
    </w:p>
    <w:p w14:paraId="55BA4C2F" w14:textId="77777777" w:rsidR="00257CFD" w:rsidRPr="001058B5" w:rsidRDefault="008D1AB8"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7C74D84">
          <v:group id="_x0000_s1771" style="width:312pt;height:2.55pt;mso-position-horizontal-relative:char;mso-position-vertical-relative:line" coordsize="6240,51">
            <v:line id="_x0000_s1772" style="position:absolute" from="0,2" to="6240,2" strokeweight=".24pt"/>
            <v:line id="_x0000_s1773" style="position:absolute" from="0,48" to="6240,48" strokeweight=".24pt"/>
            <w10:anchorlock/>
          </v:group>
        </w:pict>
      </w:r>
    </w:p>
    <w:p w14:paraId="67098D6D" w14:textId="77777777" w:rsidR="00257CFD" w:rsidRPr="001058B5" w:rsidRDefault="00257CFD" w:rsidP="00257CFD">
      <w:pPr>
        <w:pStyle w:val="BodyText"/>
        <w:spacing w:before="5"/>
        <w:rPr>
          <w:rFonts w:ascii="Arial" w:hAnsi="Arial" w:cs="Arial"/>
          <w:sz w:val="10"/>
        </w:rPr>
      </w:pPr>
    </w:p>
    <w:p w14:paraId="74836D14" w14:textId="77777777" w:rsidR="00257CFD" w:rsidRPr="001058B5" w:rsidRDefault="00257CFD" w:rsidP="00257CFD">
      <w:pPr>
        <w:pStyle w:val="Heading6"/>
        <w:spacing w:before="105"/>
        <w:ind w:left="1660"/>
      </w:pPr>
      <w:bookmarkStart w:id="1069" w:name="Global_Application_Context_Process_for_L"/>
      <w:bookmarkStart w:id="1070" w:name="_bookmark1315"/>
      <w:bookmarkStart w:id="1071" w:name="_bookmark1316"/>
      <w:bookmarkEnd w:id="1069"/>
      <w:bookmarkEnd w:id="1070"/>
      <w:bookmarkEnd w:id="1071"/>
      <w:r>
        <w:t xml:space="preserve">Quy trình </w:t>
      </w:r>
      <w:r w:rsidRPr="001058B5">
        <w:t xml:space="preserve">Global Application Context Process </w:t>
      </w:r>
      <w:r>
        <w:t xml:space="preserve">cho người dùng </w:t>
      </w:r>
      <w:r w:rsidRPr="001058B5">
        <w:t xml:space="preserve"> Lightweight </w:t>
      </w:r>
    </w:p>
    <w:p w14:paraId="70FC9A57" w14:textId="77777777" w:rsidR="00257CFD" w:rsidRDefault="00257CFD" w:rsidP="00257CFD">
      <w:pPr>
        <w:pStyle w:val="BodyText"/>
        <w:spacing w:before="57" w:line="230" w:lineRule="auto"/>
        <w:ind w:left="1659" w:right="700"/>
        <w:rPr>
          <w:rFonts w:ascii="Arial" w:hAnsi="Arial" w:cs="Arial"/>
        </w:rPr>
      </w:pPr>
      <w:r w:rsidRPr="00304E1D">
        <w:rPr>
          <w:rFonts w:ascii="Arial" w:hAnsi="Arial" w:cs="Arial"/>
        </w:rPr>
        <w:t xml:space="preserve">Các bước sau đây cho thấy quy trình </w:t>
      </w:r>
      <w:r w:rsidRPr="001058B5">
        <w:rPr>
          <w:rFonts w:ascii="Arial" w:hAnsi="Arial" w:cs="Arial"/>
        </w:rPr>
        <w:t xml:space="preserve">the global application context </w:t>
      </w:r>
      <w:r w:rsidRPr="00304E1D">
        <w:rPr>
          <w:rFonts w:ascii="Arial" w:hAnsi="Arial" w:cs="Arial"/>
        </w:rPr>
        <w:t xml:space="preserve">cho một ứng dụng người dùng </w:t>
      </w:r>
      <w:r>
        <w:rPr>
          <w:rFonts w:ascii="Arial" w:hAnsi="Arial" w:cs="Arial"/>
        </w:rPr>
        <w:t>l</w:t>
      </w:r>
      <w:r w:rsidRPr="001058B5">
        <w:rPr>
          <w:rFonts w:ascii="Arial" w:hAnsi="Arial" w:cs="Arial"/>
        </w:rPr>
        <w:t>ightweight</w:t>
      </w:r>
      <w:r w:rsidRPr="00304E1D">
        <w:rPr>
          <w:rFonts w:ascii="Arial" w:hAnsi="Arial" w:cs="Arial"/>
        </w:rPr>
        <w:t xml:space="preserve">. Người dùng </w:t>
      </w:r>
      <w:r w:rsidRPr="001058B5">
        <w:rPr>
          <w:rFonts w:ascii="Arial" w:hAnsi="Arial" w:cs="Arial"/>
        </w:rPr>
        <w:t>lightweight</w:t>
      </w:r>
      <w:r w:rsidRPr="00304E1D">
        <w:rPr>
          <w:rFonts w:ascii="Arial" w:hAnsi="Arial" w:cs="Arial"/>
        </w:rPr>
        <w:t xml:space="preserve">, robert, không được biết đến </w:t>
      </w:r>
      <w:r w:rsidRPr="001058B5">
        <w:rPr>
          <w:rFonts w:ascii="Arial" w:hAnsi="Arial" w:cs="Arial"/>
        </w:rPr>
        <w:t>database</w:t>
      </w:r>
      <w:r w:rsidRPr="00304E1D">
        <w:rPr>
          <w:rFonts w:ascii="Arial" w:hAnsi="Arial" w:cs="Arial"/>
        </w:rPr>
        <w:t xml:space="preserve"> thông qua ứng dụng.</w:t>
      </w:r>
    </w:p>
    <w:p w14:paraId="25B9E209" w14:textId="77777777" w:rsidR="00257CFD" w:rsidRPr="00304E1D" w:rsidRDefault="00257CFD" w:rsidP="00257CFD">
      <w:pPr>
        <w:pStyle w:val="ListParagraph"/>
        <w:numPr>
          <w:ilvl w:val="0"/>
          <w:numId w:val="81"/>
        </w:numPr>
        <w:tabs>
          <w:tab w:val="left" w:pos="2020"/>
        </w:tabs>
        <w:spacing w:before="141" w:line="232" w:lineRule="auto"/>
        <w:ind w:right="1114"/>
        <w:jc w:val="left"/>
        <w:rPr>
          <w:rFonts w:ascii="Arial" w:hAnsi="Arial" w:cs="Arial"/>
          <w:sz w:val="18"/>
        </w:rPr>
      </w:pPr>
      <w:r w:rsidRPr="00304E1D">
        <w:rPr>
          <w:rFonts w:ascii="Arial" w:hAnsi="Arial" w:cs="Arial"/>
          <w:sz w:val="20"/>
        </w:rPr>
        <w:t>Quản trị viên tạo global</w:t>
      </w:r>
      <w:r w:rsidRPr="00304E1D">
        <w:rPr>
          <w:rFonts w:ascii="Arial" w:hAnsi="Arial" w:cs="Arial"/>
          <w:spacing w:val="-4"/>
          <w:sz w:val="20"/>
        </w:rPr>
        <w:t xml:space="preserve"> </w:t>
      </w:r>
      <w:r w:rsidRPr="00304E1D">
        <w:rPr>
          <w:rFonts w:ascii="Arial" w:hAnsi="Arial" w:cs="Arial"/>
          <w:sz w:val="20"/>
        </w:rPr>
        <w:t>context</w:t>
      </w:r>
      <w:r w:rsidRPr="00304E1D">
        <w:rPr>
          <w:rFonts w:ascii="Arial" w:hAnsi="Arial" w:cs="Arial"/>
          <w:spacing w:val="-4"/>
          <w:sz w:val="20"/>
        </w:rPr>
        <w:t xml:space="preserve"> </w:t>
      </w:r>
      <w:r w:rsidRPr="00304E1D">
        <w:rPr>
          <w:rFonts w:ascii="Arial" w:hAnsi="Arial" w:cs="Arial"/>
          <w:sz w:val="20"/>
        </w:rPr>
        <w:t>namespace</w:t>
      </w:r>
      <w:r w:rsidRPr="00304E1D">
        <w:rPr>
          <w:rFonts w:ascii="Arial" w:hAnsi="Arial" w:cs="Arial"/>
          <w:spacing w:val="-5"/>
          <w:sz w:val="20"/>
        </w:rPr>
        <w:t xml:space="preserve"> </w:t>
      </w:r>
      <w:r w:rsidRPr="00304E1D">
        <w:rPr>
          <w:rFonts w:ascii="Arial" w:hAnsi="Arial" w:cs="Arial"/>
          <w:sz w:val="20"/>
        </w:rPr>
        <w:t xml:space="preserve">bằng cách sử dụng câu lệnh sau </w:t>
      </w:r>
      <w:r w:rsidRPr="00304E1D">
        <w:rPr>
          <w:rFonts w:ascii="Arial" w:hAnsi="Arial" w:cs="Arial"/>
          <w:w w:val="95"/>
          <w:sz w:val="18"/>
        </w:rPr>
        <w:t>CREATE CONTEXT hr_ctx USING hr.init ACCESSED GLOBALLY;</w:t>
      </w:r>
    </w:p>
    <w:p w14:paraId="6721326F" w14:textId="77777777" w:rsidR="00257CFD" w:rsidRPr="001058B5" w:rsidRDefault="00257CFD" w:rsidP="00257CFD">
      <w:pPr>
        <w:pStyle w:val="BodyText"/>
        <w:rPr>
          <w:rFonts w:ascii="Arial" w:hAnsi="Arial" w:cs="Arial"/>
          <w:sz w:val="19"/>
        </w:rPr>
      </w:pPr>
    </w:p>
    <w:p w14:paraId="7F98AAE1" w14:textId="77777777" w:rsidR="00257CFD" w:rsidRPr="001058B5" w:rsidRDefault="00257CFD" w:rsidP="00257CFD">
      <w:pPr>
        <w:pStyle w:val="ListParagraph"/>
        <w:numPr>
          <w:ilvl w:val="0"/>
          <w:numId w:val="81"/>
        </w:numPr>
        <w:tabs>
          <w:tab w:val="left" w:pos="2020"/>
        </w:tabs>
        <w:spacing w:before="0" w:line="228" w:lineRule="auto"/>
        <w:ind w:right="805"/>
        <w:jc w:val="left"/>
        <w:rPr>
          <w:rFonts w:ascii="Arial" w:hAnsi="Arial" w:cs="Arial"/>
          <w:sz w:val="20"/>
        </w:rPr>
      </w:pPr>
      <w:r w:rsidRPr="00304E1D">
        <w:rPr>
          <w:rFonts w:ascii="Arial" w:hAnsi="Arial" w:cs="Arial"/>
          <w:sz w:val="20"/>
        </w:rPr>
        <w:t xml:space="preserve">Máy chủ ứng dụng </w:t>
      </w:r>
      <w:r>
        <w:rPr>
          <w:rFonts w:ascii="Arial" w:hAnsi="Arial" w:cs="Arial"/>
          <w:sz w:val="20"/>
        </w:rPr>
        <w:t>HR,</w:t>
      </w:r>
      <w:r w:rsidRPr="00304E1D">
        <w:rPr>
          <w:rFonts w:ascii="Arial" w:hAnsi="Arial" w:cs="Arial"/>
          <w:sz w:val="20"/>
        </w:rPr>
        <w:t xml:space="preserve"> AppSvr, bắt đầu và sau đó thiết lập nhiều kết nối tới </w:t>
      </w:r>
      <w:r>
        <w:rPr>
          <w:rFonts w:ascii="Arial" w:hAnsi="Arial" w:cs="Arial"/>
          <w:sz w:val="20"/>
        </w:rPr>
        <w:t xml:space="preserve">HR </w:t>
      </w:r>
      <w:r w:rsidRPr="001058B5">
        <w:rPr>
          <w:rFonts w:ascii="Arial" w:hAnsi="Arial" w:cs="Arial"/>
          <w:sz w:val="20"/>
        </w:rPr>
        <w:t>database</w:t>
      </w:r>
      <w:r w:rsidRPr="00304E1D">
        <w:rPr>
          <w:rFonts w:ascii="Arial" w:hAnsi="Arial" w:cs="Arial"/>
          <w:sz w:val="20"/>
        </w:rPr>
        <w:t xml:space="preserve"> như người dùng appsmgr.</w:t>
      </w:r>
    </w:p>
    <w:p w14:paraId="1EE082C9" w14:textId="77777777" w:rsidR="00257CFD" w:rsidRPr="001058B5" w:rsidRDefault="00257CFD" w:rsidP="00257CFD">
      <w:pPr>
        <w:pStyle w:val="ListParagraph"/>
        <w:numPr>
          <w:ilvl w:val="0"/>
          <w:numId w:val="81"/>
        </w:numPr>
        <w:tabs>
          <w:tab w:val="left" w:pos="2020"/>
        </w:tabs>
        <w:jc w:val="left"/>
        <w:rPr>
          <w:rFonts w:ascii="Arial" w:hAnsi="Arial" w:cs="Arial"/>
          <w:sz w:val="20"/>
        </w:rPr>
      </w:pPr>
      <w:r>
        <w:rPr>
          <w:rFonts w:ascii="Arial" w:hAnsi="Arial" w:cs="Arial"/>
          <w:sz w:val="20"/>
        </w:rPr>
        <w:t xml:space="preserve">Người dùng </w:t>
      </w:r>
      <w:r w:rsidRPr="001058B5">
        <w:rPr>
          <w:rFonts w:ascii="Arial" w:hAnsi="Arial" w:cs="Arial"/>
          <w:spacing w:val="-3"/>
          <w:sz w:val="20"/>
        </w:rPr>
        <w:t xml:space="preserve"> </w:t>
      </w:r>
      <w:r>
        <w:rPr>
          <w:rFonts w:ascii="Arial" w:hAnsi="Arial" w:cs="Arial"/>
          <w:sz w:val="20"/>
        </w:rPr>
        <w:t xml:space="preserve">Robert </w:t>
      </w:r>
      <w:r w:rsidRPr="001058B5">
        <w:rPr>
          <w:rFonts w:ascii="Arial" w:hAnsi="Arial" w:cs="Arial"/>
          <w:spacing w:val="-80"/>
          <w:sz w:val="20"/>
        </w:rPr>
        <w:t xml:space="preserve"> </w:t>
      </w:r>
      <w:r>
        <w:rPr>
          <w:rFonts w:ascii="Arial" w:hAnsi="Arial" w:cs="Arial"/>
          <w:sz w:val="20"/>
        </w:rPr>
        <w:t xml:space="preserve">đăng nhập vào máy chủ ứng dụng </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Pr>
          <w:rFonts w:ascii="Arial" w:hAnsi="Arial" w:cs="Arial"/>
          <w:spacing w:val="-79"/>
          <w:sz w:val="20"/>
        </w:rPr>
        <w:t xml:space="preserve">           </w:t>
      </w:r>
      <w:r w:rsidRPr="001058B5">
        <w:rPr>
          <w:rFonts w:ascii="Arial" w:hAnsi="Arial" w:cs="Arial"/>
          <w:spacing w:val="-3"/>
          <w:sz w:val="20"/>
        </w:rPr>
        <w:t>.</w:t>
      </w:r>
    </w:p>
    <w:p w14:paraId="2606150A"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261E711" w14:textId="77777777" w:rsidR="00257CFD" w:rsidRPr="001058B5" w:rsidRDefault="00257CFD" w:rsidP="00257CFD">
      <w:pPr>
        <w:pStyle w:val="BodyText"/>
        <w:spacing w:before="5"/>
        <w:rPr>
          <w:rFonts w:ascii="Arial" w:hAnsi="Arial" w:cs="Arial"/>
          <w:sz w:val="25"/>
        </w:rPr>
      </w:pPr>
    </w:p>
    <w:p w14:paraId="10EA4721"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AppSvr xác thực robert cho ứng dụng.</w:t>
      </w:r>
    </w:p>
    <w:p w14:paraId="06B76933"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gán một </w:t>
      </w:r>
      <w:r w:rsidRPr="001058B5">
        <w:rPr>
          <w:rFonts w:ascii="Arial" w:hAnsi="Arial" w:cs="Arial"/>
          <w:sz w:val="20"/>
        </w:rPr>
        <w:t>session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tạm thời (hoặc sử dụng ID người dùng ứng dụng), 12345, cho kết nối này.</w:t>
      </w:r>
    </w:p>
    <w:p w14:paraId="454B8372"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Pr>
          <w:rFonts w:ascii="Arial" w:hAnsi="Arial" w:cs="Arial"/>
          <w:sz w:val="20"/>
        </w:rPr>
        <w:t>S</w:t>
      </w:r>
      <w:r w:rsidRPr="001058B5">
        <w:rPr>
          <w:rFonts w:ascii="Arial" w:hAnsi="Arial" w:cs="Arial"/>
          <w:sz w:val="20"/>
        </w:rPr>
        <w:t>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được trả lại cho trình duyệt Web được robert sử dụng như một phần của cookie hoặc được duy trì bởi AppSvr.</w:t>
      </w:r>
    </w:p>
    <w:p w14:paraId="7CFE95E9" w14:textId="77777777" w:rsidR="00257CFD" w:rsidRPr="00D339A7"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khởi tạo </w:t>
      </w:r>
      <w:r w:rsidRPr="001058B5">
        <w:rPr>
          <w:rFonts w:ascii="Arial" w:hAnsi="Arial" w:cs="Arial"/>
          <w:sz w:val="20"/>
        </w:rPr>
        <w:t>application</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0"/>
          <w:sz w:val="20"/>
        </w:rPr>
        <w:t xml:space="preserve"> </w:t>
      </w:r>
      <w:r w:rsidRPr="00304E1D">
        <w:rPr>
          <w:rFonts w:ascii="Arial" w:hAnsi="Arial" w:cs="Arial"/>
          <w:sz w:val="20"/>
        </w:rPr>
        <w:t xml:space="preserve">cho </w:t>
      </w:r>
      <w:r w:rsidRPr="001058B5">
        <w:rPr>
          <w:rFonts w:ascii="Arial" w:hAnsi="Arial" w:cs="Arial"/>
          <w:sz w:val="20"/>
        </w:rPr>
        <w:t>client</w:t>
      </w:r>
      <w:r w:rsidRPr="00304E1D">
        <w:rPr>
          <w:rFonts w:ascii="Arial" w:hAnsi="Arial" w:cs="Arial"/>
          <w:sz w:val="20"/>
        </w:rPr>
        <w:t xml:space="preserve"> này bằng cách gọi hr.init</w:t>
      </w:r>
      <w:r>
        <w:rPr>
          <w:rFonts w:ascii="Arial" w:hAnsi="Arial" w:cs="Arial"/>
          <w:sz w:val="20"/>
        </w:rPr>
        <w:t xml:space="preserve"> package </w:t>
      </w:r>
      <w:r w:rsidRPr="00D339A7">
        <w:rPr>
          <w:rFonts w:ascii="Arial" w:hAnsi="Arial" w:cs="Arial"/>
          <w:sz w:val="20"/>
        </w:rPr>
        <w:t>, phát hành các câu lệnh sau:</w:t>
      </w:r>
    </w:p>
    <w:p w14:paraId="4DCA0241"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0"/>
          <w:sz w:val="18"/>
        </w:rPr>
        <w:t>DBMS_SESSION.SET_CONTEXT(</w:t>
      </w:r>
      <w:r w:rsidRPr="00D339A7">
        <w:rPr>
          <w:rFonts w:ascii="Arial" w:hAnsi="Arial" w:cs="Arial"/>
          <w:spacing w:val="-51"/>
          <w:w w:val="90"/>
          <w:sz w:val="18"/>
        </w:rPr>
        <w:t xml:space="preserve"> </w:t>
      </w:r>
      <w:r w:rsidRPr="00D339A7">
        <w:rPr>
          <w:rFonts w:ascii="Arial" w:hAnsi="Arial" w:cs="Arial"/>
          <w:w w:val="90"/>
          <w:sz w:val="18"/>
        </w:rPr>
        <w:t>'hr_ctx', 'id', 'robert',</w:t>
      </w:r>
      <w:r w:rsidRPr="00D339A7">
        <w:rPr>
          <w:rFonts w:ascii="Arial" w:hAnsi="Arial" w:cs="Arial"/>
          <w:spacing w:val="-51"/>
          <w:w w:val="90"/>
          <w:sz w:val="18"/>
        </w:rPr>
        <w:t xml:space="preserve"> </w:t>
      </w:r>
      <w:r w:rsidRPr="00D339A7">
        <w:rPr>
          <w:rFonts w:ascii="Arial" w:hAnsi="Arial" w:cs="Arial"/>
          <w:w w:val="90"/>
          <w:sz w:val="18"/>
        </w:rPr>
        <w:t>'APPSMGR',</w:t>
      </w:r>
      <w:r w:rsidRPr="00D339A7">
        <w:rPr>
          <w:rFonts w:ascii="Arial" w:hAnsi="Arial" w:cs="Arial"/>
          <w:spacing w:val="-51"/>
          <w:w w:val="90"/>
          <w:sz w:val="18"/>
        </w:rPr>
        <w:t xml:space="preserve"> </w:t>
      </w:r>
      <w:r w:rsidRPr="00D339A7">
        <w:rPr>
          <w:rFonts w:ascii="Arial" w:hAnsi="Arial" w:cs="Arial"/>
          <w:w w:val="90"/>
          <w:sz w:val="18"/>
        </w:rPr>
        <w:t>12345 ); DBMS_SESSION.SET_CONTEXT(</w:t>
      </w:r>
      <w:r w:rsidRPr="00D339A7">
        <w:rPr>
          <w:rFonts w:ascii="Arial" w:hAnsi="Arial" w:cs="Arial"/>
          <w:spacing w:val="-58"/>
          <w:w w:val="90"/>
          <w:sz w:val="18"/>
        </w:rPr>
        <w:t xml:space="preserve"> </w:t>
      </w:r>
      <w:r w:rsidRPr="00D339A7">
        <w:rPr>
          <w:rFonts w:ascii="Arial" w:hAnsi="Arial" w:cs="Arial"/>
          <w:w w:val="90"/>
          <w:sz w:val="18"/>
        </w:rPr>
        <w:t>'hr_ctx',</w:t>
      </w:r>
      <w:r w:rsidRPr="00D339A7">
        <w:rPr>
          <w:rFonts w:ascii="Arial" w:hAnsi="Arial" w:cs="Arial"/>
          <w:spacing w:val="-58"/>
          <w:w w:val="90"/>
          <w:sz w:val="18"/>
        </w:rPr>
        <w:t xml:space="preserve"> </w:t>
      </w:r>
      <w:r w:rsidRPr="00D339A7">
        <w:rPr>
          <w:rFonts w:ascii="Arial" w:hAnsi="Arial" w:cs="Arial"/>
          <w:w w:val="90"/>
          <w:sz w:val="18"/>
        </w:rPr>
        <w:t>'dept',</w:t>
      </w:r>
      <w:r w:rsidRPr="00D339A7">
        <w:rPr>
          <w:rFonts w:ascii="Arial" w:hAnsi="Arial" w:cs="Arial"/>
          <w:spacing w:val="-58"/>
          <w:w w:val="90"/>
          <w:sz w:val="18"/>
        </w:rPr>
        <w:t xml:space="preserve"> </w:t>
      </w:r>
      <w:r w:rsidRPr="00D339A7">
        <w:rPr>
          <w:rFonts w:ascii="Arial" w:hAnsi="Arial" w:cs="Arial"/>
          <w:w w:val="90"/>
          <w:sz w:val="18"/>
        </w:rPr>
        <w:t>'sales',</w:t>
      </w:r>
      <w:r w:rsidRPr="00D339A7">
        <w:rPr>
          <w:rFonts w:ascii="Arial" w:hAnsi="Arial" w:cs="Arial"/>
          <w:spacing w:val="-58"/>
          <w:w w:val="90"/>
          <w:sz w:val="18"/>
        </w:rPr>
        <w:t xml:space="preserve"> </w:t>
      </w:r>
      <w:r w:rsidRPr="00D339A7">
        <w:rPr>
          <w:rFonts w:ascii="Arial" w:hAnsi="Arial" w:cs="Arial"/>
          <w:w w:val="90"/>
          <w:sz w:val="18"/>
        </w:rPr>
        <w:t>'APPSMGR',</w:t>
      </w:r>
      <w:r w:rsidRPr="00D339A7">
        <w:rPr>
          <w:rFonts w:ascii="Arial" w:hAnsi="Arial" w:cs="Arial"/>
          <w:spacing w:val="-58"/>
          <w:w w:val="90"/>
          <w:sz w:val="18"/>
        </w:rPr>
        <w:t xml:space="preserve"> </w:t>
      </w:r>
      <w:r w:rsidRPr="00D339A7">
        <w:rPr>
          <w:rFonts w:ascii="Arial" w:hAnsi="Arial" w:cs="Arial"/>
          <w:w w:val="90"/>
          <w:sz w:val="18"/>
        </w:rPr>
        <w:t>12345</w:t>
      </w:r>
      <w:r w:rsidRPr="00D339A7">
        <w:rPr>
          <w:rFonts w:ascii="Arial" w:hAnsi="Arial" w:cs="Arial"/>
          <w:spacing w:val="-58"/>
          <w:w w:val="90"/>
          <w:sz w:val="18"/>
        </w:rPr>
        <w:t xml:space="preserve"> </w:t>
      </w:r>
      <w:r w:rsidRPr="00D339A7">
        <w:rPr>
          <w:rFonts w:ascii="Arial" w:hAnsi="Arial" w:cs="Arial"/>
          <w:w w:val="90"/>
          <w:sz w:val="18"/>
        </w:rPr>
        <w:t>);</w:t>
      </w:r>
    </w:p>
    <w:p w14:paraId="59C56622"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AppSvr gán kết nối </w:t>
      </w:r>
      <w:r w:rsidRPr="001058B5">
        <w:rPr>
          <w:rFonts w:ascii="Arial" w:hAnsi="Arial" w:cs="Arial"/>
          <w:sz w:val="20"/>
        </w:rPr>
        <w:t>database</w:t>
      </w:r>
      <w:r w:rsidRPr="00D339A7">
        <w:rPr>
          <w:rFonts w:ascii="Arial" w:hAnsi="Arial" w:cs="Arial"/>
          <w:sz w:val="20"/>
        </w:rPr>
        <w:t xml:space="preserve"> cho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và khởi tạo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bằng cách đưa ra câu lệnh sau</w:t>
      </w:r>
      <w:r>
        <w:rPr>
          <w:rFonts w:ascii="Arial" w:hAnsi="Arial" w:cs="Arial"/>
          <w:sz w:val="20"/>
        </w:rPr>
        <w:t>:</w:t>
      </w:r>
    </w:p>
    <w:p w14:paraId="04EBFD1F"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5"/>
          <w:sz w:val="18"/>
        </w:rPr>
        <w:t>DBMS_SESSION.SET_IDENTIFIER( 12345 );</w:t>
      </w:r>
    </w:p>
    <w:p w14:paraId="6C5A4EC6"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Tất cả các cuộc gọi SYS_CONTEXT trong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trả về các giá trị </w:t>
      </w:r>
      <w:r w:rsidRPr="001058B5">
        <w:rPr>
          <w:rFonts w:ascii="Arial" w:hAnsi="Arial" w:cs="Arial"/>
          <w:sz w:val="20"/>
        </w:rPr>
        <w:t>application</w:t>
      </w:r>
      <w:r w:rsidRPr="001058B5">
        <w:rPr>
          <w:rFonts w:ascii="Arial" w:hAnsi="Arial" w:cs="Arial"/>
          <w:spacing w:val="-23"/>
          <w:sz w:val="20"/>
        </w:rPr>
        <w:t xml:space="preserve"> </w:t>
      </w:r>
      <w:r w:rsidRPr="001058B5">
        <w:rPr>
          <w:rFonts w:ascii="Arial" w:hAnsi="Arial" w:cs="Arial"/>
          <w:sz w:val="20"/>
        </w:rPr>
        <w:t xml:space="preserve">context </w:t>
      </w:r>
      <w:r w:rsidRPr="00D339A7">
        <w:rPr>
          <w:rFonts w:ascii="Arial" w:hAnsi="Arial" w:cs="Arial"/>
          <w:sz w:val="20"/>
        </w:rPr>
        <w:t xml:space="preserve">chỉ thuộc về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Pr>
          <w:rFonts w:ascii="Arial" w:hAnsi="Arial" w:cs="Arial"/>
          <w:sz w:val="20"/>
        </w:rPr>
        <w:t xml:space="preserve"> .</w:t>
      </w:r>
    </w:p>
    <w:p w14:paraId="5F8CEAD4" w14:textId="77777777" w:rsidR="00257CFD"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sz w:val="20"/>
        </w:rPr>
        <w:t>Ví dụ, SYS_CONTEXT ('hr', 'id') trả về giá trị robert..</w:t>
      </w:r>
    </w:p>
    <w:p w14:paraId="3C19AC3F"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Khi kết thúc </w:t>
      </w:r>
      <w:r w:rsidRPr="001058B5">
        <w:rPr>
          <w:rFonts w:ascii="Arial" w:hAnsi="Arial" w:cs="Arial"/>
          <w:sz w:val="20"/>
        </w:rPr>
        <w:t>session</w:t>
      </w:r>
      <w:r w:rsidRPr="00D339A7">
        <w:rPr>
          <w:rFonts w:ascii="Arial" w:hAnsi="Arial" w:cs="Arial"/>
          <w:sz w:val="20"/>
        </w:rPr>
        <w:t xml:space="preserve">, AppSvr đưa ra câu lệnh sau để </w:t>
      </w:r>
      <w:r>
        <w:rPr>
          <w:rFonts w:ascii="Arial" w:hAnsi="Arial" w:cs="Arial"/>
          <w:sz w:val="20"/>
        </w:rPr>
        <w:t xml:space="preserve">xóa </w:t>
      </w:r>
      <w:r w:rsidRPr="00D339A7">
        <w:rPr>
          <w:rFonts w:ascii="Arial" w:hAnsi="Arial" w:cs="Arial"/>
          <w:sz w:val="20"/>
        </w:rPr>
        <w:t xml:space="preserve">sạch danh tính </w:t>
      </w:r>
      <w:r w:rsidRPr="001058B5">
        <w:rPr>
          <w:rFonts w:ascii="Arial" w:hAnsi="Arial" w:cs="Arial"/>
          <w:sz w:val="20"/>
        </w:rPr>
        <w:t>client</w:t>
      </w:r>
      <w:r w:rsidRPr="00D339A7">
        <w:rPr>
          <w:rFonts w:ascii="Arial" w:hAnsi="Arial" w:cs="Arial"/>
          <w:sz w:val="20"/>
        </w:rPr>
        <w:t>:</w:t>
      </w:r>
    </w:p>
    <w:p w14:paraId="3FF1AF93" w14:textId="77777777" w:rsidR="00257CFD" w:rsidRDefault="00257CFD" w:rsidP="00257CFD">
      <w:pPr>
        <w:pStyle w:val="ListParagraph"/>
        <w:spacing w:before="144"/>
        <w:ind w:left="2020" w:firstLine="0"/>
        <w:rPr>
          <w:rFonts w:ascii="Arial" w:hAnsi="Arial" w:cs="Arial"/>
          <w:w w:val="95"/>
          <w:sz w:val="18"/>
        </w:rPr>
      </w:pPr>
      <w:r w:rsidRPr="00D339A7">
        <w:rPr>
          <w:rFonts w:ascii="Arial" w:hAnsi="Arial" w:cs="Arial"/>
          <w:w w:val="95"/>
          <w:sz w:val="18"/>
        </w:rPr>
        <w:t>DBMS_SESSION.CLEAR_IDENTIFIER ( );</w:t>
      </w:r>
    </w:p>
    <w:p w14:paraId="35E96734" w14:textId="77777777" w:rsidR="00257CFD" w:rsidRPr="00D339A7" w:rsidRDefault="00257CFD" w:rsidP="00257CFD">
      <w:pPr>
        <w:pStyle w:val="ListParagraph"/>
        <w:spacing w:before="144"/>
        <w:ind w:left="2020" w:firstLine="0"/>
        <w:rPr>
          <w:rFonts w:ascii="Arial" w:hAnsi="Arial" w:cs="Arial"/>
          <w:sz w:val="18"/>
        </w:rPr>
      </w:pPr>
    </w:p>
    <w:p w14:paraId="562916B2" w14:textId="77777777" w:rsidR="00257CFD" w:rsidRDefault="00257CFD" w:rsidP="00257CFD">
      <w:pPr>
        <w:pStyle w:val="BodyText"/>
        <w:spacing w:line="230" w:lineRule="auto"/>
        <w:ind w:left="2259" w:right="185"/>
        <w:rPr>
          <w:rFonts w:ascii="Arial" w:hAnsi="Arial" w:cs="Arial"/>
        </w:rPr>
      </w:pPr>
      <w:r w:rsidRPr="00D339A7">
        <w:rPr>
          <w:rFonts w:ascii="Arial" w:hAnsi="Arial" w:cs="Arial"/>
        </w:rPr>
        <w:t xml:space="preserve">Ngay cả khi người dùng khác đăng nhập vào </w:t>
      </w:r>
      <w:r w:rsidRPr="001058B5">
        <w:rPr>
          <w:rFonts w:ascii="Arial" w:hAnsi="Arial" w:cs="Arial"/>
        </w:rPr>
        <w:t>database</w:t>
      </w:r>
      <w:r w:rsidRPr="00D339A7">
        <w:rPr>
          <w:rFonts w:ascii="Arial" w:hAnsi="Arial" w:cs="Arial"/>
        </w:rPr>
        <w:t xml:space="preserve">, người dùng này không thể truy cập </w:t>
      </w:r>
      <w:r w:rsidRPr="001058B5">
        <w:rPr>
          <w:rFonts w:ascii="Arial" w:hAnsi="Arial" w:cs="Arial"/>
        </w:rPr>
        <w:t>global context</w:t>
      </w:r>
      <w:r w:rsidRPr="00D339A7">
        <w:rPr>
          <w:rFonts w:ascii="Arial" w:hAnsi="Arial" w:cs="Arial"/>
        </w:rPr>
        <w:t xml:space="preserve"> được thiết lập bởi AppSvr, vì AppSvr chỉ định rằng chỉ ứng dụng có người dùng APPSMGR được đăng nhập mới có thể nhìn thấy nó. Nếu AppSvr sử dụng như sau, thì bất kỳ </w:t>
      </w:r>
      <w:r w:rsidRPr="001058B5">
        <w:rPr>
          <w:rFonts w:ascii="Arial" w:hAnsi="Arial" w:cs="Arial"/>
        </w:rPr>
        <w:t>ession</w:t>
      </w:r>
      <w:r w:rsidRPr="00D339A7">
        <w:rPr>
          <w:rFonts w:ascii="Arial" w:hAnsi="Arial" w:cs="Arial"/>
        </w:rPr>
        <w:t xml:space="preserve">người dùng nào có </w:t>
      </w:r>
      <w:r w:rsidRPr="001058B5">
        <w:rPr>
          <w:rFonts w:ascii="Arial" w:hAnsi="Arial" w:cs="Arial"/>
        </w:rPr>
        <w:t xml:space="preserve">client ID </w:t>
      </w:r>
      <w:r w:rsidRPr="00D339A7">
        <w:rPr>
          <w:rFonts w:ascii="Arial" w:hAnsi="Arial" w:cs="Arial"/>
        </w:rPr>
        <w:t xml:space="preserve">được đặt là 12345 đều có thể thấy </w:t>
      </w:r>
      <w:r w:rsidRPr="001058B5">
        <w:rPr>
          <w:rFonts w:ascii="Arial" w:hAnsi="Arial" w:cs="Arial"/>
        </w:rPr>
        <w:t>global context</w:t>
      </w:r>
      <w:r w:rsidRPr="00D339A7">
        <w:rPr>
          <w:rFonts w:ascii="Arial" w:hAnsi="Arial" w:cs="Arial"/>
        </w:rPr>
        <w:t>:</w:t>
      </w:r>
    </w:p>
    <w:p w14:paraId="01589E95" w14:textId="77777777" w:rsidR="00257CFD" w:rsidRPr="001058B5" w:rsidRDefault="00257CFD" w:rsidP="00257CFD">
      <w:pPr>
        <w:spacing w:before="136" w:line="259" w:lineRule="auto"/>
        <w:ind w:left="2260" w:right="848"/>
        <w:rPr>
          <w:rFonts w:ascii="Arial" w:hAnsi="Arial" w:cs="Arial"/>
          <w:sz w:val="18"/>
        </w:rPr>
      </w:pPr>
      <w:r w:rsidRPr="001058B5">
        <w:rPr>
          <w:rFonts w:ascii="Arial" w:hAnsi="Arial" w:cs="Arial"/>
          <w:w w:val="90"/>
          <w:sz w:val="18"/>
        </w:rPr>
        <w:t>DBMS_SESSION.SET_CONTEXT(</w:t>
      </w:r>
      <w:r w:rsidRPr="001058B5">
        <w:rPr>
          <w:rFonts w:ascii="Arial" w:hAnsi="Arial" w:cs="Arial"/>
          <w:spacing w:val="-42"/>
          <w:w w:val="90"/>
          <w:sz w:val="18"/>
        </w:rPr>
        <w:t xml:space="preserve"> </w:t>
      </w:r>
      <w:r w:rsidRPr="001058B5">
        <w:rPr>
          <w:rFonts w:ascii="Arial" w:hAnsi="Arial" w:cs="Arial"/>
          <w:w w:val="90"/>
          <w:sz w:val="18"/>
        </w:rPr>
        <w:t>'hr_ctx',</w:t>
      </w:r>
      <w:r w:rsidRPr="001058B5">
        <w:rPr>
          <w:rFonts w:ascii="Arial" w:hAnsi="Arial" w:cs="Arial"/>
          <w:spacing w:val="-42"/>
          <w:w w:val="90"/>
          <w:sz w:val="18"/>
        </w:rPr>
        <w:t xml:space="preserve"> </w:t>
      </w:r>
      <w:r w:rsidRPr="001058B5">
        <w:rPr>
          <w:rFonts w:ascii="Arial" w:hAnsi="Arial" w:cs="Arial"/>
          <w:w w:val="90"/>
          <w:sz w:val="18"/>
        </w:rPr>
        <w:t>'id',</w:t>
      </w:r>
      <w:r w:rsidRPr="001058B5">
        <w:rPr>
          <w:rFonts w:ascii="Arial" w:hAnsi="Arial" w:cs="Arial"/>
          <w:spacing w:val="-42"/>
          <w:w w:val="90"/>
          <w:sz w:val="18"/>
        </w:rPr>
        <w:t xml:space="preserve"> </w:t>
      </w:r>
      <w:r w:rsidRPr="001058B5">
        <w:rPr>
          <w:rFonts w:ascii="Arial" w:hAnsi="Arial" w:cs="Arial"/>
          <w:w w:val="90"/>
          <w:sz w:val="18"/>
        </w:rPr>
        <w:t>'robert',</w:t>
      </w:r>
      <w:r w:rsidRPr="001058B5">
        <w:rPr>
          <w:rFonts w:ascii="Arial" w:hAnsi="Arial" w:cs="Arial"/>
          <w:spacing w:val="-42"/>
          <w:w w:val="90"/>
          <w:sz w:val="18"/>
        </w:rPr>
        <w:t xml:space="preserve"> </w:t>
      </w:r>
      <w:r w:rsidRPr="001058B5">
        <w:rPr>
          <w:rFonts w:ascii="Arial" w:hAnsi="Arial" w:cs="Arial"/>
          <w:w w:val="90"/>
          <w:sz w:val="18"/>
        </w:rPr>
        <w:t>NULL</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12345</w:t>
      </w:r>
      <w:r w:rsidRPr="001058B5">
        <w:rPr>
          <w:rFonts w:ascii="Arial" w:hAnsi="Arial" w:cs="Arial"/>
          <w:spacing w:val="-42"/>
          <w:w w:val="90"/>
          <w:sz w:val="18"/>
        </w:rPr>
        <w:t xml:space="preserve"> </w:t>
      </w:r>
      <w:r w:rsidRPr="001058B5">
        <w:rPr>
          <w:rFonts w:ascii="Arial" w:hAnsi="Arial" w:cs="Arial"/>
          <w:w w:val="90"/>
          <w:sz w:val="18"/>
        </w:rPr>
        <w:t>); DBMS_SESSION.SET_CONTEXT(</w:t>
      </w:r>
      <w:r w:rsidRPr="001058B5">
        <w:rPr>
          <w:rFonts w:ascii="Arial" w:hAnsi="Arial" w:cs="Arial"/>
          <w:spacing w:val="-48"/>
          <w:w w:val="90"/>
          <w:sz w:val="18"/>
        </w:rPr>
        <w:t xml:space="preserve"> </w:t>
      </w:r>
      <w:r w:rsidRPr="001058B5">
        <w:rPr>
          <w:rFonts w:ascii="Arial" w:hAnsi="Arial" w:cs="Arial"/>
          <w:w w:val="90"/>
          <w:sz w:val="18"/>
        </w:rPr>
        <w:t>'hr_ctx',</w:t>
      </w:r>
      <w:r w:rsidRPr="001058B5">
        <w:rPr>
          <w:rFonts w:ascii="Arial" w:hAnsi="Arial" w:cs="Arial"/>
          <w:spacing w:val="-47"/>
          <w:w w:val="90"/>
          <w:sz w:val="18"/>
        </w:rPr>
        <w:t xml:space="preserve"> </w:t>
      </w:r>
      <w:r w:rsidRPr="001058B5">
        <w:rPr>
          <w:rFonts w:ascii="Arial" w:hAnsi="Arial" w:cs="Arial"/>
          <w:w w:val="90"/>
          <w:sz w:val="18"/>
        </w:rPr>
        <w:t>'dept',</w:t>
      </w:r>
      <w:r w:rsidRPr="001058B5">
        <w:rPr>
          <w:rFonts w:ascii="Arial" w:hAnsi="Arial" w:cs="Arial"/>
          <w:spacing w:val="-48"/>
          <w:w w:val="90"/>
          <w:sz w:val="18"/>
        </w:rPr>
        <w:t xml:space="preserve"> </w:t>
      </w:r>
      <w:r w:rsidRPr="001058B5">
        <w:rPr>
          <w:rFonts w:ascii="Arial" w:hAnsi="Arial" w:cs="Arial"/>
          <w:w w:val="90"/>
          <w:sz w:val="18"/>
        </w:rPr>
        <w:t>'sales',</w:t>
      </w:r>
      <w:r w:rsidRPr="001058B5">
        <w:rPr>
          <w:rFonts w:ascii="Arial" w:hAnsi="Arial" w:cs="Arial"/>
          <w:spacing w:val="-48"/>
          <w:w w:val="90"/>
          <w:sz w:val="18"/>
        </w:rPr>
        <w:t xml:space="preserve"> </w:t>
      </w:r>
      <w:r w:rsidRPr="001058B5">
        <w:rPr>
          <w:rFonts w:ascii="Arial" w:hAnsi="Arial" w:cs="Arial"/>
          <w:w w:val="90"/>
          <w:sz w:val="18"/>
        </w:rPr>
        <w:t>NULL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12345</w:t>
      </w:r>
      <w:r w:rsidRPr="001058B5">
        <w:rPr>
          <w:rFonts w:ascii="Arial" w:hAnsi="Arial" w:cs="Arial"/>
          <w:spacing w:val="-47"/>
          <w:w w:val="90"/>
          <w:sz w:val="18"/>
        </w:rPr>
        <w:t xml:space="preserve"> </w:t>
      </w:r>
      <w:r w:rsidRPr="001058B5">
        <w:rPr>
          <w:rFonts w:ascii="Arial" w:hAnsi="Arial" w:cs="Arial"/>
          <w:w w:val="90"/>
          <w:sz w:val="18"/>
        </w:rPr>
        <w:t>);</w:t>
      </w:r>
    </w:p>
    <w:p w14:paraId="3FC86D88" w14:textId="77777777" w:rsidR="00257CFD" w:rsidRPr="001058B5" w:rsidRDefault="00257CFD" w:rsidP="00257CFD">
      <w:pPr>
        <w:pStyle w:val="BodyText"/>
        <w:spacing w:before="9"/>
        <w:rPr>
          <w:rFonts w:ascii="Arial" w:hAnsi="Arial" w:cs="Arial"/>
          <w:sz w:val="16"/>
        </w:rPr>
      </w:pPr>
    </w:p>
    <w:p w14:paraId="071EC51D" w14:textId="77777777" w:rsidR="00257CFD" w:rsidRDefault="00257CFD" w:rsidP="00257CFD">
      <w:pPr>
        <w:pStyle w:val="BodyText"/>
        <w:ind w:left="2260"/>
        <w:rPr>
          <w:rFonts w:ascii="Arial" w:hAnsi="Arial" w:cs="Arial"/>
        </w:rPr>
      </w:pPr>
      <w:r w:rsidRPr="003E4589">
        <w:rPr>
          <w:rFonts w:ascii="Arial" w:hAnsi="Arial" w:cs="Arial"/>
        </w:rPr>
        <w:t>Đặt USERNAME thành NULL cho phép người dùng khác nhau chia sẻ cùng một ngữ cảnh.</w:t>
      </w:r>
    </w:p>
    <w:p w14:paraId="427CAC26" w14:textId="77777777" w:rsidR="00257CFD" w:rsidRPr="001058B5" w:rsidRDefault="008D1AB8" w:rsidP="00257CFD">
      <w:pPr>
        <w:pStyle w:val="BodyText"/>
        <w:rPr>
          <w:rFonts w:ascii="Arial" w:hAnsi="Arial" w:cs="Arial"/>
          <w:sz w:val="18"/>
        </w:rPr>
      </w:pPr>
      <w:r>
        <w:rPr>
          <w:rFonts w:ascii="Arial" w:hAnsi="Arial" w:cs="Arial"/>
        </w:rPr>
        <w:pict w14:anchorId="5C604A4C">
          <v:group id="_x0000_s1825" style="position:absolute;margin-left:204pt;margin-top:13.15pt;width:312pt;height:2.5pt;z-index:502666992;mso-wrap-distance-left:0;mso-wrap-distance-right:0;mso-position-horizontal-relative:page" coordorigin="4080,263" coordsize="6240,50">
            <v:line id="_x0000_s1826" style="position:absolute" from="4080,266" to="10320,266" strokeweight=".24pt"/>
            <v:line id="_x0000_s1827" style="position:absolute" from="4080,310" to="10320,310" strokeweight=".24pt"/>
            <w10:wrap type="topAndBottom" anchorx="page"/>
          </v:group>
        </w:pict>
      </w:r>
    </w:p>
    <w:p w14:paraId="43E4F3A3" w14:textId="77777777" w:rsidR="00257CFD" w:rsidRPr="001058B5" w:rsidRDefault="00257CFD" w:rsidP="00257CFD">
      <w:pPr>
        <w:pStyle w:val="BodyText"/>
        <w:spacing w:before="28" w:after="103" w:line="230" w:lineRule="auto"/>
        <w:ind w:left="2980" w:right="848"/>
        <w:rPr>
          <w:rFonts w:ascii="Arial" w:hAnsi="Arial" w:cs="Arial"/>
        </w:rPr>
      </w:pPr>
      <w:r w:rsidRPr="001058B5">
        <w:rPr>
          <w:rFonts w:ascii="Arial" w:hAnsi="Arial" w:cs="Arial"/>
          <w:b/>
          <w:sz w:val="19"/>
        </w:rPr>
        <w:t xml:space="preserve">Note: </w:t>
      </w:r>
      <w:r>
        <w:rPr>
          <w:rFonts w:ascii="Arial" w:hAnsi="Arial" w:cs="Arial"/>
          <w:b/>
          <w:sz w:val="19"/>
        </w:rPr>
        <w:t xml:space="preserve">    </w:t>
      </w:r>
      <w:r w:rsidRPr="003E4589">
        <w:rPr>
          <w:rFonts w:ascii="Arial" w:hAnsi="Arial" w:cs="Arial"/>
          <w:sz w:val="19"/>
        </w:rPr>
        <w:t xml:space="preserve">Hãy nhận biết ý nghĩa bảo mật của các cài đặt khác nhau của </w:t>
      </w:r>
      <w:r w:rsidRPr="001058B5">
        <w:rPr>
          <w:rFonts w:ascii="Arial" w:hAnsi="Arial" w:cs="Arial"/>
        </w:rPr>
        <w:t>global context</w:t>
      </w:r>
      <w:r w:rsidRPr="003E4589">
        <w:rPr>
          <w:rFonts w:ascii="Arial" w:hAnsi="Arial" w:cs="Arial"/>
          <w:sz w:val="19"/>
        </w:rPr>
        <w:t xml:space="preserve">. NULL trong tên người dùng có nghĩa là bất kỳ người dùng nào cũng có thể truy cập </w:t>
      </w:r>
      <w:r w:rsidRPr="001058B5">
        <w:rPr>
          <w:rFonts w:ascii="Arial" w:hAnsi="Arial" w:cs="Arial"/>
        </w:rPr>
        <w:t>global context</w:t>
      </w:r>
      <w:r w:rsidRPr="003E4589">
        <w:rPr>
          <w:rFonts w:ascii="Arial" w:hAnsi="Arial" w:cs="Arial"/>
          <w:sz w:val="19"/>
        </w:rPr>
        <w:t xml:space="preserve">. Một ID khách hàng NULL trong </w:t>
      </w:r>
      <w:r w:rsidRPr="001058B5">
        <w:rPr>
          <w:rFonts w:ascii="Arial" w:hAnsi="Arial" w:cs="Arial"/>
        </w:rPr>
        <w:t>global context</w:t>
      </w:r>
      <w:r w:rsidRPr="003E4589">
        <w:rPr>
          <w:rFonts w:ascii="Arial" w:hAnsi="Arial" w:cs="Arial"/>
          <w:sz w:val="19"/>
        </w:rPr>
        <w:t xml:space="preserve"> có nghĩa là một </w:t>
      </w:r>
      <w:r w:rsidRPr="001058B5">
        <w:rPr>
          <w:rFonts w:ascii="Arial" w:hAnsi="Arial" w:cs="Arial"/>
        </w:rPr>
        <w:t>session</w:t>
      </w:r>
      <w:r w:rsidRPr="003E4589">
        <w:rPr>
          <w:rFonts w:ascii="Arial" w:hAnsi="Arial" w:cs="Arial"/>
          <w:sz w:val="19"/>
        </w:rPr>
        <w:t xml:space="preserve"> có </w:t>
      </w:r>
      <w:r w:rsidRPr="001058B5">
        <w:rPr>
          <w:rFonts w:ascii="Arial" w:hAnsi="Arial" w:cs="Arial"/>
        </w:rPr>
        <w:t xml:space="preserve">client ID </w:t>
      </w:r>
      <w:r w:rsidRPr="003E4589">
        <w:rPr>
          <w:rFonts w:ascii="Arial" w:hAnsi="Arial" w:cs="Arial"/>
          <w:sz w:val="19"/>
        </w:rPr>
        <w:t xml:space="preserve">không được khởi tạo có thể truy cập </w:t>
      </w:r>
      <w:r w:rsidRPr="001058B5">
        <w:rPr>
          <w:rFonts w:ascii="Arial" w:hAnsi="Arial" w:cs="Arial"/>
        </w:rPr>
        <w:t>global context</w:t>
      </w:r>
      <w:r w:rsidRPr="003E4589">
        <w:rPr>
          <w:rFonts w:ascii="Arial" w:hAnsi="Arial" w:cs="Arial"/>
          <w:sz w:val="19"/>
        </w:rPr>
        <w:t xml:space="preserve">. Để đảm bảo rằng chỉ người dùng đã đăng nhập mới có thể truy cập </w:t>
      </w:r>
      <w:r w:rsidRPr="001058B5">
        <w:rPr>
          <w:rFonts w:ascii="Arial" w:hAnsi="Arial" w:cs="Arial"/>
        </w:rPr>
        <w:t>session</w:t>
      </w:r>
      <w:r w:rsidRPr="003E4589">
        <w:rPr>
          <w:rFonts w:ascii="Arial" w:hAnsi="Arial" w:cs="Arial"/>
          <w:sz w:val="19"/>
        </w:rPr>
        <w:t>, hãy chỉ định USER thay vì NULL</w:t>
      </w:r>
      <w:r w:rsidRPr="003E4589">
        <w:rPr>
          <w:rFonts w:ascii="Arial" w:hAnsi="Arial" w:cs="Arial"/>
          <w:b/>
          <w:sz w:val="19"/>
        </w:rPr>
        <w:t>.</w:t>
      </w:r>
    </w:p>
    <w:p w14:paraId="41639925" w14:textId="77777777" w:rsidR="00257CFD" w:rsidRPr="001058B5" w:rsidRDefault="008D1AB8"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3F56778">
          <v:group id="_x0000_s1768" style="width:312pt;height:2.55pt;mso-position-horizontal-relative:char;mso-position-vertical-relative:line" coordsize="6240,51">
            <v:line id="_x0000_s1769" style="position:absolute" from="0,2" to="6240,2" strokeweight=".24pt"/>
            <v:line id="_x0000_s1770" style="position:absolute" from="0,48" to="6240,48" strokeweight=".24pt"/>
            <w10:anchorlock/>
          </v:group>
        </w:pict>
      </w:r>
    </w:p>
    <w:p w14:paraId="24F6ED9F" w14:textId="77777777" w:rsidR="00257CFD" w:rsidRPr="001058B5" w:rsidRDefault="00257CFD" w:rsidP="00257CFD">
      <w:pPr>
        <w:pStyle w:val="BodyText"/>
        <w:spacing w:before="9"/>
        <w:rPr>
          <w:rFonts w:ascii="Arial" w:hAnsi="Arial" w:cs="Arial"/>
          <w:sz w:val="11"/>
        </w:rPr>
      </w:pPr>
    </w:p>
    <w:p w14:paraId="3006A3AF" w14:textId="77777777" w:rsidR="00257CFD" w:rsidRPr="001058B5" w:rsidRDefault="00257CFD" w:rsidP="00257CFD">
      <w:pPr>
        <w:pStyle w:val="BodyText"/>
        <w:spacing w:before="93"/>
        <w:ind w:left="2260"/>
        <w:rPr>
          <w:rFonts w:ascii="Arial" w:hAnsi="Arial" w:cs="Arial"/>
        </w:rPr>
      </w:pPr>
      <w:r>
        <w:rPr>
          <w:rFonts w:ascii="Arial" w:hAnsi="Arial" w:cs="Arial"/>
        </w:rPr>
        <w:t xml:space="preserve">Bạn có thể truy vấn định danh </w:t>
      </w:r>
      <w:r w:rsidRPr="001058B5">
        <w:rPr>
          <w:rFonts w:ascii="Arial" w:hAnsi="Arial" w:cs="Arial"/>
        </w:rPr>
        <w:t xml:space="preserve">client </w:t>
      </w:r>
      <w:r>
        <w:rPr>
          <w:rFonts w:ascii="Arial" w:hAnsi="Arial" w:cs="Arial"/>
        </w:rPr>
        <w:t xml:space="preserve">được thiết lập trong </w:t>
      </w:r>
      <w:r w:rsidRPr="001058B5">
        <w:rPr>
          <w:rFonts w:ascii="Arial" w:hAnsi="Arial" w:cs="Arial"/>
        </w:rPr>
        <w:t xml:space="preserve"> session </w:t>
      </w:r>
      <w:r>
        <w:rPr>
          <w:rFonts w:ascii="Arial" w:hAnsi="Arial" w:cs="Arial"/>
        </w:rPr>
        <w:t>như sau</w:t>
      </w:r>
      <w:r w:rsidRPr="001058B5">
        <w:rPr>
          <w:rFonts w:ascii="Arial" w:hAnsi="Arial" w:cs="Arial"/>
        </w:rPr>
        <w:t>:</w:t>
      </w:r>
    </w:p>
    <w:p w14:paraId="09C24FE3" w14:textId="77777777" w:rsidR="00257CFD" w:rsidRPr="001058B5" w:rsidRDefault="00257CFD" w:rsidP="00257CFD">
      <w:pPr>
        <w:spacing w:before="140"/>
        <w:ind w:left="2260"/>
        <w:rPr>
          <w:rFonts w:ascii="Arial" w:hAnsi="Arial" w:cs="Arial"/>
          <w:sz w:val="18"/>
        </w:rPr>
      </w:pPr>
      <w:r w:rsidRPr="001058B5">
        <w:rPr>
          <w:rFonts w:ascii="Arial" w:hAnsi="Arial" w:cs="Arial"/>
          <w:w w:val="85"/>
          <w:sz w:val="18"/>
        </w:rPr>
        <w:t>SELECT SYS_CONTEXT('USERENV','CLIENT_IDENTIFIER') FROM dual;</w:t>
      </w:r>
    </w:p>
    <w:p w14:paraId="7E7F6CBC" w14:textId="77777777" w:rsidR="00257CFD" w:rsidRPr="001058B5" w:rsidRDefault="00257CFD" w:rsidP="00257CFD">
      <w:pPr>
        <w:pStyle w:val="BodyText"/>
        <w:spacing w:before="2"/>
        <w:rPr>
          <w:rFonts w:ascii="Arial" w:hAnsi="Arial" w:cs="Arial"/>
          <w:sz w:val="18"/>
        </w:rPr>
      </w:pPr>
    </w:p>
    <w:p w14:paraId="797B6E1E" w14:textId="77777777" w:rsidR="00257CFD" w:rsidRPr="001058B5" w:rsidRDefault="00257CFD" w:rsidP="00257CFD">
      <w:pPr>
        <w:pStyle w:val="BodyText"/>
        <w:spacing w:before="1"/>
        <w:ind w:left="2260"/>
        <w:rPr>
          <w:rFonts w:ascii="Arial" w:hAnsi="Arial" w:cs="Arial"/>
        </w:rPr>
      </w:pPr>
      <w:r w:rsidRPr="001058B5">
        <w:rPr>
          <w:rFonts w:ascii="Arial" w:hAnsi="Arial" w:cs="Arial"/>
        </w:rPr>
        <w:t>The following output should appear:</w:t>
      </w:r>
    </w:p>
    <w:p w14:paraId="0F3C5EA0"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SYS_CONTEXT('USERENV','CLIENT_IDENTIFIER')</w:t>
      </w:r>
    </w:p>
    <w:p w14:paraId="1A06DEFE" w14:textId="77777777" w:rsidR="00257CFD" w:rsidRPr="001058B5" w:rsidRDefault="00257CFD" w:rsidP="00257CFD">
      <w:pPr>
        <w:spacing w:before="17" w:line="259" w:lineRule="auto"/>
        <w:ind w:left="2260" w:right="309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12345</w:t>
      </w:r>
    </w:p>
    <w:p w14:paraId="14A578F6" w14:textId="77777777" w:rsidR="00257CFD" w:rsidRPr="001058B5" w:rsidRDefault="00257CFD" w:rsidP="00257CFD">
      <w:pPr>
        <w:pStyle w:val="BodyText"/>
        <w:spacing w:before="3"/>
        <w:rPr>
          <w:rFonts w:ascii="Arial" w:hAnsi="Arial" w:cs="Arial"/>
          <w:sz w:val="17"/>
        </w:rPr>
      </w:pPr>
    </w:p>
    <w:p w14:paraId="2B1E422C" w14:textId="77777777" w:rsidR="00257CFD" w:rsidRDefault="00257CFD" w:rsidP="00257CFD">
      <w:pPr>
        <w:pStyle w:val="BodyText"/>
        <w:spacing w:before="1" w:line="232" w:lineRule="auto"/>
        <w:ind w:left="2260" w:right="102"/>
        <w:rPr>
          <w:rFonts w:ascii="Arial" w:hAnsi="Arial" w:cs="Arial"/>
        </w:rPr>
      </w:pPr>
      <w:r w:rsidRPr="003E4589">
        <w:rPr>
          <w:rFonts w:ascii="Arial" w:hAnsi="Arial" w:cs="Arial"/>
        </w:rPr>
        <w:t xml:space="preserve">Quản trị viên bảo mật có thể xem </w:t>
      </w:r>
      <w:r w:rsidRPr="001058B5">
        <w:rPr>
          <w:rFonts w:ascii="Arial" w:hAnsi="Arial" w:cs="Arial"/>
        </w:rPr>
        <w:t>sessions</w:t>
      </w:r>
      <w:r w:rsidRPr="003E4589">
        <w:rPr>
          <w:rFonts w:ascii="Arial" w:hAnsi="Arial" w:cs="Arial"/>
        </w:rPr>
        <w:t xml:space="preserve"> nào có bộ nhận </w:t>
      </w:r>
      <w:r>
        <w:rPr>
          <w:rFonts w:ascii="Arial" w:hAnsi="Arial" w:cs="Arial"/>
        </w:rPr>
        <w:t>định danh client</w:t>
      </w:r>
      <w:r w:rsidRPr="003E4589">
        <w:rPr>
          <w:rFonts w:ascii="Arial" w:hAnsi="Arial" w:cs="Arial"/>
        </w:rPr>
        <w:t xml:space="preserve"> được </w:t>
      </w:r>
      <w:r>
        <w:rPr>
          <w:rFonts w:ascii="Arial" w:hAnsi="Arial" w:cs="Arial"/>
        </w:rPr>
        <w:t xml:space="preserve">thiết lập </w:t>
      </w:r>
      <w:r w:rsidRPr="003E4589">
        <w:rPr>
          <w:rFonts w:ascii="Arial" w:hAnsi="Arial" w:cs="Arial"/>
        </w:rPr>
        <w:t>bằng cách truy vấn V$SESSION view cho CLIENT_IDENTIFIER và USERNAME, ví dụ:</w:t>
      </w:r>
    </w:p>
    <w:p w14:paraId="42DD4C6E"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COL client_identifier format a18</w:t>
      </w:r>
    </w:p>
    <w:p w14:paraId="3EC9E583"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SELECT CLIENT_IDENTIFIER, USERNAME from V$SESSION;</w:t>
      </w:r>
    </w:p>
    <w:p w14:paraId="6276AC5A" w14:textId="77777777" w:rsidR="00257CFD" w:rsidRPr="001058B5" w:rsidRDefault="00257CFD" w:rsidP="00257CFD">
      <w:pPr>
        <w:rPr>
          <w:rFonts w:ascii="Arial" w:hAnsi="Arial" w:cs="Arial"/>
          <w:sz w:val="18"/>
        </w:rPr>
        <w:sectPr w:rsidR="00257CFD" w:rsidRPr="001058B5">
          <w:footerReference w:type="even" r:id="rId141"/>
          <w:footerReference w:type="default" r:id="rId142"/>
          <w:pgSz w:w="12240" w:h="15840"/>
          <w:pgMar w:top="840" w:right="1060" w:bottom="860" w:left="1100" w:header="549" w:footer="663" w:gutter="0"/>
          <w:pgNumType w:start="41"/>
          <w:cols w:space="720"/>
        </w:sectPr>
      </w:pPr>
    </w:p>
    <w:p w14:paraId="7DBEE9C2" w14:textId="77777777" w:rsidR="00257CFD" w:rsidRPr="001058B5" w:rsidRDefault="00257CFD" w:rsidP="00257CFD">
      <w:pPr>
        <w:pStyle w:val="BodyText"/>
        <w:spacing w:before="10"/>
        <w:rPr>
          <w:rFonts w:ascii="Arial" w:hAnsi="Arial" w:cs="Arial"/>
          <w:sz w:val="27"/>
        </w:rPr>
      </w:pPr>
    </w:p>
    <w:p w14:paraId="201ABB5A" w14:textId="77777777" w:rsidR="00257CFD" w:rsidRPr="001058B5" w:rsidRDefault="00257CFD" w:rsidP="00257CFD">
      <w:pPr>
        <w:pStyle w:val="BodyText"/>
        <w:spacing w:before="93"/>
        <w:ind w:left="1660"/>
        <w:rPr>
          <w:rFonts w:ascii="Arial" w:hAnsi="Arial" w:cs="Arial"/>
        </w:rPr>
      </w:pPr>
      <w:r w:rsidRPr="001058B5">
        <w:rPr>
          <w:rFonts w:ascii="Arial" w:hAnsi="Arial" w:cs="Arial"/>
        </w:rPr>
        <w:t>The following output should appear:</w:t>
      </w:r>
    </w:p>
    <w:p w14:paraId="3C92398C" w14:textId="77777777" w:rsidR="00257CFD" w:rsidRPr="001058B5" w:rsidRDefault="00257CFD" w:rsidP="00257CFD">
      <w:pPr>
        <w:tabs>
          <w:tab w:val="left" w:pos="3512"/>
        </w:tabs>
        <w:spacing w:before="140"/>
        <w:ind w:left="1660"/>
        <w:rPr>
          <w:rFonts w:ascii="Arial" w:hAnsi="Arial" w:cs="Arial"/>
          <w:sz w:val="18"/>
        </w:rPr>
      </w:pPr>
      <w:r w:rsidRPr="001058B5">
        <w:rPr>
          <w:rFonts w:ascii="Arial" w:hAnsi="Arial" w:cs="Arial"/>
          <w:w w:val="85"/>
          <w:sz w:val="18"/>
        </w:rPr>
        <w:t>CLIENT_IDENTIFIER</w:t>
      </w:r>
      <w:r w:rsidRPr="001058B5">
        <w:rPr>
          <w:rFonts w:ascii="Arial" w:hAnsi="Arial" w:cs="Arial"/>
          <w:w w:val="85"/>
          <w:sz w:val="18"/>
        </w:rPr>
        <w:tab/>
      </w:r>
      <w:r w:rsidRPr="001058B5">
        <w:rPr>
          <w:rFonts w:ascii="Arial" w:hAnsi="Arial" w:cs="Arial"/>
          <w:w w:val="95"/>
          <w:sz w:val="18"/>
        </w:rPr>
        <w:t>USERNAME</w:t>
      </w:r>
    </w:p>
    <w:p w14:paraId="50B67F22" w14:textId="77777777" w:rsidR="00257CFD" w:rsidRPr="001058B5" w:rsidRDefault="00257CFD" w:rsidP="00257CFD">
      <w:pPr>
        <w:tabs>
          <w:tab w:val="left" w:pos="3512"/>
        </w:tabs>
        <w:spacing w:before="16" w:line="259" w:lineRule="auto"/>
        <w:ind w:left="1660" w:right="5822"/>
        <w:rPr>
          <w:rFonts w:ascii="Arial" w:hAnsi="Arial" w:cs="Arial"/>
          <w:sz w:val="18"/>
        </w:rPr>
      </w:pPr>
      <w:r w:rsidRPr="001058B5">
        <w:rPr>
          <w:rFonts w:ascii="Arial" w:hAnsi="Arial" w:cs="Arial"/>
          <w:w w:val="90"/>
          <w:sz w:val="18"/>
        </w:rPr>
        <w:t>------------------</w:t>
      </w:r>
      <w:r w:rsidRPr="001058B5">
        <w:rPr>
          <w:rFonts w:ascii="Arial" w:hAnsi="Arial" w:cs="Arial"/>
          <w:spacing w:val="-34"/>
          <w:w w:val="90"/>
          <w:sz w:val="18"/>
        </w:rPr>
        <w:t xml:space="preserve"> </w:t>
      </w:r>
      <w:r w:rsidRPr="001058B5">
        <w:rPr>
          <w:rFonts w:ascii="Arial" w:hAnsi="Arial" w:cs="Arial"/>
          <w:w w:val="90"/>
          <w:sz w:val="18"/>
        </w:rPr>
        <w:t xml:space="preserve">-------- </w:t>
      </w:r>
      <w:r w:rsidRPr="001058B5">
        <w:rPr>
          <w:rFonts w:ascii="Arial" w:hAnsi="Arial" w:cs="Arial"/>
          <w:w w:val="95"/>
          <w:sz w:val="18"/>
        </w:rPr>
        <w:t>12345</w:t>
      </w:r>
      <w:r w:rsidRPr="001058B5">
        <w:rPr>
          <w:rFonts w:ascii="Arial" w:hAnsi="Arial" w:cs="Arial"/>
          <w:w w:val="95"/>
          <w:sz w:val="18"/>
        </w:rPr>
        <w:tab/>
      </w:r>
      <w:r w:rsidRPr="001058B5">
        <w:rPr>
          <w:rFonts w:ascii="Arial" w:hAnsi="Arial" w:cs="Arial"/>
          <w:w w:val="90"/>
          <w:sz w:val="18"/>
        </w:rPr>
        <w:t>APPSMGR</w:t>
      </w:r>
    </w:p>
    <w:p w14:paraId="04381BF0" w14:textId="77777777" w:rsidR="00257CFD" w:rsidRPr="001058B5" w:rsidRDefault="00257CFD" w:rsidP="00257CFD">
      <w:pPr>
        <w:pStyle w:val="BodyText"/>
        <w:spacing w:before="4"/>
        <w:rPr>
          <w:rFonts w:ascii="Arial" w:hAnsi="Arial" w:cs="Arial"/>
          <w:sz w:val="17"/>
        </w:rPr>
      </w:pPr>
    </w:p>
    <w:p w14:paraId="77947ED5" w14:textId="77777777" w:rsidR="00257CFD" w:rsidRDefault="00257CFD" w:rsidP="00257CFD">
      <w:pPr>
        <w:pStyle w:val="BodyText"/>
        <w:spacing w:line="232" w:lineRule="auto"/>
        <w:ind w:left="1659" w:right="848"/>
        <w:rPr>
          <w:rFonts w:ascii="Arial" w:hAnsi="Arial" w:cs="Arial"/>
        </w:rPr>
      </w:pPr>
      <w:r w:rsidRPr="003E4589">
        <w:rPr>
          <w:rFonts w:ascii="Arial" w:hAnsi="Arial" w:cs="Arial"/>
        </w:rPr>
        <w:t xml:space="preserve">Để kiểm tra lượng vùng </w:t>
      </w:r>
      <w:r w:rsidRPr="001058B5">
        <w:rPr>
          <w:rFonts w:ascii="Arial" w:hAnsi="Arial" w:cs="Arial"/>
        </w:rPr>
        <w:t xml:space="preserve">global context </w:t>
      </w:r>
      <w:r w:rsidRPr="003E4589">
        <w:rPr>
          <w:rFonts w:ascii="Arial" w:hAnsi="Arial" w:cs="Arial"/>
        </w:rPr>
        <w:t>(tính bằng byte) đang được sử dụng, hãy sử dụng truy vấn sau:</w:t>
      </w:r>
    </w:p>
    <w:p w14:paraId="16D29782"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SELECT SYS_CONTEXT('USERENV','GLOBAL_CONTEXT_MEMORY') FROM dual;</w:t>
      </w:r>
    </w:p>
    <w:p w14:paraId="280B1FE2" w14:textId="77777777" w:rsidR="00257CFD" w:rsidRPr="001058B5" w:rsidRDefault="00257CFD" w:rsidP="00257CFD">
      <w:pPr>
        <w:pStyle w:val="BodyText"/>
        <w:spacing w:before="3"/>
        <w:rPr>
          <w:rFonts w:ascii="Arial" w:hAnsi="Arial" w:cs="Arial"/>
          <w:sz w:val="18"/>
        </w:rPr>
      </w:pPr>
    </w:p>
    <w:p w14:paraId="4DD2E9C8" w14:textId="77777777" w:rsidR="00257CFD" w:rsidRPr="001058B5" w:rsidRDefault="00257CFD" w:rsidP="00257CFD">
      <w:pPr>
        <w:pStyle w:val="BodyText"/>
        <w:spacing w:before="1"/>
        <w:ind w:left="1660"/>
        <w:rPr>
          <w:rFonts w:ascii="Arial" w:hAnsi="Arial" w:cs="Arial"/>
        </w:rPr>
      </w:pPr>
      <w:r w:rsidRPr="001058B5">
        <w:rPr>
          <w:rFonts w:ascii="Arial" w:hAnsi="Arial" w:cs="Arial"/>
        </w:rPr>
        <w:t>The following output should appear:</w:t>
      </w:r>
    </w:p>
    <w:p w14:paraId="2F5F7ED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SYS_CONTEXT('USERENV','GLOBAL_CONTEXT_MEMORY')</w:t>
      </w:r>
    </w:p>
    <w:p w14:paraId="7D91C822" w14:textId="77777777" w:rsidR="00257CFD" w:rsidRPr="001058B5" w:rsidRDefault="00257CFD" w:rsidP="00257CFD">
      <w:pPr>
        <w:spacing w:before="16" w:line="259" w:lineRule="auto"/>
        <w:ind w:left="1660" w:right="397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584</w:t>
      </w:r>
    </w:p>
    <w:p w14:paraId="5CB7ABDF" w14:textId="77777777" w:rsidR="00257CFD" w:rsidRDefault="00257CFD" w:rsidP="00257CFD">
      <w:pPr>
        <w:pStyle w:val="BodyText"/>
        <w:spacing w:before="194" w:line="228" w:lineRule="auto"/>
        <w:ind w:left="2380" w:right="1456" w:hanging="1"/>
        <w:rPr>
          <w:rFonts w:ascii="Arial" w:hAnsi="Arial" w:cs="Arial"/>
          <w:sz w:val="19"/>
        </w:rPr>
      </w:pPr>
      <w:r>
        <w:rPr>
          <w:rFonts w:ascii="Arial" w:hAnsi="Arial" w:cs="Arial"/>
          <w:b/>
          <w:sz w:val="19"/>
        </w:rPr>
        <w:t xml:space="preserve">Xem thêm </w:t>
      </w:r>
      <w:r w:rsidRPr="001058B5">
        <w:rPr>
          <w:rFonts w:ascii="Arial" w:hAnsi="Arial" w:cs="Arial"/>
          <w:b/>
          <w:sz w:val="19"/>
        </w:rPr>
        <w:t>:</w:t>
      </w:r>
      <w:r w:rsidRPr="003E4589">
        <w:t xml:space="preserve"> </w:t>
      </w:r>
      <w:r w:rsidRPr="00E00C0B">
        <w:rPr>
          <w:rFonts w:ascii="Arial" w:hAnsi="Arial" w:cs="Arial"/>
          <w:sz w:val="19"/>
        </w:rPr>
        <w:t xml:space="preserve">Để biết thêm thông tin về cách sử dụng thuộc tính được xác định trước CLIENT_ IDENTIFIER của </w:t>
      </w:r>
      <w:r w:rsidRPr="001058B5">
        <w:rPr>
          <w:rFonts w:ascii="Arial" w:hAnsi="Arial" w:cs="Arial"/>
          <w:w w:val="95"/>
        </w:rPr>
        <w:t>application context</w:t>
      </w:r>
      <w:r w:rsidRPr="00E00C0B">
        <w:rPr>
          <w:rFonts w:ascii="Arial" w:hAnsi="Arial" w:cs="Arial"/>
          <w:sz w:val="19"/>
        </w:rPr>
        <w:t xml:space="preserve"> USERENV</w:t>
      </w:r>
    </w:p>
    <w:p w14:paraId="0D497D08" w14:textId="77777777" w:rsidR="00257CFD" w:rsidRPr="001058B5" w:rsidRDefault="008D1AB8" w:rsidP="00257CFD">
      <w:pPr>
        <w:pStyle w:val="BodyText"/>
        <w:spacing w:before="194" w:line="228" w:lineRule="auto"/>
        <w:ind w:left="2380" w:right="1456" w:hanging="1"/>
        <w:rPr>
          <w:rFonts w:ascii="Arial" w:hAnsi="Arial" w:cs="Arial"/>
        </w:rPr>
      </w:pPr>
      <w:hyperlink w:anchor="_bookmark474" w:history="1">
        <w:r w:rsidR="00257CFD" w:rsidRPr="001058B5">
          <w:rPr>
            <w:rFonts w:ascii="Arial" w:hAnsi="Arial" w:cs="Arial"/>
            <w:color w:val="0000CC"/>
          </w:rPr>
          <w:t>"Using the CLIENT_IDENTIFIER Attribute to Preserve</w:t>
        </w:r>
        <w:r w:rsidR="00257CFD" w:rsidRPr="001058B5">
          <w:rPr>
            <w:rFonts w:ascii="Arial" w:hAnsi="Arial" w:cs="Arial"/>
            <w:color w:val="0000CC"/>
            <w:spacing w:val="-24"/>
          </w:rPr>
          <w:t xml:space="preserve"> </w:t>
        </w:r>
        <w:r w:rsidR="00257CFD" w:rsidRPr="001058B5">
          <w:rPr>
            <w:rFonts w:ascii="Arial" w:hAnsi="Arial" w:cs="Arial"/>
            <w:color w:val="0000CC"/>
          </w:rPr>
          <w:t>User</w:t>
        </w:r>
      </w:hyperlink>
      <w:hyperlink w:anchor="_bookmark474" w:history="1">
        <w:r w:rsidR="00257CFD" w:rsidRPr="001058B5">
          <w:rPr>
            <w:rFonts w:ascii="Arial" w:hAnsi="Arial" w:cs="Arial"/>
            <w:color w:val="0000CC"/>
          </w:rPr>
          <w:t xml:space="preserve"> Identity" </w:t>
        </w:r>
      </w:hyperlink>
      <w:hyperlink w:anchor="_bookmark474" w:history="1">
        <w:r w:rsidR="00257CFD">
          <w:rPr>
            <w:rFonts w:ascii="Arial" w:hAnsi="Arial" w:cs="Arial"/>
          </w:rPr>
          <w:t xml:space="preserve">trên trang </w:t>
        </w:r>
        <w:r w:rsidR="00257CFD" w:rsidRPr="001058B5">
          <w:rPr>
            <w:rFonts w:ascii="Arial" w:hAnsi="Arial" w:cs="Arial"/>
            <w:spacing w:val="-1"/>
          </w:rPr>
          <w:t xml:space="preserve"> </w:t>
        </w:r>
        <w:r w:rsidR="00257CFD" w:rsidRPr="001058B5">
          <w:rPr>
            <w:rFonts w:ascii="Arial" w:hAnsi="Arial" w:cs="Arial"/>
          </w:rPr>
          <w:t>3-45</w:t>
        </w:r>
      </w:hyperlink>
    </w:p>
    <w:p w14:paraId="574E486A" w14:textId="77777777" w:rsidR="00257CFD" w:rsidRPr="001058B5" w:rsidRDefault="00257CFD" w:rsidP="00257CFD">
      <w:pPr>
        <w:pStyle w:val="ListParagraph"/>
        <w:numPr>
          <w:ilvl w:val="1"/>
          <w:numId w:val="81"/>
        </w:numPr>
        <w:tabs>
          <w:tab w:val="left" w:pos="2740"/>
        </w:tabs>
        <w:spacing w:before="119"/>
        <w:rPr>
          <w:rFonts w:ascii="Arial" w:hAnsi="Arial" w:cs="Arial"/>
          <w:i/>
          <w:sz w:val="20"/>
        </w:rPr>
      </w:pPr>
      <w:r w:rsidRPr="001058B5">
        <w:rPr>
          <w:rFonts w:ascii="Arial" w:hAnsi="Arial" w:cs="Arial"/>
          <w:i/>
          <w:sz w:val="20"/>
        </w:rPr>
        <w:t>Oracle Database SQL Language</w:t>
      </w:r>
      <w:r w:rsidRPr="001058B5">
        <w:rPr>
          <w:rFonts w:ascii="Arial" w:hAnsi="Arial" w:cs="Arial"/>
          <w:i/>
          <w:spacing w:val="-27"/>
          <w:sz w:val="20"/>
        </w:rPr>
        <w:t xml:space="preserve"> </w:t>
      </w:r>
      <w:r w:rsidRPr="001058B5">
        <w:rPr>
          <w:rFonts w:ascii="Arial" w:hAnsi="Arial" w:cs="Arial"/>
          <w:i/>
          <w:sz w:val="20"/>
        </w:rPr>
        <w:t>Reference</w:t>
      </w:r>
    </w:p>
    <w:p w14:paraId="713CE04C" w14:textId="77777777" w:rsidR="00257CFD" w:rsidRPr="001058B5" w:rsidRDefault="00257CFD" w:rsidP="00257CFD">
      <w:pPr>
        <w:pStyle w:val="ListParagraph"/>
        <w:numPr>
          <w:ilvl w:val="1"/>
          <w:numId w:val="81"/>
        </w:numPr>
        <w:tabs>
          <w:tab w:val="left" w:pos="2740"/>
        </w:tabs>
        <w:spacing w:before="118"/>
        <w:rPr>
          <w:rFonts w:ascii="Arial" w:hAnsi="Arial" w:cs="Arial"/>
          <w:i/>
          <w:sz w:val="20"/>
        </w:rPr>
      </w:pPr>
      <w:r w:rsidRPr="001058B5">
        <w:rPr>
          <w:rFonts w:ascii="Arial" w:hAnsi="Arial" w:cs="Arial"/>
          <w:i/>
          <w:sz w:val="20"/>
        </w:rPr>
        <w:t>Oracle Call Interface Programmer's</w:t>
      </w:r>
      <w:r w:rsidRPr="001058B5">
        <w:rPr>
          <w:rFonts w:ascii="Arial" w:hAnsi="Arial" w:cs="Arial"/>
          <w:i/>
          <w:spacing w:val="-17"/>
          <w:sz w:val="20"/>
        </w:rPr>
        <w:t xml:space="preserve"> </w:t>
      </w:r>
      <w:r w:rsidRPr="001058B5">
        <w:rPr>
          <w:rFonts w:ascii="Arial" w:hAnsi="Arial" w:cs="Arial"/>
          <w:i/>
          <w:sz w:val="20"/>
        </w:rPr>
        <w:t>Guide</w:t>
      </w:r>
    </w:p>
    <w:p w14:paraId="4775C2FD" w14:textId="77777777" w:rsidR="00257CFD" w:rsidRPr="001058B5" w:rsidRDefault="00257CFD" w:rsidP="00257CFD">
      <w:pPr>
        <w:pStyle w:val="BodyText"/>
        <w:spacing w:before="9"/>
        <w:rPr>
          <w:rFonts w:ascii="Arial" w:hAnsi="Arial" w:cs="Arial"/>
          <w:i/>
          <w:sz w:val="23"/>
        </w:rPr>
      </w:pPr>
    </w:p>
    <w:p w14:paraId="0BC635A9" w14:textId="77777777" w:rsidR="00257CFD" w:rsidRPr="0043124D" w:rsidRDefault="00257CFD" w:rsidP="00257CFD">
      <w:pPr>
        <w:pStyle w:val="Heading3"/>
        <w:ind w:left="100"/>
        <w:rPr>
          <w:lang w:val="fr-FR"/>
        </w:rPr>
      </w:pPr>
      <w:bookmarkStart w:id="1072" w:name="Using_Client_Session-Based_Application_C"/>
      <w:bookmarkStart w:id="1073" w:name="_bookmark1317"/>
      <w:bookmarkEnd w:id="1072"/>
      <w:bookmarkEnd w:id="1073"/>
      <w:r>
        <w:rPr>
          <w:lang w:val="fr-FR"/>
        </w:rPr>
        <w:t xml:space="preserve">Sử dụng </w:t>
      </w:r>
      <w:r w:rsidRPr="0043124D">
        <w:rPr>
          <w:lang w:val="fr-FR"/>
        </w:rPr>
        <w:t xml:space="preserve">Application Contexts </w:t>
      </w:r>
      <w:r>
        <w:rPr>
          <w:lang w:val="fr-FR"/>
        </w:rPr>
        <w:t xml:space="preserve"> dựa trên </w:t>
      </w:r>
      <w:r w:rsidRPr="0043124D">
        <w:rPr>
          <w:lang w:val="fr-FR"/>
        </w:rPr>
        <w:t xml:space="preserve">Client Session </w:t>
      </w:r>
    </w:p>
    <w:p w14:paraId="4E054E63" w14:textId="77777777" w:rsidR="00257CFD" w:rsidRPr="001058B5" w:rsidRDefault="00257CFD" w:rsidP="00257CFD">
      <w:pPr>
        <w:pStyle w:val="BodyText"/>
        <w:spacing w:before="80"/>
        <w:ind w:left="1660"/>
        <w:rPr>
          <w:rFonts w:ascii="Arial" w:hAnsi="Arial" w:cs="Arial"/>
        </w:rPr>
      </w:pPr>
      <w:r w:rsidRPr="001058B5">
        <w:rPr>
          <w:rFonts w:ascii="Arial" w:hAnsi="Arial" w:cs="Arial"/>
        </w:rPr>
        <w:t>This section contains:</w:t>
      </w:r>
    </w:p>
    <w:p w14:paraId="3C9D1C6F" w14:textId="77777777" w:rsidR="00257CFD" w:rsidRPr="0043124D" w:rsidRDefault="008D1AB8" w:rsidP="00257CFD">
      <w:pPr>
        <w:pStyle w:val="ListParagraph"/>
        <w:numPr>
          <w:ilvl w:val="1"/>
          <w:numId w:val="137"/>
        </w:numPr>
        <w:tabs>
          <w:tab w:val="left" w:pos="2020"/>
        </w:tabs>
        <w:ind w:hanging="359"/>
        <w:rPr>
          <w:rFonts w:ascii="Arial" w:hAnsi="Arial" w:cs="Arial"/>
          <w:sz w:val="20"/>
          <w:lang w:val="fr-FR"/>
        </w:rPr>
      </w:pPr>
      <w:hyperlink w:anchor="_bookmark1318" w:history="1">
        <w:r w:rsidR="00257CFD" w:rsidRPr="0043124D">
          <w:rPr>
            <w:rFonts w:ascii="Arial" w:hAnsi="Arial" w:cs="Arial"/>
            <w:color w:val="0000CC"/>
            <w:sz w:val="20"/>
            <w:lang w:val="fr-FR"/>
          </w:rPr>
          <w:t>Giới thiệu về   Application Contexts  dựa trê</w:t>
        </w:r>
        <w:r w:rsidR="00257CFD">
          <w:rPr>
            <w:rFonts w:ascii="Arial" w:hAnsi="Arial" w:cs="Arial"/>
            <w:color w:val="0000CC"/>
            <w:sz w:val="20"/>
            <w:lang w:val="fr-FR"/>
          </w:rPr>
          <w:t xml:space="preserve">n </w:t>
        </w:r>
        <w:r w:rsidR="00257CFD" w:rsidRPr="0043124D">
          <w:rPr>
            <w:rFonts w:ascii="Arial" w:hAnsi="Arial" w:cs="Arial"/>
            <w:color w:val="0000CC"/>
            <w:sz w:val="20"/>
            <w:lang w:val="fr-FR"/>
          </w:rPr>
          <w:t>Client Session</w:t>
        </w:r>
      </w:hyperlink>
    </w:p>
    <w:p w14:paraId="72589A73"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323" w:history="1">
        <w:r w:rsidR="00257CFD">
          <w:rPr>
            <w:rFonts w:ascii="Arial" w:hAnsi="Arial" w:cs="Arial"/>
            <w:color w:val="0000CC"/>
            <w:sz w:val="20"/>
          </w:rPr>
          <w:t>Thiết lập giá trị trong</w:t>
        </w:r>
        <w:r w:rsidR="00257CFD" w:rsidRPr="001058B5">
          <w:rPr>
            <w:rFonts w:ascii="Arial" w:hAnsi="Arial" w:cs="Arial"/>
            <w:color w:val="0000CC"/>
            <w:sz w:val="20"/>
          </w:rPr>
          <w:t xml:space="preserve"> CLIENTCONTEXT</w:t>
        </w:r>
        <w:r w:rsidR="00257CFD" w:rsidRPr="001058B5">
          <w:rPr>
            <w:rFonts w:ascii="Arial" w:hAnsi="Arial" w:cs="Arial"/>
            <w:color w:val="0000CC"/>
            <w:spacing w:val="1"/>
            <w:sz w:val="20"/>
          </w:rPr>
          <w:t xml:space="preserve"> </w:t>
        </w:r>
        <w:r w:rsidR="00257CFD" w:rsidRPr="001058B5">
          <w:rPr>
            <w:rFonts w:ascii="Arial" w:hAnsi="Arial" w:cs="Arial"/>
            <w:color w:val="0000CC"/>
            <w:sz w:val="20"/>
          </w:rPr>
          <w:t>Namespace</w:t>
        </w:r>
      </w:hyperlink>
    </w:p>
    <w:p w14:paraId="4C2A1C99" w14:textId="77777777" w:rsidR="00257CFD" w:rsidRPr="001058B5" w:rsidRDefault="008D1AB8" w:rsidP="00257CFD">
      <w:pPr>
        <w:pStyle w:val="ListParagraph"/>
        <w:numPr>
          <w:ilvl w:val="1"/>
          <w:numId w:val="137"/>
        </w:numPr>
        <w:tabs>
          <w:tab w:val="left" w:pos="2020"/>
        </w:tabs>
        <w:ind w:hanging="359"/>
        <w:rPr>
          <w:rFonts w:ascii="Arial" w:hAnsi="Arial" w:cs="Arial"/>
          <w:sz w:val="20"/>
        </w:rPr>
      </w:pPr>
      <w:hyperlink w:anchor="_bookmark1325" w:history="1">
        <w:r w:rsidR="00257CFD">
          <w:rPr>
            <w:rFonts w:ascii="Arial" w:hAnsi="Arial" w:cs="Arial"/>
            <w:color w:val="0000CC"/>
            <w:sz w:val="20"/>
          </w:rPr>
          <w:t xml:space="preserve">Truy xuất </w:t>
        </w:r>
        <w:r w:rsidR="00257CFD" w:rsidRPr="001058B5">
          <w:rPr>
            <w:rFonts w:ascii="Arial" w:hAnsi="Arial" w:cs="Arial"/>
            <w:color w:val="0000CC"/>
            <w:sz w:val="20"/>
          </w:rPr>
          <w:t xml:space="preserve"> CLIENTCONTEXT</w:t>
        </w:r>
        <w:r w:rsidR="00257CFD" w:rsidRPr="001058B5">
          <w:rPr>
            <w:rFonts w:ascii="Arial" w:hAnsi="Arial" w:cs="Arial"/>
            <w:color w:val="0000CC"/>
            <w:spacing w:val="-2"/>
            <w:sz w:val="20"/>
          </w:rPr>
          <w:t xml:space="preserve"> </w:t>
        </w:r>
        <w:r w:rsidR="00257CFD" w:rsidRPr="001058B5">
          <w:rPr>
            <w:rFonts w:ascii="Arial" w:hAnsi="Arial" w:cs="Arial"/>
            <w:color w:val="0000CC"/>
            <w:sz w:val="20"/>
          </w:rPr>
          <w:t>Namespace</w:t>
        </w:r>
      </w:hyperlink>
    </w:p>
    <w:p w14:paraId="0697E5F0" w14:textId="77777777" w:rsidR="00257CFD" w:rsidRPr="001058B5" w:rsidRDefault="008D1AB8" w:rsidP="00257CFD">
      <w:pPr>
        <w:pStyle w:val="ListParagraph"/>
        <w:numPr>
          <w:ilvl w:val="1"/>
          <w:numId w:val="137"/>
        </w:numPr>
        <w:tabs>
          <w:tab w:val="left" w:pos="2020"/>
        </w:tabs>
        <w:spacing w:before="112"/>
        <w:ind w:hanging="359"/>
        <w:rPr>
          <w:rFonts w:ascii="Arial" w:hAnsi="Arial" w:cs="Arial"/>
          <w:sz w:val="20"/>
        </w:rPr>
      </w:pPr>
      <w:hyperlink w:anchor="_bookmark1328" w:history="1">
        <w:r w:rsidR="00257CFD">
          <w:rPr>
            <w:rFonts w:ascii="Arial" w:hAnsi="Arial" w:cs="Arial"/>
            <w:color w:val="0000CC"/>
            <w:sz w:val="20"/>
          </w:rPr>
          <w:t xml:space="preserve">Xóa thiết lập trong </w:t>
        </w:r>
        <w:r w:rsidR="00257CFD" w:rsidRPr="001058B5">
          <w:rPr>
            <w:rFonts w:ascii="Arial" w:hAnsi="Arial" w:cs="Arial"/>
            <w:color w:val="0000CC"/>
            <w:sz w:val="20"/>
          </w:rPr>
          <w:t xml:space="preserve"> CLIENTCONTEXT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Namespace</w:t>
        </w:r>
      </w:hyperlink>
    </w:p>
    <w:p w14:paraId="0C5CDF30" w14:textId="77777777" w:rsidR="00257CFD" w:rsidRPr="0043124D" w:rsidRDefault="008D1AB8" w:rsidP="00257CFD">
      <w:pPr>
        <w:pStyle w:val="ListParagraph"/>
        <w:numPr>
          <w:ilvl w:val="1"/>
          <w:numId w:val="137"/>
        </w:numPr>
        <w:tabs>
          <w:tab w:val="left" w:pos="2020"/>
        </w:tabs>
        <w:ind w:hanging="359"/>
        <w:rPr>
          <w:rFonts w:ascii="Arial" w:hAnsi="Arial" w:cs="Arial"/>
          <w:sz w:val="20"/>
          <w:lang w:val="fr-FR"/>
        </w:rPr>
      </w:pPr>
      <w:hyperlink w:anchor="_bookmark1330" w:history="1">
        <w:r w:rsidR="00257CFD" w:rsidRPr="0043124D">
          <w:rPr>
            <w:rFonts w:ascii="Arial" w:hAnsi="Arial" w:cs="Arial"/>
            <w:color w:val="0000CC"/>
            <w:sz w:val="20"/>
            <w:lang w:val="fr-FR"/>
          </w:rPr>
          <w:t>Xóa t</w:t>
        </w:r>
        <w:r w:rsidR="00257CFD">
          <w:rPr>
            <w:rFonts w:ascii="Arial" w:hAnsi="Arial" w:cs="Arial"/>
            <w:color w:val="0000CC"/>
            <w:sz w:val="20"/>
            <w:lang w:val="fr-FR"/>
          </w:rPr>
          <w:t>ất</w:t>
        </w:r>
        <w:r w:rsidR="00257CFD" w:rsidRPr="0043124D">
          <w:rPr>
            <w:rFonts w:ascii="Arial" w:hAnsi="Arial" w:cs="Arial"/>
            <w:color w:val="0000CC"/>
            <w:sz w:val="20"/>
            <w:lang w:val="fr-FR"/>
          </w:rPr>
          <w:t xml:space="preserve"> cả các thiết lập trong CLIENTCONTEXT</w:t>
        </w:r>
        <w:r w:rsidR="00257CFD" w:rsidRPr="0043124D">
          <w:rPr>
            <w:rFonts w:ascii="Arial" w:hAnsi="Arial" w:cs="Arial"/>
            <w:color w:val="0000CC"/>
            <w:spacing w:val="-6"/>
            <w:sz w:val="20"/>
            <w:lang w:val="fr-FR"/>
          </w:rPr>
          <w:t xml:space="preserve"> </w:t>
        </w:r>
        <w:r w:rsidR="00257CFD" w:rsidRPr="0043124D">
          <w:rPr>
            <w:rFonts w:ascii="Arial" w:hAnsi="Arial" w:cs="Arial"/>
            <w:color w:val="0000CC"/>
            <w:sz w:val="20"/>
            <w:lang w:val="fr-FR"/>
          </w:rPr>
          <w:t>Namespace</w:t>
        </w:r>
      </w:hyperlink>
    </w:p>
    <w:p w14:paraId="61EAF459" w14:textId="77777777" w:rsidR="00257CFD" w:rsidRPr="0043124D" w:rsidRDefault="00257CFD" w:rsidP="00257CFD">
      <w:pPr>
        <w:pStyle w:val="BodyText"/>
        <w:spacing w:before="7"/>
        <w:rPr>
          <w:rFonts w:ascii="Arial" w:hAnsi="Arial" w:cs="Arial"/>
          <w:sz w:val="25"/>
          <w:lang w:val="fr-FR"/>
        </w:rPr>
      </w:pPr>
    </w:p>
    <w:p w14:paraId="0DACF837" w14:textId="77777777" w:rsidR="00257CFD" w:rsidRPr="0043124D" w:rsidRDefault="00257CFD" w:rsidP="00257CFD">
      <w:pPr>
        <w:pStyle w:val="Heading4"/>
        <w:ind w:left="100"/>
        <w:rPr>
          <w:lang w:val="fr-FR"/>
        </w:rPr>
      </w:pPr>
      <w:bookmarkStart w:id="1074" w:name="About_Client_Session-Based_Application_C"/>
      <w:bookmarkStart w:id="1075" w:name="_bookmark1318"/>
      <w:bookmarkEnd w:id="1074"/>
      <w:bookmarkEnd w:id="1075"/>
      <w:r w:rsidRPr="0043124D">
        <w:rPr>
          <w:lang w:val="fr-FR"/>
        </w:rPr>
        <w:t>Giới thiệu về Appli</w:t>
      </w:r>
      <w:bookmarkStart w:id="1076" w:name="_bookmark1320"/>
      <w:bookmarkEnd w:id="1076"/>
      <w:r w:rsidRPr="0043124D">
        <w:rPr>
          <w:lang w:val="fr-FR"/>
        </w:rPr>
        <w:t>cation Contexts dựa trên   Client Sess</w:t>
      </w:r>
      <w:bookmarkStart w:id="1077" w:name="_bookmark1319"/>
      <w:bookmarkEnd w:id="1077"/>
      <w:r w:rsidRPr="0043124D">
        <w:rPr>
          <w:lang w:val="fr-FR"/>
        </w:rPr>
        <w:t xml:space="preserve">ion </w:t>
      </w:r>
    </w:p>
    <w:p w14:paraId="3FBB0F73"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Trong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bạn sử dụng các chức năng </w:t>
      </w:r>
      <w:r w:rsidRPr="00E45EFE">
        <w:rPr>
          <w:rFonts w:ascii="Arial" w:hAnsi="Arial" w:cs="Arial"/>
          <w:lang w:val="fr-FR"/>
        </w:rPr>
        <w:t xml:space="preserve">Oracle Call Interface (OCI) </w:t>
      </w:r>
      <w:r w:rsidRPr="0043124D">
        <w:rPr>
          <w:rFonts w:ascii="Arial" w:hAnsi="Arial" w:cs="Arial"/>
          <w:lang w:val="fr-FR"/>
        </w:rPr>
        <w:t xml:space="preserve">để </w:t>
      </w:r>
      <w:r>
        <w:rPr>
          <w:rFonts w:ascii="Arial" w:hAnsi="Arial" w:cs="Arial"/>
          <w:lang w:val="fr-FR"/>
        </w:rPr>
        <w:t xml:space="preserve">thiết lập </w:t>
      </w:r>
      <w:r w:rsidRPr="0043124D">
        <w:rPr>
          <w:rFonts w:ascii="Arial" w:hAnsi="Arial" w:cs="Arial"/>
          <w:lang w:val="fr-FR"/>
        </w:rPr>
        <w:t xml:space="preserve">và xóa thông tin </w:t>
      </w:r>
      <w:r w:rsidRPr="00E45EFE">
        <w:rPr>
          <w:rFonts w:ascii="Arial" w:hAnsi="Arial" w:cs="Arial"/>
          <w:lang w:val="fr-FR"/>
        </w:rPr>
        <w:t>session</w:t>
      </w:r>
      <w:r w:rsidRPr="0043124D">
        <w:rPr>
          <w:rFonts w:ascii="Arial" w:hAnsi="Arial" w:cs="Arial"/>
          <w:lang w:val="fr-FR"/>
        </w:rPr>
        <w:t xml:space="preserve"> người dùng, sau đó được lưu trữ trong </w:t>
      </w:r>
      <w:r w:rsidRPr="00E45EFE">
        <w:rPr>
          <w:rFonts w:ascii="Arial" w:hAnsi="Arial" w:cs="Arial"/>
          <w:lang w:val="fr-FR"/>
        </w:rPr>
        <w:t>User Global Area (UGA).</w:t>
      </w:r>
    </w:p>
    <w:p w14:paraId="064C94D5" w14:textId="77777777" w:rsidR="00257CF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Ưu điểm của </w:t>
      </w:r>
      <w:r>
        <w:rPr>
          <w:rFonts w:ascii="Arial" w:hAnsi="Arial" w:cs="Arial"/>
          <w:lang w:val="fr-FR"/>
        </w:rPr>
        <w:t xml:space="preserve">kiểu </w:t>
      </w:r>
      <w:r w:rsidRPr="0043124D">
        <w:rPr>
          <w:rFonts w:ascii="Arial" w:hAnsi="Arial" w:cs="Arial"/>
          <w:lang w:val="fr-FR"/>
        </w:rPr>
        <w:t xml:space="preserve"> </w:t>
      </w:r>
      <w:r w:rsidRPr="00E45EFE">
        <w:rPr>
          <w:rFonts w:ascii="Arial" w:hAnsi="Arial" w:cs="Arial"/>
          <w:lang w:val="fr-FR"/>
        </w:rPr>
        <w:t xml:space="preserve">application context </w:t>
      </w:r>
      <w:r w:rsidRPr="0043124D">
        <w:rPr>
          <w:rFonts w:ascii="Arial" w:hAnsi="Arial" w:cs="Arial"/>
          <w:lang w:val="fr-FR"/>
        </w:rPr>
        <w:t xml:space="preserve">này là một ứng dụng riêng lẻ có thể kiểm tra dữ liệu </w:t>
      </w:r>
      <w:r w:rsidRPr="00E45EFE">
        <w:rPr>
          <w:rFonts w:ascii="Arial" w:hAnsi="Arial" w:cs="Arial"/>
          <w:lang w:val="fr-FR"/>
        </w:rPr>
        <w:t xml:space="preserve">nondatabase user session </w:t>
      </w:r>
      <w:r w:rsidRPr="0043124D">
        <w:rPr>
          <w:rFonts w:ascii="Arial" w:hAnsi="Arial" w:cs="Arial"/>
          <w:lang w:val="fr-FR"/>
        </w:rPr>
        <w:t xml:space="preserve">cụ thể, thay vì có </w:t>
      </w:r>
      <w:r>
        <w:rPr>
          <w:rFonts w:ascii="Arial" w:hAnsi="Arial" w:cs="Arial"/>
          <w:lang w:val="fr-FR"/>
        </w:rPr>
        <w:t>databasee</w:t>
      </w:r>
      <w:r w:rsidRPr="0043124D">
        <w:rPr>
          <w:rFonts w:ascii="Arial" w:hAnsi="Arial" w:cs="Arial"/>
          <w:lang w:val="fr-FR"/>
        </w:rPr>
        <w:t xml:space="preserve"> thực hiện nhiệm vụ này. Một ưu điểm nữa là các cuộc gọi để thiết lập giá trị </w:t>
      </w:r>
      <w:r w:rsidRPr="00E45EFE">
        <w:rPr>
          <w:rFonts w:ascii="Arial" w:hAnsi="Arial" w:cs="Arial"/>
          <w:lang w:val="fr-FR"/>
        </w:rPr>
        <w:t xml:space="preserve">application context </w:t>
      </w:r>
      <w:r w:rsidRPr="0043124D">
        <w:rPr>
          <w:rFonts w:ascii="Arial" w:hAnsi="Arial" w:cs="Arial"/>
          <w:lang w:val="fr-FR"/>
        </w:rPr>
        <w:t>được bao gồm trong lời gọi tiếp theo tới máy chủ, giúp cải thiện hiệu suất.</w:t>
      </w:r>
    </w:p>
    <w:p w14:paraId="42F671FE" w14:textId="77777777" w:rsidR="00257CFD" w:rsidRPr="0043124D" w:rsidRDefault="00257CFD" w:rsidP="00257CFD">
      <w:pPr>
        <w:pStyle w:val="BodyText"/>
        <w:spacing w:before="80" w:line="232" w:lineRule="auto"/>
        <w:ind w:left="1660" w:right="848"/>
        <w:rPr>
          <w:rFonts w:ascii="Arial" w:hAnsi="Arial" w:cs="Arial"/>
          <w:lang w:val="fr-FR"/>
        </w:rPr>
      </w:pPr>
    </w:p>
    <w:p w14:paraId="037FE31C"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Tuy nhiên, hãy lưu ý rằng bảo mật </w:t>
      </w:r>
      <w:r w:rsidRPr="00E45EFE">
        <w:rPr>
          <w:rFonts w:ascii="Arial" w:hAnsi="Arial" w:cs="Arial"/>
          <w:lang w:val="fr-FR"/>
        </w:rPr>
        <w:t xml:space="preserve">application context </w:t>
      </w:r>
      <w:r w:rsidRPr="0043124D">
        <w:rPr>
          <w:rFonts w:ascii="Arial" w:hAnsi="Arial" w:cs="Arial"/>
          <w:lang w:val="fr-FR"/>
        </w:rPr>
        <w:t>bị xâm</w:t>
      </w:r>
      <w:r>
        <w:rPr>
          <w:rFonts w:ascii="Arial" w:hAnsi="Arial" w:cs="Arial"/>
          <w:lang w:val="fr-FR"/>
        </w:rPr>
        <w:t xml:space="preserve"> </w:t>
      </w:r>
      <w:r w:rsidRPr="0043124D">
        <w:rPr>
          <w:rFonts w:ascii="Arial" w:hAnsi="Arial" w:cs="Arial"/>
          <w:lang w:val="fr-FR"/>
        </w:rPr>
        <w:t xml:space="preserve">phạm với </w:t>
      </w:r>
      <w:r w:rsidRPr="00E45EFE">
        <w:rPr>
          <w:rFonts w:ascii="Arial" w:hAnsi="Arial" w:cs="Arial"/>
          <w:lang w:val="fr-FR"/>
        </w:rPr>
        <w:t xml:space="preserve">application context </w:t>
      </w:r>
      <w:r w:rsidRPr="0043124D">
        <w:rPr>
          <w:rFonts w:ascii="Arial" w:hAnsi="Arial" w:cs="Arial"/>
          <w:lang w:val="fr-FR"/>
        </w:rPr>
        <w:t xml:space="preserve">dựa trên </w:t>
      </w:r>
      <w:r w:rsidRPr="00E45EFE">
        <w:rPr>
          <w:rFonts w:ascii="Arial" w:hAnsi="Arial" w:cs="Arial"/>
          <w:lang w:val="fr-FR"/>
        </w:rPr>
        <w:t>client session</w:t>
      </w:r>
      <w:r w:rsidRPr="0043124D">
        <w:rPr>
          <w:rFonts w:ascii="Arial" w:hAnsi="Arial" w:cs="Arial"/>
          <w:lang w:val="fr-FR"/>
        </w:rPr>
        <w:t xml:space="preserve">: bất kỳ người dùng ứng dụng nào cũng có thể </w:t>
      </w:r>
      <w:r>
        <w:rPr>
          <w:rFonts w:ascii="Arial" w:hAnsi="Arial" w:cs="Arial"/>
          <w:lang w:val="fr-FR"/>
        </w:rPr>
        <w:t xml:space="preserve">thiết lập </w:t>
      </w:r>
      <w:r w:rsidRPr="00E45EFE">
        <w:rPr>
          <w:rFonts w:ascii="Arial" w:hAnsi="Arial" w:cs="Arial"/>
          <w:lang w:val="fr-FR"/>
        </w:rPr>
        <w:t>application context</w:t>
      </w:r>
      <w:r>
        <w:rPr>
          <w:rFonts w:ascii="Arial" w:hAnsi="Arial" w:cs="Arial"/>
          <w:lang w:val="fr-FR"/>
        </w:rPr>
        <w:t xml:space="preserve"> </w:t>
      </w:r>
      <w:r w:rsidRPr="00E45EFE">
        <w:rPr>
          <w:rFonts w:ascii="Arial" w:hAnsi="Arial" w:cs="Arial"/>
          <w:lang w:val="fr-FR"/>
        </w:rPr>
        <w:t xml:space="preserve">client </w:t>
      </w:r>
      <w:r w:rsidRPr="0043124D">
        <w:rPr>
          <w:rFonts w:ascii="Arial" w:hAnsi="Arial" w:cs="Arial"/>
          <w:lang w:val="fr-FR"/>
        </w:rPr>
        <w:t xml:space="preserve">và không kiểm tra được thực hiện trong </w:t>
      </w:r>
      <w:r>
        <w:rPr>
          <w:rFonts w:ascii="Arial" w:hAnsi="Arial" w:cs="Arial"/>
          <w:lang w:val="fr-FR"/>
        </w:rPr>
        <w:t>database</w:t>
      </w:r>
      <w:r w:rsidRPr="0043124D">
        <w:rPr>
          <w:rFonts w:ascii="Arial" w:hAnsi="Arial" w:cs="Arial"/>
          <w:lang w:val="fr-FR"/>
        </w:rPr>
        <w:t>.</w:t>
      </w:r>
    </w:p>
    <w:p w14:paraId="5C3867BC" w14:textId="77777777" w:rsidR="00257CFD" w:rsidRPr="00E45EFE"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Bạn chỉ định cấu hình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cho ứng dụng </w:t>
      </w:r>
      <w:r w:rsidRPr="00E45EFE">
        <w:rPr>
          <w:rFonts w:ascii="Arial" w:hAnsi="Arial" w:cs="Arial"/>
          <w:lang w:val="fr-FR"/>
        </w:rPr>
        <w:t>client</w:t>
      </w:r>
      <w:r w:rsidRPr="0043124D">
        <w:rPr>
          <w:rFonts w:ascii="Arial" w:hAnsi="Arial" w:cs="Arial"/>
          <w:lang w:val="fr-FR"/>
        </w:rPr>
        <w:t xml:space="preserve">. Bạn không cấu hình bất kỳ cài đặt nào trên </w:t>
      </w:r>
      <w:r w:rsidRPr="00E45EFE">
        <w:rPr>
          <w:rFonts w:ascii="Arial" w:hAnsi="Arial" w:cs="Arial"/>
          <w:lang w:val="fr-FR"/>
        </w:rPr>
        <w:t xml:space="preserve">database server </w:t>
      </w:r>
      <w:r w:rsidRPr="0043124D">
        <w:rPr>
          <w:rFonts w:ascii="Arial" w:hAnsi="Arial" w:cs="Arial"/>
          <w:lang w:val="fr-FR"/>
        </w:rPr>
        <w:t xml:space="preserve">mà </w:t>
      </w:r>
      <w:r w:rsidRPr="00E45EFE">
        <w:rPr>
          <w:rFonts w:ascii="Arial" w:hAnsi="Arial" w:cs="Arial"/>
          <w:lang w:val="fr-FR"/>
        </w:rPr>
        <w:t xml:space="preserve">client </w:t>
      </w:r>
      <w:r w:rsidRPr="0043124D">
        <w:rPr>
          <w:rFonts w:ascii="Arial" w:hAnsi="Arial" w:cs="Arial"/>
          <w:lang w:val="fr-FR"/>
        </w:rPr>
        <w:t xml:space="preserve">kết nối. Bất kỳ cài đặt </w:t>
      </w:r>
      <w:r w:rsidRPr="00E45EFE">
        <w:rPr>
          <w:rFonts w:ascii="Arial" w:hAnsi="Arial" w:cs="Arial"/>
          <w:lang w:val="fr-FR"/>
        </w:rPr>
        <w:t xml:space="preserve">application context </w:t>
      </w:r>
      <w:r w:rsidRPr="0043124D">
        <w:rPr>
          <w:rFonts w:ascii="Arial" w:hAnsi="Arial" w:cs="Arial"/>
          <w:lang w:val="fr-FR"/>
        </w:rPr>
        <w:t xml:space="preserve">nào trong </w:t>
      </w:r>
      <w:r w:rsidRPr="00E45EFE">
        <w:rPr>
          <w:rFonts w:ascii="Arial" w:hAnsi="Arial" w:cs="Arial"/>
          <w:lang w:val="fr-FR"/>
        </w:rPr>
        <w:t xml:space="preserve">database server </w:t>
      </w:r>
      <w:r w:rsidRPr="0043124D">
        <w:rPr>
          <w:rFonts w:ascii="Arial" w:hAnsi="Arial" w:cs="Arial"/>
          <w:lang w:val="fr-FR"/>
        </w:rPr>
        <w:t xml:space="preserve">không ảnh hưởng đến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w:t>
      </w:r>
    </w:p>
    <w:p w14:paraId="7AF08AD5"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spacing w:val="-9"/>
          <w:lang w:val="fr-FR"/>
        </w:rPr>
        <w:t xml:space="preserve">Để cấu hình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hãy sử dụng hàm OCI OC</w:t>
      </w:r>
      <w:r>
        <w:rPr>
          <w:rFonts w:ascii="Arial" w:hAnsi="Arial" w:cs="Arial"/>
          <w:spacing w:val="-9"/>
          <w:lang w:val="fr-FR"/>
        </w:rPr>
        <w:t>IA</w:t>
      </w:r>
      <w:r w:rsidRPr="0013626A">
        <w:rPr>
          <w:rFonts w:ascii="Arial" w:hAnsi="Arial" w:cs="Arial"/>
          <w:spacing w:val="-9"/>
          <w:lang w:val="fr-FR"/>
        </w:rPr>
        <w:t>pp</w:t>
      </w:r>
      <w:r>
        <w:rPr>
          <w:rFonts w:ascii="Arial" w:hAnsi="Arial" w:cs="Arial"/>
          <w:spacing w:val="-9"/>
          <w:lang w:val="fr-FR"/>
        </w:rPr>
        <w:t>C</w:t>
      </w:r>
      <w:r w:rsidRPr="0013626A">
        <w:rPr>
          <w:rFonts w:ascii="Arial" w:hAnsi="Arial" w:cs="Arial"/>
          <w:spacing w:val="-9"/>
          <w:lang w:val="fr-FR"/>
        </w:rPr>
        <w:t xml:space="preserve">txSet. </w:t>
      </w:r>
      <w:r>
        <w:rPr>
          <w:rFonts w:ascii="Arial" w:hAnsi="Arial" w:cs="Arial"/>
          <w:lang w:val="fr-FR"/>
        </w:rPr>
        <w:t>A</w:t>
      </w:r>
      <w:r w:rsidRPr="0013626A">
        <w:rPr>
          <w:rFonts w:ascii="Arial" w:hAnsi="Arial" w:cs="Arial"/>
          <w:lang w:val="fr-FR"/>
        </w:rPr>
        <w:t>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sử dụng  CLIENTCONTEXT</w:t>
      </w:r>
      <w:r>
        <w:rPr>
          <w:rFonts w:ascii="Arial" w:hAnsi="Arial" w:cs="Arial"/>
          <w:spacing w:val="-9"/>
          <w:lang w:val="fr-FR"/>
        </w:rPr>
        <w:t xml:space="preserve"> </w:t>
      </w:r>
      <w:r w:rsidRPr="0013626A">
        <w:rPr>
          <w:rFonts w:ascii="Arial" w:hAnsi="Arial" w:cs="Arial"/>
          <w:spacing w:val="-9"/>
          <w:lang w:val="fr-FR"/>
        </w:rPr>
        <w:t xml:space="preserve">namespace, có thể cập nhật bởi bất kỳ ứng dụng </w:t>
      </w:r>
      <w:r w:rsidRPr="0013626A">
        <w:rPr>
          <w:rFonts w:ascii="Arial" w:hAnsi="Arial" w:cs="Arial"/>
          <w:lang w:val="fr-FR"/>
        </w:rPr>
        <w:t>clien</w:t>
      </w:r>
      <w:r>
        <w:rPr>
          <w:rFonts w:ascii="Arial" w:hAnsi="Arial" w:cs="Arial"/>
          <w:lang w:val="fr-FR"/>
        </w:rPr>
        <w:t xml:space="preserve"> </w:t>
      </w:r>
      <w:r w:rsidRPr="0013626A">
        <w:rPr>
          <w:rFonts w:ascii="Arial" w:hAnsi="Arial" w:cs="Arial"/>
          <w:spacing w:val="-9"/>
          <w:lang w:val="fr-FR"/>
        </w:rPr>
        <w:t>OCI nào hoặc bởi DBMS_SESSION</w:t>
      </w:r>
      <w:r>
        <w:rPr>
          <w:rFonts w:ascii="Arial" w:hAnsi="Arial" w:cs="Arial"/>
          <w:spacing w:val="-9"/>
          <w:lang w:val="fr-FR"/>
        </w:rPr>
        <w:t xml:space="preserve"> package</w:t>
      </w:r>
      <w:r w:rsidRPr="0013626A">
        <w:rPr>
          <w:rFonts w:ascii="Arial" w:hAnsi="Arial" w:cs="Arial"/>
          <w:spacing w:val="-9"/>
          <w:lang w:val="fr-FR"/>
        </w:rPr>
        <w:t xml:space="preserve"> hiện có cho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w:t>
      </w:r>
      <w:r>
        <w:rPr>
          <w:rFonts w:ascii="Arial" w:hAnsi="Arial" w:cs="Arial"/>
          <w:spacing w:val="-9"/>
          <w:lang w:val="fr-FR"/>
        </w:rPr>
        <w:t>Database</w:t>
      </w:r>
      <w:r w:rsidRPr="0013626A">
        <w:rPr>
          <w:rFonts w:ascii="Arial" w:hAnsi="Arial" w:cs="Arial"/>
          <w:spacing w:val="-9"/>
          <w:lang w:val="fr-FR"/>
        </w:rPr>
        <w:t xml:space="preserve"> Oracle thực hiện không có đặc quyền hoặc kiểm tra bảo mật </w:t>
      </w:r>
      <w:r>
        <w:rPr>
          <w:rFonts w:ascii="Arial" w:hAnsi="Arial" w:cs="Arial"/>
          <w:spacing w:val="-9"/>
          <w:lang w:val="fr-FR"/>
        </w:rPr>
        <w:t xml:space="preserve">package </w:t>
      </w:r>
      <w:r w:rsidRPr="0013626A">
        <w:rPr>
          <w:rFonts w:ascii="Arial" w:hAnsi="Arial" w:cs="Arial"/>
          <w:spacing w:val="-9"/>
          <w:lang w:val="fr-FR"/>
        </w:rPr>
        <w:t>cho loại này.</w:t>
      </w:r>
    </w:p>
    <w:p w14:paraId="790B1106" w14:textId="77777777" w:rsidR="00257CFD" w:rsidRPr="0013626A" w:rsidRDefault="00257CFD" w:rsidP="00257CFD">
      <w:pPr>
        <w:pStyle w:val="BodyText"/>
        <w:spacing w:before="119" w:line="228" w:lineRule="auto"/>
        <w:ind w:left="1660" w:right="848"/>
        <w:rPr>
          <w:rFonts w:ascii="Arial" w:hAnsi="Arial" w:cs="Arial"/>
          <w:spacing w:val="-9"/>
          <w:lang w:val="fr-FR"/>
        </w:rPr>
      </w:pPr>
    </w:p>
    <w:p w14:paraId="389918ED"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lang w:val="fr-FR"/>
        </w:rPr>
        <w:t>The</w:t>
      </w:r>
      <w:r w:rsidRPr="0013626A">
        <w:rPr>
          <w:rFonts w:ascii="Arial" w:hAnsi="Arial" w:cs="Arial"/>
          <w:spacing w:val="-24"/>
          <w:lang w:val="fr-FR"/>
        </w:rPr>
        <w:t xml:space="preserve"> </w:t>
      </w:r>
      <w:r w:rsidRPr="0013626A">
        <w:rPr>
          <w:rFonts w:ascii="Arial" w:hAnsi="Arial" w:cs="Arial"/>
          <w:lang w:val="fr-FR"/>
        </w:rPr>
        <w:t xml:space="preserve">CLIENTCONTEXT </w:t>
      </w:r>
      <w:r w:rsidRPr="0013626A">
        <w:rPr>
          <w:rFonts w:ascii="Arial" w:hAnsi="Arial" w:cs="Arial"/>
          <w:spacing w:val="-97"/>
          <w:lang w:val="fr-FR"/>
        </w:rPr>
        <w:t xml:space="preserve">   </w:t>
      </w:r>
      <w:r w:rsidRPr="0013626A">
        <w:rPr>
          <w:rFonts w:ascii="Arial" w:hAnsi="Arial" w:cs="Arial"/>
          <w:lang w:val="fr-FR"/>
        </w:rPr>
        <w:t>namespace</w:t>
      </w:r>
      <w:r w:rsidRPr="0013626A">
        <w:rPr>
          <w:rFonts w:ascii="Arial" w:hAnsi="Arial" w:cs="Arial"/>
          <w:spacing w:val="-24"/>
          <w:lang w:val="fr-FR"/>
        </w:rPr>
        <w:t xml:space="preserve"> </w:t>
      </w:r>
      <w:r w:rsidRPr="0013626A">
        <w:rPr>
          <w:rFonts w:ascii="Arial" w:hAnsi="Arial" w:cs="Arial"/>
          <w:spacing w:val="-9"/>
          <w:lang w:val="fr-FR"/>
        </w:rPr>
        <w:t xml:space="preserve">cho phép một giao dịch ứng dụng đơn lẻ thay đổi thông tin ngữ cảnh của người dùng và sử dụng cùng một </w:t>
      </w:r>
      <w:r w:rsidRPr="0013626A">
        <w:rPr>
          <w:rFonts w:ascii="Arial" w:hAnsi="Arial" w:cs="Arial"/>
          <w:lang w:val="fr-FR"/>
        </w:rPr>
        <w:t>session</w:t>
      </w:r>
      <w:r w:rsidRPr="0013626A">
        <w:rPr>
          <w:rFonts w:ascii="Arial" w:hAnsi="Arial" w:cs="Arial"/>
          <w:spacing w:val="-9"/>
          <w:lang w:val="fr-FR"/>
        </w:rPr>
        <w:t xml:space="preserve"> người dùng xử lý để phục vụ yêu cầu người dùng mới. Bạn có thể </w:t>
      </w:r>
      <w:r>
        <w:rPr>
          <w:rFonts w:ascii="Arial" w:hAnsi="Arial" w:cs="Arial"/>
          <w:spacing w:val="-9"/>
          <w:lang w:val="fr-FR"/>
        </w:rPr>
        <w:t>cài đặ</w:t>
      </w:r>
      <w:r w:rsidRPr="0013626A">
        <w:rPr>
          <w:rFonts w:ascii="Arial" w:hAnsi="Arial" w:cs="Arial"/>
          <w:spacing w:val="-9"/>
          <w:lang w:val="fr-FR"/>
        </w:rPr>
        <w:t xml:space="preserve">t hoặc xóa các giá trị riêng lẻ cho các thuộc tính trong </w:t>
      </w:r>
      <w:r w:rsidRPr="003837DC">
        <w:rPr>
          <w:rFonts w:ascii="Arial" w:hAnsi="Arial" w:cs="Arial"/>
          <w:lang w:val="fr-FR"/>
        </w:rPr>
        <w:t>CLIENTCONTEXT namespace</w:t>
      </w:r>
      <w:r w:rsidRPr="0013626A">
        <w:rPr>
          <w:rFonts w:ascii="Arial" w:hAnsi="Arial" w:cs="Arial"/>
          <w:spacing w:val="-9"/>
          <w:lang w:val="fr-FR"/>
        </w:rPr>
        <w:t xml:space="preserve"> hoặc xóa tất cả các giá trị của chúng.</w:t>
      </w:r>
    </w:p>
    <w:p w14:paraId="645E1EC7" w14:textId="77777777" w:rsidR="00257CFD" w:rsidRPr="003837DC"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lang w:val="fr-FR"/>
        </w:rPr>
        <w:t xml:space="preserve">Một OCI client sử dụng hàm OCIAppCtx để thiết lập dữ liệu độ dài biến đổi cho không gian tên, được gọi là OCISessionHandle. </w:t>
      </w:r>
      <w:r>
        <w:rPr>
          <w:rFonts w:ascii="Arial" w:hAnsi="Arial" w:cs="Arial"/>
          <w:sz w:val="20"/>
        </w:rPr>
        <w:t>Mạng đơn OCI</w:t>
      </w:r>
      <w:r w:rsidRPr="001058B5">
        <w:rPr>
          <w:rFonts w:ascii="Arial" w:hAnsi="Arial" w:cs="Arial"/>
          <w:sz w:val="20"/>
        </w:rPr>
        <w:t xml:space="preserve">, round-trip </w:t>
      </w:r>
      <w:r>
        <w:rPr>
          <w:rFonts w:ascii="Arial" w:hAnsi="Arial" w:cs="Arial"/>
          <w:sz w:val="20"/>
        </w:rPr>
        <w:t xml:space="preserve">chuyển gửi </w:t>
      </w:r>
      <w:r w:rsidRPr="001058B5">
        <w:rPr>
          <w:rFonts w:ascii="Arial" w:hAnsi="Arial" w:cs="Arial"/>
          <w:sz w:val="20"/>
        </w:rPr>
        <w:t xml:space="preserve"> </w:t>
      </w:r>
      <w:r>
        <w:rPr>
          <w:rFonts w:ascii="Arial" w:hAnsi="Arial" w:cs="Arial"/>
          <w:sz w:val="20"/>
        </w:rPr>
        <w:t xml:space="preserve">tất cả thông tin đến </w:t>
      </w:r>
      <w:r w:rsidRPr="001058B5">
        <w:rPr>
          <w:rFonts w:ascii="Arial" w:hAnsi="Arial" w:cs="Arial"/>
          <w:sz w:val="20"/>
        </w:rPr>
        <w:t xml:space="preserve"> server </w:t>
      </w:r>
      <w:r>
        <w:rPr>
          <w:rFonts w:ascii="Arial" w:hAnsi="Arial" w:cs="Arial"/>
          <w:sz w:val="20"/>
        </w:rPr>
        <w:t>trong một</w:t>
      </w:r>
      <w:r w:rsidRPr="001058B5">
        <w:rPr>
          <w:rFonts w:ascii="Arial" w:hAnsi="Arial" w:cs="Arial"/>
          <w:sz w:val="20"/>
        </w:rPr>
        <w:t xml:space="preserve"> round-trip</w:t>
      </w:r>
      <w:r w:rsidRPr="003837DC">
        <w:rPr>
          <w:rFonts w:ascii="Arial" w:hAnsi="Arial" w:cs="Arial"/>
          <w:sz w:val="20"/>
        </w:rPr>
        <w:t>. Ở phía s</w:t>
      </w:r>
      <w:r>
        <w:rPr>
          <w:rFonts w:ascii="Arial" w:hAnsi="Arial" w:cs="Arial"/>
          <w:sz w:val="20"/>
        </w:rPr>
        <w:t>erver</w:t>
      </w:r>
      <w:r w:rsidRPr="003837DC">
        <w:rPr>
          <w:rFonts w:ascii="Arial" w:hAnsi="Arial" w:cs="Arial"/>
          <w:sz w:val="20"/>
        </w:rPr>
        <w:t xml:space="preserve">, bạn có thể truy vấn thông tin </w:t>
      </w:r>
      <w:r w:rsidRPr="001058B5">
        <w:rPr>
          <w:rFonts w:ascii="Arial" w:hAnsi="Arial" w:cs="Arial"/>
          <w:sz w:val="20"/>
        </w:rPr>
        <w:t>application</w:t>
      </w:r>
      <w:r w:rsidRPr="001058B5">
        <w:rPr>
          <w:rFonts w:ascii="Arial" w:hAnsi="Arial" w:cs="Arial"/>
          <w:spacing w:val="-19"/>
          <w:sz w:val="20"/>
        </w:rPr>
        <w:t xml:space="preserve"> </w:t>
      </w:r>
      <w:r w:rsidRPr="001058B5">
        <w:rPr>
          <w:rFonts w:ascii="Arial" w:hAnsi="Arial" w:cs="Arial"/>
          <w:sz w:val="20"/>
        </w:rPr>
        <w:t>context</w:t>
      </w:r>
      <w:r w:rsidRPr="001058B5">
        <w:rPr>
          <w:rFonts w:ascii="Arial" w:hAnsi="Arial" w:cs="Arial"/>
          <w:spacing w:val="-19"/>
          <w:sz w:val="20"/>
        </w:rPr>
        <w:t xml:space="preserve"> </w:t>
      </w:r>
      <w:r w:rsidRPr="003837DC">
        <w:rPr>
          <w:rFonts w:ascii="Arial" w:hAnsi="Arial" w:cs="Arial"/>
          <w:sz w:val="20"/>
        </w:rPr>
        <w:t xml:space="preserve">bằng cách sử dụng hàm SYS_CONTEXT SQL trên </w:t>
      </w:r>
      <w:r w:rsidRPr="001058B5">
        <w:rPr>
          <w:rFonts w:ascii="Arial" w:hAnsi="Arial" w:cs="Arial"/>
          <w:sz w:val="20"/>
        </w:rPr>
        <w:t>namespace</w:t>
      </w:r>
      <w:r w:rsidRPr="003837DC">
        <w:rPr>
          <w:rFonts w:ascii="Arial" w:hAnsi="Arial" w:cs="Arial"/>
          <w:sz w:val="20"/>
        </w:rPr>
        <w:t>. Ví dụ:</w:t>
      </w:r>
    </w:p>
    <w:p w14:paraId="09CF9A9A" w14:textId="77777777" w:rsidR="00257CFD"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rPr>
        <w:t xml:space="preserve">Một </w:t>
      </w:r>
      <w:r w:rsidRPr="001058B5">
        <w:rPr>
          <w:rFonts w:ascii="Arial" w:hAnsi="Arial" w:cs="Arial"/>
          <w:w w:val="90"/>
          <w:sz w:val="20"/>
        </w:rPr>
        <w:t xml:space="preserve">JDBC client </w:t>
      </w:r>
      <w:r w:rsidRPr="003837DC">
        <w:rPr>
          <w:rFonts w:ascii="Arial" w:hAnsi="Arial" w:cs="Arial"/>
          <w:sz w:val="20"/>
        </w:rPr>
        <w:t>sử dụng hàm oracle.jdbc.internal.OracleConnection để đạt được các mục đích tương tự.</w:t>
      </w:r>
    </w:p>
    <w:p w14:paraId="7C6AC568" w14:textId="77777777" w:rsidR="00257CFD" w:rsidRPr="003837DC" w:rsidRDefault="00257CFD" w:rsidP="00257CFD">
      <w:pPr>
        <w:pStyle w:val="BodyText"/>
        <w:spacing w:before="124" w:line="228" w:lineRule="auto"/>
        <w:ind w:left="2260" w:hanging="1"/>
        <w:rPr>
          <w:rFonts w:ascii="Arial" w:hAnsi="Arial" w:cs="Arial"/>
        </w:rPr>
      </w:pPr>
    </w:p>
    <w:p w14:paraId="27242137" w14:textId="77777777" w:rsidR="00257CFD" w:rsidRPr="001058B5" w:rsidRDefault="00257CFD" w:rsidP="00257CFD">
      <w:pPr>
        <w:pStyle w:val="BodyText"/>
        <w:spacing w:before="124" w:line="228" w:lineRule="auto"/>
        <w:ind w:left="2260" w:hanging="1"/>
        <w:rPr>
          <w:rFonts w:ascii="Arial" w:hAnsi="Arial" w:cs="Arial"/>
        </w:rPr>
      </w:pPr>
      <w:r w:rsidRPr="003837DC">
        <w:rPr>
          <w:rFonts w:ascii="Arial" w:hAnsi="Arial" w:cs="Arial"/>
        </w:rPr>
        <w:t xml:space="preserve">Bất kỳ người dùng nào cũng có thể </w:t>
      </w:r>
      <w:r>
        <w:rPr>
          <w:rFonts w:ascii="Arial" w:hAnsi="Arial" w:cs="Arial"/>
        </w:rPr>
        <w:t xml:space="preserve">thiết lập </w:t>
      </w:r>
      <w:r w:rsidRPr="003837DC">
        <w:rPr>
          <w:rFonts w:ascii="Arial" w:hAnsi="Arial" w:cs="Arial"/>
        </w:rPr>
        <w:t xml:space="preserve">, xóa hoặc thu thập thông tin trong </w:t>
      </w:r>
      <w:r w:rsidRPr="001058B5">
        <w:rPr>
          <w:rFonts w:ascii="Arial" w:hAnsi="Arial" w:cs="Arial"/>
        </w:rPr>
        <w:t>CLIENTCONTEXT</w:t>
      </w:r>
      <w:r>
        <w:rPr>
          <w:rFonts w:ascii="Arial" w:hAnsi="Arial" w:cs="Arial"/>
        </w:rPr>
        <w:t xml:space="preserve"> </w:t>
      </w:r>
      <w:r w:rsidRPr="001058B5">
        <w:rPr>
          <w:rFonts w:ascii="Arial" w:hAnsi="Arial" w:cs="Arial"/>
          <w:spacing w:val="-95"/>
        </w:rPr>
        <w:t xml:space="preserve"> </w:t>
      </w:r>
      <w:r w:rsidRPr="001058B5">
        <w:rPr>
          <w:rFonts w:ascii="Arial" w:hAnsi="Arial" w:cs="Arial"/>
        </w:rPr>
        <w:t>namespace</w:t>
      </w:r>
      <w:r w:rsidRPr="003837DC">
        <w:rPr>
          <w:rFonts w:ascii="Arial" w:hAnsi="Arial" w:cs="Arial"/>
        </w:rPr>
        <w:t xml:space="preserve"> bởi vì nó không được bảo vệ bởi bảo mật dựa trên </w:t>
      </w:r>
      <w:r>
        <w:rPr>
          <w:rFonts w:ascii="Arial" w:hAnsi="Arial" w:cs="Arial"/>
        </w:rPr>
        <w:t>package</w:t>
      </w:r>
      <w:r w:rsidRPr="001058B5">
        <w:rPr>
          <w:rFonts w:ascii="Arial" w:hAnsi="Arial" w:cs="Arial"/>
          <w:spacing w:val="-3"/>
        </w:rPr>
        <w:t>.</w:t>
      </w:r>
    </w:p>
    <w:p w14:paraId="301B0D54" w14:textId="77777777" w:rsidR="00257CFD" w:rsidRPr="001058B5" w:rsidRDefault="00257CFD" w:rsidP="00257CFD">
      <w:pPr>
        <w:spacing w:before="214" w:line="232" w:lineRule="auto"/>
        <w:ind w:left="2979" w:right="1456"/>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Call Interface Programmer's Guide </w:t>
      </w:r>
      <w:r>
        <w:rPr>
          <w:rFonts w:ascii="Arial" w:hAnsi="Arial" w:cs="Arial"/>
          <w:sz w:val="20"/>
        </w:rPr>
        <w:t>để biết thêm thông tin về</w:t>
      </w:r>
      <w:r w:rsidRPr="001058B5">
        <w:rPr>
          <w:rFonts w:ascii="Arial" w:hAnsi="Arial" w:cs="Arial"/>
          <w:sz w:val="20"/>
        </w:rPr>
        <w:t xml:space="preserve"> client application contexts</w:t>
      </w:r>
    </w:p>
    <w:p w14:paraId="18DB1AE5" w14:textId="77777777" w:rsidR="00257CFD" w:rsidRPr="001058B5" w:rsidRDefault="00257CFD" w:rsidP="00257CFD">
      <w:pPr>
        <w:pStyle w:val="BodyText"/>
        <w:spacing w:before="11"/>
        <w:rPr>
          <w:rFonts w:ascii="Arial" w:hAnsi="Arial" w:cs="Arial"/>
        </w:rPr>
      </w:pPr>
    </w:p>
    <w:p w14:paraId="28A392B1" w14:textId="77777777" w:rsidR="00257CFD" w:rsidRPr="001058B5" w:rsidRDefault="00257CFD" w:rsidP="00257CFD">
      <w:pPr>
        <w:pStyle w:val="Heading4"/>
      </w:pPr>
      <w:bookmarkStart w:id="1078" w:name="Setting_a_Value_in_the_CLIENTCONTEXT_Nam"/>
      <w:bookmarkStart w:id="1079" w:name="_bookmark1323"/>
      <w:bookmarkEnd w:id="1078"/>
      <w:bookmarkEnd w:id="1079"/>
      <w:r>
        <w:t xml:space="preserve">Thiết lập  giá trị trong </w:t>
      </w:r>
      <w:r w:rsidRPr="001058B5">
        <w:t xml:space="preserve"> CLIENTCONTEXT Namespace</w:t>
      </w:r>
    </w:p>
    <w:p w14:paraId="263F5F6D" w14:textId="77777777" w:rsidR="00257CFD" w:rsidRPr="001058B5" w:rsidRDefault="00257CFD" w:rsidP="00257CFD">
      <w:pPr>
        <w:pStyle w:val="BodyText"/>
        <w:spacing w:before="83" w:line="228" w:lineRule="auto"/>
        <w:ind w:left="2260" w:right="848" w:hanging="1"/>
        <w:rPr>
          <w:rFonts w:ascii="Arial" w:hAnsi="Arial" w:cs="Arial"/>
        </w:rPr>
      </w:pPr>
      <w:r>
        <w:rPr>
          <w:rFonts w:ascii="Arial" w:hAnsi="Arial" w:cs="Arial"/>
        </w:rPr>
        <w:t xml:space="preserve">Đối với </w:t>
      </w:r>
      <w:r w:rsidRPr="001058B5">
        <w:rPr>
          <w:rFonts w:ascii="Arial" w:hAnsi="Arial" w:cs="Arial"/>
          <w:spacing w:val="-18"/>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w:t>
      </w:r>
      <w:r w:rsidRPr="001058B5">
        <w:rPr>
          <w:rFonts w:ascii="Arial" w:hAnsi="Arial" w:cs="Arial"/>
          <w:spacing w:val="-18"/>
        </w:rPr>
        <w:t xml:space="preserve"> </w:t>
      </w:r>
      <w:r w:rsidRPr="001058B5">
        <w:rPr>
          <w:rFonts w:ascii="Arial" w:hAnsi="Arial" w:cs="Arial"/>
        </w:rPr>
        <w:t>Interface,</w:t>
      </w:r>
      <w:r w:rsidRPr="001058B5">
        <w:rPr>
          <w:rFonts w:ascii="Arial" w:hAnsi="Arial" w:cs="Arial"/>
          <w:spacing w:val="-18"/>
        </w:rPr>
        <w:t xml:space="preserve"> </w:t>
      </w:r>
      <w:r>
        <w:rPr>
          <w:rFonts w:ascii="Arial" w:hAnsi="Arial" w:cs="Arial"/>
        </w:rPr>
        <w:t xml:space="preserve">để thiết lập một giá trị trong </w:t>
      </w:r>
      <w:r w:rsidRPr="001058B5">
        <w:rPr>
          <w:rFonts w:ascii="Arial" w:hAnsi="Arial" w:cs="Arial"/>
          <w:spacing w:val="-20"/>
        </w:rPr>
        <w:t xml:space="preserve"> </w:t>
      </w:r>
      <w:r w:rsidRPr="001058B5">
        <w:rPr>
          <w:rFonts w:ascii="Arial" w:hAnsi="Arial" w:cs="Arial"/>
        </w:rPr>
        <w:t>CLIENTCONTEXT</w:t>
      </w:r>
      <w:r w:rsidRPr="001058B5">
        <w:rPr>
          <w:rFonts w:ascii="Arial" w:hAnsi="Arial" w:cs="Arial"/>
          <w:spacing w:val="-93"/>
        </w:rPr>
        <w:t xml:space="preserve"> </w:t>
      </w:r>
      <w:r w:rsidRPr="001058B5">
        <w:rPr>
          <w:rFonts w:ascii="Arial" w:hAnsi="Arial" w:cs="Arial"/>
        </w:rPr>
        <w:t>namespace</w:t>
      </w:r>
      <w:r>
        <w:rPr>
          <w:rFonts w:ascii="Arial" w:hAnsi="Arial" w:cs="Arial"/>
        </w:rPr>
        <w:t>,sử dụng câu lệnh theo cú pháp sau</w:t>
      </w:r>
      <w:r w:rsidRPr="001058B5">
        <w:rPr>
          <w:rFonts w:ascii="Arial" w:hAnsi="Arial" w:cs="Arial"/>
        </w:rPr>
        <w:t>:</w:t>
      </w:r>
    </w:p>
    <w:p w14:paraId="683CAB3E" w14:textId="77777777" w:rsidR="00257CFD" w:rsidRPr="001058B5" w:rsidRDefault="00257CFD" w:rsidP="00257CFD">
      <w:pPr>
        <w:spacing w:before="144" w:line="259" w:lineRule="auto"/>
        <w:ind w:left="4020" w:right="185" w:hanging="1761"/>
        <w:rPr>
          <w:rFonts w:ascii="Arial" w:hAnsi="Arial" w:cs="Arial"/>
          <w:i/>
          <w:sz w:val="18"/>
        </w:rPr>
      </w:pPr>
      <w:r w:rsidRPr="001058B5">
        <w:rPr>
          <w:rFonts w:ascii="Arial" w:hAnsi="Arial" w:cs="Arial"/>
          <w:w w:val="90"/>
          <w:sz w:val="18"/>
        </w:rPr>
        <w:t>err</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OCIAppCtxSet((void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i/>
          <w:w w:val="90"/>
          <w:sz w:val="18"/>
        </w:rPr>
        <w:t>session_handle</w:t>
      </w:r>
      <w:r w:rsidRPr="001058B5">
        <w:rPr>
          <w:rFonts w:ascii="Arial" w:hAnsi="Arial" w:cs="Arial"/>
          <w:w w:val="90"/>
          <w:sz w:val="18"/>
        </w:rPr>
        <w:t>,(dvoid</w:t>
      </w:r>
      <w:r w:rsidRPr="001058B5">
        <w:rPr>
          <w:rFonts w:ascii="Arial" w:hAnsi="Arial" w:cs="Arial"/>
          <w:spacing w:val="-61"/>
          <w:w w:val="90"/>
          <w:sz w:val="18"/>
        </w:rPr>
        <w:t xml:space="preserve"> </w:t>
      </w:r>
      <w:r w:rsidRPr="001058B5">
        <w:rPr>
          <w:rFonts w:ascii="Arial" w:hAnsi="Arial" w:cs="Arial"/>
          <w:w w:val="90"/>
          <w:sz w:val="18"/>
        </w:rPr>
        <w:t>*)"CLIENTCONTEXT",(ub4)</w:t>
      </w:r>
      <w:r w:rsidRPr="001058B5">
        <w:rPr>
          <w:rFonts w:ascii="Arial" w:hAnsi="Arial" w:cs="Arial"/>
          <w:spacing w:val="-60"/>
          <w:w w:val="90"/>
          <w:sz w:val="18"/>
        </w:rPr>
        <w:t xml:space="preserve"> </w:t>
      </w:r>
      <w:r w:rsidRPr="001058B5">
        <w:rPr>
          <w:rFonts w:ascii="Arial" w:hAnsi="Arial" w:cs="Arial"/>
          <w:spacing w:val="-2"/>
          <w:w w:val="90"/>
          <w:sz w:val="18"/>
        </w:rPr>
        <w:t xml:space="preserve">13, </w:t>
      </w:r>
      <w:r w:rsidRPr="001058B5">
        <w:rPr>
          <w:rFonts w:ascii="Arial" w:hAnsi="Arial" w:cs="Arial"/>
          <w:w w:val="95"/>
          <w:sz w:val="18"/>
        </w:rPr>
        <w:t>(dvoid</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i/>
          <w:w w:val="95"/>
          <w:sz w:val="18"/>
        </w:rPr>
        <w:t>attribute_name</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i/>
          <w:w w:val="95"/>
          <w:sz w:val="18"/>
        </w:rPr>
        <w:t>length_of_attribute_name</w:t>
      </w:r>
    </w:p>
    <w:p w14:paraId="7A8250C5" w14:textId="77777777" w:rsidR="00257CFD" w:rsidRPr="001058B5" w:rsidRDefault="00257CFD" w:rsidP="00257CFD">
      <w:pPr>
        <w:spacing w:line="259" w:lineRule="auto"/>
        <w:ind w:left="4020"/>
        <w:rPr>
          <w:rFonts w:ascii="Arial" w:hAnsi="Arial" w:cs="Arial"/>
          <w:sz w:val="18"/>
        </w:rPr>
      </w:pPr>
      <w:r w:rsidRPr="001058B5">
        <w:rPr>
          <w:rFonts w:ascii="Arial" w:hAnsi="Arial" w:cs="Arial"/>
          <w:w w:val="85"/>
          <w:sz w:val="18"/>
        </w:rPr>
        <w:t>(dvoid *)</w:t>
      </w:r>
      <w:r w:rsidRPr="001058B5">
        <w:rPr>
          <w:rFonts w:ascii="Arial" w:hAnsi="Arial" w:cs="Arial"/>
          <w:i/>
          <w:w w:val="85"/>
          <w:sz w:val="18"/>
        </w:rPr>
        <w:t>attribute_value</w:t>
      </w:r>
      <w:r w:rsidRPr="001058B5">
        <w:rPr>
          <w:rFonts w:ascii="Arial" w:hAnsi="Arial" w:cs="Arial"/>
          <w:w w:val="85"/>
          <w:sz w:val="18"/>
        </w:rPr>
        <w:t xml:space="preserve">, </w:t>
      </w:r>
      <w:r w:rsidRPr="001058B5">
        <w:rPr>
          <w:rFonts w:ascii="Arial" w:hAnsi="Arial" w:cs="Arial"/>
          <w:i/>
          <w:w w:val="85"/>
          <w:sz w:val="18"/>
        </w:rPr>
        <w:t>length_of_attribute_value</w:t>
      </w:r>
      <w:r w:rsidRPr="001058B5">
        <w:rPr>
          <w:rFonts w:ascii="Arial" w:hAnsi="Arial" w:cs="Arial"/>
          <w:w w:val="85"/>
          <w:sz w:val="18"/>
        </w:rPr>
        <w:t xml:space="preserve">, errhp, </w:t>
      </w:r>
      <w:r w:rsidRPr="001058B5">
        <w:rPr>
          <w:rFonts w:ascii="Arial" w:hAnsi="Arial" w:cs="Arial"/>
          <w:w w:val="95"/>
          <w:sz w:val="18"/>
        </w:rPr>
        <w:t>OCI_DEFAULT);</w:t>
      </w:r>
    </w:p>
    <w:p w14:paraId="7461A14E" w14:textId="77777777" w:rsidR="00257CFD" w:rsidRPr="001058B5" w:rsidRDefault="00257CFD" w:rsidP="00257CFD">
      <w:pPr>
        <w:pStyle w:val="BodyText"/>
        <w:ind w:left="2260"/>
        <w:rPr>
          <w:rFonts w:ascii="Arial" w:hAnsi="Arial" w:cs="Arial"/>
        </w:rPr>
      </w:pPr>
      <w:r>
        <w:rPr>
          <w:rFonts w:ascii="Arial" w:hAnsi="Arial" w:cs="Arial"/>
        </w:rPr>
        <w:t>Trong đặc tả này</w:t>
      </w:r>
      <w:r w:rsidRPr="001058B5">
        <w:rPr>
          <w:rFonts w:ascii="Arial" w:hAnsi="Arial" w:cs="Arial"/>
        </w:rPr>
        <w:t>:</w:t>
      </w:r>
    </w:p>
    <w:p w14:paraId="60762465"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session_handle</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rPr>
        <w:t>Đại diện cho</w:t>
      </w:r>
      <w:r w:rsidRPr="001058B5">
        <w:rPr>
          <w:rFonts w:ascii="Arial" w:hAnsi="Arial" w:cs="Arial"/>
          <w:spacing w:val="-14"/>
          <w:sz w:val="20"/>
        </w:rPr>
        <w:t xml:space="preserve"> </w:t>
      </w:r>
      <w:r w:rsidRPr="001058B5">
        <w:rPr>
          <w:rFonts w:ascii="Arial" w:hAnsi="Arial" w:cs="Arial"/>
          <w:sz w:val="20"/>
        </w:rPr>
        <w:t>OCISessionHandle</w:t>
      </w:r>
      <w:r w:rsidRPr="001058B5">
        <w:rPr>
          <w:rFonts w:ascii="Arial" w:hAnsi="Arial" w:cs="Arial"/>
          <w:spacing w:val="-88"/>
          <w:sz w:val="20"/>
        </w:rPr>
        <w:t xml:space="preserve"> </w:t>
      </w:r>
      <w:r w:rsidRPr="001058B5">
        <w:rPr>
          <w:rFonts w:ascii="Arial" w:hAnsi="Arial" w:cs="Arial"/>
          <w:sz w:val="20"/>
        </w:rPr>
        <w:t>namespace.</w:t>
      </w:r>
    </w:p>
    <w:p w14:paraId="2F5F28A9" w14:textId="77777777" w:rsidR="00257CFD" w:rsidRPr="001058B5" w:rsidRDefault="00257CFD" w:rsidP="00257CFD">
      <w:pPr>
        <w:pStyle w:val="ListParagraph"/>
        <w:numPr>
          <w:ilvl w:val="2"/>
          <w:numId w:val="137"/>
        </w:numPr>
        <w:tabs>
          <w:tab w:val="left" w:pos="2620"/>
        </w:tabs>
        <w:spacing w:before="118" w:line="228" w:lineRule="auto"/>
        <w:ind w:left="2619" w:right="330" w:hanging="359"/>
        <w:rPr>
          <w:rFonts w:ascii="Arial" w:hAnsi="Arial" w:cs="Arial"/>
          <w:sz w:val="20"/>
        </w:rPr>
      </w:pPr>
      <w:r w:rsidRPr="001058B5">
        <w:rPr>
          <w:rFonts w:ascii="Arial" w:hAnsi="Arial" w:cs="Arial"/>
          <w:i/>
          <w:w w:val="95"/>
          <w:sz w:val="20"/>
        </w:rPr>
        <w:t>attribute_name</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Tên của thuộc tính </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Ví dụ </w:t>
      </w:r>
      <w:r w:rsidRPr="001058B5">
        <w:rPr>
          <w:rFonts w:ascii="Arial" w:hAnsi="Arial" w:cs="Arial"/>
          <w:w w:val="95"/>
          <w:sz w:val="20"/>
        </w:rPr>
        <w:t>,</w:t>
      </w:r>
      <w:r w:rsidRPr="001058B5">
        <w:rPr>
          <w:rFonts w:ascii="Arial" w:hAnsi="Arial" w:cs="Arial"/>
          <w:spacing w:val="-13"/>
          <w:w w:val="95"/>
          <w:sz w:val="20"/>
        </w:rPr>
        <w:t xml:space="preserve"> </w:t>
      </w:r>
      <w:r w:rsidRPr="001058B5">
        <w:rPr>
          <w:rFonts w:ascii="Arial" w:hAnsi="Arial" w:cs="Arial"/>
          <w:w w:val="95"/>
          <w:sz w:val="20"/>
        </w:rPr>
        <w:t>responsibility,</w:t>
      </w:r>
      <w:r w:rsidRPr="001058B5">
        <w:rPr>
          <w:rFonts w:ascii="Arial" w:hAnsi="Arial" w:cs="Arial"/>
          <w:spacing w:val="-13"/>
          <w:w w:val="95"/>
          <w:sz w:val="20"/>
        </w:rPr>
        <w:t xml:space="preserve"> </w:t>
      </w:r>
      <w:r>
        <w:rPr>
          <w:rFonts w:ascii="Arial" w:hAnsi="Arial" w:cs="Arial"/>
          <w:w w:val="95"/>
          <w:sz w:val="20"/>
        </w:rPr>
        <w:t>với chiều dài 14</w:t>
      </w:r>
      <w:r w:rsidRPr="001058B5">
        <w:rPr>
          <w:rFonts w:ascii="Arial" w:hAnsi="Arial" w:cs="Arial"/>
          <w:sz w:val="20"/>
        </w:rPr>
        <w:t>.</w:t>
      </w:r>
    </w:p>
    <w:p w14:paraId="70A7996F"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attribute_value</w:t>
      </w:r>
      <w:r w:rsidRPr="001058B5">
        <w:rPr>
          <w:rFonts w:ascii="Arial" w:hAnsi="Arial" w:cs="Arial"/>
          <w:sz w:val="20"/>
        </w:rPr>
        <w:t>:</w:t>
      </w:r>
      <w:r w:rsidRPr="001058B5">
        <w:rPr>
          <w:rFonts w:ascii="Arial" w:hAnsi="Arial" w:cs="Arial"/>
          <w:spacing w:val="-19"/>
          <w:sz w:val="20"/>
        </w:rPr>
        <w:t xml:space="preserve"> </w:t>
      </w:r>
      <w:r>
        <w:rPr>
          <w:rFonts w:ascii="Arial" w:hAnsi="Arial" w:cs="Arial"/>
          <w:spacing w:val="-4"/>
          <w:sz w:val="20"/>
        </w:rPr>
        <w:t>Giá trị của thuộc tính</w:t>
      </w:r>
      <w:r>
        <w:rPr>
          <w:rFonts w:ascii="Arial" w:hAnsi="Arial" w:cs="Arial"/>
          <w:sz w:val="20"/>
        </w:rPr>
        <w:t xml:space="preserve">Ví dụ </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z w:val="20"/>
        </w:rPr>
        <w:t>manager</w:t>
      </w:r>
      <w:r>
        <w:rPr>
          <w:rFonts w:ascii="Arial" w:hAnsi="Arial" w:cs="Arial"/>
          <w:sz w:val="20"/>
        </w:rPr>
        <w:t>có chiều dài 7</w:t>
      </w:r>
      <w:r w:rsidRPr="001058B5">
        <w:rPr>
          <w:rFonts w:ascii="Arial" w:hAnsi="Arial" w:cs="Arial"/>
          <w:sz w:val="20"/>
        </w:rPr>
        <w:t>.</w:t>
      </w:r>
    </w:p>
    <w:p w14:paraId="68B62072" w14:textId="77777777" w:rsidR="00257CFD" w:rsidRPr="001058B5" w:rsidRDefault="00257CFD" w:rsidP="00257CFD">
      <w:pPr>
        <w:spacing w:before="207" w:line="232" w:lineRule="auto"/>
        <w:ind w:left="2980" w:right="848" w:hanging="1"/>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sz w:val="20"/>
        </w:rPr>
        <w:t xml:space="preserve">"Managing Scalable Platforms" in </w:t>
      </w:r>
      <w:r w:rsidRPr="001058B5">
        <w:rPr>
          <w:rFonts w:ascii="Arial" w:hAnsi="Arial" w:cs="Arial"/>
          <w:i/>
          <w:sz w:val="20"/>
        </w:rPr>
        <w:t xml:space="preserve">Oracle Call Interface Programmer's Guide </w:t>
      </w:r>
      <w:r>
        <w:rPr>
          <w:rFonts w:ascii="Arial" w:hAnsi="Arial" w:cs="Arial"/>
          <w:sz w:val="20"/>
        </w:rPr>
        <w:t>để biết thêm chi tiết về hàm</w:t>
      </w:r>
      <w:r w:rsidRPr="001058B5">
        <w:rPr>
          <w:rFonts w:ascii="Arial" w:hAnsi="Arial" w:cs="Arial"/>
          <w:sz w:val="20"/>
        </w:rPr>
        <w:t xml:space="preserve"> OCIAppCtx</w:t>
      </w:r>
      <w:r w:rsidRPr="001058B5">
        <w:rPr>
          <w:rFonts w:ascii="Arial" w:hAnsi="Arial" w:cs="Arial"/>
          <w:spacing w:val="-87"/>
          <w:sz w:val="20"/>
        </w:rPr>
        <w:t xml:space="preserve"> </w:t>
      </w:r>
    </w:p>
    <w:p w14:paraId="2E07AFA0" w14:textId="77777777" w:rsidR="00257CFD" w:rsidRPr="001058B5" w:rsidRDefault="00257CFD" w:rsidP="00257CFD">
      <w:pPr>
        <w:pStyle w:val="BodyText"/>
        <w:spacing w:before="7"/>
        <w:rPr>
          <w:rFonts w:ascii="Arial" w:hAnsi="Arial" w:cs="Arial"/>
        </w:rPr>
      </w:pPr>
    </w:p>
    <w:p w14:paraId="77E94A6A" w14:textId="77777777" w:rsidR="00257CFD" w:rsidRPr="001058B5" w:rsidRDefault="00257CFD" w:rsidP="00257CFD">
      <w:pPr>
        <w:pStyle w:val="Heading4"/>
        <w:spacing w:before="1"/>
      </w:pPr>
      <w:bookmarkStart w:id="1080" w:name="Retrieving_the_CLIENTCONTEXT_Namespace"/>
      <w:bookmarkStart w:id="1081" w:name="_bookmark1325"/>
      <w:bookmarkEnd w:id="1080"/>
      <w:bookmarkEnd w:id="1081"/>
      <w:r>
        <w:t xml:space="preserve">Truy xuất </w:t>
      </w:r>
      <w:r w:rsidRPr="001058B5">
        <w:t xml:space="preserve"> C</w:t>
      </w:r>
      <w:bookmarkStart w:id="1082" w:name="_bookmark1326"/>
      <w:bookmarkEnd w:id="1082"/>
      <w:r w:rsidRPr="001058B5">
        <w:t>LIENTCONTEXT Namespace</w:t>
      </w:r>
    </w:p>
    <w:p w14:paraId="4BD8B4AD" w14:textId="77777777" w:rsidR="00257CFD" w:rsidRPr="001058B5" w:rsidRDefault="00257CFD" w:rsidP="00257CFD">
      <w:pPr>
        <w:pStyle w:val="BodyText"/>
        <w:spacing w:before="73" w:line="246" w:lineRule="exact"/>
        <w:ind w:left="2260"/>
        <w:rPr>
          <w:rFonts w:ascii="Arial" w:hAnsi="Arial" w:cs="Arial"/>
        </w:rPr>
      </w:pPr>
      <w:r>
        <w:rPr>
          <w:rFonts w:ascii="Arial" w:hAnsi="Arial" w:cs="Arial"/>
          <w:spacing w:val="-9"/>
        </w:rPr>
        <w:t xml:space="preserve">Để truy xuất </w:t>
      </w:r>
      <w:r w:rsidRPr="001058B5">
        <w:rPr>
          <w:rFonts w:ascii="Arial" w:hAnsi="Arial" w:cs="Arial"/>
        </w:rPr>
        <w:t xml:space="preserve"> CLIENTCONTEXT</w:t>
      </w:r>
      <w:r w:rsidRPr="001058B5">
        <w:rPr>
          <w:rFonts w:ascii="Arial" w:hAnsi="Arial" w:cs="Arial"/>
          <w:spacing w:val="-86"/>
        </w:rPr>
        <w:t xml:space="preserve"> </w:t>
      </w:r>
      <w:r w:rsidRPr="001058B5">
        <w:rPr>
          <w:rFonts w:ascii="Arial" w:hAnsi="Arial" w:cs="Arial"/>
        </w:rPr>
        <w:t xml:space="preserve">namespace, </w:t>
      </w:r>
      <w:r>
        <w:rPr>
          <w:rFonts w:ascii="Arial" w:hAnsi="Arial" w:cs="Arial"/>
        </w:rPr>
        <w:t xml:space="preserve">bạn có thể sử dụng </w:t>
      </w:r>
      <w:r w:rsidRPr="001058B5">
        <w:rPr>
          <w:rFonts w:ascii="Arial" w:hAnsi="Arial" w:cs="Arial"/>
        </w:rPr>
        <w:t xml:space="preserve"> Oracle Call Interface</w:t>
      </w:r>
    </w:p>
    <w:p w14:paraId="5398278A" w14:textId="77777777" w:rsidR="00257CFD" w:rsidRPr="001058B5" w:rsidRDefault="00257CFD" w:rsidP="00257CFD">
      <w:pPr>
        <w:pStyle w:val="BodyText"/>
        <w:spacing w:line="246" w:lineRule="exact"/>
        <w:ind w:left="2260"/>
        <w:rPr>
          <w:rFonts w:ascii="Arial" w:hAnsi="Arial" w:cs="Arial"/>
        </w:rPr>
      </w:pPr>
      <w:r>
        <w:rPr>
          <w:rFonts w:ascii="Arial" w:hAnsi="Arial" w:cs="Arial"/>
        </w:rPr>
        <w:t xml:space="preserve"> </w:t>
      </w:r>
      <w:r w:rsidRPr="001058B5">
        <w:rPr>
          <w:rFonts w:ascii="Arial" w:hAnsi="Arial" w:cs="Arial"/>
        </w:rPr>
        <w:t>OCIStmtExecute</w:t>
      </w:r>
      <w:r>
        <w:rPr>
          <w:rFonts w:ascii="Arial" w:hAnsi="Arial" w:cs="Arial"/>
        </w:rPr>
        <w:t xml:space="preserve"> </w:t>
      </w:r>
      <w:r w:rsidRPr="001058B5">
        <w:rPr>
          <w:rFonts w:ascii="Arial" w:hAnsi="Arial" w:cs="Arial"/>
          <w:spacing w:val="-82"/>
        </w:rPr>
        <w:t xml:space="preserve"> </w:t>
      </w:r>
      <w:r w:rsidRPr="001058B5">
        <w:rPr>
          <w:rFonts w:ascii="Arial" w:hAnsi="Arial" w:cs="Arial"/>
        </w:rPr>
        <w:t xml:space="preserve">call </w:t>
      </w:r>
      <w:r>
        <w:rPr>
          <w:rFonts w:ascii="Arial" w:hAnsi="Arial" w:cs="Arial"/>
        </w:rPr>
        <w:t xml:space="preserve">với một trong các câu lệnh sau </w:t>
      </w:r>
      <w:r w:rsidRPr="001058B5">
        <w:rPr>
          <w:rFonts w:ascii="Arial" w:hAnsi="Arial" w:cs="Arial"/>
        </w:rPr>
        <w:t>:</w:t>
      </w:r>
    </w:p>
    <w:p w14:paraId="0F31B90B"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SYS_CONTEXT('CLIENTCONTEXT', '</w:t>
      </w:r>
      <w:r w:rsidRPr="001058B5">
        <w:rPr>
          <w:rFonts w:ascii="Arial" w:hAnsi="Arial" w:cs="Arial"/>
          <w:i/>
          <w:w w:val="95"/>
          <w:sz w:val="18"/>
        </w:rPr>
        <w:t>Attribute-1</w:t>
      </w:r>
      <w:r w:rsidRPr="001058B5">
        <w:rPr>
          <w:rFonts w:ascii="Arial" w:hAnsi="Arial" w:cs="Arial"/>
          <w:w w:val="95"/>
          <w:sz w:val="18"/>
        </w:rPr>
        <w:t>') FROM dual;</w:t>
      </w:r>
    </w:p>
    <w:p w14:paraId="0194A1A8" w14:textId="77777777" w:rsidR="00257CFD" w:rsidRPr="001058B5" w:rsidRDefault="00257CFD" w:rsidP="00257CFD">
      <w:pPr>
        <w:pStyle w:val="BodyText"/>
        <w:spacing w:before="10"/>
        <w:rPr>
          <w:rFonts w:ascii="Arial" w:hAnsi="Arial" w:cs="Arial"/>
        </w:rPr>
      </w:pPr>
    </w:p>
    <w:p w14:paraId="3E0A6886" w14:textId="77777777" w:rsidR="00257CFD" w:rsidRPr="001058B5" w:rsidRDefault="00257CFD" w:rsidP="00257CFD">
      <w:pPr>
        <w:ind w:left="2260"/>
        <w:rPr>
          <w:rFonts w:ascii="Arial" w:hAnsi="Arial" w:cs="Arial"/>
          <w:sz w:val="18"/>
        </w:rPr>
      </w:pPr>
      <w:r w:rsidRPr="001058B5">
        <w:rPr>
          <w:rFonts w:ascii="Arial" w:hAnsi="Arial" w:cs="Arial"/>
          <w:w w:val="95"/>
          <w:sz w:val="18"/>
        </w:rPr>
        <w:t>SELECT VALUE FROM SESSION_CONTEXT</w:t>
      </w:r>
    </w:p>
    <w:p w14:paraId="3058A2E4"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WHERE NAMESPACE='CLIENTCONTEXT' AND ATTRIBUTE='</w:t>
      </w:r>
      <w:r w:rsidRPr="001058B5">
        <w:rPr>
          <w:rFonts w:ascii="Arial" w:hAnsi="Arial" w:cs="Arial"/>
          <w:i/>
          <w:w w:val="95"/>
          <w:sz w:val="18"/>
        </w:rPr>
        <w:t>attribute-1</w:t>
      </w:r>
      <w:r w:rsidRPr="001058B5">
        <w:rPr>
          <w:rFonts w:ascii="Arial" w:hAnsi="Arial" w:cs="Arial"/>
          <w:w w:val="95"/>
          <w:sz w:val="18"/>
        </w:rPr>
        <w:t>';</w:t>
      </w:r>
    </w:p>
    <w:p w14:paraId="536DCB56" w14:textId="77777777" w:rsidR="00257CFD" w:rsidRPr="001058B5" w:rsidRDefault="00257CFD" w:rsidP="00257CFD">
      <w:pPr>
        <w:pStyle w:val="BodyText"/>
        <w:spacing w:before="1"/>
        <w:rPr>
          <w:rFonts w:ascii="Arial" w:hAnsi="Arial" w:cs="Arial"/>
          <w:sz w:val="19"/>
        </w:rPr>
      </w:pPr>
    </w:p>
    <w:p w14:paraId="361E7929" w14:textId="77777777" w:rsidR="00257CFD" w:rsidRPr="001058B5" w:rsidRDefault="00257CFD" w:rsidP="00257CFD">
      <w:pPr>
        <w:pStyle w:val="BodyText"/>
        <w:spacing w:line="228" w:lineRule="auto"/>
        <w:ind w:left="2260" w:right="185"/>
        <w:rPr>
          <w:rFonts w:ascii="Arial" w:hAnsi="Arial" w:cs="Arial"/>
        </w:rPr>
      </w:pPr>
      <w:r w:rsidRPr="001058B5">
        <w:rPr>
          <w:rFonts w:ascii="Arial" w:hAnsi="Arial" w:cs="Arial"/>
        </w:rPr>
        <w:t xml:space="preserve">The </w:t>
      </w:r>
      <w:r w:rsidRPr="001058B5">
        <w:rPr>
          <w:rFonts w:ascii="Arial" w:hAnsi="Arial" w:cs="Arial"/>
          <w:i/>
        </w:rPr>
        <w:t xml:space="preserve">Attribute-1 </w:t>
      </w:r>
      <w:r w:rsidRPr="00AE0166">
        <w:rPr>
          <w:rFonts w:ascii="Arial" w:hAnsi="Arial" w:cs="Arial"/>
        </w:rPr>
        <w:t xml:space="preserve">có thể là bất kỳ giá trị thuộc tính nào đã được </w:t>
      </w:r>
      <w:r>
        <w:rPr>
          <w:rFonts w:ascii="Arial" w:hAnsi="Arial" w:cs="Arial"/>
        </w:rPr>
        <w:t xml:space="preserve">thiết lập </w:t>
      </w:r>
      <w:r w:rsidRPr="00AE0166">
        <w:rPr>
          <w:rFonts w:ascii="Arial" w:hAnsi="Arial" w:cs="Arial"/>
        </w:rPr>
        <w:t xml:space="preserve"> trong </w:t>
      </w:r>
      <w:r w:rsidRPr="001058B5">
        <w:rPr>
          <w:rFonts w:ascii="Arial" w:hAnsi="Arial" w:cs="Arial"/>
        </w:rPr>
        <w:t>CLIENTCONTEXT</w:t>
      </w:r>
      <w:r>
        <w:rPr>
          <w:rFonts w:ascii="Arial" w:hAnsi="Arial" w:cs="Arial"/>
        </w:rPr>
        <w:t xml:space="preserve"> </w:t>
      </w:r>
      <w:r w:rsidRPr="001058B5">
        <w:rPr>
          <w:rFonts w:ascii="Arial" w:hAnsi="Arial" w:cs="Arial"/>
          <w:spacing w:val="-101"/>
        </w:rPr>
        <w:t xml:space="preserve"> </w:t>
      </w:r>
      <w:r w:rsidRPr="001058B5">
        <w:rPr>
          <w:rFonts w:ascii="Arial" w:hAnsi="Arial" w:cs="Arial"/>
        </w:rPr>
        <w:t>namespace</w:t>
      </w:r>
      <w:r w:rsidRPr="00AE0166">
        <w:rPr>
          <w:rFonts w:ascii="Arial" w:hAnsi="Arial" w:cs="Arial"/>
        </w:rPr>
        <w:t xml:space="preserve">. </w:t>
      </w:r>
      <w:r>
        <w:rPr>
          <w:rFonts w:ascii="Arial" w:hAnsi="Arial" w:cs="Arial"/>
        </w:rPr>
        <w:t>Database</w:t>
      </w:r>
      <w:r w:rsidRPr="00AE0166">
        <w:rPr>
          <w:rFonts w:ascii="Arial" w:hAnsi="Arial" w:cs="Arial"/>
        </w:rPr>
        <w:t xml:space="preserve"> Oracle chỉ lấy thuộc tính đã thiết lập; nếu không, nó trả về NULL. Thông thường, bạn </w:t>
      </w:r>
      <w:r>
        <w:rPr>
          <w:rFonts w:ascii="Arial" w:hAnsi="Arial" w:cs="Arial"/>
        </w:rPr>
        <w:t xml:space="preserve">thiết lập </w:t>
      </w:r>
      <w:r w:rsidRPr="00AE0166">
        <w:rPr>
          <w:rFonts w:ascii="Arial" w:hAnsi="Arial" w:cs="Arial"/>
        </w:rPr>
        <w:t xml:space="preserve"> thuộc tính bằng cách sử dụng cuộc gọi OCIAppCtxSet. Ngoài ra, bạn có thể nhúng cuộc gọi DBMS_SESSION.SET_CONTEXT vào mã OCI để </w:t>
      </w:r>
      <w:r>
        <w:rPr>
          <w:rFonts w:ascii="Arial" w:hAnsi="Arial" w:cs="Arial"/>
        </w:rPr>
        <w:t xml:space="preserve">thiết lập </w:t>
      </w:r>
      <w:r w:rsidRPr="00AE0166">
        <w:rPr>
          <w:rFonts w:ascii="Arial" w:hAnsi="Arial" w:cs="Arial"/>
        </w:rPr>
        <w:t xml:space="preserve"> giá trị thuộc tính</w:t>
      </w:r>
      <w:r w:rsidRPr="001058B5">
        <w:rPr>
          <w:rFonts w:ascii="Arial" w:hAnsi="Arial" w:cs="Arial"/>
        </w:rPr>
        <w:t>.</w:t>
      </w:r>
    </w:p>
    <w:p w14:paraId="4A1AE858" w14:textId="77777777" w:rsidR="00257CFD" w:rsidRPr="001058B5" w:rsidRDefault="00257CFD" w:rsidP="00257CFD">
      <w:pPr>
        <w:spacing w:line="228" w:lineRule="auto"/>
        <w:rPr>
          <w:rFonts w:ascii="Arial" w:hAnsi="Arial" w:cs="Arial"/>
        </w:rPr>
        <w:sectPr w:rsidR="00257CFD" w:rsidRPr="001058B5">
          <w:headerReference w:type="even" r:id="rId143"/>
          <w:headerReference w:type="default" r:id="rId144"/>
          <w:pgSz w:w="12240" w:h="15840"/>
          <w:pgMar w:top="840" w:right="1060" w:bottom="860" w:left="1100" w:header="549" w:footer="663" w:gutter="0"/>
          <w:cols w:space="720"/>
        </w:sectPr>
      </w:pPr>
    </w:p>
    <w:p w14:paraId="055058A1" w14:textId="77777777" w:rsidR="00257CFD" w:rsidRPr="001058B5" w:rsidRDefault="00257CFD" w:rsidP="00257CFD">
      <w:pPr>
        <w:pStyle w:val="BodyText"/>
        <w:spacing w:before="5"/>
        <w:rPr>
          <w:rFonts w:ascii="Arial" w:hAnsi="Arial" w:cs="Arial"/>
          <w:sz w:val="25"/>
        </w:rPr>
      </w:pPr>
    </w:p>
    <w:p w14:paraId="7664D819" w14:textId="77777777" w:rsidR="00257CFD" w:rsidRPr="001058B5" w:rsidRDefault="008D1AB8" w:rsidP="00257CFD">
      <w:pPr>
        <w:pStyle w:val="BodyText"/>
        <w:spacing w:before="103" w:line="228" w:lineRule="auto"/>
        <w:ind w:left="1660" w:right="700"/>
        <w:rPr>
          <w:rFonts w:ascii="Arial" w:hAnsi="Arial" w:cs="Arial"/>
        </w:rPr>
      </w:pPr>
      <w:hyperlink w:anchor="_bookmark1295" w:history="1">
        <w:r w:rsidR="00257CFD">
          <w:rPr>
            <w:rFonts w:ascii="Arial" w:hAnsi="Arial" w:cs="Arial"/>
            <w:color w:val="0000CC"/>
          </w:rPr>
          <w:t xml:space="preserve">Ví dụ </w:t>
        </w:r>
        <w:r w:rsidR="00257CFD" w:rsidRPr="001058B5">
          <w:rPr>
            <w:rFonts w:ascii="Arial" w:hAnsi="Arial" w:cs="Arial"/>
            <w:color w:val="0000CC"/>
            <w:spacing w:val="-20"/>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rPr>
        <w:t xml:space="preserve">cho thấy cách sử dụng cuộc gọi </w:t>
      </w:r>
      <w:r w:rsidR="00257CFD" w:rsidRPr="001058B5">
        <w:rPr>
          <w:rFonts w:ascii="Arial" w:hAnsi="Arial" w:cs="Arial"/>
          <w:spacing w:val="-19"/>
        </w:rPr>
        <w:t xml:space="preserve"> </w:t>
      </w:r>
      <w:r w:rsidR="00257CFD" w:rsidRPr="001058B5">
        <w:rPr>
          <w:rFonts w:ascii="Arial" w:hAnsi="Arial" w:cs="Arial"/>
        </w:rPr>
        <w:t>OCIStmtExecute</w:t>
      </w:r>
      <w:r w:rsidR="00257CFD">
        <w:rPr>
          <w:rFonts w:ascii="Arial" w:hAnsi="Arial" w:cs="Arial"/>
        </w:rPr>
        <w:t xml:space="preserve"> </w:t>
      </w:r>
      <w:r w:rsidR="00257CFD" w:rsidRPr="001058B5">
        <w:rPr>
          <w:rFonts w:ascii="Arial" w:hAnsi="Arial" w:cs="Arial"/>
          <w:spacing w:val="-93"/>
        </w:rPr>
        <w:t xml:space="preserve"> </w:t>
      </w:r>
      <w:r w:rsidR="00257CFD">
        <w:rPr>
          <w:rFonts w:ascii="Arial" w:hAnsi="Arial" w:cs="Arial"/>
          <w:spacing w:val="-93"/>
        </w:rPr>
        <w:t xml:space="preserve">        </w:t>
      </w:r>
      <w:r w:rsidR="00257CFD">
        <w:rPr>
          <w:rFonts w:ascii="Arial" w:hAnsi="Arial" w:cs="Arial"/>
        </w:rPr>
        <w:t>để truy suất giá trị</w:t>
      </w:r>
      <w:r w:rsidR="00257CFD" w:rsidRPr="001058B5">
        <w:rPr>
          <w:rFonts w:ascii="Arial" w:hAnsi="Arial" w:cs="Arial"/>
          <w:spacing w:val="-19"/>
        </w:rPr>
        <w:t xml:space="preserve"> </w:t>
      </w:r>
      <w:r w:rsidR="00257CFD" w:rsidRPr="001058B5">
        <w:rPr>
          <w:rFonts w:ascii="Arial" w:hAnsi="Arial" w:cs="Arial"/>
        </w:rPr>
        <w:t>client</w:t>
      </w:r>
      <w:r w:rsidR="00257CFD" w:rsidRPr="001058B5">
        <w:rPr>
          <w:rFonts w:ascii="Arial" w:hAnsi="Arial" w:cs="Arial"/>
          <w:spacing w:val="-19"/>
        </w:rPr>
        <w:t xml:space="preserve"> </w:t>
      </w:r>
      <w:r w:rsidR="00257CFD" w:rsidRPr="001058B5">
        <w:rPr>
          <w:rFonts w:ascii="Arial" w:hAnsi="Arial" w:cs="Arial"/>
        </w:rPr>
        <w:t>session</w:t>
      </w:r>
      <w:r w:rsidR="00257CFD" w:rsidRPr="001058B5">
        <w:rPr>
          <w:rFonts w:ascii="Arial" w:hAnsi="Arial" w:cs="Arial"/>
          <w:spacing w:val="-19"/>
        </w:rPr>
        <w:t xml:space="preserve"> </w:t>
      </w:r>
      <w:r w:rsidR="00257CFD" w:rsidRPr="001058B5">
        <w:rPr>
          <w:rFonts w:ascii="Arial" w:hAnsi="Arial" w:cs="Arial"/>
        </w:rPr>
        <w:t>ID.</w:t>
      </w:r>
    </w:p>
    <w:p w14:paraId="15C33F74" w14:textId="77777777" w:rsidR="00257CFD" w:rsidRPr="001058B5" w:rsidRDefault="00257CFD" w:rsidP="00257CFD">
      <w:pPr>
        <w:pStyle w:val="BodyText"/>
        <w:rPr>
          <w:rFonts w:ascii="Arial" w:hAnsi="Arial" w:cs="Arial"/>
          <w:sz w:val="26"/>
        </w:rPr>
      </w:pPr>
    </w:p>
    <w:p w14:paraId="7E660F17" w14:textId="77777777" w:rsidR="00257CFD" w:rsidRPr="001058B5" w:rsidRDefault="00257CFD" w:rsidP="00257CFD">
      <w:pPr>
        <w:ind w:left="1660"/>
        <w:rPr>
          <w:rFonts w:ascii="Arial" w:hAnsi="Arial" w:cs="Arial"/>
          <w:b/>
          <w:i/>
          <w:sz w:val="18"/>
        </w:rPr>
      </w:pPr>
      <w:bookmarkStart w:id="1083" w:name="_bookmark1327"/>
      <w:bookmarkEnd w:id="1083"/>
      <w:r w:rsidRPr="001058B5">
        <w:rPr>
          <w:rFonts w:ascii="Arial" w:hAnsi="Arial" w:cs="Arial"/>
          <w:b/>
          <w:i/>
          <w:sz w:val="18"/>
        </w:rPr>
        <w:t>Example 6–14 Retrieving a Client Session ID Value for Client Session-Based Contexts</w:t>
      </w:r>
    </w:p>
    <w:p w14:paraId="2C5DF046" w14:textId="77777777" w:rsidR="00257CFD" w:rsidRPr="001058B5" w:rsidRDefault="00257CFD" w:rsidP="00257CFD">
      <w:pPr>
        <w:pStyle w:val="BodyText"/>
        <w:spacing w:before="11"/>
        <w:rPr>
          <w:rFonts w:ascii="Arial" w:hAnsi="Arial" w:cs="Arial"/>
          <w:b/>
          <w:i/>
          <w:sz w:val="11"/>
        </w:rPr>
      </w:pPr>
    </w:p>
    <w:p w14:paraId="2AD77E47" w14:textId="77777777" w:rsidR="00257CFD" w:rsidRPr="001058B5" w:rsidRDefault="00257CFD" w:rsidP="00257CFD">
      <w:pPr>
        <w:tabs>
          <w:tab w:val="left" w:pos="2678"/>
        </w:tabs>
        <w:spacing w:before="95"/>
        <w:ind w:left="16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28144342" w14:textId="77777777" w:rsidR="00257CFD" w:rsidRPr="001058B5" w:rsidRDefault="00257CFD" w:rsidP="00257CFD">
      <w:pPr>
        <w:tabs>
          <w:tab w:val="left" w:pos="2678"/>
        </w:tabs>
        <w:spacing w:before="17" w:line="259" w:lineRule="auto"/>
        <w:ind w:left="1660" w:right="4990"/>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2C65102C" w14:textId="77777777" w:rsidR="00257CFD" w:rsidRPr="001058B5" w:rsidRDefault="00257CFD" w:rsidP="00257CFD">
      <w:pPr>
        <w:tabs>
          <w:tab w:val="left" w:pos="2678"/>
        </w:tabs>
        <w:spacing w:line="259" w:lineRule="auto"/>
        <w:ind w:left="2771" w:right="2118" w:hanging="1112"/>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85"/>
          <w:sz w:val="18"/>
        </w:rPr>
        <w:t xml:space="preserve">*selcid = (oratext *)"SELECT SYS_CONTEXT('CLIENTCONTEXT', </w:t>
      </w:r>
      <w:r w:rsidRPr="001058B5">
        <w:rPr>
          <w:rFonts w:ascii="Arial" w:hAnsi="Arial" w:cs="Arial"/>
          <w:w w:val="95"/>
          <w:sz w:val="18"/>
        </w:rPr>
        <w:t>attribute) FROM</w:t>
      </w:r>
      <w:r w:rsidRPr="001058B5">
        <w:rPr>
          <w:rFonts w:ascii="Arial" w:hAnsi="Arial" w:cs="Arial"/>
          <w:spacing w:val="52"/>
          <w:w w:val="95"/>
          <w:sz w:val="18"/>
        </w:rPr>
        <w:t xml:space="preserve"> </w:t>
      </w:r>
      <w:r w:rsidRPr="001058B5">
        <w:rPr>
          <w:rFonts w:ascii="Arial" w:hAnsi="Arial" w:cs="Arial"/>
          <w:w w:val="95"/>
          <w:sz w:val="18"/>
        </w:rPr>
        <w:t>DUAL";</w:t>
      </w:r>
    </w:p>
    <w:p w14:paraId="3C2A2F9E" w14:textId="77777777" w:rsidR="00257CFD" w:rsidRPr="001058B5" w:rsidRDefault="00257CFD" w:rsidP="00257CFD">
      <w:pPr>
        <w:pStyle w:val="BodyText"/>
        <w:spacing w:before="4"/>
        <w:rPr>
          <w:rFonts w:ascii="Arial" w:hAnsi="Arial" w:cs="Arial"/>
          <w:sz w:val="19"/>
        </w:rPr>
      </w:pPr>
    </w:p>
    <w:p w14:paraId="39718CC0" w14:textId="77777777" w:rsidR="00257CFD" w:rsidRPr="001058B5" w:rsidRDefault="00257CFD" w:rsidP="00257CFD">
      <w:pPr>
        <w:spacing w:line="259" w:lineRule="auto"/>
        <w:ind w:left="1844" w:right="1193" w:hanging="185"/>
        <w:rPr>
          <w:rFonts w:ascii="Arial" w:hAnsi="Arial" w:cs="Arial"/>
          <w:sz w:val="18"/>
        </w:rPr>
      </w:pPr>
      <w:r w:rsidRPr="001058B5">
        <w:rPr>
          <w:rFonts w:ascii="Arial" w:hAnsi="Arial" w:cs="Arial"/>
          <w:w w:val="90"/>
          <w:sz w:val="18"/>
        </w:rPr>
        <w:t>OCIStmtPrepare(statementhndle,</w:t>
      </w:r>
      <w:r w:rsidRPr="001058B5">
        <w:rPr>
          <w:rFonts w:ascii="Arial" w:hAnsi="Arial" w:cs="Arial"/>
          <w:spacing w:val="-61"/>
          <w:w w:val="90"/>
          <w:sz w:val="18"/>
        </w:rPr>
        <w:t xml:space="preserve"> </w:t>
      </w:r>
      <w:r w:rsidRPr="001058B5">
        <w:rPr>
          <w:rFonts w:ascii="Arial" w:hAnsi="Arial" w:cs="Arial"/>
          <w:w w:val="90"/>
          <w:sz w:val="18"/>
        </w:rPr>
        <w:t>errhp,</w:t>
      </w:r>
      <w:r w:rsidRPr="001058B5">
        <w:rPr>
          <w:rFonts w:ascii="Arial" w:hAnsi="Arial" w:cs="Arial"/>
          <w:spacing w:val="-61"/>
          <w:w w:val="90"/>
          <w:sz w:val="18"/>
        </w:rPr>
        <w:t xml:space="preserve"> </w:t>
      </w:r>
      <w:r w:rsidRPr="001058B5">
        <w:rPr>
          <w:rFonts w:ascii="Arial" w:hAnsi="Arial" w:cs="Arial"/>
          <w:w w:val="90"/>
          <w:sz w:val="18"/>
        </w:rPr>
        <w:t>selcid,</w:t>
      </w:r>
      <w:r w:rsidRPr="001058B5">
        <w:rPr>
          <w:rFonts w:ascii="Arial" w:hAnsi="Arial" w:cs="Arial"/>
          <w:spacing w:val="-61"/>
          <w:w w:val="90"/>
          <w:sz w:val="18"/>
        </w:rPr>
        <w:t xml:space="preserve"> </w:t>
      </w:r>
      <w:r w:rsidRPr="001058B5">
        <w:rPr>
          <w:rFonts w:ascii="Arial" w:hAnsi="Arial" w:cs="Arial"/>
          <w:w w:val="90"/>
          <w:sz w:val="18"/>
        </w:rPr>
        <w:t>(ub4)</w:t>
      </w:r>
      <w:r w:rsidRPr="001058B5">
        <w:rPr>
          <w:rFonts w:ascii="Arial" w:hAnsi="Arial" w:cs="Arial"/>
          <w:spacing w:val="-61"/>
          <w:w w:val="90"/>
          <w:sz w:val="18"/>
        </w:rPr>
        <w:t xml:space="preserve"> </w:t>
      </w:r>
      <w:r w:rsidRPr="001058B5">
        <w:rPr>
          <w:rFonts w:ascii="Arial" w:hAnsi="Arial" w:cs="Arial"/>
          <w:w w:val="90"/>
          <w:sz w:val="18"/>
        </w:rPr>
        <w:t>strlen((char</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 xml:space="preserve">selcid), </w:t>
      </w:r>
      <w:r w:rsidRPr="001058B5">
        <w:rPr>
          <w:rFonts w:ascii="Arial" w:hAnsi="Arial" w:cs="Arial"/>
          <w:w w:val="95"/>
          <w:sz w:val="18"/>
        </w:rPr>
        <w:t>(ub4) OCI_NTV_SYNTAX, (ub4)</w:t>
      </w:r>
      <w:r w:rsidRPr="001058B5">
        <w:rPr>
          <w:rFonts w:ascii="Arial" w:hAnsi="Arial" w:cs="Arial"/>
          <w:spacing w:val="-67"/>
          <w:w w:val="95"/>
          <w:sz w:val="18"/>
        </w:rPr>
        <w:t xml:space="preserve"> </w:t>
      </w:r>
      <w:r w:rsidRPr="001058B5">
        <w:rPr>
          <w:rFonts w:ascii="Arial" w:hAnsi="Arial" w:cs="Arial"/>
          <w:w w:val="95"/>
          <w:sz w:val="18"/>
        </w:rPr>
        <w:t>OCI_DEFAULT);</w:t>
      </w:r>
    </w:p>
    <w:p w14:paraId="54317F1C" w14:textId="77777777" w:rsidR="00257CFD" w:rsidRPr="001058B5" w:rsidRDefault="00257CFD" w:rsidP="00257CFD">
      <w:pPr>
        <w:pStyle w:val="BodyText"/>
        <w:spacing w:before="4"/>
        <w:rPr>
          <w:rFonts w:ascii="Arial" w:hAnsi="Arial" w:cs="Arial"/>
          <w:sz w:val="19"/>
        </w:rPr>
      </w:pPr>
    </w:p>
    <w:p w14:paraId="09E63B74" w14:textId="77777777" w:rsidR="00257CFD" w:rsidRPr="001058B5" w:rsidRDefault="00257CFD" w:rsidP="00257CFD">
      <w:pPr>
        <w:spacing w:line="259" w:lineRule="auto"/>
        <w:ind w:left="1844" w:right="887"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6083824B" w14:textId="77777777" w:rsidR="00257CFD" w:rsidRPr="001058B5" w:rsidRDefault="00257CFD" w:rsidP="00257CFD">
      <w:pPr>
        <w:pStyle w:val="BodyText"/>
        <w:spacing w:before="5"/>
        <w:rPr>
          <w:rFonts w:ascii="Arial" w:hAnsi="Arial" w:cs="Arial"/>
          <w:sz w:val="19"/>
        </w:rPr>
      </w:pPr>
    </w:p>
    <w:p w14:paraId="302A5715" w14:textId="77777777" w:rsidR="00257CFD" w:rsidRPr="001058B5" w:rsidRDefault="00257CFD" w:rsidP="00257CFD">
      <w:pPr>
        <w:spacing w:line="259" w:lineRule="auto"/>
        <w:ind w:left="1844" w:right="1773"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635B8051" w14:textId="77777777" w:rsidR="00257CFD" w:rsidRPr="001058B5" w:rsidRDefault="00257CFD" w:rsidP="00257CFD">
      <w:pPr>
        <w:pStyle w:val="BodyText"/>
        <w:spacing w:before="4"/>
        <w:rPr>
          <w:rFonts w:ascii="Arial" w:hAnsi="Arial" w:cs="Arial"/>
          <w:sz w:val="19"/>
        </w:rPr>
      </w:pPr>
    </w:p>
    <w:p w14:paraId="48568C66" w14:textId="77777777" w:rsidR="00257CFD" w:rsidRPr="001058B5" w:rsidRDefault="00257CFD" w:rsidP="00257CFD">
      <w:pPr>
        <w:ind w:left="1660"/>
        <w:rPr>
          <w:rFonts w:ascii="Arial" w:hAnsi="Arial" w:cs="Arial"/>
          <w:sz w:val="18"/>
        </w:rPr>
      </w:pPr>
      <w:r w:rsidRPr="001058B5">
        <w:rPr>
          <w:rFonts w:ascii="Arial" w:hAnsi="Arial" w:cs="Arial"/>
          <w:w w:val="95"/>
          <w:sz w:val="18"/>
        </w:rPr>
        <w:t>printf("CLIENT_IDENTIFIER = %s \n", clientid);</w:t>
      </w:r>
    </w:p>
    <w:p w14:paraId="3B551140" w14:textId="77777777" w:rsidR="00257CFD" w:rsidRPr="001058B5" w:rsidRDefault="00257CFD" w:rsidP="00257CFD">
      <w:pPr>
        <w:pStyle w:val="BodyText"/>
        <w:spacing w:before="5"/>
        <w:rPr>
          <w:rFonts w:ascii="Arial" w:hAnsi="Arial" w:cs="Arial"/>
          <w:sz w:val="18"/>
        </w:rPr>
      </w:pPr>
    </w:p>
    <w:p w14:paraId="4983A92E" w14:textId="77777777" w:rsidR="00257CFD" w:rsidRPr="001058B5" w:rsidRDefault="00257CFD" w:rsidP="00257CFD">
      <w:pPr>
        <w:pStyle w:val="BodyText"/>
        <w:ind w:left="1660"/>
        <w:rPr>
          <w:rFonts w:ascii="Arial" w:hAnsi="Arial" w:cs="Arial"/>
        </w:rPr>
      </w:pPr>
      <w:r>
        <w:rPr>
          <w:rFonts w:ascii="Arial" w:hAnsi="Arial" w:cs="Arial"/>
        </w:rPr>
        <w:t>Trong ví dụ này</w:t>
      </w:r>
      <w:r w:rsidRPr="001058B5">
        <w:rPr>
          <w:rFonts w:ascii="Arial" w:hAnsi="Arial" w:cs="Arial"/>
        </w:rPr>
        <w:t>:</w:t>
      </w:r>
    </w:p>
    <w:p w14:paraId="5AFE16E3" w14:textId="77777777" w:rsidR="00257CFD" w:rsidRPr="007B06F5" w:rsidRDefault="00257CFD" w:rsidP="00257CFD">
      <w:pPr>
        <w:pStyle w:val="ListParagraph"/>
        <w:numPr>
          <w:ilvl w:val="1"/>
          <w:numId w:val="137"/>
        </w:numPr>
        <w:tabs>
          <w:tab w:val="left" w:pos="2020"/>
        </w:tabs>
        <w:spacing w:before="121" w:line="228" w:lineRule="auto"/>
        <w:ind w:right="1225" w:hanging="359"/>
        <w:rPr>
          <w:rFonts w:ascii="Arial" w:hAnsi="Arial" w:cs="Arial"/>
          <w:sz w:val="20"/>
        </w:rPr>
      </w:pPr>
      <w:r w:rsidRPr="007B06F5">
        <w:rPr>
          <w:rFonts w:ascii="Arial" w:hAnsi="Arial" w:cs="Arial"/>
          <w:sz w:val="20"/>
        </w:rPr>
        <w:t xml:space="preserve">oratext, OCIDefine, OCIStmt và oratext tạo biến để lưu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5"/>
          <w:sz w:val="20"/>
        </w:rPr>
        <w:t xml:space="preserve"> </w:t>
      </w:r>
      <w:r w:rsidRPr="001058B5">
        <w:rPr>
          <w:rFonts w:ascii="Arial" w:hAnsi="Arial" w:cs="Arial"/>
          <w:sz w:val="20"/>
        </w:rPr>
        <w:t>ID</w:t>
      </w:r>
      <w:r w:rsidRPr="007B06F5">
        <w:rPr>
          <w:rFonts w:ascii="Arial" w:hAnsi="Arial" w:cs="Arial"/>
          <w:sz w:val="20"/>
        </w:rPr>
        <w:t>, tham chiếu cuộc gọi cho OCIDefine, xử lý câu lệnh và</w:t>
      </w:r>
      <w:r>
        <w:rPr>
          <w:rFonts w:ascii="Arial" w:hAnsi="Arial" w:cs="Arial"/>
          <w:sz w:val="20"/>
        </w:rPr>
        <w:t xml:space="preserve"> sử dụng dụng</w:t>
      </w:r>
      <w:r w:rsidRPr="007B06F5">
        <w:rPr>
          <w:rFonts w:ascii="Arial" w:hAnsi="Arial" w:cs="Arial"/>
          <w:sz w:val="20"/>
        </w:rPr>
        <w:t xml:space="preserve"> câu lệnh SELECT .</w:t>
      </w:r>
    </w:p>
    <w:p w14:paraId="60C0DFC0" w14:textId="77777777" w:rsidR="00257CFD" w:rsidRPr="001058B5" w:rsidRDefault="00257CFD" w:rsidP="00257CFD">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OCIStmtPrepare</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chuẩn bị câu lệnh selcid để thực thi</w:t>
      </w:r>
      <w:r w:rsidRPr="001058B5">
        <w:rPr>
          <w:rFonts w:ascii="Arial" w:hAnsi="Arial" w:cs="Arial"/>
          <w:sz w:val="20"/>
        </w:rPr>
        <w:t>.</w:t>
      </w:r>
    </w:p>
    <w:p w14:paraId="6254A80F"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OCIDefineByPos</w:t>
      </w:r>
      <w:r w:rsidRPr="001058B5">
        <w:rPr>
          <w:rFonts w:ascii="Arial" w:hAnsi="Arial" w:cs="Arial"/>
          <w:spacing w:val="-87"/>
          <w:sz w:val="20"/>
        </w:rPr>
        <w:t xml:space="preserve"> </w:t>
      </w:r>
      <w:r>
        <w:rPr>
          <w:rFonts w:ascii="Arial" w:hAnsi="Arial" w:cs="Arial"/>
          <w:spacing w:val="-87"/>
          <w:sz w:val="20"/>
        </w:rPr>
        <w:t xml:space="preserve">      </w:t>
      </w:r>
      <w:r>
        <w:rPr>
          <w:rFonts w:ascii="Arial" w:hAnsi="Arial" w:cs="Arial"/>
          <w:sz w:val="20"/>
        </w:rPr>
        <w:t xml:space="preserve"> định nghĩa</w:t>
      </w:r>
      <w:r w:rsidRPr="009D530B">
        <w:rPr>
          <w:rFonts w:ascii="Arial" w:hAnsi="Arial" w:cs="Arial"/>
          <w:sz w:val="20"/>
        </w:rPr>
        <w:t xml:space="preserve"> </w:t>
      </w:r>
      <w:r>
        <w:rPr>
          <w:rFonts w:ascii="Arial" w:hAnsi="Arial" w:cs="Arial"/>
          <w:sz w:val="20"/>
        </w:rPr>
        <w:t xml:space="preserve">output biến </w:t>
      </w:r>
      <w:r w:rsidRPr="001058B5">
        <w:rPr>
          <w:rFonts w:ascii="Arial" w:hAnsi="Arial" w:cs="Arial"/>
          <w:sz w:val="20"/>
        </w:rPr>
        <w:t>clientid</w:t>
      </w:r>
      <w:r>
        <w:rPr>
          <w:rFonts w:ascii="Arial" w:hAnsi="Arial" w:cs="Arial"/>
          <w:sz w:val="20"/>
        </w:rPr>
        <w:t xml:space="preserve"> </w:t>
      </w:r>
      <w:r w:rsidRPr="001058B5">
        <w:rPr>
          <w:rFonts w:ascii="Arial" w:hAnsi="Arial" w:cs="Arial"/>
          <w:spacing w:val="-86"/>
          <w:sz w:val="20"/>
        </w:rPr>
        <w:t xml:space="preserve"> </w:t>
      </w:r>
      <w:r>
        <w:rPr>
          <w:rFonts w:ascii="Arial" w:hAnsi="Arial" w:cs="Arial"/>
          <w:sz w:val="20"/>
        </w:rPr>
        <w:t xml:space="preserve">cho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ID.</w:t>
      </w:r>
    </w:p>
    <w:p w14:paraId="64C02316"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OCIStmtExecute</w:t>
      </w:r>
      <w:r w:rsidRPr="001058B5">
        <w:rPr>
          <w:rFonts w:ascii="Arial" w:hAnsi="Arial" w:cs="Arial"/>
          <w:spacing w:val="-84"/>
          <w:sz w:val="20"/>
        </w:rPr>
        <w:t xml:space="preserve"> </w:t>
      </w:r>
      <w:r>
        <w:rPr>
          <w:rFonts w:ascii="Arial" w:hAnsi="Arial" w:cs="Arial"/>
          <w:sz w:val="20"/>
        </w:rPr>
        <w:t xml:space="preserve">thực thi câu lệnh trong biến </w:t>
      </w:r>
      <w:r w:rsidRPr="001058B5">
        <w:rPr>
          <w:rFonts w:ascii="Arial" w:hAnsi="Arial" w:cs="Arial"/>
          <w:spacing w:val="-7"/>
          <w:sz w:val="20"/>
        </w:rPr>
        <w:t xml:space="preserve"> </w:t>
      </w:r>
      <w:r w:rsidRPr="001058B5">
        <w:rPr>
          <w:rFonts w:ascii="Arial" w:hAnsi="Arial" w:cs="Arial"/>
          <w:sz w:val="20"/>
        </w:rPr>
        <w:t>selcid.</w:t>
      </w:r>
    </w:p>
    <w:p w14:paraId="3A0EE274" w14:textId="77777777" w:rsidR="00257CFD" w:rsidRPr="001058B5" w:rsidRDefault="00257CFD" w:rsidP="00257CFD">
      <w:pPr>
        <w:pStyle w:val="ListParagraph"/>
        <w:numPr>
          <w:ilvl w:val="1"/>
          <w:numId w:val="137"/>
        </w:numPr>
        <w:tabs>
          <w:tab w:val="left" w:pos="2020"/>
        </w:tabs>
        <w:spacing w:before="107"/>
        <w:ind w:hanging="359"/>
        <w:rPr>
          <w:rFonts w:ascii="Arial" w:hAnsi="Arial" w:cs="Arial"/>
          <w:sz w:val="20"/>
        </w:rPr>
      </w:pPr>
      <w:r w:rsidRPr="001058B5">
        <w:rPr>
          <w:rFonts w:ascii="Arial" w:hAnsi="Arial" w:cs="Arial"/>
          <w:sz w:val="20"/>
        </w:rPr>
        <w:t>Printf</w:t>
      </w:r>
      <w:r>
        <w:rPr>
          <w:rFonts w:ascii="Arial" w:hAnsi="Arial" w:cs="Arial"/>
          <w:sz w:val="20"/>
        </w:rPr>
        <w:t xml:space="preserve"> </w:t>
      </w:r>
      <w:r w:rsidRPr="001058B5">
        <w:rPr>
          <w:rFonts w:ascii="Arial" w:hAnsi="Arial" w:cs="Arial"/>
          <w:spacing w:val="-108"/>
          <w:sz w:val="20"/>
        </w:rPr>
        <w:t xml:space="preserve"> </w:t>
      </w:r>
      <w:r w:rsidRPr="001058B5">
        <w:rPr>
          <w:rFonts w:ascii="Arial" w:hAnsi="Arial" w:cs="Arial"/>
          <w:sz w:val="20"/>
        </w:rPr>
        <w:t>prints the formatted output for the retrieved client session ID.</w:t>
      </w:r>
    </w:p>
    <w:p w14:paraId="68123F59" w14:textId="77777777" w:rsidR="00257CFD" w:rsidRPr="001058B5" w:rsidRDefault="00257CFD" w:rsidP="00257CFD">
      <w:pPr>
        <w:pStyle w:val="BodyText"/>
        <w:spacing w:before="3"/>
        <w:rPr>
          <w:rFonts w:ascii="Arial" w:hAnsi="Arial" w:cs="Arial"/>
          <w:sz w:val="25"/>
        </w:rPr>
      </w:pPr>
    </w:p>
    <w:p w14:paraId="1F1536EA" w14:textId="77777777" w:rsidR="00257CFD" w:rsidRPr="001058B5" w:rsidRDefault="00257CFD" w:rsidP="00257CFD">
      <w:pPr>
        <w:pStyle w:val="Heading4"/>
        <w:ind w:left="100"/>
      </w:pPr>
      <w:bookmarkStart w:id="1084" w:name="Clearing_a_Setting_in_the_CLIENTCONTEXT_"/>
      <w:bookmarkStart w:id="1085" w:name="_bookmark1328"/>
      <w:bookmarkEnd w:id="1084"/>
      <w:bookmarkEnd w:id="1085"/>
      <w:r>
        <w:t xml:space="preserve">Xóa thiết lập trong </w:t>
      </w:r>
      <w:r w:rsidRPr="001058B5">
        <w:t xml:space="preserve"> CLIENTCONTEXT Namespace</w:t>
      </w:r>
    </w:p>
    <w:p w14:paraId="0BE872F9" w14:textId="77777777" w:rsidR="00257CFD" w:rsidRPr="001058B5" w:rsidRDefault="00257CFD" w:rsidP="00257CFD">
      <w:pPr>
        <w:pStyle w:val="BodyText"/>
        <w:spacing w:before="84" w:line="228" w:lineRule="auto"/>
        <w:ind w:left="1659" w:right="783"/>
        <w:rPr>
          <w:rFonts w:ascii="Arial" w:hAnsi="Arial" w:cs="Arial"/>
        </w:rPr>
      </w:pPr>
      <w:r>
        <w:rPr>
          <w:rFonts w:ascii="Arial" w:hAnsi="Arial" w:cs="Arial"/>
        </w:rPr>
        <w:t xml:space="preserve">Đối với </w:t>
      </w:r>
      <w:r w:rsidRPr="001058B5">
        <w:rPr>
          <w:rFonts w:ascii="Arial" w:hAnsi="Arial" w:cs="Arial"/>
          <w:spacing w:val="-21"/>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Call</w:t>
      </w:r>
      <w:r w:rsidRPr="001058B5">
        <w:rPr>
          <w:rFonts w:ascii="Arial" w:hAnsi="Arial" w:cs="Arial"/>
          <w:spacing w:val="-22"/>
        </w:rPr>
        <w:t xml:space="preserve"> </w:t>
      </w:r>
      <w:r w:rsidRPr="001058B5">
        <w:rPr>
          <w:rFonts w:ascii="Arial" w:hAnsi="Arial" w:cs="Arial"/>
        </w:rPr>
        <w:t>Interface</w:t>
      </w:r>
      <w:r>
        <w:rPr>
          <w:rFonts w:ascii="Arial" w:hAnsi="Arial" w:cs="Arial"/>
        </w:rPr>
        <w:t xml:space="preserve"> để xóa một thiết lập trong </w:t>
      </w:r>
      <w:r w:rsidRPr="001058B5">
        <w:rPr>
          <w:rFonts w:ascii="Arial" w:hAnsi="Arial" w:cs="Arial"/>
          <w:spacing w:val="-21"/>
        </w:rPr>
        <w:t xml:space="preserve"> </w:t>
      </w:r>
      <w:r w:rsidRPr="001058B5">
        <w:rPr>
          <w:rFonts w:ascii="Arial" w:hAnsi="Arial" w:cs="Arial"/>
        </w:rPr>
        <w:t>CLIENTCONEXT,</w:t>
      </w:r>
      <w:r w:rsidRPr="001058B5">
        <w:rPr>
          <w:rFonts w:ascii="Arial" w:hAnsi="Arial" w:cs="Arial"/>
          <w:spacing w:val="-21"/>
        </w:rPr>
        <w:t xml:space="preserve"> </w:t>
      </w:r>
      <w:r>
        <w:rPr>
          <w:rFonts w:ascii="Arial" w:hAnsi="Arial" w:cs="Arial"/>
        </w:rPr>
        <w:t xml:space="preserve">thiết lập giá trị bằng </w:t>
      </w:r>
      <w:r w:rsidRPr="001058B5">
        <w:rPr>
          <w:rFonts w:ascii="Arial" w:hAnsi="Arial" w:cs="Arial"/>
        </w:rPr>
        <w:t>NULL</w:t>
      </w:r>
      <w:r>
        <w:rPr>
          <w:rFonts w:ascii="Arial" w:hAnsi="Arial" w:cs="Arial"/>
        </w:rPr>
        <w:t xml:space="preserve"> </w:t>
      </w:r>
      <w:r w:rsidRPr="001058B5">
        <w:rPr>
          <w:rFonts w:ascii="Arial" w:hAnsi="Arial" w:cs="Arial"/>
          <w:spacing w:val="-96"/>
        </w:rPr>
        <w:t xml:space="preserve"> </w:t>
      </w:r>
      <w:r>
        <w:rPr>
          <w:rFonts w:ascii="Arial" w:hAnsi="Arial" w:cs="Arial"/>
        </w:rPr>
        <w:t>hoặc thành một chuỗi rỗng bằng cách sử dụng một trong các câu lệnh sau</w:t>
      </w:r>
      <w:r w:rsidRPr="001058B5">
        <w:rPr>
          <w:rFonts w:ascii="Arial" w:hAnsi="Arial" w:cs="Arial"/>
        </w:rPr>
        <w:t>:</w:t>
      </w:r>
    </w:p>
    <w:p w14:paraId="6F8F6444" w14:textId="77777777" w:rsidR="00257CFD" w:rsidRPr="001058B5" w:rsidRDefault="00257CFD" w:rsidP="00257CFD">
      <w:pPr>
        <w:spacing w:before="144" w:line="259" w:lineRule="auto"/>
        <w:ind w:left="3420" w:right="1560" w:hanging="1761"/>
        <w:rPr>
          <w:rFonts w:ascii="Arial" w:hAnsi="Arial" w:cs="Arial"/>
          <w:sz w:val="18"/>
        </w:rPr>
      </w:pPr>
      <w:r w:rsidRPr="001058B5">
        <w:rPr>
          <w:rFonts w:ascii="Arial" w:hAnsi="Arial" w:cs="Arial"/>
          <w:w w:val="90"/>
          <w:sz w:val="18"/>
        </w:rPr>
        <w:t>(void)</w:t>
      </w:r>
      <w:r w:rsidRPr="001058B5">
        <w:rPr>
          <w:rFonts w:ascii="Arial" w:hAnsi="Arial" w:cs="Arial"/>
          <w:spacing w:val="-58"/>
          <w:w w:val="90"/>
          <w:sz w:val="18"/>
        </w:rPr>
        <w:t xml:space="preserve"> </w:t>
      </w:r>
      <w:r w:rsidRPr="001058B5">
        <w:rPr>
          <w:rFonts w:ascii="Arial" w:hAnsi="Arial" w:cs="Arial"/>
          <w:w w:val="90"/>
          <w:sz w:val="18"/>
        </w:rPr>
        <w:t>OCIAppCtxSet((void</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8"/>
          <w:w w:val="90"/>
          <w:sz w:val="18"/>
        </w:rPr>
        <w:t xml:space="preserve"> </w:t>
      </w:r>
      <w:r w:rsidRPr="001058B5">
        <w:rPr>
          <w:rFonts w:ascii="Arial" w:hAnsi="Arial" w:cs="Arial"/>
          <w:spacing w:val="-2"/>
          <w:w w:val="90"/>
          <w:sz w:val="18"/>
        </w:rPr>
        <w:t xml:space="preserve">13, </w:t>
      </w:r>
      <w:r w:rsidRPr="001058B5">
        <w:rPr>
          <w:rFonts w:ascii="Arial" w:hAnsi="Arial" w:cs="Arial"/>
          <w:w w:val="90"/>
          <w:sz w:val="18"/>
        </w:rPr>
        <w:t>(dvoid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*)0, 0,errhp</w:t>
      </w:r>
    </w:p>
    <w:p w14:paraId="6B066C2D"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7070F4B4" w14:textId="77777777" w:rsidR="00257CFD" w:rsidRPr="001058B5" w:rsidRDefault="00257CFD" w:rsidP="00257CFD">
      <w:pPr>
        <w:pStyle w:val="BodyText"/>
        <w:spacing w:before="1"/>
        <w:rPr>
          <w:rFonts w:ascii="Arial" w:hAnsi="Arial" w:cs="Arial"/>
          <w:sz w:val="10"/>
        </w:rPr>
      </w:pPr>
    </w:p>
    <w:p w14:paraId="38688F0F" w14:textId="77777777" w:rsidR="00257CFD" w:rsidRPr="001058B5" w:rsidRDefault="00257CFD" w:rsidP="00257CFD">
      <w:pPr>
        <w:pStyle w:val="BodyText"/>
        <w:spacing w:before="93"/>
        <w:ind w:left="1660"/>
        <w:rPr>
          <w:rFonts w:ascii="Arial" w:hAnsi="Arial" w:cs="Arial"/>
        </w:rPr>
      </w:pPr>
      <w:r w:rsidRPr="001058B5">
        <w:rPr>
          <w:rFonts w:ascii="Arial" w:hAnsi="Arial" w:cs="Arial"/>
        </w:rPr>
        <w:t>or</w:t>
      </w:r>
    </w:p>
    <w:p w14:paraId="1E44FB0F" w14:textId="77777777" w:rsidR="00257CFD" w:rsidRPr="001058B5" w:rsidRDefault="00257CFD" w:rsidP="00257CFD">
      <w:pPr>
        <w:spacing w:before="139" w:line="259" w:lineRule="auto"/>
        <w:ind w:left="3420" w:right="1456" w:hanging="1761"/>
        <w:rPr>
          <w:rFonts w:ascii="Arial" w:hAnsi="Arial" w:cs="Arial"/>
          <w:sz w:val="18"/>
        </w:rPr>
      </w:pPr>
      <w:r w:rsidRPr="001058B5">
        <w:rPr>
          <w:rFonts w:ascii="Arial" w:hAnsi="Arial" w:cs="Arial"/>
          <w:w w:val="90"/>
          <w:sz w:val="18"/>
        </w:rPr>
        <w:t>(void)</w:t>
      </w:r>
      <w:r w:rsidRPr="001058B5">
        <w:rPr>
          <w:rFonts w:ascii="Arial" w:hAnsi="Arial" w:cs="Arial"/>
          <w:spacing w:val="-59"/>
          <w:w w:val="90"/>
          <w:sz w:val="18"/>
        </w:rPr>
        <w:t xml:space="preserve"> </w:t>
      </w:r>
      <w:r w:rsidRPr="001058B5">
        <w:rPr>
          <w:rFonts w:ascii="Arial" w:hAnsi="Arial" w:cs="Arial"/>
          <w:w w:val="90"/>
          <w:sz w:val="18"/>
        </w:rPr>
        <w:t>OCIAppCtxSet((void</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9"/>
          <w:w w:val="90"/>
          <w:sz w:val="18"/>
        </w:rPr>
        <w:t xml:space="preserve"> </w:t>
      </w:r>
      <w:r w:rsidRPr="001058B5">
        <w:rPr>
          <w:rFonts w:ascii="Arial" w:hAnsi="Arial" w:cs="Arial"/>
          <w:w w:val="90"/>
          <w:sz w:val="18"/>
        </w:rPr>
        <w:t>13 (dvoid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 0,errhp,</w:t>
      </w:r>
    </w:p>
    <w:p w14:paraId="5760224C"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1E10B220" w14:textId="77777777" w:rsidR="00257CFD" w:rsidRPr="001058B5" w:rsidRDefault="00257CFD" w:rsidP="00257CFD">
      <w:pPr>
        <w:pStyle w:val="BodyText"/>
        <w:rPr>
          <w:rFonts w:ascii="Arial" w:hAnsi="Arial" w:cs="Arial"/>
          <w:sz w:val="18"/>
        </w:rPr>
      </w:pPr>
    </w:p>
    <w:p w14:paraId="018E3A6A" w14:textId="77777777" w:rsidR="00257CFD" w:rsidRPr="001058B5" w:rsidRDefault="00257CFD" w:rsidP="00257CFD">
      <w:pPr>
        <w:pStyle w:val="Heading4"/>
        <w:spacing w:before="109"/>
        <w:ind w:left="100"/>
      </w:pPr>
      <w:bookmarkStart w:id="1086" w:name="Clearing_All_Settings_in_the_CLIENTCONTE"/>
      <w:bookmarkStart w:id="1087" w:name="_bookmark1330"/>
      <w:bookmarkEnd w:id="1086"/>
      <w:bookmarkEnd w:id="1087"/>
      <w:r>
        <w:t xml:space="preserve">Xóa tất cả các thiết lập trong </w:t>
      </w:r>
      <w:r w:rsidRPr="001058B5">
        <w:t xml:space="preserve"> CLIENTCONTEXT Namespace</w:t>
      </w:r>
    </w:p>
    <w:p w14:paraId="48639E3E" w14:textId="77777777" w:rsidR="00257CFD" w:rsidRPr="001058B5" w:rsidRDefault="00257CFD" w:rsidP="00257CFD">
      <w:pPr>
        <w:pStyle w:val="BodyText"/>
        <w:spacing w:before="75"/>
        <w:ind w:left="1660"/>
        <w:rPr>
          <w:rFonts w:ascii="Arial" w:hAnsi="Arial" w:cs="Arial"/>
        </w:rPr>
      </w:pPr>
      <w:r>
        <w:rPr>
          <w:rFonts w:ascii="Arial" w:hAnsi="Arial" w:cs="Arial"/>
        </w:rPr>
        <w:t xml:space="preserve">Đối với </w:t>
      </w:r>
      <w:r w:rsidRPr="001058B5">
        <w:rPr>
          <w:rFonts w:ascii="Arial" w:hAnsi="Arial" w:cs="Arial"/>
        </w:rPr>
        <w:t xml:space="preserve">Oracle Call Interface (OCI), </w:t>
      </w:r>
      <w:r>
        <w:rPr>
          <w:rFonts w:ascii="Arial" w:hAnsi="Arial" w:cs="Arial"/>
        </w:rPr>
        <w:t>sử dụng câu lệnh sau</w:t>
      </w:r>
      <w:r w:rsidRPr="001058B5">
        <w:rPr>
          <w:rFonts w:ascii="Arial" w:hAnsi="Arial" w:cs="Arial"/>
        </w:rPr>
        <w:t>:</w:t>
      </w:r>
    </w:p>
    <w:p w14:paraId="30BA9109"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 xml:space="preserve">err = OCIAppCtxClearAll((void *) </w:t>
      </w:r>
      <w:r w:rsidRPr="001058B5">
        <w:rPr>
          <w:rFonts w:ascii="Arial" w:hAnsi="Arial" w:cs="Arial"/>
          <w:i/>
          <w:w w:val="95"/>
          <w:sz w:val="18"/>
        </w:rPr>
        <w:t>session_handle</w:t>
      </w:r>
      <w:r w:rsidRPr="001058B5">
        <w:rPr>
          <w:rFonts w:ascii="Arial" w:hAnsi="Arial" w:cs="Arial"/>
          <w:w w:val="95"/>
          <w:sz w:val="18"/>
        </w:rPr>
        <w:t>,</w:t>
      </w:r>
    </w:p>
    <w:p w14:paraId="005AC36A" w14:textId="77777777" w:rsidR="00257CFD" w:rsidRPr="001058B5" w:rsidRDefault="00257CFD" w:rsidP="00257CFD">
      <w:pPr>
        <w:spacing w:before="15"/>
        <w:ind w:left="1557" w:right="1367"/>
        <w:jc w:val="center"/>
        <w:rPr>
          <w:rFonts w:ascii="Arial" w:hAnsi="Arial" w:cs="Arial"/>
          <w:sz w:val="18"/>
        </w:rPr>
      </w:pPr>
      <w:r w:rsidRPr="001058B5">
        <w:rPr>
          <w:rFonts w:ascii="Arial" w:hAnsi="Arial" w:cs="Arial"/>
          <w:w w:val="95"/>
          <w:sz w:val="18"/>
        </w:rPr>
        <w:t>(dvoid *)"CLIENTCONTEXT", 13,</w:t>
      </w:r>
    </w:p>
    <w:p w14:paraId="35077560" w14:textId="77777777" w:rsidR="00257CFD" w:rsidRPr="001058B5" w:rsidRDefault="00257CFD" w:rsidP="00257CFD">
      <w:pPr>
        <w:spacing w:before="16" w:line="259" w:lineRule="auto"/>
        <w:ind w:left="3883" w:right="4983"/>
        <w:rPr>
          <w:rFonts w:ascii="Arial" w:hAnsi="Arial" w:cs="Arial"/>
          <w:sz w:val="18"/>
        </w:rPr>
      </w:pPr>
      <w:r w:rsidRPr="001058B5">
        <w:rPr>
          <w:rFonts w:ascii="Arial" w:hAnsi="Arial" w:cs="Arial"/>
          <w:w w:val="95"/>
          <w:sz w:val="18"/>
        </w:rPr>
        <w:t>errhp,</w:t>
      </w:r>
      <w:bookmarkStart w:id="1088" w:name="_bookmark1331"/>
      <w:bookmarkEnd w:id="1088"/>
      <w:r w:rsidRPr="001058B5">
        <w:rPr>
          <w:rFonts w:ascii="Arial" w:hAnsi="Arial" w:cs="Arial"/>
          <w:w w:val="95"/>
          <w:sz w:val="18"/>
        </w:rPr>
        <w:t xml:space="preserve"> </w:t>
      </w:r>
      <w:r w:rsidRPr="001058B5">
        <w:rPr>
          <w:rFonts w:ascii="Arial" w:hAnsi="Arial" w:cs="Arial"/>
          <w:w w:val="85"/>
          <w:sz w:val="18"/>
        </w:rPr>
        <w:t>OCI_DEFAULT);</w:t>
      </w:r>
    </w:p>
    <w:p w14:paraId="7A2EC2BC" w14:textId="77777777" w:rsidR="00257CFD" w:rsidRPr="001058B5" w:rsidRDefault="00257CFD" w:rsidP="00257CFD">
      <w:pPr>
        <w:spacing w:line="259" w:lineRule="auto"/>
        <w:rPr>
          <w:rFonts w:ascii="Arial" w:hAnsi="Arial" w:cs="Arial"/>
          <w:sz w:val="18"/>
        </w:rPr>
        <w:sectPr w:rsidR="00257CFD" w:rsidRPr="001058B5">
          <w:pgSz w:w="12240" w:h="15840"/>
          <w:pgMar w:top="840" w:right="1060" w:bottom="860" w:left="1100" w:header="549" w:footer="663" w:gutter="0"/>
          <w:cols w:space="720"/>
        </w:sectPr>
      </w:pPr>
    </w:p>
    <w:p w14:paraId="6EF18CDF" w14:textId="77777777" w:rsidR="00257CFD" w:rsidRPr="001058B5" w:rsidRDefault="00257CFD" w:rsidP="00257CFD">
      <w:pPr>
        <w:pStyle w:val="BodyText"/>
        <w:spacing w:before="2"/>
        <w:rPr>
          <w:rFonts w:ascii="Arial" w:hAnsi="Arial" w:cs="Arial"/>
          <w:sz w:val="24"/>
        </w:rPr>
      </w:pPr>
    </w:p>
    <w:p w14:paraId="43B63A7A" w14:textId="77777777" w:rsidR="00257CFD" w:rsidRPr="001058B5" w:rsidRDefault="00257CFD" w:rsidP="00257CFD">
      <w:pPr>
        <w:pStyle w:val="Heading3"/>
        <w:spacing w:before="107"/>
      </w:pPr>
      <w:bookmarkStart w:id="1089" w:name="Finding_Information_About_Application_Co"/>
      <w:bookmarkStart w:id="1090" w:name="_bookmark1332"/>
      <w:bookmarkEnd w:id="1089"/>
      <w:bookmarkEnd w:id="1090"/>
      <w:r>
        <w:t xml:space="preserve">Tìm thông tin về </w:t>
      </w:r>
      <w:r w:rsidRPr="001058B5">
        <w:t xml:space="preserve"> Application Contexts</w:t>
      </w:r>
    </w:p>
    <w:p w14:paraId="40EE30B7" w14:textId="77777777" w:rsidR="00257CFD" w:rsidRPr="001058B5" w:rsidRDefault="00257CFD" w:rsidP="00257CFD">
      <w:pPr>
        <w:pStyle w:val="BodyText"/>
        <w:spacing w:before="84" w:line="235" w:lineRule="auto"/>
        <w:ind w:left="2260"/>
        <w:rPr>
          <w:rFonts w:ascii="Arial" w:hAnsi="Arial" w:cs="Arial"/>
          <w:i/>
        </w:rPr>
      </w:pPr>
      <w:r w:rsidRPr="00594288">
        <w:rPr>
          <w:rFonts w:ascii="Arial" w:hAnsi="Arial" w:cs="Arial"/>
          <w:color w:val="0000CC"/>
        </w:rPr>
        <w:t xml:space="preserve">Bảng 6–3 </w:t>
      </w:r>
      <w:r w:rsidRPr="00594288">
        <w:rPr>
          <w:rFonts w:ascii="Arial" w:hAnsi="Arial" w:cs="Arial"/>
          <w:color w:val="000000" w:themeColor="text1"/>
        </w:rPr>
        <w:t>liệt kê các dữ liệu dictionary views mà bạn có thể truy vấn để tìm thông tin về application contexts. Để biết thông tin chi tiết về các views</w:t>
      </w:r>
      <w:r>
        <w:rPr>
          <w:rFonts w:ascii="Arial" w:hAnsi="Arial" w:cs="Arial"/>
          <w:color w:val="000000" w:themeColor="text1"/>
        </w:rPr>
        <w:t xml:space="preserve"> </w:t>
      </w:r>
      <w:r w:rsidRPr="00594288">
        <w:rPr>
          <w:rFonts w:ascii="Arial" w:hAnsi="Arial" w:cs="Arial"/>
          <w:color w:val="000000" w:themeColor="text1"/>
        </w:rPr>
        <w:t xml:space="preserve">này, xem Tham khảo </w:t>
      </w:r>
      <w:r w:rsidRPr="001058B5">
        <w:rPr>
          <w:rFonts w:ascii="Arial" w:hAnsi="Arial" w:cs="Arial"/>
          <w:i/>
        </w:rPr>
        <w:t>Oracle Database Reference.</w:t>
      </w:r>
    </w:p>
    <w:p w14:paraId="0CCFA085" w14:textId="77777777" w:rsidR="00257CFD" w:rsidRPr="001058B5" w:rsidRDefault="00257CFD" w:rsidP="00257CFD">
      <w:pPr>
        <w:pStyle w:val="BodyText"/>
        <w:spacing w:before="1"/>
        <w:rPr>
          <w:rFonts w:ascii="Arial" w:hAnsi="Arial" w:cs="Arial"/>
          <w:i/>
        </w:rPr>
      </w:pPr>
    </w:p>
    <w:p w14:paraId="144DBF19" w14:textId="77777777" w:rsidR="00257CFD" w:rsidRPr="001058B5" w:rsidRDefault="00257CFD" w:rsidP="00257CFD">
      <w:pPr>
        <w:tabs>
          <w:tab w:val="left" w:pos="1733"/>
        </w:tabs>
        <w:ind w:left="700"/>
        <w:rPr>
          <w:rFonts w:ascii="Arial" w:hAnsi="Arial" w:cs="Arial"/>
          <w:b/>
          <w:i/>
          <w:sz w:val="18"/>
        </w:rPr>
      </w:pPr>
      <w:bookmarkStart w:id="1091" w:name="_bookmark1335"/>
      <w:bookmarkStart w:id="1092" w:name="_bookmark1336"/>
      <w:bookmarkEnd w:id="1091"/>
      <w:bookmarkEnd w:id="1092"/>
      <w:r>
        <w:rPr>
          <w:rFonts w:ascii="Arial" w:hAnsi="Arial" w:cs="Arial"/>
          <w:b/>
          <w:i/>
          <w:spacing w:val="-4"/>
          <w:sz w:val="18"/>
        </w:rPr>
        <w:t>Bảng</w:t>
      </w:r>
      <w:r w:rsidRPr="001058B5">
        <w:rPr>
          <w:rFonts w:ascii="Arial" w:hAnsi="Arial" w:cs="Arial"/>
          <w:b/>
          <w:i/>
          <w:spacing w:val="-2"/>
          <w:sz w:val="18"/>
        </w:rPr>
        <w:t xml:space="preserve"> </w:t>
      </w:r>
      <w:r w:rsidRPr="001058B5">
        <w:rPr>
          <w:rFonts w:ascii="Arial" w:hAnsi="Arial" w:cs="Arial"/>
          <w:b/>
          <w:i/>
          <w:sz w:val="18"/>
        </w:rPr>
        <w:t>6–3</w:t>
      </w:r>
      <w:r w:rsidRPr="001058B5">
        <w:rPr>
          <w:rFonts w:ascii="Arial" w:hAnsi="Arial" w:cs="Arial"/>
          <w:b/>
          <w:i/>
          <w:sz w:val="18"/>
        </w:rPr>
        <w:tab/>
        <w:t>Data Dictionary Views That Display Information about Application</w:t>
      </w:r>
      <w:r w:rsidRPr="001058B5">
        <w:rPr>
          <w:rFonts w:ascii="Arial" w:hAnsi="Arial" w:cs="Arial"/>
          <w:b/>
          <w:i/>
          <w:spacing w:val="-13"/>
          <w:sz w:val="18"/>
        </w:rPr>
        <w:t xml:space="preserve"> </w:t>
      </w:r>
      <w:r w:rsidRPr="001058B5">
        <w:rPr>
          <w:rFonts w:ascii="Arial" w:hAnsi="Arial" w:cs="Arial"/>
          <w:b/>
          <w:i/>
          <w:sz w:val="18"/>
        </w:rPr>
        <w:t>Contexts</w:t>
      </w:r>
    </w:p>
    <w:p w14:paraId="05A8DF14"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257CFD" w:rsidRPr="001058B5" w14:paraId="3509E925" w14:textId="77777777" w:rsidTr="008D1AB8">
        <w:trPr>
          <w:trHeight w:val="311"/>
        </w:trPr>
        <w:tc>
          <w:tcPr>
            <w:tcW w:w="2126" w:type="dxa"/>
            <w:tcBorders>
              <w:top w:val="single" w:sz="18" w:space="0" w:color="000000"/>
              <w:bottom w:val="single" w:sz="4" w:space="0" w:color="000000"/>
            </w:tcBorders>
          </w:tcPr>
          <w:p w14:paraId="3A82B033" w14:textId="77777777" w:rsidR="00257CFD" w:rsidRPr="001058B5" w:rsidRDefault="00257CFD" w:rsidP="008D1AB8">
            <w:pPr>
              <w:pStyle w:val="TableParagraph"/>
              <w:spacing w:before="27"/>
              <w:rPr>
                <w:rFonts w:ascii="Arial" w:hAnsi="Arial" w:cs="Arial"/>
                <w:b/>
                <w:sz w:val="18"/>
              </w:rPr>
            </w:pPr>
            <w:r w:rsidRPr="001058B5">
              <w:rPr>
                <w:rFonts w:ascii="Arial" w:hAnsi="Arial" w:cs="Arial"/>
                <w:b/>
                <w:sz w:val="18"/>
              </w:rPr>
              <w:t>View</w:t>
            </w:r>
          </w:p>
        </w:tc>
        <w:tc>
          <w:tcPr>
            <w:tcW w:w="7129" w:type="dxa"/>
            <w:tcBorders>
              <w:top w:val="single" w:sz="18" w:space="0" w:color="000000"/>
              <w:bottom w:val="single" w:sz="4" w:space="0" w:color="000000"/>
            </w:tcBorders>
          </w:tcPr>
          <w:p w14:paraId="42AE5544" w14:textId="77777777" w:rsidR="00257CFD" w:rsidRPr="001058B5" w:rsidRDefault="00257CFD" w:rsidP="008D1AB8">
            <w:pPr>
              <w:pStyle w:val="TableParagraph"/>
              <w:spacing w:before="27"/>
              <w:ind w:left="273"/>
              <w:rPr>
                <w:rFonts w:ascii="Arial" w:hAnsi="Arial" w:cs="Arial"/>
                <w:b/>
                <w:sz w:val="18"/>
              </w:rPr>
            </w:pPr>
            <w:r w:rsidRPr="001058B5">
              <w:rPr>
                <w:rFonts w:ascii="Arial" w:hAnsi="Arial" w:cs="Arial"/>
                <w:b/>
                <w:sz w:val="18"/>
              </w:rPr>
              <w:t>Description</w:t>
            </w:r>
          </w:p>
        </w:tc>
      </w:tr>
      <w:tr w:rsidR="00257CFD" w:rsidRPr="001058B5" w14:paraId="5D6A66D3" w14:textId="77777777" w:rsidTr="008D1AB8">
        <w:trPr>
          <w:trHeight w:val="732"/>
        </w:trPr>
        <w:tc>
          <w:tcPr>
            <w:tcW w:w="2126" w:type="dxa"/>
            <w:tcBorders>
              <w:top w:val="single" w:sz="4" w:space="0" w:color="000000"/>
              <w:bottom w:val="single" w:sz="2" w:space="0" w:color="000000"/>
            </w:tcBorders>
          </w:tcPr>
          <w:p w14:paraId="5842094E" w14:textId="77777777" w:rsidR="00257CFD" w:rsidRPr="001058B5" w:rsidRDefault="00257CFD" w:rsidP="008D1AB8">
            <w:pPr>
              <w:pStyle w:val="TableParagraph"/>
              <w:spacing w:before="66"/>
              <w:rPr>
                <w:rFonts w:ascii="Arial" w:hAnsi="Arial" w:cs="Arial"/>
                <w:sz w:val="18"/>
              </w:rPr>
            </w:pPr>
            <w:r w:rsidRPr="001058B5">
              <w:rPr>
                <w:rFonts w:ascii="Arial" w:hAnsi="Arial" w:cs="Arial"/>
                <w:w w:val="95"/>
                <w:sz w:val="18"/>
              </w:rPr>
              <w:t>ALL_CONTEXT</w:t>
            </w:r>
          </w:p>
        </w:tc>
        <w:tc>
          <w:tcPr>
            <w:tcW w:w="7129" w:type="dxa"/>
            <w:tcBorders>
              <w:top w:val="single" w:sz="4" w:space="0" w:color="000000"/>
              <w:bottom w:val="single" w:sz="2" w:space="0" w:color="000000"/>
            </w:tcBorders>
          </w:tcPr>
          <w:p w14:paraId="786BDF82" w14:textId="77777777" w:rsidR="00257CFD" w:rsidRPr="001058B5" w:rsidRDefault="00257CFD" w:rsidP="008D1AB8">
            <w:pPr>
              <w:pStyle w:val="TableParagraph"/>
              <w:spacing w:before="62" w:line="213" w:lineRule="auto"/>
              <w:ind w:left="273" w:right="153"/>
              <w:rPr>
                <w:rFonts w:ascii="Arial" w:hAnsi="Arial" w:cs="Arial"/>
                <w:sz w:val="18"/>
              </w:rPr>
            </w:pPr>
            <w:r w:rsidRPr="00594288">
              <w:rPr>
                <w:rFonts w:ascii="Arial" w:hAnsi="Arial" w:cs="Arial"/>
                <w:sz w:val="18"/>
              </w:rPr>
              <w:t xml:space="preserve">Mô tả tất cả các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session</w:t>
            </w:r>
            <w:r w:rsidRPr="00594288">
              <w:rPr>
                <w:rFonts w:ascii="Arial" w:hAnsi="Arial" w:cs="Arial"/>
                <w:sz w:val="18"/>
              </w:rPr>
              <w:t xml:space="preserve"> hiện tại mà các thuộc tính và giá trị được chỉ định bằng cách sử dụng </w:t>
            </w:r>
            <w:r w:rsidRPr="001058B5">
              <w:rPr>
                <w:rFonts w:ascii="Arial" w:hAnsi="Arial" w:cs="Arial"/>
                <w:w w:val="95"/>
                <w:sz w:val="18"/>
              </w:rPr>
              <w:t>DBMS_SESSION.SET_CONTEXTprocedure</w:t>
            </w:r>
            <w:r w:rsidRPr="00594288">
              <w:rPr>
                <w:rFonts w:ascii="Arial" w:hAnsi="Arial" w:cs="Arial"/>
                <w:sz w:val="18"/>
              </w:rPr>
              <w:t xml:space="preserve">. Nó liệt kê </w:t>
            </w:r>
            <w:r w:rsidRPr="001058B5">
              <w:rPr>
                <w:rFonts w:ascii="Arial" w:hAnsi="Arial" w:cs="Arial"/>
                <w:sz w:val="18"/>
              </w:rPr>
              <w:t>namespace</w:t>
            </w:r>
            <w:r w:rsidRPr="00594288">
              <w:rPr>
                <w:rFonts w:ascii="Arial" w:hAnsi="Arial" w:cs="Arial"/>
                <w:sz w:val="18"/>
              </w:rPr>
              <w:t xml:space="preserve"> và </w:t>
            </w:r>
            <w:r>
              <w:rPr>
                <w:rFonts w:ascii="Arial" w:hAnsi="Arial" w:cs="Arial"/>
                <w:sz w:val="18"/>
              </w:rPr>
              <w:t>schema</w:t>
            </w:r>
            <w:r w:rsidRPr="00594288">
              <w:rPr>
                <w:rFonts w:ascii="Arial" w:hAnsi="Arial" w:cs="Arial"/>
                <w:sz w:val="18"/>
              </w:rPr>
              <w:t xml:space="preserve"> liên quan và </w:t>
            </w:r>
            <w:r w:rsidRPr="001058B5">
              <w:rPr>
                <w:rFonts w:ascii="Arial" w:hAnsi="Arial" w:cs="Arial"/>
                <w:sz w:val="18"/>
              </w:rPr>
              <w:t>PL/SQL package</w:t>
            </w:r>
            <w:r w:rsidRPr="00594288">
              <w:rPr>
                <w:rFonts w:ascii="Arial" w:hAnsi="Arial" w:cs="Arial"/>
                <w:sz w:val="18"/>
              </w:rPr>
              <w:t xml:space="preserve"> </w:t>
            </w:r>
            <w:r>
              <w:rPr>
                <w:rFonts w:ascii="Arial" w:hAnsi="Arial" w:cs="Arial"/>
                <w:sz w:val="18"/>
              </w:rPr>
              <w:t xml:space="preserve">của </w:t>
            </w:r>
            <w:r w:rsidRPr="00594288">
              <w:rPr>
                <w:rFonts w:ascii="Arial" w:hAnsi="Arial" w:cs="Arial"/>
                <w:sz w:val="18"/>
              </w:rPr>
              <w:t>nó</w:t>
            </w:r>
            <w:r>
              <w:rPr>
                <w:rFonts w:ascii="Arial" w:hAnsi="Arial" w:cs="Arial"/>
                <w:sz w:val="18"/>
              </w:rPr>
              <w:t>.</w:t>
            </w:r>
          </w:p>
        </w:tc>
      </w:tr>
      <w:tr w:rsidR="00257CFD" w:rsidRPr="001058B5" w14:paraId="69FAC744" w14:textId="77777777" w:rsidTr="008D1AB8">
        <w:trPr>
          <w:trHeight w:val="735"/>
        </w:trPr>
        <w:tc>
          <w:tcPr>
            <w:tcW w:w="2126" w:type="dxa"/>
            <w:tcBorders>
              <w:top w:val="single" w:sz="2" w:space="0" w:color="000000"/>
              <w:bottom w:val="single" w:sz="2" w:space="0" w:color="000000"/>
            </w:tcBorders>
          </w:tcPr>
          <w:p w14:paraId="55F79C5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ALL_POLICY_CONTEXTS</w:t>
            </w:r>
          </w:p>
        </w:tc>
        <w:tc>
          <w:tcPr>
            <w:tcW w:w="7129" w:type="dxa"/>
            <w:tcBorders>
              <w:top w:val="single" w:sz="2" w:space="0" w:color="000000"/>
              <w:bottom w:val="single" w:sz="2" w:space="0" w:color="000000"/>
            </w:tcBorders>
          </w:tcPr>
          <w:p w14:paraId="1736BBAF" w14:textId="77777777" w:rsidR="00257CFD" w:rsidRPr="00594288" w:rsidRDefault="00257CFD" w:rsidP="008D1AB8">
            <w:pPr>
              <w:pStyle w:val="TableParagraph"/>
              <w:spacing w:before="61" w:line="216" w:lineRule="auto"/>
              <w:ind w:left="273" w:right="153"/>
              <w:rPr>
                <w:rFonts w:ascii="Arial" w:hAnsi="Arial" w:cs="Arial"/>
                <w:sz w:val="18"/>
              </w:rPr>
            </w:pPr>
          </w:p>
          <w:p w14:paraId="29CAF3E1" w14:textId="77777777" w:rsidR="00257CFD" w:rsidRPr="001058B5" w:rsidRDefault="00257CFD" w:rsidP="008D1AB8">
            <w:pPr>
              <w:pStyle w:val="TableParagraph"/>
              <w:spacing w:before="61" w:line="216" w:lineRule="auto"/>
              <w:ind w:left="273" w:right="153"/>
              <w:rPr>
                <w:rFonts w:ascii="Arial" w:hAnsi="Arial" w:cs="Arial"/>
                <w:sz w:val="18"/>
              </w:rPr>
            </w:pPr>
            <w:r w:rsidRPr="00594288">
              <w:rPr>
                <w:rFonts w:ascii="Arial" w:hAnsi="Arial" w:cs="Arial"/>
                <w:sz w:val="18"/>
              </w:rPr>
              <w:t xml:space="preserve">Mô tả các </w:t>
            </w:r>
            <w:r w:rsidRPr="001058B5">
              <w:rPr>
                <w:rFonts w:ascii="Arial" w:hAnsi="Arial" w:cs="Arial"/>
                <w:sz w:val="18"/>
              </w:rPr>
              <w:t xml:space="preserve">driving contexts </w:t>
            </w:r>
            <w:r w:rsidRPr="00594288">
              <w:rPr>
                <w:rFonts w:ascii="Arial" w:hAnsi="Arial" w:cs="Arial"/>
                <w:sz w:val="18"/>
              </w:rPr>
              <w:t xml:space="preserve">được định nghĩa cho các từ đồng nghĩa, bảng và các </w:t>
            </w:r>
            <w:r w:rsidRPr="001058B5">
              <w:rPr>
                <w:rFonts w:ascii="Arial" w:hAnsi="Arial" w:cs="Arial"/>
                <w:sz w:val="18"/>
              </w:rPr>
              <w:t>views</w:t>
            </w:r>
            <w:r w:rsidRPr="00594288">
              <w:rPr>
                <w:rFonts w:ascii="Arial" w:hAnsi="Arial" w:cs="Arial"/>
                <w:sz w:val="18"/>
              </w:rPr>
              <w:t xml:space="preserve"> có thể truy cập được đối với người dùng hiện tại. (</w:t>
            </w:r>
            <w:r>
              <w:rPr>
                <w:rFonts w:ascii="Arial" w:hAnsi="Arial" w:cs="Arial"/>
                <w:sz w:val="18"/>
              </w:rPr>
              <w:t xml:space="preserve">A </w:t>
            </w:r>
            <w:r w:rsidRPr="001058B5">
              <w:rPr>
                <w:rFonts w:ascii="Arial" w:hAnsi="Arial" w:cs="Arial"/>
                <w:sz w:val="18"/>
              </w:rPr>
              <w:t xml:space="preserve">driving contexts </w:t>
            </w:r>
            <w:r w:rsidRPr="00594288">
              <w:rPr>
                <w:rFonts w:ascii="Arial" w:hAnsi="Arial" w:cs="Arial"/>
                <w:sz w:val="18"/>
              </w:rPr>
              <w:t xml:space="preserve">là ngữ cảnh được sử dụng trong  </w:t>
            </w:r>
            <w:r w:rsidRPr="001058B5">
              <w:rPr>
                <w:rFonts w:ascii="Arial" w:hAnsi="Arial" w:cs="Arial"/>
                <w:sz w:val="18"/>
              </w:rPr>
              <w:t>Virtual</w:t>
            </w:r>
            <w:r w:rsidRPr="001058B5">
              <w:rPr>
                <w:rFonts w:ascii="Arial" w:hAnsi="Arial" w:cs="Arial"/>
                <w:spacing w:val="-5"/>
                <w:sz w:val="18"/>
              </w:rPr>
              <w:t xml:space="preserve"> </w:t>
            </w:r>
            <w:r w:rsidRPr="001058B5">
              <w:rPr>
                <w:rFonts w:ascii="Arial" w:hAnsi="Arial" w:cs="Arial"/>
                <w:sz w:val="18"/>
              </w:rPr>
              <w:t>Private Database</w:t>
            </w:r>
            <w:r w:rsidRPr="001058B5">
              <w:rPr>
                <w:rFonts w:ascii="Arial" w:hAnsi="Arial" w:cs="Arial"/>
                <w:spacing w:val="-1"/>
                <w:sz w:val="18"/>
              </w:rPr>
              <w:t xml:space="preserve"> </w:t>
            </w:r>
            <w:r w:rsidRPr="001058B5">
              <w:rPr>
                <w:rFonts w:ascii="Arial" w:hAnsi="Arial" w:cs="Arial"/>
                <w:spacing w:val="-3"/>
                <w:sz w:val="18"/>
              </w:rPr>
              <w:t>policy.)</w:t>
            </w:r>
          </w:p>
        </w:tc>
      </w:tr>
      <w:tr w:rsidR="00257CFD" w:rsidRPr="001058B5" w14:paraId="5966B7A7" w14:textId="77777777" w:rsidTr="008D1AB8">
        <w:trPr>
          <w:trHeight w:val="734"/>
        </w:trPr>
        <w:tc>
          <w:tcPr>
            <w:tcW w:w="2126" w:type="dxa"/>
            <w:tcBorders>
              <w:top w:val="single" w:sz="2" w:space="0" w:color="000000"/>
              <w:bottom w:val="single" w:sz="2" w:space="0" w:color="000000"/>
            </w:tcBorders>
          </w:tcPr>
          <w:p w14:paraId="54BB7550"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DBA_CONTEXT</w:t>
            </w:r>
          </w:p>
        </w:tc>
        <w:tc>
          <w:tcPr>
            <w:tcW w:w="7129" w:type="dxa"/>
            <w:tcBorders>
              <w:top w:val="single" w:sz="2" w:space="0" w:color="000000"/>
              <w:bottom w:val="single" w:sz="2" w:space="0" w:color="000000"/>
            </w:tcBorders>
          </w:tcPr>
          <w:p w14:paraId="36905056" w14:textId="77777777" w:rsidR="00257CFD" w:rsidRPr="001058B5" w:rsidRDefault="00257CFD" w:rsidP="008D1AB8">
            <w:pPr>
              <w:pStyle w:val="TableParagraph"/>
              <w:spacing w:before="63" w:line="213" w:lineRule="auto"/>
              <w:ind w:left="273" w:right="153"/>
              <w:rPr>
                <w:rFonts w:ascii="Arial" w:hAnsi="Arial" w:cs="Arial"/>
                <w:sz w:val="18"/>
              </w:rPr>
            </w:pPr>
            <w:r w:rsidRPr="00594288">
              <w:rPr>
                <w:rFonts w:ascii="Arial" w:hAnsi="Arial" w:cs="Arial"/>
                <w:sz w:val="18"/>
              </w:rPr>
              <w:t xml:space="preserve">Cung cấp tất cả thông tin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database</w:t>
            </w:r>
            <w:r w:rsidRPr="00594288">
              <w:rPr>
                <w:rFonts w:ascii="Arial" w:hAnsi="Arial" w:cs="Arial"/>
                <w:sz w:val="18"/>
              </w:rPr>
              <w:t xml:space="preserve">. Các cột của nó giống với các cột trong </w:t>
            </w:r>
            <w:r w:rsidRPr="001058B5">
              <w:rPr>
                <w:rFonts w:ascii="Arial" w:hAnsi="Arial" w:cs="Arial"/>
                <w:sz w:val="18"/>
              </w:rPr>
              <w:t>ALL_CONTEXT</w:t>
            </w:r>
            <w:r>
              <w:rPr>
                <w:rFonts w:ascii="Arial" w:hAnsi="Arial" w:cs="Arial"/>
                <w:sz w:val="18"/>
              </w:rPr>
              <w:t xml:space="preserve"> </w:t>
            </w:r>
            <w:r w:rsidRPr="001058B5">
              <w:rPr>
                <w:rFonts w:ascii="Arial" w:hAnsi="Arial" w:cs="Arial"/>
                <w:spacing w:val="-86"/>
                <w:sz w:val="18"/>
              </w:rPr>
              <w:t xml:space="preserve"> </w:t>
            </w:r>
            <w:r w:rsidRPr="001058B5">
              <w:rPr>
                <w:rFonts w:ascii="Arial" w:hAnsi="Arial" w:cs="Arial"/>
                <w:spacing w:val="-4"/>
                <w:sz w:val="18"/>
              </w:rPr>
              <w:t>view</w:t>
            </w:r>
            <w:r w:rsidRPr="00594288">
              <w:rPr>
                <w:rFonts w:ascii="Arial" w:hAnsi="Arial" w:cs="Arial"/>
                <w:sz w:val="18"/>
              </w:rPr>
              <w:t xml:space="preserve">, ngoại trừ cột này bao gồm cột TYPE. Cột TYPE mô tả cách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594288">
              <w:rPr>
                <w:rFonts w:ascii="Arial" w:hAnsi="Arial" w:cs="Arial"/>
                <w:sz w:val="18"/>
              </w:rPr>
              <w:t>được truy cập hoặc khởi tạo</w:t>
            </w:r>
            <w:r w:rsidRPr="001058B5">
              <w:rPr>
                <w:rFonts w:ascii="Arial" w:hAnsi="Arial" w:cs="Arial"/>
                <w:sz w:val="18"/>
              </w:rPr>
              <w:t>.</w:t>
            </w:r>
          </w:p>
        </w:tc>
      </w:tr>
      <w:tr w:rsidR="00257CFD" w:rsidRPr="001058B5" w14:paraId="3A750B05" w14:textId="77777777" w:rsidTr="008D1AB8">
        <w:trPr>
          <w:trHeight w:val="735"/>
        </w:trPr>
        <w:tc>
          <w:tcPr>
            <w:tcW w:w="2126" w:type="dxa"/>
            <w:tcBorders>
              <w:top w:val="single" w:sz="2" w:space="0" w:color="000000"/>
              <w:bottom w:val="single" w:sz="2" w:space="0" w:color="000000"/>
            </w:tcBorders>
          </w:tcPr>
          <w:p w14:paraId="54A05549"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5"/>
                <w:sz w:val="18"/>
              </w:rPr>
              <w:t>DBA_POLICY_CONTEXTS</w:t>
            </w:r>
          </w:p>
        </w:tc>
        <w:tc>
          <w:tcPr>
            <w:tcW w:w="7129" w:type="dxa"/>
            <w:tcBorders>
              <w:top w:val="single" w:sz="2" w:space="0" w:color="000000"/>
              <w:bottom w:val="single" w:sz="2" w:space="0" w:color="000000"/>
            </w:tcBorders>
          </w:tcPr>
          <w:p w14:paraId="25F4C6A2" w14:textId="77777777" w:rsidR="00257CFD" w:rsidRPr="001058B5" w:rsidRDefault="00257CFD" w:rsidP="008D1AB8">
            <w:pPr>
              <w:pStyle w:val="TableParagraph"/>
              <w:spacing w:before="65" w:line="211" w:lineRule="auto"/>
              <w:ind w:left="273" w:right="138"/>
              <w:rPr>
                <w:rFonts w:ascii="Arial" w:hAnsi="Arial" w:cs="Arial"/>
                <w:sz w:val="18"/>
              </w:rPr>
            </w:pPr>
            <w:r w:rsidRPr="009C1DAD">
              <w:rPr>
                <w:rFonts w:ascii="Arial" w:hAnsi="Arial" w:cs="Arial"/>
                <w:sz w:val="18"/>
              </w:rPr>
              <w:t xml:space="preserve">Mô tả tất cả các </w:t>
            </w:r>
            <w:r w:rsidRPr="001058B5">
              <w:rPr>
                <w:rFonts w:ascii="Arial" w:hAnsi="Arial" w:cs="Arial"/>
                <w:sz w:val="18"/>
              </w:rPr>
              <w:t>driving</w:t>
            </w:r>
            <w:r w:rsidRPr="001058B5">
              <w:rPr>
                <w:rFonts w:ascii="Arial" w:hAnsi="Arial" w:cs="Arial"/>
                <w:spacing w:val="-18"/>
                <w:sz w:val="18"/>
              </w:rPr>
              <w:t xml:space="preserve"> </w:t>
            </w:r>
            <w:r w:rsidRPr="001058B5">
              <w:rPr>
                <w:rFonts w:ascii="Arial" w:hAnsi="Arial" w:cs="Arial"/>
                <w:sz w:val="18"/>
              </w:rPr>
              <w:t>contexts</w:t>
            </w:r>
            <w:r w:rsidRPr="001058B5">
              <w:rPr>
                <w:rFonts w:ascii="Arial" w:hAnsi="Arial" w:cs="Arial"/>
                <w:spacing w:val="-19"/>
                <w:sz w:val="18"/>
              </w:rPr>
              <w:t xml:space="preserve"> </w:t>
            </w:r>
            <w:r>
              <w:rPr>
                <w:rFonts w:ascii="Arial" w:hAnsi="Arial" w:cs="Arial"/>
                <w:spacing w:val="-19"/>
                <w:sz w:val="18"/>
              </w:rPr>
              <w:t xml:space="preserve"> </w:t>
            </w:r>
            <w:r w:rsidRPr="009C1DAD">
              <w:rPr>
                <w:rFonts w:ascii="Arial" w:hAnsi="Arial" w:cs="Arial"/>
                <w:sz w:val="18"/>
              </w:rPr>
              <w:t xml:space="preserve">trong </w:t>
            </w:r>
            <w:r w:rsidRPr="001058B5">
              <w:rPr>
                <w:rFonts w:ascii="Arial" w:hAnsi="Arial" w:cs="Arial"/>
                <w:sz w:val="18"/>
              </w:rPr>
              <w:t>database</w:t>
            </w:r>
            <w:r w:rsidRPr="009C1DAD">
              <w:rPr>
                <w:rFonts w:ascii="Arial" w:hAnsi="Arial" w:cs="Arial"/>
                <w:sz w:val="18"/>
              </w:rPr>
              <w:t xml:space="preserve"> được thêm vào bởi </w:t>
            </w:r>
            <w:r w:rsidRPr="001058B5">
              <w:rPr>
                <w:rFonts w:ascii="Arial" w:hAnsi="Arial" w:cs="Arial"/>
                <w:sz w:val="18"/>
              </w:rPr>
              <w:t>DBMS_RLS.ADD_ POLICY_CONTEXT procedure</w:t>
            </w:r>
            <w:r w:rsidRPr="009C1DAD">
              <w:rPr>
                <w:rFonts w:ascii="Arial" w:hAnsi="Arial" w:cs="Arial"/>
                <w:sz w:val="18"/>
              </w:rPr>
              <w:t>. Các cột của nó giống với các cột trong ALL_POLICY_ CONTEXTS</w:t>
            </w:r>
            <w:r w:rsidRPr="001058B5">
              <w:rPr>
                <w:rFonts w:ascii="Arial" w:hAnsi="Arial" w:cs="Arial"/>
                <w:sz w:val="18"/>
              </w:rPr>
              <w:t>.</w:t>
            </w:r>
          </w:p>
        </w:tc>
      </w:tr>
      <w:tr w:rsidR="00257CFD" w:rsidRPr="001058B5" w14:paraId="3438731F" w14:textId="77777777" w:rsidTr="008D1AB8">
        <w:trPr>
          <w:trHeight w:val="334"/>
        </w:trPr>
        <w:tc>
          <w:tcPr>
            <w:tcW w:w="2126" w:type="dxa"/>
            <w:tcBorders>
              <w:top w:val="single" w:sz="2" w:space="0" w:color="000000"/>
              <w:bottom w:val="single" w:sz="2" w:space="0" w:color="000000"/>
            </w:tcBorders>
          </w:tcPr>
          <w:p w14:paraId="3734944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SESSION_CONTEXT</w:t>
            </w:r>
          </w:p>
        </w:tc>
        <w:tc>
          <w:tcPr>
            <w:tcW w:w="7129" w:type="dxa"/>
            <w:tcBorders>
              <w:top w:val="single" w:sz="2" w:space="0" w:color="000000"/>
              <w:bottom w:val="single" w:sz="2" w:space="0" w:color="000000"/>
            </w:tcBorders>
          </w:tcPr>
          <w:p w14:paraId="772A7E33" w14:textId="77777777" w:rsidR="00257CFD" w:rsidRPr="001058B5" w:rsidRDefault="00257CFD" w:rsidP="008D1AB8">
            <w:pPr>
              <w:pStyle w:val="TableParagraph"/>
              <w:spacing w:before="44"/>
              <w:ind w:left="273"/>
              <w:rPr>
                <w:rFonts w:ascii="Arial" w:hAnsi="Arial" w:cs="Arial"/>
                <w:sz w:val="18"/>
              </w:rPr>
            </w:pPr>
            <w:r w:rsidRPr="009C1DAD">
              <w:rPr>
                <w:rFonts w:ascii="Arial" w:hAnsi="Arial" w:cs="Arial"/>
                <w:sz w:val="18"/>
              </w:rPr>
              <w:t xml:space="preserve">Mô tả các thuộc tính ngữ cảnh và giá trị của chúng được đặt cho </w:t>
            </w:r>
            <w:r w:rsidRPr="001058B5">
              <w:rPr>
                <w:rFonts w:ascii="Arial" w:hAnsi="Arial" w:cs="Arial"/>
                <w:sz w:val="18"/>
              </w:rPr>
              <w:t>session</w:t>
            </w:r>
            <w:r w:rsidRPr="009C1DAD">
              <w:rPr>
                <w:rFonts w:ascii="Arial" w:hAnsi="Arial" w:cs="Arial"/>
                <w:sz w:val="18"/>
              </w:rPr>
              <w:t xml:space="preserve"> hiện tại</w:t>
            </w:r>
            <w:r>
              <w:rPr>
                <w:rFonts w:ascii="Arial" w:hAnsi="Arial" w:cs="Arial"/>
                <w:sz w:val="18"/>
              </w:rPr>
              <w:t>.</w:t>
            </w:r>
          </w:p>
        </w:tc>
      </w:tr>
      <w:tr w:rsidR="00257CFD" w:rsidRPr="001058B5" w14:paraId="1BE4F7A4" w14:textId="77777777" w:rsidTr="008D1AB8">
        <w:trPr>
          <w:trHeight w:val="735"/>
        </w:trPr>
        <w:tc>
          <w:tcPr>
            <w:tcW w:w="2126" w:type="dxa"/>
            <w:tcBorders>
              <w:top w:val="single" w:sz="2" w:space="0" w:color="000000"/>
              <w:bottom w:val="single" w:sz="2" w:space="0" w:color="000000"/>
            </w:tcBorders>
          </w:tcPr>
          <w:p w14:paraId="74A54B31"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0"/>
                <w:sz w:val="18"/>
              </w:rPr>
              <w:t>USER_POLICY_CONTEXTS</w:t>
            </w:r>
          </w:p>
        </w:tc>
        <w:tc>
          <w:tcPr>
            <w:tcW w:w="7129" w:type="dxa"/>
            <w:tcBorders>
              <w:top w:val="single" w:sz="2" w:space="0" w:color="000000"/>
              <w:bottom w:val="single" w:sz="2" w:space="0" w:color="000000"/>
            </w:tcBorders>
          </w:tcPr>
          <w:p w14:paraId="04429C54" w14:textId="77777777" w:rsidR="00257CFD" w:rsidRPr="009C1DAD" w:rsidRDefault="00257CFD" w:rsidP="008D1AB8">
            <w:pPr>
              <w:pStyle w:val="TableParagraph"/>
              <w:spacing w:before="64" w:line="213" w:lineRule="auto"/>
              <w:ind w:left="273" w:right="319"/>
              <w:jc w:val="both"/>
              <w:rPr>
                <w:rFonts w:ascii="Arial" w:hAnsi="Arial" w:cs="Arial"/>
                <w:sz w:val="18"/>
              </w:rPr>
            </w:pPr>
          </w:p>
          <w:p w14:paraId="0A73EA02" w14:textId="77777777" w:rsidR="00257CFD" w:rsidRPr="001058B5" w:rsidRDefault="00257CFD" w:rsidP="008D1AB8">
            <w:pPr>
              <w:pStyle w:val="TableParagraph"/>
              <w:spacing w:before="64" w:line="213" w:lineRule="auto"/>
              <w:ind w:left="273" w:right="319"/>
              <w:jc w:val="both"/>
              <w:rPr>
                <w:rFonts w:ascii="Arial" w:hAnsi="Arial" w:cs="Arial"/>
                <w:sz w:val="18"/>
              </w:rPr>
            </w:pPr>
            <w:r w:rsidRPr="009C1DAD">
              <w:rPr>
                <w:rFonts w:ascii="Arial" w:hAnsi="Arial" w:cs="Arial"/>
                <w:sz w:val="18"/>
              </w:rPr>
              <w:t xml:space="preserve">Mô tả </w:t>
            </w:r>
            <w:r w:rsidRPr="001058B5">
              <w:rPr>
                <w:rFonts w:ascii="Arial" w:hAnsi="Arial" w:cs="Arial"/>
                <w:sz w:val="18"/>
              </w:rPr>
              <w:t>driving</w:t>
            </w:r>
            <w:r w:rsidRPr="001058B5">
              <w:rPr>
                <w:rFonts w:ascii="Arial" w:hAnsi="Arial" w:cs="Arial"/>
                <w:spacing w:val="-5"/>
                <w:sz w:val="18"/>
              </w:rPr>
              <w:t xml:space="preserve"> </w:t>
            </w:r>
            <w:r w:rsidRPr="001058B5">
              <w:rPr>
                <w:rFonts w:ascii="Arial" w:hAnsi="Arial" w:cs="Arial"/>
                <w:sz w:val="18"/>
              </w:rPr>
              <w:t>contexts</w:t>
            </w:r>
            <w:r w:rsidRPr="001058B5">
              <w:rPr>
                <w:rFonts w:ascii="Arial" w:hAnsi="Arial" w:cs="Arial"/>
                <w:spacing w:val="-5"/>
                <w:sz w:val="18"/>
              </w:rPr>
              <w:t xml:space="preserve"> </w:t>
            </w:r>
            <w:r w:rsidRPr="009C1DAD">
              <w:rPr>
                <w:rFonts w:ascii="Arial" w:hAnsi="Arial" w:cs="Arial"/>
                <w:sz w:val="18"/>
              </w:rPr>
              <w:t xml:space="preserve">được định nghĩa cho các từ đồng nghĩa, bảng và </w:t>
            </w:r>
            <w:r w:rsidRPr="001058B5">
              <w:rPr>
                <w:rFonts w:ascii="Arial" w:hAnsi="Arial" w:cs="Arial"/>
                <w:sz w:val="18"/>
              </w:rPr>
              <w:t>views</w:t>
            </w:r>
            <w:r w:rsidRPr="009C1DAD">
              <w:rPr>
                <w:rFonts w:ascii="Arial" w:hAnsi="Arial" w:cs="Arial"/>
                <w:sz w:val="18"/>
              </w:rPr>
              <w:t xml:space="preserve"> do người dùng hiện tại sở hữu. Các cột của nó (ngoại trừ OBJECT_OWNER) giống như các cột trong ALL_POLICY_CONTEXTS</w:t>
            </w:r>
            <w:r w:rsidRPr="001058B5">
              <w:rPr>
                <w:rFonts w:ascii="Arial" w:hAnsi="Arial" w:cs="Arial"/>
                <w:sz w:val="18"/>
              </w:rPr>
              <w:t>.</w:t>
            </w:r>
          </w:p>
        </w:tc>
      </w:tr>
      <w:tr w:rsidR="00257CFD" w:rsidRPr="001058B5" w14:paraId="24176820" w14:textId="77777777" w:rsidTr="008D1AB8">
        <w:trPr>
          <w:trHeight w:val="535"/>
        </w:trPr>
        <w:tc>
          <w:tcPr>
            <w:tcW w:w="2126" w:type="dxa"/>
            <w:tcBorders>
              <w:top w:val="single" w:sz="2" w:space="0" w:color="000000"/>
              <w:bottom w:val="single" w:sz="2" w:space="0" w:color="000000"/>
            </w:tcBorders>
          </w:tcPr>
          <w:p w14:paraId="39FD08CC"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V$CONTEXT</w:t>
            </w:r>
          </w:p>
        </w:tc>
        <w:tc>
          <w:tcPr>
            <w:tcW w:w="7129" w:type="dxa"/>
            <w:tcBorders>
              <w:top w:val="single" w:sz="2" w:space="0" w:color="000000"/>
              <w:bottom w:val="single" w:sz="2" w:space="0" w:color="000000"/>
            </w:tcBorders>
          </w:tcPr>
          <w:p w14:paraId="3B47591E" w14:textId="77777777" w:rsidR="00257CFD" w:rsidRPr="009C1DAD" w:rsidRDefault="00257CFD" w:rsidP="008D1AB8">
            <w:pPr>
              <w:pStyle w:val="TableParagraph"/>
              <w:spacing w:before="61" w:line="216" w:lineRule="auto"/>
              <w:ind w:left="273" w:right="153"/>
              <w:rPr>
                <w:rFonts w:ascii="Arial" w:hAnsi="Arial" w:cs="Arial"/>
                <w:sz w:val="18"/>
              </w:rPr>
            </w:pPr>
          </w:p>
          <w:p w14:paraId="3B32BA07"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Danh sách </w:t>
            </w:r>
            <w:r>
              <w:rPr>
                <w:rFonts w:ascii="Arial" w:hAnsi="Arial" w:cs="Arial"/>
                <w:sz w:val="18"/>
              </w:rPr>
              <w:t xml:space="preserve">thiết lặp </w:t>
            </w:r>
            <w:r w:rsidRPr="009C1DAD">
              <w:rPr>
                <w:rFonts w:ascii="Arial" w:hAnsi="Arial" w:cs="Arial"/>
                <w:sz w:val="18"/>
              </w:rPr>
              <w:t xml:space="preserve">thuộc tính trong </w:t>
            </w:r>
            <w:r w:rsidRPr="001058B5">
              <w:rPr>
                <w:rFonts w:ascii="Arial" w:hAnsi="Arial" w:cs="Arial"/>
                <w:sz w:val="18"/>
              </w:rPr>
              <w:t>session</w:t>
            </w:r>
            <w:r w:rsidRPr="009C1DAD">
              <w:rPr>
                <w:rFonts w:ascii="Arial" w:hAnsi="Arial" w:cs="Arial"/>
                <w:sz w:val="18"/>
              </w:rPr>
              <w:t xml:space="preserve"> hiện tại. Người dùng không có quyền truy cập vào </w:t>
            </w:r>
            <w:r w:rsidRPr="001058B5">
              <w:rPr>
                <w:rFonts w:ascii="Arial" w:hAnsi="Arial" w:cs="Arial"/>
                <w:sz w:val="18"/>
              </w:rPr>
              <w:t>view</w:t>
            </w:r>
            <w:r w:rsidRPr="009C1DAD">
              <w:rPr>
                <w:rFonts w:ascii="Arial" w:hAnsi="Arial" w:cs="Arial"/>
                <w:sz w:val="18"/>
              </w:rPr>
              <w:t xml:space="preserve"> này trừ khi bạn cấp cho người dùng đặc quyền SELECT trên đó.</w:t>
            </w:r>
          </w:p>
        </w:tc>
      </w:tr>
      <w:tr w:rsidR="00257CFD" w:rsidRPr="001058B5" w14:paraId="57D675A2" w14:textId="77777777" w:rsidTr="008D1AB8">
        <w:trPr>
          <w:trHeight w:val="532"/>
        </w:trPr>
        <w:tc>
          <w:tcPr>
            <w:tcW w:w="2126" w:type="dxa"/>
            <w:tcBorders>
              <w:top w:val="single" w:sz="2" w:space="0" w:color="000000"/>
              <w:bottom w:val="single" w:sz="4" w:space="0" w:color="000000"/>
            </w:tcBorders>
          </w:tcPr>
          <w:p w14:paraId="31025557"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V$SESSION</w:t>
            </w:r>
          </w:p>
        </w:tc>
        <w:tc>
          <w:tcPr>
            <w:tcW w:w="7129" w:type="dxa"/>
            <w:tcBorders>
              <w:top w:val="single" w:sz="2" w:space="0" w:color="000000"/>
              <w:bottom w:val="single" w:sz="4" w:space="0" w:color="000000"/>
            </w:tcBorders>
          </w:tcPr>
          <w:p w14:paraId="4190A98C" w14:textId="77777777" w:rsidR="00257CFD" w:rsidRPr="009C1DAD" w:rsidRDefault="00257CFD" w:rsidP="008D1AB8">
            <w:pPr>
              <w:pStyle w:val="TableParagraph"/>
              <w:spacing w:before="61" w:line="216" w:lineRule="auto"/>
              <w:ind w:left="273" w:right="153"/>
              <w:rPr>
                <w:rFonts w:ascii="Arial" w:hAnsi="Arial" w:cs="Arial"/>
                <w:sz w:val="18"/>
              </w:rPr>
            </w:pPr>
          </w:p>
          <w:p w14:paraId="65C52983"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Liệt kê thông tin chi tiết về từng </w:t>
            </w:r>
            <w:r w:rsidRPr="001058B5">
              <w:rPr>
                <w:rFonts w:ascii="Arial" w:hAnsi="Arial" w:cs="Arial"/>
                <w:sz w:val="18"/>
              </w:rPr>
              <w:t>session</w:t>
            </w:r>
            <w:r w:rsidRPr="009C1DAD">
              <w:rPr>
                <w:rFonts w:ascii="Arial" w:hAnsi="Arial" w:cs="Arial"/>
                <w:sz w:val="18"/>
              </w:rPr>
              <w:t xml:space="preserve"> hiện tại. Người dùng không có quyền truy cập vào chế độ xem này trừ khi bạn cấp cho người dùng đặc quyền SELECT trên đó</w:t>
            </w:r>
            <w:r>
              <w:rPr>
                <w:rFonts w:ascii="Arial" w:hAnsi="Arial" w:cs="Arial"/>
                <w:sz w:val="18"/>
              </w:rPr>
              <w:t>.</w:t>
            </w:r>
          </w:p>
        </w:tc>
      </w:tr>
    </w:tbl>
    <w:p w14:paraId="596BA908" w14:textId="77777777" w:rsidR="00257CFD" w:rsidRPr="001058B5" w:rsidRDefault="00257CFD" w:rsidP="00257CFD">
      <w:pPr>
        <w:pStyle w:val="BodyText"/>
        <w:spacing w:before="10"/>
        <w:rPr>
          <w:rFonts w:ascii="Arial" w:hAnsi="Arial" w:cs="Arial"/>
          <w:b/>
          <w:i/>
          <w:sz w:val="27"/>
        </w:rPr>
      </w:pPr>
    </w:p>
    <w:p w14:paraId="1240884D" w14:textId="77777777" w:rsidR="00257CFD" w:rsidRPr="009C1DAD" w:rsidRDefault="00257CFD" w:rsidP="00257CFD">
      <w:pPr>
        <w:pStyle w:val="BodyText"/>
        <w:spacing w:line="230" w:lineRule="auto"/>
        <w:ind w:left="2979" w:right="927"/>
        <w:rPr>
          <w:rFonts w:ascii="Arial" w:hAnsi="Arial" w:cs="Arial"/>
          <w:sz w:val="19"/>
        </w:rPr>
      </w:pPr>
      <w:r w:rsidRPr="001058B5">
        <w:rPr>
          <w:rFonts w:ascii="Arial" w:hAnsi="Arial" w:cs="Arial"/>
          <w:b/>
          <w:sz w:val="19"/>
        </w:rPr>
        <w:t xml:space="preserve">Tip: </w:t>
      </w:r>
      <w:r w:rsidRPr="009C1DAD">
        <w:rPr>
          <w:rFonts w:ascii="Arial" w:hAnsi="Arial" w:cs="Arial"/>
          <w:sz w:val="19"/>
        </w:rPr>
        <w:t xml:space="preserve">Ngoài các </w:t>
      </w:r>
      <w:r w:rsidRPr="001058B5">
        <w:rPr>
          <w:rFonts w:ascii="Arial" w:hAnsi="Arial" w:cs="Arial"/>
        </w:rPr>
        <w:t>views</w:t>
      </w:r>
      <w:r w:rsidRPr="009C1DAD">
        <w:rPr>
          <w:rFonts w:ascii="Arial" w:hAnsi="Arial" w:cs="Arial"/>
          <w:sz w:val="19"/>
        </w:rPr>
        <w:t xml:space="preserve"> này, hãy kiểm tra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 database</w:t>
      </w:r>
      <w:r w:rsidRPr="009C1DAD">
        <w:rPr>
          <w:rFonts w:ascii="Arial" w:hAnsi="Arial" w:cs="Arial"/>
          <w:sz w:val="19"/>
        </w:rPr>
        <w:t xml:space="preserve"> nếu bạn tìm thấy lỗi khi chạy các ứng dụng sử dụng </w:t>
      </w:r>
      <w:r w:rsidRPr="001058B5">
        <w:rPr>
          <w:rFonts w:ascii="Arial" w:hAnsi="Arial" w:cs="Arial"/>
        </w:rPr>
        <w:t>application contexts</w:t>
      </w:r>
      <w:r w:rsidRPr="009C1DAD">
        <w:rPr>
          <w:rFonts w:ascii="Arial" w:hAnsi="Arial" w:cs="Arial"/>
          <w:sz w:val="19"/>
        </w:rPr>
        <w:t xml:space="preserve">. Xem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9C1DAD">
        <w:rPr>
          <w:rFonts w:ascii="Arial" w:hAnsi="Arial" w:cs="Arial"/>
          <w:sz w:val="19"/>
        </w:rPr>
        <w:t>để biết thêm thông tin về các</w:t>
      </w:r>
      <w:r>
        <w:rPr>
          <w:rFonts w:ascii="Arial" w:hAnsi="Arial" w:cs="Arial"/>
          <w:sz w:val="19"/>
        </w:rPr>
        <w:t>file</w:t>
      </w:r>
      <w:r w:rsidRPr="009C1DAD">
        <w:rPr>
          <w:rFonts w:ascii="Arial" w:hAnsi="Arial" w:cs="Arial"/>
          <w:sz w:val="19"/>
        </w:rPr>
        <w:t xml:space="preserve"> theo dõi. Thông số khởi tạo USER_DUMP_DEST </w:t>
      </w:r>
      <w:r>
        <w:rPr>
          <w:rFonts w:ascii="Arial" w:hAnsi="Arial" w:cs="Arial"/>
          <w:sz w:val="19"/>
        </w:rPr>
        <w:t xml:space="preserve">thiết lặp </w:t>
      </w:r>
      <w:r w:rsidRPr="009C1DAD">
        <w:rPr>
          <w:rFonts w:ascii="Arial" w:hAnsi="Arial" w:cs="Arial"/>
          <w:sz w:val="19"/>
        </w:rPr>
        <w:t xml:space="preserve">vị trí thư mục của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w:t>
      </w:r>
      <w:r w:rsidRPr="009C1DAD">
        <w:rPr>
          <w:rFonts w:ascii="Arial" w:hAnsi="Arial" w:cs="Arial"/>
          <w:sz w:val="19"/>
        </w:rPr>
        <w:t xml:space="preserve">. Bạn có thể tìm giá trị của tham số này bằng cách </w:t>
      </w:r>
      <w:r>
        <w:rPr>
          <w:rFonts w:ascii="Arial" w:hAnsi="Arial" w:cs="Arial"/>
          <w:sz w:val="19"/>
        </w:rPr>
        <w:t>sử dụng</w:t>
      </w:r>
      <w:r w:rsidRPr="009C1DAD">
        <w:rPr>
          <w:rFonts w:ascii="Arial" w:hAnsi="Arial" w:cs="Arial"/>
          <w:sz w:val="19"/>
        </w:rPr>
        <w:t xml:space="preserve"> SHOW PARAMETER USER_DUMP_DEST trong SQL * Plus.</w:t>
      </w:r>
    </w:p>
    <w:p w14:paraId="7D917579" w14:textId="77777777" w:rsidR="008C539B" w:rsidRPr="001058B5" w:rsidRDefault="008C539B">
      <w:pPr>
        <w:spacing w:line="230" w:lineRule="auto"/>
        <w:rPr>
          <w:rFonts w:ascii="Arial" w:hAnsi="Arial" w:cs="Arial"/>
        </w:rPr>
        <w:sectPr w:rsidR="008C539B" w:rsidRPr="001058B5">
          <w:headerReference w:type="even" r:id="rId145"/>
          <w:headerReference w:type="default" r:id="rId146"/>
          <w:pgSz w:w="12240" w:h="15840"/>
          <w:pgMar w:top="840" w:right="1060" w:bottom="860" w:left="1100" w:header="549" w:footer="663" w:gutter="0"/>
          <w:cols w:space="720"/>
        </w:sectPr>
      </w:pPr>
    </w:p>
    <w:p w14:paraId="5054A987" w14:textId="77777777" w:rsidR="008C539B" w:rsidRPr="001058B5" w:rsidRDefault="008C539B">
      <w:pPr>
        <w:pStyle w:val="BodyText"/>
        <w:spacing w:before="4"/>
        <w:rPr>
          <w:rFonts w:ascii="Arial" w:hAnsi="Arial" w:cs="Arial"/>
          <w:sz w:val="17"/>
        </w:rPr>
      </w:pPr>
    </w:p>
    <w:p w14:paraId="5AF8829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AB615C6" w14:textId="77777777" w:rsidR="008C539B" w:rsidRPr="001058B5" w:rsidRDefault="008C539B">
      <w:pPr>
        <w:pStyle w:val="BodyText"/>
        <w:rPr>
          <w:rFonts w:ascii="Arial" w:hAnsi="Arial" w:cs="Arial"/>
        </w:rPr>
      </w:pPr>
    </w:p>
    <w:p w14:paraId="066E14A4" w14:textId="77777777" w:rsidR="008C539B" w:rsidRPr="001058B5" w:rsidRDefault="008C539B">
      <w:pPr>
        <w:pStyle w:val="BodyText"/>
        <w:spacing w:before="10"/>
        <w:rPr>
          <w:rFonts w:ascii="Arial" w:hAnsi="Arial" w:cs="Arial"/>
          <w:sz w:val="27"/>
        </w:rPr>
      </w:pPr>
    </w:p>
    <w:p w14:paraId="481A8489" w14:textId="77777777" w:rsidR="008C539B" w:rsidRPr="001058B5" w:rsidRDefault="008D1AB8">
      <w:pPr>
        <w:pStyle w:val="Heading1"/>
        <w:tabs>
          <w:tab w:val="left" w:pos="9473"/>
        </w:tabs>
        <w:rPr>
          <w:u w:val="none"/>
        </w:rPr>
      </w:pPr>
      <w:r>
        <w:pict w14:anchorId="322CA3A6">
          <v:group id="_x0000_s1274" style="position:absolute;left:0;text-align:left;margin-left:89.75pt;margin-top:58.75pt;width:462.5pt;height:.5pt;z-index:4576;mso-wrap-distance-left:0;mso-wrap-distance-right:0;mso-position-horizontal-relative:page" coordorigin="1795,1175" coordsize="9250,10">
            <v:rect id="_x0000_s1276" style="position:absolute;left:11040;top:1175;width:5;height:10" fillcolor="black" stroked="f"/>
            <v:line id="_x0000_s1275" style="position:absolute" from="1795,1180" to="11040,1180" strokeweight=".16936mm"/>
            <w10:wrap type="topAndBottom" anchorx="page"/>
          </v:group>
        </w:pict>
      </w:r>
      <w:bookmarkStart w:id="1093" w:name="_bookmark1341"/>
      <w:bookmarkEnd w:id="1093"/>
      <w:r w:rsidR="00C12992" w:rsidRPr="001058B5">
        <w:rPr>
          <w:u w:val="thick"/>
        </w:rPr>
        <w:t xml:space="preserve"> </w:t>
      </w:r>
      <w:r w:rsidR="00C12992" w:rsidRPr="001058B5">
        <w:rPr>
          <w:u w:val="thick"/>
        </w:rPr>
        <w:tab/>
        <w:t>7</w:t>
      </w:r>
    </w:p>
    <w:p w14:paraId="3C5B5502" w14:textId="77777777" w:rsidR="008C539B" w:rsidRPr="001058B5" w:rsidRDefault="00C12992">
      <w:pPr>
        <w:pStyle w:val="Heading2"/>
        <w:spacing w:line="448" w:lineRule="exact"/>
        <w:ind w:left="2557"/>
      </w:pPr>
      <w:bookmarkStart w:id="1094" w:name="7_Using_Oracle_Virtual_Private_Database_"/>
      <w:bookmarkStart w:id="1095" w:name="_bookmark1342"/>
      <w:bookmarkEnd w:id="1094"/>
      <w:bookmarkEnd w:id="1095"/>
      <w:r w:rsidRPr="001058B5">
        <w:rPr>
          <w:spacing w:val="-4"/>
          <w:w w:val="95"/>
        </w:rPr>
        <w:t xml:space="preserve">Using </w:t>
      </w:r>
      <w:r w:rsidRPr="001058B5">
        <w:rPr>
          <w:spacing w:val="-6"/>
          <w:w w:val="95"/>
        </w:rPr>
        <w:t xml:space="preserve">Oracle </w:t>
      </w:r>
      <w:r w:rsidRPr="001058B5">
        <w:rPr>
          <w:spacing w:val="-3"/>
          <w:w w:val="95"/>
        </w:rPr>
        <w:t xml:space="preserve">Virtual </w:t>
      </w:r>
      <w:r w:rsidRPr="001058B5">
        <w:rPr>
          <w:spacing w:val="-6"/>
          <w:w w:val="95"/>
        </w:rPr>
        <w:t>Private</w:t>
      </w:r>
      <w:r w:rsidRPr="001058B5">
        <w:rPr>
          <w:spacing w:val="48"/>
          <w:w w:val="95"/>
        </w:rPr>
        <w:t xml:space="preserve"> </w:t>
      </w:r>
      <w:r w:rsidRPr="001058B5">
        <w:rPr>
          <w:spacing w:val="-5"/>
          <w:w w:val="95"/>
        </w:rPr>
        <w:t>Database</w:t>
      </w:r>
    </w:p>
    <w:p w14:paraId="16D91462" w14:textId="77777777" w:rsidR="008C539B" w:rsidRPr="001058B5" w:rsidRDefault="00C12992">
      <w:pPr>
        <w:spacing w:line="473" w:lineRule="exact"/>
        <w:ind w:left="5401"/>
        <w:rPr>
          <w:rFonts w:ascii="Arial" w:hAnsi="Arial" w:cs="Arial"/>
          <w:b/>
          <w:sz w:val="44"/>
        </w:rPr>
      </w:pPr>
      <w:r w:rsidRPr="001058B5">
        <w:rPr>
          <w:rFonts w:ascii="Arial" w:hAnsi="Arial" w:cs="Arial"/>
          <w:b/>
          <w:sz w:val="44"/>
        </w:rPr>
        <w:t>to</w:t>
      </w:r>
      <w:r w:rsidRPr="001058B5">
        <w:rPr>
          <w:rFonts w:ascii="Arial" w:hAnsi="Arial" w:cs="Arial"/>
          <w:b/>
          <w:spacing w:val="-76"/>
          <w:sz w:val="44"/>
        </w:rPr>
        <w:t xml:space="preserve"> </w:t>
      </w:r>
      <w:r w:rsidRPr="001058B5">
        <w:rPr>
          <w:rFonts w:ascii="Arial" w:hAnsi="Arial" w:cs="Arial"/>
          <w:b/>
          <w:spacing w:val="-6"/>
          <w:sz w:val="44"/>
        </w:rPr>
        <w:t>Control</w:t>
      </w:r>
      <w:r w:rsidRPr="001058B5">
        <w:rPr>
          <w:rFonts w:ascii="Arial" w:hAnsi="Arial" w:cs="Arial"/>
          <w:b/>
          <w:spacing w:val="-76"/>
          <w:sz w:val="44"/>
        </w:rPr>
        <w:t xml:space="preserve"> </w:t>
      </w:r>
      <w:r w:rsidRPr="001058B5">
        <w:rPr>
          <w:rFonts w:ascii="Arial" w:hAnsi="Arial" w:cs="Arial"/>
          <w:b/>
          <w:spacing w:val="-4"/>
          <w:sz w:val="44"/>
        </w:rPr>
        <w:t>Data</w:t>
      </w:r>
      <w:r w:rsidRPr="001058B5">
        <w:rPr>
          <w:rFonts w:ascii="Arial" w:hAnsi="Arial" w:cs="Arial"/>
          <w:b/>
          <w:spacing w:val="-76"/>
          <w:sz w:val="44"/>
        </w:rPr>
        <w:t xml:space="preserve"> </w:t>
      </w:r>
      <w:r w:rsidRPr="001058B5">
        <w:rPr>
          <w:rFonts w:ascii="Arial" w:hAnsi="Arial" w:cs="Arial"/>
          <w:b/>
          <w:spacing w:val="-5"/>
          <w:sz w:val="44"/>
        </w:rPr>
        <w:t>Access</w:t>
      </w:r>
    </w:p>
    <w:p w14:paraId="20EFA13C" w14:textId="77777777" w:rsidR="008C539B" w:rsidRPr="001058B5" w:rsidRDefault="008C539B">
      <w:pPr>
        <w:pStyle w:val="BodyText"/>
        <w:spacing w:before="3"/>
        <w:rPr>
          <w:rFonts w:ascii="Arial" w:hAnsi="Arial" w:cs="Arial"/>
          <w:b/>
          <w:sz w:val="67"/>
        </w:rPr>
      </w:pPr>
    </w:p>
    <w:p w14:paraId="24094607" w14:textId="77777777" w:rsidR="008C539B" w:rsidRPr="001058B5" w:rsidRDefault="00C12992">
      <w:pPr>
        <w:pStyle w:val="BodyText"/>
        <w:spacing w:before="1"/>
        <w:ind w:left="2260"/>
        <w:rPr>
          <w:rFonts w:ascii="Arial" w:hAnsi="Arial" w:cs="Arial"/>
        </w:rPr>
      </w:pPr>
      <w:r w:rsidRPr="001058B5">
        <w:rPr>
          <w:rFonts w:ascii="Arial" w:hAnsi="Arial" w:cs="Arial"/>
        </w:rPr>
        <w:t>This chapter contains:</w:t>
      </w:r>
    </w:p>
    <w:p w14:paraId="12D03C1C"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343" w:history="1">
        <w:r w:rsidR="00C12992" w:rsidRPr="001058B5">
          <w:rPr>
            <w:rFonts w:ascii="Arial" w:hAnsi="Arial" w:cs="Arial"/>
            <w:color w:val="0000CC"/>
            <w:sz w:val="20"/>
          </w:rPr>
          <w:t>About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599EAF2C"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370" w:history="1">
        <w:r w:rsidR="00C12992" w:rsidRPr="001058B5">
          <w:rPr>
            <w:rFonts w:ascii="Arial" w:hAnsi="Arial" w:cs="Arial"/>
            <w:color w:val="0000CC"/>
            <w:sz w:val="20"/>
          </w:rPr>
          <w:t>Components of an Oracle Virtual Private Database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37B3233F"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377" w:history="1">
        <w:r w:rsidR="00C12992" w:rsidRPr="001058B5">
          <w:rPr>
            <w:rFonts w:ascii="Arial" w:hAnsi="Arial" w:cs="Arial"/>
            <w:color w:val="0000CC"/>
            <w:sz w:val="20"/>
          </w:rPr>
          <w:t>Configuring an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Policy</w:t>
        </w:r>
      </w:hyperlink>
    </w:p>
    <w:p w14:paraId="6E5BEFD1"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465" w:history="1">
        <w:r w:rsidR="00C12992" w:rsidRPr="001058B5">
          <w:rPr>
            <w:rFonts w:ascii="Arial" w:hAnsi="Arial" w:cs="Arial"/>
            <w:color w:val="0000CC"/>
            <w:sz w:val="20"/>
          </w:rPr>
          <w:t>Tutorials: Creating Oracle Virtual Private Database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Policies</w:t>
        </w:r>
      </w:hyperlink>
    </w:p>
    <w:p w14:paraId="580C0D26"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500" w:history="1">
        <w:r w:rsidR="00C12992" w:rsidRPr="001058B5">
          <w:rPr>
            <w:rFonts w:ascii="Arial" w:hAnsi="Arial" w:cs="Arial"/>
            <w:color w:val="0000CC"/>
            <w:sz w:val="20"/>
          </w:rPr>
          <w:t xml:space="preserve">How Oracle Virtual Private Database </w:t>
        </w:r>
        <w:r w:rsidR="00C12992" w:rsidRPr="001058B5">
          <w:rPr>
            <w:rFonts w:ascii="Arial" w:hAnsi="Arial" w:cs="Arial"/>
            <w:color w:val="0000CC"/>
            <w:spacing w:val="-4"/>
            <w:sz w:val="20"/>
          </w:rPr>
          <w:t xml:space="preserve">Works </w:t>
        </w:r>
        <w:r w:rsidR="00C12992" w:rsidRPr="001058B5">
          <w:rPr>
            <w:rFonts w:ascii="Arial" w:hAnsi="Arial" w:cs="Arial"/>
            <w:color w:val="0000CC"/>
            <w:sz w:val="20"/>
          </w:rPr>
          <w:t>with Other Oracle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Features</w:t>
        </w:r>
      </w:hyperlink>
    </w:p>
    <w:p w14:paraId="61615E1E"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543" w:history="1">
        <w:r w:rsidR="00C12992" w:rsidRPr="001058B5">
          <w:rPr>
            <w:rFonts w:ascii="Arial" w:hAnsi="Arial" w:cs="Arial"/>
            <w:color w:val="0000CC"/>
            <w:sz w:val="20"/>
          </w:rPr>
          <w:t>Finding Information About Oracle Virtual Private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Policies</w:t>
        </w:r>
      </w:hyperlink>
    </w:p>
    <w:p w14:paraId="6F6493A4" w14:textId="77777777" w:rsidR="008C539B" w:rsidRPr="001058B5" w:rsidRDefault="008C539B">
      <w:pPr>
        <w:pStyle w:val="BodyText"/>
        <w:spacing w:before="9"/>
        <w:rPr>
          <w:rFonts w:ascii="Arial" w:hAnsi="Arial" w:cs="Arial"/>
          <w:sz w:val="27"/>
        </w:rPr>
      </w:pPr>
    </w:p>
    <w:p w14:paraId="0080E641" w14:textId="77777777" w:rsidR="008C539B" w:rsidRPr="001058B5" w:rsidRDefault="00C12992">
      <w:pPr>
        <w:pStyle w:val="Heading3"/>
      </w:pPr>
      <w:bookmarkStart w:id="1096" w:name="About_Oracle_Virtual_Private_Database"/>
      <w:bookmarkStart w:id="1097" w:name="_bookmark1343"/>
      <w:bookmarkEnd w:id="1096"/>
      <w:bookmarkEnd w:id="1097"/>
      <w:r w:rsidRPr="001058B5">
        <w:t>About Oracle Virtual Private Database</w:t>
      </w:r>
    </w:p>
    <w:p w14:paraId="6C0DFFD6"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01CA5BC"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344" w:history="1">
        <w:r w:rsidR="00C12992" w:rsidRPr="001058B5">
          <w:rPr>
            <w:rFonts w:ascii="Arial" w:hAnsi="Arial" w:cs="Arial"/>
            <w:color w:val="0000CC"/>
            <w:sz w:val="20"/>
          </w:rPr>
          <w:t>What Is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160EFF62"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348" w:history="1">
        <w:r w:rsidR="00C12992" w:rsidRPr="001058B5">
          <w:rPr>
            <w:rFonts w:ascii="Arial" w:hAnsi="Arial" w:cs="Arial"/>
            <w:color w:val="0000CC"/>
            <w:sz w:val="20"/>
          </w:rPr>
          <w:t>Benefits of Using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Policies</w:t>
        </w:r>
      </w:hyperlink>
    </w:p>
    <w:p w14:paraId="5867FD3C" w14:textId="77777777" w:rsidR="008C539B" w:rsidRPr="001058B5" w:rsidRDefault="008D1AB8" w:rsidP="006F7931">
      <w:pPr>
        <w:pStyle w:val="ListParagraph"/>
        <w:numPr>
          <w:ilvl w:val="2"/>
          <w:numId w:val="137"/>
        </w:numPr>
        <w:tabs>
          <w:tab w:val="left" w:pos="2620"/>
        </w:tabs>
        <w:spacing w:before="117" w:line="232" w:lineRule="auto"/>
        <w:ind w:right="993"/>
        <w:rPr>
          <w:rFonts w:ascii="Arial" w:hAnsi="Arial" w:cs="Arial"/>
          <w:sz w:val="20"/>
        </w:rPr>
      </w:pPr>
      <w:hyperlink w:anchor="_bookmark1357" w:history="1">
        <w:r w:rsidR="00C12992" w:rsidRPr="001058B5">
          <w:rPr>
            <w:rFonts w:ascii="Arial" w:hAnsi="Arial" w:cs="Arial"/>
            <w:color w:val="0000CC"/>
            <w:sz w:val="20"/>
          </w:rPr>
          <w:t>Which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Are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Run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hyperlink>
      <w:hyperlink w:anchor="_bookmark1357" w:history="1">
        <w:r w:rsidR="00C12992" w:rsidRPr="001058B5">
          <w:rPr>
            <w:rFonts w:ascii="Arial" w:hAnsi="Arial" w:cs="Arial"/>
            <w:color w:val="0000CC"/>
            <w:sz w:val="20"/>
          </w:rPr>
          <w:t xml:space="preserve"> Functions?</w:t>
        </w:r>
      </w:hyperlink>
    </w:p>
    <w:p w14:paraId="286ACE33"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364" w:history="1">
        <w:r w:rsidR="00C12992" w:rsidRPr="001058B5">
          <w:rPr>
            <w:rFonts w:ascii="Arial" w:hAnsi="Arial" w:cs="Arial"/>
            <w:color w:val="0000CC"/>
            <w:sz w:val="20"/>
          </w:rPr>
          <w:t>Using Oracle Virtual Private Database with an Application</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Context</w:t>
        </w:r>
      </w:hyperlink>
    </w:p>
    <w:p w14:paraId="2475477B" w14:textId="77777777" w:rsidR="008C539B" w:rsidRPr="001058B5" w:rsidRDefault="008C539B">
      <w:pPr>
        <w:pStyle w:val="BodyText"/>
        <w:spacing w:before="6"/>
        <w:rPr>
          <w:rFonts w:ascii="Arial" w:hAnsi="Arial" w:cs="Arial"/>
          <w:sz w:val="25"/>
        </w:rPr>
      </w:pPr>
    </w:p>
    <w:p w14:paraId="42440211" w14:textId="77777777" w:rsidR="008C539B" w:rsidRPr="001058B5" w:rsidRDefault="00C12992">
      <w:pPr>
        <w:pStyle w:val="Heading4"/>
      </w:pPr>
      <w:bookmarkStart w:id="1098" w:name="What_Is_Oracle_Virtual_Private_Database?"/>
      <w:bookmarkStart w:id="1099" w:name="_bookmark1344"/>
      <w:bookmarkEnd w:id="1098"/>
      <w:bookmarkEnd w:id="1099"/>
      <w:r w:rsidRPr="001058B5">
        <w:t>What Is Oracle Virtual Private Database?</w:t>
      </w:r>
    </w:p>
    <w:p w14:paraId="46100B7C" w14:textId="77777777" w:rsidR="008C539B" w:rsidRPr="001058B5" w:rsidRDefault="00C12992">
      <w:pPr>
        <w:pStyle w:val="BodyText"/>
        <w:spacing w:before="82" w:line="230" w:lineRule="auto"/>
        <w:ind w:left="2259" w:right="120"/>
        <w:rPr>
          <w:rFonts w:ascii="Arial" w:hAnsi="Arial" w:cs="Arial"/>
        </w:rPr>
      </w:pPr>
      <w:r w:rsidRPr="001058B5">
        <w:rPr>
          <w:rFonts w:ascii="Arial" w:hAnsi="Arial" w:cs="Arial"/>
        </w:rPr>
        <w:t xml:space="preserve">Oracle Virtual Private Database (VPD)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w:t>
      </w:r>
      <w:bookmarkStart w:id="1100" w:name="_bookmark1345"/>
      <w:bookmarkEnd w:id="1100"/>
      <w:r w:rsidRPr="001058B5">
        <w:rPr>
          <w:rFonts w:ascii="Arial" w:hAnsi="Arial" w:cs="Arial"/>
        </w:rPr>
        <w:t>applied.</w:t>
      </w:r>
    </w:p>
    <w:p w14:paraId="70956E8F" w14:textId="77777777" w:rsidR="008C539B" w:rsidRPr="001058B5" w:rsidRDefault="00C12992">
      <w:pPr>
        <w:pStyle w:val="BodyText"/>
        <w:spacing w:before="122" w:line="232" w:lineRule="auto"/>
        <w:ind w:left="2260" w:right="169"/>
        <w:rPr>
          <w:rFonts w:ascii="Arial" w:hAnsi="Arial" w:cs="Arial"/>
        </w:rPr>
      </w:pPr>
      <w:r w:rsidRPr="001058B5">
        <w:rPr>
          <w:rFonts w:ascii="Arial" w:hAnsi="Arial" w:cs="Arial"/>
        </w:rPr>
        <w:t xml:space="preserve">Oracle Virtual Private Database </w:t>
      </w:r>
      <w:bookmarkStart w:id="1101" w:name="_bookmark1347"/>
      <w:bookmarkEnd w:id="1101"/>
      <w:r w:rsidRPr="001058B5">
        <w:rPr>
          <w:rFonts w:ascii="Arial" w:hAnsi="Arial" w:cs="Arial"/>
        </w:rPr>
        <w:t xml:space="preserve">enforces </w:t>
      </w:r>
      <w:r w:rsidRPr="001058B5">
        <w:rPr>
          <w:rFonts w:ascii="Arial" w:hAnsi="Arial" w:cs="Arial"/>
          <w:spacing w:val="-3"/>
        </w:rPr>
        <w:t xml:space="preserve">security, </w:t>
      </w:r>
      <w:bookmarkStart w:id="1102" w:name="_bookmark1346"/>
      <w:bookmarkEnd w:id="1102"/>
      <w:r w:rsidRPr="001058B5">
        <w:rPr>
          <w:rFonts w:ascii="Arial" w:hAnsi="Arial" w:cs="Arial"/>
        </w:rPr>
        <w:t xml:space="preserve">to a fine level of granularity, directly on database tables, views, or synonyms. Because you attach security policies directly to these database objects, and the policies are automatically applied whenever a user accesses data, there is no way to bypass </w:t>
      </w:r>
      <w:r w:rsidRPr="001058B5">
        <w:rPr>
          <w:rFonts w:ascii="Arial" w:hAnsi="Arial" w:cs="Arial"/>
          <w:spacing w:val="-3"/>
        </w:rPr>
        <w:t>security.</w:t>
      </w:r>
    </w:p>
    <w:p w14:paraId="2FBF4DF9"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rPr>
        <w:t>When a user directly or indirectly accesses a table, view, or synonym that is protected with an Oracle Virtual Private Database policy, Oracle Database dynamically modifies the SQL statement of the user. This modification creates a WHERE condition (called a predicate) returned by a function implementing the security policy. Oracle Database modifies the statement dynamically, transparently to the user, using any condition that</w:t>
      </w:r>
    </w:p>
    <w:p w14:paraId="591F2432" w14:textId="77777777" w:rsidR="008C539B" w:rsidRPr="001058B5" w:rsidRDefault="008C539B">
      <w:pPr>
        <w:spacing w:line="230" w:lineRule="auto"/>
        <w:rPr>
          <w:rFonts w:ascii="Arial" w:hAnsi="Arial" w:cs="Arial"/>
        </w:rPr>
        <w:sectPr w:rsidR="008C539B" w:rsidRPr="001058B5">
          <w:headerReference w:type="default" r:id="rId147"/>
          <w:footerReference w:type="even" r:id="rId148"/>
          <w:footerReference w:type="default" r:id="rId149"/>
          <w:pgSz w:w="12240" w:h="15840"/>
          <w:pgMar w:top="1500" w:right="1060" w:bottom="860" w:left="1100" w:header="0" w:footer="663" w:gutter="0"/>
          <w:pgNumType w:start="1"/>
          <w:cols w:space="720"/>
        </w:sectPr>
      </w:pPr>
    </w:p>
    <w:p w14:paraId="1ABC6ABB" w14:textId="77777777" w:rsidR="008C539B" w:rsidRPr="001058B5" w:rsidRDefault="008C539B">
      <w:pPr>
        <w:pStyle w:val="BodyText"/>
        <w:spacing w:before="5"/>
        <w:rPr>
          <w:rFonts w:ascii="Arial" w:hAnsi="Arial" w:cs="Arial"/>
          <w:sz w:val="25"/>
        </w:rPr>
      </w:pPr>
    </w:p>
    <w:p w14:paraId="4957563C"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can be expressed in or returned by a function. </w:t>
      </w:r>
      <w:r w:rsidRPr="001058B5">
        <w:rPr>
          <w:rFonts w:ascii="Arial" w:hAnsi="Arial" w:cs="Arial"/>
          <w:spacing w:val="-6"/>
        </w:rPr>
        <w:t xml:space="preserve">You </w:t>
      </w:r>
      <w:r w:rsidRPr="001058B5">
        <w:rPr>
          <w:rFonts w:ascii="Arial" w:hAnsi="Arial" w:cs="Arial"/>
        </w:rPr>
        <w:t>can apply Oracle Virtual Private Database policies to SELECT, INSERT, UPDATE, INDEX, and DELETE</w:t>
      </w:r>
      <w:r w:rsidRPr="001058B5">
        <w:rPr>
          <w:rFonts w:ascii="Arial" w:hAnsi="Arial" w:cs="Arial"/>
          <w:spacing w:val="-97"/>
        </w:rPr>
        <w:t xml:space="preserve"> </w:t>
      </w:r>
      <w:r w:rsidRPr="001058B5">
        <w:rPr>
          <w:rFonts w:ascii="Arial" w:hAnsi="Arial" w:cs="Arial"/>
        </w:rPr>
        <w:t>statements.</w:t>
      </w:r>
    </w:p>
    <w:p w14:paraId="36940E85" w14:textId="77777777" w:rsidR="008C539B" w:rsidRPr="001058B5" w:rsidRDefault="00C12992">
      <w:pPr>
        <w:pStyle w:val="BodyText"/>
        <w:spacing w:before="108"/>
        <w:ind w:left="1660"/>
        <w:rPr>
          <w:rFonts w:ascii="Arial" w:hAnsi="Arial" w:cs="Arial"/>
        </w:rPr>
      </w:pPr>
      <w:r w:rsidRPr="001058B5">
        <w:rPr>
          <w:rFonts w:ascii="Arial" w:hAnsi="Arial" w:cs="Arial"/>
        </w:rPr>
        <w:t>For example, suppose a user performs the following query:</w:t>
      </w:r>
    </w:p>
    <w:p w14:paraId="68FDCC2C"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OE.ORDERS;</w:t>
      </w:r>
    </w:p>
    <w:p w14:paraId="6B8E953D" w14:textId="77777777" w:rsidR="008C539B" w:rsidRPr="001058B5" w:rsidRDefault="008C539B">
      <w:pPr>
        <w:pStyle w:val="BodyText"/>
        <w:spacing w:before="3"/>
        <w:rPr>
          <w:rFonts w:ascii="Arial" w:hAnsi="Arial" w:cs="Arial"/>
          <w:sz w:val="18"/>
        </w:rPr>
      </w:pPr>
    </w:p>
    <w:p w14:paraId="58003C85" w14:textId="77777777" w:rsidR="008C539B" w:rsidRPr="001058B5" w:rsidRDefault="00C12992">
      <w:pPr>
        <w:pStyle w:val="BodyText"/>
        <w:spacing w:line="244" w:lineRule="exact"/>
        <w:ind w:left="1660"/>
        <w:rPr>
          <w:rFonts w:ascii="Arial" w:hAnsi="Arial" w:cs="Arial"/>
        </w:rPr>
      </w:pPr>
      <w:r w:rsidRPr="001058B5">
        <w:rPr>
          <w:rFonts w:ascii="Arial" w:hAnsi="Arial" w:cs="Arial"/>
        </w:rPr>
        <w:t>The Oracle Virtual Private Database policy dynamically appends the statement with a</w:t>
      </w:r>
    </w:p>
    <w:p w14:paraId="1C1EA1CB" w14:textId="77777777" w:rsidR="008C539B" w:rsidRPr="001058B5" w:rsidRDefault="00C12992">
      <w:pPr>
        <w:pStyle w:val="BodyText"/>
        <w:spacing w:line="248" w:lineRule="exact"/>
        <w:ind w:left="1660"/>
        <w:rPr>
          <w:rFonts w:ascii="Arial" w:hAnsi="Arial" w:cs="Arial"/>
        </w:rPr>
      </w:pPr>
      <w:r w:rsidRPr="001058B5">
        <w:rPr>
          <w:rFonts w:ascii="Arial" w:hAnsi="Arial" w:cs="Arial"/>
        </w:rPr>
        <w:t>WHERE</w:t>
      </w:r>
      <w:r w:rsidRPr="001058B5">
        <w:rPr>
          <w:rFonts w:ascii="Arial" w:hAnsi="Arial" w:cs="Arial"/>
          <w:spacing w:val="-81"/>
        </w:rPr>
        <w:t xml:space="preserve"> </w:t>
      </w:r>
      <w:r w:rsidRPr="001058B5">
        <w:rPr>
          <w:rFonts w:ascii="Arial" w:hAnsi="Arial" w:cs="Arial"/>
        </w:rPr>
        <w:t>clause. For example:</w:t>
      </w:r>
    </w:p>
    <w:p w14:paraId="5E31BCAA" w14:textId="77777777" w:rsidR="008C539B" w:rsidRPr="001058B5" w:rsidRDefault="00C12992">
      <w:pPr>
        <w:spacing w:before="137" w:line="259" w:lineRule="auto"/>
        <w:ind w:left="1752" w:right="5999"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1"/>
          <w:w w:val="90"/>
          <w:sz w:val="18"/>
        </w:rPr>
        <w:t xml:space="preserve"> </w:t>
      </w:r>
      <w:r w:rsidRPr="001058B5">
        <w:rPr>
          <w:rFonts w:ascii="Arial" w:hAnsi="Arial" w:cs="Arial"/>
          <w:w w:val="90"/>
          <w:sz w:val="18"/>
        </w:rPr>
        <w:t>SALES_REP_ID</w:t>
      </w:r>
      <w:r w:rsidRPr="001058B5">
        <w:rPr>
          <w:rFonts w:ascii="Arial" w:hAnsi="Arial" w:cs="Arial"/>
          <w:spacing w:val="-41"/>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159;</w:t>
      </w:r>
    </w:p>
    <w:p w14:paraId="351FB062" w14:textId="77777777" w:rsidR="008C539B" w:rsidRPr="001058B5" w:rsidRDefault="008C539B">
      <w:pPr>
        <w:pStyle w:val="BodyText"/>
        <w:spacing w:before="9"/>
        <w:rPr>
          <w:rFonts w:ascii="Arial" w:hAnsi="Arial" w:cs="Arial"/>
          <w:sz w:val="16"/>
        </w:rPr>
      </w:pPr>
    </w:p>
    <w:p w14:paraId="1BBE654A" w14:textId="77777777" w:rsidR="008C539B" w:rsidRPr="001058B5" w:rsidRDefault="00C12992">
      <w:pPr>
        <w:pStyle w:val="BodyText"/>
        <w:spacing w:before="1"/>
        <w:ind w:left="1660"/>
        <w:rPr>
          <w:rFonts w:ascii="Arial" w:hAnsi="Arial" w:cs="Arial"/>
        </w:rPr>
      </w:pPr>
      <w:r w:rsidRPr="001058B5">
        <w:rPr>
          <w:rFonts w:ascii="Arial" w:hAnsi="Arial" w:cs="Arial"/>
        </w:rPr>
        <w:t>In this example, the user can only view orders by Sales Representative 159.</w:t>
      </w:r>
    </w:p>
    <w:p w14:paraId="72407882" w14:textId="77777777" w:rsidR="008C539B" w:rsidRPr="001058B5" w:rsidRDefault="00C12992">
      <w:pPr>
        <w:pStyle w:val="BodyText"/>
        <w:spacing w:before="119" w:line="230" w:lineRule="auto"/>
        <w:ind w:left="1659" w:right="856"/>
        <w:rPr>
          <w:rFonts w:ascii="Arial" w:hAnsi="Arial" w:cs="Arial"/>
        </w:rPr>
      </w:pPr>
      <w:r w:rsidRPr="001058B5">
        <w:rPr>
          <w:rFonts w:ascii="Arial" w:hAnsi="Arial" w:cs="Arial"/>
        </w:rPr>
        <w:t xml:space="preserve">If you want to filter the user based on the session information of that </w:t>
      </w:r>
      <w:r w:rsidRPr="001058B5">
        <w:rPr>
          <w:rFonts w:ascii="Arial" w:hAnsi="Arial" w:cs="Arial"/>
          <w:spacing w:val="-4"/>
        </w:rPr>
        <w:t xml:space="preserve">user, </w:t>
      </w:r>
      <w:r w:rsidRPr="001058B5">
        <w:rPr>
          <w:rFonts w:ascii="Arial" w:hAnsi="Arial" w:cs="Arial"/>
        </w:rPr>
        <w:t xml:space="preserve">such as the ID of the </w:t>
      </w:r>
      <w:r w:rsidRPr="001058B5">
        <w:rPr>
          <w:rFonts w:ascii="Arial" w:hAnsi="Arial" w:cs="Arial"/>
          <w:spacing w:val="-3"/>
        </w:rPr>
        <w:t xml:space="preserve">user, </w:t>
      </w:r>
      <w:r w:rsidRPr="001058B5">
        <w:rPr>
          <w:rFonts w:ascii="Arial" w:hAnsi="Arial" w:cs="Arial"/>
        </w:rPr>
        <w:t>then you can create the WHERE</w:t>
      </w:r>
      <w:r w:rsidRPr="001058B5">
        <w:rPr>
          <w:rFonts w:ascii="Arial" w:hAnsi="Arial" w:cs="Arial"/>
          <w:spacing w:val="-83"/>
        </w:rPr>
        <w:t xml:space="preserve"> </w:t>
      </w:r>
      <w:r w:rsidRPr="001058B5">
        <w:rPr>
          <w:rFonts w:ascii="Arial" w:hAnsi="Arial" w:cs="Arial"/>
        </w:rPr>
        <w:t>clause to use an application context. For example:</w:t>
      </w:r>
    </w:p>
    <w:p w14:paraId="2E5C0F02"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1CB89C44" w14:textId="77777777" w:rsidR="008C539B" w:rsidRPr="001058B5" w:rsidRDefault="00C12992">
      <w:pPr>
        <w:spacing w:before="15"/>
        <w:ind w:left="1752"/>
        <w:rPr>
          <w:rFonts w:ascii="Arial" w:hAnsi="Arial" w:cs="Arial"/>
          <w:sz w:val="18"/>
        </w:rPr>
      </w:pPr>
      <w:r w:rsidRPr="001058B5">
        <w:rPr>
          <w:rFonts w:ascii="Arial" w:hAnsi="Arial" w:cs="Arial"/>
          <w:w w:val="95"/>
          <w:sz w:val="18"/>
        </w:rPr>
        <w:t>WHERE SALES_REP_ID = SYS_CONTEXT('USERENV','SESSION_USER');</w:t>
      </w:r>
    </w:p>
    <w:p w14:paraId="714F9CB0" w14:textId="77777777" w:rsidR="008C539B" w:rsidRPr="001058B5" w:rsidRDefault="008C539B">
      <w:pPr>
        <w:pStyle w:val="BodyText"/>
        <w:rPr>
          <w:rFonts w:ascii="Arial" w:hAnsi="Arial" w:cs="Arial"/>
        </w:rPr>
      </w:pPr>
    </w:p>
    <w:p w14:paraId="163B10CA" w14:textId="77777777" w:rsidR="008C539B" w:rsidRPr="001058B5" w:rsidRDefault="008D1AB8">
      <w:pPr>
        <w:pStyle w:val="BodyText"/>
        <w:spacing w:before="8"/>
        <w:rPr>
          <w:rFonts w:ascii="Arial" w:hAnsi="Arial" w:cs="Arial"/>
          <w:sz w:val="13"/>
        </w:rPr>
      </w:pPr>
      <w:r>
        <w:rPr>
          <w:rFonts w:ascii="Arial" w:hAnsi="Arial" w:cs="Arial"/>
        </w:rPr>
        <w:pict w14:anchorId="758EDA83">
          <v:group id="_x0000_s1271" style="position:absolute;margin-left:174pt;margin-top:9.75pt;width:312pt;height:2.5pt;z-index:4600;mso-wrap-distance-left:0;mso-wrap-distance-right:0;mso-position-horizontal-relative:page" coordorigin="3480,195" coordsize="6240,50">
            <v:line id="_x0000_s1273" style="position:absolute" from="3480,198" to="9720,198" strokeweight=".24pt"/>
            <v:line id="_x0000_s1272" style="position:absolute" from="3480,242" to="9720,242" strokeweight=".24pt"/>
            <w10:wrap type="topAndBottom" anchorx="page"/>
          </v:group>
        </w:pict>
      </w:r>
    </w:p>
    <w:p w14:paraId="72FFCACE"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Oracle Virtual Private Database does not support filtering for DDLs, such as TRUNCATE</w:t>
      </w:r>
      <w:r w:rsidRPr="001058B5">
        <w:rPr>
          <w:rFonts w:ascii="Arial" w:hAnsi="Arial" w:cs="Arial"/>
          <w:spacing w:val="-85"/>
        </w:rPr>
        <w:t xml:space="preserve"> </w:t>
      </w:r>
      <w:r w:rsidRPr="001058B5">
        <w:rPr>
          <w:rFonts w:ascii="Arial" w:hAnsi="Arial" w:cs="Arial"/>
        </w:rPr>
        <w:t>or ALTER TABLE</w:t>
      </w:r>
      <w:r w:rsidRPr="001058B5">
        <w:rPr>
          <w:rFonts w:ascii="Arial" w:hAnsi="Arial" w:cs="Arial"/>
          <w:spacing w:val="-85"/>
        </w:rPr>
        <w:t xml:space="preserve"> </w:t>
      </w:r>
      <w:r w:rsidRPr="001058B5">
        <w:rPr>
          <w:rFonts w:ascii="Arial" w:hAnsi="Arial" w:cs="Arial"/>
        </w:rPr>
        <w:t>statements.</w:t>
      </w:r>
    </w:p>
    <w:p w14:paraId="5A142E3B" w14:textId="3B3CA4D5"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7A248F2">
          <v:group id="_x0000_s1268" style="width:312pt;height:2.5pt;mso-position-horizontal-relative:char;mso-position-vertical-relative:line" coordsize="6240,50">
            <v:line id="_x0000_s1270" style="position:absolute" from="0,2" to="6240,2" strokeweight=".24pt"/>
            <v:line id="_x0000_s1269" style="position:absolute" from="0,47" to="6240,47" strokeweight=".24pt"/>
            <w10:anchorlock/>
          </v:group>
        </w:pict>
      </w:r>
    </w:p>
    <w:p w14:paraId="533E6EC4" w14:textId="77777777" w:rsidR="008C539B" w:rsidRPr="001058B5" w:rsidRDefault="008C539B">
      <w:pPr>
        <w:pStyle w:val="BodyText"/>
        <w:spacing w:before="5"/>
        <w:rPr>
          <w:rFonts w:ascii="Arial" w:hAnsi="Arial" w:cs="Arial"/>
          <w:sz w:val="9"/>
        </w:rPr>
      </w:pPr>
    </w:p>
    <w:p w14:paraId="1D2C2D2C" w14:textId="77777777" w:rsidR="008C539B" w:rsidRPr="001058B5" w:rsidRDefault="00C12992">
      <w:pPr>
        <w:pStyle w:val="Heading4"/>
        <w:spacing w:before="107"/>
        <w:ind w:left="100"/>
      </w:pPr>
      <w:bookmarkStart w:id="1103" w:name="Benefits_of_Using_Oracle_Virtual_Private"/>
      <w:bookmarkStart w:id="1104" w:name="_bookmark1348"/>
      <w:bookmarkEnd w:id="1103"/>
      <w:bookmarkEnd w:id="1104"/>
      <w:r w:rsidRPr="001058B5">
        <w:t>Benefits of Us</w:t>
      </w:r>
      <w:bookmarkStart w:id="1105" w:name="_bookmark1349"/>
      <w:bookmarkEnd w:id="1105"/>
      <w:r w:rsidRPr="001058B5">
        <w:t>ing Oracle Virtual Private Database Policies</w:t>
      </w:r>
    </w:p>
    <w:p w14:paraId="42CDADE7" w14:textId="77777777" w:rsidR="008C539B" w:rsidRPr="001058B5" w:rsidRDefault="00C12992">
      <w:pPr>
        <w:pStyle w:val="BodyText"/>
        <w:spacing w:before="73"/>
        <w:ind w:left="1660"/>
        <w:rPr>
          <w:rFonts w:ascii="Arial" w:hAnsi="Arial" w:cs="Arial"/>
        </w:rPr>
      </w:pPr>
      <w:r w:rsidRPr="001058B5">
        <w:rPr>
          <w:rFonts w:ascii="Arial" w:hAnsi="Arial" w:cs="Arial"/>
        </w:rPr>
        <w:t>Oracle Virtual Private Database policies provide the following benefits:</w:t>
      </w:r>
    </w:p>
    <w:p w14:paraId="6795443E"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350" w:history="1">
        <w:r w:rsidR="00C12992" w:rsidRPr="001058B5">
          <w:rPr>
            <w:rFonts w:ascii="Arial" w:hAnsi="Arial" w:cs="Arial"/>
            <w:color w:val="0000CC"/>
            <w:sz w:val="20"/>
          </w:rPr>
          <w:t>Basing Security Policies on Database Objects Rather Than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6467E9BE"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353" w:history="1">
        <w:r w:rsidR="00C12992" w:rsidRPr="001058B5">
          <w:rPr>
            <w:rFonts w:ascii="Arial" w:hAnsi="Arial" w:cs="Arial"/>
            <w:color w:val="0000CC"/>
            <w:sz w:val="20"/>
          </w:rPr>
          <w:t>Controlling How Oracle Database Evaluates Policy Functions</w:t>
        </w:r>
      </w:hyperlink>
    </w:p>
    <w:p w14:paraId="017F1B75" w14:textId="77777777" w:rsidR="008C539B" w:rsidRPr="001058B5" w:rsidRDefault="008C539B">
      <w:pPr>
        <w:pStyle w:val="BodyText"/>
        <w:spacing w:before="3"/>
        <w:rPr>
          <w:rFonts w:ascii="Arial" w:hAnsi="Arial" w:cs="Arial"/>
          <w:sz w:val="23"/>
        </w:rPr>
      </w:pPr>
    </w:p>
    <w:p w14:paraId="044D0D88" w14:textId="77777777" w:rsidR="008C539B" w:rsidRPr="001058B5" w:rsidRDefault="00C12992">
      <w:pPr>
        <w:pStyle w:val="Heading6"/>
        <w:ind w:left="1660"/>
      </w:pPr>
      <w:bookmarkStart w:id="1106" w:name="Basing_Security_Policies_on_Database_Obj"/>
      <w:bookmarkStart w:id="1107" w:name="_bookmark1350"/>
      <w:bookmarkStart w:id="1108" w:name="_bookmark1351"/>
      <w:bookmarkEnd w:id="1106"/>
      <w:bookmarkEnd w:id="1107"/>
      <w:bookmarkEnd w:id="1108"/>
      <w:r w:rsidRPr="001058B5">
        <w:t>Basing Security Policies on Database Ob</w:t>
      </w:r>
      <w:bookmarkStart w:id="1109" w:name="_bookmark1352"/>
      <w:bookmarkEnd w:id="1109"/>
      <w:r w:rsidRPr="001058B5">
        <w:t>jects Rather Than Applications</w:t>
      </w:r>
    </w:p>
    <w:p w14:paraId="1B0CCC76"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Attaching Oracle Virtual Private Database security policies to database tables, views, or synonyms, rather than implementing access controls in all your applications, provides the following benefits:</w:t>
      </w:r>
    </w:p>
    <w:p w14:paraId="550C96BA" w14:textId="77777777" w:rsidR="008C539B" w:rsidRPr="001058B5" w:rsidRDefault="00C12992" w:rsidP="006F7931">
      <w:pPr>
        <w:pStyle w:val="ListParagraph"/>
        <w:numPr>
          <w:ilvl w:val="1"/>
          <w:numId w:val="137"/>
        </w:numPr>
        <w:tabs>
          <w:tab w:val="left" w:pos="2020"/>
        </w:tabs>
        <w:spacing w:before="117" w:line="232" w:lineRule="auto"/>
        <w:ind w:right="811" w:hanging="359"/>
        <w:rPr>
          <w:rFonts w:ascii="Arial" w:hAnsi="Arial" w:cs="Arial"/>
          <w:sz w:val="20"/>
        </w:rPr>
      </w:pPr>
      <w:r w:rsidRPr="001058B5">
        <w:rPr>
          <w:rFonts w:ascii="Arial" w:hAnsi="Arial" w:cs="Arial"/>
          <w:b/>
          <w:spacing w:val="-3"/>
          <w:sz w:val="20"/>
        </w:rPr>
        <w:t xml:space="preserve">Security. </w:t>
      </w:r>
      <w:r w:rsidRPr="001058B5">
        <w:rPr>
          <w:rFonts w:ascii="Arial" w:hAnsi="Arial" w:cs="Arial"/>
          <w:sz w:val="20"/>
        </w:rPr>
        <w:t xml:space="preserve">Associating a policy with a database table, </w:t>
      </w:r>
      <w:r w:rsidRPr="001058B5">
        <w:rPr>
          <w:rFonts w:ascii="Arial" w:hAnsi="Arial" w:cs="Arial"/>
          <w:spacing w:val="-4"/>
          <w:sz w:val="20"/>
        </w:rPr>
        <w:t xml:space="preserve">view, </w:t>
      </w:r>
      <w:r w:rsidRPr="001058B5">
        <w:rPr>
          <w:rFonts w:ascii="Arial" w:hAnsi="Arial" w:cs="Arial"/>
          <w:sz w:val="20"/>
        </w:rPr>
        <w:t>or synonym can solve a potentially serious application security problem. Suppose a user is authorized to use an application, and then drawing on the privileges associated with that application, wrongfully modifies the database by using an ad hoc query tool,</w:t>
      </w:r>
      <w:r w:rsidRPr="001058B5">
        <w:rPr>
          <w:rFonts w:ascii="Arial" w:hAnsi="Arial" w:cs="Arial"/>
          <w:spacing w:val="-33"/>
          <w:sz w:val="20"/>
        </w:rPr>
        <w:t xml:space="preserve"> </w:t>
      </w:r>
      <w:r w:rsidRPr="001058B5">
        <w:rPr>
          <w:rFonts w:ascii="Arial" w:hAnsi="Arial" w:cs="Arial"/>
          <w:sz w:val="20"/>
        </w:rPr>
        <w:t>such as SQL*Plus. By attaching security policies directly to tables, views, or synonyms, fine-grained access control ensures that the same security is in force, no matter how a user accesses the</w:t>
      </w:r>
      <w:r w:rsidRPr="001058B5">
        <w:rPr>
          <w:rFonts w:ascii="Arial" w:hAnsi="Arial" w:cs="Arial"/>
          <w:spacing w:val="-4"/>
          <w:sz w:val="20"/>
        </w:rPr>
        <w:t xml:space="preserve"> </w:t>
      </w:r>
      <w:r w:rsidRPr="001058B5">
        <w:rPr>
          <w:rFonts w:ascii="Arial" w:hAnsi="Arial" w:cs="Arial"/>
          <w:sz w:val="20"/>
        </w:rPr>
        <w:t>data.</w:t>
      </w:r>
    </w:p>
    <w:p w14:paraId="5EFF3F8A" w14:textId="77777777" w:rsidR="008C539B" w:rsidRPr="001058B5" w:rsidRDefault="00C12992" w:rsidP="006F7931">
      <w:pPr>
        <w:pStyle w:val="ListParagraph"/>
        <w:numPr>
          <w:ilvl w:val="1"/>
          <w:numId w:val="137"/>
        </w:numPr>
        <w:tabs>
          <w:tab w:val="left" w:pos="2020"/>
        </w:tabs>
        <w:spacing w:before="112" w:line="232" w:lineRule="auto"/>
        <w:ind w:right="1119" w:hanging="359"/>
        <w:rPr>
          <w:rFonts w:ascii="Arial" w:hAnsi="Arial" w:cs="Arial"/>
          <w:sz w:val="20"/>
        </w:rPr>
      </w:pPr>
      <w:r w:rsidRPr="001058B5">
        <w:rPr>
          <w:rFonts w:ascii="Arial" w:hAnsi="Arial" w:cs="Arial"/>
          <w:b/>
          <w:sz w:val="20"/>
        </w:rPr>
        <w:t>Simplicity.</w:t>
      </w:r>
      <w:r w:rsidRPr="001058B5">
        <w:rPr>
          <w:rFonts w:ascii="Arial" w:hAnsi="Arial" w:cs="Arial"/>
          <w:b/>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add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policy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synonym</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5"/>
          <w:sz w:val="20"/>
        </w:rPr>
        <w:t xml:space="preserve"> </w:t>
      </w:r>
      <w:r w:rsidRPr="001058B5">
        <w:rPr>
          <w:rFonts w:ascii="Arial" w:hAnsi="Arial" w:cs="Arial"/>
          <w:sz w:val="20"/>
        </w:rPr>
        <w:t>once, rather than repeatedly adding it to each of your table-based, view-based, or synonym-based</w:t>
      </w:r>
      <w:r w:rsidRPr="001058B5">
        <w:rPr>
          <w:rFonts w:ascii="Arial" w:hAnsi="Arial" w:cs="Arial"/>
          <w:spacing w:val="-2"/>
          <w:sz w:val="20"/>
        </w:rPr>
        <w:t xml:space="preserve"> </w:t>
      </w:r>
      <w:r w:rsidRPr="001058B5">
        <w:rPr>
          <w:rFonts w:ascii="Arial" w:hAnsi="Arial" w:cs="Arial"/>
          <w:sz w:val="20"/>
        </w:rPr>
        <w:t>applications.</w:t>
      </w:r>
    </w:p>
    <w:p w14:paraId="01356AC0" w14:textId="77777777" w:rsidR="008C539B" w:rsidRPr="001058B5" w:rsidRDefault="00C12992" w:rsidP="006F7931">
      <w:pPr>
        <w:pStyle w:val="ListParagraph"/>
        <w:numPr>
          <w:ilvl w:val="1"/>
          <w:numId w:val="137"/>
        </w:numPr>
        <w:tabs>
          <w:tab w:val="left" w:pos="2020"/>
        </w:tabs>
        <w:spacing w:before="121" w:line="228" w:lineRule="auto"/>
        <w:ind w:right="785" w:hanging="359"/>
        <w:rPr>
          <w:rFonts w:ascii="Arial" w:hAnsi="Arial" w:cs="Arial"/>
          <w:sz w:val="20"/>
        </w:rPr>
      </w:pPr>
      <w:r w:rsidRPr="001058B5">
        <w:rPr>
          <w:rFonts w:ascii="Arial" w:hAnsi="Arial" w:cs="Arial"/>
          <w:b/>
          <w:sz w:val="20"/>
        </w:rPr>
        <w:t xml:space="preserve">Flexibility. </w:t>
      </w:r>
      <w:r w:rsidRPr="001058B5">
        <w:rPr>
          <w:rFonts w:ascii="Arial" w:hAnsi="Arial" w:cs="Arial"/>
          <w:spacing w:val="-6"/>
          <w:sz w:val="20"/>
        </w:rPr>
        <w:t xml:space="preserve">You </w:t>
      </w:r>
      <w:r w:rsidRPr="001058B5">
        <w:rPr>
          <w:rFonts w:ascii="Arial" w:hAnsi="Arial" w:cs="Arial"/>
          <w:sz w:val="20"/>
        </w:rPr>
        <w:t>can have one security policy for SELECT statements, another for INSERT</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and</w:t>
      </w:r>
      <w:r w:rsidRPr="001058B5">
        <w:rPr>
          <w:rFonts w:ascii="Arial" w:hAnsi="Arial" w:cs="Arial"/>
          <w:spacing w:val="-32"/>
          <w:sz w:val="20"/>
        </w:rPr>
        <w:t xml:space="preserve"> </w:t>
      </w:r>
      <w:r w:rsidRPr="001058B5">
        <w:rPr>
          <w:rFonts w:ascii="Arial" w:hAnsi="Arial" w:cs="Arial"/>
          <w:sz w:val="20"/>
        </w:rPr>
        <w:t>still</w:t>
      </w:r>
      <w:r w:rsidRPr="001058B5">
        <w:rPr>
          <w:rFonts w:ascii="Arial" w:hAnsi="Arial" w:cs="Arial"/>
          <w:spacing w:val="-32"/>
          <w:sz w:val="20"/>
        </w:rPr>
        <w:t xml:space="preserve"> </w:t>
      </w:r>
      <w:r w:rsidRPr="001058B5">
        <w:rPr>
          <w:rFonts w:ascii="Arial" w:hAnsi="Arial" w:cs="Arial"/>
          <w:sz w:val="20"/>
        </w:rPr>
        <w:t>others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UPDATE</w:t>
      </w:r>
      <w:r w:rsidRPr="001058B5">
        <w:rPr>
          <w:rFonts w:ascii="Arial" w:hAnsi="Arial" w:cs="Arial"/>
          <w:spacing w:val="-105"/>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DELETE</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example, you</w:t>
      </w:r>
      <w:r w:rsidRPr="001058B5">
        <w:rPr>
          <w:rFonts w:ascii="Arial" w:hAnsi="Arial" w:cs="Arial"/>
          <w:spacing w:val="-8"/>
          <w:sz w:val="20"/>
        </w:rPr>
        <w:t xml:space="preserve"> </w:t>
      </w:r>
      <w:r w:rsidRPr="001058B5">
        <w:rPr>
          <w:rFonts w:ascii="Arial" w:hAnsi="Arial" w:cs="Arial"/>
          <w:sz w:val="20"/>
        </w:rPr>
        <w:t>might</w:t>
      </w:r>
      <w:r w:rsidRPr="001058B5">
        <w:rPr>
          <w:rFonts w:ascii="Arial" w:hAnsi="Arial" w:cs="Arial"/>
          <w:spacing w:val="-8"/>
          <w:sz w:val="20"/>
        </w:rPr>
        <w:t xml:space="preserve"> </w:t>
      </w:r>
      <w:r w:rsidRPr="001058B5">
        <w:rPr>
          <w:rFonts w:ascii="Arial" w:hAnsi="Arial" w:cs="Arial"/>
          <w:sz w:val="20"/>
        </w:rPr>
        <w:t>want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enable</w:t>
      </w:r>
      <w:r w:rsidRPr="001058B5">
        <w:rPr>
          <w:rFonts w:ascii="Arial" w:hAnsi="Arial" w:cs="Arial"/>
          <w:spacing w:val="-8"/>
          <w:sz w:val="20"/>
        </w:rPr>
        <w:t xml:space="preserve"> </w:t>
      </w:r>
      <w:r w:rsidRPr="001058B5">
        <w:rPr>
          <w:rFonts w:ascii="Arial" w:hAnsi="Arial" w:cs="Arial"/>
          <w:sz w:val="20"/>
        </w:rPr>
        <w:t>Human</w:t>
      </w:r>
      <w:r w:rsidRPr="001058B5">
        <w:rPr>
          <w:rFonts w:ascii="Arial" w:hAnsi="Arial" w:cs="Arial"/>
          <w:spacing w:val="-8"/>
          <w:sz w:val="20"/>
        </w:rPr>
        <w:t xml:space="preserve"> </w:t>
      </w:r>
      <w:r w:rsidRPr="001058B5">
        <w:rPr>
          <w:rFonts w:ascii="Arial" w:hAnsi="Arial" w:cs="Arial"/>
          <w:sz w:val="20"/>
        </w:rPr>
        <w:t>Resources</w:t>
      </w:r>
      <w:r w:rsidRPr="001058B5">
        <w:rPr>
          <w:rFonts w:ascii="Arial" w:hAnsi="Arial" w:cs="Arial"/>
          <w:spacing w:val="-8"/>
          <w:sz w:val="20"/>
        </w:rPr>
        <w:t xml:space="preserve"> </w:t>
      </w:r>
      <w:r w:rsidRPr="001058B5">
        <w:rPr>
          <w:rFonts w:ascii="Arial" w:hAnsi="Arial" w:cs="Arial"/>
          <w:sz w:val="20"/>
        </w:rPr>
        <w:t>clerks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r w:rsidRPr="001058B5">
        <w:rPr>
          <w:rFonts w:ascii="Arial" w:hAnsi="Arial" w:cs="Arial"/>
          <w:sz w:val="20"/>
        </w:rPr>
        <w:t xml:space="preserve">for all employee records in their division, but to update only salaries for those employees in their division whose last names begin with A through F. Furthermore, you can create multiple policies for each table,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21"/>
          <w:sz w:val="20"/>
        </w:rPr>
        <w:t xml:space="preserve"> </w:t>
      </w:r>
      <w:r w:rsidRPr="001058B5">
        <w:rPr>
          <w:rFonts w:ascii="Arial" w:hAnsi="Arial" w:cs="Arial"/>
          <w:sz w:val="20"/>
        </w:rPr>
        <w:t>synonym.</w:t>
      </w:r>
    </w:p>
    <w:p w14:paraId="794D0484" w14:textId="77777777" w:rsidR="008C539B" w:rsidRPr="001058B5" w:rsidRDefault="008C539B">
      <w:pPr>
        <w:spacing w:line="228" w:lineRule="auto"/>
        <w:rPr>
          <w:rFonts w:ascii="Arial" w:hAnsi="Arial" w:cs="Arial"/>
          <w:sz w:val="20"/>
        </w:rPr>
        <w:sectPr w:rsidR="008C539B" w:rsidRPr="001058B5">
          <w:headerReference w:type="even" r:id="rId150"/>
          <w:headerReference w:type="default" r:id="rId151"/>
          <w:pgSz w:w="12240" w:h="15840"/>
          <w:pgMar w:top="840" w:right="1060" w:bottom="860" w:left="1100" w:header="549" w:footer="663" w:gutter="0"/>
          <w:cols w:space="720"/>
        </w:sectPr>
      </w:pPr>
    </w:p>
    <w:p w14:paraId="1AB321B6" w14:textId="77777777" w:rsidR="008C539B" w:rsidRPr="001058B5" w:rsidRDefault="008C539B">
      <w:pPr>
        <w:pStyle w:val="BodyText"/>
        <w:spacing w:before="2"/>
        <w:rPr>
          <w:rFonts w:ascii="Arial" w:hAnsi="Arial" w:cs="Arial"/>
          <w:sz w:val="24"/>
        </w:rPr>
      </w:pPr>
    </w:p>
    <w:p w14:paraId="45805AAF" w14:textId="77777777" w:rsidR="00151516" w:rsidRPr="002D7375" w:rsidRDefault="00151516" w:rsidP="00151516">
      <w:pPr>
        <w:pStyle w:val="BodyText"/>
        <w:spacing w:before="54" w:line="232" w:lineRule="auto"/>
        <w:ind w:left="2259" w:right="295"/>
        <w:rPr>
          <w:rFonts w:ascii="Arial" w:eastAsia="Arial" w:hAnsi="Arial" w:cs="Arial"/>
          <w:b/>
          <w:bCs/>
          <w:sz w:val="23"/>
          <w:szCs w:val="23"/>
        </w:rPr>
      </w:pPr>
      <w:bookmarkStart w:id="1110" w:name="Controlling_How_Oracle_Database_Evaluate"/>
      <w:bookmarkStart w:id="1111" w:name="_bookmark1353"/>
      <w:bookmarkStart w:id="1112" w:name="_bookmark1354"/>
      <w:bookmarkEnd w:id="1110"/>
      <w:bookmarkEnd w:id="1111"/>
      <w:bookmarkEnd w:id="1112"/>
      <w:r w:rsidRPr="002D7375">
        <w:rPr>
          <w:rFonts w:ascii="Arial" w:eastAsia="Arial" w:hAnsi="Arial" w:cs="Arial"/>
          <w:b/>
          <w:bCs/>
          <w:sz w:val="23"/>
          <w:szCs w:val="23"/>
        </w:rPr>
        <w:t>Hiểu cách Oracle Database đánh giá các hàm policy</w:t>
      </w:r>
    </w:p>
    <w:p w14:paraId="6823BD8B" w14:textId="77777777" w:rsidR="00151516" w:rsidRPr="002D7375" w:rsidRDefault="00151516" w:rsidP="00151516">
      <w:pPr>
        <w:pStyle w:val="BodyText"/>
        <w:spacing w:before="54" w:line="232" w:lineRule="auto"/>
        <w:ind w:left="2259" w:right="295"/>
        <w:rPr>
          <w:rFonts w:ascii="Arial" w:hAnsi="Arial" w:cs="Arial"/>
        </w:rPr>
      </w:pPr>
      <w:r w:rsidRPr="002D7375">
        <w:rPr>
          <w:rFonts w:ascii="Arial" w:hAnsi="Arial" w:cs="Arial"/>
        </w:rPr>
        <w:t>Thực thi ràng buộc của các hàm nhiều lần có thể ảnh hưởng đến hiệu năng. Bạn có thể kiểm soát hiệu năng bằng cách cấu hình cách để Oracle Database lưu vào bộ nhớ đệm những điều kiện của Oracle Virtual Private Database. Những chọn lựa khả thi:</w:t>
      </w:r>
    </w:p>
    <w:p w14:paraId="3E2B72C2" w14:textId="77777777" w:rsidR="00151516" w:rsidRPr="002D7375" w:rsidRDefault="00151516" w:rsidP="006F7931">
      <w:pPr>
        <w:pStyle w:val="ListParagraph"/>
        <w:numPr>
          <w:ilvl w:val="2"/>
          <w:numId w:val="137"/>
        </w:numPr>
        <w:tabs>
          <w:tab w:val="left" w:pos="2620"/>
        </w:tabs>
        <w:spacing w:before="118" w:line="232" w:lineRule="auto"/>
        <w:ind w:right="423"/>
        <w:rPr>
          <w:rFonts w:ascii="Arial" w:hAnsi="Arial" w:cs="Arial"/>
          <w:sz w:val="20"/>
        </w:rPr>
      </w:pPr>
      <w:r w:rsidRPr="002D7375">
        <w:rPr>
          <w:rFonts w:ascii="Arial" w:hAnsi="Arial" w:cs="Arial"/>
          <w:sz w:val="20"/>
        </w:rPr>
        <w:t>Đánh giá hành vi một lần cho mỗi câu truy vấn (cơ chế tĩnh)</w:t>
      </w:r>
    </w:p>
    <w:p w14:paraId="23DE6095"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sz w:val="20"/>
        </w:rPr>
        <w:t>Đánh giá hành vi chỉ khi ngữ cảnh trong hàm thay đổi. ( cơ chế nhạy với ngữ cảnh)</w:t>
      </w:r>
    </w:p>
    <w:p w14:paraId="252C0162" w14:textId="77777777" w:rsidR="00151516" w:rsidRPr="002D7375" w:rsidRDefault="00151516" w:rsidP="00151516">
      <w:pPr>
        <w:pStyle w:val="BodyText"/>
        <w:spacing w:before="117" w:line="232" w:lineRule="auto"/>
        <w:ind w:left="2260" w:right="102"/>
        <w:rPr>
          <w:rFonts w:ascii="Arial" w:hAnsi="Arial" w:cs="Arial"/>
          <w:szCs w:val="22"/>
        </w:rPr>
      </w:pPr>
      <w:r w:rsidRPr="002D7375">
        <w:rPr>
          <w:rFonts w:ascii="Arial" w:hAnsi="Arial" w:cs="Arial"/>
          <w:szCs w:val="22"/>
        </w:rPr>
        <w:t>Đánh giá hành vi mỗi khi thực thi ( cơ chế động)</w:t>
      </w:r>
    </w:p>
    <w:p w14:paraId="243DCA7F" w14:textId="77777777" w:rsidR="00151516" w:rsidRPr="002D7375" w:rsidRDefault="00151516" w:rsidP="00151516">
      <w:pPr>
        <w:pStyle w:val="BodyText"/>
        <w:spacing w:before="117" w:line="232" w:lineRule="auto"/>
        <w:ind w:left="2260" w:right="102"/>
        <w:rPr>
          <w:rFonts w:ascii="Arial" w:hAnsi="Arial" w:cs="Arial"/>
        </w:rPr>
      </w:pPr>
      <w:r w:rsidRPr="002D7375">
        <w:rPr>
          <w:rFonts w:ascii="Arial" w:hAnsi="Arial" w:cs="Arial"/>
        </w:rPr>
        <w:t>Đọc "Optimizing Performance by Using Oracle Virtual Private Database Policy Types" trang 7-14 chi tiết cấu hình những cơ chế này.</w:t>
      </w:r>
    </w:p>
    <w:p w14:paraId="718E1EF5" w14:textId="77777777" w:rsidR="00151516" w:rsidRPr="002D7375" w:rsidRDefault="00151516" w:rsidP="00151516">
      <w:pPr>
        <w:pStyle w:val="BodyText"/>
        <w:spacing w:before="8"/>
        <w:rPr>
          <w:rFonts w:ascii="Arial" w:hAnsi="Arial" w:cs="Arial"/>
          <w:sz w:val="25"/>
        </w:rPr>
      </w:pPr>
    </w:p>
    <w:p w14:paraId="74469F60" w14:textId="77777777" w:rsidR="00151516" w:rsidRPr="002D7375" w:rsidRDefault="00151516" w:rsidP="00151516">
      <w:pPr>
        <w:pStyle w:val="Heading4"/>
      </w:pPr>
      <w:bookmarkStart w:id="1113" w:name="Which_Privileges_Are_Used_to_Run_Oracle_"/>
      <w:bookmarkStart w:id="1114" w:name="_bookmark1357"/>
      <w:bookmarkEnd w:id="1113"/>
      <w:bookmarkEnd w:id="1114"/>
      <w:r w:rsidRPr="002D7375">
        <w:rPr>
          <w:spacing w:val="-24"/>
        </w:rPr>
        <w:t>Những đặc quyền được sử dụng để chạy các hàm đúng của CSDL riêng ảo?</w:t>
      </w:r>
    </w:p>
    <w:p w14:paraId="545D282D" w14:textId="77777777" w:rsidR="00151516" w:rsidRPr="002D7375" w:rsidRDefault="00151516" w:rsidP="00151516">
      <w:pPr>
        <w:pStyle w:val="BodyText"/>
        <w:spacing w:before="79" w:line="232" w:lineRule="auto"/>
        <w:ind w:left="2260" w:right="361"/>
        <w:rPr>
          <w:rFonts w:ascii="Arial" w:hAnsi="Arial" w:cs="Arial"/>
        </w:rPr>
      </w:pPr>
      <w:r w:rsidRPr="002D7375">
        <w:rPr>
          <w:rFonts w:ascii="Arial" w:hAnsi="Arial" w:cs="Arial"/>
        </w:rPr>
        <w:t>Để có bảo mật tốt hơn, hàm policy Oracle VPD thực thi nếu được khai báo dưới quyền của người định nghĩa. Không khai báo dưới quyền của khách vì điều này có thể làm bối rối bản thân và người khác khi sự dụng code.</w:t>
      </w:r>
    </w:p>
    <w:p w14:paraId="14DB1B65" w14:textId="77777777" w:rsidR="00151516" w:rsidRPr="002D7375" w:rsidRDefault="00151516" w:rsidP="00151516">
      <w:pPr>
        <w:spacing w:before="210" w:line="232" w:lineRule="auto"/>
        <w:ind w:left="2980" w:right="848" w:hanging="1"/>
        <w:rPr>
          <w:rFonts w:ascii="Arial" w:hAnsi="Arial" w:cs="Arial"/>
          <w:sz w:val="20"/>
        </w:rPr>
      </w:pPr>
      <w:r w:rsidRPr="002D7375">
        <w:rPr>
          <w:rFonts w:ascii="Arial" w:hAnsi="Arial" w:cs="Arial"/>
          <w:b/>
          <w:sz w:val="19"/>
        </w:rPr>
        <w:t xml:space="preserve">See Also: </w:t>
      </w:r>
      <w:r w:rsidRPr="002D7375">
        <w:rPr>
          <w:rFonts w:ascii="Arial" w:hAnsi="Arial" w:cs="Arial"/>
          <w:i/>
          <w:sz w:val="20"/>
        </w:rPr>
        <w:t xml:space="preserve">Oracle Database PL/SQL Language Reference </w:t>
      </w:r>
      <w:r w:rsidRPr="002D7375">
        <w:rPr>
          <w:rFonts w:ascii="Arial" w:hAnsi="Arial" w:cs="Arial"/>
          <w:sz w:val="20"/>
        </w:rPr>
        <w:t>for detailed information about definer’s rights</w:t>
      </w:r>
    </w:p>
    <w:p w14:paraId="34B6AB63" w14:textId="77777777" w:rsidR="00151516" w:rsidRPr="002D7375" w:rsidRDefault="00151516" w:rsidP="00151516">
      <w:pPr>
        <w:pStyle w:val="BodyText"/>
        <w:spacing w:before="11"/>
        <w:rPr>
          <w:rFonts w:ascii="Arial" w:hAnsi="Arial" w:cs="Arial"/>
        </w:rPr>
      </w:pPr>
    </w:p>
    <w:p w14:paraId="5ED9C98F" w14:textId="77777777" w:rsidR="00151516" w:rsidRPr="002D7375" w:rsidRDefault="00151516" w:rsidP="00151516">
      <w:pPr>
        <w:pStyle w:val="Heading4"/>
        <w:spacing w:before="1"/>
      </w:pPr>
      <w:bookmarkStart w:id="1115" w:name="Using_Oracle_Virtual_Private_Database_wi"/>
      <w:bookmarkStart w:id="1116" w:name="_bookmark1364"/>
      <w:bookmarkStart w:id="1117" w:name="_bookmark1365"/>
      <w:bookmarkEnd w:id="1115"/>
      <w:bookmarkEnd w:id="1116"/>
      <w:bookmarkEnd w:id="1117"/>
      <w:r w:rsidRPr="002D7375">
        <w:t>Sử dụng Oracle VPD với một ngữ cảnh ứng dụng</w:t>
      </w:r>
    </w:p>
    <w:p w14:paraId="64164F8F" w14:textId="77777777" w:rsidR="00151516" w:rsidRPr="002D7375" w:rsidRDefault="00151516" w:rsidP="00151516">
      <w:pPr>
        <w:pStyle w:val="BodyText"/>
        <w:spacing w:before="79" w:line="232" w:lineRule="auto"/>
        <w:ind w:left="2259" w:right="185"/>
        <w:rPr>
          <w:rFonts w:ascii="Arial" w:hAnsi="Arial" w:cs="Arial"/>
        </w:rPr>
      </w:pPr>
      <w:r w:rsidRPr="002D7375">
        <w:rPr>
          <w:rFonts w:ascii="Arial" w:hAnsi="Arial" w:cs="Arial"/>
        </w:rPr>
        <w:t>Bạn có thể sử dụng những ngữ cảnh ứng dụng với chính sách OVPD. Khi bạn tạo một ngữ cảnh ứng dụng, nó lưu vào bộ nhớ đệm thông tin người dùng một cách an toàn.Chỉ gói ứng dụng được chỉ định mới có thể cài đặt môi trường bộ nhớ đệm. Nó không thể bị thay đổi bởi người dùng hay gói bên ngoài. Ngoài ra, bởi vì dữ liệu được lưu trong cache, hiệu năng sẽ được gia tăng. Chương 6, "Sử dụng ngữ cảnh ứng dụng để truy xuất thông tin người dùng" mô tả ngũ cảnh ứng dụng chi tiết.</w:t>
      </w:r>
    </w:p>
    <w:p w14:paraId="46F70E45" w14:textId="77777777" w:rsidR="00151516" w:rsidRPr="002D7375" w:rsidRDefault="00151516" w:rsidP="00151516">
      <w:pPr>
        <w:pStyle w:val="BodyText"/>
        <w:spacing w:before="119" w:line="230" w:lineRule="auto"/>
        <w:ind w:left="2259" w:right="102"/>
        <w:rPr>
          <w:rFonts w:ascii="Arial" w:hAnsi="Arial" w:cs="Arial"/>
        </w:rPr>
      </w:pPr>
      <w:r w:rsidRPr="002D7375">
        <w:rPr>
          <w:rFonts w:ascii="Arial" w:hAnsi="Arial" w:cs="Arial"/>
        </w:rPr>
        <w:t>Ví dụ, giả sử bạn muốn truy cập cơ bản vào ORDERS_TABtable cột customer ID number. Thay vì truy vấn ID khách hàng phải đăng nhập khi cần nó, bạn có thể lưu trên ngữ cảnh ứng dụng. Tadaa, số của khác hàng luôn sẵn sàng trong session khi bạn cần.</w:t>
      </w:r>
    </w:p>
    <w:p w14:paraId="0EEB476F" w14:textId="77777777" w:rsidR="00151516" w:rsidRPr="002D7375" w:rsidRDefault="00151516" w:rsidP="00151516">
      <w:pPr>
        <w:pStyle w:val="BodyText"/>
        <w:spacing w:before="122" w:line="230" w:lineRule="auto"/>
        <w:ind w:left="2260" w:right="102"/>
        <w:rPr>
          <w:rFonts w:ascii="Arial" w:hAnsi="Arial" w:cs="Arial"/>
        </w:rPr>
      </w:pPr>
      <w:r w:rsidRPr="002D7375">
        <w:rPr>
          <w:rFonts w:ascii="Arial" w:hAnsi="Arial" w:cs="Arial"/>
        </w:rPr>
        <w:t>Ngữ cảnh ứng dụng đặc biệt hữu ích nêu chính sách bảo mật của bạn dựa trên nhiều thuộc tính bảo mật. Ví dụ, nếu một policy function dựa vào điều kiện WHERE với 4 thuộc tính ( như là employee number, cost center, position, spending limit), sau đó nhiều câu subquerie phải thực thi để truy xuất thông tin này. Thay vì, nếu dữ liệu này có sẵn trong ngũ cảnh ứng dụng, khi đó hiệu suất sẽ nhanh hơn.</w:t>
      </w:r>
    </w:p>
    <w:p w14:paraId="7320230C" w14:textId="77777777" w:rsidR="00151516" w:rsidRPr="002D7375" w:rsidRDefault="00151516" w:rsidP="00151516">
      <w:pPr>
        <w:pStyle w:val="BodyText"/>
        <w:spacing w:before="123" w:line="230" w:lineRule="auto"/>
        <w:ind w:left="2260" w:right="102"/>
        <w:rPr>
          <w:rFonts w:ascii="Arial" w:hAnsi="Arial" w:cs="Arial"/>
        </w:rPr>
      </w:pPr>
      <w:r w:rsidRPr="002D7375">
        <w:rPr>
          <w:rFonts w:ascii="Arial" w:hAnsi="Arial" w:cs="Arial"/>
        </w:rPr>
        <w:t>Bạn có thể sử dụng một ngữ cảnh ứng dụng để trả về chính sách bảo mật đúng, bắt buộc thông qua điều kiện. Ví dụ, xem xét một đơn hàng truy cập vào ứng dụng phải theo các luật: khách hàng chỉ thấy đơn hàng của họ, và nhân viên thấy hết đơn hàng của mọi khách hàng. Có 2 chính sách khác biệt. Bạn có thể định nghĩa một ngữ cảnh ứng dụng với một thuộc tính  vị trí, và thuộc tính này có thể được truy cập trong policy function để trả về điều kiện đúng, dựa trên giá trị của thuộc tính. Theo cách này, bạn có thể kích hoạt một người dùng trong vị trí nhân viên để truy xuất mọi hoá đơn, nhưng một người dùng trong vị trí khách hàng chỉ có thể thấy những bản ghi có liên quan đến người dùng đó thôi.</w:t>
      </w:r>
    </w:p>
    <w:p w14:paraId="32ED6644" w14:textId="77777777" w:rsidR="00151516" w:rsidRPr="002D7375" w:rsidRDefault="00151516" w:rsidP="00151516">
      <w:pPr>
        <w:pStyle w:val="BodyText"/>
        <w:spacing w:before="119" w:line="232" w:lineRule="auto"/>
        <w:ind w:left="2260" w:right="102"/>
        <w:rPr>
          <w:rFonts w:ascii="Arial" w:hAnsi="Arial" w:cs="Arial"/>
        </w:rPr>
      </w:pPr>
    </w:p>
    <w:p w14:paraId="58790F8D"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 FROM orders_tab</w:t>
      </w:r>
    </w:p>
    <w:p w14:paraId="37566DB0"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09BACE22" w14:textId="77777777" w:rsidR="00151516" w:rsidRPr="002D7375" w:rsidRDefault="00151516" w:rsidP="00151516">
      <w:pPr>
        <w:pStyle w:val="BodyText"/>
        <w:spacing w:before="10"/>
        <w:rPr>
          <w:rFonts w:ascii="Arial" w:hAnsi="Arial" w:cs="Arial"/>
          <w:sz w:val="27"/>
        </w:rPr>
      </w:pPr>
    </w:p>
    <w:p w14:paraId="5E82B5FB" w14:textId="77777777" w:rsidR="00151516" w:rsidRPr="002D7375" w:rsidRDefault="00151516" w:rsidP="00151516">
      <w:pPr>
        <w:spacing w:before="137"/>
        <w:ind w:left="1660"/>
        <w:rPr>
          <w:rFonts w:ascii="Arial" w:hAnsi="Arial" w:cs="Arial"/>
          <w:w w:val="95"/>
          <w:sz w:val="18"/>
        </w:rPr>
      </w:pPr>
      <w:r w:rsidRPr="002D7375">
        <w:rPr>
          <w:rFonts w:ascii="Arial" w:hAnsi="Arial" w:cs="Arial"/>
          <w:w w:val="95"/>
          <w:sz w:val="18"/>
        </w:rPr>
        <w:t>Kiểm soát truy cập chi tiết tự động chỉnh sửa câu truy vấn bao hàm điều kiện WHERE:</w:t>
      </w:r>
    </w:p>
    <w:p w14:paraId="578C50E6" w14:textId="77777777" w:rsidR="00151516" w:rsidRPr="002D7375" w:rsidRDefault="00151516" w:rsidP="00151516">
      <w:pPr>
        <w:spacing w:before="137"/>
        <w:ind w:left="1660"/>
        <w:rPr>
          <w:rFonts w:ascii="Arial" w:hAnsi="Arial" w:cs="Arial"/>
          <w:sz w:val="18"/>
        </w:rPr>
      </w:pPr>
      <w:r w:rsidRPr="002D7375">
        <w:rPr>
          <w:rFonts w:ascii="Arial" w:hAnsi="Arial" w:cs="Arial"/>
          <w:w w:val="95"/>
          <w:sz w:val="18"/>
        </w:rPr>
        <w:t>SELECT * FROM orders_tab</w:t>
      </w:r>
    </w:p>
    <w:p w14:paraId="3D0864EA" w14:textId="77777777" w:rsidR="00151516" w:rsidRPr="002D7375" w:rsidRDefault="00151516" w:rsidP="00151516">
      <w:pPr>
        <w:spacing w:before="16"/>
        <w:ind w:left="1844"/>
        <w:rPr>
          <w:rFonts w:ascii="Arial" w:hAnsi="Arial" w:cs="Arial"/>
          <w:sz w:val="18"/>
        </w:rPr>
      </w:pPr>
      <w:r w:rsidRPr="002D7375">
        <w:rPr>
          <w:rFonts w:ascii="Arial" w:hAnsi="Arial" w:cs="Arial"/>
          <w:w w:val="95"/>
          <w:sz w:val="18"/>
        </w:rPr>
        <w:t>WHERE custno = SYS_CONTEXT ('order_entry', 'cust_num');</w:t>
      </w:r>
    </w:p>
    <w:p w14:paraId="06144B4A" w14:textId="77777777" w:rsidR="00151516" w:rsidRPr="002D7375" w:rsidRDefault="00151516" w:rsidP="00151516">
      <w:pPr>
        <w:pStyle w:val="BodyText"/>
        <w:spacing w:before="11"/>
        <w:rPr>
          <w:rFonts w:ascii="Arial" w:hAnsi="Arial" w:cs="Arial"/>
          <w:sz w:val="18"/>
        </w:rPr>
      </w:pPr>
    </w:p>
    <w:p w14:paraId="53990709" w14:textId="77777777" w:rsidR="00151516" w:rsidRPr="002D7375" w:rsidRDefault="00151516" w:rsidP="00151516">
      <w:pPr>
        <w:pStyle w:val="BodyText"/>
        <w:spacing w:line="230" w:lineRule="auto"/>
        <w:ind w:left="1659" w:right="700"/>
        <w:rPr>
          <w:rFonts w:ascii="Arial" w:hAnsi="Arial" w:cs="Arial"/>
        </w:rPr>
      </w:pPr>
      <w:r w:rsidRPr="002D7375">
        <w:rPr>
          <w:rFonts w:ascii="Arial" w:hAnsi="Arial" w:cs="Arial"/>
        </w:rPr>
        <w:t>Tiếp tục với ví dụ trước, giả sử bạn có 50,000 khách hàng, và bạn không muốn có một điều kiện khác trả về mỗi một khách hàng. Tất cả khách hàng có chung điều kiện WHERE, cái mà quy định họ chỉ có thể thấy đơn đặt hàng của họ. Chỉ đơn thuần số của khách hàng khác nhau mà thôi.</w:t>
      </w:r>
    </w:p>
    <w:p w14:paraId="30AFC41B" w14:textId="77777777" w:rsidR="00151516" w:rsidRPr="002D7375" w:rsidRDefault="00151516" w:rsidP="00151516">
      <w:pPr>
        <w:pStyle w:val="BodyText"/>
        <w:spacing w:before="122" w:line="230" w:lineRule="auto"/>
        <w:ind w:left="1659" w:right="700"/>
        <w:rPr>
          <w:rFonts w:ascii="Arial" w:hAnsi="Arial" w:cs="Arial"/>
        </w:rPr>
      </w:pPr>
      <w:r w:rsidRPr="002D7375">
        <w:rPr>
          <w:rFonts w:ascii="Arial" w:hAnsi="Arial" w:cs="Arial"/>
        </w:rPr>
        <w:t>Sử dụng ngữ cảnh ứng dụng, bạn có thể trả về một điều kiện WHERE trong một policy function áp dụng cho 50,000 khách hàng. Kết quả là, một con trỏ sẽ thực thi theo từng khách hàng khác nhau, bởi vì số khách hàng được thay đổi trong thời gian thực thi. Giá trị này sẽ khác cho mỗi khách hàng. Tác dụng của ngữ cảnh ứng dụng trong trường hợp này cung cấp hiệu suất tốt nhất, và bảo mật mức row-level.</w:t>
      </w:r>
    </w:p>
    <w:p w14:paraId="6202FF7F" w14:textId="77777777" w:rsidR="00151516" w:rsidRPr="002D7375" w:rsidRDefault="00151516" w:rsidP="00151516">
      <w:pPr>
        <w:pStyle w:val="BodyText"/>
        <w:spacing w:before="116" w:line="246" w:lineRule="exact"/>
        <w:ind w:left="1660"/>
        <w:rPr>
          <w:rFonts w:ascii="Arial" w:hAnsi="Arial" w:cs="Arial"/>
        </w:rPr>
      </w:pPr>
      <w:r w:rsidRPr="002D7375">
        <w:rPr>
          <w:rFonts w:ascii="Arial" w:hAnsi="Arial" w:cs="Arial"/>
        </w:rPr>
        <w:t>SYS_CONTEXTfunction hoạt động như là một biến liên kết, chỉ những SYS_CONTEXT mới là hằng số.</w:t>
      </w:r>
    </w:p>
    <w:p w14:paraId="2810941D" w14:textId="77777777" w:rsidR="00151516" w:rsidRPr="002D7375" w:rsidRDefault="00151516" w:rsidP="00151516">
      <w:pPr>
        <w:pStyle w:val="BodyText"/>
        <w:spacing w:before="7"/>
        <w:rPr>
          <w:rFonts w:ascii="Arial" w:hAnsi="Arial" w:cs="Arial"/>
          <w:sz w:val="27"/>
        </w:rPr>
      </w:pPr>
    </w:p>
    <w:p w14:paraId="1F0EE25F" w14:textId="77777777" w:rsidR="00151516" w:rsidRPr="002D7375" w:rsidRDefault="00151516" w:rsidP="00151516">
      <w:pPr>
        <w:pStyle w:val="Heading3"/>
        <w:ind w:left="100"/>
      </w:pPr>
      <w:bookmarkStart w:id="1118" w:name="Components_of_an_Oracle_Virtual_Private_"/>
      <w:bookmarkStart w:id="1119" w:name="_bookmark1370"/>
      <w:bookmarkEnd w:id="1118"/>
      <w:bookmarkEnd w:id="1119"/>
      <w:r w:rsidRPr="002D7375">
        <w:t>Các thành phần của một chính sách CSDL riêng ảo Oracle</w:t>
      </w:r>
    </w:p>
    <w:p w14:paraId="190F1514" w14:textId="77777777" w:rsidR="00151516" w:rsidRPr="002D7375" w:rsidRDefault="00151516" w:rsidP="00151516">
      <w:pPr>
        <w:pStyle w:val="BodyText"/>
        <w:spacing w:before="89" w:line="230" w:lineRule="auto"/>
        <w:ind w:left="1659" w:right="700"/>
        <w:rPr>
          <w:rFonts w:ascii="Arial" w:hAnsi="Arial" w:cs="Arial"/>
        </w:rPr>
      </w:pPr>
      <w:r w:rsidRPr="002D7375">
        <w:rPr>
          <w:rFonts w:ascii="Arial" w:hAnsi="Arial" w:cs="Arial"/>
        </w:rPr>
        <w:t>Để triển khai Oracle VPD, bạn phải tạo một phương thức để tạo mệnh đề WHERE tự động, và một chính sách để gắn phương thức này với đối tượng mà bạn muốn bảo vệ.</w:t>
      </w:r>
    </w:p>
    <w:p w14:paraId="72A86D70" w14:textId="77777777" w:rsidR="00151516" w:rsidRPr="002D7375" w:rsidRDefault="00151516" w:rsidP="006F7931">
      <w:pPr>
        <w:pStyle w:val="ListParagraph"/>
        <w:numPr>
          <w:ilvl w:val="1"/>
          <w:numId w:val="137"/>
        </w:numPr>
        <w:tabs>
          <w:tab w:val="left" w:pos="2020"/>
        </w:tabs>
        <w:spacing w:before="112"/>
        <w:ind w:hanging="359"/>
        <w:rPr>
          <w:rFonts w:ascii="Arial" w:hAnsi="Arial" w:cs="Arial"/>
          <w:color w:val="FF0000"/>
          <w:sz w:val="20"/>
        </w:rPr>
      </w:pPr>
      <w:r w:rsidRPr="002D7375">
        <w:rPr>
          <w:rFonts w:ascii="Arial" w:hAnsi="Arial" w:cs="Arial"/>
          <w:color w:val="FF0000"/>
        </w:rPr>
        <w:t>Tạo một hàm để tạo mệnh đề WHERE tự động</w:t>
      </w:r>
      <w:hyperlink w:anchor="_bookmark1372" w:history="1"/>
    </w:p>
    <w:p w14:paraId="427B6556" w14:textId="77777777" w:rsidR="00151516" w:rsidRPr="002D7375" w:rsidRDefault="00151516" w:rsidP="006F7931">
      <w:pPr>
        <w:pStyle w:val="ListParagraph"/>
        <w:numPr>
          <w:ilvl w:val="1"/>
          <w:numId w:val="137"/>
        </w:numPr>
        <w:tabs>
          <w:tab w:val="left" w:pos="2020"/>
        </w:tabs>
        <w:spacing w:before="112"/>
        <w:rPr>
          <w:rFonts w:ascii="Arial" w:hAnsi="Arial" w:cs="Arial"/>
          <w:color w:val="FF0000"/>
          <w:sz w:val="20"/>
        </w:rPr>
      </w:pPr>
      <w:r w:rsidRPr="002D7375">
        <w:rPr>
          <w:rFonts w:ascii="Arial" w:hAnsi="Arial" w:cs="Arial"/>
          <w:color w:val="FF0000"/>
        </w:rPr>
        <w:t>Tạo một chính sách để gắn phương thức với đối tượng bạn muốn bảo vệ</w:t>
      </w:r>
      <w:hyperlink w:anchor="_bookmark1376" w:history="1"/>
    </w:p>
    <w:p w14:paraId="12EB73A1" w14:textId="77777777" w:rsidR="00151516" w:rsidRPr="002D7375" w:rsidRDefault="00151516" w:rsidP="00151516">
      <w:pPr>
        <w:pStyle w:val="BodyText"/>
        <w:spacing w:before="7"/>
        <w:rPr>
          <w:rFonts w:ascii="Arial" w:hAnsi="Arial" w:cs="Arial"/>
          <w:sz w:val="17"/>
        </w:rPr>
      </w:pPr>
    </w:p>
    <w:p w14:paraId="6DBFA3BA" w14:textId="77777777" w:rsidR="00151516" w:rsidRPr="002D7375" w:rsidRDefault="00151516" w:rsidP="00151516">
      <w:pPr>
        <w:spacing w:before="1"/>
        <w:ind w:left="2380"/>
        <w:rPr>
          <w:rFonts w:ascii="Arial" w:hAnsi="Arial" w:cs="Arial"/>
          <w:b/>
          <w:sz w:val="19"/>
        </w:rPr>
      </w:pPr>
      <w:r w:rsidRPr="002D7375">
        <w:rPr>
          <w:rFonts w:ascii="Arial" w:hAnsi="Arial" w:cs="Arial"/>
          <w:b/>
          <w:sz w:val="19"/>
        </w:rPr>
        <w:t>See Also:</w:t>
      </w:r>
    </w:p>
    <w:p w14:paraId="6BF91845" w14:textId="77777777" w:rsidR="00151516" w:rsidRPr="002D7375" w:rsidRDefault="008D1AB8" w:rsidP="006F7931">
      <w:pPr>
        <w:pStyle w:val="ListParagraph"/>
        <w:numPr>
          <w:ilvl w:val="2"/>
          <w:numId w:val="137"/>
        </w:numPr>
        <w:tabs>
          <w:tab w:val="left" w:pos="2740"/>
        </w:tabs>
        <w:spacing w:before="133" w:line="232" w:lineRule="auto"/>
        <w:ind w:left="2740" w:right="2255"/>
        <w:rPr>
          <w:rFonts w:ascii="Arial" w:hAnsi="Arial" w:cs="Arial"/>
          <w:sz w:val="20"/>
        </w:rPr>
      </w:pPr>
      <w:hyperlink w:anchor="_bookmark1357" w:history="1">
        <w:r w:rsidR="00151516" w:rsidRPr="002D7375">
          <w:rPr>
            <w:rFonts w:ascii="Arial" w:hAnsi="Arial" w:cs="Arial"/>
            <w:color w:val="0000CC"/>
            <w:sz w:val="20"/>
          </w:rPr>
          <w:t>"Which Privileges Are Used to Run Oracle Virtual</w:t>
        </w:r>
        <w:r w:rsidR="00151516" w:rsidRPr="002D7375">
          <w:rPr>
            <w:rFonts w:ascii="Arial" w:hAnsi="Arial" w:cs="Arial"/>
            <w:color w:val="0000CC"/>
            <w:spacing w:val="-36"/>
            <w:sz w:val="20"/>
          </w:rPr>
          <w:t xml:space="preserve"> </w:t>
        </w:r>
        <w:r w:rsidR="00151516" w:rsidRPr="002D7375">
          <w:rPr>
            <w:rFonts w:ascii="Arial" w:hAnsi="Arial" w:cs="Arial"/>
            <w:color w:val="0000CC"/>
            <w:sz w:val="20"/>
          </w:rPr>
          <w:t>Private</w:t>
        </w:r>
      </w:hyperlink>
      <w:hyperlink w:anchor="_bookmark1357" w:history="1">
        <w:r w:rsidR="00151516" w:rsidRPr="002D7375">
          <w:rPr>
            <w:rFonts w:ascii="Arial" w:hAnsi="Arial" w:cs="Arial"/>
            <w:color w:val="0000CC"/>
            <w:sz w:val="20"/>
          </w:rPr>
          <w:t xml:space="preserve"> Database Policy Functions?" </w:t>
        </w:r>
        <w:r w:rsidR="00151516" w:rsidRPr="002D7375">
          <w:rPr>
            <w:rFonts w:ascii="Arial" w:hAnsi="Arial" w:cs="Arial"/>
            <w:sz w:val="20"/>
          </w:rPr>
          <w:t>on page</w:t>
        </w:r>
        <w:r w:rsidR="00151516" w:rsidRPr="002D7375">
          <w:rPr>
            <w:rFonts w:ascii="Arial" w:hAnsi="Arial" w:cs="Arial"/>
            <w:spacing w:val="-3"/>
            <w:sz w:val="20"/>
          </w:rPr>
          <w:t xml:space="preserve"> </w:t>
        </w:r>
        <w:r w:rsidR="00151516" w:rsidRPr="002D7375">
          <w:rPr>
            <w:rFonts w:ascii="Arial" w:hAnsi="Arial" w:cs="Arial"/>
            <w:sz w:val="20"/>
          </w:rPr>
          <w:t>7-3</w:t>
        </w:r>
      </w:hyperlink>
    </w:p>
    <w:p w14:paraId="4E24F917" w14:textId="77777777" w:rsidR="00151516" w:rsidRPr="002D7375" w:rsidRDefault="008D1AB8" w:rsidP="006F7931">
      <w:pPr>
        <w:pStyle w:val="ListParagraph"/>
        <w:numPr>
          <w:ilvl w:val="2"/>
          <w:numId w:val="137"/>
        </w:numPr>
        <w:tabs>
          <w:tab w:val="left" w:pos="2740"/>
        </w:tabs>
        <w:spacing w:before="118" w:line="232" w:lineRule="auto"/>
        <w:ind w:left="2740" w:right="1743"/>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14"/>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w:t>
        </w:r>
        <w:r w:rsidR="00151516" w:rsidRPr="002D7375">
          <w:rPr>
            <w:rFonts w:ascii="Arial" w:hAnsi="Arial" w:cs="Arial"/>
            <w:spacing w:val="-2"/>
            <w:sz w:val="20"/>
          </w:rPr>
          <w:t xml:space="preserve"> </w:t>
        </w:r>
        <w:r w:rsidR="00151516" w:rsidRPr="002D7375">
          <w:rPr>
            <w:rFonts w:ascii="Arial" w:hAnsi="Arial" w:cs="Arial"/>
            <w:sz w:val="20"/>
          </w:rPr>
          <w:t>7-19</w:t>
        </w:r>
      </w:hyperlink>
    </w:p>
    <w:p w14:paraId="7B74C217" w14:textId="77777777" w:rsidR="00151516" w:rsidRPr="002D7375" w:rsidRDefault="00151516" w:rsidP="00151516">
      <w:pPr>
        <w:pStyle w:val="BodyText"/>
        <w:spacing w:before="11"/>
        <w:rPr>
          <w:rFonts w:ascii="Arial" w:hAnsi="Arial" w:cs="Arial"/>
        </w:rPr>
      </w:pPr>
    </w:p>
    <w:p w14:paraId="4946EB49" w14:textId="77777777" w:rsidR="00151516" w:rsidRPr="002D7375" w:rsidRDefault="00151516" w:rsidP="00151516">
      <w:pPr>
        <w:pStyle w:val="Heading4"/>
        <w:ind w:left="100"/>
      </w:pPr>
      <w:bookmarkStart w:id="1120" w:name="Creating_a_Function_to_Generate_the_Dyna"/>
      <w:bookmarkStart w:id="1121" w:name="_bookmark1372"/>
      <w:bookmarkEnd w:id="1120"/>
      <w:bookmarkEnd w:id="1121"/>
      <w:r w:rsidRPr="002D7375">
        <w:t>Tạo một phương thức để tạo mệnh đề WHERE tự động</w:t>
      </w:r>
    </w:p>
    <w:p w14:paraId="40BD1DF8" w14:textId="77777777" w:rsidR="00151516" w:rsidRPr="002D7375" w:rsidRDefault="00151516" w:rsidP="00151516">
      <w:pPr>
        <w:pStyle w:val="BodyText"/>
        <w:spacing w:before="81" w:line="230" w:lineRule="auto"/>
        <w:ind w:left="1659" w:right="700"/>
        <w:rPr>
          <w:rFonts w:ascii="Arial" w:hAnsi="Arial" w:cs="Arial"/>
        </w:rPr>
      </w:pPr>
      <w:r w:rsidRPr="002D7375">
        <w:rPr>
          <w:rFonts w:ascii="Arial" w:hAnsi="Arial" w:cs="Arial"/>
        </w:rPr>
        <w:t>Để tạo mệnh đề WHERE tự động (điều kiện), bạn phải tạo một phương thức (không phải là một thủ tục) để định nghĩa những hạn chế mà bạn muốn thực hiện. Thông thường, quản trị viên an ninh tạo phương thức này trên schema của họ. Đối với nhiều những hành động phức tạp, như là gọi những phương thức hay thêm những kiềm tra để theo dõi những nỗ lực đăng nhập thất bại, tạo phương thức này trong package.</w:t>
      </w:r>
    </w:p>
    <w:p w14:paraId="323393C1" w14:textId="77777777" w:rsidR="00151516" w:rsidRPr="002D7375" w:rsidRDefault="00151516" w:rsidP="00151516">
      <w:pPr>
        <w:pStyle w:val="BodyText"/>
        <w:spacing w:before="116"/>
        <w:ind w:left="1660"/>
        <w:rPr>
          <w:rFonts w:ascii="Arial" w:hAnsi="Arial" w:cs="Arial"/>
        </w:rPr>
      </w:pPr>
      <w:r w:rsidRPr="002D7375">
        <w:rPr>
          <w:rFonts w:ascii="Arial" w:hAnsi="Arial" w:cs="Arial"/>
        </w:rPr>
        <w:t>Phương thức phải có các hành vi sau đây:</w:t>
      </w:r>
    </w:p>
    <w:p w14:paraId="7FB812B9" w14:textId="77777777" w:rsidR="00151516" w:rsidRPr="002D7375" w:rsidRDefault="00151516" w:rsidP="006F7931">
      <w:pPr>
        <w:pStyle w:val="ListParagraph"/>
        <w:numPr>
          <w:ilvl w:val="1"/>
          <w:numId w:val="137"/>
        </w:numPr>
        <w:tabs>
          <w:tab w:val="left" w:pos="2020"/>
        </w:tabs>
        <w:spacing w:before="121" w:line="232" w:lineRule="auto"/>
        <w:ind w:right="806"/>
        <w:rPr>
          <w:rFonts w:ascii="Arial" w:hAnsi="Arial" w:cs="Arial"/>
          <w:sz w:val="20"/>
        </w:rPr>
      </w:pPr>
      <w:r w:rsidRPr="002D7375">
        <w:rPr>
          <w:rFonts w:ascii="Arial" w:hAnsi="Arial" w:cs="Arial"/>
          <w:sz w:val="20"/>
        </w:rPr>
        <w:t>Nó phải có tham số là tên schema và tên một đối tượng (bảng, view, hay synonym) như thông số truyền vào. Định nghĩa những thông số truyền vào để giữ những thông tin, nhưng không chỉ định schema và tên đối tượng đó trong phương thức. Chính sách mà bạn tạo với DBMS_RLSpackage ( miêu tả trong "Creating a Policy to Attach the Function to the Objects You Want to Protect" trong trang 7-5) cung cấp những cái tên của schema và đối tượng mà chính sách áp dụng. Bạn phải tạo tham số cho schema đầu tiên, sau đó là tham số cho đối tượng.</w:t>
      </w:r>
    </w:p>
    <w:p w14:paraId="53B34B93" w14:textId="77777777" w:rsidR="00151516" w:rsidRPr="002D7375" w:rsidRDefault="00151516" w:rsidP="006F7931">
      <w:pPr>
        <w:pStyle w:val="ListParagraph"/>
        <w:numPr>
          <w:ilvl w:val="1"/>
          <w:numId w:val="137"/>
        </w:numPr>
        <w:tabs>
          <w:tab w:val="left" w:pos="2020"/>
        </w:tabs>
        <w:spacing w:before="114" w:line="235" w:lineRule="auto"/>
        <w:ind w:right="972"/>
        <w:rPr>
          <w:rFonts w:ascii="Arial" w:hAnsi="Arial" w:cs="Arial"/>
          <w:sz w:val="20"/>
        </w:rPr>
        <w:sectPr w:rsidR="00151516" w:rsidRPr="002D7375">
          <w:headerReference w:type="even" r:id="rId152"/>
          <w:headerReference w:type="default" r:id="rId153"/>
          <w:pgSz w:w="12240" w:h="15840"/>
          <w:pgMar w:top="840" w:right="1060" w:bottom="860" w:left="1100" w:header="549" w:footer="663" w:gutter="0"/>
          <w:cols w:space="720"/>
        </w:sectPr>
      </w:pPr>
      <w:r w:rsidRPr="002D7375">
        <w:rPr>
          <w:rFonts w:ascii="Arial" w:hAnsi="Arial" w:cs="Arial"/>
          <w:sz w:val="20"/>
        </w:rPr>
        <w:t>Nó phải cung cấp một giá trị trả về cho điều kiện của mệnh đề WHERE được tao ra. Giá trị trả về cho mệnh đề WHERE luôn luôn là dữ liệu kiểu VARCHAR2.</w:t>
      </w:r>
    </w:p>
    <w:p w14:paraId="206736B9" w14:textId="77777777" w:rsidR="00151516" w:rsidRPr="002D7375" w:rsidRDefault="00151516" w:rsidP="00151516">
      <w:pPr>
        <w:pStyle w:val="BodyText"/>
        <w:spacing w:before="5"/>
        <w:rPr>
          <w:rFonts w:ascii="Arial" w:hAnsi="Arial" w:cs="Arial"/>
          <w:sz w:val="25"/>
        </w:rPr>
      </w:pPr>
    </w:p>
    <w:p w14:paraId="32AB1566" w14:textId="77777777" w:rsidR="00151516" w:rsidRPr="002D7375" w:rsidRDefault="00151516" w:rsidP="006F7931">
      <w:pPr>
        <w:pStyle w:val="ListParagraph"/>
        <w:numPr>
          <w:ilvl w:val="2"/>
          <w:numId w:val="137"/>
        </w:numPr>
        <w:tabs>
          <w:tab w:val="left" w:pos="2620"/>
        </w:tabs>
        <w:spacing w:before="99" w:line="232" w:lineRule="auto"/>
        <w:ind w:right="248"/>
        <w:rPr>
          <w:rFonts w:ascii="Arial" w:hAnsi="Arial" w:cs="Arial"/>
        </w:rPr>
      </w:pPr>
      <w:r w:rsidRPr="002D7375">
        <w:rPr>
          <w:rFonts w:ascii="Arial" w:hAnsi="Arial" w:cs="Arial"/>
          <w:b/>
          <w:sz w:val="20"/>
        </w:rPr>
        <w:t xml:space="preserve">Nó phải tạo ra một mệnh đề WHERE hợp lệ. Code nà có thể đơn giản như ví dụ trong "Tutorial: Creating a Simple Oracle Virtual Private Database Policy" trang 7-19, trong đó mệnh đề WHERE của mọi user  đã đăng nhập là như nhau. </w:t>
      </w:r>
    </w:p>
    <w:p w14:paraId="6860BAC0" w14:textId="77777777" w:rsidR="00151516" w:rsidRPr="002D7375" w:rsidRDefault="00151516" w:rsidP="00151516">
      <w:pPr>
        <w:pStyle w:val="ListParagraph"/>
        <w:tabs>
          <w:tab w:val="left" w:pos="2620"/>
        </w:tabs>
        <w:spacing w:before="99" w:line="232" w:lineRule="auto"/>
        <w:ind w:right="248" w:firstLine="0"/>
        <w:rPr>
          <w:rFonts w:ascii="Arial" w:hAnsi="Arial" w:cs="Arial"/>
        </w:rPr>
      </w:pPr>
      <w:r w:rsidRPr="002D7375">
        <w:rPr>
          <w:rFonts w:ascii="Arial" w:hAnsi="Arial" w:cs="Arial"/>
        </w:rPr>
        <w:t>Nhưng trong hầu hết trường hợp, bạn có lẽ muốn thiết kế mệnh đề WHERE khác nhau với mỗi user, mỗi nhóm người dùng, hay mỗi ứng dụng mà truy cập đối tượng bạn muốn bảo vệ. Ví dụ, nếu một quản lý đăng nhập, mệnh đề WHERE có thể chỉ định những quyền cụ thể của người quản lý đó. Bạn có thể làm điều này bằng cách kết hợp một ngữ cảnh ứng dụng, cái mà truy cập session thông tin người dùng, vào việc tạo câu lệnh WHERE. "Tutorial: Implementing a Policy with a Database Session-Based Application Context" on page 7-22 làm rõ cách tạo một chính sách Oracle VPD dùng trong ngữ cảnh ứng dụng.</w:t>
      </w:r>
    </w:p>
    <w:p w14:paraId="61E949A4" w14:textId="77777777" w:rsidR="00151516" w:rsidRPr="002D7375" w:rsidRDefault="00151516" w:rsidP="00151516">
      <w:pPr>
        <w:pStyle w:val="BodyText"/>
        <w:spacing w:before="119" w:line="232" w:lineRule="auto"/>
        <w:ind w:left="2620" w:right="102"/>
        <w:rPr>
          <w:rFonts w:ascii="Arial" w:hAnsi="Arial" w:cs="Arial"/>
        </w:rPr>
      </w:pPr>
      <w:r w:rsidRPr="002D7375">
        <w:rPr>
          <w:rFonts w:ascii="Arial" w:hAnsi="Arial" w:cs="Arial"/>
        </w:rPr>
        <w:t>Bạn có thể tạo phương thức OVPD không sử dụng một ngữ cảnh ứng dụng, nhưng một ngữ cảnh ứng dụng tạo một chính sách OVPD mạnh hơn, chắc chắn dựa vào truy cập của user để có các thuộc tính phiên của user đó, như là user ID. Chapter 6, "Using Application Contexts to Retrieve User Information" bàn về các loại ngữ cảnh ứng dụng một cách chi tiết.</w:t>
      </w:r>
    </w:p>
    <w:p w14:paraId="4DBAF603" w14:textId="77777777" w:rsidR="00151516" w:rsidRPr="002D7375" w:rsidRDefault="00151516" w:rsidP="00151516">
      <w:pPr>
        <w:pStyle w:val="BodyText"/>
        <w:spacing w:before="113" w:line="232" w:lineRule="auto"/>
        <w:ind w:left="2620" w:right="102"/>
        <w:rPr>
          <w:rFonts w:ascii="Arial" w:hAnsi="Arial" w:cs="Arial"/>
        </w:rPr>
      </w:pPr>
      <w:r w:rsidRPr="002D7375">
        <w:rPr>
          <w:rFonts w:ascii="Arial" w:hAnsi="Arial" w:cs="Arial"/>
        </w:rPr>
        <w:t>Ngoài ra, bạn có thể nhúng C hoặc Java call để truy cập thông tin hệ thống hay để trả về mệnh đề WHERE từ file hệ thống hoặc nguồn khác</w:t>
      </w:r>
    </w:p>
    <w:p w14:paraId="187CBE57" w14:textId="77777777" w:rsidR="00151516" w:rsidRPr="002D7375" w:rsidRDefault="00151516" w:rsidP="006F7931">
      <w:pPr>
        <w:pStyle w:val="ListParagraph"/>
        <w:numPr>
          <w:ilvl w:val="2"/>
          <w:numId w:val="137"/>
        </w:numPr>
        <w:tabs>
          <w:tab w:val="left" w:pos="2620"/>
        </w:tabs>
        <w:spacing w:before="115" w:line="232" w:lineRule="auto"/>
        <w:ind w:right="188"/>
        <w:rPr>
          <w:rFonts w:ascii="Arial" w:hAnsi="Arial" w:cs="Arial"/>
          <w:sz w:val="20"/>
        </w:rPr>
      </w:pPr>
      <w:r w:rsidRPr="002D7375">
        <w:rPr>
          <w:rFonts w:ascii="Arial" w:hAnsi="Arial" w:cs="Arial"/>
          <w:sz w:val="20"/>
        </w:rPr>
        <w:t>Nó không được select từ một bản trong hàm ràng buộc liên quan.</w:t>
      </w:r>
    </w:p>
    <w:p w14:paraId="049EBCA4" w14:textId="77777777" w:rsidR="00151516" w:rsidRPr="002D7375" w:rsidRDefault="00151516" w:rsidP="00151516">
      <w:pPr>
        <w:pStyle w:val="ListParagraph"/>
        <w:tabs>
          <w:tab w:val="left" w:pos="2620"/>
        </w:tabs>
        <w:spacing w:before="115" w:line="232" w:lineRule="auto"/>
        <w:ind w:right="188" w:firstLine="0"/>
        <w:rPr>
          <w:rFonts w:ascii="Arial" w:hAnsi="Arial" w:cs="Arial"/>
          <w:sz w:val="20"/>
        </w:rPr>
      </w:pPr>
      <w:r w:rsidRPr="002D7375">
        <w:rPr>
          <w:rFonts w:ascii="Arial" w:hAnsi="Arial" w:cs="Arial"/>
          <w:sz w:val="20"/>
        </w:rPr>
        <w:t>Mặc dù bạn có thể định nghĩa một chính sách tránh một bảng, bạn không thể select bảng đó từ trong ràng buộc đã được định nghĩa tránh bảng đó.</w:t>
      </w:r>
    </w:p>
    <w:p w14:paraId="58B7996C" w14:textId="77777777" w:rsidR="00151516" w:rsidRPr="002D7375" w:rsidRDefault="008D1AB8" w:rsidP="00151516">
      <w:pPr>
        <w:pStyle w:val="BodyText"/>
        <w:spacing w:before="1"/>
        <w:rPr>
          <w:rFonts w:ascii="Arial" w:hAnsi="Arial" w:cs="Arial"/>
          <w:sz w:val="18"/>
        </w:rPr>
      </w:pPr>
      <w:r>
        <w:rPr>
          <w:rFonts w:ascii="Arial" w:hAnsi="Arial" w:cs="Arial"/>
        </w:rPr>
        <w:pict w14:anchorId="18BF50BE">
          <v:group id="_x0000_s1684" style="position:absolute;margin-left:204pt;margin-top:13.25pt;width:312pt;height:2.55pt;z-index:502629104;mso-wrap-distance-left:0;mso-wrap-distance-right:0;mso-position-horizontal-relative:page" coordorigin="4080,265" coordsize="6240,51">
            <v:line id="_x0000_s1685" style="position:absolute" from="4080,267" to="10320,267" strokeweight=".24pt"/>
            <v:line id="_x0000_s1686" style="position:absolute" from="4080,313" to="10320,313" strokeweight=".24pt"/>
            <w10:wrap type="topAndBottom" anchorx="page"/>
          </v:group>
        </w:pict>
      </w:r>
    </w:p>
    <w:p w14:paraId="1685A6C5" w14:textId="77777777" w:rsidR="00151516" w:rsidRPr="002D7375" w:rsidRDefault="00151516" w:rsidP="00151516">
      <w:pPr>
        <w:pStyle w:val="BodyText"/>
        <w:spacing w:before="25" w:after="103" w:line="232" w:lineRule="auto"/>
        <w:ind w:left="2979" w:right="920"/>
        <w:rPr>
          <w:rFonts w:ascii="Arial" w:hAnsi="Arial" w:cs="Arial"/>
        </w:rPr>
      </w:pPr>
      <w:r w:rsidRPr="002D7375">
        <w:rPr>
          <w:rFonts w:ascii="Arial" w:hAnsi="Arial" w:cs="Arial"/>
          <w:b/>
          <w:sz w:val="19"/>
        </w:rPr>
        <w:t>Note: Nếu bạn dự định chạy phương thức trong nhiều phiên bản khác nhau, bạn có thể kiểm soát kết quả của phương thức: liệu kết quả là thống nhất trên tất cả các phiên bản, hay cụ thể cho phiên bản mà trong đó phương thức được chạy. Đọc "How Editions Affects the Results of a Global Application Context PL/SQL Package" on page 6-24 để biết thêm thông tin.</w:t>
      </w:r>
    </w:p>
    <w:p w14:paraId="205B8193" w14:textId="77777777" w:rsidR="00151516" w:rsidRPr="002D7375" w:rsidRDefault="008D1AB8" w:rsidP="0015151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12DA10">
          <v:group id="_x0000_s1681" style="width:312pt;height:2.55pt;mso-position-horizontal-relative:char;mso-position-vertical-relative:line" coordsize="6240,51">
            <v:line id="_x0000_s1682" style="position:absolute" from="0,2" to="6240,2" strokeweight=".24pt"/>
            <v:line id="_x0000_s1683" style="position:absolute" from="0,48" to="6240,48" strokeweight=".24pt"/>
            <w10:anchorlock/>
          </v:group>
        </w:pict>
      </w:r>
    </w:p>
    <w:p w14:paraId="7186AC1B" w14:textId="77777777" w:rsidR="00151516" w:rsidRPr="002D7375" w:rsidRDefault="00151516" w:rsidP="00151516">
      <w:pPr>
        <w:pStyle w:val="BodyText"/>
        <w:spacing w:before="4"/>
        <w:rPr>
          <w:rFonts w:ascii="Arial" w:hAnsi="Arial" w:cs="Arial"/>
          <w:sz w:val="9"/>
        </w:rPr>
      </w:pPr>
    </w:p>
    <w:p w14:paraId="5685817E" w14:textId="77777777" w:rsidR="00151516" w:rsidRPr="002D7375" w:rsidRDefault="00151516" w:rsidP="00151516">
      <w:pPr>
        <w:pStyle w:val="Heading4"/>
        <w:spacing w:before="107"/>
      </w:pPr>
      <w:bookmarkStart w:id="1122" w:name="Creating_a_Policy_to_Attach_the_Function"/>
      <w:bookmarkStart w:id="1123" w:name="_bookmark1376"/>
      <w:bookmarkEnd w:id="1122"/>
      <w:bookmarkEnd w:id="1123"/>
      <w:r w:rsidRPr="002D7375">
        <w:t>Tạo một ràng buộc để gắn phương thức với đối tượng mà bạn muốn bảo vệ</w:t>
      </w:r>
    </w:p>
    <w:p w14:paraId="5AC59803" w14:textId="77777777" w:rsidR="00151516" w:rsidRPr="002D7375" w:rsidRDefault="00151516" w:rsidP="00151516">
      <w:pPr>
        <w:pStyle w:val="BodyText"/>
        <w:spacing w:before="82" w:line="230" w:lineRule="auto"/>
        <w:ind w:left="2260" w:right="219"/>
        <w:rPr>
          <w:rFonts w:ascii="Arial" w:hAnsi="Arial" w:cs="Arial"/>
        </w:rPr>
      </w:pPr>
      <w:r w:rsidRPr="002D7375">
        <w:rPr>
          <w:rFonts w:ascii="Arial" w:hAnsi="Arial" w:cs="Arial"/>
        </w:rPr>
        <w:t>Sau khi bạn tạo phương thức, bạn cần tạo một ràng buộc Oracle VPD liên kết phương thức với table, view, hay synonym. Bạn tạo ràng buộc bằng cách sử dụng DBMS_RLSpackage. Package này bao gồm những thủ tục cho phép bạn quản lý ràng buộc và thiết lập kiểm soát truy cập chi tiết. Ví dụ, để gắn ràng buộc với bảng, bạn sử dụng thủ tục DBMS_RLS.ADD_POLICY. Trong cài đặt này, bạn kiểm soát truy cập chi tiết, đặc biệt là ràng buộc để có ảnh hưởng khi một user cung cấp một câu SELECT hay UPDATE trên bảng hoặc view.</w:t>
      </w:r>
    </w:p>
    <w:p w14:paraId="696591BD" w14:textId="77777777" w:rsidR="00151516" w:rsidRPr="002D7375" w:rsidRDefault="00151516" w:rsidP="00151516">
      <w:pPr>
        <w:pStyle w:val="BodyText"/>
        <w:spacing w:before="118" w:line="232" w:lineRule="auto"/>
        <w:ind w:left="2260" w:right="185"/>
        <w:rPr>
          <w:rFonts w:ascii="Arial" w:hAnsi="Arial" w:cs="Arial"/>
        </w:rPr>
      </w:pPr>
      <w:r w:rsidRPr="002D7375">
        <w:rPr>
          <w:rFonts w:ascii="Arial" w:hAnsi="Arial" w:cs="Arial"/>
        </w:rPr>
        <w:t>Sự phối hợp của việc tạo phương thức và sau đó áp dụng nó vào bảng hoặc view được khuyến khích hơn là tạo ràng buộc Oralce VPD.</w:t>
      </w:r>
    </w:p>
    <w:p w14:paraId="7894FA04" w14:textId="77777777" w:rsidR="00151516" w:rsidRPr="002D7375" w:rsidRDefault="008D1AB8" w:rsidP="00151516">
      <w:pPr>
        <w:pStyle w:val="BodyText"/>
        <w:spacing w:before="118" w:line="232" w:lineRule="auto"/>
        <w:ind w:left="2260" w:right="185"/>
        <w:rPr>
          <w:rFonts w:ascii="Arial" w:hAnsi="Arial" w:cs="Arial"/>
        </w:rPr>
      </w:pPr>
      <w:hyperlink w:anchor="_bookmark1465" w:history="1">
        <w:r w:rsidR="00151516" w:rsidRPr="002D7375">
          <w:rPr>
            <w:rFonts w:ascii="Arial" w:hAnsi="Arial" w:cs="Arial"/>
            <w:color w:val="0000CC"/>
          </w:rPr>
          <w:t xml:space="preserve">"Tutorials: Creating Oracle Virtual Private Database Policies" </w:t>
        </w:r>
      </w:hyperlink>
      <w:hyperlink w:anchor="_bookmark1465" w:history="1">
        <w:r w:rsidR="00151516" w:rsidRPr="002D7375">
          <w:rPr>
            <w:rFonts w:ascii="Arial" w:hAnsi="Arial" w:cs="Arial"/>
          </w:rPr>
          <w:t xml:space="preserve">on page 7-19 </w:t>
        </w:r>
      </w:hyperlink>
      <w:r w:rsidR="00151516" w:rsidRPr="002D7375">
        <w:rPr>
          <w:rFonts w:ascii="Arial" w:hAnsi="Arial" w:cs="Arial"/>
        </w:rPr>
        <w:t xml:space="preserve">provides examples of how to create Virtual Private Database policies. See </w:t>
      </w:r>
      <w:hyperlink w:anchor="_bookmark1377" w:history="1">
        <w:r w:rsidR="00151516" w:rsidRPr="002D7375">
          <w:rPr>
            <w:rFonts w:ascii="Arial" w:hAnsi="Arial" w:cs="Arial"/>
            <w:color w:val="0000CC"/>
          </w:rPr>
          <w:t>"Configuring an</w:t>
        </w:r>
      </w:hyperlink>
      <w:r w:rsidR="00151516" w:rsidRPr="002D7375">
        <w:rPr>
          <w:rFonts w:ascii="Arial" w:hAnsi="Arial" w:cs="Arial"/>
          <w:color w:val="0000CC"/>
        </w:rPr>
        <w:t xml:space="preserve"> </w:t>
      </w:r>
      <w:hyperlink w:anchor="_bookmark1377" w:history="1">
        <w:r w:rsidR="00151516" w:rsidRPr="002D7375">
          <w:rPr>
            <w:rFonts w:ascii="Arial" w:hAnsi="Arial" w:cs="Arial"/>
            <w:color w:val="0000CC"/>
          </w:rPr>
          <w:t xml:space="preserve">Oracle Virtual Private Database Policy" </w:t>
        </w:r>
      </w:hyperlink>
      <w:hyperlink w:anchor="_bookmark1377" w:history="1">
        <w:r w:rsidR="00151516" w:rsidRPr="002D7375">
          <w:rPr>
            <w:rFonts w:ascii="Arial" w:hAnsi="Arial" w:cs="Arial"/>
          </w:rPr>
          <w:t xml:space="preserve">on page 7-5 </w:t>
        </w:r>
      </w:hyperlink>
      <w:r w:rsidR="00151516" w:rsidRPr="002D7375">
        <w:rPr>
          <w:rFonts w:ascii="Arial" w:hAnsi="Arial" w:cs="Arial"/>
        </w:rPr>
        <w:t>for detailed information.</w:t>
      </w:r>
    </w:p>
    <w:p w14:paraId="06485D0C" w14:textId="77777777" w:rsidR="00151516" w:rsidRPr="002D7375" w:rsidRDefault="00151516" w:rsidP="00151516">
      <w:pPr>
        <w:pStyle w:val="BodyText"/>
        <w:spacing w:before="7"/>
        <w:rPr>
          <w:rFonts w:ascii="Arial" w:hAnsi="Arial" w:cs="Arial"/>
          <w:sz w:val="27"/>
        </w:rPr>
      </w:pPr>
    </w:p>
    <w:p w14:paraId="212656ED" w14:textId="77777777" w:rsidR="00151516" w:rsidRPr="002D7375" w:rsidRDefault="00151516" w:rsidP="00151516">
      <w:pPr>
        <w:pStyle w:val="Heading3"/>
      </w:pPr>
      <w:bookmarkStart w:id="1124" w:name="Configuring_an_Oracle_Virtual_Private_Da"/>
      <w:bookmarkStart w:id="1125" w:name="_bookmark1377"/>
      <w:bookmarkStart w:id="1126" w:name="_bookmark1378"/>
      <w:bookmarkEnd w:id="1124"/>
      <w:bookmarkEnd w:id="1125"/>
      <w:bookmarkEnd w:id="1126"/>
      <w:r w:rsidRPr="002D7375">
        <w:t>Cấu hình một ràng buộc Oracle VPD</w:t>
      </w:r>
    </w:p>
    <w:p w14:paraId="56E1731A" w14:textId="77777777" w:rsidR="00151516" w:rsidRPr="002D7375" w:rsidRDefault="00151516" w:rsidP="00151516">
      <w:pPr>
        <w:pStyle w:val="ListParagraph"/>
        <w:tabs>
          <w:tab w:val="left" w:pos="2620"/>
        </w:tabs>
        <w:ind w:firstLine="0"/>
        <w:rPr>
          <w:rFonts w:ascii="Arial" w:hAnsi="Arial" w:cs="Arial"/>
          <w:sz w:val="20"/>
        </w:rPr>
      </w:pPr>
      <w:r w:rsidRPr="002D7375">
        <w:rPr>
          <w:rFonts w:ascii="Arial" w:hAnsi="Arial" w:cs="Arial"/>
          <w:sz w:val="20"/>
          <w:szCs w:val="20"/>
        </w:rPr>
        <w:t>Phần này bao gồm:</w:t>
      </w:r>
    </w:p>
    <w:p w14:paraId="22097E58" w14:textId="77777777" w:rsidR="00151516" w:rsidRPr="002D7375" w:rsidRDefault="00151516" w:rsidP="006F7931">
      <w:pPr>
        <w:pStyle w:val="ListParagraph"/>
        <w:numPr>
          <w:ilvl w:val="2"/>
          <w:numId w:val="137"/>
        </w:numPr>
        <w:tabs>
          <w:tab w:val="left" w:pos="2620"/>
        </w:tabs>
        <w:rPr>
          <w:rFonts w:ascii="Arial" w:hAnsi="Arial" w:cs="Arial"/>
          <w:sz w:val="20"/>
        </w:rPr>
      </w:pPr>
      <w:r w:rsidRPr="002D7375">
        <w:rPr>
          <w:rFonts w:ascii="Arial" w:hAnsi="Arial" w:cs="Arial"/>
        </w:rPr>
        <w:t>Về những ràng buộc của Oracle VPD</w:t>
      </w:r>
      <w:hyperlink w:anchor="_bookmark1380" w:history="1"/>
    </w:p>
    <w:p w14:paraId="6140BDE6"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rPr>
        <w:t>Gắn một ràng buộc vào table, view, hay synonym</w:t>
      </w:r>
      <w:hyperlink w:anchor="_bookmark1398" w:history="1"/>
    </w:p>
    <w:p w14:paraId="0BC208C9" w14:textId="77777777" w:rsidR="00151516" w:rsidRPr="002D7375" w:rsidRDefault="00151516" w:rsidP="00151516">
      <w:pPr>
        <w:rPr>
          <w:rFonts w:ascii="Arial" w:hAnsi="Arial" w:cs="Arial"/>
          <w:sz w:val="20"/>
        </w:rPr>
        <w:sectPr w:rsidR="00151516" w:rsidRPr="002D7375">
          <w:pgSz w:w="12240" w:h="15840"/>
          <w:pgMar w:top="840" w:right="1060" w:bottom="860" w:left="1100" w:header="549" w:footer="663" w:gutter="0"/>
          <w:cols w:space="720"/>
        </w:sectPr>
      </w:pPr>
    </w:p>
    <w:p w14:paraId="2DD7AD89" w14:textId="77777777" w:rsidR="00151516" w:rsidRPr="002D7375" w:rsidRDefault="00151516" w:rsidP="00151516">
      <w:pPr>
        <w:pStyle w:val="BodyText"/>
        <w:spacing w:before="5"/>
        <w:rPr>
          <w:rFonts w:ascii="Arial" w:hAnsi="Arial" w:cs="Arial"/>
          <w:sz w:val="25"/>
        </w:rPr>
      </w:pPr>
    </w:p>
    <w:p w14:paraId="4629222F" w14:textId="77777777" w:rsidR="00151516" w:rsidRPr="002D7375" w:rsidRDefault="00151516" w:rsidP="006F7931">
      <w:pPr>
        <w:pStyle w:val="ListParagraph"/>
        <w:numPr>
          <w:ilvl w:val="1"/>
          <w:numId w:val="137"/>
        </w:numPr>
        <w:tabs>
          <w:tab w:val="left" w:pos="2020"/>
        </w:tabs>
        <w:spacing w:before="93"/>
        <w:ind w:hanging="359"/>
        <w:rPr>
          <w:rFonts w:ascii="Arial" w:hAnsi="Arial" w:cs="Arial"/>
          <w:sz w:val="20"/>
        </w:rPr>
      </w:pPr>
      <w:r w:rsidRPr="002D7375">
        <w:rPr>
          <w:rFonts w:ascii="Arial" w:hAnsi="Arial" w:cs="Arial"/>
        </w:rPr>
        <w:t>Thực hiện ràng buộc trên những loại truy vấn cụ thể</w:t>
      </w:r>
      <w:hyperlink w:anchor="_bookmark1401" w:history="1"/>
    </w:p>
    <w:p w14:paraId="33112E81"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Kiểm soát trình bày những cột dữ liệu với ràng buộc</w:t>
      </w:r>
      <w:hyperlink w:anchor="_bookmark1406" w:history="1"/>
    </w:p>
    <w:p w14:paraId="3531E501" w14:textId="77777777" w:rsidR="00151516" w:rsidRPr="002D7375" w:rsidRDefault="00151516" w:rsidP="006F7931">
      <w:pPr>
        <w:pStyle w:val="ListParagraph"/>
        <w:numPr>
          <w:ilvl w:val="1"/>
          <w:numId w:val="137"/>
        </w:numPr>
        <w:tabs>
          <w:tab w:val="left" w:pos="2020"/>
        </w:tabs>
        <w:rPr>
          <w:rFonts w:ascii="Arial" w:hAnsi="Arial" w:cs="Arial"/>
          <w:sz w:val="20"/>
        </w:rPr>
      </w:pPr>
      <w:r w:rsidRPr="002D7375">
        <w:rPr>
          <w:rFonts w:ascii="Arial" w:hAnsi="Arial" w:cs="Arial"/>
        </w:rPr>
        <w:t>Làm việc với những nhóm ràng buộc Oracle VPD</w:t>
      </w:r>
      <w:hyperlink w:anchor="_bookmark1419" w:history="1"/>
    </w:p>
    <w:p w14:paraId="562B1E8B"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Tối ưu hiệu năng bằng cách sử dụng các loại ràng buộc Oracle VPD</w:t>
      </w:r>
      <w:hyperlink w:anchor="_bookmark1435" w:history="1"/>
    </w:p>
    <w:p w14:paraId="4F3FA9C4" w14:textId="77777777" w:rsidR="00151516" w:rsidRPr="002D7375" w:rsidRDefault="00151516" w:rsidP="00151516">
      <w:pPr>
        <w:pStyle w:val="Heading4"/>
        <w:spacing w:before="1"/>
        <w:ind w:left="0"/>
      </w:pPr>
      <w:bookmarkStart w:id="1127" w:name="_bookmark1380"/>
      <w:bookmarkEnd w:id="1127"/>
    </w:p>
    <w:p w14:paraId="586093ED" w14:textId="77777777" w:rsidR="00151516" w:rsidRPr="002D7375" w:rsidRDefault="00151516" w:rsidP="00151516">
      <w:pPr>
        <w:pStyle w:val="Heading4"/>
        <w:spacing w:before="1"/>
        <w:ind w:left="100"/>
      </w:pPr>
      <w:r w:rsidRPr="002D7375">
        <w:t>Về những ràng buộc của Oracle VPD</w:t>
      </w:r>
    </w:p>
    <w:p w14:paraId="0C17CF21" w14:textId="77777777" w:rsidR="00151516" w:rsidRPr="002D7375" w:rsidRDefault="00151516" w:rsidP="00151516">
      <w:pPr>
        <w:pStyle w:val="BodyText"/>
        <w:spacing w:before="82" w:line="230" w:lineRule="auto"/>
        <w:ind w:left="1659" w:right="783"/>
        <w:rPr>
          <w:rFonts w:ascii="Arial" w:hAnsi="Arial" w:cs="Arial"/>
        </w:rPr>
      </w:pPr>
      <w:r w:rsidRPr="002D7375">
        <w:rPr>
          <w:rFonts w:ascii="Arial" w:hAnsi="Arial" w:cs="Arial"/>
        </w:rPr>
        <w:t>Sau khi bạn tạo một phương thức để định nghĩa những hành động của mệnh đề WHERE OVPD, bạn cần liên kế phương thức này với bảng cái mà  hành động VPD áp dụng. Bạn có thể làm điều này bằng cách cấu hình một ràng buộc VPD. Ràng buộc bản thân nó là một cơ chế để quản lý hàm VPD. Ràng buộc cũng cho phép bạn thêm kiểm soát truy cập chi tiết, đặc biệt là chỉ định những loại của câu lệnh SQL hay những cột trong bảng cụ thể mà ràng buộc ảnh hưởng. Khi một user cố gắng truy cập dư liệu trong CSDL này, ràng buộc sẽ có hiệu lực một cách tự động.</w:t>
      </w:r>
    </w:p>
    <w:p w14:paraId="0871EB46" w14:textId="77777777" w:rsidR="00151516" w:rsidRPr="002D7375" w:rsidRDefault="00151516" w:rsidP="00151516">
      <w:pPr>
        <w:pStyle w:val="BodyText"/>
        <w:spacing w:before="128" w:line="230" w:lineRule="auto"/>
        <w:ind w:left="1660" w:right="700"/>
        <w:rPr>
          <w:rFonts w:ascii="Arial" w:hAnsi="Arial" w:cs="Arial"/>
        </w:rPr>
      </w:pPr>
      <w:r w:rsidRPr="002D7375">
        <w:rPr>
          <w:rFonts w:ascii="Arial" w:hAnsi="Arial" w:cs="Arial"/>
        </w:rPr>
        <w:t>Phần này miêu tả những cách sử dụng thông thường của việc gắn những ràng buộc vào bảng, view, và synonym. Để quản lý một  ràng buộc Oracle VPD, bạn sử dụng DBMS_RLS package, cái mà miêu tả chi tiết trong Oracle Database PL/SQL Packages and Types Reference.</w:t>
      </w:r>
    </w:p>
    <w:p w14:paraId="155B9E72" w14:textId="77777777" w:rsidR="00151516" w:rsidRPr="002D7375" w:rsidRDefault="008D1AB8" w:rsidP="00151516">
      <w:pPr>
        <w:pStyle w:val="BodyText"/>
        <w:spacing w:before="114"/>
        <w:ind w:left="1660"/>
        <w:rPr>
          <w:rFonts w:ascii="Arial" w:hAnsi="Arial" w:cs="Arial"/>
        </w:rPr>
      </w:pPr>
      <w:hyperlink w:anchor="_bookmark1384" w:history="1">
        <w:r w:rsidR="00151516" w:rsidRPr="002D7375">
          <w:rPr>
            <w:rFonts w:ascii="Arial" w:hAnsi="Arial" w:cs="Arial"/>
            <w:color w:val="0000CC"/>
            <w:spacing w:val="-4"/>
          </w:rPr>
          <w:t xml:space="preserve">Table </w:t>
        </w:r>
        <w:r w:rsidR="00151516" w:rsidRPr="002D7375">
          <w:rPr>
            <w:rFonts w:ascii="Arial" w:hAnsi="Arial" w:cs="Arial"/>
            <w:color w:val="0000CC"/>
          </w:rPr>
          <w:t xml:space="preserve">7–1 </w:t>
        </w:r>
      </w:hyperlink>
      <w:r w:rsidR="00151516" w:rsidRPr="002D7375">
        <w:rPr>
          <w:rFonts w:ascii="Arial" w:hAnsi="Arial" w:cs="Arial"/>
        </w:rPr>
        <w:t>lists the procedures in the DBMS_RLS</w:t>
      </w:r>
      <w:r w:rsidR="00151516" w:rsidRPr="002D7375">
        <w:rPr>
          <w:rFonts w:ascii="Arial" w:hAnsi="Arial" w:cs="Arial"/>
          <w:spacing w:val="-94"/>
        </w:rPr>
        <w:t xml:space="preserve"> </w:t>
      </w:r>
      <w:r w:rsidR="00151516" w:rsidRPr="002D7375">
        <w:rPr>
          <w:rFonts w:ascii="Arial" w:hAnsi="Arial" w:cs="Arial"/>
        </w:rPr>
        <w:t>package.</w:t>
      </w:r>
    </w:p>
    <w:p w14:paraId="76DA2FDC" w14:textId="77777777" w:rsidR="00151516" w:rsidRPr="002D7375" w:rsidRDefault="00151516" w:rsidP="00151516">
      <w:pPr>
        <w:pStyle w:val="BodyText"/>
        <w:spacing w:before="2"/>
        <w:rPr>
          <w:rFonts w:ascii="Arial" w:hAnsi="Arial" w:cs="Arial"/>
          <w:sz w:val="19"/>
        </w:rPr>
      </w:pPr>
    </w:p>
    <w:p w14:paraId="2B6B10D2" w14:textId="77777777" w:rsidR="00151516" w:rsidRPr="002D7375" w:rsidRDefault="00151516" w:rsidP="00151516">
      <w:pPr>
        <w:tabs>
          <w:tab w:val="left" w:pos="2693"/>
        </w:tabs>
        <w:ind w:left="1660"/>
        <w:rPr>
          <w:rFonts w:ascii="Arial" w:hAnsi="Arial" w:cs="Arial"/>
          <w:b/>
          <w:i/>
          <w:sz w:val="18"/>
        </w:rPr>
      </w:pPr>
      <w:bookmarkStart w:id="1128" w:name="_bookmark1383"/>
      <w:bookmarkStart w:id="1129" w:name="_bookmark1384"/>
      <w:bookmarkEnd w:id="1128"/>
      <w:bookmarkEnd w:id="1129"/>
      <w:r w:rsidRPr="002D7375">
        <w:rPr>
          <w:rFonts w:ascii="Arial" w:hAnsi="Arial" w:cs="Arial"/>
          <w:b/>
          <w:i/>
          <w:spacing w:val="-4"/>
          <w:sz w:val="18"/>
        </w:rPr>
        <w:t>Table</w:t>
      </w:r>
      <w:r w:rsidRPr="002D7375">
        <w:rPr>
          <w:rFonts w:ascii="Arial" w:hAnsi="Arial" w:cs="Arial"/>
          <w:b/>
          <w:i/>
          <w:spacing w:val="-2"/>
          <w:sz w:val="18"/>
        </w:rPr>
        <w:t xml:space="preserve"> </w:t>
      </w:r>
      <w:r w:rsidRPr="002D7375">
        <w:rPr>
          <w:rFonts w:ascii="Arial" w:hAnsi="Arial" w:cs="Arial"/>
          <w:b/>
          <w:i/>
          <w:sz w:val="18"/>
        </w:rPr>
        <w:t>7–1</w:t>
      </w:r>
      <w:r w:rsidRPr="002D7375">
        <w:rPr>
          <w:rFonts w:ascii="Arial" w:hAnsi="Arial" w:cs="Arial"/>
          <w:b/>
          <w:i/>
          <w:sz w:val="18"/>
        </w:rPr>
        <w:tab/>
        <w:t>DBMS_RLS</w:t>
      </w:r>
      <w:r w:rsidRPr="002D7375">
        <w:rPr>
          <w:rFonts w:ascii="Arial" w:hAnsi="Arial" w:cs="Arial"/>
          <w:b/>
          <w:i/>
          <w:spacing w:val="-1"/>
          <w:sz w:val="18"/>
        </w:rPr>
        <w:t xml:space="preserve"> </w:t>
      </w:r>
      <w:r w:rsidRPr="002D7375">
        <w:rPr>
          <w:rFonts w:ascii="Arial" w:hAnsi="Arial" w:cs="Arial"/>
          <w:b/>
          <w:i/>
          <w:sz w:val="18"/>
        </w:rPr>
        <w:t>Procedures</w:t>
      </w:r>
    </w:p>
    <w:p w14:paraId="4571128B" w14:textId="77777777" w:rsidR="00151516" w:rsidRPr="002D7375" w:rsidRDefault="00151516" w:rsidP="00151516">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151516" w:rsidRPr="002D7375" w14:paraId="133E8413" w14:textId="77777777" w:rsidTr="00E42760">
        <w:trPr>
          <w:trHeight w:val="311"/>
        </w:trPr>
        <w:tc>
          <w:tcPr>
            <w:tcW w:w="3238" w:type="dxa"/>
            <w:tcBorders>
              <w:top w:val="single" w:sz="18" w:space="0" w:color="000000"/>
              <w:bottom w:val="single" w:sz="4" w:space="0" w:color="000000"/>
            </w:tcBorders>
          </w:tcPr>
          <w:p w14:paraId="1DE13890" w14:textId="77777777" w:rsidR="00151516" w:rsidRPr="002D7375" w:rsidRDefault="00151516" w:rsidP="00E42760">
            <w:pPr>
              <w:pStyle w:val="TableParagraph"/>
              <w:spacing w:before="27"/>
              <w:rPr>
                <w:rFonts w:ascii="Arial" w:hAnsi="Arial" w:cs="Arial"/>
                <w:b/>
                <w:sz w:val="18"/>
              </w:rPr>
            </w:pPr>
            <w:r w:rsidRPr="002D7375">
              <w:rPr>
                <w:rFonts w:ascii="Arial" w:hAnsi="Arial" w:cs="Arial"/>
                <w:b/>
                <w:sz w:val="18"/>
              </w:rPr>
              <w:t>Procedure</w:t>
            </w:r>
          </w:p>
        </w:tc>
        <w:tc>
          <w:tcPr>
            <w:tcW w:w="4451" w:type="dxa"/>
            <w:tcBorders>
              <w:top w:val="single" w:sz="18" w:space="0" w:color="000000"/>
              <w:bottom w:val="single" w:sz="4" w:space="0" w:color="000000"/>
            </w:tcBorders>
          </w:tcPr>
          <w:p w14:paraId="6443AC86" w14:textId="77777777" w:rsidR="00151516" w:rsidRPr="002D7375" w:rsidRDefault="00151516" w:rsidP="00E42760">
            <w:pPr>
              <w:pStyle w:val="TableParagraph"/>
              <w:spacing w:before="27"/>
              <w:ind w:left="366"/>
              <w:rPr>
                <w:rFonts w:ascii="Arial" w:hAnsi="Arial" w:cs="Arial"/>
                <w:b/>
                <w:sz w:val="18"/>
              </w:rPr>
            </w:pPr>
            <w:r w:rsidRPr="002D7375">
              <w:rPr>
                <w:rFonts w:ascii="Arial" w:hAnsi="Arial" w:cs="Arial"/>
                <w:b/>
                <w:sz w:val="18"/>
              </w:rPr>
              <w:t>Description</w:t>
            </w:r>
          </w:p>
        </w:tc>
      </w:tr>
      <w:tr w:rsidR="00151516" w:rsidRPr="002D7375" w14:paraId="65E30D57" w14:textId="77777777" w:rsidTr="00E42760">
        <w:trPr>
          <w:trHeight w:val="332"/>
        </w:trPr>
        <w:tc>
          <w:tcPr>
            <w:tcW w:w="3238" w:type="dxa"/>
            <w:tcBorders>
              <w:top w:val="single" w:sz="4" w:space="0" w:color="000000"/>
              <w:bottom w:val="single" w:sz="2" w:space="0" w:color="000000"/>
            </w:tcBorders>
          </w:tcPr>
          <w:p w14:paraId="605D75E3" w14:textId="77777777" w:rsidR="00151516" w:rsidRPr="002D7375" w:rsidRDefault="00151516" w:rsidP="00E42760">
            <w:pPr>
              <w:pStyle w:val="TableParagraph"/>
              <w:spacing w:before="45"/>
              <w:rPr>
                <w:rFonts w:ascii="Arial" w:hAnsi="Arial" w:cs="Arial"/>
                <w:b/>
                <w:sz w:val="18"/>
              </w:rPr>
            </w:pPr>
            <w:r w:rsidRPr="002D7375">
              <w:rPr>
                <w:rFonts w:ascii="Arial" w:hAnsi="Arial" w:cs="Arial"/>
                <w:b/>
                <w:sz w:val="18"/>
              </w:rPr>
              <w:t>For Handling Individual Policies</w:t>
            </w:r>
          </w:p>
        </w:tc>
        <w:tc>
          <w:tcPr>
            <w:tcW w:w="4451" w:type="dxa"/>
            <w:tcBorders>
              <w:top w:val="single" w:sz="4" w:space="0" w:color="000000"/>
              <w:bottom w:val="single" w:sz="2" w:space="0" w:color="000000"/>
            </w:tcBorders>
          </w:tcPr>
          <w:p w14:paraId="7C806D03" w14:textId="77777777" w:rsidR="00151516" w:rsidRPr="002D7375" w:rsidRDefault="00151516" w:rsidP="00E42760">
            <w:pPr>
              <w:pStyle w:val="TableParagraph"/>
              <w:spacing w:before="0"/>
              <w:rPr>
                <w:rFonts w:ascii="Arial" w:hAnsi="Arial" w:cs="Arial"/>
                <w:sz w:val="18"/>
              </w:rPr>
            </w:pPr>
          </w:p>
        </w:tc>
      </w:tr>
      <w:tr w:rsidR="00151516" w:rsidRPr="002D7375" w14:paraId="777ADDCB" w14:textId="77777777" w:rsidTr="00E42760">
        <w:trPr>
          <w:trHeight w:val="335"/>
        </w:trPr>
        <w:tc>
          <w:tcPr>
            <w:tcW w:w="3238" w:type="dxa"/>
            <w:tcBorders>
              <w:top w:val="single" w:sz="2" w:space="0" w:color="000000"/>
              <w:bottom w:val="single" w:sz="2" w:space="0" w:color="000000"/>
            </w:tcBorders>
          </w:tcPr>
          <w:p w14:paraId="5283A92E"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130" w:name="_bookmark1385"/>
            <w:bookmarkStart w:id="1131" w:name="_bookmark1386"/>
            <w:bookmarkEnd w:id="1130"/>
            <w:bookmarkEnd w:id="1131"/>
            <w:r w:rsidRPr="002D7375">
              <w:rPr>
                <w:rFonts w:ascii="Arial" w:hAnsi="Arial" w:cs="Arial"/>
                <w:w w:val="95"/>
                <w:sz w:val="18"/>
              </w:rPr>
              <w:t>.ADD_POLICY</w:t>
            </w:r>
          </w:p>
        </w:tc>
        <w:tc>
          <w:tcPr>
            <w:tcW w:w="4451" w:type="dxa"/>
            <w:tcBorders>
              <w:top w:val="single" w:sz="2" w:space="0" w:color="000000"/>
              <w:bottom w:val="single" w:sz="2" w:space="0" w:color="000000"/>
            </w:tcBorders>
          </w:tcPr>
          <w:p w14:paraId="1FFE3D1A"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Thêm một ràng buộc vào table, view, synonym</w:t>
            </w:r>
          </w:p>
        </w:tc>
      </w:tr>
      <w:tr w:rsidR="00151516" w:rsidRPr="002D7375" w14:paraId="4381B061" w14:textId="77777777" w:rsidTr="00E42760">
        <w:trPr>
          <w:trHeight w:val="535"/>
        </w:trPr>
        <w:tc>
          <w:tcPr>
            <w:tcW w:w="3238" w:type="dxa"/>
            <w:tcBorders>
              <w:top w:val="single" w:sz="2" w:space="0" w:color="000000"/>
              <w:bottom w:val="single" w:sz="2" w:space="0" w:color="000000"/>
            </w:tcBorders>
          </w:tcPr>
          <w:p w14:paraId="3F9B9C4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DBMS_RLS.ENABLE_POLICY</w:t>
            </w:r>
          </w:p>
        </w:tc>
        <w:tc>
          <w:tcPr>
            <w:tcW w:w="4451" w:type="dxa"/>
            <w:tcBorders>
              <w:top w:val="single" w:sz="2" w:space="0" w:color="000000"/>
              <w:bottom w:val="single" w:sz="2" w:space="0" w:color="000000"/>
            </w:tcBorders>
          </w:tcPr>
          <w:p w14:paraId="4FC7EAA6"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Bật (hoặc vô hiệu) một chính sách mà bạn đã thêm vào bảng, view, or synonym</w:t>
            </w:r>
          </w:p>
        </w:tc>
      </w:tr>
      <w:tr w:rsidR="00151516" w:rsidRPr="002D7375" w14:paraId="4B64A07D" w14:textId="77777777" w:rsidTr="00E42760">
        <w:trPr>
          <w:trHeight w:val="535"/>
        </w:trPr>
        <w:tc>
          <w:tcPr>
            <w:tcW w:w="3238" w:type="dxa"/>
            <w:tcBorders>
              <w:top w:val="single" w:sz="2" w:space="0" w:color="000000"/>
              <w:bottom w:val="single" w:sz="2" w:space="0" w:color="000000"/>
            </w:tcBorders>
          </w:tcPr>
          <w:p w14:paraId="61585D6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DBMS_RLS.REFRESH_POLICY</w:t>
            </w:r>
          </w:p>
        </w:tc>
        <w:tc>
          <w:tcPr>
            <w:tcW w:w="4451" w:type="dxa"/>
            <w:tcBorders>
              <w:top w:val="single" w:sz="2" w:space="0" w:color="000000"/>
              <w:bottom w:val="single" w:sz="2" w:space="0" w:color="000000"/>
            </w:tcBorders>
          </w:tcPr>
          <w:p w14:paraId="1604A61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Vô hiệu hóa con trỏ được liên kết với các chính sách non static.</w:t>
            </w:r>
          </w:p>
        </w:tc>
      </w:tr>
      <w:tr w:rsidR="00151516" w:rsidRPr="002D7375" w14:paraId="6BDB9FAF" w14:textId="77777777" w:rsidTr="00E42760">
        <w:trPr>
          <w:trHeight w:val="334"/>
        </w:trPr>
        <w:tc>
          <w:tcPr>
            <w:tcW w:w="3238" w:type="dxa"/>
            <w:tcBorders>
              <w:top w:val="single" w:sz="2" w:space="0" w:color="000000"/>
              <w:bottom w:val="single" w:sz="2" w:space="0" w:color="000000"/>
            </w:tcBorders>
          </w:tcPr>
          <w:p w14:paraId="6E6DB6F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w:t>
            </w:r>
          </w:p>
        </w:tc>
        <w:tc>
          <w:tcPr>
            <w:tcW w:w="4451" w:type="dxa"/>
            <w:tcBorders>
              <w:top w:val="single" w:sz="2" w:space="0" w:color="000000"/>
              <w:bottom w:val="single" w:sz="2" w:space="0" w:color="000000"/>
            </w:tcBorders>
          </w:tcPr>
          <w:p w14:paraId="021146F4"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Bỏ một chính sách từ bảng, view, synonym</w:t>
            </w:r>
          </w:p>
        </w:tc>
      </w:tr>
      <w:tr w:rsidR="00151516" w:rsidRPr="002D7375" w14:paraId="23796C7A" w14:textId="77777777" w:rsidTr="00E42760">
        <w:trPr>
          <w:trHeight w:val="334"/>
        </w:trPr>
        <w:tc>
          <w:tcPr>
            <w:tcW w:w="3238" w:type="dxa"/>
            <w:tcBorders>
              <w:top w:val="single" w:sz="2" w:space="0" w:color="000000"/>
              <w:bottom w:val="single" w:sz="2" w:space="0" w:color="000000"/>
            </w:tcBorders>
          </w:tcPr>
          <w:p w14:paraId="6389DA63"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Grouped Policies</w:t>
            </w:r>
          </w:p>
        </w:tc>
        <w:tc>
          <w:tcPr>
            <w:tcW w:w="4451" w:type="dxa"/>
            <w:tcBorders>
              <w:top w:val="single" w:sz="2" w:space="0" w:color="000000"/>
              <w:bottom w:val="single" w:sz="2" w:space="0" w:color="000000"/>
            </w:tcBorders>
          </w:tcPr>
          <w:p w14:paraId="3A8BE267" w14:textId="77777777" w:rsidR="00151516" w:rsidRPr="002D7375" w:rsidRDefault="00151516" w:rsidP="00E42760">
            <w:pPr>
              <w:pStyle w:val="TableParagraph"/>
              <w:spacing w:before="0"/>
              <w:rPr>
                <w:rFonts w:ascii="Arial" w:hAnsi="Arial" w:cs="Arial"/>
                <w:sz w:val="18"/>
              </w:rPr>
            </w:pPr>
          </w:p>
        </w:tc>
      </w:tr>
      <w:tr w:rsidR="00151516" w:rsidRPr="002D7375" w14:paraId="5A2844D4" w14:textId="77777777" w:rsidTr="00E42760">
        <w:trPr>
          <w:trHeight w:val="335"/>
        </w:trPr>
        <w:tc>
          <w:tcPr>
            <w:tcW w:w="3238" w:type="dxa"/>
            <w:tcBorders>
              <w:top w:val="single" w:sz="2" w:space="0" w:color="000000"/>
              <w:bottom w:val="single" w:sz="2" w:space="0" w:color="000000"/>
            </w:tcBorders>
          </w:tcPr>
          <w:p w14:paraId="04433CBF"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132" w:name="_bookmark1389"/>
            <w:bookmarkStart w:id="1133" w:name="_bookmark1390"/>
            <w:bookmarkEnd w:id="1132"/>
            <w:bookmarkEnd w:id="1133"/>
            <w:r w:rsidRPr="002D7375">
              <w:rPr>
                <w:rFonts w:ascii="Arial" w:hAnsi="Arial" w:cs="Arial"/>
                <w:w w:val="95"/>
                <w:sz w:val="18"/>
              </w:rPr>
              <w:t>.CREATE_POLICY_GROUP</w:t>
            </w:r>
          </w:p>
        </w:tc>
        <w:tc>
          <w:tcPr>
            <w:tcW w:w="4451" w:type="dxa"/>
            <w:tcBorders>
              <w:top w:val="single" w:sz="2" w:space="0" w:color="000000"/>
              <w:bottom w:val="single" w:sz="2" w:space="0" w:color="000000"/>
            </w:tcBorders>
          </w:tcPr>
          <w:p w14:paraId="227E163F"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Tạo một nhóm chính sách</w:t>
            </w:r>
          </w:p>
        </w:tc>
      </w:tr>
      <w:tr w:rsidR="00151516" w:rsidRPr="002D7375" w14:paraId="0F95ACB1" w14:textId="77777777" w:rsidTr="00E42760">
        <w:trPr>
          <w:trHeight w:val="334"/>
        </w:trPr>
        <w:tc>
          <w:tcPr>
            <w:tcW w:w="3238" w:type="dxa"/>
            <w:tcBorders>
              <w:top w:val="single" w:sz="2" w:space="0" w:color="000000"/>
              <w:bottom w:val="single" w:sz="2" w:space="0" w:color="000000"/>
            </w:tcBorders>
          </w:tcPr>
          <w:p w14:paraId="55E55F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134" w:name="_bookmark1391"/>
            <w:bookmarkEnd w:id="1134"/>
            <w:r w:rsidRPr="002D7375">
              <w:rPr>
                <w:rFonts w:ascii="Arial" w:hAnsi="Arial" w:cs="Arial"/>
                <w:w w:val="95"/>
                <w:sz w:val="18"/>
              </w:rPr>
              <w:t>.DELETE_POLICY_GROUP</w:t>
            </w:r>
          </w:p>
        </w:tc>
        <w:tc>
          <w:tcPr>
            <w:tcW w:w="4451" w:type="dxa"/>
            <w:tcBorders>
              <w:top w:val="single" w:sz="2" w:space="0" w:color="000000"/>
              <w:bottom w:val="single" w:sz="2" w:space="0" w:color="000000"/>
            </w:tcBorders>
          </w:tcPr>
          <w:p w14:paraId="5B9F7699"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một nhóm chính sách</w:t>
            </w:r>
          </w:p>
        </w:tc>
      </w:tr>
      <w:tr w:rsidR="00151516" w:rsidRPr="002D7375" w14:paraId="35443A87" w14:textId="77777777" w:rsidTr="00E42760">
        <w:trPr>
          <w:trHeight w:val="334"/>
        </w:trPr>
        <w:tc>
          <w:tcPr>
            <w:tcW w:w="3238" w:type="dxa"/>
            <w:tcBorders>
              <w:top w:val="single" w:sz="2" w:space="0" w:color="000000"/>
              <w:bottom w:val="single" w:sz="2" w:space="0" w:color="000000"/>
            </w:tcBorders>
          </w:tcPr>
          <w:p w14:paraId="7C0EC55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DBMS_RLS.ADD_GROUPED_POLICY</w:t>
            </w:r>
          </w:p>
        </w:tc>
        <w:tc>
          <w:tcPr>
            <w:tcW w:w="4451" w:type="dxa"/>
            <w:tcBorders>
              <w:top w:val="single" w:sz="2" w:space="0" w:color="000000"/>
              <w:bottom w:val="single" w:sz="2" w:space="0" w:color="000000"/>
            </w:tcBorders>
          </w:tcPr>
          <w:p w14:paraId="5DB64A10" w14:textId="77777777" w:rsidR="00151516" w:rsidRPr="002D7375" w:rsidRDefault="00151516" w:rsidP="00E42760">
            <w:pPr>
              <w:pStyle w:val="TableParagraph"/>
              <w:spacing w:before="44"/>
              <w:ind w:left="366"/>
              <w:rPr>
                <w:rFonts w:ascii="Arial" w:hAnsi="Arial" w:cs="Arial"/>
                <w:sz w:val="18"/>
              </w:rPr>
            </w:pPr>
            <w:bookmarkStart w:id="1135" w:name="_bookmark1392"/>
            <w:bookmarkEnd w:id="1135"/>
            <w:r w:rsidRPr="002D7375">
              <w:rPr>
                <w:rFonts w:ascii="Arial" w:hAnsi="Arial" w:cs="Arial"/>
                <w:sz w:val="18"/>
              </w:rPr>
              <w:t>Thêm một chính sách vào nhóm được chỉ định</w:t>
            </w:r>
          </w:p>
        </w:tc>
      </w:tr>
      <w:tr w:rsidR="00151516" w:rsidRPr="002D7375" w14:paraId="72695F2D" w14:textId="77777777" w:rsidTr="00E42760">
        <w:trPr>
          <w:trHeight w:val="335"/>
        </w:trPr>
        <w:tc>
          <w:tcPr>
            <w:tcW w:w="3238" w:type="dxa"/>
            <w:tcBorders>
              <w:top w:val="single" w:sz="2" w:space="0" w:color="000000"/>
              <w:bottom w:val="single" w:sz="2" w:space="0" w:color="000000"/>
            </w:tcBorders>
          </w:tcPr>
          <w:p w14:paraId="15862A68"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136" w:name="_bookmark1393"/>
            <w:bookmarkEnd w:id="1136"/>
            <w:r w:rsidRPr="002D7375">
              <w:rPr>
                <w:rFonts w:ascii="Arial" w:hAnsi="Arial" w:cs="Arial"/>
                <w:w w:val="95"/>
                <w:sz w:val="18"/>
              </w:rPr>
              <w:t>.ENABLE_GROUPED_POLICY</w:t>
            </w:r>
          </w:p>
        </w:tc>
        <w:tc>
          <w:tcPr>
            <w:tcW w:w="4451" w:type="dxa"/>
            <w:tcBorders>
              <w:top w:val="single" w:sz="2" w:space="0" w:color="000000"/>
              <w:bottom w:val="single" w:sz="2" w:space="0" w:color="000000"/>
            </w:tcBorders>
          </w:tcPr>
          <w:p w14:paraId="571597B2"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Kích hoạt một chính sách trong một nhóm</w:t>
            </w:r>
          </w:p>
        </w:tc>
      </w:tr>
      <w:tr w:rsidR="00151516" w:rsidRPr="002D7375" w14:paraId="698114B4" w14:textId="77777777" w:rsidTr="00E42760">
        <w:trPr>
          <w:trHeight w:val="535"/>
        </w:trPr>
        <w:tc>
          <w:tcPr>
            <w:tcW w:w="3238" w:type="dxa"/>
            <w:tcBorders>
              <w:top w:val="single" w:sz="2" w:space="0" w:color="000000"/>
              <w:bottom w:val="single" w:sz="2" w:space="0" w:color="000000"/>
            </w:tcBorders>
          </w:tcPr>
          <w:p w14:paraId="4F75478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DBMS_RLS.REFRESH_GROUPED_POLICY</w:t>
            </w:r>
          </w:p>
        </w:tc>
        <w:tc>
          <w:tcPr>
            <w:tcW w:w="4451" w:type="dxa"/>
            <w:tcBorders>
              <w:top w:val="single" w:sz="2" w:space="0" w:color="000000"/>
              <w:bottom w:val="single" w:sz="2" w:space="0" w:color="000000"/>
            </w:tcBorders>
          </w:tcPr>
          <w:p w14:paraId="6146859F"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Phân tích cú pháp một lần nữa các câu lệnh SQL được liên kết với chính sách được làm mới</w:t>
            </w:r>
          </w:p>
        </w:tc>
      </w:tr>
      <w:tr w:rsidR="00151516" w:rsidRPr="002D7375" w14:paraId="0A78F06D" w14:textId="77777777" w:rsidTr="00E42760">
        <w:trPr>
          <w:trHeight w:val="334"/>
        </w:trPr>
        <w:tc>
          <w:tcPr>
            <w:tcW w:w="3238" w:type="dxa"/>
            <w:tcBorders>
              <w:top w:val="single" w:sz="2" w:space="0" w:color="000000"/>
              <w:bottom w:val="single" w:sz="2" w:space="0" w:color="000000"/>
            </w:tcBorders>
          </w:tcPr>
          <w:p w14:paraId="1804257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w:t>
            </w:r>
            <w:bookmarkStart w:id="1137" w:name="_bookmark1395"/>
            <w:bookmarkEnd w:id="1137"/>
            <w:r w:rsidRPr="002D7375">
              <w:rPr>
                <w:rFonts w:ascii="Arial" w:hAnsi="Arial" w:cs="Arial"/>
                <w:w w:val="90"/>
                <w:sz w:val="18"/>
              </w:rPr>
              <w:t>.DISABLE_GROUPED_POLICY</w:t>
            </w:r>
          </w:p>
        </w:tc>
        <w:tc>
          <w:tcPr>
            <w:tcW w:w="4451" w:type="dxa"/>
            <w:tcBorders>
              <w:top w:val="single" w:sz="2" w:space="0" w:color="000000"/>
              <w:bottom w:val="single" w:sz="2" w:space="0" w:color="000000"/>
            </w:tcBorders>
          </w:tcPr>
          <w:p w14:paraId="721E2B88"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Vô hiệu một chính sách trong một group</w:t>
            </w:r>
          </w:p>
        </w:tc>
      </w:tr>
      <w:tr w:rsidR="00151516" w:rsidRPr="002D7375" w14:paraId="097ADCBE" w14:textId="77777777" w:rsidTr="00E42760">
        <w:trPr>
          <w:trHeight w:val="535"/>
        </w:trPr>
        <w:tc>
          <w:tcPr>
            <w:tcW w:w="3238" w:type="dxa"/>
            <w:tcBorders>
              <w:top w:val="single" w:sz="2" w:space="0" w:color="000000"/>
              <w:bottom w:val="single" w:sz="2" w:space="0" w:color="000000"/>
            </w:tcBorders>
          </w:tcPr>
          <w:p w14:paraId="5CAC4E5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DBMS_RLS.DROP_GROUPED_POLICY</w:t>
            </w:r>
          </w:p>
        </w:tc>
        <w:tc>
          <w:tcPr>
            <w:tcW w:w="4451" w:type="dxa"/>
            <w:tcBorders>
              <w:top w:val="single" w:sz="2" w:space="0" w:color="000000"/>
              <w:bottom w:val="single" w:sz="2" w:space="0" w:color="000000"/>
            </w:tcBorders>
          </w:tcPr>
          <w:p w14:paraId="5946BAD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Xoá một chính sách trong một group chỉ định</w:t>
            </w:r>
          </w:p>
        </w:tc>
      </w:tr>
      <w:tr w:rsidR="00151516" w:rsidRPr="002D7375" w14:paraId="1212F907" w14:textId="77777777" w:rsidTr="00E42760">
        <w:trPr>
          <w:trHeight w:val="335"/>
        </w:trPr>
        <w:tc>
          <w:tcPr>
            <w:tcW w:w="3238" w:type="dxa"/>
            <w:tcBorders>
              <w:top w:val="single" w:sz="2" w:space="0" w:color="000000"/>
              <w:bottom w:val="single" w:sz="2" w:space="0" w:color="000000"/>
            </w:tcBorders>
          </w:tcPr>
          <w:p w14:paraId="49732A8F"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Application Contexts</w:t>
            </w:r>
          </w:p>
        </w:tc>
        <w:tc>
          <w:tcPr>
            <w:tcW w:w="4451" w:type="dxa"/>
            <w:tcBorders>
              <w:top w:val="single" w:sz="2" w:space="0" w:color="000000"/>
              <w:bottom w:val="single" w:sz="2" w:space="0" w:color="000000"/>
            </w:tcBorders>
          </w:tcPr>
          <w:p w14:paraId="62347901" w14:textId="77777777" w:rsidR="00151516" w:rsidRPr="002D7375" w:rsidRDefault="00151516" w:rsidP="00E42760">
            <w:pPr>
              <w:pStyle w:val="TableParagraph"/>
              <w:spacing w:before="0"/>
              <w:rPr>
                <w:rFonts w:ascii="Arial" w:hAnsi="Arial" w:cs="Arial"/>
                <w:sz w:val="18"/>
              </w:rPr>
            </w:pPr>
          </w:p>
        </w:tc>
      </w:tr>
      <w:tr w:rsidR="00151516" w:rsidRPr="002D7375" w14:paraId="322C9FF5" w14:textId="77777777" w:rsidTr="00E42760">
        <w:trPr>
          <w:trHeight w:val="334"/>
        </w:trPr>
        <w:tc>
          <w:tcPr>
            <w:tcW w:w="3238" w:type="dxa"/>
            <w:tcBorders>
              <w:top w:val="single" w:sz="2" w:space="0" w:color="000000"/>
              <w:bottom w:val="single" w:sz="2" w:space="0" w:color="000000"/>
            </w:tcBorders>
          </w:tcPr>
          <w:p w14:paraId="7CE836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138" w:name="_bookmark1396"/>
            <w:bookmarkStart w:id="1139" w:name="_bookmark1397"/>
            <w:bookmarkEnd w:id="1138"/>
            <w:bookmarkEnd w:id="1139"/>
            <w:r w:rsidRPr="002D7375">
              <w:rPr>
                <w:rFonts w:ascii="Arial" w:hAnsi="Arial" w:cs="Arial"/>
                <w:w w:val="95"/>
                <w:sz w:val="18"/>
              </w:rPr>
              <w:t>.ADD_POLICY_CONTEXT</w:t>
            </w:r>
          </w:p>
        </w:tc>
        <w:tc>
          <w:tcPr>
            <w:tcW w:w="4451" w:type="dxa"/>
            <w:tcBorders>
              <w:top w:val="single" w:sz="2" w:space="0" w:color="000000"/>
              <w:bottom w:val="single" w:sz="2" w:space="0" w:color="000000"/>
            </w:tcBorders>
          </w:tcPr>
          <w:p w14:paraId="73918F1F"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Thêm ngữ cảnh cho ứng dụng đang hoạt động</w:t>
            </w:r>
          </w:p>
        </w:tc>
      </w:tr>
      <w:tr w:rsidR="00151516" w:rsidRPr="002D7375" w14:paraId="1E53EC3E" w14:textId="77777777" w:rsidTr="00E42760">
        <w:trPr>
          <w:trHeight w:val="332"/>
        </w:trPr>
        <w:tc>
          <w:tcPr>
            <w:tcW w:w="3238" w:type="dxa"/>
            <w:tcBorders>
              <w:top w:val="single" w:sz="2" w:space="0" w:color="000000"/>
              <w:bottom w:val="single" w:sz="4" w:space="0" w:color="000000"/>
            </w:tcBorders>
          </w:tcPr>
          <w:p w14:paraId="7501520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DBMS_RLS.DROP_POLICY_CONTEXT</w:t>
            </w:r>
          </w:p>
        </w:tc>
        <w:tc>
          <w:tcPr>
            <w:tcW w:w="4451" w:type="dxa"/>
            <w:tcBorders>
              <w:top w:val="single" w:sz="2" w:space="0" w:color="000000"/>
              <w:bottom w:val="single" w:sz="4" w:space="0" w:color="000000"/>
            </w:tcBorders>
          </w:tcPr>
          <w:p w14:paraId="4EB55A3E"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ngữ cảnh của ứng dụng</w:t>
            </w:r>
          </w:p>
        </w:tc>
      </w:tr>
    </w:tbl>
    <w:p w14:paraId="149AD9B2" w14:textId="77777777" w:rsidR="00151516" w:rsidRPr="002D7375" w:rsidRDefault="00151516" w:rsidP="00151516">
      <w:pPr>
        <w:rPr>
          <w:rFonts w:ascii="Arial" w:hAnsi="Arial" w:cs="Arial"/>
          <w:sz w:val="18"/>
        </w:rPr>
        <w:sectPr w:rsidR="00151516" w:rsidRPr="002D7375">
          <w:headerReference w:type="even" r:id="rId154"/>
          <w:headerReference w:type="default" r:id="rId155"/>
          <w:pgSz w:w="12240" w:h="15840"/>
          <w:pgMar w:top="840" w:right="1060" w:bottom="860" w:left="1100" w:header="549" w:footer="663" w:gutter="0"/>
          <w:cols w:space="720"/>
        </w:sectPr>
      </w:pPr>
    </w:p>
    <w:p w14:paraId="139E4CF8" w14:textId="77777777" w:rsidR="00151516" w:rsidRPr="002D7375" w:rsidRDefault="00151516" w:rsidP="00151516">
      <w:pPr>
        <w:pStyle w:val="BodyText"/>
        <w:rPr>
          <w:rFonts w:ascii="Arial" w:hAnsi="Arial" w:cs="Arial"/>
          <w:b/>
          <w:i/>
        </w:rPr>
      </w:pPr>
    </w:p>
    <w:p w14:paraId="3AFB8EA0" w14:textId="77777777" w:rsidR="00151516" w:rsidRPr="002D7375" w:rsidRDefault="00151516" w:rsidP="00151516">
      <w:pPr>
        <w:pStyle w:val="BodyText"/>
        <w:spacing w:before="4"/>
        <w:rPr>
          <w:rFonts w:ascii="Arial" w:hAnsi="Arial" w:cs="Arial"/>
          <w:b/>
          <w:i/>
          <w:sz w:val="21"/>
        </w:rPr>
      </w:pPr>
    </w:p>
    <w:p w14:paraId="5F9B635E" w14:textId="77777777" w:rsidR="00151516" w:rsidRPr="002D7375" w:rsidRDefault="00151516" w:rsidP="00151516">
      <w:pPr>
        <w:ind w:left="2980"/>
        <w:rPr>
          <w:rFonts w:ascii="Arial" w:hAnsi="Arial" w:cs="Arial"/>
          <w:b/>
          <w:sz w:val="19"/>
        </w:rPr>
      </w:pPr>
      <w:r w:rsidRPr="002D7375">
        <w:rPr>
          <w:rFonts w:ascii="Arial" w:hAnsi="Arial" w:cs="Arial"/>
          <w:b/>
          <w:sz w:val="19"/>
        </w:rPr>
        <w:t>See Also:</w:t>
      </w:r>
    </w:p>
    <w:p w14:paraId="674005C8" w14:textId="77777777" w:rsidR="00151516" w:rsidRPr="002D7375" w:rsidRDefault="008D1AB8" w:rsidP="006F7931">
      <w:pPr>
        <w:pStyle w:val="ListParagraph"/>
        <w:numPr>
          <w:ilvl w:val="2"/>
          <w:numId w:val="137"/>
        </w:numPr>
        <w:tabs>
          <w:tab w:val="left" w:pos="3340"/>
        </w:tabs>
        <w:spacing w:before="133" w:line="232" w:lineRule="auto"/>
        <w:ind w:left="3340" w:right="937"/>
        <w:rPr>
          <w:rFonts w:ascii="Arial" w:hAnsi="Arial" w:cs="Arial"/>
          <w:sz w:val="20"/>
        </w:rPr>
      </w:pPr>
      <w:hyperlink w:anchor="_bookmark1370" w:history="1">
        <w:r w:rsidR="00151516" w:rsidRPr="002D7375">
          <w:rPr>
            <w:rFonts w:ascii="Arial" w:hAnsi="Arial" w:cs="Arial"/>
            <w:color w:val="0000CC"/>
            <w:sz w:val="20"/>
          </w:rPr>
          <w:t xml:space="preserve">"Components of an Oracle Virtual Private Database Policy" </w:t>
        </w:r>
      </w:hyperlink>
      <w:hyperlink w:anchor="_bookmark1370" w:history="1">
        <w:r w:rsidR="00151516" w:rsidRPr="002D7375">
          <w:rPr>
            <w:rFonts w:ascii="Arial" w:hAnsi="Arial" w:cs="Arial"/>
            <w:sz w:val="20"/>
          </w:rPr>
          <w:t>on</w:t>
        </w:r>
      </w:hyperlink>
      <w:hyperlink w:anchor="_bookmark1370" w:history="1">
        <w:r w:rsidR="00151516" w:rsidRPr="002D7375">
          <w:rPr>
            <w:rFonts w:ascii="Arial" w:hAnsi="Arial" w:cs="Arial"/>
            <w:sz w:val="20"/>
          </w:rPr>
          <w:t xml:space="preserve"> page 7-4 </w:t>
        </w:r>
      </w:hyperlink>
      <w:r w:rsidR="00151516" w:rsidRPr="002D7375">
        <w:rPr>
          <w:rFonts w:ascii="Arial" w:hAnsi="Arial" w:cs="Arial"/>
          <w:sz w:val="20"/>
        </w:rPr>
        <w:t xml:space="preserve">for a description of the type of function that you need to create to control user access to a database table, </w:t>
      </w:r>
      <w:r w:rsidR="00151516" w:rsidRPr="002D7375">
        <w:rPr>
          <w:rFonts w:ascii="Arial" w:hAnsi="Arial" w:cs="Arial"/>
          <w:spacing w:val="-4"/>
          <w:sz w:val="20"/>
        </w:rPr>
        <w:t xml:space="preserve">view, </w:t>
      </w:r>
      <w:r w:rsidR="00151516" w:rsidRPr="002D7375">
        <w:rPr>
          <w:rFonts w:ascii="Arial" w:hAnsi="Arial" w:cs="Arial"/>
          <w:sz w:val="20"/>
        </w:rPr>
        <w:t>or</w:t>
      </w:r>
      <w:r w:rsidR="00151516" w:rsidRPr="002D7375">
        <w:rPr>
          <w:rFonts w:ascii="Arial" w:hAnsi="Arial" w:cs="Arial"/>
          <w:spacing w:val="-30"/>
          <w:sz w:val="20"/>
        </w:rPr>
        <w:t xml:space="preserve"> </w:t>
      </w:r>
      <w:r w:rsidR="00151516" w:rsidRPr="002D7375">
        <w:rPr>
          <w:rFonts w:ascii="Arial" w:hAnsi="Arial" w:cs="Arial"/>
          <w:sz w:val="20"/>
        </w:rPr>
        <w:t>synonym</w:t>
      </w:r>
    </w:p>
    <w:p w14:paraId="1E2AB46E" w14:textId="77777777" w:rsidR="00151516" w:rsidRPr="002D7375" w:rsidRDefault="008D1AB8" w:rsidP="006F7931">
      <w:pPr>
        <w:pStyle w:val="ListParagraph"/>
        <w:numPr>
          <w:ilvl w:val="2"/>
          <w:numId w:val="137"/>
        </w:numPr>
        <w:tabs>
          <w:tab w:val="left" w:pos="3340"/>
        </w:tabs>
        <w:spacing w:line="244" w:lineRule="exact"/>
        <w:ind w:left="3340"/>
        <w:rPr>
          <w:rFonts w:ascii="Arial" w:hAnsi="Arial" w:cs="Arial"/>
          <w:sz w:val="20"/>
        </w:rPr>
      </w:pPr>
      <w:hyperlink w:anchor="_bookmark1122" w:history="1">
        <w:r w:rsidR="00151516" w:rsidRPr="002D7375">
          <w:rPr>
            <w:rFonts w:ascii="Arial" w:hAnsi="Arial" w:cs="Arial"/>
            <w:color w:val="0000CC"/>
            <w:sz w:val="20"/>
          </w:rPr>
          <w:t>Chapter 6, "Using Application</w:t>
        </w:r>
        <w:r w:rsidR="00151516" w:rsidRPr="002D7375">
          <w:rPr>
            <w:rFonts w:ascii="Arial" w:hAnsi="Arial" w:cs="Arial"/>
            <w:color w:val="0000CC"/>
            <w:spacing w:val="-3"/>
            <w:sz w:val="20"/>
          </w:rPr>
          <w:t xml:space="preserve"> </w:t>
        </w:r>
        <w:r w:rsidR="00151516" w:rsidRPr="002D7375">
          <w:rPr>
            <w:rFonts w:ascii="Arial" w:hAnsi="Arial" w:cs="Arial"/>
            <w:color w:val="0000CC"/>
            <w:sz w:val="20"/>
          </w:rPr>
          <w:t>Contexts</w:t>
        </w:r>
      </w:hyperlink>
    </w:p>
    <w:p w14:paraId="6758B394" w14:textId="77777777" w:rsidR="00151516" w:rsidRPr="002D7375" w:rsidRDefault="008D1AB8" w:rsidP="00151516">
      <w:pPr>
        <w:pStyle w:val="BodyText"/>
        <w:spacing w:before="2" w:line="232" w:lineRule="auto"/>
        <w:ind w:left="3340" w:right="848"/>
        <w:rPr>
          <w:rFonts w:ascii="Arial" w:hAnsi="Arial" w:cs="Arial"/>
        </w:rPr>
      </w:pPr>
      <w:hyperlink w:anchor="_bookmark1122" w:history="1">
        <w:r w:rsidR="00151516" w:rsidRPr="002D7375">
          <w:rPr>
            <w:rFonts w:ascii="Arial" w:hAnsi="Arial" w:cs="Arial"/>
            <w:color w:val="0000CC"/>
          </w:rPr>
          <w:t xml:space="preserve">to Retrieve User Information" </w:t>
        </w:r>
      </w:hyperlink>
      <w:r w:rsidR="00151516" w:rsidRPr="002D7375">
        <w:rPr>
          <w:rFonts w:ascii="Arial" w:hAnsi="Arial" w:cs="Arial"/>
        </w:rPr>
        <w:t>if you plan to use application contexts in the Oracle Virtual Private Database policy (which in most cases, you would)</w:t>
      </w:r>
    </w:p>
    <w:p w14:paraId="50EE29E1" w14:textId="77777777" w:rsidR="00151516" w:rsidRPr="002D7375" w:rsidRDefault="008D1AB8" w:rsidP="006F7931">
      <w:pPr>
        <w:pStyle w:val="ListParagraph"/>
        <w:numPr>
          <w:ilvl w:val="2"/>
          <w:numId w:val="137"/>
        </w:numPr>
        <w:tabs>
          <w:tab w:val="left" w:pos="3340"/>
        </w:tabs>
        <w:spacing w:before="117" w:line="232" w:lineRule="auto"/>
        <w:ind w:left="3340" w:right="1111"/>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9"/>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9"/>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 7-19 </w:t>
        </w:r>
      </w:hyperlink>
      <w:r w:rsidR="00151516" w:rsidRPr="002D7375">
        <w:rPr>
          <w:rFonts w:ascii="Arial" w:hAnsi="Arial" w:cs="Arial"/>
          <w:sz w:val="20"/>
        </w:rPr>
        <w:t>for examples of using application contexts in sample Oracle Virtual Private Database</w:t>
      </w:r>
      <w:r w:rsidR="00151516" w:rsidRPr="002D7375">
        <w:rPr>
          <w:rFonts w:ascii="Arial" w:hAnsi="Arial" w:cs="Arial"/>
          <w:spacing w:val="-4"/>
          <w:sz w:val="20"/>
        </w:rPr>
        <w:t xml:space="preserve"> </w:t>
      </w:r>
      <w:r w:rsidR="00151516" w:rsidRPr="002D7375">
        <w:rPr>
          <w:rFonts w:ascii="Arial" w:hAnsi="Arial" w:cs="Arial"/>
          <w:sz w:val="20"/>
        </w:rPr>
        <w:t>functions</w:t>
      </w:r>
    </w:p>
    <w:p w14:paraId="5BC972E8" w14:textId="77777777" w:rsidR="00151516" w:rsidRPr="002D7375" w:rsidRDefault="00151516" w:rsidP="00151516">
      <w:pPr>
        <w:pStyle w:val="Heading4"/>
        <w:ind w:left="0"/>
      </w:pPr>
      <w:bookmarkStart w:id="1140" w:name="Attaching_a_Policy_to_a_Database_Table,_"/>
      <w:bookmarkStart w:id="1141" w:name="_bookmark1398"/>
      <w:bookmarkEnd w:id="1140"/>
      <w:bookmarkEnd w:id="1141"/>
    </w:p>
    <w:p w14:paraId="5A4A03C6" w14:textId="77777777" w:rsidR="00151516" w:rsidRPr="002D7375" w:rsidRDefault="00151516" w:rsidP="00151516">
      <w:pPr>
        <w:pStyle w:val="Heading4"/>
      </w:pPr>
      <w:r w:rsidRPr="002D7375">
        <w:t>Gắn một ràng buộc tới một table, view, hay synonym</w:t>
      </w:r>
    </w:p>
    <w:p w14:paraId="647FA66F" w14:textId="77777777" w:rsidR="00151516" w:rsidRPr="002D7375" w:rsidRDefault="00151516" w:rsidP="00151516">
      <w:pPr>
        <w:pStyle w:val="BodyText"/>
        <w:spacing w:before="82" w:line="230" w:lineRule="auto"/>
        <w:ind w:left="2259" w:right="102"/>
        <w:rPr>
          <w:rFonts w:ascii="Arial" w:hAnsi="Arial" w:cs="Arial"/>
        </w:rPr>
      </w:pPr>
      <w:r w:rsidRPr="002D7375">
        <w:rPr>
          <w:rFonts w:ascii="Arial" w:hAnsi="Arial" w:cs="Arial"/>
        </w:rPr>
        <w:t>Để gắn một ràng buộc tới table, view, hay synonym, bạn sử dụng thủ tục DBMS_RLS.ADD_POLICY. bạn cần xác định bảng, view, hay synonym mà cần thêm ràng buộc, và tên của ràng buộc đó. Bạn cũng có thể xác định thông tin khác, như là loại của câu truy vấn (SELECT, UPDATE, DELETE, CREATE INDEX, hay ALTERINDEX).</w:t>
      </w:r>
    </w:p>
    <w:p w14:paraId="1020D28F" w14:textId="77777777" w:rsidR="00151516" w:rsidRPr="002D7375" w:rsidRDefault="008D1AB8" w:rsidP="00151516">
      <w:pPr>
        <w:pStyle w:val="BodyText"/>
        <w:spacing w:before="118" w:line="228" w:lineRule="auto"/>
        <w:ind w:left="2259" w:right="203"/>
        <w:rPr>
          <w:rFonts w:ascii="Arial" w:hAnsi="Arial" w:cs="Arial"/>
        </w:rPr>
      </w:pPr>
      <w:hyperlink w:anchor="_bookmark1400" w:history="1">
        <w:r w:rsidR="00151516" w:rsidRPr="002D7375">
          <w:rPr>
            <w:rFonts w:ascii="Arial" w:hAnsi="Arial" w:cs="Arial"/>
            <w:color w:val="0000CC"/>
          </w:rPr>
          <w:t xml:space="preserve">Example 7–1 </w:t>
        </w:r>
      </w:hyperlink>
      <w:r w:rsidR="00151516" w:rsidRPr="002D7375">
        <w:rPr>
          <w:rFonts w:ascii="Arial" w:hAnsi="Arial" w:cs="Arial"/>
        </w:rPr>
        <w:t>cho thấy cách sử dụng DBMS_RLS.ADD_POLICY để đính kèm chính sách Oracle VPD có tên là secure_update vào bảng HR.EMPLOYEES. Hàm được đính kèm với chính sách là check_updates.</w:t>
      </w:r>
    </w:p>
    <w:p w14:paraId="563A7072" w14:textId="77777777" w:rsidR="00151516" w:rsidRPr="002D7375" w:rsidRDefault="00151516" w:rsidP="00151516">
      <w:pPr>
        <w:pStyle w:val="BodyText"/>
        <w:spacing w:before="10"/>
        <w:rPr>
          <w:rFonts w:ascii="Arial" w:hAnsi="Arial" w:cs="Arial"/>
          <w:sz w:val="25"/>
        </w:rPr>
      </w:pPr>
    </w:p>
    <w:p w14:paraId="1AF89D9B" w14:textId="77777777" w:rsidR="00151516" w:rsidRPr="002D7375" w:rsidRDefault="00151516" w:rsidP="00151516">
      <w:pPr>
        <w:ind w:left="2260"/>
        <w:rPr>
          <w:rFonts w:ascii="Arial" w:hAnsi="Arial" w:cs="Arial"/>
          <w:b/>
          <w:i/>
          <w:sz w:val="18"/>
        </w:rPr>
      </w:pPr>
      <w:bookmarkStart w:id="1142" w:name="_bookmark1400"/>
      <w:bookmarkEnd w:id="1142"/>
      <w:r w:rsidRPr="002D7375">
        <w:rPr>
          <w:rFonts w:ascii="Arial" w:hAnsi="Arial" w:cs="Arial"/>
          <w:b/>
          <w:i/>
          <w:sz w:val="18"/>
        </w:rPr>
        <w:t>Example 7–1 Attaching a Simple Oracle Virtual Private Database Policy to a Table</w:t>
      </w:r>
    </w:p>
    <w:p w14:paraId="4EC31521" w14:textId="77777777" w:rsidR="00151516" w:rsidRPr="002D7375" w:rsidRDefault="00151516" w:rsidP="00151516">
      <w:pPr>
        <w:spacing w:before="112" w:line="259" w:lineRule="auto"/>
        <w:ind w:left="2352" w:right="58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D0E7A51" w14:textId="77777777" w:rsidR="00151516" w:rsidRPr="002D7375" w:rsidRDefault="00151516" w:rsidP="00151516">
      <w:pPr>
        <w:tabs>
          <w:tab w:val="left" w:pos="3927"/>
        </w:tabs>
        <w:spacing w:line="259" w:lineRule="auto"/>
        <w:ind w:left="2444" w:right="4388"/>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'secure_update', policy_function =&gt;</w:t>
      </w:r>
      <w:r w:rsidRPr="002D7375">
        <w:rPr>
          <w:rFonts w:ascii="Arial" w:hAnsi="Arial" w:cs="Arial"/>
          <w:spacing w:val="10"/>
          <w:w w:val="85"/>
          <w:sz w:val="18"/>
        </w:rPr>
        <w:t xml:space="preserve"> </w:t>
      </w:r>
      <w:r w:rsidRPr="002D7375">
        <w:rPr>
          <w:rFonts w:ascii="Arial" w:hAnsi="Arial" w:cs="Arial"/>
          <w:w w:val="85"/>
          <w:sz w:val="18"/>
        </w:rPr>
        <w:t>'check_updates',</w:t>
      </w:r>
    </w:p>
    <w:p w14:paraId="1F773B69"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w:t>
      </w:r>
    </w:p>
    <w:p w14:paraId="3C2EF7A6" w14:textId="77777777" w:rsidR="00151516" w:rsidRPr="002D7375" w:rsidRDefault="00151516" w:rsidP="00151516">
      <w:pPr>
        <w:pStyle w:val="BodyText"/>
        <w:spacing w:before="3"/>
        <w:rPr>
          <w:rFonts w:ascii="Arial" w:hAnsi="Arial" w:cs="Arial"/>
          <w:sz w:val="18"/>
        </w:rPr>
      </w:pPr>
    </w:p>
    <w:p w14:paraId="70DF603C" w14:textId="77777777" w:rsidR="00151516" w:rsidRPr="002D7375" w:rsidRDefault="00151516" w:rsidP="00151516">
      <w:pPr>
        <w:spacing w:before="140"/>
        <w:ind w:left="2352"/>
        <w:rPr>
          <w:rFonts w:ascii="Arial" w:hAnsi="Arial" w:cs="Arial"/>
          <w:sz w:val="20"/>
          <w:szCs w:val="20"/>
        </w:rPr>
      </w:pPr>
      <w:r w:rsidRPr="002D7375">
        <w:rPr>
          <w:rFonts w:ascii="Arial" w:hAnsi="Arial" w:cs="Arial"/>
          <w:sz w:val="20"/>
          <w:szCs w:val="20"/>
        </w:rPr>
        <w:t>Nếu hàm được tạo bên trong một gói, hãy bao gồm tên gói. Ví dụ:</w:t>
      </w:r>
    </w:p>
    <w:p w14:paraId="447BE232" w14:textId="77777777" w:rsidR="00151516" w:rsidRPr="002D7375" w:rsidRDefault="00151516" w:rsidP="00151516">
      <w:pPr>
        <w:spacing w:before="140"/>
        <w:ind w:left="2352"/>
        <w:rPr>
          <w:rFonts w:ascii="Arial" w:hAnsi="Arial" w:cs="Arial"/>
          <w:sz w:val="18"/>
        </w:rPr>
      </w:pPr>
      <w:r w:rsidRPr="002D7375">
        <w:rPr>
          <w:rFonts w:ascii="Arial" w:hAnsi="Arial" w:cs="Arial"/>
          <w:w w:val="95"/>
          <w:sz w:val="18"/>
        </w:rPr>
        <w:t>policy_function =&gt; 'pkg.check_updates',</w:t>
      </w:r>
    </w:p>
    <w:p w14:paraId="5FA17081" w14:textId="77777777" w:rsidR="00151516" w:rsidRPr="002D7375" w:rsidRDefault="00151516" w:rsidP="00151516">
      <w:pPr>
        <w:spacing w:before="17"/>
        <w:ind w:left="2260"/>
        <w:rPr>
          <w:rFonts w:ascii="Arial" w:hAnsi="Arial" w:cs="Arial"/>
          <w:sz w:val="18"/>
        </w:rPr>
      </w:pPr>
      <w:r w:rsidRPr="002D7375">
        <w:rPr>
          <w:rFonts w:ascii="Arial" w:hAnsi="Arial" w:cs="Arial"/>
          <w:w w:val="95"/>
          <w:sz w:val="18"/>
        </w:rPr>
        <w:t>...</w:t>
      </w:r>
    </w:p>
    <w:p w14:paraId="4F65E49F" w14:textId="77777777" w:rsidR="00151516" w:rsidRPr="002D7375" w:rsidRDefault="008D1AB8" w:rsidP="00151516">
      <w:pPr>
        <w:pStyle w:val="BodyText"/>
        <w:spacing w:before="5"/>
        <w:rPr>
          <w:rFonts w:ascii="Arial" w:hAnsi="Arial" w:cs="Arial"/>
          <w:sz w:val="19"/>
        </w:rPr>
      </w:pPr>
      <w:r>
        <w:rPr>
          <w:rFonts w:ascii="Arial" w:hAnsi="Arial" w:cs="Arial"/>
        </w:rPr>
        <w:pict w14:anchorId="764F5937">
          <v:group id="_x0000_s1687" style="position:absolute;margin-left:204pt;margin-top:13.05pt;width:300pt;height:2.55pt;z-index:502630128;mso-wrap-distance-left:0;mso-wrap-distance-right:0;mso-position-horizontal-relative:page" coordorigin="4080,261" coordsize="6000,51">
            <v:line id="_x0000_s1688" style="position:absolute" from="4080,263" to="10080,263" strokeweight=".24pt"/>
            <v:line id="_x0000_s1689" style="position:absolute" from="4080,309" to="10080,309" strokeweight=".24pt"/>
            <w10:wrap type="topAndBottom" anchorx="page"/>
          </v:group>
        </w:pict>
      </w:r>
    </w:p>
    <w:p w14:paraId="130086D9" w14:textId="77777777" w:rsidR="00151516" w:rsidRPr="002D7375" w:rsidRDefault="00151516" w:rsidP="00151516">
      <w:pPr>
        <w:pStyle w:val="BodyText"/>
        <w:tabs>
          <w:tab w:val="left" w:pos="3704"/>
        </w:tabs>
        <w:spacing w:before="25" w:after="105" w:line="232" w:lineRule="auto"/>
        <w:ind w:left="2980" w:right="1534" w:hanging="1"/>
        <w:rPr>
          <w:rFonts w:ascii="Arial" w:hAnsi="Arial" w:cs="Arial"/>
        </w:rPr>
      </w:pPr>
      <w:r w:rsidRPr="002D7375">
        <w:rPr>
          <w:rFonts w:ascii="Arial" w:hAnsi="Arial" w:cs="Arial"/>
          <w:b/>
          <w:sz w:val="19"/>
        </w:rPr>
        <w:t>Note:</w:t>
      </w:r>
      <w:r w:rsidRPr="002D7375">
        <w:rPr>
          <w:rFonts w:ascii="Arial" w:hAnsi="Arial" w:cs="Arial"/>
          <w:b/>
          <w:sz w:val="19"/>
        </w:rPr>
        <w:tab/>
        <w:t>Mặc dù bạn có thể định nghĩa một chính sách đối với một bảng, bạn không thể chọn bảng đó từ bên trong chính sách đã được định nghĩa với bảng.</w:t>
      </w:r>
    </w:p>
    <w:p w14:paraId="1641F991" w14:textId="77777777" w:rsidR="00151516" w:rsidRPr="002D7375" w:rsidRDefault="008D1AB8" w:rsidP="00151516">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9448A74">
          <v:group id="_x0000_s1678" style="width:300pt;height:2.5pt;mso-position-horizontal-relative:char;mso-position-vertical-relative:line" coordsize="6000,50">
            <v:line id="_x0000_s1679" style="position:absolute" from="0,2" to="6000,2" strokeweight=".24pt"/>
            <v:line id="_x0000_s1680" style="position:absolute" from="0,47" to="6000,47" strokeweight=".24pt"/>
            <w10:anchorlock/>
          </v:group>
        </w:pict>
      </w:r>
    </w:p>
    <w:p w14:paraId="7C0FF522" w14:textId="77777777" w:rsidR="00151516" w:rsidRPr="002D7375" w:rsidRDefault="00151516" w:rsidP="00151516">
      <w:pPr>
        <w:pStyle w:val="BodyText"/>
        <w:spacing w:before="5"/>
        <w:rPr>
          <w:rFonts w:ascii="Arial" w:hAnsi="Arial" w:cs="Arial"/>
          <w:sz w:val="9"/>
        </w:rPr>
      </w:pPr>
    </w:p>
    <w:p w14:paraId="0B3C01CE" w14:textId="77777777" w:rsidR="00151516" w:rsidRPr="002D7375" w:rsidRDefault="00151516" w:rsidP="00151516">
      <w:pPr>
        <w:pStyle w:val="Heading4"/>
        <w:spacing w:before="107"/>
      </w:pPr>
      <w:bookmarkStart w:id="1143" w:name="Enforcing_Policies_on_Specific_SQL_State"/>
      <w:bookmarkStart w:id="1144" w:name="_bookmark1401"/>
      <w:bookmarkStart w:id="1145" w:name="_bookmark1402"/>
      <w:bookmarkEnd w:id="1143"/>
      <w:bookmarkEnd w:id="1144"/>
      <w:bookmarkEnd w:id="1145"/>
      <w:r w:rsidRPr="002D7375">
        <w:t>Thực thi các chính sách về các loại câu lệnh SQL cụ thể</w:t>
      </w:r>
    </w:p>
    <w:p w14:paraId="181DF768" w14:textId="77777777" w:rsidR="00151516" w:rsidRPr="002D7375" w:rsidRDefault="00151516" w:rsidP="00151516">
      <w:pPr>
        <w:pStyle w:val="BodyText"/>
        <w:spacing w:before="117" w:line="246" w:lineRule="exact"/>
        <w:ind w:left="2260"/>
        <w:rPr>
          <w:rFonts w:ascii="Arial" w:hAnsi="Arial" w:cs="Arial"/>
          <w:spacing w:val="-6"/>
        </w:rPr>
      </w:pPr>
      <w:r w:rsidRPr="002D7375">
        <w:rPr>
          <w:rFonts w:ascii="Arial" w:hAnsi="Arial" w:cs="Arial"/>
          <w:spacing w:val="-6"/>
        </w:rPr>
        <w:t>Bạn có thể thực thi các chính sách Oracle Virtual Private Database cho các câu lệnh SELECT, INSERT, UPDATE, INDEX và DELETE. Nếu bạn không chỉ định một loại câu lệnh, theo mặc định, Cơ sở dữ liệu Oracle chỉ định SELECT, INSERT, UPDATE và DELETE, chứ không phải INDEX. Nhập bất kỳ kết hợp nào của các loại câu lệnh này bằng cách sử dụng tham số statement_types trong thủ tục DBMS_RLS.ADD_POLICY. Bao danh sách trong một cặp dấu nháy đơn.</w:t>
      </w:r>
    </w:p>
    <w:p w14:paraId="50A913C4" w14:textId="77777777" w:rsidR="00151516" w:rsidRPr="002D7375" w:rsidRDefault="008D1AB8" w:rsidP="00151516">
      <w:pPr>
        <w:pStyle w:val="BodyText"/>
        <w:spacing w:before="117" w:line="246" w:lineRule="exact"/>
        <w:ind w:left="2260"/>
        <w:rPr>
          <w:rFonts w:ascii="Arial" w:hAnsi="Arial" w:cs="Arial"/>
        </w:rPr>
      </w:pPr>
      <w:hyperlink w:anchor="_bookmark1404" w:history="1">
        <w:r w:rsidR="00151516" w:rsidRPr="002D7375">
          <w:rPr>
            <w:rFonts w:ascii="Arial" w:hAnsi="Arial" w:cs="Arial"/>
            <w:color w:val="0000CC"/>
          </w:rPr>
          <w:t xml:space="preserve">Example 7–2 </w:t>
        </w:r>
      </w:hyperlink>
      <w:r w:rsidR="00151516" w:rsidRPr="002D7375">
        <w:rPr>
          <w:rFonts w:ascii="Arial" w:hAnsi="Arial" w:cs="Arial"/>
        </w:rPr>
        <w:t>shows an how to use the statement_types</w:t>
      </w:r>
      <w:r w:rsidR="00151516" w:rsidRPr="002D7375">
        <w:rPr>
          <w:rFonts w:ascii="Arial" w:hAnsi="Arial" w:cs="Arial"/>
          <w:spacing w:val="-87"/>
        </w:rPr>
        <w:t xml:space="preserve"> </w:t>
      </w:r>
      <w:r w:rsidR="00151516" w:rsidRPr="002D7375">
        <w:rPr>
          <w:rFonts w:ascii="Arial" w:hAnsi="Arial" w:cs="Arial"/>
        </w:rPr>
        <w:t>parameter to specify the</w:t>
      </w:r>
    </w:p>
    <w:p w14:paraId="01682EE2" w14:textId="77777777" w:rsidR="00151516" w:rsidRPr="002D7375" w:rsidRDefault="00151516" w:rsidP="00151516">
      <w:pPr>
        <w:pStyle w:val="BodyText"/>
        <w:spacing w:line="246" w:lineRule="exact"/>
        <w:ind w:left="2260"/>
        <w:rPr>
          <w:rFonts w:ascii="Arial" w:hAnsi="Arial" w:cs="Arial"/>
        </w:rPr>
      </w:pPr>
      <w:r w:rsidRPr="002D7375">
        <w:rPr>
          <w:rFonts w:ascii="Arial" w:hAnsi="Arial" w:cs="Arial"/>
        </w:rPr>
        <w:t>SELECT</w:t>
      </w:r>
      <w:r w:rsidRPr="002D7375">
        <w:rPr>
          <w:rFonts w:ascii="Arial" w:hAnsi="Arial" w:cs="Arial"/>
          <w:spacing w:val="-79"/>
        </w:rPr>
        <w:t xml:space="preserve"> </w:t>
      </w:r>
      <w:r w:rsidRPr="002D7375">
        <w:rPr>
          <w:rFonts w:ascii="Arial" w:hAnsi="Arial" w:cs="Arial"/>
        </w:rPr>
        <w:t>and INDEX</w:t>
      </w:r>
      <w:r w:rsidRPr="002D7375">
        <w:rPr>
          <w:rFonts w:ascii="Arial" w:hAnsi="Arial" w:cs="Arial"/>
          <w:spacing w:val="-79"/>
        </w:rPr>
        <w:t xml:space="preserve"> </w:t>
      </w:r>
      <w:r w:rsidRPr="002D7375">
        <w:rPr>
          <w:rFonts w:ascii="Arial" w:hAnsi="Arial" w:cs="Arial"/>
        </w:rPr>
        <w:t>statements for a</w:t>
      </w:r>
      <w:r w:rsidRPr="002D7375">
        <w:rPr>
          <w:rFonts w:ascii="Arial" w:hAnsi="Arial" w:cs="Arial"/>
          <w:spacing w:val="-4"/>
        </w:rPr>
        <w:t xml:space="preserve"> policy.</w:t>
      </w:r>
    </w:p>
    <w:p w14:paraId="14DB3E10" w14:textId="77777777" w:rsidR="00151516" w:rsidRPr="002D7375" w:rsidRDefault="00151516" w:rsidP="00151516">
      <w:pPr>
        <w:spacing w:line="246" w:lineRule="exact"/>
        <w:rPr>
          <w:rFonts w:ascii="Arial" w:hAnsi="Arial" w:cs="Arial"/>
        </w:rPr>
        <w:sectPr w:rsidR="00151516" w:rsidRPr="002D7375">
          <w:pgSz w:w="12240" w:h="15840"/>
          <w:pgMar w:top="840" w:right="1060" w:bottom="860" w:left="1100" w:header="549" w:footer="663" w:gutter="0"/>
          <w:cols w:space="720"/>
        </w:sectPr>
      </w:pPr>
    </w:p>
    <w:p w14:paraId="39E8BADD" w14:textId="77777777" w:rsidR="00151516" w:rsidRPr="002D7375" w:rsidRDefault="00151516" w:rsidP="00151516">
      <w:pPr>
        <w:pStyle w:val="BodyText"/>
        <w:spacing w:before="4"/>
        <w:rPr>
          <w:rFonts w:ascii="Arial" w:hAnsi="Arial" w:cs="Arial"/>
          <w:sz w:val="25"/>
        </w:rPr>
      </w:pPr>
    </w:p>
    <w:p w14:paraId="30558777" w14:textId="77777777" w:rsidR="00151516" w:rsidRPr="002D7375" w:rsidRDefault="00151516" w:rsidP="00151516">
      <w:pPr>
        <w:spacing w:before="104"/>
        <w:ind w:left="1660"/>
        <w:rPr>
          <w:rFonts w:ascii="Arial" w:hAnsi="Arial" w:cs="Arial"/>
          <w:b/>
          <w:i/>
          <w:sz w:val="18"/>
        </w:rPr>
      </w:pPr>
      <w:bookmarkStart w:id="1146" w:name="_bookmark1404"/>
      <w:bookmarkEnd w:id="1146"/>
      <w:r w:rsidRPr="002D7375">
        <w:rPr>
          <w:rFonts w:ascii="Arial" w:hAnsi="Arial" w:cs="Arial"/>
          <w:b/>
          <w:i/>
          <w:sz w:val="18"/>
        </w:rPr>
        <w:t>Example 7–2 Specifying SQL Statement Types with DBMS_RLS.ADD_POLICY</w:t>
      </w:r>
    </w:p>
    <w:p w14:paraId="5C3AB3D9"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531280F2" w14:textId="77777777" w:rsidR="00151516" w:rsidRPr="002D7375" w:rsidRDefault="00151516" w:rsidP="00151516">
      <w:pPr>
        <w:tabs>
          <w:tab w:val="left" w:pos="3327"/>
        </w:tabs>
        <w:spacing w:line="259" w:lineRule="auto"/>
        <w:ind w:left="1844" w:right="4990"/>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 xml:space="preserve">=&gt; 'secure_update', policy_function =&gt; 'check_updates', </w:t>
      </w:r>
      <w:r w:rsidRPr="002D7375">
        <w:rPr>
          <w:rFonts w:ascii="Arial" w:hAnsi="Arial" w:cs="Arial"/>
          <w:b/>
          <w:w w:val="85"/>
          <w:sz w:val="18"/>
        </w:rPr>
        <w:t>statement_types =&gt;</w:t>
      </w:r>
      <w:r w:rsidRPr="002D7375">
        <w:rPr>
          <w:rFonts w:ascii="Arial" w:hAnsi="Arial" w:cs="Arial"/>
          <w:b/>
          <w:spacing w:val="6"/>
          <w:w w:val="85"/>
          <w:sz w:val="18"/>
        </w:rPr>
        <w:t xml:space="preserve"> </w:t>
      </w:r>
      <w:r w:rsidRPr="002D7375">
        <w:rPr>
          <w:rFonts w:ascii="Arial" w:hAnsi="Arial" w:cs="Arial"/>
          <w:b/>
          <w:w w:val="85"/>
          <w:sz w:val="18"/>
        </w:rPr>
        <w:t>'SELECT,INDEX'</w:t>
      </w:r>
      <w:r w:rsidRPr="002D7375">
        <w:rPr>
          <w:rFonts w:ascii="Arial" w:hAnsi="Arial" w:cs="Arial"/>
          <w:w w:val="85"/>
          <w:sz w:val="18"/>
        </w:rPr>
        <w:t>);</w:t>
      </w:r>
    </w:p>
    <w:p w14:paraId="07E99A16"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27C8ED20" w14:textId="77777777" w:rsidR="00151516" w:rsidRPr="002D7375" w:rsidRDefault="00151516" w:rsidP="00151516">
      <w:pPr>
        <w:spacing w:before="16"/>
        <w:ind w:left="1660"/>
        <w:rPr>
          <w:rFonts w:ascii="Arial" w:hAnsi="Arial" w:cs="Arial"/>
          <w:sz w:val="18"/>
        </w:rPr>
      </w:pPr>
      <w:r w:rsidRPr="002D7375">
        <w:rPr>
          <w:rFonts w:ascii="Arial" w:hAnsi="Arial" w:cs="Arial"/>
          <w:w w:val="86"/>
          <w:sz w:val="18"/>
        </w:rPr>
        <w:t>/</w:t>
      </w:r>
    </w:p>
    <w:p w14:paraId="623DA1C4" w14:textId="77777777" w:rsidR="00151516" w:rsidRPr="002D7375" w:rsidRDefault="00151516" w:rsidP="00151516">
      <w:pPr>
        <w:pStyle w:val="BodyText"/>
        <w:rPr>
          <w:rFonts w:ascii="Arial" w:hAnsi="Arial" w:cs="Arial"/>
          <w:sz w:val="19"/>
        </w:rPr>
      </w:pPr>
    </w:p>
    <w:p w14:paraId="7173BE6E" w14:textId="77777777" w:rsidR="00151516" w:rsidRPr="002D7375" w:rsidRDefault="00151516" w:rsidP="00151516">
      <w:pPr>
        <w:pStyle w:val="BodyText"/>
        <w:spacing w:line="228" w:lineRule="auto"/>
        <w:ind w:left="1659" w:right="1601"/>
        <w:rPr>
          <w:rFonts w:ascii="Arial" w:hAnsi="Arial" w:cs="Arial"/>
        </w:rPr>
      </w:pPr>
      <w:r w:rsidRPr="002D7375">
        <w:rPr>
          <w:rFonts w:ascii="Arial" w:hAnsi="Arial" w:cs="Arial"/>
        </w:rPr>
        <w:t>Khi bạn chỉ định tham số statement_types, hãy lưu ý đến chức năng sau:</w:t>
      </w:r>
    </w:p>
    <w:p w14:paraId="005D8730" w14:textId="77777777" w:rsidR="00151516" w:rsidRPr="002D7375" w:rsidRDefault="00151516" w:rsidP="006F7931">
      <w:pPr>
        <w:pStyle w:val="ListParagraph"/>
        <w:numPr>
          <w:ilvl w:val="1"/>
          <w:numId w:val="137"/>
        </w:numPr>
        <w:tabs>
          <w:tab w:val="left" w:pos="2020"/>
        </w:tabs>
        <w:spacing w:before="127" w:line="230" w:lineRule="auto"/>
        <w:ind w:right="784"/>
        <w:rPr>
          <w:rFonts w:ascii="Arial" w:hAnsi="Arial" w:cs="Arial"/>
          <w:sz w:val="20"/>
        </w:rPr>
      </w:pPr>
      <w:r w:rsidRPr="002D7375">
        <w:rPr>
          <w:rFonts w:ascii="Arial" w:hAnsi="Arial" w:cs="Arial"/>
          <w:sz w:val="20"/>
        </w:rPr>
        <w:t>Code ứng dụng bị ảnh hưởng bởi chính sách VPD có thể bao gồm câu lệnh MERGE INTO. Tuy nhiên, trong chính sách PVD, bạn phải đảm bảo rằng tham số statement_types bao gồm tất cả ba câu lệnh INSERT, UPDATE và DELETE cho chính sách để thành công. Ngoài ra, bạn có thể bỏ qua tham số statement_types. (This</w:t>
      </w:r>
      <w:r w:rsidRPr="002D7375">
        <w:rPr>
          <w:rFonts w:ascii="Arial" w:hAnsi="Arial" w:cs="Arial"/>
          <w:spacing w:val="-28"/>
          <w:sz w:val="20"/>
        </w:rPr>
        <w:t xml:space="preserve"> </w:t>
      </w:r>
      <w:r w:rsidRPr="002D7375">
        <w:rPr>
          <w:rFonts w:ascii="Arial" w:hAnsi="Arial" w:cs="Arial"/>
          <w:sz w:val="20"/>
        </w:rPr>
        <w:t>functionality</w:t>
      </w:r>
      <w:r w:rsidRPr="002D7375">
        <w:rPr>
          <w:rFonts w:ascii="Arial" w:hAnsi="Arial" w:cs="Arial"/>
          <w:spacing w:val="-27"/>
          <w:sz w:val="20"/>
        </w:rPr>
        <w:t xml:space="preserve"> </w:t>
      </w:r>
      <w:r w:rsidRPr="002D7375">
        <w:rPr>
          <w:rFonts w:ascii="Arial" w:hAnsi="Arial" w:cs="Arial"/>
          <w:sz w:val="20"/>
        </w:rPr>
        <w:t>is</w:t>
      </w:r>
      <w:r w:rsidRPr="002D7375">
        <w:rPr>
          <w:rFonts w:ascii="Arial" w:hAnsi="Arial" w:cs="Arial"/>
          <w:spacing w:val="-28"/>
          <w:sz w:val="20"/>
        </w:rPr>
        <w:t xml:space="preserve"> </w:t>
      </w:r>
      <w:r w:rsidRPr="002D7375">
        <w:rPr>
          <w:rFonts w:ascii="Arial" w:hAnsi="Arial" w:cs="Arial"/>
          <w:sz w:val="20"/>
        </w:rPr>
        <w:t>available</w:t>
      </w:r>
      <w:r w:rsidRPr="002D7375">
        <w:rPr>
          <w:rFonts w:ascii="Arial" w:hAnsi="Arial" w:cs="Arial"/>
          <w:spacing w:val="-28"/>
          <w:sz w:val="20"/>
        </w:rPr>
        <w:t xml:space="preserve"> </w:t>
      </w:r>
      <w:r w:rsidRPr="002D7375">
        <w:rPr>
          <w:rFonts w:ascii="Arial" w:hAnsi="Arial" w:cs="Arial"/>
          <w:sz w:val="20"/>
        </w:rPr>
        <w:t xml:space="preserve">with Oracle Database </w:t>
      </w:r>
      <w:r w:rsidRPr="002D7375">
        <w:rPr>
          <w:rFonts w:ascii="Arial" w:hAnsi="Arial" w:cs="Arial"/>
          <w:spacing w:val="-4"/>
          <w:sz w:val="20"/>
        </w:rPr>
        <w:t>11</w:t>
      </w:r>
      <w:r w:rsidRPr="002D7375">
        <w:rPr>
          <w:rFonts w:ascii="Arial" w:hAnsi="Arial" w:cs="Arial"/>
          <w:i/>
          <w:spacing w:val="-4"/>
          <w:sz w:val="20"/>
        </w:rPr>
        <w:t xml:space="preserve">g </w:t>
      </w:r>
      <w:r w:rsidRPr="002D7375">
        <w:rPr>
          <w:rFonts w:ascii="Arial" w:hAnsi="Arial" w:cs="Arial"/>
          <w:sz w:val="20"/>
        </w:rPr>
        <w:t>Release 2 (11.2.0.2).)</w:t>
      </w:r>
    </w:p>
    <w:p w14:paraId="1F17EE6B" w14:textId="77777777" w:rsidR="00151516" w:rsidRPr="002D7375" w:rsidRDefault="00151516" w:rsidP="006F7931">
      <w:pPr>
        <w:pStyle w:val="ListParagraph"/>
        <w:numPr>
          <w:ilvl w:val="1"/>
          <w:numId w:val="137"/>
        </w:numPr>
        <w:tabs>
          <w:tab w:val="left" w:pos="2020"/>
        </w:tabs>
        <w:spacing w:before="8" w:line="232" w:lineRule="auto"/>
        <w:ind w:right="785"/>
        <w:rPr>
          <w:rFonts w:ascii="Arial" w:hAnsi="Arial" w:cs="Arial"/>
          <w:sz w:val="20"/>
          <w:szCs w:val="20"/>
        </w:rPr>
      </w:pPr>
      <w:r w:rsidRPr="002D7375">
        <w:rPr>
          <w:rFonts w:ascii="Arial" w:hAnsi="Arial" w:cs="Arial"/>
          <w:sz w:val="20"/>
          <w:szCs w:val="20"/>
        </w:rPr>
        <w:t>Lưu ý rằng người dùng có đặc quyền để duy trì chỉ mục có thể xem tất cả dữ liệu hàng, ngay cả khi người dùng không có quyền truy cập đầy đủ trong một truy vấn thông thường như SELECT. Ví dụ: người dùng có thể tạo chỉ mục dựa trên chức năng chứa hàm do người dùng xác định với các giá trị cột làm đối số của nó. Trong quá trình tạo chỉ mục, Cơ sở dữ liệu Oracle chuyển các giá trị cột của mỗi hàng vào hàm người dùng, làm cho dữ liệu hàng có sẵn cho người dùng tạo chỉ mục. Bạn có thể thực thi các chính sách Oracle Virtual Private Database trên các hoạt động duy trì chỉ mục bằng cách chỉ định INDEX với tham số statement_types.</w:t>
      </w:r>
    </w:p>
    <w:p w14:paraId="74223844" w14:textId="77777777" w:rsidR="00151516" w:rsidRPr="002D7375" w:rsidRDefault="00151516" w:rsidP="00151516">
      <w:pPr>
        <w:pStyle w:val="Heading4"/>
        <w:spacing w:before="1"/>
        <w:ind w:left="100"/>
      </w:pPr>
      <w:bookmarkStart w:id="1147" w:name="Controlling_the_Display_of_Column_Data_w"/>
      <w:bookmarkStart w:id="1148" w:name="_bookmark1406"/>
      <w:bookmarkEnd w:id="1147"/>
      <w:bookmarkEnd w:id="1148"/>
      <w:r w:rsidRPr="002D7375">
        <w:t>Kiểm soát hiển thị dữ liệu của cột với chính sách</w:t>
      </w:r>
    </w:p>
    <w:p w14:paraId="5FD5762C"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Bạn có thể tạo các chính sách thực thi bảo mật mức hàng khi một cột liên quan đến bảo mật được tham chiếu trong một truy vấn.</w:t>
      </w:r>
    </w:p>
    <w:p w14:paraId="1B235E5D"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Thêm chính sách cho cơ sở dữ liệu riêng ảo ở mức cột</w:t>
      </w:r>
      <w:hyperlink w:anchor="_bookmark1407" w:history="1"/>
    </w:p>
    <w:p w14:paraId="36E7CA3C" w14:textId="77777777" w:rsidR="00151516" w:rsidRPr="002D7375" w:rsidRDefault="00151516" w:rsidP="006F7931">
      <w:pPr>
        <w:pStyle w:val="ListParagraph"/>
        <w:numPr>
          <w:ilvl w:val="1"/>
          <w:numId w:val="137"/>
        </w:numPr>
        <w:tabs>
          <w:tab w:val="left" w:pos="2020"/>
        </w:tabs>
        <w:ind w:hanging="359"/>
        <w:rPr>
          <w:rFonts w:ascii="Arial" w:hAnsi="Arial" w:cs="Arial"/>
          <w:sz w:val="20"/>
          <w:szCs w:val="20"/>
        </w:rPr>
      </w:pPr>
      <w:r w:rsidRPr="002D7375">
        <w:rPr>
          <w:rFonts w:ascii="Arial" w:hAnsi="Arial" w:cs="Arial"/>
          <w:sz w:val="20"/>
          <w:szCs w:val="20"/>
        </w:rPr>
        <w:t>Chỉ hiển thị các hàng cột có liên quan đến truy vấn</w:t>
      </w:r>
      <w:hyperlink w:anchor="_bookmark1412" w:history="1"/>
    </w:p>
    <w:p w14:paraId="75463F54" w14:textId="77777777" w:rsidR="00151516" w:rsidRPr="002D7375" w:rsidRDefault="00151516" w:rsidP="006F7931">
      <w:pPr>
        <w:pStyle w:val="ListParagraph"/>
        <w:numPr>
          <w:ilvl w:val="1"/>
          <w:numId w:val="137"/>
        </w:numPr>
        <w:tabs>
          <w:tab w:val="left" w:pos="2020"/>
        </w:tabs>
        <w:spacing w:before="112"/>
        <w:rPr>
          <w:rFonts w:ascii="Arial" w:hAnsi="Arial" w:cs="Arial"/>
          <w:sz w:val="20"/>
          <w:szCs w:val="20"/>
        </w:rPr>
      </w:pPr>
      <w:r w:rsidRPr="002D7375">
        <w:rPr>
          <w:rFonts w:ascii="Arial" w:hAnsi="Arial" w:cs="Arial"/>
          <w:sz w:val="20"/>
          <w:szCs w:val="20"/>
        </w:rPr>
        <w:t>Sử dụng Column Masking để hiển thị các cột nhạy cảm các giá trị NULL</w:t>
      </w:r>
      <w:hyperlink w:anchor="_bookmark1414" w:history="1"/>
    </w:p>
    <w:p w14:paraId="22F86A0F" w14:textId="77777777" w:rsidR="00151516" w:rsidRPr="002D7375" w:rsidRDefault="00151516" w:rsidP="00151516">
      <w:pPr>
        <w:pStyle w:val="BodyText"/>
        <w:spacing w:before="2"/>
        <w:rPr>
          <w:rFonts w:ascii="Arial" w:hAnsi="Arial" w:cs="Arial"/>
          <w:sz w:val="23"/>
        </w:rPr>
      </w:pPr>
    </w:p>
    <w:p w14:paraId="2F0994B2" w14:textId="77777777" w:rsidR="00151516" w:rsidRPr="002D7375" w:rsidRDefault="00151516" w:rsidP="00151516">
      <w:pPr>
        <w:pStyle w:val="Heading6"/>
        <w:ind w:left="1660"/>
      </w:pPr>
      <w:bookmarkStart w:id="1149" w:name="Adding_Policies_for_Column-Level_Oracle_"/>
      <w:bookmarkStart w:id="1150" w:name="_bookmark1407"/>
      <w:bookmarkStart w:id="1151" w:name="_bookmark1408"/>
      <w:bookmarkStart w:id="1152" w:name="_bookmark1409"/>
      <w:bookmarkEnd w:id="1149"/>
      <w:bookmarkEnd w:id="1150"/>
      <w:bookmarkEnd w:id="1151"/>
      <w:bookmarkEnd w:id="1152"/>
      <w:r w:rsidRPr="002D7375">
        <w:t>Thêm chính sách cho cơ sở dữ liệu riêng ảo ở mức cột</w:t>
      </w:r>
    </w:p>
    <w:p w14:paraId="1D9A42F0" w14:textId="77777777" w:rsidR="00151516" w:rsidRPr="002D7375" w:rsidRDefault="00151516" w:rsidP="00151516">
      <w:pPr>
        <w:pStyle w:val="BodyText"/>
        <w:spacing w:before="56" w:line="232" w:lineRule="auto"/>
        <w:ind w:left="1660" w:right="1460"/>
        <w:rPr>
          <w:rFonts w:ascii="Arial" w:hAnsi="Arial" w:cs="Arial"/>
        </w:rPr>
      </w:pPr>
      <w:r w:rsidRPr="002D7375">
        <w:rPr>
          <w:rFonts w:ascii="Arial" w:hAnsi="Arial" w:cs="Arial"/>
        </w:rPr>
        <w:t>Chính sách cấp cột thực thi bảo mật cấp hàng khi truy vấn tham chiếu đến cột có liên quan đến bảo mật. Bạn có thể áp dụng chính sách Oracle VPD cho các bảng và view, nhưng không áp dụng cho các synonym.</w:t>
      </w:r>
    </w:p>
    <w:p w14:paraId="4206B599" w14:textId="77777777" w:rsidR="00151516" w:rsidRPr="002D7375" w:rsidRDefault="00151516" w:rsidP="00151516">
      <w:pPr>
        <w:pStyle w:val="BodyText"/>
        <w:spacing w:before="118" w:line="230" w:lineRule="auto"/>
        <w:ind w:left="1660" w:right="700"/>
        <w:rPr>
          <w:rFonts w:ascii="Arial" w:hAnsi="Arial" w:cs="Arial"/>
        </w:rPr>
      </w:pPr>
      <w:r w:rsidRPr="002D7375">
        <w:rPr>
          <w:rFonts w:ascii="Arial" w:hAnsi="Arial" w:cs="Arial"/>
        </w:rPr>
        <w:t>Để áp dụng chính sách cho một cột, hãy chỉ định cột có liên quan đến bảo mật bằng cách sử dụng tham số SEC_RELEVANT_COLS của thủ tục DBMS_RLS.ADD_POLICY. Tham số này áp dụng chính sách bảo mật bất cứ khi nào cột được tham chiếu, rõ ràng hoặc ngầm, trong truy vấn.</w:t>
      </w:r>
    </w:p>
    <w:p w14:paraId="16718234" w14:textId="77777777" w:rsidR="00151516" w:rsidRPr="002D7375" w:rsidRDefault="00151516" w:rsidP="00151516">
      <w:pPr>
        <w:pStyle w:val="BodyText"/>
        <w:spacing w:before="120" w:line="232" w:lineRule="auto"/>
        <w:ind w:left="1660" w:right="1160"/>
        <w:rPr>
          <w:rFonts w:ascii="Arial" w:hAnsi="Arial" w:cs="Arial"/>
        </w:rPr>
      </w:pPr>
      <w:r w:rsidRPr="002D7375">
        <w:rPr>
          <w:rFonts w:ascii="Arial" w:hAnsi="Arial" w:cs="Arial"/>
        </w:rPr>
        <w:t>Ví dụ: người dùng không thuộc bộ phận Nhân sự thường chỉ được phép xem số An sinh Xã hội của họ. Nhân viên bán hàng khởi tạo truy vấn sau:</w:t>
      </w:r>
    </w:p>
    <w:p w14:paraId="1B9CD3A5" w14:textId="77777777" w:rsidR="00151516" w:rsidRPr="002D7375" w:rsidRDefault="00151516" w:rsidP="00151516">
      <w:pPr>
        <w:spacing w:before="140"/>
        <w:ind w:left="1660"/>
        <w:rPr>
          <w:rFonts w:ascii="Arial" w:hAnsi="Arial" w:cs="Arial"/>
          <w:sz w:val="18"/>
        </w:rPr>
      </w:pPr>
      <w:r w:rsidRPr="002D7375">
        <w:rPr>
          <w:rFonts w:ascii="Arial" w:hAnsi="Arial" w:cs="Arial"/>
          <w:w w:val="95"/>
          <w:sz w:val="18"/>
        </w:rPr>
        <w:t>SELECT fname, lname, ssn FROM emp;</w:t>
      </w:r>
    </w:p>
    <w:p w14:paraId="6A7010BE" w14:textId="77777777" w:rsidR="00151516" w:rsidRPr="002D7375" w:rsidRDefault="00151516" w:rsidP="00151516">
      <w:pPr>
        <w:pStyle w:val="BodyText"/>
        <w:spacing w:before="1"/>
        <w:rPr>
          <w:rFonts w:ascii="Arial" w:hAnsi="Arial" w:cs="Arial"/>
          <w:sz w:val="19"/>
        </w:rPr>
      </w:pPr>
    </w:p>
    <w:p w14:paraId="683F44E1" w14:textId="77777777" w:rsidR="00151516" w:rsidRPr="002D7375" w:rsidRDefault="00151516" w:rsidP="00151516">
      <w:pPr>
        <w:pStyle w:val="BodyText"/>
        <w:spacing w:line="228" w:lineRule="auto"/>
        <w:ind w:left="1660" w:right="848" w:hanging="1"/>
        <w:rPr>
          <w:rFonts w:ascii="Arial" w:hAnsi="Arial" w:cs="Arial"/>
        </w:rPr>
      </w:pPr>
      <w:r w:rsidRPr="002D7375">
        <w:rPr>
          <w:rFonts w:ascii="Arial" w:hAnsi="Arial" w:cs="Arial"/>
        </w:rPr>
        <w:t>Hàm thực thi chính sách bảo mật trả về điều kiện ssn = 'my_ssn'. CSDL Oracle ghi lại truy vấn và thực hiện các thao tác sau:</w:t>
      </w:r>
    </w:p>
    <w:p w14:paraId="5E424F3E" w14:textId="77777777" w:rsidR="00151516" w:rsidRPr="002D7375" w:rsidRDefault="00151516" w:rsidP="00151516">
      <w:pPr>
        <w:spacing w:line="228" w:lineRule="auto"/>
        <w:rPr>
          <w:rFonts w:ascii="Arial" w:hAnsi="Arial" w:cs="Arial"/>
        </w:rPr>
        <w:sectPr w:rsidR="00151516" w:rsidRPr="002D7375">
          <w:pgSz w:w="12240" w:h="15840"/>
          <w:pgMar w:top="840" w:right="1060" w:bottom="860" w:left="1100" w:header="549" w:footer="663" w:gutter="0"/>
          <w:cols w:space="720"/>
        </w:sectPr>
      </w:pPr>
    </w:p>
    <w:p w14:paraId="30E6DFC1" w14:textId="77777777" w:rsidR="00151516" w:rsidRPr="002D7375" w:rsidRDefault="00151516" w:rsidP="00151516">
      <w:pPr>
        <w:pStyle w:val="BodyText"/>
        <w:spacing w:before="7"/>
        <w:rPr>
          <w:rFonts w:ascii="Arial" w:hAnsi="Arial" w:cs="Arial"/>
          <w:sz w:val="27"/>
        </w:rPr>
      </w:pPr>
    </w:p>
    <w:p w14:paraId="2422CDF9" w14:textId="77777777" w:rsidR="00151516" w:rsidRPr="002D7375" w:rsidRDefault="00151516" w:rsidP="00151516">
      <w:pPr>
        <w:spacing w:before="95" w:line="259" w:lineRule="auto"/>
        <w:ind w:left="2352" w:right="4748" w:hanging="93"/>
        <w:rPr>
          <w:rFonts w:ascii="Arial" w:hAnsi="Arial" w:cs="Arial"/>
          <w:sz w:val="18"/>
        </w:rPr>
      </w:pPr>
      <w:r w:rsidRPr="002D7375">
        <w:rPr>
          <w:rFonts w:ascii="Arial" w:hAnsi="Arial" w:cs="Arial"/>
          <w:w w:val="95"/>
          <w:sz w:val="18"/>
        </w:rPr>
        <w:t>SELECT</w:t>
      </w:r>
      <w:r w:rsidRPr="002D7375">
        <w:rPr>
          <w:rFonts w:ascii="Arial" w:hAnsi="Arial" w:cs="Arial"/>
          <w:spacing w:val="-67"/>
          <w:w w:val="95"/>
          <w:sz w:val="18"/>
        </w:rPr>
        <w:t xml:space="preserve"> </w:t>
      </w:r>
      <w:r w:rsidRPr="002D7375">
        <w:rPr>
          <w:rFonts w:ascii="Arial" w:hAnsi="Arial" w:cs="Arial"/>
          <w:w w:val="95"/>
          <w:sz w:val="18"/>
        </w:rPr>
        <w:t>fname,</w:t>
      </w:r>
      <w:r w:rsidRPr="002D7375">
        <w:rPr>
          <w:rFonts w:ascii="Arial" w:hAnsi="Arial" w:cs="Arial"/>
          <w:spacing w:val="-66"/>
          <w:w w:val="95"/>
          <w:sz w:val="18"/>
        </w:rPr>
        <w:t xml:space="preserve"> </w:t>
      </w:r>
      <w:r w:rsidRPr="002D7375">
        <w:rPr>
          <w:rFonts w:ascii="Arial" w:hAnsi="Arial" w:cs="Arial"/>
          <w:w w:val="95"/>
          <w:sz w:val="18"/>
        </w:rPr>
        <w:t>lname,</w:t>
      </w:r>
      <w:r w:rsidRPr="002D7375">
        <w:rPr>
          <w:rFonts w:ascii="Arial" w:hAnsi="Arial" w:cs="Arial"/>
          <w:spacing w:val="-67"/>
          <w:w w:val="95"/>
          <w:sz w:val="18"/>
        </w:rPr>
        <w:t xml:space="preserve"> </w:t>
      </w:r>
      <w:r w:rsidRPr="002D7375">
        <w:rPr>
          <w:rFonts w:ascii="Arial" w:hAnsi="Arial" w:cs="Arial"/>
          <w:w w:val="95"/>
          <w:sz w:val="18"/>
        </w:rPr>
        <w:t>ssn</w:t>
      </w:r>
      <w:r w:rsidRPr="002D7375">
        <w:rPr>
          <w:rFonts w:ascii="Arial" w:hAnsi="Arial" w:cs="Arial"/>
          <w:spacing w:val="-67"/>
          <w:w w:val="95"/>
          <w:sz w:val="18"/>
        </w:rPr>
        <w:t xml:space="preserve"> </w:t>
      </w:r>
      <w:r w:rsidRPr="002D7375">
        <w:rPr>
          <w:rFonts w:ascii="Arial" w:hAnsi="Arial" w:cs="Arial"/>
          <w:w w:val="95"/>
          <w:sz w:val="18"/>
        </w:rPr>
        <w:t>FROM</w:t>
      </w:r>
      <w:r w:rsidRPr="002D7375">
        <w:rPr>
          <w:rFonts w:ascii="Arial" w:hAnsi="Arial" w:cs="Arial"/>
          <w:spacing w:val="-67"/>
          <w:w w:val="95"/>
          <w:sz w:val="18"/>
        </w:rPr>
        <w:t xml:space="preserve"> </w:t>
      </w:r>
      <w:r w:rsidRPr="002D7375">
        <w:rPr>
          <w:rFonts w:ascii="Arial" w:hAnsi="Arial" w:cs="Arial"/>
          <w:w w:val="95"/>
          <w:sz w:val="18"/>
        </w:rPr>
        <w:t>emp WHERE ssn =</w:t>
      </w:r>
      <w:r w:rsidRPr="002D7375">
        <w:rPr>
          <w:rFonts w:ascii="Arial" w:hAnsi="Arial" w:cs="Arial"/>
          <w:spacing w:val="-73"/>
          <w:w w:val="95"/>
          <w:sz w:val="18"/>
        </w:rPr>
        <w:t xml:space="preserve"> </w:t>
      </w:r>
      <w:r w:rsidRPr="002D7375">
        <w:rPr>
          <w:rFonts w:ascii="Arial" w:hAnsi="Arial" w:cs="Arial"/>
          <w:w w:val="95"/>
          <w:sz w:val="18"/>
        </w:rPr>
        <w:t>'my_ssn';</w:t>
      </w:r>
    </w:p>
    <w:p w14:paraId="6644A1A5" w14:textId="77777777" w:rsidR="00151516" w:rsidRPr="002D7375" w:rsidRDefault="00151516" w:rsidP="00151516">
      <w:pPr>
        <w:pStyle w:val="BodyText"/>
        <w:spacing w:before="6"/>
        <w:rPr>
          <w:rFonts w:ascii="Arial" w:hAnsi="Arial" w:cs="Arial"/>
          <w:sz w:val="17"/>
        </w:rPr>
      </w:pPr>
    </w:p>
    <w:p w14:paraId="71FA2F20" w14:textId="77777777" w:rsidR="00151516" w:rsidRPr="002D7375" w:rsidRDefault="008D1AB8" w:rsidP="00151516">
      <w:pPr>
        <w:pStyle w:val="BodyText"/>
        <w:spacing w:line="230" w:lineRule="auto"/>
        <w:ind w:left="2259" w:right="185"/>
        <w:rPr>
          <w:rFonts w:ascii="Arial" w:hAnsi="Arial" w:cs="Arial"/>
        </w:rPr>
      </w:pPr>
      <w:hyperlink w:anchor="_bookmark1411" w:history="1">
        <w:r w:rsidR="00151516" w:rsidRPr="002D7375">
          <w:rPr>
            <w:rFonts w:ascii="Arial" w:hAnsi="Arial" w:cs="Arial"/>
            <w:color w:val="0000CC"/>
          </w:rPr>
          <w:t xml:space="preserve">Example 7–3 </w:t>
        </w:r>
      </w:hyperlink>
      <w:r w:rsidR="00151516" w:rsidRPr="002D7375">
        <w:t xml:space="preserve"> </w:t>
      </w:r>
      <w:r w:rsidR="00151516" w:rsidRPr="002D7375">
        <w:rPr>
          <w:rFonts w:ascii="Arial" w:hAnsi="Arial" w:cs="Arial"/>
        </w:rPr>
        <w:t>hiển thị chính sách Oracle VPD trong đó người dùng bộ phận bán hàng không thể thấy mức lương của những người bên ngoài bộ phận (bộ phận số 30) của người dùng bộ phận bán hàng. Các cột có liên quan cho chính sách này là sal và comm. Đầu tiên, hàm chính sách Oracle VPD được tạo ra, và sau đó nó được thêm vào bằng cách sử dụng gói PLMS SQL DBMS_RLS.</w:t>
      </w:r>
    </w:p>
    <w:p w14:paraId="25EEC5F4" w14:textId="77777777" w:rsidR="00151516" w:rsidRPr="002D7375" w:rsidRDefault="00151516" w:rsidP="00151516">
      <w:pPr>
        <w:pStyle w:val="BodyText"/>
        <w:spacing w:before="12"/>
        <w:rPr>
          <w:rFonts w:ascii="Arial" w:hAnsi="Arial" w:cs="Arial"/>
          <w:sz w:val="25"/>
        </w:rPr>
      </w:pPr>
    </w:p>
    <w:p w14:paraId="542CE7B3" w14:textId="77777777" w:rsidR="00151516" w:rsidRPr="002D7375" w:rsidRDefault="00151516" w:rsidP="00151516">
      <w:pPr>
        <w:ind w:left="2260"/>
        <w:rPr>
          <w:rFonts w:ascii="Arial" w:hAnsi="Arial" w:cs="Arial"/>
          <w:b/>
          <w:i/>
          <w:sz w:val="18"/>
        </w:rPr>
      </w:pPr>
      <w:bookmarkStart w:id="1153" w:name="_bookmark1411"/>
      <w:bookmarkEnd w:id="1153"/>
      <w:r w:rsidRPr="002D7375">
        <w:rPr>
          <w:rFonts w:ascii="Arial" w:hAnsi="Arial" w:cs="Arial"/>
          <w:b/>
          <w:i/>
          <w:sz w:val="18"/>
        </w:rPr>
        <w:t>Example 7–3 Creating a Column-Level Oracle Virtual Private Database Policy</w:t>
      </w:r>
    </w:p>
    <w:p w14:paraId="59C1917F" w14:textId="77777777" w:rsidR="00151516" w:rsidRPr="002D7375" w:rsidRDefault="00151516" w:rsidP="00151516">
      <w:pPr>
        <w:spacing w:before="112" w:line="259" w:lineRule="auto"/>
        <w:ind w:left="2352" w:right="3922" w:hanging="93"/>
        <w:rPr>
          <w:rFonts w:ascii="Arial" w:hAnsi="Arial" w:cs="Arial"/>
          <w:sz w:val="18"/>
        </w:rPr>
      </w:pPr>
      <w:r w:rsidRPr="002D7375">
        <w:rPr>
          <w:rFonts w:ascii="Arial" w:hAnsi="Arial" w:cs="Arial"/>
          <w:w w:val="90"/>
          <w:sz w:val="18"/>
        </w:rPr>
        <w:t>CREATE</w:t>
      </w:r>
      <w:r w:rsidRPr="002D7375">
        <w:rPr>
          <w:rFonts w:ascii="Arial" w:hAnsi="Arial" w:cs="Arial"/>
          <w:spacing w:val="-41"/>
          <w:w w:val="90"/>
          <w:sz w:val="18"/>
        </w:rPr>
        <w:t xml:space="preserve"> </w:t>
      </w:r>
      <w:r w:rsidRPr="002D7375">
        <w:rPr>
          <w:rFonts w:ascii="Arial" w:hAnsi="Arial" w:cs="Arial"/>
          <w:w w:val="90"/>
          <w:sz w:val="18"/>
        </w:rPr>
        <w:t>OR</w:t>
      </w:r>
      <w:r w:rsidRPr="002D7375">
        <w:rPr>
          <w:rFonts w:ascii="Arial" w:hAnsi="Arial" w:cs="Arial"/>
          <w:spacing w:val="-41"/>
          <w:w w:val="90"/>
          <w:sz w:val="18"/>
        </w:rPr>
        <w:t xml:space="preserve"> </w:t>
      </w:r>
      <w:r w:rsidRPr="002D7375">
        <w:rPr>
          <w:rFonts w:ascii="Arial" w:hAnsi="Arial" w:cs="Arial"/>
          <w:w w:val="90"/>
          <w:sz w:val="18"/>
        </w:rPr>
        <w:t>REPLACE</w:t>
      </w:r>
      <w:r w:rsidRPr="002D7375">
        <w:rPr>
          <w:rFonts w:ascii="Arial" w:hAnsi="Arial" w:cs="Arial"/>
          <w:spacing w:val="-41"/>
          <w:w w:val="90"/>
          <w:sz w:val="18"/>
        </w:rPr>
        <w:t xml:space="preserve"> </w:t>
      </w:r>
      <w:r w:rsidRPr="002D7375">
        <w:rPr>
          <w:rFonts w:ascii="Arial" w:hAnsi="Arial" w:cs="Arial"/>
          <w:w w:val="90"/>
          <w:sz w:val="18"/>
        </w:rPr>
        <w:t>FUNCTION</w:t>
      </w:r>
      <w:r w:rsidRPr="002D7375">
        <w:rPr>
          <w:rFonts w:ascii="Arial" w:hAnsi="Arial" w:cs="Arial"/>
          <w:spacing w:val="-41"/>
          <w:w w:val="90"/>
          <w:sz w:val="18"/>
        </w:rPr>
        <w:t xml:space="preserve"> </w:t>
      </w:r>
      <w:r w:rsidRPr="002D7375">
        <w:rPr>
          <w:rFonts w:ascii="Arial" w:hAnsi="Arial" w:cs="Arial"/>
          <w:w w:val="90"/>
          <w:sz w:val="18"/>
        </w:rPr>
        <w:t>hide_sal_comm</w:t>
      </w:r>
      <w:r w:rsidRPr="002D7375">
        <w:rPr>
          <w:rFonts w:ascii="Arial" w:hAnsi="Arial" w:cs="Arial"/>
          <w:spacing w:val="-41"/>
          <w:w w:val="90"/>
          <w:sz w:val="18"/>
        </w:rPr>
        <w:t xml:space="preserve"> </w:t>
      </w:r>
      <w:r w:rsidRPr="002D7375">
        <w:rPr>
          <w:rFonts w:ascii="Arial" w:hAnsi="Arial" w:cs="Arial"/>
          <w:w w:val="90"/>
          <w:sz w:val="18"/>
        </w:rPr>
        <w:t xml:space="preserve">( </w:t>
      </w:r>
      <w:r w:rsidRPr="002D7375">
        <w:rPr>
          <w:rFonts w:ascii="Arial" w:hAnsi="Arial" w:cs="Arial"/>
          <w:w w:val="95"/>
          <w:sz w:val="18"/>
        </w:rPr>
        <w:t>v_schema IN</w:t>
      </w:r>
      <w:r w:rsidRPr="002D7375">
        <w:rPr>
          <w:rFonts w:ascii="Arial" w:hAnsi="Arial" w:cs="Arial"/>
          <w:spacing w:val="-40"/>
          <w:w w:val="95"/>
          <w:sz w:val="18"/>
        </w:rPr>
        <w:t xml:space="preserve"> </w:t>
      </w:r>
      <w:r w:rsidRPr="002D7375">
        <w:rPr>
          <w:rFonts w:ascii="Arial" w:hAnsi="Arial" w:cs="Arial"/>
          <w:w w:val="95"/>
          <w:sz w:val="18"/>
        </w:rPr>
        <w:t>VARCHAR2,</w:t>
      </w:r>
    </w:p>
    <w:p w14:paraId="71F79C4F" w14:textId="77777777" w:rsidR="00151516" w:rsidRPr="002D7375" w:rsidRDefault="00151516" w:rsidP="00151516">
      <w:pPr>
        <w:spacing w:line="203" w:lineRule="exact"/>
        <w:ind w:left="2352"/>
        <w:rPr>
          <w:rFonts w:ascii="Arial" w:hAnsi="Arial" w:cs="Arial"/>
          <w:sz w:val="18"/>
        </w:rPr>
      </w:pPr>
      <w:r w:rsidRPr="002D7375">
        <w:rPr>
          <w:rFonts w:ascii="Arial" w:hAnsi="Arial" w:cs="Arial"/>
          <w:w w:val="95"/>
          <w:sz w:val="18"/>
        </w:rPr>
        <w:t>v_objname IN VARCHAR2)</w:t>
      </w:r>
    </w:p>
    <w:p w14:paraId="43348779" w14:textId="77777777" w:rsidR="00151516" w:rsidRPr="002D7375" w:rsidRDefault="00151516" w:rsidP="00151516">
      <w:pPr>
        <w:pStyle w:val="BodyText"/>
        <w:spacing w:before="10"/>
        <w:rPr>
          <w:rFonts w:ascii="Arial" w:hAnsi="Arial" w:cs="Arial"/>
        </w:rPr>
      </w:pPr>
    </w:p>
    <w:p w14:paraId="513E01B3" w14:textId="77777777" w:rsidR="00151516" w:rsidRPr="002D7375" w:rsidRDefault="00151516" w:rsidP="00151516">
      <w:pPr>
        <w:spacing w:line="259" w:lineRule="auto"/>
        <w:ind w:left="2260" w:right="6044"/>
        <w:rPr>
          <w:rFonts w:ascii="Arial" w:hAnsi="Arial" w:cs="Arial"/>
          <w:sz w:val="18"/>
        </w:rPr>
      </w:pPr>
      <w:r w:rsidRPr="002D7375">
        <w:rPr>
          <w:rFonts w:ascii="Arial" w:hAnsi="Arial" w:cs="Arial"/>
          <w:w w:val="95"/>
          <w:sz w:val="18"/>
        </w:rPr>
        <w:t>RETURN</w:t>
      </w:r>
      <w:r w:rsidRPr="002D7375">
        <w:rPr>
          <w:rFonts w:ascii="Arial" w:hAnsi="Arial" w:cs="Arial"/>
          <w:spacing w:val="-65"/>
          <w:w w:val="95"/>
          <w:sz w:val="18"/>
        </w:rPr>
        <w:t xml:space="preserve"> </w:t>
      </w:r>
      <w:r w:rsidRPr="002D7375">
        <w:rPr>
          <w:rFonts w:ascii="Arial" w:hAnsi="Arial" w:cs="Arial"/>
          <w:w w:val="95"/>
          <w:sz w:val="18"/>
        </w:rPr>
        <w:t>VARCHAR2</w:t>
      </w:r>
      <w:r w:rsidRPr="002D7375">
        <w:rPr>
          <w:rFonts w:ascii="Arial" w:hAnsi="Arial" w:cs="Arial"/>
          <w:spacing w:val="-65"/>
          <w:w w:val="95"/>
          <w:sz w:val="18"/>
        </w:rPr>
        <w:t xml:space="preserve"> </w:t>
      </w:r>
      <w:r w:rsidRPr="002D7375">
        <w:rPr>
          <w:rFonts w:ascii="Arial" w:hAnsi="Arial" w:cs="Arial"/>
          <w:w w:val="95"/>
          <w:sz w:val="18"/>
        </w:rPr>
        <w:t xml:space="preserve">AS </w:t>
      </w: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VARCHAR2</w:t>
      </w:r>
      <w:r w:rsidRPr="002D7375">
        <w:rPr>
          <w:rFonts w:ascii="Arial" w:hAnsi="Arial" w:cs="Arial"/>
          <w:spacing w:val="-46"/>
          <w:w w:val="90"/>
          <w:sz w:val="18"/>
        </w:rPr>
        <w:t xml:space="preserve"> </w:t>
      </w:r>
      <w:r w:rsidRPr="002D7375">
        <w:rPr>
          <w:rFonts w:ascii="Arial" w:hAnsi="Arial" w:cs="Arial"/>
          <w:w w:val="90"/>
          <w:sz w:val="18"/>
        </w:rPr>
        <w:t>(200);</w:t>
      </w:r>
    </w:p>
    <w:p w14:paraId="52D41A93" w14:textId="77777777" w:rsidR="00151516" w:rsidRPr="002D7375" w:rsidRDefault="00151516" w:rsidP="00151516">
      <w:pPr>
        <w:pStyle w:val="BodyText"/>
        <w:spacing w:before="4"/>
        <w:rPr>
          <w:rFonts w:ascii="Arial" w:hAnsi="Arial" w:cs="Arial"/>
          <w:sz w:val="19"/>
        </w:rPr>
      </w:pPr>
    </w:p>
    <w:p w14:paraId="2E0C5E7B" w14:textId="77777777" w:rsidR="00151516" w:rsidRPr="002D7375" w:rsidRDefault="00151516" w:rsidP="00151516">
      <w:pPr>
        <w:ind w:left="2260"/>
        <w:rPr>
          <w:rFonts w:ascii="Arial" w:hAnsi="Arial" w:cs="Arial"/>
          <w:sz w:val="18"/>
        </w:rPr>
      </w:pPr>
      <w:r w:rsidRPr="002D7375">
        <w:rPr>
          <w:rFonts w:ascii="Arial" w:hAnsi="Arial" w:cs="Arial"/>
          <w:w w:val="95"/>
          <w:sz w:val="18"/>
        </w:rPr>
        <w:t>BEGIN</w:t>
      </w:r>
    </w:p>
    <w:p w14:paraId="2B916FCC" w14:textId="77777777" w:rsidR="00151516" w:rsidRPr="002D7375" w:rsidRDefault="00151516" w:rsidP="00151516">
      <w:pPr>
        <w:spacing w:before="16" w:line="259" w:lineRule="auto"/>
        <w:ind w:left="2352" w:right="5952"/>
        <w:rPr>
          <w:rFonts w:ascii="Arial" w:hAnsi="Arial" w:cs="Arial"/>
          <w:sz w:val="18"/>
        </w:rPr>
      </w:pP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w:t>
      </w:r>
      <w:r w:rsidRPr="002D7375">
        <w:rPr>
          <w:rFonts w:ascii="Arial" w:hAnsi="Arial" w:cs="Arial"/>
          <w:spacing w:val="-46"/>
          <w:w w:val="90"/>
          <w:sz w:val="18"/>
        </w:rPr>
        <w:t xml:space="preserve"> </w:t>
      </w:r>
      <w:r w:rsidRPr="002D7375">
        <w:rPr>
          <w:rFonts w:ascii="Arial" w:hAnsi="Arial" w:cs="Arial"/>
          <w:w w:val="90"/>
          <w:sz w:val="18"/>
        </w:rPr>
        <w:t xml:space="preserve">'deptno=30'; </w:t>
      </w:r>
      <w:r w:rsidRPr="002D7375">
        <w:rPr>
          <w:rFonts w:ascii="Arial" w:hAnsi="Arial" w:cs="Arial"/>
          <w:w w:val="95"/>
          <w:sz w:val="18"/>
        </w:rPr>
        <w:t>RETURN</w:t>
      </w:r>
      <w:r w:rsidRPr="002D7375">
        <w:rPr>
          <w:rFonts w:ascii="Arial" w:hAnsi="Arial" w:cs="Arial"/>
          <w:spacing w:val="-29"/>
          <w:w w:val="95"/>
          <w:sz w:val="18"/>
        </w:rPr>
        <w:t xml:space="preserve"> </w:t>
      </w:r>
      <w:r w:rsidRPr="002D7375">
        <w:rPr>
          <w:rFonts w:ascii="Arial" w:hAnsi="Arial" w:cs="Arial"/>
          <w:w w:val="95"/>
          <w:sz w:val="18"/>
        </w:rPr>
        <w:t>(con);</w:t>
      </w:r>
    </w:p>
    <w:p w14:paraId="057ABA28" w14:textId="77777777" w:rsidR="00151516" w:rsidRPr="002D7375" w:rsidRDefault="00151516" w:rsidP="00151516">
      <w:pPr>
        <w:ind w:left="2260"/>
        <w:rPr>
          <w:rFonts w:ascii="Arial" w:hAnsi="Arial" w:cs="Arial"/>
          <w:sz w:val="18"/>
        </w:rPr>
      </w:pPr>
      <w:r w:rsidRPr="002D7375">
        <w:rPr>
          <w:rFonts w:ascii="Arial" w:hAnsi="Arial" w:cs="Arial"/>
          <w:w w:val="95"/>
          <w:sz w:val="18"/>
        </w:rPr>
        <w:t>END hide_sal_comm;</w:t>
      </w:r>
    </w:p>
    <w:p w14:paraId="50444A3A" w14:textId="77777777" w:rsidR="00151516" w:rsidRPr="002D7375" w:rsidRDefault="00151516" w:rsidP="00151516">
      <w:pPr>
        <w:pStyle w:val="BodyText"/>
        <w:spacing w:before="3"/>
        <w:rPr>
          <w:rFonts w:ascii="Arial" w:hAnsi="Arial" w:cs="Arial"/>
          <w:sz w:val="18"/>
        </w:rPr>
      </w:pPr>
    </w:p>
    <w:p w14:paraId="66E067AA" w14:textId="77777777" w:rsidR="00151516" w:rsidRPr="002D7375" w:rsidRDefault="00151516" w:rsidP="00151516">
      <w:pPr>
        <w:pStyle w:val="BodyText"/>
        <w:ind w:left="2260"/>
        <w:rPr>
          <w:rFonts w:ascii="Arial" w:hAnsi="Arial" w:cs="Arial"/>
        </w:rPr>
      </w:pPr>
      <w:r>
        <w:rPr>
          <w:rFonts w:ascii="Arial" w:hAnsi="Arial" w:cs="Arial"/>
        </w:rPr>
        <w:t>Sau đó bạn cấu hình chính sách với thủ tục</w:t>
      </w:r>
      <w:r w:rsidRPr="002D7375">
        <w:rPr>
          <w:rFonts w:ascii="Arial" w:hAnsi="Arial" w:cs="Arial"/>
        </w:rPr>
        <w:t xml:space="preserve"> DBMS_RLS.ADD_POLICY</w:t>
      </w:r>
      <w:r w:rsidRPr="002D7375">
        <w:rPr>
          <w:rFonts w:ascii="Arial" w:hAnsi="Arial" w:cs="Arial"/>
          <w:spacing w:val="-94"/>
        </w:rPr>
        <w:t xml:space="preserve"> </w:t>
      </w:r>
      <w:r>
        <w:rPr>
          <w:rFonts w:ascii="Arial" w:hAnsi="Arial" w:cs="Arial"/>
        </w:rPr>
        <w:t xml:space="preserve"> như sau</w:t>
      </w:r>
      <w:r w:rsidRPr="002D7375">
        <w:rPr>
          <w:rFonts w:ascii="Arial" w:hAnsi="Arial" w:cs="Arial"/>
        </w:rPr>
        <w:t>:</w:t>
      </w:r>
    </w:p>
    <w:p w14:paraId="49F5C15E" w14:textId="77777777" w:rsidR="00151516" w:rsidRPr="002D7375" w:rsidRDefault="00151516" w:rsidP="00151516">
      <w:pPr>
        <w:spacing w:before="137" w:line="259" w:lineRule="auto"/>
        <w:ind w:left="2352" w:right="5766"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 (</w:t>
      </w:r>
    </w:p>
    <w:p w14:paraId="74082077" w14:textId="77777777" w:rsidR="00151516" w:rsidRPr="002D7375" w:rsidRDefault="00151516" w:rsidP="00151516">
      <w:pPr>
        <w:tabs>
          <w:tab w:val="left" w:pos="4112"/>
        </w:tabs>
        <w:spacing w:line="259" w:lineRule="auto"/>
        <w:ind w:left="2444" w:right="4946"/>
        <w:rPr>
          <w:rFonts w:ascii="Arial" w:hAnsi="Arial" w:cs="Arial"/>
          <w:sz w:val="18"/>
        </w:rPr>
      </w:pPr>
      <w:r w:rsidRPr="002D7375">
        <w:rPr>
          <w:rFonts w:ascii="Arial" w:hAnsi="Arial" w:cs="Arial"/>
          <w:w w:val="90"/>
          <w:sz w:val="18"/>
        </w:rPr>
        <w:t>object_schema</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'scott', 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38"/>
          <w:w w:val="95"/>
          <w:sz w:val="18"/>
        </w:rPr>
        <w:t xml:space="preserve"> </w:t>
      </w:r>
      <w:r w:rsidRPr="002D7375">
        <w:rPr>
          <w:rFonts w:ascii="Arial" w:hAnsi="Arial" w:cs="Arial"/>
          <w:w w:val="95"/>
          <w:sz w:val="18"/>
        </w:rPr>
        <w:t>'emp',</w:t>
      </w:r>
    </w:p>
    <w:p w14:paraId="76D275F4" w14:textId="77777777" w:rsidR="00151516" w:rsidRPr="002D7375" w:rsidRDefault="00151516" w:rsidP="00151516">
      <w:pPr>
        <w:tabs>
          <w:tab w:val="left" w:pos="4112"/>
        </w:tabs>
        <w:spacing w:line="259" w:lineRule="auto"/>
        <w:ind w:left="2444" w:right="4020"/>
        <w:rPr>
          <w:rFonts w:ascii="Arial" w:hAnsi="Arial" w:cs="Arial"/>
          <w:b/>
          <w:sz w:val="18"/>
        </w:rPr>
      </w:pP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'hide_sal_policy', policy_function</w:t>
      </w:r>
      <w:r w:rsidRPr="002D7375">
        <w:rPr>
          <w:rFonts w:ascii="Arial" w:hAnsi="Arial" w:cs="Arial"/>
          <w:w w:val="85"/>
          <w:sz w:val="18"/>
        </w:rPr>
        <w:tab/>
      </w:r>
      <w:r w:rsidRPr="002D7375">
        <w:rPr>
          <w:rFonts w:ascii="Arial" w:hAnsi="Arial" w:cs="Arial"/>
          <w:w w:val="95"/>
          <w:sz w:val="18"/>
        </w:rPr>
        <w:t>=&gt;</w:t>
      </w:r>
      <w:r w:rsidRPr="002D7375">
        <w:rPr>
          <w:rFonts w:ascii="Arial" w:hAnsi="Arial" w:cs="Arial"/>
          <w:spacing w:val="-71"/>
          <w:w w:val="95"/>
          <w:sz w:val="18"/>
        </w:rPr>
        <w:t xml:space="preserve"> </w:t>
      </w:r>
      <w:r w:rsidRPr="002D7375">
        <w:rPr>
          <w:rFonts w:ascii="Arial" w:hAnsi="Arial" w:cs="Arial"/>
          <w:w w:val="95"/>
          <w:sz w:val="18"/>
        </w:rPr>
        <w:t xml:space="preserve">'hide_sal_comm', </w:t>
      </w:r>
      <w:r w:rsidRPr="002D7375">
        <w:rPr>
          <w:rFonts w:ascii="Arial" w:hAnsi="Arial" w:cs="Arial"/>
          <w:b/>
          <w:w w:val="95"/>
          <w:sz w:val="18"/>
        </w:rPr>
        <w:t>sec_relevant_cols</w:t>
      </w:r>
      <w:r w:rsidRPr="002D7375">
        <w:rPr>
          <w:rFonts w:ascii="Arial" w:hAnsi="Arial" w:cs="Arial"/>
          <w:b/>
          <w:spacing w:val="-51"/>
          <w:w w:val="95"/>
          <w:sz w:val="18"/>
        </w:rPr>
        <w:t xml:space="preserve"> </w:t>
      </w:r>
      <w:r w:rsidRPr="002D7375">
        <w:rPr>
          <w:rFonts w:ascii="Arial" w:hAnsi="Arial" w:cs="Arial"/>
          <w:b/>
          <w:w w:val="95"/>
          <w:sz w:val="18"/>
        </w:rPr>
        <w:t>=&gt;</w:t>
      </w:r>
      <w:r w:rsidRPr="002D7375">
        <w:rPr>
          <w:rFonts w:ascii="Arial" w:hAnsi="Arial" w:cs="Arial"/>
          <w:b/>
          <w:spacing w:val="-50"/>
          <w:w w:val="95"/>
          <w:sz w:val="18"/>
        </w:rPr>
        <w:t xml:space="preserve"> </w:t>
      </w:r>
      <w:r w:rsidRPr="002D7375">
        <w:rPr>
          <w:rFonts w:ascii="Arial" w:hAnsi="Arial" w:cs="Arial"/>
          <w:b/>
          <w:w w:val="95"/>
          <w:sz w:val="18"/>
        </w:rPr>
        <w:t>'sal,comm');</w:t>
      </w:r>
    </w:p>
    <w:p w14:paraId="0304143F"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END;</w:t>
      </w:r>
    </w:p>
    <w:p w14:paraId="4E895914" w14:textId="77777777" w:rsidR="00151516" w:rsidRPr="002D7375" w:rsidRDefault="00151516" w:rsidP="00151516">
      <w:pPr>
        <w:pStyle w:val="BodyText"/>
        <w:spacing w:before="10"/>
        <w:rPr>
          <w:rFonts w:ascii="Arial" w:hAnsi="Arial" w:cs="Arial"/>
          <w:sz w:val="24"/>
        </w:rPr>
      </w:pPr>
    </w:p>
    <w:p w14:paraId="062B23D8" w14:textId="77777777" w:rsidR="00151516" w:rsidRPr="002D7375" w:rsidRDefault="00151516" w:rsidP="00151516">
      <w:pPr>
        <w:pStyle w:val="Heading6"/>
      </w:pPr>
      <w:bookmarkStart w:id="1154" w:name="Displaying_Only_the_Column_Rows_Relevant"/>
      <w:bookmarkStart w:id="1155" w:name="_bookmark1412"/>
      <w:bookmarkEnd w:id="1154"/>
      <w:bookmarkEnd w:id="1155"/>
      <w:r w:rsidRPr="002D7375">
        <w:t>Chỉ hiển thị các hàng cột có liên quan đến truy vấn</w:t>
      </w:r>
    </w:p>
    <w:p w14:paraId="400ADC34" w14:textId="77777777" w:rsidR="00151516" w:rsidRPr="002D7375" w:rsidRDefault="00151516" w:rsidP="00151516">
      <w:pPr>
        <w:pStyle w:val="BodyText"/>
        <w:spacing w:before="58" w:line="230" w:lineRule="auto"/>
        <w:ind w:left="2259" w:right="185"/>
        <w:rPr>
          <w:rFonts w:ascii="Arial" w:hAnsi="Arial" w:cs="Arial"/>
        </w:rPr>
      </w:pPr>
      <w:r w:rsidRPr="002D7375">
        <w:rPr>
          <w:rFonts w:ascii="Arial" w:hAnsi="Arial" w:cs="Arial"/>
        </w:rPr>
        <w:t>Hành vi mặc định cho Oracle VPD là hạn chế số lượng hàng được trả về cho một truy vấn tham chiếu đến các cột chứa thông tin nhạy cảm. Bạn chỉ định các cột có liên quan đến bảo mật này bằng cách sử dụng tham số SEC_RELEVANT_ COLUMNS của thủ tục DBMS_RLS.ADD_POLICY, như trong Ví dụ 7–3 trên trang 7-9.</w:t>
      </w:r>
    </w:p>
    <w:p w14:paraId="7BAE7C59" w14:textId="77777777" w:rsidR="00151516" w:rsidRPr="002D7375" w:rsidRDefault="00151516" w:rsidP="00151516">
      <w:pPr>
        <w:pStyle w:val="BodyText"/>
        <w:spacing w:before="119" w:line="230" w:lineRule="auto"/>
        <w:ind w:left="2259"/>
        <w:rPr>
          <w:rFonts w:ascii="Arial" w:hAnsi="Arial" w:cs="Arial"/>
        </w:rPr>
      </w:pPr>
      <w:r w:rsidRPr="002D7375">
        <w:rPr>
          <w:rFonts w:ascii="Arial" w:hAnsi="Arial" w:cs="Arial"/>
        </w:rPr>
        <w:t>Ví dụ, hãy xem xét người dùng bộ phận bán hàng với đặc quyền SELECT trên bảng emp, được bảo vệ bằng chính sách Orcale VPD được tạo trong ví dụ 7–3. Người dùng (ví dụ, người dùng SCOTT) chạy truy vấn sau:</w:t>
      </w:r>
    </w:p>
    <w:p w14:paraId="6FE54AC8"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ENAME, d.dname, JOB, SAL, COMM</w:t>
      </w:r>
    </w:p>
    <w:p w14:paraId="4A72BC96" w14:textId="77777777" w:rsidR="00151516" w:rsidRPr="002D7375" w:rsidRDefault="00151516" w:rsidP="00151516">
      <w:pPr>
        <w:spacing w:before="16"/>
        <w:ind w:left="2352"/>
        <w:rPr>
          <w:rFonts w:ascii="Arial" w:hAnsi="Arial" w:cs="Arial"/>
          <w:sz w:val="18"/>
        </w:rPr>
      </w:pPr>
      <w:r w:rsidRPr="002D7375">
        <w:rPr>
          <w:rFonts w:ascii="Arial" w:hAnsi="Arial" w:cs="Arial"/>
          <w:w w:val="95"/>
          <w:sz w:val="18"/>
        </w:rPr>
        <w:t>FROM emp e, dept</w:t>
      </w:r>
      <w:r w:rsidRPr="002D7375">
        <w:rPr>
          <w:rFonts w:ascii="Arial" w:hAnsi="Arial" w:cs="Arial"/>
          <w:spacing w:val="-53"/>
          <w:w w:val="95"/>
          <w:sz w:val="18"/>
        </w:rPr>
        <w:t xml:space="preserve"> </w:t>
      </w:r>
      <w:r w:rsidRPr="002D7375">
        <w:rPr>
          <w:rFonts w:ascii="Arial" w:hAnsi="Arial" w:cs="Arial"/>
          <w:w w:val="95"/>
          <w:sz w:val="18"/>
        </w:rPr>
        <w:t>d</w:t>
      </w:r>
    </w:p>
    <w:p w14:paraId="2EB9AFEB" w14:textId="77777777" w:rsidR="00151516" w:rsidRPr="002D7375" w:rsidRDefault="00151516" w:rsidP="00151516">
      <w:pPr>
        <w:spacing w:before="15"/>
        <w:ind w:left="2352"/>
        <w:rPr>
          <w:rFonts w:ascii="Arial" w:hAnsi="Arial" w:cs="Arial"/>
          <w:sz w:val="18"/>
        </w:rPr>
      </w:pPr>
      <w:r w:rsidRPr="002D7375">
        <w:rPr>
          <w:rFonts w:ascii="Arial" w:hAnsi="Arial" w:cs="Arial"/>
          <w:w w:val="95"/>
          <w:sz w:val="18"/>
        </w:rPr>
        <w:t>WHERE d.deptno = e.deptno;</w:t>
      </w:r>
    </w:p>
    <w:p w14:paraId="249E93A7" w14:textId="77777777" w:rsidR="00151516" w:rsidRPr="002D7375" w:rsidRDefault="00151516" w:rsidP="00151516">
      <w:pPr>
        <w:pStyle w:val="BodyText"/>
        <w:spacing w:before="4"/>
        <w:rPr>
          <w:rFonts w:ascii="Arial" w:hAnsi="Arial" w:cs="Arial"/>
          <w:sz w:val="18"/>
        </w:rPr>
      </w:pPr>
    </w:p>
    <w:p w14:paraId="729339DE" w14:textId="77777777" w:rsidR="00151516" w:rsidRPr="002D7375" w:rsidRDefault="00151516" w:rsidP="00151516">
      <w:pPr>
        <w:pStyle w:val="BodyText"/>
        <w:ind w:left="2260"/>
        <w:rPr>
          <w:rFonts w:ascii="Arial" w:hAnsi="Arial" w:cs="Arial"/>
        </w:rPr>
      </w:pPr>
      <w:r w:rsidRPr="002D7375">
        <w:rPr>
          <w:rFonts w:ascii="Arial" w:hAnsi="Arial" w:cs="Arial"/>
        </w:rPr>
        <w:t>The database returns the following rows:</w:t>
      </w:r>
    </w:p>
    <w:p w14:paraId="151FEF70" w14:textId="77777777" w:rsidR="00151516" w:rsidRPr="002D7375" w:rsidRDefault="00151516" w:rsidP="00151516">
      <w:pPr>
        <w:pStyle w:val="BodyText"/>
        <w:spacing w:before="8" w:after="1"/>
        <w:rPr>
          <w:rFonts w:ascii="Arial" w:hAnsi="Arial" w:cs="Arial"/>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68F13910" w14:textId="77777777" w:rsidTr="00E42760">
        <w:trPr>
          <w:trHeight w:val="189"/>
        </w:trPr>
        <w:tc>
          <w:tcPr>
            <w:tcW w:w="837" w:type="dxa"/>
          </w:tcPr>
          <w:p w14:paraId="053163D9" w14:textId="77777777" w:rsidR="00151516" w:rsidRPr="002D7375" w:rsidRDefault="00151516" w:rsidP="00E42760">
            <w:pPr>
              <w:pStyle w:val="TableParagraph"/>
              <w:spacing w:before="0" w:line="170" w:lineRule="exact"/>
              <w:ind w:left="50"/>
              <w:rPr>
                <w:rFonts w:ascii="Arial" w:hAnsi="Arial" w:cs="Arial"/>
                <w:sz w:val="18"/>
              </w:rPr>
            </w:pPr>
            <w:r w:rsidRPr="002D7375">
              <w:rPr>
                <w:rFonts w:ascii="Arial" w:hAnsi="Arial" w:cs="Arial"/>
                <w:w w:val="95"/>
                <w:sz w:val="18"/>
              </w:rPr>
              <w:t>ENAME</w:t>
            </w:r>
          </w:p>
        </w:tc>
        <w:tc>
          <w:tcPr>
            <w:tcW w:w="1158" w:type="dxa"/>
          </w:tcPr>
          <w:p w14:paraId="52D02C3C" w14:textId="77777777" w:rsidR="00151516" w:rsidRPr="002D7375" w:rsidRDefault="00151516" w:rsidP="00E42760">
            <w:pPr>
              <w:pStyle w:val="TableParagraph"/>
              <w:spacing w:before="0" w:line="170" w:lineRule="exact"/>
              <w:ind w:left="231"/>
              <w:rPr>
                <w:rFonts w:ascii="Arial" w:hAnsi="Arial" w:cs="Arial"/>
                <w:sz w:val="18"/>
              </w:rPr>
            </w:pPr>
            <w:r w:rsidRPr="002D7375">
              <w:rPr>
                <w:rFonts w:ascii="Arial" w:hAnsi="Arial" w:cs="Arial"/>
                <w:w w:val="95"/>
                <w:sz w:val="18"/>
              </w:rPr>
              <w:t>DNAME</w:t>
            </w:r>
          </w:p>
        </w:tc>
        <w:tc>
          <w:tcPr>
            <w:tcW w:w="1576" w:type="dxa"/>
          </w:tcPr>
          <w:p w14:paraId="173DE0AD" w14:textId="77777777" w:rsidR="00151516" w:rsidRPr="002D7375" w:rsidRDefault="00151516" w:rsidP="00E42760">
            <w:pPr>
              <w:pStyle w:val="TableParagraph"/>
              <w:spacing w:before="0" w:line="170" w:lineRule="exact"/>
              <w:ind w:left="463"/>
              <w:rPr>
                <w:rFonts w:ascii="Arial" w:hAnsi="Arial" w:cs="Arial"/>
                <w:sz w:val="18"/>
              </w:rPr>
            </w:pPr>
            <w:r w:rsidRPr="002D7375">
              <w:rPr>
                <w:rFonts w:ascii="Arial" w:hAnsi="Arial" w:cs="Arial"/>
                <w:w w:val="95"/>
                <w:sz w:val="18"/>
              </w:rPr>
              <w:t>JOB</w:t>
            </w:r>
          </w:p>
        </w:tc>
        <w:tc>
          <w:tcPr>
            <w:tcW w:w="1065" w:type="dxa"/>
          </w:tcPr>
          <w:p w14:paraId="3BE10F62" w14:textId="77777777" w:rsidR="00151516" w:rsidRPr="002D7375" w:rsidRDefault="00151516" w:rsidP="00E42760">
            <w:pPr>
              <w:pStyle w:val="TableParagraph"/>
              <w:spacing w:before="0" w:line="170" w:lineRule="exact"/>
              <w:ind w:right="322"/>
              <w:jc w:val="right"/>
              <w:rPr>
                <w:rFonts w:ascii="Arial" w:hAnsi="Arial" w:cs="Arial"/>
                <w:sz w:val="18"/>
              </w:rPr>
            </w:pPr>
            <w:r w:rsidRPr="002D7375">
              <w:rPr>
                <w:rFonts w:ascii="Arial" w:hAnsi="Arial" w:cs="Arial"/>
                <w:w w:val="85"/>
                <w:sz w:val="18"/>
              </w:rPr>
              <w:t>SAL</w:t>
            </w:r>
          </w:p>
        </w:tc>
        <w:tc>
          <w:tcPr>
            <w:tcW w:w="747" w:type="dxa"/>
          </w:tcPr>
          <w:p w14:paraId="441807D4" w14:textId="77777777" w:rsidR="00151516" w:rsidRPr="002D7375" w:rsidRDefault="00151516" w:rsidP="00E42760">
            <w:pPr>
              <w:pStyle w:val="TableParagraph"/>
              <w:spacing w:before="0" w:line="170" w:lineRule="exact"/>
              <w:ind w:right="49"/>
              <w:jc w:val="right"/>
              <w:rPr>
                <w:rFonts w:ascii="Arial" w:hAnsi="Arial" w:cs="Arial"/>
                <w:sz w:val="18"/>
              </w:rPr>
            </w:pPr>
            <w:r w:rsidRPr="002D7375">
              <w:rPr>
                <w:rFonts w:ascii="Arial" w:hAnsi="Arial" w:cs="Arial"/>
                <w:w w:val="85"/>
                <w:sz w:val="18"/>
              </w:rPr>
              <w:t>COMM</w:t>
            </w:r>
          </w:p>
        </w:tc>
      </w:tr>
      <w:tr w:rsidR="00151516" w:rsidRPr="002D7375" w14:paraId="3A5010A1" w14:textId="77777777" w:rsidTr="00E42760">
        <w:trPr>
          <w:trHeight w:val="235"/>
        </w:trPr>
        <w:tc>
          <w:tcPr>
            <w:tcW w:w="5383" w:type="dxa"/>
            <w:gridSpan w:val="5"/>
          </w:tcPr>
          <w:p w14:paraId="09270DFB" w14:textId="77777777" w:rsidR="00151516" w:rsidRPr="002D7375" w:rsidRDefault="00151516" w:rsidP="00E42760">
            <w:pPr>
              <w:pStyle w:val="TableParagraph"/>
              <w:spacing w:before="24" w:line="190" w:lineRule="exact"/>
              <w:ind w:left="50"/>
              <w:rPr>
                <w:rFonts w:ascii="Arial" w:hAnsi="Arial" w:cs="Arial"/>
                <w:sz w:val="18"/>
              </w:rPr>
            </w:pP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p>
        </w:tc>
      </w:tr>
      <w:tr w:rsidR="00151516" w:rsidRPr="002D7375" w14:paraId="4CD4181D" w14:textId="77777777" w:rsidTr="00E42760">
        <w:trPr>
          <w:trHeight w:val="220"/>
        </w:trPr>
        <w:tc>
          <w:tcPr>
            <w:tcW w:w="837" w:type="dxa"/>
          </w:tcPr>
          <w:p w14:paraId="2C9ABE0A"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ALLEN</w:t>
            </w:r>
          </w:p>
        </w:tc>
        <w:tc>
          <w:tcPr>
            <w:tcW w:w="1158" w:type="dxa"/>
          </w:tcPr>
          <w:p w14:paraId="47795F66"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164D96C3"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399D6DFD"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1600</w:t>
            </w:r>
          </w:p>
        </w:tc>
        <w:tc>
          <w:tcPr>
            <w:tcW w:w="747" w:type="dxa"/>
          </w:tcPr>
          <w:p w14:paraId="679150C2"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300</w:t>
            </w:r>
          </w:p>
        </w:tc>
      </w:tr>
      <w:tr w:rsidR="00151516" w:rsidRPr="002D7375" w14:paraId="6AB5B533" w14:textId="77777777" w:rsidTr="00E42760">
        <w:trPr>
          <w:trHeight w:val="220"/>
        </w:trPr>
        <w:tc>
          <w:tcPr>
            <w:tcW w:w="837" w:type="dxa"/>
          </w:tcPr>
          <w:p w14:paraId="7FADF11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WARD</w:t>
            </w:r>
          </w:p>
        </w:tc>
        <w:tc>
          <w:tcPr>
            <w:tcW w:w="1158" w:type="dxa"/>
          </w:tcPr>
          <w:p w14:paraId="4F07EAE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DCBAC6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09A201B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2728FE6F"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500</w:t>
            </w:r>
          </w:p>
        </w:tc>
      </w:tr>
      <w:tr w:rsidR="00151516" w:rsidRPr="002D7375" w14:paraId="5E67AD84" w14:textId="77777777" w:rsidTr="00E42760">
        <w:trPr>
          <w:trHeight w:val="220"/>
        </w:trPr>
        <w:tc>
          <w:tcPr>
            <w:tcW w:w="837" w:type="dxa"/>
          </w:tcPr>
          <w:p w14:paraId="57F54D4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MARTIN</w:t>
            </w:r>
          </w:p>
        </w:tc>
        <w:tc>
          <w:tcPr>
            <w:tcW w:w="1158" w:type="dxa"/>
          </w:tcPr>
          <w:p w14:paraId="78A372C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3176A35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2F652E3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57AB36F1" w14:textId="77777777" w:rsidR="00151516" w:rsidRPr="002D7375" w:rsidRDefault="00151516" w:rsidP="00E42760">
            <w:pPr>
              <w:pStyle w:val="TableParagraph"/>
              <w:spacing w:line="190" w:lineRule="exact"/>
              <w:ind w:right="49"/>
              <w:jc w:val="right"/>
              <w:rPr>
                <w:rFonts w:ascii="Arial" w:hAnsi="Arial" w:cs="Arial"/>
                <w:sz w:val="18"/>
              </w:rPr>
            </w:pPr>
            <w:r w:rsidRPr="002D7375">
              <w:rPr>
                <w:rFonts w:ascii="Arial" w:hAnsi="Arial" w:cs="Arial"/>
                <w:w w:val="85"/>
                <w:sz w:val="18"/>
              </w:rPr>
              <w:t>1400</w:t>
            </w:r>
          </w:p>
        </w:tc>
      </w:tr>
      <w:tr w:rsidR="00151516" w:rsidRPr="002D7375" w14:paraId="2A5F90BF" w14:textId="77777777" w:rsidTr="00E42760">
        <w:trPr>
          <w:trHeight w:val="219"/>
        </w:trPr>
        <w:tc>
          <w:tcPr>
            <w:tcW w:w="837" w:type="dxa"/>
          </w:tcPr>
          <w:p w14:paraId="4A78855B"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CA0DD30"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25227D9"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74CF6627"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538EDA75" w14:textId="77777777" w:rsidR="00151516" w:rsidRPr="002D7375" w:rsidRDefault="00151516" w:rsidP="00E42760">
            <w:pPr>
              <w:pStyle w:val="TableParagraph"/>
              <w:spacing w:before="0"/>
              <w:rPr>
                <w:rFonts w:ascii="Arial" w:hAnsi="Arial" w:cs="Arial"/>
                <w:sz w:val="14"/>
              </w:rPr>
            </w:pPr>
          </w:p>
        </w:tc>
      </w:tr>
      <w:tr w:rsidR="00151516" w:rsidRPr="002D7375" w14:paraId="1583FD6E" w14:textId="77777777" w:rsidTr="00E42760">
        <w:trPr>
          <w:trHeight w:val="220"/>
        </w:trPr>
        <w:tc>
          <w:tcPr>
            <w:tcW w:w="837" w:type="dxa"/>
          </w:tcPr>
          <w:p w14:paraId="2F40CBD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63D92337"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C28D797"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65E370D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16C5EF6"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4ED274D6" w14:textId="77777777" w:rsidTr="00E42760">
        <w:trPr>
          <w:trHeight w:val="205"/>
        </w:trPr>
        <w:tc>
          <w:tcPr>
            <w:tcW w:w="837" w:type="dxa"/>
          </w:tcPr>
          <w:p w14:paraId="039E14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JAMES</w:t>
            </w:r>
          </w:p>
        </w:tc>
        <w:tc>
          <w:tcPr>
            <w:tcW w:w="1158" w:type="dxa"/>
          </w:tcPr>
          <w:p w14:paraId="627E397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1F6FACD4"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CLERK</w:t>
            </w:r>
          </w:p>
        </w:tc>
        <w:tc>
          <w:tcPr>
            <w:tcW w:w="1065" w:type="dxa"/>
          </w:tcPr>
          <w:p w14:paraId="1A45FAA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950</w:t>
            </w:r>
          </w:p>
        </w:tc>
        <w:tc>
          <w:tcPr>
            <w:tcW w:w="747" w:type="dxa"/>
          </w:tcPr>
          <w:p w14:paraId="09AD0CD8" w14:textId="77777777" w:rsidR="00151516" w:rsidRPr="002D7375" w:rsidRDefault="00151516" w:rsidP="00E42760">
            <w:pPr>
              <w:pStyle w:val="TableParagraph"/>
              <w:spacing w:before="0"/>
              <w:rPr>
                <w:rFonts w:ascii="Arial" w:hAnsi="Arial" w:cs="Arial"/>
                <w:sz w:val="14"/>
              </w:rPr>
            </w:pPr>
          </w:p>
        </w:tc>
      </w:tr>
    </w:tbl>
    <w:p w14:paraId="7AD922AF" w14:textId="77777777" w:rsidR="00151516" w:rsidRPr="002D7375" w:rsidRDefault="00151516" w:rsidP="00151516">
      <w:pPr>
        <w:rPr>
          <w:rFonts w:ascii="Arial" w:hAnsi="Arial" w:cs="Arial"/>
          <w:sz w:val="14"/>
        </w:rPr>
        <w:sectPr w:rsidR="00151516" w:rsidRPr="002D7375">
          <w:pgSz w:w="12240" w:h="15840"/>
          <w:pgMar w:top="840" w:right="1060" w:bottom="860" w:left="1100" w:header="549" w:footer="663" w:gutter="0"/>
          <w:cols w:space="720"/>
        </w:sectPr>
      </w:pPr>
    </w:p>
    <w:p w14:paraId="771497D2" w14:textId="77777777" w:rsidR="00151516" w:rsidRPr="002D7375" w:rsidRDefault="00151516" w:rsidP="00151516">
      <w:pPr>
        <w:pStyle w:val="BodyText"/>
        <w:spacing w:before="7"/>
        <w:rPr>
          <w:rFonts w:ascii="Arial" w:hAnsi="Arial" w:cs="Arial"/>
          <w:sz w:val="27"/>
        </w:rPr>
      </w:pPr>
    </w:p>
    <w:p w14:paraId="6C11440E" w14:textId="77777777" w:rsidR="00151516" w:rsidRPr="002D7375" w:rsidRDefault="00151516" w:rsidP="00151516">
      <w:pPr>
        <w:spacing w:before="95"/>
        <w:ind w:left="1660"/>
        <w:rPr>
          <w:rFonts w:ascii="Arial" w:hAnsi="Arial" w:cs="Arial"/>
          <w:sz w:val="18"/>
        </w:rPr>
      </w:pPr>
      <w:r w:rsidRPr="002D7375">
        <w:rPr>
          <w:rFonts w:ascii="Arial" w:hAnsi="Arial" w:cs="Arial"/>
          <w:w w:val="95"/>
          <w:sz w:val="18"/>
        </w:rPr>
        <w:t>6 rows selected.</w:t>
      </w:r>
    </w:p>
    <w:p w14:paraId="6D6CB529" w14:textId="77777777" w:rsidR="00151516" w:rsidRPr="002D7375" w:rsidRDefault="00151516" w:rsidP="00151516">
      <w:pPr>
        <w:pStyle w:val="BodyText"/>
        <w:spacing w:before="9"/>
        <w:rPr>
          <w:rFonts w:ascii="Arial" w:hAnsi="Arial" w:cs="Arial"/>
          <w:sz w:val="18"/>
        </w:rPr>
      </w:pPr>
    </w:p>
    <w:p w14:paraId="7E6ECB45" w14:textId="77777777" w:rsidR="00151516" w:rsidRPr="002D7375" w:rsidRDefault="00151516" w:rsidP="00151516">
      <w:pPr>
        <w:pStyle w:val="BodyText"/>
        <w:spacing w:before="1" w:line="232" w:lineRule="auto"/>
        <w:ind w:left="1660" w:right="848"/>
        <w:rPr>
          <w:rFonts w:ascii="Arial" w:hAnsi="Arial" w:cs="Arial"/>
        </w:rPr>
      </w:pPr>
      <w:r w:rsidRPr="00247797">
        <w:rPr>
          <w:rFonts w:ascii="Arial" w:hAnsi="Arial" w:cs="Arial"/>
        </w:rPr>
        <w:t>Các hàng được hiển thị là những hàng mà người dùng có đặc quyền truy cập tất cả các cột trong hàng</w:t>
      </w:r>
      <w:r w:rsidRPr="002D7375">
        <w:rPr>
          <w:rFonts w:ascii="Arial" w:hAnsi="Arial" w:cs="Arial"/>
        </w:rPr>
        <w:t>.</w:t>
      </w:r>
    </w:p>
    <w:p w14:paraId="7B790D20" w14:textId="77777777" w:rsidR="00151516" w:rsidRPr="002D7375" w:rsidRDefault="00151516" w:rsidP="00151516">
      <w:pPr>
        <w:pStyle w:val="BodyText"/>
        <w:spacing w:before="1"/>
        <w:rPr>
          <w:rFonts w:ascii="Arial" w:hAnsi="Arial" w:cs="Arial"/>
          <w:sz w:val="23"/>
        </w:rPr>
      </w:pPr>
    </w:p>
    <w:p w14:paraId="6DF97697" w14:textId="77777777" w:rsidR="00151516" w:rsidRPr="002D7375" w:rsidRDefault="00151516" w:rsidP="00151516">
      <w:pPr>
        <w:pStyle w:val="Heading6"/>
        <w:ind w:left="1660"/>
      </w:pPr>
      <w:bookmarkStart w:id="1156" w:name="Using_Column_Masking_to_Display_Sensitiv"/>
      <w:bookmarkStart w:id="1157" w:name="_bookmark1414"/>
      <w:bookmarkEnd w:id="1156"/>
      <w:bookmarkEnd w:id="1157"/>
      <w:r w:rsidRPr="00247797">
        <w:t>Sử dụng Column Masking để hiển thị các cột nhạy cảm các giá trị NULL</w:t>
      </w:r>
    </w:p>
    <w:p w14:paraId="16476356" w14:textId="77777777" w:rsidR="00151516" w:rsidRPr="002D7375" w:rsidRDefault="00151516" w:rsidP="00151516">
      <w:pPr>
        <w:pStyle w:val="BodyText"/>
        <w:spacing w:before="58" w:line="230" w:lineRule="auto"/>
        <w:ind w:left="1660" w:right="700"/>
        <w:rPr>
          <w:rFonts w:ascii="Arial" w:hAnsi="Arial" w:cs="Arial"/>
        </w:rPr>
      </w:pPr>
      <w:r w:rsidRPr="00247797">
        <w:rPr>
          <w:rFonts w:ascii="Arial" w:hAnsi="Arial" w:cs="Arial"/>
        </w:rPr>
        <w:t>Nếu một truy vấn tham chiếu đến một cột nhạy cảm, thì hành động mặc định của Oracle VPD sẽ hạn chế số hàng được trả về. Với hành column-masking, tất cả các hàng đều hiển thị, ngay cả những hàng tham chiếu cột nhạy cảm. Tuy nhiên, các cột nhạy cảm hiển thị dưới dạng giá trị NULL. Để bật column-masking, hãy đặt tham số SEC_ RELEVANT_COLS_opt của thủ tục DBMS_RLS.ADD_POLICY.</w:t>
      </w:r>
    </w:p>
    <w:p w14:paraId="4BBAA40C" w14:textId="77777777" w:rsidR="00151516" w:rsidRPr="002D7375" w:rsidRDefault="00151516" w:rsidP="00151516">
      <w:pPr>
        <w:pStyle w:val="BodyText"/>
        <w:spacing w:before="120" w:line="230" w:lineRule="auto"/>
        <w:ind w:left="1659" w:right="848"/>
        <w:rPr>
          <w:rFonts w:ascii="Arial" w:hAnsi="Arial" w:cs="Arial"/>
        </w:rPr>
      </w:pPr>
      <w:r w:rsidRPr="00247797">
        <w:rPr>
          <w:rFonts w:ascii="Arial" w:hAnsi="Arial" w:cs="Arial"/>
        </w:rPr>
        <w:t>Ví dụ, xem xét kết quả của truy vấn nhân viên bán hàng, được mô tả trong ví dụ trước. Nếu column-masking được sử dụng, sau đó thay vì chỉ thấy hàng chứa các chi tiết và số an sinh xã hội của nhân viên bán hàng, nhân viên bán hàng sẽ thấy tất cả các hàng từ bảng emp, nhưng các giá trị cột ssn sẽ được trả về là NULL. Lưu ý rằng hành vi này về cơ bản là khác với tất cả các loại khác của chính sách Oracle VPD, chỉ trả lại một tập con các hàng</w:t>
      </w:r>
      <w:r w:rsidRPr="002D7375">
        <w:rPr>
          <w:rFonts w:ascii="Arial" w:hAnsi="Arial" w:cs="Arial"/>
        </w:rPr>
        <w:t>.</w:t>
      </w:r>
    </w:p>
    <w:p w14:paraId="523436FA" w14:textId="77777777" w:rsidR="00151516" w:rsidRPr="002D7375" w:rsidRDefault="00151516" w:rsidP="00151516">
      <w:pPr>
        <w:pStyle w:val="BodyText"/>
        <w:spacing w:before="124" w:line="230" w:lineRule="auto"/>
        <w:ind w:left="1659" w:right="871"/>
        <w:rPr>
          <w:rFonts w:ascii="Arial" w:hAnsi="Arial" w:cs="Arial"/>
        </w:rPr>
      </w:pPr>
      <w:r w:rsidRPr="00247797">
        <w:rPr>
          <w:rFonts w:ascii="Arial" w:hAnsi="Arial" w:cs="Arial"/>
        </w:rPr>
        <w:t>Ngược lại với hành động mặc định của Oracle VPD, column-masking hiển thị tất cả các hàng, nhưng trả về các giá trị cột nhạy cảm giá trị NULL. Để bao gồm column-masking trong chính sách của bạn, hãy đặt tham số SEC_RELEVANT_COLS_OPT của thủ tục DBMS_RLS.ADD_POLICY thành DBMS_RLS.ALL_ROWS</w:t>
      </w:r>
      <w:r w:rsidRPr="002D7375">
        <w:rPr>
          <w:rFonts w:ascii="Arial" w:hAnsi="Arial" w:cs="Arial"/>
        </w:rPr>
        <w:t>.</w:t>
      </w:r>
    </w:p>
    <w:p w14:paraId="382DEDC3" w14:textId="77777777" w:rsidR="00151516" w:rsidRPr="002D7375" w:rsidRDefault="008D1AB8" w:rsidP="00151516">
      <w:pPr>
        <w:pStyle w:val="BodyText"/>
        <w:spacing w:before="115" w:line="230" w:lineRule="auto"/>
        <w:ind w:left="1660" w:right="862"/>
        <w:jc w:val="both"/>
        <w:rPr>
          <w:rFonts w:ascii="Arial" w:hAnsi="Arial" w:cs="Arial"/>
        </w:rPr>
      </w:pPr>
      <w:hyperlink w:anchor="_bookmark1417" w:history="1">
        <w:r w:rsidR="00151516" w:rsidRPr="002D7375">
          <w:rPr>
            <w:rFonts w:ascii="Arial" w:hAnsi="Arial" w:cs="Arial"/>
            <w:color w:val="0000CC"/>
          </w:rPr>
          <w:t>Example</w:t>
        </w:r>
        <w:r w:rsidR="00151516" w:rsidRPr="002D7375">
          <w:rPr>
            <w:rFonts w:ascii="Arial" w:hAnsi="Arial" w:cs="Arial"/>
            <w:color w:val="0000CC"/>
            <w:spacing w:val="-5"/>
          </w:rPr>
          <w:t xml:space="preserve"> </w:t>
        </w:r>
        <w:r w:rsidR="00151516" w:rsidRPr="002D7375">
          <w:rPr>
            <w:rFonts w:ascii="Arial" w:hAnsi="Arial" w:cs="Arial"/>
            <w:color w:val="0000CC"/>
          </w:rPr>
          <w:t>7–4</w:t>
        </w:r>
        <w:r w:rsidR="00151516" w:rsidRPr="002D7375">
          <w:rPr>
            <w:rFonts w:ascii="Arial" w:hAnsi="Arial" w:cs="Arial"/>
            <w:color w:val="0000CC"/>
            <w:spacing w:val="-5"/>
          </w:rPr>
          <w:t xml:space="preserve"> </w:t>
        </w:r>
      </w:hyperlink>
      <w:r w:rsidR="00151516" w:rsidRPr="002D7375">
        <w:rPr>
          <w:rFonts w:ascii="Arial" w:hAnsi="Arial" w:cs="Arial"/>
        </w:rPr>
        <w:t>shows</w:t>
      </w:r>
      <w:r w:rsidR="00151516" w:rsidRPr="002D7375">
        <w:rPr>
          <w:rFonts w:ascii="Arial" w:hAnsi="Arial" w:cs="Arial"/>
          <w:spacing w:val="-5"/>
        </w:rPr>
        <w:t xml:space="preserve"> </w:t>
      </w:r>
      <w:r w:rsidR="00151516" w:rsidRPr="002D7375">
        <w:rPr>
          <w:rFonts w:ascii="Arial" w:hAnsi="Arial" w:cs="Arial"/>
        </w:rPr>
        <w:t>column-level</w:t>
      </w:r>
      <w:r w:rsidR="00151516" w:rsidRPr="002D7375">
        <w:rPr>
          <w:rFonts w:ascii="Arial" w:hAnsi="Arial" w:cs="Arial"/>
          <w:spacing w:val="-5"/>
        </w:rPr>
        <w:t xml:space="preserve"> </w:t>
      </w:r>
      <w:r w:rsidR="00151516" w:rsidRPr="002D7375">
        <w:rPr>
          <w:rFonts w:ascii="Arial" w:hAnsi="Arial" w:cs="Arial"/>
        </w:rPr>
        <w:t>Oracle</w:t>
      </w:r>
      <w:r w:rsidR="00151516" w:rsidRPr="002D7375">
        <w:rPr>
          <w:rFonts w:ascii="Arial" w:hAnsi="Arial" w:cs="Arial"/>
          <w:spacing w:val="-5"/>
        </w:rPr>
        <w:t xml:space="preserve"> </w:t>
      </w:r>
      <w:r w:rsidR="00151516" w:rsidRPr="002D7375">
        <w:rPr>
          <w:rFonts w:ascii="Arial" w:hAnsi="Arial" w:cs="Arial"/>
        </w:rPr>
        <w:t>Virtual</w:t>
      </w:r>
      <w:r w:rsidR="00151516" w:rsidRPr="002D7375">
        <w:rPr>
          <w:rFonts w:ascii="Arial" w:hAnsi="Arial" w:cs="Arial"/>
          <w:spacing w:val="-6"/>
        </w:rPr>
        <w:t xml:space="preserve"> </w:t>
      </w:r>
      <w:r w:rsidR="00151516" w:rsidRPr="002D7375">
        <w:rPr>
          <w:rFonts w:ascii="Arial" w:hAnsi="Arial" w:cs="Arial"/>
        </w:rPr>
        <w:t>Private</w:t>
      </w:r>
      <w:r w:rsidR="00151516" w:rsidRPr="002D7375">
        <w:rPr>
          <w:rFonts w:ascii="Arial" w:hAnsi="Arial" w:cs="Arial"/>
          <w:spacing w:val="-5"/>
        </w:rPr>
        <w:t xml:space="preserve"> </w:t>
      </w:r>
      <w:r w:rsidR="00151516" w:rsidRPr="002D7375">
        <w:rPr>
          <w:rFonts w:ascii="Arial" w:hAnsi="Arial" w:cs="Arial"/>
        </w:rPr>
        <w:t>Databa</w:t>
      </w:r>
      <w:bookmarkStart w:id="1158" w:name="_bookmark1416"/>
      <w:bookmarkEnd w:id="1158"/>
      <w:r w:rsidR="00151516" w:rsidRPr="002D7375">
        <w:rPr>
          <w:rFonts w:ascii="Arial" w:hAnsi="Arial" w:cs="Arial"/>
        </w:rPr>
        <w:t>se</w:t>
      </w:r>
      <w:r w:rsidR="00151516" w:rsidRPr="002D7375">
        <w:rPr>
          <w:rFonts w:ascii="Arial" w:hAnsi="Arial" w:cs="Arial"/>
          <w:spacing w:val="-5"/>
        </w:rPr>
        <w:t xml:space="preserve"> </w:t>
      </w:r>
      <w:r w:rsidR="00151516" w:rsidRPr="002D7375">
        <w:rPr>
          <w:rFonts w:ascii="Arial" w:hAnsi="Arial" w:cs="Arial"/>
        </w:rPr>
        <w:t>column-masking.</w:t>
      </w:r>
      <w:r w:rsidR="00151516" w:rsidRPr="002D7375">
        <w:rPr>
          <w:rFonts w:ascii="Arial" w:hAnsi="Arial" w:cs="Arial"/>
          <w:spacing w:val="-5"/>
        </w:rPr>
        <w:t xml:space="preserve"> </w:t>
      </w:r>
      <w:r w:rsidR="00151516" w:rsidRPr="002D7375">
        <w:rPr>
          <w:rFonts w:ascii="Arial" w:hAnsi="Arial" w:cs="Arial"/>
        </w:rPr>
        <w:t>It uses</w:t>
      </w:r>
      <w:r w:rsidR="00151516" w:rsidRPr="002D7375">
        <w:rPr>
          <w:rFonts w:ascii="Arial" w:hAnsi="Arial" w:cs="Arial"/>
          <w:spacing w:val="-24"/>
        </w:rPr>
        <w:t xml:space="preserve"> </w:t>
      </w:r>
      <w:r w:rsidR="00151516" w:rsidRPr="002D7375">
        <w:rPr>
          <w:rFonts w:ascii="Arial" w:hAnsi="Arial" w:cs="Arial"/>
        </w:rPr>
        <w:t>the</w:t>
      </w:r>
      <w:r w:rsidR="00151516" w:rsidRPr="002D7375">
        <w:rPr>
          <w:rFonts w:ascii="Arial" w:hAnsi="Arial" w:cs="Arial"/>
          <w:spacing w:val="-24"/>
        </w:rPr>
        <w:t xml:space="preserve"> </w:t>
      </w:r>
      <w:r w:rsidR="00151516" w:rsidRPr="002D7375">
        <w:rPr>
          <w:rFonts w:ascii="Arial" w:hAnsi="Arial" w:cs="Arial"/>
        </w:rPr>
        <w:t>same</w:t>
      </w:r>
      <w:r w:rsidR="00151516" w:rsidRPr="002D7375">
        <w:rPr>
          <w:rFonts w:ascii="Arial" w:hAnsi="Arial" w:cs="Arial"/>
          <w:spacing w:val="-24"/>
        </w:rPr>
        <w:t xml:space="preserve"> </w:t>
      </w:r>
      <w:r w:rsidR="00151516" w:rsidRPr="002D7375">
        <w:rPr>
          <w:rFonts w:ascii="Arial" w:hAnsi="Arial" w:cs="Arial"/>
        </w:rPr>
        <w:t>VPD</w:t>
      </w:r>
      <w:r w:rsidR="00151516" w:rsidRPr="002D7375">
        <w:rPr>
          <w:rFonts w:ascii="Arial" w:hAnsi="Arial" w:cs="Arial"/>
          <w:spacing w:val="-24"/>
        </w:rPr>
        <w:t xml:space="preserve"> </w:t>
      </w:r>
      <w:r w:rsidR="00151516" w:rsidRPr="002D7375">
        <w:rPr>
          <w:rFonts w:ascii="Arial" w:hAnsi="Arial" w:cs="Arial"/>
        </w:rPr>
        <w:t>policy</w:t>
      </w:r>
      <w:r w:rsidR="00151516" w:rsidRPr="002D7375">
        <w:rPr>
          <w:rFonts w:ascii="Arial" w:hAnsi="Arial" w:cs="Arial"/>
          <w:spacing w:val="-24"/>
        </w:rPr>
        <w:t xml:space="preserve"> </w:t>
      </w:r>
      <w:r w:rsidR="00151516" w:rsidRPr="002D7375">
        <w:rPr>
          <w:rFonts w:ascii="Arial" w:hAnsi="Arial" w:cs="Arial"/>
        </w:rPr>
        <w:t>as</w:t>
      </w:r>
      <w:r w:rsidR="00151516" w:rsidRPr="002D7375">
        <w:rPr>
          <w:rFonts w:ascii="Arial" w:hAnsi="Arial" w:cs="Arial"/>
          <w:spacing w:val="-25"/>
        </w:rPr>
        <w:t xml:space="preserve"> </w:t>
      </w:r>
      <w:hyperlink w:anchor="_bookmark1411" w:history="1">
        <w:r w:rsidR="00151516" w:rsidRPr="002D7375">
          <w:rPr>
            <w:rFonts w:ascii="Arial" w:hAnsi="Arial" w:cs="Arial"/>
            <w:color w:val="0000CC"/>
          </w:rPr>
          <w:t>Example</w:t>
        </w:r>
        <w:r w:rsidR="00151516" w:rsidRPr="002D7375">
          <w:rPr>
            <w:rFonts w:ascii="Arial" w:hAnsi="Arial" w:cs="Arial"/>
            <w:color w:val="0000CC"/>
            <w:spacing w:val="-23"/>
          </w:rPr>
          <w:t xml:space="preserve"> </w:t>
        </w:r>
        <w:r w:rsidR="00151516" w:rsidRPr="002D7375">
          <w:rPr>
            <w:rFonts w:ascii="Arial" w:hAnsi="Arial" w:cs="Arial"/>
            <w:color w:val="0000CC"/>
          </w:rPr>
          <w:t>7–3</w:t>
        </w:r>
        <w:r w:rsidR="00151516" w:rsidRPr="002D7375">
          <w:rPr>
            <w:rFonts w:ascii="Arial" w:hAnsi="Arial" w:cs="Arial"/>
            <w:color w:val="0000CC"/>
            <w:spacing w:val="-24"/>
          </w:rPr>
          <w:t xml:space="preserve"> </w:t>
        </w:r>
      </w:hyperlink>
      <w:hyperlink w:anchor="_bookmark1411" w:history="1">
        <w:r w:rsidR="00151516" w:rsidRPr="002D7375">
          <w:rPr>
            <w:rFonts w:ascii="Arial" w:hAnsi="Arial" w:cs="Arial"/>
          </w:rPr>
          <w:t>on</w:t>
        </w:r>
        <w:r w:rsidR="00151516" w:rsidRPr="002D7375">
          <w:rPr>
            <w:rFonts w:ascii="Arial" w:hAnsi="Arial" w:cs="Arial"/>
            <w:spacing w:val="-24"/>
          </w:rPr>
          <w:t xml:space="preserve"> </w:t>
        </w:r>
        <w:r w:rsidR="00151516" w:rsidRPr="002D7375">
          <w:rPr>
            <w:rFonts w:ascii="Arial" w:hAnsi="Arial" w:cs="Arial"/>
          </w:rPr>
          <w:t>page</w:t>
        </w:r>
        <w:r w:rsidR="00151516" w:rsidRPr="002D7375">
          <w:rPr>
            <w:rFonts w:ascii="Arial" w:hAnsi="Arial" w:cs="Arial"/>
            <w:spacing w:val="-24"/>
          </w:rPr>
          <w:t xml:space="preserve"> </w:t>
        </w:r>
        <w:r w:rsidR="00151516" w:rsidRPr="002D7375">
          <w:rPr>
            <w:rFonts w:ascii="Arial" w:hAnsi="Arial" w:cs="Arial"/>
          </w:rPr>
          <w:t>7-9</w:t>
        </w:r>
      </w:hyperlink>
      <w:r w:rsidR="00151516" w:rsidRPr="002D7375">
        <w:rPr>
          <w:rFonts w:ascii="Arial" w:hAnsi="Arial" w:cs="Arial"/>
        </w:rPr>
        <w:t>,</w:t>
      </w:r>
      <w:r w:rsidR="00151516" w:rsidRPr="002D7375">
        <w:rPr>
          <w:rFonts w:ascii="Arial" w:hAnsi="Arial" w:cs="Arial"/>
          <w:spacing w:val="-24"/>
        </w:rPr>
        <w:t xml:space="preserve"> </w:t>
      </w:r>
      <w:r w:rsidR="00151516" w:rsidRPr="002D7375">
        <w:rPr>
          <w:rFonts w:ascii="Arial" w:hAnsi="Arial" w:cs="Arial"/>
        </w:rPr>
        <w:t>but</w:t>
      </w:r>
      <w:r w:rsidR="00151516" w:rsidRPr="002D7375">
        <w:rPr>
          <w:rFonts w:ascii="Arial" w:hAnsi="Arial" w:cs="Arial"/>
          <w:spacing w:val="-24"/>
        </w:rPr>
        <w:t xml:space="preserve"> </w:t>
      </w:r>
      <w:r w:rsidR="00151516" w:rsidRPr="002D7375">
        <w:rPr>
          <w:rFonts w:ascii="Arial" w:hAnsi="Arial" w:cs="Arial"/>
        </w:rPr>
        <w:t>with</w:t>
      </w:r>
      <w:r w:rsidR="00151516" w:rsidRPr="002D7375">
        <w:rPr>
          <w:rFonts w:ascii="Arial" w:hAnsi="Arial" w:cs="Arial"/>
          <w:spacing w:val="-24"/>
        </w:rPr>
        <w:t xml:space="preserve"> </w:t>
      </w:r>
      <w:r w:rsidR="00151516" w:rsidRPr="002D7375">
        <w:rPr>
          <w:rFonts w:ascii="Arial" w:hAnsi="Arial" w:cs="Arial"/>
        </w:rPr>
        <w:t>sec_relevant_cols_ opt</w:t>
      </w:r>
      <w:r w:rsidR="00151516" w:rsidRPr="002D7375">
        <w:rPr>
          <w:rFonts w:ascii="Arial" w:hAnsi="Arial" w:cs="Arial"/>
          <w:spacing w:val="-90"/>
        </w:rPr>
        <w:t xml:space="preserve"> </w:t>
      </w:r>
      <w:r w:rsidR="00151516" w:rsidRPr="002D7375">
        <w:rPr>
          <w:rFonts w:ascii="Arial" w:hAnsi="Arial" w:cs="Arial"/>
        </w:rPr>
        <w:t>specified as DBMS_RLS.ALL_ROWS.</w:t>
      </w:r>
    </w:p>
    <w:p w14:paraId="55071C9E" w14:textId="77777777" w:rsidR="00151516" w:rsidRPr="002D7375" w:rsidRDefault="00151516" w:rsidP="00151516">
      <w:pPr>
        <w:pStyle w:val="BodyText"/>
        <w:spacing w:before="9"/>
        <w:rPr>
          <w:rFonts w:ascii="Arial" w:hAnsi="Arial" w:cs="Arial"/>
          <w:sz w:val="25"/>
        </w:rPr>
      </w:pPr>
    </w:p>
    <w:p w14:paraId="0CE1BDE1" w14:textId="77777777" w:rsidR="00151516" w:rsidRPr="002D7375" w:rsidRDefault="00151516" w:rsidP="00151516">
      <w:pPr>
        <w:ind w:left="1660"/>
        <w:rPr>
          <w:rFonts w:ascii="Arial" w:hAnsi="Arial" w:cs="Arial"/>
          <w:b/>
          <w:i/>
          <w:sz w:val="18"/>
        </w:rPr>
      </w:pPr>
      <w:bookmarkStart w:id="1159" w:name="_bookmark1417"/>
      <w:bookmarkEnd w:id="1159"/>
      <w:r w:rsidRPr="002D7375">
        <w:rPr>
          <w:rFonts w:ascii="Arial" w:hAnsi="Arial" w:cs="Arial"/>
          <w:b/>
          <w:i/>
          <w:sz w:val="18"/>
        </w:rPr>
        <w:t>Example 7–4 Adding a Column Masking to an Oracle Virtual Private Database Policy</w:t>
      </w:r>
    </w:p>
    <w:p w14:paraId="4B3E2A78"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AF00D3E" w14:textId="77777777" w:rsidR="00151516" w:rsidRPr="002D7375" w:rsidRDefault="00151516" w:rsidP="00151516">
      <w:pPr>
        <w:tabs>
          <w:tab w:val="left" w:pos="3975"/>
        </w:tabs>
        <w:spacing w:line="203" w:lineRule="exact"/>
        <w:ind w:left="1937"/>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'scott',</w:t>
      </w:r>
    </w:p>
    <w:p w14:paraId="5638E095" w14:textId="77777777" w:rsidR="00151516" w:rsidRPr="002D7375" w:rsidRDefault="00151516" w:rsidP="00151516">
      <w:pPr>
        <w:tabs>
          <w:tab w:val="left" w:pos="3975"/>
        </w:tabs>
        <w:spacing w:before="17"/>
        <w:ind w:left="1937"/>
        <w:rPr>
          <w:rFonts w:ascii="Arial" w:hAnsi="Arial" w:cs="Arial"/>
          <w:sz w:val="18"/>
        </w:rPr>
      </w:pP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'emp',</w:t>
      </w:r>
    </w:p>
    <w:p w14:paraId="5F0CA4E5" w14:textId="77777777" w:rsidR="00151516" w:rsidRPr="002D7375" w:rsidRDefault="00151516" w:rsidP="00151516">
      <w:pPr>
        <w:tabs>
          <w:tab w:val="left" w:pos="3975"/>
        </w:tabs>
        <w:spacing w:before="16" w:line="259" w:lineRule="auto"/>
        <w:ind w:left="1937" w:right="4062"/>
        <w:rPr>
          <w:rFonts w:ascii="Arial" w:hAnsi="Arial" w:cs="Arial"/>
          <w:sz w:val="18"/>
        </w:rPr>
      </w:pPr>
      <w:r w:rsidRPr="002D7375">
        <w:rPr>
          <w:rFonts w:ascii="Arial" w:hAnsi="Arial" w:cs="Arial"/>
          <w:w w:val="90"/>
          <w:sz w:val="18"/>
        </w:rPr>
        <w:t>policy_name</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 xml:space="preserve">'hide_sal_policy', </w:t>
      </w:r>
      <w:r w:rsidRPr="002D7375">
        <w:rPr>
          <w:rFonts w:ascii="Arial" w:hAnsi="Arial" w:cs="Arial"/>
          <w:w w:val="85"/>
          <w:sz w:val="18"/>
        </w:rPr>
        <w:t>policy_function</w:t>
      </w:r>
      <w:r w:rsidRPr="002D7375">
        <w:rPr>
          <w:rFonts w:ascii="Arial" w:hAnsi="Arial" w:cs="Arial"/>
          <w:w w:val="85"/>
          <w:sz w:val="18"/>
        </w:rPr>
        <w:tab/>
      </w:r>
      <w:r w:rsidRPr="002D7375">
        <w:rPr>
          <w:rFonts w:ascii="Arial" w:hAnsi="Arial" w:cs="Arial"/>
          <w:w w:val="95"/>
          <w:sz w:val="18"/>
        </w:rPr>
        <w:t xml:space="preserve">=&gt; 'hide_sal_comm', </w:t>
      </w:r>
      <w:r w:rsidRPr="002D7375">
        <w:rPr>
          <w:rFonts w:ascii="Arial" w:hAnsi="Arial" w:cs="Arial"/>
          <w:w w:val="85"/>
          <w:sz w:val="18"/>
        </w:rPr>
        <w:t>sec_relevant_cols</w:t>
      </w:r>
      <w:r w:rsidRPr="002D7375">
        <w:rPr>
          <w:rFonts w:ascii="Arial" w:hAnsi="Arial" w:cs="Arial"/>
          <w:w w:val="85"/>
          <w:sz w:val="18"/>
        </w:rPr>
        <w:tab/>
      </w:r>
      <w:r w:rsidRPr="002D7375">
        <w:rPr>
          <w:rFonts w:ascii="Arial" w:hAnsi="Arial" w:cs="Arial"/>
          <w:w w:val="95"/>
          <w:sz w:val="18"/>
        </w:rPr>
        <w:t xml:space="preserve">=&gt;' sal,comm', </w:t>
      </w:r>
      <w:r w:rsidRPr="002D7375">
        <w:rPr>
          <w:rFonts w:ascii="Arial" w:hAnsi="Arial" w:cs="Arial"/>
          <w:w w:val="85"/>
          <w:sz w:val="18"/>
        </w:rPr>
        <w:t>sec_relevant_cols_opt =&gt;</w:t>
      </w:r>
      <w:r w:rsidRPr="002D7375">
        <w:rPr>
          <w:rFonts w:ascii="Arial" w:hAnsi="Arial" w:cs="Arial"/>
          <w:spacing w:val="11"/>
          <w:w w:val="85"/>
          <w:sz w:val="18"/>
        </w:rPr>
        <w:t xml:space="preserve"> </w:t>
      </w:r>
      <w:r w:rsidRPr="002D7375">
        <w:rPr>
          <w:rFonts w:ascii="Arial" w:hAnsi="Arial" w:cs="Arial"/>
          <w:w w:val="85"/>
          <w:sz w:val="18"/>
        </w:rPr>
        <w:t>dbms_rls.ALL_ROWS);</w:t>
      </w:r>
    </w:p>
    <w:p w14:paraId="031ECD32"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4FB2AF23" w14:textId="77777777" w:rsidR="00151516" w:rsidRPr="002D7375" w:rsidRDefault="00151516" w:rsidP="00151516">
      <w:pPr>
        <w:pStyle w:val="BodyText"/>
        <w:spacing w:before="1"/>
        <w:rPr>
          <w:rFonts w:ascii="Arial" w:hAnsi="Arial" w:cs="Arial"/>
          <w:sz w:val="19"/>
        </w:rPr>
      </w:pPr>
    </w:p>
    <w:p w14:paraId="14F59F7F" w14:textId="77777777" w:rsidR="00151516" w:rsidRPr="002D7375" w:rsidRDefault="00151516" w:rsidP="00151516">
      <w:pPr>
        <w:pStyle w:val="BodyText"/>
        <w:spacing w:line="228" w:lineRule="auto"/>
        <w:ind w:left="1659" w:right="848"/>
        <w:rPr>
          <w:rFonts w:ascii="Arial" w:hAnsi="Arial" w:cs="Arial"/>
        </w:rPr>
      </w:pPr>
      <w:r w:rsidRPr="00247797">
        <w:rPr>
          <w:rFonts w:ascii="Arial" w:hAnsi="Arial" w:cs="Arial"/>
        </w:rPr>
        <w:t>Giả sử rằng người dùng bộ phận bán hàng có đặc quyền SELECT trên bảng emp (chẳng hạn như người dùng SCOTT) chạy truy vấn sau</w:t>
      </w:r>
      <w:r w:rsidRPr="002D7375">
        <w:rPr>
          <w:rFonts w:ascii="Arial" w:hAnsi="Arial" w:cs="Arial"/>
        </w:rPr>
        <w:t>:</w:t>
      </w:r>
    </w:p>
    <w:p w14:paraId="2DF48415" w14:textId="77777777" w:rsidR="00151516" w:rsidRPr="002D7375" w:rsidRDefault="00151516" w:rsidP="00151516">
      <w:pPr>
        <w:spacing w:before="141" w:line="259" w:lineRule="auto"/>
        <w:ind w:left="1752" w:right="4988" w:hanging="93"/>
        <w:rPr>
          <w:rFonts w:ascii="Arial" w:hAnsi="Arial" w:cs="Arial"/>
          <w:sz w:val="18"/>
        </w:rPr>
      </w:pPr>
      <w:r w:rsidRPr="002D7375">
        <w:rPr>
          <w:rFonts w:ascii="Arial" w:hAnsi="Arial" w:cs="Arial"/>
          <w:w w:val="90"/>
          <w:sz w:val="18"/>
        </w:rPr>
        <w:t>SELECT</w:t>
      </w:r>
      <w:r w:rsidRPr="002D7375">
        <w:rPr>
          <w:rFonts w:ascii="Arial" w:hAnsi="Arial" w:cs="Arial"/>
          <w:spacing w:val="-37"/>
          <w:w w:val="90"/>
          <w:sz w:val="18"/>
        </w:rPr>
        <w:t xml:space="preserve"> </w:t>
      </w:r>
      <w:r w:rsidRPr="002D7375">
        <w:rPr>
          <w:rFonts w:ascii="Arial" w:hAnsi="Arial" w:cs="Arial"/>
          <w:w w:val="90"/>
          <w:sz w:val="18"/>
        </w:rPr>
        <w:t>ENAME,</w:t>
      </w:r>
      <w:r w:rsidRPr="002D7375">
        <w:rPr>
          <w:rFonts w:ascii="Arial" w:hAnsi="Arial" w:cs="Arial"/>
          <w:spacing w:val="-37"/>
          <w:w w:val="90"/>
          <w:sz w:val="18"/>
        </w:rPr>
        <w:t xml:space="preserve"> </w:t>
      </w:r>
      <w:r w:rsidRPr="002D7375">
        <w:rPr>
          <w:rFonts w:ascii="Arial" w:hAnsi="Arial" w:cs="Arial"/>
          <w:w w:val="90"/>
          <w:sz w:val="18"/>
        </w:rPr>
        <w:t>d.dname,</w:t>
      </w:r>
      <w:r w:rsidRPr="002D7375">
        <w:rPr>
          <w:rFonts w:ascii="Arial" w:hAnsi="Arial" w:cs="Arial"/>
          <w:spacing w:val="-37"/>
          <w:w w:val="90"/>
          <w:sz w:val="18"/>
        </w:rPr>
        <w:t xml:space="preserve"> </w:t>
      </w:r>
      <w:r w:rsidRPr="002D7375">
        <w:rPr>
          <w:rFonts w:ascii="Arial" w:hAnsi="Arial" w:cs="Arial"/>
          <w:w w:val="90"/>
          <w:sz w:val="18"/>
        </w:rPr>
        <w:t>job,</w:t>
      </w:r>
      <w:r w:rsidRPr="002D7375">
        <w:rPr>
          <w:rFonts w:ascii="Arial" w:hAnsi="Arial" w:cs="Arial"/>
          <w:spacing w:val="-37"/>
          <w:w w:val="90"/>
          <w:sz w:val="18"/>
        </w:rPr>
        <w:t xml:space="preserve"> </w:t>
      </w:r>
      <w:r w:rsidRPr="002D7375">
        <w:rPr>
          <w:rFonts w:ascii="Arial" w:hAnsi="Arial" w:cs="Arial"/>
          <w:w w:val="90"/>
          <w:sz w:val="18"/>
        </w:rPr>
        <w:t>sal,</w:t>
      </w:r>
      <w:r w:rsidRPr="002D7375">
        <w:rPr>
          <w:rFonts w:ascii="Arial" w:hAnsi="Arial" w:cs="Arial"/>
          <w:spacing w:val="-37"/>
          <w:w w:val="90"/>
          <w:sz w:val="18"/>
        </w:rPr>
        <w:t xml:space="preserve"> </w:t>
      </w:r>
      <w:r w:rsidRPr="002D7375">
        <w:rPr>
          <w:rFonts w:ascii="Arial" w:hAnsi="Arial" w:cs="Arial"/>
          <w:w w:val="90"/>
          <w:sz w:val="18"/>
        </w:rPr>
        <w:t xml:space="preserve">comm </w:t>
      </w:r>
      <w:r w:rsidRPr="002D7375">
        <w:rPr>
          <w:rFonts w:ascii="Arial" w:hAnsi="Arial" w:cs="Arial"/>
          <w:w w:val="95"/>
          <w:sz w:val="18"/>
        </w:rPr>
        <w:t>FROM emp e, dept</w:t>
      </w:r>
      <w:r w:rsidRPr="002D7375">
        <w:rPr>
          <w:rFonts w:ascii="Arial" w:hAnsi="Arial" w:cs="Arial"/>
          <w:spacing w:val="-70"/>
          <w:w w:val="95"/>
          <w:sz w:val="18"/>
        </w:rPr>
        <w:t xml:space="preserve"> </w:t>
      </w:r>
      <w:r w:rsidRPr="002D7375">
        <w:rPr>
          <w:rFonts w:ascii="Arial" w:hAnsi="Arial" w:cs="Arial"/>
          <w:w w:val="95"/>
          <w:sz w:val="18"/>
        </w:rPr>
        <w:t>d</w:t>
      </w:r>
    </w:p>
    <w:p w14:paraId="187BF545" w14:textId="77777777" w:rsidR="00151516" w:rsidRPr="002D7375" w:rsidRDefault="00151516" w:rsidP="00151516">
      <w:pPr>
        <w:ind w:left="1752"/>
        <w:rPr>
          <w:rFonts w:ascii="Arial" w:hAnsi="Arial" w:cs="Arial"/>
          <w:sz w:val="18"/>
        </w:rPr>
      </w:pPr>
      <w:r w:rsidRPr="002D7375">
        <w:rPr>
          <w:rFonts w:ascii="Arial" w:hAnsi="Arial" w:cs="Arial"/>
          <w:w w:val="95"/>
          <w:sz w:val="18"/>
        </w:rPr>
        <w:t>WHERE d.deptno = e.deptno;</w:t>
      </w:r>
    </w:p>
    <w:p w14:paraId="667D1129" w14:textId="77777777" w:rsidR="00151516" w:rsidRPr="002D7375" w:rsidRDefault="00151516" w:rsidP="00151516">
      <w:pPr>
        <w:pStyle w:val="BodyText"/>
        <w:spacing w:before="9"/>
        <w:rPr>
          <w:rFonts w:ascii="Arial" w:hAnsi="Arial" w:cs="Arial"/>
          <w:sz w:val="18"/>
        </w:rPr>
      </w:pPr>
    </w:p>
    <w:p w14:paraId="67083B77" w14:textId="77777777" w:rsidR="00151516" w:rsidRPr="002D7375" w:rsidRDefault="00151516" w:rsidP="00151516">
      <w:pPr>
        <w:pStyle w:val="BodyText"/>
        <w:spacing w:line="232" w:lineRule="auto"/>
        <w:ind w:left="1660" w:right="848"/>
        <w:rPr>
          <w:rFonts w:ascii="Arial" w:hAnsi="Arial" w:cs="Arial"/>
        </w:rPr>
      </w:pPr>
      <w:r w:rsidRPr="00247797">
        <w:rPr>
          <w:rFonts w:ascii="Arial" w:hAnsi="Arial" w:cs="Arial"/>
        </w:rPr>
        <w:t>Cơ sở dữ liệu trả về tất cả các hàng được chỉ định trong truy vấn, nhưng với một số giá trị được che dấu vì chính sách Oracle VPD</w:t>
      </w:r>
      <w:r w:rsidRPr="002D7375">
        <w:rPr>
          <w:rFonts w:ascii="Arial" w:hAnsi="Arial" w:cs="Arial"/>
        </w:rPr>
        <w:t>:</w:t>
      </w:r>
    </w:p>
    <w:p w14:paraId="41DE41CF" w14:textId="77777777" w:rsidR="00151516" w:rsidRPr="002D7375" w:rsidRDefault="00151516" w:rsidP="00151516">
      <w:pPr>
        <w:tabs>
          <w:tab w:val="left" w:pos="2678"/>
          <w:tab w:val="left" w:pos="4068"/>
          <w:tab w:val="left" w:pos="5643"/>
          <w:tab w:val="left" w:pos="6570"/>
        </w:tabs>
        <w:spacing w:before="140"/>
        <w:ind w:left="1660"/>
        <w:rPr>
          <w:rFonts w:ascii="Arial" w:hAnsi="Arial" w:cs="Arial"/>
          <w:sz w:val="18"/>
        </w:rPr>
      </w:pPr>
      <w:r w:rsidRPr="002D7375">
        <w:rPr>
          <w:rFonts w:ascii="Arial" w:hAnsi="Arial" w:cs="Arial"/>
          <w:w w:val="95"/>
          <w:sz w:val="18"/>
        </w:rPr>
        <w:t>ENAME</w:t>
      </w:r>
      <w:r w:rsidRPr="002D7375">
        <w:rPr>
          <w:rFonts w:ascii="Arial" w:hAnsi="Arial" w:cs="Arial"/>
          <w:w w:val="95"/>
          <w:sz w:val="18"/>
        </w:rPr>
        <w:tab/>
        <w:t>DNAME</w:t>
      </w:r>
      <w:r w:rsidRPr="002D7375">
        <w:rPr>
          <w:rFonts w:ascii="Arial" w:hAnsi="Arial" w:cs="Arial"/>
          <w:w w:val="95"/>
          <w:sz w:val="18"/>
        </w:rPr>
        <w:tab/>
        <w:t>JOB</w:t>
      </w:r>
      <w:r w:rsidRPr="002D7375">
        <w:rPr>
          <w:rFonts w:ascii="Arial" w:hAnsi="Arial" w:cs="Arial"/>
          <w:w w:val="95"/>
          <w:sz w:val="18"/>
        </w:rPr>
        <w:tab/>
        <w:t>SAL</w:t>
      </w:r>
      <w:r w:rsidRPr="002D7375">
        <w:rPr>
          <w:rFonts w:ascii="Arial" w:hAnsi="Arial" w:cs="Arial"/>
          <w:w w:val="95"/>
          <w:sz w:val="18"/>
        </w:rPr>
        <w:tab/>
        <w:t>COMM</w:t>
      </w:r>
    </w:p>
    <w:p w14:paraId="068F8C87" w14:textId="77777777" w:rsidR="00151516" w:rsidRPr="002D7375" w:rsidRDefault="00151516" w:rsidP="00151516">
      <w:pPr>
        <w:tabs>
          <w:tab w:val="left" w:pos="2678"/>
          <w:tab w:val="left" w:pos="4068"/>
        </w:tabs>
        <w:spacing w:before="17" w:line="259" w:lineRule="auto"/>
        <w:ind w:left="1660" w:right="3136"/>
        <w:rPr>
          <w:rFonts w:ascii="Arial" w:hAnsi="Arial" w:cs="Arial"/>
          <w:sz w:val="18"/>
        </w:rPr>
      </w:pPr>
      <w:r w:rsidRPr="002D7375">
        <w:rPr>
          <w:rFonts w:ascii="Arial" w:hAnsi="Arial" w:cs="Arial"/>
          <w:w w:val="85"/>
          <w:sz w:val="18"/>
        </w:rPr>
        <w:t xml:space="preserve">---------- -------------- --------- ---------- ---------- </w:t>
      </w:r>
      <w:r w:rsidRPr="002D7375">
        <w:rPr>
          <w:rFonts w:ascii="Arial" w:hAnsi="Arial" w:cs="Arial"/>
          <w:w w:val="95"/>
          <w:sz w:val="18"/>
        </w:rPr>
        <w:t>CLARK</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MANAGER</w:t>
      </w:r>
    </w:p>
    <w:p w14:paraId="4C0EC0DA" w14:textId="77777777" w:rsidR="00151516" w:rsidRPr="002D7375" w:rsidRDefault="00151516" w:rsidP="00151516">
      <w:pPr>
        <w:tabs>
          <w:tab w:val="left" w:pos="2678"/>
          <w:tab w:val="left" w:pos="4068"/>
        </w:tabs>
        <w:spacing w:line="259" w:lineRule="auto"/>
        <w:ind w:left="1660" w:right="5175"/>
        <w:rPr>
          <w:rFonts w:ascii="Arial" w:hAnsi="Arial" w:cs="Arial"/>
          <w:sz w:val="18"/>
        </w:rPr>
      </w:pPr>
      <w:r w:rsidRPr="002D7375">
        <w:rPr>
          <w:rFonts w:ascii="Arial" w:hAnsi="Arial" w:cs="Arial"/>
          <w:w w:val="95"/>
          <w:sz w:val="18"/>
        </w:rPr>
        <w:t>KING</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spacing w:val="-1"/>
          <w:w w:val="85"/>
          <w:sz w:val="18"/>
        </w:rPr>
        <w:t xml:space="preserve">PRESIDENT </w:t>
      </w:r>
      <w:r w:rsidRPr="002D7375">
        <w:rPr>
          <w:rFonts w:ascii="Arial" w:hAnsi="Arial" w:cs="Arial"/>
          <w:w w:val="95"/>
          <w:sz w:val="18"/>
        </w:rPr>
        <w:t>MILLER</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CLERK JONES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MANAGER</w:t>
      </w:r>
    </w:p>
    <w:p w14:paraId="6D0952AB" w14:textId="77777777" w:rsidR="00151516" w:rsidRPr="002D7375" w:rsidRDefault="00151516" w:rsidP="00151516">
      <w:pPr>
        <w:tabs>
          <w:tab w:val="left" w:pos="2678"/>
          <w:tab w:val="left" w:pos="4068"/>
        </w:tabs>
        <w:spacing w:line="203" w:lineRule="exact"/>
        <w:ind w:left="1660"/>
        <w:rPr>
          <w:rFonts w:ascii="Arial" w:hAnsi="Arial" w:cs="Arial"/>
          <w:sz w:val="18"/>
        </w:rPr>
      </w:pPr>
      <w:r w:rsidRPr="002D7375">
        <w:rPr>
          <w:rFonts w:ascii="Arial" w:hAnsi="Arial" w:cs="Arial"/>
          <w:w w:val="95"/>
          <w:sz w:val="18"/>
        </w:rPr>
        <w:t>FORD</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9B56468" w14:textId="77777777" w:rsidR="00151516" w:rsidRPr="002D7375" w:rsidRDefault="00151516" w:rsidP="00151516">
      <w:pPr>
        <w:tabs>
          <w:tab w:val="left" w:pos="2678"/>
          <w:tab w:val="left" w:pos="4068"/>
        </w:tabs>
        <w:spacing w:before="15"/>
        <w:ind w:left="1660"/>
        <w:rPr>
          <w:rFonts w:ascii="Arial" w:hAnsi="Arial" w:cs="Arial"/>
          <w:sz w:val="18"/>
        </w:rPr>
      </w:pPr>
      <w:r w:rsidRPr="002D7375">
        <w:rPr>
          <w:rFonts w:ascii="Arial" w:hAnsi="Arial" w:cs="Arial"/>
          <w:w w:val="95"/>
          <w:sz w:val="18"/>
        </w:rPr>
        <w:t>ADAMS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ED9AE0A" w14:textId="77777777" w:rsidR="00151516" w:rsidRPr="002D7375" w:rsidRDefault="00151516" w:rsidP="00151516">
      <w:pPr>
        <w:tabs>
          <w:tab w:val="left" w:pos="2678"/>
          <w:tab w:val="left" w:pos="4068"/>
        </w:tabs>
        <w:spacing w:before="16"/>
        <w:ind w:left="1660"/>
        <w:rPr>
          <w:rFonts w:ascii="Arial" w:hAnsi="Arial" w:cs="Arial"/>
          <w:sz w:val="18"/>
        </w:rPr>
      </w:pPr>
      <w:r w:rsidRPr="002D7375">
        <w:rPr>
          <w:rFonts w:ascii="Arial" w:hAnsi="Arial" w:cs="Arial"/>
          <w:w w:val="95"/>
          <w:sz w:val="18"/>
        </w:rPr>
        <w:t>SMITH</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FF6A1AE" w14:textId="77777777" w:rsidR="00151516" w:rsidRPr="002D7375" w:rsidRDefault="00151516" w:rsidP="00151516">
      <w:pPr>
        <w:tabs>
          <w:tab w:val="left" w:pos="2678"/>
          <w:tab w:val="left" w:pos="4068"/>
        </w:tabs>
        <w:spacing w:before="17"/>
        <w:ind w:left="1660"/>
        <w:rPr>
          <w:rFonts w:ascii="Arial" w:hAnsi="Arial" w:cs="Arial"/>
          <w:sz w:val="18"/>
        </w:rPr>
      </w:pPr>
      <w:r w:rsidRPr="002D7375">
        <w:rPr>
          <w:rFonts w:ascii="Arial" w:hAnsi="Arial" w:cs="Arial"/>
          <w:w w:val="95"/>
          <w:sz w:val="18"/>
        </w:rPr>
        <w:t>SCOTT</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3A56735"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4B750B4F" w14:textId="77777777" w:rsidR="00151516" w:rsidRPr="002D7375" w:rsidRDefault="00151516" w:rsidP="00151516">
      <w:pPr>
        <w:pStyle w:val="BodyText"/>
        <w:rPr>
          <w:rFonts w:ascii="Arial" w:hAnsi="Arial" w:cs="Arial"/>
        </w:rPr>
      </w:pPr>
    </w:p>
    <w:p w14:paraId="643FB23C" w14:textId="77777777" w:rsidR="00151516" w:rsidRPr="002D7375" w:rsidRDefault="00151516" w:rsidP="00151516">
      <w:pPr>
        <w:pStyle w:val="BodyText"/>
        <w:spacing w:before="1"/>
        <w:rPr>
          <w:rFonts w:ascii="Arial" w:hAnsi="Arial" w:cs="Arial"/>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3194A27D" w14:textId="77777777" w:rsidTr="00E42760">
        <w:trPr>
          <w:trHeight w:val="204"/>
        </w:trPr>
        <w:tc>
          <w:tcPr>
            <w:tcW w:w="837" w:type="dxa"/>
          </w:tcPr>
          <w:p w14:paraId="7AA58E25"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WARD</w:t>
            </w:r>
          </w:p>
        </w:tc>
        <w:tc>
          <w:tcPr>
            <w:tcW w:w="1158" w:type="dxa"/>
          </w:tcPr>
          <w:p w14:paraId="3C4B264A"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2A08C0AC"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2CD44D85"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1250</w:t>
            </w:r>
          </w:p>
        </w:tc>
        <w:tc>
          <w:tcPr>
            <w:tcW w:w="747" w:type="dxa"/>
          </w:tcPr>
          <w:p w14:paraId="67AEA248"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500</w:t>
            </w:r>
          </w:p>
        </w:tc>
      </w:tr>
      <w:tr w:rsidR="00151516" w:rsidRPr="002D7375" w14:paraId="77A7115E" w14:textId="77777777" w:rsidTr="00E42760">
        <w:trPr>
          <w:trHeight w:val="219"/>
        </w:trPr>
        <w:tc>
          <w:tcPr>
            <w:tcW w:w="837" w:type="dxa"/>
          </w:tcPr>
          <w:p w14:paraId="2E2A5254"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28A52DD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63DC7C53"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1C9A7996"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D372583"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62861628" w14:textId="77777777" w:rsidTr="00E42760">
        <w:trPr>
          <w:trHeight w:val="220"/>
        </w:trPr>
        <w:tc>
          <w:tcPr>
            <w:tcW w:w="837" w:type="dxa"/>
          </w:tcPr>
          <w:p w14:paraId="5F5229E0"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ALLEN</w:t>
            </w:r>
          </w:p>
        </w:tc>
        <w:tc>
          <w:tcPr>
            <w:tcW w:w="1158" w:type="dxa"/>
          </w:tcPr>
          <w:p w14:paraId="6E1D5169"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5C91D95"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3F80C175"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1600</w:t>
            </w:r>
          </w:p>
        </w:tc>
        <w:tc>
          <w:tcPr>
            <w:tcW w:w="747" w:type="dxa"/>
          </w:tcPr>
          <w:p w14:paraId="498A87BC"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300</w:t>
            </w:r>
          </w:p>
        </w:tc>
      </w:tr>
      <w:tr w:rsidR="00151516" w:rsidRPr="002D7375" w14:paraId="3C9C562F" w14:textId="77777777" w:rsidTr="00E42760">
        <w:trPr>
          <w:trHeight w:val="220"/>
        </w:trPr>
        <w:tc>
          <w:tcPr>
            <w:tcW w:w="837" w:type="dxa"/>
          </w:tcPr>
          <w:p w14:paraId="4D0CD4B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JAMES</w:t>
            </w:r>
          </w:p>
        </w:tc>
        <w:tc>
          <w:tcPr>
            <w:tcW w:w="1158" w:type="dxa"/>
          </w:tcPr>
          <w:p w14:paraId="00498F0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100E6DF"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CLERK</w:t>
            </w:r>
          </w:p>
        </w:tc>
        <w:tc>
          <w:tcPr>
            <w:tcW w:w="1065" w:type="dxa"/>
          </w:tcPr>
          <w:p w14:paraId="3AA5BEFF"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950</w:t>
            </w:r>
          </w:p>
        </w:tc>
        <w:tc>
          <w:tcPr>
            <w:tcW w:w="747" w:type="dxa"/>
          </w:tcPr>
          <w:p w14:paraId="039D1787" w14:textId="77777777" w:rsidR="00151516" w:rsidRPr="002D7375" w:rsidRDefault="00151516" w:rsidP="00E42760">
            <w:pPr>
              <w:pStyle w:val="TableParagraph"/>
              <w:spacing w:before="0"/>
              <w:rPr>
                <w:rFonts w:ascii="Arial" w:hAnsi="Arial" w:cs="Arial"/>
                <w:sz w:val="14"/>
              </w:rPr>
            </w:pPr>
          </w:p>
        </w:tc>
      </w:tr>
      <w:tr w:rsidR="00151516" w:rsidRPr="002D7375" w14:paraId="019E2057" w14:textId="77777777" w:rsidTr="00E42760">
        <w:trPr>
          <w:trHeight w:val="219"/>
        </w:trPr>
        <w:tc>
          <w:tcPr>
            <w:tcW w:w="837" w:type="dxa"/>
          </w:tcPr>
          <w:p w14:paraId="54A30F22"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E885ED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0AA857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48CF04A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48F1DC52" w14:textId="77777777" w:rsidR="00151516" w:rsidRPr="002D7375" w:rsidRDefault="00151516" w:rsidP="00E42760">
            <w:pPr>
              <w:pStyle w:val="TableParagraph"/>
              <w:spacing w:before="0"/>
              <w:rPr>
                <w:rFonts w:ascii="Arial" w:hAnsi="Arial" w:cs="Arial"/>
                <w:sz w:val="14"/>
              </w:rPr>
            </w:pPr>
          </w:p>
        </w:tc>
      </w:tr>
      <w:tr w:rsidR="00151516" w:rsidRPr="002D7375" w14:paraId="1CEFD88A" w14:textId="77777777" w:rsidTr="00E42760">
        <w:trPr>
          <w:trHeight w:val="204"/>
        </w:trPr>
        <w:tc>
          <w:tcPr>
            <w:tcW w:w="837" w:type="dxa"/>
          </w:tcPr>
          <w:p w14:paraId="2A4B68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MARTIN</w:t>
            </w:r>
          </w:p>
        </w:tc>
        <w:tc>
          <w:tcPr>
            <w:tcW w:w="1158" w:type="dxa"/>
          </w:tcPr>
          <w:p w14:paraId="29EDECE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27A63A77"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SALESMAN</w:t>
            </w:r>
          </w:p>
        </w:tc>
        <w:tc>
          <w:tcPr>
            <w:tcW w:w="1065" w:type="dxa"/>
          </w:tcPr>
          <w:p w14:paraId="2F1DAF9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1250</w:t>
            </w:r>
          </w:p>
        </w:tc>
        <w:tc>
          <w:tcPr>
            <w:tcW w:w="747" w:type="dxa"/>
          </w:tcPr>
          <w:p w14:paraId="20E56F69" w14:textId="77777777" w:rsidR="00151516" w:rsidRPr="002D7375" w:rsidRDefault="00151516" w:rsidP="00E42760">
            <w:pPr>
              <w:pStyle w:val="TableParagraph"/>
              <w:spacing w:line="175" w:lineRule="exact"/>
              <w:ind w:right="49"/>
              <w:jc w:val="right"/>
              <w:rPr>
                <w:rFonts w:ascii="Arial" w:hAnsi="Arial" w:cs="Arial"/>
                <w:sz w:val="18"/>
              </w:rPr>
            </w:pPr>
            <w:r w:rsidRPr="002D7375">
              <w:rPr>
                <w:rFonts w:ascii="Arial" w:hAnsi="Arial" w:cs="Arial"/>
                <w:w w:val="85"/>
                <w:sz w:val="18"/>
              </w:rPr>
              <w:t>1400</w:t>
            </w:r>
          </w:p>
        </w:tc>
      </w:tr>
    </w:tbl>
    <w:p w14:paraId="3852E99B" w14:textId="77777777" w:rsidR="00151516" w:rsidRPr="002D7375" w:rsidRDefault="00151516" w:rsidP="00151516">
      <w:pPr>
        <w:pStyle w:val="BodyText"/>
        <w:spacing w:before="3"/>
        <w:rPr>
          <w:rFonts w:ascii="Arial" w:hAnsi="Arial" w:cs="Arial"/>
          <w:sz w:val="13"/>
        </w:rPr>
      </w:pPr>
    </w:p>
    <w:p w14:paraId="5FD8BBBB" w14:textId="77777777" w:rsidR="00151516" w:rsidRPr="002D7375" w:rsidRDefault="00151516" w:rsidP="00151516">
      <w:pPr>
        <w:spacing w:before="95"/>
        <w:ind w:left="2260"/>
        <w:rPr>
          <w:rFonts w:ascii="Arial" w:hAnsi="Arial" w:cs="Arial"/>
          <w:sz w:val="18"/>
        </w:rPr>
      </w:pPr>
      <w:r w:rsidRPr="002D7375">
        <w:rPr>
          <w:rFonts w:ascii="Arial" w:hAnsi="Arial" w:cs="Arial"/>
          <w:w w:val="95"/>
          <w:sz w:val="18"/>
        </w:rPr>
        <w:t>14 rows selected.</w:t>
      </w:r>
    </w:p>
    <w:p w14:paraId="18A6E3FB" w14:textId="77777777" w:rsidR="00151516" w:rsidRPr="002D7375" w:rsidRDefault="00151516" w:rsidP="00151516">
      <w:pPr>
        <w:pStyle w:val="BodyText"/>
        <w:spacing w:before="9"/>
        <w:rPr>
          <w:rFonts w:ascii="Arial" w:hAnsi="Arial" w:cs="Arial"/>
          <w:sz w:val="18"/>
        </w:rPr>
      </w:pPr>
    </w:p>
    <w:p w14:paraId="5584CF00" w14:textId="77777777" w:rsidR="00151516" w:rsidRPr="002D7375" w:rsidRDefault="00151516" w:rsidP="00151516">
      <w:pPr>
        <w:pStyle w:val="BodyText"/>
        <w:spacing w:line="232" w:lineRule="auto"/>
        <w:ind w:left="2260" w:right="295"/>
        <w:rPr>
          <w:rFonts w:ascii="Arial" w:hAnsi="Arial" w:cs="Arial"/>
        </w:rPr>
      </w:pPr>
      <w:r w:rsidRPr="00247797">
        <w:rPr>
          <w:rFonts w:ascii="Arial" w:hAnsi="Arial" w:cs="Arial"/>
        </w:rPr>
        <w:t>Column-masking trả về tất cả các hàng được yêu cầu bởi truy vấn user bán hàng, nhưng đã thực hiện sal và comm cột NULL cho nhân viên bên ngoài bộ phận bán hàng</w:t>
      </w:r>
      <w:r w:rsidRPr="002D7375">
        <w:rPr>
          <w:rFonts w:ascii="Arial" w:hAnsi="Arial" w:cs="Arial"/>
        </w:rPr>
        <w:t>.</w:t>
      </w:r>
    </w:p>
    <w:p w14:paraId="63062364" w14:textId="77777777" w:rsidR="00151516" w:rsidRPr="002D7375" w:rsidRDefault="00151516" w:rsidP="00151516">
      <w:pPr>
        <w:pStyle w:val="BodyText"/>
        <w:spacing w:before="109"/>
        <w:ind w:left="2260"/>
        <w:rPr>
          <w:rFonts w:ascii="Arial" w:hAnsi="Arial" w:cs="Arial"/>
        </w:rPr>
      </w:pPr>
      <w:r w:rsidRPr="00C651D2">
        <w:rPr>
          <w:rFonts w:ascii="Arial" w:hAnsi="Arial" w:cs="Arial"/>
        </w:rPr>
        <w:t>Các cân nhắc sau đây áp dụng cho column-masking</w:t>
      </w:r>
      <w:r w:rsidRPr="002D7375">
        <w:rPr>
          <w:rFonts w:ascii="Arial" w:hAnsi="Arial" w:cs="Arial"/>
        </w:rPr>
        <w:t>:</w:t>
      </w:r>
    </w:p>
    <w:p w14:paraId="7D889ED9" w14:textId="77777777" w:rsidR="00151516" w:rsidRPr="002D7375" w:rsidRDefault="00151516" w:rsidP="00151516">
      <w:pPr>
        <w:pStyle w:val="ListParagraph"/>
        <w:numPr>
          <w:ilvl w:val="0"/>
          <w:numId w:val="1"/>
        </w:numPr>
        <w:tabs>
          <w:tab w:val="left" w:pos="2620"/>
        </w:tabs>
        <w:rPr>
          <w:rFonts w:ascii="Arial" w:hAnsi="Arial" w:cs="Arial"/>
          <w:sz w:val="20"/>
        </w:rPr>
      </w:pPr>
      <w:r w:rsidRPr="002D7375">
        <w:rPr>
          <w:rFonts w:ascii="Arial" w:hAnsi="Arial" w:cs="Arial"/>
          <w:sz w:val="20"/>
        </w:rPr>
        <w:t xml:space="preserve">Column-masking </w:t>
      </w:r>
      <w:r>
        <w:rPr>
          <w:rFonts w:ascii="Arial" w:hAnsi="Arial" w:cs="Arial"/>
          <w:sz w:val="20"/>
        </w:rPr>
        <w:t>chỉ áp dụng cho</w:t>
      </w:r>
      <w:r w:rsidRPr="002D7375">
        <w:rPr>
          <w:rFonts w:ascii="Arial" w:hAnsi="Arial" w:cs="Arial"/>
          <w:sz w:val="20"/>
        </w:rPr>
        <w:t xml:space="preserve"> SELECT.</w:t>
      </w:r>
    </w:p>
    <w:p w14:paraId="7D42DDC5" w14:textId="77777777" w:rsidR="00151516" w:rsidRPr="002D7375" w:rsidRDefault="00151516" w:rsidP="00151516">
      <w:pPr>
        <w:pStyle w:val="ListParagraph"/>
        <w:numPr>
          <w:ilvl w:val="0"/>
          <w:numId w:val="1"/>
        </w:numPr>
        <w:tabs>
          <w:tab w:val="left" w:pos="2620"/>
        </w:tabs>
        <w:spacing w:before="114" w:line="232" w:lineRule="auto"/>
        <w:ind w:right="476"/>
        <w:rPr>
          <w:rFonts w:ascii="Arial" w:hAnsi="Arial" w:cs="Arial"/>
          <w:sz w:val="20"/>
        </w:rPr>
      </w:pPr>
      <w:r w:rsidRPr="00C651D2">
        <w:rPr>
          <w:rFonts w:ascii="Arial" w:hAnsi="Arial" w:cs="Arial"/>
          <w:sz w:val="20"/>
        </w:rPr>
        <w:t>Các điều kiện column-masking được tạo bởi hàm chính sách phải là các biểu thức Boolean đơn giản, không giống như các điều kiện Oracle VPD thông thường.</w:t>
      </w:r>
    </w:p>
    <w:p w14:paraId="0942C0FC" w14:textId="77777777" w:rsidR="00151516" w:rsidRPr="002D7375" w:rsidRDefault="00151516" w:rsidP="00151516">
      <w:pPr>
        <w:pStyle w:val="ListParagraph"/>
        <w:numPr>
          <w:ilvl w:val="0"/>
          <w:numId w:val="1"/>
        </w:numPr>
        <w:tabs>
          <w:tab w:val="left" w:pos="2620"/>
        </w:tabs>
        <w:spacing w:before="121" w:line="228" w:lineRule="auto"/>
        <w:ind w:right="229"/>
        <w:rPr>
          <w:rFonts w:ascii="Arial" w:hAnsi="Arial" w:cs="Arial"/>
          <w:sz w:val="20"/>
        </w:rPr>
      </w:pPr>
      <w:r w:rsidRPr="00C651D2">
        <w:rPr>
          <w:rFonts w:ascii="Arial" w:hAnsi="Arial" w:cs="Arial"/>
          <w:sz w:val="20"/>
        </w:rPr>
        <w:t>Đối với các ứng dụng thực hiện các phép tính, hoặc không mong đợi các giá trị NULL, hãy sử dụng Oracle VPD mức tiêu chuẩn, chỉ định SEC_RELEVANT_ COLS thay vì tùy chọn column-masking SEC_RELEVANT_COLS_OPT</w:t>
      </w:r>
      <w:r w:rsidRPr="002D7375">
        <w:rPr>
          <w:rFonts w:ascii="Arial" w:hAnsi="Arial" w:cs="Arial"/>
          <w:sz w:val="20"/>
        </w:rPr>
        <w:t>.</w:t>
      </w:r>
    </w:p>
    <w:p w14:paraId="60F2451C" w14:textId="77777777" w:rsidR="00151516" w:rsidRPr="002D7375" w:rsidRDefault="00151516" w:rsidP="00151516">
      <w:pPr>
        <w:pStyle w:val="ListParagraph"/>
        <w:numPr>
          <w:ilvl w:val="0"/>
          <w:numId w:val="1"/>
        </w:numPr>
        <w:tabs>
          <w:tab w:val="left" w:pos="2620"/>
        </w:tabs>
        <w:spacing w:before="121" w:line="228" w:lineRule="auto"/>
        <w:ind w:right="194"/>
        <w:rPr>
          <w:rFonts w:ascii="Arial" w:hAnsi="Arial" w:cs="Arial"/>
          <w:sz w:val="20"/>
        </w:rPr>
      </w:pPr>
      <w:r w:rsidRPr="00C651D2">
        <w:rPr>
          <w:rFonts w:ascii="Arial" w:hAnsi="Arial" w:cs="Arial"/>
          <w:sz w:val="20"/>
        </w:rPr>
        <w:t>Không bao gồm các cột của kiểu dữ liệu đối tượng (bao gồm cả kiểu XML) trong cài đặt sec_ relev_cols. Loại cột này không được hỗ trợ cho cài đặt sec_relevant_ cols</w:t>
      </w:r>
      <w:r w:rsidRPr="002D7375">
        <w:rPr>
          <w:rFonts w:ascii="Arial" w:hAnsi="Arial" w:cs="Arial"/>
          <w:sz w:val="20"/>
        </w:rPr>
        <w:t>.</w:t>
      </w:r>
    </w:p>
    <w:p w14:paraId="49521A8A" w14:textId="77777777" w:rsidR="00151516" w:rsidRPr="002D7375" w:rsidRDefault="00151516" w:rsidP="00151516">
      <w:pPr>
        <w:pStyle w:val="ListParagraph"/>
        <w:numPr>
          <w:ilvl w:val="0"/>
          <w:numId w:val="1"/>
        </w:numPr>
        <w:tabs>
          <w:tab w:val="left" w:pos="2620"/>
        </w:tabs>
        <w:spacing w:before="121" w:line="228" w:lineRule="auto"/>
        <w:ind w:right="550"/>
        <w:rPr>
          <w:rFonts w:ascii="Arial" w:hAnsi="Arial" w:cs="Arial"/>
          <w:sz w:val="20"/>
        </w:rPr>
      </w:pPr>
      <w:r w:rsidRPr="00C651D2">
        <w:rPr>
          <w:rFonts w:ascii="Arial" w:hAnsi="Arial" w:cs="Arial"/>
          <w:sz w:val="20"/>
        </w:rPr>
        <w:t>Column-masking được sử dụng với UPDATE AS SELECT chỉ cập nhật các cột mà người dùng được phép xem</w:t>
      </w:r>
      <w:r w:rsidRPr="002D7375">
        <w:rPr>
          <w:rFonts w:ascii="Arial" w:hAnsi="Arial" w:cs="Arial"/>
          <w:sz w:val="20"/>
        </w:rPr>
        <w:t>.</w:t>
      </w:r>
    </w:p>
    <w:p w14:paraId="6DD0F207" w14:textId="77777777" w:rsidR="00151516" w:rsidRPr="002D7375" w:rsidRDefault="00151516" w:rsidP="00151516">
      <w:pPr>
        <w:pStyle w:val="ListParagraph"/>
        <w:numPr>
          <w:ilvl w:val="0"/>
          <w:numId w:val="1"/>
        </w:numPr>
        <w:tabs>
          <w:tab w:val="left" w:pos="2620"/>
        </w:tabs>
        <w:spacing w:before="121" w:line="232" w:lineRule="auto"/>
        <w:ind w:right="313"/>
        <w:rPr>
          <w:rFonts w:ascii="Arial" w:hAnsi="Arial" w:cs="Arial"/>
          <w:sz w:val="20"/>
        </w:rPr>
      </w:pPr>
      <w:r w:rsidRPr="00C651D2">
        <w:rPr>
          <w:rFonts w:ascii="Arial" w:hAnsi="Arial" w:cs="Arial"/>
          <w:sz w:val="20"/>
        </w:rPr>
        <w:t>Đối với một số truy vấn, column-masking có thể ngăn một số hàng hiển thị. Ví dụ</w:t>
      </w:r>
      <w:r w:rsidRPr="002D7375">
        <w:rPr>
          <w:rFonts w:ascii="Arial" w:hAnsi="Arial" w:cs="Arial"/>
          <w:sz w:val="20"/>
        </w:rPr>
        <w:t>:</w:t>
      </w:r>
    </w:p>
    <w:p w14:paraId="03E1E4D7" w14:textId="77777777" w:rsidR="00151516" w:rsidRPr="002D7375" w:rsidRDefault="00151516" w:rsidP="00151516">
      <w:pPr>
        <w:spacing w:before="141" w:line="259" w:lineRule="auto"/>
        <w:ind w:left="2712" w:right="5814" w:hanging="93"/>
        <w:rPr>
          <w:rFonts w:ascii="Arial" w:hAnsi="Arial" w:cs="Arial"/>
          <w:sz w:val="18"/>
        </w:rPr>
      </w:pPr>
      <w:r w:rsidRPr="002D7375">
        <w:rPr>
          <w:rFonts w:ascii="Arial" w:hAnsi="Arial" w:cs="Arial"/>
          <w:w w:val="95"/>
          <w:sz w:val="18"/>
        </w:rPr>
        <w:t>SELECT</w:t>
      </w:r>
      <w:r w:rsidRPr="002D7375">
        <w:rPr>
          <w:rFonts w:ascii="Arial" w:hAnsi="Arial" w:cs="Arial"/>
          <w:spacing w:val="-56"/>
          <w:w w:val="95"/>
          <w:sz w:val="18"/>
        </w:rPr>
        <w:t xml:space="preserve"> </w:t>
      </w:r>
      <w:r w:rsidRPr="002D7375">
        <w:rPr>
          <w:rFonts w:ascii="Arial" w:hAnsi="Arial" w:cs="Arial"/>
          <w:w w:val="95"/>
          <w:sz w:val="18"/>
        </w:rPr>
        <w:t>*</w:t>
      </w:r>
      <w:r w:rsidRPr="002D7375">
        <w:rPr>
          <w:rFonts w:ascii="Arial" w:hAnsi="Arial" w:cs="Arial"/>
          <w:spacing w:val="-56"/>
          <w:w w:val="95"/>
          <w:sz w:val="18"/>
        </w:rPr>
        <w:t xml:space="preserve"> </w:t>
      </w:r>
      <w:r w:rsidRPr="002D7375">
        <w:rPr>
          <w:rFonts w:ascii="Arial" w:hAnsi="Arial" w:cs="Arial"/>
          <w:w w:val="95"/>
          <w:sz w:val="18"/>
        </w:rPr>
        <w:t>FROM</w:t>
      </w:r>
      <w:r w:rsidRPr="002D7375">
        <w:rPr>
          <w:rFonts w:ascii="Arial" w:hAnsi="Arial" w:cs="Arial"/>
          <w:spacing w:val="-56"/>
          <w:w w:val="95"/>
          <w:sz w:val="18"/>
        </w:rPr>
        <w:t xml:space="preserve"> </w:t>
      </w:r>
      <w:r w:rsidRPr="002D7375">
        <w:rPr>
          <w:rFonts w:ascii="Arial" w:hAnsi="Arial" w:cs="Arial"/>
          <w:spacing w:val="-2"/>
          <w:w w:val="95"/>
          <w:sz w:val="18"/>
        </w:rPr>
        <w:t xml:space="preserve">emp </w:t>
      </w:r>
      <w:r w:rsidRPr="002D7375">
        <w:rPr>
          <w:rFonts w:ascii="Arial" w:hAnsi="Arial" w:cs="Arial"/>
          <w:w w:val="95"/>
          <w:sz w:val="18"/>
        </w:rPr>
        <w:t xml:space="preserve">WHERE sal = </w:t>
      </w:r>
      <w:r w:rsidRPr="002D7375">
        <w:rPr>
          <w:rFonts w:ascii="Arial" w:hAnsi="Arial" w:cs="Arial"/>
          <w:spacing w:val="-2"/>
          <w:w w:val="95"/>
          <w:sz w:val="18"/>
        </w:rPr>
        <w:t>10;</w:t>
      </w:r>
    </w:p>
    <w:p w14:paraId="0C14CDF9" w14:textId="77777777" w:rsidR="00151516" w:rsidRPr="002D7375" w:rsidRDefault="00151516" w:rsidP="00151516">
      <w:pPr>
        <w:pStyle w:val="BodyText"/>
        <w:spacing w:before="9"/>
        <w:rPr>
          <w:rFonts w:ascii="Arial" w:hAnsi="Arial" w:cs="Arial"/>
          <w:sz w:val="16"/>
        </w:rPr>
      </w:pPr>
    </w:p>
    <w:p w14:paraId="152E6FF9" w14:textId="77777777" w:rsidR="00151516" w:rsidRPr="002D7375" w:rsidRDefault="00151516" w:rsidP="00151516">
      <w:pPr>
        <w:pStyle w:val="BodyText"/>
        <w:spacing w:line="248" w:lineRule="exact"/>
        <w:ind w:left="2620"/>
        <w:rPr>
          <w:rFonts w:ascii="Arial" w:hAnsi="Arial" w:cs="Arial"/>
        </w:rPr>
      </w:pPr>
      <w:r w:rsidRPr="00C651D2">
        <w:rPr>
          <w:rFonts w:ascii="Arial" w:hAnsi="Arial" w:cs="Arial"/>
        </w:rPr>
        <w:t>Vì tùy chọn column-masking đã được đặt, truy vấn này có thể không trả lại hàng nếu cột lương trả về giá trị NULL</w:t>
      </w:r>
      <w:r w:rsidRPr="002D7375">
        <w:rPr>
          <w:rFonts w:ascii="Arial" w:hAnsi="Arial" w:cs="Arial"/>
        </w:rPr>
        <w:t>.</w:t>
      </w:r>
    </w:p>
    <w:p w14:paraId="318A64DF" w14:textId="77777777" w:rsidR="00151516" w:rsidRPr="002D7375" w:rsidRDefault="00151516" w:rsidP="00151516">
      <w:pPr>
        <w:pStyle w:val="BodyText"/>
        <w:spacing w:before="2"/>
        <w:rPr>
          <w:rFonts w:ascii="Arial" w:hAnsi="Arial" w:cs="Arial"/>
          <w:sz w:val="25"/>
        </w:rPr>
      </w:pPr>
    </w:p>
    <w:p w14:paraId="254C8872" w14:textId="77777777" w:rsidR="00151516" w:rsidRPr="002D7375" w:rsidRDefault="00151516" w:rsidP="00151516">
      <w:pPr>
        <w:pStyle w:val="Heading4"/>
      </w:pPr>
      <w:bookmarkStart w:id="1160" w:name="Working_with_Oracle_Virtual_Private_Data"/>
      <w:bookmarkStart w:id="1161" w:name="_bookmark1419"/>
      <w:bookmarkEnd w:id="1160"/>
      <w:bookmarkEnd w:id="1161"/>
      <w:r>
        <w:t>Làm việc với những nhóm chính sách Oracle VPD</w:t>
      </w:r>
    </w:p>
    <w:p w14:paraId="041B3132" w14:textId="77777777" w:rsidR="00151516" w:rsidRPr="002D7375" w:rsidRDefault="00151516" w:rsidP="00151516">
      <w:pPr>
        <w:pStyle w:val="BodyText"/>
        <w:spacing w:before="75"/>
        <w:ind w:left="2260"/>
        <w:rPr>
          <w:rFonts w:ascii="Arial" w:hAnsi="Arial" w:cs="Arial"/>
        </w:rPr>
      </w:pPr>
      <w:r>
        <w:rPr>
          <w:rFonts w:ascii="Arial" w:hAnsi="Arial" w:cs="Arial"/>
        </w:rPr>
        <w:t>Phần này bao gồm</w:t>
      </w:r>
      <w:r w:rsidRPr="002D7375">
        <w:rPr>
          <w:rFonts w:ascii="Arial" w:hAnsi="Arial" w:cs="Arial"/>
        </w:rPr>
        <w:t>:</w:t>
      </w:r>
    </w:p>
    <w:p w14:paraId="223AEBFC" w14:textId="77777777" w:rsidR="00151516" w:rsidRPr="002D7375" w:rsidRDefault="008D1AB8" w:rsidP="00151516">
      <w:pPr>
        <w:pStyle w:val="ListParagraph"/>
        <w:numPr>
          <w:ilvl w:val="0"/>
          <w:numId w:val="1"/>
        </w:numPr>
        <w:tabs>
          <w:tab w:val="left" w:pos="2620"/>
        </w:tabs>
        <w:rPr>
          <w:rFonts w:ascii="Arial" w:hAnsi="Arial" w:cs="Arial"/>
          <w:sz w:val="20"/>
        </w:rPr>
      </w:pPr>
      <w:hyperlink w:anchor="_bookmark1420" w:history="1">
        <w:r w:rsidR="00151516">
          <w:rPr>
            <w:rFonts w:ascii="Arial" w:hAnsi="Arial" w:cs="Arial"/>
            <w:color w:val="0000CC"/>
            <w:sz w:val="20"/>
          </w:rPr>
          <w:t>Nói</w:t>
        </w:r>
      </w:hyperlink>
      <w:r w:rsidR="00151516">
        <w:rPr>
          <w:rFonts w:ascii="Arial" w:hAnsi="Arial" w:cs="Arial"/>
          <w:color w:val="0000CC"/>
          <w:sz w:val="20"/>
        </w:rPr>
        <w:t xml:space="preserve"> về Oracle VPD</w:t>
      </w:r>
    </w:p>
    <w:p w14:paraId="497BEB74" w14:textId="77777777" w:rsidR="00151516" w:rsidRPr="002D7375" w:rsidRDefault="008D1AB8" w:rsidP="00151516">
      <w:pPr>
        <w:pStyle w:val="ListParagraph"/>
        <w:numPr>
          <w:ilvl w:val="0"/>
          <w:numId w:val="1"/>
        </w:numPr>
        <w:tabs>
          <w:tab w:val="left" w:pos="2620"/>
        </w:tabs>
        <w:spacing w:before="112"/>
        <w:rPr>
          <w:rFonts w:ascii="Arial" w:hAnsi="Arial" w:cs="Arial"/>
          <w:sz w:val="20"/>
        </w:rPr>
      </w:pPr>
      <w:hyperlink w:anchor="_bookmark1425" w:history="1">
        <w:r w:rsidR="00151516">
          <w:rPr>
            <w:rFonts w:ascii="Arial" w:hAnsi="Arial" w:cs="Arial"/>
            <w:color w:val="0000CC"/>
            <w:sz w:val="20"/>
          </w:rPr>
          <w:t>Tạo</w:t>
        </w:r>
      </w:hyperlink>
      <w:r w:rsidR="00151516">
        <w:rPr>
          <w:rFonts w:ascii="Arial" w:hAnsi="Arial" w:cs="Arial"/>
          <w:color w:val="0000CC"/>
          <w:sz w:val="20"/>
        </w:rPr>
        <w:t xml:space="preserve"> mới một nhóm Oracle VPD</w:t>
      </w:r>
    </w:p>
    <w:p w14:paraId="320490DE"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Chỉ định nhóm chính sách mặc định với nhóm chính sách SYS_DEFAULT</w:t>
      </w:r>
      <w:hyperlink w:anchor="_bookmark1427" w:history="1"/>
    </w:p>
    <w:p w14:paraId="74365250" w14:textId="77777777" w:rsidR="00151516" w:rsidRPr="00393F58" w:rsidRDefault="00151516" w:rsidP="00151516">
      <w:pPr>
        <w:pStyle w:val="ListParagraph"/>
        <w:numPr>
          <w:ilvl w:val="0"/>
          <w:numId w:val="1"/>
        </w:numPr>
        <w:tabs>
          <w:tab w:val="left" w:pos="2620"/>
        </w:tabs>
        <w:spacing w:before="112"/>
        <w:rPr>
          <w:rFonts w:ascii="Arial" w:hAnsi="Arial" w:cs="Arial"/>
          <w:sz w:val="20"/>
          <w:szCs w:val="20"/>
        </w:rPr>
      </w:pPr>
      <w:r w:rsidRPr="00393F58">
        <w:rPr>
          <w:rFonts w:ascii="Arial" w:hAnsi="Arial" w:cs="Arial"/>
          <w:sz w:val="20"/>
          <w:szCs w:val="20"/>
        </w:rPr>
        <w:t>Thiết lập nhiều chính sách cho mỗi bảng, view hoặc synonym</w:t>
      </w:r>
    </w:p>
    <w:p w14:paraId="6300B3B5"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Xác thực ứng dụng được sử dụng để kết nối với cơ sở dữ liệu</w:t>
      </w:r>
      <w:hyperlink w:anchor="_bookmark1432" w:history="1"/>
    </w:p>
    <w:p w14:paraId="2CFB0F48" w14:textId="77777777" w:rsidR="00151516" w:rsidRPr="002D7375" w:rsidRDefault="00151516" w:rsidP="00151516">
      <w:pPr>
        <w:pStyle w:val="BodyText"/>
        <w:spacing w:before="211" w:line="232" w:lineRule="auto"/>
        <w:ind w:left="2980" w:right="1456"/>
        <w:rPr>
          <w:rFonts w:ascii="Arial" w:hAnsi="Arial" w:cs="Arial"/>
        </w:rPr>
      </w:pPr>
      <w:r w:rsidRPr="002D7375">
        <w:rPr>
          <w:rFonts w:ascii="Arial" w:hAnsi="Arial" w:cs="Arial"/>
          <w:b/>
          <w:sz w:val="19"/>
        </w:rPr>
        <w:t xml:space="preserve">See Also: </w:t>
      </w:r>
      <w:hyperlink w:anchor="_bookmark1488" w:history="1">
        <w:r w:rsidRPr="002D7375">
          <w:rPr>
            <w:rFonts w:ascii="Arial" w:hAnsi="Arial" w:cs="Arial"/>
            <w:color w:val="0000CC"/>
          </w:rPr>
          <w:t>"Tutorial: Implementing an Oracle Virtual Private</w:t>
        </w:r>
      </w:hyperlink>
      <w:r w:rsidRPr="002D7375">
        <w:rPr>
          <w:rFonts w:ascii="Arial" w:hAnsi="Arial" w:cs="Arial"/>
          <w:color w:val="0000CC"/>
        </w:rPr>
        <w:t xml:space="preserve"> </w:t>
      </w:r>
      <w:hyperlink w:anchor="_bookmark1488" w:history="1">
        <w:r w:rsidRPr="002D7375">
          <w:rPr>
            <w:rFonts w:ascii="Arial" w:hAnsi="Arial" w:cs="Arial"/>
            <w:color w:val="0000CC"/>
          </w:rPr>
          <w:t xml:space="preserve">Database Policy Group" </w:t>
        </w:r>
      </w:hyperlink>
      <w:hyperlink w:anchor="_bookmark1488" w:history="1">
        <w:r w:rsidRPr="002D7375">
          <w:rPr>
            <w:rFonts w:ascii="Arial" w:hAnsi="Arial" w:cs="Arial"/>
          </w:rPr>
          <w:t>on page 7-28</w:t>
        </w:r>
      </w:hyperlink>
    </w:p>
    <w:p w14:paraId="3685FF8B" w14:textId="77777777" w:rsidR="00151516" w:rsidRPr="002D7375" w:rsidRDefault="00151516" w:rsidP="00151516">
      <w:pPr>
        <w:pStyle w:val="BodyText"/>
        <w:spacing w:before="2"/>
        <w:rPr>
          <w:rFonts w:ascii="Arial" w:hAnsi="Arial" w:cs="Arial"/>
        </w:rPr>
      </w:pPr>
    </w:p>
    <w:p w14:paraId="4DA94EC9" w14:textId="77777777" w:rsidR="00151516" w:rsidRPr="002D7375" w:rsidRDefault="00151516" w:rsidP="00151516">
      <w:pPr>
        <w:pStyle w:val="Heading6"/>
      </w:pPr>
      <w:bookmarkStart w:id="1162" w:name="_bookmark1420"/>
      <w:bookmarkEnd w:id="1162"/>
      <w:r>
        <w:t>Nói về Oracle VPD</w:t>
      </w:r>
    </w:p>
    <w:p w14:paraId="7340664F" w14:textId="77777777" w:rsidR="00151516" w:rsidRDefault="00151516" w:rsidP="00151516">
      <w:pPr>
        <w:pStyle w:val="BodyText"/>
        <w:spacing w:before="99" w:line="232" w:lineRule="auto"/>
        <w:ind w:left="1660" w:right="848"/>
        <w:rPr>
          <w:rFonts w:ascii="Arial" w:hAnsi="Arial" w:cs="Arial"/>
        </w:rPr>
      </w:pPr>
      <w:r w:rsidRPr="00393F58">
        <w:rPr>
          <w:rFonts w:ascii="Arial" w:hAnsi="Arial" w:cs="Arial"/>
        </w:rPr>
        <w:t>Bạn có thể nhóm nhiều chính sách bảo mật với nhau và áp dụng chúng cho một ứng dụng. Nhóm chính sách là tập hợp các chính sách bảo mật thuộc về một ứng dụng. Bạn có thể chỉ định ngữ cảnh ứng dụng để cho biết nhóm chính sách có hiệu lực. Sau đó, khi người dùng truy cập vào bảng, view hoặc cột synonum, Cơ sở dữ liệu Oracle tra cứu ngữ cãnh driving để xác định nhóm chính sách có hiệu lực. Nó thực thi tất cả các chính sách liên quan thuộc về nhóm chính sách</w:t>
      </w:r>
      <w:r w:rsidRPr="002D7375">
        <w:rPr>
          <w:rFonts w:ascii="Arial" w:hAnsi="Arial" w:cs="Arial"/>
        </w:rPr>
        <w:t>.</w:t>
      </w:r>
    </w:p>
    <w:p w14:paraId="08A1D71E" w14:textId="77777777" w:rsidR="00151516" w:rsidRDefault="00151516" w:rsidP="00151516">
      <w:pPr>
        <w:pStyle w:val="BodyText"/>
        <w:spacing w:before="99" w:line="232" w:lineRule="auto"/>
        <w:ind w:left="1660" w:right="848"/>
        <w:rPr>
          <w:rFonts w:ascii="Arial" w:hAnsi="Arial" w:cs="Arial"/>
        </w:rPr>
      </w:pPr>
    </w:p>
    <w:p w14:paraId="43C65B76" w14:textId="77777777" w:rsidR="00151516" w:rsidRPr="002D7375" w:rsidRDefault="00151516" w:rsidP="00151516">
      <w:pPr>
        <w:pStyle w:val="BodyText"/>
        <w:spacing w:before="99" w:line="232" w:lineRule="auto"/>
        <w:ind w:left="1660" w:right="848"/>
        <w:rPr>
          <w:rFonts w:ascii="Arial" w:hAnsi="Arial" w:cs="Arial"/>
        </w:rPr>
      </w:pPr>
    </w:p>
    <w:p w14:paraId="2BAF953C" w14:textId="77777777" w:rsidR="00151516" w:rsidRPr="002D7375" w:rsidRDefault="00151516" w:rsidP="00151516">
      <w:pPr>
        <w:pStyle w:val="BodyText"/>
        <w:spacing w:before="118" w:line="232" w:lineRule="auto"/>
        <w:ind w:left="1660" w:right="848"/>
        <w:rPr>
          <w:rFonts w:ascii="Arial" w:hAnsi="Arial" w:cs="Arial"/>
        </w:rPr>
      </w:pPr>
      <w:r w:rsidRPr="0097229D">
        <w:rPr>
          <w:rFonts w:ascii="Arial" w:hAnsi="Arial" w:cs="Arial"/>
        </w:rPr>
        <w:t>Nhóm chính sách hữu ích cho các tình huống trong đó nhiều ứng dụng có nhiều chính sách bảo mật chia sẻ cùng một bảng, view  hoặc synonym. Điều này cho phép bạn xác định các chính sách đó sẽ có hiệu lực khi bảng, view  hoặc synonym được truy cập</w:t>
      </w:r>
      <w:r w:rsidRPr="002D7375">
        <w:rPr>
          <w:rFonts w:ascii="Arial" w:hAnsi="Arial" w:cs="Arial"/>
        </w:rPr>
        <w:t>.</w:t>
      </w:r>
    </w:p>
    <w:p w14:paraId="09FCF0B2" w14:textId="77777777" w:rsidR="00151516" w:rsidRPr="002D7375" w:rsidRDefault="00151516" w:rsidP="00151516">
      <w:pPr>
        <w:pStyle w:val="BodyText"/>
        <w:spacing w:before="118" w:line="230" w:lineRule="auto"/>
        <w:ind w:left="1659" w:right="848"/>
        <w:rPr>
          <w:rFonts w:ascii="Arial" w:hAnsi="Arial" w:cs="Arial"/>
        </w:rPr>
      </w:pPr>
      <w:r w:rsidRPr="0097229D">
        <w:rPr>
          <w:rFonts w:ascii="Arial" w:hAnsi="Arial" w:cs="Arial"/>
        </w:rPr>
        <w:t>Ví dụ, trong môi trường lưu trữ, Công ty A có thể lưu trữ bảng BENEFIT cho Công ty B và Công ty C. Bảng này được truy cập bởi hai ứng dụng khác nhau, Nhân sự và Tài chính, với hai chính sách bảo mật khác nhau. Ứng dụng Nhân sự cho phép người dùng dựa trên xếp hạng trong công ty và ứng dụng Tài chính cho phép người dùng dựa trên bộ phận. Việc lồng ghép hai chính sách này vào bảng BENEFIT đòi hỏi sự phát triển chung của các chính sách giữa hai công ty, đó không phải là một lựa chọn khả thi. Bằng cách định nghĩa một ngữ cảnh ứng dụng để thúc đẩy việc thực thi một tập hợp các chính sách cụ thể cho các đối tượng cơ sở, mỗi ứng dụng có thể thực hiện một bộ chính sách bảo mật riêng tư</w:t>
      </w:r>
      <w:r w:rsidRPr="002D7375">
        <w:rPr>
          <w:rFonts w:ascii="Arial" w:hAnsi="Arial" w:cs="Arial"/>
        </w:rPr>
        <w:t>.</w:t>
      </w:r>
    </w:p>
    <w:p w14:paraId="47AAA498" w14:textId="77777777" w:rsidR="00151516" w:rsidRPr="002D7375" w:rsidRDefault="00151516" w:rsidP="00151516">
      <w:pPr>
        <w:pStyle w:val="BodyText"/>
        <w:spacing w:before="124" w:line="232" w:lineRule="auto"/>
        <w:ind w:left="1660" w:right="700"/>
        <w:rPr>
          <w:rFonts w:ascii="Arial" w:hAnsi="Arial" w:cs="Arial"/>
        </w:rPr>
      </w:pPr>
      <w:r w:rsidRPr="0097229D">
        <w:rPr>
          <w:rFonts w:ascii="Arial" w:hAnsi="Arial" w:cs="Arial"/>
        </w:rPr>
        <w:t>Để làm điều này, bạn tổ chức các chính sách bảo mật thành các nhóm. Bằng cách tham khảo ngữ cảnh ứng dụng, Cơ sở dữ liệu Oracle xác định nhóm chính sách nào sẽ có hiệu lực vào thời gian chạy. Máy chủ thực thi tất cả các chính sách thuộc về nhóm chính sách đó</w:t>
      </w:r>
      <w:r w:rsidRPr="002D7375">
        <w:rPr>
          <w:rFonts w:ascii="Arial" w:hAnsi="Arial" w:cs="Arial"/>
        </w:rPr>
        <w:t>.</w:t>
      </w:r>
    </w:p>
    <w:p w14:paraId="78794371" w14:textId="77777777" w:rsidR="00151516" w:rsidRPr="002D7375" w:rsidRDefault="00151516" w:rsidP="00151516">
      <w:pPr>
        <w:pStyle w:val="BodyText"/>
        <w:spacing w:before="2"/>
        <w:rPr>
          <w:rFonts w:ascii="Arial" w:hAnsi="Arial" w:cs="Arial"/>
          <w:sz w:val="23"/>
        </w:rPr>
      </w:pPr>
    </w:p>
    <w:p w14:paraId="5F1D394A" w14:textId="77777777" w:rsidR="00151516" w:rsidRPr="002D7375" w:rsidRDefault="00151516" w:rsidP="00151516">
      <w:pPr>
        <w:pStyle w:val="Heading6"/>
        <w:ind w:left="1660"/>
      </w:pPr>
      <w:bookmarkStart w:id="1163" w:name="Creating_a_New_Oracle_Virtual_Private_Da"/>
      <w:bookmarkStart w:id="1164" w:name="_bookmark1425"/>
      <w:bookmarkStart w:id="1165" w:name="_bookmark1426"/>
      <w:bookmarkEnd w:id="1163"/>
      <w:bookmarkEnd w:id="1164"/>
      <w:bookmarkEnd w:id="1165"/>
      <w:r w:rsidRPr="00EE46B7">
        <w:t>Tạo mới một nhóm Oracle VPD</w:t>
      </w:r>
    </w:p>
    <w:p w14:paraId="7F2BB3CE" w14:textId="77777777" w:rsidR="00151516" w:rsidRPr="002D7375" w:rsidRDefault="00151516" w:rsidP="00151516">
      <w:pPr>
        <w:pStyle w:val="BodyText"/>
        <w:spacing w:before="56" w:line="230" w:lineRule="auto"/>
        <w:ind w:left="1659" w:right="844"/>
        <w:rPr>
          <w:rFonts w:ascii="Arial" w:hAnsi="Arial" w:cs="Arial"/>
        </w:rPr>
      </w:pPr>
      <w:r w:rsidRPr="00AF75AB">
        <w:rPr>
          <w:rFonts w:ascii="Arial" w:hAnsi="Arial" w:cs="Arial"/>
          <w:spacing w:val="-9"/>
          <w:w w:val="95"/>
        </w:rPr>
        <w:t>Để thêm chính sách vào bảng, view hay synonym, hãy sử dụng thủ tục DBMS_RLS.ADD_GROUPED_POLICY để chỉ định nhóm mà chính sách thuộc về. Để chỉ định chính sách nào sẽ có hiệu lực, bạn có thể thêm ngữ cảnh driving bằng cách sử dụng thủ tục DBMS_RLS.ADD_POLICY_ CONTEXT. Nếu ngữ cảnh driving trả về một nhóm chính sách không xác định, thì một lỗi được trả về</w:t>
      </w:r>
      <w:r w:rsidRPr="002D7375">
        <w:rPr>
          <w:rFonts w:ascii="Arial" w:hAnsi="Arial" w:cs="Arial"/>
        </w:rPr>
        <w:t>.</w:t>
      </w:r>
    </w:p>
    <w:p w14:paraId="4A9DE391" w14:textId="77777777" w:rsidR="00151516" w:rsidRPr="002D7375" w:rsidRDefault="00151516" w:rsidP="00151516">
      <w:pPr>
        <w:pStyle w:val="BodyText"/>
        <w:spacing w:before="116" w:line="230" w:lineRule="auto"/>
        <w:ind w:left="1659" w:right="700"/>
        <w:rPr>
          <w:rFonts w:ascii="Arial" w:hAnsi="Arial" w:cs="Arial"/>
        </w:rPr>
      </w:pPr>
      <w:r w:rsidRPr="003135A2">
        <w:rPr>
          <w:rFonts w:ascii="Arial" w:hAnsi="Arial" w:cs="Arial"/>
        </w:rPr>
        <w:t>Nếu driving context không được xác định, thì cơ sở dữ liệu Oracle sẽ chạy tất cả các chính sách. Tương tự như vậy, nếu driving context là NULL, thì các chính sách từ tất cả các nhóm chính sách được thực thi. Một ứng dụng truy cập dữ liệu không thể bỏ qua mô-đun thiết lập bảo mật (thiết lập ngữ cảnh ứng dụng) để tránh bất kỳ chính sách áp dụng nào.</w:t>
      </w:r>
    </w:p>
    <w:p w14:paraId="263003B9" w14:textId="77777777" w:rsidR="00151516" w:rsidRPr="002D7375" w:rsidRDefault="00151516" w:rsidP="00151516">
      <w:pPr>
        <w:pStyle w:val="BodyText"/>
        <w:spacing w:before="120" w:line="232" w:lineRule="auto"/>
        <w:ind w:left="1659" w:right="706"/>
        <w:rPr>
          <w:rFonts w:ascii="Arial" w:hAnsi="Arial" w:cs="Arial"/>
        </w:rPr>
      </w:pPr>
      <w:r w:rsidRPr="003135A2">
        <w:rPr>
          <w:rFonts w:ascii="Arial" w:hAnsi="Arial" w:cs="Arial"/>
        </w:rPr>
        <w:t>Bạn có thể áp dụng nhiều driving context cho cùng một bảng, view hay synonym và mỗi ngữ cảnh sẽ được xử lý riêng lẻ. Điều này cho phép bạn định cấu hình nhiều bộ chính sách đang hoạt động được thực thi</w:t>
      </w:r>
      <w:r w:rsidRPr="002D7375">
        <w:rPr>
          <w:rFonts w:ascii="Arial" w:hAnsi="Arial" w:cs="Arial"/>
        </w:rPr>
        <w:t>.</w:t>
      </w:r>
    </w:p>
    <w:p w14:paraId="1B0BA614" w14:textId="77777777" w:rsidR="00151516" w:rsidRPr="002D7375" w:rsidRDefault="00151516" w:rsidP="00151516">
      <w:pPr>
        <w:pStyle w:val="BodyText"/>
        <w:spacing w:before="119" w:line="230" w:lineRule="auto"/>
        <w:ind w:left="1659" w:right="700"/>
        <w:rPr>
          <w:rFonts w:ascii="Arial" w:hAnsi="Arial" w:cs="Arial"/>
        </w:rPr>
      </w:pPr>
      <w:r w:rsidRPr="003135A2">
        <w:rPr>
          <w:rFonts w:ascii="Arial" w:hAnsi="Arial" w:cs="Arial"/>
        </w:rPr>
        <w:t>Hãy xem xét, ví dụ, một công ty lưu trữ lưu trữ các ứng dụng Lợi ích và Tài chính, trong đó chia sẻ một số đối tượng cơ sở dữ liệu. Cả hai ứng dụng đều có sọc để lưu trữ bằng cách sử dụng chính sách SUBSCRIBER trong nhóm chính sách SYS_DEFAULT. Truy cập dữ liệu được phân đoạn đầu tiên theo ID người đăng ký, sau đó cho dù người dùng đang truy cập vào các lợi ích hoặc ứng dụng Tài chính (được xác định bởi driving context). Giả sử rằng Công ty A, sử dụng dịch vụ lưu trữ, muốn áp dụng chính sách tùy chỉnh chỉ liên quan đến quyền truy cập dữ liệu của chính nó. Bạn có thể thêm driving context bổ sung (chẳng hạn như CÔNG TY ĐẶC BIỆT) để đảm bảo rằng nhóm chính sách bổ sung, đặc biệt chỉ được áp dụng để truy cập dữ liệu cho Công ty A. Bạn sẽ không áp dụng điều này theo chính sách SUBSCRIBER, vì chính sách chỉ liên quan đến Công ty A và sẽ hiệu quả hơn để tách riêng chính sách lưu trữ cơ bản khỏi các chính sách khác</w:t>
      </w:r>
      <w:r w:rsidRPr="002D7375">
        <w:rPr>
          <w:rFonts w:ascii="Arial" w:hAnsi="Arial" w:cs="Arial"/>
        </w:rPr>
        <w:t>.</w:t>
      </w:r>
    </w:p>
    <w:p w14:paraId="28EF06E3" w14:textId="77777777" w:rsidR="00151516" w:rsidRPr="002D7375" w:rsidRDefault="00151516" w:rsidP="00151516">
      <w:pPr>
        <w:pStyle w:val="BodyText"/>
        <w:spacing w:before="4"/>
        <w:rPr>
          <w:rFonts w:ascii="Arial" w:hAnsi="Arial" w:cs="Arial"/>
          <w:sz w:val="23"/>
        </w:rPr>
      </w:pPr>
    </w:p>
    <w:p w14:paraId="74E80016" w14:textId="77777777" w:rsidR="00151516" w:rsidRPr="002D7375" w:rsidRDefault="00151516" w:rsidP="00151516">
      <w:pPr>
        <w:pStyle w:val="Heading6"/>
        <w:ind w:left="1660"/>
      </w:pPr>
      <w:bookmarkStart w:id="1166" w:name="Designating_a_Default_Policy_Group_with_"/>
      <w:bookmarkStart w:id="1167" w:name="_bookmark1427"/>
      <w:bookmarkStart w:id="1168" w:name="_bookmark1428"/>
      <w:bookmarkEnd w:id="1166"/>
      <w:bookmarkEnd w:id="1167"/>
      <w:bookmarkEnd w:id="1168"/>
      <w:r w:rsidRPr="003135A2">
        <w:t>Chỉ định nhóm chính sách mặc định với nhóm chính sách SYS_DEFAULT</w:t>
      </w:r>
    </w:p>
    <w:p w14:paraId="608C9F3A" w14:textId="03585318" w:rsidR="008C539B" w:rsidRPr="001058B5" w:rsidRDefault="00151516" w:rsidP="00151516">
      <w:pPr>
        <w:pStyle w:val="BodyText"/>
        <w:spacing w:before="55" w:line="232" w:lineRule="auto"/>
        <w:ind w:left="1660" w:right="741"/>
        <w:rPr>
          <w:rFonts w:ascii="Arial" w:hAnsi="Arial" w:cs="Arial"/>
        </w:rPr>
      </w:pPr>
      <w:r w:rsidRPr="003135A2">
        <w:rPr>
          <w:rFonts w:ascii="Arial" w:hAnsi="Arial" w:cs="Arial"/>
        </w:rPr>
        <w:t>Trong một nhóm các chính sách bảo mật, bạn có thể chỉ định một chính sách bảo mật làm chính sách bảo mật mặc định. Điều này rất hữu ích trong các tình huống mà bạn phân vùng các chính sách bảo mật theo ứng dụng, do đó chúng sẽ luôn có hiệu lực. Các chính sách bảo mật mặc định cho phép các nhà phát triển thực thi bảo mật cơ bản trong mọi điều kiện, trong khi phân chia các chính sách bảo mật theo ứng dụng (sử dụng nhóm bảo mật) cho phép phân lớp bảo mật bổ sung, ứng dụng cụ thể trên các chính sách bảo mật mặc định. Để thực thi các chính sách bảo mật mặc định, bạn thêm chính sách vào nhóm chính sách SYS_DEFAULT</w:t>
      </w:r>
      <w:r w:rsidR="00C12992" w:rsidRPr="001058B5">
        <w:rPr>
          <w:rFonts w:ascii="Arial" w:hAnsi="Arial" w:cs="Arial"/>
        </w:rPr>
        <w:t>.</w:t>
      </w:r>
    </w:p>
    <w:p w14:paraId="0DC55B7A" w14:textId="77777777" w:rsidR="008C539B" w:rsidRPr="001058B5" w:rsidRDefault="008C539B">
      <w:pPr>
        <w:spacing w:line="232" w:lineRule="auto"/>
        <w:rPr>
          <w:rFonts w:ascii="Arial" w:hAnsi="Arial" w:cs="Arial"/>
        </w:rPr>
        <w:sectPr w:rsidR="008C539B" w:rsidRPr="001058B5">
          <w:footerReference w:type="even" r:id="rId156"/>
          <w:footerReference w:type="default" r:id="rId157"/>
          <w:pgSz w:w="12240" w:h="15840"/>
          <w:pgMar w:top="840" w:right="1060" w:bottom="860" w:left="1100" w:header="549" w:footer="663" w:gutter="0"/>
          <w:cols w:space="720"/>
        </w:sectPr>
      </w:pPr>
    </w:p>
    <w:p w14:paraId="6752FDE8" w14:textId="77777777" w:rsidR="008C539B" w:rsidRPr="001058B5" w:rsidRDefault="008C539B">
      <w:pPr>
        <w:pStyle w:val="BodyText"/>
        <w:spacing w:before="5"/>
        <w:rPr>
          <w:rFonts w:ascii="Arial" w:hAnsi="Arial" w:cs="Arial"/>
          <w:sz w:val="25"/>
        </w:rPr>
      </w:pPr>
    </w:p>
    <w:p w14:paraId="75E39C06" w14:textId="23947483" w:rsidR="008C539B" w:rsidRPr="001058B5" w:rsidRDefault="00E42760">
      <w:pPr>
        <w:pStyle w:val="BodyText"/>
        <w:spacing w:before="101" w:line="230" w:lineRule="auto"/>
        <w:ind w:left="2260" w:right="185"/>
        <w:rPr>
          <w:rFonts w:ascii="Arial" w:hAnsi="Arial" w:cs="Arial"/>
        </w:rPr>
      </w:pPr>
      <w:r w:rsidRPr="00E42760">
        <w:rPr>
          <w:rFonts w:ascii="Arial" w:hAnsi="Arial" w:cs="Arial"/>
        </w:rPr>
        <w:t>Các chính sách được xác định trong nhóm này cho một bảng, view hoặc synonym cụ thể được chạy cùng với nhóm chính sách được chỉ định bởi diving context. Như được mô tả trước đó,driving context là ngữ cảnh ứng dụng cho biết nhóm chính sách có hiệu lực. Nhóm chính sách SYS_ DEFAULT có thể hoặc không thể chứa các chính sách. Bạn không thể bỏ nhóm chính sách SYS_ DEFAULT. Nếu bạn làm như vậy, thì cơ sở dữ liệu Oracle sẽ hiển thị lỗi</w:t>
      </w:r>
      <w:r w:rsidR="00C12992" w:rsidRPr="001058B5">
        <w:rPr>
          <w:rFonts w:ascii="Arial" w:hAnsi="Arial" w:cs="Arial"/>
          <w:spacing w:val="-4"/>
        </w:rPr>
        <w:t>.</w:t>
      </w:r>
    </w:p>
    <w:p w14:paraId="37E57DDA" w14:textId="47EB6D12" w:rsidR="008C539B" w:rsidRPr="001058B5" w:rsidRDefault="00E42760">
      <w:pPr>
        <w:pStyle w:val="BodyText"/>
        <w:spacing w:before="118" w:line="228" w:lineRule="auto"/>
        <w:ind w:left="2259" w:right="295"/>
        <w:rPr>
          <w:rFonts w:ascii="Arial" w:hAnsi="Arial" w:cs="Arial"/>
        </w:rPr>
      </w:pPr>
      <w:r w:rsidRPr="00E42760">
        <w:rPr>
          <w:rFonts w:ascii="Arial" w:hAnsi="Arial" w:cs="Arial"/>
        </w:rPr>
        <w:t>Nếu, với nhóm chính sách SYS_DEFAULT, bạn thêm các chính sách liên kết với hai hoặc nhiều đối tượng, sau đó mỗi đối tượng sẽ có một nhóm chính sách SYS_DEFAULT riêng biệt được liên kết với nó. Ví dụ, bảng emp trong lược đồ scott có một nhóm chính sách SYS_DEFAULT và bảng dept trong lược đồ scott có một nhóm chính sách SYS_DEFAULT khác được liên kết với nó. Hãy nghĩ về chúng như được tổ chức trong cấu trúc cây như sau</w:t>
      </w:r>
      <w:r w:rsidR="00C12992" w:rsidRPr="001058B5">
        <w:rPr>
          <w:rFonts w:ascii="Arial" w:hAnsi="Arial" w:cs="Arial"/>
        </w:rPr>
        <w:t>:</w:t>
      </w:r>
    </w:p>
    <w:p w14:paraId="7A19EEC8" w14:textId="77777777" w:rsidR="008C539B" w:rsidRPr="001058B5" w:rsidRDefault="00C12992">
      <w:pPr>
        <w:spacing w:before="148"/>
        <w:ind w:left="2260"/>
        <w:rPr>
          <w:rFonts w:ascii="Arial" w:hAnsi="Arial" w:cs="Arial"/>
          <w:sz w:val="18"/>
        </w:rPr>
      </w:pPr>
      <w:r w:rsidRPr="001058B5">
        <w:rPr>
          <w:rFonts w:ascii="Arial" w:hAnsi="Arial" w:cs="Arial"/>
          <w:w w:val="95"/>
          <w:sz w:val="18"/>
        </w:rPr>
        <w:t>SYS_DEFAULT</w:t>
      </w:r>
    </w:p>
    <w:p w14:paraId="4FEA5FA6" w14:textId="77777777" w:rsidR="008C539B" w:rsidRPr="001058B5" w:rsidRDefault="00C12992">
      <w:pPr>
        <w:pStyle w:val="ListParagraph"/>
        <w:numPr>
          <w:ilvl w:val="0"/>
          <w:numId w:val="80"/>
        </w:numPr>
        <w:tabs>
          <w:tab w:val="left" w:pos="2631"/>
        </w:tabs>
        <w:spacing w:before="16"/>
        <w:ind w:firstLine="184"/>
        <w:rPr>
          <w:rFonts w:ascii="Arial" w:hAnsi="Arial" w:cs="Arial"/>
          <w:sz w:val="18"/>
        </w:rPr>
      </w:pPr>
      <w:r w:rsidRPr="001058B5">
        <w:rPr>
          <w:rFonts w:ascii="Arial" w:hAnsi="Arial" w:cs="Arial"/>
          <w:w w:val="95"/>
          <w:sz w:val="18"/>
        </w:rPr>
        <w:t>policy1</w:t>
      </w:r>
      <w:r w:rsidRPr="001058B5">
        <w:rPr>
          <w:rFonts w:ascii="Arial" w:hAnsi="Arial" w:cs="Arial"/>
          <w:spacing w:val="-15"/>
          <w:w w:val="95"/>
          <w:sz w:val="18"/>
        </w:rPr>
        <w:t xml:space="preserve"> </w:t>
      </w:r>
      <w:r w:rsidRPr="001058B5">
        <w:rPr>
          <w:rFonts w:ascii="Arial" w:hAnsi="Arial" w:cs="Arial"/>
          <w:w w:val="95"/>
          <w:sz w:val="18"/>
        </w:rPr>
        <w:t>(scott/emp)</w:t>
      </w:r>
    </w:p>
    <w:p w14:paraId="6D6439D8" w14:textId="77777777" w:rsidR="008C539B" w:rsidRPr="001058B5" w:rsidRDefault="00C12992">
      <w:pPr>
        <w:pStyle w:val="ListParagraph"/>
        <w:numPr>
          <w:ilvl w:val="0"/>
          <w:numId w:val="80"/>
        </w:numPr>
        <w:tabs>
          <w:tab w:val="left" w:pos="2631"/>
        </w:tabs>
        <w:spacing w:before="17" w:line="259" w:lineRule="auto"/>
        <w:ind w:right="5685" w:firstLine="184"/>
        <w:rPr>
          <w:rFonts w:ascii="Arial" w:hAnsi="Arial" w:cs="Arial"/>
          <w:sz w:val="18"/>
        </w:rPr>
      </w:pPr>
      <w:r w:rsidRPr="001058B5">
        <w:rPr>
          <w:rFonts w:ascii="Arial" w:hAnsi="Arial" w:cs="Arial"/>
          <w:w w:val="85"/>
          <w:sz w:val="18"/>
        </w:rPr>
        <w:t xml:space="preserve">policy3 (scott/emp) </w:t>
      </w:r>
      <w:r w:rsidRPr="001058B5">
        <w:rPr>
          <w:rFonts w:ascii="Arial" w:hAnsi="Arial" w:cs="Arial"/>
          <w:w w:val="95"/>
          <w:sz w:val="18"/>
        </w:rPr>
        <w:t>SYS_DEFAULT</w:t>
      </w:r>
    </w:p>
    <w:p w14:paraId="390C0BCE" w14:textId="77777777" w:rsidR="008C539B" w:rsidRPr="001058B5" w:rsidRDefault="00C12992">
      <w:pPr>
        <w:pStyle w:val="ListParagraph"/>
        <w:numPr>
          <w:ilvl w:val="0"/>
          <w:numId w:val="80"/>
        </w:numPr>
        <w:tabs>
          <w:tab w:val="left" w:pos="2631"/>
        </w:tabs>
        <w:spacing w:before="0" w:line="203" w:lineRule="exact"/>
        <w:ind w:firstLine="184"/>
        <w:rPr>
          <w:rFonts w:ascii="Arial" w:hAnsi="Arial" w:cs="Arial"/>
          <w:sz w:val="18"/>
        </w:rPr>
      </w:pPr>
      <w:r w:rsidRPr="001058B5">
        <w:rPr>
          <w:rFonts w:ascii="Arial" w:hAnsi="Arial" w:cs="Arial"/>
          <w:w w:val="95"/>
          <w:sz w:val="18"/>
        </w:rPr>
        <w:t>policy2</w:t>
      </w:r>
      <w:r w:rsidRPr="001058B5">
        <w:rPr>
          <w:rFonts w:ascii="Arial" w:hAnsi="Arial" w:cs="Arial"/>
          <w:spacing w:val="-15"/>
          <w:w w:val="95"/>
          <w:sz w:val="18"/>
        </w:rPr>
        <w:t xml:space="preserve"> </w:t>
      </w:r>
      <w:r w:rsidRPr="001058B5">
        <w:rPr>
          <w:rFonts w:ascii="Arial" w:hAnsi="Arial" w:cs="Arial"/>
          <w:w w:val="95"/>
          <w:sz w:val="18"/>
        </w:rPr>
        <w:t>(scott/dept)</w:t>
      </w:r>
    </w:p>
    <w:p w14:paraId="1E2DACE3" w14:textId="77777777" w:rsidR="008C539B" w:rsidRPr="001058B5" w:rsidRDefault="008C539B">
      <w:pPr>
        <w:pStyle w:val="BodyText"/>
        <w:spacing w:before="9"/>
        <w:rPr>
          <w:rFonts w:ascii="Arial" w:hAnsi="Arial" w:cs="Arial"/>
          <w:sz w:val="18"/>
        </w:rPr>
      </w:pPr>
    </w:p>
    <w:p w14:paraId="594E4C24" w14:textId="5001951E" w:rsidR="008C539B" w:rsidRPr="001058B5" w:rsidRDefault="00E42760">
      <w:pPr>
        <w:pStyle w:val="BodyText"/>
        <w:spacing w:line="232" w:lineRule="auto"/>
        <w:ind w:left="2259" w:right="120"/>
        <w:rPr>
          <w:rFonts w:ascii="Arial" w:hAnsi="Arial" w:cs="Arial"/>
        </w:rPr>
      </w:pPr>
      <w:r w:rsidRPr="00E42760">
        <w:rPr>
          <w:rFonts w:ascii="Arial" w:hAnsi="Arial" w:cs="Arial"/>
        </w:rPr>
        <w:t>Bạn có thể tạo các nhóm chính sách có tên giống nhau. Khi bạn chọn một nhóm chính sách cụ thể, lược đồ và tên đối tượng được liên kết của nó được hiển thị trong bảng thuộc tính ở bên phải của màn hình</w:t>
      </w:r>
      <w:r w:rsidR="00C12992" w:rsidRPr="001058B5">
        <w:rPr>
          <w:rFonts w:ascii="Arial" w:hAnsi="Arial" w:cs="Arial"/>
        </w:rPr>
        <w:t>.</w:t>
      </w:r>
    </w:p>
    <w:p w14:paraId="2BCBEC74" w14:textId="77777777" w:rsidR="008C539B" w:rsidRPr="001058B5" w:rsidRDefault="008C539B">
      <w:pPr>
        <w:pStyle w:val="BodyText"/>
        <w:spacing w:before="2"/>
        <w:rPr>
          <w:rFonts w:ascii="Arial" w:hAnsi="Arial" w:cs="Arial"/>
          <w:sz w:val="23"/>
        </w:rPr>
      </w:pPr>
    </w:p>
    <w:p w14:paraId="493ADCC8" w14:textId="762A7CD4" w:rsidR="008C539B" w:rsidRPr="001058B5" w:rsidRDefault="00E42760">
      <w:pPr>
        <w:pStyle w:val="Heading6"/>
      </w:pPr>
      <w:bookmarkStart w:id="1169" w:name="Establishing_Multiple_Policies_for_Each_"/>
      <w:bookmarkStart w:id="1170" w:name="_bookmark1430"/>
      <w:bookmarkStart w:id="1171" w:name="_bookmark1431"/>
      <w:bookmarkEnd w:id="1169"/>
      <w:bookmarkEnd w:id="1170"/>
      <w:bookmarkEnd w:id="1171"/>
      <w:r w:rsidRPr="00E42760">
        <w:t>Thiết lập nhiều chính sách cho mỗi bảng, view hoặc synonym</w:t>
      </w:r>
    </w:p>
    <w:p w14:paraId="7234B8CC" w14:textId="47C1FD30" w:rsidR="008C539B" w:rsidRPr="001058B5" w:rsidRDefault="00E42760">
      <w:pPr>
        <w:pStyle w:val="BodyText"/>
        <w:spacing w:before="54" w:line="232" w:lineRule="auto"/>
        <w:ind w:left="2260" w:right="185"/>
        <w:rPr>
          <w:rFonts w:ascii="Arial" w:hAnsi="Arial" w:cs="Arial"/>
        </w:rPr>
      </w:pPr>
      <w:r w:rsidRPr="00E42760">
        <w:rPr>
          <w:rFonts w:ascii="Arial" w:hAnsi="Arial" w:cs="Arial"/>
        </w:rPr>
        <w:t>Bạn có thể thiết lập một số chính sách cho cùng một bảng, view hoặc synonym. Giả sử, ví dụ, bạn có một ứng dụng cơ sở cho Entry Order, và mỗi bộ phận của công ty bạn có các quy tắc riêng để truy cập dữ liệu. Bạn có thể thêm một hàm chính sách phân chia cụ thể vào một bảng mà không cần phải viết lại hàm chính sách của ứng dụng cơ sở</w:t>
      </w:r>
      <w:r w:rsidR="00C12992" w:rsidRPr="001058B5">
        <w:rPr>
          <w:rFonts w:ascii="Arial" w:hAnsi="Arial" w:cs="Arial"/>
        </w:rPr>
        <w:t>.</w:t>
      </w:r>
    </w:p>
    <w:p w14:paraId="6BA269A3" w14:textId="1679EC58" w:rsidR="008C539B" w:rsidRPr="001058B5" w:rsidRDefault="00E42760">
      <w:pPr>
        <w:pStyle w:val="BodyText"/>
        <w:spacing w:before="117" w:line="230" w:lineRule="auto"/>
        <w:ind w:left="2259" w:right="153"/>
        <w:rPr>
          <w:rFonts w:ascii="Arial" w:hAnsi="Arial" w:cs="Arial"/>
        </w:rPr>
      </w:pPr>
      <w:r w:rsidRPr="00E42760">
        <w:rPr>
          <w:rFonts w:ascii="Arial" w:hAnsi="Arial" w:cs="Arial"/>
        </w:rPr>
        <w:t>Tất cả các chính sách được áp dụng cho một bảng được thực thi bằng cú pháp AND. Nếu bạn có ba chính sách được áp dụng cho bảng CUSTOMERS, thì mỗi chính sách sẽ được áp dụng cho bảng. Bạn có thể sử dụng các nhóm chính sách và ngữ cảnh ứng dụng để phân vùng thực thi kiểm soát truy cập chi tiết để các chính sách khác nhau áp dụng, tùy thuộc vào ứng dụng nào đang truy cập dữ liệu. Điều này loại bỏ yêu cầu cho các nhóm phát triển để cộng tác trên các chính sách và đơn giản hóa việc phát triển ứng dụng. Bạn cũng có thể có nhóm chính sách mặc định luôn áp dụng (ví dụ: để thực thi dữ liệu được phân tách bởi người đăng ký trong môi trường lưu trữ)</w:t>
      </w:r>
      <w:r w:rsidR="00C12992" w:rsidRPr="001058B5">
        <w:rPr>
          <w:rFonts w:ascii="Arial" w:hAnsi="Arial" w:cs="Arial"/>
        </w:rPr>
        <w:t>.</w:t>
      </w:r>
    </w:p>
    <w:p w14:paraId="50BB720C" w14:textId="77777777" w:rsidR="008C539B" w:rsidRPr="001058B5" w:rsidRDefault="008C539B">
      <w:pPr>
        <w:pStyle w:val="BodyText"/>
        <w:spacing w:before="7"/>
        <w:rPr>
          <w:rFonts w:ascii="Arial" w:hAnsi="Arial" w:cs="Arial"/>
          <w:sz w:val="23"/>
        </w:rPr>
      </w:pPr>
    </w:p>
    <w:p w14:paraId="42131C7D" w14:textId="40A11AAC" w:rsidR="008C539B" w:rsidRPr="001058B5" w:rsidRDefault="00E42760">
      <w:pPr>
        <w:pStyle w:val="Heading6"/>
      </w:pPr>
      <w:bookmarkStart w:id="1172" w:name="Validating_the_Application_Used_to_Conne"/>
      <w:bookmarkStart w:id="1173" w:name="_bookmark1432"/>
      <w:bookmarkStart w:id="1174" w:name="_bookmark1434"/>
      <w:bookmarkEnd w:id="1172"/>
      <w:bookmarkEnd w:id="1173"/>
      <w:bookmarkEnd w:id="1174"/>
      <w:r w:rsidRPr="00E42760">
        <w:t>Xác thực ứng dụng được sử dụng để kết nối với cơ sở dữ liệu</w:t>
      </w:r>
    </w:p>
    <w:p w14:paraId="7238B0FD" w14:textId="590ED1A3" w:rsidR="008C539B" w:rsidRPr="001058B5" w:rsidRDefault="00E42760">
      <w:pPr>
        <w:pStyle w:val="BodyText"/>
        <w:spacing w:before="55" w:line="232" w:lineRule="auto"/>
        <w:ind w:left="2260" w:right="102"/>
        <w:rPr>
          <w:rFonts w:ascii="Arial" w:hAnsi="Arial" w:cs="Arial"/>
        </w:rPr>
      </w:pPr>
      <w:r w:rsidRPr="00E42760">
        <w:rPr>
          <w:rFonts w:ascii="Arial" w:hAnsi="Arial" w:cs="Arial"/>
        </w:rPr>
        <w:t>Gói triển driving context phải xác nhận hợp lệ ứng dụng đang được sử dụng để kết nối với cơ sở dữ liệu. Mặc dù Oracle Database kiểm tra hàng chờ để đảm bảo rằng gói triển khai driving context đặt thuộc tính ngữ cảnh, xác thực không đầy đủ vẫn có thể xảy ra trong gói</w:t>
      </w:r>
      <w:r w:rsidR="00C12992" w:rsidRPr="001058B5">
        <w:rPr>
          <w:rFonts w:ascii="Arial" w:hAnsi="Arial" w:cs="Arial"/>
        </w:rPr>
        <w:t>.</w:t>
      </w:r>
    </w:p>
    <w:p w14:paraId="03EAC1FD" w14:textId="4C73D330" w:rsidR="008C539B" w:rsidRPr="001058B5" w:rsidRDefault="00E42760">
      <w:pPr>
        <w:pStyle w:val="BodyText"/>
        <w:spacing w:before="118" w:line="230" w:lineRule="auto"/>
        <w:ind w:left="2260" w:right="109"/>
        <w:rPr>
          <w:rFonts w:ascii="Arial" w:hAnsi="Arial" w:cs="Arial"/>
        </w:rPr>
      </w:pPr>
      <w:r w:rsidRPr="00E42760">
        <w:rPr>
          <w:rFonts w:ascii="Arial" w:hAnsi="Arial" w:cs="Arial"/>
        </w:rPr>
        <w:t>Ví dụ, trong các ứng dụng mà người dùng cơ sở dữ liệu hoặc người dùng doanh nghiệp được biết đến cơ sở dữ liệu, người dùng cần đặc quyền EXECUTE trên gói để thiết lập driving context. Cân nhắc người dùng biết điều đó</w:t>
      </w:r>
      <w:r w:rsidR="00C12992" w:rsidRPr="001058B5">
        <w:rPr>
          <w:rFonts w:ascii="Arial" w:hAnsi="Arial" w:cs="Arial"/>
        </w:rPr>
        <w:t>:</w:t>
      </w:r>
    </w:p>
    <w:p w14:paraId="6020C5EC" w14:textId="186DF4B7" w:rsidR="008C539B" w:rsidRPr="001058B5" w:rsidRDefault="00E42760" w:rsidP="00E42760">
      <w:pPr>
        <w:pStyle w:val="ListParagraph"/>
        <w:numPr>
          <w:ilvl w:val="0"/>
          <w:numId w:val="1"/>
        </w:numPr>
        <w:tabs>
          <w:tab w:val="left" w:pos="2620"/>
        </w:tabs>
        <w:spacing w:before="113"/>
        <w:rPr>
          <w:rFonts w:ascii="Arial" w:hAnsi="Arial" w:cs="Arial"/>
          <w:sz w:val="20"/>
        </w:rPr>
      </w:pPr>
      <w:r w:rsidRPr="00E42760">
        <w:rPr>
          <w:rFonts w:ascii="Arial" w:hAnsi="Arial" w:cs="Arial"/>
          <w:sz w:val="20"/>
        </w:rPr>
        <w:t xml:space="preserve">Ứng dụng BENEFITS cho phép truy cập tự do hơn ứng dụng </w:t>
      </w:r>
      <w:r w:rsidR="00470933">
        <w:rPr>
          <w:rFonts w:ascii="Arial" w:hAnsi="Arial" w:cs="Arial"/>
          <w:sz w:val="20"/>
        </w:rPr>
        <w:t>HR</w:t>
      </w:r>
      <w:r w:rsidR="00C12992" w:rsidRPr="001058B5">
        <w:rPr>
          <w:rFonts w:ascii="Arial" w:hAnsi="Arial" w:cs="Arial"/>
          <w:sz w:val="20"/>
        </w:rPr>
        <w:t>.</w:t>
      </w:r>
    </w:p>
    <w:p w14:paraId="6455E5B8" w14:textId="4A4BAAA5" w:rsidR="008C539B" w:rsidRPr="001058B5" w:rsidRDefault="00E42760" w:rsidP="00E42760">
      <w:pPr>
        <w:pStyle w:val="ListParagraph"/>
        <w:numPr>
          <w:ilvl w:val="0"/>
          <w:numId w:val="1"/>
        </w:numPr>
        <w:tabs>
          <w:tab w:val="left" w:pos="2620"/>
        </w:tabs>
        <w:spacing w:before="115" w:line="230" w:lineRule="auto"/>
        <w:ind w:right="184"/>
        <w:rPr>
          <w:rFonts w:ascii="Arial" w:hAnsi="Arial" w:cs="Arial"/>
          <w:sz w:val="20"/>
        </w:rPr>
      </w:pPr>
      <w:r w:rsidRPr="00E42760">
        <w:rPr>
          <w:rFonts w:ascii="Arial" w:hAnsi="Arial" w:cs="Arial"/>
          <w:sz w:val="20"/>
        </w:rPr>
        <w:t>Thủ tục setctx (đặt nhóm chính sách chính xác driving context) không thực hiện bất kỳ xác thực nào để xác định ứng dụng nào đang thực sự kết nối. Nghĩa là, thủ tục không kiểm tra địa chỉ IP của kết nối đến (đối với hệ thống ba tầng) hoặc thuộc tính proxy_user của phiên người dùng</w:t>
      </w:r>
      <w:r w:rsidR="00C12992" w:rsidRPr="001058B5">
        <w:rPr>
          <w:rFonts w:ascii="Arial" w:hAnsi="Arial" w:cs="Arial"/>
          <w:sz w:val="20"/>
        </w:rPr>
        <w:t>.</w:t>
      </w:r>
    </w:p>
    <w:p w14:paraId="4E5AAEC4"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07EF76C3" w14:textId="77777777" w:rsidR="008C539B" w:rsidRPr="001058B5" w:rsidRDefault="008C539B">
      <w:pPr>
        <w:pStyle w:val="BodyText"/>
        <w:spacing w:before="5"/>
        <w:rPr>
          <w:rFonts w:ascii="Arial" w:hAnsi="Arial" w:cs="Arial"/>
          <w:sz w:val="25"/>
        </w:rPr>
      </w:pPr>
    </w:p>
    <w:p w14:paraId="44577640" w14:textId="648E43E6" w:rsidR="008C539B" w:rsidRPr="001058B5" w:rsidRDefault="00470933">
      <w:pPr>
        <w:pStyle w:val="BodyText"/>
        <w:spacing w:line="228" w:lineRule="auto"/>
        <w:ind w:left="1659" w:right="848"/>
        <w:rPr>
          <w:rFonts w:ascii="Arial" w:hAnsi="Arial" w:cs="Arial"/>
        </w:rPr>
      </w:pPr>
      <w:r w:rsidRPr="00470933">
        <w:rPr>
          <w:rFonts w:ascii="Arial" w:hAnsi="Arial" w:cs="Arial"/>
        </w:rPr>
        <w:t>Người dùng này có thể chuyển sang gói driving context một đối số thiết lập ngữ cảnh cho nhóm chính sáchBENEFITS tự do hơn, và thay vì truy cập vào ứng dụng HR. Do setctx không xác nhận thêm ứng dụng, người dùng này bỏ qua chính sách bảo mật HR hạn chế hơn</w:t>
      </w:r>
      <w:r w:rsidR="00C12992" w:rsidRPr="001058B5">
        <w:rPr>
          <w:rFonts w:ascii="Arial" w:hAnsi="Arial" w:cs="Arial"/>
          <w:spacing w:val="-4"/>
        </w:rPr>
        <w:t>.</w:t>
      </w:r>
    </w:p>
    <w:p w14:paraId="6A6043B3" w14:textId="544D580F" w:rsidR="008C539B" w:rsidRPr="001058B5" w:rsidRDefault="00470933">
      <w:pPr>
        <w:pStyle w:val="BodyText"/>
        <w:spacing w:before="118" w:line="232" w:lineRule="auto"/>
        <w:ind w:left="1659" w:right="726"/>
        <w:rPr>
          <w:rFonts w:ascii="Arial" w:hAnsi="Arial" w:cs="Arial"/>
        </w:rPr>
      </w:pPr>
      <w:r w:rsidRPr="00470933">
        <w:rPr>
          <w:rFonts w:ascii="Arial" w:hAnsi="Arial" w:cs="Arial"/>
        </w:rPr>
        <w:t>Ngược lại, nếu bạn thực hiện xác thực proxy với Oracle Virtual Private Database, thì bạn có thể xác định danh tính của tầng giữa (và ứng dụng) đang kết nối với cơ sở dữ liệu thay mặt cho người dùng. Chính sách đúng sẽ được áp dụng cho mỗi ứng dụng để dàn xếp quyền truy cập dữ liệu</w:t>
      </w:r>
      <w:r w:rsidR="00C12992" w:rsidRPr="001058B5">
        <w:rPr>
          <w:rFonts w:ascii="Arial" w:hAnsi="Arial" w:cs="Arial"/>
        </w:rPr>
        <w:t>.</w:t>
      </w:r>
    </w:p>
    <w:p w14:paraId="0A120AB0" w14:textId="12A79DC6" w:rsidR="008C539B" w:rsidRPr="001058B5" w:rsidRDefault="00470933">
      <w:pPr>
        <w:pStyle w:val="BodyText"/>
        <w:spacing w:before="118" w:line="230" w:lineRule="auto"/>
        <w:ind w:left="1659" w:right="773"/>
        <w:rPr>
          <w:rFonts w:ascii="Arial" w:hAnsi="Arial" w:cs="Arial"/>
        </w:rPr>
      </w:pPr>
      <w:r w:rsidRPr="00470933">
        <w:rPr>
          <w:rFonts w:ascii="Arial" w:hAnsi="Arial" w:cs="Arial"/>
        </w:rPr>
        <w:t>Ví dụ, một nhà phát triển sử dụng tính năng xác thực proxy có thể xác định rằng ứng dụng (tầng giữa) kết nối với cơ sở dữ liệu là HRAPPSERVER. Do đó, gói thực hiện driving context có thể xác minh xem proxy_user trong phiên người dùng có phải là HRAPPSERVER hay không. Nếu vậy, sau đó nó có thể thiết lập driving context để sử dụng nhóm chính sách nhân sự. Nếu proxy_user không phải là HRAPPSERVER, thì nó có thể từ chối truy cập</w:t>
      </w:r>
      <w:r w:rsidR="00C12992" w:rsidRPr="001058B5">
        <w:rPr>
          <w:rFonts w:ascii="Arial" w:hAnsi="Arial" w:cs="Arial"/>
        </w:rPr>
        <w:t>.</w:t>
      </w:r>
    </w:p>
    <w:p w14:paraId="7130C18D" w14:textId="53275FD1" w:rsidR="008C539B" w:rsidRPr="001058B5" w:rsidRDefault="00470933">
      <w:pPr>
        <w:pStyle w:val="BodyText"/>
        <w:spacing w:before="105"/>
        <w:ind w:left="1660"/>
        <w:rPr>
          <w:rFonts w:ascii="Arial" w:hAnsi="Arial" w:cs="Arial"/>
        </w:rPr>
      </w:pPr>
      <w:r>
        <w:rPr>
          <w:rFonts w:ascii="Arial" w:hAnsi="Arial" w:cs="Arial"/>
        </w:rPr>
        <w:t>Trong trường hợp này</w:t>
      </w:r>
      <w:r w:rsidR="00C12992" w:rsidRPr="001058B5">
        <w:rPr>
          <w:rFonts w:ascii="Arial" w:hAnsi="Arial" w:cs="Arial"/>
        </w:rPr>
        <w:t xml:space="preserve">, </w:t>
      </w:r>
      <w:r>
        <w:rPr>
          <w:rFonts w:ascii="Arial" w:hAnsi="Arial" w:cs="Arial"/>
        </w:rPr>
        <w:t>câu query sau đây sẽ thực thi</w:t>
      </w:r>
      <w:r w:rsidR="00C12992" w:rsidRPr="001058B5">
        <w:rPr>
          <w:rFonts w:ascii="Arial" w:hAnsi="Arial" w:cs="Arial"/>
        </w:rPr>
        <w:t>:</w:t>
      </w:r>
    </w:p>
    <w:p w14:paraId="767E203A"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5FA74163" w14:textId="77777777" w:rsidR="008C539B" w:rsidRPr="001058B5" w:rsidRDefault="008C539B">
      <w:pPr>
        <w:pStyle w:val="BodyText"/>
        <w:spacing w:before="2"/>
        <w:rPr>
          <w:rFonts w:ascii="Arial" w:hAnsi="Arial" w:cs="Arial"/>
          <w:sz w:val="19"/>
        </w:rPr>
      </w:pPr>
    </w:p>
    <w:p w14:paraId="2E845798" w14:textId="45DBE970" w:rsidR="008C539B" w:rsidRPr="001058B5" w:rsidRDefault="00470933">
      <w:pPr>
        <w:pStyle w:val="BodyText"/>
        <w:spacing w:line="228" w:lineRule="auto"/>
        <w:ind w:left="1659" w:right="848"/>
        <w:rPr>
          <w:rFonts w:ascii="Arial" w:hAnsi="Arial" w:cs="Arial"/>
        </w:rPr>
      </w:pPr>
      <w:r w:rsidRPr="00470933">
        <w:rPr>
          <w:rFonts w:ascii="Arial" w:hAnsi="Arial" w:cs="Arial"/>
        </w:rPr>
        <w:t>C</w:t>
      </w:r>
      <w:r>
        <w:rPr>
          <w:rFonts w:ascii="Arial" w:hAnsi="Arial" w:cs="Arial"/>
        </w:rPr>
        <w:t>SDL</w:t>
      </w:r>
      <w:r w:rsidRPr="00470933">
        <w:rPr>
          <w:rFonts w:ascii="Arial" w:hAnsi="Arial" w:cs="Arial"/>
        </w:rPr>
        <w:t>Oracle chọn các chính sách từ nhóm chính sách mặc định (SYS_DEFAULT) và kích hoạt namespace HR. Truy vấn được viết lại nội bộ như sau</w:t>
      </w:r>
      <w:r w:rsidR="00C12992" w:rsidRPr="001058B5">
        <w:rPr>
          <w:rFonts w:ascii="Arial" w:hAnsi="Arial" w:cs="Arial"/>
        </w:rPr>
        <w:t>:</w:t>
      </w:r>
    </w:p>
    <w:p w14:paraId="262139E3"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63B680DF" w14:textId="77777777" w:rsidR="008C539B" w:rsidRPr="001058B5" w:rsidRDefault="00C12992">
      <w:pPr>
        <w:spacing w:before="16" w:line="259" w:lineRule="auto"/>
        <w:ind w:left="1752" w:right="3970"/>
        <w:rPr>
          <w:rFonts w:ascii="Arial" w:hAnsi="Arial" w:cs="Arial"/>
          <w:sz w:val="18"/>
        </w:rPr>
      </w:pPr>
      <w:r w:rsidRPr="001058B5">
        <w:rPr>
          <w:rFonts w:ascii="Arial" w:hAnsi="Arial" w:cs="Arial"/>
          <w:w w:val="85"/>
          <w:sz w:val="18"/>
        </w:rPr>
        <w:t xml:space="preserve">WHERE company = SYS_CONTEXT('ID','MY_COMPANY') </w:t>
      </w:r>
      <w:r w:rsidRPr="001058B5">
        <w:rPr>
          <w:rFonts w:ascii="Arial" w:hAnsi="Arial" w:cs="Arial"/>
          <w:w w:val="95"/>
          <w:sz w:val="18"/>
        </w:rPr>
        <w:t>and</w:t>
      </w:r>
      <w:r w:rsidRPr="001058B5">
        <w:rPr>
          <w:rFonts w:ascii="Arial" w:hAnsi="Arial" w:cs="Arial"/>
          <w:spacing w:val="-67"/>
          <w:w w:val="95"/>
          <w:sz w:val="18"/>
        </w:rPr>
        <w:t xml:space="preserve"> </w:t>
      </w:r>
      <w:r w:rsidRPr="001058B5">
        <w:rPr>
          <w:rFonts w:ascii="Arial" w:hAnsi="Arial" w:cs="Arial"/>
          <w:w w:val="95"/>
          <w:sz w:val="18"/>
        </w:rPr>
        <w:t>SYS_CONTEXT('ID','TITLE')</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'MANAGER';</w:t>
      </w:r>
    </w:p>
    <w:p w14:paraId="6B7AC8D2" w14:textId="77777777" w:rsidR="008C539B" w:rsidRPr="001058B5" w:rsidRDefault="008C539B">
      <w:pPr>
        <w:pStyle w:val="BodyText"/>
        <w:spacing w:before="1"/>
        <w:rPr>
          <w:rFonts w:ascii="Arial" w:hAnsi="Arial" w:cs="Arial"/>
          <w:sz w:val="26"/>
        </w:rPr>
      </w:pPr>
    </w:p>
    <w:p w14:paraId="60770A03" w14:textId="72F85606" w:rsidR="008C539B" w:rsidRPr="001058B5" w:rsidRDefault="00470933">
      <w:pPr>
        <w:pStyle w:val="Heading4"/>
        <w:ind w:left="100"/>
      </w:pPr>
      <w:bookmarkStart w:id="1175" w:name="Optimizing_Performance_by_Using_Oracle_V"/>
      <w:bookmarkStart w:id="1176" w:name="_bookmark1435"/>
      <w:bookmarkEnd w:id="1175"/>
      <w:bookmarkEnd w:id="1176"/>
      <w:r w:rsidRPr="00470933">
        <w:rPr>
          <w:spacing w:val="-23"/>
        </w:rPr>
        <w:t>Tối ưu hóa hiệu suất bằng cách sử dụng các loại chính sách Oracle VPD</w:t>
      </w:r>
    </w:p>
    <w:p w14:paraId="51C7FA51" w14:textId="4BD2F701" w:rsidR="008C539B" w:rsidRPr="001058B5" w:rsidRDefault="00470933">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FDADE79" w14:textId="0219F48A"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Giới thiệu về các loại chính sách Oracle VPD</w:t>
      </w:r>
    </w:p>
    <w:p w14:paraId="0A95BB20" w14:textId="5EF3B3D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Kiểu chính sách động để tự động chạy lại các hàm chính sách</w:t>
      </w:r>
    </w:p>
    <w:p w14:paraId="2D387525" w14:textId="070D7014"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một chính sách tĩnh để ngăn chặn các hàm chính sách chạy lại mỗi câu query</w:t>
      </w:r>
    </w:p>
    <w:p w14:paraId="69F2E0F5" w14:textId="4FD75CD9"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một chính sách chung tĩnh để chia sẻ một chính sách với nhiều đối tượng</w:t>
      </w:r>
    </w:p>
    <w:p w14:paraId="25AD1303" w14:textId="4BDBED3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Khi nào sử dụng chế độ tĩnh và chia sẻ tĩnh các chính sách</w:t>
      </w:r>
    </w:p>
    <w:p w14:paraId="7BBF252A" w14:textId="5AF68B0E" w:rsidR="008C539B" w:rsidRPr="00470933" w:rsidRDefault="00470933" w:rsidP="006F7931">
      <w:pPr>
        <w:pStyle w:val="ListParagraph"/>
        <w:numPr>
          <w:ilvl w:val="1"/>
          <w:numId w:val="137"/>
        </w:numPr>
        <w:tabs>
          <w:tab w:val="left" w:pos="2020"/>
        </w:tabs>
        <w:spacing w:before="113"/>
        <w:rPr>
          <w:rFonts w:ascii="Arial" w:hAnsi="Arial" w:cs="Arial"/>
          <w:sz w:val="20"/>
          <w:szCs w:val="20"/>
        </w:rPr>
      </w:pPr>
      <w:r w:rsidRPr="00470933">
        <w:rPr>
          <w:rFonts w:ascii="Arial" w:hAnsi="Arial" w:cs="Arial"/>
          <w:sz w:val="20"/>
          <w:szCs w:val="20"/>
        </w:rPr>
        <w:t>Sử dụng chính sách ngữ cảnh nhạy cảm cho các điều kiện để không thay đổi sau khi phân tích cú pháp</w:t>
      </w:r>
    </w:p>
    <w:p w14:paraId="6F01BC9C" w14:textId="154940A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chính sách có chung ngữ cảnh nhạy cảm để chia sẻ một chính sách với nhiều đối tượng</w:t>
      </w:r>
    </w:p>
    <w:p w14:paraId="30AD8C5B" w14:textId="6C0BBCE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Thời điểm sử dụng Context-Sensitive và Shared Context-Sensitive Policies</w:t>
      </w:r>
    </w:p>
    <w:p w14:paraId="0CEE5741" w14:textId="083B866D"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Tổng kết về năm loại chính sách Oracle VPD</w:t>
      </w:r>
    </w:p>
    <w:p w14:paraId="2E960413" w14:textId="77777777" w:rsidR="008C539B" w:rsidRPr="001058B5" w:rsidRDefault="008C539B">
      <w:pPr>
        <w:pStyle w:val="BodyText"/>
        <w:spacing w:before="1"/>
        <w:rPr>
          <w:rFonts w:ascii="Arial" w:hAnsi="Arial" w:cs="Arial"/>
          <w:sz w:val="23"/>
        </w:rPr>
      </w:pPr>
    </w:p>
    <w:p w14:paraId="4C270DDD" w14:textId="2510F400" w:rsidR="008C539B" w:rsidRPr="001058B5" w:rsidRDefault="00470933">
      <w:pPr>
        <w:pStyle w:val="Heading6"/>
        <w:spacing w:before="1"/>
        <w:ind w:left="1660"/>
      </w:pPr>
      <w:bookmarkStart w:id="1177" w:name="About_Oracle_Virtual_Private_Database_Po"/>
      <w:bookmarkStart w:id="1178" w:name="_bookmark1436"/>
      <w:bookmarkStart w:id="1179" w:name="_bookmark1437"/>
      <w:bookmarkEnd w:id="1177"/>
      <w:bookmarkEnd w:id="1178"/>
      <w:bookmarkEnd w:id="1179"/>
      <w:r w:rsidRPr="00470933">
        <w:t>Giới thiệu về các loại chính sách Oracle VPD</w:t>
      </w:r>
    </w:p>
    <w:p w14:paraId="229CEA5B" w14:textId="204BD8A8" w:rsidR="008C539B" w:rsidRPr="001058B5" w:rsidRDefault="00470933">
      <w:pPr>
        <w:pStyle w:val="BodyText"/>
        <w:spacing w:line="232" w:lineRule="auto"/>
        <w:ind w:left="1659" w:right="848"/>
        <w:rPr>
          <w:rFonts w:ascii="Arial" w:hAnsi="Arial" w:cs="Arial"/>
        </w:rPr>
      </w:pPr>
      <w:r w:rsidRPr="00470933">
        <w:rPr>
          <w:rFonts w:ascii="Arial" w:hAnsi="Arial" w:cs="Arial"/>
        </w:rPr>
        <w:t>Bạn có thể tối ưu hóa hiệu suất mỗi khi chính sách chạy bằng cách chỉ định loại chính sách cho chính sách của bạn. Các loại chính sách kiểm soát cách Oracle Database lưu trữ các vị từ chính sách cơ sở dữ liệu Oracle Virtual Private Database. Xem xét việc thiết lập một loại chính sách cho các chính sách của bạn, bởi vì việc thực hiện các hàm chính sách có thể sử dụng một lượng lớn tài nguyên hệ thống.Giảm thiểu số lần hàm chính sách có thể chạy tối ưu hóa hiệu suất csdl</w:t>
      </w:r>
      <w:r w:rsidR="00C12992" w:rsidRPr="001058B5">
        <w:rPr>
          <w:rFonts w:ascii="Arial" w:hAnsi="Arial" w:cs="Arial"/>
        </w:rPr>
        <w:t>.</w:t>
      </w:r>
    </w:p>
    <w:p w14:paraId="78D769FD" w14:textId="20749112" w:rsidR="008C539B" w:rsidRPr="001058B5" w:rsidRDefault="00300F1C">
      <w:pPr>
        <w:pStyle w:val="BodyText"/>
        <w:spacing w:before="117" w:line="228" w:lineRule="auto"/>
        <w:ind w:left="1660" w:right="700" w:hanging="1"/>
        <w:rPr>
          <w:rFonts w:ascii="Arial" w:hAnsi="Arial" w:cs="Arial"/>
        </w:rPr>
      </w:pPr>
      <w:r w:rsidRPr="00300F1C">
        <w:rPr>
          <w:rFonts w:ascii="Arial" w:hAnsi="Arial" w:cs="Arial"/>
          <w:spacing w:val="-6"/>
        </w:rPr>
        <w:t>Bạn có thể chọn trong số năm loại chính sách: DYNAMIC, STATIC, SHARED_STATIC, CONTEXT_ SENSITIVE và SHARED_CONTEXT_SENSITIVE. Điều này cho phép bạn chỉ định chính xác tần suất một điều kiện chính sách sẽ thay đổi. Để chỉ định loại chính sách, hãy đặt tham số policy_type của thủ tục DBMS_RLS.ADD</w:t>
      </w:r>
      <w:r w:rsidR="00C12992" w:rsidRPr="001058B5">
        <w:rPr>
          <w:rFonts w:ascii="Arial" w:hAnsi="Arial" w:cs="Arial"/>
        </w:rPr>
        <w:t>.</w:t>
      </w:r>
    </w:p>
    <w:p w14:paraId="7B0A134E"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C93960A" w14:textId="77777777" w:rsidR="008C539B" w:rsidRPr="001058B5" w:rsidRDefault="008C539B">
      <w:pPr>
        <w:pStyle w:val="BodyText"/>
        <w:spacing w:before="2"/>
        <w:rPr>
          <w:rFonts w:ascii="Arial" w:hAnsi="Arial" w:cs="Arial"/>
          <w:sz w:val="24"/>
        </w:rPr>
      </w:pPr>
    </w:p>
    <w:p w14:paraId="54EFDD77" w14:textId="5E545B28" w:rsidR="008C539B" w:rsidRPr="001058B5" w:rsidRDefault="00E738D1">
      <w:pPr>
        <w:pStyle w:val="Heading6"/>
        <w:spacing w:before="105"/>
      </w:pPr>
      <w:bookmarkStart w:id="1180" w:name="Using_the_Dynamic_Policy_Type_to_Automat"/>
      <w:bookmarkStart w:id="1181" w:name="_bookmark1438"/>
      <w:bookmarkStart w:id="1182" w:name="_bookmark1439"/>
      <w:bookmarkEnd w:id="1180"/>
      <w:bookmarkEnd w:id="1181"/>
      <w:bookmarkEnd w:id="1182"/>
      <w:r w:rsidRPr="00E738D1">
        <w:rPr>
          <w:spacing w:val="-17"/>
        </w:rPr>
        <w:t>Sử dụng Kiểu chính sách động để tự động chạy lại các hàm chính sách</w:t>
      </w:r>
    </w:p>
    <w:p w14:paraId="11100449" w14:textId="0D0D353D" w:rsidR="008C539B" w:rsidRPr="001058B5" w:rsidRDefault="00E738D1">
      <w:pPr>
        <w:pStyle w:val="BodyText"/>
        <w:spacing w:before="56" w:line="230" w:lineRule="auto"/>
        <w:ind w:left="2260" w:right="102"/>
        <w:rPr>
          <w:rFonts w:ascii="Arial" w:hAnsi="Arial" w:cs="Arial"/>
        </w:rPr>
      </w:pPr>
      <w:r w:rsidRPr="00E738D1">
        <w:rPr>
          <w:rFonts w:ascii="Arial" w:hAnsi="Arial" w:cs="Arial"/>
        </w:rPr>
        <w:t>Kiểu chính sách DYNAMIC chạy hàm policy mỗi khi người dùng truy cập các đối tượng csdl được bảo vệ bởi VPD. Nếu bạn không chỉ định một loại chính sách trong thủ tục DBMS_RLS.ADD_POLICY, thì theo mặc định, chính sách của bạn sẽ là động. Bạn có thể định cấu hình cụ thể chính sách để động bằng cách đặt tham số policy_type của thủ tục DBMS_RLS.ADD_POLICY thành DYNAMIC</w:t>
      </w:r>
      <w:r w:rsidR="00C12992" w:rsidRPr="001058B5">
        <w:rPr>
          <w:rFonts w:ascii="Arial" w:hAnsi="Arial" w:cs="Arial"/>
        </w:rPr>
        <w:t>.</w:t>
      </w:r>
    </w:p>
    <w:p w14:paraId="2BC70930" w14:textId="1E57ED0F" w:rsidR="008C539B" w:rsidRPr="001058B5" w:rsidRDefault="00E738D1">
      <w:pPr>
        <w:pStyle w:val="BodyText"/>
        <w:spacing w:line="242" w:lineRule="exact"/>
        <w:ind w:left="2259"/>
        <w:rPr>
          <w:rFonts w:ascii="Arial" w:hAnsi="Arial" w:cs="Arial"/>
        </w:rPr>
      </w:pPr>
      <w:r w:rsidRPr="00E738D1">
        <w:rPr>
          <w:rFonts w:ascii="Arial" w:hAnsi="Arial" w:cs="Arial"/>
        </w:rPr>
        <w:t>Loại chính sách này không tối ưu hóa hiệu suất csdl như các loại chính sách tĩnh và ngữ cảnh nhạy cảm. Tuy nhiên, Oracle khuyến cáo rằng trước khi bạn thiết lập các chính sách như là tĩnh hoặc ngữ cảnh nhạy cảm, trước tiên bạn nên kiểm tra chúng như là các loại chính sách DYNAMIC, lần nào cũng chạy. Kiểm tra các hàm policy như các chính sách DYNAMIC đầu tiên cho phép bạn quan sát cách hàm policy ảnh hưởng đến mỗi truy vấn, bởi vì không có gì được lưu trữ. Điều này đảm bảo rằng các phương thức hoạt động bình thường trước khi bạn kích hoạt chúng như là tĩnh hoặc các loại ngữ cảnh nhạy cảm để tối ưu hóa hiệu suất</w:t>
      </w:r>
      <w:r w:rsidR="00C12992" w:rsidRPr="001058B5">
        <w:rPr>
          <w:rFonts w:ascii="Arial" w:hAnsi="Arial" w:cs="Arial"/>
        </w:rPr>
        <w:t>.</w:t>
      </w:r>
    </w:p>
    <w:p w14:paraId="0DB83502" w14:textId="44AC8173" w:rsidR="008C539B" w:rsidRPr="001058B5" w:rsidRDefault="00E738D1">
      <w:pPr>
        <w:pStyle w:val="BodyText"/>
        <w:spacing w:before="121" w:line="228" w:lineRule="auto"/>
        <w:ind w:left="2260" w:right="332" w:hanging="1"/>
        <w:rPr>
          <w:rFonts w:ascii="Arial" w:hAnsi="Arial" w:cs="Arial"/>
        </w:rPr>
      </w:pPr>
      <w:r w:rsidRPr="00E738D1">
        <w:rPr>
          <w:rFonts w:ascii="Arial" w:hAnsi="Arial" w:cs="Arial"/>
          <w:spacing w:val="-6"/>
        </w:rPr>
        <w:t>Bạn có thể sử dụng hàm DBMS_UTILITY.GET_TIME để đo thời gian bắt đầu và kết thúc cho một câu lệnh khi thực hiện. Ví dụ</w:t>
      </w:r>
      <w:r w:rsidR="00C12992" w:rsidRPr="001058B5">
        <w:rPr>
          <w:rFonts w:ascii="Arial" w:hAnsi="Arial" w:cs="Arial"/>
        </w:rPr>
        <w:t>:</w:t>
      </w:r>
    </w:p>
    <w:p w14:paraId="6ED63489" w14:textId="21973630" w:rsidR="008C539B" w:rsidRPr="001058B5" w:rsidRDefault="00C12992">
      <w:pPr>
        <w:spacing w:before="144"/>
        <w:ind w:left="2260"/>
        <w:rPr>
          <w:rFonts w:ascii="Arial" w:hAnsi="Arial" w:cs="Arial"/>
          <w:b/>
          <w:sz w:val="18"/>
        </w:rPr>
      </w:pPr>
      <w:r w:rsidRPr="001058B5">
        <w:rPr>
          <w:rFonts w:ascii="Arial" w:hAnsi="Arial" w:cs="Arial"/>
          <w:b/>
          <w:w w:val="95"/>
          <w:sz w:val="18"/>
        </w:rPr>
        <w:t xml:space="preserve">-- 1. </w:t>
      </w:r>
      <w:r w:rsidR="00E738D1">
        <w:rPr>
          <w:rFonts w:ascii="Arial" w:hAnsi="Arial" w:cs="Arial"/>
          <w:b/>
          <w:w w:val="95"/>
          <w:sz w:val="18"/>
        </w:rPr>
        <w:t>Thời gian bắt đầu</w:t>
      </w:r>
      <w:r w:rsidRPr="001058B5">
        <w:rPr>
          <w:rFonts w:ascii="Arial" w:hAnsi="Arial" w:cs="Arial"/>
          <w:b/>
          <w:w w:val="95"/>
          <w:sz w:val="18"/>
        </w:rPr>
        <w:t>:</w:t>
      </w:r>
    </w:p>
    <w:p w14:paraId="2AAA6F6C" w14:textId="77777777" w:rsidR="008C539B" w:rsidRPr="001058B5" w:rsidRDefault="00C12992">
      <w:pPr>
        <w:spacing w:before="17"/>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67813B41" w14:textId="77777777" w:rsidR="008C539B" w:rsidRPr="001058B5" w:rsidRDefault="008C539B">
      <w:pPr>
        <w:pStyle w:val="BodyText"/>
        <w:spacing w:before="8"/>
        <w:rPr>
          <w:rFonts w:ascii="Arial" w:hAnsi="Arial" w:cs="Arial"/>
        </w:rPr>
      </w:pPr>
    </w:p>
    <w:p w14:paraId="63CB0F38"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0013B2B0" w14:textId="77777777" w:rsidR="008C539B" w:rsidRPr="001058B5" w:rsidRDefault="00C12992">
      <w:pPr>
        <w:spacing w:before="17"/>
        <w:ind w:left="2260"/>
        <w:rPr>
          <w:rFonts w:ascii="Arial" w:hAnsi="Arial" w:cs="Arial"/>
          <w:sz w:val="18"/>
        </w:rPr>
      </w:pPr>
      <w:r w:rsidRPr="001058B5">
        <w:rPr>
          <w:rFonts w:ascii="Arial" w:hAnsi="Arial" w:cs="Arial"/>
          <w:w w:val="95"/>
          <w:sz w:val="18"/>
        </w:rPr>
        <w:t>----------</w:t>
      </w:r>
    </w:p>
    <w:p w14:paraId="0EBAA72A" w14:textId="77777777" w:rsidR="008C539B" w:rsidRPr="001058B5" w:rsidRDefault="00C12992">
      <w:pPr>
        <w:spacing w:before="16"/>
        <w:ind w:left="2538"/>
        <w:rPr>
          <w:rFonts w:ascii="Arial" w:hAnsi="Arial" w:cs="Arial"/>
          <w:sz w:val="18"/>
        </w:rPr>
      </w:pPr>
      <w:r w:rsidRPr="001058B5">
        <w:rPr>
          <w:rFonts w:ascii="Arial" w:hAnsi="Arial" w:cs="Arial"/>
          <w:w w:val="95"/>
          <w:sz w:val="18"/>
        </w:rPr>
        <w:t>2312721</w:t>
      </w:r>
    </w:p>
    <w:p w14:paraId="29ABA398" w14:textId="77777777" w:rsidR="008C539B" w:rsidRPr="001058B5" w:rsidRDefault="008C539B">
      <w:pPr>
        <w:pStyle w:val="BodyText"/>
        <w:spacing w:before="10"/>
        <w:rPr>
          <w:rFonts w:ascii="Arial" w:hAnsi="Arial" w:cs="Arial"/>
        </w:rPr>
      </w:pPr>
    </w:p>
    <w:p w14:paraId="38AFBB3B" w14:textId="40B41B04" w:rsidR="008C539B" w:rsidRPr="001058B5" w:rsidRDefault="00C12992">
      <w:pPr>
        <w:ind w:left="2260"/>
        <w:rPr>
          <w:rFonts w:ascii="Arial" w:hAnsi="Arial" w:cs="Arial"/>
          <w:b/>
          <w:sz w:val="18"/>
        </w:rPr>
      </w:pPr>
      <w:r w:rsidRPr="001058B5">
        <w:rPr>
          <w:rFonts w:ascii="Arial" w:hAnsi="Arial" w:cs="Arial"/>
          <w:b/>
          <w:w w:val="95"/>
          <w:sz w:val="18"/>
        </w:rPr>
        <w:t xml:space="preserve">-- 2. </w:t>
      </w:r>
      <w:r w:rsidR="00E738D1">
        <w:rPr>
          <w:rFonts w:ascii="Arial" w:hAnsi="Arial" w:cs="Arial"/>
          <w:b/>
          <w:w w:val="95"/>
          <w:sz w:val="18"/>
        </w:rPr>
        <w:t>Chạy câu lệnh</w:t>
      </w:r>
      <w:r w:rsidRPr="001058B5">
        <w:rPr>
          <w:rFonts w:ascii="Arial" w:hAnsi="Arial" w:cs="Arial"/>
          <w:b/>
          <w:w w:val="95"/>
          <w:sz w:val="18"/>
        </w:rPr>
        <w:t>:</w:t>
      </w:r>
    </w:p>
    <w:p w14:paraId="48AE92DC"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COUNT(*) FROM</w:t>
      </w:r>
      <w:r w:rsidRPr="001058B5">
        <w:rPr>
          <w:rFonts w:ascii="Arial" w:hAnsi="Arial" w:cs="Arial"/>
          <w:spacing w:val="-53"/>
          <w:w w:val="95"/>
          <w:sz w:val="18"/>
        </w:rPr>
        <w:t xml:space="preserve"> </w:t>
      </w:r>
      <w:r w:rsidRPr="001058B5">
        <w:rPr>
          <w:rFonts w:ascii="Arial" w:hAnsi="Arial" w:cs="Arial"/>
          <w:w w:val="95"/>
          <w:sz w:val="18"/>
        </w:rPr>
        <w:t>HR.EMPLOYEES;</w:t>
      </w:r>
    </w:p>
    <w:p w14:paraId="6C44E640" w14:textId="77777777" w:rsidR="008C539B" w:rsidRPr="001058B5" w:rsidRDefault="008C539B">
      <w:pPr>
        <w:pStyle w:val="BodyText"/>
        <w:spacing w:before="10"/>
        <w:rPr>
          <w:rFonts w:ascii="Arial" w:hAnsi="Arial" w:cs="Arial"/>
        </w:rPr>
      </w:pPr>
    </w:p>
    <w:p w14:paraId="2A420768" w14:textId="77777777" w:rsidR="008C539B" w:rsidRPr="001058B5" w:rsidRDefault="00C12992">
      <w:pPr>
        <w:ind w:left="2444"/>
        <w:rPr>
          <w:rFonts w:ascii="Arial" w:hAnsi="Arial" w:cs="Arial"/>
          <w:sz w:val="18"/>
        </w:rPr>
      </w:pPr>
      <w:r w:rsidRPr="001058B5">
        <w:rPr>
          <w:rFonts w:ascii="Arial" w:hAnsi="Arial" w:cs="Arial"/>
          <w:w w:val="95"/>
          <w:sz w:val="18"/>
        </w:rPr>
        <w:t>COUNT(*)</w:t>
      </w:r>
    </w:p>
    <w:p w14:paraId="4222F8D2"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52B07A89" w14:textId="77777777" w:rsidR="008C539B" w:rsidRPr="001058B5" w:rsidRDefault="00C12992">
      <w:pPr>
        <w:spacing w:before="16"/>
        <w:ind w:left="2907"/>
        <w:rPr>
          <w:rFonts w:ascii="Arial" w:hAnsi="Arial" w:cs="Arial"/>
          <w:sz w:val="18"/>
        </w:rPr>
      </w:pPr>
      <w:r w:rsidRPr="001058B5">
        <w:rPr>
          <w:rFonts w:ascii="Arial" w:hAnsi="Arial" w:cs="Arial"/>
          <w:w w:val="95"/>
          <w:sz w:val="18"/>
        </w:rPr>
        <w:t>107</w:t>
      </w:r>
    </w:p>
    <w:p w14:paraId="5759C956" w14:textId="77777777" w:rsidR="008C539B" w:rsidRPr="001058B5" w:rsidRDefault="008C539B">
      <w:pPr>
        <w:pStyle w:val="BodyText"/>
        <w:spacing w:before="10"/>
        <w:rPr>
          <w:rFonts w:ascii="Arial" w:hAnsi="Arial" w:cs="Arial"/>
        </w:rPr>
      </w:pPr>
    </w:p>
    <w:p w14:paraId="2A8DD3D7" w14:textId="4BC91763" w:rsidR="008C539B" w:rsidRPr="001058B5" w:rsidRDefault="00C12992">
      <w:pPr>
        <w:ind w:left="2260"/>
        <w:rPr>
          <w:rFonts w:ascii="Arial" w:hAnsi="Arial" w:cs="Arial"/>
          <w:b/>
          <w:sz w:val="18"/>
        </w:rPr>
      </w:pPr>
      <w:r w:rsidRPr="001058B5">
        <w:rPr>
          <w:rFonts w:ascii="Arial" w:hAnsi="Arial" w:cs="Arial"/>
          <w:b/>
          <w:w w:val="95"/>
          <w:sz w:val="18"/>
        </w:rPr>
        <w:t xml:space="preserve">-- 3. </w:t>
      </w:r>
      <w:r w:rsidR="00E738D1">
        <w:rPr>
          <w:rFonts w:ascii="Arial" w:hAnsi="Arial" w:cs="Arial"/>
          <w:b/>
          <w:w w:val="95"/>
          <w:sz w:val="18"/>
        </w:rPr>
        <w:t>Thời gian kết thúc</w:t>
      </w:r>
      <w:r w:rsidRPr="001058B5">
        <w:rPr>
          <w:rFonts w:ascii="Arial" w:hAnsi="Arial" w:cs="Arial"/>
          <w:b/>
          <w:w w:val="95"/>
          <w:sz w:val="18"/>
        </w:rPr>
        <w:t>:</w:t>
      </w:r>
    </w:p>
    <w:p w14:paraId="1E04B2A7"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35467873" w14:textId="77777777" w:rsidR="008C539B" w:rsidRPr="001058B5" w:rsidRDefault="008C539B">
      <w:pPr>
        <w:pStyle w:val="BodyText"/>
        <w:spacing w:before="10"/>
        <w:rPr>
          <w:rFonts w:ascii="Arial" w:hAnsi="Arial" w:cs="Arial"/>
        </w:rPr>
      </w:pPr>
    </w:p>
    <w:p w14:paraId="6B87AE10"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4F2D974B"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2311FF46" w14:textId="77777777" w:rsidR="008C539B" w:rsidRPr="001058B5" w:rsidRDefault="00C12992">
      <w:pPr>
        <w:spacing w:before="17"/>
        <w:ind w:left="2538"/>
        <w:rPr>
          <w:rFonts w:ascii="Arial" w:hAnsi="Arial" w:cs="Arial"/>
          <w:sz w:val="18"/>
        </w:rPr>
      </w:pPr>
      <w:r w:rsidRPr="001058B5">
        <w:rPr>
          <w:rFonts w:ascii="Arial" w:hAnsi="Arial" w:cs="Arial"/>
          <w:w w:val="95"/>
          <w:sz w:val="18"/>
        </w:rPr>
        <w:t>2314319</w:t>
      </w:r>
    </w:p>
    <w:p w14:paraId="047AF0E8" w14:textId="77777777" w:rsidR="008C539B" w:rsidRPr="001058B5" w:rsidRDefault="008C539B">
      <w:pPr>
        <w:pStyle w:val="BodyText"/>
        <w:spacing w:before="3"/>
        <w:rPr>
          <w:rFonts w:ascii="Arial" w:hAnsi="Arial" w:cs="Arial"/>
          <w:sz w:val="18"/>
        </w:rPr>
      </w:pPr>
    </w:p>
    <w:p w14:paraId="7B78AAE7" w14:textId="77777777" w:rsidR="008C539B" w:rsidRPr="001058B5" w:rsidRDefault="008D1AB8">
      <w:pPr>
        <w:pStyle w:val="BodyText"/>
        <w:ind w:left="2260"/>
        <w:rPr>
          <w:rFonts w:ascii="Arial" w:hAnsi="Arial" w:cs="Arial"/>
        </w:rPr>
      </w:pPr>
      <w:hyperlink w:anchor="_bookmark1442" w:history="1">
        <w:r w:rsidR="00C12992" w:rsidRPr="001058B5">
          <w:rPr>
            <w:rFonts w:ascii="Arial" w:hAnsi="Arial" w:cs="Arial"/>
            <w:color w:val="0000CC"/>
          </w:rPr>
          <w:t xml:space="preserve">Example 7–5 </w:t>
        </w:r>
      </w:hyperlink>
      <w:r w:rsidR="00C12992" w:rsidRPr="001058B5">
        <w:rPr>
          <w:rFonts w:ascii="Arial" w:hAnsi="Arial" w:cs="Arial"/>
        </w:rPr>
        <w:t>shows how to create the DYNAMIC</w:t>
      </w:r>
      <w:r w:rsidR="00C12992" w:rsidRPr="001058B5">
        <w:rPr>
          <w:rFonts w:ascii="Arial" w:hAnsi="Arial" w:cs="Arial"/>
          <w:spacing w:val="-101"/>
        </w:rPr>
        <w:t xml:space="preserve"> </w:t>
      </w:r>
      <w:r w:rsidR="00C12992" w:rsidRPr="001058B5">
        <w:rPr>
          <w:rFonts w:ascii="Arial" w:hAnsi="Arial" w:cs="Arial"/>
        </w:rPr>
        <w:t>policy type.</w:t>
      </w:r>
    </w:p>
    <w:p w14:paraId="5F4149B7" w14:textId="77777777" w:rsidR="008C539B" w:rsidRPr="001058B5" w:rsidRDefault="008C539B">
      <w:pPr>
        <w:pStyle w:val="BodyText"/>
        <w:spacing w:before="7"/>
        <w:rPr>
          <w:rFonts w:ascii="Arial" w:hAnsi="Arial" w:cs="Arial"/>
          <w:sz w:val="25"/>
        </w:rPr>
      </w:pPr>
    </w:p>
    <w:p w14:paraId="66B5DD9A" w14:textId="77777777" w:rsidR="008C539B" w:rsidRPr="001058B5" w:rsidRDefault="00C12992">
      <w:pPr>
        <w:ind w:left="2260"/>
        <w:rPr>
          <w:rFonts w:ascii="Arial" w:hAnsi="Arial" w:cs="Arial"/>
          <w:b/>
          <w:i/>
          <w:sz w:val="18"/>
        </w:rPr>
      </w:pPr>
      <w:bookmarkStart w:id="1183" w:name="_bookmark1442"/>
      <w:bookmarkEnd w:id="1183"/>
      <w:r w:rsidRPr="001058B5">
        <w:rPr>
          <w:rFonts w:ascii="Arial" w:hAnsi="Arial" w:cs="Arial"/>
          <w:b/>
          <w:i/>
          <w:sz w:val="18"/>
        </w:rPr>
        <w:t>Example 7–5 Creating a DYNAMIC Policy with DBMS_RLS.ADD_POLICY</w:t>
      </w:r>
    </w:p>
    <w:p w14:paraId="6A033AE7"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8F7A795"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6FE4B5AD" w14:textId="77777777" w:rsidR="008C539B" w:rsidRPr="001058B5" w:rsidRDefault="00C12992">
      <w:pPr>
        <w:tabs>
          <w:tab w:val="left" w:pos="3927"/>
        </w:tabs>
        <w:spacing w:line="259" w:lineRule="auto"/>
        <w:ind w:left="2260" w:right="4204"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dbms_rls.DYNAMIC); </w:t>
      </w:r>
      <w:r w:rsidRPr="001058B5">
        <w:rPr>
          <w:rFonts w:ascii="Arial" w:hAnsi="Arial" w:cs="Arial"/>
          <w:w w:val="95"/>
          <w:sz w:val="18"/>
        </w:rPr>
        <w:t>END;</w:t>
      </w:r>
    </w:p>
    <w:p w14:paraId="341A90AE" w14:textId="77777777" w:rsidR="008C539B" w:rsidRPr="001058B5" w:rsidRDefault="00C12992">
      <w:pPr>
        <w:ind w:left="2260"/>
        <w:rPr>
          <w:rFonts w:ascii="Arial" w:hAnsi="Arial" w:cs="Arial"/>
          <w:sz w:val="18"/>
        </w:rPr>
      </w:pPr>
      <w:r w:rsidRPr="001058B5">
        <w:rPr>
          <w:rFonts w:ascii="Arial" w:hAnsi="Arial" w:cs="Arial"/>
          <w:w w:val="86"/>
          <w:sz w:val="18"/>
        </w:rPr>
        <w:t>/</w:t>
      </w:r>
    </w:p>
    <w:p w14:paraId="7A2D2D29" w14:textId="77777777" w:rsidR="008C539B" w:rsidRPr="001058B5" w:rsidRDefault="008C539B">
      <w:pPr>
        <w:pStyle w:val="BodyText"/>
        <w:spacing w:before="4"/>
        <w:rPr>
          <w:rFonts w:ascii="Arial" w:hAnsi="Arial" w:cs="Arial"/>
          <w:sz w:val="9"/>
        </w:rPr>
      </w:pPr>
    </w:p>
    <w:p w14:paraId="322A88D0" w14:textId="77777777" w:rsidR="008C539B" w:rsidRPr="001058B5" w:rsidRDefault="00C12992">
      <w:pPr>
        <w:pStyle w:val="BodyText"/>
        <w:spacing w:before="99" w:line="232" w:lineRule="auto"/>
        <w:ind w:left="2980" w:right="11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4CF646A" w14:textId="77777777" w:rsidR="008C539B" w:rsidRPr="001058B5" w:rsidRDefault="008C539B">
      <w:pPr>
        <w:spacing w:line="232" w:lineRule="auto"/>
        <w:jc w:val="both"/>
        <w:rPr>
          <w:rFonts w:ascii="Arial" w:hAnsi="Arial" w:cs="Arial"/>
        </w:rPr>
        <w:sectPr w:rsidR="008C539B" w:rsidRPr="001058B5">
          <w:pgSz w:w="12240" w:h="15840"/>
          <w:pgMar w:top="840" w:right="1060" w:bottom="860" w:left="1100" w:header="549" w:footer="663" w:gutter="0"/>
          <w:cols w:space="720"/>
        </w:sectPr>
      </w:pPr>
    </w:p>
    <w:p w14:paraId="434BE99C" w14:textId="77777777" w:rsidR="008C539B" w:rsidRPr="001058B5" w:rsidRDefault="008C539B">
      <w:pPr>
        <w:pStyle w:val="BodyText"/>
        <w:spacing w:before="2"/>
        <w:rPr>
          <w:rFonts w:ascii="Arial" w:hAnsi="Arial" w:cs="Arial"/>
          <w:sz w:val="24"/>
        </w:rPr>
      </w:pPr>
    </w:p>
    <w:p w14:paraId="524DDADD" w14:textId="0D795ECC" w:rsidR="008C539B" w:rsidRPr="001058B5" w:rsidRDefault="00E738D1">
      <w:pPr>
        <w:pStyle w:val="Heading6"/>
        <w:spacing w:before="105"/>
        <w:ind w:left="1660"/>
      </w:pPr>
      <w:bookmarkStart w:id="1184" w:name="Using_a_Static_Policy_to_Prevent_Policy_"/>
      <w:bookmarkStart w:id="1185" w:name="_bookmark1443"/>
      <w:bookmarkStart w:id="1186" w:name="_bookmark1444"/>
      <w:bookmarkEnd w:id="1184"/>
      <w:bookmarkEnd w:id="1185"/>
      <w:bookmarkEnd w:id="1186"/>
      <w:r w:rsidRPr="00E738D1">
        <w:rPr>
          <w:spacing w:val="-17"/>
        </w:rPr>
        <w:t>Sử dụng một chính sách tĩnh để ngăn chặn các hàm chính sách chạy lại mỗi câu query</w:t>
      </w:r>
    </w:p>
    <w:p w14:paraId="0FD23E48" w14:textId="6AF547A0" w:rsidR="008C539B" w:rsidRPr="001058B5" w:rsidRDefault="00E738D1">
      <w:pPr>
        <w:pStyle w:val="BodyText"/>
        <w:spacing w:before="54" w:line="232" w:lineRule="auto"/>
        <w:ind w:left="1660" w:right="848"/>
        <w:rPr>
          <w:rFonts w:ascii="Arial" w:hAnsi="Arial" w:cs="Arial"/>
        </w:rPr>
      </w:pPr>
      <w:r w:rsidRPr="00E738D1">
        <w:rPr>
          <w:rFonts w:ascii="Arial" w:hAnsi="Arial" w:cs="Arial"/>
        </w:rPr>
        <w:t>Kiểu chính sách tĩnh thực thi cùng một điều kiện cho tất cả người dùng. CSDL Oracle lưu trữ các điều kiện chính sách tĩnh trong SGA, vì vậy các hàm chính sách không chạy lại cho mỗi truy vấn. Điều này dẫn đến hiệu suất nhanh hơn.</w:t>
      </w:r>
    </w:p>
    <w:p w14:paraId="0FAC1C83" w14:textId="50594E70" w:rsidR="008C539B" w:rsidRPr="001058B5" w:rsidRDefault="00693C86">
      <w:pPr>
        <w:pStyle w:val="BodyText"/>
        <w:spacing w:before="121" w:line="228" w:lineRule="auto"/>
        <w:ind w:left="1659" w:right="700"/>
        <w:rPr>
          <w:rFonts w:ascii="Arial" w:hAnsi="Arial" w:cs="Arial"/>
        </w:rPr>
      </w:pPr>
      <w:r w:rsidRPr="00693C86">
        <w:rPr>
          <w:rFonts w:ascii="Arial" w:hAnsi="Arial" w:cs="Arial"/>
          <w:spacing w:val="-6"/>
        </w:rPr>
        <w:t>Bạn có thể bật các chính sách tĩnh bằng cách đặt tham số policy_type của thủ tục DBMS_ RLS.ADD_POLICY là STATIC hoặc SHARED_STATIC, tùy thuộc vào việc bạn có muốn chính sách được chia sẻ trên nhiều đối tượng hay không</w:t>
      </w:r>
      <w:r w:rsidR="00C12992" w:rsidRPr="001058B5">
        <w:rPr>
          <w:rFonts w:ascii="Arial" w:hAnsi="Arial" w:cs="Arial"/>
        </w:rPr>
        <w:t>.</w:t>
      </w:r>
    </w:p>
    <w:p w14:paraId="58CE8496" w14:textId="77777777" w:rsidR="008C539B" w:rsidRPr="001058B5" w:rsidRDefault="008D1AB8">
      <w:pPr>
        <w:pStyle w:val="BodyText"/>
        <w:spacing w:before="115"/>
        <w:ind w:left="1660"/>
        <w:rPr>
          <w:rFonts w:ascii="Arial" w:hAnsi="Arial" w:cs="Arial"/>
        </w:rPr>
      </w:pPr>
      <w:hyperlink w:anchor="_bookmark1445" w:history="1">
        <w:r w:rsidR="00C12992" w:rsidRPr="001058B5">
          <w:rPr>
            <w:rFonts w:ascii="Arial" w:hAnsi="Arial" w:cs="Arial"/>
            <w:color w:val="0000CC"/>
          </w:rPr>
          <w:t xml:space="preserve">Example 7–6 </w:t>
        </w:r>
      </w:hyperlink>
      <w:r w:rsidR="00C12992" w:rsidRPr="001058B5">
        <w:rPr>
          <w:rFonts w:ascii="Arial" w:hAnsi="Arial" w:cs="Arial"/>
        </w:rPr>
        <w:t>shows how to create the STATIC</w:t>
      </w:r>
      <w:r w:rsidR="00C12992" w:rsidRPr="001058B5">
        <w:rPr>
          <w:rFonts w:ascii="Arial" w:hAnsi="Arial" w:cs="Arial"/>
          <w:spacing w:val="-94"/>
        </w:rPr>
        <w:t xml:space="preserve"> </w:t>
      </w:r>
      <w:r w:rsidR="00C12992" w:rsidRPr="001058B5">
        <w:rPr>
          <w:rFonts w:ascii="Arial" w:hAnsi="Arial" w:cs="Arial"/>
        </w:rPr>
        <w:t>policy type.</w:t>
      </w:r>
    </w:p>
    <w:p w14:paraId="05C154C6" w14:textId="77777777" w:rsidR="008C539B" w:rsidRPr="001058B5" w:rsidRDefault="008C539B">
      <w:pPr>
        <w:pStyle w:val="BodyText"/>
        <w:spacing w:before="7"/>
        <w:rPr>
          <w:rFonts w:ascii="Arial" w:hAnsi="Arial" w:cs="Arial"/>
          <w:sz w:val="25"/>
        </w:rPr>
      </w:pPr>
    </w:p>
    <w:p w14:paraId="64DDE115" w14:textId="77777777" w:rsidR="008C539B" w:rsidRPr="001058B5" w:rsidRDefault="00C12992">
      <w:pPr>
        <w:spacing w:before="1"/>
        <w:ind w:left="1660"/>
        <w:rPr>
          <w:rFonts w:ascii="Arial" w:hAnsi="Arial" w:cs="Arial"/>
          <w:b/>
          <w:i/>
          <w:sz w:val="18"/>
        </w:rPr>
      </w:pPr>
      <w:bookmarkStart w:id="1187" w:name="_bookmark1445"/>
      <w:bookmarkEnd w:id="1187"/>
      <w:r w:rsidRPr="001058B5">
        <w:rPr>
          <w:rFonts w:ascii="Arial" w:hAnsi="Arial" w:cs="Arial"/>
          <w:b/>
          <w:i/>
          <w:sz w:val="18"/>
        </w:rPr>
        <w:t>Example 7–6 Creating a STATIC Policy with DBMS_RLS.ADD_POLICY</w:t>
      </w:r>
    </w:p>
    <w:p w14:paraId="2F10C277" w14:textId="77777777" w:rsidR="008C539B" w:rsidRPr="001058B5" w:rsidRDefault="00C12992">
      <w:pPr>
        <w:spacing w:before="112"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31010EEC"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10A63659" w14:textId="77777777" w:rsidR="008C539B" w:rsidRPr="001058B5" w:rsidRDefault="00C12992">
      <w:pPr>
        <w:tabs>
          <w:tab w:val="left" w:pos="3327"/>
        </w:tabs>
        <w:spacing w:line="259" w:lineRule="auto"/>
        <w:ind w:left="1660" w:right="4896"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dbms_rls.STATIC); </w:t>
      </w:r>
      <w:r w:rsidRPr="001058B5">
        <w:rPr>
          <w:rFonts w:ascii="Arial" w:hAnsi="Arial" w:cs="Arial"/>
          <w:w w:val="95"/>
          <w:sz w:val="18"/>
        </w:rPr>
        <w:t>END;</w:t>
      </w:r>
    </w:p>
    <w:p w14:paraId="537FBA2A" w14:textId="77777777" w:rsidR="008C539B" w:rsidRPr="001058B5" w:rsidRDefault="00C12992">
      <w:pPr>
        <w:ind w:left="1660"/>
        <w:rPr>
          <w:rFonts w:ascii="Arial" w:hAnsi="Arial" w:cs="Arial"/>
          <w:sz w:val="18"/>
        </w:rPr>
      </w:pPr>
      <w:r w:rsidRPr="001058B5">
        <w:rPr>
          <w:rFonts w:ascii="Arial" w:hAnsi="Arial" w:cs="Arial"/>
          <w:w w:val="86"/>
          <w:sz w:val="18"/>
        </w:rPr>
        <w:t>/</w:t>
      </w:r>
    </w:p>
    <w:p w14:paraId="6615C22F" w14:textId="77777777" w:rsidR="008C539B" w:rsidRPr="001058B5" w:rsidRDefault="008C539B">
      <w:pPr>
        <w:pStyle w:val="BodyText"/>
        <w:spacing w:before="6"/>
        <w:rPr>
          <w:rFonts w:ascii="Arial" w:hAnsi="Arial" w:cs="Arial"/>
          <w:sz w:val="18"/>
        </w:rPr>
      </w:pPr>
    </w:p>
    <w:p w14:paraId="6BC7789C" w14:textId="0F12C11A" w:rsidR="008C539B" w:rsidRPr="001058B5" w:rsidRDefault="00693C86">
      <w:pPr>
        <w:pStyle w:val="BodyText"/>
        <w:spacing w:line="232" w:lineRule="auto"/>
        <w:ind w:left="1660" w:right="720"/>
        <w:rPr>
          <w:rFonts w:ascii="Arial" w:hAnsi="Arial" w:cs="Arial"/>
        </w:rPr>
      </w:pPr>
      <w:r w:rsidRPr="00693C86">
        <w:rPr>
          <w:rFonts w:ascii="Arial" w:hAnsi="Arial" w:cs="Arial"/>
        </w:rPr>
        <w:t>Mỗi lần thực hiện cùng một con trỏ có thể tạo ra một tập hợp hàng khác nhau cho cùng một điều kiện, vì điều kiện có thể lọc dữ liệu khác nhau dựa trên các thuộc tính như SYS_CONTEXT hoặc SYSDATE</w:t>
      </w:r>
      <w:r w:rsidR="00C12992" w:rsidRPr="001058B5">
        <w:rPr>
          <w:rFonts w:ascii="Arial" w:hAnsi="Arial" w:cs="Arial"/>
        </w:rPr>
        <w:t>.</w:t>
      </w:r>
    </w:p>
    <w:p w14:paraId="5E6AFC52" w14:textId="0ABCCCDE" w:rsidR="008C539B" w:rsidRPr="001058B5" w:rsidRDefault="00693C86">
      <w:pPr>
        <w:pStyle w:val="BodyText"/>
        <w:spacing w:before="115" w:line="230" w:lineRule="auto"/>
        <w:ind w:left="1660" w:right="848" w:hanging="1"/>
        <w:rPr>
          <w:rFonts w:ascii="Arial" w:hAnsi="Arial" w:cs="Arial"/>
        </w:rPr>
      </w:pPr>
      <w:r w:rsidRPr="00693C86">
        <w:rPr>
          <w:rFonts w:ascii="Arial" w:hAnsi="Arial" w:cs="Arial"/>
        </w:rPr>
        <w:t>Ví dụ: giả sử bạn bật chính sách  loại STATIC hoặc SHARED_STATIC, nó sẽ thêm điều kiện sau vào tất cả các truy vấn dựa trên chính sách bảo vệ đối tượng csdl</w:t>
      </w:r>
      <w:r w:rsidR="00C12992" w:rsidRPr="001058B5">
        <w:rPr>
          <w:rFonts w:ascii="Arial" w:hAnsi="Arial" w:cs="Arial"/>
        </w:rPr>
        <w:t>:</w:t>
      </w:r>
    </w:p>
    <w:p w14:paraId="495EB52C" w14:textId="77777777" w:rsidR="008C539B" w:rsidRPr="001058B5" w:rsidRDefault="00C12992">
      <w:pPr>
        <w:spacing w:before="142"/>
        <w:ind w:left="1660"/>
        <w:rPr>
          <w:rFonts w:ascii="Arial" w:hAnsi="Arial" w:cs="Arial"/>
          <w:sz w:val="18"/>
        </w:rPr>
      </w:pPr>
      <w:r w:rsidRPr="001058B5">
        <w:rPr>
          <w:rFonts w:ascii="Arial" w:hAnsi="Arial" w:cs="Arial"/>
          <w:w w:val="90"/>
          <w:sz w:val="18"/>
        </w:rPr>
        <w:t>WHERE</w:t>
      </w:r>
      <w:r w:rsidRPr="001058B5">
        <w:rPr>
          <w:rFonts w:ascii="Arial" w:hAnsi="Arial" w:cs="Arial"/>
          <w:spacing w:val="-57"/>
          <w:w w:val="90"/>
          <w:sz w:val="18"/>
        </w:rPr>
        <w:t xml:space="preserve"> </w:t>
      </w:r>
      <w:r w:rsidRPr="001058B5">
        <w:rPr>
          <w:rFonts w:ascii="Arial" w:hAnsi="Arial" w:cs="Arial"/>
          <w:w w:val="90"/>
          <w:sz w:val="18"/>
        </w:rPr>
        <w:t>dept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6"/>
          <w:w w:val="90"/>
          <w:sz w:val="18"/>
        </w:rPr>
        <w:t xml:space="preserve"> </w:t>
      </w:r>
      <w:r w:rsidRPr="001058B5">
        <w:rPr>
          <w:rFonts w:ascii="Arial" w:hAnsi="Arial" w:cs="Arial"/>
          <w:w w:val="90"/>
          <w:sz w:val="18"/>
        </w:rPr>
        <w:t>SYS_CONTEXT</w:t>
      </w:r>
      <w:r w:rsidRPr="001058B5">
        <w:rPr>
          <w:rFonts w:ascii="Arial" w:hAnsi="Arial" w:cs="Arial"/>
          <w:spacing w:val="-57"/>
          <w:w w:val="90"/>
          <w:sz w:val="18"/>
        </w:rPr>
        <w:t xml:space="preserve"> </w:t>
      </w:r>
      <w:r w:rsidRPr="001058B5">
        <w:rPr>
          <w:rFonts w:ascii="Arial" w:hAnsi="Arial" w:cs="Arial"/>
          <w:w w:val="90"/>
          <w:sz w:val="18"/>
        </w:rPr>
        <w:t>('hr_app','deptno')</w:t>
      </w:r>
    </w:p>
    <w:p w14:paraId="51593B97" w14:textId="77777777" w:rsidR="008C539B" w:rsidRPr="001058B5" w:rsidRDefault="008C539B">
      <w:pPr>
        <w:pStyle w:val="BodyText"/>
        <w:rPr>
          <w:rFonts w:ascii="Arial" w:hAnsi="Arial" w:cs="Arial"/>
          <w:sz w:val="19"/>
        </w:rPr>
      </w:pPr>
    </w:p>
    <w:p w14:paraId="674FEB31" w14:textId="0A2E520E" w:rsidR="008C539B" w:rsidRPr="001058B5" w:rsidRDefault="00693C86">
      <w:pPr>
        <w:pStyle w:val="BodyText"/>
        <w:spacing w:line="230" w:lineRule="auto"/>
        <w:ind w:left="1659" w:right="848"/>
        <w:rPr>
          <w:rFonts w:ascii="Arial" w:hAnsi="Arial" w:cs="Arial"/>
        </w:rPr>
      </w:pPr>
      <w:r w:rsidRPr="00693C86">
        <w:rPr>
          <w:rFonts w:ascii="Arial" w:hAnsi="Arial" w:cs="Arial"/>
        </w:rPr>
        <w:t>Mặc dù điều kiện không thay đổi cho mỗi truy vấn, nó áp dụng cho truy vấn dựa trên thuộc tính phiên của SYS_CONTEXT. Trong trường hợp của ví dụ trên, điều kiện chỉ trả về các hàng có số bộ phận khớp với thuộc tính deptno của SYS_CONTEXT, là số bộ phận của người dùng đang truy vấn đối tượng được bảo vệ</w:t>
      </w:r>
      <w:r w:rsidR="00C12992" w:rsidRPr="001058B5">
        <w:rPr>
          <w:rFonts w:ascii="Arial" w:hAnsi="Arial" w:cs="Arial"/>
        </w:rPr>
        <w:t>.</w:t>
      </w:r>
    </w:p>
    <w:p w14:paraId="7FFEA0BF" w14:textId="77777777" w:rsidR="008C539B" w:rsidRPr="001058B5" w:rsidRDefault="008D1AB8">
      <w:pPr>
        <w:pStyle w:val="BodyText"/>
        <w:spacing w:before="11"/>
        <w:rPr>
          <w:rFonts w:ascii="Arial" w:hAnsi="Arial" w:cs="Arial"/>
          <w:sz w:val="17"/>
        </w:rPr>
      </w:pPr>
      <w:r>
        <w:rPr>
          <w:rFonts w:ascii="Arial" w:hAnsi="Arial" w:cs="Arial"/>
        </w:rPr>
        <w:pict w14:anchorId="1C23D42C">
          <v:group id="_x0000_s1253" style="position:absolute;margin-left:174pt;margin-top:13.15pt;width:300pt;height:2.55pt;z-index:4744;mso-wrap-distance-left:0;mso-wrap-distance-right:0;mso-position-horizontal-relative:page" coordorigin="3480,263" coordsize="6000,51">
            <v:line id="_x0000_s1255" style="position:absolute" from="3480,265" to="9480,265" strokeweight=".24pt"/>
            <v:line id="_x0000_s1254" style="position:absolute" from="3480,311" to="9480,311" strokeweight=".24pt"/>
            <w10:wrap type="topAndBottom" anchorx="page"/>
          </v:group>
        </w:pict>
      </w:r>
    </w:p>
    <w:p w14:paraId="6669B971" w14:textId="63F54D82" w:rsidR="008C539B" w:rsidRPr="001058B5" w:rsidRDefault="00C12992">
      <w:pPr>
        <w:pStyle w:val="BodyText"/>
        <w:spacing w:before="25" w:after="105" w:line="232" w:lineRule="auto"/>
        <w:ind w:left="2380" w:right="1456" w:hanging="1"/>
        <w:rPr>
          <w:rFonts w:ascii="Arial" w:hAnsi="Arial" w:cs="Arial"/>
        </w:rPr>
      </w:pPr>
      <w:r w:rsidRPr="001058B5">
        <w:rPr>
          <w:rFonts w:ascii="Arial" w:hAnsi="Arial" w:cs="Arial"/>
          <w:b/>
          <w:sz w:val="19"/>
        </w:rPr>
        <w:t xml:space="preserve">Note: </w:t>
      </w:r>
      <w:r w:rsidR="00693C86" w:rsidRPr="00693C86">
        <w:rPr>
          <w:rFonts w:ascii="Arial" w:hAnsi="Arial" w:cs="Arial"/>
        </w:rPr>
        <w:t>Khi sử dụng các chính sách tĩnh chung, hãy đảm bảo rằng điều kiện không chứa các thuộc tính cụ thể cho một đối tượng cơ sở dữ liệu cụ thể, chẳng hạn như tên cột</w:t>
      </w:r>
      <w:r w:rsidRPr="001058B5">
        <w:rPr>
          <w:rFonts w:ascii="Arial" w:hAnsi="Arial" w:cs="Arial"/>
        </w:rPr>
        <w:t>.</w:t>
      </w:r>
    </w:p>
    <w:p w14:paraId="00FC2036" w14:textId="17B3EDCF" w:rsidR="008C539B" w:rsidRPr="001058B5" w:rsidRDefault="008D1AB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64FAEE3">
          <v:group id="_x0000_s1250" style="width:300pt;height:2.55pt;mso-position-horizontal-relative:char;mso-position-vertical-relative:line" coordsize="6000,51">
            <v:line id="_x0000_s1252" style="position:absolute" from="0,2" to="6000,2" strokeweight=".24pt"/>
            <v:line id="_x0000_s1251" style="position:absolute" from="0,48" to="6000,48" strokeweight=".24pt"/>
            <w10:anchorlock/>
          </v:group>
        </w:pict>
      </w:r>
    </w:p>
    <w:p w14:paraId="636C6A44" w14:textId="77777777" w:rsidR="008C539B" w:rsidRPr="001058B5" w:rsidRDefault="008C539B">
      <w:pPr>
        <w:pStyle w:val="BodyText"/>
        <w:spacing w:before="11"/>
        <w:rPr>
          <w:rFonts w:ascii="Arial" w:hAnsi="Arial" w:cs="Arial"/>
          <w:sz w:val="23"/>
        </w:rPr>
      </w:pPr>
    </w:p>
    <w:p w14:paraId="5135AAD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static policies</w:t>
      </w:r>
    </w:p>
    <w:p w14:paraId="12E6D963" w14:textId="77777777" w:rsidR="008C539B" w:rsidRPr="001058B5" w:rsidRDefault="008C539B">
      <w:pPr>
        <w:pStyle w:val="BodyText"/>
        <w:spacing w:before="1"/>
        <w:rPr>
          <w:rFonts w:ascii="Arial" w:hAnsi="Arial" w:cs="Arial"/>
        </w:rPr>
      </w:pPr>
    </w:p>
    <w:p w14:paraId="3D2E6D0D" w14:textId="01242B03" w:rsidR="008C539B" w:rsidRPr="001058B5" w:rsidRDefault="00693C86">
      <w:pPr>
        <w:pStyle w:val="Heading6"/>
        <w:ind w:left="1660"/>
      </w:pPr>
      <w:bookmarkStart w:id="1188" w:name="Using_a_Shared_Static_Policy_to_Share_a_"/>
      <w:bookmarkStart w:id="1189" w:name="_bookmark1446"/>
      <w:bookmarkStart w:id="1190" w:name="_bookmark1447"/>
      <w:bookmarkEnd w:id="1188"/>
      <w:bookmarkEnd w:id="1189"/>
      <w:bookmarkEnd w:id="1190"/>
      <w:r>
        <w:t>Dùng một chính sách tĩnh chung để chia sẻ một chính sách cho nhiều đối tượng</w:t>
      </w:r>
    </w:p>
    <w:p w14:paraId="391A6D81" w14:textId="73E2CD45" w:rsidR="008C539B" w:rsidRPr="001058B5" w:rsidRDefault="00693C86">
      <w:pPr>
        <w:pStyle w:val="BodyText"/>
        <w:spacing w:before="56" w:line="230" w:lineRule="auto"/>
        <w:ind w:left="1660" w:right="700"/>
        <w:rPr>
          <w:rFonts w:ascii="Arial" w:hAnsi="Arial" w:cs="Arial"/>
        </w:rPr>
      </w:pPr>
      <w:r w:rsidRPr="00693C86">
        <w:rPr>
          <w:rFonts w:ascii="Arial" w:hAnsi="Arial" w:cs="Arial"/>
        </w:rPr>
        <w:t>Nếu, ví dụ, bạn muốn áp dụng chính sách trong Ví dụ 7–6 cho bảng thứ hai trong lược đồ HR có thể chứa dữ liệu tài chính mà bạn muốn sử dụng, bạn sẽ sử dụng cài đặt SHARED_STATIC cho cả hai bảng</w:t>
      </w:r>
      <w:r w:rsidR="00C12992" w:rsidRPr="001058B5">
        <w:rPr>
          <w:rFonts w:ascii="Arial" w:hAnsi="Arial" w:cs="Arial"/>
        </w:rPr>
        <w:t>.</w:t>
      </w:r>
    </w:p>
    <w:p w14:paraId="45E7C947" w14:textId="77777777" w:rsidR="008C539B" w:rsidRPr="001058B5" w:rsidRDefault="008D1AB8">
      <w:pPr>
        <w:pStyle w:val="BodyText"/>
        <w:spacing w:before="120" w:line="228" w:lineRule="auto"/>
        <w:ind w:left="1660" w:right="700"/>
        <w:rPr>
          <w:rFonts w:ascii="Arial" w:hAnsi="Arial" w:cs="Arial"/>
        </w:rPr>
      </w:pPr>
      <w:hyperlink w:anchor="_bookmark1448"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rPr>
          <w:t>7–7</w:t>
        </w:r>
        <w:r w:rsidR="00C12992" w:rsidRPr="001058B5">
          <w:rPr>
            <w:rFonts w:ascii="Arial" w:hAnsi="Arial" w:cs="Arial"/>
            <w:color w:val="0000CC"/>
            <w:spacing w:val="-18"/>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set</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SHARED_STATIC</w:t>
      </w:r>
      <w:r w:rsidR="00C12992" w:rsidRPr="001058B5">
        <w:rPr>
          <w:rFonts w:ascii="Arial" w:hAnsi="Arial" w:cs="Arial"/>
          <w:spacing w:val="-93"/>
        </w:rPr>
        <w:t xml:space="preserve"> </w:t>
      </w:r>
      <w:r w:rsidR="00C12992" w:rsidRPr="001058B5">
        <w:rPr>
          <w:rFonts w:ascii="Arial" w:hAnsi="Arial" w:cs="Arial"/>
        </w:rPr>
        <w:t>policy</w:t>
      </w:r>
      <w:r w:rsidR="00C12992" w:rsidRPr="001058B5">
        <w:rPr>
          <w:rFonts w:ascii="Arial" w:hAnsi="Arial" w:cs="Arial"/>
          <w:spacing w:val="-18"/>
        </w:rPr>
        <w:t xml:space="preserve"> </w:t>
      </w:r>
      <w:r w:rsidR="00C12992" w:rsidRPr="001058B5">
        <w:rPr>
          <w:rFonts w:ascii="Arial" w:hAnsi="Arial" w:cs="Arial"/>
        </w:rPr>
        <w:t>type</w:t>
      </w:r>
      <w:r w:rsidR="00C12992" w:rsidRPr="001058B5">
        <w:rPr>
          <w:rFonts w:ascii="Arial" w:hAnsi="Arial" w:cs="Arial"/>
          <w:spacing w:val="-18"/>
        </w:rPr>
        <w:t xml:space="preserve"> </w:t>
      </w:r>
      <w:r w:rsidR="00C12992" w:rsidRPr="001058B5">
        <w:rPr>
          <w:rFonts w:ascii="Arial" w:hAnsi="Arial" w:cs="Arial"/>
        </w:rPr>
        <w:t>for</w:t>
      </w:r>
      <w:r w:rsidR="00C12992" w:rsidRPr="001058B5">
        <w:rPr>
          <w:rFonts w:ascii="Arial" w:hAnsi="Arial" w:cs="Arial"/>
          <w:spacing w:val="-18"/>
        </w:rPr>
        <w:t xml:space="preserve"> </w:t>
      </w:r>
      <w:r w:rsidR="00C12992" w:rsidRPr="001058B5">
        <w:rPr>
          <w:rFonts w:ascii="Arial" w:hAnsi="Arial" w:cs="Arial"/>
        </w:rPr>
        <w:t>two</w:t>
      </w:r>
      <w:r w:rsidR="00C12992" w:rsidRPr="001058B5">
        <w:rPr>
          <w:rFonts w:ascii="Arial" w:hAnsi="Arial" w:cs="Arial"/>
          <w:spacing w:val="-18"/>
        </w:rPr>
        <w:t xml:space="preserve"> </w:t>
      </w:r>
      <w:r w:rsidR="00C12992" w:rsidRPr="001058B5">
        <w:rPr>
          <w:rFonts w:ascii="Arial" w:hAnsi="Arial" w:cs="Arial"/>
        </w:rPr>
        <w:t>tables</w:t>
      </w:r>
      <w:r w:rsidR="00C12992" w:rsidRPr="001058B5">
        <w:rPr>
          <w:rFonts w:ascii="Arial" w:hAnsi="Arial" w:cs="Arial"/>
          <w:spacing w:val="-18"/>
        </w:rPr>
        <w:t xml:space="preserve"> </w:t>
      </w:r>
      <w:r w:rsidR="00C12992" w:rsidRPr="001058B5">
        <w:rPr>
          <w:rFonts w:ascii="Arial" w:hAnsi="Arial" w:cs="Arial"/>
        </w:rPr>
        <w:t>that</w:t>
      </w:r>
      <w:r w:rsidR="00C12992" w:rsidRPr="001058B5">
        <w:rPr>
          <w:rFonts w:ascii="Arial" w:hAnsi="Arial" w:cs="Arial"/>
          <w:spacing w:val="-18"/>
        </w:rPr>
        <w:t xml:space="preserve"> </w:t>
      </w:r>
      <w:r w:rsidR="00C12992" w:rsidRPr="001058B5">
        <w:rPr>
          <w:rFonts w:ascii="Arial" w:hAnsi="Arial" w:cs="Arial"/>
        </w:rPr>
        <w:t>share the same</w:t>
      </w:r>
      <w:r w:rsidR="00C12992" w:rsidRPr="001058B5">
        <w:rPr>
          <w:rFonts w:ascii="Arial" w:hAnsi="Arial" w:cs="Arial"/>
          <w:spacing w:val="-1"/>
        </w:rPr>
        <w:t xml:space="preserve"> </w:t>
      </w:r>
      <w:r w:rsidR="00C12992" w:rsidRPr="001058B5">
        <w:rPr>
          <w:rFonts w:ascii="Arial" w:hAnsi="Arial" w:cs="Arial"/>
          <w:spacing w:val="-4"/>
        </w:rPr>
        <w:t>policy.</w:t>
      </w:r>
    </w:p>
    <w:p w14:paraId="6821735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652ECE7" w14:textId="77777777" w:rsidR="008C539B" w:rsidRPr="001058B5" w:rsidRDefault="008C539B">
      <w:pPr>
        <w:pStyle w:val="BodyText"/>
        <w:spacing w:before="4"/>
        <w:rPr>
          <w:rFonts w:ascii="Arial" w:hAnsi="Arial" w:cs="Arial"/>
          <w:sz w:val="25"/>
        </w:rPr>
      </w:pPr>
    </w:p>
    <w:p w14:paraId="16575660" w14:textId="77777777" w:rsidR="008C539B" w:rsidRPr="001058B5" w:rsidRDefault="00C12992">
      <w:pPr>
        <w:spacing w:before="104"/>
        <w:ind w:left="2260"/>
        <w:rPr>
          <w:rFonts w:ascii="Arial" w:hAnsi="Arial" w:cs="Arial"/>
          <w:b/>
          <w:i/>
          <w:sz w:val="18"/>
        </w:rPr>
      </w:pPr>
      <w:bookmarkStart w:id="1191" w:name="_bookmark1448"/>
      <w:bookmarkEnd w:id="1191"/>
      <w:r w:rsidRPr="001058B5">
        <w:rPr>
          <w:rFonts w:ascii="Arial" w:hAnsi="Arial" w:cs="Arial"/>
          <w:b/>
          <w:i/>
          <w:sz w:val="18"/>
        </w:rPr>
        <w:t>Example 7–7 Creating a SHARED_STATIC Policy with DBMS_RLS.ADD_POLICY</w:t>
      </w:r>
    </w:p>
    <w:p w14:paraId="2F996F67"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Create a policy for the first table, employees:</w:t>
      </w:r>
    </w:p>
    <w:p w14:paraId="2C5383AF" w14:textId="77777777" w:rsidR="008C539B" w:rsidRPr="001058B5" w:rsidRDefault="00C12992">
      <w:pPr>
        <w:spacing w:before="16"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AEF8C12"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72DD4A8E"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2E821662" w14:textId="77777777" w:rsidR="008C539B" w:rsidRPr="001058B5" w:rsidRDefault="00C12992">
      <w:pPr>
        <w:ind w:left="2260"/>
        <w:rPr>
          <w:rFonts w:ascii="Arial" w:hAnsi="Arial" w:cs="Arial"/>
          <w:sz w:val="18"/>
        </w:rPr>
      </w:pPr>
      <w:r w:rsidRPr="001058B5">
        <w:rPr>
          <w:rFonts w:ascii="Arial" w:hAnsi="Arial" w:cs="Arial"/>
          <w:w w:val="86"/>
          <w:sz w:val="18"/>
        </w:rPr>
        <w:t>/</w:t>
      </w:r>
    </w:p>
    <w:p w14:paraId="4FA17D8D" w14:textId="77777777" w:rsidR="008C539B" w:rsidRPr="001058B5" w:rsidRDefault="00C12992">
      <w:pPr>
        <w:spacing w:before="14"/>
        <w:ind w:left="2260"/>
        <w:rPr>
          <w:rFonts w:ascii="Arial" w:hAnsi="Arial" w:cs="Arial"/>
          <w:b/>
          <w:sz w:val="18"/>
        </w:rPr>
      </w:pPr>
      <w:r w:rsidRPr="001058B5">
        <w:rPr>
          <w:rFonts w:ascii="Arial" w:hAnsi="Arial" w:cs="Arial"/>
          <w:b/>
          <w:w w:val="95"/>
          <w:sz w:val="18"/>
        </w:rPr>
        <w:t>-- 2. Create a policy for the second table, fin_data:</w:t>
      </w:r>
    </w:p>
    <w:p w14:paraId="015A5CCC" w14:textId="77777777" w:rsidR="008C539B" w:rsidRPr="001058B5" w:rsidRDefault="00C12992">
      <w:pPr>
        <w:spacing w:before="17"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2A6B808"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50EECE0B"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746357BE"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2229FA27" w14:textId="77777777" w:rsidR="008C539B" w:rsidRPr="001058B5" w:rsidRDefault="008C539B">
      <w:pPr>
        <w:pStyle w:val="BodyText"/>
        <w:spacing w:before="10"/>
        <w:rPr>
          <w:rFonts w:ascii="Arial" w:hAnsi="Arial" w:cs="Arial"/>
          <w:sz w:val="24"/>
        </w:rPr>
      </w:pPr>
    </w:p>
    <w:p w14:paraId="3F6E73D3" w14:textId="77777777" w:rsidR="008C539B" w:rsidRPr="001058B5" w:rsidRDefault="00C12992">
      <w:pPr>
        <w:pStyle w:val="Heading6"/>
      </w:pPr>
      <w:bookmarkStart w:id="1192" w:name="When_to_Use_Static_and_Shared_Static_Pol"/>
      <w:bookmarkStart w:id="1193" w:name="_bookmark1449"/>
      <w:bookmarkStart w:id="1194" w:name="_bookmark1450"/>
      <w:bookmarkEnd w:id="1192"/>
      <w:bookmarkEnd w:id="1193"/>
      <w:bookmarkEnd w:id="1194"/>
      <w:r w:rsidRPr="001058B5">
        <w:t>When to Use Static and Shared Static Policies</w:t>
      </w:r>
    </w:p>
    <w:p w14:paraId="0B5E2E56" w14:textId="3C2D7E0F" w:rsidR="008C539B" w:rsidRPr="001058B5" w:rsidRDefault="009578F2">
      <w:pPr>
        <w:pStyle w:val="BodyText"/>
        <w:spacing w:before="56" w:line="232" w:lineRule="auto"/>
        <w:ind w:left="2259" w:right="102"/>
        <w:rPr>
          <w:rFonts w:ascii="Arial" w:hAnsi="Arial" w:cs="Arial"/>
        </w:rPr>
      </w:pPr>
      <w:r w:rsidRPr="009578F2">
        <w:rPr>
          <w:rFonts w:ascii="Arial" w:hAnsi="Arial" w:cs="Arial"/>
        </w:rPr>
        <w:t>Các chính sách tĩnh là lý tưởng cho các môi trường mà mỗi truy vấn yêu cầu cùng một điều kiện và hiệu năng nhanh là rất cần thiết, chẳng hạn như môi trường lưu trữ. Đối với những tình huống này khi hàm chính sách nối cùng một điều kiện cho mọi truy vấn, hãy chạy lại hàm chính sách mỗi lần gây lãng phí không cần thiết vào hệ thống. Ví dụ: xem xét kho dữ liệu chứa dữ liệu nghiên cứu thị trường cho các tổ chức khách hàng là đối thủ cạnh tranh. Nhà kho phải thực thi chính sách rằng mỗi tổ chức chỉ có thể xem nghiên cứu thị trường của riêng họ, được thể hiện bằng điều kiện sau</w:t>
      </w:r>
      <w:r w:rsidR="00C12992" w:rsidRPr="001058B5">
        <w:rPr>
          <w:rFonts w:ascii="Arial" w:hAnsi="Arial" w:cs="Arial"/>
        </w:rPr>
        <w:t>:</w:t>
      </w:r>
    </w:p>
    <w:p w14:paraId="37245410" w14:textId="77777777" w:rsidR="008C539B" w:rsidRPr="001058B5" w:rsidRDefault="00C12992">
      <w:pPr>
        <w:spacing w:before="134"/>
        <w:ind w:left="2260"/>
        <w:rPr>
          <w:rFonts w:ascii="Arial" w:hAnsi="Arial" w:cs="Arial"/>
          <w:sz w:val="18"/>
        </w:rPr>
      </w:pPr>
      <w:r w:rsidRPr="001058B5">
        <w:rPr>
          <w:rFonts w:ascii="Arial" w:hAnsi="Arial" w:cs="Arial"/>
          <w:w w:val="95"/>
          <w:sz w:val="18"/>
        </w:rPr>
        <w:t>WHERE subscriber_id = SYS_CONTEXT('customer', 'cust_num')</w:t>
      </w:r>
    </w:p>
    <w:p w14:paraId="07B9B3D8" w14:textId="77777777" w:rsidR="008C539B" w:rsidRPr="001058B5" w:rsidRDefault="008C539B">
      <w:pPr>
        <w:pStyle w:val="BodyText"/>
        <w:rPr>
          <w:rFonts w:ascii="Arial" w:hAnsi="Arial" w:cs="Arial"/>
          <w:sz w:val="19"/>
        </w:rPr>
      </w:pPr>
    </w:p>
    <w:p w14:paraId="7A352AA0" w14:textId="0F0E3DFC" w:rsidR="008C539B" w:rsidRPr="001058B5" w:rsidRDefault="009578F2">
      <w:pPr>
        <w:pStyle w:val="BodyText"/>
        <w:spacing w:line="230" w:lineRule="auto"/>
        <w:ind w:left="2260" w:hanging="1"/>
        <w:rPr>
          <w:rFonts w:ascii="Arial" w:hAnsi="Arial" w:cs="Arial"/>
        </w:rPr>
      </w:pPr>
      <w:r w:rsidRPr="009578F2">
        <w:rPr>
          <w:rFonts w:ascii="Arial" w:hAnsi="Arial" w:cs="Arial"/>
        </w:rPr>
        <w:t>Sử dụng SYS_CONTEXT cho ngữ cảnh ứng dụng cho phép cơ sở dữ liệu tự động thay đổi các hàng được trả về. Bạn không cần phải chạy lại hàm, vì vậy điều kiện có thể được lưu trữ trong SGA, do đó bảo tồn tài nguyên hệ thống và cải thiện hiệu suất</w:t>
      </w:r>
      <w:r w:rsidR="00C12992" w:rsidRPr="001058B5">
        <w:rPr>
          <w:rFonts w:ascii="Arial" w:hAnsi="Arial" w:cs="Arial"/>
        </w:rPr>
        <w:t>.</w:t>
      </w:r>
    </w:p>
    <w:p w14:paraId="64B12F10" w14:textId="77777777" w:rsidR="008C539B" w:rsidRPr="001058B5" w:rsidRDefault="008C539B">
      <w:pPr>
        <w:pStyle w:val="BodyText"/>
        <w:spacing w:before="5"/>
        <w:rPr>
          <w:rFonts w:ascii="Arial" w:hAnsi="Arial" w:cs="Arial"/>
          <w:sz w:val="23"/>
        </w:rPr>
      </w:pPr>
    </w:p>
    <w:p w14:paraId="7C676B3A" w14:textId="77777777" w:rsidR="008C539B" w:rsidRPr="001058B5" w:rsidRDefault="00C12992">
      <w:pPr>
        <w:pStyle w:val="Heading6"/>
      </w:pPr>
      <w:bookmarkStart w:id="1195" w:name="Using_a_Context-Sensitive_Policy_for_Pre"/>
      <w:bookmarkStart w:id="1196" w:name="_bookmark1452"/>
      <w:bookmarkEnd w:id="1195"/>
      <w:bookmarkEnd w:id="1196"/>
      <w:r w:rsidRPr="001058B5">
        <w:rPr>
          <w:spacing w:val="-17"/>
        </w:rPr>
        <w:t>U</w:t>
      </w:r>
      <w:bookmarkStart w:id="1197" w:name="_bookmark1453"/>
      <w:bookmarkEnd w:id="1197"/>
      <w:r w:rsidRPr="001058B5">
        <w:rPr>
          <w:spacing w:val="-17"/>
        </w:rPr>
        <w:t xml:space="preserve">sing </w:t>
      </w:r>
      <w:r w:rsidRPr="001058B5">
        <w:t xml:space="preserve">a </w:t>
      </w:r>
      <w:r w:rsidRPr="001058B5">
        <w:rPr>
          <w:spacing w:val="-18"/>
        </w:rPr>
        <w:t xml:space="preserve">Context-Sensitive </w:t>
      </w:r>
      <w:r w:rsidRPr="001058B5">
        <w:rPr>
          <w:spacing w:val="-16"/>
        </w:rPr>
        <w:t xml:space="preserve">Policy </w:t>
      </w:r>
      <w:r w:rsidRPr="001058B5">
        <w:rPr>
          <w:spacing w:val="-13"/>
        </w:rPr>
        <w:t xml:space="preserve">for </w:t>
      </w:r>
      <w:r w:rsidRPr="001058B5">
        <w:rPr>
          <w:spacing w:val="-17"/>
        </w:rPr>
        <w:t xml:space="preserve">Predicates That </w:t>
      </w:r>
      <w:r w:rsidRPr="001058B5">
        <w:rPr>
          <w:spacing w:val="-14"/>
        </w:rPr>
        <w:t xml:space="preserve">Do </w:t>
      </w:r>
      <w:r w:rsidRPr="001058B5">
        <w:rPr>
          <w:spacing w:val="-17"/>
        </w:rPr>
        <w:t xml:space="preserve">Not </w:t>
      </w:r>
      <w:r w:rsidRPr="001058B5">
        <w:rPr>
          <w:spacing w:val="-20"/>
        </w:rPr>
        <w:t xml:space="preserve">Change </w:t>
      </w:r>
      <w:r w:rsidRPr="001058B5">
        <w:rPr>
          <w:spacing w:val="-15"/>
        </w:rPr>
        <w:t xml:space="preserve">After </w:t>
      </w:r>
      <w:r w:rsidRPr="001058B5">
        <w:rPr>
          <w:spacing w:val="-21"/>
        </w:rPr>
        <w:t>Parsing</w:t>
      </w:r>
    </w:p>
    <w:p w14:paraId="268977EC" w14:textId="5C1B8A5B" w:rsidR="008C539B" w:rsidRPr="001058B5" w:rsidRDefault="009578F2">
      <w:pPr>
        <w:pStyle w:val="BodyText"/>
        <w:spacing w:before="55" w:line="232" w:lineRule="auto"/>
        <w:ind w:left="2260" w:right="185"/>
        <w:rPr>
          <w:rFonts w:ascii="Arial" w:hAnsi="Arial" w:cs="Arial"/>
        </w:rPr>
      </w:pPr>
      <w:r w:rsidRPr="009578F2">
        <w:rPr>
          <w:rFonts w:ascii="Arial" w:hAnsi="Arial" w:cs="Arial"/>
        </w:rPr>
        <w:t>Ngược lại với các chính sách tĩnh, các chính sách theo ngữ cảnh không phải lúc nào cũng lưu bộ nhớ cache các điều kiện. Với các chính sách ngữ cảnh nhạy cảm, csdl giả định rằng điều kiện sẽ thay đổi sau thời gian phân tích câu lệnh. Nhưng nếu không có sự thay đổi trong bối cảnh ứng dụng cục bộ, Csdl Oracle không chạy lại hàm chính sách trong phiên người dùng. Nếu có thay đổi về ngữ cảnh, thì cơ sở dữ liệu sẽ chạy lại hàm chính sách để đảm bảo rằng nó nắm bắt bất kỳ thay đổi nào đối với điều kiện kể từ khi phân tích cú pháp ban đầu</w:t>
      </w:r>
      <w:r w:rsidR="00C12992" w:rsidRPr="001058B5">
        <w:rPr>
          <w:rFonts w:ascii="Arial" w:hAnsi="Arial" w:cs="Arial"/>
        </w:rPr>
        <w:t>.</w:t>
      </w:r>
    </w:p>
    <w:p w14:paraId="02CA6949" w14:textId="6103162E" w:rsidR="008C539B" w:rsidRPr="001058B5" w:rsidRDefault="009578F2">
      <w:pPr>
        <w:pStyle w:val="BodyText"/>
        <w:spacing w:before="117" w:line="228" w:lineRule="auto"/>
        <w:ind w:left="2260" w:right="289"/>
        <w:rPr>
          <w:rFonts w:ascii="Arial" w:hAnsi="Arial" w:cs="Arial"/>
        </w:rPr>
      </w:pPr>
      <w:r w:rsidRPr="009578F2">
        <w:rPr>
          <w:rFonts w:ascii="Arial" w:hAnsi="Arial" w:cs="Arial"/>
          <w:spacing w:val="-6"/>
        </w:rPr>
        <w:t>Bạn có thể bật chính sách theo ngữ cảnh bằng cách đặt tham số policy_type của thủ tục DBMS_RLS.ADD_POLICY thành CONTEXT_SENSITIVE hoặc SHARED_CONTEXT_ SENSITIVE</w:t>
      </w:r>
      <w:r w:rsidR="00C12992" w:rsidRPr="001058B5">
        <w:rPr>
          <w:rFonts w:ascii="Arial" w:hAnsi="Arial" w:cs="Arial"/>
        </w:rPr>
        <w:t>.</w:t>
      </w:r>
    </w:p>
    <w:p w14:paraId="2A35D31D" w14:textId="77777777" w:rsidR="008C539B" w:rsidRPr="001058B5" w:rsidRDefault="008D1AB8">
      <w:pPr>
        <w:pStyle w:val="BodyText"/>
        <w:spacing w:before="111"/>
        <w:ind w:left="2260"/>
        <w:rPr>
          <w:rFonts w:ascii="Arial" w:hAnsi="Arial" w:cs="Arial"/>
        </w:rPr>
      </w:pPr>
      <w:hyperlink w:anchor="_bookmark1454" w:history="1">
        <w:r w:rsidR="00C12992" w:rsidRPr="001058B5">
          <w:rPr>
            <w:rFonts w:ascii="Arial" w:hAnsi="Arial" w:cs="Arial"/>
            <w:color w:val="0000CC"/>
          </w:rPr>
          <w:t xml:space="preserve">Example 7–8 </w:t>
        </w:r>
      </w:hyperlink>
      <w:r w:rsidR="00C12992" w:rsidRPr="001058B5">
        <w:rPr>
          <w:rFonts w:ascii="Arial" w:hAnsi="Arial" w:cs="Arial"/>
        </w:rPr>
        <w:t>shows how to create the CONTEXT_SENSITIVE</w:t>
      </w:r>
      <w:r w:rsidR="00C12992" w:rsidRPr="001058B5">
        <w:rPr>
          <w:rFonts w:ascii="Arial" w:hAnsi="Arial" w:cs="Arial"/>
          <w:spacing w:val="-85"/>
        </w:rPr>
        <w:t xml:space="preserve"> </w:t>
      </w:r>
      <w:r w:rsidR="00C12992" w:rsidRPr="001058B5">
        <w:rPr>
          <w:rFonts w:ascii="Arial" w:hAnsi="Arial" w:cs="Arial"/>
        </w:rPr>
        <w:t>policy type.</w:t>
      </w:r>
    </w:p>
    <w:p w14:paraId="6DF0BED9" w14:textId="77777777" w:rsidR="008C539B" w:rsidRPr="001058B5" w:rsidRDefault="008C539B">
      <w:pPr>
        <w:pStyle w:val="BodyText"/>
        <w:spacing w:before="8"/>
        <w:rPr>
          <w:rFonts w:ascii="Arial" w:hAnsi="Arial" w:cs="Arial"/>
          <w:sz w:val="25"/>
        </w:rPr>
      </w:pPr>
    </w:p>
    <w:p w14:paraId="47D68E55" w14:textId="77777777" w:rsidR="008C539B" w:rsidRPr="001058B5" w:rsidRDefault="00C12992">
      <w:pPr>
        <w:ind w:left="2260"/>
        <w:rPr>
          <w:rFonts w:ascii="Arial" w:hAnsi="Arial" w:cs="Arial"/>
          <w:b/>
          <w:i/>
          <w:sz w:val="18"/>
        </w:rPr>
      </w:pPr>
      <w:bookmarkStart w:id="1198" w:name="_bookmark1454"/>
      <w:bookmarkEnd w:id="1198"/>
      <w:r w:rsidRPr="001058B5">
        <w:rPr>
          <w:rFonts w:ascii="Arial" w:hAnsi="Arial" w:cs="Arial"/>
          <w:b/>
          <w:i/>
          <w:sz w:val="18"/>
        </w:rPr>
        <w:t>Example 7–8 Creating a CONTEXT_SENSITIVE Policy with DBMS_RLS.ADD_POLICY</w:t>
      </w:r>
    </w:p>
    <w:p w14:paraId="0D1F2454"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7EC16EFF" w14:textId="77777777" w:rsidR="008C539B" w:rsidRPr="001058B5" w:rsidRDefault="00C12992">
      <w:pPr>
        <w:tabs>
          <w:tab w:val="left" w:pos="3927"/>
        </w:tabs>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DCC2D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FDC48E" w14:textId="77777777" w:rsidR="008C539B" w:rsidRPr="001058B5" w:rsidRDefault="008C539B">
      <w:pPr>
        <w:pStyle w:val="BodyText"/>
        <w:rPr>
          <w:rFonts w:ascii="Arial" w:hAnsi="Arial" w:cs="Arial"/>
        </w:rPr>
      </w:pPr>
    </w:p>
    <w:p w14:paraId="2E6A7F76" w14:textId="77777777" w:rsidR="008C539B" w:rsidRPr="001058B5" w:rsidRDefault="008C539B">
      <w:pPr>
        <w:pStyle w:val="BodyText"/>
        <w:spacing w:before="7"/>
        <w:rPr>
          <w:rFonts w:ascii="Arial" w:hAnsi="Arial" w:cs="Arial"/>
          <w:sz w:val="18"/>
        </w:rPr>
      </w:pPr>
    </w:p>
    <w:p w14:paraId="46A89FB8"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E04251E" w14:textId="77777777" w:rsidR="008C539B" w:rsidRPr="001058B5" w:rsidRDefault="00C12992">
      <w:pPr>
        <w:tabs>
          <w:tab w:val="left" w:pos="3327"/>
        </w:tabs>
        <w:spacing w:line="259" w:lineRule="auto"/>
        <w:ind w:left="1660" w:right="387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dbms_rls.CONTEXT_SENSITIVE); </w:t>
      </w:r>
      <w:r w:rsidRPr="001058B5">
        <w:rPr>
          <w:rFonts w:ascii="Arial" w:hAnsi="Arial" w:cs="Arial"/>
          <w:w w:val="95"/>
          <w:sz w:val="18"/>
        </w:rPr>
        <w:t>END;</w:t>
      </w:r>
    </w:p>
    <w:p w14:paraId="1010D07C"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701ADDB1" w14:textId="77777777" w:rsidR="008C539B" w:rsidRPr="001058B5" w:rsidRDefault="008C539B">
      <w:pPr>
        <w:pStyle w:val="BodyText"/>
        <w:spacing w:before="11"/>
        <w:rPr>
          <w:rFonts w:ascii="Arial" w:hAnsi="Arial" w:cs="Arial"/>
          <w:sz w:val="18"/>
        </w:rPr>
      </w:pPr>
    </w:p>
    <w:p w14:paraId="51B7B56D" w14:textId="37E327B8" w:rsidR="008C539B" w:rsidRPr="001058B5" w:rsidRDefault="00C16006">
      <w:pPr>
        <w:pStyle w:val="BodyText"/>
        <w:spacing w:line="230" w:lineRule="auto"/>
        <w:ind w:left="1659" w:right="769"/>
        <w:rPr>
          <w:rFonts w:ascii="Arial" w:hAnsi="Arial" w:cs="Arial"/>
        </w:rPr>
      </w:pPr>
      <w:r w:rsidRPr="00C16006">
        <w:rPr>
          <w:rFonts w:ascii="Arial" w:hAnsi="Arial" w:cs="Arial"/>
        </w:rPr>
        <w:t>Các chính sách theo ngữ cảnh rất hữu ích khi các điều kiện khác nhau nên áp dụng tùy thuộc vào người dùng nào đang thực hiện truy vấn. Ví dụ, hãy xem xét trường hợp người quản lý nên có điều kiện WHERE được đặt thành người quản lý và nhân viên phải có điều kiện WHERE empno được đặt thành emp_id</w:t>
      </w:r>
      <w:r w:rsidR="00C12992" w:rsidRPr="001058B5">
        <w:rPr>
          <w:rFonts w:ascii="Arial" w:hAnsi="Arial" w:cs="Arial"/>
        </w:rPr>
        <w:t>.</w:t>
      </w:r>
    </w:p>
    <w:p w14:paraId="0FB8069E" w14:textId="734C0113" w:rsidR="008C539B" w:rsidRPr="001058B5" w:rsidRDefault="00C16006">
      <w:pPr>
        <w:pStyle w:val="BodyText"/>
        <w:spacing w:before="116" w:line="232" w:lineRule="auto"/>
        <w:ind w:left="1660" w:right="802"/>
        <w:rPr>
          <w:rFonts w:ascii="Arial" w:hAnsi="Arial" w:cs="Arial"/>
        </w:rPr>
      </w:pPr>
      <w:r w:rsidRPr="00C16006">
        <w:rPr>
          <w:rFonts w:ascii="Arial" w:hAnsi="Arial" w:cs="Arial"/>
        </w:rPr>
        <w:t>Các chính sách chung thuộc ngữ cảnh nhạy cảm hoạt động như các chính sách ngữ cảnh nhạy cảm thông thường, ngoại trừ chúng có thể được chia sẻ trên nhiều đối tượng cơ sở dữ liệu. Đối với loại chính sách này, tất cả các đối tượng có thể chia sẻ chức năng chính sách từ UGA, trong đó điều kiện được lưu trữ cho đến khi ngữ cảnh phiên cục bộ thay đổi</w:t>
      </w:r>
      <w:r w:rsidR="00C12992" w:rsidRPr="001058B5">
        <w:rPr>
          <w:rFonts w:ascii="Arial" w:hAnsi="Arial" w:cs="Arial"/>
        </w:rPr>
        <w:t>.</w:t>
      </w:r>
    </w:p>
    <w:p w14:paraId="21E2A415" w14:textId="77777777" w:rsidR="008C539B" w:rsidRPr="001058B5" w:rsidRDefault="008D1AB8">
      <w:pPr>
        <w:pStyle w:val="BodyText"/>
        <w:spacing w:before="1"/>
        <w:rPr>
          <w:rFonts w:ascii="Arial" w:hAnsi="Arial" w:cs="Arial"/>
          <w:sz w:val="18"/>
        </w:rPr>
      </w:pPr>
      <w:r>
        <w:rPr>
          <w:rFonts w:ascii="Arial" w:hAnsi="Arial" w:cs="Arial"/>
        </w:rPr>
        <w:pict w14:anchorId="39F4F296">
          <v:group id="_x0000_s1247" style="position:absolute;margin-left:174pt;margin-top:13.2pt;width:300pt;height:2.55pt;z-index:4792;mso-wrap-distance-left:0;mso-wrap-distance-right:0;mso-position-horizontal-relative:page" coordorigin="3480,264" coordsize="6000,51">
            <v:line id="_x0000_s1249" style="position:absolute" from="3480,267" to="9480,267" strokeweight=".24pt"/>
            <v:line id="_x0000_s1248" style="position:absolute" from="3480,312" to="9480,312" strokeweight=".24pt"/>
            <w10:wrap type="topAndBottom" anchorx="page"/>
          </v:group>
        </w:pict>
      </w:r>
    </w:p>
    <w:p w14:paraId="0EBD7473" w14:textId="46970720" w:rsidR="008C539B" w:rsidRPr="001058B5" w:rsidRDefault="00C12992">
      <w:pPr>
        <w:pStyle w:val="BodyText"/>
        <w:spacing w:before="25" w:after="105" w:line="232" w:lineRule="auto"/>
        <w:ind w:left="2380" w:right="1749" w:hanging="1"/>
        <w:rPr>
          <w:rFonts w:ascii="Arial" w:hAnsi="Arial" w:cs="Arial"/>
        </w:rPr>
      </w:pPr>
      <w:r w:rsidRPr="001058B5">
        <w:rPr>
          <w:rFonts w:ascii="Arial" w:hAnsi="Arial" w:cs="Arial"/>
          <w:b/>
          <w:sz w:val="19"/>
        </w:rPr>
        <w:t xml:space="preserve">Note:  </w:t>
      </w:r>
      <w:r w:rsidR="00131320" w:rsidRPr="00131320">
        <w:rPr>
          <w:rFonts w:ascii="Arial" w:hAnsi="Arial" w:cs="Arial"/>
        </w:rPr>
        <w:t>Khi sử dụng chung chính sách ngữ cảnh nhạy cảm, đảm bảo rằng điều kiện chính sách không chứa các thuộc tính cụ thể cho một đối tượng cơ sở dữ liệu cụ thể, chẳng hạn như tên cột</w:t>
      </w:r>
      <w:r w:rsidRPr="001058B5">
        <w:rPr>
          <w:rFonts w:ascii="Arial" w:hAnsi="Arial" w:cs="Arial"/>
        </w:rPr>
        <w:t>.</w:t>
      </w:r>
    </w:p>
    <w:p w14:paraId="152929CF" w14:textId="3F42CCBE" w:rsidR="008C539B" w:rsidRPr="001058B5" w:rsidRDefault="008D1AB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AAF152">
          <v:group id="_x0000_s1244" style="width:300pt;height:2.55pt;mso-position-horizontal-relative:char;mso-position-vertical-relative:line" coordsize="6000,51">
            <v:line id="_x0000_s1246" style="position:absolute" from="0,2" to="6000,2" strokeweight=".24pt"/>
            <v:line id="_x0000_s1245" style="position:absolute" from="0,48" to="6000,48" strokeweight=".24pt"/>
            <w10:anchorlock/>
          </v:group>
        </w:pict>
      </w:r>
    </w:p>
    <w:p w14:paraId="6735AF5B" w14:textId="77777777" w:rsidR="008C539B" w:rsidRPr="001058B5" w:rsidRDefault="008C539B">
      <w:pPr>
        <w:pStyle w:val="BodyText"/>
        <w:spacing w:before="11"/>
        <w:rPr>
          <w:rFonts w:ascii="Arial" w:hAnsi="Arial" w:cs="Arial"/>
          <w:sz w:val="23"/>
        </w:rPr>
      </w:pPr>
    </w:p>
    <w:p w14:paraId="1195290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252B0E8" w14:textId="77777777" w:rsidR="008C539B" w:rsidRPr="001058B5" w:rsidRDefault="008C539B">
      <w:pPr>
        <w:pStyle w:val="BodyText"/>
        <w:spacing w:before="1"/>
        <w:rPr>
          <w:rFonts w:ascii="Arial" w:hAnsi="Arial" w:cs="Arial"/>
        </w:rPr>
      </w:pPr>
    </w:p>
    <w:p w14:paraId="595967D5" w14:textId="77777777" w:rsidR="008C539B" w:rsidRPr="001058B5" w:rsidRDefault="00C12992">
      <w:pPr>
        <w:pStyle w:val="Heading6"/>
        <w:ind w:left="1660"/>
      </w:pPr>
      <w:bookmarkStart w:id="1199" w:name="Using_a_Shared_Context_Sensitive_Policy_"/>
      <w:bookmarkStart w:id="1200" w:name="_bookmark1455"/>
      <w:bookmarkEnd w:id="1199"/>
      <w:bookmarkEnd w:id="1200"/>
      <w:r w:rsidRPr="001058B5">
        <w:rPr>
          <w:spacing w:val="-17"/>
        </w:rPr>
        <w:t xml:space="preserve">Using </w:t>
      </w:r>
      <w:r w:rsidRPr="001058B5">
        <w:t xml:space="preserve">a </w:t>
      </w:r>
      <w:r w:rsidRPr="001058B5">
        <w:rPr>
          <w:spacing w:val="-18"/>
        </w:rPr>
        <w:t>Sha</w:t>
      </w:r>
      <w:bookmarkStart w:id="1201" w:name="_bookmark1456"/>
      <w:bookmarkEnd w:id="1201"/>
      <w:r w:rsidRPr="001058B5">
        <w:rPr>
          <w:spacing w:val="-18"/>
        </w:rPr>
        <w:t xml:space="preserve">red </w:t>
      </w:r>
      <w:r w:rsidRPr="001058B5">
        <w:rPr>
          <w:spacing w:val="-19"/>
        </w:rPr>
        <w:t xml:space="preserve">Context </w:t>
      </w:r>
      <w:r w:rsidRPr="001058B5">
        <w:rPr>
          <w:spacing w:val="-16"/>
        </w:rPr>
        <w:t xml:space="preserve">Sensitive Policy </w:t>
      </w:r>
      <w:r w:rsidRPr="001058B5">
        <w:rPr>
          <w:spacing w:val="-6"/>
        </w:rPr>
        <w:t xml:space="preserve">to </w:t>
      </w:r>
      <w:r w:rsidRPr="001058B5">
        <w:rPr>
          <w:spacing w:val="-17"/>
        </w:rPr>
        <w:t xml:space="preserve">Share </w:t>
      </w:r>
      <w:r w:rsidRPr="001058B5">
        <w:t xml:space="preserve">a </w:t>
      </w:r>
      <w:r w:rsidRPr="001058B5">
        <w:rPr>
          <w:spacing w:val="-16"/>
        </w:rPr>
        <w:t xml:space="preserve">Policy </w:t>
      </w:r>
      <w:r w:rsidRPr="001058B5">
        <w:rPr>
          <w:spacing w:val="-13"/>
        </w:rPr>
        <w:t xml:space="preserve">with </w:t>
      </w:r>
      <w:r w:rsidRPr="001058B5">
        <w:rPr>
          <w:spacing w:val="-15"/>
        </w:rPr>
        <w:t xml:space="preserve">Multiple </w:t>
      </w:r>
      <w:r w:rsidRPr="001058B5">
        <w:rPr>
          <w:spacing w:val="-17"/>
        </w:rPr>
        <w:t>Objects</w:t>
      </w:r>
    </w:p>
    <w:p w14:paraId="55F12F05" w14:textId="77777777" w:rsidR="008C539B" w:rsidRPr="001058B5" w:rsidRDefault="008D1AB8">
      <w:pPr>
        <w:pStyle w:val="BodyText"/>
        <w:spacing w:before="55" w:line="232" w:lineRule="auto"/>
        <w:ind w:left="1660" w:right="848"/>
        <w:rPr>
          <w:rFonts w:ascii="Arial" w:hAnsi="Arial" w:cs="Arial"/>
        </w:rPr>
      </w:pPr>
      <w:hyperlink w:anchor="_bookmark1457" w:history="1">
        <w:r w:rsidR="00C12992" w:rsidRPr="001058B5">
          <w:rPr>
            <w:rFonts w:ascii="Arial" w:hAnsi="Arial" w:cs="Arial"/>
            <w:color w:val="0000CC"/>
          </w:rPr>
          <w:t xml:space="preserve">Example 7–9 </w:t>
        </w:r>
      </w:hyperlink>
      <w:r w:rsidR="00C12992" w:rsidRPr="001058B5">
        <w:rPr>
          <w:rFonts w:ascii="Arial" w:hAnsi="Arial" w:cs="Arial"/>
        </w:rPr>
        <w:t>Ishows how to create two shared context sensitive policies that share a policy with multiple tables.</w:t>
      </w:r>
    </w:p>
    <w:p w14:paraId="20A5A816" w14:textId="77777777" w:rsidR="008C539B" w:rsidRPr="001058B5" w:rsidRDefault="008C539B">
      <w:pPr>
        <w:pStyle w:val="BodyText"/>
        <w:spacing w:before="11"/>
        <w:rPr>
          <w:rFonts w:ascii="Arial" w:hAnsi="Arial" w:cs="Arial"/>
          <w:sz w:val="25"/>
        </w:rPr>
      </w:pPr>
    </w:p>
    <w:p w14:paraId="0E2E2298" w14:textId="77777777" w:rsidR="008C539B" w:rsidRPr="001058B5" w:rsidRDefault="00C12992">
      <w:pPr>
        <w:spacing w:line="256" w:lineRule="auto"/>
        <w:ind w:left="1659" w:right="848"/>
        <w:rPr>
          <w:rFonts w:ascii="Arial" w:hAnsi="Arial" w:cs="Arial"/>
          <w:b/>
          <w:i/>
          <w:sz w:val="18"/>
        </w:rPr>
      </w:pPr>
      <w:bookmarkStart w:id="1202" w:name="_bookmark1457"/>
      <w:bookmarkEnd w:id="1202"/>
      <w:r w:rsidRPr="001058B5">
        <w:rPr>
          <w:rFonts w:ascii="Arial" w:hAnsi="Arial" w:cs="Arial"/>
          <w:b/>
          <w:i/>
          <w:sz w:val="18"/>
        </w:rPr>
        <w:t>Example 7–9 Creating a SHARED_CONTEXT_SENSITIVE Policy with DBMS_RLS.ADD_ POLICY</w:t>
      </w:r>
    </w:p>
    <w:p w14:paraId="1AF1E974" w14:textId="77777777" w:rsidR="008C539B" w:rsidRPr="001058B5" w:rsidRDefault="00C12992">
      <w:pPr>
        <w:spacing w:before="97"/>
        <w:ind w:left="1660"/>
        <w:rPr>
          <w:rFonts w:ascii="Arial" w:hAnsi="Arial" w:cs="Arial"/>
          <w:b/>
          <w:sz w:val="18"/>
        </w:rPr>
      </w:pPr>
      <w:r w:rsidRPr="001058B5">
        <w:rPr>
          <w:rFonts w:ascii="Arial" w:hAnsi="Arial" w:cs="Arial"/>
          <w:b/>
          <w:w w:val="95"/>
          <w:sz w:val="18"/>
        </w:rPr>
        <w:t>-- 1. Create a policy for the first table, employees:</w:t>
      </w:r>
    </w:p>
    <w:p w14:paraId="4D95BE83"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4BA8A59"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035A3B3F"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379F9B3B" w14:textId="77777777" w:rsidR="008C539B" w:rsidRPr="001058B5" w:rsidRDefault="00C12992">
      <w:pPr>
        <w:ind w:left="1660"/>
        <w:rPr>
          <w:rFonts w:ascii="Arial" w:hAnsi="Arial" w:cs="Arial"/>
          <w:sz w:val="18"/>
        </w:rPr>
      </w:pPr>
      <w:r w:rsidRPr="001058B5">
        <w:rPr>
          <w:rFonts w:ascii="Arial" w:hAnsi="Arial" w:cs="Arial"/>
          <w:w w:val="86"/>
          <w:sz w:val="18"/>
        </w:rPr>
        <w:t>/</w:t>
      </w:r>
    </w:p>
    <w:p w14:paraId="0112FAE2" w14:textId="77777777" w:rsidR="008C539B" w:rsidRPr="001058B5" w:rsidRDefault="00C12992">
      <w:pPr>
        <w:spacing w:before="14"/>
        <w:ind w:left="1660"/>
        <w:rPr>
          <w:rFonts w:ascii="Arial" w:hAnsi="Arial" w:cs="Arial"/>
          <w:b/>
          <w:sz w:val="18"/>
        </w:rPr>
      </w:pPr>
      <w:r w:rsidRPr="001058B5">
        <w:rPr>
          <w:rFonts w:ascii="Arial" w:hAnsi="Arial" w:cs="Arial"/>
          <w:b/>
          <w:w w:val="95"/>
          <w:sz w:val="18"/>
        </w:rPr>
        <w:t>--2. Create a policy for the second table, fin_data:</w:t>
      </w:r>
    </w:p>
    <w:p w14:paraId="502F586A"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435FA9B5"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7FE69D5"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062EEB7F" w14:textId="77777777" w:rsidR="008C539B" w:rsidRPr="001058B5" w:rsidRDefault="00C12992">
      <w:pPr>
        <w:ind w:left="1660"/>
        <w:rPr>
          <w:rFonts w:ascii="Arial" w:hAnsi="Arial" w:cs="Arial"/>
          <w:sz w:val="18"/>
        </w:rPr>
      </w:pPr>
      <w:r w:rsidRPr="001058B5">
        <w:rPr>
          <w:rFonts w:ascii="Arial" w:hAnsi="Arial" w:cs="Arial"/>
          <w:w w:val="86"/>
          <w:sz w:val="18"/>
        </w:rPr>
        <w:t>/</w:t>
      </w:r>
    </w:p>
    <w:p w14:paraId="510D15D1" w14:textId="77777777" w:rsidR="008C539B" w:rsidRPr="001058B5" w:rsidRDefault="008C539B">
      <w:pPr>
        <w:pStyle w:val="BodyText"/>
        <w:spacing w:before="10"/>
        <w:rPr>
          <w:rFonts w:ascii="Arial" w:hAnsi="Arial" w:cs="Arial"/>
          <w:sz w:val="24"/>
        </w:rPr>
      </w:pPr>
    </w:p>
    <w:p w14:paraId="7E0AD2FB" w14:textId="0056146B" w:rsidR="008C539B" w:rsidRPr="001058B5" w:rsidRDefault="00131320">
      <w:pPr>
        <w:pStyle w:val="Heading6"/>
        <w:ind w:left="1660"/>
      </w:pPr>
      <w:bookmarkStart w:id="1203" w:name="When_to_Use_Context-Sensitive_and_Shared"/>
      <w:bookmarkStart w:id="1204" w:name="_bookmark1458"/>
      <w:bookmarkStart w:id="1205" w:name="_bookmark1459"/>
      <w:bookmarkEnd w:id="1203"/>
      <w:bookmarkEnd w:id="1204"/>
      <w:bookmarkEnd w:id="1205"/>
      <w:r>
        <w:t>Khi nào dùng ngữ cảnh nhạy cảm và các chính sách của nó</w:t>
      </w:r>
    </w:p>
    <w:p w14:paraId="469B783F" w14:textId="77777777" w:rsidR="00131320" w:rsidRDefault="00131320">
      <w:pPr>
        <w:pStyle w:val="BodyText"/>
        <w:spacing w:before="101" w:line="230" w:lineRule="auto"/>
        <w:ind w:left="2260" w:right="185" w:hanging="1"/>
        <w:rPr>
          <w:rFonts w:ascii="Arial" w:hAnsi="Arial" w:cs="Arial"/>
        </w:rPr>
      </w:pPr>
      <w:r w:rsidRPr="00131320">
        <w:rPr>
          <w:rFonts w:ascii="Arial" w:hAnsi="Arial" w:cs="Arial"/>
        </w:rPr>
        <w:t>Các chính sách theo ngữ cảnh nhạy cảm rất hữu ích khi một điều kiện không cần phải thay đổi cho một phiên người dùng, nhưng chính sách phải thực thi hai hoặc</w:t>
      </w:r>
    </w:p>
    <w:p w14:paraId="66F5E9B7" w14:textId="77777777" w:rsidR="00131320" w:rsidRDefault="00131320">
      <w:pPr>
        <w:pStyle w:val="BodyText"/>
        <w:spacing w:before="101" w:line="230" w:lineRule="auto"/>
        <w:ind w:left="2260" w:right="185" w:hanging="1"/>
        <w:rPr>
          <w:rFonts w:ascii="Arial" w:hAnsi="Arial" w:cs="Arial"/>
        </w:rPr>
      </w:pPr>
    </w:p>
    <w:p w14:paraId="4E74A29E" w14:textId="12F7D8D2" w:rsidR="008C539B" w:rsidRPr="001058B5" w:rsidRDefault="00131320">
      <w:pPr>
        <w:pStyle w:val="BodyText"/>
        <w:spacing w:before="101" w:line="230" w:lineRule="auto"/>
        <w:ind w:left="2260" w:right="185" w:hanging="1"/>
        <w:rPr>
          <w:rFonts w:ascii="Arial" w:hAnsi="Arial" w:cs="Arial"/>
        </w:rPr>
      </w:pPr>
      <w:r w:rsidRPr="00131320">
        <w:rPr>
          <w:rFonts w:ascii="Arial" w:hAnsi="Arial" w:cs="Arial"/>
        </w:rPr>
        <w:t>nhiều điều kiện khác nhau người dùng hoặc nhóm. Ví dụ, hãy xem xét một bảng sales_history với một chính sách duy nhất. Chính sách này quy định rằng các nhà phân tích chỉ có thể thấy các sản phẩm của riêng họ và nhân viên khu vực chỉ có thể nhìn thấy khu vực của họ. Trong trường hợp này, csdl phải chạy lại hàm chính sách mỗi lần loại người dùng thay đổi. Hiệu suất đạt được được thực hiện khi người dùng có thể đăng nhập và phát hành một số câu lệnh DML đối với đối tượng được bảo vệ mà không làm cho máy chủ chạy lại hàm chính sách</w:t>
      </w:r>
      <w:r w:rsidR="00C12992" w:rsidRPr="001058B5">
        <w:rPr>
          <w:rFonts w:ascii="Arial" w:hAnsi="Arial" w:cs="Arial"/>
        </w:rPr>
        <w:t>.</w:t>
      </w:r>
    </w:p>
    <w:p w14:paraId="6B8F5F10" w14:textId="77777777" w:rsidR="008C539B" w:rsidRPr="001058B5" w:rsidRDefault="008D1AB8">
      <w:pPr>
        <w:pStyle w:val="BodyText"/>
        <w:spacing w:before="7"/>
        <w:rPr>
          <w:rFonts w:ascii="Arial" w:hAnsi="Arial" w:cs="Arial"/>
          <w:sz w:val="18"/>
        </w:rPr>
      </w:pPr>
      <w:r>
        <w:rPr>
          <w:rFonts w:ascii="Arial" w:hAnsi="Arial" w:cs="Arial"/>
        </w:rPr>
        <w:pict w14:anchorId="07F895E2">
          <v:group id="_x0000_s1241" style="position:absolute;margin-left:204pt;margin-top:13.55pt;width:300pt;height:2.55pt;z-index:4840;mso-wrap-distance-left:0;mso-wrap-distance-right:0;mso-position-horizontal-relative:page" coordorigin="4080,271" coordsize="6000,51">
            <v:line id="_x0000_s1243" style="position:absolute" from="4080,273" to="10080,273" strokeweight=".24pt"/>
            <v:line id="_x0000_s1242" style="position:absolute" from="4080,319" to="10080,319" strokeweight=".08469mm"/>
            <w10:wrap type="topAndBottom" anchorx="page"/>
          </v:group>
        </w:pict>
      </w:r>
    </w:p>
    <w:p w14:paraId="763ED694" w14:textId="73F14825" w:rsidR="008C539B" w:rsidRPr="001058B5" w:rsidRDefault="00C12992">
      <w:pPr>
        <w:pStyle w:val="BodyText"/>
        <w:spacing w:before="25" w:after="105" w:line="232" w:lineRule="auto"/>
        <w:ind w:left="2980" w:right="1193" w:hanging="1"/>
        <w:rPr>
          <w:rFonts w:ascii="Arial" w:hAnsi="Arial" w:cs="Arial"/>
        </w:rPr>
      </w:pPr>
      <w:r w:rsidRPr="001058B5">
        <w:rPr>
          <w:rFonts w:ascii="Arial" w:hAnsi="Arial" w:cs="Arial"/>
          <w:b/>
          <w:sz w:val="19"/>
        </w:rPr>
        <w:t xml:space="preserve">Note: </w:t>
      </w:r>
      <w:r w:rsidR="00044F84" w:rsidRPr="00044F84">
        <w:rPr>
          <w:rFonts w:ascii="Arial" w:hAnsi="Arial" w:cs="Arial"/>
        </w:rPr>
        <w:t>Đối với session pooling, trong đó nhiều máy khách chia sẻ một phiên cơ sở dữ liệu, tầng giữa phải đặt lại ngữ cảnh trong quá trình máy khách thay đổi</w:t>
      </w:r>
      <w:r w:rsidRPr="001058B5">
        <w:rPr>
          <w:rFonts w:ascii="Arial" w:hAnsi="Arial" w:cs="Arial"/>
        </w:rPr>
        <w:t>.</w:t>
      </w:r>
    </w:p>
    <w:p w14:paraId="63BAF003" w14:textId="48180C3D" w:rsidR="008C539B" w:rsidRPr="001058B5" w:rsidRDefault="008D1AB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76B6D51">
          <v:group id="_x0000_s1238" style="width:300pt;height:2.5pt;mso-position-horizontal-relative:char;mso-position-vertical-relative:line" coordsize="6000,50">
            <v:line id="_x0000_s1240" style="position:absolute" from="0,2" to="6000,2" strokeweight=".24pt"/>
            <v:line id="_x0000_s1239" style="position:absolute" from="0,47" to="6000,47" strokeweight=".24pt"/>
            <w10:anchorlock/>
          </v:group>
        </w:pict>
      </w:r>
    </w:p>
    <w:p w14:paraId="159693DC" w14:textId="77777777" w:rsidR="008C539B" w:rsidRPr="001058B5" w:rsidRDefault="008C539B">
      <w:pPr>
        <w:pStyle w:val="BodyText"/>
        <w:spacing w:before="6"/>
        <w:rPr>
          <w:rFonts w:ascii="Arial" w:hAnsi="Arial" w:cs="Arial"/>
          <w:sz w:val="10"/>
        </w:rPr>
      </w:pPr>
    </w:p>
    <w:p w14:paraId="4CB3208F" w14:textId="77777777" w:rsidR="008C539B" w:rsidRPr="001058B5" w:rsidRDefault="00C12992">
      <w:pPr>
        <w:pStyle w:val="Heading6"/>
        <w:spacing w:before="105"/>
      </w:pPr>
      <w:bookmarkStart w:id="1206" w:name="Summary_of_the_Five_Oracle_Virtual_Priva"/>
      <w:bookmarkStart w:id="1207" w:name="_bookmark1461"/>
      <w:bookmarkEnd w:id="1206"/>
      <w:bookmarkEnd w:id="1207"/>
      <w:r w:rsidRPr="001058B5">
        <w:t>Summary of the Five Oracle Virtual Private Database P</w:t>
      </w:r>
      <w:bookmarkStart w:id="1208" w:name="_bookmark1462"/>
      <w:bookmarkEnd w:id="1208"/>
      <w:r w:rsidRPr="001058B5">
        <w:t>olicy Types</w:t>
      </w:r>
    </w:p>
    <w:p w14:paraId="0EF4EC4A" w14:textId="77777777" w:rsidR="008C539B" w:rsidRPr="001058B5" w:rsidRDefault="008D1AB8">
      <w:pPr>
        <w:pStyle w:val="BodyText"/>
        <w:spacing w:before="48"/>
        <w:ind w:left="2260"/>
        <w:rPr>
          <w:rFonts w:ascii="Arial" w:hAnsi="Arial" w:cs="Arial"/>
        </w:rPr>
      </w:pPr>
      <w:hyperlink w:anchor="_bookmark1464" w:history="1">
        <w:r w:rsidR="00C12992" w:rsidRPr="001058B5">
          <w:rPr>
            <w:rFonts w:ascii="Arial" w:hAnsi="Arial" w:cs="Arial"/>
            <w:color w:val="0000CC"/>
          </w:rPr>
          <w:t xml:space="preserve">Table 7–2 </w:t>
        </w:r>
      </w:hyperlink>
      <w:r w:rsidR="00C12992" w:rsidRPr="001058B5">
        <w:rPr>
          <w:rFonts w:ascii="Arial" w:hAnsi="Arial" w:cs="Arial"/>
        </w:rPr>
        <w:t>summarizes the types of policy types available.</w:t>
      </w:r>
    </w:p>
    <w:p w14:paraId="65197A4B" w14:textId="77777777" w:rsidR="008C539B" w:rsidRPr="001058B5" w:rsidRDefault="008C539B">
      <w:pPr>
        <w:pStyle w:val="BodyText"/>
        <w:rPr>
          <w:rFonts w:ascii="Arial" w:hAnsi="Arial" w:cs="Arial"/>
          <w:sz w:val="11"/>
        </w:rPr>
      </w:pPr>
    </w:p>
    <w:p w14:paraId="1D757DEB" w14:textId="77777777" w:rsidR="008C539B" w:rsidRPr="001058B5" w:rsidRDefault="008D1AB8">
      <w:pPr>
        <w:tabs>
          <w:tab w:val="left" w:pos="1733"/>
        </w:tabs>
        <w:spacing w:before="105"/>
        <w:ind w:left="700"/>
        <w:rPr>
          <w:rFonts w:ascii="Arial" w:hAnsi="Arial" w:cs="Arial"/>
          <w:b/>
          <w:i/>
          <w:sz w:val="18"/>
        </w:rPr>
      </w:pPr>
      <w:r>
        <w:rPr>
          <w:rFonts w:ascii="Arial" w:hAnsi="Arial" w:cs="Arial"/>
        </w:rPr>
        <w:pict w14:anchorId="4F4D9E5B">
          <v:line id="_x0000_s1237" style="position:absolute;left:0;text-align:left;z-index:-694096;mso-position-horizontal-relative:page" from="90pt,120.3pt" to="552.85pt,120.3pt" strokeweight=".24pt">
            <w10:wrap anchorx="page"/>
          </v:line>
        </w:pict>
      </w:r>
      <w:bookmarkStart w:id="1209" w:name="_bookmark1463"/>
      <w:bookmarkStart w:id="1210" w:name="_bookmark1464"/>
      <w:bookmarkEnd w:id="1209"/>
      <w:bookmarkEnd w:id="1210"/>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7–2</w:t>
      </w:r>
      <w:r w:rsidR="00C12992" w:rsidRPr="001058B5">
        <w:rPr>
          <w:rFonts w:ascii="Arial" w:hAnsi="Arial" w:cs="Arial"/>
          <w:b/>
          <w:i/>
          <w:sz w:val="18"/>
        </w:rPr>
        <w:tab/>
        <w:t>DBMS_RLS.ADD_POLICY Policy</w:t>
      </w:r>
      <w:r w:rsidR="00C12992" w:rsidRPr="001058B5">
        <w:rPr>
          <w:rFonts w:ascii="Arial" w:hAnsi="Arial" w:cs="Arial"/>
          <w:b/>
          <w:i/>
          <w:spacing w:val="-4"/>
          <w:sz w:val="18"/>
        </w:rPr>
        <w:t xml:space="preserve"> Types</w:t>
      </w:r>
    </w:p>
    <w:p w14:paraId="3F6C5EB6"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8C539B" w:rsidRPr="001058B5" w14:paraId="3AA2D655" w14:textId="77777777">
        <w:trPr>
          <w:trHeight w:val="271"/>
        </w:trPr>
        <w:tc>
          <w:tcPr>
            <w:tcW w:w="480" w:type="dxa"/>
            <w:tcBorders>
              <w:top w:val="single" w:sz="18" w:space="0" w:color="000000"/>
              <w:bottom w:val="single" w:sz="4" w:space="0" w:color="000000"/>
            </w:tcBorders>
          </w:tcPr>
          <w:p w14:paraId="3B7A4AC1" w14:textId="77777777" w:rsidR="008C539B" w:rsidRPr="001058B5" w:rsidRDefault="00C12992">
            <w:pPr>
              <w:pStyle w:val="TableParagraph"/>
              <w:spacing w:before="14"/>
              <w:ind w:right="14"/>
              <w:jc w:val="center"/>
              <w:rPr>
                <w:rFonts w:ascii="Arial" w:hAnsi="Arial" w:cs="Arial"/>
                <w:b/>
                <w:sz w:val="16"/>
              </w:rPr>
            </w:pPr>
            <w:r w:rsidRPr="001058B5">
              <w:rPr>
                <w:rFonts w:ascii="Arial" w:hAnsi="Arial" w:cs="Arial"/>
                <w:b/>
                <w:spacing w:val="-2"/>
                <w:sz w:val="16"/>
              </w:rPr>
              <w:t>Policy</w:t>
            </w:r>
          </w:p>
        </w:tc>
        <w:tc>
          <w:tcPr>
            <w:tcW w:w="3422" w:type="dxa"/>
            <w:tcBorders>
              <w:top w:val="single" w:sz="18" w:space="0" w:color="000000"/>
              <w:bottom w:val="single" w:sz="4" w:space="0" w:color="000000"/>
            </w:tcBorders>
          </w:tcPr>
          <w:p w14:paraId="5D929166" w14:textId="77777777" w:rsidR="008C539B" w:rsidRPr="001058B5" w:rsidRDefault="00C12992">
            <w:pPr>
              <w:pStyle w:val="TableParagraph"/>
              <w:spacing w:before="14"/>
              <w:ind w:left="27"/>
              <w:rPr>
                <w:rFonts w:ascii="Arial" w:hAnsi="Arial" w:cs="Arial"/>
                <w:b/>
                <w:sz w:val="16"/>
              </w:rPr>
            </w:pPr>
            <w:r w:rsidRPr="001058B5">
              <w:rPr>
                <w:rFonts w:ascii="Arial" w:hAnsi="Arial" w:cs="Arial"/>
                <w:b/>
                <w:sz w:val="16"/>
              </w:rPr>
              <w:t>Types When the Policy Function Executes</w:t>
            </w:r>
          </w:p>
        </w:tc>
        <w:tc>
          <w:tcPr>
            <w:tcW w:w="2654" w:type="dxa"/>
            <w:tcBorders>
              <w:top w:val="single" w:sz="18" w:space="0" w:color="000000"/>
              <w:bottom w:val="single" w:sz="4" w:space="0" w:color="000000"/>
            </w:tcBorders>
          </w:tcPr>
          <w:p w14:paraId="5AE0D43D" w14:textId="77777777" w:rsidR="008C539B" w:rsidRPr="001058B5" w:rsidRDefault="00C12992">
            <w:pPr>
              <w:pStyle w:val="TableParagraph"/>
              <w:spacing w:before="14"/>
              <w:ind w:left="71"/>
              <w:rPr>
                <w:rFonts w:ascii="Arial" w:hAnsi="Arial" w:cs="Arial"/>
                <w:b/>
                <w:sz w:val="16"/>
              </w:rPr>
            </w:pPr>
            <w:r w:rsidRPr="001058B5">
              <w:rPr>
                <w:rFonts w:ascii="Arial" w:hAnsi="Arial" w:cs="Arial"/>
                <w:b/>
                <w:sz w:val="16"/>
              </w:rPr>
              <w:t>Usage Example</w:t>
            </w:r>
          </w:p>
        </w:tc>
        <w:tc>
          <w:tcPr>
            <w:tcW w:w="2701" w:type="dxa"/>
            <w:tcBorders>
              <w:top w:val="single" w:sz="18" w:space="0" w:color="000000"/>
              <w:bottom w:val="single" w:sz="4" w:space="0" w:color="000000"/>
            </w:tcBorders>
          </w:tcPr>
          <w:p w14:paraId="7E3B0E5C" w14:textId="77777777" w:rsidR="008C539B" w:rsidRPr="001058B5" w:rsidRDefault="00C12992">
            <w:pPr>
              <w:pStyle w:val="TableParagraph"/>
              <w:spacing w:before="14"/>
              <w:ind w:left="76"/>
              <w:rPr>
                <w:rFonts w:ascii="Arial" w:hAnsi="Arial" w:cs="Arial"/>
                <w:b/>
                <w:sz w:val="16"/>
              </w:rPr>
            </w:pPr>
            <w:r w:rsidRPr="001058B5">
              <w:rPr>
                <w:rFonts w:ascii="Arial" w:hAnsi="Arial" w:cs="Arial"/>
                <w:b/>
                <w:sz w:val="16"/>
              </w:rPr>
              <w:t>Shared Across Multiple Objects?</w:t>
            </w:r>
          </w:p>
        </w:tc>
      </w:tr>
      <w:tr w:rsidR="008C539B" w:rsidRPr="001058B5" w14:paraId="5636EB19" w14:textId="77777777">
        <w:trPr>
          <w:trHeight w:val="1192"/>
        </w:trPr>
        <w:tc>
          <w:tcPr>
            <w:tcW w:w="480" w:type="dxa"/>
            <w:tcBorders>
              <w:top w:val="single" w:sz="4" w:space="0" w:color="000000"/>
              <w:bottom w:val="single" w:sz="2" w:space="0" w:color="000000"/>
            </w:tcBorders>
          </w:tcPr>
          <w:p w14:paraId="14055EE9" w14:textId="77777777" w:rsidR="008C539B" w:rsidRPr="001058B5" w:rsidRDefault="00C12992">
            <w:pPr>
              <w:pStyle w:val="TableParagraph"/>
              <w:spacing w:before="49"/>
              <w:ind w:right="-15"/>
              <w:jc w:val="center"/>
              <w:rPr>
                <w:rFonts w:ascii="Arial" w:hAnsi="Arial" w:cs="Arial"/>
                <w:sz w:val="16"/>
              </w:rPr>
            </w:pPr>
            <w:r w:rsidRPr="001058B5">
              <w:rPr>
                <w:rFonts w:ascii="Arial" w:hAnsi="Arial" w:cs="Arial"/>
                <w:spacing w:val="-1"/>
                <w:w w:val="85"/>
                <w:sz w:val="16"/>
              </w:rPr>
              <w:t>DYNAMI</w:t>
            </w:r>
          </w:p>
        </w:tc>
        <w:tc>
          <w:tcPr>
            <w:tcW w:w="3422" w:type="dxa"/>
            <w:tcBorders>
              <w:top w:val="single" w:sz="4" w:space="0" w:color="000000"/>
              <w:bottom w:val="single" w:sz="2" w:space="0" w:color="000000"/>
            </w:tcBorders>
          </w:tcPr>
          <w:p w14:paraId="2D16D6EE" w14:textId="77777777" w:rsidR="008C539B" w:rsidRPr="001058B5" w:rsidRDefault="00C12992">
            <w:pPr>
              <w:pStyle w:val="TableParagraph"/>
              <w:tabs>
                <w:tab w:val="left" w:pos="658"/>
              </w:tabs>
              <w:spacing w:before="43" w:line="216" w:lineRule="auto"/>
              <w:ind w:left="658" w:right="82" w:hanging="645"/>
              <w:rPr>
                <w:rFonts w:ascii="Arial" w:hAnsi="Arial" w:cs="Arial"/>
                <w:sz w:val="16"/>
              </w:rPr>
            </w:pPr>
            <w:r w:rsidRPr="001058B5">
              <w:rPr>
                <w:rFonts w:ascii="Arial" w:hAnsi="Arial" w:cs="Arial"/>
                <w:sz w:val="16"/>
              </w:rPr>
              <w:t>C</w:t>
            </w:r>
            <w:r w:rsidRPr="001058B5">
              <w:rPr>
                <w:rFonts w:ascii="Arial" w:hAnsi="Arial" w:cs="Arial"/>
                <w:sz w:val="16"/>
              </w:rPr>
              <w:tab/>
              <w:t>Policy function re-executes every</w:t>
            </w:r>
            <w:r w:rsidRPr="001058B5">
              <w:rPr>
                <w:rFonts w:ascii="Arial" w:hAnsi="Arial" w:cs="Arial"/>
                <w:spacing w:val="-26"/>
                <w:sz w:val="16"/>
              </w:rPr>
              <w:t xml:space="preserve"> </w:t>
            </w:r>
            <w:r w:rsidRPr="001058B5">
              <w:rPr>
                <w:rFonts w:ascii="Arial" w:hAnsi="Arial" w:cs="Arial"/>
                <w:sz w:val="16"/>
              </w:rPr>
              <w:t>time a policy-protected database object is accessed.</w:t>
            </w:r>
          </w:p>
        </w:tc>
        <w:tc>
          <w:tcPr>
            <w:tcW w:w="2654" w:type="dxa"/>
            <w:tcBorders>
              <w:top w:val="single" w:sz="4" w:space="0" w:color="000000"/>
              <w:bottom w:val="single" w:sz="2" w:space="0" w:color="000000"/>
            </w:tcBorders>
          </w:tcPr>
          <w:p w14:paraId="60402A79" w14:textId="77777777" w:rsidR="008C539B" w:rsidRPr="001058B5" w:rsidRDefault="00C12992">
            <w:pPr>
              <w:pStyle w:val="TableParagraph"/>
              <w:spacing w:before="42" w:line="218" w:lineRule="auto"/>
              <w:ind w:left="71" w:right="7"/>
              <w:rPr>
                <w:rFonts w:ascii="Arial" w:hAnsi="Arial" w:cs="Arial"/>
                <w:sz w:val="16"/>
              </w:rPr>
            </w:pPr>
            <w:r w:rsidRPr="001058B5">
              <w:rPr>
                <w:rFonts w:ascii="Arial" w:hAnsi="Arial" w:cs="Arial"/>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14:paraId="18AA3EC6" w14:textId="77777777" w:rsidR="008C539B" w:rsidRPr="001058B5" w:rsidRDefault="00C12992">
            <w:pPr>
              <w:pStyle w:val="TableParagraph"/>
              <w:spacing w:before="28"/>
              <w:ind w:left="76"/>
              <w:rPr>
                <w:rFonts w:ascii="Arial" w:hAnsi="Arial" w:cs="Arial"/>
                <w:sz w:val="16"/>
              </w:rPr>
            </w:pPr>
            <w:r w:rsidRPr="001058B5">
              <w:rPr>
                <w:rFonts w:ascii="Arial" w:hAnsi="Arial" w:cs="Arial"/>
                <w:sz w:val="16"/>
              </w:rPr>
              <w:t>No</w:t>
            </w:r>
          </w:p>
        </w:tc>
      </w:tr>
      <w:tr w:rsidR="008C539B" w:rsidRPr="001058B5" w14:paraId="6355717F" w14:textId="77777777">
        <w:trPr>
          <w:trHeight w:val="2222"/>
        </w:trPr>
        <w:tc>
          <w:tcPr>
            <w:tcW w:w="480" w:type="dxa"/>
            <w:tcBorders>
              <w:top w:val="single" w:sz="2" w:space="0" w:color="000000"/>
            </w:tcBorders>
          </w:tcPr>
          <w:p w14:paraId="13E60EA1" w14:textId="77777777" w:rsidR="008C539B" w:rsidRPr="001058B5" w:rsidRDefault="00C12992">
            <w:pPr>
              <w:pStyle w:val="TableParagraph"/>
              <w:spacing w:before="51"/>
              <w:ind w:right="-15"/>
              <w:rPr>
                <w:rFonts w:ascii="Arial" w:hAnsi="Arial" w:cs="Arial"/>
                <w:sz w:val="16"/>
              </w:rPr>
            </w:pPr>
            <w:r w:rsidRPr="001058B5">
              <w:rPr>
                <w:rFonts w:ascii="Arial" w:hAnsi="Arial" w:cs="Arial"/>
                <w:spacing w:val="-1"/>
                <w:w w:val="85"/>
                <w:sz w:val="16"/>
              </w:rPr>
              <w:t>STATIC</w:t>
            </w:r>
          </w:p>
          <w:p w14:paraId="7BCBE338" w14:textId="77777777" w:rsidR="008C539B" w:rsidRPr="001058B5" w:rsidRDefault="008C539B">
            <w:pPr>
              <w:pStyle w:val="TableParagraph"/>
              <w:spacing w:before="0"/>
              <w:rPr>
                <w:rFonts w:ascii="Arial" w:hAnsi="Arial" w:cs="Arial"/>
                <w:b/>
                <w:i/>
                <w:sz w:val="16"/>
              </w:rPr>
            </w:pPr>
          </w:p>
          <w:p w14:paraId="57D8C60A" w14:textId="77777777" w:rsidR="008C539B" w:rsidRPr="001058B5" w:rsidRDefault="008C539B">
            <w:pPr>
              <w:pStyle w:val="TableParagraph"/>
              <w:spacing w:before="9"/>
              <w:rPr>
                <w:rFonts w:ascii="Arial" w:hAnsi="Arial" w:cs="Arial"/>
                <w:b/>
                <w:i/>
                <w:sz w:val="12"/>
              </w:rPr>
            </w:pPr>
          </w:p>
          <w:p w14:paraId="323260A6" w14:textId="77777777" w:rsidR="008C539B" w:rsidRPr="001058B5" w:rsidRDefault="00C12992">
            <w:pPr>
              <w:pStyle w:val="TableParagraph"/>
              <w:spacing w:before="0"/>
              <w:ind w:right="-24"/>
              <w:rPr>
                <w:rFonts w:ascii="Arial" w:hAnsi="Arial" w:cs="Arial"/>
                <w:sz w:val="16"/>
              </w:rPr>
            </w:pPr>
            <w:r w:rsidRPr="001058B5">
              <w:rPr>
                <w:rFonts w:ascii="Arial" w:hAnsi="Arial" w:cs="Arial"/>
                <w:spacing w:val="-1"/>
                <w:w w:val="85"/>
                <w:sz w:val="16"/>
              </w:rPr>
              <w:t>SHARED STATIC</w:t>
            </w:r>
          </w:p>
          <w:p w14:paraId="51B2932D" w14:textId="77777777" w:rsidR="008C539B" w:rsidRPr="001058B5" w:rsidRDefault="008C539B">
            <w:pPr>
              <w:pStyle w:val="TableParagraph"/>
              <w:spacing w:before="0"/>
              <w:rPr>
                <w:rFonts w:ascii="Arial" w:hAnsi="Arial" w:cs="Arial"/>
                <w:b/>
                <w:i/>
                <w:sz w:val="16"/>
              </w:rPr>
            </w:pPr>
          </w:p>
          <w:p w14:paraId="4AC4FB24" w14:textId="77777777" w:rsidR="008C539B" w:rsidRPr="001058B5" w:rsidRDefault="008C539B">
            <w:pPr>
              <w:pStyle w:val="TableParagraph"/>
              <w:spacing w:before="0"/>
              <w:rPr>
                <w:rFonts w:ascii="Arial" w:hAnsi="Arial" w:cs="Arial"/>
                <w:b/>
                <w:i/>
                <w:sz w:val="16"/>
              </w:rPr>
            </w:pPr>
          </w:p>
          <w:p w14:paraId="01E36D19" w14:textId="77777777" w:rsidR="008C539B" w:rsidRPr="001058B5" w:rsidRDefault="00C12992">
            <w:pPr>
              <w:pStyle w:val="TableParagraph"/>
              <w:spacing w:before="110"/>
              <w:ind w:right="-24"/>
              <w:rPr>
                <w:rFonts w:ascii="Arial" w:hAnsi="Arial" w:cs="Arial"/>
                <w:sz w:val="16"/>
              </w:rPr>
            </w:pPr>
            <w:r w:rsidRPr="001058B5">
              <w:rPr>
                <w:rFonts w:ascii="Arial" w:hAnsi="Arial" w:cs="Arial"/>
                <w:spacing w:val="-1"/>
                <w:w w:val="85"/>
                <w:sz w:val="16"/>
              </w:rPr>
              <w:t>CONTEX SENSIT</w:t>
            </w:r>
          </w:p>
        </w:tc>
        <w:tc>
          <w:tcPr>
            <w:tcW w:w="3422" w:type="dxa"/>
            <w:tcBorders>
              <w:top w:val="single" w:sz="2" w:space="0" w:color="000000"/>
            </w:tcBorders>
          </w:tcPr>
          <w:p w14:paraId="0CDD0378" w14:textId="77777777" w:rsidR="008C539B" w:rsidRPr="001058B5" w:rsidRDefault="00C12992">
            <w:pPr>
              <w:pStyle w:val="TableParagraph"/>
              <w:spacing w:before="31"/>
              <w:ind w:left="658"/>
              <w:rPr>
                <w:rFonts w:ascii="Arial" w:hAnsi="Arial" w:cs="Arial"/>
                <w:sz w:val="11"/>
              </w:rPr>
            </w:pPr>
            <w:r w:rsidRPr="001058B5">
              <w:rPr>
                <w:rFonts w:ascii="Arial" w:hAnsi="Arial" w:cs="Arial"/>
                <w:sz w:val="16"/>
              </w:rPr>
              <w:t>Once, then the predicate is cached in the SGA</w:t>
            </w:r>
            <w:r w:rsidRPr="001058B5">
              <w:rPr>
                <w:rFonts w:ascii="Arial" w:hAnsi="Arial" w:cs="Arial"/>
                <w:position w:val="6"/>
                <w:sz w:val="11"/>
              </w:rPr>
              <w:t>1</w:t>
            </w:r>
          </w:p>
          <w:p w14:paraId="15DACC98" w14:textId="77777777" w:rsidR="008C539B" w:rsidRPr="001058B5" w:rsidRDefault="00C12992">
            <w:pPr>
              <w:pStyle w:val="TableParagraph"/>
              <w:tabs>
                <w:tab w:val="left" w:pos="658"/>
              </w:tabs>
              <w:spacing w:before="102"/>
              <w:ind w:left="14"/>
              <w:rPr>
                <w:rFonts w:ascii="Arial" w:hAnsi="Arial" w:cs="Arial"/>
                <w:sz w:val="16"/>
              </w:rPr>
            </w:pPr>
            <w:r w:rsidRPr="001058B5">
              <w:rPr>
                <w:rFonts w:ascii="Arial" w:hAnsi="Arial" w:cs="Arial"/>
                <w:sz w:val="16"/>
              </w:rPr>
              <w:t>_</w:t>
            </w:r>
            <w:r w:rsidRPr="001058B5">
              <w:rPr>
                <w:rFonts w:ascii="Arial" w:hAnsi="Arial" w:cs="Arial"/>
                <w:sz w:val="16"/>
              </w:rPr>
              <w:tab/>
              <w:t>Same as</w:t>
            </w:r>
            <w:r w:rsidRPr="001058B5">
              <w:rPr>
                <w:rFonts w:ascii="Arial" w:hAnsi="Arial" w:cs="Arial"/>
                <w:spacing w:val="-4"/>
                <w:sz w:val="16"/>
              </w:rPr>
              <w:t xml:space="preserve"> </w:t>
            </w:r>
            <w:r w:rsidRPr="001058B5">
              <w:rPr>
                <w:rFonts w:ascii="Arial" w:hAnsi="Arial" w:cs="Arial"/>
                <w:sz w:val="16"/>
              </w:rPr>
              <w:t>STATIC</w:t>
            </w:r>
          </w:p>
          <w:p w14:paraId="05E79DF5" w14:textId="77777777" w:rsidR="008C539B" w:rsidRPr="001058B5" w:rsidRDefault="008C539B">
            <w:pPr>
              <w:pStyle w:val="TableParagraph"/>
              <w:spacing w:before="0"/>
              <w:rPr>
                <w:rFonts w:ascii="Arial" w:hAnsi="Arial" w:cs="Arial"/>
                <w:b/>
                <w:i/>
                <w:sz w:val="18"/>
              </w:rPr>
            </w:pPr>
          </w:p>
          <w:p w14:paraId="21A373D2" w14:textId="77777777" w:rsidR="008C539B" w:rsidRPr="001058B5" w:rsidRDefault="008C539B">
            <w:pPr>
              <w:pStyle w:val="TableParagraph"/>
              <w:spacing w:before="0"/>
              <w:rPr>
                <w:rFonts w:ascii="Arial" w:hAnsi="Arial" w:cs="Arial"/>
                <w:b/>
                <w:i/>
                <w:sz w:val="18"/>
              </w:rPr>
            </w:pPr>
          </w:p>
          <w:p w14:paraId="169EF6C7" w14:textId="77777777" w:rsidR="008C539B" w:rsidRPr="001058B5" w:rsidRDefault="008C539B">
            <w:pPr>
              <w:pStyle w:val="TableParagraph"/>
              <w:spacing w:before="6"/>
              <w:rPr>
                <w:rFonts w:ascii="Arial" w:hAnsi="Arial" w:cs="Arial"/>
                <w:b/>
                <w:i/>
                <w:sz w:val="19"/>
              </w:rPr>
            </w:pPr>
          </w:p>
          <w:p w14:paraId="6B6DE3F4" w14:textId="77777777" w:rsidR="008C539B" w:rsidRPr="001058B5" w:rsidRDefault="00C12992">
            <w:pPr>
              <w:pStyle w:val="TableParagraph"/>
              <w:tabs>
                <w:tab w:val="left" w:pos="658"/>
              </w:tabs>
              <w:spacing w:before="0" w:line="201" w:lineRule="exact"/>
              <w:ind w:left="14"/>
              <w:rPr>
                <w:rFonts w:ascii="Arial" w:hAnsi="Arial" w:cs="Arial"/>
                <w:sz w:val="16"/>
              </w:rPr>
            </w:pPr>
            <w:r w:rsidRPr="001058B5">
              <w:rPr>
                <w:rFonts w:ascii="Arial" w:hAnsi="Arial" w:cs="Arial"/>
                <w:sz w:val="16"/>
              </w:rPr>
              <w:t>T_</w:t>
            </w:r>
            <w:r w:rsidRPr="001058B5">
              <w:rPr>
                <w:rFonts w:ascii="Arial" w:hAnsi="Arial" w:cs="Arial"/>
                <w:sz w:val="16"/>
              </w:rPr>
              <w:tab/>
            </w:r>
            <w:r w:rsidRPr="001058B5">
              <w:rPr>
                <w:rFonts w:ascii="Arial" w:hAnsi="Arial" w:cs="Arial"/>
                <w:sz w:val="8"/>
              </w:rPr>
              <w:t xml:space="preserve">■ </w:t>
            </w:r>
            <w:r w:rsidRPr="001058B5">
              <w:rPr>
                <w:rFonts w:ascii="Arial" w:hAnsi="Arial" w:cs="Arial"/>
                <w:sz w:val="16"/>
              </w:rPr>
              <w:t>At statement parse</w:t>
            </w:r>
            <w:r w:rsidRPr="001058B5">
              <w:rPr>
                <w:rFonts w:ascii="Arial" w:hAnsi="Arial" w:cs="Arial"/>
                <w:spacing w:val="-7"/>
                <w:sz w:val="16"/>
              </w:rPr>
              <w:t xml:space="preserve"> </w:t>
            </w:r>
            <w:r w:rsidRPr="001058B5">
              <w:rPr>
                <w:rFonts w:ascii="Arial" w:hAnsi="Arial" w:cs="Arial"/>
                <w:sz w:val="16"/>
              </w:rPr>
              <w:t>time</w:t>
            </w:r>
          </w:p>
          <w:p w14:paraId="71CEFDEA" w14:textId="77777777" w:rsidR="008C539B" w:rsidRPr="001058B5" w:rsidRDefault="00C12992">
            <w:pPr>
              <w:pStyle w:val="TableParagraph"/>
              <w:spacing w:before="0" w:line="119" w:lineRule="exact"/>
              <w:ind w:left="14"/>
              <w:rPr>
                <w:rFonts w:ascii="Arial" w:hAnsi="Arial" w:cs="Arial"/>
                <w:sz w:val="16"/>
              </w:rPr>
            </w:pPr>
            <w:r w:rsidRPr="001058B5">
              <w:rPr>
                <w:rFonts w:ascii="Arial" w:hAnsi="Arial" w:cs="Arial"/>
                <w:w w:val="95"/>
                <w:sz w:val="16"/>
              </w:rPr>
              <w:t>IVE</w:t>
            </w:r>
          </w:p>
          <w:p w14:paraId="2CEFDC64" w14:textId="77777777" w:rsidR="008C539B" w:rsidRPr="001058B5" w:rsidRDefault="00C12992">
            <w:pPr>
              <w:pStyle w:val="TableParagraph"/>
              <w:numPr>
                <w:ilvl w:val="0"/>
                <w:numId w:val="79"/>
              </w:numPr>
              <w:tabs>
                <w:tab w:val="left" w:pos="1019"/>
              </w:tabs>
              <w:spacing w:before="0" w:line="128" w:lineRule="exact"/>
              <w:rPr>
                <w:rFonts w:ascii="Arial" w:hAnsi="Arial" w:cs="Arial"/>
                <w:sz w:val="16"/>
              </w:rPr>
            </w:pPr>
            <w:r w:rsidRPr="001058B5">
              <w:rPr>
                <w:rFonts w:ascii="Arial" w:hAnsi="Arial" w:cs="Arial"/>
                <w:sz w:val="16"/>
              </w:rPr>
              <w:t>At statement execution</w:t>
            </w:r>
            <w:r w:rsidRPr="001058B5">
              <w:rPr>
                <w:rFonts w:ascii="Arial" w:hAnsi="Arial" w:cs="Arial"/>
                <w:spacing w:val="-5"/>
                <w:sz w:val="16"/>
              </w:rPr>
              <w:t xml:space="preserve"> </w:t>
            </w:r>
            <w:r w:rsidRPr="001058B5">
              <w:rPr>
                <w:rFonts w:ascii="Arial" w:hAnsi="Arial" w:cs="Arial"/>
                <w:sz w:val="16"/>
              </w:rPr>
              <w:t>time</w:t>
            </w:r>
          </w:p>
          <w:p w14:paraId="08E6AED7" w14:textId="77777777" w:rsidR="008C539B" w:rsidRPr="001058B5" w:rsidRDefault="00C12992">
            <w:pPr>
              <w:pStyle w:val="TableParagraph"/>
              <w:spacing w:before="5" w:line="218" w:lineRule="auto"/>
              <w:ind w:left="1018" w:right="284"/>
              <w:rPr>
                <w:rFonts w:ascii="Arial" w:hAnsi="Arial" w:cs="Arial"/>
                <w:sz w:val="16"/>
              </w:rPr>
            </w:pPr>
            <w:r w:rsidRPr="001058B5">
              <w:rPr>
                <w:rFonts w:ascii="Arial" w:hAnsi="Arial" w:cs="Arial"/>
                <w:sz w:val="16"/>
              </w:rPr>
              <w:t>when the local application context changed since the last</w:t>
            </w:r>
          </w:p>
        </w:tc>
        <w:tc>
          <w:tcPr>
            <w:tcW w:w="2654" w:type="dxa"/>
            <w:tcBorders>
              <w:top w:val="single" w:sz="2" w:space="0" w:color="000000"/>
            </w:tcBorders>
          </w:tcPr>
          <w:p w14:paraId="14CE1EA9" w14:textId="77777777" w:rsidR="008C539B" w:rsidRPr="001058B5" w:rsidRDefault="00C12992">
            <w:pPr>
              <w:pStyle w:val="TableParagraph"/>
              <w:spacing w:before="31"/>
              <w:ind w:left="71"/>
              <w:rPr>
                <w:rFonts w:ascii="Arial" w:hAnsi="Arial" w:cs="Arial"/>
                <w:sz w:val="16"/>
              </w:rPr>
            </w:pPr>
            <w:r w:rsidRPr="001058B5">
              <w:rPr>
                <w:rFonts w:ascii="Arial" w:hAnsi="Arial" w:cs="Arial"/>
                <w:sz w:val="16"/>
              </w:rPr>
              <w:t>View replacement</w:t>
            </w:r>
          </w:p>
          <w:p w14:paraId="427B07D8" w14:textId="77777777" w:rsidR="008C539B" w:rsidRPr="001058B5" w:rsidRDefault="008C539B">
            <w:pPr>
              <w:pStyle w:val="TableParagraph"/>
              <w:spacing w:before="0"/>
              <w:rPr>
                <w:rFonts w:ascii="Arial" w:hAnsi="Arial" w:cs="Arial"/>
                <w:b/>
                <w:i/>
                <w:sz w:val="18"/>
              </w:rPr>
            </w:pPr>
          </w:p>
          <w:p w14:paraId="04E8CA21" w14:textId="77777777" w:rsidR="008C539B" w:rsidRPr="001058B5" w:rsidRDefault="00C12992">
            <w:pPr>
              <w:pStyle w:val="TableParagraph"/>
              <w:spacing w:before="120" w:line="218" w:lineRule="auto"/>
              <w:ind w:left="71"/>
              <w:rPr>
                <w:rFonts w:ascii="Arial" w:hAnsi="Arial" w:cs="Arial"/>
                <w:sz w:val="16"/>
              </w:rPr>
            </w:pPr>
            <w:r w:rsidRPr="001058B5">
              <w:rPr>
                <w:rFonts w:ascii="Arial" w:hAnsi="Arial" w:cs="Arial"/>
                <w:sz w:val="16"/>
              </w:rPr>
              <w:t>Hosting environments, such as data warehouses where the same predicate must be applied to multiple database objects</w:t>
            </w:r>
          </w:p>
          <w:p w14:paraId="719F139A" w14:textId="77777777" w:rsidR="008C539B" w:rsidRPr="001058B5" w:rsidRDefault="00C12992">
            <w:pPr>
              <w:pStyle w:val="TableParagraph"/>
              <w:spacing w:before="116" w:line="218" w:lineRule="auto"/>
              <w:ind w:left="71"/>
              <w:rPr>
                <w:rFonts w:ascii="Arial" w:hAnsi="Arial" w:cs="Arial"/>
                <w:sz w:val="16"/>
              </w:rPr>
            </w:pPr>
            <w:r w:rsidRPr="001058B5">
              <w:rPr>
                <w:rFonts w:ascii="Arial" w:hAnsi="Arial" w:cs="Arial"/>
                <w:sz w:val="16"/>
              </w:rPr>
              <w:t>Three-tier, session pooling applications where policies enforce two or more predicates for different users or groups</w:t>
            </w:r>
          </w:p>
        </w:tc>
        <w:tc>
          <w:tcPr>
            <w:tcW w:w="2701" w:type="dxa"/>
            <w:tcBorders>
              <w:top w:val="single" w:sz="2" w:space="0" w:color="000000"/>
            </w:tcBorders>
          </w:tcPr>
          <w:p w14:paraId="7EBFDCF3" w14:textId="77777777" w:rsidR="008C539B" w:rsidRPr="001058B5" w:rsidRDefault="00C12992">
            <w:pPr>
              <w:pStyle w:val="TableParagraph"/>
              <w:spacing w:before="31" w:line="619" w:lineRule="auto"/>
              <w:ind w:left="76" w:right="2173"/>
              <w:rPr>
                <w:rFonts w:ascii="Arial" w:hAnsi="Arial" w:cs="Arial"/>
                <w:sz w:val="16"/>
              </w:rPr>
            </w:pPr>
            <w:r w:rsidRPr="001058B5">
              <w:rPr>
                <w:rFonts w:ascii="Arial" w:hAnsi="Arial" w:cs="Arial"/>
                <w:sz w:val="16"/>
              </w:rPr>
              <w:t>No Yes</w:t>
            </w:r>
          </w:p>
          <w:p w14:paraId="218C4699" w14:textId="77777777" w:rsidR="008C539B" w:rsidRPr="001058B5" w:rsidRDefault="008C539B">
            <w:pPr>
              <w:pStyle w:val="TableParagraph"/>
              <w:spacing w:before="0"/>
              <w:rPr>
                <w:rFonts w:ascii="Arial" w:hAnsi="Arial" w:cs="Arial"/>
                <w:b/>
                <w:i/>
                <w:sz w:val="18"/>
              </w:rPr>
            </w:pPr>
          </w:p>
          <w:p w14:paraId="1D7D19DA" w14:textId="77777777" w:rsidR="008C539B" w:rsidRPr="001058B5" w:rsidRDefault="00C12992">
            <w:pPr>
              <w:pStyle w:val="TableParagraph"/>
              <w:spacing w:before="119"/>
              <w:ind w:left="76"/>
              <w:rPr>
                <w:rFonts w:ascii="Arial" w:hAnsi="Arial" w:cs="Arial"/>
                <w:sz w:val="16"/>
              </w:rPr>
            </w:pPr>
            <w:r w:rsidRPr="001058B5">
              <w:rPr>
                <w:rFonts w:ascii="Arial" w:hAnsi="Arial" w:cs="Arial"/>
                <w:sz w:val="16"/>
              </w:rPr>
              <w:t>No</w:t>
            </w:r>
          </w:p>
        </w:tc>
      </w:tr>
      <w:tr w:rsidR="008C539B" w:rsidRPr="001058B5" w14:paraId="2BBCC6F4" w14:textId="77777777">
        <w:trPr>
          <w:trHeight w:val="10"/>
        </w:trPr>
        <w:tc>
          <w:tcPr>
            <w:tcW w:w="480" w:type="dxa"/>
          </w:tcPr>
          <w:p w14:paraId="5FF002E8" w14:textId="77777777" w:rsidR="008C539B" w:rsidRPr="001058B5" w:rsidRDefault="008C539B">
            <w:pPr>
              <w:pStyle w:val="TableParagraph"/>
              <w:spacing w:before="0"/>
              <w:rPr>
                <w:rFonts w:ascii="Arial" w:hAnsi="Arial" w:cs="Arial"/>
                <w:sz w:val="2"/>
              </w:rPr>
            </w:pPr>
          </w:p>
        </w:tc>
        <w:tc>
          <w:tcPr>
            <w:tcW w:w="3422" w:type="dxa"/>
          </w:tcPr>
          <w:p w14:paraId="15AC5C18" w14:textId="77777777" w:rsidR="008C539B" w:rsidRPr="001058B5" w:rsidRDefault="008C539B">
            <w:pPr>
              <w:pStyle w:val="TableParagraph"/>
              <w:spacing w:before="0"/>
              <w:rPr>
                <w:rFonts w:ascii="Arial" w:hAnsi="Arial" w:cs="Arial"/>
                <w:sz w:val="2"/>
              </w:rPr>
            </w:pPr>
          </w:p>
        </w:tc>
        <w:tc>
          <w:tcPr>
            <w:tcW w:w="2654" w:type="dxa"/>
          </w:tcPr>
          <w:p w14:paraId="1055C815" w14:textId="77777777" w:rsidR="008C539B" w:rsidRPr="001058B5" w:rsidRDefault="008C539B">
            <w:pPr>
              <w:pStyle w:val="TableParagraph"/>
              <w:spacing w:before="0"/>
              <w:rPr>
                <w:rFonts w:ascii="Arial" w:hAnsi="Arial" w:cs="Arial"/>
                <w:sz w:val="2"/>
              </w:rPr>
            </w:pPr>
          </w:p>
        </w:tc>
        <w:tc>
          <w:tcPr>
            <w:tcW w:w="2701" w:type="dxa"/>
          </w:tcPr>
          <w:p w14:paraId="45E98C6B" w14:textId="77777777" w:rsidR="008C539B" w:rsidRPr="001058B5" w:rsidRDefault="008C539B">
            <w:pPr>
              <w:pStyle w:val="TableParagraph"/>
              <w:spacing w:before="0"/>
              <w:rPr>
                <w:rFonts w:ascii="Arial" w:hAnsi="Arial" w:cs="Arial"/>
                <w:sz w:val="2"/>
              </w:rPr>
            </w:pPr>
          </w:p>
        </w:tc>
      </w:tr>
      <w:tr w:rsidR="008C539B" w:rsidRPr="001058B5" w14:paraId="68CAEB34" w14:textId="77777777">
        <w:trPr>
          <w:trHeight w:val="202"/>
        </w:trPr>
        <w:tc>
          <w:tcPr>
            <w:tcW w:w="480" w:type="dxa"/>
            <w:tcBorders>
              <w:bottom w:val="single" w:sz="2" w:space="0" w:color="000000"/>
            </w:tcBorders>
          </w:tcPr>
          <w:p w14:paraId="04294F91" w14:textId="77777777" w:rsidR="008C539B" w:rsidRPr="001058B5" w:rsidRDefault="008C539B">
            <w:pPr>
              <w:pStyle w:val="TableParagraph"/>
              <w:spacing w:before="0"/>
              <w:rPr>
                <w:rFonts w:ascii="Arial" w:hAnsi="Arial" w:cs="Arial"/>
                <w:sz w:val="14"/>
              </w:rPr>
            </w:pPr>
          </w:p>
        </w:tc>
        <w:tc>
          <w:tcPr>
            <w:tcW w:w="3422" w:type="dxa"/>
            <w:tcBorders>
              <w:bottom w:val="single" w:sz="2" w:space="0" w:color="000000"/>
            </w:tcBorders>
          </w:tcPr>
          <w:p w14:paraId="3FDE27BF" w14:textId="77777777" w:rsidR="008C539B" w:rsidRPr="001058B5" w:rsidRDefault="00C12992">
            <w:pPr>
              <w:pStyle w:val="TableParagraph"/>
              <w:spacing w:before="0" w:line="136" w:lineRule="exact"/>
              <w:ind w:left="1018"/>
              <w:rPr>
                <w:rFonts w:ascii="Arial" w:hAnsi="Arial" w:cs="Arial"/>
                <w:sz w:val="16"/>
              </w:rPr>
            </w:pPr>
            <w:r w:rsidRPr="001058B5">
              <w:rPr>
                <w:rFonts w:ascii="Arial" w:hAnsi="Arial" w:cs="Arial"/>
                <w:sz w:val="16"/>
              </w:rPr>
              <w:t>use of the cursor</w:t>
            </w:r>
          </w:p>
        </w:tc>
        <w:tc>
          <w:tcPr>
            <w:tcW w:w="2654" w:type="dxa"/>
            <w:tcBorders>
              <w:bottom w:val="single" w:sz="2" w:space="0" w:color="000000"/>
            </w:tcBorders>
          </w:tcPr>
          <w:p w14:paraId="48A79B75" w14:textId="77777777" w:rsidR="008C539B" w:rsidRPr="001058B5" w:rsidRDefault="008C539B">
            <w:pPr>
              <w:pStyle w:val="TableParagraph"/>
              <w:spacing w:before="0"/>
              <w:rPr>
                <w:rFonts w:ascii="Arial" w:hAnsi="Arial" w:cs="Arial"/>
                <w:sz w:val="14"/>
              </w:rPr>
            </w:pPr>
          </w:p>
        </w:tc>
        <w:tc>
          <w:tcPr>
            <w:tcW w:w="2701" w:type="dxa"/>
            <w:tcBorders>
              <w:bottom w:val="single" w:sz="2" w:space="0" w:color="000000"/>
            </w:tcBorders>
          </w:tcPr>
          <w:p w14:paraId="6103C5DF" w14:textId="77777777" w:rsidR="008C539B" w:rsidRPr="001058B5" w:rsidRDefault="008C539B">
            <w:pPr>
              <w:pStyle w:val="TableParagraph"/>
              <w:spacing w:before="0"/>
              <w:rPr>
                <w:rFonts w:ascii="Arial" w:hAnsi="Arial" w:cs="Arial"/>
                <w:sz w:val="14"/>
              </w:rPr>
            </w:pPr>
          </w:p>
        </w:tc>
      </w:tr>
      <w:tr w:rsidR="008C539B" w:rsidRPr="001058B5" w14:paraId="63983B77" w14:textId="77777777">
        <w:trPr>
          <w:trHeight w:val="1272"/>
        </w:trPr>
        <w:tc>
          <w:tcPr>
            <w:tcW w:w="480" w:type="dxa"/>
            <w:tcBorders>
              <w:top w:val="single" w:sz="2" w:space="0" w:color="000000"/>
              <w:bottom w:val="single" w:sz="4" w:space="0" w:color="000000"/>
            </w:tcBorders>
          </w:tcPr>
          <w:p w14:paraId="4BAE1902" w14:textId="77777777" w:rsidR="008C539B" w:rsidRPr="001058B5" w:rsidRDefault="00C12992">
            <w:pPr>
              <w:pStyle w:val="TableParagraph"/>
              <w:spacing w:before="50"/>
              <w:ind w:right="-15"/>
              <w:jc w:val="both"/>
              <w:rPr>
                <w:rFonts w:ascii="Arial" w:hAnsi="Arial" w:cs="Arial"/>
                <w:sz w:val="16"/>
              </w:rPr>
            </w:pPr>
            <w:r w:rsidRPr="001058B5">
              <w:rPr>
                <w:rFonts w:ascii="Arial" w:hAnsi="Arial" w:cs="Arial"/>
                <w:w w:val="85"/>
                <w:sz w:val="16"/>
              </w:rPr>
              <w:t>SHARED CONTEX SENSIT</w:t>
            </w:r>
          </w:p>
        </w:tc>
        <w:tc>
          <w:tcPr>
            <w:tcW w:w="3422" w:type="dxa"/>
            <w:tcBorders>
              <w:top w:val="single" w:sz="2" w:space="0" w:color="000000"/>
              <w:bottom w:val="single" w:sz="4" w:space="0" w:color="000000"/>
            </w:tcBorders>
          </w:tcPr>
          <w:p w14:paraId="710249E0" w14:textId="77777777" w:rsidR="008C539B" w:rsidRPr="001058B5" w:rsidRDefault="00C12992">
            <w:pPr>
              <w:pStyle w:val="TableParagraph"/>
              <w:tabs>
                <w:tab w:val="left" w:pos="658"/>
              </w:tabs>
              <w:spacing w:before="30" w:line="191" w:lineRule="exact"/>
              <w:ind w:left="14"/>
              <w:rPr>
                <w:rFonts w:ascii="Arial" w:hAnsi="Arial" w:cs="Arial"/>
                <w:sz w:val="16"/>
              </w:rPr>
            </w:pPr>
            <w:r w:rsidRPr="001058B5">
              <w:rPr>
                <w:rFonts w:ascii="Arial" w:hAnsi="Arial" w:cs="Arial"/>
                <w:sz w:val="16"/>
              </w:rPr>
              <w:t>_</w:t>
            </w:r>
            <w:r w:rsidRPr="001058B5">
              <w:rPr>
                <w:rFonts w:ascii="Arial" w:hAnsi="Arial" w:cs="Arial"/>
                <w:sz w:val="16"/>
              </w:rPr>
              <w:tab/>
              <w:t>First time the object is reference in</w:t>
            </w:r>
            <w:r w:rsidRPr="001058B5">
              <w:rPr>
                <w:rFonts w:ascii="Arial" w:hAnsi="Arial" w:cs="Arial"/>
                <w:spacing w:val="-13"/>
                <w:sz w:val="16"/>
              </w:rPr>
              <w:t xml:space="preserve"> </w:t>
            </w:r>
            <w:r w:rsidRPr="001058B5">
              <w:rPr>
                <w:rFonts w:ascii="Arial" w:hAnsi="Arial" w:cs="Arial"/>
                <w:sz w:val="16"/>
              </w:rPr>
              <w:t>a</w:t>
            </w:r>
          </w:p>
          <w:p w14:paraId="7FD902A5" w14:textId="77777777" w:rsidR="008C539B" w:rsidRPr="001058B5" w:rsidRDefault="00C12992">
            <w:pPr>
              <w:pStyle w:val="TableParagraph"/>
              <w:tabs>
                <w:tab w:val="left" w:pos="658"/>
              </w:tabs>
              <w:spacing w:before="0" w:line="190" w:lineRule="exact"/>
              <w:ind w:left="14"/>
              <w:rPr>
                <w:rFonts w:ascii="Arial" w:hAnsi="Arial" w:cs="Arial"/>
                <w:sz w:val="16"/>
              </w:rPr>
            </w:pPr>
            <w:r w:rsidRPr="001058B5">
              <w:rPr>
                <w:rFonts w:ascii="Arial" w:hAnsi="Arial" w:cs="Arial"/>
                <w:sz w:val="16"/>
              </w:rPr>
              <w:t>T_</w:t>
            </w:r>
            <w:r w:rsidRPr="001058B5">
              <w:rPr>
                <w:rFonts w:ascii="Arial" w:hAnsi="Arial" w:cs="Arial"/>
                <w:sz w:val="16"/>
              </w:rPr>
              <w:tab/>
              <w:t>database</w:t>
            </w:r>
            <w:r w:rsidRPr="001058B5">
              <w:rPr>
                <w:rFonts w:ascii="Arial" w:hAnsi="Arial" w:cs="Arial"/>
                <w:spacing w:val="-1"/>
                <w:sz w:val="16"/>
              </w:rPr>
              <w:t xml:space="preserve"> </w:t>
            </w:r>
            <w:r w:rsidRPr="001058B5">
              <w:rPr>
                <w:rFonts w:ascii="Arial" w:hAnsi="Arial" w:cs="Arial"/>
                <w:sz w:val="16"/>
              </w:rPr>
              <w:t>session.</w:t>
            </w:r>
          </w:p>
          <w:p w14:paraId="43475FEA" w14:textId="77777777" w:rsidR="008C539B" w:rsidRPr="001058B5" w:rsidRDefault="00C12992">
            <w:pPr>
              <w:pStyle w:val="TableParagraph"/>
              <w:tabs>
                <w:tab w:val="left" w:pos="658"/>
              </w:tabs>
              <w:spacing w:before="13" w:line="218" w:lineRule="auto"/>
              <w:ind w:left="658" w:right="262" w:hanging="645"/>
              <w:rPr>
                <w:rFonts w:ascii="Arial" w:hAnsi="Arial" w:cs="Arial"/>
                <w:sz w:val="16"/>
              </w:rPr>
            </w:pPr>
            <w:r w:rsidRPr="001058B5">
              <w:rPr>
                <w:rFonts w:ascii="Arial" w:hAnsi="Arial" w:cs="Arial"/>
                <w:position w:val="8"/>
                <w:sz w:val="16"/>
              </w:rPr>
              <w:t>IVE</w:t>
            </w:r>
            <w:r w:rsidRPr="001058B5">
              <w:rPr>
                <w:rFonts w:ascii="Arial" w:hAnsi="Arial" w:cs="Arial"/>
                <w:position w:val="8"/>
                <w:sz w:val="16"/>
              </w:rPr>
              <w:tab/>
            </w:r>
            <w:r w:rsidRPr="001058B5">
              <w:rPr>
                <w:rFonts w:ascii="Arial" w:hAnsi="Arial" w:cs="Arial"/>
                <w:sz w:val="16"/>
              </w:rPr>
              <w:t>Predicates are cached in the</w:t>
            </w:r>
            <w:r w:rsidRPr="001058B5">
              <w:rPr>
                <w:rFonts w:ascii="Arial" w:hAnsi="Arial" w:cs="Arial"/>
                <w:spacing w:val="-17"/>
                <w:sz w:val="16"/>
              </w:rPr>
              <w:t xml:space="preserve"> </w:t>
            </w:r>
            <w:r w:rsidRPr="001058B5">
              <w:rPr>
                <w:rFonts w:ascii="Arial" w:hAnsi="Arial" w:cs="Arial"/>
                <w:sz w:val="16"/>
              </w:rPr>
              <w:t>private session memory UGA so policy functions can be shared among objects.</w:t>
            </w:r>
          </w:p>
        </w:tc>
        <w:tc>
          <w:tcPr>
            <w:tcW w:w="2654" w:type="dxa"/>
            <w:tcBorders>
              <w:top w:val="single" w:sz="2" w:space="0" w:color="000000"/>
              <w:bottom w:val="single" w:sz="4" w:space="0" w:color="000000"/>
            </w:tcBorders>
          </w:tcPr>
          <w:p w14:paraId="2437641C" w14:textId="77777777" w:rsidR="008C539B" w:rsidRPr="001058B5" w:rsidRDefault="00C12992">
            <w:pPr>
              <w:pStyle w:val="TableParagraph"/>
              <w:spacing w:before="45" w:line="216" w:lineRule="auto"/>
              <w:ind w:left="71" w:right="76"/>
              <w:rPr>
                <w:rFonts w:ascii="Arial" w:hAnsi="Arial" w:cs="Arial"/>
                <w:sz w:val="16"/>
              </w:rPr>
            </w:pPr>
            <w:r w:rsidRPr="001058B5">
              <w:rPr>
                <w:rFonts w:ascii="Arial" w:hAnsi="Arial" w:cs="Arial"/>
                <w:w w:val="90"/>
                <w:sz w:val="16"/>
              </w:rPr>
              <w:t xml:space="preserve">Same as CONTEXT_SENSITIVE, but </w:t>
            </w:r>
            <w:r w:rsidRPr="001058B5">
              <w:rPr>
                <w:rFonts w:ascii="Arial" w:hAnsi="Arial" w:cs="Arial"/>
                <w:sz w:val="16"/>
              </w:rPr>
              <w:t>multiple objects can share the policy function from the session UGA</w:t>
            </w:r>
          </w:p>
        </w:tc>
        <w:tc>
          <w:tcPr>
            <w:tcW w:w="2701" w:type="dxa"/>
            <w:tcBorders>
              <w:top w:val="single" w:sz="2" w:space="0" w:color="000000"/>
              <w:bottom w:val="single" w:sz="4" w:space="0" w:color="000000"/>
            </w:tcBorders>
          </w:tcPr>
          <w:p w14:paraId="7C084050" w14:textId="77777777" w:rsidR="008C539B" w:rsidRPr="001058B5" w:rsidRDefault="00C12992">
            <w:pPr>
              <w:pStyle w:val="TableParagraph"/>
              <w:spacing w:before="30"/>
              <w:ind w:left="76"/>
              <w:rPr>
                <w:rFonts w:ascii="Arial" w:hAnsi="Arial" w:cs="Arial"/>
                <w:sz w:val="16"/>
              </w:rPr>
            </w:pPr>
            <w:r w:rsidRPr="001058B5">
              <w:rPr>
                <w:rFonts w:ascii="Arial" w:hAnsi="Arial" w:cs="Arial"/>
                <w:sz w:val="16"/>
              </w:rPr>
              <w:t>Yes</w:t>
            </w:r>
          </w:p>
        </w:tc>
      </w:tr>
    </w:tbl>
    <w:p w14:paraId="622E2E8D" w14:textId="77777777" w:rsidR="008C539B" w:rsidRPr="001058B5" w:rsidRDefault="008D1AB8">
      <w:pPr>
        <w:spacing w:before="40" w:line="218" w:lineRule="auto"/>
        <w:ind w:left="880" w:right="102" w:hanging="180"/>
        <w:rPr>
          <w:rFonts w:ascii="Arial" w:hAnsi="Arial" w:cs="Arial"/>
          <w:sz w:val="16"/>
        </w:rPr>
      </w:pPr>
      <w:r>
        <w:rPr>
          <w:rFonts w:ascii="Arial" w:hAnsi="Arial" w:cs="Arial"/>
        </w:rPr>
        <w:pict w14:anchorId="6FC0F268">
          <v:line id="_x0000_s1236" style="position:absolute;left:0;text-align:left;z-index:-694072;mso-position-horizontal-relative:page;mso-position-vertical-relative:text" from="90pt,-119.3pt" to="552.85pt,-119.3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Each execution of the same cursor could produce a different row set for the same predicate because the predicate may filter the data differently based on attributes such as SYS_CONTEXT</w:t>
      </w:r>
      <w:r w:rsidR="00C12992" w:rsidRPr="001058B5">
        <w:rPr>
          <w:rFonts w:ascii="Arial" w:hAnsi="Arial" w:cs="Arial"/>
          <w:spacing w:val="-65"/>
          <w:sz w:val="16"/>
        </w:rPr>
        <w:t xml:space="preserve"> </w:t>
      </w:r>
      <w:r w:rsidR="00C12992" w:rsidRPr="001058B5">
        <w:rPr>
          <w:rFonts w:ascii="Arial" w:hAnsi="Arial" w:cs="Arial"/>
          <w:sz w:val="16"/>
        </w:rPr>
        <w:t>or SYSDATE.</w:t>
      </w:r>
    </w:p>
    <w:p w14:paraId="20BCCDC3" w14:textId="77777777" w:rsidR="008C539B" w:rsidRPr="001058B5" w:rsidRDefault="008C539B">
      <w:pPr>
        <w:pStyle w:val="BodyText"/>
        <w:rPr>
          <w:rFonts w:ascii="Arial" w:hAnsi="Arial" w:cs="Arial"/>
          <w:sz w:val="26"/>
        </w:rPr>
      </w:pPr>
    </w:p>
    <w:p w14:paraId="05729233" w14:textId="77777777" w:rsidR="00B55B3B" w:rsidRPr="001058B5" w:rsidRDefault="00B55B3B" w:rsidP="00B55B3B">
      <w:pPr>
        <w:pStyle w:val="Heading3"/>
      </w:pPr>
      <w:bookmarkStart w:id="1211" w:name="Tutorials:_Creating_Oracle_Virtual_Priva"/>
      <w:bookmarkStart w:id="1212" w:name="_bookmark1465"/>
      <w:bookmarkEnd w:id="1211"/>
      <w:bookmarkEnd w:id="1212"/>
      <w:r w:rsidRPr="001058B5">
        <w:t xml:space="preserve">Tutorials: </w:t>
      </w:r>
      <w:r>
        <w:t>Tạo các chính sách Oracle VPD</w:t>
      </w:r>
    </w:p>
    <w:p w14:paraId="175F6D65" w14:textId="77777777" w:rsidR="00B55B3B" w:rsidRPr="001058B5" w:rsidRDefault="00B55B3B" w:rsidP="00B55B3B">
      <w:pPr>
        <w:pStyle w:val="BodyText"/>
        <w:spacing w:before="81"/>
        <w:ind w:left="2260"/>
        <w:rPr>
          <w:rFonts w:ascii="Arial" w:hAnsi="Arial" w:cs="Arial"/>
        </w:rPr>
      </w:pPr>
      <w:r w:rsidRPr="001058B5">
        <w:rPr>
          <w:rFonts w:ascii="Arial" w:hAnsi="Arial" w:cs="Arial"/>
        </w:rPr>
        <w:t>This section contains:</w:t>
      </w:r>
    </w:p>
    <w:p w14:paraId="42F47E61" w14:textId="77777777" w:rsidR="00B55B3B" w:rsidRPr="001058B5" w:rsidRDefault="008D1AB8" w:rsidP="00B55B3B">
      <w:pPr>
        <w:pStyle w:val="ListParagraph"/>
        <w:numPr>
          <w:ilvl w:val="0"/>
          <w:numId w:val="78"/>
        </w:numPr>
        <w:tabs>
          <w:tab w:val="left" w:pos="2620"/>
        </w:tabs>
        <w:spacing w:before="112"/>
        <w:rPr>
          <w:rFonts w:ascii="Arial" w:hAnsi="Arial" w:cs="Arial"/>
          <w:sz w:val="20"/>
        </w:rPr>
      </w:pPr>
      <w:hyperlink w:anchor="_bookmark1467"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Creating a Simple Oracle Virtual Private Database</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Policy</w:t>
        </w:r>
      </w:hyperlink>
    </w:p>
    <w:p w14:paraId="38A11C0A" w14:textId="77777777" w:rsidR="00B55B3B" w:rsidRPr="001058B5" w:rsidRDefault="008D1AB8" w:rsidP="00B55B3B">
      <w:pPr>
        <w:pStyle w:val="ListParagraph"/>
        <w:numPr>
          <w:ilvl w:val="0"/>
          <w:numId w:val="78"/>
        </w:numPr>
        <w:tabs>
          <w:tab w:val="left" w:pos="2620"/>
        </w:tabs>
        <w:spacing w:before="117" w:line="232" w:lineRule="auto"/>
        <w:ind w:right="796"/>
        <w:rPr>
          <w:rFonts w:ascii="Arial" w:hAnsi="Arial" w:cs="Arial"/>
          <w:sz w:val="20"/>
        </w:rPr>
      </w:pPr>
      <w:hyperlink w:anchor="_bookmark1475"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 Policy with a Database Session-Based Application</w:t>
        </w:r>
      </w:hyperlink>
      <w:hyperlink w:anchor="_bookmark1475" w:history="1">
        <w:r w:rsidR="00B55B3B" w:rsidRPr="001058B5">
          <w:rPr>
            <w:rFonts w:ascii="Arial" w:hAnsi="Arial" w:cs="Arial"/>
            <w:color w:val="0000CC"/>
            <w:sz w:val="20"/>
          </w:rPr>
          <w:t xml:space="preserve"> Context</w:t>
        </w:r>
      </w:hyperlink>
    </w:p>
    <w:p w14:paraId="17BD8C71" w14:textId="77777777" w:rsidR="00B55B3B" w:rsidRPr="001058B5" w:rsidRDefault="008D1AB8" w:rsidP="00B55B3B">
      <w:pPr>
        <w:pStyle w:val="ListParagraph"/>
        <w:numPr>
          <w:ilvl w:val="0"/>
          <w:numId w:val="78"/>
        </w:numPr>
        <w:tabs>
          <w:tab w:val="left" w:pos="2620"/>
        </w:tabs>
        <w:spacing w:before="112"/>
        <w:rPr>
          <w:rFonts w:ascii="Arial" w:hAnsi="Arial" w:cs="Arial"/>
          <w:sz w:val="20"/>
        </w:rPr>
      </w:pPr>
      <w:hyperlink w:anchor="_bookmark1488"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an Oracle Virtual Private Database Policy</w:t>
        </w:r>
        <w:r w:rsidR="00B55B3B" w:rsidRPr="001058B5">
          <w:rPr>
            <w:rFonts w:ascii="Arial" w:hAnsi="Arial" w:cs="Arial"/>
            <w:color w:val="0000CC"/>
            <w:spacing w:val="-9"/>
            <w:sz w:val="20"/>
          </w:rPr>
          <w:t xml:space="preserve"> </w:t>
        </w:r>
        <w:r w:rsidR="00B55B3B" w:rsidRPr="001058B5">
          <w:rPr>
            <w:rFonts w:ascii="Arial" w:hAnsi="Arial" w:cs="Arial"/>
            <w:color w:val="0000CC"/>
            <w:sz w:val="20"/>
          </w:rPr>
          <w:t>Group</w:t>
        </w:r>
      </w:hyperlink>
    </w:p>
    <w:p w14:paraId="5DC1989A" w14:textId="77777777" w:rsidR="00B55B3B" w:rsidRPr="001058B5" w:rsidRDefault="00B55B3B" w:rsidP="00B55B3B">
      <w:pPr>
        <w:pStyle w:val="BodyText"/>
        <w:spacing w:before="6"/>
        <w:rPr>
          <w:rFonts w:ascii="Arial" w:hAnsi="Arial" w:cs="Arial"/>
          <w:sz w:val="25"/>
        </w:rPr>
      </w:pPr>
    </w:p>
    <w:p w14:paraId="28825945" w14:textId="670825B5" w:rsidR="008C539B" w:rsidRPr="001058B5" w:rsidRDefault="00B55B3B" w:rsidP="00B55B3B">
      <w:pPr>
        <w:pStyle w:val="Heading4"/>
      </w:pPr>
      <w:bookmarkStart w:id="1213" w:name="Tutorial:_Creating_a_Simple_Oracle_Virtu"/>
      <w:bookmarkStart w:id="1214" w:name="_bookmark1467"/>
      <w:bookmarkEnd w:id="1213"/>
      <w:bookmarkEnd w:id="1214"/>
      <w:r w:rsidRPr="001058B5">
        <w:t xml:space="preserve">Tutorial: </w:t>
      </w:r>
      <w:r>
        <w:t>Tạo một chính sách Oracle VPD đơn giản</w:t>
      </w:r>
    </w:p>
    <w:p w14:paraId="2BA76C0F"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50E93392" w14:textId="77777777" w:rsidR="008C539B" w:rsidRPr="001058B5" w:rsidRDefault="008D1AB8">
      <w:pPr>
        <w:pStyle w:val="ListParagraph"/>
        <w:numPr>
          <w:ilvl w:val="0"/>
          <w:numId w:val="78"/>
        </w:numPr>
        <w:tabs>
          <w:tab w:val="left" w:pos="2620"/>
        </w:tabs>
        <w:rPr>
          <w:rFonts w:ascii="Arial" w:hAnsi="Arial" w:cs="Arial"/>
          <w:sz w:val="20"/>
        </w:rPr>
      </w:pPr>
      <w:hyperlink w:anchor="_bookmark1468"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1D6C43C1" w14:textId="77777777" w:rsidR="008C539B" w:rsidRPr="001058B5" w:rsidRDefault="008C539B">
      <w:pPr>
        <w:rPr>
          <w:rFonts w:ascii="Arial" w:hAnsi="Arial" w:cs="Arial"/>
          <w:sz w:val="20"/>
        </w:rPr>
        <w:sectPr w:rsidR="008C539B" w:rsidRPr="001058B5">
          <w:headerReference w:type="even" r:id="rId158"/>
          <w:headerReference w:type="default" r:id="rId159"/>
          <w:pgSz w:w="12240" w:h="15840"/>
          <w:pgMar w:top="840" w:right="1060" w:bottom="860" w:left="1100" w:header="549" w:footer="663" w:gutter="0"/>
          <w:cols w:space="720"/>
        </w:sectPr>
      </w:pPr>
    </w:p>
    <w:p w14:paraId="5D70032D" w14:textId="77777777" w:rsidR="008C539B" w:rsidRPr="001058B5" w:rsidRDefault="008C539B">
      <w:pPr>
        <w:pStyle w:val="BodyText"/>
        <w:spacing w:before="5"/>
        <w:rPr>
          <w:rFonts w:ascii="Arial" w:hAnsi="Arial" w:cs="Arial"/>
          <w:sz w:val="25"/>
        </w:rPr>
      </w:pPr>
    </w:p>
    <w:p w14:paraId="2D36BACD" w14:textId="77777777" w:rsidR="008C539B" w:rsidRPr="001058B5" w:rsidRDefault="008D1AB8" w:rsidP="006F7931">
      <w:pPr>
        <w:pStyle w:val="ListParagraph"/>
        <w:numPr>
          <w:ilvl w:val="1"/>
          <w:numId w:val="137"/>
        </w:numPr>
        <w:tabs>
          <w:tab w:val="left" w:pos="2020"/>
        </w:tabs>
        <w:spacing w:before="93"/>
        <w:ind w:hanging="359"/>
        <w:rPr>
          <w:rFonts w:ascii="Arial" w:hAnsi="Arial" w:cs="Arial"/>
          <w:sz w:val="20"/>
        </w:rPr>
      </w:pPr>
      <w:hyperlink w:anchor="_bookmark1470" w:history="1">
        <w:r w:rsidR="00C12992" w:rsidRPr="001058B5">
          <w:rPr>
            <w:rFonts w:ascii="Arial" w:hAnsi="Arial" w:cs="Arial"/>
            <w:color w:val="0000CC"/>
            <w:sz w:val="20"/>
          </w:rPr>
          <w:t>Step 1: Ensure That the OE User Account Is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Active</w:t>
        </w:r>
      </w:hyperlink>
    </w:p>
    <w:p w14:paraId="27A92211"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471" w:history="1">
        <w:r w:rsidR="00C12992" w:rsidRPr="001058B5">
          <w:rPr>
            <w:rFonts w:ascii="Arial" w:hAnsi="Arial" w:cs="Arial"/>
            <w:color w:val="0000CC"/>
            <w:sz w:val="20"/>
          </w:rPr>
          <w:t>Step 2: Create a Policy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Function</w:t>
        </w:r>
      </w:hyperlink>
    </w:p>
    <w:p w14:paraId="1E8CA69E"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72" w:history="1">
        <w:r w:rsidR="00C12992" w:rsidRPr="001058B5">
          <w:rPr>
            <w:rFonts w:ascii="Arial" w:hAnsi="Arial" w:cs="Arial"/>
            <w:color w:val="0000CC"/>
            <w:sz w:val="20"/>
          </w:rPr>
          <w:t>Step 3: Create the Oracle Virtual Private Database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Policy</w:t>
        </w:r>
      </w:hyperlink>
    </w:p>
    <w:p w14:paraId="14E0B6F8"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473"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Policy</w:t>
        </w:r>
      </w:hyperlink>
    </w:p>
    <w:p w14:paraId="0BD80B15"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74"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Tutorial</w:t>
        </w:r>
      </w:hyperlink>
    </w:p>
    <w:p w14:paraId="7A2DE6F0" w14:textId="77777777" w:rsidR="008C539B" w:rsidRPr="001058B5" w:rsidRDefault="008C539B">
      <w:pPr>
        <w:pStyle w:val="BodyText"/>
        <w:spacing w:before="2"/>
        <w:rPr>
          <w:rFonts w:ascii="Arial" w:hAnsi="Arial" w:cs="Arial"/>
          <w:sz w:val="23"/>
        </w:rPr>
      </w:pPr>
    </w:p>
    <w:p w14:paraId="4E017BE0" w14:textId="25111334" w:rsidR="008C539B" w:rsidRPr="001058B5" w:rsidRDefault="00044F84">
      <w:pPr>
        <w:pStyle w:val="Heading6"/>
        <w:ind w:left="1660"/>
      </w:pPr>
      <w:bookmarkStart w:id="1215" w:name="_bookmark1468"/>
      <w:bookmarkStart w:id="1216" w:name="_bookmark1469"/>
      <w:bookmarkEnd w:id="1215"/>
      <w:bookmarkEnd w:id="1216"/>
      <w:r>
        <w:t>Về hướng dẫn này</w:t>
      </w:r>
    </w:p>
    <w:p w14:paraId="29FA0F6D" w14:textId="54FDB70E" w:rsidR="008C539B" w:rsidRPr="001058B5" w:rsidRDefault="00044F84">
      <w:pPr>
        <w:pStyle w:val="BodyText"/>
        <w:spacing w:before="56" w:line="230" w:lineRule="auto"/>
        <w:ind w:left="1659" w:right="848"/>
        <w:rPr>
          <w:rFonts w:ascii="Arial" w:hAnsi="Arial" w:cs="Arial"/>
        </w:rPr>
      </w:pPr>
      <w:r w:rsidRPr="00044F84">
        <w:rPr>
          <w:rFonts w:ascii="Arial" w:hAnsi="Arial" w:cs="Arial"/>
        </w:rPr>
        <w:t>Giả sử bạn muốn tạo một chính sách Oracle VPD đơn giản giới hạn quyền truy cập vào tất cả các đơn đặt hàng trong bảng OE.ORDERS được tạo ra bởi Đại diện bán hàng 159. Về bản chất, chính sách dị</w:t>
      </w:r>
      <w:r>
        <w:rPr>
          <w:rFonts w:ascii="Arial" w:hAnsi="Arial" w:cs="Arial"/>
        </w:rPr>
        <w:t>ch</w:t>
      </w:r>
      <w:r w:rsidRPr="00044F84">
        <w:rPr>
          <w:rFonts w:ascii="Arial" w:hAnsi="Arial" w:cs="Arial"/>
        </w:rPr>
        <w:t xml:space="preserve"> câu lệnh sau</w:t>
      </w:r>
      <w:r w:rsidR="00C12992" w:rsidRPr="001058B5">
        <w:rPr>
          <w:rFonts w:ascii="Arial" w:hAnsi="Arial" w:cs="Arial"/>
        </w:rPr>
        <w:t>:</w:t>
      </w:r>
    </w:p>
    <w:p w14:paraId="792E9446"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0AFB2CCE" w14:textId="77777777" w:rsidR="008C539B" w:rsidRPr="001058B5" w:rsidRDefault="008C539B">
      <w:pPr>
        <w:pStyle w:val="BodyText"/>
        <w:spacing w:before="4"/>
        <w:rPr>
          <w:rFonts w:ascii="Arial" w:hAnsi="Arial" w:cs="Arial"/>
          <w:sz w:val="18"/>
        </w:rPr>
      </w:pPr>
    </w:p>
    <w:p w14:paraId="60F2998D" w14:textId="53EFBED2" w:rsidR="008C539B" w:rsidRPr="001058B5" w:rsidRDefault="00044F84">
      <w:pPr>
        <w:pStyle w:val="BodyText"/>
        <w:ind w:left="1660"/>
        <w:rPr>
          <w:rFonts w:ascii="Arial" w:hAnsi="Arial" w:cs="Arial"/>
        </w:rPr>
      </w:pPr>
      <w:r>
        <w:rPr>
          <w:rFonts w:ascii="Arial" w:hAnsi="Arial" w:cs="Arial"/>
        </w:rPr>
        <w:t>Trở thành</w:t>
      </w:r>
      <w:r w:rsidR="00C12992" w:rsidRPr="001058B5">
        <w:rPr>
          <w:rFonts w:ascii="Arial" w:hAnsi="Arial" w:cs="Arial"/>
        </w:rPr>
        <w:t>:</w:t>
      </w:r>
    </w:p>
    <w:p w14:paraId="55F99156" w14:textId="77777777" w:rsidR="008C539B" w:rsidRPr="001058B5" w:rsidRDefault="00C12992">
      <w:pPr>
        <w:spacing w:before="140" w:line="259" w:lineRule="auto"/>
        <w:ind w:left="1752" w:right="6005"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159;</w:t>
      </w:r>
    </w:p>
    <w:p w14:paraId="62496549" w14:textId="77777777" w:rsidR="008C539B" w:rsidRPr="001058B5" w:rsidRDefault="008C539B">
      <w:pPr>
        <w:pStyle w:val="BodyText"/>
        <w:spacing w:before="6"/>
        <w:rPr>
          <w:rFonts w:ascii="Arial" w:hAnsi="Arial" w:cs="Arial"/>
          <w:sz w:val="23"/>
        </w:rPr>
      </w:pPr>
    </w:p>
    <w:p w14:paraId="34BF8194" w14:textId="0CC77E2F" w:rsidR="008C539B" w:rsidRPr="001058B5" w:rsidRDefault="00C12992">
      <w:pPr>
        <w:pStyle w:val="Heading6"/>
        <w:ind w:left="1660"/>
      </w:pPr>
      <w:bookmarkStart w:id="1217" w:name="Step_1:_Ensure_That_the_OE_User_Account_"/>
      <w:bookmarkStart w:id="1218" w:name="_bookmark1470"/>
      <w:bookmarkEnd w:id="1217"/>
      <w:bookmarkEnd w:id="1218"/>
      <w:r w:rsidRPr="001058B5">
        <w:t xml:space="preserve">Step 1: </w:t>
      </w:r>
      <w:r w:rsidR="00044F84" w:rsidRPr="00044F84">
        <w:t>Đảm bảo rằng tài khoản người dùng OE đang hoạt động</w:t>
      </w:r>
    </w:p>
    <w:p w14:paraId="31DADF5C" w14:textId="5FAD201E" w:rsidR="008C539B" w:rsidRPr="001058B5" w:rsidRDefault="00331A00">
      <w:pPr>
        <w:pStyle w:val="ListParagraph"/>
        <w:numPr>
          <w:ilvl w:val="0"/>
          <w:numId w:val="77"/>
        </w:numPr>
        <w:tabs>
          <w:tab w:val="left" w:pos="2020"/>
        </w:tabs>
        <w:spacing w:before="50"/>
        <w:rPr>
          <w:rFonts w:ascii="Arial" w:hAnsi="Arial" w:cs="Arial"/>
          <w:sz w:val="20"/>
        </w:rPr>
      </w:pPr>
      <w:r>
        <w:rPr>
          <w:rFonts w:ascii="Arial" w:hAnsi="Arial" w:cs="Arial"/>
          <w:sz w:val="20"/>
        </w:rPr>
        <w:t>Đăng nhập vào</w:t>
      </w:r>
      <w:r w:rsidR="00C12992" w:rsidRPr="001058B5">
        <w:rPr>
          <w:rFonts w:ascii="Arial" w:hAnsi="Arial" w:cs="Arial"/>
          <w:spacing w:val="-5"/>
          <w:sz w:val="20"/>
        </w:rPr>
        <w:t xml:space="preserve"> </w:t>
      </w:r>
      <w:r w:rsidR="00C12992" w:rsidRPr="001058B5">
        <w:rPr>
          <w:rFonts w:ascii="Arial" w:hAnsi="Arial" w:cs="Arial"/>
          <w:sz w:val="20"/>
        </w:rPr>
        <w:t>SQL*Plus</w:t>
      </w:r>
      <w:r w:rsidR="00C12992" w:rsidRPr="001058B5">
        <w:rPr>
          <w:rFonts w:ascii="Arial" w:hAnsi="Arial" w:cs="Arial"/>
          <w:spacing w:val="-5"/>
          <w:sz w:val="20"/>
        </w:rPr>
        <w:t xml:space="preserve"> </w:t>
      </w:r>
      <w:r>
        <w:rPr>
          <w:rFonts w:ascii="Arial" w:hAnsi="Arial" w:cs="Arial"/>
          <w:sz w:val="20"/>
        </w:rPr>
        <w:t>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3"/>
          <w:sz w:val="20"/>
        </w:rPr>
        <w:t xml:space="preserve"> </w:t>
      </w:r>
      <w:r w:rsidR="00C12992" w:rsidRPr="001058B5">
        <w:rPr>
          <w:rFonts w:ascii="Arial" w:hAnsi="Arial" w:cs="Arial"/>
          <w:sz w:val="20"/>
        </w:rPr>
        <w:t>SYSTEM</w:t>
      </w:r>
      <w:r w:rsidR="00C12992" w:rsidRPr="001058B5">
        <w:rPr>
          <w:rFonts w:ascii="Arial" w:hAnsi="Arial" w:cs="Arial"/>
          <w:spacing w:val="-81"/>
          <w:sz w:val="20"/>
        </w:rPr>
        <w:t xml:space="preserve"> </w:t>
      </w:r>
      <w:r>
        <w:rPr>
          <w:rFonts w:ascii="Arial" w:hAnsi="Arial" w:cs="Arial"/>
          <w:sz w:val="20"/>
        </w:rPr>
        <w:t xml:space="preserve"> với</w:t>
      </w:r>
      <w:r w:rsidR="00C12992" w:rsidRPr="001058B5">
        <w:rPr>
          <w:rFonts w:ascii="Arial" w:hAnsi="Arial" w:cs="Arial"/>
          <w:spacing w:val="-5"/>
          <w:sz w:val="20"/>
        </w:rPr>
        <w:t xml:space="preserve"> </w:t>
      </w:r>
      <w:r>
        <w:rPr>
          <w:rFonts w:ascii="Arial" w:hAnsi="Arial" w:cs="Arial"/>
          <w:sz w:val="20"/>
        </w:rPr>
        <w:t>ưu tiên</w:t>
      </w:r>
      <w:r w:rsidR="00C12992" w:rsidRPr="001058B5">
        <w:rPr>
          <w:rFonts w:ascii="Arial" w:hAnsi="Arial" w:cs="Arial"/>
          <w:spacing w:val="-4"/>
          <w:sz w:val="20"/>
        </w:rPr>
        <w:t xml:space="preserve"> </w:t>
      </w:r>
      <w:r w:rsidR="00C12992" w:rsidRPr="001058B5">
        <w:rPr>
          <w:rFonts w:ascii="Arial" w:hAnsi="Arial" w:cs="Arial"/>
          <w:sz w:val="20"/>
        </w:rPr>
        <w:t>SYSDBA.</w:t>
      </w:r>
    </w:p>
    <w:p w14:paraId="34B7A909"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DC853B" w14:textId="77777777" w:rsidR="008C539B" w:rsidRPr="001058B5" w:rsidRDefault="008C539B">
      <w:pPr>
        <w:pStyle w:val="BodyText"/>
        <w:spacing w:before="9"/>
        <w:rPr>
          <w:rFonts w:ascii="Arial" w:hAnsi="Arial" w:cs="Arial"/>
          <w:i/>
          <w:sz w:val="16"/>
        </w:rPr>
      </w:pPr>
    </w:p>
    <w:p w14:paraId="1AEFDC70" w14:textId="176E9131" w:rsidR="008C539B" w:rsidRPr="001058B5" w:rsidRDefault="00331A00">
      <w:pPr>
        <w:pStyle w:val="ListParagraph"/>
        <w:numPr>
          <w:ilvl w:val="0"/>
          <w:numId w:val="77"/>
        </w:numPr>
        <w:tabs>
          <w:tab w:val="left" w:pos="2020"/>
        </w:tabs>
        <w:spacing w:before="0"/>
        <w:rPr>
          <w:rFonts w:ascii="Arial" w:hAnsi="Arial" w:cs="Arial"/>
          <w:sz w:val="20"/>
        </w:rPr>
      </w:pPr>
      <w:r>
        <w:rPr>
          <w:rFonts w:ascii="Arial" w:hAnsi="Arial" w:cs="Arial"/>
          <w:sz w:val="20"/>
        </w:rPr>
        <w:t>Chạy câu lệnh SELECT sau</w:t>
      </w:r>
      <w:r>
        <w:rPr>
          <w:rFonts w:ascii="Arial" w:hAnsi="Arial" w:cs="Arial"/>
          <w:spacing w:val="-8"/>
          <w:sz w:val="20"/>
        </w:rPr>
        <w:t xml:space="preserve"> trên</w:t>
      </w:r>
      <w:r w:rsidR="00C12992" w:rsidRPr="001058B5">
        <w:rPr>
          <w:rFonts w:ascii="Arial" w:hAnsi="Arial" w:cs="Arial"/>
          <w:spacing w:val="-9"/>
          <w:sz w:val="20"/>
        </w:rPr>
        <w:t xml:space="preserve"> </w:t>
      </w:r>
      <w:r w:rsidR="00C12992" w:rsidRPr="001058B5">
        <w:rPr>
          <w:rFonts w:ascii="Arial" w:hAnsi="Arial" w:cs="Arial"/>
          <w:sz w:val="20"/>
        </w:rPr>
        <w:t>DBA_USERS</w:t>
      </w:r>
      <w:r w:rsidR="00C12992" w:rsidRPr="001058B5">
        <w:rPr>
          <w:rFonts w:ascii="Arial" w:hAnsi="Arial" w:cs="Arial"/>
          <w:spacing w:val="-84"/>
          <w:sz w:val="20"/>
        </w:rPr>
        <w:t xml:space="preserve"> </w:t>
      </w:r>
      <w:r w:rsidR="00C12992" w:rsidRPr="001058B5">
        <w:rPr>
          <w:rFonts w:ascii="Arial" w:hAnsi="Arial" w:cs="Arial"/>
          <w:sz w:val="20"/>
        </w:rPr>
        <w:t>data</w:t>
      </w:r>
      <w:r w:rsidR="00C12992" w:rsidRPr="001058B5">
        <w:rPr>
          <w:rFonts w:ascii="Arial" w:hAnsi="Arial" w:cs="Arial"/>
          <w:spacing w:val="-9"/>
          <w:sz w:val="20"/>
        </w:rPr>
        <w:t xml:space="preserve"> </w:t>
      </w:r>
      <w:r w:rsidR="00C12992" w:rsidRPr="001058B5">
        <w:rPr>
          <w:rFonts w:ascii="Arial" w:hAnsi="Arial" w:cs="Arial"/>
          <w:sz w:val="20"/>
        </w:rPr>
        <w:t>dictionary</w:t>
      </w:r>
      <w:r w:rsidR="00C12992" w:rsidRPr="001058B5">
        <w:rPr>
          <w:rFonts w:ascii="Arial" w:hAnsi="Arial" w:cs="Arial"/>
          <w:spacing w:val="-7"/>
          <w:sz w:val="20"/>
        </w:rPr>
        <w:t xml:space="preserve"> </w:t>
      </w:r>
      <w:r w:rsidR="00C12992" w:rsidRPr="001058B5">
        <w:rPr>
          <w:rFonts w:ascii="Arial" w:hAnsi="Arial" w:cs="Arial"/>
          <w:sz w:val="20"/>
        </w:rPr>
        <w:t>view:</w:t>
      </w:r>
    </w:p>
    <w:p w14:paraId="7EE86A68"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USERNAME, ACCOUNT_STATUS FROM DBA_USERS WHERE USERNAME = 'OE';</w:t>
      </w:r>
    </w:p>
    <w:p w14:paraId="3547210D" w14:textId="77777777" w:rsidR="008C539B" w:rsidRPr="001058B5" w:rsidRDefault="008C539B">
      <w:pPr>
        <w:pStyle w:val="BodyText"/>
        <w:spacing w:before="1"/>
        <w:rPr>
          <w:rFonts w:ascii="Arial" w:hAnsi="Arial" w:cs="Arial"/>
          <w:sz w:val="19"/>
        </w:rPr>
      </w:pPr>
    </w:p>
    <w:p w14:paraId="04CBC093" w14:textId="11C4092E" w:rsidR="008C539B" w:rsidRPr="001058B5" w:rsidRDefault="00331A00">
      <w:pPr>
        <w:pStyle w:val="BodyText"/>
        <w:spacing w:before="1" w:line="228" w:lineRule="auto"/>
        <w:ind w:left="2020" w:right="700" w:hanging="1"/>
        <w:rPr>
          <w:rFonts w:ascii="Arial" w:hAnsi="Arial" w:cs="Arial"/>
        </w:rPr>
      </w:pPr>
      <w:r w:rsidRPr="00331A00">
        <w:rPr>
          <w:rFonts w:ascii="Arial" w:hAnsi="Arial" w:cs="Arial"/>
        </w:rPr>
        <w:t>Nếu chế độ xem DBA_USERS liệt kê OE của người dùng là bị khóa và đã hết hạn, hãy nhập câu lệnh sau để mở khóa tài khoản OE và tạo một mật khẩu mới:</w:t>
      </w:r>
      <w:r w:rsidR="00C12992" w:rsidRPr="001058B5">
        <w:rPr>
          <w:rFonts w:ascii="Arial" w:hAnsi="Arial" w:cs="Arial"/>
        </w:rPr>
        <w:t>:</w:t>
      </w:r>
    </w:p>
    <w:p w14:paraId="17A77A82" w14:textId="77777777" w:rsidR="008C539B" w:rsidRPr="001058B5" w:rsidRDefault="00C12992">
      <w:pPr>
        <w:spacing w:before="140"/>
        <w:ind w:left="20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0F137C0F" w14:textId="77777777" w:rsidR="008C539B" w:rsidRPr="001058B5" w:rsidRDefault="008C539B">
      <w:pPr>
        <w:pStyle w:val="BodyText"/>
        <w:spacing w:before="10"/>
        <w:rPr>
          <w:rFonts w:ascii="Arial" w:hAnsi="Arial" w:cs="Arial"/>
          <w:sz w:val="18"/>
        </w:rPr>
      </w:pPr>
    </w:p>
    <w:p w14:paraId="798B1314" w14:textId="7680BDCA" w:rsidR="008C539B" w:rsidRPr="001058B5" w:rsidRDefault="00331A00">
      <w:pPr>
        <w:pStyle w:val="BodyText"/>
        <w:spacing w:line="230" w:lineRule="auto"/>
        <w:ind w:left="2020" w:right="700"/>
        <w:rPr>
          <w:rFonts w:ascii="Arial" w:hAnsi="Arial" w:cs="Arial"/>
        </w:rPr>
      </w:pPr>
      <w:r w:rsidRPr="00331A00">
        <w:rPr>
          <w:rFonts w:ascii="Arial" w:hAnsi="Arial" w:cs="Arial"/>
        </w:rPr>
        <w:t>Thay thế mật khẩu bằng mật khẩu an toàn. Để bảo mật tốt hơn, không sử dụng lại cùng một mật khẩu đã được sử dụng trong các bản phát hành trước của CSDL Oracle</w:t>
      </w:r>
      <w:r w:rsidR="00C12992" w:rsidRPr="001058B5">
        <w:rPr>
          <w:rFonts w:ascii="Arial" w:hAnsi="Arial" w:cs="Arial"/>
        </w:rPr>
        <w:t xml:space="preserv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0"/>
        </w:rPr>
        <w:t xml:space="preserve"> </w:t>
      </w:r>
      <w:r w:rsidR="00C12992" w:rsidRPr="001058B5">
        <w:rPr>
          <w:rFonts w:ascii="Arial" w:hAnsi="Arial" w:cs="Arial"/>
        </w:rPr>
        <w:t>information.</w:t>
      </w:r>
    </w:p>
    <w:p w14:paraId="6767D8FB" w14:textId="77777777" w:rsidR="008C539B" w:rsidRPr="001058B5" w:rsidRDefault="008C539B">
      <w:pPr>
        <w:pStyle w:val="BodyText"/>
        <w:spacing w:before="4"/>
        <w:rPr>
          <w:rFonts w:ascii="Arial" w:hAnsi="Arial" w:cs="Arial"/>
          <w:sz w:val="23"/>
        </w:rPr>
      </w:pPr>
    </w:p>
    <w:p w14:paraId="15FBF29F" w14:textId="62338976" w:rsidR="008C539B" w:rsidRPr="001058B5" w:rsidRDefault="00C12992">
      <w:pPr>
        <w:pStyle w:val="Heading6"/>
        <w:ind w:left="1660"/>
      </w:pPr>
      <w:bookmarkStart w:id="1219" w:name="Step_2:_Create_a_Policy_Function"/>
      <w:bookmarkStart w:id="1220" w:name="_bookmark1471"/>
      <w:bookmarkEnd w:id="1219"/>
      <w:bookmarkEnd w:id="1220"/>
      <w:r w:rsidRPr="001058B5">
        <w:t xml:space="preserve">Step 2: </w:t>
      </w:r>
      <w:r w:rsidR="00331A00">
        <w:t>Tạo hàm chính sách</w:t>
      </w:r>
    </w:p>
    <w:p w14:paraId="7D9784A4" w14:textId="078761B3" w:rsidR="008C539B" w:rsidRPr="001058B5" w:rsidRDefault="00331A00">
      <w:pPr>
        <w:pStyle w:val="BodyText"/>
        <w:spacing w:before="59" w:line="228" w:lineRule="auto"/>
        <w:ind w:left="1660" w:right="848"/>
        <w:rPr>
          <w:rFonts w:ascii="Arial" w:hAnsi="Arial" w:cs="Arial"/>
        </w:rPr>
      </w:pPr>
      <w:r w:rsidRPr="00331A00">
        <w:rPr>
          <w:rFonts w:ascii="Arial" w:hAnsi="Arial" w:cs="Arial"/>
        </w:rPr>
        <w:t>Tạo hàm sau, nó sẽ thêm mệnh đề WHERE SALES_REP_ID = 159 vào bất kỳ câu lệnh SELECT nào trên bảng OE.ORDERS. (Bạn có thể sao chép và dán văn bản này bằng cách định vị con trỏ ở đầu CREATE OR REPLACE ở dòng đầu tiên.)</w:t>
      </w:r>
    </w:p>
    <w:p w14:paraId="38C88156" w14:textId="77777777" w:rsidR="008C539B" w:rsidRPr="001058B5" w:rsidRDefault="00C12992">
      <w:pPr>
        <w:spacing w:before="140" w:line="259" w:lineRule="auto"/>
        <w:ind w:left="1844" w:right="4799" w:hanging="185"/>
        <w:rPr>
          <w:rFonts w:ascii="Arial" w:hAnsi="Arial" w:cs="Arial"/>
          <w:sz w:val="18"/>
        </w:rPr>
      </w:pP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OR</w:t>
      </w:r>
      <w:r w:rsidRPr="001058B5">
        <w:rPr>
          <w:rFonts w:ascii="Arial" w:hAnsi="Arial" w:cs="Arial"/>
          <w:spacing w:val="-48"/>
          <w:w w:val="90"/>
          <w:sz w:val="18"/>
        </w:rPr>
        <w:t xml:space="preserve"> </w:t>
      </w:r>
      <w:r w:rsidRPr="001058B5">
        <w:rPr>
          <w:rFonts w:ascii="Arial" w:hAnsi="Arial" w:cs="Arial"/>
          <w:w w:val="90"/>
          <w:sz w:val="18"/>
        </w:rPr>
        <w:t>REPLACE</w:t>
      </w:r>
      <w:r w:rsidRPr="001058B5">
        <w:rPr>
          <w:rFonts w:ascii="Arial" w:hAnsi="Arial" w:cs="Arial"/>
          <w:spacing w:val="-47"/>
          <w:w w:val="90"/>
          <w:sz w:val="18"/>
        </w:rPr>
        <w:t xml:space="preserve"> </w:t>
      </w:r>
      <w:r w:rsidRPr="001058B5">
        <w:rPr>
          <w:rFonts w:ascii="Arial" w:hAnsi="Arial" w:cs="Arial"/>
          <w:w w:val="90"/>
          <w:sz w:val="18"/>
        </w:rPr>
        <w:t>FUNCTION</w:t>
      </w:r>
      <w:r w:rsidRPr="001058B5">
        <w:rPr>
          <w:rFonts w:ascii="Arial" w:hAnsi="Arial" w:cs="Arial"/>
          <w:spacing w:val="-47"/>
          <w:w w:val="90"/>
          <w:sz w:val="18"/>
        </w:rPr>
        <w:t xml:space="preserve"> </w:t>
      </w:r>
      <w:r w:rsidRPr="001058B5">
        <w:rPr>
          <w:rFonts w:ascii="Arial" w:hAnsi="Arial" w:cs="Arial"/>
          <w:w w:val="90"/>
          <w:sz w:val="18"/>
        </w:rPr>
        <w:t xml:space="preserve">auth_orders( </w:t>
      </w:r>
      <w:r w:rsidRPr="001058B5">
        <w:rPr>
          <w:rFonts w:ascii="Arial" w:hAnsi="Arial" w:cs="Arial"/>
          <w:w w:val="95"/>
          <w:sz w:val="18"/>
        </w:rPr>
        <w:t>schema_var IN</w:t>
      </w:r>
      <w:r w:rsidRPr="001058B5">
        <w:rPr>
          <w:rFonts w:ascii="Arial" w:hAnsi="Arial" w:cs="Arial"/>
          <w:spacing w:val="-50"/>
          <w:w w:val="95"/>
          <w:sz w:val="18"/>
        </w:rPr>
        <w:t xml:space="preserve"> </w:t>
      </w:r>
      <w:r w:rsidRPr="001058B5">
        <w:rPr>
          <w:rFonts w:ascii="Arial" w:hAnsi="Arial" w:cs="Arial"/>
          <w:w w:val="95"/>
          <w:sz w:val="18"/>
        </w:rPr>
        <w:t>VARCHAR2,</w:t>
      </w:r>
    </w:p>
    <w:p w14:paraId="7F16A08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table_var IN VARCHAR2</w:t>
      </w:r>
    </w:p>
    <w:p w14:paraId="22191E2E"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8A79AF6" w14:textId="77777777" w:rsidR="008C539B" w:rsidRPr="001058B5" w:rsidRDefault="00C12992">
      <w:pPr>
        <w:spacing w:before="16" w:line="259" w:lineRule="auto"/>
        <w:ind w:left="1752" w:right="6930"/>
        <w:rPr>
          <w:rFonts w:ascii="Arial" w:hAnsi="Arial" w:cs="Arial"/>
          <w:sz w:val="18"/>
        </w:rPr>
      </w:pPr>
      <w:r w:rsidRPr="001058B5">
        <w:rPr>
          <w:rFonts w:ascii="Arial" w:hAnsi="Arial" w:cs="Arial"/>
          <w:w w:val="85"/>
          <w:sz w:val="18"/>
        </w:rPr>
        <w:t xml:space="preserve">RETURN VARCHAR2 </w:t>
      </w:r>
      <w:r w:rsidRPr="001058B5">
        <w:rPr>
          <w:rFonts w:ascii="Arial" w:hAnsi="Arial" w:cs="Arial"/>
          <w:w w:val="95"/>
          <w:sz w:val="18"/>
        </w:rPr>
        <w:t>IS</w:t>
      </w:r>
    </w:p>
    <w:p w14:paraId="10F09774" w14:textId="77777777" w:rsidR="008C539B" w:rsidRPr="001058B5" w:rsidRDefault="00C12992">
      <w:pPr>
        <w:spacing w:line="259" w:lineRule="auto"/>
        <w:ind w:left="1752" w:right="5810" w:firstLine="92"/>
        <w:rPr>
          <w:rFonts w:ascii="Arial" w:hAnsi="Arial" w:cs="Arial"/>
          <w:sz w:val="18"/>
        </w:rPr>
      </w:pPr>
      <w:r w:rsidRPr="001058B5">
        <w:rPr>
          <w:rFonts w:ascii="Arial" w:hAnsi="Arial" w:cs="Arial"/>
          <w:w w:val="90"/>
          <w:sz w:val="18"/>
        </w:rPr>
        <w:t>return_val</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78EEE693" w14:textId="77777777" w:rsidR="008C539B" w:rsidRPr="001058B5" w:rsidRDefault="00C12992">
      <w:pPr>
        <w:spacing w:line="259" w:lineRule="auto"/>
        <w:ind w:left="1844" w:right="4985"/>
        <w:rPr>
          <w:rFonts w:ascii="Arial" w:hAnsi="Arial" w:cs="Arial"/>
          <w:sz w:val="18"/>
        </w:rPr>
      </w:pPr>
      <w:r w:rsidRPr="001058B5">
        <w:rPr>
          <w:rFonts w:ascii="Arial" w:hAnsi="Arial" w:cs="Arial"/>
          <w:w w:val="90"/>
          <w:sz w:val="18"/>
        </w:rPr>
        <w:t>return_val</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159'; </w:t>
      </w: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return_val;</w:t>
      </w:r>
    </w:p>
    <w:p w14:paraId="00108067"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 auth_orders;</w:t>
      </w:r>
    </w:p>
    <w:p w14:paraId="141AB195"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F1B6384" w14:textId="77777777" w:rsidR="008C539B" w:rsidRPr="001058B5" w:rsidRDefault="008C539B">
      <w:pPr>
        <w:pStyle w:val="BodyText"/>
        <w:spacing w:before="2"/>
        <w:rPr>
          <w:rFonts w:ascii="Arial" w:hAnsi="Arial" w:cs="Arial"/>
          <w:sz w:val="18"/>
        </w:rPr>
      </w:pPr>
    </w:p>
    <w:p w14:paraId="38C5A3E7" w14:textId="7B70CF38" w:rsidR="008C539B" w:rsidRPr="001058B5" w:rsidRDefault="00331A00">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112D9A3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827D96" w14:textId="77777777" w:rsidR="008C539B" w:rsidRPr="001058B5" w:rsidRDefault="008C539B">
      <w:pPr>
        <w:pStyle w:val="BodyText"/>
        <w:spacing w:before="5"/>
        <w:rPr>
          <w:rFonts w:ascii="Arial" w:hAnsi="Arial" w:cs="Arial"/>
          <w:sz w:val="25"/>
        </w:rPr>
      </w:pPr>
    </w:p>
    <w:p w14:paraId="3218A727" w14:textId="7781B47C" w:rsidR="008C539B" w:rsidRPr="001058B5" w:rsidRDefault="00331A00" w:rsidP="00331A00">
      <w:pPr>
        <w:pStyle w:val="ListParagraph"/>
        <w:numPr>
          <w:ilvl w:val="1"/>
          <w:numId w:val="77"/>
        </w:numPr>
        <w:tabs>
          <w:tab w:val="left" w:pos="2620"/>
        </w:tabs>
        <w:spacing w:before="101" w:line="230" w:lineRule="auto"/>
        <w:ind w:right="185"/>
        <w:rPr>
          <w:rFonts w:ascii="Arial" w:hAnsi="Arial" w:cs="Arial"/>
          <w:sz w:val="20"/>
        </w:rPr>
      </w:pPr>
      <w:r w:rsidRPr="00331A00">
        <w:rPr>
          <w:rFonts w:ascii="Arial" w:hAnsi="Arial" w:cs="Arial"/>
          <w:sz w:val="20"/>
        </w:rPr>
        <w:t>schema_var và table_var tạo các tham số đầu vào để xác định để lưu trữ tên schema, OE và tên bảng, ORDERS. Đầu tiên, xác định tham số cho schema, và sau đó xác định tham số cho đối tượng, trong trường hợp này là một bảng. Luôn tạo chúng theo thứ tự này. Chính sách VPD mà bạn tạo sẽ cần các tham số này để chỉ định bảng OE.ORDERS</w:t>
      </w:r>
      <w:r w:rsidR="00C12992" w:rsidRPr="001058B5">
        <w:rPr>
          <w:rFonts w:ascii="Arial" w:hAnsi="Arial" w:cs="Arial"/>
          <w:sz w:val="20"/>
        </w:rPr>
        <w:t>.</w:t>
      </w:r>
    </w:p>
    <w:p w14:paraId="76D15DD4" w14:textId="470FDAF1" w:rsidR="008C539B" w:rsidRPr="001058B5" w:rsidRDefault="00331A00" w:rsidP="00331A00">
      <w:pPr>
        <w:pStyle w:val="ListParagraph"/>
        <w:numPr>
          <w:ilvl w:val="1"/>
          <w:numId w:val="77"/>
        </w:numPr>
        <w:tabs>
          <w:tab w:val="left" w:pos="2620"/>
        </w:tabs>
        <w:spacing w:before="118" w:line="228" w:lineRule="auto"/>
        <w:ind w:right="747"/>
        <w:rPr>
          <w:rFonts w:ascii="Arial" w:hAnsi="Arial" w:cs="Arial"/>
          <w:sz w:val="20"/>
        </w:rPr>
      </w:pPr>
      <w:r w:rsidRPr="00331A00">
        <w:rPr>
          <w:rFonts w:ascii="Arial" w:hAnsi="Arial" w:cs="Arial"/>
          <w:sz w:val="20"/>
        </w:rPr>
        <w:t>RETURN VARCHAR2 trả về chuỗi sẽ được sử dụng cho mệnh đề điều kiện WHERE. Hãy nhớ rằng giá trị trả về luôn là kiểu dữ liệu VARCHAR2</w:t>
      </w:r>
      <w:r w:rsidR="00C12992" w:rsidRPr="001058B5">
        <w:rPr>
          <w:rFonts w:ascii="Arial" w:hAnsi="Arial" w:cs="Arial"/>
          <w:sz w:val="20"/>
        </w:rPr>
        <w:t>.</w:t>
      </w:r>
    </w:p>
    <w:p w14:paraId="590985FA" w14:textId="7474C8E8" w:rsidR="00331A00" w:rsidRPr="001058B5" w:rsidRDefault="00331A00" w:rsidP="00331A00">
      <w:pPr>
        <w:pStyle w:val="ListParagraph"/>
        <w:numPr>
          <w:ilvl w:val="1"/>
          <w:numId w:val="77"/>
        </w:numPr>
        <w:tabs>
          <w:tab w:val="left" w:pos="2620"/>
        </w:tabs>
        <w:spacing w:line="246" w:lineRule="exact"/>
        <w:rPr>
          <w:rFonts w:ascii="Arial" w:hAnsi="Arial" w:cs="Arial"/>
        </w:rPr>
      </w:pPr>
      <w:r w:rsidRPr="00331A00">
        <w:rPr>
          <w:rFonts w:ascii="Arial" w:hAnsi="Arial" w:cs="Arial"/>
          <w:w w:val="95"/>
          <w:sz w:val="20"/>
        </w:rPr>
        <w:t>IS ... RETURN return_val bao gồm việc tạo điều kiện WHERE SALES_REP_ID= 159</w:t>
      </w:r>
      <w:r>
        <w:rPr>
          <w:rFonts w:ascii="Arial" w:hAnsi="Arial" w:cs="Arial"/>
          <w:w w:val="95"/>
          <w:sz w:val="20"/>
        </w:rPr>
        <w:t>.</w:t>
      </w:r>
    </w:p>
    <w:p w14:paraId="5D659A51" w14:textId="3155880B" w:rsidR="008C539B" w:rsidRPr="001058B5" w:rsidRDefault="00C12992">
      <w:pPr>
        <w:pStyle w:val="BodyText"/>
        <w:spacing w:line="246" w:lineRule="exact"/>
        <w:ind w:left="2620"/>
        <w:rPr>
          <w:rFonts w:ascii="Arial" w:hAnsi="Arial" w:cs="Arial"/>
        </w:rPr>
      </w:pPr>
      <w:r w:rsidRPr="001058B5">
        <w:rPr>
          <w:rFonts w:ascii="Arial" w:hAnsi="Arial" w:cs="Arial"/>
        </w:rPr>
        <w:t>.</w:t>
      </w:r>
    </w:p>
    <w:p w14:paraId="1DDDEEBE" w14:textId="77777777" w:rsidR="008C539B" w:rsidRPr="001058B5" w:rsidRDefault="008C539B">
      <w:pPr>
        <w:pStyle w:val="BodyText"/>
        <w:spacing w:before="11"/>
        <w:rPr>
          <w:rFonts w:ascii="Arial" w:hAnsi="Arial" w:cs="Arial"/>
          <w:sz w:val="22"/>
        </w:rPr>
      </w:pPr>
    </w:p>
    <w:p w14:paraId="661CB647" w14:textId="0A90ACE0" w:rsidR="008C539B" w:rsidRPr="001058B5" w:rsidRDefault="00C12992">
      <w:pPr>
        <w:pStyle w:val="Heading6"/>
      </w:pPr>
      <w:bookmarkStart w:id="1221" w:name="Step_3:_Create_the_Oracle_Virtual_Privat"/>
      <w:bookmarkStart w:id="1222" w:name="_bookmark1472"/>
      <w:bookmarkEnd w:id="1221"/>
      <w:bookmarkEnd w:id="1222"/>
      <w:r w:rsidRPr="001058B5">
        <w:t xml:space="preserve">Step 3: </w:t>
      </w:r>
      <w:r w:rsidR="00331A00">
        <w:t>Tạo chính sách Oracle VPD</w:t>
      </w:r>
    </w:p>
    <w:p w14:paraId="7689B807" w14:textId="6C12F89E" w:rsidR="008C539B" w:rsidRPr="001058B5" w:rsidRDefault="00331A00">
      <w:pPr>
        <w:pStyle w:val="BodyText"/>
        <w:spacing w:before="56" w:line="230" w:lineRule="auto"/>
        <w:ind w:left="2260" w:right="102"/>
        <w:rPr>
          <w:rFonts w:ascii="Arial" w:hAnsi="Arial" w:cs="Arial"/>
        </w:rPr>
      </w:pPr>
      <w:r w:rsidRPr="00331A00">
        <w:rPr>
          <w:rFonts w:ascii="Arial" w:hAnsi="Arial" w:cs="Arial"/>
        </w:rPr>
        <w:t>Tiếp theo, tạo chính sách sau bằng cách sử dụng thủ tục ADD_POLICY trong gói DBMS_RLS. (Bạn có thể sao chép và dán văn bản này bằng cách định vị con trỏ ở đầu BEGIN trong dòng đầu tiên.)</w:t>
      </w:r>
    </w:p>
    <w:p w14:paraId="1C65D683" w14:textId="77777777" w:rsidR="008C539B" w:rsidRPr="001058B5" w:rsidRDefault="00C12992">
      <w:pPr>
        <w:spacing w:before="139"/>
        <w:ind w:left="2260"/>
        <w:rPr>
          <w:rFonts w:ascii="Arial" w:hAnsi="Arial" w:cs="Arial"/>
          <w:sz w:val="18"/>
        </w:rPr>
      </w:pPr>
      <w:r w:rsidRPr="001058B5">
        <w:rPr>
          <w:rFonts w:ascii="Arial" w:hAnsi="Arial" w:cs="Arial"/>
          <w:w w:val="95"/>
          <w:sz w:val="18"/>
        </w:rPr>
        <w:t>BEGIN</w:t>
      </w:r>
    </w:p>
    <w:p w14:paraId="09E31DB6" w14:textId="77777777" w:rsidR="008C539B" w:rsidRPr="001058B5" w:rsidRDefault="00C12992">
      <w:pPr>
        <w:spacing w:before="16"/>
        <w:ind w:left="2444"/>
        <w:rPr>
          <w:rFonts w:ascii="Arial" w:hAnsi="Arial" w:cs="Arial"/>
          <w:sz w:val="18"/>
        </w:rPr>
      </w:pPr>
      <w:r w:rsidRPr="001058B5">
        <w:rPr>
          <w:rFonts w:ascii="Arial" w:hAnsi="Arial" w:cs="Arial"/>
          <w:w w:val="95"/>
          <w:sz w:val="18"/>
        </w:rPr>
        <w:t>DBMS_RLS.ADD_POLICY (</w:t>
      </w:r>
    </w:p>
    <w:p w14:paraId="68F7727B" w14:textId="77777777" w:rsidR="008C539B" w:rsidRPr="001058B5" w:rsidRDefault="00C12992">
      <w:pPr>
        <w:tabs>
          <w:tab w:val="left" w:pos="4205"/>
        </w:tabs>
        <w:spacing w:before="16" w:line="259" w:lineRule="auto"/>
        <w:ind w:left="2630" w:right="4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'oe',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'orders_policy', </w:t>
      </w:r>
      <w:r w:rsidRPr="001058B5">
        <w:rPr>
          <w:rFonts w:ascii="Arial" w:hAnsi="Arial" w:cs="Arial"/>
          <w:w w:val="95"/>
          <w:sz w:val="18"/>
        </w:rPr>
        <w:t xml:space="preserve">function_schema =&gt; 'sys', </w:t>
      </w:r>
      <w:r w:rsidRPr="001058B5">
        <w:rPr>
          <w:rFonts w:ascii="Arial" w:hAnsi="Arial" w:cs="Arial"/>
          <w:w w:val="90"/>
          <w:sz w:val="18"/>
        </w:rPr>
        <w:t>policy_function =&gt;</w:t>
      </w:r>
      <w:r w:rsidRPr="001058B5">
        <w:rPr>
          <w:rFonts w:ascii="Arial" w:hAnsi="Arial" w:cs="Arial"/>
          <w:spacing w:val="-10"/>
          <w:w w:val="90"/>
          <w:sz w:val="18"/>
        </w:rPr>
        <w:t xml:space="preserve"> </w:t>
      </w:r>
      <w:r w:rsidRPr="001058B5">
        <w:rPr>
          <w:rFonts w:ascii="Arial" w:hAnsi="Arial" w:cs="Arial"/>
          <w:w w:val="90"/>
          <w:sz w:val="18"/>
        </w:rPr>
        <w:t>'auth_orders',</w:t>
      </w:r>
    </w:p>
    <w:p w14:paraId="77EFCEB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statement_types =&gt; 'select, insert, update, delete'</w:t>
      </w:r>
    </w:p>
    <w:p w14:paraId="45D95FBA" w14:textId="77777777" w:rsidR="008C539B" w:rsidRPr="001058B5" w:rsidRDefault="00C12992">
      <w:pPr>
        <w:spacing w:before="16" w:line="259" w:lineRule="auto"/>
        <w:ind w:left="2352" w:right="7338" w:firstLine="186"/>
        <w:rPr>
          <w:rFonts w:ascii="Arial" w:hAnsi="Arial" w:cs="Arial"/>
          <w:sz w:val="18"/>
        </w:rPr>
      </w:pPr>
      <w:r w:rsidRPr="001058B5">
        <w:rPr>
          <w:rFonts w:ascii="Arial" w:hAnsi="Arial" w:cs="Arial"/>
          <w:w w:val="85"/>
          <w:sz w:val="18"/>
        </w:rPr>
        <w:t>); END;</w:t>
      </w:r>
    </w:p>
    <w:p w14:paraId="3F3A2D20" w14:textId="77777777" w:rsidR="008C539B" w:rsidRPr="001058B5" w:rsidRDefault="00C12992">
      <w:pPr>
        <w:ind w:left="2260"/>
        <w:rPr>
          <w:rFonts w:ascii="Arial" w:hAnsi="Arial" w:cs="Arial"/>
          <w:sz w:val="18"/>
        </w:rPr>
      </w:pPr>
      <w:r w:rsidRPr="001058B5">
        <w:rPr>
          <w:rFonts w:ascii="Arial" w:hAnsi="Arial" w:cs="Arial"/>
          <w:w w:val="86"/>
          <w:sz w:val="18"/>
        </w:rPr>
        <w:t>/</w:t>
      </w:r>
    </w:p>
    <w:p w14:paraId="35E1F433" w14:textId="77777777" w:rsidR="008C539B" w:rsidRPr="001058B5" w:rsidRDefault="008C539B">
      <w:pPr>
        <w:pStyle w:val="BodyText"/>
        <w:spacing w:before="2"/>
        <w:rPr>
          <w:rFonts w:ascii="Arial" w:hAnsi="Arial" w:cs="Arial"/>
          <w:sz w:val="18"/>
        </w:rPr>
      </w:pPr>
    </w:p>
    <w:p w14:paraId="38621E9F" w14:textId="6751C262" w:rsidR="008C539B" w:rsidRPr="001058B5" w:rsidRDefault="00331A00">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273D884A" w14:textId="055B73C0" w:rsidR="008C539B" w:rsidRPr="001058B5" w:rsidRDefault="00331A00" w:rsidP="00331A00">
      <w:pPr>
        <w:pStyle w:val="ListParagraph"/>
        <w:numPr>
          <w:ilvl w:val="1"/>
          <w:numId w:val="77"/>
        </w:numPr>
        <w:tabs>
          <w:tab w:val="left" w:pos="2620"/>
        </w:tabs>
        <w:spacing w:before="112"/>
        <w:rPr>
          <w:rFonts w:ascii="Arial" w:hAnsi="Arial" w:cs="Arial"/>
          <w:sz w:val="20"/>
        </w:rPr>
      </w:pPr>
      <w:r w:rsidRPr="00331A00">
        <w:rPr>
          <w:rFonts w:ascii="Arial" w:hAnsi="Arial" w:cs="Arial"/>
          <w:sz w:val="20"/>
        </w:rPr>
        <w:t>object_schema =&gt; 'oe' chỉ định schema mà bạn muốn bảo vệ, đó là, OE</w:t>
      </w:r>
      <w:r w:rsidR="00C12992" w:rsidRPr="001058B5">
        <w:rPr>
          <w:rFonts w:ascii="Arial" w:hAnsi="Arial" w:cs="Arial"/>
          <w:sz w:val="20"/>
        </w:rPr>
        <w:t>.</w:t>
      </w:r>
    </w:p>
    <w:p w14:paraId="7EA24024" w14:textId="37DF7C61" w:rsidR="008C539B" w:rsidRPr="001058B5" w:rsidRDefault="00331A00" w:rsidP="00331A00">
      <w:pPr>
        <w:pStyle w:val="ListParagraph"/>
        <w:numPr>
          <w:ilvl w:val="1"/>
          <w:numId w:val="77"/>
        </w:numPr>
        <w:tabs>
          <w:tab w:val="left" w:pos="2620"/>
        </w:tabs>
        <w:spacing w:before="117" w:line="228" w:lineRule="auto"/>
        <w:ind w:right="379"/>
        <w:rPr>
          <w:rFonts w:ascii="Arial" w:hAnsi="Arial" w:cs="Arial"/>
          <w:sz w:val="20"/>
        </w:rPr>
      </w:pPr>
      <w:r w:rsidRPr="00331A00">
        <w:rPr>
          <w:rFonts w:ascii="Arial" w:hAnsi="Arial" w:cs="Arial"/>
          <w:sz w:val="20"/>
        </w:rPr>
        <w:t>object_name =&gt; 'orders' chỉ định đối tượng trong schema để bảo vệ, đó là bảng ORDERS</w:t>
      </w:r>
      <w:r w:rsidR="00C12992" w:rsidRPr="001058B5">
        <w:rPr>
          <w:rFonts w:ascii="Arial" w:hAnsi="Arial" w:cs="Arial"/>
          <w:sz w:val="20"/>
        </w:rPr>
        <w:t>.</w:t>
      </w:r>
    </w:p>
    <w:p w14:paraId="3183AD4D" w14:textId="64C108ED" w:rsidR="008C539B" w:rsidRPr="001058B5" w:rsidRDefault="00E8189D" w:rsidP="00E8189D">
      <w:pPr>
        <w:pStyle w:val="ListParagraph"/>
        <w:numPr>
          <w:ilvl w:val="1"/>
          <w:numId w:val="77"/>
        </w:numPr>
        <w:tabs>
          <w:tab w:val="left" w:pos="2620"/>
        </w:tabs>
        <w:rPr>
          <w:rFonts w:ascii="Arial" w:hAnsi="Arial" w:cs="Arial"/>
          <w:sz w:val="20"/>
        </w:rPr>
      </w:pPr>
      <w:r w:rsidRPr="00E8189D">
        <w:rPr>
          <w:rFonts w:ascii="Arial" w:hAnsi="Arial" w:cs="Arial"/>
          <w:sz w:val="20"/>
        </w:rPr>
        <w:t>policy_name =&gt; 'orders_policy' làm rõ cho chính sách này orders_policy</w:t>
      </w:r>
      <w:r w:rsidR="00C12992" w:rsidRPr="001058B5">
        <w:rPr>
          <w:rFonts w:ascii="Arial" w:hAnsi="Arial" w:cs="Arial"/>
          <w:sz w:val="20"/>
        </w:rPr>
        <w:t>.</w:t>
      </w:r>
    </w:p>
    <w:p w14:paraId="239C1F24" w14:textId="096A017C" w:rsidR="008C539B" w:rsidRPr="001058B5" w:rsidRDefault="00E8189D" w:rsidP="00E8189D">
      <w:pPr>
        <w:pStyle w:val="ListParagraph"/>
        <w:numPr>
          <w:ilvl w:val="1"/>
          <w:numId w:val="77"/>
        </w:numPr>
        <w:tabs>
          <w:tab w:val="left" w:pos="2620"/>
        </w:tabs>
        <w:spacing w:before="117" w:line="228" w:lineRule="auto"/>
        <w:ind w:right="185"/>
        <w:rPr>
          <w:rFonts w:ascii="Arial" w:hAnsi="Arial" w:cs="Arial"/>
          <w:sz w:val="20"/>
        </w:rPr>
      </w:pPr>
      <w:r w:rsidRPr="00E8189D">
        <w:rPr>
          <w:rFonts w:ascii="Arial" w:hAnsi="Arial" w:cs="Arial"/>
          <w:sz w:val="20"/>
        </w:rPr>
        <w:t>function_schema =&gt; 'sys' chỉ định schema trong đó hàm auth_orders được tạo. Trong ví dụ này, auth_orders được tạo trong schema SYS. Nhưng thông thường, nó sẽ được tạo trong schema của quản trị viên bảo mật</w:t>
      </w:r>
      <w:r w:rsidR="00C12992" w:rsidRPr="001058B5">
        <w:rPr>
          <w:rFonts w:ascii="Arial" w:hAnsi="Arial" w:cs="Arial"/>
          <w:sz w:val="20"/>
        </w:rPr>
        <w:t>.</w:t>
      </w:r>
    </w:p>
    <w:p w14:paraId="37637C73" w14:textId="38827FCA" w:rsidR="008C539B" w:rsidRPr="001058B5" w:rsidRDefault="00E8189D" w:rsidP="00E8189D">
      <w:pPr>
        <w:pStyle w:val="ListParagraph"/>
        <w:numPr>
          <w:ilvl w:val="1"/>
          <w:numId w:val="77"/>
        </w:numPr>
        <w:tabs>
          <w:tab w:val="left" w:pos="2620"/>
        </w:tabs>
        <w:spacing w:before="126" w:line="228" w:lineRule="auto"/>
        <w:ind w:right="491"/>
        <w:jc w:val="both"/>
        <w:rPr>
          <w:rFonts w:ascii="Arial" w:hAnsi="Arial" w:cs="Arial"/>
          <w:sz w:val="20"/>
        </w:rPr>
      </w:pPr>
      <w:r w:rsidRPr="00E8189D">
        <w:rPr>
          <w:rFonts w:ascii="Arial" w:hAnsi="Arial" w:cs="Arial"/>
          <w:w w:val="95"/>
          <w:sz w:val="20"/>
        </w:rPr>
        <w:t>policy_function =&gt; 'auth_orders' chỉ định một hàm để thực thi chính sách. Ở đây, bạn chỉ định hàm auth_orders mà bạn đã tạo ở Bước 2: Tạo một hàm chính sách</w:t>
      </w:r>
      <w:r w:rsidR="00C12992" w:rsidRPr="001058B5">
        <w:rPr>
          <w:rFonts w:ascii="Arial" w:hAnsi="Arial" w:cs="Arial"/>
          <w:sz w:val="20"/>
        </w:rPr>
        <w:t>.</w:t>
      </w:r>
    </w:p>
    <w:p w14:paraId="7EAA0F7B" w14:textId="28C6ECFF" w:rsidR="008C539B" w:rsidRPr="001058B5" w:rsidRDefault="00E8189D" w:rsidP="00E8189D">
      <w:pPr>
        <w:pStyle w:val="ListParagraph"/>
        <w:numPr>
          <w:ilvl w:val="1"/>
          <w:numId w:val="77"/>
        </w:numPr>
        <w:tabs>
          <w:tab w:val="left" w:pos="2620"/>
        </w:tabs>
        <w:spacing w:before="124" w:line="228" w:lineRule="auto"/>
        <w:ind w:right="669"/>
        <w:rPr>
          <w:rFonts w:ascii="Arial" w:hAnsi="Arial" w:cs="Arial"/>
          <w:sz w:val="20"/>
        </w:rPr>
      </w:pPr>
      <w:r w:rsidRPr="00E8189D">
        <w:rPr>
          <w:rFonts w:ascii="Arial" w:hAnsi="Arial" w:cs="Arial"/>
          <w:sz w:val="20"/>
        </w:rPr>
        <w:t>statement_types =&gt; 'select' chỉ định các hoạt động mà chính sách áp dụng. Trong ví dụ này, chính sách áp dụng cho tất cả các câu lệnh SELECT, INSERT, UPDATE và DELETE mà người dùng có thể thực hiện</w:t>
      </w:r>
      <w:r w:rsidR="00C12992" w:rsidRPr="001058B5">
        <w:rPr>
          <w:rFonts w:ascii="Arial" w:hAnsi="Arial" w:cs="Arial"/>
          <w:sz w:val="20"/>
        </w:rPr>
        <w:t>.</w:t>
      </w:r>
    </w:p>
    <w:p w14:paraId="5D20DB5E" w14:textId="77777777" w:rsidR="008C539B" w:rsidRPr="001058B5" w:rsidRDefault="008C539B">
      <w:pPr>
        <w:pStyle w:val="BodyText"/>
        <w:spacing w:before="1"/>
        <w:rPr>
          <w:rFonts w:ascii="Arial" w:hAnsi="Arial" w:cs="Arial"/>
          <w:sz w:val="23"/>
        </w:rPr>
      </w:pPr>
    </w:p>
    <w:p w14:paraId="508C7E63" w14:textId="03A0BD60" w:rsidR="008C539B" w:rsidRPr="001058B5" w:rsidRDefault="00C12992">
      <w:pPr>
        <w:pStyle w:val="Heading6"/>
      </w:pPr>
      <w:bookmarkStart w:id="1223" w:name="Step_4:_Test_the_Policy"/>
      <w:bookmarkStart w:id="1224" w:name="_bookmark1473"/>
      <w:bookmarkEnd w:id="1223"/>
      <w:bookmarkEnd w:id="1224"/>
      <w:r w:rsidRPr="001058B5">
        <w:t xml:space="preserve">Step 4: </w:t>
      </w:r>
      <w:r w:rsidR="00E8189D">
        <w:t>Chạy thử chính sách</w:t>
      </w:r>
    </w:p>
    <w:p w14:paraId="38D9829E" w14:textId="57B970CD" w:rsidR="008C539B" w:rsidRPr="001058B5" w:rsidRDefault="00E8189D">
      <w:pPr>
        <w:pStyle w:val="BodyText"/>
        <w:spacing w:before="56" w:line="232" w:lineRule="auto"/>
        <w:ind w:left="2260"/>
        <w:rPr>
          <w:rFonts w:ascii="Arial" w:hAnsi="Arial" w:cs="Arial"/>
        </w:rPr>
      </w:pPr>
      <w:r w:rsidRPr="00E8189D">
        <w:rPr>
          <w:rFonts w:ascii="Arial" w:hAnsi="Arial" w:cs="Arial"/>
        </w:rPr>
        <w:t>Sau khi bạn tạo chính sách Oracle VPD, nó sẽ có hiệu lực ngay lập tức. Lần tiếp theo người dùng, bao gồm chủ sở hữu của schema, thực hiện lệnh SELECT trên OE.ORDERS, chỉ các đơn hàng của Đại diện bán hàng 159 mới được truy cập</w:t>
      </w:r>
      <w:r w:rsidR="00C12992" w:rsidRPr="001058B5">
        <w:rPr>
          <w:rFonts w:ascii="Arial" w:hAnsi="Arial" w:cs="Arial"/>
        </w:rPr>
        <w:t>.</w:t>
      </w:r>
    </w:p>
    <w:p w14:paraId="0B74BB66" w14:textId="1CEDAFC4" w:rsidR="008C539B" w:rsidRPr="001058B5" w:rsidRDefault="00E8189D">
      <w:pPr>
        <w:pStyle w:val="ListParagraph"/>
        <w:numPr>
          <w:ilvl w:val="0"/>
          <w:numId w:val="76"/>
        </w:numPr>
        <w:tabs>
          <w:tab w:val="left" w:pos="2620"/>
        </w:tabs>
        <w:spacing w:before="107"/>
        <w:jc w:val="left"/>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1845DCEC"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oe</w:t>
      </w:r>
    </w:p>
    <w:p w14:paraId="4B390B4C"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67339F9" w14:textId="77777777" w:rsidR="008C539B" w:rsidRPr="001058B5" w:rsidRDefault="008C539B">
      <w:pPr>
        <w:pStyle w:val="BodyText"/>
        <w:spacing w:before="3"/>
        <w:rPr>
          <w:rFonts w:ascii="Arial" w:hAnsi="Arial" w:cs="Arial"/>
          <w:i/>
          <w:sz w:val="18"/>
        </w:rPr>
      </w:pPr>
    </w:p>
    <w:p w14:paraId="6D83FDB7" w14:textId="771CB93F" w:rsidR="008C539B" w:rsidRPr="001058B5" w:rsidRDefault="00E8189D">
      <w:pPr>
        <w:pStyle w:val="ListParagraph"/>
        <w:numPr>
          <w:ilvl w:val="0"/>
          <w:numId w:val="76"/>
        </w:numPr>
        <w:tabs>
          <w:tab w:val="left" w:pos="2620"/>
        </w:tabs>
        <w:spacing w:before="0"/>
        <w:jc w:val="left"/>
        <w:rPr>
          <w:rFonts w:ascii="Arial" w:hAnsi="Arial" w:cs="Arial"/>
          <w:sz w:val="20"/>
        </w:rPr>
      </w:pPr>
      <w:r>
        <w:rPr>
          <w:rFonts w:ascii="Arial" w:hAnsi="Arial" w:cs="Arial"/>
          <w:sz w:val="20"/>
        </w:rPr>
        <w:t>Nhập vào câu lệnh SELECT</w:t>
      </w:r>
      <w:r w:rsidR="00C12992" w:rsidRPr="001058B5">
        <w:rPr>
          <w:rFonts w:ascii="Arial" w:hAnsi="Arial" w:cs="Arial"/>
          <w:sz w:val="20"/>
        </w:rPr>
        <w:t>:</w:t>
      </w:r>
    </w:p>
    <w:p w14:paraId="7BA943C6" w14:textId="77777777" w:rsidR="008C539B" w:rsidRPr="001058B5" w:rsidRDefault="008C539B">
      <w:pPr>
        <w:rPr>
          <w:rFonts w:ascii="Arial" w:hAnsi="Arial" w:cs="Arial"/>
          <w:sz w:val="20"/>
        </w:rPr>
        <w:sectPr w:rsidR="008C539B" w:rsidRPr="001058B5">
          <w:footerReference w:type="even" r:id="rId160"/>
          <w:footerReference w:type="default" r:id="rId161"/>
          <w:pgSz w:w="12240" w:h="15840"/>
          <w:pgMar w:top="840" w:right="1060" w:bottom="860" w:left="1100" w:header="549" w:footer="663" w:gutter="0"/>
          <w:pgNumType w:start="21"/>
          <w:cols w:space="720"/>
        </w:sectPr>
      </w:pPr>
    </w:p>
    <w:p w14:paraId="2799EB28" w14:textId="77777777" w:rsidR="008C539B" w:rsidRPr="001058B5" w:rsidRDefault="008C539B">
      <w:pPr>
        <w:pStyle w:val="BodyText"/>
        <w:spacing w:before="7"/>
        <w:rPr>
          <w:rFonts w:ascii="Arial" w:hAnsi="Arial" w:cs="Arial"/>
          <w:sz w:val="27"/>
        </w:rPr>
      </w:pPr>
    </w:p>
    <w:p w14:paraId="56DF2A7B" w14:textId="77777777" w:rsidR="008C539B" w:rsidRPr="001058B5" w:rsidRDefault="00C12992">
      <w:pPr>
        <w:spacing w:before="95"/>
        <w:ind w:left="2020"/>
        <w:rPr>
          <w:rFonts w:ascii="Arial" w:hAnsi="Arial" w:cs="Arial"/>
          <w:sz w:val="18"/>
        </w:rPr>
      </w:pPr>
      <w:r w:rsidRPr="001058B5">
        <w:rPr>
          <w:rFonts w:ascii="Arial" w:hAnsi="Arial" w:cs="Arial"/>
          <w:w w:val="95"/>
          <w:sz w:val="18"/>
        </w:rPr>
        <w:t>SELECT COUNT(*) FROM ORDERS;</w:t>
      </w:r>
    </w:p>
    <w:p w14:paraId="4A6D9F6D" w14:textId="77777777" w:rsidR="008C539B" w:rsidRPr="001058B5" w:rsidRDefault="008C539B">
      <w:pPr>
        <w:pStyle w:val="BodyText"/>
        <w:spacing w:before="4"/>
        <w:rPr>
          <w:rFonts w:ascii="Arial" w:hAnsi="Arial" w:cs="Arial"/>
          <w:sz w:val="18"/>
        </w:rPr>
      </w:pPr>
    </w:p>
    <w:p w14:paraId="6A8A0444" w14:textId="5E0586C7" w:rsidR="008C539B" w:rsidRPr="001058B5" w:rsidRDefault="002B622D">
      <w:pPr>
        <w:pStyle w:val="BodyText"/>
        <w:ind w:left="2020"/>
        <w:rPr>
          <w:rFonts w:ascii="Arial" w:hAnsi="Arial" w:cs="Arial"/>
        </w:rPr>
      </w:pPr>
      <w:r>
        <w:rPr>
          <w:rFonts w:ascii="Arial" w:hAnsi="Arial" w:cs="Arial"/>
        </w:rPr>
        <w:t>Output sau sẽ xuất hiện</w:t>
      </w:r>
      <w:r w:rsidR="00C12992" w:rsidRPr="001058B5">
        <w:rPr>
          <w:rFonts w:ascii="Arial" w:hAnsi="Arial" w:cs="Arial"/>
        </w:rPr>
        <w:t>:</w:t>
      </w:r>
    </w:p>
    <w:p w14:paraId="4BD2A594" w14:textId="77777777" w:rsidR="008C539B" w:rsidRPr="001058B5" w:rsidRDefault="00C12992">
      <w:pPr>
        <w:spacing w:before="139"/>
        <w:ind w:left="2112"/>
        <w:rPr>
          <w:rFonts w:ascii="Arial" w:hAnsi="Arial" w:cs="Arial"/>
          <w:sz w:val="18"/>
        </w:rPr>
      </w:pPr>
      <w:r w:rsidRPr="001058B5">
        <w:rPr>
          <w:rFonts w:ascii="Arial" w:hAnsi="Arial" w:cs="Arial"/>
          <w:w w:val="95"/>
          <w:sz w:val="18"/>
        </w:rPr>
        <w:t>COUNT(*)</w:t>
      </w:r>
    </w:p>
    <w:p w14:paraId="6B2708C9"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p>
    <w:p w14:paraId="5389080C" w14:textId="77777777" w:rsidR="008C539B" w:rsidRPr="001058B5" w:rsidRDefault="00C12992">
      <w:pPr>
        <w:spacing w:before="16"/>
        <w:ind w:right="4461"/>
        <w:jc w:val="center"/>
        <w:rPr>
          <w:rFonts w:ascii="Arial" w:hAnsi="Arial" w:cs="Arial"/>
          <w:sz w:val="18"/>
        </w:rPr>
      </w:pPr>
      <w:r w:rsidRPr="001058B5">
        <w:rPr>
          <w:rFonts w:ascii="Arial" w:hAnsi="Arial" w:cs="Arial"/>
          <w:w w:val="86"/>
          <w:sz w:val="18"/>
        </w:rPr>
        <w:t>7</w:t>
      </w:r>
    </w:p>
    <w:p w14:paraId="4B06861B" w14:textId="77777777" w:rsidR="008C539B" w:rsidRPr="001058B5" w:rsidRDefault="008C539B">
      <w:pPr>
        <w:pStyle w:val="BodyText"/>
        <w:spacing w:before="1"/>
        <w:rPr>
          <w:rFonts w:ascii="Arial" w:hAnsi="Arial" w:cs="Arial"/>
          <w:sz w:val="19"/>
        </w:rPr>
      </w:pPr>
    </w:p>
    <w:p w14:paraId="54539A2A" w14:textId="50FCA91D" w:rsidR="008C539B" w:rsidRPr="001058B5" w:rsidRDefault="002B622D">
      <w:pPr>
        <w:pStyle w:val="BodyText"/>
        <w:spacing w:line="228" w:lineRule="auto"/>
        <w:ind w:left="2019" w:right="848"/>
        <w:rPr>
          <w:rFonts w:ascii="Arial" w:hAnsi="Arial" w:cs="Arial"/>
        </w:rPr>
      </w:pPr>
      <w:r w:rsidRPr="002B622D">
        <w:rPr>
          <w:rFonts w:ascii="Arial" w:hAnsi="Arial" w:cs="Arial"/>
        </w:rPr>
        <w:t>Chính sách có hiệu lực đối với người dùng OE: Như bạn thấy, chỉ có 7 trong số 105 hàng trong bảng đơn hàng được trả về</w:t>
      </w:r>
      <w:r w:rsidR="00C12992" w:rsidRPr="001058B5">
        <w:rPr>
          <w:rFonts w:ascii="Arial" w:hAnsi="Arial" w:cs="Arial"/>
        </w:rPr>
        <w:t>.</w:t>
      </w:r>
    </w:p>
    <w:p w14:paraId="264E2DBA" w14:textId="0DFFEA28" w:rsidR="008C539B" w:rsidRPr="001058B5" w:rsidRDefault="00AB27B7">
      <w:pPr>
        <w:pStyle w:val="BodyText"/>
        <w:spacing w:before="121" w:line="232" w:lineRule="auto"/>
        <w:ind w:left="2020" w:right="848"/>
        <w:rPr>
          <w:rFonts w:ascii="Arial" w:hAnsi="Arial" w:cs="Arial"/>
        </w:rPr>
      </w:pPr>
      <w:r w:rsidRPr="00AB27B7">
        <w:rPr>
          <w:rFonts w:ascii="Arial" w:hAnsi="Arial" w:cs="Arial"/>
        </w:rPr>
        <w:t>Nhưng người dùng có đặc quyền quản trị vẫn có quyền truy cập vào tất cả các hàng trong bảng</w:t>
      </w:r>
      <w:r w:rsidR="00C12992" w:rsidRPr="001058B5">
        <w:rPr>
          <w:rFonts w:ascii="Arial" w:hAnsi="Arial" w:cs="Arial"/>
        </w:rPr>
        <w:t>.</w:t>
      </w:r>
    </w:p>
    <w:p w14:paraId="203D04B3" w14:textId="7037C610" w:rsidR="008C539B" w:rsidRPr="001058B5" w:rsidRDefault="00AB27B7">
      <w:pPr>
        <w:pStyle w:val="ListParagraph"/>
        <w:numPr>
          <w:ilvl w:val="0"/>
          <w:numId w:val="76"/>
        </w:numPr>
        <w:tabs>
          <w:tab w:val="left" w:pos="2020"/>
        </w:tabs>
        <w:spacing w:before="112"/>
        <w:ind w:left="2020"/>
        <w:jc w:val="left"/>
        <w:rPr>
          <w:rFonts w:ascii="Arial" w:hAnsi="Arial" w:cs="Arial"/>
          <w:sz w:val="20"/>
        </w:rPr>
      </w:pPr>
      <w:r>
        <w:rPr>
          <w:rFonts w:ascii="Arial" w:hAnsi="Arial" w:cs="Arial"/>
          <w:sz w:val="20"/>
        </w:rPr>
        <w:t>Đăng nhập lại với tư cách user SYS</w:t>
      </w:r>
      <w:r w:rsidR="00C12992" w:rsidRPr="001058B5">
        <w:rPr>
          <w:rFonts w:ascii="Arial" w:hAnsi="Arial" w:cs="Arial"/>
          <w:sz w:val="20"/>
        </w:rPr>
        <w:t>.</w:t>
      </w:r>
    </w:p>
    <w:p w14:paraId="5FEA0F7B"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160D453" w14:textId="77777777" w:rsidR="008C539B" w:rsidRPr="001058B5" w:rsidRDefault="008C539B">
      <w:pPr>
        <w:pStyle w:val="BodyText"/>
        <w:spacing w:before="9"/>
        <w:rPr>
          <w:rFonts w:ascii="Arial" w:hAnsi="Arial" w:cs="Arial"/>
          <w:i/>
          <w:sz w:val="16"/>
        </w:rPr>
      </w:pPr>
    </w:p>
    <w:p w14:paraId="6ABE4A8B" w14:textId="0935658D" w:rsidR="008C539B" w:rsidRPr="001058B5" w:rsidRDefault="00AB27B7">
      <w:pPr>
        <w:pStyle w:val="ListParagraph"/>
        <w:numPr>
          <w:ilvl w:val="0"/>
          <w:numId w:val="76"/>
        </w:numPr>
        <w:tabs>
          <w:tab w:val="left" w:pos="2020"/>
        </w:tabs>
        <w:spacing w:before="0"/>
        <w:ind w:left="2020"/>
        <w:jc w:val="left"/>
        <w:rPr>
          <w:rFonts w:ascii="Arial" w:hAnsi="Arial" w:cs="Arial"/>
          <w:sz w:val="20"/>
        </w:rPr>
      </w:pPr>
      <w:r>
        <w:rPr>
          <w:rFonts w:ascii="Arial" w:hAnsi="Arial" w:cs="Arial"/>
          <w:sz w:val="20"/>
        </w:rPr>
        <w:t>Nhập vào câu lệnh SELECT sau</w:t>
      </w:r>
      <w:r w:rsidR="00C12992" w:rsidRPr="001058B5">
        <w:rPr>
          <w:rFonts w:ascii="Arial" w:hAnsi="Arial" w:cs="Arial"/>
          <w:sz w:val="20"/>
        </w:rPr>
        <w:t>:</w:t>
      </w:r>
    </w:p>
    <w:p w14:paraId="213EA0E5"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COUNT(*) FROM OE.ORDERS;</w:t>
      </w:r>
    </w:p>
    <w:p w14:paraId="7AAF4854" w14:textId="77777777" w:rsidR="008C539B" w:rsidRPr="001058B5" w:rsidRDefault="008C539B">
      <w:pPr>
        <w:pStyle w:val="BodyText"/>
        <w:spacing w:before="3"/>
        <w:rPr>
          <w:rFonts w:ascii="Arial" w:hAnsi="Arial" w:cs="Arial"/>
          <w:sz w:val="18"/>
        </w:rPr>
      </w:pPr>
    </w:p>
    <w:p w14:paraId="3176C83C" w14:textId="0E9ADCEC" w:rsidR="008C539B" w:rsidRPr="001058B5" w:rsidRDefault="00AB27B7">
      <w:pPr>
        <w:pStyle w:val="BodyText"/>
        <w:spacing w:before="1"/>
        <w:ind w:left="2020"/>
        <w:rPr>
          <w:rFonts w:ascii="Arial" w:hAnsi="Arial" w:cs="Arial"/>
        </w:rPr>
      </w:pPr>
      <w:r>
        <w:rPr>
          <w:rFonts w:ascii="Arial" w:hAnsi="Arial" w:cs="Arial"/>
        </w:rPr>
        <w:t>Kết quả sẽ là</w:t>
      </w:r>
      <w:r w:rsidR="00C12992" w:rsidRPr="001058B5">
        <w:rPr>
          <w:rFonts w:ascii="Arial" w:hAnsi="Arial" w:cs="Arial"/>
        </w:rPr>
        <w:t>:</w:t>
      </w:r>
    </w:p>
    <w:p w14:paraId="34EC7A3E" w14:textId="77777777" w:rsidR="008C539B" w:rsidRPr="001058B5" w:rsidRDefault="00C12992">
      <w:pPr>
        <w:spacing w:before="140"/>
        <w:ind w:left="2112"/>
        <w:rPr>
          <w:rFonts w:ascii="Arial" w:hAnsi="Arial" w:cs="Arial"/>
          <w:sz w:val="18"/>
        </w:rPr>
      </w:pPr>
      <w:r w:rsidRPr="001058B5">
        <w:rPr>
          <w:rFonts w:ascii="Arial" w:hAnsi="Arial" w:cs="Arial"/>
          <w:w w:val="95"/>
          <w:sz w:val="18"/>
        </w:rPr>
        <w:t>COUNT(*)</w:t>
      </w:r>
    </w:p>
    <w:p w14:paraId="6F1A6B3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p>
    <w:p w14:paraId="638F52BA" w14:textId="77777777" w:rsidR="008C539B" w:rsidRPr="001058B5" w:rsidRDefault="00C12992">
      <w:pPr>
        <w:spacing w:before="15"/>
        <w:ind w:left="1337" w:right="5984"/>
        <w:jc w:val="center"/>
        <w:rPr>
          <w:rFonts w:ascii="Arial" w:hAnsi="Arial" w:cs="Arial"/>
          <w:sz w:val="18"/>
        </w:rPr>
      </w:pPr>
      <w:r w:rsidRPr="001058B5">
        <w:rPr>
          <w:rFonts w:ascii="Arial" w:hAnsi="Arial" w:cs="Arial"/>
          <w:w w:val="95"/>
          <w:sz w:val="18"/>
        </w:rPr>
        <w:t>105</w:t>
      </w:r>
    </w:p>
    <w:p w14:paraId="0C658343" w14:textId="77777777" w:rsidR="008C539B" w:rsidRPr="001058B5" w:rsidRDefault="008C539B">
      <w:pPr>
        <w:pStyle w:val="BodyText"/>
        <w:rPr>
          <w:rFonts w:ascii="Arial" w:hAnsi="Arial" w:cs="Arial"/>
          <w:sz w:val="25"/>
        </w:rPr>
      </w:pPr>
    </w:p>
    <w:p w14:paraId="2D696514" w14:textId="5581370E" w:rsidR="008C539B" w:rsidRPr="001058B5" w:rsidRDefault="00C12992">
      <w:pPr>
        <w:pStyle w:val="Heading6"/>
        <w:spacing w:before="1"/>
        <w:ind w:left="1660"/>
      </w:pPr>
      <w:bookmarkStart w:id="1225" w:name="Step_5:_Remove_the_Components_for_This_T"/>
      <w:bookmarkStart w:id="1226" w:name="_bookmark1474"/>
      <w:bookmarkEnd w:id="1225"/>
      <w:bookmarkEnd w:id="1226"/>
      <w:r w:rsidRPr="001058B5">
        <w:t xml:space="preserve">Step 5: </w:t>
      </w:r>
      <w:r w:rsidR="00AB27B7">
        <w:t>Xoá các thành phần cho hướng dẫn này</w:t>
      </w:r>
    </w:p>
    <w:p w14:paraId="3F576B89" w14:textId="7AD757AB" w:rsidR="008C539B" w:rsidRPr="001058B5" w:rsidRDefault="00AB27B7">
      <w:pPr>
        <w:pStyle w:val="ListParagraph"/>
        <w:numPr>
          <w:ilvl w:val="0"/>
          <w:numId w:val="75"/>
        </w:numPr>
        <w:tabs>
          <w:tab w:val="left" w:pos="2020"/>
        </w:tabs>
        <w:spacing w:before="49"/>
        <w:rPr>
          <w:rFonts w:ascii="Arial" w:hAnsi="Arial" w:cs="Arial"/>
          <w:sz w:val="20"/>
        </w:rPr>
      </w:pPr>
      <w:r>
        <w:rPr>
          <w:rFonts w:ascii="Arial" w:hAnsi="Arial" w:cs="Arial"/>
          <w:sz w:val="20"/>
        </w:rPr>
        <w:t>Nếu là user SYS, xoá các hàm và chính sách như sau</w:t>
      </w:r>
      <w:r w:rsidR="00C12992" w:rsidRPr="001058B5">
        <w:rPr>
          <w:rFonts w:ascii="Arial" w:hAnsi="Arial" w:cs="Arial"/>
          <w:sz w:val="20"/>
        </w:rPr>
        <w:t>:</w:t>
      </w:r>
    </w:p>
    <w:p w14:paraId="17C53440" w14:textId="77777777" w:rsidR="008C539B" w:rsidRPr="001058B5" w:rsidRDefault="00C12992">
      <w:pPr>
        <w:spacing w:before="137"/>
        <w:ind w:left="2020"/>
        <w:rPr>
          <w:rFonts w:ascii="Arial" w:hAnsi="Arial" w:cs="Arial"/>
          <w:sz w:val="18"/>
        </w:rPr>
      </w:pPr>
      <w:r w:rsidRPr="001058B5">
        <w:rPr>
          <w:rFonts w:ascii="Arial" w:hAnsi="Arial" w:cs="Arial"/>
          <w:w w:val="95"/>
          <w:sz w:val="18"/>
        </w:rPr>
        <w:t>DROP FUNCTION auth_orders;</w:t>
      </w:r>
    </w:p>
    <w:p w14:paraId="037227B0" w14:textId="77777777" w:rsidR="008C539B" w:rsidRPr="001058B5" w:rsidRDefault="00C12992">
      <w:pPr>
        <w:spacing w:before="16"/>
        <w:ind w:left="2020"/>
        <w:rPr>
          <w:rFonts w:ascii="Arial" w:hAnsi="Arial" w:cs="Arial"/>
          <w:sz w:val="18"/>
        </w:rPr>
      </w:pPr>
      <w:r w:rsidRPr="001058B5">
        <w:rPr>
          <w:rFonts w:ascii="Arial" w:hAnsi="Arial" w:cs="Arial"/>
          <w:w w:val="95"/>
          <w:sz w:val="18"/>
        </w:rPr>
        <w:t>EXEC DBMS_RLS.DROP_POLICY('OE','ORDERS','ORDERS_POLICY');</w:t>
      </w:r>
    </w:p>
    <w:p w14:paraId="4D693366" w14:textId="77777777" w:rsidR="008C539B" w:rsidRPr="001058B5" w:rsidRDefault="008C539B">
      <w:pPr>
        <w:pStyle w:val="BodyText"/>
        <w:spacing w:before="3"/>
        <w:rPr>
          <w:rFonts w:ascii="Arial" w:hAnsi="Arial" w:cs="Arial"/>
          <w:sz w:val="18"/>
        </w:rPr>
      </w:pPr>
    </w:p>
    <w:p w14:paraId="57E5AD30" w14:textId="00C44E9B" w:rsidR="008C539B" w:rsidRPr="001058B5" w:rsidRDefault="00AB27B7" w:rsidP="00AB27B7">
      <w:pPr>
        <w:pStyle w:val="ListParagraph"/>
        <w:numPr>
          <w:ilvl w:val="0"/>
          <w:numId w:val="75"/>
        </w:numPr>
        <w:tabs>
          <w:tab w:val="left" w:pos="2020"/>
        </w:tabs>
        <w:spacing w:before="0"/>
        <w:rPr>
          <w:rFonts w:ascii="Arial" w:hAnsi="Arial" w:cs="Arial"/>
          <w:sz w:val="20"/>
        </w:rPr>
      </w:pPr>
      <w:r w:rsidRPr="00AB27B7">
        <w:rPr>
          <w:rFonts w:ascii="Arial" w:hAnsi="Arial" w:cs="Arial"/>
          <w:sz w:val="20"/>
        </w:rPr>
        <w:t>Nếu bạn cần khóa và làm hết hạn tài khoản OE, hãy nhập câu lệnh sau</w:t>
      </w:r>
      <w:r w:rsidR="00C12992" w:rsidRPr="001058B5">
        <w:rPr>
          <w:rFonts w:ascii="Arial" w:hAnsi="Arial" w:cs="Arial"/>
          <w:sz w:val="20"/>
        </w:rPr>
        <w:t>:</w:t>
      </w:r>
    </w:p>
    <w:p w14:paraId="2132022D"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OE ACCOUNT LOCK PASSWORD EXPIRE;</w:t>
      </w:r>
    </w:p>
    <w:p w14:paraId="168A35DE" w14:textId="77777777" w:rsidR="008C539B" w:rsidRPr="001058B5" w:rsidRDefault="008C539B">
      <w:pPr>
        <w:pStyle w:val="BodyText"/>
        <w:rPr>
          <w:rFonts w:ascii="Arial" w:hAnsi="Arial" w:cs="Arial"/>
          <w:sz w:val="18"/>
        </w:rPr>
      </w:pPr>
    </w:p>
    <w:p w14:paraId="4F413DFE" w14:textId="336E3753" w:rsidR="008C539B" w:rsidRPr="001058B5" w:rsidRDefault="00C12992">
      <w:pPr>
        <w:pStyle w:val="Heading4"/>
        <w:spacing w:before="109"/>
        <w:ind w:left="100"/>
      </w:pPr>
      <w:bookmarkStart w:id="1227" w:name="Tutorial:_Implementing_a_Policy_with_a_D"/>
      <w:bookmarkStart w:id="1228" w:name="_bookmark1475"/>
      <w:bookmarkEnd w:id="1227"/>
      <w:bookmarkEnd w:id="1228"/>
      <w:r w:rsidRPr="001058B5">
        <w:rPr>
          <w:spacing w:val="-23"/>
        </w:rPr>
        <w:t xml:space="preserve">Tutorial: </w:t>
      </w:r>
      <w:r w:rsidR="00AB27B7" w:rsidRPr="00AB27B7">
        <w:rPr>
          <w:spacing w:val="-25"/>
        </w:rPr>
        <w:t>Triển khai chính sách với ngữ cảnh ứng dụng CSDL theo phiên</w:t>
      </w:r>
    </w:p>
    <w:p w14:paraId="14F429E5" w14:textId="1DE5CF87" w:rsidR="008C539B" w:rsidRPr="001058B5" w:rsidRDefault="00AB27B7">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5F7E9E4" w14:textId="73E8E6B1" w:rsidR="008C539B" w:rsidRPr="001058B5" w:rsidRDefault="00AB27B7" w:rsidP="006F7931">
      <w:pPr>
        <w:pStyle w:val="ListParagraph"/>
        <w:numPr>
          <w:ilvl w:val="1"/>
          <w:numId w:val="137"/>
        </w:numPr>
        <w:tabs>
          <w:tab w:val="left" w:pos="2020"/>
        </w:tabs>
        <w:ind w:hanging="359"/>
        <w:rPr>
          <w:rFonts w:ascii="Arial" w:hAnsi="Arial" w:cs="Arial"/>
          <w:sz w:val="20"/>
        </w:rPr>
      </w:pPr>
      <w:r>
        <w:rPr>
          <w:rFonts w:ascii="Arial" w:hAnsi="Arial" w:cs="Arial"/>
          <w:sz w:val="20"/>
        </w:rPr>
        <w:t>Tổng quát về hướng dẫn này</w:t>
      </w:r>
    </w:p>
    <w:p w14:paraId="42D4B668" w14:textId="7F102300"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478" w:history="1">
        <w:r w:rsidR="00C12992" w:rsidRPr="001058B5">
          <w:rPr>
            <w:rFonts w:ascii="Arial" w:hAnsi="Arial" w:cs="Arial"/>
            <w:color w:val="0000CC"/>
            <w:sz w:val="20"/>
          </w:rPr>
          <w:t xml:space="preserve">Step 1: </w:t>
        </w:r>
        <w:r w:rsidR="00AB27B7">
          <w:rPr>
            <w:rFonts w:ascii="Arial" w:hAnsi="Arial" w:cs="Arial"/>
            <w:color w:val="0000CC"/>
            <w:sz w:val="20"/>
          </w:rPr>
          <w:t>Tạo</w:t>
        </w:r>
      </w:hyperlink>
      <w:r w:rsidR="00AB27B7">
        <w:rPr>
          <w:rFonts w:ascii="Arial" w:hAnsi="Arial" w:cs="Arial"/>
          <w:color w:val="0000CC"/>
          <w:spacing w:val="-4"/>
          <w:sz w:val="20"/>
        </w:rPr>
        <w:t xml:space="preserve"> tài khoản người dùng và bảng mẫu</w:t>
      </w:r>
    </w:p>
    <w:p w14:paraId="756680E1" w14:textId="386CF2E8"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79" w:history="1">
        <w:r w:rsidR="00C12992" w:rsidRPr="001058B5">
          <w:rPr>
            <w:rFonts w:ascii="Arial" w:hAnsi="Arial" w:cs="Arial"/>
            <w:color w:val="0000CC"/>
            <w:sz w:val="20"/>
          </w:rPr>
          <w:t xml:space="preserve">Step 2: </w:t>
        </w:r>
        <w:r w:rsidR="00AB27B7">
          <w:rPr>
            <w:rFonts w:ascii="Arial" w:hAnsi="Arial" w:cs="Arial"/>
            <w:color w:val="0000CC"/>
            <w:sz w:val="20"/>
          </w:rPr>
          <w:t>Tạo</w:t>
        </w:r>
      </w:hyperlink>
      <w:r w:rsidR="00AB27B7">
        <w:rPr>
          <w:rFonts w:ascii="Arial" w:hAnsi="Arial" w:cs="Arial"/>
          <w:color w:val="0000CC"/>
          <w:sz w:val="20"/>
        </w:rPr>
        <w:t xml:space="preserve"> một ngữ cảnh ứng dụng CSDL theo phiên</w:t>
      </w:r>
    </w:p>
    <w:p w14:paraId="786B346A" w14:textId="5EF52F6C"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480" w:history="1">
        <w:r w:rsidR="00C12992" w:rsidRPr="001058B5">
          <w:rPr>
            <w:rFonts w:ascii="Arial" w:hAnsi="Arial" w:cs="Arial"/>
            <w:color w:val="0000CC"/>
            <w:sz w:val="20"/>
          </w:rPr>
          <w:t xml:space="preserve">Step 3: </w:t>
        </w:r>
        <w:r w:rsidR="005E28A0">
          <w:rPr>
            <w:rFonts w:ascii="Arial" w:hAnsi="Arial" w:cs="Arial"/>
            <w:color w:val="0000CC"/>
            <w:sz w:val="20"/>
          </w:rPr>
          <w:t>Tạo</w:t>
        </w:r>
      </w:hyperlink>
      <w:r w:rsidR="005E28A0">
        <w:rPr>
          <w:rFonts w:ascii="Arial" w:hAnsi="Arial" w:cs="Arial"/>
          <w:color w:val="0000CC"/>
          <w:sz w:val="20"/>
        </w:rPr>
        <w:t xml:space="preserve"> một gói PL/SQL để cài đặt ngữ cảnh ứng dụng</w:t>
      </w:r>
    </w:p>
    <w:p w14:paraId="43C6D04D" w14:textId="700CAEC2" w:rsidR="008C539B" w:rsidRPr="001058B5" w:rsidRDefault="008D1AB8" w:rsidP="006F7931">
      <w:pPr>
        <w:pStyle w:val="ListParagraph"/>
        <w:numPr>
          <w:ilvl w:val="1"/>
          <w:numId w:val="137"/>
        </w:numPr>
        <w:tabs>
          <w:tab w:val="left" w:pos="2020"/>
        </w:tabs>
        <w:rPr>
          <w:rFonts w:ascii="Arial" w:hAnsi="Arial" w:cs="Arial"/>
          <w:sz w:val="20"/>
        </w:rPr>
      </w:pPr>
      <w:hyperlink w:anchor="_bookmark1481" w:history="1">
        <w:r w:rsidR="00C12992" w:rsidRPr="001058B5">
          <w:rPr>
            <w:rFonts w:ascii="Arial" w:hAnsi="Arial" w:cs="Arial"/>
            <w:color w:val="0000CC"/>
            <w:sz w:val="20"/>
          </w:rPr>
          <w:t xml:space="preserve">Step 4: </w:t>
        </w:r>
        <w:r w:rsidR="005E28A0" w:rsidRPr="005E28A0">
          <w:rPr>
            <w:rFonts w:ascii="Arial" w:hAnsi="Arial" w:cs="Arial"/>
            <w:color w:val="0000CC"/>
            <w:sz w:val="20"/>
          </w:rPr>
          <w:t xml:space="preserve">Tạo trigger đăng nhập để chạy gói PL / SQL của ứng dụng ngữ cảnh </w:t>
        </w:r>
      </w:hyperlink>
    </w:p>
    <w:p w14:paraId="3D31F550" w14:textId="22B827F2" w:rsidR="008C539B" w:rsidRPr="001058B5" w:rsidRDefault="008D1AB8" w:rsidP="006F7931">
      <w:pPr>
        <w:pStyle w:val="ListParagraph"/>
        <w:numPr>
          <w:ilvl w:val="1"/>
          <w:numId w:val="137"/>
        </w:numPr>
        <w:tabs>
          <w:tab w:val="left" w:pos="2020"/>
        </w:tabs>
        <w:spacing w:before="112"/>
        <w:rPr>
          <w:rFonts w:ascii="Arial" w:hAnsi="Arial" w:cs="Arial"/>
          <w:sz w:val="20"/>
        </w:rPr>
      </w:pPr>
      <w:hyperlink w:anchor="_bookmark1482" w:history="1">
        <w:r w:rsidR="00C12992" w:rsidRPr="001058B5">
          <w:rPr>
            <w:rFonts w:ascii="Arial" w:hAnsi="Arial" w:cs="Arial"/>
            <w:color w:val="0000CC"/>
            <w:sz w:val="20"/>
          </w:rPr>
          <w:t xml:space="preserve">Step 5: </w:t>
        </w:r>
        <w:r w:rsidR="005E28A0" w:rsidRPr="005E28A0">
          <w:rPr>
            <w:rFonts w:ascii="Arial" w:hAnsi="Arial" w:cs="Arial"/>
            <w:color w:val="0000CC"/>
            <w:sz w:val="20"/>
          </w:rPr>
          <w:t xml:space="preserve">Tạo một hàm chính sách PL / SQL để hạn chế quyền truy cập của người dùng vào các đơn đặt hàng của họ </w:t>
        </w:r>
      </w:hyperlink>
    </w:p>
    <w:p w14:paraId="409CC1A6" w14:textId="0042B4BA"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83" w:history="1">
        <w:r w:rsidR="00C12992" w:rsidRPr="001058B5">
          <w:rPr>
            <w:rFonts w:ascii="Arial" w:hAnsi="Arial" w:cs="Arial"/>
            <w:color w:val="0000CC"/>
            <w:sz w:val="20"/>
          </w:rPr>
          <w:t xml:space="preserve">Step 6: </w:t>
        </w:r>
        <w:r w:rsidR="005E28A0">
          <w:rPr>
            <w:rFonts w:ascii="Arial" w:hAnsi="Arial" w:cs="Arial"/>
            <w:color w:val="0000CC"/>
            <w:sz w:val="20"/>
          </w:rPr>
          <w:t>Tạo</w:t>
        </w:r>
      </w:hyperlink>
      <w:r w:rsidR="005E28A0">
        <w:rPr>
          <w:rFonts w:ascii="Arial" w:hAnsi="Arial" w:cs="Arial"/>
          <w:color w:val="0000CC"/>
          <w:sz w:val="20"/>
        </w:rPr>
        <w:t xml:space="preserve"> mới một chính sách bảo mật</w:t>
      </w:r>
    </w:p>
    <w:p w14:paraId="58BDD100" w14:textId="038DE7DE"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484" w:history="1">
        <w:r w:rsidR="00C12992" w:rsidRPr="001058B5">
          <w:rPr>
            <w:rFonts w:ascii="Arial" w:hAnsi="Arial" w:cs="Arial"/>
            <w:color w:val="0000CC"/>
            <w:sz w:val="20"/>
          </w:rPr>
          <w:t xml:space="preserve">Step 7: </w:t>
        </w:r>
        <w:r w:rsidR="005E28A0">
          <w:rPr>
            <w:rFonts w:ascii="Arial" w:hAnsi="Arial" w:cs="Arial"/>
            <w:color w:val="0000CC"/>
            <w:spacing w:val="-5"/>
            <w:sz w:val="20"/>
          </w:rPr>
          <w:t>Chạy</w:t>
        </w:r>
      </w:hyperlink>
      <w:r w:rsidR="005E28A0">
        <w:rPr>
          <w:rFonts w:ascii="Arial" w:hAnsi="Arial" w:cs="Arial"/>
          <w:color w:val="0000CC"/>
          <w:sz w:val="20"/>
        </w:rPr>
        <w:t xml:space="preserve"> thử chính sách mới</w:t>
      </w:r>
    </w:p>
    <w:p w14:paraId="0507C2B9" w14:textId="4DDE8192"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87" w:history="1">
        <w:r w:rsidR="00C12992" w:rsidRPr="001058B5">
          <w:rPr>
            <w:rFonts w:ascii="Arial" w:hAnsi="Arial" w:cs="Arial"/>
            <w:color w:val="0000CC"/>
            <w:sz w:val="20"/>
          </w:rPr>
          <w:t xml:space="preserve">Step 8: </w:t>
        </w:r>
        <w:r w:rsidR="005E28A0">
          <w:rPr>
            <w:rFonts w:ascii="Arial" w:hAnsi="Arial" w:cs="Arial"/>
            <w:color w:val="0000CC"/>
            <w:sz w:val="20"/>
          </w:rPr>
          <w:t>Xoá</w:t>
        </w:r>
      </w:hyperlink>
      <w:r w:rsidR="005E28A0">
        <w:rPr>
          <w:rFonts w:ascii="Arial" w:hAnsi="Arial" w:cs="Arial"/>
          <w:color w:val="0000CC"/>
          <w:spacing w:val="-3"/>
          <w:sz w:val="20"/>
        </w:rPr>
        <w:t xml:space="preserve"> các chính sách</w:t>
      </w:r>
    </w:p>
    <w:p w14:paraId="15C5DEE5"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04A6B2" w14:textId="77777777" w:rsidR="008C539B" w:rsidRPr="001058B5" w:rsidRDefault="008C539B">
      <w:pPr>
        <w:pStyle w:val="BodyText"/>
        <w:spacing w:before="2"/>
        <w:rPr>
          <w:rFonts w:ascii="Arial" w:hAnsi="Arial" w:cs="Arial"/>
          <w:sz w:val="24"/>
        </w:rPr>
      </w:pPr>
    </w:p>
    <w:p w14:paraId="447BDAA6" w14:textId="521AD41E" w:rsidR="008C539B" w:rsidRPr="001058B5" w:rsidRDefault="005E28A0">
      <w:pPr>
        <w:pStyle w:val="Heading6"/>
        <w:spacing w:before="105"/>
      </w:pPr>
      <w:bookmarkStart w:id="1229" w:name="_bookmark1476"/>
      <w:bookmarkStart w:id="1230" w:name="_bookmark1477"/>
      <w:bookmarkEnd w:id="1229"/>
      <w:bookmarkEnd w:id="1230"/>
      <w:r>
        <w:t>Tổng quát về tutorial này</w:t>
      </w:r>
    </w:p>
    <w:p w14:paraId="5E7FDFEE" w14:textId="124B800E" w:rsidR="008C539B" w:rsidRPr="001058B5" w:rsidRDefault="005E28A0">
      <w:pPr>
        <w:pStyle w:val="BodyText"/>
        <w:spacing w:before="54" w:line="232" w:lineRule="auto"/>
        <w:ind w:left="2260" w:right="346"/>
        <w:jc w:val="both"/>
        <w:rPr>
          <w:rFonts w:ascii="Arial" w:hAnsi="Arial" w:cs="Arial"/>
        </w:rPr>
      </w:pPr>
      <w:r w:rsidRPr="005E28A0">
        <w:rPr>
          <w:rFonts w:ascii="Arial" w:hAnsi="Arial" w:cs="Arial"/>
        </w:rPr>
        <w:t>Hướng dẫn này cho thấy làm thế nào bạn có thể sử dụng một ngữ ứng dụng CSDL dựa trên phiên để thực hiện một chính sách, trong đó khách hàng có thể chỉ thấy đơn đặt hàng riêng của họ. Bạn tạo các lớp bảo mật sau</w:t>
      </w:r>
      <w:r w:rsidR="00C12992" w:rsidRPr="001058B5">
        <w:rPr>
          <w:rFonts w:ascii="Arial" w:hAnsi="Arial" w:cs="Arial"/>
        </w:rPr>
        <w:t>:</w:t>
      </w:r>
    </w:p>
    <w:p w14:paraId="6ABE8E31" w14:textId="29C1BBCA" w:rsidR="008C539B" w:rsidRPr="001058B5" w:rsidRDefault="005E28A0" w:rsidP="005E28A0">
      <w:pPr>
        <w:pStyle w:val="ListParagraph"/>
        <w:numPr>
          <w:ilvl w:val="1"/>
          <w:numId w:val="75"/>
        </w:numPr>
        <w:tabs>
          <w:tab w:val="left" w:pos="2620"/>
        </w:tabs>
        <w:spacing w:before="117" w:line="232" w:lineRule="auto"/>
        <w:ind w:right="210"/>
        <w:rPr>
          <w:rFonts w:ascii="Arial" w:hAnsi="Arial" w:cs="Arial"/>
          <w:sz w:val="20"/>
        </w:rPr>
      </w:pPr>
      <w:r w:rsidRPr="005E28A0">
        <w:rPr>
          <w:rFonts w:ascii="Arial" w:hAnsi="Arial" w:cs="Arial"/>
          <w:sz w:val="20"/>
        </w:rPr>
        <w:t>Khi người dùng đăng nhập, ngữ cảnh ứng dụng CSDL dựa trên phiên kiểm tra xem người dùng có phải là khách hàng hay không. Nếu người dùng không phải là khách hàng, người dùng vẫn có thể đăng nhập nhưng người dùng này không thể truy cập vào bảng mục nhập đơn đặt hàng mà bạn sẽ tạo cho ví dụ này</w:t>
      </w:r>
      <w:r w:rsidR="00C12992" w:rsidRPr="001058B5">
        <w:rPr>
          <w:rFonts w:ascii="Arial" w:hAnsi="Arial" w:cs="Arial"/>
          <w:sz w:val="20"/>
        </w:rPr>
        <w:t>.</w:t>
      </w:r>
    </w:p>
    <w:p w14:paraId="2B61DAC0" w14:textId="5C627D1E" w:rsidR="008C539B" w:rsidRPr="001058B5" w:rsidRDefault="005E28A0" w:rsidP="005E28A0">
      <w:pPr>
        <w:pStyle w:val="ListParagraph"/>
        <w:numPr>
          <w:ilvl w:val="1"/>
          <w:numId w:val="75"/>
        </w:numPr>
        <w:tabs>
          <w:tab w:val="left" w:pos="2620"/>
        </w:tabs>
        <w:spacing w:before="117" w:line="232" w:lineRule="auto"/>
        <w:ind w:right="185"/>
        <w:rPr>
          <w:rFonts w:ascii="Arial" w:hAnsi="Arial" w:cs="Arial"/>
          <w:sz w:val="20"/>
        </w:rPr>
      </w:pPr>
      <w:r w:rsidRPr="005E28A0">
        <w:rPr>
          <w:rFonts w:ascii="Arial" w:hAnsi="Arial" w:cs="Arial"/>
          <w:sz w:val="20"/>
        </w:rPr>
        <w:t>Nếu người dùng là khách hàng, họ có thể đăng nhập. Sau khi khách hàng đăng nhập, chính sách Oracle VPD hạn chế người dùng này chỉ xem các đơn đặt hàng của họ</w:t>
      </w:r>
      <w:r w:rsidR="00C12992" w:rsidRPr="001058B5">
        <w:rPr>
          <w:rFonts w:ascii="Arial" w:hAnsi="Arial" w:cs="Arial"/>
          <w:sz w:val="20"/>
        </w:rPr>
        <w:t>.</w:t>
      </w:r>
    </w:p>
    <w:p w14:paraId="6411AF45" w14:textId="1E9E30E2" w:rsidR="008C539B" w:rsidRPr="001058B5" w:rsidRDefault="005E28A0" w:rsidP="005E28A0">
      <w:pPr>
        <w:pStyle w:val="ListParagraph"/>
        <w:numPr>
          <w:ilvl w:val="1"/>
          <w:numId w:val="75"/>
        </w:numPr>
        <w:tabs>
          <w:tab w:val="left" w:pos="2620"/>
        </w:tabs>
        <w:spacing w:before="117" w:line="232" w:lineRule="auto"/>
        <w:ind w:right="309"/>
        <w:rPr>
          <w:rFonts w:ascii="Arial" w:hAnsi="Arial" w:cs="Arial"/>
          <w:sz w:val="20"/>
        </w:rPr>
      </w:pPr>
      <w:r w:rsidRPr="005E28A0">
        <w:rPr>
          <w:rFonts w:ascii="Arial" w:hAnsi="Arial" w:cs="Arial"/>
          <w:sz w:val="20"/>
        </w:rPr>
        <w:t>Như một hạn chế hơn nữa, chính sách Oracle VPD ngăn người dùng thêm, sửa đổi hoặc xóa các đơn đặt hàng</w:t>
      </w:r>
      <w:r w:rsidR="00C12992" w:rsidRPr="001058B5">
        <w:rPr>
          <w:rFonts w:ascii="Arial" w:hAnsi="Arial" w:cs="Arial"/>
          <w:sz w:val="20"/>
        </w:rPr>
        <w:t>.</w:t>
      </w:r>
    </w:p>
    <w:p w14:paraId="157DDAC3" w14:textId="77777777" w:rsidR="008C539B" w:rsidRPr="001058B5" w:rsidRDefault="008C539B">
      <w:pPr>
        <w:pStyle w:val="BodyText"/>
        <w:spacing w:before="3"/>
        <w:rPr>
          <w:rFonts w:ascii="Arial" w:hAnsi="Arial" w:cs="Arial"/>
          <w:sz w:val="23"/>
        </w:rPr>
      </w:pPr>
    </w:p>
    <w:p w14:paraId="183E2583" w14:textId="04F1B7BF" w:rsidR="008C539B" w:rsidRPr="001058B5" w:rsidRDefault="00C12992">
      <w:pPr>
        <w:pStyle w:val="Heading6"/>
      </w:pPr>
      <w:bookmarkStart w:id="1231" w:name="Step_1:_Create_User_Accounts_and_Sample_"/>
      <w:bookmarkStart w:id="1232" w:name="_bookmark1478"/>
      <w:bookmarkEnd w:id="1231"/>
      <w:bookmarkEnd w:id="1232"/>
      <w:r w:rsidRPr="001058B5">
        <w:t xml:space="preserve">Step 1: </w:t>
      </w:r>
      <w:r w:rsidR="005E28A0">
        <w:t>Tạo các tài khoản và bảng mẫu</w:t>
      </w:r>
    </w:p>
    <w:p w14:paraId="2331CEAF" w14:textId="3898AE42" w:rsidR="008C539B" w:rsidRPr="001058B5" w:rsidRDefault="005E28A0">
      <w:pPr>
        <w:pStyle w:val="ListParagraph"/>
        <w:numPr>
          <w:ilvl w:val="0"/>
          <w:numId w:val="74"/>
        </w:numPr>
        <w:tabs>
          <w:tab w:val="left" w:pos="2620"/>
        </w:tabs>
        <w:spacing w:before="49"/>
        <w:jc w:val="left"/>
        <w:rPr>
          <w:rFonts w:ascii="Arial" w:hAnsi="Arial" w:cs="Arial"/>
          <w:sz w:val="20"/>
        </w:rPr>
      </w:pPr>
      <w:r>
        <w:rPr>
          <w:rFonts w:ascii="Arial" w:hAnsi="Arial" w:cs="Arial"/>
          <w:sz w:val="20"/>
        </w:rPr>
        <w:t>Mở SQL*Plus và đăng nhập tài khoản quản trị</w:t>
      </w:r>
      <w:r w:rsidR="00C12992" w:rsidRPr="001058B5">
        <w:rPr>
          <w:rFonts w:ascii="Arial" w:hAnsi="Arial" w:cs="Arial"/>
          <w:sz w:val="20"/>
        </w:rPr>
        <w:t>.</w:t>
      </w:r>
    </w:p>
    <w:p w14:paraId="48D2DCFA" w14:textId="77777777" w:rsidR="008C539B" w:rsidRPr="001058B5" w:rsidRDefault="00C12992">
      <w:pPr>
        <w:spacing w:before="141"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C742EA5" w14:textId="77777777" w:rsidR="008C539B" w:rsidRPr="001058B5" w:rsidRDefault="008C539B">
      <w:pPr>
        <w:pStyle w:val="BodyText"/>
        <w:spacing w:before="3"/>
        <w:rPr>
          <w:rFonts w:ascii="Arial" w:hAnsi="Arial" w:cs="Arial"/>
          <w:i/>
          <w:sz w:val="17"/>
        </w:rPr>
      </w:pPr>
    </w:p>
    <w:p w14:paraId="702E693F" w14:textId="0AB94A95" w:rsidR="008C539B" w:rsidRPr="001058B5" w:rsidRDefault="005E28A0" w:rsidP="005E28A0">
      <w:pPr>
        <w:pStyle w:val="ListParagraph"/>
        <w:numPr>
          <w:ilvl w:val="0"/>
          <w:numId w:val="74"/>
        </w:numPr>
        <w:tabs>
          <w:tab w:val="left" w:pos="2620"/>
        </w:tabs>
        <w:spacing w:before="1" w:line="232" w:lineRule="auto"/>
        <w:ind w:right="385"/>
        <w:rPr>
          <w:rFonts w:ascii="Arial" w:hAnsi="Arial" w:cs="Arial"/>
          <w:sz w:val="20"/>
        </w:rPr>
      </w:pPr>
      <w:r w:rsidRPr="005E28A0">
        <w:rPr>
          <w:rFonts w:ascii="Arial" w:hAnsi="Arial" w:cs="Arial"/>
          <w:sz w:val="20"/>
        </w:rPr>
        <w:t>Tạo người dùng quản trị như sau, người sẽ quản trị chính sách Oracle VPD</w:t>
      </w:r>
      <w:r w:rsidR="00C12992" w:rsidRPr="005E28A0">
        <w:rPr>
          <w:rFonts w:ascii="Arial" w:hAnsi="Arial" w:cs="Arial"/>
          <w:sz w:val="20"/>
        </w:rPr>
        <w:t>.</w:t>
      </w:r>
    </w:p>
    <w:p w14:paraId="3F889903" w14:textId="4C05D30B" w:rsidR="008C539B" w:rsidRPr="001058B5" w:rsidRDefault="005E28A0">
      <w:pPr>
        <w:pStyle w:val="BodyText"/>
        <w:spacing w:before="117" w:line="232" w:lineRule="auto"/>
        <w:ind w:left="2620" w:right="848"/>
        <w:rPr>
          <w:rFonts w:ascii="Arial" w:hAnsi="Arial" w:cs="Arial"/>
        </w:rPr>
      </w:pPr>
      <w:r w:rsidRPr="005E28A0">
        <w:rPr>
          <w:rFonts w:ascii="Arial" w:hAnsi="Arial" w:cs="Arial"/>
        </w:rPr>
        <w:t>Các câu lệnh SQL sau tạo user này và sau đó cấp cho user các đặc quyền cần thiết để hoàn thành hướng dẫn này</w:t>
      </w:r>
      <w:r w:rsidR="00C12992" w:rsidRPr="001058B5">
        <w:rPr>
          <w:rFonts w:ascii="Arial" w:hAnsi="Arial" w:cs="Arial"/>
        </w:rPr>
        <w:t>.</w:t>
      </w:r>
    </w:p>
    <w:p w14:paraId="7662DD21" w14:textId="77777777" w:rsidR="008C539B" w:rsidRPr="001058B5" w:rsidRDefault="00C12992">
      <w:pPr>
        <w:spacing w:before="141"/>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49CA4169"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sysadmin_vpd</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8"/>
          <w:w w:val="95"/>
          <w:sz w:val="18"/>
        </w:rPr>
        <w:t xml:space="preserve"> </w:t>
      </w:r>
      <w:r w:rsidRPr="001058B5">
        <w:rPr>
          <w:rFonts w:ascii="Arial" w:hAnsi="Arial" w:cs="Arial"/>
          <w:w w:val="95"/>
          <w:sz w:val="18"/>
        </w:rPr>
        <w:t>EXECUTE</w:t>
      </w:r>
      <w:r w:rsidRPr="001058B5">
        <w:rPr>
          <w:rFonts w:ascii="Arial" w:hAnsi="Arial" w:cs="Arial"/>
          <w:spacing w:val="-27"/>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DBMS_SESSION</w:t>
      </w:r>
      <w:r w:rsidRPr="001058B5">
        <w:rPr>
          <w:rFonts w:ascii="Arial" w:hAnsi="Arial" w:cs="Arial"/>
          <w:spacing w:val="-28"/>
          <w:w w:val="95"/>
          <w:sz w:val="18"/>
        </w:rPr>
        <w:t xml:space="preserve"> </w:t>
      </w:r>
      <w:r w:rsidRPr="001058B5">
        <w:rPr>
          <w:rFonts w:ascii="Arial" w:hAnsi="Arial" w:cs="Arial"/>
          <w:w w:val="95"/>
          <w:sz w:val="18"/>
        </w:rPr>
        <w:t>TO</w:t>
      </w:r>
      <w:r w:rsidRPr="001058B5">
        <w:rPr>
          <w:rFonts w:ascii="Arial" w:hAnsi="Arial" w:cs="Arial"/>
          <w:spacing w:val="-27"/>
          <w:w w:val="95"/>
          <w:sz w:val="18"/>
        </w:rPr>
        <w:t xml:space="preserve"> </w:t>
      </w:r>
      <w:r w:rsidRPr="001058B5">
        <w:rPr>
          <w:rFonts w:ascii="Arial" w:hAnsi="Arial" w:cs="Arial"/>
          <w:w w:val="95"/>
          <w:sz w:val="18"/>
        </w:rPr>
        <w:t>sysadmin_vpd;</w:t>
      </w:r>
    </w:p>
    <w:p w14:paraId="6F3C2DE3" w14:textId="77777777" w:rsidR="008C539B" w:rsidRPr="001058B5" w:rsidRDefault="00C12992">
      <w:pPr>
        <w:ind w:left="2620"/>
        <w:rPr>
          <w:rFonts w:ascii="Arial" w:hAnsi="Arial" w:cs="Arial"/>
          <w:sz w:val="18"/>
        </w:rPr>
      </w:pPr>
      <w:r w:rsidRPr="001058B5">
        <w:rPr>
          <w:rFonts w:ascii="Arial" w:hAnsi="Arial" w:cs="Arial"/>
          <w:w w:val="95"/>
          <w:sz w:val="18"/>
        </w:rPr>
        <w:t>GRANT EXECUTE ON DBMS_RLS TO sysadmin_vpd;</w:t>
      </w:r>
    </w:p>
    <w:p w14:paraId="72B94803" w14:textId="77777777" w:rsidR="008C539B" w:rsidRPr="001058B5" w:rsidRDefault="008C539B">
      <w:pPr>
        <w:pStyle w:val="BodyText"/>
        <w:rPr>
          <w:rFonts w:ascii="Arial" w:hAnsi="Arial" w:cs="Arial"/>
          <w:sz w:val="19"/>
        </w:rPr>
      </w:pPr>
    </w:p>
    <w:p w14:paraId="490C8051" w14:textId="1F5BE9AD" w:rsidR="008C539B" w:rsidRPr="001058B5" w:rsidRDefault="005E28A0">
      <w:pPr>
        <w:pStyle w:val="BodyText"/>
        <w:spacing w:before="1" w:line="228" w:lineRule="auto"/>
        <w:ind w:left="2620"/>
        <w:rPr>
          <w:rFonts w:ascii="Arial" w:hAnsi="Arial" w:cs="Arial"/>
        </w:rPr>
      </w:pPr>
      <w:r>
        <w:rPr>
          <w:rFonts w:ascii="Arial" w:hAnsi="Arial" w:cs="Arial"/>
        </w:rPr>
        <w:t xml:space="preserve">Thay </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w:t>
      </w:r>
      <w:r w:rsidR="00C12992" w:rsidRPr="001058B5">
        <w:rPr>
          <w:rFonts w:ascii="Arial" w:hAnsi="Arial" w:cs="Arial"/>
          <w:spacing w:val="-17"/>
        </w:rPr>
        <w:t xml:space="preserve"> </w:t>
      </w:r>
      <w:r>
        <w:rPr>
          <w:rFonts w:ascii="Arial" w:hAnsi="Arial" w:cs="Arial"/>
        </w:rPr>
        <w:t xml:space="preserve">một </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7FA38C8C" w14:textId="2427687C" w:rsidR="008C539B" w:rsidRPr="001058B5" w:rsidRDefault="005E28A0">
      <w:pPr>
        <w:pStyle w:val="ListParagraph"/>
        <w:numPr>
          <w:ilvl w:val="0"/>
          <w:numId w:val="74"/>
        </w:numPr>
        <w:tabs>
          <w:tab w:val="left" w:pos="2620"/>
        </w:tabs>
        <w:spacing w:before="114"/>
        <w:jc w:val="left"/>
        <w:rPr>
          <w:rFonts w:ascii="Arial" w:hAnsi="Arial" w:cs="Arial"/>
          <w:sz w:val="20"/>
        </w:rPr>
      </w:pPr>
      <w:r>
        <w:rPr>
          <w:rFonts w:ascii="Arial" w:hAnsi="Arial" w:cs="Arial"/>
          <w:sz w:val="20"/>
        </w:rPr>
        <w:t>Tạo các tài khoản user sau</w:t>
      </w:r>
      <w:r w:rsidR="00C12992" w:rsidRPr="001058B5">
        <w:rPr>
          <w:rFonts w:ascii="Arial" w:hAnsi="Arial" w:cs="Arial"/>
          <w:sz w:val="20"/>
        </w:rPr>
        <w:t>:</w:t>
      </w:r>
    </w:p>
    <w:p w14:paraId="4053D0FE" w14:textId="77777777" w:rsidR="008C539B" w:rsidRPr="001058B5" w:rsidRDefault="00C12992">
      <w:pPr>
        <w:spacing w:before="141" w:line="259" w:lineRule="auto"/>
        <w:ind w:left="2620" w:right="1960"/>
        <w:rPr>
          <w:rFonts w:ascii="Arial" w:hAnsi="Arial" w:cs="Arial"/>
          <w:sz w:val="18"/>
        </w:rPr>
      </w:pPr>
      <w:r w:rsidRPr="001058B5">
        <w:rPr>
          <w:rFonts w:ascii="Arial" w:hAnsi="Arial" w:cs="Arial"/>
          <w:w w:val="90"/>
          <w:sz w:val="18"/>
        </w:rPr>
        <w:t>GRANT</w:t>
      </w:r>
      <w:r w:rsidRPr="001058B5">
        <w:rPr>
          <w:rFonts w:ascii="Arial" w:hAnsi="Arial" w:cs="Arial"/>
          <w:spacing w:val="-39"/>
          <w:w w:val="90"/>
          <w:sz w:val="18"/>
        </w:rPr>
        <w:t xml:space="preserve"> </w:t>
      </w:r>
      <w:r w:rsidRPr="001058B5">
        <w:rPr>
          <w:rFonts w:ascii="Arial" w:hAnsi="Arial" w:cs="Arial"/>
          <w:w w:val="90"/>
          <w:sz w:val="18"/>
        </w:rPr>
        <w:t>CREATE</w:t>
      </w:r>
      <w:r w:rsidRPr="001058B5">
        <w:rPr>
          <w:rFonts w:ascii="Arial" w:hAnsi="Arial" w:cs="Arial"/>
          <w:spacing w:val="-38"/>
          <w:w w:val="90"/>
          <w:sz w:val="18"/>
        </w:rPr>
        <w:t xml:space="preserve"> </w:t>
      </w:r>
      <w:r w:rsidRPr="001058B5">
        <w:rPr>
          <w:rFonts w:ascii="Arial" w:hAnsi="Arial" w:cs="Arial"/>
          <w:w w:val="90"/>
          <w:sz w:val="18"/>
        </w:rPr>
        <w:t>SESSION</w:t>
      </w:r>
      <w:r w:rsidRPr="001058B5">
        <w:rPr>
          <w:rFonts w:ascii="Arial" w:hAnsi="Arial" w:cs="Arial"/>
          <w:spacing w:val="-39"/>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tbrooke</w:t>
      </w:r>
      <w:r w:rsidRPr="001058B5">
        <w:rPr>
          <w:rFonts w:ascii="Arial" w:hAnsi="Arial" w:cs="Arial"/>
          <w:spacing w:val="-38"/>
          <w:w w:val="90"/>
          <w:sz w:val="18"/>
        </w:rPr>
        <w:t xml:space="preserve"> </w:t>
      </w:r>
      <w:r w:rsidRPr="001058B5">
        <w:rPr>
          <w:rFonts w:ascii="Arial" w:hAnsi="Arial" w:cs="Arial"/>
          <w:w w:val="90"/>
          <w:sz w:val="18"/>
        </w:rPr>
        <w:t>IDENTIFIED</w:t>
      </w:r>
      <w:r w:rsidRPr="001058B5">
        <w:rPr>
          <w:rFonts w:ascii="Arial" w:hAnsi="Arial" w:cs="Arial"/>
          <w:spacing w:val="-39"/>
          <w:w w:val="90"/>
          <w:sz w:val="18"/>
        </w:rPr>
        <w:t xml:space="preserve"> </w:t>
      </w:r>
      <w:r w:rsidRPr="001058B5">
        <w:rPr>
          <w:rFonts w:ascii="Arial" w:hAnsi="Arial" w:cs="Arial"/>
          <w:w w:val="90"/>
          <w:sz w:val="18"/>
        </w:rPr>
        <w:t>BY</w:t>
      </w:r>
      <w:r w:rsidRPr="001058B5">
        <w:rPr>
          <w:rFonts w:ascii="Arial" w:hAnsi="Arial" w:cs="Arial"/>
          <w:spacing w:val="-38"/>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70"/>
          <w:w w:val="95"/>
          <w:sz w:val="18"/>
        </w:rPr>
        <w:t xml:space="preserve"> </w:t>
      </w:r>
      <w:r w:rsidRPr="001058B5">
        <w:rPr>
          <w:rFonts w:ascii="Arial" w:hAnsi="Arial" w:cs="Arial"/>
          <w:w w:val="95"/>
          <w:sz w:val="18"/>
        </w:rPr>
        <w:t>CREATE</w:t>
      </w:r>
      <w:r w:rsidRPr="001058B5">
        <w:rPr>
          <w:rFonts w:ascii="Arial" w:hAnsi="Arial" w:cs="Arial"/>
          <w:spacing w:val="-70"/>
          <w:w w:val="95"/>
          <w:sz w:val="18"/>
        </w:rPr>
        <w:t xml:space="preserve"> </w:t>
      </w:r>
      <w:r w:rsidRPr="001058B5">
        <w:rPr>
          <w:rFonts w:ascii="Arial" w:hAnsi="Arial" w:cs="Arial"/>
          <w:w w:val="95"/>
          <w:sz w:val="18"/>
        </w:rPr>
        <w:t>SESSION</w:t>
      </w:r>
      <w:r w:rsidRPr="001058B5">
        <w:rPr>
          <w:rFonts w:ascii="Arial" w:hAnsi="Arial" w:cs="Arial"/>
          <w:spacing w:val="-70"/>
          <w:w w:val="95"/>
          <w:sz w:val="18"/>
        </w:rPr>
        <w:t xml:space="preserve"> </w:t>
      </w:r>
      <w:r w:rsidRPr="001058B5">
        <w:rPr>
          <w:rFonts w:ascii="Arial" w:hAnsi="Arial" w:cs="Arial"/>
          <w:w w:val="95"/>
          <w:sz w:val="18"/>
        </w:rPr>
        <w:t>TO</w:t>
      </w:r>
      <w:r w:rsidRPr="001058B5">
        <w:rPr>
          <w:rFonts w:ascii="Arial" w:hAnsi="Arial" w:cs="Arial"/>
          <w:spacing w:val="-70"/>
          <w:w w:val="95"/>
          <w:sz w:val="18"/>
        </w:rPr>
        <w:t xml:space="preserve"> </w:t>
      </w:r>
      <w:r w:rsidRPr="001058B5">
        <w:rPr>
          <w:rFonts w:ascii="Arial" w:hAnsi="Arial" w:cs="Arial"/>
          <w:w w:val="95"/>
          <w:sz w:val="18"/>
        </w:rPr>
        <w:t>owoods</w:t>
      </w:r>
      <w:r w:rsidRPr="001058B5">
        <w:rPr>
          <w:rFonts w:ascii="Arial" w:hAnsi="Arial" w:cs="Arial"/>
          <w:spacing w:val="-70"/>
          <w:w w:val="95"/>
          <w:sz w:val="18"/>
        </w:rPr>
        <w:t xml:space="preserve"> </w:t>
      </w:r>
      <w:r w:rsidRPr="001058B5">
        <w:rPr>
          <w:rFonts w:ascii="Arial" w:hAnsi="Arial" w:cs="Arial"/>
          <w:w w:val="95"/>
          <w:sz w:val="18"/>
        </w:rPr>
        <w:t>IDENTIFIED</w:t>
      </w:r>
      <w:r w:rsidRPr="001058B5">
        <w:rPr>
          <w:rFonts w:ascii="Arial" w:hAnsi="Arial" w:cs="Arial"/>
          <w:spacing w:val="-70"/>
          <w:w w:val="95"/>
          <w:sz w:val="18"/>
        </w:rPr>
        <w:t xml:space="preserve"> </w:t>
      </w:r>
      <w:r w:rsidRPr="001058B5">
        <w:rPr>
          <w:rFonts w:ascii="Arial" w:hAnsi="Arial" w:cs="Arial"/>
          <w:w w:val="95"/>
          <w:sz w:val="18"/>
        </w:rPr>
        <w:t>BY</w:t>
      </w:r>
      <w:r w:rsidRPr="001058B5">
        <w:rPr>
          <w:rFonts w:ascii="Arial" w:hAnsi="Arial" w:cs="Arial"/>
          <w:spacing w:val="-70"/>
          <w:w w:val="95"/>
          <w:sz w:val="18"/>
        </w:rPr>
        <w:t xml:space="preserve"> </w:t>
      </w:r>
      <w:r w:rsidRPr="001058B5">
        <w:rPr>
          <w:rFonts w:ascii="Arial" w:hAnsi="Arial" w:cs="Arial"/>
          <w:i/>
          <w:w w:val="95"/>
          <w:sz w:val="18"/>
        </w:rPr>
        <w:t>password</w:t>
      </w:r>
      <w:r w:rsidRPr="001058B5">
        <w:rPr>
          <w:rFonts w:ascii="Arial" w:hAnsi="Arial" w:cs="Arial"/>
          <w:w w:val="95"/>
          <w:sz w:val="18"/>
        </w:rPr>
        <w:t>;</w:t>
      </w:r>
    </w:p>
    <w:p w14:paraId="6A857D1B" w14:textId="77777777" w:rsidR="008C539B" w:rsidRPr="001058B5" w:rsidRDefault="008C539B">
      <w:pPr>
        <w:pStyle w:val="BodyText"/>
        <w:spacing w:before="8"/>
        <w:rPr>
          <w:rFonts w:ascii="Arial" w:hAnsi="Arial" w:cs="Arial"/>
          <w:sz w:val="17"/>
        </w:rPr>
      </w:pPr>
    </w:p>
    <w:p w14:paraId="1E1D7709" w14:textId="5884E64B" w:rsidR="008C539B" w:rsidRPr="001058B5" w:rsidRDefault="005E28A0">
      <w:pPr>
        <w:pStyle w:val="BodyText"/>
        <w:spacing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6B6C6244" w14:textId="0B0DC743" w:rsidR="008C539B" w:rsidRPr="001058B5" w:rsidRDefault="005E28A0" w:rsidP="005E28A0">
      <w:pPr>
        <w:pStyle w:val="ListParagraph"/>
        <w:numPr>
          <w:ilvl w:val="0"/>
          <w:numId w:val="74"/>
        </w:numPr>
        <w:tabs>
          <w:tab w:val="left" w:pos="2620"/>
        </w:tabs>
        <w:spacing w:before="115"/>
        <w:rPr>
          <w:rFonts w:ascii="Arial" w:hAnsi="Arial" w:cs="Arial"/>
          <w:sz w:val="20"/>
        </w:rPr>
      </w:pPr>
      <w:r w:rsidRPr="005E28A0">
        <w:rPr>
          <w:rFonts w:ascii="Arial" w:hAnsi="Arial" w:cs="Arial"/>
          <w:sz w:val="20"/>
        </w:rPr>
        <w:t>Kiểm tra trạng thái của người dùng mẫu SCOTT, cái mà bạn sẽ sử dụng cho hướng dẫn này</w:t>
      </w:r>
      <w:r w:rsidR="00C12992" w:rsidRPr="001058B5">
        <w:rPr>
          <w:rFonts w:ascii="Arial" w:hAnsi="Arial" w:cs="Arial"/>
          <w:sz w:val="20"/>
        </w:rPr>
        <w:t>:</w:t>
      </w:r>
    </w:p>
    <w:p w14:paraId="3802CE47" w14:textId="77777777" w:rsidR="008C539B" w:rsidRPr="001058B5" w:rsidRDefault="00C12992">
      <w:pPr>
        <w:spacing w:before="136"/>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5EB05222" w14:textId="77777777" w:rsidR="008C539B" w:rsidRPr="001058B5" w:rsidRDefault="008C539B">
      <w:pPr>
        <w:pStyle w:val="BodyText"/>
        <w:spacing w:before="1"/>
        <w:rPr>
          <w:rFonts w:ascii="Arial" w:hAnsi="Arial" w:cs="Arial"/>
          <w:sz w:val="19"/>
        </w:rPr>
      </w:pPr>
    </w:p>
    <w:p w14:paraId="2D4BC21D" w14:textId="7E20F4B2" w:rsidR="008C539B" w:rsidRPr="001058B5" w:rsidRDefault="00F313E7">
      <w:pPr>
        <w:pStyle w:val="BodyText"/>
        <w:spacing w:line="228" w:lineRule="auto"/>
        <w:ind w:left="2619" w:right="328"/>
        <w:rPr>
          <w:rFonts w:ascii="Arial" w:hAnsi="Arial" w:cs="Arial"/>
        </w:rPr>
      </w:pPr>
      <w:r w:rsidRPr="00F313E7">
        <w:rPr>
          <w:rFonts w:ascii="Arial" w:hAnsi="Arial" w:cs="Arial"/>
        </w:rPr>
        <w:t>Nếu view DBA_USERS liệt kê SCOTT đã khóa và đã hết hạn, hãy nhập câu lệnh sau để mở khóa tài khoản SCOTT và tạo mật khẩu mới cho anh ta</w:t>
      </w:r>
      <w:r w:rsidR="00C12992" w:rsidRPr="001058B5">
        <w:rPr>
          <w:rFonts w:ascii="Arial" w:hAnsi="Arial" w:cs="Arial"/>
        </w:rPr>
        <w:t>:</w:t>
      </w:r>
    </w:p>
    <w:p w14:paraId="4E628B41"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358529B6" w14:textId="77777777" w:rsidR="008C539B" w:rsidRPr="001058B5" w:rsidRDefault="008C539B">
      <w:pPr>
        <w:pStyle w:val="BodyText"/>
        <w:spacing w:before="10"/>
        <w:rPr>
          <w:rFonts w:ascii="Arial" w:hAnsi="Arial" w:cs="Arial"/>
          <w:sz w:val="18"/>
        </w:rPr>
      </w:pPr>
    </w:p>
    <w:p w14:paraId="509DF093" w14:textId="44BB05DB" w:rsidR="008C539B" w:rsidRPr="001058B5" w:rsidRDefault="00F313E7">
      <w:pPr>
        <w:pStyle w:val="BodyText"/>
        <w:spacing w:before="1" w:line="230" w:lineRule="auto"/>
        <w:ind w:left="2620"/>
        <w:rPr>
          <w:rFonts w:ascii="Arial" w:hAnsi="Arial" w:cs="Arial"/>
        </w:rPr>
      </w:pPr>
      <w:r>
        <w:rPr>
          <w:rFonts w:ascii="Arial" w:hAnsi="Arial" w:cs="Arial"/>
          <w:spacing w:val="-14"/>
        </w:rPr>
        <w:t>Thay</w:t>
      </w:r>
      <w:r w:rsidR="00C12992" w:rsidRPr="001058B5">
        <w:rPr>
          <w:rFonts w:ascii="Arial" w:hAnsi="Arial" w:cs="Arial"/>
          <w:spacing w:val="-14"/>
        </w:rPr>
        <w:t xml:space="preserve"> </w:t>
      </w:r>
      <w:r w:rsidR="00C12992" w:rsidRPr="001058B5">
        <w:rPr>
          <w:rFonts w:ascii="Arial" w:hAnsi="Arial" w:cs="Arial"/>
          <w:i/>
        </w:rPr>
        <w:t>password</w:t>
      </w:r>
      <w:r w:rsidR="00C12992" w:rsidRPr="001058B5">
        <w:rPr>
          <w:rFonts w:ascii="Arial" w:hAnsi="Arial" w:cs="Arial"/>
          <w:i/>
          <w:spacing w:val="-90"/>
        </w:rPr>
        <w:t xml:space="preserve"> </w:t>
      </w:r>
      <w:r>
        <w:rPr>
          <w:rFonts w:ascii="Arial" w:hAnsi="Arial" w:cs="Arial"/>
        </w:rPr>
        <w:t xml:space="preserve"> bằng một</w:t>
      </w:r>
      <w:r w:rsidR="00C12992" w:rsidRPr="001058B5">
        <w:rPr>
          <w:rFonts w:ascii="Arial" w:hAnsi="Arial" w:cs="Arial"/>
          <w:spacing w:val="-14"/>
        </w:rPr>
        <w:t xml:space="preserve"> </w:t>
      </w:r>
      <w:r w:rsidR="00C12992" w:rsidRPr="001058B5">
        <w:rPr>
          <w:rFonts w:ascii="Arial" w:hAnsi="Arial" w:cs="Arial"/>
        </w:rPr>
        <w:t>password</w:t>
      </w:r>
      <w:r w:rsidR="00C12992" w:rsidRPr="001058B5">
        <w:rPr>
          <w:rFonts w:ascii="Arial" w:hAnsi="Arial" w:cs="Arial"/>
          <w:spacing w:val="-14"/>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56231FDA" w14:textId="2E904D1B" w:rsidR="008C539B" w:rsidRPr="001058B5" w:rsidRDefault="00F313E7">
      <w:pPr>
        <w:pStyle w:val="ListParagraph"/>
        <w:numPr>
          <w:ilvl w:val="0"/>
          <w:numId w:val="74"/>
        </w:numPr>
        <w:tabs>
          <w:tab w:val="left" w:pos="2620"/>
        </w:tabs>
        <w:spacing w:before="113"/>
        <w:jc w:val="left"/>
        <w:rPr>
          <w:rFonts w:ascii="Arial" w:hAnsi="Arial" w:cs="Arial"/>
          <w:sz w:val="20"/>
        </w:rPr>
      </w:pPr>
      <w:r>
        <w:rPr>
          <w:rFonts w:ascii="Arial" w:hAnsi="Arial" w:cs="Arial"/>
          <w:sz w:val="20"/>
        </w:rPr>
        <w:t>Kết nối bằng</w:t>
      </w:r>
      <w:r w:rsidR="00C12992" w:rsidRPr="001058B5">
        <w:rPr>
          <w:rFonts w:ascii="Arial" w:hAnsi="Arial" w:cs="Arial"/>
          <w:spacing w:val="-9"/>
          <w:sz w:val="20"/>
        </w:rPr>
        <w:t xml:space="preserve"> </w:t>
      </w:r>
      <w:r w:rsidR="00C12992" w:rsidRPr="001058B5">
        <w:rPr>
          <w:rFonts w:ascii="Arial" w:hAnsi="Arial" w:cs="Arial"/>
          <w:sz w:val="20"/>
        </w:rPr>
        <w:t>user</w:t>
      </w:r>
      <w:r w:rsidR="00C12992" w:rsidRPr="001058B5">
        <w:rPr>
          <w:rFonts w:ascii="Arial" w:hAnsi="Arial" w:cs="Arial"/>
          <w:spacing w:val="-11"/>
          <w:sz w:val="20"/>
        </w:rPr>
        <w:t xml:space="preserve"> </w:t>
      </w:r>
      <w:r w:rsidR="00C12992" w:rsidRPr="001058B5">
        <w:rPr>
          <w:rFonts w:ascii="Arial" w:hAnsi="Arial" w:cs="Arial"/>
          <w:sz w:val="20"/>
        </w:rPr>
        <w:t>SCOTT,</w:t>
      </w:r>
      <w:r w:rsidR="00C12992" w:rsidRPr="001058B5">
        <w:rPr>
          <w:rFonts w:ascii="Arial" w:hAnsi="Arial" w:cs="Arial"/>
          <w:spacing w:val="-10"/>
          <w:sz w:val="20"/>
        </w:rPr>
        <w:t xml:space="preserve"> </w:t>
      </w:r>
      <w:r>
        <w:rPr>
          <w:rFonts w:ascii="Arial" w:hAnsi="Arial" w:cs="Arial"/>
          <w:sz w:val="20"/>
        </w:rPr>
        <w:t>và sau đó tạo và điền bảng khách hàng</w:t>
      </w:r>
      <w:r w:rsidR="00C12992" w:rsidRPr="001058B5">
        <w:rPr>
          <w:rFonts w:ascii="Arial" w:hAnsi="Arial" w:cs="Arial"/>
          <w:sz w:val="20"/>
        </w:rPr>
        <w:t>.</w:t>
      </w:r>
    </w:p>
    <w:p w14:paraId="1C89CFFB"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scott</w:t>
      </w:r>
    </w:p>
    <w:p w14:paraId="6DFC853B"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B90195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2296158" w14:textId="77777777" w:rsidR="008C539B" w:rsidRPr="001058B5" w:rsidRDefault="008C539B">
      <w:pPr>
        <w:pStyle w:val="BodyText"/>
        <w:rPr>
          <w:rFonts w:ascii="Arial" w:hAnsi="Arial" w:cs="Arial"/>
          <w:i/>
        </w:rPr>
      </w:pPr>
    </w:p>
    <w:p w14:paraId="78884A07" w14:textId="77777777" w:rsidR="008C539B" w:rsidRPr="001058B5" w:rsidRDefault="008C539B">
      <w:pPr>
        <w:pStyle w:val="BodyText"/>
        <w:spacing w:before="7"/>
        <w:rPr>
          <w:rFonts w:ascii="Arial" w:hAnsi="Arial" w:cs="Arial"/>
          <w:i/>
          <w:sz w:val="29"/>
        </w:rPr>
      </w:pPr>
    </w:p>
    <w:p w14:paraId="1F8CDF50" w14:textId="77777777" w:rsidR="008C539B" w:rsidRPr="001058B5" w:rsidRDefault="00C12992">
      <w:pPr>
        <w:tabs>
          <w:tab w:val="left" w:pos="3131"/>
        </w:tabs>
        <w:spacing w:before="95" w:line="259" w:lineRule="auto"/>
        <w:ind w:left="2112" w:right="5649" w:hanging="93"/>
        <w:rPr>
          <w:rFonts w:ascii="Arial" w:hAnsi="Arial" w:cs="Arial"/>
          <w:sz w:val="18"/>
        </w:rPr>
      </w:pP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TABLE</w:t>
      </w:r>
      <w:r w:rsidRPr="001058B5">
        <w:rPr>
          <w:rFonts w:ascii="Arial" w:hAnsi="Arial" w:cs="Arial"/>
          <w:spacing w:val="-53"/>
          <w:w w:val="95"/>
          <w:sz w:val="18"/>
        </w:rPr>
        <w:t xml:space="preserve"> </w:t>
      </w:r>
      <w:r w:rsidRPr="001058B5">
        <w:rPr>
          <w:rFonts w:ascii="Arial" w:hAnsi="Arial" w:cs="Arial"/>
          <w:w w:val="95"/>
          <w:sz w:val="18"/>
        </w:rPr>
        <w:t>customers</w:t>
      </w:r>
      <w:r w:rsidRPr="001058B5">
        <w:rPr>
          <w:rFonts w:ascii="Arial" w:hAnsi="Arial" w:cs="Arial"/>
          <w:spacing w:val="-53"/>
          <w:w w:val="95"/>
          <w:sz w:val="18"/>
        </w:rPr>
        <w:t xml:space="preserve"> </w:t>
      </w:r>
      <w:r w:rsidRPr="001058B5">
        <w:rPr>
          <w:rFonts w:ascii="Arial" w:hAnsi="Arial" w:cs="Arial"/>
          <w:w w:val="95"/>
          <w:sz w:val="18"/>
        </w:rPr>
        <w:t xml:space="preserve">( </w:t>
      </w: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 xml:space="preserve">NUMBER(4), </w:t>
      </w:r>
      <w:r w:rsidRPr="001058B5">
        <w:rPr>
          <w:rFonts w:ascii="Arial" w:hAnsi="Arial" w:cs="Arial"/>
          <w:w w:val="90"/>
          <w:sz w:val="18"/>
        </w:rPr>
        <w:t>cust_email</w:t>
      </w:r>
      <w:r w:rsidRPr="001058B5">
        <w:rPr>
          <w:rFonts w:ascii="Arial" w:hAnsi="Arial" w:cs="Arial"/>
          <w:spacing w:val="-60"/>
          <w:w w:val="90"/>
          <w:sz w:val="18"/>
        </w:rPr>
        <w:t xml:space="preserve"> </w:t>
      </w:r>
      <w:r w:rsidRPr="001058B5">
        <w:rPr>
          <w:rFonts w:ascii="Arial" w:hAnsi="Arial" w:cs="Arial"/>
          <w:w w:val="90"/>
          <w:sz w:val="18"/>
        </w:rPr>
        <w:t>VARCHAR2(20), cust_name</w:t>
      </w:r>
      <w:r w:rsidRPr="001058B5">
        <w:rPr>
          <w:rFonts w:ascii="Arial" w:hAnsi="Arial" w:cs="Arial"/>
          <w:spacing w:val="-22"/>
          <w:w w:val="90"/>
          <w:sz w:val="18"/>
        </w:rPr>
        <w:t xml:space="preserve"> </w:t>
      </w:r>
      <w:r w:rsidRPr="001058B5">
        <w:rPr>
          <w:rFonts w:ascii="Arial" w:hAnsi="Arial" w:cs="Arial"/>
          <w:w w:val="90"/>
          <w:sz w:val="18"/>
        </w:rPr>
        <w:t>VARCHAR2(20));</w:t>
      </w:r>
    </w:p>
    <w:p w14:paraId="7A5FC1C5" w14:textId="77777777" w:rsidR="008C539B" w:rsidRPr="001058B5" w:rsidRDefault="008C539B">
      <w:pPr>
        <w:pStyle w:val="BodyText"/>
        <w:spacing w:before="4"/>
        <w:rPr>
          <w:rFonts w:ascii="Arial" w:hAnsi="Arial" w:cs="Arial"/>
          <w:sz w:val="19"/>
        </w:rPr>
      </w:pPr>
    </w:p>
    <w:p w14:paraId="4699AE3C" w14:textId="77777777" w:rsidR="008C539B" w:rsidRPr="001058B5" w:rsidRDefault="00C12992">
      <w:pPr>
        <w:spacing w:before="1" w:line="259" w:lineRule="auto"/>
        <w:ind w:left="2020" w:right="1558"/>
        <w:rPr>
          <w:rFonts w:ascii="Arial" w:hAnsi="Arial" w:cs="Arial"/>
          <w:sz w:val="18"/>
        </w:rPr>
      </w:pP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customers</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(1234,</w:t>
      </w:r>
      <w:r w:rsidRPr="001058B5">
        <w:rPr>
          <w:rFonts w:ascii="Arial" w:hAnsi="Arial" w:cs="Arial"/>
          <w:spacing w:val="-45"/>
          <w:w w:val="90"/>
          <w:sz w:val="18"/>
        </w:rPr>
        <w:t xml:space="preserve"> </w:t>
      </w:r>
      <w:r w:rsidRPr="001058B5">
        <w:rPr>
          <w:rFonts w:ascii="Arial" w:hAnsi="Arial" w:cs="Arial"/>
          <w:w w:val="90"/>
          <w:sz w:val="18"/>
        </w:rPr>
        <w:t>'TBROOKE',</w:t>
      </w:r>
      <w:r w:rsidRPr="001058B5">
        <w:rPr>
          <w:rFonts w:ascii="Arial" w:hAnsi="Arial" w:cs="Arial"/>
          <w:spacing w:val="-45"/>
          <w:w w:val="90"/>
          <w:sz w:val="18"/>
        </w:rPr>
        <w:t xml:space="preserve"> </w:t>
      </w:r>
      <w:r w:rsidRPr="001058B5">
        <w:rPr>
          <w:rFonts w:ascii="Arial" w:hAnsi="Arial" w:cs="Arial"/>
          <w:w w:val="90"/>
          <w:sz w:val="18"/>
        </w:rPr>
        <w:t>'Thadeus</w:t>
      </w:r>
      <w:r w:rsidRPr="001058B5">
        <w:rPr>
          <w:rFonts w:ascii="Arial" w:hAnsi="Arial" w:cs="Arial"/>
          <w:spacing w:val="-45"/>
          <w:w w:val="90"/>
          <w:sz w:val="18"/>
        </w:rPr>
        <w:t xml:space="preserve"> </w:t>
      </w:r>
      <w:r w:rsidRPr="001058B5">
        <w:rPr>
          <w:rFonts w:ascii="Arial" w:hAnsi="Arial" w:cs="Arial"/>
          <w:w w:val="90"/>
          <w:sz w:val="18"/>
        </w:rPr>
        <w:t xml:space="preserve">Brooke'); </w:t>
      </w:r>
      <w:r w:rsidRPr="001058B5">
        <w:rPr>
          <w:rFonts w:ascii="Arial" w:hAnsi="Arial" w:cs="Arial"/>
          <w:w w:val="95"/>
          <w:sz w:val="18"/>
        </w:rPr>
        <w:t>INSERT</w:t>
      </w:r>
      <w:r w:rsidRPr="001058B5">
        <w:rPr>
          <w:rFonts w:ascii="Arial" w:hAnsi="Arial" w:cs="Arial"/>
          <w:spacing w:val="-67"/>
          <w:w w:val="95"/>
          <w:sz w:val="18"/>
        </w:rPr>
        <w:t xml:space="preserve"> </w:t>
      </w:r>
      <w:r w:rsidRPr="001058B5">
        <w:rPr>
          <w:rFonts w:ascii="Arial" w:hAnsi="Arial" w:cs="Arial"/>
          <w:w w:val="95"/>
          <w:sz w:val="18"/>
        </w:rPr>
        <w:t>INTO</w:t>
      </w:r>
      <w:r w:rsidRPr="001058B5">
        <w:rPr>
          <w:rFonts w:ascii="Arial" w:hAnsi="Arial" w:cs="Arial"/>
          <w:spacing w:val="-67"/>
          <w:w w:val="95"/>
          <w:sz w:val="18"/>
        </w:rPr>
        <w:t xml:space="preserve"> </w:t>
      </w:r>
      <w:r w:rsidRPr="001058B5">
        <w:rPr>
          <w:rFonts w:ascii="Arial" w:hAnsi="Arial" w:cs="Arial"/>
          <w:w w:val="95"/>
          <w:sz w:val="18"/>
        </w:rPr>
        <w:t>customers</w:t>
      </w:r>
      <w:r w:rsidRPr="001058B5">
        <w:rPr>
          <w:rFonts w:ascii="Arial" w:hAnsi="Arial" w:cs="Arial"/>
          <w:spacing w:val="-66"/>
          <w:w w:val="95"/>
          <w:sz w:val="18"/>
        </w:rPr>
        <w:t xml:space="preserve"> </w:t>
      </w:r>
      <w:r w:rsidRPr="001058B5">
        <w:rPr>
          <w:rFonts w:ascii="Arial" w:hAnsi="Arial" w:cs="Arial"/>
          <w:w w:val="95"/>
          <w:sz w:val="18"/>
        </w:rPr>
        <w:t>VALUES</w:t>
      </w:r>
      <w:r w:rsidRPr="001058B5">
        <w:rPr>
          <w:rFonts w:ascii="Arial" w:hAnsi="Arial" w:cs="Arial"/>
          <w:spacing w:val="-67"/>
          <w:w w:val="95"/>
          <w:sz w:val="18"/>
        </w:rPr>
        <w:t xml:space="preserve"> </w:t>
      </w:r>
      <w:r w:rsidRPr="001058B5">
        <w:rPr>
          <w:rFonts w:ascii="Arial" w:hAnsi="Arial" w:cs="Arial"/>
          <w:w w:val="95"/>
          <w:sz w:val="18"/>
        </w:rPr>
        <w:t>(5678,</w:t>
      </w:r>
      <w:r w:rsidRPr="001058B5">
        <w:rPr>
          <w:rFonts w:ascii="Arial" w:hAnsi="Arial" w:cs="Arial"/>
          <w:spacing w:val="-66"/>
          <w:w w:val="95"/>
          <w:sz w:val="18"/>
        </w:rPr>
        <w:t xml:space="preserve"> </w:t>
      </w:r>
      <w:r w:rsidRPr="001058B5">
        <w:rPr>
          <w:rFonts w:ascii="Arial" w:hAnsi="Arial" w:cs="Arial"/>
          <w:w w:val="95"/>
          <w:sz w:val="18"/>
        </w:rPr>
        <w:t>'OWOODS',</w:t>
      </w:r>
      <w:r w:rsidRPr="001058B5">
        <w:rPr>
          <w:rFonts w:ascii="Arial" w:hAnsi="Arial" w:cs="Arial"/>
          <w:spacing w:val="-66"/>
          <w:w w:val="95"/>
          <w:sz w:val="18"/>
        </w:rPr>
        <w:t xml:space="preserve"> </w:t>
      </w:r>
      <w:r w:rsidRPr="001058B5">
        <w:rPr>
          <w:rFonts w:ascii="Arial" w:hAnsi="Arial" w:cs="Arial"/>
          <w:w w:val="95"/>
          <w:sz w:val="18"/>
        </w:rPr>
        <w:t>'Oberon</w:t>
      </w:r>
      <w:r w:rsidRPr="001058B5">
        <w:rPr>
          <w:rFonts w:ascii="Arial" w:hAnsi="Arial" w:cs="Arial"/>
          <w:spacing w:val="-67"/>
          <w:w w:val="95"/>
          <w:sz w:val="18"/>
        </w:rPr>
        <w:t xml:space="preserve"> </w:t>
      </w:r>
      <w:r w:rsidRPr="001058B5">
        <w:rPr>
          <w:rFonts w:ascii="Arial" w:hAnsi="Arial" w:cs="Arial"/>
          <w:w w:val="95"/>
          <w:sz w:val="18"/>
        </w:rPr>
        <w:t>Woods');</w:t>
      </w:r>
    </w:p>
    <w:p w14:paraId="10BDFD74" w14:textId="77777777" w:rsidR="008C539B" w:rsidRPr="001058B5" w:rsidRDefault="008C539B">
      <w:pPr>
        <w:pStyle w:val="BodyText"/>
        <w:spacing w:before="5"/>
        <w:rPr>
          <w:rFonts w:ascii="Arial" w:hAnsi="Arial" w:cs="Arial"/>
          <w:sz w:val="17"/>
        </w:rPr>
      </w:pPr>
    </w:p>
    <w:p w14:paraId="63B113D2" w14:textId="04821D30" w:rsidR="008C539B" w:rsidRPr="001058B5" w:rsidRDefault="00F313E7">
      <w:pPr>
        <w:pStyle w:val="BodyText"/>
        <w:spacing w:line="230" w:lineRule="auto"/>
        <w:ind w:left="2019" w:right="739"/>
        <w:rPr>
          <w:rFonts w:ascii="Arial" w:hAnsi="Arial" w:cs="Arial"/>
        </w:rPr>
      </w:pPr>
      <w:r w:rsidRPr="00F313E7">
        <w:rPr>
          <w:rFonts w:ascii="Arial" w:hAnsi="Arial" w:cs="Arial"/>
        </w:rPr>
        <w:t>Khi bạn nhập địa chỉ email của người dùng, hãy nhập chúng vào các chữ hoa. Sau này, khi bạn tạo ra gói ngữ cảnh ứng dụng PL / SQL , tham số SESSION_USER của hàm SYS_CONTEXT muốn tên người dùng viết hoa. Nếu không, bạn sẽ không thể đặt ngữ cảnh ứng dụng cho người dùng</w:t>
      </w:r>
      <w:r w:rsidR="00C12992" w:rsidRPr="001058B5">
        <w:rPr>
          <w:rFonts w:ascii="Arial" w:hAnsi="Arial" w:cs="Arial"/>
          <w:spacing w:val="-3"/>
        </w:rPr>
        <w:t>.</w:t>
      </w:r>
    </w:p>
    <w:p w14:paraId="1B524079" w14:textId="75EFD479" w:rsidR="00F313E7" w:rsidRPr="001058B5" w:rsidRDefault="00F313E7" w:rsidP="00F313E7">
      <w:pPr>
        <w:pStyle w:val="ListParagraph"/>
        <w:numPr>
          <w:ilvl w:val="0"/>
          <w:numId w:val="74"/>
        </w:numPr>
        <w:tabs>
          <w:tab w:val="left" w:pos="2020"/>
        </w:tabs>
        <w:spacing w:line="246" w:lineRule="exact"/>
        <w:jc w:val="left"/>
        <w:rPr>
          <w:rFonts w:ascii="Arial" w:hAnsi="Arial" w:cs="Arial"/>
        </w:rPr>
      </w:pPr>
      <w:r w:rsidRPr="00F313E7">
        <w:rPr>
          <w:rFonts w:ascii="Arial" w:hAnsi="Arial" w:cs="Arial"/>
        </w:rPr>
        <w:t>Người dùng sysadmin_vpd sẽ cần các đặc quyền SELECT cho bảng khách hàng, như user SCOTT, cấp cho anh ta đặc quyền này</w:t>
      </w:r>
    </w:p>
    <w:p w14:paraId="3D802BFD" w14:textId="1251B657" w:rsidR="008C539B" w:rsidRPr="001058B5" w:rsidRDefault="00C12992">
      <w:pPr>
        <w:pStyle w:val="BodyText"/>
        <w:spacing w:line="246" w:lineRule="exact"/>
        <w:ind w:left="2020"/>
        <w:rPr>
          <w:rFonts w:ascii="Arial" w:hAnsi="Arial" w:cs="Arial"/>
        </w:rPr>
      </w:pPr>
      <w:r w:rsidRPr="001058B5">
        <w:rPr>
          <w:rFonts w:ascii="Arial" w:hAnsi="Arial" w:cs="Arial"/>
        </w:rPr>
        <w:t>.</w:t>
      </w:r>
    </w:p>
    <w:p w14:paraId="79244E11" w14:textId="77777777" w:rsidR="008C539B" w:rsidRPr="001058B5" w:rsidRDefault="00C12992">
      <w:pPr>
        <w:spacing w:before="137"/>
        <w:ind w:left="2020"/>
        <w:rPr>
          <w:rFonts w:ascii="Arial" w:hAnsi="Arial" w:cs="Arial"/>
          <w:sz w:val="18"/>
        </w:rPr>
      </w:pPr>
      <w:r w:rsidRPr="001058B5">
        <w:rPr>
          <w:rFonts w:ascii="Arial" w:hAnsi="Arial" w:cs="Arial"/>
          <w:w w:val="95"/>
          <w:sz w:val="18"/>
        </w:rPr>
        <w:t>GRANT SELECT ON customers TO sysadmin_vpd;</w:t>
      </w:r>
    </w:p>
    <w:p w14:paraId="00D3D51F" w14:textId="77777777" w:rsidR="008C539B" w:rsidRPr="001058B5" w:rsidRDefault="008C539B">
      <w:pPr>
        <w:pStyle w:val="BodyText"/>
        <w:spacing w:before="3"/>
        <w:rPr>
          <w:rFonts w:ascii="Arial" w:hAnsi="Arial" w:cs="Arial"/>
          <w:sz w:val="18"/>
        </w:rPr>
      </w:pPr>
    </w:p>
    <w:p w14:paraId="59A3ABF3" w14:textId="7CF3CD97" w:rsidR="008C539B" w:rsidRPr="001058B5" w:rsidRDefault="00F313E7">
      <w:pPr>
        <w:pStyle w:val="ListParagraph"/>
        <w:numPr>
          <w:ilvl w:val="0"/>
          <w:numId w:val="74"/>
        </w:numPr>
        <w:tabs>
          <w:tab w:val="left" w:pos="2020"/>
        </w:tabs>
        <w:spacing w:before="0"/>
        <w:ind w:left="2020"/>
        <w:jc w:val="left"/>
        <w:rPr>
          <w:rFonts w:ascii="Arial" w:hAnsi="Arial" w:cs="Arial"/>
          <w:sz w:val="20"/>
        </w:rPr>
      </w:pPr>
      <w:r>
        <w:rPr>
          <w:rFonts w:ascii="Arial" w:hAnsi="Arial" w:cs="Arial"/>
          <w:sz w:val="20"/>
        </w:rPr>
        <w:t>Tạo và điền bảng</w:t>
      </w:r>
      <w:r w:rsidR="00C12992" w:rsidRPr="001058B5">
        <w:rPr>
          <w:rFonts w:ascii="Arial" w:hAnsi="Arial" w:cs="Arial"/>
          <w:sz w:val="20"/>
        </w:rPr>
        <w:t xml:space="preserve"> orders_tab</w:t>
      </w:r>
      <w:r w:rsidR="00C12992" w:rsidRPr="001058B5">
        <w:rPr>
          <w:rFonts w:ascii="Arial" w:hAnsi="Arial" w:cs="Arial"/>
          <w:spacing w:val="-88"/>
          <w:sz w:val="20"/>
        </w:rPr>
        <w:t xml:space="preserve"> </w:t>
      </w:r>
      <w:r w:rsidR="00C12992" w:rsidRPr="001058B5">
        <w:rPr>
          <w:rFonts w:ascii="Arial" w:hAnsi="Arial" w:cs="Arial"/>
          <w:sz w:val="20"/>
        </w:rPr>
        <w:t>table.</w:t>
      </w:r>
    </w:p>
    <w:p w14:paraId="77087120" w14:textId="77777777" w:rsidR="008C539B" w:rsidRPr="001058B5" w:rsidRDefault="00C12992">
      <w:pPr>
        <w:spacing w:before="137" w:line="259" w:lineRule="auto"/>
        <w:ind w:left="2204" w:right="5730"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orders_tab</w:t>
      </w:r>
      <w:r w:rsidRPr="001058B5">
        <w:rPr>
          <w:rFonts w:ascii="Arial" w:hAnsi="Arial" w:cs="Arial"/>
          <w:spacing w:val="-40"/>
          <w:w w:val="90"/>
          <w:sz w:val="18"/>
        </w:rPr>
        <w:t xml:space="preserve"> </w:t>
      </w:r>
      <w:r w:rsidRPr="001058B5">
        <w:rPr>
          <w:rFonts w:ascii="Arial" w:hAnsi="Arial" w:cs="Arial"/>
          <w:w w:val="90"/>
          <w:sz w:val="18"/>
        </w:rPr>
        <w:t xml:space="preserve">( </w:t>
      </w:r>
      <w:r w:rsidRPr="001058B5">
        <w:rPr>
          <w:rFonts w:ascii="Arial" w:hAnsi="Arial" w:cs="Arial"/>
          <w:w w:val="95"/>
          <w:sz w:val="18"/>
        </w:rPr>
        <w:t>cust_no NUMBER(4), order_no</w:t>
      </w:r>
      <w:r w:rsidRPr="001058B5">
        <w:rPr>
          <w:rFonts w:ascii="Arial" w:hAnsi="Arial" w:cs="Arial"/>
          <w:spacing w:val="-59"/>
          <w:w w:val="95"/>
          <w:sz w:val="18"/>
        </w:rPr>
        <w:t xml:space="preserve"> </w:t>
      </w:r>
      <w:r w:rsidRPr="001058B5">
        <w:rPr>
          <w:rFonts w:ascii="Arial" w:hAnsi="Arial" w:cs="Arial"/>
          <w:w w:val="95"/>
          <w:sz w:val="18"/>
        </w:rPr>
        <w:t>NUMBER(4));</w:t>
      </w:r>
    </w:p>
    <w:p w14:paraId="19E8DADA" w14:textId="77777777" w:rsidR="008C539B" w:rsidRPr="001058B5" w:rsidRDefault="008C539B">
      <w:pPr>
        <w:pStyle w:val="BodyText"/>
        <w:spacing w:before="4"/>
        <w:rPr>
          <w:rFonts w:ascii="Arial" w:hAnsi="Arial" w:cs="Arial"/>
          <w:sz w:val="19"/>
        </w:rPr>
      </w:pPr>
    </w:p>
    <w:p w14:paraId="1520AB59" w14:textId="77777777" w:rsidR="008C539B" w:rsidRPr="001058B5" w:rsidRDefault="00C12992">
      <w:pPr>
        <w:ind w:left="2020"/>
        <w:rPr>
          <w:rFonts w:ascii="Arial" w:hAnsi="Arial" w:cs="Arial"/>
          <w:sz w:val="18"/>
        </w:rPr>
      </w:pPr>
      <w:r w:rsidRPr="001058B5">
        <w:rPr>
          <w:rFonts w:ascii="Arial" w:hAnsi="Arial" w:cs="Arial"/>
          <w:w w:val="90"/>
          <w:sz w:val="18"/>
        </w:rPr>
        <w:t>INSERT INTO orders_tab VALUES (1234, 9876);</w:t>
      </w:r>
    </w:p>
    <w:p w14:paraId="215A3A1E" w14:textId="77777777" w:rsidR="008C539B" w:rsidRPr="001058B5" w:rsidRDefault="00C12992">
      <w:pPr>
        <w:spacing w:before="16"/>
        <w:ind w:left="2020"/>
        <w:rPr>
          <w:rFonts w:ascii="Arial" w:hAnsi="Arial" w:cs="Arial"/>
          <w:sz w:val="18"/>
        </w:rPr>
      </w:pPr>
      <w:r w:rsidRPr="001058B5">
        <w:rPr>
          <w:rFonts w:ascii="Arial" w:hAnsi="Arial" w:cs="Arial"/>
          <w:w w:val="90"/>
          <w:sz w:val="18"/>
        </w:rPr>
        <w:t>INSERT INTO orders_tab VALUES (5678, 5432);</w:t>
      </w:r>
    </w:p>
    <w:p w14:paraId="1D746100" w14:textId="77777777" w:rsidR="008C539B" w:rsidRPr="001058B5" w:rsidRDefault="00C12992">
      <w:pPr>
        <w:spacing w:before="17"/>
        <w:ind w:left="2020"/>
        <w:rPr>
          <w:rFonts w:ascii="Arial" w:hAnsi="Arial" w:cs="Arial"/>
          <w:sz w:val="18"/>
        </w:rPr>
      </w:pPr>
      <w:r w:rsidRPr="001058B5">
        <w:rPr>
          <w:rFonts w:ascii="Arial" w:hAnsi="Arial" w:cs="Arial"/>
          <w:w w:val="90"/>
          <w:sz w:val="18"/>
        </w:rPr>
        <w:t>INSERT INTO orders_tab VALUES (5678, 4592);</w:t>
      </w:r>
    </w:p>
    <w:p w14:paraId="14B9F726" w14:textId="77777777" w:rsidR="008C539B" w:rsidRPr="001058B5" w:rsidRDefault="008C539B">
      <w:pPr>
        <w:pStyle w:val="BodyText"/>
        <w:spacing w:before="2"/>
        <w:rPr>
          <w:rFonts w:ascii="Arial" w:hAnsi="Arial" w:cs="Arial"/>
          <w:sz w:val="18"/>
        </w:rPr>
      </w:pPr>
    </w:p>
    <w:p w14:paraId="05DD3EF0" w14:textId="48862FA8" w:rsidR="008C539B" w:rsidRPr="00F313E7" w:rsidRDefault="00F313E7" w:rsidP="00F313E7">
      <w:pPr>
        <w:pStyle w:val="ListParagraph"/>
        <w:numPr>
          <w:ilvl w:val="0"/>
          <w:numId w:val="74"/>
        </w:numPr>
        <w:tabs>
          <w:tab w:val="left" w:pos="2020"/>
        </w:tabs>
        <w:spacing w:before="0" w:line="246" w:lineRule="exact"/>
        <w:jc w:val="left"/>
        <w:rPr>
          <w:rFonts w:ascii="Arial" w:hAnsi="Arial" w:cs="Arial"/>
          <w:sz w:val="20"/>
        </w:rPr>
      </w:pPr>
      <w:r w:rsidRPr="00F313E7">
        <w:rPr>
          <w:rFonts w:ascii="Arial" w:hAnsi="Arial" w:cs="Arial"/>
        </w:rPr>
        <w:t>Người dùng tbrooke và owoods cần truy vấn bảng orders_tab, vì vậy hãy cấp cho họ quyền SELECT</w:t>
      </w:r>
      <w:r w:rsidR="00C12992" w:rsidRPr="00F313E7">
        <w:rPr>
          <w:rFonts w:ascii="Arial" w:hAnsi="Arial" w:cs="Arial"/>
        </w:rPr>
        <w:t>.</w:t>
      </w:r>
    </w:p>
    <w:p w14:paraId="13C42008" w14:textId="77777777" w:rsidR="008C539B" w:rsidRPr="001058B5" w:rsidRDefault="00C12992">
      <w:pPr>
        <w:spacing w:before="137" w:line="259" w:lineRule="auto"/>
        <w:ind w:left="2020" w:right="4533"/>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7"/>
          <w:w w:val="90"/>
          <w:sz w:val="18"/>
        </w:rPr>
        <w:t xml:space="preserve"> </w:t>
      </w:r>
      <w:r w:rsidRPr="001058B5">
        <w:rPr>
          <w:rFonts w:ascii="Arial" w:hAnsi="Arial" w:cs="Arial"/>
          <w:w w:val="90"/>
          <w:sz w:val="18"/>
        </w:rPr>
        <w:t>ON</w:t>
      </w:r>
      <w:r w:rsidRPr="001058B5">
        <w:rPr>
          <w:rFonts w:ascii="Arial" w:hAnsi="Arial" w:cs="Arial"/>
          <w:spacing w:val="-38"/>
          <w:w w:val="90"/>
          <w:sz w:val="18"/>
        </w:rPr>
        <w:t xml:space="preserve"> </w:t>
      </w:r>
      <w:r w:rsidRPr="001058B5">
        <w:rPr>
          <w:rFonts w:ascii="Arial" w:hAnsi="Arial" w:cs="Arial"/>
          <w:w w:val="90"/>
          <w:sz w:val="18"/>
        </w:rPr>
        <w:t>orders_tab</w:t>
      </w:r>
      <w:r w:rsidRPr="001058B5">
        <w:rPr>
          <w:rFonts w:ascii="Arial" w:hAnsi="Arial" w:cs="Arial"/>
          <w:spacing w:val="-37"/>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 xml:space="preserve">tbrooke; </w:t>
      </w:r>
      <w:r w:rsidRPr="001058B5">
        <w:rPr>
          <w:rFonts w:ascii="Arial" w:hAnsi="Arial" w:cs="Arial"/>
          <w:w w:val="95"/>
          <w:sz w:val="18"/>
        </w:rPr>
        <w:t>GRANT</w:t>
      </w:r>
      <w:r w:rsidRPr="001058B5">
        <w:rPr>
          <w:rFonts w:ascii="Arial" w:hAnsi="Arial" w:cs="Arial"/>
          <w:spacing w:val="-65"/>
          <w:w w:val="95"/>
          <w:sz w:val="18"/>
        </w:rPr>
        <w:t xml:space="preserve"> </w:t>
      </w:r>
      <w:r w:rsidRPr="001058B5">
        <w:rPr>
          <w:rFonts w:ascii="Arial" w:hAnsi="Arial" w:cs="Arial"/>
          <w:w w:val="95"/>
          <w:sz w:val="18"/>
        </w:rPr>
        <w:t>SELECT</w:t>
      </w:r>
      <w:r w:rsidRPr="001058B5">
        <w:rPr>
          <w:rFonts w:ascii="Arial" w:hAnsi="Arial" w:cs="Arial"/>
          <w:spacing w:val="-64"/>
          <w:w w:val="95"/>
          <w:sz w:val="18"/>
        </w:rPr>
        <w:t xml:space="preserve"> </w:t>
      </w:r>
      <w:r w:rsidRPr="001058B5">
        <w:rPr>
          <w:rFonts w:ascii="Arial" w:hAnsi="Arial" w:cs="Arial"/>
          <w:w w:val="95"/>
          <w:sz w:val="18"/>
        </w:rPr>
        <w:t>ON</w:t>
      </w:r>
      <w:r w:rsidRPr="001058B5">
        <w:rPr>
          <w:rFonts w:ascii="Arial" w:hAnsi="Arial" w:cs="Arial"/>
          <w:spacing w:val="-65"/>
          <w:w w:val="95"/>
          <w:sz w:val="18"/>
        </w:rPr>
        <w:t xml:space="preserve"> </w:t>
      </w:r>
      <w:r w:rsidRPr="001058B5">
        <w:rPr>
          <w:rFonts w:ascii="Arial" w:hAnsi="Arial" w:cs="Arial"/>
          <w:w w:val="95"/>
          <w:sz w:val="18"/>
        </w:rPr>
        <w:t>orders_tab</w:t>
      </w:r>
      <w:r w:rsidRPr="001058B5">
        <w:rPr>
          <w:rFonts w:ascii="Arial" w:hAnsi="Arial" w:cs="Arial"/>
          <w:spacing w:val="-64"/>
          <w:w w:val="95"/>
          <w:sz w:val="18"/>
        </w:rPr>
        <w:t xml:space="preserve"> </w:t>
      </w:r>
      <w:r w:rsidRPr="001058B5">
        <w:rPr>
          <w:rFonts w:ascii="Arial" w:hAnsi="Arial" w:cs="Arial"/>
          <w:w w:val="95"/>
          <w:sz w:val="18"/>
        </w:rPr>
        <w:t>TO</w:t>
      </w:r>
      <w:r w:rsidRPr="001058B5">
        <w:rPr>
          <w:rFonts w:ascii="Arial" w:hAnsi="Arial" w:cs="Arial"/>
          <w:spacing w:val="-65"/>
          <w:w w:val="95"/>
          <w:sz w:val="18"/>
        </w:rPr>
        <w:t xml:space="preserve"> </w:t>
      </w:r>
      <w:r w:rsidRPr="001058B5">
        <w:rPr>
          <w:rFonts w:ascii="Arial" w:hAnsi="Arial" w:cs="Arial"/>
          <w:w w:val="95"/>
          <w:sz w:val="18"/>
        </w:rPr>
        <w:t>owoods;</w:t>
      </w:r>
    </w:p>
    <w:p w14:paraId="660D9823" w14:textId="77777777" w:rsidR="008C539B" w:rsidRPr="001058B5" w:rsidRDefault="008C539B">
      <w:pPr>
        <w:pStyle w:val="BodyText"/>
        <w:spacing w:before="7"/>
        <w:rPr>
          <w:rFonts w:ascii="Arial" w:hAnsi="Arial" w:cs="Arial"/>
          <w:sz w:val="17"/>
        </w:rPr>
      </w:pPr>
    </w:p>
    <w:p w14:paraId="329270A0" w14:textId="179B4CA0" w:rsidR="008C539B" w:rsidRPr="001058B5" w:rsidRDefault="00F313E7">
      <w:pPr>
        <w:pStyle w:val="BodyText"/>
        <w:spacing w:line="228" w:lineRule="auto"/>
        <w:ind w:left="1659" w:right="700"/>
        <w:rPr>
          <w:rFonts w:ascii="Arial" w:hAnsi="Arial" w:cs="Arial"/>
        </w:rPr>
      </w:pPr>
      <w:r w:rsidRPr="00F313E7">
        <w:rPr>
          <w:rFonts w:ascii="Arial" w:hAnsi="Arial" w:cs="Arial"/>
        </w:rPr>
        <w:t>Ở giai đoạn này, hai khách hàng mẫu, tbrooke và owoods, có hồ sơ mua hàng trong bảng đơn đặt hàng orders_tab và nếu họ đã thử ngay bây giờ, họ có thể xem tất cả các đơn đặt hàng trong bảng này</w:t>
      </w:r>
      <w:r w:rsidR="00C12992" w:rsidRPr="001058B5">
        <w:rPr>
          <w:rFonts w:ascii="Arial" w:hAnsi="Arial" w:cs="Arial"/>
        </w:rPr>
        <w:t>.</w:t>
      </w:r>
    </w:p>
    <w:p w14:paraId="36F771E8" w14:textId="77777777" w:rsidR="008C539B" w:rsidRPr="001058B5" w:rsidRDefault="008C539B">
      <w:pPr>
        <w:pStyle w:val="BodyText"/>
        <w:spacing w:before="6"/>
        <w:rPr>
          <w:rFonts w:ascii="Arial" w:hAnsi="Arial" w:cs="Arial"/>
          <w:sz w:val="23"/>
        </w:rPr>
      </w:pPr>
    </w:p>
    <w:p w14:paraId="4DD9AB92" w14:textId="2B1F34E9" w:rsidR="008C539B" w:rsidRPr="001058B5" w:rsidRDefault="00C12992">
      <w:pPr>
        <w:pStyle w:val="Heading6"/>
        <w:ind w:left="1660"/>
      </w:pPr>
      <w:bookmarkStart w:id="1233" w:name="Step_2:_Create_a_Database_Session-Based_"/>
      <w:bookmarkStart w:id="1234" w:name="_bookmark1479"/>
      <w:bookmarkEnd w:id="1233"/>
      <w:bookmarkEnd w:id="1234"/>
      <w:r w:rsidRPr="001058B5">
        <w:t xml:space="preserve">Step 2: </w:t>
      </w:r>
      <w:r w:rsidR="00F313E7" w:rsidRPr="00F313E7">
        <w:t>Tạo một ngữ cảnh ứng dụng CSDL theo phiên</w:t>
      </w:r>
    </w:p>
    <w:p w14:paraId="3297D529" w14:textId="56268FA2" w:rsidR="008C539B" w:rsidRPr="001058B5" w:rsidRDefault="00F313E7">
      <w:pPr>
        <w:pStyle w:val="ListParagraph"/>
        <w:numPr>
          <w:ilvl w:val="0"/>
          <w:numId w:val="73"/>
        </w:numPr>
        <w:tabs>
          <w:tab w:val="left" w:pos="20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sysadmin_vpd.</w:t>
      </w:r>
    </w:p>
    <w:p w14:paraId="05D94690"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sysadmin_vpd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B74AC6B" w14:textId="77777777" w:rsidR="008C539B" w:rsidRPr="001058B5" w:rsidRDefault="008C539B">
      <w:pPr>
        <w:pStyle w:val="BodyText"/>
        <w:spacing w:before="9"/>
        <w:rPr>
          <w:rFonts w:ascii="Arial" w:hAnsi="Arial" w:cs="Arial"/>
          <w:i/>
          <w:sz w:val="16"/>
        </w:rPr>
      </w:pPr>
    </w:p>
    <w:p w14:paraId="46078838" w14:textId="711E3449" w:rsidR="008C539B" w:rsidRPr="001058B5" w:rsidRDefault="00F313E7">
      <w:pPr>
        <w:pStyle w:val="ListParagraph"/>
        <w:numPr>
          <w:ilvl w:val="0"/>
          <w:numId w:val="73"/>
        </w:numPr>
        <w:tabs>
          <w:tab w:val="left" w:pos="2020"/>
        </w:tabs>
        <w:spacing w:before="0"/>
        <w:rPr>
          <w:rFonts w:ascii="Arial" w:hAnsi="Arial" w:cs="Arial"/>
          <w:sz w:val="20"/>
        </w:rPr>
      </w:pPr>
      <w:r>
        <w:rPr>
          <w:rFonts w:ascii="Arial" w:hAnsi="Arial" w:cs="Arial"/>
          <w:sz w:val="20"/>
        </w:rPr>
        <w:t>Nhập câu lệnh sau</w:t>
      </w:r>
      <w:r w:rsidR="00C12992" w:rsidRPr="001058B5">
        <w:rPr>
          <w:rFonts w:ascii="Arial" w:hAnsi="Arial" w:cs="Arial"/>
          <w:sz w:val="20"/>
        </w:rPr>
        <w:t>:</w:t>
      </w:r>
    </w:p>
    <w:p w14:paraId="2A01B638"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OR REPLACE CONTEXT orders_ctx USING orders_ctx_pkg;</w:t>
      </w:r>
    </w:p>
    <w:p w14:paraId="1EB84F13" w14:textId="77777777" w:rsidR="008C539B" w:rsidRPr="001058B5" w:rsidRDefault="008C539B">
      <w:pPr>
        <w:pStyle w:val="BodyText"/>
        <w:spacing w:before="2"/>
        <w:rPr>
          <w:rFonts w:ascii="Arial" w:hAnsi="Arial" w:cs="Arial"/>
          <w:sz w:val="19"/>
        </w:rPr>
      </w:pPr>
    </w:p>
    <w:p w14:paraId="1FBE3F61" w14:textId="7E5B6E2E" w:rsidR="008C539B" w:rsidRPr="001058B5" w:rsidRDefault="00F313E7">
      <w:pPr>
        <w:pStyle w:val="BodyText"/>
        <w:spacing w:line="228" w:lineRule="auto"/>
        <w:ind w:left="2019" w:right="848"/>
        <w:rPr>
          <w:rFonts w:ascii="Arial" w:hAnsi="Arial" w:cs="Arial"/>
        </w:rPr>
      </w:pPr>
      <w:r w:rsidRPr="00F313E7">
        <w:rPr>
          <w:rFonts w:ascii="Arial" w:hAnsi="Arial" w:cs="Arial"/>
        </w:rPr>
        <w:t>Câu lệnh này tạo ra ngữ cảnh ứng dụng orders_ctx. Hãy nhớ rằng mặc dù người dùng sysadmin_vpd đã tạo ra ngữ cảnh này và nó được liên kết với lược đồ sysadmin_vpd, lược đồ SYS sở hữu ngữ cảnh ứng dụng</w:t>
      </w:r>
      <w:r w:rsidR="00C12992" w:rsidRPr="001058B5">
        <w:rPr>
          <w:rFonts w:ascii="Arial" w:hAnsi="Arial" w:cs="Arial"/>
        </w:rPr>
        <w:t>.</w:t>
      </w:r>
    </w:p>
    <w:p w14:paraId="60923DE9" w14:textId="77777777" w:rsidR="008C539B" w:rsidRPr="001058B5" w:rsidRDefault="008C539B">
      <w:pPr>
        <w:pStyle w:val="BodyText"/>
        <w:spacing w:before="1"/>
        <w:rPr>
          <w:rFonts w:ascii="Arial" w:hAnsi="Arial" w:cs="Arial"/>
          <w:sz w:val="23"/>
        </w:rPr>
      </w:pPr>
    </w:p>
    <w:p w14:paraId="655DED08" w14:textId="6083EE88" w:rsidR="008C539B" w:rsidRPr="001058B5" w:rsidRDefault="00C12992">
      <w:pPr>
        <w:pStyle w:val="Heading6"/>
        <w:ind w:left="1660"/>
      </w:pPr>
      <w:bookmarkStart w:id="1235" w:name="Step_3:_Create_a_PL/SQL_Package_to_Set_t"/>
      <w:bookmarkStart w:id="1236" w:name="_bookmark1480"/>
      <w:bookmarkEnd w:id="1235"/>
      <w:bookmarkEnd w:id="1236"/>
      <w:r w:rsidRPr="001058B5">
        <w:t xml:space="preserve">Step 3: </w:t>
      </w:r>
      <w:r w:rsidR="00F313E7" w:rsidRPr="00F313E7">
        <w:t>Tạo một gói PL/SQL để cài đặt ngữ cảnh ứng dụng</w:t>
      </w:r>
    </w:p>
    <w:p w14:paraId="5F5B407E" w14:textId="0B4B41C9" w:rsidR="008C539B" w:rsidRPr="001058B5" w:rsidRDefault="00F313E7">
      <w:pPr>
        <w:pStyle w:val="BodyText"/>
        <w:spacing w:before="57" w:line="230" w:lineRule="auto"/>
        <w:ind w:left="1659" w:right="902"/>
        <w:rPr>
          <w:rFonts w:ascii="Arial" w:hAnsi="Arial" w:cs="Arial"/>
        </w:rPr>
      </w:pPr>
      <w:r w:rsidRPr="001058B5">
        <w:rPr>
          <w:rFonts w:ascii="Arial" w:hAnsi="Arial" w:cs="Arial"/>
        </w:rPr>
        <w:t>As user sysadmin_vpd, create the following PL/SQL package, which will set the database</w:t>
      </w:r>
      <w:r w:rsidRPr="001058B5">
        <w:rPr>
          <w:rFonts w:ascii="Arial" w:hAnsi="Arial" w:cs="Arial"/>
          <w:spacing w:val="-24"/>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when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customers</w:t>
      </w:r>
      <w:r w:rsidRPr="001058B5">
        <w:rPr>
          <w:rFonts w:ascii="Arial" w:hAnsi="Arial" w:cs="Arial"/>
          <w:spacing w:val="-25"/>
        </w:rPr>
        <w:t xml:space="preserve"> </w:t>
      </w:r>
      <w:r w:rsidRPr="001058B5">
        <w:rPr>
          <w:rFonts w:ascii="Arial" w:hAnsi="Arial" w:cs="Arial"/>
        </w:rPr>
        <w:t>tbrooke</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 xml:space="preserve">owoods log onto their accounts. </w:t>
      </w:r>
      <w:r w:rsidRPr="001058B5">
        <w:rPr>
          <w:rFonts w:ascii="Arial" w:hAnsi="Arial" w:cs="Arial"/>
          <w:spacing w:val="-5"/>
        </w:rPr>
        <w:t xml:space="preserve">(You </w:t>
      </w:r>
      <w:r w:rsidRPr="001058B5">
        <w:rPr>
          <w:rFonts w:ascii="Arial" w:hAnsi="Arial" w:cs="Arial"/>
        </w:rPr>
        <w:t>can copy and paste this text by positioning the cursor at the</w:t>
      </w:r>
      <w:r w:rsidRPr="001058B5">
        <w:rPr>
          <w:rFonts w:ascii="Arial" w:hAnsi="Arial" w:cs="Arial"/>
          <w:spacing w:val="-4"/>
        </w:rPr>
        <w:t xml:space="preserve"> </w:t>
      </w:r>
      <w:r w:rsidRPr="001058B5">
        <w:rPr>
          <w:rFonts w:ascii="Arial" w:hAnsi="Arial" w:cs="Arial"/>
        </w:rPr>
        <w:t>start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25"/>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REPLACE</w:t>
      </w:r>
      <w:r w:rsidRPr="001058B5">
        <w:rPr>
          <w:rFonts w:ascii="Arial" w:hAnsi="Arial" w:cs="Arial"/>
          <w:spacing w:val="-80"/>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line</w:t>
      </w:r>
      <w:r w:rsidR="00C12992" w:rsidRPr="001058B5">
        <w:rPr>
          <w:rFonts w:ascii="Arial" w:hAnsi="Arial" w:cs="Arial"/>
        </w:rPr>
        <w:t>.)</w:t>
      </w:r>
    </w:p>
    <w:p w14:paraId="4AC613E4" w14:textId="77777777" w:rsidR="008C539B" w:rsidRPr="001058B5" w:rsidRDefault="00C12992">
      <w:pPr>
        <w:spacing w:before="137"/>
        <w:ind w:left="1660"/>
        <w:rPr>
          <w:rFonts w:ascii="Arial" w:hAnsi="Arial" w:cs="Arial"/>
          <w:sz w:val="18"/>
        </w:rPr>
      </w:pPr>
      <w:r w:rsidRPr="001058B5">
        <w:rPr>
          <w:rFonts w:ascii="Arial" w:hAnsi="Arial" w:cs="Arial"/>
          <w:w w:val="95"/>
          <w:sz w:val="18"/>
        </w:rPr>
        <w:t>CREATE OR REPLACE PACKAGE orders_ctx_pkg IS</w:t>
      </w:r>
    </w:p>
    <w:p w14:paraId="2BF5DDC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24B08B9" w14:textId="77777777" w:rsidR="008C539B" w:rsidRPr="001058B5" w:rsidRDefault="008C539B">
      <w:pPr>
        <w:pStyle w:val="BodyText"/>
        <w:rPr>
          <w:rFonts w:ascii="Arial" w:hAnsi="Arial" w:cs="Arial"/>
        </w:rPr>
      </w:pPr>
    </w:p>
    <w:p w14:paraId="639A4F5C" w14:textId="77777777" w:rsidR="008C539B" w:rsidRPr="001058B5" w:rsidRDefault="008C539B">
      <w:pPr>
        <w:pStyle w:val="BodyText"/>
        <w:spacing w:before="7"/>
        <w:rPr>
          <w:rFonts w:ascii="Arial" w:hAnsi="Arial" w:cs="Arial"/>
          <w:sz w:val="18"/>
        </w:rPr>
      </w:pPr>
    </w:p>
    <w:p w14:paraId="31E3786E" w14:textId="77777777" w:rsidR="008C539B" w:rsidRPr="001058B5" w:rsidRDefault="00C12992">
      <w:pPr>
        <w:spacing w:line="259" w:lineRule="auto"/>
        <w:ind w:left="2352" w:right="5304" w:firstLine="92"/>
        <w:rPr>
          <w:rFonts w:ascii="Arial" w:hAnsi="Arial" w:cs="Arial"/>
          <w:sz w:val="18"/>
        </w:rPr>
      </w:pPr>
      <w:r w:rsidRPr="001058B5">
        <w:rPr>
          <w:rFonts w:ascii="Arial" w:hAnsi="Arial" w:cs="Arial"/>
          <w:w w:val="85"/>
          <w:sz w:val="18"/>
        </w:rPr>
        <w:t xml:space="preserve">PROCEDURE set_custnum; </w:t>
      </w:r>
      <w:r w:rsidRPr="001058B5">
        <w:rPr>
          <w:rFonts w:ascii="Arial" w:hAnsi="Arial" w:cs="Arial"/>
          <w:w w:val="95"/>
          <w:sz w:val="18"/>
        </w:rPr>
        <w:t>END;</w:t>
      </w:r>
    </w:p>
    <w:p w14:paraId="7E8FDF09"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706C5C9E" w14:textId="77777777" w:rsidR="008C539B" w:rsidRPr="001058B5" w:rsidRDefault="00C12992">
      <w:pPr>
        <w:spacing w:before="17" w:line="259" w:lineRule="auto"/>
        <w:ind w:left="2444" w:right="2495"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0"/>
          <w:w w:val="90"/>
          <w:sz w:val="18"/>
        </w:rPr>
        <w:t xml:space="preserve"> </w:t>
      </w:r>
      <w:r w:rsidRPr="001058B5">
        <w:rPr>
          <w:rFonts w:ascii="Arial" w:hAnsi="Arial" w:cs="Arial"/>
          <w:w w:val="90"/>
          <w:sz w:val="18"/>
        </w:rPr>
        <w:t>REPLACE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orders_ctx_pkg</w:t>
      </w:r>
      <w:r w:rsidRPr="001058B5">
        <w:rPr>
          <w:rFonts w:ascii="Arial" w:hAnsi="Arial" w:cs="Arial"/>
          <w:spacing w:val="-39"/>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20"/>
          <w:w w:val="95"/>
          <w:sz w:val="18"/>
        </w:rPr>
        <w:t xml:space="preserve"> </w:t>
      </w:r>
      <w:r w:rsidRPr="001058B5">
        <w:rPr>
          <w:rFonts w:ascii="Arial" w:hAnsi="Arial" w:cs="Arial"/>
          <w:w w:val="95"/>
          <w:sz w:val="18"/>
        </w:rPr>
        <w:t>set_custnum</w:t>
      </w:r>
    </w:p>
    <w:p w14:paraId="082A1F73"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AS</w:t>
      </w:r>
    </w:p>
    <w:p w14:paraId="5305309B" w14:textId="77777777" w:rsidR="008C539B" w:rsidRPr="001058B5" w:rsidRDefault="00C12992">
      <w:pPr>
        <w:spacing w:before="17" w:line="259" w:lineRule="auto"/>
        <w:ind w:left="2444" w:right="6052" w:firstLine="186"/>
        <w:rPr>
          <w:rFonts w:ascii="Arial" w:hAnsi="Arial" w:cs="Arial"/>
          <w:sz w:val="18"/>
        </w:rPr>
      </w:pPr>
      <w:r w:rsidRPr="001058B5">
        <w:rPr>
          <w:rFonts w:ascii="Arial" w:hAnsi="Arial" w:cs="Arial"/>
          <w:w w:val="85"/>
          <w:sz w:val="18"/>
        </w:rPr>
        <w:t xml:space="preserve">custnum NUMBER; </w:t>
      </w:r>
      <w:r w:rsidRPr="001058B5">
        <w:rPr>
          <w:rFonts w:ascii="Arial" w:hAnsi="Arial" w:cs="Arial"/>
          <w:w w:val="95"/>
          <w:sz w:val="18"/>
        </w:rPr>
        <w:t>BEGIN</w:t>
      </w:r>
    </w:p>
    <w:p w14:paraId="09267C22" w14:textId="77777777" w:rsidR="008C539B" w:rsidRPr="001058B5" w:rsidRDefault="00C12992">
      <w:pPr>
        <w:ind w:left="2723"/>
        <w:rPr>
          <w:rFonts w:ascii="Arial" w:hAnsi="Arial" w:cs="Arial"/>
          <w:sz w:val="18"/>
        </w:rPr>
      </w:pPr>
      <w:r w:rsidRPr="001058B5">
        <w:rPr>
          <w:rFonts w:ascii="Arial" w:hAnsi="Arial" w:cs="Arial"/>
          <w:w w:val="95"/>
          <w:sz w:val="18"/>
        </w:rPr>
        <w:t>SELECT cust_no INTO custnum FROM SCOTT.CUSTOMERS</w:t>
      </w:r>
    </w:p>
    <w:p w14:paraId="2474E551" w14:textId="77777777" w:rsidR="008C539B" w:rsidRPr="001058B5" w:rsidRDefault="00C12992">
      <w:pPr>
        <w:spacing w:before="16"/>
        <w:ind w:left="3001"/>
        <w:rPr>
          <w:rFonts w:ascii="Arial" w:hAnsi="Arial" w:cs="Arial"/>
          <w:sz w:val="18"/>
        </w:rPr>
      </w:pPr>
      <w:r w:rsidRPr="001058B5">
        <w:rPr>
          <w:rFonts w:ascii="Arial" w:hAnsi="Arial" w:cs="Arial"/>
          <w:w w:val="95"/>
          <w:sz w:val="18"/>
        </w:rPr>
        <w:t>WHERE cust_email = SYS_CONTEXT('USERENV', 'SESSION_USER');</w:t>
      </w:r>
    </w:p>
    <w:p w14:paraId="338E1A69" w14:textId="77777777" w:rsidR="008C539B" w:rsidRPr="001058B5" w:rsidRDefault="00C12992">
      <w:pPr>
        <w:spacing w:before="16" w:line="259" w:lineRule="auto"/>
        <w:ind w:left="2444" w:right="1456" w:firstLine="278"/>
        <w:rPr>
          <w:rFonts w:ascii="Arial" w:hAnsi="Arial" w:cs="Arial"/>
          <w:sz w:val="18"/>
        </w:rPr>
      </w:pPr>
      <w:r w:rsidRPr="001058B5">
        <w:rPr>
          <w:rFonts w:ascii="Arial" w:hAnsi="Arial" w:cs="Arial"/>
          <w:w w:val="85"/>
          <w:sz w:val="18"/>
        </w:rPr>
        <w:t xml:space="preserve">DBMS_SESSION.SET_CONTEXT('orders_ctx', 'cust_no', custnum); </w:t>
      </w:r>
      <w:r w:rsidRPr="001058B5">
        <w:rPr>
          <w:rFonts w:ascii="Arial" w:hAnsi="Arial" w:cs="Arial"/>
          <w:w w:val="95"/>
          <w:sz w:val="18"/>
        </w:rPr>
        <w:t>EXCEPTION</w:t>
      </w:r>
    </w:p>
    <w:p w14:paraId="6D97FAA5" w14:textId="77777777" w:rsidR="008C539B" w:rsidRPr="001058B5" w:rsidRDefault="00C12992">
      <w:pPr>
        <w:ind w:left="2538"/>
        <w:rPr>
          <w:rFonts w:ascii="Arial" w:hAnsi="Arial" w:cs="Arial"/>
          <w:sz w:val="18"/>
        </w:rPr>
      </w:pPr>
      <w:r w:rsidRPr="001058B5">
        <w:rPr>
          <w:rFonts w:ascii="Arial" w:hAnsi="Arial" w:cs="Arial"/>
          <w:w w:val="95"/>
          <w:sz w:val="18"/>
        </w:rPr>
        <w:t>WHEN NO_DATA_FOUND THEN NULL;</w:t>
      </w:r>
    </w:p>
    <w:p w14:paraId="7A77773C" w14:textId="77777777" w:rsidR="008C539B" w:rsidRPr="001058B5" w:rsidRDefault="00C12992">
      <w:pPr>
        <w:spacing w:before="15"/>
        <w:ind w:left="2260" w:right="6151" w:firstLine="184"/>
        <w:rPr>
          <w:rFonts w:ascii="Arial" w:hAnsi="Arial" w:cs="Arial"/>
          <w:sz w:val="18"/>
        </w:rPr>
      </w:pPr>
      <w:r w:rsidRPr="001058B5">
        <w:rPr>
          <w:rFonts w:ascii="Arial" w:hAnsi="Arial" w:cs="Arial"/>
          <w:w w:val="85"/>
          <w:sz w:val="18"/>
        </w:rPr>
        <w:t>END set_custnum;</w:t>
      </w:r>
    </w:p>
    <w:p w14:paraId="54263D32" w14:textId="77777777" w:rsidR="008C539B" w:rsidRPr="001058B5" w:rsidRDefault="00C12992">
      <w:pPr>
        <w:spacing w:before="17"/>
        <w:ind w:left="2260" w:right="6151"/>
        <w:rPr>
          <w:rFonts w:ascii="Arial" w:hAnsi="Arial" w:cs="Arial"/>
          <w:sz w:val="18"/>
        </w:rPr>
      </w:pPr>
      <w:r w:rsidRPr="001058B5">
        <w:rPr>
          <w:rFonts w:ascii="Arial" w:hAnsi="Arial" w:cs="Arial"/>
          <w:w w:val="95"/>
          <w:sz w:val="18"/>
        </w:rPr>
        <w:t>END;</w:t>
      </w:r>
    </w:p>
    <w:p w14:paraId="5A067F81"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656579F" w14:textId="77777777" w:rsidR="008C539B" w:rsidRPr="001058B5" w:rsidRDefault="008C539B">
      <w:pPr>
        <w:pStyle w:val="BodyText"/>
        <w:spacing w:before="3"/>
        <w:rPr>
          <w:rFonts w:ascii="Arial" w:hAnsi="Arial" w:cs="Arial"/>
          <w:sz w:val="18"/>
        </w:rPr>
      </w:pPr>
    </w:p>
    <w:p w14:paraId="796C4DD8" w14:textId="395BA71B" w:rsidR="008C539B" w:rsidRPr="001058B5" w:rsidRDefault="00F313E7">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4AF34490" w14:textId="15190AFA" w:rsidR="008C539B" w:rsidRPr="001058B5" w:rsidRDefault="00F313E7" w:rsidP="00F313E7">
      <w:pPr>
        <w:pStyle w:val="ListParagraph"/>
        <w:numPr>
          <w:ilvl w:val="1"/>
          <w:numId w:val="73"/>
        </w:numPr>
        <w:tabs>
          <w:tab w:val="left" w:pos="2620"/>
        </w:tabs>
        <w:spacing w:before="112"/>
        <w:rPr>
          <w:rFonts w:ascii="Arial" w:hAnsi="Arial" w:cs="Arial"/>
          <w:sz w:val="20"/>
        </w:rPr>
      </w:pPr>
      <w:r w:rsidRPr="00F313E7">
        <w:rPr>
          <w:rFonts w:ascii="Arial" w:hAnsi="Arial" w:cs="Arial"/>
          <w:sz w:val="20"/>
        </w:rPr>
        <w:t>custnum NUMBER tạo biến custnum, sẽ giữ ID khách hàng</w:t>
      </w:r>
      <w:r w:rsidR="00C12992" w:rsidRPr="001058B5">
        <w:rPr>
          <w:rFonts w:ascii="Arial" w:hAnsi="Arial" w:cs="Arial"/>
          <w:sz w:val="20"/>
        </w:rPr>
        <w:t>.</w:t>
      </w:r>
    </w:p>
    <w:p w14:paraId="719A3422" w14:textId="64C30122" w:rsidR="008C539B" w:rsidRPr="001058B5" w:rsidRDefault="00F313E7" w:rsidP="00F313E7">
      <w:pPr>
        <w:pStyle w:val="ListParagraph"/>
        <w:numPr>
          <w:ilvl w:val="1"/>
          <w:numId w:val="73"/>
        </w:numPr>
        <w:tabs>
          <w:tab w:val="left" w:pos="2620"/>
        </w:tabs>
        <w:spacing w:before="117" w:line="228" w:lineRule="auto"/>
        <w:ind w:right="186"/>
        <w:rPr>
          <w:rFonts w:ascii="Arial" w:hAnsi="Arial" w:cs="Arial"/>
          <w:sz w:val="20"/>
        </w:rPr>
      </w:pPr>
      <w:r w:rsidRPr="00F313E7">
        <w:rPr>
          <w:rFonts w:ascii="Arial" w:hAnsi="Arial" w:cs="Arial"/>
          <w:w w:val="95"/>
          <w:sz w:val="20"/>
        </w:rPr>
        <w:t>SELECT cust_no INTO custnum thực hiện một câu lệnh SELECT để sao chép ID khách hàng được lưu trữ trong dữ liệu cột cust_no từ bảng scott.customers vào biến custnum</w:t>
      </w:r>
      <w:r w:rsidR="00C12992" w:rsidRPr="001058B5">
        <w:rPr>
          <w:rFonts w:ascii="Arial" w:hAnsi="Arial" w:cs="Arial"/>
          <w:sz w:val="20"/>
        </w:rPr>
        <w:t>.</w:t>
      </w:r>
    </w:p>
    <w:p w14:paraId="43CEE4CD" w14:textId="728F808E" w:rsidR="008C539B" w:rsidRPr="001058B5" w:rsidRDefault="00F313E7" w:rsidP="00F313E7">
      <w:pPr>
        <w:pStyle w:val="ListParagraph"/>
        <w:numPr>
          <w:ilvl w:val="1"/>
          <w:numId w:val="73"/>
        </w:numPr>
        <w:tabs>
          <w:tab w:val="left" w:pos="2620"/>
        </w:tabs>
        <w:spacing w:before="119" w:line="230" w:lineRule="auto"/>
        <w:ind w:right="430"/>
        <w:rPr>
          <w:rFonts w:ascii="Arial" w:hAnsi="Arial" w:cs="Arial"/>
          <w:sz w:val="20"/>
        </w:rPr>
      </w:pPr>
      <w:r w:rsidRPr="00F313E7">
        <w:rPr>
          <w:rFonts w:ascii="Arial" w:hAnsi="Arial" w:cs="Arial"/>
          <w:w w:val="90"/>
          <w:sz w:val="20"/>
        </w:rPr>
        <w:t>WHERE cust_email = SYS_CONTEXT ('USERENV', 'SESSION_USER') sử dụng mệnh đề WHERE để tìm tất cả các ID khách hàng khớp với tên người dùng của người dùng đang đăng nhập</w:t>
      </w:r>
      <w:r w:rsidR="00C12992" w:rsidRPr="001058B5">
        <w:rPr>
          <w:rFonts w:ascii="Arial" w:hAnsi="Arial" w:cs="Arial"/>
          <w:sz w:val="20"/>
        </w:rPr>
        <w:t>.</w:t>
      </w:r>
    </w:p>
    <w:p w14:paraId="732C6E67" w14:textId="1BF52DF6" w:rsidR="008C539B" w:rsidRPr="001058B5" w:rsidRDefault="00F313E7" w:rsidP="00F313E7">
      <w:pPr>
        <w:pStyle w:val="ListParagraph"/>
        <w:numPr>
          <w:ilvl w:val="1"/>
          <w:numId w:val="73"/>
        </w:numPr>
        <w:tabs>
          <w:tab w:val="left" w:pos="2620"/>
        </w:tabs>
        <w:spacing w:before="122" w:line="228" w:lineRule="auto"/>
        <w:ind w:right="294"/>
        <w:rPr>
          <w:rFonts w:ascii="Arial" w:hAnsi="Arial" w:cs="Arial"/>
          <w:sz w:val="20"/>
        </w:rPr>
      </w:pPr>
      <w:r w:rsidRPr="00F313E7">
        <w:rPr>
          <w:rFonts w:ascii="Arial" w:hAnsi="Arial" w:cs="Arial"/>
          <w:w w:val="90"/>
          <w:sz w:val="20"/>
        </w:rPr>
        <w:t>DBMS_SESSION.SET_CONTEXT ('orders_ctx', 'cust_no', custnum) đặt giá trị ngữ cảnh ứng dụng orders_ctx bằng cách tạo thuộc tính cust_no và sau đó đặt nó thành giá trị được lưu trữ trong biến custnum</w:t>
      </w:r>
      <w:r w:rsidR="00C12992" w:rsidRPr="001058B5">
        <w:rPr>
          <w:rFonts w:ascii="Arial" w:hAnsi="Arial" w:cs="Arial"/>
          <w:sz w:val="20"/>
        </w:rPr>
        <w:t>.</w:t>
      </w:r>
    </w:p>
    <w:p w14:paraId="769E9E06" w14:textId="799B3F66" w:rsidR="008C539B" w:rsidRPr="001058B5" w:rsidRDefault="00B354AB">
      <w:pPr>
        <w:pStyle w:val="BodyText"/>
        <w:spacing w:line="246" w:lineRule="exact"/>
        <w:ind w:left="2620"/>
        <w:rPr>
          <w:rFonts w:ascii="Arial" w:hAnsi="Arial" w:cs="Arial"/>
        </w:rPr>
      </w:pPr>
      <w:r w:rsidRPr="00B354AB">
        <w:rPr>
          <w:rFonts w:ascii="Arial" w:hAnsi="Arial" w:cs="Arial"/>
          <w:szCs w:val="22"/>
        </w:rPr>
        <w:t>EXCEPTION ... WHEN thêm một ngoại lệ hệ thống WHEN NO_DATA_FOUND để bắt ngoại lệ bất cứ không tìm thấy dữ liệu nào có thể phát sinh từ câu lệnh SELECT trong dòng 10-11</w:t>
      </w:r>
      <w:r w:rsidR="00C12992" w:rsidRPr="001058B5">
        <w:rPr>
          <w:rFonts w:ascii="Arial" w:hAnsi="Arial" w:cs="Arial"/>
        </w:rPr>
        <w:t>.</w:t>
      </w:r>
    </w:p>
    <w:p w14:paraId="3E2150CE" w14:textId="5E67AA7C" w:rsidR="008C539B" w:rsidRPr="001058B5" w:rsidRDefault="00B354AB">
      <w:pPr>
        <w:pStyle w:val="BodyText"/>
        <w:spacing w:before="115" w:line="230" w:lineRule="auto"/>
        <w:ind w:left="2259" w:right="102"/>
        <w:rPr>
          <w:rFonts w:ascii="Arial" w:hAnsi="Arial" w:cs="Arial"/>
        </w:rPr>
      </w:pPr>
      <w:r w:rsidRPr="00B354AB">
        <w:rPr>
          <w:rFonts w:ascii="Arial" w:hAnsi="Arial" w:cs="Arial"/>
          <w:spacing w:val="-9"/>
          <w:w w:val="95"/>
        </w:rPr>
        <w:t>Để tóm tắt, thủ tục sysadmin_vpd.set_cust_num xác định người dùng phiên có phải là khách hàng đã đăng ký hay không bằng cách cố gắng chọn ID khách hàng của người dùng vào biến custnum. Nếu người dùng là khách hàng đã đăng ký, thì Cơ sở dữ liệu Oracle sẽ đặt giá trị ngữ cảnh của ứng dụng cho người dùng này. Như bạn sẽ thấy trong Bước 5: Tạo một hàm chính sách PL / SQL để giới hạn quyền truy cập của người dùng vào các đơn đặt hàng của họ, hàm chính sách sử dụng giá trị ngữ cảnh để kiểm soát quyền truy cập của người dùng có dữ liệu trong bảng orders_tab</w:t>
      </w:r>
      <w:r w:rsidR="00C12992" w:rsidRPr="001058B5">
        <w:rPr>
          <w:rFonts w:ascii="Arial" w:hAnsi="Arial" w:cs="Arial"/>
        </w:rPr>
        <w:t>.</w:t>
      </w:r>
    </w:p>
    <w:p w14:paraId="1F25B5CC" w14:textId="77777777" w:rsidR="008C539B" w:rsidRPr="001058B5" w:rsidRDefault="008C539B">
      <w:pPr>
        <w:pStyle w:val="BodyText"/>
        <w:spacing w:before="1"/>
        <w:rPr>
          <w:rFonts w:ascii="Arial" w:hAnsi="Arial" w:cs="Arial"/>
          <w:sz w:val="23"/>
        </w:rPr>
      </w:pPr>
    </w:p>
    <w:p w14:paraId="04BC071D" w14:textId="3C3B764C" w:rsidR="008C539B" w:rsidRPr="001058B5" w:rsidRDefault="00C12992">
      <w:pPr>
        <w:pStyle w:val="Heading6"/>
      </w:pPr>
      <w:bookmarkStart w:id="1237" w:name="Step_4:_Create_a_Logon_Trigger_to_Run_th"/>
      <w:bookmarkStart w:id="1238" w:name="_bookmark1481"/>
      <w:bookmarkEnd w:id="1237"/>
      <w:bookmarkEnd w:id="1238"/>
      <w:r w:rsidRPr="001058B5">
        <w:rPr>
          <w:spacing w:val="-15"/>
        </w:rPr>
        <w:t xml:space="preserve">Step </w:t>
      </w:r>
      <w:r w:rsidRPr="001058B5">
        <w:rPr>
          <w:spacing w:val="-11"/>
        </w:rPr>
        <w:t xml:space="preserve">4: </w:t>
      </w:r>
      <w:r w:rsidR="00B354AB" w:rsidRPr="00B354AB">
        <w:rPr>
          <w:spacing w:val="-16"/>
        </w:rPr>
        <w:t>Tạo trigger đăng nhập để chạy gói PL / SQL của ứng dụng ngữ cảnh</w:t>
      </w:r>
    </w:p>
    <w:p w14:paraId="3C699942" w14:textId="768AF3B3" w:rsidR="008C539B" w:rsidRPr="001058B5" w:rsidRDefault="00B354AB">
      <w:pPr>
        <w:pStyle w:val="BodyText"/>
        <w:spacing w:before="54" w:line="232" w:lineRule="auto"/>
        <w:ind w:left="2260" w:right="185"/>
        <w:rPr>
          <w:rFonts w:ascii="Arial" w:hAnsi="Arial" w:cs="Arial"/>
        </w:rPr>
      </w:pPr>
      <w:r w:rsidRPr="00B354AB">
        <w:rPr>
          <w:rFonts w:ascii="Arial" w:hAnsi="Arial" w:cs="Arial"/>
        </w:rPr>
        <w:t>Trigger đăng nhập chạy thủ tục trong gói PL / SQL mà bạn đã tạo trong Bước 3: Tạo một gói PL/SQL để cài đặt ngữ cảnh ứng dụng vào lần sau khi người dùng đăng nhập, để ngữ cảnh ứng dụng có thể được thiết lập</w:t>
      </w:r>
      <w:r w:rsidR="00C12992" w:rsidRPr="001058B5">
        <w:rPr>
          <w:rFonts w:ascii="Arial" w:hAnsi="Arial" w:cs="Arial"/>
        </w:rPr>
        <w:t>.</w:t>
      </w:r>
    </w:p>
    <w:p w14:paraId="3A295BE2" w14:textId="7FF7C680" w:rsidR="008C539B" w:rsidRPr="001058B5" w:rsidRDefault="00CC1793">
      <w:pPr>
        <w:pStyle w:val="BodyText"/>
        <w:spacing w:before="111"/>
        <w:ind w:left="22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trigger như sau</w:t>
      </w:r>
      <w:r w:rsidR="00C12992" w:rsidRPr="001058B5">
        <w:rPr>
          <w:rFonts w:ascii="Arial" w:hAnsi="Arial" w:cs="Arial"/>
        </w:rPr>
        <w:t>:</w:t>
      </w:r>
    </w:p>
    <w:p w14:paraId="5FB6BDF3" w14:textId="77777777" w:rsidR="008C539B" w:rsidRPr="001058B5" w:rsidRDefault="00C12992">
      <w:pPr>
        <w:spacing w:before="137" w:line="259" w:lineRule="auto"/>
        <w:ind w:left="2352" w:right="2073" w:hanging="93"/>
        <w:rPr>
          <w:rFonts w:ascii="Arial" w:hAnsi="Arial" w:cs="Arial"/>
          <w:sz w:val="18"/>
        </w:rPr>
      </w:pP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7"/>
          <w:w w:val="90"/>
          <w:sz w:val="18"/>
        </w:rPr>
        <w:t xml:space="preserve"> </w:t>
      </w:r>
      <w:r w:rsidRPr="001058B5">
        <w:rPr>
          <w:rFonts w:ascii="Arial" w:hAnsi="Arial" w:cs="Arial"/>
          <w:w w:val="90"/>
          <w:sz w:val="18"/>
        </w:rPr>
        <w:t>set_custno_ctx_trig</w:t>
      </w:r>
      <w:r w:rsidRPr="001058B5">
        <w:rPr>
          <w:rFonts w:ascii="Arial" w:hAnsi="Arial" w:cs="Arial"/>
          <w:spacing w:val="-47"/>
          <w:w w:val="90"/>
          <w:sz w:val="18"/>
        </w:rPr>
        <w:t xml:space="preserve"> </w:t>
      </w:r>
      <w:r w:rsidRPr="001058B5">
        <w:rPr>
          <w:rFonts w:ascii="Arial" w:hAnsi="Arial" w:cs="Arial"/>
          <w:w w:val="90"/>
          <w:sz w:val="18"/>
        </w:rPr>
        <w:t>AFTER</w:t>
      </w:r>
      <w:r w:rsidRPr="001058B5">
        <w:rPr>
          <w:rFonts w:ascii="Arial" w:hAnsi="Arial" w:cs="Arial"/>
          <w:spacing w:val="-47"/>
          <w:w w:val="90"/>
          <w:sz w:val="18"/>
        </w:rPr>
        <w:t xml:space="preserve"> </w:t>
      </w:r>
      <w:r w:rsidRPr="001058B5">
        <w:rPr>
          <w:rFonts w:ascii="Arial" w:hAnsi="Arial" w:cs="Arial"/>
          <w:w w:val="90"/>
          <w:sz w:val="18"/>
        </w:rPr>
        <w:t>LOGON</w:t>
      </w:r>
      <w:r w:rsidRPr="001058B5">
        <w:rPr>
          <w:rFonts w:ascii="Arial" w:hAnsi="Arial" w:cs="Arial"/>
          <w:spacing w:val="-47"/>
          <w:w w:val="90"/>
          <w:sz w:val="18"/>
        </w:rPr>
        <w:t xml:space="preserve"> </w:t>
      </w:r>
      <w:r w:rsidRPr="001058B5">
        <w:rPr>
          <w:rFonts w:ascii="Arial" w:hAnsi="Arial" w:cs="Arial"/>
          <w:w w:val="90"/>
          <w:sz w:val="18"/>
        </w:rPr>
        <w:t>ON</w:t>
      </w:r>
      <w:r w:rsidRPr="001058B5">
        <w:rPr>
          <w:rFonts w:ascii="Arial" w:hAnsi="Arial" w:cs="Arial"/>
          <w:spacing w:val="-47"/>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00A1ECBF"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sysadmin_vpd.orders_ctx_pkg.set_custnum; </w:t>
      </w:r>
      <w:r w:rsidRPr="001058B5">
        <w:rPr>
          <w:rFonts w:ascii="Arial" w:hAnsi="Arial" w:cs="Arial"/>
          <w:w w:val="95"/>
          <w:sz w:val="18"/>
        </w:rPr>
        <w:t>END;</w:t>
      </w:r>
    </w:p>
    <w:p w14:paraId="5F040A37" w14:textId="77777777" w:rsidR="008C539B" w:rsidRPr="001058B5" w:rsidRDefault="00C12992">
      <w:pPr>
        <w:ind w:left="2260"/>
        <w:rPr>
          <w:rFonts w:ascii="Arial" w:hAnsi="Arial" w:cs="Arial"/>
          <w:sz w:val="18"/>
        </w:rPr>
      </w:pPr>
      <w:r w:rsidRPr="001058B5">
        <w:rPr>
          <w:rFonts w:ascii="Arial" w:hAnsi="Arial" w:cs="Arial"/>
          <w:w w:val="86"/>
          <w:sz w:val="18"/>
        </w:rPr>
        <w:t>/</w:t>
      </w:r>
    </w:p>
    <w:p w14:paraId="3908CDFA" w14:textId="77777777" w:rsidR="008C539B" w:rsidRPr="001058B5" w:rsidRDefault="008C539B">
      <w:pPr>
        <w:pStyle w:val="BodyText"/>
        <w:spacing w:before="6"/>
        <w:rPr>
          <w:rFonts w:ascii="Arial" w:hAnsi="Arial" w:cs="Arial"/>
          <w:sz w:val="9"/>
        </w:rPr>
      </w:pPr>
    </w:p>
    <w:p w14:paraId="21D2C7A3" w14:textId="77777777" w:rsidR="008C539B" w:rsidRPr="001058B5" w:rsidRDefault="00C12992">
      <w:pPr>
        <w:pStyle w:val="BodyText"/>
        <w:spacing w:before="98" w:line="232" w:lineRule="auto"/>
        <w:ind w:left="2980" w:right="848"/>
        <w:rPr>
          <w:rFonts w:ascii="Arial" w:hAnsi="Arial" w:cs="Arial"/>
        </w:rPr>
      </w:pPr>
      <w:r w:rsidRPr="001058B5">
        <w:rPr>
          <w:rFonts w:ascii="Arial" w:hAnsi="Arial" w:cs="Arial"/>
          <w:b/>
          <w:sz w:val="19"/>
        </w:rPr>
        <w:t xml:space="preserve">See Also: </w:t>
      </w:r>
      <w:hyperlink w:anchor="_bookmark1194" w:history="1">
        <w:r w:rsidRPr="001058B5">
          <w:rPr>
            <w:rFonts w:ascii="Arial" w:hAnsi="Arial" w:cs="Arial"/>
            <w:color w:val="0000CC"/>
          </w:rPr>
          <w:t>"Creating a Logon Trigger to Run a Database Session</w:t>
        </w:r>
      </w:hyperlink>
      <w:r w:rsidRPr="001058B5">
        <w:rPr>
          <w:rFonts w:ascii="Arial" w:hAnsi="Arial" w:cs="Arial"/>
          <w:color w:val="0000CC"/>
        </w:rPr>
        <w:t xml:space="preserve"> </w:t>
      </w:r>
      <w:hyperlink w:anchor="_bookmark1194" w:history="1">
        <w:r w:rsidRPr="001058B5">
          <w:rPr>
            <w:rFonts w:ascii="Arial" w:hAnsi="Arial" w:cs="Arial"/>
            <w:color w:val="0000CC"/>
          </w:rPr>
          <w:t xml:space="preserve">Application Context Package" </w:t>
        </w:r>
      </w:hyperlink>
      <w:hyperlink w:anchor="_bookmark1194" w:history="1">
        <w:r w:rsidRPr="001058B5">
          <w:rPr>
            <w:rFonts w:ascii="Arial" w:hAnsi="Arial" w:cs="Arial"/>
          </w:rPr>
          <w:t>on page 6-11</w:t>
        </w:r>
      </w:hyperlink>
    </w:p>
    <w:p w14:paraId="2E418D8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3E07C85" w14:textId="77777777" w:rsidR="008C539B" w:rsidRPr="001058B5" w:rsidRDefault="008C539B">
      <w:pPr>
        <w:pStyle w:val="BodyText"/>
        <w:spacing w:before="5"/>
        <w:rPr>
          <w:rFonts w:ascii="Arial" w:hAnsi="Arial" w:cs="Arial"/>
          <w:sz w:val="25"/>
        </w:rPr>
      </w:pPr>
    </w:p>
    <w:p w14:paraId="7615BE6C" w14:textId="6CFAC1B0" w:rsidR="008C539B" w:rsidRPr="001058B5" w:rsidRDefault="00CC1793">
      <w:pPr>
        <w:pStyle w:val="BodyText"/>
        <w:spacing w:before="103" w:line="228" w:lineRule="auto"/>
        <w:ind w:left="1660" w:right="785" w:hanging="1"/>
        <w:jc w:val="both"/>
        <w:rPr>
          <w:rFonts w:ascii="Arial" w:hAnsi="Arial" w:cs="Arial"/>
        </w:rPr>
      </w:pPr>
      <w:r w:rsidRPr="00CC1793">
        <w:rPr>
          <w:rFonts w:ascii="Arial" w:hAnsi="Arial" w:cs="Arial"/>
        </w:rPr>
        <w:t>Ở giai đoạn này, nếu bạn đăng nhập dưới dạng tbrooke hoặc owoods, trigger đăng nhập sẽ đặt ngữ cảnh ứng dụng cho người dùng khi nó kích hoạt thủ tục sysadmin_vpd.orders_ctx_pkg.set_ custnum. Bạn có thể kiểm tra nó như sau</w:t>
      </w:r>
      <w:r w:rsidR="00C12992" w:rsidRPr="001058B5">
        <w:rPr>
          <w:rFonts w:ascii="Arial" w:hAnsi="Arial" w:cs="Arial"/>
        </w:rPr>
        <w:t>:</w:t>
      </w:r>
    </w:p>
    <w:p w14:paraId="3B3739B5"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tbrooke</w:t>
      </w:r>
    </w:p>
    <w:p w14:paraId="50ADB3FD"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2DEC595" w14:textId="77777777" w:rsidR="008C539B" w:rsidRPr="001058B5" w:rsidRDefault="008C539B">
      <w:pPr>
        <w:pStyle w:val="BodyText"/>
        <w:spacing w:before="9"/>
        <w:rPr>
          <w:rFonts w:ascii="Arial" w:hAnsi="Arial" w:cs="Arial"/>
          <w:i/>
        </w:rPr>
      </w:pPr>
    </w:p>
    <w:p w14:paraId="274EA259" w14:textId="77777777" w:rsidR="008C539B" w:rsidRPr="001058B5" w:rsidRDefault="00C12992">
      <w:pPr>
        <w:spacing w:before="1"/>
        <w:ind w:left="1660"/>
        <w:rPr>
          <w:rFonts w:ascii="Arial" w:hAnsi="Arial" w:cs="Arial"/>
          <w:sz w:val="18"/>
        </w:rPr>
      </w:pPr>
      <w:r w:rsidRPr="001058B5">
        <w:rPr>
          <w:rFonts w:ascii="Arial" w:hAnsi="Arial" w:cs="Arial"/>
          <w:w w:val="95"/>
          <w:sz w:val="18"/>
        </w:rPr>
        <w:t>SELECT SYS_CONTEXT('orders_ctx', 'cust_no') custnum FROM DUAL;</w:t>
      </w:r>
    </w:p>
    <w:p w14:paraId="0EB6F32C" w14:textId="77777777" w:rsidR="008C539B" w:rsidRPr="001058B5" w:rsidRDefault="008C539B">
      <w:pPr>
        <w:pStyle w:val="BodyText"/>
        <w:spacing w:before="3"/>
        <w:rPr>
          <w:rFonts w:ascii="Arial" w:hAnsi="Arial" w:cs="Arial"/>
          <w:sz w:val="18"/>
        </w:rPr>
      </w:pPr>
    </w:p>
    <w:p w14:paraId="1B9B935D" w14:textId="0EEF2C1F" w:rsidR="008C539B" w:rsidRPr="001058B5" w:rsidRDefault="00CC1793">
      <w:pPr>
        <w:pStyle w:val="BodyText"/>
        <w:ind w:left="1660"/>
        <w:rPr>
          <w:rFonts w:ascii="Arial" w:hAnsi="Arial" w:cs="Arial"/>
        </w:rPr>
      </w:pPr>
      <w:r>
        <w:rPr>
          <w:rFonts w:ascii="Arial" w:hAnsi="Arial" w:cs="Arial"/>
        </w:rPr>
        <w:t>Kết quả như sau</w:t>
      </w:r>
      <w:r w:rsidR="00C12992" w:rsidRPr="001058B5">
        <w:rPr>
          <w:rFonts w:ascii="Arial" w:hAnsi="Arial" w:cs="Arial"/>
        </w:rPr>
        <w:t>:</w:t>
      </w:r>
    </w:p>
    <w:p w14:paraId="3A7108FD" w14:textId="77777777" w:rsidR="008C539B" w:rsidRPr="001058B5" w:rsidRDefault="00C12992">
      <w:pPr>
        <w:spacing w:before="141"/>
        <w:ind w:left="1660"/>
        <w:rPr>
          <w:rFonts w:ascii="Arial" w:hAnsi="Arial" w:cs="Arial"/>
          <w:sz w:val="18"/>
        </w:rPr>
      </w:pPr>
      <w:r w:rsidRPr="001058B5">
        <w:rPr>
          <w:rFonts w:ascii="Arial" w:hAnsi="Arial" w:cs="Arial"/>
          <w:w w:val="95"/>
          <w:sz w:val="18"/>
        </w:rPr>
        <w:t>EMP_ID</w:t>
      </w:r>
    </w:p>
    <w:p w14:paraId="1D72A036" w14:textId="77777777" w:rsidR="008C539B" w:rsidRPr="001058B5" w:rsidRDefault="00C12992">
      <w:pPr>
        <w:spacing w:before="15" w:line="259" w:lineRule="auto"/>
        <w:ind w:left="1660" w:right="196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w:t>
      </w:r>
    </w:p>
    <w:p w14:paraId="51790A56" w14:textId="77777777" w:rsidR="008C539B" w:rsidRPr="001058B5" w:rsidRDefault="008C539B">
      <w:pPr>
        <w:pStyle w:val="BodyText"/>
        <w:spacing w:before="6"/>
        <w:rPr>
          <w:rFonts w:ascii="Arial" w:hAnsi="Arial" w:cs="Arial"/>
          <w:sz w:val="23"/>
        </w:rPr>
      </w:pPr>
    </w:p>
    <w:p w14:paraId="2B8E7377" w14:textId="127D93FA" w:rsidR="008C539B" w:rsidRPr="001058B5" w:rsidRDefault="00C12992">
      <w:pPr>
        <w:pStyle w:val="Heading6"/>
        <w:ind w:left="1660"/>
      </w:pPr>
      <w:bookmarkStart w:id="1239" w:name="Step_5:_Create_a_PL/SQL_Policy_Function_"/>
      <w:bookmarkStart w:id="1240" w:name="_bookmark1482"/>
      <w:bookmarkEnd w:id="1239"/>
      <w:bookmarkEnd w:id="1240"/>
      <w:r w:rsidRPr="001058B5">
        <w:rPr>
          <w:spacing w:val="-15"/>
        </w:rPr>
        <w:t xml:space="preserve">Step </w:t>
      </w:r>
      <w:r w:rsidRPr="001058B5">
        <w:rPr>
          <w:spacing w:val="-10"/>
        </w:rPr>
        <w:t xml:space="preserve">5: </w:t>
      </w:r>
      <w:r w:rsidR="00CC1793" w:rsidRPr="00CC1793">
        <w:rPr>
          <w:spacing w:val="-16"/>
        </w:rPr>
        <w:t>Tạo một hàm chính sách PL / SQL để hạn chế quyền truy cập của người dùng vào các đơn đặt hàng của họ</w:t>
      </w:r>
    </w:p>
    <w:p w14:paraId="12F05721" w14:textId="4326C6FE" w:rsidR="008C539B" w:rsidRPr="001058B5" w:rsidRDefault="00CC1793">
      <w:pPr>
        <w:pStyle w:val="BodyText"/>
        <w:spacing w:before="58" w:line="230" w:lineRule="auto"/>
        <w:ind w:left="1659" w:right="914"/>
        <w:rPr>
          <w:rFonts w:ascii="Arial" w:hAnsi="Arial" w:cs="Arial"/>
        </w:rPr>
      </w:pPr>
      <w:r w:rsidRPr="00CC1793">
        <w:rPr>
          <w:rFonts w:ascii="Arial" w:hAnsi="Arial" w:cs="Arial"/>
        </w:rPr>
        <w:t>Bước tiếp theo là tạo một hàm PL / SQL, khi người dùng đã đăng nhập thực hiện truy vấn SELECT * FROM scott.orders_tab, chỉ hiển thị các đơn đặt hàng của người dùng đó.</w:t>
      </w:r>
    </w:p>
    <w:p w14:paraId="294B37A0" w14:textId="38DACFC0" w:rsidR="008C539B" w:rsidRPr="001058B5" w:rsidRDefault="00CC1793">
      <w:pPr>
        <w:pStyle w:val="BodyText"/>
        <w:spacing w:before="112"/>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hàm như sau</w:t>
      </w:r>
      <w:r w:rsidR="00C12992" w:rsidRPr="001058B5">
        <w:rPr>
          <w:rFonts w:ascii="Arial" w:hAnsi="Arial" w:cs="Arial"/>
        </w:rPr>
        <w:t>:</w:t>
      </w:r>
    </w:p>
    <w:p w14:paraId="45A1B62A" w14:textId="77777777" w:rsidR="008C539B" w:rsidRPr="001058B5" w:rsidRDefault="00C12992">
      <w:pPr>
        <w:tabs>
          <w:tab w:val="left" w:pos="2864"/>
        </w:tabs>
        <w:spacing w:before="137" w:line="259" w:lineRule="auto"/>
        <w:ind w:left="1844" w:right="4434" w:hanging="185"/>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OR</w:t>
      </w:r>
      <w:r w:rsidRPr="001058B5">
        <w:rPr>
          <w:rFonts w:ascii="Arial" w:hAnsi="Arial" w:cs="Arial"/>
          <w:spacing w:val="-52"/>
          <w:w w:val="90"/>
          <w:sz w:val="18"/>
        </w:rPr>
        <w:t xml:space="preserve"> </w:t>
      </w:r>
      <w:r w:rsidRPr="001058B5">
        <w:rPr>
          <w:rFonts w:ascii="Arial" w:hAnsi="Arial" w:cs="Arial"/>
          <w:w w:val="90"/>
          <w:sz w:val="18"/>
        </w:rPr>
        <w:t>REPLACE</w:t>
      </w:r>
      <w:r w:rsidRPr="001058B5">
        <w:rPr>
          <w:rFonts w:ascii="Arial" w:hAnsi="Arial" w:cs="Arial"/>
          <w:spacing w:val="-52"/>
          <w:w w:val="90"/>
          <w:sz w:val="18"/>
        </w:rPr>
        <w:t xml:space="preserve"> </w:t>
      </w:r>
      <w:r w:rsidRPr="001058B5">
        <w:rPr>
          <w:rFonts w:ascii="Arial" w:hAnsi="Arial" w:cs="Arial"/>
          <w:w w:val="90"/>
          <w:sz w:val="18"/>
        </w:rPr>
        <w:t>FUNCTION</w:t>
      </w:r>
      <w:r w:rsidRPr="001058B5">
        <w:rPr>
          <w:rFonts w:ascii="Arial" w:hAnsi="Arial" w:cs="Arial"/>
          <w:spacing w:val="-52"/>
          <w:w w:val="90"/>
          <w:sz w:val="18"/>
        </w:rPr>
        <w:t xml:space="preserve"> </w:t>
      </w:r>
      <w:r w:rsidRPr="001058B5">
        <w:rPr>
          <w:rFonts w:ascii="Arial" w:hAnsi="Arial" w:cs="Arial"/>
          <w:w w:val="90"/>
          <w:sz w:val="18"/>
        </w:rPr>
        <w:t>get_user_orders( schema_p</w:t>
      </w:r>
      <w:r w:rsidRPr="001058B5">
        <w:rPr>
          <w:rFonts w:ascii="Arial" w:hAnsi="Arial" w:cs="Arial"/>
          <w:w w:val="90"/>
          <w:sz w:val="18"/>
        </w:rPr>
        <w:tab/>
      </w:r>
      <w:r w:rsidRPr="001058B5">
        <w:rPr>
          <w:rFonts w:ascii="Arial" w:hAnsi="Arial" w:cs="Arial"/>
          <w:w w:val="95"/>
          <w:sz w:val="18"/>
        </w:rPr>
        <w:t>IN</w:t>
      </w:r>
      <w:r w:rsidRPr="001058B5">
        <w:rPr>
          <w:rFonts w:ascii="Arial" w:hAnsi="Arial" w:cs="Arial"/>
          <w:spacing w:val="-18"/>
          <w:w w:val="95"/>
          <w:sz w:val="18"/>
        </w:rPr>
        <w:t xml:space="preserve"> </w:t>
      </w:r>
      <w:r w:rsidRPr="001058B5">
        <w:rPr>
          <w:rFonts w:ascii="Arial" w:hAnsi="Arial" w:cs="Arial"/>
          <w:w w:val="95"/>
          <w:sz w:val="18"/>
        </w:rPr>
        <w:t>VARCHAR2,</w:t>
      </w:r>
    </w:p>
    <w:p w14:paraId="67D63635" w14:textId="77777777" w:rsidR="008C539B" w:rsidRPr="001058B5" w:rsidRDefault="00C12992">
      <w:pPr>
        <w:tabs>
          <w:tab w:val="left" w:pos="2864"/>
        </w:tabs>
        <w:spacing w:line="259" w:lineRule="auto"/>
        <w:ind w:left="1752" w:right="6102" w:firstLine="92"/>
        <w:rPr>
          <w:rFonts w:ascii="Arial" w:hAnsi="Arial" w:cs="Arial"/>
          <w:sz w:val="18"/>
        </w:rPr>
      </w:pPr>
      <w:r w:rsidRPr="001058B5">
        <w:rPr>
          <w:rFonts w:ascii="Arial" w:hAnsi="Arial" w:cs="Arial"/>
          <w:w w:val="90"/>
          <w:sz w:val="18"/>
        </w:rPr>
        <w:t>table_p</w:t>
      </w:r>
      <w:r w:rsidRPr="001058B5">
        <w:rPr>
          <w:rFonts w:ascii="Arial" w:hAnsi="Arial" w:cs="Arial"/>
          <w:w w:val="90"/>
          <w:sz w:val="18"/>
        </w:rPr>
        <w:tab/>
        <w:t>IN</w:t>
      </w:r>
      <w:r w:rsidRPr="001058B5">
        <w:rPr>
          <w:rFonts w:ascii="Arial" w:hAnsi="Arial" w:cs="Arial"/>
          <w:spacing w:val="-57"/>
          <w:w w:val="90"/>
          <w:sz w:val="18"/>
        </w:rPr>
        <w:t xml:space="preserve"> </w:t>
      </w:r>
      <w:r w:rsidRPr="001058B5">
        <w:rPr>
          <w:rFonts w:ascii="Arial" w:hAnsi="Arial" w:cs="Arial"/>
          <w:w w:val="90"/>
          <w:sz w:val="18"/>
        </w:rPr>
        <w:t xml:space="preserve">VARCHAR2) </w:t>
      </w:r>
      <w:r w:rsidRPr="001058B5">
        <w:rPr>
          <w:rFonts w:ascii="Arial" w:hAnsi="Arial" w:cs="Arial"/>
          <w:w w:val="95"/>
          <w:sz w:val="18"/>
        </w:rPr>
        <w:t>RETURN</w:t>
      </w:r>
      <w:r w:rsidRPr="001058B5">
        <w:rPr>
          <w:rFonts w:ascii="Arial" w:hAnsi="Arial" w:cs="Arial"/>
          <w:spacing w:val="-26"/>
          <w:w w:val="95"/>
          <w:sz w:val="18"/>
        </w:rPr>
        <w:t xml:space="preserve"> </w:t>
      </w:r>
      <w:r w:rsidRPr="001058B5">
        <w:rPr>
          <w:rFonts w:ascii="Arial" w:hAnsi="Arial" w:cs="Arial"/>
          <w:w w:val="95"/>
          <w:sz w:val="18"/>
        </w:rPr>
        <w:t>VARCHAR2</w:t>
      </w:r>
    </w:p>
    <w:p w14:paraId="1FEA7E00"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AS</w:t>
      </w:r>
    </w:p>
    <w:p w14:paraId="01F08B50" w14:textId="77777777" w:rsidR="008C539B" w:rsidRPr="001058B5" w:rsidRDefault="00C12992">
      <w:pPr>
        <w:spacing w:before="17" w:line="259" w:lineRule="auto"/>
        <w:ind w:left="1752" w:right="5719"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VARCHAR2</w:t>
      </w:r>
      <w:r w:rsidRPr="001058B5">
        <w:rPr>
          <w:rFonts w:ascii="Arial" w:hAnsi="Arial" w:cs="Arial"/>
          <w:spacing w:val="-64"/>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041D3037" w14:textId="77777777" w:rsidR="008C539B" w:rsidRPr="001058B5" w:rsidRDefault="00C12992">
      <w:pPr>
        <w:spacing w:line="259" w:lineRule="auto"/>
        <w:ind w:left="1752" w:right="1927"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5"/>
          <w:w w:val="90"/>
          <w:sz w:val="18"/>
        </w:rPr>
        <w:t xml:space="preserve"> </w:t>
      </w:r>
      <w:r w:rsidRPr="001058B5">
        <w:rPr>
          <w:rFonts w:ascii="Arial" w:hAnsi="Arial" w:cs="Arial"/>
          <w:w w:val="90"/>
          <w:sz w:val="18"/>
        </w:rPr>
        <w:t>'cust_no</w:t>
      </w:r>
      <w:r w:rsidRPr="001058B5">
        <w:rPr>
          <w:rFonts w:ascii="Arial" w:hAnsi="Arial" w:cs="Arial"/>
          <w:spacing w:val="-65"/>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SYS_CONTEXT(''orders_ctx'',</w:t>
      </w:r>
      <w:r w:rsidRPr="001058B5">
        <w:rPr>
          <w:rFonts w:ascii="Arial" w:hAnsi="Arial" w:cs="Arial"/>
          <w:spacing w:val="-64"/>
          <w:w w:val="90"/>
          <w:sz w:val="18"/>
        </w:rPr>
        <w:t xml:space="preserve"> </w:t>
      </w:r>
      <w:r w:rsidRPr="001058B5">
        <w:rPr>
          <w:rFonts w:ascii="Arial" w:hAnsi="Arial" w:cs="Arial"/>
          <w:w w:val="90"/>
          <w:sz w:val="18"/>
        </w:rPr>
        <w:t xml:space="preserve">''cust_no'')'; </w:t>
      </w:r>
      <w:r w:rsidRPr="001058B5">
        <w:rPr>
          <w:rFonts w:ascii="Arial" w:hAnsi="Arial" w:cs="Arial"/>
          <w:w w:val="95"/>
          <w:sz w:val="18"/>
        </w:rPr>
        <w:t>RETURN orders_pred;</w:t>
      </w:r>
    </w:p>
    <w:p w14:paraId="6ECF71A4" w14:textId="77777777" w:rsidR="008C539B" w:rsidRPr="001058B5" w:rsidRDefault="00C12992">
      <w:pPr>
        <w:ind w:left="1660"/>
        <w:rPr>
          <w:rFonts w:ascii="Arial" w:hAnsi="Arial" w:cs="Arial"/>
          <w:sz w:val="18"/>
        </w:rPr>
      </w:pPr>
      <w:r w:rsidRPr="001058B5">
        <w:rPr>
          <w:rFonts w:ascii="Arial" w:hAnsi="Arial" w:cs="Arial"/>
          <w:w w:val="95"/>
          <w:sz w:val="18"/>
        </w:rPr>
        <w:t>END;</w:t>
      </w:r>
    </w:p>
    <w:p w14:paraId="2747923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7FC1E77A" w14:textId="77777777" w:rsidR="008C539B" w:rsidRPr="001058B5" w:rsidRDefault="008C539B">
      <w:pPr>
        <w:pStyle w:val="BodyText"/>
        <w:spacing w:before="11"/>
        <w:rPr>
          <w:rFonts w:ascii="Arial" w:hAnsi="Arial" w:cs="Arial"/>
          <w:sz w:val="18"/>
        </w:rPr>
      </w:pPr>
    </w:p>
    <w:p w14:paraId="4CDA31CC" w14:textId="0EC5D58E" w:rsidR="008C539B" w:rsidRPr="001058B5" w:rsidRDefault="00CC1793">
      <w:pPr>
        <w:pStyle w:val="BodyText"/>
        <w:spacing w:line="230" w:lineRule="auto"/>
        <w:ind w:left="1659" w:right="739"/>
        <w:rPr>
          <w:rFonts w:ascii="Arial" w:hAnsi="Arial" w:cs="Arial"/>
        </w:rPr>
      </w:pPr>
      <w:r w:rsidRPr="00CC1793">
        <w:rPr>
          <w:rFonts w:ascii="Arial" w:hAnsi="Arial" w:cs="Arial"/>
        </w:rPr>
        <w:t>Hàm này tạo và trả về một biến điều kiện WHERE chuyển thành "nơi các đơn hàng được hiển thị thuộc về người dùng đã đăng nhập". Sau đó nó gắn thêm điều kiện WHERE này vào bất kỳ truy vấn nào mà người dùng này có thể chạy trên bảng scott.orders_tab. Tiếp theo, bạn đã sẵn sàng để tạo ra một chính sách Oracle VPD áp dụng hàm này cho bảng orders_tab</w:t>
      </w:r>
      <w:r w:rsidR="00C12992" w:rsidRPr="001058B5">
        <w:rPr>
          <w:rFonts w:ascii="Arial" w:hAnsi="Arial" w:cs="Arial"/>
        </w:rPr>
        <w:t>.</w:t>
      </w:r>
    </w:p>
    <w:p w14:paraId="69B55053" w14:textId="77777777" w:rsidR="008C539B" w:rsidRPr="001058B5" w:rsidRDefault="008C539B">
      <w:pPr>
        <w:pStyle w:val="BodyText"/>
        <w:spacing w:before="8"/>
        <w:rPr>
          <w:rFonts w:ascii="Arial" w:hAnsi="Arial" w:cs="Arial"/>
          <w:sz w:val="22"/>
        </w:rPr>
      </w:pPr>
    </w:p>
    <w:p w14:paraId="6BD76B99" w14:textId="51E95AAD" w:rsidR="008C539B" w:rsidRPr="001058B5" w:rsidRDefault="00C12992">
      <w:pPr>
        <w:pStyle w:val="Heading6"/>
        <w:ind w:left="1660"/>
      </w:pPr>
      <w:bookmarkStart w:id="1241" w:name="Step_6:_Create_the_New_Security_Policy"/>
      <w:bookmarkStart w:id="1242" w:name="_bookmark1483"/>
      <w:bookmarkEnd w:id="1241"/>
      <w:bookmarkEnd w:id="1242"/>
      <w:r w:rsidRPr="001058B5">
        <w:t xml:space="preserve">Step 6: </w:t>
      </w:r>
      <w:r w:rsidR="00CC1793" w:rsidRPr="00CC1793">
        <w:t>Tạo mới một chính sách bảo mật</w:t>
      </w:r>
    </w:p>
    <w:p w14:paraId="4247B88E" w14:textId="3D6A07C3" w:rsidR="008C539B" w:rsidRPr="001058B5" w:rsidRDefault="00CC1793">
      <w:pPr>
        <w:pStyle w:val="BodyText"/>
        <w:spacing w:before="50"/>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chính sách như sau</w:t>
      </w:r>
      <w:r w:rsidR="00C12992" w:rsidRPr="001058B5">
        <w:rPr>
          <w:rFonts w:ascii="Arial" w:hAnsi="Arial" w:cs="Arial"/>
        </w:rPr>
        <w:t>:</w:t>
      </w:r>
    </w:p>
    <w:p w14:paraId="547FEFAF" w14:textId="77777777" w:rsidR="008C539B" w:rsidRPr="001058B5" w:rsidRDefault="00C12992">
      <w:pPr>
        <w:spacing w:before="135" w:line="259" w:lineRule="auto"/>
        <w:ind w:left="1752" w:right="636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 (</w:t>
      </w:r>
    </w:p>
    <w:p w14:paraId="4B1AED15" w14:textId="77777777" w:rsidR="008C539B" w:rsidRPr="001058B5" w:rsidRDefault="00C12992">
      <w:pPr>
        <w:tabs>
          <w:tab w:val="left" w:pos="3420"/>
        </w:tabs>
        <w:spacing w:line="259" w:lineRule="auto"/>
        <w:ind w:left="1844" w:right="4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'scott',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'orders_tab',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1"/>
          <w:w w:val="95"/>
          <w:sz w:val="18"/>
        </w:rPr>
        <w:t xml:space="preserve"> </w:t>
      </w:r>
      <w:r w:rsidRPr="001058B5">
        <w:rPr>
          <w:rFonts w:ascii="Arial" w:hAnsi="Arial" w:cs="Arial"/>
          <w:w w:val="95"/>
          <w:sz w:val="18"/>
        </w:rPr>
        <w:t xml:space="preserve">'orders_policy', function_schema =&gt; 'sysadmin_vpd', </w:t>
      </w:r>
      <w:r w:rsidRPr="001058B5">
        <w:rPr>
          <w:rFonts w:ascii="Arial" w:hAnsi="Arial" w:cs="Arial"/>
          <w:w w:val="90"/>
          <w:sz w:val="18"/>
        </w:rPr>
        <w:t>policy_function =&gt;</w:t>
      </w:r>
      <w:r w:rsidRPr="001058B5">
        <w:rPr>
          <w:rFonts w:ascii="Arial" w:hAnsi="Arial" w:cs="Arial"/>
          <w:spacing w:val="-84"/>
          <w:w w:val="90"/>
          <w:sz w:val="18"/>
        </w:rPr>
        <w:t xml:space="preserve"> </w:t>
      </w:r>
      <w:r w:rsidRPr="001058B5">
        <w:rPr>
          <w:rFonts w:ascii="Arial" w:hAnsi="Arial" w:cs="Arial"/>
          <w:w w:val="90"/>
          <w:sz w:val="18"/>
        </w:rPr>
        <w:t xml:space="preserve">'get_user_orders', </w:t>
      </w:r>
      <w:r w:rsidRPr="001058B5">
        <w:rPr>
          <w:rFonts w:ascii="Arial" w:hAnsi="Arial" w:cs="Arial"/>
          <w:w w:val="95"/>
          <w:sz w:val="18"/>
        </w:rPr>
        <w:t>statement_types =&gt;</w:t>
      </w:r>
      <w:r w:rsidRPr="001058B5">
        <w:rPr>
          <w:rFonts w:ascii="Arial" w:hAnsi="Arial" w:cs="Arial"/>
          <w:spacing w:val="-5"/>
          <w:w w:val="95"/>
          <w:sz w:val="18"/>
        </w:rPr>
        <w:t xml:space="preserve"> </w:t>
      </w:r>
      <w:r w:rsidRPr="001058B5">
        <w:rPr>
          <w:rFonts w:ascii="Arial" w:hAnsi="Arial" w:cs="Arial"/>
          <w:w w:val="95"/>
          <w:sz w:val="18"/>
        </w:rPr>
        <w:t>'select');</w:t>
      </w:r>
    </w:p>
    <w:p w14:paraId="630616A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BA0885E"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89C6DB7" w14:textId="77777777" w:rsidR="008C539B" w:rsidRPr="001058B5" w:rsidRDefault="008C539B">
      <w:pPr>
        <w:pStyle w:val="BodyText"/>
        <w:spacing w:before="1"/>
        <w:rPr>
          <w:rFonts w:ascii="Arial" w:hAnsi="Arial" w:cs="Arial"/>
          <w:sz w:val="19"/>
        </w:rPr>
      </w:pPr>
    </w:p>
    <w:p w14:paraId="58153FAE" w14:textId="2D3B4D51" w:rsidR="008C539B" w:rsidRPr="001058B5" w:rsidRDefault="00CC1793">
      <w:pPr>
        <w:pStyle w:val="BodyText"/>
        <w:spacing w:line="244" w:lineRule="exact"/>
        <w:ind w:left="1659"/>
        <w:rPr>
          <w:rFonts w:ascii="Arial" w:hAnsi="Arial" w:cs="Arial"/>
        </w:rPr>
      </w:pPr>
      <w:r w:rsidRPr="00CC1793">
        <w:rPr>
          <w:rFonts w:ascii="Arial" w:hAnsi="Arial" w:cs="Arial"/>
        </w:rPr>
        <w:t>Câu lệnh này tạo một chính sách có tên orders_policy và áp dụng chính sách đó cho bảng orders_tab, mà khách hàng sẽ truy vấn các đơn đặt hàng của họ, trong lược đồ SCOTT. Hàm get_user_ orders thực thi chính sách, được lưu trữ trong lược đồ sysadmin_vpd.Chính sách tiếp tục hạn chế người dùng chỉ chạy được các câu lệnh SELECT</w:t>
      </w:r>
      <w:r w:rsidR="00C12992" w:rsidRPr="001058B5">
        <w:rPr>
          <w:rFonts w:ascii="Arial" w:hAnsi="Arial" w:cs="Arial"/>
          <w:spacing w:val="-5"/>
        </w:rPr>
        <w:t>.</w:t>
      </w:r>
    </w:p>
    <w:p w14:paraId="4238E03C" w14:textId="77777777" w:rsidR="008C539B" w:rsidRPr="001058B5" w:rsidRDefault="008C539B">
      <w:pPr>
        <w:spacing w:line="244" w:lineRule="exact"/>
        <w:rPr>
          <w:rFonts w:ascii="Arial" w:hAnsi="Arial" w:cs="Arial"/>
        </w:rPr>
        <w:sectPr w:rsidR="008C539B" w:rsidRPr="001058B5">
          <w:pgSz w:w="12240" w:h="15840"/>
          <w:pgMar w:top="840" w:right="1060" w:bottom="860" w:left="1100" w:header="549" w:footer="663" w:gutter="0"/>
          <w:cols w:space="720"/>
        </w:sectPr>
      </w:pPr>
    </w:p>
    <w:p w14:paraId="1AFF3876" w14:textId="77777777" w:rsidR="008C539B" w:rsidRPr="001058B5" w:rsidRDefault="008C539B">
      <w:pPr>
        <w:pStyle w:val="BodyText"/>
        <w:spacing w:before="2"/>
        <w:rPr>
          <w:rFonts w:ascii="Arial" w:hAnsi="Arial" w:cs="Arial"/>
          <w:sz w:val="24"/>
        </w:rPr>
      </w:pPr>
    </w:p>
    <w:p w14:paraId="4C25D877" w14:textId="605D4C35" w:rsidR="008C539B" w:rsidRPr="001058B5" w:rsidRDefault="00C12992">
      <w:pPr>
        <w:pStyle w:val="Heading6"/>
        <w:spacing w:before="105"/>
      </w:pPr>
      <w:bookmarkStart w:id="1243" w:name="Step_7:_Test_the_New_Policy"/>
      <w:bookmarkStart w:id="1244" w:name="_bookmark1484"/>
      <w:bookmarkEnd w:id="1243"/>
      <w:bookmarkEnd w:id="1244"/>
      <w:r w:rsidRPr="001058B5">
        <w:t xml:space="preserve">Step 7: </w:t>
      </w:r>
      <w:r w:rsidR="00CC1793" w:rsidRPr="00CC1793">
        <w:t>Chạy thử chính sách mới</w:t>
      </w:r>
    </w:p>
    <w:p w14:paraId="62EE1FA6" w14:textId="11A7C6F3" w:rsidR="008C539B" w:rsidRPr="001058B5" w:rsidRDefault="00CC1793">
      <w:pPr>
        <w:pStyle w:val="ListParagraph"/>
        <w:numPr>
          <w:ilvl w:val="0"/>
          <w:numId w:val="72"/>
        </w:numPr>
        <w:tabs>
          <w:tab w:val="left" w:pos="2620"/>
        </w:tabs>
        <w:spacing w:before="49"/>
        <w:rPr>
          <w:rFonts w:ascii="Arial" w:hAnsi="Arial" w:cs="Arial"/>
          <w:sz w:val="20"/>
        </w:rPr>
      </w:pPr>
      <w:r>
        <w:rPr>
          <w:rFonts w:ascii="Arial" w:hAnsi="Arial" w:cs="Arial"/>
          <w:sz w:val="20"/>
        </w:rPr>
        <w:t xml:space="preserve">Đăng nhập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tbrooke.</w:t>
      </w:r>
    </w:p>
    <w:p w14:paraId="64411C03"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tbrooke</w:t>
      </w:r>
    </w:p>
    <w:p w14:paraId="30DC90D5"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8AD0AE1" w14:textId="77777777" w:rsidR="008C539B" w:rsidRPr="001058B5" w:rsidRDefault="008C539B">
      <w:pPr>
        <w:pStyle w:val="BodyText"/>
        <w:spacing w:before="2"/>
        <w:rPr>
          <w:rFonts w:ascii="Arial" w:hAnsi="Arial" w:cs="Arial"/>
          <w:i/>
          <w:sz w:val="19"/>
        </w:rPr>
      </w:pPr>
    </w:p>
    <w:p w14:paraId="418728DD" w14:textId="73CFEFAB" w:rsidR="008C539B" w:rsidRPr="001058B5" w:rsidRDefault="00CC1793">
      <w:pPr>
        <w:pStyle w:val="BodyText"/>
        <w:spacing w:line="228" w:lineRule="auto"/>
        <w:ind w:left="2620" w:right="185" w:hanging="1"/>
        <w:rPr>
          <w:rFonts w:ascii="Arial" w:hAnsi="Arial" w:cs="Arial"/>
        </w:rPr>
      </w:pPr>
      <w:r w:rsidRPr="00CC1793">
        <w:rPr>
          <w:rFonts w:ascii="Arial" w:hAnsi="Arial" w:cs="Arial"/>
        </w:rPr>
        <w:t>Người dùng tbrooke có thể đăng nhập vì anh ta đã vượt qua các yêu cầu mà bạn đã xác định trong ngữ cảnh ứng dụng</w:t>
      </w:r>
      <w:r w:rsidR="00C12992" w:rsidRPr="001058B5">
        <w:rPr>
          <w:rFonts w:ascii="Arial" w:hAnsi="Arial" w:cs="Arial"/>
        </w:rPr>
        <w:t>.</w:t>
      </w:r>
    </w:p>
    <w:p w14:paraId="793778EE" w14:textId="2E5A9556" w:rsidR="008C539B" w:rsidRPr="001058B5" w:rsidRDefault="00CC1793" w:rsidP="00CC1793">
      <w:pPr>
        <w:pStyle w:val="ListParagraph"/>
        <w:numPr>
          <w:ilvl w:val="0"/>
          <w:numId w:val="72"/>
        </w:numPr>
        <w:tabs>
          <w:tab w:val="left" w:pos="2620"/>
        </w:tabs>
        <w:spacing w:before="115"/>
        <w:rPr>
          <w:rFonts w:ascii="Arial" w:hAnsi="Arial" w:cs="Arial"/>
          <w:sz w:val="20"/>
        </w:rPr>
      </w:pPr>
      <w:r>
        <w:rPr>
          <w:rFonts w:ascii="Arial" w:hAnsi="Arial" w:cs="Arial"/>
          <w:sz w:val="20"/>
        </w:rPr>
        <w:t>Với</w:t>
      </w:r>
      <w:r w:rsidR="00C12992" w:rsidRPr="001058B5">
        <w:rPr>
          <w:rFonts w:ascii="Arial" w:hAnsi="Arial" w:cs="Arial"/>
          <w:sz w:val="20"/>
        </w:rPr>
        <w:t xml:space="preserve"> user tbrooke, </w:t>
      </w:r>
      <w:r w:rsidRPr="00CC1793">
        <w:rPr>
          <w:rFonts w:ascii="Arial" w:hAnsi="Arial" w:cs="Arial"/>
          <w:sz w:val="20"/>
        </w:rPr>
        <w:t>truy cập mua hàng của bạn</w:t>
      </w:r>
      <w:r w:rsidR="00C12992" w:rsidRPr="001058B5">
        <w:rPr>
          <w:rFonts w:ascii="Arial" w:hAnsi="Arial" w:cs="Arial"/>
          <w:sz w:val="20"/>
        </w:rPr>
        <w:t>.</w:t>
      </w:r>
    </w:p>
    <w:p w14:paraId="602729B6"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 scott.orders_tab;</w:t>
      </w:r>
    </w:p>
    <w:p w14:paraId="597810A5" w14:textId="77777777" w:rsidR="008C539B" w:rsidRPr="001058B5" w:rsidRDefault="008C539B">
      <w:pPr>
        <w:pStyle w:val="BodyText"/>
        <w:spacing w:before="3"/>
        <w:rPr>
          <w:rFonts w:ascii="Arial" w:hAnsi="Arial" w:cs="Arial"/>
          <w:sz w:val="18"/>
        </w:rPr>
      </w:pPr>
    </w:p>
    <w:p w14:paraId="6E236880" w14:textId="5FCA8A9B" w:rsidR="008C539B" w:rsidRPr="001058B5" w:rsidRDefault="00CC1793">
      <w:pPr>
        <w:pStyle w:val="BodyText"/>
        <w:ind w:left="2620"/>
        <w:rPr>
          <w:rFonts w:ascii="Arial" w:hAnsi="Arial" w:cs="Arial"/>
        </w:rPr>
      </w:pPr>
      <w:r>
        <w:rPr>
          <w:rFonts w:ascii="Arial" w:hAnsi="Arial" w:cs="Arial"/>
        </w:rPr>
        <w:t>Kết quả sẽ như sau</w:t>
      </w:r>
      <w:r w:rsidR="00C12992" w:rsidRPr="001058B5">
        <w:rPr>
          <w:rFonts w:ascii="Arial" w:hAnsi="Arial" w:cs="Arial"/>
        </w:rPr>
        <w:t>:</w:t>
      </w:r>
    </w:p>
    <w:p w14:paraId="5F6CD92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6DD49C17" w14:textId="77777777" w:rsidR="008C539B" w:rsidRPr="001058B5" w:rsidRDefault="00C12992">
      <w:pPr>
        <w:tabs>
          <w:tab w:val="left" w:pos="4287"/>
        </w:tabs>
        <w:spacing w:before="15"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1234</w:t>
      </w:r>
      <w:r w:rsidRPr="001058B5">
        <w:rPr>
          <w:rFonts w:ascii="Arial" w:hAnsi="Arial" w:cs="Arial"/>
          <w:w w:val="95"/>
          <w:sz w:val="18"/>
        </w:rPr>
        <w:tab/>
      </w:r>
      <w:r w:rsidRPr="001058B5">
        <w:rPr>
          <w:rFonts w:ascii="Arial" w:hAnsi="Arial" w:cs="Arial"/>
          <w:spacing w:val="-1"/>
          <w:w w:val="85"/>
          <w:sz w:val="18"/>
        </w:rPr>
        <w:t>9876</w:t>
      </w:r>
    </w:p>
    <w:p w14:paraId="10750B28" w14:textId="77777777" w:rsidR="008C539B" w:rsidRPr="001058B5" w:rsidRDefault="008C539B">
      <w:pPr>
        <w:pStyle w:val="BodyText"/>
        <w:spacing w:before="9"/>
        <w:rPr>
          <w:rFonts w:ascii="Arial" w:hAnsi="Arial" w:cs="Arial"/>
          <w:sz w:val="16"/>
        </w:rPr>
      </w:pPr>
    </w:p>
    <w:p w14:paraId="3FCCFC78" w14:textId="453FF418" w:rsidR="008C539B" w:rsidRPr="001058B5" w:rsidRDefault="00CC1793">
      <w:pPr>
        <w:pStyle w:val="BodyText"/>
        <w:spacing w:line="246" w:lineRule="exact"/>
        <w:ind w:left="2620"/>
        <w:rPr>
          <w:rFonts w:ascii="Arial" w:hAnsi="Arial" w:cs="Arial"/>
        </w:rPr>
      </w:pPr>
      <w:r w:rsidRPr="00CC1793">
        <w:rPr>
          <w:rFonts w:ascii="Arial" w:hAnsi="Arial" w:cs="Arial"/>
        </w:rPr>
        <w:t>Người dùng tbrooke đã vượt qua bài kiểm tra thứ hai. Anh ta có thể truy cập các đơn đặt hàng của riêng mình trongbảng scott.orders_tab</w:t>
      </w:r>
      <w:r w:rsidR="00C12992" w:rsidRPr="001058B5">
        <w:rPr>
          <w:rFonts w:ascii="Arial" w:hAnsi="Arial" w:cs="Arial"/>
        </w:rPr>
        <w:t>.</w:t>
      </w:r>
    </w:p>
    <w:p w14:paraId="35FE6807" w14:textId="5318970A" w:rsidR="008C539B" w:rsidRPr="001058B5" w:rsidRDefault="00CC1793">
      <w:pPr>
        <w:pStyle w:val="ListParagraph"/>
        <w:numPr>
          <w:ilvl w:val="0"/>
          <w:numId w:val="72"/>
        </w:numPr>
        <w:tabs>
          <w:tab w:val="left" w:pos="2620"/>
        </w:tabs>
        <w:spacing w:before="107"/>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 owoods, </w:t>
      </w:r>
      <w:r>
        <w:rPr>
          <w:rFonts w:ascii="Arial" w:hAnsi="Arial" w:cs="Arial"/>
          <w:sz w:val="20"/>
        </w:rPr>
        <w:t>và truy cập mua hàng</w:t>
      </w:r>
      <w:r w:rsidR="00C12992" w:rsidRPr="001058B5">
        <w:rPr>
          <w:rFonts w:ascii="Arial" w:hAnsi="Arial" w:cs="Arial"/>
          <w:sz w:val="20"/>
        </w:rPr>
        <w:t>.</w:t>
      </w:r>
    </w:p>
    <w:p w14:paraId="7BE9A59D"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owoods</w:t>
      </w:r>
    </w:p>
    <w:p w14:paraId="4D836667"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passwords</w:t>
      </w:r>
    </w:p>
    <w:p w14:paraId="44FC6CB0" w14:textId="77777777" w:rsidR="008C539B" w:rsidRPr="001058B5" w:rsidRDefault="008C539B">
      <w:pPr>
        <w:pStyle w:val="BodyText"/>
        <w:spacing w:before="9"/>
        <w:rPr>
          <w:rFonts w:ascii="Arial" w:hAnsi="Arial" w:cs="Arial"/>
          <w:i/>
        </w:rPr>
      </w:pPr>
    </w:p>
    <w:p w14:paraId="22E26BAA" w14:textId="77777777" w:rsidR="008C539B" w:rsidRPr="001058B5" w:rsidRDefault="00C12992">
      <w:pPr>
        <w:ind w:left="2620"/>
        <w:rPr>
          <w:rFonts w:ascii="Arial" w:hAnsi="Arial" w:cs="Arial"/>
          <w:sz w:val="18"/>
        </w:rPr>
      </w:pPr>
      <w:r w:rsidRPr="001058B5">
        <w:rPr>
          <w:rFonts w:ascii="Arial" w:hAnsi="Arial" w:cs="Arial"/>
          <w:w w:val="95"/>
          <w:sz w:val="18"/>
        </w:rPr>
        <w:t>SELECT * FROM scott.orders_tab</w:t>
      </w:r>
    </w:p>
    <w:p w14:paraId="6349166C" w14:textId="77777777" w:rsidR="008C539B" w:rsidRPr="001058B5" w:rsidRDefault="008C539B">
      <w:pPr>
        <w:pStyle w:val="BodyText"/>
        <w:spacing w:before="3"/>
        <w:rPr>
          <w:rFonts w:ascii="Arial" w:hAnsi="Arial" w:cs="Arial"/>
          <w:sz w:val="18"/>
        </w:rPr>
      </w:pPr>
    </w:p>
    <w:p w14:paraId="05EE19E2" w14:textId="5ED49879" w:rsidR="008C539B" w:rsidRPr="001058B5" w:rsidRDefault="00CC1793">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A63B51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7E27F458" w14:textId="77777777" w:rsidR="008C539B" w:rsidRPr="001058B5" w:rsidRDefault="00C12992">
      <w:pPr>
        <w:tabs>
          <w:tab w:val="left" w:pos="4287"/>
        </w:tabs>
        <w:spacing w:before="16"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5678</w:t>
      </w:r>
      <w:r w:rsidRPr="001058B5">
        <w:rPr>
          <w:rFonts w:ascii="Arial" w:hAnsi="Arial" w:cs="Arial"/>
          <w:w w:val="95"/>
          <w:sz w:val="18"/>
        </w:rPr>
        <w:tab/>
      </w:r>
      <w:r w:rsidRPr="001058B5">
        <w:rPr>
          <w:rFonts w:ascii="Arial" w:hAnsi="Arial" w:cs="Arial"/>
          <w:spacing w:val="-1"/>
          <w:w w:val="85"/>
          <w:sz w:val="18"/>
        </w:rPr>
        <w:t>5432</w:t>
      </w:r>
    </w:p>
    <w:p w14:paraId="5DD5D9DD" w14:textId="77777777" w:rsidR="008C539B" w:rsidRPr="001058B5" w:rsidRDefault="00C12992">
      <w:pPr>
        <w:tabs>
          <w:tab w:val="left" w:pos="4287"/>
        </w:tabs>
        <w:ind w:left="3175"/>
        <w:rPr>
          <w:rFonts w:ascii="Arial" w:hAnsi="Arial" w:cs="Arial"/>
          <w:sz w:val="18"/>
        </w:rPr>
      </w:pPr>
      <w:r w:rsidRPr="001058B5">
        <w:rPr>
          <w:rFonts w:ascii="Arial" w:hAnsi="Arial" w:cs="Arial"/>
          <w:w w:val="95"/>
          <w:sz w:val="18"/>
        </w:rPr>
        <w:t>5678</w:t>
      </w:r>
      <w:r w:rsidRPr="001058B5">
        <w:rPr>
          <w:rFonts w:ascii="Arial" w:hAnsi="Arial" w:cs="Arial"/>
          <w:w w:val="95"/>
          <w:sz w:val="18"/>
        </w:rPr>
        <w:tab/>
        <w:t>4592</w:t>
      </w:r>
    </w:p>
    <w:p w14:paraId="7013E3E6" w14:textId="77777777" w:rsidR="008C539B" w:rsidRPr="001058B5" w:rsidRDefault="008C539B">
      <w:pPr>
        <w:pStyle w:val="BodyText"/>
        <w:spacing w:before="3"/>
        <w:rPr>
          <w:rFonts w:ascii="Arial" w:hAnsi="Arial" w:cs="Arial"/>
          <w:sz w:val="18"/>
        </w:rPr>
      </w:pPr>
    </w:p>
    <w:p w14:paraId="461AEEFB" w14:textId="722C1BFB" w:rsidR="008C539B" w:rsidRPr="001058B5" w:rsidRDefault="00CC1793">
      <w:pPr>
        <w:pStyle w:val="BodyText"/>
        <w:ind w:left="2620"/>
        <w:rPr>
          <w:rFonts w:ascii="Arial" w:hAnsi="Arial" w:cs="Arial"/>
        </w:rPr>
      </w:pPr>
      <w:r w:rsidRPr="00CC1793">
        <w:rPr>
          <w:rFonts w:ascii="Arial" w:hAnsi="Arial" w:cs="Arial"/>
        </w:rPr>
        <w:t>Như với người dùng tbrooke, người dùng owoods có thể đăng nhập và xem danh sách các đơn đặt hàng của riêng mình</w:t>
      </w:r>
      <w:r w:rsidR="00C12992" w:rsidRPr="001058B5">
        <w:rPr>
          <w:rFonts w:ascii="Arial" w:hAnsi="Arial" w:cs="Arial"/>
        </w:rPr>
        <w:t>.</w:t>
      </w:r>
    </w:p>
    <w:p w14:paraId="124EF9EA" w14:textId="0F775C22" w:rsidR="008C539B" w:rsidRPr="001058B5" w:rsidRDefault="00CC1793">
      <w:pPr>
        <w:pStyle w:val="BodyText"/>
        <w:spacing w:before="108"/>
        <w:ind w:left="2260"/>
        <w:rPr>
          <w:rFonts w:ascii="Arial" w:hAnsi="Arial" w:cs="Arial"/>
        </w:rPr>
      </w:pPr>
      <w:r>
        <w:rPr>
          <w:rFonts w:ascii="Arial" w:hAnsi="Arial" w:cs="Arial"/>
        </w:rPr>
        <w:t>Chú ý những điều sau</w:t>
      </w:r>
      <w:r w:rsidR="00C12992" w:rsidRPr="001058B5">
        <w:rPr>
          <w:rFonts w:ascii="Arial" w:hAnsi="Arial" w:cs="Arial"/>
        </w:rPr>
        <w:t>:</w:t>
      </w:r>
    </w:p>
    <w:p w14:paraId="7AD63A9B" w14:textId="7E62AF61" w:rsidR="008C539B" w:rsidRPr="001058B5" w:rsidRDefault="00CC1793" w:rsidP="00CC1793">
      <w:pPr>
        <w:pStyle w:val="ListParagraph"/>
        <w:numPr>
          <w:ilvl w:val="1"/>
          <w:numId w:val="73"/>
        </w:numPr>
        <w:tabs>
          <w:tab w:val="left" w:pos="2620"/>
        </w:tabs>
        <w:spacing w:before="119" w:line="230" w:lineRule="auto"/>
        <w:ind w:right="335"/>
        <w:rPr>
          <w:rFonts w:ascii="Arial" w:hAnsi="Arial" w:cs="Arial"/>
          <w:sz w:val="20"/>
        </w:rPr>
      </w:pPr>
      <w:r w:rsidRPr="00CC1793">
        <w:rPr>
          <w:rFonts w:ascii="Arial" w:hAnsi="Arial" w:cs="Arial"/>
          <w:spacing w:val="-6"/>
          <w:sz w:val="20"/>
        </w:rPr>
        <w:t>Bạn có thể tạo một số điều kiện dựa trên vị trí của người dùng. Ví dụ: đại diện bán hàng chỉ có thể xem hồ sơ cho khách hàng của mình và nhân viên bán hàng có thể xem bất kỳ đơn đặt hàng nào của khách hàng. Bạn có thể mở rộng hàm custnum_sec để trả về các điều kiện khác nhau dựa trên giá trị ngữ cảnh vị trí của người dùng</w:t>
      </w:r>
      <w:r w:rsidR="00C12992" w:rsidRPr="001058B5">
        <w:rPr>
          <w:rFonts w:ascii="Arial" w:hAnsi="Arial" w:cs="Arial"/>
          <w:sz w:val="20"/>
        </w:rPr>
        <w:t>.</w:t>
      </w:r>
    </w:p>
    <w:p w14:paraId="079339C8" w14:textId="025762A6" w:rsidR="008C539B" w:rsidRPr="001058B5" w:rsidRDefault="00CC1793" w:rsidP="00CC1793">
      <w:pPr>
        <w:pStyle w:val="ListParagraph"/>
        <w:numPr>
          <w:ilvl w:val="1"/>
          <w:numId w:val="73"/>
        </w:numPr>
        <w:tabs>
          <w:tab w:val="left" w:pos="2620"/>
        </w:tabs>
        <w:spacing w:before="122" w:line="232" w:lineRule="auto"/>
        <w:ind w:right="991"/>
        <w:rPr>
          <w:rFonts w:ascii="Arial" w:hAnsi="Arial" w:cs="Arial"/>
          <w:sz w:val="20"/>
        </w:rPr>
      </w:pPr>
      <w:r w:rsidRPr="00CC1793">
        <w:rPr>
          <w:rFonts w:ascii="Arial" w:hAnsi="Arial" w:cs="Arial"/>
          <w:sz w:val="20"/>
        </w:rPr>
        <w:t>Việc sử dụng ngữ cảnh ứng dụng trong gói kiểm soát truy cập chi tiết có hiệu quả sẽ cho bạn một biến liên kết trong một câu lệnh được phân tích cú pháp. Ví dụ</w:t>
      </w:r>
      <w:r w:rsidR="00C12992" w:rsidRPr="001058B5">
        <w:rPr>
          <w:rFonts w:ascii="Arial" w:hAnsi="Arial" w:cs="Arial"/>
          <w:sz w:val="20"/>
        </w:rPr>
        <w:t>:</w:t>
      </w:r>
    </w:p>
    <w:p w14:paraId="361C6FAB"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 * FROM scott.orders_tab</w:t>
      </w:r>
    </w:p>
    <w:p w14:paraId="7BF4CDEE" w14:textId="77777777" w:rsidR="008C539B" w:rsidRPr="001058B5" w:rsidRDefault="00C12992">
      <w:pPr>
        <w:spacing w:before="16"/>
        <w:ind w:left="2898"/>
        <w:rPr>
          <w:rFonts w:ascii="Arial" w:hAnsi="Arial" w:cs="Arial"/>
          <w:sz w:val="18"/>
        </w:rPr>
      </w:pPr>
      <w:r w:rsidRPr="001058B5">
        <w:rPr>
          <w:rFonts w:ascii="Arial" w:hAnsi="Arial" w:cs="Arial"/>
          <w:w w:val="95"/>
          <w:sz w:val="18"/>
        </w:rPr>
        <w:t>WHERE cust_no = SYS_CONTEXT('order_entry', 'cust_num');</w:t>
      </w:r>
    </w:p>
    <w:p w14:paraId="798D295B" w14:textId="77777777" w:rsidR="008C539B" w:rsidRPr="001058B5" w:rsidRDefault="008C539B">
      <w:pPr>
        <w:pStyle w:val="BodyText"/>
        <w:spacing w:before="10"/>
        <w:rPr>
          <w:rFonts w:ascii="Arial" w:hAnsi="Arial" w:cs="Arial"/>
          <w:sz w:val="18"/>
        </w:rPr>
      </w:pPr>
    </w:p>
    <w:p w14:paraId="377878AD" w14:textId="649027AF" w:rsidR="008C539B" w:rsidRPr="001058B5" w:rsidRDefault="00CC1793">
      <w:pPr>
        <w:pStyle w:val="BodyText"/>
        <w:spacing w:before="1" w:line="230" w:lineRule="auto"/>
        <w:ind w:left="2619" w:right="185"/>
        <w:rPr>
          <w:rFonts w:ascii="Arial" w:hAnsi="Arial" w:cs="Arial"/>
        </w:rPr>
      </w:pPr>
      <w:r w:rsidRPr="00CC1793">
        <w:rPr>
          <w:rFonts w:ascii="Arial" w:hAnsi="Arial" w:cs="Arial"/>
        </w:rPr>
        <w:t>Điều này được phân tích và tối ưu hóa đầy đủ, nhưng việc đánh giá giá trị thuộc tính cust_num của người dùng cho bối cảnh order_entry diễn ra vào thời gian chạy. Điều này có nghĩa là bạn nhận được lợi ích của một câu lệnh được tối ưu hóa thực hiện khác nhau cho mỗi người dùng phát hành câu lệnh</w:t>
      </w:r>
      <w:r w:rsidR="00C12992" w:rsidRPr="001058B5">
        <w:rPr>
          <w:rFonts w:ascii="Arial" w:hAnsi="Arial" w:cs="Arial"/>
        </w:rPr>
        <w:t>.</w:t>
      </w:r>
    </w:p>
    <w:p w14:paraId="23BA5EFD" w14:textId="77777777" w:rsidR="008C539B" w:rsidRPr="001058B5" w:rsidRDefault="008D1AB8">
      <w:pPr>
        <w:pStyle w:val="BodyText"/>
        <w:spacing w:before="1"/>
        <w:rPr>
          <w:rFonts w:ascii="Arial" w:hAnsi="Arial" w:cs="Arial"/>
          <w:sz w:val="18"/>
        </w:rPr>
      </w:pPr>
      <w:r>
        <w:rPr>
          <w:rFonts w:ascii="Arial" w:hAnsi="Arial" w:cs="Arial"/>
        </w:rPr>
        <w:pict w14:anchorId="58206874">
          <v:group id="_x0000_s1233" style="position:absolute;margin-left:204pt;margin-top:13.2pt;width:300pt;height:2.55pt;z-index:4936;mso-wrap-distance-left:0;mso-wrap-distance-right:0;mso-position-horizontal-relative:page" coordorigin="4080,264" coordsize="6000,51">
            <v:line id="_x0000_s1235" style="position:absolute" from="4080,267" to="10080,267" strokeweight=".24pt"/>
            <v:line id="_x0000_s1234" style="position:absolute" from="4080,312" to="10080,312" strokeweight=".24pt"/>
            <w10:wrap type="topAndBottom" anchorx="page"/>
          </v:group>
        </w:pict>
      </w:r>
    </w:p>
    <w:p w14:paraId="497A7CA0" w14:textId="73B1C408" w:rsidR="008C539B" w:rsidRPr="001058B5" w:rsidRDefault="00C12992" w:rsidP="00CC1793">
      <w:pPr>
        <w:pStyle w:val="BodyText"/>
        <w:spacing w:before="25" w:after="102" w:line="232" w:lineRule="auto"/>
        <w:ind w:left="2980" w:right="1456" w:hanging="1"/>
        <w:rPr>
          <w:rFonts w:ascii="Arial" w:hAnsi="Arial" w:cs="Arial"/>
          <w:sz w:val="5"/>
        </w:rPr>
      </w:pPr>
      <w:r w:rsidRPr="001058B5">
        <w:rPr>
          <w:rFonts w:ascii="Arial" w:hAnsi="Arial" w:cs="Arial"/>
          <w:b/>
          <w:sz w:val="19"/>
        </w:rPr>
        <w:t xml:space="preserve">Note: </w:t>
      </w:r>
      <w:r w:rsidR="00CC1793" w:rsidRPr="00CC1793">
        <w:rPr>
          <w:rFonts w:ascii="Arial" w:hAnsi="Arial" w:cs="Arial"/>
        </w:rPr>
        <w:t>Bạn có thể cải thiện hiệu suất của hàm trong hướng dẫn này bằng cách lập chỉ mục cust_no.</w:t>
      </w:r>
      <w:r w:rsidR="008D1AB8">
        <w:rPr>
          <w:rFonts w:ascii="Arial" w:hAnsi="Arial" w:cs="Arial"/>
          <w:sz w:val="5"/>
        </w:rPr>
      </w:r>
      <w:r w:rsidR="008D1AB8">
        <w:rPr>
          <w:rFonts w:ascii="Arial" w:hAnsi="Arial" w:cs="Arial"/>
          <w:sz w:val="5"/>
        </w:rPr>
        <w:pict w14:anchorId="2C7F13F0">
          <v:group id="_x0000_s1230" style="width:300pt;height:2.5pt;mso-position-horizontal-relative:char;mso-position-vertical-relative:line" coordsize="6000,50">
            <v:line id="_x0000_s1232" style="position:absolute" from="0,2" to="6000,2" strokeweight=".24pt"/>
            <v:line id="_x0000_s1231" style="position:absolute" from="0,47" to="6000,47" strokeweight=".24pt"/>
            <w10:anchorlock/>
          </v:group>
        </w:pict>
      </w:r>
    </w:p>
    <w:p w14:paraId="7B0BD5D8" w14:textId="77777777" w:rsidR="008C539B" w:rsidRPr="001058B5" w:rsidRDefault="008C539B">
      <w:pPr>
        <w:spacing w:line="50" w:lineRule="exact"/>
        <w:rPr>
          <w:rFonts w:ascii="Arial" w:hAnsi="Arial" w:cs="Arial"/>
          <w:sz w:val="5"/>
        </w:rPr>
        <w:sectPr w:rsidR="008C539B" w:rsidRPr="001058B5">
          <w:pgSz w:w="12240" w:h="15840"/>
          <w:pgMar w:top="840" w:right="1060" w:bottom="860" w:left="1100" w:header="549" w:footer="663" w:gutter="0"/>
          <w:cols w:space="720"/>
        </w:sectPr>
      </w:pPr>
    </w:p>
    <w:p w14:paraId="1017C9DD" w14:textId="77777777" w:rsidR="008C539B" w:rsidRPr="001058B5" w:rsidRDefault="008C539B">
      <w:pPr>
        <w:pStyle w:val="BodyText"/>
        <w:spacing w:before="5"/>
        <w:rPr>
          <w:rFonts w:ascii="Arial" w:hAnsi="Arial" w:cs="Arial"/>
          <w:sz w:val="25"/>
        </w:rPr>
      </w:pPr>
    </w:p>
    <w:p w14:paraId="7BA7E9A4" w14:textId="3D60398B" w:rsidR="008C539B" w:rsidRPr="001058B5" w:rsidRDefault="00CC1793" w:rsidP="006F7931">
      <w:pPr>
        <w:pStyle w:val="ListParagraph"/>
        <w:numPr>
          <w:ilvl w:val="1"/>
          <w:numId w:val="137"/>
        </w:numPr>
        <w:tabs>
          <w:tab w:val="left" w:pos="2020"/>
        </w:tabs>
        <w:spacing w:before="99" w:line="232" w:lineRule="auto"/>
        <w:ind w:right="1173"/>
        <w:rPr>
          <w:rFonts w:ascii="Arial" w:hAnsi="Arial" w:cs="Arial"/>
          <w:sz w:val="20"/>
        </w:rPr>
      </w:pPr>
      <w:r w:rsidRPr="00CC1793">
        <w:rPr>
          <w:rFonts w:ascii="Arial" w:hAnsi="Arial" w:cs="Arial"/>
          <w:spacing w:val="-6"/>
          <w:sz w:val="20"/>
        </w:rPr>
        <w:t>Bạn có thể đặt thuộc tính ngữ cảnh dựa trên dữ liệu từ bảng hoặc bảng cơ sở dữ liệu hoặc từ máy chủ thư mục sử dụng Giao thức truy cập thư mục hạng nhẹ (LDAP)</w:t>
      </w:r>
      <w:r w:rsidR="00C12992" w:rsidRPr="001058B5">
        <w:rPr>
          <w:rFonts w:ascii="Arial" w:hAnsi="Arial" w:cs="Arial"/>
          <w:sz w:val="20"/>
        </w:rPr>
        <w:t>.</w:t>
      </w:r>
    </w:p>
    <w:p w14:paraId="73BB27EB" w14:textId="77777777" w:rsidR="008C539B" w:rsidRPr="001058B5" w:rsidRDefault="00C12992">
      <w:pPr>
        <w:spacing w:before="211"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triggers</w:t>
      </w:r>
    </w:p>
    <w:p w14:paraId="6DF75F93" w14:textId="77777777" w:rsidR="008C539B" w:rsidRPr="001058B5" w:rsidRDefault="008C539B">
      <w:pPr>
        <w:pStyle w:val="BodyText"/>
        <w:rPr>
          <w:rFonts w:ascii="Arial" w:hAnsi="Arial" w:cs="Arial"/>
          <w:sz w:val="13"/>
        </w:rPr>
      </w:pPr>
    </w:p>
    <w:p w14:paraId="461A7852" w14:textId="77777777" w:rsidR="008C539B" w:rsidRPr="001058B5" w:rsidRDefault="00C12992">
      <w:pPr>
        <w:pStyle w:val="BodyText"/>
        <w:spacing w:before="98" w:line="232" w:lineRule="auto"/>
        <w:ind w:left="1660" w:right="848"/>
        <w:rPr>
          <w:rFonts w:ascii="Arial" w:hAnsi="Arial" w:cs="Arial"/>
        </w:rPr>
      </w:pPr>
      <w:r w:rsidRPr="001058B5">
        <w:rPr>
          <w:rFonts w:ascii="Arial" w:hAnsi="Arial" w:cs="Arial"/>
        </w:rPr>
        <w:t xml:space="preserve">Compare and contrast this tutorial, which uses an application context within the dynamically generated predicate, with </w:t>
      </w:r>
      <w:hyperlink w:anchor="_bookmark1380" w:history="1">
        <w:r w:rsidRPr="001058B5">
          <w:rPr>
            <w:rFonts w:ascii="Arial" w:hAnsi="Arial" w:cs="Arial"/>
            <w:color w:val="0000CC"/>
          </w:rPr>
          <w:t>"About Oracle Virtual Private Database</w:t>
        </w:r>
      </w:hyperlink>
      <w:r w:rsidRPr="001058B5">
        <w:rPr>
          <w:rFonts w:ascii="Arial" w:hAnsi="Arial" w:cs="Arial"/>
          <w:color w:val="0000CC"/>
        </w:rPr>
        <w:t xml:space="preserve"> </w:t>
      </w:r>
      <w:hyperlink w:anchor="_bookmark1380" w:history="1">
        <w:r w:rsidRPr="001058B5">
          <w:rPr>
            <w:rFonts w:ascii="Arial" w:hAnsi="Arial" w:cs="Arial"/>
            <w:color w:val="0000CC"/>
          </w:rPr>
          <w:t xml:space="preserve">Policies" </w:t>
        </w:r>
      </w:hyperlink>
      <w:hyperlink w:anchor="_bookmark1380" w:history="1">
        <w:r w:rsidRPr="001058B5">
          <w:rPr>
            <w:rFonts w:ascii="Arial" w:hAnsi="Arial" w:cs="Arial"/>
          </w:rPr>
          <w:t>on page 7-6</w:t>
        </w:r>
      </w:hyperlink>
      <w:r w:rsidRPr="001058B5">
        <w:rPr>
          <w:rFonts w:ascii="Arial" w:hAnsi="Arial" w:cs="Arial"/>
        </w:rPr>
        <w:t>, which uses a subquery in the predicate.</w:t>
      </w:r>
    </w:p>
    <w:p w14:paraId="0086CD9D" w14:textId="77777777" w:rsidR="008C539B" w:rsidRPr="001058B5" w:rsidRDefault="008C539B">
      <w:pPr>
        <w:pStyle w:val="BodyText"/>
        <w:spacing w:before="2"/>
        <w:rPr>
          <w:rFonts w:ascii="Arial" w:hAnsi="Arial" w:cs="Arial"/>
          <w:sz w:val="23"/>
        </w:rPr>
      </w:pPr>
    </w:p>
    <w:p w14:paraId="4E8AC21F" w14:textId="29B5200C" w:rsidR="008C539B" w:rsidRPr="001058B5" w:rsidRDefault="00C12992">
      <w:pPr>
        <w:pStyle w:val="Heading6"/>
        <w:ind w:left="1660"/>
      </w:pPr>
      <w:bookmarkStart w:id="1245" w:name="Step_8:_Remove_the_Components_for_This_T"/>
      <w:bookmarkStart w:id="1246" w:name="_bookmark1487"/>
      <w:bookmarkEnd w:id="1245"/>
      <w:bookmarkEnd w:id="1246"/>
      <w:r w:rsidRPr="001058B5">
        <w:t xml:space="preserve">Step 8: </w:t>
      </w:r>
      <w:r w:rsidR="00CC1793" w:rsidRPr="00CC1793">
        <w:t>Xoá các chính sách</w:t>
      </w:r>
      <w:r w:rsidR="00CC1793">
        <w:t xml:space="preserve"> trong hướng dẫn này</w:t>
      </w:r>
    </w:p>
    <w:p w14:paraId="3C46010B" w14:textId="750764E1" w:rsidR="008C539B" w:rsidRPr="001058B5" w:rsidRDefault="00CC1793" w:rsidP="00CC1793">
      <w:pPr>
        <w:pStyle w:val="ListParagraph"/>
        <w:numPr>
          <w:ilvl w:val="0"/>
          <w:numId w:val="71"/>
        </w:numPr>
        <w:tabs>
          <w:tab w:val="left" w:pos="2020"/>
        </w:tabs>
        <w:spacing w:before="49"/>
        <w:rPr>
          <w:rFonts w:ascii="Arial" w:hAnsi="Arial" w:cs="Arial"/>
          <w:sz w:val="20"/>
        </w:rPr>
      </w:pPr>
      <w:r>
        <w:rPr>
          <w:rFonts w:ascii="Arial" w:hAnsi="Arial" w:cs="Arial"/>
          <w:sz w:val="20"/>
        </w:rPr>
        <w:t>Kết nối bằng</w:t>
      </w:r>
      <w:r w:rsidR="00C12992" w:rsidRPr="001058B5">
        <w:rPr>
          <w:rFonts w:ascii="Arial" w:hAnsi="Arial" w:cs="Arial"/>
          <w:spacing w:val="-8"/>
          <w:sz w:val="20"/>
        </w:rPr>
        <w:t xml:space="preserve"> </w:t>
      </w:r>
      <w:r w:rsidR="00C12992" w:rsidRPr="001058B5">
        <w:rPr>
          <w:rFonts w:ascii="Arial" w:hAnsi="Arial" w:cs="Arial"/>
          <w:sz w:val="20"/>
        </w:rPr>
        <w:t>user</w:t>
      </w:r>
      <w:r w:rsidR="00C12992" w:rsidRPr="001058B5">
        <w:rPr>
          <w:rFonts w:ascii="Arial" w:hAnsi="Arial" w:cs="Arial"/>
          <w:spacing w:val="-10"/>
          <w:sz w:val="20"/>
        </w:rPr>
        <w:t xml:space="preserve"> </w:t>
      </w:r>
      <w:r w:rsidR="00C12992" w:rsidRPr="001058B5">
        <w:rPr>
          <w:rFonts w:ascii="Arial" w:hAnsi="Arial" w:cs="Arial"/>
          <w:sz w:val="20"/>
        </w:rPr>
        <w:t>OE</w:t>
      </w:r>
      <w:r w:rsidR="00C12992" w:rsidRPr="001058B5">
        <w:rPr>
          <w:rFonts w:ascii="Arial" w:hAnsi="Arial" w:cs="Arial"/>
          <w:spacing w:val="-84"/>
          <w:sz w:val="20"/>
        </w:rPr>
        <w:t xml:space="preserve"> </w:t>
      </w:r>
      <w:r w:rsidRPr="00CC1793">
        <w:rPr>
          <w:rFonts w:ascii="Arial" w:hAnsi="Arial" w:cs="Arial"/>
          <w:sz w:val="20"/>
        </w:rPr>
        <w:t xml:space="preserve">và xóa bảng orders_tab và </w:t>
      </w:r>
      <w:r>
        <w:rPr>
          <w:rFonts w:ascii="Arial" w:hAnsi="Arial" w:cs="Arial"/>
          <w:sz w:val="20"/>
        </w:rPr>
        <w:t>bảng khách hàng</w:t>
      </w:r>
      <w:r w:rsidRPr="00CC1793">
        <w:rPr>
          <w:rFonts w:ascii="Arial" w:hAnsi="Arial" w:cs="Arial"/>
          <w:sz w:val="20"/>
        </w:rPr>
        <w:t>.</w:t>
      </w:r>
    </w:p>
    <w:p w14:paraId="64A2E9DF" w14:textId="77777777" w:rsidR="008C539B" w:rsidRPr="001058B5" w:rsidRDefault="00C12992">
      <w:pPr>
        <w:spacing w:before="136"/>
        <w:ind w:left="2020"/>
        <w:rPr>
          <w:rFonts w:ascii="Arial" w:hAnsi="Arial" w:cs="Arial"/>
          <w:sz w:val="18"/>
        </w:rPr>
      </w:pPr>
      <w:r w:rsidRPr="001058B5">
        <w:rPr>
          <w:rFonts w:ascii="Arial" w:hAnsi="Arial" w:cs="Arial"/>
          <w:w w:val="95"/>
          <w:sz w:val="18"/>
        </w:rPr>
        <w:t>CONNNECT SCOTT</w:t>
      </w:r>
    </w:p>
    <w:p w14:paraId="58F2F8E9"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C43E7DF" w14:textId="77777777" w:rsidR="008C539B" w:rsidRPr="001058B5" w:rsidRDefault="008C539B">
      <w:pPr>
        <w:pStyle w:val="BodyText"/>
        <w:spacing w:before="9"/>
        <w:rPr>
          <w:rFonts w:ascii="Arial" w:hAnsi="Arial" w:cs="Arial"/>
          <w:i/>
        </w:rPr>
      </w:pPr>
    </w:p>
    <w:p w14:paraId="54233F0F" w14:textId="77777777" w:rsidR="008C539B" w:rsidRPr="001058B5" w:rsidRDefault="00C12992">
      <w:pPr>
        <w:spacing w:line="259" w:lineRule="auto"/>
        <w:ind w:left="2020" w:right="6008"/>
        <w:rPr>
          <w:rFonts w:ascii="Arial" w:hAnsi="Arial" w:cs="Arial"/>
          <w:sz w:val="18"/>
        </w:rPr>
      </w:pPr>
      <w:r w:rsidRPr="001058B5">
        <w:rPr>
          <w:rFonts w:ascii="Arial" w:hAnsi="Arial" w:cs="Arial"/>
          <w:w w:val="90"/>
          <w:sz w:val="18"/>
        </w:rPr>
        <w:t>DROP</w:t>
      </w:r>
      <w:r w:rsidRPr="001058B5">
        <w:rPr>
          <w:rFonts w:ascii="Arial" w:hAnsi="Arial" w:cs="Arial"/>
          <w:spacing w:val="-53"/>
          <w:w w:val="90"/>
          <w:sz w:val="18"/>
        </w:rPr>
        <w:t xml:space="preserve"> </w:t>
      </w:r>
      <w:r w:rsidRPr="001058B5">
        <w:rPr>
          <w:rFonts w:ascii="Arial" w:hAnsi="Arial" w:cs="Arial"/>
          <w:w w:val="90"/>
          <w:sz w:val="18"/>
        </w:rPr>
        <w:t>TABLE</w:t>
      </w:r>
      <w:r w:rsidRPr="001058B5">
        <w:rPr>
          <w:rFonts w:ascii="Arial" w:hAnsi="Arial" w:cs="Arial"/>
          <w:spacing w:val="-54"/>
          <w:w w:val="90"/>
          <w:sz w:val="18"/>
        </w:rPr>
        <w:t xml:space="preserve"> </w:t>
      </w:r>
      <w:r w:rsidRPr="001058B5">
        <w:rPr>
          <w:rFonts w:ascii="Arial" w:hAnsi="Arial" w:cs="Arial"/>
          <w:w w:val="90"/>
          <w:sz w:val="18"/>
        </w:rPr>
        <w:t>orders_tab; DROP TABLE</w:t>
      </w:r>
      <w:r w:rsidRPr="001058B5">
        <w:rPr>
          <w:rFonts w:ascii="Arial" w:hAnsi="Arial" w:cs="Arial"/>
          <w:spacing w:val="-73"/>
          <w:w w:val="90"/>
          <w:sz w:val="18"/>
        </w:rPr>
        <w:t xml:space="preserve"> </w:t>
      </w:r>
      <w:r w:rsidRPr="001058B5">
        <w:rPr>
          <w:rFonts w:ascii="Arial" w:hAnsi="Arial" w:cs="Arial"/>
          <w:w w:val="90"/>
          <w:sz w:val="18"/>
        </w:rPr>
        <w:t>customers;</w:t>
      </w:r>
    </w:p>
    <w:p w14:paraId="673715C3" w14:textId="77777777" w:rsidR="008C539B" w:rsidRPr="001058B5" w:rsidRDefault="008C539B">
      <w:pPr>
        <w:pStyle w:val="BodyText"/>
        <w:spacing w:before="9"/>
        <w:rPr>
          <w:rFonts w:ascii="Arial" w:hAnsi="Arial" w:cs="Arial"/>
          <w:sz w:val="16"/>
        </w:rPr>
      </w:pPr>
    </w:p>
    <w:p w14:paraId="474AC895" w14:textId="755044FD" w:rsidR="008C539B" w:rsidRPr="001058B5" w:rsidRDefault="00CC1793">
      <w:pPr>
        <w:pStyle w:val="ListParagraph"/>
        <w:numPr>
          <w:ilvl w:val="0"/>
          <w:numId w:val="71"/>
        </w:numPr>
        <w:tabs>
          <w:tab w:val="left" w:pos="2020"/>
        </w:tabs>
        <w:spacing w:before="0"/>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 SYS, </w:t>
      </w:r>
      <w:r>
        <w:rPr>
          <w:rFonts w:ascii="Arial" w:hAnsi="Arial" w:cs="Arial"/>
          <w:sz w:val="20"/>
        </w:rPr>
        <w:t xml:space="preserve">kết nối với </w:t>
      </w:r>
      <w:r w:rsidR="00C12992" w:rsidRPr="001058B5">
        <w:rPr>
          <w:rFonts w:ascii="Arial" w:hAnsi="Arial" w:cs="Arial"/>
          <w:sz w:val="20"/>
        </w:rPr>
        <w:t xml:space="preserve"> AS</w:t>
      </w:r>
      <w:r w:rsidR="00C12992" w:rsidRPr="001058B5">
        <w:rPr>
          <w:rFonts w:ascii="Arial" w:hAnsi="Arial" w:cs="Arial"/>
          <w:spacing w:val="-39"/>
          <w:sz w:val="20"/>
        </w:rPr>
        <w:t xml:space="preserve"> </w:t>
      </w:r>
      <w:r w:rsidR="00C12992" w:rsidRPr="001058B5">
        <w:rPr>
          <w:rFonts w:ascii="Arial" w:hAnsi="Arial" w:cs="Arial"/>
          <w:sz w:val="20"/>
        </w:rPr>
        <w:t>SYSDBA.</w:t>
      </w:r>
    </w:p>
    <w:p w14:paraId="1AFDE7CE"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9B27DFD" w14:textId="77777777" w:rsidR="008C539B" w:rsidRPr="001058B5" w:rsidRDefault="008C539B">
      <w:pPr>
        <w:pStyle w:val="BodyText"/>
        <w:spacing w:before="11"/>
        <w:rPr>
          <w:rFonts w:ascii="Arial" w:hAnsi="Arial" w:cs="Arial"/>
          <w:i/>
          <w:sz w:val="16"/>
        </w:rPr>
      </w:pPr>
    </w:p>
    <w:p w14:paraId="6F981691" w14:textId="2BB6FAB5" w:rsidR="008C539B" w:rsidRPr="001058B5" w:rsidRDefault="00960708">
      <w:pPr>
        <w:pStyle w:val="ListParagraph"/>
        <w:numPr>
          <w:ilvl w:val="0"/>
          <w:numId w:val="71"/>
        </w:numPr>
        <w:tabs>
          <w:tab w:val="left" w:pos="2020"/>
        </w:tabs>
        <w:spacing w:before="0"/>
        <w:rPr>
          <w:rFonts w:ascii="Arial" w:hAnsi="Arial" w:cs="Arial"/>
          <w:sz w:val="20"/>
        </w:rPr>
      </w:pPr>
      <w:r>
        <w:rPr>
          <w:rFonts w:ascii="Arial" w:hAnsi="Arial" w:cs="Arial"/>
          <w:sz w:val="20"/>
        </w:rPr>
        <w:t>Chạy những câu lệnh sau để xoá các chính sách trong hướng dẫn này</w:t>
      </w:r>
      <w:r w:rsidR="00C12992" w:rsidRPr="001058B5">
        <w:rPr>
          <w:rFonts w:ascii="Arial" w:hAnsi="Arial" w:cs="Arial"/>
          <w:sz w:val="20"/>
        </w:rPr>
        <w:t>:</w:t>
      </w:r>
    </w:p>
    <w:p w14:paraId="38A6B9B4" w14:textId="77777777" w:rsidR="008C539B" w:rsidRPr="001058B5" w:rsidRDefault="00C12992">
      <w:pPr>
        <w:spacing w:before="139"/>
        <w:ind w:left="2020"/>
        <w:rPr>
          <w:rFonts w:ascii="Arial" w:hAnsi="Arial" w:cs="Arial"/>
          <w:sz w:val="18"/>
        </w:rPr>
      </w:pPr>
      <w:r w:rsidRPr="001058B5">
        <w:rPr>
          <w:rFonts w:ascii="Arial" w:hAnsi="Arial" w:cs="Arial"/>
          <w:w w:val="95"/>
          <w:sz w:val="18"/>
        </w:rPr>
        <w:t>DROP CONTEXT orders_ctx;</w:t>
      </w:r>
    </w:p>
    <w:p w14:paraId="6F2F0023" w14:textId="77777777" w:rsidR="008C539B" w:rsidRPr="001058B5" w:rsidRDefault="00C12992">
      <w:pPr>
        <w:spacing w:before="1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sysadmin_vpd</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5"/>
          <w:w w:val="95"/>
          <w:sz w:val="18"/>
        </w:rPr>
        <w:t xml:space="preserve"> </w:t>
      </w:r>
      <w:r w:rsidRPr="001058B5">
        <w:rPr>
          <w:rFonts w:ascii="Arial" w:hAnsi="Arial" w:cs="Arial"/>
          <w:w w:val="95"/>
          <w:sz w:val="18"/>
        </w:rPr>
        <w:t>tbrooke;</w:t>
      </w:r>
    </w:p>
    <w:p w14:paraId="79251F12"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DROP USER owoods;</w:t>
      </w:r>
    </w:p>
    <w:p w14:paraId="2025E629" w14:textId="77777777" w:rsidR="008C539B" w:rsidRPr="001058B5" w:rsidRDefault="008C539B">
      <w:pPr>
        <w:pStyle w:val="BodyText"/>
        <w:rPr>
          <w:rFonts w:ascii="Arial" w:hAnsi="Arial" w:cs="Arial"/>
          <w:sz w:val="18"/>
        </w:rPr>
      </w:pPr>
    </w:p>
    <w:p w14:paraId="68FB66AB" w14:textId="32CC4820" w:rsidR="008C539B" w:rsidRPr="001058B5" w:rsidRDefault="00C12992">
      <w:pPr>
        <w:pStyle w:val="Heading4"/>
        <w:spacing w:before="109"/>
        <w:ind w:left="100"/>
      </w:pPr>
      <w:bookmarkStart w:id="1247" w:name="Tutorial:_Implementing_an_Oracle_Virtual"/>
      <w:bookmarkStart w:id="1248" w:name="_bookmark1488"/>
      <w:bookmarkEnd w:id="1247"/>
      <w:bookmarkEnd w:id="1248"/>
      <w:r w:rsidRPr="001058B5">
        <w:t xml:space="preserve">Tutorial: </w:t>
      </w:r>
      <w:r w:rsidR="00F43EB0" w:rsidRPr="00F43EB0">
        <w:t>Triển khai một nhóm chính sách cơ sở dữ liệu riêng ảo của Oracle</w:t>
      </w:r>
    </w:p>
    <w:p w14:paraId="0F9E9BAB" w14:textId="2F9716C8" w:rsidR="008C539B" w:rsidRPr="001058B5" w:rsidRDefault="00F13AA2">
      <w:pPr>
        <w:pStyle w:val="BodyText"/>
        <w:spacing w:before="75"/>
        <w:ind w:left="1660"/>
        <w:rPr>
          <w:rFonts w:ascii="Arial" w:hAnsi="Arial" w:cs="Arial"/>
        </w:rPr>
      </w:pPr>
      <w:r>
        <w:rPr>
          <w:rFonts w:ascii="Arial" w:hAnsi="Arial" w:cs="Arial"/>
        </w:rPr>
        <w:t>Phần này bao gồm</w:t>
      </w:r>
      <w:r w:rsidR="00C12992" w:rsidRPr="001058B5">
        <w:rPr>
          <w:rFonts w:ascii="Arial" w:hAnsi="Arial" w:cs="Arial"/>
        </w:rPr>
        <w:t>:</w:t>
      </w:r>
    </w:p>
    <w:p w14:paraId="52C6B807" w14:textId="32930CBB"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89" w:history="1">
        <w:r w:rsidR="00F43EB0">
          <w:rPr>
            <w:rFonts w:ascii="Arial" w:hAnsi="Arial" w:cs="Arial"/>
            <w:color w:val="0000CC"/>
            <w:sz w:val="20"/>
          </w:rPr>
          <w:t>Nói</w:t>
        </w:r>
      </w:hyperlink>
      <w:r w:rsidR="00F43EB0">
        <w:rPr>
          <w:rFonts w:ascii="Arial" w:hAnsi="Arial" w:cs="Arial"/>
          <w:color w:val="0000CC"/>
          <w:spacing w:val="-3"/>
          <w:sz w:val="20"/>
        </w:rPr>
        <w:t xml:space="preserve"> về hướng dẫn này</w:t>
      </w:r>
    </w:p>
    <w:p w14:paraId="2C8EB445" w14:textId="3033F9F0"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493" w:history="1">
        <w:r w:rsidR="00C12992" w:rsidRPr="001058B5">
          <w:rPr>
            <w:rFonts w:ascii="Arial" w:hAnsi="Arial" w:cs="Arial"/>
            <w:color w:val="0000CC"/>
            <w:sz w:val="20"/>
          </w:rPr>
          <w:t xml:space="preserve">Step 1: </w:t>
        </w:r>
        <w:r w:rsidR="00F43EB0">
          <w:rPr>
            <w:rFonts w:ascii="Arial" w:hAnsi="Arial" w:cs="Arial"/>
            <w:color w:val="0000CC"/>
            <w:sz w:val="20"/>
          </w:rPr>
          <w:t>Tạo</w:t>
        </w:r>
      </w:hyperlink>
      <w:r w:rsidR="00F43EB0">
        <w:rPr>
          <w:rFonts w:ascii="Arial" w:hAnsi="Arial" w:cs="Arial"/>
          <w:color w:val="0000CC"/>
          <w:spacing w:val="-3"/>
          <w:sz w:val="20"/>
        </w:rPr>
        <w:t xml:space="preserve"> tài khoản người dùng và các thành phần khác cho bài học này</w:t>
      </w:r>
    </w:p>
    <w:p w14:paraId="79A678BB" w14:textId="60EF8CF5"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94" w:history="1">
        <w:r w:rsidR="00C12992" w:rsidRPr="001058B5">
          <w:rPr>
            <w:rFonts w:ascii="Arial" w:hAnsi="Arial" w:cs="Arial"/>
            <w:color w:val="0000CC"/>
            <w:sz w:val="20"/>
          </w:rPr>
          <w:t xml:space="preserve">Step 2: </w:t>
        </w:r>
        <w:r w:rsidR="00F43EB0">
          <w:rPr>
            <w:rFonts w:ascii="Arial" w:hAnsi="Arial" w:cs="Arial"/>
            <w:color w:val="0000CC"/>
            <w:sz w:val="20"/>
          </w:rPr>
          <w:t>Tạo</w:t>
        </w:r>
      </w:hyperlink>
      <w:r w:rsidR="00F43EB0">
        <w:rPr>
          <w:rFonts w:ascii="Arial" w:hAnsi="Arial" w:cs="Arial"/>
          <w:color w:val="0000CC"/>
          <w:sz w:val="20"/>
        </w:rPr>
        <w:t xml:space="preserve"> các nhóm hai chính sách</w:t>
      </w:r>
    </w:p>
    <w:p w14:paraId="02728A95" w14:textId="60C9E7D0" w:rsidR="008C539B" w:rsidRPr="001058B5" w:rsidRDefault="008D1AB8" w:rsidP="006F7931">
      <w:pPr>
        <w:pStyle w:val="ListParagraph"/>
        <w:numPr>
          <w:ilvl w:val="1"/>
          <w:numId w:val="137"/>
        </w:numPr>
        <w:tabs>
          <w:tab w:val="left" w:pos="2020"/>
        </w:tabs>
        <w:spacing w:before="112"/>
        <w:rPr>
          <w:rFonts w:ascii="Arial" w:hAnsi="Arial" w:cs="Arial"/>
          <w:sz w:val="20"/>
        </w:rPr>
      </w:pPr>
      <w:hyperlink w:anchor="_bookmark1495" w:history="1">
        <w:r w:rsidR="00C12992" w:rsidRPr="001058B5">
          <w:rPr>
            <w:rFonts w:ascii="Arial" w:hAnsi="Arial" w:cs="Arial"/>
            <w:color w:val="0000CC"/>
            <w:sz w:val="20"/>
          </w:rPr>
          <w:t xml:space="preserve">Step 3: </w:t>
        </w:r>
        <w:r w:rsidR="00F43EB0" w:rsidRPr="00F43EB0">
          <w:rPr>
            <w:rFonts w:ascii="Arial" w:hAnsi="Arial" w:cs="Arial"/>
            <w:color w:val="0000CC"/>
            <w:sz w:val="20"/>
          </w:rPr>
          <w:t xml:space="preserve">Tạo các hàm PL / SQL để kiểm soát các nhóm chính sách </w:t>
        </w:r>
      </w:hyperlink>
    </w:p>
    <w:p w14:paraId="7F3B3849" w14:textId="6354DD31"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96" w:history="1">
        <w:r w:rsidR="00C12992" w:rsidRPr="001058B5">
          <w:rPr>
            <w:rFonts w:ascii="Arial" w:hAnsi="Arial" w:cs="Arial"/>
            <w:color w:val="0000CC"/>
            <w:sz w:val="20"/>
          </w:rPr>
          <w:t xml:space="preserve">Step 4: </w:t>
        </w:r>
        <w:r w:rsidR="001B6A9B">
          <w:rPr>
            <w:rFonts w:ascii="Arial" w:hAnsi="Arial" w:cs="Arial"/>
            <w:color w:val="0000CC"/>
            <w:sz w:val="20"/>
          </w:rPr>
          <w:t>Thêm</w:t>
        </w:r>
      </w:hyperlink>
      <w:r w:rsidR="001B6A9B">
        <w:rPr>
          <w:rFonts w:ascii="Arial" w:hAnsi="Arial" w:cs="Arial"/>
          <w:color w:val="0000CC"/>
          <w:sz w:val="20"/>
        </w:rPr>
        <w:t xml:space="preserve"> các hàm PL / SQL vào các nhóm chính sách</w:t>
      </w:r>
    </w:p>
    <w:p w14:paraId="1DEB57A3" w14:textId="4D72CFE9"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497" w:history="1">
        <w:r w:rsidR="00C12992" w:rsidRPr="001058B5">
          <w:rPr>
            <w:rFonts w:ascii="Arial" w:hAnsi="Arial" w:cs="Arial"/>
            <w:color w:val="0000CC"/>
            <w:sz w:val="20"/>
          </w:rPr>
          <w:t xml:space="preserve">Step 5: </w:t>
        </w:r>
        <w:r w:rsidR="001B6A9B">
          <w:rPr>
            <w:rFonts w:ascii="Arial" w:hAnsi="Arial" w:cs="Arial"/>
            <w:color w:val="0000CC"/>
            <w:sz w:val="20"/>
          </w:rPr>
          <w:t>Tạo</w:t>
        </w:r>
      </w:hyperlink>
      <w:r w:rsidR="001B6A9B">
        <w:rPr>
          <w:rFonts w:ascii="Arial" w:hAnsi="Arial" w:cs="Arial"/>
          <w:color w:val="0000CC"/>
          <w:sz w:val="20"/>
        </w:rPr>
        <w:t xml:space="preserve"> ngữ cảnh ứng dụng điều khiển</w:t>
      </w:r>
    </w:p>
    <w:p w14:paraId="688DD038" w14:textId="7F17D18D"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98" w:history="1">
        <w:r w:rsidR="00C12992" w:rsidRPr="001058B5">
          <w:rPr>
            <w:rFonts w:ascii="Arial" w:hAnsi="Arial" w:cs="Arial"/>
            <w:color w:val="0000CC"/>
            <w:sz w:val="20"/>
          </w:rPr>
          <w:t xml:space="preserve">Step 6: </w:t>
        </w:r>
        <w:r w:rsidR="001B6A9B">
          <w:rPr>
            <w:rFonts w:ascii="Arial" w:hAnsi="Arial" w:cs="Arial"/>
            <w:color w:val="0000CC"/>
            <w:spacing w:val="-5"/>
            <w:sz w:val="20"/>
          </w:rPr>
          <w:t>Chạy</w:t>
        </w:r>
      </w:hyperlink>
      <w:r w:rsidR="001B6A9B">
        <w:rPr>
          <w:rFonts w:ascii="Arial" w:hAnsi="Arial" w:cs="Arial"/>
          <w:color w:val="0000CC"/>
          <w:sz w:val="20"/>
        </w:rPr>
        <w:t xml:space="preserve"> thử các chính sách</w:t>
      </w:r>
    </w:p>
    <w:p w14:paraId="2379E38A" w14:textId="51413C9D"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499" w:history="1">
        <w:r w:rsidR="00C12992" w:rsidRPr="001058B5">
          <w:rPr>
            <w:rFonts w:ascii="Arial" w:hAnsi="Arial" w:cs="Arial"/>
            <w:color w:val="0000CC"/>
            <w:sz w:val="20"/>
          </w:rPr>
          <w:t xml:space="preserve">Step 7: </w:t>
        </w:r>
        <w:r w:rsidR="001B6A9B">
          <w:rPr>
            <w:rFonts w:ascii="Arial" w:hAnsi="Arial" w:cs="Arial"/>
            <w:color w:val="0000CC"/>
            <w:sz w:val="20"/>
          </w:rPr>
          <w:t>Xoá</w:t>
        </w:r>
      </w:hyperlink>
      <w:r w:rsidR="001B6A9B">
        <w:rPr>
          <w:rFonts w:ascii="Arial" w:hAnsi="Arial" w:cs="Arial"/>
          <w:color w:val="0000CC"/>
          <w:spacing w:val="-3"/>
          <w:sz w:val="20"/>
        </w:rPr>
        <w:t xml:space="preserve"> các thành phần trong hướng dẫn này</w:t>
      </w:r>
    </w:p>
    <w:p w14:paraId="161AEDE4" w14:textId="77777777" w:rsidR="008C539B" w:rsidRPr="001058B5" w:rsidRDefault="008C539B">
      <w:pPr>
        <w:pStyle w:val="BodyText"/>
        <w:spacing w:before="1"/>
        <w:rPr>
          <w:rFonts w:ascii="Arial" w:hAnsi="Arial" w:cs="Arial"/>
          <w:sz w:val="23"/>
        </w:rPr>
      </w:pPr>
    </w:p>
    <w:p w14:paraId="2225059E" w14:textId="1EADE58C" w:rsidR="008C539B" w:rsidRPr="001058B5" w:rsidRDefault="00F13AA2">
      <w:pPr>
        <w:pStyle w:val="Heading6"/>
        <w:spacing w:before="1"/>
        <w:ind w:left="1660"/>
      </w:pPr>
      <w:bookmarkStart w:id="1249" w:name="_bookmark1489"/>
      <w:bookmarkEnd w:id="1249"/>
      <w:r>
        <w:t>Nói về hướng dẫn này</w:t>
      </w:r>
    </w:p>
    <w:bookmarkStart w:id="1250" w:name="_bookmark1492"/>
    <w:bookmarkEnd w:id="1250"/>
    <w:p w14:paraId="01554450" w14:textId="66EEDE10" w:rsidR="008C539B" w:rsidRPr="001058B5" w:rsidRDefault="00C12992">
      <w:pPr>
        <w:pStyle w:val="BodyText"/>
        <w:spacing w:before="55" w:line="232" w:lineRule="auto"/>
        <w:ind w:left="1660" w:right="809"/>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"_bookmark1419" </w:instrText>
      </w:r>
      <w:r w:rsidRPr="001058B5">
        <w:rPr>
          <w:rFonts w:ascii="Arial" w:hAnsi="Arial" w:cs="Arial"/>
          <w:color w:val="0000CC"/>
        </w:rPr>
        <w:fldChar w:fldCharType="separate"/>
      </w:r>
      <w:r w:rsidRPr="001058B5">
        <w:rPr>
          <w:rFonts w:ascii="Arial" w:hAnsi="Arial" w:cs="Arial"/>
          <w:color w:val="0000CC"/>
        </w:rPr>
        <w:t xml:space="preserve">"Working with Oracle Virtual Private Database Policy Groups" </w:t>
      </w:r>
      <w:r w:rsidRPr="001058B5">
        <w:rPr>
          <w:rFonts w:ascii="Arial" w:hAnsi="Arial" w:cs="Arial"/>
          <w:color w:val="0000CC"/>
        </w:rPr>
        <w:fldChar w:fldCharType="end"/>
      </w:r>
      <w:hyperlink w:anchor="_bookmark1419" w:history="1">
        <w:r w:rsidRPr="001058B5">
          <w:rPr>
            <w:rFonts w:ascii="Arial" w:hAnsi="Arial" w:cs="Arial"/>
          </w:rPr>
          <w:t xml:space="preserve">on </w:t>
        </w:r>
        <w:bookmarkStart w:id="1251" w:name="_bookmark1490"/>
        <w:bookmarkEnd w:id="1251"/>
        <w:r w:rsidRPr="001058B5">
          <w:rPr>
            <w:rFonts w:ascii="Arial" w:hAnsi="Arial" w:cs="Arial"/>
          </w:rPr>
          <w:t>page 7-11</w:t>
        </w:r>
        <w:bookmarkStart w:id="1252" w:name="_bookmark1491"/>
        <w:bookmarkEnd w:id="1252"/>
        <w:r w:rsidRPr="001058B5">
          <w:rPr>
            <w:rFonts w:ascii="Arial" w:hAnsi="Arial" w:cs="Arial"/>
          </w:rPr>
          <w:t xml:space="preserve"> </w:t>
        </w:r>
      </w:hyperlink>
      <w:r w:rsidR="00F13AA2" w:rsidRPr="00F13AA2">
        <w:rPr>
          <w:rFonts w:ascii="Arial" w:hAnsi="Arial" w:cs="Arial"/>
        </w:rPr>
        <w:t>mô tả cách bạn có thể nhóm một bộ chính sách để sử dụng trong một ứng dụng. Khi một người dùng không chính thức đăng nhập vào ứng dụng, Cơ sở dữ liệu Oracle cấp quyền truy cập cho người dùng dựa trên các chính sách được định nghĩa trong nhóm chính sách thích hợp</w:t>
      </w:r>
      <w:r w:rsidRPr="001058B5">
        <w:rPr>
          <w:rFonts w:ascii="Arial" w:hAnsi="Arial" w:cs="Arial"/>
        </w:rPr>
        <w:t>.</w:t>
      </w:r>
    </w:p>
    <w:p w14:paraId="3F2A503C" w14:textId="41ECB29B" w:rsidR="008C539B" w:rsidRPr="001058B5" w:rsidRDefault="00E2178B">
      <w:pPr>
        <w:pStyle w:val="BodyText"/>
        <w:spacing w:before="116" w:line="232" w:lineRule="auto"/>
        <w:ind w:left="1660" w:right="800"/>
        <w:rPr>
          <w:rFonts w:ascii="Arial" w:hAnsi="Arial" w:cs="Arial"/>
        </w:rPr>
      </w:pPr>
      <w:r w:rsidRPr="00E2178B">
        <w:rPr>
          <w:rFonts w:ascii="Arial" w:hAnsi="Arial" w:cs="Arial"/>
        </w:rPr>
        <w:t>Đối với kiểm soát truy cập cấp cột, mỗi cột hoặc tập hợp các cột ẩn được kiểm soát bởi một chính sách. Trong hướng dẫn này, bạn phải ẩn hai bộ cột. Vì vậy, bạn cần phải tạo hai chính sách, một cho mỗi tập hợp các cột mà bạn muốn ẩn. Bạn chỉ muốn có một chính sách cho mỗi người dùng; ngữ cảnh ứng dụng kiểm soát tách biệt các chính sách cho bạn</w:t>
      </w:r>
      <w:r w:rsidR="00C12992" w:rsidRPr="001058B5">
        <w:rPr>
          <w:rFonts w:ascii="Arial" w:hAnsi="Arial" w:cs="Arial"/>
        </w:rPr>
        <w:t>.</w:t>
      </w:r>
    </w:p>
    <w:p w14:paraId="5554D6D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C35252" w14:textId="77777777" w:rsidR="008C539B" w:rsidRPr="001058B5" w:rsidRDefault="008C539B">
      <w:pPr>
        <w:pStyle w:val="BodyText"/>
        <w:spacing w:before="2"/>
        <w:rPr>
          <w:rFonts w:ascii="Arial" w:hAnsi="Arial" w:cs="Arial"/>
          <w:sz w:val="24"/>
        </w:rPr>
      </w:pPr>
    </w:p>
    <w:p w14:paraId="0A39E790" w14:textId="7C466934" w:rsidR="008C539B" w:rsidRPr="001058B5" w:rsidRDefault="00C12992">
      <w:pPr>
        <w:pStyle w:val="Heading6"/>
        <w:spacing w:before="105"/>
      </w:pPr>
      <w:bookmarkStart w:id="1253" w:name="Step_1:_Create_User_Accounts_and_Other_C"/>
      <w:bookmarkStart w:id="1254" w:name="_bookmark1493"/>
      <w:bookmarkEnd w:id="1253"/>
      <w:bookmarkEnd w:id="1254"/>
      <w:r w:rsidRPr="001058B5">
        <w:t xml:space="preserve">Step 1: </w:t>
      </w:r>
      <w:r w:rsidR="00E2178B" w:rsidRPr="00E2178B">
        <w:t>Tạo tài khoản ngườ</w:t>
      </w:r>
      <w:r w:rsidR="00E2178B">
        <w:t>i dùng,</w:t>
      </w:r>
      <w:r w:rsidR="00E2178B" w:rsidRPr="00E2178B">
        <w:t>các thành phần khác cho bài học này</w:t>
      </w:r>
    </w:p>
    <w:p w14:paraId="6A7535A2" w14:textId="479E6D48" w:rsidR="008C539B" w:rsidRPr="001058B5" w:rsidRDefault="00E2178B">
      <w:pPr>
        <w:pStyle w:val="ListParagraph"/>
        <w:numPr>
          <w:ilvl w:val="1"/>
          <w:numId w:val="71"/>
        </w:numPr>
        <w:tabs>
          <w:tab w:val="left" w:pos="2620"/>
        </w:tabs>
        <w:spacing w:before="49"/>
        <w:rPr>
          <w:rFonts w:ascii="Arial" w:hAnsi="Arial" w:cs="Arial"/>
          <w:sz w:val="20"/>
        </w:rPr>
      </w:pPr>
      <w:r>
        <w:rPr>
          <w:rFonts w:ascii="Arial" w:hAnsi="Arial" w:cs="Arial"/>
          <w:sz w:val="20"/>
        </w:rPr>
        <w:t>Đăng nhập 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4"/>
          <w:sz w:val="20"/>
        </w:rPr>
        <w:t xml:space="preserve"> </w:t>
      </w:r>
      <w:r w:rsidR="00C12992" w:rsidRPr="001058B5">
        <w:rPr>
          <w:rFonts w:ascii="Arial" w:hAnsi="Arial" w:cs="Arial"/>
          <w:sz w:val="20"/>
        </w:rPr>
        <w:t>SYS</w:t>
      </w:r>
      <w:r w:rsidR="00C12992" w:rsidRPr="001058B5">
        <w:rPr>
          <w:rFonts w:ascii="Arial" w:hAnsi="Arial" w:cs="Arial"/>
          <w:spacing w:val="-79"/>
          <w:sz w:val="20"/>
        </w:rPr>
        <w:t xml:space="preserve"> </w:t>
      </w:r>
      <w:r>
        <w:rPr>
          <w:rFonts w:ascii="Arial" w:hAnsi="Arial" w:cs="Arial"/>
          <w:sz w:val="20"/>
        </w:rPr>
        <w:t xml:space="preserve"> với quyền</w:t>
      </w:r>
      <w:r w:rsidR="00C12992" w:rsidRPr="001058B5">
        <w:rPr>
          <w:rFonts w:ascii="Arial" w:hAnsi="Arial" w:cs="Arial"/>
          <w:spacing w:val="-4"/>
          <w:sz w:val="20"/>
        </w:rPr>
        <w:t xml:space="preserve"> </w:t>
      </w:r>
      <w:r w:rsidR="00C12992" w:rsidRPr="001058B5">
        <w:rPr>
          <w:rFonts w:ascii="Arial" w:hAnsi="Arial" w:cs="Arial"/>
          <w:sz w:val="20"/>
        </w:rPr>
        <w:t>SYSDBA</w:t>
      </w:r>
      <w:r w:rsidR="00C12992" w:rsidRPr="001058B5">
        <w:rPr>
          <w:rFonts w:ascii="Arial" w:hAnsi="Arial" w:cs="Arial"/>
          <w:spacing w:val="-79"/>
          <w:sz w:val="20"/>
        </w:rPr>
        <w:t xml:space="preserve"> </w:t>
      </w:r>
      <w:r w:rsidR="00C12992" w:rsidRPr="001058B5">
        <w:rPr>
          <w:rFonts w:ascii="Arial" w:hAnsi="Arial" w:cs="Arial"/>
          <w:sz w:val="20"/>
        </w:rPr>
        <w:t>.</w:t>
      </w:r>
    </w:p>
    <w:p w14:paraId="2D977C24"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824753" w14:textId="77777777" w:rsidR="008C539B" w:rsidRPr="001058B5" w:rsidRDefault="008C539B">
      <w:pPr>
        <w:pStyle w:val="BodyText"/>
        <w:spacing w:before="9"/>
        <w:rPr>
          <w:rFonts w:ascii="Arial" w:hAnsi="Arial" w:cs="Arial"/>
          <w:i/>
          <w:sz w:val="16"/>
        </w:rPr>
      </w:pPr>
    </w:p>
    <w:p w14:paraId="4BF6F140" w14:textId="61A55661"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Tạo các user sau</w:t>
      </w:r>
      <w:r w:rsidR="00C12992" w:rsidRPr="001058B5">
        <w:rPr>
          <w:rFonts w:ascii="Arial" w:hAnsi="Arial" w:cs="Arial"/>
          <w:sz w:val="20"/>
        </w:rPr>
        <w:t>:</w:t>
      </w:r>
    </w:p>
    <w:p w14:paraId="5B9203A2" w14:textId="77777777" w:rsidR="008C539B" w:rsidRPr="001058B5" w:rsidRDefault="00C12992">
      <w:pPr>
        <w:spacing w:before="140"/>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BA24076" w14:textId="77777777" w:rsidR="008C539B" w:rsidRPr="001058B5" w:rsidRDefault="00C12992">
      <w:pPr>
        <w:spacing w:before="17"/>
        <w:ind w:left="2620"/>
        <w:rPr>
          <w:rFonts w:ascii="Arial" w:hAnsi="Arial" w:cs="Arial"/>
          <w:sz w:val="18"/>
        </w:rPr>
      </w:pP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CREATE SESSION, CREATE</w:t>
      </w:r>
      <w:r w:rsidRPr="001058B5">
        <w:rPr>
          <w:rFonts w:ascii="Arial" w:hAnsi="Arial" w:cs="Arial"/>
          <w:spacing w:val="-51"/>
          <w:w w:val="95"/>
          <w:sz w:val="18"/>
        </w:rPr>
        <w:t xml:space="preserve"> </w:t>
      </w:r>
      <w:r w:rsidRPr="001058B5">
        <w:rPr>
          <w:rFonts w:ascii="Arial" w:hAnsi="Arial" w:cs="Arial"/>
          <w:w w:val="95"/>
          <w:sz w:val="18"/>
        </w:rPr>
        <w:t>PROCEDURE,</w:t>
      </w:r>
      <w:r w:rsidRPr="001058B5">
        <w:rPr>
          <w:rFonts w:ascii="Arial" w:hAnsi="Arial" w:cs="Arial"/>
          <w:spacing w:val="-51"/>
          <w:w w:val="95"/>
          <w:sz w:val="18"/>
        </w:rPr>
        <w:t xml:space="preserve"> </w:t>
      </w:r>
      <w:r w:rsidRPr="001058B5">
        <w:rPr>
          <w:rFonts w:ascii="Arial" w:hAnsi="Arial" w:cs="Arial"/>
          <w:w w:val="95"/>
          <w:sz w:val="18"/>
        </w:rPr>
        <w:t>CREATE ANY CONTEXT</w:t>
      </w:r>
      <w:r w:rsidRPr="001058B5">
        <w:rPr>
          <w:rFonts w:ascii="Arial" w:hAnsi="Arial" w:cs="Arial"/>
          <w:spacing w:val="-51"/>
          <w:w w:val="95"/>
          <w:sz w:val="18"/>
        </w:rPr>
        <w:t xml:space="preserve"> </w:t>
      </w:r>
      <w:r w:rsidRPr="001058B5">
        <w:rPr>
          <w:rFonts w:ascii="Arial" w:hAnsi="Arial" w:cs="Arial"/>
          <w:w w:val="95"/>
          <w:sz w:val="18"/>
        </w:rPr>
        <w:t>TO</w:t>
      </w:r>
      <w:r w:rsidRPr="001058B5">
        <w:rPr>
          <w:rFonts w:ascii="Arial" w:hAnsi="Arial" w:cs="Arial"/>
          <w:spacing w:val="-51"/>
          <w:w w:val="95"/>
          <w:sz w:val="18"/>
        </w:rPr>
        <w:t xml:space="preserve"> </w:t>
      </w:r>
      <w:r w:rsidRPr="001058B5">
        <w:rPr>
          <w:rFonts w:ascii="Arial" w:hAnsi="Arial" w:cs="Arial"/>
          <w:w w:val="95"/>
          <w:sz w:val="18"/>
        </w:rPr>
        <w:t>sysadmin_pg</w:t>
      </w:r>
    </w:p>
    <w:p w14:paraId="6A8FA3D7"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238D590E" w14:textId="77777777" w:rsidR="008C539B" w:rsidRPr="001058B5" w:rsidRDefault="008C539B">
      <w:pPr>
        <w:pStyle w:val="BodyText"/>
        <w:spacing w:before="1"/>
        <w:rPr>
          <w:rFonts w:ascii="Arial" w:hAnsi="Arial" w:cs="Arial"/>
          <w:sz w:val="19"/>
        </w:rPr>
      </w:pPr>
    </w:p>
    <w:p w14:paraId="009E41C9" w14:textId="58590007" w:rsidR="008C539B" w:rsidRPr="001058B5" w:rsidRDefault="00E2178B">
      <w:pPr>
        <w:pStyle w:val="BodyText"/>
        <w:spacing w:before="1"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524E6B60" w14:textId="1C862064" w:rsidR="008C539B" w:rsidRPr="001058B5" w:rsidRDefault="00E2178B" w:rsidP="00E2178B">
      <w:pPr>
        <w:pStyle w:val="ListParagraph"/>
        <w:numPr>
          <w:ilvl w:val="1"/>
          <w:numId w:val="71"/>
        </w:numPr>
        <w:tabs>
          <w:tab w:val="left" w:pos="2620"/>
        </w:tabs>
        <w:spacing w:before="114"/>
        <w:rPr>
          <w:rFonts w:ascii="Arial" w:hAnsi="Arial" w:cs="Arial"/>
          <w:sz w:val="20"/>
        </w:rPr>
      </w:pPr>
      <w:r w:rsidRPr="00E2178B">
        <w:rPr>
          <w:rFonts w:ascii="Arial" w:hAnsi="Arial" w:cs="Arial"/>
          <w:sz w:val="20"/>
        </w:rPr>
        <w:t>Cấp đặc quyền bổ sung sau cho người dùng sysadmin_pg</w:t>
      </w:r>
      <w:r w:rsidR="00C12992" w:rsidRPr="001058B5">
        <w:rPr>
          <w:rFonts w:ascii="Arial" w:hAnsi="Arial" w:cs="Arial"/>
          <w:sz w:val="20"/>
        </w:rPr>
        <w:t>:</w:t>
      </w:r>
    </w:p>
    <w:p w14:paraId="257A13ED"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EXECUTE ON DBMS_RLS TO sysadmin_pg;</w:t>
      </w:r>
    </w:p>
    <w:p w14:paraId="575B2611" w14:textId="77777777" w:rsidR="008C539B" w:rsidRPr="001058B5" w:rsidRDefault="008C539B">
      <w:pPr>
        <w:pStyle w:val="BodyText"/>
        <w:spacing w:before="2"/>
        <w:rPr>
          <w:rFonts w:ascii="Arial" w:hAnsi="Arial" w:cs="Arial"/>
          <w:sz w:val="18"/>
        </w:rPr>
      </w:pPr>
    </w:p>
    <w:p w14:paraId="5ED03224" w14:textId="7D54AF44"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7420725B"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1BD000C0"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5B98A9D" w14:textId="77777777" w:rsidR="008C539B" w:rsidRPr="001058B5" w:rsidRDefault="008C539B">
      <w:pPr>
        <w:pStyle w:val="BodyText"/>
        <w:spacing w:before="10"/>
        <w:rPr>
          <w:rFonts w:ascii="Arial" w:hAnsi="Arial" w:cs="Arial"/>
          <w:i/>
          <w:sz w:val="18"/>
        </w:rPr>
      </w:pPr>
    </w:p>
    <w:p w14:paraId="0A0759BE" w14:textId="416C08AD" w:rsidR="008C539B" w:rsidRPr="001058B5" w:rsidRDefault="00E2178B">
      <w:pPr>
        <w:pStyle w:val="BodyText"/>
        <w:spacing w:line="230" w:lineRule="auto"/>
        <w:ind w:left="2619" w:right="193"/>
        <w:rPr>
          <w:rFonts w:ascii="Arial" w:hAnsi="Arial" w:cs="Arial"/>
        </w:rPr>
      </w:pPr>
      <w:r w:rsidRPr="00E2178B">
        <w:rPr>
          <w:rFonts w:ascii="Arial" w:hAnsi="Arial" w:cs="Arial"/>
        </w:rPr>
        <w:t>Nếu tài khoản OE bị khóa và hết hạn, sau đó kết nối lại với tư cách người dùng SYS với đặc quyền SYSDBA và nhập câu lệnh sau để mở khóa tài khoản và cung cấp mật khẩu mới</w:t>
      </w:r>
      <w:r w:rsidR="00C12992" w:rsidRPr="001058B5">
        <w:rPr>
          <w:rFonts w:ascii="Arial" w:hAnsi="Arial" w:cs="Arial"/>
        </w:rPr>
        <w:t>:</w:t>
      </w:r>
    </w:p>
    <w:p w14:paraId="570A840C" w14:textId="77777777" w:rsidR="008C539B" w:rsidRPr="001058B5" w:rsidRDefault="00C12992">
      <w:pPr>
        <w:spacing w:before="142"/>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497898C6" w14:textId="77777777" w:rsidR="008C539B" w:rsidRPr="001058B5" w:rsidRDefault="008C539B">
      <w:pPr>
        <w:pStyle w:val="BodyText"/>
        <w:rPr>
          <w:rFonts w:ascii="Arial" w:hAnsi="Arial" w:cs="Arial"/>
          <w:sz w:val="19"/>
        </w:rPr>
      </w:pPr>
    </w:p>
    <w:p w14:paraId="3289CAA8" w14:textId="062E8E5D" w:rsidR="008C539B" w:rsidRPr="001058B5" w:rsidRDefault="00E2178B">
      <w:pPr>
        <w:pStyle w:val="BodyText"/>
        <w:spacing w:line="230" w:lineRule="auto"/>
        <w:ind w:left="2620"/>
        <w:rPr>
          <w:rFonts w:ascii="Arial" w:hAnsi="Arial" w:cs="Arial"/>
        </w:rPr>
      </w:pPr>
      <w:r>
        <w:rPr>
          <w:rFonts w:ascii="Arial" w:hAnsi="Arial" w:cs="Arial"/>
        </w:rPr>
        <w:t>thay</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Pr>
          <w:rFonts w:ascii="Arial" w:hAnsi="Arial" w:cs="Arial"/>
        </w:rPr>
        <w:t xml:space="preserve"> bằng một</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6B3069FE" w14:textId="26F20E43" w:rsidR="008C539B" w:rsidRPr="001058B5" w:rsidRDefault="00E2178B" w:rsidP="00E2178B">
      <w:pPr>
        <w:pStyle w:val="ListParagraph"/>
        <w:numPr>
          <w:ilvl w:val="1"/>
          <w:numId w:val="71"/>
        </w:numPr>
        <w:tabs>
          <w:tab w:val="left" w:pos="2620"/>
        </w:tabs>
        <w:spacing w:before="113"/>
        <w:rPr>
          <w:rFonts w:ascii="Arial" w:hAnsi="Arial" w:cs="Arial"/>
          <w:sz w:val="20"/>
        </w:rPr>
      </w:pPr>
      <w:r w:rsidRPr="00E2178B">
        <w:rPr>
          <w:rFonts w:ascii="Arial" w:hAnsi="Arial" w:cs="Arial"/>
          <w:sz w:val="20"/>
        </w:rPr>
        <w:t>Tạo bảng product_code_names</w:t>
      </w:r>
      <w:r w:rsidR="00C12992" w:rsidRPr="001058B5">
        <w:rPr>
          <w:rFonts w:ascii="Arial" w:hAnsi="Arial" w:cs="Arial"/>
          <w:sz w:val="20"/>
        </w:rPr>
        <w:t>:</w:t>
      </w:r>
    </w:p>
    <w:p w14:paraId="3B5F22BF" w14:textId="77777777" w:rsidR="008C539B" w:rsidRPr="001058B5" w:rsidRDefault="00C12992">
      <w:pPr>
        <w:tabs>
          <w:tab w:val="left" w:pos="3731"/>
        </w:tabs>
        <w:spacing w:before="137" w:line="259" w:lineRule="auto"/>
        <w:ind w:left="2620" w:right="4494"/>
        <w:rPr>
          <w:rFonts w:ascii="Arial" w:hAnsi="Arial" w:cs="Arial"/>
          <w:sz w:val="18"/>
        </w:rPr>
      </w:pPr>
      <w:r w:rsidRPr="001058B5">
        <w:rPr>
          <w:rFonts w:ascii="Arial" w:hAnsi="Arial" w:cs="Arial"/>
          <w:w w:val="85"/>
          <w:sz w:val="18"/>
        </w:rPr>
        <w:t xml:space="preserve">CREATE TABLE product_code_names( </w:t>
      </w: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varchar2(32),</w:t>
      </w:r>
    </w:p>
    <w:p w14:paraId="4BC4BB66" w14:textId="77777777" w:rsidR="008C539B" w:rsidRPr="001058B5" w:rsidRDefault="00C12992">
      <w:pPr>
        <w:spacing w:line="259" w:lineRule="auto"/>
        <w:ind w:left="2620" w:right="5049"/>
        <w:jc w:val="both"/>
        <w:rPr>
          <w:rFonts w:ascii="Arial" w:hAnsi="Arial" w:cs="Arial"/>
          <w:sz w:val="18"/>
        </w:rPr>
      </w:pPr>
      <w:r w:rsidRPr="001058B5">
        <w:rPr>
          <w:rFonts w:ascii="Arial" w:hAnsi="Arial" w:cs="Arial"/>
          <w:w w:val="95"/>
          <w:sz w:val="18"/>
        </w:rPr>
        <w:t>year_a varchar2(32), group_b varchar2(32), year_b varchar2(32));</w:t>
      </w:r>
    </w:p>
    <w:p w14:paraId="555612DE" w14:textId="77777777" w:rsidR="008C539B" w:rsidRPr="001058B5" w:rsidRDefault="008C539B">
      <w:pPr>
        <w:pStyle w:val="BodyText"/>
        <w:spacing w:before="8"/>
        <w:rPr>
          <w:rFonts w:ascii="Arial" w:hAnsi="Arial" w:cs="Arial"/>
          <w:sz w:val="16"/>
        </w:rPr>
      </w:pPr>
    </w:p>
    <w:p w14:paraId="621EAE2E" w14:textId="435BB6C7"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Thêm một vài giá trị vào</w:t>
      </w:r>
      <w:r w:rsidR="00C12992" w:rsidRPr="001058B5">
        <w:rPr>
          <w:rFonts w:ascii="Arial" w:hAnsi="Arial" w:cs="Arial"/>
          <w:spacing w:val="-6"/>
          <w:sz w:val="20"/>
        </w:rPr>
        <w:t xml:space="preserve"> </w:t>
      </w:r>
      <w:r w:rsidR="00C12992" w:rsidRPr="001058B5">
        <w:rPr>
          <w:rFonts w:ascii="Arial" w:hAnsi="Arial" w:cs="Arial"/>
          <w:sz w:val="20"/>
        </w:rPr>
        <w:t>product_code_names</w:t>
      </w:r>
      <w:r w:rsidR="00C12992" w:rsidRPr="001058B5">
        <w:rPr>
          <w:rFonts w:ascii="Arial" w:hAnsi="Arial" w:cs="Arial"/>
          <w:spacing w:val="-82"/>
          <w:sz w:val="20"/>
        </w:rPr>
        <w:t xml:space="preserve"> </w:t>
      </w:r>
      <w:r w:rsidR="00C12992" w:rsidRPr="001058B5">
        <w:rPr>
          <w:rFonts w:ascii="Arial" w:hAnsi="Arial" w:cs="Arial"/>
          <w:sz w:val="20"/>
        </w:rPr>
        <w:t>table:</w:t>
      </w:r>
    </w:p>
    <w:p w14:paraId="4E0D0B41" w14:textId="77777777" w:rsidR="008C539B" w:rsidRPr="001058B5" w:rsidRDefault="00C12992">
      <w:pPr>
        <w:spacing w:before="137" w:line="259" w:lineRule="auto"/>
        <w:ind w:left="2620" w:right="700"/>
        <w:rPr>
          <w:rFonts w:ascii="Arial" w:hAnsi="Arial" w:cs="Arial"/>
          <w:sz w:val="18"/>
        </w:rPr>
      </w:pPr>
      <w:r w:rsidRPr="001058B5">
        <w:rPr>
          <w:rFonts w:ascii="Arial" w:hAnsi="Arial" w:cs="Arial"/>
          <w:w w:val="90"/>
          <w:sz w:val="18"/>
        </w:rPr>
        <w:t xml:space="preserve">INSERT INTO product_code_names values('Biffo','2008','Beffo','2004'); </w:t>
      </w:r>
      <w:r w:rsidRPr="001058B5">
        <w:rPr>
          <w:rFonts w:ascii="Arial" w:hAnsi="Arial" w:cs="Arial"/>
          <w:w w:val="85"/>
          <w:sz w:val="18"/>
        </w:rPr>
        <w:t>INSERT INTO product_code_names values('Hortensia','2008','Bunko','2008'); INSERT INTO product_code_names values('Boppo','2006','Hortensia','2003');</w:t>
      </w:r>
    </w:p>
    <w:p w14:paraId="65758FB5" w14:textId="77777777" w:rsidR="008C539B" w:rsidRPr="001058B5" w:rsidRDefault="008C539B">
      <w:pPr>
        <w:pStyle w:val="BodyText"/>
        <w:spacing w:before="3"/>
        <w:rPr>
          <w:rFonts w:ascii="Arial" w:hAnsi="Arial" w:cs="Arial"/>
          <w:sz w:val="19"/>
        </w:rPr>
      </w:pPr>
    </w:p>
    <w:p w14:paraId="6A16FD73" w14:textId="77777777" w:rsidR="008C539B" w:rsidRPr="001058B5" w:rsidRDefault="00C12992">
      <w:pPr>
        <w:ind w:left="2620"/>
        <w:rPr>
          <w:rFonts w:ascii="Arial" w:hAnsi="Arial" w:cs="Arial"/>
          <w:sz w:val="18"/>
        </w:rPr>
      </w:pPr>
      <w:r w:rsidRPr="001058B5">
        <w:rPr>
          <w:rFonts w:ascii="Arial" w:hAnsi="Arial" w:cs="Arial"/>
          <w:w w:val="95"/>
          <w:sz w:val="18"/>
        </w:rPr>
        <w:t>COMMIT;</w:t>
      </w:r>
    </w:p>
    <w:p w14:paraId="0F0617CC" w14:textId="77777777" w:rsidR="008C539B" w:rsidRPr="001058B5" w:rsidRDefault="008C539B">
      <w:pPr>
        <w:pStyle w:val="BodyText"/>
        <w:spacing w:before="4"/>
        <w:rPr>
          <w:rFonts w:ascii="Arial" w:hAnsi="Arial" w:cs="Arial"/>
          <w:sz w:val="18"/>
        </w:rPr>
      </w:pPr>
    </w:p>
    <w:p w14:paraId="77CB999D" w14:textId="6309E367"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Cấp cho</w:t>
      </w:r>
      <w:r w:rsidR="00C12992" w:rsidRPr="001058B5">
        <w:rPr>
          <w:rFonts w:ascii="Arial" w:hAnsi="Arial" w:cs="Arial"/>
          <w:spacing w:val="-28"/>
          <w:sz w:val="20"/>
        </w:rPr>
        <w:t xml:space="preserve"> </w:t>
      </w:r>
      <w:r>
        <w:rPr>
          <w:rFonts w:ascii="Arial" w:hAnsi="Arial" w:cs="Arial"/>
          <w:sz w:val="20"/>
        </w:rPr>
        <w:t>người dùng</w:t>
      </w:r>
      <w:r w:rsidR="00C12992" w:rsidRPr="001058B5">
        <w:rPr>
          <w:rFonts w:ascii="Arial" w:hAnsi="Arial" w:cs="Arial"/>
          <w:spacing w:val="-28"/>
          <w:sz w:val="20"/>
        </w:rPr>
        <w:t xml:space="preserve"> </w:t>
      </w:r>
      <w:r w:rsidR="00C12992" w:rsidRPr="001058B5">
        <w:rPr>
          <w:rFonts w:ascii="Arial" w:hAnsi="Arial" w:cs="Arial"/>
          <w:sz w:val="20"/>
        </w:rPr>
        <w:t>apps_user</w:t>
      </w:r>
      <w:r w:rsidR="00C12992" w:rsidRPr="001058B5">
        <w:rPr>
          <w:rFonts w:ascii="Arial" w:hAnsi="Arial" w:cs="Arial"/>
          <w:spacing w:val="-101"/>
          <w:sz w:val="20"/>
        </w:rPr>
        <w:t xml:space="preserve"> </w:t>
      </w:r>
      <w:r>
        <w:rPr>
          <w:rFonts w:ascii="Arial" w:hAnsi="Arial" w:cs="Arial"/>
          <w:sz w:val="20"/>
        </w:rPr>
        <w:t xml:space="preserve"> quyền</w:t>
      </w:r>
      <w:r w:rsidR="00C12992" w:rsidRPr="001058B5">
        <w:rPr>
          <w:rFonts w:ascii="Arial" w:hAnsi="Arial" w:cs="Arial"/>
          <w:spacing w:val="-28"/>
          <w:sz w:val="20"/>
        </w:rPr>
        <w:t xml:space="preserve"> </w:t>
      </w:r>
      <w:r w:rsidR="00C12992" w:rsidRPr="001058B5">
        <w:rPr>
          <w:rFonts w:ascii="Arial" w:hAnsi="Arial" w:cs="Arial"/>
          <w:sz w:val="20"/>
        </w:rPr>
        <w:t>SELECT</w:t>
      </w:r>
      <w:r w:rsidR="00C12992" w:rsidRPr="001058B5">
        <w:rPr>
          <w:rFonts w:ascii="Arial" w:hAnsi="Arial" w:cs="Arial"/>
          <w:spacing w:val="-101"/>
          <w:sz w:val="20"/>
        </w:rPr>
        <w:t xml:space="preserve"> </w:t>
      </w:r>
      <w:r>
        <w:rPr>
          <w:rFonts w:ascii="Arial" w:hAnsi="Arial" w:cs="Arial"/>
          <w:spacing w:val="-101"/>
          <w:sz w:val="20"/>
        </w:rPr>
        <w:t xml:space="preserve">    </w:t>
      </w:r>
      <w:r w:rsidR="00C12992" w:rsidRPr="001058B5">
        <w:rPr>
          <w:rFonts w:ascii="Arial" w:hAnsi="Arial" w:cs="Arial"/>
          <w:spacing w:val="-28"/>
          <w:sz w:val="20"/>
        </w:rPr>
        <w:t xml:space="preserve"> </w:t>
      </w:r>
      <w:r>
        <w:rPr>
          <w:rFonts w:ascii="Arial" w:hAnsi="Arial" w:cs="Arial"/>
          <w:spacing w:val="-28"/>
          <w:sz w:val="20"/>
        </w:rPr>
        <w:t xml:space="preserve">bảng </w:t>
      </w:r>
      <w:r w:rsidR="00C12992" w:rsidRPr="001058B5">
        <w:rPr>
          <w:rFonts w:ascii="Arial" w:hAnsi="Arial" w:cs="Arial"/>
          <w:sz w:val="20"/>
        </w:rPr>
        <w:t>the</w:t>
      </w:r>
      <w:r w:rsidR="00C12992" w:rsidRPr="001058B5">
        <w:rPr>
          <w:rFonts w:ascii="Arial" w:hAnsi="Arial" w:cs="Arial"/>
          <w:spacing w:val="-28"/>
          <w:sz w:val="20"/>
        </w:rPr>
        <w:t xml:space="preserve"> </w:t>
      </w:r>
      <w:r w:rsidR="00C12992" w:rsidRPr="001058B5">
        <w:rPr>
          <w:rFonts w:ascii="Arial" w:hAnsi="Arial" w:cs="Arial"/>
          <w:sz w:val="20"/>
        </w:rPr>
        <w:t>product_code_names</w:t>
      </w:r>
      <w:r w:rsidR="00C12992" w:rsidRPr="001058B5">
        <w:rPr>
          <w:rFonts w:ascii="Arial" w:hAnsi="Arial" w:cs="Arial"/>
          <w:spacing w:val="-102"/>
          <w:sz w:val="20"/>
        </w:rPr>
        <w:t xml:space="preserve"> </w:t>
      </w:r>
      <w:r w:rsidR="00C12992" w:rsidRPr="001058B5">
        <w:rPr>
          <w:rFonts w:ascii="Arial" w:hAnsi="Arial" w:cs="Arial"/>
          <w:sz w:val="20"/>
        </w:rPr>
        <w:t>table.</w:t>
      </w:r>
    </w:p>
    <w:p w14:paraId="58D118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ON product_code_names TO apps_user;</w:t>
      </w:r>
    </w:p>
    <w:p w14:paraId="6899E8E3" w14:textId="77777777" w:rsidR="008C539B" w:rsidRPr="001058B5" w:rsidRDefault="008C539B">
      <w:pPr>
        <w:pStyle w:val="BodyText"/>
        <w:rPr>
          <w:rFonts w:ascii="Arial" w:hAnsi="Arial" w:cs="Arial"/>
          <w:sz w:val="25"/>
        </w:rPr>
      </w:pPr>
    </w:p>
    <w:p w14:paraId="73884B8A" w14:textId="489F6D8F" w:rsidR="008C539B" w:rsidRPr="001058B5" w:rsidRDefault="00C12992">
      <w:pPr>
        <w:pStyle w:val="Heading6"/>
      </w:pPr>
      <w:bookmarkStart w:id="1255" w:name="Step_2:_Create_the_Two_Policy_Groups"/>
      <w:bookmarkStart w:id="1256" w:name="_bookmark1494"/>
      <w:bookmarkEnd w:id="1255"/>
      <w:bookmarkEnd w:id="1256"/>
      <w:r w:rsidRPr="001058B5">
        <w:t xml:space="preserve">Step 2: </w:t>
      </w:r>
      <w:r w:rsidR="00E2178B" w:rsidRPr="00E2178B">
        <w:t>Tạo các nhóm hai chính sách</w:t>
      </w:r>
    </w:p>
    <w:p w14:paraId="40E7C9DA" w14:textId="3C88B8B5" w:rsidR="008C539B" w:rsidRPr="001058B5" w:rsidRDefault="003A50B3">
      <w:pPr>
        <w:pStyle w:val="BodyText"/>
        <w:spacing w:line="248" w:lineRule="exact"/>
        <w:ind w:left="2260"/>
        <w:rPr>
          <w:rFonts w:ascii="Arial" w:hAnsi="Arial" w:cs="Arial"/>
        </w:rPr>
      </w:pPr>
      <w:r w:rsidRPr="003A50B3">
        <w:rPr>
          <w:rFonts w:ascii="Arial" w:hAnsi="Arial" w:cs="Arial"/>
        </w:rPr>
        <w:t>Tiếp theo, bạn phải tạo một nhóm chính sách từng người không có csdl, provider_a và provaider_b</w:t>
      </w:r>
      <w:r w:rsidR="00C12992" w:rsidRPr="001058B5">
        <w:rPr>
          <w:rFonts w:ascii="Arial" w:hAnsi="Arial" w:cs="Arial"/>
        </w:rPr>
        <w:t>.</w:t>
      </w:r>
    </w:p>
    <w:p w14:paraId="17377FC6" w14:textId="2A40393B" w:rsidR="008C539B" w:rsidRPr="001058B5" w:rsidRDefault="003A50B3">
      <w:pPr>
        <w:pStyle w:val="ListParagraph"/>
        <w:numPr>
          <w:ilvl w:val="0"/>
          <w:numId w:val="70"/>
        </w:numPr>
        <w:tabs>
          <w:tab w:val="left" w:pos="2620"/>
        </w:tabs>
        <w:spacing w:before="108"/>
        <w:jc w:val="left"/>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w:t>
      </w:r>
      <w:r w:rsidR="00C12992" w:rsidRPr="001058B5">
        <w:rPr>
          <w:rFonts w:ascii="Arial" w:hAnsi="Arial" w:cs="Arial"/>
          <w:spacing w:val="-8"/>
          <w:sz w:val="20"/>
        </w:rPr>
        <w:t xml:space="preserve"> </w:t>
      </w:r>
      <w:r w:rsidR="00C12992" w:rsidRPr="001058B5">
        <w:rPr>
          <w:rFonts w:ascii="Arial" w:hAnsi="Arial" w:cs="Arial"/>
          <w:sz w:val="20"/>
        </w:rPr>
        <w:t>sysadmin_pg.</w:t>
      </w:r>
    </w:p>
    <w:p w14:paraId="472D7EA9"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sysadmin_pg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60E7E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BAE0A00" w14:textId="77777777" w:rsidR="008C539B" w:rsidRPr="001058B5" w:rsidRDefault="008C539B">
      <w:pPr>
        <w:pStyle w:val="BodyText"/>
        <w:spacing w:before="10"/>
        <w:rPr>
          <w:rFonts w:ascii="Arial" w:hAnsi="Arial" w:cs="Arial"/>
          <w:i/>
          <w:sz w:val="27"/>
        </w:rPr>
      </w:pPr>
    </w:p>
    <w:p w14:paraId="7EC25D7D" w14:textId="14F3412A" w:rsidR="008C539B" w:rsidRPr="001058B5" w:rsidRDefault="003A50B3">
      <w:pPr>
        <w:pStyle w:val="ListParagraph"/>
        <w:numPr>
          <w:ilvl w:val="0"/>
          <w:numId w:val="70"/>
        </w:numPr>
        <w:tabs>
          <w:tab w:val="left" w:pos="2020"/>
        </w:tabs>
        <w:spacing w:before="93"/>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provider_a_group</w:t>
      </w:r>
      <w:r w:rsidR="00C12992" w:rsidRPr="001058B5">
        <w:rPr>
          <w:rFonts w:ascii="Arial" w:hAnsi="Arial" w:cs="Arial"/>
          <w:spacing w:val="-88"/>
          <w:sz w:val="20"/>
        </w:rPr>
        <w:t xml:space="preserve"> </w:t>
      </w:r>
      <w:r>
        <w:rPr>
          <w:rFonts w:ascii="Arial" w:hAnsi="Arial" w:cs="Arial"/>
          <w:sz w:val="20"/>
        </w:rPr>
        <w:t>polic</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z w:val="20"/>
        </w:rPr>
        <w:t>sử dụng bởi</w:t>
      </w:r>
      <w:r w:rsidR="00C12992" w:rsidRPr="001058B5">
        <w:rPr>
          <w:rFonts w:ascii="Arial" w:hAnsi="Arial" w:cs="Arial"/>
          <w:spacing w:val="-12"/>
          <w:sz w:val="20"/>
        </w:rPr>
        <w:t xml:space="preserve">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provider_a:</w:t>
      </w:r>
    </w:p>
    <w:p w14:paraId="01898D29"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14F8FE0B"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2F369C8D"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'provider_a_group'); </w:t>
      </w:r>
      <w:r w:rsidRPr="001058B5">
        <w:rPr>
          <w:rFonts w:ascii="Arial" w:hAnsi="Arial" w:cs="Arial"/>
          <w:w w:val="95"/>
          <w:sz w:val="18"/>
        </w:rPr>
        <w:t>END;</w:t>
      </w:r>
    </w:p>
    <w:p w14:paraId="5D20A72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48BA324A" w14:textId="77777777" w:rsidR="008C539B" w:rsidRPr="001058B5" w:rsidRDefault="008C539B">
      <w:pPr>
        <w:pStyle w:val="BodyText"/>
        <w:spacing w:before="3"/>
        <w:rPr>
          <w:rFonts w:ascii="Arial" w:hAnsi="Arial" w:cs="Arial"/>
          <w:sz w:val="18"/>
        </w:rPr>
      </w:pPr>
    </w:p>
    <w:p w14:paraId="2A28273D" w14:textId="6C77B519" w:rsidR="008C539B" w:rsidRPr="001058B5" w:rsidRDefault="003A50B3">
      <w:pPr>
        <w:pStyle w:val="ListParagraph"/>
        <w:numPr>
          <w:ilvl w:val="0"/>
          <w:numId w:val="70"/>
        </w:numPr>
        <w:tabs>
          <w:tab w:val="left" w:pos="2020"/>
        </w:tabs>
        <w:spacing w:before="0"/>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provider_b_group</w:t>
      </w:r>
      <w:r w:rsidR="00C12992" w:rsidRPr="001058B5">
        <w:rPr>
          <w:rFonts w:ascii="Arial" w:hAnsi="Arial" w:cs="Arial"/>
          <w:spacing w:val="-88"/>
          <w:sz w:val="20"/>
        </w:rPr>
        <w:t xml:space="preserve"> </w:t>
      </w:r>
      <w:r w:rsidR="00C12992" w:rsidRPr="001058B5">
        <w:rPr>
          <w:rFonts w:ascii="Arial" w:hAnsi="Arial" w:cs="Arial"/>
          <w:sz w:val="20"/>
        </w:rPr>
        <w:t>policy,</w:t>
      </w:r>
      <w:r w:rsidR="00C12992" w:rsidRPr="001058B5">
        <w:rPr>
          <w:rFonts w:ascii="Arial" w:hAnsi="Arial" w:cs="Arial"/>
          <w:spacing w:val="-13"/>
          <w:sz w:val="20"/>
        </w:rPr>
        <w:t xml:space="preserve"> </w:t>
      </w:r>
      <w:r>
        <w:rPr>
          <w:rFonts w:ascii="Arial" w:hAnsi="Arial" w:cs="Arial"/>
          <w:sz w:val="20"/>
        </w:rPr>
        <w:t xml:space="preserve">sử dụng bởi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provider_b:</w:t>
      </w:r>
    </w:p>
    <w:p w14:paraId="61760748"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080230DF"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57199B13"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'provider_b_group'); </w:t>
      </w:r>
      <w:r w:rsidRPr="001058B5">
        <w:rPr>
          <w:rFonts w:ascii="Arial" w:hAnsi="Arial" w:cs="Arial"/>
          <w:w w:val="95"/>
          <w:sz w:val="18"/>
        </w:rPr>
        <w:t>END;</w:t>
      </w:r>
    </w:p>
    <w:p w14:paraId="0C5F0D5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359033A7" w14:textId="77777777" w:rsidR="008C539B" w:rsidRPr="001058B5" w:rsidRDefault="008C539B">
      <w:pPr>
        <w:pStyle w:val="BodyText"/>
        <w:rPr>
          <w:rFonts w:ascii="Arial" w:hAnsi="Arial" w:cs="Arial"/>
          <w:sz w:val="25"/>
        </w:rPr>
      </w:pPr>
    </w:p>
    <w:p w14:paraId="781A4E1A" w14:textId="380A0340" w:rsidR="008C539B" w:rsidRPr="001058B5" w:rsidRDefault="00C12992">
      <w:pPr>
        <w:pStyle w:val="Heading6"/>
        <w:ind w:left="1660"/>
      </w:pPr>
      <w:bookmarkStart w:id="1257" w:name="Step_3:_Create_PL/SQL_Functions_to_Contr"/>
      <w:bookmarkStart w:id="1258" w:name="_bookmark1495"/>
      <w:bookmarkEnd w:id="1257"/>
      <w:bookmarkEnd w:id="1258"/>
      <w:r w:rsidRPr="001058B5">
        <w:t xml:space="preserve">Step 3: </w:t>
      </w:r>
      <w:r w:rsidR="003A50B3" w:rsidRPr="003A50B3">
        <w:t>Tạo các hàm PL / SQL để kiểm soát các nhóm chính sách</w:t>
      </w:r>
    </w:p>
    <w:p w14:paraId="243343BE" w14:textId="75107A80" w:rsidR="008C539B" w:rsidRPr="001058B5" w:rsidRDefault="003A50B3">
      <w:pPr>
        <w:pStyle w:val="BodyText"/>
        <w:spacing w:before="54" w:line="232" w:lineRule="auto"/>
        <w:ind w:left="1660" w:right="739"/>
        <w:rPr>
          <w:rFonts w:ascii="Arial" w:hAnsi="Arial" w:cs="Arial"/>
        </w:rPr>
      </w:pPr>
      <w:r w:rsidRPr="003A50B3">
        <w:rPr>
          <w:rFonts w:ascii="Arial" w:hAnsi="Arial" w:cs="Arial"/>
        </w:rPr>
        <w:t>Mỗi nhóm chính sách mà bạn đã tạo trong Bước 2: Tạo hai Nhóm chính sách phải có một hàm xác định cách ứng dụng có thể kiểm soát quyền truy cập dữ liệu cho người dùng provider_a và provider_b</w:t>
      </w:r>
      <w:r w:rsidR="00C12992" w:rsidRPr="001058B5">
        <w:rPr>
          <w:rFonts w:ascii="Arial" w:hAnsi="Arial" w:cs="Arial"/>
        </w:rPr>
        <w:t>.</w:t>
      </w:r>
    </w:p>
    <w:p w14:paraId="5DBA9315" w14:textId="466B907C" w:rsidR="008C539B" w:rsidRPr="001058B5" w:rsidRDefault="003A50B3">
      <w:pPr>
        <w:pStyle w:val="ListParagraph"/>
        <w:numPr>
          <w:ilvl w:val="0"/>
          <w:numId w:val="69"/>
        </w:numPr>
        <w:tabs>
          <w:tab w:val="left" w:pos="2020"/>
        </w:tabs>
        <w:spacing w:before="117" w:line="228" w:lineRule="auto"/>
        <w:ind w:right="977"/>
        <w:rPr>
          <w:rFonts w:ascii="Arial" w:hAnsi="Arial" w:cs="Arial"/>
          <w:sz w:val="20"/>
        </w:rPr>
      </w:pPr>
      <w:r>
        <w:rPr>
          <w:rFonts w:ascii="Arial" w:hAnsi="Arial" w:cs="Arial"/>
          <w:spacing w:val="-6"/>
          <w:w w:val="95"/>
          <w:sz w:val="20"/>
        </w:rPr>
        <w:t>Tạo hàm</w:t>
      </w:r>
      <w:r w:rsidR="00C12992" w:rsidRPr="001058B5">
        <w:rPr>
          <w:rFonts w:ascii="Arial" w:hAnsi="Arial" w:cs="Arial"/>
          <w:spacing w:val="-6"/>
          <w:w w:val="95"/>
          <w:sz w:val="20"/>
        </w:rPr>
        <w:t xml:space="preserve"> </w:t>
      </w:r>
      <w:r w:rsidR="00C12992" w:rsidRPr="001058B5">
        <w:rPr>
          <w:rFonts w:ascii="Arial" w:hAnsi="Arial" w:cs="Arial"/>
          <w:w w:val="95"/>
          <w:sz w:val="20"/>
        </w:rPr>
        <w:t>vpd_function_provider_a,</w:t>
      </w:r>
      <w:r w:rsidR="00C12992" w:rsidRPr="001058B5">
        <w:rPr>
          <w:rFonts w:ascii="Arial" w:hAnsi="Arial" w:cs="Arial"/>
          <w:spacing w:val="-5"/>
          <w:w w:val="95"/>
          <w:sz w:val="20"/>
        </w:rPr>
        <w:t xml:space="preserve"> </w:t>
      </w:r>
      <w:r>
        <w:rPr>
          <w:rFonts w:ascii="Arial" w:hAnsi="Arial" w:cs="Arial"/>
          <w:w w:val="95"/>
          <w:sz w:val="20"/>
        </w:rPr>
        <w:t>giới hạn truy cập bởi</w:t>
      </w:r>
      <w:r w:rsidR="00C12992" w:rsidRPr="001058B5">
        <w:rPr>
          <w:rFonts w:ascii="Arial" w:hAnsi="Arial" w:cs="Arial"/>
          <w:spacing w:val="-4"/>
          <w:sz w:val="20"/>
        </w:rPr>
        <w:t xml:space="preserve"> </w:t>
      </w:r>
      <w:r w:rsidR="00C12992" w:rsidRPr="001058B5">
        <w:rPr>
          <w:rFonts w:ascii="Arial" w:hAnsi="Arial" w:cs="Arial"/>
          <w:sz w:val="20"/>
        </w:rPr>
        <w:t>provider_a.</w:t>
      </w:r>
    </w:p>
    <w:p w14:paraId="59A97C45" w14:textId="77777777" w:rsidR="008C539B" w:rsidRPr="001058B5" w:rsidRDefault="00C12992">
      <w:pPr>
        <w:spacing w:before="140" w:line="259" w:lineRule="auto"/>
        <w:ind w:left="2112" w:right="2769" w:hanging="93"/>
        <w:rPr>
          <w:rFonts w:ascii="Arial" w:hAnsi="Arial" w:cs="Arial"/>
          <w:sz w:val="18"/>
        </w:rPr>
      </w:pPr>
      <w:r w:rsidRPr="001058B5">
        <w:rPr>
          <w:rFonts w:ascii="Arial" w:hAnsi="Arial" w:cs="Arial"/>
          <w:w w:val="95"/>
          <w:sz w:val="18"/>
        </w:rPr>
        <w:t>CREATE OR REPLACE FUNCTION vpd_function_provider_a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561155A1"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720EF746" w14:textId="77777777" w:rsidR="008C539B" w:rsidRPr="001058B5" w:rsidRDefault="00C12992">
      <w:pPr>
        <w:spacing w:before="17"/>
        <w:ind w:left="2297"/>
        <w:rPr>
          <w:rFonts w:ascii="Arial" w:hAnsi="Arial" w:cs="Arial"/>
          <w:sz w:val="18"/>
        </w:rPr>
      </w:pPr>
      <w:r w:rsidRPr="001058B5">
        <w:rPr>
          <w:rFonts w:ascii="Arial" w:hAnsi="Arial" w:cs="Arial"/>
          <w:w w:val="95"/>
          <w:sz w:val="18"/>
        </w:rPr>
        <w:t>IF LOWER(SYS_CONTEXT('USERENV','CLIENT_IDENTIFIER')) = 'provider_a'</w:t>
      </w:r>
    </w:p>
    <w:p w14:paraId="433126F3" w14:textId="77777777" w:rsidR="008C539B" w:rsidRPr="001058B5" w:rsidRDefault="00C12992">
      <w:pPr>
        <w:spacing w:before="16"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4FB00F1E"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3040DFBF" w14:textId="77777777" w:rsidR="008C539B" w:rsidRPr="001058B5" w:rsidRDefault="00C12992">
      <w:pPr>
        <w:spacing w:before="16" w:line="259" w:lineRule="auto"/>
        <w:ind w:left="2020" w:right="62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D460CD" w14:textId="77777777" w:rsidR="008C539B" w:rsidRPr="001058B5" w:rsidRDefault="00C12992">
      <w:pPr>
        <w:ind w:left="2020"/>
        <w:rPr>
          <w:rFonts w:ascii="Arial" w:hAnsi="Arial" w:cs="Arial"/>
          <w:sz w:val="18"/>
        </w:rPr>
      </w:pPr>
      <w:r w:rsidRPr="001058B5">
        <w:rPr>
          <w:rFonts w:ascii="Arial" w:hAnsi="Arial" w:cs="Arial"/>
          <w:w w:val="86"/>
          <w:sz w:val="18"/>
        </w:rPr>
        <w:t>/</w:t>
      </w:r>
    </w:p>
    <w:p w14:paraId="45927E13" w14:textId="77777777" w:rsidR="008C539B" w:rsidRPr="001058B5" w:rsidRDefault="008C539B">
      <w:pPr>
        <w:pStyle w:val="BodyText"/>
        <w:spacing w:before="1"/>
        <w:rPr>
          <w:rFonts w:ascii="Arial" w:hAnsi="Arial" w:cs="Arial"/>
          <w:sz w:val="19"/>
        </w:rPr>
      </w:pPr>
    </w:p>
    <w:p w14:paraId="1FFB846F" w14:textId="7EFD9147" w:rsidR="008C539B" w:rsidRPr="001058B5" w:rsidRDefault="003A50B3">
      <w:pPr>
        <w:pStyle w:val="BodyText"/>
        <w:spacing w:line="228" w:lineRule="auto"/>
        <w:ind w:left="2019" w:right="700"/>
        <w:rPr>
          <w:rFonts w:ascii="Arial" w:hAnsi="Arial" w:cs="Arial"/>
        </w:rPr>
      </w:pPr>
      <w:r w:rsidRPr="003A50B3">
        <w:rPr>
          <w:rFonts w:ascii="Arial" w:hAnsi="Arial" w:cs="Arial"/>
        </w:rPr>
        <w:t>Hàm này kiểm tra xem người dùng đăng nhập có thực sự là người dùng provider_a hay không. Nếu điều này là đúng, thì chỉ dữ liệu trong cột bảng product_code_names group_a và year_a mới hiển thị với provider_a. Dữ liệu trong cột group_b và year_b sẽ không xuất hiện cho provider_a. Điều này hoạt động như sau: Đặt điều kiện: = '1 = 2' ẩn các cột có liên quan. Trong Bước 4: Thêm các hàm PL / SQL vào các nhóm chính sách, bạn chỉ rõ các cột này trong tham số SEC_RELEVANT_COLS.</w:t>
      </w:r>
    </w:p>
    <w:p w14:paraId="0F144E86" w14:textId="77777777" w:rsidR="008C539B" w:rsidRPr="001058B5" w:rsidRDefault="00C12992">
      <w:pPr>
        <w:pStyle w:val="BodyText"/>
        <w:spacing w:before="122" w:line="232" w:lineRule="auto"/>
        <w:ind w:left="2020" w:right="713"/>
        <w:rPr>
          <w:rFonts w:ascii="Arial" w:hAnsi="Arial" w:cs="Arial"/>
        </w:rPr>
      </w:pPr>
      <w:r w:rsidRPr="001058B5">
        <w:rPr>
          <w:rFonts w:ascii="Arial" w:hAnsi="Arial" w:cs="Arial"/>
        </w:rPr>
        <w:t xml:space="preserve">See </w:t>
      </w:r>
      <w:hyperlink w:anchor="_bookmark1372" w:history="1">
        <w:r w:rsidRPr="001058B5">
          <w:rPr>
            <w:rFonts w:ascii="Arial" w:hAnsi="Arial" w:cs="Arial"/>
            <w:color w:val="0000CC"/>
          </w:rPr>
          <w:t xml:space="preserve">"Creating a Function to Generate the Dynamic WHERE Clause" </w:t>
        </w:r>
      </w:hyperlink>
      <w:hyperlink w:anchor="_bookmark1372" w:history="1">
        <w:r w:rsidRPr="001058B5">
          <w:rPr>
            <w:rFonts w:ascii="Arial" w:hAnsi="Arial" w:cs="Arial"/>
          </w:rPr>
          <w:t xml:space="preserve">on page 7-4 </w:t>
        </w:r>
      </w:hyperlink>
      <w:r w:rsidRPr="001058B5">
        <w:rPr>
          <w:rFonts w:ascii="Arial" w:hAnsi="Arial" w:cs="Arial"/>
        </w:rPr>
        <w:t>for detailed information on the components of this type of function.</w:t>
      </w:r>
    </w:p>
    <w:p w14:paraId="19152700" w14:textId="238C622A" w:rsidR="008C539B" w:rsidRPr="001058B5" w:rsidRDefault="002F0D83">
      <w:pPr>
        <w:pStyle w:val="ListParagraph"/>
        <w:numPr>
          <w:ilvl w:val="0"/>
          <w:numId w:val="69"/>
        </w:numPr>
        <w:tabs>
          <w:tab w:val="left" w:pos="2020"/>
        </w:tabs>
        <w:spacing w:before="121" w:line="228" w:lineRule="auto"/>
        <w:ind w:right="925"/>
        <w:rPr>
          <w:rFonts w:ascii="Arial" w:hAnsi="Arial" w:cs="Arial"/>
          <w:sz w:val="20"/>
        </w:rPr>
      </w:pPr>
      <w:r>
        <w:rPr>
          <w:rFonts w:ascii="Arial" w:hAnsi="Arial" w:cs="Arial"/>
          <w:w w:val="95"/>
          <w:sz w:val="20"/>
        </w:rPr>
        <w:t>Tạo hàm</w:t>
      </w:r>
      <w:r w:rsidR="00C12992" w:rsidRPr="001058B5">
        <w:rPr>
          <w:rFonts w:ascii="Arial" w:hAnsi="Arial" w:cs="Arial"/>
          <w:spacing w:val="-6"/>
          <w:w w:val="95"/>
          <w:sz w:val="20"/>
        </w:rPr>
        <w:t xml:space="preserve"> </w:t>
      </w:r>
      <w:r>
        <w:rPr>
          <w:rFonts w:ascii="Arial" w:hAnsi="Arial" w:cs="Arial"/>
          <w:w w:val="95"/>
          <w:sz w:val="20"/>
        </w:rPr>
        <w:t>vpd_function_provider_b</w:t>
      </w:r>
      <w:r w:rsidR="00C12992" w:rsidRPr="001058B5">
        <w:rPr>
          <w:rFonts w:ascii="Arial" w:hAnsi="Arial" w:cs="Arial"/>
          <w:w w:val="95"/>
          <w:sz w:val="20"/>
        </w:rPr>
        <w:t>,</w:t>
      </w:r>
      <w:r w:rsidR="00C12992" w:rsidRPr="001058B5">
        <w:rPr>
          <w:rFonts w:ascii="Arial" w:hAnsi="Arial" w:cs="Arial"/>
          <w:spacing w:val="-6"/>
          <w:w w:val="95"/>
          <w:sz w:val="20"/>
        </w:rPr>
        <w:t xml:space="preserve"> </w:t>
      </w:r>
      <w:r>
        <w:rPr>
          <w:rFonts w:ascii="Arial" w:hAnsi="Arial" w:cs="Arial"/>
          <w:spacing w:val="-6"/>
          <w:w w:val="95"/>
          <w:sz w:val="20"/>
        </w:rPr>
        <w:t>để giới hạn truy cập dữ liệu bởi</w:t>
      </w:r>
      <w:r w:rsidR="00C12992" w:rsidRPr="001058B5">
        <w:rPr>
          <w:rFonts w:ascii="Arial" w:hAnsi="Arial" w:cs="Arial"/>
          <w:sz w:val="20"/>
        </w:rPr>
        <w:t xml:space="preserve"> user</w:t>
      </w:r>
      <w:r w:rsidR="00C12992" w:rsidRPr="001058B5">
        <w:rPr>
          <w:rFonts w:ascii="Arial" w:hAnsi="Arial" w:cs="Arial"/>
          <w:spacing w:val="-4"/>
          <w:sz w:val="20"/>
        </w:rPr>
        <w:t xml:space="preserve"> </w:t>
      </w:r>
      <w:r w:rsidR="00C12992" w:rsidRPr="001058B5">
        <w:rPr>
          <w:rFonts w:ascii="Arial" w:hAnsi="Arial" w:cs="Arial"/>
          <w:sz w:val="20"/>
        </w:rPr>
        <w:t>provider_a.</w:t>
      </w:r>
    </w:p>
    <w:p w14:paraId="5B85E6F1" w14:textId="77777777" w:rsidR="008C539B" w:rsidRPr="001058B5" w:rsidRDefault="00C12992">
      <w:pPr>
        <w:spacing w:before="139" w:line="259" w:lineRule="auto"/>
        <w:ind w:left="2112" w:right="2769" w:hanging="93"/>
        <w:rPr>
          <w:rFonts w:ascii="Arial" w:hAnsi="Arial" w:cs="Arial"/>
          <w:sz w:val="18"/>
        </w:rPr>
      </w:pPr>
      <w:r w:rsidRPr="001058B5">
        <w:rPr>
          <w:rFonts w:ascii="Arial" w:hAnsi="Arial" w:cs="Arial"/>
          <w:w w:val="95"/>
          <w:sz w:val="18"/>
        </w:rPr>
        <w:t>CREATE OR REPLACE FUNCTION vpd_function_provider_b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3AF99161" w14:textId="77777777" w:rsidR="008C539B" w:rsidRPr="001058B5" w:rsidRDefault="00C12992">
      <w:pPr>
        <w:spacing w:before="1"/>
        <w:ind w:left="2204"/>
        <w:rPr>
          <w:rFonts w:ascii="Arial" w:hAnsi="Arial" w:cs="Arial"/>
          <w:sz w:val="18"/>
        </w:rPr>
      </w:pPr>
      <w:r w:rsidRPr="001058B5">
        <w:rPr>
          <w:rFonts w:ascii="Arial" w:hAnsi="Arial" w:cs="Arial"/>
          <w:w w:val="95"/>
          <w:sz w:val="18"/>
        </w:rPr>
        <w:t>BEGIN</w:t>
      </w:r>
    </w:p>
    <w:p w14:paraId="134B0A50" w14:textId="77777777" w:rsidR="008C539B" w:rsidRPr="001058B5" w:rsidRDefault="00C12992">
      <w:pPr>
        <w:spacing w:before="16"/>
        <w:ind w:left="2297"/>
        <w:rPr>
          <w:rFonts w:ascii="Arial" w:hAnsi="Arial" w:cs="Arial"/>
          <w:sz w:val="18"/>
        </w:rPr>
      </w:pPr>
      <w:r w:rsidRPr="001058B5">
        <w:rPr>
          <w:rFonts w:ascii="Arial" w:hAnsi="Arial" w:cs="Arial"/>
          <w:w w:val="95"/>
          <w:sz w:val="18"/>
        </w:rPr>
        <w:t>IF LOWER(SYS_CONTEXT('USERENV','CLIENT_IDENTIFIER')) = 'provider_b'</w:t>
      </w:r>
    </w:p>
    <w:p w14:paraId="40D74AE5" w14:textId="77777777" w:rsidR="008C539B" w:rsidRPr="001058B5" w:rsidRDefault="00C12992">
      <w:pPr>
        <w:spacing w:before="15"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1E611700"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0DBC0C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233B39E" w14:textId="77777777" w:rsidR="008C539B" w:rsidRPr="001058B5" w:rsidRDefault="008C539B">
      <w:pPr>
        <w:pStyle w:val="BodyText"/>
        <w:rPr>
          <w:rFonts w:ascii="Arial" w:hAnsi="Arial" w:cs="Arial"/>
        </w:rPr>
      </w:pPr>
    </w:p>
    <w:p w14:paraId="147E67BA" w14:textId="77777777" w:rsidR="008C539B" w:rsidRPr="001058B5" w:rsidRDefault="008C539B">
      <w:pPr>
        <w:pStyle w:val="BodyText"/>
        <w:spacing w:before="7"/>
        <w:rPr>
          <w:rFonts w:ascii="Arial" w:hAnsi="Arial" w:cs="Arial"/>
          <w:sz w:val="18"/>
        </w:rPr>
      </w:pPr>
    </w:p>
    <w:p w14:paraId="505E0E4F" w14:textId="77777777" w:rsidR="008C539B" w:rsidRPr="001058B5" w:rsidRDefault="00C12992">
      <w:pPr>
        <w:spacing w:line="259" w:lineRule="auto"/>
        <w:ind w:left="2620" w:right="56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57BEF8" w14:textId="77777777" w:rsidR="008C539B" w:rsidRPr="001058B5" w:rsidRDefault="00C12992">
      <w:pPr>
        <w:spacing w:line="203" w:lineRule="exact"/>
        <w:ind w:left="2620"/>
        <w:rPr>
          <w:rFonts w:ascii="Arial" w:hAnsi="Arial" w:cs="Arial"/>
          <w:sz w:val="18"/>
        </w:rPr>
      </w:pPr>
      <w:r w:rsidRPr="001058B5">
        <w:rPr>
          <w:rFonts w:ascii="Arial" w:hAnsi="Arial" w:cs="Arial"/>
          <w:w w:val="86"/>
          <w:sz w:val="18"/>
        </w:rPr>
        <w:t>/</w:t>
      </w:r>
    </w:p>
    <w:p w14:paraId="18461ADF" w14:textId="77777777" w:rsidR="008C539B" w:rsidRPr="001058B5" w:rsidRDefault="008C539B">
      <w:pPr>
        <w:pStyle w:val="BodyText"/>
        <w:spacing w:before="2"/>
        <w:rPr>
          <w:rFonts w:ascii="Arial" w:hAnsi="Arial" w:cs="Arial"/>
          <w:sz w:val="19"/>
        </w:rPr>
      </w:pPr>
    </w:p>
    <w:p w14:paraId="54818A44" w14:textId="77777777" w:rsidR="008C539B" w:rsidRPr="001058B5" w:rsidRDefault="00C12992">
      <w:pPr>
        <w:pStyle w:val="BodyText"/>
        <w:spacing w:line="228" w:lineRule="auto"/>
        <w:ind w:left="2620" w:right="183"/>
        <w:rPr>
          <w:rFonts w:ascii="Arial" w:hAnsi="Arial" w:cs="Arial"/>
        </w:rPr>
      </w:pPr>
      <w:r w:rsidRPr="001058B5">
        <w:rPr>
          <w:rFonts w:ascii="Arial" w:hAnsi="Arial" w:cs="Arial"/>
        </w:rPr>
        <w:t>Similar</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vpd_function_provider_a</w:t>
      </w:r>
      <w:r w:rsidRPr="001058B5">
        <w:rPr>
          <w:rFonts w:ascii="Arial" w:hAnsi="Arial" w:cs="Arial"/>
          <w:spacing w:val="-100"/>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this</w:t>
      </w:r>
      <w:r w:rsidRPr="001058B5">
        <w:rPr>
          <w:rFonts w:ascii="Arial" w:hAnsi="Arial" w:cs="Arial"/>
          <w:spacing w:val="-27"/>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checks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 xml:space="preserve">the user logging in is really user provider_b. If this is true, then only the data in the columns group_b and year_b will be visible to provider_b, with data in the </w:t>
      </w:r>
      <w:r w:rsidRPr="001058B5">
        <w:rPr>
          <w:rFonts w:ascii="Arial" w:hAnsi="Arial" w:cs="Arial"/>
          <w:w w:val="95"/>
        </w:rPr>
        <w:t>group_a</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year_a</w:t>
      </w:r>
      <w:r w:rsidRPr="001058B5">
        <w:rPr>
          <w:rFonts w:ascii="Arial" w:hAnsi="Arial" w:cs="Arial"/>
          <w:spacing w:val="-89"/>
          <w:w w:val="95"/>
        </w:rPr>
        <w:t xml:space="preserve"> </w:t>
      </w:r>
      <w:r w:rsidRPr="001058B5">
        <w:rPr>
          <w:rFonts w:ascii="Arial" w:hAnsi="Arial" w:cs="Arial"/>
          <w:w w:val="95"/>
        </w:rPr>
        <w:t>not</w:t>
      </w:r>
      <w:r w:rsidRPr="001058B5">
        <w:rPr>
          <w:rFonts w:ascii="Arial" w:hAnsi="Arial" w:cs="Arial"/>
          <w:spacing w:val="-18"/>
          <w:w w:val="95"/>
        </w:rPr>
        <w:t xml:space="preserve"> </w:t>
      </w:r>
      <w:r w:rsidRPr="001058B5">
        <w:rPr>
          <w:rFonts w:ascii="Arial" w:hAnsi="Arial" w:cs="Arial"/>
          <w:w w:val="95"/>
        </w:rPr>
        <w:t>appearing</w:t>
      </w:r>
      <w:r w:rsidRPr="001058B5">
        <w:rPr>
          <w:rFonts w:ascii="Arial" w:hAnsi="Arial" w:cs="Arial"/>
          <w:spacing w:val="-18"/>
          <w:w w:val="95"/>
        </w:rPr>
        <w:t xml:space="preserve"> </w:t>
      </w:r>
      <w:r w:rsidRPr="001058B5">
        <w:rPr>
          <w:rFonts w:ascii="Arial" w:hAnsi="Arial" w:cs="Arial"/>
          <w:w w:val="95"/>
        </w:rPr>
        <w:t>for</w:t>
      </w:r>
      <w:r w:rsidRPr="001058B5">
        <w:rPr>
          <w:rFonts w:ascii="Arial" w:hAnsi="Arial" w:cs="Arial"/>
          <w:spacing w:val="-18"/>
          <w:w w:val="95"/>
        </w:rPr>
        <w:t xml:space="preserve"> </w:t>
      </w:r>
      <w:r w:rsidRPr="001058B5">
        <w:rPr>
          <w:rFonts w:ascii="Arial" w:hAnsi="Arial" w:cs="Arial"/>
          <w:w w:val="95"/>
        </w:rPr>
        <w:t>provider_b.</w:t>
      </w:r>
      <w:r w:rsidRPr="001058B5">
        <w:rPr>
          <w:rFonts w:ascii="Arial" w:hAnsi="Arial" w:cs="Arial"/>
          <w:spacing w:val="-18"/>
          <w:w w:val="95"/>
        </w:rPr>
        <w:t xml:space="preserve"> </w:t>
      </w:r>
      <w:r w:rsidRPr="001058B5">
        <w:rPr>
          <w:rFonts w:ascii="Arial" w:hAnsi="Arial" w:cs="Arial"/>
          <w:w w:val="95"/>
        </w:rPr>
        <w:t>Similar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vpd_function_ </w:t>
      </w:r>
      <w:r w:rsidRPr="001058B5">
        <w:rPr>
          <w:rFonts w:ascii="Arial" w:hAnsi="Arial" w:cs="Arial"/>
        </w:rPr>
        <w:t>provider_a</w:t>
      </w:r>
      <w:r w:rsidRPr="001058B5">
        <w:rPr>
          <w:rFonts w:ascii="Arial" w:hAnsi="Arial" w:cs="Arial"/>
          <w:spacing w:val="-102"/>
        </w:rPr>
        <w:t xml:space="preserve"> </w:t>
      </w:r>
      <w:r w:rsidRPr="001058B5">
        <w:rPr>
          <w:rFonts w:ascii="Arial" w:hAnsi="Arial" w:cs="Arial"/>
        </w:rPr>
        <w:t>function,</w:t>
      </w:r>
      <w:r w:rsidRPr="001058B5">
        <w:rPr>
          <w:rFonts w:ascii="Arial" w:hAnsi="Arial" w:cs="Arial"/>
          <w:spacing w:val="-30"/>
        </w:rPr>
        <w:t xml:space="preserve"> </w:t>
      </w:r>
      <w:r w:rsidRPr="001058B5">
        <w:rPr>
          <w:rFonts w:ascii="Arial" w:hAnsi="Arial" w:cs="Arial"/>
        </w:rPr>
        <w:t>predicate</w:t>
      </w:r>
      <w:r w:rsidRPr="001058B5">
        <w:rPr>
          <w:rFonts w:ascii="Arial" w:hAnsi="Arial" w:cs="Arial"/>
          <w:spacing w:val="-77"/>
        </w:rPr>
        <w:t xml:space="preserve"> </w:t>
      </w:r>
      <w:r w:rsidRPr="001058B5">
        <w:rPr>
          <w:rFonts w:ascii="Arial" w:hAnsi="Arial" w:cs="Arial"/>
        </w:rPr>
        <w:t>:=</w:t>
      </w:r>
      <w:r w:rsidRPr="001058B5">
        <w:rPr>
          <w:rFonts w:ascii="Arial" w:hAnsi="Arial" w:cs="Arial"/>
          <w:spacing w:val="-77"/>
        </w:rPr>
        <w:t xml:space="preserve"> </w:t>
      </w:r>
      <w:r w:rsidRPr="001058B5">
        <w:rPr>
          <w:rFonts w:ascii="Arial" w:hAnsi="Arial" w:cs="Arial"/>
        </w:rPr>
        <w:t>'1=2'</w:t>
      </w:r>
      <w:r w:rsidRPr="001058B5">
        <w:rPr>
          <w:rFonts w:ascii="Arial" w:hAnsi="Arial" w:cs="Arial"/>
          <w:spacing w:val="-103"/>
        </w:rPr>
        <w:t xml:space="preserve"> </w:t>
      </w:r>
      <w:r w:rsidRPr="001058B5">
        <w:rPr>
          <w:rFonts w:ascii="Arial" w:hAnsi="Arial" w:cs="Arial"/>
        </w:rPr>
        <w:t>hides</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relevant</w:t>
      </w:r>
      <w:r w:rsidRPr="001058B5">
        <w:rPr>
          <w:rFonts w:ascii="Arial" w:hAnsi="Arial" w:cs="Arial"/>
          <w:spacing w:val="-29"/>
        </w:rPr>
        <w:t xml:space="preserve"> </w:t>
      </w:r>
      <w:r w:rsidRPr="001058B5">
        <w:rPr>
          <w:rFonts w:ascii="Arial" w:hAnsi="Arial" w:cs="Arial"/>
        </w:rPr>
        <w:t>columns</w:t>
      </w:r>
      <w:r w:rsidRPr="001058B5">
        <w:rPr>
          <w:rFonts w:ascii="Arial" w:hAnsi="Arial" w:cs="Arial"/>
          <w:spacing w:val="-29"/>
        </w:rPr>
        <w:t xml:space="preserve"> </w:t>
      </w:r>
      <w:r w:rsidRPr="001058B5">
        <w:rPr>
          <w:rFonts w:ascii="Arial" w:hAnsi="Arial" w:cs="Arial"/>
        </w:rPr>
        <w:t xml:space="preserve">specified </w:t>
      </w:r>
      <w:hyperlink w:anchor="_bookmark149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4:</w:t>
        </w:r>
        <w:r w:rsidRPr="001058B5">
          <w:rPr>
            <w:rFonts w:ascii="Arial" w:hAnsi="Arial" w:cs="Arial"/>
            <w:color w:val="0000CC"/>
            <w:spacing w:val="-27"/>
          </w:rPr>
          <w:t xml:space="preserve"> </w:t>
        </w:r>
        <w:r w:rsidRPr="001058B5">
          <w:rPr>
            <w:rFonts w:ascii="Arial" w:hAnsi="Arial" w:cs="Arial"/>
            <w:color w:val="0000CC"/>
          </w:rPr>
          <w:t>Add</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PL/SQL</w:t>
        </w:r>
        <w:r w:rsidRPr="001058B5">
          <w:rPr>
            <w:rFonts w:ascii="Arial" w:hAnsi="Arial" w:cs="Arial"/>
            <w:color w:val="0000CC"/>
            <w:spacing w:val="-28"/>
          </w:rPr>
          <w:t xml:space="preserve"> </w:t>
        </w:r>
        <w:r w:rsidRPr="001058B5">
          <w:rPr>
            <w:rFonts w:ascii="Arial" w:hAnsi="Arial" w:cs="Arial"/>
            <w:color w:val="0000CC"/>
          </w:rPr>
          <w:t>Functions</w:t>
        </w:r>
        <w:r w:rsidRPr="001058B5">
          <w:rPr>
            <w:rFonts w:ascii="Arial" w:hAnsi="Arial" w:cs="Arial"/>
            <w:color w:val="0000CC"/>
            <w:spacing w:val="-28"/>
          </w:rPr>
          <w:t xml:space="preserve"> </w:t>
        </w:r>
        <w:r w:rsidRPr="001058B5">
          <w:rPr>
            <w:rFonts w:ascii="Arial" w:hAnsi="Arial" w:cs="Arial"/>
            <w:color w:val="0000CC"/>
          </w:rPr>
          <w:t>to</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Policy</w:t>
        </w:r>
        <w:r w:rsidRPr="001058B5">
          <w:rPr>
            <w:rFonts w:ascii="Arial" w:hAnsi="Arial" w:cs="Arial"/>
            <w:color w:val="0000CC"/>
            <w:spacing w:val="-28"/>
          </w:rPr>
          <w:t xml:space="preserve"> </w:t>
        </w:r>
        <w:r w:rsidRPr="001058B5">
          <w:rPr>
            <w:rFonts w:ascii="Arial" w:hAnsi="Arial" w:cs="Arial"/>
            <w:color w:val="0000CC"/>
          </w:rPr>
          <w:t>Groups</w:t>
        </w:r>
        <w:r w:rsidRPr="001058B5">
          <w:rPr>
            <w:rFonts w:ascii="Arial" w:hAnsi="Arial" w:cs="Arial"/>
            <w:color w:val="0000CC"/>
            <w:spacing w:val="-28"/>
          </w:rPr>
          <w:t xml:space="preserve"> </w:t>
        </w:r>
      </w:hyperlink>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SEC_RELEVANT_COLS parameter.</w:t>
      </w:r>
    </w:p>
    <w:p w14:paraId="08A247D2" w14:textId="77777777" w:rsidR="008C539B" w:rsidRPr="001058B5" w:rsidRDefault="008C539B">
      <w:pPr>
        <w:pStyle w:val="BodyText"/>
        <w:spacing w:before="7"/>
        <w:rPr>
          <w:rFonts w:ascii="Arial" w:hAnsi="Arial" w:cs="Arial"/>
          <w:sz w:val="23"/>
        </w:rPr>
      </w:pPr>
    </w:p>
    <w:p w14:paraId="54A9F318" w14:textId="130C156C" w:rsidR="008C539B" w:rsidRPr="001058B5" w:rsidRDefault="00C12992">
      <w:pPr>
        <w:pStyle w:val="Heading6"/>
      </w:pPr>
      <w:bookmarkStart w:id="1259" w:name="Step_4:_Add_the_PL/SQL_Functions_to_the_"/>
      <w:bookmarkStart w:id="1260" w:name="_bookmark1496"/>
      <w:bookmarkEnd w:id="1259"/>
      <w:bookmarkEnd w:id="1260"/>
      <w:r w:rsidRPr="001058B5">
        <w:t xml:space="preserve">Step 4: </w:t>
      </w:r>
      <w:r w:rsidR="002F0D83" w:rsidRPr="002F0D83">
        <w:t>Thêm các hàm PL / SQL vào các nhóm chính sách</w:t>
      </w:r>
    </w:p>
    <w:p w14:paraId="16DFB537" w14:textId="23A8A9A3" w:rsidR="008C539B" w:rsidRPr="001058B5" w:rsidRDefault="002F0D83">
      <w:pPr>
        <w:pStyle w:val="BodyText"/>
        <w:spacing w:before="55" w:line="232" w:lineRule="auto"/>
        <w:ind w:left="2260" w:right="102"/>
        <w:rPr>
          <w:rFonts w:ascii="Arial" w:hAnsi="Arial" w:cs="Arial"/>
        </w:rPr>
      </w:pPr>
      <w:r w:rsidRPr="002F0D83">
        <w:rPr>
          <w:rFonts w:ascii="Arial" w:hAnsi="Arial" w:cs="Arial"/>
        </w:rPr>
        <w:t>Bây giờ bạn đã tạo ra các hàm cần thiết, bạn đã sẵn sàng liên kết chúng với các nhóm chính sách thích hợp của chúng</w:t>
      </w:r>
      <w:r w:rsidR="00C12992" w:rsidRPr="001058B5">
        <w:rPr>
          <w:rFonts w:ascii="Arial" w:hAnsi="Arial" w:cs="Arial"/>
        </w:rPr>
        <w:t>.</w:t>
      </w:r>
    </w:p>
    <w:p w14:paraId="1F37BC20" w14:textId="4AFB8D2F" w:rsidR="008C539B" w:rsidRPr="001058B5" w:rsidRDefault="002F0D83" w:rsidP="002F0D83">
      <w:pPr>
        <w:pStyle w:val="ListParagraph"/>
        <w:numPr>
          <w:ilvl w:val="1"/>
          <w:numId w:val="69"/>
        </w:numPr>
        <w:tabs>
          <w:tab w:val="left" w:pos="2620"/>
        </w:tabs>
        <w:spacing w:before="122" w:line="228" w:lineRule="auto"/>
        <w:ind w:right="671"/>
        <w:rPr>
          <w:rFonts w:ascii="Arial" w:hAnsi="Arial" w:cs="Arial"/>
          <w:sz w:val="20"/>
        </w:rPr>
      </w:pPr>
      <w:r w:rsidRPr="002F0D83">
        <w:rPr>
          <w:rFonts w:ascii="Arial" w:hAnsi="Arial" w:cs="Arial"/>
          <w:w w:val="90"/>
          <w:sz w:val="20"/>
        </w:rPr>
        <w:t>Thêm hàm vpd_function_provider_a vào nhóm chính sách provider_a_group</w:t>
      </w:r>
      <w:r w:rsidR="00C12992" w:rsidRPr="001058B5">
        <w:rPr>
          <w:rFonts w:ascii="Arial" w:hAnsi="Arial" w:cs="Arial"/>
          <w:sz w:val="20"/>
        </w:rPr>
        <w:t>.</w:t>
      </w:r>
    </w:p>
    <w:p w14:paraId="3838D37E"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771667A1"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1928A0B" w14:textId="77777777" w:rsidR="008C539B" w:rsidRPr="001058B5" w:rsidRDefault="00C12992">
      <w:pPr>
        <w:tabs>
          <w:tab w:val="left" w:pos="4751"/>
        </w:tabs>
        <w:spacing w:before="17"/>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5DC699E4" w14:textId="77777777" w:rsidR="008C539B" w:rsidRPr="001058B5" w:rsidRDefault="00C12992">
      <w:pPr>
        <w:tabs>
          <w:tab w:val="left" w:pos="4751"/>
        </w:tabs>
        <w:spacing w:before="15"/>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'provider_a_group',</w:t>
      </w:r>
    </w:p>
    <w:p w14:paraId="270AAE20"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'filter_provider_a',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'vpd_function_provider_a',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5FC6C37C"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'group_b,year_b',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67465F49"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11C25B4C"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68353C09" w14:textId="77777777" w:rsidR="008C539B" w:rsidRPr="001058B5" w:rsidRDefault="008C539B">
      <w:pPr>
        <w:pStyle w:val="BodyText"/>
        <w:spacing w:before="1"/>
        <w:rPr>
          <w:rFonts w:ascii="Arial" w:hAnsi="Arial" w:cs="Arial"/>
          <w:sz w:val="19"/>
        </w:rPr>
      </w:pPr>
    </w:p>
    <w:p w14:paraId="5D4D25C5" w14:textId="37E85908" w:rsidR="008C539B" w:rsidRPr="001058B5" w:rsidRDefault="002F0D83">
      <w:pPr>
        <w:pStyle w:val="BodyText"/>
        <w:spacing w:line="228" w:lineRule="auto"/>
        <w:ind w:left="2620" w:right="251" w:hanging="1"/>
        <w:rPr>
          <w:rFonts w:ascii="Arial" w:hAnsi="Arial" w:cs="Arial"/>
        </w:rPr>
      </w:pPr>
      <w:r w:rsidRPr="002F0D83">
        <w:rPr>
          <w:rFonts w:ascii="Arial" w:hAnsi="Arial" w:cs="Arial"/>
          <w:w w:val="95"/>
        </w:rPr>
        <w:t>Các cột group_b và year_b được chỉ định trong tham số sec_relevant_cols bị ẩn khỏi provider_a</w:t>
      </w:r>
      <w:r w:rsidR="00C12992" w:rsidRPr="001058B5">
        <w:rPr>
          <w:rFonts w:ascii="Arial" w:hAnsi="Arial" w:cs="Arial"/>
        </w:rPr>
        <w:t>.</w:t>
      </w:r>
    </w:p>
    <w:p w14:paraId="73AEE41C" w14:textId="4DAF3B64" w:rsidR="008C539B" w:rsidRPr="001058B5" w:rsidRDefault="002F0D83" w:rsidP="002F0D83">
      <w:pPr>
        <w:pStyle w:val="ListParagraph"/>
        <w:numPr>
          <w:ilvl w:val="1"/>
          <w:numId w:val="69"/>
        </w:numPr>
        <w:tabs>
          <w:tab w:val="left" w:pos="2620"/>
        </w:tabs>
        <w:spacing w:before="121" w:line="228" w:lineRule="auto"/>
        <w:ind w:right="671"/>
        <w:rPr>
          <w:rFonts w:ascii="Arial" w:hAnsi="Arial" w:cs="Arial"/>
          <w:sz w:val="20"/>
        </w:rPr>
      </w:pPr>
      <w:r w:rsidRPr="002F0D83">
        <w:rPr>
          <w:rFonts w:ascii="Arial" w:hAnsi="Arial" w:cs="Arial"/>
          <w:w w:val="90"/>
          <w:sz w:val="20"/>
        </w:rPr>
        <w:t>Thêm hàm vpd_function_provider_b vào nhóm chính sách provider_b_group</w:t>
      </w:r>
      <w:r w:rsidR="00C12992" w:rsidRPr="001058B5">
        <w:rPr>
          <w:rFonts w:ascii="Arial" w:hAnsi="Arial" w:cs="Arial"/>
          <w:sz w:val="20"/>
        </w:rPr>
        <w:t>.</w:t>
      </w:r>
    </w:p>
    <w:p w14:paraId="1771F571"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09E1BFDA"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489D2D5"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2669F78B"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'provider_b_group',</w:t>
      </w:r>
    </w:p>
    <w:p w14:paraId="4A4A51E2"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'filter_provider_b',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'vpd_function_provider_b',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20342265"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'group_a,year_a',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0B1847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D806AD0" w14:textId="77777777" w:rsidR="008C539B" w:rsidRPr="001058B5" w:rsidRDefault="00C12992">
      <w:pPr>
        <w:spacing w:before="15" w:line="198" w:lineRule="exact"/>
        <w:ind w:left="2620"/>
        <w:rPr>
          <w:rFonts w:ascii="Arial" w:hAnsi="Arial" w:cs="Arial"/>
          <w:sz w:val="18"/>
        </w:rPr>
      </w:pPr>
      <w:r w:rsidRPr="001058B5">
        <w:rPr>
          <w:rFonts w:ascii="Arial" w:hAnsi="Arial" w:cs="Arial"/>
          <w:w w:val="86"/>
          <w:sz w:val="18"/>
        </w:rPr>
        <w:t>/</w:t>
      </w:r>
    </w:p>
    <w:p w14:paraId="028E956B" w14:textId="0333DED0" w:rsidR="008C539B" w:rsidRPr="001058B5" w:rsidRDefault="002F0D83">
      <w:pPr>
        <w:pStyle w:val="BodyText"/>
        <w:spacing w:before="4" w:line="228" w:lineRule="auto"/>
        <w:ind w:left="2620" w:right="251" w:hanging="1"/>
        <w:rPr>
          <w:rFonts w:ascii="Arial" w:hAnsi="Arial" w:cs="Arial"/>
        </w:rPr>
      </w:pPr>
      <w:r w:rsidRPr="002F0D83">
        <w:rPr>
          <w:rFonts w:ascii="Arial" w:hAnsi="Arial" w:cs="Arial"/>
          <w:w w:val="95"/>
        </w:rPr>
        <w:t>Cột group_a và year_a được chỉ định trong tham số sec_relevant_cols bị ẩn khỏi user provider_b</w:t>
      </w:r>
      <w:r w:rsidR="00C12992" w:rsidRPr="001058B5">
        <w:rPr>
          <w:rFonts w:ascii="Arial" w:hAnsi="Arial" w:cs="Arial"/>
        </w:rPr>
        <w:t>.</w:t>
      </w:r>
    </w:p>
    <w:p w14:paraId="3306D3E8" w14:textId="77777777" w:rsidR="008C539B" w:rsidRPr="001058B5" w:rsidRDefault="008C539B">
      <w:pPr>
        <w:spacing w:line="228" w:lineRule="auto"/>
        <w:rPr>
          <w:rFonts w:ascii="Arial" w:hAnsi="Arial" w:cs="Arial"/>
        </w:rPr>
        <w:sectPr w:rsidR="008C539B" w:rsidRPr="001058B5">
          <w:footerReference w:type="even" r:id="rId162"/>
          <w:footerReference w:type="default" r:id="rId163"/>
          <w:pgSz w:w="12240" w:h="15840"/>
          <w:pgMar w:top="840" w:right="1060" w:bottom="860" w:left="1100" w:header="549" w:footer="663" w:gutter="0"/>
          <w:pgNumType w:start="31"/>
          <w:cols w:space="720"/>
        </w:sectPr>
      </w:pPr>
    </w:p>
    <w:p w14:paraId="27FC414E" w14:textId="77777777" w:rsidR="008C539B" w:rsidRPr="001058B5" w:rsidRDefault="008C539B">
      <w:pPr>
        <w:pStyle w:val="BodyText"/>
        <w:spacing w:before="2"/>
        <w:rPr>
          <w:rFonts w:ascii="Arial" w:hAnsi="Arial" w:cs="Arial"/>
          <w:sz w:val="24"/>
        </w:rPr>
      </w:pPr>
    </w:p>
    <w:p w14:paraId="13620589" w14:textId="5805D3FB" w:rsidR="008C539B" w:rsidRPr="001058B5" w:rsidRDefault="00C12992">
      <w:pPr>
        <w:pStyle w:val="Heading6"/>
        <w:spacing w:before="105"/>
        <w:ind w:left="1660"/>
      </w:pPr>
      <w:bookmarkStart w:id="1261" w:name="Step_5:_Create_the_Driving_Application_C"/>
      <w:bookmarkStart w:id="1262" w:name="_bookmark1497"/>
      <w:bookmarkEnd w:id="1261"/>
      <w:bookmarkEnd w:id="1262"/>
      <w:r w:rsidRPr="001058B5">
        <w:t xml:space="preserve">Step 5: </w:t>
      </w:r>
      <w:r w:rsidR="002F0D83" w:rsidRPr="002F0D83">
        <w:t>Tạo ngữ cảnh ứng dụng điều khiển</w:t>
      </w:r>
    </w:p>
    <w:p w14:paraId="327B1517" w14:textId="1A1B778D" w:rsidR="008C539B" w:rsidRPr="001058B5" w:rsidRDefault="002F0D83">
      <w:pPr>
        <w:pStyle w:val="BodyText"/>
        <w:spacing w:before="54" w:line="232" w:lineRule="auto"/>
        <w:ind w:left="1660" w:right="1203"/>
        <w:rPr>
          <w:rFonts w:ascii="Arial" w:hAnsi="Arial" w:cs="Arial"/>
        </w:rPr>
      </w:pPr>
      <w:r w:rsidRPr="002F0D83">
        <w:rPr>
          <w:rFonts w:ascii="Arial" w:hAnsi="Arial" w:cs="Arial"/>
        </w:rPr>
        <w:t>Ngữ cảnh ứng dụng xác định chính sách nào mà người dùng không phải là người dùng đăng nhập nên sử dụng</w:t>
      </w:r>
      <w:r w:rsidR="00C12992" w:rsidRPr="001058B5">
        <w:rPr>
          <w:rFonts w:ascii="Arial" w:hAnsi="Arial" w:cs="Arial"/>
        </w:rPr>
        <w:t>.</w:t>
      </w:r>
    </w:p>
    <w:p w14:paraId="36E4CF4D" w14:textId="5C85C466" w:rsidR="008C539B" w:rsidRPr="001058B5" w:rsidRDefault="002F0D83" w:rsidP="002F0D83">
      <w:pPr>
        <w:pStyle w:val="ListParagraph"/>
        <w:numPr>
          <w:ilvl w:val="0"/>
          <w:numId w:val="68"/>
        </w:numPr>
        <w:tabs>
          <w:tab w:val="left" w:pos="2020"/>
        </w:tabs>
        <w:spacing w:before="113"/>
        <w:rPr>
          <w:rFonts w:ascii="Arial" w:hAnsi="Arial" w:cs="Arial"/>
          <w:sz w:val="20"/>
        </w:rPr>
      </w:pPr>
      <w:r w:rsidRPr="002F0D83">
        <w:rPr>
          <w:rFonts w:ascii="Arial" w:hAnsi="Arial" w:cs="Arial"/>
          <w:sz w:val="20"/>
        </w:rPr>
        <w:t>Nếu là user sysadmin_pg, tạo ngữ cảnh ứng dụng kiểm soát như sau</w:t>
      </w:r>
      <w:r w:rsidR="00C12992" w:rsidRPr="001058B5">
        <w:rPr>
          <w:rFonts w:ascii="Arial" w:hAnsi="Arial" w:cs="Arial"/>
          <w:sz w:val="20"/>
        </w:rPr>
        <w:t>:</w:t>
      </w:r>
    </w:p>
    <w:p w14:paraId="02F17C71"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OR REPLACE CONTEXT provider_ctx USING provider_package;</w:t>
      </w:r>
    </w:p>
    <w:p w14:paraId="053FA8C3" w14:textId="77777777" w:rsidR="008C539B" w:rsidRPr="001058B5" w:rsidRDefault="008C539B">
      <w:pPr>
        <w:pStyle w:val="BodyText"/>
        <w:spacing w:before="4"/>
        <w:rPr>
          <w:rFonts w:ascii="Arial" w:hAnsi="Arial" w:cs="Arial"/>
          <w:sz w:val="18"/>
        </w:rPr>
      </w:pPr>
    </w:p>
    <w:p w14:paraId="7639ECAC" w14:textId="4911E34E" w:rsidR="008C539B" w:rsidRPr="001058B5" w:rsidRDefault="00AE017F" w:rsidP="00AE017F">
      <w:pPr>
        <w:pStyle w:val="ListParagraph"/>
        <w:numPr>
          <w:ilvl w:val="0"/>
          <w:numId w:val="68"/>
        </w:numPr>
        <w:tabs>
          <w:tab w:val="left" w:pos="2020"/>
        </w:tabs>
        <w:spacing w:before="0"/>
        <w:rPr>
          <w:rFonts w:ascii="Arial" w:hAnsi="Arial" w:cs="Arial"/>
          <w:sz w:val="20"/>
        </w:rPr>
      </w:pPr>
      <w:r w:rsidRPr="00AE017F">
        <w:rPr>
          <w:rFonts w:ascii="Arial" w:hAnsi="Arial" w:cs="Arial"/>
          <w:sz w:val="20"/>
        </w:rPr>
        <w:t>Tạo gói provider_package PL / SQL cho ngữ cảnh ứng dụng</w:t>
      </w:r>
      <w:r w:rsidR="00C12992" w:rsidRPr="001058B5">
        <w:rPr>
          <w:rFonts w:ascii="Arial" w:hAnsi="Arial" w:cs="Arial"/>
          <w:sz w:val="20"/>
        </w:rPr>
        <w:t>.</w:t>
      </w:r>
    </w:p>
    <w:p w14:paraId="27397D49" w14:textId="77777777" w:rsidR="008C539B" w:rsidRPr="001058B5" w:rsidRDefault="00C12992">
      <w:pPr>
        <w:spacing w:before="137"/>
        <w:ind w:left="2020"/>
        <w:rPr>
          <w:rFonts w:ascii="Arial" w:hAnsi="Arial" w:cs="Arial"/>
          <w:sz w:val="18"/>
        </w:rPr>
      </w:pPr>
      <w:r w:rsidRPr="001058B5">
        <w:rPr>
          <w:rFonts w:ascii="Arial" w:hAnsi="Arial" w:cs="Arial"/>
          <w:w w:val="95"/>
          <w:sz w:val="18"/>
        </w:rPr>
        <w:t>CREATE OR REPLACE PACKAGE provider_package IS</w:t>
      </w:r>
    </w:p>
    <w:p w14:paraId="638818FB" w14:textId="77777777" w:rsidR="008C539B" w:rsidRPr="001058B5" w:rsidRDefault="00C12992">
      <w:pPr>
        <w:spacing w:before="16" w:line="259" w:lineRule="auto"/>
        <w:ind w:left="2020" w:right="1662" w:firstLine="92"/>
        <w:rPr>
          <w:rFonts w:ascii="Arial" w:hAnsi="Arial" w:cs="Arial"/>
          <w:sz w:val="18"/>
        </w:rPr>
      </w:pPr>
      <w:r w:rsidRPr="001058B5">
        <w:rPr>
          <w:rFonts w:ascii="Arial" w:hAnsi="Arial" w:cs="Arial"/>
          <w:w w:val="90"/>
          <w:sz w:val="18"/>
        </w:rPr>
        <w:t>PROCEDURE</w:t>
      </w:r>
      <w:r w:rsidRPr="001058B5">
        <w:rPr>
          <w:rFonts w:ascii="Arial" w:hAnsi="Arial" w:cs="Arial"/>
          <w:spacing w:val="-65"/>
          <w:w w:val="90"/>
          <w:sz w:val="18"/>
        </w:rPr>
        <w:t xml:space="preserve"> </w:t>
      </w:r>
      <w:r w:rsidRPr="001058B5">
        <w:rPr>
          <w:rFonts w:ascii="Arial" w:hAnsi="Arial" w:cs="Arial"/>
          <w:w w:val="90"/>
          <w:sz w:val="18"/>
        </w:rPr>
        <w:t>set_provider_context</w:t>
      </w:r>
      <w:r w:rsidRPr="001058B5">
        <w:rPr>
          <w:rFonts w:ascii="Arial" w:hAnsi="Arial" w:cs="Arial"/>
          <w:spacing w:val="-65"/>
          <w:w w:val="90"/>
          <w:sz w:val="18"/>
        </w:rPr>
        <w:t xml:space="preserve"> </w:t>
      </w:r>
      <w:r w:rsidRPr="001058B5">
        <w:rPr>
          <w:rFonts w:ascii="Arial" w:hAnsi="Arial" w:cs="Arial"/>
          <w:w w:val="90"/>
          <w:sz w:val="18"/>
        </w:rPr>
        <w:t>(policy_group</w:t>
      </w:r>
      <w:r w:rsidRPr="001058B5">
        <w:rPr>
          <w:rFonts w:ascii="Arial" w:hAnsi="Arial" w:cs="Arial"/>
          <w:spacing w:val="-65"/>
          <w:w w:val="90"/>
          <w:sz w:val="18"/>
        </w:rPr>
        <w:t xml:space="preserve"> </w:t>
      </w:r>
      <w:r w:rsidRPr="001058B5">
        <w:rPr>
          <w:rFonts w:ascii="Arial" w:hAnsi="Arial" w:cs="Arial"/>
          <w:w w:val="90"/>
          <w:sz w:val="18"/>
        </w:rPr>
        <w:t>varchar2</w:t>
      </w:r>
      <w:r w:rsidRPr="001058B5">
        <w:rPr>
          <w:rFonts w:ascii="Arial" w:hAnsi="Arial" w:cs="Arial"/>
          <w:spacing w:val="-65"/>
          <w:w w:val="90"/>
          <w:sz w:val="18"/>
        </w:rPr>
        <w:t xml:space="preserve"> </w:t>
      </w:r>
      <w:r w:rsidRPr="001058B5">
        <w:rPr>
          <w:rFonts w:ascii="Arial" w:hAnsi="Arial" w:cs="Arial"/>
          <w:w w:val="90"/>
          <w:sz w:val="18"/>
        </w:rPr>
        <w:t>default</w:t>
      </w:r>
      <w:r w:rsidRPr="001058B5">
        <w:rPr>
          <w:rFonts w:ascii="Arial" w:hAnsi="Arial" w:cs="Arial"/>
          <w:spacing w:val="-65"/>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77334F9D" w14:textId="77777777" w:rsidR="008C539B" w:rsidRPr="001058B5" w:rsidRDefault="00C12992">
      <w:pPr>
        <w:ind w:left="2020"/>
        <w:rPr>
          <w:rFonts w:ascii="Arial" w:hAnsi="Arial" w:cs="Arial"/>
          <w:sz w:val="18"/>
        </w:rPr>
      </w:pPr>
      <w:r w:rsidRPr="001058B5">
        <w:rPr>
          <w:rFonts w:ascii="Arial" w:hAnsi="Arial" w:cs="Arial"/>
          <w:w w:val="86"/>
          <w:sz w:val="18"/>
        </w:rPr>
        <w:t>/</w:t>
      </w:r>
    </w:p>
    <w:p w14:paraId="06823299" w14:textId="77777777" w:rsidR="008C539B" w:rsidRPr="001058B5" w:rsidRDefault="00C12992">
      <w:pPr>
        <w:spacing w:before="15"/>
        <w:ind w:left="2020"/>
        <w:rPr>
          <w:rFonts w:ascii="Arial" w:hAnsi="Arial" w:cs="Arial"/>
          <w:sz w:val="18"/>
        </w:rPr>
      </w:pPr>
      <w:r w:rsidRPr="001058B5">
        <w:rPr>
          <w:rFonts w:ascii="Arial" w:hAnsi="Arial" w:cs="Arial"/>
          <w:w w:val="95"/>
          <w:sz w:val="18"/>
        </w:rPr>
        <w:t>CREATE OR REPLACE PACKAGE BODY provider_package AS</w:t>
      </w:r>
    </w:p>
    <w:p w14:paraId="4BDBD519" w14:textId="77777777" w:rsidR="008C539B" w:rsidRPr="001058B5" w:rsidRDefault="00C12992">
      <w:pPr>
        <w:spacing w:before="17" w:line="259" w:lineRule="auto"/>
        <w:ind w:left="2112" w:right="1456"/>
        <w:rPr>
          <w:rFonts w:ascii="Arial" w:hAnsi="Arial" w:cs="Arial"/>
          <w:sz w:val="18"/>
        </w:rPr>
      </w:pPr>
      <w:r w:rsidRPr="001058B5">
        <w:rPr>
          <w:rFonts w:ascii="Arial" w:hAnsi="Arial" w:cs="Arial"/>
          <w:w w:val="90"/>
          <w:sz w:val="18"/>
        </w:rPr>
        <w:t>PROCEDURE</w:t>
      </w:r>
      <w:r w:rsidRPr="001058B5">
        <w:rPr>
          <w:rFonts w:ascii="Arial" w:hAnsi="Arial" w:cs="Arial"/>
          <w:spacing w:val="-57"/>
          <w:w w:val="90"/>
          <w:sz w:val="18"/>
        </w:rPr>
        <w:t xml:space="preserve"> </w:t>
      </w:r>
      <w:r w:rsidRPr="001058B5">
        <w:rPr>
          <w:rFonts w:ascii="Arial" w:hAnsi="Arial" w:cs="Arial"/>
          <w:w w:val="90"/>
          <w:sz w:val="18"/>
        </w:rPr>
        <w:t>set_provider_context</w:t>
      </w:r>
      <w:r w:rsidRPr="001058B5">
        <w:rPr>
          <w:rFonts w:ascii="Arial" w:hAnsi="Arial" w:cs="Arial"/>
          <w:spacing w:val="-56"/>
          <w:w w:val="90"/>
          <w:sz w:val="18"/>
        </w:rPr>
        <w:t xml:space="preserve"> </w:t>
      </w:r>
      <w:r w:rsidRPr="001058B5">
        <w:rPr>
          <w:rFonts w:ascii="Arial" w:hAnsi="Arial" w:cs="Arial"/>
          <w:w w:val="90"/>
          <w:sz w:val="18"/>
        </w:rPr>
        <w:t>(policy_group</w:t>
      </w:r>
      <w:r w:rsidRPr="001058B5">
        <w:rPr>
          <w:rFonts w:ascii="Arial" w:hAnsi="Arial" w:cs="Arial"/>
          <w:spacing w:val="-56"/>
          <w:w w:val="90"/>
          <w:sz w:val="18"/>
        </w:rPr>
        <w:t xml:space="preserve"> </w:t>
      </w:r>
      <w:r w:rsidRPr="001058B5">
        <w:rPr>
          <w:rFonts w:ascii="Arial" w:hAnsi="Arial" w:cs="Arial"/>
          <w:w w:val="90"/>
          <w:sz w:val="18"/>
        </w:rPr>
        <w:t>varchar2</w:t>
      </w:r>
      <w:r w:rsidRPr="001058B5">
        <w:rPr>
          <w:rFonts w:ascii="Arial" w:hAnsi="Arial" w:cs="Arial"/>
          <w:spacing w:val="-56"/>
          <w:w w:val="90"/>
          <w:sz w:val="18"/>
        </w:rPr>
        <w:t xml:space="preserve"> </w:t>
      </w:r>
      <w:r w:rsidRPr="001058B5">
        <w:rPr>
          <w:rFonts w:ascii="Arial" w:hAnsi="Arial" w:cs="Arial"/>
          <w:w w:val="90"/>
          <w:sz w:val="18"/>
        </w:rPr>
        <w:t>default</w:t>
      </w:r>
      <w:r w:rsidRPr="001058B5">
        <w:rPr>
          <w:rFonts w:ascii="Arial" w:hAnsi="Arial" w:cs="Arial"/>
          <w:spacing w:val="-57"/>
          <w:w w:val="90"/>
          <w:sz w:val="18"/>
        </w:rPr>
        <w:t xml:space="preserve"> </w:t>
      </w:r>
      <w:r w:rsidRPr="001058B5">
        <w:rPr>
          <w:rFonts w:ascii="Arial" w:hAnsi="Arial" w:cs="Arial"/>
          <w:w w:val="90"/>
          <w:sz w:val="18"/>
        </w:rPr>
        <w:t>NULL)</w:t>
      </w:r>
      <w:r w:rsidRPr="001058B5">
        <w:rPr>
          <w:rFonts w:ascii="Arial" w:hAnsi="Arial" w:cs="Arial"/>
          <w:spacing w:val="-5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4B8AFECA"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CASE LOWER(SYS_CONTEXT('USERENV',</w:t>
      </w:r>
      <w:r w:rsidRPr="001058B5">
        <w:rPr>
          <w:rFonts w:ascii="Arial" w:hAnsi="Arial" w:cs="Arial"/>
          <w:spacing w:val="-57"/>
          <w:w w:val="95"/>
          <w:sz w:val="18"/>
        </w:rPr>
        <w:t xml:space="preserve"> </w:t>
      </w:r>
      <w:r w:rsidRPr="001058B5">
        <w:rPr>
          <w:rFonts w:ascii="Arial" w:hAnsi="Arial" w:cs="Arial"/>
          <w:w w:val="95"/>
          <w:sz w:val="18"/>
        </w:rPr>
        <w:t>'CLIENT_IDENTIFIER'))</w:t>
      </w:r>
    </w:p>
    <w:p w14:paraId="2E5D7C00" w14:textId="77777777" w:rsidR="008C539B" w:rsidRPr="001058B5" w:rsidRDefault="00C12992">
      <w:pPr>
        <w:spacing w:before="17" w:line="259" w:lineRule="auto"/>
        <w:ind w:left="2204" w:right="848" w:firstLine="92"/>
        <w:rPr>
          <w:rFonts w:ascii="Arial" w:hAnsi="Arial" w:cs="Arial"/>
          <w:sz w:val="18"/>
        </w:rPr>
      </w:pPr>
      <w:r w:rsidRPr="001058B5">
        <w:rPr>
          <w:rFonts w:ascii="Arial" w:hAnsi="Arial" w:cs="Arial"/>
          <w:w w:val="95"/>
          <w:sz w:val="18"/>
        </w:rPr>
        <w:t xml:space="preserve">WHEN 'provider_a' THEN </w:t>
      </w:r>
      <w:r w:rsidRPr="001058B5">
        <w:rPr>
          <w:rFonts w:ascii="Arial" w:hAnsi="Arial" w:cs="Arial"/>
          <w:w w:val="85"/>
          <w:sz w:val="18"/>
        </w:rPr>
        <w:t xml:space="preserve">DBMS_SESSION.SET_CONTEXT('provider_ctx','policy_group','PROVIDER_A_GROUP'); </w:t>
      </w:r>
      <w:r w:rsidRPr="001058B5">
        <w:rPr>
          <w:rFonts w:ascii="Arial" w:hAnsi="Arial" w:cs="Arial"/>
          <w:w w:val="95"/>
          <w:sz w:val="18"/>
        </w:rPr>
        <w:t xml:space="preserve">WHEN 'provider_b' THEN </w:t>
      </w:r>
      <w:r w:rsidRPr="001058B5">
        <w:rPr>
          <w:rFonts w:ascii="Arial" w:hAnsi="Arial" w:cs="Arial"/>
          <w:w w:val="85"/>
          <w:sz w:val="18"/>
        </w:rPr>
        <w:t xml:space="preserve">DBMS_SESSION.SET_CONTEXT('provider_ctx','policy_group','PROVIDER_B_GROUP'); </w:t>
      </w:r>
      <w:r w:rsidRPr="001058B5">
        <w:rPr>
          <w:rFonts w:ascii="Arial" w:hAnsi="Arial" w:cs="Arial"/>
          <w:w w:val="95"/>
          <w:sz w:val="18"/>
        </w:rPr>
        <w:t>END CASE;</w:t>
      </w:r>
    </w:p>
    <w:p w14:paraId="536AE610" w14:textId="77777777" w:rsidR="008C539B" w:rsidRPr="001058B5" w:rsidRDefault="00C12992">
      <w:pPr>
        <w:spacing w:line="259" w:lineRule="auto"/>
        <w:ind w:left="2020" w:right="5304" w:firstLine="92"/>
        <w:rPr>
          <w:rFonts w:ascii="Arial" w:hAnsi="Arial" w:cs="Arial"/>
          <w:sz w:val="18"/>
        </w:rPr>
      </w:pPr>
      <w:r w:rsidRPr="001058B5">
        <w:rPr>
          <w:rFonts w:ascii="Arial" w:hAnsi="Arial" w:cs="Arial"/>
          <w:w w:val="85"/>
          <w:sz w:val="18"/>
        </w:rPr>
        <w:t xml:space="preserve">END set_provider_context; </w:t>
      </w:r>
      <w:r w:rsidRPr="001058B5">
        <w:rPr>
          <w:rFonts w:ascii="Arial" w:hAnsi="Arial" w:cs="Arial"/>
          <w:w w:val="95"/>
          <w:sz w:val="18"/>
        </w:rPr>
        <w:t>END;</w:t>
      </w:r>
    </w:p>
    <w:p w14:paraId="4708DA64" w14:textId="77777777" w:rsidR="008C539B" w:rsidRPr="001058B5" w:rsidRDefault="00C12992">
      <w:pPr>
        <w:ind w:left="2020"/>
        <w:rPr>
          <w:rFonts w:ascii="Arial" w:hAnsi="Arial" w:cs="Arial"/>
          <w:sz w:val="18"/>
        </w:rPr>
      </w:pPr>
      <w:r w:rsidRPr="001058B5">
        <w:rPr>
          <w:rFonts w:ascii="Arial" w:hAnsi="Arial" w:cs="Arial"/>
          <w:w w:val="86"/>
          <w:sz w:val="18"/>
        </w:rPr>
        <w:t>/</w:t>
      </w:r>
    </w:p>
    <w:p w14:paraId="39AEFB5B" w14:textId="77777777" w:rsidR="008C539B" w:rsidRPr="001058B5" w:rsidRDefault="008C539B">
      <w:pPr>
        <w:pStyle w:val="BodyText"/>
        <w:spacing w:before="1"/>
        <w:rPr>
          <w:rFonts w:ascii="Arial" w:hAnsi="Arial" w:cs="Arial"/>
          <w:sz w:val="18"/>
        </w:rPr>
      </w:pPr>
    </w:p>
    <w:p w14:paraId="08EDA169" w14:textId="4B3BD4DC" w:rsidR="00AE017F" w:rsidRPr="001058B5" w:rsidRDefault="00AE017F" w:rsidP="00AE017F">
      <w:pPr>
        <w:pStyle w:val="ListParagraph"/>
        <w:numPr>
          <w:ilvl w:val="0"/>
          <w:numId w:val="68"/>
        </w:numPr>
        <w:tabs>
          <w:tab w:val="left" w:pos="2020"/>
        </w:tabs>
        <w:spacing w:before="1" w:line="246" w:lineRule="exact"/>
        <w:rPr>
          <w:rFonts w:ascii="Arial" w:hAnsi="Arial" w:cs="Arial"/>
        </w:rPr>
      </w:pPr>
      <w:r w:rsidRPr="00AE017F">
        <w:t xml:space="preserve"> </w:t>
      </w:r>
      <w:r w:rsidRPr="00AE017F">
        <w:rPr>
          <w:rFonts w:ascii="Arial" w:hAnsi="Arial" w:cs="Arial"/>
          <w:sz w:val="20"/>
        </w:rPr>
        <w:t>Liên kết ngữ cảnh ứng dụng provider_ctx với bảng product_code_names, và sau đó cung cấp một tên</w:t>
      </w:r>
    </w:p>
    <w:p w14:paraId="1F55FA56" w14:textId="4F0E2CE2" w:rsidR="008C539B" w:rsidRPr="001058B5" w:rsidRDefault="00C12992">
      <w:pPr>
        <w:pStyle w:val="BodyText"/>
        <w:spacing w:line="242" w:lineRule="exact"/>
        <w:ind w:left="2020"/>
        <w:rPr>
          <w:rFonts w:ascii="Arial" w:hAnsi="Arial" w:cs="Arial"/>
        </w:rPr>
      </w:pPr>
      <w:r w:rsidRPr="001058B5">
        <w:rPr>
          <w:rFonts w:ascii="Arial" w:hAnsi="Arial" w:cs="Arial"/>
        </w:rPr>
        <w:t>.</w:t>
      </w:r>
    </w:p>
    <w:p w14:paraId="407169C4" w14:textId="77777777" w:rsidR="008C539B" w:rsidRPr="001058B5" w:rsidRDefault="00C12992">
      <w:pPr>
        <w:spacing w:before="140" w:line="259" w:lineRule="auto"/>
        <w:ind w:left="211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DBMS_RLS.ADD_POLICY_CONTEXT(</w:t>
      </w:r>
    </w:p>
    <w:p w14:paraId="59F36AB4"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object_schema</w:t>
      </w:r>
      <w:r w:rsidRPr="001058B5">
        <w:rPr>
          <w:rFonts w:ascii="Arial" w:hAnsi="Arial" w:cs="Arial"/>
          <w:spacing w:val="73"/>
          <w:w w:val="95"/>
          <w:sz w:val="18"/>
        </w:rPr>
        <w:t xml:space="preserve"> </w:t>
      </w:r>
      <w:r w:rsidRPr="001058B5">
        <w:rPr>
          <w:rFonts w:ascii="Arial" w:hAnsi="Arial" w:cs="Arial"/>
          <w:w w:val="95"/>
          <w:sz w:val="18"/>
        </w:rPr>
        <w:t>=&gt;'oe',</w:t>
      </w:r>
    </w:p>
    <w:p w14:paraId="6A5167CF" w14:textId="77777777" w:rsidR="008C539B" w:rsidRPr="001058B5" w:rsidRDefault="00C12992">
      <w:pPr>
        <w:tabs>
          <w:tab w:val="left" w:pos="3501"/>
        </w:tabs>
        <w:spacing w:before="17" w:line="259" w:lineRule="auto"/>
        <w:ind w:left="2112" w:right="4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spacing w:val="-2"/>
          <w:w w:val="85"/>
          <w:sz w:val="18"/>
        </w:rPr>
        <w:t xml:space="preserve">=&gt;'product_code_names', </w:t>
      </w:r>
      <w:r w:rsidRPr="001058B5">
        <w:rPr>
          <w:rFonts w:ascii="Arial" w:hAnsi="Arial" w:cs="Arial"/>
          <w:w w:val="90"/>
          <w:sz w:val="18"/>
        </w:rPr>
        <w:t>namespace</w:t>
      </w:r>
      <w:r w:rsidRPr="001058B5">
        <w:rPr>
          <w:rFonts w:ascii="Arial" w:hAnsi="Arial" w:cs="Arial"/>
          <w:w w:val="90"/>
          <w:sz w:val="18"/>
        </w:rPr>
        <w:tab/>
      </w:r>
      <w:r w:rsidRPr="001058B5">
        <w:rPr>
          <w:rFonts w:ascii="Arial" w:hAnsi="Arial" w:cs="Arial"/>
          <w:w w:val="95"/>
          <w:sz w:val="18"/>
        </w:rPr>
        <w:t xml:space="preserve">=&gt;'provider_ctx', </w:t>
      </w:r>
      <w:r w:rsidRPr="001058B5">
        <w:rPr>
          <w:rFonts w:ascii="Arial" w:hAnsi="Arial" w:cs="Arial"/>
          <w:w w:val="90"/>
          <w:sz w:val="18"/>
        </w:rPr>
        <w:t>attribute</w:t>
      </w:r>
      <w:r w:rsidRPr="001058B5">
        <w:rPr>
          <w:rFonts w:ascii="Arial" w:hAnsi="Arial" w:cs="Arial"/>
          <w:w w:val="90"/>
          <w:sz w:val="18"/>
        </w:rPr>
        <w:tab/>
      </w:r>
      <w:r w:rsidRPr="001058B5">
        <w:rPr>
          <w:rFonts w:ascii="Arial" w:hAnsi="Arial" w:cs="Arial"/>
          <w:w w:val="95"/>
          <w:sz w:val="18"/>
        </w:rPr>
        <w:t>=&gt;'policy_group');</w:t>
      </w:r>
    </w:p>
    <w:p w14:paraId="50086A08"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6DD89C14" w14:textId="77777777" w:rsidR="008C539B" w:rsidRPr="001058B5" w:rsidRDefault="00C12992">
      <w:pPr>
        <w:spacing w:before="16"/>
        <w:ind w:left="2020"/>
        <w:rPr>
          <w:rFonts w:ascii="Arial" w:hAnsi="Arial" w:cs="Arial"/>
          <w:sz w:val="18"/>
        </w:rPr>
      </w:pPr>
      <w:r w:rsidRPr="001058B5">
        <w:rPr>
          <w:rFonts w:ascii="Arial" w:hAnsi="Arial" w:cs="Arial"/>
          <w:w w:val="86"/>
          <w:sz w:val="18"/>
        </w:rPr>
        <w:t>/</w:t>
      </w:r>
    </w:p>
    <w:p w14:paraId="29E8B00A" w14:textId="77777777" w:rsidR="008C539B" w:rsidRPr="001058B5" w:rsidRDefault="008C539B">
      <w:pPr>
        <w:pStyle w:val="BodyText"/>
        <w:spacing w:before="3"/>
        <w:rPr>
          <w:rFonts w:ascii="Arial" w:hAnsi="Arial" w:cs="Arial"/>
          <w:sz w:val="18"/>
        </w:rPr>
      </w:pPr>
    </w:p>
    <w:p w14:paraId="5EB64460" w14:textId="31A3495E" w:rsidR="00AE017F" w:rsidRPr="001058B5" w:rsidRDefault="00AE017F" w:rsidP="00AE017F">
      <w:pPr>
        <w:pStyle w:val="ListParagraph"/>
        <w:numPr>
          <w:ilvl w:val="0"/>
          <w:numId w:val="68"/>
        </w:numPr>
        <w:tabs>
          <w:tab w:val="left" w:pos="2020"/>
        </w:tabs>
        <w:spacing w:before="0" w:line="246" w:lineRule="exact"/>
        <w:rPr>
          <w:rFonts w:ascii="Arial" w:hAnsi="Arial" w:cs="Arial"/>
        </w:rPr>
      </w:pPr>
      <w:r w:rsidRPr="00AE017F">
        <w:rPr>
          <w:rFonts w:ascii="Arial" w:hAnsi="Arial" w:cs="Arial"/>
        </w:rPr>
        <w:t>Cấp tài khoản apps_user đặc quyền EXECUTE cho gói provider_package</w:t>
      </w:r>
    </w:p>
    <w:p w14:paraId="116A016D" w14:textId="5F83EDEA" w:rsidR="008C539B" w:rsidRPr="001058B5" w:rsidRDefault="00C12992">
      <w:pPr>
        <w:pStyle w:val="BodyText"/>
        <w:spacing w:line="242" w:lineRule="exact"/>
        <w:ind w:left="2019"/>
        <w:rPr>
          <w:rFonts w:ascii="Arial" w:hAnsi="Arial" w:cs="Arial"/>
        </w:rPr>
      </w:pPr>
      <w:r w:rsidRPr="001058B5">
        <w:rPr>
          <w:rFonts w:ascii="Arial" w:hAnsi="Arial" w:cs="Arial"/>
        </w:rPr>
        <w:t>.</w:t>
      </w:r>
    </w:p>
    <w:p w14:paraId="2AC57150" w14:textId="77777777" w:rsidR="008C539B" w:rsidRPr="001058B5" w:rsidRDefault="00C12992">
      <w:pPr>
        <w:spacing w:before="141"/>
        <w:ind w:left="2020"/>
        <w:rPr>
          <w:rFonts w:ascii="Arial" w:hAnsi="Arial" w:cs="Arial"/>
          <w:sz w:val="18"/>
        </w:rPr>
      </w:pPr>
      <w:r w:rsidRPr="001058B5">
        <w:rPr>
          <w:rFonts w:ascii="Arial" w:hAnsi="Arial" w:cs="Arial"/>
          <w:w w:val="95"/>
          <w:sz w:val="18"/>
        </w:rPr>
        <w:t>GRANT EXECUTE ON provider_package TO apps_user;</w:t>
      </w:r>
    </w:p>
    <w:p w14:paraId="7398E52C" w14:textId="77777777" w:rsidR="008C539B" w:rsidRPr="001058B5" w:rsidRDefault="008C539B">
      <w:pPr>
        <w:pStyle w:val="BodyText"/>
        <w:rPr>
          <w:rFonts w:ascii="Arial" w:hAnsi="Arial" w:cs="Arial"/>
          <w:sz w:val="25"/>
        </w:rPr>
      </w:pPr>
    </w:p>
    <w:p w14:paraId="4B9CC464" w14:textId="64326DFC" w:rsidR="008C539B" w:rsidRPr="001058B5" w:rsidRDefault="00C12992">
      <w:pPr>
        <w:pStyle w:val="Heading6"/>
        <w:ind w:left="1660"/>
      </w:pPr>
      <w:bookmarkStart w:id="1263" w:name="Step_6:_Test_the_Policy_Groups"/>
      <w:bookmarkStart w:id="1264" w:name="_bookmark1498"/>
      <w:bookmarkEnd w:id="1263"/>
      <w:bookmarkEnd w:id="1264"/>
      <w:r w:rsidRPr="001058B5">
        <w:t xml:space="preserve">Step 6: </w:t>
      </w:r>
      <w:r w:rsidR="00AE017F" w:rsidRPr="00AE017F">
        <w:t>Chạy thử các nhóm chính sách</w:t>
      </w:r>
    </w:p>
    <w:p w14:paraId="58271076" w14:textId="41A2EE9A" w:rsidR="008C539B" w:rsidRPr="001058B5" w:rsidRDefault="00AE017F">
      <w:pPr>
        <w:pStyle w:val="BodyText"/>
        <w:spacing w:before="50"/>
        <w:ind w:left="1660"/>
        <w:rPr>
          <w:rFonts w:ascii="Arial" w:hAnsi="Arial" w:cs="Arial"/>
        </w:rPr>
      </w:pPr>
      <w:r w:rsidRPr="00AE017F">
        <w:rPr>
          <w:rFonts w:ascii="Arial" w:hAnsi="Arial" w:cs="Arial"/>
        </w:rPr>
        <w:t>Bây giờ bạn đã sẵn sàng để kiểm tra hai nhóm chính sách</w:t>
      </w:r>
      <w:r w:rsidR="00C12992" w:rsidRPr="001058B5">
        <w:rPr>
          <w:rFonts w:ascii="Arial" w:hAnsi="Arial" w:cs="Arial"/>
        </w:rPr>
        <w:t>.</w:t>
      </w:r>
    </w:p>
    <w:p w14:paraId="6DAF5A6D" w14:textId="451E526A" w:rsidR="008C539B" w:rsidRPr="001058B5" w:rsidRDefault="00AE017F" w:rsidP="00AE017F">
      <w:pPr>
        <w:pStyle w:val="ListParagraph"/>
        <w:numPr>
          <w:ilvl w:val="0"/>
          <w:numId w:val="67"/>
        </w:numPr>
        <w:tabs>
          <w:tab w:val="left" w:pos="2020"/>
        </w:tabs>
        <w:spacing w:before="120" w:line="228" w:lineRule="auto"/>
        <w:ind w:right="856"/>
        <w:rPr>
          <w:rFonts w:ascii="Arial" w:hAnsi="Arial" w:cs="Arial"/>
          <w:sz w:val="20"/>
        </w:rPr>
      </w:pPr>
      <w:r w:rsidRPr="00AE017F">
        <w:rPr>
          <w:rFonts w:ascii="Arial" w:hAnsi="Arial" w:cs="Arial"/>
          <w:sz w:val="20"/>
        </w:rPr>
        <w:t>Kết nối với tư cách người dùng apps_user và sau đó nhập các câu lệnh sau để đảm bảo rằng kết quả bạn tạo sau này được định dạng đẹp</w:t>
      </w:r>
      <w:r w:rsidR="00C12992" w:rsidRPr="001058B5">
        <w:rPr>
          <w:rFonts w:ascii="Arial" w:hAnsi="Arial" w:cs="Arial"/>
          <w:sz w:val="20"/>
        </w:rPr>
        <w:t>.</w:t>
      </w:r>
    </w:p>
    <w:p w14:paraId="7B2D0673" w14:textId="77777777" w:rsidR="008C539B" w:rsidRPr="001058B5" w:rsidRDefault="00C12992">
      <w:pPr>
        <w:spacing w:before="143"/>
        <w:ind w:left="2020"/>
        <w:rPr>
          <w:rFonts w:ascii="Arial" w:hAnsi="Arial" w:cs="Arial"/>
          <w:sz w:val="18"/>
        </w:rPr>
      </w:pPr>
      <w:r w:rsidRPr="001058B5">
        <w:rPr>
          <w:rFonts w:ascii="Arial" w:hAnsi="Arial" w:cs="Arial"/>
          <w:w w:val="95"/>
          <w:sz w:val="18"/>
        </w:rPr>
        <w:t>CONNECT apps_user</w:t>
      </w:r>
    </w:p>
    <w:p w14:paraId="095D578D"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CF473BE" w14:textId="77777777" w:rsidR="008C539B" w:rsidRPr="001058B5" w:rsidRDefault="008C539B">
      <w:pPr>
        <w:pStyle w:val="BodyText"/>
        <w:spacing w:before="8"/>
        <w:rPr>
          <w:rFonts w:ascii="Arial" w:hAnsi="Arial" w:cs="Arial"/>
          <w:i/>
        </w:rPr>
      </w:pPr>
    </w:p>
    <w:p w14:paraId="290930B8" w14:textId="77777777" w:rsidR="008C539B" w:rsidRPr="001058B5" w:rsidRDefault="00C12992">
      <w:pPr>
        <w:spacing w:before="1" w:line="259" w:lineRule="auto"/>
        <w:ind w:left="2020" w:right="5916"/>
        <w:rPr>
          <w:rFonts w:ascii="Arial" w:hAnsi="Arial" w:cs="Arial"/>
          <w:sz w:val="18"/>
        </w:rPr>
      </w:pPr>
      <w:r w:rsidRPr="001058B5">
        <w:rPr>
          <w:rFonts w:ascii="Arial" w:hAnsi="Arial" w:cs="Arial"/>
          <w:w w:val="95"/>
          <w:sz w:val="18"/>
        </w:rPr>
        <w:t>col</w:t>
      </w:r>
      <w:r w:rsidRPr="001058B5">
        <w:rPr>
          <w:rFonts w:ascii="Arial" w:hAnsi="Arial" w:cs="Arial"/>
          <w:spacing w:val="-57"/>
          <w:w w:val="95"/>
          <w:sz w:val="18"/>
        </w:rPr>
        <w:t xml:space="preserve"> </w:t>
      </w:r>
      <w:r w:rsidRPr="001058B5">
        <w:rPr>
          <w:rFonts w:ascii="Arial" w:hAnsi="Arial" w:cs="Arial"/>
          <w:w w:val="95"/>
          <w:sz w:val="18"/>
        </w:rPr>
        <w:t>group_a</w:t>
      </w:r>
      <w:r w:rsidRPr="001058B5">
        <w:rPr>
          <w:rFonts w:ascii="Arial" w:hAnsi="Arial" w:cs="Arial"/>
          <w:spacing w:val="-58"/>
          <w:w w:val="95"/>
          <w:sz w:val="18"/>
        </w:rPr>
        <w:t xml:space="preserve"> </w:t>
      </w:r>
      <w:r w:rsidRPr="001058B5">
        <w:rPr>
          <w:rFonts w:ascii="Arial" w:hAnsi="Arial" w:cs="Arial"/>
          <w:w w:val="95"/>
          <w:sz w:val="18"/>
        </w:rPr>
        <w:t>format</w:t>
      </w:r>
      <w:r w:rsidRPr="001058B5">
        <w:rPr>
          <w:rFonts w:ascii="Arial" w:hAnsi="Arial" w:cs="Arial"/>
          <w:spacing w:val="-57"/>
          <w:w w:val="95"/>
          <w:sz w:val="18"/>
        </w:rPr>
        <w:t xml:space="preserve"> </w:t>
      </w:r>
      <w:r w:rsidRPr="001058B5">
        <w:rPr>
          <w:rFonts w:ascii="Arial" w:hAnsi="Arial" w:cs="Arial"/>
          <w:spacing w:val="-2"/>
          <w:w w:val="95"/>
          <w:sz w:val="18"/>
        </w:rPr>
        <w:t xml:space="preserve">a16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group_b</w:t>
      </w:r>
      <w:r w:rsidRPr="001058B5">
        <w:rPr>
          <w:rFonts w:ascii="Arial" w:hAnsi="Arial" w:cs="Arial"/>
          <w:spacing w:val="-38"/>
          <w:w w:val="90"/>
          <w:sz w:val="18"/>
        </w:rPr>
        <w:t xml:space="preserve"> </w:t>
      </w:r>
      <w:r w:rsidRPr="001058B5">
        <w:rPr>
          <w:rFonts w:ascii="Arial" w:hAnsi="Arial" w:cs="Arial"/>
          <w:w w:val="90"/>
          <w:sz w:val="18"/>
        </w:rPr>
        <w:t>format</w:t>
      </w:r>
      <w:r w:rsidRPr="001058B5">
        <w:rPr>
          <w:rFonts w:ascii="Arial" w:hAnsi="Arial" w:cs="Arial"/>
          <w:spacing w:val="-37"/>
          <w:w w:val="90"/>
          <w:sz w:val="18"/>
        </w:rPr>
        <w:t xml:space="preserve"> </w:t>
      </w:r>
      <w:r w:rsidRPr="001058B5">
        <w:rPr>
          <w:rFonts w:ascii="Arial" w:hAnsi="Arial" w:cs="Arial"/>
          <w:w w:val="90"/>
          <w:sz w:val="18"/>
        </w:rPr>
        <w:t xml:space="preserve">a16; </w:t>
      </w:r>
      <w:r w:rsidRPr="001058B5">
        <w:rPr>
          <w:rFonts w:ascii="Arial" w:hAnsi="Arial" w:cs="Arial"/>
          <w:w w:val="95"/>
          <w:sz w:val="18"/>
        </w:rPr>
        <w:t>col</w:t>
      </w:r>
      <w:r w:rsidRPr="001058B5">
        <w:rPr>
          <w:rFonts w:ascii="Arial" w:hAnsi="Arial" w:cs="Arial"/>
          <w:spacing w:val="-59"/>
          <w:w w:val="95"/>
          <w:sz w:val="18"/>
        </w:rPr>
        <w:t xml:space="preserve"> </w:t>
      </w:r>
      <w:r w:rsidRPr="001058B5">
        <w:rPr>
          <w:rFonts w:ascii="Arial" w:hAnsi="Arial" w:cs="Arial"/>
          <w:w w:val="95"/>
          <w:sz w:val="18"/>
        </w:rPr>
        <w:t>year_a</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 col</w:t>
      </w:r>
      <w:r w:rsidRPr="001058B5">
        <w:rPr>
          <w:rFonts w:ascii="Arial" w:hAnsi="Arial" w:cs="Arial"/>
          <w:spacing w:val="-59"/>
          <w:w w:val="95"/>
          <w:sz w:val="18"/>
        </w:rPr>
        <w:t xml:space="preserve"> </w:t>
      </w:r>
      <w:r w:rsidRPr="001058B5">
        <w:rPr>
          <w:rFonts w:ascii="Arial" w:hAnsi="Arial" w:cs="Arial"/>
          <w:w w:val="95"/>
          <w:sz w:val="18"/>
        </w:rPr>
        <w:t>year_b</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w:t>
      </w:r>
    </w:p>
    <w:p w14:paraId="609EBD83" w14:textId="77777777" w:rsidR="008C539B" w:rsidRPr="001058B5" w:rsidRDefault="008C539B">
      <w:pPr>
        <w:pStyle w:val="BodyText"/>
        <w:spacing w:before="9"/>
        <w:rPr>
          <w:rFonts w:ascii="Arial" w:hAnsi="Arial" w:cs="Arial"/>
          <w:sz w:val="16"/>
        </w:rPr>
      </w:pPr>
    </w:p>
    <w:p w14:paraId="44D92D0C" w14:textId="085E957B" w:rsidR="008C539B" w:rsidRPr="001058B5" w:rsidRDefault="00AE017F">
      <w:pPr>
        <w:pStyle w:val="ListParagraph"/>
        <w:numPr>
          <w:ilvl w:val="0"/>
          <w:numId w:val="67"/>
        </w:numPr>
        <w:tabs>
          <w:tab w:val="left" w:pos="2020"/>
        </w:tabs>
        <w:spacing w:before="0"/>
        <w:jc w:val="left"/>
        <w:rPr>
          <w:rFonts w:ascii="Arial" w:hAnsi="Arial" w:cs="Arial"/>
          <w:sz w:val="20"/>
        </w:rPr>
      </w:pPr>
      <w:r>
        <w:rPr>
          <w:rFonts w:ascii="Arial" w:hAnsi="Arial" w:cs="Arial"/>
          <w:sz w:val="20"/>
        </w:rPr>
        <w:t>Đặt định danh session thành provider_a</w:t>
      </w:r>
      <w:r w:rsidR="00C12992" w:rsidRPr="001058B5">
        <w:rPr>
          <w:rFonts w:ascii="Arial" w:hAnsi="Arial" w:cs="Arial"/>
          <w:sz w:val="20"/>
        </w:rPr>
        <w:t>.</w:t>
      </w:r>
    </w:p>
    <w:p w14:paraId="5AA1F2C2"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DBMS_SESSION.SET_IDENTIFIER('provider_a');</w:t>
      </w:r>
    </w:p>
    <w:p w14:paraId="11EAEE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D2E910" w14:textId="77777777" w:rsidR="008C539B" w:rsidRPr="001058B5" w:rsidRDefault="008C539B">
      <w:pPr>
        <w:pStyle w:val="BodyText"/>
        <w:spacing w:before="10"/>
        <w:rPr>
          <w:rFonts w:ascii="Arial" w:hAnsi="Arial" w:cs="Arial"/>
          <w:sz w:val="27"/>
        </w:rPr>
      </w:pPr>
    </w:p>
    <w:p w14:paraId="42440DF0" w14:textId="40635580" w:rsidR="008C539B" w:rsidRPr="001058B5" w:rsidRDefault="00AE017F">
      <w:pPr>
        <w:pStyle w:val="BodyText"/>
        <w:spacing w:before="102" w:line="228" w:lineRule="auto"/>
        <w:ind w:left="2619" w:right="295"/>
        <w:rPr>
          <w:rFonts w:ascii="Arial" w:hAnsi="Arial" w:cs="Arial"/>
        </w:rPr>
      </w:pPr>
      <w:r w:rsidRPr="00AE017F">
        <w:rPr>
          <w:rFonts w:ascii="Arial" w:hAnsi="Arial" w:cs="Arial"/>
        </w:rPr>
        <w:t>Ở đây, ứng dụng đặt mã định danh. Đặt mã định danh cho provider_a đặt người dùng apps_user thành người dùng chỉ nên xem các sản phẩm có sẵn cho các sản phẩm trong nhóm chính sách provider_a_group</w:t>
      </w:r>
      <w:r w:rsidR="00C12992" w:rsidRPr="001058B5">
        <w:rPr>
          <w:rFonts w:ascii="Arial" w:hAnsi="Arial" w:cs="Arial"/>
        </w:rPr>
        <w:t>.</w:t>
      </w:r>
    </w:p>
    <w:p w14:paraId="47D7853B" w14:textId="3913DE50" w:rsidR="008C539B" w:rsidRPr="001058B5" w:rsidRDefault="00AE017F" w:rsidP="00AE017F">
      <w:pPr>
        <w:pStyle w:val="ListParagraph"/>
        <w:numPr>
          <w:ilvl w:val="0"/>
          <w:numId w:val="67"/>
        </w:numPr>
        <w:tabs>
          <w:tab w:val="left" w:pos="2620"/>
        </w:tabs>
        <w:spacing w:before="112"/>
        <w:rPr>
          <w:rFonts w:ascii="Arial" w:hAnsi="Arial" w:cs="Arial"/>
          <w:sz w:val="20"/>
        </w:rPr>
      </w:pPr>
      <w:r w:rsidRPr="00AE017F">
        <w:rPr>
          <w:rFonts w:ascii="Arial" w:hAnsi="Arial" w:cs="Arial"/>
          <w:sz w:val="20"/>
        </w:rPr>
        <w:t>Chạy provider_package để thiết lập nhóm chính sách dựa trên ngữ cảnh</w:t>
      </w:r>
      <w:r w:rsidR="00C12992" w:rsidRPr="001058B5">
        <w:rPr>
          <w:rFonts w:ascii="Arial" w:hAnsi="Arial" w:cs="Arial"/>
          <w:sz w:val="20"/>
        </w:rPr>
        <w:t>.</w:t>
      </w:r>
    </w:p>
    <w:p w14:paraId="321F087E" w14:textId="77777777" w:rsidR="008C539B" w:rsidRPr="001058B5" w:rsidRDefault="00C12992">
      <w:pPr>
        <w:spacing w:before="137"/>
        <w:ind w:left="2620"/>
        <w:rPr>
          <w:rFonts w:ascii="Arial" w:hAnsi="Arial" w:cs="Arial"/>
          <w:sz w:val="18"/>
        </w:rPr>
      </w:pPr>
      <w:r w:rsidRPr="001058B5">
        <w:rPr>
          <w:rFonts w:ascii="Arial" w:hAnsi="Arial" w:cs="Arial"/>
          <w:w w:val="95"/>
          <w:sz w:val="18"/>
        </w:rPr>
        <w:t>EXEC sysadmin_pg.provider_package.set_provider_context;</w:t>
      </w:r>
    </w:p>
    <w:p w14:paraId="6B959E5D" w14:textId="77777777" w:rsidR="008C539B" w:rsidRPr="001058B5" w:rsidRDefault="008C539B">
      <w:pPr>
        <w:pStyle w:val="BodyText"/>
        <w:spacing w:before="3"/>
        <w:rPr>
          <w:rFonts w:ascii="Arial" w:hAnsi="Arial" w:cs="Arial"/>
          <w:sz w:val="18"/>
        </w:rPr>
      </w:pPr>
    </w:p>
    <w:p w14:paraId="65E958C2" w14:textId="4F5D1F48" w:rsidR="008C539B" w:rsidRPr="001058B5" w:rsidRDefault="00AE017F">
      <w:pPr>
        <w:pStyle w:val="BodyText"/>
        <w:ind w:left="2620"/>
        <w:rPr>
          <w:rFonts w:ascii="Arial" w:hAnsi="Arial" w:cs="Arial"/>
        </w:rPr>
      </w:pPr>
      <w:r w:rsidRPr="00AE017F">
        <w:rPr>
          <w:rFonts w:ascii="Arial" w:hAnsi="Arial" w:cs="Arial"/>
        </w:rPr>
        <w:t>Ở đoạn này, bạn có thể kiểm tra ngữ cảnh ứng dụng đã được thiết lập, như sau</w:t>
      </w:r>
      <w:r w:rsidR="00C12992" w:rsidRPr="001058B5">
        <w:rPr>
          <w:rFonts w:ascii="Arial" w:hAnsi="Arial" w:cs="Arial"/>
        </w:rPr>
        <w:t>:</w:t>
      </w:r>
    </w:p>
    <w:p w14:paraId="43FEF7CC"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w:t>
      </w:r>
      <w:r w:rsidRPr="001058B5">
        <w:rPr>
          <w:rFonts w:ascii="Arial" w:hAnsi="Arial" w:cs="Arial"/>
          <w:spacing w:val="-62"/>
          <w:w w:val="95"/>
          <w:sz w:val="18"/>
        </w:rPr>
        <w:t xml:space="preserve"> </w:t>
      </w:r>
      <w:r w:rsidRPr="001058B5">
        <w:rPr>
          <w:rFonts w:ascii="Arial" w:hAnsi="Arial" w:cs="Arial"/>
          <w:w w:val="95"/>
          <w:sz w:val="18"/>
        </w:rPr>
        <w:t>SYS_CONTEXT('USERENV',</w:t>
      </w:r>
      <w:r w:rsidRPr="001058B5">
        <w:rPr>
          <w:rFonts w:ascii="Arial" w:hAnsi="Arial" w:cs="Arial"/>
          <w:spacing w:val="-62"/>
          <w:w w:val="95"/>
          <w:sz w:val="18"/>
        </w:rPr>
        <w:t xml:space="preserve"> </w:t>
      </w:r>
      <w:r w:rsidRPr="001058B5">
        <w:rPr>
          <w:rFonts w:ascii="Arial" w:hAnsi="Arial" w:cs="Arial"/>
          <w:w w:val="95"/>
          <w:sz w:val="18"/>
        </w:rPr>
        <w:t>'CLIENT_IDENTIFIER')</w:t>
      </w:r>
      <w:r w:rsidRPr="001058B5">
        <w:rPr>
          <w:rFonts w:ascii="Arial" w:hAnsi="Arial" w:cs="Arial"/>
          <w:spacing w:val="-61"/>
          <w:w w:val="95"/>
          <w:sz w:val="18"/>
        </w:rPr>
        <w:t xml:space="preserve"> </w:t>
      </w:r>
      <w:r w:rsidRPr="001058B5">
        <w:rPr>
          <w:rFonts w:ascii="Arial" w:hAnsi="Arial" w:cs="Arial"/>
          <w:w w:val="95"/>
          <w:sz w:val="18"/>
        </w:rPr>
        <w:t>AS</w:t>
      </w:r>
      <w:r w:rsidRPr="001058B5">
        <w:rPr>
          <w:rFonts w:ascii="Arial" w:hAnsi="Arial" w:cs="Arial"/>
          <w:spacing w:val="-62"/>
          <w:w w:val="95"/>
          <w:sz w:val="18"/>
        </w:rPr>
        <w:t xml:space="preserve"> </w:t>
      </w:r>
      <w:r w:rsidRPr="001058B5">
        <w:rPr>
          <w:rFonts w:ascii="Arial" w:hAnsi="Arial" w:cs="Arial"/>
          <w:w w:val="95"/>
          <w:sz w:val="18"/>
        </w:rPr>
        <w:t>END_USER</w:t>
      </w:r>
      <w:r w:rsidRPr="001058B5">
        <w:rPr>
          <w:rFonts w:ascii="Arial" w:hAnsi="Arial" w:cs="Arial"/>
          <w:spacing w:val="-62"/>
          <w:w w:val="95"/>
          <w:sz w:val="18"/>
        </w:rPr>
        <w:t xml:space="preserve"> </w:t>
      </w:r>
      <w:r w:rsidRPr="001058B5">
        <w:rPr>
          <w:rFonts w:ascii="Arial" w:hAnsi="Arial" w:cs="Arial"/>
          <w:w w:val="95"/>
          <w:sz w:val="18"/>
        </w:rPr>
        <w:t>FROM</w:t>
      </w:r>
      <w:r w:rsidRPr="001058B5">
        <w:rPr>
          <w:rFonts w:ascii="Arial" w:hAnsi="Arial" w:cs="Arial"/>
          <w:spacing w:val="-62"/>
          <w:w w:val="95"/>
          <w:sz w:val="18"/>
        </w:rPr>
        <w:t xml:space="preserve"> </w:t>
      </w:r>
      <w:r w:rsidRPr="001058B5">
        <w:rPr>
          <w:rFonts w:ascii="Arial" w:hAnsi="Arial" w:cs="Arial"/>
          <w:w w:val="95"/>
          <w:sz w:val="18"/>
        </w:rPr>
        <w:t>DUAL;</w:t>
      </w:r>
    </w:p>
    <w:p w14:paraId="2775277A" w14:textId="77777777" w:rsidR="008C539B" w:rsidRPr="001058B5" w:rsidRDefault="008C539B">
      <w:pPr>
        <w:pStyle w:val="BodyText"/>
        <w:spacing w:before="2"/>
        <w:rPr>
          <w:rFonts w:ascii="Arial" w:hAnsi="Arial" w:cs="Arial"/>
          <w:sz w:val="18"/>
        </w:rPr>
      </w:pPr>
    </w:p>
    <w:p w14:paraId="5478290B" w14:textId="2966BE47"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20CB6DE7" w14:textId="77777777" w:rsidR="008C539B" w:rsidRPr="001058B5" w:rsidRDefault="00C12992">
      <w:pPr>
        <w:spacing w:before="141"/>
        <w:ind w:left="2620"/>
        <w:rPr>
          <w:rFonts w:ascii="Arial" w:hAnsi="Arial" w:cs="Arial"/>
          <w:sz w:val="18"/>
        </w:rPr>
      </w:pPr>
      <w:r w:rsidRPr="001058B5">
        <w:rPr>
          <w:rFonts w:ascii="Arial" w:hAnsi="Arial" w:cs="Arial"/>
          <w:w w:val="95"/>
          <w:sz w:val="18"/>
        </w:rPr>
        <w:t>END_USER</w:t>
      </w:r>
    </w:p>
    <w:p w14:paraId="374407C4" w14:textId="77777777" w:rsidR="008C539B" w:rsidRPr="001058B5" w:rsidRDefault="00C12992">
      <w:pPr>
        <w:spacing w:before="16"/>
        <w:ind w:left="2620"/>
        <w:rPr>
          <w:rFonts w:ascii="Arial" w:hAnsi="Arial" w:cs="Arial"/>
          <w:sz w:val="18"/>
        </w:rPr>
      </w:pPr>
      <w:r w:rsidRPr="001058B5">
        <w:rPr>
          <w:rFonts w:ascii="Arial" w:hAnsi="Arial" w:cs="Arial"/>
          <w:w w:val="95"/>
          <w:sz w:val="18"/>
        </w:rPr>
        <w:t>-----------------</w:t>
      </w:r>
    </w:p>
    <w:p w14:paraId="47EAC3AB" w14:textId="77777777" w:rsidR="008C539B" w:rsidRPr="001058B5" w:rsidRDefault="00C12992">
      <w:pPr>
        <w:spacing w:before="16"/>
        <w:ind w:left="2620"/>
        <w:rPr>
          <w:rFonts w:ascii="Arial" w:hAnsi="Arial" w:cs="Arial"/>
          <w:sz w:val="18"/>
        </w:rPr>
      </w:pPr>
      <w:r w:rsidRPr="001058B5">
        <w:rPr>
          <w:rFonts w:ascii="Arial" w:hAnsi="Arial" w:cs="Arial"/>
          <w:w w:val="95"/>
          <w:sz w:val="18"/>
        </w:rPr>
        <w:t>provider_a</w:t>
      </w:r>
    </w:p>
    <w:p w14:paraId="14614C51" w14:textId="77777777" w:rsidR="008C539B" w:rsidRPr="001058B5" w:rsidRDefault="008C539B">
      <w:pPr>
        <w:pStyle w:val="BodyText"/>
        <w:spacing w:before="4"/>
        <w:rPr>
          <w:rFonts w:ascii="Arial" w:hAnsi="Arial" w:cs="Arial"/>
          <w:sz w:val="18"/>
        </w:rPr>
      </w:pPr>
    </w:p>
    <w:p w14:paraId="73B9870E" w14:textId="3709B702" w:rsidR="008C539B" w:rsidRPr="001058B5" w:rsidRDefault="00AE017F">
      <w:pPr>
        <w:pStyle w:val="ListParagraph"/>
        <w:numPr>
          <w:ilvl w:val="0"/>
          <w:numId w:val="67"/>
        </w:numPr>
        <w:tabs>
          <w:tab w:val="left" w:pos="2620"/>
        </w:tabs>
        <w:spacing w:before="0"/>
        <w:ind w:left="2620"/>
        <w:jc w:val="left"/>
        <w:rPr>
          <w:rFonts w:ascii="Arial" w:hAnsi="Arial" w:cs="Arial"/>
          <w:sz w:val="20"/>
        </w:rPr>
      </w:pPr>
      <w:r>
        <w:rPr>
          <w:rFonts w:ascii="Arial" w:hAnsi="Arial" w:cs="Arial"/>
          <w:sz w:val="20"/>
        </w:rPr>
        <w:t>Nhập câu lệnh SELECT sau đây</w:t>
      </w:r>
      <w:r w:rsidR="00C12992" w:rsidRPr="001058B5">
        <w:rPr>
          <w:rFonts w:ascii="Arial" w:hAnsi="Arial" w:cs="Arial"/>
          <w:sz w:val="20"/>
        </w:rPr>
        <w:t>:</w:t>
      </w:r>
    </w:p>
    <w:p w14:paraId="2F7F16CD"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w:t>
      </w:r>
      <w:r w:rsidRPr="001058B5">
        <w:rPr>
          <w:rFonts w:ascii="Arial" w:hAnsi="Arial" w:cs="Arial"/>
          <w:spacing w:val="-55"/>
          <w:w w:val="95"/>
          <w:sz w:val="18"/>
        </w:rPr>
        <w:t xml:space="preserve"> </w:t>
      </w:r>
      <w:r w:rsidRPr="001058B5">
        <w:rPr>
          <w:rFonts w:ascii="Arial" w:hAnsi="Arial" w:cs="Arial"/>
          <w:w w:val="95"/>
          <w:sz w:val="18"/>
        </w:rPr>
        <w:t>oe.product_code_names;</w:t>
      </w:r>
    </w:p>
    <w:p w14:paraId="399A93E9" w14:textId="77777777" w:rsidR="008C539B" w:rsidRPr="001058B5" w:rsidRDefault="008C539B">
      <w:pPr>
        <w:pStyle w:val="BodyText"/>
        <w:spacing w:before="2"/>
        <w:rPr>
          <w:rFonts w:ascii="Arial" w:hAnsi="Arial" w:cs="Arial"/>
          <w:sz w:val="18"/>
        </w:rPr>
      </w:pPr>
    </w:p>
    <w:p w14:paraId="7A291886" w14:textId="34982AC0"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59EC671"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072F96F9" w14:textId="77777777" w:rsidR="008C539B" w:rsidRPr="001058B5" w:rsidRDefault="00C12992">
      <w:pPr>
        <w:spacing w:before="17"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31EC77AD" w14:textId="77777777">
        <w:trPr>
          <w:trHeight w:val="204"/>
        </w:trPr>
        <w:tc>
          <w:tcPr>
            <w:tcW w:w="1255" w:type="dxa"/>
          </w:tcPr>
          <w:p w14:paraId="47BF9198"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Biffo</w:t>
            </w:r>
          </w:p>
        </w:tc>
        <w:tc>
          <w:tcPr>
            <w:tcW w:w="791" w:type="dxa"/>
          </w:tcPr>
          <w:p w14:paraId="1B414478"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2008</w:t>
            </w:r>
          </w:p>
        </w:tc>
      </w:tr>
      <w:tr w:rsidR="008C539B" w:rsidRPr="001058B5" w14:paraId="080162B7" w14:textId="77777777">
        <w:trPr>
          <w:trHeight w:val="220"/>
        </w:trPr>
        <w:tc>
          <w:tcPr>
            <w:tcW w:w="1255" w:type="dxa"/>
          </w:tcPr>
          <w:p w14:paraId="57B7F7A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Hortensia</w:t>
            </w:r>
          </w:p>
        </w:tc>
        <w:tc>
          <w:tcPr>
            <w:tcW w:w="791" w:type="dxa"/>
          </w:tcPr>
          <w:p w14:paraId="47A45FF0"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240BBF7B" w14:textId="77777777">
        <w:trPr>
          <w:trHeight w:val="205"/>
        </w:trPr>
        <w:tc>
          <w:tcPr>
            <w:tcW w:w="1255" w:type="dxa"/>
          </w:tcPr>
          <w:p w14:paraId="3834C8D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Boppo</w:t>
            </w:r>
          </w:p>
        </w:tc>
        <w:tc>
          <w:tcPr>
            <w:tcW w:w="791" w:type="dxa"/>
          </w:tcPr>
          <w:p w14:paraId="5C0AC3F0"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2006</w:t>
            </w:r>
          </w:p>
        </w:tc>
      </w:tr>
    </w:tbl>
    <w:p w14:paraId="71BD9DBC" w14:textId="77777777" w:rsidR="008C539B" w:rsidRPr="001058B5" w:rsidRDefault="008C539B">
      <w:pPr>
        <w:pStyle w:val="BodyText"/>
        <w:rPr>
          <w:rFonts w:ascii="Arial" w:hAnsi="Arial" w:cs="Arial"/>
          <w:sz w:val="19"/>
        </w:rPr>
      </w:pPr>
    </w:p>
    <w:p w14:paraId="12591D27" w14:textId="3D685A7F" w:rsidR="008C539B" w:rsidRPr="001058B5" w:rsidRDefault="00AE017F" w:rsidP="00AE017F">
      <w:pPr>
        <w:pStyle w:val="ListParagraph"/>
        <w:numPr>
          <w:ilvl w:val="0"/>
          <w:numId w:val="67"/>
        </w:numPr>
        <w:tabs>
          <w:tab w:val="left" w:pos="2620"/>
        </w:tabs>
        <w:spacing w:before="0"/>
        <w:rPr>
          <w:rFonts w:ascii="Arial" w:hAnsi="Arial" w:cs="Arial"/>
          <w:sz w:val="20"/>
        </w:rPr>
      </w:pPr>
      <w:r w:rsidRPr="00AE017F">
        <w:rPr>
          <w:rFonts w:ascii="Arial" w:hAnsi="Arial" w:cs="Arial"/>
          <w:sz w:val="20"/>
        </w:rPr>
        <w:t>Đặt mã nhận diện khách hàng thành provider_b và sau đó nhập các câu lệnh sau</w:t>
      </w:r>
      <w:r w:rsidR="00C12992" w:rsidRPr="001058B5">
        <w:rPr>
          <w:rFonts w:ascii="Arial" w:hAnsi="Arial" w:cs="Arial"/>
          <w:sz w:val="20"/>
        </w:rPr>
        <w:t>:</w:t>
      </w:r>
    </w:p>
    <w:p w14:paraId="7FC00B59" w14:textId="77777777" w:rsidR="008C539B" w:rsidRPr="001058B5" w:rsidRDefault="00C12992">
      <w:pPr>
        <w:spacing w:before="137"/>
        <w:ind w:left="2620"/>
        <w:rPr>
          <w:rFonts w:ascii="Arial" w:hAnsi="Arial" w:cs="Arial"/>
          <w:sz w:val="18"/>
        </w:rPr>
      </w:pPr>
      <w:r w:rsidRPr="001058B5">
        <w:rPr>
          <w:rFonts w:ascii="Arial" w:hAnsi="Arial" w:cs="Arial"/>
          <w:w w:val="95"/>
          <w:sz w:val="18"/>
        </w:rPr>
        <w:t>EXEC DBMS_SESSION.SET_IDENTIFIER('provider_b');</w:t>
      </w:r>
    </w:p>
    <w:p w14:paraId="05805FA7" w14:textId="77777777" w:rsidR="008C539B" w:rsidRPr="001058B5" w:rsidRDefault="00C12992">
      <w:pPr>
        <w:spacing w:before="17" w:line="259" w:lineRule="auto"/>
        <w:ind w:left="2620" w:right="1960"/>
        <w:rPr>
          <w:rFonts w:ascii="Arial" w:hAnsi="Arial" w:cs="Arial"/>
          <w:sz w:val="18"/>
        </w:rPr>
      </w:pPr>
      <w:r w:rsidRPr="001058B5">
        <w:rPr>
          <w:rFonts w:ascii="Arial" w:hAnsi="Arial" w:cs="Arial"/>
          <w:w w:val="85"/>
          <w:sz w:val="18"/>
        </w:rPr>
        <w:t xml:space="preserve">EXEC sysadmin_pg.provider_package.set_provider_context; </w:t>
      </w:r>
      <w:r w:rsidRPr="001058B5">
        <w:rPr>
          <w:rFonts w:ascii="Arial" w:hAnsi="Arial" w:cs="Arial"/>
          <w:w w:val="95"/>
          <w:sz w:val="18"/>
        </w:rPr>
        <w:t>SELECT * FROM</w:t>
      </w:r>
      <w:r w:rsidRPr="001058B5">
        <w:rPr>
          <w:rFonts w:ascii="Arial" w:hAnsi="Arial" w:cs="Arial"/>
          <w:spacing w:val="-80"/>
          <w:w w:val="95"/>
          <w:sz w:val="18"/>
        </w:rPr>
        <w:t xml:space="preserve"> </w:t>
      </w:r>
      <w:r w:rsidRPr="001058B5">
        <w:rPr>
          <w:rFonts w:ascii="Arial" w:hAnsi="Arial" w:cs="Arial"/>
          <w:w w:val="95"/>
          <w:sz w:val="18"/>
        </w:rPr>
        <w:t>oe.product_code_names;</w:t>
      </w:r>
    </w:p>
    <w:p w14:paraId="28E24922" w14:textId="77777777" w:rsidR="008C539B" w:rsidRPr="001058B5" w:rsidRDefault="008C539B">
      <w:pPr>
        <w:pStyle w:val="BodyText"/>
        <w:spacing w:before="9"/>
        <w:rPr>
          <w:rFonts w:ascii="Arial" w:hAnsi="Arial" w:cs="Arial"/>
          <w:sz w:val="16"/>
        </w:rPr>
      </w:pPr>
    </w:p>
    <w:p w14:paraId="0C1C716D" w14:textId="129ED8E2"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3A380E6E"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138E75C5" w14:textId="77777777" w:rsidR="008C539B" w:rsidRPr="001058B5" w:rsidRDefault="00C12992">
      <w:pPr>
        <w:spacing w:before="16"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28CA2993" w14:textId="77777777">
        <w:trPr>
          <w:trHeight w:val="205"/>
        </w:trPr>
        <w:tc>
          <w:tcPr>
            <w:tcW w:w="1255" w:type="dxa"/>
          </w:tcPr>
          <w:p w14:paraId="5B48B7F1"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Beffo</w:t>
            </w:r>
          </w:p>
        </w:tc>
        <w:tc>
          <w:tcPr>
            <w:tcW w:w="791" w:type="dxa"/>
          </w:tcPr>
          <w:p w14:paraId="0FC58D4B"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2004</w:t>
            </w:r>
          </w:p>
        </w:tc>
      </w:tr>
      <w:tr w:rsidR="008C539B" w:rsidRPr="001058B5" w14:paraId="1B9AF3E3" w14:textId="77777777">
        <w:trPr>
          <w:trHeight w:val="220"/>
        </w:trPr>
        <w:tc>
          <w:tcPr>
            <w:tcW w:w="1255" w:type="dxa"/>
          </w:tcPr>
          <w:p w14:paraId="6EA9B023"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Bunko</w:t>
            </w:r>
          </w:p>
        </w:tc>
        <w:tc>
          <w:tcPr>
            <w:tcW w:w="791" w:type="dxa"/>
          </w:tcPr>
          <w:p w14:paraId="7ED71058"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7DFDA518" w14:textId="77777777">
        <w:trPr>
          <w:trHeight w:val="204"/>
        </w:trPr>
        <w:tc>
          <w:tcPr>
            <w:tcW w:w="1255" w:type="dxa"/>
          </w:tcPr>
          <w:p w14:paraId="228AFEF1"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Hortensia</w:t>
            </w:r>
          </w:p>
        </w:tc>
        <w:tc>
          <w:tcPr>
            <w:tcW w:w="791" w:type="dxa"/>
          </w:tcPr>
          <w:p w14:paraId="49633539"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2003</w:t>
            </w:r>
          </w:p>
        </w:tc>
      </w:tr>
    </w:tbl>
    <w:p w14:paraId="06B37E50" w14:textId="77777777" w:rsidR="008C539B" w:rsidRPr="001058B5" w:rsidRDefault="008C539B">
      <w:pPr>
        <w:pStyle w:val="BodyText"/>
        <w:spacing w:before="9"/>
        <w:rPr>
          <w:rFonts w:ascii="Arial" w:hAnsi="Arial" w:cs="Arial"/>
          <w:sz w:val="25"/>
        </w:rPr>
      </w:pPr>
    </w:p>
    <w:p w14:paraId="2F016874" w14:textId="359C8B35" w:rsidR="008C539B" w:rsidRPr="001058B5" w:rsidRDefault="00C12992">
      <w:pPr>
        <w:pStyle w:val="Heading6"/>
      </w:pPr>
      <w:bookmarkStart w:id="1265" w:name="_bookmark1499"/>
      <w:bookmarkEnd w:id="1265"/>
      <w:r w:rsidRPr="001058B5">
        <w:t xml:space="preserve">Step 7: </w:t>
      </w:r>
      <w:r w:rsidR="00AE017F" w:rsidRPr="00AE017F">
        <w:t>Xoá các thành phần trong hướng dẫn này</w:t>
      </w:r>
    </w:p>
    <w:p w14:paraId="6410F61E" w14:textId="239D0ADE" w:rsidR="008C539B" w:rsidRPr="001058B5" w:rsidRDefault="00AE017F">
      <w:pPr>
        <w:pStyle w:val="ListParagraph"/>
        <w:numPr>
          <w:ilvl w:val="0"/>
          <w:numId w:val="66"/>
        </w:numPr>
        <w:tabs>
          <w:tab w:val="left" w:pos="26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9"/>
          <w:sz w:val="20"/>
        </w:rPr>
        <w:t xml:space="preserve"> </w:t>
      </w:r>
      <w:r w:rsidR="00C12992" w:rsidRPr="001058B5">
        <w:rPr>
          <w:rFonts w:ascii="Arial" w:hAnsi="Arial" w:cs="Arial"/>
          <w:sz w:val="20"/>
        </w:rPr>
        <w:t>OE</w:t>
      </w:r>
      <w:r w:rsidR="00C12992" w:rsidRPr="001058B5">
        <w:rPr>
          <w:rFonts w:ascii="Arial" w:hAnsi="Arial" w:cs="Arial"/>
          <w:spacing w:val="-83"/>
          <w:sz w:val="20"/>
        </w:rPr>
        <w:t xml:space="preserve"> </w:t>
      </w:r>
      <w:r w:rsidR="00C12992" w:rsidRPr="001058B5">
        <w:rPr>
          <w:rFonts w:ascii="Arial" w:hAnsi="Arial" w:cs="Arial"/>
          <w:sz w:val="20"/>
        </w:rPr>
        <w:t>and</w:t>
      </w:r>
      <w:r w:rsidR="00C12992" w:rsidRPr="001058B5">
        <w:rPr>
          <w:rFonts w:ascii="Arial" w:hAnsi="Arial" w:cs="Arial"/>
          <w:spacing w:val="-7"/>
          <w:sz w:val="20"/>
        </w:rPr>
        <w:t xml:space="preserve"> </w:t>
      </w:r>
      <w:r>
        <w:rPr>
          <w:rFonts w:ascii="Arial" w:hAnsi="Arial" w:cs="Arial"/>
          <w:sz w:val="20"/>
        </w:rPr>
        <w:t>và xoá bảng</w:t>
      </w:r>
      <w:r w:rsidR="00C12992" w:rsidRPr="001058B5">
        <w:rPr>
          <w:rFonts w:ascii="Arial" w:hAnsi="Arial" w:cs="Arial"/>
          <w:spacing w:val="-7"/>
          <w:sz w:val="20"/>
        </w:rPr>
        <w:t xml:space="preserve"> </w:t>
      </w:r>
      <w:r w:rsidR="00C12992" w:rsidRPr="001058B5">
        <w:rPr>
          <w:rFonts w:ascii="Arial" w:hAnsi="Arial" w:cs="Arial"/>
          <w:sz w:val="20"/>
        </w:rPr>
        <w:t>product_code_names.</w:t>
      </w:r>
    </w:p>
    <w:p w14:paraId="79BEBDC7"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2583762D"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F5971FE" w14:textId="77777777" w:rsidR="008C539B" w:rsidRPr="001058B5" w:rsidRDefault="008C539B">
      <w:pPr>
        <w:pStyle w:val="BodyText"/>
        <w:spacing w:before="10"/>
        <w:rPr>
          <w:rFonts w:ascii="Arial" w:hAnsi="Arial" w:cs="Arial"/>
          <w:i/>
        </w:rPr>
      </w:pPr>
    </w:p>
    <w:p w14:paraId="6576E85A" w14:textId="77777777" w:rsidR="008C539B" w:rsidRPr="001058B5" w:rsidRDefault="00C12992">
      <w:pPr>
        <w:ind w:left="2620"/>
        <w:rPr>
          <w:rFonts w:ascii="Arial" w:hAnsi="Arial" w:cs="Arial"/>
          <w:sz w:val="18"/>
        </w:rPr>
      </w:pPr>
      <w:r w:rsidRPr="001058B5">
        <w:rPr>
          <w:rFonts w:ascii="Arial" w:hAnsi="Arial" w:cs="Arial"/>
          <w:w w:val="95"/>
          <w:sz w:val="18"/>
        </w:rPr>
        <w:t>DROP TABLE product_code_names;</w:t>
      </w:r>
    </w:p>
    <w:p w14:paraId="1DBC9EB0" w14:textId="77777777" w:rsidR="008C539B" w:rsidRPr="001058B5" w:rsidRDefault="008C539B">
      <w:pPr>
        <w:pStyle w:val="BodyText"/>
        <w:spacing w:before="3"/>
        <w:rPr>
          <w:rFonts w:ascii="Arial" w:hAnsi="Arial" w:cs="Arial"/>
          <w:sz w:val="18"/>
        </w:rPr>
      </w:pPr>
    </w:p>
    <w:p w14:paraId="68207F2E" w14:textId="013B1201" w:rsidR="008C539B" w:rsidRPr="001058B5" w:rsidRDefault="00AE017F">
      <w:pPr>
        <w:pStyle w:val="ListParagraph"/>
        <w:numPr>
          <w:ilvl w:val="0"/>
          <w:numId w:val="66"/>
        </w:numPr>
        <w:tabs>
          <w:tab w:val="left" w:pos="2620"/>
        </w:tabs>
        <w:spacing w:before="1"/>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6"/>
          <w:sz w:val="20"/>
        </w:rPr>
        <w:t xml:space="preserve"> </w:t>
      </w:r>
      <w:r w:rsidR="00C12992" w:rsidRPr="001058B5">
        <w:rPr>
          <w:rFonts w:ascii="Arial" w:hAnsi="Arial" w:cs="Arial"/>
          <w:sz w:val="20"/>
        </w:rPr>
        <w:t>SYS</w:t>
      </w:r>
      <w:r w:rsidR="00C12992" w:rsidRPr="001058B5">
        <w:rPr>
          <w:rFonts w:ascii="Arial" w:hAnsi="Arial" w:cs="Arial"/>
          <w:spacing w:val="-80"/>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Pr>
          <w:rFonts w:ascii="Arial" w:hAnsi="Arial" w:cs="Arial"/>
          <w:sz w:val="20"/>
        </w:rPr>
        <w:t>ngữ cảnh ứng dụng và user trong tutorial này</w:t>
      </w:r>
      <w:r w:rsidR="00C12992" w:rsidRPr="001058B5">
        <w:rPr>
          <w:rFonts w:ascii="Arial" w:hAnsi="Arial" w:cs="Arial"/>
          <w:sz w:val="20"/>
        </w:rPr>
        <w:t>.</w:t>
      </w:r>
    </w:p>
    <w:p w14:paraId="41BBFF39"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SYS/AS SYSDBA</w:t>
      </w:r>
    </w:p>
    <w:p w14:paraId="643AFCAE"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5FC8A49" w14:textId="77777777" w:rsidR="008C539B" w:rsidRPr="001058B5" w:rsidRDefault="008C539B">
      <w:pPr>
        <w:pStyle w:val="BodyText"/>
        <w:spacing w:before="10"/>
        <w:rPr>
          <w:rFonts w:ascii="Arial" w:hAnsi="Arial" w:cs="Arial"/>
          <w:i/>
        </w:rPr>
      </w:pPr>
    </w:p>
    <w:p w14:paraId="0451DBA7" w14:textId="77777777" w:rsidR="008C539B" w:rsidRPr="001058B5" w:rsidRDefault="00C12992">
      <w:pPr>
        <w:spacing w:line="259" w:lineRule="auto"/>
        <w:ind w:left="2620" w:right="4669"/>
        <w:rPr>
          <w:rFonts w:ascii="Arial" w:hAnsi="Arial" w:cs="Arial"/>
          <w:sz w:val="18"/>
        </w:rPr>
      </w:pPr>
      <w:r w:rsidRPr="001058B5">
        <w:rPr>
          <w:rFonts w:ascii="Arial" w:hAnsi="Arial" w:cs="Arial"/>
          <w:w w:val="95"/>
          <w:sz w:val="18"/>
        </w:rPr>
        <w:t xml:space="preserve">DROP CONTEXT provider_ctx; </w:t>
      </w:r>
      <w:r w:rsidRPr="001058B5">
        <w:rPr>
          <w:rFonts w:ascii="Arial" w:hAnsi="Arial" w:cs="Arial"/>
          <w:w w:val="90"/>
          <w:sz w:val="18"/>
        </w:rPr>
        <w:t>DROP</w:t>
      </w:r>
      <w:r w:rsidRPr="001058B5">
        <w:rPr>
          <w:rFonts w:ascii="Arial" w:hAnsi="Arial" w:cs="Arial"/>
          <w:spacing w:val="-49"/>
          <w:w w:val="90"/>
          <w:sz w:val="18"/>
        </w:rPr>
        <w:t xml:space="preserve"> </w:t>
      </w:r>
      <w:r w:rsidRPr="001058B5">
        <w:rPr>
          <w:rFonts w:ascii="Arial" w:hAnsi="Arial" w:cs="Arial"/>
          <w:w w:val="90"/>
          <w:sz w:val="18"/>
        </w:rPr>
        <w:t>USER</w:t>
      </w:r>
      <w:r w:rsidRPr="001058B5">
        <w:rPr>
          <w:rFonts w:ascii="Arial" w:hAnsi="Arial" w:cs="Arial"/>
          <w:spacing w:val="-49"/>
          <w:w w:val="90"/>
          <w:sz w:val="18"/>
        </w:rPr>
        <w:t xml:space="preserve"> </w:t>
      </w:r>
      <w:r w:rsidRPr="001058B5">
        <w:rPr>
          <w:rFonts w:ascii="Arial" w:hAnsi="Arial" w:cs="Arial"/>
          <w:w w:val="90"/>
          <w:sz w:val="18"/>
        </w:rPr>
        <w:t>sysadmin_pg</w:t>
      </w:r>
      <w:r w:rsidRPr="001058B5">
        <w:rPr>
          <w:rFonts w:ascii="Arial" w:hAnsi="Arial" w:cs="Arial"/>
          <w:spacing w:val="-48"/>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54"/>
          <w:w w:val="95"/>
          <w:sz w:val="18"/>
        </w:rPr>
        <w:t xml:space="preserve"> </w:t>
      </w:r>
      <w:r w:rsidRPr="001058B5">
        <w:rPr>
          <w:rFonts w:ascii="Arial" w:hAnsi="Arial" w:cs="Arial"/>
          <w:w w:val="95"/>
          <w:sz w:val="18"/>
        </w:rPr>
        <w:t>apps_user;</w:t>
      </w:r>
    </w:p>
    <w:p w14:paraId="536453EF"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AF4CF7D" w14:textId="77777777" w:rsidR="008C539B" w:rsidRPr="001058B5" w:rsidRDefault="008C539B">
      <w:pPr>
        <w:pStyle w:val="BodyText"/>
        <w:spacing w:before="2"/>
        <w:rPr>
          <w:rFonts w:ascii="Arial" w:hAnsi="Arial" w:cs="Arial"/>
          <w:sz w:val="24"/>
        </w:rPr>
      </w:pPr>
    </w:p>
    <w:p w14:paraId="2CC8DC2E" w14:textId="6D0F8C60" w:rsidR="008C539B" w:rsidRPr="001058B5" w:rsidRDefault="005D0CFD">
      <w:pPr>
        <w:pStyle w:val="Heading3"/>
        <w:spacing w:before="107"/>
        <w:ind w:left="100"/>
      </w:pPr>
      <w:bookmarkStart w:id="1266" w:name="How_Oracle_Virtual_Private_Database_Work"/>
      <w:bookmarkStart w:id="1267" w:name="_bookmark1500"/>
      <w:bookmarkEnd w:id="1266"/>
      <w:bookmarkEnd w:id="1267"/>
      <w:r w:rsidRPr="005D0CFD">
        <w:rPr>
          <w:spacing w:val="-28"/>
        </w:rPr>
        <w:t>Oracle VPD hoạt động với các tính năng Oracle khác như thế nào</w:t>
      </w:r>
    </w:p>
    <w:p w14:paraId="30B3AE86" w14:textId="2C802B2E" w:rsidR="008C539B" w:rsidRPr="001058B5" w:rsidRDefault="005D0CFD">
      <w:pPr>
        <w:pStyle w:val="BodyText"/>
        <w:spacing w:before="80"/>
        <w:ind w:left="1660"/>
        <w:rPr>
          <w:rFonts w:ascii="Arial" w:hAnsi="Arial" w:cs="Arial"/>
        </w:rPr>
      </w:pPr>
      <w:r>
        <w:rPr>
          <w:rFonts w:ascii="Arial" w:hAnsi="Arial" w:cs="Arial"/>
        </w:rPr>
        <w:t>Phần này bao gồm</w:t>
      </w:r>
      <w:r w:rsidR="00C12992" w:rsidRPr="001058B5">
        <w:rPr>
          <w:rFonts w:ascii="Arial" w:hAnsi="Arial" w:cs="Arial"/>
        </w:rPr>
        <w:t>:</w:t>
      </w:r>
    </w:p>
    <w:p w14:paraId="783B0E0A" w14:textId="36DE052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501" w:history="1">
        <w:r w:rsidR="005D0CFD">
          <w:rPr>
            <w:rFonts w:ascii="Arial" w:hAnsi="Arial" w:cs="Arial"/>
            <w:color w:val="0000CC"/>
            <w:sz w:val="20"/>
          </w:rPr>
          <w:t>Sử</w:t>
        </w:r>
      </w:hyperlink>
      <w:r w:rsidR="005D0CFD">
        <w:rPr>
          <w:rFonts w:ascii="Arial" w:hAnsi="Arial" w:cs="Arial"/>
          <w:color w:val="0000CC"/>
          <w:sz w:val="20"/>
        </w:rPr>
        <w:t xml:space="preserve"> dụng chính sách Oracle VPD với Editions</w:t>
      </w:r>
    </w:p>
    <w:p w14:paraId="0C967ACA" w14:textId="22015BBA"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03" w:history="1">
        <w:r w:rsidR="005D0CFD">
          <w:rPr>
            <w:rFonts w:ascii="Arial" w:hAnsi="Arial" w:cs="Arial"/>
            <w:color w:val="0000CC"/>
            <w:sz w:val="20"/>
          </w:rPr>
          <w:t xml:space="preserve">Sử dụng </w:t>
        </w:r>
        <w:r w:rsidR="00C12992" w:rsidRPr="001058B5">
          <w:rPr>
            <w:rFonts w:ascii="Arial" w:hAnsi="Arial" w:cs="Arial"/>
            <w:color w:val="0000CC"/>
            <w:sz w:val="20"/>
          </w:rPr>
          <w:t xml:space="preserve"> SELECT FOR </w:t>
        </w:r>
        <w:r w:rsidR="00C12992" w:rsidRPr="001058B5">
          <w:rPr>
            <w:rFonts w:ascii="Arial" w:hAnsi="Arial" w:cs="Arial"/>
            <w:color w:val="0000CC"/>
            <w:spacing w:val="-3"/>
            <w:sz w:val="20"/>
          </w:rPr>
          <w:t xml:space="preserve">UPDATE </w:t>
        </w:r>
        <w:r w:rsidR="005D0CFD">
          <w:rPr>
            <w:rFonts w:ascii="Arial" w:hAnsi="Arial" w:cs="Arial"/>
            <w:color w:val="0000CC"/>
            <w:sz w:val="20"/>
          </w:rPr>
          <w:t>trong truy vấn của user trong</w:t>
        </w:r>
        <w:r w:rsidR="00C12992" w:rsidRPr="001058B5">
          <w:rPr>
            <w:rFonts w:ascii="Arial" w:hAnsi="Arial" w:cs="Arial"/>
            <w:color w:val="0000CC"/>
            <w:sz w:val="20"/>
          </w:rPr>
          <w:t xml:space="preserve"> VPD-Protected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Tables</w:t>
        </w:r>
      </w:hyperlink>
    </w:p>
    <w:p w14:paraId="03F15341" w14:textId="0F9740BF" w:rsidR="008C539B" w:rsidRPr="001058B5" w:rsidRDefault="008D1AB8" w:rsidP="006F7931">
      <w:pPr>
        <w:pStyle w:val="ListParagraph"/>
        <w:numPr>
          <w:ilvl w:val="1"/>
          <w:numId w:val="137"/>
        </w:numPr>
        <w:tabs>
          <w:tab w:val="left" w:pos="2020"/>
        </w:tabs>
        <w:spacing w:before="117" w:line="232" w:lineRule="auto"/>
        <w:ind w:right="1722" w:hanging="359"/>
        <w:rPr>
          <w:rFonts w:ascii="Arial" w:hAnsi="Arial" w:cs="Arial"/>
          <w:sz w:val="20"/>
        </w:rPr>
      </w:pPr>
      <w:hyperlink w:anchor="_bookmark1505" w:history="1">
        <w:r w:rsidR="00C12992" w:rsidRPr="001058B5">
          <w:rPr>
            <w:rFonts w:ascii="Arial" w:hAnsi="Arial" w:cs="Arial"/>
            <w:color w:val="0000CC"/>
            <w:sz w:val="20"/>
          </w:rPr>
          <w:t>Oracle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Policies</w:t>
        </w:r>
        <w:r w:rsidR="00C12992" w:rsidRPr="001058B5">
          <w:rPr>
            <w:rFonts w:ascii="Arial" w:hAnsi="Arial" w:cs="Arial"/>
            <w:color w:val="0000CC"/>
            <w:spacing w:val="-4"/>
            <w:sz w:val="20"/>
          </w:rPr>
          <w:t xml:space="preserve"> </w:t>
        </w:r>
        <w:r w:rsidR="005D0CFD">
          <w:rPr>
            <w:rFonts w:ascii="Arial" w:hAnsi="Arial" w:cs="Arial"/>
            <w:color w:val="0000CC"/>
            <w:sz w:val="20"/>
          </w:rPr>
          <w:t>ảnh hưởng đến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Outer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ANSI</w:t>
        </w:r>
        <w:r w:rsidR="00C12992" w:rsidRPr="001058B5">
          <w:rPr>
            <w:rFonts w:ascii="Arial" w:hAnsi="Arial" w:cs="Arial"/>
            <w:color w:val="0000CC"/>
            <w:spacing w:val="-4"/>
            <w:sz w:val="20"/>
          </w:rPr>
          <w:t xml:space="preserve"> </w:t>
        </w:r>
        <w:r w:rsidR="00C12992" w:rsidRPr="001058B5">
          <w:rPr>
            <w:rFonts w:ascii="Arial" w:hAnsi="Arial" w:cs="Arial"/>
            <w:color w:val="0000CC"/>
            <w:sz w:val="20"/>
          </w:rPr>
          <w:t>Join</w:t>
        </w:r>
      </w:hyperlink>
      <w:hyperlink w:anchor="_bookmark1505" w:history="1">
        <w:r w:rsidR="00C12992" w:rsidRPr="001058B5">
          <w:rPr>
            <w:rFonts w:ascii="Arial" w:hAnsi="Arial" w:cs="Arial"/>
            <w:color w:val="0000CC"/>
            <w:sz w:val="20"/>
          </w:rPr>
          <w:t xml:space="preserve"> </w:t>
        </w:r>
        <w:r w:rsidR="005D0CFD">
          <w:rPr>
            <w:rFonts w:ascii="Arial" w:hAnsi="Arial" w:cs="Arial"/>
            <w:color w:val="0000CC"/>
            <w:sz w:val="20"/>
          </w:rPr>
          <w:t>như</w:t>
        </w:r>
      </w:hyperlink>
      <w:r w:rsidR="005D0CFD">
        <w:rPr>
          <w:rFonts w:ascii="Arial" w:hAnsi="Arial" w:cs="Arial"/>
          <w:color w:val="0000CC"/>
          <w:sz w:val="20"/>
        </w:rPr>
        <w:t xml:space="preserve"> thế nào</w:t>
      </w:r>
    </w:p>
    <w:p w14:paraId="5C139D1C" w14:textId="05BFD48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08" w:history="1">
        <w:r w:rsidR="00C12992" w:rsidRPr="001058B5">
          <w:rPr>
            <w:rFonts w:ascii="Arial" w:hAnsi="Arial" w:cs="Arial"/>
            <w:color w:val="0000CC"/>
            <w:sz w:val="20"/>
          </w:rPr>
          <w:t xml:space="preserve">Oracle Virtual Private Database Security Policies </w:t>
        </w:r>
        <w:r w:rsidR="005D0CFD">
          <w:rPr>
            <w:rFonts w:ascii="Arial" w:hAnsi="Arial" w:cs="Arial"/>
            <w:color w:val="0000CC"/>
            <w:spacing w:val="-5"/>
            <w:sz w:val="20"/>
          </w:rPr>
          <w:t xml:space="preserve"> hoạt động với</w:t>
        </w:r>
        <w:r w:rsidR="00C12992" w:rsidRPr="001058B5">
          <w:rPr>
            <w:rFonts w:ascii="Arial" w:hAnsi="Arial" w:cs="Arial"/>
            <w:color w:val="0000CC"/>
            <w:spacing w:val="-5"/>
            <w:sz w:val="20"/>
          </w:rPr>
          <w:t xml:space="preserve"> </w:t>
        </w:r>
        <w:r w:rsidR="00C12992" w:rsidRPr="001058B5">
          <w:rPr>
            <w:rFonts w:ascii="Arial" w:hAnsi="Arial" w:cs="Arial"/>
            <w:color w:val="0000CC"/>
            <w:spacing w:val="-7"/>
            <w:sz w:val="20"/>
          </w:rPr>
          <w:t xml:space="preserve"> </w:t>
        </w:r>
      </w:hyperlink>
      <w:r w:rsidR="005D0CFD">
        <w:rPr>
          <w:rFonts w:ascii="Arial" w:hAnsi="Arial" w:cs="Arial"/>
          <w:color w:val="0000CC"/>
          <w:sz w:val="20"/>
        </w:rPr>
        <w:t>ứng dụng như thế nào</w:t>
      </w:r>
    </w:p>
    <w:p w14:paraId="777F135C" w14:textId="76D5E03A"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11" w:history="1">
        <w:r w:rsidR="005D0CFD">
          <w:rPr>
            <w:rFonts w:ascii="Arial" w:hAnsi="Arial" w:cs="Arial"/>
            <w:color w:val="0000CC"/>
            <w:sz w:val="20"/>
          </w:rPr>
          <w:t>Sử dụng Automatic Reparsing cho</w:t>
        </w:r>
        <w:r w:rsidR="00C12992" w:rsidRPr="001058B5">
          <w:rPr>
            <w:rFonts w:ascii="Arial" w:hAnsi="Arial" w:cs="Arial"/>
            <w:color w:val="0000CC"/>
            <w:sz w:val="20"/>
          </w:rPr>
          <w:t xml:space="preserve"> </w:t>
        </w:r>
        <w:r w:rsidR="005D0CFD">
          <w:rPr>
            <w:rFonts w:ascii="Arial" w:hAnsi="Arial" w:cs="Arial"/>
            <w:color w:val="0000CC"/>
            <w:sz w:val="20"/>
          </w:rPr>
          <w:t>hàm</w:t>
        </w:r>
      </w:hyperlink>
      <w:r w:rsidR="005D0CFD">
        <w:rPr>
          <w:rFonts w:ascii="Arial" w:hAnsi="Arial" w:cs="Arial"/>
          <w:color w:val="0000CC"/>
          <w:sz w:val="20"/>
        </w:rPr>
        <w:t xml:space="preserve"> chính sách kiểm soát chi tiết</w:t>
      </w:r>
    </w:p>
    <w:p w14:paraId="6116A89B" w14:textId="6A9332B1"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514"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Policies </w:t>
        </w:r>
        <w:r w:rsidR="005D0CFD">
          <w:rPr>
            <w:rFonts w:ascii="Arial" w:hAnsi="Arial" w:cs="Arial"/>
            <w:color w:val="0000CC"/>
            <w:sz w:val="20"/>
          </w:rPr>
          <w:t>và</w:t>
        </w:r>
        <w:r w:rsidR="00C12992" w:rsidRPr="001058B5">
          <w:rPr>
            <w:rFonts w:ascii="Arial" w:hAnsi="Arial" w:cs="Arial"/>
            <w:color w:val="0000CC"/>
            <w:sz w:val="20"/>
          </w:rPr>
          <w:t xml:space="preserve"> Flashback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Query</w:t>
        </w:r>
      </w:hyperlink>
    </w:p>
    <w:p w14:paraId="3D4F29A3" w14:textId="3CFD85ED"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16"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w:t>
        </w:r>
        <w:r w:rsidR="005D0CFD">
          <w:rPr>
            <w:rFonts w:ascii="Arial" w:hAnsi="Arial" w:cs="Arial"/>
            <w:color w:val="0000CC"/>
            <w:sz w:val="20"/>
          </w:rPr>
          <w:t>và</w:t>
        </w:r>
        <w:r w:rsidR="00C12992" w:rsidRPr="001058B5">
          <w:rPr>
            <w:rFonts w:ascii="Arial" w:hAnsi="Arial" w:cs="Arial"/>
            <w:color w:val="0000CC"/>
            <w:sz w:val="20"/>
          </w:rPr>
          <w:t xml:space="preserve"> Oracle Label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Security</w:t>
        </w:r>
      </w:hyperlink>
    </w:p>
    <w:p w14:paraId="20FD1833" w14:textId="0EAC3DB0"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527" w:history="1">
        <w:r w:rsidR="005D0CFD">
          <w:rPr>
            <w:rFonts w:ascii="Arial" w:hAnsi="Arial" w:cs="Arial"/>
            <w:color w:val="0000CC"/>
            <w:sz w:val="20"/>
          </w:rPr>
          <w:t>Xuất dữ liệu bằng</w:t>
        </w:r>
        <w:r w:rsidR="00C12992" w:rsidRPr="001058B5">
          <w:rPr>
            <w:rFonts w:ascii="Arial" w:hAnsi="Arial" w:cs="Arial"/>
            <w:color w:val="0000CC"/>
            <w:sz w:val="20"/>
          </w:rPr>
          <w:t xml:space="preserve"> </w:t>
        </w:r>
        <w:r w:rsidR="005D0CFD">
          <w:rPr>
            <w:rFonts w:ascii="Arial" w:hAnsi="Arial" w:cs="Arial"/>
            <w:color w:val="0000CC"/>
            <w:sz w:val="20"/>
          </w:rPr>
          <w:t>tham số</w:t>
        </w:r>
        <w:r w:rsidR="00C12992" w:rsidRPr="001058B5">
          <w:rPr>
            <w:rFonts w:ascii="Arial" w:hAnsi="Arial" w:cs="Arial"/>
            <w:color w:val="0000CC"/>
            <w:sz w:val="20"/>
          </w:rPr>
          <w:t xml:space="preserve"> EXPDP Utility access_method</w:t>
        </w:r>
      </w:hyperlink>
    </w:p>
    <w:p w14:paraId="28962908" w14:textId="1B140595"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30" w:history="1">
        <w:r w:rsidR="00C12992" w:rsidRPr="001058B5">
          <w:rPr>
            <w:rFonts w:ascii="Arial" w:hAnsi="Arial" w:cs="Arial"/>
            <w:color w:val="0000CC"/>
            <w:sz w:val="20"/>
          </w:rPr>
          <w:t xml:space="preserve">User Models </w:t>
        </w:r>
        <w:r w:rsidR="005D0CFD">
          <w:rPr>
            <w:rFonts w:ascii="Arial" w:hAnsi="Arial" w:cs="Arial"/>
            <w:color w:val="0000CC"/>
            <w:sz w:val="20"/>
          </w:rPr>
          <w:t>và</w:t>
        </w:r>
        <w:r w:rsidR="00C12992" w:rsidRPr="001058B5">
          <w:rPr>
            <w:rFonts w:ascii="Arial" w:hAnsi="Arial" w:cs="Arial"/>
            <w:color w:val="0000CC"/>
            <w:sz w:val="20"/>
          </w:rPr>
          <w:t xml:space="preserve"> Oracle Virtual Private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Database</w:t>
        </w:r>
      </w:hyperlink>
    </w:p>
    <w:p w14:paraId="23B0DCD8" w14:textId="77777777" w:rsidR="008C539B" w:rsidRPr="001058B5" w:rsidRDefault="008C539B">
      <w:pPr>
        <w:pStyle w:val="BodyText"/>
        <w:spacing w:before="5"/>
        <w:rPr>
          <w:rFonts w:ascii="Arial" w:hAnsi="Arial" w:cs="Arial"/>
          <w:sz w:val="25"/>
        </w:rPr>
      </w:pPr>
    </w:p>
    <w:p w14:paraId="098F935C" w14:textId="77777777" w:rsidR="00B55B3B" w:rsidRPr="001058B5" w:rsidRDefault="00B55B3B" w:rsidP="00B55B3B">
      <w:pPr>
        <w:pStyle w:val="Heading4"/>
        <w:spacing w:before="1"/>
        <w:ind w:left="100"/>
      </w:pPr>
      <w:bookmarkStart w:id="1268" w:name="_bookmark1501"/>
      <w:bookmarkEnd w:id="1268"/>
      <w:r w:rsidRPr="00C10A51">
        <w:t>Sử dụng chính sách Oracle VPD với Editions</w:t>
      </w:r>
    </w:p>
    <w:p w14:paraId="6414DC67" w14:textId="77777777" w:rsidR="00B55B3B" w:rsidRPr="001058B5" w:rsidRDefault="00B55B3B" w:rsidP="00B55B3B">
      <w:pPr>
        <w:pStyle w:val="BodyText"/>
        <w:spacing w:before="80" w:line="232" w:lineRule="auto"/>
        <w:ind w:left="1660" w:right="802"/>
        <w:rPr>
          <w:rFonts w:ascii="Arial" w:hAnsi="Arial" w:cs="Arial"/>
        </w:rPr>
      </w:pPr>
      <w:r w:rsidRPr="00C10A51">
        <w:rPr>
          <w:rFonts w:ascii="Arial" w:hAnsi="Arial" w:cs="Arial"/>
        </w:rPr>
        <w:t>Nếu bạn đang chuẩn bị một ứng dụng cho phiên bản mới và bạn bao mỗi bảng ứng dụng sử dụng với chế độ xem edition, thì bạn phải di chuyển các chính sách VPD bảo vệ các bảng này đến edition view</w:t>
      </w:r>
      <w:r w:rsidRPr="001058B5">
        <w:rPr>
          <w:rFonts w:ascii="Arial" w:hAnsi="Arial" w:cs="Arial"/>
        </w:rPr>
        <w:t>.</w:t>
      </w:r>
    </w:p>
    <w:p w14:paraId="0F584D2A" w14:textId="77777777" w:rsidR="00B55B3B" w:rsidRPr="001058B5" w:rsidRDefault="00B55B3B" w:rsidP="00B55B3B">
      <w:pPr>
        <w:pStyle w:val="BodyText"/>
        <w:spacing w:before="117" w:line="232" w:lineRule="auto"/>
        <w:ind w:left="1660" w:right="736"/>
        <w:rPr>
          <w:rFonts w:ascii="Arial" w:hAnsi="Arial" w:cs="Arial"/>
        </w:rPr>
      </w:pPr>
      <w:r w:rsidRPr="00C10A51">
        <w:rPr>
          <w:rFonts w:ascii="Arial" w:hAnsi="Arial" w:cs="Arial"/>
        </w:rPr>
        <w:t>Khi một đối tượng được ấn bản có chính sách VPD, thì nó sẽ áp dụng trong tất cả các phiên bản mà đối tượng có thể nhìn thấy. Khi một đối tượng được ấn bản được hiện thực hóa, bất kỳ chính sách VPD nào được đính kèm với nó đều được gắn với sự xuất hiện thực tế mới. Khi bạn vừa mới áp dụng chính sách VPD cho đối tượng ấn bản kế thừa, hành động này sẽ hiện thực hóa nó</w:t>
      </w:r>
      <w:r w:rsidRPr="001058B5">
        <w:rPr>
          <w:rFonts w:ascii="Arial" w:hAnsi="Arial" w:cs="Arial"/>
        </w:rPr>
        <w:t>.</w:t>
      </w:r>
    </w:p>
    <w:p w14:paraId="4994ED65" w14:textId="77777777" w:rsidR="00B55B3B" w:rsidRPr="001058B5" w:rsidRDefault="00B55B3B" w:rsidP="00B55B3B">
      <w:pPr>
        <w:spacing w:before="208"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1640AD0" w14:textId="77777777" w:rsidR="00B55B3B" w:rsidRPr="001058B5" w:rsidRDefault="00B55B3B" w:rsidP="00B55B3B">
      <w:pPr>
        <w:pStyle w:val="BodyText"/>
        <w:spacing w:before="10"/>
        <w:rPr>
          <w:rFonts w:ascii="Arial" w:hAnsi="Arial" w:cs="Arial"/>
        </w:rPr>
      </w:pPr>
    </w:p>
    <w:p w14:paraId="25FFC693" w14:textId="77777777" w:rsidR="00B55B3B" w:rsidRPr="001058B5" w:rsidRDefault="00B55B3B" w:rsidP="00B55B3B">
      <w:pPr>
        <w:pStyle w:val="Heading4"/>
        <w:ind w:left="100"/>
      </w:pPr>
      <w:bookmarkStart w:id="1269" w:name="Using_SELECT_FOR_UPDATE_in_User_Queries_"/>
      <w:bookmarkStart w:id="1270" w:name="_bookmark1503"/>
      <w:bookmarkEnd w:id="1269"/>
      <w:bookmarkEnd w:id="1270"/>
      <w:r w:rsidRPr="00C10A51">
        <w:t>Sử dụng  SELECT FOR UPDATE trong truy vấn của user trong VPD-Protected Tables</w:t>
      </w:r>
    </w:p>
    <w:p w14:paraId="6071B65D" w14:textId="77777777" w:rsidR="00B55B3B" w:rsidRPr="001058B5" w:rsidRDefault="00B55B3B" w:rsidP="00B55B3B">
      <w:pPr>
        <w:pStyle w:val="BodyText"/>
        <w:spacing w:before="82" w:line="230" w:lineRule="auto"/>
        <w:ind w:left="1659" w:right="710"/>
        <w:rPr>
          <w:rFonts w:ascii="Arial" w:hAnsi="Arial" w:cs="Arial"/>
        </w:rPr>
      </w:pPr>
      <w:r w:rsidRPr="00943C51">
        <w:rPr>
          <w:rFonts w:ascii="Arial" w:hAnsi="Arial" w:cs="Arial"/>
        </w:rPr>
        <w:t>Theo nguyên tắc chung, người dùng không nên gộp mệnh đề FOR UPDATE khi truy vấn các bảng được bảo vệ bởi VPD. Công nghệ VPD phụ thuộc vào việc viết lại truy vấn của người dùng dựa trên chế độ xem nội tuyến bao gồm điều kiện VPD được tạo bởi hàm chính sách VPD. Bởi vì điều này, những hạn chế tương tự trên các view cũng áp dụng cho các bảng được bảo vệ bởi VPD. Nếu truy vấn của người dùng đối với bảng được bảo vệ bởi VPD bao gồm mệnh đề FOR UPDATE trong câu lệnh SELECT, trong hầu hết các trường hợp, truy vấn có thể không hoạt động. Tuy nhiên, truy vấn của người dùng có thể hoạt động trong một số trường hợp nếu chế độ xem nội tuyến do VPD tạo đủ đơn giản</w:t>
      </w:r>
      <w:r w:rsidRPr="001058B5">
        <w:rPr>
          <w:rFonts w:ascii="Arial" w:hAnsi="Arial" w:cs="Arial"/>
        </w:rPr>
        <w:t>.</w:t>
      </w:r>
    </w:p>
    <w:p w14:paraId="056DFA23" w14:textId="77777777" w:rsidR="00B55B3B" w:rsidRPr="001058B5" w:rsidRDefault="00B55B3B" w:rsidP="00B55B3B">
      <w:pPr>
        <w:pStyle w:val="BodyText"/>
        <w:spacing w:before="7"/>
        <w:rPr>
          <w:rFonts w:ascii="Arial" w:hAnsi="Arial" w:cs="Arial"/>
          <w:sz w:val="17"/>
        </w:rPr>
      </w:pPr>
    </w:p>
    <w:p w14:paraId="6721B6DA" w14:textId="77777777" w:rsidR="00B55B3B" w:rsidRPr="001058B5" w:rsidRDefault="00B55B3B" w:rsidP="00B55B3B">
      <w:pPr>
        <w:spacing w:line="230" w:lineRule="auto"/>
        <w:ind w:left="2379" w:right="155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w:t>
      </w:r>
      <w:r w:rsidRPr="001058B5">
        <w:rPr>
          <w:rFonts w:ascii="Arial" w:hAnsi="Arial" w:cs="Arial"/>
          <w:spacing w:val="-16"/>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restrictions</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49"/>
          <w:sz w:val="20"/>
        </w:rPr>
        <w:t xml:space="preserve"> </w:t>
      </w:r>
      <w:r w:rsidRPr="001058B5">
        <w:rPr>
          <w:rFonts w:ascii="Arial" w:hAnsi="Arial" w:cs="Arial"/>
          <w:sz w:val="20"/>
        </w:rPr>
        <w:t>UPDATE</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 SELECT</w:t>
      </w:r>
      <w:r w:rsidRPr="001058B5">
        <w:rPr>
          <w:rFonts w:ascii="Arial" w:hAnsi="Arial" w:cs="Arial"/>
          <w:spacing w:val="-79"/>
          <w:sz w:val="20"/>
        </w:rPr>
        <w:t xml:space="preserve"> </w:t>
      </w:r>
      <w:r w:rsidRPr="001058B5">
        <w:rPr>
          <w:rFonts w:ascii="Arial" w:hAnsi="Arial" w:cs="Arial"/>
          <w:sz w:val="20"/>
        </w:rPr>
        <w:t>statement</w:t>
      </w:r>
    </w:p>
    <w:p w14:paraId="1370B47F" w14:textId="77777777" w:rsidR="00B55B3B" w:rsidRPr="001058B5" w:rsidRDefault="00B55B3B" w:rsidP="00B55B3B">
      <w:pPr>
        <w:pStyle w:val="BodyText"/>
        <w:spacing w:before="8"/>
        <w:rPr>
          <w:rFonts w:ascii="Arial" w:hAnsi="Arial" w:cs="Arial"/>
        </w:rPr>
      </w:pPr>
    </w:p>
    <w:p w14:paraId="65C923CE" w14:textId="77777777" w:rsidR="00B55B3B" w:rsidRPr="001058B5" w:rsidRDefault="00B55B3B" w:rsidP="00B55B3B">
      <w:pPr>
        <w:pStyle w:val="Heading4"/>
        <w:ind w:left="100"/>
      </w:pPr>
      <w:bookmarkStart w:id="1271" w:name="How_Oracle_Virtual_Private_Database_Poli"/>
      <w:bookmarkStart w:id="1272" w:name="_bookmark1505"/>
      <w:bookmarkEnd w:id="1271"/>
      <w:bookmarkEnd w:id="1272"/>
      <w:r w:rsidRPr="00943C51">
        <w:rPr>
          <w:spacing w:val="-23"/>
        </w:rPr>
        <w:t>Oracle Virtual Private Database Policies ảnh hưởng đến Outer or ANSI Join như thế nào</w:t>
      </w:r>
    </w:p>
    <w:p w14:paraId="706F9476" w14:textId="77777777" w:rsidR="00B55B3B" w:rsidRPr="001058B5" w:rsidRDefault="00B55B3B" w:rsidP="00B55B3B">
      <w:pPr>
        <w:pStyle w:val="BodyText"/>
        <w:spacing w:before="79" w:line="232" w:lineRule="auto"/>
        <w:ind w:left="1660" w:right="700"/>
        <w:rPr>
          <w:rFonts w:ascii="Arial" w:hAnsi="Arial" w:cs="Arial"/>
        </w:rPr>
      </w:pPr>
      <w:r w:rsidRPr="0037227D">
        <w:rPr>
          <w:rFonts w:ascii="Arial" w:hAnsi="Arial" w:cs="Arial"/>
        </w:rPr>
        <w:t>Cơ sở dữ liệu riêng ảo của Oracle viết lại SQL bằng cách sử dụng các view động. Đối với SQL có chứa outer join hoặc ANSI, một số view có thể không hợp nhất và một số chỉ mục có thể không được sử dụng. Vấn đề này là giới hạn tối ưu hóa. Để khắc phục vấn đề này, hãy viết lại SQL để không sử dụng các phép outer join hoặc các phép ANSI</w:t>
      </w:r>
      <w:r w:rsidRPr="001058B5">
        <w:rPr>
          <w:rFonts w:ascii="Arial" w:hAnsi="Arial" w:cs="Arial"/>
        </w:rPr>
        <w:t>.</w:t>
      </w:r>
    </w:p>
    <w:p w14:paraId="039F7206" w14:textId="77777777" w:rsidR="00B55B3B" w:rsidRPr="001058B5" w:rsidRDefault="00B55B3B" w:rsidP="00B55B3B">
      <w:pPr>
        <w:spacing w:line="232" w:lineRule="auto"/>
        <w:rPr>
          <w:rFonts w:ascii="Arial" w:hAnsi="Arial" w:cs="Arial"/>
        </w:rPr>
        <w:sectPr w:rsidR="00B55B3B" w:rsidRPr="001058B5">
          <w:headerReference w:type="even" r:id="rId164"/>
          <w:headerReference w:type="default" r:id="rId165"/>
          <w:pgSz w:w="12240" w:h="15840"/>
          <w:pgMar w:top="840" w:right="1060" w:bottom="860" w:left="1100" w:header="549" w:footer="663" w:gutter="0"/>
          <w:cols w:space="720"/>
        </w:sectPr>
      </w:pPr>
    </w:p>
    <w:p w14:paraId="16E60D19" w14:textId="77777777" w:rsidR="00B55B3B" w:rsidRPr="001058B5" w:rsidRDefault="00B55B3B" w:rsidP="00B55B3B">
      <w:pPr>
        <w:pStyle w:val="BodyText"/>
        <w:spacing w:before="2"/>
        <w:rPr>
          <w:rFonts w:ascii="Arial" w:hAnsi="Arial" w:cs="Arial"/>
          <w:sz w:val="23"/>
        </w:rPr>
      </w:pPr>
    </w:p>
    <w:p w14:paraId="12914569" w14:textId="77777777" w:rsidR="00B55B3B" w:rsidRPr="001058B5" w:rsidRDefault="00B55B3B" w:rsidP="00B55B3B">
      <w:pPr>
        <w:pStyle w:val="Heading4"/>
        <w:spacing w:before="107"/>
      </w:pPr>
      <w:bookmarkStart w:id="1273" w:name="How_Oracle_Virtual_Private_Database_Secu"/>
      <w:bookmarkStart w:id="1274" w:name="_bookmark1508"/>
      <w:bookmarkEnd w:id="1273"/>
      <w:bookmarkEnd w:id="1274"/>
      <w:r w:rsidRPr="0037227D">
        <w:rPr>
          <w:spacing w:val="-23"/>
        </w:rPr>
        <w:t>Oracle Virtual Private Database Security Policies  hoạt động với  ứng dụng như thế nào</w:t>
      </w:r>
    </w:p>
    <w:p w14:paraId="6A209200" w14:textId="77777777" w:rsidR="00B55B3B" w:rsidRPr="001058B5" w:rsidRDefault="00B55B3B" w:rsidP="00B55B3B">
      <w:pPr>
        <w:pStyle w:val="BodyText"/>
        <w:spacing w:before="79" w:line="232" w:lineRule="auto"/>
        <w:ind w:left="2259" w:right="187"/>
        <w:rPr>
          <w:rFonts w:ascii="Arial" w:hAnsi="Arial" w:cs="Arial"/>
        </w:rPr>
      </w:pPr>
      <w:r w:rsidRPr="003926A3">
        <w:rPr>
          <w:rFonts w:ascii="Arial" w:hAnsi="Arial" w:cs="Arial"/>
        </w:rPr>
        <w:t>Chính sách bảo mật của VPD được áp dụng trong chính csdl, chứ không phải trong một ứng dụng. Do đó, người dùng cố gắng truy cập dữ liệu bằng cách sử dụng một ứng dụng khác không thể bỏ qua chính sách bảo mật của Oracle VPD. Một ưu điểm khác của việc tạo ra chính sách bảo mật trong cơ sở dữ liệu là bạn duy trì nó ở một nơi trung tâm, thay vì duy trì các chính sách bảo mật cá nhân trong nhiều ứng dụng. Cơ sở dữ liệu riêng ảo của Oracle cung cấp bảo mật mạnh hơn bảo mật dựa trên ứng dụng, với chi phí sở hữu thấp hơn</w:t>
      </w:r>
      <w:r w:rsidRPr="001058B5">
        <w:rPr>
          <w:rFonts w:ascii="Arial" w:hAnsi="Arial" w:cs="Arial"/>
        </w:rPr>
        <w:t>.</w:t>
      </w:r>
    </w:p>
    <w:p w14:paraId="7E8E076D" w14:textId="77777777" w:rsidR="00B55B3B" w:rsidRPr="001058B5" w:rsidRDefault="00B55B3B" w:rsidP="00B55B3B">
      <w:pPr>
        <w:pStyle w:val="BodyText"/>
        <w:spacing w:before="114" w:line="230" w:lineRule="auto"/>
        <w:ind w:left="2259" w:right="123"/>
        <w:rPr>
          <w:rFonts w:ascii="Arial" w:hAnsi="Arial" w:cs="Arial"/>
        </w:rPr>
      </w:pPr>
      <w:r w:rsidRPr="003926A3">
        <w:rPr>
          <w:rFonts w:ascii="Arial" w:hAnsi="Arial" w:cs="Arial"/>
        </w:rPr>
        <w:t>Bạn có thể muốn thực thi các chính sách bảo mật khác nhau tùy thuộc vào ứng dụng đang truy cập dữ liệu. Hãy xem xét một tình huống trong đó có hai ứng dụng, Order Entry và Inventory, cả hai đều truy cập vào bảng đơn đặt hàng. Bạn có thể muốn ứng dụng Inventory sử dụng chính sách giới hạn quyền truy cập dựa trên loại sản phẩm. Đồng thời, bạn có thể muốn có ứng dụng Order Entry sử dụng chính sách hạn chế quyền truy cập dựa trên số khách hàng</w:t>
      </w:r>
      <w:r w:rsidRPr="001058B5">
        <w:rPr>
          <w:rFonts w:ascii="Arial" w:hAnsi="Arial" w:cs="Arial"/>
        </w:rPr>
        <w:t>.</w:t>
      </w:r>
    </w:p>
    <w:p w14:paraId="29BFE359" w14:textId="77777777" w:rsidR="00B55B3B" w:rsidRPr="001058B5" w:rsidRDefault="00B55B3B" w:rsidP="00B55B3B">
      <w:pPr>
        <w:pStyle w:val="BodyText"/>
        <w:spacing w:line="232" w:lineRule="auto"/>
        <w:ind w:left="2260"/>
        <w:rPr>
          <w:rFonts w:ascii="Arial" w:hAnsi="Arial" w:cs="Arial"/>
        </w:rPr>
      </w:pPr>
      <w:r w:rsidRPr="003926A3">
        <w:rPr>
          <w:rFonts w:ascii="Arial" w:hAnsi="Arial" w:cs="Arial"/>
        </w:rPr>
        <w:t>Trong trường hợp này, bạn phải phân vùng việc sử dụng truy cập chi tiết theo ứng dụng. Nếu không, cả hai chính sách sẽ được ghép nối tự động với nhau, có thể không phải là kết quả mà bạn muốn. Bạn có thể chỉ định hai hoặc nhiều nhóm chính sách và ngữ cảnh ứng dụngkiểm soát xác định nhóm chính sách nào có hiệu lực cho một giao tác cụ thể. Bạn cũng có thể chỉ định các chính sách mặc định luôn áp dụng cho truy cập dữ liệu. Trong một ứng dụng được lưu trữ, ví dụ, truy cập dữ liệu sẽ bị giới hạn bởi ID người đăng ký. Xem "Tutorial: Triển khai nhóm chính sách cơ sở dữ liệu riêng ảo của Oracle" trêntrang 7-28 cho ví dụ về cách bạn có thể tạo các nhóm chính sách sử dụng ngữ cảnh ứng dụng để xác định nhóm nào sẽ được sử dụng</w:t>
      </w:r>
      <w:r w:rsidRPr="001058B5">
        <w:rPr>
          <w:rFonts w:ascii="Arial" w:hAnsi="Arial" w:cs="Arial"/>
        </w:rPr>
        <w:t>.</w:t>
      </w:r>
    </w:p>
    <w:p w14:paraId="4181A5D3" w14:textId="77777777" w:rsidR="00B55B3B" w:rsidRPr="001058B5" w:rsidRDefault="00B55B3B" w:rsidP="00B55B3B">
      <w:pPr>
        <w:pStyle w:val="BodyText"/>
        <w:rPr>
          <w:rFonts w:ascii="Arial" w:hAnsi="Arial" w:cs="Arial"/>
          <w:sz w:val="25"/>
        </w:rPr>
      </w:pPr>
    </w:p>
    <w:p w14:paraId="25C356FC" w14:textId="77777777" w:rsidR="00B55B3B" w:rsidRPr="001058B5" w:rsidRDefault="00B55B3B" w:rsidP="00B55B3B">
      <w:pPr>
        <w:pStyle w:val="Heading4"/>
      </w:pPr>
      <w:bookmarkStart w:id="1275" w:name="Using_Automatic_Reparsing_for_Fine-Grain"/>
      <w:bookmarkStart w:id="1276" w:name="_bookmark1511"/>
      <w:bookmarkStart w:id="1277" w:name="_bookmark1512"/>
      <w:bookmarkEnd w:id="1275"/>
      <w:bookmarkEnd w:id="1276"/>
      <w:bookmarkEnd w:id="1277"/>
      <w:r w:rsidRPr="003926A3">
        <w:rPr>
          <w:spacing w:val="-22"/>
        </w:rPr>
        <w:t>Sử dụng Automatic Reparsing cho hàm chính sách kiểm soát chi tiết</w:t>
      </w:r>
    </w:p>
    <w:p w14:paraId="51ECD863" w14:textId="77777777" w:rsidR="00B55B3B" w:rsidRPr="001058B5" w:rsidRDefault="00B55B3B" w:rsidP="00B55B3B">
      <w:pPr>
        <w:pStyle w:val="BodyText"/>
        <w:spacing w:before="80" w:line="232" w:lineRule="auto"/>
        <w:ind w:left="2259" w:right="106"/>
        <w:rPr>
          <w:rFonts w:ascii="Arial" w:hAnsi="Arial" w:cs="Arial"/>
        </w:rPr>
      </w:pPr>
      <w:r w:rsidRPr="003926A3">
        <w:rPr>
          <w:rFonts w:ascii="Arial" w:hAnsi="Arial" w:cs="Arial"/>
        </w:rPr>
        <w:t>Theo mặc định, các truy vấn đối với các đối tượng được kích hoạt với kiểm soát truy cập chi tiết chạy hàm chính sách để đảm bảo rằng điều kiện mới nhất được sử dụng cho mỗi chính sách. Ví dụ, trong trường hợp của một hàm chính sách dựa trên thời gian, trong đó truy vấn chỉ được cho phép từ 8:00 sáng đến 5:00 chiều, việc thực thi con trỏ được phân tích vào buổi trưa chạy hàm chính sách tại thời điểm đó, đảm bảo rằng chính sách được tham khảo lại cho truy vấn. Ngay cả khi curser được phân tích cú pháp lúc 9 giờ sáng, khi nó chạy sau (ví dụ, vào buổi trưa), thì hàm chính sách VPD chạy lại để đảm bảo rằng việc thực thi con trỏ vẫn được cho phép tại thời điểm hiện tại (trưa) . Điều này đảm bảo rằng kiểm tra bảo mật mà nó phải thực hiện là gần đây nhất</w:t>
      </w:r>
      <w:r w:rsidRPr="001058B5">
        <w:rPr>
          <w:rFonts w:ascii="Arial" w:hAnsi="Arial" w:cs="Arial"/>
        </w:rPr>
        <w:t>.</w:t>
      </w:r>
    </w:p>
    <w:p w14:paraId="06363BD0" w14:textId="77777777" w:rsidR="00B55B3B" w:rsidRPr="001058B5" w:rsidRDefault="00B55B3B" w:rsidP="00B55B3B">
      <w:pPr>
        <w:pStyle w:val="BodyText"/>
        <w:spacing w:before="112" w:line="230" w:lineRule="auto"/>
        <w:ind w:left="2260"/>
        <w:rPr>
          <w:rFonts w:ascii="Arial" w:hAnsi="Arial" w:cs="Arial"/>
        </w:rPr>
      </w:pPr>
      <w:r w:rsidRPr="003926A3">
        <w:rPr>
          <w:rFonts w:ascii="Arial" w:hAnsi="Arial" w:cs="Arial"/>
        </w:rPr>
        <w:t>Tự động thực hiện lại hàm chính sách PVD không xảy ra khi bạn đặt cài đặt DBMS_RLS.ADD_POLICY STATIC_POLICY thành TRUE trong khi thêm chính sách. Cài đặt này làm cho chức năng chính sách trả về cùng một điều kiện</w:t>
      </w:r>
      <w:r w:rsidRPr="001058B5">
        <w:rPr>
          <w:rFonts w:ascii="Arial" w:hAnsi="Arial" w:cs="Arial"/>
        </w:rPr>
        <w:t>.</w:t>
      </w:r>
    </w:p>
    <w:p w14:paraId="69A158FA" w14:textId="77777777" w:rsidR="00B55B3B" w:rsidRPr="001058B5" w:rsidRDefault="00B55B3B" w:rsidP="00B55B3B">
      <w:pPr>
        <w:pStyle w:val="BodyText"/>
        <w:spacing w:before="7"/>
        <w:rPr>
          <w:rFonts w:ascii="Arial" w:hAnsi="Arial" w:cs="Arial"/>
          <w:sz w:val="25"/>
        </w:rPr>
      </w:pPr>
    </w:p>
    <w:p w14:paraId="6DDF546C" w14:textId="77777777" w:rsidR="00B55B3B" w:rsidRPr="001058B5" w:rsidRDefault="00B55B3B" w:rsidP="00B55B3B">
      <w:pPr>
        <w:pStyle w:val="Heading4"/>
      </w:pPr>
      <w:bookmarkStart w:id="1278" w:name="Using_Oracle_Virtual_Private_Database_Po"/>
      <w:bookmarkStart w:id="1279" w:name="_bookmark1514"/>
      <w:bookmarkEnd w:id="1278"/>
      <w:bookmarkEnd w:id="1279"/>
      <w:r w:rsidRPr="003926A3">
        <w:t>Sử dụng Oracle Virtual Private Database Policies và Flashback Query</w:t>
      </w:r>
    </w:p>
    <w:p w14:paraId="2BB698C4" w14:textId="77777777" w:rsidR="00B55B3B" w:rsidRPr="001058B5" w:rsidRDefault="00B55B3B" w:rsidP="00B55B3B">
      <w:pPr>
        <w:pStyle w:val="BodyText"/>
        <w:spacing w:before="83" w:line="230" w:lineRule="auto"/>
        <w:ind w:left="2260" w:right="104"/>
        <w:rPr>
          <w:rFonts w:ascii="Arial" w:hAnsi="Arial" w:cs="Arial"/>
        </w:rPr>
      </w:pPr>
      <w:r w:rsidRPr="003926A3">
        <w:rPr>
          <w:rFonts w:ascii="Arial" w:hAnsi="Arial" w:cs="Arial"/>
        </w:rPr>
        <w:t>Theo mặc định, các hoạt động trên cơ sở dữ liệu sử dụng dữ liệu được cam kết gần đây nhất hiện có. Tính năng truy vấn flashback cho phép bạn truy vấn cơ sở dữ liệu tại một số điểm trong quá khứ. Để viết một ứng dụng sử dụng truy vấn flashback, bạn có thể sử dụng mệnh đề AS OF trong các truy vấn SQL để chỉ định thời gian hoặc số thay đổi hệ thống (SCN), và truy vấn dữ liệu dựa vào thời gian đã chỉ định. Bạn cũng có thể sử dụng gói PLMS SQL DBMS_ FLASHBACK, đòi hỏi nhiều mã hơn, nhưng cho phép bạn thực hiện nhiều thao tác, tất cả đều tham chiếu đến cùng một thời điểm</w:t>
      </w:r>
      <w:r w:rsidRPr="001058B5">
        <w:rPr>
          <w:rFonts w:ascii="Arial" w:hAnsi="Arial" w:cs="Arial"/>
        </w:rPr>
        <w:t>.</w:t>
      </w:r>
    </w:p>
    <w:p w14:paraId="170F4F7A" w14:textId="77777777" w:rsidR="00B55B3B" w:rsidRPr="001058B5" w:rsidRDefault="00B55B3B" w:rsidP="00B55B3B">
      <w:pPr>
        <w:pStyle w:val="BodyText"/>
        <w:spacing w:before="117" w:line="232" w:lineRule="auto"/>
        <w:ind w:left="2260" w:right="98"/>
        <w:rPr>
          <w:rFonts w:ascii="Arial" w:hAnsi="Arial" w:cs="Arial"/>
        </w:rPr>
      </w:pPr>
      <w:r w:rsidRPr="003926A3">
        <w:rPr>
          <w:rFonts w:ascii="Arial" w:hAnsi="Arial" w:cs="Arial"/>
        </w:rPr>
        <w:t>Tuy nhiên, nếu bạn sử dụng truy vấn flashback đối với một đối tượng cơ sở dữ liệu được bảo vệ bằng chính sách Oracle Virtual Private Database, thì các chính sách hiện tại được áp dụng cho dữ liệu cũ. Áp dụng các chính sách cơ sở dữ liệu riêng ảo của Oracle hiện tại để dữ liệu truy vấn flashback an toàn hơn vì nó phản ánh chính sách nghiệp vụ mới nhất</w:t>
      </w:r>
      <w:r w:rsidRPr="001058B5">
        <w:rPr>
          <w:rFonts w:ascii="Arial" w:hAnsi="Arial" w:cs="Arial"/>
        </w:rPr>
        <w:t>.</w:t>
      </w:r>
    </w:p>
    <w:p w14:paraId="4168BE9B"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6A651E7E" w14:textId="77777777" w:rsidR="00B55B3B" w:rsidRPr="001058B5" w:rsidRDefault="00B55B3B" w:rsidP="00B55B3B">
      <w:pPr>
        <w:pStyle w:val="BodyText"/>
        <w:spacing w:before="11"/>
        <w:rPr>
          <w:rFonts w:ascii="Arial" w:hAnsi="Arial" w:cs="Arial"/>
          <w:sz w:val="29"/>
        </w:rPr>
      </w:pPr>
    </w:p>
    <w:p w14:paraId="444FADFA" w14:textId="77777777" w:rsidR="00B55B3B" w:rsidRPr="001058B5" w:rsidRDefault="00B55B3B" w:rsidP="00B55B3B">
      <w:pPr>
        <w:spacing w:before="104"/>
        <w:ind w:left="2380"/>
        <w:rPr>
          <w:rFonts w:ascii="Arial" w:hAnsi="Arial" w:cs="Arial"/>
          <w:b/>
          <w:sz w:val="19"/>
        </w:rPr>
      </w:pPr>
      <w:r w:rsidRPr="001058B5">
        <w:rPr>
          <w:rFonts w:ascii="Arial" w:hAnsi="Arial" w:cs="Arial"/>
          <w:b/>
          <w:sz w:val="19"/>
        </w:rPr>
        <w:t>See Also:</w:t>
      </w:r>
    </w:p>
    <w:p w14:paraId="3FD2205E" w14:textId="77777777" w:rsidR="00B55B3B" w:rsidRPr="001058B5" w:rsidRDefault="00B55B3B" w:rsidP="006F7931">
      <w:pPr>
        <w:pStyle w:val="ListParagraph"/>
        <w:numPr>
          <w:ilvl w:val="2"/>
          <w:numId w:val="137"/>
        </w:numPr>
        <w:tabs>
          <w:tab w:val="left" w:pos="2740"/>
        </w:tabs>
        <w:spacing w:before="134" w:line="232" w:lineRule="auto"/>
        <w:ind w:left="2740" w:right="1743"/>
        <w:rPr>
          <w:rFonts w:ascii="Arial" w:hAnsi="Arial" w:cs="Arial"/>
          <w:sz w:val="20"/>
        </w:rPr>
      </w:pPr>
      <w:r w:rsidRPr="001058B5">
        <w:rPr>
          <w:rFonts w:ascii="Arial" w:hAnsi="Arial" w:cs="Arial"/>
          <w:i/>
          <w:sz w:val="20"/>
        </w:rPr>
        <w:t xml:space="preserve">Oracle Database Advanced Application Developer's Guide </w:t>
      </w:r>
      <w:r w:rsidRPr="001058B5">
        <w:rPr>
          <w:rFonts w:ascii="Arial" w:hAnsi="Arial" w:cs="Arial"/>
          <w:sz w:val="20"/>
        </w:rPr>
        <w:t>for 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flashback</w:t>
      </w:r>
      <w:r w:rsidRPr="001058B5">
        <w:rPr>
          <w:rFonts w:ascii="Arial" w:hAnsi="Arial" w:cs="Arial"/>
          <w:spacing w:val="-8"/>
          <w:sz w:val="20"/>
        </w:rPr>
        <w:t xml:space="preserve"> </w:t>
      </w:r>
      <w:r w:rsidRPr="001058B5">
        <w:rPr>
          <w:rFonts w:ascii="Arial" w:hAnsi="Arial" w:cs="Arial"/>
          <w:sz w:val="20"/>
        </w:rPr>
        <w:t>query</w:t>
      </w:r>
      <w:r w:rsidRPr="001058B5">
        <w:rPr>
          <w:rFonts w:ascii="Arial" w:hAnsi="Arial" w:cs="Arial"/>
          <w:spacing w:val="-8"/>
          <w:sz w:val="20"/>
        </w:rPr>
        <w:t xml:space="preserve"> </w:t>
      </w:r>
      <w:r w:rsidRPr="001058B5">
        <w:rPr>
          <w:rFonts w:ascii="Arial" w:hAnsi="Arial" w:cs="Arial"/>
          <w:sz w:val="20"/>
        </w:rPr>
        <w:t>feature</w:t>
      </w:r>
      <w:r w:rsidRPr="001058B5">
        <w:rPr>
          <w:rFonts w:ascii="Arial" w:hAnsi="Arial" w:cs="Arial"/>
          <w:spacing w:val="-8"/>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how</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write applications that use it</w:t>
      </w:r>
    </w:p>
    <w:p w14:paraId="7B309A19" w14:textId="77777777" w:rsidR="00B55B3B" w:rsidRPr="001058B5" w:rsidRDefault="00B55B3B" w:rsidP="006F7931">
      <w:pPr>
        <w:pStyle w:val="ListParagraph"/>
        <w:numPr>
          <w:ilvl w:val="2"/>
          <w:numId w:val="137"/>
        </w:numPr>
        <w:tabs>
          <w:tab w:val="left" w:pos="2740"/>
        </w:tabs>
        <w:spacing w:before="116"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DBMS_FLASHBACK</w:t>
      </w:r>
      <w:r w:rsidRPr="001058B5">
        <w:rPr>
          <w:rFonts w:ascii="Arial" w:hAnsi="Arial" w:cs="Arial"/>
          <w:spacing w:val="-97"/>
          <w:sz w:val="20"/>
        </w:rPr>
        <w:t xml:space="preserve"> </w:t>
      </w:r>
      <w:r w:rsidRPr="001058B5">
        <w:rPr>
          <w:rFonts w:ascii="Arial" w:hAnsi="Arial" w:cs="Arial"/>
          <w:sz w:val="20"/>
        </w:rPr>
        <w:t>PL/SQL</w:t>
      </w:r>
      <w:r w:rsidRPr="001058B5">
        <w:rPr>
          <w:rFonts w:ascii="Arial" w:hAnsi="Arial" w:cs="Arial"/>
          <w:spacing w:val="-23"/>
          <w:sz w:val="20"/>
        </w:rPr>
        <w:t xml:space="preserve"> </w:t>
      </w:r>
      <w:r w:rsidRPr="001058B5">
        <w:rPr>
          <w:rFonts w:ascii="Arial" w:hAnsi="Arial" w:cs="Arial"/>
          <w:sz w:val="20"/>
        </w:rPr>
        <w:t>package</w:t>
      </w:r>
    </w:p>
    <w:p w14:paraId="1294BD20" w14:textId="77777777" w:rsidR="00B55B3B" w:rsidRPr="001058B5" w:rsidRDefault="00B55B3B" w:rsidP="00B55B3B">
      <w:pPr>
        <w:pStyle w:val="BodyText"/>
        <w:spacing w:before="8"/>
        <w:rPr>
          <w:rFonts w:ascii="Arial" w:hAnsi="Arial" w:cs="Arial"/>
        </w:rPr>
      </w:pPr>
    </w:p>
    <w:p w14:paraId="6F283AD5" w14:textId="77777777" w:rsidR="00B55B3B" w:rsidRPr="001058B5" w:rsidRDefault="00B55B3B" w:rsidP="00B55B3B">
      <w:pPr>
        <w:pStyle w:val="Heading4"/>
        <w:ind w:left="100"/>
      </w:pPr>
      <w:bookmarkStart w:id="1280" w:name="Using_Oracle_Virtual_Private_Database_an"/>
      <w:bookmarkStart w:id="1281" w:name="_bookmark1516"/>
      <w:bookmarkEnd w:id="1280"/>
      <w:bookmarkEnd w:id="1281"/>
      <w:r w:rsidRPr="003926A3">
        <w:t>Sử dụng Oracle Virtual Private Database và Oracle Label Security</w:t>
      </w:r>
    </w:p>
    <w:p w14:paraId="7565DEC8" w14:textId="77777777" w:rsidR="00B55B3B" w:rsidRPr="001058B5" w:rsidRDefault="00B55B3B" w:rsidP="00B55B3B">
      <w:pPr>
        <w:pStyle w:val="BodyText"/>
        <w:spacing w:before="75"/>
        <w:ind w:left="1660"/>
        <w:rPr>
          <w:rFonts w:ascii="Arial" w:hAnsi="Arial" w:cs="Arial"/>
        </w:rPr>
      </w:pPr>
      <w:r w:rsidRPr="001058B5">
        <w:rPr>
          <w:rFonts w:ascii="Arial" w:hAnsi="Arial" w:cs="Arial"/>
        </w:rPr>
        <w:t>This section contains:</w:t>
      </w:r>
    </w:p>
    <w:p w14:paraId="6020A3F4" w14:textId="77777777" w:rsidR="00B55B3B" w:rsidRPr="001058B5" w:rsidRDefault="008D1AB8" w:rsidP="006F7931">
      <w:pPr>
        <w:pStyle w:val="ListParagraph"/>
        <w:numPr>
          <w:ilvl w:val="1"/>
          <w:numId w:val="137"/>
        </w:numPr>
        <w:tabs>
          <w:tab w:val="left" w:pos="2020"/>
        </w:tabs>
        <w:ind w:hanging="359"/>
        <w:rPr>
          <w:rFonts w:ascii="Arial" w:hAnsi="Arial" w:cs="Arial"/>
          <w:sz w:val="20"/>
        </w:rPr>
      </w:pPr>
      <w:hyperlink w:anchor="_bookmark1517" w:history="1">
        <w:r w:rsidR="00B55B3B" w:rsidRPr="001058B5">
          <w:rPr>
            <w:rFonts w:ascii="Arial" w:hAnsi="Arial" w:cs="Arial"/>
            <w:color w:val="0000CC"/>
            <w:sz w:val="20"/>
          </w:rPr>
          <w:t>Using Oracle Virtual Private Database to Enforce Oracle Label Security</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Policies</w:t>
        </w:r>
      </w:hyperlink>
    </w:p>
    <w:p w14:paraId="5F3EA6DF" w14:textId="77777777" w:rsidR="00B55B3B" w:rsidRPr="001058B5" w:rsidRDefault="008D1AB8" w:rsidP="006F7931">
      <w:pPr>
        <w:pStyle w:val="ListParagraph"/>
        <w:numPr>
          <w:ilvl w:val="1"/>
          <w:numId w:val="137"/>
        </w:numPr>
        <w:tabs>
          <w:tab w:val="left" w:pos="2020"/>
        </w:tabs>
        <w:ind w:hanging="359"/>
        <w:rPr>
          <w:rFonts w:ascii="Arial" w:hAnsi="Arial" w:cs="Arial"/>
          <w:sz w:val="20"/>
        </w:rPr>
      </w:pPr>
      <w:hyperlink w:anchor="_bookmark1520" w:history="1">
        <w:r w:rsidR="00B55B3B" w:rsidRPr="001058B5">
          <w:rPr>
            <w:rFonts w:ascii="Arial" w:hAnsi="Arial" w:cs="Arial"/>
            <w:color w:val="0000CC"/>
            <w:sz w:val="20"/>
          </w:rPr>
          <w:t>Oracle Virtual Private Database and Oracle Label Security</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Exceptions</w:t>
        </w:r>
      </w:hyperlink>
    </w:p>
    <w:p w14:paraId="0194B40C" w14:textId="77777777" w:rsidR="00B55B3B" w:rsidRPr="001058B5" w:rsidRDefault="00B55B3B" w:rsidP="00B55B3B">
      <w:pPr>
        <w:spacing w:before="212"/>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Label Security Administrator's Guide</w:t>
      </w:r>
    </w:p>
    <w:p w14:paraId="40CBED93" w14:textId="77777777" w:rsidR="00B55B3B" w:rsidRPr="001058B5" w:rsidRDefault="00B55B3B" w:rsidP="00B55B3B">
      <w:pPr>
        <w:pStyle w:val="BodyText"/>
        <w:spacing w:before="9"/>
        <w:rPr>
          <w:rFonts w:ascii="Arial" w:hAnsi="Arial" w:cs="Arial"/>
          <w:i/>
        </w:rPr>
      </w:pPr>
    </w:p>
    <w:p w14:paraId="6A66099A" w14:textId="77777777" w:rsidR="00B55B3B" w:rsidRPr="001058B5" w:rsidRDefault="00B55B3B" w:rsidP="00B55B3B">
      <w:pPr>
        <w:pStyle w:val="Heading6"/>
        <w:spacing w:before="1"/>
        <w:ind w:left="1660"/>
      </w:pPr>
      <w:bookmarkStart w:id="1282" w:name="Using_Oracle_Virtual_Private_Database_to"/>
      <w:bookmarkStart w:id="1283" w:name="_bookmark1517"/>
      <w:bookmarkEnd w:id="1282"/>
      <w:bookmarkEnd w:id="1283"/>
      <w:r>
        <w:rPr>
          <w:spacing w:val="-17"/>
        </w:rPr>
        <w:t>Sử dụng</w:t>
      </w:r>
      <w:r w:rsidRPr="001058B5">
        <w:rPr>
          <w:spacing w:val="-17"/>
        </w:rPr>
        <w:t xml:space="preserve"> Oracle </w:t>
      </w:r>
      <w:r w:rsidRPr="001058B5">
        <w:rPr>
          <w:spacing w:val="-15"/>
        </w:rPr>
        <w:t xml:space="preserve">Virtual </w:t>
      </w:r>
      <w:r w:rsidRPr="001058B5">
        <w:rPr>
          <w:spacing w:val="-16"/>
        </w:rPr>
        <w:t xml:space="preserve">Private </w:t>
      </w:r>
      <w:r w:rsidRPr="001058B5">
        <w:rPr>
          <w:spacing w:val="-19"/>
        </w:rPr>
        <w:t xml:space="preserve">Database </w:t>
      </w:r>
      <w:r>
        <w:rPr>
          <w:spacing w:val="-6"/>
        </w:rPr>
        <w:t>thực thi</w:t>
      </w:r>
      <w:r w:rsidRPr="001058B5">
        <w:rPr>
          <w:spacing w:val="-18"/>
        </w:rPr>
        <w:t xml:space="preserve"> </w:t>
      </w:r>
      <w:r w:rsidRPr="001058B5">
        <w:rPr>
          <w:spacing w:val="-17"/>
        </w:rPr>
        <w:t xml:space="preserve">Oracle </w:t>
      </w:r>
      <w:r w:rsidRPr="001058B5">
        <w:rPr>
          <w:spacing w:val="-18"/>
        </w:rPr>
        <w:t xml:space="preserve">Label </w:t>
      </w:r>
      <w:r w:rsidRPr="001058B5">
        <w:rPr>
          <w:spacing w:val="-16"/>
        </w:rPr>
        <w:t xml:space="preserve">Security </w:t>
      </w:r>
      <w:r w:rsidRPr="001058B5">
        <w:rPr>
          <w:spacing w:val="-19"/>
        </w:rPr>
        <w:t>Policies</w:t>
      </w:r>
    </w:p>
    <w:p w14:paraId="678B3F25" w14:textId="77777777" w:rsidR="00B55B3B" w:rsidRPr="001058B5" w:rsidRDefault="00B55B3B" w:rsidP="00B55B3B">
      <w:pPr>
        <w:pStyle w:val="BodyText"/>
        <w:spacing w:before="54" w:line="232" w:lineRule="auto"/>
        <w:ind w:left="1660" w:right="700"/>
        <w:rPr>
          <w:rFonts w:ascii="Arial" w:hAnsi="Arial" w:cs="Arial"/>
        </w:rPr>
      </w:pPr>
      <w:r w:rsidRPr="003926A3">
        <w:rPr>
          <w:rFonts w:ascii="Arial" w:hAnsi="Arial" w:cs="Arial"/>
        </w:rPr>
        <w:t>Bạn có thể sử dụng các chính sách cơ sở dữ liệu riêng ảo của Oracle để cung cấp điều khiển truy cập cấp độ cột hoặc hàng dựa trên ủy quyền người dùng của Oracle Label Security. Nói chung, bạn cần thực hiện các bước sau</w:t>
      </w:r>
      <w:r w:rsidRPr="001058B5">
        <w:rPr>
          <w:rFonts w:ascii="Arial" w:hAnsi="Arial" w:cs="Arial"/>
        </w:rPr>
        <w:t>:</w:t>
      </w:r>
    </w:p>
    <w:p w14:paraId="6402655A" w14:textId="77777777" w:rsidR="00B55B3B" w:rsidRPr="001058B5" w:rsidRDefault="00B55B3B" w:rsidP="00B55B3B">
      <w:pPr>
        <w:pStyle w:val="ListParagraph"/>
        <w:numPr>
          <w:ilvl w:val="0"/>
          <w:numId w:val="65"/>
        </w:numPr>
        <w:tabs>
          <w:tab w:val="left" w:pos="2020"/>
        </w:tabs>
        <w:spacing w:before="118" w:line="230" w:lineRule="auto"/>
        <w:ind w:right="788"/>
        <w:rPr>
          <w:rFonts w:ascii="Arial" w:hAnsi="Arial" w:cs="Arial"/>
          <w:sz w:val="20"/>
        </w:rPr>
      </w:pPr>
      <w:r w:rsidRPr="00D052F0">
        <w:rPr>
          <w:rFonts w:ascii="Arial" w:hAnsi="Arial" w:cs="Arial"/>
          <w:sz w:val="20"/>
        </w:rPr>
        <w:t>Khi bạn tạo chính sách bảo mật nhãn của Oracle, không áp dụng chính sách cho bảng mà bạn muốn bảo vệ. (Chính sách Cơ sở dữ liệu riêng ảo mà bạn tạo sẽ xử lý việc này cho bạn.) Trong thủ tục SA_SYSDBA.CREATE_POLICY, hãy đặt tham số default_options thành NO_CONTROL</w:t>
      </w:r>
      <w:r w:rsidRPr="001058B5">
        <w:rPr>
          <w:rFonts w:ascii="Arial" w:hAnsi="Arial" w:cs="Arial"/>
          <w:sz w:val="20"/>
        </w:rPr>
        <w:t>.</w:t>
      </w:r>
    </w:p>
    <w:p w14:paraId="4AF711A6" w14:textId="77777777" w:rsidR="00B55B3B" w:rsidRPr="001058B5" w:rsidRDefault="00B55B3B" w:rsidP="00B55B3B">
      <w:pPr>
        <w:pStyle w:val="ListParagraph"/>
        <w:numPr>
          <w:ilvl w:val="0"/>
          <w:numId w:val="65"/>
        </w:numPr>
        <w:tabs>
          <w:tab w:val="left" w:pos="2020"/>
        </w:tabs>
        <w:spacing w:before="117" w:line="232" w:lineRule="auto"/>
        <w:ind w:right="1190"/>
        <w:rPr>
          <w:rFonts w:ascii="Arial" w:hAnsi="Arial" w:cs="Arial"/>
          <w:sz w:val="20"/>
        </w:rPr>
      </w:pPr>
      <w:bookmarkStart w:id="1284" w:name="_bookmark1519"/>
      <w:bookmarkEnd w:id="1284"/>
      <w:r w:rsidRPr="00D052F0">
        <w:rPr>
          <w:rFonts w:ascii="Arial" w:hAnsi="Arial" w:cs="Arial"/>
          <w:sz w:val="20"/>
        </w:rPr>
        <w:t>Tạo các thành phần nhãn của nhãn an toàn của Oracle và cho phép người dùng như bình thường</w:t>
      </w:r>
      <w:r w:rsidRPr="001058B5">
        <w:rPr>
          <w:rFonts w:ascii="Arial" w:hAnsi="Arial" w:cs="Arial"/>
          <w:sz w:val="20"/>
        </w:rPr>
        <w:t>.</w:t>
      </w:r>
    </w:p>
    <w:p w14:paraId="036CF2FD" w14:textId="77777777" w:rsidR="00B55B3B" w:rsidRPr="001058B5" w:rsidRDefault="00B55B3B" w:rsidP="00B55B3B">
      <w:pPr>
        <w:pStyle w:val="ListParagraph"/>
        <w:numPr>
          <w:ilvl w:val="0"/>
          <w:numId w:val="65"/>
        </w:numPr>
        <w:tabs>
          <w:tab w:val="left" w:pos="2020"/>
        </w:tabs>
        <w:spacing w:before="112"/>
        <w:rPr>
          <w:rFonts w:ascii="Arial" w:hAnsi="Arial" w:cs="Arial"/>
          <w:sz w:val="20"/>
        </w:rPr>
      </w:pPr>
      <w:r w:rsidRPr="00D052F0">
        <w:rPr>
          <w:rFonts w:ascii="Arial" w:hAnsi="Arial" w:cs="Arial"/>
          <w:sz w:val="20"/>
        </w:rPr>
        <w:t>Khi bạn tạo chính sách Cơ sở dữ liệu riêng ảo của Oracle, hãy làm như sau</w:t>
      </w:r>
      <w:r w:rsidRPr="001058B5">
        <w:rPr>
          <w:rFonts w:ascii="Arial" w:hAnsi="Arial" w:cs="Arial"/>
          <w:sz w:val="20"/>
        </w:rPr>
        <w:t>:</w:t>
      </w:r>
    </w:p>
    <w:p w14:paraId="05B273AF" w14:textId="77777777" w:rsidR="00B55B3B" w:rsidRPr="001058B5" w:rsidRDefault="00B55B3B" w:rsidP="00B55B3B">
      <w:pPr>
        <w:pStyle w:val="ListParagraph"/>
        <w:numPr>
          <w:ilvl w:val="1"/>
          <w:numId w:val="65"/>
        </w:numPr>
        <w:tabs>
          <w:tab w:val="left" w:pos="2380"/>
        </w:tabs>
        <w:spacing w:before="119" w:line="230" w:lineRule="auto"/>
        <w:ind w:right="785"/>
        <w:rPr>
          <w:rFonts w:ascii="Arial" w:hAnsi="Arial" w:cs="Arial"/>
          <w:sz w:val="20"/>
        </w:rPr>
      </w:pPr>
      <w:r w:rsidRPr="00D052F0">
        <w:rPr>
          <w:rFonts w:ascii="Arial" w:hAnsi="Arial" w:cs="Arial"/>
          <w:sz w:val="20"/>
        </w:rPr>
        <w:t>Trong hàm PL / SQL mà bạn tạo cho chính sách, hãy sử dụng hàm Oracle Label Security DOMINATES để so sánh sự ủy quyền của người dùng với nhãn mà bạn đã tạo ở Bước 2. Hàm DOMINATES xác định nếu ủy quyền người dùng bằng hoặc nếu nó nhạy cảm hơn, nhãn được sử dụng trong so sánh. Nếu ủy quyền người dùng chuyển, thì người dùng được cấp quyền truy cập vào cột. Nếu không, người dùng bị từ chối truy cập</w:t>
      </w:r>
      <w:r w:rsidRPr="001058B5">
        <w:rPr>
          <w:rFonts w:ascii="Arial" w:hAnsi="Arial" w:cs="Arial"/>
          <w:sz w:val="20"/>
        </w:rPr>
        <w:t>.</w:t>
      </w:r>
    </w:p>
    <w:p w14:paraId="2A0CB4A7" w14:textId="77777777" w:rsidR="00B55B3B" w:rsidRPr="001058B5" w:rsidRDefault="00B55B3B" w:rsidP="00B55B3B">
      <w:pPr>
        <w:pStyle w:val="ListParagraph"/>
        <w:numPr>
          <w:ilvl w:val="1"/>
          <w:numId w:val="65"/>
        </w:numPr>
        <w:tabs>
          <w:tab w:val="left" w:pos="2380"/>
        </w:tabs>
        <w:spacing w:before="123" w:line="230" w:lineRule="auto"/>
        <w:ind w:right="788"/>
        <w:rPr>
          <w:rFonts w:ascii="Arial" w:hAnsi="Arial" w:cs="Arial"/>
          <w:sz w:val="20"/>
        </w:rPr>
      </w:pPr>
      <w:r w:rsidRPr="00D052F0">
        <w:rPr>
          <w:rFonts w:ascii="Arial" w:hAnsi="Arial" w:cs="Arial"/>
          <w:sz w:val="20"/>
        </w:rPr>
        <w:t>Trong định nghĩa chính sách cơ sở dữ liệu riêng ảo, áp dụng hàm này cho bảng mà bạn muốn bảo vệ. Trong thủ tục DBMS_RLS.ADD_POLICY, sử dụng cột nhạy cảm (tham số SEC_RELEVANT_COLS) và chức năng mặt nạ cột (SEC_ RELEVANT_COLS_OPT) để hiển thị hoặc ẩn các cột dựa trên ủy quyền người dùng Oracle Label Security</w:t>
      </w:r>
      <w:r w:rsidRPr="001058B5">
        <w:rPr>
          <w:rFonts w:ascii="Arial" w:hAnsi="Arial" w:cs="Arial"/>
          <w:sz w:val="20"/>
        </w:rPr>
        <w:t>.</w:t>
      </w:r>
    </w:p>
    <w:p w14:paraId="447B275C" w14:textId="77777777" w:rsidR="00B55B3B" w:rsidRPr="001058B5" w:rsidRDefault="00B55B3B" w:rsidP="00B55B3B">
      <w:pPr>
        <w:pStyle w:val="BodyText"/>
        <w:spacing w:before="114" w:line="232" w:lineRule="auto"/>
        <w:ind w:left="1660" w:right="848"/>
        <w:rPr>
          <w:rFonts w:ascii="Arial" w:hAnsi="Arial" w:cs="Arial"/>
        </w:rPr>
      </w:pPr>
      <w:r w:rsidRPr="00D052F0">
        <w:rPr>
          <w:rFonts w:ascii="Arial" w:hAnsi="Arial" w:cs="Arial"/>
        </w:rPr>
        <w:t>Để biết ví dụ về cách thực hiện việc này, hãy truy cập trang web Mạng công nghệ Oracle sau đây</w:t>
      </w:r>
      <w:r w:rsidRPr="001058B5">
        <w:rPr>
          <w:rFonts w:ascii="Arial" w:hAnsi="Arial" w:cs="Arial"/>
        </w:rPr>
        <w:t>:</w:t>
      </w:r>
    </w:p>
    <w:p w14:paraId="43A1D335" w14:textId="77777777" w:rsidR="00B55B3B" w:rsidRPr="001058B5" w:rsidRDefault="008D1AB8" w:rsidP="00B55B3B">
      <w:pPr>
        <w:pStyle w:val="BodyText"/>
        <w:spacing w:before="138" w:line="254" w:lineRule="auto"/>
        <w:ind w:left="1660" w:right="700"/>
        <w:rPr>
          <w:rFonts w:ascii="Arial" w:hAnsi="Arial" w:cs="Arial"/>
        </w:rPr>
      </w:pPr>
      <w:hyperlink r:id="rId166">
        <w:r w:rsidR="00B55B3B" w:rsidRPr="001058B5">
          <w:rPr>
            <w:rFonts w:ascii="Arial" w:hAnsi="Arial" w:cs="Arial"/>
            <w:color w:val="0000CC"/>
            <w:w w:val="85"/>
          </w:rPr>
          <w:t>http</w:t>
        </w:r>
      </w:hyperlink>
      <w:hyperlink r:id="rId167">
        <w:r w:rsidR="00B55B3B" w:rsidRPr="001058B5">
          <w:rPr>
            <w:rFonts w:ascii="Arial" w:hAnsi="Arial" w:cs="Arial"/>
            <w:color w:val="0000CC"/>
            <w:w w:val="85"/>
          </w:rPr>
          <w:t>://www.oracle.com/technetwork/database/focus-areas/security/ols-cs1</w:t>
        </w:r>
      </w:hyperlink>
      <w:r w:rsidR="00B55B3B" w:rsidRPr="001058B5">
        <w:rPr>
          <w:rFonts w:ascii="Arial" w:hAnsi="Arial" w:cs="Arial"/>
          <w:color w:val="0000CC"/>
          <w:w w:val="85"/>
        </w:rPr>
        <w:t xml:space="preserve">-09 </w:t>
      </w:r>
      <w:r w:rsidR="00B55B3B" w:rsidRPr="001058B5">
        <w:rPr>
          <w:rFonts w:ascii="Arial" w:hAnsi="Arial" w:cs="Arial"/>
          <w:color w:val="0000CC"/>
          <w:w w:val="95"/>
        </w:rPr>
        <w:t>9558.html</w:t>
      </w:r>
    </w:p>
    <w:p w14:paraId="3230697A" w14:textId="77777777" w:rsidR="00B55B3B" w:rsidRPr="001058B5" w:rsidRDefault="00B55B3B" w:rsidP="00B55B3B">
      <w:pPr>
        <w:pStyle w:val="BodyText"/>
        <w:spacing w:before="10"/>
        <w:rPr>
          <w:rFonts w:ascii="Arial" w:hAnsi="Arial" w:cs="Arial"/>
          <w:sz w:val="23"/>
        </w:rPr>
      </w:pPr>
    </w:p>
    <w:p w14:paraId="064B4344" w14:textId="77777777" w:rsidR="00B55B3B" w:rsidRPr="001058B5" w:rsidRDefault="00B55B3B" w:rsidP="00B55B3B">
      <w:pPr>
        <w:pStyle w:val="Heading6"/>
        <w:ind w:left="1660"/>
      </w:pPr>
      <w:bookmarkStart w:id="1285" w:name="Oracle_Virtual_Private_Database_and_Orac"/>
      <w:bookmarkStart w:id="1286" w:name="_bookmark1520"/>
      <w:bookmarkStart w:id="1287" w:name="_bookmark1521"/>
      <w:bookmarkEnd w:id="1285"/>
      <w:bookmarkEnd w:id="1286"/>
      <w:bookmarkEnd w:id="1287"/>
      <w:r w:rsidRPr="00D052F0">
        <w:t>Cơ sở dữ liệu riêng ảo của Oracle và các ngoại lệ bảo mật nhãn Oracle</w:t>
      </w:r>
    </w:p>
    <w:p w14:paraId="1060484B" w14:textId="77777777" w:rsidR="00B55B3B" w:rsidRPr="001058B5" w:rsidRDefault="00B55B3B" w:rsidP="00B55B3B">
      <w:pPr>
        <w:pStyle w:val="BodyText"/>
        <w:spacing w:before="55" w:line="232" w:lineRule="auto"/>
        <w:ind w:left="1660" w:right="848"/>
        <w:rPr>
          <w:rFonts w:ascii="Arial" w:hAnsi="Arial" w:cs="Arial"/>
        </w:rPr>
      </w:pPr>
      <w:r w:rsidRPr="00D052F0">
        <w:rPr>
          <w:rFonts w:ascii="Arial" w:hAnsi="Arial" w:cs="Arial"/>
        </w:rPr>
        <w:t>Hãy lưu ý các ngoại lệ sau khi bạn sử dụng Oracle Virtual Private Database và Oracle Label Security</w:t>
      </w:r>
      <w:r w:rsidRPr="001058B5">
        <w:rPr>
          <w:rFonts w:ascii="Arial" w:hAnsi="Arial" w:cs="Arial"/>
        </w:rPr>
        <w:t>:</w:t>
      </w:r>
    </w:p>
    <w:p w14:paraId="58C22EC0" w14:textId="77777777" w:rsidR="00B55B3B" w:rsidRPr="001058B5" w:rsidRDefault="00B55B3B" w:rsidP="006F7931">
      <w:pPr>
        <w:pStyle w:val="Heading7"/>
        <w:numPr>
          <w:ilvl w:val="1"/>
          <w:numId w:val="137"/>
        </w:numPr>
        <w:tabs>
          <w:tab w:val="left" w:pos="2020"/>
        </w:tabs>
        <w:spacing w:before="120" w:line="235" w:lineRule="auto"/>
        <w:ind w:right="839"/>
        <w:rPr>
          <w:rFonts w:ascii="Arial" w:hAnsi="Arial" w:cs="Arial"/>
          <w:b w:val="0"/>
        </w:rPr>
      </w:pPr>
      <w:r w:rsidRPr="00D052F0">
        <w:rPr>
          <w:rFonts w:ascii="Arial" w:hAnsi="Arial" w:cs="Arial"/>
        </w:rPr>
        <w:t>Khi bạn xuất dữ liệu, các chính sách Oracle Virtual Private Database và Oracle Label Security không được thực thi trong một hoạt động xuất đường dẫn trực tiếp</w:t>
      </w:r>
      <w:r w:rsidRPr="001058B5">
        <w:rPr>
          <w:rFonts w:ascii="Arial" w:hAnsi="Arial" w:cs="Arial"/>
        </w:rPr>
        <w:t xml:space="preserve">. </w:t>
      </w:r>
      <w:r w:rsidRPr="00D052F0">
        <w:rPr>
          <w:rFonts w:ascii="Arial" w:hAnsi="Arial" w:cs="Arial"/>
        </w:rPr>
        <w:t>trong một</w:t>
      </w:r>
    </w:p>
    <w:p w14:paraId="2C885CDC" w14:textId="77777777" w:rsidR="00B55B3B" w:rsidRPr="001058B5" w:rsidRDefault="00B55B3B" w:rsidP="00B55B3B">
      <w:pPr>
        <w:spacing w:line="235" w:lineRule="auto"/>
        <w:rPr>
          <w:rFonts w:ascii="Arial" w:hAnsi="Arial" w:cs="Arial"/>
        </w:rPr>
        <w:sectPr w:rsidR="00B55B3B" w:rsidRPr="001058B5">
          <w:pgSz w:w="12240" w:h="15840"/>
          <w:pgMar w:top="840" w:right="1060" w:bottom="860" w:left="1100" w:header="549" w:footer="663" w:gutter="0"/>
          <w:cols w:space="720"/>
        </w:sectPr>
      </w:pPr>
    </w:p>
    <w:p w14:paraId="065F26FD" w14:textId="77777777" w:rsidR="00B55B3B" w:rsidRPr="001058B5" w:rsidRDefault="00B55B3B" w:rsidP="00B55B3B">
      <w:pPr>
        <w:pStyle w:val="BodyText"/>
        <w:spacing w:before="5"/>
        <w:rPr>
          <w:rFonts w:ascii="Arial" w:hAnsi="Arial" w:cs="Arial"/>
          <w:sz w:val="25"/>
        </w:rPr>
      </w:pPr>
    </w:p>
    <w:p w14:paraId="0B675AD5" w14:textId="77777777" w:rsidR="00B55B3B" w:rsidRPr="001058B5" w:rsidRDefault="00B55B3B" w:rsidP="00B55B3B">
      <w:pPr>
        <w:pStyle w:val="BodyText"/>
        <w:spacing w:before="99" w:line="232" w:lineRule="auto"/>
        <w:ind w:left="2620" w:right="102"/>
        <w:rPr>
          <w:rFonts w:ascii="Arial" w:hAnsi="Arial" w:cs="Arial"/>
        </w:rPr>
      </w:pPr>
      <w:r w:rsidRPr="00D052F0">
        <w:rPr>
          <w:rFonts w:ascii="Arial" w:hAnsi="Arial" w:cs="Arial"/>
        </w:rPr>
        <w:t>hoạt động xuất đường dẫn trực tiếp, Cơ sở dữ liệu Oracle đọc dữ liệu từ đĩa vào bộ đệm đệm và chuyển các hàng trực tiếp đến máy khách Export. Xem Tiện ích cơ sở dữ liệu Oracle để biết thêm thông tin về các hoạt động xuất đường dẫn trực tiếp</w:t>
      </w:r>
      <w:r w:rsidRPr="001058B5">
        <w:rPr>
          <w:rFonts w:ascii="Arial" w:hAnsi="Arial" w:cs="Arial"/>
        </w:rPr>
        <w:t>.</w:t>
      </w:r>
    </w:p>
    <w:p w14:paraId="17144338" w14:textId="77777777" w:rsidR="00B55B3B" w:rsidRPr="001058B5" w:rsidRDefault="00B55B3B" w:rsidP="006F7931">
      <w:pPr>
        <w:pStyle w:val="ListParagraph"/>
        <w:numPr>
          <w:ilvl w:val="2"/>
          <w:numId w:val="137"/>
        </w:numPr>
        <w:tabs>
          <w:tab w:val="left" w:pos="2620"/>
        </w:tabs>
        <w:spacing w:before="122" w:line="230" w:lineRule="auto"/>
        <w:ind w:right="233"/>
        <w:rPr>
          <w:rFonts w:ascii="Arial" w:hAnsi="Arial" w:cs="Arial"/>
          <w:sz w:val="20"/>
        </w:rPr>
      </w:pPr>
      <w:r w:rsidRPr="00D052F0">
        <w:rPr>
          <w:rFonts w:ascii="Arial" w:hAnsi="Arial" w:cs="Arial"/>
          <w:b/>
          <w:spacing w:val="-6"/>
          <w:sz w:val="20"/>
        </w:rPr>
        <w:t>Bạn không thể áp dụng các chính sách Oracle VPD và các chính sách Oracle Label Security cho các đối tượng trong lược đồ SYS. Người dùng SYS và người dùng tạo kết nối đặc quyền DBA với cơ sở dữ liệu (ví dụ, CONNECT / AS SYSDBA) không có các chính sách Oracle VPD hoặc Oracle Label Security được áp dụng cho các hành động của họ. Người dùng cơ sở dữ liệu SYS do đó luôn được miễn Oracle Private Private Database hoặc Oracle Label Security, bất kể chế độ export, ứng dụng hoặc tiện ích được sử dụng để trích xuất dữ liệu từ cơ sở dữ liệu</w:t>
      </w:r>
      <w:r w:rsidRPr="001058B5">
        <w:rPr>
          <w:rFonts w:ascii="Arial" w:hAnsi="Arial" w:cs="Arial"/>
          <w:sz w:val="20"/>
        </w:rPr>
        <w:t>.</w:t>
      </w:r>
    </w:p>
    <w:p w14:paraId="7F638AC4" w14:textId="77777777" w:rsidR="00B55B3B" w:rsidRPr="001058B5" w:rsidRDefault="00B55B3B" w:rsidP="00B55B3B">
      <w:pPr>
        <w:pStyle w:val="BodyText"/>
        <w:spacing w:before="123" w:line="230" w:lineRule="auto"/>
        <w:ind w:left="2619" w:right="185"/>
        <w:rPr>
          <w:rFonts w:ascii="Arial" w:hAnsi="Arial" w:cs="Arial"/>
        </w:rPr>
      </w:pPr>
      <w:r w:rsidRPr="00D052F0">
        <w:rPr>
          <w:rFonts w:ascii="Arial" w:hAnsi="Arial" w:cs="Arial"/>
        </w:rPr>
        <w:t>Tuy nhiên, bạn có thể kiểm tra các hành động SYSDBA bằng cách bật kiểm tra khi cài đặt và xác định rằng đường dẫn kiểm tra này được lưu trữ ở một vị trí an toàn trong hệ điều hành. Xem "Kiểm tra người dùng hành chính SYS" trên trang 9-53 để biết thêm thông tin. Bạn cũng có thể theo dõi chặt chẽ người dùng SYS bằng cách sử dụng Oracle Database Vault</w:t>
      </w:r>
      <w:r w:rsidRPr="001058B5">
        <w:rPr>
          <w:rFonts w:ascii="Arial" w:hAnsi="Arial" w:cs="Arial"/>
          <w:spacing w:val="-4"/>
        </w:rPr>
        <w:t>.</w:t>
      </w:r>
    </w:p>
    <w:p w14:paraId="28CF6FB9" w14:textId="77777777" w:rsidR="00B55B3B" w:rsidRPr="001058B5" w:rsidRDefault="00B55B3B" w:rsidP="006F7931">
      <w:pPr>
        <w:pStyle w:val="ListParagraph"/>
        <w:numPr>
          <w:ilvl w:val="2"/>
          <w:numId w:val="137"/>
        </w:numPr>
        <w:tabs>
          <w:tab w:val="left" w:pos="2620"/>
        </w:tabs>
        <w:spacing w:before="121" w:line="232" w:lineRule="auto"/>
        <w:ind w:right="243"/>
        <w:rPr>
          <w:rFonts w:ascii="Arial" w:hAnsi="Arial" w:cs="Arial"/>
          <w:sz w:val="20"/>
        </w:rPr>
      </w:pPr>
      <w:r w:rsidRPr="00D052F0">
        <w:rPr>
          <w:rFonts w:ascii="Arial" w:hAnsi="Arial" w:cs="Arial"/>
          <w:b/>
          <w:sz w:val="20"/>
        </w:rPr>
        <w:t>Người dùng cơ sở dữ liệu đã được cấp đặc quyền EXEMPT ACCESS POLICY, trực tiếp hoặc thông qua vai trò cơ sở dữ liệu, được miễn thi hành cơ sở dữ liệu Oracle VPD. Đặc quyền EXEMPT ACCESS POLICY cho phép người dùng được miễn tất cả các chính sách kiểm soát truy cập chi tiết trên bất kỳ hoạt động SELECT hoặc DML nào (INSERT, UPDATE và DELETE). Điều này cung cấp dễ sử dụng cho các hoạt động quản trị, chẳng hạn như cài đặt và nhập và xuất cơ sở dữ liệu, thông qua lược đồ không phải SYS</w:t>
      </w:r>
      <w:r w:rsidRPr="001058B5">
        <w:rPr>
          <w:rFonts w:ascii="Arial" w:hAnsi="Arial" w:cs="Arial"/>
          <w:sz w:val="20"/>
        </w:rPr>
        <w:t>.</w:t>
      </w:r>
    </w:p>
    <w:p w14:paraId="38FDE30D" w14:textId="77777777" w:rsidR="00B55B3B" w:rsidRPr="001058B5" w:rsidRDefault="00B55B3B" w:rsidP="00B55B3B">
      <w:pPr>
        <w:pStyle w:val="BodyText"/>
        <w:spacing w:line="248" w:lineRule="exact"/>
        <w:ind w:left="2620"/>
        <w:rPr>
          <w:rFonts w:ascii="Arial" w:hAnsi="Arial" w:cs="Arial"/>
        </w:rPr>
      </w:pPr>
      <w:r w:rsidRPr="00D052F0">
        <w:rPr>
          <w:rFonts w:ascii="Arial" w:hAnsi="Arial" w:cs="Arial"/>
        </w:rPr>
        <w:t>Tuy nhiên, các tùy chọn thực thi chính sách sau đây vẫn có hiệu lực ngay cả khiEXEMPT ACCESS POLICY được cấp</w:t>
      </w:r>
      <w:r w:rsidRPr="001058B5">
        <w:rPr>
          <w:rFonts w:ascii="Arial" w:hAnsi="Arial" w:cs="Arial"/>
        </w:rPr>
        <w:t>:</w:t>
      </w:r>
    </w:p>
    <w:p w14:paraId="7EFC3133" w14:textId="77777777" w:rsidR="00B55B3B" w:rsidRPr="001058B5" w:rsidRDefault="00B55B3B" w:rsidP="006F7931">
      <w:pPr>
        <w:pStyle w:val="ListParagraph"/>
        <w:numPr>
          <w:ilvl w:val="3"/>
          <w:numId w:val="137"/>
        </w:numPr>
        <w:tabs>
          <w:tab w:val="left" w:pos="2979"/>
          <w:tab w:val="left" w:pos="2980"/>
        </w:tabs>
        <w:spacing w:before="117" w:line="228" w:lineRule="auto"/>
        <w:ind w:right="409"/>
        <w:rPr>
          <w:rFonts w:ascii="Arial" w:hAnsi="Arial" w:cs="Arial"/>
          <w:sz w:val="20"/>
        </w:rPr>
      </w:pPr>
      <w:r w:rsidRPr="001058B5">
        <w:rPr>
          <w:rFonts w:ascii="Arial" w:hAnsi="Arial" w:cs="Arial"/>
          <w:w w:val="85"/>
          <w:sz w:val="20"/>
        </w:rPr>
        <w:t xml:space="preserve">INSERT_CONTROL, UPDATE_CONTROL, DELETE_CONTROL, WRITE_CONTROL, LABEL_ </w:t>
      </w:r>
      <w:r w:rsidRPr="001058B5">
        <w:rPr>
          <w:rFonts w:ascii="Arial" w:hAnsi="Arial" w:cs="Arial"/>
          <w:w w:val="95"/>
          <w:sz w:val="20"/>
        </w:rPr>
        <w:t>UPDATE, and</w:t>
      </w:r>
      <w:r w:rsidRPr="001058B5">
        <w:rPr>
          <w:rFonts w:ascii="Arial" w:hAnsi="Arial" w:cs="Arial"/>
          <w:spacing w:val="-1"/>
          <w:w w:val="95"/>
          <w:sz w:val="20"/>
        </w:rPr>
        <w:t xml:space="preserve"> </w:t>
      </w:r>
      <w:r w:rsidRPr="001058B5">
        <w:rPr>
          <w:rFonts w:ascii="Arial" w:hAnsi="Arial" w:cs="Arial"/>
          <w:w w:val="95"/>
          <w:sz w:val="20"/>
        </w:rPr>
        <w:t>LABEL_DEFAULT</w:t>
      </w:r>
    </w:p>
    <w:p w14:paraId="2BF87CAC" w14:textId="77777777" w:rsidR="00B55B3B" w:rsidRPr="001058B5" w:rsidRDefault="00B55B3B" w:rsidP="006F7931">
      <w:pPr>
        <w:pStyle w:val="ListParagraph"/>
        <w:numPr>
          <w:ilvl w:val="3"/>
          <w:numId w:val="137"/>
        </w:numPr>
        <w:tabs>
          <w:tab w:val="left" w:pos="2979"/>
          <w:tab w:val="left" w:pos="2980"/>
        </w:tabs>
        <w:spacing w:before="121" w:line="228" w:lineRule="auto"/>
        <w:ind w:right="400"/>
        <w:rPr>
          <w:rFonts w:ascii="Arial" w:hAnsi="Arial" w:cs="Arial"/>
          <w:sz w:val="20"/>
        </w:rPr>
      </w:pP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Oracle</w:t>
      </w:r>
      <w:r w:rsidRPr="001058B5">
        <w:rPr>
          <w:rFonts w:ascii="Arial" w:hAnsi="Arial" w:cs="Arial"/>
          <w:spacing w:val="-19"/>
          <w:sz w:val="20"/>
        </w:rPr>
        <w:t xml:space="preserve"> </w:t>
      </w:r>
      <w:r w:rsidRPr="001058B5">
        <w:rPr>
          <w:rFonts w:ascii="Arial" w:hAnsi="Arial" w:cs="Arial"/>
          <w:sz w:val="20"/>
        </w:rPr>
        <w:t>Label</w:t>
      </w:r>
      <w:r w:rsidRPr="001058B5">
        <w:rPr>
          <w:rFonts w:ascii="Arial" w:hAnsi="Arial" w:cs="Arial"/>
          <w:spacing w:val="-19"/>
          <w:sz w:val="20"/>
        </w:rPr>
        <w:t xml:space="preserve"> </w:t>
      </w:r>
      <w:r w:rsidRPr="001058B5">
        <w:rPr>
          <w:rFonts w:ascii="Arial" w:hAnsi="Arial" w:cs="Arial"/>
          <w:sz w:val="20"/>
        </w:rPr>
        <w:t>Security</w:t>
      </w:r>
      <w:r w:rsidRPr="001058B5">
        <w:rPr>
          <w:rFonts w:ascii="Arial" w:hAnsi="Arial" w:cs="Arial"/>
          <w:spacing w:val="-20"/>
          <w:sz w:val="20"/>
        </w:rPr>
        <w:t xml:space="preserve"> </w:t>
      </w:r>
      <w:r w:rsidRPr="001058B5">
        <w:rPr>
          <w:rFonts w:ascii="Arial" w:hAnsi="Arial" w:cs="Arial"/>
          <w:sz w:val="20"/>
        </w:rPr>
        <w:t>policy</w:t>
      </w:r>
      <w:r w:rsidRPr="001058B5">
        <w:rPr>
          <w:rFonts w:ascii="Arial" w:hAnsi="Arial" w:cs="Arial"/>
          <w:spacing w:val="-19"/>
          <w:sz w:val="20"/>
        </w:rPr>
        <w:t xml:space="preserve"> </w:t>
      </w:r>
      <w:r w:rsidRPr="001058B5">
        <w:rPr>
          <w:rFonts w:ascii="Arial" w:hAnsi="Arial" w:cs="Arial"/>
          <w:sz w:val="20"/>
        </w:rPr>
        <w:t>specifies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ALL_CONTROL</w:t>
      </w:r>
      <w:r w:rsidRPr="001058B5">
        <w:rPr>
          <w:rFonts w:ascii="Arial" w:hAnsi="Arial" w:cs="Arial"/>
          <w:spacing w:val="-93"/>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 xml:space="preserve">all </w:t>
      </w:r>
      <w:r w:rsidRPr="001058B5">
        <w:rPr>
          <w:rFonts w:ascii="Arial" w:hAnsi="Arial" w:cs="Arial"/>
          <w:w w:val="95"/>
          <w:sz w:val="20"/>
        </w:rPr>
        <w:t>enforcement</w:t>
      </w:r>
      <w:r w:rsidRPr="001058B5">
        <w:rPr>
          <w:rFonts w:ascii="Arial" w:hAnsi="Arial" w:cs="Arial"/>
          <w:spacing w:val="-12"/>
          <w:w w:val="95"/>
          <w:sz w:val="20"/>
        </w:rPr>
        <w:t xml:space="preserve"> </w:t>
      </w:r>
      <w:r w:rsidRPr="001058B5">
        <w:rPr>
          <w:rFonts w:ascii="Arial" w:hAnsi="Arial" w:cs="Arial"/>
          <w:w w:val="95"/>
          <w:sz w:val="20"/>
        </w:rPr>
        <w:t>controls</w:t>
      </w:r>
      <w:r w:rsidRPr="001058B5">
        <w:rPr>
          <w:rFonts w:ascii="Arial" w:hAnsi="Arial" w:cs="Arial"/>
          <w:spacing w:val="-12"/>
          <w:w w:val="95"/>
          <w:sz w:val="20"/>
        </w:rPr>
        <w:t xml:space="preserve"> </w:t>
      </w:r>
      <w:r w:rsidRPr="001058B5">
        <w:rPr>
          <w:rFonts w:ascii="Arial" w:hAnsi="Arial" w:cs="Arial"/>
          <w:w w:val="95"/>
          <w:sz w:val="20"/>
        </w:rPr>
        <w:t>are</w:t>
      </w:r>
      <w:r w:rsidRPr="001058B5">
        <w:rPr>
          <w:rFonts w:ascii="Arial" w:hAnsi="Arial" w:cs="Arial"/>
          <w:spacing w:val="-12"/>
          <w:w w:val="95"/>
          <w:sz w:val="20"/>
        </w:rPr>
        <w:t xml:space="preserve"> </w:t>
      </w:r>
      <w:r w:rsidRPr="001058B5">
        <w:rPr>
          <w:rFonts w:ascii="Arial" w:hAnsi="Arial" w:cs="Arial"/>
          <w:w w:val="95"/>
          <w:sz w:val="20"/>
        </w:rPr>
        <w:t>applied</w:t>
      </w:r>
      <w:r w:rsidRPr="001058B5">
        <w:rPr>
          <w:rFonts w:ascii="Arial" w:hAnsi="Arial" w:cs="Arial"/>
          <w:spacing w:val="-12"/>
          <w:w w:val="95"/>
          <w:sz w:val="20"/>
        </w:rPr>
        <w:t xml:space="preserve"> </w:t>
      </w:r>
      <w:r w:rsidRPr="001058B5">
        <w:rPr>
          <w:rFonts w:ascii="Arial" w:hAnsi="Arial" w:cs="Arial"/>
          <w:w w:val="95"/>
          <w:sz w:val="20"/>
        </w:rPr>
        <w:t>except</w:t>
      </w:r>
      <w:r w:rsidRPr="001058B5">
        <w:rPr>
          <w:rFonts w:ascii="Arial" w:hAnsi="Arial" w:cs="Arial"/>
          <w:spacing w:val="-12"/>
          <w:w w:val="95"/>
          <w:sz w:val="20"/>
        </w:rPr>
        <w:t xml:space="preserve"> </w:t>
      </w:r>
      <w:r w:rsidRPr="001058B5">
        <w:rPr>
          <w:rFonts w:ascii="Arial" w:hAnsi="Arial" w:cs="Arial"/>
          <w:w w:val="95"/>
          <w:sz w:val="20"/>
        </w:rPr>
        <w:t>READ_CONTROL</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CHECK_CONTROL.</w:t>
      </w:r>
    </w:p>
    <w:p w14:paraId="76D391CC" w14:textId="77777777" w:rsidR="00B55B3B" w:rsidRPr="001058B5" w:rsidRDefault="00B55B3B" w:rsidP="00B55B3B">
      <w:pPr>
        <w:pStyle w:val="BodyText"/>
        <w:spacing w:line="237" w:lineRule="exact"/>
        <w:ind w:left="2620"/>
        <w:rPr>
          <w:rFonts w:ascii="Arial" w:hAnsi="Arial" w:cs="Arial"/>
        </w:rPr>
      </w:pPr>
      <w:r w:rsidRPr="00D052F0">
        <w:rPr>
          <w:rFonts w:ascii="Arial" w:hAnsi="Arial" w:cs="Arial"/>
        </w:rPr>
        <w:t>Vì EXEMPT ACCESS POLICY phủ nhận ảnh hưởng của kiểm soát truy cập chi tiết, bạn chỉ nên cấp đặc quyền này cho người dùng có lý do chính đáng để bỏ qua việc thực thi kiểm soát truy cập chi tiết. Không cấp đặc quyền này bằng cách sử dụng WITH ADMIN OPTION. Nếu bạn làm như vậy, người dùng có thể chuyển đặc quyền EXEMPT ACCESS POLICY cho những người dùng khác, và do đó tlan ra khả năng bỏ qua</w:t>
      </w:r>
      <w:r>
        <w:rPr>
          <w:rFonts w:ascii="Arial" w:hAnsi="Arial" w:cs="Arial"/>
        </w:rPr>
        <w:t xml:space="preserve"> kiểm soát truy cập chi tiết</w:t>
      </w:r>
      <w:r w:rsidRPr="001058B5">
        <w:rPr>
          <w:rFonts w:ascii="Arial" w:hAnsi="Arial" w:cs="Arial"/>
        </w:rPr>
        <w:t>.</w:t>
      </w:r>
    </w:p>
    <w:p w14:paraId="2D8D2B9B" w14:textId="77777777" w:rsidR="00B55B3B" w:rsidRPr="001058B5" w:rsidRDefault="008D1AB8" w:rsidP="00B55B3B">
      <w:pPr>
        <w:pStyle w:val="BodyText"/>
        <w:spacing w:before="2"/>
        <w:rPr>
          <w:rFonts w:ascii="Arial" w:hAnsi="Arial" w:cs="Arial"/>
          <w:sz w:val="18"/>
        </w:rPr>
      </w:pPr>
      <w:r>
        <w:rPr>
          <w:rFonts w:ascii="Arial" w:hAnsi="Arial" w:cs="Arial"/>
        </w:rPr>
        <w:pict w14:anchorId="6040D889">
          <v:group id="_x0000_s1735" style="position:absolute;margin-left:204pt;margin-top:13.3pt;width:300pt;height:2.55pt;z-index:502642416;mso-wrap-distance-left:0;mso-wrap-distance-right:0;mso-position-horizontal-relative:page" coordorigin="4080,266" coordsize="6000,51">
            <v:line id="_x0000_s1736" style="position:absolute" from="4080,268" to="10080,268" strokeweight=".24pt"/>
            <v:line id="_x0000_s1737" style="position:absolute" from="4080,314" to="10080,314" strokeweight=".24pt"/>
            <w10:wrap type="topAndBottom" anchorx="page"/>
          </v:group>
        </w:pict>
      </w:r>
    </w:p>
    <w:p w14:paraId="1BCEB3C0" w14:textId="77777777" w:rsidR="00B55B3B" w:rsidRPr="001058B5" w:rsidRDefault="00B55B3B" w:rsidP="00B55B3B">
      <w:pPr>
        <w:spacing w:before="33"/>
        <w:ind w:left="2980"/>
        <w:rPr>
          <w:rFonts w:ascii="Arial" w:hAnsi="Arial" w:cs="Arial"/>
          <w:b/>
          <w:sz w:val="19"/>
        </w:rPr>
      </w:pPr>
      <w:r w:rsidRPr="001058B5">
        <w:rPr>
          <w:rFonts w:ascii="Arial" w:hAnsi="Arial" w:cs="Arial"/>
          <w:b/>
          <w:sz w:val="19"/>
        </w:rPr>
        <w:t>Note:</w:t>
      </w:r>
    </w:p>
    <w:p w14:paraId="63D28971" w14:textId="77777777" w:rsidR="00B55B3B" w:rsidRPr="001058B5" w:rsidRDefault="00B55B3B" w:rsidP="006F7931">
      <w:pPr>
        <w:pStyle w:val="ListParagraph"/>
        <w:numPr>
          <w:ilvl w:val="4"/>
          <w:numId w:val="137"/>
        </w:numPr>
        <w:tabs>
          <w:tab w:val="left" w:pos="3340"/>
        </w:tabs>
        <w:spacing w:before="137" w:line="228" w:lineRule="auto"/>
        <w:ind w:right="1143"/>
        <w:rPr>
          <w:rFonts w:ascii="Arial" w:hAnsi="Arial" w:cs="Arial"/>
          <w:sz w:val="20"/>
        </w:rPr>
      </w:pPr>
      <w:r w:rsidRPr="00D052F0">
        <w:rPr>
          <w:rFonts w:ascii="Arial" w:hAnsi="Arial" w:cs="Arial"/>
          <w:sz w:val="20"/>
        </w:rPr>
        <w:t>Đặc quyền EXEMPT ACCESS POLICY không ảnh hưởng đến việc thực thi các đặc quyền đối tượng như SELECT, INSERT, UPDATE và DELETE. Các đặc quyền này được thực thi ngay cả khi người dùng được cấp đặc quyền EXEMPT ACCESS POLICY</w:t>
      </w:r>
      <w:r w:rsidRPr="001058B5">
        <w:rPr>
          <w:rFonts w:ascii="Arial" w:hAnsi="Arial" w:cs="Arial"/>
          <w:sz w:val="20"/>
        </w:rPr>
        <w:t>.</w:t>
      </w:r>
    </w:p>
    <w:p w14:paraId="1EEF92D6" w14:textId="77777777" w:rsidR="00B55B3B" w:rsidRPr="001058B5" w:rsidRDefault="008D1AB8" w:rsidP="006F7931">
      <w:pPr>
        <w:pStyle w:val="ListParagraph"/>
        <w:numPr>
          <w:ilvl w:val="4"/>
          <w:numId w:val="137"/>
        </w:numPr>
        <w:tabs>
          <w:tab w:val="left" w:pos="3340"/>
        </w:tabs>
        <w:spacing w:before="121" w:line="228" w:lineRule="auto"/>
        <w:ind w:right="1364"/>
        <w:rPr>
          <w:rFonts w:ascii="Arial" w:hAnsi="Arial" w:cs="Arial"/>
          <w:sz w:val="20"/>
        </w:rPr>
      </w:pPr>
      <w:r>
        <w:rPr>
          <w:rFonts w:ascii="Arial" w:hAnsi="Arial" w:cs="Arial"/>
        </w:rPr>
        <w:pict w14:anchorId="32BFF7BB">
          <v:group id="_x0000_s1738" style="position:absolute;left:0;text-align:left;margin-left:204pt;margin-top:35.3pt;width:300pt;height:2.55pt;z-index:502643440;mso-wrap-distance-left:0;mso-wrap-distance-right:0;mso-position-horizontal-relative:page" coordorigin="4080,706" coordsize="6000,51">
            <v:line id="_x0000_s1739" style="position:absolute" from="4080,708" to="10080,708" strokeweight=".24pt"/>
            <v:line id="_x0000_s1740" style="position:absolute" from="4080,754" to="10080,754" strokeweight=".24pt"/>
            <w10:wrap type="topAndBottom" anchorx="page"/>
          </v:group>
        </w:pict>
      </w:r>
      <w:r w:rsidR="00B55B3B" w:rsidRPr="00DC1CCF">
        <w:t xml:space="preserve"> </w:t>
      </w:r>
      <w:r w:rsidR="00B55B3B" w:rsidRPr="00DC1CCF">
        <w:rPr>
          <w:rFonts w:ascii="Arial" w:hAnsi="Arial" w:cs="Arial"/>
          <w:sz w:val="20"/>
        </w:rPr>
        <w:t xml:space="preserve">Các giá trị SYS_CONTEXT mà Oracle Virtual Private Database sử dụng không được truyền đến cơ sở dữ liệu thứ cấp </w:t>
      </w:r>
      <w:r w:rsidR="00B55B3B">
        <w:rPr>
          <w:rFonts w:ascii="Arial" w:hAnsi="Arial" w:cs="Arial"/>
          <w:sz w:val="20"/>
        </w:rPr>
        <w:t xml:space="preserve"> </w:t>
      </w:r>
      <w:r w:rsidR="00B55B3B" w:rsidRPr="00DC1CCF">
        <w:rPr>
          <w:rFonts w:ascii="Arial" w:hAnsi="Arial" w:cs="Arial"/>
          <w:sz w:val="20"/>
        </w:rPr>
        <w:t>cho chuyển đổi dự phòng</w:t>
      </w:r>
      <w:r w:rsidR="00B55B3B" w:rsidRPr="001058B5">
        <w:rPr>
          <w:rFonts w:ascii="Arial" w:hAnsi="Arial" w:cs="Arial"/>
          <w:sz w:val="20"/>
        </w:rPr>
        <w:t>.</w:t>
      </w:r>
    </w:p>
    <w:p w14:paraId="67E0ECF6" w14:textId="77777777" w:rsidR="00B55B3B" w:rsidRPr="001058B5" w:rsidRDefault="00B55B3B" w:rsidP="00B55B3B">
      <w:pPr>
        <w:pStyle w:val="BodyText"/>
        <w:rPr>
          <w:rFonts w:ascii="Arial" w:hAnsi="Arial" w:cs="Arial"/>
          <w:sz w:val="7"/>
        </w:rPr>
      </w:pPr>
    </w:p>
    <w:p w14:paraId="3AEF95AD" w14:textId="77777777" w:rsidR="00B55B3B" w:rsidRPr="001058B5" w:rsidRDefault="00B55B3B" w:rsidP="00B55B3B">
      <w:pPr>
        <w:pStyle w:val="Heading4"/>
        <w:spacing w:before="106"/>
      </w:pPr>
      <w:bookmarkStart w:id="1288" w:name="Exporting_Data_Using_the_EXPDP_Utility_a"/>
      <w:bookmarkStart w:id="1289" w:name="_bookmark1527"/>
      <w:bookmarkEnd w:id="1288"/>
      <w:bookmarkEnd w:id="1289"/>
      <w:r>
        <w:t>Xuất dữ liệu sử dụng</w:t>
      </w:r>
      <w:r w:rsidRPr="001058B5">
        <w:t xml:space="preserve"> EXPDP Utility access_method Parameter</w:t>
      </w:r>
    </w:p>
    <w:p w14:paraId="144DCE70" w14:textId="77777777" w:rsidR="00B55B3B" w:rsidRPr="001058B5" w:rsidRDefault="00B55B3B" w:rsidP="00B55B3B">
      <w:pPr>
        <w:pStyle w:val="BodyText"/>
        <w:spacing w:before="82" w:line="230" w:lineRule="auto"/>
        <w:ind w:left="2260" w:right="102"/>
        <w:rPr>
          <w:rFonts w:ascii="Arial" w:hAnsi="Arial" w:cs="Arial"/>
        </w:rPr>
      </w:pPr>
      <w:r w:rsidRPr="00DC1CCF">
        <w:rPr>
          <w:rFonts w:ascii="Arial" w:hAnsi="Arial" w:cs="Arial"/>
        </w:rPr>
        <w:t>Nếu bạn cố gắng sử dụng tiện ích Xuất dữ liệu Oracle (EXPDP) với tham số access_method được đặt thành direct_path để xuất dữ liệu từ lược đồ chứa đối tượng có chính sách Cơ sở dữ liệu riêng ảo được xác định trên nó, thì thông báo lỗi sau có thể xuất hiện và hoạt động xuất sẽ không thành công</w:t>
      </w:r>
      <w:r w:rsidRPr="001058B5">
        <w:rPr>
          <w:rFonts w:ascii="Arial" w:hAnsi="Arial" w:cs="Arial"/>
        </w:rPr>
        <w:t>:</w:t>
      </w:r>
    </w:p>
    <w:p w14:paraId="07F56832"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6CAB00E8" w14:textId="77777777" w:rsidR="00B55B3B" w:rsidRPr="001058B5" w:rsidRDefault="00B55B3B" w:rsidP="00B55B3B">
      <w:pPr>
        <w:pStyle w:val="BodyText"/>
        <w:spacing w:before="7"/>
        <w:rPr>
          <w:rFonts w:ascii="Arial" w:hAnsi="Arial" w:cs="Arial"/>
          <w:sz w:val="27"/>
        </w:rPr>
      </w:pPr>
    </w:p>
    <w:p w14:paraId="774EADB4" w14:textId="77777777" w:rsidR="00B55B3B" w:rsidRPr="001058B5" w:rsidRDefault="00B55B3B" w:rsidP="00B55B3B">
      <w:pPr>
        <w:spacing w:before="95" w:line="259" w:lineRule="auto"/>
        <w:ind w:left="1660" w:right="848"/>
        <w:rPr>
          <w:rFonts w:ascii="Arial" w:hAnsi="Arial" w:cs="Arial"/>
          <w:sz w:val="18"/>
        </w:rPr>
      </w:pPr>
      <w:r w:rsidRPr="001058B5">
        <w:rPr>
          <w:rFonts w:ascii="Arial" w:hAnsi="Arial" w:cs="Arial"/>
          <w:w w:val="90"/>
          <w:sz w:val="18"/>
        </w:rPr>
        <w:t>ORA-31696:</w:t>
      </w:r>
      <w:r w:rsidRPr="001058B5">
        <w:rPr>
          <w:rFonts w:ascii="Arial" w:hAnsi="Arial" w:cs="Arial"/>
          <w:spacing w:val="-59"/>
          <w:w w:val="90"/>
          <w:sz w:val="18"/>
        </w:rPr>
        <w:t xml:space="preserve"> </w:t>
      </w:r>
      <w:r w:rsidRPr="001058B5">
        <w:rPr>
          <w:rFonts w:ascii="Arial" w:hAnsi="Arial" w:cs="Arial"/>
          <w:w w:val="90"/>
          <w:sz w:val="18"/>
        </w:rPr>
        <w:t>unable</w:t>
      </w:r>
      <w:r w:rsidRPr="001058B5">
        <w:rPr>
          <w:rFonts w:ascii="Arial" w:hAnsi="Arial" w:cs="Arial"/>
          <w:spacing w:val="-58"/>
          <w:w w:val="90"/>
          <w:sz w:val="18"/>
        </w:rPr>
        <w:t xml:space="preserve"> </w:t>
      </w:r>
      <w:r w:rsidRPr="001058B5">
        <w:rPr>
          <w:rFonts w:ascii="Arial" w:hAnsi="Arial" w:cs="Arial"/>
          <w:w w:val="90"/>
          <w:sz w:val="18"/>
        </w:rPr>
        <w:t>to</w:t>
      </w:r>
      <w:r w:rsidRPr="001058B5">
        <w:rPr>
          <w:rFonts w:ascii="Arial" w:hAnsi="Arial" w:cs="Arial"/>
          <w:spacing w:val="-59"/>
          <w:w w:val="90"/>
          <w:sz w:val="18"/>
        </w:rPr>
        <w:t xml:space="preserve"> </w:t>
      </w:r>
      <w:r w:rsidRPr="001058B5">
        <w:rPr>
          <w:rFonts w:ascii="Arial" w:hAnsi="Arial" w:cs="Arial"/>
          <w:w w:val="90"/>
          <w:sz w:val="18"/>
        </w:rPr>
        <w:t>export/import</w:t>
      </w:r>
      <w:r w:rsidRPr="001058B5">
        <w:rPr>
          <w:rFonts w:ascii="Arial" w:hAnsi="Arial" w:cs="Arial"/>
          <w:spacing w:val="-59"/>
          <w:w w:val="90"/>
          <w:sz w:val="18"/>
        </w:rPr>
        <w:t xml:space="preserve"> </w:t>
      </w:r>
      <w:r w:rsidRPr="001058B5">
        <w:rPr>
          <w:rFonts w:ascii="Arial" w:hAnsi="Arial" w:cs="Arial"/>
          <w:w w:val="90"/>
          <w:sz w:val="18"/>
        </w:rPr>
        <w:t>TABLE_DATA:"</w:t>
      </w:r>
      <w:r w:rsidRPr="001058B5">
        <w:rPr>
          <w:rFonts w:ascii="Arial" w:hAnsi="Arial" w:cs="Arial"/>
          <w:i/>
          <w:w w:val="90"/>
          <w:sz w:val="18"/>
        </w:rPr>
        <w:t>schema.table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using</w:t>
      </w:r>
      <w:r w:rsidRPr="001058B5">
        <w:rPr>
          <w:rFonts w:ascii="Arial" w:hAnsi="Arial" w:cs="Arial"/>
          <w:spacing w:val="-59"/>
          <w:w w:val="90"/>
          <w:sz w:val="18"/>
        </w:rPr>
        <w:t xml:space="preserve"> </w:t>
      </w:r>
      <w:r w:rsidRPr="001058B5">
        <w:rPr>
          <w:rFonts w:ascii="Arial" w:hAnsi="Arial" w:cs="Arial"/>
          <w:w w:val="90"/>
          <w:sz w:val="18"/>
        </w:rPr>
        <w:t xml:space="preserve">client </w:t>
      </w:r>
      <w:r w:rsidRPr="001058B5">
        <w:rPr>
          <w:rFonts w:ascii="Arial" w:hAnsi="Arial" w:cs="Arial"/>
          <w:w w:val="95"/>
          <w:sz w:val="18"/>
        </w:rPr>
        <w:t>specified DIRECT_PATH method</w:t>
      </w:r>
    </w:p>
    <w:p w14:paraId="206AC21C" w14:textId="77777777" w:rsidR="00B55B3B" w:rsidRPr="001058B5" w:rsidRDefault="00B55B3B" w:rsidP="00B55B3B">
      <w:pPr>
        <w:pStyle w:val="BodyText"/>
        <w:spacing w:before="6"/>
        <w:rPr>
          <w:rFonts w:ascii="Arial" w:hAnsi="Arial" w:cs="Arial"/>
          <w:sz w:val="17"/>
        </w:rPr>
      </w:pPr>
    </w:p>
    <w:p w14:paraId="3AA57F6B" w14:textId="77777777" w:rsidR="00B55B3B" w:rsidRPr="001058B5" w:rsidRDefault="00B55B3B" w:rsidP="00B55B3B">
      <w:pPr>
        <w:pStyle w:val="BodyText"/>
        <w:spacing w:line="230" w:lineRule="auto"/>
        <w:ind w:left="1659" w:right="700"/>
        <w:rPr>
          <w:rFonts w:ascii="Arial" w:hAnsi="Arial" w:cs="Arial"/>
        </w:rPr>
      </w:pPr>
      <w:r w:rsidRPr="00DC1CCF">
        <w:rPr>
          <w:rFonts w:ascii="Arial" w:hAnsi="Arial" w:cs="Arial"/>
        </w:rPr>
        <w:t>Vấn đề này chỉ xảy ra khi bạn thực hiện export cấp lược đồ dưới dạng người dùng chưa được cấp vai trò EXP_FULL_DATABASE. Nó không xảy ra trong quá trình xuất cơ sở dữ liệu đầy đủ,cái mà yêu cầu vai trò EXP_FULL_DATABASE. Vai trò EXP_FULL_DATABASE bao gồm đặc quyền hệ thống EXEMPT ACCESS POLICY, cái mà bỏ qua các chính sách cơ sở dữ liệu riêng ảo</w:t>
      </w:r>
      <w:r w:rsidRPr="001058B5">
        <w:rPr>
          <w:rFonts w:ascii="Arial" w:hAnsi="Arial" w:cs="Arial"/>
        </w:rPr>
        <w:t>.</w:t>
      </w:r>
    </w:p>
    <w:p w14:paraId="7A15FE24" w14:textId="77777777" w:rsidR="00B55B3B" w:rsidRPr="001058B5" w:rsidRDefault="00B55B3B" w:rsidP="00B55B3B">
      <w:pPr>
        <w:pStyle w:val="BodyText"/>
        <w:spacing w:before="118" w:line="228" w:lineRule="auto"/>
        <w:ind w:left="1660" w:right="700"/>
        <w:rPr>
          <w:rFonts w:ascii="Arial" w:hAnsi="Arial" w:cs="Arial"/>
        </w:rPr>
      </w:pPr>
      <w:r w:rsidRPr="00DC1CCF">
        <w:rPr>
          <w:rFonts w:ascii="Arial" w:hAnsi="Arial" w:cs="Arial"/>
        </w:rPr>
        <w:t>Để tìm ra vấn đề cơ bản, hãy thử lại lời gọi EXPDP, nhưng không đặt tham số access_method thành direct_path. Thay vào đó, sử dụng bảng tự động hoặc external_table. Vấn đề cơ bản có thể là vấn đề quyền, ví dụ</w:t>
      </w:r>
      <w:r w:rsidRPr="001058B5">
        <w:rPr>
          <w:rFonts w:ascii="Arial" w:hAnsi="Arial" w:cs="Arial"/>
        </w:rPr>
        <w:t>:</w:t>
      </w:r>
    </w:p>
    <w:p w14:paraId="38C395DA" w14:textId="77777777" w:rsidR="00B55B3B" w:rsidRPr="001058B5" w:rsidRDefault="00B55B3B" w:rsidP="00B55B3B">
      <w:pPr>
        <w:spacing w:before="140" w:line="259" w:lineRule="auto"/>
        <w:ind w:left="1660" w:right="848"/>
        <w:rPr>
          <w:rFonts w:ascii="Arial" w:hAnsi="Arial" w:cs="Arial"/>
          <w:sz w:val="18"/>
        </w:rPr>
      </w:pPr>
      <w:r w:rsidRPr="001058B5">
        <w:rPr>
          <w:rFonts w:ascii="Arial" w:hAnsi="Arial" w:cs="Arial"/>
          <w:w w:val="95"/>
          <w:sz w:val="18"/>
        </w:rPr>
        <w:t>ORA-39181:</w:t>
      </w:r>
      <w:r w:rsidRPr="001058B5">
        <w:rPr>
          <w:rFonts w:ascii="Arial" w:hAnsi="Arial" w:cs="Arial"/>
          <w:spacing w:val="-64"/>
          <w:w w:val="95"/>
          <w:sz w:val="18"/>
        </w:rPr>
        <w:t xml:space="preserve"> </w:t>
      </w:r>
      <w:r w:rsidRPr="001058B5">
        <w:rPr>
          <w:rFonts w:ascii="Arial" w:hAnsi="Arial" w:cs="Arial"/>
          <w:w w:val="95"/>
          <w:sz w:val="18"/>
        </w:rPr>
        <w:t>Only</w:t>
      </w:r>
      <w:r w:rsidRPr="001058B5">
        <w:rPr>
          <w:rFonts w:ascii="Arial" w:hAnsi="Arial" w:cs="Arial"/>
          <w:spacing w:val="-64"/>
          <w:w w:val="95"/>
          <w:sz w:val="18"/>
        </w:rPr>
        <w:t xml:space="preserve"> </w:t>
      </w:r>
      <w:r w:rsidRPr="001058B5">
        <w:rPr>
          <w:rFonts w:ascii="Arial" w:hAnsi="Arial" w:cs="Arial"/>
          <w:w w:val="95"/>
          <w:sz w:val="18"/>
        </w:rPr>
        <w:t>partial</w:t>
      </w:r>
      <w:r w:rsidRPr="001058B5">
        <w:rPr>
          <w:rFonts w:ascii="Arial" w:hAnsi="Arial" w:cs="Arial"/>
          <w:spacing w:val="-64"/>
          <w:w w:val="95"/>
          <w:sz w:val="18"/>
        </w:rPr>
        <w:t xml:space="preserve"> </w:t>
      </w:r>
      <w:r w:rsidRPr="001058B5">
        <w:rPr>
          <w:rFonts w:ascii="Arial" w:hAnsi="Arial" w:cs="Arial"/>
          <w:w w:val="95"/>
          <w:sz w:val="18"/>
        </w:rPr>
        <w:t>table</w:t>
      </w:r>
      <w:r w:rsidRPr="001058B5">
        <w:rPr>
          <w:rFonts w:ascii="Arial" w:hAnsi="Arial" w:cs="Arial"/>
          <w:spacing w:val="-64"/>
          <w:w w:val="95"/>
          <w:sz w:val="18"/>
        </w:rPr>
        <w:t xml:space="preserve"> </w:t>
      </w:r>
      <w:r w:rsidRPr="001058B5">
        <w:rPr>
          <w:rFonts w:ascii="Arial" w:hAnsi="Arial" w:cs="Arial"/>
          <w:w w:val="95"/>
          <w:sz w:val="18"/>
        </w:rPr>
        <w:t>data</w:t>
      </w:r>
      <w:r w:rsidRPr="001058B5">
        <w:rPr>
          <w:rFonts w:ascii="Arial" w:hAnsi="Arial" w:cs="Arial"/>
          <w:spacing w:val="-64"/>
          <w:w w:val="95"/>
          <w:sz w:val="18"/>
        </w:rPr>
        <w:t xml:space="preserve"> </w:t>
      </w:r>
      <w:r w:rsidRPr="001058B5">
        <w:rPr>
          <w:rFonts w:ascii="Arial" w:hAnsi="Arial" w:cs="Arial"/>
          <w:w w:val="95"/>
          <w:sz w:val="18"/>
        </w:rPr>
        <w:t>may</w:t>
      </w:r>
      <w:r w:rsidRPr="001058B5">
        <w:rPr>
          <w:rFonts w:ascii="Arial" w:hAnsi="Arial" w:cs="Arial"/>
          <w:spacing w:val="-64"/>
          <w:w w:val="95"/>
          <w:sz w:val="18"/>
        </w:rPr>
        <w:t xml:space="preserve"> </w:t>
      </w:r>
      <w:r w:rsidRPr="001058B5">
        <w:rPr>
          <w:rFonts w:ascii="Arial" w:hAnsi="Arial" w:cs="Arial"/>
          <w:w w:val="95"/>
          <w:sz w:val="18"/>
        </w:rPr>
        <w:t>be</w:t>
      </w:r>
      <w:r w:rsidRPr="001058B5">
        <w:rPr>
          <w:rFonts w:ascii="Arial" w:hAnsi="Arial" w:cs="Arial"/>
          <w:spacing w:val="-63"/>
          <w:w w:val="95"/>
          <w:sz w:val="18"/>
        </w:rPr>
        <w:t xml:space="preserve"> </w:t>
      </w:r>
      <w:r w:rsidRPr="001058B5">
        <w:rPr>
          <w:rFonts w:ascii="Arial" w:hAnsi="Arial" w:cs="Arial"/>
          <w:w w:val="95"/>
          <w:sz w:val="18"/>
        </w:rPr>
        <w:t>exported</w:t>
      </w:r>
      <w:r w:rsidRPr="001058B5">
        <w:rPr>
          <w:rFonts w:ascii="Arial" w:hAnsi="Arial" w:cs="Arial"/>
          <w:spacing w:val="-63"/>
          <w:w w:val="95"/>
          <w:sz w:val="18"/>
        </w:rPr>
        <w:t xml:space="preserve"> </w:t>
      </w:r>
      <w:r w:rsidRPr="001058B5">
        <w:rPr>
          <w:rFonts w:ascii="Arial" w:hAnsi="Arial" w:cs="Arial"/>
          <w:w w:val="95"/>
          <w:sz w:val="18"/>
        </w:rPr>
        <w:t>due</w:t>
      </w:r>
      <w:r w:rsidRPr="001058B5">
        <w:rPr>
          <w:rFonts w:ascii="Arial" w:hAnsi="Arial" w:cs="Arial"/>
          <w:spacing w:val="-63"/>
          <w:w w:val="95"/>
          <w:sz w:val="18"/>
        </w:rPr>
        <w:t xml:space="preserve"> </w:t>
      </w:r>
      <w:r w:rsidRPr="001058B5">
        <w:rPr>
          <w:rFonts w:ascii="Arial" w:hAnsi="Arial" w:cs="Arial"/>
          <w:w w:val="95"/>
          <w:sz w:val="18"/>
        </w:rPr>
        <w:t>to</w:t>
      </w:r>
      <w:r w:rsidRPr="001058B5">
        <w:rPr>
          <w:rFonts w:ascii="Arial" w:hAnsi="Arial" w:cs="Arial"/>
          <w:spacing w:val="-64"/>
          <w:w w:val="95"/>
          <w:sz w:val="18"/>
        </w:rPr>
        <w:t xml:space="preserve"> </w:t>
      </w:r>
      <w:r w:rsidRPr="001058B5">
        <w:rPr>
          <w:rFonts w:ascii="Arial" w:hAnsi="Arial" w:cs="Arial"/>
          <w:w w:val="95"/>
          <w:sz w:val="18"/>
        </w:rPr>
        <w:t>fine</w:t>
      </w:r>
      <w:r w:rsidRPr="001058B5">
        <w:rPr>
          <w:rFonts w:ascii="Arial" w:hAnsi="Arial" w:cs="Arial"/>
          <w:spacing w:val="-64"/>
          <w:w w:val="95"/>
          <w:sz w:val="18"/>
        </w:rPr>
        <w:t xml:space="preserve"> </w:t>
      </w:r>
      <w:r w:rsidRPr="001058B5">
        <w:rPr>
          <w:rFonts w:ascii="Arial" w:hAnsi="Arial" w:cs="Arial"/>
          <w:w w:val="95"/>
          <w:sz w:val="18"/>
        </w:rPr>
        <w:t>grain</w:t>
      </w:r>
      <w:r w:rsidRPr="001058B5">
        <w:rPr>
          <w:rFonts w:ascii="Arial" w:hAnsi="Arial" w:cs="Arial"/>
          <w:spacing w:val="-63"/>
          <w:w w:val="95"/>
          <w:sz w:val="18"/>
        </w:rPr>
        <w:t xml:space="preserve"> </w:t>
      </w:r>
      <w:r w:rsidRPr="001058B5">
        <w:rPr>
          <w:rFonts w:ascii="Arial" w:hAnsi="Arial" w:cs="Arial"/>
          <w:w w:val="95"/>
          <w:sz w:val="18"/>
        </w:rPr>
        <w:t>access control on "</w:t>
      </w:r>
      <w:r w:rsidRPr="001058B5">
        <w:rPr>
          <w:rFonts w:ascii="Arial" w:hAnsi="Arial" w:cs="Arial"/>
          <w:i/>
          <w:w w:val="95"/>
          <w:sz w:val="18"/>
        </w:rPr>
        <w:t>schema_name</w:t>
      </w:r>
      <w:r w:rsidRPr="001058B5">
        <w:rPr>
          <w:rFonts w:ascii="Arial" w:hAnsi="Arial" w:cs="Arial"/>
          <w:w w:val="95"/>
          <w:sz w:val="18"/>
        </w:rPr>
        <w:t>"."</w:t>
      </w:r>
      <w:r w:rsidRPr="001058B5">
        <w:rPr>
          <w:rFonts w:ascii="Arial" w:hAnsi="Arial" w:cs="Arial"/>
          <w:i/>
          <w:w w:val="95"/>
          <w:sz w:val="18"/>
        </w:rPr>
        <w:t>object_name</w:t>
      </w:r>
      <w:r w:rsidRPr="001058B5">
        <w:rPr>
          <w:rFonts w:ascii="Arial" w:hAnsi="Arial" w:cs="Arial"/>
          <w:w w:val="95"/>
          <w:sz w:val="18"/>
        </w:rPr>
        <w:t>"</w:t>
      </w:r>
    </w:p>
    <w:p w14:paraId="42589FE4" w14:textId="77777777" w:rsidR="00B55B3B" w:rsidRPr="001058B5" w:rsidRDefault="00B55B3B" w:rsidP="00B55B3B">
      <w:pPr>
        <w:pStyle w:val="BodyText"/>
        <w:spacing w:before="8"/>
        <w:rPr>
          <w:rFonts w:ascii="Arial" w:hAnsi="Arial" w:cs="Arial"/>
          <w:sz w:val="16"/>
        </w:rPr>
      </w:pPr>
    </w:p>
    <w:p w14:paraId="5CFAC38B" w14:textId="77777777" w:rsidR="00B55B3B" w:rsidRPr="001058B5" w:rsidRDefault="00B55B3B" w:rsidP="00B55B3B">
      <w:pPr>
        <w:spacing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Utilities </w:t>
      </w:r>
      <w:r w:rsidRPr="001058B5">
        <w:rPr>
          <w:rFonts w:ascii="Arial" w:hAnsi="Arial" w:cs="Arial"/>
          <w:sz w:val="20"/>
        </w:rPr>
        <w:t>for more information about using Data Pump Export.</w:t>
      </w:r>
    </w:p>
    <w:p w14:paraId="1B2CA3E9" w14:textId="77777777" w:rsidR="00B55B3B" w:rsidRPr="001058B5" w:rsidRDefault="00B55B3B" w:rsidP="00B55B3B">
      <w:pPr>
        <w:pStyle w:val="BodyText"/>
        <w:spacing w:before="11"/>
        <w:rPr>
          <w:rFonts w:ascii="Arial" w:hAnsi="Arial" w:cs="Arial"/>
        </w:rPr>
      </w:pPr>
    </w:p>
    <w:p w14:paraId="1A98D127" w14:textId="77777777" w:rsidR="00B55B3B" w:rsidRPr="001058B5" w:rsidRDefault="00B55B3B" w:rsidP="00B55B3B">
      <w:pPr>
        <w:pStyle w:val="Heading4"/>
        <w:ind w:left="100"/>
      </w:pPr>
      <w:bookmarkStart w:id="1290" w:name="User_Models_and_Oracle_Virtual_Private_D"/>
      <w:bookmarkStart w:id="1291" w:name="_bookmark1530"/>
      <w:bookmarkEnd w:id="1290"/>
      <w:bookmarkEnd w:id="1291"/>
      <w:r w:rsidRPr="001058B5">
        <w:t xml:space="preserve">User Models </w:t>
      </w:r>
      <w:bookmarkStart w:id="1292" w:name="_bookmark1531"/>
      <w:bookmarkEnd w:id="1292"/>
      <w:r>
        <w:t>và</w:t>
      </w:r>
      <w:r w:rsidRPr="001058B5">
        <w:t xml:space="preserve"> Oracle Virtual Private Database</w:t>
      </w:r>
    </w:p>
    <w:p w14:paraId="739C7EC9" w14:textId="77777777" w:rsidR="00B55B3B" w:rsidRPr="001058B5" w:rsidRDefault="00B55B3B" w:rsidP="00B55B3B">
      <w:pPr>
        <w:pStyle w:val="BodyText"/>
        <w:spacing w:before="75"/>
        <w:ind w:left="1660"/>
        <w:rPr>
          <w:rFonts w:ascii="Arial" w:hAnsi="Arial" w:cs="Arial"/>
        </w:rPr>
      </w:pPr>
      <w:r w:rsidRPr="00DC1CCF">
        <w:rPr>
          <w:rFonts w:ascii="Arial" w:hAnsi="Arial" w:cs="Arial"/>
        </w:rPr>
        <w:t>Bạn có thể sử dụng Oracle Virtual Private Database trong các kiểu mô hình người dùng sau</w:t>
      </w:r>
      <w:r w:rsidRPr="001058B5">
        <w:rPr>
          <w:rFonts w:ascii="Arial" w:hAnsi="Arial" w:cs="Arial"/>
        </w:rPr>
        <w:t>:</w:t>
      </w:r>
    </w:p>
    <w:p w14:paraId="55B8D902" w14:textId="77777777" w:rsidR="00B55B3B" w:rsidRPr="001058B5" w:rsidRDefault="00B55B3B" w:rsidP="006F7931">
      <w:pPr>
        <w:pStyle w:val="ListParagraph"/>
        <w:numPr>
          <w:ilvl w:val="1"/>
          <w:numId w:val="137"/>
        </w:numPr>
        <w:tabs>
          <w:tab w:val="left" w:pos="2020"/>
        </w:tabs>
        <w:spacing w:before="119" w:line="230" w:lineRule="auto"/>
        <w:ind w:right="819"/>
        <w:rPr>
          <w:rFonts w:ascii="Arial" w:hAnsi="Arial" w:cs="Arial"/>
          <w:sz w:val="20"/>
        </w:rPr>
      </w:pPr>
      <w:r w:rsidRPr="00DC1CCF">
        <w:rPr>
          <w:rFonts w:ascii="Arial" w:hAnsi="Arial" w:cs="Arial"/>
          <w:b/>
          <w:sz w:val="20"/>
        </w:rPr>
        <w:t>Người dùng ứng dụng cũng là người dùng csdl. Cơ sở dữ liệu Oracle cho phép các ứng dụng thực thi kiểm soát truy cập chi tiết cho từng người dùng, bất kể người dùng đó là người dùng csdl hay người dùng ứng dụng chưa biết đến csdl. Khi người dùng ứng dụng cũng là người dùng csdl, csdl Oracle VPD hoạt động như sau: người dùng kết nối với cơ sở dữ liệu, và sau đó ứng dụng thiết lập ngữ cảnh ứng dụng cho mỗi phiên. (Bạn có thể sử dụng không gian tên ngữ cảnh ứng dụng USERENV mặc định, cung cấp nhiều tham số để truy xuất các kiểu dữ liệu phiên người dùng khác nhau.) Vì mỗi phiên được khởi tạo dưới tên người dùng khác nhau, nó có thể thực thi các điều kiện kiểm soát truy cập chi tiết khác nhau cho mỗi người dùng</w:t>
      </w:r>
      <w:r w:rsidRPr="001058B5">
        <w:rPr>
          <w:rFonts w:ascii="Arial" w:hAnsi="Arial" w:cs="Arial"/>
          <w:spacing w:val="-3"/>
          <w:sz w:val="20"/>
        </w:rPr>
        <w:t>.</w:t>
      </w:r>
    </w:p>
    <w:p w14:paraId="2F6A0276" w14:textId="77777777" w:rsidR="00B55B3B" w:rsidRPr="00DC1CCF" w:rsidRDefault="00B55B3B" w:rsidP="006F7931">
      <w:pPr>
        <w:pStyle w:val="ListParagraph"/>
        <w:numPr>
          <w:ilvl w:val="1"/>
          <w:numId w:val="137"/>
        </w:numPr>
        <w:tabs>
          <w:tab w:val="left" w:pos="2020"/>
        </w:tabs>
        <w:spacing w:before="129" w:line="232" w:lineRule="auto"/>
        <w:ind w:right="1078"/>
        <w:rPr>
          <w:rFonts w:ascii="Arial" w:hAnsi="Arial" w:cs="Arial"/>
          <w:sz w:val="20"/>
        </w:rPr>
      </w:pPr>
      <w:r w:rsidRPr="00DC1CCF">
        <w:rPr>
          <w:rFonts w:ascii="Arial" w:hAnsi="Arial" w:cs="Arial"/>
          <w:sz w:val="20"/>
        </w:rPr>
        <w:t>Xác thực proxy bằng OCI hoặc JDBC / OCI. Xác thực proxy cho phép kiểm soát truy cập chi tiết khác nhau cho mỗi người dùng, bởi vì mỗi phiên (OCI hoặc JDBC / OCI) là một phiên cơ sở dữ liệu riêng biệt với ngữ cảnh ứng dụng riêng của nó.</w:t>
      </w:r>
    </w:p>
    <w:p w14:paraId="10ED2F74" w14:textId="77777777" w:rsidR="00B55B3B" w:rsidRPr="00DC1CCF" w:rsidRDefault="00B55B3B" w:rsidP="006F7931">
      <w:pPr>
        <w:pStyle w:val="ListParagraph"/>
        <w:numPr>
          <w:ilvl w:val="1"/>
          <w:numId w:val="137"/>
        </w:numPr>
        <w:tabs>
          <w:tab w:val="left" w:pos="2020"/>
        </w:tabs>
        <w:spacing w:before="116" w:line="232" w:lineRule="auto"/>
        <w:ind w:right="1010"/>
        <w:rPr>
          <w:rFonts w:ascii="Arial" w:hAnsi="Arial" w:cs="Arial"/>
          <w:sz w:val="20"/>
        </w:rPr>
      </w:pPr>
      <w:r w:rsidRPr="00DC1CCF">
        <w:rPr>
          <w:rFonts w:ascii="Arial" w:hAnsi="Arial" w:cs="Arial"/>
          <w:sz w:val="20"/>
        </w:rPr>
        <w:t>Xác thực proxy được tích hợp với Enterprise User Security. Nếu bạn đã xác thực proxy tích hợp bằng cách sử dụng Enterprise User Security, bạn có thể truy xuất vai trò người dùng và các thuộc tính khác từ Oracle Internet Directory để thực thi các chính sách Oracle Virtual Private Database. (Ngoài ra, ngữ cảnh ứng dụng được khởi tạo toàn cục cũng có thể được lấy ra từ thư mục</w:t>
      </w:r>
      <w:r w:rsidRPr="00DC1CCF">
        <w:rPr>
          <w:rFonts w:ascii="Arial" w:hAnsi="Arial" w:cs="Arial"/>
          <w:spacing w:val="-3"/>
          <w:sz w:val="20"/>
        </w:rPr>
        <w:t>.)</w:t>
      </w:r>
    </w:p>
    <w:p w14:paraId="76422CA9" w14:textId="77777777" w:rsidR="00B55B3B" w:rsidRPr="00DC1CCF" w:rsidRDefault="00B55B3B" w:rsidP="006F7931">
      <w:pPr>
        <w:pStyle w:val="ListParagraph"/>
        <w:numPr>
          <w:ilvl w:val="1"/>
          <w:numId w:val="137"/>
        </w:numPr>
        <w:tabs>
          <w:tab w:val="left" w:pos="2020"/>
        </w:tabs>
        <w:spacing w:before="117" w:line="230" w:lineRule="auto"/>
        <w:ind w:right="785"/>
        <w:rPr>
          <w:rFonts w:ascii="Arial" w:hAnsi="Arial" w:cs="Arial"/>
          <w:sz w:val="20"/>
        </w:rPr>
      </w:pPr>
      <w:r w:rsidRPr="00DC1CCF">
        <w:rPr>
          <w:rFonts w:ascii="Arial" w:hAnsi="Arial" w:cs="Arial"/>
          <w:sz w:val="20"/>
        </w:rPr>
        <w:t>Người dùng kết nối với tư cách là One Big Application User . Các ứng dụng kết nối với csdl với tư cách là một người dùng duy nhất thay mặt cho tất cả người dùng có thể có quyền kiểm soát truy cập chi tiết cho từng người dùng. Người dùng cho phiên duy nhất đó thường được gọi là One Big Application User. Tuy nhiên, trong ngữcảnh của phiên đó, một nhà phát triển ứng dụng có thể tạo một thuộc tính ngữ cảnh ứng dụng toàn cục để biểu diễn cho người dùng ứng dụng riêng lẻ (ví dụ, REALUSER). Mặc dù tất cả các phiên cơ sở dữ liệu và hồ sơ kiểm toán được tạo cho One Big Application User, các thuộc tính cho mỗi phiên có thể khác nhau, tùy thuộc vào người dùng cuối. Mô hình này hoạt động tốt nhất cho các ứng dụng có số lượng người dùng hạn chế và không sử dụng lại phiên. Phạm vi vai trò và kiểm toán cơ sở dữ liệu bị giảm bớt bởi vì mỗi phiên được tạo ra như một người dùng cơ sở dữ liệu giống nhau. Để biết thêm thông tin về ngữ cảnh ứng dụng toàn cầu, hãy xem "Sử dụng ngữ cảnh ứng dụng toàn cục" trên trang 6-22.</w:t>
      </w:r>
    </w:p>
    <w:p w14:paraId="6A5D8D30" w14:textId="63B84016" w:rsidR="008C539B" w:rsidRPr="00B55B3B" w:rsidRDefault="00B55B3B" w:rsidP="006F7931">
      <w:pPr>
        <w:pStyle w:val="ListParagraph"/>
        <w:numPr>
          <w:ilvl w:val="1"/>
          <w:numId w:val="137"/>
        </w:numPr>
        <w:tabs>
          <w:tab w:val="left" w:pos="2020"/>
        </w:tabs>
        <w:spacing w:before="131" w:line="232" w:lineRule="auto"/>
        <w:ind w:right="784" w:hanging="359"/>
        <w:rPr>
          <w:rFonts w:ascii="Arial" w:hAnsi="Arial" w:cs="Arial"/>
          <w:sz w:val="20"/>
        </w:rPr>
      </w:pPr>
      <w:r w:rsidRPr="00B55B3B">
        <w:rPr>
          <w:rFonts w:ascii="Arial" w:hAnsi="Arial" w:cs="Arial"/>
          <w:sz w:val="20"/>
        </w:rPr>
        <w:t>Các ứng dụng nền tảng web. Các ứng dụng dựa trên web thường có hàng trăm người dùng. Ngay cả khi có các kết nối liên tục đến cơ sở dữ liệu, dữ liệu hỗ trợ</w:t>
      </w:r>
    </w:p>
    <w:p w14:paraId="21FE5882" w14:textId="77777777" w:rsidR="008C539B" w:rsidRPr="001058B5" w:rsidRDefault="008C539B">
      <w:pPr>
        <w:spacing w:line="232" w:lineRule="auto"/>
        <w:rPr>
          <w:rFonts w:ascii="Arial" w:hAnsi="Arial" w:cs="Arial"/>
          <w:sz w:val="20"/>
        </w:rPr>
        <w:sectPr w:rsidR="008C539B" w:rsidRPr="001058B5">
          <w:headerReference w:type="even" r:id="rId168"/>
          <w:headerReference w:type="default" r:id="rId169"/>
          <w:pgSz w:w="12240" w:h="15840"/>
          <w:pgMar w:top="840" w:right="1060" w:bottom="860" w:left="1100" w:header="549" w:footer="663" w:gutter="0"/>
          <w:cols w:space="720"/>
        </w:sectPr>
      </w:pPr>
    </w:p>
    <w:p w14:paraId="3596468C" w14:textId="77777777" w:rsidR="008C539B" w:rsidRPr="001058B5" w:rsidRDefault="008C539B">
      <w:pPr>
        <w:pStyle w:val="BodyText"/>
        <w:spacing w:before="5"/>
        <w:rPr>
          <w:rFonts w:ascii="Arial" w:hAnsi="Arial" w:cs="Arial"/>
          <w:sz w:val="25"/>
        </w:rPr>
      </w:pPr>
    </w:p>
    <w:p w14:paraId="6726437A" w14:textId="77777777" w:rsidR="00B55B3B" w:rsidRPr="001058B5" w:rsidRDefault="00B55B3B" w:rsidP="00B55B3B">
      <w:pPr>
        <w:pStyle w:val="BodyText"/>
        <w:spacing w:before="99" w:line="232" w:lineRule="auto"/>
        <w:ind w:left="2619" w:right="147"/>
        <w:rPr>
          <w:rFonts w:ascii="Arial" w:hAnsi="Arial" w:cs="Arial"/>
        </w:rPr>
      </w:pPr>
      <w:r w:rsidRPr="00D817A7">
        <w:rPr>
          <w:rFonts w:ascii="Arial" w:hAnsi="Arial" w:cs="Arial"/>
        </w:rPr>
        <w:t>truy xuất dữ liệu cho nhiều yêu cầu của người dùng, các kết nối này không dành riêng cho người dùng dựa trên Web cụ thể. Thay vào đó, các ứng dụng dựa trên web thường thiết lập và sử dụng lại các kết nối, để cung cấp khả năng mở rộng, thay vì có các phiên khác nhau cho mỗi người dùng. Ví dụ, khi người dùng Web Jane và Ajit kết nối với một ứng dụng tầng giữa, nó có thể thiết lập một phiên cơ sở dữ liệu duy nhất mà nó sử dụng thay mặt cho cả hai người dùng. Thông thường, cả Jane lẫn Ajit đều không được biết đến cơ sở dữ liệu. Ứng dụng chịu trách nhiệm chuyển đổi tên người dùng trên kết nối, do đó, tại bất kỳ thời điểm nào, đó là Jane hoặc Ajit sử dụng phiên</w:t>
      </w:r>
      <w:r w:rsidRPr="001058B5">
        <w:rPr>
          <w:rFonts w:ascii="Arial" w:hAnsi="Arial" w:cs="Arial"/>
        </w:rPr>
        <w:t>.</w:t>
      </w:r>
    </w:p>
    <w:p w14:paraId="41F77E54" w14:textId="77777777" w:rsidR="00B55B3B" w:rsidRPr="001058B5" w:rsidRDefault="00B55B3B" w:rsidP="00B55B3B">
      <w:pPr>
        <w:pStyle w:val="BodyText"/>
        <w:spacing w:before="111" w:line="232" w:lineRule="auto"/>
        <w:ind w:left="2620" w:right="102"/>
        <w:rPr>
          <w:rFonts w:ascii="Arial" w:hAnsi="Arial" w:cs="Arial"/>
        </w:rPr>
      </w:pPr>
      <w:r w:rsidRPr="00D817A7">
        <w:rPr>
          <w:rFonts w:ascii="Arial" w:hAnsi="Arial" w:cs="Arial"/>
        </w:rPr>
        <w:t>VPD của Oracle giúp kết nối tổng hợp bằng cách cho phép nhiều kết nối truy cập nhiều hơn một ngữ cảnh ứng dụng toàn cục. Khả năng này làm cho nó không cần thiết để thiết lập một bối cảnh ứng dụng riêng biệt cho mỗi phiên người dùng riêng biệt</w:t>
      </w:r>
      <w:r w:rsidRPr="001058B5">
        <w:rPr>
          <w:rFonts w:ascii="Arial" w:hAnsi="Arial" w:cs="Arial"/>
        </w:rPr>
        <w:t>.</w:t>
      </w:r>
    </w:p>
    <w:p w14:paraId="4EB642A4" w14:textId="77777777" w:rsidR="00B55B3B" w:rsidRPr="001058B5" w:rsidRDefault="008D1AB8" w:rsidP="00B55B3B">
      <w:pPr>
        <w:pStyle w:val="BodyText"/>
        <w:spacing w:before="110"/>
        <w:ind w:left="2260"/>
        <w:rPr>
          <w:rFonts w:ascii="Arial" w:hAnsi="Arial" w:cs="Arial"/>
        </w:rPr>
      </w:pPr>
      <w:hyperlink w:anchor="_bookmark1542" w:history="1">
        <w:r w:rsidR="00B55B3B" w:rsidRPr="001058B5">
          <w:rPr>
            <w:rFonts w:ascii="Arial" w:hAnsi="Arial" w:cs="Arial"/>
            <w:color w:val="0000CC"/>
          </w:rPr>
          <w:t xml:space="preserve">Table 7–3 </w:t>
        </w:r>
      </w:hyperlink>
      <w:r w:rsidR="00B55B3B" w:rsidRPr="001058B5">
        <w:rPr>
          <w:rFonts w:ascii="Arial" w:hAnsi="Arial" w:cs="Arial"/>
        </w:rPr>
        <w:t>summarizes how Oracle Virtual Private Database applies to user models.</w:t>
      </w:r>
    </w:p>
    <w:p w14:paraId="41277D85" w14:textId="77777777" w:rsidR="00B55B3B" w:rsidRPr="001058B5" w:rsidRDefault="00B55B3B" w:rsidP="00B55B3B">
      <w:pPr>
        <w:pStyle w:val="BodyText"/>
        <w:rPr>
          <w:rFonts w:ascii="Arial" w:hAnsi="Arial" w:cs="Arial"/>
          <w:sz w:val="11"/>
        </w:rPr>
      </w:pPr>
    </w:p>
    <w:p w14:paraId="23073F65" w14:textId="77777777" w:rsidR="00B55B3B" w:rsidRPr="001058B5" w:rsidRDefault="00B55B3B" w:rsidP="00B55B3B">
      <w:pPr>
        <w:tabs>
          <w:tab w:val="left" w:pos="1733"/>
        </w:tabs>
        <w:spacing w:before="105"/>
        <w:ind w:left="700"/>
        <w:rPr>
          <w:rFonts w:ascii="Arial" w:hAnsi="Arial" w:cs="Arial"/>
          <w:b/>
          <w:i/>
          <w:sz w:val="18"/>
        </w:rPr>
      </w:pPr>
      <w:bookmarkStart w:id="1293" w:name="_bookmark1541"/>
      <w:bookmarkStart w:id="1294" w:name="_bookmark1542"/>
      <w:bookmarkEnd w:id="1293"/>
      <w:bookmarkEnd w:id="129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7–3</w:t>
      </w:r>
      <w:r w:rsidRPr="001058B5">
        <w:rPr>
          <w:rFonts w:ascii="Arial" w:hAnsi="Arial" w:cs="Arial"/>
          <w:b/>
          <w:i/>
          <w:sz w:val="18"/>
        </w:rPr>
        <w:tab/>
        <w:t>Oracle Virtual Private Database in Different User</w:t>
      </w:r>
      <w:r w:rsidRPr="001058B5">
        <w:rPr>
          <w:rFonts w:ascii="Arial" w:hAnsi="Arial" w:cs="Arial"/>
          <w:b/>
          <w:i/>
          <w:spacing w:val="-5"/>
          <w:sz w:val="18"/>
        </w:rPr>
        <w:t xml:space="preserve"> </w:t>
      </w:r>
      <w:r w:rsidRPr="001058B5">
        <w:rPr>
          <w:rFonts w:ascii="Arial" w:hAnsi="Arial" w:cs="Arial"/>
          <w:b/>
          <w:i/>
          <w:sz w:val="18"/>
        </w:rPr>
        <w:t>Models</w:t>
      </w:r>
    </w:p>
    <w:p w14:paraId="6817C4A1"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B55B3B" w:rsidRPr="001058B5" w14:paraId="212F6CE0" w14:textId="77777777" w:rsidTr="00B55B3B">
        <w:trPr>
          <w:trHeight w:val="712"/>
        </w:trPr>
        <w:tc>
          <w:tcPr>
            <w:tcW w:w="2563" w:type="dxa"/>
            <w:tcBorders>
              <w:top w:val="single" w:sz="18" w:space="0" w:color="000000"/>
              <w:bottom w:val="single" w:sz="4" w:space="0" w:color="000000"/>
            </w:tcBorders>
          </w:tcPr>
          <w:p w14:paraId="72DF4481" w14:textId="77777777" w:rsidR="00B55B3B" w:rsidRPr="001058B5" w:rsidRDefault="00B55B3B" w:rsidP="00B55B3B">
            <w:pPr>
              <w:pStyle w:val="TableParagraph"/>
              <w:spacing w:before="0"/>
              <w:rPr>
                <w:rFonts w:ascii="Arial" w:hAnsi="Arial" w:cs="Arial"/>
                <w:b/>
                <w:i/>
                <w:sz w:val="20"/>
              </w:rPr>
            </w:pPr>
          </w:p>
          <w:p w14:paraId="7A53F7E7" w14:textId="77777777" w:rsidR="00B55B3B" w:rsidRPr="001058B5" w:rsidRDefault="00B55B3B" w:rsidP="00B55B3B">
            <w:pPr>
              <w:pStyle w:val="TableParagraph"/>
              <w:spacing w:before="3"/>
              <w:rPr>
                <w:rFonts w:ascii="Arial" w:hAnsi="Arial" w:cs="Arial"/>
                <w:b/>
                <w:i/>
                <w:sz w:val="17"/>
              </w:rPr>
            </w:pPr>
          </w:p>
          <w:p w14:paraId="025A609E" w14:textId="77777777" w:rsidR="00B55B3B" w:rsidRPr="001058B5" w:rsidRDefault="00B55B3B" w:rsidP="00B55B3B">
            <w:pPr>
              <w:pStyle w:val="TableParagraph"/>
              <w:spacing w:before="0"/>
              <w:rPr>
                <w:rFonts w:ascii="Arial" w:hAnsi="Arial" w:cs="Arial"/>
                <w:b/>
                <w:sz w:val="18"/>
              </w:rPr>
            </w:pPr>
            <w:r w:rsidRPr="001058B5">
              <w:rPr>
                <w:rFonts w:ascii="Arial" w:hAnsi="Arial" w:cs="Arial"/>
                <w:b/>
                <w:sz w:val="18"/>
              </w:rPr>
              <w:t>User Model Scenario</w:t>
            </w:r>
          </w:p>
        </w:tc>
        <w:tc>
          <w:tcPr>
            <w:tcW w:w="-666" w:type="dxa"/>
            <w:tcBorders>
              <w:top w:val="single" w:sz="18" w:space="0" w:color="000000"/>
              <w:bottom w:val="single" w:sz="4" w:space="0" w:color="000000"/>
            </w:tcBorders>
          </w:tcPr>
          <w:p w14:paraId="60393F13" w14:textId="77777777" w:rsidR="00B55B3B" w:rsidRPr="001058B5" w:rsidRDefault="00B55B3B" w:rsidP="00B55B3B">
            <w:pPr>
              <w:pStyle w:val="TableParagraph"/>
              <w:spacing w:before="0"/>
              <w:rPr>
                <w:rFonts w:ascii="Arial" w:hAnsi="Arial" w:cs="Arial"/>
                <w:sz w:val="18"/>
              </w:rPr>
            </w:pPr>
          </w:p>
        </w:tc>
        <w:tc>
          <w:tcPr>
            <w:tcW w:w="4002" w:type="dxa"/>
            <w:tcBorders>
              <w:top w:val="single" w:sz="18" w:space="0" w:color="000000"/>
              <w:bottom w:val="single" w:sz="4" w:space="0" w:color="000000"/>
            </w:tcBorders>
          </w:tcPr>
          <w:p w14:paraId="0F35A628" w14:textId="77777777" w:rsidR="00B55B3B" w:rsidRPr="001058B5" w:rsidRDefault="00B55B3B" w:rsidP="00B55B3B">
            <w:pPr>
              <w:pStyle w:val="TableParagraph"/>
              <w:tabs>
                <w:tab w:val="left" w:pos="2131"/>
                <w:tab w:val="left" w:pos="2694"/>
              </w:tabs>
              <w:spacing w:before="32" w:line="232" w:lineRule="auto"/>
              <w:ind w:left="908" w:right="81" w:firstLine="74"/>
              <w:rPr>
                <w:rFonts w:ascii="Arial" w:hAnsi="Arial" w:cs="Arial"/>
                <w:b/>
                <w:sz w:val="18"/>
              </w:rPr>
            </w:pPr>
            <w:r w:rsidRPr="001058B5">
              <w:rPr>
                <w:rFonts w:ascii="Arial" w:hAnsi="Arial" w:cs="Arial"/>
                <w:b/>
                <w:sz w:val="18"/>
              </w:rPr>
              <w:t>Individual</w:t>
            </w:r>
            <w:r w:rsidRPr="001058B5">
              <w:rPr>
                <w:rFonts w:ascii="Arial" w:hAnsi="Arial" w:cs="Arial"/>
                <w:b/>
                <w:sz w:val="18"/>
              </w:rPr>
              <w:tab/>
            </w:r>
            <w:r w:rsidRPr="001058B5">
              <w:rPr>
                <w:rFonts w:ascii="Arial" w:hAnsi="Arial" w:cs="Arial"/>
                <w:b/>
                <w:sz w:val="18"/>
              </w:rPr>
              <w:tab/>
              <w:t>Separate Database</w:t>
            </w:r>
            <w:r w:rsidRPr="001058B5">
              <w:rPr>
                <w:rFonts w:ascii="Arial" w:hAnsi="Arial" w:cs="Arial"/>
                <w:b/>
                <w:sz w:val="18"/>
              </w:rPr>
              <w:tab/>
              <w:t>Application Context Connection</w:t>
            </w:r>
            <w:r w:rsidRPr="001058B5">
              <w:rPr>
                <w:rFonts w:ascii="Arial" w:hAnsi="Arial" w:cs="Arial"/>
                <w:b/>
                <w:sz w:val="18"/>
              </w:rPr>
              <w:tab/>
            </w:r>
            <w:r w:rsidRPr="001058B5">
              <w:rPr>
                <w:rFonts w:ascii="Arial" w:hAnsi="Arial" w:cs="Arial"/>
                <w:b/>
                <w:sz w:val="18"/>
              </w:rPr>
              <w:tab/>
              <w:t>per</w:t>
            </w:r>
            <w:r w:rsidRPr="001058B5">
              <w:rPr>
                <w:rFonts w:ascii="Arial" w:hAnsi="Arial" w:cs="Arial"/>
                <w:b/>
                <w:spacing w:val="-2"/>
                <w:sz w:val="18"/>
              </w:rPr>
              <w:t xml:space="preserve"> </w:t>
            </w:r>
            <w:r w:rsidRPr="001058B5">
              <w:rPr>
                <w:rFonts w:ascii="Arial" w:hAnsi="Arial" w:cs="Arial"/>
                <w:b/>
                <w:sz w:val="18"/>
              </w:rPr>
              <w:t>User</w:t>
            </w:r>
          </w:p>
        </w:tc>
        <w:tc>
          <w:tcPr>
            <w:tcW w:w="1299" w:type="dxa"/>
            <w:tcBorders>
              <w:top w:val="single" w:sz="18" w:space="0" w:color="000000"/>
              <w:bottom w:val="single" w:sz="4" w:space="0" w:color="000000"/>
            </w:tcBorders>
          </w:tcPr>
          <w:p w14:paraId="18340661" w14:textId="77777777" w:rsidR="00B55B3B" w:rsidRPr="001058B5" w:rsidRDefault="00B55B3B" w:rsidP="00B55B3B">
            <w:pPr>
              <w:pStyle w:val="TableParagraph"/>
              <w:spacing w:before="32" w:line="232" w:lineRule="auto"/>
              <w:ind w:left="82" w:right="207"/>
              <w:rPr>
                <w:rFonts w:ascii="Arial" w:hAnsi="Arial" w:cs="Arial"/>
                <w:b/>
                <w:sz w:val="18"/>
              </w:rPr>
            </w:pPr>
            <w:r w:rsidRPr="001058B5">
              <w:rPr>
                <w:rFonts w:ascii="Arial" w:hAnsi="Arial" w:cs="Arial"/>
                <w:b/>
                <w:sz w:val="18"/>
              </w:rPr>
              <w:t>Single Database Connection</w:t>
            </w:r>
          </w:p>
        </w:tc>
        <w:tc>
          <w:tcPr>
            <w:tcW w:w="2028" w:type="dxa"/>
            <w:tcBorders>
              <w:top w:val="single" w:sz="18" w:space="0" w:color="000000"/>
              <w:bottom w:val="single" w:sz="4" w:space="0" w:color="000000"/>
            </w:tcBorders>
          </w:tcPr>
          <w:p w14:paraId="1EE57368" w14:textId="77777777" w:rsidR="00B55B3B" w:rsidRPr="001058B5" w:rsidRDefault="00B55B3B" w:rsidP="00B55B3B">
            <w:pPr>
              <w:pStyle w:val="TableParagraph"/>
              <w:spacing w:before="3"/>
              <w:rPr>
                <w:rFonts w:ascii="Arial" w:hAnsi="Arial" w:cs="Arial"/>
                <w:b/>
                <w:i/>
                <w:sz w:val="20"/>
              </w:rPr>
            </w:pPr>
          </w:p>
          <w:p w14:paraId="63893126" w14:textId="77777777" w:rsidR="00B55B3B" w:rsidRPr="001058B5" w:rsidRDefault="00B55B3B" w:rsidP="00B55B3B">
            <w:pPr>
              <w:pStyle w:val="TableParagraph"/>
              <w:spacing w:before="0" w:line="232" w:lineRule="auto"/>
              <w:ind w:left="225"/>
              <w:rPr>
                <w:rFonts w:ascii="Arial" w:hAnsi="Arial" w:cs="Arial"/>
                <w:b/>
                <w:sz w:val="18"/>
              </w:rPr>
            </w:pPr>
            <w:r w:rsidRPr="001058B5">
              <w:rPr>
                <w:rFonts w:ascii="Arial" w:hAnsi="Arial" w:cs="Arial"/>
                <w:b/>
                <w:sz w:val="18"/>
              </w:rPr>
              <w:t>Application Must Switch User Name</w:t>
            </w:r>
          </w:p>
        </w:tc>
      </w:tr>
      <w:tr w:rsidR="00B55B3B" w:rsidRPr="001058B5" w14:paraId="3E86E25C" w14:textId="77777777" w:rsidTr="00B55B3B">
        <w:trPr>
          <w:trHeight w:val="532"/>
        </w:trPr>
        <w:tc>
          <w:tcPr>
            <w:tcW w:w="2563" w:type="dxa"/>
            <w:tcBorders>
              <w:top w:val="single" w:sz="4" w:space="0" w:color="000000"/>
              <w:bottom w:val="single" w:sz="2" w:space="0" w:color="000000"/>
            </w:tcBorders>
          </w:tcPr>
          <w:p w14:paraId="3370A0B2" w14:textId="77777777" w:rsidR="00B55B3B" w:rsidRPr="001058B5" w:rsidRDefault="00B55B3B" w:rsidP="00B55B3B">
            <w:pPr>
              <w:pStyle w:val="TableParagraph"/>
              <w:spacing w:before="59" w:line="216" w:lineRule="auto"/>
              <w:rPr>
                <w:rFonts w:ascii="Arial" w:hAnsi="Arial" w:cs="Arial"/>
                <w:sz w:val="18"/>
              </w:rPr>
            </w:pPr>
            <w:r w:rsidRPr="001058B5">
              <w:rPr>
                <w:rFonts w:ascii="Arial" w:hAnsi="Arial" w:cs="Arial"/>
                <w:sz w:val="18"/>
              </w:rPr>
              <w:t>Application users are also database users</w:t>
            </w:r>
          </w:p>
        </w:tc>
        <w:tc>
          <w:tcPr>
            <w:tcW w:w="-666" w:type="dxa"/>
            <w:tcBorders>
              <w:top w:val="single" w:sz="4" w:space="0" w:color="000000"/>
              <w:bottom w:val="single" w:sz="2" w:space="0" w:color="000000"/>
            </w:tcBorders>
          </w:tcPr>
          <w:p w14:paraId="02D1A5E8" w14:textId="77777777" w:rsidR="00B55B3B" w:rsidRPr="001058B5" w:rsidRDefault="00B55B3B" w:rsidP="00B55B3B">
            <w:pPr>
              <w:pStyle w:val="TableParagraph"/>
              <w:spacing w:before="0"/>
              <w:rPr>
                <w:rFonts w:ascii="Arial" w:hAnsi="Arial" w:cs="Arial"/>
                <w:sz w:val="18"/>
              </w:rPr>
            </w:pPr>
          </w:p>
        </w:tc>
        <w:tc>
          <w:tcPr>
            <w:tcW w:w="4002" w:type="dxa"/>
            <w:tcBorders>
              <w:top w:val="single" w:sz="4" w:space="0" w:color="000000"/>
              <w:bottom w:val="single" w:sz="2" w:space="0" w:color="000000"/>
            </w:tcBorders>
          </w:tcPr>
          <w:p w14:paraId="3FD67592" w14:textId="77777777" w:rsidR="00B55B3B" w:rsidRPr="001058B5" w:rsidRDefault="00B55B3B" w:rsidP="00B55B3B">
            <w:pPr>
              <w:pStyle w:val="TableParagraph"/>
              <w:tabs>
                <w:tab w:val="left" w:pos="2182"/>
              </w:tabs>
              <w:spacing w:before="41"/>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4" w:space="0" w:color="000000"/>
              <w:bottom w:val="single" w:sz="2" w:space="0" w:color="000000"/>
            </w:tcBorders>
          </w:tcPr>
          <w:p w14:paraId="2169360A" w14:textId="77777777" w:rsidR="00B55B3B" w:rsidRPr="001058B5" w:rsidRDefault="00B55B3B" w:rsidP="00B55B3B">
            <w:pPr>
              <w:pStyle w:val="TableParagraph"/>
              <w:spacing w:before="41"/>
              <w:ind w:left="82"/>
              <w:rPr>
                <w:rFonts w:ascii="Arial" w:hAnsi="Arial" w:cs="Arial"/>
                <w:sz w:val="18"/>
              </w:rPr>
            </w:pPr>
            <w:r w:rsidRPr="001058B5">
              <w:rPr>
                <w:rFonts w:ascii="Arial" w:hAnsi="Arial" w:cs="Arial"/>
                <w:sz w:val="18"/>
              </w:rPr>
              <w:t>No</w:t>
            </w:r>
          </w:p>
        </w:tc>
        <w:tc>
          <w:tcPr>
            <w:tcW w:w="2028" w:type="dxa"/>
            <w:tcBorders>
              <w:top w:val="single" w:sz="4" w:space="0" w:color="000000"/>
              <w:bottom w:val="single" w:sz="2" w:space="0" w:color="000000"/>
            </w:tcBorders>
          </w:tcPr>
          <w:p w14:paraId="5C4AD980" w14:textId="77777777" w:rsidR="00B55B3B" w:rsidRPr="001058B5" w:rsidRDefault="00B55B3B" w:rsidP="00B55B3B">
            <w:pPr>
              <w:pStyle w:val="TableParagraph"/>
              <w:spacing w:before="41"/>
              <w:ind w:left="225"/>
              <w:rPr>
                <w:rFonts w:ascii="Arial" w:hAnsi="Arial" w:cs="Arial"/>
                <w:sz w:val="18"/>
              </w:rPr>
            </w:pPr>
            <w:r w:rsidRPr="001058B5">
              <w:rPr>
                <w:rFonts w:ascii="Arial" w:hAnsi="Arial" w:cs="Arial"/>
                <w:sz w:val="18"/>
              </w:rPr>
              <w:t>No</w:t>
            </w:r>
          </w:p>
        </w:tc>
      </w:tr>
      <w:tr w:rsidR="00B55B3B" w:rsidRPr="001058B5" w14:paraId="6376A017" w14:textId="77777777" w:rsidTr="00B55B3B">
        <w:trPr>
          <w:trHeight w:val="535"/>
        </w:trPr>
        <w:tc>
          <w:tcPr>
            <w:tcW w:w="2563" w:type="dxa"/>
            <w:tcBorders>
              <w:top w:val="single" w:sz="2" w:space="0" w:color="000000"/>
              <w:bottom w:val="single" w:sz="2" w:space="0" w:color="000000"/>
            </w:tcBorders>
          </w:tcPr>
          <w:p w14:paraId="57A6BB9D" w14:textId="77777777" w:rsidR="00B55B3B" w:rsidRPr="001058B5" w:rsidRDefault="00B55B3B" w:rsidP="00B55B3B">
            <w:pPr>
              <w:pStyle w:val="TableParagraph"/>
              <w:spacing w:before="61" w:line="216" w:lineRule="auto"/>
              <w:ind w:right="16"/>
              <w:rPr>
                <w:rFonts w:ascii="Arial" w:hAnsi="Arial" w:cs="Arial"/>
                <w:sz w:val="18"/>
              </w:rPr>
            </w:pPr>
            <w:r w:rsidRPr="001058B5">
              <w:rPr>
                <w:rFonts w:ascii="Arial" w:hAnsi="Arial" w:cs="Arial"/>
                <w:sz w:val="18"/>
              </w:rPr>
              <w:t>Proxy authentication using OCI or JDBC/OCI</w:t>
            </w:r>
          </w:p>
        </w:tc>
        <w:tc>
          <w:tcPr>
            <w:tcW w:w="-666" w:type="dxa"/>
            <w:tcBorders>
              <w:top w:val="single" w:sz="2" w:space="0" w:color="000000"/>
              <w:bottom w:val="single" w:sz="2" w:space="0" w:color="000000"/>
            </w:tcBorders>
          </w:tcPr>
          <w:p w14:paraId="327847DC"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bottom w:val="single" w:sz="2" w:space="0" w:color="000000"/>
            </w:tcBorders>
          </w:tcPr>
          <w:p w14:paraId="4B6983E2"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2" w:space="0" w:color="000000"/>
              <w:bottom w:val="single" w:sz="2" w:space="0" w:color="000000"/>
            </w:tcBorders>
          </w:tcPr>
          <w:p w14:paraId="29F56173"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No</w:t>
            </w:r>
          </w:p>
        </w:tc>
        <w:tc>
          <w:tcPr>
            <w:tcW w:w="2028" w:type="dxa"/>
            <w:tcBorders>
              <w:top w:val="single" w:sz="2" w:space="0" w:color="000000"/>
              <w:bottom w:val="single" w:sz="2" w:space="0" w:color="000000"/>
            </w:tcBorders>
          </w:tcPr>
          <w:p w14:paraId="45A8454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No</w:t>
            </w:r>
          </w:p>
        </w:tc>
      </w:tr>
      <w:tr w:rsidR="00B55B3B" w:rsidRPr="001058B5" w14:paraId="644AA72E" w14:textId="77777777" w:rsidTr="00B55B3B">
        <w:trPr>
          <w:trHeight w:val="1240"/>
        </w:trPr>
        <w:tc>
          <w:tcPr>
            <w:tcW w:w="2563" w:type="dxa"/>
            <w:tcBorders>
              <w:top w:val="single" w:sz="2" w:space="0" w:color="000000"/>
            </w:tcBorders>
          </w:tcPr>
          <w:p w14:paraId="58E87064" w14:textId="77777777" w:rsidR="00B55B3B" w:rsidRPr="001058B5" w:rsidRDefault="00B55B3B" w:rsidP="00B55B3B">
            <w:pPr>
              <w:pStyle w:val="TableParagraph"/>
              <w:spacing w:before="53" w:line="228" w:lineRule="auto"/>
              <w:ind w:right="77"/>
              <w:rPr>
                <w:rFonts w:ascii="Arial" w:hAnsi="Arial" w:cs="Arial"/>
                <w:sz w:val="12"/>
              </w:rPr>
            </w:pPr>
            <w:r w:rsidRPr="001058B5">
              <w:rPr>
                <w:rFonts w:ascii="Arial" w:hAnsi="Arial" w:cs="Arial"/>
                <w:sz w:val="18"/>
              </w:rPr>
              <w:t>Proxy authentication integrated</w:t>
            </w:r>
            <w:r w:rsidRPr="001058B5">
              <w:rPr>
                <w:rFonts w:ascii="Arial" w:hAnsi="Arial" w:cs="Arial"/>
                <w:spacing w:val="-15"/>
                <w:sz w:val="18"/>
              </w:rPr>
              <w:t xml:space="preserve"> </w:t>
            </w:r>
            <w:r w:rsidRPr="001058B5">
              <w:rPr>
                <w:rFonts w:ascii="Arial" w:hAnsi="Arial" w:cs="Arial"/>
                <w:sz w:val="18"/>
              </w:rPr>
              <w:t>with</w:t>
            </w:r>
            <w:r w:rsidRPr="001058B5">
              <w:rPr>
                <w:rFonts w:ascii="Arial" w:hAnsi="Arial" w:cs="Arial"/>
                <w:spacing w:val="-15"/>
                <w:sz w:val="18"/>
              </w:rPr>
              <w:t xml:space="preserve"> </w:t>
            </w:r>
            <w:r w:rsidRPr="001058B5">
              <w:rPr>
                <w:rFonts w:ascii="Arial" w:hAnsi="Arial" w:cs="Arial"/>
                <w:sz w:val="18"/>
              </w:rPr>
              <w:t>Enterprise</w:t>
            </w:r>
            <w:r w:rsidRPr="001058B5">
              <w:rPr>
                <w:rFonts w:ascii="Arial" w:hAnsi="Arial" w:cs="Arial"/>
                <w:spacing w:val="-16"/>
                <w:sz w:val="18"/>
              </w:rPr>
              <w:t xml:space="preserve"> </w:t>
            </w:r>
            <w:r w:rsidRPr="001058B5">
              <w:rPr>
                <w:rFonts w:ascii="Arial" w:hAnsi="Arial" w:cs="Arial"/>
                <w:sz w:val="18"/>
              </w:rPr>
              <w:t>User Security</w:t>
            </w:r>
            <w:r w:rsidRPr="001058B5">
              <w:rPr>
                <w:rFonts w:ascii="Arial" w:hAnsi="Arial" w:cs="Arial"/>
                <w:position w:val="7"/>
                <w:sz w:val="12"/>
              </w:rPr>
              <w:t>1</w:t>
            </w:r>
          </w:p>
          <w:p w14:paraId="682C8497" w14:textId="77777777" w:rsidR="00B55B3B" w:rsidRPr="001058B5" w:rsidRDefault="00B55B3B" w:rsidP="00B55B3B">
            <w:pPr>
              <w:pStyle w:val="TableParagraph"/>
              <w:spacing w:before="117"/>
              <w:rPr>
                <w:rFonts w:ascii="Arial" w:hAnsi="Arial" w:cs="Arial"/>
                <w:sz w:val="18"/>
              </w:rPr>
            </w:pPr>
            <w:r w:rsidRPr="001058B5">
              <w:rPr>
                <w:rFonts w:ascii="Arial" w:hAnsi="Arial" w:cs="Arial"/>
                <w:sz w:val="18"/>
              </w:rPr>
              <w:t>One Big Application User</w:t>
            </w:r>
          </w:p>
        </w:tc>
        <w:tc>
          <w:tcPr>
            <w:tcW w:w="-666" w:type="dxa"/>
            <w:tcBorders>
              <w:top w:val="single" w:sz="2" w:space="0" w:color="000000"/>
            </w:tcBorders>
          </w:tcPr>
          <w:p w14:paraId="0EE79403"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tcBorders>
          </w:tcPr>
          <w:p w14:paraId="6525F3EE"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z w:val="18"/>
              </w:rPr>
              <w:t>No</w:t>
            </w:r>
            <w:r w:rsidRPr="001058B5">
              <w:rPr>
                <w:rFonts w:ascii="Arial" w:hAnsi="Arial" w:cs="Arial"/>
                <w:sz w:val="18"/>
              </w:rPr>
              <w:tab/>
              <w:t>No</w:t>
            </w:r>
          </w:p>
          <w:p w14:paraId="7C0BDE2E" w14:textId="77777777" w:rsidR="00B55B3B" w:rsidRPr="001058B5" w:rsidRDefault="00B55B3B" w:rsidP="00B55B3B">
            <w:pPr>
              <w:pStyle w:val="TableParagraph"/>
              <w:spacing w:before="0"/>
              <w:rPr>
                <w:rFonts w:ascii="Arial" w:hAnsi="Arial" w:cs="Arial"/>
                <w:b/>
                <w:i/>
              </w:rPr>
            </w:pPr>
          </w:p>
          <w:p w14:paraId="6E577A0D" w14:textId="77777777" w:rsidR="00B55B3B" w:rsidRPr="001058B5" w:rsidRDefault="00B55B3B" w:rsidP="00B55B3B">
            <w:pPr>
              <w:pStyle w:val="TableParagraph"/>
              <w:spacing w:before="0"/>
              <w:rPr>
                <w:rFonts w:ascii="Arial" w:hAnsi="Arial" w:cs="Arial"/>
                <w:b/>
                <w:i/>
                <w:sz w:val="26"/>
              </w:rPr>
            </w:pPr>
          </w:p>
          <w:p w14:paraId="2CF241EE" w14:textId="77777777" w:rsidR="00B55B3B" w:rsidRPr="001058B5" w:rsidRDefault="00B55B3B" w:rsidP="00B55B3B">
            <w:pPr>
              <w:pStyle w:val="TableParagraph"/>
              <w:tabs>
                <w:tab w:val="left" w:pos="2182"/>
              </w:tabs>
              <w:spacing w:before="1"/>
              <w:ind w:left="742"/>
              <w:rPr>
                <w:rFonts w:ascii="Arial" w:hAnsi="Arial" w:cs="Arial"/>
                <w:sz w:val="12"/>
              </w:rPr>
            </w:pPr>
            <w:r w:rsidRPr="001058B5">
              <w:rPr>
                <w:rFonts w:ascii="Arial" w:hAnsi="Arial" w:cs="Arial"/>
                <w:sz w:val="18"/>
              </w:rPr>
              <w:t>No</w:t>
            </w:r>
            <w:r w:rsidRPr="001058B5">
              <w:rPr>
                <w:rFonts w:ascii="Arial" w:hAnsi="Arial" w:cs="Arial"/>
                <w:sz w:val="18"/>
              </w:rPr>
              <w:tab/>
            </w:r>
            <w:r w:rsidRPr="001058B5">
              <w:rPr>
                <w:rFonts w:ascii="Arial" w:hAnsi="Arial" w:cs="Arial"/>
                <w:position w:val="-3"/>
                <w:sz w:val="18"/>
              </w:rPr>
              <w:t>No</w:t>
            </w:r>
            <w:r w:rsidRPr="001058B5">
              <w:rPr>
                <w:rFonts w:ascii="Arial" w:hAnsi="Arial" w:cs="Arial"/>
                <w:position w:val="4"/>
                <w:sz w:val="12"/>
              </w:rPr>
              <w:t>2</w:t>
            </w:r>
          </w:p>
        </w:tc>
        <w:tc>
          <w:tcPr>
            <w:tcW w:w="1299" w:type="dxa"/>
            <w:tcBorders>
              <w:top w:val="single" w:sz="2" w:space="0" w:color="000000"/>
            </w:tcBorders>
          </w:tcPr>
          <w:p w14:paraId="64D80F04"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Yes</w:t>
            </w:r>
          </w:p>
          <w:p w14:paraId="4FC4F833" w14:textId="77777777" w:rsidR="00B55B3B" w:rsidRPr="001058B5" w:rsidRDefault="00B55B3B" w:rsidP="00B55B3B">
            <w:pPr>
              <w:pStyle w:val="TableParagraph"/>
              <w:spacing w:before="0"/>
              <w:rPr>
                <w:rFonts w:ascii="Arial" w:hAnsi="Arial" w:cs="Arial"/>
                <w:b/>
                <w:i/>
              </w:rPr>
            </w:pPr>
          </w:p>
          <w:p w14:paraId="52729E02" w14:textId="77777777" w:rsidR="00B55B3B" w:rsidRPr="001058B5" w:rsidRDefault="00B55B3B" w:rsidP="00B55B3B">
            <w:pPr>
              <w:pStyle w:val="TableParagraph"/>
              <w:spacing w:before="0"/>
              <w:rPr>
                <w:rFonts w:ascii="Arial" w:hAnsi="Arial" w:cs="Arial"/>
                <w:b/>
                <w:i/>
                <w:sz w:val="26"/>
              </w:rPr>
            </w:pPr>
          </w:p>
          <w:p w14:paraId="122498A2" w14:textId="77777777" w:rsidR="00B55B3B" w:rsidRPr="001058B5" w:rsidRDefault="00B55B3B" w:rsidP="00B55B3B">
            <w:pPr>
              <w:pStyle w:val="TableParagraph"/>
              <w:spacing w:before="1"/>
              <w:ind w:left="82"/>
              <w:rPr>
                <w:rFonts w:ascii="Arial" w:hAnsi="Arial" w:cs="Arial"/>
                <w:sz w:val="18"/>
              </w:rPr>
            </w:pPr>
            <w:r w:rsidRPr="001058B5">
              <w:rPr>
                <w:rFonts w:ascii="Arial" w:hAnsi="Arial" w:cs="Arial"/>
                <w:sz w:val="18"/>
              </w:rPr>
              <w:t>No</w:t>
            </w:r>
          </w:p>
        </w:tc>
        <w:tc>
          <w:tcPr>
            <w:tcW w:w="2028" w:type="dxa"/>
            <w:tcBorders>
              <w:top w:val="single" w:sz="2" w:space="0" w:color="000000"/>
            </w:tcBorders>
          </w:tcPr>
          <w:p w14:paraId="2100338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Yes</w:t>
            </w:r>
          </w:p>
          <w:p w14:paraId="1FC5901F" w14:textId="77777777" w:rsidR="00B55B3B" w:rsidRPr="001058B5" w:rsidRDefault="00B55B3B" w:rsidP="00B55B3B">
            <w:pPr>
              <w:pStyle w:val="TableParagraph"/>
              <w:spacing w:before="0"/>
              <w:rPr>
                <w:rFonts w:ascii="Arial" w:hAnsi="Arial" w:cs="Arial"/>
                <w:b/>
                <w:i/>
              </w:rPr>
            </w:pPr>
          </w:p>
          <w:p w14:paraId="7936B313" w14:textId="77777777" w:rsidR="00B55B3B" w:rsidRPr="001058B5" w:rsidRDefault="00B55B3B" w:rsidP="00B55B3B">
            <w:pPr>
              <w:pStyle w:val="TableParagraph"/>
              <w:spacing w:before="1"/>
              <w:rPr>
                <w:rFonts w:ascii="Arial" w:hAnsi="Arial" w:cs="Arial"/>
                <w:b/>
                <w:i/>
                <w:sz w:val="28"/>
              </w:rPr>
            </w:pPr>
          </w:p>
          <w:p w14:paraId="4280DA7C" w14:textId="77777777" w:rsidR="00B55B3B" w:rsidRPr="001058B5" w:rsidRDefault="00B55B3B" w:rsidP="00B55B3B">
            <w:pPr>
              <w:pStyle w:val="TableParagraph"/>
              <w:spacing w:before="0"/>
              <w:ind w:left="225"/>
              <w:rPr>
                <w:rFonts w:ascii="Arial" w:hAnsi="Arial" w:cs="Arial"/>
                <w:sz w:val="12"/>
              </w:rPr>
            </w:pPr>
            <w:r w:rsidRPr="001058B5">
              <w:rPr>
                <w:rFonts w:ascii="Arial" w:hAnsi="Arial" w:cs="Arial"/>
                <w:sz w:val="18"/>
              </w:rPr>
              <w:t>Yes</w:t>
            </w:r>
            <w:r w:rsidRPr="001058B5">
              <w:rPr>
                <w:rFonts w:ascii="Arial" w:hAnsi="Arial" w:cs="Arial"/>
                <w:position w:val="7"/>
                <w:sz w:val="12"/>
              </w:rPr>
              <w:t>2</w:t>
            </w:r>
          </w:p>
        </w:tc>
      </w:tr>
      <w:tr w:rsidR="00B55B3B" w:rsidRPr="001058B5" w14:paraId="76961B41" w14:textId="77777777" w:rsidTr="00B55B3B">
        <w:trPr>
          <w:trHeight w:val="388"/>
        </w:trPr>
        <w:tc>
          <w:tcPr>
            <w:tcW w:w="2563" w:type="dxa"/>
          </w:tcPr>
          <w:p w14:paraId="1EFC6B47" w14:textId="77777777" w:rsidR="00B55B3B" w:rsidRPr="001058B5" w:rsidRDefault="00B55B3B" w:rsidP="00B55B3B">
            <w:pPr>
              <w:pStyle w:val="TableParagraph"/>
              <w:spacing w:before="0" w:line="180" w:lineRule="exact"/>
              <w:rPr>
                <w:rFonts w:ascii="Arial" w:hAnsi="Arial" w:cs="Arial"/>
                <w:sz w:val="18"/>
              </w:rPr>
            </w:pPr>
            <w:r w:rsidRPr="001058B5">
              <w:rPr>
                <w:rFonts w:ascii="Arial" w:hAnsi="Arial" w:cs="Arial"/>
                <w:sz w:val="18"/>
              </w:rPr>
              <w:t>Web-based applications</w:t>
            </w:r>
          </w:p>
        </w:tc>
        <w:tc>
          <w:tcPr>
            <w:tcW w:w="-666" w:type="dxa"/>
          </w:tcPr>
          <w:p w14:paraId="54AC34EB" w14:textId="77777777" w:rsidR="00B55B3B" w:rsidRPr="001058B5" w:rsidRDefault="00B55B3B" w:rsidP="00B55B3B">
            <w:pPr>
              <w:pStyle w:val="TableParagraph"/>
              <w:spacing w:before="0"/>
              <w:rPr>
                <w:rFonts w:ascii="Arial" w:hAnsi="Arial" w:cs="Arial"/>
                <w:sz w:val="18"/>
              </w:rPr>
            </w:pPr>
          </w:p>
        </w:tc>
        <w:tc>
          <w:tcPr>
            <w:tcW w:w="4002" w:type="dxa"/>
          </w:tcPr>
          <w:p w14:paraId="6D770910" w14:textId="77777777" w:rsidR="00B55B3B" w:rsidRPr="001058B5" w:rsidRDefault="00B55B3B" w:rsidP="00B55B3B">
            <w:pPr>
              <w:pStyle w:val="TableParagraph"/>
              <w:tabs>
                <w:tab w:val="left" w:pos="2182"/>
              </w:tabs>
              <w:spacing w:before="0" w:line="180" w:lineRule="exact"/>
              <w:ind w:left="742"/>
              <w:rPr>
                <w:rFonts w:ascii="Arial" w:hAnsi="Arial" w:cs="Arial"/>
                <w:sz w:val="18"/>
              </w:rPr>
            </w:pPr>
            <w:r w:rsidRPr="001058B5">
              <w:rPr>
                <w:rFonts w:ascii="Arial" w:hAnsi="Arial" w:cs="Arial"/>
                <w:sz w:val="18"/>
              </w:rPr>
              <w:t>No</w:t>
            </w:r>
            <w:r w:rsidRPr="001058B5">
              <w:rPr>
                <w:rFonts w:ascii="Arial" w:hAnsi="Arial" w:cs="Arial"/>
                <w:sz w:val="18"/>
              </w:rPr>
              <w:tab/>
              <w:t>No</w:t>
            </w:r>
          </w:p>
        </w:tc>
        <w:tc>
          <w:tcPr>
            <w:tcW w:w="1299" w:type="dxa"/>
          </w:tcPr>
          <w:p w14:paraId="0AA3A805" w14:textId="77777777" w:rsidR="00B55B3B" w:rsidRPr="001058B5" w:rsidRDefault="00B55B3B" w:rsidP="00B55B3B">
            <w:pPr>
              <w:pStyle w:val="TableParagraph"/>
              <w:spacing w:before="0" w:line="180" w:lineRule="exact"/>
              <w:ind w:left="82"/>
              <w:rPr>
                <w:rFonts w:ascii="Arial" w:hAnsi="Arial" w:cs="Arial"/>
                <w:sz w:val="18"/>
              </w:rPr>
            </w:pPr>
            <w:r w:rsidRPr="001058B5">
              <w:rPr>
                <w:rFonts w:ascii="Arial" w:hAnsi="Arial" w:cs="Arial"/>
                <w:sz w:val="18"/>
              </w:rPr>
              <w:t>Yes</w:t>
            </w:r>
          </w:p>
        </w:tc>
        <w:tc>
          <w:tcPr>
            <w:tcW w:w="2028" w:type="dxa"/>
          </w:tcPr>
          <w:p w14:paraId="43718F5F" w14:textId="77777777" w:rsidR="00B55B3B" w:rsidRPr="001058B5" w:rsidRDefault="00B55B3B" w:rsidP="00B55B3B">
            <w:pPr>
              <w:pStyle w:val="TableParagraph"/>
              <w:spacing w:before="0" w:line="180" w:lineRule="exact"/>
              <w:ind w:left="225"/>
              <w:rPr>
                <w:rFonts w:ascii="Arial" w:hAnsi="Arial" w:cs="Arial"/>
                <w:sz w:val="18"/>
              </w:rPr>
            </w:pPr>
            <w:r w:rsidRPr="001058B5">
              <w:rPr>
                <w:rFonts w:ascii="Arial" w:hAnsi="Arial" w:cs="Arial"/>
                <w:sz w:val="18"/>
              </w:rPr>
              <w:t>Yes</w:t>
            </w:r>
          </w:p>
        </w:tc>
      </w:tr>
      <w:tr w:rsidR="00B55B3B" w:rsidRPr="001058B5" w14:paraId="2E219E86" w14:textId="77777777" w:rsidTr="00B55B3B">
        <w:trPr>
          <w:trHeight w:val="10"/>
        </w:trPr>
        <w:tc>
          <w:tcPr>
            <w:tcW w:w="2563" w:type="dxa"/>
            <w:tcBorders>
              <w:bottom w:val="single" w:sz="4" w:space="0" w:color="000000"/>
            </w:tcBorders>
          </w:tcPr>
          <w:p w14:paraId="77A09475" w14:textId="77777777" w:rsidR="00B55B3B" w:rsidRPr="001058B5" w:rsidRDefault="00B55B3B" w:rsidP="00B55B3B">
            <w:pPr>
              <w:pStyle w:val="TableParagraph"/>
              <w:spacing w:before="0"/>
              <w:rPr>
                <w:rFonts w:ascii="Arial" w:hAnsi="Arial" w:cs="Arial"/>
                <w:sz w:val="2"/>
              </w:rPr>
            </w:pPr>
          </w:p>
        </w:tc>
        <w:tc>
          <w:tcPr>
            <w:tcW w:w="-666" w:type="dxa"/>
            <w:tcBorders>
              <w:bottom w:val="single" w:sz="4" w:space="0" w:color="000000"/>
            </w:tcBorders>
          </w:tcPr>
          <w:p w14:paraId="666C327B" w14:textId="77777777" w:rsidR="00B55B3B" w:rsidRPr="001058B5" w:rsidRDefault="00B55B3B" w:rsidP="00B55B3B">
            <w:pPr>
              <w:pStyle w:val="TableParagraph"/>
              <w:spacing w:before="0"/>
              <w:rPr>
                <w:rFonts w:ascii="Arial" w:hAnsi="Arial" w:cs="Arial"/>
                <w:sz w:val="2"/>
              </w:rPr>
            </w:pPr>
          </w:p>
        </w:tc>
        <w:tc>
          <w:tcPr>
            <w:tcW w:w="4002" w:type="dxa"/>
            <w:tcBorders>
              <w:bottom w:val="single" w:sz="4" w:space="0" w:color="000000"/>
            </w:tcBorders>
          </w:tcPr>
          <w:p w14:paraId="5FD97AC3" w14:textId="77777777" w:rsidR="00B55B3B" w:rsidRPr="001058B5" w:rsidRDefault="00B55B3B" w:rsidP="00B55B3B">
            <w:pPr>
              <w:pStyle w:val="TableParagraph"/>
              <w:spacing w:before="0"/>
              <w:rPr>
                <w:rFonts w:ascii="Arial" w:hAnsi="Arial" w:cs="Arial"/>
                <w:sz w:val="2"/>
              </w:rPr>
            </w:pPr>
          </w:p>
        </w:tc>
        <w:tc>
          <w:tcPr>
            <w:tcW w:w="1299" w:type="dxa"/>
            <w:tcBorders>
              <w:bottom w:val="single" w:sz="4" w:space="0" w:color="000000"/>
            </w:tcBorders>
          </w:tcPr>
          <w:p w14:paraId="35478220" w14:textId="77777777" w:rsidR="00B55B3B" w:rsidRPr="001058B5" w:rsidRDefault="00B55B3B" w:rsidP="00B55B3B">
            <w:pPr>
              <w:pStyle w:val="TableParagraph"/>
              <w:spacing w:before="0"/>
              <w:rPr>
                <w:rFonts w:ascii="Arial" w:hAnsi="Arial" w:cs="Arial"/>
                <w:sz w:val="2"/>
              </w:rPr>
            </w:pPr>
          </w:p>
        </w:tc>
        <w:tc>
          <w:tcPr>
            <w:tcW w:w="2028" w:type="dxa"/>
            <w:tcBorders>
              <w:bottom w:val="single" w:sz="4" w:space="0" w:color="000000"/>
            </w:tcBorders>
          </w:tcPr>
          <w:p w14:paraId="1357E610" w14:textId="77777777" w:rsidR="00B55B3B" w:rsidRPr="001058B5" w:rsidRDefault="00B55B3B" w:rsidP="00B55B3B">
            <w:pPr>
              <w:pStyle w:val="TableParagraph"/>
              <w:spacing w:before="0"/>
              <w:rPr>
                <w:rFonts w:ascii="Arial" w:hAnsi="Arial" w:cs="Arial"/>
                <w:sz w:val="2"/>
              </w:rPr>
            </w:pPr>
          </w:p>
        </w:tc>
      </w:tr>
    </w:tbl>
    <w:p w14:paraId="5ACB42AF" w14:textId="77777777" w:rsidR="00B55B3B" w:rsidRPr="001058B5" w:rsidRDefault="008D1AB8" w:rsidP="00B55B3B">
      <w:pPr>
        <w:spacing w:before="42" w:line="218" w:lineRule="auto"/>
        <w:ind w:left="880" w:right="848" w:hanging="180"/>
        <w:rPr>
          <w:rFonts w:ascii="Arial" w:hAnsi="Arial" w:cs="Arial"/>
          <w:sz w:val="16"/>
        </w:rPr>
      </w:pPr>
      <w:r>
        <w:rPr>
          <w:rFonts w:ascii="Arial" w:hAnsi="Arial" w:cs="Arial"/>
        </w:rPr>
        <w:pict w14:anchorId="074F39F1">
          <v:line id="_x0000_s1765" style="position:absolute;left:0;text-align:left;z-index:-664848;mso-position-horizontal-relative:page;mso-position-vertical-relative:text" from="90pt,-36.05pt" to="551.3pt,-36.05pt" strokeweight=".24pt">
            <w10:wrap anchorx="page"/>
          </v:line>
        </w:pict>
      </w:r>
      <w:r>
        <w:rPr>
          <w:rFonts w:ascii="Arial" w:hAnsi="Arial" w:cs="Arial"/>
        </w:rPr>
        <w:pict w14:anchorId="056E7506">
          <v:line id="_x0000_s1766" style="position:absolute;left:0;text-align:left;z-index:-663824;mso-position-horizontal-relative:page;mso-position-vertical-relative:text" from="90pt,-17.2pt" to="551.3pt,-17.2pt" strokeweight=".24pt">
            <w10:wrap anchorx="page"/>
          </v:line>
        </w:pict>
      </w:r>
      <w:r w:rsidR="00B55B3B" w:rsidRPr="001058B5">
        <w:rPr>
          <w:rFonts w:ascii="Arial" w:hAnsi="Arial" w:cs="Arial"/>
          <w:position w:val="6"/>
          <w:sz w:val="11"/>
        </w:rPr>
        <w:t xml:space="preserve">1 </w:t>
      </w:r>
      <w:r w:rsidR="00B55B3B" w:rsidRPr="001058B5">
        <w:rPr>
          <w:rFonts w:ascii="Arial" w:hAnsi="Arial" w:cs="Arial"/>
          <w:sz w:val="16"/>
        </w:rPr>
        <w:t>User roles and other attributes, including globally initialized application context, can be retrieved from Oracle Internet Directory to enforce Oracle Virtual Private Database.</w:t>
      </w:r>
    </w:p>
    <w:p w14:paraId="42CA22C5" w14:textId="77777777" w:rsidR="00B55B3B" w:rsidRPr="001058B5" w:rsidRDefault="00B55B3B" w:rsidP="00B55B3B">
      <w:pPr>
        <w:spacing w:before="11" w:line="201" w:lineRule="exact"/>
        <w:ind w:left="700"/>
        <w:rPr>
          <w:rFonts w:ascii="Arial" w:hAnsi="Arial" w:cs="Arial"/>
          <w:sz w:val="16"/>
        </w:rPr>
      </w:pPr>
      <w:r w:rsidRPr="001058B5">
        <w:rPr>
          <w:rFonts w:ascii="Arial" w:hAnsi="Arial" w:cs="Arial"/>
          <w:position w:val="6"/>
          <w:sz w:val="11"/>
        </w:rPr>
        <w:t xml:space="preserve">2 </w:t>
      </w:r>
      <w:r w:rsidRPr="001058B5">
        <w:rPr>
          <w:rFonts w:ascii="Arial" w:hAnsi="Arial" w:cs="Arial"/>
          <w:sz w:val="16"/>
        </w:rPr>
        <w:t>Application developers can create a global application context attribute representing individual application users (for example,</w:t>
      </w:r>
    </w:p>
    <w:p w14:paraId="5FA4A852" w14:textId="77777777" w:rsidR="00B55B3B" w:rsidRPr="001058B5" w:rsidRDefault="00B55B3B" w:rsidP="00B55B3B">
      <w:pPr>
        <w:spacing w:line="192" w:lineRule="exact"/>
        <w:ind w:left="880"/>
        <w:rPr>
          <w:rFonts w:ascii="Arial" w:hAnsi="Arial" w:cs="Arial"/>
          <w:sz w:val="16"/>
        </w:rPr>
      </w:pPr>
      <w:r w:rsidRPr="001058B5">
        <w:rPr>
          <w:rFonts w:ascii="Arial" w:hAnsi="Arial" w:cs="Arial"/>
          <w:sz w:val="16"/>
        </w:rPr>
        <w:t>REALUSER), which can then be used for controlling each session attributes, or for auditing.</w:t>
      </w:r>
    </w:p>
    <w:p w14:paraId="4ADA39F0" w14:textId="77777777" w:rsidR="00B55B3B" w:rsidRPr="001058B5" w:rsidRDefault="00B55B3B" w:rsidP="00B55B3B">
      <w:pPr>
        <w:pStyle w:val="BodyText"/>
        <w:spacing w:before="10"/>
        <w:rPr>
          <w:rFonts w:ascii="Arial" w:hAnsi="Arial" w:cs="Arial"/>
          <w:sz w:val="25"/>
        </w:rPr>
      </w:pPr>
    </w:p>
    <w:p w14:paraId="30ED9876" w14:textId="77777777" w:rsidR="00B55B3B" w:rsidRPr="001058B5" w:rsidRDefault="00B55B3B" w:rsidP="00B55B3B">
      <w:pPr>
        <w:pStyle w:val="Heading3"/>
      </w:pPr>
      <w:bookmarkStart w:id="1295" w:name="Finding_Information_About_Oracle_Virtual"/>
      <w:bookmarkStart w:id="1296" w:name="_bookmark1543"/>
      <w:bookmarkEnd w:id="1295"/>
      <w:bookmarkEnd w:id="1296"/>
      <w:r w:rsidRPr="001058B5">
        <w:rPr>
          <w:spacing w:val="-25"/>
        </w:rPr>
        <w:t xml:space="preserve">Finding </w:t>
      </w:r>
      <w:r w:rsidRPr="001058B5">
        <w:rPr>
          <w:spacing w:val="-27"/>
        </w:rPr>
        <w:t>Info</w:t>
      </w:r>
      <w:bookmarkStart w:id="1297" w:name="_bookmark1544"/>
      <w:bookmarkEnd w:id="1297"/>
      <w:r w:rsidRPr="001058B5">
        <w:rPr>
          <w:spacing w:val="-27"/>
        </w:rPr>
        <w:t xml:space="preserve">rmation </w:t>
      </w:r>
      <w:r w:rsidRPr="001058B5">
        <w:rPr>
          <w:spacing w:val="-30"/>
        </w:rPr>
        <w:t xml:space="preserve">About </w:t>
      </w:r>
      <w:r w:rsidRPr="001058B5">
        <w:rPr>
          <w:spacing w:val="-26"/>
        </w:rPr>
        <w:t xml:space="preserve">Oracle </w:t>
      </w:r>
      <w:r w:rsidRPr="001058B5">
        <w:rPr>
          <w:spacing w:val="-23"/>
        </w:rPr>
        <w:t xml:space="preserve">Virtual </w:t>
      </w:r>
      <w:r w:rsidRPr="001058B5">
        <w:rPr>
          <w:spacing w:val="-24"/>
        </w:rPr>
        <w:t xml:space="preserve">Private </w:t>
      </w:r>
      <w:r w:rsidRPr="001058B5">
        <w:rPr>
          <w:spacing w:val="-28"/>
        </w:rPr>
        <w:t xml:space="preserve">Database </w:t>
      </w:r>
      <w:r w:rsidRPr="001058B5">
        <w:rPr>
          <w:spacing w:val="-29"/>
        </w:rPr>
        <w:t>Policies</w:t>
      </w:r>
    </w:p>
    <w:p w14:paraId="25FEAC67" w14:textId="77777777" w:rsidR="00B55B3B" w:rsidRPr="001058B5" w:rsidRDefault="008D1AB8" w:rsidP="00B55B3B">
      <w:pPr>
        <w:pStyle w:val="BodyText"/>
        <w:spacing w:before="87" w:line="232" w:lineRule="auto"/>
        <w:ind w:left="2259"/>
        <w:rPr>
          <w:rFonts w:ascii="Arial" w:hAnsi="Arial" w:cs="Arial"/>
        </w:rPr>
      </w:pPr>
      <w:hyperlink w:anchor="_bookmark1546" w:history="1">
        <w:r w:rsidR="00B55B3B" w:rsidRPr="001058B5">
          <w:rPr>
            <w:rFonts w:ascii="Arial" w:hAnsi="Arial" w:cs="Arial"/>
            <w:color w:val="0000CC"/>
          </w:rPr>
          <w:t xml:space="preserve">Table 7–4 </w:t>
        </w:r>
      </w:hyperlink>
      <w:r w:rsidR="00B55B3B" w:rsidRPr="001058B5">
        <w:rPr>
          <w:rFonts w:ascii="Arial" w:hAnsi="Arial" w:cs="Arial"/>
        </w:rPr>
        <w:t xml:space="preserve">lists data dictionary views that you can use to find information about Oracle Virtual Private Database policies. See </w:t>
      </w:r>
      <w:r w:rsidR="00B55B3B" w:rsidRPr="001058B5">
        <w:rPr>
          <w:rFonts w:ascii="Arial" w:hAnsi="Arial" w:cs="Arial"/>
          <w:i/>
        </w:rPr>
        <w:t xml:space="preserve">Oracle Database Reference </w:t>
      </w:r>
      <w:r w:rsidR="00B55B3B" w:rsidRPr="001058B5">
        <w:rPr>
          <w:rFonts w:ascii="Arial" w:hAnsi="Arial" w:cs="Arial"/>
        </w:rPr>
        <w:t>for more information about these views.</w:t>
      </w:r>
    </w:p>
    <w:p w14:paraId="3628B479" w14:textId="77777777" w:rsidR="00B55B3B" w:rsidRPr="001058B5" w:rsidRDefault="00B55B3B" w:rsidP="00B55B3B">
      <w:pPr>
        <w:pStyle w:val="BodyText"/>
        <w:spacing w:before="11"/>
        <w:rPr>
          <w:rFonts w:ascii="Arial" w:hAnsi="Arial" w:cs="Arial"/>
          <w:sz w:val="10"/>
        </w:rPr>
      </w:pPr>
    </w:p>
    <w:p w14:paraId="52A0639E" w14:textId="77777777" w:rsidR="00B55B3B" w:rsidRPr="001058B5" w:rsidRDefault="00B55B3B" w:rsidP="00B55B3B">
      <w:pPr>
        <w:tabs>
          <w:tab w:val="left" w:pos="1733"/>
        </w:tabs>
        <w:spacing w:before="104"/>
        <w:ind w:left="700"/>
        <w:rPr>
          <w:rFonts w:ascii="Arial" w:hAnsi="Arial" w:cs="Arial"/>
          <w:b/>
          <w:i/>
          <w:sz w:val="18"/>
        </w:rPr>
      </w:pPr>
      <w:bookmarkStart w:id="1298" w:name="_bookmark1545"/>
      <w:bookmarkStart w:id="1299" w:name="_bookmark1546"/>
      <w:bookmarkEnd w:id="1298"/>
      <w:bookmarkEnd w:id="1299"/>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7–4</w:t>
      </w:r>
      <w:r w:rsidRPr="001058B5">
        <w:rPr>
          <w:rFonts w:ascii="Arial" w:hAnsi="Arial" w:cs="Arial"/>
          <w:b/>
          <w:i/>
          <w:sz w:val="18"/>
        </w:rPr>
        <w:tab/>
        <w:t>Data Dictionary Views That Display Information about VPD</w:t>
      </w:r>
      <w:r w:rsidRPr="001058B5">
        <w:rPr>
          <w:rFonts w:ascii="Arial" w:hAnsi="Arial" w:cs="Arial"/>
          <w:b/>
          <w:i/>
          <w:spacing w:val="-14"/>
          <w:sz w:val="18"/>
        </w:rPr>
        <w:t xml:space="preserve"> </w:t>
      </w:r>
      <w:r w:rsidRPr="001058B5">
        <w:rPr>
          <w:rFonts w:ascii="Arial" w:hAnsi="Arial" w:cs="Arial"/>
          <w:b/>
          <w:i/>
          <w:sz w:val="18"/>
        </w:rPr>
        <w:t>Policies</w:t>
      </w:r>
    </w:p>
    <w:p w14:paraId="6E1A802F"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B55B3B" w:rsidRPr="001058B5" w14:paraId="6D588010" w14:textId="77777777" w:rsidTr="00B55B3B">
        <w:trPr>
          <w:trHeight w:val="312"/>
        </w:trPr>
        <w:tc>
          <w:tcPr>
            <w:tcW w:w="2353" w:type="dxa"/>
            <w:tcBorders>
              <w:top w:val="single" w:sz="18" w:space="0" w:color="000000"/>
              <w:bottom w:val="single" w:sz="4" w:space="0" w:color="000000"/>
            </w:tcBorders>
          </w:tcPr>
          <w:p w14:paraId="09B47879"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903" w:type="dxa"/>
            <w:tcBorders>
              <w:top w:val="single" w:sz="18" w:space="0" w:color="000000"/>
              <w:bottom w:val="single" w:sz="4" w:space="0" w:color="000000"/>
            </w:tcBorders>
          </w:tcPr>
          <w:p w14:paraId="6B7E74EC" w14:textId="77777777" w:rsidR="00B55B3B" w:rsidRPr="001058B5" w:rsidRDefault="00B55B3B" w:rsidP="00B55B3B">
            <w:pPr>
              <w:pStyle w:val="TableParagraph"/>
              <w:spacing w:before="29"/>
              <w:ind w:left="406"/>
              <w:rPr>
                <w:rFonts w:ascii="Arial" w:hAnsi="Arial" w:cs="Arial"/>
                <w:b/>
                <w:sz w:val="18"/>
              </w:rPr>
            </w:pPr>
            <w:r w:rsidRPr="001058B5">
              <w:rPr>
                <w:rFonts w:ascii="Arial" w:hAnsi="Arial" w:cs="Arial"/>
                <w:b/>
                <w:sz w:val="18"/>
              </w:rPr>
              <w:t>Description</w:t>
            </w:r>
          </w:p>
        </w:tc>
      </w:tr>
      <w:tr w:rsidR="00B55B3B" w:rsidRPr="001058B5" w14:paraId="015723F3" w14:textId="77777777" w:rsidTr="00B55B3B">
        <w:trPr>
          <w:trHeight w:val="532"/>
        </w:trPr>
        <w:tc>
          <w:tcPr>
            <w:tcW w:w="2353" w:type="dxa"/>
            <w:tcBorders>
              <w:top w:val="single" w:sz="4" w:space="0" w:color="000000"/>
              <w:bottom w:val="single" w:sz="2" w:space="0" w:color="000000"/>
            </w:tcBorders>
          </w:tcPr>
          <w:p w14:paraId="7735C93D"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ALL_POLICIES</w:t>
            </w:r>
          </w:p>
        </w:tc>
        <w:tc>
          <w:tcPr>
            <w:tcW w:w="6903" w:type="dxa"/>
            <w:tcBorders>
              <w:top w:val="single" w:sz="4" w:space="0" w:color="000000"/>
              <w:bottom w:val="single" w:sz="2" w:space="0" w:color="000000"/>
            </w:tcBorders>
          </w:tcPr>
          <w:p w14:paraId="65762ADC" w14:textId="77777777" w:rsidR="00B55B3B" w:rsidRPr="001058B5" w:rsidRDefault="00B55B3B" w:rsidP="00B55B3B">
            <w:pPr>
              <w:pStyle w:val="TableParagraph"/>
              <w:spacing w:before="59" w:line="216" w:lineRule="auto"/>
              <w:ind w:left="406"/>
              <w:rPr>
                <w:rFonts w:ascii="Arial" w:hAnsi="Arial" w:cs="Arial"/>
                <w:sz w:val="18"/>
              </w:rPr>
            </w:pPr>
            <w:r w:rsidRPr="001058B5">
              <w:rPr>
                <w:rFonts w:ascii="Arial" w:hAnsi="Arial" w:cs="Arial"/>
                <w:sz w:val="18"/>
              </w:rPr>
              <w:t>Describes all Oracle Virtual Private Database security policies for objects accessible to the current user.</w:t>
            </w:r>
          </w:p>
        </w:tc>
      </w:tr>
      <w:tr w:rsidR="00B55B3B" w:rsidRPr="001058B5" w14:paraId="1A6DADB6" w14:textId="77777777" w:rsidTr="00B55B3B">
        <w:trPr>
          <w:trHeight w:val="735"/>
        </w:trPr>
        <w:tc>
          <w:tcPr>
            <w:tcW w:w="2353" w:type="dxa"/>
            <w:tcBorders>
              <w:top w:val="single" w:sz="2" w:space="0" w:color="000000"/>
              <w:bottom w:val="single" w:sz="2" w:space="0" w:color="000000"/>
            </w:tcBorders>
          </w:tcPr>
          <w:p w14:paraId="070AD5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ALL_POLICY_CONTEXTS</w:t>
            </w:r>
          </w:p>
        </w:tc>
        <w:tc>
          <w:tcPr>
            <w:tcW w:w="6903" w:type="dxa"/>
            <w:tcBorders>
              <w:top w:val="single" w:sz="2" w:space="0" w:color="000000"/>
              <w:bottom w:val="single" w:sz="2" w:space="0" w:color="000000"/>
            </w:tcBorders>
          </w:tcPr>
          <w:p w14:paraId="45B0605D" w14:textId="77777777" w:rsidR="00B55B3B" w:rsidRPr="001058B5" w:rsidRDefault="00B55B3B" w:rsidP="00B55B3B">
            <w:pPr>
              <w:pStyle w:val="TableParagraph"/>
              <w:spacing w:before="61" w:line="216" w:lineRule="auto"/>
              <w:ind w:left="406" w:right="90"/>
              <w:rPr>
                <w:rFonts w:ascii="Arial" w:hAnsi="Arial" w:cs="Arial"/>
                <w:sz w:val="18"/>
              </w:rPr>
            </w:pPr>
            <w:r w:rsidRPr="001058B5">
              <w:rPr>
                <w:rFonts w:ascii="Arial" w:hAnsi="Arial" w:cs="Arial"/>
                <w:sz w:val="18"/>
              </w:rPr>
              <w:t>Describes the driving contexts defined for the synonyms, tables, and views accessible to the current user. A driving context is an application context used in an Oracle Virtual Private Database policy.</w:t>
            </w:r>
          </w:p>
        </w:tc>
      </w:tr>
      <w:tr w:rsidR="00B55B3B" w:rsidRPr="001058B5" w14:paraId="125269E9" w14:textId="77777777" w:rsidTr="00B55B3B">
        <w:trPr>
          <w:trHeight w:val="534"/>
        </w:trPr>
        <w:tc>
          <w:tcPr>
            <w:tcW w:w="2353" w:type="dxa"/>
            <w:tcBorders>
              <w:top w:val="single" w:sz="2" w:space="0" w:color="000000"/>
              <w:bottom w:val="single" w:sz="2" w:space="0" w:color="000000"/>
            </w:tcBorders>
          </w:tcPr>
          <w:p w14:paraId="7CADD9B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ALL_POLICY_GROUPS</w:t>
            </w:r>
          </w:p>
        </w:tc>
        <w:tc>
          <w:tcPr>
            <w:tcW w:w="6903" w:type="dxa"/>
            <w:tcBorders>
              <w:top w:val="single" w:sz="2" w:space="0" w:color="000000"/>
              <w:bottom w:val="single" w:sz="2" w:space="0" w:color="000000"/>
            </w:tcBorders>
          </w:tcPr>
          <w:p w14:paraId="3485F69B" w14:textId="77777777" w:rsidR="00B55B3B" w:rsidRPr="001058B5" w:rsidRDefault="00B55B3B" w:rsidP="00B55B3B">
            <w:pPr>
              <w:pStyle w:val="TableParagraph"/>
              <w:spacing w:before="61" w:line="216" w:lineRule="auto"/>
              <w:ind w:left="406"/>
              <w:rPr>
                <w:rFonts w:ascii="Arial" w:hAnsi="Arial" w:cs="Arial"/>
                <w:sz w:val="18"/>
              </w:rPr>
            </w:pPr>
            <w:r w:rsidRPr="001058B5">
              <w:rPr>
                <w:rFonts w:ascii="Arial" w:hAnsi="Arial" w:cs="Arial"/>
                <w:sz w:val="18"/>
              </w:rPr>
              <w:t>Describes the Oracle Virtual Private Database policy groups defined for the synonyms, tables, and views accessible to the current user</w:t>
            </w:r>
          </w:p>
        </w:tc>
      </w:tr>
      <w:tr w:rsidR="00B55B3B" w:rsidRPr="001058B5" w14:paraId="0D7EB01E" w14:textId="77777777" w:rsidTr="00B55B3B">
        <w:trPr>
          <w:trHeight w:val="535"/>
        </w:trPr>
        <w:tc>
          <w:tcPr>
            <w:tcW w:w="2353" w:type="dxa"/>
            <w:tcBorders>
              <w:top w:val="single" w:sz="2" w:space="0" w:color="000000"/>
              <w:bottom w:val="single" w:sz="2" w:space="0" w:color="000000"/>
            </w:tcBorders>
          </w:tcPr>
          <w:p w14:paraId="7EB5BBB3"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ALL_SEC_RELEVANT_COLS</w:t>
            </w:r>
          </w:p>
        </w:tc>
        <w:tc>
          <w:tcPr>
            <w:tcW w:w="6903" w:type="dxa"/>
            <w:tcBorders>
              <w:top w:val="single" w:sz="2" w:space="0" w:color="000000"/>
              <w:bottom w:val="single" w:sz="2" w:space="0" w:color="000000"/>
            </w:tcBorders>
          </w:tcPr>
          <w:p w14:paraId="1CEEBABD" w14:textId="77777777" w:rsidR="00B55B3B" w:rsidRPr="001058B5" w:rsidRDefault="00B55B3B" w:rsidP="00B55B3B">
            <w:pPr>
              <w:pStyle w:val="TableParagraph"/>
              <w:spacing w:before="61" w:line="216" w:lineRule="auto"/>
              <w:ind w:left="406" w:right="147"/>
              <w:rPr>
                <w:rFonts w:ascii="Arial" w:hAnsi="Arial" w:cs="Arial"/>
                <w:sz w:val="18"/>
              </w:rPr>
            </w:pPr>
            <w:r w:rsidRPr="001058B5">
              <w:rPr>
                <w:rFonts w:ascii="Arial" w:hAnsi="Arial" w:cs="Arial"/>
                <w:sz w:val="18"/>
              </w:rPr>
              <w:t>Describes the security relevant columns of the security policies for the tables and views accessible to the current user</w:t>
            </w:r>
          </w:p>
        </w:tc>
      </w:tr>
      <w:tr w:rsidR="00B55B3B" w:rsidRPr="001058B5" w14:paraId="28BECD2C" w14:textId="77777777" w:rsidTr="00B55B3B">
        <w:trPr>
          <w:trHeight w:val="332"/>
        </w:trPr>
        <w:tc>
          <w:tcPr>
            <w:tcW w:w="2353" w:type="dxa"/>
            <w:tcBorders>
              <w:top w:val="single" w:sz="2" w:space="0" w:color="000000"/>
              <w:bottom w:val="single" w:sz="4" w:space="0" w:color="000000"/>
            </w:tcBorders>
          </w:tcPr>
          <w:p w14:paraId="50371F00"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DBA_POLICIES</w:t>
            </w:r>
          </w:p>
        </w:tc>
        <w:tc>
          <w:tcPr>
            <w:tcW w:w="6903" w:type="dxa"/>
            <w:tcBorders>
              <w:top w:val="single" w:sz="2" w:space="0" w:color="000000"/>
              <w:bottom w:val="single" w:sz="4" w:space="0" w:color="000000"/>
            </w:tcBorders>
          </w:tcPr>
          <w:p w14:paraId="6DAD345D" w14:textId="77777777" w:rsidR="00B55B3B" w:rsidRPr="001058B5" w:rsidRDefault="00B55B3B" w:rsidP="00B55B3B">
            <w:pPr>
              <w:pStyle w:val="TableParagraph"/>
              <w:spacing w:before="44"/>
              <w:ind w:left="406"/>
              <w:rPr>
                <w:rFonts w:ascii="Arial" w:hAnsi="Arial" w:cs="Arial"/>
                <w:sz w:val="18"/>
              </w:rPr>
            </w:pPr>
            <w:r w:rsidRPr="001058B5">
              <w:rPr>
                <w:rFonts w:ascii="Arial" w:hAnsi="Arial" w:cs="Arial"/>
                <w:sz w:val="18"/>
              </w:rPr>
              <w:t>Describes all Oracle Virtual Private Database security policies in the database.</w:t>
            </w:r>
          </w:p>
        </w:tc>
      </w:tr>
    </w:tbl>
    <w:p w14:paraId="3AD1CE5A" w14:textId="77777777" w:rsidR="00B55B3B" w:rsidRPr="001058B5" w:rsidRDefault="00B55B3B" w:rsidP="00B55B3B">
      <w:pPr>
        <w:rPr>
          <w:rFonts w:ascii="Arial" w:hAnsi="Arial" w:cs="Arial"/>
          <w:sz w:val="18"/>
        </w:rPr>
        <w:sectPr w:rsidR="00B55B3B" w:rsidRPr="001058B5">
          <w:headerReference w:type="even" r:id="rId170"/>
          <w:headerReference w:type="default" r:id="rId171"/>
          <w:pgSz w:w="12240" w:h="15840"/>
          <w:pgMar w:top="840" w:right="1060" w:bottom="860" w:left="1100" w:header="549" w:footer="663" w:gutter="0"/>
          <w:cols w:space="720"/>
        </w:sectPr>
      </w:pPr>
    </w:p>
    <w:p w14:paraId="1DE62378" w14:textId="77777777" w:rsidR="00B55B3B" w:rsidRPr="001058B5" w:rsidRDefault="00B55B3B" w:rsidP="00B55B3B">
      <w:pPr>
        <w:pStyle w:val="BodyText"/>
        <w:spacing w:before="4"/>
        <w:rPr>
          <w:rFonts w:ascii="Arial" w:hAnsi="Arial" w:cs="Arial"/>
          <w:b/>
          <w:i/>
          <w:sz w:val="27"/>
        </w:rPr>
      </w:pPr>
    </w:p>
    <w:p w14:paraId="20EB8518" w14:textId="77777777" w:rsidR="00B55B3B" w:rsidRPr="001058B5" w:rsidRDefault="00B55B3B" w:rsidP="00B55B3B">
      <w:pPr>
        <w:spacing w:before="104"/>
        <w:ind w:left="100"/>
        <w:rPr>
          <w:rFonts w:ascii="Arial" w:hAnsi="Arial" w:cs="Arial"/>
          <w:b/>
          <w:i/>
          <w:sz w:val="18"/>
        </w:rPr>
      </w:pPr>
      <w:r w:rsidRPr="001058B5">
        <w:rPr>
          <w:rFonts w:ascii="Arial" w:hAnsi="Arial" w:cs="Arial"/>
          <w:b/>
          <w:i/>
          <w:sz w:val="18"/>
        </w:rPr>
        <w:t>Table 7–4 (Cont.) Data Dictionary Views That Display Information about VPD Policies</w:t>
      </w:r>
    </w:p>
    <w:p w14:paraId="065D9CAD"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B55B3B" w:rsidRPr="001058B5" w14:paraId="69F02C28" w14:textId="77777777" w:rsidTr="00B55B3B">
        <w:trPr>
          <w:trHeight w:val="311"/>
        </w:trPr>
        <w:tc>
          <w:tcPr>
            <w:tcW w:w="2399" w:type="dxa"/>
            <w:tcBorders>
              <w:top w:val="single" w:sz="18" w:space="0" w:color="000000"/>
              <w:bottom w:val="single" w:sz="4" w:space="0" w:color="000000"/>
            </w:tcBorders>
          </w:tcPr>
          <w:p w14:paraId="505039BE" w14:textId="77777777" w:rsidR="00B55B3B" w:rsidRPr="001058B5" w:rsidRDefault="00B55B3B" w:rsidP="00B55B3B">
            <w:pPr>
              <w:pStyle w:val="TableParagraph"/>
              <w:spacing w:before="27"/>
              <w:rPr>
                <w:rFonts w:ascii="Arial" w:hAnsi="Arial" w:cs="Arial"/>
                <w:b/>
                <w:sz w:val="18"/>
              </w:rPr>
            </w:pPr>
            <w:r w:rsidRPr="001058B5">
              <w:rPr>
                <w:rFonts w:ascii="Arial" w:hAnsi="Arial" w:cs="Arial"/>
                <w:b/>
                <w:sz w:val="18"/>
              </w:rPr>
              <w:t>View</w:t>
            </w:r>
          </w:p>
        </w:tc>
        <w:tc>
          <w:tcPr>
            <w:tcW w:w="6857" w:type="dxa"/>
            <w:tcBorders>
              <w:top w:val="single" w:sz="18" w:space="0" w:color="000000"/>
              <w:bottom w:val="single" w:sz="4" w:space="0" w:color="000000"/>
            </w:tcBorders>
          </w:tcPr>
          <w:p w14:paraId="30C3FDE6" w14:textId="77777777" w:rsidR="00B55B3B" w:rsidRPr="001058B5" w:rsidRDefault="00B55B3B" w:rsidP="00B55B3B">
            <w:pPr>
              <w:pStyle w:val="TableParagraph"/>
              <w:spacing w:before="27"/>
              <w:ind w:left="361"/>
              <w:rPr>
                <w:rFonts w:ascii="Arial" w:hAnsi="Arial" w:cs="Arial"/>
                <w:b/>
                <w:sz w:val="18"/>
              </w:rPr>
            </w:pPr>
            <w:r w:rsidRPr="001058B5">
              <w:rPr>
                <w:rFonts w:ascii="Arial" w:hAnsi="Arial" w:cs="Arial"/>
                <w:b/>
                <w:sz w:val="18"/>
              </w:rPr>
              <w:t>Description</w:t>
            </w:r>
          </w:p>
        </w:tc>
      </w:tr>
      <w:tr w:rsidR="00B55B3B" w:rsidRPr="001058B5" w14:paraId="0018C10D" w14:textId="77777777" w:rsidTr="00B55B3B">
        <w:trPr>
          <w:trHeight w:val="332"/>
        </w:trPr>
        <w:tc>
          <w:tcPr>
            <w:tcW w:w="2399" w:type="dxa"/>
            <w:tcBorders>
              <w:top w:val="single" w:sz="4" w:space="0" w:color="000000"/>
              <w:bottom w:val="single" w:sz="2" w:space="0" w:color="000000"/>
            </w:tcBorders>
          </w:tcPr>
          <w:p w14:paraId="3DDADEF0"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DBA_POLICY_GROUPS</w:t>
            </w:r>
          </w:p>
        </w:tc>
        <w:tc>
          <w:tcPr>
            <w:tcW w:w="6857" w:type="dxa"/>
            <w:tcBorders>
              <w:top w:val="single" w:sz="4" w:space="0" w:color="000000"/>
              <w:bottom w:val="single" w:sz="2" w:space="0" w:color="000000"/>
            </w:tcBorders>
          </w:tcPr>
          <w:p w14:paraId="10A75FF4" w14:textId="77777777" w:rsidR="00B55B3B" w:rsidRPr="001058B5" w:rsidRDefault="00B55B3B" w:rsidP="00B55B3B">
            <w:pPr>
              <w:pStyle w:val="TableParagraph"/>
              <w:spacing w:before="41"/>
              <w:ind w:left="361"/>
              <w:rPr>
                <w:rFonts w:ascii="Arial" w:hAnsi="Arial" w:cs="Arial"/>
                <w:sz w:val="18"/>
              </w:rPr>
            </w:pPr>
            <w:r w:rsidRPr="001058B5">
              <w:rPr>
                <w:rFonts w:ascii="Arial" w:hAnsi="Arial" w:cs="Arial"/>
                <w:sz w:val="18"/>
              </w:rPr>
              <w:t>Describes all policy groups in the database.</w:t>
            </w:r>
          </w:p>
        </w:tc>
      </w:tr>
      <w:tr w:rsidR="00B55B3B" w:rsidRPr="001058B5" w14:paraId="2CCD3C67" w14:textId="77777777" w:rsidTr="00B55B3B">
        <w:trPr>
          <w:trHeight w:val="535"/>
        </w:trPr>
        <w:tc>
          <w:tcPr>
            <w:tcW w:w="2399" w:type="dxa"/>
            <w:tcBorders>
              <w:top w:val="single" w:sz="2" w:space="0" w:color="000000"/>
              <w:bottom w:val="single" w:sz="2" w:space="0" w:color="000000"/>
            </w:tcBorders>
          </w:tcPr>
          <w:p w14:paraId="50B2C60C"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DBA_POLICY_CONTEXTS</w:t>
            </w:r>
          </w:p>
        </w:tc>
        <w:tc>
          <w:tcPr>
            <w:tcW w:w="6857" w:type="dxa"/>
            <w:tcBorders>
              <w:top w:val="single" w:sz="2" w:space="0" w:color="000000"/>
              <w:bottom w:val="single" w:sz="2" w:space="0" w:color="000000"/>
            </w:tcBorders>
          </w:tcPr>
          <w:p w14:paraId="75648849" w14:textId="77777777" w:rsidR="00B55B3B" w:rsidRPr="001058B5" w:rsidRDefault="00B55B3B" w:rsidP="00B55B3B">
            <w:pPr>
              <w:pStyle w:val="TableParagraph"/>
              <w:spacing w:before="64" w:line="213" w:lineRule="auto"/>
              <w:ind w:left="361" w:right="138"/>
              <w:rPr>
                <w:rFonts w:ascii="Arial" w:hAnsi="Arial" w:cs="Arial"/>
                <w:sz w:val="18"/>
              </w:rPr>
            </w:pPr>
            <w:r w:rsidRPr="001058B5">
              <w:rPr>
                <w:rFonts w:ascii="Arial" w:hAnsi="Arial" w:cs="Arial"/>
                <w:sz w:val="18"/>
              </w:rPr>
              <w:t>Describes all driving contexts in the database. Its columns are the same as those in ALL_POLICY_CONTEXTS.</w:t>
            </w:r>
          </w:p>
        </w:tc>
      </w:tr>
      <w:tr w:rsidR="00B55B3B" w:rsidRPr="001058B5" w14:paraId="7F937C74" w14:textId="77777777" w:rsidTr="00B55B3B">
        <w:trPr>
          <w:trHeight w:val="335"/>
        </w:trPr>
        <w:tc>
          <w:tcPr>
            <w:tcW w:w="2399" w:type="dxa"/>
            <w:tcBorders>
              <w:top w:val="single" w:sz="2" w:space="0" w:color="000000"/>
              <w:bottom w:val="single" w:sz="2" w:space="0" w:color="000000"/>
            </w:tcBorders>
          </w:tcPr>
          <w:p w14:paraId="5892F3D6"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DBA_SEC_RELEVANT_COLS</w:t>
            </w:r>
          </w:p>
        </w:tc>
        <w:tc>
          <w:tcPr>
            <w:tcW w:w="6857" w:type="dxa"/>
            <w:tcBorders>
              <w:top w:val="single" w:sz="2" w:space="0" w:color="000000"/>
              <w:bottom w:val="single" w:sz="2" w:space="0" w:color="000000"/>
            </w:tcBorders>
          </w:tcPr>
          <w:p w14:paraId="18A15055" w14:textId="77777777" w:rsidR="00B55B3B" w:rsidRPr="001058B5" w:rsidRDefault="00B55B3B" w:rsidP="00B55B3B">
            <w:pPr>
              <w:pStyle w:val="TableParagraph"/>
              <w:spacing w:before="45"/>
              <w:ind w:left="361"/>
              <w:rPr>
                <w:rFonts w:ascii="Arial" w:hAnsi="Arial" w:cs="Arial"/>
                <w:sz w:val="18"/>
              </w:rPr>
            </w:pPr>
            <w:r w:rsidRPr="001058B5">
              <w:rPr>
                <w:rFonts w:ascii="Arial" w:hAnsi="Arial" w:cs="Arial"/>
                <w:sz w:val="18"/>
              </w:rPr>
              <w:t>Describes the security relevant columns of all security policies in the database</w:t>
            </w:r>
          </w:p>
        </w:tc>
      </w:tr>
      <w:tr w:rsidR="00B55B3B" w:rsidRPr="001058B5" w14:paraId="73DC4A92" w14:textId="77777777" w:rsidTr="00B55B3B">
        <w:trPr>
          <w:trHeight w:val="735"/>
        </w:trPr>
        <w:tc>
          <w:tcPr>
            <w:tcW w:w="2399" w:type="dxa"/>
            <w:tcBorders>
              <w:top w:val="single" w:sz="2" w:space="0" w:color="000000"/>
              <w:bottom w:val="single" w:sz="2" w:space="0" w:color="000000"/>
            </w:tcBorders>
          </w:tcPr>
          <w:p w14:paraId="581A7B74"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USER_POLICIES</w:t>
            </w:r>
          </w:p>
        </w:tc>
        <w:tc>
          <w:tcPr>
            <w:tcW w:w="6857" w:type="dxa"/>
            <w:tcBorders>
              <w:top w:val="single" w:sz="2" w:space="0" w:color="000000"/>
              <w:bottom w:val="single" w:sz="2" w:space="0" w:color="000000"/>
            </w:tcBorders>
          </w:tcPr>
          <w:p w14:paraId="0AFF0129" w14:textId="77777777" w:rsidR="00B55B3B" w:rsidRPr="001058B5" w:rsidRDefault="00B55B3B" w:rsidP="00B55B3B">
            <w:pPr>
              <w:pStyle w:val="TableParagraph"/>
              <w:spacing w:before="63" w:line="213" w:lineRule="auto"/>
              <w:ind w:left="361"/>
              <w:rPr>
                <w:rFonts w:ascii="Arial" w:hAnsi="Arial" w:cs="Arial"/>
                <w:sz w:val="18"/>
              </w:rPr>
            </w:pPr>
            <w:r w:rsidRPr="001058B5">
              <w:rPr>
                <w:rFonts w:ascii="Arial" w:hAnsi="Arial" w:cs="Arial"/>
                <w:sz w:val="18"/>
              </w:rPr>
              <w:t>Describes all Oracle Virtual Private Database security policies associated with objects</w:t>
            </w:r>
            <w:r w:rsidRPr="001058B5">
              <w:rPr>
                <w:rFonts w:ascii="Arial" w:hAnsi="Arial" w:cs="Arial"/>
                <w:spacing w:val="-19"/>
                <w:sz w:val="18"/>
              </w:rPr>
              <w:t xml:space="preserve"> </w:t>
            </w:r>
            <w:r w:rsidRPr="001058B5">
              <w:rPr>
                <w:rFonts w:ascii="Arial" w:hAnsi="Arial" w:cs="Arial"/>
                <w:sz w:val="18"/>
              </w:rPr>
              <w:t>owned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current</w:t>
            </w:r>
            <w:r w:rsidRPr="001058B5">
              <w:rPr>
                <w:rFonts w:ascii="Arial" w:hAnsi="Arial" w:cs="Arial"/>
                <w:spacing w:val="-19"/>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9"/>
                <w:sz w:val="18"/>
              </w:rPr>
              <w:t xml:space="preserve"> </w:t>
            </w:r>
            <w:r w:rsidRPr="001058B5">
              <w:rPr>
                <w:rFonts w:ascii="Arial" w:hAnsi="Arial" w:cs="Arial"/>
                <w:sz w:val="18"/>
              </w:rPr>
              <w:t>view</w:t>
            </w:r>
            <w:r w:rsidRPr="001058B5">
              <w:rPr>
                <w:rFonts w:ascii="Arial" w:hAnsi="Arial" w:cs="Arial"/>
                <w:spacing w:val="-19"/>
                <w:sz w:val="18"/>
              </w:rPr>
              <w:t xml:space="preserve"> </w:t>
            </w:r>
            <w:r w:rsidRPr="001058B5">
              <w:rPr>
                <w:rFonts w:ascii="Arial" w:hAnsi="Arial" w:cs="Arial"/>
                <w:sz w:val="18"/>
              </w:rPr>
              <w:t>does</w:t>
            </w:r>
            <w:r w:rsidRPr="001058B5">
              <w:rPr>
                <w:rFonts w:ascii="Arial" w:hAnsi="Arial" w:cs="Arial"/>
                <w:spacing w:val="-19"/>
                <w:sz w:val="18"/>
              </w:rPr>
              <w:t xml:space="preserve"> </w:t>
            </w:r>
            <w:r w:rsidRPr="001058B5">
              <w:rPr>
                <w:rFonts w:ascii="Arial" w:hAnsi="Arial" w:cs="Arial"/>
                <w:sz w:val="18"/>
              </w:rPr>
              <w:t>not</w:t>
            </w:r>
            <w:r w:rsidRPr="001058B5">
              <w:rPr>
                <w:rFonts w:ascii="Arial" w:hAnsi="Arial" w:cs="Arial"/>
                <w:spacing w:val="-19"/>
                <w:sz w:val="18"/>
              </w:rPr>
              <w:t xml:space="preserve"> </w:t>
            </w:r>
            <w:r w:rsidRPr="001058B5">
              <w:rPr>
                <w:rFonts w:ascii="Arial" w:hAnsi="Arial" w:cs="Arial"/>
                <w:sz w:val="18"/>
              </w:rPr>
              <w:t>display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OBJECT_OWNER column.</w:t>
            </w:r>
          </w:p>
        </w:tc>
      </w:tr>
      <w:tr w:rsidR="00B55B3B" w:rsidRPr="001058B5" w14:paraId="39D907B6" w14:textId="77777777" w:rsidTr="00B55B3B">
        <w:trPr>
          <w:trHeight w:val="734"/>
        </w:trPr>
        <w:tc>
          <w:tcPr>
            <w:tcW w:w="2399" w:type="dxa"/>
            <w:tcBorders>
              <w:top w:val="single" w:sz="2" w:space="0" w:color="000000"/>
              <w:bottom w:val="single" w:sz="2" w:space="0" w:color="000000"/>
            </w:tcBorders>
          </w:tcPr>
          <w:p w14:paraId="6525CA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USER_POLICY_CONTEXTS</w:t>
            </w:r>
          </w:p>
        </w:tc>
        <w:tc>
          <w:tcPr>
            <w:tcW w:w="6857" w:type="dxa"/>
            <w:tcBorders>
              <w:top w:val="single" w:sz="2" w:space="0" w:color="000000"/>
              <w:bottom w:val="single" w:sz="2" w:space="0" w:color="000000"/>
            </w:tcBorders>
          </w:tcPr>
          <w:p w14:paraId="75D9A698" w14:textId="77777777" w:rsidR="00B55B3B" w:rsidRPr="001058B5" w:rsidRDefault="00B55B3B" w:rsidP="00B55B3B">
            <w:pPr>
              <w:pStyle w:val="TableParagraph"/>
              <w:spacing w:before="63" w:line="213" w:lineRule="auto"/>
              <w:ind w:left="361" w:right="138"/>
              <w:rPr>
                <w:rFonts w:ascii="Arial" w:hAnsi="Arial" w:cs="Arial"/>
                <w:sz w:val="18"/>
              </w:rPr>
            </w:pPr>
            <w:r w:rsidRPr="001058B5">
              <w:rPr>
                <w:rFonts w:ascii="Arial" w:hAnsi="Arial" w:cs="Arial"/>
                <w:sz w:val="18"/>
              </w:rPr>
              <w:t>Describes the driving contexts defined for the synonyms, tables, and views owned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current</w:t>
            </w:r>
            <w:r w:rsidRPr="001058B5">
              <w:rPr>
                <w:rFonts w:ascii="Arial" w:hAnsi="Arial" w:cs="Arial"/>
                <w:spacing w:val="-18"/>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Its</w:t>
            </w:r>
            <w:r w:rsidRPr="001058B5">
              <w:rPr>
                <w:rFonts w:ascii="Arial" w:hAnsi="Arial" w:cs="Arial"/>
                <w:spacing w:val="-18"/>
                <w:sz w:val="18"/>
              </w:rPr>
              <w:t xml:space="preserve"> </w:t>
            </w:r>
            <w:r w:rsidRPr="001058B5">
              <w:rPr>
                <w:rFonts w:ascii="Arial" w:hAnsi="Arial" w:cs="Arial"/>
                <w:sz w:val="18"/>
              </w:rPr>
              <w:t>columns</w:t>
            </w:r>
            <w:r w:rsidRPr="001058B5">
              <w:rPr>
                <w:rFonts w:ascii="Arial" w:hAnsi="Arial" w:cs="Arial"/>
                <w:spacing w:val="-18"/>
                <w:sz w:val="18"/>
              </w:rPr>
              <w:t xml:space="preserve"> </w:t>
            </w:r>
            <w:r w:rsidRPr="001058B5">
              <w:rPr>
                <w:rFonts w:ascii="Arial" w:hAnsi="Arial" w:cs="Arial"/>
                <w:sz w:val="18"/>
              </w:rPr>
              <w:t>(except</w:t>
            </w:r>
            <w:r w:rsidRPr="001058B5">
              <w:rPr>
                <w:rFonts w:ascii="Arial" w:hAnsi="Arial" w:cs="Arial"/>
                <w:spacing w:val="-18"/>
                <w:sz w:val="18"/>
              </w:rPr>
              <w:t xml:space="preserve"> </w:t>
            </w:r>
            <w:r w:rsidRPr="001058B5">
              <w:rPr>
                <w:rFonts w:ascii="Arial" w:hAnsi="Arial" w:cs="Arial"/>
                <w:sz w:val="18"/>
              </w:rPr>
              <w:t>for</w:t>
            </w:r>
            <w:r w:rsidRPr="001058B5">
              <w:rPr>
                <w:rFonts w:ascii="Arial" w:hAnsi="Arial" w:cs="Arial"/>
                <w:spacing w:val="-18"/>
                <w:sz w:val="18"/>
              </w:rPr>
              <w:t xml:space="preserve"> </w:t>
            </w:r>
            <w:r w:rsidRPr="001058B5">
              <w:rPr>
                <w:rFonts w:ascii="Arial" w:hAnsi="Arial" w:cs="Arial"/>
                <w:sz w:val="18"/>
              </w:rPr>
              <w:t>OBJECT_OWNER)</w:t>
            </w:r>
            <w:r w:rsidRPr="001058B5">
              <w:rPr>
                <w:rFonts w:ascii="Arial" w:hAnsi="Arial" w:cs="Arial"/>
                <w:spacing w:val="-18"/>
                <w:sz w:val="18"/>
              </w:rPr>
              <w:t xml:space="preserve"> </w:t>
            </w:r>
            <w:r w:rsidRPr="001058B5">
              <w:rPr>
                <w:rFonts w:ascii="Arial" w:hAnsi="Arial" w:cs="Arial"/>
                <w:sz w:val="18"/>
              </w:rPr>
              <w:t>are</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same as those in</w:t>
            </w:r>
            <w:r w:rsidRPr="001058B5">
              <w:rPr>
                <w:rFonts w:ascii="Arial" w:hAnsi="Arial" w:cs="Arial"/>
                <w:spacing w:val="-14"/>
                <w:sz w:val="18"/>
              </w:rPr>
              <w:t xml:space="preserve"> </w:t>
            </w:r>
            <w:r w:rsidRPr="001058B5">
              <w:rPr>
                <w:rFonts w:ascii="Arial" w:hAnsi="Arial" w:cs="Arial"/>
                <w:sz w:val="18"/>
              </w:rPr>
              <w:t>ALL_POLICY_CONTEXTS.</w:t>
            </w:r>
          </w:p>
        </w:tc>
      </w:tr>
      <w:tr w:rsidR="00B55B3B" w:rsidRPr="001058B5" w14:paraId="6C9DB19A" w14:textId="77777777" w:rsidTr="00B55B3B">
        <w:trPr>
          <w:trHeight w:val="735"/>
        </w:trPr>
        <w:tc>
          <w:tcPr>
            <w:tcW w:w="2399" w:type="dxa"/>
            <w:tcBorders>
              <w:top w:val="single" w:sz="2" w:space="0" w:color="000000"/>
              <w:bottom w:val="single" w:sz="2" w:space="0" w:color="000000"/>
            </w:tcBorders>
          </w:tcPr>
          <w:p w14:paraId="56099992"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USER_SEC_RELEVANT_COLS</w:t>
            </w:r>
          </w:p>
        </w:tc>
        <w:tc>
          <w:tcPr>
            <w:tcW w:w="6857" w:type="dxa"/>
            <w:tcBorders>
              <w:top w:val="single" w:sz="2" w:space="0" w:color="000000"/>
              <w:bottom w:val="single" w:sz="2" w:space="0" w:color="000000"/>
            </w:tcBorders>
          </w:tcPr>
          <w:p w14:paraId="495568AE" w14:textId="77777777" w:rsidR="00B55B3B" w:rsidRPr="001058B5" w:rsidRDefault="00B55B3B" w:rsidP="00B55B3B">
            <w:pPr>
              <w:pStyle w:val="TableParagraph"/>
              <w:spacing w:before="64" w:line="213" w:lineRule="auto"/>
              <w:ind w:left="360" w:right="147"/>
              <w:rPr>
                <w:rFonts w:ascii="Arial" w:hAnsi="Arial" w:cs="Arial"/>
                <w:sz w:val="18"/>
              </w:rPr>
            </w:pPr>
            <w:r w:rsidRPr="001058B5">
              <w:rPr>
                <w:rFonts w:ascii="Arial" w:hAnsi="Arial" w:cs="Arial"/>
                <w:sz w:val="18"/>
              </w:rPr>
              <w:t>Describes the security relevant columns of the security policies for the tables and</w:t>
            </w:r>
            <w:r w:rsidRPr="001058B5">
              <w:rPr>
                <w:rFonts w:ascii="Arial" w:hAnsi="Arial" w:cs="Arial"/>
                <w:spacing w:val="-20"/>
                <w:sz w:val="18"/>
              </w:rPr>
              <w:t xml:space="preserve"> </w:t>
            </w:r>
            <w:r w:rsidRPr="001058B5">
              <w:rPr>
                <w:rFonts w:ascii="Arial" w:hAnsi="Arial" w:cs="Arial"/>
                <w:sz w:val="18"/>
              </w:rPr>
              <w:t>views</w:t>
            </w:r>
            <w:r w:rsidRPr="001058B5">
              <w:rPr>
                <w:rFonts w:ascii="Arial" w:hAnsi="Arial" w:cs="Arial"/>
                <w:spacing w:val="-20"/>
                <w:sz w:val="18"/>
              </w:rPr>
              <w:t xml:space="preserve"> </w:t>
            </w:r>
            <w:r w:rsidRPr="001058B5">
              <w:rPr>
                <w:rFonts w:ascii="Arial" w:hAnsi="Arial" w:cs="Arial"/>
                <w:sz w:val="18"/>
              </w:rPr>
              <w:t>owned</w:t>
            </w:r>
            <w:r w:rsidRPr="001058B5">
              <w:rPr>
                <w:rFonts w:ascii="Arial" w:hAnsi="Arial" w:cs="Arial"/>
                <w:spacing w:val="-20"/>
                <w:sz w:val="18"/>
              </w:rPr>
              <w:t xml:space="preserve"> </w:t>
            </w:r>
            <w:r w:rsidRPr="001058B5">
              <w:rPr>
                <w:rFonts w:ascii="Arial" w:hAnsi="Arial" w:cs="Arial"/>
                <w:sz w:val="18"/>
              </w:rPr>
              <w:t>by</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current</w:t>
            </w:r>
            <w:r w:rsidRPr="001058B5">
              <w:rPr>
                <w:rFonts w:ascii="Arial" w:hAnsi="Arial" w:cs="Arial"/>
                <w:spacing w:val="-20"/>
                <w:sz w:val="18"/>
              </w:rPr>
              <w:t xml:space="preserve"> </w:t>
            </w:r>
            <w:r w:rsidRPr="001058B5">
              <w:rPr>
                <w:rFonts w:ascii="Arial" w:hAnsi="Arial" w:cs="Arial"/>
                <w:spacing w:val="-3"/>
                <w:sz w:val="18"/>
              </w:rPr>
              <w:t>user.</w:t>
            </w:r>
            <w:r w:rsidRPr="001058B5">
              <w:rPr>
                <w:rFonts w:ascii="Arial" w:hAnsi="Arial" w:cs="Arial"/>
                <w:spacing w:val="-20"/>
                <w:sz w:val="18"/>
              </w:rPr>
              <w:t xml:space="preserve"> </w:t>
            </w:r>
            <w:r w:rsidRPr="001058B5">
              <w:rPr>
                <w:rFonts w:ascii="Arial" w:hAnsi="Arial" w:cs="Arial"/>
                <w:sz w:val="18"/>
              </w:rPr>
              <w:t>Its</w:t>
            </w:r>
            <w:r w:rsidRPr="001058B5">
              <w:rPr>
                <w:rFonts w:ascii="Arial" w:hAnsi="Arial" w:cs="Arial"/>
                <w:spacing w:val="-20"/>
                <w:sz w:val="18"/>
              </w:rPr>
              <w:t xml:space="preserve"> </w:t>
            </w:r>
            <w:r w:rsidRPr="001058B5">
              <w:rPr>
                <w:rFonts w:ascii="Arial" w:hAnsi="Arial" w:cs="Arial"/>
                <w:sz w:val="18"/>
              </w:rPr>
              <w:t>columns</w:t>
            </w:r>
            <w:r w:rsidRPr="001058B5">
              <w:rPr>
                <w:rFonts w:ascii="Arial" w:hAnsi="Arial" w:cs="Arial"/>
                <w:spacing w:val="-20"/>
                <w:sz w:val="18"/>
              </w:rPr>
              <w:t xml:space="preserve"> </w:t>
            </w:r>
            <w:r w:rsidRPr="001058B5">
              <w:rPr>
                <w:rFonts w:ascii="Arial" w:hAnsi="Arial" w:cs="Arial"/>
                <w:sz w:val="18"/>
              </w:rPr>
              <w:t>(except</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19"/>
                <w:sz w:val="18"/>
              </w:rPr>
              <w:t xml:space="preserve"> </w:t>
            </w:r>
            <w:r w:rsidRPr="001058B5">
              <w:rPr>
                <w:rFonts w:ascii="Arial" w:hAnsi="Arial" w:cs="Arial"/>
                <w:sz w:val="18"/>
              </w:rPr>
              <w:t>OBJECT_OWNER)</w:t>
            </w:r>
            <w:r w:rsidRPr="001058B5">
              <w:rPr>
                <w:rFonts w:ascii="Arial" w:hAnsi="Arial" w:cs="Arial"/>
                <w:spacing w:val="-20"/>
                <w:sz w:val="18"/>
              </w:rPr>
              <w:t xml:space="preserve"> </w:t>
            </w:r>
            <w:r w:rsidRPr="001058B5">
              <w:rPr>
                <w:rFonts w:ascii="Arial" w:hAnsi="Arial" w:cs="Arial"/>
                <w:sz w:val="18"/>
              </w:rPr>
              <w:t>are the same as those in</w:t>
            </w:r>
            <w:r w:rsidRPr="001058B5">
              <w:rPr>
                <w:rFonts w:ascii="Arial" w:hAnsi="Arial" w:cs="Arial"/>
                <w:spacing w:val="-30"/>
                <w:sz w:val="18"/>
              </w:rPr>
              <w:t xml:space="preserve"> </w:t>
            </w:r>
            <w:r w:rsidRPr="001058B5">
              <w:rPr>
                <w:rFonts w:ascii="Arial" w:hAnsi="Arial" w:cs="Arial"/>
                <w:sz w:val="18"/>
              </w:rPr>
              <w:t>ALL_SEC_RELEVANT_COLS.</w:t>
            </w:r>
          </w:p>
        </w:tc>
      </w:tr>
      <w:tr w:rsidR="00B55B3B" w:rsidRPr="001058B5" w14:paraId="68B48399" w14:textId="77777777" w:rsidTr="00B55B3B">
        <w:trPr>
          <w:trHeight w:val="535"/>
        </w:trPr>
        <w:tc>
          <w:tcPr>
            <w:tcW w:w="2399" w:type="dxa"/>
            <w:tcBorders>
              <w:top w:val="single" w:sz="2" w:space="0" w:color="000000"/>
              <w:bottom w:val="single" w:sz="2" w:space="0" w:color="000000"/>
            </w:tcBorders>
          </w:tcPr>
          <w:p w14:paraId="78B34B57"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USER_POLICY_GROUPS</w:t>
            </w:r>
          </w:p>
        </w:tc>
        <w:tc>
          <w:tcPr>
            <w:tcW w:w="6857" w:type="dxa"/>
            <w:tcBorders>
              <w:top w:val="single" w:sz="2" w:space="0" w:color="000000"/>
              <w:bottom w:val="single" w:sz="2" w:space="0" w:color="000000"/>
            </w:tcBorders>
          </w:tcPr>
          <w:p w14:paraId="115E461D" w14:textId="77777777" w:rsidR="00B55B3B" w:rsidRPr="001058B5" w:rsidRDefault="00B55B3B" w:rsidP="00B55B3B">
            <w:pPr>
              <w:pStyle w:val="TableParagraph"/>
              <w:spacing w:before="61" w:line="216" w:lineRule="auto"/>
              <w:ind w:left="360"/>
              <w:rPr>
                <w:rFonts w:ascii="Arial" w:hAnsi="Arial" w:cs="Arial"/>
                <w:sz w:val="18"/>
              </w:rPr>
            </w:pPr>
            <w:r w:rsidRPr="001058B5">
              <w:rPr>
                <w:rFonts w:ascii="Arial" w:hAnsi="Arial" w:cs="Arial"/>
                <w:sz w:val="18"/>
              </w:rPr>
              <w:t xml:space="preserve">Describes the policy groups defined for the synonyms, tables, and views owned by the current </w:t>
            </w:r>
            <w:r w:rsidRPr="001058B5">
              <w:rPr>
                <w:rFonts w:ascii="Arial" w:hAnsi="Arial" w:cs="Arial"/>
                <w:spacing w:val="-3"/>
                <w:sz w:val="18"/>
              </w:rPr>
              <w:t xml:space="preserve">user. </w:t>
            </w:r>
            <w:r w:rsidRPr="001058B5">
              <w:rPr>
                <w:rFonts w:ascii="Arial" w:hAnsi="Arial" w:cs="Arial"/>
                <w:sz w:val="18"/>
              </w:rPr>
              <w:t>This view does not display the OBJECT_OWNER</w:t>
            </w:r>
            <w:r w:rsidRPr="001058B5">
              <w:rPr>
                <w:rFonts w:ascii="Arial" w:hAnsi="Arial" w:cs="Arial"/>
                <w:spacing w:val="-79"/>
                <w:sz w:val="18"/>
              </w:rPr>
              <w:t xml:space="preserve"> </w:t>
            </w:r>
            <w:r w:rsidRPr="001058B5">
              <w:rPr>
                <w:rFonts w:ascii="Arial" w:hAnsi="Arial" w:cs="Arial"/>
                <w:sz w:val="18"/>
              </w:rPr>
              <w:t>column.</w:t>
            </w:r>
          </w:p>
        </w:tc>
      </w:tr>
      <w:tr w:rsidR="00B55B3B" w:rsidRPr="001058B5" w14:paraId="3BA70FB0" w14:textId="77777777" w:rsidTr="00B55B3B">
        <w:trPr>
          <w:trHeight w:val="732"/>
        </w:trPr>
        <w:tc>
          <w:tcPr>
            <w:tcW w:w="2399" w:type="dxa"/>
            <w:tcBorders>
              <w:top w:val="single" w:sz="2" w:space="0" w:color="000000"/>
              <w:bottom w:val="single" w:sz="4" w:space="0" w:color="000000"/>
            </w:tcBorders>
          </w:tcPr>
          <w:p w14:paraId="7029863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V$VPD_POLICY</w:t>
            </w:r>
          </w:p>
        </w:tc>
        <w:tc>
          <w:tcPr>
            <w:tcW w:w="6857" w:type="dxa"/>
            <w:tcBorders>
              <w:top w:val="single" w:sz="2" w:space="0" w:color="000000"/>
              <w:bottom w:val="single" w:sz="4" w:space="0" w:color="000000"/>
            </w:tcBorders>
          </w:tcPr>
          <w:p w14:paraId="040E823D" w14:textId="77777777" w:rsidR="00B55B3B" w:rsidRPr="001058B5" w:rsidRDefault="00B55B3B" w:rsidP="00B55B3B">
            <w:pPr>
              <w:pStyle w:val="TableParagraph"/>
              <w:spacing w:before="61" w:line="216" w:lineRule="auto"/>
              <w:ind w:left="361" w:right="161"/>
              <w:jc w:val="both"/>
              <w:rPr>
                <w:rFonts w:ascii="Arial" w:hAnsi="Arial" w:cs="Arial"/>
                <w:sz w:val="18"/>
              </w:rPr>
            </w:pPr>
            <w:r w:rsidRPr="001058B5">
              <w:rPr>
                <w:rFonts w:ascii="Arial" w:hAnsi="Arial" w:cs="Arial"/>
                <w:sz w:val="18"/>
              </w:rPr>
              <w:t>Displays</w:t>
            </w:r>
            <w:r w:rsidRPr="001058B5">
              <w:rPr>
                <w:rFonts w:ascii="Arial" w:hAnsi="Arial" w:cs="Arial"/>
                <w:spacing w:val="-7"/>
                <w:sz w:val="18"/>
              </w:rPr>
              <w:t xml:space="preserve"> </w:t>
            </w:r>
            <w:r w:rsidRPr="001058B5">
              <w:rPr>
                <w:rFonts w:ascii="Arial" w:hAnsi="Arial" w:cs="Arial"/>
                <w:sz w:val="18"/>
              </w:rPr>
              <w:t>all</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fine-grained</w:t>
            </w:r>
            <w:r w:rsidRPr="001058B5">
              <w:rPr>
                <w:rFonts w:ascii="Arial" w:hAnsi="Arial" w:cs="Arial"/>
                <w:spacing w:val="-7"/>
                <w:sz w:val="18"/>
              </w:rPr>
              <w:t xml:space="preserve"> </w:t>
            </w:r>
            <w:r w:rsidRPr="001058B5">
              <w:rPr>
                <w:rFonts w:ascii="Arial" w:hAnsi="Arial" w:cs="Arial"/>
                <w:sz w:val="18"/>
              </w:rPr>
              <w:t>security</w:t>
            </w:r>
            <w:r w:rsidRPr="001058B5">
              <w:rPr>
                <w:rFonts w:ascii="Arial" w:hAnsi="Arial" w:cs="Arial"/>
                <w:spacing w:val="-7"/>
                <w:sz w:val="18"/>
              </w:rPr>
              <w:t xml:space="preserve"> </w:t>
            </w:r>
            <w:r w:rsidRPr="001058B5">
              <w:rPr>
                <w:rFonts w:ascii="Arial" w:hAnsi="Arial" w:cs="Arial"/>
                <w:sz w:val="18"/>
              </w:rPr>
              <w:t>policies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8"/>
                <w:sz w:val="18"/>
              </w:rPr>
              <w:t xml:space="preserve"> </w:t>
            </w:r>
            <w:r w:rsidRPr="001058B5">
              <w:rPr>
                <w:rFonts w:ascii="Arial" w:hAnsi="Arial" w:cs="Arial"/>
                <w:sz w:val="18"/>
              </w:rPr>
              <w:t>predicates</w:t>
            </w:r>
            <w:r w:rsidRPr="001058B5">
              <w:rPr>
                <w:rFonts w:ascii="Arial" w:hAnsi="Arial" w:cs="Arial"/>
                <w:spacing w:val="-7"/>
                <w:sz w:val="18"/>
              </w:rPr>
              <w:t xml:space="preserve"> </w:t>
            </w:r>
            <w:r w:rsidRPr="001058B5">
              <w:rPr>
                <w:rFonts w:ascii="Arial" w:hAnsi="Arial" w:cs="Arial"/>
                <w:sz w:val="18"/>
              </w:rPr>
              <w:t>associated</w:t>
            </w:r>
            <w:r w:rsidRPr="001058B5">
              <w:rPr>
                <w:rFonts w:ascii="Arial" w:hAnsi="Arial" w:cs="Arial"/>
                <w:spacing w:val="-6"/>
                <w:sz w:val="18"/>
              </w:rPr>
              <w:t xml:space="preserve"> </w:t>
            </w:r>
            <w:r w:rsidRPr="001058B5">
              <w:rPr>
                <w:rFonts w:ascii="Arial" w:hAnsi="Arial" w:cs="Arial"/>
                <w:sz w:val="18"/>
              </w:rPr>
              <w:t>with</w:t>
            </w:r>
            <w:r w:rsidRPr="001058B5">
              <w:rPr>
                <w:rFonts w:ascii="Arial" w:hAnsi="Arial" w:cs="Arial"/>
                <w:spacing w:val="-6"/>
                <w:sz w:val="18"/>
              </w:rPr>
              <w:t xml:space="preserve"> </w:t>
            </w:r>
            <w:r w:rsidRPr="001058B5">
              <w:rPr>
                <w:rFonts w:ascii="Arial" w:hAnsi="Arial" w:cs="Arial"/>
                <w:sz w:val="18"/>
              </w:rPr>
              <w:t>the cursors</w:t>
            </w:r>
            <w:r w:rsidRPr="001058B5">
              <w:rPr>
                <w:rFonts w:ascii="Arial" w:hAnsi="Arial" w:cs="Arial"/>
                <w:spacing w:val="-5"/>
                <w:sz w:val="18"/>
              </w:rPr>
              <w:t xml:space="preserve"> </w:t>
            </w:r>
            <w:r w:rsidRPr="001058B5">
              <w:rPr>
                <w:rFonts w:ascii="Arial" w:hAnsi="Arial" w:cs="Arial"/>
                <w:sz w:val="18"/>
              </w:rPr>
              <w:t>currently</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library</w:t>
            </w:r>
            <w:r w:rsidRPr="001058B5">
              <w:rPr>
                <w:rFonts w:ascii="Arial" w:hAnsi="Arial" w:cs="Arial"/>
                <w:spacing w:val="-5"/>
                <w:sz w:val="18"/>
              </w:rPr>
              <w:t xml:space="preserve"> </w:t>
            </w:r>
            <w:r w:rsidRPr="001058B5">
              <w:rPr>
                <w:rFonts w:ascii="Arial" w:hAnsi="Arial" w:cs="Arial"/>
                <w:sz w:val="18"/>
              </w:rPr>
              <w:t>cache.</w:t>
            </w:r>
            <w:r w:rsidRPr="001058B5">
              <w:rPr>
                <w:rFonts w:ascii="Arial" w:hAnsi="Arial" w:cs="Arial"/>
                <w:spacing w:val="-5"/>
                <w:sz w:val="18"/>
              </w:rPr>
              <w:t xml:space="preserve"> </w:t>
            </w:r>
            <w:r w:rsidRPr="001058B5">
              <w:rPr>
                <w:rFonts w:ascii="Arial" w:hAnsi="Arial" w:cs="Arial"/>
                <w:sz w:val="18"/>
              </w:rPr>
              <w:t>This</w:t>
            </w:r>
            <w:r w:rsidRPr="001058B5">
              <w:rPr>
                <w:rFonts w:ascii="Arial" w:hAnsi="Arial" w:cs="Arial"/>
                <w:spacing w:val="-5"/>
                <w:sz w:val="18"/>
              </w:rPr>
              <w:t xml:space="preserve"> </w:t>
            </w:r>
            <w:r w:rsidRPr="001058B5">
              <w:rPr>
                <w:rFonts w:ascii="Arial" w:hAnsi="Arial" w:cs="Arial"/>
                <w:sz w:val="18"/>
              </w:rPr>
              <w:t>view</w:t>
            </w:r>
            <w:r w:rsidRPr="001058B5">
              <w:rPr>
                <w:rFonts w:ascii="Arial" w:hAnsi="Arial" w:cs="Arial"/>
                <w:spacing w:val="-5"/>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useful</w:t>
            </w:r>
            <w:r w:rsidRPr="001058B5">
              <w:rPr>
                <w:rFonts w:ascii="Arial" w:hAnsi="Arial" w:cs="Arial"/>
                <w:spacing w:val="-5"/>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finding</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policies that were applied to a SQL</w:t>
            </w:r>
            <w:r w:rsidRPr="001058B5">
              <w:rPr>
                <w:rFonts w:ascii="Arial" w:hAnsi="Arial" w:cs="Arial"/>
                <w:spacing w:val="-6"/>
                <w:sz w:val="18"/>
              </w:rPr>
              <w:t xml:space="preserve"> </w:t>
            </w:r>
            <w:r w:rsidRPr="001058B5">
              <w:rPr>
                <w:rFonts w:ascii="Arial" w:hAnsi="Arial" w:cs="Arial"/>
                <w:sz w:val="18"/>
              </w:rPr>
              <w:t>statement.</w:t>
            </w:r>
          </w:p>
        </w:tc>
      </w:tr>
    </w:tbl>
    <w:p w14:paraId="1311AF41" w14:textId="77777777" w:rsidR="00B55B3B" w:rsidRPr="001058B5" w:rsidRDefault="00B55B3B" w:rsidP="00B55B3B">
      <w:pPr>
        <w:pStyle w:val="BodyText"/>
        <w:rPr>
          <w:rFonts w:ascii="Arial" w:hAnsi="Arial" w:cs="Arial"/>
          <w:b/>
          <w:i/>
        </w:rPr>
      </w:pPr>
    </w:p>
    <w:p w14:paraId="287CFBB3" w14:textId="77777777" w:rsidR="00B55B3B" w:rsidRPr="001058B5" w:rsidRDefault="00B55B3B" w:rsidP="00B55B3B">
      <w:pPr>
        <w:pStyle w:val="BodyText"/>
        <w:spacing w:before="127" w:line="230" w:lineRule="auto"/>
        <w:ind w:left="2379" w:right="1632"/>
        <w:rPr>
          <w:rFonts w:ascii="Arial" w:hAnsi="Arial" w:cs="Arial"/>
        </w:rPr>
      </w:pPr>
      <w:r w:rsidRPr="001058B5">
        <w:rPr>
          <w:rFonts w:ascii="Arial" w:hAnsi="Arial" w:cs="Arial"/>
          <w:b/>
          <w:sz w:val="19"/>
        </w:rPr>
        <w:t xml:space="preserve">Tip: </w:t>
      </w:r>
      <w:r w:rsidRPr="00D817A7">
        <w:rPr>
          <w:rFonts w:ascii="Arial" w:hAnsi="Arial" w:cs="Arial"/>
        </w:rPr>
        <w:t>Ngoàicác view này, hãy kiểm tra tệp theo dõi cơ sở dữ liệu nếu bạn tìm thấy lỗi trong ứng dụng sử dụng các chính sách Cơ sở dữ liệu riêng ảo. Xem Hướng dẫn điều chỉnh hiệu suất cơ sở dữ liệu Oracle để biết thêm thông tin về các tệp theo dõi. Tham số khởi tạo USER_DUMP_DEST chỉ định vị trí hiện tại của tệp theo dõi. Bạn có thể tìm giá trị của tham số này bằng cách banh hành SHOW PARAMETER USER_DUMP_DEST trong SQL * Plus</w:t>
      </w:r>
      <w:r w:rsidRPr="001058B5">
        <w:rPr>
          <w:rFonts w:ascii="Arial" w:hAnsi="Arial" w:cs="Arial"/>
        </w:rPr>
        <w:t>.</w:t>
      </w:r>
    </w:p>
    <w:p w14:paraId="5DD0C683"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2D5C6A2E" w14:textId="77777777" w:rsidR="00B55B3B" w:rsidRPr="001058B5" w:rsidRDefault="00B55B3B" w:rsidP="00B55B3B">
      <w:pPr>
        <w:pStyle w:val="BodyText"/>
        <w:rPr>
          <w:rFonts w:ascii="Arial" w:hAnsi="Arial" w:cs="Arial"/>
        </w:rPr>
      </w:pPr>
    </w:p>
    <w:p w14:paraId="4D623157" w14:textId="77777777" w:rsidR="00B55B3B" w:rsidRPr="001058B5" w:rsidRDefault="00B55B3B" w:rsidP="00B55B3B">
      <w:pPr>
        <w:pStyle w:val="BodyText"/>
        <w:spacing w:before="4"/>
        <w:rPr>
          <w:rFonts w:ascii="Arial" w:hAnsi="Arial" w:cs="Arial"/>
          <w:sz w:val="24"/>
        </w:rPr>
      </w:pPr>
    </w:p>
    <w:p w14:paraId="4B0BAD26" w14:textId="77777777" w:rsidR="00B55B3B" w:rsidRPr="001058B5" w:rsidRDefault="008D1AB8" w:rsidP="00B55B3B">
      <w:pPr>
        <w:pStyle w:val="Heading1"/>
        <w:tabs>
          <w:tab w:val="left" w:pos="9473"/>
        </w:tabs>
        <w:spacing w:before="120"/>
        <w:rPr>
          <w:u w:val="none"/>
        </w:rPr>
      </w:pPr>
      <w:r>
        <w:pict w14:anchorId="798C0992">
          <v:group id="_x0000_s1747" style="position:absolute;left:0;text-align:left;margin-left:89.75pt;margin-top:58.7pt;width:462.5pt;height:.5pt;z-index:502645488;mso-wrap-distance-left:0;mso-wrap-distance-right:0;mso-position-horizontal-relative:page" coordorigin="1795,1174" coordsize="9250,10">
            <v:rect id="_x0000_s1748" style="position:absolute;left:11040;top:1174;width:5;height:10" fillcolor="black" stroked="f"/>
            <v:line id="_x0000_s1749" style="position:absolute" from="1795,1179" to="11040,1179" strokeweight=".16936mm"/>
            <w10:wrap type="topAndBottom" anchorx="page"/>
          </v:group>
        </w:pict>
      </w:r>
      <w:bookmarkStart w:id="1300" w:name="_bookmark1547"/>
      <w:bookmarkEnd w:id="1300"/>
      <w:r w:rsidR="00B55B3B" w:rsidRPr="001058B5">
        <w:rPr>
          <w:u w:val="thick"/>
        </w:rPr>
        <w:t xml:space="preserve"> </w:t>
      </w:r>
      <w:r w:rsidR="00B55B3B" w:rsidRPr="001058B5">
        <w:rPr>
          <w:u w:val="thick"/>
        </w:rPr>
        <w:tab/>
        <w:t>8</w:t>
      </w:r>
    </w:p>
    <w:p w14:paraId="19FE5CC7" w14:textId="77777777" w:rsidR="00B55B3B" w:rsidRPr="001058B5" w:rsidRDefault="00B55B3B" w:rsidP="00B55B3B">
      <w:pPr>
        <w:pStyle w:val="Heading2"/>
        <w:spacing w:before="29" w:line="208" w:lineRule="auto"/>
        <w:ind w:left="5228" w:right="137" w:hanging="1371"/>
      </w:pPr>
      <w:bookmarkStart w:id="1301" w:name="8_Developing_Applications_Using_the_Data"/>
      <w:bookmarkStart w:id="1302" w:name="_bookmark1548"/>
      <w:bookmarkEnd w:id="1301"/>
      <w:bookmarkEnd w:id="1302"/>
      <w:r>
        <w:rPr>
          <w:spacing w:val="-6"/>
          <w:w w:val="95"/>
        </w:rPr>
        <w:t>Phát triển ứng dụng sử dụng</w:t>
      </w:r>
      <w:r w:rsidRPr="001058B5">
        <w:rPr>
          <w:spacing w:val="-76"/>
        </w:rPr>
        <w:t xml:space="preserve"> </w:t>
      </w:r>
      <w:r w:rsidRPr="001058B5">
        <w:rPr>
          <w:spacing w:val="-3"/>
        </w:rPr>
        <w:t>Data</w:t>
      </w:r>
      <w:r w:rsidRPr="001058B5">
        <w:rPr>
          <w:spacing w:val="-76"/>
        </w:rPr>
        <w:t xml:space="preserve"> </w:t>
      </w:r>
      <w:r w:rsidRPr="001058B5">
        <w:rPr>
          <w:spacing w:val="-5"/>
        </w:rPr>
        <w:t>Encryption</w:t>
      </w:r>
      <w:r w:rsidRPr="001058B5">
        <w:rPr>
          <w:spacing w:val="-76"/>
        </w:rPr>
        <w:t xml:space="preserve"> </w:t>
      </w:r>
      <w:r w:rsidRPr="001058B5">
        <w:rPr>
          <w:spacing w:val="-5"/>
        </w:rPr>
        <w:t>API</w:t>
      </w:r>
    </w:p>
    <w:p w14:paraId="4E3A0D31" w14:textId="77777777" w:rsidR="00B55B3B" w:rsidRPr="001058B5" w:rsidRDefault="00B55B3B" w:rsidP="00B55B3B">
      <w:pPr>
        <w:pStyle w:val="BodyText"/>
        <w:spacing w:before="5"/>
        <w:rPr>
          <w:rFonts w:ascii="Arial" w:hAnsi="Arial" w:cs="Arial"/>
          <w:b/>
          <w:sz w:val="68"/>
        </w:rPr>
      </w:pPr>
    </w:p>
    <w:p w14:paraId="2418F4E8" w14:textId="77777777" w:rsidR="00B55B3B" w:rsidRPr="001058B5" w:rsidRDefault="00B55B3B" w:rsidP="00B55B3B">
      <w:pPr>
        <w:pStyle w:val="BodyText"/>
        <w:ind w:left="2260"/>
        <w:rPr>
          <w:rFonts w:ascii="Arial" w:hAnsi="Arial" w:cs="Arial"/>
        </w:rPr>
      </w:pPr>
      <w:r>
        <w:rPr>
          <w:rFonts w:ascii="Arial" w:hAnsi="Arial" w:cs="Arial"/>
        </w:rPr>
        <w:t>Chương này bao gồm</w:t>
      </w:r>
      <w:r w:rsidRPr="001058B5">
        <w:rPr>
          <w:rFonts w:ascii="Arial" w:hAnsi="Arial" w:cs="Arial"/>
        </w:rPr>
        <w:t>:</w:t>
      </w:r>
    </w:p>
    <w:p w14:paraId="6C783588" w14:textId="77777777" w:rsidR="00B55B3B" w:rsidRPr="001058B5" w:rsidRDefault="008D1AB8" w:rsidP="006F7931">
      <w:pPr>
        <w:pStyle w:val="ListParagraph"/>
        <w:numPr>
          <w:ilvl w:val="2"/>
          <w:numId w:val="137"/>
        </w:numPr>
        <w:tabs>
          <w:tab w:val="left" w:pos="2620"/>
        </w:tabs>
        <w:rPr>
          <w:rFonts w:ascii="Arial" w:hAnsi="Arial" w:cs="Arial"/>
          <w:sz w:val="20"/>
        </w:rPr>
      </w:pPr>
      <w:hyperlink w:anchor="_bookmark1549" w:history="1">
        <w:r w:rsidR="00B55B3B" w:rsidRPr="001058B5">
          <w:rPr>
            <w:rFonts w:ascii="Arial" w:hAnsi="Arial" w:cs="Arial"/>
            <w:color w:val="0000CC"/>
            <w:sz w:val="20"/>
          </w:rPr>
          <w:t>Security Problems That Encryption Does Not</w:t>
        </w:r>
        <w:r w:rsidR="00B55B3B" w:rsidRPr="001058B5">
          <w:rPr>
            <w:rFonts w:ascii="Arial" w:hAnsi="Arial" w:cs="Arial"/>
            <w:color w:val="0000CC"/>
            <w:spacing w:val="-4"/>
            <w:sz w:val="20"/>
          </w:rPr>
          <w:t xml:space="preserve"> </w:t>
        </w:r>
        <w:r w:rsidR="00B55B3B" w:rsidRPr="001058B5">
          <w:rPr>
            <w:rFonts w:ascii="Arial" w:hAnsi="Arial" w:cs="Arial"/>
            <w:color w:val="0000CC"/>
            <w:sz w:val="20"/>
          </w:rPr>
          <w:t>Solve</w:t>
        </w:r>
      </w:hyperlink>
    </w:p>
    <w:p w14:paraId="5AAA86A9" w14:textId="77777777" w:rsidR="00B55B3B" w:rsidRPr="001058B5" w:rsidRDefault="008D1AB8" w:rsidP="006F7931">
      <w:pPr>
        <w:pStyle w:val="ListParagraph"/>
        <w:numPr>
          <w:ilvl w:val="2"/>
          <w:numId w:val="137"/>
        </w:numPr>
        <w:tabs>
          <w:tab w:val="left" w:pos="2620"/>
        </w:tabs>
        <w:spacing w:before="112"/>
        <w:rPr>
          <w:rFonts w:ascii="Arial" w:hAnsi="Arial" w:cs="Arial"/>
          <w:sz w:val="20"/>
        </w:rPr>
      </w:pPr>
      <w:hyperlink w:anchor="_bookmark1560" w:history="1">
        <w:r w:rsidR="00B55B3B" w:rsidRPr="001058B5">
          <w:rPr>
            <w:rFonts w:ascii="Arial" w:hAnsi="Arial" w:cs="Arial"/>
            <w:color w:val="0000CC"/>
            <w:sz w:val="20"/>
          </w:rPr>
          <w:t>Data Encryption</w:t>
        </w:r>
        <w:r w:rsidR="00B55B3B" w:rsidRPr="001058B5">
          <w:rPr>
            <w:rFonts w:ascii="Arial" w:hAnsi="Arial" w:cs="Arial"/>
            <w:color w:val="0000CC"/>
            <w:spacing w:val="-1"/>
            <w:sz w:val="20"/>
          </w:rPr>
          <w:t xml:space="preserve"> </w:t>
        </w:r>
        <w:r w:rsidR="00B55B3B" w:rsidRPr="001058B5">
          <w:rPr>
            <w:rFonts w:ascii="Arial" w:hAnsi="Arial" w:cs="Arial"/>
            <w:color w:val="0000CC"/>
            <w:sz w:val="20"/>
          </w:rPr>
          <w:t>Challenges</w:t>
        </w:r>
      </w:hyperlink>
    </w:p>
    <w:p w14:paraId="5AFCDCBB" w14:textId="77777777" w:rsidR="00B55B3B" w:rsidRPr="001058B5" w:rsidRDefault="008D1AB8" w:rsidP="006F7931">
      <w:pPr>
        <w:pStyle w:val="ListParagraph"/>
        <w:numPr>
          <w:ilvl w:val="2"/>
          <w:numId w:val="137"/>
        </w:numPr>
        <w:tabs>
          <w:tab w:val="left" w:pos="2620"/>
        </w:tabs>
        <w:rPr>
          <w:rFonts w:ascii="Arial" w:hAnsi="Arial" w:cs="Arial"/>
          <w:sz w:val="20"/>
        </w:rPr>
      </w:pPr>
      <w:hyperlink w:anchor="_bookmark1583" w:history="1">
        <w:r w:rsidR="00B55B3B" w:rsidRPr="001058B5">
          <w:rPr>
            <w:rFonts w:ascii="Arial" w:hAnsi="Arial" w:cs="Arial"/>
            <w:color w:val="0000CC"/>
            <w:sz w:val="20"/>
          </w:rPr>
          <w:t>Storing Data Encryption by Using the DBMS_CRYPTO</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Package</w:t>
        </w:r>
      </w:hyperlink>
    </w:p>
    <w:p w14:paraId="31ACDBE2" w14:textId="77777777" w:rsidR="00B55B3B" w:rsidRPr="001058B5" w:rsidRDefault="008D1AB8" w:rsidP="006F7931">
      <w:pPr>
        <w:pStyle w:val="ListParagraph"/>
        <w:numPr>
          <w:ilvl w:val="2"/>
          <w:numId w:val="137"/>
        </w:numPr>
        <w:tabs>
          <w:tab w:val="left" w:pos="2620"/>
        </w:tabs>
        <w:spacing w:before="112"/>
        <w:rPr>
          <w:rFonts w:ascii="Arial" w:hAnsi="Arial" w:cs="Arial"/>
          <w:sz w:val="20"/>
        </w:rPr>
      </w:pPr>
      <w:hyperlink w:anchor="_bookmark1591" w:history="1">
        <w:r w:rsidR="00B55B3B" w:rsidRPr="001058B5">
          <w:rPr>
            <w:rFonts w:ascii="Arial" w:hAnsi="Arial" w:cs="Arial"/>
            <w:color w:val="0000CC"/>
            <w:sz w:val="20"/>
          </w:rPr>
          <w:t>Examples of Using the Data Encryption</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API</w:t>
        </w:r>
      </w:hyperlink>
    </w:p>
    <w:p w14:paraId="4F7C40CC" w14:textId="77777777" w:rsidR="00B55B3B" w:rsidRPr="001058B5" w:rsidRDefault="008D1AB8" w:rsidP="006F7931">
      <w:pPr>
        <w:pStyle w:val="ListParagraph"/>
        <w:numPr>
          <w:ilvl w:val="2"/>
          <w:numId w:val="137"/>
        </w:numPr>
        <w:tabs>
          <w:tab w:val="left" w:pos="2620"/>
        </w:tabs>
        <w:rPr>
          <w:rFonts w:ascii="Arial" w:hAnsi="Arial" w:cs="Arial"/>
          <w:sz w:val="20"/>
        </w:rPr>
      </w:pPr>
      <w:hyperlink w:anchor="_bookmark1598" w:history="1">
        <w:r w:rsidR="00B55B3B" w:rsidRPr="001058B5">
          <w:rPr>
            <w:rFonts w:ascii="Arial" w:hAnsi="Arial" w:cs="Arial"/>
            <w:color w:val="0000CC"/>
            <w:sz w:val="20"/>
          </w:rPr>
          <w:t>Finding Information About Encrypted</w:t>
        </w:r>
        <w:r w:rsidR="00B55B3B" w:rsidRPr="001058B5">
          <w:rPr>
            <w:rFonts w:ascii="Arial" w:hAnsi="Arial" w:cs="Arial"/>
            <w:color w:val="0000CC"/>
            <w:spacing w:val="-22"/>
            <w:sz w:val="20"/>
          </w:rPr>
          <w:t xml:space="preserve"> </w:t>
        </w:r>
        <w:r w:rsidR="00B55B3B" w:rsidRPr="001058B5">
          <w:rPr>
            <w:rFonts w:ascii="Arial" w:hAnsi="Arial" w:cs="Arial"/>
            <w:color w:val="0000CC"/>
            <w:sz w:val="20"/>
          </w:rPr>
          <w:t>Data</w:t>
        </w:r>
      </w:hyperlink>
    </w:p>
    <w:p w14:paraId="6CCEA7D3" w14:textId="77777777" w:rsidR="00B55B3B" w:rsidRPr="001058B5" w:rsidRDefault="00B55B3B" w:rsidP="00B55B3B">
      <w:pPr>
        <w:pStyle w:val="BodyText"/>
        <w:spacing w:before="8"/>
        <w:rPr>
          <w:rFonts w:ascii="Arial" w:hAnsi="Arial" w:cs="Arial"/>
          <w:sz w:val="17"/>
        </w:rPr>
      </w:pPr>
    </w:p>
    <w:p w14:paraId="4F094210" w14:textId="77777777" w:rsidR="00B55B3B" w:rsidRPr="001058B5" w:rsidRDefault="00B55B3B" w:rsidP="00B55B3B">
      <w:pPr>
        <w:ind w:left="2980"/>
        <w:rPr>
          <w:rFonts w:ascii="Arial" w:hAnsi="Arial" w:cs="Arial"/>
          <w:b/>
          <w:sz w:val="19"/>
        </w:rPr>
      </w:pPr>
      <w:r w:rsidRPr="001058B5">
        <w:rPr>
          <w:rFonts w:ascii="Arial" w:hAnsi="Arial" w:cs="Arial"/>
          <w:b/>
          <w:sz w:val="19"/>
        </w:rPr>
        <w:t>See Also:</w:t>
      </w:r>
    </w:p>
    <w:p w14:paraId="313835C2" w14:textId="77777777" w:rsidR="00B55B3B" w:rsidRPr="001058B5" w:rsidRDefault="00B55B3B" w:rsidP="00B55B3B">
      <w:pPr>
        <w:pStyle w:val="ListParagraph"/>
        <w:numPr>
          <w:ilvl w:val="0"/>
          <w:numId w:val="64"/>
        </w:numPr>
        <w:tabs>
          <w:tab w:val="left" w:pos="3391"/>
        </w:tabs>
        <w:spacing w:before="133" w:line="232" w:lineRule="auto"/>
        <w:ind w:right="1427" w:hanging="360"/>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an introduction</w:t>
      </w:r>
      <w:r w:rsidRPr="001058B5">
        <w:rPr>
          <w:rFonts w:ascii="Arial" w:hAnsi="Arial" w:cs="Arial"/>
          <w:spacing w:val="-21"/>
          <w:sz w:val="20"/>
        </w:rPr>
        <w:t xml:space="preserve"> </w:t>
      </w:r>
      <w:r w:rsidRPr="001058B5">
        <w:rPr>
          <w:rFonts w:ascii="Arial" w:hAnsi="Arial" w:cs="Arial"/>
          <w:sz w:val="20"/>
        </w:rPr>
        <w:t>to network</w:t>
      </w:r>
      <w:r w:rsidRPr="001058B5">
        <w:rPr>
          <w:rFonts w:ascii="Arial" w:hAnsi="Arial" w:cs="Arial"/>
          <w:spacing w:val="-1"/>
          <w:sz w:val="20"/>
        </w:rPr>
        <w:t xml:space="preserve"> </w:t>
      </w:r>
      <w:r w:rsidRPr="001058B5">
        <w:rPr>
          <w:rFonts w:ascii="Arial" w:hAnsi="Arial" w:cs="Arial"/>
          <w:sz w:val="20"/>
        </w:rPr>
        <w:t>encryption</w:t>
      </w:r>
    </w:p>
    <w:p w14:paraId="54731410" w14:textId="77777777" w:rsidR="00B55B3B" w:rsidRPr="001058B5" w:rsidRDefault="00B55B3B" w:rsidP="00B55B3B">
      <w:pPr>
        <w:pStyle w:val="ListParagraph"/>
        <w:numPr>
          <w:ilvl w:val="0"/>
          <w:numId w:val="64"/>
        </w:numPr>
        <w:tabs>
          <w:tab w:val="left" w:pos="3340"/>
        </w:tabs>
        <w:spacing w:before="118" w:line="232" w:lineRule="auto"/>
        <w:ind w:right="1626" w:hanging="360"/>
        <w:jc w:val="both"/>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6"/>
          <w:sz w:val="20"/>
        </w:rPr>
        <w:t xml:space="preserve"> </w:t>
      </w:r>
      <w:r w:rsidRPr="001058B5">
        <w:rPr>
          <w:rFonts w:ascii="Arial" w:hAnsi="Arial" w:cs="Arial"/>
          <w:sz w:val="20"/>
        </w:rPr>
        <w:t>for information about using transparent data encryption and tablespace</w:t>
      </w:r>
      <w:r w:rsidRPr="001058B5">
        <w:rPr>
          <w:rFonts w:ascii="Arial" w:hAnsi="Arial" w:cs="Arial"/>
          <w:spacing w:val="-2"/>
          <w:sz w:val="20"/>
        </w:rPr>
        <w:t xml:space="preserve"> </w:t>
      </w:r>
      <w:r w:rsidRPr="001058B5">
        <w:rPr>
          <w:rFonts w:ascii="Arial" w:hAnsi="Arial" w:cs="Arial"/>
          <w:sz w:val="20"/>
        </w:rPr>
        <w:t>encryption</w:t>
      </w:r>
    </w:p>
    <w:p w14:paraId="5DD599AE" w14:textId="77777777" w:rsidR="00B55B3B" w:rsidRPr="001058B5" w:rsidRDefault="00B55B3B" w:rsidP="00B55B3B">
      <w:pPr>
        <w:pStyle w:val="BodyText"/>
        <w:spacing w:before="11"/>
        <w:rPr>
          <w:rFonts w:ascii="Arial" w:hAnsi="Arial" w:cs="Arial"/>
          <w:sz w:val="22"/>
        </w:rPr>
      </w:pPr>
    </w:p>
    <w:p w14:paraId="66758951" w14:textId="77777777" w:rsidR="00B55B3B" w:rsidRPr="001058B5" w:rsidRDefault="00B55B3B" w:rsidP="00B55B3B">
      <w:pPr>
        <w:pStyle w:val="Heading3"/>
        <w:spacing w:before="1"/>
      </w:pPr>
      <w:bookmarkStart w:id="1303" w:name="Security_Problems_That_Encryption_Does_N"/>
      <w:bookmarkStart w:id="1304" w:name="_bookmark1549"/>
      <w:bookmarkStart w:id="1305" w:name="_bookmark1550"/>
      <w:bookmarkEnd w:id="1303"/>
      <w:bookmarkEnd w:id="1304"/>
      <w:bookmarkEnd w:id="1305"/>
      <w:r w:rsidRPr="00323667">
        <w:t>Vấn đề bảo mật mà mã hóa không giải quyết được</w:t>
      </w:r>
    </w:p>
    <w:p w14:paraId="4621D1DA" w14:textId="77777777" w:rsidR="00B55B3B" w:rsidRPr="001058B5" w:rsidRDefault="00B55B3B" w:rsidP="00B55B3B">
      <w:pPr>
        <w:pStyle w:val="BodyText"/>
        <w:spacing w:before="86" w:line="232" w:lineRule="auto"/>
        <w:ind w:left="2259" w:right="102"/>
        <w:rPr>
          <w:rFonts w:ascii="Arial" w:hAnsi="Arial" w:cs="Arial"/>
        </w:rPr>
      </w:pPr>
      <w:r w:rsidRPr="00323667">
        <w:rPr>
          <w:rFonts w:ascii="Arial" w:hAnsi="Arial" w:cs="Arial"/>
        </w:rPr>
        <w:t>Mặc dù có nhiều lý do tốt để mã hóa dữ liệu, nhưng cũng có nhiều lý do không mã hóa dữ liệu. Mã hóa không giải quyết tất cả các vấn đề bảo mật và có thể làm cho một số vấn đề tồi tệ hơn. Các phần sau mô tả một số quan niệm sai về mã hóa dữ liệu được lưu trữ</w:t>
      </w:r>
      <w:r w:rsidRPr="001058B5">
        <w:rPr>
          <w:rFonts w:ascii="Arial" w:hAnsi="Arial" w:cs="Arial"/>
        </w:rPr>
        <w:t>:</w:t>
      </w:r>
    </w:p>
    <w:p w14:paraId="1A7C617A" w14:textId="77777777" w:rsidR="00B55B3B" w:rsidRPr="001058B5" w:rsidRDefault="008D1AB8" w:rsidP="006F7931">
      <w:pPr>
        <w:pStyle w:val="ListParagraph"/>
        <w:numPr>
          <w:ilvl w:val="2"/>
          <w:numId w:val="137"/>
        </w:numPr>
        <w:tabs>
          <w:tab w:val="left" w:pos="2620"/>
        </w:tabs>
        <w:spacing w:before="110"/>
        <w:rPr>
          <w:rFonts w:ascii="Arial" w:hAnsi="Arial" w:cs="Arial"/>
          <w:sz w:val="20"/>
        </w:rPr>
      </w:pPr>
      <w:hyperlink w:anchor="_bookmark1552" w:history="1">
        <w:r w:rsidR="00B55B3B">
          <w:rPr>
            <w:rFonts w:ascii="Arial" w:hAnsi="Arial" w:cs="Arial"/>
            <w:color w:val="0000CC"/>
            <w:sz w:val="20"/>
          </w:rPr>
          <w:t>Nguyên tắc</w:t>
        </w:r>
        <w:r w:rsidR="00B55B3B" w:rsidRPr="001058B5">
          <w:rPr>
            <w:rFonts w:ascii="Arial" w:hAnsi="Arial" w:cs="Arial"/>
            <w:color w:val="0000CC"/>
            <w:sz w:val="20"/>
          </w:rPr>
          <w:t xml:space="preserve"> 1: </w:t>
        </w:r>
        <w:r w:rsidR="00B55B3B">
          <w:rPr>
            <w:rFonts w:ascii="Arial" w:hAnsi="Arial" w:cs="Arial"/>
            <w:color w:val="0000CC"/>
            <w:sz w:val="20"/>
          </w:rPr>
          <w:t>Mã</w:t>
        </w:r>
      </w:hyperlink>
      <w:r w:rsidR="00B55B3B">
        <w:rPr>
          <w:rFonts w:ascii="Arial" w:hAnsi="Arial" w:cs="Arial"/>
          <w:color w:val="0000CC"/>
          <w:sz w:val="20"/>
        </w:rPr>
        <w:t xml:space="preserve"> hoá không giải quyết được vấn đề kiểm soát truy cập</w:t>
      </w:r>
    </w:p>
    <w:p w14:paraId="30B45186" w14:textId="77777777" w:rsidR="00B55B3B" w:rsidRPr="001058B5" w:rsidRDefault="008D1AB8" w:rsidP="006F7931">
      <w:pPr>
        <w:pStyle w:val="ListParagraph"/>
        <w:numPr>
          <w:ilvl w:val="2"/>
          <w:numId w:val="137"/>
        </w:numPr>
        <w:tabs>
          <w:tab w:val="left" w:pos="2620"/>
        </w:tabs>
        <w:spacing w:before="117" w:line="232" w:lineRule="auto"/>
        <w:ind w:right="1203"/>
        <w:rPr>
          <w:rFonts w:ascii="Arial" w:hAnsi="Arial" w:cs="Arial"/>
          <w:sz w:val="20"/>
        </w:rPr>
      </w:pPr>
      <w:hyperlink w:anchor="_bookmark1554" w:history="1">
        <w:r w:rsidR="00B55B3B">
          <w:rPr>
            <w:rFonts w:ascii="Arial" w:hAnsi="Arial" w:cs="Arial"/>
            <w:color w:val="0000CC"/>
            <w:sz w:val="20"/>
          </w:rPr>
          <w:t>Nguyên tắc</w:t>
        </w:r>
        <w:r w:rsidR="00B55B3B" w:rsidRPr="001058B5">
          <w:rPr>
            <w:rFonts w:ascii="Arial" w:hAnsi="Arial" w:cs="Arial"/>
            <w:color w:val="0000CC"/>
            <w:sz w:val="20"/>
          </w:rPr>
          <w:t xml:space="preserve"> 2: </w:t>
        </w:r>
      </w:hyperlink>
      <w:r w:rsidR="00B55B3B" w:rsidRPr="00323667">
        <w:t xml:space="preserve"> </w:t>
      </w:r>
      <w:r w:rsidR="00B55B3B" w:rsidRPr="00323667">
        <w:rPr>
          <w:rFonts w:ascii="Arial" w:hAnsi="Arial" w:cs="Arial"/>
          <w:color w:val="0000CC"/>
          <w:sz w:val="20"/>
        </w:rPr>
        <w:t>Mã hóa không bảo vệ chống lại quản trị viên cơ sở dữ liệu gián điệp</w:t>
      </w:r>
    </w:p>
    <w:p w14:paraId="10A8511B" w14:textId="77777777" w:rsidR="00B55B3B" w:rsidRPr="001058B5" w:rsidRDefault="008D1AB8" w:rsidP="006F7931">
      <w:pPr>
        <w:pStyle w:val="ListParagraph"/>
        <w:numPr>
          <w:ilvl w:val="2"/>
          <w:numId w:val="137"/>
        </w:numPr>
        <w:tabs>
          <w:tab w:val="left" w:pos="2620"/>
        </w:tabs>
        <w:spacing w:before="112"/>
        <w:rPr>
          <w:rFonts w:ascii="Arial" w:hAnsi="Arial" w:cs="Arial"/>
          <w:sz w:val="20"/>
        </w:rPr>
      </w:pPr>
      <w:hyperlink w:anchor="_bookmark1558" w:history="1">
        <w:r w:rsidR="00B55B3B">
          <w:rPr>
            <w:rFonts w:ascii="Arial" w:hAnsi="Arial" w:cs="Arial"/>
            <w:color w:val="0000CC"/>
            <w:sz w:val="20"/>
          </w:rPr>
          <w:t>Nguyên tắc</w:t>
        </w:r>
        <w:r w:rsidR="00B55B3B" w:rsidRPr="001058B5">
          <w:rPr>
            <w:rFonts w:ascii="Arial" w:hAnsi="Arial" w:cs="Arial"/>
            <w:color w:val="0000CC"/>
            <w:sz w:val="20"/>
          </w:rPr>
          <w:t xml:space="preserve"> 3: </w:t>
        </w:r>
        <w:r w:rsidR="00B55B3B">
          <w:rPr>
            <w:rFonts w:ascii="Arial" w:hAnsi="Arial" w:cs="Arial"/>
            <w:color w:val="0000CC"/>
            <w:sz w:val="20"/>
          </w:rPr>
          <w:t>Mã</w:t>
        </w:r>
      </w:hyperlink>
      <w:r w:rsidR="00B55B3B">
        <w:rPr>
          <w:rFonts w:ascii="Arial" w:hAnsi="Arial" w:cs="Arial"/>
          <w:color w:val="0000CC"/>
          <w:sz w:val="20"/>
        </w:rPr>
        <w:t xml:space="preserve"> hoá mọi thứ không làm dữ liệu an toàn</w:t>
      </w:r>
    </w:p>
    <w:p w14:paraId="243C40F7" w14:textId="77777777" w:rsidR="00B55B3B" w:rsidRPr="001058B5" w:rsidRDefault="00B55B3B" w:rsidP="00B55B3B">
      <w:pPr>
        <w:pStyle w:val="BodyText"/>
        <w:spacing w:before="6"/>
        <w:rPr>
          <w:rFonts w:ascii="Arial" w:hAnsi="Arial" w:cs="Arial"/>
          <w:sz w:val="25"/>
        </w:rPr>
      </w:pPr>
    </w:p>
    <w:p w14:paraId="36951A80" w14:textId="77777777" w:rsidR="00B55B3B" w:rsidRPr="001058B5" w:rsidRDefault="00B55B3B" w:rsidP="00B55B3B">
      <w:pPr>
        <w:pStyle w:val="Heading4"/>
      </w:pPr>
      <w:bookmarkStart w:id="1306" w:name="Principle_1:_Encryption_Does_Not_Solve_A"/>
      <w:bookmarkStart w:id="1307" w:name="_bookmark1552"/>
      <w:bookmarkEnd w:id="1306"/>
      <w:bookmarkEnd w:id="1307"/>
      <w:r w:rsidRPr="00323667">
        <w:t>Nguyên tắc 1: Mã hoá không giải quyết được vấn đề kiểm soát truy cập</w:t>
      </w:r>
    </w:p>
    <w:p w14:paraId="11266104" w14:textId="77777777" w:rsidR="00B55B3B" w:rsidRPr="001058B5" w:rsidRDefault="00B55B3B" w:rsidP="00B55B3B">
      <w:pPr>
        <w:pStyle w:val="BodyText"/>
        <w:spacing w:before="80" w:line="232" w:lineRule="auto"/>
        <w:ind w:left="2260"/>
        <w:rPr>
          <w:rFonts w:ascii="Arial" w:hAnsi="Arial" w:cs="Arial"/>
        </w:rPr>
      </w:pPr>
      <w:r w:rsidRPr="00323667">
        <w:rPr>
          <w:rFonts w:ascii="Arial" w:hAnsi="Arial" w:cs="Arial"/>
        </w:rPr>
        <w:t>Hầu hết các tổ chức cần hạn chế quyền truy cập dữ liệu vào những người dùng cần xem dữ liệu này. Ví dụ, một hệ thống nguồn nhân lực có thể hạn chế nhân viên chỉ xem hồ sơ việc làm của riêng họ, đồng thời cho phép các nhà quản lý nhân viên xem hồ sơ việc làm của cấp dưới. Các chuyên gia nguồn nhân lực cũng có thể cần phải xem hồ sơ nhân viên cho nhiều nhân viên</w:t>
      </w:r>
      <w:r w:rsidRPr="001058B5">
        <w:rPr>
          <w:rFonts w:ascii="Arial" w:hAnsi="Arial" w:cs="Arial"/>
        </w:rPr>
        <w:t>.</w:t>
      </w:r>
    </w:p>
    <w:p w14:paraId="086498FE" w14:textId="77777777" w:rsidR="00B55B3B" w:rsidRPr="001058B5" w:rsidRDefault="00B55B3B" w:rsidP="00B55B3B">
      <w:pPr>
        <w:pStyle w:val="BodyText"/>
        <w:spacing w:before="114" w:line="232" w:lineRule="auto"/>
        <w:ind w:left="2260" w:right="103"/>
        <w:rPr>
          <w:rFonts w:ascii="Arial" w:hAnsi="Arial" w:cs="Arial"/>
        </w:rPr>
      </w:pPr>
      <w:r w:rsidRPr="00323667">
        <w:rPr>
          <w:rFonts w:ascii="Arial" w:hAnsi="Arial" w:cs="Arial"/>
        </w:rPr>
        <w:t>Thông thường, bạn có thể sử dụng các cơ chế kiểm soát truy cập để giải quyết các chính sách bảo mật hạn chế truy cập dữ liệu cho những người có nhu cầu xem nó. Cơ sở dữ liệu Oracle đã cung cấp mạnh mẽ</w:t>
      </w:r>
      <w:r w:rsidRPr="001058B5">
        <w:rPr>
          <w:rFonts w:ascii="Arial" w:hAnsi="Arial" w:cs="Arial"/>
        </w:rPr>
        <w:t>,</w:t>
      </w:r>
    </w:p>
    <w:p w14:paraId="164E0724" w14:textId="77777777" w:rsidR="00B55B3B" w:rsidRPr="001058B5" w:rsidRDefault="00B55B3B" w:rsidP="00B55B3B">
      <w:pPr>
        <w:spacing w:line="232" w:lineRule="auto"/>
        <w:rPr>
          <w:rFonts w:ascii="Arial" w:hAnsi="Arial" w:cs="Arial"/>
        </w:rPr>
        <w:sectPr w:rsidR="00B55B3B" w:rsidRPr="001058B5">
          <w:headerReference w:type="default" r:id="rId172"/>
          <w:footerReference w:type="even" r:id="rId173"/>
          <w:footerReference w:type="default" r:id="rId174"/>
          <w:pgSz w:w="12240" w:h="15840"/>
          <w:pgMar w:top="1500" w:right="1060" w:bottom="860" w:left="1100" w:header="0" w:footer="663" w:gutter="0"/>
          <w:pgNumType w:start="1"/>
          <w:cols w:space="720"/>
        </w:sectPr>
      </w:pPr>
    </w:p>
    <w:p w14:paraId="4A74B2C4" w14:textId="77777777" w:rsidR="00B55B3B" w:rsidRPr="001058B5" w:rsidRDefault="00B55B3B" w:rsidP="00B55B3B">
      <w:pPr>
        <w:pStyle w:val="BodyText"/>
        <w:spacing w:before="5"/>
        <w:rPr>
          <w:rFonts w:ascii="Arial" w:hAnsi="Arial" w:cs="Arial"/>
          <w:sz w:val="25"/>
        </w:rPr>
      </w:pPr>
    </w:p>
    <w:p w14:paraId="79FAD600" w14:textId="77777777" w:rsidR="00B55B3B" w:rsidRPr="001058B5" w:rsidRDefault="00B55B3B" w:rsidP="00B55B3B">
      <w:pPr>
        <w:pStyle w:val="BodyText"/>
        <w:spacing w:before="99" w:line="232" w:lineRule="auto"/>
        <w:ind w:left="1660" w:right="700"/>
        <w:rPr>
          <w:rFonts w:ascii="Arial" w:hAnsi="Arial" w:cs="Arial"/>
        </w:rPr>
      </w:pPr>
      <w:r w:rsidRPr="00323667">
        <w:rPr>
          <w:rFonts w:ascii="Arial" w:hAnsi="Arial" w:cs="Arial"/>
        </w:rPr>
        <w:t>các cơ chế kiểm soát truy cập được đánh giá độc lập trong nhiều năm. Nó cho phép thực thi kiểm soát truy cập đến mức độ chi tiết tốt thông qua Cơ sở dữ liệu riêng ảo</w:t>
      </w:r>
      <w:r w:rsidRPr="001058B5">
        <w:rPr>
          <w:rFonts w:ascii="Arial" w:hAnsi="Arial" w:cs="Arial"/>
        </w:rPr>
        <w:t>.</w:t>
      </w:r>
    </w:p>
    <w:p w14:paraId="26F0C52C" w14:textId="77777777" w:rsidR="00B55B3B" w:rsidRPr="001058B5" w:rsidRDefault="00B55B3B" w:rsidP="00B55B3B">
      <w:pPr>
        <w:pStyle w:val="BodyText"/>
        <w:spacing w:before="118" w:line="232" w:lineRule="auto"/>
        <w:ind w:left="1660" w:right="773"/>
        <w:rPr>
          <w:rFonts w:ascii="Arial" w:hAnsi="Arial" w:cs="Arial"/>
        </w:rPr>
      </w:pPr>
      <w:r w:rsidRPr="00323667">
        <w:rPr>
          <w:rFonts w:ascii="Arial" w:hAnsi="Arial" w:cs="Arial"/>
        </w:rPr>
        <w:t>Bởi vì hồ sơ nguồn nhân lực được coi là thông tin nhạy cảm, nên việc nghĩ rằng tất cả thông tin phải được mã hóa để bảo mật tốt hơn. Tuy nhiên, mã hóa không thể thực thi kiểm soát truy cập chi tiết, và nó có thể cản trở truy cập dữ liệu. Ví dụ, một nhân viên, người quản lý của anh ta, và một nhân viên nhân sự có thể cần phải truy cập hồ sơ của nhân viên. Nếu tất cả dữ liệu của nhân viên được mã hóa, thì cả ba dữ liệu phải có khả năng truy cập dữ liệu ở dạng không được mã hóa. Do đó, nhân viên, người quản lý và nhân viên nhân sự sẽ phải chia sẻ cùng một khóa mã hóa để giải mã dữ liệu. Do đó, mã hóa sẽ không cung cấp bất kỳ sự bảo mật bổ sung nào theo ý nghĩa của kiểm soát truy cập tốt hơn và mã hóa có thể cản trở hoạt động đúng đắn hoặc hiệu quả của ứng dụng. Một vấn đề nữa là rất khó để truyền tải và chia sẻ một cách an toàn các khóa mã hóa giữa nhiều người dùng của một hệ thống</w:t>
      </w:r>
      <w:r w:rsidRPr="001058B5">
        <w:rPr>
          <w:rFonts w:ascii="Arial" w:hAnsi="Arial" w:cs="Arial"/>
        </w:rPr>
        <w:t>.</w:t>
      </w:r>
    </w:p>
    <w:p w14:paraId="7DC8F688" w14:textId="77777777" w:rsidR="00B55B3B" w:rsidRPr="001058B5" w:rsidRDefault="00B55B3B" w:rsidP="00B55B3B">
      <w:pPr>
        <w:pStyle w:val="BodyText"/>
        <w:spacing w:before="110" w:line="230" w:lineRule="auto"/>
        <w:ind w:left="1659" w:right="700"/>
        <w:rPr>
          <w:rFonts w:ascii="Arial" w:hAnsi="Arial" w:cs="Arial"/>
        </w:rPr>
      </w:pPr>
      <w:r w:rsidRPr="00323667">
        <w:rPr>
          <w:rFonts w:ascii="Arial" w:hAnsi="Arial" w:cs="Arial"/>
        </w:rPr>
        <w:t>Một nguyên tắc cơ bản đằng sau việc mã hóa dữ liệu được lưu trữ là nó không được can thiệp vào kiểm soát truy cập. Ví dụ, một người dùng có đặc quyền SELECT trên emp không nên bị giới hạn bởi cơ chế mã hóa khi nhìn thấy tất cả các dữ liệu mà anh ta được cho phép xem. Tương tự, có ít lợi ích khi mã hóa một phần của bảng bằng một khóa và một phần của bảng bằng một khóa khác nếu người dùng cần xem tất cả dữ liệu được mã hóa trong bảng. Trong trường hợp này, mã hóa thêm vào chi phí giải mã dữ liệu trước khi người dùng có thể đọc được. Nếu các điều khiển truy cập được triển khai tốt, thì mã hóa sẽ bổ sung thêm một chút bảo mật bổ sung bên trong cơ sở dữ liệu. Người dùng có quyền truy cập dữ liệu bên trong cơ sở dữ liệu không có nhiều đặc quyền nào hơn do mã hóa. Do đó, bạn không bao giờ nên sử dụng mã hóa để giải quyết các vấn đề kiểm soát truy cập</w:t>
      </w:r>
      <w:r w:rsidRPr="001058B5">
        <w:rPr>
          <w:rFonts w:ascii="Arial" w:hAnsi="Arial" w:cs="Arial"/>
        </w:rPr>
        <w:t>.</w:t>
      </w:r>
    </w:p>
    <w:p w14:paraId="21A6BF89" w14:textId="77777777" w:rsidR="00B55B3B" w:rsidRPr="001058B5" w:rsidRDefault="00B55B3B" w:rsidP="00B55B3B">
      <w:pPr>
        <w:pStyle w:val="BodyText"/>
        <w:spacing w:before="5"/>
        <w:rPr>
          <w:rFonts w:ascii="Arial" w:hAnsi="Arial" w:cs="Arial"/>
          <w:sz w:val="26"/>
        </w:rPr>
      </w:pPr>
    </w:p>
    <w:p w14:paraId="150EB5A0" w14:textId="77777777" w:rsidR="00B55B3B" w:rsidRPr="001058B5" w:rsidRDefault="00B55B3B" w:rsidP="00B55B3B">
      <w:pPr>
        <w:pStyle w:val="Heading4"/>
        <w:ind w:left="100"/>
      </w:pPr>
      <w:bookmarkStart w:id="1308" w:name="Principle_2:_Encryption_Does_Not_Protect"/>
      <w:bookmarkStart w:id="1309" w:name="_bookmark1554"/>
      <w:bookmarkEnd w:id="1308"/>
      <w:bookmarkEnd w:id="1309"/>
      <w:r w:rsidRPr="00323667">
        <w:rPr>
          <w:spacing w:val="-21"/>
        </w:rPr>
        <w:t>Nguyên tắc 2:  Mã hóa không bảo vệ chống lại quản trị viên cơ sở dữ liệu gián điệp</w:t>
      </w:r>
    </w:p>
    <w:p w14:paraId="705A8035" w14:textId="77777777" w:rsidR="00B55B3B" w:rsidRPr="001058B5" w:rsidRDefault="00B55B3B" w:rsidP="00B55B3B">
      <w:pPr>
        <w:pStyle w:val="BodyText"/>
        <w:spacing w:before="80" w:line="232" w:lineRule="auto"/>
        <w:ind w:left="1659" w:right="776"/>
        <w:rPr>
          <w:rFonts w:ascii="Arial" w:hAnsi="Arial" w:cs="Arial"/>
        </w:rPr>
      </w:pPr>
      <w:r w:rsidRPr="00323667">
        <w:rPr>
          <w:rFonts w:ascii="Arial" w:hAnsi="Arial" w:cs="Arial"/>
        </w:rPr>
        <w:t>Một số tổ chức, lo ngại rằng một người dùng gián điệp có thể được tăng quyền (quản trị viên cơ sở dữ liệu) bằng cách đoán mật khẩu, như ý tưởng mã hóa dữ liệu được lưu trữ để bảo vệ chống lại mối đe dọa này. Tuy nhiên, giải pháp đúng cho vấn đề này là bảo vệ tài khoản quản trị cơ sở dữ liệu và thay đổi mật khẩu mặc định cho các tài khoản đặc quyền khác. Cách dễ nhất để đột nhập vào cơ sở dữ liệu là sử dụng mật khẩu mặc định cho tài khoản đặc quyền mà quản trị viên cho phép không thay đổi. Một ví dụ là SYS / CHANGE_ON_INSTALL</w:t>
      </w:r>
      <w:r w:rsidRPr="001058B5">
        <w:rPr>
          <w:rFonts w:ascii="Arial" w:hAnsi="Arial" w:cs="Arial"/>
        </w:rPr>
        <w:t>.</w:t>
      </w:r>
    </w:p>
    <w:p w14:paraId="5AF55D39" w14:textId="77777777" w:rsidR="00B55B3B" w:rsidRPr="001058B5" w:rsidRDefault="00B55B3B" w:rsidP="00B55B3B">
      <w:pPr>
        <w:pStyle w:val="BodyText"/>
        <w:spacing w:before="111" w:line="230" w:lineRule="auto"/>
        <w:ind w:left="1660" w:right="768"/>
        <w:rPr>
          <w:rFonts w:ascii="Arial" w:hAnsi="Arial" w:cs="Arial"/>
        </w:rPr>
      </w:pPr>
      <w:r w:rsidRPr="00323667">
        <w:rPr>
          <w:rFonts w:ascii="Arial" w:hAnsi="Arial" w:cs="Arial"/>
        </w:rPr>
        <w:t>Mặc dù có nhiều thứ phá hoại mà người dùng gián điệp có thể thực hiện với cơ sở dữ liệu sau khi đạt được đặc quyền DBA, nhưng mã hóa sẽ không bảo vệ được nhiều người trong số họ. Ví dụ bao gồm hỏng hoặc xóa dữ liệu, xuất dữ liệu người dùng vào hệ thống tệp để gửi lại dữ liệu qua email cho chính mình để chạy trình bẻ khóa mật khẩu trên đó, v.v.</w:t>
      </w:r>
      <w:r w:rsidRPr="001058B5">
        <w:rPr>
          <w:rFonts w:ascii="Arial" w:hAnsi="Arial" w:cs="Arial"/>
        </w:rPr>
        <w:t>.</w:t>
      </w:r>
    </w:p>
    <w:p w14:paraId="12064A2C" w14:textId="77777777" w:rsidR="00B55B3B" w:rsidRPr="001058B5" w:rsidRDefault="00B55B3B" w:rsidP="00B55B3B">
      <w:pPr>
        <w:pStyle w:val="BodyText"/>
        <w:spacing w:before="120" w:line="232" w:lineRule="auto"/>
        <w:ind w:left="1659" w:right="700"/>
        <w:rPr>
          <w:rFonts w:ascii="Arial" w:hAnsi="Arial" w:cs="Arial"/>
        </w:rPr>
      </w:pPr>
      <w:r w:rsidRPr="00323667">
        <w:rPr>
          <w:rFonts w:ascii="Arial" w:hAnsi="Arial" w:cs="Arial"/>
        </w:rPr>
        <w:t>Một số tổ chức lo ngại rằng các quản trị cơ sở dữ liệu, thường có tất cả các đặc quyền, có thể xem tất cả dữ liệu trong cơ sở dữ liệu. Các tổ chức này cảm thấy rằng các quản trị viên cơ sở dữ liệu nên quản trị cơ sở dữ liệu, nhưng không thể thấy dữ liệu mà cơ sở dữ liệu chứa. Một số tổ chức cũng lo ngại về việc tập trung nhiều đặc quyền vào một người và muốn phân vùng chức năng DBA hoặc thực thi các quy tắc truy cập hai người</w:t>
      </w:r>
      <w:r w:rsidRPr="001058B5">
        <w:rPr>
          <w:rFonts w:ascii="Arial" w:hAnsi="Arial" w:cs="Arial"/>
        </w:rPr>
        <w:t>.</w:t>
      </w:r>
    </w:p>
    <w:p w14:paraId="16583422" w14:textId="77777777" w:rsidR="00B55B3B" w:rsidRPr="001058B5" w:rsidRDefault="00B55B3B" w:rsidP="00B55B3B">
      <w:pPr>
        <w:pStyle w:val="BodyText"/>
        <w:spacing w:before="115" w:line="230" w:lineRule="auto"/>
        <w:ind w:left="1659" w:right="848"/>
        <w:rPr>
          <w:rFonts w:ascii="Arial" w:hAnsi="Arial" w:cs="Arial"/>
        </w:rPr>
      </w:pPr>
      <w:r w:rsidRPr="00652269">
        <w:rPr>
          <w:rFonts w:ascii="Arial" w:hAnsi="Arial" w:cs="Arial"/>
        </w:rPr>
        <w:t>Nó hấp dẫn để nghĩ rằng mã hóa tất cả dữ liệu (hoặc một lượng đáng kể dữ liệu) sẽ giải quyết những vấn đề này, nhưng có những cách tốt hơn để bảo vệ chống lại những mối đe dọa. Ví dụ, Oracle Database hỗ trợ phân vùng hạn chế các đặc quyền DBA. Cơ sở dữ liệu Oracle cung cấp hỗ trợ riêng cho người dùng SYSDBA và SYSOPER. SYSDBA có tất cả các đặc quyền, nhưng SYSOPER có một bộ đặc quyền hạn chế (chẳng hạn như khởi động và tắt cơ sở dữ liệu)</w:t>
      </w:r>
      <w:r w:rsidRPr="001058B5">
        <w:rPr>
          <w:rFonts w:ascii="Arial" w:hAnsi="Arial" w:cs="Arial"/>
        </w:rPr>
        <w:t>.</w:t>
      </w:r>
    </w:p>
    <w:p w14:paraId="50D4AE07" w14:textId="77777777" w:rsidR="00B55B3B" w:rsidRPr="001058B5" w:rsidRDefault="00B55B3B" w:rsidP="00B55B3B">
      <w:pPr>
        <w:pStyle w:val="BodyText"/>
        <w:spacing w:before="118" w:line="230" w:lineRule="auto"/>
        <w:ind w:left="1660" w:right="848"/>
        <w:rPr>
          <w:rFonts w:ascii="Arial" w:hAnsi="Arial" w:cs="Arial"/>
        </w:rPr>
      </w:pPr>
      <w:r w:rsidRPr="00652269">
        <w:rPr>
          <w:rFonts w:ascii="Arial" w:hAnsi="Arial" w:cs="Arial"/>
        </w:rPr>
        <w:t>Hơn nữa, bạn có thể tạo các vai trò nhỏ hơn bao gồm một số đặc quyền hệ thống. Một vai trò jr_dba có thể không bao gồm tất cả các đặc quyền của hệ thống, nhưng chỉ những đặc quyền thích hợp cho một quản trị viên cơ sở dữ liệu cơ sở (chẳng hạn như CREATE TABLE, CREATE USER, vv).</w:t>
      </w:r>
    </w:p>
    <w:p w14:paraId="0A252CCB" w14:textId="77777777" w:rsidR="00B55B3B" w:rsidRPr="001058B5" w:rsidRDefault="00B55B3B" w:rsidP="00B55B3B">
      <w:pPr>
        <w:spacing w:line="230" w:lineRule="auto"/>
        <w:rPr>
          <w:rFonts w:ascii="Arial" w:hAnsi="Arial" w:cs="Arial"/>
        </w:rPr>
        <w:sectPr w:rsidR="00B55B3B" w:rsidRPr="001058B5">
          <w:headerReference w:type="even" r:id="rId175"/>
          <w:headerReference w:type="default" r:id="rId176"/>
          <w:pgSz w:w="12240" w:h="15840"/>
          <w:pgMar w:top="840" w:right="1060" w:bottom="860" w:left="1100" w:header="549" w:footer="663" w:gutter="0"/>
          <w:cols w:space="720"/>
        </w:sectPr>
      </w:pPr>
    </w:p>
    <w:p w14:paraId="4F3430F3" w14:textId="77777777" w:rsidR="00B55B3B" w:rsidRPr="001058B5" w:rsidRDefault="00B55B3B" w:rsidP="00B55B3B">
      <w:pPr>
        <w:pStyle w:val="BodyText"/>
        <w:spacing w:before="5"/>
        <w:rPr>
          <w:rFonts w:ascii="Arial" w:hAnsi="Arial" w:cs="Arial"/>
          <w:sz w:val="25"/>
        </w:rPr>
      </w:pPr>
    </w:p>
    <w:p w14:paraId="2046C5E0" w14:textId="77777777" w:rsidR="00B55B3B" w:rsidRPr="001058B5" w:rsidRDefault="00B55B3B" w:rsidP="00B55B3B">
      <w:pPr>
        <w:pStyle w:val="BodyText"/>
        <w:spacing w:before="101" w:line="230" w:lineRule="auto"/>
        <w:ind w:left="2260" w:right="188" w:hanging="1"/>
        <w:rPr>
          <w:rFonts w:ascii="Arial" w:hAnsi="Arial" w:cs="Arial"/>
        </w:rPr>
      </w:pPr>
      <w:r w:rsidRPr="00652269">
        <w:rPr>
          <w:rFonts w:ascii="Arial" w:hAnsi="Arial" w:cs="Arial"/>
        </w:rPr>
        <w:t>Cơ sở dữ liệu Oracle cũng cho phép kiểm tra các hành động được thực hiện bởi SYS (hoặc người dùng có đặc quyền SYS) và lưu trữ đường dẫn kiểm tra đó ở một vị trí hệ điều hành an toàn. Sử dụng mô hình này, một kiểm toán viên riêng biệt có quyền root trên hệ điều hành có thể kiểm tra tất cả các hành động của SYS, cho phép kiểm toán viên giữ tất cả các quản trị viên cơ sở dữ liệu chịu trách nhiệm về hành động của họ</w:t>
      </w:r>
      <w:r w:rsidRPr="001058B5">
        <w:rPr>
          <w:rFonts w:ascii="Arial" w:hAnsi="Arial" w:cs="Arial"/>
        </w:rPr>
        <w:t>.</w:t>
      </w:r>
    </w:p>
    <w:p w14:paraId="5621F5EB" w14:textId="77777777" w:rsidR="00B55B3B" w:rsidRPr="001058B5" w:rsidRDefault="00B55B3B" w:rsidP="00B55B3B">
      <w:pPr>
        <w:pStyle w:val="BodyText"/>
        <w:spacing w:before="118" w:line="232" w:lineRule="auto"/>
        <w:ind w:left="2260"/>
        <w:rPr>
          <w:rFonts w:ascii="Arial" w:hAnsi="Arial" w:cs="Arial"/>
        </w:rPr>
      </w:pPr>
      <w:r w:rsidRPr="001058B5">
        <w:rPr>
          <w:rFonts w:ascii="Arial" w:hAnsi="Arial" w:cs="Arial"/>
        </w:rPr>
        <w:t xml:space="preserve">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for information about ways to audit database administrators.</w:t>
      </w:r>
    </w:p>
    <w:p w14:paraId="6FE42683" w14:textId="77777777" w:rsidR="00B55B3B" w:rsidRPr="001058B5" w:rsidRDefault="00B55B3B" w:rsidP="00B55B3B">
      <w:pPr>
        <w:spacing w:before="118" w:line="232" w:lineRule="auto"/>
        <w:ind w:left="2259" w:right="102"/>
        <w:rPr>
          <w:rFonts w:ascii="Arial" w:hAnsi="Arial" w:cs="Arial"/>
          <w:sz w:val="20"/>
        </w:rPr>
      </w:pPr>
      <w:r w:rsidRPr="00652269">
        <w:rPr>
          <w:rFonts w:ascii="Arial" w:hAnsi="Arial" w:cs="Arial"/>
          <w:sz w:val="20"/>
        </w:rPr>
        <w:t>Bạn cũng có thể tinh chỉnh quyền truy cập và kiểm soát các quản trị viên cơ sở dữ liệu bằng cách sử dụng Oracle Database Vault. Xem Hướng dẫn của quản trị viên cơ sở dữ liệu Oracle Vault để biết thêm thông tin</w:t>
      </w:r>
      <w:r w:rsidRPr="001058B5">
        <w:rPr>
          <w:rFonts w:ascii="Arial" w:hAnsi="Arial" w:cs="Arial"/>
          <w:sz w:val="20"/>
        </w:rPr>
        <w:t>.</w:t>
      </w:r>
    </w:p>
    <w:p w14:paraId="1EA6703E" w14:textId="77777777" w:rsidR="00B55B3B" w:rsidRPr="001058B5" w:rsidRDefault="00B55B3B" w:rsidP="00B55B3B">
      <w:pPr>
        <w:pStyle w:val="BodyText"/>
        <w:spacing w:before="116" w:line="232" w:lineRule="auto"/>
        <w:ind w:left="2260" w:right="111"/>
        <w:rPr>
          <w:rFonts w:ascii="Arial" w:hAnsi="Arial" w:cs="Arial"/>
        </w:rPr>
      </w:pPr>
      <w:r w:rsidRPr="00652269">
        <w:rPr>
          <w:rFonts w:ascii="Arial" w:hAnsi="Arial" w:cs="Arial"/>
        </w:rPr>
        <w:t>Chức năng quản trị viên cơ sở dữ liệu là một vị trí đáng tin cậy. Ngay cả các tổ chức có dữ liệu nhạy cảm nhất, chẳng hạn như các cơ quan tình báo, thường không phân vùng chức năng quản trị cơ sở dữ liệu. Thay vào đó, họ quản lý các quản trị viên cơ sở dữ liệu của họ một cách mạnh mẽ, bởi vì nó là một vị trí đáng tin cậy. Kiểm tra định kỳ có thể giúp phát hiện các hoạt động không phù hợp</w:t>
      </w:r>
      <w:r w:rsidRPr="001058B5">
        <w:rPr>
          <w:rFonts w:ascii="Arial" w:hAnsi="Arial" w:cs="Arial"/>
        </w:rPr>
        <w:t>.</w:t>
      </w:r>
    </w:p>
    <w:p w14:paraId="722CCFB7" w14:textId="77777777" w:rsidR="00B55B3B" w:rsidRPr="001058B5" w:rsidRDefault="00B55B3B" w:rsidP="00B55B3B">
      <w:pPr>
        <w:pStyle w:val="BodyText"/>
        <w:spacing w:before="115" w:line="232" w:lineRule="auto"/>
        <w:ind w:left="2259"/>
        <w:rPr>
          <w:rFonts w:ascii="Arial" w:hAnsi="Arial" w:cs="Arial"/>
        </w:rPr>
      </w:pPr>
      <w:r w:rsidRPr="00652269">
        <w:rPr>
          <w:rFonts w:ascii="Arial" w:hAnsi="Arial" w:cs="Arial"/>
        </w:rPr>
        <w:t>Mã hóa dữ liệu được lưu trữ không được can thiệp vào việc quản trị cơ sở dữ liệu, bởi vì nếu không, các vấn đề bảo mật lớn hơn có thể xảy ra. Ví dụ, nếu bằng cách mã hóa dữ liệu bạn làm hỏng dữ liệu, thì bạn tạo ra một vấn đề bảo mật, bản thân dữ liệu không thể được giải thích, và nó có thể không được phục hồi</w:t>
      </w:r>
      <w:r w:rsidRPr="001058B5">
        <w:rPr>
          <w:rFonts w:ascii="Arial" w:hAnsi="Arial" w:cs="Arial"/>
        </w:rPr>
        <w:t>.</w:t>
      </w:r>
    </w:p>
    <w:p w14:paraId="3C298D7A" w14:textId="77777777" w:rsidR="00B55B3B" w:rsidRPr="001058B5" w:rsidRDefault="00B55B3B" w:rsidP="00B55B3B">
      <w:pPr>
        <w:pStyle w:val="BodyText"/>
        <w:spacing w:before="116" w:line="232" w:lineRule="auto"/>
        <w:ind w:left="2260" w:right="185"/>
        <w:rPr>
          <w:rFonts w:ascii="Arial" w:hAnsi="Arial" w:cs="Arial"/>
        </w:rPr>
      </w:pPr>
      <w:r w:rsidRPr="00652269">
        <w:rPr>
          <w:rFonts w:ascii="Arial" w:hAnsi="Arial" w:cs="Arial"/>
        </w:rPr>
        <w:t>Bạn có thể sử dụng mã hóa để giới hạn khả năng của người quản trị cơ sở dữ liệu hoặc người dùng đặc quyền khác để xem dữ liệu trong cơ sở dữ liệu. Tuy nhiên, nó không phải là một thay thế cho quản lý quyền quản trị cơ sở dữ liệu đúng cách, hoặc để kiểm soát việc sử dụng các đặc quyền hệ thống mạnh mẽ. Nếu người dùng không đáng tin cậy có những đặc quyền quan trọng, thì họ có thể đặt ra nhiều mối đe dọa cho một tổ chức, một số trong số đó có ý nghĩa hơn nhiều so với việc xem số thẻ tín dụng không được mã hóa</w:t>
      </w:r>
      <w:r w:rsidRPr="001058B5">
        <w:rPr>
          <w:rFonts w:ascii="Arial" w:hAnsi="Arial" w:cs="Arial"/>
        </w:rPr>
        <w:t>.</w:t>
      </w:r>
    </w:p>
    <w:p w14:paraId="21254DAD" w14:textId="77777777" w:rsidR="00B55B3B" w:rsidRPr="001058B5" w:rsidRDefault="00B55B3B" w:rsidP="00B55B3B">
      <w:pPr>
        <w:pStyle w:val="BodyText"/>
        <w:spacing w:before="2"/>
        <w:rPr>
          <w:rFonts w:ascii="Arial" w:hAnsi="Arial" w:cs="Arial"/>
          <w:sz w:val="25"/>
        </w:rPr>
      </w:pPr>
    </w:p>
    <w:p w14:paraId="2F219CD9" w14:textId="77777777" w:rsidR="00B55B3B" w:rsidRPr="001058B5" w:rsidRDefault="00B55B3B" w:rsidP="00B55B3B">
      <w:pPr>
        <w:pStyle w:val="Heading4"/>
      </w:pPr>
      <w:bookmarkStart w:id="1310" w:name="Principle_3:_Encrypting_Everything_Does_"/>
      <w:bookmarkStart w:id="1311" w:name="_bookmark1558"/>
      <w:bookmarkEnd w:id="1310"/>
      <w:bookmarkEnd w:id="1311"/>
      <w:r w:rsidRPr="00323667">
        <w:t>Nguyên tắc 3: Mã hoá mọi thứ không làm dữ liệu an toàn</w:t>
      </w:r>
    </w:p>
    <w:p w14:paraId="378AF0BF" w14:textId="77777777" w:rsidR="00B55B3B" w:rsidRPr="001058B5" w:rsidRDefault="00B55B3B" w:rsidP="00B55B3B">
      <w:pPr>
        <w:pStyle w:val="BodyText"/>
        <w:spacing w:before="80" w:line="232" w:lineRule="auto"/>
        <w:ind w:left="2260"/>
        <w:rPr>
          <w:rFonts w:ascii="Arial" w:hAnsi="Arial" w:cs="Arial"/>
        </w:rPr>
      </w:pPr>
      <w:r w:rsidRPr="00652269">
        <w:rPr>
          <w:rFonts w:ascii="Arial" w:hAnsi="Arial" w:cs="Arial"/>
        </w:rPr>
        <w:t>Một lỗi phổ biến là nghĩ rằng nếu mã hóa một số dữ liệu tăng cường bảo mật, thì việc mã hóa mọi thứ sẽ làm cho tất cả dữ liệu được bảo mật</w:t>
      </w:r>
      <w:r w:rsidRPr="001058B5">
        <w:rPr>
          <w:rFonts w:ascii="Arial" w:hAnsi="Arial" w:cs="Arial"/>
        </w:rPr>
        <w:t>.</w:t>
      </w:r>
    </w:p>
    <w:p w14:paraId="6842A6E7" w14:textId="77777777" w:rsidR="00B55B3B" w:rsidRPr="001058B5" w:rsidRDefault="00B55B3B" w:rsidP="00B55B3B">
      <w:pPr>
        <w:pStyle w:val="BodyText"/>
        <w:spacing w:before="118" w:line="232" w:lineRule="auto"/>
        <w:ind w:left="2259" w:right="185"/>
        <w:rPr>
          <w:rFonts w:ascii="Arial" w:hAnsi="Arial" w:cs="Arial"/>
        </w:rPr>
      </w:pPr>
      <w:r w:rsidRPr="00652269">
        <w:rPr>
          <w:rFonts w:ascii="Arial" w:hAnsi="Arial" w:cs="Arial"/>
        </w:rPr>
        <w:t>Khi thảo luận về hai nguyên tắc trước, việc mã hóa không giải quyết tốt các vấn đề kiểm soát truy cập, và điều quan trọng là mã hóa không can thiệp vào các điều khiển truy cập thông thường. Hơn nữa, việc mã hóa toàn bộ cơ sở dữ liệu sản xuất có nghĩa là tất cả các dữ liệu phải được giải mã để được đọc, cập nhật, hoặc xóa. Mã hóa vốn là một hoạt động chuyên sâu về hiệu năng; mã hóa tất cả dữ liệu sẽ ảnh hưởng đáng kể đến hiệu suất</w:t>
      </w:r>
      <w:r w:rsidRPr="001058B5">
        <w:rPr>
          <w:rFonts w:ascii="Arial" w:hAnsi="Arial" w:cs="Arial"/>
        </w:rPr>
        <w:t>.</w:t>
      </w:r>
    </w:p>
    <w:p w14:paraId="6009CBC0" w14:textId="77777777" w:rsidR="00B55B3B" w:rsidRPr="001058B5" w:rsidRDefault="00B55B3B" w:rsidP="00B55B3B">
      <w:pPr>
        <w:pStyle w:val="BodyText"/>
        <w:spacing w:before="114" w:line="232" w:lineRule="auto"/>
        <w:ind w:left="2259" w:right="185"/>
        <w:rPr>
          <w:rFonts w:ascii="Arial" w:hAnsi="Arial" w:cs="Arial"/>
        </w:rPr>
      </w:pPr>
      <w:r w:rsidRPr="00652269">
        <w:rPr>
          <w:rFonts w:ascii="Arial" w:hAnsi="Arial" w:cs="Arial"/>
        </w:rPr>
        <w:t>Tính khả dụng là một khía cạnh quan trọng của bảo mật. Nếu mã hóa dữ liệu làm cho dữ liệu không có sẵn hoặc ảnh hưởng xấu đến tính khả dụng bằng cách giảm hiệu suất, thì việc mã hóa mọi thứ sẽ tạo ra một vấn đề bảo mật mới. Tính khả dụng cũng bị ảnh hưởng bất lợi bởi cơ sở dữ liệu không thể truy cập được khi các khóa mã hóa được thay đổi, vì các thực hành bảo mật tốt yêu cầu thường xuyên. Khi các khóa được thay đổi, cơ sở dữ liệu không thể truy cập được trong khi dữ liệu được giải mã và được mã hóa lại bằng khóa hoặc khóa mới</w:t>
      </w:r>
      <w:r w:rsidRPr="001058B5">
        <w:rPr>
          <w:rFonts w:ascii="Arial" w:hAnsi="Arial" w:cs="Arial"/>
        </w:rPr>
        <w:t>.</w:t>
      </w:r>
    </w:p>
    <w:p w14:paraId="72DA6ACD" w14:textId="77777777" w:rsidR="00B55B3B" w:rsidRPr="001058B5" w:rsidRDefault="00B55B3B" w:rsidP="00B55B3B">
      <w:pPr>
        <w:pStyle w:val="BodyText"/>
        <w:spacing w:before="113" w:line="232" w:lineRule="auto"/>
        <w:ind w:left="2259" w:right="99"/>
        <w:rPr>
          <w:rFonts w:ascii="Arial" w:hAnsi="Arial" w:cs="Arial"/>
        </w:rPr>
      </w:pPr>
      <w:r w:rsidRPr="00652269">
        <w:rPr>
          <w:rFonts w:ascii="Arial" w:hAnsi="Arial" w:cs="Arial"/>
        </w:rPr>
        <w:t>Có thể có lợi thế để mã hóa dữ liệu được lưu trữ ngoại tuyến. Ví dụ, một tổ chức có thể lưu trữ các bản sao lưu trong khoảng thời gian 6 tháng đến một năm off-line, ở một vị trí ở xa. Tất nhiên, dòng đầu tiên của bảo vệ là để bảo đảm cơ sở lưu trữ dữ liệu, bằng cách thiết lập các điều khiển truy cập vật lý. Mã hóa dữ liệu này trước khi nó được lưu trữ có thể cung cấp thêm lợi ích. Bởi vì nó không được truy cập trực tuyến, hiệu suất không cần phải xem xét. Trong khi một cơ sở dữ liệu Oracle không cung cấp khả năng này, thì có những nhà cung cấp dịch vụ mã hóa. Trước khi bắt tay vào mã hóa quy mô lớn của dữ liệu sao lưu, các tổ chức xem xét phương pháp này</w:t>
      </w:r>
    </w:p>
    <w:p w14:paraId="40402373"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79CB8AF" w14:textId="77777777" w:rsidR="00B55B3B" w:rsidRPr="001058B5" w:rsidRDefault="00B55B3B" w:rsidP="00B55B3B">
      <w:pPr>
        <w:pStyle w:val="BodyText"/>
        <w:spacing w:before="5"/>
        <w:rPr>
          <w:rFonts w:ascii="Arial" w:hAnsi="Arial" w:cs="Arial"/>
          <w:sz w:val="25"/>
        </w:rPr>
      </w:pPr>
    </w:p>
    <w:p w14:paraId="5265FD78" w14:textId="77777777" w:rsidR="00B55B3B" w:rsidRPr="001058B5" w:rsidRDefault="00B55B3B" w:rsidP="00B55B3B">
      <w:pPr>
        <w:pStyle w:val="BodyText"/>
        <w:spacing w:before="99" w:line="232" w:lineRule="auto"/>
        <w:ind w:left="1660" w:right="848"/>
        <w:rPr>
          <w:rFonts w:ascii="Arial" w:hAnsi="Arial" w:cs="Arial"/>
        </w:rPr>
      </w:pPr>
      <w:r w:rsidRPr="00652269">
        <w:rPr>
          <w:rFonts w:ascii="Arial" w:hAnsi="Arial" w:cs="Arial"/>
        </w:rPr>
        <w:t>nên kiểm tra kỹ lưỡng quy trình này. Cần phải xác minh rằng dữ liệu được mã hóa trước khi lưu trữ ngoại tuyến có thể được giải mã và nhập lại thành công</w:t>
      </w:r>
      <w:r w:rsidRPr="001058B5">
        <w:rPr>
          <w:rFonts w:ascii="Arial" w:hAnsi="Arial" w:cs="Arial"/>
        </w:rPr>
        <w:t>.</w:t>
      </w:r>
    </w:p>
    <w:p w14:paraId="2DB9D403" w14:textId="77777777" w:rsidR="00B55B3B" w:rsidRPr="001058B5" w:rsidRDefault="00B55B3B" w:rsidP="00B55B3B">
      <w:pPr>
        <w:pStyle w:val="BodyText"/>
        <w:spacing w:before="8"/>
        <w:rPr>
          <w:rFonts w:ascii="Arial" w:hAnsi="Arial" w:cs="Arial"/>
          <w:sz w:val="27"/>
        </w:rPr>
      </w:pPr>
    </w:p>
    <w:p w14:paraId="4D0754C0" w14:textId="77777777" w:rsidR="00B55B3B" w:rsidRPr="001058B5" w:rsidRDefault="00B55B3B" w:rsidP="00B55B3B">
      <w:pPr>
        <w:pStyle w:val="Heading3"/>
        <w:ind w:left="100"/>
      </w:pPr>
      <w:bookmarkStart w:id="1312" w:name="Data_Encryption_Challenges"/>
      <w:bookmarkStart w:id="1313" w:name="_bookmark1560"/>
      <w:bookmarkEnd w:id="1312"/>
      <w:bookmarkEnd w:id="1313"/>
      <w:r w:rsidRPr="00652269">
        <w:t>Những thách thức mã hóa dữ liệu</w:t>
      </w:r>
    </w:p>
    <w:p w14:paraId="2D4B258A" w14:textId="77777777" w:rsidR="00B55B3B" w:rsidRPr="001058B5" w:rsidRDefault="00B55B3B" w:rsidP="00B55B3B">
      <w:pPr>
        <w:pStyle w:val="BodyText"/>
        <w:spacing w:before="87" w:line="232" w:lineRule="auto"/>
        <w:ind w:left="1660" w:right="848"/>
        <w:rPr>
          <w:rFonts w:ascii="Arial" w:hAnsi="Arial" w:cs="Arial"/>
        </w:rPr>
      </w:pPr>
      <w:r w:rsidRPr="00652269">
        <w:rPr>
          <w:rFonts w:ascii="Arial" w:hAnsi="Arial" w:cs="Arial"/>
        </w:rPr>
        <w:t>Trong trường hợp mã hóa có thể cung cấp bảo mật bổ sung, có một số thách thức kỹ thuật liên quan, như được mô tả trong các phần sau</w:t>
      </w:r>
      <w:r w:rsidRPr="001058B5">
        <w:rPr>
          <w:rFonts w:ascii="Arial" w:hAnsi="Arial" w:cs="Arial"/>
        </w:rPr>
        <w:t>:</w:t>
      </w:r>
    </w:p>
    <w:p w14:paraId="36EBE62A" w14:textId="77777777" w:rsidR="00B55B3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62" w:history="1">
        <w:r w:rsidR="00B55B3B">
          <w:rPr>
            <w:rFonts w:ascii="Arial" w:hAnsi="Arial" w:cs="Arial"/>
            <w:color w:val="0000CC"/>
            <w:sz w:val="20"/>
          </w:rPr>
          <w:t>Mã</w:t>
        </w:r>
      </w:hyperlink>
      <w:r w:rsidR="00B55B3B">
        <w:rPr>
          <w:rFonts w:ascii="Arial" w:hAnsi="Arial" w:cs="Arial"/>
          <w:color w:val="0000CC"/>
          <w:sz w:val="20"/>
        </w:rPr>
        <w:t xml:space="preserve"> hoá dữ liệu được lập chỉ mục</w:t>
      </w:r>
    </w:p>
    <w:p w14:paraId="12E9BA98" w14:textId="77777777" w:rsidR="00B55B3B" w:rsidRPr="001058B5" w:rsidRDefault="008D1AB8" w:rsidP="006F7931">
      <w:pPr>
        <w:pStyle w:val="ListParagraph"/>
        <w:numPr>
          <w:ilvl w:val="1"/>
          <w:numId w:val="137"/>
        </w:numPr>
        <w:tabs>
          <w:tab w:val="left" w:pos="2020"/>
        </w:tabs>
        <w:ind w:hanging="359"/>
        <w:rPr>
          <w:rFonts w:ascii="Arial" w:hAnsi="Arial" w:cs="Arial"/>
          <w:sz w:val="20"/>
        </w:rPr>
      </w:pPr>
      <w:hyperlink w:anchor="_bookmark1564" w:history="1">
        <w:r w:rsidR="00B55B3B">
          <w:rPr>
            <w:rFonts w:ascii="Arial" w:hAnsi="Arial" w:cs="Arial"/>
            <w:color w:val="0000CC"/>
            <w:sz w:val="20"/>
          </w:rPr>
          <w:t>Toạ</w:t>
        </w:r>
      </w:hyperlink>
      <w:r w:rsidR="00B55B3B">
        <w:rPr>
          <w:rFonts w:ascii="Arial" w:hAnsi="Arial" w:cs="Arial"/>
          <w:color w:val="0000CC"/>
          <w:sz w:val="20"/>
        </w:rPr>
        <w:t xml:space="preserve"> khoá mã hoá</w:t>
      </w:r>
    </w:p>
    <w:p w14:paraId="2BA80AD3" w14:textId="77777777" w:rsidR="00B55B3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66" w:history="1">
        <w:r w:rsidR="00B55B3B">
          <w:rPr>
            <w:rFonts w:ascii="Arial" w:hAnsi="Arial" w:cs="Arial"/>
            <w:color w:val="0000CC"/>
            <w:sz w:val="20"/>
          </w:rPr>
          <w:t>Chuyển</w:t>
        </w:r>
      </w:hyperlink>
      <w:r w:rsidR="00B55B3B">
        <w:rPr>
          <w:rFonts w:ascii="Arial" w:hAnsi="Arial" w:cs="Arial"/>
          <w:color w:val="0000CC"/>
          <w:sz w:val="20"/>
        </w:rPr>
        <w:t xml:space="preserve"> giao các khoá mã hoá</w:t>
      </w:r>
    </w:p>
    <w:p w14:paraId="68B3FD91" w14:textId="77777777" w:rsidR="00B55B3B" w:rsidRPr="001058B5" w:rsidRDefault="008D1AB8" w:rsidP="006F7931">
      <w:pPr>
        <w:pStyle w:val="ListParagraph"/>
        <w:numPr>
          <w:ilvl w:val="1"/>
          <w:numId w:val="137"/>
        </w:numPr>
        <w:tabs>
          <w:tab w:val="left" w:pos="2020"/>
        </w:tabs>
        <w:ind w:hanging="359"/>
        <w:rPr>
          <w:rFonts w:ascii="Arial" w:hAnsi="Arial" w:cs="Arial"/>
          <w:sz w:val="20"/>
        </w:rPr>
      </w:pPr>
      <w:hyperlink w:anchor="_bookmark1568" w:history="1">
        <w:r w:rsidR="00B55B3B">
          <w:rPr>
            <w:rFonts w:ascii="Arial" w:hAnsi="Arial" w:cs="Arial"/>
            <w:color w:val="0000CC"/>
            <w:sz w:val="20"/>
          </w:rPr>
          <w:t>Lưu</w:t>
        </w:r>
      </w:hyperlink>
      <w:r w:rsidR="00B55B3B">
        <w:rPr>
          <w:rFonts w:ascii="Arial" w:hAnsi="Arial" w:cs="Arial"/>
          <w:color w:val="0000CC"/>
          <w:sz w:val="20"/>
        </w:rPr>
        <w:t xml:space="preserve"> trữ các khoá mã hoá</w:t>
      </w:r>
    </w:p>
    <w:p w14:paraId="5C13975D" w14:textId="77777777" w:rsidR="00B55B3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78" w:history="1">
        <w:r w:rsidR="00B55B3B">
          <w:rPr>
            <w:rFonts w:ascii="Arial" w:hAnsi="Arial" w:cs="Arial"/>
            <w:color w:val="0000CC"/>
            <w:sz w:val="20"/>
          </w:rPr>
          <w:t>Thay</w:t>
        </w:r>
      </w:hyperlink>
      <w:r w:rsidR="00B55B3B">
        <w:rPr>
          <w:rFonts w:ascii="Arial" w:hAnsi="Arial" w:cs="Arial"/>
          <w:color w:val="0000CC"/>
          <w:sz w:val="20"/>
        </w:rPr>
        <w:t xml:space="preserve"> đổi các khoá mã hoá</w:t>
      </w:r>
    </w:p>
    <w:p w14:paraId="76A2B601" w14:textId="77777777" w:rsidR="00B55B3B" w:rsidRPr="001058B5" w:rsidRDefault="008D1AB8" w:rsidP="006F7931">
      <w:pPr>
        <w:pStyle w:val="ListParagraph"/>
        <w:numPr>
          <w:ilvl w:val="1"/>
          <w:numId w:val="137"/>
        </w:numPr>
        <w:tabs>
          <w:tab w:val="left" w:pos="2020"/>
        </w:tabs>
        <w:ind w:hanging="359"/>
        <w:rPr>
          <w:rFonts w:ascii="Arial" w:hAnsi="Arial" w:cs="Arial"/>
          <w:sz w:val="20"/>
        </w:rPr>
      </w:pPr>
      <w:hyperlink w:anchor="_bookmark1580" w:history="1">
        <w:r w:rsidR="00B55B3B">
          <w:rPr>
            <w:rFonts w:ascii="Arial" w:hAnsi="Arial" w:cs="Arial"/>
            <w:color w:val="0000CC"/>
            <w:sz w:val="20"/>
          </w:rPr>
          <w:t>Mã</w:t>
        </w:r>
      </w:hyperlink>
      <w:r w:rsidR="00B55B3B">
        <w:rPr>
          <w:rFonts w:ascii="Arial" w:hAnsi="Arial" w:cs="Arial"/>
          <w:color w:val="0000CC"/>
          <w:sz w:val="20"/>
        </w:rPr>
        <w:t xml:space="preserve"> hoá nhị phân các đối tượng lớn</w:t>
      </w:r>
    </w:p>
    <w:p w14:paraId="5B2D41CB" w14:textId="77777777" w:rsidR="00B55B3B" w:rsidRPr="001058B5" w:rsidRDefault="00B55B3B" w:rsidP="00B55B3B">
      <w:pPr>
        <w:pStyle w:val="BodyText"/>
        <w:spacing w:before="6"/>
        <w:rPr>
          <w:rFonts w:ascii="Arial" w:hAnsi="Arial" w:cs="Arial"/>
          <w:sz w:val="25"/>
        </w:rPr>
      </w:pPr>
    </w:p>
    <w:p w14:paraId="7241E548" w14:textId="77777777" w:rsidR="00B55B3B" w:rsidRPr="001058B5" w:rsidRDefault="00B55B3B" w:rsidP="00B55B3B">
      <w:pPr>
        <w:pStyle w:val="Heading4"/>
        <w:ind w:left="100"/>
      </w:pPr>
      <w:bookmarkStart w:id="1314" w:name="Encrypting_Indexed_Data"/>
      <w:bookmarkStart w:id="1315" w:name="_bookmark1562"/>
      <w:bookmarkEnd w:id="1314"/>
      <w:bookmarkEnd w:id="1315"/>
      <w:r w:rsidRPr="00524912">
        <w:t>Mã hoá dữ liệu được lập chỉ mục</w:t>
      </w:r>
    </w:p>
    <w:p w14:paraId="6505E182"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Khó khăn đặc biệt phát sinh khi dữ liệu được mã hóa được lập chỉ mục. Ví dụ: giả sử một công ty sử dụng số nhận dạng quốc gia, chẳng hạn như số an sinh xã hội của Hoa Kỳ (SSN), như là số nhân viên cho nhân viên của mình. Công ty coi số nhân viên là dữ liệu nhạy cảm và do đó, muốn mã hóa dữ liệu trong cột employee_number của bảng nhân viên. Vì employee_number chứa các giá trị duy nhất, nên các nhà thiết kế cơ sở dữ liệu muốn có một chỉ mục trên đó để có hiệu năng tốt hơn</w:t>
      </w:r>
      <w:r w:rsidRPr="001058B5">
        <w:rPr>
          <w:rFonts w:ascii="Arial" w:hAnsi="Arial" w:cs="Arial"/>
        </w:rPr>
        <w:t>.</w:t>
      </w:r>
    </w:p>
    <w:p w14:paraId="2DA916DD" w14:textId="77777777" w:rsidR="00B55B3B" w:rsidRPr="001058B5" w:rsidRDefault="00B55B3B" w:rsidP="00B55B3B">
      <w:pPr>
        <w:pStyle w:val="BodyText"/>
        <w:spacing w:before="121" w:line="230" w:lineRule="auto"/>
        <w:ind w:left="1660" w:right="780"/>
        <w:rPr>
          <w:rFonts w:ascii="Arial" w:hAnsi="Arial" w:cs="Arial"/>
        </w:rPr>
      </w:pPr>
      <w:r w:rsidRPr="001058B5">
        <w:rPr>
          <w:rFonts w:ascii="Arial" w:hAnsi="Arial" w:cs="Arial"/>
          <w:w w:val="95"/>
        </w:rPr>
        <w:t>However,</w:t>
      </w:r>
      <w:r w:rsidRPr="001058B5">
        <w:rPr>
          <w:rFonts w:ascii="Arial" w:hAnsi="Arial" w:cs="Arial"/>
          <w:spacing w:val="-26"/>
          <w:w w:val="95"/>
        </w:rPr>
        <w:t xml:space="preserve"> </w:t>
      </w:r>
      <w:r w:rsidRPr="001058B5">
        <w:rPr>
          <w:rFonts w:ascii="Arial" w:hAnsi="Arial" w:cs="Arial"/>
          <w:w w:val="95"/>
        </w:rPr>
        <w:t>if</w:t>
      </w:r>
      <w:r w:rsidRPr="001058B5">
        <w:rPr>
          <w:rFonts w:ascii="Arial" w:hAnsi="Arial" w:cs="Arial"/>
          <w:spacing w:val="-27"/>
          <w:w w:val="95"/>
        </w:rPr>
        <w:t xml:space="preserve"> </w:t>
      </w:r>
      <w:r w:rsidRPr="001058B5">
        <w:rPr>
          <w:rFonts w:ascii="Arial" w:hAnsi="Arial" w:cs="Arial"/>
          <w:w w:val="95"/>
        </w:rPr>
        <w:t>DBMS_CRYPTO</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DBMS_OBFUSCATION_TOOLKIT</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6"/>
          <w:w w:val="95"/>
        </w:rPr>
        <w:t xml:space="preserve"> </w:t>
      </w:r>
      <w:r w:rsidRPr="001058B5">
        <w:rPr>
          <w:rFonts w:ascii="Arial" w:hAnsi="Arial" w:cs="Arial"/>
          <w:w w:val="95"/>
        </w:rPr>
        <w:t>another</w:t>
      </w:r>
      <w:r w:rsidRPr="001058B5">
        <w:rPr>
          <w:rFonts w:ascii="Arial" w:hAnsi="Arial" w:cs="Arial"/>
          <w:spacing w:val="-27"/>
          <w:w w:val="95"/>
        </w:rPr>
        <w:t xml:space="preserve"> </w:t>
      </w:r>
      <w:r w:rsidRPr="001058B5">
        <w:rPr>
          <w:rFonts w:ascii="Arial" w:hAnsi="Arial" w:cs="Arial"/>
          <w:w w:val="95"/>
        </w:rPr>
        <w:t>mechanism)</w:t>
      </w:r>
      <w:r w:rsidRPr="001058B5">
        <w:rPr>
          <w:rFonts w:ascii="Arial" w:hAnsi="Arial" w:cs="Arial"/>
          <w:spacing w:val="-27"/>
          <w:w w:val="95"/>
        </w:rPr>
        <w:t xml:space="preserve"> </w:t>
      </w:r>
      <w:r w:rsidRPr="001058B5">
        <w:rPr>
          <w:rFonts w:ascii="Arial" w:hAnsi="Arial" w:cs="Arial"/>
          <w:w w:val="95"/>
        </w:rPr>
        <w:t xml:space="preserve">is </w:t>
      </w:r>
      <w:r w:rsidRPr="001058B5">
        <w:rPr>
          <w:rFonts w:ascii="Arial" w:hAnsi="Arial" w:cs="Arial"/>
        </w:rPr>
        <w:t>used to encrypt data in a column, then an index on that column will also contain encrypted values. Although an index can be used for equality checking (for example, SELECT</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FROM</w:t>
      </w:r>
      <w:r w:rsidRPr="001058B5">
        <w:rPr>
          <w:rFonts w:ascii="Arial" w:hAnsi="Arial" w:cs="Arial"/>
          <w:spacing w:val="-79"/>
        </w:rPr>
        <w:t xml:space="preserve"> </w:t>
      </w:r>
      <w:r w:rsidRPr="001058B5">
        <w:rPr>
          <w:rFonts w:ascii="Arial" w:hAnsi="Arial" w:cs="Arial"/>
        </w:rPr>
        <w:t>emp</w:t>
      </w:r>
      <w:r w:rsidRPr="001058B5">
        <w:rPr>
          <w:rFonts w:ascii="Arial" w:hAnsi="Arial" w:cs="Arial"/>
          <w:spacing w:val="-79"/>
        </w:rPr>
        <w:t xml:space="preserve"> </w:t>
      </w:r>
      <w:r w:rsidRPr="001058B5">
        <w:rPr>
          <w:rFonts w:ascii="Arial" w:hAnsi="Arial" w:cs="Arial"/>
        </w:rPr>
        <w:t>WHERE</w:t>
      </w:r>
      <w:r w:rsidRPr="001058B5">
        <w:rPr>
          <w:rFonts w:ascii="Arial" w:hAnsi="Arial" w:cs="Arial"/>
          <w:spacing w:val="-79"/>
        </w:rPr>
        <w:t xml:space="preserve"> </w:t>
      </w:r>
      <w:r w:rsidRPr="001058B5">
        <w:rPr>
          <w:rFonts w:ascii="Arial" w:hAnsi="Arial" w:cs="Arial"/>
        </w:rPr>
        <w:t>employee_number</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'987654321'),</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index</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1"/>
        </w:rPr>
        <w:t xml:space="preserve"> </w:t>
      </w:r>
      <w:r w:rsidRPr="001058B5">
        <w:rPr>
          <w:rFonts w:ascii="Arial" w:hAnsi="Arial" w:cs="Arial"/>
        </w:rPr>
        <w:t xml:space="preserve">that column contains encrypted values, then the index is essentially unusable for any other purpose. </w:t>
      </w:r>
      <w:r w:rsidRPr="001058B5">
        <w:rPr>
          <w:rFonts w:ascii="Arial" w:hAnsi="Arial" w:cs="Arial"/>
          <w:spacing w:val="-6"/>
        </w:rPr>
        <w:t xml:space="preserve">You </w:t>
      </w:r>
      <w:r w:rsidRPr="001058B5">
        <w:rPr>
          <w:rFonts w:ascii="Arial" w:hAnsi="Arial" w:cs="Arial"/>
        </w:rPr>
        <w:t>should not encrypt indexed</w:t>
      </w:r>
      <w:r w:rsidRPr="001058B5">
        <w:rPr>
          <w:rFonts w:ascii="Arial" w:hAnsi="Arial" w:cs="Arial"/>
          <w:spacing w:val="3"/>
        </w:rPr>
        <w:t xml:space="preserve"> </w:t>
      </w:r>
      <w:r w:rsidRPr="001058B5">
        <w:rPr>
          <w:rFonts w:ascii="Arial" w:hAnsi="Arial" w:cs="Arial"/>
        </w:rPr>
        <w:t>data.</w:t>
      </w:r>
    </w:p>
    <w:p w14:paraId="4ADEDF92" w14:textId="77777777" w:rsidR="00B55B3B" w:rsidRPr="001058B5" w:rsidRDefault="00B55B3B" w:rsidP="00B55B3B">
      <w:pPr>
        <w:pStyle w:val="BodyText"/>
        <w:spacing w:before="122" w:line="230" w:lineRule="auto"/>
        <w:ind w:left="1659" w:right="1194"/>
        <w:jc w:val="both"/>
        <w:rPr>
          <w:rFonts w:ascii="Arial" w:hAnsi="Arial" w:cs="Arial"/>
        </w:rPr>
      </w:pPr>
      <w:r w:rsidRPr="00524912">
        <w:rPr>
          <w:rFonts w:ascii="Arial" w:hAnsi="Arial" w:cs="Arial"/>
        </w:rPr>
        <w:t>Oracle khuyên bạn không nên sử dụng số nhận dạng quốc gia làm ID duy nhất. Thay vào đó, sử dụng câu lệnh CREATE SEQUENCE để tạo các số nhận dạng duy nhất. Lý do để tránh sử dụng số nhận dạng quốc gia như sau</w:t>
      </w:r>
      <w:r w:rsidRPr="001058B5">
        <w:rPr>
          <w:rFonts w:ascii="Arial" w:hAnsi="Arial" w:cs="Arial"/>
        </w:rPr>
        <w:t>:</w:t>
      </w:r>
    </w:p>
    <w:p w14:paraId="6333C239" w14:textId="77777777" w:rsidR="00B55B3B" w:rsidRPr="001058B5" w:rsidRDefault="00B55B3B" w:rsidP="006F7931">
      <w:pPr>
        <w:pStyle w:val="ListParagraph"/>
        <w:numPr>
          <w:ilvl w:val="1"/>
          <w:numId w:val="137"/>
        </w:numPr>
        <w:tabs>
          <w:tab w:val="left" w:pos="2020"/>
        </w:tabs>
        <w:spacing w:before="120" w:line="232" w:lineRule="auto"/>
        <w:ind w:right="822"/>
        <w:rPr>
          <w:rFonts w:ascii="Arial" w:hAnsi="Arial" w:cs="Arial"/>
          <w:sz w:val="20"/>
        </w:rPr>
      </w:pPr>
      <w:r w:rsidRPr="00524912">
        <w:rPr>
          <w:rFonts w:ascii="Arial" w:hAnsi="Arial" w:cs="Arial"/>
          <w:sz w:val="20"/>
        </w:rPr>
        <w:t>Có vấn đề về quyền riêng tư liên quan đến lạm dụng số nhận dạng quốc gia (ví dụ: đánh cắp nhận dạng</w:t>
      </w:r>
      <w:r w:rsidRPr="001058B5">
        <w:rPr>
          <w:rFonts w:ascii="Arial" w:hAnsi="Arial" w:cs="Arial"/>
          <w:sz w:val="20"/>
        </w:rPr>
        <w:t>).</w:t>
      </w:r>
    </w:p>
    <w:p w14:paraId="53AEEAE9" w14:textId="77777777" w:rsidR="00B55B3B" w:rsidRPr="001058B5" w:rsidRDefault="00B55B3B" w:rsidP="006F7931">
      <w:pPr>
        <w:pStyle w:val="ListParagraph"/>
        <w:numPr>
          <w:ilvl w:val="1"/>
          <w:numId w:val="137"/>
        </w:numPr>
        <w:tabs>
          <w:tab w:val="left" w:pos="2020"/>
        </w:tabs>
        <w:spacing w:before="117" w:line="232" w:lineRule="auto"/>
        <w:ind w:right="1229"/>
        <w:rPr>
          <w:rFonts w:ascii="Arial" w:hAnsi="Arial" w:cs="Arial"/>
          <w:sz w:val="20"/>
        </w:rPr>
      </w:pPr>
      <w:r w:rsidRPr="00524912">
        <w:rPr>
          <w:rFonts w:ascii="Arial" w:hAnsi="Arial" w:cs="Arial"/>
          <w:sz w:val="20"/>
        </w:rPr>
        <w:t>Đôi khi, số nhận dạng quốc gia có thể trùng lặp, như với số an sinh xã hội của Hoa Kỳ</w:t>
      </w:r>
      <w:r w:rsidRPr="001058B5">
        <w:rPr>
          <w:rFonts w:ascii="Arial" w:hAnsi="Arial" w:cs="Arial"/>
          <w:sz w:val="20"/>
        </w:rPr>
        <w:t>.</w:t>
      </w:r>
    </w:p>
    <w:p w14:paraId="7876BD30" w14:textId="77777777" w:rsidR="00B55B3B" w:rsidRPr="001058B5" w:rsidRDefault="00B55B3B" w:rsidP="00B55B3B">
      <w:pPr>
        <w:pStyle w:val="BodyText"/>
        <w:spacing w:before="7"/>
        <w:rPr>
          <w:rFonts w:ascii="Arial" w:hAnsi="Arial" w:cs="Arial"/>
          <w:sz w:val="25"/>
        </w:rPr>
      </w:pPr>
    </w:p>
    <w:p w14:paraId="7E44E4C0" w14:textId="77777777" w:rsidR="00B55B3B" w:rsidRPr="001058B5" w:rsidRDefault="00B55B3B" w:rsidP="00B55B3B">
      <w:pPr>
        <w:pStyle w:val="Heading4"/>
        <w:ind w:left="100"/>
      </w:pPr>
      <w:bookmarkStart w:id="1316" w:name="Generating_Encryption_Keys"/>
      <w:bookmarkStart w:id="1317" w:name="_bookmark1564"/>
      <w:bookmarkEnd w:id="1316"/>
      <w:bookmarkEnd w:id="1317"/>
      <w:r w:rsidRPr="00524912">
        <w:t>Toạ khoá mã hoá</w:t>
      </w:r>
    </w:p>
    <w:p w14:paraId="3408A5F1"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Dữ liệu được mã hóa chỉ an toàn khi khóa được sử dụng để mã hóa dữ liệu an toàn. Khóa mã hóa phải được tạo an toàn bằng cách sử dụng tạo khóa mật mã học an toàn. Csdl Oracle cung cấp hỗ trợ cho việc tạo số ngẫu nhiên an toàn, với hàm RANDOMBYTES của DBMS_CRYPTO. (Hàm này thay thế các khả năng được cung cấp bởi thủ tục GetKey của DBMS_OBFUSCATION_TOOLKIT trước đó.) DBMS_ CRYPTO gọi trình tạo số ngẫu nhiên an toàn (RNG) trước đó được chứng nhận bởi RSA Security</w:t>
      </w:r>
      <w:r w:rsidRPr="001058B5">
        <w:rPr>
          <w:rFonts w:ascii="Arial" w:hAnsi="Arial" w:cs="Arial"/>
          <w:spacing w:val="-3"/>
        </w:rPr>
        <w:t>.</w:t>
      </w:r>
    </w:p>
    <w:p w14:paraId="4AD2E2B2" w14:textId="77777777" w:rsidR="00B55B3B" w:rsidRPr="001058B5" w:rsidRDefault="00B55B3B" w:rsidP="00B55B3B">
      <w:pPr>
        <w:spacing w:line="230" w:lineRule="auto"/>
        <w:rPr>
          <w:rFonts w:ascii="Arial" w:hAnsi="Arial" w:cs="Arial"/>
        </w:rPr>
        <w:sectPr w:rsidR="00B55B3B" w:rsidRPr="001058B5">
          <w:headerReference w:type="even" r:id="rId177"/>
          <w:headerReference w:type="default" r:id="rId178"/>
          <w:pgSz w:w="12240" w:h="15840"/>
          <w:pgMar w:top="840" w:right="1060" w:bottom="860" w:left="1100" w:header="549" w:footer="663" w:gutter="0"/>
          <w:cols w:space="720"/>
        </w:sectPr>
      </w:pPr>
    </w:p>
    <w:p w14:paraId="174F9FD5" w14:textId="77777777" w:rsidR="00B55B3B" w:rsidRPr="001058B5" w:rsidRDefault="00B55B3B" w:rsidP="00B55B3B">
      <w:pPr>
        <w:pStyle w:val="BodyText"/>
        <w:rPr>
          <w:rFonts w:ascii="Arial" w:hAnsi="Arial" w:cs="Arial"/>
        </w:rPr>
      </w:pPr>
    </w:p>
    <w:p w14:paraId="64B367B2" w14:textId="77777777" w:rsidR="00B55B3B" w:rsidRPr="001058B5" w:rsidRDefault="00B55B3B" w:rsidP="00B55B3B">
      <w:pPr>
        <w:pStyle w:val="BodyText"/>
        <w:rPr>
          <w:rFonts w:ascii="Arial" w:hAnsi="Arial" w:cs="Arial"/>
          <w:sz w:val="22"/>
        </w:rPr>
      </w:pPr>
    </w:p>
    <w:p w14:paraId="519E1624" w14:textId="77777777" w:rsidR="00B55B3B" w:rsidRPr="001058B5" w:rsidRDefault="008D1AB8"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757A1E7B">
          <v:group id="_x0000_s1744" style="width:312pt;height:2.5pt;mso-position-horizontal-relative:char;mso-position-vertical-relative:line" coordsize="6240,50">
            <v:line id="_x0000_s1745" style="position:absolute" from="0,2" to="6240,2" strokeweight=".24pt"/>
            <v:line id="_x0000_s1746" style="position:absolute" from="0,47" to="6240,47" strokeweight=".24pt"/>
            <w10:anchorlock/>
          </v:group>
        </w:pict>
      </w:r>
    </w:p>
    <w:p w14:paraId="38C4544C" w14:textId="77777777" w:rsidR="00B55B3B" w:rsidRPr="001058B5" w:rsidRDefault="00B55B3B" w:rsidP="00B55B3B">
      <w:pPr>
        <w:pStyle w:val="BodyText"/>
        <w:spacing w:before="57" w:line="230" w:lineRule="auto"/>
        <w:ind w:left="2979" w:right="1032"/>
        <w:rPr>
          <w:rFonts w:ascii="Arial" w:hAnsi="Arial" w:cs="Arial"/>
        </w:rPr>
      </w:pPr>
      <w:r w:rsidRPr="001058B5">
        <w:rPr>
          <w:rFonts w:ascii="Arial" w:hAnsi="Arial" w:cs="Arial"/>
          <w:b/>
          <w:sz w:val="19"/>
        </w:rPr>
        <w:t xml:space="preserve">Note: </w:t>
      </w:r>
      <w:r w:rsidRPr="001058B5">
        <w:rPr>
          <w:rFonts w:ascii="Arial" w:hAnsi="Arial" w:cs="Arial"/>
        </w:rPr>
        <w:t>Do not use the DBMS_RANDOM package. The DBMS_RANDOM package generates pseudo-random numbers, which, as Randomness Recommendations for Security (RFC-1750) states that using</w:t>
      </w:r>
    </w:p>
    <w:p w14:paraId="5EE2ACB1" w14:textId="77777777" w:rsidR="00B55B3B" w:rsidRPr="001058B5" w:rsidRDefault="008D1AB8" w:rsidP="00B55B3B">
      <w:pPr>
        <w:pStyle w:val="BodyText"/>
        <w:spacing w:line="232" w:lineRule="auto"/>
        <w:ind w:left="2979" w:right="1097"/>
        <w:rPr>
          <w:rFonts w:ascii="Arial" w:hAnsi="Arial" w:cs="Arial"/>
        </w:rPr>
      </w:pPr>
      <w:r>
        <w:rPr>
          <w:rFonts w:ascii="Arial" w:hAnsi="Arial" w:cs="Arial"/>
        </w:rPr>
        <w:pict w14:anchorId="292533DC">
          <v:group id="_x0000_s1750" style="position:absolute;left:0;text-align:left;margin-left:204pt;margin-top:29.4pt;width:312pt;height:2.5pt;z-index:502646512;mso-wrap-distance-left:0;mso-wrap-distance-right:0;mso-position-horizontal-relative:page" coordorigin="4080,588" coordsize="6240,50">
            <v:line id="_x0000_s1751" style="position:absolute" from="4080,591" to="10320,591" strokeweight=".24pt"/>
            <v:line id="_x0000_s1752" style="position:absolute" from="4080,635" to="10320,635" strokeweight=".24pt"/>
            <w10:wrap type="topAndBottom" anchorx="page"/>
          </v:group>
        </w:pict>
      </w:r>
      <w:r w:rsidR="00B55B3B" w:rsidRPr="001058B5">
        <w:rPr>
          <w:rFonts w:ascii="Arial" w:hAnsi="Arial" w:cs="Arial"/>
        </w:rPr>
        <w:t>pseudo-random processes to generate secret quantities can result in pseudo-security.</w:t>
      </w:r>
    </w:p>
    <w:p w14:paraId="3907EE46" w14:textId="77777777" w:rsidR="00B55B3B" w:rsidRPr="001058B5" w:rsidRDefault="00B55B3B" w:rsidP="00B55B3B">
      <w:pPr>
        <w:pStyle w:val="BodyText"/>
        <w:spacing w:before="4"/>
        <w:rPr>
          <w:rFonts w:ascii="Arial" w:hAnsi="Arial" w:cs="Arial"/>
          <w:sz w:val="9"/>
        </w:rPr>
      </w:pPr>
    </w:p>
    <w:p w14:paraId="004CC375" w14:textId="77777777" w:rsidR="00B55B3B" w:rsidRPr="001058B5" w:rsidRDefault="00B55B3B" w:rsidP="00B55B3B">
      <w:pPr>
        <w:pStyle w:val="BodyText"/>
        <w:spacing w:before="101" w:line="230" w:lineRule="auto"/>
        <w:ind w:left="2260"/>
        <w:rPr>
          <w:rFonts w:ascii="Arial" w:hAnsi="Arial" w:cs="Arial"/>
        </w:rPr>
      </w:pPr>
      <w:r w:rsidRPr="00524912">
        <w:rPr>
          <w:rFonts w:ascii="Arial" w:hAnsi="Arial" w:cs="Arial"/>
        </w:rPr>
        <w:t>Đảm bảo cung cấp số byte đúng khi bạn mã hóa giá trị khóa. Ví dụ: bạn phải cung cấp khóa 16 byte cho thuật toán mã hóa ENCRYPT_AES128</w:t>
      </w:r>
      <w:r w:rsidRPr="001058B5">
        <w:rPr>
          <w:rFonts w:ascii="Arial" w:hAnsi="Arial" w:cs="Arial"/>
        </w:rPr>
        <w:t>.</w:t>
      </w:r>
    </w:p>
    <w:p w14:paraId="1BF312AF" w14:textId="77777777" w:rsidR="00B55B3B" w:rsidRPr="001058B5" w:rsidRDefault="00B55B3B" w:rsidP="00B55B3B">
      <w:pPr>
        <w:pStyle w:val="BodyText"/>
        <w:spacing w:before="7"/>
        <w:rPr>
          <w:rFonts w:ascii="Arial" w:hAnsi="Arial" w:cs="Arial"/>
          <w:sz w:val="25"/>
        </w:rPr>
      </w:pPr>
    </w:p>
    <w:p w14:paraId="57207960" w14:textId="77777777" w:rsidR="00B55B3B" w:rsidRPr="001058B5" w:rsidRDefault="00B55B3B" w:rsidP="00B55B3B">
      <w:pPr>
        <w:pStyle w:val="Heading4"/>
      </w:pPr>
      <w:bookmarkStart w:id="1318" w:name="Transmitting_Encryption_Keys"/>
      <w:bookmarkStart w:id="1319" w:name="_bookmark1566"/>
      <w:bookmarkEnd w:id="1318"/>
      <w:bookmarkEnd w:id="1319"/>
      <w:r w:rsidRPr="00524912">
        <w:t>Chuyển giao các khoá mã hoá</w:t>
      </w:r>
    </w:p>
    <w:p w14:paraId="13DD29C6" w14:textId="77777777" w:rsidR="00B55B3B" w:rsidRPr="001058B5" w:rsidRDefault="00B55B3B" w:rsidP="00B55B3B">
      <w:pPr>
        <w:pStyle w:val="BodyText"/>
        <w:spacing w:before="79" w:line="232" w:lineRule="auto"/>
        <w:ind w:left="2260"/>
        <w:rPr>
          <w:rFonts w:ascii="Arial" w:hAnsi="Arial" w:cs="Arial"/>
        </w:rPr>
      </w:pPr>
      <w:r w:rsidRPr="00524912">
        <w:rPr>
          <w:rFonts w:ascii="Arial" w:hAnsi="Arial" w:cs="Arial"/>
        </w:rPr>
        <w:t>Nếu khóa mã hóa được thông qua ứng dụng tới cơ sở dữ liệu, thì bạn phải mã hóa nó. Nếu không, kẻ xâm nhập có thể truy cập vào khóa khi nó đang được truyền đi. Mã hóa mạng, như được cung cấp bởi Oracle Advanced Security, bảo vệ tất cả dữ liệu chuyển tiếp từ sửa đổi hoặc chặn, bao gồm cả khóa mã hóa</w:t>
      </w:r>
      <w:r w:rsidRPr="001058B5">
        <w:rPr>
          <w:rFonts w:ascii="Arial" w:hAnsi="Arial" w:cs="Arial"/>
        </w:rPr>
        <w:t>.</w:t>
      </w:r>
    </w:p>
    <w:p w14:paraId="269858DD" w14:textId="77777777" w:rsidR="00B55B3B" w:rsidRPr="001058B5" w:rsidRDefault="00B55B3B" w:rsidP="00B55B3B">
      <w:pPr>
        <w:pStyle w:val="BodyText"/>
        <w:spacing w:before="6"/>
        <w:rPr>
          <w:rFonts w:ascii="Arial" w:hAnsi="Arial" w:cs="Arial"/>
          <w:sz w:val="25"/>
        </w:rPr>
      </w:pPr>
    </w:p>
    <w:p w14:paraId="3D95D826" w14:textId="77777777" w:rsidR="00B55B3B" w:rsidRPr="001058B5" w:rsidRDefault="00B55B3B" w:rsidP="00B55B3B">
      <w:pPr>
        <w:pStyle w:val="Heading4"/>
      </w:pPr>
      <w:bookmarkStart w:id="1320" w:name="Storing_Encryption_Keys"/>
      <w:bookmarkStart w:id="1321" w:name="_bookmark1568"/>
      <w:bookmarkEnd w:id="1320"/>
      <w:bookmarkEnd w:id="1321"/>
      <w:r w:rsidRPr="00524912">
        <w:t>Lưu trữ các khoá mã hoá</w:t>
      </w:r>
    </w:p>
    <w:p w14:paraId="3891F6AF" w14:textId="77777777" w:rsidR="00B55B3B" w:rsidRPr="001058B5" w:rsidRDefault="00B55B3B" w:rsidP="00B55B3B">
      <w:pPr>
        <w:pStyle w:val="BodyText"/>
        <w:spacing w:before="79" w:line="232" w:lineRule="auto"/>
        <w:ind w:left="2260" w:right="185"/>
        <w:rPr>
          <w:rFonts w:ascii="Arial" w:hAnsi="Arial" w:cs="Arial"/>
        </w:rPr>
      </w:pPr>
      <w:r w:rsidRPr="00524912">
        <w:rPr>
          <w:rFonts w:ascii="Arial" w:hAnsi="Arial" w:cs="Arial"/>
        </w:rPr>
        <w:t>Lưu trữ các khóa mã hóa là một trong những khía cạnh quan trọng nhất, của vấn đề mã hoá. Để khôi phục dữ liệu được mã hóa bằng khóa đối xứng, khóa phải được truy cập vào ứng dụng được ủy quyền hoặc người dùng tìm cách giải mã dữ liệu. Đồng thời, khóa phải không thể truy cập được đối với người cố gắng truy cập dữ liệu được mã hóa một cách nguy hiểm mà anh ta không được xem</w:t>
      </w:r>
      <w:r w:rsidRPr="001058B5">
        <w:rPr>
          <w:rFonts w:ascii="Arial" w:hAnsi="Arial" w:cs="Arial"/>
        </w:rPr>
        <w:t>.</w:t>
      </w:r>
    </w:p>
    <w:p w14:paraId="52B158FC" w14:textId="77777777" w:rsidR="00B55B3B" w:rsidRPr="001058B5" w:rsidRDefault="00B55B3B" w:rsidP="00B55B3B">
      <w:pPr>
        <w:pStyle w:val="BodyText"/>
        <w:spacing w:before="109"/>
        <w:ind w:left="2260"/>
        <w:rPr>
          <w:rFonts w:ascii="Arial" w:hAnsi="Arial" w:cs="Arial"/>
        </w:rPr>
      </w:pPr>
      <w:r w:rsidRPr="00924345">
        <w:rPr>
          <w:rFonts w:ascii="Arial" w:hAnsi="Arial" w:cs="Arial"/>
        </w:rPr>
        <w:t>Các tùy chọn có sẵn cho nhà phát triển là</w:t>
      </w:r>
      <w:r w:rsidRPr="001058B5">
        <w:rPr>
          <w:rFonts w:ascii="Arial" w:hAnsi="Arial" w:cs="Arial"/>
        </w:rPr>
        <w:t>:</w:t>
      </w:r>
    </w:p>
    <w:p w14:paraId="78AFAB56" w14:textId="77777777" w:rsidR="00B55B3B" w:rsidRPr="001058B5" w:rsidRDefault="008D1AB8" w:rsidP="006F7931">
      <w:pPr>
        <w:pStyle w:val="ListParagraph"/>
        <w:numPr>
          <w:ilvl w:val="2"/>
          <w:numId w:val="137"/>
        </w:numPr>
        <w:tabs>
          <w:tab w:val="left" w:pos="2620"/>
        </w:tabs>
        <w:spacing w:before="112"/>
        <w:rPr>
          <w:rFonts w:ascii="Arial" w:hAnsi="Arial" w:cs="Arial"/>
          <w:sz w:val="20"/>
        </w:rPr>
      </w:pPr>
      <w:hyperlink w:anchor="_bookmark1570" w:history="1">
        <w:r w:rsidR="00B55B3B">
          <w:rPr>
            <w:rFonts w:ascii="Arial" w:hAnsi="Arial" w:cs="Arial"/>
            <w:color w:val="0000CC"/>
            <w:sz w:val="20"/>
          </w:rPr>
          <w:t>Lưu</w:t>
        </w:r>
      </w:hyperlink>
      <w:r w:rsidR="00B55B3B">
        <w:rPr>
          <w:rFonts w:ascii="Arial" w:hAnsi="Arial" w:cs="Arial"/>
          <w:color w:val="0000CC"/>
          <w:sz w:val="20"/>
        </w:rPr>
        <w:t xml:space="preserve"> trữ key mã hoá trong csdl</w:t>
      </w:r>
    </w:p>
    <w:p w14:paraId="064D02C0" w14:textId="77777777" w:rsidR="00B55B3B" w:rsidRPr="001058B5" w:rsidRDefault="008D1AB8" w:rsidP="006F7931">
      <w:pPr>
        <w:pStyle w:val="ListParagraph"/>
        <w:numPr>
          <w:ilvl w:val="2"/>
          <w:numId w:val="137"/>
        </w:numPr>
        <w:tabs>
          <w:tab w:val="left" w:pos="2620"/>
        </w:tabs>
        <w:rPr>
          <w:rFonts w:ascii="Arial" w:hAnsi="Arial" w:cs="Arial"/>
          <w:sz w:val="20"/>
        </w:rPr>
      </w:pPr>
      <w:hyperlink w:anchor="_bookmark1571" w:history="1">
        <w:r w:rsidR="00B55B3B">
          <w:rPr>
            <w:rFonts w:ascii="Arial" w:hAnsi="Arial" w:cs="Arial"/>
            <w:color w:val="0000CC"/>
            <w:sz w:val="20"/>
          </w:rPr>
          <w:t>Lưu</w:t>
        </w:r>
      </w:hyperlink>
      <w:r w:rsidR="00B55B3B">
        <w:rPr>
          <w:rFonts w:ascii="Arial" w:hAnsi="Arial" w:cs="Arial"/>
          <w:color w:val="0000CC"/>
          <w:sz w:val="20"/>
        </w:rPr>
        <w:t xml:space="preserve"> trữ key mã hoá trong hệ điều hành</w:t>
      </w:r>
    </w:p>
    <w:p w14:paraId="536F20A5" w14:textId="77777777" w:rsidR="00B55B3B" w:rsidRPr="001058B5" w:rsidRDefault="008D1AB8" w:rsidP="006F7931">
      <w:pPr>
        <w:pStyle w:val="ListParagraph"/>
        <w:numPr>
          <w:ilvl w:val="2"/>
          <w:numId w:val="137"/>
        </w:numPr>
        <w:tabs>
          <w:tab w:val="left" w:pos="2620"/>
        </w:tabs>
        <w:spacing w:before="112"/>
        <w:rPr>
          <w:rFonts w:ascii="Arial" w:hAnsi="Arial" w:cs="Arial"/>
          <w:sz w:val="20"/>
        </w:rPr>
      </w:pPr>
      <w:hyperlink w:anchor="_bookmark1573" w:history="1">
        <w:r w:rsidR="00B55B3B">
          <w:rPr>
            <w:rFonts w:ascii="Arial" w:hAnsi="Arial" w:cs="Arial"/>
            <w:color w:val="0000CC"/>
            <w:sz w:val="20"/>
          </w:rPr>
          <w:t>Người</w:t>
        </w:r>
      </w:hyperlink>
      <w:r w:rsidR="00B55B3B">
        <w:rPr>
          <w:rFonts w:ascii="Arial" w:hAnsi="Arial" w:cs="Arial"/>
          <w:color w:val="0000CC"/>
          <w:sz w:val="20"/>
        </w:rPr>
        <w:t xml:space="preserve"> dùng tự bảo quản các key mã hoá</w:t>
      </w:r>
    </w:p>
    <w:p w14:paraId="694429D0" w14:textId="77777777" w:rsidR="00B55B3B" w:rsidRPr="001058B5" w:rsidRDefault="00B55B3B" w:rsidP="006F7931">
      <w:pPr>
        <w:pStyle w:val="ListParagraph"/>
        <w:numPr>
          <w:ilvl w:val="2"/>
          <w:numId w:val="137"/>
        </w:numPr>
        <w:tabs>
          <w:tab w:val="left" w:pos="2620"/>
        </w:tabs>
        <w:rPr>
          <w:rFonts w:ascii="Arial" w:hAnsi="Arial" w:cs="Arial"/>
          <w:sz w:val="20"/>
        </w:rPr>
      </w:pPr>
      <w:r w:rsidRPr="00924345">
        <w:t>S</w:t>
      </w:r>
      <w:r w:rsidRPr="00924345">
        <w:rPr>
          <w:rFonts w:ascii="Cambria" w:hAnsi="Cambria" w:cs="Cambria"/>
        </w:rPr>
        <w:t>ử</w:t>
      </w:r>
      <w:r w:rsidRPr="00924345">
        <w:t xml:space="preserve"> d</w:t>
      </w:r>
      <w:r w:rsidRPr="00924345">
        <w:rPr>
          <w:rFonts w:ascii="Cambria" w:hAnsi="Cambria" w:cs="Cambria"/>
        </w:rPr>
        <w:t>ụ</w:t>
      </w:r>
      <w:r w:rsidRPr="00924345">
        <w:t>ng mã hóa c</w:t>
      </w:r>
      <w:r w:rsidRPr="00924345">
        <w:rPr>
          <w:rFonts w:ascii="Cambria" w:hAnsi="Cambria" w:cs="Cambria"/>
        </w:rPr>
        <w:t>ơ</w:t>
      </w:r>
      <w:r w:rsidRPr="00924345">
        <w:t xml:space="preserve"> s</w:t>
      </w:r>
      <w:r w:rsidRPr="00924345">
        <w:rPr>
          <w:rFonts w:ascii="Cambria" w:hAnsi="Cambria" w:cs="Cambria"/>
        </w:rPr>
        <w:t>ở</w:t>
      </w:r>
      <w:r w:rsidRPr="00924345">
        <w:t xml:space="preserve"> d</w:t>
      </w:r>
      <w:r w:rsidRPr="00924345">
        <w:rPr>
          <w:rFonts w:ascii="Cambria" w:hAnsi="Cambria" w:cs="Cambria"/>
        </w:rPr>
        <w:t>ữ</w:t>
      </w:r>
      <w:r w:rsidRPr="00924345">
        <w:t xml:space="preserve"> li</w:t>
      </w:r>
      <w:r w:rsidRPr="00924345">
        <w:rPr>
          <w:rFonts w:ascii="Cambria" w:hAnsi="Cambria" w:cs="Cambria"/>
        </w:rPr>
        <w:t>ệ</w:t>
      </w:r>
      <w:r w:rsidRPr="00924345">
        <w:t>u trong su</w:t>
      </w:r>
      <w:r w:rsidRPr="00924345">
        <w:rPr>
          <w:rFonts w:ascii="Cambria" w:hAnsi="Cambria" w:cs="Cambria"/>
        </w:rPr>
        <w:t>ố</w:t>
      </w:r>
      <w:r w:rsidRPr="00924345">
        <w:t>t và mã hóa vùng b</w:t>
      </w:r>
      <w:r w:rsidRPr="00924345">
        <w:rPr>
          <w:rFonts w:ascii="Cambria" w:hAnsi="Cambria" w:cs="Cambria"/>
        </w:rPr>
        <w:t>ả</w:t>
      </w:r>
      <w:r w:rsidRPr="00924345">
        <w:t>ng</w:t>
      </w:r>
    </w:p>
    <w:p w14:paraId="77050287" w14:textId="77777777" w:rsidR="00B55B3B" w:rsidRPr="001058B5" w:rsidRDefault="00B55B3B" w:rsidP="00B55B3B">
      <w:pPr>
        <w:pStyle w:val="BodyText"/>
        <w:spacing w:before="2"/>
        <w:rPr>
          <w:rFonts w:ascii="Arial" w:hAnsi="Arial" w:cs="Arial"/>
          <w:sz w:val="23"/>
        </w:rPr>
      </w:pPr>
    </w:p>
    <w:p w14:paraId="163ED973" w14:textId="77777777" w:rsidR="00B55B3B" w:rsidRPr="001058B5" w:rsidRDefault="00B55B3B" w:rsidP="00B55B3B">
      <w:pPr>
        <w:pStyle w:val="Heading6"/>
      </w:pPr>
      <w:bookmarkStart w:id="1322" w:name="Storing_the_Encryption_Keys_in_the_Datab"/>
      <w:bookmarkStart w:id="1323" w:name="_bookmark1570"/>
      <w:bookmarkEnd w:id="1322"/>
      <w:bookmarkEnd w:id="1323"/>
      <w:r w:rsidRPr="00924345">
        <w:t>Lưu trữ key mã hoá trong csdl</w:t>
      </w:r>
    </w:p>
    <w:p w14:paraId="0428D38B" w14:textId="77777777" w:rsidR="00B55B3B" w:rsidRPr="001058B5" w:rsidRDefault="00B55B3B" w:rsidP="00B55B3B">
      <w:pPr>
        <w:pStyle w:val="BodyText"/>
        <w:spacing w:before="56" w:line="232" w:lineRule="auto"/>
        <w:ind w:left="2260" w:right="380"/>
        <w:rPr>
          <w:rFonts w:ascii="Arial" w:hAnsi="Arial" w:cs="Arial"/>
        </w:rPr>
      </w:pPr>
      <w:r w:rsidRPr="00924345">
        <w:rPr>
          <w:rFonts w:ascii="Arial" w:hAnsi="Arial" w:cs="Arial"/>
        </w:rPr>
        <w:t>Việc lưu trữ các khóa trong cơ sở dữ liệu không phải lúc nào cũng cung cấp bảo mật tuyệt đối được nếu bạn đang cố gắng bảo vệ chống lại người quản trị cơ sở dữ liệu truy cập dữ liệu được mã hóa. Một quản trị viên cơ sở dữ liệu đặc quyền có thể vẫn truy cập các bảng có chứa các khóa mã hóa. Tuy nhiên, nó thường có thể cung cấp bảo mật tốt đối với người dùng tò mò thông thường hoặc chống lại ai đó ảnh hưởng đến tệp cơ sở dữ liệu trên hệ điều hành</w:t>
      </w:r>
      <w:r w:rsidRPr="001058B5">
        <w:rPr>
          <w:rFonts w:ascii="Arial" w:hAnsi="Arial" w:cs="Arial"/>
        </w:rPr>
        <w:t>.</w:t>
      </w:r>
    </w:p>
    <w:p w14:paraId="2D4828E7" w14:textId="77777777" w:rsidR="00B55B3B" w:rsidRPr="001058B5" w:rsidRDefault="00B55B3B" w:rsidP="00B55B3B">
      <w:pPr>
        <w:pStyle w:val="BodyText"/>
        <w:spacing w:before="116" w:line="230" w:lineRule="auto"/>
        <w:ind w:left="2259"/>
        <w:rPr>
          <w:rFonts w:ascii="Arial" w:hAnsi="Arial" w:cs="Arial"/>
        </w:rPr>
      </w:pPr>
      <w:r w:rsidRPr="00924345">
        <w:rPr>
          <w:rFonts w:ascii="Arial" w:hAnsi="Arial" w:cs="Arial"/>
        </w:rPr>
        <w:t>Như một ví dụ bình thường, giả sử bạn tạo một bảng (EMP) có chứa dữ liệu nhân viên. Bạn muốn mã hóa số an sinh xã hội (SSN) của nhân viên được lưu trữ trong một trong các cột. Bạn có thể mã hóa SSN của nhân viên bằng cách sử dụng khóa được lưu trữ trong một cột riêng biệt. Tuy nhiên, bất kỳ ai có quyền truy cập SELECT trên toàn bộ bảng đều có thể truy xuất khóa mã hóa và giải mã SSN phù hợp</w:t>
      </w:r>
      <w:r w:rsidRPr="001058B5">
        <w:rPr>
          <w:rFonts w:ascii="Arial" w:hAnsi="Arial" w:cs="Arial"/>
        </w:rPr>
        <w:t>.</w:t>
      </w:r>
    </w:p>
    <w:p w14:paraId="4456029B" w14:textId="77777777" w:rsidR="00B55B3B" w:rsidRPr="001058B5" w:rsidRDefault="00B55B3B" w:rsidP="00B55B3B">
      <w:pPr>
        <w:pStyle w:val="BodyText"/>
        <w:spacing w:before="120" w:line="230" w:lineRule="auto"/>
        <w:ind w:left="2259" w:right="185"/>
        <w:rPr>
          <w:rFonts w:ascii="Arial" w:hAnsi="Arial" w:cs="Arial"/>
        </w:rPr>
      </w:pPr>
      <w:r w:rsidRPr="00924345">
        <w:rPr>
          <w:rFonts w:ascii="Arial" w:hAnsi="Arial" w:cs="Arial"/>
        </w:rPr>
        <w:t>Mặc dù lược đồ mã hóa này có vẻ dễ dàng bị đánh bại, với một chút nỗ lực nữa bạn có thể tạo ra một giải pháp khó phá vỡ hơn nhiều. Ví dụ, bạn có thể mã hóa SSN bằng cách sử dụng một kỹ thuật thực hiện một số phép biến đổi dữ liệu bổ sung trên employee_number trước khi sử dụng nó để mã hóa SSN. Kỹ thuật này có thể đơn giản như sử dụng phép XOR trên employee_number và ngày sinh của nhân viên để xác định tính hợp lệ của các giá trị</w:t>
      </w:r>
      <w:r w:rsidRPr="001058B5">
        <w:rPr>
          <w:rFonts w:ascii="Arial" w:hAnsi="Arial" w:cs="Arial"/>
        </w:rPr>
        <w:t>.</w:t>
      </w:r>
    </w:p>
    <w:p w14:paraId="32AEC23C" w14:textId="77777777" w:rsidR="00B55B3B" w:rsidRPr="001058B5" w:rsidRDefault="00B55B3B" w:rsidP="00B55B3B">
      <w:pPr>
        <w:pStyle w:val="BodyText"/>
        <w:spacing w:before="119" w:line="232" w:lineRule="auto"/>
        <w:ind w:left="2259" w:right="112"/>
        <w:rPr>
          <w:rFonts w:ascii="Arial" w:hAnsi="Arial" w:cs="Arial"/>
        </w:rPr>
      </w:pPr>
      <w:r w:rsidRPr="00924345">
        <w:rPr>
          <w:rFonts w:ascii="Arial" w:hAnsi="Arial" w:cs="Arial"/>
        </w:rPr>
        <w:t>Khi bảo vệ bổ sung, mã nguồn PL / SQL thực hiện mã hóa có thể được bao bọc, (bằng cách sử dụng tiện ích WRAP), nó làm xáo trộn mã (scrambles).</w:t>
      </w:r>
    </w:p>
    <w:p w14:paraId="755E4E09"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3DE4B218" w14:textId="77777777" w:rsidR="00B55B3B" w:rsidRPr="001058B5" w:rsidRDefault="00B55B3B" w:rsidP="00B55B3B">
      <w:pPr>
        <w:pStyle w:val="BodyText"/>
        <w:spacing w:before="5"/>
        <w:rPr>
          <w:rFonts w:ascii="Arial" w:hAnsi="Arial" w:cs="Arial"/>
          <w:sz w:val="25"/>
        </w:rPr>
      </w:pPr>
    </w:p>
    <w:p w14:paraId="09912242" w14:textId="77777777" w:rsidR="00B55B3B" w:rsidRPr="001058B5" w:rsidRDefault="00B55B3B" w:rsidP="00B55B3B">
      <w:pPr>
        <w:pStyle w:val="BodyText"/>
        <w:spacing w:before="99" w:line="232" w:lineRule="auto"/>
        <w:ind w:left="1660" w:right="848"/>
        <w:rPr>
          <w:rFonts w:ascii="Arial" w:hAnsi="Arial" w:cs="Arial"/>
        </w:rPr>
      </w:pPr>
      <w:r w:rsidRPr="00924345">
        <w:rPr>
          <w:rFonts w:ascii="Arial" w:hAnsi="Arial" w:cs="Arial"/>
        </w:rPr>
        <w:t>Tiện ích WRAP xử lý một tệp SQL đầu vào và làm xáo trộn các đơn vị PL / SQL trong đó. Ví dụ, lệnh sau sử dụng tệp keymanage.sql làm đầu vào</w:t>
      </w:r>
      <w:r w:rsidRPr="001058B5">
        <w:rPr>
          <w:rFonts w:ascii="Arial" w:hAnsi="Arial" w:cs="Arial"/>
        </w:rPr>
        <w:t>:</w:t>
      </w:r>
    </w:p>
    <w:p w14:paraId="1FDBE1CB" w14:textId="77777777" w:rsidR="00B55B3B" w:rsidRPr="001058B5" w:rsidRDefault="00B55B3B" w:rsidP="00B55B3B">
      <w:pPr>
        <w:spacing w:before="137"/>
        <w:ind w:left="1660"/>
        <w:rPr>
          <w:rFonts w:ascii="Arial" w:hAnsi="Arial" w:cs="Arial"/>
          <w:sz w:val="18"/>
        </w:rPr>
      </w:pPr>
      <w:r w:rsidRPr="001058B5">
        <w:rPr>
          <w:rFonts w:ascii="Arial" w:hAnsi="Arial" w:cs="Arial"/>
          <w:w w:val="95"/>
          <w:sz w:val="18"/>
        </w:rPr>
        <w:t>wrap iname=/mydir/keymanage.sql</w:t>
      </w:r>
    </w:p>
    <w:p w14:paraId="5171FBD7" w14:textId="77777777" w:rsidR="00B55B3B" w:rsidRPr="001058B5" w:rsidRDefault="00B55B3B" w:rsidP="00B55B3B">
      <w:pPr>
        <w:pStyle w:val="BodyText"/>
        <w:spacing w:before="2"/>
        <w:rPr>
          <w:rFonts w:ascii="Arial" w:hAnsi="Arial" w:cs="Arial"/>
          <w:sz w:val="19"/>
        </w:rPr>
      </w:pPr>
    </w:p>
    <w:p w14:paraId="1CD751CE" w14:textId="77777777" w:rsidR="00B55B3B" w:rsidRPr="001058B5" w:rsidRDefault="00B55B3B" w:rsidP="00B55B3B">
      <w:pPr>
        <w:pStyle w:val="BodyText"/>
        <w:spacing w:before="119" w:line="230" w:lineRule="auto"/>
        <w:ind w:left="1660" w:right="700"/>
        <w:rPr>
          <w:rFonts w:ascii="Arial" w:hAnsi="Arial" w:cs="Arial"/>
        </w:rPr>
      </w:pPr>
      <w:r w:rsidRPr="00924345">
        <w:rPr>
          <w:rFonts w:ascii="Arial" w:hAnsi="Arial" w:cs="Arial"/>
        </w:rPr>
        <w:t xml:space="preserve">Một nhà phát triển sau đó có thể có một chức năng trong gói gọi DBMS_ OBFUSCATION_TOOLKIT với khóa chứa trong gói được gói.Cơ sở dữ liệu Oracle cho phép bạn làm </w:t>
      </w:r>
      <w:r>
        <w:rPr>
          <w:rFonts w:ascii="Arial" w:hAnsi="Arial" w:cs="Arial"/>
        </w:rPr>
        <w:t>xáo trộn</w:t>
      </w:r>
      <w:r w:rsidRPr="00924345">
        <w:rPr>
          <w:rFonts w:ascii="Arial" w:hAnsi="Arial" w:cs="Arial"/>
        </w:rPr>
        <w:t xml:space="preserve"> mã PL / SQL được tạo tự động. Gói DBMS_DDL chứa hai chương trình con cho phép bạn làm </w:t>
      </w:r>
      <w:r>
        <w:rPr>
          <w:rFonts w:ascii="Arial" w:hAnsi="Arial" w:cs="Arial"/>
        </w:rPr>
        <w:t>xáo trộn</w:t>
      </w:r>
      <w:r w:rsidRPr="00924345">
        <w:rPr>
          <w:rFonts w:ascii="Arial" w:hAnsi="Arial" w:cs="Arial"/>
        </w:rPr>
        <w:t xml:space="preserve"> các đơn vị chương trình PL / SQL được tạo động. Ví dụ, khối sau sử dụng thủ tục DBMS_ DDL.CREATE_WRAPPED để bọc mã PL / SQL được tạo động</w:t>
      </w:r>
      <w:r w:rsidRPr="001058B5">
        <w:rPr>
          <w:rFonts w:ascii="Arial" w:hAnsi="Arial" w:cs="Arial"/>
        </w:rPr>
        <w:t>.</w:t>
      </w:r>
    </w:p>
    <w:p w14:paraId="0B6A187E"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BEGIN</w:t>
      </w:r>
    </w:p>
    <w:p w14:paraId="003A4649" w14:textId="77777777" w:rsidR="00B55B3B" w:rsidRPr="001058B5" w:rsidRDefault="00B55B3B" w:rsidP="00B55B3B">
      <w:pPr>
        <w:spacing w:before="16"/>
        <w:ind w:left="1660"/>
        <w:rPr>
          <w:rFonts w:ascii="Arial" w:hAnsi="Arial" w:cs="Arial"/>
          <w:sz w:val="18"/>
        </w:rPr>
      </w:pPr>
      <w:r w:rsidRPr="001058B5">
        <w:rPr>
          <w:rFonts w:ascii="Arial" w:hAnsi="Arial" w:cs="Arial"/>
          <w:w w:val="95"/>
          <w:sz w:val="18"/>
        </w:rPr>
        <w:t>......</w:t>
      </w:r>
    </w:p>
    <w:p w14:paraId="56A70DF3"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SYS.DBMS_DDL.CREATE_WRAPPED(</w:t>
      </w:r>
      <w:r w:rsidRPr="001058B5">
        <w:rPr>
          <w:rFonts w:ascii="Arial" w:hAnsi="Arial" w:cs="Arial"/>
          <w:i/>
          <w:w w:val="95"/>
          <w:sz w:val="18"/>
        </w:rPr>
        <w:t>function_returning_PLSQL_code</w:t>
      </w:r>
      <w:r w:rsidRPr="001058B5">
        <w:rPr>
          <w:rFonts w:ascii="Arial" w:hAnsi="Arial" w:cs="Arial"/>
          <w:w w:val="95"/>
          <w:sz w:val="18"/>
        </w:rPr>
        <w:t>());</w:t>
      </w:r>
    </w:p>
    <w:p w14:paraId="61CEFC4B" w14:textId="77777777" w:rsidR="00B55B3B" w:rsidRPr="001058B5" w:rsidRDefault="00B55B3B" w:rsidP="00B55B3B">
      <w:pPr>
        <w:spacing w:before="17" w:line="259" w:lineRule="auto"/>
        <w:ind w:left="1660" w:right="784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END;</w:t>
      </w:r>
    </w:p>
    <w:p w14:paraId="5CB1A961" w14:textId="77777777" w:rsidR="00B55B3B" w:rsidRPr="001058B5" w:rsidRDefault="00B55B3B" w:rsidP="00B55B3B">
      <w:pPr>
        <w:pStyle w:val="BodyText"/>
        <w:spacing w:before="4"/>
        <w:rPr>
          <w:rFonts w:ascii="Arial" w:hAnsi="Arial" w:cs="Arial"/>
          <w:sz w:val="17"/>
        </w:rPr>
      </w:pPr>
    </w:p>
    <w:p w14:paraId="26BBC9CD" w14:textId="77777777" w:rsidR="00B55B3B" w:rsidRPr="001058B5" w:rsidRDefault="00B55B3B" w:rsidP="00B55B3B">
      <w:pPr>
        <w:pStyle w:val="BodyText"/>
        <w:spacing w:line="232" w:lineRule="auto"/>
        <w:ind w:left="1659" w:right="700"/>
        <w:rPr>
          <w:rFonts w:ascii="Arial" w:hAnsi="Arial" w:cs="Arial"/>
        </w:rPr>
      </w:pPr>
      <w:r w:rsidRPr="00924345">
        <w:rPr>
          <w:rFonts w:ascii="Arial" w:hAnsi="Arial" w:cs="Arial"/>
        </w:rPr>
        <w:t>Trong khi gói không phải là không thể phá vỡ, nó làm khó khăn hơn cho một kẻ xâm nhập để có được quyền truy cập vào khóa mã hóa. Ngay cả trong trường hợp một chìa khóa khác nhau được cung cấp cho mỗi giá trị dữ liệu được mã hóa, bạn không nên nhúng các giá trị quan trọng trong một gói. Thay vào đó, bọc gói thực hiện quản lý khóa (có nghĩa là, chuyển đổi dữ liệu hoặc đệm</w:t>
      </w:r>
      <w:r w:rsidRPr="001058B5">
        <w:rPr>
          <w:rFonts w:ascii="Arial" w:hAnsi="Arial" w:cs="Arial"/>
        </w:rPr>
        <w:t>).</w:t>
      </w:r>
    </w:p>
    <w:p w14:paraId="0D3995F7" w14:textId="77777777" w:rsidR="00B55B3B" w:rsidRPr="001058B5" w:rsidRDefault="00B55B3B" w:rsidP="00B55B3B">
      <w:pPr>
        <w:spacing w:before="211" w:line="230" w:lineRule="auto"/>
        <w:ind w:left="2379" w:right="16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additional information about the WRAP</w:t>
      </w:r>
      <w:r w:rsidRPr="001058B5">
        <w:rPr>
          <w:rFonts w:ascii="Arial" w:hAnsi="Arial" w:cs="Arial"/>
          <w:spacing w:val="-93"/>
          <w:sz w:val="20"/>
        </w:rPr>
        <w:t xml:space="preserve"> </w:t>
      </w:r>
      <w:r w:rsidRPr="001058B5">
        <w:rPr>
          <w:rFonts w:ascii="Arial" w:hAnsi="Arial" w:cs="Arial"/>
          <w:sz w:val="20"/>
        </w:rPr>
        <w:t>command line utility and the DBMS_DDL subprograms for dynamic wrapping</w:t>
      </w:r>
    </w:p>
    <w:p w14:paraId="753AEC0F" w14:textId="77777777" w:rsidR="00B55B3B" w:rsidRPr="001058B5" w:rsidRDefault="00B55B3B" w:rsidP="00B55B3B">
      <w:pPr>
        <w:pStyle w:val="BodyText"/>
        <w:rPr>
          <w:rFonts w:ascii="Arial" w:hAnsi="Arial" w:cs="Arial"/>
          <w:sz w:val="13"/>
        </w:rPr>
      </w:pPr>
    </w:p>
    <w:p w14:paraId="707EF8A7" w14:textId="77777777" w:rsidR="00B55B3B" w:rsidRPr="001058B5" w:rsidRDefault="00B55B3B" w:rsidP="00B55B3B">
      <w:pPr>
        <w:pStyle w:val="BodyText"/>
        <w:spacing w:before="101" w:line="230" w:lineRule="auto"/>
        <w:ind w:left="1659" w:right="773"/>
        <w:rPr>
          <w:rFonts w:ascii="Arial" w:hAnsi="Arial" w:cs="Arial"/>
        </w:rPr>
      </w:pPr>
      <w:r w:rsidRPr="00924345">
        <w:rPr>
          <w:rFonts w:ascii="Arial" w:hAnsi="Arial" w:cs="Arial"/>
        </w:rPr>
        <w:t>Một thay thế cho gói dữ liệu là có một bảng riêng biệt để lưu trữ khóa mã hóa và bao các cuộc gọi đến bảng khóa bằng một thủ tục. Bảng key có thể được nối với bảng dữ liệu bằng cách sử dụng quan hệ khoá chính khoá ngoại. Ví dụ, employee_number là khóa chính trong bảng nhân viên lưu trữ thông tin nhân viên và SSN được mã hóa. Cột employee_number là khóa ngoại cho bảng ssn_keys lưu trữ khóa mã hóa cho SSN của nhân viên. Chìa khóa được lưu trữ trong bảng ssn_keys cũng có thể được chuyển đổi trước khi sử dụng (bằng cách sử dụng một phépXOR), do đó, chính bản thân nó không được lưu trữ không được mã hóa. Nếu bạn quấn các thủ tục, sau đó có thể ẩn cách mà các khoá được chuyển đổi trước khi sử dụng</w:t>
      </w:r>
      <w:r w:rsidRPr="001058B5">
        <w:rPr>
          <w:rFonts w:ascii="Arial" w:hAnsi="Arial" w:cs="Arial"/>
        </w:rPr>
        <w:t>.</w:t>
      </w:r>
    </w:p>
    <w:p w14:paraId="52160C96" w14:textId="77777777" w:rsidR="00B55B3B" w:rsidRPr="001058B5" w:rsidRDefault="00B55B3B" w:rsidP="00B55B3B">
      <w:pPr>
        <w:pStyle w:val="BodyText"/>
        <w:spacing w:before="107"/>
        <w:ind w:left="1660"/>
        <w:rPr>
          <w:rFonts w:ascii="Arial" w:hAnsi="Arial" w:cs="Arial"/>
        </w:rPr>
      </w:pPr>
      <w:r w:rsidRPr="00924345">
        <w:rPr>
          <w:rFonts w:ascii="Arial" w:hAnsi="Arial" w:cs="Arial"/>
        </w:rPr>
        <w:t>Điểm mạnh của phương pháp này là</w:t>
      </w:r>
      <w:r w:rsidRPr="001058B5">
        <w:rPr>
          <w:rFonts w:ascii="Arial" w:hAnsi="Arial" w:cs="Arial"/>
        </w:rPr>
        <w:t>:</w:t>
      </w:r>
    </w:p>
    <w:p w14:paraId="32EDC251" w14:textId="77777777" w:rsidR="00B55B3B" w:rsidRPr="001058B5" w:rsidRDefault="00B55B3B" w:rsidP="006F7931">
      <w:pPr>
        <w:pStyle w:val="ListParagraph"/>
        <w:numPr>
          <w:ilvl w:val="1"/>
          <w:numId w:val="137"/>
        </w:numPr>
        <w:tabs>
          <w:tab w:val="left" w:pos="2020"/>
        </w:tabs>
        <w:spacing w:before="117" w:line="232" w:lineRule="auto"/>
        <w:ind w:right="869"/>
        <w:rPr>
          <w:rFonts w:ascii="Arial" w:hAnsi="Arial" w:cs="Arial"/>
          <w:sz w:val="20"/>
        </w:rPr>
      </w:pPr>
      <w:r w:rsidRPr="00924345">
        <w:rPr>
          <w:rFonts w:ascii="Arial" w:hAnsi="Arial" w:cs="Arial"/>
          <w:sz w:val="20"/>
        </w:rPr>
        <w:t>Người dùng có quyền truy cập bảng trực tiếp không thể thấy dữ liệu nhạy cảm không được mã hóa, cũng như họ không thể truy xuất khóa để giải mã dữ liệu</w:t>
      </w:r>
      <w:r w:rsidRPr="001058B5">
        <w:rPr>
          <w:rFonts w:ascii="Arial" w:hAnsi="Arial" w:cs="Arial"/>
          <w:sz w:val="20"/>
        </w:rPr>
        <w:t>.</w:t>
      </w:r>
    </w:p>
    <w:p w14:paraId="66445F83" w14:textId="77777777" w:rsidR="00B55B3B" w:rsidRPr="001058B5" w:rsidRDefault="00B55B3B" w:rsidP="006F7931">
      <w:pPr>
        <w:pStyle w:val="ListParagraph"/>
        <w:numPr>
          <w:ilvl w:val="1"/>
          <w:numId w:val="137"/>
        </w:numPr>
        <w:tabs>
          <w:tab w:val="left" w:pos="2020"/>
        </w:tabs>
        <w:spacing w:before="118" w:line="232" w:lineRule="auto"/>
        <w:ind w:right="876"/>
        <w:rPr>
          <w:rFonts w:ascii="Arial" w:hAnsi="Arial" w:cs="Arial"/>
          <w:sz w:val="20"/>
        </w:rPr>
      </w:pPr>
      <w:r w:rsidRPr="00924345">
        <w:rPr>
          <w:rFonts w:ascii="Arial" w:hAnsi="Arial" w:cs="Arial"/>
          <w:sz w:val="20"/>
        </w:rPr>
        <w:t>Truy cập vào dữ liệu được giải mã có thể được kiểm soát thông qua một thủ tục chọn dữ liệu đã mã hóa, truy lục khóa giải mã từ bảng khóa và chuyển đổi nó trước khi nó có thể được sử dụng để giải mã dữ liệu</w:t>
      </w:r>
      <w:r w:rsidRPr="001058B5">
        <w:rPr>
          <w:rFonts w:ascii="Arial" w:hAnsi="Arial" w:cs="Arial"/>
          <w:sz w:val="20"/>
        </w:rPr>
        <w:t>.</w:t>
      </w:r>
    </w:p>
    <w:p w14:paraId="6811065F" w14:textId="77777777" w:rsidR="00B55B3B" w:rsidRPr="001058B5" w:rsidRDefault="00B55B3B" w:rsidP="006F7931">
      <w:pPr>
        <w:pStyle w:val="ListParagraph"/>
        <w:numPr>
          <w:ilvl w:val="1"/>
          <w:numId w:val="137"/>
        </w:numPr>
        <w:tabs>
          <w:tab w:val="left" w:pos="2020"/>
        </w:tabs>
        <w:spacing w:before="117" w:line="232" w:lineRule="auto"/>
        <w:ind w:right="964"/>
        <w:rPr>
          <w:rFonts w:ascii="Arial" w:hAnsi="Arial" w:cs="Arial"/>
          <w:sz w:val="20"/>
        </w:rPr>
      </w:pPr>
      <w:r w:rsidRPr="00924345">
        <w:rPr>
          <w:rFonts w:ascii="Arial" w:hAnsi="Arial" w:cs="Arial"/>
          <w:sz w:val="20"/>
        </w:rPr>
        <w:t>Thuật toán chuyển đổi dữ liệu được ẩn khỏi việc rình mò thông thường bằng cách gói các thủ tục, làm xáo trộn mã thủ tục</w:t>
      </w:r>
      <w:r w:rsidRPr="001058B5">
        <w:rPr>
          <w:rFonts w:ascii="Arial" w:hAnsi="Arial" w:cs="Arial"/>
          <w:sz w:val="20"/>
        </w:rPr>
        <w:t>.</w:t>
      </w:r>
    </w:p>
    <w:p w14:paraId="702E45EC" w14:textId="77777777" w:rsidR="00B55B3B" w:rsidRPr="001058B5" w:rsidRDefault="00B55B3B" w:rsidP="006F7931">
      <w:pPr>
        <w:pStyle w:val="ListParagraph"/>
        <w:numPr>
          <w:ilvl w:val="1"/>
          <w:numId w:val="137"/>
        </w:numPr>
        <w:tabs>
          <w:tab w:val="left" w:pos="2020"/>
        </w:tabs>
        <w:spacing w:before="119" w:line="230" w:lineRule="auto"/>
        <w:ind w:right="817"/>
        <w:rPr>
          <w:rFonts w:ascii="Arial" w:hAnsi="Arial" w:cs="Arial"/>
          <w:sz w:val="20"/>
        </w:rPr>
      </w:pPr>
      <w:r w:rsidRPr="00924345">
        <w:rPr>
          <w:rFonts w:ascii="Arial" w:hAnsi="Arial" w:cs="Arial"/>
          <w:sz w:val="20"/>
        </w:rPr>
        <w:t>Truy cập SELECT vào cả bảng dữ liệu và bảng khóa không đảm bảo rằng người dùng có quyền truy cập này có thể giải mã dữ liệu, bởi vì khóa được chuyển đổi trước khi sử dụng</w:t>
      </w:r>
      <w:r w:rsidRPr="001058B5">
        <w:rPr>
          <w:rFonts w:ascii="Arial" w:hAnsi="Arial" w:cs="Arial"/>
          <w:sz w:val="20"/>
        </w:rPr>
        <w:t>.</w:t>
      </w:r>
    </w:p>
    <w:p w14:paraId="3A3D5FA7" w14:textId="77777777" w:rsidR="00B55B3B" w:rsidRPr="001058B5" w:rsidRDefault="00B55B3B" w:rsidP="00B55B3B">
      <w:pPr>
        <w:pStyle w:val="BodyText"/>
        <w:spacing w:before="121" w:line="230" w:lineRule="auto"/>
        <w:ind w:left="1660" w:right="1104" w:hanging="1"/>
        <w:jc w:val="both"/>
        <w:rPr>
          <w:rFonts w:ascii="Arial" w:hAnsi="Arial" w:cs="Arial"/>
        </w:rPr>
      </w:pPr>
      <w:r w:rsidRPr="00924345">
        <w:rPr>
          <w:rFonts w:ascii="Arial" w:hAnsi="Arial" w:cs="Arial"/>
        </w:rPr>
        <w:t>Điểm yếu của phương pháp này là người dùng có quyền truy cập SELECT vào cả bảng khóa và bảng dữ liệu và người có thể lấy được thuật toán chuyển đổi khóa, có thể phá vỡ lược đồ mã hóa</w:t>
      </w:r>
      <w:r w:rsidRPr="001058B5">
        <w:rPr>
          <w:rFonts w:ascii="Arial" w:hAnsi="Arial" w:cs="Arial"/>
        </w:rPr>
        <w:t>.</w:t>
      </w:r>
    </w:p>
    <w:p w14:paraId="5F8B5951" w14:textId="77777777" w:rsidR="00B55B3B" w:rsidRPr="001058B5" w:rsidRDefault="00B55B3B" w:rsidP="00B55B3B">
      <w:pPr>
        <w:pStyle w:val="BodyText"/>
        <w:spacing w:before="119" w:line="232" w:lineRule="auto"/>
        <w:ind w:left="1660" w:right="848"/>
        <w:rPr>
          <w:rFonts w:ascii="Arial" w:hAnsi="Arial" w:cs="Arial"/>
        </w:rPr>
      </w:pPr>
      <w:r w:rsidRPr="0025741A">
        <w:rPr>
          <w:rFonts w:ascii="Arial" w:hAnsi="Arial" w:cs="Arial"/>
        </w:rPr>
        <w:t>Phương pháp trước đó là không thể sai, nhưng nó là đủ để bảo vệ chống lại dễ dàng truy xuất thông tin nhạy cảm được lưu trữ trong văn bản rõ ràng</w:t>
      </w:r>
      <w:r w:rsidRPr="001058B5">
        <w:rPr>
          <w:rFonts w:ascii="Arial" w:hAnsi="Arial" w:cs="Arial"/>
        </w:rPr>
        <w:t>.</w:t>
      </w:r>
    </w:p>
    <w:p w14:paraId="7FEE557C"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55266D0" w14:textId="77777777" w:rsidR="00B55B3B" w:rsidRPr="001058B5" w:rsidRDefault="00B55B3B" w:rsidP="00B55B3B">
      <w:pPr>
        <w:pStyle w:val="BodyText"/>
        <w:spacing w:before="2"/>
        <w:rPr>
          <w:rFonts w:ascii="Arial" w:hAnsi="Arial" w:cs="Arial"/>
          <w:sz w:val="24"/>
        </w:rPr>
      </w:pPr>
    </w:p>
    <w:p w14:paraId="753F21A3" w14:textId="77777777" w:rsidR="00B55B3B" w:rsidRPr="001058B5" w:rsidRDefault="00B55B3B" w:rsidP="00B55B3B">
      <w:pPr>
        <w:pStyle w:val="Heading6"/>
        <w:spacing w:before="105"/>
      </w:pPr>
      <w:bookmarkStart w:id="1324" w:name="Storing_the_Encryption_Keys_in_the_Opera"/>
      <w:bookmarkStart w:id="1325" w:name="_bookmark1571"/>
      <w:bookmarkEnd w:id="1324"/>
      <w:bookmarkEnd w:id="1325"/>
      <w:r w:rsidRPr="0025741A">
        <w:t>Lưu trữ key mã hoá trong hệ điều hành</w:t>
      </w:r>
    </w:p>
    <w:p w14:paraId="11FA4F99" w14:textId="77777777" w:rsidR="00B55B3B" w:rsidRPr="001058B5" w:rsidRDefault="00B55B3B" w:rsidP="00B55B3B">
      <w:pPr>
        <w:pStyle w:val="BodyText"/>
        <w:spacing w:before="54" w:line="232" w:lineRule="auto"/>
        <w:ind w:left="2260" w:right="140"/>
        <w:rPr>
          <w:rFonts w:ascii="Arial" w:hAnsi="Arial" w:cs="Arial"/>
        </w:rPr>
      </w:pPr>
      <w:r w:rsidRPr="0025741A">
        <w:rPr>
          <w:rFonts w:ascii="Arial" w:hAnsi="Arial" w:cs="Arial"/>
        </w:rPr>
        <w:t>Lưu trữ các khóa trong một tệp phẳng trong hệ điều hành là một tùy chọn khác. Csdl Oracle cho phép bạn tạo chú thích từ PL / SQL, mà bạn có thể sử dụng để truy xuất các khóa mã hóa. Tuy nhiên, nếu bạn lưu trữ các khóa trong hệ điều hành và tạo chú thích cho nó, thì dữ liệu của bạn chỉ an toàn khi hệ điều hành an toàn. Nếu mối quan tâm bảo mật chính của bạn là csdl bị đánh cắp hệ điều hành, thì việc lưu trữ các khóa trong hệ điều hành sẽ giúp cho kẻ xâm nhập truy xuất dữ liệu được mã hóa dễ dàng hơn lưu trữ các khóa trong cơ sở dữ liệu</w:t>
      </w:r>
      <w:r w:rsidRPr="001058B5">
        <w:rPr>
          <w:rFonts w:ascii="Arial" w:hAnsi="Arial" w:cs="Arial"/>
        </w:rPr>
        <w:t>.</w:t>
      </w:r>
    </w:p>
    <w:p w14:paraId="4ACC4AEB" w14:textId="77777777" w:rsidR="00B55B3B" w:rsidRPr="001058B5" w:rsidRDefault="00B55B3B" w:rsidP="00B55B3B">
      <w:pPr>
        <w:pStyle w:val="BodyText"/>
        <w:spacing w:before="10"/>
        <w:rPr>
          <w:rFonts w:ascii="Arial" w:hAnsi="Arial" w:cs="Arial"/>
          <w:sz w:val="22"/>
        </w:rPr>
      </w:pPr>
    </w:p>
    <w:p w14:paraId="1A62E4E7" w14:textId="77777777" w:rsidR="00B55B3B" w:rsidRPr="001058B5" w:rsidRDefault="00B55B3B" w:rsidP="00B55B3B">
      <w:pPr>
        <w:pStyle w:val="Heading6"/>
        <w:spacing w:before="1"/>
      </w:pPr>
      <w:bookmarkStart w:id="1326" w:name="Users_Managing_Their_Own_Encryption_Keys"/>
      <w:bookmarkStart w:id="1327" w:name="_bookmark1573"/>
      <w:bookmarkEnd w:id="1326"/>
      <w:bookmarkEnd w:id="1327"/>
      <w:r w:rsidRPr="0025741A">
        <w:t>Người dùng tự bảo quản các key mã hoá</w:t>
      </w:r>
    </w:p>
    <w:p w14:paraId="5EF428FD" w14:textId="77777777" w:rsidR="00B55B3B" w:rsidRPr="001058B5" w:rsidRDefault="00B55B3B" w:rsidP="00B55B3B">
      <w:pPr>
        <w:pStyle w:val="BodyText"/>
        <w:spacing w:before="55" w:line="232" w:lineRule="auto"/>
        <w:ind w:left="2260" w:right="102"/>
        <w:rPr>
          <w:rFonts w:ascii="Arial" w:hAnsi="Arial" w:cs="Arial"/>
        </w:rPr>
      </w:pPr>
      <w:r w:rsidRPr="0025741A">
        <w:rPr>
          <w:rFonts w:ascii="Arial" w:hAnsi="Arial" w:cs="Arial"/>
        </w:rPr>
        <w:t>Khi người dùng cung cấp khóa, giả sử người dùng sẽ chịu trách nhiệm với khóa. Xem xét 40% số cuộc gọi bàn trợ giúp là từ những người dùng đã quên mật khẩu của họ, bạn có thể thấy rủi ro khi người dùng quản lý khóa mã hóa. Trong khả năng tất cả, người dùng sẽ hoặc quên một khóa mã hóa, hoặc viết mã xuống, mà sau đó tạo ra một điểm yếu bảo mật. Nếu người dùng quên khóa mã hóa hoặc rời khỏi công ty thì dữ liệu của bạn sẽ không thể khôi phục được</w:t>
      </w:r>
      <w:r w:rsidRPr="001058B5">
        <w:rPr>
          <w:rFonts w:ascii="Arial" w:hAnsi="Arial" w:cs="Arial"/>
        </w:rPr>
        <w:t>.</w:t>
      </w:r>
    </w:p>
    <w:p w14:paraId="57D55F28" w14:textId="77777777" w:rsidR="00B55B3B" w:rsidRPr="001058B5" w:rsidRDefault="00B55B3B" w:rsidP="00B55B3B">
      <w:pPr>
        <w:pStyle w:val="BodyText"/>
        <w:spacing w:before="113" w:line="232" w:lineRule="auto"/>
        <w:ind w:left="2260"/>
        <w:rPr>
          <w:rFonts w:ascii="Arial" w:hAnsi="Arial" w:cs="Arial"/>
        </w:rPr>
      </w:pPr>
      <w:r w:rsidRPr="0025741A">
        <w:rPr>
          <w:rFonts w:ascii="Arial" w:hAnsi="Arial" w:cs="Arial"/>
        </w:rPr>
        <w:t>Nếu bạn quyết định có các khóa do người dùng cung cấp hoặc do người dùng quản lý, thì bạn cần đảm bảo rằng bạn đang sử dụng mã hóa mạng để khóa không được truyền từ máy khách đến máy chủ trong suốt. Bạn cũng phải phát triển các cơ chế lưu trữ chính, cũng là một vấn đề bảo mật khó khăn. Các lưu trữ chính và backdoors tạo ra các điểm yếu bảo mật mà mã hóa đang cố gắng giải quyết.</w:t>
      </w:r>
    </w:p>
    <w:p w14:paraId="2FB054EE" w14:textId="77777777" w:rsidR="00B55B3B" w:rsidRPr="001058B5" w:rsidRDefault="00B55B3B" w:rsidP="00B55B3B">
      <w:pPr>
        <w:pStyle w:val="BodyText"/>
        <w:spacing w:before="11"/>
        <w:rPr>
          <w:rFonts w:ascii="Arial" w:hAnsi="Arial" w:cs="Arial"/>
          <w:sz w:val="22"/>
        </w:rPr>
      </w:pPr>
    </w:p>
    <w:p w14:paraId="1AB6E84F" w14:textId="77777777" w:rsidR="00B55B3B" w:rsidRPr="001058B5" w:rsidRDefault="00B55B3B" w:rsidP="00B55B3B">
      <w:pPr>
        <w:pStyle w:val="Heading6"/>
      </w:pPr>
      <w:bookmarkStart w:id="1328" w:name="Using_Transparent_Database_Encryption_an"/>
      <w:bookmarkStart w:id="1329" w:name="_bookmark1575"/>
      <w:bookmarkStart w:id="1330" w:name="_bookmark1576"/>
      <w:bookmarkEnd w:id="1328"/>
      <w:bookmarkEnd w:id="1329"/>
      <w:bookmarkEnd w:id="1330"/>
      <w:r w:rsidRPr="0025741A">
        <w:t>Sử dụng mã hóa cơ sở dữ liệu trong suốt và mã hóa vùng bảng</w:t>
      </w:r>
    </w:p>
    <w:p w14:paraId="75FADADD" w14:textId="77777777" w:rsidR="00B55B3B" w:rsidRPr="001058B5" w:rsidRDefault="00B55B3B" w:rsidP="00B55B3B">
      <w:pPr>
        <w:pStyle w:val="BodyText"/>
        <w:spacing w:before="56" w:line="232" w:lineRule="auto"/>
        <w:ind w:left="2260" w:right="140"/>
        <w:rPr>
          <w:rFonts w:ascii="Arial" w:hAnsi="Arial" w:cs="Arial"/>
        </w:rPr>
      </w:pPr>
      <w:r w:rsidRPr="0025741A">
        <w:rPr>
          <w:rFonts w:ascii="Arial" w:hAnsi="Arial" w:cs="Arial"/>
        </w:rPr>
        <w:t>Mã hóa cơ sở dữ liệu trong suốt và mã hóa vùng bảng cung cấp mã hóa an toàn với quản lý khóa tự động cho các bảng và vùng bảng được mã hóa. Nếu ứng dụng yêu cầu bảo vệ dữ liệu cột nhạy cảm được lưu trữ trên phương tiện, thì hai loại mã hóa này là một cách đơn giản và nhanh chóng để đạt được điều này.</w:t>
      </w:r>
    </w:p>
    <w:p w14:paraId="33AB4B05" w14:textId="77777777" w:rsidR="00B55B3B" w:rsidRPr="001058B5" w:rsidRDefault="00B55B3B" w:rsidP="00B55B3B">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transparent data encryption</w:t>
      </w:r>
    </w:p>
    <w:p w14:paraId="4D69C6AC" w14:textId="77777777" w:rsidR="00B55B3B" w:rsidRPr="001058B5" w:rsidRDefault="00B55B3B" w:rsidP="00B55B3B">
      <w:pPr>
        <w:pStyle w:val="BodyText"/>
        <w:spacing w:before="11"/>
        <w:rPr>
          <w:rFonts w:ascii="Arial" w:hAnsi="Arial" w:cs="Arial"/>
        </w:rPr>
      </w:pPr>
    </w:p>
    <w:p w14:paraId="6DF795BD" w14:textId="77777777" w:rsidR="00B55B3B" w:rsidRPr="001058B5" w:rsidRDefault="00B55B3B" w:rsidP="00B55B3B">
      <w:pPr>
        <w:pStyle w:val="Heading4"/>
      </w:pPr>
      <w:bookmarkStart w:id="1331" w:name="Changing_Encryption_Keys"/>
      <w:bookmarkStart w:id="1332" w:name="_bookmark1578"/>
      <w:bookmarkEnd w:id="1331"/>
      <w:bookmarkEnd w:id="1332"/>
      <w:r>
        <w:t>Thay đổi key mã hoá</w:t>
      </w:r>
    </w:p>
    <w:p w14:paraId="4E386B05" w14:textId="77777777" w:rsidR="00B55B3B" w:rsidRPr="001058B5" w:rsidRDefault="00B55B3B" w:rsidP="00B55B3B">
      <w:pPr>
        <w:pStyle w:val="BodyText"/>
        <w:spacing w:before="79" w:line="232" w:lineRule="auto"/>
        <w:ind w:left="2260" w:right="130"/>
        <w:rPr>
          <w:rFonts w:ascii="Arial" w:hAnsi="Arial" w:cs="Arial"/>
        </w:rPr>
      </w:pPr>
      <w:r w:rsidRPr="0025741A">
        <w:rPr>
          <w:rFonts w:ascii="Arial" w:hAnsi="Arial" w:cs="Arial"/>
        </w:rPr>
        <w:t>Thực tế bảo mật thận trọng quy định rằng bạn định kỳ thay đổi các khóa mã hóa. Đối với dữ liệu được lưu trữ, điều này đòi hỏi phải định kỳ mã hóa dữ liệu và mã hóa lại bằng một khóa được chọn tốt hơn khác. Bạn rất có thể sẽ thay đổi khóa mã hóa trong khi dữ liệu không được truy cập, điều này tạo ra một thách thức khác. Điều này đặc biệt đúng đối với một ứng dụng dựa trên web mã hóa số thẻ tín dụng, bởi vì bạn không muốn tắt toàn bộ ứng dụng trong khi bạn chuyển đổi các khóa mã hóa</w:t>
      </w:r>
      <w:r w:rsidRPr="001058B5">
        <w:rPr>
          <w:rFonts w:ascii="Arial" w:hAnsi="Arial" w:cs="Arial"/>
        </w:rPr>
        <w:t>.</w:t>
      </w:r>
    </w:p>
    <w:p w14:paraId="656E864A" w14:textId="77777777" w:rsidR="00B55B3B" w:rsidRPr="001058B5" w:rsidRDefault="00B55B3B" w:rsidP="00B55B3B">
      <w:pPr>
        <w:pStyle w:val="BodyText"/>
        <w:spacing w:before="4"/>
        <w:rPr>
          <w:rFonts w:ascii="Arial" w:hAnsi="Arial" w:cs="Arial"/>
          <w:sz w:val="25"/>
        </w:rPr>
      </w:pPr>
    </w:p>
    <w:p w14:paraId="5C22BF2A" w14:textId="77777777" w:rsidR="00B55B3B" w:rsidRPr="001058B5" w:rsidRDefault="00B55B3B" w:rsidP="00B55B3B">
      <w:pPr>
        <w:pStyle w:val="Heading4"/>
      </w:pPr>
      <w:bookmarkStart w:id="1333" w:name="Encrypting_Binary_Large_Objects"/>
      <w:bookmarkStart w:id="1334" w:name="_bookmark1580"/>
      <w:bookmarkEnd w:id="1333"/>
      <w:bookmarkEnd w:id="1334"/>
      <w:r>
        <w:t>Mã hoá nhị phân các đối tượng lốn</w:t>
      </w:r>
    </w:p>
    <w:p w14:paraId="3C0C98E2" w14:textId="77777777" w:rsidR="00B55B3B" w:rsidRPr="001058B5" w:rsidRDefault="00B55B3B" w:rsidP="00B55B3B">
      <w:pPr>
        <w:pStyle w:val="BodyText"/>
        <w:spacing w:before="79" w:line="232" w:lineRule="auto"/>
        <w:ind w:left="2260" w:right="295"/>
        <w:rPr>
          <w:rFonts w:ascii="Arial" w:hAnsi="Arial" w:cs="Arial"/>
        </w:rPr>
      </w:pPr>
      <w:r w:rsidRPr="0025741A">
        <w:rPr>
          <w:rFonts w:ascii="Arial" w:hAnsi="Arial" w:cs="Arial"/>
        </w:rPr>
        <w:t>Một số loại dữ liệu nhất định đòi hỏi phải có nhiều công việc hơn để mã hóa. Ví dụ, Oracle Database hỗ trợ lưu trữ nhị phân các đối tượng lớn(BLOB), lưu trữ các đối tượng rất lớn (ví dụ, nhiều gigabyte) trong cơ sở dữ liệu. BLOB có thể được lưu trữ nội bộ dưới dạng cột hoặc được lưu trữ trong tệp bên ngoài</w:t>
      </w:r>
      <w:r w:rsidRPr="001058B5">
        <w:rPr>
          <w:rFonts w:ascii="Arial" w:hAnsi="Arial" w:cs="Arial"/>
        </w:rPr>
        <w:t>.</w:t>
      </w:r>
    </w:p>
    <w:p w14:paraId="4A51DBC9" w14:textId="77777777" w:rsidR="00B55B3B" w:rsidRPr="001058B5" w:rsidRDefault="00B55B3B" w:rsidP="00B55B3B">
      <w:pPr>
        <w:pStyle w:val="BodyText"/>
        <w:spacing w:before="120" w:line="228" w:lineRule="auto"/>
        <w:ind w:left="2260"/>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an</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DBMS_CRYPTO</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BLOB</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596" w:history="1">
        <w:r w:rsidRPr="001058B5">
          <w:rPr>
            <w:rFonts w:ascii="Arial" w:hAnsi="Arial" w:cs="Arial"/>
            <w:color w:val="0000CC"/>
          </w:rPr>
          <w:t>"Example</w:t>
        </w:r>
        <w:r w:rsidRPr="001058B5">
          <w:rPr>
            <w:rFonts w:ascii="Arial" w:hAnsi="Arial" w:cs="Arial"/>
            <w:color w:val="0000CC"/>
            <w:spacing w:val="-16"/>
          </w:rPr>
          <w:t xml:space="preserve"> </w:t>
        </w:r>
        <w:r w:rsidRPr="001058B5">
          <w:rPr>
            <w:rFonts w:ascii="Arial" w:hAnsi="Arial" w:cs="Arial"/>
            <w:color w:val="0000CC"/>
          </w:rPr>
          <w:t>of</w:t>
        </w:r>
        <w:r w:rsidRPr="001058B5">
          <w:rPr>
            <w:rFonts w:ascii="Arial" w:hAnsi="Arial" w:cs="Arial"/>
            <w:color w:val="0000CC"/>
            <w:spacing w:val="-16"/>
          </w:rPr>
          <w:t xml:space="preserve"> </w:t>
        </w:r>
        <w:r w:rsidRPr="001058B5">
          <w:rPr>
            <w:rFonts w:ascii="Arial" w:hAnsi="Arial" w:cs="Arial"/>
            <w:color w:val="0000CC"/>
          </w:rPr>
          <w:t>Encryption</w:t>
        </w:r>
        <w:r w:rsidRPr="001058B5">
          <w:rPr>
            <w:rFonts w:ascii="Arial" w:hAnsi="Arial" w:cs="Arial"/>
            <w:color w:val="0000CC"/>
            <w:spacing w:val="-17"/>
          </w:rPr>
          <w:t xml:space="preserve"> </w:t>
        </w:r>
        <w:r w:rsidRPr="001058B5">
          <w:rPr>
            <w:rFonts w:ascii="Arial" w:hAnsi="Arial" w:cs="Arial"/>
            <w:color w:val="0000CC"/>
          </w:rPr>
          <w:t>and</w:t>
        </w:r>
      </w:hyperlink>
      <w:r w:rsidRPr="001058B5">
        <w:rPr>
          <w:rFonts w:ascii="Arial" w:hAnsi="Arial" w:cs="Arial"/>
          <w:color w:val="0000CC"/>
        </w:rPr>
        <w:t xml:space="preserve"> </w:t>
      </w:r>
      <w:hyperlink w:anchor="_bookmark1596" w:history="1">
        <w:r w:rsidRPr="001058B5">
          <w:rPr>
            <w:rFonts w:ascii="Arial" w:hAnsi="Arial" w:cs="Arial"/>
            <w:color w:val="0000CC"/>
          </w:rPr>
          <w:t xml:space="preserve">Decryption Procedures for BLOB Data" </w:t>
        </w:r>
        <w:r w:rsidRPr="001058B5">
          <w:rPr>
            <w:rFonts w:ascii="Arial" w:hAnsi="Arial" w:cs="Arial"/>
          </w:rPr>
          <w:t>on page</w:t>
        </w:r>
        <w:r w:rsidRPr="001058B5">
          <w:rPr>
            <w:rFonts w:ascii="Arial" w:hAnsi="Arial" w:cs="Arial"/>
            <w:spacing w:val="-6"/>
          </w:rPr>
          <w:t xml:space="preserve"> </w:t>
        </w:r>
        <w:r w:rsidRPr="001058B5">
          <w:rPr>
            <w:rFonts w:ascii="Arial" w:hAnsi="Arial" w:cs="Arial"/>
          </w:rPr>
          <w:t>8-12</w:t>
        </w:r>
      </w:hyperlink>
      <w:r w:rsidRPr="001058B5">
        <w:rPr>
          <w:rFonts w:ascii="Arial" w:hAnsi="Arial" w:cs="Arial"/>
        </w:rPr>
        <w:t>.</w:t>
      </w:r>
    </w:p>
    <w:p w14:paraId="41698503" w14:textId="77777777" w:rsidR="00B55B3B" w:rsidRPr="001058B5" w:rsidRDefault="00B55B3B" w:rsidP="00B55B3B">
      <w:pPr>
        <w:spacing w:line="228" w:lineRule="auto"/>
        <w:rPr>
          <w:rFonts w:ascii="Arial" w:hAnsi="Arial" w:cs="Arial"/>
        </w:rPr>
        <w:sectPr w:rsidR="00B55B3B" w:rsidRPr="001058B5">
          <w:pgSz w:w="12240" w:h="15840"/>
          <w:pgMar w:top="840" w:right="1060" w:bottom="860" w:left="1100" w:header="549" w:footer="663" w:gutter="0"/>
          <w:cols w:space="720"/>
        </w:sectPr>
      </w:pPr>
    </w:p>
    <w:p w14:paraId="08209983" w14:textId="77777777" w:rsidR="00B55B3B" w:rsidRPr="001058B5" w:rsidRDefault="00B55B3B" w:rsidP="00B55B3B">
      <w:pPr>
        <w:pStyle w:val="BodyText"/>
        <w:spacing w:before="1"/>
        <w:rPr>
          <w:rFonts w:ascii="Arial" w:hAnsi="Arial" w:cs="Arial"/>
          <w:sz w:val="22"/>
        </w:rPr>
      </w:pPr>
    </w:p>
    <w:p w14:paraId="65ADECC3" w14:textId="77777777" w:rsidR="00B55B3B" w:rsidRPr="001058B5" w:rsidRDefault="00B55B3B" w:rsidP="00B55B3B">
      <w:pPr>
        <w:pStyle w:val="Heading3"/>
        <w:spacing w:before="107"/>
        <w:ind w:left="100"/>
      </w:pPr>
      <w:bookmarkStart w:id="1335" w:name="Storing_Data_Encryption_by_Using_the_DBM"/>
      <w:bookmarkStart w:id="1336" w:name="_bookmark1583"/>
      <w:bookmarkEnd w:id="1335"/>
      <w:bookmarkEnd w:id="1336"/>
      <w:r w:rsidRPr="0025741A">
        <w:t>Lưu trữ dữ liệu mã hoá bằng cách sử dụng gói DBMS_CRYPTO</w:t>
      </w:r>
    </w:p>
    <w:p w14:paraId="5C60DB31" w14:textId="77777777" w:rsidR="00B55B3B" w:rsidRPr="001058B5" w:rsidRDefault="00B55B3B" w:rsidP="00B55B3B">
      <w:pPr>
        <w:pStyle w:val="BodyText"/>
        <w:spacing w:before="89" w:line="228" w:lineRule="auto"/>
        <w:ind w:left="1659" w:right="848"/>
        <w:rPr>
          <w:rFonts w:ascii="Arial" w:hAnsi="Arial" w:cs="Arial"/>
        </w:rPr>
      </w:pPr>
      <w:r w:rsidRPr="0025741A">
        <w:rPr>
          <w:rFonts w:ascii="Arial" w:hAnsi="Arial" w:cs="Arial"/>
        </w:rPr>
        <w:t>Gói DBMS_CRYPTO cung cấp một số cách để giải quyết các vấn đề bảo mật đã được thảo luận. (Đối với tính tương thích ngược, DBMS_OBFUSCATION_TOOLKIT cũng được cung cấp</w:t>
      </w:r>
      <w:r w:rsidRPr="001058B5">
        <w:rPr>
          <w:rFonts w:ascii="Arial" w:hAnsi="Arial" w:cs="Arial"/>
        </w:rPr>
        <w:t>.)</w:t>
      </w:r>
    </w:p>
    <w:p w14:paraId="0AC5C54A" w14:textId="77777777" w:rsidR="00B55B3B" w:rsidRPr="001058B5" w:rsidRDefault="00B55B3B" w:rsidP="00B55B3B">
      <w:pPr>
        <w:pStyle w:val="BodyText"/>
        <w:spacing w:before="121" w:line="232" w:lineRule="auto"/>
        <w:ind w:left="1660" w:right="848"/>
        <w:rPr>
          <w:rFonts w:ascii="Arial" w:hAnsi="Arial" w:cs="Arial"/>
        </w:rPr>
      </w:pPr>
      <w:r w:rsidRPr="0025741A">
        <w:rPr>
          <w:rFonts w:ascii="Arial" w:hAnsi="Arial" w:cs="Arial"/>
        </w:rPr>
        <w:t>Mặc dù mã hóa không phải là giải pháp lý tưởng để giải quyết một số mối đe dọa bảo mật, rõ ràng là mã hóa chọn lọc dữ liệu nhạy cảm trước khi lưu trữ trong cơ sở dữ liệu cải thiện bảo mật. Ví dụ về dữ liệu đó có thể bao gồm</w:t>
      </w:r>
      <w:r w:rsidRPr="001058B5">
        <w:rPr>
          <w:rFonts w:ascii="Arial" w:hAnsi="Arial" w:cs="Arial"/>
        </w:rPr>
        <w:t>:</w:t>
      </w:r>
    </w:p>
    <w:p w14:paraId="602E5D3B"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thẻ tín dụng</w:t>
      </w:r>
    </w:p>
    <w:p w14:paraId="6DBB86DC"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nhận dạng quốc gia</w:t>
      </w:r>
    </w:p>
    <w:p w14:paraId="4E318B60" w14:textId="77777777" w:rsidR="00B55B3B" w:rsidRPr="001058B5" w:rsidRDefault="00B55B3B" w:rsidP="00B55B3B">
      <w:pPr>
        <w:pStyle w:val="BodyText"/>
        <w:spacing w:before="119" w:line="230" w:lineRule="auto"/>
        <w:ind w:left="1660" w:right="700" w:firstLine="50"/>
        <w:rPr>
          <w:rFonts w:ascii="Arial" w:hAnsi="Arial" w:cs="Arial"/>
        </w:rPr>
      </w:pPr>
      <w:r w:rsidRPr="0025741A">
        <w:rPr>
          <w:rFonts w:ascii="Arial" w:hAnsi="Arial" w:cs="Arial"/>
        </w:rPr>
        <w:t>Cơ sở dữ liệu Oracle cung cấp gói DBMS_CRYPTO PL / SQL để mã hóa và giải mã dữ liệu được lưu trữ. Gói này hỗ trợ một số thuật toán mã hóa và giải mã hashing tiêu chuẩn, bao gồm  thuật mã hoá Advanced Encryption Standard (AES). AES đã được Viện Tiêu chuẩn và Công nghệ Quốc gia (NIST) phê chuẩn để thay thế Data Encryption Standard (DES)</w:t>
      </w:r>
      <w:r w:rsidRPr="001058B5">
        <w:rPr>
          <w:rFonts w:ascii="Arial" w:hAnsi="Arial" w:cs="Arial"/>
        </w:rPr>
        <w:t>.</w:t>
      </w:r>
    </w:p>
    <w:p w14:paraId="5DBCB99D" w14:textId="77777777" w:rsidR="00B55B3B" w:rsidRPr="001058B5" w:rsidRDefault="00B55B3B" w:rsidP="00B55B3B">
      <w:pPr>
        <w:pStyle w:val="BodyText"/>
        <w:spacing w:before="124" w:line="230" w:lineRule="auto"/>
        <w:ind w:left="1659" w:right="848"/>
        <w:rPr>
          <w:rFonts w:ascii="Arial" w:hAnsi="Arial" w:cs="Arial"/>
        </w:rPr>
      </w:pPr>
      <w:r w:rsidRPr="0025741A">
        <w:rPr>
          <w:rFonts w:ascii="Arial" w:hAnsi="Arial" w:cs="Arial"/>
        </w:rPr>
        <w:t>Gói DBMS_CRYPTO cho phép mã hóa và giải mã cho các kiểu dữ liệu cơ sở dữ liệu Oracle thông thường, bao gồm cả các đối tượng RAW và các đối tượng lớn (LOB), chẳng hạn như hình ảnh và âm thanh. Cụ thể, nó hỗ trợ BLOB và CLOB. Ngoài ra, nó cung cấp Globalization Support để mã hóa dữ liệu trên các bộ ký tự cơ sở dữ liệu khác nhau</w:t>
      </w:r>
      <w:r w:rsidRPr="001058B5">
        <w:rPr>
          <w:rFonts w:ascii="Arial" w:hAnsi="Arial" w:cs="Arial"/>
        </w:rPr>
        <w:t>.</w:t>
      </w:r>
    </w:p>
    <w:p w14:paraId="2C29B0C6" w14:textId="77777777" w:rsidR="00B55B3B" w:rsidRPr="001058B5" w:rsidRDefault="00B55B3B" w:rsidP="00B55B3B">
      <w:pPr>
        <w:pStyle w:val="BodyText"/>
        <w:spacing w:before="110"/>
        <w:ind w:left="1660"/>
        <w:rPr>
          <w:rFonts w:ascii="Arial" w:hAnsi="Arial" w:cs="Arial"/>
        </w:rPr>
      </w:pPr>
      <w:r w:rsidRPr="0025741A">
        <w:rPr>
          <w:rFonts w:ascii="Arial" w:hAnsi="Arial" w:cs="Arial"/>
        </w:rPr>
        <w:t>Các thuật toán mã hóa sau đây được hỗ trợ</w:t>
      </w:r>
      <w:r w:rsidRPr="001058B5">
        <w:rPr>
          <w:rFonts w:ascii="Arial" w:hAnsi="Arial" w:cs="Arial"/>
        </w:rPr>
        <w:t>:</w:t>
      </w:r>
    </w:p>
    <w:p w14:paraId="566F759E"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 xml:space="preserve">Data Encryption Standard (DES), </w:t>
      </w:r>
      <w:r w:rsidRPr="001058B5">
        <w:rPr>
          <w:rFonts w:ascii="Arial" w:hAnsi="Arial" w:cs="Arial"/>
          <w:spacing w:val="-3"/>
          <w:sz w:val="20"/>
        </w:rPr>
        <w:t xml:space="preserve">Triple </w:t>
      </w:r>
      <w:r w:rsidRPr="001058B5">
        <w:rPr>
          <w:rFonts w:ascii="Arial" w:hAnsi="Arial" w:cs="Arial"/>
          <w:sz w:val="20"/>
        </w:rPr>
        <w:t>DES (3DES,</w:t>
      </w:r>
      <w:r w:rsidRPr="001058B5">
        <w:rPr>
          <w:rFonts w:ascii="Arial" w:hAnsi="Arial" w:cs="Arial"/>
          <w:spacing w:val="-2"/>
          <w:sz w:val="20"/>
        </w:rPr>
        <w:t xml:space="preserve"> </w:t>
      </w:r>
      <w:r w:rsidRPr="001058B5">
        <w:rPr>
          <w:rFonts w:ascii="Arial" w:hAnsi="Arial" w:cs="Arial"/>
          <w:sz w:val="20"/>
        </w:rPr>
        <w:t>2-key)</w:t>
      </w:r>
    </w:p>
    <w:p w14:paraId="0D001880"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Advanced Encryption Standard (AES)</w:t>
      </w:r>
    </w:p>
    <w:p w14:paraId="57B8A1C4"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SHA-1 Cryptographic</w:t>
      </w:r>
      <w:r w:rsidRPr="001058B5">
        <w:rPr>
          <w:rFonts w:ascii="Arial" w:hAnsi="Arial" w:cs="Arial"/>
          <w:spacing w:val="-1"/>
          <w:sz w:val="20"/>
        </w:rPr>
        <w:t xml:space="preserve"> </w:t>
      </w:r>
      <w:r w:rsidRPr="001058B5">
        <w:rPr>
          <w:rFonts w:ascii="Arial" w:hAnsi="Arial" w:cs="Arial"/>
          <w:sz w:val="20"/>
        </w:rPr>
        <w:t>Hash</w:t>
      </w:r>
    </w:p>
    <w:p w14:paraId="6122D00A"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SHA-1 Message Authentication Code</w:t>
      </w:r>
      <w:r w:rsidRPr="001058B5">
        <w:rPr>
          <w:rFonts w:ascii="Arial" w:hAnsi="Arial" w:cs="Arial"/>
          <w:spacing w:val="-2"/>
          <w:sz w:val="20"/>
        </w:rPr>
        <w:t xml:space="preserve"> </w:t>
      </w:r>
      <w:r w:rsidRPr="001058B5">
        <w:rPr>
          <w:rFonts w:ascii="Arial" w:hAnsi="Arial" w:cs="Arial"/>
          <w:sz w:val="20"/>
        </w:rPr>
        <w:t>(MAC)</w:t>
      </w:r>
    </w:p>
    <w:p w14:paraId="0F9408CC" w14:textId="77777777" w:rsidR="00B55B3B" w:rsidRPr="001058B5" w:rsidRDefault="00B55B3B" w:rsidP="00B55B3B">
      <w:pPr>
        <w:pStyle w:val="BodyText"/>
        <w:spacing w:before="119" w:line="230" w:lineRule="auto"/>
        <w:ind w:left="1660" w:right="848" w:hanging="1"/>
        <w:rPr>
          <w:rFonts w:ascii="Arial" w:hAnsi="Arial" w:cs="Arial"/>
        </w:rPr>
      </w:pPr>
      <w:r w:rsidRPr="00EE3C84">
        <w:rPr>
          <w:rFonts w:ascii="Arial" w:hAnsi="Arial" w:cs="Arial"/>
        </w:rPr>
        <w:t>Các công cụ sửa đổi mật mã khối cũng được cung cấp với DBMS_CRYPTO. Bạn có thể chọn từ một số tùy chọn đệm, bao gồm Public Key Cryptographic Standard (PKCS) #5 và từ bốn chế độ chuỗi mã hóa khối, bao gồm Cipher Block Chaining (CBC).  Thêm vào đó phải được thực hiện theo bội số của tám byte</w:t>
      </w:r>
      <w:r w:rsidRPr="001058B5">
        <w:rPr>
          <w:rFonts w:ascii="Arial" w:hAnsi="Arial" w:cs="Arial"/>
        </w:rPr>
        <w:t>.</w:t>
      </w:r>
    </w:p>
    <w:p w14:paraId="3D222292" w14:textId="77777777" w:rsidR="00B55B3B" w:rsidRPr="001058B5" w:rsidRDefault="008D1AB8" w:rsidP="00B55B3B">
      <w:pPr>
        <w:pStyle w:val="BodyText"/>
        <w:spacing w:before="5"/>
        <w:rPr>
          <w:rFonts w:ascii="Arial" w:hAnsi="Arial" w:cs="Arial"/>
          <w:sz w:val="18"/>
        </w:rPr>
      </w:pPr>
      <w:r>
        <w:rPr>
          <w:rFonts w:ascii="Arial" w:hAnsi="Arial" w:cs="Arial"/>
        </w:rPr>
        <w:pict w14:anchorId="13435265">
          <v:group id="_x0000_s1753" style="position:absolute;margin-left:174pt;margin-top:13.45pt;width:312pt;height:2.55pt;z-index:502647536;mso-wrap-distance-left:0;mso-wrap-distance-right:0;mso-position-horizontal-relative:page" coordorigin="3480,269" coordsize="6240,51">
            <v:line id="_x0000_s1754" style="position:absolute" from="3480,271" to="9720,271" strokeweight=".24pt"/>
            <v:line id="_x0000_s1755" style="position:absolute" from="3480,317" to="9720,317" strokeweight=".24pt"/>
            <w10:wrap type="topAndBottom" anchorx="page"/>
          </v:group>
        </w:pict>
      </w:r>
    </w:p>
    <w:p w14:paraId="6195182C" w14:textId="77777777" w:rsidR="00B55B3B" w:rsidRPr="001058B5" w:rsidRDefault="00B55B3B" w:rsidP="00B55B3B">
      <w:pPr>
        <w:spacing w:before="33"/>
        <w:ind w:left="2380"/>
        <w:rPr>
          <w:rFonts w:ascii="Arial" w:hAnsi="Arial" w:cs="Arial"/>
          <w:b/>
          <w:sz w:val="19"/>
        </w:rPr>
      </w:pPr>
      <w:r w:rsidRPr="001058B5">
        <w:rPr>
          <w:rFonts w:ascii="Arial" w:hAnsi="Arial" w:cs="Arial"/>
          <w:b/>
          <w:sz w:val="19"/>
        </w:rPr>
        <w:t>Note:</w:t>
      </w:r>
    </w:p>
    <w:p w14:paraId="2FCD47B9" w14:textId="77777777" w:rsidR="00B55B3B" w:rsidRPr="001058B5" w:rsidRDefault="00B55B3B" w:rsidP="006F7931">
      <w:pPr>
        <w:pStyle w:val="ListParagraph"/>
        <w:numPr>
          <w:ilvl w:val="2"/>
          <w:numId w:val="137"/>
        </w:numPr>
        <w:tabs>
          <w:tab w:val="left" w:pos="2740"/>
        </w:tabs>
        <w:spacing w:before="133" w:line="232" w:lineRule="auto"/>
        <w:ind w:left="2740" w:right="2107"/>
        <w:rPr>
          <w:rFonts w:ascii="Arial" w:hAnsi="Arial" w:cs="Arial"/>
          <w:sz w:val="20"/>
        </w:rPr>
      </w:pPr>
      <w:r w:rsidRPr="001058B5">
        <w:rPr>
          <w:rFonts w:ascii="Arial" w:hAnsi="Arial" w:cs="Arial"/>
          <w:sz w:val="20"/>
        </w:rPr>
        <w:t xml:space="preserve">DES </w:t>
      </w:r>
      <w:r>
        <w:rPr>
          <w:rFonts w:ascii="Arial" w:hAnsi="Arial" w:cs="Arial"/>
          <w:sz w:val="20"/>
        </w:rPr>
        <w:t>không được khuyến khích bởi</w:t>
      </w:r>
      <w:r w:rsidRPr="001058B5">
        <w:rPr>
          <w:rFonts w:ascii="Arial" w:hAnsi="Arial" w:cs="Arial"/>
          <w:sz w:val="20"/>
        </w:rPr>
        <w:t xml:space="preserve"> the National Institute</w:t>
      </w:r>
      <w:r w:rsidRPr="001058B5">
        <w:rPr>
          <w:rFonts w:ascii="Arial" w:hAnsi="Arial" w:cs="Arial"/>
          <w:spacing w:val="-25"/>
          <w:sz w:val="20"/>
        </w:rPr>
        <w:t xml:space="preserve"> </w:t>
      </w:r>
      <w:r w:rsidRPr="001058B5">
        <w:rPr>
          <w:rFonts w:ascii="Arial" w:hAnsi="Arial" w:cs="Arial"/>
          <w:sz w:val="20"/>
        </w:rPr>
        <w:t>of Standards and Technology</w:t>
      </w:r>
      <w:r w:rsidRPr="001058B5">
        <w:rPr>
          <w:rFonts w:ascii="Arial" w:hAnsi="Arial" w:cs="Arial"/>
          <w:spacing w:val="-4"/>
          <w:sz w:val="20"/>
        </w:rPr>
        <w:t xml:space="preserve"> </w:t>
      </w:r>
      <w:r w:rsidRPr="001058B5">
        <w:rPr>
          <w:rFonts w:ascii="Arial" w:hAnsi="Arial" w:cs="Arial"/>
          <w:sz w:val="20"/>
        </w:rPr>
        <w:t>(NIST).</w:t>
      </w:r>
    </w:p>
    <w:p w14:paraId="714541B8" w14:textId="77777777" w:rsidR="00B55B3B" w:rsidRPr="001058B5" w:rsidRDefault="00B55B3B" w:rsidP="006F7931">
      <w:pPr>
        <w:pStyle w:val="ListParagraph"/>
        <w:numPr>
          <w:ilvl w:val="2"/>
          <w:numId w:val="137"/>
        </w:numPr>
        <w:tabs>
          <w:tab w:val="left" w:pos="2740"/>
        </w:tabs>
        <w:spacing w:before="113"/>
        <w:ind w:left="2740"/>
        <w:rPr>
          <w:rFonts w:ascii="Arial" w:hAnsi="Arial" w:cs="Arial"/>
          <w:sz w:val="20"/>
        </w:rPr>
      </w:pPr>
      <w:r w:rsidRPr="001058B5">
        <w:rPr>
          <w:rFonts w:ascii="Arial" w:hAnsi="Arial" w:cs="Arial"/>
          <w:sz w:val="20"/>
        </w:rPr>
        <w:t xml:space="preserve">Usage of SHA-1 </w:t>
      </w:r>
      <w:r>
        <w:rPr>
          <w:rFonts w:ascii="Arial" w:hAnsi="Arial" w:cs="Arial"/>
          <w:sz w:val="20"/>
        </w:rPr>
        <w:t>bảo mật hơn</w:t>
      </w:r>
      <w:r w:rsidRPr="001058B5">
        <w:rPr>
          <w:rFonts w:ascii="Arial" w:hAnsi="Arial" w:cs="Arial"/>
          <w:spacing w:val="-4"/>
          <w:sz w:val="20"/>
        </w:rPr>
        <w:t xml:space="preserve"> </w:t>
      </w:r>
      <w:r w:rsidRPr="001058B5">
        <w:rPr>
          <w:rFonts w:ascii="Arial" w:hAnsi="Arial" w:cs="Arial"/>
          <w:sz w:val="20"/>
        </w:rPr>
        <w:t>MD5.</w:t>
      </w:r>
    </w:p>
    <w:p w14:paraId="08F734EC" w14:textId="77777777" w:rsidR="00B55B3B" w:rsidRPr="001058B5" w:rsidRDefault="008D1AB8" w:rsidP="006F7931">
      <w:pPr>
        <w:pStyle w:val="ListParagraph"/>
        <w:numPr>
          <w:ilvl w:val="2"/>
          <w:numId w:val="137"/>
        </w:numPr>
        <w:tabs>
          <w:tab w:val="left" w:pos="2740"/>
        </w:tabs>
        <w:rPr>
          <w:rFonts w:ascii="Arial" w:hAnsi="Arial" w:cs="Arial"/>
          <w:sz w:val="20"/>
        </w:rPr>
      </w:pPr>
      <w:r>
        <w:rPr>
          <w:rFonts w:ascii="Arial" w:hAnsi="Arial" w:cs="Arial"/>
        </w:rPr>
        <w:pict w14:anchorId="18BCAD82">
          <v:group id="_x0000_s1756" style="position:absolute;left:0;text-align:left;margin-left:174pt;margin-top:23.25pt;width:312pt;height:2.55pt;z-index:502648560;mso-wrap-distance-left:0;mso-wrap-distance-right:0;mso-position-horizontal-relative:page" coordorigin="3480,465" coordsize="6240,51">
            <v:line id="_x0000_s1757" style="position:absolute" from="3480,467" to="9720,467" strokeweight=".24pt"/>
            <v:line id="_x0000_s1758" style="position:absolute" from="3480,513" to="9720,513" strokeweight=".24pt"/>
            <w10:wrap type="topAndBottom" anchorx="page"/>
          </v:group>
        </w:pict>
      </w:r>
      <w:r w:rsidR="00B55B3B" w:rsidRPr="00EE3C84">
        <w:t xml:space="preserve"> </w:t>
      </w:r>
      <w:r w:rsidR="00B55B3B">
        <w:t xml:space="preserve">Khoá </w:t>
      </w:r>
      <w:r w:rsidR="00B55B3B" w:rsidRPr="00EE3C84">
        <w:rPr>
          <w:rFonts w:ascii="Arial" w:hAnsi="Arial" w:cs="Arial"/>
          <w:sz w:val="20"/>
        </w:rPr>
        <w:t>MD5 không dễ bị tổn thương</w:t>
      </w:r>
      <w:r w:rsidR="00B55B3B" w:rsidRPr="001058B5">
        <w:rPr>
          <w:rFonts w:ascii="Arial" w:hAnsi="Arial" w:cs="Arial"/>
          <w:sz w:val="20"/>
        </w:rPr>
        <w:t>.</w:t>
      </w:r>
    </w:p>
    <w:p w14:paraId="0EB5E5A1" w14:textId="77777777" w:rsidR="00B55B3B" w:rsidRPr="001058B5" w:rsidRDefault="00B55B3B" w:rsidP="00B55B3B">
      <w:pPr>
        <w:pStyle w:val="BodyText"/>
        <w:spacing w:before="3"/>
        <w:rPr>
          <w:rFonts w:ascii="Arial" w:hAnsi="Arial" w:cs="Arial"/>
          <w:sz w:val="9"/>
        </w:rPr>
      </w:pPr>
    </w:p>
    <w:p w14:paraId="73370530" w14:textId="77777777" w:rsidR="00B55B3B" w:rsidRPr="001058B5" w:rsidRDefault="008D1AB8" w:rsidP="00B55B3B">
      <w:pPr>
        <w:pStyle w:val="BodyText"/>
        <w:spacing w:before="102" w:line="228" w:lineRule="auto"/>
        <w:ind w:left="1660" w:right="700"/>
        <w:rPr>
          <w:rFonts w:ascii="Arial" w:hAnsi="Arial" w:cs="Arial"/>
        </w:rPr>
      </w:pPr>
      <w:hyperlink w:anchor="_bookmark1589" w:history="1">
        <w:r w:rsidR="00B55B3B" w:rsidRPr="001058B5">
          <w:rPr>
            <w:rFonts w:ascii="Arial" w:hAnsi="Arial" w:cs="Arial"/>
            <w:color w:val="0000CC"/>
            <w:spacing w:val="-4"/>
          </w:rPr>
          <w:t>Table</w:t>
        </w:r>
        <w:r w:rsidR="00B55B3B" w:rsidRPr="001058B5">
          <w:rPr>
            <w:rFonts w:ascii="Arial" w:hAnsi="Arial" w:cs="Arial"/>
            <w:color w:val="0000CC"/>
            <w:spacing w:val="-20"/>
          </w:rPr>
          <w:t xml:space="preserve"> </w:t>
        </w:r>
        <w:r w:rsidR="00B55B3B" w:rsidRPr="001058B5">
          <w:rPr>
            <w:rFonts w:ascii="Arial" w:hAnsi="Arial" w:cs="Arial"/>
            <w:color w:val="0000CC"/>
          </w:rPr>
          <w:t>8–1</w:t>
        </w:r>
        <w:r w:rsidR="00B55B3B" w:rsidRPr="001058B5">
          <w:rPr>
            <w:rFonts w:ascii="Arial" w:hAnsi="Arial" w:cs="Arial"/>
            <w:color w:val="0000CC"/>
            <w:spacing w:val="-20"/>
          </w:rPr>
          <w:t xml:space="preserve"> </w:t>
        </w:r>
      </w:hyperlink>
      <w:r w:rsidR="00B55B3B" w:rsidRPr="001058B5">
        <w:rPr>
          <w:rFonts w:ascii="Arial" w:hAnsi="Arial" w:cs="Arial"/>
        </w:rPr>
        <w:t>compares</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DBMS_CRYPTO</w:t>
      </w:r>
      <w:r w:rsidR="00B55B3B" w:rsidRPr="001058B5">
        <w:rPr>
          <w:rFonts w:ascii="Arial" w:hAnsi="Arial" w:cs="Arial"/>
          <w:spacing w:val="-94"/>
        </w:rPr>
        <w:t xml:space="preserve"> </w:t>
      </w:r>
      <w:r w:rsidR="00B55B3B" w:rsidRPr="001058B5">
        <w:rPr>
          <w:rFonts w:ascii="Arial" w:hAnsi="Arial" w:cs="Arial"/>
        </w:rPr>
        <w:t>package</w:t>
      </w:r>
      <w:r w:rsidR="00B55B3B" w:rsidRPr="001058B5">
        <w:rPr>
          <w:rFonts w:ascii="Arial" w:hAnsi="Arial" w:cs="Arial"/>
          <w:spacing w:val="-20"/>
        </w:rPr>
        <w:t xml:space="preserve"> </w:t>
      </w:r>
      <w:r w:rsidR="00B55B3B" w:rsidRPr="001058B5">
        <w:rPr>
          <w:rFonts w:ascii="Arial" w:hAnsi="Arial" w:cs="Arial"/>
        </w:rPr>
        <w:t>features</w:t>
      </w:r>
      <w:r w:rsidR="00B55B3B" w:rsidRPr="001058B5">
        <w:rPr>
          <w:rFonts w:ascii="Arial" w:hAnsi="Arial" w:cs="Arial"/>
          <w:spacing w:val="-20"/>
        </w:rPr>
        <w:t xml:space="preserve"> </w:t>
      </w:r>
      <w:r w:rsidR="00B55B3B" w:rsidRPr="001058B5">
        <w:rPr>
          <w:rFonts w:ascii="Arial" w:hAnsi="Arial" w:cs="Arial"/>
        </w:rPr>
        <w:t>to</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other</w:t>
      </w:r>
      <w:r w:rsidR="00B55B3B" w:rsidRPr="001058B5">
        <w:rPr>
          <w:rFonts w:ascii="Arial" w:hAnsi="Arial" w:cs="Arial"/>
          <w:spacing w:val="-20"/>
        </w:rPr>
        <w:t xml:space="preserve"> </w:t>
      </w:r>
      <w:r w:rsidR="00B55B3B" w:rsidRPr="001058B5">
        <w:rPr>
          <w:rFonts w:ascii="Arial" w:hAnsi="Arial" w:cs="Arial"/>
        </w:rPr>
        <w:t>PL/SQL</w:t>
      </w:r>
      <w:r w:rsidR="00B55B3B" w:rsidRPr="001058B5">
        <w:rPr>
          <w:rFonts w:ascii="Arial" w:hAnsi="Arial" w:cs="Arial"/>
          <w:spacing w:val="-20"/>
        </w:rPr>
        <w:t xml:space="preserve"> </w:t>
      </w:r>
      <w:r w:rsidR="00B55B3B" w:rsidRPr="001058B5">
        <w:rPr>
          <w:rFonts w:ascii="Arial" w:hAnsi="Arial" w:cs="Arial"/>
        </w:rPr>
        <w:t>encryption package, the</w:t>
      </w:r>
      <w:r w:rsidR="00B55B3B" w:rsidRPr="001058B5">
        <w:rPr>
          <w:rFonts w:ascii="Arial" w:hAnsi="Arial" w:cs="Arial"/>
          <w:spacing w:val="-12"/>
        </w:rPr>
        <w:t xml:space="preserve"> </w:t>
      </w:r>
      <w:r w:rsidR="00B55B3B" w:rsidRPr="001058B5">
        <w:rPr>
          <w:rFonts w:ascii="Arial" w:hAnsi="Arial" w:cs="Arial"/>
        </w:rPr>
        <w:t>DBMS_OBFUSCATION_TOOLKIT.</w:t>
      </w:r>
    </w:p>
    <w:p w14:paraId="20CEE904" w14:textId="77777777" w:rsidR="00B55B3B" w:rsidRPr="001058B5" w:rsidRDefault="00B55B3B" w:rsidP="00B55B3B">
      <w:pPr>
        <w:pStyle w:val="BodyText"/>
        <w:spacing w:before="12"/>
        <w:rPr>
          <w:rFonts w:ascii="Arial" w:hAnsi="Arial" w:cs="Arial"/>
          <w:sz w:val="23"/>
        </w:rPr>
      </w:pPr>
    </w:p>
    <w:p w14:paraId="3CCE0B8E" w14:textId="77777777" w:rsidR="00B55B3B" w:rsidRPr="001058B5" w:rsidRDefault="00B55B3B" w:rsidP="00B55B3B">
      <w:pPr>
        <w:tabs>
          <w:tab w:val="left" w:pos="1133"/>
        </w:tabs>
        <w:spacing w:before="104"/>
        <w:ind w:left="100"/>
        <w:rPr>
          <w:rFonts w:ascii="Arial" w:hAnsi="Arial" w:cs="Arial"/>
          <w:b/>
          <w:i/>
          <w:sz w:val="18"/>
        </w:rPr>
      </w:pPr>
      <w:bookmarkStart w:id="1337" w:name="_bookmark1588"/>
      <w:bookmarkStart w:id="1338" w:name="_bookmark1589"/>
      <w:bookmarkEnd w:id="1337"/>
      <w:bookmarkEnd w:id="133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8–1</w:t>
      </w:r>
      <w:r w:rsidRPr="001058B5">
        <w:rPr>
          <w:rFonts w:ascii="Arial" w:hAnsi="Arial" w:cs="Arial"/>
          <w:b/>
          <w:i/>
          <w:sz w:val="18"/>
        </w:rPr>
        <w:tab/>
      </w:r>
      <w:r w:rsidRPr="001058B5">
        <w:rPr>
          <w:rFonts w:ascii="Arial" w:hAnsi="Arial" w:cs="Arial"/>
          <w:b/>
          <w:i/>
          <w:spacing w:val="-3"/>
          <w:sz w:val="18"/>
        </w:rPr>
        <w:t xml:space="preserve">DBMS_CRYPTO </w:t>
      </w:r>
      <w:r w:rsidRPr="001058B5">
        <w:rPr>
          <w:rFonts w:ascii="Arial" w:hAnsi="Arial" w:cs="Arial"/>
          <w:b/>
          <w:i/>
          <w:sz w:val="18"/>
        </w:rPr>
        <w:t>and DBMS_OBFUSCATION_TOOLKIT Feature</w:t>
      </w:r>
      <w:r w:rsidRPr="001058B5">
        <w:rPr>
          <w:rFonts w:ascii="Arial" w:hAnsi="Arial" w:cs="Arial"/>
          <w:b/>
          <w:i/>
          <w:spacing w:val="-4"/>
          <w:sz w:val="18"/>
        </w:rPr>
        <w:t xml:space="preserve"> </w:t>
      </w:r>
      <w:r w:rsidRPr="001058B5">
        <w:rPr>
          <w:rFonts w:ascii="Arial" w:hAnsi="Arial" w:cs="Arial"/>
          <w:b/>
          <w:i/>
          <w:sz w:val="18"/>
        </w:rPr>
        <w:t>Comparison</w:t>
      </w:r>
    </w:p>
    <w:p w14:paraId="479E1CE7"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B55B3B" w:rsidRPr="001058B5" w14:paraId="7C111857" w14:textId="77777777" w:rsidTr="00B55B3B">
        <w:trPr>
          <w:trHeight w:val="271"/>
        </w:trPr>
        <w:tc>
          <w:tcPr>
            <w:tcW w:w="2610" w:type="dxa"/>
            <w:tcBorders>
              <w:top w:val="single" w:sz="18" w:space="0" w:color="000000"/>
              <w:bottom w:val="single" w:sz="4" w:space="0" w:color="000000"/>
            </w:tcBorders>
          </w:tcPr>
          <w:p w14:paraId="17C7AD5A"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3251" w:type="dxa"/>
            <w:tcBorders>
              <w:top w:val="single" w:sz="18" w:space="0" w:color="000000"/>
              <w:bottom w:val="single" w:sz="4" w:space="0" w:color="000000"/>
            </w:tcBorders>
          </w:tcPr>
          <w:p w14:paraId="62520A98" w14:textId="77777777" w:rsidR="00B55B3B" w:rsidRPr="001058B5" w:rsidRDefault="00B55B3B" w:rsidP="00B55B3B">
            <w:pPr>
              <w:pStyle w:val="TableParagraph"/>
              <w:spacing w:before="13"/>
              <w:ind w:left="390"/>
              <w:rPr>
                <w:rFonts w:ascii="Arial" w:hAnsi="Arial" w:cs="Arial"/>
                <w:b/>
                <w:sz w:val="16"/>
              </w:rPr>
            </w:pPr>
            <w:r w:rsidRPr="001058B5">
              <w:rPr>
                <w:rFonts w:ascii="Arial" w:hAnsi="Arial" w:cs="Arial"/>
                <w:b/>
                <w:sz w:val="16"/>
              </w:rPr>
              <w:t>DBMS_CRYPTO</w:t>
            </w:r>
          </w:p>
        </w:tc>
        <w:tc>
          <w:tcPr>
            <w:tcW w:w="3138" w:type="dxa"/>
            <w:tcBorders>
              <w:top w:val="single" w:sz="18" w:space="0" w:color="000000"/>
              <w:bottom w:val="single" w:sz="4" w:space="0" w:color="000000"/>
            </w:tcBorders>
          </w:tcPr>
          <w:p w14:paraId="006D4C34" w14:textId="77777777" w:rsidR="00B55B3B" w:rsidRPr="001058B5" w:rsidRDefault="00B55B3B" w:rsidP="00B55B3B">
            <w:pPr>
              <w:pStyle w:val="TableParagraph"/>
              <w:spacing w:before="13"/>
              <w:ind w:left="378"/>
              <w:rPr>
                <w:rFonts w:ascii="Arial" w:hAnsi="Arial" w:cs="Arial"/>
                <w:b/>
                <w:sz w:val="16"/>
              </w:rPr>
            </w:pPr>
            <w:r w:rsidRPr="001058B5">
              <w:rPr>
                <w:rFonts w:ascii="Arial" w:hAnsi="Arial" w:cs="Arial"/>
                <w:b/>
                <w:sz w:val="16"/>
              </w:rPr>
              <w:t>DBMS_OBFUSCATION_TOOLKIT</w:t>
            </w:r>
          </w:p>
        </w:tc>
      </w:tr>
      <w:tr w:rsidR="00B55B3B" w:rsidRPr="001058B5" w14:paraId="28520D88" w14:textId="77777777" w:rsidTr="00B55B3B">
        <w:trPr>
          <w:trHeight w:val="292"/>
        </w:trPr>
        <w:tc>
          <w:tcPr>
            <w:tcW w:w="2610" w:type="dxa"/>
            <w:tcBorders>
              <w:top w:val="single" w:sz="4" w:space="0" w:color="000000"/>
              <w:bottom w:val="single" w:sz="2" w:space="0" w:color="000000"/>
            </w:tcBorders>
          </w:tcPr>
          <w:p w14:paraId="36DFBD50"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Cryptographic algorithms</w:t>
            </w:r>
          </w:p>
        </w:tc>
        <w:tc>
          <w:tcPr>
            <w:tcW w:w="3251" w:type="dxa"/>
            <w:tcBorders>
              <w:top w:val="single" w:sz="4" w:space="0" w:color="000000"/>
              <w:bottom w:val="single" w:sz="2" w:space="0" w:color="000000"/>
            </w:tcBorders>
          </w:tcPr>
          <w:p w14:paraId="406E873F" w14:textId="77777777" w:rsidR="00B55B3B" w:rsidRPr="001058B5" w:rsidRDefault="00B55B3B" w:rsidP="00B55B3B">
            <w:pPr>
              <w:pStyle w:val="TableParagraph"/>
              <w:spacing w:before="27"/>
              <w:ind w:left="390"/>
              <w:rPr>
                <w:rFonts w:ascii="Arial" w:hAnsi="Arial" w:cs="Arial"/>
                <w:sz w:val="16"/>
              </w:rPr>
            </w:pPr>
            <w:r w:rsidRPr="001058B5">
              <w:rPr>
                <w:rFonts w:ascii="Arial" w:hAnsi="Arial" w:cs="Arial"/>
                <w:sz w:val="16"/>
              </w:rPr>
              <w:t>DES, 3DES, AES, RC4, 3DES_2KEY</w:t>
            </w:r>
          </w:p>
        </w:tc>
        <w:tc>
          <w:tcPr>
            <w:tcW w:w="3138" w:type="dxa"/>
            <w:tcBorders>
              <w:top w:val="single" w:sz="4" w:space="0" w:color="000000"/>
              <w:bottom w:val="single" w:sz="2" w:space="0" w:color="000000"/>
            </w:tcBorders>
          </w:tcPr>
          <w:p w14:paraId="6B4745EA" w14:textId="77777777" w:rsidR="00B55B3B" w:rsidRPr="001058B5" w:rsidRDefault="00B55B3B" w:rsidP="00B55B3B">
            <w:pPr>
              <w:pStyle w:val="TableParagraph"/>
              <w:spacing w:before="27"/>
              <w:ind w:left="378"/>
              <w:rPr>
                <w:rFonts w:ascii="Arial" w:hAnsi="Arial" w:cs="Arial"/>
                <w:sz w:val="16"/>
              </w:rPr>
            </w:pPr>
            <w:r w:rsidRPr="001058B5">
              <w:rPr>
                <w:rFonts w:ascii="Arial" w:hAnsi="Arial" w:cs="Arial"/>
                <w:sz w:val="16"/>
              </w:rPr>
              <w:t>DES, 3DES</w:t>
            </w:r>
          </w:p>
        </w:tc>
      </w:tr>
      <w:tr w:rsidR="00B55B3B" w:rsidRPr="001058B5" w14:paraId="66CFD4E2" w14:textId="77777777" w:rsidTr="00B55B3B">
        <w:trPr>
          <w:trHeight w:val="295"/>
        </w:trPr>
        <w:tc>
          <w:tcPr>
            <w:tcW w:w="2610" w:type="dxa"/>
            <w:tcBorders>
              <w:top w:val="single" w:sz="2" w:space="0" w:color="000000"/>
              <w:bottom w:val="single" w:sz="2" w:space="0" w:color="000000"/>
            </w:tcBorders>
          </w:tcPr>
          <w:p w14:paraId="6EDDE70E"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Padding forms</w:t>
            </w:r>
          </w:p>
        </w:tc>
        <w:tc>
          <w:tcPr>
            <w:tcW w:w="3251" w:type="dxa"/>
            <w:tcBorders>
              <w:top w:val="single" w:sz="2" w:space="0" w:color="000000"/>
              <w:bottom w:val="single" w:sz="2" w:space="0" w:color="000000"/>
            </w:tcBorders>
          </w:tcPr>
          <w:p w14:paraId="51F5FD52"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PKCS5, zeroes</w:t>
            </w:r>
          </w:p>
        </w:tc>
        <w:tc>
          <w:tcPr>
            <w:tcW w:w="3138" w:type="dxa"/>
            <w:tcBorders>
              <w:top w:val="single" w:sz="2" w:space="0" w:color="000000"/>
              <w:bottom w:val="single" w:sz="2" w:space="0" w:color="000000"/>
            </w:tcBorders>
          </w:tcPr>
          <w:p w14:paraId="650408BB"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None supported</w:t>
            </w:r>
          </w:p>
        </w:tc>
      </w:tr>
      <w:tr w:rsidR="00B55B3B" w:rsidRPr="001058B5" w14:paraId="1D0A4AEC" w14:textId="77777777" w:rsidTr="00B55B3B">
        <w:trPr>
          <w:trHeight w:val="295"/>
        </w:trPr>
        <w:tc>
          <w:tcPr>
            <w:tcW w:w="2610" w:type="dxa"/>
            <w:tcBorders>
              <w:top w:val="single" w:sz="2" w:space="0" w:color="000000"/>
              <w:bottom w:val="single" w:sz="2" w:space="0" w:color="000000"/>
            </w:tcBorders>
          </w:tcPr>
          <w:p w14:paraId="4E26D1F8"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Block cipher chaining modes</w:t>
            </w:r>
          </w:p>
        </w:tc>
        <w:tc>
          <w:tcPr>
            <w:tcW w:w="3251" w:type="dxa"/>
            <w:tcBorders>
              <w:top w:val="single" w:sz="2" w:space="0" w:color="000000"/>
              <w:bottom w:val="single" w:sz="2" w:space="0" w:color="000000"/>
            </w:tcBorders>
          </w:tcPr>
          <w:p w14:paraId="4251F833"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CBC, CFB, ECB, OFB</w:t>
            </w:r>
          </w:p>
        </w:tc>
        <w:tc>
          <w:tcPr>
            <w:tcW w:w="3138" w:type="dxa"/>
            <w:tcBorders>
              <w:top w:val="single" w:sz="2" w:space="0" w:color="000000"/>
              <w:bottom w:val="single" w:sz="2" w:space="0" w:color="000000"/>
            </w:tcBorders>
          </w:tcPr>
          <w:p w14:paraId="5DABA5F3"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CBC</w:t>
            </w:r>
          </w:p>
        </w:tc>
      </w:tr>
      <w:tr w:rsidR="00B55B3B" w:rsidRPr="001058B5" w14:paraId="7C9D8E90" w14:textId="77777777" w:rsidTr="00B55B3B">
        <w:trPr>
          <w:trHeight w:val="292"/>
        </w:trPr>
        <w:tc>
          <w:tcPr>
            <w:tcW w:w="2610" w:type="dxa"/>
            <w:tcBorders>
              <w:top w:val="single" w:sz="2" w:space="0" w:color="000000"/>
              <w:bottom w:val="single" w:sz="4" w:space="0" w:color="000000"/>
            </w:tcBorders>
          </w:tcPr>
          <w:p w14:paraId="2EE90BF0"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Cryptographic hash algorithms</w:t>
            </w:r>
          </w:p>
        </w:tc>
        <w:tc>
          <w:tcPr>
            <w:tcW w:w="3251" w:type="dxa"/>
            <w:tcBorders>
              <w:top w:val="single" w:sz="2" w:space="0" w:color="000000"/>
              <w:bottom w:val="single" w:sz="4" w:space="0" w:color="000000"/>
            </w:tcBorders>
          </w:tcPr>
          <w:p w14:paraId="3D7BC59D"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SHA-1, MD4, MD5</w:t>
            </w:r>
          </w:p>
        </w:tc>
        <w:tc>
          <w:tcPr>
            <w:tcW w:w="3138" w:type="dxa"/>
            <w:tcBorders>
              <w:top w:val="single" w:sz="2" w:space="0" w:color="000000"/>
              <w:bottom w:val="single" w:sz="4" w:space="0" w:color="000000"/>
            </w:tcBorders>
          </w:tcPr>
          <w:p w14:paraId="5058E031"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MD5</w:t>
            </w:r>
          </w:p>
        </w:tc>
      </w:tr>
    </w:tbl>
    <w:p w14:paraId="4373378D" w14:textId="77777777" w:rsidR="00B55B3B" w:rsidRPr="001058B5" w:rsidRDefault="00B55B3B" w:rsidP="00B55B3B">
      <w:pPr>
        <w:rPr>
          <w:rFonts w:ascii="Arial" w:hAnsi="Arial" w:cs="Arial"/>
          <w:sz w:val="16"/>
        </w:rPr>
        <w:sectPr w:rsidR="00B55B3B" w:rsidRPr="001058B5">
          <w:headerReference w:type="even" r:id="rId179"/>
          <w:headerReference w:type="default" r:id="rId180"/>
          <w:pgSz w:w="12240" w:h="15840"/>
          <w:pgMar w:top="840" w:right="1060" w:bottom="860" w:left="1100" w:header="549" w:footer="663" w:gutter="0"/>
          <w:cols w:space="720"/>
        </w:sectPr>
      </w:pPr>
    </w:p>
    <w:p w14:paraId="36270533" w14:textId="77777777" w:rsidR="00B55B3B" w:rsidRPr="001058B5" w:rsidRDefault="00B55B3B" w:rsidP="00B55B3B">
      <w:pPr>
        <w:pStyle w:val="BodyText"/>
        <w:spacing w:before="4"/>
        <w:rPr>
          <w:rFonts w:ascii="Arial" w:hAnsi="Arial" w:cs="Arial"/>
          <w:b/>
          <w:i/>
          <w:sz w:val="27"/>
        </w:rPr>
      </w:pPr>
    </w:p>
    <w:p w14:paraId="11FF3B5D" w14:textId="77777777" w:rsidR="00B55B3B" w:rsidRPr="001058B5" w:rsidRDefault="00B55B3B" w:rsidP="00B55B3B">
      <w:pPr>
        <w:spacing w:before="104"/>
        <w:ind w:left="700"/>
        <w:rPr>
          <w:rFonts w:ascii="Arial" w:hAnsi="Arial" w:cs="Arial"/>
          <w:b/>
          <w:i/>
          <w:sz w:val="18"/>
        </w:rPr>
      </w:pPr>
      <w:r w:rsidRPr="001058B5">
        <w:rPr>
          <w:rFonts w:ascii="Arial" w:hAnsi="Arial" w:cs="Arial"/>
          <w:b/>
          <w:i/>
          <w:sz w:val="18"/>
        </w:rPr>
        <w:t>Table 8–1 (Cont.) DBMS_CRYPTO and DBMS_OBFUSCATION_TOOLKIT Feature Comparison</w:t>
      </w:r>
    </w:p>
    <w:p w14:paraId="07951D5B"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B55B3B" w:rsidRPr="001058B5" w14:paraId="52408EE1" w14:textId="77777777" w:rsidTr="00B55B3B">
        <w:trPr>
          <w:trHeight w:val="271"/>
        </w:trPr>
        <w:tc>
          <w:tcPr>
            <w:tcW w:w="2908" w:type="dxa"/>
            <w:tcBorders>
              <w:top w:val="single" w:sz="18" w:space="0" w:color="000000"/>
              <w:bottom w:val="single" w:sz="4" w:space="0" w:color="000000"/>
            </w:tcBorders>
          </w:tcPr>
          <w:p w14:paraId="7E93D2DE"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2739" w:type="dxa"/>
            <w:tcBorders>
              <w:top w:val="single" w:sz="18" w:space="0" w:color="000000"/>
              <w:bottom w:val="single" w:sz="4" w:space="0" w:color="000000"/>
            </w:tcBorders>
          </w:tcPr>
          <w:p w14:paraId="080D924D" w14:textId="77777777" w:rsidR="00B55B3B" w:rsidRPr="001058B5" w:rsidRDefault="00B55B3B" w:rsidP="00B55B3B">
            <w:pPr>
              <w:pStyle w:val="TableParagraph"/>
              <w:spacing w:before="13"/>
              <w:ind w:left="93"/>
              <w:rPr>
                <w:rFonts w:ascii="Arial" w:hAnsi="Arial" w:cs="Arial"/>
                <w:b/>
                <w:sz w:val="16"/>
              </w:rPr>
            </w:pPr>
            <w:r w:rsidRPr="001058B5">
              <w:rPr>
                <w:rFonts w:ascii="Arial" w:hAnsi="Arial" w:cs="Arial"/>
                <w:b/>
                <w:sz w:val="16"/>
              </w:rPr>
              <w:t>DBMS_CRYPTO</w:t>
            </w:r>
          </w:p>
        </w:tc>
        <w:tc>
          <w:tcPr>
            <w:tcW w:w="3352" w:type="dxa"/>
            <w:tcBorders>
              <w:top w:val="single" w:sz="18" w:space="0" w:color="000000"/>
              <w:bottom w:val="single" w:sz="4" w:space="0" w:color="000000"/>
            </w:tcBorders>
          </w:tcPr>
          <w:p w14:paraId="0BB24CFF" w14:textId="77777777" w:rsidR="00B55B3B" w:rsidRPr="001058B5" w:rsidRDefault="00B55B3B" w:rsidP="00B55B3B">
            <w:pPr>
              <w:pStyle w:val="TableParagraph"/>
              <w:spacing w:before="13"/>
              <w:ind w:left="593"/>
              <w:rPr>
                <w:rFonts w:ascii="Arial" w:hAnsi="Arial" w:cs="Arial"/>
                <w:b/>
                <w:sz w:val="16"/>
              </w:rPr>
            </w:pPr>
            <w:r w:rsidRPr="001058B5">
              <w:rPr>
                <w:rFonts w:ascii="Arial" w:hAnsi="Arial" w:cs="Arial"/>
                <w:b/>
                <w:sz w:val="16"/>
              </w:rPr>
              <w:t>DBMS_OBFUSCATION_TOOLKIT</w:t>
            </w:r>
          </w:p>
        </w:tc>
      </w:tr>
      <w:tr w:rsidR="00B55B3B" w:rsidRPr="001058B5" w14:paraId="4E99E58C" w14:textId="77777777" w:rsidTr="00B55B3B">
        <w:trPr>
          <w:trHeight w:val="292"/>
        </w:trPr>
        <w:tc>
          <w:tcPr>
            <w:tcW w:w="2908" w:type="dxa"/>
            <w:tcBorders>
              <w:top w:val="single" w:sz="4" w:space="0" w:color="000000"/>
              <w:bottom w:val="single" w:sz="2" w:space="0" w:color="000000"/>
            </w:tcBorders>
          </w:tcPr>
          <w:p w14:paraId="11B62914"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Keyed hash (MAC) algorithms</w:t>
            </w:r>
          </w:p>
        </w:tc>
        <w:tc>
          <w:tcPr>
            <w:tcW w:w="2739" w:type="dxa"/>
            <w:tcBorders>
              <w:top w:val="single" w:sz="4" w:space="0" w:color="000000"/>
              <w:bottom w:val="single" w:sz="2" w:space="0" w:color="000000"/>
            </w:tcBorders>
          </w:tcPr>
          <w:p w14:paraId="1452A7DB" w14:textId="77777777" w:rsidR="00B55B3B" w:rsidRPr="001058B5" w:rsidRDefault="00B55B3B" w:rsidP="00B55B3B">
            <w:pPr>
              <w:pStyle w:val="TableParagraph"/>
              <w:spacing w:before="27"/>
              <w:ind w:left="91"/>
              <w:rPr>
                <w:rFonts w:ascii="Arial" w:hAnsi="Arial" w:cs="Arial"/>
                <w:sz w:val="16"/>
              </w:rPr>
            </w:pPr>
            <w:r w:rsidRPr="001058B5">
              <w:rPr>
                <w:rFonts w:ascii="Arial" w:hAnsi="Arial" w:cs="Arial"/>
                <w:sz w:val="16"/>
              </w:rPr>
              <w:t>HMAC_MD5, HMAC_SH1</w:t>
            </w:r>
          </w:p>
        </w:tc>
        <w:tc>
          <w:tcPr>
            <w:tcW w:w="3352" w:type="dxa"/>
            <w:tcBorders>
              <w:top w:val="single" w:sz="4" w:space="0" w:color="000000"/>
              <w:bottom w:val="single" w:sz="2" w:space="0" w:color="000000"/>
            </w:tcBorders>
          </w:tcPr>
          <w:p w14:paraId="41FE29E4" w14:textId="77777777" w:rsidR="00B55B3B" w:rsidRPr="001058B5" w:rsidRDefault="00B55B3B" w:rsidP="00B55B3B">
            <w:pPr>
              <w:pStyle w:val="TableParagraph"/>
              <w:spacing w:before="27"/>
              <w:ind w:left="592"/>
              <w:rPr>
                <w:rFonts w:ascii="Arial" w:hAnsi="Arial" w:cs="Arial"/>
                <w:sz w:val="16"/>
              </w:rPr>
            </w:pPr>
            <w:r w:rsidRPr="001058B5">
              <w:rPr>
                <w:rFonts w:ascii="Arial" w:hAnsi="Arial" w:cs="Arial"/>
                <w:sz w:val="16"/>
              </w:rPr>
              <w:t>None supported</w:t>
            </w:r>
          </w:p>
        </w:tc>
      </w:tr>
      <w:tr w:rsidR="00B55B3B" w:rsidRPr="001058B5" w14:paraId="5F51A682" w14:textId="77777777" w:rsidTr="00B55B3B">
        <w:trPr>
          <w:trHeight w:val="475"/>
        </w:trPr>
        <w:tc>
          <w:tcPr>
            <w:tcW w:w="2908" w:type="dxa"/>
            <w:tcBorders>
              <w:top w:val="single" w:sz="2" w:space="0" w:color="000000"/>
              <w:bottom w:val="single" w:sz="2" w:space="0" w:color="000000"/>
            </w:tcBorders>
          </w:tcPr>
          <w:p w14:paraId="0107FDE9" w14:textId="77777777" w:rsidR="00B55B3B" w:rsidRPr="001058B5" w:rsidRDefault="00B55B3B" w:rsidP="00B55B3B">
            <w:pPr>
              <w:pStyle w:val="TableParagraph"/>
              <w:spacing w:before="43" w:line="218" w:lineRule="auto"/>
              <w:ind w:right="70"/>
              <w:rPr>
                <w:rFonts w:ascii="Arial" w:hAnsi="Arial" w:cs="Arial"/>
                <w:sz w:val="16"/>
              </w:rPr>
            </w:pPr>
            <w:r w:rsidRPr="001058B5">
              <w:rPr>
                <w:rFonts w:ascii="Arial" w:hAnsi="Arial" w:cs="Arial"/>
                <w:sz w:val="16"/>
              </w:rPr>
              <w:t>Cryptographic pseudo-random number generator</w:t>
            </w:r>
          </w:p>
        </w:tc>
        <w:tc>
          <w:tcPr>
            <w:tcW w:w="2739" w:type="dxa"/>
            <w:tcBorders>
              <w:top w:val="single" w:sz="2" w:space="0" w:color="000000"/>
              <w:bottom w:val="single" w:sz="2" w:space="0" w:color="000000"/>
            </w:tcBorders>
          </w:tcPr>
          <w:p w14:paraId="2AA48327"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NUMBER, BINARY_INTEGER</w:t>
            </w:r>
          </w:p>
        </w:tc>
        <w:tc>
          <w:tcPr>
            <w:tcW w:w="3352" w:type="dxa"/>
            <w:tcBorders>
              <w:top w:val="single" w:sz="2" w:space="0" w:color="000000"/>
              <w:bottom w:val="single" w:sz="2" w:space="0" w:color="000000"/>
            </w:tcBorders>
          </w:tcPr>
          <w:p w14:paraId="044828CB"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r w:rsidR="00B55B3B" w:rsidRPr="001058B5" w14:paraId="2010FA2D" w14:textId="77777777" w:rsidTr="00B55B3B">
        <w:trPr>
          <w:trHeight w:val="292"/>
        </w:trPr>
        <w:tc>
          <w:tcPr>
            <w:tcW w:w="2908" w:type="dxa"/>
            <w:tcBorders>
              <w:top w:val="single" w:sz="2" w:space="0" w:color="000000"/>
              <w:bottom w:val="single" w:sz="4" w:space="0" w:color="000000"/>
            </w:tcBorders>
          </w:tcPr>
          <w:p w14:paraId="5A6DB89B"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Database types</w:t>
            </w:r>
          </w:p>
        </w:tc>
        <w:tc>
          <w:tcPr>
            <w:tcW w:w="2739" w:type="dxa"/>
            <w:tcBorders>
              <w:top w:val="single" w:sz="2" w:space="0" w:color="000000"/>
              <w:bottom w:val="single" w:sz="4" w:space="0" w:color="000000"/>
            </w:tcBorders>
          </w:tcPr>
          <w:p w14:paraId="3E4FFFB4"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CLOB, BLOB</w:t>
            </w:r>
          </w:p>
        </w:tc>
        <w:tc>
          <w:tcPr>
            <w:tcW w:w="3352" w:type="dxa"/>
            <w:tcBorders>
              <w:top w:val="single" w:sz="2" w:space="0" w:color="000000"/>
              <w:bottom w:val="single" w:sz="4" w:space="0" w:color="000000"/>
            </w:tcBorders>
          </w:tcPr>
          <w:p w14:paraId="1E117DBA"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bl>
    <w:p w14:paraId="465A4D44" w14:textId="77777777" w:rsidR="00B55B3B" w:rsidRPr="001058B5" w:rsidRDefault="00B55B3B" w:rsidP="00B55B3B">
      <w:pPr>
        <w:pStyle w:val="BodyText"/>
        <w:spacing w:before="5"/>
        <w:rPr>
          <w:rFonts w:ascii="Arial" w:hAnsi="Arial" w:cs="Arial"/>
          <w:b/>
          <w:i/>
          <w:sz w:val="26"/>
        </w:rPr>
      </w:pPr>
    </w:p>
    <w:p w14:paraId="1152F708" w14:textId="77777777" w:rsidR="00B55B3B" w:rsidRPr="001058B5" w:rsidRDefault="00B55B3B" w:rsidP="00B55B3B">
      <w:pPr>
        <w:pStyle w:val="BodyText"/>
        <w:spacing w:line="230" w:lineRule="auto"/>
        <w:ind w:left="2259" w:right="102"/>
        <w:rPr>
          <w:rFonts w:ascii="Arial" w:hAnsi="Arial" w:cs="Arial"/>
        </w:rPr>
      </w:pPr>
      <w:r w:rsidRPr="00EE3C84">
        <w:rPr>
          <w:rFonts w:ascii="Arial" w:hAnsi="Arial" w:cs="Arial"/>
          <w:w w:val="95"/>
        </w:rPr>
        <w:t>DBMS_CRYPTO được thiết kế để thay thế gói OBFUSCATION_TOOLKIT, vì nó dễ sử dụng hơn và hỗ trợ một loạt thuật toán chứa cả hệ thống mới và hiện có. Mặc dù 3DES_2KEY và MD4 được cung cấp cho khả năng tương thích ngược, bạn đạt được bảo mật tốt hơn bằng cách sử dụng 3DES, AES hoặc SHA-1. Do đó, không nên sử dụng 3DES_2KEY</w:t>
      </w:r>
      <w:r w:rsidRPr="001058B5">
        <w:rPr>
          <w:rFonts w:ascii="Arial" w:hAnsi="Arial" w:cs="Arial"/>
        </w:rPr>
        <w:t>.</w:t>
      </w:r>
    </w:p>
    <w:p w14:paraId="36DBB2C4" w14:textId="77777777" w:rsidR="00B55B3B" w:rsidRPr="001058B5" w:rsidRDefault="00B55B3B" w:rsidP="00B55B3B">
      <w:pPr>
        <w:pStyle w:val="BodyText"/>
        <w:spacing w:before="124" w:line="230" w:lineRule="auto"/>
        <w:ind w:left="2259" w:right="102"/>
        <w:rPr>
          <w:rFonts w:ascii="Arial" w:hAnsi="Arial" w:cs="Arial"/>
        </w:rPr>
      </w:pPr>
      <w:r w:rsidRPr="00EE3C84">
        <w:rPr>
          <w:rFonts w:ascii="Arial" w:hAnsi="Arial" w:cs="Arial"/>
        </w:rPr>
        <w:t>Gói DBMS_CRYPTO bao gồm các khả năng kiểm tra mật mã (MD5), rất hữu ích cho việc so sánh và khả năng tạo ra một số ngẫu nhiên an toàn (hàm RANDOMBYTES). Tạo số ngẫu nhiên an toàn là một phần quan trọng của mật mã; các khóa có thể dự đoán được là các khóa dễ đoán; và các khóa dễ đoán có thể dẫn đến việc giải mã dữ liệu dễ dàng. Hầu hết các giải mã được thực hiện bằng cách tìm các khóa yếu hoặc các khóa được lưu trữ kém, hơn là thông qua phân tích (đi qua tất cả các khóa có thể)</w:t>
      </w:r>
      <w:r w:rsidRPr="001058B5">
        <w:rPr>
          <w:rFonts w:ascii="Arial" w:hAnsi="Arial" w:cs="Arial"/>
        </w:rPr>
        <w:t>.</w:t>
      </w:r>
    </w:p>
    <w:p w14:paraId="2565E046" w14:textId="77777777" w:rsidR="00B55B3B" w:rsidRPr="001058B5" w:rsidRDefault="008D1AB8" w:rsidP="00B55B3B">
      <w:pPr>
        <w:pStyle w:val="BodyText"/>
        <w:spacing w:before="5"/>
        <w:rPr>
          <w:rFonts w:ascii="Arial" w:hAnsi="Arial" w:cs="Arial"/>
          <w:sz w:val="18"/>
        </w:rPr>
      </w:pPr>
      <w:r>
        <w:rPr>
          <w:rFonts w:ascii="Arial" w:hAnsi="Arial" w:cs="Arial"/>
        </w:rPr>
        <w:pict w14:anchorId="19590C47">
          <v:group id="_x0000_s1759" style="position:absolute;margin-left:204pt;margin-top:13.45pt;width:300pt;height:2.55pt;z-index:502649584;mso-wrap-distance-left:0;mso-wrap-distance-right:0;mso-position-horizontal-relative:page" coordorigin="4080,269" coordsize="6000,51">
            <v:line id="_x0000_s1760" style="position:absolute" from="4080,271" to="10080,271" strokeweight=".24pt"/>
            <v:line id="_x0000_s1761" style="position:absolute" from="4080,317" to="10080,317" strokeweight=".24pt"/>
            <w10:wrap type="topAndBottom" anchorx="page"/>
          </v:group>
        </w:pict>
      </w:r>
    </w:p>
    <w:p w14:paraId="50599374" w14:textId="77777777" w:rsidR="00B55B3B" w:rsidRPr="001058B5" w:rsidRDefault="00B55B3B" w:rsidP="00B55B3B">
      <w:pPr>
        <w:pStyle w:val="BodyText"/>
        <w:spacing w:before="29" w:after="108" w:line="228" w:lineRule="auto"/>
        <w:ind w:left="2980" w:right="1767"/>
        <w:rPr>
          <w:rFonts w:ascii="Arial" w:hAnsi="Arial" w:cs="Arial"/>
        </w:rPr>
      </w:pPr>
      <w:r w:rsidRPr="001058B5">
        <w:rPr>
          <w:rFonts w:ascii="Arial" w:hAnsi="Arial" w:cs="Arial"/>
          <w:b/>
          <w:sz w:val="19"/>
        </w:rPr>
        <w:t xml:space="preserve">Note: </w:t>
      </w:r>
      <w:r w:rsidRPr="00EE3C84">
        <w:rPr>
          <w:rFonts w:ascii="Arial" w:hAnsi="Arial" w:cs="Arial"/>
        </w:rPr>
        <w:t>Không sử dụng DBMS_RANDOM, vì nó không phù hợp cho việc tạo khóa mã hóa</w:t>
      </w:r>
      <w:r w:rsidRPr="001058B5">
        <w:rPr>
          <w:rFonts w:ascii="Arial" w:hAnsi="Arial" w:cs="Arial"/>
        </w:rPr>
        <w:t>.</w:t>
      </w:r>
    </w:p>
    <w:p w14:paraId="177AA18F" w14:textId="77777777" w:rsidR="00B55B3B" w:rsidRPr="001058B5" w:rsidRDefault="008D1AB8"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8F05629">
          <v:group id="_x0000_s1741" style="width:300pt;height:2.5pt;mso-position-horizontal-relative:char;mso-position-vertical-relative:line" coordsize="6000,50">
            <v:line id="_x0000_s1742" style="position:absolute" from="0,2" to="6000,2" strokeweight=".24pt"/>
            <v:line id="_x0000_s1743" style="position:absolute" from="0,47" to="6000,47" strokeweight=".24pt"/>
            <w10:anchorlock/>
          </v:group>
        </w:pict>
      </w:r>
    </w:p>
    <w:p w14:paraId="5694AB50" w14:textId="77777777" w:rsidR="00B55B3B" w:rsidRPr="001058B5" w:rsidRDefault="00B55B3B" w:rsidP="00B55B3B">
      <w:pPr>
        <w:pStyle w:val="BodyText"/>
        <w:spacing w:before="9"/>
        <w:rPr>
          <w:rFonts w:ascii="Arial" w:hAnsi="Arial" w:cs="Arial"/>
          <w:sz w:val="11"/>
        </w:rPr>
      </w:pPr>
    </w:p>
    <w:p w14:paraId="207CF707" w14:textId="77777777" w:rsidR="00B55B3B" w:rsidRPr="001058B5" w:rsidRDefault="00B55B3B" w:rsidP="00B55B3B">
      <w:pPr>
        <w:pStyle w:val="BodyText"/>
        <w:spacing w:before="100" w:line="230" w:lineRule="auto"/>
        <w:ind w:left="2259"/>
        <w:rPr>
          <w:rFonts w:ascii="Arial" w:hAnsi="Arial" w:cs="Arial"/>
        </w:rPr>
      </w:pPr>
      <w:r w:rsidRPr="00EE3C84">
        <w:rPr>
          <w:rFonts w:ascii="Arial" w:hAnsi="Arial" w:cs="Arial"/>
        </w:rPr>
        <w:t>Quản lý khóa có lập trình. Tức là, ứng dụng (hoặc người gọi hàm) phải cung cấp khóa mã hóa. Điều này có nghĩa là nhà phát triển ứng dụng phải tìm cách lưu trữ và truy xuất khóa một cách an toàn. Các điểm mạnh và điểm yếu tương đối của các kỹ thuật quản lý khóa khác nhau được thảo luận trong các phần tiếp theo. Gói DBMS_OBFUSCATION_TOOLKIT, có thể xử lý cả chuỗi và dữ liệu thô, yêu cầu phải gửi khóa 64 bit. Bản thân thuật toán DES có độ dài khóa hiệu dụng là 56 bit</w:t>
      </w:r>
      <w:r w:rsidRPr="001058B5">
        <w:rPr>
          <w:rFonts w:ascii="Arial" w:hAnsi="Arial" w:cs="Arial"/>
        </w:rPr>
        <w:t>.</w:t>
      </w:r>
    </w:p>
    <w:p w14:paraId="751D8EA6" w14:textId="77777777" w:rsidR="00B55B3B" w:rsidRPr="001058B5" w:rsidRDefault="008D1AB8" w:rsidP="00B55B3B">
      <w:pPr>
        <w:pStyle w:val="BodyText"/>
        <w:spacing w:before="9"/>
        <w:rPr>
          <w:rFonts w:ascii="Arial" w:hAnsi="Arial" w:cs="Arial"/>
          <w:sz w:val="18"/>
        </w:rPr>
      </w:pPr>
      <w:r>
        <w:rPr>
          <w:rFonts w:ascii="Arial" w:hAnsi="Arial" w:cs="Arial"/>
        </w:rPr>
        <w:pict w14:anchorId="017EB889">
          <v:group id="_x0000_s1762" style="position:absolute;margin-left:204pt;margin-top:13.65pt;width:300pt;height:2.55pt;z-index:502650608;mso-wrap-distance-left:0;mso-wrap-distance-right:0;mso-position-horizontal-relative:page" coordorigin="4080,273" coordsize="6000,51">
            <v:line id="_x0000_s1763" style="position:absolute" from="4080,275" to="10080,275" strokeweight=".24pt"/>
            <v:line id="_x0000_s1764" style="position:absolute" from="4080,321" to="10080,321" strokeweight=".24pt"/>
            <w10:wrap type="topAndBottom" anchorx="page"/>
          </v:group>
        </w:pict>
      </w:r>
    </w:p>
    <w:p w14:paraId="1D40EAA2" w14:textId="09F65E9C" w:rsidR="008C539B" w:rsidRPr="001058B5" w:rsidRDefault="00B55B3B" w:rsidP="00B55B3B">
      <w:pPr>
        <w:pStyle w:val="BodyText"/>
        <w:spacing w:before="119" w:line="228" w:lineRule="auto"/>
        <w:ind w:left="2980" w:right="1176" w:hanging="1"/>
        <w:rPr>
          <w:rFonts w:ascii="Arial" w:hAnsi="Arial" w:cs="Arial"/>
        </w:rPr>
      </w:pPr>
      <w:r w:rsidRPr="001058B5">
        <w:rPr>
          <w:rFonts w:ascii="Arial" w:hAnsi="Arial" w:cs="Arial"/>
          <w:b/>
          <w:w w:val="95"/>
          <w:sz w:val="19"/>
        </w:rPr>
        <w:t xml:space="preserve">Note: </w:t>
      </w:r>
      <w:r w:rsidRPr="00EE3C84">
        <w:rPr>
          <w:rFonts w:ascii="Arial" w:hAnsi="Arial" w:cs="Arial"/>
          <w:w w:val="95"/>
        </w:rPr>
        <w:t>DBMS_OBFUSCATION_TOOLKIT được cấp cho PUBLIC theo mặc định. Oracle khuyên bạn nên hủy bỏ khoản trợ cấp này.Trong khi gói DBMS_OBFUSCATION_TOOLKIT có thể lấy kiểu dữ liệu VARCHAR2 hoặc RAW, thì tốt hơn là sử dụng kiểu dữ liệu RAW cho các khóa và dữ liệu được mã hóa. Lưu trữ dữ liệu được mã hóa dưới dạng VARCHAR2 có thể gây ra sự cố nếu nó đi qua các Globalization Support routines. Ví dụ, khi chuyển một cơ sở dữ liệu sang cơ sở dữ liệu khác sử dụng một bộ ký tự khác.Để chuyển đổi giữa các kiểu dữ liệu VARCHAR2 và RAW, hãy sử dụng hàm CAST_TO_ RAW và CAST_TO_VARCHAR2 của gói UTL_RAW</w:t>
      </w:r>
      <w:r w:rsidR="00C12992" w:rsidRPr="001058B5">
        <w:rPr>
          <w:rFonts w:ascii="Arial" w:hAnsi="Arial" w:cs="Arial"/>
        </w:rPr>
        <w:t>.</w:t>
      </w:r>
    </w:p>
    <w:p w14:paraId="5E76155A" w14:textId="77777777" w:rsidR="008C539B" w:rsidRPr="001058B5" w:rsidRDefault="008C539B">
      <w:pPr>
        <w:spacing w:line="228" w:lineRule="auto"/>
        <w:rPr>
          <w:rFonts w:ascii="Arial" w:hAnsi="Arial" w:cs="Arial"/>
        </w:rPr>
        <w:sectPr w:rsidR="008C539B" w:rsidRPr="001058B5">
          <w:headerReference w:type="even" r:id="rId181"/>
          <w:headerReference w:type="default" r:id="rId182"/>
          <w:pgSz w:w="12240" w:h="15840"/>
          <w:pgMar w:top="840" w:right="1060" w:bottom="860" w:left="1100" w:header="549" w:footer="663" w:gutter="0"/>
          <w:cols w:space="720"/>
        </w:sectPr>
      </w:pPr>
    </w:p>
    <w:p w14:paraId="731E08FD" w14:textId="77777777" w:rsidR="008C539B" w:rsidRPr="001058B5" w:rsidRDefault="008C539B">
      <w:pPr>
        <w:pStyle w:val="BodyText"/>
        <w:spacing w:before="11"/>
        <w:rPr>
          <w:rFonts w:ascii="Arial" w:hAnsi="Arial" w:cs="Arial"/>
          <w:sz w:val="29"/>
        </w:rPr>
      </w:pPr>
    </w:p>
    <w:p w14:paraId="624BD64F"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12696D0B" w14:textId="77777777" w:rsidR="008C539B" w:rsidRPr="001058B5" w:rsidRDefault="00C12992" w:rsidP="006F7931">
      <w:pPr>
        <w:pStyle w:val="ListParagraph"/>
        <w:numPr>
          <w:ilvl w:val="2"/>
          <w:numId w:val="137"/>
        </w:numPr>
        <w:tabs>
          <w:tab w:val="left" w:pos="2740"/>
        </w:tabs>
        <w:spacing w:before="13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DBMS_CRYPTO</w:t>
      </w:r>
      <w:r w:rsidRPr="001058B5">
        <w:rPr>
          <w:rFonts w:ascii="Arial" w:hAnsi="Arial" w:cs="Arial"/>
          <w:spacing w:val="-99"/>
          <w:sz w:val="20"/>
        </w:rPr>
        <w:t xml:space="preserve"> </w:t>
      </w:r>
      <w:r w:rsidRPr="001058B5">
        <w:rPr>
          <w:rFonts w:ascii="Arial" w:hAnsi="Arial" w:cs="Arial"/>
          <w:sz w:val="20"/>
        </w:rPr>
        <w:t>package</w:t>
      </w:r>
    </w:p>
    <w:p w14:paraId="7188F863"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w:t>
      </w:r>
      <w:r w:rsidRPr="001058B5">
        <w:rPr>
          <w:rFonts w:ascii="Arial" w:hAnsi="Arial" w:cs="Arial"/>
          <w:spacing w:val="-17"/>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OBFUSCATION_TOOLKIT</w:t>
      </w:r>
      <w:r w:rsidRPr="001058B5">
        <w:rPr>
          <w:rFonts w:ascii="Arial" w:hAnsi="Arial" w:cs="Arial"/>
          <w:spacing w:val="-91"/>
          <w:sz w:val="20"/>
        </w:rPr>
        <w:t xml:space="preserve"> </w:t>
      </w:r>
      <w:r w:rsidRPr="001058B5">
        <w:rPr>
          <w:rFonts w:ascii="Arial" w:hAnsi="Arial" w:cs="Arial"/>
          <w:sz w:val="20"/>
        </w:rPr>
        <w:t>package</w:t>
      </w:r>
    </w:p>
    <w:p w14:paraId="2EADF36A"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UTL_RAW</w:t>
      </w:r>
      <w:r w:rsidRPr="001058B5">
        <w:rPr>
          <w:rFonts w:ascii="Arial" w:hAnsi="Arial" w:cs="Arial"/>
          <w:spacing w:val="-89"/>
          <w:sz w:val="20"/>
        </w:rPr>
        <w:t xml:space="preserve"> </w:t>
      </w:r>
      <w:r w:rsidRPr="001058B5">
        <w:rPr>
          <w:rFonts w:ascii="Arial" w:hAnsi="Arial" w:cs="Arial"/>
          <w:sz w:val="20"/>
        </w:rPr>
        <w:t>package</w:t>
      </w:r>
    </w:p>
    <w:p w14:paraId="625FF050" w14:textId="77777777" w:rsidR="008C539B" w:rsidRPr="001058B5" w:rsidRDefault="008C539B">
      <w:pPr>
        <w:pStyle w:val="BodyText"/>
        <w:spacing w:before="9"/>
        <w:rPr>
          <w:rFonts w:ascii="Arial" w:hAnsi="Arial" w:cs="Arial"/>
          <w:sz w:val="22"/>
        </w:rPr>
      </w:pPr>
    </w:p>
    <w:p w14:paraId="3B5EDC44" w14:textId="77777777" w:rsidR="00B55B3B" w:rsidRPr="001058B5" w:rsidRDefault="00B55B3B" w:rsidP="00B55B3B">
      <w:pPr>
        <w:pStyle w:val="Heading3"/>
        <w:ind w:left="100"/>
      </w:pPr>
      <w:bookmarkStart w:id="1339" w:name="Examples_of_Using_the_Data_Encryption_AP"/>
      <w:bookmarkStart w:id="1340" w:name="_bookmark1591"/>
      <w:bookmarkEnd w:id="1339"/>
      <w:bookmarkEnd w:id="1340"/>
      <w:r w:rsidRPr="00EE3C84">
        <w:t>Ví dụ về cách sử dụng API mã hóa dữ liệu</w:t>
      </w:r>
    </w:p>
    <w:p w14:paraId="4134E2B0" w14:textId="77777777" w:rsidR="00B55B3B" w:rsidRPr="001058B5" w:rsidRDefault="00B55B3B" w:rsidP="00B55B3B">
      <w:pPr>
        <w:pStyle w:val="BodyText"/>
        <w:spacing w:before="81"/>
        <w:ind w:left="1660"/>
        <w:rPr>
          <w:rFonts w:ascii="Arial" w:hAnsi="Arial" w:cs="Arial"/>
        </w:rPr>
      </w:pPr>
      <w:r w:rsidRPr="00EE3C84">
        <w:rPr>
          <w:rFonts w:ascii="Arial" w:hAnsi="Arial" w:cs="Arial"/>
        </w:rPr>
        <w:t>Phần này chứa</w:t>
      </w:r>
      <w:r w:rsidRPr="001058B5">
        <w:rPr>
          <w:rFonts w:ascii="Arial" w:hAnsi="Arial" w:cs="Arial"/>
        </w:rPr>
        <w:t>:</w:t>
      </w:r>
    </w:p>
    <w:p w14:paraId="24E94671" w14:textId="77777777" w:rsidR="00B55B3B" w:rsidRPr="001058B5" w:rsidRDefault="008D1AB8" w:rsidP="006F7931">
      <w:pPr>
        <w:pStyle w:val="ListParagraph"/>
        <w:numPr>
          <w:ilvl w:val="1"/>
          <w:numId w:val="137"/>
        </w:numPr>
        <w:tabs>
          <w:tab w:val="left" w:pos="2020"/>
        </w:tabs>
        <w:ind w:hanging="359"/>
        <w:rPr>
          <w:rFonts w:ascii="Arial" w:hAnsi="Arial" w:cs="Arial"/>
          <w:sz w:val="20"/>
        </w:rPr>
      </w:pPr>
      <w:hyperlink w:anchor="_bookmark1592" w:history="1">
        <w:r w:rsidR="00B55B3B" w:rsidRPr="001058B5">
          <w:rPr>
            <w:rFonts w:ascii="Arial" w:hAnsi="Arial" w:cs="Arial"/>
            <w:color w:val="0000CC"/>
            <w:sz w:val="20"/>
          </w:rPr>
          <w:t>Example of a Data Encryption</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Procedure</w:t>
        </w:r>
      </w:hyperlink>
    </w:p>
    <w:p w14:paraId="244021FD" w14:textId="77777777" w:rsidR="00B55B3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594" w:history="1">
        <w:r w:rsidR="00B55B3B" w:rsidRPr="001058B5">
          <w:rPr>
            <w:rFonts w:ascii="Arial" w:hAnsi="Arial" w:cs="Arial"/>
            <w:color w:val="0000CC"/>
            <w:sz w:val="20"/>
          </w:rPr>
          <w:t>Example of AES 256-Bit Data Encryption and Decryption</w:t>
        </w:r>
        <w:r w:rsidR="00B55B3B" w:rsidRPr="001058B5">
          <w:rPr>
            <w:rFonts w:ascii="Arial" w:hAnsi="Arial" w:cs="Arial"/>
            <w:color w:val="0000CC"/>
            <w:spacing w:val="-5"/>
            <w:sz w:val="20"/>
          </w:rPr>
          <w:t xml:space="preserve"> </w:t>
        </w:r>
        <w:r w:rsidR="00B55B3B" w:rsidRPr="001058B5">
          <w:rPr>
            <w:rFonts w:ascii="Arial" w:hAnsi="Arial" w:cs="Arial"/>
            <w:color w:val="0000CC"/>
            <w:sz w:val="20"/>
          </w:rPr>
          <w:t>Procedures</w:t>
        </w:r>
      </w:hyperlink>
    </w:p>
    <w:p w14:paraId="4B649E95" w14:textId="77777777" w:rsidR="00B55B3B" w:rsidRPr="001058B5" w:rsidRDefault="008D1AB8" w:rsidP="006F7931">
      <w:pPr>
        <w:pStyle w:val="ListParagraph"/>
        <w:numPr>
          <w:ilvl w:val="1"/>
          <w:numId w:val="137"/>
        </w:numPr>
        <w:tabs>
          <w:tab w:val="left" w:pos="2020"/>
        </w:tabs>
        <w:ind w:hanging="359"/>
        <w:rPr>
          <w:rFonts w:ascii="Arial" w:hAnsi="Arial" w:cs="Arial"/>
          <w:sz w:val="20"/>
        </w:rPr>
      </w:pPr>
      <w:hyperlink w:anchor="_bookmark1596" w:history="1">
        <w:r w:rsidR="00B55B3B" w:rsidRPr="001058B5">
          <w:rPr>
            <w:rFonts w:ascii="Arial" w:hAnsi="Arial" w:cs="Arial"/>
            <w:color w:val="0000CC"/>
            <w:sz w:val="20"/>
          </w:rPr>
          <w:t>Example of Encryption and Decryption Procedures for BLOB</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Data</w:t>
        </w:r>
      </w:hyperlink>
    </w:p>
    <w:p w14:paraId="6E249264" w14:textId="77777777" w:rsidR="00B55B3B" w:rsidRPr="001058B5" w:rsidRDefault="00B55B3B" w:rsidP="00B55B3B">
      <w:pPr>
        <w:pStyle w:val="BodyText"/>
        <w:spacing w:before="6"/>
        <w:rPr>
          <w:rFonts w:ascii="Arial" w:hAnsi="Arial" w:cs="Arial"/>
          <w:sz w:val="25"/>
        </w:rPr>
      </w:pPr>
    </w:p>
    <w:p w14:paraId="0C11057C" w14:textId="77777777" w:rsidR="00B55B3B" w:rsidRPr="001058B5" w:rsidRDefault="00B55B3B" w:rsidP="00B55B3B">
      <w:pPr>
        <w:pStyle w:val="Heading4"/>
        <w:ind w:left="100"/>
      </w:pPr>
      <w:bookmarkStart w:id="1341" w:name="Example_of_a_Data_Encryption_Procedure"/>
      <w:bookmarkStart w:id="1342" w:name="_bookmark1592"/>
      <w:bookmarkEnd w:id="1341"/>
      <w:bookmarkEnd w:id="1342"/>
      <w:r w:rsidRPr="00EE3C84">
        <w:t>Ví dụ về quy trình mã hóa dữ liệu</w:t>
      </w:r>
    </w:p>
    <w:p w14:paraId="040C22F8" w14:textId="77777777" w:rsidR="00B55B3B" w:rsidRPr="001058B5" w:rsidRDefault="00B55B3B" w:rsidP="00B55B3B">
      <w:pPr>
        <w:pStyle w:val="BodyText"/>
        <w:spacing w:before="81" w:line="230" w:lineRule="auto"/>
        <w:ind w:left="1660" w:right="1139" w:hanging="1"/>
        <w:rPr>
          <w:rFonts w:ascii="Arial" w:hAnsi="Arial" w:cs="Arial"/>
        </w:rPr>
      </w:pPr>
      <w:r w:rsidRPr="00EE3C84">
        <w:rPr>
          <w:rFonts w:ascii="Arial" w:hAnsi="Arial" w:cs="Arial"/>
        </w:rPr>
        <w:t>Chương trình PL / SQL mẫu sau (dbms_crypto.sql) cho thấy cách mã hóa dữ liệu. Mã ví dụ này thực hiện các hành động sau</w:t>
      </w:r>
      <w:r w:rsidRPr="001058B5">
        <w:rPr>
          <w:rFonts w:ascii="Arial" w:hAnsi="Arial" w:cs="Arial"/>
        </w:rPr>
        <w:t>:</w:t>
      </w:r>
    </w:p>
    <w:p w14:paraId="60A62B0E" w14:textId="77777777" w:rsidR="00B55B3B" w:rsidRPr="001058B5" w:rsidRDefault="00B55B3B" w:rsidP="00B55B3B">
      <w:pPr>
        <w:pStyle w:val="BodyText"/>
        <w:spacing w:line="242" w:lineRule="exact"/>
        <w:ind w:left="2019"/>
        <w:rPr>
          <w:rFonts w:ascii="Arial" w:hAnsi="Arial" w:cs="Arial"/>
        </w:rPr>
      </w:pPr>
      <w:r w:rsidRPr="00EE3C84">
        <w:rPr>
          <w:rFonts w:ascii="Arial" w:hAnsi="Arial" w:cs="Arial"/>
          <w:szCs w:val="22"/>
        </w:rPr>
        <w:t>Mã hóa một chuỗi (kiểu VARCHAR2) bằng cách sử dụng DES sau khi chuyển đổi nó thành RAW</w:t>
      </w:r>
      <w:r w:rsidRPr="001058B5">
        <w:rPr>
          <w:rFonts w:ascii="Arial" w:hAnsi="Arial" w:cs="Arial"/>
        </w:rPr>
        <w:t>.</w:t>
      </w:r>
    </w:p>
    <w:p w14:paraId="61CEA34E" w14:textId="77777777" w:rsidR="00B55B3B" w:rsidRPr="001058B5" w:rsidRDefault="00B55B3B" w:rsidP="00B55B3B">
      <w:pPr>
        <w:pStyle w:val="BodyText"/>
        <w:spacing w:before="119" w:line="230" w:lineRule="auto"/>
        <w:ind w:left="2020" w:right="848"/>
        <w:rPr>
          <w:rFonts w:ascii="Arial" w:hAnsi="Arial" w:cs="Arial"/>
        </w:rPr>
      </w:pPr>
      <w:r w:rsidRPr="00EE3C84">
        <w:rPr>
          <w:rFonts w:ascii="Arial" w:hAnsi="Arial" w:cs="Arial"/>
        </w:rPr>
        <w:t>Bước này là cần thiết vì mã hóa và giải mã các hàm và thủ tục trong gói DBMS_CRYPTO chỉ hoạt động trên kiểu dữ liệu RAW, không giống như các hàm và các gói trong gói DBMS_OBFUSCATION_TOOLKIT</w:t>
      </w:r>
      <w:r w:rsidRPr="001058B5">
        <w:rPr>
          <w:rFonts w:ascii="Arial" w:hAnsi="Arial" w:cs="Arial"/>
        </w:rPr>
        <w:t>.</w:t>
      </w:r>
    </w:p>
    <w:p w14:paraId="4F5BE4C4" w14:textId="77777777" w:rsidR="00B55B3B" w:rsidRPr="001058B5" w:rsidRDefault="00B55B3B" w:rsidP="006F7931">
      <w:pPr>
        <w:pStyle w:val="ListParagraph"/>
        <w:numPr>
          <w:ilvl w:val="1"/>
          <w:numId w:val="137"/>
        </w:numPr>
        <w:tabs>
          <w:tab w:val="left" w:pos="2020"/>
        </w:tabs>
        <w:spacing w:before="110"/>
        <w:rPr>
          <w:rFonts w:ascii="Arial" w:hAnsi="Arial" w:cs="Arial"/>
          <w:sz w:val="20"/>
        </w:rPr>
      </w:pPr>
      <w:r w:rsidRPr="00EE3C84">
        <w:rPr>
          <w:rFonts w:ascii="Arial" w:hAnsi="Arial" w:cs="Arial"/>
          <w:sz w:val="20"/>
        </w:rPr>
        <w:t>Hiển thị cách tạo hash 160 bit bằng thuật toán SHA-1</w:t>
      </w:r>
      <w:r w:rsidRPr="001058B5">
        <w:rPr>
          <w:rFonts w:ascii="Arial" w:hAnsi="Arial" w:cs="Arial"/>
          <w:sz w:val="20"/>
        </w:rPr>
        <w:t>.</w:t>
      </w:r>
    </w:p>
    <w:p w14:paraId="13640F98" w14:textId="77777777" w:rsidR="00B55B3B" w:rsidRPr="001058B5" w:rsidRDefault="00B55B3B" w:rsidP="006F7931">
      <w:pPr>
        <w:pStyle w:val="ListParagraph"/>
        <w:numPr>
          <w:ilvl w:val="1"/>
          <w:numId w:val="137"/>
        </w:numPr>
        <w:tabs>
          <w:tab w:val="left" w:pos="2020"/>
        </w:tabs>
        <w:spacing w:before="117" w:line="232" w:lineRule="auto"/>
        <w:ind w:right="834"/>
        <w:rPr>
          <w:rFonts w:ascii="Arial" w:hAnsi="Arial" w:cs="Arial"/>
          <w:sz w:val="20"/>
        </w:rPr>
      </w:pPr>
      <w:r w:rsidRPr="00EE3C84">
        <w:rPr>
          <w:rFonts w:ascii="Arial" w:hAnsi="Arial" w:cs="Arial"/>
          <w:sz w:val="20"/>
        </w:rPr>
        <w:t>Chứng minh cách MAC, một hash một chiều phụ thuộc chính, có thể được tính toán bằng thuật toán MD5</w:t>
      </w:r>
      <w:r w:rsidRPr="001058B5">
        <w:rPr>
          <w:rFonts w:ascii="Arial" w:hAnsi="Arial" w:cs="Arial"/>
          <w:sz w:val="20"/>
        </w:rPr>
        <w:t>.</w:t>
      </w:r>
    </w:p>
    <w:p w14:paraId="00B6EC46" w14:textId="77777777" w:rsidR="00B55B3B" w:rsidRPr="001058B5" w:rsidRDefault="00B55B3B" w:rsidP="00B55B3B">
      <w:pPr>
        <w:pStyle w:val="BodyText"/>
        <w:spacing w:before="112"/>
        <w:ind w:left="1660"/>
        <w:rPr>
          <w:rFonts w:ascii="Arial" w:hAnsi="Arial" w:cs="Arial"/>
        </w:rPr>
      </w:pPr>
      <w:r>
        <w:rPr>
          <w:rFonts w:ascii="Arial" w:hAnsi="Arial" w:cs="Arial"/>
        </w:rPr>
        <w:t>Thủ tục</w:t>
      </w:r>
      <w:r w:rsidRPr="001058B5">
        <w:rPr>
          <w:rFonts w:ascii="Arial" w:hAnsi="Arial" w:cs="Arial"/>
        </w:rPr>
        <w:t xml:space="preserve"> dbms_crypto.sql</w:t>
      </w:r>
      <w:r w:rsidRPr="001058B5">
        <w:rPr>
          <w:rFonts w:ascii="Arial" w:hAnsi="Arial" w:cs="Arial"/>
          <w:spacing w:val="-86"/>
        </w:rPr>
        <w:t xml:space="preserve"> </w:t>
      </w:r>
      <w:r>
        <w:rPr>
          <w:rFonts w:ascii="Arial" w:hAnsi="Arial" w:cs="Arial"/>
        </w:rPr>
        <w:t xml:space="preserve"> như sau</w:t>
      </w:r>
      <w:r w:rsidRPr="001058B5">
        <w:rPr>
          <w:rFonts w:ascii="Arial" w:hAnsi="Arial" w:cs="Arial"/>
        </w:rPr>
        <w:t>:</w:t>
      </w:r>
    </w:p>
    <w:p w14:paraId="0492F9CC"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DECLARE</w:t>
      </w:r>
    </w:p>
    <w:p w14:paraId="1585BBB7" w14:textId="77777777" w:rsidR="00B55B3B" w:rsidRPr="001058B5" w:rsidRDefault="00B55B3B" w:rsidP="00B55B3B">
      <w:pPr>
        <w:tabs>
          <w:tab w:val="left" w:pos="3605"/>
        </w:tabs>
        <w:spacing w:before="17" w:line="259" w:lineRule="auto"/>
        <w:ind w:left="2030" w:right="3228"/>
        <w:rPr>
          <w:rFonts w:ascii="Arial" w:hAnsi="Arial" w:cs="Arial"/>
          <w:sz w:val="18"/>
        </w:rPr>
      </w:pPr>
      <w:r w:rsidRPr="001058B5">
        <w:rPr>
          <w:rFonts w:ascii="Arial" w:hAnsi="Arial" w:cs="Arial"/>
          <w:w w:val="90"/>
          <w:sz w:val="18"/>
        </w:rPr>
        <w:t>input_string</w:t>
      </w:r>
      <w:r w:rsidRPr="001058B5">
        <w:rPr>
          <w:rFonts w:ascii="Arial" w:hAnsi="Arial" w:cs="Arial"/>
          <w:w w:val="90"/>
          <w:sz w:val="18"/>
        </w:rPr>
        <w:tab/>
      </w:r>
      <w:r w:rsidRPr="001058B5">
        <w:rPr>
          <w:rFonts w:ascii="Arial" w:hAnsi="Arial" w:cs="Arial"/>
          <w:w w:val="85"/>
          <w:sz w:val="18"/>
        </w:rPr>
        <w:t xml:space="preserve">VARCHAR2(16) := 'tigertigertigert'; </w:t>
      </w:r>
      <w:r w:rsidRPr="001058B5">
        <w:rPr>
          <w:rFonts w:ascii="Arial" w:hAnsi="Arial" w:cs="Arial"/>
          <w:w w:val="90"/>
          <w:sz w:val="18"/>
        </w:rPr>
        <w:t>raw_input</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6"/>
          <w:w w:val="95"/>
          <w:sz w:val="18"/>
        </w:rPr>
        <w:t xml:space="preserve"> </w:t>
      </w:r>
      <w:r w:rsidRPr="001058B5">
        <w:rPr>
          <w:rFonts w:ascii="Arial" w:hAnsi="Arial" w:cs="Arial"/>
          <w:w w:val="95"/>
          <w:sz w:val="18"/>
        </w:rPr>
        <w:t>:=</w:t>
      </w:r>
    </w:p>
    <w:p w14:paraId="467F07B9"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UTL_RAW.CAST_TO_RAW(CONVERT(input_string,'AL32UTF8','US7ASCII'));</w:t>
      </w:r>
    </w:p>
    <w:p w14:paraId="12580D2C" w14:textId="77777777" w:rsidR="00B55B3B" w:rsidRPr="001058B5" w:rsidRDefault="00B55B3B" w:rsidP="00B55B3B">
      <w:pPr>
        <w:tabs>
          <w:tab w:val="left" w:pos="3605"/>
        </w:tabs>
        <w:spacing w:before="15" w:line="259" w:lineRule="auto"/>
        <w:ind w:left="2030" w:right="3970"/>
        <w:rPr>
          <w:rFonts w:ascii="Arial" w:hAnsi="Arial" w:cs="Arial"/>
          <w:sz w:val="18"/>
        </w:rPr>
      </w:pPr>
      <w:r w:rsidRPr="001058B5">
        <w:rPr>
          <w:rFonts w:ascii="Arial" w:hAnsi="Arial" w:cs="Arial"/>
          <w:w w:val="90"/>
          <w:sz w:val="18"/>
        </w:rPr>
        <w:t>key_string</w:t>
      </w:r>
      <w:r w:rsidRPr="001058B5">
        <w:rPr>
          <w:rFonts w:ascii="Arial" w:hAnsi="Arial" w:cs="Arial"/>
          <w:w w:val="90"/>
          <w:sz w:val="18"/>
        </w:rPr>
        <w:tab/>
        <w:t>VARCHAR2(8) :=</w:t>
      </w:r>
      <w:r w:rsidRPr="001058B5">
        <w:rPr>
          <w:rFonts w:ascii="Arial" w:hAnsi="Arial" w:cs="Arial"/>
          <w:spacing w:val="-34"/>
          <w:w w:val="90"/>
          <w:sz w:val="18"/>
        </w:rPr>
        <w:t xml:space="preserve"> </w:t>
      </w:r>
      <w:r w:rsidRPr="001058B5">
        <w:rPr>
          <w:rFonts w:ascii="Arial" w:hAnsi="Arial" w:cs="Arial"/>
          <w:w w:val="90"/>
          <w:sz w:val="18"/>
        </w:rPr>
        <w:t>'scottsco'; raw_key</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8"/>
          <w:w w:val="95"/>
          <w:sz w:val="18"/>
        </w:rPr>
        <w:t xml:space="preserve"> </w:t>
      </w:r>
      <w:r w:rsidRPr="001058B5">
        <w:rPr>
          <w:rFonts w:ascii="Arial" w:hAnsi="Arial" w:cs="Arial"/>
          <w:w w:val="95"/>
          <w:sz w:val="18"/>
        </w:rPr>
        <w:t>:=</w:t>
      </w:r>
    </w:p>
    <w:p w14:paraId="56FE092E"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UTL_RAW.CAST_TO_RAW(CONVERT(key_string,'AL32UTF8','US7ASCII'));</w:t>
      </w:r>
    </w:p>
    <w:p w14:paraId="6AB30C64" w14:textId="77777777" w:rsidR="00B55B3B" w:rsidRPr="001058B5" w:rsidRDefault="00B55B3B" w:rsidP="00B55B3B">
      <w:pPr>
        <w:tabs>
          <w:tab w:val="left" w:pos="3605"/>
        </w:tabs>
        <w:spacing w:before="16" w:line="259" w:lineRule="auto"/>
        <w:ind w:left="2030" w:right="5083"/>
        <w:rPr>
          <w:rFonts w:ascii="Arial" w:hAnsi="Arial" w:cs="Arial"/>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 xml:space="preserve">encrypted_string VARCHAR2(2048);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decrypted_string</w:t>
      </w:r>
      <w:r w:rsidRPr="001058B5">
        <w:rPr>
          <w:rFonts w:ascii="Arial" w:hAnsi="Arial" w:cs="Arial"/>
          <w:spacing w:val="5"/>
          <w:w w:val="85"/>
          <w:sz w:val="18"/>
        </w:rPr>
        <w:t xml:space="preserve"> </w:t>
      </w:r>
      <w:r w:rsidRPr="001058B5">
        <w:rPr>
          <w:rFonts w:ascii="Arial" w:hAnsi="Arial" w:cs="Arial"/>
          <w:w w:val="85"/>
          <w:sz w:val="18"/>
        </w:rPr>
        <w:t>VARCHAR2(2048);</w:t>
      </w:r>
    </w:p>
    <w:p w14:paraId="71EF3AA2" w14:textId="77777777" w:rsidR="00B55B3B" w:rsidRPr="001058B5" w:rsidRDefault="00B55B3B" w:rsidP="00B55B3B">
      <w:pPr>
        <w:spacing w:line="203" w:lineRule="exact"/>
        <w:ind w:left="1660"/>
        <w:rPr>
          <w:rFonts w:ascii="Arial" w:hAnsi="Arial" w:cs="Arial"/>
          <w:b/>
          <w:sz w:val="18"/>
        </w:rPr>
      </w:pPr>
      <w:r w:rsidRPr="001058B5">
        <w:rPr>
          <w:rFonts w:ascii="Arial" w:hAnsi="Arial" w:cs="Arial"/>
          <w:b/>
          <w:w w:val="95"/>
          <w:sz w:val="18"/>
        </w:rPr>
        <w:t>-- Begin testing Encryption:</w:t>
      </w:r>
    </w:p>
    <w:p w14:paraId="01A93EAF"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BEGIN</w:t>
      </w:r>
    </w:p>
    <w:p w14:paraId="54D66D5B" w14:textId="77777777" w:rsidR="00B55B3B" w:rsidRPr="001058B5" w:rsidRDefault="00B55B3B" w:rsidP="00B55B3B">
      <w:pPr>
        <w:tabs>
          <w:tab w:val="left" w:pos="7311"/>
        </w:tabs>
        <w:spacing w:before="15" w:line="259" w:lineRule="auto"/>
        <w:ind w:left="2030" w:right="1773"/>
        <w:rPr>
          <w:rFonts w:ascii="Arial" w:hAnsi="Arial" w:cs="Arial"/>
          <w:sz w:val="18"/>
        </w:rPr>
      </w:pPr>
      <w:r w:rsidRPr="001058B5">
        <w:rPr>
          <w:rFonts w:ascii="Arial" w:hAnsi="Arial" w:cs="Arial"/>
          <w:w w:val="90"/>
          <w:sz w:val="18"/>
        </w:rPr>
        <w:t>dbms_output.put_line('&gt;</w:t>
      </w:r>
      <w:r w:rsidRPr="001058B5">
        <w:rPr>
          <w:rFonts w:ascii="Arial" w:hAnsi="Arial" w:cs="Arial"/>
          <w:spacing w:val="-61"/>
          <w:w w:val="90"/>
          <w:sz w:val="18"/>
        </w:rPr>
        <w:t xml:space="preserve"> </w:t>
      </w:r>
      <w:r w:rsidRPr="001058B5">
        <w:rPr>
          <w:rFonts w:ascii="Arial" w:hAnsi="Arial" w:cs="Arial"/>
          <w:w w:val="90"/>
          <w:sz w:val="18"/>
        </w:rPr>
        <w:t>Input</w:t>
      </w:r>
      <w:r w:rsidRPr="001058B5">
        <w:rPr>
          <w:rFonts w:ascii="Arial" w:hAnsi="Arial" w:cs="Arial"/>
          <w:spacing w:val="-62"/>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xml:space="preserve">: ' || </w:t>
      </w:r>
      <w:r w:rsidRPr="001058B5">
        <w:rPr>
          <w:rFonts w:ascii="Arial" w:hAnsi="Arial" w:cs="Arial"/>
          <w:spacing w:val="-2"/>
          <w:w w:val="85"/>
          <w:sz w:val="18"/>
        </w:rPr>
        <w:t>CONVERT(UTL_RAW.CAST_TO_VARCHAR2(raw_input),'US7ASCII','AL32UTF8'));</w:t>
      </w:r>
    </w:p>
    <w:p w14:paraId="412E153A" w14:textId="77777777" w:rsidR="00B55B3B" w:rsidRPr="001058B5" w:rsidRDefault="00B55B3B" w:rsidP="00B55B3B">
      <w:pPr>
        <w:spacing w:line="259" w:lineRule="auto"/>
        <w:ind w:left="2030" w:right="2023"/>
        <w:rPr>
          <w:rFonts w:ascii="Arial" w:hAnsi="Arial" w:cs="Arial"/>
          <w:sz w:val="18"/>
        </w:rPr>
      </w:pPr>
      <w:r w:rsidRPr="001058B5">
        <w:rPr>
          <w:rFonts w:ascii="Arial" w:hAnsi="Arial" w:cs="Arial"/>
          <w:w w:val="90"/>
          <w:sz w:val="18"/>
        </w:rPr>
        <w:t>dbms_output.put_line('&gt;</w:t>
      </w:r>
      <w:r w:rsidRPr="001058B5">
        <w:rPr>
          <w:rFonts w:ascii="Arial" w:hAnsi="Arial" w:cs="Arial"/>
          <w:spacing w:val="-62"/>
          <w:w w:val="90"/>
          <w:sz w:val="18"/>
        </w:rPr>
        <w:t xml:space="preserve"> </w:t>
      </w:r>
      <w:r w:rsidRPr="001058B5">
        <w:rPr>
          <w:rFonts w:ascii="Arial" w:hAnsi="Arial" w:cs="Arial"/>
          <w:w w:val="90"/>
          <w:sz w:val="18"/>
        </w:rPr>
        <w:t>=========</w:t>
      </w:r>
      <w:r w:rsidRPr="001058B5">
        <w:rPr>
          <w:rFonts w:ascii="Arial" w:hAnsi="Arial" w:cs="Arial"/>
          <w:spacing w:val="-62"/>
          <w:w w:val="90"/>
          <w:sz w:val="18"/>
        </w:rPr>
        <w:t xml:space="preserve"> </w:t>
      </w:r>
      <w:r w:rsidRPr="001058B5">
        <w:rPr>
          <w:rFonts w:ascii="Arial" w:hAnsi="Arial" w:cs="Arial"/>
          <w:w w:val="90"/>
          <w:sz w:val="18"/>
        </w:rPr>
        <w:t>BEGIN</w:t>
      </w:r>
      <w:r w:rsidRPr="001058B5">
        <w:rPr>
          <w:rFonts w:ascii="Arial" w:hAnsi="Arial" w:cs="Arial"/>
          <w:spacing w:val="-63"/>
          <w:w w:val="90"/>
          <w:sz w:val="18"/>
        </w:rPr>
        <w:t xml:space="preserve"> </w:t>
      </w:r>
      <w:r w:rsidRPr="001058B5">
        <w:rPr>
          <w:rFonts w:ascii="Arial" w:hAnsi="Arial" w:cs="Arial"/>
          <w:w w:val="90"/>
          <w:sz w:val="18"/>
        </w:rPr>
        <w:t>TEST</w:t>
      </w:r>
      <w:r w:rsidRPr="001058B5">
        <w:rPr>
          <w:rFonts w:ascii="Arial" w:hAnsi="Arial" w:cs="Arial"/>
          <w:spacing w:val="-63"/>
          <w:w w:val="90"/>
          <w:sz w:val="18"/>
        </w:rPr>
        <w:t xml:space="preserve"> </w:t>
      </w:r>
      <w:r w:rsidRPr="001058B5">
        <w:rPr>
          <w:rFonts w:ascii="Arial" w:hAnsi="Arial" w:cs="Arial"/>
          <w:w w:val="90"/>
          <w:sz w:val="18"/>
        </w:rPr>
        <w:t>Encrypt</w:t>
      </w:r>
      <w:r w:rsidRPr="001058B5">
        <w:rPr>
          <w:rFonts w:ascii="Arial" w:hAnsi="Arial" w:cs="Arial"/>
          <w:spacing w:val="-63"/>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dbms_crypto.Encrypt(</w:t>
      </w:r>
    </w:p>
    <w:p w14:paraId="1FF116DB" w14:textId="77777777" w:rsidR="00B55B3B" w:rsidRPr="001058B5" w:rsidRDefault="00B55B3B" w:rsidP="00B55B3B">
      <w:pPr>
        <w:spacing w:line="203" w:lineRule="exact"/>
        <w:ind w:left="2401"/>
        <w:rPr>
          <w:rFonts w:ascii="Arial" w:hAnsi="Arial" w:cs="Arial"/>
          <w:sz w:val="18"/>
        </w:rPr>
      </w:pPr>
      <w:r w:rsidRPr="001058B5">
        <w:rPr>
          <w:rFonts w:ascii="Arial" w:hAnsi="Arial" w:cs="Arial"/>
          <w:w w:val="95"/>
          <w:sz w:val="18"/>
        </w:rPr>
        <w:t>src =&gt; raw_input,</w:t>
      </w:r>
    </w:p>
    <w:p w14:paraId="7F069FA7"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typ =&gt; DBMS_CRYPTO.DES_CBC_PKCS5,</w:t>
      </w:r>
    </w:p>
    <w:p w14:paraId="3C27D08A" w14:textId="77777777" w:rsidR="00B55B3B" w:rsidRPr="001058B5" w:rsidRDefault="00B55B3B" w:rsidP="00B55B3B">
      <w:pPr>
        <w:spacing w:before="16"/>
        <w:ind w:left="2401"/>
        <w:rPr>
          <w:rFonts w:ascii="Arial" w:hAnsi="Arial" w:cs="Arial"/>
          <w:sz w:val="18"/>
        </w:rPr>
      </w:pPr>
      <w:r w:rsidRPr="001058B5">
        <w:rPr>
          <w:rFonts w:ascii="Arial" w:hAnsi="Arial" w:cs="Arial"/>
          <w:w w:val="95"/>
          <w:sz w:val="18"/>
        </w:rPr>
        <w:t>key =&gt; raw_key);</w:t>
      </w:r>
    </w:p>
    <w:p w14:paraId="5E78162C" w14:textId="77777777" w:rsidR="00B55B3B" w:rsidRPr="001058B5" w:rsidRDefault="00B55B3B" w:rsidP="00B55B3B">
      <w:pPr>
        <w:tabs>
          <w:tab w:val="left" w:pos="7682"/>
        </w:tabs>
        <w:spacing w:before="16" w:line="259" w:lineRule="auto"/>
        <w:ind w:left="2401" w:right="1839"/>
        <w:rPr>
          <w:rFonts w:ascii="Arial" w:hAnsi="Arial" w:cs="Arial"/>
          <w:sz w:val="18"/>
        </w:rPr>
      </w:pPr>
      <w:r w:rsidRPr="001058B5">
        <w:rPr>
          <w:rFonts w:ascii="Arial" w:hAnsi="Arial" w:cs="Arial"/>
          <w:w w:val="90"/>
          <w:sz w:val="18"/>
        </w:rPr>
        <w:t>dbms_output.put_line('&gt;</w:t>
      </w:r>
      <w:r w:rsidRPr="001058B5">
        <w:rPr>
          <w:rFonts w:ascii="Arial" w:hAnsi="Arial" w:cs="Arial"/>
          <w:spacing w:val="-56"/>
          <w:w w:val="90"/>
          <w:sz w:val="18"/>
        </w:rPr>
        <w:t xml:space="preserve"> </w:t>
      </w:r>
      <w:r w:rsidRPr="001058B5">
        <w:rPr>
          <w:rFonts w:ascii="Arial" w:hAnsi="Arial" w:cs="Arial"/>
          <w:w w:val="90"/>
          <w:sz w:val="18"/>
        </w:rPr>
        <w:t>Encrypted</w:t>
      </w:r>
      <w:r w:rsidRPr="001058B5">
        <w:rPr>
          <w:rFonts w:ascii="Arial" w:hAnsi="Arial" w:cs="Arial"/>
          <w:spacing w:val="-56"/>
          <w:w w:val="90"/>
          <w:sz w:val="18"/>
        </w:rPr>
        <w:t xml:space="preserve"> </w:t>
      </w:r>
      <w:r w:rsidRPr="001058B5">
        <w:rPr>
          <w:rFonts w:ascii="Arial" w:hAnsi="Arial" w:cs="Arial"/>
          <w:w w:val="90"/>
          <w:sz w:val="18"/>
        </w:rPr>
        <w:t>hex</w:t>
      </w:r>
      <w:r w:rsidRPr="001058B5">
        <w:rPr>
          <w:rFonts w:ascii="Arial" w:hAnsi="Arial" w:cs="Arial"/>
          <w:spacing w:val="-56"/>
          <w:w w:val="90"/>
          <w:sz w:val="18"/>
        </w:rPr>
        <w:t xml:space="preserve"> </w:t>
      </w:r>
      <w:r w:rsidRPr="001058B5">
        <w:rPr>
          <w:rFonts w:ascii="Arial" w:hAnsi="Arial" w:cs="Arial"/>
          <w:w w:val="90"/>
          <w:sz w:val="18"/>
        </w:rPr>
        <w:t>value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FF7803C" w14:textId="77777777" w:rsidR="00B55B3B" w:rsidRPr="001058B5" w:rsidRDefault="00B55B3B" w:rsidP="00B55B3B">
      <w:pPr>
        <w:ind w:left="1660"/>
        <w:rPr>
          <w:rFonts w:ascii="Arial" w:hAnsi="Arial" w:cs="Arial"/>
          <w:sz w:val="18"/>
        </w:rPr>
      </w:pPr>
      <w:r w:rsidRPr="001058B5">
        <w:rPr>
          <w:rFonts w:ascii="Arial" w:hAnsi="Arial" w:cs="Arial"/>
          <w:w w:val="95"/>
          <w:sz w:val="18"/>
        </w:rPr>
        <w:t>decrypted_raw := dbms_crypto.Decrypt(</w:t>
      </w:r>
    </w:p>
    <w:p w14:paraId="14FF4701" w14:textId="77777777" w:rsidR="00B55B3B" w:rsidRPr="001058B5" w:rsidRDefault="00B55B3B" w:rsidP="00B55B3B">
      <w:pPr>
        <w:rPr>
          <w:rFonts w:ascii="Arial" w:hAnsi="Arial" w:cs="Arial"/>
          <w:sz w:val="18"/>
        </w:rPr>
        <w:sectPr w:rsidR="00B55B3B" w:rsidRPr="001058B5">
          <w:headerReference w:type="even" r:id="rId183"/>
          <w:headerReference w:type="default" r:id="rId184"/>
          <w:pgSz w:w="12240" w:h="15840"/>
          <w:pgMar w:top="840" w:right="1060" w:bottom="860" w:left="1100" w:header="549" w:footer="663" w:gutter="0"/>
          <w:cols w:space="720"/>
        </w:sectPr>
      </w:pPr>
    </w:p>
    <w:p w14:paraId="2053B699" w14:textId="77777777" w:rsidR="00B55B3B" w:rsidRPr="001058B5" w:rsidRDefault="00B55B3B" w:rsidP="00B55B3B">
      <w:pPr>
        <w:pStyle w:val="BodyText"/>
        <w:rPr>
          <w:rFonts w:ascii="Arial" w:hAnsi="Arial" w:cs="Arial"/>
        </w:rPr>
      </w:pPr>
    </w:p>
    <w:p w14:paraId="4690DF21" w14:textId="77777777" w:rsidR="00B55B3B" w:rsidRPr="001058B5" w:rsidRDefault="00B55B3B" w:rsidP="00B55B3B">
      <w:pPr>
        <w:pStyle w:val="BodyText"/>
        <w:spacing w:before="7"/>
        <w:rPr>
          <w:rFonts w:ascii="Arial" w:hAnsi="Arial" w:cs="Arial"/>
          <w:sz w:val="18"/>
        </w:rPr>
      </w:pPr>
    </w:p>
    <w:p w14:paraId="3ECCBCC5" w14:textId="77777777" w:rsidR="00B55B3B" w:rsidRPr="001058B5" w:rsidRDefault="00B55B3B" w:rsidP="00B55B3B">
      <w:pPr>
        <w:ind w:left="3001"/>
        <w:rPr>
          <w:rFonts w:ascii="Arial" w:hAnsi="Arial" w:cs="Arial"/>
          <w:sz w:val="18"/>
        </w:rPr>
      </w:pPr>
      <w:r w:rsidRPr="001058B5">
        <w:rPr>
          <w:rFonts w:ascii="Arial" w:hAnsi="Arial" w:cs="Arial"/>
          <w:w w:val="95"/>
          <w:sz w:val="18"/>
        </w:rPr>
        <w:t>src =&gt; encrypted_raw,</w:t>
      </w:r>
    </w:p>
    <w:p w14:paraId="4F72ABD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typ =&gt; DBMS_CRYPTO.DES_CBC_PKCS5,</w:t>
      </w:r>
    </w:p>
    <w:p w14:paraId="7D37C5AC" w14:textId="77777777" w:rsidR="00B55B3B" w:rsidRPr="001058B5" w:rsidRDefault="00B55B3B" w:rsidP="00B55B3B">
      <w:pPr>
        <w:spacing w:before="16" w:line="259" w:lineRule="auto"/>
        <w:ind w:left="2630" w:right="5581" w:firstLine="370"/>
        <w:rPr>
          <w:rFonts w:ascii="Arial" w:hAnsi="Arial" w:cs="Arial"/>
          <w:sz w:val="18"/>
        </w:rPr>
      </w:pPr>
      <w:r w:rsidRPr="001058B5">
        <w:rPr>
          <w:rFonts w:ascii="Arial" w:hAnsi="Arial" w:cs="Arial"/>
          <w:w w:val="90"/>
          <w:sz w:val="18"/>
        </w:rPr>
        <w:t>key =&gt;</w:t>
      </w:r>
      <w:r w:rsidRPr="001058B5">
        <w:rPr>
          <w:rFonts w:ascii="Arial" w:hAnsi="Arial" w:cs="Arial"/>
          <w:spacing w:val="-77"/>
          <w:w w:val="90"/>
          <w:sz w:val="18"/>
        </w:rPr>
        <w:t xml:space="preserve"> </w:t>
      </w:r>
      <w:r w:rsidRPr="001058B5">
        <w:rPr>
          <w:rFonts w:ascii="Arial" w:hAnsi="Arial" w:cs="Arial"/>
          <w:w w:val="90"/>
          <w:sz w:val="18"/>
        </w:rPr>
        <w:t>raw_key); decrypted_string :=</w:t>
      </w:r>
    </w:p>
    <w:p w14:paraId="5FA764DF" w14:textId="77777777" w:rsidR="00B55B3B" w:rsidRPr="001058B5" w:rsidRDefault="00B55B3B" w:rsidP="00B55B3B">
      <w:pPr>
        <w:ind w:left="2630"/>
        <w:rPr>
          <w:rFonts w:ascii="Arial" w:hAnsi="Arial" w:cs="Arial"/>
          <w:sz w:val="18"/>
        </w:rPr>
      </w:pPr>
      <w:r w:rsidRPr="001058B5">
        <w:rPr>
          <w:rFonts w:ascii="Arial" w:hAnsi="Arial" w:cs="Arial"/>
          <w:w w:val="90"/>
          <w:sz w:val="18"/>
        </w:rPr>
        <w:t>CONVERT(UTL_RAW.CAST_TO_VARCHAR2(decrypted_raw),'US7ASCII','AL32UTF8');</w:t>
      </w:r>
    </w:p>
    <w:p w14:paraId="33D5B5ED" w14:textId="77777777" w:rsidR="00B55B3B" w:rsidRPr="001058B5" w:rsidRDefault="00B55B3B" w:rsidP="00B55B3B">
      <w:pPr>
        <w:tabs>
          <w:tab w:val="left" w:pos="7541"/>
        </w:tabs>
        <w:spacing w:before="15"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0"/>
          <w:w w:val="90"/>
          <w:sz w:val="18"/>
        </w:rPr>
        <w:t xml:space="preserve"> </w:t>
      </w:r>
      <w:r w:rsidRPr="001058B5">
        <w:rPr>
          <w:rFonts w:ascii="Arial" w:hAnsi="Arial" w:cs="Arial"/>
          <w:w w:val="90"/>
          <w:sz w:val="18"/>
        </w:rPr>
        <w:t>Decrypted</w:t>
      </w:r>
      <w:r w:rsidRPr="001058B5">
        <w:rPr>
          <w:rFonts w:ascii="Arial" w:hAnsi="Arial" w:cs="Arial"/>
          <w:spacing w:val="-60"/>
          <w:w w:val="90"/>
          <w:sz w:val="18"/>
        </w:rPr>
        <w:t xml:space="preserve"> </w:t>
      </w:r>
      <w:r w:rsidRPr="001058B5">
        <w:rPr>
          <w:rFonts w:ascii="Arial" w:hAnsi="Arial" w:cs="Arial"/>
          <w:w w:val="90"/>
          <w:sz w:val="18"/>
        </w:rPr>
        <w:t>string</w:t>
      </w:r>
      <w:r w:rsidRPr="001058B5">
        <w:rPr>
          <w:rFonts w:ascii="Arial" w:hAnsi="Arial" w:cs="Arial"/>
          <w:spacing w:val="-60"/>
          <w:w w:val="90"/>
          <w:sz w:val="18"/>
        </w:rPr>
        <w:t xml:space="preserve"> </w:t>
      </w:r>
      <w:r w:rsidRPr="001058B5">
        <w:rPr>
          <w:rFonts w:ascii="Arial" w:hAnsi="Arial" w:cs="Arial"/>
          <w:w w:val="90"/>
          <w:sz w:val="18"/>
        </w:rPr>
        <w:t>output</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decrypted_string);</w:t>
      </w:r>
    </w:p>
    <w:p w14:paraId="28B102B1" w14:textId="77777777" w:rsidR="00B55B3B" w:rsidRPr="001058B5" w:rsidRDefault="00B55B3B" w:rsidP="00B55B3B">
      <w:pPr>
        <w:ind w:left="2260"/>
        <w:rPr>
          <w:rFonts w:ascii="Arial" w:hAnsi="Arial" w:cs="Arial"/>
          <w:sz w:val="18"/>
        </w:rPr>
      </w:pPr>
      <w:r w:rsidRPr="001058B5">
        <w:rPr>
          <w:rFonts w:ascii="Arial" w:hAnsi="Arial" w:cs="Arial"/>
          <w:w w:val="95"/>
          <w:sz w:val="18"/>
        </w:rPr>
        <w:t>if input_string = decrypted_string</w:t>
      </w:r>
      <w:r w:rsidRPr="001058B5">
        <w:rPr>
          <w:rFonts w:ascii="Arial" w:hAnsi="Arial" w:cs="Arial"/>
          <w:spacing w:val="-74"/>
          <w:w w:val="95"/>
          <w:sz w:val="18"/>
        </w:rPr>
        <w:t xml:space="preserve"> </w:t>
      </w:r>
      <w:r w:rsidRPr="001058B5">
        <w:rPr>
          <w:rFonts w:ascii="Arial" w:hAnsi="Arial" w:cs="Arial"/>
          <w:w w:val="95"/>
          <w:sz w:val="18"/>
        </w:rPr>
        <w:t>THEN</w:t>
      </w:r>
    </w:p>
    <w:p w14:paraId="29C0FF9E" w14:textId="77777777" w:rsidR="00B55B3B" w:rsidRPr="001058B5" w:rsidRDefault="00B55B3B" w:rsidP="00B55B3B">
      <w:pPr>
        <w:spacing w:before="17" w:line="259" w:lineRule="auto"/>
        <w:ind w:left="2260" w:right="421" w:firstLine="370"/>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String</w:t>
      </w:r>
      <w:r w:rsidRPr="001058B5">
        <w:rPr>
          <w:rFonts w:ascii="Arial" w:hAnsi="Arial" w:cs="Arial"/>
          <w:spacing w:val="-59"/>
          <w:w w:val="90"/>
          <w:sz w:val="18"/>
        </w:rPr>
        <w:t xml:space="preserve"> </w:t>
      </w:r>
      <w:r w:rsidRPr="001058B5">
        <w:rPr>
          <w:rFonts w:ascii="Arial" w:hAnsi="Arial" w:cs="Arial"/>
          <w:w w:val="90"/>
          <w:sz w:val="18"/>
        </w:rPr>
        <w:t>DES</w:t>
      </w:r>
      <w:r w:rsidRPr="001058B5">
        <w:rPr>
          <w:rFonts w:ascii="Arial" w:hAnsi="Arial" w:cs="Arial"/>
          <w:spacing w:val="-59"/>
          <w:w w:val="90"/>
          <w:sz w:val="18"/>
        </w:rPr>
        <w:t xml:space="preserve"> </w:t>
      </w:r>
      <w:r w:rsidRPr="001058B5">
        <w:rPr>
          <w:rFonts w:ascii="Arial" w:hAnsi="Arial" w:cs="Arial"/>
          <w:w w:val="90"/>
          <w:sz w:val="18"/>
        </w:rPr>
        <w:t>Encyption</w:t>
      </w:r>
      <w:r w:rsidRPr="001058B5">
        <w:rPr>
          <w:rFonts w:ascii="Arial" w:hAnsi="Arial" w:cs="Arial"/>
          <w:spacing w:val="-59"/>
          <w:w w:val="90"/>
          <w:sz w:val="18"/>
        </w:rPr>
        <w:t xml:space="preserve"> </w:t>
      </w:r>
      <w:r w:rsidRPr="001058B5">
        <w:rPr>
          <w:rFonts w:ascii="Arial" w:hAnsi="Arial" w:cs="Arial"/>
          <w:w w:val="90"/>
          <w:sz w:val="18"/>
        </w:rPr>
        <w:t>and</w:t>
      </w:r>
      <w:r w:rsidRPr="001058B5">
        <w:rPr>
          <w:rFonts w:ascii="Arial" w:hAnsi="Arial" w:cs="Arial"/>
          <w:spacing w:val="-59"/>
          <w:w w:val="90"/>
          <w:sz w:val="18"/>
        </w:rPr>
        <w:t xml:space="preserve"> </w:t>
      </w:r>
      <w:r w:rsidRPr="001058B5">
        <w:rPr>
          <w:rFonts w:ascii="Arial" w:hAnsi="Arial" w:cs="Arial"/>
          <w:w w:val="90"/>
          <w:sz w:val="18"/>
        </w:rPr>
        <w:t>Decryption</w:t>
      </w:r>
      <w:r w:rsidRPr="001058B5">
        <w:rPr>
          <w:rFonts w:ascii="Arial" w:hAnsi="Arial" w:cs="Arial"/>
          <w:spacing w:val="-59"/>
          <w:w w:val="90"/>
          <w:sz w:val="18"/>
        </w:rPr>
        <w:t xml:space="preserve"> </w:t>
      </w:r>
      <w:r w:rsidRPr="001058B5">
        <w:rPr>
          <w:rFonts w:ascii="Arial" w:hAnsi="Arial" w:cs="Arial"/>
          <w:w w:val="90"/>
          <w:sz w:val="18"/>
        </w:rPr>
        <w:t xml:space="preserve">successful'); </w:t>
      </w:r>
      <w:r w:rsidRPr="001058B5">
        <w:rPr>
          <w:rFonts w:ascii="Arial" w:hAnsi="Arial" w:cs="Arial"/>
          <w:w w:val="95"/>
          <w:sz w:val="18"/>
        </w:rPr>
        <w:t xml:space="preserve">END </w:t>
      </w:r>
      <w:r w:rsidRPr="001058B5">
        <w:rPr>
          <w:rFonts w:ascii="Arial" w:hAnsi="Arial" w:cs="Arial"/>
          <w:spacing w:val="-2"/>
          <w:w w:val="95"/>
          <w:sz w:val="18"/>
        </w:rPr>
        <w:t>if;</w:t>
      </w:r>
    </w:p>
    <w:p w14:paraId="6C1B1687" w14:textId="77777777" w:rsidR="00B55B3B" w:rsidRPr="001058B5" w:rsidRDefault="00B55B3B" w:rsidP="00B55B3B">
      <w:pPr>
        <w:spacing w:line="203" w:lineRule="exact"/>
        <w:ind w:left="2260"/>
        <w:rPr>
          <w:rFonts w:ascii="Arial" w:hAnsi="Arial" w:cs="Arial"/>
          <w:sz w:val="18"/>
        </w:rPr>
      </w:pPr>
      <w:r w:rsidRPr="001058B5">
        <w:rPr>
          <w:rFonts w:ascii="Arial" w:hAnsi="Arial" w:cs="Arial"/>
          <w:w w:val="95"/>
          <w:sz w:val="18"/>
        </w:rPr>
        <w:t>dbms_output.put_line('');</w:t>
      </w:r>
    </w:p>
    <w:p w14:paraId="663C39D8" w14:textId="77777777" w:rsidR="00B55B3B" w:rsidRPr="001058B5" w:rsidRDefault="00B55B3B" w:rsidP="00B55B3B">
      <w:pPr>
        <w:spacing w:before="17" w:line="259" w:lineRule="auto"/>
        <w:ind w:left="2630" w:right="2068"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BEGIN</w:t>
      </w:r>
      <w:r w:rsidRPr="001058B5">
        <w:rPr>
          <w:rFonts w:ascii="Arial" w:hAnsi="Arial" w:cs="Arial"/>
          <w:spacing w:val="-59"/>
          <w:w w:val="90"/>
          <w:sz w:val="18"/>
        </w:rPr>
        <w:t xml:space="preserve"> </w:t>
      </w:r>
      <w:r w:rsidRPr="001058B5">
        <w:rPr>
          <w:rFonts w:ascii="Arial" w:hAnsi="Arial" w:cs="Arial"/>
          <w:w w:val="90"/>
          <w:sz w:val="18"/>
        </w:rPr>
        <w:t>TEST</w:t>
      </w:r>
      <w:r w:rsidRPr="001058B5">
        <w:rPr>
          <w:rFonts w:ascii="Arial" w:hAnsi="Arial" w:cs="Arial"/>
          <w:spacing w:val="-59"/>
          <w:w w:val="90"/>
          <w:sz w:val="18"/>
        </w:rPr>
        <w:t xml:space="preserve"> </w:t>
      </w:r>
      <w:r w:rsidRPr="001058B5">
        <w:rPr>
          <w:rFonts w:ascii="Arial" w:hAnsi="Arial" w:cs="Arial"/>
          <w:w w:val="90"/>
          <w:sz w:val="18"/>
        </w:rPr>
        <w:t>Hash</w:t>
      </w:r>
      <w:r w:rsidRPr="001058B5">
        <w:rPr>
          <w:rFonts w:ascii="Arial" w:hAnsi="Arial" w:cs="Arial"/>
          <w:spacing w:val="-59"/>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dbms_crypto.Hash(</w:t>
      </w:r>
    </w:p>
    <w:p w14:paraId="2F83F69A"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74983155"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DBMS_CRYPTO.HASH_SH1);</w:t>
      </w:r>
    </w:p>
    <w:p w14:paraId="0DA97D59"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Hash</w:t>
      </w:r>
      <w:r w:rsidRPr="001058B5">
        <w:rPr>
          <w:rFonts w:ascii="Arial" w:hAnsi="Arial" w:cs="Arial"/>
          <w:spacing w:val="-43"/>
          <w:w w:val="90"/>
          <w:sz w:val="18"/>
        </w:rPr>
        <w:t xml:space="preserve"> </w:t>
      </w:r>
      <w:r w:rsidRPr="001058B5">
        <w:rPr>
          <w:rFonts w:ascii="Arial" w:hAnsi="Arial" w:cs="Arial"/>
          <w:w w:val="90"/>
          <w:sz w:val="18"/>
        </w:rPr>
        <w:t>value</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input</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A3A6F5D" w14:textId="77777777" w:rsidR="00B55B3B" w:rsidRPr="001058B5" w:rsidRDefault="00B55B3B" w:rsidP="00B55B3B">
      <w:pPr>
        <w:spacing w:line="259" w:lineRule="auto"/>
        <w:ind w:left="2630" w:right="2160"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BEGIN</w:t>
      </w:r>
      <w:r w:rsidRPr="001058B5">
        <w:rPr>
          <w:rFonts w:ascii="Arial" w:hAnsi="Arial" w:cs="Arial"/>
          <w:spacing w:val="-58"/>
          <w:w w:val="90"/>
          <w:sz w:val="18"/>
        </w:rPr>
        <w:t xml:space="preserve"> </w:t>
      </w:r>
      <w:r w:rsidRPr="001058B5">
        <w:rPr>
          <w:rFonts w:ascii="Arial" w:hAnsi="Arial" w:cs="Arial"/>
          <w:w w:val="90"/>
          <w:sz w:val="18"/>
        </w:rPr>
        <w:t>TEST</w:t>
      </w:r>
      <w:r w:rsidRPr="001058B5">
        <w:rPr>
          <w:rFonts w:ascii="Arial" w:hAnsi="Arial" w:cs="Arial"/>
          <w:spacing w:val="-58"/>
          <w:w w:val="90"/>
          <w:sz w:val="18"/>
        </w:rPr>
        <w:t xml:space="preserve"> </w:t>
      </w:r>
      <w:r w:rsidRPr="001058B5">
        <w:rPr>
          <w:rFonts w:ascii="Arial" w:hAnsi="Arial" w:cs="Arial"/>
          <w:w w:val="90"/>
          <w:sz w:val="18"/>
        </w:rPr>
        <w:t>Mac</w:t>
      </w:r>
      <w:r w:rsidRPr="001058B5">
        <w:rPr>
          <w:rFonts w:ascii="Arial" w:hAnsi="Arial" w:cs="Arial"/>
          <w:spacing w:val="-58"/>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dbms_crypto.Mac(</w:t>
      </w:r>
    </w:p>
    <w:p w14:paraId="6ECF06D1"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17457D6F"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DBMS_CRYPTO.HMAC_MD5,</w:t>
      </w:r>
    </w:p>
    <w:p w14:paraId="5FE9C864"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key =&gt; raw_key);</w:t>
      </w:r>
    </w:p>
    <w:p w14:paraId="26B97F98"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6"/>
          <w:w w:val="90"/>
          <w:sz w:val="18"/>
        </w:rPr>
        <w:t xml:space="preserve"> </w:t>
      </w:r>
      <w:r w:rsidRPr="001058B5">
        <w:rPr>
          <w:rFonts w:ascii="Arial" w:hAnsi="Arial" w:cs="Arial"/>
          <w:w w:val="90"/>
          <w:sz w:val="18"/>
        </w:rPr>
        <w:t>Message</w:t>
      </w:r>
      <w:r w:rsidRPr="001058B5">
        <w:rPr>
          <w:rFonts w:ascii="Arial" w:hAnsi="Arial" w:cs="Arial"/>
          <w:spacing w:val="-66"/>
          <w:w w:val="90"/>
          <w:sz w:val="18"/>
        </w:rPr>
        <w:t xml:space="preserve"> </w:t>
      </w:r>
      <w:r w:rsidRPr="001058B5">
        <w:rPr>
          <w:rFonts w:ascii="Arial" w:hAnsi="Arial" w:cs="Arial"/>
          <w:w w:val="90"/>
          <w:sz w:val="18"/>
        </w:rPr>
        <w:t>Authentication</w:t>
      </w:r>
      <w:r w:rsidRPr="001058B5">
        <w:rPr>
          <w:rFonts w:ascii="Arial" w:hAnsi="Arial" w:cs="Arial"/>
          <w:spacing w:val="-66"/>
          <w:w w:val="90"/>
          <w:sz w:val="18"/>
        </w:rPr>
        <w:t xml:space="preserve"> </w:t>
      </w:r>
      <w:r w:rsidRPr="001058B5">
        <w:rPr>
          <w:rFonts w:ascii="Arial" w:hAnsi="Arial" w:cs="Arial"/>
          <w:w w:val="90"/>
          <w:sz w:val="18"/>
        </w:rPr>
        <w:t>Code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560A6D6" w14:textId="77777777" w:rsidR="00B55B3B" w:rsidRPr="001058B5" w:rsidRDefault="00B55B3B" w:rsidP="00B55B3B">
      <w:pPr>
        <w:ind w:left="2260"/>
        <w:rPr>
          <w:rFonts w:ascii="Arial" w:hAnsi="Arial" w:cs="Arial"/>
          <w:sz w:val="18"/>
        </w:rPr>
      </w:pPr>
      <w:r w:rsidRPr="001058B5">
        <w:rPr>
          <w:rFonts w:ascii="Arial" w:hAnsi="Arial" w:cs="Arial"/>
          <w:w w:val="95"/>
          <w:sz w:val="18"/>
        </w:rPr>
        <w:t>dbms_output.put_line('');</w:t>
      </w:r>
    </w:p>
    <w:p w14:paraId="57ED378F" w14:textId="77777777" w:rsidR="00B55B3B" w:rsidRPr="001058B5" w:rsidRDefault="00B55B3B" w:rsidP="00B55B3B">
      <w:pPr>
        <w:spacing w:before="16" w:line="259" w:lineRule="auto"/>
        <w:ind w:left="2260" w:right="2904"/>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End</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DBMS_CRYPTO</w:t>
      </w:r>
      <w:r w:rsidRPr="001058B5">
        <w:rPr>
          <w:rFonts w:ascii="Arial" w:hAnsi="Arial" w:cs="Arial"/>
          <w:spacing w:val="-43"/>
          <w:w w:val="90"/>
          <w:sz w:val="18"/>
        </w:rPr>
        <w:t xml:space="preserve"> </w:t>
      </w:r>
      <w:r w:rsidRPr="001058B5">
        <w:rPr>
          <w:rFonts w:ascii="Arial" w:hAnsi="Arial" w:cs="Arial"/>
          <w:w w:val="90"/>
          <w:sz w:val="18"/>
        </w:rPr>
        <w:t>tests</w:t>
      </w:r>
      <w:r w:rsidRPr="001058B5">
        <w:rPr>
          <w:rFonts w:ascii="Arial" w:hAnsi="Arial" w:cs="Arial"/>
          <w:spacing w:val="11"/>
          <w:w w:val="90"/>
          <w:sz w:val="18"/>
        </w:rPr>
        <w:t xml:space="preserve"> </w:t>
      </w:r>
      <w:r w:rsidRPr="001058B5">
        <w:rPr>
          <w:rFonts w:ascii="Arial" w:hAnsi="Arial" w:cs="Arial"/>
          <w:w w:val="90"/>
          <w:sz w:val="18"/>
        </w:rPr>
        <w:t xml:space="preserve">'); </w:t>
      </w:r>
      <w:r w:rsidRPr="001058B5">
        <w:rPr>
          <w:rFonts w:ascii="Arial" w:hAnsi="Arial" w:cs="Arial"/>
          <w:w w:val="95"/>
          <w:sz w:val="18"/>
        </w:rPr>
        <w:t>END;</w:t>
      </w:r>
    </w:p>
    <w:p w14:paraId="42793E4B" w14:textId="77777777" w:rsidR="00B55B3B" w:rsidRPr="001058B5" w:rsidRDefault="00B55B3B" w:rsidP="00B55B3B">
      <w:pPr>
        <w:ind w:left="2260"/>
        <w:rPr>
          <w:rFonts w:ascii="Arial" w:hAnsi="Arial" w:cs="Arial"/>
          <w:sz w:val="18"/>
        </w:rPr>
      </w:pPr>
      <w:r w:rsidRPr="001058B5">
        <w:rPr>
          <w:rFonts w:ascii="Arial" w:hAnsi="Arial" w:cs="Arial"/>
          <w:w w:val="86"/>
          <w:sz w:val="18"/>
        </w:rPr>
        <w:t>/</w:t>
      </w:r>
    </w:p>
    <w:p w14:paraId="405798D1" w14:textId="77777777" w:rsidR="00B55B3B" w:rsidRPr="001058B5" w:rsidRDefault="00B55B3B" w:rsidP="00B55B3B">
      <w:pPr>
        <w:pStyle w:val="BodyText"/>
        <w:rPr>
          <w:rFonts w:ascii="Arial" w:hAnsi="Arial" w:cs="Arial"/>
          <w:sz w:val="18"/>
        </w:rPr>
      </w:pPr>
    </w:p>
    <w:p w14:paraId="7B8E4E08" w14:textId="77777777" w:rsidR="00B55B3B" w:rsidRPr="001058B5" w:rsidRDefault="00B55B3B" w:rsidP="00B55B3B">
      <w:pPr>
        <w:pStyle w:val="Heading4"/>
        <w:spacing w:before="109"/>
      </w:pPr>
      <w:bookmarkStart w:id="1343" w:name="Example_of_AES_256-Bit_Data_Encryption_a"/>
      <w:bookmarkStart w:id="1344" w:name="_bookmark1594"/>
      <w:bookmarkEnd w:id="1343"/>
      <w:bookmarkEnd w:id="1344"/>
      <w:r w:rsidRPr="00EE3C84">
        <w:t>Ví dụ về quy trình mã hóa và giải mã dữ liệu AES 256-bit</w:t>
      </w:r>
    </w:p>
    <w:p w14:paraId="1D548D62" w14:textId="77777777" w:rsidR="00B55B3B" w:rsidRPr="001058B5" w:rsidRDefault="00B55B3B" w:rsidP="00B55B3B">
      <w:pPr>
        <w:pStyle w:val="BodyText"/>
        <w:spacing w:before="81" w:line="230" w:lineRule="auto"/>
        <w:ind w:left="2259"/>
        <w:rPr>
          <w:rFonts w:ascii="Arial" w:hAnsi="Arial" w:cs="Arial"/>
        </w:rPr>
      </w:pPr>
      <w:r w:rsidRPr="00EE3C84">
        <w:rPr>
          <w:rFonts w:ascii="Arial" w:hAnsi="Arial" w:cs="Arial"/>
        </w:rPr>
        <w:t>Khối PL / SQL sau đây cho thấy cách mã hóa và giải mã một biến được xác định trước có tên là input_string bằng cách sử dụng thuật toán AES 256 bit với chuỗi khối mã hóa và PKCS # 5</w:t>
      </w:r>
      <w:r w:rsidRPr="001058B5">
        <w:rPr>
          <w:rFonts w:ascii="Arial" w:hAnsi="Arial" w:cs="Arial"/>
        </w:rPr>
        <w:t>.</w:t>
      </w:r>
    </w:p>
    <w:p w14:paraId="4FC0A179" w14:textId="77777777" w:rsidR="00B55B3B" w:rsidRPr="001058B5" w:rsidRDefault="00B55B3B" w:rsidP="00B55B3B">
      <w:pPr>
        <w:spacing w:before="142"/>
        <w:ind w:left="2260"/>
        <w:rPr>
          <w:rFonts w:ascii="Arial" w:hAnsi="Arial" w:cs="Arial"/>
          <w:sz w:val="18"/>
        </w:rPr>
      </w:pPr>
      <w:r w:rsidRPr="001058B5">
        <w:rPr>
          <w:rFonts w:ascii="Arial" w:hAnsi="Arial" w:cs="Arial"/>
          <w:w w:val="95"/>
          <w:sz w:val="18"/>
        </w:rPr>
        <w:t>declare</w:t>
      </w:r>
    </w:p>
    <w:p w14:paraId="2BFF73A1" w14:textId="77777777" w:rsidR="00B55B3B" w:rsidRPr="001058B5" w:rsidRDefault="00B55B3B" w:rsidP="00B55B3B">
      <w:pPr>
        <w:tabs>
          <w:tab w:val="left" w:pos="4298"/>
        </w:tabs>
        <w:spacing w:before="16" w:line="259" w:lineRule="auto"/>
        <w:ind w:left="2538" w:right="2536"/>
        <w:rPr>
          <w:rFonts w:ascii="Arial" w:hAnsi="Arial" w:cs="Arial"/>
          <w:sz w:val="18"/>
        </w:rPr>
      </w:pPr>
      <w:r w:rsidRPr="001058B5">
        <w:rPr>
          <w:rFonts w:ascii="Arial" w:hAnsi="Arial" w:cs="Arial"/>
          <w:w w:val="90"/>
          <w:sz w:val="18"/>
        </w:rPr>
        <w:t>input_string</w:t>
      </w:r>
      <w:r w:rsidRPr="001058B5">
        <w:rPr>
          <w:rFonts w:ascii="Arial" w:hAnsi="Arial" w:cs="Arial"/>
          <w:w w:val="90"/>
          <w:sz w:val="18"/>
        </w:rPr>
        <w:tab/>
        <w:t>VARCHAR2</w:t>
      </w:r>
      <w:r w:rsidRPr="001058B5">
        <w:rPr>
          <w:rFonts w:ascii="Arial" w:hAnsi="Arial" w:cs="Arial"/>
          <w:spacing w:val="-43"/>
          <w:w w:val="90"/>
          <w:sz w:val="18"/>
        </w:rPr>
        <w:t xml:space="preserve"> </w:t>
      </w:r>
      <w:r w:rsidRPr="001058B5">
        <w:rPr>
          <w:rFonts w:ascii="Arial" w:hAnsi="Arial" w:cs="Arial"/>
          <w:w w:val="90"/>
          <w:sz w:val="18"/>
        </w:rPr>
        <w:t>(200)</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'Secret</w:t>
      </w:r>
      <w:r w:rsidRPr="001058B5">
        <w:rPr>
          <w:rFonts w:ascii="Arial" w:hAnsi="Arial" w:cs="Arial"/>
          <w:spacing w:val="-43"/>
          <w:w w:val="90"/>
          <w:sz w:val="18"/>
        </w:rPr>
        <w:t xml:space="preserve"> </w:t>
      </w:r>
      <w:r w:rsidRPr="001058B5">
        <w:rPr>
          <w:rFonts w:ascii="Arial" w:hAnsi="Arial" w:cs="Arial"/>
          <w:w w:val="90"/>
          <w:sz w:val="18"/>
        </w:rPr>
        <w:t>Message'; output_string</w:t>
      </w:r>
      <w:r w:rsidRPr="001058B5">
        <w:rPr>
          <w:rFonts w:ascii="Arial" w:hAnsi="Arial" w:cs="Arial"/>
          <w:w w:val="90"/>
          <w:sz w:val="18"/>
        </w:rPr>
        <w:tab/>
      </w:r>
      <w:r w:rsidRPr="001058B5">
        <w:rPr>
          <w:rFonts w:ascii="Arial" w:hAnsi="Arial" w:cs="Arial"/>
          <w:w w:val="95"/>
          <w:sz w:val="18"/>
        </w:rPr>
        <w:t>VARCHAR2</w:t>
      </w:r>
      <w:r w:rsidRPr="001058B5">
        <w:rPr>
          <w:rFonts w:ascii="Arial" w:hAnsi="Arial" w:cs="Arial"/>
          <w:spacing w:val="-19"/>
          <w:w w:val="95"/>
          <w:sz w:val="18"/>
        </w:rPr>
        <w:t xml:space="preserve"> </w:t>
      </w:r>
      <w:r w:rsidRPr="001058B5">
        <w:rPr>
          <w:rFonts w:ascii="Arial" w:hAnsi="Arial" w:cs="Arial"/>
          <w:w w:val="95"/>
          <w:sz w:val="18"/>
        </w:rPr>
        <w:t>(200);</w:t>
      </w:r>
    </w:p>
    <w:p w14:paraId="0203A4B5" w14:textId="77777777" w:rsidR="00B55B3B" w:rsidRPr="001058B5" w:rsidRDefault="00B55B3B" w:rsidP="00B55B3B">
      <w:pPr>
        <w:tabs>
          <w:tab w:val="left" w:pos="4298"/>
          <w:tab w:val="left" w:pos="6522"/>
        </w:tabs>
        <w:spacing w:line="259" w:lineRule="auto"/>
        <w:ind w:left="2538" w:right="499"/>
        <w:rPr>
          <w:rFonts w:ascii="Arial" w:hAnsi="Arial" w:cs="Arial"/>
          <w:i/>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encrypted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decrypted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num_key_bytes</w:t>
      </w:r>
      <w:r w:rsidRPr="001058B5">
        <w:rPr>
          <w:rFonts w:ascii="Arial" w:hAnsi="Arial" w:cs="Arial"/>
          <w:w w:val="90"/>
          <w:sz w:val="18"/>
        </w:rPr>
        <w:tab/>
      </w:r>
      <w:r w:rsidRPr="001058B5">
        <w:rPr>
          <w:rFonts w:ascii="Arial" w:hAnsi="Arial" w:cs="Arial"/>
          <w:w w:val="95"/>
          <w:sz w:val="18"/>
        </w:rPr>
        <w:t>NUMBER</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256/8;</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key</w:t>
      </w:r>
      <w:r w:rsidRPr="001058B5">
        <w:rPr>
          <w:rFonts w:ascii="Arial" w:hAnsi="Arial" w:cs="Arial"/>
          <w:i/>
          <w:spacing w:val="-57"/>
          <w:w w:val="95"/>
          <w:sz w:val="18"/>
        </w:rPr>
        <w:t xml:space="preserve"> </w:t>
      </w:r>
      <w:r w:rsidRPr="001058B5">
        <w:rPr>
          <w:rFonts w:ascii="Arial" w:hAnsi="Arial" w:cs="Arial"/>
          <w:i/>
          <w:w w:val="95"/>
          <w:sz w:val="18"/>
        </w:rPr>
        <w:t>length</w:t>
      </w:r>
      <w:r w:rsidRPr="001058B5">
        <w:rPr>
          <w:rFonts w:ascii="Arial" w:hAnsi="Arial" w:cs="Arial"/>
          <w:i/>
          <w:spacing w:val="-56"/>
          <w:w w:val="95"/>
          <w:sz w:val="18"/>
        </w:rPr>
        <w:t xml:space="preserve"> </w:t>
      </w:r>
      <w:r w:rsidRPr="001058B5">
        <w:rPr>
          <w:rFonts w:ascii="Arial" w:hAnsi="Arial" w:cs="Arial"/>
          <w:i/>
          <w:w w:val="95"/>
          <w:sz w:val="18"/>
        </w:rPr>
        <w:t>256</w:t>
      </w:r>
      <w:r w:rsidRPr="001058B5">
        <w:rPr>
          <w:rFonts w:ascii="Arial" w:hAnsi="Arial" w:cs="Arial"/>
          <w:i/>
          <w:spacing w:val="-57"/>
          <w:w w:val="95"/>
          <w:sz w:val="18"/>
        </w:rPr>
        <w:t xml:space="preserve"> </w:t>
      </w:r>
      <w:r w:rsidRPr="001058B5">
        <w:rPr>
          <w:rFonts w:ascii="Arial" w:hAnsi="Arial" w:cs="Arial"/>
          <w:i/>
          <w:w w:val="95"/>
          <w:sz w:val="18"/>
        </w:rPr>
        <w:t>bits</w:t>
      </w:r>
      <w:r w:rsidRPr="001058B5">
        <w:rPr>
          <w:rFonts w:ascii="Arial" w:hAnsi="Arial" w:cs="Arial"/>
          <w:i/>
          <w:spacing w:val="-56"/>
          <w:w w:val="95"/>
          <w:sz w:val="18"/>
        </w:rPr>
        <w:t xml:space="preserve"> </w:t>
      </w:r>
      <w:r w:rsidRPr="001058B5">
        <w:rPr>
          <w:rFonts w:ascii="Arial" w:hAnsi="Arial" w:cs="Arial"/>
          <w:i/>
          <w:w w:val="95"/>
          <w:sz w:val="18"/>
        </w:rPr>
        <w:t>(32</w:t>
      </w:r>
      <w:r w:rsidRPr="001058B5">
        <w:rPr>
          <w:rFonts w:ascii="Arial" w:hAnsi="Arial" w:cs="Arial"/>
          <w:i/>
          <w:spacing w:val="-57"/>
          <w:w w:val="95"/>
          <w:sz w:val="18"/>
        </w:rPr>
        <w:t xml:space="preserve"> </w:t>
      </w:r>
      <w:r w:rsidRPr="001058B5">
        <w:rPr>
          <w:rFonts w:ascii="Arial" w:hAnsi="Arial" w:cs="Arial"/>
          <w:i/>
          <w:w w:val="95"/>
          <w:sz w:val="18"/>
        </w:rPr>
        <w:t xml:space="preserve">bytes) </w:t>
      </w:r>
      <w:r w:rsidRPr="001058B5">
        <w:rPr>
          <w:rFonts w:ascii="Arial" w:hAnsi="Arial" w:cs="Arial"/>
          <w:w w:val="90"/>
          <w:sz w:val="18"/>
        </w:rPr>
        <w:t>key_bytes_raw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47"/>
          <w:w w:val="95"/>
          <w:sz w:val="18"/>
        </w:rPr>
        <w:t xml:space="preserve"> </w:t>
      </w:r>
      <w:r w:rsidRPr="001058B5">
        <w:rPr>
          <w:rFonts w:ascii="Arial" w:hAnsi="Arial" w:cs="Arial"/>
          <w:w w:val="95"/>
          <w:sz w:val="18"/>
        </w:rPr>
        <w:t>(32);</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67"/>
          <w:w w:val="95"/>
          <w:sz w:val="18"/>
        </w:rPr>
        <w:t xml:space="preserve"> </w:t>
      </w:r>
      <w:r w:rsidRPr="001058B5">
        <w:rPr>
          <w:rFonts w:ascii="Arial" w:hAnsi="Arial" w:cs="Arial"/>
          <w:i/>
          <w:w w:val="95"/>
          <w:sz w:val="18"/>
        </w:rPr>
        <w:t>stores</w:t>
      </w:r>
      <w:r w:rsidRPr="001058B5">
        <w:rPr>
          <w:rFonts w:ascii="Arial" w:hAnsi="Arial" w:cs="Arial"/>
          <w:i/>
          <w:spacing w:val="-66"/>
          <w:w w:val="95"/>
          <w:sz w:val="18"/>
        </w:rPr>
        <w:t xml:space="preserve"> </w:t>
      </w:r>
      <w:r w:rsidRPr="001058B5">
        <w:rPr>
          <w:rFonts w:ascii="Arial" w:hAnsi="Arial" w:cs="Arial"/>
          <w:i/>
          <w:w w:val="95"/>
          <w:sz w:val="18"/>
        </w:rPr>
        <w:t>256-bit</w:t>
      </w:r>
      <w:r w:rsidRPr="001058B5">
        <w:rPr>
          <w:rFonts w:ascii="Arial" w:hAnsi="Arial" w:cs="Arial"/>
          <w:i/>
          <w:spacing w:val="-67"/>
          <w:w w:val="95"/>
          <w:sz w:val="18"/>
        </w:rPr>
        <w:t xml:space="preserve"> </w:t>
      </w:r>
      <w:r w:rsidRPr="001058B5">
        <w:rPr>
          <w:rFonts w:ascii="Arial" w:hAnsi="Arial" w:cs="Arial"/>
          <w:i/>
          <w:w w:val="95"/>
          <w:sz w:val="18"/>
        </w:rPr>
        <w:t>encryption</w:t>
      </w:r>
      <w:r w:rsidRPr="001058B5">
        <w:rPr>
          <w:rFonts w:ascii="Arial" w:hAnsi="Arial" w:cs="Arial"/>
          <w:i/>
          <w:spacing w:val="-66"/>
          <w:w w:val="95"/>
          <w:sz w:val="18"/>
        </w:rPr>
        <w:t xml:space="preserve"> </w:t>
      </w:r>
      <w:r w:rsidRPr="001058B5">
        <w:rPr>
          <w:rFonts w:ascii="Arial" w:hAnsi="Arial" w:cs="Arial"/>
          <w:i/>
          <w:spacing w:val="-2"/>
          <w:w w:val="95"/>
          <w:sz w:val="18"/>
        </w:rPr>
        <w:t xml:space="preserve">key </w:t>
      </w:r>
      <w:r w:rsidRPr="001058B5">
        <w:rPr>
          <w:rFonts w:ascii="Arial" w:hAnsi="Arial" w:cs="Arial"/>
          <w:w w:val="90"/>
          <w:sz w:val="18"/>
        </w:rPr>
        <w:t>encryption_type</w:t>
      </w:r>
      <w:r w:rsidRPr="001058B5">
        <w:rPr>
          <w:rFonts w:ascii="Arial" w:hAnsi="Arial" w:cs="Arial"/>
          <w:w w:val="90"/>
          <w:sz w:val="18"/>
        </w:rPr>
        <w:tab/>
      </w:r>
      <w:r w:rsidRPr="001058B5">
        <w:rPr>
          <w:rFonts w:ascii="Arial" w:hAnsi="Arial" w:cs="Arial"/>
          <w:w w:val="95"/>
          <w:sz w:val="18"/>
        </w:rPr>
        <w:t>PLS_INTEGER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30"/>
          <w:w w:val="95"/>
          <w:sz w:val="18"/>
        </w:rPr>
        <w:t xml:space="preserve"> </w:t>
      </w:r>
      <w:r w:rsidRPr="001058B5">
        <w:rPr>
          <w:rFonts w:ascii="Arial" w:hAnsi="Arial" w:cs="Arial"/>
          <w:i/>
          <w:w w:val="95"/>
          <w:sz w:val="18"/>
        </w:rPr>
        <w:t>total</w:t>
      </w:r>
      <w:r w:rsidRPr="001058B5">
        <w:rPr>
          <w:rFonts w:ascii="Arial" w:hAnsi="Arial" w:cs="Arial"/>
          <w:i/>
          <w:spacing w:val="-29"/>
          <w:w w:val="95"/>
          <w:sz w:val="18"/>
        </w:rPr>
        <w:t xml:space="preserve"> </w:t>
      </w:r>
      <w:r w:rsidRPr="001058B5">
        <w:rPr>
          <w:rFonts w:ascii="Arial" w:hAnsi="Arial" w:cs="Arial"/>
          <w:i/>
          <w:w w:val="95"/>
          <w:sz w:val="18"/>
        </w:rPr>
        <w:t>encryption</w:t>
      </w:r>
      <w:r w:rsidRPr="001058B5">
        <w:rPr>
          <w:rFonts w:ascii="Arial" w:hAnsi="Arial" w:cs="Arial"/>
          <w:i/>
          <w:spacing w:val="-29"/>
          <w:w w:val="95"/>
          <w:sz w:val="18"/>
        </w:rPr>
        <w:t xml:space="preserve"> </w:t>
      </w:r>
      <w:r w:rsidRPr="001058B5">
        <w:rPr>
          <w:rFonts w:ascii="Arial" w:hAnsi="Arial" w:cs="Arial"/>
          <w:i/>
          <w:w w:val="95"/>
          <w:sz w:val="18"/>
        </w:rPr>
        <w:t>type</w:t>
      </w:r>
    </w:p>
    <w:p w14:paraId="60D27697" w14:textId="77777777" w:rsidR="00B55B3B" w:rsidRPr="001058B5" w:rsidRDefault="00B55B3B" w:rsidP="00B55B3B">
      <w:pPr>
        <w:spacing w:line="203" w:lineRule="exact"/>
        <w:ind w:left="4854"/>
        <w:rPr>
          <w:rFonts w:ascii="Arial" w:hAnsi="Arial" w:cs="Arial"/>
          <w:sz w:val="18"/>
        </w:rPr>
      </w:pPr>
      <w:r w:rsidRPr="001058B5">
        <w:rPr>
          <w:rFonts w:ascii="Arial" w:hAnsi="Arial" w:cs="Arial"/>
          <w:w w:val="95"/>
          <w:sz w:val="18"/>
        </w:rPr>
        <w:t>DBMS_CRYPTO.ENCRYPT_AES256</w:t>
      </w:r>
    </w:p>
    <w:p w14:paraId="051C599A" w14:textId="77777777" w:rsidR="00B55B3B" w:rsidRPr="001058B5" w:rsidRDefault="00B55B3B" w:rsidP="00B55B3B">
      <w:pPr>
        <w:spacing w:before="15"/>
        <w:ind w:left="4668"/>
        <w:rPr>
          <w:rFonts w:ascii="Arial" w:hAnsi="Arial" w:cs="Arial"/>
          <w:sz w:val="18"/>
        </w:rPr>
      </w:pPr>
      <w:r w:rsidRPr="001058B5">
        <w:rPr>
          <w:rFonts w:ascii="Arial" w:hAnsi="Arial" w:cs="Arial"/>
          <w:w w:val="95"/>
          <w:sz w:val="18"/>
        </w:rPr>
        <w:t>+ DBMS_CRYPTO.CHAIN_CBC</w:t>
      </w:r>
    </w:p>
    <w:p w14:paraId="2BA60BCA" w14:textId="77777777" w:rsidR="00B55B3B" w:rsidRPr="001058B5" w:rsidRDefault="00B55B3B" w:rsidP="00B55B3B">
      <w:pPr>
        <w:spacing w:before="16"/>
        <w:ind w:left="4668"/>
        <w:rPr>
          <w:rFonts w:ascii="Arial" w:hAnsi="Arial" w:cs="Arial"/>
          <w:sz w:val="18"/>
        </w:rPr>
      </w:pPr>
      <w:r w:rsidRPr="001058B5">
        <w:rPr>
          <w:rFonts w:ascii="Arial" w:hAnsi="Arial" w:cs="Arial"/>
          <w:w w:val="95"/>
          <w:sz w:val="18"/>
        </w:rPr>
        <w:t>+ DBMS_CRYPTO.PAD_PKCS5;</w:t>
      </w:r>
    </w:p>
    <w:p w14:paraId="1C1F099E" w14:textId="77777777" w:rsidR="00B55B3B" w:rsidRPr="001058B5" w:rsidRDefault="00B55B3B" w:rsidP="00B55B3B">
      <w:pPr>
        <w:spacing w:before="17"/>
        <w:ind w:left="2260"/>
        <w:rPr>
          <w:rFonts w:ascii="Arial" w:hAnsi="Arial" w:cs="Arial"/>
          <w:sz w:val="18"/>
        </w:rPr>
      </w:pPr>
      <w:r w:rsidRPr="001058B5">
        <w:rPr>
          <w:rFonts w:ascii="Arial" w:hAnsi="Arial" w:cs="Arial"/>
          <w:w w:val="95"/>
          <w:sz w:val="18"/>
        </w:rPr>
        <w:t>begin</w:t>
      </w:r>
    </w:p>
    <w:p w14:paraId="6DC0C5F1" w14:textId="77777777" w:rsidR="00B55B3B" w:rsidRPr="001058B5" w:rsidRDefault="00B55B3B" w:rsidP="00B55B3B">
      <w:pPr>
        <w:spacing w:before="16" w:line="259" w:lineRule="auto"/>
        <w:ind w:left="2538" w:right="2071"/>
        <w:rPr>
          <w:rFonts w:ascii="Arial" w:hAnsi="Arial" w:cs="Arial"/>
          <w:sz w:val="18"/>
        </w:rPr>
      </w:pPr>
      <w:r w:rsidRPr="001058B5">
        <w:rPr>
          <w:rFonts w:ascii="Arial" w:hAnsi="Arial" w:cs="Arial"/>
          <w:w w:val="90"/>
          <w:sz w:val="18"/>
        </w:rPr>
        <w:t>DBMS_OUTPUT.PUT_LINE</w:t>
      </w:r>
      <w:r w:rsidRPr="001058B5">
        <w:rPr>
          <w:rFonts w:ascii="Arial" w:hAnsi="Arial" w:cs="Arial"/>
          <w:spacing w:val="-57"/>
          <w:w w:val="90"/>
          <w:sz w:val="18"/>
        </w:rPr>
        <w:t xml:space="preserve"> </w:t>
      </w:r>
      <w:r w:rsidRPr="001058B5">
        <w:rPr>
          <w:rFonts w:ascii="Arial" w:hAnsi="Arial" w:cs="Arial"/>
          <w:w w:val="90"/>
          <w:sz w:val="18"/>
        </w:rPr>
        <w:t>('Original</w:t>
      </w:r>
      <w:r w:rsidRPr="001058B5">
        <w:rPr>
          <w:rFonts w:ascii="Arial" w:hAnsi="Arial" w:cs="Arial"/>
          <w:spacing w:val="-57"/>
          <w:w w:val="90"/>
          <w:sz w:val="18"/>
        </w:rPr>
        <w:t xml:space="preserve"> </w:t>
      </w:r>
      <w:r w:rsidRPr="001058B5">
        <w:rPr>
          <w:rFonts w:ascii="Arial" w:hAnsi="Arial" w:cs="Arial"/>
          <w:w w:val="90"/>
          <w:sz w:val="18"/>
        </w:rPr>
        <w:t>string:</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input_string); key_bytes_raw</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DBMS_CRYPTO.RANDOMBYTES</w:t>
      </w:r>
      <w:r w:rsidRPr="001058B5">
        <w:rPr>
          <w:rFonts w:ascii="Arial" w:hAnsi="Arial" w:cs="Arial"/>
          <w:spacing w:val="-57"/>
          <w:w w:val="90"/>
          <w:sz w:val="18"/>
        </w:rPr>
        <w:t xml:space="preserve"> </w:t>
      </w:r>
      <w:r w:rsidRPr="001058B5">
        <w:rPr>
          <w:rFonts w:ascii="Arial" w:hAnsi="Arial" w:cs="Arial"/>
          <w:w w:val="90"/>
          <w:sz w:val="18"/>
        </w:rPr>
        <w:t xml:space="preserve">(num_key_bytes); </w:t>
      </w:r>
      <w:r w:rsidRPr="001058B5">
        <w:rPr>
          <w:rFonts w:ascii="Arial" w:hAnsi="Arial" w:cs="Arial"/>
          <w:w w:val="95"/>
          <w:sz w:val="18"/>
        </w:rPr>
        <w:t>encrypted_raw :=</w:t>
      </w:r>
      <w:r w:rsidRPr="001058B5">
        <w:rPr>
          <w:rFonts w:ascii="Arial" w:hAnsi="Arial" w:cs="Arial"/>
          <w:spacing w:val="-51"/>
          <w:w w:val="95"/>
          <w:sz w:val="18"/>
        </w:rPr>
        <w:t xml:space="preserve"> </w:t>
      </w:r>
      <w:r w:rsidRPr="001058B5">
        <w:rPr>
          <w:rFonts w:ascii="Arial" w:hAnsi="Arial" w:cs="Arial"/>
          <w:w w:val="95"/>
          <w:sz w:val="18"/>
        </w:rPr>
        <w:t>DBMS_CRYPTO.ENCRYPT</w:t>
      </w:r>
    </w:p>
    <w:p w14:paraId="17769CB3" w14:textId="77777777" w:rsidR="00B55B3B" w:rsidRPr="001058B5" w:rsidRDefault="00B55B3B" w:rsidP="00B55B3B">
      <w:pPr>
        <w:spacing w:line="203" w:lineRule="exact"/>
        <w:ind w:left="2815"/>
        <w:rPr>
          <w:rFonts w:ascii="Arial" w:hAnsi="Arial" w:cs="Arial"/>
          <w:sz w:val="18"/>
        </w:rPr>
      </w:pPr>
      <w:r w:rsidRPr="001058B5">
        <w:rPr>
          <w:rFonts w:ascii="Arial" w:hAnsi="Arial" w:cs="Arial"/>
          <w:w w:val="86"/>
          <w:sz w:val="18"/>
        </w:rPr>
        <w:t>(</w:t>
      </w:r>
    </w:p>
    <w:p w14:paraId="3C66331A" w14:textId="77777777" w:rsidR="00B55B3B" w:rsidRPr="001058B5" w:rsidRDefault="00B55B3B" w:rsidP="00B55B3B">
      <w:pPr>
        <w:spacing w:before="15" w:line="259" w:lineRule="auto"/>
        <w:ind w:left="3093" w:right="1693"/>
        <w:rPr>
          <w:rFonts w:ascii="Arial" w:hAnsi="Arial" w:cs="Arial"/>
          <w:sz w:val="18"/>
        </w:rPr>
      </w:pPr>
      <w:r w:rsidRPr="001058B5">
        <w:rPr>
          <w:rFonts w:ascii="Arial" w:hAnsi="Arial" w:cs="Arial"/>
          <w:w w:val="90"/>
          <w:sz w:val="18"/>
        </w:rPr>
        <w:t>src</w:t>
      </w:r>
      <w:r w:rsidRPr="001058B5">
        <w:rPr>
          <w:rFonts w:ascii="Arial" w:hAnsi="Arial" w:cs="Arial"/>
          <w:spacing w:val="-67"/>
          <w:w w:val="90"/>
          <w:sz w:val="18"/>
        </w:rPr>
        <w:t xml:space="preserve"> </w:t>
      </w:r>
      <w:r w:rsidRPr="001058B5">
        <w:rPr>
          <w:rFonts w:ascii="Arial" w:hAnsi="Arial" w:cs="Arial"/>
          <w:w w:val="90"/>
          <w:sz w:val="18"/>
        </w:rPr>
        <w:t>=&gt;</w:t>
      </w:r>
      <w:r w:rsidRPr="001058B5">
        <w:rPr>
          <w:rFonts w:ascii="Arial" w:hAnsi="Arial" w:cs="Arial"/>
          <w:spacing w:val="-67"/>
          <w:w w:val="90"/>
          <w:sz w:val="18"/>
        </w:rPr>
        <w:t xml:space="preserve"> </w:t>
      </w:r>
      <w:r w:rsidRPr="001058B5">
        <w:rPr>
          <w:rFonts w:ascii="Arial" w:hAnsi="Arial" w:cs="Arial"/>
          <w:w w:val="90"/>
          <w:sz w:val="18"/>
        </w:rPr>
        <w:t>UTL_I18N.STRING_TO_RAW</w:t>
      </w:r>
      <w:r w:rsidRPr="001058B5">
        <w:rPr>
          <w:rFonts w:ascii="Arial" w:hAnsi="Arial" w:cs="Arial"/>
          <w:spacing w:val="-67"/>
          <w:w w:val="90"/>
          <w:sz w:val="18"/>
        </w:rPr>
        <w:t xml:space="preserve"> </w:t>
      </w:r>
      <w:r w:rsidRPr="001058B5">
        <w:rPr>
          <w:rFonts w:ascii="Arial" w:hAnsi="Arial" w:cs="Arial"/>
          <w:w w:val="90"/>
          <w:sz w:val="18"/>
        </w:rPr>
        <w:t>(input_string,</w:t>
      </w:r>
      <w:r w:rsidRPr="001058B5">
        <w:rPr>
          <w:rFonts w:ascii="Arial" w:hAnsi="Arial" w:cs="Arial"/>
          <w:spacing w:val="-67"/>
          <w:w w:val="90"/>
          <w:sz w:val="18"/>
        </w:rPr>
        <w:t xml:space="preserve"> </w:t>
      </w:r>
      <w:r w:rsidRPr="001058B5">
        <w:rPr>
          <w:rFonts w:ascii="Arial" w:hAnsi="Arial" w:cs="Arial"/>
          <w:w w:val="90"/>
          <w:sz w:val="18"/>
        </w:rPr>
        <w:t xml:space="preserve">'AL32UTF8'), </w:t>
      </w:r>
      <w:r w:rsidRPr="001058B5">
        <w:rPr>
          <w:rFonts w:ascii="Arial" w:hAnsi="Arial" w:cs="Arial"/>
          <w:w w:val="95"/>
          <w:sz w:val="18"/>
        </w:rPr>
        <w:t>typ =&gt; encryption_type,</w:t>
      </w:r>
    </w:p>
    <w:p w14:paraId="37C34F80" w14:textId="77777777" w:rsidR="00B55B3B" w:rsidRPr="001058B5" w:rsidRDefault="00B55B3B" w:rsidP="00B55B3B">
      <w:pPr>
        <w:ind w:left="3093"/>
        <w:rPr>
          <w:rFonts w:ascii="Arial" w:hAnsi="Arial" w:cs="Arial"/>
          <w:sz w:val="18"/>
        </w:rPr>
      </w:pPr>
      <w:r w:rsidRPr="001058B5">
        <w:rPr>
          <w:rFonts w:ascii="Arial" w:hAnsi="Arial" w:cs="Arial"/>
          <w:w w:val="95"/>
          <w:sz w:val="18"/>
        </w:rPr>
        <w:t>key =&gt; key_bytes_raw</w:t>
      </w:r>
    </w:p>
    <w:p w14:paraId="5ACDC048" w14:textId="77777777" w:rsidR="00B55B3B" w:rsidRPr="001058B5" w:rsidRDefault="00B55B3B" w:rsidP="00B55B3B">
      <w:pPr>
        <w:spacing w:before="17"/>
        <w:ind w:left="2815"/>
        <w:rPr>
          <w:rFonts w:ascii="Arial" w:hAnsi="Arial" w:cs="Arial"/>
          <w:sz w:val="18"/>
        </w:rPr>
      </w:pPr>
      <w:r w:rsidRPr="001058B5">
        <w:rPr>
          <w:rFonts w:ascii="Arial" w:hAnsi="Arial" w:cs="Arial"/>
          <w:w w:val="95"/>
          <w:sz w:val="18"/>
        </w:rPr>
        <w:t>);</w:t>
      </w:r>
    </w:p>
    <w:p w14:paraId="225681BE" w14:textId="77777777" w:rsidR="00B55B3B" w:rsidRPr="001058B5" w:rsidRDefault="00B55B3B" w:rsidP="00B55B3B">
      <w:pPr>
        <w:spacing w:before="16"/>
        <w:ind w:left="2630"/>
        <w:rPr>
          <w:rFonts w:ascii="Arial" w:hAnsi="Arial" w:cs="Arial"/>
          <w:b/>
          <w:sz w:val="18"/>
        </w:rPr>
      </w:pPr>
      <w:r w:rsidRPr="001058B5">
        <w:rPr>
          <w:rFonts w:ascii="Arial" w:hAnsi="Arial" w:cs="Arial"/>
          <w:b/>
          <w:w w:val="95"/>
          <w:sz w:val="18"/>
        </w:rPr>
        <w:t xml:space="preserve">-- </w:t>
      </w:r>
      <w:r w:rsidRPr="00EE3C84">
        <w:rPr>
          <w:rFonts w:ascii="Arial" w:hAnsi="Arial" w:cs="Arial"/>
          <w:b/>
          <w:w w:val="95"/>
          <w:sz w:val="18"/>
        </w:rPr>
        <w:t>Giá trị được mã hóa trong biến encrypted_raw có thể được sử dụng ở đây</w:t>
      </w:r>
      <w:r w:rsidRPr="001058B5">
        <w:rPr>
          <w:rFonts w:ascii="Arial" w:hAnsi="Arial" w:cs="Arial"/>
          <w:b/>
          <w:w w:val="95"/>
          <w:sz w:val="18"/>
        </w:rPr>
        <w:t>:</w:t>
      </w:r>
    </w:p>
    <w:p w14:paraId="6BBC2BF7" w14:textId="77777777" w:rsidR="00B55B3B" w:rsidRPr="001058B5" w:rsidRDefault="00B55B3B" w:rsidP="00B55B3B">
      <w:pPr>
        <w:spacing w:before="16" w:line="259" w:lineRule="auto"/>
        <w:ind w:left="2815" w:right="4156" w:hanging="278"/>
        <w:rPr>
          <w:rFonts w:ascii="Arial" w:hAnsi="Arial" w:cs="Arial"/>
          <w:sz w:val="18"/>
        </w:rPr>
      </w:pPr>
      <w:r w:rsidRPr="001058B5">
        <w:rPr>
          <w:rFonts w:ascii="Arial" w:hAnsi="Arial" w:cs="Arial"/>
          <w:w w:val="85"/>
          <w:sz w:val="18"/>
        </w:rPr>
        <w:t xml:space="preserve">decrypted_raw := DBMS_CRYPTO.DECRYPT </w:t>
      </w:r>
      <w:r w:rsidRPr="001058B5">
        <w:rPr>
          <w:rFonts w:ascii="Arial" w:hAnsi="Arial" w:cs="Arial"/>
          <w:w w:val="95"/>
          <w:sz w:val="18"/>
        </w:rPr>
        <w:t>(</w:t>
      </w:r>
    </w:p>
    <w:p w14:paraId="2CEF89AF" w14:textId="77777777" w:rsidR="00B55B3B" w:rsidRPr="001058B5" w:rsidRDefault="00B55B3B" w:rsidP="00B55B3B">
      <w:pPr>
        <w:spacing w:line="259" w:lineRule="auto"/>
        <w:ind w:left="3093" w:right="4842"/>
        <w:rPr>
          <w:rFonts w:ascii="Arial" w:hAnsi="Arial" w:cs="Arial"/>
          <w:sz w:val="18"/>
        </w:rPr>
      </w:pPr>
      <w:r w:rsidRPr="001058B5">
        <w:rPr>
          <w:rFonts w:ascii="Arial" w:hAnsi="Arial" w:cs="Arial"/>
          <w:w w:val="95"/>
          <w:sz w:val="18"/>
        </w:rPr>
        <w:t>src</w:t>
      </w:r>
      <w:r w:rsidRPr="001058B5">
        <w:rPr>
          <w:rFonts w:ascii="Arial" w:hAnsi="Arial" w:cs="Arial"/>
          <w:spacing w:val="-59"/>
          <w:w w:val="95"/>
          <w:sz w:val="18"/>
        </w:rPr>
        <w:t xml:space="preserve"> </w:t>
      </w:r>
      <w:r w:rsidRPr="001058B5">
        <w:rPr>
          <w:rFonts w:ascii="Arial" w:hAnsi="Arial" w:cs="Arial"/>
          <w:w w:val="95"/>
          <w:sz w:val="18"/>
        </w:rPr>
        <w:t>=&gt;</w:t>
      </w:r>
      <w:r w:rsidRPr="001058B5">
        <w:rPr>
          <w:rFonts w:ascii="Arial" w:hAnsi="Arial" w:cs="Arial"/>
          <w:spacing w:val="-59"/>
          <w:w w:val="95"/>
          <w:sz w:val="18"/>
        </w:rPr>
        <w:t xml:space="preserve"> </w:t>
      </w:r>
      <w:r w:rsidRPr="001058B5">
        <w:rPr>
          <w:rFonts w:ascii="Arial" w:hAnsi="Arial" w:cs="Arial"/>
          <w:w w:val="95"/>
          <w:sz w:val="18"/>
        </w:rPr>
        <w:t xml:space="preserve">encrypted_raw, </w:t>
      </w:r>
      <w:r w:rsidRPr="001058B5">
        <w:rPr>
          <w:rFonts w:ascii="Arial" w:hAnsi="Arial" w:cs="Arial"/>
          <w:w w:val="90"/>
          <w:sz w:val="18"/>
        </w:rPr>
        <w:t>typ</w:t>
      </w:r>
      <w:r w:rsidRPr="001058B5">
        <w:rPr>
          <w:rFonts w:ascii="Arial" w:hAnsi="Arial" w:cs="Arial"/>
          <w:spacing w:val="-55"/>
          <w:w w:val="90"/>
          <w:sz w:val="18"/>
        </w:rPr>
        <w:t xml:space="preserve"> </w:t>
      </w:r>
      <w:r w:rsidRPr="001058B5">
        <w:rPr>
          <w:rFonts w:ascii="Arial" w:hAnsi="Arial" w:cs="Arial"/>
          <w:w w:val="90"/>
          <w:sz w:val="18"/>
        </w:rPr>
        <w:t>=&gt;</w:t>
      </w:r>
      <w:r w:rsidRPr="001058B5">
        <w:rPr>
          <w:rFonts w:ascii="Arial" w:hAnsi="Arial" w:cs="Arial"/>
          <w:spacing w:val="-56"/>
          <w:w w:val="90"/>
          <w:sz w:val="18"/>
        </w:rPr>
        <w:t xml:space="preserve"> </w:t>
      </w:r>
      <w:r w:rsidRPr="001058B5">
        <w:rPr>
          <w:rFonts w:ascii="Arial" w:hAnsi="Arial" w:cs="Arial"/>
          <w:w w:val="90"/>
          <w:sz w:val="18"/>
        </w:rPr>
        <w:t>encryption_type,</w:t>
      </w:r>
    </w:p>
    <w:p w14:paraId="7C81C83A" w14:textId="77777777" w:rsidR="00B55B3B" w:rsidRPr="001058B5" w:rsidRDefault="00B55B3B" w:rsidP="00B55B3B">
      <w:pPr>
        <w:spacing w:line="259" w:lineRule="auto"/>
        <w:rPr>
          <w:rFonts w:ascii="Arial" w:hAnsi="Arial" w:cs="Arial"/>
          <w:sz w:val="18"/>
        </w:rPr>
        <w:sectPr w:rsidR="00B55B3B" w:rsidRPr="001058B5">
          <w:footerReference w:type="even" r:id="rId185"/>
          <w:footerReference w:type="default" r:id="rId186"/>
          <w:pgSz w:w="12240" w:h="15840"/>
          <w:pgMar w:top="840" w:right="1060" w:bottom="860" w:left="1100" w:header="549" w:footer="663" w:gutter="0"/>
          <w:pgNumType w:start="11"/>
          <w:cols w:space="720"/>
        </w:sectPr>
      </w:pPr>
    </w:p>
    <w:p w14:paraId="19EB481E" w14:textId="77777777" w:rsidR="00B55B3B" w:rsidRPr="001058B5" w:rsidRDefault="00B55B3B" w:rsidP="00B55B3B">
      <w:pPr>
        <w:pStyle w:val="BodyText"/>
        <w:rPr>
          <w:rFonts w:ascii="Arial" w:hAnsi="Arial" w:cs="Arial"/>
        </w:rPr>
      </w:pPr>
    </w:p>
    <w:p w14:paraId="723A61DD" w14:textId="77777777" w:rsidR="00B55B3B" w:rsidRPr="001058B5" w:rsidRDefault="00B55B3B" w:rsidP="00B55B3B">
      <w:pPr>
        <w:pStyle w:val="BodyText"/>
        <w:spacing w:before="7"/>
        <w:rPr>
          <w:rFonts w:ascii="Arial" w:hAnsi="Arial" w:cs="Arial"/>
          <w:sz w:val="18"/>
        </w:rPr>
      </w:pPr>
    </w:p>
    <w:p w14:paraId="44C9599D" w14:textId="77777777" w:rsidR="00B55B3B" w:rsidRPr="001058B5" w:rsidRDefault="00B55B3B" w:rsidP="00B55B3B">
      <w:pPr>
        <w:ind w:left="2493"/>
        <w:rPr>
          <w:rFonts w:ascii="Arial" w:hAnsi="Arial" w:cs="Arial"/>
          <w:sz w:val="18"/>
        </w:rPr>
      </w:pPr>
      <w:r w:rsidRPr="001058B5">
        <w:rPr>
          <w:rFonts w:ascii="Arial" w:hAnsi="Arial" w:cs="Arial"/>
          <w:w w:val="95"/>
          <w:sz w:val="18"/>
        </w:rPr>
        <w:t>key =&gt; key_bytes_raw</w:t>
      </w:r>
    </w:p>
    <w:p w14:paraId="7B7FBF76" w14:textId="77777777" w:rsidR="00B55B3B" w:rsidRPr="001058B5" w:rsidRDefault="00B55B3B" w:rsidP="00B55B3B">
      <w:pPr>
        <w:spacing w:before="16"/>
        <w:ind w:left="2215"/>
        <w:rPr>
          <w:rFonts w:ascii="Arial" w:hAnsi="Arial" w:cs="Arial"/>
          <w:sz w:val="18"/>
        </w:rPr>
      </w:pPr>
      <w:r w:rsidRPr="001058B5">
        <w:rPr>
          <w:rFonts w:ascii="Arial" w:hAnsi="Arial" w:cs="Arial"/>
          <w:w w:val="95"/>
          <w:sz w:val="18"/>
        </w:rPr>
        <w:t>);</w:t>
      </w:r>
    </w:p>
    <w:p w14:paraId="6EE1137E" w14:textId="77777777" w:rsidR="00B55B3B" w:rsidRPr="001058B5" w:rsidRDefault="00B55B3B" w:rsidP="00B55B3B">
      <w:pPr>
        <w:spacing w:before="16" w:line="259" w:lineRule="auto"/>
        <w:ind w:left="1937" w:right="848"/>
        <w:rPr>
          <w:rFonts w:ascii="Arial" w:hAnsi="Arial" w:cs="Arial"/>
          <w:sz w:val="18"/>
        </w:rPr>
      </w:pPr>
      <w:r w:rsidRPr="001058B5">
        <w:rPr>
          <w:rFonts w:ascii="Arial" w:hAnsi="Arial" w:cs="Arial"/>
          <w:w w:val="85"/>
          <w:sz w:val="18"/>
        </w:rPr>
        <w:t xml:space="preserve">output_string := UTL_I18N.RAW_TO_CHAR (decrypted_raw, 'AL32UTF8'); </w:t>
      </w:r>
      <w:r w:rsidRPr="001058B5">
        <w:rPr>
          <w:rFonts w:ascii="Arial" w:hAnsi="Arial" w:cs="Arial"/>
          <w:w w:val="95"/>
          <w:sz w:val="18"/>
        </w:rPr>
        <w:t>DBMS_OUTPUT.PUT_LINE</w:t>
      </w:r>
      <w:r w:rsidRPr="001058B5">
        <w:rPr>
          <w:rFonts w:ascii="Arial" w:hAnsi="Arial" w:cs="Arial"/>
          <w:spacing w:val="-68"/>
          <w:w w:val="95"/>
          <w:sz w:val="18"/>
        </w:rPr>
        <w:t xml:space="preserve"> </w:t>
      </w:r>
      <w:r w:rsidRPr="001058B5">
        <w:rPr>
          <w:rFonts w:ascii="Arial" w:hAnsi="Arial" w:cs="Arial"/>
          <w:w w:val="95"/>
          <w:sz w:val="18"/>
        </w:rPr>
        <w:t>('Decrypted</w:t>
      </w:r>
      <w:r w:rsidRPr="001058B5">
        <w:rPr>
          <w:rFonts w:ascii="Arial" w:hAnsi="Arial" w:cs="Arial"/>
          <w:spacing w:val="-68"/>
          <w:w w:val="95"/>
          <w:sz w:val="18"/>
        </w:rPr>
        <w:t xml:space="preserve"> </w:t>
      </w:r>
      <w:r w:rsidRPr="001058B5">
        <w:rPr>
          <w:rFonts w:ascii="Arial" w:hAnsi="Arial" w:cs="Arial"/>
          <w:w w:val="95"/>
          <w:sz w:val="18"/>
        </w:rPr>
        <w:t>string:</w:t>
      </w:r>
      <w:r w:rsidRPr="001058B5">
        <w:rPr>
          <w:rFonts w:ascii="Arial" w:hAnsi="Arial" w:cs="Arial"/>
          <w:spacing w:val="-68"/>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8"/>
          <w:w w:val="95"/>
          <w:sz w:val="18"/>
        </w:rPr>
        <w:t xml:space="preserve"> </w:t>
      </w:r>
      <w:r w:rsidRPr="001058B5">
        <w:rPr>
          <w:rFonts w:ascii="Arial" w:hAnsi="Arial" w:cs="Arial"/>
          <w:w w:val="95"/>
          <w:sz w:val="18"/>
        </w:rPr>
        <w:t>output_string);</w:t>
      </w:r>
    </w:p>
    <w:p w14:paraId="4BB5ABE7" w14:textId="77777777" w:rsidR="00B55B3B" w:rsidRPr="001058B5" w:rsidRDefault="00B55B3B" w:rsidP="00B55B3B">
      <w:pPr>
        <w:ind w:left="1660"/>
        <w:rPr>
          <w:rFonts w:ascii="Arial" w:hAnsi="Arial" w:cs="Arial"/>
          <w:sz w:val="18"/>
        </w:rPr>
      </w:pPr>
      <w:r w:rsidRPr="001058B5">
        <w:rPr>
          <w:rFonts w:ascii="Arial" w:hAnsi="Arial" w:cs="Arial"/>
          <w:w w:val="95"/>
          <w:sz w:val="18"/>
        </w:rPr>
        <w:t>end;</w:t>
      </w:r>
    </w:p>
    <w:p w14:paraId="1390A2C0" w14:textId="77777777" w:rsidR="00B55B3B" w:rsidRPr="001058B5" w:rsidRDefault="00B55B3B" w:rsidP="00B55B3B">
      <w:pPr>
        <w:pStyle w:val="BodyText"/>
        <w:rPr>
          <w:rFonts w:ascii="Arial" w:hAnsi="Arial" w:cs="Arial"/>
          <w:sz w:val="18"/>
        </w:rPr>
      </w:pPr>
    </w:p>
    <w:p w14:paraId="2EC04D75" w14:textId="77777777" w:rsidR="00B55B3B" w:rsidRPr="001058B5" w:rsidRDefault="00B55B3B" w:rsidP="00B55B3B">
      <w:pPr>
        <w:pStyle w:val="Heading4"/>
        <w:spacing w:before="109"/>
        <w:ind w:left="100"/>
      </w:pPr>
      <w:bookmarkStart w:id="1345" w:name="Example_of_Encryption_and_Decryption_Pro"/>
      <w:bookmarkStart w:id="1346" w:name="_bookmark1596"/>
      <w:bookmarkEnd w:id="1345"/>
      <w:bookmarkEnd w:id="1346"/>
      <w:r w:rsidRPr="00EE3C84">
        <w:t>Ví dụ về quy trình mã hóa và giải mã cho dữ liệu BLOB</w:t>
      </w:r>
    </w:p>
    <w:p w14:paraId="226853B4" w14:textId="77777777" w:rsidR="00B55B3B" w:rsidRPr="001058B5" w:rsidRDefault="00B55B3B" w:rsidP="00B55B3B">
      <w:pPr>
        <w:pStyle w:val="BodyText"/>
        <w:spacing w:before="81" w:line="230" w:lineRule="auto"/>
        <w:ind w:left="1659" w:right="848"/>
        <w:rPr>
          <w:rFonts w:ascii="Arial" w:hAnsi="Arial" w:cs="Arial"/>
        </w:rPr>
      </w:pPr>
      <w:r w:rsidRPr="00EE3C84">
        <w:rPr>
          <w:rFonts w:ascii="Arial" w:hAnsi="Arial" w:cs="Arial"/>
        </w:rPr>
        <w:t>Chương trình PL / SQL mẫu sau (blob_test.sql) cho thấy cách mã hóa và giải mã dữ liệu BLOB. Code ví dụ này làm như sau, và in ra tiến trình của nó (hoặc các vấn đề) ở mỗi bước</w:t>
      </w:r>
      <w:r w:rsidRPr="001058B5">
        <w:rPr>
          <w:rFonts w:ascii="Arial" w:hAnsi="Arial" w:cs="Arial"/>
        </w:rPr>
        <w:t>:</w:t>
      </w:r>
    </w:p>
    <w:p w14:paraId="175FDDD6" w14:textId="77777777" w:rsidR="00B55B3B" w:rsidRPr="001058B5" w:rsidRDefault="00B55B3B" w:rsidP="006F7931">
      <w:pPr>
        <w:pStyle w:val="ListParagraph"/>
        <w:numPr>
          <w:ilvl w:val="1"/>
          <w:numId w:val="137"/>
        </w:numPr>
        <w:tabs>
          <w:tab w:val="left" w:pos="2020"/>
        </w:tabs>
        <w:spacing w:before="113"/>
        <w:rPr>
          <w:rFonts w:ascii="Arial" w:hAnsi="Arial" w:cs="Arial"/>
          <w:sz w:val="20"/>
        </w:rPr>
      </w:pPr>
      <w:r w:rsidRPr="00EE3C84">
        <w:rPr>
          <w:rFonts w:ascii="Arial" w:hAnsi="Arial" w:cs="Arial"/>
          <w:sz w:val="20"/>
        </w:rPr>
        <w:t>Tạo một bảng cho cột BLOB</w:t>
      </w:r>
    </w:p>
    <w:p w14:paraId="53CE0C1E" w14:textId="77777777" w:rsidR="00B55B3B" w:rsidRPr="001058B5" w:rsidRDefault="00B55B3B" w:rsidP="006F7931">
      <w:pPr>
        <w:pStyle w:val="ListParagraph"/>
        <w:numPr>
          <w:ilvl w:val="1"/>
          <w:numId w:val="137"/>
        </w:numPr>
        <w:tabs>
          <w:tab w:val="left" w:pos="2020"/>
        </w:tabs>
        <w:rPr>
          <w:rFonts w:ascii="Arial" w:hAnsi="Arial" w:cs="Arial"/>
          <w:sz w:val="20"/>
        </w:rPr>
      </w:pPr>
      <w:r w:rsidRPr="00EE3C84">
        <w:rPr>
          <w:rFonts w:ascii="Arial" w:hAnsi="Arial" w:cs="Arial"/>
          <w:sz w:val="20"/>
        </w:rPr>
        <w:t>Chèn các giá trị thô vào bảng đó</w:t>
      </w:r>
    </w:p>
    <w:p w14:paraId="22B3CFA4" w14:textId="77777777" w:rsidR="00B55B3B" w:rsidRPr="001058B5" w:rsidRDefault="00B55B3B" w:rsidP="006F7931">
      <w:pPr>
        <w:pStyle w:val="ListParagraph"/>
        <w:numPr>
          <w:ilvl w:val="1"/>
          <w:numId w:val="137"/>
        </w:numPr>
        <w:tabs>
          <w:tab w:val="left" w:pos="2020"/>
        </w:tabs>
        <w:spacing w:before="112"/>
        <w:rPr>
          <w:rFonts w:ascii="Arial" w:hAnsi="Arial" w:cs="Arial"/>
          <w:sz w:val="20"/>
        </w:rPr>
      </w:pPr>
      <w:r w:rsidRPr="000C243F">
        <w:rPr>
          <w:rFonts w:ascii="Arial" w:hAnsi="Arial" w:cs="Arial"/>
          <w:sz w:val="20"/>
        </w:rPr>
        <w:t>Mã hóa dữ liệu thô</w:t>
      </w:r>
    </w:p>
    <w:p w14:paraId="673179E7" w14:textId="77777777" w:rsidR="00B55B3B" w:rsidRPr="001058B5" w:rsidRDefault="00B55B3B" w:rsidP="006F7931">
      <w:pPr>
        <w:pStyle w:val="ListParagraph"/>
        <w:numPr>
          <w:ilvl w:val="1"/>
          <w:numId w:val="137"/>
        </w:numPr>
        <w:tabs>
          <w:tab w:val="left" w:pos="2020"/>
        </w:tabs>
        <w:rPr>
          <w:rFonts w:ascii="Arial" w:hAnsi="Arial" w:cs="Arial"/>
          <w:sz w:val="20"/>
        </w:rPr>
      </w:pPr>
      <w:r w:rsidRPr="000C243F">
        <w:rPr>
          <w:rFonts w:ascii="Arial" w:hAnsi="Arial" w:cs="Arial"/>
          <w:sz w:val="20"/>
        </w:rPr>
        <w:t>Giải mã dữ liệu được mã hóa</w:t>
      </w:r>
    </w:p>
    <w:p w14:paraId="701E7D04" w14:textId="77777777" w:rsidR="00B55B3B" w:rsidRPr="001058B5" w:rsidRDefault="00B55B3B" w:rsidP="00B55B3B">
      <w:pPr>
        <w:pStyle w:val="BodyText"/>
        <w:spacing w:before="112"/>
        <w:ind w:left="1660"/>
        <w:rPr>
          <w:rFonts w:ascii="Arial" w:hAnsi="Arial" w:cs="Arial"/>
        </w:rPr>
      </w:pPr>
      <w:r w:rsidRPr="000C243F">
        <w:rPr>
          <w:rFonts w:ascii="Arial" w:hAnsi="Arial" w:cs="Arial"/>
          <w:w w:val="95"/>
        </w:rPr>
        <w:t>Thủ tục blob_test.sql như sau</w:t>
      </w:r>
      <w:r w:rsidRPr="001058B5">
        <w:rPr>
          <w:rFonts w:ascii="Arial" w:hAnsi="Arial" w:cs="Arial"/>
          <w:w w:val="95"/>
        </w:rPr>
        <w:t>:</w:t>
      </w:r>
    </w:p>
    <w:p w14:paraId="5CAEE415" w14:textId="77777777" w:rsidR="00B55B3B" w:rsidRPr="001058B5" w:rsidRDefault="00B55B3B" w:rsidP="00B55B3B">
      <w:pPr>
        <w:spacing w:before="137"/>
        <w:ind w:left="1660"/>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5"/>
          <w:w w:val="95"/>
          <w:sz w:val="18"/>
        </w:rPr>
        <w:t xml:space="preserve"> </w:t>
      </w:r>
      <w:r w:rsidRPr="001058B5">
        <w:rPr>
          <w:rFonts w:ascii="Arial" w:hAnsi="Arial" w:cs="Arial"/>
          <w:b/>
          <w:w w:val="95"/>
          <w:sz w:val="18"/>
        </w:rPr>
        <w:t>a</w:t>
      </w:r>
      <w:r w:rsidRPr="001058B5">
        <w:rPr>
          <w:rFonts w:ascii="Arial" w:hAnsi="Arial" w:cs="Arial"/>
          <w:b/>
          <w:spacing w:val="-56"/>
          <w:w w:val="95"/>
          <w:sz w:val="18"/>
        </w:rPr>
        <w:t xml:space="preserve"> </w:t>
      </w:r>
      <w:r w:rsidRPr="001058B5">
        <w:rPr>
          <w:rFonts w:ascii="Arial" w:hAnsi="Arial" w:cs="Arial"/>
          <w:b/>
          <w:w w:val="95"/>
          <w:sz w:val="18"/>
        </w:rPr>
        <w:t>table</w:t>
      </w:r>
      <w:r w:rsidRPr="001058B5">
        <w:rPr>
          <w:rFonts w:ascii="Arial" w:hAnsi="Arial" w:cs="Arial"/>
          <w:b/>
          <w:spacing w:val="-56"/>
          <w:w w:val="95"/>
          <w:sz w:val="18"/>
        </w:rPr>
        <w:t xml:space="preserve"> </w:t>
      </w:r>
      <w:r w:rsidRPr="001058B5">
        <w:rPr>
          <w:rFonts w:ascii="Arial" w:hAnsi="Arial" w:cs="Arial"/>
          <w:b/>
          <w:w w:val="95"/>
          <w:sz w:val="18"/>
        </w:rPr>
        <w:t>for</w:t>
      </w:r>
      <w:r w:rsidRPr="001058B5">
        <w:rPr>
          <w:rFonts w:ascii="Arial" w:hAnsi="Arial" w:cs="Arial"/>
          <w:b/>
          <w:spacing w:val="-56"/>
          <w:w w:val="95"/>
          <w:sz w:val="18"/>
        </w:rPr>
        <w:t xml:space="preserve"> </w:t>
      </w:r>
      <w:r w:rsidRPr="001058B5">
        <w:rPr>
          <w:rFonts w:ascii="Arial" w:hAnsi="Arial" w:cs="Arial"/>
          <w:b/>
          <w:w w:val="95"/>
          <w:sz w:val="18"/>
        </w:rPr>
        <w:t>BLOB</w:t>
      </w:r>
      <w:r w:rsidRPr="001058B5">
        <w:rPr>
          <w:rFonts w:ascii="Arial" w:hAnsi="Arial" w:cs="Arial"/>
          <w:b/>
          <w:spacing w:val="-56"/>
          <w:w w:val="95"/>
          <w:sz w:val="18"/>
        </w:rPr>
        <w:t xml:space="preserve"> </w:t>
      </w:r>
      <w:r w:rsidRPr="001058B5">
        <w:rPr>
          <w:rFonts w:ascii="Arial" w:hAnsi="Arial" w:cs="Arial"/>
          <w:b/>
          <w:w w:val="95"/>
          <w:sz w:val="18"/>
        </w:rPr>
        <w:t>column:</w:t>
      </w:r>
    </w:p>
    <w:p w14:paraId="3C70ED8B"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create table table_lob (id number, loc blob);</w:t>
      </w:r>
    </w:p>
    <w:p w14:paraId="5355C742" w14:textId="77777777" w:rsidR="00B55B3B" w:rsidRPr="001058B5" w:rsidRDefault="00B55B3B" w:rsidP="00B55B3B">
      <w:pPr>
        <w:pStyle w:val="BodyText"/>
        <w:spacing w:before="8"/>
        <w:rPr>
          <w:rFonts w:ascii="Arial" w:hAnsi="Arial" w:cs="Arial"/>
        </w:rPr>
      </w:pPr>
    </w:p>
    <w:p w14:paraId="1CCA200C" w14:textId="77777777" w:rsidR="00B55B3B" w:rsidRPr="001058B5" w:rsidRDefault="00B55B3B" w:rsidP="00B55B3B">
      <w:pPr>
        <w:spacing w:line="259" w:lineRule="auto"/>
        <w:ind w:left="1660" w:right="4058"/>
        <w:rPr>
          <w:rFonts w:ascii="Arial" w:hAnsi="Arial" w:cs="Arial"/>
          <w:sz w:val="18"/>
        </w:rPr>
      </w:pPr>
      <w:r w:rsidRPr="001058B5">
        <w:rPr>
          <w:rFonts w:ascii="Arial" w:hAnsi="Arial" w:cs="Arial"/>
          <w:b/>
          <w:w w:val="95"/>
          <w:sz w:val="18"/>
        </w:rPr>
        <w:t xml:space="preserve">-- 2. Insert 3 empty lobs for src/enc/dec: </w:t>
      </w: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(2,</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(3,</w:t>
      </w:r>
      <w:r w:rsidRPr="001058B5">
        <w:rPr>
          <w:rFonts w:ascii="Arial" w:hAnsi="Arial" w:cs="Arial"/>
          <w:spacing w:val="-45"/>
          <w:w w:val="90"/>
          <w:sz w:val="18"/>
        </w:rPr>
        <w:t xml:space="preserve"> </w:t>
      </w:r>
      <w:r w:rsidRPr="001058B5">
        <w:rPr>
          <w:rFonts w:ascii="Arial" w:hAnsi="Arial" w:cs="Arial"/>
          <w:w w:val="90"/>
          <w:sz w:val="18"/>
        </w:rPr>
        <w:t>EMPTY_BLOB());</w:t>
      </w:r>
    </w:p>
    <w:p w14:paraId="113C2383" w14:textId="77777777" w:rsidR="00B55B3B" w:rsidRPr="001058B5" w:rsidRDefault="00B55B3B" w:rsidP="00B55B3B">
      <w:pPr>
        <w:pStyle w:val="BodyText"/>
        <w:spacing w:before="4"/>
        <w:rPr>
          <w:rFonts w:ascii="Arial" w:hAnsi="Arial" w:cs="Arial"/>
          <w:sz w:val="19"/>
        </w:rPr>
      </w:pPr>
    </w:p>
    <w:p w14:paraId="4B2B0014" w14:textId="77777777" w:rsidR="00B55B3B" w:rsidRPr="001058B5" w:rsidRDefault="00B55B3B" w:rsidP="00B55B3B">
      <w:pPr>
        <w:spacing w:before="1"/>
        <w:ind w:left="1660"/>
        <w:rPr>
          <w:rFonts w:ascii="Arial" w:hAnsi="Arial" w:cs="Arial"/>
          <w:sz w:val="18"/>
        </w:rPr>
      </w:pPr>
      <w:r w:rsidRPr="001058B5">
        <w:rPr>
          <w:rFonts w:ascii="Arial" w:hAnsi="Arial" w:cs="Arial"/>
          <w:w w:val="95"/>
          <w:sz w:val="18"/>
        </w:rPr>
        <w:t>set echo on</w:t>
      </w:r>
    </w:p>
    <w:p w14:paraId="4BAECE8A"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set serveroutput on</w:t>
      </w:r>
    </w:p>
    <w:p w14:paraId="0C3664B8" w14:textId="77777777" w:rsidR="00B55B3B" w:rsidRPr="001058B5" w:rsidRDefault="00B55B3B" w:rsidP="00B55B3B">
      <w:pPr>
        <w:pStyle w:val="BodyText"/>
        <w:spacing w:before="10"/>
        <w:rPr>
          <w:rFonts w:ascii="Arial" w:hAnsi="Arial" w:cs="Arial"/>
        </w:rPr>
      </w:pPr>
    </w:p>
    <w:p w14:paraId="1DC29F7E" w14:textId="77777777" w:rsidR="00B55B3B" w:rsidRPr="001058B5" w:rsidRDefault="00B55B3B" w:rsidP="00B55B3B">
      <w:pPr>
        <w:ind w:left="1660"/>
        <w:rPr>
          <w:rFonts w:ascii="Arial" w:hAnsi="Arial" w:cs="Arial"/>
          <w:sz w:val="18"/>
        </w:rPr>
      </w:pPr>
      <w:r w:rsidRPr="001058B5">
        <w:rPr>
          <w:rFonts w:ascii="Arial" w:hAnsi="Arial" w:cs="Arial"/>
          <w:w w:val="95"/>
          <w:sz w:val="18"/>
        </w:rPr>
        <w:t>declare</w:t>
      </w:r>
    </w:p>
    <w:p w14:paraId="4E6D6489" w14:textId="77777777" w:rsidR="00B55B3B" w:rsidRPr="001058B5" w:rsidRDefault="00B55B3B" w:rsidP="00B55B3B">
      <w:pPr>
        <w:tabs>
          <w:tab w:val="left" w:pos="3049"/>
        </w:tabs>
        <w:spacing w:before="16" w:line="259" w:lineRule="auto"/>
        <w:ind w:left="2030" w:right="6102"/>
        <w:rPr>
          <w:rFonts w:ascii="Arial" w:hAnsi="Arial" w:cs="Arial"/>
          <w:sz w:val="18"/>
        </w:rPr>
      </w:pPr>
      <w:r w:rsidRPr="001058B5">
        <w:rPr>
          <w:rFonts w:ascii="Arial" w:hAnsi="Arial" w:cs="Arial"/>
          <w:w w:val="90"/>
          <w:sz w:val="18"/>
        </w:rPr>
        <w:t>srcdata</w:t>
      </w:r>
      <w:r w:rsidRPr="001058B5">
        <w:rPr>
          <w:rFonts w:ascii="Arial" w:hAnsi="Arial" w:cs="Arial"/>
          <w:w w:val="90"/>
          <w:sz w:val="18"/>
        </w:rPr>
        <w:tab/>
      </w:r>
      <w:r w:rsidRPr="001058B5">
        <w:rPr>
          <w:rFonts w:ascii="Arial" w:hAnsi="Arial" w:cs="Arial"/>
          <w:spacing w:val="-1"/>
          <w:w w:val="85"/>
          <w:sz w:val="18"/>
        </w:rPr>
        <w:t xml:space="preserve">RAW(1000); </w:t>
      </w:r>
      <w:r w:rsidRPr="001058B5">
        <w:rPr>
          <w:rFonts w:ascii="Arial" w:hAnsi="Arial" w:cs="Arial"/>
          <w:w w:val="90"/>
          <w:sz w:val="18"/>
        </w:rPr>
        <w:t>srcblob</w:t>
      </w:r>
      <w:r w:rsidRPr="001058B5">
        <w:rPr>
          <w:rFonts w:ascii="Arial" w:hAnsi="Arial" w:cs="Arial"/>
          <w:w w:val="90"/>
          <w:sz w:val="18"/>
        </w:rPr>
        <w:tab/>
      </w:r>
      <w:r w:rsidRPr="001058B5">
        <w:rPr>
          <w:rFonts w:ascii="Arial" w:hAnsi="Arial" w:cs="Arial"/>
          <w:w w:val="95"/>
          <w:sz w:val="18"/>
        </w:rPr>
        <w:t xml:space="preserve">BLOB; encrypblob BLOB; </w:t>
      </w:r>
      <w:r w:rsidRPr="001058B5">
        <w:rPr>
          <w:rFonts w:ascii="Arial" w:hAnsi="Arial" w:cs="Arial"/>
          <w:w w:val="90"/>
          <w:sz w:val="18"/>
        </w:rPr>
        <w:t>encrypraw</w:t>
      </w:r>
      <w:r w:rsidRPr="001058B5">
        <w:rPr>
          <w:rFonts w:ascii="Arial" w:hAnsi="Arial" w:cs="Arial"/>
          <w:spacing w:val="-5"/>
          <w:w w:val="90"/>
          <w:sz w:val="18"/>
        </w:rPr>
        <w:t xml:space="preserve"> </w:t>
      </w:r>
      <w:r w:rsidRPr="001058B5">
        <w:rPr>
          <w:rFonts w:ascii="Arial" w:hAnsi="Arial" w:cs="Arial"/>
          <w:w w:val="90"/>
          <w:sz w:val="18"/>
        </w:rPr>
        <w:t>RAW(1000);</w:t>
      </w:r>
    </w:p>
    <w:p w14:paraId="55B6CBB6" w14:textId="77777777" w:rsidR="00B55B3B" w:rsidRPr="001058B5" w:rsidRDefault="00B55B3B" w:rsidP="00B55B3B">
      <w:pPr>
        <w:spacing w:line="259" w:lineRule="auto"/>
        <w:ind w:left="2030" w:right="4739"/>
        <w:rPr>
          <w:rFonts w:ascii="Arial" w:hAnsi="Arial" w:cs="Arial"/>
          <w:sz w:val="18"/>
        </w:rPr>
      </w:pPr>
      <w:r w:rsidRPr="001058B5">
        <w:rPr>
          <w:rFonts w:ascii="Arial" w:hAnsi="Arial" w:cs="Arial"/>
          <w:w w:val="90"/>
          <w:sz w:val="18"/>
        </w:rPr>
        <w:t xml:space="preserve">encrawlen BINARY_INTEGER; </w:t>
      </w:r>
      <w:r w:rsidRPr="001058B5">
        <w:rPr>
          <w:rFonts w:ascii="Arial" w:hAnsi="Arial" w:cs="Arial"/>
          <w:w w:val="95"/>
          <w:sz w:val="18"/>
        </w:rPr>
        <w:t>decrypblob BLOB;</w:t>
      </w:r>
    </w:p>
    <w:p w14:paraId="60B1ED31" w14:textId="77777777" w:rsidR="00B55B3B" w:rsidRPr="001058B5" w:rsidRDefault="00B55B3B" w:rsidP="00B55B3B">
      <w:pPr>
        <w:spacing w:line="259" w:lineRule="auto"/>
        <w:ind w:left="2030" w:right="5304"/>
        <w:rPr>
          <w:rFonts w:ascii="Arial" w:hAnsi="Arial" w:cs="Arial"/>
          <w:sz w:val="18"/>
        </w:rPr>
      </w:pPr>
      <w:r w:rsidRPr="001058B5">
        <w:rPr>
          <w:rFonts w:ascii="Arial" w:hAnsi="Arial" w:cs="Arial"/>
          <w:w w:val="95"/>
          <w:sz w:val="18"/>
        </w:rPr>
        <w:t xml:space="preserve">decrypraw RAW(1000); </w:t>
      </w:r>
      <w:r w:rsidRPr="001058B5">
        <w:rPr>
          <w:rFonts w:ascii="Arial" w:hAnsi="Arial" w:cs="Arial"/>
          <w:w w:val="90"/>
          <w:sz w:val="18"/>
        </w:rPr>
        <w:t>decrawlen BINARY_INTEGER;</w:t>
      </w:r>
    </w:p>
    <w:p w14:paraId="24E5561B" w14:textId="77777777" w:rsidR="00B55B3B" w:rsidRPr="001058B5" w:rsidRDefault="00B55B3B" w:rsidP="00B55B3B">
      <w:pPr>
        <w:pStyle w:val="BodyText"/>
        <w:spacing w:before="3"/>
        <w:rPr>
          <w:rFonts w:ascii="Arial" w:hAnsi="Arial" w:cs="Arial"/>
          <w:sz w:val="19"/>
        </w:rPr>
      </w:pPr>
    </w:p>
    <w:p w14:paraId="0D251377" w14:textId="77777777" w:rsidR="00B55B3B" w:rsidRPr="001058B5" w:rsidRDefault="00B55B3B" w:rsidP="00B55B3B">
      <w:pPr>
        <w:tabs>
          <w:tab w:val="left" w:pos="3049"/>
        </w:tabs>
        <w:spacing w:line="518" w:lineRule="auto"/>
        <w:ind w:left="1660" w:right="6285" w:firstLine="370"/>
        <w:rPr>
          <w:rFonts w:ascii="Arial" w:hAnsi="Arial" w:cs="Arial"/>
          <w:sz w:val="18"/>
        </w:rPr>
      </w:pPr>
      <w:r w:rsidRPr="001058B5">
        <w:rPr>
          <w:rFonts w:ascii="Arial" w:hAnsi="Arial" w:cs="Arial"/>
          <w:w w:val="95"/>
          <w:sz w:val="18"/>
        </w:rPr>
        <w:t>leng</w:t>
      </w:r>
      <w:r w:rsidRPr="001058B5">
        <w:rPr>
          <w:rFonts w:ascii="Arial" w:hAnsi="Arial" w:cs="Arial"/>
          <w:w w:val="95"/>
          <w:sz w:val="18"/>
        </w:rPr>
        <w:tab/>
      </w:r>
      <w:r w:rsidRPr="001058B5">
        <w:rPr>
          <w:rFonts w:ascii="Arial" w:hAnsi="Arial" w:cs="Arial"/>
          <w:spacing w:val="-1"/>
          <w:w w:val="85"/>
          <w:sz w:val="18"/>
        </w:rPr>
        <w:t xml:space="preserve">INTEGER; </w:t>
      </w:r>
      <w:r w:rsidRPr="001058B5">
        <w:rPr>
          <w:rFonts w:ascii="Arial" w:hAnsi="Arial" w:cs="Arial"/>
          <w:w w:val="95"/>
          <w:sz w:val="18"/>
        </w:rPr>
        <w:t>begin</w:t>
      </w:r>
    </w:p>
    <w:p w14:paraId="626884E9" w14:textId="77777777" w:rsidR="00B55B3B" w:rsidRPr="001058B5" w:rsidRDefault="00B55B3B" w:rsidP="00B55B3B">
      <w:pPr>
        <w:ind w:left="2030"/>
        <w:rPr>
          <w:rFonts w:ascii="Arial" w:hAnsi="Arial" w:cs="Arial"/>
          <w:sz w:val="18"/>
        </w:rPr>
      </w:pPr>
      <w:r w:rsidRPr="001058B5">
        <w:rPr>
          <w:rFonts w:ascii="Arial" w:hAnsi="Arial" w:cs="Arial"/>
          <w:w w:val="95"/>
          <w:sz w:val="18"/>
        </w:rPr>
        <w:t>-- RAW input data 16</w:t>
      </w:r>
      <w:r w:rsidRPr="001058B5">
        <w:rPr>
          <w:rFonts w:ascii="Arial" w:hAnsi="Arial" w:cs="Arial"/>
          <w:spacing w:val="-73"/>
          <w:w w:val="95"/>
          <w:sz w:val="18"/>
        </w:rPr>
        <w:t xml:space="preserve"> </w:t>
      </w:r>
      <w:r w:rsidRPr="001058B5">
        <w:rPr>
          <w:rFonts w:ascii="Arial" w:hAnsi="Arial" w:cs="Arial"/>
          <w:w w:val="95"/>
          <w:sz w:val="18"/>
        </w:rPr>
        <w:t>bytes</w:t>
      </w:r>
    </w:p>
    <w:p w14:paraId="5EBFBFD3"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srcdata :=</w:t>
      </w:r>
      <w:r w:rsidRPr="001058B5">
        <w:rPr>
          <w:rFonts w:ascii="Arial" w:hAnsi="Arial" w:cs="Arial"/>
          <w:spacing w:val="-57"/>
          <w:w w:val="95"/>
          <w:sz w:val="18"/>
        </w:rPr>
        <w:t xml:space="preserve"> </w:t>
      </w:r>
      <w:r w:rsidRPr="001058B5">
        <w:rPr>
          <w:rFonts w:ascii="Arial" w:hAnsi="Arial" w:cs="Arial"/>
          <w:w w:val="95"/>
          <w:sz w:val="18"/>
        </w:rPr>
        <w:t>hextoraw('6D6D6D6D6D6D6D6D6D6D6D6D6D6D6D6D');</w:t>
      </w:r>
    </w:p>
    <w:p w14:paraId="7D2EF20B" w14:textId="77777777" w:rsidR="00B55B3B" w:rsidRPr="001058B5" w:rsidRDefault="00B55B3B" w:rsidP="00B55B3B">
      <w:pPr>
        <w:pStyle w:val="BodyText"/>
        <w:spacing w:before="9"/>
        <w:rPr>
          <w:rFonts w:ascii="Arial" w:hAnsi="Arial" w:cs="Arial"/>
        </w:rPr>
      </w:pPr>
    </w:p>
    <w:p w14:paraId="0D087B86" w14:textId="77777777" w:rsidR="00B55B3B" w:rsidRPr="001058B5" w:rsidRDefault="00B55B3B" w:rsidP="00B55B3B">
      <w:pPr>
        <w:spacing w:before="1" w:line="259" w:lineRule="auto"/>
        <w:ind w:left="2030" w:right="3878"/>
        <w:rPr>
          <w:rFonts w:ascii="Arial" w:hAnsi="Arial" w:cs="Arial"/>
          <w:sz w:val="18"/>
        </w:rPr>
      </w:pPr>
      <w:r w:rsidRPr="001058B5">
        <w:rPr>
          <w:rFonts w:ascii="Arial" w:hAnsi="Arial" w:cs="Arial"/>
          <w:w w:val="95"/>
          <w:sz w:val="18"/>
        </w:rPr>
        <w:t xml:space="preserve">dbms_output.put_line('---'); </w:t>
      </w:r>
      <w:r w:rsidRPr="001058B5">
        <w:rPr>
          <w:rFonts w:ascii="Arial" w:hAnsi="Arial" w:cs="Arial"/>
          <w:w w:val="90"/>
          <w:sz w:val="18"/>
        </w:rPr>
        <w:t>dbms_output.put_line('input</w:t>
      </w:r>
      <w:r w:rsidRPr="001058B5">
        <w:rPr>
          <w:rFonts w:ascii="Arial" w:hAnsi="Arial" w:cs="Arial"/>
          <w:spacing w:val="-54"/>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w:t>
      </w:r>
      <w:r w:rsidRPr="001058B5">
        <w:rPr>
          <w:rFonts w:ascii="Arial" w:hAnsi="Arial" w:cs="Arial"/>
          <w:spacing w:val="-54"/>
          <w:w w:val="90"/>
          <w:sz w:val="18"/>
        </w:rPr>
        <w:t xml:space="preserve"> </w:t>
      </w:r>
      <w:r w:rsidRPr="001058B5">
        <w:rPr>
          <w:rFonts w:ascii="Arial" w:hAnsi="Arial" w:cs="Arial"/>
          <w:w w:val="90"/>
          <w:sz w:val="18"/>
        </w:rPr>
        <w:t>||</w:t>
      </w:r>
      <w:r w:rsidRPr="001058B5">
        <w:rPr>
          <w:rFonts w:ascii="Arial" w:hAnsi="Arial" w:cs="Arial"/>
          <w:spacing w:val="-55"/>
          <w:w w:val="90"/>
          <w:sz w:val="18"/>
        </w:rPr>
        <w:t xml:space="preserve"> </w:t>
      </w:r>
      <w:r w:rsidRPr="001058B5">
        <w:rPr>
          <w:rFonts w:ascii="Arial" w:hAnsi="Arial" w:cs="Arial"/>
          <w:w w:val="90"/>
          <w:sz w:val="18"/>
        </w:rPr>
        <w:t xml:space="preserve">srcdata); </w:t>
      </w:r>
      <w:r w:rsidRPr="001058B5">
        <w:rPr>
          <w:rFonts w:ascii="Arial" w:hAnsi="Arial" w:cs="Arial"/>
          <w:w w:val="95"/>
          <w:sz w:val="18"/>
        </w:rPr>
        <w:t>dbms_output.put_line('---');</w:t>
      </w:r>
    </w:p>
    <w:p w14:paraId="197769F9" w14:textId="77777777" w:rsidR="00B55B3B" w:rsidRPr="001058B5" w:rsidRDefault="00B55B3B" w:rsidP="00B55B3B">
      <w:pPr>
        <w:pStyle w:val="BodyText"/>
        <w:spacing w:before="3"/>
        <w:rPr>
          <w:rFonts w:ascii="Arial" w:hAnsi="Arial" w:cs="Arial"/>
          <w:sz w:val="19"/>
        </w:rPr>
      </w:pPr>
    </w:p>
    <w:p w14:paraId="152921F8" w14:textId="77777777" w:rsidR="00B55B3B" w:rsidRPr="001058B5" w:rsidRDefault="00B55B3B" w:rsidP="00B55B3B">
      <w:pPr>
        <w:ind w:left="2030"/>
        <w:rPr>
          <w:rFonts w:ascii="Arial" w:hAnsi="Arial" w:cs="Arial"/>
          <w:sz w:val="18"/>
        </w:rPr>
      </w:pPr>
      <w:r w:rsidRPr="001058B5">
        <w:rPr>
          <w:rFonts w:ascii="Arial" w:hAnsi="Arial" w:cs="Arial"/>
          <w:w w:val="95"/>
          <w:sz w:val="18"/>
        </w:rPr>
        <w:t>-- select empty lob locators for src/enc/dec</w:t>
      </w:r>
    </w:p>
    <w:p w14:paraId="6608D685" w14:textId="77777777" w:rsidR="00B55B3B" w:rsidRPr="001058B5" w:rsidRDefault="00B55B3B" w:rsidP="00B55B3B">
      <w:pPr>
        <w:spacing w:before="17" w:line="259" w:lineRule="auto"/>
        <w:ind w:left="2030" w:right="2949"/>
        <w:rPr>
          <w:rFonts w:ascii="Arial" w:hAnsi="Arial" w:cs="Arial"/>
          <w:sz w:val="18"/>
        </w:rPr>
      </w:pP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loc</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w w:val="95"/>
          <w:sz w:val="18"/>
        </w:rPr>
        <w:t>srcblob</w:t>
      </w:r>
      <w:r w:rsidRPr="001058B5">
        <w:rPr>
          <w:rFonts w:ascii="Arial" w:hAnsi="Arial" w:cs="Arial"/>
          <w:spacing w:val="-47"/>
          <w:w w:val="95"/>
          <w:sz w:val="18"/>
        </w:rPr>
        <w:t xml:space="preserve"> </w:t>
      </w:r>
      <w:r w:rsidRPr="001058B5">
        <w:rPr>
          <w:rFonts w:ascii="Arial" w:hAnsi="Arial" w:cs="Arial"/>
          <w:w w:val="95"/>
          <w:sz w:val="18"/>
        </w:rPr>
        <w:t>from</w:t>
      </w:r>
      <w:r w:rsidRPr="001058B5">
        <w:rPr>
          <w:rFonts w:ascii="Arial" w:hAnsi="Arial" w:cs="Arial"/>
          <w:spacing w:val="-47"/>
          <w:w w:val="95"/>
          <w:sz w:val="18"/>
        </w:rPr>
        <w:t xml:space="preserve"> </w:t>
      </w:r>
      <w:r w:rsidRPr="001058B5">
        <w:rPr>
          <w:rFonts w:ascii="Arial" w:hAnsi="Arial" w:cs="Arial"/>
          <w:w w:val="95"/>
          <w:sz w:val="18"/>
        </w:rPr>
        <w:t>table_lob</w:t>
      </w:r>
      <w:r w:rsidRPr="001058B5">
        <w:rPr>
          <w:rFonts w:ascii="Arial" w:hAnsi="Arial" w:cs="Arial"/>
          <w:spacing w:val="-48"/>
          <w:w w:val="95"/>
          <w:sz w:val="18"/>
        </w:rPr>
        <w:t xml:space="preserve">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id</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1;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encrypblob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2;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decrypblob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3;</w:t>
      </w:r>
    </w:p>
    <w:p w14:paraId="7C1AABB1" w14:textId="77777777" w:rsidR="00B55B3B" w:rsidRPr="001058B5" w:rsidRDefault="00B55B3B" w:rsidP="00B55B3B">
      <w:pPr>
        <w:pStyle w:val="BodyText"/>
        <w:spacing w:before="4"/>
        <w:rPr>
          <w:rFonts w:ascii="Arial" w:hAnsi="Arial" w:cs="Arial"/>
          <w:sz w:val="19"/>
        </w:rPr>
      </w:pPr>
    </w:p>
    <w:p w14:paraId="26399D6A" w14:textId="77777777" w:rsidR="00B55B3B" w:rsidRPr="001058B5" w:rsidRDefault="00B55B3B" w:rsidP="00B55B3B">
      <w:pPr>
        <w:spacing w:line="259" w:lineRule="auto"/>
        <w:ind w:left="2030" w:right="4062"/>
        <w:rPr>
          <w:rFonts w:ascii="Arial" w:hAnsi="Arial" w:cs="Arial"/>
          <w:sz w:val="18"/>
        </w:rPr>
      </w:pPr>
      <w:r w:rsidRPr="001058B5">
        <w:rPr>
          <w:rFonts w:ascii="Arial" w:hAnsi="Arial" w:cs="Arial"/>
          <w:w w:val="85"/>
          <w:sz w:val="18"/>
        </w:rPr>
        <w:t xml:space="preserve">dbms_output.put_line('Created Empty LOBS'); </w:t>
      </w:r>
      <w:r w:rsidRPr="001058B5">
        <w:rPr>
          <w:rFonts w:ascii="Arial" w:hAnsi="Arial" w:cs="Arial"/>
          <w:w w:val="95"/>
          <w:sz w:val="18"/>
        </w:rPr>
        <w:t>dbms_output.put_line('---');</w:t>
      </w:r>
    </w:p>
    <w:p w14:paraId="0B58A595"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62D4EFD6" w14:textId="77777777" w:rsidR="00B55B3B" w:rsidRPr="001058B5" w:rsidRDefault="00B55B3B" w:rsidP="00B55B3B">
      <w:pPr>
        <w:pStyle w:val="BodyText"/>
        <w:rPr>
          <w:rFonts w:ascii="Arial" w:hAnsi="Arial" w:cs="Arial"/>
        </w:rPr>
      </w:pPr>
    </w:p>
    <w:p w14:paraId="1E01D31D" w14:textId="77777777" w:rsidR="00B55B3B" w:rsidRPr="001058B5" w:rsidRDefault="00B55B3B" w:rsidP="00B55B3B">
      <w:pPr>
        <w:pStyle w:val="BodyText"/>
        <w:spacing w:before="7"/>
        <w:rPr>
          <w:rFonts w:ascii="Arial" w:hAnsi="Arial" w:cs="Arial"/>
          <w:sz w:val="18"/>
        </w:rPr>
      </w:pPr>
    </w:p>
    <w:p w14:paraId="470CC85E"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506F86E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1973411"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NULL ');</w:t>
      </w:r>
    </w:p>
    <w:p w14:paraId="00B55C74"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48A86D50"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 || leng);</w:t>
      </w:r>
    </w:p>
    <w:p w14:paraId="00765F1F"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582BEB06" w14:textId="77777777" w:rsidR="00B55B3B" w:rsidRPr="001058B5" w:rsidRDefault="00B55B3B" w:rsidP="00B55B3B">
      <w:pPr>
        <w:pStyle w:val="BodyText"/>
        <w:spacing w:before="10"/>
        <w:rPr>
          <w:rFonts w:ascii="Arial" w:hAnsi="Arial" w:cs="Arial"/>
        </w:rPr>
      </w:pPr>
    </w:p>
    <w:p w14:paraId="27E418F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DBMS_LOB.GETLENGTH(encrypblob);</w:t>
      </w:r>
    </w:p>
    <w:p w14:paraId="749E0A6D"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E02E3DE"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dbms_output.put_line('Encrypt BLOB Len NULL ');</w:t>
      </w:r>
    </w:p>
    <w:p w14:paraId="7FECA79E"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ELSE</w:t>
      </w:r>
    </w:p>
    <w:p w14:paraId="34E74EDC"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dbms_output.put_line('Encrypt BLOB Len ' || leng);</w:t>
      </w:r>
    </w:p>
    <w:p w14:paraId="28C92E8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4909E9DF" w14:textId="77777777" w:rsidR="00B55B3B" w:rsidRPr="001058B5" w:rsidRDefault="00B55B3B" w:rsidP="00B55B3B">
      <w:pPr>
        <w:pStyle w:val="BodyText"/>
        <w:spacing w:before="10"/>
        <w:rPr>
          <w:rFonts w:ascii="Arial" w:hAnsi="Arial" w:cs="Arial"/>
        </w:rPr>
      </w:pPr>
    </w:p>
    <w:p w14:paraId="1C5DF62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DBMS_LOB.GETLENGTH(decrypblob);</w:t>
      </w:r>
    </w:p>
    <w:p w14:paraId="5BB88CA8"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51F8F11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NULL ');</w:t>
      </w:r>
    </w:p>
    <w:p w14:paraId="56467E1C"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6960E830"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 || leng);</w:t>
      </w:r>
    </w:p>
    <w:p w14:paraId="45B8687B"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END IF;</w:t>
      </w:r>
    </w:p>
    <w:p w14:paraId="4E8D17DD" w14:textId="77777777" w:rsidR="00B55B3B" w:rsidRPr="001058B5" w:rsidRDefault="00B55B3B" w:rsidP="00B55B3B">
      <w:pPr>
        <w:pStyle w:val="BodyText"/>
        <w:spacing w:before="10"/>
        <w:rPr>
          <w:rFonts w:ascii="Arial" w:hAnsi="Arial" w:cs="Arial"/>
        </w:rPr>
      </w:pPr>
    </w:p>
    <w:p w14:paraId="15D969AE" w14:textId="77777777" w:rsidR="00B55B3B" w:rsidRPr="001058B5" w:rsidRDefault="00B55B3B" w:rsidP="00B55B3B">
      <w:pPr>
        <w:spacing w:line="259" w:lineRule="auto"/>
        <w:ind w:left="2630" w:right="2495"/>
        <w:rPr>
          <w:rFonts w:ascii="Arial" w:hAnsi="Arial" w:cs="Arial"/>
          <w:sz w:val="18"/>
        </w:rPr>
      </w:pPr>
      <w:r w:rsidRPr="001058B5">
        <w:rPr>
          <w:rFonts w:ascii="Arial" w:hAnsi="Arial" w:cs="Arial"/>
          <w:b/>
          <w:w w:val="95"/>
          <w:sz w:val="18"/>
        </w:rPr>
        <w:t xml:space="preserve">-- 3. Write source raw data into blob: </w:t>
      </w:r>
      <w:r w:rsidRPr="001058B5">
        <w:rPr>
          <w:rFonts w:ascii="Arial" w:hAnsi="Arial" w:cs="Arial"/>
          <w:w w:val="85"/>
          <w:sz w:val="18"/>
        </w:rPr>
        <w:t xml:space="preserve">DBMS_LOB.OPEN (srcblob, DBMS_LOB.lob_readwrite); </w:t>
      </w:r>
      <w:r w:rsidRPr="001058B5">
        <w:rPr>
          <w:rFonts w:ascii="Arial" w:hAnsi="Arial" w:cs="Arial"/>
          <w:w w:val="95"/>
          <w:sz w:val="18"/>
        </w:rPr>
        <w:t>DBMS_LOB.WRITEAPPEND</w:t>
      </w:r>
      <w:r w:rsidRPr="001058B5">
        <w:rPr>
          <w:rFonts w:ascii="Arial" w:hAnsi="Arial" w:cs="Arial"/>
          <w:spacing w:val="-70"/>
          <w:w w:val="95"/>
          <w:sz w:val="18"/>
        </w:rPr>
        <w:t xml:space="preserve"> </w:t>
      </w:r>
      <w:r w:rsidRPr="001058B5">
        <w:rPr>
          <w:rFonts w:ascii="Arial" w:hAnsi="Arial" w:cs="Arial"/>
          <w:w w:val="95"/>
          <w:sz w:val="18"/>
        </w:rPr>
        <w:t>(srcblob,</w:t>
      </w:r>
      <w:r w:rsidRPr="001058B5">
        <w:rPr>
          <w:rFonts w:ascii="Arial" w:hAnsi="Arial" w:cs="Arial"/>
          <w:spacing w:val="-70"/>
          <w:w w:val="95"/>
          <w:sz w:val="18"/>
        </w:rPr>
        <w:t xml:space="preserve"> </w:t>
      </w:r>
      <w:r w:rsidRPr="001058B5">
        <w:rPr>
          <w:rFonts w:ascii="Arial" w:hAnsi="Arial" w:cs="Arial"/>
          <w:w w:val="95"/>
          <w:sz w:val="18"/>
        </w:rPr>
        <w:t>16,</w:t>
      </w:r>
      <w:r w:rsidRPr="001058B5">
        <w:rPr>
          <w:rFonts w:ascii="Arial" w:hAnsi="Arial" w:cs="Arial"/>
          <w:spacing w:val="-70"/>
          <w:w w:val="95"/>
          <w:sz w:val="18"/>
        </w:rPr>
        <w:t xml:space="preserve"> </w:t>
      </w:r>
      <w:r w:rsidRPr="001058B5">
        <w:rPr>
          <w:rFonts w:ascii="Arial" w:hAnsi="Arial" w:cs="Arial"/>
          <w:w w:val="95"/>
          <w:sz w:val="18"/>
        </w:rPr>
        <w:t>srcdata); DBMS_LOB.CLOSE (srcblob);</w:t>
      </w:r>
    </w:p>
    <w:p w14:paraId="50B7FD5E" w14:textId="77777777" w:rsidR="00B55B3B" w:rsidRPr="001058B5" w:rsidRDefault="00B55B3B" w:rsidP="00B55B3B">
      <w:pPr>
        <w:pStyle w:val="BodyText"/>
        <w:spacing w:before="4"/>
        <w:rPr>
          <w:rFonts w:ascii="Arial" w:hAnsi="Arial" w:cs="Arial"/>
          <w:sz w:val="19"/>
        </w:rPr>
      </w:pPr>
    </w:p>
    <w:p w14:paraId="3D7FF217" w14:textId="77777777" w:rsidR="00B55B3B" w:rsidRPr="001058B5" w:rsidRDefault="00B55B3B" w:rsidP="00B55B3B">
      <w:pPr>
        <w:spacing w:before="1" w:line="259" w:lineRule="auto"/>
        <w:ind w:left="2630" w:right="1610"/>
        <w:rPr>
          <w:rFonts w:ascii="Arial" w:hAnsi="Arial" w:cs="Arial"/>
          <w:sz w:val="18"/>
        </w:rPr>
      </w:pPr>
      <w:r w:rsidRPr="001058B5">
        <w:rPr>
          <w:rFonts w:ascii="Arial" w:hAnsi="Arial" w:cs="Arial"/>
          <w:w w:val="90"/>
          <w:sz w:val="18"/>
        </w:rPr>
        <w:t>dbms_output.put_line('Source</w:t>
      </w:r>
      <w:r w:rsidRPr="001058B5">
        <w:rPr>
          <w:rFonts w:ascii="Arial" w:hAnsi="Arial" w:cs="Arial"/>
          <w:spacing w:val="-51"/>
          <w:w w:val="90"/>
          <w:sz w:val="18"/>
        </w:rPr>
        <w:t xml:space="preserve"> </w:t>
      </w:r>
      <w:r w:rsidRPr="001058B5">
        <w:rPr>
          <w:rFonts w:ascii="Arial" w:hAnsi="Arial" w:cs="Arial"/>
          <w:w w:val="90"/>
          <w:sz w:val="18"/>
        </w:rPr>
        <w:t>raw</w:t>
      </w:r>
      <w:r w:rsidRPr="001058B5">
        <w:rPr>
          <w:rFonts w:ascii="Arial" w:hAnsi="Arial" w:cs="Arial"/>
          <w:spacing w:val="-51"/>
          <w:w w:val="90"/>
          <w:sz w:val="18"/>
        </w:rPr>
        <w:t xml:space="preserve"> </w:t>
      </w:r>
      <w:r w:rsidRPr="001058B5">
        <w:rPr>
          <w:rFonts w:ascii="Arial" w:hAnsi="Arial" w:cs="Arial"/>
          <w:w w:val="90"/>
          <w:sz w:val="18"/>
        </w:rPr>
        <w:t>data</w:t>
      </w:r>
      <w:r w:rsidRPr="001058B5">
        <w:rPr>
          <w:rFonts w:ascii="Arial" w:hAnsi="Arial" w:cs="Arial"/>
          <w:spacing w:val="-51"/>
          <w:w w:val="90"/>
          <w:sz w:val="18"/>
        </w:rPr>
        <w:t xml:space="preserve"> </w:t>
      </w:r>
      <w:r w:rsidRPr="001058B5">
        <w:rPr>
          <w:rFonts w:ascii="Arial" w:hAnsi="Arial" w:cs="Arial"/>
          <w:w w:val="90"/>
          <w:sz w:val="18"/>
        </w:rPr>
        <w:t>written</w:t>
      </w:r>
      <w:r w:rsidRPr="001058B5">
        <w:rPr>
          <w:rFonts w:ascii="Arial" w:hAnsi="Arial" w:cs="Arial"/>
          <w:spacing w:val="-52"/>
          <w:w w:val="90"/>
          <w:sz w:val="18"/>
        </w:rPr>
        <w:t xml:space="preserve"> </w:t>
      </w:r>
      <w:r w:rsidRPr="001058B5">
        <w:rPr>
          <w:rFonts w:ascii="Arial" w:hAnsi="Arial" w:cs="Arial"/>
          <w:w w:val="90"/>
          <w:sz w:val="18"/>
        </w:rPr>
        <w:t>to</w:t>
      </w:r>
      <w:r w:rsidRPr="001058B5">
        <w:rPr>
          <w:rFonts w:ascii="Arial" w:hAnsi="Arial" w:cs="Arial"/>
          <w:spacing w:val="-52"/>
          <w:w w:val="90"/>
          <w:sz w:val="18"/>
        </w:rPr>
        <w:t xml:space="preserve"> </w:t>
      </w:r>
      <w:r w:rsidRPr="001058B5">
        <w:rPr>
          <w:rFonts w:ascii="Arial" w:hAnsi="Arial" w:cs="Arial"/>
          <w:w w:val="90"/>
          <w:sz w:val="18"/>
        </w:rPr>
        <w:t>source</w:t>
      </w:r>
      <w:r w:rsidRPr="001058B5">
        <w:rPr>
          <w:rFonts w:ascii="Arial" w:hAnsi="Arial" w:cs="Arial"/>
          <w:spacing w:val="-51"/>
          <w:w w:val="90"/>
          <w:sz w:val="18"/>
        </w:rPr>
        <w:t xml:space="preserve"> </w:t>
      </w:r>
      <w:r w:rsidRPr="001058B5">
        <w:rPr>
          <w:rFonts w:ascii="Arial" w:hAnsi="Arial" w:cs="Arial"/>
          <w:w w:val="90"/>
          <w:sz w:val="18"/>
        </w:rPr>
        <w:t xml:space="preserve">blob'); </w:t>
      </w:r>
      <w:r w:rsidRPr="001058B5">
        <w:rPr>
          <w:rFonts w:ascii="Arial" w:hAnsi="Arial" w:cs="Arial"/>
          <w:w w:val="95"/>
          <w:sz w:val="18"/>
        </w:rPr>
        <w:t>dbms_output.put_line('---');</w:t>
      </w:r>
    </w:p>
    <w:p w14:paraId="70772841" w14:textId="77777777" w:rsidR="00B55B3B" w:rsidRPr="001058B5" w:rsidRDefault="00B55B3B" w:rsidP="00B55B3B">
      <w:pPr>
        <w:pStyle w:val="BodyText"/>
        <w:spacing w:before="4"/>
        <w:rPr>
          <w:rFonts w:ascii="Arial" w:hAnsi="Arial" w:cs="Arial"/>
          <w:sz w:val="19"/>
        </w:rPr>
      </w:pPr>
    </w:p>
    <w:p w14:paraId="265045E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7096147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489C14DD"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NULL ');</w:t>
      </w:r>
    </w:p>
    <w:p w14:paraId="26D93109"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753AFC6F"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 || leng);</w:t>
      </w:r>
    </w:p>
    <w:p w14:paraId="72F32A2E"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75A60A4A" w14:textId="77777777" w:rsidR="00B55B3B" w:rsidRPr="001058B5" w:rsidRDefault="00B55B3B" w:rsidP="00B55B3B">
      <w:pPr>
        <w:pStyle w:val="BodyText"/>
        <w:spacing w:before="9"/>
        <w:rPr>
          <w:rFonts w:ascii="Arial" w:hAnsi="Arial" w:cs="Arial"/>
        </w:rPr>
      </w:pPr>
    </w:p>
    <w:p w14:paraId="7DE5A227" w14:textId="77777777" w:rsidR="00B55B3B" w:rsidRPr="001058B5" w:rsidRDefault="00B55B3B" w:rsidP="00B55B3B">
      <w:pPr>
        <w:spacing w:before="1"/>
        <w:ind w:left="2630"/>
        <w:rPr>
          <w:rFonts w:ascii="Arial" w:hAnsi="Arial" w:cs="Arial"/>
          <w:sz w:val="18"/>
        </w:rPr>
      </w:pPr>
      <w:r w:rsidRPr="001058B5">
        <w:rPr>
          <w:rFonts w:ascii="Arial" w:hAnsi="Arial" w:cs="Arial"/>
          <w:w w:val="95"/>
          <w:sz w:val="18"/>
        </w:rPr>
        <w:t>/*</w:t>
      </w:r>
    </w:p>
    <w:p w14:paraId="6D8ABA4F" w14:textId="77777777" w:rsidR="00B55B3B" w:rsidRPr="001058B5" w:rsidRDefault="00B55B3B" w:rsidP="00B55B3B">
      <w:pPr>
        <w:pStyle w:val="ListParagraph"/>
        <w:numPr>
          <w:ilvl w:val="0"/>
          <w:numId w:val="63"/>
        </w:numPr>
        <w:tabs>
          <w:tab w:val="left" w:pos="2816"/>
        </w:tabs>
        <w:spacing w:before="15"/>
        <w:rPr>
          <w:rFonts w:ascii="Arial" w:hAnsi="Arial" w:cs="Arial"/>
          <w:sz w:val="18"/>
        </w:rPr>
      </w:pPr>
      <w:r w:rsidRPr="001058B5">
        <w:rPr>
          <w:rFonts w:ascii="Arial" w:hAnsi="Arial" w:cs="Arial"/>
          <w:w w:val="95"/>
          <w:sz w:val="18"/>
        </w:rPr>
        <w:t>Procedure</w:t>
      </w:r>
      <w:r w:rsidRPr="001058B5">
        <w:rPr>
          <w:rFonts w:ascii="Arial" w:hAnsi="Arial" w:cs="Arial"/>
          <w:spacing w:val="-15"/>
          <w:w w:val="95"/>
          <w:sz w:val="18"/>
        </w:rPr>
        <w:t xml:space="preserve"> </w:t>
      </w:r>
      <w:r w:rsidRPr="001058B5">
        <w:rPr>
          <w:rFonts w:ascii="Arial" w:hAnsi="Arial" w:cs="Arial"/>
          <w:w w:val="95"/>
          <w:sz w:val="18"/>
        </w:rPr>
        <w:t>Encrypt</w:t>
      </w:r>
    </w:p>
    <w:p w14:paraId="7E1A6A8C" w14:textId="77777777" w:rsidR="00B55B3B" w:rsidRPr="001058B5" w:rsidRDefault="00B55B3B" w:rsidP="00B55B3B">
      <w:pPr>
        <w:pStyle w:val="ListParagraph"/>
        <w:numPr>
          <w:ilvl w:val="0"/>
          <w:numId w:val="63"/>
        </w:numPr>
        <w:tabs>
          <w:tab w:val="left" w:pos="2816"/>
        </w:tabs>
        <w:spacing w:before="17"/>
        <w:rPr>
          <w:rFonts w:ascii="Arial" w:hAnsi="Arial" w:cs="Arial"/>
          <w:sz w:val="18"/>
        </w:rPr>
      </w:pPr>
      <w:r w:rsidRPr="001058B5">
        <w:rPr>
          <w:rFonts w:ascii="Arial" w:hAnsi="Arial" w:cs="Arial"/>
          <w:w w:val="95"/>
          <w:sz w:val="18"/>
        </w:rPr>
        <w:t>Arguments: srcblob -&gt; Source</w:t>
      </w:r>
      <w:r w:rsidRPr="001058B5">
        <w:rPr>
          <w:rFonts w:ascii="Arial" w:hAnsi="Arial" w:cs="Arial"/>
          <w:spacing w:val="-70"/>
          <w:w w:val="95"/>
          <w:sz w:val="18"/>
        </w:rPr>
        <w:t xml:space="preserve"> </w:t>
      </w:r>
      <w:r w:rsidRPr="001058B5">
        <w:rPr>
          <w:rFonts w:ascii="Arial" w:hAnsi="Arial" w:cs="Arial"/>
          <w:w w:val="95"/>
          <w:sz w:val="18"/>
        </w:rPr>
        <w:t>BLOB</w:t>
      </w:r>
    </w:p>
    <w:p w14:paraId="567674D2"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encrypblob</w:t>
      </w:r>
      <w:r w:rsidRPr="001058B5">
        <w:rPr>
          <w:rFonts w:ascii="Arial" w:hAnsi="Arial" w:cs="Arial"/>
          <w:spacing w:val="-24"/>
          <w:w w:val="95"/>
          <w:sz w:val="18"/>
        </w:rPr>
        <w:t xml:space="preserve"> </w:t>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Output</w:t>
      </w:r>
      <w:r w:rsidRPr="001058B5">
        <w:rPr>
          <w:rFonts w:ascii="Arial" w:hAnsi="Arial" w:cs="Arial"/>
          <w:spacing w:val="-25"/>
          <w:w w:val="95"/>
          <w:sz w:val="18"/>
        </w:rPr>
        <w:t xml:space="preserve"> </w:t>
      </w:r>
      <w:r w:rsidRPr="001058B5">
        <w:rPr>
          <w:rFonts w:ascii="Arial" w:hAnsi="Arial" w:cs="Arial"/>
          <w:w w:val="95"/>
          <w:sz w:val="18"/>
        </w:rPr>
        <w:t>BLOB</w:t>
      </w:r>
      <w:r w:rsidRPr="001058B5">
        <w:rPr>
          <w:rFonts w:ascii="Arial" w:hAnsi="Arial" w:cs="Arial"/>
          <w:spacing w:val="-25"/>
          <w:w w:val="95"/>
          <w:sz w:val="18"/>
        </w:rPr>
        <w:t xml:space="preserve"> </w:t>
      </w:r>
      <w:r w:rsidRPr="001058B5">
        <w:rPr>
          <w:rFonts w:ascii="Arial" w:hAnsi="Arial" w:cs="Arial"/>
          <w:w w:val="95"/>
          <w:sz w:val="18"/>
        </w:rPr>
        <w:t>for</w:t>
      </w:r>
      <w:r w:rsidRPr="001058B5">
        <w:rPr>
          <w:rFonts w:ascii="Arial" w:hAnsi="Arial" w:cs="Arial"/>
          <w:spacing w:val="-24"/>
          <w:w w:val="95"/>
          <w:sz w:val="18"/>
        </w:rPr>
        <w:t xml:space="preserve"> </w:t>
      </w:r>
      <w:r w:rsidRPr="001058B5">
        <w:rPr>
          <w:rFonts w:ascii="Arial" w:hAnsi="Arial" w:cs="Arial"/>
          <w:w w:val="95"/>
          <w:sz w:val="18"/>
        </w:rPr>
        <w:t>encrypted</w:t>
      </w:r>
      <w:r w:rsidRPr="001058B5">
        <w:rPr>
          <w:rFonts w:ascii="Arial" w:hAnsi="Arial" w:cs="Arial"/>
          <w:spacing w:val="-25"/>
          <w:w w:val="95"/>
          <w:sz w:val="18"/>
        </w:rPr>
        <w:t xml:space="preserve"> </w:t>
      </w:r>
      <w:r w:rsidRPr="001058B5">
        <w:rPr>
          <w:rFonts w:ascii="Arial" w:hAnsi="Arial" w:cs="Arial"/>
          <w:w w:val="95"/>
          <w:sz w:val="18"/>
        </w:rPr>
        <w:t>data</w:t>
      </w:r>
    </w:p>
    <w:p w14:paraId="196C6ECA"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3"/>
          <w:w w:val="95"/>
          <w:sz w:val="18"/>
        </w:rPr>
        <w:t xml:space="preserve"> </w:t>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Algo</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AES</w:t>
      </w:r>
    </w:p>
    <w:p w14:paraId="6FE2EE55"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Chaining :</w:t>
      </w:r>
      <w:r w:rsidRPr="001058B5">
        <w:rPr>
          <w:rFonts w:ascii="Arial" w:hAnsi="Arial" w:cs="Arial"/>
          <w:spacing w:val="-32"/>
          <w:w w:val="95"/>
          <w:sz w:val="18"/>
        </w:rPr>
        <w:t xml:space="preserve"> </w:t>
      </w:r>
      <w:r w:rsidRPr="001058B5">
        <w:rPr>
          <w:rFonts w:ascii="Arial" w:hAnsi="Arial" w:cs="Arial"/>
          <w:spacing w:val="-2"/>
          <w:w w:val="95"/>
          <w:sz w:val="18"/>
        </w:rPr>
        <w:t>CBC</w:t>
      </w:r>
    </w:p>
    <w:p w14:paraId="6FDE207F"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Padding :</w:t>
      </w:r>
      <w:r w:rsidRPr="001058B5">
        <w:rPr>
          <w:rFonts w:ascii="Arial" w:hAnsi="Arial" w:cs="Arial"/>
          <w:spacing w:val="-33"/>
          <w:w w:val="95"/>
          <w:sz w:val="18"/>
        </w:rPr>
        <w:t xml:space="preserve"> </w:t>
      </w:r>
      <w:r w:rsidRPr="001058B5">
        <w:rPr>
          <w:rFonts w:ascii="Arial" w:hAnsi="Arial" w:cs="Arial"/>
          <w:w w:val="95"/>
          <w:sz w:val="18"/>
        </w:rPr>
        <w:t>PKCS5</w:t>
      </w:r>
    </w:p>
    <w:p w14:paraId="37919E73"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256</w:t>
      </w:r>
      <w:r w:rsidRPr="001058B5">
        <w:rPr>
          <w:rFonts w:ascii="Arial" w:hAnsi="Arial" w:cs="Arial"/>
          <w:spacing w:val="-49"/>
          <w:w w:val="95"/>
          <w:sz w:val="18"/>
        </w:rPr>
        <w:t xml:space="preserve"> </w:t>
      </w:r>
      <w:r w:rsidRPr="001058B5">
        <w:rPr>
          <w:rFonts w:ascii="Arial" w:hAnsi="Arial" w:cs="Arial"/>
          <w:w w:val="95"/>
          <w:sz w:val="18"/>
        </w:rPr>
        <w:t>bit</w:t>
      </w:r>
      <w:r w:rsidRPr="001058B5">
        <w:rPr>
          <w:rFonts w:ascii="Arial" w:hAnsi="Arial" w:cs="Arial"/>
          <w:spacing w:val="-49"/>
          <w:w w:val="95"/>
          <w:sz w:val="18"/>
        </w:rPr>
        <w:t xml:space="preserve"> </w:t>
      </w:r>
      <w:r w:rsidRPr="001058B5">
        <w:rPr>
          <w:rFonts w:ascii="Arial" w:hAnsi="Arial" w:cs="Arial"/>
          <w:w w:val="95"/>
          <w:sz w:val="18"/>
        </w:rPr>
        <w:t>key</w:t>
      </w:r>
      <w:r w:rsidRPr="001058B5">
        <w:rPr>
          <w:rFonts w:ascii="Arial" w:hAnsi="Arial" w:cs="Arial"/>
          <w:spacing w:val="-49"/>
          <w:w w:val="95"/>
          <w:sz w:val="18"/>
        </w:rPr>
        <w:t xml:space="preserve"> </w:t>
      </w:r>
      <w:r w:rsidRPr="001058B5">
        <w:rPr>
          <w:rFonts w:ascii="Arial" w:hAnsi="Arial" w:cs="Arial"/>
          <w:w w:val="95"/>
          <w:sz w:val="18"/>
        </w:rPr>
        <w:t>for</w:t>
      </w:r>
      <w:r w:rsidRPr="001058B5">
        <w:rPr>
          <w:rFonts w:ascii="Arial" w:hAnsi="Arial" w:cs="Arial"/>
          <w:spacing w:val="-48"/>
          <w:w w:val="95"/>
          <w:sz w:val="18"/>
        </w:rPr>
        <w:t xml:space="preserve"> </w:t>
      </w:r>
      <w:r w:rsidRPr="001058B5">
        <w:rPr>
          <w:rFonts w:ascii="Arial" w:hAnsi="Arial" w:cs="Arial"/>
          <w:w w:val="95"/>
          <w:sz w:val="18"/>
        </w:rPr>
        <w:t>AES</w:t>
      </w:r>
      <w:r w:rsidRPr="001058B5">
        <w:rPr>
          <w:rFonts w:ascii="Arial" w:hAnsi="Arial" w:cs="Arial"/>
          <w:spacing w:val="-48"/>
          <w:w w:val="95"/>
          <w:sz w:val="18"/>
        </w:rPr>
        <w:t xml:space="preserve"> </w:t>
      </w:r>
      <w:r w:rsidRPr="001058B5">
        <w:rPr>
          <w:rFonts w:ascii="Arial" w:hAnsi="Arial" w:cs="Arial"/>
          <w:w w:val="95"/>
          <w:sz w:val="18"/>
        </w:rPr>
        <w:t>passed</w:t>
      </w:r>
      <w:r w:rsidRPr="001058B5">
        <w:rPr>
          <w:rFonts w:ascii="Arial" w:hAnsi="Arial" w:cs="Arial"/>
          <w:spacing w:val="-49"/>
          <w:w w:val="95"/>
          <w:sz w:val="18"/>
        </w:rPr>
        <w:t xml:space="preserve"> </w:t>
      </w:r>
      <w:r w:rsidRPr="001058B5">
        <w:rPr>
          <w:rFonts w:ascii="Arial" w:hAnsi="Arial" w:cs="Arial"/>
          <w:w w:val="95"/>
          <w:sz w:val="18"/>
        </w:rPr>
        <w:t>as</w:t>
      </w:r>
      <w:r w:rsidRPr="001058B5">
        <w:rPr>
          <w:rFonts w:ascii="Arial" w:hAnsi="Arial" w:cs="Arial"/>
          <w:spacing w:val="-48"/>
          <w:w w:val="95"/>
          <w:sz w:val="18"/>
        </w:rPr>
        <w:t xml:space="preserve"> </w:t>
      </w:r>
      <w:r w:rsidRPr="001058B5">
        <w:rPr>
          <w:rFonts w:ascii="Arial" w:hAnsi="Arial" w:cs="Arial"/>
          <w:spacing w:val="-2"/>
          <w:w w:val="95"/>
          <w:sz w:val="18"/>
        </w:rPr>
        <w:t>RAW</w:t>
      </w:r>
    </w:p>
    <w:p w14:paraId="6878746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70173A7C" w14:textId="77777777" w:rsidR="00B55B3B" w:rsidRPr="001058B5" w:rsidRDefault="00B55B3B" w:rsidP="00B55B3B">
      <w:pPr>
        <w:spacing w:before="15"/>
        <w:ind w:left="2630"/>
        <w:rPr>
          <w:rFonts w:ascii="Arial" w:hAnsi="Arial" w:cs="Arial"/>
          <w:sz w:val="18"/>
        </w:rPr>
      </w:pPr>
      <w:r w:rsidRPr="001058B5">
        <w:rPr>
          <w:rFonts w:ascii="Arial" w:hAnsi="Arial" w:cs="Arial"/>
          <w:w w:val="85"/>
          <w:sz w:val="18"/>
        </w:rPr>
        <w:t>hextoraw('000102030405060708090A0B0C0D0E0F101112131415161718191A1B1C1D1E1F')</w:t>
      </w:r>
    </w:p>
    <w:p w14:paraId="462B8C6D"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IV</w:t>
      </w:r>
      <w:r w:rsidRPr="001058B5">
        <w:rPr>
          <w:rFonts w:ascii="Arial" w:hAnsi="Arial" w:cs="Arial"/>
          <w:spacing w:val="-32"/>
          <w:w w:val="95"/>
          <w:sz w:val="18"/>
        </w:rPr>
        <w:t xml:space="preserve"> </w:t>
      </w:r>
      <w:r w:rsidRPr="001058B5">
        <w:rPr>
          <w:rFonts w:ascii="Arial" w:hAnsi="Arial" w:cs="Arial"/>
          <w:w w:val="95"/>
          <w:sz w:val="18"/>
        </w:rPr>
        <w:t>(Initialization</w:t>
      </w:r>
      <w:r w:rsidRPr="001058B5">
        <w:rPr>
          <w:rFonts w:ascii="Arial" w:hAnsi="Arial" w:cs="Arial"/>
          <w:spacing w:val="-31"/>
          <w:w w:val="95"/>
          <w:sz w:val="18"/>
        </w:rPr>
        <w:t xml:space="preserve"> </w:t>
      </w:r>
      <w:r w:rsidRPr="001058B5">
        <w:rPr>
          <w:rFonts w:ascii="Arial" w:hAnsi="Arial" w:cs="Arial"/>
          <w:w w:val="95"/>
          <w:sz w:val="18"/>
        </w:rPr>
        <w:t>Vector)</w:t>
      </w:r>
      <w:r w:rsidRPr="001058B5">
        <w:rPr>
          <w:rFonts w:ascii="Arial" w:hAnsi="Arial" w:cs="Arial"/>
          <w:spacing w:val="-32"/>
          <w:w w:val="95"/>
          <w:sz w:val="18"/>
        </w:rPr>
        <w:t xml:space="preserve"> </w:t>
      </w:r>
      <w:r w:rsidRPr="001058B5">
        <w:rPr>
          <w:rFonts w:ascii="Arial" w:hAnsi="Arial" w:cs="Arial"/>
          <w:w w:val="95"/>
          <w:sz w:val="18"/>
        </w:rPr>
        <w:t>for</w:t>
      </w:r>
      <w:r w:rsidRPr="001058B5">
        <w:rPr>
          <w:rFonts w:ascii="Arial" w:hAnsi="Arial" w:cs="Arial"/>
          <w:spacing w:val="-32"/>
          <w:w w:val="95"/>
          <w:sz w:val="18"/>
        </w:rPr>
        <w:t xml:space="preserve"> </w:t>
      </w:r>
      <w:r w:rsidRPr="001058B5">
        <w:rPr>
          <w:rFonts w:ascii="Arial" w:hAnsi="Arial" w:cs="Arial"/>
          <w:w w:val="95"/>
          <w:sz w:val="18"/>
        </w:rPr>
        <w:t>AES</w:t>
      </w:r>
      <w:r w:rsidRPr="001058B5">
        <w:rPr>
          <w:rFonts w:ascii="Arial" w:hAnsi="Arial" w:cs="Arial"/>
          <w:spacing w:val="-31"/>
          <w:w w:val="95"/>
          <w:sz w:val="18"/>
        </w:rPr>
        <w:t xml:space="preserve"> </w:t>
      </w:r>
      <w:r w:rsidRPr="001058B5">
        <w:rPr>
          <w:rFonts w:ascii="Arial" w:hAnsi="Arial" w:cs="Arial"/>
          <w:w w:val="95"/>
          <w:sz w:val="18"/>
        </w:rPr>
        <w:t>algo</w:t>
      </w:r>
      <w:r w:rsidRPr="001058B5">
        <w:rPr>
          <w:rFonts w:ascii="Arial" w:hAnsi="Arial" w:cs="Arial"/>
          <w:spacing w:val="-32"/>
          <w:w w:val="95"/>
          <w:sz w:val="18"/>
        </w:rPr>
        <w:t xml:space="preserve"> </w:t>
      </w:r>
      <w:r w:rsidRPr="001058B5">
        <w:rPr>
          <w:rFonts w:ascii="Arial" w:hAnsi="Arial" w:cs="Arial"/>
          <w:w w:val="95"/>
          <w:sz w:val="18"/>
        </w:rPr>
        <w:t>passed</w:t>
      </w:r>
      <w:r w:rsidRPr="001058B5">
        <w:rPr>
          <w:rFonts w:ascii="Arial" w:hAnsi="Arial" w:cs="Arial"/>
          <w:spacing w:val="-32"/>
          <w:w w:val="95"/>
          <w:sz w:val="18"/>
        </w:rPr>
        <w:t xml:space="preserve"> </w:t>
      </w:r>
      <w:r w:rsidRPr="001058B5">
        <w:rPr>
          <w:rFonts w:ascii="Arial" w:hAnsi="Arial" w:cs="Arial"/>
          <w:w w:val="95"/>
          <w:sz w:val="18"/>
        </w:rPr>
        <w:t>as</w:t>
      </w:r>
      <w:r w:rsidRPr="001058B5">
        <w:rPr>
          <w:rFonts w:ascii="Arial" w:hAnsi="Arial" w:cs="Arial"/>
          <w:spacing w:val="-32"/>
          <w:w w:val="95"/>
          <w:sz w:val="18"/>
        </w:rPr>
        <w:t xml:space="preserve"> </w:t>
      </w:r>
      <w:r w:rsidRPr="001058B5">
        <w:rPr>
          <w:rFonts w:ascii="Arial" w:hAnsi="Arial" w:cs="Arial"/>
          <w:w w:val="95"/>
          <w:sz w:val="18"/>
        </w:rPr>
        <w:t>RAW</w:t>
      </w:r>
    </w:p>
    <w:p w14:paraId="0FB7024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9"/>
          <w:w w:val="95"/>
          <w:sz w:val="18"/>
        </w:rPr>
        <w:t xml:space="preserve"> </w:t>
      </w:r>
      <w:r w:rsidRPr="001058B5">
        <w:rPr>
          <w:rFonts w:ascii="Arial" w:hAnsi="Arial" w:cs="Arial"/>
          <w:w w:val="95"/>
          <w:sz w:val="18"/>
        </w:rPr>
        <w:t>hextoraw('00000000000000000000000000000000')</w:t>
      </w:r>
    </w:p>
    <w:p w14:paraId="7ADFE92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w:t>
      </w:r>
    </w:p>
    <w:p w14:paraId="7AFFC126" w14:textId="77777777" w:rsidR="00B55B3B" w:rsidRPr="001058B5" w:rsidRDefault="00B55B3B" w:rsidP="00B55B3B">
      <w:pPr>
        <w:pStyle w:val="BodyText"/>
        <w:spacing w:before="9"/>
        <w:rPr>
          <w:rFonts w:ascii="Arial" w:hAnsi="Arial" w:cs="Arial"/>
        </w:rPr>
      </w:pPr>
    </w:p>
    <w:p w14:paraId="40A1BC20" w14:textId="77777777" w:rsidR="00B55B3B" w:rsidRPr="001058B5" w:rsidRDefault="00B55B3B" w:rsidP="00B55B3B">
      <w:pPr>
        <w:spacing w:before="1" w:line="259" w:lineRule="auto"/>
        <w:ind w:left="3741" w:right="3784" w:hanging="1112"/>
        <w:rPr>
          <w:rFonts w:ascii="Arial" w:hAnsi="Arial" w:cs="Arial"/>
          <w:sz w:val="18"/>
        </w:rPr>
      </w:pPr>
      <w:r w:rsidRPr="001058B5">
        <w:rPr>
          <w:rFonts w:ascii="Arial" w:hAnsi="Arial" w:cs="Arial"/>
          <w:w w:val="95"/>
          <w:sz w:val="18"/>
        </w:rPr>
        <w:t xml:space="preserve">DBMS_CRYPTO.Encrypt(encrypblob, srcblob, </w:t>
      </w:r>
      <w:r w:rsidRPr="001058B5">
        <w:rPr>
          <w:rFonts w:ascii="Arial" w:hAnsi="Arial" w:cs="Arial"/>
          <w:w w:val="85"/>
          <w:sz w:val="18"/>
        </w:rPr>
        <w:t>DBMS_CRYPTO.AES_CBC_PKCS5,</w:t>
      </w:r>
    </w:p>
    <w:p w14:paraId="17BAF211" w14:textId="77777777" w:rsidR="00B55B3B" w:rsidRPr="001058B5" w:rsidRDefault="00B55B3B" w:rsidP="00B55B3B">
      <w:pPr>
        <w:spacing w:line="259" w:lineRule="auto"/>
        <w:ind w:left="2260" w:right="848" w:firstLine="1481"/>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79E532DD" w14:textId="77777777" w:rsidR="00B55B3B" w:rsidRPr="001058B5" w:rsidRDefault="00B55B3B" w:rsidP="00B55B3B">
      <w:pPr>
        <w:ind w:left="3741"/>
        <w:rPr>
          <w:rFonts w:ascii="Arial" w:hAnsi="Arial" w:cs="Arial"/>
          <w:sz w:val="18"/>
        </w:rPr>
      </w:pPr>
      <w:r w:rsidRPr="001058B5">
        <w:rPr>
          <w:rFonts w:ascii="Arial" w:hAnsi="Arial" w:cs="Arial"/>
          <w:w w:val="95"/>
          <w:sz w:val="18"/>
        </w:rPr>
        <w:t>hextoraw('00000000000000000000000000000000'));</w:t>
      </w:r>
    </w:p>
    <w:p w14:paraId="68DD4D6E" w14:textId="77777777" w:rsidR="00B55B3B" w:rsidRPr="001058B5" w:rsidRDefault="00B55B3B" w:rsidP="00B55B3B">
      <w:pPr>
        <w:pStyle w:val="BodyText"/>
        <w:rPr>
          <w:rFonts w:ascii="Arial" w:hAnsi="Arial" w:cs="Arial"/>
          <w:sz w:val="18"/>
        </w:rPr>
      </w:pPr>
    </w:p>
    <w:p w14:paraId="0CF06CA0" w14:textId="77777777" w:rsidR="00B55B3B" w:rsidRPr="001058B5" w:rsidRDefault="00B55B3B" w:rsidP="00B55B3B">
      <w:pPr>
        <w:pStyle w:val="BodyText"/>
        <w:spacing w:before="2"/>
        <w:rPr>
          <w:rFonts w:ascii="Arial" w:hAnsi="Arial" w:cs="Arial"/>
          <w:sz w:val="22"/>
        </w:rPr>
      </w:pPr>
    </w:p>
    <w:p w14:paraId="7E83ECAB" w14:textId="77777777" w:rsidR="00B55B3B" w:rsidRPr="001058B5" w:rsidRDefault="00B55B3B" w:rsidP="00B55B3B">
      <w:pPr>
        <w:spacing w:line="259" w:lineRule="auto"/>
        <w:ind w:left="2630" w:right="3741"/>
        <w:rPr>
          <w:rFonts w:ascii="Arial" w:hAnsi="Arial" w:cs="Arial"/>
          <w:sz w:val="18"/>
        </w:rPr>
      </w:pPr>
      <w:r w:rsidRPr="001058B5">
        <w:rPr>
          <w:rFonts w:ascii="Arial" w:hAnsi="Arial" w:cs="Arial"/>
          <w:w w:val="85"/>
          <w:sz w:val="18"/>
        </w:rPr>
        <w:t xml:space="preserve">dbms_output.put_line('Encryption Done'); </w:t>
      </w:r>
      <w:r w:rsidRPr="001058B5">
        <w:rPr>
          <w:rFonts w:ascii="Arial" w:hAnsi="Arial" w:cs="Arial"/>
          <w:w w:val="95"/>
          <w:sz w:val="18"/>
        </w:rPr>
        <w:t>dbms_output.put_line('---');</w:t>
      </w:r>
    </w:p>
    <w:p w14:paraId="261B6551"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040A9E62" w14:textId="77777777" w:rsidR="00B55B3B" w:rsidRPr="001058B5" w:rsidRDefault="00B55B3B" w:rsidP="00B55B3B">
      <w:pPr>
        <w:pStyle w:val="BodyText"/>
        <w:rPr>
          <w:rFonts w:ascii="Arial" w:hAnsi="Arial" w:cs="Arial"/>
        </w:rPr>
      </w:pPr>
    </w:p>
    <w:p w14:paraId="266AD3CB" w14:textId="77777777" w:rsidR="00B55B3B" w:rsidRPr="001058B5" w:rsidRDefault="00B55B3B" w:rsidP="00B55B3B">
      <w:pPr>
        <w:pStyle w:val="BodyText"/>
        <w:spacing w:before="7"/>
        <w:rPr>
          <w:rFonts w:ascii="Arial" w:hAnsi="Arial" w:cs="Arial"/>
          <w:sz w:val="29"/>
        </w:rPr>
      </w:pPr>
    </w:p>
    <w:p w14:paraId="6B4BE371" w14:textId="77777777" w:rsidR="00B55B3B" w:rsidRPr="001058B5" w:rsidRDefault="00B55B3B" w:rsidP="00B55B3B">
      <w:pPr>
        <w:spacing w:before="95"/>
        <w:ind w:left="2030"/>
        <w:rPr>
          <w:rFonts w:ascii="Arial" w:hAnsi="Arial" w:cs="Arial"/>
          <w:sz w:val="18"/>
        </w:rPr>
      </w:pPr>
      <w:r w:rsidRPr="001058B5">
        <w:rPr>
          <w:rFonts w:ascii="Arial" w:hAnsi="Arial" w:cs="Arial"/>
          <w:w w:val="95"/>
          <w:sz w:val="18"/>
        </w:rPr>
        <w:t>leng := DBMS_LOB.GETLENGTH(encrypblob);</w:t>
      </w:r>
    </w:p>
    <w:p w14:paraId="596157F1"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67795FD"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dbms_output.put_line('Encrypt BLOB Len</w:t>
      </w:r>
      <w:r w:rsidRPr="001058B5">
        <w:rPr>
          <w:rFonts w:ascii="Arial" w:hAnsi="Arial" w:cs="Arial"/>
          <w:spacing w:val="-67"/>
          <w:w w:val="95"/>
          <w:sz w:val="18"/>
        </w:rPr>
        <w:t xml:space="preserve"> </w:t>
      </w:r>
      <w:r w:rsidRPr="001058B5">
        <w:rPr>
          <w:rFonts w:ascii="Arial" w:hAnsi="Arial" w:cs="Arial"/>
          <w:w w:val="95"/>
          <w:sz w:val="18"/>
        </w:rPr>
        <w:t>NULL');</w:t>
      </w:r>
    </w:p>
    <w:p w14:paraId="34C1D1CB"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0A9A2C25" w14:textId="77777777" w:rsidR="00B55B3B" w:rsidRPr="001058B5" w:rsidRDefault="00B55B3B" w:rsidP="00B55B3B">
      <w:pPr>
        <w:spacing w:before="15"/>
        <w:ind w:left="2401"/>
        <w:rPr>
          <w:rFonts w:ascii="Arial" w:hAnsi="Arial" w:cs="Arial"/>
          <w:sz w:val="18"/>
        </w:rPr>
      </w:pPr>
      <w:r w:rsidRPr="001058B5">
        <w:rPr>
          <w:rFonts w:ascii="Arial" w:hAnsi="Arial" w:cs="Arial"/>
          <w:w w:val="95"/>
          <w:sz w:val="18"/>
        </w:rPr>
        <w:t>dbms_output.put_line('Encrypt BLOB Len ' || leng);</w:t>
      </w:r>
    </w:p>
    <w:p w14:paraId="579C4149"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END IF;</w:t>
      </w:r>
    </w:p>
    <w:p w14:paraId="2081700D" w14:textId="77777777" w:rsidR="00B55B3B" w:rsidRPr="001058B5" w:rsidRDefault="00B55B3B" w:rsidP="00B55B3B">
      <w:pPr>
        <w:pStyle w:val="BodyText"/>
        <w:spacing w:before="10"/>
        <w:rPr>
          <w:rFonts w:ascii="Arial" w:hAnsi="Arial" w:cs="Arial"/>
        </w:rPr>
      </w:pPr>
    </w:p>
    <w:p w14:paraId="20B47718" w14:textId="77777777" w:rsidR="00B55B3B" w:rsidRPr="001058B5" w:rsidRDefault="00B55B3B" w:rsidP="00B55B3B">
      <w:pPr>
        <w:ind w:left="2031"/>
        <w:rPr>
          <w:rFonts w:ascii="Arial" w:hAnsi="Arial" w:cs="Arial"/>
          <w:b/>
          <w:sz w:val="18"/>
        </w:rPr>
      </w:pPr>
      <w:r w:rsidRPr="001058B5">
        <w:rPr>
          <w:rFonts w:ascii="Arial" w:hAnsi="Arial" w:cs="Arial"/>
          <w:b/>
          <w:w w:val="95"/>
          <w:sz w:val="18"/>
        </w:rPr>
        <w:t>-- 4. Read encrypblob to a raw:</w:t>
      </w:r>
    </w:p>
    <w:p w14:paraId="46499B6D"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encrawlen := 999;</w:t>
      </w:r>
    </w:p>
    <w:p w14:paraId="10DC77EC" w14:textId="77777777" w:rsidR="00B55B3B" w:rsidRPr="001058B5" w:rsidRDefault="00B55B3B" w:rsidP="00B55B3B">
      <w:pPr>
        <w:pStyle w:val="BodyText"/>
        <w:spacing w:before="10"/>
        <w:rPr>
          <w:rFonts w:ascii="Arial" w:hAnsi="Arial" w:cs="Arial"/>
        </w:rPr>
      </w:pPr>
    </w:p>
    <w:p w14:paraId="74F14B9C"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(encrypblob,</w:t>
      </w:r>
      <w:r w:rsidRPr="001058B5">
        <w:rPr>
          <w:rFonts w:ascii="Arial" w:hAnsi="Arial" w:cs="Arial"/>
          <w:spacing w:val="-62"/>
          <w:w w:val="90"/>
          <w:sz w:val="18"/>
        </w:rPr>
        <w:t xml:space="preserve"> </w:t>
      </w:r>
      <w:r w:rsidRPr="001058B5">
        <w:rPr>
          <w:rFonts w:ascii="Arial" w:hAnsi="Arial" w:cs="Arial"/>
          <w:w w:val="90"/>
          <w:sz w:val="18"/>
        </w:rPr>
        <w:t>encrawlen,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encrypraw); </w:t>
      </w:r>
      <w:r w:rsidRPr="001058B5">
        <w:rPr>
          <w:rFonts w:ascii="Arial" w:hAnsi="Arial" w:cs="Arial"/>
          <w:w w:val="95"/>
          <w:sz w:val="18"/>
        </w:rPr>
        <w:t>DBMS_LOB.CLOSE (encrypblob);</w:t>
      </w:r>
    </w:p>
    <w:p w14:paraId="67EE8652" w14:textId="77777777" w:rsidR="00B55B3B" w:rsidRPr="001058B5" w:rsidRDefault="00B55B3B" w:rsidP="00B55B3B">
      <w:pPr>
        <w:pStyle w:val="BodyText"/>
        <w:spacing w:before="3"/>
        <w:rPr>
          <w:rFonts w:ascii="Arial" w:hAnsi="Arial" w:cs="Arial"/>
          <w:sz w:val="19"/>
        </w:rPr>
      </w:pPr>
    </w:p>
    <w:p w14:paraId="44A3F24C" w14:textId="77777777" w:rsidR="00B55B3B" w:rsidRPr="001058B5" w:rsidRDefault="00B55B3B" w:rsidP="00B55B3B">
      <w:pPr>
        <w:spacing w:before="1" w:line="259" w:lineRule="auto"/>
        <w:ind w:left="2030" w:right="3322"/>
        <w:rPr>
          <w:rFonts w:ascii="Arial" w:hAnsi="Arial" w:cs="Arial"/>
          <w:sz w:val="18"/>
        </w:rPr>
      </w:pPr>
      <w:r w:rsidRPr="001058B5">
        <w:rPr>
          <w:rFonts w:ascii="Arial" w:hAnsi="Arial" w:cs="Arial"/>
          <w:w w:val="90"/>
          <w:sz w:val="18"/>
        </w:rPr>
        <w:t>dbms_output.put_line('Read</w:t>
      </w:r>
      <w:r w:rsidRPr="001058B5">
        <w:rPr>
          <w:rFonts w:ascii="Arial" w:hAnsi="Arial" w:cs="Arial"/>
          <w:spacing w:val="-50"/>
          <w:w w:val="90"/>
          <w:sz w:val="18"/>
        </w:rPr>
        <w:t xml:space="preserve"> </w:t>
      </w:r>
      <w:r w:rsidRPr="001058B5">
        <w:rPr>
          <w:rFonts w:ascii="Arial" w:hAnsi="Arial" w:cs="Arial"/>
          <w:w w:val="90"/>
          <w:sz w:val="18"/>
        </w:rPr>
        <w:t>encrypt</w:t>
      </w:r>
      <w:r w:rsidRPr="001058B5">
        <w:rPr>
          <w:rFonts w:ascii="Arial" w:hAnsi="Arial" w:cs="Arial"/>
          <w:spacing w:val="-50"/>
          <w:w w:val="90"/>
          <w:sz w:val="18"/>
        </w:rPr>
        <w:t xml:space="preserve"> </w:t>
      </w:r>
      <w:r w:rsidRPr="001058B5">
        <w:rPr>
          <w:rFonts w:ascii="Arial" w:hAnsi="Arial" w:cs="Arial"/>
          <w:w w:val="90"/>
          <w:sz w:val="18"/>
        </w:rPr>
        <w:t>blob</w:t>
      </w:r>
      <w:r w:rsidRPr="001058B5">
        <w:rPr>
          <w:rFonts w:ascii="Arial" w:hAnsi="Arial" w:cs="Arial"/>
          <w:spacing w:val="-50"/>
          <w:w w:val="90"/>
          <w:sz w:val="18"/>
        </w:rPr>
        <w:t xml:space="preserve"> </w:t>
      </w:r>
      <w:r w:rsidRPr="001058B5">
        <w:rPr>
          <w:rFonts w:ascii="Arial" w:hAnsi="Arial" w:cs="Arial"/>
          <w:w w:val="90"/>
          <w:sz w:val="18"/>
        </w:rPr>
        <w:t>to</w:t>
      </w:r>
      <w:r w:rsidRPr="001058B5">
        <w:rPr>
          <w:rFonts w:ascii="Arial" w:hAnsi="Arial" w:cs="Arial"/>
          <w:spacing w:val="-49"/>
          <w:w w:val="90"/>
          <w:sz w:val="18"/>
        </w:rPr>
        <w:t xml:space="preserve"> </w:t>
      </w:r>
      <w:r w:rsidRPr="001058B5">
        <w:rPr>
          <w:rFonts w:ascii="Arial" w:hAnsi="Arial" w:cs="Arial"/>
          <w:w w:val="90"/>
          <w:sz w:val="18"/>
        </w:rPr>
        <w:t>a</w:t>
      </w:r>
      <w:r w:rsidRPr="001058B5">
        <w:rPr>
          <w:rFonts w:ascii="Arial" w:hAnsi="Arial" w:cs="Arial"/>
          <w:spacing w:val="-50"/>
          <w:w w:val="90"/>
          <w:sz w:val="18"/>
        </w:rPr>
        <w:t xml:space="preserve"> </w:t>
      </w:r>
      <w:r w:rsidRPr="001058B5">
        <w:rPr>
          <w:rFonts w:ascii="Arial" w:hAnsi="Arial" w:cs="Arial"/>
          <w:w w:val="90"/>
          <w:sz w:val="18"/>
        </w:rPr>
        <w:t xml:space="preserve">raw'); </w:t>
      </w:r>
      <w:r w:rsidRPr="001058B5">
        <w:rPr>
          <w:rFonts w:ascii="Arial" w:hAnsi="Arial" w:cs="Arial"/>
          <w:w w:val="95"/>
          <w:sz w:val="18"/>
        </w:rPr>
        <w:t>dbms_output.put_line('---');</w:t>
      </w:r>
    </w:p>
    <w:p w14:paraId="609326C6" w14:textId="77777777" w:rsidR="00B55B3B" w:rsidRPr="001058B5" w:rsidRDefault="00B55B3B" w:rsidP="00B55B3B">
      <w:pPr>
        <w:pStyle w:val="BodyText"/>
        <w:spacing w:before="4"/>
        <w:rPr>
          <w:rFonts w:ascii="Arial" w:hAnsi="Arial" w:cs="Arial"/>
          <w:sz w:val="19"/>
        </w:rPr>
      </w:pPr>
    </w:p>
    <w:p w14:paraId="0843599E"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dbms_output.put_line('Encrypted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encrypraw); </w:t>
      </w:r>
      <w:r w:rsidRPr="001058B5">
        <w:rPr>
          <w:rFonts w:ascii="Arial" w:hAnsi="Arial" w:cs="Arial"/>
          <w:w w:val="95"/>
          <w:sz w:val="18"/>
        </w:rPr>
        <w:t>dbms_output.put_line('---');</w:t>
      </w:r>
    </w:p>
    <w:p w14:paraId="1AD1B427" w14:textId="77777777" w:rsidR="00B55B3B" w:rsidRPr="001058B5" w:rsidRDefault="00B55B3B" w:rsidP="00B55B3B">
      <w:pPr>
        <w:pStyle w:val="BodyText"/>
        <w:spacing w:before="4"/>
        <w:rPr>
          <w:rFonts w:ascii="Arial" w:hAnsi="Arial" w:cs="Arial"/>
          <w:sz w:val="19"/>
        </w:rPr>
      </w:pPr>
    </w:p>
    <w:p w14:paraId="79F90705" w14:textId="77777777" w:rsidR="00B55B3B" w:rsidRPr="001058B5" w:rsidRDefault="00B55B3B" w:rsidP="00B55B3B">
      <w:pPr>
        <w:ind w:left="2030"/>
        <w:rPr>
          <w:rFonts w:ascii="Arial" w:hAnsi="Arial" w:cs="Arial"/>
          <w:sz w:val="18"/>
        </w:rPr>
      </w:pPr>
      <w:r w:rsidRPr="001058B5">
        <w:rPr>
          <w:rFonts w:ascii="Arial" w:hAnsi="Arial" w:cs="Arial"/>
          <w:w w:val="95"/>
          <w:sz w:val="18"/>
        </w:rPr>
        <w:t>/*</w:t>
      </w:r>
    </w:p>
    <w:p w14:paraId="618F3643" w14:textId="77777777" w:rsidR="00B55B3B" w:rsidRPr="001058B5" w:rsidRDefault="00B55B3B" w:rsidP="00B55B3B">
      <w:pPr>
        <w:pStyle w:val="ListParagraph"/>
        <w:numPr>
          <w:ilvl w:val="0"/>
          <w:numId w:val="62"/>
        </w:numPr>
        <w:tabs>
          <w:tab w:val="left" w:pos="2216"/>
        </w:tabs>
        <w:spacing w:before="16"/>
        <w:ind w:hanging="1204"/>
        <w:rPr>
          <w:rFonts w:ascii="Arial" w:hAnsi="Arial" w:cs="Arial"/>
          <w:sz w:val="18"/>
        </w:rPr>
      </w:pPr>
      <w:r w:rsidRPr="001058B5">
        <w:rPr>
          <w:rFonts w:ascii="Arial" w:hAnsi="Arial" w:cs="Arial"/>
          <w:w w:val="95"/>
          <w:sz w:val="18"/>
        </w:rPr>
        <w:t>Procedure</w:t>
      </w:r>
      <w:r w:rsidRPr="001058B5">
        <w:rPr>
          <w:rFonts w:ascii="Arial" w:hAnsi="Arial" w:cs="Arial"/>
          <w:spacing w:val="-14"/>
          <w:w w:val="95"/>
          <w:sz w:val="18"/>
        </w:rPr>
        <w:t xml:space="preserve"> </w:t>
      </w:r>
      <w:r w:rsidRPr="001058B5">
        <w:rPr>
          <w:rFonts w:ascii="Arial" w:hAnsi="Arial" w:cs="Arial"/>
          <w:w w:val="95"/>
          <w:sz w:val="18"/>
        </w:rPr>
        <w:t>Decrypt</w:t>
      </w:r>
    </w:p>
    <w:p w14:paraId="4E219476" w14:textId="77777777" w:rsidR="00B55B3B" w:rsidRPr="001058B5" w:rsidRDefault="00B55B3B" w:rsidP="00B55B3B">
      <w:pPr>
        <w:pStyle w:val="ListParagraph"/>
        <w:numPr>
          <w:ilvl w:val="0"/>
          <w:numId w:val="62"/>
        </w:numPr>
        <w:tabs>
          <w:tab w:val="left" w:pos="2216"/>
        </w:tabs>
        <w:spacing w:before="17"/>
        <w:ind w:hanging="1204"/>
        <w:rPr>
          <w:rFonts w:ascii="Arial" w:hAnsi="Arial" w:cs="Arial"/>
          <w:sz w:val="18"/>
        </w:rPr>
      </w:pPr>
      <w:r w:rsidRPr="001058B5">
        <w:rPr>
          <w:rFonts w:ascii="Arial" w:hAnsi="Arial" w:cs="Arial"/>
          <w:w w:val="90"/>
          <w:sz w:val="18"/>
        </w:rPr>
        <w:t>Arguments:</w:t>
      </w:r>
      <w:r w:rsidRPr="001058B5">
        <w:rPr>
          <w:rFonts w:ascii="Arial" w:hAnsi="Arial" w:cs="Arial"/>
          <w:spacing w:val="-43"/>
          <w:w w:val="90"/>
          <w:sz w:val="18"/>
        </w:rPr>
        <w:t xml:space="preserve"> </w:t>
      </w:r>
      <w:r w:rsidRPr="001058B5">
        <w:rPr>
          <w:rFonts w:ascii="Arial" w:hAnsi="Arial" w:cs="Arial"/>
          <w:w w:val="90"/>
          <w:sz w:val="18"/>
        </w:rPr>
        <w:t>encrypblob</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Encrypted</w:t>
      </w:r>
      <w:r w:rsidRPr="001058B5">
        <w:rPr>
          <w:rFonts w:ascii="Arial" w:hAnsi="Arial" w:cs="Arial"/>
          <w:spacing w:val="-42"/>
          <w:w w:val="90"/>
          <w:sz w:val="18"/>
        </w:rPr>
        <w:t xml:space="preserve"> </w:t>
      </w:r>
      <w:r w:rsidRPr="001058B5">
        <w:rPr>
          <w:rFonts w:ascii="Arial" w:hAnsi="Arial" w:cs="Arial"/>
          <w:w w:val="90"/>
          <w:sz w:val="18"/>
        </w:rPr>
        <w:t>BLOB</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3"/>
          <w:w w:val="90"/>
          <w:sz w:val="18"/>
        </w:rPr>
        <w:t xml:space="preserve"> </w:t>
      </w:r>
      <w:r w:rsidRPr="001058B5">
        <w:rPr>
          <w:rFonts w:ascii="Arial" w:hAnsi="Arial" w:cs="Arial"/>
          <w:w w:val="90"/>
          <w:sz w:val="18"/>
        </w:rPr>
        <w:t>decrypt</w:t>
      </w:r>
    </w:p>
    <w:p w14:paraId="794950D3"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decrypblob</w:t>
      </w:r>
      <w:r w:rsidRPr="001058B5">
        <w:rPr>
          <w:rFonts w:ascii="Arial" w:hAnsi="Arial" w:cs="Arial"/>
          <w:spacing w:val="-66"/>
          <w:w w:val="95"/>
          <w:sz w:val="18"/>
        </w:rPr>
        <w:t xml:space="preserve"> </w:t>
      </w:r>
      <w:r w:rsidRPr="001058B5">
        <w:rPr>
          <w:rFonts w:ascii="Arial" w:hAnsi="Arial" w:cs="Arial"/>
          <w:w w:val="95"/>
          <w:sz w:val="18"/>
        </w:rPr>
        <w:t>-&gt;</w:t>
      </w:r>
      <w:r w:rsidRPr="001058B5">
        <w:rPr>
          <w:rFonts w:ascii="Arial" w:hAnsi="Arial" w:cs="Arial"/>
          <w:spacing w:val="-66"/>
          <w:w w:val="95"/>
          <w:sz w:val="18"/>
        </w:rPr>
        <w:t xml:space="preserve"> </w:t>
      </w:r>
      <w:r w:rsidRPr="001058B5">
        <w:rPr>
          <w:rFonts w:ascii="Arial" w:hAnsi="Arial" w:cs="Arial"/>
          <w:w w:val="95"/>
          <w:sz w:val="18"/>
        </w:rPr>
        <w:t>Output</w:t>
      </w:r>
      <w:r w:rsidRPr="001058B5">
        <w:rPr>
          <w:rFonts w:ascii="Arial" w:hAnsi="Arial" w:cs="Arial"/>
          <w:spacing w:val="-66"/>
          <w:w w:val="95"/>
          <w:sz w:val="18"/>
        </w:rPr>
        <w:t xml:space="preserve"> </w:t>
      </w:r>
      <w:r w:rsidRPr="001058B5">
        <w:rPr>
          <w:rFonts w:ascii="Arial" w:hAnsi="Arial" w:cs="Arial"/>
          <w:w w:val="95"/>
          <w:sz w:val="18"/>
        </w:rPr>
        <w:t>BLOB</w:t>
      </w:r>
      <w:r w:rsidRPr="001058B5">
        <w:rPr>
          <w:rFonts w:ascii="Arial" w:hAnsi="Arial" w:cs="Arial"/>
          <w:spacing w:val="-66"/>
          <w:w w:val="95"/>
          <w:sz w:val="18"/>
        </w:rPr>
        <w:t xml:space="preserve"> </w:t>
      </w:r>
      <w:r w:rsidRPr="001058B5">
        <w:rPr>
          <w:rFonts w:ascii="Arial" w:hAnsi="Arial" w:cs="Arial"/>
          <w:w w:val="95"/>
          <w:sz w:val="18"/>
        </w:rPr>
        <w:t>for</w:t>
      </w:r>
      <w:r w:rsidRPr="001058B5">
        <w:rPr>
          <w:rFonts w:ascii="Arial" w:hAnsi="Arial" w:cs="Arial"/>
          <w:spacing w:val="-66"/>
          <w:w w:val="95"/>
          <w:sz w:val="18"/>
        </w:rPr>
        <w:t xml:space="preserve"> </w:t>
      </w:r>
      <w:r w:rsidRPr="001058B5">
        <w:rPr>
          <w:rFonts w:ascii="Arial" w:hAnsi="Arial" w:cs="Arial"/>
          <w:w w:val="95"/>
          <w:sz w:val="18"/>
        </w:rPr>
        <w:t>decrypted</w:t>
      </w:r>
      <w:r w:rsidRPr="001058B5">
        <w:rPr>
          <w:rFonts w:ascii="Arial" w:hAnsi="Arial" w:cs="Arial"/>
          <w:spacing w:val="-66"/>
          <w:w w:val="95"/>
          <w:sz w:val="18"/>
        </w:rPr>
        <w:t xml:space="preserve"> </w:t>
      </w:r>
      <w:r w:rsidRPr="001058B5">
        <w:rPr>
          <w:rFonts w:ascii="Arial" w:hAnsi="Arial" w:cs="Arial"/>
          <w:w w:val="95"/>
          <w:sz w:val="18"/>
        </w:rPr>
        <w:t>data</w:t>
      </w:r>
      <w:r w:rsidRPr="001058B5">
        <w:rPr>
          <w:rFonts w:ascii="Arial" w:hAnsi="Arial" w:cs="Arial"/>
          <w:spacing w:val="-66"/>
          <w:w w:val="95"/>
          <w:sz w:val="18"/>
        </w:rPr>
        <w:t xml:space="preserve"> </w:t>
      </w:r>
      <w:r w:rsidRPr="001058B5">
        <w:rPr>
          <w:rFonts w:ascii="Arial" w:hAnsi="Arial" w:cs="Arial"/>
          <w:w w:val="95"/>
          <w:sz w:val="18"/>
        </w:rPr>
        <w:t>in</w:t>
      </w:r>
      <w:r w:rsidRPr="001058B5">
        <w:rPr>
          <w:rFonts w:ascii="Arial" w:hAnsi="Arial" w:cs="Arial"/>
          <w:spacing w:val="-66"/>
          <w:w w:val="95"/>
          <w:sz w:val="18"/>
        </w:rPr>
        <w:t xml:space="preserve"> </w:t>
      </w:r>
      <w:r w:rsidRPr="001058B5">
        <w:rPr>
          <w:rFonts w:ascii="Arial" w:hAnsi="Arial" w:cs="Arial"/>
          <w:spacing w:val="-2"/>
          <w:w w:val="95"/>
          <w:sz w:val="18"/>
        </w:rPr>
        <w:t>RAW</w:t>
      </w:r>
    </w:p>
    <w:p w14:paraId="0CAEA651" w14:textId="77777777" w:rsidR="00B55B3B" w:rsidRPr="001058B5" w:rsidRDefault="00B55B3B" w:rsidP="00B55B3B">
      <w:pPr>
        <w:pStyle w:val="ListParagraph"/>
        <w:numPr>
          <w:ilvl w:val="0"/>
          <w:numId w:val="62"/>
        </w:numPr>
        <w:tabs>
          <w:tab w:val="left" w:pos="3234"/>
          <w:tab w:val="left" w:pos="3235"/>
        </w:tabs>
        <w:spacing w:before="16"/>
        <w:ind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1"/>
          <w:w w:val="95"/>
          <w:sz w:val="18"/>
        </w:rPr>
        <w:t xml:space="preserve"> </w:t>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Algo</w:t>
      </w:r>
      <w:r w:rsidRPr="001058B5">
        <w:rPr>
          <w:rFonts w:ascii="Arial" w:hAnsi="Arial" w:cs="Arial"/>
          <w:spacing w:val="-20"/>
          <w:w w:val="95"/>
          <w:sz w:val="18"/>
        </w:rPr>
        <w:t xml:space="preserve"> </w:t>
      </w:r>
      <w:r w:rsidRPr="001058B5">
        <w:rPr>
          <w:rFonts w:ascii="Arial" w:hAnsi="Arial" w:cs="Arial"/>
          <w:w w:val="95"/>
          <w:sz w:val="18"/>
        </w:rPr>
        <w:t>:</w:t>
      </w:r>
      <w:r w:rsidRPr="001058B5">
        <w:rPr>
          <w:rFonts w:ascii="Arial" w:hAnsi="Arial" w:cs="Arial"/>
          <w:spacing w:val="-21"/>
          <w:w w:val="95"/>
          <w:sz w:val="18"/>
        </w:rPr>
        <w:t xml:space="preserve"> </w:t>
      </w:r>
      <w:r w:rsidRPr="001058B5">
        <w:rPr>
          <w:rFonts w:ascii="Arial" w:hAnsi="Arial" w:cs="Arial"/>
          <w:w w:val="95"/>
          <w:sz w:val="18"/>
        </w:rPr>
        <w:t>AES</w:t>
      </w:r>
    </w:p>
    <w:p w14:paraId="232F280D" w14:textId="77777777" w:rsidR="00B55B3B" w:rsidRPr="001058B5" w:rsidRDefault="00B55B3B" w:rsidP="00B55B3B">
      <w:pPr>
        <w:pStyle w:val="ListParagraph"/>
        <w:numPr>
          <w:ilvl w:val="0"/>
          <w:numId w:val="62"/>
        </w:numPr>
        <w:tabs>
          <w:tab w:val="left" w:pos="5922"/>
          <w:tab w:val="left" w:pos="5923"/>
        </w:tabs>
        <w:spacing w:before="17"/>
        <w:ind w:left="5922" w:hanging="3892"/>
        <w:rPr>
          <w:rFonts w:ascii="Arial" w:hAnsi="Arial" w:cs="Arial"/>
          <w:sz w:val="18"/>
        </w:rPr>
      </w:pPr>
      <w:r w:rsidRPr="001058B5">
        <w:rPr>
          <w:rFonts w:ascii="Arial" w:hAnsi="Arial" w:cs="Arial"/>
          <w:w w:val="95"/>
          <w:sz w:val="18"/>
        </w:rPr>
        <w:t>Chaining :</w:t>
      </w:r>
      <w:r w:rsidRPr="001058B5">
        <w:rPr>
          <w:rFonts w:ascii="Arial" w:hAnsi="Arial" w:cs="Arial"/>
          <w:spacing w:val="-30"/>
          <w:w w:val="95"/>
          <w:sz w:val="18"/>
        </w:rPr>
        <w:t xml:space="preserve"> </w:t>
      </w:r>
      <w:r w:rsidRPr="001058B5">
        <w:rPr>
          <w:rFonts w:ascii="Arial" w:hAnsi="Arial" w:cs="Arial"/>
          <w:spacing w:val="-2"/>
          <w:w w:val="95"/>
          <w:sz w:val="18"/>
        </w:rPr>
        <w:t>CBC</w:t>
      </w:r>
    </w:p>
    <w:p w14:paraId="63203E28" w14:textId="77777777" w:rsidR="00B55B3B" w:rsidRPr="001058B5" w:rsidRDefault="00B55B3B" w:rsidP="00B55B3B">
      <w:pPr>
        <w:pStyle w:val="ListParagraph"/>
        <w:numPr>
          <w:ilvl w:val="0"/>
          <w:numId w:val="62"/>
        </w:numPr>
        <w:tabs>
          <w:tab w:val="left" w:pos="5922"/>
          <w:tab w:val="left" w:pos="5923"/>
        </w:tabs>
        <w:spacing w:before="16"/>
        <w:ind w:left="5922" w:hanging="3892"/>
        <w:rPr>
          <w:rFonts w:ascii="Arial" w:hAnsi="Arial" w:cs="Arial"/>
          <w:sz w:val="18"/>
        </w:rPr>
      </w:pPr>
      <w:r w:rsidRPr="001058B5">
        <w:rPr>
          <w:rFonts w:ascii="Arial" w:hAnsi="Arial" w:cs="Arial"/>
          <w:w w:val="95"/>
          <w:sz w:val="18"/>
        </w:rPr>
        <w:t>Padding :</w:t>
      </w:r>
      <w:r w:rsidRPr="001058B5">
        <w:rPr>
          <w:rFonts w:ascii="Arial" w:hAnsi="Arial" w:cs="Arial"/>
          <w:spacing w:val="-31"/>
          <w:w w:val="95"/>
          <w:sz w:val="18"/>
        </w:rPr>
        <w:t xml:space="preserve"> </w:t>
      </w:r>
      <w:r w:rsidRPr="001058B5">
        <w:rPr>
          <w:rFonts w:ascii="Arial" w:hAnsi="Arial" w:cs="Arial"/>
          <w:w w:val="95"/>
          <w:sz w:val="18"/>
        </w:rPr>
        <w:t>PKCS5</w:t>
      </w:r>
    </w:p>
    <w:p w14:paraId="66FD70A7"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256</w:t>
      </w:r>
      <w:r w:rsidRPr="001058B5">
        <w:rPr>
          <w:rFonts w:ascii="Arial" w:hAnsi="Arial" w:cs="Arial"/>
          <w:spacing w:val="-34"/>
          <w:w w:val="95"/>
          <w:sz w:val="18"/>
        </w:rPr>
        <w:t xml:space="preserve"> </w:t>
      </w:r>
      <w:r w:rsidRPr="001058B5">
        <w:rPr>
          <w:rFonts w:ascii="Arial" w:hAnsi="Arial" w:cs="Arial"/>
          <w:w w:val="95"/>
          <w:sz w:val="18"/>
        </w:rPr>
        <w:t>bit</w:t>
      </w:r>
      <w:r w:rsidRPr="001058B5">
        <w:rPr>
          <w:rFonts w:ascii="Arial" w:hAnsi="Arial" w:cs="Arial"/>
          <w:spacing w:val="-34"/>
          <w:w w:val="95"/>
          <w:sz w:val="18"/>
        </w:rPr>
        <w:t xml:space="preserve"> </w:t>
      </w:r>
      <w:r w:rsidRPr="001058B5">
        <w:rPr>
          <w:rFonts w:ascii="Arial" w:hAnsi="Arial" w:cs="Arial"/>
          <w:w w:val="95"/>
          <w:sz w:val="18"/>
        </w:rPr>
        <w:t>key</w:t>
      </w:r>
      <w:r w:rsidRPr="001058B5">
        <w:rPr>
          <w:rFonts w:ascii="Arial" w:hAnsi="Arial" w:cs="Arial"/>
          <w:spacing w:val="-34"/>
          <w:w w:val="95"/>
          <w:sz w:val="18"/>
        </w:rPr>
        <w:t xml:space="preserve"> </w:t>
      </w:r>
      <w:r w:rsidRPr="001058B5">
        <w:rPr>
          <w:rFonts w:ascii="Arial" w:hAnsi="Arial" w:cs="Arial"/>
          <w:w w:val="95"/>
          <w:sz w:val="18"/>
        </w:rPr>
        <w:t>for</w:t>
      </w:r>
      <w:r w:rsidRPr="001058B5">
        <w:rPr>
          <w:rFonts w:ascii="Arial" w:hAnsi="Arial" w:cs="Arial"/>
          <w:spacing w:val="-34"/>
          <w:w w:val="95"/>
          <w:sz w:val="18"/>
        </w:rPr>
        <w:t xml:space="preserve"> </w:t>
      </w:r>
      <w:r w:rsidRPr="001058B5">
        <w:rPr>
          <w:rFonts w:ascii="Arial" w:hAnsi="Arial" w:cs="Arial"/>
          <w:w w:val="95"/>
          <w:sz w:val="18"/>
        </w:rPr>
        <w:t>AES</w:t>
      </w:r>
      <w:r w:rsidRPr="001058B5">
        <w:rPr>
          <w:rFonts w:ascii="Arial" w:hAnsi="Arial" w:cs="Arial"/>
          <w:spacing w:val="-34"/>
          <w:w w:val="95"/>
          <w:sz w:val="18"/>
        </w:rPr>
        <w:t xml:space="preserve"> </w:t>
      </w:r>
      <w:r w:rsidRPr="001058B5">
        <w:rPr>
          <w:rFonts w:ascii="Arial" w:hAnsi="Arial" w:cs="Arial"/>
          <w:w w:val="95"/>
          <w:sz w:val="18"/>
        </w:rPr>
        <w:t>passed</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RAW</w:t>
      </w:r>
      <w:r w:rsidRPr="001058B5">
        <w:rPr>
          <w:rFonts w:ascii="Arial" w:hAnsi="Arial" w:cs="Arial"/>
          <w:spacing w:val="-34"/>
          <w:w w:val="95"/>
          <w:sz w:val="18"/>
        </w:rPr>
        <w:t xml:space="preserve"> </w:t>
      </w:r>
      <w:r w:rsidRPr="001058B5">
        <w:rPr>
          <w:rFonts w:ascii="Arial" w:hAnsi="Arial" w:cs="Arial"/>
          <w:w w:val="95"/>
          <w:sz w:val="18"/>
        </w:rPr>
        <w:t>(same</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used</w:t>
      </w:r>
      <w:r w:rsidRPr="001058B5">
        <w:rPr>
          <w:rFonts w:ascii="Arial" w:hAnsi="Arial" w:cs="Arial"/>
          <w:spacing w:val="-34"/>
          <w:w w:val="95"/>
          <w:sz w:val="18"/>
        </w:rPr>
        <w:t xml:space="preserve"> </w:t>
      </w:r>
      <w:r w:rsidRPr="001058B5">
        <w:rPr>
          <w:rFonts w:ascii="Arial" w:hAnsi="Arial" w:cs="Arial"/>
          <w:w w:val="95"/>
          <w:sz w:val="18"/>
        </w:rPr>
        <w:t>during</w:t>
      </w:r>
      <w:r w:rsidRPr="001058B5">
        <w:rPr>
          <w:rFonts w:ascii="Arial" w:hAnsi="Arial" w:cs="Arial"/>
          <w:spacing w:val="-34"/>
          <w:w w:val="95"/>
          <w:sz w:val="18"/>
        </w:rPr>
        <w:t xml:space="preserve"> </w:t>
      </w:r>
      <w:r w:rsidRPr="001058B5">
        <w:rPr>
          <w:rFonts w:ascii="Arial" w:hAnsi="Arial" w:cs="Arial"/>
          <w:w w:val="95"/>
          <w:sz w:val="18"/>
        </w:rPr>
        <w:t>Encrypt)</w:t>
      </w:r>
    </w:p>
    <w:p w14:paraId="23D794A1" w14:textId="77777777" w:rsidR="00B55B3B" w:rsidRPr="001058B5" w:rsidRDefault="00B55B3B" w:rsidP="00B55B3B">
      <w:pPr>
        <w:tabs>
          <w:tab w:val="left" w:pos="3605"/>
        </w:tabs>
        <w:spacing w:before="17"/>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206DB5CA" w14:textId="77777777" w:rsidR="00B55B3B" w:rsidRPr="001058B5" w:rsidRDefault="00B55B3B" w:rsidP="00B55B3B">
      <w:pPr>
        <w:spacing w:before="16"/>
        <w:ind w:left="2030"/>
        <w:rPr>
          <w:rFonts w:ascii="Arial" w:hAnsi="Arial" w:cs="Arial"/>
          <w:sz w:val="18"/>
        </w:rPr>
      </w:pPr>
      <w:r w:rsidRPr="001058B5">
        <w:rPr>
          <w:rFonts w:ascii="Arial" w:hAnsi="Arial" w:cs="Arial"/>
          <w:w w:val="90"/>
          <w:sz w:val="18"/>
        </w:rPr>
        <w:t>hextoraw('000102030405060708090A0B0C0D0E0F101112131415161718191A1B1C1D1E1F')</w:t>
      </w:r>
    </w:p>
    <w:p w14:paraId="2BE3BCEF" w14:textId="77777777" w:rsidR="00B55B3B" w:rsidRPr="001058B5" w:rsidRDefault="00B55B3B" w:rsidP="00B55B3B">
      <w:pPr>
        <w:pStyle w:val="ListParagraph"/>
        <w:numPr>
          <w:ilvl w:val="0"/>
          <w:numId w:val="62"/>
        </w:numPr>
        <w:tabs>
          <w:tab w:val="left" w:pos="3234"/>
          <w:tab w:val="left" w:pos="3235"/>
        </w:tabs>
        <w:spacing w:before="16" w:line="259" w:lineRule="auto"/>
        <w:ind w:right="1099" w:hanging="1204"/>
        <w:rPr>
          <w:rFonts w:ascii="Arial" w:hAnsi="Arial" w:cs="Arial"/>
          <w:sz w:val="18"/>
        </w:rPr>
      </w:pPr>
      <w:r w:rsidRPr="001058B5">
        <w:rPr>
          <w:rFonts w:ascii="Arial" w:hAnsi="Arial" w:cs="Arial"/>
          <w:w w:val="95"/>
          <w:sz w:val="18"/>
        </w:rPr>
        <w:t>IV</w:t>
      </w:r>
      <w:r w:rsidRPr="001058B5">
        <w:rPr>
          <w:rFonts w:ascii="Arial" w:hAnsi="Arial" w:cs="Arial"/>
          <w:spacing w:val="-63"/>
          <w:w w:val="95"/>
          <w:sz w:val="18"/>
        </w:rPr>
        <w:t xml:space="preserve"> </w:t>
      </w:r>
      <w:r w:rsidRPr="001058B5">
        <w:rPr>
          <w:rFonts w:ascii="Arial" w:hAnsi="Arial" w:cs="Arial"/>
          <w:w w:val="95"/>
          <w:sz w:val="18"/>
        </w:rPr>
        <w:t>(Initialization</w:t>
      </w:r>
      <w:r w:rsidRPr="001058B5">
        <w:rPr>
          <w:rFonts w:ascii="Arial" w:hAnsi="Arial" w:cs="Arial"/>
          <w:spacing w:val="-63"/>
          <w:w w:val="95"/>
          <w:sz w:val="18"/>
        </w:rPr>
        <w:t xml:space="preserve"> </w:t>
      </w:r>
      <w:r w:rsidRPr="001058B5">
        <w:rPr>
          <w:rFonts w:ascii="Arial" w:hAnsi="Arial" w:cs="Arial"/>
          <w:w w:val="95"/>
          <w:sz w:val="18"/>
        </w:rPr>
        <w:t>Vector)</w:t>
      </w:r>
      <w:r w:rsidRPr="001058B5">
        <w:rPr>
          <w:rFonts w:ascii="Arial" w:hAnsi="Arial" w:cs="Arial"/>
          <w:spacing w:val="-63"/>
          <w:w w:val="95"/>
          <w:sz w:val="18"/>
        </w:rPr>
        <w:t xml:space="preserve"> </w:t>
      </w:r>
      <w:r w:rsidRPr="001058B5">
        <w:rPr>
          <w:rFonts w:ascii="Arial" w:hAnsi="Arial" w:cs="Arial"/>
          <w:w w:val="95"/>
          <w:sz w:val="18"/>
        </w:rPr>
        <w:t>for</w:t>
      </w:r>
      <w:r w:rsidRPr="001058B5">
        <w:rPr>
          <w:rFonts w:ascii="Arial" w:hAnsi="Arial" w:cs="Arial"/>
          <w:spacing w:val="-63"/>
          <w:w w:val="95"/>
          <w:sz w:val="18"/>
        </w:rPr>
        <w:t xml:space="preserve"> </w:t>
      </w:r>
      <w:r w:rsidRPr="001058B5">
        <w:rPr>
          <w:rFonts w:ascii="Arial" w:hAnsi="Arial" w:cs="Arial"/>
          <w:w w:val="95"/>
          <w:sz w:val="18"/>
        </w:rPr>
        <w:t>AES</w:t>
      </w:r>
      <w:r w:rsidRPr="001058B5">
        <w:rPr>
          <w:rFonts w:ascii="Arial" w:hAnsi="Arial" w:cs="Arial"/>
          <w:spacing w:val="-63"/>
          <w:w w:val="95"/>
          <w:sz w:val="18"/>
        </w:rPr>
        <w:t xml:space="preserve"> </w:t>
      </w:r>
      <w:r w:rsidRPr="001058B5">
        <w:rPr>
          <w:rFonts w:ascii="Arial" w:hAnsi="Arial" w:cs="Arial"/>
          <w:w w:val="95"/>
          <w:sz w:val="18"/>
        </w:rPr>
        <w:t>algo</w:t>
      </w:r>
      <w:r w:rsidRPr="001058B5">
        <w:rPr>
          <w:rFonts w:ascii="Arial" w:hAnsi="Arial" w:cs="Arial"/>
          <w:spacing w:val="-63"/>
          <w:w w:val="95"/>
          <w:sz w:val="18"/>
        </w:rPr>
        <w:t xml:space="preserve"> </w:t>
      </w:r>
      <w:r w:rsidRPr="001058B5">
        <w:rPr>
          <w:rFonts w:ascii="Arial" w:hAnsi="Arial" w:cs="Arial"/>
          <w:w w:val="95"/>
          <w:sz w:val="18"/>
        </w:rPr>
        <w:t>passed</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RAW</w:t>
      </w:r>
      <w:r w:rsidRPr="001058B5">
        <w:rPr>
          <w:rFonts w:ascii="Arial" w:hAnsi="Arial" w:cs="Arial"/>
          <w:spacing w:val="-63"/>
          <w:w w:val="95"/>
          <w:sz w:val="18"/>
        </w:rPr>
        <w:t xml:space="preserve"> </w:t>
      </w:r>
      <w:r w:rsidRPr="001058B5">
        <w:rPr>
          <w:rFonts w:ascii="Arial" w:hAnsi="Arial" w:cs="Arial"/>
          <w:w w:val="95"/>
          <w:sz w:val="18"/>
        </w:rPr>
        <w:t>(same</w:t>
      </w:r>
      <w:r w:rsidRPr="001058B5">
        <w:rPr>
          <w:rFonts w:ascii="Arial" w:hAnsi="Arial" w:cs="Arial"/>
          <w:spacing w:val="-63"/>
          <w:w w:val="95"/>
          <w:sz w:val="18"/>
        </w:rPr>
        <w:t xml:space="preserve"> </w:t>
      </w:r>
      <w:r w:rsidRPr="001058B5">
        <w:rPr>
          <w:rFonts w:ascii="Arial" w:hAnsi="Arial" w:cs="Arial"/>
          <w:w w:val="95"/>
          <w:sz w:val="18"/>
        </w:rPr>
        <w:t>as used during</w:t>
      </w:r>
      <w:r w:rsidRPr="001058B5">
        <w:rPr>
          <w:rFonts w:ascii="Arial" w:hAnsi="Arial" w:cs="Arial"/>
          <w:spacing w:val="-31"/>
          <w:w w:val="95"/>
          <w:sz w:val="18"/>
        </w:rPr>
        <w:t xml:space="preserve"> </w:t>
      </w:r>
      <w:r w:rsidRPr="001058B5">
        <w:rPr>
          <w:rFonts w:ascii="Arial" w:hAnsi="Arial" w:cs="Arial"/>
          <w:w w:val="95"/>
          <w:sz w:val="18"/>
        </w:rPr>
        <w:t>Encrypt)</w:t>
      </w:r>
    </w:p>
    <w:p w14:paraId="5AD3D94A" w14:textId="77777777" w:rsidR="00B55B3B" w:rsidRPr="001058B5" w:rsidRDefault="00B55B3B" w:rsidP="00B55B3B">
      <w:pPr>
        <w:tabs>
          <w:tab w:val="left" w:pos="3605"/>
        </w:tabs>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2"/>
          <w:w w:val="95"/>
          <w:sz w:val="18"/>
        </w:rPr>
        <w:t xml:space="preserve"> </w:t>
      </w:r>
      <w:r w:rsidRPr="001058B5">
        <w:rPr>
          <w:rFonts w:ascii="Arial" w:hAnsi="Arial" w:cs="Arial"/>
          <w:w w:val="95"/>
          <w:sz w:val="18"/>
        </w:rPr>
        <w:t>hextoraw('00000000000000000000000000000000')</w:t>
      </w:r>
    </w:p>
    <w:p w14:paraId="0C43DC21" w14:textId="77777777" w:rsidR="00B55B3B" w:rsidRPr="001058B5" w:rsidRDefault="00B55B3B" w:rsidP="00B55B3B">
      <w:pPr>
        <w:spacing w:before="15"/>
        <w:ind w:left="2030"/>
        <w:rPr>
          <w:rFonts w:ascii="Arial" w:hAnsi="Arial" w:cs="Arial"/>
          <w:sz w:val="18"/>
        </w:rPr>
      </w:pPr>
      <w:r w:rsidRPr="001058B5">
        <w:rPr>
          <w:rFonts w:ascii="Arial" w:hAnsi="Arial" w:cs="Arial"/>
          <w:w w:val="95"/>
          <w:sz w:val="18"/>
        </w:rPr>
        <w:t>*/</w:t>
      </w:r>
    </w:p>
    <w:p w14:paraId="22609536" w14:textId="77777777" w:rsidR="00B55B3B" w:rsidRPr="001058B5" w:rsidRDefault="00B55B3B" w:rsidP="00B55B3B">
      <w:pPr>
        <w:pStyle w:val="BodyText"/>
        <w:spacing w:before="10"/>
        <w:rPr>
          <w:rFonts w:ascii="Arial" w:hAnsi="Arial" w:cs="Arial"/>
        </w:rPr>
      </w:pPr>
    </w:p>
    <w:p w14:paraId="6E490D6F" w14:textId="77777777" w:rsidR="00B55B3B" w:rsidRPr="001058B5" w:rsidRDefault="00B55B3B" w:rsidP="00B55B3B">
      <w:pPr>
        <w:ind w:left="2030"/>
        <w:rPr>
          <w:rFonts w:ascii="Arial" w:hAnsi="Arial" w:cs="Arial"/>
          <w:sz w:val="18"/>
        </w:rPr>
      </w:pPr>
      <w:r w:rsidRPr="001058B5">
        <w:rPr>
          <w:rFonts w:ascii="Arial" w:hAnsi="Arial" w:cs="Arial"/>
          <w:w w:val="95"/>
          <w:sz w:val="18"/>
        </w:rPr>
        <w:t>DBMS_CRYPTO.Decrypt(decrypblob,</w:t>
      </w:r>
    </w:p>
    <w:p w14:paraId="03954CD8" w14:textId="77777777" w:rsidR="00B55B3B" w:rsidRPr="001058B5" w:rsidRDefault="00B55B3B" w:rsidP="00B55B3B">
      <w:pPr>
        <w:spacing w:before="16" w:line="259" w:lineRule="auto"/>
        <w:ind w:left="3141" w:right="3970"/>
        <w:rPr>
          <w:rFonts w:ascii="Arial" w:hAnsi="Arial" w:cs="Arial"/>
          <w:sz w:val="18"/>
        </w:rPr>
      </w:pPr>
      <w:r w:rsidRPr="001058B5">
        <w:rPr>
          <w:rFonts w:ascii="Arial" w:hAnsi="Arial" w:cs="Arial"/>
          <w:w w:val="95"/>
          <w:sz w:val="18"/>
        </w:rPr>
        <w:t xml:space="preserve">encrypblob, </w:t>
      </w:r>
      <w:r w:rsidRPr="001058B5">
        <w:rPr>
          <w:rFonts w:ascii="Arial" w:hAnsi="Arial" w:cs="Arial"/>
          <w:w w:val="85"/>
          <w:sz w:val="18"/>
        </w:rPr>
        <w:t>DBMS_CRYPTO.AES_CBC_PKCS5,</w:t>
      </w:r>
    </w:p>
    <w:p w14:paraId="11B1B524" w14:textId="77777777" w:rsidR="00B55B3B" w:rsidRPr="001058B5" w:rsidRDefault="00B55B3B" w:rsidP="00B55B3B">
      <w:pPr>
        <w:spacing w:line="259" w:lineRule="auto"/>
        <w:ind w:left="2678" w:right="848" w:firstLine="463"/>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697EE22B" w14:textId="77777777" w:rsidR="00B55B3B" w:rsidRPr="001058B5" w:rsidRDefault="00B55B3B" w:rsidP="00B55B3B">
      <w:pPr>
        <w:ind w:left="3141"/>
        <w:rPr>
          <w:rFonts w:ascii="Arial" w:hAnsi="Arial" w:cs="Arial"/>
          <w:sz w:val="18"/>
        </w:rPr>
      </w:pPr>
      <w:r w:rsidRPr="001058B5">
        <w:rPr>
          <w:rFonts w:ascii="Arial" w:hAnsi="Arial" w:cs="Arial"/>
          <w:w w:val="95"/>
          <w:sz w:val="18"/>
        </w:rPr>
        <w:t>hextoraw('00000000000000000000000000000000'));</w:t>
      </w:r>
    </w:p>
    <w:p w14:paraId="43B77F63" w14:textId="77777777" w:rsidR="00B55B3B" w:rsidRPr="001058B5" w:rsidRDefault="00B55B3B" w:rsidP="00B55B3B">
      <w:pPr>
        <w:pStyle w:val="BodyText"/>
        <w:spacing w:before="8"/>
        <w:rPr>
          <w:rFonts w:ascii="Arial" w:hAnsi="Arial" w:cs="Arial"/>
        </w:rPr>
      </w:pPr>
    </w:p>
    <w:p w14:paraId="719EC4CA" w14:textId="77777777" w:rsidR="00B55B3B" w:rsidRPr="001058B5" w:rsidRDefault="00B55B3B" w:rsidP="00B55B3B">
      <w:pPr>
        <w:spacing w:before="1"/>
        <w:ind w:left="2030"/>
        <w:rPr>
          <w:rFonts w:ascii="Arial" w:hAnsi="Arial" w:cs="Arial"/>
          <w:sz w:val="18"/>
        </w:rPr>
      </w:pPr>
      <w:r w:rsidRPr="001058B5">
        <w:rPr>
          <w:rFonts w:ascii="Arial" w:hAnsi="Arial" w:cs="Arial"/>
          <w:w w:val="95"/>
          <w:sz w:val="18"/>
        </w:rPr>
        <w:t>leng := DBMS_LOB.GETLENGTH(decrypblob);</w:t>
      </w:r>
    </w:p>
    <w:p w14:paraId="72F072B0"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D6CCD24" w14:textId="77777777" w:rsidR="00B55B3B" w:rsidRPr="001058B5" w:rsidRDefault="00B55B3B" w:rsidP="00B55B3B">
      <w:pPr>
        <w:spacing w:before="15"/>
        <w:ind w:left="479" w:right="1492"/>
        <w:jc w:val="center"/>
        <w:rPr>
          <w:rFonts w:ascii="Arial" w:hAnsi="Arial" w:cs="Arial"/>
          <w:sz w:val="18"/>
        </w:rPr>
      </w:pPr>
      <w:r w:rsidRPr="001058B5">
        <w:rPr>
          <w:rFonts w:ascii="Arial" w:hAnsi="Arial" w:cs="Arial"/>
          <w:w w:val="95"/>
          <w:sz w:val="18"/>
        </w:rPr>
        <w:t>dbms_output.put_line('Decrypt BLOB Len</w:t>
      </w:r>
      <w:r w:rsidRPr="001058B5">
        <w:rPr>
          <w:rFonts w:ascii="Arial" w:hAnsi="Arial" w:cs="Arial"/>
          <w:spacing w:val="-80"/>
          <w:w w:val="95"/>
          <w:sz w:val="18"/>
        </w:rPr>
        <w:t xml:space="preserve"> </w:t>
      </w:r>
      <w:r w:rsidRPr="001058B5">
        <w:rPr>
          <w:rFonts w:ascii="Arial" w:hAnsi="Arial" w:cs="Arial"/>
          <w:w w:val="95"/>
          <w:sz w:val="18"/>
        </w:rPr>
        <w:t>NULL');</w:t>
      </w:r>
    </w:p>
    <w:p w14:paraId="220693A7"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715B42A2"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dbms_output.put_line('Decrypt BLOB Len ' || leng);</w:t>
      </w:r>
    </w:p>
    <w:p w14:paraId="5518404E"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END IF;</w:t>
      </w:r>
    </w:p>
    <w:p w14:paraId="1E67C921" w14:textId="77777777" w:rsidR="00B55B3B" w:rsidRPr="001058B5" w:rsidRDefault="00B55B3B" w:rsidP="00B55B3B">
      <w:pPr>
        <w:pStyle w:val="BodyText"/>
        <w:spacing w:before="9"/>
        <w:rPr>
          <w:rFonts w:ascii="Arial" w:hAnsi="Arial" w:cs="Arial"/>
        </w:rPr>
      </w:pPr>
    </w:p>
    <w:p w14:paraId="0E9BB3D5" w14:textId="77777777" w:rsidR="00B55B3B" w:rsidRPr="001058B5" w:rsidRDefault="00B55B3B" w:rsidP="00B55B3B">
      <w:pPr>
        <w:spacing w:line="259" w:lineRule="auto"/>
        <w:ind w:left="2030" w:right="5538"/>
        <w:rPr>
          <w:rFonts w:ascii="Arial" w:hAnsi="Arial" w:cs="Arial"/>
          <w:sz w:val="18"/>
        </w:rPr>
      </w:pP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Read</w:t>
      </w:r>
      <w:r w:rsidRPr="001058B5">
        <w:rPr>
          <w:rFonts w:ascii="Arial" w:hAnsi="Arial" w:cs="Arial"/>
          <w:spacing w:val="-55"/>
          <w:w w:val="95"/>
          <w:sz w:val="18"/>
        </w:rPr>
        <w:t xml:space="preserve"> </w:t>
      </w:r>
      <w:r w:rsidRPr="001058B5">
        <w:rPr>
          <w:rFonts w:ascii="Arial" w:hAnsi="Arial" w:cs="Arial"/>
          <w:w w:val="95"/>
          <w:sz w:val="18"/>
        </w:rPr>
        <w:t>decrypblob</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5"/>
          <w:w w:val="95"/>
          <w:sz w:val="18"/>
        </w:rPr>
        <w:t xml:space="preserve"> </w:t>
      </w:r>
      <w:r w:rsidRPr="001058B5">
        <w:rPr>
          <w:rFonts w:ascii="Arial" w:hAnsi="Arial" w:cs="Arial"/>
          <w:w w:val="95"/>
          <w:sz w:val="18"/>
        </w:rPr>
        <w:t>a</w:t>
      </w:r>
      <w:r w:rsidRPr="001058B5">
        <w:rPr>
          <w:rFonts w:ascii="Arial" w:hAnsi="Arial" w:cs="Arial"/>
          <w:spacing w:val="-54"/>
          <w:w w:val="95"/>
          <w:sz w:val="18"/>
        </w:rPr>
        <w:t xml:space="preserve"> </w:t>
      </w:r>
      <w:r w:rsidRPr="001058B5">
        <w:rPr>
          <w:rFonts w:ascii="Arial" w:hAnsi="Arial" w:cs="Arial"/>
          <w:spacing w:val="-2"/>
          <w:w w:val="95"/>
          <w:sz w:val="18"/>
        </w:rPr>
        <w:t xml:space="preserve">raw </w:t>
      </w:r>
      <w:r w:rsidRPr="001058B5">
        <w:rPr>
          <w:rFonts w:ascii="Arial" w:hAnsi="Arial" w:cs="Arial"/>
          <w:w w:val="95"/>
          <w:sz w:val="18"/>
        </w:rPr>
        <w:t>decrawlen := 999;</w:t>
      </w:r>
    </w:p>
    <w:p w14:paraId="064EB8BE" w14:textId="77777777" w:rsidR="00B55B3B" w:rsidRPr="001058B5" w:rsidRDefault="00B55B3B" w:rsidP="00B55B3B">
      <w:pPr>
        <w:pStyle w:val="BodyText"/>
        <w:spacing w:before="5"/>
        <w:rPr>
          <w:rFonts w:ascii="Arial" w:hAnsi="Arial" w:cs="Arial"/>
          <w:sz w:val="19"/>
        </w:rPr>
      </w:pPr>
    </w:p>
    <w:p w14:paraId="1511F3A5"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(decrypblob,</w:t>
      </w:r>
      <w:r w:rsidRPr="001058B5">
        <w:rPr>
          <w:rFonts w:ascii="Arial" w:hAnsi="Arial" w:cs="Arial"/>
          <w:spacing w:val="-62"/>
          <w:w w:val="90"/>
          <w:sz w:val="18"/>
        </w:rPr>
        <w:t xml:space="preserve"> </w:t>
      </w:r>
      <w:r w:rsidRPr="001058B5">
        <w:rPr>
          <w:rFonts w:ascii="Arial" w:hAnsi="Arial" w:cs="Arial"/>
          <w:w w:val="90"/>
          <w:sz w:val="18"/>
        </w:rPr>
        <w:t>decrawlen,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decrypraw); </w:t>
      </w:r>
      <w:r w:rsidRPr="001058B5">
        <w:rPr>
          <w:rFonts w:ascii="Arial" w:hAnsi="Arial" w:cs="Arial"/>
          <w:w w:val="95"/>
          <w:sz w:val="18"/>
        </w:rPr>
        <w:t>DBMS_LOB.CLOSE (decrypblob);</w:t>
      </w:r>
    </w:p>
    <w:p w14:paraId="6CBCB145" w14:textId="77777777" w:rsidR="00B55B3B" w:rsidRPr="001058B5" w:rsidRDefault="00B55B3B" w:rsidP="00B55B3B">
      <w:pPr>
        <w:pStyle w:val="BodyText"/>
        <w:spacing w:before="3"/>
        <w:rPr>
          <w:rFonts w:ascii="Arial" w:hAnsi="Arial" w:cs="Arial"/>
          <w:sz w:val="19"/>
        </w:rPr>
      </w:pPr>
    </w:p>
    <w:p w14:paraId="1DE983FA"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dbms_output.put_line('Decrypted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decrypraw); </w:t>
      </w:r>
      <w:r w:rsidRPr="001058B5">
        <w:rPr>
          <w:rFonts w:ascii="Arial" w:hAnsi="Arial" w:cs="Arial"/>
          <w:w w:val="95"/>
          <w:sz w:val="18"/>
        </w:rPr>
        <w:t>dbms_output.put_line('---');</w:t>
      </w:r>
    </w:p>
    <w:p w14:paraId="2278D47B"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107C312D" w14:textId="77777777" w:rsidR="00B55B3B" w:rsidRPr="001058B5" w:rsidRDefault="00B55B3B" w:rsidP="00B55B3B">
      <w:pPr>
        <w:pStyle w:val="BodyText"/>
        <w:rPr>
          <w:rFonts w:ascii="Arial" w:hAnsi="Arial" w:cs="Arial"/>
        </w:rPr>
      </w:pPr>
    </w:p>
    <w:p w14:paraId="0777518F" w14:textId="77777777" w:rsidR="00B55B3B" w:rsidRPr="001058B5" w:rsidRDefault="00B55B3B" w:rsidP="00B55B3B">
      <w:pPr>
        <w:pStyle w:val="BodyText"/>
        <w:spacing w:before="7"/>
        <w:rPr>
          <w:rFonts w:ascii="Arial" w:hAnsi="Arial" w:cs="Arial"/>
          <w:sz w:val="18"/>
        </w:rPr>
      </w:pPr>
    </w:p>
    <w:p w14:paraId="078095FF" w14:textId="77777777" w:rsidR="00B55B3B" w:rsidRPr="001058B5" w:rsidRDefault="00B55B3B" w:rsidP="00B55B3B">
      <w:pPr>
        <w:spacing w:line="259" w:lineRule="auto"/>
        <w:ind w:left="2630" w:right="1745"/>
        <w:rPr>
          <w:rFonts w:ascii="Arial" w:hAnsi="Arial" w:cs="Arial"/>
          <w:sz w:val="18"/>
        </w:rPr>
      </w:pPr>
      <w:r w:rsidRPr="001058B5">
        <w:rPr>
          <w:rFonts w:ascii="Arial" w:hAnsi="Arial" w:cs="Arial"/>
          <w:w w:val="85"/>
          <w:sz w:val="18"/>
        </w:rPr>
        <w:t xml:space="preserve">DBMS_LOB.OPEN (srcblob, DBMS_LOB.lob_readwrite); </w:t>
      </w:r>
      <w:r w:rsidRPr="001058B5">
        <w:rPr>
          <w:rFonts w:ascii="Arial" w:hAnsi="Arial" w:cs="Arial"/>
          <w:w w:val="95"/>
          <w:sz w:val="18"/>
        </w:rPr>
        <w:t>DBMS_LOB.TRIM (srcblob, 0);</w:t>
      </w:r>
    </w:p>
    <w:p w14:paraId="6B071035"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(srcblob);</w:t>
      </w:r>
    </w:p>
    <w:p w14:paraId="0905A06B" w14:textId="77777777" w:rsidR="00B55B3B" w:rsidRPr="001058B5" w:rsidRDefault="00B55B3B" w:rsidP="00B55B3B">
      <w:pPr>
        <w:pStyle w:val="BodyText"/>
        <w:spacing w:before="10"/>
        <w:rPr>
          <w:rFonts w:ascii="Arial" w:hAnsi="Arial" w:cs="Arial"/>
        </w:rPr>
      </w:pPr>
    </w:p>
    <w:p w14:paraId="37E7D05C"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5"/>
          <w:sz w:val="18"/>
        </w:rPr>
        <w:t>DBMS_LOB.TRIM (encrypblob, 0);</w:t>
      </w:r>
    </w:p>
    <w:p w14:paraId="533128B2" w14:textId="77777777" w:rsidR="00B55B3B" w:rsidRPr="001058B5" w:rsidRDefault="00B55B3B" w:rsidP="00B55B3B">
      <w:pPr>
        <w:ind w:left="2630"/>
        <w:rPr>
          <w:rFonts w:ascii="Arial" w:hAnsi="Arial" w:cs="Arial"/>
          <w:sz w:val="18"/>
        </w:rPr>
      </w:pPr>
      <w:r w:rsidRPr="001058B5">
        <w:rPr>
          <w:rFonts w:ascii="Arial" w:hAnsi="Arial" w:cs="Arial"/>
          <w:w w:val="95"/>
          <w:sz w:val="18"/>
        </w:rPr>
        <w:t>DBMS_LOB.CLOSE (encrypblob);</w:t>
      </w:r>
    </w:p>
    <w:p w14:paraId="1FF31540" w14:textId="77777777" w:rsidR="00B55B3B" w:rsidRPr="001058B5" w:rsidRDefault="00B55B3B" w:rsidP="00B55B3B">
      <w:pPr>
        <w:pStyle w:val="BodyText"/>
        <w:spacing w:before="10"/>
        <w:rPr>
          <w:rFonts w:ascii="Arial" w:hAnsi="Arial" w:cs="Arial"/>
        </w:rPr>
      </w:pPr>
    </w:p>
    <w:p w14:paraId="4B82F0E5"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5"/>
          <w:sz w:val="18"/>
        </w:rPr>
        <w:t>DBMS_LOB.TRIM (decrypblob, 0);</w:t>
      </w:r>
    </w:p>
    <w:p w14:paraId="79606751"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(decrypblob);</w:t>
      </w:r>
    </w:p>
    <w:p w14:paraId="02687E5F" w14:textId="77777777" w:rsidR="00B55B3B" w:rsidRPr="001058B5" w:rsidRDefault="00B55B3B" w:rsidP="00B55B3B">
      <w:pPr>
        <w:pStyle w:val="BodyText"/>
        <w:spacing w:before="10"/>
        <w:rPr>
          <w:rFonts w:ascii="Arial" w:hAnsi="Arial" w:cs="Arial"/>
        </w:rPr>
      </w:pPr>
    </w:p>
    <w:p w14:paraId="7DC4C45F" w14:textId="77777777" w:rsidR="00B55B3B" w:rsidRPr="001058B5" w:rsidRDefault="00B55B3B" w:rsidP="00B55B3B">
      <w:pPr>
        <w:ind w:left="2260"/>
        <w:rPr>
          <w:rFonts w:ascii="Arial" w:hAnsi="Arial" w:cs="Arial"/>
          <w:sz w:val="18"/>
        </w:rPr>
      </w:pPr>
      <w:r w:rsidRPr="001058B5">
        <w:rPr>
          <w:rFonts w:ascii="Arial" w:hAnsi="Arial" w:cs="Arial"/>
          <w:w w:val="95"/>
          <w:sz w:val="18"/>
        </w:rPr>
        <w:t>end;</w:t>
      </w:r>
    </w:p>
    <w:p w14:paraId="00AE63C2" w14:textId="77777777" w:rsidR="00B55B3B" w:rsidRPr="001058B5" w:rsidRDefault="00B55B3B" w:rsidP="00B55B3B">
      <w:pPr>
        <w:spacing w:before="16"/>
        <w:ind w:left="2260"/>
        <w:rPr>
          <w:rFonts w:ascii="Arial" w:hAnsi="Arial" w:cs="Arial"/>
          <w:sz w:val="18"/>
        </w:rPr>
      </w:pPr>
      <w:r w:rsidRPr="001058B5">
        <w:rPr>
          <w:rFonts w:ascii="Arial" w:hAnsi="Arial" w:cs="Arial"/>
          <w:w w:val="86"/>
          <w:sz w:val="18"/>
        </w:rPr>
        <w:t>/</w:t>
      </w:r>
    </w:p>
    <w:p w14:paraId="3D35BB9B" w14:textId="77777777" w:rsidR="00B55B3B" w:rsidRPr="001058B5" w:rsidRDefault="00B55B3B" w:rsidP="00B55B3B">
      <w:pPr>
        <w:pStyle w:val="BodyText"/>
        <w:spacing w:before="10"/>
        <w:rPr>
          <w:rFonts w:ascii="Arial" w:hAnsi="Arial" w:cs="Arial"/>
        </w:rPr>
      </w:pPr>
    </w:p>
    <w:p w14:paraId="516AF0A4" w14:textId="77777777" w:rsidR="00B55B3B" w:rsidRPr="001058B5" w:rsidRDefault="00B55B3B" w:rsidP="00B55B3B">
      <w:pPr>
        <w:spacing w:line="259" w:lineRule="auto"/>
        <w:ind w:left="2260" w:right="5489"/>
        <w:rPr>
          <w:rFonts w:ascii="Arial" w:hAnsi="Arial" w:cs="Arial"/>
          <w:sz w:val="18"/>
        </w:rPr>
      </w:pPr>
      <w:r w:rsidRPr="001058B5">
        <w:rPr>
          <w:rFonts w:ascii="Arial" w:hAnsi="Arial" w:cs="Arial"/>
          <w:w w:val="90"/>
          <w:sz w:val="18"/>
        </w:rPr>
        <w:t>truncate</w:t>
      </w:r>
      <w:r w:rsidRPr="001058B5">
        <w:rPr>
          <w:rFonts w:ascii="Arial" w:hAnsi="Arial" w:cs="Arial"/>
          <w:spacing w:val="-60"/>
          <w:w w:val="90"/>
          <w:sz w:val="18"/>
        </w:rPr>
        <w:t xml:space="preserve"> </w:t>
      </w:r>
      <w:r w:rsidRPr="001058B5">
        <w:rPr>
          <w:rFonts w:ascii="Arial" w:hAnsi="Arial" w:cs="Arial"/>
          <w:w w:val="90"/>
          <w:sz w:val="18"/>
        </w:rPr>
        <w:t>table</w:t>
      </w:r>
      <w:r w:rsidRPr="001058B5">
        <w:rPr>
          <w:rFonts w:ascii="Arial" w:hAnsi="Arial" w:cs="Arial"/>
          <w:spacing w:val="-60"/>
          <w:w w:val="90"/>
          <w:sz w:val="18"/>
        </w:rPr>
        <w:t xml:space="preserve"> </w:t>
      </w:r>
      <w:r w:rsidRPr="001058B5">
        <w:rPr>
          <w:rFonts w:ascii="Arial" w:hAnsi="Arial" w:cs="Arial"/>
          <w:w w:val="90"/>
          <w:sz w:val="18"/>
        </w:rPr>
        <w:t xml:space="preserve">table_lob; </w:t>
      </w:r>
      <w:r w:rsidRPr="001058B5">
        <w:rPr>
          <w:rFonts w:ascii="Arial" w:hAnsi="Arial" w:cs="Arial"/>
          <w:w w:val="95"/>
          <w:sz w:val="18"/>
        </w:rPr>
        <w:t>drop table table_lob;</w:t>
      </w:r>
    </w:p>
    <w:p w14:paraId="0E9EA5E3" w14:textId="77777777" w:rsidR="00B55B3B" w:rsidRPr="001058B5" w:rsidRDefault="00B55B3B" w:rsidP="00B55B3B">
      <w:pPr>
        <w:pStyle w:val="BodyText"/>
        <w:rPr>
          <w:rFonts w:ascii="Arial" w:hAnsi="Arial" w:cs="Arial"/>
          <w:sz w:val="18"/>
        </w:rPr>
      </w:pPr>
    </w:p>
    <w:p w14:paraId="774EB4ED" w14:textId="77777777" w:rsidR="00B55B3B" w:rsidRPr="001058B5" w:rsidRDefault="00B55B3B" w:rsidP="00B55B3B">
      <w:pPr>
        <w:pStyle w:val="Heading3"/>
        <w:spacing w:before="118"/>
      </w:pPr>
      <w:bookmarkStart w:id="1347" w:name="Finding_Information_About_Encrypted_Data"/>
      <w:bookmarkStart w:id="1348" w:name="_bookmark1598"/>
      <w:bookmarkEnd w:id="1347"/>
      <w:bookmarkEnd w:id="1348"/>
      <w:r w:rsidRPr="001058B5">
        <w:t>Finding Informati</w:t>
      </w:r>
      <w:bookmarkStart w:id="1349" w:name="_bookmark1599"/>
      <w:bookmarkEnd w:id="1349"/>
      <w:r w:rsidRPr="001058B5">
        <w:t>on About Encrypted Data</w:t>
      </w:r>
    </w:p>
    <w:p w14:paraId="217FE288" w14:textId="77777777" w:rsidR="00B55B3B" w:rsidRPr="001058B5" w:rsidRDefault="008D1AB8" w:rsidP="00B55B3B">
      <w:pPr>
        <w:pStyle w:val="BodyText"/>
        <w:spacing w:before="86" w:line="232" w:lineRule="auto"/>
        <w:ind w:left="2260" w:right="185"/>
        <w:rPr>
          <w:rFonts w:ascii="Arial" w:hAnsi="Arial" w:cs="Arial"/>
        </w:rPr>
      </w:pPr>
      <w:hyperlink w:anchor="_bookmark1601" w:history="1">
        <w:r w:rsidR="00B55B3B" w:rsidRPr="001058B5">
          <w:rPr>
            <w:rFonts w:ascii="Arial" w:hAnsi="Arial" w:cs="Arial"/>
            <w:color w:val="0000CC"/>
          </w:rPr>
          <w:t xml:space="preserve">Table 8–2 </w:t>
        </w:r>
      </w:hyperlink>
      <w:r w:rsidR="00B55B3B" w:rsidRPr="001058B5">
        <w:rPr>
          <w:rFonts w:ascii="Arial" w:hAnsi="Arial" w:cs="Arial"/>
        </w:rPr>
        <w:t xml:space="preserve">lists data dictionary views that you can query to access information about encrypted data. See </w:t>
      </w:r>
      <w:r w:rsidR="00B55B3B" w:rsidRPr="001058B5">
        <w:rPr>
          <w:rFonts w:ascii="Arial" w:hAnsi="Arial" w:cs="Arial"/>
          <w:i/>
        </w:rPr>
        <w:t xml:space="preserve">Oracle Database Reference </w:t>
      </w:r>
      <w:r w:rsidR="00B55B3B" w:rsidRPr="001058B5">
        <w:rPr>
          <w:rFonts w:ascii="Arial" w:hAnsi="Arial" w:cs="Arial"/>
        </w:rPr>
        <w:t>for detailed information about these views.</w:t>
      </w:r>
    </w:p>
    <w:p w14:paraId="42224DC1" w14:textId="77777777" w:rsidR="00B55B3B" w:rsidRPr="001058B5" w:rsidRDefault="00B55B3B" w:rsidP="00B55B3B">
      <w:pPr>
        <w:pStyle w:val="BodyText"/>
        <w:spacing w:before="5"/>
        <w:rPr>
          <w:rFonts w:ascii="Arial" w:hAnsi="Arial" w:cs="Arial"/>
          <w:sz w:val="19"/>
        </w:rPr>
      </w:pPr>
    </w:p>
    <w:p w14:paraId="390DB07E" w14:textId="77777777" w:rsidR="00B55B3B" w:rsidRPr="001058B5" w:rsidRDefault="00B55B3B" w:rsidP="00B55B3B">
      <w:pPr>
        <w:tabs>
          <w:tab w:val="left" w:pos="1733"/>
        </w:tabs>
        <w:ind w:left="700"/>
        <w:rPr>
          <w:rFonts w:ascii="Arial" w:hAnsi="Arial" w:cs="Arial"/>
          <w:b/>
          <w:i/>
          <w:sz w:val="18"/>
        </w:rPr>
      </w:pPr>
      <w:bookmarkStart w:id="1350" w:name="_bookmark1600"/>
      <w:bookmarkStart w:id="1351" w:name="_bookmark1601"/>
      <w:bookmarkEnd w:id="1350"/>
      <w:bookmarkEnd w:id="135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8–2</w:t>
      </w:r>
      <w:r w:rsidRPr="001058B5">
        <w:rPr>
          <w:rFonts w:ascii="Arial" w:hAnsi="Arial" w:cs="Arial"/>
          <w:b/>
          <w:i/>
          <w:sz w:val="18"/>
        </w:rPr>
        <w:tab/>
        <w:t>Data Dictionary Views That Display Information about Encrypted</w:t>
      </w:r>
      <w:r w:rsidRPr="001058B5">
        <w:rPr>
          <w:rFonts w:ascii="Arial" w:hAnsi="Arial" w:cs="Arial"/>
          <w:b/>
          <w:i/>
          <w:spacing w:val="-13"/>
          <w:sz w:val="18"/>
        </w:rPr>
        <w:t xml:space="preserve"> </w:t>
      </w:r>
      <w:r w:rsidRPr="001058B5">
        <w:rPr>
          <w:rFonts w:ascii="Arial" w:hAnsi="Arial" w:cs="Arial"/>
          <w:b/>
          <w:i/>
          <w:sz w:val="18"/>
        </w:rPr>
        <w:t>Data</w:t>
      </w:r>
    </w:p>
    <w:p w14:paraId="5D38A145"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B55B3B" w:rsidRPr="001058B5" w14:paraId="759F01AF" w14:textId="77777777" w:rsidTr="00B55B3B">
        <w:trPr>
          <w:trHeight w:val="312"/>
        </w:trPr>
        <w:tc>
          <w:tcPr>
            <w:tcW w:w="2925" w:type="dxa"/>
            <w:tcBorders>
              <w:top w:val="single" w:sz="18" w:space="0" w:color="000000"/>
              <w:bottom w:val="single" w:sz="4" w:space="0" w:color="000000"/>
            </w:tcBorders>
          </w:tcPr>
          <w:p w14:paraId="608FC98D"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331" w:type="dxa"/>
            <w:tcBorders>
              <w:top w:val="single" w:sz="18" w:space="0" w:color="000000"/>
              <w:bottom w:val="single" w:sz="4" w:space="0" w:color="000000"/>
            </w:tcBorders>
          </w:tcPr>
          <w:p w14:paraId="07341F3C" w14:textId="77777777" w:rsidR="00B55B3B" w:rsidRPr="001058B5" w:rsidRDefault="00B55B3B" w:rsidP="00B55B3B">
            <w:pPr>
              <w:pStyle w:val="TableParagraph"/>
              <w:spacing w:before="29"/>
              <w:ind w:left="329"/>
              <w:rPr>
                <w:rFonts w:ascii="Arial" w:hAnsi="Arial" w:cs="Arial"/>
                <w:b/>
                <w:sz w:val="18"/>
              </w:rPr>
            </w:pPr>
            <w:r w:rsidRPr="001058B5">
              <w:rPr>
                <w:rFonts w:ascii="Arial" w:hAnsi="Arial" w:cs="Arial"/>
                <w:b/>
                <w:sz w:val="18"/>
              </w:rPr>
              <w:t>Description</w:t>
            </w:r>
          </w:p>
        </w:tc>
      </w:tr>
      <w:tr w:rsidR="00B55B3B" w:rsidRPr="001058B5" w14:paraId="3D2FA535" w14:textId="77777777" w:rsidTr="00B55B3B">
        <w:trPr>
          <w:trHeight w:val="532"/>
        </w:trPr>
        <w:tc>
          <w:tcPr>
            <w:tcW w:w="2925" w:type="dxa"/>
            <w:tcBorders>
              <w:top w:val="single" w:sz="4" w:space="0" w:color="000000"/>
              <w:bottom w:val="single" w:sz="2" w:space="0" w:color="000000"/>
            </w:tcBorders>
          </w:tcPr>
          <w:p w14:paraId="70107BF3"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ALL_ENCRYPTED_COLUMNS</w:t>
            </w:r>
          </w:p>
        </w:tc>
        <w:tc>
          <w:tcPr>
            <w:tcW w:w="6331" w:type="dxa"/>
            <w:tcBorders>
              <w:top w:val="single" w:sz="4" w:space="0" w:color="000000"/>
              <w:bottom w:val="single" w:sz="2" w:space="0" w:color="000000"/>
            </w:tcBorders>
          </w:tcPr>
          <w:p w14:paraId="43701057" w14:textId="77777777" w:rsidR="00B55B3B" w:rsidRPr="001058B5" w:rsidRDefault="00B55B3B" w:rsidP="00B55B3B">
            <w:pPr>
              <w:pStyle w:val="TableParagraph"/>
              <w:spacing w:before="59"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có thể truy cập được đối với người dùng</w:t>
            </w:r>
          </w:p>
        </w:tc>
      </w:tr>
      <w:tr w:rsidR="00B55B3B" w:rsidRPr="001058B5" w14:paraId="189F464E" w14:textId="77777777" w:rsidTr="00B55B3B">
        <w:trPr>
          <w:trHeight w:val="535"/>
        </w:trPr>
        <w:tc>
          <w:tcPr>
            <w:tcW w:w="2925" w:type="dxa"/>
            <w:tcBorders>
              <w:top w:val="single" w:sz="2" w:space="0" w:color="000000"/>
              <w:bottom w:val="single" w:sz="2" w:space="0" w:color="000000"/>
            </w:tcBorders>
          </w:tcPr>
          <w:p w14:paraId="67E1C6A8"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DBA_ENCRYPTED_COLUMNS</w:t>
            </w:r>
          </w:p>
        </w:tc>
        <w:tc>
          <w:tcPr>
            <w:tcW w:w="6331" w:type="dxa"/>
            <w:tcBorders>
              <w:top w:val="single" w:sz="2" w:space="0" w:color="000000"/>
              <w:bottom w:val="single" w:sz="2" w:space="0" w:color="000000"/>
            </w:tcBorders>
          </w:tcPr>
          <w:p w14:paraId="5B8F0427" w14:textId="77777777" w:rsidR="00B55B3B" w:rsidRPr="001058B5" w:rsidRDefault="00B55B3B" w:rsidP="00B55B3B">
            <w:pPr>
              <w:pStyle w:val="TableParagraph"/>
              <w:spacing w:before="61" w:line="216" w:lineRule="auto"/>
              <w:ind w:left="329"/>
              <w:rPr>
                <w:rFonts w:ascii="Arial" w:hAnsi="Arial" w:cs="Arial"/>
                <w:sz w:val="18"/>
              </w:rPr>
            </w:pPr>
            <w:r w:rsidRPr="000C243F">
              <w:rPr>
                <w:rFonts w:ascii="Arial" w:hAnsi="Arial" w:cs="Arial"/>
                <w:sz w:val="18"/>
              </w:rPr>
              <w:t>Mô tả thông tin thuật toán mã hóa cho tất cả các cột được mã hóa trong cơ sở dữ liệu</w:t>
            </w:r>
          </w:p>
        </w:tc>
      </w:tr>
      <w:tr w:rsidR="00B55B3B" w:rsidRPr="001058B5" w14:paraId="201B9109" w14:textId="77777777" w:rsidTr="00B55B3B">
        <w:trPr>
          <w:trHeight w:val="535"/>
        </w:trPr>
        <w:tc>
          <w:tcPr>
            <w:tcW w:w="2925" w:type="dxa"/>
            <w:tcBorders>
              <w:top w:val="single" w:sz="2" w:space="0" w:color="000000"/>
              <w:bottom w:val="single" w:sz="2" w:space="0" w:color="000000"/>
            </w:tcBorders>
          </w:tcPr>
          <w:p w14:paraId="3158D4A9"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USER_ENCRYPTED_COLUMNS</w:t>
            </w:r>
          </w:p>
        </w:tc>
        <w:tc>
          <w:tcPr>
            <w:tcW w:w="6331" w:type="dxa"/>
            <w:tcBorders>
              <w:top w:val="single" w:sz="2" w:space="0" w:color="000000"/>
              <w:bottom w:val="single" w:sz="2" w:space="0" w:color="000000"/>
            </w:tcBorders>
          </w:tcPr>
          <w:p w14:paraId="37E32552"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trong lược đồ của người dùng</w:t>
            </w:r>
          </w:p>
        </w:tc>
      </w:tr>
      <w:tr w:rsidR="00B55B3B" w:rsidRPr="001058B5" w14:paraId="7138E102" w14:textId="77777777" w:rsidTr="00B55B3B">
        <w:trPr>
          <w:trHeight w:val="334"/>
        </w:trPr>
        <w:tc>
          <w:tcPr>
            <w:tcW w:w="2925" w:type="dxa"/>
            <w:tcBorders>
              <w:top w:val="single" w:sz="2" w:space="0" w:color="000000"/>
              <w:bottom w:val="single" w:sz="2" w:space="0" w:color="000000"/>
            </w:tcBorders>
          </w:tcPr>
          <w:p w14:paraId="5C97BC5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V$ENCRYPTED_TABLESPACES</w:t>
            </w:r>
          </w:p>
        </w:tc>
        <w:tc>
          <w:tcPr>
            <w:tcW w:w="6331" w:type="dxa"/>
            <w:tcBorders>
              <w:top w:val="single" w:sz="2" w:space="0" w:color="000000"/>
              <w:bottom w:val="single" w:sz="2" w:space="0" w:color="000000"/>
            </w:tcBorders>
          </w:tcPr>
          <w:p w14:paraId="44224188"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thông tin về các không gian bảng được mã hóa</w:t>
            </w:r>
          </w:p>
        </w:tc>
      </w:tr>
      <w:tr w:rsidR="00B55B3B" w:rsidRPr="001058B5" w14:paraId="270B346D" w14:textId="77777777" w:rsidTr="00B55B3B">
        <w:trPr>
          <w:trHeight w:val="535"/>
        </w:trPr>
        <w:tc>
          <w:tcPr>
            <w:tcW w:w="2925" w:type="dxa"/>
            <w:tcBorders>
              <w:top w:val="single" w:sz="2" w:space="0" w:color="000000"/>
              <w:bottom w:val="single" w:sz="2" w:space="0" w:color="000000"/>
            </w:tcBorders>
          </w:tcPr>
          <w:p w14:paraId="2E1D0B6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V$ENCRYPTION_WALLET</w:t>
            </w:r>
          </w:p>
        </w:tc>
        <w:tc>
          <w:tcPr>
            <w:tcW w:w="6331" w:type="dxa"/>
            <w:tcBorders>
              <w:top w:val="single" w:sz="2" w:space="0" w:color="000000"/>
              <w:bottom w:val="single" w:sz="2" w:space="0" w:color="000000"/>
            </w:tcBorders>
          </w:tcPr>
          <w:p w14:paraId="2B4C3E9F"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Hiển thị thông tin về trạng thái của ví và vị trí ví để mã hóa dữ liệu trong suốt</w:t>
            </w:r>
          </w:p>
        </w:tc>
      </w:tr>
      <w:tr w:rsidR="00B55B3B" w:rsidRPr="001058B5" w14:paraId="3DEAFFD7" w14:textId="77777777" w:rsidTr="00B55B3B">
        <w:trPr>
          <w:trHeight w:val="332"/>
        </w:trPr>
        <w:tc>
          <w:tcPr>
            <w:tcW w:w="2925" w:type="dxa"/>
            <w:tcBorders>
              <w:top w:val="single" w:sz="2" w:space="0" w:color="000000"/>
              <w:bottom w:val="single" w:sz="4" w:space="0" w:color="000000"/>
            </w:tcBorders>
          </w:tcPr>
          <w:p w14:paraId="73E70B31"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0"/>
                <w:sz w:val="18"/>
              </w:rPr>
              <w:t>V$RMAN_ENCRYPTION_ALGORITHMS</w:t>
            </w:r>
          </w:p>
        </w:tc>
        <w:tc>
          <w:tcPr>
            <w:tcW w:w="6331" w:type="dxa"/>
            <w:tcBorders>
              <w:top w:val="single" w:sz="2" w:space="0" w:color="000000"/>
              <w:bottom w:val="single" w:sz="4" w:space="0" w:color="000000"/>
            </w:tcBorders>
          </w:tcPr>
          <w:p w14:paraId="01A54F97"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các thuật toán mã hóa được hỗ trợ</w:t>
            </w:r>
            <w:r w:rsidRPr="001058B5">
              <w:rPr>
                <w:rFonts w:ascii="Arial" w:hAnsi="Arial" w:cs="Arial"/>
                <w:sz w:val="18"/>
              </w:rPr>
              <w:t>.</w:t>
            </w:r>
          </w:p>
        </w:tc>
      </w:tr>
    </w:tbl>
    <w:p w14:paraId="124462A7" w14:textId="77777777" w:rsidR="008C539B" w:rsidRPr="001058B5" w:rsidRDefault="008C539B">
      <w:pPr>
        <w:rPr>
          <w:rFonts w:ascii="Arial" w:hAnsi="Arial" w:cs="Arial"/>
          <w:sz w:val="18"/>
        </w:rPr>
        <w:sectPr w:rsidR="008C539B" w:rsidRPr="001058B5">
          <w:headerReference w:type="even" r:id="rId187"/>
          <w:headerReference w:type="default" r:id="rId188"/>
          <w:pgSz w:w="12240" w:h="15840"/>
          <w:pgMar w:top="840" w:right="1060" w:bottom="860" w:left="1100" w:header="549" w:footer="663" w:gutter="0"/>
          <w:cols w:space="720"/>
        </w:sectPr>
      </w:pPr>
    </w:p>
    <w:p w14:paraId="648956FD" w14:textId="77777777" w:rsidR="008C539B" w:rsidRPr="001058B5" w:rsidRDefault="008C539B">
      <w:pPr>
        <w:pStyle w:val="BodyText"/>
        <w:spacing w:before="4"/>
        <w:rPr>
          <w:rFonts w:ascii="Arial" w:hAnsi="Arial" w:cs="Arial"/>
          <w:sz w:val="17"/>
        </w:rPr>
      </w:pPr>
    </w:p>
    <w:p w14:paraId="03DB1C34"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7D5A6C6" w14:textId="77777777" w:rsidR="008C539B" w:rsidRPr="001058B5" w:rsidRDefault="008C539B">
      <w:pPr>
        <w:pStyle w:val="BodyText"/>
        <w:rPr>
          <w:rFonts w:ascii="Arial" w:hAnsi="Arial" w:cs="Arial"/>
        </w:rPr>
      </w:pPr>
    </w:p>
    <w:p w14:paraId="2A6BB008" w14:textId="77777777" w:rsidR="008C539B" w:rsidRPr="001058B5" w:rsidRDefault="008C539B">
      <w:pPr>
        <w:pStyle w:val="BodyText"/>
        <w:spacing w:before="10"/>
        <w:rPr>
          <w:rFonts w:ascii="Arial" w:hAnsi="Arial" w:cs="Arial"/>
          <w:sz w:val="27"/>
        </w:rPr>
      </w:pPr>
    </w:p>
    <w:p w14:paraId="004CDBEE" w14:textId="77777777" w:rsidR="008C539B" w:rsidRPr="001058B5" w:rsidRDefault="008D1AB8">
      <w:pPr>
        <w:pStyle w:val="Heading1"/>
        <w:tabs>
          <w:tab w:val="left" w:pos="9473"/>
        </w:tabs>
        <w:rPr>
          <w:u w:val="none"/>
        </w:rPr>
      </w:pPr>
      <w:r>
        <w:pict w14:anchorId="47D9A713">
          <v:group id="_x0000_s1192" style="position:absolute;left:0;text-align:left;margin-left:89.75pt;margin-top:58.75pt;width:462.5pt;height:.5pt;z-index:5296;mso-wrap-distance-left:0;mso-wrap-distance-right:0;mso-position-horizontal-relative:page" coordorigin="1795,1175" coordsize="9250,10">
            <v:rect id="_x0000_s1194" style="position:absolute;left:11040;top:1175;width:5;height:10" fillcolor="black" stroked="f"/>
            <v:line id="_x0000_s1193" style="position:absolute" from="1795,1180" to="11040,1180" strokeweight=".16936mm"/>
            <w10:wrap type="topAndBottom" anchorx="page"/>
          </v:group>
        </w:pict>
      </w:r>
      <w:bookmarkStart w:id="1352" w:name="_bookmark1602"/>
      <w:bookmarkEnd w:id="1352"/>
      <w:r w:rsidR="00C12992" w:rsidRPr="001058B5">
        <w:rPr>
          <w:u w:val="thick"/>
        </w:rPr>
        <w:t xml:space="preserve"> </w:t>
      </w:r>
      <w:r w:rsidR="00C12992" w:rsidRPr="001058B5">
        <w:rPr>
          <w:u w:val="thick"/>
        </w:rPr>
        <w:tab/>
        <w:t>9</w:t>
      </w:r>
    </w:p>
    <w:p w14:paraId="1F9DF5B5" w14:textId="77777777" w:rsidR="008C539B" w:rsidRPr="001058B5" w:rsidRDefault="00C12992">
      <w:pPr>
        <w:pStyle w:val="Heading2"/>
        <w:ind w:left="2171"/>
      </w:pPr>
      <w:bookmarkStart w:id="1353" w:name="9_Verifying_Security_Access_with_Auditin"/>
      <w:bookmarkStart w:id="1354" w:name="_bookmark1603"/>
      <w:bookmarkEnd w:id="1353"/>
      <w:bookmarkEnd w:id="1354"/>
      <w:r w:rsidRPr="001058B5">
        <w:rPr>
          <w:spacing w:val="-7"/>
          <w:w w:val="95"/>
        </w:rPr>
        <w:t xml:space="preserve">Verifying </w:t>
      </w:r>
      <w:r w:rsidRPr="001058B5">
        <w:rPr>
          <w:spacing w:val="-5"/>
          <w:w w:val="95"/>
        </w:rPr>
        <w:t xml:space="preserve">Security Access </w:t>
      </w:r>
      <w:r w:rsidRPr="001058B5">
        <w:rPr>
          <w:spacing w:val="-4"/>
          <w:w w:val="95"/>
        </w:rPr>
        <w:t>with</w:t>
      </w:r>
      <w:r w:rsidRPr="001058B5">
        <w:rPr>
          <w:spacing w:val="65"/>
          <w:w w:val="95"/>
        </w:rPr>
        <w:t xml:space="preserve"> </w:t>
      </w:r>
      <w:r w:rsidRPr="001058B5">
        <w:rPr>
          <w:spacing w:val="-7"/>
          <w:w w:val="95"/>
        </w:rPr>
        <w:t>Auditing</w:t>
      </w:r>
    </w:p>
    <w:p w14:paraId="09E7D5BC" w14:textId="77777777" w:rsidR="008C539B" w:rsidRPr="001058B5" w:rsidRDefault="008C539B">
      <w:pPr>
        <w:pStyle w:val="BodyText"/>
        <w:spacing w:before="5"/>
        <w:rPr>
          <w:rFonts w:ascii="Arial" w:hAnsi="Arial" w:cs="Arial"/>
          <w:b/>
          <w:sz w:val="67"/>
        </w:rPr>
      </w:pPr>
    </w:p>
    <w:p w14:paraId="1DFF38E8"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6336EB2E" w14:textId="77777777" w:rsidR="008C539B" w:rsidRPr="001058B5" w:rsidRDefault="008D1AB8">
      <w:pPr>
        <w:pStyle w:val="ListParagraph"/>
        <w:numPr>
          <w:ilvl w:val="1"/>
          <w:numId w:val="62"/>
        </w:numPr>
        <w:tabs>
          <w:tab w:val="left" w:pos="2620"/>
        </w:tabs>
        <w:rPr>
          <w:rFonts w:ascii="Arial" w:hAnsi="Arial" w:cs="Arial"/>
          <w:sz w:val="20"/>
        </w:rPr>
      </w:pPr>
      <w:hyperlink w:anchor="_bookmark1604" w:history="1">
        <w:r w:rsidR="00C12992" w:rsidRPr="001058B5">
          <w:rPr>
            <w:rFonts w:ascii="Arial" w:hAnsi="Arial" w:cs="Arial"/>
            <w:color w:val="0000CC"/>
            <w:sz w:val="20"/>
          </w:rPr>
          <w:t>About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CE927D1" w14:textId="77777777" w:rsidR="008C539B" w:rsidRPr="001058B5" w:rsidRDefault="008D1AB8">
      <w:pPr>
        <w:pStyle w:val="ListParagraph"/>
        <w:numPr>
          <w:ilvl w:val="1"/>
          <w:numId w:val="62"/>
        </w:numPr>
        <w:tabs>
          <w:tab w:val="left" w:pos="2620"/>
        </w:tabs>
        <w:spacing w:before="112"/>
        <w:rPr>
          <w:rFonts w:ascii="Arial" w:hAnsi="Arial" w:cs="Arial"/>
          <w:sz w:val="20"/>
        </w:rPr>
      </w:pPr>
      <w:hyperlink w:anchor="_bookmark1631" w:history="1">
        <w:r w:rsidR="00C12992" w:rsidRPr="001058B5">
          <w:rPr>
            <w:rFonts w:ascii="Arial" w:hAnsi="Arial" w:cs="Arial"/>
            <w:color w:val="0000CC"/>
            <w:sz w:val="20"/>
          </w:rPr>
          <w:t>Selecting an Auditing</w:t>
        </w:r>
        <w:r w:rsidR="00C12992" w:rsidRPr="001058B5">
          <w:rPr>
            <w:rFonts w:ascii="Arial" w:hAnsi="Arial" w:cs="Arial"/>
            <w:color w:val="0000CC"/>
            <w:spacing w:val="-3"/>
            <w:sz w:val="20"/>
          </w:rPr>
          <w:t xml:space="preserve"> </w:t>
        </w:r>
        <w:r w:rsidR="00C12992" w:rsidRPr="001058B5">
          <w:rPr>
            <w:rFonts w:ascii="Arial" w:hAnsi="Arial" w:cs="Arial"/>
            <w:color w:val="0000CC"/>
            <w:spacing w:val="-5"/>
            <w:sz w:val="20"/>
          </w:rPr>
          <w:t>Type</w:t>
        </w:r>
      </w:hyperlink>
    </w:p>
    <w:p w14:paraId="27A94A2E" w14:textId="77777777" w:rsidR="008C539B" w:rsidRPr="001058B5" w:rsidRDefault="008D1AB8">
      <w:pPr>
        <w:pStyle w:val="ListParagraph"/>
        <w:numPr>
          <w:ilvl w:val="1"/>
          <w:numId w:val="62"/>
        </w:numPr>
        <w:tabs>
          <w:tab w:val="left" w:pos="2620"/>
        </w:tabs>
        <w:rPr>
          <w:rFonts w:ascii="Arial" w:hAnsi="Arial" w:cs="Arial"/>
          <w:sz w:val="20"/>
        </w:rPr>
      </w:pPr>
      <w:hyperlink w:anchor="_bookmark1639" w:history="1">
        <w:r w:rsidR="00C12992" w:rsidRPr="001058B5">
          <w:rPr>
            <w:rFonts w:ascii="Arial" w:hAnsi="Arial" w:cs="Arial"/>
            <w:color w:val="0000CC"/>
            <w:sz w:val="20"/>
          </w:rPr>
          <w:t>Auditing General Activities with Standard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248F849B" w14:textId="77777777" w:rsidR="008C539B" w:rsidRPr="001058B5" w:rsidRDefault="008D1AB8">
      <w:pPr>
        <w:pStyle w:val="ListParagraph"/>
        <w:numPr>
          <w:ilvl w:val="1"/>
          <w:numId w:val="62"/>
        </w:numPr>
        <w:tabs>
          <w:tab w:val="left" w:pos="2620"/>
        </w:tabs>
        <w:spacing w:before="112"/>
        <w:rPr>
          <w:rFonts w:ascii="Arial" w:hAnsi="Arial" w:cs="Arial"/>
          <w:sz w:val="20"/>
        </w:rPr>
      </w:pPr>
      <w:hyperlink w:anchor="_bookmark1880" w:history="1">
        <w:r w:rsidR="00C12992" w:rsidRPr="001058B5">
          <w:rPr>
            <w:rFonts w:ascii="Arial" w:hAnsi="Arial" w:cs="Arial"/>
            <w:color w:val="0000CC"/>
            <w:sz w:val="20"/>
          </w:rPr>
          <w:t>Using Default Auditing for Security-Relevant SQL Statements and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Privileges</w:t>
        </w:r>
      </w:hyperlink>
    </w:p>
    <w:p w14:paraId="30DEE322" w14:textId="77777777" w:rsidR="008C539B" w:rsidRPr="001058B5" w:rsidRDefault="008D1AB8">
      <w:pPr>
        <w:pStyle w:val="ListParagraph"/>
        <w:numPr>
          <w:ilvl w:val="1"/>
          <w:numId w:val="62"/>
        </w:numPr>
        <w:tabs>
          <w:tab w:val="left" w:pos="2620"/>
        </w:tabs>
        <w:rPr>
          <w:rFonts w:ascii="Arial" w:hAnsi="Arial" w:cs="Arial"/>
          <w:sz w:val="20"/>
        </w:rPr>
      </w:pPr>
      <w:hyperlink w:anchor="_bookmark1893" w:history="1">
        <w:r w:rsidR="00C12992" w:rsidRPr="001058B5">
          <w:rPr>
            <w:rFonts w:ascii="Arial" w:hAnsi="Arial" w:cs="Arial"/>
            <w:color w:val="0000CC"/>
            <w:sz w:val="20"/>
          </w:rPr>
          <w:t>Auditing Specific Activities with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71BC6B5C" w14:textId="77777777" w:rsidR="008C539B" w:rsidRPr="001058B5" w:rsidRDefault="008D1AB8">
      <w:pPr>
        <w:pStyle w:val="ListParagraph"/>
        <w:numPr>
          <w:ilvl w:val="1"/>
          <w:numId w:val="62"/>
        </w:numPr>
        <w:tabs>
          <w:tab w:val="left" w:pos="2620"/>
        </w:tabs>
        <w:spacing w:before="112"/>
        <w:rPr>
          <w:rFonts w:ascii="Arial" w:hAnsi="Arial" w:cs="Arial"/>
          <w:sz w:val="20"/>
        </w:rPr>
      </w:pPr>
      <w:hyperlink w:anchor="_bookmark1968" w:history="1">
        <w:r w:rsidR="00C12992" w:rsidRPr="001058B5">
          <w:rPr>
            <w:rFonts w:ascii="Arial" w:hAnsi="Arial" w:cs="Arial"/>
            <w:color w:val="0000CC"/>
            <w:sz w:val="20"/>
          </w:rPr>
          <w:t>Auditing SYS Administrative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646FAAB8" w14:textId="77777777" w:rsidR="008C539B" w:rsidRPr="001058B5" w:rsidRDefault="008D1AB8">
      <w:pPr>
        <w:pStyle w:val="ListParagraph"/>
        <w:numPr>
          <w:ilvl w:val="1"/>
          <w:numId w:val="62"/>
        </w:numPr>
        <w:tabs>
          <w:tab w:val="left" w:pos="2620"/>
        </w:tabs>
        <w:rPr>
          <w:rFonts w:ascii="Arial" w:hAnsi="Arial" w:cs="Arial"/>
          <w:sz w:val="20"/>
        </w:rPr>
      </w:pPr>
      <w:hyperlink w:anchor="_bookmark1986" w:history="1">
        <w:r w:rsidR="00C12992" w:rsidRPr="001058B5">
          <w:rPr>
            <w:rFonts w:ascii="Arial" w:hAnsi="Arial" w:cs="Arial"/>
            <w:color w:val="0000CC"/>
            <w:sz w:val="20"/>
          </w:rPr>
          <w:t xml:space="preserve">Using </w:t>
        </w:r>
        <w:r w:rsidR="00C12992" w:rsidRPr="001058B5">
          <w:rPr>
            <w:rFonts w:ascii="Arial" w:hAnsi="Arial" w:cs="Arial"/>
            <w:color w:val="0000CC"/>
            <w:spacing w:val="-3"/>
            <w:sz w:val="20"/>
          </w:rPr>
          <w:t xml:space="preserve">Triggers </w:t>
        </w:r>
        <w:r w:rsidR="00C12992" w:rsidRPr="001058B5">
          <w:rPr>
            <w:rFonts w:ascii="Arial" w:hAnsi="Arial" w:cs="Arial"/>
            <w:color w:val="0000CC"/>
            <w:sz w:val="20"/>
          </w:rPr>
          <w:t xml:space="preserve">to </w:t>
        </w:r>
        <w:r w:rsidR="00C12992" w:rsidRPr="001058B5">
          <w:rPr>
            <w:rFonts w:ascii="Arial" w:hAnsi="Arial" w:cs="Arial"/>
            <w:color w:val="0000CC"/>
            <w:spacing w:val="-4"/>
            <w:sz w:val="20"/>
          </w:rPr>
          <w:t xml:space="preserve">Write </w:t>
        </w:r>
        <w:r w:rsidR="00C12992" w:rsidRPr="001058B5">
          <w:rPr>
            <w:rFonts w:ascii="Arial" w:hAnsi="Arial" w:cs="Arial"/>
            <w:color w:val="0000CC"/>
            <w:sz w:val="20"/>
          </w:rPr>
          <w:t>Audit Data to a Separate</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Table</w:t>
        </w:r>
      </w:hyperlink>
    </w:p>
    <w:p w14:paraId="2AF55041" w14:textId="77777777" w:rsidR="008C539B" w:rsidRPr="001058B5" w:rsidRDefault="008D1AB8">
      <w:pPr>
        <w:pStyle w:val="ListParagraph"/>
        <w:numPr>
          <w:ilvl w:val="1"/>
          <w:numId w:val="62"/>
        </w:numPr>
        <w:tabs>
          <w:tab w:val="left" w:pos="2620"/>
        </w:tabs>
        <w:rPr>
          <w:rFonts w:ascii="Arial" w:hAnsi="Arial" w:cs="Arial"/>
          <w:sz w:val="20"/>
        </w:rPr>
      </w:pPr>
      <w:hyperlink w:anchor="_bookmark1995" w:history="1">
        <w:r w:rsidR="00C12992" w:rsidRPr="001058B5">
          <w:rPr>
            <w:rFonts w:ascii="Arial" w:hAnsi="Arial" w:cs="Arial"/>
            <w:color w:val="0000CC"/>
            <w:sz w:val="20"/>
          </w:rPr>
          <w:t xml:space="preserve">Managing Audit </w:t>
        </w:r>
        <w:r w:rsidR="00C12992" w:rsidRPr="001058B5">
          <w:rPr>
            <w:rFonts w:ascii="Arial" w:hAnsi="Arial" w:cs="Arial"/>
            <w:color w:val="0000CC"/>
            <w:spacing w:val="-4"/>
            <w:sz w:val="20"/>
          </w:rPr>
          <w:t>Trail</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Records</w:t>
        </w:r>
      </w:hyperlink>
    </w:p>
    <w:p w14:paraId="2014874F" w14:textId="77777777" w:rsidR="008C539B" w:rsidRPr="001058B5" w:rsidRDefault="008D1AB8">
      <w:pPr>
        <w:pStyle w:val="ListParagraph"/>
        <w:numPr>
          <w:ilvl w:val="1"/>
          <w:numId w:val="62"/>
        </w:numPr>
        <w:tabs>
          <w:tab w:val="left" w:pos="2620"/>
        </w:tabs>
        <w:spacing w:before="112"/>
        <w:rPr>
          <w:rFonts w:ascii="Arial" w:hAnsi="Arial" w:cs="Arial"/>
          <w:sz w:val="20"/>
        </w:rPr>
      </w:pPr>
      <w:hyperlink w:anchor="_bookmark2043"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E97B64B" w14:textId="77777777" w:rsidR="008C539B" w:rsidRPr="001058B5" w:rsidRDefault="008D1AB8">
      <w:pPr>
        <w:pStyle w:val="ListParagraph"/>
        <w:numPr>
          <w:ilvl w:val="1"/>
          <w:numId w:val="62"/>
        </w:numPr>
        <w:tabs>
          <w:tab w:val="left" w:pos="2620"/>
        </w:tabs>
        <w:rPr>
          <w:rFonts w:ascii="Arial" w:hAnsi="Arial" w:cs="Arial"/>
          <w:sz w:val="20"/>
        </w:rPr>
      </w:pPr>
      <w:hyperlink w:anchor="_bookmark2095" w:history="1">
        <w:r w:rsidR="00C12992" w:rsidRPr="001058B5">
          <w:rPr>
            <w:rFonts w:ascii="Arial" w:hAnsi="Arial" w:cs="Arial"/>
            <w:color w:val="0000CC"/>
            <w:sz w:val="20"/>
          </w:rPr>
          <w:t>Finding Information About Audited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Activities</w:t>
        </w:r>
      </w:hyperlink>
    </w:p>
    <w:p w14:paraId="2D3937DC"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0720B9E2" w14:textId="77777777" w:rsidR="008C539B" w:rsidRPr="001058B5" w:rsidRDefault="008C539B">
      <w:pPr>
        <w:pStyle w:val="BodyText"/>
        <w:spacing w:before="5"/>
        <w:rPr>
          <w:rFonts w:ascii="Arial" w:hAnsi="Arial" w:cs="Arial"/>
          <w:sz w:val="14"/>
        </w:rPr>
      </w:pPr>
    </w:p>
    <w:p w14:paraId="0D87C71B" w14:textId="77777777" w:rsidR="008C539B" w:rsidRPr="001058B5" w:rsidRDefault="00C12992">
      <w:pPr>
        <w:pStyle w:val="Heading3"/>
        <w:spacing w:before="107"/>
      </w:pPr>
      <w:bookmarkStart w:id="1355" w:name="About_Auditing"/>
      <w:bookmarkStart w:id="1356" w:name="_bookmark1604"/>
      <w:bookmarkEnd w:id="1355"/>
      <w:bookmarkEnd w:id="1356"/>
      <w:r w:rsidRPr="001058B5">
        <w:t>About Auditing</w:t>
      </w:r>
    </w:p>
    <w:p w14:paraId="2CEE0C8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363A050" w14:textId="77777777" w:rsidR="008C539B" w:rsidRPr="001058B5" w:rsidRDefault="008D1AB8">
      <w:pPr>
        <w:pStyle w:val="ListParagraph"/>
        <w:numPr>
          <w:ilvl w:val="1"/>
          <w:numId w:val="62"/>
        </w:numPr>
        <w:tabs>
          <w:tab w:val="left" w:pos="2620"/>
        </w:tabs>
        <w:rPr>
          <w:rFonts w:ascii="Arial" w:hAnsi="Arial" w:cs="Arial"/>
          <w:sz w:val="20"/>
        </w:rPr>
      </w:pPr>
      <w:hyperlink w:anchor="_bookmark1605" w:history="1">
        <w:r w:rsidR="00C12992" w:rsidRPr="001058B5">
          <w:rPr>
            <w:rFonts w:ascii="Arial" w:hAnsi="Arial" w:cs="Arial"/>
            <w:color w:val="0000CC"/>
            <w:sz w:val="20"/>
          </w:rPr>
          <w:t>What 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009EDE9" w14:textId="77777777" w:rsidR="008C539B" w:rsidRPr="001058B5" w:rsidRDefault="008D1AB8">
      <w:pPr>
        <w:pStyle w:val="ListParagraph"/>
        <w:numPr>
          <w:ilvl w:val="1"/>
          <w:numId w:val="62"/>
        </w:numPr>
        <w:tabs>
          <w:tab w:val="left" w:pos="2620"/>
        </w:tabs>
        <w:spacing w:before="112"/>
        <w:rPr>
          <w:rFonts w:ascii="Arial" w:hAnsi="Arial" w:cs="Arial"/>
          <w:sz w:val="20"/>
        </w:rPr>
      </w:pPr>
      <w:hyperlink w:anchor="_bookmark1608" w:history="1">
        <w:r w:rsidR="00C12992" w:rsidRPr="001058B5">
          <w:rPr>
            <w:rFonts w:ascii="Arial" w:hAnsi="Arial" w:cs="Arial"/>
            <w:color w:val="0000CC"/>
            <w:sz w:val="20"/>
          </w:rPr>
          <w:t>Why Is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Used?</w:t>
        </w:r>
      </w:hyperlink>
    </w:p>
    <w:p w14:paraId="77F8DD1B" w14:textId="77777777" w:rsidR="008C539B" w:rsidRPr="001058B5" w:rsidRDefault="008D1AB8">
      <w:pPr>
        <w:pStyle w:val="ListParagraph"/>
        <w:numPr>
          <w:ilvl w:val="1"/>
          <w:numId w:val="62"/>
        </w:numPr>
        <w:tabs>
          <w:tab w:val="left" w:pos="2620"/>
        </w:tabs>
        <w:rPr>
          <w:rFonts w:ascii="Arial" w:hAnsi="Arial" w:cs="Arial"/>
          <w:sz w:val="20"/>
        </w:rPr>
      </w:pPr>
      <w:hyperlink w:anchor="_bookmark1609" w:history="1">
        <w:r w:rsidR="00C12992" w:rsidRPr="001058B5">
          <w:rPr>
            <w:rFonts w:ascii="Arial" w:hAnsi="Arial" w:cs="Arial"/>
            <w:color w:val="0000CC"/>
            <w:sz w:val="20"/>
          </w:rPr>
          <w:t>Protecting the Database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2147505E" w14:textId="77777777" w:rsidR="008C539B" w:rsidRPr="001058B5" w:rsidRDefault="008D1AB8">
      <w:pPr>
        <w:pStyle w:val="ListParagraph"/>
        <w:numPr>
          <w:ilvl w:val="1"/>
          <w:numId w:val="62"/>
        </w:numPr>
        <w:tabs>
          <w:tab w:val="left" w:pos="2620"/>
        </w:tabs>
        <w:spacing w:before="118" w:line="232" w:lineRule="auto"/>
        <w:ind w:right="753"/>
        <w:rPr>
          <w:rFonts w:ascii="Arial" w:hAnsi="Arial" w:cs="Arial"/>
          <w:sz w:val="20"/>
        </w:rPr>
      </w:pPr>
      <w:hyperlink w:anchor="_bookmark1614" w:history="1">
        <w:r w:rsidR="00C12992" w:rsidRPr="001058B5">
          <w:rPr>
            <w:rFonts w:ascii="Arial" w:hAnsi="Arial" w:cs="Arial"/>
            <w:color w:val="0000CC"/>
            <w:sz w:val="20"/>
          </w:rPr>
          <w:t xml:space="preserve">Activities That Are Always </w:t>
        </w:r>
        <w:r w:rsidR="00C12992" w:rsidRPr="001058B5">
          <w:rPr>
            <w:rFonts w:ascii="Arial" w:hAnsi="Arial" w:cs="Arial"/>
            <w:color w:val="0000CC"/>
            <w:spacing w:val="-3"/>
            <w:sz w:val="20"/>
          </w:rPr>
          <w:t xml:space="preserve">Written </w:t>
        </w:r>
        <w:r w:rsidR="00C12992" w:rsidRPr="001058B5">
          <w:rPr>
            <w:rFonts w:ascii="Arial" w:hAnsi="Arial" w:cs="Arial"/>
            <w:color w:val="0000CC"/>
            <w:sz w:val="20"/>
          </w:rPr>
          <w:t>to the Standard and Fine-Grained Audit</w:t>
        </w:r>
      </w:hyperlink>
      <w:hyperlink w:anchor="_bookmark1614" w:history="1">
        <w:r w:rsidR="00C12992" w:rsidRPr="001058B5">
          <w:rPr>
            <w:rFonts w:ascii="Arial" w:hAnsi="Arial" w:cs="Arial"/>
            <w:color w:val="0000CC"/>
            <w:sz w:val="20"/>
          </w:rPr>
          <w:t xml:space="preserve"> Records</w:t>
        </w:r>
      </w:hyperlink>
    </w:p>
    <w:p w14:paraId="47E2EDDB" w14:textId="77777777" w:rsidR="008C539B" w:rsidRPr="001058B5" w:rsidRDefault="008D1AB8">
      <w:pPr>
        <w:pStyle w:val="ListParagraph"/>
        <w:numPr>
          <w:ilvl w:val="1"/>
          <w:numId w:val="62"/>
        </w:numPr>
        <w:tabs>
          <w:tab w:val="left" w:pos="2620"/>
        </w:tabs>
        <w:spacing w:before="112"/>
        <w:rPr>
          <w:rFonts w:ascii="Arial" w:hAnsi="Arial" w:cs="Arial"/>
          <w:sz w:val="20"/>
        </w:rPr>
      </w:pPr>
      <w:hyperlink w:anchor="_bookmark1619" w:history="1">
        <w:r w:rsidR="00C12992" w:rsidRPr="001058B5">
          <w:rPr>
            <w:rFonts w:ascii="Arial" w:hAnsi="Arial" w:cs="Arial"/>
            <w:color w:val="0000CC"/>
            <w:sz w:val="20"/>
          </w:rPr>
          <w:t>Activities That Are Always Audited for All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Platforms</w:t>
        </w:r>
      </w:hyperlink>
    </w:p>
    <w:p w14:paraId="67CBBDE0" w14:textId="77777777" w:rsidR="008C539B" w:rsidRPr="001058B5" w:rsidRDefault="008D1AB8">
      <w:pPr>
        <w:pStyle w:val="ListParagraph"/>
        <w:numPr>
          <w:ilvl w:val="1"/>
          <w:numId w:val="62"/>
        </w:numPr>
        <w:tabs>
          <w:tab w:val="left" w:pos="2620"/>
        </w:tabs>
        <w:rPr>
          <w:rFonts w:ascii="Arial" w:hAnsi="Arial" w:cs="Arial"/>
          <w:sz w:val="20"/>
        </w:rPr>
      </w:pPr>
      <w:hyperlink w:anchor="_bookmark1627" w:history="1">
        <w:r w:rsidR="00C12992" w:rsidRPr="001058B5">
          <w:rPr>
            <w:rFonts w:ascii="Arial" w:hAnsi="Arial" w:cs="Arial"/>
            <w:color w:val="0000CC"/>
            <w:sz w:val="20"/>
          </w:rPr>
          <w:t>Auditing in a Distributed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hyperlink>
    </w:p>
    <w:p w14:paraId="0E4039FB" w14:textId="77777777" w:rsidR="008C539B" w:rsidRPr="001058B5" w:rsidRDefault="008D1AB8">
      <w:pPr>
        <w:pStyle w:val="ListParagraph"/>
        <w:numPr>
          <w:ilvl w:val="1"/>
          <w:numId w:val="62"/>
        </w:numPr>
        <w:tabs>
          <w:tab w:val="left" w:pos="2620"/>
        </w:tabs>
        <w:spacing w:before="112"/>
        <w:rPr>
          <w:rFonts w:ascii="Arial" w:hAnsi="Arial" w:cs="Arial"/>
          <w:sz w:val="20"/>
        </w:rPr>
      </w:pPr>
      <w:hyperlink w:anchor="_bookmark1629" w:history="1">
        <w:r w:rsidR="00C12992" w:rsidRPr="001058B5">
          <w:rPr>
            <w:rFonts w:ascii="Arial" w:hAnsi="Arial" w:cs="Arial"/>
            <w:color w:val="0000CC"/>
            <w:sz w:val="20"/>
          </w:rPr>
          <w:t>Best Practices for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Auditing</w:t>
        </w:r>
      </w:hyperlink>
    </w:p>
    <w:p w14:paraId="50FD1279" w14:textId="77777777" w:rsidR="008C539B" w:rsidRPr="001058B5" w:rsidRDefault="008C539B">
      <w:pPr>
        <w:pStyle w:val="BodyText"/>
        <w:spacing w:before="6"/>
        <w:rPr>
          <w:rFonts w:ascii="Arial" w:hAnsi="Arial" w:cs="Arial"/>
          <w:sz w:val="17"/>
        </w:rPr>
      </w:pPr>
    </w:p>
    <w:p w14:paraId="17BA7FF4" w14:textId="77777777" w:rsidR="008C539B" w:rsidRPr="001058B5" w:rsidRDefault="00C12992">
      <w:pPr>
        <w:spacing w:line="232" w:lineRule="auto"/>
        <w:ind w:left="2979" w:right="103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Audit Vault and Database Firewall Administrator's Guide </w:t>
      </w:r>
      <w:r w:rsidRPr="001058B5">
        <w:rPr>
          <w:rFonts w:ascii="Arial" w:hAnsi="Arial" w:cs="Arial"/>
          <w:sz w:val="20"/>
        </w:rPr>
        <w:t>for more information about Oracle Audit Vault and Database Firewall, which provides advanced auditing features</w:t>
      </w:r>
    </w:p>
    <w:p w14:paraId="68CB7EDE" w14:textId="77777777" w:rsidR="008C539B" w:rsidRPr="001058B5" w:rsidRDefault="008C539B">
      <w:pPr>
        <w:spacing w:line="232" w:lineRule="auto"/>
        <w:rPr>
          <w:rFonts w:ascii="Arial" w:hAnsi="Arial" w:cs="Arial"/>
          <w:sz w:val="20"/>
        </w:rPr>
        <w:sectPr w:rsidR="008C539B" w:rsidRPr="001058B5">
          <w:headerReference w:type="default" r:id="rId189"/>
          <w:footerReference w:type="even" r:id="rId190"/>
          <w:footerReference w:type="default" r:id="rId191"/>
          <w:pgSz w:w="12240" w:h="15840"/>
          <w:pgMar w:top="1500" w:right="1060" w:bottom="860" w:left="1100" w:header="0" w:footer="663" w:gutter="0"/>
          <w:pgNumType w:start="1"/>
          <w:cols w:space="720"/>
        </w:sectPr>
      </w:pPr>
    </w:p>
    <w:p w14:paraId="61CEF292" w14:textId="77777777" w:rsidR="008C539B" w:rsidRPr="001058B5" w:rsidRDefault="008C539B">
      <w:pPr>
        <w:pStyle w:val="BodyText"/>
        <w:spacing w:before="2"/>
        <w:rPr>
          <w:rFonts w:ascii="Arial" w:hAnsi="Arial" w:cs="Arial"/>
          <w:sz w:val="23"/>
        </w:rPr>
      </w:pPr>
    </w:p>
    <w:p w14:paraId="5B3CC8C4" w14:textId="77777777" w:rsidR="008C539B" w:rsidRPr="001058B5" w:rsidRDefault="00C12992">
      <w:pPr>
        <w:pStyle w:val="Heading4"/>
        <w:spacing w:before="107"/>
        <w:ind w:left="100"/>
      </w:pPr>
      <w:bookmarkStart w:id="1357" w:name="What_Is_Auditing?"/>
      <w:bookmarkStart w:id="1358" w:name="_bookmark1605"/>
      <w:bookmarkEnd w:id="1357"/>
      <w:bookmarkEnd w:id="1358"/>
      <w:r w:rsidRPr="001058B5">
        <w:t>What Is Auditi</w:t>
      </w:r>
      <w:bookmarkStart w:id="1359" w:name="_bookmark1606"/>
      <w:bookmarkEnd w:id="1359"/>
      <w:r w:rsidRPr="001058B5">
        <w:t>ng?</w:t>
      </w:r>
    </w:p>
    <w:p w14:paraId="45EEFF77" w14:textId="77777777" w:rsidR="008C539B" w:rsidRPr="001058B5" w:rsidRDefault="00C12992">
      <w:pPr>
        <w:pStyle w:val="BodyText"/>
        <w:spacing w:before="83" w:line="228" w:lineRule="auto"/>
        <w:ind w:left="1659" w:right="739"/>
        <w:rPr>
          <w:rFonts w:ascii="Arial" w:hAnsi="Arial" w:cs="Arial"/>
        </w:rPr>
      </w:pPr>
      <w:r w:rsidRPr="001058B5">
        <w:rPr>
          <w:rFonts w:ascii="Arial" w:hAnsi="Arial" w:cs="Arial"/>
          <w:b/>
        </w:rPr>
        <w:t xml:space="preserve">Auditing </w:t>
      </w:r>
      <w:r w:rsidRPr="001058B5">
        <w:rPr>
          <w:rFonts w:ascii="Arial" w:hAnsi="Arial" w:cs="Arial"/>
        </w:rPr>
        <w:t>is the monitoring and recording of selected user database actions, from both database users and nondatabase users</w:t>
      </w:r>
      <w:r w:rsidRPr="001058B5">
        <w:rPr>
          <w:rFonts w:ascii="Arial" w:hAnsi="Arial" w:cs="Arial"/>
          <w:position w:val="8"/>
          <w:sz w:val="14"/>
        </w:rPr>
        <w:t>1</w:t>
      </w:r>
      <w:r w:rsidRPr="001058B5">
        <w:rPr>
          <w:rFonts w:ascii="Arial" w:hAnsi="Arial" w:cs="Arial"/>
        </w:rPr>
        <w:t>. You can base auditing on individual actions, such as the type of SQL statement executed, or on combinations of data that can include the user name, application, time, and so on. You can audit both successful and failed activities. To use auditing, you enable it, and then configure what must be audited. The actions that you audit are recorded in either data dictionary tables or in operating system files.</w:t>
      </w:r>
    </w:p>
    <w:p w14:paraId="7CCB4029" w14:textId="77777777" w:rsidR="008C539B" w:rsidRPr="001058B5" w:rsidRDefault="00C12992">
      <w:pPr>
        <w:pStyle w:val="BodyText"/>
        <w:spacing w:before="121" w:line="232" w:lineRule="auto"/>
        <w:ind w:left="1659" w:right="700"/>
        <w:rPr>
          <w:rFonts w:ascii="Arial" w:hAnsi="Arial" w:cs="Arial"/>
        </w:rPr>
      </w:pPr>
      <w:r w:rsidRPr="001058B5">
        <w:rPr>
          <w:rFonts w:ascii="Arial" w:hAnsi="Arial" w:cs="Arial"/>
        </w:rPr>
        <w:t>Oracle recommends that you enable and configure auditing. Auditing is an effective method of enforcing strong internal contro</w:t>
      </w:r>
      <w:bookmarkStart w:id="1360" w:name="_bookmark1607"/>
      <w:bookmarkEnd w:id="1360"/>
      <w:r w:rsidRPr="001058B5">
        <w:rPr>
          <w:rFonts w:ascii="Arial" w:hAnsi="Arial" w:cs="Arial"/>
        </w:rPr>
        <w:t>ls so that your site can meet its regulatory compliance requirements, as defined in the Sarbanes-Oxley Act. This enables you to monitor business operations, and find any activities that may deviate from company policy. Doing so translates into tightly controlled access to your database and the application software, ensuring that patches are applied on schedule and preventing ad hoc changes. By enabling auditing by default, you can generate an audit record for audit and compliance personnel. Be selective with auditing and ensure that it meets your business compliance needs.</w:t>
      </w:r>
    </w:p>
    <w:p w14:paraId="1C694D1F" w14:textId="77777777" w:rsidR="008C539B" w:rsidRPr="001058B5" w:rsidRDefault="008C539B">
      <w:pPr>
        <w:pStyle w:val="BodyText"/>
        <w:rPr>
          <w:rFonts w:ascii="Arial" w:hAnsi="Arial" w:cs="Arial"/>
          <w:sz w:val="25"/>
        </w:rPr>
      </w:pPr>
    </w:p>
    <w:p w14:paraId="0EC06B37" w14:textId="77777777" w:rsidR="008C539B" w:rsidRPr="001058B5" w:rsidRDefault="00C12992">
      <w:pPr>
        <w:pStyle w:val="Heading4"/>
        <w:ind w:left="100"/>
      </w:pPr>
      <w:bookmarkStart w:id="1361" w:name="Why_Is_Auditing_Used?"/>
      <w:bookmarkStart w:id="1362" w:name="_bookmark1608"/>
      <w:bookmarkEnd w:id="1361"/>
      <w:bookmarkEnd w:id="1362"/>
      <w:r w:rsidRPr="001058B5">
        <w:t>Why Is Auditing Used?</w:t>
      </w:r>
    </w:p>
    <w:p w14:paraId="06DDE55D" w14:textId="77777777" w:rsidR="008C539B" w:rsidRPr="001058B5" w:rsidRDefault="00C12992">
      <w:pPr>
        <w:pStyle w:val="BodyText"/>
        <w:spacing w:before="74"/>
        <w:ind w:left="1660"/>
        <w:rPr>
          <w:rFonts w:ascii="Arial" w:hAnsi="Arial" w:cs="Arial"/>
        </w:rPr>
      </w:pPr>
      <w:r w:rsidRPr="001058B5">
        <w:rPr>
          <w:rFonts w:ascii="Arial" w:hAnsi="Arial" w:cs="Arial"/>
        </w:rPr>
        <w:t>You typically use auditing to perform the following activities:</w:t>
      </w:r>
    </w:p>
    <w:p w14:paraId="09B4E619" w14:textId="77777777" w:rsidR="008C539B" w:rsidRPr="001058B5" w:rsidRDefault="00C12992" w:rsidP="006F7931">
      <w:pPr>
        <w:pStyle w:val="ListParagraph"/>
        <w:numPr>
          <w:ilvl w:val="1"/>
          <w:numId w:val="137"/>
        </w:numPr>
        <w:tabs>
          <w:tab w:val="left" w:pos="2020"/>
        </w:tabs>
        <w:spacing w:before="117" w:line="232" w:lineRule="auto"/>
        <w:ind w:right="1235" w:hanging="359"/>
        <w:rPr>
          <w:rFonts w:ascii="Arial" w:hAnsi="Arial" w:cs="Arial"/>
          <w:sz w:val="20"/>
        </w:rPr>
      </w:pPr>
      <w:r w:rsidRPr="001058B5">
        <w:rPr>
          <w:rFonts w:ascii="Arial" w:hAnsi="Arial" w:cs="Arial"/>
          <w:b/>
          <w:sz w:val="20"/>
        </w:rPr>
        <w:t xml:space="preserve">Enable accountability for actions. </w:t>
      </w:r>
      <w:r w:rsidRPr="001058B5">
        <w:rPr>
          <w:rFonts w:ascii="Arial" w:hAnsi="Arial" w:cs="Arial"/>
          <w:sz w:val="20"/>
        </w:rPr>
        <w:t>These include actions taken in a</w:t>
      </w:r>
      <w:r w:rsidRPr="001058B5">
        <w:rPr>
          <w:rFonts w:ascii="Arial" w:hAnsi="Arial" w:cs="Arial"/>
          <w:spacing w:val="-31"/>
          <w:sz w:val="20"/>
        </w:rPr>
        <w:t xml:space="preserve"> </w:t>
      </w:r>
      <w:r w:rsidRPr="001058B5">
        <w:rPr>
          <w:rFonts w:ascii="Arial" w:hAnsi="Arial" w:cs="Arial"/>
          <w:sz w:val="20"/>
        </w:rPr>
        <w:t xml:space="preserve">particular schema, table, or </w:t>
      </w:r>
      <w:r w:rsidRPr="001058B5">
        <w:rPr>
          <w:rFonts w:ascii="Arial" w:hAnsi="Arial" w:cs="Arial"/>
          <w:spacing w:val="-6"/>
          <w:sz w:val="20"/>
        </w:rPr>
        <w:t xml:space="preserve">row, </w:t>
      </w:r>
      <w:r w:rsidRPr="001058B5">
        <w:rPr>
          <w:rFonts w:ascii="Arial" w:hAnsi="Arial" w:cs="Arial"/>
          <w:sz w:val="20"/>
        </w:rPr>
        <w:t>or affecting specific</w:t>
      </w:r>
      <w:r w:rsidRPr="001058B5">
        <w:rPr>
          <w:rFonts w:ascii="Arial" w:hAnsi="Arial" w:cs="Arial"/>
          <w:spacing w:val="-2"/>
          <w:sz w:val="20"/>
        </w:rPr>
        <w:t xml:space="preserve"> </w:t>
      </w:r>
      <w:r w:rsidRPr="001058B5">
        <w:rPr>
          <w:rFonts w:ascii="Arial" w:hAnsi="Arial" w:cs="Arial"/>
          <w:sz w:val="20"/>
        </w:rPr>
        <w:t>content.</w:t>
      </w:r>
    </w:p>
    <w:p w14:paraId="7BEC013B" w14:textId="77777777" w:rsidR="008C539B" w:rsidRPr="001058B5" w:rsidRDefault="00C12992" w:rsidP="006F7931">
      <w:pPr>
        <w:pStyle w:val="Heading7"/>
        <w:numPr>
          <w:ilvl w:val="1"/>
          <w:numId w:val="137"/>
        </w:numPr>
        <w:tabs>
          <w:tab w:val="left" w:pos="2020"/>
        </w:tabs>
        <w:spacing w:before="116"/>
        <w:ind w:right="1018" w:hanging="359"/>
        <w:rPr>
          <w:rFonts w:ascii="Arial" w:hAnsi="Arial" w:cs="Arial"/>
        </w:rPr>
      </w:pPr>
      <w:r w:rsidRPr="001058B5">
        <w:rPr>
          <w:rFonts w:ascii="Arial" w:hAnsi="Arial" w:cs="Arial"/>
        </w:rPr>
        <w:t>Deter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others,</w:t>
      </w:r>
      <w:r w:rsidRPr="001058B5">
        <w:rPr>
          <w:rFonts w:ascii="Arial" w:hAnsi="Arial" w:cs="Arial"/>
          <w:spacing w:val="-5"/>
        </w:rPr>
        <w:t xml:space="preserve"> </w:t>
      </w:r>
      <w:r w:rsidRPr="001058B5">
        <w:rPr>
          <w:rFonts w:ascii="Arial" w:hAnsi="Arial" w:cs="Arial"/>
        </w:rPr>
        <w:t>such</w:t>
      </w:r>
      <w:r w:rsidRPr="001058B5">
        <w:rPr>
          <w:rFonts w:ascii="Arial" w:hAnsi="Arial" w:cs="Arial"/>
          <w:spacing w:val="-5"/>
        </w:rPr>
        <w:t xml:space="preserve"> </w:t>
      </w:r>
      <w:r w:rsidRPr="001058B5">
        <w:rPr>
          <w:rFonts w:ascii="Arial" w:hAnsi="Arial" w:cs="Arial"/>
        </w:rPr>
        <w:t>as</w:t>
      </w:r>
      <w:r w:rsidRPr="001058B5">
        <w:rPr>
          <w:rFonts w:ascii="Arial" w:hAnsi="Arial" w:cs="Arial"/>
          <w:spacing w:val="-5"/>
        </w:rPr>
        <w:t xml:space="preserve"> </w:t>
      </w:r>
      <w:r w:rsidRPr="001058B5">
        <w:rPr>
          <w:rFonts w:ascii="Arial" w:hAnsi="Arial" w:cs="Arial"/>
        </w:rPr>
        <w:t>intruders)</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inappropriate</w:t>
      </w:r>
      <w:r w:rsidRPr="001058B5">
        <w:rPr>
          <w:rFonts w:ascii="Arial" w:hAnsi="Arial" w:cs="Arial"/>
          <w:spacing w:val="-4"/>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based</w:t>
      </w:r>
      <w:r w:rsidRPr="001058B5">
        <w:rPr>
          <w:rFonts w:ascii="Arial" w:hAnsi="Arial" w:cs="Arial"/>
          <w:spacing w:val="-4"/>
        </w:rPr>
        <w:t xml:space="preserve"> </w:t>
      </w:r>
      <w:r w:rsidRPr="001058B5">
        <w:rPr>
          <w:rFonts w:ascii="Arial" w:hAnsi="Arial" w:cs="Arial"/>
        </w:rPr>
        <w:t>on their</w:t>
      </w:r>
      <w:r w:rsidRPr="001058B5">
        <w:rPr>
          <w:rFonts w:ascii="Arial" w:hAnsi="Arial" w:cs="Arial"/>
          <w:spacing w:val="-2"/>
        </w:rPr>
        <w:t xml:space="preserve"> </w:t>
      </w:r>
      <w:r w:rsidRPr="001058B5">
        <w:rPr>
          <w:rFonts w:ascii="Arial" w:hAnsi="Arial" w:cs="Arial"/>
        </w:rPr>
        <w:t>accountability.</w:t>
      </w:r>
    </w:p>
    <w:p w14:paraId="27F81E75" w14:textId="77777777" w:rsidR="008C539B" w:rsidRPr="001058B5" w:rsidRDefault="00C12992" w:rsidP="006F7931">
      <w:pPr>
        <w:pStyle w:val="ListParagraph"/>
        <w:numPr>
          <w:ilvl w:val="1"/>
          <w:numId w:val="137"/>
        </w:numPr>
        <w:tabs>
          <w:tab w:val="left" w:pos="2020"/>
        </w:tabs>
        <w:spacing w:before="119" w:line="232" w:lineRule="auto"/>
        <w:ind w:right="802" w:hanging="359"/>
        <w:rPr>
          <w:rFonts w:ascii="Arial" w:hAnsi="Arial" w:cs="Arial"/>
          <w:sz w:val="20"/>
        </w:rPr>
      </w:pPr>
      <w:r w:rsidRPr="001058B5">
        <w:rPr>
          <w:rFonts w:ascii="Arial" w:hAnsi="Arial" w:cs="Arial"/>
          <w:b/>
          <w:sz w:val="20"/>
        </w:rPr>
        <w:t xml:space="preserve">Investigate suspicious </w:t>
      </w:r>
      <w:r w:rsidRPr="001058B5">
        <w:rPr>
          <w:rFonts w:ascii="Arial" w:hAnsi="Arial" w:cs="Arial"/>
          <w:b/>
          <w:spacing w:val="-3"/>
          <w:sz w:val="20"/>
        </w:rPr>
        <w:t xml:space="preserve">activity. </w:t>
      </w:r>
      <w:r w:rsidRPr="001058B5">
        <w:rPr>
          <w:rFonts w:ascii="Arial" w:hAnsi="Arial" w:cs="Arial"/>
          <w:sz w:val="20"/>
        </w:rPr>
        <w:t>For example, if a user is deleting data from tables, then a security administrator might decide to audit all connections to the</w:t>
      </w:r>
      <w:r w:rsidRPr="001058B5">
        <w:rPr>
          <w:rFonts w:ascii="Arial" w:hAnsi="Arial" w:cs="Arial"/>
          <w:spacing w:val="-35"/>
          <w:sz w:val="20"/>
        </w:rPr>
        <w:t xml:space="preserve"> </w:t>
      </w:r>
      <w:r w:rsidRPr="001058B5">
        <w:rPr>
          <w:rFonts w:ascii="Arial" w:hAnsi="Arial" w:cs="Arial"/>
          <w:sz w:val="20"/>
        </w:rPr>
        <w:t>database and all successful and unsuccessful deletions of rows from all tables in the database.</w:t>
      </w:r>
    </w:p>
    <w:p w14:paraId="74B5493D" w14:textId="77777777" w:rsidR="008C539B" w:rsidRPr="001058B5" w:rsidRDefault="00C12992" w:rsidP="006F7931">
      <w:pPr>
        <w:pStyle w:val="ListParagraph"/>
        <w:numPr>
          <w:ilvl w:val="1"/>
          <w:numId w:val="137"/>
        </w:numPr>
        <w:tabs>
          <w:tab w:val="left" w:pos="2020"/>
        </w:tabs>
        <w:spacing w:before="116" w:line="232" w:lineRule="auto"/>
        <w:ind w:right="1397" w:hanging="359"/>
        <w:rPr>
          <w:rFonts w:ascii="Arial" w:hAnsi="Arial" w:cs="Arial"/>
          <w:sz w:val="20"/>
        </w:rPr>
      </w:pPr>
      <w:r w:rsidRPr="001058B5">
        <w:rPr>
          <w:rFonts w:ascii="Arial" w:hAnsi="Arial" w:cs="Arial"/>
          <w:b/>
          <w:sz w:val="20"/>
        </w:rPr>
        <w:t xml:space="preserve">Notify an auditor of the actions of an unauthorized </w:t>
      </w:r>
      <w:r w:rsidRPr="001058B5">
        <w:rPr>
          <w:rFonts w:ascii="Arial" w:hAnsi="Arial" w:cs="Arial"/>
          <w:b/>
          <w:spacing w:val="-3"/>
          <w:sz w:val="20"/>
        </w:rPr>
        <w:t xml:space="preserve">user. </w:t>
      </w:r>
      <w:r w:rsidRPr="001058B5">
        <w:rPr>
          <w:rFonts w:ascii="Arial" w:hAnsi="Arial" w:cs="Arial"/>
          <w:sz w:val="20"/>
        </w:rPr>
        <w:t>For example, an unauthorized user could be changing or deleting data, or the user has</w:t>
      </w:r>
      <w:r w:rsidRPr="001058B5">
        <w:rPr>
          <w:rFonts w:ascii="Arial" w:hAnsi="Arial" w:cs="Arial"/>
          <w:spacing w:val="-35"/>
          <w:sz w:val="20"/>
        </w:rPr>
        <w:t xml:space="preserve"> </w:t>
      </w:r>
      <w:r w:rsidRPr="001058B5">
        <w:rPr>
          <w:rFonts w:ascii="Arial" w:hAnsi="Arial" w:cs="Arial"/>
          <w:sz w:val="20"/>
        </w:rPr>
        <w:t>more privileges than expected, which can lead to reassessing user</w:t>
      </w:r>
      <w:r w:rsidRPr="001058B5">
        <w:rPr>
          <w:rFonts w:ascii="Arial" w:hAnsi="Arial" w:cs="Arial"/>
          <w:spacing w:val="-32"/>
          <w:sz w:val="20"/>
        </w:rPr>
        <w:t xml:space="preserve"> </w:t>
      </w:r>
      <w:r w:rsidRPr="001058B5">
        <w:rPr>
          <w:rFonts w:ascii="Arial" w:hAnsi="Arial" w:cs="Arial"/>
          <w:sz w:val="20"/>
        </w:rPr>
        <w:t>authorizations.</w:t>
      </w:r>
    </w:p>
    <w:p w14:paraId="69C7A816" w14:textId="77777777" w:rsidR="008C539B" w:rsidRPr="001058B5" w:rsidRDefault="00C12992" w:rsidP="006F7931">
      <w:pPr>
        <w:pStyle w:val="ListParagraph"/>
        <w:numPr>
          <w:ilvl w:val="1"/>
          <w:numId w:val="137"/>
        </w:numPr>
        <w:tabs>
          <w:tab w:val="left" w:pos="2020"/>
        </w:tabs>
        <w:spacing w:before="117" w:line="232" w:lineRule="auto"/>
        <w:ind w:right="815" w:hanging="359"/>
        <w:rPr>
          <w:rFonts w:ascii="Arial" w:hAnsi="Arial" w:cs="Arial"/>
          <w:sz w:val="20"/>
        </w:rPr>
      </w:pPr>
      <w:r w:rsidRPr="001058B5">
        <w:rPr>
          <w:rFonts w:ascii="Arial" w:hAnsi="Arial" w:cs="Arial"/>
          <w:b/>
          <w:sz w:val="20"/>
        </w:rPr>
        <w:t xml:space="preserve">Monitor and gather data about specific database activities. </w:t>
      </w:r>
      <w:r w:rsidRPr="001058B5">
        <w:rPr>
          <w:rFonts w:ascii="Arial" w:hAnsi="Arial" w:cs="Arial"/>
          <w:sz w:val="20"/>
        </w:rPr>
        <w:t>For example, the database administrator can gather statistics about which tables are being</w:t>
      </w:r>
      <w:r w:rsidRPr="001058B5">
        <w:rPr>
          <w:rFonts w:ascii="Arial" w:hAnsi="Arial" w:cs="Arial"/>
          <w:spacing w:val="-28"/>
          <w:sz w:val="20"/>
        </w:rPr>
        <w:t xml:space="preserve"> </w:t>
      </w:r>
      <w:r w:rsidRPr="001058B5">
        <w:rPr>
          <w:rFonts w:ascii="Arial" w:hAnsi="Arial" w:cs="Arial"/>
          <w:sz w:val="20"/>
        </w:rPr>
        <w:t>updated, how many logical I/Os are performed, or how many concurrent users connect at peak</w:t>
      </w:r>
      <w:r w:rsidRPr="001058B5">
        <w:rPr>
          <w:rFonts w:ascii="Arial" w:hAnsi="Arial" w:cs="Arial"/>
          <w:spacing w:val="-2"/>
          <w:sz w:val="20"/>
        </w:rPr>
        <w:t xml:space="preserve"> </w:t>
      </w:r>
      <w:r w:rsidRPr="001058B5">
        <w:rPr>
          <w:rFonts w:ascii="Arial" w:hAnsi="Arial" w:cs="Arial"/>
          <w:sz w:val="20"/>
        </w:rPr>
        <w:t>times.</w:t>
      </w:r>
    </w:p>
    <w:p w14:paraId="2B8848CF" w14:textId="77777777" w:rsidR="008C539B" w:rsidRPr="001058B5" w:rsidRDefault="00C12992" w:rsidP="006F7931">
      <w:pPr>
        <w:pStyle w:val="ListParagraph"/>
        <w:numPr>
          <w:ilvl w:val="1"/>
          <w:numId w:val="137"/>
        </w:numPr>
        <w:tabs>
          <w:tab w:val="left" w:pos="2020"/>
        </w:tabs>
        <w:spacing w:before="116" w:line="232" w:lineRule="auto"/>
        <w:ind w:right="785" w:hanging="359"/>
        <w:rPr>
          <w:rFonts w:ascii="Arial" w:hAnsi="Arial" w:cs="Arial"/>
          <w:sz w:val="20"/>
        </w:rPr>
      </w:pPr>
      <w:r w:rsidRPr="001058B5">
        <w:rPr>
          <w:rFonts w:ascii="Arial" w:hAnsi="Arial" w:cs="Arial"/>
          <w:b/>
          <w:sz w:val="20"/>
        </w:rPr>
        <w:t xml:space="preserve">Detect problems with an authorization or access control implementation. </w:t>
      </w:r>
      <w:r w:rsidRPr="001058B5">
        <w:rPr>
          <w:rFonts w:ascii="Arial" w:hAnsi="Arial" w:cs="Arial"/>
          <w:sz w:val="20"/>
        </w:rPr>
        <w:t>For 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policies</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expect</w:t>
      </w:r>
      <w:r w:rsidRPr="001058B5">
        <w:rPr>
          <w:rFonts w:ascii="Arial" w:hAnsi="Arial" w:cs="Arial"/>
          <w:spacing w:val="-5"/>
          <w:sz w:val="20"/>
        </w:rPr>
        <w:t xml:space="preserve"> </w:t>
      </w:r>
      <w:r w:rsidRPr="001058B5">
        <w:rPr>
          <w:rFonts w:ascii="Arial" w:hAnsi="Arial" w:cs="Arial"/>
          <w:sz w:val="20"/>
        </w:rPr>
        <w:t>will</w:t>
      </w:r>
      <w:r w:rsidRPr="001058B5">
        <w:rPr>
          <w:rFonts w:ascii="Arial" w:hAnsi="Arial" w:cs="Arial"/>
          <w:spacing w:val="-5"/>
          <w:sz w:val="20"/>
        </w:rPr>
        <w:t xml:space="preserve"> </w:t>
      </w:r>
      <w:r w:rsidRPr="001058B5">
        <w:rPr>
          <w:rFonts w:ascii="Arial" w:hAnsi="Arial" w:cs="Arial"/>
          <w:sz w:val="20"/>
        </w:rPr>
        <w:t>never</w:t>
      </w:r>
      <w:r w:rsidRPr="001058B5">
        <w:rPr>
          <w:rFonts w:ascii="Arial" w:hAnsi="Arial" w:cs="Arial"/>
          <w:spacing w:val="-5"/>
          <w:sz w:val="20"/>
        </w:rPr>
        <w:t xml:space="preserve"> </w:t>
      </w:r>
      <w:r w:rsidRPr="001058B5">
        <w:rPr>
          <w:rFonts w:ascii="Arial" w:hAnsi="Arial" w:cs="Arial"/>
          <w:sz w:val="20"/>
        </w:rPr>
        <w:t>generate</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audit record because the data is protected in other ways. However, if these policies generate audit records, then you will know the other security controls are not properly</w:t>
      </w:r>
      <w:r w:rsidRPr="001058B5">
        <w:rPr>
          <w:rFonts w:ascii="Arial" w:hAnsi="Arial" w:cs="Arial"/>
          <w:spacing w:val="-2"/>
          <w:sz w:val="20"/>
        </w:rPr>
        <w:t xml:space="preserve"> </w:t>
      </w:r>
      <w:r w:rsidRPr="001058B5">
        <w:rPr>
          <w:rFonts w:ascii="Arial" w:hAnsi="Arial" w:cs="Arial"/>
          <w:sz w:val="20"/>
        </w:rPr>
        <w:t>implemented.</w:t>
      </w:r>
    </w:p>
    <w:p w14:paraId="265DE77F" w14:textId="77777777" w:rsidR="008C539B" w:rsidRPr="001058B5" w:rsidRDefault="00C12992" w:rsidP="006F7931">
      <w:pPr>
        <w:pStyle w:val="ListParagraph"/>
        <w:numPr>
          <w:ilvl w:val="1"/>
          <w:numId w:val="137"/>
        </w:numPr>
        <w:tabs>
          <w:tab w:val="left" w:pos="2020"/>
        </w:tabs>
        <w:spacing w:before="114" w:line="232" w:lineRule="auto"/>
        <w:ind w:right="1617" w:hanging="359"/>
        <w:rPr>
          <w:rFonts w:ascii="Arial" w:hAnsi="Arial" w:cs="Arial"/>
          <w:sz w:val="20"/>
        </w:rPr>
      </w:pPr>
      <w:r w:rsidRPr="001058B5">
        <w:rPr>
          <w:rFonts w:ascii="Arial" w:hAnsi="Arial" w:cs="Arial"/>
          <w:b/>
          <w:sz w:val="20"/>
        </w:rPr>
        <w:t xml:space="preserve">Address auditing requirements for compliance. </w:t>
      </w:r>
      <w:r w:rsidRPr="001058B5">
        <w:rPr>
          <w:rFonts w:ascii="Arial" w:hAnsi="Arial" w:cs="Arial"/>
          <w:sz w:val="20"/>
        </w:rPr>
        <w:t>Regulations such as</w:t>
      </w:r>
      <w:r w:rsidRPr="001058B5">
        <w:rPr>
          <w:rFonts w:ascii="Arial" w:hAnsi="Arial" w:cs="Arial"/>
          <w:spacing w:val="-29"/>
          <w:sz w:val="20"/>
        </w:rPr>
        <w:t xml:space="preserve"> </w:t>
      </w:r>
      <w:r w:rsidRPr="001058B5">
        <w:rPr>
          <w:rFonts w:ascii="Arial" w:hAnsi="Arial" w:cs="Arial"/>
          <w:sz w:val="20"/>
        </w:rPr>
        <w:t>the following have common auditing-related</w:t>
      </w:r>
      <w:r w:rsidRPr="001058B5">
        <w:rPr>
          <w:rFonts w:ascii="Arial" w:hAnsi="Arial" w:cs="Arial"/>
          <w:spacing w:val="-7"/>
          <w:sz w:val="20"/>
        </w:rPr>
        <w:t xml:space="preserve"> </w:t>
      </w:r>
      <w:r w:rsidRPr="001058B5">
        <w:rPr>
          <w:rFonts w:ascii="Arial" w:hAnsi="Arial" w:cs="Arial"/>
          <w:sz w:val="20"/>
        </w:rPr>
        <w:t>requirements:</w:t>
      </w:r>
    </w:p>
    <w:p w14:paraId="7B86B2BF"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Sarbanes-Oxley</w:t>
      </w:r>
      <w:r w:rsidRPr="001058B5">
        <w:rPr>
          <w:rFonts w:ascii="Arial" w:hAnsi="Arial" w:cs="Arial"/>
          <w:spacing w:val="-1"/>
          <w:sz w:val="20"/>
        </w:rPr>
        <w:t xml:space="preserve"> </w:t>
      </w:r>
      <w:r w:rsidRPr="001058B5">
        <w:rPr>
          <w:rFonts w:ascii="Arial" w:hAnsi="Arial" w:cs="Arial"/>
          <w:sz w:val="20"/>
        </w:rPr>
        <w:t>Act</w:t>
      </w:r>
    </w:p>
    <w:p w14:paraId="798451C1"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Health Insurance Portability and Accountability Act</w:t>
      </w:r>
      <w:r w:rsidRPr="001058B5">
        <w:rPr>
          <w:rFonts w:ascii="Arial" w:hAnsi="Arial" w:cs="Arial"/>
          <w:spacing w:val="-3"/>
          <w:sz w:val="20"/>
        </w:rPr>
        <w:t xml:space="preserve"> (HIPAA)</w:t>
      </w:r>
    </w:p>
    <w:p w14:paraId="6441496E" w14:textId="77777777" w:rsidR="008C539B" w:rsidRPr="001058B5" w:rsidRDefault="008C539B">
      <w:pPr>
        <w:pStyle w:val="BodyText"/>
        <w:rPr>
          <w:rFonts w:ascii="Arial" w:hAnsi="Arial" w:cs="Arial"/>
        </w:rPr>
      </w:pPr>
    </w:p>
    <w:p w14:paraId="37AAE597" w14:textId="77777777" w:rsidR="008C539B" w:rsidRPr="001058B5" w:rsidRDefault="008D1AB8">
      <w:pPr>
        <w:pStyle w:val="BodyText"/>
        <w:spacing w:before="9"/>
        <w:rPr>
          <w:rFonts w:ascii="Arial" w:hAnsi="Arial" w:cs="Arial"/>
          <w:sz w:val="11"/>
        </w:rPr>
      </w:pPr>
      <w:r>
        <w:rPr>
          <w:rFonts w:ascii="Arial" w:hAnsi="Arial" w:cs="Arial"/>
        </w:rPr>
        <w:pict w14:anchorId="03EB696F">
          <v:group id="_x0000_s1189" style="position:absolute;margin-left:137.75pt;margin-top:9.3pt;width:144.5pt;height:.5pt;z-index:5320;mso-wrap-distance-left:0;mso-wrap-distance-right:0;mso-position-horizontal-relative:page" coordorigin="2755,186" coordsize="2890,10">
            <v:rect id="_x0000_s1191" style="position:absolute;left:2755;top:185;width:5;height:10" fillcolor="black" stroked="f"/>
            <v:line id="_x0000_s1190" style="position:absolute" from="2760,191" to="5645,191" strokeweight=".48pt"/>
            <w10:wrap type="topAndBottom" anchorx="page"/>
          </v:group>
        </w:pict>
      </w:r>
    </w:p>
    <w:p w14:paraId="3236A986" w14:textId="77777777" w:rsidR="008C539B" w:rsidRPr="001058B5" w:rsidRDefault="00C12992">
      <w:pPr>
        <w:spacing w:before="23" w:line="170" w:lineRule="auto"/>
        <w:ind w:left="1840" w:right="847" w:hanging="180"/>
        <w:rPr>
          <w:rFonts w:ascii="Arial" w:hAnsi="Arial" w:cs="Arial"/>
          <w:sz w:val="18"/>
        </w:rPr>
      </w:pPr>
      <w:r w:rsidRPr="001058B5">
        <w:rPr>
          <w:rFonts w:ascii="Arial" w:hAnsi="Arial" w:cs="Arial"/>
          <w:position w:val="7"/>
          <w:sz w:val="12"/>
        </w:rPr>
        <w:t xml:space="preserve">1 </w:t>
      </w:r>
      <w:r w:rsidRPr="001058B5">
        <w:rPr>
          <w:rFonts w:ascii="Arial" w:hAnsi="Arial" w:cs="Arial"/>
          <w:sz w:val="18"/>
        </w:rPr>
        <w:t xml:space="preserve">"Nondatabase users" refers to application users who are recognized in the database using the CLIENT_IDENTIFIER attribute. To audit this type of user, you can use a fine-grained audit policy. See </w:t>
      </w:r>
      <w:hyperlink w:anchor="_bookmark1893" w:history="1">
        <w:r w:rsidRPr="001058B5">
          <w:rPr>
            <w:rFonts w:ascii="Arial" w:hAnsi="Arial" w:cs="Arial"/>
            <w:color w:val="0000CC"/>
            <w:sz w:val="18"/>
          </w:rPr>
          <w:t xml:space="preserve">"Auditing Specific Activities with Fine-Grained Auditing" </w:t>
        </w:r>
        <w:r w:rsidRPr="001058B5">
          <w:rPr>
            <w:rFonts w:ascii="Arial" w:hAnsi="Arial" w:cs="Arial"/>
            <w:sz w:val="18"/>
          </w:rPr>
          <w:t xml:space="preserve">on page 9-36 </w:t>
        </w:r>
      </w:hyperlink>
      <w:r w:rsidRPr="001058B5">
        <w:rPr>
          <w:rFonts w:ascii="Arial" w:hAnsi="Arial" w:cs="Arial"/>
          <w:sz w:val="18"/>
        </w:rPr>
        <w:t>for more information.</w:t>
      </w:r>
    </w:p>
    <w:p w14:paraId="76124115" w14:textId="77777777" w:rsidR="008C539B" w:rsidRPr="001058B5" w:rsidRDefault="008C539B">
      <w:pPr>
        <w:spacing w:line="170" w:lineRule="auto"/>
        <w:rPr>
          <w:rFonts w:ascii="Arial" w:hAnsi="Arial" w:cs="Arial"/>
          <w:sz w:val="18"/>
        </w:rPr>
        <w:sectPr w:rsidR="008C539B" w:rsidRPr="001058B5">
          <w:headerReference w:type="even" r:id="rId192"/>
          <w:headerReference w:type="default" r:id="rId193"/>
          <w:pgSz w:w="12240" w:h="15840"/>
          <w:pgMar w:top="840" w:right="1060" w:bottom="860" w:left="1100" w:header="549" w:footer="663" w:gutter="0"/>
          <w:cols w:space="720"/>
        </w:sectPr>
      </w:pPr>
    </w:p>
    <w:p w14:paraId="3557C6CE" w14:textId="77777777" w:rsidR="008C539B" w:rsidRPr="001058B5" w:rsidRDefault="008C539B">
      <w:pPr>
        <w:pStyle w:val="BodyText"/>
        <w:spacing w:before="5"/>
        <w:rPr>
          <w:rFonts w:ascii="Arial" w:hAnsi="Arial" w:cs="Arial"/>
          <w:sz w:val="25"/>
        </w:rPr>
      </w:pPr>
    </w:p>
    <w:p w14:paraId="03729033" w14:textId="77777777" w:rsidR="008C539B" w:rsidRPr="001058B5" w:rsidRDefault="00C12992">
      <w:pPr>
        <w:pStyle w:val="ListParagraph"/>
        <w:numPr>
          <w:ilvl w:val="1"/>
          <w:numId w:val="61"/>
        </w:numPr>
        <w:tabs>
          <w:tab w:val="left" w:pos="2979"/>
          <w:tab w:val="left" w:pos="2980"/>
        </w:tabs>
        <w:spacing w:before="99" w:line="232" w:lineRule="auto"/>
        <w:ind w:right="336" w:hanging="359"/>
        <w:rPr>
          <w:rFonts w:ascii="Arial" w:hAnsi="Arial" w:cs="Arial"/>
          <w:sz w:val="20"/>
        </w:rPr>
      </w:pPr>
      <w:r w:rsidRPr="001058B5">
        <w:rPr>
          <w:rFonts w:ascii="Arial" w:hAnsi="Arial" w:cs="Arial"/>
          <w:sz w:val="20"/>
        </w:rPr>
        <w:t>International Convergence of Capital Measurement and Capital Standards:</w:t>
      </w:r>
      <w:r w:rsidRPr="001058B5">
        <w:rPr>
          <w:rFonts w:ascii="Arial" w:hAnsi="Arial" w:cs="Arial"/>
          <w:spacing w:val="-35"/>
          <w:sz w:val="20"/>
        </w:rPr>
        <w:t xml:space="preserve"> </w:t>
      </w:r>
      <w:r w:rsidRPr="001058B5">
        <w:rPr>
          <w:rFonts w:ascii="Arial" w:hAnsi="Arial" w:cs="Arial"/>
          <w:sz w:val="20"/>
        </w:rPr>
        <w:t>a Revised Framework (Basel</w:t>
      </w:r>
      <w:r w:rsidRPr="001058B5">
        <w:rPr>
          <w:rFonts w:ascii="Arial" w:hAnsi="Arial" w:cs="Arial"/>
          <w:spacing w:val="-2"/>
          <w:sz w:val="20"/>
        </w:rPr>
        <w:t xml:space="preserve"> </w:t>
      </w:r>
      <w:r w:rsidRPr="001058B5">
        <w:rPr>
          <w:rFonts w:ascii="Arial" w:hAnsi="Arial" w:cs="Arial"/>
          <w:sz w:val="20"/>
        </w:rPr>
        <w:t>II)</w:t>
      </w:r>
    </w:p>
    <w:p w14:paraId="5D12B351" w14:textId="77777777" w:rsidR="008C539B" w:rsidRPr="001058B5" w:rsidRDefault="00C12992">
      <w:pPr>
        <w:pStyle w:val="ListParagraph"/>
        <w:numPr>
          <w:ilvl w:val="1"/>
          <w:numId w:val="61"/>
        </w:numPr>
        <w:tabs>
          <w:tab w:val="left" w:pos="2979"/>
          <w:tab w:val="left" w:pos="2980"/>
        </w:tabs>
        <w:spacing w:before="112"/>
        <w:ind w:hanging="359"/>
        <w:rPr>
          <w:rFonts w:ascii="Arial" w:hAnsi="Arial" w:cs="Arial"/>
          <w:sz w:val="20"/>
        </w:rPr>
      </w:pPr>
      <w:r w:rsidRPr="001058B5">
        <w:rPr>
          <w:rFonts w:ascii="Arial" w:hAnsi="Arial" w:cs="Arial"/>
          <w:sz w:val="20"/>
        </w:rPr>
        <w:t>Japan Privacy</w:t>
      </w:r>
      <w:r w:rsidRPr="001058B5">
        <w:rPr>
          <w:rFonts w:ascii="Arial" w:hAnsi="Arial" w:cs="Arial"/>
          <w:spacing w:val="-2"/>
          <w:sz w:val="20"/>
        </w:rPr>
        <w:t xml:space="preserve"> </w:t>
      </w:r>
      <w:r w:rsidRPr="001058B5">
        <w:rPr>
          <w:rFonts w:ascii="Arial" w:hAnsi="Arial" w:cs="Arial"/>
          <w:sz w:val="20"/>
        </w:rPr>
        <w:t>Law</w:t>
      </w:r>
    </w:p>
    <w:p w14:paraId="31760C82" w14:textId="77777777" w:rsidR="008C539B" w:rsidRPr="001058B5" w:rsidRDefault="00C12992">
      <w:pPr>
        <w:pStyle w:val="ListParagraph"/>
        <w:numPr>
          <w:ilvl w:val="1"/>
          <w:numId w:val="61"/>
        </w:numPr>
        <w:tabs>
          <w:tab w:val="left" w:pos="2979"/>
          <w:tab w:val="left" w:pos="2980"/>
        </w:tabs>
        <w:ind w:hanging="359"/>
        <w:rPr>
          <w:rFonts w:ascii="Arial" w:hAnsi="Arial" w:cs="Arial"/>
          <w:sz w:val="20"/>
        </w:rPr>
      </w:pPr>
      <w:r w:rsidRPr="001058B5">
        <w:rPr>
          <w:rFonts w:ascii="Arial" w:hAnsi="Arial" w:cs="Arial"/>
          <w:sz w:val="20"/>
        </w:rPr>
        <w:t>European Union Directive on Privacy and Electronic</w:t>
      </w:r>
      <w:r w:rsidRPr="001058B5">
        <w:rPr>
          <w:rFonts w:ascii="Arial" w:hAnsi="Arial" w:cs="Arial"/>
          <w:spacing w:val="-14"/>
          <w:sz w:val="20"/>
        </w:rPr>
        <w:t xml:space="preserve"> </w:t>
      </w:r>
      <w:r w:rsidRPr="001058B5">
        <w:rPr>
          <w:rFonts w:ascii="Arial" w:hAnsi="Arial" w:cs="Arial"/>
          <w:sz w:val="20"/>
        </w:rPr>
        <w:t>Communications</w:t>
      </w:r>
    </w:p>
    <w:p w14:paraId="18CAA827" w14:textId="77777777" w:rsidR="008C539B" w:rsidRPr="001058B5" w:rsidRDefault="008C539B">
      <w:pPr>
        <w:pStyle w:val="BodyText"/>
        <w:spacing w:before="6"/>
        <w:rPr>
          <w:rFonts w:ascii="Arial" w:hAnsi="Arial" w:cs="Arial"/>
          <w:sz w:val="25"/>
        </w:rPr>
      </w:pPr>
    </w:p>
    <w:p w14:paraId="31A19A3D" w14:textId="77777777" w:rsidR="008C539B" w:rsidRPr="001058B5" w:rsidRDefault="00C12992">
      <w:pPr>
        <w:pStyle w:val="Heading4"/>
      </w:pPr>
      <w:bookmarkStart w:id="1363" w:name="Protecting_the_Database_Audit_Trail"/>
      <w:bookmarkStart w:id="1364" w:name="_bookmark1609"/>
      <w:bookmarkEnd w:id="1363"/>
      <w:bookmarkEnd w:id="1364"/>
      <w:r w:rsidRPr="001058B5">
        <w:t>Protecting the Data</w:t>
      </w:r>
      <w:bookmarkStart w:id="1365" w:name="_bookmark1610"/>
      <w:bookmarkEnd w:id="1365"/>
      <w:r w:rsidRPr="001058B5">
        <w:t>base Au</w:t>
      </w:r>
      <w:bookmarkStart w:id="1366" w:name="_bookmark1611"/>
      <w:bookmarkEnd w:id="1366"/>
      <w:r w:rsidRPr="001058B5">
        <w:t>dit Trail</w:t>
      </w:r>
    </w:p>
    <w:p w14:paraId="1FA6E73C" w14:textId="77777777" w:rsidR="008C539B" w:rsidRPr="001058B5" w:rsidRDefault="00C12992">
      <w:pPr>
        <w:pStyle w:val="BodyText"/>
        <w:spacing w:before="81" w:line="232" w:lineRule="auto"/>
        <w:ind w:left="2259"/>
        <w:rPr>
          <w:rFonts w:ascii="Arial" w:hAnsi="Arial" w:cs="Arial"/>
        </w:rPr>
      </w:pPr>
      <w:r w:rsidRPr="001058B5">
        <w:rPr>
          <w:rFonts w:ascii="Arial" w:hAnsi="Arial" w:cs="Arial"/>
        </w:rPr>
        <w:t>When auditing for suspicious database activity, you should protect the integrity of the audit trail records to guarantee the accuracy and completeness of the auditing information.</w:t>
      </w:r>
    </w:p>
    <w:p w14:paraId="6101B0CD"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Oracle Database writes the database audit trail to the SYS.AUD$ and SYS.FGA_LOG$ tables.</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generated</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result</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SYS.AUD$ and</w:t>
      </w:r>
      <w:r w:rsidRPr="001058B5">
        <w:rPr>
          <w:rFonts w:ascii="Arial" w:hAnsi="Arial" w:cs="Arial"/>
          <w:spacing w:val="-17"/>
        </w:rPr>
        <w:t xml:space="preserve"> </w:t>
      </w:r>
      <w:r w:rsidRPr="001058B5">
        <w:rPr>
          <w:rFonts w:ascii="Arial" w:hAnsi="Arial" w:cs="Arial"/>
        </w:rPr>
        <w:t>SYS.FGA_LOG$</w:t>
      </w:r>
      <w:r w:rsidRPr="001058B5">
        <w:rPr>
          <w:rFonts w:ascii="Arial" w:hAnsi="Arial" w:cs="Arial"/>
          <w:spacing w:val="-91"/>
        </w:rPr>
        <w:t xml:space="preserve"> </w:t>
      </w:r>
      <w:r w:rsidRPr="001058B5">
        <w:rPr>
          <w:rFonts w:ascii="Arial" w:hAnsi="Arial" w:cs="Arial"/>
        </w:rPr>
        <w:t>tables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be</w:t>
      </w:r>
      <w:r w:rsidRPr="001058B5">
        <w:rPr>
          <w:rFonts w:ascii="Arial" w:hAnsi="Arial" w:cs="Arial"/>
          <w:spacing w:val="-17"/>
        </w:rPr>
        <w:t xml:space="preserve"> </w:t>
      </w:r>
      <w:r w:rsidRPr="001058B5">
        <w:rPr>
          <w:rFonts w:ascii="Arial" w:hAnsi="Arial" w:cs="Arial"/>
        </w:rPr>
        <w:t>deleted</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trail</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someone</w:t>
      </w:r>
      <w:r w:rsidRPr="001058B5">
        <w:rPr>
          <w:rFonts w:ascii="Arial" w:hAnsi="Arial" w:cs="Arial"/>
          <w:spacing w:val="-16"/>
        </w:rPr>
        <w:t xml:space="preserve"> </w:t>
      </w:r>
      <w:r w:rsidRPr="001058B5">
        <w:rPr>
          <w:rFonts w:ascii="Arial" w:hAnsi="Arial" w:cs="Arial"/>
        </w:rPr>
        <w:t>who</w:t>
      </w:r>
      <w:r w:rsidRPr="001058B5">
        <w:rPr>
          <w:rFonts w:ascii="Arial" w:hAnsi="Arial" w:cs="Arial"/>
          <w:spacing w:val="-16"/>
        </w:rPr>
        <w:t xml:space="preserve"> </w:t>
      </w:r>
      <w:r w:rsidRPr="001058B5">
        <w:rPr>
          <w:rFonts w:ascii="Arial" w:hAnsi="Arial" w:cs="Arial"/>
        </w:rPr>
        <w:t xml:space="preserve">has connected with administrator privileges. Remember that administrators are also audited for unauthorized use. See </w:t>
      </w:r>
      <w:hyperlink w:anchor="_bookmark1968" w:history="1">
        <w:r w:rsidRPr="001058B5">
          <w:rPr>
            <w:rFonts w:ascii="Arial" w:hAnsi="Arial" w:cs="Arial"/>
            <w:color w:val="0000CC"/>
          </w:rPr>
          <w:t xml:space="preserve">"Auditing SYS Administrative Users" </w:t>
        </w:r>
      </w:hyperlink>
      <w:hyperlink w:anchor="_bookmark1968" w:history="1">
        <w:r w:rsidRPr="001058B5">
          <w:rPr>
            <w:rFonts w:ascii="Arial" w:hAnsi="Arial" w:cs="Arial"/>
          </w:rPr>
          <w:t>on page 9-53</w:t>
        </w:r>
      </w:hyperlink>
      <w:r w:rsidRPr="001058B5">
        <w:rPr>
          <w:rFonts w:ascii="Arial" w:hAnsi="Arial" w:cs="Arial"/>
        </w:rPr>
        <w:t xml:space="preserve"> for more</w:t>
      </w:r>
      <w:r w:rsidRPr="001058B5">
        <w:rPr>
          <w:rFonts w:ascii="Arial" w:hAnsi="Arial" w:cs="Arial"/>
          <w:spacing w:val="-2"/>
        </w:rPr>
        <w:t xml:space="preserve"> </w:t>
      </w:r>
      <w:r w:rsidRPr="001058B5">
        <w:rPr>
          <w:rFonts w:ascii="Arial" w:hAnsi="Arial" w:cs="Arial"/>
        </w:rPr>
        <w:t>information.</w:t>
      </w:r>
    </w:p>
    <w:p w14:paraId="18E897AB" w14:textId="77777777" w:rsidR="008C539B" w:rsidRPr="001058B5" w:rsidRDefault="00C12992">
      <w:pPr>
        <w:pStyle w:val="BodyText"/>
        <w:spacing w:before="111"/>
        <w:ind w:left="2260"/>
        <w:rPr>
          <w:rFonts w:ascii="Arial" w:hAnsi="Arial" w:cs="Arial"/>
        </w:rPr>
      </w:pPr>
      <w:r w:rsidRPr="001058B5">
        <w:rPr>
          <w:rFonts w:ascii="Arial" w:hAnsi="Arial" w:cs="Arial"/>
        </w:rPr>
        <w:t>Other wa</w:t>
      </w:r>
      <w:bookmarkStart w:id="1367" w:name="_bookmark1612"/>
      <w:bookmarkEnd w:id="1367"/>
      <w:r w:rsidRPr="001058B5">
        <w:rPr>
          <w:rFonts w:ascii="Arial" w:hAnsi="Arial" w:cs="Arial"/>
        </w:rPr>
        <w:t>ys to protect the database audit trail are as follows:</w:t>
      </w:r>
    </w:p>
    <w:p w14:paraId="2E0F43E1" w14:textId="77777777" w:rsidR="008C539B" w:rsidRPr="001058B5" w:rsidRDefault="00C12992">
      <w:pPr>
        <w:pStyle w:val="ListParagraph"/>
        <w:numPr>
          <w:ilvl w:val="0"/>
          <w:numId w:val="60"/>
        </w:numPr>
        <w:tabs>
          <w:tab w:val="left" w:pos="2620"/>
        </w:tabs>
        <w:spacing w:before="123" w:line="230" w:lineRule="auto"/>
        <w:ind w:right="286" w:hanging="359"/>
        <w:rPr>
          <w:rFonts w:ascii="Arial" w:hAnsi="Arial" w:cs="Arial"/>
          <w:sz w:val="20"/>
        </w:rPr>
      </w:pPr>
      <w:r w:rsidRPr="001058B5">
        <w:rPr>
          <w:rFonts w:ascii="Arial" w:hAnsi="Arial" w:cs="Arial"/>
          <w:b/>
          <w:sz w:val="20"/>
        </w:rPr>
        <w:t>Set the O7_DICTIONARY_ACCESSIBILITY initialization parameter to</w:t>
      </w:r>
      <w:r w:rsidRPr="001058B5">
        <w:rPr>
          <w:rFonts w:ascii="Arial" w:hAnsi="Arial" w:cs="Arial"/>
          <w:b/>
          <w:spacing w:val="-31"/>
          <w:sz w:val="20"/>
        </w:rPr>
        <w:t xml:space="preserve"> </w:t>
      </w:r>
      <w:r w:rsidRPr="001058B5">
        <w:rPr>
          <w:rFonts w:ascii="Arial" w:hAnsi="Arial" w:cs="Arial"/>
          <w:b/>
          <w:spacing w:val="-3"/>
          <w:sz w:val="20"/>
        </w:rPr>
        <w:t xml:space="preserve">FALSE </w:t>
      </w:r>
      <w:r w:rsidRPr="001058B5">
        <w:rPr>
          <w:rFonts w:ascii="Arial" w:hAnsi="Arial" w:cs="Arial"/>
          <w:b/>
          <w:sz w:val="20"/>
        </w:rPr>
        <w:t xml:space="preserve">(the default).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only users who have the SYSDBA privilege can perform DML</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on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data</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7"/>
          <w:sz w:val="20"/>
        </w:rPr>
        <w:t xml:space="preserve"> </w:t>
      </w:r>
      <w:r w:rsidRPr="001058B5">
        <w:rPr>
          <w:rFonts w:ascii="Arial" w:hAnsi="Arial" w:cs="Arial"/>
          <w:sz w:val="20"/>
        </w:rPr>
        <w:t>SYS.FGA_LOG$</w:t>
      </w:r>
      <w:r w:rsidRPr="001058B5">
        <w:rPr>
          <w:rFonts w:ascii="Arial" w:hAnsi="Arial" w:cs="Arial"/>
          <w:spacing w:val="-93"/>
          <w:sz w:val="20"/>
        </w:rPr>
        <w:t xml:space="preserve"> </w:t>
      </w:r>
      <w:r w:rsidRPr="001058B5">
        <w:rPr>
          <w:rFonts w:ascii="Arial" w:hAnsi="Arial" w:cs="Arial"/>
          <w:sz w:val="20"/>
        </w:rPr>
        <w:t>tables.</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a default</w:t>
      </w:r>
      <w:r w:rsidRPr="001058B5">
        <w:rPr>
          <w:rFonts w:ascii="Arial" w:hAnsi="Arial" w:cs="Arial"/>
          <w:spacing w:val="-18"/>
          <w:sz w:val="20"/>
        </w:rPr>
        <w:t xml:space="preserve"> </w:t>
      </w:r>
      <w:r w:rsidRPr="001058B5">
        <w:rPr>
          <w:rFonts w:ascii="Arial" w:hAnsi="Arial" w:cs="Arial"/>
          <w:sz w:val="20"/>
        </w:rPr>
        <w:t>installation,</w:t>
      </w:r>
      <w:r w:rsidRPr="001058B5">
        <w:rPr>
          <w:rFonts w:ascii="Arial" w:hAnsi="Arial" w:cs="Arial"/>
          <w:spacing w:val="-18"/>
          <w:sz w:val="20"/>
        </w:rPr>
        <w:t xml:space="preserve"> </w:t>
      </w:r>
      <w:r w:rsidRPr="001058B5">
        <w:rPr>
          <w:rFonts w:ascii="Arial" w:hAnsi="Arial" w:cs="Arial"/>
          <w:sz w:val="20"/>
        </w:rPr>
        <w:t>O7_DICTIONARY_ACCESSIBILITY</w:t>
      </w:r>
      <w:r w:rsidRPr="001058B5">
        <w:rPr>
          <w:rFonts w:ascii="Arial" w:hAnsi="Arial" w:cs="Arial"/>
          <w:spacing w:val="-93"/>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set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FALSE.</w:t>
      </w:r>
    </w:p>
    <w:p w14:paraId="1AABD087" w14:textId="77777777" w:rsidR="008C539B" w:rsidRPr="001058B5" w:rsidRDefault="00C12992">
      <w:pPr>
        <w:pStyle w:val="ListParagraph"/>
        <w:numPr>
          <w:ilvl w:val="0"/>
          <w:numId w:val="60"/>
        </w:numPr>
        <w:tabs>
          <w:tab w:val="left" w:pos="2620"/>
        </w:tabs>
        <w:spacing w:before="121" w:line="230" w:lineRule="auto"/>
        <w:ind w:right="213" w:hanging="359"/>
        <w:rPr>
          <w:rFonts w:ascii="Arial" w:hAnsi="Arial" w:cs="Arial"/>
          <w:sz w:val="20"/>
        </w:rPr>
      </w:pPr>
      <w:r w:rsidRPr="001058B5">
        <w:rPr>
          <w:rFonts w:ascii="Arial" w:hAnsi="Arial" w:cs="Arial"/>
          <w:b/>
          <w:sz w:val="20"/>
        </w:rPr>
        <w:t>If you have Oracle Data</w:t>
      </w:r>
      <w:bookmarkStart w:id="1368" w:name="_bookmark1613"/>
      <w:bookmarkEnd w:id="1368"/>
      <w:r w:rsidRPr="001058B5">
        <w:rPr>
          <w:rFonts w:ascii="Arial" w:hAnsi="Arial" w:cs="Arial"/>
          <w:b/>
          <w:sz w:val="20"/>
        </w:rPr>
        <w:t xml:space="preserve">base </w:t>
      </w:r>
      <w:r w:rsidRPr="001058B5">
        <w:rPr>
          <w:rFonts w:ascii="Arial" w:hAnsi="Arial" w:cs="Arial"/>
          <w:b/>
          <w:spacing w:val="-5"/>
          <w:sz w:val="20"/>
        </w:rPr>
        <w:t xml:space="preserve">Vault </w:t>
      </w:r>
      <w:r w:rsidRPr="001058B5">
        <w:rPr>
          <w:rFonts w:ascii="Arial" w:hAnsi="Arial" w:cs="Arial"/>
          <w:b/>
          <w:sz w:val="20"/>
        </w:rPr>
        <w:t xml:space="preserve">installed, create a realm around the SYSTEM.AUD$ table. </w:t>
      </w:r>
      <w:r w:rsidRPr="001058B5">
        <w:rPr>
          <w:rFonts w:ascii="Arial" w:hAnsi="Arial" w:cs="Arial"/>
          <w:sz w:val="20"/>
        </w:rPr>
        <w:t>By default, the AUD$ table is in the SYSTEM schema. (The synonym</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refers</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SYSTEM.AUD$</w:t>
      </w:r>
      <w:r w:rsidRPr="001058B5">
        <w:rPr>
          <w:rFonts w:ascii="Arial" w:hAnsi="Arial" w:cs="Arial"/>
          <w:spacing w:val="-93"/>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See</w:t>
      </w:r>
      <w:r w:rsidRPr="001058B5">
        <w:rPr>
          <w:rFonts w:ascii="Arial" w:hAnsi="Arial" w:cs="Arial"/>
          <w:spacing w:val="-18"/>
          <w:sz w:val="20"/>
        </w:rPr>
        <w:t xml:space="preserve"> </w:t>
      </w: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5"/>
          <w:sz w:val="20"/>
        </w:rPr>
        <w:t xml:space="preserve"> </w:t>
      </w:r>
      <w:r w:rsidRPr="001058B5">
        <w:rPr>
          <w:rFonts w:ascii="Arial" w:hAnsi="Arial" w:cs="Arial"/>
          <w:i/>
          <w:sz w:val="20"/>
        </w:rPr>
        <w:t>Guide</w:t>
      </w:r>
      <w:r w:rsidRPr="001058B5">
        <w:rPr>
          <w:rFonts w:ascii="Arial" w:hAnsi="Arial" w:cs="Arial"/>
          <w:i/>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3"/>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realms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4"/>
          <w:sz w:val="20"/>
        </w:rPr>
        <w:t xml:space="preserve"> Vault.</w:t>
      </w:r>
    </w:p>
    <w:p w14:paraId="4C6B90F3" w14:textId="77777777" w:rsidR="008C539B" w:rsidRPr="001058B5" w:rsidRDefault="008C539B">
      <w:pPr>
        <w:pStyle w:val="BodyText"/>
        <w:spacing w:before="10"/>
        <w:rPr>
          <w:rFonts w:ascii="Arial" w:hAnsi="Arial" w:cs="Arial"/>
          <w:sz w:val="17"/>
        </w:rPr>
      </w:pPr>
    </w:p>
    <w:p w14:paraId="55A4A62C"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887D568" w14:textId="77777777" w:rsidR="008C539B" w:rsidRPr="001058B5" w:rsidRDefault="008D1AB8">
      <w:pPr>
        <w:pStyle w:val="ListParagraph"/>
        <w:numPr>
          <w:ilvl w:val="1"/>
          <w:numId w:val="60"/>
        </w:numPr>
        <w:tabs>
          <w:tab w:val="left" w:pos="3340"/>
        </w:tabs>
        <w:spacing w:before="127"/>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9-6</w:t>
        </w:r>
      </w:hyperlink>
    </w:p>
    <w:p w14:paraId="7E12AE13" w14:textId="77777777" w:rsidR="008C539B" w:rsidRPr="001058B5" w:rsidRDefault="008D1AB8">
      <w:pPr>
        <w:pStyle w:val="ListParagraph"/>
        <w:numPr>
          <w:ilvl w:val="1"/>
          <w:numId w:val="60"/>
        </w:numPr>
        <w:tabs>
          <w:tab w:val="left" w:pos="3340"/>
        </w:tabs>
        <w:spacing w:before="118" w:line="232" w:lineRule="auto"/>
        <w:ind w:right="13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1"/>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2DAD110E" w14:textId="77777777" w:rsidR="008C539B" w:rsidRPr="001058B5" w:rsidRDefault="008C539B">
      <w:pPr>
        <w:pStyle w:val="BodyText"/>
        <w:spacing w:before="10"/>
        <w:rPr>
          <w:rFonts w:ascii="Arial" w:hAnsi="Arial" w:cs="Arial"/>
        </w:rPr>
      </w:pPr>
    </w:p>
    <w:p w14:paraId="63740D31" w14:textId="77777777" w:rsidR="008C539B" w:rsidRPr="001058B5" w:rsidRDefault="00C12992">
      <w:pPr>
        <w:pStyle w:val="Heading4"/>
        <w:spacing w:before="1"/>
      </w:pPr>
      <w:bookmarkStart w:id="1369" w:name="Activities_That_Are_Always_Written_to_th"/>
      <w:bookmarkStart w:id="1370" w:name="_bookmark1614"/>
      <w:bookmarkEnd w:id="1369"/>
      <w:bookmarkEnd w:id="1370"/>
      <w:r w:rsidRPr="001058B5">
        <w:rPr>
          <w:spacing w:val="-20"/>
        </w:rPr>
        <w:t xml:space="preserve">Activities </w:t>
      </w:r>
      <w:r w:rsidRPr="001058B5">
        <w:rPr>
          <w:spacing w:val="-22"/>
        </w:rPr>
        <w:t xml:space="preserve">That </w:t>
      </w:r>
      <w:r w:rsidRPr="001058B5">
        <w:rPr>
          <w:spacing w:val="-19"/>
        </w:rPr>
        <w:t xml:space="preserve">Are </w:t>
      </w:r>
      <w:bookmarkStart w:id="1371" w:name="_bookmark1615"/>
      <w:bookmarkEnd w:id="1371"/>
      <w:r w:rsidRPr="001058B5">
        <w:rPr>
          <w:spacing w:val="-25"/>
        </w:rPr>
        <w:t xml:space="preserve">Always </w:t>
      </w:r>
      <w:bookmarkStart w:id="1372" w:name="_bookmark1616"/>
      <w:bookmarkEnd w:id="1372"/>
      <w:r w:rsidRPr="001058B5">
        <w:rPr>
          <w:spacing w:val="-21"/>
        </w:rPr>
        <w:t xml:space="preserve">Written </w:t>
      </w:r>
      <w:r w:rsidRPr="001058B5">
        <w:rPr>
          <w:spacing w:val="-7"/>
        </w:rPr>
        <w:t xml:space="preserve">tothe </w:t>
      </w:r>
      <w:r w:rsidRPr="001058B5">
        <w:rPr>
          <w:spacing w:val="-24"/>
        </w:rPr>
        <w:t xml:space="preserve">Standard </w:t>
      </w:r>
      <w:r w:rsidRPr="001058B5">
        <w:rPr>
          <w:spacing w:val="-20"/>
        </w:rPr>
        <w:t xml:space="preserve">and </w:t>
      </w:r>
      <w:r w:rsidRPr="001058B5">
        <w:rPr>
          <w:spacing w:val="-24"/>
        </w:rPr>
        <w:t xml:space="preserve">Fine-Grained Audit </w:t>
      </w:r>
      <w:r w:rsidRPr="001058B5">
        <w:rPr>
          <w:spacing w:val="-26"/>
        </w:rPr>
        <w:t>Records</w:t>
      </w:r>
    </w:p>
    <w:p w14:paraId="762AF919" w14:textId="77777777" w:rsidR="008C539B" w:rsidRPr="001058B5" w:rsidRDefault="00C12992">
      <w:pPr>
        <w:pStyle w:val="BodyText"/>
        <w:spacing w:before="83" w:line="228" w:lineRule="auto"/>
        <w:ind w:left="2259" w:right="102"/>
        <w:rPr>
          <w:rFonts w:ascii="Arial" w:hAnsi="Arial" w:cs="Arial"/>
        </w:rPr>
      </w:pPr>
      <w:r w:rsidRPr="001058B5">
        <w:rPr>
          <w:rFonts w:ascii="Arial" w:hAnsi="Arial" w:cs="Arial"/>
        </w:rPr>
        <w:t xml:space="preserve">When standard auditing is enabled (that is, you set AUDIT_TRAIL to DB or DB,EXTENDED), Oracle Database audits all data manipulation </w:t>
      </w:r>
      <w:bookmarkStart w:id="1373" w:name="_bookmark1617"/>
      <w:bookmarkEnd w:id="1373"/>
      <w:r w:rsidRPr="001058B5">
        <w:rPr>
          <w:rFonts w:ascii="Arial" w:hAnsi="Arial" w:cs="Arial"/>
        </w:rPr>
        <w:t xml:space="preserve">language </w:t>
      </w:r>
      <w:bookmarkStart w:id="1374" w:name="_bookmark1618"/>
      <w:bookmarkEnd w:id="1374"/>
      <w:r w:rsidRPr="001058B5">
        <w:rPr>
          <w:rFonts w:ascii="Arial" w:hAnsi="Arial" w:cs="Arial"/>
        </w:rPr>
        <w:t xml:space="preserve">(DML) </w:t>
      </w:r>
      <w:r w:rsidRPr="001058B5">
        <w:rPr>
          <w:rFonts w:ascii="Arial" w:hAnsi="Arial" w:cs="Arial"/>
          <w:w w:val="95"/>
        </w:rPr>
        <w:t>operations,</w:t>
      </w:r>
      <w:r w:rsidRPr="001058B5">
        <w:rPr>
          <w:rFonts w:ascii="Arial" w:hAnsi="Arial" w:cs="Arial"/>
          <w:spacing w:val="-19"/>
          <w:w w:val="95"/>
        </w:rPr>
        <w:t xml:space="preserve"> </w:t>
      </w:r>
      <w:r w:rsidRPr="001058B5">
        <w:rPr>
          <w:rFonts w:ascii="Arial" w:hAnsi="Arial" w:cs="Arial"/>
          <w:w w:val="95"/>
        </w:rPr>
        <w:t>such</w:t>
      </w:r>
      <w:r w:rsidRPr="001058B5">
        <w:rPr>
          <w:rFonts w:ascii="Arial" w:hAnsi="Arial" w:cs="Arial"/>
          <w:spacing w:val="-19"/>
          <w:w w:val="95"/>
        </w:rPr>
        <w:t xml:space="preserve"> </w:t>
      </w:r>
      <w:r w:rsidRPr="001058B5">
        <w:rPr>
          <w:rFonts w:ascii="Arial" w:hAnsi="Arial" w:cs="Arial"/>
          <w:w w:val="95"/>
        </w:rPr>
        <w:t>as</w:t>
      </w:r>
      <w:r w:rsidRPr="001058B5">
        <w:rPr>
          <w:rFonts w:ascii="Arial" w:hAnsi="Arial" w:cs="Arial"/>
          <w:spacing w:val="-19"/>
          <w:w w:val="95"/>
        </w:rPr>
        <w:t xml:space="preserve"> </w:t>
      </w:r>
      <w:r w:rsidRPr="001058B5">
        <w:rPr>
          <w:rFonts w:ascii="Arial" w:hAnsi="Arial" w:cs="Arial"/>
          <w:w w:val="95"/>
        </w:rPr>
        <w:t>INSERT,</w:t>
      </w:r>
      <w:r w:rsidRPr="001058B5">
        <w:rPr>
          <w:rFonts w:ascii="Arial" w:hAnsi="Arial" w:cs="Arial"/>
          <w:spacing w:val="-19"/>
          <w:w w:val="95"/>
        </w:rPr>
        <w:t xml:space="preserve"> </w:t>
      </w:r>
      <w:r w:rsidRPr="001058B5">
        <w:rPr>
          <w:rFonts w:ascii="Arial" w:hAnsi="Arial" w:cs="Arial"/>
          <w:w w:val="95"/>
        </w:rPr>
        <w:t>UPDATE,</w:t>
      </w:r>
      <w:r w:rsidRPr="001058B5">
        <w:rPr>
          <w:rFonts w:ascii="Arial" w:hAnsi="Arial" w:cs="Arial"/>
          <w:spacing w:val="-19"/>
          <w:w w:val="95"/>
        </w:rPr>
        <w:t xml:space="preserve"> </w:t>
      </w:r>
      <w:r w:rsidRPr="001058B5">
        <w:rPr>
          <w:rFonts w:ascii="Arial" w:hAnsi="Arial" w:cs="Arial"/>
          <w:w w:val="95"/>
        </w:rPr>
        <w:t>MERGE,</w:t>
      </w:r>
      <w:r w:rsidRPr="001058B5">
        <w:rPr>
          <w:rFonts w:ascii="Arial" w:hAnsi="Arial" w:cs="Arial"/>
          <w:spacing w:val="-1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DELETE</w:t>
      </w:r>
      <w:r w:rsidRPr="001058B5">
        <w:rPr>
          <w:rFonts w:ascii="Arial" w:hAnsi="Arial" w:cs="Arial"/>
          <w:spacing w:val="-89"/>
          <w:w w:val="95"/>
        </w:rPr>
        <w:t xml:space="preserve"> </w:t>
      </w:r>
      <w:r w:rsidRPr="001058B5">
        <w:rPr>
          <w:rFonts w:ascii="Arial" w:hAnsi="Arial" w:cs="Arial"/>
          <w:w w:val="95"/>
        </w:rPr>
        <w:t>on</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SYS.AUD$</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 xml:space="preserve">SYS.FGA_ </w:t>
      </w:r>
      <w:r w:rsidRPr="001058B5">
        <w:rPr>
          <w:rFonts w:ascii="Arial" w:hAnsi="Arial" w:cs="Arial"/>
        </w:rPr>
        <w:t>LOG$ tables by non-SYS users. (It performs this audit even if you have not set audit options</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AUD$</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FGA_LOGS$</w:t>
      </w:r>
      <w:r w:rsidRPr="001058B5">
        <w:rPr>
          <w:rFonts w:ascii="Arial" w:hAnsi="Arial" w:cs="Arial"/>
          <w:spacing w:val="-98"/>
        </w:rPr>
        <w:t xml:space="preserve"> </w:t>
      </w:r>
      <w:r w:rsidRPr="001058B5">
        <w:rPr>
          <w:rFonts w:ascii="Arial" w:hAnsi="Arial" w:cs="Arial"/>
        </w:rPr>
        <w:t>tables.)</w:t>
      </w:r>
      <w:r w:rsidRPr="001058B5">
        <w:rPr>
          <w:rFonts w:ascii="Arial" w:hAnsi="Arial" w:cs="Arial"/>
          <w:spacing w:val="-24"/>
        </w:rPr>
        <w:t xml:space="preserve"> </w:t>
      </w:r>
      <w:r w:rsidRPr="001058B5">
        <w:rPr>
          <w:rFonts w:ascii="Arial" w:hAnsi="Arial" w:cs="Arial"/>
          <w:spacing w:val="-5"/>
        </w:rPr>
        <w:t>Typically,</w:t>
      </w:r>
      <w:r w:rsidRPr="001058B5">
        <w:rPr>
          <w:rFonts w:ascii="Arial" w:hAnsi="Arial" w:cs="Arial"/>
          <w:spacing w:val="-24"/>
        </w:rPr>
        <w:t xml:space="preserve"> </w:t>
      </w:r>
      <w:r w:rsidRPr="001058B5">
        <w:rPr>
          <w:rFonts w:ascii="Arial" w:hAnsi="Arial" w:cs="Arial"/>
        </w:rPr>
        <w:t>non-SYS</w:t>
      </w:r>
      <w:r w:rsidRPr="001058B5">
        <w:rPr>
          <w:rFonts w:ascii="Arial" w:hAnsi="Arial" w:cs="Arial"/>
          <w:spacing w:val="-98"/>
        </w:rPr>
        <w:t xml:space="preserve"> </w:t>
      </w:r>
      <w:r w:rsidRPr="001058B5">
        <w:rPr>
          <w:rFonts w:ascii="Arial" w:hAnsi="Arial" w:cs="Arial"/>
        </w:rPr>
        <w:t>users</w:t>
      </w:r>
      <w:r w:rsidRPr="001058B5">
        <w:rPr>
          <w:rFonts w:ascii="Arial" w:hAnsi="Arial" w:cs="Arial"/>
          <w:spacing w:val="-24"/>
        </w:rPr>
        <w:t xml:space="preserve"> </w:t>
      </w:r>
      <w:r w:rsidRPr="001058B5">
        <w:rPr>
          <w:rFonts w:ascii="Arial" w:hAnsi="Arial" w:cs="Arial"/>
        </w:rPr>
        <w:t>do</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access to these tables, except if they have been explicitly granted access. If a non-SYS user tampers</w:t>
      </w:r>
      <w:r w:rsidRPr="001058B5">
        <w:rPr>
          <w:rFonts w:ascii="Arial" w:hAnsi="Arial" w:cs="Arial"/>
          <w:spacing w:val="-28"/>
        </w:rPr>
        <w:t xml:space="preserve"> </w:t>
      </w:r>
      <w:r w:rsidRPr="001058B5">
        <w:rPr>
          <w:rFonts w:ascii="Arial" w:hAnsi="Arial" w:cs="Arial"/>
        </w:rPr>
        <w:t>with</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data</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SYS.FGA_LOG$</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SYS.AUD$</w:t>
      </w:r>
      <w:r w:rsidRPr="001058B5">
        <w:rPr>
          <w:rFonts w:ascii="Arial" w:hAnsi="Arial" w:cs="Arial"/>
          <w:spacing w:val="-101"/>
        </w:rPr>
        <w:t xml:space="preserve"> </w:t>
      </w:r>
      <w:r w:rsidRPr="001058B5">
        <w:rPr>
          <w:rFonts w:ascii="Arial" w:hAnsi="Arial" w:cs="Arial"/>
        </w:rPr>
        <w:t>tables,</w:t>
      </w:r>
      <w:r w:rsidRPr="001058B5">
        <w:rPr>
          <w:rFonts w:ascii="Arial" w:hAnsi="Arial" w:cs="Arial"/>
          <w:spacing w:val="-28"/>
        </w:rPr>
        <w:t xml:space="preserve"> </w:t>
      </w:r>
      <w:r w:rsidRPr="001058B5">
        <w:rPr>
          <w:rFonts w:ascii="Arial" w:hAnsi="Arial" w:cs="Arial"/>
        </w:rPr>
        <w:t>then</w:t>
      </w:r>
      <w:r w:rsidRPr="001058B5">
        <w:rPr>
          <w:rFonts w:ascii="Arial" w:hAnsi="Arial" w:cs="Arial"/>
          <w:spacing w:val="-28"/>
        </w:rPr>
        <w:t xml:space="preserve"> </w:t>
      </w:r>
      <w:r w:rsidRPr="001058B5">
        <w:rPr>
          <w:rFonts w:ascii="Arial" w:hAnsi="Arial" w:cs="Arial"/>
        </w:rPr>
        <w:t>Oracle</w:t>
      </w:r>
      <w:r w:rsidRPr="001058B5">
        <w:rPr>
          <w:rFonts w:ascii="Arial" w:hAnsi="Arial" w:cs="Arial"/>
          <w:spacing w:val="-28"/>
        </w:rPr>
        <w:t xml:space="preserve"> </w:t>
      </w:r>
      <w:r w:rsidRPr="001058B5">
        <w:rPr>
          <w:rFonts w:ascii="Arial" w:hAnsi="Arial" w:cs="Arial"/>
        </w:rPr>
        <w:t>Database writes an audit record for each</w:t>
      </w:r>
      <w:r w:rsidRPr="001058B5">
        <w:rPr>
          <w:rFonts w:ascii="Arial" w:hAnsi="Arial" w:cs="Arial"/>
          <w:spacing w:val="-4"/>
        </w:rPr>
        <w:t xml:space="preserve"> </w:t>
      </w:r>
      <w:r w:rsidRPr="001058B5">
        <w:rPr>
          <w:rFonts w:ascii="Arial" w:hAnsi="Arial" w:cs="Arial"/>
        </w:rPr>
        <w:t>action.</w:t>
      </w:r>
    </w:p>
    <w:p w14:paraId="69A32E4A" w14:textId="77777777" w:rsidR="008C539B" w:rsidRPr="001058B5" w:rsidRDefault="00C12992">
      <w:pPr>
        <w:pStyle w:val="BodyText"/>
        <w:spacing w:before="125" w:line="228" w:lineRule="auto"/>
        <w:ind w:left="2259" w:right="185"/>
        <w:rPr>
          <w:rFonts w:ascii="Arial" w:hAnsi="Arial" w:cs="Arial"/>
        </w:rPr>
      </w:pPr>
      <w:r w:rsidRPr="001058B5">
        <w:rPr>
          <w:rFonts w:ascii="Arial" w:hAnsi="Arial" w:cs="Arial"/>
        </w:rPr>
        <w:t>Oracle</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audits</w:t>
      </w:r>
      <w:r w:rsidRPr="001058B5">
        <w:rPr>
          <w:rFonts w:ascii="Arial" w:hAnsi="Arial" w:cs="Arial"/>
          <w:spacing w:val="-30"/>
        </w:rPr>
        <w:t xml:space="preserve"> </w:t>
      </w:r>
      <w:r w:rsidRPr="001058B5">
        <w:rPr>
          <w:rFonts w:ascii="Arial" w:hAnsi="Arial" w:cs="Arial"/>
        </w:rPr>
        <w:t>SYS</w:t>
      </w:r>
      <w:r w:rsidRPr="001058B5">
        <w:rPr>
          <w:rFonts w:ascii="Arial" w:hAnsi="Arial" w:cs="Arial"/>
          <w:spacing w:val="-103"/>
        </w:rPr>
        <w:t xml:space="preserve"> </w:t>
      </w:r>
      <w:r w:rsidRPr="001058B5">
        <w:rPr>
          <w:rFonts w:ascii="Arial" w:hAnsi="Arial" w:cs="Arial"/>
          <w:spacing w:val="1"/>
        </w:rPr>
        <w:t>user’s</w:t>
      </w:r>
      <w:r w:rsidRPr="001058B5">
        <w:rPr>
          <w:rFonts w:ascii="Arial" w:hAnsi="Arial" w:cs="Arial"/>
          <w:spacing w:val="-30"/>
        </w:rPr>
        <w:t xml:space="preserve"> </w:t>
      </w:r>
      <w:r w:rsidRPr="001058B5">
        <w:rPr>
          <w:rFonts w:ascii="Arial" w:hAnsi="Arial" w:cs="Arial"/>
        </w:rPr>
        <w:t>DELETE,</w:t>
      </w:r>
      <w:r w:rsidRPr="001058B5">
        <w:rPr>
          <w:rFonts w:ascii="Arial" w:hAnsi="Arial" w:cs="Arial"/>
          <w:spacing w:val="-31"/>
        </w:rPr>
        <w:t xml:space="preserve"> </w:t>
      </w:r>
      <w:r w:rsidRPr="001058B5">
        <w:rPr>
          <w:rFonts w:ascii="Arial" w:hAnsi="Arial" w:cs="Arial"/>
        </w:rPr>
        <w:t>INSERT,</w:t>
      </w:r>
      <w:r w:rsidRPr="001058B5">
        <w:rPr>
          <w:rFonts w:ascii="Arial" w:hAnsi="Arial" w:cs="Arial"/>
          <w:spacing w:val="-31"/>
        </w:rPr>
        <w:t xml:space="preserve"> </w:t>
      </w:r>
      <w:r w:rsidRPr="001058B5">
        <w:rPr>
          <w:rFonts w:ascii="Arial" w:hAnsi="Arial" w:cs="Arial"/>
        </w:rPr>
        <w:t>UPDATE,</w:t>
      </w:r>
      <w:r w:rsidRPr="001058B5">
        <w:rPr>
          <w:rFonts w:ascii="Arial" w:hAnsi="Arial" w:cs="Arial"/>
          <w:spacing w:val="-30"/>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MERGE</w:t>
      </w:r>
      <w:r w:rsidRPr="001058B5">
        <w:rPr>
          <w:rFonts w:ascii="Arial" w:hAnsi="Arial" w:cs="Arial"/>
          <w:spacing w:val="-103"/>
        </w:rPr>
        <w:t xml:space="preserve"> </w:t>
      </w:r>
      <w:r w:rsidRPr="001058B5">
        <w:rPr>
          <w:rFonts w:ascii="Arial" w:hAnsi="Arial" w:cs="Arial"/>
        </w:rPr>
        <w:t>operations</w:t>
      </w:r>
      <w:r w:rsidRPr="001058B5">
        <w:rPr>
          <w:rFonts w:ascii="Arial" w:hAnsi="Arial" w:cs="Arial"/>
          <w:spacing w:val="-30"/>
        </w:rPr>
        <w:t xml:space="preserve"> </w:t>
      </w:r>
      <w:r w:rsidRPr="001058B5">
        <w:rPr>
          <w:rFonts w:ascii="Arial" w:hAnsi="Arial" w:cs="Arial"/>
        </w:rPr>
        <w:t xml:space="preserve">on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SYS.FGA_LOG$</w:t>
      </w:r>
      <w:r w:rsidRPr="001058B5">
        <w:rPr>
          <w:rFonts w:ascii="Arial" w:hAnsi="Arial" w:cs="Arial"/>
          <w:spacing w:val="-8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SYS.AUD$</w:t>
      </w:r>
      <w:r w:rsidRPr="001058B5">
        <w:rPr>
          <w:rFonts w:ascii="Arial" w:hAnsi="Arial" w:cs="Arial"/>
          <w:spacing w:val="-87"/>
          <w:w w:val="95"/>
        </w:rPr>
        <w:t xml:space="preserve"> </w:t>
      </w:r>
      <w:r w:rsidRPr="001058B5">
        <w:rPr>
          <w:rFonts w:ascii="Arial" w:hAnsi="Arial" w:cs="Arial"/>
          <w:w w:val="95"/>
        </w:rPr>
        <w:t>tables</w:t>
      </w:r>
      <w:r w:rsidRPr="001058B5">
        <w:rPr>
          <w:rFonts w:ascii="Arial" w:hAnsi="Arial" w:cs="Arial"/>
          <w:spacing w:val="-16"/>
          <w:w w:val="95"/>
        </w:rPr>
        <w:t xml:space="preserve"> </w:t>
      </w:r>
      <w:r w:rsidRPr="001058B5">
        <w:rPr>
          <w:rFonts w:ascii="Arial" w:hAnsi="Arial" w:cs="Arial"/>
          <w:w w:val="95"/>
        </w:rPr>
        <w:t>if</w:t>
      </w:r>
      <w:r w:rsidRPr="001058B5">
        <w:rPr>
          <w:rFonts w:ascii="Arial" w:hAnsi="Arial" w:cs="Arial"/>
          <w:spacing w:val="-15"/>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have</w:t>
      </w:r>
      <w:r w:rsidRPr="001058B5">
        <w:rPr>
          <w:rFonts w:ascii="Arial" w:hAnsi="Arial" w:cs="Arial"/>
          <w:spacing w:val="-17"/>
          <w:w w:val="95"/>
        </w:rPr>
        <w:t xml:space="preserve"> </w:t>
      </w:r>
      <w:r w:rsidRPr="001058B5">
        <w:rPr>
          <w:rFonts w:ascii="Arial" w:hAnsi="Arial" w:cs="Arial"/>
          <w:w w:val="95"/>
        </w:rPr>
        <w:t>set</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 xml:space="preserve">AUDIT_SYS_OPERATIONS </w:t>
      </w:r>
      <w:r w:rsidRPr="001058B5">
        <w:rPr>
          <w:rFonts w:ascii="Arial" w:hAnsi="Arial" w:cs="Arial"/>
        </w:rPr>
        <w:t>initialization</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TRUE.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SYS</w:t>
      </w:r>
      <w:r w:rsidRPr="001058B5">
        <w:rPr>
          <w:rFonts w:ascii="Arial" w:hAnsi="Arial" w:cs="Arial"/>
          <w:spacing w:val="-88"/>
        </w:rPr>
        <w:t xml:space="preserve"> </w:t>
      </w:r>
      <w:r w:rsidRPr="001058B5">
        <w:rPr>
          <w:rFonts w:ascii="Arial" w:hAnsi="Arial" w:cs="Arial"/>
        </w:rPr>
        <w:t>operations</w:t>
      </w:r>
      <w:r w:rsidRPr="001058B5">
        <w:rPr>
          <w:rFonts w:ascii="Arial" w:hAnsi="Arial" w:cs="Arial"/>
          <w:spacing w:val="-12"/>
        </w:rPr>
        <w:t xml:space="preserve"> </w:t>
      </w:r>
      <w:r w:rsidRPr="001058B5">
        <w:rPr>
          <w:rFonts w:ascii="Arial" w:hAnsi="Arial" w:cs="Arial"/>
        </w:rPr>
        <w:t>are written</w:t>
      </w:r>
      <w:r w:rsidRPr="001058B5">
        <w:rPr>
          <w:rFonts w:ascii="Arial" w:hAnsi="Arial" w:cs="Arial"/>
          <w:spacing w:val="-30"/>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whatever</w:t>
      </w:r>
      <w:r w:rsidRPr="001058B5">
        <w:rPr>
          <w:rFonts w:ascii="Arial" w:hAnsi="Arial" w:cs="Arial"/>
          <w:spacing w:val="-30"/>
        </w:rPr>
        <w:t xml:space="preserve"> </w:t>
      </w:r>
      <w:r w:rsidRPr="001058B5">
        <w:rPr>
          <w:rFonts w:ascii="Arial" w:hAnsi="Arial" w:cs="Arial"/>
        </w:rPr>
        <w:t>directory</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AUDIT_FILE_DEST</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0"/>
        </w:rPr>
        <w:t xml:space="preserve"> </w:t>
      </w:r>
      <w:r w:rsidRPr="001058B5">
        <w:rPr>
          <w:rFonts w:ascii="Arial" w:hAnsi="Arial" w:cs="Arial"/>
        </w:rPr>
        <w:t>parameter</w:t>
      </w:r>
      <w:r w:rsidRPr="001058B5">
        <w:rPr>
          <w:rFonts w:ascii="Arial" w:hAnsi="Arial" w:cs="Arial"/>
          <w:spacing w:val="-30"/>
        </w:rPr>
        <w:t xml:space="preserve"> </w:t>
      </w:r>
      <w:r w:rsidRPr="001058B5">
        <w:rPr>
          <w:rFonts w:ascii="Arial" w:hAnsi="Arial" w:cs="Arial"/>
        </w:rPr>
        <w:t>points</w:t>
      </w:r>
      <w:r w:rsidRPr="001058B5">
        <w:rPr>
          <w:rFonts w:ascii="Arial" w:hAnsi="Arial" w:cs="Arial"/>
          <w:spacing w:val="-29"/>
        </w:rPr>
        <w:t xml:space="preserve"> </w:t>
      </w:r>
      <w:r w:rsidRPr="001058B5">
        <w:rPr>
          <w:rFonts w:ascii="Arial" w:hAnsi="Arial" w:cs="Arial"/>
        </w:rPr>
        <w:t>to.</w:t>
      </w:r>
    </w:p>
    <w:p w14:paraId="3433B09D" w14:textId="77777777" w:rsidR="008C539B" w:rsidRPr="001058B5" w:rsidRDefault="00C12992">
      <w:pPr>
        <w:pStyle w:val="BodyText"/>
        <w:spacing w:before="2" w:line="228" w:lineRule="auto"/>
        <w:ind w:left="2260" w:right="1567" w:hanging="1"/>
        <w:rPr>
          <w:rFonts w:ascii="Arial" w:hAnsi="Arial" w:cs="Arial"/>
        </w:rPr>
      </w:pPr>
      <w:r w:rsidRPr="001058B5">
        <w:rPr>
          <w:rFonts w:ascii="Arial" w:hAnsi="Arial" w:cs="Arial"/>
        </w:rPr>
        <w:t>If</w:t>
      </w:r>
      <w:r w:rsidRPr="001058B5">
        <w:rPr>
          <w:rFonts w:ascii="Arial" w:hAnsi="Arial" w:cs="Arial"/>
          <w:spacing w:val="-23"/>
        </w:rPr>
        <w:t xml:space="preserve"> </w:t>
      </w:r>
      <w:r w:rsidRPr="001058B5">
        <w:rPr>
          <w:rFonts w:ascii="Arial" w:hAnsi="Arial" w:cs="Arial"/>
        </w:rPr>
        <w:t>AUDIT_FILE_DEST</w:t>
      </w:r>
      <w:r w:rsidRPr="001058B5">
        <w:rPr>
          <w:rFonts w:ascii="Arial" w:hAnsi="Arial" w:cs="Arial"/>
          <w:spacing w:val="-97"/>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writes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records</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an</w:t>
      </w:r>
      <w:r w:rsidRPr="001058B5">
        <w:rPr>
          <w:rFonts w:ascii="Arial" w:hAnsi="Arial" w:cs="Arial"/>
          <w:spacing w:val="-23"/>
        </w:rPr>
        <w:t xml:space="preserve"> </w:t>
      </w:r>
      <w:r w:rsidRPr="001058B5">
        <w:rPr>
          <w:rFonts w:ascii="Arial" w:hAnsi="Arial" w:cs="Arial"/>
        </w:rPr>
        <w:t>operating system-dependent</w:t>
      </w:r>
      <w:r w:rsidRPr="001058B5">
        <w:rPr>
          <w:rFonts w:ascii="Arial" w:hAnsi="Arial" w:cs="Arial"/>
          <w:spacing w:val="-2"/>
        </w:rPr>
        <w:t xml:space="preserve"> </w:t>
      </w:r>
      <w:r w:rsidRPr="001058B5">
        <w:rPr>
          <w:rFonts w:ascii="Arial" w:hAnsi="Arial" w:cs="Arial"/>
        </w:rPr>
        <w:t>location.</w:t>
      </w:r>
    </w:p>
    <w:p w14:paraId="3E0B47C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1CEA2B2" w14:textId="77777777" w:rsidR="008C539B" w:rsidRPr="001058B5" w:rsidRDefault="008C539B">
      <w:pPr>
        <w:pStyle w:val="BodyText"/>
        <w:spacing w:before="11"/>
        <w:rPr>
          <w:rFonts w:ascii="Arial" w:hAnsi="Arial" w:cs="Arial"/>
          <w:sz w:val="29"/>
        </w:rPr>
      </w:pPr>
    </w:p>
    <w:p w14:paraId="7F445FFA"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D22E770" w14:textId="77777777" w:rsidR="008C539B" w:rsidRPr="001058B5" w:rsidRDefault="008D1AB8">
      <w:pPr>
        <w:pStyle w:val="ListParagraph"/>
        <w:numPr>
          <w:ilvl w:val="0"/>
          <w:numId w:val="59"/>
        </w:numPr>
        <w:tabs>
          <w:tab w:val="left" w:pos="2740"/>
        </w:tabs>
        <w:spacing w:before="128"/>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9-6</w:t>
        </w:r>
      </w:hyperlink>
    </w:p>
    <w:p w14:paraId="3F15AA00" w14:textId="77777777" w:rsidR="008C539B" w:rsidRPr="001058B5" w:rsidRDefault="008D1AB8">
      <w:pPr>
        <w:pStyle w:val="ListParagraph"/>
        <w:numPr>
          <w:ilvl w:val="0"/>
          <w:numId w:val="59"/>
        </w:numPr>
        <w:tabs>
          <w:tab w:val="left" w:pos="2740"/>
        </w:tabs>
        <w:spacing w:before="117" w:line="232" w:lineRule="auto"/>
        <w:ind w:right="19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2"/>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3D2794A5" w14:textId="77777777" w:rsidR="008C539B" w:rsidRPr="001058B5" w:rsidRDefault="008C539B">
      <w:pPr>
        <w:pStyle w:val="BodyText"/>
        <w:spacing w:before="11"/>
        <w:rPr>
          <w:rFonts w:ascii="Arial" w:hAnsi="Arial" w:cs="Arial"/>
        </w:rPr>
      </w:pPr>
    </w:p>
    <w:p w14:paraId="327E6532" w14:textId="77777777" w:rsidR="008C539B" w:rsidRPr="001058B5" w:rsidRDefault="00C12992">
      <w:pPr>
        <w:pStyle w:val="Heading4"/>
        <w:ind w:left="100"/>
      </w:pPr>
      <w:bookmarkStart w:id="1375" w:name="Activities_That_Are_Always_Audited_for_A"/>
      <w:bookmarkStart w:id="1376" w:name="_bookmark1619"/>
      <w:bookmarkEnd w:id="1375"/>
      <w:bookmarkEnd w:id="1376"/>
      <w:r w:rsidRPr="001058B5">
        <w:t>Activities That Are Always Audited for Al</w:t>
      </w:r>
      <w:bookmarkStart w:id="1377" w:name="_bookmark1620"/>
      <w:bookmarkEnd w:id="1377"/>
      <w:r w:rsidRPr="001058B5">
        <w:t>l Platforms</w:t>
      </w:r>
    </w:p>
    <w:p w14:paraId="35FCEE2E" w14:textId="77777777" w:rsidR="008C539B" w:rsidRPr="001058B5" w:rsidRDefault="00C12992">
      <w:pPr>
        <w:pStyle w:val="BodyText"/>
        <w:spacing w:before="83" w:line="230" w:lineRule="auto"/>
        <w:ind w:left="1659" w:right="700"/>
        <w:rPr>
          <w:rFonts w:ascii="Arial" w:hAnsi="Arial" w:cs="Arial"/>
        </w:rPr>
      </w:pPr>
      <w:r w:rsidRPr="001058B5">
        <w:rPr>
          <w:rFonts w:ascii="Arial" w:hAnsi="Arial" w:cs="Arial"/>
        </w:rPr>
        <w:t>Oracle Database always audits certain database-related operations and writes them to the operating system audit files. It includes the ac</w:t>
      </w:r>
      <w:bookmarkStart w:id="1378" w:name="_bookmark1621"/>
      <w:bookmarkEnd w:id="1378"/>
      <w:r w:rsidRPr="001058B5">
        <w:rPr>
          <w:rFonts w:ascii="Arial" w:hAnsi="Arial" w:cs="Arial"/>
        </w:rPr>
        <w:t>tions of any user who is logged in with</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SYSDBA</w:t>
      </w:r>
      <w:r w:rsidRPr="001058B5">
        <w:rPr>
          <w:rFonts w:ascii="Arial" w:hAnsi="Arial" w:cs="Arial"/>
          <w:spacing w:val="-90"/>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SYSOPER</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called</w:t>
      </w:r>
      <w:r w:rsidRPr="001058B5">
        <w:rPr>
          <w:rFonts w:ascii="Arial" w:hAnsi="Arial" w:cs="Arial"/>
          <w:spacing w:val="-16"/>
        </w:rPr>
        <w:t xml:space="preserve"> </w:t>
      </w:r>
      <w:hyperlink w:anchor="_bookmark2347" w:history="1">
        <w:r w:rsidRPr="001058B5">
          <w:rPr>
            <w:rFonts w:ascii="Arial" w:hAnsi="Arial" w:cs="Arial"/>
            <w:b/>
            <w:color w:val="0000CC"/>
          </w:rPr>
          <w:t>mandatory</w:t>
        </w:r>
        <w:r w:rsidRPr="001058B5">
          <w:rPr>
            <w:rFonts w:ascii="Arial" w:hAnsi="Arial" w:cs="Arial"/>
            <w:b/>
            <w:color w:val="0000CC"/>
            <w:spacing w:val="-15"/>
          </w:rPr>
          <w:t xml:space="preserve"> </w:t>
        </w:r>
        <w:r w:rsidRPr="001058B5">
          <w:rPr>
            <w:rFonts w:ascii="Arial" w:hAnsi="Arial" w:cs="Arial"/>
            <w:b/>
            <w:color w:val="0000CC"/>
          </w:rPr>
          <w:t>auditing</w:t>
        </w:r>
      </w:hyperlink>
      <w:r w:rsidRPr="001058B5">
        <w:rPr>
          <w:rFonts w:ascii="Arial" w:hAnsi="Arial" w:cs="Arial"/>
        </w:rPr>
        <w:t>.</w:t>
      </w:r>
      <w:r w:rsidRPr="001058B5">
        <w:rPr>
          <w:rFonts w:ascii="Arial" w:hAnsi="Arial" w:cs="Arial"/>
          <w:spacing w:val="-16"/>
        </w:rPr>
        <w:t xml:space="preserve"> </w:t>
      </w:r>
      <w:r w:rsidRPr="001058B5">
        <w:rPr>
          <w:rFonts w:ascii="Arial" w:hAnsi="Arial" w:cs="Arial"/>
        </w:rPr>
        <w:t>Even</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6"/>
        </w:rPr>
        <w:t xml:space="preserve"> </w:t>
      </w:r>
      <w:r w:rsidRPr="001058B5">
        <w:rPr>
          <w:rFonts w:ascii="Arial" w:hAnsi="Arial" w:cs="Arial"/>
        </w:rPr>
        <w:t>you have</w:t>
      </w:r>
      <w:r w:rsidRPr="001058B5">
        <w:rPr>
          <w:rFonts w:ascii="Arial" w:hAnsi="Arial" w:cs="Arial"/>
          <w:spacing w:val="-22"/>
        </w:rPr>
        <w:t xml:space="preserve"> </w:t>
      </w:r>
      <w:r w:rsidRPr="001058B5">
        <w:rPr>
          <w:rFonts w:ascii="Arial" w:hAnsi="Arial" w:cs="Arial"/>
        </w:rPr>
        <w:t>enabled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2"/>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DB), Oracle Database still writes mandatory records to operating system</w:t>
      </w:r>
      <w:r w:rsidRPr="001058B5">
        <w:rPr>
          <w:rFonts w:ascii="Arial" w:hAnsi="Arial" w:cs="Arial"/>
          <w:spacing w:val="-12"/>
        </w:rPr>
        <w:t xml:space="preserve"> </w:t>
      </w:r>
      <w:r w:rsidRPr="001058B5">
        <w:rPr>
          <w:rFonts w:ascii="Arial" w:hAnsi="Arial" w:cs="Arial"/>
        </w:rPr>
        <w:t>files.</w:t>
      </w:r>
    </w:p>
    <w:p w14:paraId="434A2B55" w14:textId="77777777" w:rsidR="008C539B" w:rsidRPr="001058B5" w:rsidRDefault="00C12992">
      <w:pPr>
        <w:pStyle w:val="BodyText"/>
        <w:spacing w:before="119" w:line="230" w:lineRule="auto"/>
        <w:ind w:left="1660" w:right="955"/>
        <w:rPr>
          <w:rFonts w:ascii="Arial" w:hAnsi="Arial" w:cs="Arial"/>
        </w:rPr>
      </w:pPr>
      <w:r w:rsidRPr="001058B5">
        <w:rPr>
          <w:rFonts w:ascii="Arial" w:hAnsi="Arial" w:cs="Arial"/>
        </w:rPr>
        <w:t>By default, the operating system files are in the $ORACLE_BASE/admin/$ORACLE_ SID/adump</w:t>
      </w:r>
      <w:r w:rsidRPr="001058B5">
        <w:rPr>
          <w:rFonts w:ascii="Arial" w:hAnsi="Arial" w:cs="Arial"/>
          <w:spacing w:val="-90"/>
        </w:rPr>
        <w:t xml:space="preserve"> </w:t>
      </w:r>
      <w:r w:rsidRPr="001058B5">
        <w:rPr>
          <w:rFonts w:ascii="Arial" w:hAnsi="Arial" w:cs="Arial"/>
        </w:rPr>
        <w:t xml:space="preserve">directory for both UNIX and Windows systems. On Windows systems, Oracle Database also writes this information to </w:t>
      </w:r>
      <w:bookmarkStart w:id="1379" w:name="_bookmark1622"/>
      <w:bookmarkEnd w:id="1379"/>
      <w:r w:rsidRPr="001058B5">
        <w:rPr>
          <w:rFonts w:ascii="Arial" w:hAnsi="Arial" w:cs="Arial"/>
        </w:rPr>
        <w:t xml:space="preserve">the Windows Event </w:t>
      </w:r>
      <w:r w:rsidRPr="001058B5">
        <w:rPr>
          <w:rFonts w:ascii="Arial" w:hAnsi="Arial" w:cs="Arial"/>
          <w:spacing w:val="-4"/>
        </w:rPr>
        <w:t xml:space="preserve">Viewer. </w:t>
      </w:r>
      <w:r w:rsidRPr="001058B5">
        <w:rPr>
          <w:rFonts w:ascii="Arial" w:hAnsi="Arial" w:cs="Arial"/>
          <w:spacing w:val="-6"/>
        </w:rPr>
        <w:t xml:space="preserve">You </w:t>
      </w:r>
      <w:r w:rsidRPr="001058B5">
        <w:rPr>
          <w:rFonts w:ascii="Arial" w:hAnsi="Arial" w:cs="Arial"/>
        </w:rPr>
        <w:t>can change the location of this directory by setting the AUDIT_FILE_DEST</w:t>
      </w:r>
      <w:r w:rsidRPr="001058B5">
        <w:rPr>
          <w:rFonts w:ascii="Arial" w:hAnsi="Arial" w:cs="Arial"/>
          <w:spacing w:val="-95"/>
        </w:rPr>
        <w:t xml:space="preserve"> </w:t>
      </w:r>
      <w:r w:rsidRPr="001058B5">
        <w:rPr>
          <w:rFonts w:ascii="Arial" w:hAnsi="Arial" w:cs="Arial"/>
        </w:rPr>
        <w:t xml:space="preserve">initialization parameter, which is described in </w:t>
      </w:r>
      <w:hyperlink w:anchor="_bookmark1713" w:history="1">
        <w:r w:rsidRPr="001058B5">
          <w:rPr>
            <w:rFonts w:ascii="Arial" w:hAnsi="Arial" w:cs="Arial"/>
            <w:color w:val="0000CC"/>
          </w:rPr>
          <w:t>"Specifying a Directory for the Operating System</w:t>
        </w:r>
      </w:hyperlink>
      <w:r w:rsidRPr="001058B5">
        <w:rPr>
          <w:rFonts w:ascii="Arial" w:hAnsi="Arial" w:cs="Arial"/>
          <w:color w:val="0000CC"/>
        </w:rPr>
        <w:t xml:space="preserve"> </w:t>
      </w:r>
      <w:hyperlink w:anchor="_bookmark1713" w:history="1">
        <w:r w:rsidRPr="001058B5">
          <w:rPr>
            <w:rFonts w:ascii="Arial" w:hAnsi="Arial" w:cs="Arial"/>
            <w:color w:val="0000CC"/>
          </w:rPr>
          <w:t xml:space="preserve">Audit </w:t>
        </w:r>
        <w:r w:rsidRPr="001058B5">
          <w:rPr>
            <w:rFonts w:ascii="Arial" w:hAnsi="Arial" w:cs="Arial"/>
            <w:color w:val="0000CC"/>
            <w:spacing w:val="-4"/>
          </w:rPr>
          <w:t xml:space="preserve">Trail" </w:t>
        </w:r>
        <w:r w:rsidRPr="001058B5">
          <w:rPr>
            <w:rFonts w:ascii="Arial" w:hAnsi="Arial" w:cs="Arial"/>
          </w:rPr>
          <w:t>on page 9-17</w:t>
        </w:r>
      </w:hyperlink>
      <w:r w:rsidRPr="001058B5">
        <w:rPr>
          <w:rFonts w:ascii="Arial" w:hAnsi="Arial" w:cs="Arial"/>
        </w:rPr>
        <w:t>.</w:t>
      </w:r>
    </w:p>
    <w:p w14:paraId="0F6D46CE" w14:textId="77777777" w:rsidR="008C539B" w:rsidRPr="001058B5" w:rsidRDefault="00C12992">
      <w:pPr>
        <w:pStyle w:val="BodyText"/>
        <w:spacing w:before="110"/>
        <w:ind w:left="1660"/>
        <w:rPr>
          <w:rFonts w:ascii="Arial" w:hAnsi="Arial" w:cs="Arial"/>
        </w:rPr>
      </w:pPr>
      <w:r w:rsidRPr="001058B5">
        <w:rPr>
          <w:rFonts w:ascii="Arial" w:hAnsi="Arial" w:cs="Arial"/>
        </w:rPr>
        <w:t>Mandatory auditing includes the following operations:</w:t>
      </w:r>
    </w:p>
    <w:p w14:paraId="6E420807" w14:textId="77777777" w:rsidR="008C539B" w:rsidRPr="001058B5" w:rsidRDefault="00C12992" w:rsidP="006F7931">
      <w:pPr>
        <w:pStyle w:val="ListParagraph"/>
        <w:numPr>
          <w:ilvl w:val="1"/>
          <w:numId w:val="137"/>
        </w:numPr>
        <w:tabs>
          <w:tab w:val="left" w:pos="2020"/>
        </w:tabs>
        <w:spacing w:before="117" w:line="232" w:lineRule="auto"/>
        <w:ind w:right="787" w:hanging="359"/>
        <w:rPr>
          <w:rFonts w:ascii="Arial" w:hAnsi="Arial" w:cs="Arial"/>
          <w:sz w:val="20"/>
        </w:rPr>
      </w:pP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startup.</w:t>
      </w:r>
      <w:r w:rsidRPr="001058B5">
        <w:rPr>
          <w:rFonts w:ascii="Arial" w:hAnsi="Arial" w:cs="Arial"/>
          <w:b/>
          <w:spacing w:val="-6"/>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record</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generated</w:t>
      </w:r>
      <w:r w:rsidRPr="001058B5">
        <w:rPr>
          <w:rFonts w:ascii="Arial" w:hAnsi="Arial" w:cs="Arial"/>
          <w:spacing w:val="-6"/>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lists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operating</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user starting the instance, the user terminal identifier, and the date and time stamp. This data is stored in the operating system audit trail because the database audit</w:t>
      </w:r>
      <w:bookmarkStart w:id="1380" w:name="_bookmark1623"/>
      <w:bookmarkEnd w:id="1380"/>
      <w:r w:rsidRPr="001058B5">
        <w:rPr>
          <w:rFonts w:ascii="Arial" w:hAnsi="Arial" w:cs="Arial"/>
          <w:sz w:val="20"/>
        </w:rPr>
        <w:t xml:space="preserve"> trail is not available until after the startup has successfully</w:t>
      </w:r>
      <w:r w:rsidRPr="001058B5">
        <w:rPr>
          <w:rFonts w:ascii="Arial" w:hAnsi="Arial" w:cs="Arial"/>
          <w:spacing w:val="-16"/>
          <w:sz w:val="20"/>
        </w:rPr>
        <w:t xml:space="preserve"> </w:t>
      </w:r>
      <w:r w:rsidRPr="001058B5">
        <w:rPr>
          <w:rFonts w:ascii="Arial" w:hAnsi="Arial" w:cs="Arial"/>
          <w:sz w:val="20"/>
        </w:rPr>
        <w:t>completed.</w:t>
      </w:r>
    </w:p>
    <w:p w14:paraId="763AE169" w14:textId="77777777" w:rsidR="008C539B" w:rsidRPr="001058B5" w:rsidRDefault="00C12992" w:rsidP="006F7931">
      <w:pPr>
        <w:pStyle w:val="ListParagraph"/>
        <w:numPr>
          <w:ilvl w:val="1"/>
          <w:numId w:val="137"/>
        </w:numPr>
        <w:tabs>
          <w:tab w:val="left" w:pos="2020"/>
        </w:tabs>
        <w:spacing w:before="110" w:line="246" w:lineRule="exact"/>
        <w:ind w:hanging="359"/>
        <w:rPr>
          <w:rFonts w:ascii="Arial" w:hAnsi="Arial" w:cs="Arial"/>
          <w:sz w:val="20"/>
        </w:rPr>
      </w:pPr>
      <w:r w:rsidRPr="001058B5">
        <w:rPr>
          <w:rFonts w:ascii="Arial" w:hAnsi="Arial" w:cs="Arial"/>
          <w:b/>
          <w:sz w:val="20"/>
        </w:rPr>
        <w:t>SYSDBA</w:t>
      </w:r>
      <w:r w:rsidRPr="001058B5">
        <w:rPr>
          <w:rFonts w:ascii="Arial" w:hAnsi="Arial" w:cs="Arial"/>
          <w:b/>
          <w:spacing w:val="-27"/>
          <w:sz w:val="20"/>
        </w:rPr>
        <w:t xml:space="preserve"> </w:t>
      </w:r>
      <w:r w:rsidRPr="001058B5">
        <w:rPr>
          <w:rFonts w:ascii="Arial" w:hAnsi="Arial" w:cs="Arial"/>
          <w:b/>
          <w:sz w:val="20"/>
        </w:rPr>
        <w:t>and</w:t>
      </w:r>
      <w:r w:rsidRPr="001058B5">
        <w:rPr>
          <w:rFonts w:ascii="Arial" w:hAnsi="Arial" w:cs="Arial"/>
          <w:b/>
          <w:spacing w:val="-27"/>
          <w:sz w:val="20"/>
        </w:rPr>
        <w:t xml:space="preserve"> </w:t>
      </w:r>
      <w:r w:rsidRPr="001058B5">
        <w:rPr>
          <w:rFonts w:ascii="Arial" w:hAnsi="Arial" w:cs="Arial"/>
          <w:b/>
          <w:sz w:val="20"/>
        </w:rPr>
        <w:t>SYSOPER</w:t>
      </w:r>
      <w:r w:rsidRPr="001058B5">
        <w:rPr>
          <w:rFonts w:ascii="Arial" w:hAnsi="Arial" w:cs="Arial"/>
          <w:b/>
          <w:spacing w:val="-27"/>
          <w:sz w:val="20"/>
        </w:rPr>
        <w:t xml:space="preserve"> </w:t>
      </w:r>
      <w:r w:rsidRPr="001058B5">
        <w:rPr>
          <w:rFonts w:ascii="Arial" w:hAnsi="Arial" w:cs="Arial"/>
          <w:b/>
          <w:sz w:val="20"/>
        </w:rPr>
        <w:t>logins.</w:t>
      </w:r>
      <w:r w:rsidRPr="001058B5">
        <w:rPr>
          <w:rFonts w:ascii="Arial" w:hAnsi="Arial" w:cs="Arial"/>
          <w:b/>
          <w:spacing w:val="-27"/>
          <w:sz w:val="20"/>
        </w:rPr>
        <w:t xml:space="preserve"> </w:t>
      </w:r>
      <w:r w:rsidRPr="001058B5">
        <w:rPr>
          <w:rFonts w:ascii="Arial" w:hAnsi="Arial" w:cs="Arial"/>
          <w:sz w:val="20"/>
        </w:rPr>
        <w:t>Oracle</w:t>
      </w:r>
      <w:r w:rsidRPr="001058B5">
        <w:rPr>
          <w:rFonts w:ascii="Arial" w:hAnsi="Arial" w:cs="Arial"/>
          <w:spacing w:val="-27"/>
          <w:sz w:val="20"/>
        </w:rPr>
        <w:t xml:space="preserve"> </w:t>
      </w:r>
      <w:r w:rsidRPr="001058B5">
        <w:rPr>
          <w:rFonts w:ascii="Arial" w:hAnsi="Arial" w:cs="Arial"/>
          <w:sz w:val="20"/>
        </w:rPr>
        <w:t>Database</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SYSDBA</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SYSOPER</w:t>
      </w:r>
    </w:p>
    <w:p w14:paraId="4BE67680" w14:textId="77777777" w:rsidR="008C539B" w:rsidRPr="001058B5" w:rsidRDefault="00C12992">
      <w:pPr>
        <w:pStyle w:val="BodyText"/>
        <w:spacing w:line="242" w:lineRule="exact"/>
        <w:ind w:left="2020"/>
        <w:rPr>
          <w:rFonts w:ascii="Arial" w:hAnsi="Arial" w:cs="Arial"/>
        </w:rPr>
      </w:pPr>
      <w:r w:rsidRPr="001058B5">
        <w:rPr>
          <w:rFonts w:ascii="Arial" w:hAnsi="Arial" w:cs="Arial"/>
        </w:rPr>
        <w:t>connections.</w:t>
      </w:r>
    </w:p>
    <w:p w14:paraId="635CE1FE" w14:textId="77777777" w:rsidR="008C539B" w:rsidRPr="001058B5" w:rsidRDefault="00C12992" w:rsidP="006F7931">
      <w:pPr>
        <w:pStyle w:val="ListParagraph"/>
        <w:numPr>
          <w:ilvl w:val="1"/>
          <w:numId w:val="137"/>
        </w:numPr>
        <w:tabs>
          <w:tab w:val="left" w:pos="2020"/>
        </w:tabs>
        <w:spacing w:before="118" w:line="232" w:lineRule="auto"/>
        <w:ind w:right="917" w:hanging="359"/>
        <w:rPr>
          <w:rFonts w:ascii="Arial" w:hAnsi="Arial" w:cs="Arial"/>
          <w:sz w:val="20"/>
        </w:rPr>
      </w:pPr>
      <w:r w:rsidRPr="001058B5">
        <w:rPr>
          <w:rFonts w:ascii="Arial" w:hAnsi="Arial" w:cs="Arial"/>
          <w:b/>
          <w:sz w:val="20"/>
        </w:rPr>
        <w:t xml:space="preserve">Database shutdown. </w:t>
      </w:r>
      <w:r w:rsidRPr="001058B5">
        <w:rPr>
          <w:rFonts w:ascii="Arial" w:hAnsi="Arial" w:cs="Arial"/>
          <w:sz w:val="20"/>
        </w:rPr>
        <w:t>An audit record is generated that lists the operating</w:t>
      </w:r>
      <w:r w:rsidRPr="001058B5">
        <w:rPr>
          <w:rFonts w:ascii="Arial" w:hAnsi="Arial" w:cs="Arial"/>
          <w:spacing w:val="-30"/>
          <w:sz w:val="20"/>
        </w:rPr>
        <w:t xml:space="preserve"> </w:t>
      </w:r>
      <w:r w:rsidRPr="001058B5">
        <w:rPr>
          <w:rFonts w:ascii="Arial" w:hAnsi="Arial" w:cs="Arial"/>
          <w:sz w:val="20"/>
        </w:rPr>
        <w:t>system user shutting down the instance, the user terminal identifier, and the date and time</w:t>
      </w:r>
      <w:r w:rsidRPr="001058B5">
        <w:rPr>
          <w:rFonts w:ascii="Arial" w:hAnsi="Arial" w:cs="Arial"/>
          <w:spacing w:val="-2"/>
          <w:sz w:val="20"/>
        </w:rPr>
        <w:t xml:space="preserve"> </w:t>
      </w:r>
      <w:r w:rsidRPr="001058B5">
        <w:rPr>
          <w:rFonts w:ascii="Arial" w:hAnsi="Arial" w:cs="Arial"/>
          <w:sz w:val="20"/>
        </w:rPr>
        <w:t>stamp.</w:t>
      </w:r>
    </w:p>
    <w:p w14:paraId="7D56B0C6" w14:textId="77777777" w:rsidR="008C539B" w:rsidRPr="001058B5" w:rsidRDefault="008D1AB8">
      <w:pPr>
        <w:pStyle w:val="BodyText"/>
        <w:spacing w:before="1"/>
        <w:rPr>
          <w:rFonts w:ascii="Arial" w:hAnsi="Arial" w:cs="Arial"/>
          <w:sz w:val="18"/>
        </w:rPr>
      </w:pPr>
      <w:r>
        <w:rPr>
          <w:rFonts w:ascii="Arial" w:hAnsi="Arial" w:cs="Arial"/>
        </w:rPr>
        <w:pict w14:anchorId="79387F84">
          <v:group id="_x0000_s1186" style="position:absolute;margin-left:174pt;margin-top:13.25pt;width:312pt;height:2.55pt;z-index:5344;mso-wrap-distance-left:0;mso-wrap-distance-right:0;mso-position-horizontal-relative:page" coordorigin="3480,265" coordsize="6240,51">
            <v:line id="_x0000_s1188" style="position:absolute" from="3480,267" to="9720,267" strokeweight=".24pt"/>
            <v:line id="_x0000_s1187" style="position:absolute" from="3480,313" to="9720,313" strokeweight=".24pt"/>
            <w10:wrap type="topAndBottom" anchorx="page"/>
          </v:group>
        </w:pict>
      </w:r>
    </w:p>
    <w:p w14:paraId="01C8A487" w14:textId="77777777" w:rsidR="008C539B" w:rsidRPr="001058B5" w:rsidRDefault="00C12992">
      <w:pPr>
        <w:pStyle w:val="BodyText"/>
        <w:spacing w:before="27" w:after="111" w:line="230" w:lineRule="auto"/>
        <w:ind w:left="2379" w:right="1511"/>
        <w:rPr>
          <w:rFonts w:ascii="Arial" w:hAnsi="Arial" w:cs="Arial"/>
        </w:rPr>
      </w:pPr>
      <w:r w:rsidRPr="001058B5">
        <w:rPr>
          <w:rFonts w:ascii="Arial" w:hAnsi="Arial" w:cs="Arial"/>
          <w:b/>
          <w:sz w:val="19"/>
        </w:rPr>
        <w:t xml:space="preserve">Note: </w:t>
      </w:r>
      <w:r w:rsidRPr="001058B5">
        <w:rPr>
          <w:rFonts w:ascii="Arial" w:hAnsi="Arial" w:cs="Arial"/>
        </w:rPr>
        <w:t xml:space="preserve">If </w:t>
      </w:r>
      <w:bookmarkStart w:id="1381" w:name="_bookmark1625"/>
      <w:bookmarkEnd w:id="1381"/>
      <w:r w:rsidRPr="001058B5">
        <w:rPr>
          <w:rFonts w:ascii="Arial" w:hAnsi="Arial" w:cs="Arial"/>
        </w:rPr>
        <w:t xml:space="preserve">you set </w:t>
      </w:r>
      <w:bookmarkStart w:id="1382" w:name="_bookmark1626"/>
      <w:bookmarkEnd w:id="1382"/>
      <w:r w:rsidRPr="001058B5">
        <w:rPr>
          <w:rFonts w:ascii="Arial" w:hAnsi="Arial" w:cs="Arial"/>
        </w:rPr>
        <w:t>the</w:t>
      </w:r>
      <w:bookmarkStart w:id="1383" w:name="_bookmark1624"/>
      <w:bookmarkEnd w:id="1383"/>
      <w:r w:rsidRPr="001058B5">
        <w:rPr>
          <w:rFonts w:ascii="Arial" w:hAnsi="Arial" w:cs="Arial"/>
        </w:rPr>
        <w:t xml:space="preserve"> AUDIT_SYSLOG_LEVEL</w:t>
      </w:r>
      <w:r w:rsidRPr="001058B5">
        <w:rPr>
          <w:rFonts w:ascii="Arial" w:hAnsi="Arial" w:cs="Arial"/>
          <w:spacing w:val="-97"/>
        </w:rPr>
        <w:t xml:space="preserve"> </w:t>
      </w:r>
      <w:r w:rsidRPr="001058B5">
        <w:rPr>
          <w:rFonts w:ascii="Arial" w:hAnsi="Arial" w:cs="Arial"/>
        </w:rPr>
        <w:t xml:space="preserve">initialization parameter, mandatory actions are written the to the UNIX syslog. See </w:t>
      </w:r>
      <w:hyperlink w:anchor="_bookmark1719" w:history="1">
        <w:r w:rsidRPr="001058B5">
          <w:rPr>
            <w:rFonts w:ascii="Arial" w:hAnsi="Arial" w:cs="Arial"/>
            <w:color w:val="0000CC"/>
          </w:rPr>
          <w:t>"Using the</w:t>
        </w:r>
      </w:hyperlink>
      <w:r w:rsidRPr="001058B5">
        <w:rPr>
          <w:rFonts w:ascii="Arial" w:hAnsi="Arial" w:cs="Arial"/>
          <w:color w:val="0000CC"/>
        </w:rPr>
        <w:t xml:space="preserve"> </w:t>
      </w:r>
      <w:hyperlink w:anchor="_bookmark1719" w:history="1">
        <w:r w:rsidRPr="001058B5">
          <w:rPr>
            <w:rFonts w:ascii="Arial" w:hAnsi="Arial" w:cs="Arial"/>
            <w:color w:val="0000CC"/>
          </w:rPr>
          <w:t xml:space="preserve">Syslog Audit </w:t>
        </w:r>
        <w:r w:rsidRPr="001058B5">
          <w:rPr>
            <w:rFonts w:ascii="Arial" w:hAnsi="Arial" w:cs="Arial"/>
            <w:color w:val="0000CC"/>
            <w:spacing w:val="-4"/>
          </w:rPr>
          <w:t xml:space="preserve">Trail </w:t>
        </w:r>
        <w:r w:rsidRPr="001058B5">
          <w:rPr>
            <w:rFonts w:ascii="Arial" w:hAnsi="Arial" w:cs="Arial"/>
            <w:color w:val="0000CC"/>
          </w:rPr>
          <w:t xml:space="preserve">on UNIX Systems" </w:t>
        </w:r>
      </w:hyperlink>
      <w:hyperlink w:anchor="_bookmark1719" w:history="1">
        <w:r w:rsidRPr="001058B5">
          <w:rPr>
            <w:rFonts w:ascii="Arial" w:hAnsi="Arial" w:cs="Arial"/>
          </w:rPr>
          <w:t xml:space="preserve">on page 9-18 </w:t>
        </w:r>
      </w:hyperlink>
      <w:r w:rsidRPr="001058B5">
        <w:rPr>
          <w:rFonts w:ascii="Arial" w:hAnsi="Arial" w:cs="Arial"/>
        </w:rPr>
        <w:t>for more information about the syslog audit trail. See also your operating system-specific Oracle Database documentation for more information about the operating system and syslog audit trail.</w:t>
      </w:r>
    </w:p>
    <w:p w14:paraId="095C879E" w14:textId="5496ED47" w:rsidR="008C539B" w:rsidRPr="001058B5" w:rsidRDefault="008D1AB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91D6004">
          <v:group id="_x0000_s1183" style="width:312pt;height:2.5pt;mso-position-horizontal-relative:char;mso-position-vertical-relative:line" coordsize="6240,50">
            <v:line id="_x0000_s1185" style="position:absolute" from="0,2" to="6240,2" strokeweight=".24pt"/>
            <v:line id="_x0000_s1184" style="position:absolute" from="0,47" to="6240,47" strokeweight=".24pt"/>
            <w10:anchorlock/>
          </v:group>
        </w:pict>
      </w:r>
    </w:p>
    <w:p w14:paraId="3DCB7132" w14:textId="77777777" w:rsidR="008C539B" w:rsidRPr="001058B5" w:rsidRDefault="008C539B">
      <w:pPr>
        <w:pStyle w:val="BodyText"/>
        <w:spacing w:before="5"/>
        <w:rPr>
          <w:rFonts w:ascii="Arial" w:hAnsi="Arial" w:cs="Arial"/>
          <w:sz w:val="9"/>
        </w:rPr>
      </w:pPr>
    </w:p>
    <w:p w14:paraId="40C26FDC" w14:textId="77777777" w:rsidR="008C539B" w:rsidRPr="001058B5" w:rsidRDefault="00C12992">
      <w:pPr>
        <w:pStyle w:val="Heading4"/>
        <w:spacing w:before="107"/>
        <w:ind w:left="100"/>
      </w:pPr>
      <w:bookmarkStart w:id="1384" w:name="Auditing_in_a_Distributed_Database"/>
      <w:bookmarkStart w:id="1385" w:name="_bookmark1627"/>
      <w:bookmarkEnd w:id="1384"/>
      <w:bookmarkEnd w:id="1385"/>
      <w:r w:rsidRPr="001058B5">
        <w:t>Auditing ina Distributed Database</w:t>
      </w:r>
    </w:p>
    <w:p w14:paraId="7E4A1A44" w14:textId="77777777" w:rsidR="008C539B" w:rsidRPr="001058B5" w:rsidRDefault="00C12992">
      <w:pPr>
        <w:pStyle w:val="BodyText"/>
        <w:spacing w:before="79" w:line="232" w:lineRule="auto"/>
        <w:ind w:left="1660" w:right="787"/>
        <w:jc w:val="both"/>
        <w:rPr>
          <w:rFonts w:ascii="Arial" w:hAnsi="Arial" w:cs="Arial"/>
        </w:rPr>
      </w:pPr>
      <w:r w:rsidRPr="001058B5">
        <w:rPr>
          <w:rFonts w:ascii="Arial" w:hAnsi="Arial" w:cs="Arial"/>
        </w:rPr>
        <w:t>Auditing</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site</w:t>
      </w:r>
      <w:r w:rsidRPr="001058B5">
        <w:rPr>
          <w:rFonts w:ascii="Arial" w:hAnsi="Arial" w:cs="Arial"/>
          <w:spacing w:val="-5"/>
        </w:rPr>
        <w:t xml:space="preserve"> </w:t>
      </w:r>
      <w:r w:rsidRPr="001058B5">
        <w:rPr>
          <w:rFonts w:ascii="Arial" w:hAnsi="Arial" w:cs="Arial"/>
        </w:rPr>
        <w:t>autonomous.</w:t>
      </w:r>
      <w:r w:rsidRPr="001058B5">
        <w:rPr>
          <w:rFonts w:ascii="Arial" w:hAnsi="Arial" w:cs="Arial"/>
          <w:spacing w:val="-6"/>
        </w:rPr>
        <w:t xml:space="preserve"> </w:t>
      </w:r>
      <w:bookmarkStart w:id="1386" w:name="_bookmark1628"/>
      <w:bookmarkEnd w:id="1386"/>
      <w:r w:rsidRPr="001058B5">
        <w:rPr>
          <w:rFonts w:ascii="Arial" w:hAnsi="Arial" w:cs="Arial"/>
        </w:rPr>
        <w:t>An</w:t>
      </w:r>
      <w:r w:rsidRPr="001058B5">
        <w:rPr>
          <w:rFonts w:ascii="Arial" w:hAnsi="Arial" w:cs="Arial"/>
          <w:spacing w:val="-6"/>
        </w:rPr>
        <w:t xml:space="preserve"> </w:t>
      </w:r>
      <w:r w:rsidRPr="001058B5">
        <w:rPr>
          <w:rFonts w:ascii="Arial" w:hAnsi="Arial" w:cs="Arial"/>
        </w:rPr>
        <w:t>instance</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issued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directly connected</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local</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node</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take</w:t>
      </w:r>
      <w:r w:rsidRPr="001058B5">
        <w:rPr>
          <w:rFonts w:ascii="Arial" w:hAnsi="Arial" w:cs="Arial"/>
          <w:spacing w:val="-4"/>
        </w:rPr>
        <w:t xml:space="preserve"> </w:t>
      </w:r>
      <w:r w:rsidRPr="001058B5">
        <w:rPr>
          <w:rFonts w:ascii="Arial" w:hAnsi="Arial" w:cs="Arial"/>
        </w:rPr>
        <w:t>place</w:t>
      </w:r>
      <w:r w:rsidRPr="001058B5">
        <w:rPr>
          <w:rFonts w:ascii="Arial" w:hAnsi="Arial" w:cs="Arial"/>
          <w:spacing w:val="-4"/>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a remote</w:t>
      </w:r>
      <w:r w:rsidRPr="001058B5">
        <w:rPr>
          <w:rFonts w:ascii="Arial" w:hAnsi="Arial" w:cs="Arial"/>
          <w:spacing w:val="-1"/>
        </w:rPr>
        <w:t xml:space="preserve"> </w:t>
      </w:r>
      <w:r w:rsidRPr="001058B5">
        <w:rPr>
          <w:rFonts w:ascii="Arial" w:hAnsi="Arial" w:cs="Arial"/>
        </w:rPr>
        <w:t>database.</w:t>
      </w:r>
    </w:p>
    <w:p w14:paraId="7BDEB09D" w14:textId="77777777" w:rsidR="008C539B" w:rsidRPr="001058B5" w:rsidRDefault="008C539B">
      <w:pPr>
        <w:pStyle w:val="BodyText"/>
        <w:spacing w:before="7"/>
        <w:rPr>
          <w:rFonts w:ascii="Arial" w:hAnsi="Arial" w:cs="Arial"/>
          <w:sz w:val="25"/>
        </w:rPr>
      </w:pPr>
    </w:p>
    <w:p w14:paraId="292A7870" w14:textId="77777777" w:rsidR="008C539B" w:rsidRPr="001058B5" w:rsidRDefault="00C12992">
      <w:pPr>
        <w:pStyle w:val="Heading4"/>
        <w:ind w:left="100"/>
      </w:pPr>
      <w:bookmarkStart w:id="1387" w:name="Best_Practices_for_Auditing"/>
      <w:bookmarkStart w:id="1388" w:name="_bookmark1629"/>
      <w:bookmarkEnd w:id="1387"/>
      <w:bookmarkEnd w:id="1388"/>
      <w:r w:rsidRPr="001058B5">
        <w:t>Best Practices for A</w:t>
      </w:r>
      <w:bookmarkStart w:id="1389" w:name="_bookmark1630"/>
      <w:bookmarkEnd w:id="1389"/>
      <w:r w:rsidRPr="001058B5">
        <w:t>uditing</w:t>
      </w:r>
    </w:p>
    <w:p w14:paraId="5D5B2ED6" w14:textId="77777777" w:rsidR="008C539B" w:rsidRPr="001058B5" w:rsidRDefault="00C12992">
      <w:pPr>
        <w:pStyle w:val="BodyText"/>
        <w:spacing w:before="74"/>
        <w:ind w:left="1660"/>
        <w:rPr>
          <w:rFonts w:ascii="Arial" w:hAnsi="Arial" w:cs="Arial"/>
        </w:rPr>
      </w:pPr>
      <w:r w:rsidRPr="001058B5">
        <w:rPr>
          <w:rFonts w:ascii="Arial" w:hAnsi="Arial" w:cs="Arial"/>
        </w:rPr>
        <w:t>Follow these best practices guidelines:</w:t>
      </w:r>
    </w:p>
    <w:p w14:paraId="0E20B2E5" w14:textId="77777777" w:rsidR="008C539B" w:rsidRPr="001058B5" w:rsidRDefault="00C12992" w:rsidP="006F7931">
      <w:pPr>
        <w:pStyle w:val="ListParagraph"/>
        <w:numPr>
          <w:ilvl w:val="1"/>
          <w:numId w:val="137"/>
        </w:numPr>
        <w:tabs>
          <w:tab w:val="left" w:pos="2020"/>
        </w:tabs>
        <w:spacing w:before="117" w:line="232" w:lineRule="auto"/>
        <w:ind w:right="789" w:hanging="359"/>
        <w:rPr>
          <w:rFonts w:ascii="Arial" w:hAnsi="Arial" w:cs="Arial"/>
          <w:sz w:val="20"/>
        </w:rPr>
      </w:pPr>
      <w:r w:rsidRPr="001058B5">
        <w:rPr>
          <w:rFonts w:ascii="Arial" w:hAnsi="Arial" w:cs="Arial"/>
          <w:sz w:val="20"/>
        </w:rPr>
        <w:t>As a general rule, design your auditing strategy to collect the amount of information that you need to meet compliance requirements, but being sure to focus on activities that cause the greatest security concerns. For example, auditing every</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practical,</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columns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 xml:space="preserve">contain sensitive data, such as salaries, is. </w:t>
      </w:r>
      <w:r w:rsidRPr="001058B5">
        <w:rPr>
          <w:rFonts w:ascii="Arial" w:hAnsi="Arial" w:cs="Arial"/>
          <w:spacing w:val="-3"/>
          <w:sz w:val="20"/>
        </w:rPr>
        <w:t xml:space="preserve">With </w:t>
      </w:r>
      <w:r w:rsidRPr="001058B5">
        <w:rPr>
          <w:rFonts w:ascii="Arial" w:hAnsi="Arial" w:cs="Arial"/>
          <w:sz w:val="20"/>
        </w:rPr>
        <w:t>both standard and fine-grained</w:t>
      </w:r>
      <w:r w:rsidRPr="001058B5">
        <w:rPr>
          <w:rFonts w:ascii="Arial" w:hAnsi="Arial" w:cs="Arial"/>
          <w:spacing w:val="-34"/>
          <w:sz w:val="20"/>
        </w:rPr>
        <w:t xml:space="preserve"> </w:t>
      </w:r>
      <w:r w:rsidRPr="001058B5">
        <w:rPr>
          <w:rFonts w:ascii="Arial" w:hAnsi="Arial" w:cs="Arial"/>
          <w:sz w:val="20"/>
        </w:rPr>
        <w:t>auditing,</w:t>
      </w:r>
    </w:p>
    <w:p w14:paraId="177BA4EE"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7D72F89A" w14:textId="77777777" w:rsidR="008C539B" w:rsidRPr="001058B5" w:rsidRDefault="008C539B">
      <w:pPr>
        <w:pStyle w:val="BodyText"/>
        <w:spacing w:before="5"/>
        <w:rPr>
          <w:rFonts w:ascii="Arial" w:hAnsi="Arial" w:cs="Arial"/>
          <w:sz w:val="25"/>
        </w:rPr>
      </w:pPr>
    </w:p>
    <w:p w14:paraId="3EB82A5A"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there are mechanisms you can use to design audit policies that focus on specific activities to audit.</w:t>
      </w:r>
    </w:p>
    <w:p w14:paraId="3A3D82A8" w14:textId="77777777" w:rsidR="008C539B" w:rsidRPr="001058B5" w:rsidRDefault="00C12992" w:rsidP="006F7931">
      <w:pPr>
        <w:pStyle w:val="ListParagraph"/>
        <w:numPr>
          <w:ilvl w:val="2"/>
          <w:numId w:val="137"/>
        </w:numPr>
        <w:tabs>
          <w:tab w:val="left" w:pos="2620"/>
        </w:tabs>
        <w:spacing w:before="118" w:line="232" w:lineRule="auto"/>
        <w:ind w:right="794"/>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data.</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3"/>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3"/>
            <w:sz w:val="20"/>
          </w:rPr>
          <w:t xml:space="preserve"> </w:t>
        </w:r>
        <w:r w:rsidRPr="001058B5">
          <w:rPr>
            <w:rFonts w:ascii="Arial" w:hAnsi="Arial" w:cs="Arial"/>
            <w:color w:val="0000CC"/>
            <w:sz w:val="20"/>
          </w:rPr>
          <w:t>Audit</w:t>
        </w:r>
        <w:r w:rsidRPr="001058B5">
          <w:rPr>
            <w:rFonts w:ascii="Arial" w:hAnsi="Arial" w:cs="Arial"/>
            <w:color w:val="0000CC"/>
            <w:spacing w:val="-4"/>
            <w:sz w:val="20"/>
          </w:rPr>
          <w:t xml:space="preserve"> Trail</w:t>
        </w:r>
      </w:hyperlink>
      <w:hyperlink w:anchor="_bookmark2043" w:history="1">
        <w:r w:rsidRPr="001058B5">
          <w:rPr>
            <w:rFonts w:ascii="Arial" w:hAnsi="Arial" w:cs="Arial"/>
            <w:color w:val="0000CC"/>
            <w:spacing w:val="-4"/>
            <w:sz w:val="20"/>
          </w:rPr>
          <w:t xml:space="preserve"> </w:t>
        </w:r>
        <w:r w:rsidRPr="001058B5">
          <w:rPr>
            <w:rFonts w:ascii="Arial" w:hAnsi="Arial" w:cs="Arial"/>
            <w:color w:val="0000CC"/>
            <w:sz w:val="20"/>
          </w:rPr>
          <w:t xml:space="preserve">Records" </w:t>
        </w:r>
        <w:r w:rsidRPr="001058B5">
          <w:rPr>
            <w:rFonts w:ascii="Arial" w:hAnsi="Arial" w:cs="Arial"/>
            <w:sz w:val="20"/>
          </w:rPr>
          <w:t xml:space="preserve">on page 9-65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64CA3734"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3CB4AD5E" w14:textId="77777777" w:rsidR="008C539B" w:rsidRPr="001058B5" w:rsidRDefault="008C539B">
      <w:pPr>
        <w:pStyle w:val="BodyText"/>
        <w:rPr>
          <w:rFonts w:ascii="Arial" w:hAnsi="Arial" w:cs="Arial"/>
          <w:sz w:val="23"/>
        </w:rPr>
      </w:pPr>
    </w:p>
    <w:p w14:paraId="7A6BC311" w14:textId="77777777" w:rsidR="008C539B" w:rsidRPr="001058B5" w:rsidRDefault="00C12992">
      <w:pPr>
        <w:pStyle w:val="Heading3"/>
      </w:pPr>
      <w:bookmarkStart w:id="1390" w:name="Selecting_an_Auditing_Type"/>
      <w:bookmarkStart w:id="1391" w:name="_bookmark1631"/>
      <w:bookmarkEnd w:id="1390"/>
      <w:bookmarkEnd w:id="1391"/>
      <w:r w:rsidRPr="001058B5">
        <w:t>Selecting an Auditing Type</w:t>
      </w:r>
    </w:p>
    <w:p w14:paraId="13274DCD" w14:textId="77777777" w:rsidR="008C539B" w:rsidRPr="001058B5" w:rsidRDefault="00C12992">
      <w:pPr>
        <w:pStyle w:val="BodyText"/>
        <w:spacing w:before="86" w:line="232" w:lineRule="auto"/>
        <w:ind w:left="2260" w:right="407"/>
        <w:jc w:val="both"/>
        <w:rPr>
          <w:rFonts w:ascii="Arial" w:hAnsi="Arial" w:cs="Arial"/>
        </w:rPr>
      </w:pPr>
      <w:r w:rsidRPr="001058B5">
        <w:rPr>
          <w:rFonts w:ascii="Arial" w:hAnsi="Arial" w:cs="Arial"/>
        </w:rPr>
        <w:t>You must perform a specific set of steps depending on the type of auditing that you want to perform: general activities (such as SQL statement actions), commonly used</w:t>
      </w:r>
      <w:bookmarkStart w:id="1392" w:name="_bookmark1633"/>
      <w:bookmarkEnd w:id="1392"/>
      <w:r w:rsidRPr="001058B5">
        <w:rPr>
          <w:rFonts w:ascii="Arial" w:hAnsi="Arial" w:cs="Arial"/>
        </w:rPr>
        <w:t xml:space="preserve"> au</w:t>
      </w:r>
      <w:bookmarkStart w:id="1393" w:name="_bookmark1632"/>
      <w:bookmarkEnd w:id="1393"/>
      <w:r w:rsidRPr="001058B5">
        <w:rPr>
          <w:rFonts w:ascii="Arial" w:hAnsi="Arial" w:cs="Arial"/>
        </w:rPr>
        <w:t xml:space="preserve">diting </w:t>
      </w:r>
      <w:bookmarkStart w:id="1394" w:name="_bookmark1634"/>
      <w:bookmarkEnd w:id="1394"/>
      <w:r w:rsidRPr="001058B5">
        <w:rPr>
          <w:rFonts w:ascii="Arial" w:hAnsi="Arial" w:cs="Arial"/>
        </w:rPr>
        <w:t>activities, or fine-grained auditing.</w:t>
      </w:r>
    </w:p>
    <w:p w14:paraId="65E0773B"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In addition to these types of auditing, remember that Oracle Database mandatorily audits some activities. See Activities That Are Mandatorily Audited for more information.</w:t>
      </w:r>
    </w:p>
    <w:p w14:paraId="6F4AF064" w14:textId="77777777" w:rsidR="008C539B" w:rsidRPr="001058B5" w:rsidRDefault="008C539B">
      <w:pPr>
        <w:pStyle w:val="BodyText"/>
        <w:spacing w:before="5"/>
        <w:rPr>
          <w:rFonts w:ascii="Arial" w:hAnsi="Arial" w:cs="Arial"/>
          <w:sz w:val="25"/>
        </w:rPr>
      </w:pPr>
    </w:p>
    <w:p w14:paraId="28F523FE" w14:textId="77777777" w:rsidR="008C539B" w:rsidRPr="001058B5" w:rsidRDefault="00C12992">
      <w:pPr>
        <w:pStyle w:val="Heading4"/>
      </w:pPr>
      <w:bookmarkStart w:id="1395" w:name="Auditing_SQL_Statements,_Privileges,_and"/>
      <w:bookmarkStart w:id="1396" w:name="_bookmark1635"/>
      <w:bookmarkEnd w:id="1395"/>
      <w:bookmarkEnd w:id="1396"/>
      <w:r w:rsidRPr="001058B5">
        <w:t>Auditing SQL Statements, Privileges, and Other General Activities</w:t>
      </w:r>
    </w:p>
    <w:p w14:paraId="5F727DE5" w14:textId="77777777" w:rsidR="008C539B" w:rsidRPr="001058B5" w:rsidRDefault="00C12992">
      <w:pPr>
        <w:pStyle w:val="BodyText"/>
        <w:spacing w:before="81" w:line="232" w:lineRule="auto"/>
        <w:ind w:left="2259" w:right="700"/>
        <w:rPr>
          <w:rFonts w:ascii="Arial" w:hAnsi="Arial" w:cs="Arial"/>
        </w:rPr>
      </w:pPr>
      <w:r w:rsidRPr="001058B5">
        <w:rPr>
          <w:rFonts w:ascii="Arial" w:hAnsi="Arial" w:cs="Arial"/>
        </w:rPr>
        <w:t>Oracle Database provides a set of default audit settings that you can enable for commonly used security-relevant SQL statements and privileges.</w:t>
      </w:r>
    </w:p>
    <w:p w14:paraId="4654A3FD"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b/>
        </w:rPr>
        <w:t xml:space="preserve">Location of audit records: </w:t>
      </w:r>
      <w:r w:rsidRPr="001058B5">
        <w:rPr>
          <w:rFonts w:ascii="Arial" w:hAnsi="Arial" w:cs="Arial"/>
        </w:rPr>
        <w:t>Oracle Database writes these audit records to the location based</w:t>
      </w:r>
      <w:r w:rsidRPr="001058B5">
        <w:rPr>
          <w:rFonts w:ascii="Arial" w:hAnsi="Arial" w:cs="Arial"/>
          <w:spacing w:val="-21"/>
        </w:rPr>
        <w:t xml:space="preserve"> </w:t>
      </w:r>
      <w:r w:rsidRPr="001058B5">
        <w:rPr>
          <w:rFonts w:ascii="Arial" w:hAnsi="Arial" w:cs="Arial"/>
        </w:rPr>
        <w:t>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5"/>
        </w:rPr>
        <w:t xml:space="preserve"> </w:t>
      </w:r>
      <w:r w:rsidRPr="001058B5">
        <w:rPr>
          <w:rFonts w:ascii="Arial" w:hAnsi="Arial" w:cs="Arial"/>
        </w:rPr>
        <w:t>initialization</w:t>
      </w:r>
      <w:r w:rsidRPr="001058B5">
        <w:rPr>
          <w:rFonts w:ascii="Arial" w:hAnsi="Arial" w:cs="Arial"/>
          <w:spacing w:val="-21"/>
        </w:rPr>
        <w:t xml:space="preserve"> </w:t>
      </w:r>
      <w:r w:rsidRPr="001058B5">
        <w:rPr>
          <w:rFonts w:ascii="Arial" w:hAnsi="Arial" w:cs="Arial"/>
        </w:rPr>
        <w:t>parameter.</w:t>
      </w:r>
      <w:r w:rsidRPr="001058B5">
        <w:rPr>
          <w:rFonts w:ascii="Arial" w:hAnsi="Arial" w:cs="Arial"/>
          <w:spacing w:val="-21"/>
        </w:rPr>
        <w:t xml:space="preserve"> </w:t>
      </w:r>
      <w:r w:rsidRPr="001058B5">
        <w:rPr>
          <w:rFonts w:ascii="Arial" w:hAnsi="Arial" w:cs="Arial"/>
        </w:rPr>
        <w:t>See</w:t>
      </w:r>
      <w:r w:rsidRPr="001058B5">
        <w:rPr>
          <w:rFonts w:ascii="Arial" w:hAnsi="Arial" w:cs="Arial"/>
          <w:spacing w:val="-21"/>
        </w:rPr>
        <w:t xml:space="preserve"> </w:t>
      </w:r>
      <w:r w:rsidRPr="001058B5">
        <w:rPr>
          <w:rFonts w:ascii="Arial" w:hAnsi="Arial" w:cs="Arial"/>
        </w:rPr>
        <w:t>also</w:t>
      </w:r>
      <w:r w:rsidRPr="001058B5">
        <w:rPr>
          <w:rFonts w:ascii="Arial" w:hAnsi="Arial" w:cs="Arial"/>
          <w:spacing w:val="-21"/>
        </w:rPr>
        <w:t xml:space="preserve"> </w:t>
      </w:r>
      <w:hyperlink w:anchor="_bookmark1996" w:history="1">
        <w:r w:rsidRPr="001058B5">
          <w:rPr>
            <w:rFonts w:ascii="Arial" w:hAnsi="Arial" w:cs="Arial"/>
            <w:color w:val="0000CC"/>
          </w:rPr>
          <w:t>"About</w:t>
        </w:r>
        <w:r w:rsidRPr="001058B5">
          <w:rPr>
            <w:rFonts w:ascii="Arial" w:hAnsi="Arial" w:cs="Arial"/>
            <w:color w:val="0000CC"/>
            <w:spacing w:val="-21"/>
          </w:rPr>
          <w:t xml:space="preserve"> </w:t>
        </w:r>
        <w:r w:rsidRPr="001058B5">
          <w:rPr>
            <w:rFonts w:ascii="Arial" w:hAnsi="Arial" w:cs="Arial"/>
            <w:color w:val="0000CC"/>
          </w:rPr>
          <w:t>Audit</w:t>
        </w:r>
        <w:r w:rsidRPr="001058B5">
          <w:rPr>
            <w:rFonts w:ascii="Arial" w:hAnsi="Arial" w:cs="Arial"/>
            <w:color w:val="0000CC"/>
            <w:spacing w:val="-21"/>
          </w:rPr>
          <w:t xml:space="preserve"> </w:t>
        </w:r>
        <w:r w:rsidRPr="001058B5">
          <w:rPr>
            <w:rFonts w:ascii="Arial" w:hAnsi="Arial" w:cs="Arial"/>
            <w:color w:val="0000CC"/>
          </w:rPr>
          <w:t>Records"</w:t>
        </w:r>
        <w:r w:rsidRPr="001058B5">
          <w:rPr>
            <w:rFonts w:ascii="Arial" w:hAnsi="Arial" w:cs="Arial"/>
            <w:color w:val="0000CC"/>
            <w:spacing w:val="-21"/>
          </w:rPr>
          <w:t xml:space="preserve"> </w:t>
        </w:r>
        <w:r w:rsidRPr="001058B5">
          <w:rPr>
            <w:rFonts w:ascii="Arial" w:hAnsi="Arial" w:cs="Arial"/>
          </w:rPr>
          <w:t>on</w:t>
        </w:r>
      </w:hyperlink>
      <w:r w:rsidRPr="001058B5">
        <w:rPr>
          <w:rFonts w:ascii="Arial" w:hAnsi="Arial" w:cs="Arial"/>
        </w:rPr>
        <w:t xml:space="preserve"> </w:t>
      </w:r>
      <w:hyperlink w:anchor="_bookmark199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9-57</w:t>
        </w:r>
      </w:hyperlink>
      <w:r w:rsidRPr="001058B5">
        <w:rPr>
          <w:rFonts w:ascii="Arial" w:hAnsi="Arial" w:cs="Arial"/>
        </w:rPr>
        <w:t>.</w:t>
      </w:r>
    </w:p>
    <w:p w14:paraId="38240D08" w14:textId="77777777" w:rsidR="008C539B" w:rsidRPr="001058B5" w:rsidRDefault="00C12992">
      <w:pPr>
        <w:pStyle w:val="BodyText"/>
        <w:spacing w:before="113"/>
        <w:ind w:left="2260"/>
        <w:rPr>
          <w:rFonts w:ascii="Arial" w:hAnsi="Arial" w:cs="Arial"/>
        </w:rPr>
      </w:pPr>
      <w:r w:rsidRPr="001058B5">
        <w:rPr>
          <w:rFonts w:ascii="Arial" w:hAnsi="Arial" w:cs="Arial"/>
        </w:rPr>
        <w:t>General steps:</w:t>
      </w:r>
    </w:p>
    <w:p w14:paraId="5A14C9DD" w14:textId="77777777" w:rsidR="008C539B" w:rsidRPr="001058B5" w:rsidRDefault="00C12992">
      <w:pPr>
        <w:pStyle w:val="ListParagraph"/>
        <w:numPr>
          <w:ilvl w:val="0"/>
          <w:numId w:val="58"/>
        </w:numPr>
        <w:tabs>
          <w:tab w:val="left" w:pos="2620"/>
        </w:tabs>
        <w:spacing w:before="118" w:line="232" w:lineRule="auto"/>
        <w:ind w:right="627"/>
        <w:rPr>
          <w:rFonts w:ascii="Arial" w:hAnsi="Arial" w:cs="Arial"/>
          <w:sz w:val="20"/>
        </w:rPr>
      </w:pPr>
      <w:r w:rsidRPr="001058B5">
        <w:rPr>
          <w:rFonts w:ascii="Arial" w:hAnsi="Arial" w:cs="Arial"/>
          <w:sz w:val="20"/>
        </w:rPr>
        <w:t xml:space="preserve">Follow the instructions in </w:t>
      </w:r>
      <w:hyperlink w:anchor="_bookmark1880" w:history="1">
        <w:r w:rsidRPr="001058B5">
          <w:rPr>
            <w:rFonts w:ascii="Arial" w:hAnsi="Arial" w:cs="Arial"/>
            <w:color w:val="0000CC"/>
            <w:sz w:val="20"/>
          </w:rPr>
          <w:t>"Using Default Auditing for Security-Relevant</w:t>
        </w:r>
        <w:r w:rsidRPr="001058B5">
          <w:rPr>
            <w:rFonts w:ascii="Arial" w:hAnsi="Arial" w:cs="Arial"/>
            <w:color w:val="0000CC"/>
            <w:spacing w:val="-27"/>
            <w:sz w:val="20"/>
          </w:rPr>
          <w:t xml:space="preserve"> </w:t>
        </w:r>
        <w:r w:rsidRPr="001058B5">
          <w:rPr>
            <w:rFonts w:ascii="Arial" w:hAnsi="Arial" w:cs="Arial"/>
            <w:color w:val="0000CC"/>
            <w:sz w:val="20"/>
          </w:rPr>
          <w:t>SQL</w:t>
        </w:r>
      </w:hyperlink>
      <w:hyperlink w:anchor="_bookmark1880" w:history="1">
        <w:r w:rsidRPr="001058B5">
          <w:rPr>
            <w:rFonts w:ascii="Arial" w:hAnsi="Arial" w:cs="Arial"/>
            <w:color w:val="0000CC"/>
            <w:sz w:val="20"/>
          </w:rPr>
          <w:t xml:space="preserve"> Statements and Privileges" </w:t>
        </w:r>
      </w:hyperlink>
      <w:hyperlink w:anchor="_bookmark1880" w:history="1">
        <w:r w:rsidRPr="001058B5">
          <w:rPr>
            <w:rFonts w:ascii="Arial" w:hAnsi="Arial" w:cs="Arial"/>
            <w:sz w:val="20"/>
          </w:rPr>
          <w:t xml:space="preserve">on page 9-35 </w:t>
        </w:r>
      </w:hyperlink>
      <w:r w:rsidRPr="001058B5">
        <w:rPr>
          <w:rFonts w:ascii="Arial" w:hAnsi="Arial" w:cs="Arial"/>
          <w:sz w:val="20"/>
        </w:rPr>
        <w:t>to enable default</w:t>
      </w:r>
      <w:r w:rsidRPr="001058B5">
        <w:rPr>
          <w:rFonts w:ascii="Arial" w:hAnsi="Arial" w:cs="Arial"/>
          <w:spacing w:val="-13"/>
          <w:sz w:val="20"/>
        </w:rPr>
        <w:t xml:space="preserve"> </w:t>
      </w:r>
      <w:r w:rsidRPr="001058B5">
        <w:rPr>
          <w:rFonts w:ascii="Arial" w:hAnsi="Arial" w:cs="Arial"/>
          <w:sz w:val="20"/>
        </w:rPr>
        <w:t>auditing.</w:t>
      </w:r>
    </w:p>
    <w:p w14:paraId="6A911AF2" w14:textId="77777777" w:rsidR="008C539B" w:rsidRPr="001058B5" w:rsidRDefault="00C12992">
      <w:pPr>
        <w:pStyle w:val="BodyText"/>
        <w:spacing w:before="117" w:line="232" w:lineRule="auto"/>
        <w:ind w:left="2620" w:right="543"/>
        <w:rPr>
          <w:rFonts w:ascii="Arial" w:hAnsi="Arial" w:cs="Arial"/>
        </w:rPr>
      </w:pPr>
      <w:r w:rsidRPr="001058B5">
        <w:rPr>
          <w:rFonts w:ascii="Arial" w:hAnsi="Arial" w:cs="Arial"/>
        </w:rPr>
        <w:t xml:space="preserve">To understand more about the database audit trail, see </w:t>
      </w:r>
      <w:hyperlink w:anchor="_bookmark1995" w:history="1">
        <w:r w:rsidRPr="001058B5">
          <w:rPr>
            <w:rFonts w:ascii="Arial" w:hAnsi="Arial" w:cs="Arial"/>
            <w:color w:val="0000CC"/>
          </w:rPr>
          <w:t>"Managing Audit Trail</w:t>
        </w:r>
      </w:hyperlink>
      <w:r w:rsidRPr="001058B5">
        <w:rPr>
          <w:rFonts w:ascii="Arial" w:hAnsi="Arial" w:cs="Arial"/>
          <w:color w:val="0000CC"/>
        </w:rPr>
        <w:t xml:space="preserve"> </w:t>
      </w:r>
      <w:hyperlink w:anchor="_bookmark1995" w:history="1">
        <w:r w:rsidRPr="001058B5">
          <w:rPr>
            <w:rFonts w:ascii="Arial" w:hAnsi="Arial" w:cs="Arial"/>
            <w:color w:val="0000CC"/>
          </w:rPr>
          <w:t xml:space="preserve">Records" </w:t>
        </w:r>
      </w:hyperlink>
      <w:hyperlink w:anchor="_bookmark1995" w:history="1">
        <w:r w:rsidRPr="001058B5">
          <w:rPr>
            <w:rFonts w:ascii="Arial" w:hAnsi="Arial" w:cs="Arial"/>
          </w:rPr>
          <w:t>on page 9-57</w:t>
        </w:r>
      </w:hyperlink>
      <w:r w:rsidRPr="001058B5">
        <w:rPr>
          <w:rFonts w:ascii="Arial" w:hAnsi="Arial" w:cs="Arial"/>
        </w:rPr>
        <w:t>.</w:t>
      </w:r>
    </w:p>
    <w:p w14:paraId="5BC392D3" w14:textId="77777777" w:rsidR="008C539B" w:rsidRPr="001058B5" w:rsidRDefault="00C12992">
      <w:pPr>
        <w:pStyle w:val="ListParagraph"/>
        <w:numPr>
          <w:ilvl w:val="0"/>
          <w:numId w:val="58"/>
        </w:numPr>
        <w:tabs>
          <w:tab w:val="left" w:pos="2620"/>
        </w:tabs>
        <w:spacing w:before="118" w:line="232" w:lineRule="auto"/>
        <w:ind w:right="884"/>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query the database audit trail data dictionary views. See </w:t>
      </w:r>
      <w:hyperlink w:anchor="_bookmark2095" w:history="1">
        <w:r w:rsidRPr="001058B5">
          <w:rPr>
            <w:rFonts w:ascii="Arial" w:hAnsi="Arial" w:cs="Arial"/>
            <w:color w:val="0000CC"/>
            <w:sz w:val="20"/>
          </w:rPr>
          <w:t xml:space="preserve">"Finding Information About Audited Activities" </w:t>
        </w:r>
      </w:hyperlink>
      <w:hyperlink w:anchor="_bookmark2095" w:history="1">
        <w:r w:rsidRPr="001058B5">
          <w:rPr>
            <w:rFonts w:ascii="Arial" w:hAnsi="Arial" w:cs="Arial"/>
            <w:sz w:val="20"/>
          </w:rPr>
          <w:t>on</w:t>
        </w:r>
      </w:hyperlink>
      <w:hyperlink w:anchor="_bookmark20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9-80</w:t>
        </w:r>
      </w:hyperlink>
      <w:r w:rsidRPr="001058B5">
        <w:rPr>
          <w:rFonts w:ascii="Arial" w:hAnsi="Arial" w:cs="Arial"/>
          <w:sz w:val="20"/>
        </w:rPr>
        <w:t>.</w:t>
      </w:r>
    </w:p>
    <w:p w14:paraId="78E48B7B" w14:textId="77777777" w:rsidR="008C539B" w:rsidRPr="001058B5" w:rsidRDefault="00C12992">
      <w:pPr>
        <w:pStyle w:val="ListParagraph"/>
        <w:numPr>
          <w:ilvl w:val="0"/>
          <w:numId w:val="58"/>
        </w:numPr>
        <w:tabs>
          <w:tab w:val="left" w:pos="2620"/>
        </w:tabs>
        <w:spacing w:before="117" w:line="232" w:lineRule="auto"/>
        <w:ind w:right="584"/>
        <w:rPr>
          <w:rFonts w:ascii="Arial" w:hAnsi="Arial" w:cs="Arial"/>
          <w:sz w:val="20"/>
        </w:rPr>
      </w:pPr>
      <w:r w:rsidRPr="001058B5">
        <w:rPr>
          <w:rFonts w:ascii="Arial" w:hAnsi="Arial" w:cs="Arial"/>
          <w:sz w:val="20"/>
        </w:rPr>
        <w:t xml:space="preserve">Perform maintenance on the database audit trail. See </w:t>
      </w:r>
      <w:hyperlink w:anchor="_bookmark1999" w:history="1">
        <w:r w:rsidRPr="001058B5">
          <w:rPr>
            <w:rFonts w:ascii="Arial" w:hAnsi="Arial" w:cs="Arial"/>
            <w:color w:val="0000CC"/>
            <w:sz w:val="20"/>
          </w:rPr>
          <w:t>"Managing the</w:t>
        </w:r>
        <w:r w:rsidRPr="001058B5">
          <w:rPr>
            <w:rFonts w:ascii="Arial" w:hAnsi="Arial" w:cs="Arial"/>
            <w:color w:val="0000CC"/>
            <w:spacing w:val="-25"/>
            <w:sz w:val="20"/>
          </w:rPr>
          <w:t xml:space="preserve"> </w:t>
        </w:r>
        <w:r w:rsidRPr="001058B5">
          <w:rPr>
            <w:rFonts w:ascii="Arial" w:hAnsi="Arial" w:cs="Arial"/>
            <w:color w:val="0000CC"/>
            <w:sz w:val="20"/>
          </w:rPr>
          <w:t>Database</w:t>
        </w:r>
      </w:hyperlink>
      <w:hyperlink w:anchor="_bookmark1999"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hyperlink>
      <w:hyperlink w:anchor="_bookmark1999"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9-58</w:t>
        </w:r>
      </w:hyperlink>
      <w:r w:rsidRPr="001058B5">
        <w:rPr>
          <w:rFonts w:ascii="Arial" w:hAnsi="Arial" w:cs="Arial"/>
          <w:sz w:val="20"/>
        </w:rPr>
        <w:t>.</w:t>
      </w:r>
    </w:p>
    <w:p w14:paraId="72C7DDEC" w14:textId="77777777" w:rsidR="008C539B" w:rsidRPr="001058B5" w:rsidRDefault="00C12992">
      <w:pPr>
        <w:pStyle w:val="ListParagraph"/>
        <w:numPr>
          <w:ilvl w:val="0"/>
          <w:numId w:val="58"/>
        </w:numPr>
        <w:tabs>
          <w:tab w:val="left" w:pos="2620"/>
        </w:tabs>
        <w:spacing w:before="118" w:line="232" w:lineRule="auto"/>
        <w:ind w:right="3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7899AAD4" w14:textId="77777777" w:rsidR="008C539B" w:rsidRPr="001058B5" w:rsidRDefault="008C539B">
      <w:pPr>
        <w:pStyle w:val="BodyText"/>
        <w:spacing w:before="6"/>
        <w:rPr>
          <w:rFonts w:ascii="Arial" w:hAnsi="Arial" w:cs="Arial"/>
          <w:sz w:val="25"/>
        </w:rPr>
      </w:pPr>
    </w:p>
    <w:p w14:paraId="3A3B9036" w14:textId="77777777" w:rsidR="008C539B" w:rsidRPr="001058B5" w:rsidRDefault="00C12992">
      <w:pPr>
        <w:pStyle w:val="Heading4"/>
      </w:pPr>
      <w:bookmarkStart w:id="1397" w:name="Auditing_Commonly_Used_Security-Relevant"/>
      <w:bookmarkStart w:id="1398" w:name="_bookmark1636"/>
      <w:bookmarkEnd w:id="1397"/>
      <w:bookmarkEnd w:id="1398"/>
      <w:r w:rsidRPr="001058B5">
        <w:t>Auditing Commonly Used Security-Relevant Activities</w:t>
      </w:r>
    </w:p>
    <w:p w14:paraId="1A183193" w14:textId="77777777" w:rsidR="008C539B" w:rsidRPr="001058B5" w:rsidRDefault="00C12992">
      <w:pPr>
        <w:pStyle w:val="BodyText"/>
        <w:spacing w:before="83" w:line="230" w:lineRule="auto"/>
        <w:ind w:left="2260" w:right="102"/>
        <w:rPr>
          <w:rFonts w:ascii="Arial" w:hAnsi="Arial" w:cs="Arial"/>
        </w:rPr>
      </w:pPr>
      <w:r w:rsidRPr="001058B5">
        <w:rPr>
          <w:rFonts w:ascii="Arial" w:hAnsi="Arial" w:cs="Arial"/>
          <w:spacing w:val="-6"/>
        </w:rPr>
        <w:t xml:space="preserve">You </w:t>
      </w:r>
      <w:r w:rsidRPr="001058B5">
        <w:rPr>
          <w:rFonts w:ascii="Arial" w:hAnsi="Arial" w:cs="Arial"/>
        </w:rPr>
        <w:t>can audit at the most granular level, data access, and actions based on content, using</w:t>
      </w:r>
      <w:r w:rsidRPr="001058B5">
        <w:rPr>
          <w:rFonts w:ascii="Arial" w:hAnsi="Arial" w:cs="Arial"/>
          <w:spacing w:val="-12"/>
        </w:rPr>
        <w:t xml:space="preserve"> </w:t>
      </w:r>
      <w:r w:rsidRPr="001058B5">
        <w:rPr>
          <w:rFonts w:ascii="Arial" w:hAnsi="Arial" w:cs="Arial"/>
        </w:rPr>
        <w:t>Boolean</w:t>
      </w:r>
      <w:r w:rsidRPr="001058B5">
        <w:rPr>
          <w:rFonts w:ascii="Arial" w:hAnsi="Arial" w:cs="Arial"/>
          <w:spacing w:val="-13"/>
        </w:rPr>
        <w:t xml:space="preserve"> </w:t>
      </w:r>
      <w:r w:rsidRPr="001058B5">
        <w:rPr>
          <w:rFonts w:ascii="Arial" w:hAnsi="Arial" w:cs="Arial"/>
        </w:rPr>
        <w:t>measures,</w:t>
      </w:r>
      <w:r w:rsidRPr="001058B5">
        <w:rPr>
          <w:rFonts w:ascii="Arial" w:hAnsi="Arial" w:cs="Arial"/>
          <w:spacing w:val="-13"/>
        </w:rPr>
        <w:t xml:space="preserve"> </w:t>
      </w:r>
      <w:r w:rsidRPr="001058B5">
        <w:rPr>
          <w:rFonts w:ascii="Arial" w:hAnsi="Arial" w:cs="Arial"/>
        </w:rPr>
        <w:t>such</w:t>
      </w:r>
      <w:r w:rsidRPr="001058B5">
        <w:rPr>
          <w:rFonts w:ascii="Arial" w:hAnsi="Arial" w:cs="Arial"/>
          <w:spacing w:val="-13"/>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43"/>
        </w:rPr>
        <w:t xml:space="preserve"> </w:t>
      </w:r>
      <w:r w:rsidRPr="001058B5">
        <w:rPr>
          <w:rFonts w:ascii="Arial" w:hAnsi="Arial" w:cs="Arial"/>
        </w:rPr>
        <w:t>&gt;</w:t>
      </w:r>
      <w:r w:rsidRPr="001058B5">
        <w:rPr>
          <w:rFonts w:ascii="Arial" w:hAnsi="Arial" w:cs="Arial"/>
          <w:spacing w:val="-42"/>
        </w:rPr>
        <w:t xml:space="preserve"> </w:t>
      </w:r>
      <w:r w:rsidRPr="001058B5">
        <w:rPr>
          <w:rFonts w:ascii="Arial" w:hAnsi="Arial" w:cs="Arial"/>
        </w:rPr>
        <w:t>7800</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IP</w:t>
      </w:r>
      <w:r w:rsidRPr="001058B5">
        <w:rPr>
          <w:rFonts w:ascii="Arial" w:hAnsi="Arial" w:cs="Arial"/>
          <w:spacing w:val="-12"/>
        </w:rPr>
        <w:t xml:space="preserve"> </w:t>
      </w:r>
      <w:r w:rsidRPr="001058B5">
        <w:rPr>
          <w:rFonts w:ascii="Arial" w:hAnsi="Arial" w:cs="Arial"/>
        </w:rPr>
        <w:t>address</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action occurred.</w:t>
      </w:r>
    </w:p>
    <w:p w14:paraId="2D329298" w14:textId="77777777" w:rsidR="008C539B" w:rsidRPr="001058B5" w:rsidRDefault="00C12992">
      <w:pPr>
        <w:pStyle w:val="BodyText"/>
        <w:spacing w:before="119" w:line="232" w:lineRule="auto"/>
        <w:ind w:left="2260" w:right="201"/>
        <w:jc w:val="both"/>
        <w:rPr>
          <w:rFonts w:ascii="Arial" w:hAnsi="Arial" w:cs="Arial"/>
        </w:rPr>
      </w:pPr>
      <w:r w:rsidRPr="001058B5">
        <w:rPr>
          <w:rFonts w:ascii="Arial" w:hAnsi="Arial" w:cs="Arial"/>
          <w:b/>
        </w:rPr>
        <w:t xml:space="preserve">Location of audit records: </w:t>
      </w:r>
      <w:r w:rsidRPr="001058B5">
        <w:rPr>
          <w:rFonts w:ascii="Arial" w:hAnsi="Arial" w:cs="Arial"/>
          <w:spacing w:val="-7"/>
        </w:rPr>
        <w:t xml:space="preserve">You </w:t>
      </w:r>
      <w:r w:rsidRPr="001058B5">
        <w:rPr>
          <w:rFonts w:ascii="Arial" w:hAnsi="Arial" w:cs="Arial"/>
        </w:rPr>
        <w:t xml:space="preserve">can write the audit records to either the database audit trail or an operating system audit trail in XML format. See also </w:t>
      </w:r>
      <w:hyperlink w:anchor="_bookmark1996" w:history="1">
        <w:r w:rsidRPr="001058B5">
          <w:rPr>
            <w:rFonts w:ascii="Arial" w:hAnsi="Arial" w:cs="Arial"/>
            <w:color w:val="0000CC"/>
          </w:rPr>
          <w:t>"About Audit</w:t>
        </w:r>
        <w:r w:rsidRPr="001058B5">
          <w:rPr>
            <w:rFonts w:ascii="Arial" w:hAnsi="Arial" w:cs="Arial"/>
            <w:color w:val="0000CC"/>
            <w:spacing w:val="-29"/>
          </w:rPr>
          <w:t xml:space="preserve"> </w:t>
        </w:r>
        <w:r w:rsidRPr="001058B5">
          <w:rPr>
            <w:rFonts w:ascii="Arial" w:hAnsi="Arial" w:cs="Arial"/>
            <w:color w:val="0000CC"/>
          </w:rPr>
          <w:t>Records"</w:t>
        </w:r>
      </w:hyperlink>
      <w:r w:rsidRPr="001058B5">
        <w:rPr>
          <w:rFonts w:ascii="Arial" w:hAnsi="Arial" w:cs="Arial"/>
          <w:color w:val="0000CC"/>
        </w:rPr>
        <w:t xml:space="preserve"> </w:t>
      </w:r>
      <w:hyperlink w:anchor="_bookmark1996" w:history="1">
        <w:r w:rsidRPr="001058B5">
          <w:rPr>
            <w:rFonts w:ascii="Arial" w:hAnsi="Arial" w:cs="Arial"/>
          </w:rPr>
          <w:t>on page</w:t>
        </w:r>
        <w:r w:rsidRPr="001058B5">
          <w:rPr>
            <w:rFonts w:ascii="Arial" w:hAnsi="Arial" w:cs="Arial"/>
            <w:spacing w:val="-1"/>
          </w:rPr>
          <w:t xml:space="preserve"> </w:t>
        </w:r>
        <w:r w:rsidRPr="001058B5">
          <w:rPr>
            <w:rFonts w:ascii="Arial" w:hAnsi="Arial" w:cs="Arial"/>
          </w:rPr>
          <w:t>9-57</w:t>
        </w:r>
      </w:hyperlink>
      <w:r w:rsidRPr="001058B5">
        <w:rPr>
          <w:rFonts w:ascii="Arial" w:hAnsi="Arial" w:cs="Arial"/>
        </w:rPr>
        <w:t>.</w:t>
      </w:r>
    </w:p>
    <w:p w14:paraId="082EA1EC" w14:textId="77777777" w:rsidR="008C539B" w:rsidRPr="001058B5" w:rsidRDefault="00C12992">
      <w:pPr>
        <w:pStyle w:val="BodyText"/>
        <w:spacing w:before="111"/>
        <w:ind w:left="2260"/>
        <w:rPr>
          <w:rFonts w:ascii="Arial" w:hAnsi="Arial" w:cs="Arial"/>
        </w:rPr>
      </w:pPr>
      <w:r w:rsidRPr="001058B5">
        <w:rPr>
          <w:rFonts w:ascii="Arial" w:hAnsi="Arial" w:cs="Arial"/>
        </w:rPr>
        <w:t>General steps:</w:t>
      </w:r>
    </w:p>
    <w:p w14:paraId="00067FE7" w14:textId="77777777" w:rsidR="008C539B" w:rsidRPr="001058B5" w:rsidRDefault="00C12992">
      <w:pPr>
        <w:pStyle w:val="ListParagraph"/>
        <w:numPr>
          <w:ilvl w:val="0"/>
          <w:numId w:val="57"/>
        </w:numPr>
        <w:tabs>
          <w:tab w:val="left" w:pos="2620"/>
        </w:tabs>
        <w:spacing w:before="117" w:line="232" w:lineRule="auto"/>
        <w:ind w:right="603"/>
        <w:jc w:val="left"/>
        <w:rPr>
          <w:rFonts w:ascii="Arial" w:hAnsi="Arial" w:cs="Arial"/>
          <w:sz w:val="20"/>
        </w:rPr>
      </w:pPr>
      <w:r w:rsidRPr="001058B5">
        <w:rPr>
          <w:rFonts w:ascii="Arial" w:hAnsi="Arial" w:cs="Arial"/>
          <w:sz w:val="20"/>
        </w:rPr>
        <w:t xml:space="preserve">See </w:t>
      </w:r>
      <w:hyperlink w:anchor="_bookmark1893" w:history="1">
        <w:r w:rsidRPr="001058B5">
          <w:rPr>
            <w:rFonts w:ascii="Arial" w:hAnsi="Arial" w:cs="Arial"/>
            <w:color w:val="0000CC"/>
            <w:sz w:val="20"/>
          </w:rPr>
          <w:t xml:space="preserve">"Auditing Specific Activities with Fine-Grained Auditing" </w:t>
        </w:r>
      </w:hyperlink>
      <w:hyperlink w:anchor="_bookmark1893" w:history="1">
        <w:r w:rsidRPr="001058B5">
          <w:rPr>
            <w:rFonts w:ascii="Arial" w:hAnsi="Arial" w:cs="Arial"/>
            <w:sz w:val="20"/>
          </w:rPr>
          <w:t>on page 9-36</w:t>
        </w:r>
        <w:r w:rsidRPr="001058B5">
          <w:rPr>
            <w:rFonts w:ascii="Arial" w:hAnsi="Arial" w:cs="Arial"/>
            <w:spacing w:val="-26"/>
            <w:sz w:val="20"/>
          </w:rPr>
          <w:t xml:space="preserve"> </w:t>
        </w:r>
      </w:hyperlink>
      <w:r w:rsidRPr="001058B5">
        <w:rPr>
          <w:rFonts w:ascii="Arial" w:hAnsi="Arial" w:cs="Arial"/>
          <w:sz w:val="20"/>
        </w:rPr>
        <w:t>to understand more about auditing specific</w:t>
      </w:r>
      <w:r w:rsidRPr="001058B5">
        <w:rPr>
          <w:rFonts w:ascii="Arial" w:hAnsi="Arial" w:cs="Arial"/>
          <w:spacing w:val="-6"/>
          <w:sz w:val="20"/>
        </w:rPr>
        <w:t xml:space="preserve"> </w:t>
      </w:r>
      <w:r w:rsidRPr="001058B5">
        <w:rPr>
          <w:rFonts w:ascii="Arial" w:hAnsi="Arial" w:cs="Arial"/>
          <w:sz w:val="20"/>
        </w:rPr>
        <w:t>activities.</w:t>
      </w:r>
    </w:p>
    <w:p w14:paraId="146577FE" w14:textId="77777777" w:rsidR="008C539B" w:rsidRPr="001058B5" w:rsidRDefault="008C539B">
      <w:pPr>
        <w:spacing w:line="232" w:lineRule="auto"/>
        <w:rPr>
          <w:rFonts w:ascii="Arial" w:hAnsi="Arial" w:cs="Arial"/>
          <w:sz w:val="20"/>
        </w:rPr>
        <w:sectPr w:rsidR="008C539B" w:rsidRPr="001058B5">
          <w:headerReference w:type="even" r:id="rId194"/>
          <w:headerReference w:type="default" r:id="rId195"/>
          <w:pgSz w:w="12240" w:h="15840"/>
          <w:pgMar w:top="840" w:right="1060" w:bottom="860" w:left="1100" w:header="549" w:footer="663" w:gutter="0"/>
          <w:cols w:space="720"/>
        </w:sectPr>
      </w:pPr>
    </w:p>
    <w:p w14:paraId="13B91229" w14:textId="77777777" w:rsidR="008C539B" w:rsidRPr="001058B5" w:rsidRDefault="008C539B">
      <w:pPr>
        <w:pStyle w:val="BodyText"/>
        <w:spacing w:before="5"/>
        <w:rPr>
          <w:rFonts w:ascii="Arial" w:hAnsi="Arial" w:cs="Arial"/>
          <w:sz w:val="25"/>
        </w:rPr>
      </w:pPr>
    </w:p>
    <w:p w14:paraId="3DFA6995" w14:textId="77777777" w:rsidR="008C539B" w:rsidRPr="001058B5" w:rsidRDefault="00C12992">
      <w:pPr>
        <w:pStyle w:val="ListParagraph"/>
        <w:numPr>
          <w:ilvl w:val="0"/>
          <w:numId w:val="57"/>
        </w:numPr>
        <w:tabs>
          <w:tab w:val="left" w:pos="2020"/>
        </w:tabs>
        <w:spacing w:before="99" w:line="232" w:lineRule="auto"/>
        <w:ind w:left="2020" w:right="789"/>
        <w:jc w:val="left"/>
        <w:rPr>
          <w:rFonts w:ascii="Arial" w:hAnsi="Arial" w:cs="Arial"/>
          <w:sz w:val="20"/>
        </w:rPr>
      </w:pPr>
      <w:r w:rsidRPr="001058B5">
        <w:rPr>
          <w:rFonts w:ascii="Arial" w:hAnsi="Arial" w:cs="Arial"/>
          <w:sz w:val="20"/>
        </w:rPr>
        <w:t>Decide</w:t>
      </w:r>
      <w:r w:rsidRPr="001058B5">
        <w:rPr>
          <w:rFonts w:ascii="Arial" w:hAnsi="Arial" w:cs="Arial"/>
          <w:spacing w:val="-4"/>
          <w:sz w:val="20"/>
        </w:rPr>
        <w:t xml:space="preserve"> </w:t>
      </w:r>
      <w:r w:rsidRPr="001058B5">
        <w:rPr>
          <w:rFonts w:ascii="Arial" w:hAnsi="Arial" w:cs="Arial"/>
          <w:sz w:val="20"/>
        </w:rPr>
        <w:t>whether</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write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 xml:space="preserve">an operating system file. See </w:t>
      </w:r>
      <w:hyperlink w:anchor="_bookmark1999" w:history="1">
        <w:r w:rsidRPr="001058B5">
          <w:rPr>
            <w:rFonts w:ascii="Arial" w:hAnsi="Arial" w:cs="Arial"/>
            <w:color w:val="0000CC"/>
            <w:sz w:val="20"/>
          </w:rPr>
          <w:t xml:space="preserve">"Managing the Database Audit </w:t>
        </w:r>
        <w:r w:rsidRPr="001058B5">
          <w:rPr>
            <w:rFonts w:ascii="Arial" w:hAnsi="Arial" w:cs="Arial"/>
            <w:color w:val="0000CC"/>
            <w:spacing w:val="-3"/>
            <w:sz w:val="20"/>
          </w:rPr>
          <w:t xml:space="preserve">Trail" </w:t>
        </w:r>
      </w:hyperlink>
      <w:hyperlink w:anchor="_bookmark1999" w:history="1">
        <w:r w:rsidRPr="001058B5">
          <w:rPr>
            <w:rFonts w:ascii="Arial" w:hAnsi="Arial" w:cs="Arial"/>
            <w:sz w:val="20"/>
          </w:rPr>
          <w:t>on page</w:t>
        </w:r>
        <w:r w:rsidRPr="001058B5">
          <w:rPr>
            <w:rFonts w:ascii="Arial" w:hAnsi="Arial" w:cs="Arial"/>
            <w:spacing w:val="-10"/>
            <w:sz w:val="20"/>
          </w:rPr>
          <w:t xml:space="preserve"> </w:t>
        </w:r>
        <w:r w:rsidRPr="001058B5">
          <w:rPr>
            <w:rFonts w:ascii="Arial" w:hAnsi="Arial" w:cs="Arial"/>
            <w:sz w:val="20"/>
          </w:rPr>
          <w:t>9-58</w:t>
        </w:r>
      </w:hyperlink>
      <w:r w:rsidRPr="001058B5">
        <w:rPr>
          <w:rFonts w:ascii="Arial" w:hAnsi="Arial" w:cs="Arial"/>
          <w:sz w:val="20"/>
        </w:rPr>
        <w:t>.</w:t>
      </w:r>
    </w:p>
    <w:p w14:paraId="4AB153BC" w14:textId="77777777" w:rsidR="008C539B" w:rsidRPr="001058B5" w:rsidRDefault="00C12992">
      <w:pPr>
        <w:pStyle w:val="ListParagraph"/>
        <w:numPr>
          <w:ilvl w:val="0"/>
          <w:numId w:val="57"/>
        </w:numPr>
        <w:tabs>
          <w:tab w:val="left" w:pos="2020"/>
        </w:tabs>
        <w:spacing w:before="120" w:line="230" w:lineRule="auto"/>
        <w:ind w:left="2019" w:right="786" w:hanging="359"/>
        <w:jc w:val="left"/>
        <w:rPr>
          <w:rFonts w:ascii="Arial" w:hAnsi="Arial" w:cs="Arial"/>
          <w:sz w:val="20"/>
        </w:rPr>
      </w:pPr>
      <w:r w:rsidRPr="001058B5">
        <w:rPr>
          <w:rFonts w:ascii="Arial" w:hAnsi="Arial" w:cs="Arial"/>
          <w:sz w:val="20"/>
        </w:rPr>
        <w:t xml:space="preserve">Use the DBMS_FGA PL/SQL package to configure fine-grained auditing policies.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DBMS_FGA.ADD_POLICY</w:t>
      </w:r>
      <w:r w:rsidRPr="001058B5">
        <w:rPr>
          <w:rFonts w:ascii="Arial" w:hAnsi="Arial" w:cs="Arial"/>
          <w:spacing w:val="-9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provides</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audit_trail</w:t>
      </w:r>
      <w:r w:rsidRPr="001058B5">
        <w:rPr>
          <w:rFonts w:ascii="Arial" w:hAnsi="Arial" w:cs="Arial"/>
          <w:spacing w:val="-91"/>
          <w:w w:val="95"/>
          <w:sz w:val="20"/>
        </w:rPr>
        <w:t xml:space="preserve"> </w:t>
      </w:r>
      <w:r w:rsidRPr="001058B5">
        <w:rPr>
          <w:rFonts w:ascii="Arial" w:hAnsi="Arial" w:cs="Arial"/>
          <w:w w:val="95"/>
          <w:sz w:val="20"/>
        </w:rPr>
        <w:t>parameter,</w:t>
      </w:r>
      <w:r w:rsidRPr="001058B5">
        <w:rPr>
          <w:rFonts w:ascii="Arial" w:hAnsi="Arial" w:cs="Arial"/>
          <w:spacing w:val="-20"/>
          <w:w w:val="95"/>
          <w:sz w:val="20"/>
        </w:rPr>
        <w:t xml:space="preserve"> </w:t>
      </w:r>
      <w:r w:rsidRPr="001058B5">
        <w:rPr>
          <w:rFonts w:ascii="Arial" w:hAnsi="Arial" w:cs="Arial"/>
          <w:w w:val="95"/>
          <w:sz w:val="20"/>
        </w:rPr>
        <w:t xml:space="preserve">which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select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4"/>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choose</w:t>
      </w:r>
      <w:r w:rsidRPr="001058B5">
        <w:rPr>
          <w:rFonts w:ascii="Arial" w:hAnsi="Arial" w:cs="Arial"/>
          <w:spacing w:val="-4"/>
          <w:sz w:val="20"/>
        </w:rPr>
        <w:t xml:space="preserve"> </w:t>
      </w:r>
      <w:r w:rsidRPr="001058B5">
        <w:rPr>
          <w:rFonts w:ascii="Arial" w:hAnsi="Arial" w:cs="Arial"/>
          <w:sz w:val="20"/>
        </w:rPr>
        <w:t>between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 or an operating system audit trail using XML files. See the following</w:t>
      </w:r>
      <w:r w:rsidRPr="001058B5">
        <w:rPr>
          <w:rFonts w:ascii="Arial" w:hAnsi="Arial" w:cs="Arial"/>
          <w:spacing w:val="-21"/>
          <w:sz w:val="20"/>
        </w:rPr>
        <w:t xml:space="preserve"> </w:t>
      </w:r>
      <w:r w:rsidRPr="001058B5">
        <w:rPr>
          <w:rFonts w:ascii="Arial" w:hAnsi="Arial" w:cs="Arial"/>
          <w:sz w:val="20"/>
        </w:rPr>
        <w:t>sections:</w:t>
      </w:r>
    </w:p>
    <w:p w14:paraId="0FE63C6D" w14:textId="77777777" w:rsidR="008C539B" w:rsidRPr="001058B5" w:rsidRDefault="008D1AB8">
      <w:pPr>
        <w:pStyle w:val="BodyText"/>
        <w:spacing w:before="110"/>
        <w:ind w:left="2020"/>
        <w:rPr>
          <w:rFonts w:ascii="Arial" w:hAnsi="Arial" w:cs="Arial"/>
        </w:rPr>
      </w:pPr>
      <w:hyperlink w:anchor="_bookmark1914" w:history="1">
        <w:r w:rsidR="00C12992" w:rsidRPr="001058B5">
          <w:rPr>
            <w:rFonts w:ascii="Arial" w:hAnsi="Arial" w:cs="Arial"/>
            <w:color w:val="0000CC"/>
          </w:rPr>
          <w:t xml:space="preserve">"Creating an Audit Trail for Fine-Grained Audit Records" </w:t>
        </w:r>
      </w:hyperlink>
      <w:hyperlink w:anchor="_bookmark1914" w:history="1">
        <w:r w:rsidR="00C12992" w:rsidRPr="001058B5">
          <w:rPr>
            <w:rFonts w:ascii="Arial" w:hAnsi="Arial" w:cs="Arial"/>
          </w:rPr>
          <w:t>on page 9-39</w:t>
        </w:r>
      </w:hyperlink>
    </w:p>
    <w:p w14:paraId="0EA8CF02" w14:textId="77777777" w:rsidR="008C539B" w:rsidRPr="001058B5" w:rsidRDefault="008D1AB8">
      <w:pPr>
        <w:pStyle w:val="BodyText"/>
        <w:spacing w:before="118" w:line="232" w:lineRule="auto"/>
        <w:ind w:left="2020" w:right="1193"/>
        <w:rPr>
          <w:rFonts w:ascii="Arial" w:hAnsi="Arial" w:cs="Arial"/>
        </w:rPr>
      </w:pPr>
      <w:hyperlink w:anchor="_bookmark1918" w:history="1">
        <w:r w:rsidR="00C12992" w:rsidRPr="001058B5">
          <w:rPr>
            <w:rFonts w:ascii="Arial" w:hAnsi="Arial" w:cs="Arial"/>
            <w:color w:val="0000CC"/>
          </w:rPr>
          <w:t xml:space="preserve">"Using the DBMS_FGA Package to Manage Fine-Grained Audit Policies" </w:t>
        </w:r>
      </w:hyperlink>
      <w:hyperlink w:anchor="_bookmark1918" w:history="1">
        <w:r w:rsidR="00C12992" w:rsidRPr="001058B5">
          <w:rPr>
            <w:rFonts w:ascii="Arial" w:hAnsi="Arial" w:cs="Arial"/>
          </w:rPr>
          <w:t>on</w:t>
        </w:r>
      </w:hyperlink>
      <w:r w:rsidR="00C12992" w:rsidRPr="001058B5">
        <w:rPr>
          <w:rFonts w:ascii="Arial" w:hAnsi="Arial" w:cs="Arial"/>
        </w:rPr>
        <w:t xml:space="preserve"> </w:t>
      </w:r>
      <w:hyperlink w:anchor="_bookmark1918" w:history="1">
        <w:r w:rsidR="00C12992" w:rsidRPr="001058B5">
          <w:rPr>
            <w:rFonts w:ascii="Arial" w:hAnsi="Arial" w:cs="Arial"/>
          </w:rPr>
          <w:t>page 9-39</w:t>
        </w:r>
      </w:hyperlink>
    </w:p>
    <w:p w14:paraId="7D1A360C" w14:textId="77777777" w:rsidR="008C539B" w:rsidRPr="001058B5" w:rsidRDefault="00C12992">
      <w:pPr>
        <w:pStyle w:val="ListParagraph"/>
        <w:numPr>
          <w:ilvl w:val="0"/>
          <w:numId w:val="57"/>
        </w:numPr>
        <w:tabs>
          <w:tab w:val="left" w:pos="2020"/>
        </w:tabs>
        <w:spacing w:before="117" w:line="232" w:lineRule="auto"/>
        <w:ind w:left="2020" w:right="1027"/>
        <w:jc w:val="left"/>
        <w:rPr>
          <w:rFonts w:ascii="Arial" w:hAnsi="Arial" w:cs="Arial"/>
          <w:sz w:val="20"/>
        </w:rPr>
      </w:pPr>
      <w:r w:rsidRPr="001058B5">
        <w:rPr>
          <w:rFonts w:ascii="Arial" w:hAnsi="Arial" w:cs="Arial"/>
          <w:spacing w:val="-9"/>
          <w:sz w:val="20"/>
        </w:rPr>
        <w:t xml:space="preserve">To </w:t>
      </w:r>
      <w:r w:rsidRPr="001058B5">
        <w:rPr>
          <w:rFonts w:ascii="Arial" w:hAnsi="Arial" w:cs="Arial"/>
          <w:sz w:val="20"/>
        </w:rPr>
        <w:t>monitor audit activities, periodically check the operating system records</w:t>
      </w:r>
      <w:r w:rsidRPr="001058B5">
        <w:rPr>
          <w:rFonts w:ascii="Arial" w:hAnsi="Arial" w:cs="Arial"/>
          <w:spacing w:val="-30"/>
          <w:sz w:val="20"/>
        </w:rPr>
        <w:t xml:space="preserve"> </w:t>
      </w:r>
      <w:r w:rsidRPr="001058B5">
        <w:rPr>
          <w:rFonts w:ascii="Arial" w:hAnsi="Arial" w:cs="Arial"/>
          <w:sz w:val="20"/>
        </w:rPr>
        <w:t xml:space="preserve">you configured, or query the audit trail data dictionary views. See </w:t>
      </w:r>
      <w:hyperlink w:anchor="_bookmark2095" w:history="1">
        <w:r w:rsidRPr="001058B5">
          <w:rPr>
            <w:rFonts w:ascii="Arial" w:hAnsi="Arial" w:cs="Arial"/>
            <w:color w:val="0000CC"/>
            <w:sz w:val="20"/>
          </w:rPr>
          <w:t>"Finding</w:t>
        </w:r>
      </w:hyperlink>
      <w:hyperlink w:anchor="_bookmark2095" w:history="1">
        <w:r w:rsidRPr="001058B5">
          <w:rPr>
            <w:rFonts w:ascii="Arial" w:hAnsi="Arial" w:cs="Arial"/>
            <w:color w:val="0000CC"/>
            <w:sz w:val="20"/>
          </w:rPr>
          <w:t xml:space="preserve"> 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71985EA5" w14:textId="77777777" w:rsidR="008C539B" w:rsidRPr="001058B5" w:rsidRDefault="00C12992">
      <w:pPr>
        <w:pStyle w:val="ListParagraph"/>
        <w:numPr>
          <w:ilvl w:val="0"/>
          <w:numId w:val="57"/>
        </w:numPr>
        <w:tabs>
          <w:tab w:val="left" w:pos="2020"/>
        </w:tabs>
        <w:spacing w:before="117" w:line="232" w:lineRule="auto"/>
        <w:ind w:left="2020" w:right="1070"/>
        <w:jc w:val="left"/>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r w:rsidRPr="001058B5">
        <w:rPr>
          <w:rFonts w:ascii="Arial" w:hAnsi="Arial" w:cs="Arial"/>
          <w:sz w:val="20"/>
        </w:rPr>
        <w:t>.</w:t>
      </w:r>
    </w:p>
    <w:p w14:paraId="7D73DC8B" w14:textId="77777777" w:rsidR="008C539B" w:rsidRPr="001058B5" w:rsidRDefault="00C12992">
      <w:pPr>
        <w:pStyle w:val="ListParagraph"/>
        <w:numPr>
          <w:ilvl w:val="0"/>
          <w:numId w:val="57"/>
        </w:numPr>
        <w:tabs>
          <w:tab w:val="left" w:pos="2020"/>
        </w:tabs>
        <w:spacing w:before="118" w:line="232" w:lineRule="auto"/>
        <w:ind w:left="2020" w:right="936"/>
        <w:jc w:val="left"/>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60E0C365" w14:textId="77777777" w:rsidR="008C539B" w:rsidRPr="001058B5" w:rsidRDefault="008C539B">
      <w:pPr>
        <w:pStyle w:val="BodyText"/>
        <w:spacing w:before="7"/>
        <w:rPr>
          <w:rFonts w:ascii="Arial" w:hAnsi="Arial" w:cs="Arial"/>
          <w:sz w:val="25"/>
        </w:rPr>
      </w:pPr>
    </w:p>
    <w:p w14:paraId="29B4E01F" w14:textId="77777777" w:rsidR="008C539B" w:rsidRPr="001058B5" w:rsidRDefault="00C12992">
      <w:pPr>
        <w:pStyle w:val="Heading4"/>
        <w:ind w:left="100"/>
      </w:pPr>
      <w:bookmarkStart w:id="1399" w:name="Auditing_Specific,_Fine-Grained_Activiti"/>
      <w:bookmarkStart w:id="1400" w:name="_bookmark1637"/>
      <w:bookmarkEnd w:id="1399"/>
      <w:bookmarkEnd w:id="1400"/>
      <w:r w:rsidRPr="001058B5">
        <w:t>Auditing Specific, Fine-Grained Activities</w:t>
      </w:r>
    </w:p>
    <w:p w14:paraId="1B06C45B" w14:textId="77777777" w:rsidR="008C539B" w:rsidRPr="001058B5" w:rsidRDefault="00C12992">
      <w:pPr>
        <w:pStyle w:val="BodyText"/>
        <w:spacing w:before="82" w:line="230" w:lineRule="auto"/>
        <w:ind w:left="1659" w:right="786"/>
        <w:rPr>
          <w:rFonts w:ascii="Arial" w:hAnsi="Arial" w:cs="Arial"/>
        </w:rPr>
      </w:pPr>
      <w:r w:rsidRPr="001058B5">
        <w:rPr>
          <w:rFonts w:ascii="Arial" w:hAnsi="Arial" w:cs="Arial"/>
          <w:spacing w:val="-6"/>
        </w:rPr>
        <w:t xml:space="preserve">You </w:t>
      </w:r>
      <w:r w:rsidRPr="001058B5">
        <w:rPr>
          <w:rFonts w:ascii="Arial" w:hAnsi="Arial" w:cs="Arial"/>
        </w:rPr>
        <w:t xml:space="preserve">can audit the top-level SQL </w:t>
      </w:r>
      <w:bookmarkStart w:id="1401" w:name="_bookmark1638"/>
      <w:bookmarkEnd w:id="1401"/>
      <w:r w:rsidRPr="001058B5">
        <w:rPr>
          <w:rFonts w:ascii="Arial" w:hAnsi="Arial" w:cs="Arial"/>
        </w:rPr>
        <w:t>statements issued by users who have connected using the SYSDBA</w:t>
      </w:r>
      <w:r w:rsidRPr="001058B5">
        <w:rPr>
          <w:rFonts w:ascii="Arial" w:hAnsi="Arial" w:cs="Arial"/>
          <w:spacing w:val="-90"/>
        </w:rPr>
        <w:t xml:space="preserve"> </w:t>
      </w:r>
      <w:r w:rsidRPr="001058B5">
        <w:rPr>
          <w:rFonts w:ascii="Arial" w:hAnsi="Arial" w:cs="Arial"/>
        </w:rPr>
        <w:t>or SYSOPER</w:t>
      </w:r>
      <w:r w:rsidRPr="001058B5">
        <w:rPr>
          <w:rFonts w:ascii="Arial" w:hAnsi="Arial" w:cs="Arial"/>
          <w:spacing w:val="-91"/>
        </w:rPr>
        <w:t xml:space="preserve"> </w:t>
      </w:r>
      <w:r w:rsidRPr="001058B5">
        <w:rPr>
          <w:rFonts w:ascii="Arial" w:hAnsi="Arial" w:cs="Arial"/>
        </w:rPr>
        <w:t xml:space="preserve">privilege. (Top-level refers to statements directly issued by a </w:t>
      </w:r>
      <w:r w:rsidRPr="001058B5">
        <w:rPr>
          <w:rFonts w:ascii="Arial" w:hAnsi="Arial" w:cs="Arial"/>
          <w:spacing w:val="-4"/>
        </w:rPr>
        <w:t xml:space="preserve">user. </w:t>
      </w:r>
      <w:r w:rsidRPr="001058B5">
        <w:rPr>
          <w:rFonts w:ascii="Arial" w:hAnsi="Arial" w:cs="Arial"/>
        </w:rPr>
        <w:t>Statements run from a PL/SQL procedure or function are not considered</w:t>
      </w:r>
    </w:p>
    <w:p w14:paraId="6DA78849" w14:textId="77777777" w:rsidR="008C539B" w:rsidRPr="001058B5" w:rsidRDefault="00C12992">
      <w:pPr>
        <w:pStyle w:val="BodyText"/>
        <w:spacing w:line="241" w:lineRule="exact"/>
        <w:ind w:left="1659"/>
        <w:rPr>
          <w:rFonts w:ascii="Arial" w:hAnsi="Arial" w:cs="Arial"/>
        </w:rPr>
      </w:pPr>
      <w:r w:rsidRPr="001058B5">
        <w:rPr>
          <w:rFonts w:ascii="Arial" w:hAnsi="Arial" w:cs="Arial"/>
        </w:rPr>
        <w:t>top-level.)</w:t>
      </w:r>
    </w:p>
    <w:p w14:paraId="4F243F5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b/>
        </w:rPr>
        <w:t xml:space="preserve">Location of audit records: </w:t>
      </w:r>
      <w:r w:rsidRPr="001058B5">
        <w:rPr>
          <w:rFonts w:ascii="Arial" w:hAnsi="Arial" w:cs="Arial"/>
        </w:rPr>
        <w:t xml:space="preserve">Oracle Database writes these audit records to an operating system audit trail </w:t>
      </w:r>
      <w:r w:rsidRPr="001058B5">
        <w:rPr>
          <w:rFonts w:ascii="Arial" w:hAnsi="Arial" w:cs="Arial"/>
          <w:spacing w:val="-5"/>
        </w:rPr>
        <w:t xml:space="preserve">only. </w:t>
      </w:r>
      <w:r w:rsidRPr="001058B5">
        <w:rPr>
          <w:rFonts w:ascii="Arial" w:hAnsi="Arial" w:cs="Arial"/>
        </w:rPr>
        <w:t>On Windows, Oracle Database writes the SYS</w:t>
      </w:r>
      <w:r w:rsidRPr="001058B5">
        <w:rPr>
          <w:rFonts w:ascii="Arial" w:hAnsi="Arial" w:cs="Arial"/>
          <w:spacing w:val="-83"/>
        </w:rPr>
        <w:t xml:space="preserve"> </w:t>
      </w:r>
      <w:r w:rsidRPr="001058B5">
        <w:rPr>
          <w:rFonts w:ascii="Arial" w:hAnsi="Arial" w:cs="Arial"/>
        </w:rPr>
        <w:t xml:space="preserve">audit records to the Windows Event log by default. For UNIX systems, you can write records to a syslog file. See also </w:t>
      </w:r>
      <w:hyperlink w:anchor="_bookmark1996" w:history="1">
        <w:r w:rsidRPr="001058B5">
          <w:rPr>
            <w:rFonts w:ascii="Arial" w:hAnsi="Arial" w:cs="Arial"/>
            <w:color w:val="0000CC"/>
          </w:rPr>
          <w:t xml:space="preserve">"About Audit Records" </w:t>
        </w:r>
        <w:r w:rsidRPr="001058B5">
          <w:rPr>
            <w:rFonts w:ascii="Arial" w:hAnsi="Arial" w:cs="Arial"/>
          </w:rPr>
          <w:t>on page 9-57</w:t>
        </w:r>
      </w:hyperlink>
      <w:r w:rsidRPr="001058B5">
        <w:rPr>
          <w:rFonts w:ascii="Arial" w:hAnsi="Arial" w:cs="Arial"/>
        </w:rPr>
        <w:t>.</w:t>
      </w:r>
    </w:p>
    <w:p w14:paraId="3C9E0EB9" w14:textId="77777777" w:rsidR="008C539B" w:rsidRPr="001058B5" w:rsidRDefault="00C12992">
      <w:pPr>
        <w:pStyle w:val="BodyText"/>
        <w:spacing w:before="115"/>
        <w:ind w:left="1660"/>
        <w:rPr>
          <w:rFonts w:ascii="Arial" w:hAnsi="Arial" w:cs="Arial"/>
        </w:rPr>
      </w:pPr>
      <w:r w:rsidRPr="001058B5">
        <w:rPr>
          <w:rFonts w:ascii="Arial" w:hAnsi="Arial" w:cs="Arial"/>
        </w:rPr>
        <w:t>General steps:</w:t>
      </w:r>
    </w:p>
    <w:p w14:paraId="16A79232" w14:textId="77777777" w:rsidR="008C539B" w:rsidRPr="001058B5" w:rsidRDefault="00C12992">
      <w:pPr>
        <w:pStyle w:val="ListParagraph"/>
        <w:numPr>
          <w:ilvl w:val="0"/>
          <w:numId w:val="56"/>
        </w:numPr>
        <w:tabs>
          <w:tab w:val="left" w:pos="2020"/>
        </w:tabs>
        <w:spacing w:before="117" w:line="232" w:lineRule="auto"/>
        <w:ind w:right="787"/>
        <w:rPr>
          <w:rFonts w:ascii="Arial" w:hAnsi="Arial" w:cs="Arial"/>
          <w:sz w:val="20"/>
        </w:rPr>
      </w:pPr>
      <w:r w:rsidRPr="001058B5">
        <w:rPr>
          <w:rFonts w:ascii="Arial" w:hAnsi="Arial" w:cs="Arial"/>
          <w:sz w:val="20"/>
        </w:rPr>
        <w:t>See</w:t>
      </w:r>
      <w:r w:rsidRPr="001058B5">
        <w:rPr>
          <w:rFonts w:ascii="Arial" w:hAnsi="Arial" w:cs="Arial"/>
          <w:spacing w:val="-4"/>
          <w:sz w:val="20"/>
        </w:rPr>
        <w:t xml:space="preserve"> </w:t>
      </w:r>
      <w:hyperlink w:anchor="_bookmark1968" w:history="1">
        <w:r w:rsidRPr="001058B5">
          <w:rPr>
            <w:rFonts w:ascii="Arial" w:hAnsi="Arial" w:cs="Arial"/>
            <w:color w:val="0000CC"/>
            <w:sz w:val="20"/>
          </w:rPr>
          <w:t>"Auditing</w:t>
        </w:r>
        <w:r w:rsidRPr="001058B5">
          <w:rPr>
            <w:rFonts w:ascii="Arial" w:hAnsi="Arial" w:cs="Arial"/>
            <w:color w:val="0000CC"/>
            <w:spacing w:val="-3"/>
            <w:sz w:val="20"/>
          </w:rPr>
          <w:t xml:space="preserve"> </w:t>
        </w:r>
        <w:r w:rsidRPr="001058B5">
          <w:rPr>
            <w:rFonts w:ascii="Arial" w:hAnsi="Arial" w:cs="Arial"/>
            <w:color w:val="0000CC"/>
            <w:sz w:val="20"/>
          </w:rPr>
          <w:t>SYS</w:t>
        </w:r>
        <w:r w:rsidRPr="001058B5">
          <w:rPr>
            <w:rFonts w:ascii="Arial" w:hAnsi="Arial" w:cs="Arial"/>
            <w:color w:val="0000CC"/>
            <w:spacing w:val="-4"/>
            <w:sz w:val="20"/>
          </w:rPr>
          <w:t xml:space="preserve"> </w:t>
        </w:r>
        <w:r w:rsidRPr="001058B5">
          <w:rPr>
            <w:rFonts w:ascii="Arial" w:hAnsi="Arial" w:cs="Arial"/>
            <w:color w:val="0000CC"/>
            <w:sz w:val="20"/>
          </w:rPr>
          <w:t>Administrative</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hyperlink>
      <w:hyperlink w:anchor="_bookmark1968" w:history="1">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page</w:t>
        </w:r>
        <w:r w:rsidRPr="001058B5">
          <w:rPr>
            <w:rFonts w:ascii="Arial" w:hAnsi="Arial" w:cs="Arial"/>
            <w:spacing w:val="-5"/>
            <w:sz w:val="20"/>
          </w:rPr>
          <w:t xml:space="preserve"> </w:t>
        </w:r>
        <w:r w:rsidRPr="001058B5">
          <w:rPr>
            <w:rFonts w:ascii="Arial" w:hAnsi="Arial" w:cs="Arial"/>
            <w:sz w:val="20"/>
          </w:rPr>
          <w:t>9-53</w:t>
        </w:r>
        <w:r w:rsidRPr="001058B5">
          <w:rPr>
            <w:rFonts w:ascii="Arial" w:hAnsi="Arial" w:cs="Arial"/>
            <w:spacing w:val="-4"/>
            <w:sz w:val="20"/>
          </w:rPr>
          <w:t xml:space="preserve"> </w:t>
        </w:r>
      </w:hyperlink>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5"/>
          <w:sz w:val="20"/>
        </w:rPr>
        <w:t xml:space="preserve"> </w:t>
      </w:r>
      <w:r w:rsidRPr="001058B5">
        <w:rPr>
          <w:rFonts w:ascii="Arial" w:hAnsi="Arial" w:cs="Arial"/>
          <w:sz w:val="20"/>
        </w:rPr>
        <w:t>administrative auditing.</w:t>
      </w:r>
    </w:p>
    <w:p w14:paraId="35A04A7A" w14:textId="77777777" w:rsidR="008C539B" w:rsidRPr="001058B5" w:rsidRDefault="00C12992">
      <w:pPr>
        <w:pStyle w:val="ListParagraph"/>
        <w:numPr>
          <w:ilvl w:val="0"/>
          <w:numId w:val="56"/>
        </w:numPr>
        <w:tabs>
          <w:tab w:val="left" w:pos="2020"/>
        </w:tabs>
        <w:spacing w:before="118" w:line="232" w:lineRule="auto"/>
        <w:ind w:right="1227"/>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understand more about the operating system audit trail, see </w:t>
      </w:r>
      <w:hyperlink w:anchor="_bookmark2029" w:history="1">
        <w:r w:rsidRPr="001058B5">
          <w:rPr>
            <w:rFonts w:ascii="Arial" w:hAnsi="Arial" w:cs="Arial"/>
            <w:color w:val="0000CC"/>
            <w:sz w:val="20"/>
          </w:rPr>
          <w:t>Managing the</w:t>
        </w:r>
      </w:hyperlink>
      <w:hyperlink w:anchor="_bookmark2029" w:history="1">
        <w:r w:rsidRPr="001058B5">
          <w:rPr>
            <w:rFonts w:ascii="Arial" w:hAnsi="Arial" w:cs="Arial"/>
            <w:color w:val="0000CC"/>
            <w:sz w:val="20"/>
          </w:rPr>
          <w:t xml:space="preserve"> Operating System Audit </w:t>
        </w:r>
        <w:r w:rsidRPr="001058B5">
          <w:rPr>
            <w:rFonts w:ascii="Arial" w:hAnsi="Arial" w:cs="Arial"/>
            <w:color w:val="0000CC"/>
            <w:spacing w:val="-4"/>
            <w:sz w:val="20"/>
          </w:rPr>
          <w:t xml:space="preserve">Trail </w:t>
        </w:r>
      </w:hyperlink>
      <w:hyperlink w:anchor="_bookmark2029" w:history="1">
        <w:r w:rsidRPr="001058B5">
          <w:rPr>
            <w:rFonts w:ascii="Arial" w:hAnsi="Arial" w:cs="Arial"/>
            <w:sz w:val="20"/>
          </w:rPr>
          <w:t>on page 9-62</w:t>
        </w:r>
      </w:hyperlink>
      <w:r w:rsidRPr="001058B5">
        <w:rPr>
          <w:rFonts w:ascii="Arial" w:hAnsi="Arial" w:cs="Arial"/>
          <w:sz w:val="20"/>
        </w:rPr>
        <w:t>.</w:t>
      </w:r>
    </w:p>
    <w:p w14:paraId="6155FAA4" w14:textId="77777777" w:rsidR="008C539B" w:rsidRPr="001058B5" w:rsidRDefault="00C12992">
      <w:pPr>
        <w:pStyle w:val="ListParagraph"/>
        <w:numPr>
          <w:ilvl w:val="0"/>
          <w:numId w:val="56"/>
        </w:numPr>
        <w:tabs>
          <w:tab w:val="left" w:pos="2020"/>
        </w:tabs>
        <w:spacing w:before="119" w:line="230" w:lineRule="auto"/>
        <w:ind w:right="1271"/>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check the operating system or syslog records you configured. If you are writing to an XML file, you can query the </w:t>
      </w:r>
      <w:r w:rsidRPr="001058B5">
        <w:rPr>
          <w:rFonts w:ascii="Arial" w:hAnsi="Arial" w:cs="Arial"/>
          <w:w w:val="95"/>
          <w:sz w:val="20"/>
        </w:rPr>
        <w:t xml:space="preserve">V$XML_AUDIT_TRAIL and DBA_COMMON_AUDIT_TRAIL views. See </w:t>
      </w:r>
      <w:hyperlink w:anchor="_bookmark2095" w:history="1">
        <w:r w:rsidRPr="001058B5">
          <w:rPr>
            <w:rFonts w:ascii="Arial" w:hAnsi="Arial" w:cs="Arial"/>
            <w:color w:val="0000CC"/>
            <w:w w:val="95"/>
            <w:sz w:val="20"/>
          </w:rPr>
          <w:t>"Finding</w:t>
        </w:r>
      </w:hyperlink>
      <w:hyperlink w:anchor="_bookmark2095" w:history="1">
        <w:r w:rsidRPr="001058B5">
          <w:rPr>
            <w:rFonts w:ascii="Arial" w:hAnsi="Arial" w:cs="Arial"/>
            <w:color w:val="0000CC"/>
            <w:w w:val="95"/>
            <w:sz w:val="20"/>
          </w:rPr>
          <w:t xml:space="preserve"> </w:t>
        </w:r>
        <w:r w:rsidRPr="001058B5">
          <w:rPr>
            <w:rFonts w:ascii="Arial" w:hAnsi="Arial" w:cs="Arial"/>
            <w:color w:val="0000CC"/>
            <w:sz w:val="20"/>
          </w:rPr>
          <w:t xml:space="preserve">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3A7D5AFE" w14:textId="77777777" w:rsidR="008C539B" w:rsidRPr="001058B5" w:rsidRDefault="00C12992">
      <w:pPr>
        <w:pStyle w:val="ListParagraph"/>
        <w:numPr>
          <w:ilvl w:val="0"/>
          <w:numId w:val="56"/>
        </w:numPr>
        <w:tabs>
          <w:tab w:val="left" w:pos="2020"/>
        </w:tabs>
        <w:spacing w:before="120" w:line="232" w:lineRule="auto"/>
        <w:ind w:right="1070"/>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p>
    <w:p w14:paraId="76188DF3" w14:textId="77777777" w:rsidR="008C539B" w:rsidRPr="001058B5" w:rsidRDefault="00C12992">
      <w:pPr>
        <w:pStyle w:val="ListParagraph"/>
        <w:numPr>
          <w:ilvl w:val="0"/>
          <w:numId w:val="56"/>
        </w:numPr>
        <w:tabs>
          <w:tab w:val="left" w:pos="2020"/>
        </w:tabs>
        <w:spacing w:before="118" w:line="232" w:lineRule="auto"/>
        <w:ind w:right="9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270A8EA7" w14:textId="77777777" w:rsidR="008C539B" w:rsidRPr="001058B5" w:rsidRDefault="008C539B">
      <w:pPr>
        <w:pStyle w:val="BodyText"/>
        <w:spacing w:before="8"/>
        <w:rPr>
          <w:rFonts w:ascii="Arial" w:hAnsi="Arial" w:cs="Arial"/>
          <w:sz w:val="27"/>
        </w:rPr>
      </w:pPr>
    </w:p>
    <w:p w14:paraId="5B0F5B62" w14:textId="77777777" w:rsidR="008C539B" w:rsidRPr="001058B5" w:rsidRDefault="00C12992">
      <w:pPr>
        <w:pStyle w:val="Heading3"/>
        <w:ind w:left="100"/>
      </w:pPr>
      <w:bookmarkStart w:id="1402" w:name="Auditing_General_Activities_with_Standar"/>
      <w:bookmarkStart w:id="1403" w:name="_bookmark1639"/>
      <w:bookmarkEnd w:id="1402"/>
      <w:bookmarkEnd w:id="1403"/>
      <w:r w:rsidRPr="001058B5">
        <w:t>Auditing General Activities with Standard Auditing</w:t>
      </w:r>
    </w:p>
    <w:p w14:paraId="773199B6"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44E2D686"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640" w:history="1">
        <w:r w:rsidR="00C12992" w:rsidRPr="001058B5">
          <w:rPr>
            <w:rFonts w:ascii="Arial" w:hAnsi="Arial" w:cs="Arial"/>
            <w:color w:val="0000CC"/>
            <w:sz w:val="20"/>
          </w:rPr>
          <w:t>About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4D4CB2D0"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654" w:history="1">
        <w:r w:rsidR="00C12992" w:rsidRPr="001058B5">
          <w:rPr>
            <w:rFonts w:ascii="Arial" w:hAnsi="Arial" w:cs="Arial"/>
            <w:color w:val="0000CC"/>
            <w:sz w:val="20"/>
          </w:rPr>
          <w:t>Configuring Standard Auditing with the AUDIT_TRAIL Initialization</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Parameter</w:t>
        </w:r>
      </w:hyperlink>
    </w:p>
    <w:p w14:paraId="1274B121"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686" w:history="1">
        <w:r w:rsidR="00C12992" w:rsidRPr="001058B5">
          <w:rPr>
            <w:rFonts w:ascii="Arial" w:hAnsi="Arial" w:cs="Arial"/>
            <w:color w:val="0000CC"/>
            <w:sz w:val="20"/>
          </w:rPr>
          <w:t xml:space="preserve">What Do the Operating System and Database Audit </w:t>
        </w:r>
        <w:r w:rsidR="00C12992" w:rsidRPr="001058B5">
          <w:rPr>
            <w:rFonts w:ascii="Arial" w:hAnsi="Arial" w:cs="Arial"/>
            <w:color w:val="0000CC"/>
            <w:spacing w:val="-4"/>
            <w:sz w:val="20"/>
          </w:rPr>
          <w:t xml:space="preserve">Trails </w:t>
        </w:r>
        <w:r w:rsidR="00C12992" w:rsidRPr="001058B5">
          <w:rPr>
            <w:rFonts w:ascii="Arial" w:hAnsi="Arial" w:cs="Arial"/>
            <w:color w:val="0000CC"/>
            <w:sz w:val="20"/>
          </w:rPr>
          <w:t>Have in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Common?</w:t>
        </w:r>
      </w:hyperlink>
    </w:p>
    <w:p w14:paraId="21BBF11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21DD33B" w14:textId="77777777" w:rsidR="008C539B" w:rsidRPr="001058B5" w:rsidRDefault="008C539B">
      <w:pPr>
        <w:pStyle w:val="BodyText"/>
        <w:spacing w:before="5"/>
        <w:rPr>
          <w:rFonts w:ascii="Arial" w:hAnsi="Arial" w:cs="Arial"/>
          <w:sz w:val="25"/>
        </w:rPr>
      </w:pPr>
    </w:p>
    <w:p w14:paraId="0D3D5547" w14:textId="77777777" w:rsidR="008C539B" w:rsidRPr="001058B5" w:rsidRDefault="008D1AB8" w:rsidP="006F7931">
      <w:pPr>
        <w:pStyle w:val="ListParagraph"/>
        <w:numPr>
          <w:ilvl w:val="2"/>
          <w:numId w:val="137"/>
        </w:numPr>
        <w:tabs>
          <w:tab w:val="left" w:pos="2620"/>
        </w:tabs>
        <w:spacing w:before="93"/>
        <w:rPr>
          <w:rFonts w:ascii="Arial" w:hAnsi="Arial" w:cs="Arial"/>
          <w:sz w:val="20"/>
        </w:rPr>
      </w:pPr>
      <w:hyperlink w:anchor="_bookmark1695" w:history="1">
        <w:r w:rsidR="00C12992" w:rsidRPr="001058B5">
          <w:rPr>
            <w:rFonts w:ascii="Arial" w:hAnsi="Arial" w:cs="Arial"/>
            <w:color w:val="0000CC"/>
            <w:sz w:val="20"/>
          </w:rPr>
          <w:t>Using the Operating System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04FD4C47"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719" w:history="1">
        <w:r w:rsidR="00C12992" w:rsidRPr="001058B5">
          <w:rPr>
            <w:rFonts w:ascii="Arial" w:hAnsi="Arial" w:cs="Arial"/>
            <w:color w:val="0000CC"/>
            <w:sz w:val="20"/>
          </w:rPr>
          <w:t xml:space="preserve">Using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on UNIX Systems</w:t>
        </w:r>
      </w:hyperlink>
    </w:p>
    <w:p w14:paraId="0463FE36"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732" w:history="1">
        <w:r w:rsidR="00C12992" w:rsidRPr="001058B5">
          <w:rPr>
            <w:rFonts w:ascii="Arial" w:hAnsi="Arial" w:cs="Arial"/>
            <w:color w:val="0000CC"/>
            <w:sz w:val="20"/>
          </w:rPr>
          <w:t>How the AUDIT and NOAUDIT SQL Statements</w:t>
        </w:r>
        <w:r w:rsidR="00C12992" w:rsidRPr="001058B5">
          <w:rPr>
            <w:rFonts w:ascii="Arial" w:hAnsi="Arial" w:cs="Arial"/>
            <w:color w:val="0000CC"/>
            <w:spacing w:val="-4"/>
            <w:sz w:val="20"/>
          </w:rPr>
          <w:t xml:space="preserve"> </w:t>
        </w:r>
        <w:r w:rsidR="00C12992" w:rsidRPr="001058B5">
          <w:rPr>
            <w:rFonts w:ascii="Arial" w:hAnsi="Arial" w:cs="Arial"/>
            <w:color w:val="0000CC"/>
            <w:spacing w:val="-5"/>
            <w:sz w:val="20"/>
          </w:rPr>
          <w:t>Work</w:t>
        </w:r>
      </w:hyperlink>
    </w:p>
    <w:p w14:paraId="0B1C1CDC"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758" w:history="1">
        <w:r w:rsidR="00C12992" w:rsidRPr="001058B5">
          <w:rPr>
            <w:rFonts w:ascii="Arial" w:hAnsi="Arial" w:cs="Arial"/>
            <w:color w:val="0000CC"/>
            <w:sz w:val="20"/>
          </w:rPr>
          <w:t>Auditing 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Statements</w:t>
        </w:r>
      </w:hyperlink>
    </w:p>
    <w:p w14:paraId="508BE316"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784" w:history="1">
        <w:r w:rsidR="00C12992" w:rsidRPr="001058B5">
          <w:rPr>
            <w:rFonts w:ascii="Arial" w:hAnsi="Arial" w:cs="Arial"/>
            <w:color w:val="0000CC"/>
            <w:sz w:val="20"/>
          </w:rPr>
          <w:t>Auditing</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2193A18E"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798" w:history="1">
        <w:r w:rsidR="00C12992" w:rsidRPr="001058B5">
          <w:rPr>
            <w:rFonts w:ascii="Arial" w:hAnsi="Arial" w:cs="Arial"/>
            <w:color w:val="0000CC"/>
            <w:sz w:val="20"/>
          </w:rPr>
          <w:t>Auditing SQL Statements and Privileges in a Multitier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Environment</w:t>
        </w:r>
      </w:hyperlink>
    </w:p>
    <w:p w14:paraId="37A980E7"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807" w:history="1">
        <w:r w:rsidR="00C12992" w:rsidRPr="001058B5">
          <w:rPr>
            <w:rFonts w:ascii="Arial" w:hAnsi="Arial" w:cs="Arial"/>
            <w:color w:val="0000CC"/>
            <w:sz w:val="20"/>
          </w:rPr>
          <w:t>Auditing Schema</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7CC30038"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39" w:history="1">
        <w:r w:rsidR="00C12992" w:rsidRPr="001058B5">
          <w:rPr>
            <w:rFonts w:ascii="Arial" w:hAnsi="Arial" w:cs="Arial"/>
            <w:color w:val="0000CC"/>
            <w:sz w:val="20"/>
          </w:rPr>
          <w:t>Auditing Directory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5FEC7088"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848" w:history="1">
        <w:r w:rsidR="00C12992" w:rsidRPr="001058B5">
          <w:rPr>
            <w:rFonts w:ascii="Arial" w:hAnsi="Arial" w:cs="Arial"/>
            <w:color w:val="0000CC"/>
            <w:sz w:val="20"/>
          </w:rPr>
          <w:t>Auditing Functions, Procedures, Packages, 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CA60BEB"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67" w:history="1">
        <w:r w:rsidR="00C12992" w:rsidRPr="001058B5">
          <w:rPr>
            <w:rFonts w:ascii="Arial" w:hAnsi="Arial" w:cs="Arial"/>
            <w:color w:val="0000CC"/>
            <w:sz w:val="20"/>
          </w:rPr>
          <w:t>Auditing Network Activity</w:t>
        </w:r>
      </w:hyperlink>
    </w:p>
    <w:p w14:paraId="5923E92C" w14:textId="77777777" w:rsidR="008C539B" w:rsidRPr="001058B5" w:rsidRDefault="008C539B">
      <w:pPr>
        <w:pStyle w:val="BodyText"/>
        <w:spacing w:before="8"/>
        <w:rPr>
          <w:rFonts w:ascii="Arial" w:hAnsi="Arial" w:cs="Arial"/>
          <w:sz w:val="17"/>
        </w:rPr>
      </w:pPr>
    </w:p>
    <w:p w14:paraId="51B51CAB"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C19A43D" w14:textId="77777777" w:rsidR="008C539B" w:rsidRPr="001058B5" w:rsidRDefault="008D1AB8">
      <w:pPr>
        <w:pStyle w:val="ListParagraph"/>
        <w:numPr>
          <w:ilvl w:val="0"/>
          <w:numId w:val="55"/>
        </w:numPr>
        <w:tabs>
          <w:tab w:val="left" w:pos="3340"/>
        </w:tabs>
        <w:spacing w:before="133" w:line="232" w:lineRule="auto"/>
        <w:ind w:right="1143"/>
        <w:rPr>
          <w:rFonts w:ascii="Arial" w:hAnsi="Arial" w:cs="Arial"/>
          <w:sz w:val="20"/>
        </w:rPr>
      </w:pPr>
      <w:hyperlink w:anchor="_bookmark1968" w:history="1">
        <w:r w:rsidR="00C12992" w:rsidRPr="001058B5">
          <w:rPr>
            <w:rFonts w:ascii="Arial" w:hAnsi="Arial" w:cs="Arial"/>
            <w:color w:val="0000CC"/>
            <w:sz w:val="20"/>
          </w:rPr>
          <w:t>"Auditing</w:t>
        </w:r>
        <w:r w:rsidR="00C12992" w:rsidRPr="001058B5">
          <w:rPr>
            <w:rFonts w:ascii="Arial" w:hAnsi="Arial" w:cs="Arial"/>
            <w:color w:val="0000CC"/>
            <w:spacing w:val="-9"/>
            <w:sz w:val="20"/>
          </w:rPr>
          <w:t xml:space="preserve"> </w:t>
        </w:r>
        <w:r w:rsidR="00C12992" w:rsidRPr="001058B5">
          <w:rPr>
            <w:rFonts w:ascii="Arial" w:hAnsi="Arial" w:cs="Arial"/>
            <w:color w:val="0000CC"/>
            <w:sz w:val="20"/>
          </w:rPr>
          <w:t>SYS</w:t>
        </w:r>
        <w:r w:rsidR="00C12992" w:rsidRPr="001058B5">
          <w:rPr>
            <w:rFonts w:ascii="Arial" w:hAnsi="Arial" w:cs="Arial"/>
            <w:color w:val="0000CC"/>
            <w:spacing w:val="-9"/>
            <w:sz w:val="20"/>
          </w:rPr>
          <w:t xml:space="preserve"> </w:t>
        </w:r>
        <w:r w:rsidR="00C12992" w:rsidRPr="001058B5">
          <w:rPr>
            <w:rFonts w:ascii="Arial" w:hAnsi="Arial" w:cs="Arial"/>
            <w:color w:val="0000CC"/>
            <w:sz w:val="20"/>
          </w:rPr>
          <w:t>Administrative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9"/>
            <w:sz w:val="20"/>
          </w:rPr>
          <w:t xml:space="preserve"> </w:t>
        </w:r>
      </w:hyperlink>
      <w:hyperlink w:anchor="_bookmark1968" w:history="1">
        <w:r w:rsidR="00C12992" w:rsidRPr="001058B5">
          <w:rPr>
            <w:rFonts w:ascii="Arial" w:hAnsi="Arial" w:cs="Arial"/>
            <w:sz w:val="20"/>
          </w:rPr>
          <w:t>on</w:t>
        </w:r>
        <w:r w:rsidR="00C12992" w:rsidRPr="001058B5">
          <w:rPr>
            <w:rFonts w:ascii="Arial" w:hAnsi="Arial" w:cs="Arial"/>
            <w:spacing w:val="-9"/>
            <w:sz w:val="20"/>
          </w:rPr>
          <w:t xml:space="preserve"> </w:t>
        </w:r>
        <w:r w:rsidR="00C12992" w:rsidRPr="001058B5">
          <w:rPr>
            <w:rFonts w:ascii="Arial" w:hAnsi="Arial" w:cs="Arial"/>
            <w:sz w:val="20"/>
          </w:rPr>
          <w:t>page</w:t>
        </w:r>
        <w:r w:rsidR="00C12992" w:rsidRPr="001058B5">
          <w:rPr>
            <w:rFonts w:ascii="Arial" w:hAnsi="Arial" w:cs="Arial"/>
            <w:spacing w:val="-4"/>
            <w:sz w:val="20"/>
          </w:rPr>
          <w:t xml:space="preserve"> </w:t>
        </w:r>
        <w:r w:rsidR="00C12992" w:rsidRPr="001058B5">
          <w:rPr>
            <w:rFonts w:ascii="Arial" w:hAnsi="Arial" w:cs="Arial"/>
            <w:sz w:val="20"/>
          </w:rPr>
          <w:t>9-53</w:t>
        </w:r>
        <w:r w:rsidR="00C12992" w:rsidRPr="001058B5">
          <w:rPr>
            <w:rFonts w:ascii="Arial" w:hAnsi="Arial" w:cs="Arial"/>
            <w:spacing w:val="-9"/>
            <w:sz w:val="20"/>
          </w:rPr>
          <w:t xml:space="preserve"> </w:t>
        </w:r>
      </w:hyperlink>
      <w:r w:rsidR="00C12992" w:rsidRPr="001058B5">
        <w:rPr>
          <w:rFonts w:ascii="Arial" w:hAnsi="Arial" w:cs="Arial"/>
          <w:sz w:val="20"/>
        </w:rPr>
        <w:t>to</w:t>
      </w:r>
      <w:r w:rsidR="00C12992" w:rsidRPr="001058B5">
        <w:rPr>
          <w:rFonts w:ascii="Arial" w:hAnsi="Arial" w:cs="Arial"/>
          <w:spacing w:val="-8"/>
          <w:sz w:val="20"/>
        </w:rPr>
        <w:t xml:space="preserve"> </w:t>
      </w:r>
      <w:r w:rsidR="00C12992" w:rsidRPr="001058B5">
        <w:rPr>
          <w:rFonts w:ascii="Arial" w:hAnsi="Arial" w:cs="Arial"/>
          <w:sz w:val="20"/>
        </w:rPr>
        <w:t>learn</w:t>
      </w:r>
      <w:r w:rsidR="00C12992" w:rsidRPr="001058B5">
        <w:rPr>
          <w:rFonts w:ascii="Arial" w:hAnsi="Arial" w:cs="Arial"/>
          <w:spacing w:val="-8"/>
          <w:sz w:val="20"/>
        </w:rPr>
        <w:t xml:space="preserve"> </w:t>
      </w:r>
      <w:r w:rsidR="00C12992" w:rsidRPr="001058B5">
        <w:rPr>
          <w:rFonts w:ascii="Arial" w:hAnsi="Arial" w:cs="Arial"/>
          <w:sz w:val="20"/>
        </w:rPr>
        <w:t>how to use standard auditing to audit SYS</w:t>
      </w:r>
      <w:r w:rsidR="00C12992" w:rsidRPr="001058B5">
        <w:rPr>
          <w:rFonts w:ascii="Arial" w:hAnsi="Arial" w:cs="Arial"/>
          <w:spacing w:val="-88"/>
          <w:sz w:val="20"/>
        </w:rPr>
        <w:t xml:space="preserve"> </w:t>
      </w:r>
      <w:r w:rsidR="00C12992" w:rsidRPr="001058B5">
        <w:rPr>
          <w:rFonts w:ascii="Arial" w:hAnsi="Arial" w:cs="Arial"/>
          <w:sz w:val="20"/>
        </w:rPr>
        <w:t>users</w:t>
      </w:r>
    </w:p>
    <w:p w14:paraId="6EBE8303" w14:textId="77777777" w:rsidR="008C539B" w:rsidRPr="001058B5" w:rsidRDefault="00C12992">
      <w:pPr>
        <w:pStyle w:val="ListParagraph"/>
        <w:numPr>
          <w:ilvl w:val="0"/>
          <w:numId w:val="55"/>
        </w:numPr>
        <w:tabs>
          <w:tab w:val="left" w:pos="3340"/>
        </w:tabs>
        <w:spacing w:before="115" w:line="232" w:lineRule="auto"/>
        <w:ind w:right="1232"/>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 tutorial on</w:t>
      </w:r>
      <w:r w:rsidRPr="001058B5">
        <w:rPr>
          <w:rFonts w:ascii="Arial" w:hAnsi="Arial" w:cs="Arial"/>
          <w:spacing w:val="-35"/>
          <w:sz w:val="20"/>
        </w:rPr>
        <w:t xml:space="preserve"> </w:t>
      </w:r>
      <w:r w:rsidRPr="001058B5">
        <w:rPr>
          <w:rFonts w:ascii="Arial" w:hAnsi="Arial" w:cs="Arial"/>
          <w:sz w:val="20"/>
        </w:rPr>
        <w:t>creating a standard audit</w:t>
      </w:r>
      <w:r w:rsidRPr="001058B5">
        <w:rPr>
          <w:rFonts w:ascii="Arial" w:hAnsi="Arial" w:cs="Arial"/>
          <w:spacing w:val="-2"/>
          <w:sz w:val="20"/>
        </w:rPr>
        <w:t xml:space="preserve"> </w:t>
      </w:r>
      <w:r w:rsidRPr="001058B5">
        <w:rPr>
          <w:rFonts w:ascii="Arial" w:hAnsi="Arial" w:cs="Arial"/>
          <w:sz w:val="20"/>
        </w:rPr>
        <w:t>trail</w:t>
      </w:r>
    </w:p>
    <w:p w14:paraId="1DB4F58A" w14:textId="77777777" w:rsidR="008C539B" w:rsidRPr="001058B5" w:rsidRDefault="008C539B">
      <w:pPr>
        <w:pStyle w:val="BodyText"/>
        <w:spacing w:before="4"/>
        <w:rPr>
          <w:rFonts w:ascii="Arial" w:hAnsi="Arial" w:cs="Arial"/>
          <w:sz w:val="12"/>
        </w:rPr>
      </w:pPr>
    </w:p>
    <w:p w14:paraId="423C74E4" w14:textId="77777777" w:rsidR="008C539B" w:rsidRPr="001058B5" w:rsidRDefault="00C12992">
      <w:pPr>
        <w:pStyle w:val="Heading4"/>
        <w:spacing w:before="106"/>
      </w:pPr>
      <w:bookmarkStart w:id="1404" w:name="About_Standard_Auditing"/>
      <w:bookmarkStart w:id="1405" w:name="_bookmark1640"/>
      <w:bookmarkEnd w:id="1404"/>
      <w:bookmarkEnd w:id="1405"/>
      <w:r w:rsidRPr="001058B5">
        <w:t>About Standard Auditing</w:t>
      </w:r>
    </w:p>
    <w:p w14:paraId="245D2CCA"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258C12AF"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641" w:history="1">
        <w:r w:rsidR="00C12992" w:rsidRPr="001058B5">
          <w:rPr>
            <w:rFonts w:ascii="Arial" w:hAnsi="Arial" w:cs="Arial"/>
            <w:color w:val="0000CC"/>
            <w:sz w:val="20"/>
          </w:rPr>
          <w:t>What Is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09B57A20"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645" w:history="1">
        <w:r w:rsidR="00C12992" w:rsidRPr="001058B5">
          <w:rPr>
            <w:rFonts w:ascii="Arial" w:hAnsi="Arial" w:cs="Arial"/>
            <w:color w:val="0000CC"/>
            <w:sz w:val="20"/>
          </w:rPr>
          <w:t>Who Can Perform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21ADA18"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648" w:history="1">
        <w:r w:rsidR="00C12992" w:rsidRPr="001058B5">
          <w:rPr>
            <w:rFonts w:ascii="Arial" w:hAnsi="Arial" w:cs="Arial"/>
            <w:color w:val="0000CC"/>
            <w:sz w:val="20"/>
          </w:rPr>
          <w:t>When Are Standard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Created?</w:t>
        </w:r>
      </w:hyperlink>
    </w:p>
    <w:p w14:paraId="2B2D949A" w14:textId="77777777" w:rsidR="008C539B" w:rsidRPr="001058B5" w:rsidRDefault="008C539B">
      <w:pPr>
        <w:pStyle w:val="BodyText"/>
        <w:spacing w:before="2"/>
        <w:rPr>
          <w:rFonts w:ascii="Arial" w:hAnsi="Arial" w:cs="Arial"/>
          <w:sz w:val="23"/>
        </w:rPr>
      </w:pPr>
    </w:p>
    <w:p w14:paraId="0EAA8F2C" w14:textId="77777777" w:rsidR="008C539B" w:rsidRPr="001058B5" w:rsidRDefault="00C12992">
      <w:pPr>
        <w:pStyle w:val="Heading6"/>
        <w:spacing w:before="1"/>
      </w:pPr>
      <w:bookmarkStart w:id="1406" w:name="What_Is_Standard_Auditing?"/>
      <w:bookmarkStart w:id="1407" w:name="_bookmark1641"/>
      <w:bookmarkEnd w:id="1406"/>
      <w:bookmarkEnd w:id="1407"/>
      <w:r w:rsidRPr="001058B5">
        <w:t>W</w:t>
      </w:r>
      <w:bookmarkStart w:id="1408" w:name="_bookmark1642"/>
      <w:bookmarkEnd w:id="1408"/>
      <w:r w:rsidRPr="001058B5">
        <w:t>hat Is Sta</w:t>
      </w:r>
      <w:bookmarkStart w:id="1409" w:name="_bookmark1643"/>
      <w:bookmarkEnd w:id="1409"/>
      <w:r w:rsidRPr="001058B5">
        <w:t>ndard Auditing?</w:t>
      </w:r>
    </w:p>
    <w:p w14:paraId="40433971"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In standard audi</w:t>
      </w:r>
      <w:bookmarkStart w:id="1410" w:name="_bookmark1644"/>
      <w:bookmarkEnd w:id="1410"/>
      <w:r w:rsidRPr="001058B5">
        <w:rPr>
          <w:rFonts w:ascii="Arial" w:hAnsi="Arial" w:cs="Arial"/>
        </w:rPr>
        <w:t xml:space="preserve">ting, you audit SQL statements, privileges, schema objects, and network </w:t>
      </w:r>
      <w:r w:rsidRPr="001058B5">
        <w:rPr>
          <w:rFonts w:ascii="Arial" w:hAnsi="Arial" w:cs="Arial"/>
          <w:spacing w:val="-3"/>
        </w:rPr>
        <w:t xml:space="preserve">activity. </w:t>
      </w:r>
      <w:r w:rsidRPr="001058B5">
        <w:rPr>
          <w:rFonts w:ascii="Arial" w:hAnsi="Arial" w:cs="Arial"/>
          <w:spacing w:val="-6"/>
        </w:rPr>
        <w:t xml:space="preserve">You </w:t>
      </w:r>
      <w:r w:rsidRPr="001058B5">
        <w:rPr>
          <w:rFonts w:ascii="Arial" w:hAnsi="Arial" w:cs="Arial"/>
        </w:rPr>
        <w:t>configure standard auditing by using the AUDIT SQL statement and</w:t>
      </w:r>
      <w:r w:rsidRPr="001058B5">
        <w:rPr>
          <w:rFonts w:ascii="Arial" w:hAnsi="Arial" w:cs="Arial"/>
          <w:spacing w:val="-13"/>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this</w:t>
      </w:r>
      <w:r w:rsidRPr="001058B5">
        <w:rPr>
          <w:rFonts w:ascii="Arial" w:hAnsi="Arial" w:cs="Arial"/>
          <w:spacing w:val="-13"/>
        </w:rPr>
        <w:t xml:space="preserve"> </w:t>
      </w:r>
      <w:r w:rsidRPr="001058B5">
        <w:rPr>
          <w:rFonts w:ascii="Arial" w:hAnsi="Arial" w:cs="Arial"/>
        </w:rPr>
        <w:t>configuration.</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write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3"/>
        </w:rPr>
        <w:t xml:space="preserve"> </w:t>
      </w:r>
      <w:r w:rsidRPr="001058B5">
        <w:rPr>
          <w:rFonts w:ascii="Arial" w:hAnsi="Arial" w:cs="Arial"/>
        </w:rPr>
        <w:t>records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either</w:t>
      </w:r>
      <w:r w:rsidRPr="001058B5">
        <w:rPr>
          <w:rFonts w:ascii="Arial" w:hAnsi="Arial" w:cs="Arial"/>
          <w:spacing w:val="-13"/>
        </w:rPr>
        <w:t xml:space="preserve"> </w:t>
      </w:r>
      <w:r w:rsidRPr="001058B5">
        <w:rPr>
          <w:rFonts w:ascii="Arial" w:hAnsi="Arial" w:cs="Arial"/>
        </w:rPr>
        <w:t>the database audit trail or to operating system audit</w:t>
      </w:r>
      <w:r w:rsidRPr="001058B5">
        <w:rPr>
          <w:rFonts w:ascii="Arial" w:hAnsi="Arial" w:cs="Arial"/>
          <w:spacing w:val="-4"/>
        </w:rPr>
        <w:t xml:space="preserve"> </w:t>
      </w:r>
      <w:r w:rsidRPr="001058B5">
        <w:rPr>
          <w:rFonts w:ascii="Arial" w:hAnsi="Arial" w:cs="Arial"/>
        </w:rPr>
        <w:t>files.</w:t>
      </w:r>
    </w:p>
    <w:p w14:paraId="6DFF6F34" w14:textId="77777777" w:rsidR="008C539B" w:rsidRPr="001058B5" w:rsidRDefault="008C539B">
      <w:pPr>
        <w:pStyle w:val="BodyText"/>
        <w:rPr>
          <w:rFonts w:ascii="Arial" w:hAnsi="Arial" w:cs="Arial"/>
          <w:sz w:val="23"/>
        </w:rPr>
      </w:pPr>
    </w:p>
    <w:p w14:paraId="7B59FED8" w14:textId="77777777" w:rsidR="008C539B" w:rsidRPr="001058B5" w:rsidRDefault="00C12992">
      <w:pPr>
        <w:pStyle w:val="Heading6"/>
      </w:pPr>
      <w:bookmarkStart w:id="1411" w:name="Who_Can_Perform_Standard_Auditing?"/>
      <w:bookmarkStart w:id="1412" w:name="_bookmark1645"/>
      <w:bookmarkEnd w:id="1411"/>
      <w:bookmarkEnd w:id="1412"/>
      <w:r w:rsidRPr="001058B5">
        <w:t>Who Can Per</w:t>
      </w:r>
      <w:bookmarkStart w:id="1413" w:name="_bookmark1646"/>
      <w:bookmarkEnd w:id="1413"/>
      <w:r w:rsidRPr="001058B5">
        <w:t>form Standard Auditing?</w:t>
      </w:r>
    </w:p>
    <w:p w14:paraId="4692A678" w14:textId="77777777" w:rsidR="008C539B" w:rsidRPr="001058B5" w:rsidRDefault="00C12992">
      <w:pPr>
        <w:pStyle w:val="BodyText"/>
        <w:spacing w:before="57" w:line="230" w:lineRule="auto"/>
        <w:ind w:left="2259"/>
        <w:rPr>
          <w:rFonts w:ascii="Arial" w:hAnsi="Arial" w:cs="Arial"/>
        </w:rPr>
      </w:pPr>
      <w:r w:rsidRPr="001058B5">
        <w:rPr>
          <w:rFonts w:ascii="Arial" w:hAnsi="Arial" w:cs="Arial"/>
        </w:rPr>
        <w:t xml:space="preserve">Any user can configure auditing for the objects in his or her own schema, by using the AUDIT statement. </w:t>
      </w:r>
      <w:r w:rsidRPr="001058B5">
        <w:rPr>
          <w:rFonts w:ascii="Arial" w:hAnsi="Arial" w:cs="Arial"/>
          <w:spacing w:val="-9"/>
        </w:rPr>
        <w:t xml:space="preserve">To </w:t>
      </w:r>
      <w:r w:rsidRPr="001058B5">
        <w:rPr>
          <w:rFonts w:ascii="Arial" w:hAnsi="Arial" w:cs="Arial"/>
        </w:rPr>
        <w:t>undo the audit configuration for this object, the user can use the 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additional</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perform</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task.</w:t>
      </w:r>
      <w:r w:rsidRPr="001058B5">
        <w:rPr>
          <w:rFonts w:ascii="Arial" w:hAnsi="Arial" w:cs="Arial"/>
          <w:spacing w:val="-14"/>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can run</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98"/>
        </w:rPr>
        <w:t xml:space="preserve"> </w:t>
      </w:r>
      <w:r w:rsidRPr="001058B5">
        <w:rPr>
          <w:rFonts w:ascii="Arial" w:hAnsi="Arial" w:cs="Arial"/>
        </w:rPr>
        <w:t>statements</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auditing</w:t>
      </w:r>
      <w:r w:rsidRPr="001058B5">
        <w:rPr>
          <w:rFonts w:ascii="Arial" w:hAnsi="Arial" w:cs="Arial"/>
          <w:spacing w:val="-24"/>
        </w:rPr>
        <w:t xml:space="preserve"> </w:t>
      </w:r>
      <w:r w:rsidRPr="001058B5">
        <w:rPr>
          <w:rFonts w:ascii="Arial" w:hAnsi="Arial" w:cs="Arial"/>
        </w:rPr>
        <w:t>options</w:t>
      </w:r>
      <w:r w:rsidRPr="001058B5">
        <w:rPr>
          <w:rFonts w:ascii="Arial" w:hAnsi="Arial" w:cs="Arial"/>
          <w:spacing w:val="-24"/>
        </w:rPr>
        <w:t xml:space="preserve"> </w:t>
      </w:r>
      <w:r w:rsidRPr="001058B5">
        <w:rPr>
          <w:rFonts w:ascii="Arial" w:hAnsi="Arial" w:cs="Arial"/>
        </w:rPr>
        <w:t>regardless</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8"/>
        </w:rPr>
        <w:t xml:space="preserve"> </w:t>
      </w:r>
      <w:r w:rsidRPr="001058B5">
        <w:rPr>
          <w:rFonts w:ascii="Arial" w:hAnsi="Arial" w:cs="Arial"/>
        </w:rPr>
        <w:t xml:space="preserve">parameter setting. If auditing has been disabled, the next time it is enabled, Oracle Database will record the auditing activities set by the AUDIT statements.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w:t>
        </w:r>
        <w:r w:rsidRPr="001058B5">
          <w:rPr>
            <w:rFonts w:ascii="Arial" w:hAnsi="Arial" w:cs="Arial"/>
            <w:color w:val="0000CC"/>
            <w:spacing w:val="-4"/>
          </w:rPr>
          <w:t xml:space="preserve">Trail" </w:t>
        </w:r>
      </w:hyperlink>
      <w:hyperlink w:anchor="_bookmark1656" w:history="1">
        <w:r w:rsidRPr="001058B5">
          <w:rPr>
            <w:rFonts w:ascii="Arial" w:hAnsi="Arial" w:cs="Arial"/>
          </w:rPr>
          <w:t xml:space="preserve">on page 9-8 </w:t>
        </w:r>
      </w:hyperlink>
      <w:r w:rsidRPr="001058B5">
        <w:rPr>
          <w:rFonts w:ascii="Arial" w:hAnsi="Arial" w:cs="Arial"/>
        </w:rPr>
        <w:t>explains how to enable standard</w:t>
      </w:r>
      <w:r w:rsidRPr="001058B5">
        <w:rPr>
          <w:rFonts w:ascii="Arial" w:hAnsi="Arial" w:cs="Arial"/>
          <w:spacing w:val="-14"/>
        </w:rPr>
        <w:t xml:space="preserve"> </w:t>
      </w:r>
      <w:r w:rsidRPr="001058B5">
        <w:rPr>
          <w:rFonts w:ascii="Arial" w:hAnsi="Arial" w:cs="Arial"/>
        </w:rPr>
        <w:t>auditing.</w:t>
      </w:r>
    </w:p>
    <w:p w14:paraId="03092922" w14:textId="77777777" w:rsidR="008C539B" w:rsidRPr="001058B5" w:rsidRDefault="00C12992">
      <w:pPr>
        <w:pStyle w:val="BodyText"/>
        <w:spacing w:before="108"/>
        <w:ind w:left="2260"/>
        <w:rPr>
          <w:rFonts w:ascii="Arial" w:hAnsi="Arial" w:cs="Arial"/>
        </w:rPr>
      </w:pPr>
      <w:r w:rsidRPr="001058B5">
        <w:rPr>
          <w:rFonts w:ascii="Arial" w:hAnsi="Arial" w:cs="Arial"/>
        </w:rPr>
        <w:t>Note the following:</w:t>
      </w:r>
    </w:p>
    <w:p w14:paraId="117BA12C" w14:textId="77777777" w:rsidR="008C539B" w:rsidRPr="001058B5" w:rsidRDefault="00C12992" w:rsidP="006F7931">
      <w:pPr>
        <w:pStyle w:val="ListParagraph"/>
        <w:numPr>
          <w:ilvl w:val="2"/>
          <w:numId w:val="137"/>
        </w:numPr>
        <w:tabs>
          <w:tab w:val="left" w:pos="2620"/>
        </w:tabs>
        <w:spacing w:before="121" w:line="228" w:lineRule="auto"/>
        <w:ind w:right="658"/>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objects</w:t>
      </w:r>
      <w:r w:rsidRPr="001058B5">
        <w:rPr>
          <w:rFonts w:ascii="Arial" w:hAnsi="Arial" w:cs="Arial"/>
          <w:spacing w:val="-12"/>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another</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have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4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system privilege.</w:t>
      </w:r>
    </w:p>
    <w:p w14:paraId="4EE2C1B8" w14:textId="77777777" w:rsidR="008C539B" w:rsidRPr="001058B5" w:rsidRDefault="00C12992" w:rsidP="006F7931">
      <w:pPr>
        <w:pStyle w:val="ListParagraph"/>
        <w:numPr>
          <w:ilvl w:val="2"/>
          <w:numId w:val="137"/>
        </w:numPr>
        <w:tabs>
          <w:tab w:val="left" w:pos="2620"/>
        </w:tabs>
        <w:spacing w:before="115"/>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bookmarkStart w:id="1414" w:name="_bookmark1647"/>
      <w:bookmarkEnd w:id="1414"/>
      <w:r w:rsidRPr="001058B5">
        <w:rPr>
          <w:rFonts w:ascii="Arial" w:hAnsi="Arial" w:cs="Arial"/>
          <w:sz w:val="20"/>
        </w:rPr>
        <w:t>audit</w:t>
      </w:r>
      <w:r w:rsidRPr="001058B5">
        <w:rPr>
          <w:rFonts w:ascii="Arial" w:hAnsi="Arial" w:cs="Arial"/>
          <w:spacing w:val="-8"/>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have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32"/>
          <w:sz w:val="20"/>
        </w:rPr>
        <w:t xml:space="preserve"> </w:t>
      </w:r>
      <w:r w:rsidRPr="001058B5">
        <w:rPr>
          <w:rFonts w:ascii="Arial" w:hAnsi="Arial" w:cs="Arial"/>
          <w:sz w:val="20"/>
        </w:rPr>
        <w:t>SYSTEM</w:t>
      </w:r>
      <w:r w:rsidRPr="001058B5">
        <w:rPr>
          <w:rFonts w:ascii="Arial" w:hAnsi="Arial" w:cs="Arial"/>
          <w:spacing w:val="-84"/>
          <w:sz w:val="20"/>
        </w:rPr>
        <w:t xml:space="preserve"> </w:t>
      </w:r>
      <w:r w:rsidRPr="001058B5">
        <w:rPr>
          <w:rFonts w:ascii="Arial" w:hAnsi="Arial" w:cs="Arial"/>
          <w:sz w:val="20"/>
        </w:rPr>
        <w:t>privilege.</w:t>
      </w:r>
    </w:p>
    <w:p w14:paraId="6C2E8B2E" w14:textId="77777777" w:rsidR="008C539B" w:rsidRPr="001058B5" w:rsidRDefault="00C12992" w:rsidP="006F7931">
      <w:pPr>
        <w:pStyle w:val="ListParagraph"/>
        <w:numPr>
          <w:ilvl w:val="2"/>
          <w:numId w:val="137"/>
        </w:numPr>
        <w:tabs>
          <w:tab w:val="left" w:pos="2620"/>
        </w:tabs>
        <w:spacing w:before="117" w:line="228" w:lineRule="auto"/>
        <w:ind w:right="467"/>
        <w:rPr>
          <w:rFonts w:ascii="Arial" w:hAnsi="Arial" w:cs="Arial"/>
          <w:sz w:val="20"/>
        </w:rPr>
      </w:pPr>
      <w:r w:rsidRPr="001058B5">
        <w:rPr>
          <w:rFonts w:ascii="Arial" w:hAnsi="Arial" w:cs="Arial"/>
          <w:w w:val="95"/>
          <w:sz w:val="20"/>
        </w:rPr>
        <w:t xml:space="preserve">If the O7_DICTIONARY_ACCESSIBILITY initialization parameter has been set to </w:t>
      </w:r>
      <w:r w:rsidRPr="001058B5">
        <w:rPr>
          <w:rFonts w:ascii="Arial" w:hAnsi="Arial" w:cs="Arial"/>
          <w:sz w:val="20"/>
        </w:rPr>
        <w:t>FALSE</w:t>
      </w:r>
      <w:r w:rsidRPr="001058B5">
        <w:rPr>
          <w:rFonts w:ascii="Arial" w:hAnsi="Arial" w:cs="Arial"/>
          <w:spacing w:val="-92"/>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default),</w:t>
      </w:r>
      <w:r w:rsidRPr="001058B5">
        <w:rPr>
          <w:rFonts w:ascii="Arial" w:hAnsi="Arial" w:cs="Arial"/>
          <w:spacing w:val="-17"/>
          <w:sz w:val="20"/>
        </w:rPr>
        <w:t xml:space="preserve"> </w:t>
      </w:r>
      <w:r w:rsidRPr="001058B5">
        <w:rPr>
          <w:rFonts w:ascii="Arial" w:hAnsi="Arial" w:cs="Arial"/>
          <w:sz w:val="20"/>
        </w:rPr>
        <w:t>then</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who</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SYSDBA</w:t>
      </w:r>
      <w:r w:rsidRPr="001058B5">
        <w:rPr>
          <w:rFonts w:ascii="Arial" w:hAnsi="Arial" w:cs="Arial"/>
          <w:spacing w:val="-92"/>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perform DML</w:t>
      </w:r>
      <w:r w:rsidRPr="001058B5">
        <w:rPr>
          <w:rFonts w:ascii="Arial" w:hAnsi="Arial" w:cs="Arial"/>
          <w:spacing w:val="-22"/>
          <w:sz w:val="20"/>
        </w:rPr>
        <w:t xml:space="preserve"> </w:t>
      </w:r>
      <w:r w:rsidRPr="001058B5">
        <w:rPr>
          <w:rFonts w:ascii="Arial" w:hAnsi="Arial" w:cs="Arial"/>
          <w:sz w:val="20"/>
        </w:rPr>
        <w:t>actions</w:t>
      </w:r>
      <w:r w:rsidRPr="001058B5">
        <w:rPr>
          <w:rFonts w:ascii="Arial" w:hAnsi="Arial" w:cs="Arial"/>
          <w:spacing w:val="-22"/>
          <w:sz w:val="20"/>
        </w:rPr>
        <w:t xml:space="preserve"> </w:t>
      </w:r>
      <w:r w:rsidRPr="001058B5">
        <w:rPr>
          <w:rFonts w:ascii="Arial" w:hAnsi="Arial" w:cs="Arial"/>
          <w:sz w:val="20"/>
        </w:rPr>
        <w:t>on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w:t>
      </w:r>
      <w:r w:rsidRPr="001058B5">
        <w:rPr>
          <w:rFonts w:ascii="Arial" w:hAnsi="Arial" w:cs="Arial"/>
          <w:spacing w:val="-22"/>
          <w:sz w:val="20"/>
        </w:rPr>
        <w:t xml:space="preserve"> </w:t>
      </w:r>
      <w:r w:rsidRPr="001058B5">
        <w:rPr>
          <w:rFonts w:ascii="Arial" w:hAnsi="Arial" w:cs="Arial"/>
          <w:sz w:val="20"/>
        </w:rPr>
        <w:t>data</w:t>
      </w:r>
      <w:r w:rsidRPr="001058B5">
        <w:rPr>
          <w:rFonts w:ascii="Arial" w:hAnsi="Arial" w:cs="Arial"/>
          <w:spacing w:val="-22"/>
          <w:sz w:val="20"/>
        </w:rPr>
        <w:t xml:space="preserve"> </w:t>
      </w:r>
      <w:r w:rsidRPr="001058B5">
        <w:rPr>
          <w:rFonts w:ascii="Arial" w:hAnsi="Arial" w:cs="Arial"/>
          <w:sz w:val="20"/>
        </w:rPr>
        <w:t>in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SYS.AUD$</w:t>
      </w:r>
      <w:r w:rsidRPr="001058B5">
        <w:rPr>
          <w:rFonts w:ascii="Arial" w:hAnsi="Arial" w:cs="Arial"/>
          <w:spacing w:val="-96"/>
          <w:sz w:val="20"/>
        </w:rPr>
        <w:t xml:space="preserve"> </w:t>
      </w:r>
      <w:r w:rsidRPr="001058B5">
        <w:rPr>
          <w:rFonts w:ascii="Arial" w:hAnsi="Arial" w:cs="Arial"/>
          <w:sz w:val="20"/>
        </w:rPr>
        <w:t>and</w:t>
      </w:r>
      <w:r w:rsidRPr="001058B5">
        <w:rPr>
          <w:rFonts w:ascii="Arial" w:hAnsi="Arial" w:cs="Arial"/>
          <w:spacing w:val="-21"/>
          <w:sz w:val="20"/>
        </w:rPr>
        <w:t xml:space="preserve"> </w:t>
      </w:r>
      <w:r w:rsidRPr="001058B5">
        <w:rPr>
          <w:rFonts w:ascii="Arial" w:hAnsi="Arial" w:cs="Arial"/>
          <w:sz w:val="20"/>
        </w:rPr>
        <w:t>SYS.FGA_LOG$</w:t>
      </w:r>
      <w:r w:rsidRPr="001058B5">
        <w:rPr>
          <w:rFonts w:ascii="Arial" w:hAnsi="Arial" w:cs="Arial"/>
          <w:spacing w:val="-96"/>
          <w:sz w:val="20"/>
        </w:rPr>
        <w:t xml:space="preserve"> </w:t>
      </w:r>
      <w:r w:rsidRPr="001058B5">
        <w:rPr>
          <w:rFonts w:ascii="Arial" w:hAnsi="Arial" w:cs="Arial"/>
          <w:sz w:val="20"/>
        </w:rPr>
        <w:t>tables.</w:t>
      </w:r>
      <w:r w:rsidRPr="001058B5">
        <w:rPr>
          <w:rFonts w:ascii="Arial" w:hAnsi="Arial" w:cs="Arial"/>
          <w:spacing w:val="-22"/>
          <w:sz w:val="20"/>
        </w:rPr>
        <w:t xml:space="preserve"> </w:t>
      </w:r>
      <w:r w:rsidRPr="001058B5">
        <w:rPr>
          <w:rFonts w:ascii="Arial" w:hAnsi="Arial" w:cs="Arial"/>
          <w:sz w:val="20"/>
        </w:rPr>
        <w:t>For</w:t>
      </w:r>
    </w:p>
    <w:p w14:paraId="509E4DA9" w14:textId="77777777" w:rsidR="008C539B" w:rsidRPr="001058B5" w:rsidRDefault="008C539B">
      <w:pPr>
        <w:spacing w:line="228" w:lineRule="auto"/>
        <w:rPr>
          <w:rFonts w:ascii="Arial" w:hAnsi="Arial" w:cs="Arial"/>
          <w:sz w:val="20"/>
        </w:rPr>
        <w:sectPr w:rsidR="008C539B" w:rsidRPr="001058B5">
          <w:headerReference w:type="even" r:id="rId196"/>
          <w:headerReference w:type="default" r:id="rId197"/>
          <w:pgSz w:w="12240" w:h="15840"/>
          <w:pgMar w:top="840" w:right="1060" w:bottom="860" w:left="1100" w:header="549" w:footer="663" w:gutter="0"/>
          <w:cols w:space="720"/>
        </w:sectPr>
      </w:pPr>
    </w:p>
    <w:p w14:paraId="6416203D" w14:textId="77777777" w:rsidR="008C539B" w:rsidRPr="001058B5" w:rsidRDefault="008C539B">
      <w:pPr>
        <w:pStyle w:val="BodyText"/>
        <w:spacing w:before="5"/>
        <w:rPr>
          <w:rFonts w:ascii="Arial" w:hAnsi="Arial" w:cs="Arial"/>
          <w:sz w:val="25"/>
        </w:rPr>
      </w:pPr>
    </w:p>
    <w:p w14:paraId="3FDFA7D1" w14:textId="77777777" w:rsidR="008C539B" w:rsidRPr="001058B5" w:rsidRDefault="00C12992">
      <w:pPr>
        <w:pStyle w:val="BodyText"/>
        <w:spacing w:before="103" w:line="228" w:lineRule="auto"/>
        <w:ind w:left="2020" w:right="807" w:hanging="1"/>
        <w:rPr>
          <w:rFonts w:ascii="Arial" w:hAnsi="Arial" w:cs="Arial"/>
        </w:rPr>
      </w:pPr>
      <w:r w:rsidRPr="001058B5">
        <w:rPr>
          <w:rFonts w:ascii="Arial" w:hAnsi="Arial" w:cs="Arial"/>
          <w:w w:val="95"/>
        </w:rPr>
        <w:t>greater</w:t>
      </w:r>
      <w:r w:rsidRPr="001058B5">
        <w:rPr>
          <w:rFonts w:ascii="Arial" w:hAnsi="Arial" w:cs="Arial"/>
          <w:spacing w:val="-18"/>
          <w:w w:val="95"/>
        </w:rPr>
        <w:t xml:space="preserve"> </w:t>
      </w:r>
      <w:r w:rsidRPr="001058B5">
        <w:rPr>
          <w:rFonts w:ascii="Arial" w:hAnsi="Arial" w:cs="Arial"/>
          <w:spacing w:val="-3"/>
          <w:w w:val="95"/>
        </w:rPr>
        <w:t>security,</w:t>
      </w:r>
      <w:r w:rsidRPr="001058B5">
        <w:rPr>
          <w:rFonts w:ascii="Arial" w:hAnsi="Arial" w:cs="Arial"/>
          <w:spacing w:val="-18"/>
          <w:w w:val="95"/>
        </w:rPr>
        <w:t xml:space="preserve"> </w:t>
      </w:r>
      <w:r w:rsidRPr="001058B5">
        <w:rPr>
          <w:rFonts w:ascii="Arial" w:hAnsi="Arial" w:cs="Arial"/>
          <w:w w:val="95"/>
        </w:rPr>
        <w:t>set</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O7_DICTIONARY_ACCESSIBILITY</w:t>
      </w:r>
      <w:r w:rsidRPr="001058B5">
        <w:rPr>
          <w:rFonts w:ascii="Arial" w:hAnsi="Arial" w:cs="Arial"/>
          <w:spacing w:val="-89"/>
          <w:w w:val="95"/>
        </w:rPr>
        <w:t xml:space="preserve"> </w:t>
      </w:r>
      <w:r w:rsidRPr="001058B5">
        <w:rPr>
          <w:rFonts w:ascii="Arial" w:hAnsi="Arial" w:cs="Arial"/>
          <w:w w:val="95"/>
        </w:rPr>
        <w:t>parameter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FALSE</w:t>
      </w:r>
      <w:r w:rsidRPr="001058B5">
        <w:rPr>
          <w:rFonts w:ascii="Arial" w:hAnsi="Arial" w:cs="Arial"/>
          <w:spacing w:val="-8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 xml:space="preserve">that </w:t>
      </w:r>
      <w:r w:rsidRPr="001058B5">
        <w:rPr>
          <w:rFonts w:ascii="Arial" w:hAnsi="Arial" w:cs="Arial"/>
        </w:rPr>
        <w:t>non-SYSDBA</w:t>
      </w:r>
      <w:r w:rsidRPr="001058B5">
        <w:rPr>
          <w:rFonts w:ascii="Arial" w:hAnsi="Arial" w:cs="Arial"/>
          <w:spacing w:val="-80"/>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SYS</w:t>
      </w:r>
      <w:r w:rsidRPr="001058B5">
        <w:rPr>
          <w:rFonts w:ascii="Arial" w:hAnsi="Arial" w:cs="Arial"/>
          <w:spacing w:val="-79"/>
        </w:rPr>
        <w:t xml:space="preserve"> </w:t>
      </w:r>
      <w:r w:rsidRPr="001058B5">
        <w:rPr>
          <w:rFonts w:ascii="Arial" w:hAnsi="Arial" w:cs="Arial"/>
        </w:rPr>
        <w:t>objects.</w:t>
      </w:r>
    </w:p>
    <w:p w14:paraId="0235C6BC" w14:textId="77777777" w:rsidR="008C539B" w:rsidRPr="001058B5" w:rsidRDefault="008C539B">
      <w:pPr>
        <w:pStyle w:val="BodyText"/>
        <w:spacing w:before="7"/>
        <w:rPr>
          <w:rFonts w:ascii="Arial" w:hAnsi="Arial" w:cs="Arial"/>
          <w:sz w:val="17"/>
        </w:rPr>
      </w:pPr>
    </w:p>
    <w:p w14:paraId="6415CA8C" w14:textId="77777777" w:rsidR="008C539B" w:rsidRPr="001058B5" w:rsidRDefault="00C12992">
      <w:pPr>
        <w:ind w:left="2380"/>
        <w:rPr>
          <w:rFonts w:ascii="Arial" w:hAnsi="Arial" w:cs="Arial"/>
          <w:b/>
          <w:sz w:val="19"/>
        </w:rPr>
      </w:pPr>
      <w:r w:rsidRPr="001058B5">
        <w:rPr>
          <w:rFonts w:ascii="Arial" w:hAnsi="Arial" w:cs="Arial"/>
          <w:b/>
          <w:sz w:val="19"/>
        </w:rPr>
        <w:t>See Also:</w:t>
      </w:r>
    </w:p>
    <w:p w14:paraId="33085C2A" w14:textId="77777777" w:rsidR="008C539B" w:rsidRPr="001058B5" w:rsidRDefault="00C12992">
      <w:pPr>
        <w:pStyle w:val="ListParagraph"/>
        <w:numPr>
          <w:ilvl w:val="0"/>
          <w:numId w:val="54"/>
        </w:numPr>
        <w:tabs>
          <w:tab w:val="left" w:pos="2740"/>
        </w:tabs>
        <w:spacing w:before="137" w:line="228" w:lineRule="auto"/>
        <w:ind w:right="1860" w:hanging="359"/>
        <w:rPr>
          <w:rFonts w:ascii="Arial" w:hAnsi="Arial" w:cs="Arial"/>
          <w:sz w:val="20"/>
        </w:rPr>
      </w:pPr>
      <w:r w:rsidRPr="001058B5">
        <w:rPr>
          <w:rFonts w:ascii="Arial" w:hAnsi="Arial" w:cs="Arial"/>
          <w:sz w:val="20"/>
        </w:rPr>
        <w:t>GRANT</w:t>
      </w:r>
      <w:r w:rsidRPr="001058B5">
        <w:rPr>
          <w:rFonts w:ascii="Arial" w:hAnsi="Arial" w:cs="Arial"/>
          <w:spacing w:val="-88"/>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2"/>
          <w:sz w:val="20"/>
        </w:rPr>
        <w:t xml:space="preserve"> </w:t>
      </w:r>
      <w:r w:rsidRPr="001058B5">
        <w:rPr>
          <w:rFonts w:ascii="Arial" w:hAnsi="Arial" w:cs="Arial"/>
          <w:i/>
          <w:sz w:val="20"/>
        </w:rPr>
        <w:t>Language</w:t>
      </w:r>
      <w:r w:rsidRPr="001058B5">
        <w:rPr>
          <w:rFonts w:ascii="Arial" w:hAnsi="Arial" w:cs="Arial"/>
          <w:i/>
          <w:spacing w:val="-12"/>
          <w:sz w:val="20"/>
        </w:rPr>
        <w:t xml:space="preserve"> </w:t>
      </w:r>
      <w:r w:rsidRPr="001058B5">
        <w:rPr>
          <w:rFonts w:ascii="Arial" w:hAnsi="Arial" w:cs="Arial"/>
          <w:i/>
          <w:sz w:val="20"/>
        </w:rPr>
        <w:t>Reference</w:t>
      </w:r>
      <w:r w:rsidRPr="001058B5">
        <w:rPr>
          <w:rFonts w:ascii="Arial" w:hAnsi="Arial" w:cs="Arial"/>
          <w:i/>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available system and object</w:t>
      </w:r>
      <w:r w:rsidRPr="001058B5">
        <w:rPr>
          <w:rFonts w:ascii="Arial" w:hAnsi="Arial" w:cs="Arial"/>
          <w:spacing w:val="-3"/>
          <w:sz w:val="20"/>
        </w:rPr>
        <w:t xml:space="preserve"> </w:t>
      </w:r>
      <w:r w:rsidRPr="001058B5">
        <w:rPr>
          <w:rFonts w:ascii="Arial" w:hAnsi="Arial" w:cs="Arial"/>
          <w:sz w:val="20"/>
        </w:rPr>
        <w:t>privileges</w:t>
      </w:r>
    </w:p>
    <w:p w14:paraId="62C4990A" w14:textId="77777777" w:rsidR="008C539B" w:rsidRPr="001058B5" w:rsidRDefault="00C12992">
      <w:pPr>
        <w:pStyle w:val="ListParagraph"/>
        <w:numPr>
          <w:ilvl w:val="0"/>
          <w:numId w:val="54"/>
        </w:numPr>
        <w:tabs>
          <w:tab w:val="left" w:pos="2740"/>
        </w:tabs>
        <w:spacing w:before="124" w:line="228" w:lineRule="auto"/>
        <w:ind w:right="1506" w:hanging="359"/>
        <w:rPr>
          <w:rFonts w:ascii="Arial" w:hAnsi="Arial" w:cs="Arial"/>
          <w:sz w:val="20"/>
        </w:rPr>
      </w:pPr>
      <w:r w:rsidRPr="001058B5">
        <w:rPr>
          <w:rFonts w:ascii="Arial" w:hAnsi="Arial" w:cs="Arial"/>
          <w:sz w:val="20"/>
        </w:rPr>
        <w:t>AUDIT</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1"/>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full</w:t>
      </w:r>
      <w:r w:rsidRPr="001058B5">
        <w:rPr>
          <w:rFonts w:ascii="Arial" w:hAnsi="Arial" w:cs="Arial"/>
          <w:spacing w:val="-11"/>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audit</w:t>
      </w:r>
      <w:r w:rsidRPr="001058B5">
        <w:rPr>
          <w:rFonts w:ascii="Arial" w:hAnsi="Arial" w:cs="Arial"/>
          <w:spacing w:val="-1"/>
          <w:sz w:val="20"/>
        </w:rPr>
        <w:t xml:space="preserve"> </w:t>
      </w:r>
      <w:r w:rsidRPr="001058B5">
        <w:rPr>
          <w:rFonts w:ascii="Arial" w:hAnsi="Arial" w:cs="Arial"/>
          <w:sz w:val="20"/>
        </w:rPr>
        <w:t>options</w:t>
      </w:r>
    </w:p>
    <w:p w14:paraId="2B2FF00C" w14:textId="77777777" w:rsidR="008C539B" w:rsidRPr="001058B5" w:rsidRDefault="008C539B">
      <w:pPr>
        <w:pStyle w:val="BodyText"/>
        <w:spacing w:before="5"/>
        <w:rPr>
          <w:rFonts w:ascii="Arial" w:hAnsi="Arial" w:cs="Arial"/>
        </w:rPr>
      </w:pPr>
    </w:p>
    <w:p w14:paraId="6918C6E9" w14:textId="77777777" w:rsidR="008C539B" w:rsidRPr="001058B5" w:rsidRDefault="00C12992">
      <w:pPr>
        <w:pStyle w:val="Heading6"/>
        <w:ind w:left="1660"/>
      </w:pPr>
      <w:bookmarkStart w:id="1415" w:name="When_Are_Standard_Audit_Records_Created?"/>
      <w:bookmarkStart w:id="1416" w:name="_bookmark1648"/>
      <w:bookmarkEnd w:id="1415"/>
      <w:bookmarkEnd w:id="1416"/>
      <w:r w:rsidRPr="001058B5">
        <w:t>Whe</w:t>
      </w:r>
      <w:bookmarkStart w:id="1417" w:name="_bookmark1649"/>
      <w:bookmarkEnd w:id="1417"/>
      <w:r w:rsidRPr="001058B5">
        <w:t>n Are Standard Audit Records Created?</w:t>
      </w:r>
    </w:p>
    <w:p w14:paraId="7693CE94"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as the security administrator, enable or disable standar</w:t>
      </w:r>
      <w:bookmarkStart w:id="1418" w:name="_bookmark1650"/>
      <w:bookmarkEnd w:id="1418"/>
      <w:r w:rsidRPr="001058B5">
        <w:rPr>
          <w:rFonts w:ascii="Arial" w:hAnsi="Arial" w:cs="Arial"/>
        </w:rPr>
        <w:t xml:space="preserve">d auditing for the entire database. If it is disabled, then no audit records are created. Configuring audit options is described in the previous section, </w:t>
      </w:r>
      <w:hyperlink w:anchor="_bookmark1645" w:history="1">
        <w:r w:rsidRPr="001058B5">
          <w:rPr>
            <w:rFonts w:ascii="Arial" w:hAnsi="Arial" w:cs="Arial"/>
            <w:color w:val="0000CC"/>
          </w:rPr>
          <w:t>"Who Can Perform Standard Auditing?"</w:t>
        </w:r>
      </w:hyperlink>
    </w:p>
    <w:p w14:paraId="1F690039" w14:textId="77777777" w:rsidR="008C539B" w:rsidRPr="001058B5" w:rsidRDefault="00C12992">
      <w:pPr>
        <w:pStyle w:val="BodyText"/>
        <w:spacing w:before="117" w:line="232" w:lineRule="auto"/>
        <w:ind w:left="1660" w:right="802"/>
        <w:rPr>
          <w:rFonts w:ascii="Arial" w:hAnsi="Arial" w:cs="Arial"/>
        </w:rPr>
      </w:pPr>
      <w:r w:rsidRPr="001058B5">
        <w:rPr>
          <w:rFonts w:ascii="Arial" w:hAnsi="Arial" w:cs="Arial"/>
        </w:rPr>
        <w:t>When auditing is enabled in the database and an action configured to be audited occurs, Oracle Data</w:t>
      </w:r>
      <w:bookmarkStart w:id="1419" w:name="_bookmark1651"/>
      <w:bookmarkEnd w:id="1419"/>
      <w:r w:rsidRPr="001058B5">
        <w:rPr>
          <w:rFonts w:ascii="Arial" w:hAnsi="Arial" w:cs="Arial"/>
        </w:rPr>
        <w:t>base generates an audit record during or after the execution phase of the SQL statement. Oracle Database individually audits SQL statements inside</w:t>
      </w:r>
      <w:bookmarkStart w:id="1420" w:name="_bookmark1652"/>
      <w:bookmarkEnd w:id="1420"/>
      <w:r w:rsidRPr="001058B5">
        <w:rPr>
          <w:rFonts w:ascii="Arial" w:hAnsi="Arial" w:cs="Arial"/>
        </w:rPr>
        <w:t xml:space="preserve"> PL/SQL program units, as necessary, when the program unit is run.</w:t>
      </w:r>
    </w:p>
    <w:p w14:paraId="1A3A594F"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The generation and insertion of an audit trail record is independent of a user transaction being committed. That is, even if a user transaction is rolled back, the audit</w:t>
      </w:r>
      <w:bookmarkStart w:id="1421" w:name="_bookmark1653"/>
      <w:bookmarkEnd w:id="1421"/>
      <w:r w:rsidRPr="001058B5">
        <w:rPr>
          <w:rFonts w:ascii="Arial" w:hAnsi="Arial" w:cs="Arial"/>
        </w:rPr>
        <w:t xml:space="preserve"> trail record remains committed.</w:t>
      </w:r>
    </w:p>
    <w:p w14:paraId="4B80F3EE"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Statement and privilege audit options in effect at the time a database user connects to the database remain in effect for the duration of the session. When the session is already active, setting or changing statement or privilege audit options does not take effect in that session. The modified statement or privilege audit options take effect only when the current session ends and a new session is created.</w:t>
      </w:r>
    </w:p>
    <w:p w14:paraId="2D1ACF33" w14:textId="77777777" w:rsidR="008C539B" w:rsidRPr="001058B5" w:rsidRDefault="00C12992">
      <w:pPr>
        <w:pStyle w:val="BodyText"/>
        <w:spacing w:before="115" w:line="232" w:lineRule="auto"/>
        <w:ind w:left="1660" w:right="848"/>
        <w:rPr>
          <w:rFonts w:ascii="Arial" w:hAnsi="Arial" w:cs="Arial"/>
        </w:rPr>
      </w:pPr>
      <w:r w:rsidRPr="001058B5">
        <w:rPr>
          <w:rFonts w:ascii="Arial" w:hAnsi="Arial" w:cs="Arial"/>
        </w:rPr>
        <w:t>In contrast, changes to schema object audit options become immediately effective for current sessions.</w:t>
      </w:r>
    </w:p>
    <w:p w14:paraId="788B93EB" w14:textId="77777777" w:rsidR="008C539B" w:rsidRPr="001058B5" w:rsidRDefault="00C12992">
      <w:pPr>
        <w:spacing w:before="210"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Concepts </w:t>
      </w:r>
      <w:r w:rsidRPr="001058B5">
        <w:rPr>
          <w:rFonts w:ascii="Arial" w:hAnsi="Arial" w:cs="Arial"/>
          <w:sz w:val="20"/>
        </w:rPr>
        <w:t>for information about the different phases of SQL statement processing and shared SQL</w:t>
      </w:r>
    </w:p>
    <w:p w14:paraId="1DB687A6" w14:textId="77777777" w:rsidR="008C539B" w:rsidRPr="001058B5" w:rsidRDefault="008C539B">
      <w:pPr>
        <w:pStyle w:val="BodyText"/>
        <w:spacing w:before="11"/>
        <w:rPr>
          <w:rFonts w:ascii="Arial" w:hAnsi="Arial" w:cs="Arial"/>
        </w:rPr>
      </w:pPr>
    </w:p>
    <w:p w14:paraId="7E7EA6B8" w14:textId="77777777" w:rsidR="008C539B" w:rsidRPr="001058B5" w:rsidRDefault="00C12992">
      <w:pPr>
        <w:pStyle w:val="Heading4"/>
        <w:ind w:left="100"/>
      </w:pPr>
      <w:bookmarkStart w:id="1422" w:name="Configuring_Standard_Auditing_with_the_A"/>
      <w:bookmarkStart w:id="1423" w:name="_bookmark1654"/>
      <w:bookmarkStart w:id="1424" w:name="_bookmark1655"/>
      <w:bookmarkEnd w:id="1422"/>
      <w:bookmarkEnd w:id="1423"/>
      <w:bookmarkEnd w:id="1424"/>
      <w:r w:rsidRPr="001058B5">
        <w:t>Configuring Standard Auditing with the AUDIT_TRAIL Initialization Parameter</w:t>
      </w:r>
    </w:p>
    <w:p w14:paraId="5BCEE29E"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2AD8B851"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656" w:history="1">
        <w:r w:rsidR="00C12992" w:rsidRPr="001058B5">
          <w:rPr>
            <w:rFonts w:ascii="Arial" w:hAnsi="Arial" w:cs="Arial"/>
            <w:color w:val="0000CC"/>
            <w:sz w:val="20"/>
          </w:rPr>
          <w:t>Enabling or Disabling the Standard Audit</w:t>
        </w:r>
        <w:r w:rsidR="00C12992" w:rsidRPr="001058B5">
          <w:rPr>
            <w:rFonts w:ascii="Arial" w:hAnsi="Arial" w:cs="Arial"/>
            <w:color w:val="0000CC"/>
            <w:spacing w:val="-6"/>
            <w:sz w:val="20"/>
          </w:rPr>
          <w:t xml:space="preserve"> </w:t>
        </w:r>
        <w:r w:rsidR="00C12992" w:rsidRPr="001058B5">
          <w:rPr>
            <w:rFonts w:ascii="Arial" w:hAnsi="Arial" w:cs="Arial"/>
            <w:color w:val="0000CC"/>
            <w:spacing w:val="-4"/>
            <w:sz w:val="20"/>
          </w:rPr>
          <w:t>Trail</w:t>
        </w:r>
      </w:hyperlink>
    </w:p>
    <w:p w14:paraId="5723CB00"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666" w:history="1">
        <w:r w:rsidR="00C12992" w:rsidRPr="001058B5">
          <w:rPr>
            <w:rFonts w:ascii="Arial" w:hAnsi="Arial" w:cs="Arial"/>
            <w:color w:val="0000CC"/>
            <w:sz w:val="20"/>
          </w:rPr>
          <w:t>Settings for the AUDIT_TRAIL Initialization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Parameter</w:t>
        </w:r>
      </w:hyperlink>
    </w:p>
    <w:p w14:paraId="132F9518" w14:textId="77777777" w:rsidR="008C539B" w:rsidRPr="001058B5" w:rsidRDefault="008C539B">
      <w:pPr>
        <w:pStyle w:val="BodyText"/>
        <w:spacing w:before="1"/>
        <w:rPr>
          <w:rFonts w:ascii="Arial" w:hAnsi="Arial" w:cs="Arial"/>
          <w:sz w:val="23"/>
        </w:rPr>
      </w:pPr>
    </w:p>
    <w:p w14:paraId="2377883F" w14:textId="77777777" w:rsidR="008C539B" w:rsidRPr="001058B5" w:rsidRDefault="00C12992">
      <w:pPr>
        <w:pStyle w:val="Heading6"/>
        <w:ind w:left="1660"/>
      </w:pPr>
      <w:bookmarkStart w:id="1425" w:name="Enabling_or_Disabling_the_Standard_Audit"/>
      <w:bookmarkStart w:id="1426" w:name="_bookmark1656"/>
      <w:bookmarkEnd w:id="1425"/>
      <w:bookmarkEnd w:id="1426"/>
      <w:r w:rsidRPr="001058B5">
        <w:t xml:space="preserve">Enabling </w:t>
      </w:r>
      <w:bookmarkStart w:id="1427" w:name="_bookmark1659"/>
      <w:bookmarkEnd w:id="1427"/>
      <w:r w:rsidRPr="001058B5">
        <w:t>or Di</w:t>
      </w:r>
      <w:bookmarkStart w:id="1428" w:name="_bookmark1658"/>
      <w:bookmarkEnd w:id="1428"/>
      <w:r w:rsidRPr="001058B5">
        <w:t>sabling t</w:t>
      </w:r>
      <w:bookmarkStart w:id="1429" w:name="_bookmark1657"/>
      <w:bookmarkEnd w:id="1429"/>
      <w:r w:rsidRPr="001058B5">
        <w:t>he St</w:t>
      </w:r>
      <w:bookmarkStart w:id="1430" w:name="_bookmark1660"/>
      <w:bookmarkEnd w:id="1430"/>
      <w:r w:rsidRPr="001058B5">
        <w:t>andard Audit Trail</w:t>
      </w:r>
    </w:p>
    <w:p w14:paraId="3BB29A26" w14:textId="77777777" w:rsidR="008C539B" w:rsidRPr="001058B5" w:rsidRDefault="00C12992">
      <w:pPr>
        <w:pStyle w:val="BodyText"/>
        <w:spacing w:before="57" w:line="230" w:lineRule="auto"/>
        <w:ind w:left="1660" w:right="784" w:hanging="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standard</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bookmarkStart w:id="1431" w:name="_bookmark1662"/>
      <w:bookmarkEnd w:id="1431"/>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initialization</w:t>
      </w:r>
      <w:r w:rsidRPr="001058B5">
        <w:rPr>
          <w:rFonts w:ascii="Arial" w:hAnsi="Arial" w:cs="Arial"/>
          <w:spacing w:val="-22"/>
        </w:rPr>
        <w:t xml:space="preserve"> </w:t>
      </w:r>
      <w:r w:rsidRPr="001058B5">
        <w:rPr>
          <w:rFonts w:ascii="Arial" w:hAnsi="Arial" w:cs="Arial"/>
        </w:rPr>
        <w:t>parameter. This setting determines whether to create the audit trail in the database audit trail,</w:t>
      </w:r>
      <w:bookmarkStart w:id="1432" w:name="_bookmark1661"/>
      <w:bookmarkEnd w:id="1432"/>
      <w:r w:rsidRPr="001058B5">
        <w:rPr>
          <w:rFonts w:ascii="Arial" w:hAnsi="Arial" w:cs="Arial"/>
        </w:rPr>
        <w:t xml:space="preserve"> write the audit activities to an operating system file, or to disable</w:t>
      </w:r>
      <w:r w:rsidRPr="001058B5">
        <w:rPr>
          <w:rFonts w:ascii="Arial" w:hAnsi="Arial" w:cs="Arial"/>
          <w:spacing w:val="-16"/>
        </w:rPr>
        <w:t xml:space="preserve"> </w:t>
      </w:r>
      <w:r w:rsidRPr="001058B5">
        <w:rPr>
          <w:rFonts w:ascii="Arial" w:hAnsi="Arial" w:cs="Arial"/>
        </w:rPr>
        <w:t>auditing.</w:t>
      </w:r>
    </w:p>
    <w:p w14:paraId="4DD085A9" w14:textId="77777777" w:rsidR="008C539B" w:rsidRPr="001058B5" w:rsidRDefault="00C12992">
      <w:pPr>
        <w:pStyle w:val="BodyText"/>
        <w:spacing w:before="121" w:line="230" w:lineRule="auto"/>
        <w:ind w:left="1660" w:right="1026"/>
        <w:jc w:val="both"/>
        <w:rPr>
          <w:rFonts w:ascii="Arial" w:hAnsi="Arial" w:cs="Arial"/>
        </w:rPr>
      </w:pPr>
      <w:r w:rsidRPr="001058B5">
        <w:rPr>
          <w:rFonts w:ascii="Arial" w:hAnsi="Arial" w:cs="Arial"/>
          <w:spacing w:val="-9"/>
        </w:rPr>
        <w:t xml:space="preserve">To </w:t>
      </w:r>
      <w:r w:rsidRPr="001058B5">
        <w:rPr>
          <w:rFonts w:ascii="Arial" w:hAnsi="Arial" w:cs="Arial"/>
        </w:rPr>
        <w:t>enable or disable the standard audit trail, log in to SQL*Plus with administrative privileges,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51"/>
        </w:rPr>
        <w:t xml:space="preserve"> </w:t>
      </w:r>
      <w:r w:rsidRPr="001058B5">
        <w:rPr>
          <w:rFonts w:ascii="Arial" w:hAnsi="Arial" w:cs="Arial"/>
        </w:rPr>
        <w:t>SYSTEM</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7"/>
        </w:rPr>
        <w:t xml:space="preserve"> </w:t>
      </w:r>
      <w:r w:rsidRPr="001058B5">
        <w:rPr>
          <w:rFonts w:ascii="Arial" w:hAnsi="Arial" w:cs="Arial"/>
        </w:rPr>
        <w:t>Afterwards,</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need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restart</w:t>
      </w:r>
      <w:r w:rsidRPr="001058B5">
        <w:rPr>
          <w:rFonts w:ascii="Arial" w:hAnsi="Arial" w:cs="Arial"/>
          <w:spacing w:val="-17"/>
        </w:rPr>
        <w:t xml:space="preserve"> </w:t>
      </w:r>
      <w:r w:rsidRPr="001058B5">
        <w:rPr>
          <w:rFonts w:ascii="Arial" w:hAnsi="Arial" w:cs="Arial"/>
        </w:rPr>
        <w:t>the database</w:t>
      </w:r>
      <w:r w:rsidRPr="001058B5">
        <w:rPr>
          <w:rFonts w:ascii="Arial" w:hAnsi="Arial" w:cs="Arial"/>
          <w:spacing w:val="-2"/>
        </w:rPr>
        <w:t xml:space="preserve"> </w:t>
      </w:r>
      <w:r w:rsidRPr="001058B5">
        <w:rPr>
          <w:rFonts w:ascii="Arial" w:hAnsi="Arial" w:cs="Arial"/>
        </w:rPr>
        <w:t>instance.</w:t>
      </w:r>
    </w:p>
    <w:p w14:paraId="53A486C6" w14:textId="77777777" w:rsidR="008C539B" w:rsidRPr="001058B5" w:rsidRDefault="00C12992">
      <w:pPr>
        <w:pStyle w:val="BodyText"/>
        <w:spacing w:before="113" w:line="246" w:lineRule="exact"/>
        <w:ind w:left="1660"/>
        <w:rPr>
          <w:rFonts w:ascii="Arial" w:hAnsi="Arial" w:cs="Arial"/>
        </w:rPr>
      </w:pPr>
      <w:r w:rsidRPr="001058B5">
        <w:rPr>
          <w:rFonts w:ascii="Arial" w:hAnsi="Arial" w:cs="Arial"/>
          <w:spacing w:val="-9"/>
        </w:rPr>
        <w:t xml:space="preserve">To </w:t>
      </w:r>
      <w:r w:rsidRPr="001058B5">
        <w:rPr>
          <w:rFonts w:ascii="Arial" w:hAnsi="Arial" w:cs="Arial"/>
        </w:rPr>
        <w:t>check the current value of the AUDIT_TRAIL</w:t>
      </w:r>
      <w:r w:rsidRPr="001058B5">
        <w:rPr>
          <w:rFonts w:ascii="Arial" w:hAnsi="Arial" w:cs="Arial"/>
          <w:spacing w:val="-88"/>
        </w:rPr>
        <w:t xml:space="preserve"> </w:t>
      </w:r>
      <w:r w:rsidRPr="001058B5">
        <w:rPr>
          <w:rFonts w:ascii="Arial" w:hAnsi="Arial" w:cs="Arial"/>
        </w:rPr>
        <w:t>parameter, use the SHOW PARAMETER</w:t>
      </w:r>
    </w:p>
    <w:p w14:paraId="69D346B9" w14:textId="77777777" w:rsidR="008C539B" w:rsidRPr="001058B5" w:rsidRDefault="00C12992">
      <w:pPr>
        <w:pStyle w:val="BodyText"/>
        <w:spacing w:line="242" w:lineRule="exact"/>
        <w:ind w:left="1659"/>
        <w:rPr>
          <w:rFonts w:ascii="Arial" w:hAnsi="Arial" w:cs="Arial"/>
        </w:rPr>
      </w:pPr>
      <w:r w:rsidRPr="001058B5">
        <w:rPr>
          <w:rFonts w:ascii="Arial" w:hAnsi="Arial" w:cs="Arial"/>
        </w:rPr>
        <w:t>command in SQL*Plus.</w:t>
      </w:r>
    </w:p>
    <w:p w14:paraId="694D1D84" w14:textId="77777777" w:rsidR="008C539B" w:rsidRPr="001058B5" w:rsidRDefault="008D1AB8">
      <w:pPr>
        <w:pStyle w:val="BodyText"/>
        <w:spacing w:before="111"/>
        <w:ind w:left="1660"/>
        <w:rPr>
          <w:rFonts w:ascii="Arial" w:hAnsi="Arial" w:cs="Arial"/>
        </w:rPr>
      </w:pPr>
      <w:hyperlink w:anchor="_bookmark1664" w:history="1">
        <w:r w:rsidR="00C12992" w:rsidRPr="001058B5">
          <w:rPr>
            <w:rFonts w:ascii="Arial" w:hAnsi="Arial" w:cs="Arial"/>
            <w:color w:val="0000CC"/>
          </w:rPr>
          <w:t xml:space="preserve">Example 9–1 </w:t>
        </w:r>
      </w:hyperlink>
      <w:r w:rsidR="00C12992" w:rsidRPr="001058B5">
        <w:rPr>
          <w:rFonts w:ascii="Arial" w:hAnsi="Arial" w:cs="Arial"/>
        </w:rPr>
        <w:t>shows how to check the AUDIT_TRAIL</w:t>
      </w:r>
      <w:r w:rsidR="00C12992" w:rsidRPr="001058B5">
        <w:rPr>
          <w:rFonts w:ascii="Arial" w:hAnsi="Arial" w:cs="Arial"/>
          <w:spacing w:val="-81"/>
        </w:rPr>
        <w:t xml:space="preserve"> </w:t>
      </w:r>
      <w:r w:rsidR="00C12992" w:rsidRPr="001058B5">
        <w:rPr>
          <w:rFonts w:ascii="Arial" w:hAnsi="Arial" w:cs="Arial"/>
        </w:rPr>
        <w:t xml:space="preserve">parameter </w:t>
      </w:r>
      <w:bookmarkStart w:id="1433" w:name="_bookmark1663"/>
      <w:bookmarkEnd w:id="1433"/>
      <w:r w:rsidR="00C12992" w:rsidRPr="001058B5">
        <w:rPr>
          <w:rFonts w:ascii="Arial" w:hAnsi="Arial" w:cs="Arial"/>
        </w:rPr>
        <w:t>setting.</w:t>
      </w:r>
    </w:p>
    <w:p w14:paraId="4E7249E3"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18969C0" w14:textId="77777777" w:rsidR="008C539B" w:rsidRPr="001058B5" w:rsidRDefault="008C539B">
      <w:pPr>
        <w:pStyle w:val="BodyText"/>
        <w:spacing w:before="4"/>
        <w:rPr>
          <w:rFonts w:ascii="Arial" w:hAnsi="Arial" w:cs="Arial"/>
          <w:sz w:val="25"/>
        </w:rPr>
      </w:pPr>
    </w:p>
    <w:p w14:paraId="5FAAADE2" w14:textId="77777777" w:rsidR="008C539B" w:rsidRPr="001058B5" w:rsidRDefault="00C12992">
      <w:pPr>
        <w:spacing w:before="104"/>
        <w:ind w:left="2260"/>
        <w:rPr>
          <w:rFonts w:ascii="Arial" w:hAnsi="Arial" w:cs="Arial"/>
          <w:b/>
          <w:i/>
          <w:sz w:val="18"/>
        </w:rPr>
      </w:pPr>
      <w:bookmarkStart w:id="1434" w:name="_bookmark1664"/>
      <w:bookmarkEnd w:id="1434"/>
      <w:r w:rsidRPr="001058B5">
        <w:rPr>
          <w:rFonts w:ascii="Arial" w:hAnsi="Arial" w:cs="Arial"/>
          <w:b/>
          <w:i/>
          <w:sz w:val="18"/>
        </w:rPr>
        <w:t>Example 9–1 Checking the Current Value of the AUDIT_TRAIL Initialization Parameter</w:t>
      </w:r>
    </w:p>
    <w:p w14:paraId="31DDADB7" w14:textId="77777777" w:rsidR="008C539B" w:rsidRPr="001058B5" w:rsidRDefault="00C12992">
      <w:pPr>
        <w:spacing w:before="112"/>
        <w:ind w:left="2260"/>
        <w:rPr>
          <w:rFonts w:ascii="Arial" w:hAnsi="Arial" w:cs="Arial"/>
          <w:sz w:val="18"/>
        </w:rPr>
      </w:pPr>
      <w:r w:rsidRPr="001058B5">
        <w:rPr>
          <w:rFonts w:ascii="Arial" w:hAnsi="Arial" w:cs="Arial"/>
          <w:w w:val="95"/>
          <w:sz w:val="18"/>
        </w:rPr>
        <w:t>SHOW PARAMETER AUDIT_TRAIL</w:t>
      </w:r>
    </w:p>
    <w:p w14:paraId="205E0D90" w14:textId="77777777" w:rsidR="008C539B" w:rsidRPr="001058B5" w:rsidRDefault="008C539B">
      <w:pPr>
        <w:pStyle w:val="BodyText"/>
        <w:spacing w:before="9"/>
        <w:rPr>
          <w:rFonts w:ascii="Arial" w:hAnsi="Arial" w:cs="Arial"/>
        </w:rPr>
      </w:pPr>
    </w:p>
    <w:p w14:paraId="533B1D1C" w14:textId="77777777" w:rsidR="008C539B" w:rsidRPr="001058B5" w:rsidRDefault="00C12992">
      <w:pPr>
        <w:tabs>
          <w:tab w:val="left" w:pos="5688"/>
          <w:tab w:val="left" w:pos="6799"/>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1DD8A62C" w14:textId="77777777" w:rsidR="008C539B" w:rsidRPr="001058B5" w:rsidRDefault="00C12992">
      <w:pPr>
        <w:spacing w:before="17"/>
        <w:ind w:left="2260"/>
        <w:rPr>
          <w:rFonts w:ascii="Arial" w:hAnsi="Arial" w:cs="Arial"/>
          <w:sz w:val="18"/>
        </w:rPr>
      </w:pPr>
      <w:r w:rsidRPr="001058B5">
        <w:rPr>
          <w:rFonts w:ascii="Arial" w:hAnsi="Arial" w:cs="Arial"/>
          <w:w w:val="95"/>
          <w:sz w:val="18"/>
        </w:rPr>
        <w:t>------------------------------------ -----------</w:t>
      </w:r>
      <w:r w:rsidRPr="001058B5">
        <w:rPr>
          <w:rFonts w:ascii="Arial" w:hAnsi="Arial" w:cs="Arial"/>
          <w:spacing w:val="-59"/>
          <w:w w:val="95"/>
          <w:sz w:val="18"/>
        </w:rPr>
        <w:t xml:space="preserve"> </w:t>
      </w:r>
      <w:r w:rsidRPr="001058B5">
        <w:rPr>
          <w:rFonts w:ascii="Arial" w:hAnsi="Arial" w:cs="Arial"/>
          <w:w w:val="95"/>
          <w:sz w:val="18"/>
        </w:rPr>
        <w:t>-------</w:t>
      </w:r>
    </w:p>
    <w:p w14:paraId="1B6BA826" w14:textId="77777777" w:rsidR="008C539B" w:rsidRPr="001058B5" w:rsidRDefault="00C12992">
      <w:pPr>
        <w:tabs>
          <w:tab w:val="left" w:pos="5688"/>
          <w:tab w:val="left" w:pos="6799"/>
        </w:tabs>
        <w:spacing w:before="16"/>
        <w:ind w:left="2260"/>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string</w:t>
      </w:r>
      <w:r w:rsidRPr="001058B5">
        <w:rPr>
          <w:rFonts w:ascii="Arial" w:hAnsi="Arial" w:cs="Arial"/>
          <w:w w:val="95"/>
          <w:sz w:val="18"/>
        </w:rPr>
        <w:tab/>
        <w:t>DB</w:t>
      </w:r>
    </w:p>
    <w:p w14:paraId="0C1E7C32" w14:textId="77777777" w:rsidR="008C539B" w:rsidRPr="001058B5" w:rsidRDefault="008C539B">
      <w:pPr>
        <w:pStyle w:val="BodyText"/>
        <w:spacing w:before="9"/>
        <w:rPr>
          <w:rFonts w:ascii="Arial" w:hAnsi="Arial" w:cs="Arial"/>
          <w:sz w:val="18"/>
        </w:rPr>
      </w:pPr>
    </w:p>
    <w:p w14:paraId="088F3B19" w14:textId="77777777" w:rsidR="008C539B" w:rsidRPr="001058B5" w:rsidRDefault="008D1AB8">
      <w:pPr>
        <w:pStyle w:val="BodyText"/>
        <w:spacing w:line="232" w:lineRule="auto"/>
        <w:ind w:left="2260" w:right="185"/>
        <w:rPr>
          <w:rFonts w:ascii="Arial" w:hAnsi="Arial" w:cs="Arial"/>
        </w:rPr>
      </w:pPr>
      <w:hyperlink w:anchor="_bookmark1665" w:history="1">
        <w:r w:rsidR="00C12992" w:rsidRPr="001058B5">
          <w:rPr>
            <w:rFonts w:ascii="Arial" w:hAnsi="Arial" w:cs="Arial"/>
            <w:color w:val="0000CC"/>
          </w:rPr>
          <w:t xml:space="preserve">Example 9–2 </w:t>
        </w:r>
      </w:hyperlink>
      <w:r w:rsidR="00C12992" w:rsidRPr="001058B5">
        <w:rPr>
          <w:rFonts w:ascii="Arial" w:hAnsi="Arial" w:cs="Arial"/>
        </w:rPr>
        <w:t>shows how to log onto SQL*Plus, enable the standard audit trail, and then restart the database instance.</w:t>
      </w:r>
    </w:p>
    <w:p w14:paraId="79DAD2A5" w14:textId="77777777" w:rsidR="008C539B" w:rsidRPr="001058B5" w:rsidRDefault="008C539B">
      <w:pPr>
        <w:pStyle w:val="BodyText"/>
        <w:spacing w:before="11"/>
        <w:rPr>
          <w:rFonts w:ascii="Arial" w:hAnsi="Arial" w:cs="Arial"/>
          <w:sz w:val="25"/>
        </w:rPr>
      </w:pPr>
    </w:p>
    <w:p w14:paraId="5ACFF65B" w14:textId="77777777" w:rsidR="008C539B" w:rsidRPr="001058B5" w:rsidRDefault="00C12992">
      <w:pPr>
        <w:spacing w:before="1"/>
        <w:ind w:left="2260"/>
        <w:rPr>
          <w:rFonts w:ascii="Arial" w:hAnsi="Arial" w:cs="Arial"/>
          <w:b/>
          <w:i/>
          <w:sz w:val="18"/>
        </w:rPr>
      </w:pPr>
      <w:bookmarkStart w:id="1435" w:name="_bookmark1665"/>
      <w:bookmarkEnd w:id="1435"/>
      <w:r w:rsidRPr="001058B5">
        <w:rPr>
          <w:rFonts w:ascii="Arial" w:hAnsi="Arial" w:cs="Arial"/>
          <w:b/>
          <w:i/>
          <w:sz w:val="18"/>
        </w:rPr>
        <w:t>Example 9–2 Enabling the Standard Audit Trail</w:t>
      </w:r>
    </w:p>
    <w:p w14:paraId="772AE8FB" w14:textId="77777777" w:rsidR="008C539B" w:rsidRPr="001058B5" w:rsidRDefault="00C12992">
      <w:pPr>
        <w:spacing w:before="112"/>
        <w:ind w:left="2260"/>
        <w:rPr>
          <w:rFonts w:ascii="Arial" w:hAnsi="Arial" w:cs="Arial"/>
          <w:sz w:val="18"/>
        </w:rPr>
      </w:pPr>
      <w:r w:rsidRPr="001058B5">
        <w:rPr>
          <w:rFonts w:ascii="Arial" w:hAnsi="Arial" w:cs="Arial"/>
          <w:w w:val="95"/>
          <w:sz w:val="18"/>
        </w:rPr>
        <w:t>CONNECT SYSTEM</w:t>
      </w:r>
    </w:p>
    <w:p w14:paraId="4438E2EA"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565FD0E" w14:textId="77777777" w:rsidR="008C539B" w:rsidRPr="001058B5" w:rsidRDefault="008C539B">
      <w:pPr>
        <w:pStyle w:val="BodyText"/>
        <w:spacing w:before="10"/>
        <w:rPr>
          <w:rFonts w:ascii="Arial" w:hAnsi="Arial" w:cs="Arial"/>
          <w:i/>
        </w:rPr>
      </w:pPr>
    </w:p>
    <w:p w14:paraId="44A9D7F4" w14:textId="77777777" w:rsidR="008C539B" w:rsidRPr="001058B5" w:rsidRDefault="00C12992">
      <w:pPr>
        <w:ind w:left="2260"/>
        <w:rPr>
          <w:rFonts w:ascii="Arial" w:hAnsi="Arial" w:cs="Arial"/>
          <w:sz w:val="18"/>
        </w:rPr>
      </w:pPr>
      <w:r w:rsidRPr="001058B5">
        <w:rPr>
          <w:rFonts w:ascii="Arial" w:hAnsi="Arial" w:cs="Arial"/>
          <w:w w:val="95"/>
          <w:sz w:val="18"/>
        </w:rPr>
        <w:t>ALTER SYSTEM SET AUDIT_TRAIL=DB SCOPE=SPFILE;</w:t>
      </w:r>
    </w:p>
    <w:p w14:paraId="42CE8BA0" w14:textId="77777777" w:rsidR="008C539B" w:rsidRPr="001058B5" w:rsidRDefault="00C12992">
      <w:pPr>
        <w:spacing w:before="16"/>
        <w:ind w:left="2260"/>
        <w:rPr>
          <w:rFonts w:ascii="Arial" w:hAnsi="Arial" w:cs="Arial"/>
          <w:sz w:val="18"/>
        </w:rPr>
      </w:pPr>
      <w:r w:rsidRPr="001058B5">
        <w:rPr>
          <w:rFonts w:ascii="Arial" w:hAnsi="Arial" w:cs="Arial"/>
          <w:w w:val="95"/>
          <w:sz w:val="18"/>
        </w:rPr>
        <w:t>System altered.</w:t>
      </w:r>
    </w:p>
    <w:p w14:paraId="08CF46C1" w14:textId="77777777" w:rsidR="008C539B" w:rsidRPr="001058B5" w:rsidRDefault="008C539B">
      <w:pPr>
        <w:pStyle w:val="BodyText"/>
        <w:spacing w:before="10"/>
        <w:rPr>
          <w:rFonts w:ascii="Arial" w:hAnsi="Arial" w:cs="Arial"/>
        </w:rPr>
      </w:pPr>
    </w:p>
    <w:p w14:paraId="12DA147C" w14:textId="77777777" w:rsidR="008C539B" w:rsidRPr="001058B5" w:rsidRDefault="00C12992">
      <w:pPr>
        <w:ind w:left="2260"/>
        <w:rPr>
          <w:rFonts w:ascii="Arial" w:hAnsi="Arial" w:cs="Arial"/>
          <w:sz w:val="18"/>
        </w:rPr>
      </w:pPr>
      <w:r w:rsidRPr="001058B5">
        <w:rPr>
          <w:rFonts w:ascii="Arial" w:hAnsi="Arial" w:cs="Arial"/>
          <w:w w:val="95"/>
          <w:sz w:val="18"/>
        </w:rPr>
        <w:t>CONNECT SYS/AS SYSOPER</w:t>
      </w:r>
    </w:p>
    <w:p w14:paraId="53509FA1" w14:textId="77777777" w:rsidR="008C539B" w:rsidRPr="001058B5" w:rsidRDefault="00C12992">
      <w:pPr>
        <w:spacing w:before="16"/>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708C15F" w14:textId="77777777" w:rsidR="008C539B" w:rsidRPr="001058B5" w:rsidRDefault="008C539B">
      <w:pPr>
        <w:pStyle w:val="BodyText"/>
        <w:spacing w:before="9"/>
        <w:rPr>
          <w:rFonts w:ascii="Arial" w:hAnsi="Arial" w:cs="Arial"/>
          <w:i/>
        </w:rPr>
      </w:pPr>
    </w:p>
    <w:p w14:paraId="05EF4A35" w14:textId="77777777" w:rsidR="008C539B" w:rsidRPr="001058B5" w:rsidRDefault="00C12992">
      <w:pPr>
        <w:spacing w:before="1"/>
        <w:ind w:left="2260"/>
        <w:rPr>
          <w:rFonts w:ascii="Arial" w:hAnsi="Arial" w:cs="Arial"/>
          <w:sz w:val="18"/>
        </w:rPr>
      </w:pPr>
      <w:r w:rsidRPr="001058B5">
        <w:rPr>
          <w:rFonts w:ascii="Arial" w:hAnsi="Arial" w:cs="Arial"/>
          <w:w w:val="95"/>
          <w:sz w:val="18"/>
        </w:rPr>
        <w:t>SHUTDOWN</w:t>
      </w:r>
    </w:p>
    <w:p w14:paraId="47FE8DEC" w14:textId="77777777" w:rsidR="008C539B" w:rsidRPr="001058B5" w:rsidRDefault="00C12992">
      <w:pPr>
        <w:spacing w:before="15"/>
        <w:ind w:left="2260" w:right="5965"/>
        <w:rPr>
          <w:rFonts w:ascii="Arial" w:hAnsi="Arial" w:cs="Arial"/>
          <w:sz w:val="18"/>
        </w:rPr>
      </w:pPr>
      <w:r w:rsidRPr="001058B5">
        <w:rPr>
          <w:rFonts w:ascii="Arial" w:hAnsi="Arial" w:cs="Arial"/>
          <w:w w:val="95"/>
          <w:sz w:val="18"/>
        </w:rPr>
        <w:t>Database closed.</w:t>
      </w:r>
    </w:p>
    <w:p w14:paraId="0B977932" w14:textId="77777777" w:rsidR="008C539B" w:rsidRPr="001058B5" w:rsidRDefault="00C12992">
      <w:pPr>
        <w:spacing w:before="16"/>
        <w:ind w:left="2260" w:right="5965"/>
        <w:rPr>
          <w:rFonts w:ascii="Arial" w:hAnsi="Arial" w:cs="Arial"/>
          <w:sz w:val="18"/>
        </w:rPr>
      </w:pPr>
      <w:r w:rsidRPr="001058B5">
        <w:rPr>
          <w:rFonts w:ascii="Arial" w:hAnsi="Arial" w:cs="Arial"/>
          <w:w w:val="85"/>
          <w:sz w:val="18"/>
        </w:rPr>
        <w:t>Database dismounted.</w:t>
      </w:r>
    </w:p>
    <w:p w14:paraId="4D111A34" w14:textId="77777777" w:rsidR="008C539B" w:rsidRPr="001058B5" w:rsidRDefault="00C12992">
      <w:pPr>
        <w:spacing w:before="17"/>
        <w:ind w:left="2260"/>
        <w:rPr>
          <w:rFonts w:ascii="Arial" w:hAnsi="Arial" w:cs="Arial"/>
          <w:sz w:val="18"/>
        </w:rPr>
      </w:pPr>
      <w:r w:rsidRPr="001058B5">
        <w:rPr>
          <w:rFonts w:ascii="Arial" w:hAnsi="Arial" w:cs="Arial"/>
          <w:w w:val="95"/>
          <w:sz w:val="18"/>
        </w:rPr>
        <w:t>ORACLE instance shut down.</w:t>
      </w:r>
    </w:p>
    <w:p w14:paraId="242708B8" w14:textId="77777777" w:rsidR="008C539B" w:rsidRPr="001058B5" w:rsidRDefault="008C539B">
      <w:pPr>
        <w:pStyle w:val="BodyText"/>
        <w:spacing w:before="8"/>
        <w:rPr>
          <w:rFonts w:ascii="Arial" w:hAnsi="Arial" w:cs="Arial"/>
        </w:rPr>
      </w:pPr>
    </w:p>
    <w:p w14:paraId="08864DCB" w14:textId="77777777" w:rsidR="008C539B" w:rsidRPr="001058B5" w:rsidRDefault="00C12992">
      <w:pPr>
        <w:spacing w:before="1"/>
        <w:ind w:left="2260"/>
        <w:rPr>
          <w:rFonts w:ascii="Arial" w:hAnsi="Arial" w:cs="Arial"/>
          <w:sz w:val="18"/>
        </w:rPr>
      </w:pPr>
      <w:r w:rsidRPr="001058B5">
        <w:rPr>
          <w:rFonts w:ascii="Arial" w:hAnsi="Arial" w:cs="Arial"/>
          <w:w w:val="95"/>
          <w:sz w:val="18"/>
        </w:rPr>
        <w:t>STARTUP</w:t>
      </w:r>
    </w:p>
    <w:p w14:paraId="23631B25" w14:textId="77777777" w:rsidR="008C539B" w:rsidRPr="001058B5" w:rsidRDefault="00C12992">
      <w:pPr>
        <w:spacing w:before="16"/>
        <w:ind w:left="2260"/>
        <w:rPr>
          <w:rFonts w:ascii="Arial" w:hAnsi="Arial" w:cs="Arial"/>
          <w:sz w:val="18"/>
        </w:rPr>
      </w:pPr>
      <w:r w:rsidRPr="001058B5">
        <w:rPr>
          <w:rFonts w:ascii="Arial" w:hAnsi="Arial" w:cs="Arial"/>
          <w:w w:val="95"/>
          <w:sz w:val="18"/>
        </w:rPr>
        <w:t>ORACLE instance started.</w:t>
      </w:r>
    </w:p>
    <w:p w14:paraId="2C152F56" w14:textId="77777777" w:rsidR="008C539B" w:rsidRPr="001058B5" w:rsidRDefault="008C539B">
      <w:pPr>
        <w:pStyle w:val="BodyText"/>
        <w:spacing w:before="10"/>
        <w:rPr>
          <w:rFonts w:ascii="Arial" w:hAnsi="Arial" w:cs="Arial"/>
          <w:sz w:val="18"/>
        </w:rPr>
      </w:pPr>
    </w:p>
    <w:p w14:paraId="43C5C85D" w14:textId="77777777" w:rsidR="008C539B" w:rsidRPr="001058B5" w:rsidRDefault="00C12992">
      <w:pPr>
        <w:pStyle w:val="BodyText"/>
        <w:spacing w:line="230" w:lineRule="auto"/>
        <w:ind w:left="2259" w:right="295"/>
        <w:rPr>
          <w:rFonts w:ascii="Arial" w:hAnsi="Arial" w:cs="Arial"/>
        </w:rPr>
      </w:pPr>
      <w:r w:rsidRPr="001058B5">
        <w:rPr>
          <w:rFonts w:ascii="Arial" w:hAnsi="Arial" w:cs="Arial"/>
        </w:rPr>
        <w:t>This</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uses</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SCOPE</w:t>
      </w:r>
      <w:r w:rsidRPr="001058B5">
        <w:rPr>
          <w:rFonts w:ascii="Arial" w:hAnsi="Arial" w:cs="Arial"/>
          <w:spacing w:val="-84"/>
        </w:rPr>
        <w:t xml:space="preserve"> </w:t>
      </w:r>
      <w:r w:rsidRPr="001058B5">
        <w:rPr>
          <w:rFonts w:ascii="Arial" w:hAnsi="Arial" w:cs="Arial"/>
        </w:rPr>
        <w:t>clause</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instance</w:t>
      </w:r>
      <w:r w:rsidRPr="001058B5">
        <w:rPr>
          <w:rFonts w:ascii="Arial" w:hAnsi="Arial" w:cs="Arial"/>
          <w:spacing w:val="-8"/>
        </w:rPr>
        <w:t xml:space="preserve"> </w:t>
      </w:r>
      <w:r w:rsidRPr="001058B5">
        <w:rPr>
          <w:rFonts w:ascii="Arial" w:hAnsi="Arial" w:cs="Arial"/>
        </w:rPr>
        <w:t>had</w:t>
      </w:r>
      <w:r w:rsidRPr="001058B5">
        <w:rPr>
          <w:rFonts w:ascii="Arial" w:hAnsi="Arial" w:cs="Arial"/>
          <w:spacing w:val="-9"/>
        </w:rPr>
        <w:t xml:space="preserve"> </w:t>
      </w:r>
      <w:r w:rsidRPr="001058B5">
        <w:rPr>
          <w:rFonts w:ascii="Arial" w:hAnsi="Arial" w:cs="Arial"/>
        </w:rPr>
        <w:t>been</w:t>
      </w:r>
      <w:r w:rsidRPr="001058B5">
        <w:rPr>
          <w:rFonts w:ascii="Arial" w:hAnsi="Arial" w:cs="Arial"/>
          <w:spacing w:val="-8"/>
        </w:rPr>
        <w:t xml:space="preserve"> </w:t>
      </w:r>
      <w:r w:rsidRPr="001058B5">
        <w:rPr>
          <w:rFonts w:ascii="Arial" w:hAnsi="Arial" w:cs="Arial"/>
        </w:rPr>
        <w:t>started using</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1"/>
        </w:rPr>
        <w:t xml:space="preserve"> </w:t>
      </w:r>
      <w:r w:rsidRPr="001058B5">
        <w:rPr>
          <w:rFonts w:ascii="Arial" w:hAnsi="Arial" w:cs="Arial"/>
        </w:rPr>
        <w:t>file</w:t>
      </w:r>
      <w:r w:rsidRPr="001058B5">
        <w:rPr>
          <w:rFonts w:ascii="Arial" w:hAnsi="Arial" w:cs="Arial"/>
          <w:spacing w:val="-11"/>
        </w:rPr>
        <w:t xml:space="preserve"> </w:t>
      </w:r>
      <w:r w:rsidRPr="001058B5">
        <w:rPr>
          <w:rFonts w:ascii="Arial" w:hAnsi="Arial" w:cs="Arial"/>
        </w:rPr>
        <w:t>(SPFILE).</w:t>
      </w:r>
      <w:r w:rsidRPr="001058B5">
        <w:rPr>
          <w:rFonts w:ascii="Arial" w:hAnsi="Arial" w:cs="Arial"/>
          <w:spacing w:val="-11"/>
        </w:rPr>
        <w:t xml:space="preserve"> </w:t>
      </w:r>
      <w:r w:rsidRPr="001058B5">
        <w:rPr>
          <w:rFonts w:ascii="Arial" w:hAnsi="Arial" w:cs="Arial"/>
        </w:rPr>
        <w:t>Starting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 xml:space="preserve">parameter file is the preferred way of starting a database instance. See </w:t>
      </w:r>
      <w:r w:rsidRPr="001058B5">
        <w:rPr>
          <w:rFonts w:ascii="Arial" w:hAnsi="Arial" w:cs="Arial"/>
          <w:i/>
        </w:rPr>
        <w:t xml:space="preserve">Oracle Database Administrator's Guide </w:t>
      </w:r>
      <w:r w:rsidRPr="001058B5">
        <w:rPr>
          <w:rFonts w:ascii="Arial" w:hAnsi="Arial" w:cs="Arial"/>
        </w:rPr>
        <w:t>for information about creating configuring server parameter files.</w:t>
      </w:r>
    </w:p>
    <w:p w14:paraId="15A474A0" w14:textId="77777777" w:rsidR="008C539B" w:rsidRPr="001058B5" w:rsidRDefault="008C539B">
      <w:pPr>
        <w:pStyle w:val="BodyText"/>
        <w:spacing w:before="3"/>
        <w:rPr>
          <w:rFonts w:ascii="Arial" w:hAnsi="Arial" w:cs="Arial"/>
          <w:sz w:val="23"/>
        </w:rPr>
      </w:pPr>
    </w:p>
    <w:p w14:paraId="611AD39F" w14:textId="77777777" w:rsidR="008C539B" w:rsidRPr="001058B5" w:rsidRDefault="00C12992">
      <w:pPr>
        <w:pStyle w:val="Heading6"/>
        <w:spacing w:before="1"/>
      </w:pPr>
      <w:bookmarkStart w:id="1436" w:name="Settings_for_the_AUDIT_TRAIL_Initializat"/>
      <w:bookmarkStart w:id="1437" w:name="_bookmark1666"/>
      <w:bookmarkEnd w:id="1436"/>
      <w:bookmarkEnd w:id="1437"/>
      <w:r w:rsidRPr="001058B5">
        <w:t xml:space="preserve">Settings </w:t>
      </w:r>
      <w:bookmarkStart w:id="1438" w:name="_bookmark1667"/>
      <w:bookmarkEnd w:id="1438"/>
      <w:r w:rsidRPr="001058B5">
        <w:t>for t</w:t>
      </w:r>
      <w:bookmarkStart w:id="1439" w:name="_bookmark1668"/>
      <w:bookmarkEnd w:id="1439"/>
      <w:r w:rsidRPr="001058B5">
        <w:t>he AUDIT_TRAIL Initialization Parameter</w:t>
      </w:r>
    </w:p>
    <w:p w14:paraId="5D356F20" w14:textId="77777777" w:rsidR="008C539B" w:rsidRPr="001058B5" w:rsidRDefault="008D1AB8">
      <w:pPr>
        <w:pStyle w:val="BodyText"/>
        <w:spacing w:before="49"/>
        <w:ind w:left="2260"/>
        <w:rPr>
          <w:rFonts w:ascii="Arial" w:hAnsi="Arial" w:cs="Arial"/>
        </w:rPr>
      </w:pPr>
      <w:hyperlink w:anchor="_bookmark1670"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9–1 </w:t>
        </w:r>
      </w:hyperlink>
      <w:r w:rsidR="00C12992" w:rsidRPr="001058B5">
        <w:rPr>
          <w:rFonts w:ascii="Arial" w:hAnsi="Arial" w:cs="Arial"/>
        </w:rPr>
        <w:t>lists the settings you can use for the AUDIT_TRAIL</w:t>
      </w:r>
      <w:r w:rsidR="00C12992" w:rsidRPr="001058B5">
        <w:rPr>
          <w:rFonts w:ascii="Arial" w:hAnsi="Arial" w:cs="Arial"/>
          <w:spacing w:val="-86"/>
        </w:rPr>
        <w:t xml:space="preserve"> </w:t>
      </w:r>
      <w:r w:rsidR="00C12992" w:rsidRPr="001058B5">
        <w:rPr>
          <w:rFonts w:ascii="Arial" w:hAnsi="Arial" w:cs="Arial"/>
        </w:rPr>
        <w:t>initialization parameter.</w:t>
      </w:r>
    </w:p>
    <w:p w14:paraId="65F4FBD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026E1916" w14:textId="77777777" w:rsidR="008C539B" w:rsidRPr="001058B5" w:rsidRDefault="008C539B">
      <w:pPr>
        <w:pStyle w:val="BodyText"/>
        <w:rPr>
          <w:rFonts w:ascii="Arial" w:hAnsi="Arial" w:cs="Arial"/>
        </w:rPr>
      </w:pPr>
    </w:p>
    <w:p w14:paraId="54C51A63" w14:textId="77777777" w:rsidR="008C539B" w:rsidRPr="001058B5" w:rsidRDefault="008C539B">
      <w:pPr>
        <w:pStyle w:val="BodyText"/>
        <w:spacing w:before="8"/>
        <w:rPr>
          <w:rFonts w:ascii="Arial" w:hAnsi="Arial" w:cs="Arial"/>
          <w:sz w:val="24"/>
        </w:rPr>
      </w:pPr>
    </w:p>
    <w:p w14:paraId="2892270E" w14:textId="77777777" w:rsidR="008C539B" w:rsidRPr="001058B5" w:rsidRDefault="00C12992">
      <w:pPr>
        <w:tabs>
          <w:tab w:val="left" w:pos="1133"/>
        </w:tabs>
        <w:spacing w:before="104"/>
        <w:ind w:left="100"/>
        <w:rPr>
          <w:rFonts w:ascii="Arial" w:hAnsi="Arial" w:cs="Arial"/>
          <w:b/>
          <w:i/>
          <w:sz w:val="18"/>
        </w:rPr>
      </w:pPr>
      <w:bookmarkStart w:id="1440" w:name="_bookmark1669"/>
      <w:bookmarkStart w:id="1441" w:name="_bookmark1670"/>
      <w:bookmarkEnd w:id="1440"/>
      <w:bookmarkEnd w:id="144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9–1</w:t>
      </w:r>
      <w:r w:rsidRPr="001058B5">
        <w:rPr>
          <w:rFonts w:ascii="Arial" w:hAnsi="Arial" w:cs="Arial"/>
          <w:b/>
          <w:i/>
          <w:sz w:val="18"/>
        </w:rPr>
        <w:tab/>
        <w:t>AUDIT_TRAIL Initialization Parameter</w:t>
      </w:r>
      <w:r w:rsidRPr="001058B5">
        <w:rPr>
          <w:rFonts w:ascii="Arial" w:hAnsi="Arial" w:cs="Arial"/>
          <w:b/>
          <w:i/>
          <w:spacing w:val="-4"/>
          <w:sz w:val="18"/>
        </w:rPr>
        <w:t xml:space="preserve"> </w:t>
      </w:r>
      <w:r w:rsidRPr="001058B5">
        <w:rPr>
          <w:rFonts w:ascii="Arial" w:hAnsi="Arial" w:cs="Arial"/>
          <w:b/>
          <w:i/>
          <w:sz w:val="18"/>
        </w:rPr>
        <w:t>Settings</w:t>
      </w:r>
    </w:p>
    <w:p w14:paraId="09F0FB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8C539B" w:rsidRPr="001058B5" w14:paraId="407ADC08" w14:textId="77777777">
        <w:trPr>
          <w:trHeight w:val="311"/>
        </w:trPr>
        <w:tc>
          <w:tcPr>
            <w:tcW w:w="1773" w:type="dxa"/>
            <w:tcBorders>
              <w:top w:val="single" w:sz="18" w:space="0" w:color="000000"/>
              <w:bottom w:val="single" w:sz="4" w:space="0" w:color="000000"/>
            </w:tcBorders>
          </w:tcPr>
          <w:p w14:paraId="7CEB9A4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AUDIT_TRAIL Value</w:t>
            </w:r>
          </w:p>
        </w:tc>
        <w:tc>
          <w:tcPr>
            <w:tcW w:w="7496" w:type="dxa"/>
            <w:tcBorders>
              <w:top w:val="single" w:sz="18" w:space="0" w:color="000000"/>
              <w:bottom w:val="single" w:sz="4" w:space="0" w:color="000000"/>
            </w:tcBorders>
          </w:tcPr>
          <w:p w14:paraId="7589BF3F" w14:textId="77777777" w:rsidR="008C539B" w:rsidRPr="001058B5" w:rsidRDefault="00C12992">
            <w:pPr>
              <w:pStyle w:val="TableParagraph"/>
              <w:spacing w:before="27"/>
              <w:ind w:left="86"/>
              <w:rPr>
                <w:rFonts w:ascii="Arial" w:hAnsi="Arial" w:cs="Arial"/>
                <w:b/>
                <w:sz w:val="18"/>
              </w:rPr>
            </w:pPr>
            <w:r w:rsidRPr="001058B5">
              <w:rPr>
                <w:rFonts w:ascii="Arial" w:hAnsi="Arial" w:cs="Arial"/>
                <w:b/>
                <w:sz w:val="18"/>
              </w:rPr>
              <w:t>Description</w:t>
            </w:r>
          </w:p>
        </w:tc>
      </w:tr>
      <w:tr w:rsidR="008C539B" w:rsidRPr="001058B5" w14:paraId="42709D9F" w14:textId="77777777">
        <w:trPr>
          <w:trHeight w:val="1932"/>
        </w:trPr>
        <w:tc>
          <w:tcPr>
            <w:tcW w:w="1773" w:type="dxa"/>
            <w:tcBorders>
              <w:top w:val="single" w:sz="4" w:space="0" w:color="000000"/>
              <w:bottom w:val="single" w:sz="2" w:space="0" w:color="000000"/>
            </w:tcBorders>
          </w:tcPr>
          <w:p w14:paraId="4457FA6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w:t>
            </w:r>
          </w:p>
        </w:tc>
        <w:tc>
          <w:tcPr>
            <w:tcW w:w="7496" w:type="dxa"/>
            <w:tcBorders>
              <w:top w:val="single" w:sz="4" w:space="0" w:color="000000"/>
              <w:bottom w:val="single" w:sz="2" w:space="0" w:color="000000"/>
            </w:tcBorders>
          </w:tcPr>
          <w:p w14:paraId="7E2DC636" w14:textId="77777777" w:rsidR="008C539B" w:rsidRPr="001058B5" w:rsidRDefault="00C12992">
            <w:pPr>
              <w:pStyle w:val="TableParagraph"/>
              <w:spacing w:before="62" w:line="211" w:lineRule="auto"/>
              <w:ind w:left="86" w:right="129"/>
              <w:rPr>
                <w:rFonts w:ascii="Arial" w:hAnsi="Arial" w:cs="Arial"/>
                <w:sz w:val="18"/>
              </w:rPr>
            </w:pPr>
            <w:r w:rsidRPr="001058B5">
              <w:rPr>
                <w:rFonts w:ascii="Arial" w:hAnsi="Arial" w:cs="Arial"/>
                <w:sz w:val="18"/>
              </w:rPr>
              <w:t>Directs</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records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4"/>
                <w:sz w:val="18"/>
              </w:rPr>
              <w:t xml:space="preserve"> </w:t>
            </w:r>
            <w:r w:rsidRPr="001058B5">
              <w:rPr>
                <w:rFonts w:ascii="Arial" w:hAnsi="Arial" w:cs="Arial"/>
                <w:sz w:val="18"/>
              </w:rPr>
              <w:t>database</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trail</w:t>
            </w:r>
            <w:r w:rsidRPr="001058B5">
              <w:rPr>
                <w:rFonts w:ascii="Arial" w:hAnsi="Arial" w:cs="Arial"/>
                <w:spacing w:val="-13"/>
                <w:sz w:val="18"/>
              </w:rPr>
              <w:t xml:space="preserve"> </w:t>
            </w:r>
            <w:r w:rsidRPr="001058B5">
              <w:rPr>
                <w:rFonts w:ascii="Arial" w:hAnsi="Arial" w:cs="Arial"/>
                <w:sz w:val="18"/>
              </w:rPr>
              <w:t>(the</w:t>
            </w:r>
            <w:bookmarkStart w:id="1442" w:name="_bookmark1671"/>
            <w:bookmarkEnd w:id="1442"/>
            <w:r w:rsidRPr="001058B5">
              <w:rPr>
                <w:rFonts w:ascii="Arial" w:hAnsi="Arial" w:cs="Arial"/>
                <w:spacing w:val="-14"/>
                <w:sz w:val="18"/>
              </w:rPr>
              <w:t xml:space="preserve"> </w:t>
            </w:r>
            <w:r w:rsidRPr="001058B5">
              <w:rPr>
                <w:rFonts w:ascii="Arial" w:hAnsi="Arial" w:cs="Arial"/>
                <w:sz w:val="18"/>
              </w:rPr>
              <w:t>SYS.AUD$</w:t>
            </w:r>
            <w:r w:rsidRPr="001058B5">
              <w:rPr>
                <w:rFonts w:ascii="Arial" w:hAnsi="Arial" w:cs="Arial"/>
                <w:spacing w:val="-81"/>
                <w:sz w:val="18"/>
              </w:rPr>
              <w:t xml:space="preserve"> </w:t>
            </w:r>
            <w:r w:rsidRPr="001058B5">
              <w:rPr>
                <w:rFonts w:ascii="Arial" w:hAnsi="Arial" w:cs="Arial"/>
                <w:sz w:val="18"/>
              </w:rPr>
              <w:t>table),</w:t>
            </w:r>
            <w:r w:rsidRPr="001058B5">
              <w:rPr>
                <w:rFonts w:ascii="Arial" w:hAnsi="Arial" w:cs="Arial"/>
                <w:spacing w:val="-13"/>
                <w:sz w:val="18"/>
              </w:rPr>
              <w:t xml:space="preserve"> </w:t>
            </w:r>
            <w:r w:rsidRPr="001058B5">
              <w:rPr>
                <w:rFonts w:ascii="Arial" w:hAnsi="Arial" w:cs="Arial"/>
                <w:sz w:val="18"/>
              </w:rPr>
              <w:t>except</w:t>
            </w:r>
            <w:r w:rsidRPr="001058B5">
              <w:rPr>
                <w:rFonts w:ascii="Arial" w:hAnsi="Arial" w:cs="Arial"/>
                <w:spacing w:val="-13"/>
                <w:sz w:val="18"/>
              </w:rPr>
              <w:t xml:space="preserve"> </w:t>
            </w:r>
            <w:r w:rsidRPr="001058B5">
              <w:rPr>
                <w:rFonts w:ascii="Arial" w:hAnsi="Arial" w:cs="Arial"/>
                <w:sz w:val="18"/>
              </w:rPr>
              <w:t>for</w:t>
            </w:r>
            <w:r w:rsidRPr="001058B5">
              <w:rPr>
                <w:rFonts w:ascii="Arial" w:hAnsi="Arial" w:cs="Arial"/>
                <w:spacing w:val="-13"/>
                <w:sz w:val="18"/>
              </w:rPr>
              <w:t xml:space="preserve"> </w:t>
            </w:r>
            <w:r w:rsidRPr="001058B5">
              <w:rPr>
                <w:rFonts w:ascii="Arial" w:hAnsi="Arial" w:cs="Arial"/>
                <w:sz w:val="18"/>
              </w:rPr>
              <w:t>mandatory and SYS audit records, which are always written to the operating system audit trail. (</w:t>
            </w:r>
            <w:hyperlink w:anchor="_bookmark1631" w:history="1">
              <w:r w:rsidRPr="001058B5">
                <w:rPr>
                  <w:rFonts w:ascii="Arial" w:hAnsi="Arial" w:cs="Arial"/>
                  <w:color w:val="0000CC"/>
                  <w:sz w:val="18"/>
                </w:rPr>
                <w:t xml:space="preserve">"Selecting an Auditing </w:t>
              </w:r>
              <w:r w:rsidRPr="001058B5">
                <w:rPr>
                  <w:rFonts w:ascii="Arial" w:hAnsi="Arial" w:cs="Arial"/>
                  <w:color w:val="0000CC"/>
                  <w:spacing w:val="-4"/>
                  <w:sz w:val="18"/>
                </w:rPr>
                <w:t xml:space="preserve">Type" </w:t>
              </w:r>
              <w:r w:rsidRPr="001058B5">
                <w:rPr>
                  <w:rFonts w:ascii="Arial" w:hAnsi="Arial" w:cs="Arial"/>
                  <w:sz w:val="18"/>
                </w:rPr>
                <w:t xml:space="preserve">on page 9-5 </w:t>
              </w:r>
            </w:hyperlink>
            <w:r w:rsidRPr="001058B5">
              <w:rPr>
                <w:rFonts w:ascii="Arial" w:hAnsi="Arial" w:cs="Arial"/>
                <w:sz w:val="18"/>
              </w:rPr>
              <w:t>describes the location of the audit records for each type of auditing.) Use this setting for a general database for manageability. DB is the default setting for the AUDIT_TRAIL</w:t>
            </w:r>
            <w:r w:rsidRPr="001058B5">
              <w:rPr>
                <w:rFonts w:ascii="Arial" w:hAnsi="Arial" w:cs="Arial"/>
                <w:spacing w:val="-83"/>
                <w:sz w:val="18"/>
              </w:rPr>
              <w:t xml:space="preserve"> </w:t>
            </w:r>
            <w:r w:rsidRPr="001058B5">
              <w:rPr>
                <w:rFonts w:ascii="Arial" w:hAnsi="Arial" w:cs="Arial"/>
                <w:spacing w:val="-3"/>
                <w:sz w:val="18"/>
              </w:rPr>
              <w:t>parameter.</w:t>
            </w:r>
          </w:p>
          <w:p w14:paraId="3D19F76F" w14:textId="77777777" w:rsidR="008C539B" w:rsidRPr="001058B5" w:rsidRDefault="00C12992">
            <w:pPr>
              <w:pStyle w:val="TableParagraph"/>
              <w:spacing w:before="103" w:line="211" w:lineRule="auto"/>
              <w:ind w:left="86"/>
              <w:rPr>
                <w:rFonts w:ascii="Arial" w:hAnsi="Arial" w:cs="Arial"/>
                <w:sz w:val="18"/>
              </w:rPr>
            </w:pPr>
            <w:r w:rsidRPr="001058B5">
              <w:rPr>
                <w:rFonts w:ascii="Arial" w:hAnsi="Arial" w:cs="Arial"/>
                <w:sz w:val="18"/>
              </w:rPr>
              <w:t>If</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database</w:t>
            </w:r>
            <w:r w:rsidRPr="001058B5">
              <w:rPr>
                <w:rFonts w:ascii="Arial" w:hAnsi="Arial" w:cs="Arial"/>
                <w:spacing w:val="-17"/>
                <w:sz w:val="18"/>
              </w:rPr>
              <w:t xml:space="preserve"> </w:t>
            </w:r>
            <w:r w:rsidRPr="001058B5">
              <w:rPr>
                <w:rFonts w:ascii="Arial" w:hAnsi="Arial" w:cs="Arial"/>
                <w:sz w:val="18"/>
              </w:rPr>
              <w:t>was</w:t>
            </w:r>
            <w:r w:rsidRPr="001058B5">
              <w:rPr>
                <w:rFonts w:ascii="Arial" w:hAnsi="Arial" w:cs="Arial"/>
                <w:spacing w:val="-17"/>
                <w:sz w:val="18"/>
              </w:rPr>
              <w:t xml:space="preserve"> </w:t>
            </w:r>
            <w:r w:rsidRPr="001058B5">
              <w:rPr>
                <w:rFonts w:ascii="Arial" w:hAnsi="Arial" w:cs="Arial"/>
                <w:sz w:val="18"/>
              </w:rPr>
              <w:t>started</w:t>
            </w:r>
            <w:r w:rsidRPr="001058B5">
              <w:rPr>
                <w:rFonts w:ascii="Arial" w:hAnsi="Arial" w:cs="Arial"/>
                <w:spacing w:val="-17"/>
                <w:sz w:val="18"/>
              </w:rPr>
              <w:t xml:space="preserve"> </w:t>
            </w:r>
            <w:r w:rsidRPr="001058B5">
              <w:rPr>
                <w:rFonts w:ascii="Arial" w:hAnsi="Arial" w:cs="Arial"/>
                <w:sz w:val="18"/>
              </w:rPr>
              <w:t>in</w:t>
            </w:r>
            <w:r w:rsidRPr="001058B5">
              <w:rPr>
                <w:rFonts w:ascii="Arial" w:hAnsi="Arial" w:cs="Arial"/>
                <w:spacing w:val="-17"/>
                <w:sz w:val="18"/>
              </w:rPr>
              <w:t xml:space="preserve"> </w:t>
            </w:r>
            <w:r w:rsidRPr="001058B5">
              <w:rPr>
                <w:rFonts w:ascii="Arial" w:hAnsi="Arial" w:cs="Arial"/>
                <w:sz w:val="18"/>
              </w:rPr>
              <w:t>read-only</w:t>
            </w:r>
            <w:r w:rsidRPr="001058B5">
              <w:rPr>
                <w:rFonts w:ascii="Arial" w:hAnsi="Arial" w:cs="Arial"/>
                <w:spacing w:val="-17"/>
                <w:sz w:val="18"/>
              </w:rPr>
              <w:t xml:space="preserve"> </w:t>
            </w:r>
            <w:r w:rsidRPr="001058B5">
              <w:rPr>
                <w:rFonts w:ascii="Arial" w:hAnsi="Arial" w:cs="Arial"/>
                <w:sz w:val="18"/>
              </w:rPr>
              <w:t>mode</w:t>
            </w:r>
            <w:r w:rsidRPr="001058B5">
              <w:rPr>
                <w:rFonts w:ascii="Arial" w:hAnsi="Arial" w:cs="Arial"/>
                <w:spacing w:val="-17"/>
                <w:sz w:val="18"/>
              </w:rPr>
              <w:t xml:space="preserve"> </w:t>
            </w:r>
            <w:r w:rsidRPr="001058B5">
              <w:rPr>
                <w:rFonts w:ascii="Arial" w:hAnsi="Arial" w:cs="Arial"/>
                <w:sz w:val="18"/>
              </w:rPr>
              <w:t>with</w:t>
            </w:r>
            <w:r w:rsidRPr="001058B5">
              <w:rPr>
                <w:rFonts w:ascii="Arial" w:hAnsi="Arial" w:cs="Arial"/>
                <w:spacing w:val="-17"/>
                <w:sz w:val="18"/>
              </w:rPr>
              <w:t xml:space="preserve"> </w:t>
            </w:r>
            <w:r w:rsidRPr="001058B5">
              <w:rPr>
                <w:rFonts w:ascii="Arial" w:hAnsi="Arial" w:cs="Arial"/>
                <w:sz w:val="18"/>
              </w:rPr>
              <w:t>AUDIT_TRAIL</w:t>
            </w:r>
            <w:bookmarkStart w:id="1443" w:name="_bookmark1672"/>
            <w:bookmarkEnd w:id="1443"/>
            <w:r w:rsidRPr="001058B5">
              <w:rPr>
                <w:rFonts w:ascii="Arial" w:hAnsi="Arial" w:cs="Arial"/>
                <w:spacing w:val="-84"/>
                <w:sz w:val="18"/>
              </w:rPr>
              <w:t xml:space="preserve"> </w:t>
            </w:r>
            <w:r w:rsidRPr="001058B5">
              <w:rPr>
                <w:rFonts w:ascii="Arial" w:hAnsi="Arial" w:cs="Arial"/>
                <w:sz w:val="18"/>
              </w:rPr>
              <w:t>set</w:t>
            </w:r>
            <w:r w:rsidRPr="001058B5">
              <w:rPr>
                <w:rFonts w:ascii="Arial" w:hAnsi="Arial" w:cs="Arial"/>
                <w:spacing w:val="-17"/>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DB,</w:t>
            </w:r>
            <w:r w:rsidRPr="001058B5">
              <w:rPr>
                <w:rFonts w:ascii="Arial" w:hAnsi="Arial" w:cs="Arial"/>
                <w:spacing w:val="-16"/>
                <w:sz w:val="18"/>
              </w:rPr>
              <w:t xml:space="preserve"> </w:t>
            </w:r>
            <w:bookmarkStart w:id="1444" w:name="_bookmark1673"/>
            <w:bookmarkEnd w:id="1444"/>
            <w:r w:rsidRPr="001058B5">
              <w:rPr>
                <w:rFonts w:ascii="Arial" w:hAnsi="Arial" w:cs="Arial"/>
                <w:sz w:val="18"/>
              </w:rPr>
              <w:t>then</w:t>
            </w:r>
            <w:r w:rsidRPr="001058B5">
              <w:rPr>
                <w:rFonts w:ascii="Arial" w:hAnsi="Arial" w:cs="Arial"/>
                <w:spacing w:val="-17"/>
                <w:sz w:val="18"/>
              </w:rPr>
              <w:t xml:space="preserve"> </w:t>
            </w:r>
            <w:r w:rsidRPr="001058B5">
              <w:rPr>
                <w:rFonts w:ascii="Arial" w:hAnsi="Arial" w:cs="Arial"/>
                <w:sz w:val="18"/>
              </w:rPr>
              <w:t>Oracle Database</w:t>
            </w:r>
            <w:r w:rsidRPr="001058B5">
              <w:rPr>
                <w:rFonts w:ascii="Arial" w:hAnsi="Arial" w:cs="Arial"/>
                <w:spacing w:val="-8"/>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8"/>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8"/>
                <w:sz w:val="18"/>
              </w:rPr>
              <w:t xml:space="preserve"> </w:t>
            </w:r>
            <w:r w:rsidRPr="001058B5">
              <w:rPr>
                <w:rFonts w:ascii="Arial" w:hAnsi="Arial" w:cs="Arial"/>
                <w:sz w:val="18"/>
              </w:rPr>
              <w:t>OS.</w:t>
            </w:r>
            <w:r w:rsidRPr="001058B5">
              <w:rPr>
                <w:rFonts w:ascii="Arial" w:hAnsi="Arial" w:cs="Arial"/>
                <w:spacing w:val="-7"/>
                <w:sz w:val="18"/>
              </w:rPr>
              <w:t xml:space="preserve"> </w:t>
            </w:r>
            <w:r w:rsidRPr="001058B5">
              <w:rPr>
                <w:rFonts w:ascii="Arial" w:hAnsi="Arial" w:cs="Arial"/>
                <w:sz w:val="18"/>
              </w:rPr>
              <w:t>Check</w:t>
            </w:r>
            <w:r w:rsidRPr="001058B5">
              <w:rPr>
                <w:rFonts w:ascii="Arial" w:hAnsi="Arial" w:cs="Arial"/>
                <w:spacing w:val="-8"/>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alert</w:t>
            </w:r>
            <w:r w:rsidRPr="001058B5">
              <w:rPr>
                <w:rFonts w:ascii="Arial" w:hAnsi="Arial" w:cs="Arial"/>
                <w:spacing w:val="-8"/>
                <w:sz w:val="18"/>
              </w:rPr>
              <w:t xml:space="preserve"> </w:t>
            </w:r>
            <w:r w:rsidRPr="001058B5">
              <w:rPr>
                <w:rFonts w:ascii="Arial" w:hAnsi="Arial" w:cs="Arial"/>
                <w:sz w:val="18"/>
              </w:rPr>
              <w:t>log</w:t>
            </w:r>
            <w:r w:rsidRPr="001058B5">
              <w:rPr>
                <w:rFonts w:ascii="Arial" w:hAnsi="Arial" w:cs="Arial"/>
                <w:spacing w:val="-8"/>
                <w:sz w:val="18"/>
              </w:rPr>
              <w:t xml:space="preserve"> </w:t>
            </w:r>
            <w:r w:rsidRPr="001058B5">
              <w:rPr>
                <w:rFonts w:ascii="Arial" w:hAnsi="Arial" w:cs="Arial"/>
                <w:sz w:val="18"/>
              </w:rPr>
              <w:t>for</w:t>
            </w:r>
            <w:r w:rsidRPr="001058B5">
              <w:rPr>
                <w:rFonts w:ascii="Arial" w:hAnsi="Arial" w:cs="Arial"/>
                <w:spacing w:val="-8"/>
                <w:sz w:val="18"/>
              </w:rPr>
              <w:t xml:space="preserve"> </w:t>
            </w:r>
            <w:r w:rsidRPr="001058B5">
              <w:rPr>
                <w:rFonts w:ascii="Arial" w:hAnsi="Arial" w:cs="Arial"/>
                <w:sz w:val="18"/>
              </w:rPr>
              <w:t>details.</w:t>
            </w:r>
          </w:p>
          <w:p w14:paraId="283633DE" w14:textId="77777777" w:rsidR="008C539B" w:rsidRPr="001058B5" w:rsidRDefault="00C12992">
            <w:pPr>
              <w:pStyle w:val="TableParagraph"/>
              <w:spacing w:before="80"/>
              <w:ind w:left="86"/>
              <w:rPr>
                <w:rFonts w:ascii="Arial" w:hAnsi="Arial" w:cs="Arial"/>
                <w:sz w:val="18"/>
              </w:rPr>
            </w:pPr>
            <w:bookmarkStart w:id="1445" w:name="_bookmark1675"/>
            <w:bookmarkEnd w:id="1445"/>
            <w:r w:rsidRPr="001058B5">
              <w:rPr>
                <w:rFonts w:ascii="Arial" w:hAnsi="Arial" w:cs="Arial"/>
                <w:sz w:val="18"/>
              </w:rPr>
              <w:t xml:space="preserve">See also </w:t>
            </w:r>
            <w:hyperlink w:anchor="_bookmark1999" w:history="1">
              <w:r w:rsidRPr="001058B5">
                <w:rPr>
                  <w:rFonts w:ascii="Arial" w:hAnsi="Arial" w:cs="Arial"/>
                  <w:color w:val="0000CC"/>
                  <w:sz w:val="18"/>
                </w:rPr>
                <w:t xml:space="preserve">"Managing </w:t>
              </w:r>
              <w:bookmarkStart w:id="1446" w:name="_bookmark1674"/>
              <w:bookmarkEnd w:id="1446"/>
              <w:r w:rsidRPr="001058B5">
                <w:rPr>
                  <w:rFonts w:ascii="Arial" w:hAnsi="Arial" w:cs="Arial"/>
                  <w:color w:val="0000CC"/>
                  <w:sz w:val="18"/>
                </w:rPr>
                <w:t xml:space="preserve">the Database Audit Trail" </w:t>
              </w:r>
            </w:hyperlink>
            <w:hyperlink w:anchor="_bookmark1999" w:history="1">
              <w:r w:rsidRPr="001058B5">
                <w:rPr>
                  <w:rFonts w:ascii="Arial" w:hAnsi="Arial" w:cs="Arial"/>
                  <w:sz w:val="18"/>
                </w:rPr>
                <w:t>on page 9-58</w:t>
              </w:r>
            </w:hyperlink>
            <w:r w:rsidRPr="001058B5">
              <w:rPr>
                <w:rFonts w:ascii="Arial" w:hAnsi="Arial" w:cs="Arial"/>
                <w:sz w:val="18"/>
              </w:rPr>
              <w:t>.</w:t>
            </w:r>
          </w:p>
        </w:tc>
      </w:tr>
      <w:tr w:rsidR="008C539B" w:rsidRPr="001058B5" w14:paraId="33BF7AFA" w14:textId="77777777">
        <w:trPr>
          <w:trHeight w:val="5074"/>
        </w:trPr>
        <w:tc>
          <w:tcPr>
            <w:tcW w:w="1773" w:type="dxa"/>
            <w:tcBorders>
              <w:top w:val="single" w:sz="2" w:space="0" w:color="000000"/>
              <w:bottom w:val="single" w:sz="2" w:space="0" w:color="000000"/>
            </w:tcBorders>
          </w:tcPr>
          <w:p w14:paraId="755BAB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DB,EXTENDED</w:t>
            </w:r>
          </w:p>
        </w:tc>
        <w:tc>
          <w:tcPr>
            <w:tcW w:w="7496" w:type="dxa"/>
            <w:tcBorders>
              <w:top w:val="single" w:sz="2" w:space="0" w:color="000000"/>
              <w:bottom w:val="single" w:sz="2" w:space="0" w:color="000000"/>
            </w:tcBorders>
          </w:tcPr>
          <w:p w14:paraId="58D5567F" w14:textId="77777777" w:rsidR="008C539B" w:rsidRPr="001058B5" w:rsidRDefault="00C12992">
            <w:pPr>
              <w:pStyle w:val="TableParagraph"/>
              <w:spacing w:before="64" w:line="211" w:lineRule="auto"/>
              <w:ind w:left="87" w:right="724" w:hanging="1"/>
              <w:rPr>
                <w:rFonts w:ascii="Arial" w:hAnsi="Arial" w:cs="Arial"/>
                <w:sz w:val="18"/>
              </w:rPr>
            </w:pPr>
            <w:r w:rsidRPr="001058B5">
              <w:rPr>
                <w:rFonts w:ascii="Arial" w:hAnsi="Arial" w:cs="Arial"/>
                <w:sz w:val="18"/>
              </w:rPr>
              <w:t>Behaves</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8"/>
                <w:sz w:val="18"/>
              </w:rPr>
              <w:t xml:space="preserve"> </w:t>
            </w:r>
            <w:r w:rsidRPr="001058B5">
              <w:rPr>
                <w:rFonts w:ascii="Arial" w:hAnsi="Arial" w:cs="Arial"/>
                <w:sz w:val="18"/>
              </w:rPr>
              <w:t>AUDIT_TRAIL=DB,</w:t>
            </w:r>
            <w:r w:rsidRPr="001058B5">
              <w:rPr>
                <w:rFonts w:ascii="Arial" w:hAnsi="Arial" w:cs="Arial"/>
                <w:spacing w:val="-19"/>
                <w:sz w:val="18"/>
              </w:rPr>
              <w:t xml:space="preserve"> </w:t>
            </w:r>
            <w:r w:rsidRPr="001058B5">
              <w:rPr>
                <w:rFonts w:ascii="Arial" w:hAnsi="Arial" w:cs="Arial"/>
                <w:sz w:val="18"/>
              </w:rPr>
              <w:t>but</w:t>
            </w:r>
            <w:r w:rsidRPr="001058B5">
              <w:rPr>
                <w:rFonts w:ascii="Arial" w:hAnsi="Arial" w:cs="Arial"/>
                <w:spacing w:val="-19"/>
                <w:sz w:val="18"/>
              </w:rPr>
              <w:t xml:space="preserve"> </w:t>
            </w:r>
            <w:r w:rsidRPr="001058B5">
              <w:rPr>
                <w:rFonts w:ascii="Arial" w:hAnsi="Arial" w:cs="Arial"/>
                <w:sz w:val="18"/>
              </w:rPr>
              <w:t>also</w:t>
            </w:r>
            <w:r w:rsidRPr="001058B5">
              <w:rPr>
                <w:rFonts w:ascii="Arial" w:hAnsi="Arial" w:cs="Arial"/>
                <w:spacing w:val="-20"/>
                <w:sz w:val="18"/>
              </w:rPr>
              <w:t xml:space="preserve"> </w:t>
            </w:r>
            <w:r w:rsidRPr="001058B5">
              <w:rPr>
                <w:rFonts w:ascii="Arial" w:hAnsi="Arial" w:cs="Arial"/>
                <w:sz w:val="18"/>
              </w:rPr>
              <w:t>populates</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bind</w:t>
            </w:r>
            <w:r w:rsidRPr="001058B5">
              <w:rPr>
                <w:rFonts w:ascii="Arial" w:hAnsi="Arial" w:cs="Arial"/>
                <w:spacing w:val="-20"/>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text CLOB-type columns of the SYS.AUD$</w:t>
            </w:r>
            <w:r w:rsidRPr="001058B5">
              <w:rPr>
                <w:rFonts w:ascii="Arial" w:hAnsi="Arial" w:cs="Arial"/>
                <w:spacing w:val="-94"/>
                <w:sz w:val="18"/>
              </w:rPr>
              <w:t xml:space="preserve"> </w:t>
            </w:r>
            <w:r w:rsidRPr="001058B5">
              <w:rPr>
                <w:rFonts w:ascii="Arial" w:hAnsi="Arial" w:cs="Arial"/>
                <w:sz w:val="18"/>
              </w:rPr>
              <w:t>table, when available.</w:t>
            </w:r>
          </w:p>
          <w:p w14:paraId="0B6439C1" w14:textId="77777777" w:rsidR="008C539B" w:rsidRPr="001058B5" w:rsidRDefault="00C12992">
            <w:pPr>
              <w:pStyle w:val="TableParagraph"/>
              <w:spacing w:before="99" w:line="213" w:lineRule="auto"/>
              <w:ind w:left="86"/>
              <w:rPr>
                <w:rFonts w:ascii="Arial" w:hAnsi="Arial" w:cs="Arial"/>
                <w:sz w:val="18"/>
              </w:rPr>
            </w:pPr>
            <w:r w:rsidRPr="001058B5">
              <w:rPr>
                <w:rFonts w:ascii="Arial" w:hAnsi="Arial" w:cs="Arial"/>
                <w:sz w:val="18"/>
              </w:rPr>
              <w:t>DB,EXTENDED</w:t>
            </w:r>
            <w:r w:rsidRPr="001058B5">
              <w:rPr>
                <w:rFonts w:ascii="Arial" w:hAnsi="Arial" w:cs="Arial"/>
                <w:spacing w:val="-83"/>
                <w:sz w:val="18"/>
              </w:rPr>
              <w:t xml:space="preserve"> </w:t>
            </w:r>
            <w:r w:rsidRPr="001058B5">
              <w:rPr>
                <w:rFonts w:ascii="Arial" w:hAnsi="Arial" w:cs="Arial"/>
                <w:sz w:val="18"/>
              </w:rPr>
              <w:t>enables</w:t>
            </w:r>
            <w:r w:rsidRPr="001058B5">
              <w:rPr>
                <w:rFonts w:ascii="Arial" w:hAnsi="Arial" w:cs="Arial"/>
                <w:spacing w:val="-16"/>
                <w:sz w:val="18"/>
              </w:rPr>
              <w:t xml:space="preserve"> </w:t>
            </w:r>
            <w:r w:rsidRPr="001058B5">
              <w:rPr>
                <w:rFonts w:ascii="Arial" w:hAnsi="Arial" w:cs="Arial"/>
                <w:sz w:val="18"/>
              </w:rPr>
              <w:t>you</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capture</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SQL</w:t>
            </w:r>
            <w:r w:rsidRPr="001058B5">
              <w:rPr>
                <w:rFonts w:ascii="Arial" w:hAnsi="Arial" w:cs="Arial"/>
                <w:spacing w:val="-16"/>
                <w:sz w:val="18"/>
              </w:rPr>
              <w:t xml:space="preserve"> </w:t>
            </w:r>
            <w:r w:rsidRPr="001058B5">
              <w:rPr>
                <w:rFonts w:ascii="Arial" w:hAnsi="Arial" w:cs="Arial"/>
                <w:sz w:val="18"/>
              </w:rPr>
              <w:t>statement</w:t>
            </w:r>
            <w:r w:rsidRPr="001058B5">
              <w:rPr>
                <w:rFonts w:ascii="Arial" w:hAnsi="Arial" w:cs="Arial"/>
                <w:spacing w:val="-16"/>
                <w:sz w:val="18"/>
              </w:rPr>
              <w:t xml:space="preserve"> </w:t>
            </w:r>
            <w:r w:rsidRPr="001058B5">
              <w:rPr>
                <w:rFonts w:ascii="Arial" w:hAnsi="Arial" w:cs="Arial"/>
                <w:sz w:val="18"/>
              </w:rPr>
              <w:t>used</w:t>
            </w:r>
            <w:r w:rsidRPr="001058B5">
              <w:rPr>
                <w:rFonts w:ascii="Arial" w:hAnsi="Arial" w:cs="Arial"/>
                <w:spacing w:val="-16"/>
                <w:sz w:val="18"/>
              </w:rPr>
              <w:t xml:space="preserve"> </w:t>
            </w:r>
            <w:r w:rsidRPr="001058B5">
              <w:rPr>
                <w:rFonts w:ascii="Arial" w:hAnsi="Arial" w:cs="Arial"/>
                <w:sz w:val="18"/>
              </w:rPr>
              <w:t>in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action</w:t>
            </w:r>
            <w:r w:rsidRPr="001058B5">
              <w:rPr>
                <w:rFonts w:ascii="Arial" w:hAnsi="Arial" w:cs="Arial"/>
                <w:spacing w:val="-16"/>
                <w:sz w:val="18"/>
              </w:rPr>
              <w:t xml:space="preserve"> </w:t>
            </w:r>
            <w:r w:rsidRPr="001058B5">
              <w:rPr>
                <w:rFonts w:ascii="Arial" w:hAnsi="Arial" w:cs="Arial"/>
                <w:sz w:val="18"/>
              </w:rPr>
              <w:t>that</w:t>
            </w:r>
            <w:r w:rsidRPr="001058B5">
              <w:rPr>
                <w:rFonts w:ascii="Arial" w:hAnsi="Arial" w:cs="Arial"/>
                <w:spacing w:val="-16"/>
                <w:sz w:val="18"/>
              </w:rPr>
              <w:t xml:space="preserve"> </w:t>
            </w:r>
            <w:bookmarkStart w:id="1447" w:name="_bookmark1676"/>
            <w:bookmarkEnd w:id="1447"/>
            <w:r w:rsidRPr="001058B5">
              <w:rPr>
                <w:rFonts w:ascii="Arial" w:hAnsi="Arial" w:cs="Arial"/>
                <w:sz w:val="18"/>
              </w:rPr>
              <w:t>was</w:t>
            </w:r>
            <w:r w:rsidRPr="001058B5">
              <w:rPr>
                <w:rFonts w:ascii="Arial" w:hAnsi="Arial" w:cs="Arial"/>
                <w:spacing w:val="-16"/>
                <w:sz w:val="18"/>
              </w:rPr>
              <w:t xml:space="preserve"> </w:t>
            </w:r>
            <w:r w:rsidRPr="001058B5">
              <w:rPr>
                <w:rFonts w:ascii="Arial" w:hAnsi="Arial" w:cs="Arial"/>
                <w:sz w:val="18"/>
              </w:rPr>
              <w:t xml:space="preserve">audited. </w:t>
            </w:r>
            <w:r w:rsidRPr="001058B5">
              <w:rPr>
                <w:rFonts w:ascii="Arial" w:hAnsi="Arial" w:cs="Arial"/>
                <w:spacing w:val="-6"/>
                <w:sz w:val="18"/>
              </w:rPr>
              <w:t xml:space="preserve">You </w:t>
            </w:r>
            <w:r w:rsidRPr="001058B5">
              <w:rPr>
                <w:rFonts w:ascii="Arial" w:hAnsi="Arial" w:cs="Arial"/>
                <w:sz w:val="18"/>
              </w:rPr>
              <w:t xml:space="preserve">can capture both the SQL statement that caused the audit, and any associated bind variables. </w:t>
            </w:r>
            <w:r w:rsidRPr="001058B5">
              <w:rPr>
                <w:rFonts w:ascii="Arial" w:hAnsi="Arial" w:cs="Arial"/>
                <w:spacing w:val="-3"/>
                <w:sz w:val="18"/>
              </w:rPr>
              <w:t xml:space="preserve">However, </w:t>
            </w:r>
            <w:r w:rsidRPr="001058B5">
              <w:rPr>
                <w:rFonts w:ascii="Arial" w:hAnsi="Arial" w:cs="Arial"/>
                <w:sz w:val="18"/>
              </w:rPr>
              <w:t xml:space="preserve">be aware that you only can capture data from the following column </w:t>
            </w:r>
            <w:r w:rsidRPr="001058B5">
              <w:rPr>
                <w:rFonts w:ascii="Arial" w:hAnsi="Arial" w:cs="Arial"/>
                <w:w w:val="95"/>
                <w:sz w:val="18"/>
              </w:rPr>
              <w:t>datatypes: CHAR, NCHAR, VARCHAR, VARCHAR2, NVARCHAR2, NUMBER, FLOAT, BINARY_FLOAT, BINARY_DOUBLE,</w:t>
            </w:r>
            <w:r w:rsidRPr="001058B5">
              <w:rPr>
                <w:rFonts w:ascii="Arial" w:hAnsi="Arial" w:cs="Arial"/>
                <w:spacing w:val="-24"/>
                <w:w w:val="95"/>
                <w:sz w:val="18"/>
              </w:rPr>
              <w:t xml:space="preserve"> </w:t>
            </w:r>
            <w:r w:rsidRPr="001058B5">
              <w:rPr>
                <w:rFonts w:ascii="Arial" w:hAnsi="Arial" w:cs="Arial"/>
                <w:w w:val="95"/>
                <w:sz w:val="18"/>
              </w:rPr>
              <w:t>LONG,</w:t>
            </w:r>
            <w:r w:rsidRPr="001058B5">
              <w:rPr>
                <w:rFonts w:ascii="Arial" w:hAnsi="Arial" w:cs="Arial"/>
                <w:spacing w:val="-24"/>
                <w:w w:val="95"/>
                <w:sz w:val="18"/>
              </w:rPr>
              <w:t xml:space="preserve"> </w:t>
            </w:r>
            <w:r w:rsidRPr="001058B5">
              <w:rPr>
                <w:rFonts w:ascii="Arial" w:hAnsi="Arial" w:cs="Arial"/>
                <w:w w:val="95"/>
                <w:sz w:val="18"/>
              </w:rPr>
              <w:t>ROWID,</w:t>
            </w:r>
            <w:r w:rsidRPr="001058B5">
              <w:rPr>
                <w:rFonts w:ascii="Arial" w:hAnsi="Arial" w:cs="Arial"/>
                <w:spacing w:val="-24"/>
                <w:w w:val="95"/>
                <w:sz w:val="18"/>
              </w:rPr>
              <w:t xml:space="preserve"> </w:t>
            </w:r>
            <w:r w:rsidRPr="001058B5">
              <w:rPr>
                <w:rFonts w:ascii="Arial" w:hAnsi="Arial" w:cs="Arial"/>
                <w:w w:val="95"/>
                <w:sz w:val="18"/>
              </w:rPr>
              <w:t>DATE,</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24"/>
                <w:w w:val="95"/>
                <w:sz w:val="18"/>
              </w:rPr>
              <w:t xml:space="preserve"> </w:t>
            </w:r>
            <w:r w:rsidRPr="001058B5">
              <w:rPr>
                <w:rFonts w:ascii="Arial" w:hAnsi="Arial" w:cs="Arial"/>
                <w:w w:val="95"/>
                <w:sz w:val="18"/>
              </w:rPr>
              <w:t>and</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63"/>
                <w:w w:val="95"/>
                <w:sz w:val="18"/>
              </w:rPr>
              <w:t xml:space="preserve"> </w:t>
            </w:r>
            <w:r w:rsidRPr="001058B5">
              <w:rPr>
                <w:rFonts w:ascii="Arial" w:hAnsi="Arial" w:cs="Arial"/>
                <w:w w:val="95"/>
                <w:sz w:val="18"/>
              </w:rPr>
              <w:t>WITH</w:t>
            </w:r>
            <w:r w:rsidRPr="001058B5">
              <w:rPr>
                <w:rFonts w:ascii="Arial" w:hAnsi="Arial" w:cs="Arial"/>
                <w:spacing w:val="-63"/>
                <w:w w:val="95"/>
                <w:sz w:val="18"/>
              </w:rPr>
              <w:t xml:space="preserve"> </w:t>
            </w:r>
            <w:r w:rsidRPr="001058B5">
              <w:rPr>
                <w:rFonts w:ascii="Arial" w:hAnsi="Arial" w:cs="Arial"/>
                <w:w w:val="95"/>
                <w:sz w:val="18"/>
              </w:rPr>
              <w:t>TIMEZONE.</w:t>
            </w:r>
            <w:r w:rsidRPr="001058B5">
              <w:rPr>
                <w:rFonts w:ascii="Arial" w:hAnsi="Arial" w:cs="Arial"/>
                <w:spacing w:val="-24"/>
                <w:w w:val="95"/>
                <w:sz w:val="18"/>
              </w:rPr>
              <w:t xml:space="preserve"> </w:t>
            </w:r>
            <w:r w:rsidRPr="001058B5">
              <w:rPr>
                <w:rFonts w:ascii="Arial" w:hAnsi="Arial" w:cs="Arial"/>
                <w:w w:val="95"/>
                <w:sz w:val="18"/>
              </w:rPr>
              <w:t>Also</w:t>
            </w:r>
            <w:r w:rsidRPr="001058B5">
              <w:rPr>
                <w:rFonts w:ascii="Arial" w:hAnsi="Arial" w:cs="Arial"/>
                <w:spacing w:val="-24"/>
                <w:w w:val="95"/>
                <w:sz w:val="18"/>
              </w:rPr>
              <w:t xml:space="preserve"> </w:t>
            </w:r>
            <w:r w:rsidRPr="001058B5">
              <w:rPr>
                <w:rFonts w:ascii="Arial" w:hAnsi="Arial" w:cs="Arial"/>
                <w:w w:val="95"/>
                <w:sz w:val="18"/>
              </w:rPr>
              <w:t>be</w:t>
            </w:r>
          </w:p>
          <w:p w14:paraId="1F085F02" w14:textId="77777777" w:rsidR="008C539B" w:rsidRPr="001058B5" w:rsidRDefault="00C12992">
            <w:pPr>
              <w:pStyle w:val="TableParagraph"/>
              <w:spacing w:before="0" w:line="211" w:lineRule="auto"/>
              <w:ind w:left="87" w:right="129"/>
              <w:rPr>
                <w:rFonts w:ascii="Arial" w:hAnsi="Arial" w:cs="Arial"/>
                <w:sz w:val="18"/>
              </w:rPr>
            </w:pPr>
            <w:r w:rsidRPr="001058B5">
              <w:rPr>
                <w:rFonts w:ascii="Arial" w:hAnsi="Arial" w:cs="Arial"/>
                <w:sz w:val="18"/>
              </w:rPr>
              <w:t>aware</w:t>
            </w:r>
            <w:r w:rsidRPr="001058B5">
              <w:rPr>
                <w:rFonts w:ascii="Arial" w:hAnsi="Arial" w:cs="Arial"/>
                <w:spacing w:val="-15"/>
                <w:sz w:val="18"/>
              </w:rPr>
              <w:t xml:space="preserve"> </w:t>
            </w:r>
            <w:r w:rsidRPr="001058B5">
              <w:rPr>
                <w:rFonts w:ascii="Arial" w:hAnsi="Arial" w:cs="Arial"/>
                <w:sz w:val="18"/>
              </w:rPr>
              <w:t>that</w:t>
            </w:r>
            <w:r w:rsidRPr="001058B5">
              <w:rPr>
                <w:rFonts w:ascii="Arial" w:hAnsi="Arial" w:cs="Arial"/>
                <w:spacing w:val="-15"/>
                <w:sz w:val="18"/>
              </w:rPr>
              <w:t xml:space="preserve"> </w:t>
            </w:r>
            <w:r w:rsidRPr="001058B5">
              <w:rPr>
                <w:rFonts w:ascii="Arial" w:hAnsi="Arial" w:cs="Arial"/>
                <w:sz w:val="18"/>
              </w:rPr>
              <w:t>DB,</w:t>
            </w:r>
            <w:r w:rsidRPr="001058B5">
              <w:rPr>
                <w:rFonts w:ascii="Arial" w:hAnsi="Arial" w:cs="Arial"/>
                <w:spacing w:val="-45"/>
                <w:sz w:val="18"/>
              </w:rPr>
              <w:t xml:space="preserve"> </w:t>
            </w:r>
            <w:r w:rsidRPr="001058B5">
              <w:rPr>
                <w:rFonts w:ascii="Arial" w:hAnsi="Arial" w:cs="Arial"/>
                <w:sz w:val="18"/>
              </w:rPr>
              <w:t>EXTENDED</w:t>
            </w:r>
            <w:r w:rsidRPr="001058B5">
              <w:rPr>
                <w:rFonts w:ascii="Arial" w:hAnsi="Arial" w:cs="Arial"/>
                <w:spacing w:val="-83"/>
                <w:sz w:val="18"/>
              </w:rPr>
              <w:t xml:space="preserve"> </w:t>
            </w:r>
            <w:r w:rsidRPr="001058B5">
              <w:rPr>
                <w:rFonts w:ascii="Arial" w:hAnsi="Arial" w:cs="Arial"/>
                <w:sz w:val="18"/>
              </w:rPr>
              <w:t>can</w:t>
            </w:r>
            <w:r w:rsidRPr="001058B5">
              <w:rPr>
                <w:rFonts w:ascii="Arial" w:hAnsi="Arial" w:cs="Arial"/>
                <w:spacing w:val="-15"/>
                <w:sz w:val="18"/>
              </w:rPr>
              <w:t xml:space="preserve"> </w:t>
            </w:r>
            <w:r w:rsidRPr="001058B5">
              <w:rPr>
                <w:rFonts w:ascii="Arial" w:hAnsi="Arial" w:cs="Arial"/>
                <w:sz w:val="18"/>
              </w:rPr>
              <w:t>capture</w:t>
            </w:r>
            <w:r w:rsidRPr="001058B5">
              <w:rPr>
                <w:rFonts w:ascii="Arial" w:hAnsi="Arial" w:cs="Arial"/>
                <w:spacing w:val="-15"/>
                <w:sz w:val="18"/>
              </w:rPr>
              <w:t xml:space="preserve"> </w:t>
            </w:r>
            <w:r w:rsidRPr="001058B5">
              <w:rPr>
                <w:rFonts w:ascii="Arial" w:hAnsi="Arial" w:cs="Arial"/>
                <w:sz w:val="18"/>
              </w:rPr>
              <w:t>sensitive</w:t>
            </w:r>
            <w:r w:rsidRPr="001058B5">
              <w:rPr>
                <w:rFonts w:ascii="Arial" w:hAnsi="Arial" w:cs="Arial"/>
                <w:spacing w:val="-14"/>
                <w:sz w:val="18"/>
              </w:rPr>
              <w:t xml:space="preserve"> </w:t>
            </w:r>
            <w:r w:rsidRPr="001058B5">
              <w:rPr>
                <w:rFonts w:ascii="Arial" w:hAnsi="Arial" w:cs="Arial"/>
                <w:sz w:val="18"/>
              </w:rPr>
              <w:t>data,</w:t>
            </w:r>
            <w:r w:rsidRPr="001058B5">
              <w:rPr>
                <w:rFonts w:ascii="Arial" w:hAnsi="Arial" w:cs="Arial"/>
                <w:spacing w:val="-14"/>
                <w:sz w:val="18"/>
              </w:rPr>
              <w:t xml:space="preserve"> </w:t>
            </w:r>
            <w:r w:rsidRPr="001058B5">
              <w:rPr>
                <w:rFonts w:ascii="Arial" w:hAnsi="Arial" w:cs="Arial"/>
                <w:sz w:val="18"/>
              </w:rPr>
              <w:t>such</w:t>
            </w:r>
            <w:r w:rsidRPr="001058B5">
              <w:rPr>
                <w:rFonts w:ascii="Arial" w:hAnsi="Arial" w:cs="Arial"/>
                <w:spacing w:val="-14"/>
                <w:sz w:val="18"/>
              </w:rPr>
              <w:t xml:space="preserve"> </w:t>
            </w:r>
            <w:r w:rsidRPr="001058B5">
              <w:rPr>
                <w:rFonts w:ascii="Arial" w:hAnsi="Arial" w:cs="Arial"/>
                <w:sz w:val="18"/>
              </w:rPr>
              <w:t>as</w:t>
            </w:r>
            <w:r w:rsidRPr="001058B5">
              <w:rPr>
                <w:rFonts w:ascii="Arial" w:hAnsi="Arial" w:cs="Arial"/>
                <w:spacing w:val="-16"/>
                <w:sz w:val="18"/>
              </w:rPr>
              <w:t xml:space="preserve"> </w:t>
            </w:r>
            <w:r w:rsidRPr="001058B5">
              <w:rPr>
                <w:rFonts w:ascii="Arial" w:hAnsi="Arial" w:cs="Arial"/>
                <w:sz w:val="18"/>
              </w:rPr>
              <w:t>credit</w:t>
            </w:r>
            <w:r w:rsidRPr="001058B5">
              <w:rPr>
                <w:rFonts w:ascii="Arial" w:hAnsi="Arial" w:cs="Arial"/>
                <w:spacing w:val="-14"/>
                <w:sz w:val="18"/>
              </w:rPr>
              <w:t xml:space="preserve"> </w:t>
            </w:r>
            <w:r w:rsidRPr="001058B5">
              <w:rPr>
                <w:rFonts w:ascii="Arial" w:hAnsi="Arial" w:cs="Arial"/>
                <w:sz w:val="18"/>
              </w:rPr>
              <w:t>card</w:t>
            </w:r>
            <w:r w:rsidRPr="001058B5">
              <w:rPr>
                <w:rFonts w:ascii="Arial" w:hAnsi="Arial" w:cs="Arial"/>
                <w:spacing w:val="-15"/>
                <w:sz w:val="18"/>
              </w:rPr>
              <w:t xml:space="preserve"> </w:t>
            </w:r>
            <w:r w:rsidRPr="001058B5">
              <w:rPr>
                <w:rFonts w:ascii="Arial" w:hAnsi="Arial" w:cs="Arial"/>
                <w:sz w:val="18"/>
              </w:rPr>
              <w:t>information.</w:t>
            </w:r>
            <w:r w:rsidRPr="001058B5">
              <w:rPr>
                <w:rFonts w:ascii="Arial" w:hAnsi="Arial" w:cs="Arial"/>
                <w:spacing w:val="-14"/>
                <w:sz w:val="18"/>
              </w:rPr>
              <w:t xml:space="preserve"> </w:t>
            </w:r>
            <w:r w:rsidRPr="001058B5">
              <w:rPr>
                <w:rFonts w:ascii="Arial" w:hAnsi="Arial" w:cs="Arial"/>
                <w:sz w:val="18"/>
              </w:rPr>
              <w:t xml:space="preserve">See also </w:t>
            </w:r>
            <w:hyperlink w:anchor="_bookmark2288" w:history="1">
              <w:r w:rsidRPr="001058B5">
                <w:rPr>
                  <w:rFonts w:ascii="Arial" w:hAnsi="Arial" w:cs="Arial"/>
                  <w:color w:val="0000CC"/>
                  <w:sz w:val="18"/>
                </w:rPr>
                <w:t xml:space="preserve">"Auditing Sensitive Information" </w:t>
              </w:r>
              <w:r w:rsidRPr="001058B5">
                <w:rPr>
                  <w:rFonts w:ascii="Arial" w:hAnsi="Arial" w:cs="Arial"/>
                  <w:sz w:val="18"/>
                </w:rPr>
                <w:t>on page</w:t>
              </w:r>
              <w:r w:rsidRPr="001058B5">
                <w:rPr>
                  <w:rFonts w:ascii="Arial" w:hAnsi="Arial" w:cs="Arial"/>
                  <w:spacing w:val="-8"/>
                  <w:sz w:val="18"/>
                </w:rPr>
                <w:t xml:space="preserve"> </w:t>
              </w:r>
              <w:r w:rsidRPr="001058B5">
                <w:rPr>
                  <w:rFonts w:ascii="Arial" w:hAnsi="Arial" w:cs="Arial"/>
                  <w:sz w:val="18"/>
                </w:rPr>
                <w:t>10-18</w:t>
              </w:r>
            </w:hyperlink>
            <w:r w:rsidRPr="001058B5">
              <w:rPr>
                <w:rFonts w:ascii="Arial" w:hAnsi="Arial" w:cs="Arial"/>
                <w:sz w:val="18"/>
              </w:rPr>
              <w:t>.</w:t>
            </w:r>
          </w:p>
          <w:p w14:paraId="1F31848E" w14:textId="77777777" w:rsidR="008C539B" w:rsidRPr="001058B5" w:rsidRDefault="00C12992">
            <w:pPr>
              <w:pStyle w:val="TableParagraph"/>
              <w:spacing w:before="99" w:line="211" w:lineRule="auto"/>
              <w:ind w:left="87" w:hanging="1"/>
              <w:rPr>
                <w:rFonts w:ascii="Arial" w:hAnsi="Arial" w:cs="Arial"/>
                <w:sz w:val="18"/>
              </w:rPr>
            </w:pP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database</w:t>
            </w:r>
            <w:r w:rsidRPr="001058B5">
              <w:rPr>
                <w:rFonts w:ascii="Arial" w:hAnsi="Arial" w:cs="Arial"/>
                <w:spacing w:val="-25"/>
                <w:sz w:val="18"/>
              </w:rPr>
              <w:t xml:space="preserve"> </w:t>
            </w:r>
            <w:r w:rsidRPr="001058B5">
              <w:rPr>
                <w:rFonts w:ascii="Arial" w:hAnsi="Arial" w:cs="Arial"/>
                <w:sz w:val="18"/>
              </w:rPr>
              <w:t>was</w:t>
            </w:r>
            <w:r w:rsidRPr="001058B5">
              <w:rPr>
                <w:rFonts w:ascii="Arial" w:hAnsi="Arial" w:cs="Arial"/>
                <w:spacing w:val="-25"/>
                <w:sz w:val="18"/>
              </w:rPr>
              <w:t xml:space="preserve"> </w:t>
            </w:r>
            <w:r w:rsidRPr="001058B5">
              <w:rPr>
                <w:rFonts w:ascii="Arial" w:hAnsi="Arial" w:cs="Arial"/>
                <w:sz w:val="18"/>
              </w:rPr>
              <w:t>started</w:t>
            </w:r>
            <w:r w:rsidRPr="001058B5">
              <w:rPr>
                <w:rFonts w:ascii="Arial" w:hAnsi="Arial" w:cs="Arial"/>
                <w:spacing w:val="-25"/>
                <w:sz w:val="18"/>
              </w:rPr>
              <w:t xml:space="preserve"> </w:t>
            </w:r>
            <w:r w:rsidRPr="001058B5">
              <w:rPr>
                <w:rFonts w:ascii="Arial" w:hAnsi="Arial" w:cs="Arial"/>
                <w:sz w:val="18"/>
              </w:rPr>
              <w:t>in</w:t>
            </w:r>
            <w:r w:rsidRPr="001058B5">
              <w:rPr>
                <w:rFonts w:ascii="Arial" w:hAnsi="Arial" w:cs="Arial"/>
                <w:spacing w:val="-25"/>
                <w:sz w:val="18"/>
              </w:rPr>
              <w:t xml:space="preserve"> </w:t>
            </w:r>
            <w:r w:rsidRPr="001058B5">
              <w:rPr>
                <w:rFonts w:ascii="Arial" w:hAnsi="Arial" w:cs="Arial"/>
                <w:sz w:val="18"/>
              </w:rPr>
              <w:t>read-only</w:t>
            </w:r>
            <w:r w:rsidRPr="001058B5">
              <w:rPr>
                <w:rFonts w:ascii="Arial" w:hAnsi="Arial" w:cs="Arial"/>
                <w:spacing w:val="-25"/>
                <w:sz w:val="18"/>
              </w:rPr>
              <w:t xml:space="preserve"> </w:t>
            </w:r>
            <w:r w:rsidRPr="001058B5">
              <w:rPr>
                <w:rFonts w:ascii="Arial" w:hAnsi="Arial" w:cs="Arial"/>
                <w:sz w:val="18"/>
              </w:rPr>
              <w:t>mode</w:t>
            </w:r>
            <w:r w:rsidRPr="001058B5">
              <w:rPr>
                <w:rFonts w:ascii="Arial" w:hAnsi="Arial" w:cs="Arial"/>
                <w:spacing w:val="-25"/>
                <w:sz w:val="18"/>
              </w:rPr>
              <w:t xml:space="preserve"> </w:t>
            </w:r>
            <w:r w:rsidRPr="001058B5">
              <w:rPr>
                <w:rFonts w:ascii="Arial" w:hAnsi="Arial" w:cs="Arial"/>
                <w:sz w:val="18"/>
              </w:rPr>
              <w:t>with</w:t>
            </w:r>
            <w:r w:rsidRPr="001058B5">
              <w:rPr>
                <w:rFonts w:ascii="Arial" w:hAnsi="Arial" w:cs="Arial"/>
                <w:spacing w:val="-25"/>
                <w:sz w:val="18"/>
              </w:rPr>
              <w:t xml:space="preserve"> </w:t>
            </w:r>
            <w:r w:rsidRPr="001058B5">
              <w:rPr>
                <w:rFonts w:ascii="Arial" w:hAnsi="Arial" w:cs="Arial"/>
                <w:sz w:val="18"/>
              </w:rPr>
              <w:t>AUDIT_TRAIL</w:t>
            </w:r>
            <w:r w:rsidRPr="001058B5">
              <w:rPr>
                <w:rFonts w:ascii="Arial" w:hAnsi="Arial" w:cs="Arial"/>
                <w:spacing w:val="-90"/>
                <w:sz w:val="18"/>
              </w:rPr>
              <w:t xml:space="preserve"> </w:t>
            </w:r>
            <w:r w:rsidRPr="001058B5">
              <w:rPr>
                <w:rFonts w:ascii="Arial" w:hAnsi="Arial" w:cs="Arial"/>
                <w:sz w:val="18"/>
              </w:rPr>
              <w:t>set</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DB,</w:t>
            </w:r>
            <w:r w:rsidRPr="001058B5">
              <w:rPr>
                <w:rFonts w:ascii="Arial" w:hAnsi="Arial" w:cs="Arial"/>
                <w:spacing w:val="-65"/>
                <w:sz w:val="18"/>
              </w:rPr>
              <w:t xml:space="preserve"> </w:t>
            </w:r>
            <w:r w:rsidRPr="001058B5">
              <w:rPr>
                <w:rFonts w:ascii="Arial" w:hAnsi="Arial" w:cs="Arial"/>
                <w:sz w:val="18"/>
              </w:rPr>
              <w:t>EXTENDED,</w:t>
            </w:r>
            <w:r w:rsidRPr="001058B5">
              <w:rPr>
                <w:rFonts w:ascii="Arial" w:hAnsi="Arial" w:cs="Arial"/>
                <w:spacing w:val="-24"/>
                <w:sz w:val="18"/>
              </w:rPr>
              <w:t xml:space="preserve"> </w:t>
            </w:r>
            <w:r w:rsidRPr="001058B5">
              <w:rPr>
                <w:rFonts w:ascii="Arial" w:hAnsi="Arial" w:cs="Arial"/>
                <w:sz w:val="18"/>
              </w:rPr>
              <w:t>then Oracle</w:t>
            </w:r>
            <w:r w:rsidRPr="001058B5">
              <w:rPr>
                <w:rFonts w:ascii="Arial" w:hAnsi="Arial" w:cs="Arial"/>
                <w:spacing w:val="-9"/>
                <w:sz w:val="18"/>
              </w:rPr>
              <w:t xml:space="preserve"> </w:t>
            </w:r>
            <w:r w:rsidRPr="001058B5">
              <w:rPr>
                <w:rFonts w:ascii="Arial" w:hAnsi="Arial" w:cs="Arial"/>
                <w:sz w:val="18"/>
              </w:rPr>
              <w:t>Database</w:t>
            </w:r>
            <w:r w:rsidRPr="001058B5">
              <w:rPr>
                <w:rFonts w:ascii="Arial" w:hAnsi="Arial" w:cs="Arial"/>
                <w:spacing w:val="-9"/>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9"/>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OS.</w:t>
            </w:r>
            <w:r w:rsidRPr="001058B5">
              <w:rPr>
                <w:rFonts w:ascii="Arial" w:hAnsi="Arial" w:cs="Arial"/>
                <w:spacing w:val="-9"/>
                <w:sz w:val="18"/>
              </w:rPr>
              <w:t xml:space="preserve"> </w:t>
            </w:r>
            <w:r w:rsidRPr="001058B5">
              <w:rPr>
                <w:rFonts w:ascii="Arial" w:hAnsi="Arial" w:cs="Arial"/>
                <w:sz w:val="18"/>
              </w:rPr>
              <w:t>Check</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alert</w:t>
            </w:r>
            <w:r w:rsidRPr="001058B5">
              <w:rPr>
                <w:rFonts w:ascii="Arial" w:hAnsi="Arial" w:cs="Arial"/>
                <w:spacing w:val="-9"/>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for</w:t>
            </w:r>
            <w:r w:rsidRPr="001058B5">
              <w:rPr>
                <w:rFonts w:ascii="Arial" w:hAnsi="Arial" w:cs="Arial"/>
                <w:spacing w:val="-9"/>
                <w:sz w:val="18"/>
              </w:rPr>
              <w:t xml:space="preserve"> </w:t>
            </w:r>
            <w:r w:rsidRPr="001058B5">
              <w:rPr>
                <w:rFonts w:ascii="Arial" w:hAnsi="Arial" w:cs="Arial"/>
                <w:sz w:val="18"/>
              </w:rPr>
              <w:t>details.</w:t>
            </w:r>
          </w:p>
          <w:p w14:paraId="49B6F13C" w14:textId="77777777" w:rsidR="008C539B" w:rsidRPr="001058B5" w:rsidRDefault="00C12992">
            <w:pPr>
              <w:pStyle w:val="TableParagraph"/>
              <w:spacing w:before="80"/>
              <w:ind w:left="86"/>
              <w:rPr>
                <w:rFonts w:ascii="Arial" w:hAnsi="Arial" w:cs="Arial"/>
                <w:sz w:val="18"/>
              </w:rPr>
            </w:pPr>
            <w:r w:rsidRPr="001058B5">
              <w:rPr>
                <w:rFonts w:ascii="Arial" w:hAnsi="Arial" w:cs="Arial"/>
                <w:spacing w:val="-6"/>
                <w:sz w:val="18"/>
              </w:rPr>
              <w:t xml:space="preserve">You </w:t>
            </w:r>
            <w:r w:rsidRPr="001058B5">
              <w:rPr>
                <w:rFonts w:ascii="Arial" w:hAnsi="Arial" w:cs="Arial"/>
                <w:sz w:val="18"/>
              </w:rPr>
              <w:t>can specify DB,EXTENDED</w:t>
            </w:r>
            <w:r w:rsidRPr="001058B5">
              <w:rPr>
                <w:rFonts w:ascii="Arial" w:hAnsi="Arial" w:cs="Arial"/>
                <w:spacing w:val="-91"/>
                <w:sz w:val="18"/>
              </w:rPr>
              <w:t xml:space="preserve"> </w:t>
            </w:r>
            <w:r w:rsidRPr="001058B5">
              <w:rPr>
                <w:rFonts w:ascii="Arial" w:hAnsi="Arial" w:cs="Arial"/>
                <w:sz w:val="18"/>
              </w:rPr>
              <w:t>in any of the following ways:</w:t>
            </w:r>
          </w:p>
          <w:p w14:paraId="0A5166BD" w14:textId="77777777" w:rsidR="008C539B" w:rsidRPr="001058B5" w:rsidRDefault="00C12992">
            <w:pPr>
              <w:pStyle w:val="TableParagraph"/>
              <w:spacing w:before="96" w:line="259" w:lineRule="auto"/>
              <w:ind w:left="86" w:right="1694"/>
              <w:rPr>
                <w:rFonts w:ascii="Arial" w:hAnsi="Arial" w:cs="Arial"/>
                <w:sz w:val="18"/>
              </w:rPr>
            </w:pPr>
            <w:r w:rsidRPr="001058B5">
              <w:rPr>
                <w:rFonts w:ascii="Arial" w:hAnsi="Arial" w:cs="Arial"/>
                <w:w w:val="90"/>
                <w:sz w:val="18"/>
              </w:rPr>
              <w:t xml:space="preserve">ALTER SYSTEM SET AUDIT_TRAIL=DB,EXTENDED SCOPE=SPFILE; ALTER SYSTEM SET AUDIT_TRAIL=DB, EXTENDED SCOPE=SPFILE; </w:t>
            </w:r>
            <w:r w:rsidRPr="001058B5">
              <w:rPr>
                <w:rFonts w:ascii="Arial" w:hAnsi="Arial" w:cs="Arial"/>
                <w:w w:val="85"/>
                <w:sz w:val="18"/>
              </w:rPr>
              <w:t xml:space="preserve">ALTER SYSTEM SET AUDIT_TRAIL='DB','EXTENDED' SCOPE=SPFILE; </w:t>
            </w:r>
            <w:r w:rsidRPr="001058B5">
              <w:rPr>
                <w:rFonts w:ascii="Arial" w:hAnsi="Arial" w:cs="Arial"/>
                <w:w w:val="90"/>
                <w:sz w:val="18"/>
              </w:rPr>
              <w:t>ALTER SYSTEM SET AUDIT_TRAIL=EXTENDED,DB SCOPE=SPFILE; ALTER SYSTEM SET AUDIT_TRAIL=EXTENDED, DB SCOPE=SPFILE;</w:t>
            </w:r>
          </w:p>
          <w:p w14:paraId="6FDF0F43" w14:textId="77777777" w:rsidR="008C539B" w:rsidRPr="001058B5" w:rsidRDefault="00C12992">
            <w:pPr>
              <w:pStyle w:val="TableParagraph"/>
              <w:spacing w:before="35"/>
              <w:ind w:left="86"/>
              <w:rPr>
                <w:rFonts w:ascii="Arial" w:hAnsi="Arial" w:cs="Arial"/>
                <w:sz w:val="18"/>
              </w:rPr>
            </w:pPr>
            <w:r w:rsidRPr="001058B5">
              <w:rPr>
                <w:rFonts w:ascii="Arial" w:hAnsi="Arial" w:cs="Arial"/>
                <w:spacing w:val="-3"/>
                <w:sz w:val="18"/>
              </w:rPr>
              <w:t xml:space="preserve">However, </w:t>
            </w:r>
            <w:r w:rsidRPr="001058B5">
              <w:rPr>
                <w:rFonts w:ascii="Arial" w:hAnsi="Arial" w:cs="Arial"/>
                <w:sz w:val="18"/>
              </w:rPr>
              <w:t>do not enclose DB, EXTENDED</w:t>
            </w:r>
            <w:r w:rsidRPr="001058B5">
              <w:rPr>
                <w:rFonts w:ascii="Arial" w:hAnsi="Arial" w:cs="Arial"/>
                <w:spacing w:val="-73"/>
                <w:sz w:val="18"/>
              </w:rPr>
              <w:t xml:space="preserve"> </w:t>
            </w:r>
            <w:r w:rsidRPr="001058B5">
              <w:rPr>
                <w:rFonts w:ascii="Arial" w:hAnsi="Arial" w:cs="Arial"/>
                <w:sz w:val="18"/>
              </w:rPr>
              <w:t>in quotes, for example:</w:t>
            </w:r>
          </w:p>
          <w:p w14:paraId="5B597CCB" w14:textId="77777777" w:rsidR="008C539B" w:rsidRPr="001058B5" w:rsidRDefault="00C12992">
            <w:pPr>
              <w:pStyle w:val="TableParagraph"/>
              <w:spacing w:before="97"/>
              <w:ind w:left="86"/>
              <w:rPr>
                <w:rFonts w:ascii="Arial" w:hAnsi="Arial" w:cs="Arial"/>
                <w:sz w:val="18"/>
              </w:rPr>
            </w:pPr>
            <w:r w:rsidRPr="001058B5">
              <w:rPr>
                <w:rFonts w:ascii="Arial" w:hAnsi="Arial" w:cs="Arial"/>
                <w:w w:val="95"/>
                <w:sz w:val="18"/>
              </w:rPr>
              <w:t>ALTER SYSTEM SET AUDIT_TRAIL='DB, EXTENDED' SCOPE=SPFILE;</w:t>
            </w:r>
          </w:p>
          <w:p w14:paraId="1315508A" w14:textId="77777777" w:rsidR="008C539B" w:rsidRPr="001058B5" w:rsidRDefault="00C12992">
            <w:pPr>
              <w:pStyle w:val="TableParagraph"/>
              <w:spacing w:before="74" w:line="211" w:lineRule="auto"/>
              <w:ind w:left="87" w:right="129" w:hanging="1"/>
              <w:rPr>
                <w:rFonts w:ascii="Arial" w:hAnsi="Arial" w:cs="Arial"/>
                <w:sz w:val="18"/>
              </w:rPr>
            </w:pPr>
            <w:r w:rsidRPr="001058B5">
              <w:rPr>
                <w:rFonts w:ascii="Arial" w:hAnsi="Arial" w:cs="Arial"/>
                <w:sz w:val="18"/>
              </w:rPr>
              <w:t>In</w:t>
            </w:r>
            <w:r w:rsidRPr="001058B5">
              <w:rPr>
                <w:rFonts w:ascii="Arial" w:hAnsi="Arial" w:cs="Arial"/>
                <w:spacing w:val="-18"/>
                <w:sz w:val="18"/>
              </w:rPr>
              <w:t xml:space="preserve"> </w:t>
            </w:r>
            <w:r w:rsidRPr="001058B5">
              <w:rPr>
                <w:rFonts w:ascii="Arial" w:hAnsi="Arial" w:cs="Arial"/>
                <w:sz w:val="18"/>
              </w:rPr>
              <w:t>previous</w:t>
            </w:r>
            <w:r w:rsidRPr="001058B5">
              <w:rPr>
                <w:rFonts w:ascii="Arial" w:hAnsi="Arial" w:cs="Arial"/>
                <w:spacing w:val="-17"/>
                <w:sz w:val="18"/>
              </w:rPr>
              <w:t xml:space="preserve"> </w:t>
            </w:r>
            <w:r w:rsidRPr="001058B5">
              <w:rPr>
                <w:rFonts w:ascii="Arial" w:hAnsi="Arial" w:cs="Arial"/>
                <w:sz w:val="18"/>
              </w:rPr>
              <w:t>releases,</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was</w:t>
            </w:r>
            <w:r w:rsidRPr="001058B5">
              <w:rPr>
                <w:rFonts w:ascii="Arial" w:hAnsi="Arial" w:cs="Arial"/>
                <w:spacing w:val="-18"/>
                <w:sz w:val="18"/>
              </w:rPr>
              <w:t xml:space="preserve"> </w:t>
            </w:r>
            <w:r w:rsidRPr="001058B5">
              <w:rPr>
                <w:rFonts w:ascii="Arial" w:hAnsi="Arial" w:cs="Arial"/>
                <w:sz w:val="18"/>
              </w:rPr>
              <w:t>DB_EXTENDED.</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7"/>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has</w:t>
            </w:r>
            <w:r w:rsidRPr="001058B5">
              <w:rPr>
                <w:rFonts w:ascii="Arial" w:hAnsi="Arial" w:cs="Arial"/>
                <w:spacing w:val="-18"/>
                <w:sz w:val="18"/>
              </w:rPr>
              <w:t xml:space="preserve"> </w:t>
            </w:r>
            <w:r w:rsidRPr="001058B5">
              <w:rPr>
                <w:rFonts w:ascii="Arial" w:hAnsi="Arial" w:cs="Arial"/>
                <w:sz w:val="18"/>
              </w:rPr>
              <w:t>been</w:t>
            </w:r>
            <w:r w:rsidRPr="001058B5">
              <w:rPr>
                <w:rFonts w:ascii="Arial" w:hAnsi="Arial" w:cs="Arial"/>
                <w:spacing w:val="-18"/>
                <w:sz w:val="18"/>
              </w:rPr>
              <w:t xml:space="preserve"> </w:t>
            </w:r>
            <w:r w:rsidRPr="001058B5">
              <w:rPr>
                <w:rFonts w:ascii="Arial" w:hAnsi="Arial" w:cs="Arial"/>
                <w:sz w:val="18"/>
              </w:rPr>
              <w:t>retained</w:t>
            </w:r>
            <w:r w:rsidRPr="001058B5">
              <w:rPr>
                <w:rFonts w:ascii="Arial" w:hAnsi="Arial" w:cs="Arial"/>
                <w:spacing w:val="-18"/>
                <w:sz w:val="18"/>
              </w:rPr>
              <w:t xml:space="preserve"> </w:t>
            </w:r>
            <w:r w:rsidRPr="001058B5">
              <w:rPr>
                <w:rFonts w:ascii="Arial" w:hAnsi="Arial" w:cs="Arial"/>
                <w:sz w:val="18"/>
              </w:rPr>
              <w:t xml:space="preserve">for backward </w:t>
            </w:r>
            <w:bookmarkStart w:id="1448" w:name="_bookmark1678"/>
            <w:bookmarkEnd w:id="1448"/>
            <w:r w:rsidRPr="001058B5">
              <w:rPr>
                <w:rFonts w:ascii="Arial" w:hAnsi="Arial" w:cs="Arial"/>
                <w:sz w:val="18"/>
              </w:rPr>
              <w:t xml:space="preserve">compatibility but may not be </w:t>
            </w:r>
            <w:bookmarkStart w:id="1449" w:name="_bookmark1677"/>
            <w:bookmarkEnd w:id="1449"/>
            <w:r w:rsidRPr="001058B5">
              <w:rPr>
                <w:rFonts w:ascii="Arial" w:hAnsi="Arial" w:cs="Arial"/>
                <w:sz w:val="18"/>
              </w:rPr>
              <w:t>available in future</w:t>
            </w:r>
            <w:r w:rsidRPr="001058B5">
              <w:rPr>
                <w:rFonts w:ascii="Arial" w:hAnsi="Arial" w:cs="Arial"/>
                <w:spacing w:val="-16"/>
                <w:sz w:val="18"/>
              </w:rPr>
              <w:t xml:space="preserve"> </w:t>
            </w:r>
            <w:r w:rsidRPr="001058B5">
              <w:rPr>
                <w:rFonts w:ascii="Arial" w:hAnsi="Arial" w:cs="Arial"/>
                <w:sz w:val="18"/>
              </w:rPr>
              <w:t>releases.</w:t>
            </w:r>
          </w:p>
        </w:tc>
      </w:tr>
      <w:tr w:rsidR="008C539B" w:rsidRPr="001058B5" w14:paraId="39524D02" w14:textId="77777777">
        <w:trPr>
          <w:trHeight w:val="5093"/>
        </w:trPr>
        <w:tc>
          <w:tcPr>
            <w:tcW w:w="1773" w:type="dxa"/>
            <w:tcBorders>
              <w:top w:val="single" w:sz="2" w:space="0" w:color="000000"/>
              <w:bottom w:val="single" w:sz="4" w:space="0" w:color="000000"/>
            </w:tcBorders>
          </w:tcPr>
          <w:p w14:paraId="53DD8F2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OS</w:t>
            </w:r>
          </w:p>
        </w:tc>
        <w:tc>
          <w:tcPr>
            <w:tcW w:w="7496" w:type="dxa"/>
            <w:tcBorders>
              <w:top w:val="single" w:sz="2" w:space="0" w:color="000000"/>
              <w:bottom w:val="single" w:sz="4" w:space="0" w:color="000000"/>
            </w:tcBorders>
          </w:tcPr>
          <w:p w14:paraId="75CAA0B0" w14:textId="77777777" w:rsidR="008C539B" w:rsidRPr="001058B5" w:rsidRDefault="00C12992">
            <w:pPr>
              <w:pStyle w:val="TableParagraph"/>
              <w:spacing w:before="45"/>
              <w:ind w:left="86"/>
              <w:rPr>
                <w:rFonts w:ascii="Arial" w:hAnsi="Arial" w:cs="Arial"/>
                <w:sz w:val="18"/>
              </w:rPr>
            </w:pPr>
            <w:r w:rsidRPr="001058B5">
              <w:rPr>
                <w:rFonts w:ascii="Arial" w:hAnsi="Arial" w:cs="Arial"/>
                <w:sz w:val="18"/>
              </w:rPr>
              <w:t>Directs all audit records to an operating system file.</w:t>
            </w:r>
          </w:p>
          <w:p w14:paraId="79837CFD" w14:textId="77777777" w:rsidR="008C539B" w:rsidRPr="001058B5" w:rsidRDefault="00C12992">
            <w:pPr>
              <w:pStyle w:val="TableParagraph"/>
              <w:spacing w:before="95" w:line="213" w:lineRule="auto"/>
              <w:ind w:left="86" w:right="96"/>
              <w:rPr>
                <w:rFonts w:ascii="Arial" w:hAnsi="Arial" w:cs="Arial"/>
                <w:sz w:val="18"/>
              </w:rPr>
            </w:pPr>
            <w:r w:rsidRPr="001058B5">
              <w:rPr>
                <w:rFonts w:ascii="Arial" w:hAnsi="Arial" w:cs="Arial"/>
                <w:sz w:val="18"/>
              </w:rPr>
              <w:t>Oracle recommends that you use the OS</w:t>
            </w:r>
            <w:r w:rsidRPr="001058B5">
              <w:rPr>
                <w:rFonts w:ascii="Arial" w:hAnsi="Arial" w:cs="Arial"/>
                <w:spacing w:val="-76"/>
                <w:sz w:val="18"/>
              </w:rPr>
              <w:t xml:space="preserve"> </w:t>
            </w:r>
            <w:r w:rsidRPr="001058B5">
              <w:rPr>
                <w:rFonts w:ascii="Arial" w:hAnsi="Arial" w:cs="Arial"/>
                <w:sz w:val="18"/>
              </w:rPr>
              <w:t xml:space="preserve">setting, particularly if you are using an ultra-secure database configuration. See </w:t>
            </w:r>
            <w:hyperlink w:anchor="_bookmark1707" w:history="1">
              <w:r w:rsidRPr="001058B5">
                <w:rPr>
                  <w:rFonts w:ascii="Arial" w:hAnsi="Arial" w:cs="Arial"/>
                  <w:color w:val="0000CC"/>
                  <w:sz w:val="18"/>
                </w:rPr>
                <w:t xml:space="preserve">"Advantages of the Operating System Audit </w:t>
              </w:r>
              <w:r w:rsidRPr="001058B5">
                <w:rPr>
                  <w:rFonts w:ascii="Arial" w:hAnsi="Arial" w:cs="Arial"/>
                  <w:color w:val="0000CC"/>
                  <w:spacing w:val="-4"/>
                  <w:sz w:val="18"/>
                </w:rPr>
                <w:t xml:space="preserve">Trail" </w:t>
              </w:r>
              <w:r w:rsidRPr="001058B5">
                <w:rPr>
                  <w:rFonts w:ascii="Arial" w:hAnsi="Arial" w:cs="Arial"/>
                  <w:sz w:val="18"/>
                </w:rPr>
                <w:t>on page 9-16</w:t>
              </w:r>
            </w:hyperlink>
            <w:r w:rsidRPr="001058B5">
              <w:rPr>
                <w:rFonts w:ascii="Arial" w:hAnsi="Arial" w:cs="Arial"/>
                <w:sz w:val="18"/>
              </w:rPr>
              <w:t xml:space="preserve"> for more information. See also </w:t>
            </w:r>
            <w:hyperlink w:anchor="_bookmark1703" w:history="1">
              <w:r w:rsidRPr="001058B5">
                <w:rPr>
                  <w:rFonts w:ascii="Arial" w:hAnsi="Arial" w:cs="Arial"/>
                  <w:color w:val="0000CC"/>
                  <w:sz w:val="18"/>
                </w:rPr>
                <w:t xml:space="preserve">Example 9–3, </w:t>
              </w:r>
              <w:r w:rsidRPr="001058B5">
                <w:rPr>
                  <w:rFonts w:ascii="Arial" w:hAnsi="Arial" w:cs="Arial"/>
                  <w:color w:val="0000CC"/>
                  <w:spacing w:val="-4"/>
                  <w:sz w:val="18"/>
                </w:rPr>
                <w:t xml:space="preserve">"Text </w:t>
              </w:r>
              <w:r w:rsidRPr="001058B5">
                <w:rPr>
                  <w:rFonts w:ascii="Arial" w:hAnsi="Arial" w:cs="Arial"/>
                  <w:color w:val="0000CC"/>
                  <w:sz w:val="18"/>
                </w:rPr>
                <w:t xml:space="preserve">File Operating System Audit </w:t>
              </w:r>
              <w:r w:rsidRPr="001058B5">
                <w:rPr>
                  <w:rFonts w:ascii="Arial" w:hAnsi="Arial" w:cs="Arial"/>
                  <w:color w:val="0000CC"/>
                  <w:spacing w:val="-4"/>
                  <w:sz w:val="18"/>
                </w:rPr>
                <w:t xml:space="preserve">Trail" </w:t>
              </w:r>
            </w:hyperlink>
            <w:hyperlink w:anchor="_bookmark1703" w:history="1">
              <w:r w:rsidRPr="001058B5">
                <w:rPr>
                  <w:rFonts w:ascii="Arial" w:hAnsi="Arial" w:cs="Arial"/>
                  <w:sz w:val="18"/>
                </w:rPr>
                <w:t>on</w:t>
              </w:r>
            </w:hyperlink>
            <w:r w:rsidRPr="001058B5">
              <w:rPr>
                <w:rFonts w:ascii="Arial" w:hAnsi="Arial" w:cs="Arial"/>
                <w:sz w:val="18"/>
              </w:rPr>
              <w:t xml:space="preserve"> </w:t>
            </w:r>
            <w:hyperlink w:anchor="_bookmark1703" w:history="1">
              <w:r w:rsidRPr="001058B5">
                <w:rPr>
                  <w:rFonts w:ascii="Arial" w:hAnsi="Arial" w:cs="Arial"/>
                  <w:sz w:val="18"/>
                </w:rPr>
                <w:t>page 9-13</w:t>
              </w:r>
            </w:hyperlink>
            <w:r w:rsidRPr="001058B5">
              <w:rPr>
                <w:rFonts w:ascii="Arial" w:hAnsi="Arial" w:cs="Arial"/>
                <w:sz w:val="18"/>
              </w:rPr>
              <w:t>.</w:t>
            </w:r>
          </w:p>
          <w:p w14:paraId="445EFC42" w14:textId="77777777" w:rsidR="008C539B" w:rsidRPr="001058B5" w:rsidRDefault="00C12992">
            <w:pPr>
              <w:pStyle w:val="TableParagraph"/>
              <w:spacing w:before="82"/>
              <w:ind w:left="86"/>
              <w:rPr>
                <w:rFonts w:ascii="Arial" w:hAnsi="Arial" w:cs="Arial"/>
                <w:sz w:val="18"/>
              </w:rPr>
            </w:pPr>
            <w:r w:rsidRPr="001058B5">
              <w:rPr>
                <w:rFonts w:ascii="Arial" w:hAnsi="Arial" w:cs="Arial"/>
                <w:sz w:val="18"/>
              </w:rPr>
              <w:t>If you set AUDIT_TRAIL</w:t>
            </w:r>
            <w:r w:rsidRPr="001058B5">
              <w:rPr>
                <w:rFonts w:ascii="Arial" w:hAnsi="Arial" w:cs="Arial"/>
                <w:spacing w:val="-79"/>
                <w:sz w:val="18"/>
              </w:rPr>
              <w:t xml:space="preserve"> </w:t>
            </w:r>
            <w:r w:rsidRPr="001058B5">
              <w:rPr>
                <w:rFonts w:ascii="Arial" w:hAnsi="Arial" w:cs="Arial"/>
                <w:sz w:val="18"/>
              </w:rPr>
              <w:t>to OS, then set the following additional initialization parameters:</w:t>
            </w:r>
          </w:p>
          <w:p w14:paraId="0B003DAE" w14:textId="77777777" w:rsidR="008C539B" w:rsidRPr="001058B5" w:rsidRDefault="00C12992">
            <w:pPr>
              <w:pStyle w:val="TableParagraph"/>
              <w:numPr>
                <w:ilvl w:val="0"/>
                <w:numId w:val="53"/>
              </w:numPr>
              <w:tabs>
                <w:tab w:val="left" w:pos="447"/>
              </w:tabs>
              <w:spacing w:before="93" w:line="211" w:lineRule="auto"/>
              <w:ind w:right="450" w:hanging="359"/>
              <w:rPr>
                <w:rFonts w:ascii="Arial" w:hAnsi="Arial" w:cs="Arial"/>
                <w:sz w:val="18"/>
              </w:rPr>
            </w:pPr>
            <w:r w:rsidRPr="001058B5">
              <w:rPr>
                <w:rFonts w:ascii="Arial" w:hAnsi="Arial" w:cs="Arial"/>
                <w:sz w:val="18"/>
              </w:rPr>
              <w:t>AUDIT_FILE_DEST,</w:t>
            </w:r>
            <w:r w:rsidRPr="001058B5">
              <w:rPr>
                <w:rFonts w:ascii="Arial" w:hAnsi="Arial" w:cs="Arial"/>
                <w:spacing w:val="-27"/>
                <w:sz w:val="18"/>
              </w:rPr>
              <w:t xml:space="preserve"> </w:t>
            </w:r>
            <w:r w:rsidRPr="001058B5">
              <w:rPr>
                <w:rFonts w:ascii="Arial" w:hAnsi="Arial" w:cs="Arial"/>
                <w:sz w:val="18"/>
              </w:rPr>
              <w:t>which</w:t>
            </w:r>
            <w:r w:rsidRPr="001058B5">
              <w:rPr>
                <w:rFonts w:ascii="Arial" w:hAnsi="Arial" w:cs="Arial"/>
                <w:spacing w:val="-26"/>
                <w:sz w:val="18"/>
              </w:rPr>
              <w:t xml:space="preserve"> </w:t>
            </w:r>
            <w:r w:rsidRPr="001058B5">
              <w:rPr>
                <w:rFonts w:ascii="Arial" w:hAnsi="Arial" w:cs="Arial"/>
                <w:sz w:val="18"/>
              </w:rPr>
              <w:t>specifies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location</w:t>
            </w:r>
            <w:r w:rsidRPr="001058B5">
              <w:rPr>
                <w:rFonts w:ascii="Arial" w:hAnsi="Arial" w:cs="Arial"/>
                <w:spacing w:val="-27"/>
                <w:sz w:val="18"/>
              </w:rPr>
              <w:t xml:space="preserve"> </w:t>
            </w:r>
            <w:r w:rsidRPr="001058B5">
              <w:rPr>
                <w:rFonts w:ascii="Arial" w:hAnsi="Arial" w:cs="Arial"/>
                <w:sz w:val="18"/>
              </w:rPr>
              <w:t>of</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operating</w:t>
            </w:r>
            <w:r w:rsidRPr="001058B5">
              <w:rPr>
                <w:rFonts w:ascii="Arial" w:hAnsi="Arial" w:cs="Arial"/>
                <w:spacing w:val="-26"/>
                <w:sz w:val="18"/>
              </w:rPr>
              <w:t xml:space="preserve"> </w:t>
            </w:r>
            <w:r w:rsidRPr="001058B5">
              <w:rPr>
                <w:rFonts w:ascii="Arial" w:hAnsi="Arial" w:cs="Arial"/>
                <w:sz w:val="18"/>
              </w:rPr>
              <w:t>system</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7"/>
                <w:sz w:val="18"/>
              </w:rPr>
              <w:t xml:space="preserve"> </w:t>
            </w:r>
            <w:r w:rsidRPr="001058B5">
              <w:rPr>
                <w:rFonts w:ascii="Arial" w:hAnsi="Arial" w:cs="Arial"/>
                <w:sz w:val="18"/>
              </w:rPr>
              <w:t>record file. On UNIX systems, the default location is $ORACLE_BASE/admin/$ORACLE_ SID/adump.</w:t>
            </w:r>
            <w:r w:rsidRPr="001058B5">
              <w:rPr>
                <w:rFonts w:ascii="Arial" w:hAnsi="Arial" w:cs="Arial"/>
                <w:spacing w:val="-24"/>
                <w:sz w:val="18"/>
              </w:rPr>
              <w:t xml:space="preserve"> </w:t>
            </w:r>
            <w:r w:rsidRPr="001058B5">
              <w:rPr>
                <w:rFonts w:ascii="Arial" w:hAnsi="Arial" w:cs="Arial"/>
                <w:sz w:val="18"/>
              </w:rPr>
              <w:t>For</w:t>
            </w:r>
            <w:r w:rsidRPr="001058B5">
              <w:rPr>
                <w:rFonts w:ascii="Arial" w:hAnsi="Arial" w:cs="Arial"/>
                <w:spacing w:val="-24"/>
                <w:sz w:val="18"/>
              </w:rPr>
              <w:t xml:space="preserve"> </w:t>
            </w:r>
            <w:r w:rsidRPr="001058B5">
              <w:rPr>
                <w:rFonts w:ascii="Arial" w:hAnsi="Arial" w:cs="Arial"/>
                <w:sz w:val="18"/>
              </w:rPr>
              <w:t>better</w:t>
            </w:r>
            <w:r w:rsidRPr="001058B5">
              <w:rPr>
                <w:rFonts w:ascii="Arial" w:hAnsi="Arial" w:cs="Arial"/>
                <w:spacing w:val="-24"/>
                <w:sz w:val="18"/>
              </w:rPr>
              <w:t xml:space="preserve"> </w:t>
            </w:r>
            <w:r w:rsidRPr="001058B5">
              <w:rPr>
                <w:rFonts w:ascii="Arial" w:hAnsi="Arial" w:cs="Arial"/>
                <w:sz w:val="18"/>
              </w:rPr>
              <w:t>performance</w:t>
            </w:r>
            <w:r w:rsidRPr="001058B5">
              <w:rPr>
                <w:rFonts w:ascii="Arial" w:hAnsi="Arial" w:cs="Arial"/>
                <w:spacing w:val="-24"/>
                <w:sz w:val="18"/>
              </w:rPr>
              <w:t xml:space="preserve"> </w:t>
            </w:r>
            <w:r w:rsidRPr="001058B5">
              <w:rPr>
                <w:rFonts w:ascii="Arial" w:hAnsi="Arial" w:cs="Arial"/>
                <w:sz w:val="18"/>
              </w:rPr>
              <w:t>on</w:t>
            </w:r>
            <w:r w:rsidRPr="001058B5">
              <w:rPr>
                <w:rFonts w:ascii="Arial" w:hAnsi="Arial" w:cs="Arial"/>
                <w:spacing w:val="-24"/>
                <w:sz w:val="18"/>
              </w:rPr>
              <w:t xml:space="preserve"> </w:t>
            </w:r>
            <w:r w:rsidRPr="001058B5">
              <w:rPr>
                <w:rFonts w:ascii="Arial" w:hAnsi="Arial" w:cs="Arial"/>
                <w:sz w:val="18"/>
              </w:rPr>
              <w:t>UNIX</w:t>
            </w:r>
            <w:r w:rsidRPr="001058B5">
              <w:rPr>
                <w:rFonts w:ascii="Arial" w:hAnsi="Arial" w:cs="Arial"/>
                <w:spacing w:val="-24"/>
                <w:sz w:val="18"/>
              </w:rPr>
              <w:t xml:space="preserve"> </w:t>
            </w:r>
            <w:r w:rsidRPr="001058B5">
              <w:rPr>
                <w:rFonts w:ascii="Arial" w:hAnsi="Arial" w:cs="Arial"/>
                <w:sz w:val="18"/>
              </w:rPr>
              <w:t>systems,</w:t>
            </w:r>
            <w:r w:rsidRPr="001058B5">
              <w:rPr>
                <w:rFonts w:ascii="Arial" w:hAnsi="Arial" w:cs="Arial"/>
                <w:spacing w:val="-24"/>
                <w:sz w:val="18"/>
              </w:rPr>
              <w:t xml:space="preserve"> </w:t>
            </w:r>
            <w:r w:rsidRPr="001058B5">
              <w:rPr>
                <w:rFonts w:ascii="Arial" w:hAnsi="Arial" w:cs="Arial"/>
                <w:sz w:val="18"/>
              </w:rPr>
              <w:t>set</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AUDIT_FILE_DEST parameter to a directory on a disk that is locally attached to the host running the Oracle</w:t>
            </w:r>
            <w:r w:rsidRPr="001058B5">
              <w:rPr>
                <w:rFonts w:ascii="Arial" w:hAnsi="Arial" w:cs="Arial"/>
                <w:spacing w:val="-6"/>
                <w:sz w:val="18"/>
              </w:rPr>
              <w:t xml:space="preserve"> </w:t>
            </w:r>
            <w:r w:rsidRPr="001058B5">
              <w:rPr>
                <w:rFonts w:ascii="Arial" w:hAnsi="Arial" w:cs="Arial"/>
                <w:sz w:val="18"/>
              </w:rPr>
              <w:t>Database</w:t>
            </w:r>
            <w:r w:rsidRPr="001058B5">
              <w:rPr>
                <w:rFonts w:ascii="Arial" w:hAnsi="Arial" w:cs="Arial"/>
                <w:spacing w:val="-6"/>
                <w:sz w:val="18"/>
              </w:rPr>
              <w:t xml:space="preserve"> </w:t>
            </w:r>
            <w:r w:rsidRPr="001058B5">
              <w:rPr>
                <w:rFonts w:ascii="Arial" w:hAnsi="Arial" w:cs="Arial"/>
                <w:sz w:val="18"/>
              </w:rPr>
              <w:t>instance.</w:t>
            </w:r>
            <w:r w:rsidRPr="001058B5">
              <w:rPr>
                <w:rFonts w:ascii="Arial" w:hAnsi="Arial" w:cs="Arial"/>
                <w:spacing w:val="-6"/>
                <w:sz w:val="18"/>
              </w:rPr>
              <w:t xml:space="preserve"> </w:t>
            </w:r>
            <w:r w:rsidRPr="001058B5">
              <w:rPr>
                <w:rFonts w:ascii="Arial" w:hAnsi="Arial" w:cs="Arial"/>
                <w:sz w:val="18"/>
              </w:rPr>
              <w:t>On</w:t>
            </w:r>
            <w:r w:rsidRPr="001058B5">
              <w:rPr>
                <w:rFonts w:ascii="Arial" w:hAnsi="Arial" w:cs="Arial"/>
                <w:spacing w:val="-5"/>
                <w:sz w:val="18"/>
              </w:rPr>
              <w:t xml:space="preserve"> </w:t>
            </w:r>
            <w:r w:rsidRPr="001058B5">
              <w:rPr>
                <w:rFonts w:ascii="Arial" w:hAnsi="Arial" w:cs="Arial"/>
                <w:sz w:val="18"/>
              </w:rPr>
              <w:t>Windows,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OS</w:t>
            </w:r>
            <w:r w:rsidRPr="001058B5">
              <w:rPr>
                <w:rFonts w:ascii="Arial" w:hAnsi="Arial" w:cs="Arial"/>
                <w:spacing w:val="-74"/>
                <w:sz w:val="18"/>
              </w:rPr>
              <w:t xml:space="preserve"> </w:t>
            </w:r>
            <w:r w:rsidRPr="001058B5">
              <w:rPr>
                <w:rFonts w:ascii="Arial" w:hAnsi="Arial" w:cs="Arial"/>
                <w:sz w:val="18"/>
              </w:rPr>
              <w:t>setting</w:t>
            </w:r>
            <w:r w:rsidRPr="001058B5">
              <w:rPr>
                <w:rFonts w:ascii="Arial" w:hAnsi="Arial" w:cs="Arial"/>
                <w:spacing w:val="-6"/>
                <w:sz w:val="18"/>
              </w:rPr>
              <w:t xml:space="preserve"> </w:t>
            </w:r>
            <w:r w:rsidRPr="001058B5">
              <w:rPr>
                <w:rFonts w:ascii="Arial" w:hAnsi="Arial" w:cs="Arial"/>
                <w:sz w:val="18"/>
              </w:rPr>
              <w:t>writes</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audit</w:t>
            </w:r>
            <w:r w:rsidRPr="001058B5">
              <w:rPr>
                <w:rFonts w:ascii="Arial" w:hAnsi="Arial" w:cs="Arial"/>
                <w:spacing w:val="-6"/>
                <w:sz w:val="18"/>
              </w:rPr>
              <w:t xml:space="preserve"> </w:t>
            </w:r>
            <w:r w:rsidRPr="001058B5">
              <w:rPr>
                <w:rFonts w:ascii="Arial" w:hAnsi="Arial" w:cs="Arial"/>
                <w:sz w:val="18"/>
              </w:rPr>
              <w:t>trail</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6"/>
                <w:sz w:val="18"/>
              </w:rPr>
              <w:t xml:space="preserve"> </w:t>
            </w:r>
            <w:r w:rsidRPr="001058B5">
              <w:rPr>
                <w:rFonts w:ascii="Arial" w:hAnsi="Arial" w:cs="Arial"/>
                <w:sz w:val="18"/>
              </w:rPr>
              <w:t>the</w:t>
            </w:r>
          </w:p>
          <w:p w14:paraId="234AFD8D" w14:textId="77777777" w:rsidR="008C539B" w:rsidRPr="001058B5" w:rsidRDefault="00C12992">
            <w:pPr>
              <w:pStyle w:val="TableParagraph"/>
              <w:spacing w:before="22"/>
              <w:ind w:left="446"/>
              <w:rPr>
                <w:rFonts w:ascii="Arial" w:hAnsi="Arial" w:cs="Arial"/>
                <w:sz w:val="18"/>
              </w:rPr>
            </w:pPr>
            <w:r w:rsidRPr="001058B5">
              <w:rPr>
                <w:rFonts w:ascii="Arial" w:hAnsi="Arial" w:cs="Arial"/>
                <w:sz w:val="18"/>
              </w:rPr>
              <w:t>Application area of the Windows Event Viewer.</w:t>
            </w:r>
          </w:p>
          <w:p w14:paraId="0EEDCCB0" w14:textId="77777777" w:rsidR="008C539B" w:rsidRPr="001058B5" w:rsidRDefault="00C12992">
            <w:pPr>
              <w:pStyle w:val="TableParagraph"/>
              <w:numPr>
                <w:ilvl w:val="0"/>
                <w:numId w:val="53"/>
              </w:numPr>
              <w:tabs>
                <w:tab w:val="left" w:pos="447"/>
              </w:tabs>
              <w:spacing w:before="117" w:line="211" w:lineRule="auto"/>
              <w:ind w:right="339" w:hanging="359"/>
              <w:rPr>
                <w:rFonts w:ascii="Arial" w:hAnsi="Arial" w:cs="Arial"/>
                <w:sz w:val="18"/>
              </w:rPr>
            </w:pPr>
            <w:r w:rsidRPr="001058B5">
              <w:rPr>
                <w:rFonts w:ascii="Arial" w:hAnsi="Arial" w:cs="Arial"/>
                <w:sz w:val="18"/>
              </w:rPr>
              <w:t>AUDIT_SYS_OPERATIONS,</w:t>
            </w:r>
            <w:r w:rsidRPr="001058B5">
              <w:rPr>
                <w:rFonts w:ascii="Arial" w:hAnsi="Arial" w:cs="Arial"/>
                <w:spacing w:val="-24"/>
                <w:sz w:val="18"/>
              </w:rPr>
              <w:t xml:space="preserve"> </w:t>
            </w: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you</w:t>
            </w:r>
            <w:r w:rsidRPr="001058B5">
              <w:rPr>
                <w:rFonts w:ascii="Arial" w:hAnsi="Arial" w:cs="Arial"/>
                <w:spacing w:val="-23"/>
                <w:sz w:val="18"/>
              </w:rPr>
              <w:t xml:space="preserve"> </w:t>
            </w:r>
            <w:r w:rsidRPr="001058B5">
              <w:rPr>
                <w:rFonts w:ascii="Arial" w:hAnsi="Arial" w:cs="Arial"/>
                <w:sz w:val="18"/>
              </w:rPr>
              <w:t>want</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audit</w:t>
            </w:r>
            <w:r w:rsidRPr="001058B5">
              <w:rPr>
                <w:rFonts w:ascii="Arial" w:hAnsi="Arial" w:cs="Arial"/>
                <w:spacing w:val="-23"/>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top-level</w:t>
            </w:r>
            <w:r w:rsidRPr="001058B5">
              <w:rPr>
                <w:rFonts w:ascii="Arial" w:hAnsi="Arial" w:cs="Arial"/>
                <w:spacing w:val="-24"/>
                <w:sz w:val="18"/>
              </w:rPr>
              <w:t xml:space="preserve"> </w:t>
            </w:r>
            <w:r w:rsidRPr="001058B5">
              <w:rPr>
                <w:rFonts w:ascii="Arial" w:hAnsi="Arial" w:cs="Arial"/>
                <w:sz w:val="18"/>
              </w:rPr>
              <w:t>SQL</w:t>
            </w:r>
            <w:r w:rsidRPr="001058B5">
              <w:rPr>
                <w:rFonts w:ascii="Arial" w:hAnsi="Arial" w:cs="Arial"/>
                <w:spacing w:val="-24"/>
                <w:sz w:val="18"/>
              </w:rPr>
              <w:t xml:space="preserve"> </w:t>
            </w:r>
            <w:r w:rsidRPr="001058B5">
              <w:rPr>
                <w:rFonts w:ascii="Arial" w:hAnsi="Arial" w:cs="Arial"/>
                <w:sz w:val="18"/>
              </w:rPr>
              <w:t>statements</w:t>
            </w:r>
            <w:r w:rsidRPr="001058B5">
              <w:rPr>
                <w:rFonts w:ascii="Arial" w:hAnsi="Arial" w:cs="Arial"/>
                <w:spacing w:val="-24"/>
                <w:sz w:val="18"/>
              </w:rPr>
              <w:t xml:space="preserve"> </w:t>
            </w:r>
            <w:r w:rsidRPr="001058B5">
              <w:rPr>
                <w:rFonts w:ascii="Arial" w:hAnsi="Arial" w:cs="Arial"/>
                <w:sz w:val="18"/>
              </w:rPr>
              <w:t>directly issued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users</w:t>
            </w:r>
            <w:r w:rsidRPr="001058B5">
              <w:rPr>
                <w:rFonts w:ascii="Arial" w:hAnsi="Arial" w:cs="Arial"/>
                <w:spacing w:val="-18"/>
                <w:sz w:val="18"/>
              </w:rPr>
              <w:t xml:space="preserve"> </w:t>
            </w:r>
            <w:r w:rsidRPr="001058B5">
              <w:rPr>
                <w:rFonts w:ascii="Arial" w:hAnsi="Arial" w:cs="Arial"/>
                <w:sz w:val="18"/>
              </w:rPr>
              <w:t>who</w:t>
            </w:r>
            <w:r w:rsidRPr="001058B5">
              <w:rPr>
                <w:rFonts w:ascii="Arial" w:hAnsi="Arial" w:cs="Arial"/>
                <w:spacing w:val="-18"/>
                <w:sz w:val="18"/>
              </w:rPr>
              <w:t xml:space="preserve"> </w:t>
            </w:r>
            <w:r w:rsidRPr="001058B5">
              <w:rPr>
                <w:rFonts w:ascii="Arial" w:hAnsi="Arial" w:cs="Arial"/>
                <w:sz w:val="18"/>
              </w:rPr>
              <w:t>have</w:t>
            </w:r>
            <w:r w:rsidRPr="001058B5">
              <w:rPr>
                <w:rFonts w:ascii="Arial" w:hAnsi="Arial" w:cs="Arial"/>
                <w:spacing w:val="-18"/>
                <w:sz w:val="18"/>
              </w:rPr>
              <w:t xml:space="preserve"> </w:t>
            </w:r>
            <w:r w:rsidRPr="001058B5">
              <w:rPr>
                <w:rFonts w:ascii="Arial" w:hAnsi="Arial" w:cs="Arial"/>
                <w:sz w:val="18"/>
              </w:rPr>
              <w:t>connected</w:t>
            </w:r>
            <w:r w:rsidRPr="001058B5">
              <w:rPr>
                <w:rFonts w:ascii="Arial" w:hAnsi="Arial" w:cs="Arial"/>
                <w:spacing w:val="-18"/>
                <w:sz w:val="18"/>
              </w:rPr>
              <w:t xml:space="preserve"> </w:t>
            </w:r>
            <w:r w:rsidRPr="001058B5">
              <w:rPr>
                <w:rFonts w:ascii="Arial" w:hAnsi="Arial" w:cs="Arial"/>
                <w:sz w:val="18"/>
              </w:rPr>
              <w:t>with</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SYSDBA</w:t>
            </w:r>
            <w:r w:rsidRPr="001058B5">
              <w:rPr>
                <w:rFonts w:ascii="Arial" w:hAnsi="Arial" w:cs="Arial"/>
                <w:spacing w:val="-85"/>
                <w:sz w:val="18"/>
              </w:rPr>
              <w:t xml:space="preserve"> </w:t>
            </w:r>
            <w:r w:rsidRPr="001058B5">
              <w:rPr>
                <w:rFonts w:ascii="Arial" w:hAnsi="Arial" w:cs="Arial"/>
                <w:sz w:val="18"/>
              </w:rPr>
              <w:t>or</w:t>
            </w:r>
            <w:r w:rsidRPr="001058B5">
              <w:rPr>
                <w:rFonts w:ascii="Arial" w:hAnsi="Arial" w:cs="Arial"/>
                <w:spacing w:val="-18"/>
                <w:sz w:val="18"/>
              </w:rPr>
              <w:t xml:space="preserve"> </w:t>
            </w:r>
            <w:r w:rsidRPr="001058B5">
              <w:rPr>
                <w:rFonts w:ascii="Arial" w:hAnsi="Arial" w:cs="Arial"/>
                <w:sz w:val="18"/>
              </w:rPr>
              <w:t>SYSOPER</w:t>
            </w:r>
            <w:r w:rsidRPr="001058B5">
              <w:rPr>
                <w:rFonts w:ascii="Arial" w:hAnsi="Arial" w:cs="Arial"/>
                <w:spacing w:val="-85"/>
                <w:sz w:val="18"/>
              </w:rPr>
              <w:t xml:space="preserve"> </w:t>
            </w:r>
            <w:r w:rsidRPr="001058B5">
              <w:rPr>
                <w:rFonts w:ascii="Arial" w:hAnsi="Arial" w:cs="Arial"/>
                <w:sz w:val="18"/>
              </w:rPr>
              <w:t>privilege.</w:t>
            </w:r>
            <w:r w:rsidRPr="001058B5">
              <w:rPr>
                <w:rFonts w:ascii="Arial" w:hAnsi="Arial" w:cs="Arial"/>
                <w:spacing w:val="-18"/>
                <w:sz w:val="18"/>
              </w:rPr>
              <w:t xml:space="preserve"> </w:t>
            </w:r>
            <w:r w:rsidRPr="001058B5">
              <w:rPr>
                <w:rFonts w:ascii="Arial" w:hAnsi="Arial" w:cs="Arial"/>
                <w:spacing w:val="-9"/>
                <w:sz w:val="18"/>
              </w:rPr>
              <w:t>To</w:t>
            </w:r>
            <w:r w:rsidRPr="001058B5">
              <w:rPr>
                <w:rFonts w:ascii="Arial" w:hAnsi="Arial" w:cs="Arial"/>
                <w:spacing w:val="-18"/>
                <w:sz w:val="18"/>
              </w:rPr>
              <w:t xml:space="preserve"> </w:t>
            </w:r>
            <w:r w:rsidRPr="001058B5">
              <w:rPr>
                <w:rFonts w:ascii="Arial" w:hAnsi="Arial" w:cs="Arial"/>
                <w:sz w:val="18"/>
              </w:rPr>
              <w:t>enable this</w:t>
            </w:r>
            <w:r w:rsidRPr="001058B5">
              <w:rPr>
                <w:rFonts w:ascii="Arial" w:hAnsi="Arial" w:cs="Arial"/>
                <w:spacing w:val="-7"/>
                <w:sz w:val="18"/>
              </w:rPr>
              <w:t xml:space="preserve"> </w:t>
            </w:r>
            <w:r w:rsidRPr="001058B5">
              <w:rPr>
                <w:rFonts w:ascii="Arial" w:hAnsi="Arial" w:cs="Arial"/>
                <w:sz w:val="18"/>
              </w:rPr>
              <w:t>auditing,</w:t>
            </w:r>
            <w:r w:rsidRPr="001058B5">
              <w:rPr>
                <w:rFonts w:ascii="Arial" w:hAnsi="Arial" w:cs="Arial"/>
                <w:spacing w:val="-6"/>
                <w:sz w:val="18"/>
              </w:rPr>
              <w:t xml:space="preserve"> </w:t>
            </w:r>
            <w:r w:rsidRPr="001058B5">
              <w:rPr>
                <w:rFonts w:ascii="Arial" w:hAnsi="Arial" w:cs="Arial"/>
                <w:sz w:val="18"/>
              </w:rPr>
              <w:t>set</w:t>
            </w:r>
            <w:r w:rsidRPr="001058B5">
              <w:rPr>
                <w:rFonts w:ascii="Arial" w:hAnsi="Arial" w:cs="Arial"/>
                <w:spacing w:val="-6"/>
                <w:sz w:val="18"/>
              </w:rPr>
              <w:t xml:space="preserve"> </w:t>
            </w:r>
            <w:r w:rsidRPr="001058B5">
              <w:rPr>
                <w:rFonts w:ascii="Arial" w:hAnsi="Arial" w:cs="Arial"/>
                <w:sz w:val="18"/>
              </w:rPr>
              <w:t>AUDIT_SYS_OPERATIONS</w:t>
            </w:r>
            <w:r w:rsidRPr="001058B5">
              <w:rPr>
                <w:rFonts w:ascii="Arial" w:hAnsi="Arial" w:cs="Arial"/>
                <w:spacing w:val="-75"/>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TRUE.</w:t>
            </w:r>
          </w:p>
          <w:p w14:paraId="53D233D5" w14:textId="77777777" w:rsidR="008C539B" w:rsidRPr="001058B5" w:rsidRDefault="00C12992">
            <w:pPr>
              <w:pStyle w:val="TableParagraph"/>
              <w:spacing w:before="80" w:line="213" w:lineRule="exact"/>
              <w:ind w:left="446"/>
              <w:rPr>
                <w:rFonts w:ascii="Arial" w:hAnsi="Arial" w:cs="Arial"/>
                <w:sz w:val="18"/>
              </w:rPr>
            </w:pPr>
            <w:r w:rsidRPr="001058B5">
              <w:rPr>
                <w:rFonts w:ascii="Arial" w:hAnsi="Arial" w:cs="Arial"/>
                <w:w w:val="95"/>
                <w:sz w:val="18"/>
              </w:rPr>
              <w:t>If you set AUDIT_SYS_OPERATIONS</w:t>
            </w:r>
            <w:r w:rsidRPr="001058B5">
              <w:rPr>
                <w:rFonts w:ascii="Arial" w:hAnsi="Arial" w:cs="Arial"/>
                <w:spacing w:val="-83"/>
                <w:w w:val="95"/>
                <w:sz w:val="18"/>
              </w:rPr>
              <w:t xml:space="preserve"> </w:t>
            </w:r>
            <w:r w:rsidRPr="001058B5">
              <w:rPr>
                <w:rFonts w:ascii="Arial" w:hAnsi="Arial" w:cs="Arial"/>
                <w:w w:val="95"/>
                <w:sz w:val="18"/>
              </w:rPr>
              <w:t>to TRUE</w:t>
            </w:r>
            <w:r w:rsidRPr="001058B5">
              <w:rPr>
                <w:rFonts w:ascii="Arial" w:hAnsi="Arial" w:cs="Arial"/>
                <w:spacing w:val="-83"/>
                <w:w w:val="95"/>
                <w:sz w:val="18"/>
              </w:rPr>
              <w:t xml:space="preserve"> </w:t>
            </w:r>
            <w:r w:rsidRPr="001058B5">
              <w:rPr>
                <w:rFonts w:ascii="Arial" w:hAnsi="Arial" w:cs="Arial"/>
                <w:w w:val="95"/>
                <w:sz w:val="18"/>
              </w:rPr>
              <w:t>and AUDIT_TRAIL</w:t>
            </w:r>
            <w:r w:rsidRPr="001058B5">
              <w:rPr>
                <w:rFonts w:ascii="Arial" w:hAnsi="Arial" w:cs="Arial"/>
                <w:spacing w:val="-83"/>
                <w:w w:val="95"/>
                <w:sz w:val="18"/>
              </w:rPr>
              <w:t xml:space="preserve"> </w:t>
            </w:r>
            <w:r w:rsidRPr="001058B5">
              <w:rPr>
                <w:rFonts w:ascii="Arial" w:hAnsi="Arial" w:cs="Arial"/>
                <w:w w:val="95"/>
                <w:sz w:val="18"/>
              </w:rPr>
              <w:t>to XML</w:t>
            </w:r>
            <w:r w:rsidRPr="001058B5">
              <w:rPr>
                <w:rFonts w:ascii="Arial" w:hAnsi="Arial" w:cs="Arial"/>
                <w:spacing w:val="-83"/>
                <w:w w:val="95"/>
                <w:sz w:val="18"/>
              </w:rPr>
              <w:t xml:space="preserve"> </w:t>
            </w:r>
            <w:r w:rsidRPr="001058B5">
              <w:rPr>
                <w:rFonts w:ascii="Arial" w:hAnsi="Arial" w:cs="Arial"/>
                <w:w w:val="95"/>
                <w:sz w:val="18"/>
              </w:rPr>
              <w:t>or XML,EXTENDED,</w:t>
            </w:r>
          </w:p>
          <w:p w14:paraId="421B5F8D" w14:textId="77777777" w:rsidR="008C539B" w:rsidRPr="001058B5" w:rsidRDefault="00C12992">
            <w:pPr>
              <w:pStyle w:val="TableParagraph"/>
              <w:spacing w:before="0" w:line="213" w:lineRule="exact"/>
              <w:ind w:left="447"/>
              <w:rPr>
                <w:rFonts w:ascii="Arial" w:hAnsi="Arial" w:cs="Arial"/>
                <w:sz w:val="18"/>
              </w:rPr>
            </w:pPr>
            <w:r w:rsidRPr="001058B5">
              <w:rPr>
                <w:rFonts w:ascii="Arial" w:hAnsi="Arial" w:cs="Arial"/>
                <w:sz w:val="18"/>
              </w:rPr>
              <w:t>then Oracle Database writes SYS</w:t>
            </w:r>
            <w:r w:rsidRPr="001058B5">
              <w:rPr>
                <w:rFonts w:ascii="Arial" w:hAnsi="Arial" w:cs="Arial"/>
                <w:spacing w:val="-75"/>
                <w:sz w:val="18"/>
              </w:rPr>
              <w:t xml:space="preserve"> </w:t>
            </w:r>
            <w:r w:rsidRPr="001058B5">
              <w:rPr>
                <w:rFonts w:ascii="Arial" w:hAnsi="Arial" w:cs="Arial"/>
                <w:sz w:val="18"/>
              </w:rPr>
              <w:t>audit records operating system files in XML format.</w:t>
            </w:r>
          </w:p>
          <w:p w14:paraId="2F2D70A7" w14:textId="77777777" w:rsidR="008C539B" w:rsidRPr="001058B5" w:rsidRDefault="00C12992">
            <w:pPr>
              <w:pStyle w:val="TableParagraph"/>
              <w:numPr>
                <w:ilvl w:val="0"/>
                <w:numId w:val="53"/>
              </w:numPr>
              <w:tabs>
                <w:tab w:val="left" w:pos="447"/>
              </w:tabs>
              <w:spacing w:before="94" w:line="211" w:lineRule="auto"/>
              <w:ind w:right="208" w:hanging="359"/>
              <w:rPr>
                <w:rFonts w:ascii="Arial" w:hAnsi="Arial" w:cs="Arial"/>
                <w:sz w:val="18"/>
              </w:rPr>
            </w:pPr>
            <w:r w:rsidRPr="001058B5">
              <w:rPr>
                <w:rFonts w:ascii="Arial" w:hAnsi="Arial" w:cs="Arial"/>
                <w:sz w:val="18"/>
              </w:rPr>
              <w:t>AUDIT_SYSLOG_LEVEL,</w:t>
            </w:r>
            <w:r w:rsidRPr="001058B5">
              <w:rPr>
                <w:rFonts w:ascii="Arial" w:hAnsi="Arial" w:cs="Arial"/>
                <w:spacing w:val="-25"/>
                <w:sz w:val="18"/>
              </w:rPr>
              <w:t xml:space="preserve"> </w:t>
            </w:r>
            <w:r w:rsidRPr="001058B5">
              <w:rPr>
                <w:rFonts w:ascii="Arial" w:hAnsi="Arial" w:cs="Arial"/>
                <w:sz w:val="18"/>
              </w:rPr>
              <w:t>which</w:t>
            </w:r>
            <w:r w:rsidRPr="001058B5">
              <w:rPr>
                <w:rFonts w:ascii="Arial" w:hAnsi="Arial" w:cs="Arial"/>
                <w:spacing w:val="-25"/>
                <w:sz w:val="18"/>
              </w:rPr>
              <w:t xml:space="preserve"> </w:t>
            </w:r>
            <w:r w:rsidRPr="001058B5">
              <w:rPr>
                <w:rFonts w:ascii="Arial" w:hAnsi="Arial" w:cs="Arial"/>
                <w:sz w:val="18"/>
              </w:rPr>
              <w:t>writes</w:t>
            </w:r>
            <w:r w:rsidRPr="001058B5">
              <w:rPr>
                <w:rFonts w:ascii="Arial" w:hAnsi="Arial" w:cs="Arial"/>
                <w:spacing w:val="-25"/>
                <w:sz w:val="18"/>
              </w:rPr>
              <w:t xml:space="preserve"> </w:t>
            </w:r>
            <w:r w:rsidRPr="001058B5">
              <w:rPr>
                <w:rFonts w:ascii="Arial" w:hAnsi="Arial" w:cs="Arial"/>
                <w:sz w:val="18"/>
              </w:rPr>
              <w:t>SYS</w:t>
            </w:r>
            <w:r w:rsidRPr="001058B5">
              <w:rPr>
                <w:rFonts w:ascii="Arial" w:hAnsi="Arial" w:cs="Arial"/>
                <w:spacing w:val="-91"/>
                <w:sz w:val="18"/>
              </w:rPr>
              <w:t xml:space="preserve"> </w:t>
            </w:r>
            <w:r w:rsidRPr="001058B5">
              <w:rPr>
                <w:rFonts w:ascii="Arial" w:hAnsi="Arial" w:cs="Arial"/>
                <w:sz w:val="18"/>
              </w:rPr>
              <w:t>and</w:t>
            </w:r>
            <w:r w:rsidRPr="001058B5">
              <w:rPr>
                <w:rFonts w:ascii="Arial" w:hAnsi="Arial" w:cs="Arial"/>
                <w:spacing w:val="-25"/>
                <w:sz w:val="18"/>
              </w:rPr>
              <w:t xml:space="preserve"> </w:t>
            </w:r>
            <w:r w:rsidRPr="001058B5">
              <w:rPr>
                <w:rFonts w:ascii="Arial" w:hAnsi="Arial" w:cs="Arial"/>
                <w:sz w:val="18"/>
              </w:rPr>
              <w:t>standard</w:t>
            </w:r>
            <w:r w:rsidRPr="001058B5">
              <w:rPr>
                <w:rFonts w:ascii="Arial" w:hAnsi="Arial" w:cs="Arial"/>
                <w:spacing w:val="-25"/>
                <w:sz w:val="18"/>
              </w:rPr>
              <w:t xml:space="preserve"> </w:t>
            </w:r>
            <w:r w:rsidRPr="001058B5">
              <w:rPr>
                <w:rFonts w:ascii="Arial" w:hAnsi="Arial" w:cs="Arial"/>
                <w:sz w:val="18"/>
              </w:rPr>
              <w:t>OS</w:t>
            </w:r>
            <w:r w:rsidRPr="001058B5">
              <w:rPr>
                <w:rFonts w:ascii="Arial" w:hAnsi="Arial" w:cs="Arial"/>
                <w:spacing w:val="-91"/>
                <w:sz w:val="18"/>
              </w:rPr>
              <w:t xml:space="preserve"> </w:t>
            </w:r>
            <w:r w:rsidRPr="001058B5">
              <w:rPr>
                <w:rFonts w:ascii="Arial" w:hAnsi="Arial" w:cs="Arial"/>
                <w:sz w:val="18"/>
              </w:rPr>
              <w:t>audit</w:t>
            </w:r>
            <w:r w:rsidRPr="001058B5">
              <w:rPr>
                <w:rFonts w:ascii="Arial" w:hAnsi="Arial" w:cs="Arial"/>
                <w:spacing w:val="-25"/>
                <w:sz w:val="18"/>
              </w:rPr>
              <w:t xml:space="preserve"> </w:t>
            </w:r>
            <w:r w:rsidRPr="001058B5">
              <w:rPr>
                <w:rFonts w:ascii="Arial" w:hAnsi="Arial" w:cs="Arial"/>
                <w:sz w:val="18"/>
              </w:rPr>
              <w:t>records</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system audit</w:t>
            </w:r>
            <w:r w:rsidRPr="001058B5">
              <w:rPr>
                <w:rFonts w:ascii="Arial" w:hAnsi="Arial" w:cs="Arial"/>
                <w:spacing w:val="-10"/>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SYSLOG</w:t>
            </w:r>
            <w:r w:rsidRPr="001058B5">
              <w:rPr>
                <w:rFonts w:ascii="Arial" w:hAnsi="Arial" w:cs="Arial"/>
                <w:spacing w:val="-78"/>
                <w:sz w:val="18"/>
              </w:rPr>
              <w:t xml:space="preserve"> </w:t>
            </w:r>
            <w:r w:rsidRPr="001058B5">
              <w:rPr>
                <w:rFonts w:ascii="Arial" w:hAnsi="Arial" w:cs="Arial"/>
                <w:spacing w:val="-3"/>
                <w:sz w:val="18"/>
              </w:rPr>
              <w:t>utility.</w:t>
            </w:r>
            <w:r w:rsidRPr="001058B5">
              <w:rPr>
                <w:rFonts w:ascii="Arial" w:hAnsi="Arial" w:cs="Arial"/>
                <w:spacing w:val="-9"/>
                <w:sz w:val="18"/>
              </w:rPr>
              <w:t xml:space="preserve"> </w:t>
            </w:r>
            <w:r w:rsidRPr="001058B5">
              <w:rPr>
                <w:rFonts w:ascii="Arial" w:hAnsi="Arial" w:cs="Arial"/>
                <w:sz w:val="18"/>
              </w:rPr>
              <w:t>This</w:t>
            </w:r>
            <w:r w:rsidRPr="001058B5">
              <w:rPr>
                <w:rFonts w:ascii="Arial" w:hAnsi="Arial" w:cs="Arial"/>
                <w:spacing w:val="-10"/>
                <w:sz w:val="18"/>
              </w:rPr>
              <w:t xml:space="preserve"> </w:t>
            </w:r>
            <w:r w:rsidRPr="001058B5">
              <w:rPr>
                <w:rFonts w:ascii="Arial" w:hAnsi="Arial" w:cs="Arial"/>
                <w:sz w:val="18"/>
              </w:rPr>
              <w:t>option</w:t>
            </w:r>
            <w:r w:rsidRPr="001058B5">
              <w:rPr>
                <w:rFonts w:ascii="Arial" w:hAnsi="Arial" w:cs="Arial"/>
                <w:spacing w:val="-10"/>
                <w:sz w:val="18"/>
              </w:rPr>
              <w:t xml:space="preserve"> </w:t>
            </w:r>
            <w:r w:rsidRPr="001058B5">
              <w:rPr>
                <w:rFonts w:ascii="Arial" w:hAnsi="Arial" w:cs="Arial"/>
                <w:sz w:val="18"/>
              </w:rPr>
              <w:t>only</w:t>
            </w:r>
            <w:r w:rsidRPr="001058B5">
              <w:rPr>
                <w:rFonts w:ascii="Arial" w:hAnsi="Arial" w:cs="Arial"/>
                <w:spacing w:val="-9"/>
                <w:sz w:val="18"/>
              </w:rPr>
              <w:t xml:space="preserve"> </w:t>
            </w:r>
            <w:r w:rsidRPr="001058B5">
              <w:rPr>
                <w:rFonts w:ascii="Arial" w:hAnsi="Arial" w:cs="Arial"/>
                <w:sz w:val="18"/>
              </w:rPr>
              <w:t>applies</w:t>
            </w:r>
            <w:r w:rsidRPr="001058B5">
              <w:rPr>
                <w:rFonts w:ascii="Arial" w:hAnsi="Arial" w:cs="Arial"/>
                <w:spacing w:val="-10"/>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UNIX</w:t>
            </w:r>
            <w:r w:rsidRPr="001058B5">
              <w:rPr>
                <w:rFonts w:ascii="Arial" w:hAnsi="Arial" w:cs="Arial"/>
                <w:spacing w:val="-9"/>
                <w:sz w:val="18"/>
              </w:rPr>
              <w:t xml:space="preserve"> </w:t>
            </w:r>
            <w:r w:rsidRPr="001058B5">
              <w:rPr>
                <w:rFonts w:ascii="Arial" w:hAnsi="Arial" w:cs="Arial"/>
                <w:sz w:val="18"/>
              </w:rPr>
              <w:t>environments.</w:t>
            </w:r>
            <w:r w:rsidRPr="001058B5">
              <w:rPr>
                <w:rFonts w:ascii="Arial" w:hAnsi="Arial" w:cs="Arial"/>
                <w:spacing w:val="-9"/>
                <w:sz w:val="18"/>
              </w:rPr>
              <w:t xml:space="preserve"> </w:t>
            </w:r>
            <w:r w:rsidRPr="001058B5">
              <w:rPr>
                <w:rFonts w:ascii="Arial" w:hAnsi="Arial" w:cs="Arial"/>
                <w:sz w:val="18"/>
              </w:rPr>
              <w:t>See</w:t>
            </w:r>
            <w:r w:rsidRPr="001058B5">
              <w:rPr>
                <w:rFonts w:ascii="Arial" w:hAnsi="Arial" w:cs="Arial"/>
                <w:color w:val="0000CC"/>
                <w:sz w:val="18"/>
              </w:rPr>
              <w:t xml:space="preserve"> </w:t>
            </w:r>
            <w:hyperlink w:anchor="_bookmark1729" w:history="1">
              <w:r w:rsidRPr="001058B5">
                <w:rPr>
                  <w:rFonts w:ascii="Arial" w:hAnsi="Arial" w:cs="Arial"/>
                  <w:color w:val="0000CC"/>
                  <w:sz w:val="18"/>
                </w:rPr>
                <w:t xml:space="preserve">"Configuring Syslog Auditing" </w:t>
              </w:r>
            </w:hyperlink>
            <w:hyperlink w:anchor="_bookmark1729" w:history="1">
              <w:r w:rsidRPr="001058B5">
                <w:rPr>
                  <w:rFonts w:ascii="Arial" w:hAnsi="Arial" w:cs="Arial"/>
                  <w:sz w:val="18"/>
                </w:rPr>
                <w:t xml:space="preserve">on page 9-19 </w:t>
              </w:r>
            </w:hyperlink>
            <w:r w:rsidRPr="001058B5">
              <w:rPr>
                <w:rFonts w:ascii="Arial" w:hAnsi="Arial" w:cs="Arial"/>
                <w:sz w:val="18"/>
              </w:rPr>
              <w:t>for more</w:t>
            </w:r>
            <w:r w:rsidRPr="001058B5">
              <w:rPr>
                <w:rFonts w:ascii="Arial" w:hAnsi="Arial" w:cs="Arial"/>
                <w:spacing w:val="-11"/>
                <w:sz w:val="18"/>
              </w:rPr>
              <w:t xml:space="preserve"> </w:t>
            </w:r>
            <w:r w:rsidRPr="001058B5">
              <w:rPr>
                <w:rFonts w:ascii="Arial" w:hAnsi="Arial" w:cs="Arial"/>
                <w:sz w:val="18"/>
              </w:rPr>
              <w:t>information.</w:t>
            </w:r>
          </w:p>
          <w:p w14:paraId="7D4774A1" w14:textId="77777777" w:rsidR="008C539B" w:rsidRPr="001058B5" w:rsidRDefault="00C12992">
            <w:pPr>
              <w:pStyle w:val="TableParagraph"/>
              <w:spacing w:before="83"/>
              <w:ind w:left="86"/>
              <w:rPr>
                <w:rFonts w:ascii="Arial" w:hAnsi="Arial" w:cs="Arial"/>
                <w:sz w:val="18"/>
              </w:rPr>
            </w:pPr>
            <w:r w:rsidRPr="001058B5">
              <w:rPr>
                <w:rFonts w:ascii="Arial" w:hAnsi="Arial" w:cs="Arial"/>
                <w:sz w:val="18"/>
              </w:rPr>
              <w:t xml:space="preserve">See also </w:t>
            </w:r>
            <w:hyperlink w:anchor="_bookmark2029" w:history="1">
              <w:r w:rsidRPr="001058B5">
                <w:rPr>
                  <w:rFonts w:ascii="Arial" w:hAnsi="Arial" w:cs="Arial"/>
                  <w:color w:val="0000CC"/>
                  <w:sz w:val="18"/>
                </w:rPr>
                <w:t xml:space="preserve">"Managing the Operating System Audit Trail" </w:t>
              </w:r>
            </w:hyperlink>
            <w:hyperlink w:anchor="_bookmark2029" w:history="1">
              <w:r w:rsidRPr="001058B5">
                <w:rPr>
                  <w:rFonts w:ascii="Arial" w:hAnsi="Arial" w:cs="Arial"/>
                  <w:sz w:val="18"/>
                </w:rPr>
                <w:t>on page 9-62</w:t>
              </w:r>
            </w:hyperlink>
            <w:r w:rsidRPr="001058B5">
              <w:rPr>
                <w:rFonts w:ascii="Arial" w:hAnsi="Arial" w:cs="Arial"/>
                <w:sz w:val="18"/>
              </w:rPr>
              <w:t>.</w:t>
            </w:r>
          </w:p>
        </w:tc>
      </w:tr>
    </w:tbl>
    <w:p w14:paraId="25611DC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9BFD274" w14:textId="77777777" w:rsidR="008C539B" w:rsidRPr="001058B5" w:rsidRDefault="008C539B">
      <w:pPr>
        <w:pStyle w:val="BodyText"/>
        <w:spacing w:before="4"/>
        <w:rPr>
          <w:rFonts w:ascii="Arial" w:hAnsi="Arial" w:cs="Arial"/>
          <w:b/>
          <w:i/>
          <w:sz w:val="27"/>
        </w:rPr>
      </w:pPr>
    </w:p>
    <w:p w14:paraId="6EF97558" w14:textId="77777777" w:rsidR="008C539B" w:rsidRPr="001058B5" w:rsidRDefault="008D1AB8">
      <w:pPr>
        <w:spacing w:before="104"/>
        <w:ind w:left="700"/>
        <w:rPr>
          <w:rFonts w:ascii="Arial" w:hAnsi="Arial" w:cs="Arial"/>
          <w:b/>
          <w:i/>
          <w:sz w:val="18"/>
        </w:rPr>
      </w:pPr>
      <w:r>
        <w:rPr>
          <w:rFonts w:ascii="Arial" w:hAnsi="Arial" w:cs="Arial"/>
        </w:rPr>
        <w:pict w14:anchorId="76F9663F">
          <v:shape id="_x0000_s1182" type="#_x0000_t202" style="position:absolute;left:0;text-align:left;margin-left:90pt;margin-top:18.7pt;width:463.5pt;height:434.25pt;z-index:539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377208" w14:paraId="12F4495A" w14:textId="77777777">
                    <w:trPr>
                      <w:trHeight w:val="311"/>
                    </w:trPr>
                    <w:tc>
                      <w:tcPr>
                        <w:tcW w:w="1532" w:type="dxa"/>
                        <w:tcBorders>
                          <w:top w:val="single" w:sz="18" w:space="0" w:color="000000"/>
                          <w:bottom w:val="single" w:sz="4" w:space="0" w:color="000000"/>
                        </w:tcBorders>
                      </w:tcPr>
                      <w:p w14:paraId="731879F5" w14:textId="77777777" w:rsidR="00377208" w:rsidRDefault="00377208">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377208" w:rsidRDefault="00377208">
                        <w:pPr>
                          <w:pStyle w:val="TableParagraph"/>
                          <w:spacing w:before="27"/>
                          <w:ind w:left="54"/>
                          <w:rPr>
                            <w:rFonts w:ascii="Arial"/>
                            <w:b/>
                            <w:sz w:val="18"/>
                          </w:rPr>
                        </w:pPr>
                        <w:r>
                          <w:rPr>
                            <w:rFonts w:ascii="Arial"/>
                            <w:b/>
                            <w:sz w:val="18"/>
                          </w:rPr>
                          <w:t>e Description</w:t>
                        </w:r>
                      </w:p>
                    </w:tc>
                  </w:tr>
                  <w:tr w:rsidR="00377208" w14:paraId="37421FE7" w14:textId="77777777">
                    <w:trPr>
                      <w:trHeight w:val="4932"/>
                    </w:trPr>
                    <w:tc>
                      <w:tcPr>
                        <w:tcW w:w="1532" w:type="dxa"/>
                        <w:tcBorders>
                          <w:top w:val="single" w:sz="4" w:space="0" w:color="000000"/>
                          <w:bottom w:val="single" w:sz="2" w:space="0" w:color="000000"/>
                        </w:tcBorders>
                      </w:tcPr>
                      <w:p w14:paraId="40AEAC1B" w14:textId="77777777" w:rsidR="00377208" w:rsidRDefault="00377208">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80D5A4F" w14:textId="77777777" w:rsidR="00377208" w:rsidRDefault="00377208">
                        <w:pPr>
                          <w:pStyle w:val="TableParagraph"/>
                          <w:spacing w:before="60" w:line="213" w:lineRule="auto"/>
                          <w:ind w:left="327" w:right="136"/>
                          <w:rPr>
                            <w:sz w:val="18"/>
                          </w:rPr>
                        </w:pPr>
                        <w:r>
                          <w:rPr>
                            <w:sz w:val="18"/>
                          </w:rPr>
                          <w:t xml:space="preserve">Writes to the operating system audit record file in XML format. Records all elements of the </w:t>
                        </w:r>
                        <w:r>
                          <w:rPr>
                            <w:rFonts w:ascii="Courier New"/>
                            <w:sz w:val="18"/>
                          </w:rPr>
                          <w:t xml:space="preserve">AuditRecord </w:t>
                        </w:r>
                        <w:r>
                          <w:rPr>
                            <w:sz w:val="18"/>
                          </w:rPr>
                          <w:t xml:space="preserve">node given by the XML schema in </w:t>
                        </w:r>
                        <w:hyperlink r:id="rId198">
                          <w:r>
                            <w:rPr>
                              <w:rFonts w:ascii="Courier New"/>
                              <w:color w:val="0000CC"/>
                              <w:w w:val="85"/>
                              <w:sz w:val="18"/>
                            </w:rPr>
                            <w:t xml:space="preserve">http://xmlns.oracle.com/oracleas/schema/dbserver_audittrail-11_2.xsd </w:t>
                          </w:r>
                        </w:hyperlink>
                        <w:r>
                          <w:rPr>
                            <w:w w:val="85"/>
                            <w:sz w:val="18"/>
                          </w:rPr>
                          <w:t xml:space="preserve">except </w:t>
                        </w:r>
                        <w:r>
                          <w:rPr>
                            <w:rFonts w:ascii="Courier New"/>
                            <w:w w:val="85"/>
                            <w:sz w:val="18"/>
                          </w:rPr>
                          <w:t xml:space="preserve">Sql_ </w:t>
                        </w:r>
                        <w:r>
                          <w:rPr>
                            <w:rFonts w:ascii="Courier New"/>
                            <w:sz w:val="18"/>
                          </w:rPr>
                          <w:t xml:space="preserve">Text </w:t>
                        </w:r>
                        <w:r>
                          <w:rPr>
                            <w:sz w:val="18"/>
                          </w:rPr>
                          <w:t xml:space="preserve">and </w:t>
                        </w:r>
                        <w:r>
                          <w:rPr>
                            <w:rFonts w:ascii="Courier New"/>
                            <w:sz w:val="18"/>
                          </w:rPr>
                          <w:t xml:space="preserve">Sql_Bind </w:t>
                        </w:r>
                        <w:r>
                          <w:rPr>
                            <w:sz w:val="18"/>
                          </w:rPr>
                          <w:t xml:space="preserve">to operating system XML audit files. (This </w:t>
                        </w:r>
                        <w:r>
                          <w:rPr>
                            <w:rFonts w:ascii="Courier New"/>
                            <w:sz w:val="18"/>
                          </w:rPr>
                          <w:t xml:space="preserve">.xsd </w:t>
                        </w:r>
                        <w:r>
                          <w:rPr>
                            <w:sz w:val="18"/>
                          </w:rPr>
                          <w:t>file represents the schema definition of the XML audit file. An XML schema is a document written in the XML Schema language.)</w:t>
                        </w:r>
                      </w:p>
                      <w:p w14:paraId="034E3BA8" w14:textId="77777777" w:rsidR="00377208" w:rsidRDefault="00377208">
                        <w:pPr>
                          <w:pStyle w:val="TableParagraph"/>
                          <w:spacing w:before="95" w:line="216" w:lineRule="auto"/>
                          <w:ind w:left="328"/>
                          <w:rPr>
                            <w:sz w:val="18"/>
                          </w:rPr>
                        </w:pPr>
                        <w:r>
                          <w:rPr>
                            <w:sz w:val="18"/>
                          </w:rPr>
                          <w:t xml:space="preserve">See also </w:t>
                        </w:r>
                        <w:hyperlink w:anchor="_bookmark1707" w:history="1">
                          <w:r>
                            <w:rPr>
                              <w:color w:val="0000CC"/>
                              <w:sz w:val="18"/>
                            </w:rPr>
                            <w:t xml:space="preserve">"Advantages of the Operating System Audit Trail" </w:t>
                          </w:r>
                          <w:r>
                            <w:rPr>
                              <w:sz w:val="18"/>
                            </w:rPr>
                            <w:t xml:space="preserve">on page 9-16 </w:t>
                          </w:r>
                        </w:hyperlink>
                        <w:r>
                          <w:rPr>
                            <w:sz w:val="18"/>
                          </w:rPr>
                          <w:t xml:space="preserve">and </w:t>
                        </w:r>
                        <w:hyperlink w:anchor="_bookmark1706" w:history="1">
                          <w:r>
                            <w:rPr>
                              <w:color w:val="0000CC"/>
                              <w:sz w:val="18"/>
                            </w:rPr>
                            <w:t>Example 9–4,</w:t>
                          </w:r>
                        </w:hyperlink>
                        <w:r>
                          <w:rPr>
                            <w:color w:val="0000CC"/>
                            <w:sz w:val="18"/>
                          </w:rPr>
                          <w:t xml:space="preserve"> </w:t>
                        </w:r>
                        <w:hyperlink w:anchor="_bookmark1706" w:history="1">
                          <w:r>
                            <w:rPr>
                              <w:color w:val="0000CC"/>
                              <w:sz w:val="18"/>
                            </w:rPr>
                            <w:t xml:space="preserve">"XML File Operating System Audit Trail" </w:t>
                          </w:r>
                        </w:hyperlink>
                        <w:hyperlink w:anchor="_bookmark1706" w:history="1">
                          <w:r>
                            <w:rPr>
                              <w:sz w:val="18"/>
                            </w:rPr>
                            <w:t>on page 9-15</w:t>
                          </w:r>
                        </w:hyperlink>
                        <w:r>
                          <w:rPr>
                            <w:sz w:val="18"/>
                          </w:rPr>
                          <w:t>.</w:t>
                        </w:r>
                      </w:p>
                      <w:p w14:paraId="6B533CEC" w14:textId="77777777" w:rsidR="00377208" w:rsidRDefault="00377208">
                        <w:pPr>
                          <w:pStyle w:val="TableParagraph"/>
                          <w:spacing w:before="101" w:line="211" w:lineRule="auto"/>
                          <w:ind w:left="327"/>
                          <w:rPr>
                            <w:sz w:val="18"/>
                          </w:rPr>
                        </w:pPr>
                        <w:r>
                          <w:rPr>
                            <w:sz w:val="18"/>
                          </w:rPr>
                          <w:t>If</w:t>
                        </w:r>
                        <w:r>
                          <w:rPr>
                            <w:spacing w:val="-22"/>
                            <w:sz w:val="18"/>
                          </w:rPr>
                          <w:t xml:space="preserve"> </w:t>
                        </w:r>
                        <w:r>
                          <w:rPr>
                            <w:sz w:val="18"/>
                          </w:rPr>
                          <w:t>you</w:t>
                        </w:r>
                        <w:r>
                          <w:rPr>
                            <w:spacing w:val="-22"/>
                            <w:sz w:val="18"/>
                          </w:rPr>
                          <w:t xml:space="preserve"> </w:t>
                        </w:r>
                        <w:r>
                          <w:rPr>
                            <w:sz w:val="18"/>
                          </w:rPr>
                          <w:t>set</w:t>
                        </w:r>
                        <w:r>
                          <w:rPr>
                            <w:spacing w:val="-23"/>
                            <w:sz w:val="18"/>
                          </w:rPr>
                          <w:t xml:space="preserve"> </w:t>
                        </w:r>
                        <w:r>
                          <w:rPr>
                            <w:sz w:val="18"/>
                          </w:rPr>
                          <w:t>the</w:t>
                        </w:r>
                        <w:r>
                          <w:rPr>
                            <w:spacing w:val="-23"/>
                            <w:sz w:val="18"/>
                          </w:rPr>
                          <w:t xml:space="preserve"> </w:t>
                        </w:r>
                        <w:r>
                          <w:rPr>
                            <w:rFonts w:ascii="Courier New"/>
                            <w:sz w:val="18"/>
                          </w:rPr>
                          <w:t>XML</w:t>
                        </w:r>
                        <w:r>
                          <w:rPr>
                            <w:rFonts w:ascii="Courier New"/>
                            <w:spacing w:val="-89"/>
                            <w:sz w:val="18"/>
                          </w:rPr>
                          <w:t xml:space="preserve"> </w:t>
                        </w:r>
                        <w:r>
                          <w:rPr>
                            <w:sz w:val="18"/>
                          </w:rPr>
                          <w:t>value,</w:t>
                        </w:r>
                        <w:r>
                          <w:rPr>
                            <w:spacing w:val="-23"/>
                            <w:sz w:val="18"/>
                          </w:rPr>
                          <w:t xml:space="preserve"> </w:t>
                        </w:r>
                        <w:r>
                          <w:rPr>
                            <w:sz w:val="18"/>
                          </w:rPr>
                          <w:t>then</w:t>
                        </w:r>
                        <w:r>
                          <w:rPr>
                            <w:spacing w:val="-22"/>
                            <w:sz w:val="18"/>
                          </w:rPr>
                          <w:t xml:space="preserve"> </w:t>
                        </w:r>
                        <w:r>
                          <w:rPr>
                            <w:sz w:val="18"/>
                          </w:rPr>
                          <w:t>also</w:t>
                        </w:r>
                        <w:r>
                          <w:rPr>
                            <w:spacing w:val="-23"/>
                            <w:sz w:val="18"/>
                          </w:rPr>
                          <w:t xml:space="preserve"> </w:t>
                        </w:r>
                        <w:r>
                          <w:rPr>
                            <w:sz w:val="18"/>
                          </w:rPr>
                          <w:t>set</w:t>
                        </w:r>
                        <w:r>
                          <w:rPr>
                            <w:spacing w:val="-22"/>
                            <w:sz w:val="18"/>
                          </w:rPr>
                          <w:t xml:space="preserve"> </w:t>
                        </w:r>
                        <w:r>
                          <w:rPr>
                            <w:sz w:val="18"/>
                          </w:rPr>
                          <w:t>the</w:t>
                        </w:r>
                        <w:r>
                          <w:rPr>
                            <w:spacing w:val="-22"/>
                            <w:sz w:val="18"/>
                          </w:rPr>
                          <w:t xml:space="preserve"> </w:t>
                        </w:r>
                        <w:r>
                          <w:rPr>
                            <w:rFonts w:ascii="Courier New"/>
                            <w:sz w:val="18"/>
                          </w:rPr>
                          <w:t>AUDIT_FILE_DEST</w:t>
                        </w:r>
                        <w:r>
                          <w:rPr>
                            <w:rFonts w:ascii="Courier New"/>
                            <w:spacing w:val="-89"/>
                            <w:sz w:val="18"/>
                          </w:rPr>
                          <w:t xml:space="preserve"> </w:t>
                        </w:r>
                        <w:r>
                          <w:rPr>
                            <w:sz w:val="18"/>
                          </w:rPr>
                          <w:t>parameter.</w:t>
                        </w:r>
                        <w:r>
                          <w:rPr>
                            <w:spacing w:val="-22"/>
                            <w:sz w:val="18"/>
                          </w:rPr>
                          <w:t xml:space="preserve"> </w:t>
                        </w:r>
                        <w:r>
                          <w:rPr>
                            <w:sz w:val="18"/>
                          </w:rPr>
                          <w:t>For</w:t>
                        </w:r>
                        <w:r>
                          <w:rPr>
                            <w:spacing w:val="-22"/>
                            <w:sz w:val="18"/>
                          </w:rPr>
                          <w:t xml:space="preserve"> </w:t>
                        </w:r>
                        <w:r>
                          <w:rPr>
                            <w:sz w:val="18"/>
                          </w:rPr>
                          <w:t>all</w:t>
                        </w:r>
                        <w:r>
                          <w:rPr>
                            <w:spacing w:val="-23"/>
                            <w:sz w:val="18"/>
                          </w:rPr>
                          <w:t xml:space="preserve"> </w:t>
                        </w:r>
                        <w:r>
                          <w:rPr>
                            <w:sz w:val="18"/>
                          </w:rPr>
                          <w:t xml:space="preserve">platforms, including Windows, the default location for XML audit trail records is </w:t>
                        </w:r>
                        <w:r>
                          <w:rPr>
                            <w:rFonts w:ascii="Courier New"/>
                            <w:sz w:val="18"/>
                          </w:rPr>
                          <w:t>$ORACLE_ BASE/admin/$ORACLE_SID/adump</w:t>
                        </w:r>
                        <w:r>
                          <w:rPr>
                            <w:sz w:val="18"/>
                          </w:rPr>
                          <w:t>.</w:t>
                        </w:r>
                      </w:p>
                      <w:p w14:paraId="73551FF9" w14:textId="77777777" w:rsidR="00377208" w:rsidRDefault="00377208">
                        <w:pPr>
                          <w:pStyle w:val="TableParagraph"/>
                          <w:spacing w:before="99" w:line="211" w:lineRule="auto"/>
                          <w:ind w:left="328"/>
                          <w:rPr>
                            <w:sz w:val="18"/>
                          </w:rPr>
                        </w:pPr>
                        <w:r>
                          <w:rPr>
                            <w:sz w:val="18"/>
                          </w:rPr>
                          <w:t>The</w:t>
                        </w:r>
                        <w:r>
                          <w:rPr>
                            <w:spacing w:val="-15"/>
                            <w:sz w:val="18"/>
                          </w:rPr>
                          <w:t xml:space="preserve"> </w:t>
                        </w:r>
                        <w:r>
                          <w:rPr>
                            <w:rFonts w:ascii="Courier New"/>
                            <w:sz w:val="18"/>
                          </w:rPr>
                          <w:t>XML</w:t>
                        </w:r>
                        <w:r>
                          <w:rPr>
                            <w:rFonts w:ascii="Courier New"/>
                            <w:spacing w:val="-46"/>
                            <w:sz w:val="18"/>
                          </w:rPr>
                          <w:t xml:space="preserve"> </w:t>
                        </w:r>
                        <w:r>
                          <w:rPr>
                            <w:rFonts w:ascii="Courier New"/>
                            <w:sz w:val="18"/>
                          </w:rPr>
                          <w:t>AUDIT_TRAIL</w:t>
                        </w:r>
                        <w:r>
                          <w:rPr>
                            <w:rFonts w:ascii="Courier New"/>
                            <w:spacing w:val="-82"/>
                            <w:sz w:val="18"/>
                          </w:rPr>
                          <w:t xml:space="preserve"> </w:t>
                        </w:r>
                        <w:r>
                          <w:rPr>
                            <w:sz w:val="18"/>
                          </w:rPr>
                          <w:t>value</w:t>
                        </w:r>
                        <w:r>
                          <w:rPr>
                            <w:spacing w:val="-15"/>
                            <w:sz w:val="18"/>
                          </w:rPr>
                          <w:t xml:space="preserve"> </w:t>
                        </w:r>
                        <w:r>
                          <w:rPr>
                            <w:sz w:val="18"/>
                          </w:rPr>
                          <w:t>does</w:t>
                        </w:r>
                        <w:r>
                          <w:rPr>
                            <w:spacing w:val="-15"/>
                            <w:sz w:val="18"/>
                          </w:rPr>
                          <w:t xml:space="preserve"> </w:t>
                        </w:r>
                        <w:r>
                          <w:rPr>
                            <w:sz w:val="18"/>
                          </w:rPr>
                          <w:t>not</w:t>
                        </w:r>
                        <w:r>
                          <w:rPr>
                            <w:spacing w:val="-14"/>
                            <w:sz w:val="18"/>
                          </w:rPr>
                          <w:t xml:space="preserve"> </w:t>
                        </w:r>
                        <w:r>
                          <w:rPr>
                            <w:sz w:val="18"/>
                          </w:rPr>
                          <w:t>affect</w:t>
                        </w:r>
                        <w:r>
                          <w:rPr>
                            <w:spacing w:val="-15"/>
                            <w:sz w:val="18"/>
                          </w:rPr>
                          <w:t xml:space="preserve"> </w:t>
                        </w:r>
                        <w:r>
                          <w:rPr>
                            <w:sz w:val="18"/>
                          </w:rPr>
                          <w:t>syslog</w:t>
                        </w:r>
                        <w:r>
                          <w:rPr>
                            <w:spacing w:val="-14"/>
                            <w:sz w:val="18"/>
                          </w:rPr>
                          <w:t xml:space="preserve"> </w:t>
                        </w:r>
                        <w:r>
                          <w:rPr>
                            <w:sz w:val="18"/>
                          </w:rPr>
                          <w:t>audit</w:t>
                        </w:r>
                        <w:r>
                          <w:rPr>
                            <w:spacing w:val="-15"/>
                            <w:sz w:val="18"/>
                          </w:rPr>
                          <w:t xml:space="preserve"> </w:t>
                        </w:r>
                        <w:r>
                          <w:rPr>
                            <w:sz w:val="18"/>
                          </w:rPr>
                          <w:t>file.</w:t>
                        </w:r>
                        <w:r>
                          <w:rPr>
                            <w:spacing w:val="-14"/>
                            <w:sz w:val="18"/>
                          </w:rPr>
                          <w:t xml:space="preserve"> </w:t>
                        </w:r>
                        <w:r>
                          <w:rPr>
                            <w:sz w:val="18"/>
                          </w:rPr>
                          <w:t>In</w:t>
                        </w:r>
                        <w:r>
                          <w:rPr>
                            <w:spacing w:val="-15"/>
                            <w:sz w:val="18"/>
                          </w:rPr>
                          <w:t xml:space="preserve"> </w:t>
                        </w:r>
                        <w:r>
                          <w:rPr>
                            <w:sz w:val="18"/>
                          </w:rPr>
                          <w:t>other</w:t>
                        </w:r>
                        <w:r>
                          <w:rPr>
                            <w:spacing w:val="-15"/>
                            <w:sz w:val="18"/>
                          </w:rPr>
                          <w:t xml:space="preserve"> </w:t>
                        </w:r>
                        <w:r>
                          <w:rPr>
                            <w:sz w:val="18"/>
                          </w:rPr>
                          <w:t>words,</w:t>
                        </w:r>
                        <w:r>
                          <w:rPr>
                            <w:spacing w:val="-15"/>
                            <w:sz w:val="18"/>
                          </w:rPr>
                          <w:t xml:space="preserve"> </w:t>
                        </w:r>
                        <w:r>
                          <w:rPr>
                            <w:sz w:val="18"/>
                          </w:rPr>
                          <w:t>if</w:t>
                        </w:r>
                        <w:r>
                          <w:rPr>
                            <w:spacing w:val="-15"/>
                            <w:sz w:val="18"/>
                          </w:rPr>
                          <w:t xml:space="preserve"> </w:t>
                        </w:r>
                        <w:r>
                          <w:rPr>
                            <w:sz w:val="18"/>
                          </w:rPr>
                          <w:t>you</w:t>
                        </w:r>
                        <w:r>
                          <w:rPr>
                            <w:spacing w:val="-15"/>
                            <w:sz w:val="18"/>
                          </w:rPr>
                          <w:t xml:space="preserve"> </w:t>
                        </w:r>
                        <w:r>
                          <w:rPr>
                            <w:sz w:val="18"/>
                          </w:rPr>
                          <w:t>have</w:t>
                        </w:r>
                        <w:r>
                          <w:rPr>
                            <w:spacing w:val="-15"/>
                            <w:sz w:val="18"/>
                          </w:rPr>
                          <w:t xml:space="preserve"> </w:t>
                        </w:r>
                        <w:r>
                          <w:rPr>
                            <w:sz w:val="18"/>
                          </w:rPr>
                          <w:t xml:space="preserve">set the </w:t>
                        </w:r>
                        <w:r>
                          <w:rPr>
                            <w:rFonts w:ascii="Courier New"/>
                            <w:sz w:val="18"/>
                          </w:rPr>
                          <w:t xml:space="preserve">AUDIT_TRAIL </w:t>
                        </w:r>
                        <w:r>
                          <w:rPr>
                            <w:sz w:val="18"/>
                          </w:rPr>
                          <w:t>parameter to XML, then the syslog audit records will still be in text format, not XML file</w:t>
                        </w:r>
                        <w:r>
                          <w:rPr>
                            <w:spacing w:val="-4"/>
                            <w:sz w:val="18"/>
                          </w:rPr>
                          <w:t xml:space="preserve"> </w:t>
                        </w:r>
                        <w:r>
                          <w:rPr>
                            <w:sz w:val="18"/>
                          </w:rPr>
                          <w:t>format.</w:t>
                        </w:r>
                      </w:p>
                      <w:p w14:paraId="23B87624" w14:textId="77777777" w:rsidR="00377208" w:rsidRDefault="00377208">
                        <w:pPr>
                          <w:pStyle w:val="TableParagraph"/>
                          <w:spacing w:before="83"/>
                          <w:ind w:left="328"/>
                          <w:rPr>
                            <w:sz w:val="18"/>
                          </w:rPr>
                        </w:pPr>
                        <w:r>
                          <w:rPr>
                            <w:spacing w:val="-6"/>
                            <w:sz w:val="18"/>
                          </w:rPr>
                          <w:t xml:space="preserve">You </w:t>
                        </w:r>
                        <w:r>
                          <w:rPr>
                            <w:sz w:val="18"/>
                          </w:rPr>
                          <w:t xml:space="preserve">can control the output for </w:t>
                        </w:r>
                        <w:r>
                          <w:rPr>
                            <w:rFonts w:ascii="Courier New"/>
                            <w:sz w:val="18"/>
                          </w:rPr>
                          <w:t>SYS</w:t>
                        </w:r>
                        <w:r>
                          <w:rPr>
                            <w:rFonts w:ascii="Courier New"/>
                            <w:spacing w:val="-96"/>
                            <w:sz w:val="18"/>
                          </w:rPr>
                          <w:t xml:space="preserve"> </w:t>
                        </w:r>
                        <w:r>
                          <w:rPr>
                            <w:sz w:val="18"/>
                          </w:rPr>
                          <w:t>and mandatory audit records as follows:</w:t>
                        </w:r>
                      </w:p>
                      <w:p w14:paraId="7698FF18" w14:textId="77777777" w:rsidR="00377208" w:rsidRDefault="00377208">
                        <w:pPr>
                          <w:pStyle w:val="TableParagraph"/>
                          <w:numPr>
                            <w:ilvl w:val="0"/>
                            <w:numId w:val="52"/>
                          </w:numPr>
                          <w:tabs>
                            <w:tab w:val="left" w:pos="688"/>
                          </w:tabs>
                          <w:spacing w:before="92" w:line="213" w:lineRule="auto"/>
                          <w:ind w:right="159" w:hanging="359"/>
                          <w:jc w:val="both"/>
                          <w:rPr>
                            <w:sz w:val="18"/>
                          </w:rPr>
                        </w:pPr>
                        <w:r>
                          <w:rPr>
                            <w:b/>
                            <w:spacing w:val="-11"/>
                            <w:sz w:val="18"/>
                          </w:rPr>
                          <w:t xml:space="preserve">To </w:t>
                        </w:r>
                        <w:r>
                          <w:rPr>
                            <w:b/>
                            <w:sz w:val="18"/>
                          </w:rPr>
                          <w:t xml:space="preserve">write SYS and mandatory audit files to operating system files in XML format: </w:t>
                        </w:r>
                        <w:r>
                          <w:rPr>
                            <w:sz w:val="18"/>
                          </w:rPr>
                          <w:t xml:space="preserve">Set </w:t>
                        </w:r>
                        <w:r>
                          <w:rPr>
                            <w:rFonts w:ascii="Courier New"/>
                            <w:w w:val="90"/>
                            <w:sz w:val="18"/>
                          </w:rPr>
                          <w:t>AUDIT_TRAIL</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XML</w:t>
                        </w:r>
                        <w:r>
                          <w:rPr>
                            <w:rFonts w:ascii="Courier New"/>
                            <w:spacing w:val="-68"/>
                            <w:w w:val="90"/>
                            <w:sz w:val="18"/>
                          </w:rPr>
                          <w:t xml:space="preserve"> </w:t>
                        </w:r>
                        <w:r>
                          <w:rPr>
                            <w:w w:val="90"/>
                            <w:sz w:val="18"/>
                          </w:rPr>
                          <w:t>or</w:t>
                        </w:r>
                        <w:r>
                          <w:rPr>
                            <w:spacing w:val="-7"/>
                            <w:w w:val="90"/>
                            <w:sz w:val="18"/>
                          </w:rPr>
                          <w:t xml:space="preserve"> </w:t>
                        </w:r>
                        <w:r>
                          <w:rPr>
                            <w:rFonts w:ascii="Courier New"/>
                            <w:w w:val="90"/>
                            <w:sz w:val="18"/>
                          </w:rPr>
                          <w:t>XML,EXTENDED</w:t>
                        </w:r>
                        <w:r>
                          <w:rPr>
                            <w:w w:val="90"/>
                            <w:sz w:val="18"/>
                          </w:rPr>
                          <w:t>,</w:t>
                        </w:r>
                        <w:r>
                          <w:rPr>
                            <w:spacing w:val="-6"/>
                            <w:w w:val="90"/>
                            <w:sz w:val="18"/>
                          </w:rPr>
                          <w:t xml:space="preserve"> </w:t>
                        </w:r>
                        <w:r>
                          <w:rPr>
                            <w:w w:val="90"/>
                            <w:sz w:val="18"/>
                          </w:rPr>
                          <w:t>set</w:t>
                        </w:r>
                        <w:r>
                          <w:rPr>
                            <w:spacing w:val="-6"/>
                            <w:w w:val="90"/>
                            <w:sz w:val="18"/>
                          </w:rPr>
                          <w:t xml:space="preserve"> </w:t>
                        </w:r>
                        <w:r>
                          <w:rPr>
                            <w:rFonts w:ascii="Courier New"/>
                            <w:w w:val="90"/>
                            <w:sz w:val="18"/>
                          </w:rPr>
                          <w:t>AUDIT_SYS_OPERATIONS</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TRUE</w:t>
                        </w:r>
                        <w:r>
                          <w:rPr>
                            <w:w w:val="90"/>
                            <w:sz w:val="18"/>
                          </w:rPr>
                          <w:t>,</w:t>
                        </w:r>
                        <w:r>
                          <w:rPr>
                            <w:spacing w:val="-5"/>
                            <w:w w:val="90"/>
                            <w:sz w:val="18"/>
                          </w:rPr>
                          <w:t xml:space="preserve"> </w:t>
                        </w:r>
                        <w:r>
                          <w:rPr>
                            <w:w w:val="90"/>
                            <w:sz w:val="18"/>
                          </w:rPr>
                          <w:t>but</w:t>
                        </w:r>
                        <w:r>
                          <w:rPr>
                            <w:spacing w:val="-7"/>
                            <w:w w:val="90"/>
                            <w:sz w:val="18"/>
                          </w:rPr>
                          <w:t xml:space="preserve"> </w:t>
                        </w:r>
                        <w:r>
                          <w:rPr>
                            <w:w w:val="90"/>
                            <w:sz w:val="18"/>
                          </w:rPr>
                          <w:t>do</w:t>
                        </w:r>
                        <w:r>
                          <w:rPr>
                            <w:spacing w:val="-7"/>
                            <w:w w:val="90"/>
                            <w:sz w:val="18"/>
                          </w:rPr>
                          <w:t xml:space="preserve"> </w:t>
                        </w:r>
                        <w:r>
                          <w:rPr>
                            <w:w w:val="90"/>
                            <w:sz w:val="18"/>
                          </w:rPr>
                          <w:t>not</w:t>
                        </w:r>
                        <w:r>
                          <w:rPr>
                            <w:spacing w:val="-7"/>
                            <w:w w:val="90"/>
                            <w:sz w:val="18"/>
                          </w:rPr>
                          <w:t xml:space="preserve"> </w:t>
                        </w:r>
                        <w:r>
                          <w:rPr>
                            <w:w w:val="90"/>
                            <w:sz w:val="18"/>
                          </w:rPr>
                          <w:t xml:space="preserve">set </w:t>
                        </w:r>
                        <w:r>
                          <w:rPr>
                            <w:sz w:val="18"/>
                          </w:rPr>
                          <w:t xml:space="preserve">the </w:t>
                        </w:r>
                        <w:r>
                          <w:rPr>
                            <w:rFonts w:ascii="Courier New"/>
                            <w:sz w:val="18"/>
                          </w:rPr>
                          <w:t>AUDIT_SYSLOG_LEVEL</w:t>
                        </w:r>
                        <w:r>
                          <w:rPr>
                            <w:rFonts w:ascii="Courier New"/>
                            <w:spacing w:val="-78"/>
                            <w:sz w:val="18"/>
                          </w:rPr>
                          <w:t xml:space="preserve"> </w:t>
                        </w:r>
                        <w:r>
                          <w:rPr>
                            <w:spacing w:val="-3"/>
                            <w:sz w:val="18"/>
                          </w:rPr>
                          <w:t>parameter.</w:t>
                        </w:r>
                      </w:p>
                      <w:p w14:paraId="667F2883" w14:textId="77777777" w:rsidR="00377208" w:rsidRDefault="00377208">
                        <w:pPr>
                          <w:pStyle w:val="TableParagraph"/>
                          <w:numPr>
                            <w:ilvl w:val="0"/>
                            <w:numId w:val="52"/>
                          </w:numPr>
                          <w:tabs>
                            <w:tab w:val="left" w:pos="688"/>
                          </w:tabs>
                          <w:spacing w:before="100" w:line="213" w:lineRule="auto"/>
                          <w:ind w:right="341" w:hanging="359"/>
                          <w:jc w:val="both"/>
                          <w:rPr>
                            <w:sz w:val="18"/>
                          </w:rPr>
                        </w:pPr>
                        <w:r>
                          <w:rPr>
                            <w:b/>
                            <w:spacing w:val="-11"/>
                            <w:sz w:val="18"/>
                          </w:rPr>
                          <w:t xml:space="preserve">To </w:t>
                        </w:r>
                        <w:r>
                          <w:rPr>
                            <w:b/>
                            <w:sz w:val="18"/>
                          </w:rPr>
                          <w:t xml:space="preserve">write SYS and mandatory audit records to syslog audit files and standard audit </w:t>
                        </w:r>
                        <w:r>
                          <w:rPr>
                            <w:b/>
                            <w:w w:val="95"/>
                            <w:sz w:val="18"/>
                          </w:rPr>
                          <w:t>records</w:t>
                        </w:r>
                        <w:r>
                          <w:rPr>
                            <w:b/>
                            <w:spacing w:val="-18"/>
                            <w:w w:val="95"/>
                            <w:sz w:val="18"/>
                          </w:rPr>
                          <w:t xml:space="preserve"> </w:t>
                        </w:r>
                        <w:r>
                          <w:rPr>
                            <w:b/>
                            <w:w w:val="95"/>
                            <w:sz w:val="18"/>
                          </w:rPr>
                          <w:t>to</w:t>
                        </w:r>
                        <w:r>
                          <w:rPr>
                            <w:b/>
                            <w:spacing w:val="-18"/>
                            <w:w w:val="95"/>
                            <w:sz w:val="18"/>
                          </w:rPr>
                          <w:t xml:space="preserve"> </w:t>
                        </w:r>
                        <w:r>
                          <w:rPr>
                            <w:b/>
                            <w:w w:val="95"/>
                            <w:sz w:val="18"/>
                          </w:rPr>
                          <w:t>XML</w:t>
                        </w:r>
                        <w:r>
                          <w:rPr>
                            <w:b/>
                            <w:spacing w:val="-18"/>
                            <w:w w:val="95"/>
                            <w:sz w:val="18"/>
                          </w:rPr>
                          <w:t xml:space="preserve"> </w:t>
                        </w:r>
                        <w:r>
                          <w:rPr>
                            <w:b/>
                            <w:w w:val="95"/>
                            <w:sz w:val="18"/>
                          </w:rPr>
                          <w:t>audit</w:t>
                        </w:r>
                        <w:r>
                          <w:rPr>
                            <w:b/>
                            <w:spacing w:val="-19"/>
                            <w:w w:val="95"/>
                            <w:sz w:val="18"/>
                          </w:rPr>
                          <w:t xml:space="preserve"> </w:t>
                        </w:r>
                        <w:r>
                          <w:rPr>
                            <w:b/>
                            <w:w w:val="95"/>
                            <w:sz w:val="18"/>
                          </w:rPr>
                          <w:t>files:</w:t>
                        </w:r>
                        <w:r>
                          <w:rPr>
                            <w:b/>
                            <w:spacing w:val="-19"/>
                            <w:w w:val="95"/>
                            <w:sz w:val="18"/>
                          </w:rPr>
                          <w:t xml:space="preserve"> </w:t>
                        </w:r>
                        <w:r>
                          <w:rPr>
                            <w:w w:val="95"/>
                            <w:sz w:val="18"/>
                          </w:rPr>
                          <w:t>Set</w:t>
                        </w:r>
                        <w:r>
                          <w:rPr>
                            <w:spacing w:val="-19"/>
                            <w:w w:val="95"/>
                            <w:sz w:val="18"/>
                          </w:rPr>
                          <w:t xml:space="preserve"> </w:t>
                        </w:r>
                        <w:r>
                          <w:rPr>
                            <w:rFonts w:ascii="Courier New"/>
                            <w:w w:val="95"/>
                            <w:sz w:val="18"/>
                          </w:rPr>
                          <w:t>AUDIT_TRAIL</w:t>
                        </w:r>
                        <w:r>
                          <w:rPr>
                            <w:rFonts w:ascii="Courier New"/>
                            <w:spacing w:val="-82"/>
                            <w:w w:val="95"/>
                            <w:sz w:val="18"/>
                          </w:rPr>
                          <w:t xml:space="preserve"> </w:t>
                        </w:r>
                        <w:r>
                          <w:rPr>
                            <w:w w:val="95"/>
                            <w:sz w:val="18"/>
                          </w:rPr>
                          <w:t>to</w:t>
                        </w:r>
                        <w:r>
                          <w:rPr>
                            <w:spacing w:val="-19"/>
                            <w:w w:val="95"/>
                            <w:sz w:val="18"/>
                          </w:rPr>
                          <w:t xml:space="preserve"> </w:t>
                        </w:r>
                        <w:r>
                          <w:rPr>
                            <w:rFonts w:ascii="Courier New"/>
                            <w:w w:val="95"/>
                            <w:sz w:val="18"/>
                          </w:rPr>
                          <w:t>XML</w:t>
                        </w:r>
                        <w:r>
                          <w:rPr>
                            <w:rFonts w:ascii="Courier New"/>
                            <w:spacing w:val="-82"/>
                            <w:w w:val="95"/>
                            <w:sz w:val="18"/>
                          </w:rPr>
                          <w:t xml:space="preserve"> </w:t>
                        </w:r>
                        <w:r>
                          <w:rPr>
                            <w:w w:val="95"/>
                            <w:sz w:val="18"/>
                          </w:rPr>
                          <w:t>or</w:t>
                        </w:r>
                        <w:r>
                          <w:rPr>
                            <w:spacing w:val="-19"/>
                            <w:w w:val="95"/>
                            <w:sz w:val="18"/>
                          </w:rPr>
                          <w:t xml:space="preserve"> </w:t>
                        </w:r>
                        <w:r>
                          <w:rPr>
                            <w:rFonts w:ascii="Courier New"/>
                            <w:w w:val="95"/>
                            <w:sz w:val="18"/>
                          </w:rPr>
                          <w:t>XML,EXTENDED</w:t>
                        </w:r>
                        <w:r>
                          <w:rPr>
                            <w:w w:val="95"/>
                            <w:sz w:val="18"/>
                          </w:rPr>
                          <w:t>,</w:t>
                        </w:r>
                        <w:r>
                          <w:rPr>
                            <w:spacing w:val="-18"/>
                            <w:w w:val="95"/>
                            <w:sz w:val="18"/>
                          </w:rPr>
                          <w:t xml:space="preserve"> </w:t>
                        </w:r>
                        <w:r>
                          <w:rPr>
                            <w:w w:val="95"/>
                            <w:sz w:val="18"/>
                          </w:rPr>
                          <w:t>set</w:t>
                        </w:r>
                        <w:r>
                          <w:rPr>
                            <w:spacing w:val="-19"/>
                            <w:w w:val="95"/>
                            <w:sz w:val="18"/>
                          </w:rPr>
                          <w:t xml:space="preserve"> </w:t>
                        </w:r>
                        <w:r>
                          <w:rPr>
                            <w:rFonts w:ascii="Courier New"/>
                            <w:w w:val="95"/>
                            <w:sz w:val="18"/>
                          </w:rPr>
                          <w:t xml:space="preserve">AUDIT_SYS_ </w:t>
                        </w:r>
                        <w:r>
                          <w:rPr>
                            <w:rFonts w:ascii="Courier New"/>
                            <w:sz w:val="18"/>
                          </w:rPr>
                          <w:t>OPERATIONS</w:t>
                        </w:r>
                        <w:r>
                          <w:rPr>
                            <w:rFonts w:ascii="Courier New"/>
                            <w:spacing w:val="-81"/>
                            <w:sz w:val="18"/>
                          </w:rPr>
                          <w:t xml:space="preserve"> </w:t>
                        </w:r>
                        <w:r>
                          <w:rPr>
                            <w:sz w:val="18"/>
                          </w:rPr>
                          <w:t>to</w:t>
                        </w:r>
                        <w:r>
                          <w:rPr>
                            <w:spacing w:val="-12"/>
                            <w:sz w:val="18"/>
                          </w:rPr>
                          <w:t xml:space="preserve"> </w:t>
                        </w:r>
                        <w:r>
                          <w:rPr>
                            <w:rFonts w:ascii="Courier New"/>
                            <w:sz w:val="18"/>
                          </w:rPr>
                          <w:t>TRUE</w:t>
                        </w:r>
                        <w:r>
                          <w:rPr>
                            <w:sz w:val="18"/>
                          </w:rPr>
                          <w:t>,</w:t>
                        </w:r>
                        <w:r>
                          <w:rPr>
                            <w:spacing w:val="-13"/>
                            <w:sz w:val="18"/>
                          </w:rPr>
                          <w:t xml:space="preserve"> </w:t>
                        </w:r>
                        <w:r>
                          <w:rPr>
                            <w:sz w:val="18"/>
                          </w:rPr>
                          <w:t>and</w:t>
                        </w:r>
                        <w:r>
                          <w:rPr>
                            <w:spacing w:val="-13"/>
                            <w:sz w:val="18"/>
                          </w:rPr>
                          <w:t xml:space="preserve"> </w:t>
                        </w:r>
                        <w:r>
                          <w:rPr>
                            <w:sz w:val="18"/>
                          </w:rPr>
                          <w:t>set</w:t>
                        </w:r>
                        <w:r>
                          <w:rPr>
                            <w:spacing w:val="-13"/>
                            <w:sz w:val="18"/>
                          </w:rPr>
                          <w:t xml:space="preserve"> </w:t>
                        </w:r>
                        <w:r>
                          <w:rPr>
                            <w:sz w:val="18"/>
                          </w:rPr>
                          <w:t>the</w:t>
                        </w:r>
                        <w:r>
                          <w:rPr>
                            <w:spacing w:val="-13"/>
                            <w:sz w:val="18"/>
                          </w:rPr>
                          <w:t xml:space="preserve"> </w:t>
                        </w:r>
                        <w:r>
                          <w:rPr>
                            <w:rFonts w:ascii="Courier New"/>
                            <w:sz w:val="18"/>
                          </w:rPr>
                          <w:t>AUDIT_SYSLOG_LEVEL</w:t>
                        </w:r>
                        <w:r>
                          <w:rPr>
                            <w:rFonts w:ascii="Courier New"/>
                            <w:spacing w:val="-81"/>
                            <w:sz w:val="18"/>
                          </w:rPr>
                          <w:t xml:space="preserve"> </w:t>
                        </w:r>
                        <w:r>
                          <w:rPr>
                            <w:spacing w:val="-3"/>
                            <w:sz w:val="18"/>
                          </w:rPr>
                          <w:t>parameter.</w:t>
                        </w:r>
                      </w:p>
                    </w:tc>
                  </w:tr>
                  <w:tr w:rsidR="00377208" w14:paraId="69CC369B" w14:textId="77777777">
                    <w:trPr>
                      <w:trHeight w:val="3034"/>
                    </w:trPr>
                    <w:tc>
                      <w:tcPr>
                        <w:tcW w:w="1532" w:type="dxa"/>
                        <w:tcBorders>
                          <w:top w:val="single" w:sz="2" w:space="0" w:color="000000"/>
                          <w:bottom w:val="single" w:sz="2" w:space="0" w:color="000000"/>
                        </w:tcBorders>
                      </w:tcPr>
                      <w:p w14:paraId="7ECEB37C" w14:textId="77777777" w:rsidR="00377208" w:rsidRDefault="00377208">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5AC8A2B1" w14:textId="77777777" w:rsidR="00377208" w:rsidRDefault="00377208">
                        <w:pPr>
                          <w:pStyle w:val="TableParagraph"/>
                          <w:spacing w:before="64" w:line="211" w:lineRule="auto"/>
                          <w:ind w:left="327" w:right="1040"/>
                          <w:rPr>
                            <w:sz w:val="18"/>
                          </w:rPr>
                        </w:pPr>
                        <w:r>
                          <w:rPr>
                            <w:sz w:val="18"/>
                          </w:rPr>
                          <w:t>Behaves</w:t>
                        </w:r>
                        <w:r>
                          <w:rPr>
                            <w:spacing w:val="-21"/>
                            <w:sz w:val="18"/>
                          </w:rPr>
                          <w:t xml:space="preserve"> </w:t>
                        </w:r>
                        <w:r>
                          <w:rPr>
                            <w:sz w:val="18"/>
                          </w:rPr>
                          <w:t>the</w:t>
                        </w:r>
                        <w:r>
                          <w:rPr>
                            <w:spacing w:val="-21"/>
                            <w:sz w:val="18"/>
                          </w:rPr>
                          <w:t xml:space="preserve"> </w:t>
                        </w:r>
                        <w:r>
                          <w:rPr>
                            <w:sz w:val="18"/>
                          </w:rPr>
                          <w:t>same</w:t>
                        </w:r>
                        <w:r>
                          <w:rPr>
                            <w:spacing w:val="-21"/>
                            <w:sz w:val="18"/>
                          </w:rPr>
                          <w:t xml:space="preserve"> </w:t>
                        </w:r>
                        <w:r>
                          <w:rPr>
                            <w:sz w:val="18"/>
                          </w:rPr>
                          <w:t>as</w:t>
                        </w:r>
                        <w:r>
                          <w:rPr>
                            <w:spacing w:val="-20"/>
                            <w:sz w:val="18"/>
                          </w:rPr>
                          <w:t xml:space="preserve"> </w:t>
                        </w:r>
                        <w:r>
                          <w:rPr>
                            <w:rFonts w:ascii="Courier New"/>
                            <w:sz w:val="18"/>
                          </w:rPr>
                          <w:t>AUDIT_TRAIL=XML</w:t>
                        </w:r>
                        <w:r>
                          <w:rPr>
                            <w:sz w:val="18"/>
                          </w:rPr>
                          <w:t>,</w:t>
                        </w:r>
                        <w:r>
                          <w:rPr>
                            <w:spacing w:val="-21"/>
                            <w:sz w:val="18"/>
                          </w:rPr>
                          <w:t xml:space="preserve"> </w:t>
                        </w:r>
                        <w:r>
                          <w:rPr>
                            <w:sz w:val="18"/>
                          </w:rPr>
                          <w:t>but</w:t>
                        </w:r>
                        <w:r>
                          <w:rPr>
                            <w:spacing w:val="-21"/>
                            <w:sz w:val="18"/>
                          </w:rPr>
                          <w:t xml:space="preserve"> </w:t>
                        </w:r>
                        <w:r>
                          <w:rPr>
                            <w:sz w:val="18"/>
                          </w:rPr>
                          <w:t>also</w:t>
                        </w:r>
                        <w:r>
                          <w:rPr>
                            <w:spacing w:val="-21"/>
                            <w:sz w:val="18"/>
                          </w:rPr>
                          <w:t xml:space="preserve"> </w:t>
                        </w:r>
                        <w:r>
                          <w:rPr>
                            <w:sz w:val="18"/>
                          </w:rPr>
                          <w:t>includes</w:t>
                        </w:r>
                        <w:r>
                          <w:rPr>
                            <w:spacing w:val="-21"/>
                            <w:sz w:val="18"/>
                          </w:rPr>
                          <w:t xml:space="preserve"> </w:t>
                        </w:r>
                        <w:r>
                          <w:rPr>
                            <w:sz w:val="18"/>
                          </w:rPr>
                          <w:t>SQL</w:t>
                        </w:r>
                        <w:r>
                          <w:rPr>
                            <w:spacing w:val="-21"/>
                            <w:sz w:val="18"/>
                          </w:rPr>
                          <w:t xml:space="preserve"> </w:t>
                        </w:r>
                        <w:r>
                          <w:rPr>
                            <w:sz w:val="18"/>
                          </w:rPr>
                          <w:t>text</w:t>
                        </w:r>
                        <w:r>
                          <w:rPr>
                            <w:spacing w:val="-21"/>
                            <w:sz w:val="18"/>
                          </w:rPr>
                          <w:t xml:space="preserve"> </w:t>
                        </w:r>
                        <w:r>
                          <w:rPr>
                            <w:sz w:val="18"/>
                          </w:rPr>
                          <w:t>and</w:t>
                        </w:r>
                        <w:r>
                          <w:rPr>
                            <w:spacing w:val="-21"/>
                            <w:sz w:val="18"/>
                          </w:rPr>
                          <w:t xml:space="preserve"> </w:t>
                        </w:r>
                        <w:r>
                          <w:rPr>
                            <w:sz w:val="18"/>
                          </w:rPr>
                          <w:t>SQL</w:t>
                        </w:r>
                        <w:r>
                          <w:rPr>
                            <w:spacing w:val="-21"/>
                            <w:sz w:val="18"/>
                          </w:rPr>
                          <w:t xml:space="preserve"> </w:t>
                        </w:r>
                        <w:r>
                          <w:rPr>
                            <w:sz w:val="18"/>
                          </w:rPr>
                          <w:t>bind information in the operating system XML audit</w:t>
                        </w:r>
                        <w:r>
                          <w:rPr>
                            <w:spacing w:val="-5"/>
                            <w:sz w:val="18"/>
                          </w:rPr>
                          <w:t xml:space="preserve"> </w:t>
                        </w:r>
                        <w:r>
                          <w:rPr>
                            <w:sz w:val="18"/>
                          </w:rPr>
                          <w:t>files.</w:t>
                        </w:r>
                      </w:p>
                      <w:p w14:paraId="5E1649E0" w14:textId="77777777" w:rsidR="00377208" w:rsidRDefault="00377208">
                        <w:pPr>
                          <w:pStyle w:val="TableParagraph"/>
                          <w:spacing w:before="83"/>
                          <w:ind w:left="328"/>
                          <w:rPr>
                            <w:sz w:val="18"/>
                          </w:rPr>
                        </w:pPr>
                        <w:r>
                          <w:rPr>
                            <w:spacing w:val="-6"/>
                            <w:sz w:val="18"/>
                          </w:rPr>
                          <w:t xml:space="preserve">You </w:t>
                        </w:r>
                        <w:r>
                          <w:rPr>
                            <w:sz w:val="18"/>
                          </w:rPr>
                          <w:t xml:space="preserve">can specify </w:t>
                        </w:r>
                        <w:r>
                          <w:rPr>
                            <w:rFonts w:ascii="Courier New"/>
                            <w:sz w:val="18"/>
                          </w:rPr>
                          <w:t>XML,EXTENDED</w:t>
                        </w:r>
                        <w:r>
                          <w:rPr>
                            <w:rFonts w:ascii="Courier New"/>
                            <w:spacing w:val="-94"/>
                            <w:sz w:val="18"/>
                          </w:rPr>
                          <w:t xml:space="preserve"> </w:t>
                        </w:r>
                        <w:r>
                          <w:rPr>
                            <w:sz w:val="18"/>
                          </w:rPr>
                          <w:t>in either of the following ways:</w:t>
                        </w:r>
                      </w:p>
                      <w:p w14:paraId="181CED98" w14:textId="77777777" w:rsidR="00377208" w:rsidRDefault="00377208">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77777777" w:rsidR="00377208" w:rsidRDefault="00377208">
                        <w:pPr>
                          <w:pStyle w:val="TableParagraph"/>
                          <w:spacing w:before="37"/>
                          <w:ind w:left="328"/>
                          <w:rPr>
                            <w:sz w:val="18"/>
                          </w:rPr>
                        </w:pPr>
                        <w:r>
                          <w:rPr>
                            <w:spacing w:val="-3"/>
                            <w:sz w:val="18"/>
                          </w:rPr>
                          <w:t xml:space="preserve">However, </w:t>
                        </w:r>
                        <w:r>
                          <w:rPr>
                            <w:sz w:val="18"/>
                          </w:rPr>
                          <w:t xml:space="preserve">do not enclose </w:t>
                        </w:r>
                        <w:r>
                          <w:rPr>
                            <w:rFonts w:ascii="Courier New"/>
                            <w:sz w:val="18"/>
                          </w:rPr>
                          <w:t>XML, EXTENDED</w:t>
                        </w:r>
                        <w:r>
                          <w:rPr>
                            <w:rFonts w:ascii="Courier New"/>
                            <w:spacing w:val="-73"/>
                            <w:sz w:val="18"/>
                          </w:rPr>
                          <w:t xml:space="preserve"> </w:t>
                        </w:r>
                        <w:r>
                          <w:rPr>
                            <w:sz w:val="18"/>
                          </w:rPr>
                          <w:t>in quotes, for example:</w:t>
                        </w:r>
                      </w:p>
                      <w:p w14:paraId="5A4E48E2" w14:textId="77777777" w:rsidR="00377208" w:rsidRDefault="00377208">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377208" w:rsidRDefault="00377208">
                        <w:pPr>
                          <w:pStyle w:val="TableParagraph"/>
                          <w:spacing w:before="11"/>
                          <w:rPr>
                            <w:sz w:val="21"/>
                          </w:rPr>
                        </w:pPr>
                      </w:p>
                      <w:p w14:paraId="56FD1AAF" w14:textId="77777777" w:rsidR="00377208" w:rsidRDefault="00377208">
                        <w:pPr>
                          <w:pStyle w:val="TableParagraph"/>
                          <w:spacing w:before="0"/>
                          <w:ind w:left="328"/>
                          <w:rPr>
                            <w:sz w:val="18"/>
                          </w:rPr>
                        </w:pPr>
                        <w:r>
                          <w:rPr>
                            <w:sz w:val="18"/>
                          </w:rPr>
                          <w:t>See also the following sections:</w:t>
                        </w:r>
                      </w:p>
                      <w:p w14:paraId="46F59632" w14:textId="77777777" w:rsidR="00377208" w:rsidRDefault="00377208">
                        <w:pPr>
                          <w:pStyle w:val="TableParagraph"/>
                          <w:numPr>
                            <w:ilvl w:val="0"/>
                            <w:numId w:val="51"/>
                          </w:numPr>
                          <w:tabs>
                            <w:tab w:val="left" w:pos="688"/>
                          </w:tabs>
                          <w:spacing w:before="76"/>
                          <w:rPr>
                            <w:sz w:val="18"/>
                          </w:rPr>
                        </w:pPr>
                        <w:hyperlink w:anchor="_bookmark1707" w:history="1">
                          <w:r>
                            <w:rPr>
                              <w:color w:val="0000CC"/>
                              <w:sz w:val="18"/>
                            </w:rPr>
                            <w:t xml:space="preserve">"Advantages of the Operating System Audit </w:t>
                          </w:r>
                          <w:r>
                            <w:rPr>
                              <w:color w:val="0000CC"/>
                              <w:spacing w:val="-4"/>
                              <w:sz w:val="18"/>
                            </w:rPr>
                            <w:t xml:space="preserve">Trail" </w:t>
                          </w:r>
                          <w:r>
                            <w:rPr>
                              <w:sz w:val="18"/>
                            </w:rPr>
                            <w:t>on page</w:t>
                          </w:r>
                          <w:r>
                            <w:rPr>
                              <w:spacing w:val="-8"/>
                              <w:sz w:val="18"/>
                            </w:rPr>
                            <w:t xml:space="preserve"> </w:t>
                          </w:r>
                          <w:r>
                            <w:rPr>
                              <w:sz w:val="18"/>
                            </w:rPr>
                            <w:t>9-16</w:t>
                          </w:r>
                        </w:hyperlink>
                      </w:p>
                      <w:p w14:paraId="568FE836" w14:textId="77777777" w:rsidR="00377208" w:rsidRDefault="00377208">
                        <w:pPr>
                          <w:pStyle w:val="TableParagraph"/>
                          <w:numPr>
                            <w:ilvl w:val="0"/>
                            <w:numId w:val="51"/>
                          </w:numPr>
                          <w:tabs>
                            <w:tab w:val="left" w:pos="688"/>
                          </w:tabs>
                          <w:spacing w:before="76"/>
                          <w:rPr>
                            <w:sz w:val="18"/>
                          </w:rPr>
                        </w:pPr>
                        <w:hyperlink w:anchor="_bookmark2288" w:history="1">
                          <w:r>
                            <w:rPr>
                              <w:color w:val="0000CC"/>
                              <w:sz w:val="18"/>
                            </w:rPr>
                            <w:t xml:space="preserve">"Auditing Sensitive Information" </w:t>
                          </w:r>
                          <w:r>
                            <w:rPr>
                              <w:sz w:val="18"/>
                            </w:rPr>
                            <w:t>on page</w:t>
                          </w:r>
                          <w:r>
                            <w:rPr>
                              <w:spacing w:val="-4"/>
                              <w:sz w:val="18"/>
                            </w:rPr>
                            <w:t xml:space="preserve"> </w:t>
                          </w:r>
                          <w:r>
                            <w:rPr>
                              <w:sz w:val="18"/>
                            </w:rPr>
                            <w:t>10-18</w:t>
                          </w:r>
                        </w:hyperlink>
                      </w:p>
                    </w:tc>
                  </w:tr>
                  <w:tr w:rsidR="00377208" w14:paraId="4E28DB2E" w14:textId="77777777">
                    <w:trPr>
                      <w:trHeight w:val="333"/>
                    </w:trPr>
                    <w:tc>
                      <w:tcPr>
                        <w:tcW w:w="1532" w:type="dxa"/>
                        <w:tcBorders>
                          <w:top w:val="single" w:sz="2" w:space="0" w:color="000000"/>
                          <w:bottom w:val="single" w:sz="4" w:space="0" w:color="000000"/>
                        </w:tcBorders>
                      </w:tcPr>
                      <w:p w14:paraId="5A57D417" w14:textId="77777777" w:rsidR="00377208" w:rsidRDefault="00377208">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77777777" w:rsidR="00377208" w:rsidRDefault="00377208">
                        <w:pPr>
                          <w:pStyle w:val="TableParagraph"/>
                          <w:spacing w:before="45"/>
                          <w:ind w:left="328"/>
                          <w:rPr>
                            <w:sz w:val="18"/>
                          </w:rPr>
                        </w:pPr>
                        <w:r>
                          <w:rPr>
                            <w:sz w:val="18"/>
                          </w:rPr>
                          <w:t>Disables standard auditing.</w:t>
                        </w:r>
                      </w:p>
                    </w:tc>
                  </w:tr>
                </w:tbl>
                <w:p w14:paraId="106D5259" w14:textId="77777777" w:rsidR="00377208" w:rsidRDefault="00377208">
                  <w:pPr>
                    <w:pStyle w:val="BodyText"/>
                  </w:pPr>
                </w:p>
              </w:txbxContent>
            </v:textbox>
            <w10:wrap anchorx="page"/>
          </v:shape>
        </w:pict>
      </w:r>
      <w:r w:rsidR="00C12992" w:rsidRPr="001058B5">
        <w:rPr>
          <w:rFonts w:ascii="Arial" w:hAnsi="Arial" w:cs="Arial"/>
          <w:b/>
          <w:i/>
          <w:sz w:val="18"/>
        </w:rPr>
        <w:t>Table 9–1 (Cont.) AUDIT_TRAIL Initialization Parameter Settings</w:t>
      </w:r>
    </w:p>
    <w:p w14:paraId="73179C90" w14:textId="77777777" w:rsidR="008C539B" w:rsidRPr="001058B5" w:rsidRDefault="00C12992">
      <w:pPr>
        <w:spacing w:before="133"/>
        <w:ind w:left="2176"/>
        <w:rPr>
          <w:rFonts w:ascii="Arial" w:hAnsi="Arial" w:cs="Arial"/>
          <w:b/>
          <w:sz w:val="18"/>
        </w:rPr>
      </w:pPr>
      <w:bookmarkStart w:id="1450" w:name="_bookmark1679"/>
      <w:bookmarkEnd w:id="1450"/>
      <w:r w:rsidRPr="001058B5">
        <w:rPr>
          <w:rFonts w:ascii="Arial" w:hAnsi="Arial" w:cs="Arial"/>
          <w:b/>
          <w:spacing w:val="-1"/>
          <w:sz w:val="18"/>
        </w:rPr>
        <w:t>u</w:t>
      </w:r>
    </w:p>
    <w:p w14:paraId="6BDE3A38" w14:textId="77777777" w:rsidR="008C539B" w:rsidRPr="001058B5" w:rsidRDefault="008C539B">
      <w:pPr>
        <w:pStyle w:val="BodyText"/>
        <w:rPr>
          <w:rFonts w:ascii="Arial" w:hAnsi="Arial" w:cs="Arial"/>
          <w:b/>
        </w:rPr>
      </w:pPr>
    </w:p>
    <w:p w14:paraId="476C6490" w14:textId="77777777" w:rsidR="008C539B" w:rsidRPr="001058B5" w:rsidRDefault="008C539B">
      <w:pPr>
        <w:pStyle w:val="BodyText"/>
        <w:rPr>
          <w:rFonts w:ascii="Arial" w:hAnsi="Arial" w:cs="Arial"/>
          <w:b/>
        </w:rPr>
      </w:pPr>
    </w:p>
    <w:p w14:paraId="245AC9A5" w14:textId="77777777" w:rsidR="008C539B" w:rsidRPr="001058B5" w:rsidRDefault="008C539B">
      <w:pPr>
        <w:pStyle w:val="BodyText"/>
        <w:rPr>
          <w:rFonts w:ascii="Arial" w:hAnsi="Arial" w:cs="Arial"/>
          <w:b/>
        </w:rPr>
      </w:pPr>
    </w:p>
    <w:p w14:paraId="49F696E8" w14:textId="77777777" w:rsidR="008C539B" w:rsidRPr="001058B5" w:rsidRDefault="008C539B">
      <w:pPr>
        <w:pStyle w:val="BodyText"/>
        <w:rPr>
          <w:rFonts w:ascii="Arial" w:hAnsi="Arial" w:cs="Arial"/>
          <w:b/>
        </w:rPr>
      </w:pPr>
    </w:p>
    <w:p w14:paraId="14082590" w14:textId="77777777" w:rsidR="008C539B" w:rsidRPr="001058B5" w:rsidRDefault="008C539B">
      <w:pPr>
        <w:pStyle w:val="BodyText"/>
        <w:rPr>
          <w:rFonts w:ascii="Arial" w:hAnsi="Arial" w:cs="Arial"/>
          <w:b/>
        </w:rPr>
      </w:pPr>
    </w:p>
    <w:p w14:paraId="1795D2A4" w14:textId="77777777" w:rsidR="008C539B" w:rsidRPr="001058B5" w:rsidRDefault="008C539B">
      <w:pPr>
        <w:pStyle w:val="BodyText"/>
        <w:rPr>
          <w:rFonts w:ascii="Arial" w:hAnsi="Arial" w:cs="Arial"/>
          <w:b/>
        </w:rPr>
      </w:pPr>
    </w:p>
    <w:p w14:paraId="69BEA26F" w14:textId="77777777" w:rsidR="008C539B" w:rsidRPr="001058B5" w:rsidRDefault="008C539B">
      <w:pPr>
        <w:pStyle w:val="BodyText"/>
        <w:rPr>
          <w:rFonts w:ascii="Arial" w:hAnsi="Arial" w:cs="Arial"/>
          <w:b/>
        </w:rPr>
      </w:pPr>
    </w:p>
    <w:p w14:paraId="516A79C1" w14:textId="77777777" w:rsidR="008C539B" w:rsidRPr="001058B5" w:rsidRDefault="008C539B">
      <w:pPr>
        <w:pStyle w:val="BodyText"/>
        <w:rPr>
          <w:rFonts w:ascii="Arial" w:hAnsi="Arial" w:cs="Arial"/>
          <w:b/>
        </w:rPr>
      </w:pPr>
    </w:p>
    <w:p w14:paraId="7CCDBD7F" w14:textId="77777777" w:rsidR="008C539B" w:rsidRPr="001058B5" w:rsidRDefault="008C539B">
      <w:pPr>
        <w:pStyle w:val="BodyText"/>
        <w:rPr>
          <w:rFonts w:ascii="Arial" w:hAnsi="Arial" w:cs="Arial"/>
          <w:b/>
        </w:rPr>
      </w:pPr>
    </w:p>
    <w:p w14:paraId="7BEBAFE9" w14:textId="77777777" w:rsidR="008C539B" w:rsidRPr="001058B5" w:rsidRDefault="008C539B">
      <w:pPr>
        <w:pStyle w:val="BodyText"/>
        <w:rPr>
          <w:rFonts w:ascii="Arial" w:hAnsi="Arial" w:cs="Arial"/>
          <w:b/>
        </w:rPr>
      </w:pPr>
    </w:p>
    <w:p w14:paraId="1BC88ABD" w14:textId="77777777" w:rsidR="008C539B" w:rsidRPr="001058B5" w:rsidRDefault="008C539B">
      <w:pPr>
        <w:pStyle w:val="BodyText"/>
        <w:rPr>
          <w:rFonts w:ascii="Arial" w:hAnsi="Arial" w:cs="Arial"/>
          <w:b/>
        </w:rPr>
      </w:pPr>
    </w:p>
    <w:p w14:paraId="777F2955" w14:textId="77777777" w:rsidR="008C539B" w:rsidRPr="001058B5" w:rsidRDefault="008C539B">
      <w:pPr>
        <w:pStyle w:val="BodyText"/>
        <w:rPr>
          <w:rFonts w:ascii="Arial" w:hAnsi="Arial" w:cs="Arial"/>
          <w:b/>
        </w:rPr>
      </w:pPr>
    </w:p>
    <w:p w14:paraId="64619651" w14:textId="77777777" w:rsidR="008C539B" w:rsidRPr="001058B5" w:rsidRDefault="008C539B">
      <w:pPr>
        <w:pStyle w:val="BodyText"/>
        <w:rPr>
          <w:rFonts w:ascii="Arial" w:hAnsi="Arial" w:cs="Arial"/>
          <w:b/>
        </w:rPr>
      </w:pPr>
    </w:p>
    <w:p w14:paraId="0ED085C2" w14:textId="77777777" w:rsidR="008C539B" w:rsidRPr="001058B5" w:rsidRDefault="008C539B">
      <w:pPr>
        <w:pStyle w:val="BodyText"/>
        <w:rPr>
          <w:rFonts w:ascii="Arial" w:hAnsi="Arial" w:cs="Arial"/>
          <w:b/>
        </w:rPr>
      </w:pPr>
    </w:p>
    <w:p w14:paraId="70A81F44" w14:textId="77777777" w:rsidR="008C539B" w:rsidRPr="001058B5" w:rsidRDefault="008C539B">
      <w:pPr>
        <w:pStyle w:val="BodyText"/>
        <w:rPr>
          <w:rFonts w:ascii="Arial" w:hAnsi="Arial" w:cs="Arial"/>
          <w:b/>
        </w:rPr>
      </w:pPr>
    </w:p>
    <w:p w14:paraId="7CC471F4" w14:textId="77777777" w:rsidR="008C539B" w:rsidRPr="001058B5" w:rsidRDefault="008C539B">
      <w:pPr>
        <w:pStyle w:val="BodyText"/>
        <w:rPr>
          <w:rFonts w:ascii="Arial" w:hAnsi="Arial" w:cs="Arial"/>
          <w:b/>
        </w:rPr>
      </w:pPr>
    </w:p>
    <w:p w14:paraId="1754A065" w14:textId="77777777" w:rsidR="008C539B" w:rsidRPr="001058B5" w:rsidRDefault="008C539B">
      <w:pPr>
        <w:pStyle w:val="BodyText"/>
        <w:rPr>
          <w:rFonts w:ascii="Arial" w:hAnsi="Arial" w:cs="Arial"/>
          <w:b/>
        </w:rPr>
      </w:pPr>
    </w:p>
    <w:p w14:paraId="2499F4D2" w14:textId="77777777" w:rsidR="008C539B" w:rsidRPr="001058B5" w:rsidRDefault="008C539B">
      <w:pPr>
        <w:pStyle w:val="BodyText"/>
        <w:rPr>
          <w:rFonts w:ascii="Arial" w:hAnsi="Arial" w:cs="Arial"/>
          <w:b/>
        </w:rPr>
      </w:pPr>
    </w:p>
    <w:p w14:paraId="4151E39F" w14:textId="77777777" w:rsidR="008C539B" w:rsidRPr="001058B5" w:rsidRDefault="008C539B">
      <w:pPr>
        <w:pStyle w:val="BodyText"/>
        <w:rPr>
          <w:rFonts w:ascii="Arial" w:hAnsi="Arial" w:cs="Arial"/>
          <w:b/>
        </w:rPr>
      </w:pPr>
    </w:p>
    <w:p w14:paraId="7D96219A" w14:textId="77777777" w:rsidR="008C539B" w:rsidRPr="001058B5" w:rsidRDefault="008C539B">
      <w:pPr>
        <w:pStyle w:val="BodyText"/>
        <w:rPr>
          <w:rFonts w:ascii="Arial" w:hAnsi="Arial" w:cs="Arial"/>
          <w:b/>
        </w:rPr>
      </w:pPr>
    </w:p>
    <w:p w14:paraId="0393FECB" w14:textId="77777777" w:rsidR="008C539B" w:rsidRPr="001058B5" w:rsidRDefault="008C539B">
      <w:pPr>
        <w:pStyle w:val="BodyText"/>
        <w:rPr>
          <w:rFonts w:ascii="Arial" w:hAnsi="Arial" w:cs="Arial"/>
          <w:b/>
        </w:rPr>
      </w:pPr>
    </w:p>
    <w:p w14:paraId="5FA2704F" w14:textId="77777777" w:rsidR="008C539B" w:rsidRPr="001058B5" w:rsidRDefault="008C539B">
      <w:pPr>
        <w:pStyle w:val="BodyText"/>
        <w:rPr>
          <w:rFonts w:ascii="Arial" w:hAnsi="Arial" w:cs="Arial"/>
          <w:b/>
        </w:rPr>
      </w:pPr>
    </w:p>
    <w:p w14:paraId="75BB7A3C" w14:textId="77777777" w:rsidR="008C539B" w:rsidRPr="001058B5" w:rsidRDefault="008C539B">
      <w:pPr>
        <w:pStyle w:val="BodyText"/>
        <w:rPr>
          <w:rFonts w:ascii="Arial" w:hAnsi="Arial" w:cs="Arial"/>
          <w:b/>
        </w:rPr>
      </w:pPr>
    </w:p>
    <w:p w14:paraId="344D5372" w14:textId="77777777" w:rsidR="008C539B" w:rsidRPr="001058B5" w:rsidRDefault="008C539B">
      <w:pPr>
        <w:pStyle w:val="BodyText"/>
        <w:rPr>
          <w:rFonts w:ascii="Arial" w:hAnsi="Arial" w:cs="Arial"/>
          <w:b/>
        </w:rPr>
      </w:pPr>
    </w:p>
    <w:p w14:paraId="15871BCD" w14:textId="77777777" w:rsidR="008C539B" w:rsidRPr="001058B5" w:rsidRDefault="008C539B">
      <w:pPr>
        <w:pStyle w:val="BodyText"/>
        <w:rPr>
          <w:rFonts w:ascii="Arial" w:hAnsi="Arial" w:cs="Arial"/>
          <w:b/>
        </w:rPr>
      </w:pPr>
    </w:p>
    <w:p w14:paraId="7B4243B6" w14:textId="77777777" w:rsidR="008C539B" w:rsidRPr="001058B5" w:rsidRDefault="008C539B">
      <w:pPr>
        <w:pStyle w:val="BodyText"/>
        <w:rPr>
          <w:rFonts w:ascii="Arial" w:hAnsi="Arial" w:cs="Arial"/>
          <w:b/>
        </w:rPr>
      </w:pPr>
    </w:p>
    <w:p w14:paraId="382C9ED2" w14:textId="77777777" w:rsidR="008C539B" w:rsidRPr="001058B5" w:rsidRDefault="008C539B">
      <w:pPr>
        <w:pStyle w:val="BodyText"/>
        <w:rPr>
          <w:rFonts w:ascii="Arial" w:hAnsi="Arial" w:cs="Arial"/>
          <w:b/>
        </w:rPr>
      </w:pPr>
    </w:p>
    <w:p w14:paraId="22D5A1F4" w14:textId="77777777" w:rsidR="008C539B" w:rsidRPr="001058B5" w:rsidRDefault="008C539B">
      <w:pPr>
        <w:pStyle w:val="BodyText"/>
        <w:rPr>
          <w:rFonts w:ascii="Arial" w:hAnsi="Arial" w:cs="Arial"/>
          <w:b/>
        </w:rPr>
      </w:pPr>
    </w:p>
    <w:p w14:paraId="78B2C1F0" w14:textId="77777777" w:rsidR="008C539B" w:rsidRPr="001058B5" w:rsidRDefault="008C539B">
      <w:pPr>
        <w:pStyle w:val="BodyText"/>
        <w:rPr>
          <w:rFonts w:ascii="Arial" w:hAnsi="Arial" w:cs="Arial"/>
          <w:b/>
        </w:rPr>
      </w:pPr>
    </w:p>
    <w:p w14:paraId="7CC70C25" w14:textId="77777777" w:rsidR="008C539B" w:rsidRPr="001058B5" w:rsidRDefault="008C539B">
      <w:pPr>
        <w:pStyle w:val="BodyText"/>
        <w:rPr>
          <w:rFonts w:ascii="Arial" w:hAnsi="Arial" w:cs="Arial"/>
          <w:b/>
        </w:rPr>
      </w:pPr>
    </w:p>
    <w:p w14:paraId="7B29E04C" w14:textId="77777777" w:rsidR="008C539B" w:rsidRPr="001058B5" w:rsidRDefault="008C539B">
      <w:pPr>
        <w:pStyle w:val="BodyText"/>
        <w:rPr>
          <w:rFonts w:ascii="Arial" w:hAnsi="Arial" w:cs="Arial"/>
          <w:b/>
        </w:rPr>
      </w:pPr>
    </w:p>
    <w:p w14:paraId="108EC35E" w14:textId="77777777" w:rsidR="008C539B" w:rsidRPr="001058B5" w:rsidRDefault="008C539B">
      <w:pPr>
        <w:pStyle w:val="BodyText"/>
        <w:rPr>
          <w:rFonts w:ascii="Arial" w:hAnsi="Arial" w:cs="Arial"/>
          <w:b/>
        </w:rPr>
      </w:pPr>
    </w:p>
    <w:p w14:paraId="4FE99516" w14:textId="77777777" w:rsidR="008C539B" w:rsidRPr="001058B5" w:rsidRDefault="008C539B">
      <w:pPr>
        <w:pStyle w:val="BodyText"/>
        <w:rPr>
          <w:rFonts w:ascii="Arial" w:hAnsi="Arial" w:cs="Arial"/>
          <w:b/>
        </w:rPr>
      </w:pPr>
    </w:p>
    <w:p w14:paraId="4F093FB6" w14:textId="77777777" w:rsidR="008C539B" w:rsidRPr="001058B5" w:rsidRDefault="008C539B">
      <w:pPr>
        <w:pStyle w:val="BodyText"/>
        <w:rPr>
          <w:rFonts w:ascii="Arial" w:hAnsi="Arial" w:cs="Arial"/>
          <w:b/>
        </w:rPr>
      </w:pPr>
    </w:p>
    <w:p w14:paraId="30DE1757" w14:textId="77777777" w:rsidR="008C539B" w:rsidRPr="001058B5" w:rsidRDefault="008C539B">
      <w:pPr>
        <w:pStyle w:val="BodyText"/>
        <w:rPr>
          <w:rFonts w:ascii="Arial" w:hAnsi="Arial" w:cs="Arial"/>
          <w:b/>
        </w:rPr>
      </w:pPr>
    </w:p>
    <w:p w14:paraId="53321F80" w14:textId="77777777" w:rsidR="008C539B" w:rsidRPr="001058B5" w:rsidRDefault="008C539B">
      <w:pPr>
        <w:pStyle w:val="BodyText"/>
        <w:rPr>
          <w:rFonts w:ascii="Arial" w:hAnsi="Arial" w:cs="Arial"/>
          <w:b/>
        </w:rPr>
      </w:pPr>
    </w:p>
    <w:p w14:paraId="44EF427F" w14:textId="77777777" w:rsidR="008C539B" w:rsidRPr="001058B5" w:rsidRDefault="008C539B">
      <w:pPr>
        <w:pStyle w:val="BodyText"/>
        <w:rPr>
          <w:rFonts w:ascii="Arial" w:hAnsi="Arial" w:cs="Arial"/>
          <w:b/>
        </w:rPr>
      </w:pPr>
    </w:p>
    <w:p w14:paraId="29D6E98A" w14:textId="77777777" w:rsidR="008C539B" w:rsidRPr="001058B5" w:rsidRDefault="008C539B">
      <w:pPr>
        <w:pStyle w:val="BodyText"/>
        <w:spacing w:before="10"/>
        <w:rPr>
          <w:rFonts w:ascii="Arial" w:hAnsi="Arial" w:cs="Arial"/>
          <w:b/>
          <w:sz w:val="16"/>
        </w:rPr>
      </w:pPr>
    </w:p>
    <w:p w14:paraId="34CA2016" w14:textId="77777777" w:rsidR="008C539B" w:rsidRPr="001058B5" w:rsidRDefault="00C12992">
      <w:pPr>
        <w:pStyle w:val="BodyText"/>
        <w:spacing w:before="1"/>
        <w:ind w:left="2260"/>
        <w:rPr>
          <w:rFonts w:ascii="Arial" w:hAnsi="Arial" w:cs="Arial"/>
        </w:rPr>
      </w:pPr>
      <w:bookmarkStart w:id="1451" w:name="_bookmark1681"/>
      <w:bookmarkEnd w:id="1451"/>
      <w:r w:rsidRPr="001058B5">
        <w:rPr>
          <w:rFonts w:ascii="Arial" w:hAnsi="Arial" w:cs="Arial"/>
        </w:rPr>
        <w:t xml:space="preserve">Note the </w:t>
      </w:r>
      <w:bookmarkStart w:id="1452" w:name="_bookmark1680"/>
      <w:bookmarkEnd w:id="1452"/>
      <w:r w:rsidRPr="001058B5">
        <w:rPr>
          <w:rFonts w:ascii="Arial" w:hAnsi="Arial" w:cs="Arial"/>
        </w:rPr>
        <w:t>following:</w:t>
      </w:r>
    </w:p>
    <w:p w14:paraId="493DB45F" w14:textId="77777777" w:rsidR="008C539B" w:rsidRPr="001058B5" w:rsidRDefault="00C12992" w:rsidP="006F7931">
      <w:pPr>
        <w:pStyle w:val="ListParagraph"/>
        <w:numPr>
          <w:ilvl w:val="2"/>
          <w:numId w:val="137"/>
        </w:numPr>
        <w:tabs>
          <w:tab w:val="left" w:pos="2620"/>
        </w:tabs>
        <w:spacing w:before="121" w:line="232" w:lineRule="auto"/>
        <w:ind w:right="252"/>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w:t>
      </w:r>
      <w:bookmarkStart w:id="1453" w:name="_bookmark1684"/>
      <w:bookmarkEnd w:id="1453"/>
      <w:r w:rsidRPr="001058B5">
        <w:rPr>
          <w:rFonts w:ascii="Arial" w:hAnsi="Arial" w:cs="Arial"/>
          <w:b/>
          <w:sz w:val="20"/>
        </w:rPr>
        <w:t xml:space="preserve">need </w:t>
      </w:r>
      <w:bookmarkStart w:id="1454" w:name="_bookmark1683"/>
      <w:bookmarkEnd w:id="1454"/>
      <w:r w:rsidRPr="001058B5">
        <w:rPr>
          <w:rFonts w:ascii="Arial" w:hAnsi="Arial" w:cs="Arial"/>
          <w:b/>
          <w:sz w:val="20"/>
        </w:rPr>
        <w:t>to rest</w:t>
      </w:r>
      <w:bookmarkStart w:id="1455" w:name="_bookmark1682"/>
      <w:bookmarkEnd w:id="1455"/>
      <w:r w:rsidRPr="001058B5">
        <w:rPr>
          <w:rFonts w:ascii="Arial" w:hAnsi="Arial" w:cs="Arial"/>
          <w:b/>
          <w:sz w:val="20"/>
        </w:rPr>
        <w:t>art the database afte</w:t>
      </w:r>
      <w:bookmarkStart w:id="1456" w:name="_bookmark1685"/>
      <w:bookmarkEnd w:id="1456"/>
      <w:r w:rsidRPr="001058B5">
        <w:rPr>
          <w:rFonts w:ascii="Arial" w:hAnsi="Arial" w:cs="Arial"/>
          <w:b/>
          <w:sz w:val="20"/>
        </w:rPr>
        <w:t xml:space="preserve">r you run the AUDIT or NOAUDIT statements. </w:t>
      </w:r>
      <w:r w:rsidRPr="001058B5">
        <w:rPr>
          <w:rFonts w:ascii="Arial" w:hAnsi="Arial" w:cs="Arial"/>
          <w:spacing w:val="-6"/>
          <w:sz w:val="20"/>
        </w:rPr>
        <w:t xml:space="preserve">You </w:t>
      </w:r>
      <w:r w:rsidRPr="001058B5">
        <w:rPr>
          <w:rFonts w:ascii="Arial" w:hAnsi="Arial" w:cs="Arial"/>
          <w:sz w:val="20"/>
        </w:rPr>
        <w:t>only need to restart the database if you made a universal</w:t>
      </w:r>
      <w:r w:rsidRPr="001058B5">
        <w:rPr>
          <w:rFonts w:ascii="Arial" w:hAnsi="Arial" w:cs="Arial"/>
          <w:spacing w:val="-25"/>
          <w:sz w:val="20"/>
        </w:rPr>
        <w:t xml:space="preserve"> </w:t>
      </w:r>
      <w:r w:rsidRPr="001058B5">
        <w:rPr>
          <w:rFonts w:ascii="Arial" w:hAnsi="Arial" w:cs="Arial"/>
          <w:sz w:val="20"/>
        </w:rPr>
        <w:t>change, such as changing the AUDIT_TRAIL</w:t>
      </w:r>
      <w:r w:rsidRPr="001058B5">
        <w:rPr>
          <w:rFonts w:ascii="Arial" w:hAnsi="Arial" w:cs="Arial"/>
          <w:spacing w:val="-106"/>
          <w:sz w:val="20"/>
        </w:rPr>
        <w:t xml:space="preserve"> </w:t>
      </w:r>
      <w:r w:rsidRPr="001058B5">
        <w:rPr>
          <w:rFonts w:ascii="Arial" w:hAnsi="Arial" w:cs="Arial"/>
          <w:sz w:val="20"/>
        </w:rPr>
        <w:t>initialization parameter.</w:t>
      </w:r>
    </w:p>
    <w:p w14:paraId="5F3D8C2F" w14:textId="77777777" w:rsidR="008C539B" w:rsidRPr="001058B5" w:rsidRDefault="00C12992" w:rsidP="006F7931">
      <w:pPr>
        <w:pStyle w:val="ListParagraph"/>
        <w:numPr>
          <w:ilvl w:val="2"/>
          <w:numId w:val="137"/>
        </w:numPr>
        <w:tabs>
          <w:tab w:val="left" w:pos="2620"/>
        </w:tabs>
        <w:spacing w:before="120" w:line="232" w:lineRule="auto"/>
        <w:ind w:right="23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AUDIT_TRAIL to enable either fine-grained auditing or SYS auditing. </w:t>
      </w:r>
      <w:r w:rsidRPr="001058B5">
        <w:rPr>
          <w:rFonts w:ascii="Arial" w:hAnsi="Arial" w:cs="Arial"/>
          <w:sz w:val="20"/>
        </w:rPr>
        <w:t xml:space="preserve">For fine-grained auditing, you add and remove fine-grained audit policies as </w:t>
      </w:r>
      <w:r w:rsidRPr="001058B5">
        <w:rPr>
          <w:rFonts w:ascii="Arial" w:hAnsi="Arial" w:cs="Arial"/>
          <w:spacing w:val="-3"/>
          <w:sz w:val="20"/>
        </w:rPr>
        <w:t xml:space="preserve">necessary, </w:t>
      </w:r>
      <w:r w:rsidRPr="001058B5">
        <w:rPr>
          <w:rFonts w:ascii="Arial" w:hAnsi="Arial" w:cs="Arial"/>
          <w:sz w:val="20"/>
        </w:rPr>
        <w:t>applying them to the specific operations or objects you want to</w:t>
      </w:r>
      <w:r w:rsidRPr="001058B5">
        <w:rPr>
          <w:rFonts w:ascii="Arial" w:hAnsi="Arial" w:cs="Arial"/>
          <w:spacing w:val="-29"/>
          <w:sz w:val="20"/>
        </w:rPr>
        <w:t xml:space="preserve"> </w:t>
      </w:r>
      <w:r w:rsidRPr="001058B5">
        <w:rPr>
          <w:rFonts w:ascii="Arial" w:hAnsi="Arial" w:cs="Arial"/>
          <w:sz w:val="20"/>
        </w:rPr>
        <w:t>monitor.</w:t>
      </w:r>
      <w:r w:rsidRPr="001058B5">
        <w:rPr>
          <w:rFonts w:ascii="Arial" w:hAnsi="Arial" w:cs="Arial"/>
          <w:spacing w:val="-29"/>
          <w:sz w:val="20"/>
        </w:rPr>
        <w:t xml:space="preserve"> </w:t>
      </w:r>
      <w:r w:rsidRPr="001058B5">
        <w:rPr>
          <w:rFonts w:ascii="Arial" w:hAnsi="Arial" w:cs="Arial"/>
          <w:spacing w:val="-9"/>
          <w:sz w:val="20"/>
        </w:rPr>
        <w:t>To</w:t>
      </w:r>
      <w:r w:rsidRPr="001058B5">
        <w:rPr>
          <w:rFonts w:ascii="Arial" w:hAnsi="Arial" w:cs="Arial"/>
          <w:spacing w:val="-29"/>
          <w:sz w:val="20"/>
        </w:rPr>
        <w:t xml:space="preserve"> </w:t>
      </w:r>
      <w:r w:rsidRPr="001058B5">
        <w:rPr>
          <w:rFonts w:ascii="Arial" w:hAnsi="Arial" w:cs="Arial"/>
          <w:sz w:val="20"/>
        </w:rPr>
        <w:t>enable</w:t>
      </w:r>
      <w:r w:rsidRPr="001058B5">
        <w:rPr>
          <w:rFonts w:ascii="Arial" w:hAnsi="Arial" w:cs="Arial"/>
          <w:spacing w:val="-29"/>
          <w:sz w:val="20"/>
        </w:rPr>
        <w:t xml:space="preserve"> </w:t>
      </w:r>
      <w:r w:rsidRPr="001058B5">
        <w:rPr>
          <w:rFonts w:ascii="Arial" w:hAnsi="Arial" w:cs="Arial"/>
          <w:sz w:val="20"/>
        </w:rPr>
        <w:t>SYS</w:t>
      </w:r>
      <w:r w:rsidRPr="001058B5">
        <w:rPr>
          <w:rFonts w:ascii="Arial" w:hAnsi="Arial" w:cs="Arial"/>
          <w:spacing w:val="-102"/>
          <w:sz w:val="20"/>
        </w:rPr>
        <w:t xml:space="preserve"> </w:t>
      </w:r>
      <w:r w:rsidRPr="001058B5">
        <w:rPr>
          <w:rFonts w:ascii="Arial" w:hAnsi="Arial" w:cs="Arial"/>
          <w:sz w:val="20"/>
        </w:rPr>
        <w:t>auditing,</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AUDIT_SYS_OPERATIONS</w:t>
      </w:r>
      <w:r w:rsidRPr="001058B5">
        <w:rPr>
          <w:rFonts w:ascii="Arial" w:hAnsi="Arial" w:cs="Arial"/>
          <w:spacing w:val="-102"/>
          <w:sz w:val="20"/>
        </w:rPr>
        <w:t xml:space="preserve"> </w:t>
      </w:r>
      <w:r w:rsidRPr="001058B5">
        <w:rPr>
          <w:rFonts w:ascii="Arial" w:hAnsi="Arial" w:cs="Arial"/>
          <w:sz w:val="20"/>
        </w:rPr>
        <w:t>parameter</w:t>
      </w:r>
      <w:r w:rsidRPr="001058B5">
        <w:rPr>
          <w:rFonts w:ascii="Arial" w:hAnsi="Arial" w:cs="Arial"/>
          <w:spacing w:val="-29"/>
          <w:sz w:val="20"/>
        </w:rPr>
        <w:t xml:space="preserve"> </w:t>
      </w:r>
      <w:r w:rsidRPr="001058B5">
        <w:rPr>
          <w:rFonts w:ascii="Arial" w:hAnsi="Arial" w:cs="Arial"/>
          <w:sz w:val="20"/>
        </w:rPr>
        <w:t>to TRUE.</w:t>
      </w:r>
    </w:p>
    <w:p w14:paraId="5737C196" w14:textId="77777777" w:rsidR="008C539B" w:rsidRPr="001058B5" w:rsidRDefault="008C539B">
      <w:pPr>
        <w:pStyle w:val="BodyText"/>
        <w:spacing w:before="12"/>
        <w:rPr>
          <w:rFonts w:ascii="Arial" w:hAnsi="Arial" w:cs="Arial"/>
          <w:sz w:val="24"/>
        </w:rPr>
      </w:pPr>
    </w:p>
    <w:p w14:paraId="110A8185" w14:textId="77777777" w:rsidR="008C539B" w:rsidRPr="001058B5" w:rsidRDefault="00C12992">
      <w:pPr>
        <w:pStyle w:val="Heading4"/>
      </w:pPr>
      <w:bookmarkStart w:id="1457" w:name="What_Do_the_Operating_System_and_Databas"/>
      <w:bookmarkStart w:id="1458" w:name="_bookmark1686"/>
      <w:bookmarkEnd w:id="1457"/>
      <w:bookmarkEnd w:id="1458"/>
      <w:r w:rsidRPr="001058B5">
        <w:rPr>
          <w:spacing w:val="-27"/>
        </w:rPr>
        <w:t xml:space="preserve">What </w:t>
      </w:r>
      <w:r w:rsidRPr="001058B5">
        <w:rPr>
          <w:spacing w:val="-18"/>
        </w:rPr>
        <w:t xml:space="preserve">Do </w:t>
      </w:r>
      <w:r w:rsidRPr="001058B5">
        <w:rPr>
          <w:spacing w:val="-16"/>
        </w:rPr>
        <w:t xml:space="preserve">the </w:t>
      </w:r>
      <w:r w:rsidRPr="001058B5">
        <w:rPr>
          <w:spacing w:val="-23"/>
        </w:rPr>
        <w:t>Oper</w:t>
      </w:r>
      <w:bookmarkStart w:id="1459" w:name="_bookmark1690"/>
      <w:bookmarkEnd w:id="1459"/>
      <w:r w:rsidRPr="001058B5">
        <w:rPr>
          <w:spacing w:val="-23"/>
        </w:rPr>
        <w:t xml:space="preserve">ating </w:t>
      </w:r>
      <w:r w:rsidRPr="001058B5">
        <w:rPr>
          <w:spacing w:val="-20"/>
        </w:rPr>
        <w:t>S</w:t>
      </w:r>
      <w:bookmarkStart w:id="1460" w:name="_bookmark1687"/>
      <w:bookmarkEnd w:id="1460"/>
      <w:r w:rsidRPr="001058B5">
        <w:rPr>
          <w:spacing w:val="-20"/>
        </w:rPr>
        <w:t xml:space="preserve">ystemand </w:t>
      </w:r>
      <w:bookmarkStart w:id="1461" w:name="_bookmark1689"/>
      <w:bookmarkEnd w:id="1461"/>
      <w:r w:rsidRPr="001058B5">
        <w:rPr>
          <w:spacing w:val="-25"/>
        </w:rPr>
        <w:t>Datab</w:t>
      </w:r>
      <w:bookmarkStart w:id="1462" w:name="_bookmark1688"/>
      <w:bookmarkEnd w:id="1462"/>
      <w:r w:rsidRPr="001058B5">
        <w:rPr>
          <w:spacing w:val="-25"/>
        </w:rPr>
        <w:t xml:space="preserve">ase </w:t>
      </w:r>
      <w:r w:rsidRPr="001058B5">
        <w:rPr>
          <w:spacing w:val="-24"/>
        </w:rPr>
        <w:t xml:space="preserve">Audit </w:t>
      </w:r>
      <w:r w:rsidRPr="001058B5">
        <w:rPr>
          <w:spacing w:val="-21"/>
        </w:rPr>
        <w:t xml:space="preserve">Trails </w:t>
      </w:r>
      <w:r w:rsidRPr="001058B5">
        <w:rPr>
          <w:spacing w:val="-24"/>
        </w:rPr>
        <w:t xml:space="preserve">Have </w:t>
      </w:r>
      <w:r w:rsidRPr="001058B5">
        <w:rPr>
          <w:spacing w:val="-7"/>
        </w:rPr>
        <w:t xml:space="preserve">in </w:t>
      </w:r>
      <w:r w:rsidRPr="001058B5">
        <w:rPr>
          <w:spacing w:val="-35"/>
        </w:rPr>
        <w:t>Common?</w:t>
      </w:r>
    </w:p>
    <w:p w14:paraId="5B177F9D" w14:textId="77777777" w:rsidR="008C539B" w:rsidRPr="001058B5" w:rsidRDefault="00C12992">
      <w:pPr>
        <w:pStyle w:val="BodyText"/>
        <w:spacing w:before="82" w:line="230" w:lineRule="auto"/>
        <w:ind w:left="2259" w:right="108"/>
        <w:rPr>
          <w:rFonts w:ascii="Arial" w:hAnsi="Arial" w:cs="Arial"/>
        </w:rPr>
      </w:pPr>
      <w:r w:rsidRPr="001058B5">
        <w:rPr>
          <w:rFonts w:ascii="Arial" w:hAnsi="Arial" w:cs="Arial"/>
        </w:rPr>
        <w:t xml:space="preserve">The operating system and database audit trails both capture many of the same types of actions. </w:t>
      </w:r>
      <w:hyperlink w:anchor="_bookmark1692" w:history="1">
        <w:r w:rsidRPr="001058B5">
          <w:rPr>
            <w:rFonts w:ascii="Arial" w:hAnsi="Arial" w:cs="Arial"/>
            <w:color w:val="0000CC"/>
            <w:spacing w:val="-4"/>
          </w:rPr>
          <w:t xml:space="preserve">Table </w:t>
        </w:r>
        <w:r w:rsidRPr="001058B5">
          <w:rPr>
            <w:rFonts w:ascii="Arial" w:hAnsi="Arial" w:cs="Arial"/>
            <w:color w:val="0000CC"/>
          </w:rPr>
          <w:t xml:space="preserve">9–2 </w:t>
        </w:r>
      </w:hyperlink>
      <w:r w:rsidRPr="001058B5">
        <w:rPr>
          <w:rFonts w:ascii="Arial" w:hAnsi="Arial" w:cs="Arial"/>
        </w:rPr>
        <w:t>lists the operating system audit trail records. Most map to equivalent columns in the DBA_AUDIT_TRAIL</w:t>
      </w:r>
      <w:r w:rsidRPr="001058B5">
        <w:rPr>
          <w:rFonts w:ascii="Arial" w:hAnsi="Arial" w:cs="Arial"/>
          <w:spacing w:val="-93"/>
        </w:rPr>
        <w:t xml:space="preserve"> </w:t>
      </w:r>
      <w:r w:rsidRPr="001058B5">
        <w:rPr>
          <w:rFonts w:ascii="Arial" w:hAnsi="Arial" w:cs="Arial"/>
          <w:spacing w:val="-4"/>
        </w:rPr>
        <w:t xml:space="preserve">view. </w:t>
      </w:r>
      <w:r w:rsidRPr="001058B5">
        <w:rPr>
          <w:rFonts w:ascii="Arial" w:hAnsi="Arial" w:cs="Arial"/>
        </w:rPr>
        <w:t xml:space="preserve">For a description of these columns, see </w:t>
      </w:r>
      <w:r w:rsidRPr="001058B5">
        <w:rPr>
          <w:rFonts w:ascii="Arial" w:hAnsi="Arial" w:cs="Arial"/>
          <w:i/>
        </w:rPr>
        <w:t>Oracle Database Reference</w:t>
      </w:r>
      <w:r w:rsidRPr="001058B5">
        <w:rPr>
          <w:rFonts w:ascii="Arial" w:hAnsi="Arial" w:cs="Arial"/>
        </w:rPr>
        <w:t>.</w:t>
      </w:r>
    </w:p>
    <w:p w14:paraId="2F87A1FF" w14:textId="77777777" w:rsidR="008C539B" w:rsidRPr="001058B5" w:rsidRDefault="008C539B">
      <w:pPr>
        <w:spacing w:line="230" w:lineRule="auto"/>
        <w:rPr>
          <w:rFonts w:ascii="Arial" w:hAnsi="Arial" w:cs="Arial"/>
        </w:rPr>
        <w:sectPr w:rsidR="008C539B" w:rsidRPr="001058B5">
          <w:footerReference w:type="even" r:id="rId199"/>
          <w:footerReference w:type="default" r:id="rId200"/>
          <w:pgSz w:w="12240" w:h="15840"/>
          <w:pgMar w:top="840" w:right="1060" w:bottom="860" w:left="1100" w:header="549" w:footer="663" w:gutter="0"/>
          <w:pgNumType w:start="11"/>
          <w:cols w:space="720"/>
        </w:sectPr>
      </w:pPr>
    </w:p>
    <w:p w14:paraId="015E8610" w14:textId="77777777" w:rsidR="008C539B" w:rsidRPr="001058B5" w:rsidRDefault="008C539B">
      <w:pPr>
        <w:pStyle w:val="BodyText"/>
        <w:rPr>
          <w:rFonts w:ascii="Arial" w:hAnsi="Arial" w:cs="Arial"/>
        </w:rPr>
      </w:pPr>
    </w:p>
    <w:p w14:paraId="2249BFCC" w14:textId="77777777" w:rsidR="008C539B" w:rsidRPr="001058B5" w:rsidRDefault="008C539B">
      <w:pPr>
        <w:pStyle w:val="BodyText"/>
        <w:spacing w:before="1"/>
        <w:rPr>
          <w:rFonts w:ascii="Arial" w:hAnsi="Arial" w:cs="Arial"/>
        </w:rPr>
      </w:pPr>
    </w:p>
    <w:p w14:paraId="024FC07E" w14:textId="77777777" w:rsidR="008C539B" w:rsidRPr="001058B5" w:rsidRDefault="008D1AB8">
      <w:pPr>
        <w:tabs>
          <w:tab w:val="left" w:pos="2693"/>
        </w:tabs>
        <w:ind w:left="1660"/>
        <w:rPr>
          <w:rFonts w:ascii="Arial" w:hAnsi="Arial" w:cs="Arial"/>
          <w:b/>
          <w:i/>
          <w:sz w:val="18"/>
        </w:rPr>
      </w:pPr>
      <w:r>
        <w:rPr>
          <w:rFonts w:ascii="Arial" w:hAnsi="Arial" w:cs="Arial"/>
        </w:rPr>
        <w:pict w14:anchorId="58D47533">
          <v:line id="_x0000_s1181" style="position:absolute;left:0;text-align:left;z-index:-693568;mso-position-horizontal-relative:page" from="138pt,179.25pt" to="522.8pt,179.25pt" strokeweight=".24pt">
            <w10:wrap anchorx="page"/>
          </v:line>
        </w:pict>
      </w:r>
      <w:r>
        <w:rPr>
          <w:rFonts w:ascii="Arial" w:hAnsi="Arial" w:cs="Arial"/>
        </w:rPr>
        <w:pict w14:anchorId="69A0F82C">
          <v:line id="_x0000_s1180" style="position:absolute;left:0;text-align:left;z-index:-693544;mso-position-horizontal-relative:page" from="138pt,196.3pt" to="522.8pt,196.3pt" strokeweight=".24pt">
            <w10:wrap anchorx="page"/>
          </v:line>
        </w:pict>
      </w:r>
      <w:r>
        <w:rPr>
          <w:rFonts w:ascii="Arial" w:hAnsi="Arial" w:cs="Arial"/>
        </w:rPr>
        <w:pict w14:anchorId="5F5D973C">
          <v:line id="_x0000_s1179" style="position:absolute;left:0;text-align:left;z-index:-693520;mso-position-horizontal-relative:page" from="138pt,213.3pt" to="522.8pt,213.3pt" strokeweight=".24pt">
            <w10:wrap anchorx="page"/>
          </v:line>
        </w:pict>
      </w:r>
      <w:bookmarkStart w:id="1463" w:name="_bookmark1691"/>
      <w:bookmarkStart w:id="1464" w:name="_bookmark1692"/>
      <w:bookmarkEnd w:id="1463"/>
      <w:bookmarkEnd w:id="1464"/>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9–2</w:t>
      </w:r>
      <w:r w:rsidR="00C12992" w:rsidRPr="001058B5">
        <w:rPr>
          <w:rFonts w:ascii="Arial" w:hAnsi="Arial" w:cs="Arial"/>
          <w:b/>
          <w:i/>
          <w:sz w:val="18"/>
        </w:rPr>
        <w:tab/>
        <w:t>Common Audited Actions in the Operating System and Database Audit</w:t>
      </w:r>
      <w:r w:rsidR="00C12992" w:rsidRPr="001058B5">
        <w:rPr>
          <w:rFonts w:ascii="Arial" w:hAnsi="Arial" w:cs="Arial"/>
          <w:b/>
          <w:i/>
          <w:spacing w:val="-22"/>
          <w:sz w:val="18"/>
        </w:rPr>
        <w:t xml:space="preserve"> </w:t>
      </w:r>
      <w:r w:rsidR="00C12992" w:rsidRPr="001058B5">
        <w:rPr>
          <w:rFonts w:ascii="Arial" w:hAnsi="Arial" w:cs="Arial"/>
          <w:b/>
          <w:i/>
          <w:spacing w:val="-4"/>
          <w:sz w:val="18"/>
        </w:rPr>
        <w:t>Trails</w:t>
      </w:r>
    </w:p>
    <w:p w14:paraId="48985669"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8C539B" w:rsidRPr="001058B5" w14:paraId="7E10C95A" w14:textId="77777777">
        <w:trPr>
          <w:trHeight w:val="312"/>
        </w:trPr>
        <w:tc>
          <w:tcPr>
            <w:tcW w:w="1354" w:type="dxa"/>
            <w:tcBorders>
              <w:top w:val="single" w:sz="18" w:space="0" w:color="000000"/>
              <w:bottom w:val="single" w:sz="4" w:space="0" w:color="000000"/>
            </w:tcBorders>
          </w:tcPr>
          <w:p w14:paraId="1737D7EC" w14:textId="77777777" w:rsidR="008C539B" w:rsidRPr="001058B5" w:rsidRDefault="00C12992">
            <w:pPr>
              <w:pStyle w:val="TableParagraph"/>
              <w:spacing w:before="29"/>
              <w:ind w:right="-29"/>
              <w:rPr>
                <w:rFonts w:ascii="Arial" w:hAnsi="Arial" w:cs="Arial"/>
                <w:b/>
                <w:sz w:val="18"/>
              </w:rPr>
            </w:pPr>
            <w:r w:rsidRPr="001058B5">
              <w:rPr>
                <w:rFonts w:ascii="Arial" w:hAnsi="Arial" w:cs="Arial"/>
                <w:b/>
                <w:sz w:val="18"/>
              </w:rPr>
              <w:t>Operating</w:t>
            </w:r>
            <w:r w:rsidRPr="001058B5">
              <w:rPr>
                <w:rFonts w:ascii="Arial" w:hAnsi="Arial" w:cs="Arial"/>
                <w:b/>
                <w:spacing w:val="-9"/>
                <w:sz w:val="18"/>
              </w:rPr>
              <w:t xml:space="preserve"> </w:t>
            </w:r>
            <w:r w:rsidRPr="001058B5">
              <w:rPr>
                <w:rFonts w:ascii="Arial" w:hAnsi="Arial" w:cs="Arial"/>
                <w:b/>
                <w:sz w:val="18"/>
              </w:rPr>
              <w:t>Syste</w:t>
            </w:r>
          </w:p>
        </w:tc>
        <w:tc>
          <w:tcPr>
            <w:tcW w:w="6342" w:type="dxa"/>
            <w:tcBorders>
              <w:top w:val="single" w:sz="18" w:space="0" w:color="000000"/>
              <w:bottom w:val="single" w:sz="4" w:space="0" w:color="000000"/>
            </w:tcBorders>
          </w:tcPr>
          <w:p w14:paraId="54633C65" w14:textId="77777777" w:rsidR="008C539B" w:rsidRPr="001058B5" w:rsidRDefault="00C12992">
            <w:pPr>
              <w:pStyle w:val="TableParagraph"/>
              <w:tabs>
                <w:tab w:val="left" w:pos="1875"/>
              </w:tabs>
              <w:spacing w:before="29"/>
              <w:ind w:left="25"/>
              <w:rPr>
                <w:rFonts w:ascii="Arial" w:hAnsi="Arial" w:cs="Arial"/>
                <w:b/>
                <w:sz w:val="18"/>
              </w:rPr>
            </w:pPr>
            <w:r w:rsidRPr="001058B5">
              <w:rPr>
                <w:rFonts w:ascii="Arial" w:hAnsi="Arial" w:cs="Arial"/>
                <w:b/>
                <w:sz w:val="18"/>
              </w:rPr>
              <w:t>m</w:t>
            </w:r>
            <w:r w:rsidRPr="001058B5">
              <w:rPr>
                <w:rFonts w:ascii="Arial" w:hAnsi="Arial" w:cs="Arial"/>
                <w:b/>
                <w:spacing w:val="-6"/>
                <w:sz w:val="18"/>
              </w:rPr>
              <w:t xml:space="preserve"> </w:t>
            </w:r>
            <w:r w:rsidRPr="001058B5">
              <w:rPr>
                <w:rFonts w:ascii="Arial" w:hAnsi="Arial" w:cs="Arial"/>
                <w:b/>
                <w:sz w:val="18"/>
              </w:rPr>
              <w:t>Audit</w:t>
            </w:r>
            <w:r w:rsidRPr="001058B5">
              <w:rPr>
                <w:rFonts w:ascii="Arial" w:hAnsi="Arial" w:cs="Arial"/>
                <w:b/>
                <w:spacing w:val="-6"/>
                <w:sz w:val="18"/>
              </w:rPr>
              <w:t xml:space="preserve"> </w:t>
            </w:r>
            <w:r w:rsidRPr="001058B5">
              <w:rPr>
                <w:rFonts w:ascii="Arial" w:hAnsi="Arial" w:cs="Arial"/>
                <w:b/>
                <w:sz w:val="18"/>
              </w:rPr>
              <w:t>Record</w:t>
            </w:r>
            <w:r w:rsidRPr="001058B5">
              <w:rPr>
                <w:rFonts w:ascii="Arial" w:hAnsi="Arial" w:cs="Arial"/>
                <w:b/>
                <w:sz w:val="18"/>
              </w:rPr>
              <w:tab/>
              <w:t>Equivalent DBA_AUDIT_TRAIL View</w:t>
            </w:r>
            <w:r w:rsidRPr="001058B5">
              <w:rPr>
                <w:rFonts w:ascii="Arial" w:hAnsi="Arial" w:cs="Arial"/>
                <w:b/>
                <w:spacing w:val="-10"/>
                <w:sz w:val="18"/>
              </w:rPr>
              <w:t xml:space="preserve"> </w:t>
            </w:r>
            <w:r w:rsidRPr="001058B5">
              <w:rPr>
                <w:rFonts w:ascii="Arial" w:hAnsi="Arial" w:cs="Arial"/>
                <w:b/>
                <w:sz w:val="18"/>
              </w:rPr>
              <w:t>Column</w:t>
            </w:r>
          </w:p>
        </w:tc>
      </w:tr>
      <w:tr w:rsidR="008C539B" w:rsidRPr="001058B5" w14:paraId="358DB85C" w14:textId="77777777">
        <w:trPr>
          <w:trHeight w:val="332"/>
        </w:trPr>
        <w:tc>
          <w:tcPr>
            <w:tcW w:w="1354" w:type="dxa"/>
            <w:tcBorders>
              <w:top w:val="single" w:sz="4" w:space="0" w:color="000000"/>
              <w:bottom w:val="single" w:sz="2" w:space="0" w:color="000000"/>
            </w:tcBorders>
          </w:tcPr>
          <w:p w14:paraId="650979A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SESSIONID</w:t>
            </w:r>
          </w:p>
        </w:tc>
        <w:tc>
          <w:tcPr>
            <w:tcW w:w="6342" w:type="dxa"/>
            <w:tcBorders>
              <w:top w:val="single" w:sz="4" w:space="0" w:color="000000"/>
              <w:bottom w:val="single" w:sz="2" w:space="0" w:color="000000"/>
            </w:tcBorders>
          </w:tcPr>
          <w:p w14:paraId="378CF487" w14:textId="77777777" w:rsidR="008C539B" w:rsidRPr="001058B5" w:rsidRDefault="00C12992">
            <w:pPr>
              <w:pStyle w:val="TableParagraph"/>
              <w:spacing w:before="64"/>
              <w:ind w:left="1875"/>
              <w:rPr>
                <w:rFonts w:ascii="Arial" w:hAnsi="Arial" w:cs="Arial"/>
                <w:sz w:val="18"/>
              </w:rPr>
            </w:pPr>
            <w:r w:rsidRPr="001058B5">
              <w:rPr>
                <w:rFonts w:ascii="Arial" w:hAnsi="Arial" w:cs="Arial"/>
                <w:w w:val="95"/>
                <w:sz w:val="18"/>
              </w:rPr>
              <w:t>SESSIONID</w:t>
            </w:r>
          </w:p>
        </w:tc>
      </w:tr>
      <w:tr w:rsidR="008C539B" w:rsidRPr="001058B5" w14:paraId="7D923697" w14:textId="77777777">
        <w:trPr>
          <w:trHeight w:val="334"/>
        </w:trPr>
        <w:tc>
          <w:tcPr>
            <w:tcW w:w="1354" w:type="dxa"/>
            <w:tcBorders>
              <w:top w:val="single" w:sz="2" w:space="0" w:color="000000"/>
              <w:bottom w:val="single" w:sz="2" w:space="0" w:color="000000"/>
            </w:tcBorders>
          </w:tcPr>
          <w:p w14:paraId="18E668A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ENTRYID</w:t>
            </w:r>
          </w:p>
        </w:tc>
        <w:tc>
          <w:tcPr>
            <w:tcW w:w="6342" w:type="dxa"/>
            <w:tcBorders>
              <w:top w:val="single" w:sz="2" w:space="0" w:color="000000"/>
              <w:bottom w:val="single" w:sz="2" w:space="0" w:color="000000"/>
            </w:tcBorders>
          </w:tcPr>
          <w:p w14:paraId="5A4AAB15"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ENTRYID</w:t>
            </w:r>
          </w:p>
        </w:tc>
      </w:tr>
      <w:tr w:rsidR="008C539B" w:rsidRPr="001058B5" w14:paraId="54BA754F" w14:textId="77777777">
        <w:trPr>
          <w:trHeight w:val="335"/>
        </w:trPr>
        <w:tc>
          <w:tcPr>
            <w:tcW w:w="1354" w:type="dxa"/>
            <w:tcBorders>
              <w:top w:val="single" w:sz="2" w:space="0" w:color="000000"/>
              <w:bottom w:val="single" w:sz="2" w:space="0" w:color="000000"/>
            </w:tcBorders>
          </w:tcPr>
          <w:p w14:paraId="6D45499F"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STATEMENT</w:t>
            </w:r>
          </w:p>
        </w:tc>
        <w:tc>
          <w:tcPr>
            <w:tcW w:w="6342" w:type="dxa"/>
            <w:tcBorders>
              <w:top w:val="single" w:sz="2" w:space="0" w:color="000000"/>
              <w:bottom w:val="single" w:sz="2" w:space="0" w:color="000000"/>
            </w:tcBorders>
          </w:tcPr>
          <w:p w14:paraId="162641E4"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STATEMENTID</w:t>
            </w:r>
          </w:p>
        </w:tc>
      </w:tr>
      <w:tr w:rsidR="008C539B" w:rsidRPr="001058B5" w14:paraId="6F9783E6" w14:textId="77777777">
        <w:trPr>
          <w:trHeight w:val="334"/>
        </w:trPr>
        <w:tc>
          <w:tcPr>
            <w:tcW w:w="1354" w:type="dxa"/>
            <w:tcBorders>
              <w:top w:val="single" w:sz="2" w:space="0" w:color="000000"/>
              <w:bottom w:val="single" w:sz="2" w:space="0" w:color="000000"/>
            </w:tcBorders>
          </w:tcPr>
          <w:p w14:paraId="10333B5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USERID</w:t>
            </w:r>
          </w:p>
        </w:tc>
        <w:tc>
          <w:tcPr>
            <w:tcW w:w="6342" w:type="dxa"/>
            <w:tcBorders>
              <w:top w:val="single" w:sz="2" w:space="0" w:color="000000"/>
              <w:bottom w:val="single" w:sz="2" w:space="0" w:color="000000"/>
            </w:tcBorders>
          </w:tcPr>
          <w:p w14:paraId="1878DBDE"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USERNAME</w:t>
            </w:r>
          </w:p>
        </w:tc>
      </w:tr>
      <w:tr w:rsidR="008C539B" w:rsidRPr="001058B5" w14:paraId="37454661" w14:textId="77777777">
        <w:trPr>
          <w:trHeight w:val="335"/>
        </w:trPr>
        <w:tc>
          <w:tcPr>
            <w:tcW w:w="1354" w:type="dxa"/>
            <w:tcBorders>
              <w:top w:val="single" w:sz="2" w:space="0" w:color="000000"/>
              <w:bottom w:val="single" w:sz="2" w:space="0" w:color="000000"/>
            </w:tcBorders>
          </w:tcPr>
          <w:p w14:paraId="22AC0DD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USERHOST</w:t>
            </w:r>
          </w:p>
        </w:tc>
        <w:tc>
          <w:tcPr>
            <w:tcW w:w="6342" w:type="dxa"/>
            <w:tcBorders>
              <w:top w:val="single" w:sz="2" w:space="0" w:color="000000"/>
              <w:bottom w:val="single" w:sz="2" w:space="0" w:color="000000"/>
            </w:tcBorders>
          </w:tcPr>
          <w:p w14:paraId="3D9C7BC7"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USERHOST</w:t>
            </w:r>
          </w:p>
        </w:tc>
      </w:tr>
      <w:tr w:rsidR="008C539B" w:rsidRPr="001058B5" w14:paraId="3D2DCB19" w14:textId="77777777">
        <w:trPr>
          <w:trHeight w:val="334"/>
        </w:trPr>
        <w:tc>
          <w:tcPr>
            <w:tcW w:w="1354" w:type="dxa"/>
            <w:tcBorders>
              <w:top w:val="single" w:sz="2" w:space="0" w:color="000000"/>
              <w:bottom w:val="single" w:sz="2" w:space="0" w:color="000000"/>
            </w:tcBorders>
          </w:tcPr>
          <w:p w14:paraId="77A9BCD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TERMINAL</w:t>
            </w:r>
          </w:p>
        </w:tc>
        <w:tc>
          <w:tcPr>
            <w:tcW w:w="6342" w:type="dxa"/>
            <w:tcBorders>
              <w:top w:val="single" w:sz="2" w:space="0" w:color="000000"/>
              <w:bottom w:val="single" w:sz="2" w:space="0" w:color="000000"/>
            </w:tcBorders>
          </w:tcPr>
          <w:p w14:paraId="45BEA0DB"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TERMINAL</w:t>
            </w:r>
          </w:p>
        </w:tc>
      </w:tr>
      <w:tr w:rsidR="008C539B" w:rsidRPr="001058B5" w14:paraId="2EDAA3C8" w14:textId="77777777">
        <w:trPr>
          <w:trHeight w:val="334"/>
        </w:trPr>
        <w:tc>
          <w:tcPr>
            <w:tcW w:w="1354" w:type="dxa"/>
            <w:tcBorders>
              <w:top w:val="single" w:sz="2" w:space="0" w:color="000000"/>
              <w:bottom w:val="single" w:sz="2" w:space="0" w:color="000000"/>
            </w:tcBorders>
          </w:tcPr>
          <w:p w14:paraId="20D55A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ACTION</w:t>
            </w:r>
          </w:p>
        </w:tc>
        <w:tc>
          <w:tcPr>
            <w:tcW w:w="6342" w:type="dxa"/>
            <w:tcBorders>
              <w:top w:val="single" w:sz="2" w:space="0" w:color="000000"/>
              <w:bottom w:val="single" w:sz="2" w:space="0" w:color="000000"/>
            </w:tcBorders>
          </w:tcPr>
          <w:p w14:paraId="33F3E666"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ACTION</w:t>
            </w:r>
          </w:p>
        </w:tc>
      </w:tr>
      <w:tr w:rsidR="008C539B" w:rsidRPr="001058B5" w14:paraId="191D5FC4" w14:textId="77777777">
        <w:trPr>
          <w:trHeight w:val="3614"/>
        </w:trPr>
        <w:tc>
          <w:tcPr>
            <w:tcW w:w="1354" w:type="dxa"/>
            <w:tcBorders>
              <w:top w:val="single" w:sz="2" w:space="0" w:color="000000"/>
            </w:tcBorders>
          </w:tcPr>
          <w:p w14:paraId="14CA098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SYS$OPTIONS</w:t>
            </w:r>
          </w:p>
          <w:p w14:paraId="25DB1ECF" w14:textId="77777777" w:rsidR="008C539B" w:rsidRPr="001058B5" w:rsidRDefault="008C539B">
            <w:pPr>
              <w:pStyle w:val="TableParagraph"/>
              <w:spacing w:before="0"/>
              <w:rPr>
                <w:rFonts w:ascii="Arial" w:hAnsi="Arial" w:cs="Arial"/>
                <w:b/>
                <w:i/>
                <w:sz w:val="18"/>
              </w:rPr>
            </w:pPr>
          </w:p>
          <w:p w14:paraId="6239C496" w14:textId="77777777" w:rsidR="008C539B" w:rsidRPr="001058B5" w:rsidRDefault="008C539B">
            <w:pPr>
              <w:pStyle w:val="TableParagraph"/>
              <w:spacing w:before="4"/>
              <w:rPr>
                <w:rFonts w:ascii="Arial" w:hAnsi="Arial" w:cs="Arial"/>
                <w:b/>
                <w:i/>
                <w:sz w:val="14"/>
              </w:rPr>
            </w:pPr>
          </w:p>
          <w:p w14:paraId="5D37A314" w14:textId="77777777" w:rsidR="008C539B" w:rsidRPr="001058B5" w:rsidRDefault="00C12992">
            <w:pPr>
              <w:pStyle w:val="TableParagraph"/>
              <w:spacing w:before="0" w:line="400" w:lineRule="auto"/>
              <w:ind w:right="48"/>
              <w:rPr>
                <w:rFonts w:ascii="Arial" w:hAnsi="Arial" w:cs="Arial"/>
                <w:sz w:val="18"/>
              </w:rPr>
            </w:pPr>
            <w:r w:rsidRPr="001058B5">
              <w:rPr>
                <w:rFonts w:ascii="Arial" w:hAnsi="Arial" w:cs="Arial"/>
                <w:w w:val="95"/>
                <w:sz w:val="18"/>
              </w:rPr>
              <w:t xml:space="preserve">RETURNCODE OBJ$CREATOR OBJ$NAME </w:t>
            </w:r>
            <w:r w:rsidRPr="001058B5">
              <w:rPr>
                <w:rFonts w:ascii="Arial" w:hAnsi="Arial" w:cs="Arial"/>
                <w:w w:val="85"/>
                <w:sz w:val="18"/>
              </w:rPr>
              <w:t xml:space="preserve">OBJ$PRIVILEGES </w:t>
            </w:r>
            <w:r w:rsidRPr="001058B5">
              <w:rPr>
                <w:rFonts w:ascii="Arial" w:hAnsi="Arial" w:cs="Arial"/>
                <w:w w:val="95"/>
                <w:sz w:val="18"/>
              </w:rPr>
              <w:t>AUTH$GRANTEE NEW$OWNER NEW$NAME SES$ACTIONS</w:t>
            </w:r>
          </w:p>
          <w:p w14:paraId="3A782862" w14:textId="77777777" w:rsidR="008C539B" w:rsidRPr="001058B5" w:rsidRDefault="00C12992">
            <w:pPr>
              <w:pStyle w:val="TableParagraph"/>
              <w:spacing w:before="0" w:line="199" w:lineRule="exact"/>
              <w:rPr>
                <w:rFonts w:ascii="Arial" w:hAnsi="Arial" w:cs="Arial"/>
                <w:sz w:val="18"/>
              </w:rPr>
            </w:pPr>
            <w:r w:rsidRPr="001058B5">
              <w:rPr>
                <w:rFonts w:ascii="Arial" w:hAnsi="Arial" w:cs="Arial"/>
                <w:w w:val="95"/>
                <w:sz w:val="18"/>
              </w:rPr>
              <w:t>LOGOFF$PREAD</w:t>
            </w:r>
          </w:p>
        </w:tc>
        <w:tc>
          <w:tcPr>
            <w:tcW w:w="6342" w:type="dxa"/>
            <w:tcBorders>
              <w:top w:val="single" w:sz="2" w:space="0" w:color="000000"/>
            </w:tcBorders>
          </w:tcPr>
          <w:p w14:paraId="2EB20395" w14:textId="77777777" w:rsidR="008C539B" w:rsidRPr="001058B5" w:rsidRDefault="00C12992">
            <w:pPr>
              <w:pStyle w:val="TableParagraph"/>
              <w:spacing w:before="45" w:line="225" w:lineRule="exact"/>
              <w:ind w:left="1875"/>
              <w:rPr>
                <w:rFonts w:ascii="Arial" w:hAnsi="Arial" w:cs="Arial"/>
                <w:sz w:val="18"/>
              </w:rPr>
            </w:pPr>
            <w:r w:rsidRPr="001058B5">
              <w:rPr>
                <w:rFonts w:ascii="Arial" w:hAnsi="Arial" w:cs="Arial"/>
                <w:sz w:val="18"/>
              </w:rPr>
              <w:t xml:space="preserve">Indicates what </w:t>
            </w:r>
            <w:bookmarkStart w:id="1465" w:name="_bookmark1694"/>
            <w:bookmarkEnd w:id="1465"/>
            <w:r w:rsidRPr="001058B5">
              <w:rPr>
                <w:rFonts w:ascii="Arial" w:hAnsi="Arial" w:cs="Arial"/>
                <w:sz w:val="18"/>
              </w:rPr>
              <w:t>audit option was set wit</w:t>
            </w:r>
            <w:bookmarkStart w:id="1466" w:name="_bookmark1693"/>
            <w:bookmarkEnd w:id="1466"/>
            <w:r w:rsidRPr="001058B5">
              <w:rPr>
                <w:rFonts w:ascii="Arial" w:hAnsi="Arial" w:cs="Arial"/>
                <w:sz w:val="18"/>
              </w:rPr>
              <w:t>h AUDIT</w:t>
            </w:r>
            <w:r w:rsidRPr="001058B5">
              <w:rPr>
                <w:rFonts w:ascii="Arial" w:hAnsi="Arial" w:cs="Arial"/>
                <w:spacing w:val="-75"/>
                <w:sz w:val="18"/>
              </w:rPr>
              <w:t xml:space="preserve"> </w:t>
            </w:r>
            <w:r w:rsidRPr="001058B5">
              <w:rPr>
                <w:rFonts w:ascii="Arial" w:hAnsi="Arial" w:cs="Arial"/>
                <w:sz w:val="18"/>
              </w:rPr>
              <w:t>or</w:t>
            </w:r>
          </w:p>
          <w:p w14:paraId="7E4025A5" w14:textId="77777777" w:rsidR="008C539B" w:rsidRPr="001058B5" w:rsidRDefault="00C12992">
            <w:pPr>
              <w:pStyle w:val="TableParagraph"/>
              <w:spacing w:before="0" w:line="237" w:lineRule="exact"/>
              <w:ind w:left="1875"/>
              <w:rPr>
                <w:rFonts w:ascii="Arial" w:hAnsi="Arial" w:cs="Arial"/>
                <w:sz w:val="12"/>
              </w:rPr>
            </w:pPr>
            <w:r w:rsidRPr="001058B5">
              <w:rPr>
                <w:rFonts w:ascii="Arial" w:hAnsi="Arial" w:cs="Arial"/>
                <w:sz w:val="18"/>
              </w:rPr>
              <w:t>NOAUDIT, or what privilege was granted or revoked.</w:t>
            </w:r>
            <w:r w:rsidRPr="001058B5">
              <w:rPr>
                <w:rFonts w:ascii="Arial" w:hAnsi="Arial" w:cs="Arial"/>
                <w:position w:val="7"/>
                <w:sz w:val="12"/>
              </w:rPr>
              <w:t>1</w:t>
            </w:r>
          </w:p>
          <w:p w14:paraId="7DF125D2" w14:textId="77777777" w:rsidR="008C539B" w:rsidRPr="001058B5" w:rsidRDefault="00C12992">
            <w:pPr>
              <w:pStyle w:val="TableParagraph"/>
              <w:spacing w:before="137" w:line="400" w:lineRule="auto"/>
              <w:ind w:left="1875" w:right="3253"/>
              <w:rPr>
                <w:rFonts w:ascii="Arial" w:hAnsi="Arial" w:cs="Arial"/>
                <w:sz w:val="18"/>
              </w:rPr>
            </w:pPr>
            <w:r w:rsidRPr="001058B5">
              <w:rPr>
                <w:rFonts w:ascii="Arial" w:hAnsi="Arial" w:cs="Arial"/>
                <w:w w:val="95"/>
                <w:sz w:val="18"/>
              </w:rPr>
              <w:t xml:space="preserve">RETURNCODE OWNER OBJ_NAME </w:t>
            </w:r>
            <w:r w:rsidRPr="001058B5">
              <w:rPr>
                <w:rFonts w:ascii="Arial" w:hAnsi="Arial" w:cs="Arial"/>
                <w:w w:val="85"/>
                <w:sz w:val="18"/>
              </w:rPr>
              <w:t xml:space="preserve">OBJ_PRIVILEGE </w:t>
            </w:r>
            <w:r w:rsidRPr="001058B5">
              <w:rPr>
                <w:rFonts w:ascii="Arial" w:hAnsi="Arial" w:cs="Arial"/>
                <w:w w:val="95"/>
                <w:sz w:val="18"/>
              </w:rPr>
              <w:t>GRANTEE NEW_OWNER NEW_NAME SES_ACTIONS</w:t>
            </w:r>
          </w:p>
          <w:p w14:paraId="2744E54C" w14:textId="77777777" w:rsidR="008C539B" w:rsidRPr="001058B5" w:rsidRDefault="00C12992">
            <w:pPr>
              <w:pStyle w:val="TableParagraph"/>
              <w:spacing w:before="0" w:line="199" w:lineRule="exact"/>
              <w:ind w:left="1875"/>
              <w:rPr>
                <w:rFonts w:ascii="Arial" w:hAnsi="Arial" w:cs="Arial"/>
                <w:sz w:val="18"/>
              </w:rPr>
            </w:pPr>
            <w:r w:rsidRPr="001058B5">
              <w:rPr>
                <w:rFonts w:ascii="Arial" w:hAnsi="Arial" w:cs="Arial"/>
                <w:w w:val="95"/>
                <w:sz w:val="18"/>
              </w:rPr>
              <w:t>LOGOFF_PREAD</w:t>
            </w:r>
          </w:p>
        </w:tc>
      </w:tr>
      <w:tr w:rsidR="008C539B" w:rsidRPr="001058B5" w14:paraId="3865D41B" w14:textId="77777777">
        <w:trPr>
          <w:trHeight w:val="10"/>
        </w:trPr>
        <w:tc>
          <w:tcPr>
            <w:tcW w:w="1354" w:type="dxa"/>
          </w:tcPr>
          <w:p w14:paraId="16EF9CCD" w14:textId="77777777" w:rsidR="008C539B" w:rsidRPr="001058B5" w:rsidRDefault="008C539B">
            <w:pPr>
              <w:pStyle w:val="TableParagraph"/>
              <w:spacing w:before="0"/>
              <w:rPr>
                <w:rFonts w:ascii="Arial" w:hAnsi="Arial" w:cs="Arial"/>
                <w:sz w:val="2"/>
              </w:rPr>
            </w:pPr>
          </w:p>
        </w:tc>
        <w:tc>
          <w:tcPr>
            <w:tcW w:w="6342" w:type="dxa"/>
          </w:tcPr>
          <w:p w14:paraId="015F199A" w14:textId="77777777" w:rsidR="008C539B" w:rsidRPr="001058B5" w:rsidRDefault="008C539B">
            <w:pPr>
              <w:pStyle w:val="TableParagraph"/>
              <w:spacing w:before="0"/>
              <w:rPr>
                <w:rFonts w:ascii="Arial" w:hAnsi="Arial" w:cs="Arial"/>
                <w:sz w:val="2"/>
              </w:rPr>
            </w:pPr>
          </w:p>
        </w:tc>
      </w:tr>
      <w:tr w:rsidR="008C539B" w:rsidRPr="001058B5" w14:paraId="5503EF6A" w14:textId="77777777">
        <w:trPr>
          <w:trHeight w:val="10"/>
        </w:trPr>
        <w:tc>
          <w:tcPr>
            <w:tcW w:w="1354" w:type="dxa"/>
          </w:tcPr>
          <w:p w14:paraId="3586DB43" w14:textId="77777777" w:rsidR="008C539B" w:rsidRPr="001058B5" w:rsidRDefault="008C539B">
            <w:pPr>
              <w:pStyle w:val="TableParagraph"/>
              <w:spacing w:before="0"/>
              <w:rPr>
                <w:rFonts w:ascii="Arial" w:hAnsi="Arial" w:cs="Arial"/>
                <w:sz w:val="2"/>
              </w:rPr>
            </w:pPr>
          </w:p>
        </w:tc>
        <w:tc>
          <w:tcPr>
            <w:tcW w:w="6342" w:type="dxa"/>
          </w:tcPr>
          <w:p w14:paraId="11967B46" w14:textId="77777777" w:rsidR="008C539B" w:rsidRPr="001058B5" w:rsidRDefault="008C539B">
            <w:pPr>
              <w:pStyle w:val="TableParagraph"/>
              <w:spacing w:before="0"/>
              <w:rPr>
                <w:rFonts w:ascii="Arial" w:hAnsi="Arial" w:cs="Arial"/>
                <w:sz w:val="2"/>
              </w:rPr>
            </w:pPr>
          </w:p>
        </w:tc>
      </w:tr>
      <w:tr w:rsidR="008C539B" w:rsidRPr="001058B5" w14:paraId="1D1AB51B" w14:textId="77777777">
        <w:trPr>
          <w:trHeight w:val="581"/>
        </w:trPr>
        <w:tc>
          <w:tcPr>
            <w:tcW w:w="1354" w:type="dxa"/>
            <w:tcBorders>
              <w:bottom w:val="single" w:sz="2" w:space="0" w:color="000000"/>
            </w:tcBorders>
          </w:tcPr>
          <w:p w14:paraId="13049E30" w14:textId="77777777" w:rsidR="008C539B" w:rsidRPr="001058B5" w:rsidRDefault="008C539B">
            <w:pPr>
              <w:pStyle w:val="TableParagraph"/>
              <w:spacing w:before="0"/>
              <w:rPr>
                <w:rFonts w:ascii="Arial" w:hAnsi="Arial" w:cs="Arial"/>
                <w:sz w:val="2"/>
              </w:rPr>
            </w:pPr>
          </w:p>
        </w:tc>
        <w:tc>
          <w:tcPr>
            <w:tcW w:w="6342" w:type="dxa"/>
            <w:tcBorders>
              <w:bottom w:val="single" w:sz="2" w:space="0" w:color="000000"/>
            </w:tcBorders>
          </w:tcPr>
          <w:p w14:paraId="33354166" w14:textId="77777777" w:rsidR="008C539B" w:rsidRPr="001058B5" w:rsidRDefault="008C539B">
            <w:pPr>
              <w:pStyle w:val="TableParagraph"/>
              <w:spacing w:before="0"/>
              <w:rPr>
                <w:rFonts w:ascii="Arial" w:hAnsi="Arial" w:cs="Arial"/>
                <w:sz w:val="2"/>
              </w:rPr>
            </w:pPr>
          </w:p>
        </w:tc>
      </w:tr>
      <w:tr w:rsidR="008C539B" w:rsidRPr="001058B5" w14:paraId="586FC5E0" w14:textId="77777777">
        <w:trPr>
          <w:trHeight w:val="335"/>
        </w:trPr>
        <w:tc>
          <w:tcPr>
            <w:tcW w:w="1354" w:type="dxa"/>
            <w:tcBorders>
              <w:top w:val="single" w:sz="2" w:space="0" w:color="000000"/>
              <w:bottom w:val="single" w:sz="2" w:space="0" w:color="000000"/>
            </w:tcBorders>
          </w:tcPr>
          <w:p w14:paraId="24A2987D"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CC0B86C" w14:textId="77777777" w:rsidR="008C539B" w:rsidRPr="001058B5" w:rsidRDefault="008C539B">
            <w:pPr>
              <w:pStyle w:val="TableParagraph"/>
              <w:spacing w:before="0"/>
              <w:rPr>
                <w:rFonts w:ascii="Arial" w:hAnsi="Arial" w:cs="Arial"/>
                <w:sz w:val="2"/>
              </w:rPr>
            </w:pPr>
          </w:p>
        </w:tc>
      </w:tr>
      <w:tr w:rsidR="008C539B" w:rsidRPr="001058B5" w14:paraId="31A6BF5E" w14:textId="77777777">
        <w:trPr>
          <w:trHeight w:val="334"/>
        </w:trPr>
        <w:tc>
          <w:tcPr>
            <w:tcW w:w="1354" w:type="dxa"/>
            <w:tcBorders>
              <w:top w:val="single" w:sz="2" w:space="0" w:color="000000"/>
              <w:bottom w:val="single" w:sz="2" w:space="0" w:color="000000"/>
            </w:tcBorders>
          </w:tcPr>
          <w:p w14:paraId="5306F685"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4D2C257B" w14:textId="77777777" w:rsidR="008C539B" w:rsidRPr="001058B5" w:rsidRDefault="008C539B">
            <w:pPr>
              <w:pStyle w:val="TableParagraph"/>
              <w:spacing w:before="0"/>
              <w:rPr>
                <w:rFonts w:ascii="Arial" w:hAnsi="Arial" w:cs="Arial"/>
                <w:sz w:val="2"/>
              </w:rPr>
            </w:pPr>
          </w:p>
        </w:tc>
      </w:tr>
      <w:tr w:rsidR="008C539B" w:rsidRPr="001058B5" w14:paraId="4211FB09" w14:textId="77777777">
        <w:trPr>
          <w:trHeight w:val="334"/>
        </w:trPr>
        <w:tc>
          <w:tcPr>
            <w:tcW w:w="1354" w:type="dxa"/>
            <w:tcBorders>
              <w:top w:val="single" w:sz="2" w:space="0" w:color="000000"/>
              <w:bottom w:val="single" w:sz="2" w:space="0" w:color="000000"/>
            </w:tcBorders>
          </w:tcPr>
          <w:p w14:paraId="65085143"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B22688F" w14:textId="77777777" w:rsidR="008C539B" w:rsidRPr="001058B5" w:rsidRDefault="008C539B">
            <w:pPr>
              <w:pStyle w:val="TableParagraph"/>
              <w:spacing w:before="0"/>
              <w:rPr>
                <w:rFonts w:ascii="Arial" w:hAnsi="Arial" w:cs="Arial"/>
                <w:sz w:val="2"/>
              </w:rPr>
            </w:pPr>
          </w:p>
        </w:tc>
      </w:tr>
      <w:tr w:rsidR="008C539B" w:rsidRPr="001058B5" w14:paraId="26C89262" w14:textId="77777777">
        <w:trPr>
          <w:trHeight w:val="335"/>
        </w:trPr>
        <w:tc>
          <w:tcPr>
            <w:tcW w:w="1354" w:type="dxa"/>
            <w:tcBorders>
              <w:top w:val="single" w:sz="2" w:space="0" w:color="000000"/>
              <w:bottom w:val="single" w:sz="2" w:space="0" w:color="000000"/>
            </w:tcBorders>
          </w:tcPr>
          <w:p w14:paraId="46D84DE1"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33080C2" w14:textId="77777777" w:rsidR="008C539B" w:rsidRPr="001058B5" w:rsidRDefault="008C539B">
            <w:pPr>
              <w:pStyle w:val="TableParagraph"/>
              <w:spacing w:before="0"/>
              <w:rPr>
                <w:rFonts w:ascii="Arial" w:hAnsi="Arial" w:cs="Arial"/>
                <w:sz w:val="2"/>
              </w:rPr>
            </w:pPr>
          </w:p>
        </w:tc>
      </w:tr>
      <w:tr w:rsidR="008C539B" w:rsidRPr="001058B5" w14:paraId="392F323B" w14:textId="77777777">
        <w:trPr>
          <w:trHeight w:val="334"/>
        </w:trPr>
        <w:tc>
          <w:tcPr>
            <w:tcW w:w="1354" w:type="dxa"/>
            <w:tcBorders>
              <w:top w:val="single" w:sz="2" w:space="0" w:color="000000"/>
              <w:bottom w:val="single" w:sz="2" w:space="0" w:color="000000"/>
            </w:tcBorders>
          </w:tcPr>
          <w:p w14:paraId="77A46F79"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A5565CC" w14:textId="77777777" w:rsidR="008C539B" w:rsidRPr="001058B5" w:rsidRDefault="008C539B">
            <w:pPr>
              <w:pStyle w:val="TableParagraph"/>
              <w:spacing w:before="0"/>
              <w:rPr>
                <w:rFonts w:ascii="Arial" w:hAnsi="Arial" w:cs="Arial"/>
                <w:sz w:val="2"/>
              </w:rPr>
            </w:pPr>
          </w:p>
        </w:tc>
      </w:tr>
      <w:tr w:rsidR="008C539B" w:rsidRPr="001058B5" w14:paraId="19EF07D3" w14:textId="77777777">
        <w:trPr>
          <w:trHeight w:val="334"/>
        </w:trPr>
        <w:tc>
          <w:tcPr>
            <w:tcW w:w="1354" w:type="dxa"/>
            <w:tcBorders>
              <w:top w:val="single" w:sz="2" w:space="0" w:color="000000"/>
              <w:bottom w:val="single" w:sz="2" w:space="0" w:color="000000"/>
            </w:tcBorders>
          </w:tcPr>
          <w:p w14:paraId="62A6C34B"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329F077D" w14:textId="77777777" w:rsidR="008C539B" w:rsidRPr="001058B5" w:rsidRDefault="008C539B">
            <w:pPr>
              <w:pStyle w:val="TableParagraph"/>
              <w:spacing w:before="0"/>
              <w:rPr>
                <w:rFonts w:ascii="Arial" w:hAnsi="Arial" w:cs="Arial"/>
                <w:sz w:val="2"/>
              </w:rPr>
            </w:pPr>
          </w:p>
        </w:tc>
      </w:tr>
      <w:tr w:rsidR="008C539B" w:rsidRPr="001058B5" w14:paraId="0A9CBAC1" w14:textId="77777777">
        <w:trPr>
          <w:trHeight w:val="115"/>
        </w:trPr>
        <w:tc>
          <w:tcPr>
            <w:tcW w:w="1354" w:type="dxa"/>
            <w:tcBorders>
              <w:top w:val="single" w:sz="2" w:space="0" w:color="000000"/>
              <w:bottom w:val="single" w:sz="2" w:space="0" w:color="000000"/>
            </w:tcBorders>
          </w:tcPr>
          <w:p w14:paraId="020BF316" w14:textId="77777777" w:rsidR="008C539B" w:rsidRPr="001058B5" w:rsidRDefault="00C12992">
            <w:pPr>
              <w:pStyle w:val="TableParagraph"/>
              <w:spacing w:before="0" w:line="52" w:lineRule="exact"/>
              <w:rPr>
                <w:rFonts w:ascii="Arial" w:hAnsi="Arial" w:cs="Arial"/>
                <w:sz w:val="18"/>
              </w:rPr>
            </w:pPr>
            <w:r w:rsidRPr="001058B5">
              <w:rPr>
                <w:rFonts w:ascii="Arial" w:hAnsi="Arial" w:cs="Arial"/>
                <w:w w:val="90"/>
                <w:sz w:val="18"/>
              </w:rPr>
              <w:t>LOGOFF$LWRITE</w:t>
            </w:r>
          </w:p>
        </w:tc>
        <w:tc>
          <w:tcPr>
            <w:tcW w:w="6342" w:type="dxa"/>
            <w:tcBorders>
              <w:top w:val="single" w:sz="2" w:space="0" w:color="000000"/>
              <w:bottom w:val="single" w:sz="2" w:space="0" w:color="000000"/>
            </w:tcBorders>
          </w:tcPr>
          <w:p w14:paraId="1F7946C5" w14:textId="77777777" w:rsidR="008C539B" w:rsidRPr="001058B5" w:rsidRDefault="00C12992">
            <w:pPr>
              <w:pStyle w:val="TableParagraph"/>
              <w:spacing w:before="0" w:line="52" w:lineRule="exact"/>
              <w:ind w:left="1875"/>
              <w:rPr>
                <w:rFonts w:ascii="Arial" w:hAnsi="Arial" w:cs="Arial"/>
                <w:sz w:val="18"/>
              </w:rPr>
            </w:pPr>
            <w:r w:rsidRPr="001058B5">
              <w:rPr>
                <w:rFonts w:ascii="Arial" w:hAnsi="Arial" w:cs="Arial"/>
                <w:w w:val="95"/>
                <w:sz w:val="18"/>
              </w:rPr>
              <w:t>LOGOFF_LWRITE</w:t>
            </w:r>
          </w:p>
        </w:tc>
      </w:tr>
      <w:tr w:rsidR="008C539B" w:rsidRPr="001058B5" w14:paraId="41A57894" w14:textId="77777777">
        <w:trPr>
          <w:trHeight w:val="334"/>
        </w:trPr>
        <w:tc>
          <w:tcPr>
            <w:tcW w:w="1354" w:type="dxa"/>
            <w:tcBorders>
              <w:top w:val="single" w:sz="2" w:space="0" w:color="000000"/>
              <w:bottom w:val="single" w:sz="2" w:space="0" w:color="000000"/>
            </w:tcBorders>
          </w:tcPr>
          <w:p w14:paraId="39B537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COMMENT$TEXT</w:t>
            </w:r>
          </w:p>
        </w:tc>
        <w:tc>
          <w:tcPr>
            <w:tcW w:w="6342" w:type="dxa"/>
            <w:tcBorders>
              <w:top w:val="single" w:sz="2" w:space="0" w:color="000000"/>
              <w:bottom w:val="single" w:sz="2" w:space="0" w:color="000000"/>
            </w:tcBorders>
          </w:tcPr>
          <w:p w14:paraId="7825150C"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COMMENT_TEXT</w:t>
            </w:r>
          </w:p>
        </w:tc>
      </w:tr>
      <w:tr w:rsidR="008C539B" w:rsidRPr="001058B5" w14:paraId="2B0FC101" w14:textId="77777777">
        <w:trPr>
          <w:trHeight w:val="334"/>
        </w:trPr>
        <w:tc>
          <w:tcPr>
            <w:tcW w:w="1354" w:type="dxa"/>
            <w:tcBorders>
              <w:top w:val="single" w:sz="2" w:space="0" w:color="000000"/>
              <w:bottom w:val="single" w:sz="2" w:space="0" w:color="000000"/>
            </w:tcBorders>
          </w:tcPr>
          <w:p w14:paraId="040F8C2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OS$USERID</w:t>
            </w:r>
          </w:p>
        </w:tc>
        <w:tc>
          <w:tcPr>
            <w:tcW w:w="6342" w:type="dxa"/>
            <w:tcBorders>
              <w:top w:val="single" w:sz="2" w:space="0" w:color="000000"/>
              <w:bottom w:val="single" w:sz="2" w:space="0" w:color="000000"/>
            </w:tcBorders>
          </w:tcPr>
          <w:p w14:paraId="637F709A"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OS_USERNAME</w:t>
            </w:r>
          </w:p>
        </w:tc>
      </w:tr>
      <w:tr w:rsidR="008C539B" w:rsidRPr="001058B5" w14:paraId="678697D3" w14:textId="77777777">
        <w:trPr>
          <w:trHeight w:val="335"/>
        </w:trPr>
        <w:tc>
          <w:tcPr>
            <w:tcW w:w="1354" w:type="dxa"/>
            <w:tcBorders>
              <w:top w:val="single" w:sz="2" w:space="0" w:color="000000"/>
              <w:bottom w:val="single" w:sz="2" w:space="0" w:color="000000"/>
            </w:tcBorders>
          </w:tcPr>
          <w:p w14:paraId="166BFCE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PRIV$USED</w:t>
            </w:r>
          </w:p>
        </w:tc>
        <w:tc>
          <w:tcPr>
            <w:tcW w:w="6342" w:type="dxa"/>
            <w:tcBorders>
              <w:top w:val="single" w:sz="2" w:space="0" w:color="000000"/>
              <w:bottom w:val="single" w:sz="2" w:space="0" w:color="000000"/>
            </w:tcBorders>
          </w:tcPr>
          <w:p w14:paraId="47D23D4D"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PRIV_USED</w:t>
            </w:r>
          </w:p>
        </w:tc>
      </w:tr>
      <w:tr w:rsidR="008C539B" w:rsidRPr="001058B5" w14:paraId="2E128979" w14:textId="77777777">
        <w:trPr>
          <w:trHeight w:val="334"/>
        </w:trPr>
        <w:tc>
          <w:tcPr>
            <w:tcW w:w="1354" w:type="dxa"/>
            <w:tcBorders>
              <w:top w:val="single" w:sz="2" w:space="0" w:color="000000"/>
              <w:bottom w:val="single" w:sz="2" w:space="0" w:color="000000"/>
            </w:tcBorders>
          </w:tcPr>
          <w:p w14:paraId="317B66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SES$LABEL</w:t>
            </w:r>
          </w:p>
        </w:tc>
        <w:tc>
          <w:tcPr>
            <w:tcW w:w="6342" w:type="dxa"/>
            <w:tcBorders>
              <w:top w:val="single" w:sz="2" w:space="0" w:color="000000"/>
              <w:bottom w:val="single" w:sz="2" w:space="0" w:color="000000"/>
            </w:tcBorders>
          </w:tcPr>
          <w:p w14:paraId="660D7A1D"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CLIENT_ID</w:t>
            </w:r>
          </w:p>
        </w:tc>
      </w:tr>
      <w:tr w:rsidR="008C539B" w:rsidRPr="001058B5" w14:paraId="2F6E362A" w14:textId="77777777">
        <w:trPr>
          <w:trHeight w:val="534"/>
        </w:trPr>
        <w:tc>
          <w:tcPr>
            <w:tcW w:w="1354" w:type="dxa"/>
            <w:tcBorders>
              <w:top w:val="single" w:sz="2" w:space="0" w:color="000000"/>
              <w:bottom w:val="single" w:sz="2" w:space="0" w:color="000000"/>
            </w:tcBorders>
          </w:tcPr>
          <w:p w14:paraId="18309FC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SES$TID</w:t>
            </w:r>
          </w:p>
        </w:tc>
        <w:tc>
          <w:tcPr>
            <w:tcW w:w="6342" w:type="dxa"/>
            <w:tcBorders>
              <w:top w:val="single" w:sz="2" w:space="0" w:color="000000"/>
              <w:bottom w:val="single" w:sz="2" w:space="0" w:color="000000"/>
            </w:tcBorders>
          </w:tcPr>
          <w:p w14:paraId="1C6D7CD1"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2F5A1F44"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256E0F0E" w14:textId="77777777">
        <w:trPr>
          <w:trHeight w:val="532"/>
        </w:trPr>
        <w:tc>
          <w:tcPr>
            <w:tcW w:w="1354" w:type="dxa"/>
            <w:tcBorders>
              <w:top w:val="single" w:sz="2" w:space="0" w:color="000000"/>
              <w:bottom w:val="single" w:sz="4" w:space="0" w:color="000000"/>
            </w:tcBorders>
          </w:tcPr>
          <w:p w14:paraId="3220C78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SPARE2</w:t>
            </w:r>
          </w:p>
        </w:tc>
        <w:tc>
          <w:tcPr>
            <w:tcW w:w="6342" w:type="dxa"/>
            <w:tcBorders>
              <w:top w:val="single" w:sz="2" w:space="0" w:color="000000"/>
              <w:bottom w:val="single" w:sz="4" w:space="0" w:color="000000"/>
            </w:tcBorders>
          </w:tcPr>
          <w:p w14:paraId="2E930020"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5878980D"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bl>
    <w:p w14:paraId="0A4447E2" w14:textId="77777777" w:rsidR="008C539B" w:rsidRPr="001058B5" w:rsidRDefault="00C12992">
      <w:pPr>
        <w:spacing w:before="44" w:line="213" w:lineRule="auto"/>
        <w:ind w:left="1840" w:right="848" w:hanging="180"/>
        <w:rPr>
          <w:rFonts w:ascii="Arial" w:hAnsi="Arial" w:cs="Arial"/>
          <w:sz w:val="16"/>
        </w:rPr>
      </w:pPr>
      <w:r w:rsidRPr="001058B5">
        <w:rPr>
          <w:rFonts w:ascii="Arial" w:hAnsi="Arial" w:cs="Arial"/>
          <w:position w:val="6"/>
          <w:sz w:val="11"/>
        </w:rPr>
        <w:t>1</w:t>
      </w:r>
      <w:r w:rsidRPr="001058B5">
        <w:rPr>
          <w:rFonts w:ascii="Arial" w:hAnsi="Arial" w:cs="Arial"/>
          <w:spacing w:val="7"/>
          <w:position w:val="6"/>
          <w:sz w:val="11"/>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example,</w:t>
      </w:r>
      <w:r w:rsidRPr="001058B5">
        <w:rPr>
          <w:rFonts w:ascii="Arial" w:hAnsi="Arial" w:cs="Arial"/>
          <w:spacing w:val="-24"/>
          <w:sz w:val="16"/>
        </w:rPr>
        <w:t xml:space="preserve"> </w:t>
      </w:r>
      <w:r w:rsidRPr="001058B5">
        <w:rPr>
          <w:rFonts w:ascii="Arial" w:hAnsi="Arial" w:cs="Arial"/>
          <w:sz w:val="16"/>
        </w:rPr>
        <w:t>if</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ACTION</w:t>
      </w:r>
      <w:r w:rsidRPr="001058B5">
        <w:rPr>
          <w:rFonts w:ascii="Arial" w:hAnsi="Arial" w:cs="Arial"/>
          <w:spacing w:val="-82"/>
          <w:sz w:val="16"/>
        </w:rPr>
        <w:t xml:space="preserve"> </w:t>
      </w:r>
      <w:r w:rsidRPr="001058B5">
        <w:rPr>
          <w:rFonts w:ascii="Arial" w:hAnsi="Arial" w:cs="Arial"/>
          <w:sz w:val="16"/>
        </w:rPr>
        <w:t>value</w:t>
      </w:r>
      <w:r w:rsidRPr="001058B5">
        <w:rPr>
          <w:rFonts w:ascii="Arial" w:hAnsi="Arial" w:cs="Arial"/>
          <w:spacing w:val="-24"/>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104</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AUDIT)</w:t>
      </w:r>
      <w:r w:rsidRPr="001058B5">
        <w:rPr>
          <w:rFonts w:ascii="Arial" w:hAnsi="Arial" w:cs="Arial"/>
          <w:spacing w:val="-24"/>
          <w:sz w:val="16"/>
        </w:rPr>
        <w:t xml:space="preserve"> </w:t>
      </w:r>
      <w:r w:rsidRPr="001058B5">
        <w:rPr>
          <w:rFonts w:ascii="Arial" w:hAnsi="Arial" w:cs="Arial"/>
          <w:sz w:val="16"/>
        </w:rPr>
        <w:t>or</w:t>
      </w:r>
      <w:r w:rsidRPr="001058B5">
        <w:rPr>
          <w:rFonts w:ascii="Arial" w:hAnsi="Arial" w:cs="Arial"/>
          <w:spacing w:val="-24"/>
          <w:sz w:val="16"/>
        </w:rPr>
        <w:t xml:space="preserve"> </w:t>
      </w:r>
      <w:r w:rsidRPr="001058B5">
        <w:rPr>
          <w:rFonts w:ascii="Arial" w:hAnsi="Arial" w:cs="Arial"/>
          <w:sz w:val="16"/>
        </w:rPr>
        <w:t>105</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NOAUDIT),</w:t>
      </w:r>
      <w:r w:rsidRPr="001058B5">
        <w:rPr>
          <w:rFonts w:ascii="Arial" w:hAnsi="Arial" w:cs="Arial"/>
          <w:spacing w:val="-24"/>
          <w:sz w:val="16"/>
        </w:rPr>
        <w:t xml:space="preserve"> </w:t>
      </w:r>
      <w:r w:rsidRPr="001058B5">
        <w:rPr>
          <w:rFonts w:ascii="Arial" w:hAnsi="Arial" w:cs="Arial"/>
          <w:sz w:val="16"/>
        </w:rPr>
        <w:t>then</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SYS$OPTIONS</w:t>
      </w:r>
      <w:r w:rsidRPr="001058B5">
        <w:rPr>
          <w:rFonts w:ascii="Arial" w:hAnsi="Arial" w:cs="Arial"/>
          <w:spacing w:val="-82"/>
          <w:sz w:val="16"/>
        </w:rPr>
        <w:t xml:space="preserve"> </w:t>
      </w:r>
      <w:r w:rsidRPr="001058B5">
        <w:rPr>
          <w:rFonts w:ascii="Arial" w:hAnsi="Arial" w:cs="Arial"/>
          <w:sz w:val="16"/>
        </w:rPr>
        <w:t>number represents</w:t>
      </w:r>
      <w:r w:rsidRPr="001058B5">
        <w:rPr>
          <w:rFonts w:ascii="Arial" w:hAnsi="Arial" w:cs="Arial"/>
          <w:spacing w:val="-23"/>
          <w:sz w:val="16"/>
        </w:rPr>
        <w:t xml:space="preserve"> </w:t>
      </w:r>
      <w:r w:rsidRPr="001058B5">
        <w:rPr>
          <w:rFonts w:ascii="Arial" w:hAnsi="Arial" w:cs="Arial"/>
          <w:sz w:val="16"/>
        </w:rPr>
        <w:t>an</w:t>
      </w:r>
      <w:r w:rsidRPr="001058B5">
        <w:rPr>
          <w:rFonts w:ascii="Arial" w:hAnsi="Arial" w:cs="Arial"/>
          <w:spacing w:val="-23"/>
          <w:sz w:val="16"/>
        </w:rPr>
        <w:t xml:space="preserve"> </w:t>
      </w:r>
      <w:r w:rsidRPr="001058B5">
        <w:rPr>
          <w:rFonts w:ascii="Arial" w:hAnsi="Arial" w:cs="Arial"/>
          <w:sz w:val="16"/>
        </w:rPr>
        <w:t>audit</w:t>
      </w:r>
      <w:r w:rsidRPr="001058B5">
        <w:rPr>
          <w:rFonts w:ascii="Arial" w:hAnsi="Arial" w:cs="Arial"/>
          <w:spacing w:val="-23"/>
          <w:sz w:val="16"/>
        </w:rPr>
        <w:t xml:space="preserve"> </w:t>
      </w:r>
      <w:r w:rsidRPr="001058B5">
        <w:rPr>
          <w:rFonts w:ascii="Arial" w:hAnsi="Arial" w:cs="Arial"/>
          <w:sz w:val="16"/>
        </w:rPr>
        <w:t>option</w:t>
      </w:r>
      <w:r w:rsidRPr="001058B5">
        <w:rPr>
          <w:rFonts w:ascii="Arial" w:hAnsi="Arial" w:cs="Arial"/>
          <w:spacing w:val="-23"/>
          <w:sz w:val="16"/>
        </w:rPr>
        <w:t xml:space="preserve"> </w:t>
      </w:r>
      <w:r w:rsidRPr="001058B5">
        <w:rPr>
          <w:rFonts w:ascii="Arial" w:hAnsi="Arial" w:cs="Arial"/>
          <w:sz w:val="16"/>
        </w:rPr>
        <w:t>listed</w:t>
      </w:r>
      <w:r w:rsidRPr="001058B5">
        <w:rPr>
          <w:rFonts w:ascii="Arial" w:hAnsi="Arial" w:cs="Arial"/>
          <w:spacing w:val="-23"/>
          <w:sz w:val="16"/>
        </w:rPr>
        <w:t xml:space="preserve"> </w:t>
      </w:r>
      <w:r w:rsidRPr="001058B5">
        <w:rPr>
          <w:rFonts w:ascii="Arial" w:hAnsi="Arial" w:cs="Arial"/>
          <w:sz w:val="16"/>
        </w:rPr>
        <w:t>in</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STMT_AUDIT_OPTION_MAP</w:t>
      </w:r>
      <w:r w:rsidRPr="001058B5">
        <w:rPr>
          <w:rFonts w:ascii="Arial" w:hAnsi="Arial" w:cs="Arial"/>
          <w:spacing w:val="-82"/>
          <w:sz w:val="16"/>
        </w:rPr>
        <w:t xml:space="preserve"> </w:t>
      </w:r>
      <w:r w:rsidRPr="001058B5">
        <w:rPr>
          <w:rFonts w:ascii="Arial" w:hAnsi="Arial" w:cs="Arial"/>
          <w:sz w:val="16"/>
        </w:rPr>
        <w:t>table.</w:t>
      </w:r>
      <w:r w:rsidRPr="001058B5">
        <w:rPr>
          <w:rFonts w:ascii="Arial" w:hAnsi="Arial" w:cs="Arial"/>
          <w:spacing w:val="-22"/>
          <w:sz w:val="16"/>
        </w:rPr>
        <w:t xml:space="preserve"> </w:t>
      </w:r>
      <w:r w:rsidRPr="001058B5">
        <w:rPr>
          <w:rFonts w:ascii="Arial" w:hAnsi="Arial" w:cs="Arial"/>
          <w:sz w:val="16"/>
        </w:rPr>
        <w:t>If</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ACTION</w:t>
      </w:r>
      <w:r w:rsidRPr="001058B5">
        <w:rPr>
          <w:rFonts w:ascii="Arial" w:hAnsi="Arial" w:cs="Arial"/>
          <w:spacing w:val="-81"/>
          <w:sz w:val="16"/>
        </w:rPr>
        <w:t xml:space="preserve"> </w:t>
      </w:r>
      <w:r w:rsidRPr="001058B5">
        <w:rPr>
          <w:rFonts w:ascii="Arial" w:hAnsi="Arial" w:cs="Arial"/>
          <w:sz w:val="16"/>
        </w:rPr>
        <w:t>value</w:t>
      </w:r>
      <w:r w:rsidRPr="001058B5">
        <w:rPr>
          <w:rFonts w:ascii="Arial" w:hAnsi="Arial" w:cs="Arial"/>
          <w:spacing w:val="-23"/>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108</w:t>
      </w:r>
      <w:r w:rsidRPr="001058B5">
        <w:rPr>
          <w:rFonts w:ascii="Arial" w:hAnsi="Arial" w:cs="Arial"/>
          <w:spacing w:val="-82"/>
          <w:sz w:val="16"/>
        </w:rPr>
        <w:t xml:space="preserve"> </w:t>
      </w:r>
      <w:r w:rsidRPr="001058B5">
        <w:rPr>
          <w:rFonts w:ascii="Arial" w:hAnsi="Arial" w:cs="Arial"/>
          <w:sz w:val="16"/>
        </w:rPr>
        <w:t xml:space="preserve">(for </w:t>
      </w:r>
      <w:r w:rsidRPr="001058B5">
        <w:rPr>
          <w:rFonts w:ascii="Arial" w:hAnsi="Arial" w:cs="Arial"/>
          <w:w w:val="95"/>
          <w:sz w:val="16"/>
        </w:rPr>
        <w:t>GRANT)</w:t>
      </w:r>
      <w:r w:rsidRPr="001058B5">
        <w:rPr>
          <w:rFonts w:ascii="Arial" w:hAnsi="Arial" w:cs="Arial"/>
          <w:spacing w:val="-8"/>
          <w:w w:val="95"/>
          <w:sz w:val="16"/>
        </w:rPr>
        <w:t xml:space="preserve"> </w:t>
      </w:r>
      <w:r w:rsidRPr="001058B5">
        <w:rPr>
          <w:rFonts w:ascii="Arial" w:hAnsi="Arial" w:cs="Arial"/>
          <w:w w:val="95"/>
          <w:sz w:val="16"/>
        </w:rPr>
        <w:t>or</w:t>
      </w:r>
      <w:r w:rsidRPr="001058B5">
        <w:rPr>
          <w:rFonts w:ascii="Arial" w:hAnsi="Arial" w:cs="Arial"/>
          <w:spacing w:val="-8"/>
          <w:w w:val="95"/>
          <w:sz w:val="16"/>
        </w:rPr>
        <w:t xml:space="preserve"> </w:t>
      </w:r>
      <w:r w:rsidRPr="001058B5">
        <w:rPr>
          <w:rFonts w:ascii="Arial" w:hAnsi="Arial" w:cs="Arial"/>
          <w:w w:val="95"/>
          <w:sz w:val="16"/>
        </w:rPr>
        <w:t>109</w:t>
      </w:r>
      <w:r w:rsidRPr="001058B5">
        <w:rPr>
          <w:rFonts w:ascii="Arial" w:hAnsi="Arial" w:cs="Arial"/>
          <w:spacing w:val="-66"/>
          <w:w w:val="95"/>
          <w:sz w:val="16"/>
        </w:rPr>
        <w:t xml:space="preserve"> </w:t>
      </w:r>
      <w:r w:rsidRPr="001058B5">
        <w:rPr>
          <w:rFonts w:ascii="Arial" w:hAnsi="Arial" w:cs="Arial"/>
          <w:w w:val="95"/>
          <w:sz w:val="16"/>
        </w:rPr>
        <w:t>(for</w:t>
      </w:r>
      <w:r w:rsidRPr="001058B5">
        <w:rPr>
          <w:rFonts w:ascii="Arial" w:hAnsi="Arial" w:cs="Arial"/>
          <w:spacing w:val="-8"/>
          <w:w w:val="95"/>
          <w:sz w:val="16"/>
        </w:rPr>
        <w:t xml:space="preserve"> </w:t>
      </w:r>
      <w:r w:rsidRPr="001058B5">
        <w:rPr>
          <w:rFonts w:ascii="Arial" w:hAnsi="Arial" w:cs="Arial"/>
          <w:w w:val="95"/>
          <w:sz w:val="16"/>
        </w:rPr>
        <w:t>REVOKE),</w:t>
      </w:r>
      <w:r w:rsidRPr="001058B5">
        <w:rPr>
          <w:rFonts w:ascii="Arial" w:hAnsi="Arial" w:cs="Arial"/>
          <w:spacing w:val="-9"/>
          <w:w w:val="95"/>
          <w:sz w:val="16"/>
        </w:rPr>
        <w:t xml:space="preserve"> </w:t>
      </w:r>
      <w:r w:rsidRPr="001058B5">
        <w:rPr>
          <w:rFonts w:ascii="Arial" w:hAnsi="Arial" w:cs="Arial"/>
          <w:w w:val="95"/>
          <w:sz w:val="16"/>
        </w:rPr>
        <w:t>then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9"/>
          <w:w w:val="95"/>
          <w:sz w:val="16"/>
        </w:rPr>
        <w:t xml:space="preserve"> </w:t>
      </w:r>
      <w:r w:rsidRPr="001058B5">
        <w:rPr>
          <w:rFonts w:ascii="Arial" w:hAnsi="Arial" w:cs="Arial"/>
          <w:w w:val="95"/>
          <w:sz w:val="16"/>
        </w:rPr>
        <w:t>number</w:t>
      </w:r>
      <w:r w:rsidRPr="001058B5">
        <w:rPr>
          <w:rFonts w:ascii="Arial" w:hAnsi="Arial" w:cs="Arial"/>
          <w:spacing w:val="-8"/>
          <w:w w:val="95"/>
          <w:sz w:val="16"/>
        </w:rPr>
        <w:t xml:space="preserve"> </w:t>
      </w:r>
      <w:r w:rsidRPr="001058B5">
        <w:rPr>
          <w:rFonts w:ascii="Arial" w:hAnsi="Arial" w:cs="Arial"/>
          <w:w w:val="95"/>
          <w:sz w:val="16"/>
        </w:rPr>
        <w:t>represents</w:t>
      </w:r>
      <w:r w:rsidRPr="001058B5">
        <w:rPr>
          <w:rFonts w:ascii="Arial" w:hAnsi="Arial" w:cs="Arial"/>
          <w:spacing w:val="-8"/>
          <w:w w:val="95"/>
          <w:sz w:val="16"/>
        </w:rPr>
        <w:t xml:space="preserve"> </w:t>
      </w:r>
      <w:r w:rsidRPr="001058B5">
        <w:rPr>
          <w:rFonts w:ascii="Arial" w:hAnsi="Arial" w:cs="Arial"/>
          <w:w w:val="95"/>
          <w:sz w:val="16"/>
        </w:rPr>
        <w:t>a</w:t>
      </w:r>
      <w:r w:rsidRPr="001058B5">
        <w:rPr>
          <w:rFonts w:ascii="Arial" w:hAnsi="Arial" w:cs="Arial"/>
          <w:spacing w:val="-8"/>
          <w:w w:val="95"/>
          <w:sz w:val="16"/>
        </w:rPr>
        <w:t xml:space="preserve"> </w:t>
      </w:r>
      <w:r w:rsidRPr="001058B5">
        <w:rPr>
          <w:rFonts w:ascii="Arial" w:hAnsi="Arial" w:cs="Arial"/>
          <w:w w:val="95"/>
          <w:sz w:val="16"/>
        </w:rPr>
        <w:t>privilege</w:t>
      </w:r>
      <w:r w:rsidRPr="001058B5">
        <w:rPr>
          <w:rFonts w:ascii="Arial" w:hAnsi="Arial" w:cs="Arial"/>
          <w:spacing w:val="-9"/>
          <w:w w:val="95"/>
          <w:sz w:val="16"/>
        </w:rPr>
        <w:t xml:space="preserve"> </w:t>
      </w:r>
      <w:r w:rsidRPr="001058B5">
        <w:rPr>
          <w:rFonts w:ascii="Arial" w:hAnsi="Arial" w:cs="Arial"/>
          <w:w w:val="95"/>
          <w:sz w:val="16"/>
        </w:rPr>
        <w:t>listed</w:t>
      </w:r>
      <w:r w:rsidRPr="001058B5">
        <w:rPr>
          <w:rFonts w:ascii="Arial" w:hAnsi="Arial" w:cs="Arial"/>
          <w:spacing w:val="-9"/>
          <w:w w:val="95"/>
          <w:sz w:val="16"/>
        </w:rPr>
        <w:t xml:space="preserve"> </w:t>
      </w:r>
      <w:r w:rsidRPr="001058B5">
        <w:rPr>
          <w:rFonts w:ascii="Arial" w:hAnsi="Arial" w:cs="Arial"/>
          <w:w w:val="95"/>
          <w:sz w:val="16"/>
        </w:rPr>
        <w:t>in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7"/>
          <w:w w:val="95"/>
          <w:sz w:val="16"/>
        </w:rPr>
        <w:t xml:space="preserve"> </w:t>
      </w:r>
      <w:r w:rsidRPr="001058B5">
        <w:rPr>
          <w:rFonts w:ascii="Arial" w:hAnsi="Arial" w:cs="Arial"/>
          <w:w w:val="95"/>
          <w:sz w:val="16"/>
        </w:rPr>
        <w:t xml:space="preserve">SYSTEM_PRIVILEGE_MAP </w:t>
      </w:r>
      <w:r w:rsidRPr="001058B5">
        <w:rPr>
          <w:rFonts w:ascii="Arial" w:hAnsi="Arial" w:cs="Arial"/>
          <w:sz w:val="16"/>
        </w:rPr>
        <w:t>table.</w:t>
      </w:r>
    </w:p>
    <w:p w14:paraId="78865AA0" w14:textId="77777777" w:rsidR="008C539B" w:rsidRPr="001058B5" w:rsidRDefault="008C539B">
      <w:pPr>
        <w:pStyle w:val="BodyText"/>
        <w:spacing w:before="11"/>
        <w:rPr>
          <w:rFonts w:ascii="Arial" w:hAnsi="Arial" w:cs="Arial"/>
          <w:sz w:val="25"/>
        </w:rPr>
      </w:pPr>
    </w:p>
    <w:p w14:paraId="554FAECD" w14:textId="77777777" w:rsidR="008C539B" w:rsidRPr="001058B5" w:rsidRDefault="00C12992">
      <w:pPr>
        <w:pStyle w:val="Heading4"/>
        <w:ind w:left="100"/>
      </w:pPr>
      <w:bookmarkStart w:id="1467" w:name="Using_the_Operating_System_Audit_Trail"/>
      <w:bookmarkStart w:id="1468" w:name="_bookmark1695"/>
      <w:bookmarkEnd w:id="1467"/>
      <w:bookmarkEnd w:id="1468"/>
      <w:r w:rsidRPr="001058B5">
        <w:lastRenderedPageBreak/>
        <w:t>Using the Operating SystemAudit Trail</w:t>
      </w:r>
    </w:p>
    <w:p w14:paraId="6CF1BFEB"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115C8539"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696" w:history="1">
        <w:r w:rsidR="00C12992" w:rsidRPr="001058B5">
          <w:rPr>
            <w:rFonts w:ascii="Arial" w:hAnsi="Arial" w:cs="Arial"/>
            <w:color w:val="0000CC"/>
            <w:sz w:val="20"/>
          </w:rPr>
          <w:t>About the Operating System</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256F9015"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00" w:history="1">
        <w:r w:rsidR="00C12992" w:rsidRPr="001058B5">
          <w:rPr>
            <w:rFonts w:ascii="Arial" w:hAnsi="Arial" w:cs="Arial"/>
            <w:color w:val="0000CC"/>
            <w:sz w:val="20"/>
          </w:rPr>
          <w:t xml:space="preserve">What Do Operating System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Records Look Like?</w:t>
        </w:r>
      </w:hyperlink>
    </w:p>
    <w:p w14:paraId="43F74E32"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07" w:history="1">
        <w:r w:rsidR="00C12992" w:rsidRPr="001058B5">
          <w:rPr>
            <w:rFonts w:ascii="Arial" w:hAnsi="Arial" w:cs="Arial"/>
            <w:color w:val="0000CC"/>
            <w:sz w:val="20"/>
          </w:rPr>
          <w:t>Advantages of the Operating System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017FA278"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11" w:history="1">
        <w:r w:rsidR="00C12992" w:rsidRPr="001058B5">
          <w:rPr>
            <w:rFonts w:ascii="Arial" w:hAnsi="Arial" w:cs="Arial"/>
            <w:color w:val="0000CC"/>
            <w:sz w:val="20"/>
          </w:rPr>
          <w:t xml:space="preserve">How the Operating System Audit </w:t>
        </w:r>
        <w:r w:rsidR="00C12992" w:rsidRPr="001058B5">
          <w:rPr>
            <w:rFonts w:ascii="Arial" w:hAnsi="Arial" w:cs="Arial"/>
            <w:color w:val="0000CC"/>
            <w:spacing w:val="-4"/>
            <w:sz w:val="20"/>
          </w:rPr>
          <w:t>Trail</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Works</w:t>
        </w:r>
      </w:hyperlink>
    </w:p>
    <w:p w14:paraId="188881F4"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13" w:history="1">
        <w:r w:rsidR="00C12992" w:rsidRPr="001058B5">
          <w:rPr>
            <w:rFonts w:ascii="Arial" w:hAnsi="Arial" w:cs="Arial"/>
            <w:color w:val="0000CC"/>
            <w:sz w:val="20"/>
          </w:rPr>
          <w:t>Specifying a Directory for the Operating System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7EE357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188735E6" w14:textId="77777777" w:rsidR="008C539B" w:rsidRPr="001058B5" w:rsidRDefault="008C539B">
      <w:pPr>
        <w:pStyle w:val="BodyText"/>
        <w:spacing w:before="2"/>
        <w:rPr>
          <w:rFonts w:ascii="Arial" w:hAnsi="Arial" w:cs="Arial"/>
          <w:sz w:val="24"/>
        </w:rPr>
      </w:pPr>
    </w:p>
    <w:p w14:paraId="162B71CE" w14:textId="77777777" w:rsidR="008C539B" w:rsidRPr="001058B5" w:rsidRDefault="00C12992">
      <w:pPr>
        <w:pStyle w:val="Heading6"/>
        <w:spacing w:before="105"/>
      </w:pPr>
      <w:bookmarkStart w:id="1469" w:name="About_the_Operating_System_Trail"/>
      <w:bookmarkStart w:id="1470" w:name="_bookmark1696"/>
      <w:bookmarkEnd w:id="1469"/>
      <w:bookmarkEnd w:id="1470"/>
      <w:r w:rsidRPr="001058B5">
        <w:t>A</w:t>
      </w:r>
      <w:bookmarkStart w:id="1471" w:name="_bookmark1697"/>
      <w:bookmarkEnd w:id="1471"/>
      <w:r w:rsidRPr="001058B5">
        <w:t>bout the Operating System Trail</w:t>
      </w:r>
    </w:p>
    <w:p w14:paraId="1BB9969F" w14:textId="77777777" w:rsidR="008C539B" w:rsidRPr="001058B5" w:rsidRDefault="00C12992">
      <w:pPr>
        <w:pStyle w:val="BodyText"/>
        <w:spacing w:before="56" w:line="230" w:lineRule="auto"/>
        <w:ind w:left="2260"/>
        <w:rPr>
          <w:rFonts w:ascii="Arial" w:hAnsi="Arial" w:cs="Arial"/>
        </w:rPr>
      </w:pPr>
      <w:r w:rsidRPr="001058B5">
        <w:rPr>
          <w:rFonts w:ascii="Arial" w:hAnsi="Arial" w:cs="Arial"/>
          <w:w w:val="95"/>
        </w:rPr>
        <w:t>As an alternative to creating standard audit records in the DBA_AUDIT_TRAIL</w:t>
      </w:r>
      <w:r w:rsidRPr="001058B5">
        <w:rPr>
          <w:rFonts w:ascii="Arial" w:hAnsi="Arial" w:cs="Arial"/>
          <w:spacing w:val="-97"/>
          <w:w w:val="95"/>
        </w:rPr>
        <w:t xml:space="preserve"> </w:t>
      </w:r>
      <w:r w:rsidRPr="001058B5">
        <w:rPr>
          <w:rFonts w:ascii="Arial" w:hAnsi="Arial" w:cs="Arial"/>
          <w:w w:val="95"/>
        </w:rPr>
        <w:t xml:space="preserve">(SYS.AUD$ </w:t>
      </w:r>
      <w:r w:rsidRPr="001058B5">
        <w:rPr>
          <w:rFonts w:ascii="Arial" w:hAnsi="Arial" w:cs="Arial"/>
        </w:rPr>
        <w:t xml:space="preserve">table), </w:t>
      </w:r>
      <w:bookmarkStart w:id="1472" w:name="_bookmark1698"/>
      <w:bookmarkEnd w:id="1472"/>
      <w:r w:rsidRPr="001058B5">
        <w:rPr>
          <w:rFonts w:ascii="Arial" w:hAnsi="Arial" w:cs="Arial"/>
        </w:rPr>
        <w:t xml:space="preserve">you can </w:t>
      </w:r>
      <w:bookmarkStart w:id="1473" w:name="_bookmark1699"/>
      <w:bookmarkEnd w:id="1473"/>
      <w:r w:rsidRPr="001058B5">
        <w:rPr>
          <w:rFonts w:ascii="Arial" w:hAnsi="Arial" w:cs="Arial"/>
        </w:rPr>
        <w:t>create standard audit records in operating system files. The operating system file that contains the audit trail can include any of the following data:</w:t>
      </w:r>
    </w:p>
    <w:p w14:paraId="39D420BD" w14:textId="77777777" w:rsidR="008C539B" w:rsidRPr="001058B5" w:rsidRDefault="00C12992" w:rsidP="006F7931">
      <w:pPr>
        <w:pStyle w:val="ListParagraph"/>
        <w:numPr>
          <w:ilvl w:val="2"/>
          <w:numId w:val="137"/>
        </w:numPr>
        <w:tabs>
          <w:tab w:val="left" w:pos="2620"/>
        </w:tabs>
        <w:spacing w:before="113"/>
        <w:ind w:left="2619" w:hanging="359"/>
        <w:rPr>
          <w:rFonts w:ascii="Arial" w:hAnsi="Arial" w:cs="Arial"/>
          <w:sz w:val="20"/>
        </w:rPr>
      </w:pPr>
      <w:r w:rsidRPr="001058B5">
        <w:rPr>
          <w:rFonts w:ascii="Arial" w:hAnsi="Arial" w:cs="Arial"/>
          <w:sz w:val="20"/>
        </w:rPr>
        <w:t>Database audit trail</w:t>
      </w:r>
      <w:r w:rsidRPr="001058B5">
        <w:rPr>
          <w:rFonts w:ascii="Arial" w:hAnsi="Arial" w:cs="Arial"/>
          <w:spacing w:val="-2"/>
          <w:sz w:val="20"/>
        </w:rPr>
        <w:t xml:space="preserve"> </w:t>
      </w:r>
      <w:r w:rsidRPr="001058B5">
        <w:rPr>
          <w:rFonts w:ascii="Arial" w:hAnsi="Arial" w:cs="Arial"/>
          <w:sz w:val="20"/>
        </w:rPr>
        <w:t>records</w:t>
      </w:r>
    </w:p>
    <w:p w14:paraId="19F8B75F" w14:textId="77777777" w:rsidR="008C539B" w:rsidRPr="001058B5" w:rsidRDefault="00C12992" w:rsidP="006F7931">
      <w:pPr>
        <w:pStyle w:val="ListParagraph"/>
        <w:numPr>
          <w:ilvl w:val="2"/>
          <w:numId w:val="137"/>
        </w:numPr>
        <w:tabs>
          <w:tab w:val="left" w:pos="2620"/>
        </w:tabs>
        <w:spacing w:before="112"/>
        <w:ind w:left="2619" w:hanging="359"/>
        <w:rPr>
          <w:rFonts w:ascii="Arial" w:hAnsi="Arial" w:cs="Arial"/>
          <w:sz w:val="20"/>
        </w:rPr>
      </w:pPr>
      <w:r w:rsidRPr="001058B5">
        <w:rPr>
          <w:rFonts w:ascii="Arial" w:hAnsi="Arial" w:cs="Arial"/>
          <w:sz w:val="20"/>
        </w:rPr>
        <w:t>Mandatory audit records (that is, database actions that are always</w:t>
      </w:r>
      <w:r w:rsidRPr="001058B5">
        <w:rPr>
          <w:rFonts w:ascii="Arial" w:hAnsi="Arial" w:cs="Arial"/>
          <w:spacing w:val="-16"/>
          <w:sz w:val="20"/>
        </w:rPr>
        <w:t xml:space="preserve"> </w:t>
      </w:r>
      <w:r w:rsidRPr="001058B5">
        <w:rPr>
          <w:rFonts w:ascii="Arial" w:hAnsi="Arial" w:cs="Arial"/>
          <w:sz w:val="20"/>
        </w:rPr>
        <w:t>audited)</w:t>
      </w:r>
    </w:p>
    <w:p w14:paraId="759F80A4" w14:textId="77777777" w:rsidR="008C539B" w:rsidRPr="001058B5" w:rsidRDefault="00C12992"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Audit records for administrative users</w:t>
      </w:r>
      <w:r w:rsidRPr="001058B5">
        <w:rPr>
          <w:rFonts w:ascii="Arial" w:hAnsi="Arial" w:cs="Arial"/>
          <w:spacing w:val="-7"/>
          <w:sz w:val="20"/>
        </w:rPr>
        <w:t xml:space="preserve"> </w:t>
      </w:r>
      <w:r w:rsidRPr="001058B5">
        <w:rPr>
          <w:rFonts w:ascii="Arial" w:hAnsi="Arial" w:cs="Arial"/>
          <w:sz w:val="20"/>
        </w:rPr>
        <w:t>(SYS)</w:t>
      </w:r>
    </w:p>
    <w:p w14:paraId="0316F836" w14:textId="77777777" w:rsidR="008C539B" w:rsidRPr="001058B5" w:rsidRDefault="00C12992">
      <w:pPr>
        <w:pStyle w:val="BodyText"/>
        <w:spacing w:before="108"/>
        <w:ind w:left="2260"/>
        <w:rPr>
          <w:rFonts w:ascii="Arial" w:hAnsi="Arial" w:cs="Arial"/>
        </w:rPr>
      </w:pPr>
      <w:r w:rsidRPr="001058B5">
        <w:rPr>
          <w:rFonts w:ascii="Arial" w:hAnsi="Arial" w:cs="Arial"/>
        </w:rPr>
        <w:t>You can write the operating system audit records to either a text file or an XML file.</w:t>
      </w:r>
    </w:p>
    <w:p w14:paraId="233CE0FF" w14:textId="77777777" w:rsidR="008C539B" w:rsidRPr="001058B5" w:rsidRDefault="008C539B">
      <w:pPr>
        <w:pStyle w:val="BodyText"/>
        <w:spacing w:before="2"/>
        <w:rPr>
          <w:rFonts w:ascii="Arial" w:hAnsi="Arial" w:cs="Arial"/>
          <w:sz w:val="23"/>
        </w:rPr>
      </w:pPr>
    </w:p>
    <w:p w14:paraId="71906503" w14:textId="77777777" w:rsidR="008C539B" w:rsidRPr="001058B5" w:rsidRDefault="00C12992">
      <w:pPr>
        <w:pStyle w:val="Heading6"/>
      </w:pPr>
      <w:bookmarkStart w:id="1474" w:name="What_Do_Operating_System_Audit_Trail_Rec"/>
      <w:bookmarkStart w:id="1475" w:name="_bookmark1700"/>
      <w:bookmarkEnd w:id="1474"/>
      <w:bookmarkEnd w:id="1475"/>
      <w:r w:rsidRPr="001058B5">
        <w:t>What Do Operating System Audit Trail Records Look Like?</w:t>
      </w:r>
    </w:p>
    <w:p w14:paraId="4B8014C8" w14:textId="77777777" w:rsidR="008C539B" w:rsidRPr="001058B5" w:rsidRDefault="00C12992">
      <w:pPr>
        <w:pStyle w:val="BodyText"/>
        <w:spacing w:before="56" w:line="232" w:lineRule="auto"/>
        <w:ind w:left="2260" w:right="182"/>
        <w:rPr>
          <w:rFonts w:ascii="Arial" w:hAnsi="Arial" w:cs="Arial"/>
        </w:rPr>
      </w:pPr>
      <w:r w:rsidRPr="001058B5">
        <w:rPr>
          <w:rFonts w:ascii="Arial" w:hAnsi="Arial" w:cs="Arial"/>
        </w:rPr>
        <w:t>The operating system audit trail files are in either text or XML file format. Be aware that the contents of the text and XML operating system files have some differences, and that the formats may change across different releases. With each release of Oracle Database, new enhancements, such as the audit type, have been made to the XML file, but not the text file. The text operating system file has a different presentation for the timestamp, for example:</w:t>
      </w:r>
    </w:p>
    <w:p w14:paraId="0BAA1DB1" w14:textId="77777777" w:rsidR="008C539B" w:rsidRPr="001058B5" w:rsidRDefault="00C12992">
      <w:pPr>
        <w:spacing w:before="137"/>
        <w:ind w:left="2260"/>
        <w:rPr>
          <w:rFonts w:ascii="Arial" w:hAnsi="Arial" w:cs="Arial"/>
          <w:sz w:val="18"/>
        </w:rPr>
      </w:pPr>
      <w:r w:rsidRPr="001058B5">
        <w:rPr>
          <w:rFonts w:ascii="Arial" w:hAnsi="Arial" w:cs="Arial"/>
          <w:w w:val="95"/>
          <w:sz w:val="18"/>
        </w:rPr>
        <w:t>Wed May 6 00:57:36 2009 -07:00</w:t>
      </w:r>
    </w:p>
    <w:p w14:paraId="1841CB65" w14:textId="77777777" w:rsidR="008C539B" w:rsidRPr="001058B5" w:rsidRDefault="008C539B">
      <w:pPr>
        <w:pStyle w:val="BodyText"/>
        <w:spacing w:before="8"/>
        <w:rPr>
          <w:rFonts w:ascii="Arial" w:hAnsi="Arial" w:cs="Arial"/>
          <w:sz w:val="18"/>
        </w:rPr>
      </w:pPr>
    </w:p>
    <w:p w14:paraId="2F24AF18" w14:textId="77777777" w:rsidR="008C539B" w:rsidRPr="001058B5" w:rsidRDefault="00C12992">
      <w:pPr>
        <w:pStyle w:val="BodyText"/>
        <w:spacing w:line="232" w:lineRule="auto"/>
        <w:ind w:left="2259"/>
        <w:rPr>
          <w:rFonts w:ascii="Arial" w:hAnsi="Arial" w:cs="Arial"/>
        </w:rPr>
      </w:pPr>
      <w:r w:rsidRPr="001058B5">
        <w:rPr>
          <w:rFonts w:ascii="Arial" w:hAnsi="Arial" w:cs="Arial"/>
        </w:rPr>
        <w:t>However, this timestamp does not appear in the event log or syslog, which have their own format for timestamps. The timestamp string only appears in the text operating system audit files.</w:t>
      </w:r>
    </w:p>
    <w:p w14:paraId="2D5DF78C" w14:textId="77777777" w:rsidR="008C539B" w:rsidRPr="001058B5" w:rsidRDefault="008D1AB8">
      <w:pPr>
        <w:pStyle w:val="BodyText"/>
        <w:spacing w:before="116" w:line="232" w:lineRule="auto"/>
        <w:ind w:left="2260" w:right="102"/>
        <w:rPr>
          <w:rFonts w:ascii="Arial" w:hAnsi="Arial" w:cs="Arial"/>
        </w:rPr>
      </w:pPr>
      <w:hyperlink w:anchor="_bookmark1703" w:history="1">
        <w:r w:rsidR="00C12992" w:rsidRPr="001058B5">
          <w:rPr>
            <w:rFonts w:ascii="Arial" w:hAnsi="Arial" w:cs="Arial"/>
            <w:color w:val="0000CC"/>
          </w:rPr>
          <w:t xml:space="preserve">Example 9–3 </w:t>
        </w:r>
      </w:hyperlink>
      <w:r w:rsidR="00C12992" w:rsidRPr="001058B5">
        <w:rPr>
          <w:rFonts w:ascii="Arial" w:hAnsi="Arial" w:cs="Arial"/>
        </w:rPr>
        <w:t xml:space="preserve">shows a </w:t>
      </w:r>
      <w:bookmarkStart w:id="1476" w:name="_bookmark1701"/>
      <w:bookmarkEnd w:id="1476"/>
      <w:r w:rsidR="00C12992" w:rsidRPr="001058B5">
        <w:rPr>
          <w:rFonts w:ascii="Arial" w:hAnsi="Arial" w:cs="Arial"/>
        </w:rPr>
        <w:t xml:space="preserve">typical text </w:t>
      </w:r>
      <w:bookmarkStart w:id="1477" w:name="_bookmark1702"/>
      <w:bookmarkEnd w:id="1477"/>
      <w:r w:rsidR="00C12992" w:rsidRPr="001058B5">
        <w:rPr>
          <w:rFonts w:ascii="Arial" w:hAnsi="Arial" w:cs="Arial"/>
        </w:rPr>
        <w:t>operating system audit trail for a logon operation on an Oracle database that is installed on Microsoft Windows. (The text in the actual record wraps around, but for this manual, each item is separated onto its own line for easier readability.)</w:t>
      </w:r>
    </w:p>
    <w:p w14:paraId="08EE88CF" w14:textId="77777777" w:rsidR="008C539B" w:rsidRPr="001058B5" w:rsidRDefault="008C539B">
      <w:pPr>
        <w:pStyle w:val="BodyText"/>
        <w:spacing w:before="10"/>
        <w:rPr>
          <w:rFonts w:ascii="Arial" w:hAnsi="Arial" w:cs="Arial"/>
          <w:sz w:val="25"/>
        </w:rPr>
      </w:pPr>
    </w:p>
    <w:p w14:paraId="42032399" w14:textId="77777777" w:rsidR="008C539B" w:rsidRPr="001058B5" w:rsidRDefault="00C12992">
      <w:pPr>
        <w:ind w:left="2260"/>
        <w:rPr>
          <w:rFonts w:ascii="Arial" w:hAnsi="Arial" w:cs="Arial"/>
          <w:b/>
          <w:i/>
          <w:sz w:val="18"/>
        </w:rPr>
      </w:pPr>
      <w:bookmarkStart w:id="1478" w:name="_bookmark1703"/>
      <w:bookmarkEnd w:id="1478"/>
      <w:r w:rsidRPr="001058B5">
        <w:rPr>
          <w:rFonts w:ascii="Arial" w:hAnsi="Arial" w:cs="Arial"/>
          <w:b/>
          <w:i/>
          <w:sz w:val="18"/>
        </w:rPr>
        <w:t>Example 9–3 Text File Operating System Audit Trail</w:t>
      </w:r>
    </w:p>
    <w:p w14:paraId="0D79797B" w14:textId="77777777" w:rsidR="008C539B" w:rsidRPr="001058B5" w:rsidRDefault="00C12992">
      <w:pPr>
        <w:spacing w:before="112"/>
        <w:ind w:left="2260" w:right="6614"/>
        <w:rPr>
          <w:rFonts w:ascii="Arial" w:hAnsi="Arial" w:cs="Arial"/>
          <w:sz w:val="18"/>
        </w:rPr>
      </w:pPr>
      <w:r w:rsidRPr="001058B5">
        <w:rPr>
          <w:rFonts w:ascii="Arial" w:hAnsi="Arial" w:cs="Arial"/>
          <w:w w:val="95"/>
          <w:sz w:val="18"/>
        </w:rPr>
        <w:t>Audit</w:t>
      </w:r>
      <w:r w:rsidRPr="001058B5">
        <w:rPr>
          <w:rFonts w:ascii="Arial" w:hAnsi="Arial" w:cs="Arial"/>
          <w:spacing w:val="-67"/>
          <w:w w:val="95"/>
          <w:sz w:val="18"/>
        </w:rPr>
        <w:t xml:space="preserve"> </w:t>
      </w:r>
      <w:r w:rsidRPr="001058B5">
        <w:rPr>
          <w:rFonts w:ascii="Arial" w:hAnsi="Arial" w:cs="Arial"/>
          <w:w w:val="95"/>
          <w:sz w:val="18"/>
        </w:rPr>
        <w:t>trail:</w:t>
      </w:r>
    </w:p>
    <w:p w14:paraId="08360F72" w14:textId="77777777" w:rsidR="008C539B" w:rsidRPr="001058B5" w:rsidRDefault="00C12992">
      <w:pPr>
        <w:spacing w:before="16"/>
        <w:ind w:left="2260" w:right="6614"/>
        <w:rPr>
          <w:rFonts w:ascii="Arial" w:hAnsi="Arial" w:cs="Arial"/>
          <w:sz w:val="18"/>
        </w:rPr>
      </w:pPr>
      <w:r w:rsidRPr="001058B5">
        <w:rPr>
          <w:rFonts w:ascii="Arial" w:hAnsi="Arial" w:cs="Arial"/>
          <w:w w:val="90"/>
          <w:sz w:val="18"/>
        </w:rPr>
        <w:t>LENGTH:</w:t>
      </w:r>
      <w:r w:rsidRPr="001058B5">
        <w:rPr>
          <w:rFonts w:ascii="Arial" w:hAnsi="Arial" w:cs="Arial"/>
          <w:spacing w:val="-62"/>
          <w:w w:val="90"/>
          <w:sz w:val="18"/>
        </w:rPr>
        <w:t xml:space="preserve"> </w:t>
      </w:r>
      <w:r w:rsidRPr="001058B5">
        <w:rPr>
          <w:rFonts w:ascii="Arial" w:hAnsi="Arial" w:cs="Arial"/>
          <w:w w:val="90"/>
          <w:sz w:val="18"/>
        </w:rPr>
        <w:t>"349"</w:t>
      </w:r>
    </w:p>
    <w:p w14:paraId="1CFB3EE4" w14:textId="77777777" w:rsidR="008C539B" w:rsidRPr="001058B5" w:rsidRDefault="00C12992">
      <w:pPr>
        <w:spacing w:before="17"/>
        <w:ind w:left="2260"/>
        <w:rPr>
          <w:rFonts w:ascii="Arial" w:hAnsi="Arial" w:cs="Arial"/>
          <w:sz w:val="18"/>
        </w:rPr>
      </w:pPr>
      <w:r w:rsidRPr="001058B5">
        <w:rPr>
          <w:rFonts w:ascii="Arial" w:hAnsi="Arial" w:cs="Arial"/>
          <w:w w:val="95"/>
          <w:sz w:val="18"/>
        </w:rPr>
        <w:t>SESSIONID:[5] "43464"</w:t>
      </w:r>
    </w:p>
    <w:p w14:paraId="6DA86653" w14:textId="77777777" w:rsidR="008C539B" w:rsidRPr="001058B5" w:rsidRDefault="00C12992">
      <w:pPr>
        <w:spacing w:before="15"/>
        <w:ind w:left="2260"/>
        <w:rPr>
          <w:rFonts w:ascii="Arial" w:hAnsi="Arial" w:cs="Arial"/>
          <w:sz w:val="18"/>
        </w:rPr>
      </w:pPr>
      <w:r w:rsidRPr="001058B5">
        <w:rPr>
          <w:rFonts w:ascii="Arial" w:hAnsi="Arial" w:cs="Arial"/>
          <w:w w:val="95"/>
          <w:sz w:val="18"/>
        </w:rPr>
        <w:t>ENTRYID:[1] "1"</w:t>
      </w:r>
    </w:p>
    <w:p w14:paraId="706A7283" w14:textId="77777777" w:rsidR="008C539B" w:rsidRPr="001058B5" w:rsidRDefault="00C12992">
      <w:pPr>
        <w:spacing w:before="16" w:line="259" w:lineRule="auto"/>
        <w:ind w:left="2260" w:right="5304"/>
        <w:rPr>
          <w:rFonts w:ascii="Arial" w:hAnsi="Arial" w:cs="Arial"/>
          <w:sz w:val="18"/>
        </w:rPr>
      </w:pPr>
      <w:r w:rsidRPr="001058B5">
        <w:rPr>
          <w:rFonts w:ascii="Arial" w:hAnsi="Arial" w:cs="Arial"/>
          <w:w w:val="95"/>
          <w:sz w:val="18"/>
        </w:rPr>
        <w:t xml:space="preserve">STATEMENT:[1] "1" USERID:[6] "DBSNMP" </w:t>
      </w:r>
      <w:r w:rsidRPr="001058B5">
        <w:rPr>
          <w:rFonts w:ascii="Arial" w:hAnsi="Arial" w:cs="Arial"/>
          <w:w w:val="85"/>
          <w:sz w:val="18"/>
        </w:rPr>
        <w:t xml:space="preserve">USERHOST:[7] "SHOBEEN" </w:t>
      </w:r>
      <w:r w:rsidRPr="001058B5">
        <w:rPr>
          <w:rFonts w:ascii="Arial" w:hAnsi="Arial" w:cs="Arial"/>
          <w:w w:val="95"/>
          <w:sz w:val="18"/>
        </w:rPr>
        <w:t>TERMINAL:[3] "MAU" ACTION:[3] "100"</w:t>
      </w:r>
    </w:p>
    <w:p w14:paraId="3EB80F3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RETURNCODE:[1] "0"</w:t>
      </w:r>
    </w:p>
    <w:p w14:paraId="362D768B" w14:textId="77777777" w:rsidR="008C539B" w:rsidRPr="001058B5" w:rsidRDefault="00C12992">
      <w:pPr>
        <w:spacing w:before="16" w:line="259" w:lineRule="auto"/>
        <w:ind w:left="2260" w:right="2072"/>
        <w:rPr>
          <w:rFonts w:ascii="Arial" w:hAnsi="Arial" w:cs="Arial"/>
          <w:sz w:val="18"/>
        </w:rPr>
      </w:pPr>
      <w:r w:rsidRPr="001058B5">
        <w:rPr>
          <w:rFonts w:ascii="Arial" w:hAnsi="Arial" w:cs="Arial"/>
          <w:w w:val="90"/>
          <w:sz w:val="18"/>
        </w:rPr>
        <w:t>COMMENT$TEXT:[97]</w:t>
      </w:r>
      <w:r w:rsidRPr="001058B5">
        <w:rPr>
          <w:rFonts w:ascii="Arial" w:hAnsi="Arial" w:cs="Arial"/>
          <w:spacing w:val="-60"/>
          <w:w w:val="90"/>
          <w:sz w:val="18"/>
        </w:rPr>
        <w:t xml:space="preserve"> </w:t>
      </w:r>
      <w:r w:rsidRPr="001058B5">
        <w:rPr>
          <w:rFonts w:ascii="Arial" w:hAnsi="Arial" w:cs="Arial"/>
          <w:w w:val="90"/>
          <w:sz w:val="18"/>
        </w:rPr>
        <w:t>"Authenticated</w:t>
      </w:r>
      <w:r w:rsidRPr="001058B5">
        <w:rPr>
          <w:rFonts w:ascii="Arial" w:hAnsi="Arial" w:cs="Arial"/>
          <w:spacing w:val="-60"/>
          <w:w w:val="90"/>
          <w:sz w:val="18"/>
        </w:rPr>
        <w:t xml:space="preserve"> </w:t>
      </w:r>
      <w:r w:rsidRPr="001058B5">
        <w:rPr>
          <w:rFonts w:ascii="Arial" w:hAnsi="Arial" w:cs="Arial"/>
          <w:w w:val="90"/>
          <w:sz w:val="18"/>
        </w:rPr>
        <w:t>by:</w:t>
      </w:r>
      <w:r w:rsidRPr="001058B5">
        <w:rPr>
          <w:rFonts w:ascii="Arial" w:hAnsi="Arial" w:cs="Arial"/>
          <w:spacing w:val="-60"/>
          <w:w w:val="90"/>
          <w:sz w:val="18"/>
        </w:rPr>
        <w:t xml:space="preserve"> </w:t>
      </w:r>
      <w:r w:rsidRPr="001058B5">
        <w:rPr>
          <w:rFonts w:ascii="Arial" w:hAnsi="Arial" w:cs="Arial"/>
          <w:w w:val="90"/>
          <w:sz w:val="18"/>
        </w:rPr>
        <w:t>DATABASE;</w:t>
      </w:r>
      <w:r w:rsidRPr="001058B5">
        <w:rPr>
          <w:rFonts w:ascii="Arial" w:hAnsi="Arial" w:cs="Arial"/>
          <w:spacing w:val="-60"/>
          <w:w w:val="90"/>
          <w:sz w:val="18"/>
        </w:rPr>
        <w:t xml:space="preserve"> </w:t>
      </w:r>
      <w:r w:rsidRPr="001058B5">
        <w:rPr>
          <w:rFonts w:ascii="Arial" w:hAnsi="Arial" w:cs="Arial"/>
          <w:w w:val="90"/>
          <w:sz w:val="18"/>
        </w:rPr>
        <w:t>Client</w:t>
      </w:r>
      <w:r w:rsidRPr="001058B5">
        <w:rPr>
          <w:rFonts w:ascii="Arial" w:hAnsi="Arial" w:cs="Arial"/>
          <w:spacing w:val="-60"/>
          <w:w w:val="90"/>
          <w:sz w:val="18"/>
        </w:rPr>
        <w:t xml:space="preserve"> </w:t>
      </w:r>
      <w:r w:rsidRPr="001058B5">
        <w:rPr>
          <w:rFonts w:ascii="Arial" w:hAnsi="Arial" w:cs="Arial"/>
          <w:w w:val="90"/>
          <w:sz w:val="18"/>
        </w:rPr>
        <w:t xml:space="preserve">address: </w:t>
      </w:r>
      <w:r w:rsidRPr="001058B5">
        <w:rPr>
          <w:rFonts w:ascii="Arial" w:hAnsi="Arial" w:cs="Arial"/>
          <w:w w:val="95"/>
          <w:sz w:val="18"/>
        </w:rPr>
        <w:t>(ADDRESS=(PROTOCOL=tcp)(HOST=192.0.2.4)(PORT=2955))" OS$USERID:[19] "NT AUTHORITY\SYSTEM"</w:t>
      </w:r>
    </w:p>
    <w:p w14:paraId="0929951B"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DBID:[10] "1212547373"</w:t>
      </w:r>
    </w:p>
    <w:p w14:paraId="1B49E1C9" w14:textId="77777777" w:rsidR="008C539B" w:rsidRPr="001058B5" w:rsidRDefault="00C12992">
      <w:pPr>
        <w:spacing w:before="17"/>
        <w:ind w:left="2260"/>
        <w:rPr>
          <w:rFonts w:ascii="Arial" w:hAnsi="Arial" w:cs="Arial"/>
          <w:sz w:val="18"/>
        </w:rPr>
      </w:pPr>
      <w:r w:rsidRPr="001058B5">
        <w:rPr>
          <w:rFonts w:ascii="Arial" w:hAnsi="Arial" w:cs="Arial"/>
          <w:w w:val="95"/>
          <w:sz w:val="18"/>
        </w:rPr>
        <w:t>PRIV$USED:[1] "5"</w:t>
      </w:r>
    </w:p>
    <w:p w14:paraId="7C679F9A" w14:textId="77777777" w:rsidR="008C539B" w:rsidRPr="001058B5" w:rsidRDefault="008C539B">
      <w:pPr>
        <w:pStyle w:val="BodyText"/>
        <w:spacing w:before="3"/>
        <w:rPr>
          <w:rFonts w:ascii="Arial" w:hAnsi="Arial" w:cs="Arial"/>
          <w:sz w:val="18"/>
        </w:rPr>
      </w:pPr>
    </w:p>
    <w:p w14:paraId="2E62D101" w14:textId="77777777" w:rsidR="008C539B" w:rsidRPr="001058B5" w:rsidRDefault="00C12992">
      <w:pPr>
        <w:pStyle w:val="BodyText"/>
        <w:ind w:left="2260"/>
        <w:rPr>
          <w:rFonts w:ascii="Arial" w:hAnsi="Arial" w:cs="Arial"/>
        </w:rPr>
      </w:pPr>
      <w:r w:rsidRPr="001058B5">
        <w:rPr>
          <w:rFonts w:ascii="Arial" w:hAnsi="Arial" w:cs="Arial"/>
        </w:rPr>
        <w:t>In this example:</w:t>
      </w:r>
    </w:p>
    <w:p w14:paraId="1FF8E929" w14:textId="77777777" w:rsidR="008C539B" w:rsidRPr="001058B5" w:rsidRDefault="00C12992" w:rsidP="006F7931">
      <w:pPr>
        <w:pStyle w:val="ListParagraph"/>
        <w:numPr>
          <w:ilvl w:val="2"/>
          <w:numId w:val="137"/>
        </w:numPr>
        <w:tabs>
          <w:tab w:val="left" w:pos="2620"/>
        </w:tabs>
        <w:spacing w:before="121" w:line="228" w:lineRule="auto"/>
        <w:ind w:left="2619" w:right="366" w:hanging="359"/>
        <w:rPr>
          <w:rFonts w:ascii="Arial" w:hAnsi="Arial" w:cs="Arial"/>
          <w:sz w:val="20"/>
        </w:rPr>
      </w:pPr>
      <w:r w:rsidRPr="001058B5">
        <w:rPr>
          <w:rFonts w:ascii="Arial" w:hAnsi="Arial" w:cs="Arial"/>
          <w:sz w:val="20"/>
        </w:rPr>
        <w:t>LENGTH</w:t>
      </w:r>
      <w:r w:rsidRPr="001058B5">
        <w:rPr>
          <w:rFonts w:ascii="Arial" w:hAnsi="Arial" w:cs="Arial"/>
          <w:spacing w:val="-86"/>
          <w:sz w:val="20"/>
        </w:rPr>
        <w:t xml:space="preserve"> </w:t>
      </w:r>
      <w:r w:rsidRPr="001058B5">
        <w:rPr>
          <w:rFonts w:ascii="Arial" w:hAnsi="Arial" w:cs="Arial"/>
          <w:sz w:val="20"/>
        </w:rPr>
        <w:t>refers</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total</w:t>
      </w:r>
      <w:r w:rsidRPr="001058B5">
        <w:rPr>
          <w:rFonts w:ascii="Arial" w:hAnsi="Arial" w:cs="Arial"/>
          <w:spacing w:val="-11"/>
          <w:sz w:val="20"/>
        </w:rPr>
        <w:t xml:space="preserve"> </w:t>
      </w:r>
      <w:r w:rsidRPr="001058B5">
        <w:rPr>
          <w:rFonts w:ascii="Arial" w:hAnsi="Arial" w:cs="Arial"/>
          <w:sz w:val="20"/>
        </w:rPr>
        <w:t>number</w:t>
      </w:r>
      <w:r w:rsidRPr="001058B5">
        <w:rPr>
          <w:rFonts w:ascii="Arial" w:hAnsi="Arial" w:cs="Arial"/>
          <w:spacing w:val="-11"/>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bytes</w:t>
      </w:r>
      <w:r w:rsidRPr="001058B5">
        <w:rPr>
          <w:rFonts w:ascii="Arial" w:hAnsi="Arial" w:cs="Arial"/>
          <w:spacing w:val="-10"/>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audit</w:t>
      </w:r>
      <w:r w:rsidRPr="001058B5">
        <w:rPr>
          <w:rFonts w:ascii="Arial" w:hAnsi="Arial" w:cs="Arial"/>
          <w:spacing w:val="-10"/>
          <w:sz w:val="20"/>
        </w:rPr>
        <w:t xml:space="preserve"> </w:t>
      </w:r>
      <w:r w:rsidRPr="001058B5">
        <w:rPr>
          <w:rFonts w:ascii="Arial" w:hAnsi="Arial" w:cs="Arial"/>
          <w:sz w:val="20"/>
        </w:rPr>
        <w:t>record.</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number includes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trailing</w:t>
      </w:r>
      <w:r w:rsidRPr="001058B5">
        <w:rPr>
          <w:rFonts w:ascii="Arial" w:hAnsi="Arial" w:cs="Arial"/>
          <w:spacing w:val="-3"/>
          <w:sz w:val="20"/>
        </w:rPr>
        <w:t xml:space="preserve"> </w:t>
      </w:r>
      <w:r w:rsidRPr="001058B5">
        <w:rPr>
          <w:rFonts w:ascii="Arial" w:hAnsi="Arial" w:cs="Arial"/>
          <w:sz w:val="20"/>
        </w:rPr>
        <w:t>newline</w:t>
      </w:r>
      <w:r w:rsidRPr="001058B5">
        <w:rPr>
          <w:rFonts w:ascii="Arial" w:hAnsi="Arial" w:cs="Arial"/>
          <w:spacing w:val="-3"/>
          <w:sz w:val="20"/>
        </w:rPr>
        <w:t xml:space="preserve"> </w:t>
      </w:r>
      <w:r w:rsidRPr="001058B5">
        <w:rPr>
          <w:rFonts w:ascii="Arial" w:hAnsi="Arial" w:cs="Arial"/>
          <w:sz w:val="20"/>
        </w:rPr>
        <w:t>bytes</w:t>
      </w:r>
      <w:r w:rsidRPr="001058B5">
        <w:rPr>
          <w:rFonts w:ascii="Arial" w:hAnsi="Arial" w:cs="Arial"/>
          <w:spacing w:val="-3"/>
          <w:sz w:val="20"/>
        </w:rPr>
        <w:t xml:space="preserve"> </w:t>
      </w:r>
      <w:r w:rsidRPr="001058B5">
        <w:rPr>
          <w:rFonts w:ascii="Arial" w:hAnsi="Arial" w:cs="Arial"/>
          <w:sz w:val="20"/>
        </w:rPr>
        <w:t>(\n),</w:t>
      </w:r>
      <w:r w:rsidRPr="001058B5">
        <w:rPr>
          <w:rFonts w:ascii="Arial" w:hAnsi="Arial" w:cs="Arial"/>
          <w:spacing w:val="-3"/>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pacing w:val="-6"/>
          <w:sz w:val="20"/>
        </w:rPr>
        <w:t>any,</w:t>
      </w:r>
      <w:r w:rsidRPr="001058B5">
        <w:rPr>
          <w:rFonts w:ascii="Arial" w:hAnsi="Arial" w:cs="Arial"/>
          <w:spacing w:val="-4"/>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end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record.</w:t>
      </w:r>
    </w:p>
    <w:p w14:paraId="2B157C8C" w14:textId="77777777" w:rsidR="008C539B" w:rsidRPr="001058B5" w:rsidRDefault="00C12992" w:rsidP="006F7931">
      <w:pPr>
        <w:pStyle w:val="ListParagraph"/>
        <w:numPr>
          <w:ilvl w:val="2"/>
          <w:numId w:val="137"/>
        </w:numPr>
        <w:tabs>
          <w:tab w:val="left" w:pos="2620"/>
        </w:tabs>
        <w:spacing w:line="246" w:lineRule="exact"/>
        <w:ind w:left="2619" w:hanging="359"/>
        <w:rPr>
          <w:rFonts w:ascii="Arial" w:hAnsi="Arial" w:cs="Arial"/>
          <w:sz w:val="20"/>
        </w:rPr>
      </w:pPr>
      <w:r w:rsidRPr="001058B5">
        <w:rPr>
          <w:rFonts w:ascii="Arial" w:hAnsi="Arial" w:cs="Arial"/>
          <w:sz w:val="20"/>
        </w:rPr>
        <w:t>[]</w:t>
      </w:r>
      <w:r w:rsidRPr="001058B5">
        <w:rPr>
          <w:rFonts w:ascii="Arial" w:hAnsi="Arial" w:cs="Arial"/>
          <w:spacing w:val="-81"/>
          <w:sz w:val="20"/>
        </w:rPr>
        <w:t xml:space="preserve"> </w:t>
      </w:r>
      <w:r w:rsidRPr="001058B5">
        <w:rPr>
          <w:rFonts w:ascii="Arial" w:hAnsi="Arial" w:cs="Arial"/>
          <w:sz w:val="20"/>
        </w:rPr>
        <w:t>brackets</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length</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entry.</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the</w:t>
      </w:r>
    </w:p>
    <w:p w14:paraId="7257D89A" w14:textId="77777777" w:rsidR="008C539B" w:rsidRPr="001058B5" w:rsidRDefault="00C12992">
      <w:pPr>
        <w:pStyle w:val="BodyText"/>
        <w:spacing w:line="246" w:lineRule="exact"/>
        <w:ind w:left="2620"/>
        <w:rPr>
          <w:rFonts w:ascii="Arial" w:hAnsi="Arial" w:cs="Arial"/>
        </w:rPr>
      </w:pPr>
      <w:r w:rsidRPr="001058B5">
        <w:rPr>
          <w:rFonts w:ascii="Arial" w:hAnsi="Arial" w:cs="Arial"/>
        </w:rPr>
        <w:t>USERID</w:t>
      </w:r>
      <w:r w:rsidRPr="001058B5">
        <w:rPr>
          <w:rFonts w:ascii="Arial" w:hAnsi="Arial" w:cs="Arial"/>
          <w:spacing w:val="-87"/>
        </w:rPr>
        <w:t xml:space="preserve"> </w:t>
      </w:r>
      <w:r w:rsidRPr="001058B5">
        <w:rPr>
          <w:rFonts w:ascii="Arial" w:hAnsi="Arial" w:cs="Arial"/>
          <w:spacing w:val="-4"/>
        </w:rPr>
        <w:t xml:space="preserve">entry, </w:t>
      </w:r>
      <w:r w:rsidRPr="001058B5">
        <w:rPr>
          <w:rFonts w:ascii="Arial" w:hAnsi="Arial" w:cs="Arial"/>
        </w:rPr>
        <w:t>DBSNMP, is 6 bytes long.</w:t>
      </w:r>
    </w:p>
    <w:p w14:paraId="2F1D92AB" w14:textId="77777777" w:rsidR="008C539B" w:rsidRPr="001058B5" w:rsidRDefault="00C12992" w:rsidP="006F7931">
      <w:pPr>
        <w:pStyle w:val="ListParagraph"/>
        <w:numPr>
          <w:ilvl w:val="2"/>
          <w:numId w:val="137"/>
        </w:numPr>
        <w:tabs>
          <w:tab w:val="left" w:pos="2620"/>
        </w:tabs>
        <w:spacing w:before="118" w:line="228" w:lineRule="auto"/>
        <w:ind w:right="259"/>
        <w:rPr>
          <w:rFonts w:ascii="Arial" w:hAnsi="Arial" w:cs="Arial"/>
          <w:sz w:val="20"/>
        </w:rPr>
      </w:pPr>
      <w:r w:rsidRPr="001058B5">
        <w:rPr>
          <w:rFonts w:ascii="Arial" w:hAnsi="Arial" w:cs="Arial"/>
          <w:sz w:val="20"/>
        </w:rPr>
        <w:t>SESSIONID</w:t>
      </w:r>
      <w:r w:rsidRPr="001058B5">
        <w:rPr>
          <w:rFonts w:ascii="Arial" w:hAnsi="Arial" w:cs="Arial"/>
          <w:spacing w:val="-88"/>
          <w:sz w:val="20"/>
        </w:rPr>
        <w:t xml:space="preserve"> </w:t>
      </w:r>
      <w:r w:rsidRPr="001058B5">
        <w:rPr>
          <w:rFonts w:ascii="Arial" w:hAnsi="Arial" w:cs="Arial"/>
          <w:sz w:val="20"/>
        </w:rPr>
        <w:t>indicates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13"/>
          <w:sz w:val="20"/>
        </w:rPr>
        <w:t xml:space="preserve"> </w:t>
      </w:r>
      <w:r w:rsidRPr="001058B5">
        <w:rPr>
          <w:rFonts w:ascii="Arial" w:hAnsi="Arial" w:cs="Arial"/>
          <w:sz w:val="20"/>
        </w:rPr>
        <w:t>session</w:t>
      </w:r>
      <w:r w:rsidRPr="001058B5">
        <w:rPr>
          <w:rFonts w:ascii="Arial" w:hAnsi="Arial" w:cs="Arial"/>
          <w:spacing w:val="-14"/>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pacing w:val="-3"/>
          <w:sz w:val="20"/>
        </w:rPr>
        <w:t>number.</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also</w:t>
      </w:r>
      <w:r w:rsidRPr="001058B5">
        <w:rPr>
          <w:rFonts w:ascii="Arial" w:hAnsi="Arial" w:cs="Arial"/>
          <w:spacing w:val="-13"/>
          <w:sz w:val="20"/>
        </w:rPr>
        <w:t xml:space="preserve"> </w:t>
      </w:r>
      <w:r w:rsidRPr="001058B5">
        <w:rPr>
          <w:rFonts w:ascii="Arial" w:hAnsi="Arial" w:cs="Arial"/>
          <w:sz w:val="20"/>
        </w:rPr>
        <w:t>find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session</w:t>
      </w:r>
      <w:r w:rsidRPr="001058B5">
        <w:rPr>
          <w:rFonts w:ascii="Arial" w:hAnsi="Arial" w:cs="Arial"/>
          <w:spacing w:val="-13"/>
          <w:sz w:val="20"/>
        </w:rPr>
        <w:t xml:space="preserve"> </w:t>
      </w:r>
      <w:r w:rsidRPr="001058B5">
        <w:rPr>
          <w:rFonts w:ascii="Arial" w:hAnsi="Arial" w:cs="Arial"/>
          <w:sz w:val="20"/>
        </w:rPr>
        <w:t>ID by</w:t>
      </w:r>
      <w:r w:rsidRPr="001058B5">
        <w:rPr>
          <w:rFonts w:ascii="Arial" w:hAnsi="Arial" w:cs="Arial"/>
          <w:spacing w:val="-11"/>
          <w:sz w:val="20"/>
        </w:rPr>
        <w:t xml:space="preserve"> </w:t>
      </w:r>
      <w:r w:rsidRPr="001058B5">
        <w:rPr>
          <w:rFonts w:ascii="Arial" w:hAnsi="Arial" w:cs="Arial"/>
          <w:sz w:val="20"/>
        </w:rPr>
        <w:t>querying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AUDSID</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V$SESSION</w:t>
      </w:r>
      <w:r w:rsidRPr="001058B5">
        <w:rPr>
          <w:rFonts w:ascii="Arial" w:hAnsi="Arial" w:cs="Arial"/>
          <w:spacing w:val="-85"/>
          <w:sz w:val="20"/>
        </w:rPr>
        <w:t xml:space="preserve"> </w:t>
      </w:r>
      <w:r w:rsidRPr="001058B5">
        <w:rPr>
          <w:rFonts w:ascii="Arial" w:hAnsi="Arial" w:cs="Arial"/>
          <w:sz w:val="20"/>
        </w:rPr>
        <w:t>data</w:t>
      </w:r>
      <w:r w:rsidRPr="001058B5">
        <w:rPr>
          <w:rFonts w:ascii="Arial" w:hAnsi="Arial" w:cs="Arial"/>
          <w:spacing w:val="-11"/>
          <w:sz w:val="20"/>
        </w:rPr>
        <w:t xml:space="preserve"> </w:t>
      </w:r>
      <w:r w:rsidRPr="001058B5">
        <w:rPr>
          <w:rFonts w:ascii="Arial" w:hAnsi="Arial" w:cs="Arial"/>
          <w:sz w:val="20"/>
        </w:rPr>
        <w:t>dictionary</w:t>
      </w:r>
      <w:r w:rsidRPr="001058B5">
        <w:rPr>
          <w:rFonts w:ascii="Arial" w:hAnsi="Arial" w:cs="Arial"/>
          <w:spacing w:val="-11"/>
          <w:sz w:val="20"/>
        </w:rPr>
        <w:t xml:space="preserve"> </w:t>
      </w:r>
      <w:r w:rsidRPr="001058B5">
        <w:rPr>
          <w:rFonts w:ascii="Arial" w:hAnsi="Arial" w:cs="Arial"/>
          <w:spacing w:val="-4"/>
          <w:sz w:val="20"/>
        </w:rPr>
        <w:t>view.</w:t>
      </w:r>
    </w:p>
    <w:p w14:paraId="1C90746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CCD60F0" w14:textId="77777777" w:rsidR="008C539B" w:rsidRPr="001058B5" w:rsidRDefault="008C539B">
      <w:pPr>
        <w:pStyle w:val="BodyText"/>
        <w:spacing w:before="5"/>
        <w:rPr>
          <w:rFonts w:ascii="Arial" w:hAnsi="Arial" w:cs="Arial"/>
          <w:sz w:val="25"/>
        </w:rPr>
      </w:pPr>
    </w:p>
    <w:p w14:paraId="1E0CBDC4" w14:textId="77777777" w:rsidR="008C539B" w:rsidRPr="001058B5" w:rsidRDefault="00C12992" w:rsidP="006F7931">
      <w:pPr>
        <w:pStyle w:val="ListParagraph"/>
        <w:numPr>
          <w:ilvl w:val="1"/>
          <w:numId w:val="137"/>
        </w:numPr>
        <w:tabs>
          <w:tab w:val="left" w:pos="2020"/>
        </w:tabs>
        <w:spacing w:before="103" w:line="228" w:lineRule="auto"/>
        <w:ind w:right="875" w:hanging="359"/>
        <w:rPr>
          <w:rFonts w:ascii="Arial" w:hAnsi="Arial" w:cs="Arial"/>
          <w:sz w:val="20"/>
        </w:rPr>
      </w:pPr>
      <w:r w:rsidRPr="001058B5">
        <w:rPr>
          <w:rFonts w:ascii="Arial" w:hAnsi="Arial" w:cs="Arial"/>
          <w:sz w:val="20"/>
        </w:rPr>
        <w:t xml:space="preserve">ENTRYID indicates the current audit entry </w:t>
      </w:r>
      <w:r w:rsidRPr="001058B5">
        <w:rPr>
          <w:rFonts w:ascii="Arial" w:hAnsi="Arial" w:cs="Arial"/>
          <w:spacing w:val="-3"/>
          <w:sz w:val="20"/>
        </w:rPr>
        <w:t xml:space="preserve">number, </w:t>
      </w:r>
      <w:r w:rsidRPr="001058B5">
        <w:rPr>
          <w:rFonts w:ascii="Arial" w:hAnsi="Arial" w:cs="Arial"/>
          <w:sz w:val="20"/>
        </w:rPr>
        <w:t>assigned to each audit trail record.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ENTRYID</w:t>
      </w:r>
      <w:r w:rsidRPr="001058B5">
        <w:rPr>
          <w:rFonts w:ascii="Arial" w:hAnsi="Arial" w:cs="Arial"/>
          <w:spacing w:val="-90"/>
          <w:sz w:val="20"/>
        </w:rPr>
        <w:t xml:space="preserve"> </w:t>
      </w:r>
      <w:r w:rsidRPr="001058B5">
        <w:rPr>
          <w:rFonts w:ascii="Arial" w:hAnsi="Arial" w:cs="Arial"/>
          <w:sz w:val="20"/>
        </w:rPr>
        <w:t>sequence</w:t>
      </w:r>
      <w:r w:rsidRPr="001058B5">
        <w:rPr>
          <w:rFonts w:ascii="Arial" w:hAnsi="Arial" w:cs="Arial"/>
          <w:spacing w:val="-16"/>
          <w:sz w:val="20"/>
        </w:rPr>
        <w:t xml:space="preserve"> </w:t>
      </w:r>
      <w:r w:rsidRPr="001058B5">
        <w:rPr>
          <w:rFonts w:ascii="Arial" w:hAnsi="Arial" w:cs="Arial"/>
          <w:sz w:val="20"/>
        </w:rPr>
        <w:t>number</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shared</w:t>
      </w:r>
      <w:r w:rsidRPr="001058B5">
        <w:rPr>
          <w:rFonts w:ascii="Arial" w:hAnsi="Arial" w:cs="Arial"/>
          <w:spacing w:val="-16"/>
          <w:sz w:val="20"/>
        </w:rPr>
        <w:t xml:space="preserve"> </w:t>
      </w:r>
      <w:r w:rsidRPr="001058B5">
        <w:rPr>
          <w:rFonts w:ascii="Arial" w:hAnsi="Arial" w:cs="Arial"/>
          <w:sz w:val="20"/>
        </w:rPr>
        <w:t>between</w:t>
      </w:r>
      <w:r w:rsidRPr="001058B5">
        <w:rPr>
          <w:rFonts w:ascii="Arial" w:hAnsi="Arial" w:cs="Arial"/>
          <w:spacing w:val="-16"/>
          <w:sz w:val="20"/>
        </w:rPr>
        <w:t xml:space="preserve"> </w:t>
      </w:r>
      <w:r w:rsidRPr="001058B5">
        <w:rPr>
          <w:rFonts w:ascii="Arial" w:hAnsi="Arial" w:cs="Arial"/>
          <w:sz w:val="20"/>
        </w:rPr>
        <w:t>fine-grained</w:t>
      </w:r>
      <w:r w:rsidRPr="001058B5">
        <w:rPr>
          <w:rFonts w:ascii="Arial" w:hAnsi="Arial" w:cs="Arial"/>
          <w:spacing w:val="-16"/>
          <w:sz w:val="20"/>
        </w:rPr>
        <w:t xml:space="preserve"> </w:t>
      </w:r>
      <w:r w:rsidRPr="001058B5">
        <w:rPr>
          <w:rFonts w:ascii="Arial" w:hAnsi="Arial" w:cs="Arial"/>
          <w:sz w:val="20"/>
        </w:rPr>
        <w:t>audit records and regular audit</w:t>
      </w:r>
      <w:r w:rsidRPr="001058B5">
        <w:rPr>
          <w:rFonts w:ascii="Arial" w:hAnsi="Arial" w:cs="Arial"/>
          <w:spacing w:val="-2"/>
          <w:sz w:val="20"/>
        </w:rPr>
        <w:t xml:space="preserve"> </w:t>
      </w:r>
      <w:r w:rsidRPr="001058B5">
        <w:rPr>
          <w:rFonts w:ascii="Arial" w:hAnsi="Arial" w:cs="Arial"/>
          <w:sz w:val="20"/>
        </w:rPr>
        <w:t>records.</w:t>
      </w:r>
    </w:p>
    <w:p w14:paraId="69D8D54D" w14:textId="77777777" w:rsidR="008C539B" w:rsidRPr="001058B5" w:rsidRDefault="00C12992" w:rsidP="006F7931">
      <w:pPr>
        <w:pStyle w:val="ListParagraph"/>
        <w:numPr>
          <w:ilvl w:val="1"/>
          <w:numId w:val="137"/>
        </w:numPr>
        <w:tabs>
          <w:tab w:val="left" w:pos="2020"/>
        </w:tabs>
        <w:spacing w:before="122" w:line="230" w:lineRule="auto"/>
        <w:ind w:right="946" w:hanging="359"/>
        <w:rPr>
          <w:rFonts w:ascii="Arial" w:hAnsi="Arial" w:cs="Arial"/>
          <w:sz w:val="20"/>
        </w:rPr>
      </w:pPr>
      <w:r w:rsidRPr="001058B5">
        <w:rPr>
          <w:rFonts w:ascii="Arial" w:hAnsi="Arial" w:cs="Arial"/>
          <w:sz w:val="20"/>
        </w:rPr>
        <w:t>STATEMENT</w:t>
      </w:r>
      <w:r w:rsidRPr="001058B5">
        <w:rPr>
          <w:rFonts w:ascii="Arial" w:hAnsi="Arial" w:cs="Arial"/>
          <w:spacing w:val="-88"/>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numeric</w:t>
      </w:r>
      <w:r w:rsidRPr="001058B5">
        <w:rPr>
          <w:rFonts w:ascii="Arial" w:hAnsi="Arial" w:cs="Arial"/>
          <w:spacing w:val="-13"/>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assigned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statement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runs.</w:t>
      </w:r>
      <w:r w:rsidRPr="001058B5">
        <w:rPr>
          <w:rFonts w:ascii="Arial" w:hAnsi="Arial" w:cs="Arial"/>
          <w:spacing w:val="-13"/>
          <w:sz w:val="20"/>
        </w:rPr>
        <w:t xml:space="preserve"> </w:t>
      </w:r>
      <w:r w:rsidRPr="001058B5">
        <w:rPr>
          <w:rFonts w:ascii="Arial" w:hAnsi="Arial" w:cs="Arial"/>
          <w:sz w:val="20"/>
        </w:rPr>
        <w:t>It</w:t>
      </w:r>
      <w:r w:rsidRPr="001058B5">
        <w:rPr>
          <w:rFonts w:ascii="Arial" w:hAnsi="Arial" w:cs="Arial"/>
          <w:spacing w:val="-13"/>
          <w:sz w:val="20"/>
        </w:rPr>
        <w:t xml:space="preserve"> </w:t>
      </w:r>
      <w:r w:rsidRPr="001058B5">
        <w:rPr>
          <w:rFonts w:ascii="Arial" w:hAnsi="Arial" w:cs="Arial"/>
          <w:sz w:val="20"/>
        </w:rPr>
        <w:t>appears</w:t>
      </w:r>
      <w:r w:rsidRPr="001058B5">
        <w:rPr>
          <w:rFonts w:ascii="Arial" w:hAnsi="Arial" w:cs="Arial"/>
          <w:spacing w:val="-14"/>
          <w:sz w:val="20"/>
        </w:rPr>
        <w:t xml:space="preserve"> </w:t>
      </w:r>
      <w:r w:rsidRPr="001058B5">
        <w:rPr>
          <w:rFonts w:ascii="Arial" w:hAnsi="Arial" w:cs="Arial"/>
          <w:sz w:val="20"/>
        </w:rPr>
        <w:t>for each statement issued during the user session, because a statement can result in multiple audit</w:t>
      </w:r>
      <w:r w:rsidRPr="001058B5">
        <w:rPr>
          <w:rFonts w:ascii="Arial" w:hAnsi="Arial" w:cs="Arial"/>
          <w:spacing w:val="-1"/>
          <w:sz w:val="20"/>
        </w:rPr>
        <w:t xml:space="preserve"> </w:t>
      </w:r>
      <w:r w:rsidRPr="001058B5">
        <w:rPr>
          <w:rFonts w:ascii="Arial" w:hAnsi="Arial" w:cs="Arial"/>
          <w:sz w:val="20"/>
        </w:rPr>
        <w:t>records.</w:t>
      </w:r>
    </w:p>
    <w:p w14:paraId="3E7BE7A7" w14:textId="77777777" w:rsidR="008C539B" w:rsidRPr="001058B5" w:rsidRDefault="00C12992" w:rsidP="006F7931">
      <w:pPr>
        <w:pStyle w:val="ListParagraph"/>
        <w:numPr>
          <w:ilvl w:val="1"/>
          <w:numId w:val="137"/>
        </w:numPr>
        <w:tabs>
          <w:tab w:val="left" w:pos="2020"/>
        </w:tabs>
        <w:spacing w:before="123" w:line="228" w:lineRule="auto"/>
        <w:ind w:right="787" w:hanging="359"/>
        <w:rPr>
          <w:rFonts w:ascii="Arial" w:hAnsi="Arial" w:cs="Arial"/>
          <w:sz w:val="20"/>
        </w:rPr>
      </w:pPr>
      <w:r w:rsidRPr="001058B5">
        <w:rPr>
          <w:rFonts w:ascii="Arial" w:hAnsi="Arial" w:cs="Arial"/>
          <w:sz w:val="20"/>
        </w:rPr>
        <w:t>ACTION is a numeric value representing the action the user performed. The corresponding</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action</w:t>
      </w:r>
      <w:r w:rsidRPr="001058B5">
        <w:rPr>
          <w:rFonts w:ascii="Arial" w:hAnsi="Arial" w:cs="Arial"/>
          <w:spacing w:val="-21"/>
          <w:sz w:val="20"/>
        </w:rPr>
        <w:t xml:space="preserve"> </w:t>
      </w:r>
      <w:r w:rsidRPr="001058B5">
        <w:rPr>
          <w:rFonts w:ascii="Arial" w:hAnsi="Arial" w:cs="Arial"/>
          <w:sz w:val="20"/>
        </w:rPr>
        <w:t>type</w:t>
      </w:r>
      <w:r w:rsidRPr="001058B5">
        <w:rPr>
          <w:rFonts w:ascii="Arial" w:hAnsi="Arial" w:cs="Arial"/>
          <w:spacing w:val="-20"/>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AUDIT_ACTIONS</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example, action 100</w:t>
      </w:r>
      <w:r w:rsidRPr="001058B5">
        <w:rPr>
          <w:rFonts w:ascii="Arial" w:hAnsi="Arial" w:cs="Arial"/>
          <w:spacing w:val="-83"/>
          <w:sz w:val="20"/>
        </w:rPr>
        <w:t xml:space="preserve"> </w:t>
      </w:r>
      <w:r w:rsidRPr="001058B5">
        <w:rPr>
          <w:rFonts w:ascii="Arial" w:hAnsi="Arial" w:cs="Arial"/>
          <w:sz w:val="20"/>
        </w:rPr>
        <w:t>refers to LOGON.</w:t>
      </w:r>
    </w:p>
    <w:p w14:paraId="3272D519" w14:textId="77777777" w:rsidR="008C539B" w:rsidRPr="001058B5" w:rsidRDefault="00C12992" w:rsidP="006F7931">
      <w:pPr>
        <w:pStyle w:val="ListParagraph"/>
        <w:numPr>
          <w:ilvl w:val="1"/>
          <w:numId w:val="137"/>
        </w:numPr>
        <w:tabs>
          <w:tab w:val="left" w:pos="2020"/>
        </w:tabs>
        <w:spacing w:before="119" w:line="230" w:lineRule="auto"/>
        <w:ind w:right="1052" w:hanging="359"/>
        <w:rPr>
          <w:rFonts w:ascii="Arial" w:hAnsi="Arial" w:cs="Arial"/>
          <w:sz w:val="20"/>
        </w:rPr>
      </w:pPr>
      <w:r w:rsidRPr="001058B5">
        <w:rPr>
          <w:rFonts w:ascii="Arial" w:hAnsi="Arial" w:cs="Arial"/>
          <w:sz w:val="20"/>
        </w:rPr>
        <w:t>RETURNCODE</w:t>
      </w:r>
      <w:r w:rsidRPr="001058B5">
        <w:rPr>
          <w:rFonts w:ascii="Arial" w:hAnsi="Arial" w:cs="Arial"/>
          <w:spacing w:val="-93"/>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audited</w:t>
      </w:r>
      <w:r w:rsidRPr="001058B5">
        <w:rPr>
          <w:rFonts w:ascii="Arial" w:hAnsi="Arial" w:cs="Arial"/>
          <w:spacing w:val="-18"/>
          <w:sz w:val="20"/>
        </w:rPr>
        <w:t xml:space="preserve"> </w:t>
      </w:r>
      <w:r w:rsidRPr="001058B5">
        <w:rPr>
          <w:rFonts w:ascii="Arial" w:hAnsi="Arial" w:cs="Arial"/>
          <w:sz w:val="20"/>
        </w:rPr>
        <w:t>action</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successful.</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success.</w:t>
      </w:r>
      <w:r w:rsidRPr="001058B5">
        <w:rPr>
          <w:rFonts w:ascii="Arial" w:hAnsi="Arial" w:cs="Arial"/>
          <w:spacing w:val="-19"/>
          <w:sz w:val="20"/>
        </w:rPr>
        <w:t xml:space="preserve"> </w:t>
      </w:r>
      <w:r w:rsidRPr="001058B5">
        <w:rPr>
          <w:rFonts w:ascii="Arial" w:hAnsi="Arial" w:cs="Arial"/>
          <w:sz w:val="20"/>
        </w:rPr>
        <w:t xml:space="preserve">If the action fails, the return code lists the Oracle Database error </w:t>
      </w:r>
      <w:r w:rsidRPr="001058B5">
        <w:rPr>
          <w:rFonts w:ascii="Arial" w:hAnsi="Arial" w:cs="Arial"/>
          <w:spacing w:val="-3"/>
          <w:sz w:val="20"/>
        </w:rPr>
        <w:t xml:space="preserve">number. </w:t>
      </w:r>
      <w:r w:rsidRPr="001058B5">
        <w:rPr>
          <w:rFonts w:ascii="Arial" w:hAnsi="Arial" w:cs="Arial"/>
          <w:sz w:val="20"/>
        </w:rPr>
        <w:t>For example,</w:t>
      </w:r>
      <w:r w:rsidRPr="001058B5">
        <w:rPr>
          <w:rFonts w:ascii="Arial" w:hAnsi="Arial" w:cs="Arial"/>
          <w:spacing w:val="-13"/>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try</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drop</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non-existent</w:t>
      </w:r>
      <w:r w:rsidRPr="001058B5">
        <w:rPr>
          <w:rFonts w:ascii="Arial" w:hAnsi="Arial" w:cs="Arial"/>
          <w:spacing w:val="-13"/>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error</w:t>
      </w:r>
      <w:r w:rsidRPr="001058B5">
        <w:rPr>
          <w:rFonts w:ascii="Arial" w:hAnsi="Arial" w:cs="Arial"/>
          <w:spacing w:val="-14"/>
          <w:sz w:val="20"/>
        </w:rPr>
        <w:t xml:space="preserve"> </w:t>
      </w:r>
      <w:r w:rsidRPr="001058B5">
        <w:rPr>
          <w:rFonts w:ascii="Arial" w:hAnsi="Arial" w:cs="Arial"/>
          <w:sz w:val="20"/>
        </w:rPr>
        <w:t>number</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 xml:space="preserve">ORA-00903 </w:t>
      </w:r>
      <w:r w:rsidRPr="001058B5">
        <w:rPr>
          <w:rFonts w:ascii="Arial" w:hAnsi="Arial" w:cs="Arial"/>
          <w:w w:val="95"/>
          <w:sz w:val="20"/>
        </w:rPr>
        <w:t>invalid</w:t>
      </w:r>
      <w:r w:rsidRPr="001058B5">
        <w:rPr>
          <w:rFonts w:ascii="Arial" w:hAnsi="Arial" w:cs="Arial"/>
          <w:spacing w:val="-35"/>
          <w:w w:val="95"/>
          <w:sz w:val="20"/>
        </w:rPr>
        <w:t xml:space="preserve"> </w:t>
      </w:r>
      <w:r w:rsidRPr="001058B5">
        <w:rPr>
          <w:rFonts w:ascii="Arial" w:hAnsi="Arial" w:cs="Arial"/>
          <w:w w:val="95"/>
          <w:sz w:val="20"/>
        </w:rPr>
        <w:t>table</w:t>
      </w:r>
      <w:r w:rsidRPr="001058B5">
        <w:rPr>
          <w:rFonts w:ascii="Arial" w:hAnsi="Arial" w:cs="Arial"/>
          <w:spacing w:val="-35"/>
          <w:w w:val="95"/>
          <w:sz w:val="20"/>
        </w:rPr>
        <w:t xml:space="preserve"> </w:t>
      </w:r>
      <w:r w:rsidRPr="001058B5">
        <w:rPr>
          <w:rFonts w:ascii="Arial" w:hAnsi="Arial" w:cs="Arial"/>
          <w:w w:val="95"/>
          <w:sz w:val="20"/>
        </w:rPr>
        <w:t>name,</w:t>
      </w:r>
      <w:r w:rsidRPr="001058B5">
        <w:rPr>
          <w:rFonts w:ascii="Arial" w:hAnsi="Arial" w:cs="Arial"/>
          <w:spacing w:val="-9"/>
          <w:w w:val="95"/>
          <w:sz w:val="20"/>
        </w:rPr>
        <w:t xml:space="preserve"> </w:t>
      </w:r>
      <w:r w:rsidRPr="001058B5">
        <w:rPr>
          <w:rFonts w:ascii="Arial" w:hAnsi="Arial" w:cs="Arial"/>
          <w:w w:val="95"/>
          <w:sz w:val="20"/>
        </w:rPr>
        <w:t>which</w:t>
      </w:r>
      <w:r w:rsidRPr="001058B5">
        <w:rPr>
          <w:rFonts w:ascii="Arial" w:hAnsi="Arial" w:cs="Arial"/>
          <w:spacing w:val="-10"/>
          <w:w w:val="95"/>
          <w:sz w:val="20"/>
        </w:rPr>
        <w:t xml:space="preserve"> </w:t>
      </w:r>
      <w:r w:rsidRPr="001058B5">
        <w:rPr>
          <w:rFonts w:ascii="Arial" w:hAnsi="Arial" w:cs="Arial"/>
          <w:w w:val="95"/>
          <w:sz w:val="20"/>
        </w:rPr>
        <w:t>in</w:t>
      </w:r>
      <w:r w:rsidRPr="001058B5">
        <w:rPr>
          <w:rFonts w:ascii="Arial" w:hAnsi="Arial" w:cs="Arial"/>
          <w:spacing w:val="-9"/>
          <w:w w:val="95"/>
          <w:sz w:val="20"/>
        </w:rPr>
        <w:t xml:space="preserve"> </w:t>
      </w:r>
      <w:r w:rsidRPr="001058B5">
        <w:rPr>
          <w:rFonts w:ascii="Arial" w:hAnsi="Arial" w:cs="Arial"/>
          <w:w w:val="95"/>
          <w:sz w:val="20"/>
        </w:rPr>
        <w:t>turn</w:t>
      </w:r>
      <w:r w:rsidRPr="001058B5">
        <w:rPr>
          <w:rFonts w:ascii="Arial" w:hAnsi="Arial" w:cs="Arial"/>
          <w:spacing w:val="-9"/>
          <w:w w:val="95"/>
          <w:sz w:val="20"/>
        </w:rPr>
        <w:t xml:space="preserve"> </w:t>
      </w:r>
      <w:r w:rsidRPr="001058B5">
        <w:rPr>
          <w:rFonts w:ascii="Arial" w:hAnsi="Arial" w:cs="Arial"/>
          <w:w w:val="95"/>
          <w:sz w:val="20"/>
        </w:rPr>
        <w:t>translates</w:t>
      </w:r>
      <w:r w:rsidRPr="001058B5">
        <w:rPr>
          <w:rFonts w:ascii="Arial" w:hAnsi="Arial" w:cs="Arial"/>
          <w:spacing w:val="-9"/>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903</w:t>
      </w:r>
      <w:r w:rsidRPr="001058B5">
        <w:rPr>
          <w:rFonts w:ascii="Arial" w:hAnsi="Arial" w:cs="Arial"/>
          <w:spacing w:val="-82"/>
          <w:w w:val="95"/>
          <w:sz w:val="20"/>
        </w:rPr>
        <w:t xml:space="preserve"> </w:t>
      </w:r>
      <w:r w:rsidRPr="001058B5">
        <w:rPr>
          <w:rFonts w:ascii="Arial" w:hAnsi="Arial" w:cs="Arial"/>
          <w:w w:val="95"/>
          <w:sz w:val="20"/>
        </w:rPr>
        <w:t>in</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RETURNCODE</w:t>
      </w:r>
      <w:r w:rsidRPr="001058B5">
        <w:rPr>
          <w:rFonts w:ascii="Arial" w:hAnsi="Arial" w:cs="Arial"/>
          <w:spacing w:val="-81"/>
          <w:w w:val="95"/>
          <w:sz w:val="20"/>
        </w:rPr>
        <w:t xml:space="preserve"> </w:t>
      </w:r>
      <w:r w:rsidRPr="001058B5">
        <w:rPr>
          <w:rFonts w:ascii="Arial" w:hAnsi="Arial" w:cs="Arial"/>
          <w:w w:val="95"/>
          <w:sz w:val="20"/>
        </w:rPr>
        <w:t>setting.</w:t>
      </w:r>
    </w:p>
    <w:p w14:paraId="7A65FB57" w14:textId="77777777" w:rsidR="008C539B" w:rsidRPr="001058B5" w:rsidRDefault="00C12992" w:rsidP="006F7931">
      <w:pPr>
        <w:pStyle w:val="ListParagraph"/>
        <w:numPr>
          <w:ilvl w:val="1"/>
          <w:numId w:val="137"/>
        </w:numPr>
        <w:tabs>
          <w:tab w:val="left" w:pos="2020"/>
        </w:tabs>
        <w:spacing w:before="116" w:line="228" w:lineRule="auto"/>
        <w:ind w:right="783" w:hanging="359"/>
        <w:jc w:val="both"/>
        <w:rPr>
          <w:rFonts w:ascii="Arial" w:hAnsi="Arial" w:cs="Arial"/>
          <w:sz w:val="20"/>
        </w:rPr>
      </w:pPr>
      <w:r w:rsidRPr="001058B5">
        <w:rPr>
          <w:rFonts w:ascii="Arial" w:hAnsi="Arial" w:cs="Arial"/>
          <w:sz w:val="20"/>
        </w:rPr>
        <w:t>COMMENT$TEXT</w:t>
      </w:r>
      <w:r w:rsidRPr="001058B5">
        <w:rPr>
          <w:rFonts w:ascii="Arial" w:hAnsi="Arial" w:cs="Arial"/>
          <w:spacing w:val="-99"/>
          <w:sz w:val="20"/>
        </w:rPr>
        <w:t xml:space="preserve"> </w:t>
      </w:r>
      <w:r w:rsidRPr="001058B5">
        <w:rPr>
          <w:rFonts w:ascii="Arial" w:hAnsi="Arial" w:cs="Arial"/>
          <w:sz w:val="20"/>
        </w:rPr>
        <w:t>indicates</w:t>
      </w:r>
      <w:r w:rsidRPr="001058B5">
        <w:rPr>
          <w:rFonts w:ascii="Arial" w:hAnsi="Arial" w:cs="Arial"/>
          <w:spacing w:val="-24"/>
          <w:sz w:val="20"/>
        </w:rPr>
        <w:t xml:space="preserve"> </w:t>
      </w:r>
      <w:r w:rsidRPr="001058B5">
        <w:rPr>
          <w:rFonts w:ascii="Arial" w:hAnsi="Arial" w:cs="Arial"/>
          <w:sz w:val="20"/>
        </w:rPr>
        <w:t>additional</w:t>
      </w:r>
      <w:r w:rsidRPr="001058B5">
        <w:rPr>
          <w:rFonts w:ascii="Arial" w:hAnsi="Arial" w:cs="Arial"/>
          <w:spacing w:val="-25"/>
          <w:sz w:val="20"/>
        </w:rPr>
        <w:t xml:space="preserve"> </w:t>
      </w:r>
      <w:r w:rsidRPr="001058B5">
        <w:rPr>
          <w:rFonts w:ascii="Arial" w:hAnsi="Arial" w:cs="Arial"/>
          <w:sz w:val="20"/>
        </w:rPr>
        <w:t>comments</w:t>
      </w:r>
      <w:r w:rsidRPr="001058B5">
        <w:rPr>
          <w:rFonts w:ascii="Arial" w:hAnsi="Arial" w:cs="Arial"/>
          <w:spacing w:val="-24"/>
          <w:sz w:val="20"/>
        </w:rPr>
        <w:t xml:space="preserve"> </w:t>
      </w:r>
      <w:r w:rsidRPr="001058B5">
        <w:rPr>
          <w:rFonts w:ascii="Arial" w:hAnsi="Arial" w:cs="Arial"/>
          <w:sz w:val="20"/>
        </w:rPr>
        <w:t>about</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audit</w:t>
      </w:r>
      <w:r w:rsidRPr="001058B5">
        <w:rPr>
          <w:rFonts w:ascii="Arial" w:hAnsi="Arial" w:cs="Arial"/>
          <w:spacing w:val="-24"/>
          <w:sz w:val="20"/>
        </w:rPr>
        <w:t xml:space="preserve"> </w:t>
      </w:r>
      <w:r w:rsidRPr="001058B5">
        <w:rPr>
          <w:rFonts w:ascii="Arial" w:hAnsi="Arial" w:cs="Arial"/>
          <w:sz w:val="20"/>
        </w:rPr>
        <w:t>record.</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 for</w:t>
      </w:r>
      <w:r w:rsidRPr="001058B5">
        <w:rPr>
          <w:rFonts w:ascii="Arial" w:hAnsi="Arial" w:cs="Arial"/>
          <w:spacing w:val="-14"/>
          <w:sz w:val="20"/>
        </w:rPr>
        <w:t xml:space="preserve"> </w:t>
      </w:r>
      <w:r w:rsidRPr="001058B5">
        <w:rPr>
          <w:rFonts w:ascii="Arial" w:hAnsi="Arial" w:cs="Arial"/>
          <w:sz w:val="20"/>
        </w:rPr>
        <w:t>LOGON</w:t>
      </w:r>
      <w:r w:rsidRPr="001058B5">
        <w:rPr>
          <w:rFonts w:ascii="Arial" w:hAnsi="Arial" w:cs="Arial"/>
          <w:spacing w:val="-89"/>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records,</w:t>
      </w:r>
      <w:r w:rsidRPr="001058B5">
        <w:rPr>
          <w:rFonts w:ascii="Arial" w:hAnsi="Arial" w:cs="Arial"/>
          <w:spacing w:val="-15"/>
          <w:sz w:val="20"/>
        </w:rPr>
        <w:t xml:space="preserve"> </w:t>
      </w:r>
      <w:r w:rsidRPr="001058B5">
        <w:rPr>
          <w:rFonts w:ascii="Arial" w:hAnsi="Arial" w:cs="Arial"/>
          <w:sz w:val="20"/>
        </w:rPr>
        <w:t>it</w:t>
      </w:r>
      <w:r w:rsidRPr="001058B5">
        <w:rPr>
          <w:rFonts w:ascii="Arial" w:hAnsi="Arial" w:cs="Arial"/>
          <w:spacing w:val="-15"/>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indicate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authentication</w:t>
      </w:r>
      <w:r w:rsidRPr="001058B5">
        <w:rPr>
          <w:rFonts w:ascii="Arial" w:hAnsi="Arial" w:cs="Arial"/>
          <w:spacing w:val="-14"/>
          <w:sz w:val="20"/>
        </w:rPr>
        <w:t xml:space="preserve"> </w:t>
      </w:r>
      <w:r w:rsidRPr="001058B5">
        <w:rPr>
          <w:rFonts w:ascii="Arial" w:hAnsi="Arial" w:cs="Arial"/>
          <w:sz w:val="20"/>
        </w:rPr>
        <w:t>method.It</w:t>
      </w:r>
      <w:r w:rsidRPr="001058B5">
        <w:rPr>
          <w:rFonts w:ascii="Arial" w:hAnsi="Arial" w:cs="Arial"/>
          <w:spacing w:val="-15"/>
          <w:sz w:val="20"/>
        </w:rPr>
        <w:t xml:space="preserve"> </w:t>
      </w:r>
      <w:r w:rsidRPr="001058B5">
        <w:rPr>
          <w:rFonts w:ascii="Arial" w:hAnsi="Arial" w:cs="Arial"/>
          <w:sz w:val="20"/>
        </w:rPr>
        <w:t>corresponds</w:t>
      </w:r>
      <w:r w:rsidRPr="001058B5">
        <w:rPr>
          <w:rFonts w:ascii="Arial" w:hAnsi="Arial" w:cs="Arial"/>
          <w:spacing w:val="-15"/>
          <w:sz w:val="20"/>
        </w:rPr>
        <w:t xml:space="preserve"> </w:t>
      </w:r>
      <w:r w:rsidRPr="001058B5">
        <w:rPr>
          <w:rFonts w:ascii="Arial" w:hAnsi="Arial" w:cs="Arial"/>
          <w:sz w:val="20"/>
        </w:rPr>
        <w:t xml:space="preserve">to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COMENT_TEXT</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DBA_COMMON_AUDIT_TRAIL</w:t>
      </w:r>
      <w:r w:rsidRPr="001058B5">
        <w:rPr>
          <w:rFonts w:ascii="Arial" w:hAnsi="Arial" w:cs="Arial"/>
          <w:spacing w:val="-85"/>
          <w:w w:val="95"/>
          <w:sz w:val="20"/>
        </w:rPr>
        <w:t xml:space="preserve"> </w:t>
      </w:r>
      <w:r w:rsidRPr="001058B5">
        <w:rPr>
          <w:rFonts w:ascii="Arial" w:hAnsi="Arial" w:cs="Arial"/>
          <w:w w:val="95"/>
          <w:sz w:val="20"/>
        </w:rPr>
        <w:t>data</w:t>
      </w:r>
      <w:r w:rsidRPr="001058B5">
        <w:rPr>
          <w:rFonts w:ascii="Arial" w:hAnsi="Arial" w:cs="Arial"/>
          <w:spacing w:val="-14"/>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spacing w:val="-4"/>
          <w:w w:val="95"/>
          <w:sz w:val="20"/>
        </w:rPr>
        <w:t>view.</w:t>
      </w:r>
    </w:p>
    <w:p w14:paraId="356841F3" w14:textId="77777777" w:rsidR="008C539B" w:rsidRPr="001058B5" w:rsidRDefault="00C12992" w:rsidP="006F7931">
      <w:pPr>
        <w:pStyle w:val="ListParagraph"/>
        <w:numPr>
          <w:ilvl w:val="1"/>
          <w:numId w:val="137"/>
        </w:numPr>
        <w:tabs>
          <w:tab w:val="left" w:pos="2020"/>
        </w:tabs>
        <w:spacing w:before="121" w:line="228" w:lineRule="auto"/>
        <w:ind w:right="1695" w:hanging="359"/>
        <w:rPr>
          <w:rFonts w:ascii="Arial" w:hAnsi="Arial" w:cs="Arial"/>
          <w:sz w:val="20"/>
        </w:rPr>
      </w:pPr>
      <w:r w:rsidRPr="001058B5">
        <w:rPr>
          <w:rFonts w:ascii="Arial" w:hAnsi="Arial" w:cs="Arial"/>
          <w:sz w:val="20"/>
        </w:rPr>
        <w:t>DBID is a database identifier calculated when the database is created. It corresponds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DBID</w:t>
      </w:r>
      <w:r w:rsidRPr="001058B5">
        <w:rPr>
          <w:rFonts w:ascii="Arial" w:hAnsi="Arial" w:cs="Arial"/>
          <w:spacing w:val="-99"/>
          <w:sz w:val="20"/>
        </w:rPr>
        <w:t xml:space="preserve"> </w:t>
      </w:r>
      <w:r w:rsidRPr="001058B5">
        <w:rPr>
          <w:rFonts w:ascii="Arial" w:hAnsi="Arial" w:cs="Arial"/>
          <w:sz w:val="20"/>
        </w:rPr>
        <w:t>column</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V$DATABASE</w:t>
      </w:r>
      <w:r w:rsidRPr="001058B5">
        <w:rPr>
          <w:rFonts w:ascii="Arial" w:hAnsi="Arial" w:cs="Arial"/>
          <w:spacing w:val="-99"/>
          <w:sz w:val="20"/>
        </w:rPr>
        <w:t xml:space="preserve"> </w:t>
      </w:r>
      <w:r w:rsidRPr="001058B5">
        <w:rPr>
          <w:rFonts w:ascii="Arial" w:hAnsi="Arial" w:cs="Arial"/>
          <w:sz w:val="20"/>
        </w:rPr>
        <w:t>data</w:t>
      </w:r>
      <w:r w:rsidRPr="001058B5">
        <w:rPr>
          <w:rFonts w:ascii="Arial" w:hAnsi="Arial" w:cs="Arial"/>
          <w:spacing w:val="-25"/>
          <w:sz w:val="20"/>
        </w:rPr>
        <w:t xml:space="preserve"> </w:t>
      </w:r>
      <w:r w:rsidRPr="001058B5">
        <w:rPr>
          <w:rFonts w:ascii="Arial" w:hAnsi="Arial" w:cs="Arial"/>
          <w:sz w:val="20"/>
        </w:rPr>
        <w:t>dictionary</w:t>
      </w:r>
      <w:r w:rsidRPr="001058B5">
        <w:rPr>
          <w:rFonts w:ascii="Arial" w:hAnsi="Arial" w:cs="Arial"/>
          <w:spacing w:val="-26"/>
          <w:sz w:val="20"/>
        </w:rPr>
        <w:t xml:space="preserve"> </w:t>
      </w:r>
      <w:r w:rsidRPr="001058B5">
        <w:rPr>
          <w:rFonts w:ascii="Arial" w:hAnsi="Arial" w:cs="Arial"/>
          <w:spacing w:val="-4"/>
          <w:sz w:val="20"/>
        </w:rPr>
        <w:t>view.</w:t>
      </w:r>
    </w:p>
    <w:p w14:paraId="7BB6DF2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ECONTEXT_ID</w:t>
      </w:r>
      <w:r w:rsidRPr="001058B5">
        <w:rPr>
          <w:rFonts w:ascii="Arial" w:hAnsi="Arial" w:cs="Arial"/>
          <w:spacing w:val="-103"/>
          <w:sz w:val="20"/>
        </w:rPr>
        <w:t xml:space="preserve"> </w:t>
      </w:r>
      <w:r w:rsidRPr="001058B5">
        <w:rPr>
          <w:rFonts w:ascii="Arial" w:hAnsi="Arial" w:cs="Arial"/>
          <w:sz w:val="20"/>
        </w:rPr>
        <w:t>indicates the application execution context identifier.</w:t>
      </w:r>
    </w:p>
    <w:p w14:paraId="319C50EF" w14:textId="77777777" w:rsidR="008C539B" w:rsidRPr="001058B5" w:rsidRDefault="00C12992" w:rsidP="006F7931">
      <w:pPr>
        <w:pStyle w:val="ListParagraph"/>
        <w:numPr>
          <w:ilvl w:val="1"/>
          <w:numId w:val="137"/>
        </w:numPr>
        <w:tabs>
          <w:tab w:val="left" w:pos="2020"/>
        </w:tabs>
        <w:spacing w:before="117" w:line="228" w:lineRule="auto"/>
        <w:ind w:right="909" w:hanging="359"/>
        <w:rPr>
          <w:rFonts w:ascii="Arial" w:hAnsi="Arial" w:cs="Arial"/>
          <w:sz w:val="20"/>
        </w:rPr>
      </w:pPr>
      <w:r w:rsidRPr="001058B5">
        <w:rPr>
          <w:rFonts w:ascii="Arial" w:hAnsi="Arial" w:cs="Arial"/>
          <w:sz w:val="20"/>
        </w:rPr>
        <w:t>PRIVS$USED</w:t>
      </w:r>
      <w:r w:rsidRPr="001058B5">
        <w:rPr>
          <w:rFonts w:ascii="Arial" w:hAnsi="Arial" w:cs="Arial"/>
          <w:spacing w:val="-89"/>
          <w:sz w:val="20"/>
        </w:rPr>
        <w:t xml:space="preserve"> </w:t>
      </w:r>
      <w:r w:rsidRPr="001058B5">
        <w:rPr>
          <w:rFonts w:ascii="Arial" w:hAnsi="Arial" w:cs="Arial"/>
          <w:sz w:val="20"/>
        </w:rPr>
        <w:t>refers</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that</w:t>
      </w:r>
      <w:r w:rsidRPr="001058B5">
        <w:rPr>
          <w:rFonts w:ascii="Arial" w:hAnsi="Arial" w:cs="Arial"/>
          <w:spacing w:val="-14"/>
          <w:sz w:val="20"/>
        </w:rPr>
        <w:t xml:space="preserve"> </w:t>
      </w:r>
      <w:r w:rsidRPr="001058B5">
        <w:rPr>
          <w:rFonts w:ascii="Arial" w:hAnsi="Arial" w:cs="Arial"/>
          <w:sz w:val="20"/>
        </w:rPr>
        <w:t>was</w:t>
      </w:r>
      <w:r w:rsidRPr="001058B5">
        <w:rPr>
          <w:rFonts w:ascii="Arial" w:hAnsi="Arial" w:cs="Arial"/>
          <w:spacing w:val="-15"/>
          <w:sz w:val="20"/>
        </w:rPr>
        <w:t xml:space="preserve"> </w:t>
      </w:r>
      <w:r w:rsidRPr="001058B5">
        <w:rPr>
          <w:rFonts w:ascii="Arial" w:hAnsi="Arial" w:cs="Arial"/>
          <w:sz w:val="20"/>
        </w:rPr>
        <w:t>used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perform</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5"/>
          <w:sz w:val="20"/>
        </w:rPr>
        <w:t xml:space="preserve"> </w:t>
      </w:r>
      <w:r w:rsidRPr="001058B5">
        <w:rPr>
          <w:rFonts w:ascii="Arial" w:hAnsi="Arial" w:cs="Arial"/>
          <w:sz w:val="20"/>
        </w:rPr>
        <w:t>action.</w:t>
      </w:r>
      <w:r w:rsidRPr="001058B5">
        <w:rPr>
          <w:rFonts w:ascii="Arial" w:hAnsi="Arial" w:cs="Arial"/>
          <w:spacing w:val="-15"/>
          <w:sz w:val="20"/>
        </w:rPr>
        <w:t xml:space="preserve"> </w:t>
      </w:r>
      <w:r w:rsidRPr="001058B5">
        <w:rPr>
          <w:rFonts w:ascii="Arial" w:hAnsi="Arial" w:cs="Arial"/>
          <w:spacing w:val="-9"/>
          <w:sz w:val="20"/>
        </w:rPr>
        <w:t>To</w:t>
      </w:r>
      <w:r w:rsidRPr="001058B5">
        <w:rPr>
          <w:rFonts w:ascii="Arial" w:hAnsi="Arial" w:cs="Arial"/>
          <w:spacing w:val="-14"/>
          <w:sz w:val="20"/>
        </w:rPr>
        <w:t xml:space="preserve"> </w:t>
      </w:r>
      <w:r w:rsidRPr="001058B5">
        <w:rPr>
          <w:rFonts w:ascii="Arial" w:hAnsi="Arial" w:cs="Arial"/>
          <w:sz w:val="20"/>
        </w:rPr>
        <w:t>find</w:t>
      </w:r>
      <w:r w:rsidRPr="001058B5">
        <w:rPr>
          <w:rFonts w:ascii="Arial" w:hAnsi="Arial" w:cs="Arial"/>
          <w:spacing w:val="-15"/>
          <w:sz w:val="20"/>
        </w:rPr>
        <w:t xml:space="preserve"> </w:t>
      </w:r>
      <w:r w:rsidRPr="001058B5">
        <w:rPr>
          <w:rFonts w:ascii="Arial" w:hAnsi="Arial" w:cs="Arial"/>
          <w:sz w:val="20"/>
        </w:rPr>
        <w:t xml:space="preserve">the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query</w:t>
      </w:r>
      <w:r w:rsidRPr="001058B5">
        <w:rPr>
          <w:rFonts w:ascii="Arial" w:hAnsi="Arial" w:cs="Arial"/>
          <w:spacing w:val="-2"/>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SYSTEM_PRIVILEGE_MAP</w:t>
      </w:r>
      <w:r w:rsidRPr="001058B5">
        <w:rPr>
          <w:rFonts w:ascii="Arial" w:hAnsi="Arial" w:cs="Arial"/>
          <w:spacing w:val="-74"/>
          <w:w w:val="95"/>
          <w:sz w:val="20"/>
        </w:rPr>
        <w:t xml:space="preserve"> </w:t>
      </w:r>
      <w:r w:rsidRPr="001058B5">
        <w:rPr>
          <w:rFonts w:ascii="Arial" w:hAnsi="Arial" w:cs="Arial"/>
          <w:w w:val="95"/>
          <w:sz w:val="20"/>
        </w:rPr>
        <w:t>table.</w:t>
      </w:r>
      <w:r w:rsidRPr="001058B5">
        <w:rPr>
          <w:rFonts w:ascii="Arial" w:hAnsi="Arial" w:cs="Arial"/>
          <w:spacing w:val="-2"/>
          <w:w w:val="95"/>
          <w:sz w:val="20"/>
        </w:rPr>
        <w:t xml:space="preserve"> </w:t>
      </w:r>
      <w:r w:rsidRPr="001058B5">
        <w:rPr>
          <w:rFonts w:ascii="Arial" w:hAnsi="Arial" w:cs="Arial"/>
          <w:w w:val="95"/>
          <w:sz w:val="20"/>
        </w:rPr>
        <w:t>For</w:t>
      </w:r>
      <w:r w:rsidRPr="001058B5">
        <w:rPr>
          <w:rFonts w:ascii="Arial" w:hAnsi="Arial" w:cs="Arial"/>
          <w:spacing w:val="-2"/>
          <w:w w:val="95"/>
          <w:sz w:val="20"/>
        </w:rPr>
        <w:t xml:space="preserve"> </w:t>
      </w:r>
      <w:r w:rsidRPr="001058B5">
        <w:rPr>
          <w:rFonts w:ascii="Arial" w:hAnsi="Arial" w:cs="Arial"/>
          <w:w w:val="95"/>
          <w:sz w:val="20"/>
        </w:rPr>
        <w:t>example,</w:t>
      </w:r>
      <w:r w:rsidRPr="001058B5">
        <w:rPr>
          <w:rFonts w:ascii="Arial" w:hAnsi="Arial" w:cs="Arial"/>
          <w:spacing w:val="-2"/>
          <w:w w:val="95"/>
          <w:sz w:val="20"/>
        </w:rPr>
        <w:t xml:space="preserv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5</w:t>
      </w:r>
      <w:r w:rsidRPr="001058B5">
        <w:rPr>
          <w:rFonts w:ascii="Arial" w:hAnsi="Arial" w:cs="Arial"/>
          <w:spacing w:val="-74"/>
          <w:w w:val="95"/>
          <w:sz w:val="20"/>
        </w:rPr>
        <w:t xml:space="preserve"> </w:t>
      </w:r>
      <w:r w:rsidRPr="001058B5">
        <w:rPr>
          <w:rFonts w:ascii="Arial" w:hAnsi="Arial" w:cs="Arial"/>
          <w:w w:val="95"/>
          <w:sz w:val="20"/>
        </w:rPr>
        <w:t xml:space="preserve">refers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-5</w:t>
      </w:r>
      <w:r w:rsidRPr="001058B5">
        <w:rPr>
          <w:rFonts w:ascii="Arial" w:hAnsi="Arial" w:cs="Arial"/>
          <w:spacing w:val="-104"/>
          <w:sz w:val="20"/>
        </w:rPr>
        <w:t xml:space="preserve"> </w:t>
      </w:r>
      <w:r w:rsidRPr="001058B5">
        <w:rPr>
          <w:rFonts w:ascii="Arial" w:hAnsi="Arial" w:cs="Arial"/>
          <w:sz w:val="20"/>
        </w:rPr>
        <w:t>in</w:t>
      </w:r>
      <w:r w:rsidRPr="001058B5">
        <w:rPr>
          <w:rFonts w:ascii="Arial" w:hAnsi="Arial" w:cs="Arial"/>
          <w:spacing w:val="-31"/>
          <w:sz w:val="20"/>
        </w:rPr>
        <w:t xml:space="preserve"> </w:t>
      </w:r>
      <w:r w:rsidRPr="001058B5">
        <w:rPr>
          <w:rFonts w:ascii="Arial" w:hAnsi="Arial" w:cs="Arial"/>
          <w:sz w:val="20"/>
        </w:rPr>
        <w:t>this</w:t>
      </w:r>
      <w:r w:rsidRPr="001058B5">
        <w:rPr>
          <w:rFonts w:ascii="Arial" w:hAnsi="Arial" w:cs="Arial"/>
          <w:spacing w:val="-31"/>
          <w:sz w:val="20"/>
        </w:rPr>
        <w:t xml:space="preserve"> </w:t>
      </w:r>
      <w:r w:rsidRPr="001058B5">
        <w:rPr>
          <w:rFonts w:ascii="Arial" w:hAnsi="Arial" w:cs="Arial"/>
          <w:sz w:val="20"/>
        </w:rPr>
        <w:t>table,</w:t>
      </w:r>
      <w:r w:rsidRPr="001058B5">
        <w:rPr>
          <w:rFonts w:ascii="Arial" w:hAnsi="Arial" w:cs="Arial"/>
          <w:spacing w:val="-31"/>
          <w:sz w:val="20"/>
        </w:rPr>
        <w:t xml:space="preserve"> </w:t>
      </w:r>
      <w:r w:rsidRPr="001058B5">
        <w:rPr>
          <w:rFonts w:ascii="Arial" w:hAnsi="Arial" w:cs="Arial"/>
          <w:sz w:val="20"/>
        </w:rPr>
        <w:t>which</w:t>
      </w:r>
      <w:r w:rsidRPr="001058B5">
        <w:rPr>
          <w:rFonts w:ascii="Arial" w:hAnsi="Arial" w:cs="Arial"/>
          <w:spacing w:val="-31"/>
          <w:sz w:val="20"/>
        </w:rPr>
        <w:t xml:space="preserve"> </w:t>
      </w:r>
      <w:r w:rsidRPr="001058B5">
        <w:rPr>
          <w:rFonts w:ascii="Arial" w:hAnsi="Arial" w:cs="Arial"/>
          <w:sz w:val="20"/>
        </w:rPr>
        <w:t>means</w:t>
      </w:r>
      <w:r w:rsidRPr="001058B5">
        <w:rPr>
          <w:rFonts w:ascii="Arial" w:hAnsi="Arial" w:cs="Arial"/>
          <w:spacing w:val="-31"/>
          <w:sz w:val="20"/>
        </w:rPr>
        <w:t xml:space="preserve"> </w:t>
      </w:r>
      <w:r w:rsidRPr="001058B5">
        <w:rPr>
          <w:rFonts w:ascii="Arial" w:hAnsi="Arial" w:cs="Arial"/>
          <w:sz w:val="20"/>
        </w:rPr>
        <w:t>CREATE</w:t>
      </w:r>
      <w:r w:rsidRPr="001058B5">
        <w:rPr>
          <w:rFonts w:ascii="Arial" w:hAnsi="Arial" w:cs="Arial"/>
          <w:spacing w:val="-80"/>
          <w:sz w:val="20"/>
        </w:rPr>
        <w:t xml:space="preserve"> </w:t>
      </w:r>
      <w:r w:rsidRPr="001058B5">
        <w:rPr>
          <w:rFonts w:ascii="Arial" w:hAnsi="Arial" w:cs="Arial"/>
          <w:sz w:val="20"/>
        </w:rPr>
        <w:t>SESSION.</w:t>
      </w:r>
      <w:r w:rsidRPr="001058B5">
        <w:rPr>
          <w:rFonts w:ascii="Arial" w:hAnsi="Arial" w:cs="Arial"/>
          <w:spacing w:val="-31"/>
          <w:sz w:val="20"/>
        </w:rPr>
        <w:t xml:space="preserve"> </w:t>
      </w:r>
      <w:r w:rsidRPr="001058B5">
        <w:rPr>
          <w:rFonts w:ascii="Arial" w:hAnsi="Arial" w:cs="Arial"/>
          <w:sz w:val="20"/>
        </w:rPr>
        <w:t>PRIVS$USED</w:t>
      </w:r>
      <w:r w:rsidRPr="001058B5">
        <w:rPr>
          <w:rFonts w:ascii="Arial" w:hAnsi="Arial" w:cs="Arial"/>
          <w:spacing w:val="-104"/>
          <w:sz w:val="20"/>
        </w:rPr>
        <w:t xml:space="preserve"> </w:t>
      </w:r>
      <w:r w:rsidRPr="001058B5">
        <w:rPr>
          <w:rFonts w:ascii="Arial" w:hAnsi="Arial" w:cs="Arial"/>
          <w:sz w:val="20"/>
        </w:rPr>
        <w:t>corresponds</w:t>
      </w:r>
      <w:r w:rsidRPr="001058B5">
        <w:rPr>
          <w:rFonts w:ascii="Arial" w:hAnsi="Arial" w:cs="Arial"/>
          <w:spacing w:val="-31"/>
          <w:sz w:val="20"/>
        </w:rPr>
        <w:t xml:space="preserve">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 xml:space="preserve">the </w:t>
      </w:r>
      <w:r w:rsidRPr="001058B5">
        <w:rPr>
          <w:rFonts w:ascii="Arial" w:hAnsi="Arial" w:cs="Arial"/>
          <w:w w:val="95"/>
          <w:sz w:val="20"/>
        </w:rPr>
        <w:t>PRIV_USED</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4"/>
          <w:w w:val="95"/>
          <w:sz w:val="20"/>
        </w:rPr>
        <w:t xml:space="preserve"> </w:t>
      </w:r>
      <w:r w:rsidRPr="001058B5">
        <w:rPr>
          <w:rFonts w:ascii="Arial" w:hAnsi="Arial" w:cs="Arial"/>
          <w:w w:val="95"/>
          <w:sz w:val="20"/>
        </w:rPr>
        <w:t>in</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DBA_COMMON_AUDIT_TRAIL,</w:t>
      </w:r>
      <w:r w:rsidRPr="001058B5">
        <w:rPr>
          <w:rFonts w:ascii="Arial" w:hAnsi="Arial" w:cs="Arial"/>
          <w:spacing w:val="-14"/>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lists</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4"/>
          <w:w w:val="95"/>
          <w:sz w:val="20"/>
        </w:rPr>
        <w:t xml:space="preserve"> </w:t>
      </w:r>
      <w:r w:rsidRPr="001058B5">
        <w:rPr>
          <w:rFonts w:ascii="Arial" w:hAnsi="Arial" w:cs="Arial"/>
          <w:w w:val="95"/>
          <w:sz w:val="20"/>
        </w:rPr>
        <w:t xml:space="preserve">by </w:t>
      </w:r>
      <w:r w:rsidRPr="001058B5">
        <w:rPr>
          <w:rFonts w:ascii="Arial" w:hAnsi="Arial" w:cs="Arial"/>
          <w:sz w:val="20"/>
        </w:rPr>
        <w:t>name.</w:t>
      </w:r>
    </w:p>
    <w:p w14:paraId="54D9B245" w14:textId="77777777" w:rsidR="008C539B" w:rsidRPr="001058B5" w:rsidRDefault="00C12992">
      <w:pPr>
        <w:pStyle w:val="BodyText"/>
        <w:spacing w:before="116"/>
        <w:ind w:left="1660"/>
        <w:rPr>
          <w:rFonts w:ascii="Arial" w:hAnsi="Arial" w:cs="Arial"/>
        </w:rPr>
      </w:pPr>
      <w:r w:rsidRPr="001058B5">
        <w:rPr>
          <w:rFonts w:ascii="Arial" w:hAnsi="Arial" w:cs="Arial"/>
        </w:rPr>
        <w:t>Other possible values are as follows:</w:t>
      </w:r>
    </w:p>
    <w:p w14:paraId="3E98EBEA" w14:textId="77777777" w:rsidR="008C539B" w:rsidRPr="001058B5" w:rsidRDefault="00C12992" w:rsidP="006F7931">
      <w:pPr>
        <w:pStyle w:val="ListParagraph"/>
        <w:numPr>
          <w:ilvl w:val="1"/>
          <w:numId w:val="137"/>
        </w:numPr>
        <w:tabs>
          <w:tab w:val="left" w:pos="2020"/>
        </w:tabs>
        <w:spacing w:before="119" w:line="230" w:lineRule="auto"/>
        <w:ind w:right="786" w:hanging="359"/>
        <w:rPr>
          <w:rFonts w:ascii="Arial" w:hAnsi="Arial" w:cs="Arial"/>
          <w:sz w:val="20"/>
        </w:rPr>
      </w:pPr>
      <w:r w:rsidRPr="001058B5">
        <w:rPr>
          <w:rFonts w:ascii="Arial" w:hAnsi="Arial" w:cs="Arial"/>
          <w:sz w:val="20"/>
        </w:rPr>
        <w:t>SCN</w:t>
      </w:r>
      <w:r w:rsidRPr="001058B5">
        <w:rPr>
          <w:rFonts w:ascii="Arial" w:hAnsi="Arial" w:cs="Arial"/>
          <w:spacing w:val="-99"/>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w:t>
      </w:r>
      <w:r w:rsidRPr="001058B5">
        <w:rPr>
          <w:rFonts w:ascii="Arial" w:hAnsi="Arial" w:cs="Arial"/>
          <w:spacing w:val="-26"/>
          <w:sz w:val="20"/>
        </w:rPr>
        <w:t xml:space="preserve"> </w:t>
      </w:r>
      <w:r w:rsidRPr="001058B5">
        <w:rPr>
          <w:rFonts w:ascii="Arial" w:hAnsi="Arial" w:cs="Arial"/>
          <w:sz w:val="20"/>
        </w:rPr>
        <w:t>SCN:8934328925)</w:t>
      </w:r>
      <w:r w:rsidRPr="001058B5">
        <w:rPr>
          <w:rFonts w:ascii="Arial" w:hAnsi="Arial" w:cs="Arial"/>
          <w:spacing w:val="-26"/>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System</w:t>
      </w:r>
      <w:r w:rsidRPr="001058B5">
        <w:rPr>
          <w:rFonts w:ascii="Arial" w:hAnsi="Arial" w:cs="Arial"/>
          <w:spacing w:val="-25"/>
          <w:sz w:val="20"/>
        </w:rPr>
        <w:t xml:space="preserve"> </w:t>
      </w:r>
      <w:r w:rsidRPr="001058B5">
        <w:rPr>
          <w:rFonts w:ascii="Arial" w:hAnsi="Arial" w:cs="Arial"/>
          <w:sz w:val="20"/>
        </w:rPr>
        <w:t>Change</w:t>
      </w:r>
      <w:r w:rsidRPr="001058B5">
        <w:rPr>
          <w:rFonts w:ascii="Arial" w:hAnsi="Arial" w:cs="Arial"/>
          <w:spacing w:val="-26"/>
          <w:sz w:val="20"/>
        </w:rPr>
        <w:t xml:space="preserve"> </w:t>
      </w:r>
      <w:r w:rsidRPr="001058B5">
        <w:rPr>
          <w:rFonts w:ascii="Arial" w:hAnsi="Arial" w:cs="Arial"/>
          <w:sz w:val="20"/>
        </w:rPr>
        <w:t>Number</w:t>
      </w:r>
      <w:r w:rsidRPr="001058B5">
        <w:rPr>
          <w:rFonts w:ascii="Arial" w:hAnsi="Arial" w:cs="Arial"/>
          <w:spacing w:val="-26"/>
          <w:sz w:val="20"/>
        </w:rPr>
        <w:t xml:space="preserve"> </w:t>
      </w:r>
      <w:r w:rsidRPr="001058B5">
        <w:rPr>
          <w:rFonts w:ascii="Arial" w:hAnsi="Arial" w:cs="Arial"/>
          <w:sz w:val="20"/>
        </w:rPr>
        <w:t>(SCN). Use this value if you want to perform a flashback query to find the value of a setting</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column)</w:t>
      </w:r>
      <w:r w:rsidRPr="001058B5">
        <w:rPr>
          <w:rFonts w:ascii="Arial" w:hAnsi="Arial" w:cs="Arial"/>
          <w:spacing w:val="-3"/>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find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value 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ORDER_TOTAL</w:t>
      </w:r>
      <w:r w:rsidRPr="001058B5">
        <w:rPr>
          <w:rFonts w:ascii="Arial" w:hAnsi="Arial" w:cs="Arial"/>
          <w:spacing w:val="-98"/>
          <w:sz w:val="20"/>
        </w:rPr>
        <w:t xml:space="preserve"> </w:t>
      </w:r>
      <w:r w:rsidRPr="001058B5">
        <w:rPr>
          <w:rFonts w:ascii="Arial" w:hAnsi="Arial" w:cs="Arial"/>
          <w:sz w:val="20"/>
        </w:rPr>
        <w:t>column</w:t>
      </w:r>
      <w:r w:rsidRPr="001058B5">
        <w:rPr>
          <w:rFonts w:ascii="Arial" w:hAnsi="Arial" w:cs="Arial"/>
          <w:spacing w:val="-24"/>
          <w:sz w:val="20"/>
        </w:rPr>
        <w:t xml:space="preserve"> </w:t>
      </w:r>
      <w:r w:rsidRPr="001058B5">
        <w:rPr>
          <w:rFonts w:ascii="Arial" w:hAnsi="Arial" w:cs="Arial"/>
          <w:sz w:val="20"/>
        </w:rPr>
        <w:t>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OE.ORDERS</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4"/>
          <w:sz w:val="20"/>
        </w:rPr>
        <w:t xml:space="preserve"> </w:t>
      </w:r>
      <w:r w:rsidRPr="001058B5">
        <w:rPr>
          <w:rFonts w:ascii="Arial" w:hAnsi="Arial" w:cs="Arial"/>
          <w:sz w:val="20"/>
        </w:rPr>
        <w:t>based</w:t>
      </w:r>
      <w:r w:rsidRPr="001058B5">
        <w:rPr>
          <w:rFonts w:ascii="Arial" w:hAnsi="Arial" w:cs="Arial"/>
          <w:spacing w:val="-24"/>
          <w:sz w:val="20"/>
        </w:rPr>
        <w:t xml:space="preserve"> </w:t>
      </w:r>
      <w:r w:rsidRPr="001058B5">
        <w:rPr>
          <w:rFonts w:ascii="Arial" w:hAnsi="Arial" w:cs="Arial"/>
          <w:sz w:val="20"/>
        </w:rPr>
        <w:t>on</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SCN</w:t>
      </w:r>
      <w:r w:rsidRPr="001058B5">
        <w:rPr>
          <w:rFonts w:ascii="Arial" w:hAnsi="Arial" w:cs="Arial"/>
          <w:spacing w:val="-24"/>
          <w:sz w:val="20"/>
        </w:rPr>
        <w:t xml:space="preserve"> </w:t>
      </w:r>
      <w:r w:rsidRPr="001058B5">
        <w:rPr>
          <w:rFonts w:ascii="Arial" w:hAnsi="Arial" w:cs="Arial"/>
          <w:spacing w:val="-3"/>
          <w:sz w:val="20"/>
        </w:rPr>
        <w:t>number,</w:t>
      </w:r>
      <w:r w:rsidRPr="001058B5">
        <w:rPr>
          <w:rFonts w:ascii="Arial" w:hAnsi="Arial" w:cs="Arial"/>
          <w:spacing w:val="-24"/>
          <w:sz w:val="20"/>
        </w:rPr>
        <w:t xml:space="preserve"> </w:t>
      </w:r>
      <w:r w:rsidRPr="001058B5">
        <w:rPr>
          <w:rFonts w:ascii="Arial" w:hAnsi="Arial" w:cs="Arial"/>
          <w:sz w:val="20"/>
        </w:rPr>
        <w:t>use the following SELECT</w:t>
      </w:r>
      <w:r w:rsidRPr="001058B5">
        <w:rPr>
          <w:rFonts w:ascii="Arial" w:hAnsi="Arial" w:cs="Arial"/>
          <w:spacing w:val="-80"/>
          <w:sz w:val="20"/>
        </w:rPr>
        <w:t xml:space="preserve"> </w:t>
      </w:r>
      <w:r w:rsidRPr="001058B5">
        <w:rPr>
          <w:rFonts w:ascii="Arial" w:hAnsi="Arial" w:cs="Arial"/>
          <w:sz w:val="20"/>
        </w:rPr>
        <w:t>statement:</w:t>
      </w:r>
    </w:p>
    <w:p w14:paraId="0B9F4A9A" w14:textId="77777777" w:rsidR="008C539B" w:rsidRPr="001058B5" w:rsidRDefault="00C12992">
      <w:pPr>
        <w:spacing w:before="138" w:line="259" w:lineRule="auto"/>
        <w:ind w:left="2020" w:right="6387"/>
        <w:rPr>
          <w:rFonts w:ascii="Arial" w:hAnsi="Arial" w:cs="Arial"/>
          <w:sz w:val="18"/>
        </w:rPr>
      </w:pPr>
      <w:r w:rsidRPr="001058B5">
        <w:rPr>
          <w:rFonts w:ascii="Arial" w:hAnsi="Arial" w:cs="Arial"/>
          <w:w w:val="85"/>
          <w:sz w:val="18"/>
        </w:rPr>
        <w:t xml:space="preserve">SELECT ORDER_TOTAL </w:t>
      </w:r>
      <w:r w:rsidRPr="001058B5">
        <w:rPr>
          <w:rFonts w:ascii="Arial" w:hAnsi="Arial" w:cs="Arial"/>
          <w:w w:val="95"/>
          <w:sz w:val="18"/>
        </w:rPr>
        <w:t>FROM OE.ORDERS</w:t>
      </w:r>
    </w:p>
    <w:p w14:paraId="78FD9A35" w14:textId="77777777" w:rsidR="008C539B" w:rsidRPr="001058B5" w:rsidRDefault="00C12992">
      <w:pPr>
        <w:spacing w:line="259" w:lineRule="auto"/>
        <w:ind w:left="2020" w:right="5915"/>
        <w:rPr>
          <w:rFonts w:ascii="Arial" w:hAnsi="Arial" w:cs="Arial"/>
          <w:sz w:val="18"/>
        </w:rPr>
      </w:pPr>
      <w:r w:rsidRPr="001058B5">
        <w:rPr>
          <w:rFonts w:ascii="Arial" w:hAnsi="Arial" w:cs="Arial"/>
          <w:w w:val="95"/>
          <w:sz w:val="18"/>
        </w:rPr>
        <w:t>AS</w:t>
      </w:r>
      <w:r w:rsidRPr="001058B5">
        <w:rPr>
          <w:rFonts w:ascii="Arial" w:hAnsi="Arial" w:cs="Arial"/>
          <w:spacing w:val="-47"/>
          <w:w w:val="95"/>
          <w:sz w:val="18"/>
        </w:rPr>
        <w:t xml:space="preserve"> </w:t>
      </w:r>
      <w:r w:rsidRPr="001058B5">
        <w:rPr>
          <w:rFonts w:ascii="Arial" w:hAnsi="Arial" w:cs="Arial"/>
          <w:w w:val="95"/>
          <w:sz w:val="18"/>
        </w:rPr>
        <w:t>OF</w:t>
      </w:r>
      <w:r w:rsidRPr="001058B5">
        <w:rPr>
          <w:rFonts w:ascii="Arial" w:hAnsi="Arial" w:cs="Arial"/>
          <w:spacing w:val="-47"/>
          <w:w w:val="95"/>
          <w:sz w:val="18"/>
        </w:rPr>
        <w:t xml:space="preserve"> </w:t>
      </w:r>
      <w:r w:rsidRPr="001058B5">
        <w:rPr>
          <w:rFonts w:ascii="Arial" w:hAnsi="Arial" w:cs="Arial"/>
          <w:w w:val="95"/>
          <w:sz w:val="18"/>
        </w:rPr>
        <w:t>SCN</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7"/>
          <w:w w:val="95"/>
          <w:sz w:val="18"/>
        </w:rPr>
        <w:t xml:space="preserve"> </w:t>
      </w:r>
      <w:r w:rsidRPr="001058B5">
        <w:rPr>
          <w:rFonts w:ascii="Arial" w:hAnsi="Arial" w:cs="Arial"/>
          <w:w w:val="95"/>
          <w:sz w:val="18"/>
        </w:rPr>
        <w:t xml:space="preserve">8934328925 </w:t>
      </w:r>
      <w:r w:rsidRPr="001058B5">
        <w:rPr>
          <w:rFonts w:ascii="Arial" w:hAnsi="Arial" w:cs="Arial"/>
          <w:w w:val="90"/>
          <w:sz w:val="18"/>
        </w:rPr>
        <w:t>WHERE</w:t>
      </w:r>
      <w:r w:rsidRPr="001058B5">
        <w:rPr>
          <w:rFonts w:ascii="Arial" w:hAnsi="Arial" w:cs="Arial"/>
          <w:spacing w:val="-37"/>
          <w:w w:val="90"/>
          <w:sz w:val="18"/>
        </w:rPr>
        <w:t xml:space="preserve"> </w:t>
      </w:r>
      <w:r w:rsidRPr="001058B5">
        <w:rPr>
          <w:rFonts w:ascii="Arial" w:hAnsi="Arial" w:cs="Arial"/>
          <w:w w:val="90"/>
          <w:sz w:val="18"/>
        </w:rPr>
        <w:t>ORDER_TOTAL</w:t>
      </w:r>
      <w:r w:rsidRPr="001058B5">
        <w:rPr>
          <w:rFonts w:ascii="Arial" w:hAnsi="Arial" w:cs="Arial"/>
          <w:spacing w:val="-37"/>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86;</w:t>
      </w:r>
    </w:p>
    <w:p w14:paraId="3411E029" w14:textId="77777777" w:rsidR="008C539B" w:rsidRPr="001058B5" w:rsidRDefault="008C539B">
      <w:pPr>
        <w:pStyle w:val="BodyText"/>
        <w:spacing w:before="5"/>
        <w:rPr>
          <w:rFonts w:ascii="Arial" w:hAnsi="Arial" w:cs="Arial"/>
          <w:sz w:val="17"/>
        </w:rPr>
      </w:pPr>
    </w:p>
    <w:p w14:paraId="2CD156F1" w14:textId="77777777" w:rsidR="008C539B" w:rsidRPr="001058B5" w:rsidRDefault="00C12992" w:rsidP="006F7931">
      <w:pPr>
        <w:pStyle w:val="ListParagraph"/>
        <w:numPr>
          <w:ilvl w:val="1"/>
          <w:numId w:val="137"/>
        </w:numPr>
        <w:tabs>
          <w:tab w:val="left" w:pos="2020"/>
        </w:tabs>
        <w:spacing w:before="0" w:line="230" w:lineRule="auto"/>
        <w:ind w:right="937" w:hanging="359"/>
        <w:rPr>
          <w:rFonts w:ascii="Arial" w:hAnsi="Arial" w:cs="Arial"/>
          <w:sz w:val="20"/>
        </w:rPr>
      </w:pPr>
      <w:r w:rsidRPr="001058B5">
        <w:rPr>
          <w:rFonts w:ascii="Arial" w:hAnsi="Arial" w:cs="Arial"/>
          <w:sz w:val="20"/>
        </w:rPr>
        <w:t>SES_ACTIONS</w:t>
      </w:r>
      <w:r w:rsidRPr="001058B5">
        <w:rPr>
          <w:rFonts w:ascii="Arial" w:hAnsi="Arial" w:cs="Arial"/>
          <w:spacing w:val="-92"/>
          <w:sz w:val="20"/>
        </w:rPr>
        <w:t xml:space="preserve"> </w:t>
      </w:r>
      <w:r w:rsidRPr="001058B5">
        <w:rPr>
          <w:rFonts w:ascii="Arial" w:hAnsi="Arial" w:cs="Arial"/>
          <w:sz w:val="20"/>
        </w:rPr>
        <w:t>indicates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took</w:t>
      </w:r>
      <w:r w:rsidRPr="001058B5">
        <w:rPr>
          <w:rFonts w:ascii="Arial" w:hAnsi="Arial" w:cs="Arial"/>
          <w:spacing w:val="-18"/>
          <w:sz w:val="20"/>
        </w:rPr>
        <w:t xml:space="preserve"> </w:t>
      </w:r>
      <w:r w:rsidRPr="001058B5">
        <w:rPr>
          <w:rFonts w:ascii="Arial" w:hAnsi="Arial" w:cs="Arial"/>
          <w:sz w:val="20"/>
        </w:rPr>
        <w:t>place</w:t>
      </w:r>
      <w:r w:rsidRPr="001058B5">
        <w:rPr>
          <w:rFonts w:ascii="Arial" w:hAnsi="Arial" w:cs="Arial"/>
          <w:spacing w:val="-18"/>
          <w:sz w:val="20"/>
        </w:rPr>
        <w:t xml:space="preserve"> </w:t>
      </w:r>
      <w:r w:rsidRPr="001058B5">
        <w:rPr>
          <w:rFonts w:ascii="Arial" w:hAnsi="Arial" w:cs="Arial"/>
          <w:sz w:val="20"/>
        </w:rPr>
        <w:t>during</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field</w:t>
      </w:r>
      <w:r w:rsidRPr="001058B5">
        <w:rPr>
          <w:rFonts w:ascii="Arial" w:hAnsi="Arial" w:cs="Arial"/>
          <w:spacing w:val="-18"/>
          <w:sz w:val="20"/>
        </w:rPr>
        <w:t xml:space="preserve"> </w:t>
      </w:r>
      <w:r w:rsidRPr="001058B5">
        <w:rPr>
          <w:rFonts w:ascii="Arial" w:hAnsi="Arial" w:cs="Arial"/>
          <w:sz w:val="20"/>
        </w:rPr>
        <w:t>is present</w:t>
      </w:r>
      <w:r w:rsidRPr="001058B5">
        <w:rPr>
          <w:rFonts w:ascii="Arial" w:hAnsi="Arial" w:cs="Arial"/>
          <w:spacing w:val="-10"/>
          <w:sz w:val="20"/>
        </w:rPr>
        <w:t xml:space="preserve"> </w:t>
      </w:r>
      <w:r w:rsidRPr="001058B5">
        <w:rPr>
          <w:rFonts w:ascii="Arial" w:hAnsi="Arial" w:cs="Arial"/>
          <w:sz w:val="20"/>
        </w:rPr>
        <w:t>only</w:t>
      </w:r>
      <w:r w:rsidRPr="001058B5">
        <w:rPr>
          <w:rFonts w:ascii="Arial" w:hAnsi="Arial" w:cs="Arial"/>
          <w:spacing w:val="-10"/>
          <w:sz w:val="20"/>
        </w:rPr>
        <w:t xml:space="preserve"> </w:t>
      </w:r>
      <w:r w:rsidRPr="001058B5">
        <w:rPr>
          <w:rFonts w:ascii="Arial" w:hAnsi="Arial" w:cs="Arial"/>
          <w:sz w:val="20"/>
        </w:rPr>
        <w:t>if</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event</w:t>
      </w:r>
      <w:r w:rsidRPr="001058B5">
        <w:rPr>
          <w:rFonts w:ascii="Arial" w:hAnsi="Arial" w:cs="Arial"/>
          <w:spacing w:val="-11"/>
          <w:sz w:val="20"/>
        </w:rPr>
        <w:t xml:space="preserve"> </w:t>
      </w:r>
      <w:r w:rsidRPr="001058B5">
        <w:rPr>
          <w:rFonts w:ascii="Arial" w:hAnsi="Arial" w:cs="Arial"/>
          <w:sz w:val="20"/>
        </w:rPr>
        <w:t>was</w:t>
      </w:r>
      <w:r w:rsidRPr="001058B5">
        <w:rPr>
          <w:rFonts w:ascii="Arial" w:hAnsi="Arial" w:cs="Arial"/>
          <w:spacing w:val="-11"/>
          <w:sz w:val="20"/>
        </w:rPr>
        <w:t xml:space="preserve"> </w:t>
      </w:r>
      <w:r w:rsidRPr="001058B5">
        <w:rPr>
          <w:rFonts w:ascii="Arial" w:hAnsi="Arial" w:cs="Arial"/>
          <w:sz w:val="20"/>
        </w:rPr>
        <w:t>audited</w:t>
      </w:r>
      <w:r w:rsidRPr="001058B5">
        <w:rPr>
          <w:rFonts w:ascii="Arial" w:hAnsi="Arial" w:cs="Arial"/>
          <w:spacing w:val="-11"/>
          <w:sz w:val="20"/>
        </w:rPr>
        <w:t xml:space="preserve"> </w:t>
      </w:r>
      <w:r w:rsidRPr="001058B5">
        <w:rPr>
          <w:rFonts w:ascii="Arial" w:hAnsi="Arial" w:cs="Arial"/>
          <w:sz w:val="20"/>
        </w:rPr>
        <w:t>with</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37"/>
          <w:sz w:val="20"/>
        </w:rPr>
        <w:t xml:space="preserve"> </w:t>
      </w:r>
      <w:r w:rsidRPr="001058B5">
        <w:rPr>
          <w:rFonts w:ascii="Arial" w:hAnsi="Arial" w:cs="Arial"/>
          <w:sz w:val="20"/>
        </w:rPr>
        <w:t>SESSION</w:t>
      </w:r>
      <w:r w:rsidRPr="001058B5">
        <w:rPr>
          <w:rFonts w:ascii="Arial" w:hAnsi="Arial" w:cs="Arial"/>
          <w:spacing w:val="-87"/>
          <w:sz w:val="20"/>
        </w:rPr>
        <w:t xml:space="preserve"> </w:t>
      </w:r>
      <w:r w:rsidRPr="001058B5">
        <w:rPr>
          <w:rFonts w:ascii="Arial" w:hAnsi="Arial" w:cs="Arial"/>
          <w:sz w:val="20"/>
        </w:rPr>
        <w:t>clause.</w:t>
      </w:r>
      <w:r w:rsidRPr="001058B5">
        <w:rPr>
          <w:rFonts w:ascii="Arial" w:hAnsi="Arial" w:cs="Arial"/>
          <w:spacing w:val="-10"/>
          <w:sz w:val="20"/>
        </w:rPr>
        <w:t xml:space="preserve"> </w:t>
      </w:r>
      <w:r w:rsidRPr="001058B5">
        <w:rPr>
          <w:rFonts w:ascii="Arial" w:hAnsi="Arial" w:cs="Arial"/>
          <w:sz w:val="20"/>
        </w:rPr>
        <w:t>Because</w:t>
      </w:r>
      <w:r w:rsidRPr="001058B5">
        <w:rPr>
          <w:rFonts w:ascii="Arial" w:hAnsi="Arial" w:cs="Arial"/>
          <w:spacing w:val="-11"/>
          <w:sz w:val="20"/>
        </w:rPr>
        <w:t xml:space="preserve"> </w:t>
      </w:r>
      <w:r w:rsidRPr="001058B5">
        <w:rPr>
          <w:rFonts w:ascii="Arial" w:hAnsi="Arial" w:cs="Arial"/>
          <w:sz w:val="20"/>
        </w:rPr>
        <w:t>this field does not explain in detail the actions that occurred during the session, you should</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event</w:t>
      </w:r>
      <w:r w:rsidRPr="001058B5">
        <w:rPr>
          <w:rFonts w:ascii="Arial" w:hAnsi="Arial" w:cs="Arial"/>
          <w:spacing w:val="-4"/>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24"/>
          <w:sz w:val="20"/>
        </w:rPr>
        <w:t xml:space="preserve"> </w:t>
      </w:r>
      <w:r w:rsidRPr="001058B5">
        <w:rPr>
          <w:rFonts w:ascii="Arial" w:hAnsi="Arial" w:cs="Arial"/>
          <w:sz w:val="20"/>
        </w:rPr>
        <w:t>ACCESS</w:t>
      </w:r>
      <w:r w:rsidRPr="001058B5">
        <w:rPr>
          <w:rFonts w:ascii="Arial" w:hAnsi="Arial" w:cs="Arial"/>
          <w:spacing w:val="-80"/>
          <w:sz w:val="20"/>
        </w:rPr>
        <w:t xml:space="preserve"> </w:t>
      </w:r>
      <w:r w:rsidRPr="001058B5">
        <w:rPr>
          <w:rFonts w:ascii="Arial" w:hAnsi="Arial" w:cs="Arial"/>
          <w:sz w:val="20"/>
        </w:rPr>
        <w:t>clause.</w:t>
      </w:r>
    </w:p>
    <w:p w14:paraId="7601316A" w14:textId="77777777" w:rsidR="008C539B" w:rsidRPr="001058B5" w:rsidRDefault="00C12992">
      <w:pPr>
        <w:pStyle w:val="BodyText"/>
        <w:spacing w:before="115" w:line="230" w:lineRule="auto"/>
        <w:ind w:left="2019" w:right="700"/>
        <w:rPr>
          <w:rFonts w:ascii="Arial" w:hAnsi="Arial" w:cs="Arial"/>
        </w:rPr>
      </w:pPr>
      <w:r w:rsidRPr="001058B5">
        <w:rPr>
          <w:rFonts w:ascii="Arial" w:hAnsi="Arial" w:cs="Arial"/>
        </w:rPr>
        <w:t>The</w:t>
      </w:r>
      <w:r w:rsidRPr="001058B5">
        <w:rPr>
          <w:rFonts w:ascii="Arial" w:hAnsi="Arial" w:cs="Arial"/>
          <w:spacing w:val="-18"/>
        </w:rPr>
        <w:t xml:space="preserve"> </w:t>
      </w:r>
      <w:r w:rsidRPr="001058B5">
        <w:rPr>
          <w:rFonts w:ascii="Arial" w:hAnsi="Arial" w:cs="Arial"/>
        </w:rPr>
        <w:t>SES_ACTIONS</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contains</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characters.</w:t>
      </w:r>
      <w:r w:rsidRPr="001058B5">
        <w:rPr>
          <w:rFonts w:ascii="Arial" w:hAnsi="Arial" w:cs="Arial"/>
          <w:spacing w:val="-18"/>
        </w:rPr>
        <w:t xml:space="preserve"> </w:t>
      </w:r>
      <w:r w:rsidRPr="001058B5">
        <w:rPr>
          <w:rFonts w:ascii="Arial" w:hAnsi="Arial" w:cs="Arial"/>
        </w:rPr>
        <w:t>Positions</w:t>
      </w:r>
      <w:r w:rsidRPr="001058B5">
        <w:rPr>
          <w:rFonts w:ascii="Arial" w:hAnsi="Arial" w:cs="Arial"/>
          <w:spacing w:val="-18"/>
        </w:rPr>
        <w:t xml:space="preserve"> </w:t>
      </w:r>
      <w:r w:rsidRPr="001058B5">
        <w:rPr>
          <w:rFonts w:ascii="Arial" w:hAnsi="Arial" w:cs="Arial"/>
        </w:rPr>
        <w:t>14,</w:t>
      </w:r>
      <w:r w:rsidRPr="001058B5">
        <w:rPr>
          <w:rFonts w:ascii="Arial" w:hAnsi="Arial" w:cs="Arial"/>
          <w:spacing w:val="-18"/>
        </w:rPr>
        <w:t xml:space="preserve"> </w:t>
      </w:r>
      <w:r w:rsidRPr="001058B5">
        <w:rPr>
          <w:rFonts w:ascii="Arial" w:hAnsi="Arial" w:cs="Arial"/>
        </w:rPr>
        <w:t>15,</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 xml:space="preserve">reserved for future use. In the first 12 characters, each position indicates the result of an </w:t>
      </w:r>
      <w:r w:rsidRPr="001058B5">
        <w:rPr>
          <w:rFonts w:ascii="Arial" w:hAnsi="Arial" w:cs="Arial"/>
          <w:w w:val="95"/>
        </w:rPr>
        <w:t>action.</w:t>
      </w:r>
      <w:r w:rsidRPr="001058B5">
        <w:rPr>
          <w:rFonts w:ascii="Arial" w:hAnsi="Arial" w:cs="Arial"/>
          <w:spacing w:val="-17"/>
          <w:w w:val="95"/>
        </w:rPr>
        <w:t xml:space="preserve"> </w:t>
      </w:r>
      <w:r w:rsidRPr="001058B5">
        <w:rPr>
          <w:rFonts w:ascii="Arial" w:hAnsi="Arial" w:cs="Arial"/>
          <w:w w:val="95"/>
        </w:rPr>
        <w:t>They</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6"/>
          <w:w w:val="95"/>
        </w:rPr>
        <w:t xml:space="preserve"> </w:t>
      </w:r>
      <w:r w:rsidRPr="001058B5">
        <w:rPr>
          <w:rFonts w:ascii="Arial" w:hAnsi="Arial" w:cs="Arial"/>
          <w:w w:val="95"/>
        </w:rPr>
        <w:t>ALTER,</w:t>
      </w:r>
      <w:r w:rsidRPr="001058B5">
        <w:rPr>
          <w:rFonts w:ascii="Arial" w:hAnsi="Arial" w:cs="Arial"/>
          <w:spacing w:val="-17"/>
          <w:w w:val="95"/>
        </w:rPr>
        <w:t xml:space="preserve"> </w:t>
      </w:r>
      <w:r w:rsidRPr="001058B5">
        <w:rPr>
          <w:rFonts w:ascii="Arial" w:hAnsi="Arial" w:cs="Arial"/>
          <w:w w:val="95"/>
        </w:rPr>
        <w:t>AUDIT,</w:t>
      </w:r>
      <w:r w:rsidRPr="001058B5">
        <w:rPr>
          <w:rFonts w:ascii="Arial" w:hAnsi="Arial" w:cs="Arial"/>
          <w:spacing w:val="-17"/>
          <w:w w:val="95"/>
        </w:rPr>
        <w:t xml:space="preserve"> </w:t>
      </w:r>
      <w:r w:rsidRPr="001058B5">
        <w:rPr>
          <w:rFonts w:ascii="Arial" w:hAnsi="Arial" w:cs="Arial"/>
          <w:w w:val="95"/>
        </w:rPr>
        <w:t>COMMENT,</w:t>
      </w:r>
      <w:r w:rsidRPr="001058B5">
        <w:rPr>
          <w:rFonts w:ascii="Arial" w:hAnsi="Arial" w:cs="Arial"/>
          <w:spacing w:val="-16"/>
          <w:w w:val="95"/>
        </w:rPr>
        <w:t xml:space="preserve"> </w:t>
      </w:r>
      <w:r w:rsidRPr="001058B5">
        <w:rPr>
          <w:rFonts w:ascii="Arial" w:hAnsi="Arial" w:cs="Arial"/>
          <w:w w:val="95"/>
        </w:rPr>
        <w:t>DELETE,</w:t>
      </w:r>
      <w:r w:rsidRPr="001058B5">
        <w:rPr>
          <w:rFonts w:ascii="Arial" w:hAnsi="Arial" w:cs="Arial"/>
          <w:spacing w:val="-16"/>
          <w:w w:val="95"/>
        </w:rPr>
        <w:t xml:space="preserve"> </w:t>
      </w:r>
      <w:r w:rsidRPr="001058B5">
        <w:rPr>
          <w:rFonts w:ascii="Arial" w:hAnsi="Arial" w:cs="Arial"/>
          <w:w w:val="95"/>
        </w:rPr>
        <w:t>GRANT,</w:t>
      </w:r>
      <w:r w:rsidRPr="001058B5">
        <w:rPr>
          <w:rFonts w:ascii="Arial" w:hAnsi="Arial" w:cs="Arial"/>
          <w:spacing w:val="-17"/>
          <w:w w:val="95"/>
        </w:rPr>
        <w:t xml:space="preserve"> </w:t>
      </w:r>
      <w:r w:rsidRPr="001058B5">
        <w:rPr>
          <w:rFonts w:ascii="Arial" w:hAnsi="Arial" w:cs="Arial"/>
          <w:w w:val="95"/>
        </w:rPr>
        <w:t>INDEX,</w:t>
      </w:r>
      <w:r w:rsidRPr="001058B5">
        <w:rPr>
          <w:rFonts w:ascii="Arial" w:hAnsi="Arial" w:cs="Arial"/>
          <w:spacing w:val="-17"/>
          <w:w w:val="95"/>
        </w:rPr>
        <w:t xml:space="preserve"> </w:t>
      </w:r>
      <w:r w:rsidRPr="001058B5">
        <w:rPr>
          <w:rFonts w:ascii="Arial" w:hAnsi="Arial" w:cs="Arial"/>
          <w:w w:val="95"/>
        </w:rPr>
        <w:t>INSERT,</w:t>
      </w:r>
      <w:r w:rsidRPr="001058B5">
        <w:rPr>
          <w:rFonts w:ascii="Arial" w:hAnsi="Arial" w:cs="Arial"/>
          <w:spacing w:val="-17"/>
          <w:w w:val="95"/>
        </w:rPr>
        <w:t xml:space="preserve"> </w:t>
      </w:r>
      <w:r w:rsidRPr="001058B5">
        <w:rPr>
          <w:rFonts w:ascii="Arial" w:hAnsi="Arial" w:cs="Arial"/>
          <w:w w:val="95"/>
        </w:rPr>
        <w:t>LOCK,</w:t>
      </w:r>
    </w:p>
    <w:p w14:paraId="26D1B5DB" w14:textId="77777777" w:rsidR="008C539B" w:rsidRPr="001058B5" w:rsidRDefault="00C12992">
      <w:pPr>
        <w:pStyle w:val="BodyText"/>
        <w:spacing w:line="228" w:lineRule="auto"/>
        <w:ind w:left="2019" w:right="809"/>
        <w:rPr>
          <w:rFonts w:ascii="Arial" w:hAnsi="Arial" w:cs="Arial"/>
        </w:rPr>
      </w:pPr>
      <w:r w:rsidRPr="001058B5">
        <w:rPr>
          <w:rFonts w:ascii="Arial" w:hAnsi="Arial" w:cs="Arial"/>
          <w:w w:val="95"/>
        </w:rPr>
        <w:t xml:space="preserve">RENAME, SELECT, UPDATE, and FLASHBACK. For example, if the user had successfully </w:t>
      </w:r>
      <w:r w:rsidRPr="001058B5">
        <w:rPr>
          <w:rFonts w:ascii="Arial" w:hAnsi="Arial" w:cs="Arial"/>
        </w:rPr>
        <w:t>run the ALTER</w:t>
      </w:r>
      <w:r w:rsidRPr="001058B5">
        <w:rPr>
          <w:rFonts w:ascii="Arial" w:hAnsi="Arial" w:cs="Arial"/>
          <w:spacing w:val="-84"/>
        </w:rPr>
        <w:t xml:space="preserve"> </w:t>
      </w:r>
      <w:r w:rsidRPr="001058B5">
        <w:rPr>
          <w:rFonts w:ascii="Arial" w:hAnsi="Arial" w:cs="Arial"/>
        </w:rPr>
        <w:t>statement, the SES_ACTIONS</w:t>
      </w:r>
      <w:r w:rsidRPr="001058B5">
        <w:rPr>
          <w:rFonts w:ascii="Arial" w:hAnsi="Arial" w:cs="Arial"/>
          <w:spacing w:val="-84"/>
        </w:rPr>
        <w:t xml:space="preserve"> </w:t>
      </w:r>
      <w:r w:rsidRPr="001058B5">
        <w:rPr>
          <w:rFonts w:ascii="Arial" w:hAnsi="Arial" w:cs="Arial"/>
        </w:rPr>
        <w:t>setting is as follows:</w:t>
      </w:r>
    </w:p>
    <w:p w14:paraId="563A6042" w14:textId="77777777" w:rsidR="008C539B" w:rsidRPr="001058B5" w:rsidRDefault="00C12992">
      <w:pPr>
        <w:spacing w:before="139"/>
        <w:ind w:left="2020"/>
        <w:rPr>
          <w:rFonts w:ascii="Arial" w:hAnsi="Arial" w:cs="Arial"/>
          <w:sz w:val="18"/>
        </w:rPr>
      </w:pPr>
      <w:r w:rsidRPr="001058B5">
        <w:rPr>
          <w:rFonts w:ascii="Arial" w:hAnsi="Arial" w:cs="Arial"/>
          <w:w w:val="95"/>
          <w:sz w:val="18"/>
        </w:rPr>
        <w:t>S---------------</w:t>
      </w:r>
    </w:p>
    <w:p w14:paraId="188BABAE" w14:textId="77777777" w:rsidR="008C539B" w:rsidRPr="001058B5" w:rsidRDefault="008C539B">
      <w:pPr>
        <w:pStyle w:val="BodyText"/>
        <w:spacing w:before="1"/>
        <w:rPr>
          <w:rFonts w:ascii="Arial" w:hAnsi="Arial" w:cs="Arial"/>
          <w:sz w:val="19"/>
        </w:rPr>
      </w:pPr>
    </w:p>
    <w:p w14:paraId="4145F4AC" w14:textId="77777777" w:rsidR="008C539B" w:rsidRPr="001058B5" w:rsidRDefault="00C12992">
      <w:pPr>
        <w:pStyle w:val="BodyText"/>
        <w:spacing w:before="1" w:line="228" w:lineRule="auto"/>
        <w:ind w:left="2020" w:right="720"/>
        <w:rPr>
          <w:rFonts w:ascii="Arial" w:hAnsi="Arial" w:cs="Arial"/>
        </w:rPr>
      </w:pPr>
      <w:r w:rsidRPr="001058B5">
        <w:rPr>
          <w:rFonts w:ascii="Arial" w:hAnsi="Arial" w:cs="Arial"/>
        </w:rPr>
        <w:t>The S, in the first position (for ALTER), indicates success. Had the ALTER</w:t>
      </w:r>
      <w:r w:rsidRPr="001058B5">
        <w:rPr>
          <w:rFonts w:ascii="Arial" w:hAnsi="Arial" w:cs="Arial"/>
          <w:spacing w:val="-90"/>
        </w:rPr>
        <w:t xml:space="preserve"> </w:t>
      </w:r>
      <w:r w:rsidRPr="001058B5">
        <w:rPr>
          <w:rFonts w:ascii="Arial" w:hAnsi="Arial" w:cs="Arial"/>
        </w:rPr>
        <w:t>statement failed, the letter F</w:t>
      </w:r>
      <w:r w:rsidRPr="001058B5">
        <w:rPr>
          <w:rFonts w:ascii="Arial" w:hAnsi="Arial" w:cs="Arial"/>
          <w:spacing w:val="-80"/>
        </w:rPr>
        <w:t xml:space="preserve"> </w:t>
      </w:r>
      <w:r w:rsidRPr="001058B5">
        <w:rPr>
          <w:rFonts w:ascii="Arial" w:hAnsi="Arial" w:cs="Arial"/>
        </w:rPr>
        <w:t>would have appeared in its place. If the action resulted in both a success and failure, then the letter is B.</w:t>
      </w:r>
    </w:p>
    <w:p w14:paraId="33C848B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59B8E32" w14:textId="77777777" w:rsidR="008C539B" w:rsidRPr="001058B5" w:rsidRDefault="008C539B">
      <w:pPr>
        <w:pStyle w:val="BodyText"/>
        <w:spacing w:before="5"/>
        <w:rPr>
          <w:rFonts w:ascii="Arial" w:hAnsi="Arial" w:cs="Arial"/>
          <w:sz w:val="25"/>
        </w:rPr>
      </w:pPr>
    </w:p>
    <w:p w14:paraId="5BAAE097" w14:textId="77777777" w:rsidR="008C539B" w:rsidRPr="001058B5" w:rsidRDefault="00C12992"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SES$TID</w:t>
      </w:r>
      <w:r w:rsidRPr="001058B5">
        <w:rPr>
          <w:rFonts w:ascii="Arial" w:hAnsi="Arial" w:cs="Arial"/>
          <w:spacing w:val="-80"/>
          <w:sz w:val="20"/>
        </w:rPr>
        <w:t xml:space="preserve"> </w:t>
      </w:r>
      <w:r w:rsidRPr="001058B5">
        <w:rPr>
          <w:rFonts w:ascii="Arial" w:hAnsi="Arial" w:cs="Arial"/>
          <w:sz w:val="20"/>
        </w:rPr>
        <w:t>indicates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affected</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audited</w:t>
      </w:r>
      <w:r w:rsidRPr="001058B5">
        <w:rPr>
          <w:rFonts w:ascii="Arial" w:hAnsi="Arial" w:cs="Arial"/>
          <w:spacing w:val="-5"/>
          <w:sz w:val="20"/>
        </w:rPr>
        <w:t xml:space="preserve"> </w:t>
      </w:r>
      <w:r w:rsidRPr="001058B5">
        <w:rPr>
          <w:rFonts w:ascii="Arial" w:hAnsi="Arial" w:cs="Arial"/>
          <w:sz w:val="20"/>
        </w:rPr>
        <w:t>action.</w:t>
      </w:r>
    </w:p>
    <w:p w14:paraId="4576E52F" w14:textId="77777777" w:rsidR="008C539B" w:rsidRPr="001058B5" w:rsidRDefault="00C12992" w:rsidP="006F7931">
      <w:pPr>
        <w:pStyle w:val="ListParagraph"/>
        <w:numPr>
          <w:ilvl w:val="2"/>
          <w:numId w:val="137"/>
        </w:numPr>
        <w:tabs>
          <w:tab w:val="left" w:pos="2620"/>
        </w:tabs>
        <w:spacing w:before="117" w:line="228" w:lineRule="auto"/>
        <w:ind w:right="660"/>
        <w:rPr>
          <w:rFonts w:ascii="Arial" w:hAnsi="Arial" w:cs="Arial"/>
          <w:sz w:val="20"/>
        </w:rPr>
      </w:pPr>
      <w:r w:rsidRPr="001058B5">
        <w:rPr>
          <w:rFonts w:ascii="Arial" w:hAnsi="Arial" w:cs="Arial"/>
          <w:sz w:val="20"/>
        </w:rPr>
        <w:t>SPARE2</w:t>
      </w:r>
      <w:r w:rsidRPr="001058B5">
        <w:rPr>
          <w:rFonts w:ascii="Arial" w:hAnsi="Arial" w:cs="Arial"/>
          <w:spacing w:val="-98"/>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whether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modified</w:t>
      </w:r>
      <w:r w:rsidRPr="001058B5">
        <w:rPr>
          <w:rFonts w:ascii="Arial" w:hAnsi="Arial" w:cs="Arial"/>
          <w:spacing w:val="-25"/>
          <w:sz w:val="20"/>
        </w:rPr>
        <w:t xml:space="preserve"> </w:t>
      </w:r>
      <w:r w:rsidRPr="001058B5">
        <w:rPr>
          <w:rFonts w:ascii="Arial" w:hAnsi="Arial" w:cs="Arial"/>
          <w:sz w:val="20"/>
        </w:rPr>
        <w:t>SYS.AUD$</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0</w:t>
      </w:r>
      <w:r w:rsidRPr="001058B5">
        <w:rPr>
          <w:rFonts w:ascii="Arial" w:hAnsi="Arial" w:cs="Arial"/>
          <w:spacing w:val="-98"/>
          <w:sz w:val="20"/>
        </w:rPr>
        <w:t xml:space="preserve"> </w:t>
      </w:r>
      <w:r w:rsidRPr="001058B5">
        <w:rPr>
          <w:rFonts w:ascii="Arial" w:hAnsi="Arial" w:cs="Arial"/>
          <w:sz w:val="20"/>
        </w:rPr>
        <w:t>means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 modified SYS.AUD$</w:t>
      </w:r>
      <w:bookmarkStart w:id="1479" w:name="_bookmark1704"/>
      <w:bookmarkEnd w:id="1479"/>
      <w:r w:rsidRPr="001058B5">
        <w:rPr>
          <w:rFonts w:ascii="Arial" w:hAnsi="Arial" w:cs="Arial"/>
          <w:sz w:val="20"/>
        </w:rPr>
        <w:t xml:space="preserve">; otherwise, </w:t>
      </w:r>
      <w:bookmarkStart w:id="1480" w:name="_bookmark1705"/>
      <w:bookmarkEnd w:id="1480"/>
      <w:r w:rsidRPr="001058B5">
        <w:rPr>
          <w:rFonts w:ascii="Arial" w:hAnsi="Arial" w:cs="Arial"/>
          <w:sz w:val="20"/>
        </w:rPr>
        <w:t>the value is</w:t>
      </w:r>
      <w:r w:rsidRPr="001058B5">
        <w:rPr>
          <w:rFonts w:ascii="Arial" w:hAnsi="Arial" w:cs="Arial"/>
          <w:spacing w:val="-29"/>
          <w:sz w:val="20"/>
        </w:rPr>
        <w:t xml:space="preserve"> </w:t>
      </w:r>
      <w:r w:rsidRPr="001058B5">
        <w:rPr>
          <w:rFonts w:ascii="Arial" w:hAnsi="Arial" w:cs="Arial"/>
          <w:sz w:val="20"/>
        </w:rPr>
        <w:t>NULL.</w:t>
      </w:r>
    </w:p>
    <w:p w14:paraId="7D431E3A"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Similarly, </w:t>
      </w:r>
      <w:hyperlink w:anchor="_bookmark1706" w:history="1">
        <w:r w:rsidRPr="001058B5">
          <w:rPr>
            <w:rFonts w:ascii="Arial" w:hAnsi="Arial" w:cs="Arial"/>
            <w:color w:val="0000CC"/>
          </w:rPr>
          <w:t xml:space="preserve">Example 9–4 </w:t>
        </w:r>
      </w:hyperlink>
      <w:r w:rsidRPr="001058B5">
        <w:rPr>
          <w:rFonts w:ascii="Arial" w:hAnsi="Arial" w:cs="Arial"/>
        </w:rPr>
        <w:t>shows how an XML audit trail record appears. The text wraps around in the actual record, but for this manual, each element appears on its own line for easier readability. To find all the tags that appear in the XML audit file, you can view its schema in a Web browser at</w:t>
      </w:r>
    </w:p>
    <w:p w14:paraId="12EB9554" w14:textId="77777777" w:rsidR="008C539B" w:rsidRPr="001058B5" w:rsidRDefault="008D1AB8">
      <w:pPr>
        <w:pStyle w:val="BodyText"/>
        <w:spacing w:before="136" w:line="254" w:lineRule="auto"/>
        <w:ind w:left="2260"/>
        <w:rPr>
          <w:rFonts w:ascii="Arial" w:hAnsi="Arial" w:cs="Arial"/>
        </w:rPr>
      </w:pPr>
      <w:hyperlink r:id="rId201">
        <w:r w:rsidR="00C12992" w:rsidRPr="001058B5">
          <w:rPr>
            <w:rFonts w:ascii="Arial" w:hAnsi="Arial" w:cs="Arial"/>
            <w:color w:val="0000CC"/>
            <w:w w:val="85"/>
          </w:rPr>
          <w:t>http://www.oracle.com/technology/oracleas/schema/dbserver_audittrail-11_</w:t>
        </w:r>
      </w:hyperlink>
      <w:r w:rsidR="00C12992" w:rsidRPr="001058B5">
        <w:rPr>
          <w:rFonts w:ascii="Arial" w:hAnsi="Arial" w:cs="Arial"/>
          <w:color w:val="0000CC"/>
          <w:w w:val="85"/>
        </w:rPr>
        <w:t xml:space="preserve"> </w:t>
      </w:r>
      <w:r w:rsidR="00C12992" w:rsidRPr="001058B5">
        <w:rPr>
          <w:rFonts w:ascii="Arial" w:hAnsi="Arial" w:cs="Arial"/>
          <w:color w:val="0000CC"/>
          <w:w w:val="95"/>
        </w:rPr>
        <w:t>2.xsd</w:t>
      </w:r>
    </w:p>
    <w:p w14:paraId="72CC6D89" w14:textId="77777777" w:rsidR="008C539B" w:rsidRPr="001058B5" w:rsidRDefault="008C539B">
      <w:pPr>
        <w:pStyle w:val="BodyText"/>
        <w:spacing w:before="10"/>
        <w:rPr>
          <w:rFonts w:ascii="Arial" w:hAnsi="Arial" w:cs="Arial"/>
          <w:sz w:val="26"/>
        </w:rPr>
      </w:pPr>
    </w:p>
    <w:p w14:paraId="27931F8D" w14:textId="77777777" w:rsidR="008C539B" w:rsidRPr="001058B5" w:rsidRDefault="00C12992">
      <w:pPr>
        <w:ind w:left="2260"/>
        <w:rPr>
          <w:rFonts w:ascii="Arial" w:hAnsi="Arial" w:cs="Arial"/>
          <w:b/>
          <w:i/>
          <w:sz w:val="18"/>
        </w:rPr>
      </w:pPr>
      <w:bookmarkStart w:id="1481" w:name="_bookmark1706"/>
      <w:bookmarkEnd w:id="1481"/>
      <w:r w:rsidRPr="001058B5">
        <w:rPr>
          <w:rFonts w:ascii="Arial" w:hAnsi="Arial" w:cs="Arial"/>
          <w:b/>
          <w:i/>
          <w:sz w:val="18"/>
        </w:rPr>
        <w:t>Example 9–4 XML File Operating System Audit Trail</w:t>
      </w:r>
    </w:p>
    <w:p w14:paraId="522E2496" w14:textId="77777777" w:rsidR="008C539B" w:rsidRPr="001058B5" w:rsidRDefault="00C12992">
      <w:pPr>
        <w:spacing w:before="112"/>
        <w:ind w:left="2260"/>
        <w:rPr>
          <w:rFonts w:ascii="Arial" w:hAnsi="Arial" w:cs="Arial"/>
          <w:sz w:val="18"/>
        </w:rPr>
      </w:pPr>
      <w:r w:rsidRPr="001058B5">
        <w:rPr>
          <w:rFonts w:ascii="Arial" w:hAnsi="Arial" w:cs="Arial"/>
          <w:w w:val="95"/>
          <w:sz w:val="18"/>
        </w:rPr>
        <w:t>&lt;?xml version="1.0" encoding="UTF-8"?&gt;</w:t>
      </w:r>
    </w:p>
    <w:p w14:paraId="4F3E6974" w14:textId="77777777" w:rsidR="008C539B" w:rsidRPr="001058B5" w:rsidRDefault="00C12992">
      <w:pPr>
        <w:spacing w:before="16" w:line="259" w:lineRule="auto"/>
        <w:ind w:left="2260" w:firstLine="184"/>
        <w:rPr>
          <w:rFonts w:ascii="Arial" w:hAnsi="Arial" w:cs="Arial"/>
          <w:sz w:val="18"/>
        </w:rPr>
      </w:pPr>
      <w:r w:rsidRPr="001058B5">
        <w:rPr>
          <w:rFonts w:ascii="Arial" w:hAnsi="Arial" w:cs="Arial"/>
          <w:w w:val="85"/>
          <w:sz w:val="18"/>
        </w:rPr>
        <w:t>&lt;Audit xmln</w:t>
      </w:r>
      <w:hyperlink r:id="rId202">
        <w:r w:rsidRPr="001058B5">
          <w:rPr>
            <w:rFonts w:ascii="Arial" w:hAnsi="Arial" w:cs="Arial"/>
            <w:w w:val="85"/>
            <w:sz w:val="18"/>
          </w:rPr>
          <w:t>s="http://xmlns.oracle.com/oracleas/schema/dbserver_audittrail-11_</w:t>
        </w:r>
      </w:hyperlink>
      <w:r w:rsidRPr="001058B5">
        <w:rPr>
          <w:rFonts w:ascii="Arial" w:hAnsi="Arial" w:cs="Arial"/>
          <w:w w:val="85"/>
          <w:sz w:val="18"/>
        </w:rPr>
        <w:t xml:space="preserve"> </w:t>
      </w:r>
      <w:r w:rsidRPr="001058B5">
        <w:rPr>
          <w:rFonts w:ascii="Arial" w:hAnsi="Arial" w:cs="Arial"/>
          <w:w w:val="95"/>
          <w:sz w:val="18"/>
        </w:rPr>
        <w:t>2.xsd"</w:t>
      </w:r>
    </w:p>
    <w:p w14:paraId="2860749D" w14:textId="77777777" w:rsidR="008C539B" w:rsidRPr="001058B5" w:rsidRDefault="00C12992">
      <w:pPr>
        <w:spacing w:line="259" w:lineRule="auto"/>
        <w:ind w:left="2538" w:right="848"/>
        <w:rPr>
          <w:rFonts w:ascii="Arial" w:hAnsi="Arial" w:cs="Arial"/>
          <w:sz w:val="18"/>
        </w:rPr>
      </w:pPr>
      <w:r w:rsidRPr="001058B5">
        <w:rPr>
          <w:rFonts w:ascii="Arial" w:hAnsi="Arial" w:cs="Arial"/>
          <w:w w:val="95"/>
          <w:sz w:val="18"/>
        </w:rPr>
        <w:t>xmlns:xsi=</w:t>
      </w:r>
      <w:hyperlink r:id="rId203">
        <w:r w:rsidRPr="001058B5">
          <w:rPr>
            <w:rFonts w:ascii="Arial" w:hAnsi="Arial" w:cs="Arial"/>
            <w:w w:val="95"/>
            <w:sz w:val="18"/>
          </w:rPr>
          <w:t>"http://www.w3.org/2001/XMLSchema-instance</w:t>
        </w:r>
      </w:hyperlink>
      <w:r w:rsidRPr="001058B5">
        <w:rPr>
          <w:rFonts w:ascii="Arial" w:hAnsi="Arial" w:cs="Arial"/>
          <w:w w:val="95"/>
          <w:sz w:val="18"/>
        </w:rPr>
        <w:t xml:space="preserve">" </w:t>
      </w:r>
      <w:r w:rsidRPr="001058B5">
        <w:rPr>
          <w:rFonts w:ascii="Arial" w:hAnsi="Arial" w:cs="Arial"/>
          <w:w w:val="85"/>
          <w:sz w:val="18"/>
        </w:rPr>
        <w:t>xsi:schemaLocation=</w:t>
      </w:r>
      <w:hyperlink r:id="rId204">
        <w:r w:rsidRPr="001058B5">
          <w:rPr>
            <w:rFonts w:ascii="Arial" w:hAnsi="Arial" w:cs="Arial"/>
            <w:w w:val="85"/>
            <w:sz w:val="18"/>
          </w:rPr>
          <w:t>"http://xmlns.oracle.com/oracleas/schema/dbserver_</w:t>
        </w:r>
      </w:hyperlink>
    </w:p>
    <w:p w14:paraId="17666CFA"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audittrail-11_2.xsd"&gt;</w:t>
      </w:r>
    </w:p>
    <w:p w14:paraId="4F6F604D" w14:textId="77777777" w:rsidR="008C539B" w:rsidRPr="001058B5" w:rsidRDefault="00C12992">
      <w:pPr>
        <w:spacing w:before="16"/>
        <w:ind w:left="2538"/>
        <w:rPr>
          <w:rFonts w:ascii="Arial" w:hAnsi="Arial" w:cs="Arial"/>
          <w:sz w:val="18"/>
        </w:rPr>
      </w:pPr>
      <w:r w:rsidRPr="001058B5">
        <w:rPr>
          <w:rFonts w:ascii="Arial" w:hAnsi="Arial" w:cs="Arial"/>
          <w:w w:val="95"/>
          <w:sz w:val="18"/>
        </w:rPr>
        <w:t>&lt;Version&gt;11.2&lt;/Version&gt;</w:t>
      </w:r>
    </w:p>
    <w:p w14:paraId="7ECE4DA0" w14:textId="77777777" w:rsidR="008C539B" w:rsidRPr="001058B5" w:rsidRDefault="00C12992">
      <w:pPr>
        <w:spacing w:before="16"/>
        <w:ind w:left="2538"/>
        <w:rPr>
          <w:rFonts w:ascii="Arial" w:hAnsi="Arial" w:cs="Arial"/>
          <w:sz w:val="18"/>
        </w:rPr>
      </w:pPr>
      <w:r w:rsidRPr="001058B5">
        <w:rPr>
          <w:rFonts w:ascii="Arial" w:hAnsi="Arial" w:cs="Arial"/>
          <w:w w:val="95"/>
          <w:sz w:val="18"/>
        </w:rPr>
        <w:t>&lt;AuditRecord&gt;</w:t>
      </w:r>
    </w:p>
    <w:p w14:paraId="4B84E34B" w14:textId="77777777" w:rsidR="008C539B" w:rsidRPr="001058B5" w:rsidRDefault="00C12992">
      <w:pPr>
        <w:spacing w:before="16"/>
        <w:ind w:left="1557" w:right="3780"/>
        <w:jc w:val="center"/>
        <w:rPr>
          <w:rFonts w:ascii="Arial" w:hAnsi="Arial" w:cs="Arial"/>
          <w:sz w:val="18"/>
        </w:rPr>
      </w:pPr>
      <w:r w:rsidRPr="001058B5">
        <w:rPr>
          <w:rFonts w:ascii="Arial" w:hAnsi="Arial" w:cs="Arial"/>
          <w:w w:val="95"/>
          <w:sz w:val="18"/>
        </w:rPr>
        <w:t>&lt;Audit_Type&gt;1&lt;/Audit_Type&gt;</w:t>
      </w:r>
    </w:p>
    <w:p w14:paraId="44108AF0" w14:textId="77777777" w:rsidR="008C539B" w:rsidRPr="001058B5" w:rsidRDefault="00C12992">
      <w:pPr>
        <w:spacing w:before="17"/>
        <w:ind w:left="2907"/>
        <w:rPr>
          <w:rFonts w:ascii="Arial" w:hAnsi="Arial" w:cs="Arial"/>
          <w:sz w:val="18"/>
        </w:rPr>
      </w:pPr>
      <w:r w:rsidRPr="001058B5">
        <w:rPr>
          <w:rFonts w:ascii="Arial" w:hAnsi="Arial" w:cs="Arial"/>
          <w:w w:val="95"/>
          <w:sz w:val="18"/>
        </w:rPr>
        <w:t>&lt;Session_Id&gt;43535&lt;/Session_Id&gt;</w:t>
      </w:r>
    </w:p>
    <w:p w14:paraId="49AEF918" w14:textId="77777777" w:rsidR="008C539B" w:rsidRPr="001058B5" w:rsidRDefault="00C12992">
      <w:pPr>
        <w:spacing w:before="15"/>
        <w:ind w:left="2907"/>
        <w:rPr>
          <w:rFonts w:ascii="Arial" w:hAnsi="Arial" w:cs="Arial"/>
          <w:sz w:val="18"/>
        </w:rPr>
      </w:pPr>
      <w:r w:rsidRPr="001058B5">
        <w:rPr>
          <w:rFonts w:ascii="Arial" w:hAnsi="Arial" w:cs="Arial"/>
          <w:w w:val="95"/>
          <w:sz w:val="18"/>
        </w:rPr>
        <w:t>&lt;StatementId&gt;1&lt;/StatementId&gt;</w:t>
      </w:r>
    </w:p>
    <w:p w14:paraId="5896FABD" w14:textId="77777777" w:rsidR="008C539B" w:rsidRPr="001058B5" w:rsidRDefault="00C12992">
      <w:pPr>
        <w:spacing w:before="16"/>
        <w:ind w:left="2907"/>
        <w:rPr>
          <w:rFonts w:ascii="Arial" w:hAnsi="Arial" w:cs="Arial"/>
          <w:sz w:val="18"/>
        </w:rPr>
      </w:pPr>
      <w:r w:rsidRPr="001058B5">
        <w:rPr>
          <w:rFonts w:ascii="Arial" w:hAnsi="Arial" w:cs="Arial"/>
          <w:w w:val="95"/>
          <w:sz w:val="18"/>
        </w:rPr>
        <w:t>&lt;EntryId&gt;1&lt;/EntryId&gt;</w:t>
      </w:r>
    </w:p>
    <w:p w14:paraId="331E0984" w14:textId="77777777" w:rsidR="008C539B" w:rsidRPr="001058B5" w:rsidRDefault="00C12992">
      <w:pPr>
        <w:spacing w:before="17"/>
        <w:ind w:left="2907"/>
        <w:rPr>
          <w:rFonts w:ascii="Arial" w:hAnsi="Arial" w:cs="Arial"/>
          <w:sz w:val="18"/>
        </w:rPr>
      </w:pPr>
      <w:r w:rsidRPr="001058B5">
        <w:rPr>
          <w:rFonts w:ascii="Arial" w:hAnsi="Arial" w:cs="Arial"/>
          <w:w w:val="90"/>
          <w:sz w:val="18"/>
        </w:rPr>
        <w:t>&lt;Extended_Timestamp&gt;2009-04-29T18:32:26.062000Z&lt;/Extended_Timestamp&gt;</w:t>
      </w:r>
    </w:p>
    <w:p w14:paraId="225FD32A" w14:textId="77777777" w:rsidR="008C539B" w:rsidRPr="001058B5" w:rsidRDefault="00C12992">
      <w:pPr>
        <w:spacing w:before="16"/>
        <w:ind w:left="2907"/>
        <w:rPr>
          <w:rFonts w:ascii="Arial" w:hAnsi="Arial" w:cs="Arial"/>
          <w:sz w:val="18"/>
        </w:rPr>
      </w:pPr>
      <w:r w:rsidRPr="001058B5">
        <w:rPr>
          <w:rFonts w:ascii="Arial" w:hAnsi="Arial" w:cs="Arial"/>
          <w:w w:val="95"/>
          <w:sz w:val="18"/>
        </w:rPr>
        <w:t>&lt;DB_User&gt;SYSMAN&lt;/DB_User&gt;</w:t>
      </w:r>
    </w:p>
    <w:p w14:paraId="5134AD4D" w14:textId="77777777" w:rsidR="008C539B" w:rsidRPr="001058B5" w:rsidRDefault="00C12992">
      <w:pPr>
        <w:spacing w:before="15"/>
        <w:ind w:left="2907"/>
        <w:rPr>
          <w:rFonts w:ascii="Arial" w:hAnsi="Arial" w:cs="Arial"/>
          <w:sz w:val="18"/>
        </w:rPr>
      </w:pPr>
      <w:r w:rsidRPr="001058B5">
        <w:rPr>
          <w:rFonts w:ascii="Arial" w:hAnsi="Arial" w:cs="Arial"/>
          <w:w w:val="95"/>
          <w:sz w:val="18"/>
        </w:rPr>
        <w:t>&lt;OS_User&gt;SYSTEM&lt;/OS_User&gt;</w:t>
      </w:r>
    </w:p>
    <w:p w14:paraId="6CE941E8" w14:textId="77777777" w:rsidR="008C539B" w:rsidRPr="001058B5" w:rsidRDefault="00C12992">
      <w:pPr>
        <w:spacing w:before="17"/>
        <w:ind w:left="2907"/>
        <w:rPr>
          <w:rFonts w:ascii="Arial" w:hAnsi="Arial" w:cs="Arial"/>
          <w:sz w:val="18"/>
        </w:rPr>
      </w:pPr>
      <w:r w:rsidRPr="001058B5">
        <w:rPr>
          <w:rFonts w:ascii="Arial" w:hAnsi="Arial" w:cs="Arial"/>
          <w:w w:val="95"/>
          <w:sz w:val="18"/>
        </w:rPr>
        <w:t>&lt;Userhost&gt;shobeen&lt;/Userhost&gt;</w:t>
      </w:r>
    </w:p>
    <w:p w14:paraId="4B924071" w14:textId="77777777" w:rsidR="008C539B" w:rsidRPr="001058B5" w:rsidRDefault="00C12992">
      <w:pPr>
        <w:spacing w:before="16"/>
        <w:ind w:left="2907"/>
        <w:rPr>
          <w:rFonts w:ascii="Arial" w:hAnsi="Arial" w:cs="Arial"/>
          <w:sz w:val="18"/>
        </w:rPr>
      </w:pPr>
      <w:r w:rsidRPr="001058B5">
        <w:rPr>
          <w:rFonts w:ascii="Arial" w:hAnsi="Arial" w:cs="Arial"/>
          <w:w w:val="95"/>
          <w:sz w:val="18"/>
        </w:rPr>
        <w:t>&lt;OS_Process&gt;3164:3648&lt;/OS_Process&gt;</w:t>
      </w:r>
    </w:p>
    <w:p w14:paraId="44BEFCE7" w14:textId="77777777" w:rsidR="008C539B" w:rsidRPr="001058B5" w:rsidRDefault="00C12992">
      <w:pPr>
        <w:spacing w:before="16"/>
        <w:ind w:left="2907"/>
        <w:rPr>
          <w:rFonts w:ascii="Arial" w:hAnsi="Arial" w:cs="Arial"/>
          <w:sz w:val="18"/>
        </w:rPr>
      </w:pPr>
      <w:r w:rsidRPr="001058B5">
        <w:rPr>
          <w:rFonts w:ascii="Arial" w:hAnsi="Arial" w:cs="Arial"/>
          <w:w w:val="95"/>
          <w:sz w:val="18"/>
        </w:rPr>
        <w:t>&lt;Terminal&gt;mau&lt;/Terminal&gt;</w:t>
      </w:r>
    </w:p>
    <w:p w14:paraId="6DF8F931" w14:textId="77777777" w:rsidR="008C539B" w:rsidRPr="001058B5" w:rsidRDefault="00C12992">
      <w:pPr>
        <w:spacing w:before="17"/>
        <w:ind w:left="2907"/>
        <w:rPr>
          <w:rFonts w:ascii="Arial" w:hAnsi="Arial" w:cs="Arial"/>
          <w:sz w:val="18"/>
        </w:rPr>
      </w:pPr>
      <w:r w:rsidRPr="001058B5">
        <w:rPr>
          <w:rFonts w:ascii="Arial" w:hAnsi="Arial" w:cs="Arial"/>
          <w:w w:val="95"/>
          <w:sz w:val="18"/>
        </w:rPr>
        <w:t>&lt;Instance_Number&gt;0&lt;/Instance_Number&gt;</w:t>
      </w:r>
    </w:p>
    <w:p w14:paraId="037CAD63" w14:textId="77777777" w:rsidR="008C539B" w:rsidRPr="001058B5" w:rsidRDefault="00C12992">
      <w:pPr>
        <w:spacing w:before="15"/>
        <w:ind w:left="2907"/>
        <w:rPr>
          <w:rFonts w:ascii="Arial" w:hAnsi="Arial" w:cs="Arial"/>
          <w:sz w:val="18"/>
        </w:rPr>
      </w:pPr>
      <w:r w:rsidRPr="001058B5">
        <w:rPr>
          <w:rFonts w:ascii="Arial" w:hAnsi="Arial" w:cs="Arial"/>
          <w:w w:val="95"/>
          <w:sz w:val="18"/>
        </w:rPr>
        <w:t>&lt;Action&gt;100&lt;/Action&gt;</w:t>
      </w:r>
    </w:p>
    <w:p w14:paraId="611467AF" w14:textId="77777777" w:rsidR="008C539B" w:rsidRPr="001058B5" w:rsidRDefault="00C12992">
      <w:pPr>
        <w:spacing w:before="16"/>
        <w:ind w:left="2907"/>
        <w:rPr>
          <w:rFonts w:ascii="Arial" w:hAnsi="Arial" w:cs="Arial"/>
          <w:sz w:val="18"/>
        </w:rPr>
      </w:pPr>
      <w:r w:rsidRPr="001058B5">
        <w:rPr>
          <w:rFonts w:ascii="Arial" w:hAnsi="Arial" w:cs="Arial"/>
          <w:w w:val="95"/>
          <w:sz w:val="18"/>
        </w:rPr>
        <w:t>&lt;TransactionId&gt;0000000000000000&lt;/TransactionId&gt;</w:t>
      </w:r>
    </w:p>
    <w:p w14:paraId="66DA91AB" w14:textId="77777777" w:rsidR="008C539B" w:rsidRPr="001058B5" w:rsidRDefault="00C12992">
      <w:pPr>
        <w:spacing w:before="17"/>
        <w:ind w:left="2907"/>
        <w:rPr>
          <w:rFonts w:ascii="Arial" w:hAnsi="Arial" w:cs="Arial"/>
          <w:sz w:val="18"/>
        </w:rPr>
      </w:pPr>
      <w:r w:rsidRPr="001058B5">
        <w:rPr>
          <w:rFonts w:ascii="Arial" w:hAnsi="Arial" w:cs="Arial"/>
          <w:w w:val="95"/>
          <w:sz w:val="18"/>
        </w:rPr>
        <w:t>&lt;Returncode&gt;0&lt;/Returncode&gt;</w:t>
      </w:r>
    </w:p>
    <w:p w14:paraId="6A1338F1" w14:textId="77777777" w:rsidR="008C539B" w:rsidRPr="001058B5" w:rsidRDefault="00C12992">
      <w:pPr>
        <w:spacing w:before="15" w:line="259" w:lineRule="auto"/>
        <w:ind w:left="2260" w:right="1611" w:firstLine="647"/>
        <w:rPr>
          <w:rFonts w:ascii="Arial" w:hAnsi="Arial" w:cs="Arial"/>
          <w:sz w:val="18"/>
        </w:rPr>
      </w:pPr>
      <w:r w:rsidRPr="001058B5">
        <w:rPr>
          <w:rFonts w:ascii="Arial" w:hAnsi="Arial" w:cs="Arial"/>
          <w:w w:val="90"/>
          <w:sz w:val="18"/>
        </w:rPr>
        <w:t xml:space="preserve">&lt;Comment_Text&gt;Authenticated by: DATABASE; Client address: </w:t>
      </w:r>
      <w:r w:rsidRPr="001058B5">
        <w:rPr>
          <w:rFonts w:ascii="Arial" w:hAnsi="Arial" w:cs="Arial"/>
          <w:w w:val="85"/>
          <w:sz w:val="18"/>
        </w:rPr>
        <w:t>(ADDRESS=(PROTOCOL=tcp)(HOST=192.0.2.4)(PORT=3536))&lt;/Comment_Text&gt;</w:t>
      </w:r>
    </w:p>
    <w:p w14:paraId="7E7C5DFF" w14:textId="77777777" w:rsidR="008C539B" w:rsidRPr="001058B5" w:rsidRDefault="00C12992">
      <w:pPr>
        <w:ind w:left="2907"/>
        <w:rPr>
          <w:rFonts w:ascii="Arial" w:hAnsi="Arial" w:cs="Arial"/>
          <w:sz w:val="18"/>
        </w:rPr>
      </w:pPr>
      <w:r w:rsidRPr="001058B5">
        <w:rPr>
          <w:rFonts w:ascii="Arial" w:hAnsi="Arial" w:cs="Arial"/>
          <w:w w:val="95"/>
          <w:sz w:val="18"/>
        </w:rPr>
        <w:t>&lt;Priv_Used&gt;5&lt;/Priv_Used&gt;</w:t>
      </w:r>
    </w:p>
    <w:p w14:paraId="042F07C9"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&lt;/AuditRecord&gt;</w:t>
      </w:r>
    </w:p>
    <w:p w14:paraId="1B4A5F25"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&lt;/Audit&gt;</w:t>
      </w:r>
    </w:p>
    <w:p w14:paraId="0F30DFF7" w14:textId="77777777" w:rsidR="008C539B" w:rsidRPr="001058B5" w:rsidRDefault="008C539B">
      <w:pPr>
        <w:pStyle w:val="BodyText"/>
        <w:spacing w:before="3"/>
        <w:rPr>
          <w:rFonts w:ascii="Arial" w:hAnsi="Arial" w:cs="Arial"/>
          <w:sz w:val="18"/>
        </w:rPr>
      </w:pPr>
    </w:p>
    <w:p w14:paraId="610CD22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3E82B8B" w14:textId="77777777" w:rsidR="008C539B" w:rsidRPr="001058B5" w:rsidRDefault="00C12992" w:rsidP="006F7931">
      <w:pPr>
        <w:pStyle w:val="ListParagraph"/>
        <w:numPr>
          <w:ilvl w:val="2"/>
          <w:numId w:val="137"/>
        </w:numPr>
        <w:tabs>
          <w:tab w:val="left" w:pos="2620"/>
        </w:tabs>
        <w:spacing w:before="121" w:line="228" w:lineRule="auto"/>
        <w:ind w:right="316"/>
        <w:rPr>
          <w:rFonts w:ascii="Arial" w:hAnsi="Arial" w:cs="Arial"/>
          <w:sz w:val="20"/>
        </w:rPr>
      </w:pPr>
      <w:r w:rsidRPr="001058B5">
        <w:rPr>
          <w:rFonts w:ascii="Arial" w:hAnsi="Arial" w:cs="Arial"/>
          <w:sz w:val="20"/>
        </w:rPr>
        <w:t>AuditRecord</w:t>
      </w:r>
      <w:r w:rsidRPr="001058B5">
        <w:rPr>
          <w:rFonts w:ascii="Arial" w:hAnsi="Arial" w:cs="Arial"/>
          <w:spacing w:val="-95"/>
          <w:sz w:val="20"/>
        </w:rPr>
        <w:t xml:space="preserve"> </w:t>
      </w:r>
      <w:r w:rsidRPr="001058B5">
        <w:rPr>
          <w:rFonts w:ascii="Arial" w:hAnsi="Arial" w:cs="Arial"/>
          <w:sz w:val="20"/>
        </w:rPr>
        <w:t>element</w:t>
      </w:r>
      <w:r w:rsidRPr="001058B5">
        <w:rPr>
          <w:rFonts w:ascii="Arial" w:hAnsi="Arial" w:cs="Arial"/>
          <w:spacing w:val="-21"/>
          <w:sz w:val="20"/>
        </w:rPr>
        <w:t xml:space="preserve"> </w:t>
      </w:r>
      <w:r w:rsidRPr="001058B5">
        <w:rPr>
          <w:rFonts w:ascii="Arial" w:hAnsi="Arial" w:cs="Arial"/>
          <w:sz w:val="20"/>
        </w:rPr>
        <w:t>contains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entire</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0"/>
          <w:sz w:val="20"/>
        </w:rPr>
        <w:t xml:space="preserve"> </w:t>
      </w:r>
      <w:r w:rsidRPr="001058B5">
        <w:rPr>
          <w:rFonts w:ascii="Arial" w:hAnsi="Arial" w:cs="Arial"/>
          <w:sz w:val="20"/>
        </w:rPr>
        <w:t>record.</w:t>
      </w:r>
      <w:r w:rsidRPr="001058B5">
        <w:rPr>
          <w:rFonts w:ascii="Arial" w:hAnsi="Arial" w:cs="Arial"/>
          <w:spacing w:val="-21"/>
          <w:sz w:val="20"/>
        </w:rPr>
        <w:t xml:space="preserve"> </w:t>
      </w:r>
      <w:r w:rsidRPr="001058B5">
        <w:rPr>
          <w:rFonts w:ascii="Arial" w:hAnsi="Arial" w:cs="Arial"/>
          <w:sz w:val="20"/>
        </w:rPr>
        <w:t>(See</w:t>
      </w:r>
      <w:r w:rsidRPr="001058B5">
        <w:rPr>
          <w:rFonts w:ascii="Arial" w:hAnsi="Arial" w:cs="Arial"/>
          <w:spacing w:val="-20"/>
          <w:sz w:val="20"/>
        </w:rPr>
        <w:t xml:space="preserve"> </w:t>
      </w:r>
      <w:hyperlink w:anchor="_bookmark1703" w:history="1">
        <w:r w:rsidRPr="001058B5">
          <w:rPr>
            <w:rFonts w:ascii="Arial" w:hAnsi="Arial" w:cs="Arial"/>
            <w:color w:val="0000CC"/>
            <w:sz w:val="20"/>
          </w:rPr>
          <w:t>Example</w:t>
        </w:r>
        <w:r w:rsidRPr="001058B5">
          <w:rPr>
            <w:rFonts w:ascii="Arial" w:hAnsi="Arial" w:cs="Arial"/>
            <w:color w:val="0000CC"/>
            <w:spacing w:val="-20"/>
            <w:sz w:val="20"/>
          </w:rPr>
          <w:t xml:space="preserve"> </w:t>
        </w:r>
        <w:r w:rsidRPr="001058B5">
          <w:rPr>
            <w:rFonts w:ascii="Arial" w:hAnsi="Arial" w:cs="Arial"/>
            <w:color w:val="0000CC"/>
            <w:sz w:val="20"/>
          </w:rPr>
          <w:t>9–3</w:t>
        </w:r>
        <w:r w:rsidRPr="001058B5">
          <w:rPr>
            <w:rFonts w:ascii="Arial" w:hAnsi="Arial" w:cs="Arial"/>
            <w:color w:val="0000CC"/>
            <w:spacing w:val="-20"/>
            <w:sz w:val="20"/>
          </w:rPr>
          <w:t xml:space="preserve"> </w:t>
        </w:r>
      </w:hyperlink>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elements</w:t>
      </w:r>
      <w:r w:rsidRPr="001058B5">
        <w:rPr>
          <w:rFonts w:ascii="Arial" w:hAnsi="Arial" w:cs="Arial"/>
          <w:spacing w:val="-8"/>
          <w:sz w:val="20"/>
        </w:rPr>
        <w:t xml:space="preserve"> </w:t>
      </w:r>
      <w:r w:rsidRPr="001058B5">
        <w:rPr>
          <w:rFonts w:ascii="Arial" w:hAnsi="Arial" w:cs="Arial"/>
          <w:sz w:val="20"/>
        </w:rPr>
        <w:t>within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Audit_Record</w:t>
      </w:r>
      <w:r w:rsidRPr="001058B5">
        <w:rPr>
          <w:rFonts w:ascii="Arial" w:hAnsi="Arial" w:cs="Arial"/>
          <w:spacing w:val="-84"/>
          <w:sz w:val="20"/>
        </w:rPr>
        <w:t xml:space="preserve"> </w:t>
      </w:r>
      <w:r w:rsidRPr="001058B5">
        <w:rPr>
          <w:rFonts w:ascii="Arial" w:hAnsi="Arial" w:cs="Arial"/>
          <w:sz w:val="20"/>
        </w:rPr>
        <w:t>element.)</w:t>
      </w:r>
    </w:p>
    <w:p w14:paraId="3CDB3E8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Audit_Type</w:t>
      </w:r>
      <w:r w:rsidRPr="001058B5">
        <w:rPr>
          <w:rFonts w:ascii="Arial" w:hAnsi="Arial" w:cs="Arial"/>
          <w:spacing w:val="-83"/>
          <w:sz w:val="20"/>
        </w:rPr>
        <w:t xml:space="preserve"> </w:t>
      </w:r>
      <w:r w:rsidRPr="001058B5">
        <w:rPr>
          <w:rFonts w:ascii="Arial" w:hAnsi="Arial" w:cs="Arial"/>
          <w:sz w:val="20"/>
        </w:rPr>
        <w:t>indicates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type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8"/>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Possible</w:t>
      </w:r>
      <w:r w:rsidRPr="001058B5">
        <w:rPr>
          <w:rFonts w:ascii="Arial" w:hAnsi="Arial" w:cs="Arial"/>
          <w:spacing w:val="-7"/>
          <w:sz w:val="20"/>
        </w:rPr>
        <w:t xml:space="preserve"> </w:t>
      </w:r>
      <w:r w:rsidRPr="001058B5">
        <w:rPr>
          <w:rFonts w:ascii="Arial" w:hAnsi="Arial" w:cs="Arial"/>
          <w:sz w:val="20"/>
        </w:rPr>
        <w:t>values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follows:</w:t>
      </w:r>
    </w:p>
    <w:p w14:paraId="41F98785"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1: Standard audit</w:t>
      </w:r>
      <w:r w:rsidRPr="001058B5">
        <w:rPr>
          <w:rFonts w:ascii="Arial" w:hAnsi="Arial" w:cs="Arial"/>
          <w:spacing w:val="-1"/>
          <w:sz w:val="20"/>
        </w:rPr>
        <w:t xml:space="preserve"> </w:t>
      </w:r>
      <w:r w:rsidRPr="001058B5">
        <w:rPr>
          <w:rFonts w:ascii="Arial" w:hAnsi="Arial" w:cs="Arial"/>
          <w:sz w:val="20"/>
        </w:rPr>
        <w:t>record</w:t>
      </w:r>
    </w:p>
    <w:p w14:paraId="1CD0DD0C" w14:textId="77777777" w:rsidR="008C539B" w:rsidRPr="001058B5" w:rsidRDefault="00C12992" w:rsidP="006F7931">
      <w:pPr>
        <w:pStyle w:val="ListParagraph"/>
        <w:numPr>
          <w:ilvl w:val="3"/>
          <w:numId w:val="137"/>
        </w:numPr>
        <w:tabs>
          <w:tab w:val="left" w:pos="2979"/>
          <w:tab w:val="left" w:pos="2980"/>
        </w:tabs>
        <w:spacing w:before="112"/>
        <w:ind w:left="2979" w:hanging="359"/>
        <w:rPr>
          <w:rFonts w:ascii="Arial" w:hAnsi="Arial" w:cs="Arial"/>
          <w:sz w:val="20"/>
        </w:rPr>
      </w:pPr>
      <w:r w:rsidRPr="001058B5">
        <w:rPr>
          <w:rFonts w:ascii="Arial" w:hAnsi="Arial" w:cs="Arial"/>
          <w:sz w:val="20"/>
        </w:rPr>
        <w:t>2: Fine-grained audit</w:t>
      </w:r>
      <w:r w:rsidRPr="001058B5">
        <w:rPr>
          <w:rFonts w:ascii="Arial" w:hAnsi="Arial" w:cs="Arial"/>
          <w:spacing w:val="-2"/>
          <w:sz w:val="20"/>
        </w:rPr>
        <w:t xml:space="preserve"> </w:t>
      </w:r>
      <w:r w:rsidRPr="001058B5">
        <w:rPr>
          <w:rFonts w:ascii="Arial" w:hAnsi="Arial" w:cs="Arial"/>
          <w:sz w:val="20"/>
        </w:rPr>
        <w:t>record</w:t>
      </w:r>
    </w:p>
    <w:p w14:paraId="13BCE623"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4: SYS</w:t>
      </w:r>
      <w:r w:rsidRPr="001058B5">
        <w:rPr>
          <w:rFonts w:ascii="Arial" w:hAnsi="Arial" w:cs="Arial"/>
          <w:spacing w:val="-80"/>
          <w:sz w:val="20"/>
        </w:rPr>
        <w:t xml:space="preserve"> </w:t>
      </w:r>
      <w:r w:rsidRPr="001058B5">
        <w:rPr>
          <w:rFonts w:ascii="Arial" w:hAnsi="Arial" w:cs="Arial"/>
          <w:sz w:val="20"/>
        </w:rPr>
        <w:t xml:space="preserve">audit </w:t>
      </w:r>
      <w:r w:rsidRPr="001058B5">
        <w:rPr>
          <w:rFonts w:ascii="Arial" w:hAnsi="Arial" w:cs="Arial"/>
          <w:spacing w:val="-3"/>
          <w:sz w:val="20"/>
        </w:rPr>
        <w:t>record</w:t>
      </w:r>
    </w:p>
    <w:p w14:paraId="50D578D9"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8: Mandatory audit</w:t>
      </w:r>
      <w:r w:rsidRPr="001058B5">
        <w:rPr>
          <w:rFonts w:ascii="Arial" w:hAnsi="Arial" w:cs="Arial"/>
          <w:spacing w:val="-2"/>
          <w:sz w:val="20"/>
        </w:rPr>
        <w:t xml:space="preserve"> </w:t>
      </w:r>
      <w:r w:rsidRPr="001058B5">
        <w:rPr>
          <w:rFonts w:ascii="Arial" w:hAnsi="Arial" w:cs="Arial"/>
          <w:sz w:val="20"/>
        </w:rPr>
        <w:t>record</w:t>
      </w:r>
    </w:p>
    <w:p w14:paraId="2889F626" w14:textId="77777777" w:rsidR="008C539B" w:rsidRPr="001058B5" w:rsidRDefault="00C12992">
      <w:pPr>
        <w:pStyle w:val="BodyText"/>
        <w:spacing w:before="112"/>
        <w:ind w:left="2620"/>
        <w:rPr>
          <w:rFonts w:ascii="Arial" w:hAnsi="Arial" w:cs="Arial"/>
        </w:rPr>
      </w:pPr>
      <w:r w:rsidRPr="001058B5">
        <w:rPr>
          <w:rFonts w:ascii="Arial" w:hAnsi="Arial" w:cs="Arial"/>
        </w:rPr>
        <w:t>This field only appears in the XML audit files, not the OS text audit files.</w:t>
      </w:r>
    </w:p>
    <w:p w14:paraId="4FB4D710" w14:textId="77777777" w:rsidR="008C539B" w:rsidRPr="001058B5" w:rsidRDefault="00C12992" w:rsidP="006F7931">
      <w:pPr>
        <w:pStyle w:val="ListParagraph"/>
        <w:numPr>
          <w:ilvl w:val="2"/>
          <w:numId w:val="137"/>
        </w:numPr>
        <w:tabs>
          <w:tab w:val="left" w:pos="2620"/>
        </w:tabs>
        <w:spacing w:before="120" w:line="228" w:lineRule="auto"/>
        <w:ind w:right="361"/>
        <w:rPr>
          <w:rFonts w:ascii="Arial" w:hAnsi="Arial" w:cs="Arial"/>
          <w:sz w:val="20"/>
        </w:rPr>
      </w:pPr>
      <w:r w:rsidRPr="001058B5">
        <w:rPr>
          <w:rFonts w:ascii="Arial" w:hAnsi="Arial" w:cs="Arial"/>
          <w:sz w:val="20"/>
        </w:rPr>
        <w:t>Extended_Timestamp</w:t>
      </w:r>
      <w:r w:rsidRPr="001058B5">
        <w:rPr>
          <w:rFonts w:ascii="Arial" w:hAnsi="Arial" w:cs="Arial"/>
          <w:spacing w:val="-100"/>
          <w:sz w:val="20"/>
        </w:rPr>
        <w:t xml:space="preserve"> </w:t>
      </w:r>
      <w:r w:rsidRPr="001058B5">
        <w:rPr>
          <w:rFonts w:ascii="Arial" w:hAnsi="Arial" w:cs="Arial"/>
          <w:sz w:val="20"/>
        </w:rPr>
        <w:t>indicates</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time</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audited</w:t>
      </w:r>
      <w:r w:rsidRPr="001058B5">
        <w:rPr>
          <w:rFonts w:ascii="Arial" w:hAnsi="Arial" w:cs="Arial"/>
          <w:spacing w:val="-27"/>
          <w:sz w:val="20"/>
        </w:rPr>
        <w:t xml:space="preserve"> </w:t>
      </w:r>
      <w:r w:rsidRPr="001058B5">
        <w:rPr>
          <w:rFonts w:ascii="Arial" w:hAnsi="Arial" w:cs="Arial"/>
          <w:sz w:val="20"/>
        </w:rPr>
        <w:t>operation</w:t>
      </w:r>
      <w:r w:rsidRPr="001058B5">
        <w:rPr>
          <w:rFonts w:ascii="Arial" w:hAnsi="Arial" w:cs="Arial"/>
          <w:spacing w:val="-27"/>
          <w:sz w:val="20"/>
        </w:rPr>
        <w:t xml:space="preserve"> </w:t>
      </w:r>
      <w:r w:rsidRPr="001058B5">
        <w:rPr>
          <w:rFonts w:ascii="Arial" w:hAnsi="Arial" w:cs="Arial"/>
          <w:sz w:val="20"/>
        </w:rPr>
        <w:t>(timestamp</w:t>
      </w:r>
      <w:r w:rsidRPr="001058B5">
        <w:rPr>
          <w:rFonts w:ascii="Arial" w:hAnsi="Arial" w:cs="Arial"/>
          <w:spacing w:val="-27"/>
          <w:sz w:val="20"/>
        </w:rPr>
        <w:t xml:space="preserve"> </w:t>
      </w:r>
      <w:r w:rsidRPr="001058B5">
        <w:rPr>
          <w:rFonts w:ascii="Arial" w:hAnsi="Arial" w:cs="Arial"/>
          <w:sz w:val="20"/>
        </w:rPr>
        <w:t>of user</w:t>
      </w:r>
      <w:r w:rsidRPr="001058B5">
        <w:rPr>
          <w:rFonts w:ascii="Arial" w:hAnsi="Arial" w:cs="Arial"/>
          <w:spacing w:val="-20"/>
          <w:sz w:val="20"/>
        </w:rPr>
        <w:t xml:space="preserve"> </w:t>
      </w:r>
      <w:r w:rsidRPr="001058B5">
        <w:rPr>
          <w:rFonts w:ascii="Arial" w:hAnsi="Arial" w:cs="Arial"/>
          <w:sz w:val="20"/>
        </w:rPr>
        <w:t>login</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entries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by</w:t>
      </w:r>
      <w:r w:rsidRPr="001058B5">
        <w:rPr>
          <w:rFonts w:ascii="Arial" w:hAnsi="Arial" w:cs="Arial"/>
          <w:spacing w:val="-20"/>
          <w:sz w:val="20"/>
        </w:rPr>
        <w:t xml:space="preserve"> </w:t>
      </w:r>
      <w:r w:rsidRPr="001058B5">
        <w:rPr>
          <w:rFonts w:ascii="Arial" w:hAnsi="Arial" w:cs="Arial"/>
          <w:sz w:val="20"/>
        </w:rPr>
        <w:t>AUDIT</w:t>
      </w:r>
      <w:r w:rsidRPr="001058B5">
        <w:rPr>
          <w:rFonts w:ascii="Arial" w:hAnsi="Arial" w:cs="Arial"/>
          <w:spacing w:val="-56"/>
          <w:sz w:val="20"/>
        </w:rPr>
        <w:t xml:space="preserve"> </w:t>
      </w:r>
      <w:r w:rsidRPr="001058B5">
        <w:rPr>
          <w:rFonts w:ascii="Arial" w:hAnsi="Arial" w:cs="Arial"/>
          <w:sz w:val="20"/>
        </w:rPr>
        <w:t>SESSION),</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Coordinated</w:t>
      </w:r>
      <w:r w:rsidRPr="001058B5">
        <w:rPr>
          <w:rFonts w:ascii="Arial" w:hAnsi="Arial" w:cs="Arial"/>
          <w:spacing w:val="-19"/>
          <w:sz w:val="20"/>
        </w:rPr>
        <w:t xml:space="preserve"> </w:t>
      </w:r>
      <w:r w:rsidRPr="001058B5">
        <w:rPr>
          <w:rFonts w:ascii="Arial" w:hAnsi="Arial" w:cs="Arial"/>
          <w:sz w:val="20"/>
        </w:rPr>
        <w:t>Universal</w:t>
      </w:r>
      <w:r w:rsidRPr="001058B5">
        <w:rPr>
          <w:rFonts w:ascii="Arial" w:hAnsi="Arial" w:cs="Arial"/>
          <w:spacing w:val="-19"/>
          <w:sz w:val="20"/>
        </w:rPr>
        <w:t xml:space="preserve"> </w:t>
      </w:r>
      <w:r w:rsidRPr="001058B5">
        <w:rPr>
          <w:rFonts w:ascii="Arial" w:hAnsi="Arial" w:cs="Arial"/>
          <w:spacing w:val="-3"/>
          <w:sz w:val="20"/>
        </w:rPr>
        <w:t>Time</w:t>
      </w:r>
    </w:p>
    <w:p w14:paraId="67AB50A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2433B8B" w14:textId="77777777" w:rsidR="008C539B" w:rsidRPr="001058B5" w:rsidRDefault="008C539B">
      <w:pPr>
        <w:pStyle w:val="BodyText"/>
        <w:spacing w:before="5"/>
        <w:rPr>
          <w:rFonts w:ascii="Arial" w:hAnsi="Arial" w:cs="Arial"/>
          <w:sz w:val="25"/>
        </w:rPr>
      </w:pPr>
    </w:p>
    <w:p w14:paraId="58500189" w14:textId="77777777" w:rsidR="008C539B" w:rsidRPr="001058B5" w:rsidRDefault="00C12992">
      <w:pPr>
        <w:pStyle w:val="BodyText"/>
        <w:spacing w:before="99" w:line="232" w:lineRule="auto"/>
        <w:ind w:left="2020" w:right="700"/>
        <w:rPr>
          <w:rFonts w:ascii="Arial" w:hAnsi="Arial" w:cs="Arial"/>
        </w:rPr>
      </w:pPr>
      <w:r w:rsidRPr="001058B5">
        <w:rPr>
          <w:rFonts w:ascii="Arial" w:hAnsi="Arial" w:cs="Arial"/>
        </w:rPr>
        <w:t>(UTC) or Greenwich Mean Time (GMT). This field only appears in the XML audit files, not the OS text audit files.</w:t>
      </w:r>
    </w:p>
    <w:p w14:paraId="1057CDE6" w14:textId="77777777" w:rsidR="008C539B" w:rsidRPr="001058B5" w:rsidRDefault="00C12992" w:rsidP="006F7931">
      <w:pPr>
        <w:pStyle w:val="ListParagraph"/>
        <w:numPr>
          <w:ilvl w:val="1"/>
          <w:numId w:val="137"/>
        </w:numPr>
        <w:tabs>
          <w:tab w:val="left" w:pos="2020"/>
        </w:tabs>
        <w:spacing w:before="120" w:line="230" w:lineRule="auto"/>
        <w:ind w:right="784" w:hanging="359"/>
        <w:rPr>
          <w:rFonts w:ascii="Arial" w:hAnsi="Arial" w:cs="Arial"/>
          <w:sz w:val="20"/>
        </w:rPr>
      </w:pPr>
      <w:r w:rsidRPr="001058B5">
        <w:rPr>
          <w:rFonts w:ascii="Arial" w:hAnsi="Arial" w:cs="Arial"/>
          <w:sz w:val="20"/>
        </w:rPr>
        <w:t>Instance_Number</w:t>
      </w:r>
      <w:r w:rsidRPr="001058B5">
        <w:rPr>
          <w:rFonts w:ascii="Arial" w:hAnsi="Arial" w:cs="Arial"/>
          <w:spacing w:val="-102"/>
          <w:sz w:val="20"/>
        </w:rPr>
        <w:t xml:space="preserve"> </w:t>
      </w:r>
      <w:r w:rsidRPr="001058B5">
        <w:rPr>
          <w:rFonts w:ascii="Arial" w:hAnsi="Arial" w:cs="Arial"/>
          <w:sz w:val="20"/>
        </w:rPr>
        <w:t>indicates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instance</w:t>
      </w:r>
      <w:r w:rsidRPr="001058B5">
        <w:rPr>
          <w:rFonts w:ascii="Arial" w:hAnsi="Arial" w:cs="Arial"/>
          <w:spacing w:val="-28"/>
          <w:sz w:val="20"/>
        </w:rPr>
        <w:t xml:space="preserve"> </w:t>
      </w:r>
      <w:r w:rsidRPr="001058B5">
        <w:rPr>
          <w:rFonts w:ascii="Arial" w:hAnsi="Arial" w:cs="Arial"/>
          <w:sz w:val="20"/>
        </w:rPr>
        <w:t>number</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which</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w:t>
      </w:r>
      <w:r w:rsidRPr="001058B5">
        <w:rPr>
          <w:rFonts w:ascii="Arial" w:hAnsi="Arial" w:cs="Arial"/>
          <w:spacing w:val="-28"/>
          <w:sz w:val="20"/>
        </w:rPr>
        <w:t xml:space="preserve"> </w:t>
      </w:r>
      <w:r w:rsidRPr="001058B5">
        <w:rPr>
          <w:rFonts w:ascii="Arial" w:hAnsi="Arial" w:cs="Arial"/>
          <w:sz w:val="20"/>
        </w:rPr>
        <w:t>is</w:t>
      </w:r>
      <w:r w:rsidRPr="001058B5">
        <w:rPr>
          <w:rFonts w:ascii="Arial" w:hAnsi="Arial" w:cs="Arial"/>
          <w:spacing w:val="-28"/>
          <w:sz w:val="20"/>
        </w:rPr>
        <w:t xml:space="preserve"> </w:t>
      </w:r>
      <w:r w:rsidRPr="001058B5">
        <w:rPr>
          <w:rFonts w:ascii="Arial" w:hAnsi="Arial" w:cs="Arial"/>
          <w:sz w:val="20"/>
        </w:rPr>
        <w:t>connected,</w:t>
      </w:r>
      <w:r w:rsidRPr="001058B5">
        <w:rPr>
          <w:rFonts w:ascii="Arial" w:hAnsi="Arial" w:cs="Arial"/>
          <w:spacing w:val="-28"/>
          <w:sz w:val="20"/>
        </w:rPr>
        <w:t xml:space="preserve"> </w:t>
      </w:r>
      <w:r w:rsidRPr="001058B5">
        <w:rPr>
          <w:rFonts w:ascii="Arial" w:hAnsi="Arial" w:cs="Arial"/>
          <w:sz w:val="20"/>
        </w:rPr>
        <w:t>for an Oracle Real Application Clusters environment. In this example, the number is 0,</w:t>
      </w:r>
      <w:r w:rsidRPr="001058B5">
        <w:rPr>
          <w:rFonts w:ascii="Arial" w:hAnsi="Arial" w:cs="Arial"/>
          <w:spacing w:val="-22"/>
          <w:sz w:val="20"/>
        </w:rPr>
        <w:t xml:space="preserve"> </w:t>
      </w:r>
      <w:r w:rsidRPr="001058B5">
        <w:rPr>
          <w:rFonts w:ascii="Arial" w:hAnsi="Arial" w:cs="Arial"/>
          <w:sz w:val="20"/>
        </w:rPr>
        <w:t>which</w:t>
      </w:r>
      <w:r w:rsidRPr="001058B5">
        <w:rPr>
          <w:rFonts w:ascii="Arial" w:hAnsi="Arial" w:cs="Arial"/>
          <w:spacing w:val="-22"/>
          <w:sz w:val="20"/>
        </w:rPr>
        <w:t xml:space="preserve"> </w:t>
      </w:r>
      <w:r w:rsidRPr="001058B5">
        <w:rPr>
          <w:rFonts w:ascii="Arial" w:hAnsi="Arial" w:cs="Arial"/>
          <w:sz w:val="20"/>
        </w:rPr>
        <w:t>is</w:t>
      </w:r>
      <w:r w:rsidRPr="001058B5">
        <w:rPr>
          <w:rFonts w:ascii="Arial" w:hAnsi="Arial" w:cs="Arial"/>
          <w:spacing w:val="-22"/>
          <w:sz w:val="20"/>
        </w:rPr>
        <w:t xml:space="preserve"> </w:t>
      </w:r>
      <w:r w:rsidRPr="001058B5">
        <w:rPr>
          <w:rFonts w:ascii="Arial" w:hAnsi="Arial" w:cs="Arial"/>
          <w:sz w:val="20"/>
        </w:rPr>
        <w:t>used</w:t>
      </w:r>
      <w:r w:rsidRPr="001058B5">
        <w:rPr>
          <w:rFonts w:ascii="Arial" w:hAnsi="Arial" w:cs="Arial"/>
          <w:spacing w:val="-22"/>
          <w:sz w:val="20"/>
        </w:rPr>
        <w:t xml:space="preserv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single-instance</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installations.</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INSTANCE_NUMBER initialization parameter specifies this</w:t>
      </w:r>
      <w:r w:rsidRPr="001058B5">
        <w:rPr>
          <w:rFonts w:ascii="Arial" w:hAnsi="Arial" w:cs="Arial"/>
          <w:spacing w:val="-1"/>
          <w:sz w:val="20"/>
        </w:rPr>
        <w:t xml:space="preserve"> </w:t>
      </w:r>
      <w:r w:rsidRPr="001058B5">
        <w:rPr>
          <w:rFonts w:ascii="Arial" w:hAnsi="Arial" w:cs="Arial"/>
          <w:spacing w:val="-3"/>
          <w:sz w:val="20"/>
        </w:rPr>
        <w:t>number.</w:t>
      </w:r>
    </w:p>
    <w:p w14:paraId="13829DF7" w14:textId="77777777" w:rsidR="008C539B" w:rsidRPr="001058B5" w:rsidRDefault="00C12992">
      <w:pPr>
        <w:pStyle w:val="BodyText"/>
        <w:spacing w:before="120" w:line="228" w:lineRule="auto"/>
        <w:ind w:left="1660" w:right="848"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following</w:t>
      </w:r>
      <w:r w:rsidRPr="001058B5">
        <w:rPr>
          <w:rFonts w:ascii="Arial" w:hAnsi="Arial" w:cs="Arial"/>
          <w:spacing w:val="-20"/>
        </w:rPr>
        <w:t xml:space="preserve"> </w:t>
      </w:r>
      <w:r w:rsidRPr="001058B5">
        <w:rPr>
          <w:rFonts w:ascii="Arial" w:hAnsi="Arial" w:cs="Arial"/>
        </w:rPr>
        <w:t>values</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appear</w:t>
      </w:r>
      <w:r w:rsidRPr="001058B5">
        <w:rPr>
          <w:rFonts w:ascii="Arial" w:hAnsi="Arial" w:cs="Arial"/>
          <w:spacing w:val="-20"/>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AUDIT_TRAIL</w:t>
      </w:r>
      <w:r w:rsidRPr="001058B5">
        <w:rPr>
          <w:rFonts w:ascii="Arial" w:hAnsi="Arial" w:cs="Arial"/>
          <w:spacing w:val="-94"/>
        </w:rPr>
        <w:t xml:space="preserve"> </w:t>
      </w:r>
      <w:r w:rsidRPr="001058B5">
        <w:rPr>
          <w:rFonts w:ascii="Arial" w:hAnsi="Arial" w:cs="Arial"/>
        </w:rPr>
        <w:t>parameter</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 xml:space="preserve">XML, </w:t>
      </w:r>
      <w:r w:rsidRPr="001058B5">
        <w:rPr>
          <w:rFonts w:ascii="Arial" w:hAnsi="Arial" w:cs="Arial"/>
          <w:w w:val="95"/>
        </w:rPr>
        <w:t>EXTENDED.</w:t>
      </w:r>
      <w:r w:rsidRPr="001058B5">
        <w:rPr>
          <w:rFonts w:ascii="Arial" w:hAnsi="Arial" w:cs="Arial"/>
          <w:spacing w:val="-17"/>
          <w:w w:val="95"/>
        </w:rPr>
        <w:t xml:space="preserve"> </w:t>
      </w:r>
      <w:r w:rsidRPr="001058B5">
        <w:rPr>
          <w:rFonts w:ascii="Arial" w:hAnsi="Arial" w:cs="Arial"/>
          <w:w w:val="95"/>
        </w:rPr>
        <w:t>Both</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7"/>
          <w:w w:val="95"/>
        </w:rPr>
        <w:t xml:space="preserve"> </w:t>
      </w:r>
      <w:r w:rsidRPr="001058B5">
        <w:rPr>
          <w:rFonts w:ascii="Arial" w:hAnsi="Arial" w:cs="Arial"/>
          <w:w w:val="95"/>
        </w:rPr>
        <w:t>listed</w:t>
      </w:r>
      <w:r w:rsidRPr="001058B5">
        <w:rPr>
          <w:rFonts w:ascii="Arial" w:hAnsi="Arial" w:cs="Arial"/>
          <w:spacing w:val="-17"/>
          <w:w w:val="95"/>
        </w:rPr>
        <w:t xml:space="preserve"> </w:t>
      </w:r>
      <w:r w:rsidRPr="001058B5">
        <w:rPr>
          <w:rFonts w:ascii="Arial" w:hAnsi="Arial" w:cs="Arial"/>
          <w:w w:val="95"/>
        </w:rPr>
        <w:t>in</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DBA_COMMON_AUDIT_TRAIL</w:t>
      </w:r>
      <w:r w:rsidRPr="001058B5">
        <w:rPr>
          <w:rFonts w:ascii="Arial" w:hAnsi="Arial" w:cs="Arial"/>
          <w:spacing w:val="-88"/>
          <w:w w:val="95"/>
        </w:rPr>
        <w:t xml:space="preserve"> </w:t>
      </w:r>
      <w:r w:rsidRPr="001058B5">
        <w:rPr>
          <w:rFonts w:ascii="Arial" w:hAnsi="Arial" w:cs="Arial"/>
          <w:w w:val="95"/>
        </w:rPr>
        <w:t>data</w:t>
      </w:r>
      <w:r w:rsidRPr="001058B5">
        <w:rPr>
          <w:rFonts w:ascii="Arial" w:hAnsi="Arial" w:cs="Arial"/>
          <w:spacing w:val="-17"/>
          <w:w w:val="95"/>
        </w:rPr>
        <w:t xml:space="preserve"> </w:t>
      </w:r>
      <w:r w:rsidRPr="001058B5">
        <w:rPr>
          <w:rFonts w:ascii="Arial" w:hAnsi="Arial" w:cs="Arial"/>
          <w:w w:val="95"/>
        </w:rPr>
        <w:t>dictionary</w:t>
      </w:r>
      <w:r w:rsidRPr="001058B5">
        <w:rPr>
          <w:rFonts w:ascii="Arial" w:hAnsi="Arial" w:cs="Arial"/>
          <w:spacing w:val="-16"/>
          <w:w w:val="95"/>
        </w:rPr>
        <w:t xml:space="preserve"> </w:t>
      </w:r>
      <w:r w:rsidRPr="001058B5">
        <w:rPr>
          <w:rFonts w:ascii="Arial" w:hAnsi="Arial" w:cs="Arial"/>
          <w:spacing w:val="-4"/>
          <w:w w:val="95"/>
        </w:rPr>
        <w:t>view.</w:t>
      </w:r>
    </w:p>
    <w:p w14:paraId="14F2C30E" w14:textId="77777777" w:rsidR="008C539B" w:rsidRPr="001058B5" w:rsidRDefault="00C12992" w:rsidP="006F7931">
      <w:pPr>
        <w:pStyle w:val="ListParagraph"/>
        <w:numPr>
          <w:ilvl w:val="1"/>
          <w:numId w:val="137"/>
        </w:numPr>
        <w:tabs>
          <w:tab w:val="left" w:pos="2020"/>
        </w:tabs>
        <w:spacing w:before="120" w:line="228" w:lineRule="auto"/>
        <w:ind w:right="876" w:hanging="359"/>
        <w:rPr>
          <w:rFonts w:ascii="Arial" w:hAnsi="Arial" w:cs="Arial"/>
          <w:sz w:val="20"/>
        </w:rPr>
      </w:pPr>
      <w:r w:rsidRPr="001058B5">
        <w:rPr>
          <w:rFonts w:ascii="Arial" w:hAnsi="Arial" w:cs="Arial"/>
          <w:w w:val="95"/>
          <w:sz w:val="20"/>
        </w:rPr>
        <w:t>Sql_Bind</w:t>
      </w:r>
      <w:r w:rsidRPr="001058B5">
        <w:rPr>
          <w:rFonts w:ascii="Arial" w:hAnsi="Arial" w:cs="Arial"/>
          <w:spacing w:val="-100"/>
          <w:w w:val="95"/>
          <w:sz w:val="20"/>
        </w:rPr>
        <w:t xml:space="preserve"> </w:t>
      </w:r>
      <w:r w:rsidRPr="001058B5">
        <w:rPr>
          <w:rFonts w:ascii="Arial" w:hAnsi="Arial" w:cs="Arial"/>
          <w:w w:val="95"/>
          <w:sz w:val="20"/>
        </w:rPr>
        <w:t>(for</w:t>
      </w:r>
      <w:r w:rsidRPr="001058B5">
        <w:rPr>
          <w:rFonts w:ascii="Arial" w:hAnsi="Arial" w:cs="Arial"/>
          <w:spacing w:val="-31"/>
          <w:w w:val="95"/>
          <w:sz w:val="20"/>
        </w:rPr>
        <w:t xml:space="preserve"> </w:t>
      </w:r>
      <w:r w:rsidRPr="001058B5">
        <w:rPr>
          <w:rFonts w:ascii="Arial" w:hAnsi="Arial" w:cs="Arial"/>
          <w:w w:val="95"/>
          <w:sz w:val="20"/>
        </w:rPr>
        <w:t>example,</w:t>
      </w:r>
      <w:r w:rsidRPr="001058B5">
        <w:rPr>
          <w:rFonts w:ascii="Arial" w:hAnsi="Arial" w:cs="Arial"/>
          <w:spacing w:val="-31"/>
          <w:w w:val="95"/>
          <w:sz w:val="20"/>
        </w:rPr>
        <w:t xml:space="preserve"> </w:t>
      </w:r>
      <w:r w:rsidRPr="001058B5">
        <w:rPr>
          <w:rFonts w:ascii="Arial" w:hAnsi="Arial" w:cs="Arial"/>
          <w:w w:val="95"/>
          <w:sz w:val="20"/>
        </w:rPr>
        <w:t>&lt;Sql_Bind&gt;#1(5):89&lt;/Sql_Bind&gt;)</w:t>
      </w:r>
      <w:r w:rsidRPr="001058B5">
        <w:rPr>
          <w:rFonts w:ascii="Arial" w:hAnsi="Arial" w:cs="Arial"/>
          <w:spacing w:val="-31"/>
          <w:w w:val="95"/>
          <w:sz w:val="20"/>
        </w:rPr>
        <w:t xml:space="preserve"> </w:t>
      </w:r>
      <w:r w:rsidRPr="001058B5">
        <w:rPr>
          <w:rFonts w:ascii="Arial" w:hAnsi="Arial" w:cs="Arial"/>
          <w:w w:val="95"/>
          <w:sz w:val="20"/>
        </w:rPr>
        <w:t>shows</w:t>
      </w:r>
      <w:r w:rsidRPr="001058B5">
        <w:rPr>
          <w:rFonts w:ascii="Arial" w:hAnsi="Arial" w:cs="Arial"/>
          <w:spacing w:val="-31"/>
          <w:w w:val="95"/>
          <w:sz w:val="20"/>
        </w:rPr>
        <w:t xml:space="preserve"> </w:t>
      </w:r>
      <w:r w:rsidRPr="001058B5">
        <w:rPr>
          <w:rFonts w:ascii="Arial" w:hAnsi="Arial" w:cs="Arial"/>
          <w:w w:val="95"/>
          <w:sz w:val="20"/>
        </w:rPr>
        <w:t>the</w:t>
      </w:r>
      <w:r w:rsidRPr="001058B5">
        <w:rPr>
          <w:rFonts w:ascii="Arial" w:hAnsi="Arial" w:cs="Arial"/>
          <w:spacing w:val="-31"/>
          <w:w w:val="95"/>
          <w:sz w:val="20"/>
        </w:rPr>
        <w:t xml:space="preserve"> </w:t>
      </w:r>
      <w:r w:rsidRPr="001058B5">
        <w:rPr>
          <w:rFonts w:ascii="Arial" w:hAnsi="Arial" w:cs="Arial"/>
          <w:w w:val="95"/>
          <w:sz w:val="20"/>
        </w:rPr>
        <w:t>value</w:t>
      </w:r>
      <w:r w:rsidRPr="001058B5">
        <w:rPr>
          <w:rFonts w:ascii="Arial" w:hAnsi="Arial" w:cs="Arial"/>
          <w:spacing w:val="-31"/>
          <w:w w:val="95"/>
          <w:sz w:val="20"/>
        </w:rPr>
        <w:t xml:space="preserve"> </w:t>
      </w:r>
      <w:r w:rsidRPr="001058B5">
        <w:rPr>
          <w:rFonts w:ascii="Arial" w:hAnsi="Arial" w:cs="Arial"/>
          <w:w w:val="95"/>
          <w:sz w:val="20"/>
        </w:rPr>
        <w:t>of</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bind variable. The syntax is as</w:t>
      </w:r>
      <w:r w:rsidRPr="001058B5">
        <w:rPr>
          <w:rFonts w:ascii="Arial" w:hAnsi="Arial" w:cs="Arial"/>
          <w:spacing w:val="-5"/>
          <w:sz w:val="20"/>
        </w:rPr>
        <w:t xml:space="preserve"> </w:t>
      </w:r>
      <w:r w:rsidRPr="001058B5">
        <w:rPr>
          <w:rFonts w:ascii="Arial" w:hAnsi="Arial" w:cs="Arial"/>
          <w:sz w:val="20"/>
        </w:rPr>
        <w:t>follows:</w:t>
      </w:r>
    </w:p>
    <w:p w14:paraId="4031BE03" w14:textId="77777777" w:rsidR="008C539B" w:rsidRPr="001058B5" w:rsidRDefault="00C12992">
      <w:pPr>
        <w:spacing w:before="144"/>
        <w:ind w:left="2020"/>
        <w:rPr>
          <w:rFonts w:ascii="Arial" w:hAnsi="Arial" w:cs="Arial"/>
          <w:i/>
          <w:sz w:val="18"/>
        </w:rPr>
      </w:pPr>
      <w:r w:rsidRPr="001058B5">
        <w:rPr>
          <w:rFonts w:ascii="Arial" w:hAnsi="Arial" w:cs="Arial"/>
          <w:i/>
          <w:w w:val="95"/>
          <w:sz w:val="18"/>
        </w:rPr>
        <w:t>VariablePosition</w:t>
      </w:r>
      <w:r w:rsidRPr="001058B5">
        <w:rPr>
          <w:rFonts w:ascii="Arial" w:hAnsi="Arial" w:cs="Arial"/>
          <w:w w:val="95"/>
          <w:sz w:val="18"/>
        </w:rPr>
        <w:t>(</w:t>
      </w:r>
      <w:r w:rsidRPr="001058B5">
        <w:rPr>
          <w:rFonts w:ascii="Arial" w:hAnsi="Arial" w:cs="Arial"/>
          <w:i/>
          <w:w w:val="95"/>
          <w:sz w:val="18"/>
        </w:rPr>
        <w:t>LengthOfVariableValue</w:t>
      </w:r>
      <w:r w:rsidRPr="001058B5">
        <w:rPr>
          <w:rFonts w:ascii="Arial" w:hAnsi="Arial" w:cs="Arial"/>
          <w:w w:val="95"/>
          <w:sz w:val="18"/>
        </w:rPr>
        <w:t>):</w:t>
      </w:r>
      <w:r w:rsidRPr="001058B5">
        <w:rPr>
          <w:rFonts w:ascii="Arial" w:hAnsi="Arial" w:cs="Arial"/>
          <w:i/>
          <w:w w:val="95"/>
          <w:sz w:val="18"/>
        </w:rPr>
        <w:t>ValueofBindVariable</w:t>
      </w:r>
    </w:p>
    <w:p w14:paraId="4F534F55" w14:textId="77777777" w:rsidR="008C539B" w:rsidRPr="001058B5" w:rsidRDefault="008C539B">
      <w:pPr>
        <w:pStyle w:val="BodyText"/>
        <w:spacing w:before="2"/>
        <w:rPr>
          <w:rFonts w:ascii="Arial" w:hAnsi="Arial" w:cs="Arial"/>
          <w:i/>
          <w:sz w:val="19"/>
        </w:rPr>
      </w:pPr>
    </w:p>
    <w:p w14:paraId="4A174C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#1(5):89</w:t>
      </w:r>
      <w:r w:rsidRPr="001058B5">
        <w:rPr>
          <w:rFonts w:ascii="Arial" w:hAnsi="Arial" w:cs="Arial"/>
          <w:spacing w:val="-89"/>
        </w:rPr>
        <w:t xml:space="preserve"> </w:t>
      </w:r>
      <w:r w:rsidRPr="001058B5">
        <w:rPr>
          <w:rFonts w:ascii="Arial" w:hAnsi="Arial" w:cs="Arial"/>
        </w:rPr>
        <w:t>indicates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there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1</w:t>
      </w:r>
      <w:r w:rsidRPr="001058B5">
        <w:rPr>
          <w:rFonts w:ascii="Arial" w:hAnsi="Arial" w:cs="Arial"/>
          <w:spacing w:val="-13"/>
        </w:rPr>
        <w:t xml:space="preserve"> </w:t>
      </w:r>
      <w:r w:rsidRPr="001058B5">
        <w:rPr>
          <w:rFonts w:ascii="Arial" w:hAnsi="Arial" w:cs="Arial"/>
        </w:rPr>
        <w:t>bind</w:t>
      </w:r>
      <w:r w:rsidRPr="001058B5">
        <w:rPr>
          <w:rFonts w:ascii="Arial" w:hAnsi="Arial" w:cs="Arial"/>
          <w:spacing w:val="-14"/>
        </w:rPr>
        <w:t xml:space="preserve"> </w:t>
      </w:r>
      <w:r w:rsidRPr="001058B5">
        <w:rPr>
          <w:rFonts w:ascii="Arial" w:hAnsi="Arial" w:cs="Arial"/>
        </w:rPr>
        <w:t>variable;</w:t>
      </w:r>
      <w:r w:rsidRPr="001058B5">
        <w:rPr>
          <w:rFonts w:ascii="Arial" w:hAnsi="Arial" w:cs="Arial"/>
          <w:spacing w:val="-13"/>
        </w:rPr>
        <w:t xml:space="preserve"> </w:t>
      </w:r>
      <w:r w:rsidRPr="001058B5">
        <w:rPr>
          <w:rFonts w:ascii="Arial" w:hAnsi="Arial" w:cs="Arial"/>
        </w:rPr>
        <w:t>its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5 characters long; and the value of the bind variable is</w:t>
      </w:r>
      <w:r w:rsidRPr="001058B5">
        <w:rPr>
          <w:rFonts w:ascii="Arial" w:hAnsi="Arial" w:cs="Arial"/>
          <w:spacing w:val="-16"/>
        </w:rPr>
        <w:t xml:space="preserve"> </w:t>
      </w:r>
      <w:r w:rsidRPr="001058B5">
        <w:rPr>
          <w:rFonts w:ascii="Arial" w:hAnsi="Arial" w:cs="Arial"/>
        </w:rPr>
        <w:t>89.</w:t>
      </w:r>
    </w:p>
    <w:p w14:paraId="7AD884FC" w14:textId="77777777" w:rsidR="008C539B" w:rsidRPr="001058B5" w:rsidRDefault="00C12992" w:rsidP="006F7931">
      <w:pPr>
        <w:pStyle w:val="ListParagraph"/>
        <w:numPr>
          <w:ilvl w:val="1"/>
          <w:numId w:val="137"/>
        </w:numPr>
        <w:tabs>
          <w:tab w:val="left" w:pos="2020"/>
        </w:tabs>
        <w:spacing w:before="120" w:line="228" w:lineRule="auto"/>
        <w:ind w:right="1014" w:hanging="359"/>
        <w:jc w:val="both"/>
        <w:rPr>
          <w:rFonts w:ascii="Arial" w:hAnsi="Arial" w:cs="Arial"/>
          <w:sz w:val="20"/>
        </w:rPr>
      </w:pPr>
      <w:r w:rsidRPr="001058B5">
        <w:rPr>
          <w:rFonts w:ascii="Arial" w:hAnsi="Arial" w:cs="Arial"/>
          <w:w w:val="90"/>
          <w:sz w:val="20"/>
        </w:rPr>
        <w:t>Sql_Text</w:t>
      </w:r>
      <w:r w:rsidRPr="001058B5">
        <w:rPr>
          <w:rFonts w:ascii="Arial" w:hAnsi="Arial" w:cs="Arial"/>
          <w:spacing w:val="-80"/>
          <w:w w:val="90"/>
          <w:sz w:val="20"/>
        </w:rPr>
        <w:t xml:space="preserve"> </w:t>
      </w:r>
      <w:r w:rsidRPr="001058B5">
        <w:rPr>
          <w:rFonts w:ascii="Arial" w:hAnsi="Arial" w:cs="Arial"/>
          <w:w w:val="90"/>
          <w:sz w:val="20"/>
        </w:rPr>
        <w:t>(for</w:t>
      </w:r>
      <w:r w:rsidRPr="001058B5">
        <w:rPr>
          <w:rFonts w:ascii="Arial" w:hAnsi="Arial" w:cs="Arial"/>
          <w:spacing w:val="-13"/>
          <w:w w:val="90"/>
          <w:sz w:val="20"/>
        </w:rPr>
        <w:t xml:space="preserve"> </w:t>
      </w:r>
      <w:r w:rsidRPr="001058B5">
        <w:rPr>
          <w:rFonts w:ascii="Arial" w:hAnsi="Arial" w:cs="Arial"/>
          <w:w w:val="90"/>
          <w:sz w:val="20"/>
        </w:rPr>
        <w:t>example,</w:t>
      </w:r>
      <w:r w:rsidRPr="001058B5">
        <w:rPr>
          <w:rFonts w:ascii="Arial" w:hAnsi="Arial" w:cs="Arial"/>
          <w:spacing w:val="-13"/>
          <w:w w:val="90"/>
          <w:sz w:val="20"/>
        </w:rPr>
        <w:t xml:space="preserve"> </w:t>
      </w:r>
      <w:r w:rsidRPr="001058B5">
        <w:rPr>
          <w:rFonts w:ascii="Arial" w:hAnsi="Arial" w:cs="Arial"/>
          <w:w w:val="90"/>
          <w:sz w:val="20"/>
        </w:rPr>
        <w:t>&lt;Sql_Text&gt;begin</w:t>
      </w:r>
      <w:r w:rsidRPr="001058B5">
        <w:rPr>
          <w:rFonts w:ascii="Arial" w:hAnsi="Arial" w:cs="Arial"/>
          <w:spacing w:val="-40"/>
          <w:w w:val="90"/>
          <w:sz w:val="20"/>
        </w:rPr>
        <w:t xml:space="preserve"> </w:t>
      </w:r>
      <w:r w:rsidRPr="001058B5">
        <w:rPr>
          <w:rFonts w:ascii="Arial" w:hAnsi="Arial" w:cs="Arial"/>
          <w:w w:val="90"/>
          <w:sz w:val="20"/>
        </w:rPr>
        <w:t>procedure_one(:num);</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 xml:space="preserve">&lt;/Sql_ </w:t>
      </w:r>
      <w:r w:rsidRPr="001058B5">
        <w:rPr>
          <w:rFonts w:ascii="Arial" w:hAnsi="Arial" w:cs="Arial"/>
          <w:w w:val="95"/>
          <w:sz w:val="20"/>
        </w:rPr>
        <w:t>Text&gt;)</w:t>
      </w:r>
      <w:r w:rsidRPr="001058B5">
        <w:rPr>
          <w:rFonts w:ascii="Arial" w:hAnsi="Arial" w:cs="Arial"/>
          <w:spacing w:val="-8"/>
          <w:w w:val="95"/>
          <w:sz w:val="20"/>
        </w:rPr>
        <w:t xml:space="preserve"> </w:t>
      </w:r>
      <w:r w:rsidRPr="001058B5">
        <w:rPr>
          <w:rFonts w:ascii="Arial" w:hAnsi="Arial" w:cs="Arial"/>
          <w:w w:val="95"/>
          <w:sz w:val="20"/>
        </w:rPr>
        <w:t>appears</w:t>
      </w:r>
      <w:r w:rsidRPr="001058B5">
        <w:rPr>
          <w:rFonts w:ascii="Arial" w:hAnsi="Arial" w:cs="Arial"/>
          <w:spacing w:val="-9"/>
          <w:w w:val="95"/>
          <w:sz w:val="20"/>
        </w:rPr>
        <w:t xml:space="preserve"> </w:t>
      </w:r>
      <w:r w:rsidRPr="001058B5">
        <w:rPr>
          <w:rFonts w:ascii="Arial" w:hAnsi="Arial" w:cs="Arial"/>
          <w:w w:val="95"/>
          <w:sz w:val="20"/>
        </w:rPr>
        <w:t>if</w:t>
      </w:r>
      <w:r w:rsidRPr="001058B5">
        <w:rPr>
          <w:rFonts w:ascii="Arial" w:hAnsi="Arial" w:cs="Arial"/>
          <w:spacing w:val="-8"/>
          <w:w w:val="95"/>
          <w:sz w:val="20"/>
        </w:rPr>
        <w:t xml:space="preserve"> </w:t>
      </w:r>
      <w:r w:rsidRPr="001058B5">
        <w:rPr>
          <w:rFonts w:ascii="Arial" w:hAnsi="Arial" w:cs="Arial"/>
          <w:w w:val="95"/>
          <w:sz w:val="20"/>
        </w:rPr>
        <w:t>you</w:t>
      </w:r>
      <w:r w:rsidRPr="001058B5">
        <w:rPr>
          <w:rFonts w:ascii="Arial" w:hAnsi="Arial" w:cs="Arial"/>
          <w:spacing w:val="-9"/>
          <w:w w:val="95"/>
          <w:sz w:val="20"/>
        </w:rPr>
        <w:t xml:space="preserve"> </w:t>
      </w:r>
      <w:r w:rsidRPr="001058B5">
        <w:rPr>
          <w:rFonts w:ascii="Arial" w:hAnsi="Arial" w:cs="Arial"/>
          <w:w w:val="95"/>
          <w:sz w:val="20"/>
        </w:rPr>
        <w:t>have</w:t>
      </w:r>
      <w:r w:rsidRPr="001058B5">
        <w:rPr>
          <w:rFonts w:ascii="Arial" w:hAnsi="Arial" w:cs="Arial"/>
          <w:spacing w:val="-9"/>
          <w:w w:val="95"/>
          <w:sz w:val="20"/>
        </w:rPr>
        <w:t xml:space="preserve"> </w:t>
      </w:r>
      <w:r w:rsidRPr="001058B5">
        <w:rPr>
          <w:rFonts w:ascii="Arial" w:hAnsi="Arial" w:cs="Arial"/>
          <w:w w:val="95"/>
          <w:sz w:val="20"/>
        </w:rPr>
        <w:t>set</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parameter</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35"/>
          <w:w w:val="95"/>
          <w:sz w:val="20"/>
        </w:rPr>
        <w:t xml:space="preserve"> </w:t>
      </w:r>
      <w:r w:rsidRPr="001058B5">
        <w:rPr>
          <w:rFonts w:ascii="Arial" w:hAnsi="Arial" w:cs="Arial"/>
          <w:w w:val="95"/>
          <w:sz w:val="20"/>
        </w:rPr>
        <w:t>EXTENDED.</w:t>
      </w:r>
      <w:r w:rsidRPr="001058B5">
        <w:rPr>
          <w:rFonts w:ascii="Arial" w:hAnsi="Arial" w:cs="Arial"/>
          <w:spacing w:val="-8"/>
          <w:w w:val="95"/>
          <w:sz w:val="20"/>
        </w:rPr>
        <w:t xml:space="preserve"> </w:t>
      </w:r>
      <w:r w:rsidRPr="001058B5">
        <w:rPr>
          <w:rFonts w:ascii="Arial" w:hAnsi="Arial" w:cs="Arial"/>
          <w:w w:val="95"/>
          <w:sz w:val="20"/>
        </w:rPr>
        <w:t xml:space="preserve">It </w:t>
      </w:r>
      <w:r w:rsidRPr="001058B5">
        <w:rPr>
          <w:rFonts w:ascii="Arial" w:hAnsi="Arial" w:cs="Arial"/>
          <w:sz w:val="20"/>
        </w:rPr>
        <w:t>shows the SQL text that the user</w:t>
      </w:r>
      <w:r w:rsidRPr="001058B5">
        <w:rPr>
          <w:rFonts w:ascii="Arial" w:hAnsi="Arial" w:cs="Arial"/>
          <w:spacing w:val="-4"/>
          <w:sz w:val="20"/>
        </w:rPr>
        <w:t xml:space="preserve"> </w:t>
      </w:r>
      <w:r w:rsidRPr="001058B5">
        <w:rPr>
          <w:rFonts w:ascii="Arial" w:hAnsi="Arial" w:cs="Arial"/>
          <w:sz w:val="20"/>
        </w:rPr>
        <w:t>entered.</w:t>
      </w:r>
    </w:p>
    <w:p w14:paraId="5F72C084" w14:textId="77777777" w:rsidR="008C539B" w:rsidRPr="001058B5" w:rsidRDefault="008C539B">
      <w:pPr>
        <w:pStyle w:val="BodyText"/>
        <w:spacing w:before="5"/>
        <w:rPr>
          <w:rFonts w:ascii="Arial" w:hAnsi="Arial" w:cs="Arial"/>
          <w:sz w:val="23"/>
        </w:rPr>
      </w:pPr>
    </w:p>
    <w:p w14:paraId="5050634A" w14:textId="77777777" w:rsidR="008C539B" w:rsidRPr="001058B5" w:rsidRDefault="00C12992">
      <w:pPr>
        <w:pStyle w:val="Heading6"/>
        <w:ind w:left="1660"/>
      </w:pPr>
      <w:bookmarkStart w:id="1482" w:name="Advantages_of_the_Operating_System_Audit"/>
      <w:bookmarkStart w:id="1483" w:name="_bookmark1707"/>
      <w:bookmarkEnd w:id="1482"/>
      <w:bookmarkEnd w:id="1483"/>
      <w:r w:rsidRPr="001058B5">
        <w:t>Adva</w:t>
      </w:r>
      <w:bookmarkStart w:id="1484" w:name="_bookmark1709"/>
      <w:bookmarkEnd w:id="1484"/>
      <w:r w:rsidRPr="001058B5">
        <w:t>ntag</w:t>
      </w:r>
      <w:bookmarkStart w:id="1485" w:name="_bookmark1708"/>
      <w:bookmarkEnd w:id="1485"/>
      <w:r w:rsidRPr="001058B5">
        <w:t>es of the Operating System Audit Trail</w:t>
      </w:r>
    </w:p>
    <w:p w14:paraId="36FDF7D5" w14:textId="77777777" w:rsidR="008C539B" w:rsidRPr="001058B5" w:rsidRDefault="00C12992">
      <w:pPr>
        <w:pStyle w:val="BodyText"/>
        <w:spacing w:before="50"/>
        <w:ind w:left="1660"/>
        <w:rPr>
          <w:rFonts w:ascii="Arial" w:hAnsi="Arial" w:cs="Arial"/>
        </w:rPr>
      </w:pPr>
      <w:r w:rsidRPr="001058B5">
        <w:rPr>
          <w:rFonts w:ascii="Arial" w:hAnsi="Arial" w:cs="Arial"/>
        </w:rPr>
        <w:t xml:space="preserve">Using the operating system audit trail offers </w:t>
      </w:r>
      <w:bookmarkStart w:id="1486" w:name="_bookmark1710"/>
      <w:bookmarkEnd w:id="1486"/>
      <w:r w:rsidRPr="001058B5">
        <w:rPr>
          <w:rFonts w:ascii="Arial" w:hAnsi="Arial" w:cs="Arial"/>
        </w:rPr>
        <w:t>these advantages:</w:t>
      </w:r>
    </w:p>
    <w:p w14:paraId="48197A13"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It reduces the likelihood of a denial-of-service (DoS)</w:t>
      </w:r>
      <w:r w:rsidRPr="001058B5">
        <w:rPr>
          <w:rFonts w:ascii="Arial" w:hAnsi="Arial" w:cs="Arial"/>
          <w:spacing w:val="-8"/>
          <w:sz w:val="20"/>
        </w:rPr>
        <w:t xml:space="preserve"> </w:t>
      </w:r>
      <w:r w:rsidRPr="001058B5">
        <w:rPr>
          <w:rFonts w:ascii="Arial" w:hAnsi="Arial" w:cs="Arial"/>
          <w:sz w:val="20"/>
        </w:rPr>
        <w:t>attack.</w:t>
      </w:r>
    </w:p>
    <w:p w14:paraId="146D00A0" w14:textId="77777777" w:rsidR="008C539B" w:rsidRPr="001058B5" w:rsidRDefault="00C12992" w:rsidP="006F7931">
      <w:pPr>
        <w:pStyle w:val="ListParagraph"/>
        <w:numPr>
          <w:ilvl w:val="1"/>
          <w:numId w:val="137"/>
        </w:numPr>
        <w:tabs>
          <w:tab w:val="left" w:pos="2020"/>
        </w:tabs>
        <w:spacing w:before="119" w:line="230" w:lineRule="auto"/>
        <w:ind w:right="968" w:hanging="359"/>
        <w:rPr>
          <w:rFonts w:ascii="Arial" w:hAnsi="Arial" w:cs="Arial"/>
          <w:sz w:val="20"/>
        </w:rPr>
      </w:pPr>
      <w:r w:rsidRPr="001058B5">
        <w:rPr>
          <w:rFonts w:ascii="Arial" w:hAnsi="Arial" w:cs="Arial"/>
          <w:sz w:val="20"/>
        </w:rPr>
        <w:t>It makes it easier to secure the audit trail. If the auditor is distinct from the database</w:t>
      </w:r>
      <w:r w:rsidRPr="001058B5">
        <w:rPr>
          <w:rFonts w:ascii="Arial" w:hAnsi="Arial" w:cs="Arial"/>
          <w:spacing w:val="-25"/>
          <w:sz w:val="20"/>
        </w:rPr>
        <w:t xml:space="preserve"> </w:t>
      </w:r>
      <w:r w:rsidRPr="001058B5">
        <w:rPr>
          <w:rFonts w:ascii="Arial" w:hAnsi="Arial" w:cs="Arial"/>
          <w:sz w:val="20"/>
        </w:rPr>
        <w:t>administrator,</w:t>
      </w:r>
      <w:r w:rsidRPr="001058B5">
        <w:rPr>
          <w:rFonts w:ascii="Arial" w:hAnsi="Arial" w:cs="Arial"/>
          <w:spacing w:val="-25"/>
          <w:sz w:val="20"/>
        </w:rPr>
        <w:t xml:space="preserve"> </w:t>
      </w:r>
      <w:r w:rsidRPr="001058B5">
        <w:rPr>
          <w:rFonts w:ascii="Arial" w:hAnsi="Arial" w:cs="Arial"/>
          <w:sz w:val="20"/>
        </w:rPr>
        <w:t>then</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5"/>
          <w:sz w:val="20"/>
        </w:rPr>
        <w:t xml:space="preserve"> </w:t>
      </w:r>
      <w:r w:rsidRPr="001058B5">
        <w:rPr>
          <w:rFonts w:ascii="Arial" w:hAnsi="Arial" w:cs="Arial"/>
          <w:i/>
          <w:sz w:val="20"/>
        </w:rPr>
        <w:t>must</w:t>
      </w:r>
      <w:r w:rsidRPr="001058B5">
        <w:rPr>
          <w:rFonts w:ascii="Arial" w:hAnsi="Arial" w:cs="Arial"/>
          <w:i/>
          <w:spacing w:val="-24"/>
          <w:sz w:val="20"/>
        </w:rPr>
        <w:t xml:space="preserve"> </w:t>
      </w:r>
      <w:r w:rsidRPr="001058B5">
        <w:rPr>
          <w:rFonts w:ascii="Arial" w:hAnsi="Arial" w:cs="Arial"/>
          <w:sz w:val="20"/>
        </w:rPr>
        <w:t>use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OS,</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67"/>
          <w:sz w:val="20"/>
        </w:rPr>
        <w:t xml:space="preserve"> </w:t>
      </w:r>
      <w:r w:rsidRPr="001058B5">
        <w:rPr>
          <w:rFonts w:ascii="Arial" w:hAnsi="Arial" w:cs="Arial"/>
          <w:sz w:val="20"/>
        </w:rPr>
        <w:t>EXTENDED</w:t>
      </w:r>
      <w:r w:rsidRPr="001058B5">
        <w:rPr>
          <w:rFonts w:ascii="Arial" w:hAnsi="Arial" w:cs="Arial"/>
          <w:spacing w:val="-98"/>
          <w:sz w:val="20"/>
        </w:rPr>
        <w:t xml:space="preserve"> </w:t>
      </w:r>
      <w:r w:rsidRPr="001058B5">
        <w:rPr>
          <w:rFonts w:ascii="Arial" w:hAnsi="Arial" w:cs="Arial"/>
          <w:sz w:val="20"/>
        </w:rPr>
        <w:t>setting. Otherwise, a database administrator can view and modify any auditing information that is stored in the</w:t>
      </w:r>
      <w:r w:rsidRPr="001058B5">
        <w:rPr>
          <w:rFonts w:ascii="Arial" w:hAnsi="Arial" w:cs="Arial"/>
          <w:spacing w:val="-7"/>
          <w:sz w:val="20"/>
        </w:rPr>
        <w:t xml:space="preserve"> </w:t>
      </w:r>
      <w:r w:rsidRPr="001058B5">
        <w:rPr>
          <w:rFonts w:ascii="Arial" w:hAnsi="Arial" w:cs="Arial"/>
          <w:sz w:val="20"/>
        </w:rPr>
        <w:t>database.</w:t>
      </w:r>
    </w:p>
    <w:p w14:paraId="34BDA5CF" w14:textId="77777777" w:rsidR="008C539B" w:rsidRPr="001058B5" w:rsidRDefault="00C12992" w:rsidP="006F7931">
      <w:pPr>
        <w:pStyle w:val="ListParagraph"/>
        <w:numPr>
          <w:ilvl w:val="1"/>
          <w:numId w:val="137"/>
        </w:numPr>
        <w:tabs>
          <w:tab w:val="left" w:pos="2020"/>
        </w:tabs>
        <w:spacing w:before="120" w:line="232" w:lineRule="auto"/>
        <w:ind w:right="811" w:hanging="359"/>
        <w:rPr>
          <w:rFonts w:ascii="Arial" w:hAnsi="Arial" w:cs="Arial"/>
          <w:sz w:val="20"/>
        </w:rPr>
      </w:pPr>
      <w:r w:rsidRPr="001058B5">
        <w:rPr>
          <w:rFonts w:ascii="Arial" w:hAnsi="Arial" w:cs="Arial"/>
          <w:sz w:val="20"/>
        </w:rPr>
        <w:t>Because</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specific</w:t>
      </w:r>
      <w:r w:rsidRPr="001058B5">
        <w:rPr>
          <w:rFonts w:ascii="Arial" w:hAnsi="Arial" w:cs="Arial"/>
          <w:spacing w:val="-3"/>
          <w:sz w:val="20"/>
        </w:rPr>
        <w:t xml:space="preserve"> </w:t>
      </w:r>
      <w:r w:rsidRPr="001058B5">
        <w:rPr>
          <w:rFonts w:ascii="Arial" w:hAnsi="Arial" w:cs="Arial"/>
          <w:sz w:val="20"/>
        </w:rPr>
        <w:t>location</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restrict</w:t>
      </w:r>
      <w:r w:rsidRPr="001058B5">
        <w:rPr>
          <w:rFonts w:ascii="Arial" w:hAnsi="Arial" w:cs="Arial"/>
          <w:spacing w:val="-3"/>
          <w:sz w:val="20"/>
        </w:rPr>
        <w:t xml:space="preserve"> </w:t>
      </w:r>
      <w:r w:rsidRPr="001058B5">
        <w:rPr>
          <w:rFonts w:ascii="Arial" w:hAnsi="Arial" w:cs="Arial"/>
          <w:sz w:val="20"/>
        </w:rPr>
        <w:t>to specific users, the operating system audit trail enforces separation of duty concepts.</w:t>
      </w:r>
    </w:p>
    <w:p w14:paraId="6A8ECC11" w14:textId="77777777" w:rsidR="008C539B" w:rsidRPr="001058B5" w:rsidRDefault="00C12992" w:rsidP="006F7931">
      <w:pPr>
        <w:pStyle w:val="ListParagraph"/>
        <w:numPr>
          <w:ilvl w:val="1"/>
          <w:numId w:val="137"/>
        </w:numPr>
        <w:tabs>
          <w:tab w:val="left" w:pos="2020"/>
        </w:tabs>
        <w:spacing w:before="117" w:line="232" w:lineRule="auto"/>
        <w:ind w:right="944" w:hanging="359"/>
        <w:rPr>
          <w:rFonts w:ascii="Arial" w:hAnsi="Arial" w:cs="Arial"/>
          <w:sz w:val="20"/>
        </w:rPr>
      </w:pPr>
      <w:r w:rsidRPr="001058B5">
        <w:rPr>
          <w:rFonts w:ascii="Arial" w:hAnsi="Arial" w:cs="Arial"/>
          <w:spacing w:val="-3"/>
          <w:sz w:val="20"/>
        </w:rPr>
        <w:t xml:space="preserve">Writing </w:t>
      </w:r>
      <w:r w:rsidRPr="001058B5">
        <w:rPr>
          <w:rFonts w:ascii="Arial" w:hAnsi="Arial" w:cs="Arial"/>
          <w:sz w:val="20"/>
        </w:rPr>
        <w:t>the audit trail to an operating system file results in the least amount of overhead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reason,</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excellent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very</w:t>
      </w:r>
      <w:r w:rsidRPr="001058B5">
        <w:rPr>
          <w:rFonts w:ascii="Arial" w:hAnsi="Arial" w:cs="Arial"/>
          <w:spacing w:val="-4"/>
          <w:sz w:val="20"/>
        </w:rPr>
        <w:t xml:space="preserve"> </w:t>
      </w:r>
      <w:r w:rsidRPr="001058B5">
        <w:rPr>
          <w:rFonts w:ascii="Arial" w:hAnsi="Arial" w:cs="Arial"/>
          <w:sz w:val="20"/>
        </w:rPr>
        <w:t>large</w:t>
      </w:r>
      <w:r w:rsidRPr="001058B5">
        <w:rPr>
          <w:rFonts w:ascii="Arial" w:hAnsi="Arial" w:cs="Arial"/>
          <w:spacing w:val="-4"/>
          <w:sz w:val="20"/>
        </w:rPr>
        <w:t xml:space="preserve"> </w:t>
      </w:r>
      <w:r w:rsidRPr="001058B5">
        <w:rPr>
          <w:rFonts w:ascii="Arial" w:hAnsi="Arial" w:cs="Arial"/>
          <w:sz w:val="20"/>
        </w:rPr>
        <w:t>databases.</w:t>
      </w:r>
    </w:p>
    <w:p w14:paraId="0337882A" w14:textId="77777777" w:rsidR="008C539B" w:rsidRPr="001058B5" w:rsidRDefault="00C12992" w:rsidP="006F7931">
      <w:pPr>
        <w:pStyle w:val="ListParagraph"/>
        <w:numPr>
          <w:ilvl w:val="1"/>
          <w:numId w:val="137"/>
        </w:numPr>
        <w:tabs>
          <w:tab w:val="left" w:pos="2020"/>
        </w:tabs>
        <w:spacing w:before="118" w:line="232" w:lineRule="auto"/>
        <w:ind w:right="1225" w:hanging="359"/>
        <w:rPr>
          <w:rFonts w:ascii="Arial" w:hAnsi="Arial" w:cs="Arial"/>
          <w:sz w:val="20"/>
        </w:rPr>
      </w:pPr>
      <w:r w:rsidRPr="001058B5">
        <w:rPr>
          <w:rFonts w:ascii="Arial" w:hAnsi="Arial" w:cs="Arial"/>
          <w:sz w:val="20"/>
        </w:rPr>
        <w:t>Audit records stored in operating system files can be more secure than database-stored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because</w:t>
      </w:r>
      <w:r w:rsidRPr="001058B5">
        <w:rPr>
          <w:rFonts w:ascii="Arial" w:hAnsi="Arial" w:cs="Arial"/>
          <w:spacing w:val="-6"/>
          <w:sz w:val="20"/>
        </w:rPr>
        <w:t xml:space="preserve"> </w:t>
      </w:r>
      <w:r w:rsidRPr="001058B5">
        <w:rPr>
          <w:rFonts w:ascii="Arial" w:hAnsi="Arial" w:cs="Arial"/>
          <w:sz w:val="20"/>
        </w:rPr>
        <w:t>access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permissions</w:t>
      </w:r>
      <w:r w:rsidRPr="001058B5">
        <w:rPr>
          <w:rFonts w:ascii="Arial" w:hAnsi="Arial" w:cs="Arial"/>
          <w:spacing w:val="-6"/>
          <w:sz w:val="20"/>
        </w:rPr>
        <w:t xml:space="preserve"> </w:t>
      </w:r>
      <w:r w:rsidRPr="001058B5">
        <w:rPr>
          <w:rFonts w:ascii="Arial" w:hAnsi="Arial" w:cs="Arial"/>
          <w:sz w:val="20"/>
        </w:rPr>
        <w:t>that</w:t>
      </w:r>
    </w:p>
    <w:p w14:paraId="046F5A86" w14:textId="77777777" w:rsidR="008C539B" w:rsidRPr="001058B5" w:rsidRDefault="00C12992">
      <w:pPr>
        <w:pStyle w:val="BodyText"/>
        <w:spacing w:line="232" w:lineRule="auto"/>
        <w:ind w:left="2020" w:right="910"/>
        <w:jc w:val="both"/>
        <w:rPr>
          <w:rFonts w:ascii="Arial" w:hAnsi="Arial" w:cs="Arial"/>
        </w:rPr>
      </w:pPr>
      <w:r w:rsidRPr="001058B5">
        <w:rPr>
          <w:rFonts w:ascii="Arial" w:hAnsi="Arial" w:cs="Arial"/>
        </w:rPr>
        <w:t>database administrators do not have. Greater availability is another advantage</w:t>
      </w:r>
      <w:r w:rsidRPr="001058B5">
        <w:rPr>
          <w:rFonts w:ascii="Arial" w:hAnsi="Arial" w:cs="Arial"/>
          <w:spacing w:val="-28"/>
        </w:rPr>
        <w:t xml:space="preserve"> </w:t>
      </w:r>
      <w:r w:rsidRPr="001058B5">
        <w:rPr>
          <w:rFonts w:ascii="Arial" w:hAnsi="Arial" w:cs="Arial"/>
        </w:rPr>
        <w:t>to operating</w:t>
      </w:r>
      <w:r w:rsidRPr="001058B5">
        <w:rPr>
          <w:rFonts w:ascii="Arial" w:hAnsi="Arial" w:cs="Arial"/>
          <w:spacing w:val="-4"/>
        </w:rPr>
        <w:t xml:space="preserve"> </w:t>
      </w:r>
      <w:r w:rsidRPr="001058B5">
        <w:rPr>
          <w:rFonts w:ascii="Arial" w:hAnsi="Arial" w:cs="Arial"/>
        </w:rPr>
        <w:t>system</w:t>
      </w:r>
      <w:r w:rsidRPr="001058B5">
        <w:rPr>
          <w:rFonts w:ascii="Arial" w:hAnsi="Arial" w:cs="Arial"/>
          <w:spacing w:val="-4"/>
        </w:rPr>
        <w:t xml:space="preserve"> </w:t>
      </w:r>
      <w:r w:rsidRPr="001058B5">
        <w:rPr>
          <w:rFonts w:ascii="Arial" w:hAnsi="Arial" w:cs="Arial"/>
        </w:rPr>
        <w:t>storage</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because</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remain</w:t>
      </w:r>
      <w:r w:rsidRPr="001058B5">
        <w:rPr>
          <w:rFonts w:ascii="Arial" w:hAnsi="Arial" w:cs="Arial"/>
          <w:spacing w:val="-5"/>
        </w:rPr>
        <w:t xml:space="preserve"> </w:t>
      </w:r>
      <w:r w:rsidRPr="001058B5">
        <w:rPr>
          <w:rFonts w:ascii="Arial" w:hAnsi="Arial" w:cs="Arial"/>
        </w:rPr>
        <w:t>available</w:t>
      </w:r>
      <w:r w:rsidRPr="001058B5">
        <w:rPr>
          <w:rFonts w:ascii="Arial" w:hAnsi="Arial" w:cs="Arial"/>
          <w:spacing w:val="-5"/>
        </w:rPr>
        <w:t xml:space="preserve"> </w:t>
      </w:r>
      <w:r w:rsidRPr="001058B5">
        <w:rPr>
          <w:rFonts w:ascii="Arial" w:hAnsi="Arial" w:cs="Arial"/>
        </w:rPr>
        <w:t>even</w:t>
      </w:r>
      <w:r w:rsidRPr="001058B5">
        <w:rPr>
          <w:rFonts w:ascii="Arial" w:hAnsi="Arial" w:cs="Arial"/>
          <w:spacing w:val="-4"/>
        </w:rPr>
        <w:t xml:space="preserve"> </w:t>
      </w:r>
      <w:r w:rsidRPr="001058B5">
        <w:rPr>
          <w:rFonts w:ascii="Arial" w:hAnsi="Arial" w:cs="Arial"/>
        </w:rPr>
        <w:t>if the database is temporarily</w:t>
      </w:r>
      <w:r w:rsidRPr="001058B5">
        <w:rPr>
          <w:rFonts w:ascii="Arial" w:hAnsi="Arial" w:cs="Arial"/>
          <w:spacing w:val="-2"/>
        </w:rPr>
        <w:t xml:space="preserve"> </w:t>
      </w:r>
      <w:r w:rsidRPr="001058B5">
        <w:rPr>
          <w:rFonts w:ascii="Arial" w:hAnsi="Arial" w:cs="Arial"/>
        </w:rPr>
        <w:t>inaccessible.</w:t>
      </w:r>
    </w:p>
    <w:p w14:paraId="3EF0810D" w14:textId="77777777" w:rsidR="008C539B" w:rsidRPr="001058B5" w:rsidRDefault="00C12992" w:rsidP="006F7931">
      <w:pPr>
        <w:pStyle w:val="ListParagraph"/>
        <w:numPr>
          <w:ilvl w:val="1"/>
          <w:numId w:val="137"/>
        </w:numPr>
        <w:tabs>
          <w:tab w:val="left" w:pos="2020"/>
        </w:tabs>
        <w:spacing w:before="116" w:line="230" w:lineRule="auto"/>
        <w:ind w:right="953" w:hanging="359"/>
        <w:rPr>
          <w:rFonts w:ascii="Arial" w:hAnsi="Arial" w:cs="Arial"/>
          <w:sz w:val="20"/>
        </w:rPr>
      </w:pPr>
      <w:r w:rsidRPr="001058B5">
        <w:rPr>
          <w:rFonts w:ascii="Arial" w:hAnsi="Arial" w:cs="Arial"/>
          <w:w w:val="95"/>
          <w:sz w:val="20"/>
        </w:rPr>
        <w:t>If</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7"/>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initialization</w:t>
      </w:r>
      <w:r w:rsidRPr="001058B5">
        <w:rPr>
          <w:rFonts w:ascii="Arial" w:hAnsi="Arial" w:cs="Arial"/>
          <w:spacing w:val="-7"/>
          <w:w w:val="95"/>
          <w:sz w:val="20"/>
        </w:rPr>
        <w:t xml:space="preserve"> </w:t>
      </w:r>
      <w:r w:rsidRPr="001058B5">
        <w:rPr>
          <w:rFonts w:ascii="Arial" w:hAnsi="Arial" w:cs="Arial"/>
          <w:w w:val="95"/>
          <w:sz w:val="20"/>
        </w:rPr>
        <w:t>parameter</w:t>
      </w:r>
      <w:r w:rsidRPr="001058B5">
        <w:rPr>
          <w:rFonts w:ascii="Arial" w:hAnsi="Arial" w:cs="Arial"/>
          <w:spacing w:val="-7"/>
          <w:w w:val="95"/>
          <w:sz w:val="20"/>
        </w:rPr>
        <w:t xml:space="preserve"> </w:t>
      </w:r>
      <w:r w:rsidRPr="001058B5">
        <w:rPr>
          <w:rFonts w:ascii="Arial" w:hAnsi="Arial" w:cs="Arial"/>
          <w:w w:val="95"/>
          <w:sz w:val="20"/>
        </w:rPr>
        <w:t>is</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7"/>
          <w:w w:val="95"/>
          <w:sz w:val="20"/>
        </w:rPr>
        <w:t xml:space="preserve"> </w:t>
      </w:r>
      <w:r w:rsidRPr="001058B5">
        <w:rPr>
          <w:rFonts w:ascii="Arial" w:hAnsi="Arial" w:cs="Arial"/>
          <w:w w:val="95"/>
          <w:sz w:val="20"/>
        </w:rPr>
        <w:t>XML,</w:t>
      </w:r>
      <w:r w:rsidRPr="001058B5">
        <w:rPr>
          <w:rFonts w:ascii="Arial" w:hAnsi="Arial" w:cs="Arial"/>
          <w:spacing w:val="-29"/>
          <w:w w:val="95"/>
          <w:sz w:val="20"/>
        </w:rPr>
        <w:t xml:space="preserve"> </w:t>
      </w:r>
      <w:r w:rsidRPr="001058B5">
        <w:rPr>
          <w:rFonts w:ascii="Arial" w:hAnsi="Arial" w:cs="Arial"/>
          <w:w w:val="95"/>
          <w:sz w:val="20"/>
        </w:rPr>
        <w:t>EXTENDED),</w:t>
      </w:r>
      <w:r w:rsidRPr="001058B5">
        <w:rPr>
          <w:rFonts w:ascii="Arial" w:hAnsi="Arial" w:cs="Arial"/>
          <w:spacing w:val="-7"/>
          <w:w w:val="95"/>
          <w:sz w:val="20"/>
        </w:rPr>
        <w:t xml:space="preserve"> </w:t>
      </w:r>
      <w:r w:rsidRPr="001058B5">
        <w:rPr>
          <w:rFonts w:ascii="Arial" w:hAnsi="Arial" w:cs="Arial"/>
          <w:w w:val="95"/>
          <w:sz w:val="20"/>
        </w:rPr>
        <w:t xml:space="preserve">then </w:t>
      </w:r>
      <w:r w:rsidRPr="001058B5">
        <w:rPr>
          <w:rFonts w:ascii="Arial" w:hAnsi="Arial" w:cs="Arial"/>
          <w:sz w:val="20"/>
        </w:rPr>
        <w:t xml:space="preserve">Oracle Database writes audit records to the operating system as XML files.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V$XML_AUDIT_TRAIL</w:t>
      </w:r>
      <w:r w:rsidRPr="001058B5">
        <w:rPr>
          <w:rFonts w:ascii="Arial" w:hAnsi="Arial" w:cs="Arial"/>
          <w:spacing w:val="-93"/>
          <w:sz w:val="20"/>
        </w:rPr>
        <w:t xml:space="preserve"> </w:t>
      </w:r>
      <w:r w:rsidRPr="001058B5">
        <w:rPr>
          <w:rFonts w:ascii="Arial" w:hAnsi="Arial" w:cs="Arial"/>
          <w:sz w:val="20"/>
        </w:rPr>
        <w:t>view</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make</w:t>
      </w:r>
      <w:r w:rsidRPr="001058B5">
        <w:rPr>
          <w:rFonts w:ascii="Arial" w:hAnsi="Arial" w:cs="Arial"/>
          <w:spacing w:val="-19"/>
          <w:sz w:val="20"/>
        </w:rPr>
        <w:t xml:space="preserve"> </w:t>
      </w:r>
      <w:r w:rsidRPr="001058B5">
        <w:rPr>
          <w:rFonts w:ascii="Arial" w:hAnsi="Arial" w:cs="Arial"/>
          <w:sz w:val="20"/>
        </w:rPr>
        <w:t>XML</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19"/>
          <w:sz w:val="20"/>
        </w:rPr>
        <w:t xml:space="preserve"> </w:t>
      </w:r>
      <w:r w:rsidRPr="001058B5">
        <w:rPr>
          <w:rFonts w:ascii="Arial" w:hAnsi="Arial" w:cs="Arial"/>
          <w:sz w:val="20"/>
        </w:rPr>
        <w:t>records</w:t>
      </w:r>
      <w:r w:rsidRPr="001058B5">
        <w:rPr>
          <w:rFonts w:ascii="Arial" w:hAnsi="Arial" w:cs="Arial"/>
          <w:spacing w:val="-19"/>
          <w:sz w:val="20"/>
        </w:rPr>
        <w:t xml:space="preserve"> </w:t>
      </w:r>
      <w:r w:rsidRPr="001058B5">
        <w:rPr>
          <w:rFonts w:ascii="Arial" w:hAnsi="Arial" w:cs="Arial"/>
          <w:sz w:val="20"/>
        </w:rPr>
        <w:t>available</w:t>
      </w:r>
      <w:r w:rsidRPr="001058B5">
        <w:rPr>
          <w:rFonts w:ascii="Arial" w:hAnsi="Arial" w:cs="Arial"/>
          <w:spacing w:val="-19"/>
          <w:sz w:val="20"/>
        </w:rPr>
        <w:t xml:space="preserve"> </w:t>
      </w:r>
      <w:r w:rsidRPr="001058B5">
        <w:rPr>
          <w:rFonts w:ascii="Arial" w:hAnsi="Arial" w:cs="Arial"/>
          <w:sz w:val="20"/>
        </w:rPr>
        <w:t xml:space="preserve">to database administrators through a SQL </w:t>
      </w:r>
      <w:r w:rsidRPr="001058B5">
        <w:rPr>
          <w:rFonts w:ascii="Arial" w:hAnsi="Arial" w:cs="Arial"/>
          <w:spacing w:val="-4"/>
          <w:sz w:val="20"/>
        </w:rPr>
        <w:t xml:space="preserve">query, </w:t>
      </w:r>
      <w:r w:rsidRPr="001058B5">
        <w:rPr>
          <w:rFonts w:ascii="Arial" w:hAnsi="Arial" w:cs="Arial"/>
          <w:sz w:val="20"/>
        </w:rPr>
        <w:t>providing enhanced</w:t>
      </w:r>
      <w:r w:rsidRPr="001058B5">
        <w:rPr>
          <w:rFonts w:ascii="Arial" w:hAnsi="Arial" w:cs="Arial"/>
          <w:spacing w:val="-16"/>
          <w:sz w:val="20"/>
        </w:rPr>
        <w:t xml:space="preserve"> </w:t>
      </w:r>
      <w:r w:rsidRPr="001058B5">
        <w:rPr>
          <w:rFonts w:ascii="Arial" w:hAnsi="Arial" w:cs="Arial"/>
          <w:spacing w:val="-3"/>
          <w:sz w:val="20"/>
        </w:rPr>
        <w:t>usability.</w:t>
      </w:r>
    </w:p>
    <w:p w14:paraId="2B93AD4D" w14:textId="77777777" w:rsidR="008C539B" w:rsidRPr="001058B5" w:rsidRDefault="00C12992" w:rsidP="006F7931">
      <w:pPr>
        <w:pStyle w:val="ListParagraph"/>
        <w:numPr>
          <w:ilvl w:val="1"/>
          <w:numId w:val="137"/>
        </w:numPr>
        <w:tabs>
          <w:tab w:val="left" w:pos="2020"/>
        </w:tabs>
        <w:spacing w:before="119" w:line="230" w:lineRule="auto"/>
        <w:ind w:right="908" w:hanging="359"/>
        <w:rPr>
          <w:rFonts w:ascii="Arial" w:hAnsi="Arial" w:cs="Arial"/>
          <w:sz w:val="20"/>
        </w:rPr>
      </w:pPr>
      <w:r w:rsidRPr="001058B5">
        <w:rPr>
          <w:rFonts w:ascii="Arial" w:hAnsi="Arial" w:cs="Arial"/>
          <w:w w:val="95"/>
          <w:sz w:val="20"/>
        </w:rPr>
        <w:t>The DBA_COMMON_AUDIT_TRAIL</w:t>
      </w:r>
      <w:r w:rsidRPr="001058B5">
        <w:rPr>
          <w:rFonts w:ascii="Arial" w:hAnsi="Arial" w:cs="Arial"/>
          <w:spacing w:val="-93"/>
          <w:w w:val="95"/>
          <w:sz w:val="20"/>
        </w:rPr>
        <w:t xml:space="preserve"> </w:t>
      </w:r>
      <w:r w:rsidRPr="001058B5">
        <w:rPr>
          <w:rFonts w:ascii="Arial" w:hAnsi="Arial" w:cs="Arial"/>
          <w:w w:val="95"/>
          <w:sz w:val="20"/>
        </w:rPr>
        <w:t xml:space="preserve">view includes the standard and fine grained audit </w:t>
      </w:r>
      <w:r w:rsidRPr="001058B5">
        <w:rPr>
          <w:rFonts w:ascii="Arial" w:hAnsi="Arial" w:cs="Arial"/>
          <w:sz w:val="20"/>
        </w:rPr>
        <w:t>trails written to database tables, XML-format audit trail records, and the</w:t>
      </w:r>
      <w:r w:rsidRPr="001058B5">
        <w:rPr>
          <w:rFonts w:ascii="Arial" w:hAnsi="Arial" w:cs="Arial"/>
          <w:spacing w:val="-32"/>
          <w:sz w:val="20"/>
        </w:rPr>
        <w:t xml:space="preserve"> </w:t>
      </w:r>
      <w:r w:rsidRPr="001058B5">
        <w:rPr>
          <w:rFonts w:ascii="Arial" w:hAnsi="Arial" w:cs="Arial"/>
          <w:sz w:val="20"/>
        </w:rPr>
        <w:t>contents of the V$XML_AUDIT_TRAIL dynamic view (standard, fine grained, SYS and mandatory).</w:t>
      </w:r>
    </w:p>
    <w:p w14:paraId="5B6C2881" w14:textId="77777777" w:rsidR="008C539B" w:rsidRPr="001058B5" w:rsidRDefault="00C12992" w:rsidP="006F7931">
      <w:pPr>
        <w:pStyle w:val="ListParagraph"/>
        <w:numPr>
          <w:ilvl w:val="1"/>
          <w:numId w:val="137"/>
        </w:numPr>
        <w:tabs>
          <w:tab w:val="left" w:pos="2020"/>
        </w:tabs>
        <w:spacing w:before="116" w:line="232" w:lineRule="auto"/>
        <w:ind w:right="786" w:hanging="359"/>
        <w:rPr>
          <w:rFonts w:ascii="Arial" w:hAnsi="Arial" w:cs="Arial"/>
          <w:sz w:val="20"/>
        </w:rPr>
      </w:pPr>
      <w:r w:rsidRPr="001058B5">
        <w:rPr>
          <w:rFonts w:ascii="Arial" w:hAnsi="Arial" w:cs="Arial"/>
          <w:sz w:val="20"/>
        </w:rPr>
        <w:t>Using your operating system audit trail can enable you to consolidate audit records from multiple sources, including Oracle Database and other applications. Examining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activity</w:t>
      </w:r>
      <w:r w:rsidRPr="001058B5">
        <w:rPr>
          <w:rFonts w:ascii="Arial" w:hAnsi="Arial" w:cs="Arial"/>
          <w:spacing w:val="-7"/>
          <w:sz w:val="20"/>
        </w:rPr>
        <w:t xml:space="preserve">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more</w:t>
      </w:r>
      <w:r w:rsidRPr="001058B5">
        <w:rPr>
          <w:rFonts w:ascii="Arial" w:hAnsi="Arial" w:cs="Arial"/>
          <w:spacing w:val="-6"/>
          <w:sz w:val="20"/>
        </w:rPr>
        <w:t xml:space="preserve"> </w:t>
      </w:r>
      <w:r w:rsidRPr="001058B5">
        <w:rPr>
          <w:rFonts w:ascii="Arial" w:hAnsi="Arial" w:cs="Arial"/>
          <w:sz w:val="20"/>
        </w:rPr>
        <w:t>efficient</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one</w:t>
      </w:r>
      <w:r w:rsidRPr="001058B5">
        <w:rPr>
          <w:rFonts w:ascii="Arial" w:hAnsi="Arial" w:cs="Arial"/>
          <w:spacing w:val="-7"/>
          <w:sz w:val="20"/>
        </w:rPr>
        <w:t xml:space="preserve"> </w:t>
      </w:r>
      <w:r w:rsidRPr="001058B5">
        <w:rPr>
          <w:rFonts w:ascii="Arial" w:hAnsi="Arial" w:cs="Arial"/>
          <w:sz w:val="20"/>
        </w:rPr>
        <w:t>place. If you use XML audit records, then you can use of any standard XML editing tool to review or extract information from those</w:t>
      </w:r>
      <w:r w:rsidRPr="001058B5">
        <w:rPr>
          <w:rFonts w:ascii="Arial" w:hAnsi="Arial" w:cs="Arial"/>
          <w:spacing w:val="-6"/>
          <w:sz w:val="20"/>
        </w:rPr>
        <w:t xml:space="preserve"> </w:t>
      </w:r>
      <w:r w:rsidRPr="001058B5">
        <w:rPr>
          <w:rFonts w:ascii="Arial" w:hAnsi="Arial" w:cs="Arial"/>
          <w:sz w:val="20"/>
        </w:rPr>
        <w:t>records.</w:t>
      </w:r>
    </w:p>
    <w:p w14:paraId="5F5ACC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95BC3D1" w14:textId="77777777" w:rsidR="008C539B" w:rsidRPr="001058B5" w:rsidRDefault="008C539B">
      <w:pPr>
        <w:pStyle w:val="BodyText"/>
        <w:spacing w:before="2"/>
        <w:rPr>
          <w:rFonts w:ascii="Arial" w:hAnsi="Arial" w:cs="Arial"/>
          <w:sz w:val="24"/>
        </w:rPr>
      </w:pPr>
    </w:p>
    <w:p w14:paraId="107404B7" w14:textId="77777777" w:rsidR="008C539B" w:rsidRPr="001058B5" w:rsidRDefault="00C12992">
      <w:pPr>
        <w:pStyle w:val="Heading6"/>
        <w:spacing w:before="105"/>
      </w:pPr>
      <w:bookmarkStart w:id="1487" w:name="How_the_Operating_System_Audit_Trail_Wor"/>
      <w:bookmarkStart w:id="1488" w:name="_bookmark1711"/>
      <w:bookmarkEnd w:id="1487"/>
      <w:bookmarkEnd w:id="1488"/>
      <w:r w:rsidRPr="001058B5">
        <w:t>Ho</w:t>
      </w:r>
      <w:bookmarkStart w:id="1489" w:name="_bookmark1712"/>
      <w:bookmarkEnd w:id="1489"/>
      <w:r w:rsidRPr="001058B5">
        <w:t>w the Operating System Audit Trail Works</w:t>
      </w:r>
    </w:p>
    <w:p w14:paraId="4DE5A783" w14:textId="77777777" w:rsidR="008C539B" w:rsidRPr="001058B5" w:rsidRDefault="00C12992">
      <w:pPr>
        <w:pStyle w:val="BodyText"/>
        <w:spacing w:before="56" w:line="230" w:lineRule="auto"/>
        <w:ind w:left="2260" w:right="102"/>
        <w:rPr>
          <w:rFonts w:ascii="Arial" w:hAnsi="Arial" w:cs="Arial"/>
        </w:rPr>
      </w:pPr>
      <w:r w:rsidRPr="001058B5">
        <w:rPr>
          <w:rFonts w:ascii="Arial" w:hAnsi="Arial" w:cs="Arial"/>
        </w:rPr>
        <w:t xml:space="preserve">The operating system audit trail writes the audit data to an operating system file. </w:t>
      </w:r>
      <w:r w:rsidRPr="001058B5">
        <w:rPr>
          <w:rFonts w:ascii="Arial" w:hAnsi="Arial" w:cs="Arial"/>
          <w:spacing w:val="-6"/>
        </w:rPr>
        <w:t xml:space="preserve">You </w:t>
      </w:r>
      <w:r w:rsidRPr="001058B5">
        <w:rPr>
          <w:rFonts w:ascii="Arial" w:hAnsi="Arial" w:cs="Arial"/>
        </w:rPr>
        <w:t>can enable this feature by setting the AUDIT_TRAIL</w:t>
      </w:r>
      <w:r w:rsidRPr="001058B5">
        <w:rPr>
          <w:rFonts w:ascii="Arial" w:hAnsi="Arial" w:cs="Arial"/>
          <w:spacing w:val="-89"/>
        </w:rPr>
        <w:t xml:space="preserve"> </w:t>
      </w:r>
      <w:r w:rsidRPr="001058B5">
        <w:rPr>
          <w:rFonts w:ascii="Arial" w:hAnsi="Arial" w:cs="Arial"/>
        </w:rPr>
        <w:t>initialization parameter to one of the following values:</w:t>
      </w:r>
    </w:p>
    <w:p w14:paraId="7E582DEB" w14:textId="77777777" w:rsidR="008C539B" w:rsidRPr="001058B5" w:rsidRDefault="00C12992" w:rsidP="006F7931">
      <w:pPr>
        <w:pStyle w:val="ListParagraph"/>
        <w:numPr>
          <w:ilvl w:val="2"/>
          <w:numId w:val="137"/>
        </w:numPr>
        <w:tabs>
          <w:tab w:val="left" w:pos="2620"/>
        </w:tabs>
        <w:spacing w:before="123" w:line="228" w:lineRule="auto"/>
        <w:ind w:right="372"/>
        <w:rPr>
          <w:rFonts w:ascii="Arial" w:hAnsi="Arial" w:cs="Arial"/>
          <w:sz w:val="20"/>
        </w:rPr>
      </w:pPr>
      <w:r w:rsidRPr="001058B5">
        <w:rPr>
          <w:rFonts w:ascii="Arial" w:hAnsi="Arial" w:cs="Arial"/>
          <w:sz w:val="20"/>
        </w:rPr>
        <w:t>OS:</w:t>
      </w:r>
      <w:r w:rsidRPr="001058B5">
        <w:rPr>
          <w:rFonts w:ascii="Arial" w:hAnsi="Arial" w:cs="Arial"/>
          <w:spacing w:val="-5"/>
          <w:sz w:val="20"/>
        </w:rPr>
        <w:t xml:space="preserve"> </w:t>
      </w:r>
      <w:r w:rsidRPr="001058B5">
        <w:rPr>
          <w:rFonts w:ascii="Arial" w:hAnsi="Arial" w:cs="Arial"/>
          <w:spacing w:val="-3"/>
          <w:sz w:val="20"/>
        </w:rPr>
        <w:t>Writes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text</w:t>
      </w:r>
      <w:r w:rsidRPr="001058B5">
        <w:rPr>
          <w:rFonts w:ascii="Arial" w:hAnsi="Arial" w:cs="Arial"/>
          <w:spacing w:val="-5"/>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UNIX</w:t>
      </w:r>
      <w:r w:rsidRPr="001058B5">
        <w:rPr>
          <w:rFonts w:ascii="Arial" w:hAnsi="Arial" w:cs="Arial"/>
          <w:spacing w:val="-5"/>
          <w:sz w:val="20"/>
        </w:rPr>
        <w:t xml:space="preserve"> </w:t>
      </w:r>
      <w:r w:rsidRPr="001058B5">
        <w:rPr>
          <w:rFonts w:ascii="Arial" w:hAnsi="Arial" w:cs="Arial"/>
          <w:sz w:val="20"/>
        </w:rPr>
        <w:t>systems and to the applications Event Viewer on Microsoft</w:t>
      </w:r>
      <w:r w:rsidRPr="001058B5">
        <w:rPr>
          <w:rFonts w:ascii="Arial" w:hAnsi="Arial" w:cs="Arial"/>
          <w:spacing w:val="-14"/>
          <w:sz w:val="20"/>
        </w:rPr>
        <w:t xml:space="preserve"> </w:t>
      </w:r>
      <w:r w:rsidRPr="001058B5">
        <w:rPr>
          <w:rFonts w:ascii="Arial" w:hAnsi="Arial" w:cs="Arial"/>
          <w:sz w:val="20"/>
        </w:rPr>
        <w:t>Windows.</w:t>
      </w:r>
    </w:p>
    <w:p w14:paraId="17E68EB4" w14:textId="77777777" w:rsidR="008C539B" w:rsidRPr="001058B5" w:rsidRDefault="00C12992" w:rsidP="006F7931">
      <w:pPr>
        <w:pStyle w:val="ListParagraph"/>
        <w:numPr>
          <w:ilvl w:val="2"/>
          <w:numId w:val="137"/>
        </w:numPr>
        <w:tabs>
          <w:tab w:val="left" w:pos="2620"/>
        </w:tabs>
        <w:spacing w:before="114"/>
        <w:rPr>
          <w:rFonts w:ascii="Arial" w:hAnsi="Arial" w:cs="Arial"/>
          <w:sz w:val="20"/>
        </w:rPr>
      </w:pPr>
      <w:r w:rsidRPr="001058B5">
        <w:rPr>
          <w:rFonts w:ascii="Arial" w:hAnsi="Arial" w:cs="Arial"/>
          <w:sz w:val="20"/>
        </w:rPr>
        <w:t xml:space="preserve">XML: </w:t>
      </w:r>
      <w:r w:rsidRPr="001058B5">
        <w:rPr>
          <w:rFonts w:ascii="Arial" w:hAnsi="Arial" w:cs="Arial"/>
          <w:spacing w:val="-3"/>
          <w:sz w:val="20"/>
        </w:rPr>
        <w:t xml:space="preserve">Writes </w:t>
      </w:r>
      <w:r w:rsidRPr="001058B5">
        <w:rPr>
          <w:rFonts w:ascii="Arial" w:hAnsi="Arial" w:cs="Arial"/>
          <w:sz w:val="20"/>
        </w:rPr>
        <w:t>the audit trail records to an XML</w:t>
      </w:r>
      <w:r w:rsidRPr="001058B5">
        <w:rPr>
          <w:rFonts w:ascii="Arial" w:hAnsi="Arial" w:cs="Arial"/>
          <w:spacing w:val="-12"/>
          <w:sz w:val="20"/>
        </w:rPr>
        <w:t xml:space="preserve"> </w:t>
      </w:r>
      <w:r w:rsidRPr="001058B5">
        <w:rPr>
          <w:rFonts w:ascii="Arial" w:hAnsi="Arial" w:cs="Arial"/>
          <w:sz w:val="20"/>
        </w:rPr>
        <w:t>file.</w:t>
      </w:r>
    </w:p>
    <w:p w14:paraId="02FD4C76"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XML,</w:t>
      </w:r>
      <w:r w:rsidRPr="001058B5">
        <w:rPr>
          <w:rFonts w:ascii="Arial" w:hAnsi="Arial" w:cs="Arial"/>
          <w:spacing w:val="-50"/>
          <w:sz w:val="20"/>
        </w:rPr>
        <w:t xml:space="preserve"> </w:t>
      </w:r>
      <w:r w:rsidRPr="001058B5">
        <w:rPr>
          <w:rFonts w:ascii="Arial" w:hAnsi="Arial" w:cs="Arial"/>
          <w:sz w:val="20"/>
        </w:rPr>
        <w:t>EXTENDED:</w:t>
      </w:r>
      <w:r w:rsidRPr="001058B5">
        <w:rPr>
          <w:rFonts w:ascii="Arial" w:hAnsi="Arial" w:cs="Arial"/>
          <w:spacing w:val="-16"/>
          <w:sz w:val="20"/>
        </w:rPr>
        <w:t xml:space="preserve"> </w:t>
      </w:r>
      <w:r w:rsidRPr="001058B5">
        <w:rPr>
          <w:rFonts w:ascii="Arial" w:hAnsi="Arial" w:cs="Arial"/>
          <w:spacing w:val="-3"/>
          <w:sz w:val="20"/>
        </w:rPr>
        <w:t>Writes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records</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XML</w:t>
      </w:r>
      <w:r w:rsidRPr="001058B5">
        <w:rPr>
          <w:rFonts w:ascii="Arial" w:hAnsi="Arial" w:cs="Arial"/>
          <w:spacing w:val="-16"/>
          <w:sz w:val="20"/>
        </w:rPr>
        <w:t xml:space="preserve"> </w:t>
      </w:r>
      <w:r w:rsidRPr="001058B5">
        <w:rPr>
          <w:rFonts w:ascii="Arial" w:hAnsi="Arial" w:cs="Arial"/>
          <w:sz w:val="20"/>
        </w:rPr>
        <w:t>file</w:t>
      </w:r>
      <w:r w:rsidRPr="001058B5">
        <w:rPr>
          <w:rFonts w:ascii="Arial" w:hAnsi="Arial" w:cs="Arial"/>
          <w:spacing w:val="-16"/>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includes</w:t>
      </w:r>
      <w:r w:rsidRPr="001058B5">
        <w:rPr>
          <w:rFonts w:ascii="Arial" w:hAnsi="Arial" w:cs="Arial"/>
          <w:spacing w:val="-15"/>
          <w:sz w:val="20"/>
        </w:rPr>
        <w:t xml:space="preserve"> </w:t>
      </w:r>
      <w:r w:rsidRPr="001058B5">
        <w:rPr>
          <w:rFonts w:ascii="Arial" w:hAnsi="Arial" w:cs="Arial"/>
          <w:sz w:val="20"/>
        </w:rPr>
        <w:t>SQL</w:t>
      </w:r>
      <w:r w:rsidRPr="001058B5">
        <w:rPr>
          <w:rFonts w:ascii="Arial" w:hAnsi="Arial" w:cs="Arial"/>
          <w:spacing w:val="-16"/>
          <w:sz w:val="20"/>
        </w:rPr>
        <w:t xml:space="preserve"> </w:t>
      </w:r>
      <w:r w:rsidRPr="001058B5">
        <w:rPr>
          <w:rFonts w:ascii="Arial" w:hAnsi="Arial" w:cs="Arial"/>
          <w:sz w:val="20"/>
        </w:rPr>
        <w:t>text and SQL bind information in the operating system XML audit</w:t>
      </w:r>
      <w:r w:rsidRPr="001058B5">
        <w:rPr>
          <w:rFonts w:ascii="Arial" w:hAnsi="Arial" w:cs="Arial"/>
          <w:spacing w:val="-13"/>
          <w:sz w:val="20"/>
        </w:rPr>
        <w:t xml:space="preserve"> </w:t>
      </w:r>
      <w:r w:rsidRPr="001058B5">
        <w:rPr>
          <w:rFonts w:ascii="Arial" w:hAnsi="Arial" w:cs="Arial"/>
          <w:sz w:val="20"/>
        </w:rPr>
        <w:t>files.</w:t>
      </w:r>
    </w:p>
    <w:p w14:paraId="4A6AFFC4"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rPr>
        <w:t>The</w:t>
      </w:r>
      <w:r w:rsidRPr="001058B5">
        <w:rPr>
          <w:rFonts w:ascii="Arial" w:hAnsi="Arial" w:cs="Arial"/>
          <w:spacing w:val="-29"/>
        </w:rPr>
        <w:t xml:space="preserve"> </w:t>
      </w:r>
      <w:r w:rsidRPr="001058B5">
        <w:rPr>
          <w:rFonts w:ascii="Arial" w:hAnsi="Arial" w:cs="Arial"/>
        </w:rPr>
        <w:t>AUDIT_FILE_DEST</w:t>
      </w:r>
      <w:r w:rsidRPr="001058B5">
        <w:rPr>
          <w:rFonts w:ascii="Arial" w:hAnsi="Arial" w:cs="Arial"/>
          <w:spacing w:val="-102"/>
        </w:rPr>
        <w:t xml:space="preserve"> </w:t>
      </w:r>
      <w:r w:rsidRPr="001058B5">
        <w:rPr>
          <w:rFonts w:ascii="Arial" w:hAnsi="Arial" w:cs="Arial"/>
        </w:rPr>
        <w:t>initialization</w:t>
      </w:r>
      <w:r w:rsidRPr="001058B5">
        <w:rPr>
          <w:rFonts w:ascii="Arial" w:hAnsi="Arial" w:cs="Arial"/>
          <w:spacing w:val="-29"/>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sets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location</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operating</w:t>
      </w:r>
      <w:r w:rsidRPr="001058B5">
        <w:rPr>
          <w:rFonts w:ascii="Arial" w:hAnsi="Arial" w:cs="Arial"/>
          <w:spacing w:val="-29"/>
        </w:rPr>
        <w:t xml:space="preserve"> </w:t>
      </w:r>
      <w:r w:rsidRPr="001058B5">
        <w:rPr>
          <w:rFonts w:ascii="Arial" w:hAnsi="Arial" w:cs="Arial"/>
        </w:rPr>
        <w:t xml:space="preserve">system audit file. If you want to audit top-level statements issued by users who log in to the </w:t>
      </w:r>
      <w:r w:rsidRPr="001058B5">
        <w:rPr>
          <w:rFonts w:ascii="Arial" w:hAnsi="Arial" w:cs="Arial"/>
          <w:w w:val="95"/>
        </w:rPr>
        <w:t xml:space="preserve">database with the SYSDBA or SYSOPER privilege, then set the AUDIT_SYS_OPERATIONS </w:t>
      </w:r>
      <w:r w:rsidRPr="001058B5">
        <w:rPr>
          <w:rFonts w:ascii="Arial" w:hAnsi="Arial" w:cs="Arial"/>
        </w:rPr>
        <w:t xml:space="preserve">parameter to TRUE. See </w:t>
      </w:r>
      <w:hyperlink w:anchor="_bookmark1670" w:history="1">
        <w:r w:rsidRPr="001058B5">
          <w:rPr>
            <w:rFonts w:ascii="Arial" w:hAnsi="Arial" w:cs="Arial"/>
            <w:color w:val="0000CC"/>
            <w:spacing w:val="-4"/>
          </w:rPr>
          <w:t xml:space="preserve">Table </w:t>
        </w:r>
        <w:r w:rsidRPr="001058B5">
          <w:rPr>
            <w:rFonts w:ascii="Arial" w:hAnsi="Arial" w:cs="Arial"/>
            <w:color w:val="0000CC"/>
          </w:rPr>
          <w:t>9–1, " AUDIT_TRAIL Initialization Parameter Settings"</w:t>
        </w:r>
      </w:hyperlink>
      <w:r w:rsidRPr="001058B5">
        <w:rPr>
          <w:rFonts w:ascii="Arial" w:hAnsi="Arial" w:cs="Arial"/>
          <w:color w:val="0000CC"/>
        </w:rPr>
        <w:t xml:space="preserve"> </w:t>
      </w:r>
      <w:hyperlink w:anchor="_bookmark1670" w:history="1">
        <w:r w:rsidRPr="001058B5">
          <w:rPr>
            <w:rFonts w:ascii="Arial" w:hAnsi="Arial" w:cs="Arial"/>
          </w:rPr>
          <w:t xml:space="preserve">on page 9-10 </w:t>
        </w:r>
      </w:hyperlink>
      <w:r w:rsidRPr="001058B5">
        <w:rPr>
          <w:rFonts w:ascii="Arial" w:hAnsi="Arial" w:cs="Arial"/>
        </w:rPr>
        <w:t>for more information about these</w:t>
      </w:r>
      <w:r w:rsidRPr="001058B5">
        <w:rPr>
          <w:rFonts w:ascii="Arial" w:hAnsi="Arial" w:cs="Arial"/>
          <w:spacing w:val="-6"/>
        </w:rPr>
        <w:t xml:space="preserve"> </w:t>
      </w:r>
      <w:r w:rsidRPr="001058B5">
        <w:rPr>
          <w:rFonts w:ascii="Arial" w:hAnsi="Arial" w:cs="Arial"/>
        </w:rPr>
        <w:t>settings.</w:t>
      </w:r>
    </w:p>
    <w:p w14:paraId="05E2E531"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 xml:space="preserve">The records that are written to an operating system file are not recorded to the SYS.AUD$ and SYS.FGA_LOG$ tables. </w:t>
      </w:r>
      <w:r w:rsidRPr="001058B5">
        <w:rPr>
          <w:rFonts w:ascii="Arial" w:hAnsi="Arial" w:cs="Arial"/>
          <w:spacing w:val="-6"/>
        </w:rPr>
        <w:t xml:space="preserve">You </w:t>
      </w:r>
      <w:r w:rsidRPr="001058B5">
        <w:rPr>
          <w:rFonts w:ascii="Arial" w:hAnsi="Arial" w:cs="Arial"/>
        </w:rPr>
        <w:t xml:space="preserve">can still view the contents of the XML </w:t>
      </w:r>
      <w:r w:rsidRPr="001058B5">
        <w:rPr>
          <w:rFonts w:ascii="Arial" w:hAnsi="Arial" w:cs="Arial"/>
          <w:w w:val="95"/>
        </w:rPr>
        <w:t>operating system audit files by querying the DBA_COMMON_AUDIT_TRAIL</w:t>
      </w:r>
      <w:r w:rsidRPr="001058B5">
        <w:rPr>
          <w:rFonts w:ascii="Arial" w:hAnsi="Arial" w:cs="Arial"/>
          <w:spacing w:val="-72"/>
          <w:w w:val="95"/>
        </w:rPr>
        <w:t xml:space="preserve"> </w:t>
      </w:r>
      <w:r w:rsidRPr="001058B5">
        <w:rPr>
          <w:rFonts w:ascii="Arial" w:hAnsi="Arial" w:cs="Arial"/>
          <w:w w:val="95"/>
        </w:rPr>
        <w:t xml:space="preserve">data dictionary </w:t>
      </w:r>
      <w:r w:rsidRPr="001058B5">
        <w:rPr>
          <w:rFonts w:ascii="Arial" w:hAnsi="Arial" w:cs="Arial"/>
        </w:rPr>
        <w:t>views.</w:t>
      </w:r>
      <w:r w:rsidRPr="001058B5">
        <w:rPr>
          <w:rFonts w:ascii="Arial" w:hAnsi="Arial" w:cs="Arial"/>
          <w:spacing w:val="-7"/>
        </w:rPr>
        <w:t xml:space="preserve"> </w:t>
      </w:r>
      <w:r w:rsidRPr="001058B5">
        <w:rPr>
          <w:rFonts w:ascii="Arial" w:hAnsi="Arial" w:cs="Arial"/>
        </w:rPr>
        <w:t>Querying</w:t>
      </w:r>
      <w:r w:rsidRPr="001058B5">
        <w:rPr>
          <w:rFonts w:ascii="Arial" w:hAnsi="Arial" w:cs="Arial"/>
          <w:spacing w:val="-7"/>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view</w:t>
      </w:r>
      <w:r w:rsidRPr="001058B5">
        <w:rPr>
          <w:rFonts w:ascii="Arial" w:hAnsi="Arial" w:cs="Arial"/>
          <w:spacing w:val="-7"/>
        </w:rPr>
        <w:t xml:space="preserve"> </w:t>
      </w:r>
      <w:r w:rsidRPr="001058B5">
        <w:rPr>
          <w:rFonts w:ascii="Arial" w:hAnsi="Arial" w:cs="Arial"/>
        </w:rPr>
        <w:t>parses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XML</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r w:rsidRPr="001058B5">
        <w:rPr>
          <w:rFonts w:ascii="Arial" w:hAnsi="Arial" w:cs="Arial"/>
        </w:rPr>
        <w:t>.xml</w:t>
      </w:r>
      <w:r w:rsidRPr="001058B5">
        <w:rPr>
          <w:rFonts w:ascii="Arial" w:hAnsi="Arial" w:cs="Arial"/>
          <w:spacing w:val="-84"/>
        </w:rPr>
        <w:t xml:space="preserve"> </w:t>
      </w:r>
      <w:r w:rsidRPr="001058B5">
        <w:rPr>
          <w:rFonts w:ascii="Arial" w:hAnsi="Arial" w:cs="Arial"/>
        </w:rPr>
        <w:t>extension)</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 AUDIT_FILE_DEST</w:t>
      </w:r>
      <w:r w:rsidRPr="001058B5">
        <w:rPr>
          <w:rFonts w:ascii="Arial" w:hAnsi="Arial" w:cs="Arial"/>
          <w:spacing w:val="-100"/>
        </w:rPr>
        <w:t xml:space="preserve"> </w:t>
      </w:r>
      <w:r w:rsidRPr="001058B5">
        <w:rPr>
          <w:rFonts w:ascii="Arial" w:hAnsi="Arial" w:cs="Arial"/>
          <w:spacing w:val="-3"/>
        </w:rPr>
        <w:t>directory,</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presents</w:t>
      </w:r>
      <w:r w:rsidRPr="001058B5">
        <w:rPr>
          <w:rFonts w:ascii="Arial" w:hAnsi="Arial" w:cs="Arial"/>
          <w:spacing w:val="-27"/>
        </w:rPr>
        <w:t xml:space="preserve"> </w:t>
      </w:r>
      <w:r w:rsidRPr="001058B5">
        <w:rPr>
          <w:rFonts w:ascii="Arial" w:hAnsi="Arial" w:cs="Arial"/>
        </w:rPr>
        <w:t>them</w:t>
      </w:r>
      <w:r w:rsidRPr="001058B5">
        <w:rPr>
          <w:rFonts w:ascii="Arial" w:hAnsi="Arial" w:cs="Arial"/>
          <w:spacing w:val="-26"/>
        </w:rPr>
        <w:t xml:space="preserve"> </w:t>
      </w:r>
      <w:r w:rsidRPr="001058B5">
        <w:rPr>
          <w:rFonts w:ascii="Arial" w:hAnsi="Arial" w:cs="Arial"/>
        </w:rPr>
        <w:t>in</w:t>
      </w:r>
      <w:r w:rsidRPr="001058B5">
        <w:rPr>
          <w:rFonts w:ascii="Arial" w:hAnsi="Arial" w:cs="Arial"/>
          <w:spacing w:val="-27"/>
        </w:rPr>
        <w:t xml:space="preserve"> </w:t>
      </w:r>
      <w:r w:rsidRPr="001058B5">
        <w:rPr>
          <w:rFonts w:ascii="Arial" w:hAnsi="Arial" w:cs="Arial"/>
        </w:rPr>
        <w:t>relational</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7"/>
        </w:rPr>
        <w:t xml:space="preserve"> </w:t>
      </w:r>
      <w:r w:rsidRPr="001058B5">
        <w:rPr>
          <w:rFonts w:ascii="Arial" w:hAnsi="Arial" w:cs="Arial"/>
        </w:rPr>
        <w:t>format.</w:t>
      </w:r>
      <w:r w:rsidRPr="001058B5">
        <w:rPr>
          <w:rFonts w:ascii="Arial" w:hAnsi="Arial" w:cs="Arial"/>
          <w:spacing w:val="-26"/>
        </w:rPr>
        <w:t xml:space="preserve"> </w:t>
      </w:r>
      <w:r w:rsidRPr="001058B5">
        <w:rPr>
          <w:rFonts w:ascii="Arial" w:hAnsi="Arial" w:cs="Arial"/>
        </w:rPr>
        <w:t>Because XML is a standard document format, many utilities are available to parse and analyze XML data. Consult the operating system-specific Oracle Database documentation to find if this feature has been implemented on your operating</w:t>
      </w:r>
      <w:r w:rsidRPr="001058B5">
        <w:rPr>
          <w:rFonts w:ascii="Arial" w:hAnsi="Arial" w:cs="Arial"/>
          <w:spacing w:val="-16"/>
        </w:rPr>
        <w:t xml:space="preserve"> </w:t>
      </w:r>
      <w:r w:rsidRPr="001058B5">
        <w:rPr>
          <w:rFonts w:ascii="Arial" w:hAnsi="Arial" w:cs="Arial"/>
        </w:rPr>
        <w:t>system.</w:t>
      </w:r>
    </w:p>
    <w:p w14:paraId="6C7F2AE4" w14:textId="77777777" w:rsidR="008C539B" w:rsidRPr="001058B5" w:rsidRDefault="008C539B">
      <w:pPr>
        <w:pStyle w:val="BodyText"/>
        <w:rPr>
          <w:rFonts w:ascii="Arial" w:hAnsi="Arial" w:cs="Arial"/>
          <w:sz w:val="23"/>
        </w:rPr>
      </w:pPr>
    </w:p>
    <w:p w14:paraId="659D5F77" w14:textId="77777777" w:rsidR="008C539B" w:rsidRPr="001058B5" w:rsidRDefault="00C12992">
      <w:pPr>
        <w:pStyle w:val="Heading6"/>
      </w:pPr>
      <w:bookmarkStart w:id="1490" w:name="Specifying_a_Directory_for_the_Operating"/>
      <w:bookmarkStart w:id="1491" w:name="_bookmark1713"/>
      <w:bookmarkEnd w:id="1490"/>
      <w:bookmarkEnd w:id="1491"/>
      <w:r w:rsidRPr="001058B5">
        <w:t>Specify</w:t>
      </w:r>
      <w:bookmarkStart w:id="1492" w:name="_bookmark1715"/>
      <w:bookmarkEnd w:id="1492"/>
      <w:r w:rsidRPr="001058B5">
        <w:t>ing a Directory for the Operati</w:t>
      </w:r>
      <w:bookmarkStart w:id="1493" w:name="_bookmark1714"/>
      <w:bookmarkEnd w:id="1493"/>
      <w:r w:rsidRPr="001058B5">
        <w:t>ng System Audit Trail</w:t>
      </w:r>
    </w:p>
    <w:p w14:paraId="61645522" w14:textId="77777777" w:rsidR="008C539B" w:rsidRPr="001058B5" w:rsidRDefault="00C12992">
      <w:pPr>
        <w:pStyle w:val="BodyText"/>
        <w:spacing w:before="58" w:line="230" w:lineRule="auto"/>
        <w:ind w:left="2259" w:right="185"/>
        <w:rPr>
          <w:rFonts w:ascii="Arial" w:hAnsi="Arial" w:cs="Arial"/>
        </w:rPr>
      </w:pPr>
      <w:r w:rsidRPr="001058B5">
        <w:rPr>
          <w:rFonts w:ascii="Arial" w:hAnsi="Arial" w:cs="Arial"/>
        </w:rPr>
        <w:t>Use the AUDIT_FILE_DEST initializ</w:t>
      </w:r>
      <w:bookmarkStart w:id="1494" w:name="_bookmark1717"/>
      <w:bookmarkEnd w:id="1494"/>
      <w:r w:rsidRPr="001058B5">
        <w:rPr>
          <w:rFonts w:ascii="Arial" w:hAnsi="Arial" w:cs="Arial"/>
        </w:rPr>
        <w:t xml:space="preserve">ation parameter to specify an operating system directory into which the audit trail is written, when the AUDIT_TRAIL initialization </w:t>
      </w:r>
      <w:r w:rsidRPr="001058B5">
        <w:rPr>
          <w:rFonts w:ascii="Arial" w:hAnsi="Arial" w:cs="Arial"/>
          <w:w w:val="95"/>
        </w:rPr>
        <w:t>parameter</w:t>
      </w:r>
      <w:r w:rsidRPr="001058B5">
        <w:rPr>
          <w:rFonts w:ascii="Arial" w:hAnsi="Arial" w:cs="Arial"/>
          <w:spacing w:val="-12"/>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OS,</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12"/>
          <w:w w:val="95"/>
        </w:rPr>
        <w:t xml:space="preserve"> </w:t>
      </w:r>
      <w:r w:rsidRPr="001058B5">
        <w:rPr>
          <w:rFonts w:ascii="Arial" w:hAnsi="Arial" w:cs="Arial"/>
          <w:w w:val="95"/>
        </w:rPr>
        <w:t>or</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41"/>
          <w:w w:val="95"/>
        </w:rPr>
        <w:t xml:space="preserve"> </w:t>
      </w:r>
      <w:r w:rsidRPr="001058B5">
        <w:rPr>
          <w:rFonts w:ascii="Arial" w:hAnsi="Arial" w:cs="Arial"/>
          <w:w w:val="95"/>
        </w:rPr>
        <w:t>EXTENDED.</w:t>
      </w:r>
      <w:r w:rsidRPr="001058B5">
        <w:rPr>
          <w:rFonts w:ascii="Arial" w:hAnsi="Arial" w:cs="Arial"/>
          <w:spacing w:val="-12"/>
          <w:w w:val="95"/>
        </w:rPr>
        <w:t xml:space="preserve"> </w:t>
      </w:r>
      <w:r w:rsidRPr="001058B5">
        <w:rPr>
          <w:rFonts w:ascii="Arial" w:hAnsi="Arial" w:cs="Arial"/>
          <w:spacing w:val="-7"/>
          <w:w w:val="95"/>
        </w:rPr>
        <w:t>You</w:t>
      </w:r>
      <w:r w:rsidRPr="001058B5">
        <w:rPr>
          <w:rFonts w:ascii="Arial" w:hAnsi="Arial" w:cs="Arial"/>
          <w:spacing w:val="-12"/>
          <w:w w:val="95"/>
        </w:rPr>
        <w:t xml:space="preserve"> </w:t>
      </w:r>
      <w:r w:rsidRPr="001058B5">
        <w:rPr>
          <w:rFonts w:ascii="Arial" w:hAnsi="Arial" w:cs="Arial"/>
          <w:w w:val="95"/>
        </w:rPr>
        <w:t>must</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3"/>
          <w:w w:val="95"/>
        </w:rPr>
        <w:t xml:space="preserve"> </w:t>
      </w:r>
      <w:r w:rsidRPr="001058B5">
        <w:rPr>
          <w:rFonts w:ascii="Arial" w:hAnsi="Arial" w:cs="Arial"/>
          <w:w w:val="95"/>
        </w:rPr>
        <w:t>AUDIT_FILE_DEST</w:t>
      </w:r>
      <w:r w:rsidRPr="001058B5">
        <w:rPr>
          <w:rFonts w:ascii="Arial" w:hAnsi="Arial" w:cs="Arial"/>
          <w:spacing w:val="-84"/>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a</w:t>
      </w:r>
      <w:r w:rsidRPr="001058B5">
        <w:rPr>
          <w:rFonts w:ascii="Arial" w:hAnsi="Arial" w:cs="Arial"/>
          <w:spacing w:val="-12"/>
          <w:w w:val="95"/>
        </w:rPr>
        <w:t xml:space="preserve"> </w:t>
      </w:r>
      <w:r w:rsidRPr="001058B5">
        <w:rPr>
          <w:rFonts w:ascii="Arial" w:hAnsi="Arial" w:cs="Arial"/>
          <w:w w:val="95"/>
        </w:rPr>
        <w:t xml:space="preserve">valid </w:t>
      </w:r>
      <w:r w:rsidRPr="001058B5">
        <w:rPr>
          <w:rFonts w:ascii="Arial" w:hAnsi="Arial" w:cs="Arial"/>
        </w:rPr>
        <w:t xml:space="preserve">directory with permissions restricted to the owner of the Oracle software and the DBA group. Mandatory auditing information also goes into that </w:t>
      </w:r>
      <w:r w:rsidRPr="001058B5">
        <w:rPr>
          <w:rFonts w:ascii="Arial" w:hAnsi="Arial" w:cs="Arial"/>
          <w:spacing w:val="-3"/>
        </w:rPr>
        <w:t xml:space="preserve">directory, </w:t>
      </w:r>
      <w:r w:rsidRPr="001058B5">
        <w:rPr>
          <w:rFonts w:ascii="Arial" w:hAnsi="Arial" w:cs="Arial"/>
        </w:rPr>
        <w:t xml:space="preserve">as do audit </w:t>
      </w:r>
      <w:r w:rsidRPr="001058B5">
        <w:rPr>
          <w:rFonts w:ascii="Arial" w:hAnsi="Arial" w:cs="Arial"/>
          <w:w w:val="95"/>
        </w:rPr>
        <w:t>records</w:t>
      </w:r>
      <w:r w:rsidRPr="001058B5">
        <w:rPr>
          <w:rFonts w:ascii="Arial" w:hAnsi="Arial" w:cs="Arial"/>
          <w:spacing w:val="-3"/>
          <w:w w:val="95"/>
        </w:rPr>
        <w:t xml:space="preserve"> </w:t>
      </w:r>
      <w:r w:rsidRPr="001058B5">
        <w:rPr>
          <w:rFonts w:ascii="Arial" w:hAnsi="Arial" w:cs="Arial"/>
          <w:w w:val="95"/>
        </w:rPr>
        <w:t>for</w:t>
      </w:r>
      <w:r w:rsidRPr="001058B5">
        <w:rPr>
          <w:rFonts w:ascii="Arial" w:hAnsi="Arial" w:cs="Arial"/>
          <w:spacing w:val="-3"/>
          <w:w w:val="95"/>
        </w:rPr>
        <w:t xml:space="preserve"> </w:t>
      </w:r>
      <w:r w:rsidRPr="001058B5">
        <w:rPr>
          <w:rFonts w:ascii="Arial" w:hAnsi="Arial" w:cs="Arial"/>
          <w:w w:val="95"/>
        </w:rPr>
        <w:t>user</w:t>
      </w:r>
      <w:bookmarkStart w:id="1495" w:name="_bookmark1716"/>
      <w:bookmarkEnd w:id="1495"/>
      <w:r w:rsidRPr="001058B5">
        <w:rPr>
          <w:rFonts w:ascii="Arial" w:hAnsi="Arial" w:cs="Arial"/>
          <w:spacing w:val="-3"/>
          <w:w w:val="95"/>
        </w:rPr>
        <w:t xml:space="preserve"> </w:t>
      </w:r>
      <w:r w:rsidRPr="001058B5">
        <w:rPr>
          <w:rFonts w:ascii="Arial" w:hAnsi="Arial" w:cs="Arial"/>
          <w:w w:val="95"/>
        </w:rPr>
        <w:t>SYS</w:t>
      </w:r>
      <w:r w:rsidRPr="001058B5">
        <w:rPr>
          <w:rFonts w:ascii="Arial" w:hAnsi="Arial" w:cs="Arial"/>
          <w:spacing w:val="-75"/>
          <w:w w:val="95"/>
        </w:rPr>
        <w:t xml:space="preserve"> </w:t>
      </w:r>
      <w:r w:rsidRPr="001058B5">
        <w:rPr>
          <w:rFonts w:ascii="Arial" w:hAnsi="Arial" w:cs="Arial"/>
          <w:w w:val="95"/>
        </w:rPr>
        <w:t>if</w:t>
      </w:r>
      <w:r w:rsidRPr="001058B5">
        <w:rPr>
          <w:rFonts w:ascii="Arial" w:hAnsi="Arial" w:cs="Arial"/>
          <w:spacing w:val="-2"/>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AUDIT_SYS_OPERATIONS</w:t>
      </w:r>
      <w:r w:rsidRPr="001058B5">
        <w:rPr>
          <w:rFonts w:ascii="Arial" w:hAnsi="Arial" w:cs="Arial"/>
          <w:spacing w:val="-75"/>
          <w:w w:val="95"/>
        </w:rPr>
        <w:t xml:space="preserve"> </w:t>
      </w:r>
      <w:r w:rsidRPr="001058B5">
        <w:rPr>
          <w:rFonts w:ascii="Arial" w:hAnsi="Arial" w:cs="Arial"/>
          <w:w w:val="95"/>
        </w:rPr>
        <w:t>initialization</w:t>
      </w:r>
      <w:r w:rsidRPr="001058B5">
        <w:rPr>
          <w:rFonts w:ascii="Arial" w:hAnsi="Arial" w:cs="Arial"/>
          <w:spacing w:val="-2"/>
          <w:w w:val="95"/>
        </w:rPr>
        <w:t xml:space="preserve"> </w:t>
      </w:r>
      <w:r w:rsidRPr="001058B5">
        <w:rPr>
          <w:rFonts w:ascii="Arial" w:hAnsi="Arial" w:cs="Arial"/>
          <w:w w:val="95"/>
        </w:rPr>
        <w:t>parameter</w:t>
      </w:r>
      <w:r w:rsidRPr="001058B5">
        <w:rPr>
          <w:rFonts w:ascii="Arial" w:hAnsi="Arial" w:cs="Arial"/>
          <w:spacing w:val="-2"/>
          <w:w w:val="95"/>
        </w:rPr>
        <w:t xml:space="preserve"> </w:t>
      </w:r>
      <w:r w:rsidRPr="001058B5">
        <w:rPr>
          <w:rFonts w:ascii="Arial" w:hAnsi="Arial" w:cs="Arial"/>
          <w:w w:val="95"/>
        </w:rPr>
        <w:t>is</w:t>
      </w:r>
      <w:r w:rsidRPr="001058B5">
        <w:rPr>
          <w:rFonts w:ascii="Arial" w:hAnsi="Arial" w:cs="Arial"/>
          <w:spacing w:val="-3"/>
          <w:w w:val="95"/>
        </w:rPr>
        <w:t xml:space="preserve"> </w:t>
      </w:r>
      <w:r w:rsidRPr="001058B5">
        <w:rPr>
          <w:rFonts w:ascii="Arial" w:hAnsi="Arial" w:cs="Arial"/>
          <w:w w:val="95"/>
        </w:rPr>
        <w:t xml:space="preserve">specified. </w:t>
      </w:r>
      <w:r w:rsidRPr="001058B5">
        <w:rPr>
          <w:rFonts w:ascii="Arial" w:hAnsi="Arial" w:cs="Arial"/>
          <w:spacing w:val="-6"/>
          <w:w w:val="95"/>
        </w:rPr>
        <w:t>You</w:t>
      </w:r>
      <w:r w:rsidRPr="001058B5">
        <w:rPr>
          <w:rFonts w:ascii="Arial" w:hAnsi="Arial" w:cs="Arial"/>
          <w:spacing w:val="-5"/>
          <w:w w:val="95"/>
        </w:rPr>
        <w:t xml:space="preserve"> </w:t>
      </w:r>
      <w:r w:rsidRPr="001058B5">
        <w:rPr>
          <w:rFonts w:ascii="Arial" w:hAnsi="Arial" w:cs="Arial"/>
          <w:w w:val="95"/>
        </w:rPr>
        <w:t>can</w:t>
      </w:r>
      <w:r w:rsidRPr="001058B5">
        <w:rPr>
          <w:rFonts w:ascii="Arial" w:hAnsi="Arial" w:cs="Arial"/>
          <w:spacing w:val="-5"/>
          <w:w w:val="95"/>
        </w:rPr>
        <w:t xml:space="preserve"> </w:t>
      </w:r>
      <w:r w:rsidRPr="001058B5">
        <w:rPr>
          <w:rFonts w:ascii="Arial" w:hAnsi="Arial" w:cs="Arial"/>
          <w:w w:val="95"/>
        </w:rPr>
        <w:t>change</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AUDIT_FILE_DEST</w:t>
      </w:r>
      <w:r w:rsidRPr="001058B5">
        <w:rPr>
          <w:rFonts w:ascii="Arial" w:hAnsi="Arial" w:cs="Arial"/>
          <w:spacing w:val="-77"/>
          <w:w w:val="95"/>
        </w:rPr>
        <w:t xml:space="preserve"> </w:t>
      </w:r>
      <w:r w:rsidRPr="001058B5">
        <w:rPr>
          <w:rFonts w:ascii="Arial" w:hAnsi="Arial" w:cs="Arial"/>
          <w:w w:val="95"/>
        </w:rPr>
        <w:t>parameter</w:t>
      </w:r>
      <w:r w:rsidRPr="001058B5">
        <w:rPr>
          <w:rFonts w:ascii="Arial" w:hAnsi="Arial" w:cs="Arial"/>
          <w:spacing w:val="-5"/>
          <w:w w:val="95"/>
        </w:rPr>
        <w:t xml:space="preserve"> </w:t>
      </w:r>
      <w:r w:rsidRPr="001058B5">
        <w:rPr>
          <w:rFonts w:ascii="Arial" w:hAnsi="Arial" w:cs="Arial"/>
          <w:w w:val="95"/>
        </w:rPr>
        <w:t>by</w:t>
      </w:r>
      <w:r w:rsidRPr="001058B5">
        <w:rPr>
          <w:rFonts w:ascii="Arial" w:hAnsi="Arial" w:cs="Arial"/>
          <w:spacing w:val="-5"/>
          <w:w w:val="95"/>
        </w:rPr>
        <w:t xml:space="preserve"> </w:t>
      </w:r>
      <w:r w:rsidRPr="001058B5">
        <w:rPr>
          <w:rFonts w:ascii="Arial" w:hAnsi="Arial" w:cs="Arial"/>
          <w:w w:val="95"/>
        </w:rPr>
        <w:t>using</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following</w:t>
      </w:r>
      <w:r w:rsidRPr="001058B5">
        <w:rPr>
          <w:rFonts w:ascii="Arial" w:hAnsi="Arial" w:cs="Arial"/>
          <w:spacing w:val="-5"/>
          <w:w w:val="95"/>
        </w:rPr>
        <w:t xml:space="preserve"> </w:t>
      </w:r>
      <w:r w:rsidRPr="001058B5">
        <w:rPr>
          <w:rFonts w:ascii="Arial" w:hAnsi="Arial" w:cs="Arial"/>
          <w:w w:val="95"/>
        </w:rPr>
        <w:t>ALTER</w:t>
      </w:r>
      <w:r w:rsidRPr="001058B5">
        <w:rPr>
          <w:rFonts w:ascii="Arial" w:hAnsi="Arial" w:cs="Arial"/>
          <w:spacing w:val="-25"/>
          <w:w w:val="95"/>
        </w:rPr>
        <w:t xml:space="preserve"> </w:t>
      </w:r>
      <w:r w:rsidRPr="001058B5">
        <w:rPr>
          <w:rFonts w:ascii="Arial" w:hAnsi="Arial" w:cs="Arial"/>
          <w:w w:val="95"/>
        </w:rPr>
        <w:t xml:space="preserve">SYSTEM </w:t>
      </w:r>
      <w:r w:rsidRPr="001058B5">
        <w:rPr>
          <w:rFonts w:ascii="Arial" w:hAnsi="Arial" w:cs="Arial"/>
        </w:rPr>
        <w:t>statement, which enables the new destination to be effective for all subsequent sessions.</w:t>
      </w:r>
    </w:p>
    <w:p w14:paraId="6122F1AF" w14:textId="77777777" w:rsidR="008C539B" w:rsidRPr="001058B5" w:rsidRDefault="00C12992">
      <w:pPr>
        <w:spacing w:before="132"/>
        <w:ind w:left="2260"/>
        <w:rPr>
          <w:rFonts w:ascii="Arial" w:hAnsi="Arial" w:cs="Arial"/>
          <w:sz w:val="18"/>
        </w:rPr>
      </w:pPr>
      <w:r w:rsidRPr="001058B5">
        <w:rPr>
          <w:rFonts w:ascii="Arial" w:hAnsi="Arial" w:cs="Arial"/>
          <w:w w:val="95"/>
          <w:sz w:val="18"/>
        </w:rPr>
        <w:t xml:space="preserve">ALTER SYSTEM SET AUDIT_FILE_DEST = </w:t>
      </w:r>
      <w:r w:rsidRPr="001058B5">
        <w:rPr>
          <w:rFonts w:ascii="Arial" w:hAnsi="Arial" w:cs="Arial"/>
          <w:i/>
          <w:w w:val="95"/>
          <w:sz w:val="18"/>
        </w:rPr>
        <w:t xml:space="preserve">directory_path </w:t>
      </w:r>
      <w:r w:rsidRPr="001058B5">
        <w:rPr>
          <w:rFonts w:ascii="Arial" w:hAnsi="Arial" w:cs="Arial"/>
          <w:w w:val="95"/>
          <w:sz w:val="18"/>
        </w:rPr>
        <w:t>DEFERRED;</w:t>
      </w:r>
    </w:p>
    <w:p w14:paraId="149EBBD7" w14:textId="77777777" w:rsidR="008C539B" w:rsidRPr="001058B5" w:rsidRDefault="008C539B">
      <w:pPr>
        <w:pStyle w:val="BodyText"/>
        <w:spacing w:before="1"/>
        <w:rPr>
          <w:rFonts w:ascii="Arial" w:hAnsi="Arial" w:cs="Arial"/>
          <w:sz w:val="19"/>
        </w:rPr>
      </w:pPr>
    </w:p>
    <w:p w14:paraId="2898E4D9" w14:textId="77777777" w:rsidR="008C539B" w:rsidRPr="001058B5" w:rsidRDefault="00C12992">
      <w:pPr>
        <w:pStyle w:val="BodyText"/>
        <w:spacing w:before="1" w:line="228" w:lineRule="auto"/>
        <w:ind w:left="2259"/>
        <w:rPr>
          <w:rFonts w:ascii="Arial" w:hAnsi="Arial" w:cs="Arial"/>
        </w:rPr>
      </w:pPr>
      <w:r w:rsidRPr="001058B5">
        <w:rPr>
          <w:rFonts w:ascii="Arial" w:hAnsi="Arial" w:cs="Arial"/>
          <w:spacing w:val="-9"/>
        </w:rPr>
        <w:t>To</w:t>
      </w:r>
      <w:r w:rsidRPr="001058B5">
        <w:rPr>
          <w:rFonts w:ascii="Arial" w:hAnsi="Arial" w:cs="Arial"/>
          <w:spacing w:val="-27"/>
        </w:rPr>
        <w:t xml:space="preserve"> </w:t>
      </w:r>
      <w:r w:rsidRPr="001058B5">
        <w:rPr>
          <w:rFonts w:ascii="Arial" w:hAnsi="Arial" w:cs="Arial"/>
        </w:rPr>
        <w:t>find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current</w:t>
      </w:r>
      <w:r w:rsidRPr="001058B5">
        <w:rPr>
          <w:rFonts w:ascii="Arial" w:hAnsi="Arial" w:cs="Arial"/>
          <w:spacing w:val="-26"/>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AUDIT_FILE_DEST</w:t>
      </w:r>
      <w:r w:rsidRPr="001058B5">
        <w:rPr>
          <w:rFonts w:ascii="Arial" w:hAnsi="Arial" w:cs="Arial"/>
          <w:spacing w:val="-100"/>
        </w:rPr>
        <w:t xml:space="preserve"> </w:t>
      </w:r>
      <w:r w:rsidRPr="001058B5">
        <w:rPr>
          <w:rFonts w:ascii="Arial" w:hAnsi="Arial" w:cs="Arial"/>
        </w:rPr>
        <w:t>parameter,</w:t>
      </w:r>
      <w:r w:rsidRPr="001058B5">
        <w:rPr>
          <w:rFonts w:ascii="Arial" w:hAnsi="Arial" w:cs="Arial"/>
          <w:spacing w:val="-27"/>
        </w:rPr>
        <w:t xml:space="preserve"> </w:t>
      </w:r>
      <w:r w:rsidRPr="001058B5">
        <w:rPr>
          <w:rFonts w:ascii="Arial" w:hAnsi="Arial" w:cs="Arial"/>
        </w:rPr>
        <w:t>issue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following command:</w:t>
      </w:r>
    </w:p>
    <w:p w14:paraId="0C902616" w14:textId="77777777" w:rsidR="008C539B" w:rsidRPr="001058B5" w:rsidRDefault="00C12992">
      <w:pPr>
        <w:spacing w:before="142"/>
        <w:ind w:left="2260"/>
        <w:rPr>
          <w:rFonts w:ascii="Arial" w:hAnsi="Arial" w:cs="Arial"/>
          <w:sz w:val="18"/>
        </w:rPr>
      </w:pPr>
      <w:r w:rsidRPr="001058B5">
        <w:rPr>
          <w:rFonts w:ascii="Arial" w:hAnsi="Arial" w:cs="Arial"/>
          <w:w w:val="95"/>
          <w:sz w:val="18"/>
        </w:rPr>
        <w:t>SHOW PARAMETER AUDIT_FILE_DEST</w:t>
      </w:r>
    </w:p>
    <w:p w14:paraId="1111D7E3" w14:textId="77777777" w:rsidR="008C539B" w:rsidRPr="001058B5" w:rsidRDefault="008C539B">
      <w:pPr>
        <w:pStyle w:val="BodyText"/>
        <w:spacing w:before="4"/>
        <w:rPr>
          <w:rFonts w:ascii="Arial" w:hAnsi="Arial" w:cs="Arial"/>
          <w:sz w:val="18"/>
        </w:rPr>
      </w:pPr>
    </w:p>
    <w:p w14:paraId="7493D449" w14:textId="77777777" w:rsidR="008C539B" w:rsidRPr="001058B5" w:rsidRDefault="00C12992">
      <w:pPr>
        <w:pStyle w:val="BodyText"/>
        <w:ind w:left="2260"/>
        <w:rPr>
          <w:rFonts w:ascii="Arial" w:hAnsi="Arial" w:cs="Arial"/>
        </w:rPr>
      </w:pPr>
      <w:r w:rsidRPr="001058B5">
        <w:rPr>
          <w:rFonts w:ascii="Arial" w:hAnsi="Arial" w:cs="Arial"/>
        </w:rPr>
        <w:t xml:space="preserve">The </w:t>
      </w:r>
      <w:bookmarkStart w:id="1496" w:name="_bookmark1718"/>
      <w:bookmarkEnd w:id="1496"/>
      <w:r w:rsidRPr="001058B5">
        <w:rPr>
          <w:rFonts w:ascii="Arial" w:hAnsi="Arial" w:cs="Arial"/>
        </w:rPr>
        <w:t>location of the operating system files depends on the following:</w:t>
      </w:r>
    </w:p>
    <w:p w14:paraId="6643F6E5"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sz w:val="20"/>
        </w:rPr>
        <w:t>If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running</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set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AUDIT_FILE_DEST</w:t>
      </w:r>
    </w:p>
    <w:p w14:paraId="58638B21" w14:textId="77777777" w:rsidR="008C539B" w:rsidRPr="001058B5" w:rsidRDefault="00C12992">
      <w:pPr>
        <w:pStyle w:val="BodyText"/>
        <w:spacing w:line="238" w:lineRule="exact"/>
        <w:ind w:left="2619"/>
        <w:rPr>
          <w:rFonts w:ascii="Arial" w:hAnsi="Arial" w:cs="Arial"/>
        </w:rPr>
      </w:pPr>
      <w:r w:rsidRPr="001058B5">
        <w:rPr>
          <w:rFonts w:ascii="Arial" w:hAnsi="Arial" w:cs="Arial"/>
        </w:rPr>
        <w:t>parameter, then the operating system files are placed in the first default location</w:t>
      </w:r>
    </w:p>
    <w:p w14:paraId="7DDD45F4" w14:textId="77777777" w:rsidR="008C539B" w:rsidRPr="001058B5" w:rsidRDefault="00C12992">
      <w:pPr>
        <w:pStyle w:val="BodyText"/>
        <w:spacing w:line="248" w:lineRule="exact"/>
        <w:ind w:left="1248" w:right="1492"/>
        <w:jc w:val="center"/>
        <w:rPr>
          <w:rFonts w:ascii="Arial" w:hAnsi="Arial" w:cs="Arial"/>
        </w:rPr>
      </w:pPr>
      <w:r w:rsidRPr="001058B5">
        <w:rPr>
          <w:rFonts w:ascii="Arial" w:hAnsi="Arial" w:cs="Arial"/>
        </w:rPr>
        <w:t>$ORACLE_BASE/admin/$ORACLE_SID/adump</w:t>
      </w:r>
      <w:r w:rsidRPr="001058B5">
        <w:rPr>
          <w:rFonts w:ascii="Arial" w:hAnsi="Arial" w:cs="Arial"/>
          <w:spacing w:val="-88"/>
        </w:rPr>
        <w:t xml:space="preserve"> </w:t>
      </w:r>
      <w:r w:rsidRPr="001058B5">
        <w:rPr>
          <w:rFonts w:ascii="Arial" w:hAnsi="Arial" w:cs="Arial"/>
          <w:spacing w:val="-3"/>
        </w:rPr>
        <w:t>directory.</w:t>
      </w:r>
    </w:p>
    <w:p w14:paraId="2CD1A118" w14:textId="77777777" w:rsidR="008C539B" w:rsidRPr="001058B5" w:rsidRDefault="00C12992" w:rsidP="006F7931">
      <w:pPr>
        <w:pStyle w:val="ListParagraph"/>
        <w:numPr>
          <w:ilvl w:val="2"/>
          <w:numId w:val="137"/>
        </w:numPr>
        <w:tabs>
          <w:tab w:val="left" w:pos="2620"/>
        </w:tabs>
        <w:spacing w:before="116" w:line="230" w:lineRule="auto"/>
        <w:ind w:right="297"/>
        <w:rPr>
          <w:rFonts w:ascii="Arial" w:hAnsi="Arial" w:cs="Arial"/>
          <w:sz w:val="20"/>
        </w:rPr>
      </w:pPr>
      <w:r w:rsidRPr="001058B5">
        <w:rPr>
          <w:rFonts w:ascii="Arial" w:hAnsi="Arial" w:cs="Arial"/>
          <w:sz w:val="20"/>
        </w:rPr>
        <w:t xml:space="preserve">If the database is not running and the first default location, the $ORACLE_ </w:t>
      </w:r>
      <w:r w:rsidRPr="001058B5">
        <w:rPr>
          <w:rFonts w:ascii="Arial" w:hAnsi="Arial" w:cs="Arial"/>
          <w:w w:val="95"/>
          <w:sz w:val="20"/>
        </w:rPr>
        <w:t>BASE/admin/$ORACLE_SID/adump</w:t>
      </w:r>
      <w:r w:rsidRPr="001058B5">
        <w:rPr>
          <w:rFonts w:ascii="Arial" w:hAnsi="Arial" w:cs="Arial"/>
          <w:spacing w:val="-84"/>
          <w:w w:val="95"/>
          <w:sz w:val="20"/>
        </w:rPr>
        <w:t xml:space="preserve"> </w:t>
      </w:r>
      <w:r w:rsidRPr="001058B5">
        <w:rPr>
          <w:rFonts w:ascii="Arial" w:hAnsi="Arial" w:cs="Arial"/>
          <w:spacing w:val="-3"/>
          <w:w w:val="95"/>
          <w:sz w:val="20"/>
        </w:rPr>
        <w:t>directory,</w:t>
      </w:r>
      <w:r w:rsidRPr="001058B5">
        <w:rPr>
          <w:rFonts w:ascii="Arial" w:hAnsi="Arial" w:cs="Arial"/>
          <w:spacing w:val="-14"/>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inaccessible</w:t>
      </w:r>
      <w:r w:rsidRPr="001058B5">
        <w:rPr>
          <w:rFonts w:ascii="Arial" w:hAnsi="Arial" w:cs="Arial"/>
          <w:spacing w:val="-14"/>
          <w:w w:val="95"/>
          <w:sz w:val="20"/>
        </w:rPr>
        <w:t xml:space="preserve"> </w:t>
      </w:r>
      <w:r w:rsidRPr="001058B5">
        <w:rPr>
          <w:rFonts w:ascii="Arial" w:hAnsi="Arial" w:cs="Arial"/>
          <w:w w:val="95"/>
          <w:sz w:val="20"/>
        </w:rPr>
        <w:t>or</w:t>
      </w:r>
      <w:r w:rsidRPr="001058B5">
        <w:rPr>
          <w:rFonts w:ascii="Arial" w:hAnsi="Arial" w:cs="Arial"/>
          <w:spacing w:val="-13"/>
          <w:w w:val="95"/>
          <w:sz w:val="20"/>
        </w:rPr>
        <w:t xml:space="preserve"> </w:t>
      </w:r>
      <w:r w:rsidRPr="001058B5">
        <w:rPr>
          <w:rFonts w:ascii="Arial" w:hAnsi="Arial" w:cs="Arial"/>
          <w:w w:val="95"/>
          <w:sz w:val="20"/>
        </w:rPr>
        <w:t>cannot</w:t>
      </w:r>
      <w:r w:rsidRPr="001058B5">
        <w:rPr>
          <w:rFonts w:ascii="Arial" w:hAnsi="Arial" w:cs="Arial"/>
          <w:spacing w:val="-13"/>
          <w:w w:val="95"/>
          <w:sz w:val="20"/>
        </w:rPr>
        <w:t xml:space="preserve"> </w:t>
      </w:r>
      <w:r w:rsidRPr="001058B5">
        <w:rPr>
          <w:rFonts w:ascii="Arial" w:hAnsi="Arial" w:cs="Arial"/>
          <w:w w:val="95"/>
          <w:sz w:val="20"/>
        </w:rPr>
        <w:t>be</w:t>
      </w:r>
      <w:r w:rsidRPr="001058B5">
        <w:rPr>
          <w:rFonts w:ascii="Arial" w:hAnsi="Arial" w:cs="Arial"/>
          <w:spacing w:val="-14"/>
          <w:w w:val="95"/>
          <w:sz w:val="20"/>
        </w:rPr>
        <w:t xml:space="preserve"> </w:t>
      </w:r>
      <w:r w:rsidRPr="001058B5">
        <w:rPr>
          <w:rFonts w:ascii="Arial" w:hAnsi="Arial" w:cs="Arial"/>
          <w:w w:val="95"/>
          <w:sz w:val="20"/>
        </w:rPr>
        <w:t>written</w:t>
      </w:r>
      <w:r w:rsidRPr="001058B5">
        <w:rPr>
          <w:rFonts w:ascii="Arial" w:hAnsi="Arial" w:cs="Arial"/>
          <w:spacing w:val="-14"/>
          <w:w w:val="95"/>
          <w:sz w:val="20"/>
        </w:rPr>
        <w:t xml:space="preserve"> </w:t>
      </w:r>
      <w:r w:rsidRPr="001058B5">
        <w:rPr>
          <w:rFonts w:ascii="Arial" w:hAnsi="Arial" w:cs="Arial"/>
          <w:w w:val="95"/>
          <w:sz w:val="20"/>
        </w:rPr>
        <w:t xml:space="preserve">to, </w:t>
      </w:r>
      <w:r w:rsidRPr="001058B5">
        <w:rPr>
          <w:rFonts w:ascii="Arial" w:hAnsi="Arial" w:cs="Arial"/>
          <w:sz w:val="20"/>
        </w:rPr>
        <w:t>or the Oracle process cannot identify the environment variables, then the second default location, $ORACLE_HOME/rdbms/audit</w:t>
      </w:r>
      <w:r w:rsidRPr="001058B5">
        <w:rPr>
          <w:rFonts w:ascii="Arial" w:hAnsi="Arial" w:cs="Arial"/>
          <w:spacing w:val="-109"/>
          <w:sz w:val="20"/>
        </w:rPr>
        <w:t xml:space="preserve"> </w:t>
      </w:r>
      <w:r w:rsidRPr="001058B5">
        <w:rPr>
          <w:rFonts w:ascii="Arial" w:hAnsi="Arial" w:cs="Arial"/>
          <w:sz w:val="20"/>
        </w:rPr>
        <w:t>is used.</w:t>
      </w:r>
    </w:p>
    <w:p w14:paraId="011DEE83" w14:textId="77777777" w:rsidR="008C539B" w:rsidRPr="001058B5" w:rsidRDefault="00C12992" w:rsidP="006F7931">
      <w:pPr>
        <w:pStyle w:val="ListParagraph"/>
        <w:numPr>
          <w:ilvl w:val="2"/>
          <w:numId w:val="137"/>
        </w:numPr>
        <w:tabs>
          <w:tab w:val="left" w:pos="2620"/>
        </w:tabs>
        <w:spacing w:before="115" w:line="230" w:lineRule="auto"/>
        <w:ind w:right="257"/>
        <w:rPr>
          <w:rFonts w:ascii="Arial" w:hAnsi="Arial" w:cs="Arial"/>
          <w:sz w:val="20"/>
        </w:rPr>
      </w:pPr>
      <w:r w:rsidRPr="001058B5">
        <w:rPr>
          <w:rFonts w:ascii="Arial" w:hAnsi="Arial" w:cs="Arial"/>
          <w:sz w:val="20"/>
        </w:rPr>
        <w:t xml:space="preserve">When the database is open and Oracle Database reads the initialization file </w:t>
      </w:r>
      <w:r w:rsidRPr="001058B5">
        <w:rPr>
          <w:rFonts w:ascii="Arial" w:hAnsi="Arial" w:cs="Arial"/>
          <w:w w:val="95"/>
          <w:sz w:val="20"/>
        </w:rPr>
        <w:t>(init</w:t>
      </w:r>
      <w:r w:rsidRPr="001058B5">
        <w:rPr>
          <w:rFonts w:ascii="Arial" w:hAnsi="Arial" w:cs="Arial"/>
          <w:i/>
          <w:w w:val="95"/>
          <w:sz w:val="20"/>
        </w:rPr>
        <w:t>SID</w:t>
      </w:r>
      <w:r w:rsidRPr="001058B5">
        <w:rPr>
          <w:rFonts w:ascii="Arial" w:hAnsi="Arial" w:cs="Arial"/>
          <w:w w:val="95"/>
          <w:sz w:val="20"/>
        </w:rPr>
        <w:t>.ora)</w:t>
      </w:r>
      <w:r w:rsidRPr="001058B5">
        <w:rPr>
          <w:rFonts w:ascii="Arial" w:hAnsi="Arial" w:cs="Arial"/>
          <w:spacing w:val="-9"/>
          <w:w w:val="95"/>
          <w:sz w:val="20"/>
        </w:rPr>
        <w:t xml:space="preserve"> </w:t>
      </w:r>
      <w:r w:rsidRPr="001058B5">
        <w:rPr>
          <w:rFonts w:ascii="Arial" w:hAnsi="Arial" w:cs="Arial"/>
          <w:w w:val="95"/>
          <w:sz w:val="20"/>
        </w:rPr>
        <w:t>for</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database</w:t>
      </w:r>
      <w:r w:rsidRPr="001058B5">
        <w:rPr>
          <w:rFonts w:ascii="Arial" w:hAnsi="Arial" w:cs="Arial"/>
          <w:spacing w:val="-9"/>
          <w:w w:val="95"/>
          <w:sz w:val="20"/>
        </w:rPr>
        <w:t xml:space="preserve"> </w:t>
      </w:r>
      <w:r w:rsidRPr="001058B5">
        <w:rPr>
          <w:rFonts w:ascii="Arial" w:hAnsi="Arial" w:cs="Arial"/>
          <w:w w:val="95"/>
          <w:sz w:val="20"/>
        </w:rPr>
        <w:t>instance,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value</w:t>
      </w:r>
      <w:r w:rsidRPr="001058B5">
        <w:rPr>
          <w:rFonts w:ascii="Arial" w:hAnsi="Arial" w:cs="Arial"/>
          <w:spacing w:val="-9"/>
          <w:w w:val="95"/>
          <w:sz w:val="20"/>
        </w:rPr>
        <w:t xml:space="preserve"> </w:t>
      </w:r>
      <w:r w:rsidRPr="001058B5">
        <w:rPr>
          <w:rFonts w:ascii="Arial" w:hAnsi="Arial" w:cs="Arial"/>
          <w:w w:val="95"/>
          <w:sz w:val="20"/>
        </w:rPr>
        <w:t>of</w:t>
      </w:r>
      <w:r w:rsidRPr="001058B5">
        <w:rPr>
          <w:rFonts w:ascii="Arial" w:hAnsi="Arial" w:cs="Arial"/>
          <w:spacing w:val="-9"/>
          <w:w w:val="95"/>
          <w:sz w:val="20"/>
        </w:rPr>
        <w:t xml:space="preserve"> </w:t>
      </w:r>
      <w:r w:rsidRPr="001058B5">
        <w:rPr>
          <w:rFonts w:ascii="Arial" w:hAnsi="Arial" w:cs="Arial"/>
          <w:w w:val="95"/>
          <w:sz w:val="20"/>
        </w:rPr>
        <w:t>AUDIT_FILE_DEST</w:t>
      </w:r>
      <w:r w:rsidRPr="001058B5">
        <w:rPr>
          <w:rFonts w:ascii="Arial" w:hAnsi="Arial" w:cs="Arial"/>
          <w:spacing w:val="-81"/>
          <w:w w:val="95"/>
          <w:sz w:val="20"/>
        </w:rPr>
        <w:t xml:space="preserve"> </w:t>
      </w:r>
      <w:r w:rsidRPr="001058B5">
        <w:rPr>
          <w:rFonts w:ascii="Arial" w:hAnsi="Arial" w:cs="Arial"/>
          <w:w w:val="95"/>
          <w:sz w:val="20"/>
        </w:rPr>
        <w:t xml:space="preserve">parameter </w:t>
      </w:r>
      <w:r w:rsidRPr="001058B5">
        <w:rPr>
          <w:rFonts w:ascii="Arial" w:hAnsi="Arial" w:cs="Arial"/>
          <w:sz w:val="20"/>
        </w:rPr>
        <w:t>is used as the operating system audit file</w:t>
      </w:r>
      <w:r w:rsidRPr="001058B5">
        <w:rPr>
          <w:rFonts w:ascii="Arial" w:hAnsi="Arial" w:cs="Arial"/>
          <w:spacing w:val="-5"/>
          <w:sz w:val="20"/>
        </w:rPr>
        <w:t xml:space="preserve"> </w:t>
      </w:r>
      <w:r w:rsidRPr="001058B5">
        <w:rPr>
          <w:rFonts w:ascii="Arial" w:hAnsi="Arial" w:cs="Arial"/>
          <w:spacing w:val="-3"/>
          <w:sz w:val="20"/>
        </w:rPr>
        <w:t>directory.</w:t>
      </w:r>
    </w:p>
    <w:p w14:paraId="7453D46E"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4F096CAF" w14:textId="77777777" w:rsidR="008C539B" w:rsidRPr="001058B5" w:rsidRDefault="008C539B">
      <w:pPr>
        <w:pStyle w:val="BodyText"/>
        <w:spacing w:before="5"/>
        <w:rPr>
          <w:rFonts w:ascii="Arial" w:hAnsi="Arial" w:cs="Arial"/>
          <w:sz w:val="25"/>
        </w:rPr>
      </w:pPr>
    </w:p>
    <w:p w14:paraId="379B4A2B" w14:textId="77777777" w:rsidR="008C539B" w:rsidRPr="001058B5" w:rsidRDefault="00C12992" w:rsidP="006F7931">
      <w:pPr>
        <w:pStyle w:val="ListParagraph"/>
        <w:numPr>
          <w:ilvl w:val="1"/>
          <w:numId w:val="137"/>
        </w:numPr>
        <w:tabs>
          <w:tab w:val="left" w:pos="2020"/>
        </w:tabs>
        <w:spacing w:before="99" w:line="232" w:lineRule="auto"/>
        <w:ind w:right="851" w:hanging="359"/>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UNIX</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Solaris</w:t>
      </w:r>
      <w:r w:rsidRPr="001058B5">
        <w:rPr>
          <w:rFonts w:ascii="Arial" w:hAnsi="Arial" w:cs="Arial"/>
          <w:spacing w:val="-5"/>
          <w:sz w:val="20"/>
        </w:rPr>
        <w:t xml:space="preserve"> </w:t>
      </w:r>
      <w:r w:rsidRPr="001058B5">
        <w:rPr>
          <w:rFonts w:ascii="Arial" w:hAnsi="Arial" w:cs="Arial"/>
          <w:sz w:val="20"/>
        </w:rPr>
        <w:t>systems,</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4"/>
          <w:sz w:val="20"/>
        </w:rPr>
        <w:t xml:space="preserve"> </w:t>
      </w:r>
      <w:r w:rsidRPr="001058B5">
        <w:rPr>
          <w:rFonts w:ascii="Arial" w:hAnsi="Arial" w:cs="Arial"/>
          <w:sz w:val="20"/>
        </w:rPr>
        <w:t>operating</w:t>
      </w:r>
      <w:r w:rsidRPr="001058B5">
        <w:rPr>
          <w:rFonts w:ascii="Arial" w:hAnsi="Arial" w:cs="Arial"/>
          <w:spacing w:val="-4"/>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written</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 xml:space="preserve">directory in the operating system. For Windows, the operating system text records are available from the Windows Event </w:t>
      </w:r>
      <w:r w:rsidRPr="001058B5">
        <w:rPr>
          <w:rFonts w:ascii="Arial" w:hAnsi="Arial" w:cs="Arial"/>
          <w:spacing w:val="-4"/>
          <w:sz w:val="20"/>
        </w:rPr>
        <w:t xml:space="preserve">Viewer, </w:t>
      </w:r>
      <w:r w:rsidRPr="001058B5">
        <w:rPr>
          <w:rFonts w:ascii="Arial" w:hAnsi="Arial" w:cs="Arial"/>
          <w:sz w:val="20"/>
        </w:rPr>
        <w:t xml:space="preserve">but operating system XML files are available from an operating system </w:t>
      </w:r>
      <w:r w:rsidRPr="001058B5">
        <w:rPr>
          <w:rFonts w:ascii="Arial" w:hAnsi="Arial" w:cs="Arial"/>
          <w:spacing w:val="-3"/>
          <w:sz w:val="20"/>
        </w:rPr>
        <w:t xml:space="preserve">directory, </w:t>
      </w:r>
      <w:r w:rsidRPr="001058B5">
        <w:rPr>
          <w:rFonts w:ascii="Arial" w:hAnsi="Arial" w:cs="Arial"/>
          <w:sz w:val="20"/>
        </w:rPr>
        <w:t>as explained in the preceding bulleted</w:t>
      </w:r>
      <w:r w:rsidRPr="001058B5">
        <w:rPr>
          <w:rFonts w:ascii="Arial" w:hAnsi="Arial" w:cs="Arial"/>
          <w:spacing w:val="-1"/>
          <w:sz w:val="20"/>
        </w:rPr>
        <w:t xml:space="preserve"> </w:t>
      </w:r>
      <w:r w:rsidRPr="001058B5">
        <w:rPr>
          <w:rFonts w:ascii="Arial" w:hAnsi="Arial" w:cs="Arial"/>
          <w:sz w:val="20"/>
        </w:rPr>
        <w:t>items.</w:t>
      </w:r>
    </w:p>
    <w:p w14:paraId="5B79303B" w14:textId="77777777" w:rsidR="008C539B" w:rsidRPr="001058B5" w:rsidRDefault="008C539B">
      <w:pPr>
        <w:pStyle w:val="BodyText"/>
        <w:rPr>
          <w:rFonts w:ascii="Arial" w:hAnsi="Arial" w:cs="Arial"/>
        </w:rPr>
      </w:pPr>
    </w:p>
    <w:p w14:paraId="533C34C1" w14:textId="77777777" w:rsidR="008C539B" w:rsidRPr="001058B5" w:rsidRDefault="008D1AB8">
      <w:pPr>
        <w:pStyle w:val="BodyText"/>
        <w:spacing w:before="9"/>
        <w:rPr>
          <w:rFonts w:ascii="Arial" w:hAnsi="Arial" w:cs="Arial"/>
          <w:sz w:val="10"/>
        </w:rPr>
      </w:pPr>
      <w:r>
        <w:rPr>
          <w:rFonts w:ascii="Arial" w:hAnsi="Arial" w:cs="Arial"/>
        </w:rPr>
        <w:pict w14:anchorId="247FBE2D">
          <v:group id="_x0000_s1176" style="position:absolute;margin-left:174pt;margin-top:8.7pt;width:300pt;height:2.55pt;z-index:5488;mso-wrap-distance-left:0;mso-wrap-distance-right:0;mso-position-horizontal-relative:page" coordorigin="3480,174" coordsize="6000,51">
            <v:line id="_x0000_s1178" style="position:absolute" from="3480,176" to="9480,176" strokeweight=".24pt"/>
            <v:line id="_x0000_s1177" style="position:absolute" from="3480,222" to="9480,222" strokeweight=".08469mm"/>
            <w10:wrap type="topAndBottom" anchorx="page"/>
          </v:group>
        </w:pict>
      </w:r>
    </w:p>
    <w:p w14:paraId="47C0AA7A" w14:textId="77777777" w:rsidR="008C539B" w:rsidRPr="001058B5" w:rsidRDefault="00C12992">
      <w:pPr>
        <w:pStyle w:val="BodyText"/>
        <w:spacing w:before="25" w:after="105" w:line="232" w:lineRule="auto"/>
        <w:ind w:left="2379" w:right="1745"/>
        <w:rPr>
          <w:rFonts w:ascii="Arial" w:hAnsi="Arial" w:cs="Arial"/>
        </w:rPr>
      </w:pPr>
      <w:r w:rsidRPr="001058B5">
        <w:rPr>
          <w:rFonts w:ascii="Arial" w:hAnsi="Arial" w:cs="Arial"/>
          <w:b/>
          <w:sz w:val="19"/>
        </w:rPr>
        <w:t xml:space="preserve">Notes: </w:t>
      </w:r>
      <w:r w:rsidRPr="001058B5">
        <w:rPr>
          <w:rFonts w:ascii="Arial" w:hAnsi="Arial" w:cs="Arial"/>
        </w:rPr>
        <w:t>For platforms other than UNIX, Solaris, and Windows, check the platform documentation to learn the correct target directory for operating system files.</w:t>
      </w:r>
    </w:p>
    <w:p w14:paraId="4558E668" w14:textId="1A417030" w:rsidR="008C539B" w:rsidRPr="001058B5" w:rsidRDefault="008D1AB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1F2D905">
          <v:group id="_x0000_s1173" style="width:300pt;height:2.55pt;mso-position-horizontal-relative:char;mso-position-vertical-relative:line" coordsize="6000,51">
            <v:line id="_x0000_s1175" style="position:absolute" from="0,2" to="6000,2" strokeweight=".08469mm"/>
            <v:line id="_x0000_s1174" style="position:absolute" from="0,48" to="6000,48" strokeweight=".24pt"/>
            <w10:anchorlock/>
          </v:group>
        </w:pict>
      </w:r>
    </w:p>
    <w:p w14:paraId="7E8C06AF" w14:textId="77777777" w:rsidR="008C539B" w:rsidRPr="001058B5" w:rsidRDefault="008C539B">
      <w:pPr>
        <w:pStyle w:val="BodyText"/>
        <w:spacing w:before="4"/>
        <w:rPr>
          <w:rFonts w:ascii="Arial" w:hAnsi="Arial" w:cs="Arial"/>
          <w:sz w:val="9"/>
        </w:rPr>
      </w:pPr>
    </w:p>
    <w:p w14:paraId="5CE95EC9" w14:textId="77777777" w:rsidR="008C539B" w:rsidRPr="001058B5" w:rsidRDefault="00C12992">
      <w:pPr>
        <w:pStyle w:val="Heading4"/>
        <w:spacing w:before="107"/>
        <w:ind w:left="100"/>
      </w:pPr>
      <w:bookmarkStart w:id="1497" w:name="Using_the_Syslog_Audit_Trail_on_UNIX_Sys"/>
      <w:bookmarkStart w:id="1498" w:name="_bookmark1719"/>
      <w:bookmarkEnd w:id="1497"/>
      <w:bookmarkEnd w:id="1498"/>
      <w:r w:rsidRPr="001058B5">
        <w:t>Using the Sysl</w:t>
      </w:r>
      <w:bookmarkStart w:id="1499" w:name="_bookmark1720"/>
      <w:bookmarkEnd w:id="1499"/>
      <w:r w:rsidRPr="001058B5">
        <w:t>og Audit Trail on UNIX Systems</w:t>
      </w:r>
    </w:p>
    <w:p w14:paraId="7FE61E8E" w14:textId="77777777" w:rsidR="008C539B" w:rsidRPr="001058B5" w:rsidRDefault="00C12992">
      <w:pPr>
        <w:pStyle w:val="BodyText"/>
        <w:spacing w:before="80" w:line="232" w:lineRule="auto"/>
        <w:ind w:left="1660" w:right="717"/>
        <w:rPr>
          <w:rFonts w:ascii="Arial" w:hAnsi="Arial" w:cs="Arial"/>
        </w:rPr>
      </w:pPr>
      <w:r w:rsidRPr="001058B5">
        <w:rPr>
          <w:rFonts w:ascii="Arial" w:hAnsi="Arial" w:cs="Arial"/>
        </w:rPr>
        <w:t>On UNIX systems, you can audit the activities of users, including privileged users, and record these activities in a syslog file by creating a syslog audit trail.</w:t>
      </w:r>
    </w:p>
    <w:p w14:paraId="3A2F301D" w14:textId="77777777" w:rsidR="008C539B" w:rsidRPr="001058B5" w:rsidRDefault="00C12992">
      <w:pPr>
        <w:pStyle w:val="BodyText"/>
        <w:spacing w:before="113"/>
        <w:ind w:left="1660"/>
        <w:rPr>
          <w:rFonts w:ascii="Arial" w:hAnsi="Arial" w:cs="Arial"/>
        </w:rPr>
      </w:pPr>
      <w:r w:rsidRPr="001058B5">
        <w:rPr>
          <w:rFonts w:ascii="Arial" w:hAnsi="Arial" w:cs="Arial"/>
        </w:rPr>
        <w:t>This section contains:</w:t>
      </w:r>
    </w:p>
    <w:p w14:paraId="3F558C32"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21" w:history="1">
        <w:r w:rsidR="00C12992" w:rsidRPr="001058B5">
          <w:rPr>
            <w:rFonts w:ascii="Arial" w:hAnsi="Arial" w:cs="Arial"/>
            <w:color w:val="0000CC"/>
            <w:sz w:val="20"/>
          </w:rPr>
          <w:t>About the Syslog Audit</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4FF034D4"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24" w:history="1">
        <w:r w:rsidR="00C12992" w:rsidRPr="001058B5">
          <w:rPr>
            <w:rFonts w:ascii="Arial" w:hAnsi="Arial" w:cs="Arial"/>
            <w:color w:val="0000CC"/>
            <w:sz w:val="20"/>
          </w:rPr>
          <w:t>Format of the Information Stored in the Syslog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D277A9D"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26" w:history="1">
        <w:r w:rsidR="00C12992" w:rsidRPr="001058B5">
          <w:rPr>
            <w:rFonts w:ascii="Arial" w:hAnsi="Arial" w:cs="Arial"/>
            <w:color w:val="0000CC"/>
            <w:sz w:val="20"/>
          </w:rPr>
          <w:t xml:space="preserve">What Does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Look</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Like?</w:t>
        </w:r>
      </w:hyperlink>
    </w:p>
    <w:p w14:paraId="7E97AB74"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29" w:history="1">
        <w:r w:rsidR="00C12992" w:rsidRPr="001058B5">
          <w:rPr>
            <w:rFonts w:ascii="Arial" w:hAnsi="Arial" w:cs="Arial"/>
            <w:color w:val="0000CC"/>
            <w:sz w:val="20"/>
          </w:rPr>
          <w:t>Configuring Syslog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B9979DA" w14:textId="77777777" w:rsidR="008C539B" w:rsidRPr="001058B5" w:rsidRDefault="008C539B">
      <w:pPr>
        <w:pStyle w:val="BodyText"/>
        <w:spacing w:before="3"/>
        <w:rPr>
          <w:rFonts w:ascii="Arial" w:hAnsi="Arial" w:cs="Arial"/>
          <w:sz w:val="23"/>
        </w:rPr>
      </w:pPr>
    </w:p>
    <w:p w14:paraId="69E46BA5" w14:textId="77777777" w:rsidR="008C539B" w:rsidRPr="001058B5" w:rsidRDefault="00C12992">
      <w:pPr>
        <w:pStyle w:val="Heading6"/>
        <w:ind w:left="1660"/>
      </w:pPr>
      <w:bookmarkStart w:id="1500" w:name="About_the_Syslog_Audit_Trail"/>
      <w:bookmarkStart w:id="1501" w:name="_bookmark1721"/>
      <w:bookmarkEnd w:id="1500"/>
      <w:bookmarkEnd w:id="1501"/>
      <w:r w:rsidRPr="001058B5">
        <w:t>About the Syslog Audit Trail</w:t>
      </w:r>
    </w:p>
    <w:p w14:paraId="7B0295C5" w14:textId="77777777" w:rsidR="008C539B" w:rsidRPr="001058B5" w:rsidRDefault="00C12992">
      <w:pPr>
        <w:pStyle w:val="BodyText"/>
        <w:spacing w:before="56" w:line="230" w:lineRule="auto"/>
        <w:ind w:left="1659" w:right="745"/>
        <w:rPr>
          <w:rFonts w:ascii="Arial" w:hAnsi="Arial" w:cs="Arial"/>
        </w:rPr>
      </w:pPr>
      <w:r w:rsidRPr="001058B5">
        <w:rPr>
          <w:rFonts w:ascii="Arial" w:hAnsi="Arial" w:cs="Arial"/>
        </w:rPr>
        <w:t xml:space="preserve">You can use a </w:t>
      </w:r>
      <w:bookmarkStart w:id="1502" w:name="_bookmark1722"/>
      <w:bookmarkEnd w:id="1502"/>
      <w:r w:rsidRPr="001058B5">
        <w:rPr>
          <w:rFonts w:ascii="Arial" w:hAnsi="Arial" w:cs="Arial"/>
        </w:rPr>
        <w:t>syslog audit trail t</w:t>
      </w:r>
      <w:bookmarkStart w:id="1503" w:name="_bookmark1723"/>
      <w:bookmarkEnd w:id="1503"/>
      <w:r w:rsidRPr="001058B5">
        <w:rPr>
          <w:rFonts w:ascii="Arial" w:hAnsi="Arial" w:cs="Arial"/>
        </w:rPr>
        <w:t>o configure centralized audit facility provided by the operating system Syslog facility. Syslog is a standard protocol on UNIX-based systems for logging information from different components of a network. Applications call the syslog() function to log information to the syslog daemon, which then determines where to log the information. Be aware that when you configure the use of syslog files, the messages are sent to the syslog daemon process. The syslog daemon process does not return an acknowledgement to Oracle Database indicating a committed write to the syslog files.</w:t>
      </w:r>
    </w:p>
    <w:p w14:paraId="2D3897EF" w14:textId="77777777" w:rsidR="008C539B" w:rsidRPr="001058B5" w:rsidRDefault="00C12992">
      <w:pPr>
        <w:pStyle w:val="BodyText"/>
        <w:spacing w:before="127" w:line="230" w:lineRule="auto"/>
        <w:ind w:left="1660" w:right="794" w:hanging="1"/>
        <w:rPr>
          <w:rFonts w:ascii="Arial" w:hAnsi="Arial" w:cs="Arial"/>
        </w:rPr>
      </w:pPr>
      <w:r w:rsidRPr="001058B5">
        <w:rPr>
          <w:rFonts w:ascii="Arial" w:hAnsi="Arial" w:cs="Arial"/>
        </w:rPr>
        <w:t>Because applications, such as an Oracle process, use the syslog() function to log information to the syslog daemon, a privileged user would not have permissions to the</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where</w:t>
      </w:r>
      <w:r w:rsidRPr="001058B5">
        <w:rPr>
          <w:rFonts w:ascii="Arial" w:hAnsi="Arial" w:cs="Arial"/>
          <w:spacing w:val="-6"/>
        </w:rPr>
        <w:t xml:space="preserve"> </w:t>
      </w:r>
      <w:r w:rsidRPr="001058B5">
        <w:rPr>
          <w:rFonts w:ascii="Arial" w:hAnsi="Arial" w:cs="Arial"/>
        </w:rPr>
        <w:t>syslog</w:t>
      </w:r>
      <w:r w:rsidRPr="001058B5">
        <w:rPr>
          <w:rFonts w:ascii="Arial" w:hAnsi="Arial" w:cs="Arial"/>
          <w:spacing w:val="-5"/>
        </w:rPr>
        <w:t xml:space="preserve"> </w:t>
      </w:r>
      <w:r w:rsidRPr="001058B5">
        <w:rPr>
          <w:rFonts w:ascii="Arial" w:hAnsi="Arial" w:cs="Arial"/>
        </w:rPr>
        <w:t>messages</w:t>
      </w:r>
      <w:r w:rsidRPr="001058B5">
        <w:rPr>
          <w:rFonts w:ascii="Arial" w:hAnsi="Arial" w:cs="Arial"/>
          <w:spacing w:val="-5"/>
        </w:rPr>
        <w:t xml:space="preserve"> </w:t>
      </w:r>
      <w:r w:rsidRPr="001058B5">
        <w:rPr>
          <w:rFonts w:ascii="Arial" w:hAnsi="Arial" w:cs="Arial"/>
        </w:rPr>
        <w:t>are</w:t>
      </w:r>
      <w:r w:rsidRPr="001058B5">
        <w:rPr>
          <w:rFonts w:ascii="Arial" w:hAnsi="Arial" w:cs="Arial"/>
          <w:spacing w:val="-6"/>
        </w:rPr>
        <w:t xml:space="preserve"> </w:t>
      </w:r>
      <w:r w:rsidRPr="001058B5">
        <w:rPr>
          <w:rFonts w:ascii="Arial" w:hAnsi="Arial" w:cs="Arial"/>
        </w:rPr>
        <w:t>logged.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6"/>
        </w:rPr>
        <w:t xml:space="preserve"> </w:t>
      </w:r>
      <w:r w:rsidRPr="001058B5">
        <w:rPr>
          <w:rFonts w:ascii="Arial" w:hAnsi="Arial" w:cs="Arial"/>
        </w:rPr>
        <w:t>reason,</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stored using a syslog audit trail can be more secure than audit records stored using an 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restricting</w:t>
      </w:r>
      <w:r w:rsidRPr="001058B5">
        <w:rPr>
          <w:rFonts w:ascii="Arial" w:hAnsi="Arial" w:cs="Arial"/>
          <w:spacing w:val="-5"/>
        </w:rPr>
        <w:t xml:space="preserve"> </w:t>
      </w:r>
      <w:r w:rsidRPr="001058B5">
        <w:rPr>
          <w:rFonts w:ascii="Arial" w:hAnsi="Arial" w:cs="Arial"/>
        </w:rPr>
        <w:t>permissions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 xml:space="preserve">a privileged </w:t>
      </w:r>
      <w:r w:rsidRPr="001058B5">
        <w:rPr>
          <w:rFonts w:ascii="Arial" w:hAnsi="Arial" w:cs="Arial"/>
          <w:spacing w:val="-4"/>
        </w:rPr>
        <w:t xml:space="preserve">user, </w:t>
      </w:r>
      <w:r w:rsidRPr="001058B5">
        <w:rPr>
          <w:rFonts w:ascii="Arial" w:hAnsi="Arial" w:cs="Arial"/>
        </w:rPr>
        <w:t>for a syslog audit trail to be secure, neither privileged users nor the Oracle process should have root access to the system where the audit records are written.</w:t>
      </w:r>
    </w:p>
    <w:p w14:paraId="6F297EEB" w14:textId="77777777" w:rsidR="008C539B" w:rsidRPr="001058B5" w:rsidRDefault="008D1AB8">
      <w:pPr>
        <w:pStyle w:val="BodyText"/>
        <w:spacing w:before="7"/>
        <w:rPr>
          <w:rFonts w:ascii="Arial" w:hAnsi="Arial" w:cs="Arial"/>
          <w:sz w:val="18"/>
        </w:rPr>
      </w:pPr>
      <w:r>
        <w:rPr>
          <w:rFonts w:ascii="Arial" w:hAnsi="Arial" w:cs="Arial"/>
        </w:rPr>
        <w:pict w14:anchorId="2C7C5003">
          <v:group id="_x0000_s1170" style="position:absolute;margin-left:174pt;margin-top:13.55pt;width:312pt;height:2.55pt;z-index:5536;mso-wrap-distance-left:0;mso-wrap-distance-right:0;mso-position-horizontal-relative:page" coordorigin="3480,271" coordsize="6240,51">
            <v:line id="_x0000_s1172" style="position:absolute" from="3480,273" to="9720,273" strokeweight=".24pt"/>
            <v:line id="_x0000_s1171" style="position:absolute" from="3480,319" to="9720,319" strokeweight=".24pt"/>
            <w10:wrap type="topAndBottom" anchorx="page"/>
          </v:group>
        </w:pict>
      </w:r>
    </w:p>
    <w:p w14:paraId="25F6E812" w14:textId="77777777" w:rsidR="008C539B" w:rsidRPr="001058B5" w:rsidRDefault="00C12992">
      <w:pPr>
        <w:pStyle w:val="BodyText"/>
        <w:spacing w:before="27" w:line="230" w:lineRule="auto"/>
        <w:ind w:left="2380" w:right="1558" w:hanging="1"/>
        <w:rPr>
          <w:rFonts w:ascii="Arial" w:hAnsi="Arial" w:cs="Arial"/>
        </w:rPr>
      </w:pPr>
      <w:r w:rsidRPr="001058B5">
        <w:rPr>
          <w:rFonts w:ascii="Arial" w:hAnsi="Arial" w:cs="Arial"/>
          <w:b/>
          <w:sz w:val="19"/>
        </w:rPr>
        <w:t xml:space="preserve">Caution: </w:t>
      </w:r>
      <w:r w:rsidRPr="001058B5">
        <w:rPr>
          <w:rFonts w:ascii="Arial" w:hAnsi="Arial" w:cs="Arial"/>
        </w:rPr>
        <w:t>You should have a strong understanding of how to work with syslog before enabling syslog auditing. See the following references for more information about syslog:</w:t>
      </w:r>
    </w:p>
    <w:p w14:paraId="0C31C732" w14:textId="77777777" w:rsidR="008C539B" w:rsidRPr="001058B5" w:rsidRDefault="00C12992" w:rsidP="006F7931">
      <w:pPr>
        <w:pStyle w:val="ListParagraph"/>
        <w:numPr>
          <w:ilvl w:val="2"/>
          <w:numId w:val="137"/>
        </w:numPr>
        <w:tabs>
          <w:tab w:val="left" w:pos="2740"/>
        </w:tabs>
        <w:spacing w:before="122" w:line="228" w:lineRule="auto"/>
        <w:ind w:left="2740" w:right="1516"/>
        <w:rPr>
          <w:rFonts w:ascii="Arial" w:hAnsi="Arial" w:cs="Arial"/>
          <w:sz w:val="20"/>
        </w:rPr>
      </w:pPr>
      <w:r w:rsidRPr="001058B5">
        <w:rPr>
          <w:rFonts w:ascii="Arial" w:hAnsi="Arial" w:cs="Arial"/>
          <w:i/>
          <w:sz w:val="20"/>
        </w:rPr>
        <w:t>Oracle</w:t>
      </w:r>
      <w:r w:rsidRPr="001058B5">
        <w:rPr>
          <w:rFonts w:ascii="Arial" w:hAnsi="Arial" w:cs="Arial"/>
          <w:i/>
          <w:spacing w:val="-33"/>
          <w:sz w:val="20"/>
        </w:rPr>
        <w:t xml:space="preserve"> </w:t>
      </w:r>
      <w:r w:rsidRPr="001058B5">
        <w:rPr>
          <w:rFonts w:ascii="Arial" w:hAnsi="Arial" w:cs="Arial"/>
          <w:i/>
          <w:sz w:val="20"/>
        </w:rPr>
        <w:t>Database</w:t>
      </w:r>
      <w:r w:rsidRPr="001058B5">
        <w:rPr>
          <w:rFonts w:ascii="Arial" w:hAnsi="Arial" w:cs="Arial"/>
          <w:i/>
          <w:spacing w:val="-33"/>
          <w:sz w:val="20"/>
        </w:rPr>
        <w:t xml:space="preserve"> </w:t>
      </w:r>
      <w:r w:rsidRPr="001058B5">
        <w:rPr>
          <w:rFonts w:ascii="Arial" w:hAnsi="Arial" w:cs="Arial"/>
          <w:i/>
          <w:sz w:val="20"/>
        </w:rPr>
        <w:t>Reference</w:t>
      </w:r>
      <w:r w:rsidRPr="001058B5">
        <w:rPr>
          <w:rFonts w:ascii="Arial" w:hAnsi="Arial" w:cs="Arial"/>
          <w:i/>
          <w:spacing w:val="-33"/>
          <w:sz w:val="20"/>
        </w:rPr>
        <w:t xml:space="preserve"> </w:t>
      </w:r>
      <w:r w:rsidRPr="001058B5">
        <w:rPr>
          <w:rFonts w:ascii="Arial" w:hAnsi="Arial" w:cs="Arial"/>
          <w:sz w:val="20"/>
        </w:rPr>
        <w:t>for</w:t>
      </w:r>
      <w:r w:rsidRPr="001058B5">
        <w:rPr>
          <w:rFonts w:ascii="Arial" w:hAnsi="Arial" w:cs="Arial"/>
          <w:spacing w:val="-34"/>
          <w:sz w:val="20"/>
        </w:rPr>
        <w:t xml:space="preserve"> </w:t>
      </w:r>
      <w:r w:rsidRPr="001058B5">
        <w:rPr>
          <w:rFonts w:ascii="Arial" w:hAnsi="Arial" w:cs="Arial"/>
          <w:sz w:val="20"/>
        </w:rPr>
        <w:t>information</w:t>
      </w:r>
      <w:r w:rsidRPr="001058B5">
        <w:rPr>
          <w:rFonts w:ascii="Arial" w:hAnsi="Arial" w:cs="Arial"/>
          <w:spacing w:val="-33"/>
          <w:sz w:val="20"/>
        </w:rPr>
        <w:t xml:space="preserve"> </w:t>
      </w:r>
      <w:r w:rsidRPr="001058B5">
        <w:rPr>
          <w:rFonts w:ascii="Arial" w:hAnsi="Arial" w:cs="Arial"/>
          <w:sz w:val="20"/>
        </w:rPr>
        <w:t>about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AUDIT_SYSLOG_ LEVEL</w:t>
      </w:r>
      <w:r w:rsidRPr="001058B5">
        <w:rPr>
          <w:rFonts w:ascii="Arial" w:hAnsi="Arial" w:cs="Arial"/>
          <w:spacing w:val="-81"/>
          <w:sz w:val="20"/>
        </w:rPr>
        <w:t xml:space="preserve"> </w:t>
      </w:r>
      <w:r w:rsidRPr="001058B5">
        <w:rPr>
          <w:rFonts w:ascii="Arial" w:hAnsi="Arial" w:cs="Arial"/>
          <w:sz w:val="20"/>
        </w:rPr>
        <w:t>initialization parameter</w:t>
      </w:r>
    </w:p>
    <w:p w14:paraId="6CB375AB" w14:textId="77777777" w:rsidR="008C539B" w:rsidRPr="001058B5" w:rsidRDefault="008D1AB8" w:rsidP="006F7931">
      <w:pPr>
        <w:pStyle w:val="ListParagraph"/>
        <w:numPr>
          <w:ilvl w:val="2"/>
          <w:numId w:val="137"/>
        </w:numPr>
        <w:tabs>
          <w:tab w:val="left" w:pos="2740"/>
        </w:tabs>
        <w:spacing w:before="122" w:line="228" w:lineRule="auto"/>
        <w:ind w:left="2740" w:right="1606"/>
        <w:rPr>
          <w:rFonts w:ascii="Arial" w:hAnsi="Arial" w:cs="Arial"/>
          <w:sz w:val="20"/>
        </w:rPr>
      </w:pPr>
      <w:r>
        <w:rPr>
          <w:rFonts w:ascii="Arial" w:hAnsi="Arial" w:cs="Arial"/>
        </w:rPr>
        <w:pict w14:anchorId="38164999">
          <v:group id="_x0000_s1167" style="position:absolute;left:0;text-align:left;margin-left:174pt;margin-top:35.25pt;width:312pt;height:2.55pt;z-index:5560;mso-wrap-distance-left:0;mso-wrap-distance-right:0;mso-position-horizontal-relative:page" coordorigin="3480,705" coordsize="6240,51">
            <v:line id="_x0000_s1169" style="position:absolute" from="3480,708" to="9720,708" strokeweight=".24pt"/>
            <v:line id="_x0000_s1168" style="position:absolute" from="3480,753" to="9720,753" strokeweight=".24pt"/>
            <w10:wrap type="topAndBottom" anchorx="page"/>
          </v:group>
        </w:pic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UNIX</w:t>
      </w:r>
      <w:r w:rsidR="00C12992" w:rsidRPr="001058B5">
        <w:rPr>
          <w:rFonts w:ascii="Arial" w:hAnsi="Arial" w:cs="Arial"/>
          <w:spacing w:val="-15"/>
          <w:sz w:val="20"/>
        </w:rPr>
        <w:t xml:space="preserve"> </w:t>
      </w:r>
      <w:r w:rsidR="00C12992" w:rsidRPr="001058B5">
        <w:rPr>
          <w:rFonts w:ascii="Arial" w:hAnsi="Arial" w:cs="Arial"/>
          <w:sz w:val="20"/>
        </w:rPr>
        <w:t>man</w:t>
      </w:r>
      <w:r w:rsidR="00C12992" w:rsidRPr="001058B5">
        <w:rPr>
          <w:rFonts w:ascii="Arial" w:hAnsi="Arial" w:cs="Arial"/>
          <w:spacing w:val="-15"/>
          <w:sz w:val="20"/>
        </w:rPr>
        <w:t xml:space="preserve"> </w:t>
      </w:r>
      <w:r w:rsidR="00C12992" w:rsidRPr="001058B5">
        <w:rPr>
          <w:rFonts w:ascii="Arial" w:hAnsi="Arial" w:cs="Arial"/>
          <w:sz w:val="20"/>
        </w:rPr>
        <w:t>page</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4"/>
          <w:sz w:val="20"/>
        </w:rPr>
        <w:t xml:space="preserve"> </w: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syslogd</w:t>
      </w:r>
      <w:r w:rsidR="00C12992" w:rsidRPr="001058B5">
        <w:rPr>
          <w:rFonts w:ascii="Arial" w:hAnsi="Arial" w:cs="Arial"/>
          <w:spacing w:val="-90"/>
          <w:sz w:val="20"/>
        </w:rPr>
        <w:t xml:space="preserve"> </w:t>
      </w:r>
      <w:r w:rsidR="00C12992" w:rsidRPr="001058B5">
        <w:rPr>
          <w:rFonts w:ascii="Arial" w:hAnsi="Arial" w:cs="Arial"/>
          <w:sz w:val="20"/>
        </w:rPr>
        <w:t>utility</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5"/>
          <w:sz w:val="20"/>
        </w:rPr>
        <w:t xml:space="preserve"> </w:t>
      </w:r>
      <w:r w:rsidR="00C12992" w:rsidRPr="001058B5">
        <w:rPr>
          <w:rFonts w:ascii="Arial" w:hAnsi="Arial" w:cs="Arial"/>
          <w:sz w:val="20"/>
        </w:rPr>
        <w:t>more</w:t>
      </w:r>
      <w:r w:rsidR="00C12992" w:rsidRPr="001058B5">
        <w:rPr>
          <w:rFonts w:ascii="Arial" w:hAnsi="Arial" w:cs="Arial"/>
          <w:spacing w:val="-15"/>
          <w:sz w:val="20"/>
        </w:rPr>
        <w:t xml:space="preserve"> </w:t>
      </w:r>
      <w:r w:rsidR="00C12992" w:rsidRPr="001058B5">
        <w:rPr>
          <w:rFonts w:ascii="Arial" w:hAnsi="Arial" w:cs="Arial"/>
          <w:sz w:val="20"/>
        </w:rPr>
        <w:t>information about</w:t>
      </w:r>
      <w:r w:rsidR="00C12992" w:rsidRPr="001058B5">
        <w:rPr>
          <w:rFonts w:ascii="Arial" w:hAnsi="Arial" w:cs="Arial"/>
          <w:spacing w:val="-32"/>
          <w:sz w:val="20"/>
        </w:rPr>
        <w:t xml:space="preserve"> </w:t>
      </w:r>
      <w:r w:rsidR="00C12992" w:rsidRPr="001058B5">
        <w:rPr>
          <w:rFonts w:ascii="Arial" w:hAnsi="Arial" w:cs="Arial"/>
          <w:sz w:val="20"/>
        </w:rPr>
        <w:t>the</w:t>
      </w:r>
      <w:r w:rsidR="00C12992" w:rsidRPr="001058B5">
        <w:rPr>
          <w:rFonts w:ascii="Arial" w:hAnsi="Arial" w:cs="Arial"/>
          <w:spacing w:val="-32"/>
          <w:sz w:val="20"/>
        </w:rPr>
        <w:t xml:space="preserve"> </w:t>
      </w:r>
      <w:r w:rsidR="00C12992" w:rsidRPr="001058B5">
        <w:rPr>
          <w:rFonts w:ascii="Arial" w:hAnsi="Arial" w:cs="Arial"/>
          <w:i/>
          <w:sz w:val="20"/>
        </w:rPr>
        <w:t>facility.priority</w:t>
      </w:r>
      <w:r w:rsidR="00C12992" w:rsidRPr="001058B5">
        <w:rPr>
          <w:rFonts w:ascii="Arial" w:hAnsi="Arial" w:cs="Arial"/>
          <w:i/>
          <w:spacing w:val="-105"/>
          <w:sz w:val="20"/>
        </w:rPr>
        <w:t xml:space="preserve"> </w:t>
      </w:r>
      <w:r w:rsidR="00C12992" w:rsidRPr="001058B5">
        <w:rPr>
          <w:rFonts w:ascii="Arial" w:hAnsi="Arial" w:cs="Arial"/>
          <w:sz w:val="20"/>
        </w:rPr>
        <w:t>settings</w:t>
      </w:r>
      <w:r w:rsidR="00C12992" w:rsidRPr="001058B5">
        <w:rPr>
          <w:rFonts w:ascii="Arial" w:hAnsi="Arial" w:cs="Arial"/>
          <w:spacing w:val="-32"/>
          <w:sz w:val="20"/>
        </w:rPr>
        <w:t xml:space="preserve"> </w:t>
      </w:r>
      <w:r w:rsidR="00C12992" w:rsidRPr="001058B5">
        <w:rPr>
          <w:rFonts w:ascii="Arial" w:hAnsi="Arial" w:cs="Arial"/>
          <w:sz w:val="20"/>
        </w:rPr>
        <w:t>and</w:t>
      </w:r>
      <w:r w:rsidR="00C12992" w:rsidRPr="001058B5">
        <w:rPr>
          <w:rFonts w:ascii="Arial" w:hAnsi="Arial" w:cs="Arial"/>
          <w:spacing w:val="-32"/>
          <w:sz w:val="20"/>
        </w:rPr>
        <w:t xml:space="preserve"> </w:t>
      </w:r>
      <w:r w:rsidR="00C12992" w:rsidRPr="001058B5">
        <w:rPr>
          <w:rFonts w:ascii="Arial" w:hAnsi="Arial" w:cs="Arial"/>
          <w:sz w:val="20"/>
        </w:rPr>
        <w:t>their</w:t>
      </w:r>
      <w:r w:rsidR="00C12992" w:rsidRPr="001058B5">
        <w:rPr>
          <w:rFonts w:ascii="Arial" w:hAnsi="Arial" w:cs="Arial"/>
          <w:spacing w:val="-32"/>
          <w:sz w:val="20"/>
        </w:rPr>
        <w:t xml:space="preserve"> </w:t>
      </w:r>
      <w:r w:rsidR="00C12992" w:rsidRPr="001058B5">
        <w:rPr>
          <w:rFonts w:ascii="Arial" w:hAnsi="Arial" w:cs="Arial"/>
          <w:sz w:val="20"/>
        </w:rPr>
        <w:t>directory</w:t>
      </w:r>
      <w:r w:rsidR="00C12992" w:rsidRPr="001058B5">
        <w:rPr>
          <w:rFonts w:ascii="Arial" w:hAnsi="Arial" w:cs="Arial"/>
          <w:spacing w:val="-32"/>
          <w:sz w:val="20"/>
        </w:rPr>
        <w:t xml:space="preserve"> </w:t>
      </w:r>
      <w:r w:rsidR="00C12992" w:rsidRPr="001058B5">
        <w:rPr>
          <w:rFonts w:ascii="Arial" w:hAnsi="Arial" w:cs="Arial"/>
          <w:sz w:val="20"/>
        </w:rPr>
        <w:t>paths</w:t>
      </w:r>
    </w:p>
    <w:p w14:paraId="3BB61D4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548E05E2" w14:textId="77777777" w:rsidR="008C539B" w:rsidRPr="001058B5" w:rsidRDefault="008C539B">
      <w:pPr>
        <w:pStyle w:val="BodyText"/>
        <w:spacing w:before="2"/>
        <w:rPr>
          <w:rFonts w:ascii="Arial" w:hAnsi="Arial" w:cs="Arial"/>
          <w:sz w:val="24"/>
        </w:rPr>
      </w:pPr>
    </w:p>
    <w:p w14:paraId="678487D1" w14:textId="77777777" w:rsidR="008C539B" w:rsidRPr="001058B5" w:rsidRDefault="00C12992">
      <w:pPr>
        <w:pStyle w:val="Heading6"/>
        <w:spacing w:before="105"/>
      </w:pPr>
      <w:bookmarkStart w:id="1504" w:name="Format_of_the_Information_Stored_in_the_"/>
      <w:bookmarkStart w:id="1505" w:name="_bookmark1724"/>
      <w:bookmarkEnd w:id="1504"/>
      <w:bookmarkEnd w:id="1505"/>
      <w:r w:rsidRPr="001058B5">
        <w:t>Forma</w:t>
      </w:r>
      <w:bookmarkStart w:id="1506" w:name="_bookmark1725"/>
      <w:bookmarkEnd w:id="1506"/>
      <w:r w:rsidRPr="001058B5">
        <w:t>t of the Information Stored in the Syslog Audit Trail</w:t>
      </w:r>
    </w:p>
    <w:p w14:paraId="625B3929" w14:textId="77777777" w:rsidR="008C539B" w:rsidRPr="001058B5" w:rsidRDefault="00C12992">
      <w:pPr>
        <w:pStyle w:val="BodyText"/>
        <w:spacing w:before="54" w:line="232" w:lineRule="auto"/>
        <w:ind w:left="2260" w:right="163"/>
        <w:rPr>
          <w:rFonts w:ascii="Arial" w:hAnsi="Arial" w:cs="Arial"/>
        </w:rPr>
      </w:pPr>
      <w:r w:rsidRPr="001058B5">
        <w:rPr>
          <w:rFonts w:ascii="Arial" w:hAnsi="Arial" w:cs="Arial"/>
        </w:rPr>
        <w:t>Similar to the operating system audit trail records, Oracle Database encodes the syslog records to ensure greater security. If you have Oracle Audit Vault installed, you can use its Syslog Collector to extract and transfer syslog audit records to centralized Oracle Audit Vault server.</w:t>
      </w:r>
    </w:p>
    <w:p w14:paraId="60ACCABC" w14:textId="77777777" w:rsidR="008C539B" w:rsidRPr="001058B5" w:rsidRDefault="008C539B">
      <w:pPr>
        <w:pStyle w:val="BodyText"/>
        <w:spacing w:before="1"/>
        <w:rPr>
          <w:rFonts w:ascii="Arial" w:hAnsi="Arial" w:cs="Arial"/>
          <w:sz w:val="23"/>
        </w:rPr>
      </w:pPr>
    </w:p>
    <w:p w14:paraId="5FEA7D44" w14:textId="77777777" w:rsidR="008C539B" w:rsidRPr="001058B5" w:rsidRDefault="00C12992">
      <w:pPr>
        <w:pStyle w:val="Heading6"/>
      </w:pPr>
      <w:bookmarkStart w:id="1507" w:name="What_Does_the_Syslog_Audit_Trail_Look_Li"/>
      <w:bookmarkStart w:id="1508" w:name="_bookmark1726"/>
      <w:bookmarkEnd w:id="1507"/>
      <w:bookmarkEnd w:id="1508"/>
      <w:r w:rsidRPr="001058B5">
        <w:t>What Does the Sys</w:t>
      </w:r>
      <w:bookmarkStart w:id="1509" w:name="_bookmark1727"/>
      <w:bookmarkEnd w:id="1509"/>
      <w:r w:rsidRPr="001058B5">
        <w:t>log Audit Trail Look Like?</w:t>
      </w:r>
    </w:p>
    <w:p w14:paraId="41D473EB" w14:textId="77777777" w:rsidR="008C539B" w:rsidRPr="001058B5" w:rsidRDefault="008D1AB8">
      <w:pPr>
        <w:pStyle w:val="BodyText"/>
        <w:spacing w:before="58" w:line="230" w:lineRule="auto"/>
        <w:ind w:left="2259" w:right="295"/>
        <w:rPr>
          <w:rFonts w:ascii="Arial" w:hAnsi="Arial" w:cs="Arial"/>
        </w:rPr>
      </w:pPr>
      <w:hyperlink w:anchor="_bookmark1728" w:history="1">
        <w:r w:rsidR="00C12992" w:rsidRPr="001058B5">
          <w:rPr>
            <w:rFonts w:ascii="Arial" w:hAnsi="Arial" w:cs="Arial"/>
            <w:color w:val="0000CC"/>
          </w:rPr>
          <w:t xml:space="preserve">Example 9–5 </w:t>
        </w:r>
      </w:hyperlink>
      <w:r w:rsidR="00C12992" w:rsidRPr="001058B5">
        <w:rPr>
          <w:rFonts w:ascii="Arial" w:hAnsi="Arial" w:cs="Arial"/>
        </w:rPr>
        <w:t xml:space="preserve">shows how the syslog audit trail can appear. (For this example, the text has been reformatted for easier </w:t>
      </w:r>
      <w:r w:rsidR="00C12992" w:rsidRPr="001058B5">
        <w:rPr>
          <w:rFonts w:ascii="Arial" w:hAnsi="Arial" w:cs="Arial"/>
          <w:spacing w:val="-3"/>
        </w:rPr>
        <w:t xml:space="preserve">readability. </w:t>
      </w:r>
      <w:r w:rsidR="00C12992" w:rsidRPr="001058B5">
        <w:rPr>
          <w:rFonts w:ascii="Arial" w:hAnsi="Arial" w:cs="Arial"/>
        </w:rPr>
        <w:t xml:space="preserve">In </w:t>
      </w:r>
      <w:r w:rsidR="00C12992" w:rsidRPr="001058B5">
        <w:rPr>
          <w:rFonts w:ascii="Arial" w:hAnsi="Arial" w:cs="Arial"/>
          <w:spacing w:val="-4"/>
        </w:rPr>
        <w:t xml:space="preserve">reality, </w:t>
      </w:r>
      <w:r w:rsidR="00C12992" w:rsidRPr="001058B5">
        <w:rPr>
          <w:rFonts w:ascii="Arial" w:hAnsi="Arial" w:cs="Arial"/>
        </w:rPr>
        <w:t>the text is all on one line.) As with other Oracle Database audit trails, the brackets indicate the length of the value that was audited. For syslog audit trails, the text from (and including) LENGTH: is Oracle Database audit record. The prepended text (the date and Oracle Audit [10085]</w:t>
      </w:r>
      <w:r w:rsidR="00C12992" w:rsidRPr="001058B5">
        <w:rPr>
          <w:rFonts w:ascii="Arial" w:hAnsi="Arial" w:cs="Arial"/>
          <w:spacing w:val="-89"/>
        </w:rPr>
        <w:t xml:space="preserve"> </w:t>
      </w:r>
      <w:r w:rsidR="00C12992" w:rsidRPr="001058B5">
        <w:rPr>
          <w:rFonts w:ascii="Arial" w:hAnsi="Arial" w:cs="Arial"/>
        </w:rPr>
        <w:t xml:space="preserve">line) is added by the syslog </w:t>
      </w:r>
      <w:r w:rsidR="00C12992" w:rsidRPr="001058B5">
        <w:rPr>
          <w:rFonts w:ascii="Arial" w:hAnsi="Arial" w:cs="Arial"/>
          <w:spacing w:val="-4"/>
        </w:rPr>
        <w:t>utility.</w:t>
      </w:r>
    </w:p>
    <w:p w14:paraId="0E6FCC86" w14:textId="77777777" w:rsidR="008C539B" w:rsidRPr="001058B5" w:rsidRDefault="008C539B">
      <w:pPr>
        <w:pStyle w:val="BodyText"/>
        <w:spacing w:before="8"/>
        <w:rPr>
          <w:rFonts w:ascii="Arial" w:hAnsi="Arial" w:cs="Arial"/>
          <w:sz w:val="25"/>
        </w:rPr>
      </w:pPr>
    </w:p>
    <w:p w14:paraId="7205F576" w14:textId="77777777" w:rsidR="008C539B" w:rsidRPr="001058B5" w:rsidRDefault="00C12992">
      <w:pPr>
        <w:ind w:left="2260"/>
        <w:rPr>
          <w:rFonts w:ascii="Arial" w:hAnsi="Arial" w:cs="Arial"/>
          <w:b/>
          <w:i/>
          <w:sz w:val="18"/>
        </w:rPr>
      </w:pPr>
      <w:bookmarkStart w:id="1510" w:name="_bookmark1728"/>
      <w:bookmarkEnd w:id="1510"/>
      <w:r w:rsidRPr="001058B5">
        <w:rPr>
          <w:rFonts w:ascii="Arial" w:hAnsi="Arial" w:cs="Arial"/>
          <w:b/>
          <w:i/>
          <w:sz w:val="18"/>
        </w:rPr>
        <w:t>Example 9–5 Syslog Audit Trail for SYS User</w:t>
      </w:r>
    </w:p>
    <w:p w14:paraId="69A6A654" w14:textId="77777777" w:rsidR="008C539B" w:rsidRPr="001058B5" w:rsidRDefault="00C12992">
      <w:pPr>
        <w:spacing w:before="112" w:line="259" w:lineRule="auto"/>
        <w:ind w:left="2260" w:right="5675"/>
        <w:rPr>
          <w:rFonts w:ascii="Arial" w:hAnsi="Arial" w:cs="Arial"/>
          <w:sz w:val="18"/>
        </w:rPr>
      </w:pPr>
      <w:r w:rsidRPr="001058B5">
        <w:rPr>
          <w:rFonts w:ascii="Arial" w:hAnsi="Arial" w:cs="Arial"/>
          <w:w w:val="90"/>
          <w:sz w:val="18"/>
        </w:rPr>
        <w:t>May</w:t>
      </w:r>
      <w:r w:rsidRPr="001058B5">
        <w:rPr>
          <w:rFonts w:ascii="Arial" w:hAnsi="Arial" w:cs="Arial"/>
          <w:spacing w:val="-37"/>
          <w:w w:val="90"/>
          <w:sz w:val="18"/>
        </w:rPr>
        <w:t xml:space="preserve"> </w:t>
      </w:r>
      <w:r w:rsidRPr="001058B5">
        <w:rPr>
          <w:rFonts w:ascii="Arial" w:hAnsi="Arial" w:cs="Arial"/>
          <w:w w:val="90"/>
          <w:sz w:val="18"/>
        </w:rPr>
        <w:t>14</w:t>
      </w:r>
      <w:r w:rsidRPr="001058B5">
        <w:rPr>
          <w:rFonts w:ascii="Arial" w:hAnsi="Arial" w:cs="Arial"/>
          <w:spacing w:val="-37"/>
          <w:w w:val="90"/>
          <w:sz w:val="18"/>
        </w:rPr>
        <w:t xml:space="preserve"> </w:t>
      </w:r>
      <w:r w:rsidRPr="001058B5">
        <w:rPr>
          <w:rFonts w:ascii="Arial" w:hAnsi="Arial" w:cs="Arial"/>
          <w:w w:val="90"/>
          <w:sz w:val="18"/>
        </w:rPr>
        <w:t>23:40:15</w:t>
      </w:r>
      <w:r w:rsidRPr="001058B5">
        <w:rPr>
          <w:rFonts w:ascii="Arial" w:hAnsi="Arial" w:cs="Arial"/>
          <w:spacing w:val="-37"/>
          <w:w w:val="90"/>
          <w:sz w:val="18"/>
        </w:rPr>
        <w:t xml:space="preserve"> </w:t>
      </w:r>
      <w:r w:rsidRPr="001058B5">
        <w:rPr>
          <w:rFonts w:ascii="Arial" w:hAnsi="Arial" w:cs="Arial"/>
          <w:w w:val="90"/>
          <w:sz w:val="18"/>
        </w:rPr>
        <w:t xml:space="preserve">shobeen </w:t>
      </w:r>
      <w:r w:rsidRPr="001058B5">
        <w:rPr>
          <w:rFonts w:ascii="Arial" w:hAnsi="Arial" w:cs="Arial"/>
          <w:w w:val="95"/>
          <w:sz w:val="18"/>
        </w:rPr>
        <w:t>Oracle Audit[10085]: LENGTH :</w:t>
      </w:r>
      <w:r w:rsidRPr="001058B5">
        <w:rPr>
          <w:rFonts w:ascii="Arial" w:hAnsi="Arial" w:cs="Arial"/>
          <w:spacing w:val="-44"/>
          <w:w w:val="95"/>
          <w:sz w:val="18"/>
        </w:rPr>
        <w:t xml:space="preserve"> </w:t>
      </w:r>
      <w:r w:rsidRPr="001058B5">
        <w:rPr>
          <w:rFonts w:ascii="Arial" w:hAnsi="Arial" w:cs="Arial"/>
          <w:w w:val="95"/>
          <w:sz w:val="18"/>
        </w:rPr>
        <w:t>'171'</w:t>
      </w:r>
    </w:p>
    <w:p w14:paraId="3947C519" w14:textId="77777777" w:rsidR="008C539B" w:rsidRPr="001058B5" w:rsidRDefault="00C12992">
      <w:pPr>
        <w:spacing w:line="259" w:lineRule="auto"/>
        <w:ind w:left="2260" w:right="4748"/>
        <w:rPr>
          <w:rFonts w:ascii="Arial" w:hAnsi="Arial" w:cs="Arial"/>
          <w:sz w:val="18"/>
        </w:rPr>
      </w:pPr>
      <w:r w:rsidRPr="001058B5">
        <w:rPr>
          <w:rFonts w:ascii="Arial" w:hAnsi="Arial" w:cs="Arial"/>
          <w:w w:val="95"/>
          <w:sz w:val="18"/>
        </w:rPr>
        <w:t>ACTION</w:t>
      </w:r>
      <w:r w:rsidRPr="001058B5">
        <w:rPr>
          <w:rFonts w:ascii="Arial" w:hAnsi="Arial" w:cs="Arial"/>
          <w:spacing w:val="-67"/>
          <w:w w:val="95"/>
          <w:sz w:val="18"/>
        </w:rPr>
        <w:t xml:space="preserve"> </w:t>
      </w:r>
      <w:r w:rsidRPr="001058B5">
        <w:rPr>
          <w:rFonts w:ascii="Arial" w:hAnsi="Arial" w:cs="Arial"/>
          <w:w w:val="95"/>
          <w:sz w:val="18"/>
        </w:rPr>
        <w:t>:[18]</w:t>
      </w:r>
      <w:r w:rsidRPr="001058B5">
        <w:rPr>
          <w:rFonts w:ascii="Arial" w:hAnsi="Arial" w:cs="Arial"/>
          <w:spacing w:val="-67"/>
          <w:w w:val="95"/>
          <w:sz w:val="18"/>
        </w:rPr>
        <w:t xml:space="preserve"> </w:t>
      </w:r>
      <w:r w:rsidRPr="001058B5">
        <w:rPr>
          <w:rFonts w:ascii="Arial" w:hAnsi="Arial" w:cs="Arial"/>
          <w:w w:val="95"/>
          <w:sz w:val="18"/>
        </w:rPr>
        <w:t>'select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from</w:t>
      </w:r>
      <w:r w:rsidRPr="001058B5">
        <w:rPr>
          <w:rFonts w:ascii="Arial" w:hAnsi="Arial" w:cs="Arial"/>
          <w:spacing w:val="-67"/>
          <w:w w:val="95"/>
          <w:sz w:val="18"/>
        </w:rPr>
        <w:t xml:space="preserve"> </w:t>
      </w:r>
      <w:r w:rsidRPr="001058B5">
        <w:rPr>
          <w:rFonts w:ascii="Arial" w:hAnsi="Arial" w:cs="Arial"/>
          <w:w w:val="95"/>
          <w:sz w:val="18"/>
        </w:rPr>
        <w:t xml:space="preserve">aud$' DATABASE USER:[1] </w:t>
      </w:r>
      <w:r w:rsidRPr="001058B5">
        <w:rPr>
          <w:rFonts w:ascii="Arial" w:hAnsi="Arial" w:cs="Arial"/>
          <w:spacing w:val="-2"/>
          <w:w w:val="95"/>
          <w:sz w:val="18"/>
        </w:rPr>
        <w:t>'/'</w:t>
      </w:r>
    </w:p>
    <w:p w14:paraId="11612F18"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58586B7B" w14:textId="77777777" w:rsidR="008C539B" w:rsidRPr="001058B5" w:rsidRDefault="00C12992">
      <w:pPr>
        <w:spacing w:before="15" w:line="259" w:lineRule="auto"/>
        <w:ind w:left="2260" w:right="5207"/>
        <w:rPr>
          <w:rFonts w:ascii="Arial" w:hAnsi="Arial" w:cs="Arial"/>
          <w:sz w:val="18"/>
        </w:rPr>
      </w:pPr>
      <w:r w:rsidRPr="001058B5">
        <w:rPr>
          <w:rFonts w:ascii="Arial" w:hAnsi="Arial" w:cs="Arial"/>
          <w:w w:val="95"/>
          <w:sz w:val="18"/>
        </w:rPr>
        <w:t xml:space="preserve">CLIENT USER:[7] 'laurelh' </w:t>
      </w:r>
      <w:r w:rsidRPr="001058B5">
        <w:rPr>
          <w:rFonts w:ascii="Arial" w:hAnsi="Arial" w:cs="Arial"/>
          <w:w w:val="90"/>
          <w:sz w:val="18"/>
        </w:rPr>
        <w:t>CLIENT</w:t>
      </w:r>
      <w:r w:rsidRPr="001058B5">
        <w:rPr>
          <w:rFonts w:ascii="Arial" w:hAnsi="Arial" w:cs="Arial"/>
          <w:spacing w:val="-65"/>
          <w:w w:val="90"/>
          <w:sz w:val="18"/>
        </w:rPr>
        <w:t xml:space="preserve"> </w:t>
      </w:r>
      <w:r w:rsidRPr="001058B5">
        <w:rPr>
          <w:rFonts w:ascii="Arial" w:hAnsi="Arial" w:cs="Arial"/>
          <w:w w:val="90"/>
          <w:sz w:val="18"/>
        </w:rPr>
        <w:t>TERMINAL:[6]</w:t>
      </w:r>
      <w:r w:rsidRPr="001058B5">
        <w:rPr>
          <w:rFonts w:ascii="Arial" w:hAnsi="Arial" w:cs="Arial"/>
          <w:spacing w:val="-65"/>
          <w:w w:val="90"/>
          <w:sz w:val="18"/>
        </w:rPr>
        <w:t xml:space="preserve"> </w:t>
      </w:r>
      <w:r w:rsidRPr="001058B5">
        <w:rPr>
          <w:rFonts w:ascii="Arial" w:hAnsi="Arial" w:cs="Arial"/>
          <w:w w:val="90"/>
          <w:sz w:val="18"/>
        </w:rPr>
        <w:t xml:space="preserve">'pts/12' </w:t>
      </w:r>
      <w:r w:rsidRPr="001058B5">
        <w:rPr>
          <w:rFonts w:ascii="Arial" w:hAnsi="Arial" w:cs="Arial"/>
          <w:w w:val="95"/>
          <w:sz w:val="18"/>
        </w:rPr>
        <w:t>STATUS:[1] '0'</w:t>
      </w:r>
    </w:p>
    <w:p w14:paraId="53203DA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'562317007'</w:t>
      </w:r>
    </w:p>
    <w:p w14:paraId="16E90B34" w14:textId="77777777" w:rsidR="008C539B" w:rsidRPr="001058B5" w:rsidRDefault="008C539B">
      <w:pPr>
        <w:pStyle w:val="BodyText"/>
        <w:rPr>
          <w:rFonts w:ascii="Arial" w:hAnsi="Arial" w:cs="Arial"/>
          <w:sz w:val="25"/>
        </w:rPr>
      </w:pPr>
    </w:p>
    <w:p w14:paraId="055F88D6" w14:textId="77777777" w:rsidR="008C539B" w:rsidRPr="001058B5" w:rsidRDefault="00C12992">
      <w:pPr>
        <w:pStyle w:val="Heading6"/>
      </w:pPr>
      <w:bookmarkStart w:id="1511" w:name="Configuring_Syslog_Auditing"/>
      <w:bookmarkStart w:id="1512" w:name="_bookmark1729"/>
      <w:bookmarkEnd w:id="1511"/>
      <w:bookmarkEnd w:id="1512"/>
      <w:r w:rsidRPr="001058B5">
        <w:t>C</w:t>
      </w:r>
      <w:bookmarkStart w:id="1513" w:name="_bookmark1730"/>
      <w:bookmarkEnd w:id="1513"/>
      <w:r w:rsidRPr="001058B5">
        <w:t>onfiguring Syslog Auditing</w:t>
      </w:r>
    </w:p>
    <w:p w14:paraId="3D111D09" w14:textId="77777777" w:rsidR="008C539B" w:rsidRPr="001058B5" w:rsidRDefault="00C12992">
      <w:pPr>
        <w:pStyle w:val="BodyText"/>
        <w:spacing w:before="50"/>
        <w:ind w:left="2260"/>
        <w:rPr>
          <w:rFonts w:ascii="Arial" w:hAnsi="Arial" w:cs="Arial"/>
        </w:rPr>
      </w:pPr>
      <w:r w:rsidRPr="001058B5">
        <w:rPr>
          <w:rFonts w:ascii="Arial" w:hAnsi="Arial" w:cs="Arial"/>
        </w:rPr>
        <w:t>To enable syslog auditing, follow these steps:</w:t>
      </w:r>
    </w:p>
    <w:p w14:paraId="5493AAF3" w14:textId="77777777" w:rsidR="008C539B" w:rsidRPr="001058B5" w:rsidRDefault="00C12992">
      <w:pPr>
        <w:pStyle w:val="ListParagraph"/>
        <w:numPr>
          <w:ilvl w:val="1"/>
          <w:numId w:val="56"/>
        </w:numPr>
        <w:tabs>
          <w:tab w:val="left" w:pos="2620"/>
        </w:tabs>
        <w:spacing w:before="121" w:line="228" w:lineRule="auto"/>
        <w:ind w:right="233"/>
        <w:jc w:val="left"/>
        <w:rPr>
          <w:rFonts w:ascii="Arial" w:hAnsi="Arial" w:cs="Arial"/>
          <w:sz w:val="20"/>
        </w:rPr>
      </w:pPr>
      <w:r w:rsidRPr="001058B5">
        <w:rPr>
          <w:rFonts w:ascii="Arial" w:hAnsi="Arial" w:cs="Arial"/>
          <w:sz w:val="20"/>
        </w:rPr>
        <w:t>Assign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value</w:t>
      </w:r>
      <w:r w:rsidRPr="001058B5">
        <w:rPr>
          <w:rFonts w:ascii="Arial" w:hAnsi="Arial" w:cs="Arial"/>
          <w:spacing w:val="-21"/>
          <w:sz w:val="20"/>
        </w:rPr>
        <w:t xml:space="preserve"> </w:t>
      </w:r>
      <w:r w:rsidRPr="001058B5">
        <w:rPr>
          <w:rFonts w:ascii="Arial" w:hAnsi="Arial" w:cs="Arial"/>
          <w:sz w:val="20"/>
        </w:rPr>
        <w:t>of</w:t>
      </w:r>
      <w:r w:rsidRPr="001058B5">
        <w:rPr>
          <w:rFonts w:ascii="Arial" w:hAnsi="Arial" w:cs="Arial"/>
          <w:spacing w:val="-21"/>
          <w:sz w:val="20"/>
        </w:rPr>
        <w:t xml:space="preserve"> </w:t>
      </w:r>
      <w:r w:rsidRPr="001058B5">
        <w:rPr>
          <w:rFonts w:ascii="Arial" w:hAnsi="Arial" w:cs="Arial"/>
          <w:sz w:val="20"/>
        </w:rPr>
        <w:t>OS</w:t>
      </w:r>
      <w:r w:rsidRPr="001058B5">
        <w:rPr>
          <w:rFonts w:ascii="Arial" w:hAnsi="Arial" w:cs="Arial"/>
          <w:spacing w:val="-96"/>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AUDIT_TRAIL</w:t>
      </w:r>
      <w:r w:rsidRPr="001058B5">
        <w:rPr>
          <w:rFonts w:ascii="Arial" w:hAnsi="Arial" w:cs="Arial"/>
          <w:spacing w:val="-95"/>
          <w:sz w:val="20"/>
        </w:rPr>
        <w:t xml:space="preserve"> </w:t>
      </w:r>
      <w:r w:rsidRPr="001058B5">
        <w:rPr>
          <w:rFonts w:ascii="Arial" w:hAnsi="Arial" w:cs="Arial"/>
          <w:sz w:val="20"/>
        </w:rPr>
        <w:t>initialization</w:t>
      </w:r>
      <w:r w:rsidRPr="001058B5">
        <w:rPr>
          <w:rFonts w:ascii="Arial" w:hAnsi="Arial" w:cs="Arial"/>
          <w:spacing w:val="-21"/>
          <w:sz w:val="20"/>
        </w:rPr>
        <w:t xml:space="preserve"> </w:t>
      </w:r>
      <w:r w:rsidRPr="001058B5">
        <w:rPr>
          <w:rFonts w:ascii="Arial" w:hAnsi="Arial" w:cs="Arial"/>
          <w:sz w:val="20"/>
        </w:rPr>
        <w:t>parameter,</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described</w:t>
      </w:r>
      <w:r w:rsidRPr="001058B5">
        <w:rPr>
          <w:rFonts w:ascii="Arial" w:hAnsi="Arial" w:cs="Arial"/>
          <w:spacing w:val="-21"/>
          <w:sz w:val="20"/>
        </w:rPr>
        <w:t xml:space="preserve"> </w:t>
      </w:r>
      <w:r w:rsidRPr="001058B5">
        <w:rPr>
          <w:rFonts w:ascii="Arial" w:hAnsi="Arial" w:cs="Arial"/>
          <w:sz w:val="20"/>
        </w:rPr>
        <w:t>in</w:t>
      </w:r>
      <w:r w:rsidRPr="001058B5">
        <w:rPr>
          <w:rFonts w:ascii="Arial" w:hAnsi="Arial" w:cs="Arial"/>
          <w:color w:val="0000CC"/>
          <w:sz w:val="20"/>
        </w:rPr>
        <w:t xml:space="preserve"> </w:t>
      </w:r>
      <w:hyperlink w:anchor="_bookmark1656" w:history="1">
        <w:r w:rsidRPr="001058B5">
          <w:rPr>
            <w:rFonts w:ascii="Arial" w:hAnsi="Arial" w:cs="Arial"/>
            <w:color w:val="0000CC"/>
            <w:sz w:val="20"/>
          </w:rPr>
          <w:t xml:space="preserve">"Enabling or Disabling the Standard Audit </w:t>
        </w:r>
        <w:r w:rsidRPr="001058B5">
          <w:rPr>
            <w:rFonts w:ascii="Arial" w:hAnsi="Arial" w:cs="Arial"/>
            <w:color w:val="0000CC"/>
            <w:spacing w:val="-3"/>
            <w:sz w:val="20"/>
          </w:rPr>
          <w:t xml:space="preserve">Trail" </w:t>
        </w:r>
      </w:hyperlink>
      <w:hyperlink w:anchor="_bookmark1656"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9-8</w:t>
        </w:r>
      </w:hyperlink>
      <w:r w:rsidRPr="001058B5">
        <w:rPr>
          <w:rFonts w:ascii="Arial" w:hAnsi="Arial" w:cs="Arial"/>
          <w:sz w:val="20"/>
        </w:rPr>
        <w:t>.</w:t>
      </w:r>
    </w:p>
    <w:p w14:paraId="40120D76"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0F9B31E6" w14:textId="77777777" w:rsidR="008C539B" w:rsidRPr="001058B5" w:rsidRDefault="00C12992">
      <w:pPr>
        <w:spacing w:before="141"/>
        <w:ind w:left="2620"/>
        <w:rPr>
          <w:rFonts w:ascii="Arial" w:hAnsi="Arial" w:cs="Arial"/>
          <w:sz w:val="18"/>
        </w:rPr>
      </w:pPr>
      <w:r w:rsidRPr="001058B5">
        <w:rPr>
          <w:rFonts w:ascii="Arial" w:hAnsi="Arial" w:cs="Arial"/>
          <w:w w:val="95"/>
          <w:sz w:val="18"/>
        </w:rPr>
        <w:t>ALTER SYSTEM SET AUDIT_TRAIL=OS SCOPE=SPFILE;</w:t>
      </w:r>
    </w:p>
    <w:p w14:paraId="4FD609B6" w14:textId="77777777" w:rsidR="008C539B" w:rsidRPr="001058B5" w:rsidRDefault="008C539B">
      <w:pPr>
        <w:pStyle w:val="BodyText"/>
        <w:spacing w:before="1"/>
        <w:rPr>
          <w:rFonts w:ascii="Arial" w:hAnsi="Arial" w:cs="Arial"/>
          <w:sz w:val="19"/>
        </w:rPr>
      </w:pPr>
    </w:p>
    <w:p w14:paraId="613F7E0E" w14:textId="77777777" w:rsidR="008C539B" w:rsidRPr="001058B5" w:rsidRDefault="00C12992">
      <w:pPr>
        <w:pStyle w:val="ListParagraph"/>
        <w:numPr>
          <w:ilvl w:val="1"/>
          <w:numId w:val="56"/>
        </w:numPr>
        <w:tabs>
          <w:tab w:val="left" w:pos="2620"/>
        </w:tabs>
        <w:spacing w:before="1" w:line="228" w:lineRule="auto"/>
        <w:ind w:right="431"/>
        <w:jc w:val="left"/>
        <w:rPr>
          <w:rFonts w:ascii="Arial" w:hAnsi="Arial" w:cs="Arial"/>
          <w:sz w:val="20"/>
        </w:rPr>
      </w:pPr>
      <w:r w:rsidRPr="001058B5">
        <w:rPr>
          <w:rFonts w:ascii="Arial" w:hAnsi="Arial" w:cs="Arial"/>
          <w:w w:val="95"/>
          <w:sz w:val="20"/>
        </w:rPr>
        <w:t>Manually set the</w:t>
      </w:r>
      <w:bookmarkStart w:id="1514" w:name="_bookmark1731"/>
      <w:bookmarkEnd w:id="1514"/>
      <w:r w:rsidRPr="001058B5">
        <w:rPr>
          <w:rFonts w:ascii="Arial" w:hAnsi="Arial" w:cs="Arial"/>
          <w:w w:val="95"/>
          <w:sz w:val="20"/>
        </w:rPr>
        <w:t xml:space="preserve"> AUDIT_SYSLOG_LEVEL parameter to the initialization</w:t>
      </w:r>
      <w:r w:rsidRPr="001058B5">
        <w:rPr>
          <w:rFonts w:ascii="Arial" w:hAnsi="Arial" w:cs="Arial"/>
          <w:spacing w:val="-32"/>
          <w:w w:val="95"/>
          <w:sz w:val="20"/>
        </w:rPr>
        <w:t xml:space="preserve"> </w:t>
      </w:r>
      <w:r w:rsidRPr="001058B5">
        <w:rPr>
          <w:rFonts w:ascii="Arial" w:hAnsi="Arial" w:cs="Arial"/>
          <w:w w:val="95"/>
          <w:sz w:val="20"/>
        </w:rPr>
        <w:t xml:space="preserve">parameter </w:t>
      </w:r>
      <w:r w:rsidRPr="001058B5">
        <w:rPr>
          <w:rFonts w:ascii="Arial" w:hAnsi="Arial" w:cs="Arial"/>
          <w:sz w:val="20"/>
        </w:rPr>
        <w:t>file,</w:t>
      </w:r>
      <w:r w:rsidRPr="001058B5">
        <w:rPr>
          <w:rFonts w:ascii="Arial" w:hAnsi="Arial" w:cs="Arial"/>
          <w:spacing w:val="-3"/>
          <w:sz w:val="20"/>
        </w:rPr>
        <w:t xml:space="preserve"> </w:t>
      </w:r>
      <w:r w:rsidRPr="001058B5">
        <w:rPr>
          <w:rFonts w:ascii="Arial" w:hAnsi="Arial" w:cs="Arial"/>
          <w:sz w:val="20"/>
        </w:rPr>
        <w:t>init</w:t>
      </w:r>
      <w:r w:rsidRPr="001058B5">
        <w:rPr>
          <w:rFonts w:ascii="Arial" w:hAnsi="Arial" w:cs="Arial"/>
          <w:i/>
          <w:sz w:val="20"/>
        </w:rPr>
        <w:t>sid</w:t>
      </w:r>
      <w:r w:rsidRPr="001058B5">
        <w:rPr>
          <w:rFonts w:ascii="Arial" w:hAnsi="Arial" w:cs="Arial"/>
          <w:sz w:val="20"/>
        </w:rPr>
        <w:t>.ora.</w:t>
      </w:r>
    </w:p>
    <w:p w14:paraId="5BD3D15A" w14:textId="77777777" w:rsidR="008C539B" w:rsidRPr="001058B5" w:rsidRDefault="00C12992">
      <w:pPr>
        <w:pStyle w:val="BodyText"/>
        <w:spacing w:before="120" w:line="228" w:lineRule="auto"/>
        <w:ind w:left="2619" w:right="102"/>
        <w:rPr>
          <w:rFonts w:ascii="Arial" w:hAnsi="Arial" w:cs="Arial"/>
        </w:rPr>
      </w:pPr>
      <w:r w:rsidRPr="001058B5">
        <w:rPr>
          <w:rFonts w:ascii="Arial" w:hAnsi="Arial" w:cs="Arial"/>
        </w:rPr>
        <w:t>Set</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AUDIT_SYSLOG_LEVEL</w:t>
      </w:r>
      <w:r w:rsidRPr="001058B5">
        <w:rPr>
          <w:rFonts w:ascii="Arial" w:hAnsi="Arial" w:cs="Arial"/>
          <w:spacing w:val="-102"/>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to</w:t>
      </w:r>
      <w:r w:rsidRPr="001058B5">
        <w:rPr>
          <w:rFonts w:ascii="Arial" w:hAnsi="Arial" w:cs="Arial"/>
          <w:spacing w:val="-29"/>
        </w:rPr>
        <w:t xml:space="preserve"> </w:t>
      </w:r>
      <w:r w:rsidRPr="001058B5">
        <w:rPr>
          <w:rFonts w:ascii="Arial" w:hAnsi="Arial" w:cs="Arial"/>
        </w:rPr>
        <w:t>specify</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facility</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priority</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 format</w:t>
      </w:r>
      <w:r w:rsidRPr="001058B5">
        <w:rPr>
          <w:rFonts w:ascii="Arial" w:hAnsi="Arial" w:cs="Arial"/>
          <w:spacing w:val="-13"/>
        </w:rPr>
        <w:t xml:space="preserve"> </w:t>
      </w:r>
      <w:r w:rsidRPr="001058B5">
        <w:rPr>
          <w:rFonts w:ascii="Arial" w:hAnsi="Arial" w:cs="Arial"/>
        </w:rPr>
        <w:t>AUDIT_SYSLOG_LEVEL=</w:t>
      </w:r>
      <w:r w:rsidRPr="001058B5">
        <w:rPr>
          <w:rFonts w:ascii="Arial" w:hAnsi="Arial" w:cs="Arial"/>
          <w:i/>
        </w:rPr>
        <w:t>facility.priority</w:t>
      </w:r>
      <w:r w:rsidRPr="001058B5">
        <w:rPr>
          <w:rFonts w:ascii="Arial" w:hAnsi="Arial" w:cs="Arial"/>
        </w:rPr>
        <w:t>.</w:t>
      </w:r>
    </w:p>
    <w:p w14:paraId="6813439B" w14:textId="77777777" w:rsidR="008C539B" w:rsidRPr="001058B5" w:rsidRDefault="00C12992">
      <w:pPr>
        <w:pStyle w:val="ListParagraph"/>
        <w:numPr>
          <w:ilvl w:val="2"/>
          <w:numId w:val="56"/>
        </w:numPr>
        <w:tabs>
          <w:tab w:val="left" w:pos="2980"/>
        </w:tabs>
        <w:spacing w:before="121" w:line="228" w:lineRule="auto"/>
        <w:ind w:right="575" w:hanging="359"/>
        <w:rPr>
          <w:rFonts w:ascii="Arial" w:hAnsi="Arial" w:cs="Arial"/>
          <w:sz w:val="20"/>
        </w:rPr>
      </w:pPr>
      <w:r w:rsidRPr="001058B5">
        <w:rPr>
          <w:rFonts w:ascii="Arial" w:hAnsi="Arial" w:cs="Arial"/>
          <w:i/>
          <w:sz w:val="20"/>
        </w:rPr>
        <w:t>facility</w:t>
      </w:r>
      <w:r w:rsidRPr="001058B5">
        <w:rPr>
          <w:rFonts w:ascii="Arial" w:hAnsi="Arial" w:cs="Arial"/>
          <w:sz w:val="20"/>
        </w:rPr>
        <w:t xml:space="preserve">: Describes the part of the operating system that is logging the </w:t>
      </w:r>
      <w:r w:rsidRPr="001058B5">
        <w:rPr>
          <w:rFonts w:ascii="Arial" w:hAnsi="Arial" w:cs="Arial"/>
          <w:w w:val="95"/>
          <w:sz w:val="20"/>
        </w:rPr>
        <w:t>message.</w:t>
      </w:r>
      <w:r w:rsidRPr="001058B5">
        <w:rPr>
          <w:rFonts w:ascii="Arial" w:hAnsi="Arial" w:cs="Arial"/>
          <w:spacing w:val="-26"/>
          <w:w w:val="95"/>
          <w:sz w:val="20"/>
        </w:rPr>
        <w:t xml:space="preserve"> </w:t>
      </w:r>
      <w:r w:rsidRPr="001058B5">
        <w:rPr>
          <w:rFonts w:ascii="Arial" w:hAnsi="Arial" w:cs="Arial"/>
          <w:w w:val="95"/>
          <w:sz w:val="20"/>
        </w:rPr>
        <w:t>Accepted</w:t>
      </w:r>
      <w:r w:rsidRPr="001058B5">
        <w:rPr>
          <w:rFonts w:ascii="Arial" w:hAnsi="Arial" w:cs="Arial"/>
          <w:spacing w:val="-26"/>
          <w:w w:val="95"/>
          <w:sz w:val="20"/>
        </w:rPr>
        <w:t xml:space="preserve"> </w:t>
      </w:r>
      <w:r w:rsidRPr="001058B5">
        <w:rPr>
          <w:rFonts w:ascii="Arial" w:hAnsi="Arial" w:cs="Arial"/>
          <w:w w:val="95"/>
          <w:sz w:val="20"/>
        </w:rPr>
        <w:t>values</w:t>
      </w:r>
      <w:r w:rsidRPr="001058B5">
        <w:rPr>
          <w:rFonts w:ascii="Arial" w:hAnsi="Arial" w:cs="Arial"/>
          <w:spacing w:val="-26"/>
          <w:w w:val="95"/>
          <w:sz w:val="20"/>
        </w:rPr>
        <w:t xml:space="preserve"> </w:t>
      </w:r>
      <w:r w:rsidRPr="001058B5">
        <w:rPr>
          <w:rFonts w:ascii="Arial" w:hAnsi="Arial" w:cs="Arial"/>
          <w:w w:val="95"/>
          <w:sz w:val="20"/>
        </w:rPr>
        <w:t>are</w:t>
      </w:r>
      <w:r w:rsidRPr="001058B5">
        <w:rPr>
          <w:rFonts w:ascii="Arial" w:hAnsi="Arial" w:cs="Arial"/>
          <w:spacing w:val="-25"/>
          <w:w w:val="95"/>
          <w:sz w:val="20"/>
        </w:rPr>
        <w:t xml:space="preserve"> </w:t>
      </w:r>
      <w:r w:rsidRPr="001058B5">
        <w:rPr>
          <w:rFonts w:ascii="Arial" w:hAnsi="Arial" w:cs="Arial"/>
          <w:w w:val="95"/>
          <w:sz w:val="20"/>
        </w:rPr>
        <w:t>user,</w:t>
      </w:r>
      <w:r w:rsidRPr="001058B5">
        <w:rPr>
          <w:rFonts w:ascii="Arial" w:hAnsi="Arial" w:cs="Arial"/>
          <w:spacing w:val="-26"/>
          <w:w w:val="95"/>
          <w:sz w:val="20"/>
        </w:rPr>
        <w:t xml:space="preserve"> </w:t>
      </w:r>
      <w:r w:rsidRPr="001058B5">
        <w:rPr>
          <w:rFonts w:ascii="Arial" w:hAnsi="Arial" w:cs="Arial"/>
          <w:w w:val="95"/>
          <w:sz w:val="20"/>
        </w:rPr>
        <w:t>local0–local7,</w:t>
      </w:r>
      <w:r w:rsidRPr="001058B5">
        <w:rPr>
          <w:rFonts w:ascii="Arial" w:hAnsi="Arial" w:cs="Arial"/>
          <w:spacing w:val="-26"/>
          <w:w w:val="95"/>
          <w:sz w:val="20"/>
        </w:rPr>
        <w:t xml:space="preserve"> </w:t>
      </w:r>
      <w:r w:rsidRPr="001058B5">
        <w:rPr>
          <w:rFonts w:ascii="Arial" w:hAnsi="Arial" w:cs="Arial"/>
          <w:w w:val="95"/>
          <w:sz w:val="20"/>
        </w:rPr>
        <w:t>syslog,</w:t>
      </w:r>
      <w:r w:rsidRPr="001058B5">
        <w:rPr>
          <w:rFonts w:ascii="Arial" w:hAnsi="Arial" w:cs="Arial"/>
          <w:spacing w:val="-26"/>
          <w:w w:val="95"/>
          <w:sz w:val="20"/>
        </w:rPr>
        <w:t xml:space="preserve"> </w:t>
      </w:r>
      <w:r w:rsidRPr="001058B5">
        <w:rPr>
          <w:rFonts w:ascii="Arial" w:hAnsi="Arial" w:cs="Arial"/>
          <w:w w:val="95"/>
          <w:sz w:val="20"/>
        </w:rPr>
        <w:t>daemon,</w:t>
      </w:r>
      <w:r w:rsidRPr="001058B5">
        <w:rPr>
          <w:rFonts w:ascii="Arial" w:hAnsi="Arial" w:cs="Arial"/>
          <w:spacing w:val="-26"/>
          <w:w w:val="95"/>
          <w:sz w:val="20"/>
        </w:rPr>
        <w:t xml:space="preserve"> </w:t>
      </w:r>
      <w:r w:rsidRPr="001058B5">
        <w:rPr>
          <w:rFonts w:ascii="Arial" w:hAnsi="Arial" w:cs="Arial"/>
          <w:w w:val="95"/>
          <w:sz w:val="20"/>
        </w:rPr>
        <w:t xml:space="preserve">kern, </w:t>
      </w:r>
      <w:r w:rsidRPr="001058B5">
        <w:rPr>
          <w:rFonts w:ascii="Arial" w:hAnsi="Arial" w:cs="Arial"/>
          <w:sz w:val="20"/>
        </w:rPr>
        <w:t>mail, auth, lpr, news, uucp, and</w:t>
      </w:r>
      <w:r w:rsidRPr="001058B5">
        <w:rPr>
          <w:rFonts w:ascii="Arial" w:hAnsi="Arial" w:cs="Arial"/>
          <w:spacing w:val="-37"/>
          <w:sz w:val="20"/>
        </w:rPr>
        <w:t xml:space="preserve"> </w:t>
      </w:r>
      <w:r w:rsidRPr="001058B5">
        <w:rPr>
          <w:rFonts w:ascii="Arial" w:hAnsi="Arial" w:cs="Arial"/>
          <w:sz w:val="20"/>
        </w:rPr>
        <w:t>cron.</w:t>
      </w:r>
    </w:p>
    <w:p w14:paraId="46159050" w14:textId="77777777" w:rsidR="008C539B" w:rsidRPr="001058B5" w:rsidRDefault="00C12992">
      <w:pPr>
        <w:pStyle w:val="BodyText"/>
        <w:spacing w:before="119" w:line="230" w:lineRule="auto"/>
        <w:ind w:left="2979" w:right="246"/>
        <w:rPr>
          <w:rFonts w:ascii="Arial" w:hAnsi="Arial" w:cs="Arial"/>
        </w:rPr>
      </w:pPr>
      <w:r w:rsidRPr="001058B5">
        <w:rPr>
          <w:rFonts w:ascii="Arial" w:hAnsi="Arial" w:cs="Arial"/>
        </w:rPr>
        <w:t xml:space="preserve">The local0–local7 values are predefined tags that enable you to sort the syslog message into categories. These categories can be log files or other destinations that the syslog utility can access. </w:t>
      </w:r>
      <w:r w:rsidRPr="001058B5">
        <w:rPr>
          <w:rFonts w:ascii="Arial" w:hAnsi="Arial" w:cs="Arial"/>
          <w:spacing w:val="-9"/>
        </w:rPr>
        <w:t xml:space="preserve">To </w:t>
      </w:r>
      <w:r w:rsidRPr="001058B5">
        <w:rPr>
          <w:rFonts w:ascii="Arial" w:hAnsi="Arial" w:cs="Arial"/>
        </w:rPr>
        <w:t>find more information about these types of tags, refer to the syslog</w:t>
      </w:r>
      <w:r w:rsidRPr="001058B5">
        <w:rPr>
          <w:rFonts w:ascii="Arial" w:hAnsi="Arial" w:cs="Arial"/>
          <w:spacing w:val="-81"/>
        </w:rPr>
        <w:t xml:space="preserve"> </w:t>
      </w:r>
      <w:r w:rsidRPr="001058B5">
        <w:rPr>
          <w:rFonts w:ascii="Arial" w:hAnsi="Arial" w:cs="Arial"/>
        </w:rPr>
        <w:t>utility MAN</w:t>
      </w:r>
      <w:r w:rsidRPr="001058B5">
        <w:rPr>
          <w:rFonts w:ascii="Arial" w:hAnsi="Arial" w:cs="Arial"/>
          <w:spacing w:val="-81"/>
        </w:rPr>
        <w:t xml:space="preserve"> </w:t>
      </w:r>
      <w:r w:rsidRPr="001058B5">
        <w:rPr>
          <w:rFonts w:ascii="Arial" w:hAnsi="Arial" w:cs="Arial"/>
        </w:rPr>
        <w:t>page.</w:t>
      </w:r>
    </w:p>
    <w:p w14:paraId="444E2255" w14:textId="77777777" w:rsidR="008C539B" w:rsidRPr="001058B5" w:rsidRDefault="00C12992">
      <w:pPr>
        <w:pStyle w:val="ListParagraph"/>
        <w:numPr>
          <w:ilvl w:val="2"/>
          <w:numId w:val="56"/>
        </w:numPr>
        <w:tabs>
          <w:tab w:val="left" w:pos="2980"/>
        </w:tabs>
        <w:spacing w:before="120" w:line="228" w:lineRule="auto"/>
        <w:ind w:right="477" w:hanging="359"/>
        <w:rPr>
          <w:rFonts w:ascii="Arial" w:hAnsi="Arial" w:cs="Arial"/>
          <w:sz w:val="20"/>
        </w:rPr>
      </w:pPr>
      <w:r w:rsidRPr="001058B5">
        <w:rPr>
          <w:rFonts w:ascii="Arial" w:hAnsi="Arial" w:cs="Arial"/>
          <w:i/>
          <w:sz w:val="20"/>
        </w:rPr>
        <w:t>priority</w:t>
      </w:r>
      <w:r w:rsidRPr="001058B5">
        <w:rPr>
          <w:rFonts w:ascii="Arial" w:hAnsi="Arial" w:cs="Arial"/>
          <w:sz w:val="20"/>
        </w:rPr>
        <w:t>:</w:t>
      </w:r>
      <w:r w:rsidRPr="001058B5">
        <w:rPr>
          <w:rFonts w:ascii="Arial" w:hAnsi="Arial" w:cs="Arial"/>
          <w:spacing w:val="-26"/>
          <w:sz w:val="20"/>
        </w:rPr>
        <w:t xml:space="preserve"> </w:t>
      </w:r>
      <w:r w:rsidRPr="001058B5">
        <w:rPr>
          <w:rFonts w:ascii="Arial" w:hAnsi="Arial" w:cs="Arial"/>
          <w:sz w:val="20"/>
        </w:rPr>
        <w:t>Defines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severity</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message.</w:t>
      </w:r>
      <w:r w:rsidRPr="001058B5">
        <w:rPr>
          <w:rFonts w:ascii="Arial" w:hAnsi="Arial" w:cs="Arial"/>
          <w:spacing w:val="-26"/>
          <w:sz w:val="20"/>
        </w:rPr>
        <w:t xml:space="preserve"> </w:t>
      </w:r>
      <w:r w:rsidRPr="001058B5">
        <w:rPr>
          <w:rFonts w:ascii="Arial" w:hAnsi="Arial" w:cs="Arial"/>
          <w:sz w:val="20"/>
        </w:rPr>
        <w:t>Accepted</w:t>
      </w:r>
      <w:r w:rsidRPr="001058B5">
        <w:rPr>
          <w:rFonts w:ascii="Arial" w:hAnsi="Arial" w:cs="Arial"/>
          <w:spacing w:val="-25"/>
          <w:sz w:val="20"/>
        </w:rPr>
        <w:t xml:space="preserve"> </w:t>
      </w:r>
      <w:r w:rsidRPr="001058B5">
        <w:rPr>
          <w:rFonts w:ascii="Arial" w:hAnsi="Arial" w:cs="Arial"/>
          <w:sz w:val="20"/>
        </w:rPr>
        <w:t>values</w:t>
      </w:r>
      <w:r w:rsidRPr="001058B5">
        <w:rPr>
          <w:rFonts w:ascii="Arial" w:hAnsi="Arial" w:cs="Arial"/>
          <w:spacing w:val="-26"/>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notice, info,</w:t>
      </w:r>
      <w:r w:rsidRPr="001058B5">
        <w:rPr>
          <w:rFonts w:ascii="Arial" w:hAnsi="Arial" w:cs="Arial"/>
          <w:spacing w:val="-12"/>
          <w:sz w:val="20"/>
        </w:rPr>
        <w:t xml:space="preserve"> </w:t>
      </w:r>
      <w:r w:rsidRPr="001058B5">
        <w:rPr>
          <w:rFonts w:ascii="Arial" w:hAnsi="Arial" w:cs="Arial"/>
          <w:sz w:val="20"/>
        </w:rPr>
        <w:t>debug,</w:t>
      </w:r>
      <w:r w:rsidRPr="001058B5">
        <w:rPr>
          <w:rFonts w:ascii="Arial" w:hAnsi="Arial" w:cs="Arial"/>
          <w:spacing w:val="-11"/>
          <w:sz w:val="20"/>
        </w:rPr>
        <w:t xml:space="preserve"> </w:t>
      </w:r>
      <w:r w:rsidRPr="001058B5">
        <w:rPr>
          <w:rFonts w:ascii="Arial" w:hAnsi="Arial" w:cs="Arial"/>
          <w:sz w:val="20"/>
        </w:rPr>
        <w:t>warning,</w:t>
      </w:r>
      <w:r w:rsidRPr="001058B5">
        <w:rPr>
          <w:rFonts w:ascii="Arial" w:hAnsi="Arial" w:cs="Arial"/>
          <w:spacing w:val="-12"/>
          <w:sz w:val="20"/>
        </w:rPr>
        <w:t xml:space="preserve"> </w:t>
      </w:r>
      <w:r w:rsidRPr="001058B5">
        <w:rPr>
          <w:rFonts w:ascii="Arial" w:hAnsi="Arial" w:cs="Arial"/>
          <w:sz w:val="20"/>
        </w:rPr>
        <w:t>err,</w:t>
      </w:r>
      <w:r w:rsidRPr="001058B5">
        <w:rPr>
          <w:rFonts w:ascii="Arial" w:hAnsi="Arial" w:cs="Arial"/>
          <w:spacing w:val="-12"/>
          <w:sz w:val="20"/>
        </w:rPr>
        <w:t xml:space="preserve"> </w:t>
      </w:r>
      <w:r w:rsidRPr="001058B5">
        <w:rPr>
          <w:rFonts w:ascii="Arial" w:hAnsi="Arial" w:cs="Arial"/>
          <w:sz w:val="20"/>
        </w:rPr>
        <w:t>crit,</w:t>
      </w:r>
      <w:r w:rsidRPr="001058B5">
        <w:rPr>
          <w:rFonts w:ascii="Arial" w:hAnsi="Arial" w:cs="Arial"/>
          <w:spacing w:val="-12"/>
          <w:sz w:val="20"/>
        </w:rPr>
        <w:t xml:space="preserve"> </w:t>
      </w:r>
      <w:r w:rsidRPr="001058B5">
        <w:rPr>
          <w:rFonts w:ascii="Arial" w:hAnsi="Arial" w:cs="Arial"/>
          <w:sz w:val="20"/>
        </w:rPr>
        <w:t>alert,</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emerg.</w:t>
      </w:r>
    </w:p>
    <w:p w14:paraId="0487E57C" w14:textId="77777777" w:rsidR="008C539B" w:rsidRPr="001058B5" w:rsidRDefault="00C12992">
      <w:pPr>
        <w:pStyle w:val="BodyText"/>
        <w:spacing w:before="119" w:line="230" w:lineRule="auto"/>
        <w:ind w:left="2619" w:right="247"/>
        <w:rPr>
          <w:rFonts w:ascii="Arial" w:hAnsi="Arial" w:cs="Arial"/>
        </w:rPr>
      </w:pPr>
      <w:r w:rsidRPr="001058B5">
        <w:rPr>
          <w:rFonts w:ascii="Arial" w:hAnsi="Arial" w:cs="Arial"/>
        </w:rPr>
        <w:t xml:space="preserve">The syslog daemon compares the value assigned to the facility argument of the </w:t>
      </w:r>
      <w:r w:rsidRPr="001058B5">
        <w:rPr>
          <w:rFonts w:ascii="Arial" w:hAnsi="Arial" w:cs="Arial"/>
          <w:w w:val="95"/>
        </w:rPr>
        <w:t>AUDIT_SYSLOG_LEVEL</w:t>
      </w:r>
      <w:r w:rsidRPr="001058B5">
        <w:rPr>
          <w:rFonts w:ascii="Arial" w:hAnsi="Arial" w:cs="Arial"/>
          <w:spacing w:val="-86"/>
          <w:w w:val="95"/>
        </w:rPr>
        <w:t xml:space="preserve"> </w:t>
      </w:r>
      <w:r w:rsidRPr="001058B5">
        <w:rPr>
          <w:rFonts w:ascii="Arial" w:hAnsi="Arial" w:cs="Arial"/>
          <w:w w:val="95"/>
        </w:rPr>
        <w:t>parameter with the syslog.conf</w:t>
      </w:r>
      <w:r w:rsidRPr="001058B5">
        <w:rPr>
          <w:rFonts w:ascii="Arial" w:hAnsi="Arial" w:cs="Arial"/>
          <w:spacing w:val="-86"/>
          <w:w w:val="95"/>
        </w:rPr>
        <w:t xml:space="preserve"> </w:t>
      </w:r>
      <w:r w:rsidRPr="001058B5">
        <w:rPr>
          <w:rFonts w:ascii="Arial" w:hAnsi="Arial" w:cs="Arial"/>
          <w:w w:val="95"/>
        </w:rPr>
        <w:t xml:space="preserve">file to determine where to </w:t>
      </w:r>
      <w:r w:rsidRPr="001058B5">
        <w:rPr>
          <w:rFonts w:ascii="Arial" w:hAnsi="Arial" w:cs="Arial"/>
        </w:rPr>
        <w:t>log information.</w:t>
      </w:r>
    </w:p>
    <w:p w14:paraId="6C7B67E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54E59BE" w14:textId="77777777" w:rsidR="008C539B" w:rsidRPr="001058B5" w:rsidRDefault="008C539B">
      <w:pPr>
        <w:pStyle w:val="BodyText"/>
        <w:spacing w:before="5"/>
        <w:rPr>
          <w:rFonts w:ascii="Arial" w:hAnsi="Arial" w:cs="Arial"/>
          <w:sz w:val="25"/>
        </w:rPr>
      </w:pPr>
    </w:p>
    <w:p w14:paraId="39D5B0DB"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For</w:t>
      </w:r>
      <w:r w:rsidRPr="001058B5">
        <w:rPr>
          <w:rFonts w:ascii="Arial" w:hAnsi="Arial" w:cs="Arial"/>
          <w:spacing w:val="-12"/>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following</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identifies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facility</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local1</w:t>
      </w:r>
      <w:r w:rsidRPr="001058B5">
        <w:rPr>
          <w:rFonts w:ascii="Arial" w:hAnsi="Arial" w:cs="Arial"/>
          <w:spacing w:val="-88"/>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a priority level of</w:t>
      </w:r>
      <w:r w:rsidRPr="001058B5">
        <w:rPr>
          <w:rFonts w:ascii="Arial" w:hAnsi="Arial" w:cs="Arial"/>
          <w:spacing w:val="-7"/>
        </w:rPr>
        <w:t xml:space="preserve"> </w:t>
      </w:r>
      <w:r w:rsidRPr="001058B5">
        <w:rPr>
          <w:rFonts w:ascii="Arial" w:hAnsi="Arial" w:cs="Arial"/>
        </w:rPr>
        <w:t>warning:</w:t>
      </w:r>
    </w:p>
    <w:p w14:paraId="55EE8B70" w14:textId="77777777" w:rsidR="008C539B" w:rsidRPr="001058B5" w:rsidRDefault="00C12992">
      <w:pPr>
        <w:spacing w:before="140"/>
        <w:ind w:left="2020"/>
        <w:rPr>
          <w:rFonts w:ascii="Arial" w:hAnsi="Arial" w:cs="Arial"/>
          <w:sz w:val="18"/>
        </w:rPr>
      </w:pPr>
      <w:r w:rsidRPr="001058B5">
        <w:rPr>
          <w:rFonts w:ascii="Arial" w:hAnsi="Arial" w:cs="Arial"/>
          <w:w w:val="95"/>
          <w:sz w:val="18"/>
        </w:rPr>
        <w:t>AUDIT_SYSLOG_LEVEL=local1.warning</w:t>
      </w:r>
    </w:p>
    <w:p w14:paraId="3B682546" w14:textId="77777777" w:rsidR="008C539B" w:rsidRPr="001058B5" w:rsidRDefault="008C539B">
      <w:pPr>
        <w:pStyle w:val="BodyText"/>
        <w:spacing w:before="3"/>
        <w:rPr>
          <w:rFonts w:ascii="Arial" w:hAnsi="Arial" w:cs="Arial"/>
          <w:sz w:val="18"/>
        </w:rPr>
      </w:pPr>
    </w:p>
    <w:p w14:paraId="256AC340" w14:textId="77777777" w:rsidR="008C539B" w:rsidRPr="001058B5" w:rsidRDefault="00C12992">
      <w:pPr>
        <w:ind w:left="20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more information about AUDIT_SYSLOG_LEVEL.</w:t>
      </w:r>
    </w:p>
    <w:p w14:paraId="0BD13968" w14:textId="77777777" w:rsidR="008C539B" w:rsidRPr="001058B5" w:rsidRDefault="00C12992">
      <w:pPr>
        <w:pStyle w:val="ListParagraph"/>
        <w:numPr>
          <w:ilvl w:val="1"/>
          <w:numId w:val="56"/>
        </w:numPr>
        <w:tabs>
          <w:tab w:val="left" w:pos="2020"/>
        </w:tabs>
        <w:spacing w:before="108" w:line="244" w:lineRule="exact"/>
        <w:ind w:left="2020"/>
        <w:jc w:val="left"/>
        <w:rPr>
          <w:rFonts w:ascii="Arial" w:hAnsi="Arial" w:cs="Arial"/>
          <w:sz w:val="20"/>
        </w:rPr>
      </w:pPr>
      <w:r w:rsidRPr="001058B5">
        <w:rPr>
          <w:rFonts w:ascii="Arial" w:hAnsi="Arial" w:cs="Arial"/>
          <w:sz w:val="20"/>
        </w:rPr>
        <w:t>Log in to the computer that contains the syslog configuration</w:t>
      </w:r>
      <w:r w:rsidRPr="001058B5">
        <w:rPr>
          <w:rFonts w:ascii="Arial" w:hAnsi="Arial" w:cs="Arial"/>
          <w:spacing w:val="-4"/>
          <w:sz w:val="20"/>
        </w:rPr>
        <w:t xml:space="preserve"> </w:t>
      </w:r>
      <w:r w:rsidRPr="001058B5">
        <w:rPr>
          <w:rFonts w:ascii="Arial" w:hAnsi="Arial" w:cs="Arial"/>
          <w:sz w:val="20"/>
        </w:rPr>
        <w:t>file,</w:t>
      </w:r>
    </w:p>
    <w:p w14:paraId="7494055F" w14:textId="77777777" w:rsidR="008C539B" w:rsidRPr="001058B5" w:rsidRDefault="00C12992">
      <w:pPr>
        <w:pStyle w:val="BodyText"/>
        <w:spacing w:line="248" w:lineRule="exact"/>
        <w:ind w:left="2020"/>
        <w:rPr>
          <w:rFonts w:ascii="Arial" w:hAnsi="Arial" w:cs="Arial"/>
        </w:rPr>
      </w:pPr>
      <w:r w:rsidRPr="001058B5">
        <w:rPr>
          <w:rFonts w:ascii="Arial" w:hAnsi="Arial" w:cs="Arial"/>
        </w:rPr>
        <w:t>/etc/syslog.conf, with the superuser (root) privilege.</w:t>
      </w:r>
    </w:p>
    <w:p w14:paraId="6D9F0F5C"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Add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9"/>
          <w:sz w:val="20"/>
        </w:rPr>
        <w:t xml:space="preserve"> </w:t>
      </w:r>
      <w:r w:rsidRPr="001058B5">
        <w:rPr>
          <w:rFonts w:ascii="Arial" w:hAnsi="Arial" w:cs="Arial"/>
          <w:sz w:val="20"/>
        </w:rPr>
        <w:t>destination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syslog</w:t>
      </w:r>
      <w:r w:rsidRPr="001058B5">
        <w:rPr>
          <w:rFonts w:ascii="Arial" w:hAnsi="Arial" w:cs="Arial"/>
          <w:spacing w:val="-85"/>
          <w:sz w:val="20"/>
        </w:rPr>
        <w:t xml:space="preserve"> </w:t>
      </w:r>
      <w:r w:rsidRPr="001058B5">
        <w:rPr>
          <w:rFonts w:ascii="Arial" w:hAnsi="Arial" w:cs="Arial"/>
          <w:sz w:val="20"/>
        </w:rPr>
        <w:t>configuration</w:t>
      </w:r>
      <w:r w:rsidRPr="001058B5">
        <w:rPr>
          <w:rFonts w:ascii="Arial" w:hAnsi="Arial" w:cs="Arial"/>
          <w:spacing w:val="-8"/>
          <w:sz w:val="20"/>
        </w:rPr>
        <w:t xml:space="preserve"> </w:t>
      </w:r>
      <w:r w:rsidRPr="001058B5">
        <w:rPr>
          <w:rFonts w:ascii="Arial" w:hAnsi="Arial" w:cs="Arial"/>
          <w:sz w:val="20"/>
        </w:rPr>
        <w:t>file</w:t>
      </w:r>
      <w:r w:rsidRPr="001058B5">
        <w:rPr>
          <w:rFonts w:ascii="Arial" w:hAnsi="Arial" w:cs="Arial"/>
          <w:spacing w:val="-8"/>
          <w:sz w:val="20"/>
        </w:rPr>
        <w:t xml:space="preserve"> </w:t>
      </w:r>
      <w:r w:rsidRPr="001058B5">
        <w:rPr>
          <w:rFonts w:ascii="Arial" w:hAnsi="Arial" w:cs="Arial"/>
          <w:sz w:val="20"/>
        </w:rPr>
        <w:t>syslog.conf.</w:t>
      </w:r>
    </w:p>
    <w:p w14:paraId="0A1D3463" w14:textId="77777777" w:rsidR="008C539B" w:rsidRPr="001058B5" w:rsidRDefault="00C12992">
      <w:pPr>
        <w:pStyle w:val="BodyText"/>
        <w:spacing w:before="117" w:line="228" w:lineRule="auto"/>
        <w:ind w:left="2019" w:right="930"/>
        <w:rPr>
          <w:rFonts w:ascii="Arial" w:hAnsi="Arial" w:cs="Arial"/>
        </w:rPr>
      </w:pP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r w:rsidRPr="001058B5">
        <w:rPr>
          <w:rFonts w:ascii="Arial" w:hAnsi="Arial" w:cs="Arial"/>
          <w:spacing w:val="-19"/>
          <w:w w:val="95"/>
        </w:rPr>
        <w:t xml:space="preserve"> </w:t>
      </w:r>
      <w:r w:rsidRPr="001058B5">
        <w:rPr>
          <w:rFonts w:ascii="Arial" w:hAnsi="Arial" w:cs="Arial"/>
          <w:w w:val="95"/>
        </w:rPr>
        <w:t>assuming</w:t>
      </w:r>
      <w:r w:rsidRPr="001058B5">
        <w:rPr>
          <w:rFonts w:ascii="Arial" w:hAnsi="Arial" w:cs="Arial"/>
          <w:spacing w:val="-20"/>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had</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AUDIT_SYSLOG_LEVEL</w:t>
      </w:r>
      <w:r w:rsidRPr="001058B5">
        <w:rPr>
          <w:rFonts w:ascii="Arial" w:hAnsi="Arial" w:cs="Arial"/>
          <w:spacing w:val="-90"/>
          <w:w w:val="95"/>
        </w:rPr>
        <w:t xml:space="preserve"> </w:t>
      </w:r>
      <w:r w:rsidRPr="001058B5">
        <w:rPr>
          <w:rFonts w:ascii="Arial" w:hAnsi="Arial" w:cs="Arial"/>
          <w:w w:val="95"/>
        </w:rPr>
        <w:t>to</w:t>
      </w:r>
      <w:r w:rsidRPr="001058B5">
        <w:rPr>
          <w:rFonts w:ascii="Arial" w:hAnsi="Arial" w:cs="Arial"/>
          <w:spacing w:val="-19"/>
          <w:w w:val="95"/>
        </w:rPr>
        <w:t xml:space="preserve"> </w:t>
      </w:r>
      <w:r w:rsidRPr="001058B5">
        <w:rPr>
          <w:rFonts w:ascii="Arial" w:hAnsi="Arial" w:cs="Arial"/>
          <w:w w:val="95"/>
        </w:rPr>
        <w:t xml:space="preserve">local1.warning, </w:t>
      </w:r>
      <w:r w:rsidRPr="001058B5">
        <w:rPr>
          <w:rFonts w:ascii="Arial" w:hAnsi="Arial" w:cs="Arial"/>
        </w:rPr>
        <w:t>enter the</w:t>
      </w:r>
      <w:r w:rsidRPr="001058B5">
        <w:rPr>
          <w:rFonts w:ascii="Arial" w:hAnsi="Arial" w:cs="Arial"/>
          <w:spacing w:val="-1"/>
        </w:rPr>
        <w:t xml:space="preserve"> </w:t>
      </w:r>
      <w:r w:rsidRPr="001058B5">
        <w:rPr>
          <w:rFonts w:ascii="Arial" w:hAnsi="Arial" w:cs="Arial"/>
        </w:rPr>
        <w:t>following:</w:t>
      </w:r>
    </w:p>
    <w:p w14:paraId="1D6F661A" w14:textId="77777777" w:rsidR="008C539B" w:rsidRPr="001058B5" w:rsidRDefault="00C12992">
      <w:pPr>
        <w:spacing w:before="144"/>
        <w:ind w:left="2020"/>
        <w:rPr>
          <w:rFonts w:ascii="Arial" w:hAnsi="Arial" w:cs="Arial"/>
          <w:sz w:val="18"/>
        </w:rPr>
      </w:pPr>
      <w:r w:rsidRPr="001058B5">
        <w:rPr>
          <w:rFonts w:ascii="Arial" w:hAnsi="Arial" w:cs="Arial"/>
          <w:w w:val="95"/>
          <w:sz w:val="18"/>
        </w:rPr>
        <w:t>local1.warning /var/log/audit.log</w:t>
      </w:r>
    </w:p>
    <w:p w14:paraId="55ACA665" w14:textId="77777777" w:rsidR="008C539B" w:rsidRPr="001058B5" w:rsidRDefault="008C539B">
      <w:pPr>
        <w:pStyle w:val="BodyText"/>
        <w:spacing w:before="2"/>
        <w:rPr>
          <w:rFonts w:ascii="Arial" w:hAnsi="Arial" w:cs="Arial"/>
          <w:sz w:val="18"/>
        </w:rPr>
      </w:pPr>
    </w:p>
    <w:p w14:paraId="5B785E4F" w14:textId="77777777" w:rsidR="008C539B" w:rsidRPr="001058B5" w:rsidRDefault="00C12992">
      <w:pPr>
        <w:pStyle w:val="BodyText"/>
        <w:ind w:left="2020"/>
        <w:rPr>
          <w:rFonts w:ascii="Arial" w:hAnsi="Arial" w:cs="Arial"/>
        </w:rPr>
      </w:pPr>
      <w:r w:rsidRPr="001058B5">
        <w:rPr>
          <w:rFonts w:ascii="Arial" w:hAnsi="Arial" w:cs="Arial"/>
        </w:rPr>
        <w:t>This setting logs all warning messages to the /var/log/audit.log</w:t>
      </w:r>
      <w:r w:rsidRPr="001058B5">
        <w:rPr>
          <w:rFonts w:ascii="Arial" w:hAnsi="Arial" w:cs="Arial"/>
          <w:spacing w:val="-83"/>
        </w:rPr>
        <w:t xml:space="preserve"> </w:t>
      </w:r>
      <w:r w:rsidRPr="001058B5">
        <w:rPr>
          <w:rFonts w:ascii="Arial" w:hAnsi="Arial" w:cs="Arial"/>
        </w:rPr>
        <w:t>file.</w:t>
      </w:r>
    </w:p>
    <w:p w14:paraId="33C6F2F0"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Restart the syslog</w:t>
      </w:r>
      <w:r w:rsidRPr="001058B5">
        <w:rPr>
          <w:rFonts w:ascii="Arial" w:hAnsi="Arial" w:cs="Arial"/>
          <w:spacing w:val="-2"/>
          <w:sz w:val="20"/>
        </w:rPr>
        <w:t xml:space="preserve"> </w:t>
      </w:r>
      <w:r w:rsidRPr="001058B5">
        <w:rPr>
          <w:rFonts w:ascii="Arial" w:hAnsi="Arial" w:cs="Arial"/>
          <w:sz w:val="20"/>
        </w:rPr>
        <w:t>logger:</w:t>
      </w:r>
    </w:p>
    <w:p w14:paraId="7262ACCA" w14:textId="77777777" w:rsidR="008C539B" w:rsidRPr="001058B5" w:rsidRDefault="00C12992">
      <w:pPr>
        <w:spacing w:before="141"/>
        <w:ind w:left="2020"/>
        <w:rPr>
          <w:rFonts w:ascii="Arial" w:hAnsi="Arial" w:cs="Arial"/>
          <w:sz w:val="18"/>
        </w:rPr>
      </w:pPr>
      <w:r w:rsidRPr="001058B5">
        <w:rPr>
          <w:rFonts w:ascii="Arial" w:hAnsi="Arial" w:cs="Arial"/>
          <w:w w:val="95"/>
          <w:sz w:val="18"/>
        </w:rPr>
        <w:t>$/etc/rc.d/init.d/syslog restart</w:t>
      </w:r>
    </w:p>
    <w:p w14:paraId="4E8BA5C9" w14:textId="77777777" w:rsidR="008C539B" w:rsidRPr="001058B5" w:rsidRDefault="008C539B">
      <w:pPr>
        <w:pStyle w:val="BodyText"/>
        <w:spacing w:before="1"/>
        <w:rPr>
          <w:rFonts w:ascii="Arial" w:hAnsi="Arial" w:cs="Arial"/>
          <w:sz w:val="19"/>
        </w:rPr>
      </w:pPr>
    </w:p>
    <w:p w14:paraId="5E63F924" w14:textId="77777777" w:rsidR="008C539B" w:rsidRPr="001058B5" w:rsidRDefault="00C12992">
      <w:pPr>
        <w:pStyle w:val="BodyText"/>
        <w:spacing w:line="228" w:lineRule="auto"/>
        <w:ind w:left="2020" w:right="700" w:hanging="1"/>
        <w:rPr>
          <w:rFonts w:ascii="Arial" w:hAnsi="Arial" w:cs="Arial"/>
        </w:rPr>
      </w:pPr>
      <w:r w:rsidRPr="001058B5">
        <w:rPr>
          <w:rFonts w:ascii="Arial" w:hAnsi="Arial" w:cs="Arial"/>
          <w:spacing w:val="-5"/>
        </w:rPr>
        <w:t>Now,</w:t>
      </w:r>
      <w:r w:rsidRPr="001058B5">
        <w:rPr>
          <w:rFonts w:ascii="Arial" w:hAnsi="Arial" w:cs="Arial"/>
          <w:spacing w:val="-32"/>
        </w:rPr>
        <w:t xml:space="preserve"> </w:t>
      </w:r>
      <w:r w:rsidRPr="001058B5">
        <w:rPr>
          <w:rFonts w:ascii="Arial" w:hAnsi="Arial" w:cs="Arial"/>
        </w:rPr>
        <w:t>all</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records</w:t>
      </w:r>
      <w:r w:rsidRPr="001058B5">
        <w:rPr>
          <w:rFonts w:ascii="Arial" w:hAnsi="Arial" w:cs="Arial"/>
          <w:spacing w:val="-32"/>
        </w:rPr>
        <w:t xml:space="preserve"> </w:t>
      </w:r>
      <w:r w:rsidRPr="001058B5">
        <w:rPr>
          <w:rFonts w:ascii="Arial" w:hAnsi="Arial" w:cs="Arial"/>
        </w:rPr>
        <w:t>will</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captured</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file</w:t>
      </w:r>
      <w:r w:rsidRPr="001058B5">
        <w:rPr>
          <w:rFonts w:ascii="Arial" w:hAnsi="Arial" w:cs="Arial"/>
          <w:spacing w:val="-32"/>
        </w:rPr>
        <w:t xml:space="preserve"> </w:t>
      </w:r>
      <w:r w:rsidRPr="001058B5">
        <w:rPr>
          <w:rFonts w:ascii="Arial" w:hAnsi="Arial" w:cs="Arial"/>
        </w:rPr>
        <w:t>/var/log/audit.log</w:t>
      </w:r>
      <w:r w:rsidRPr="001058B5">
        <w:rPr>
          <w:rFonts w:ascii="Arial" w:hAnsi="Arial" w:cs="Arial"/>
          <w:spacing w:val="-105"/>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the syslog</w:t>
      </w:r>
      <w:r w:rsidRPr="001058B5">
        <w:rPr>
          <w:rFonts w:ascii="Arial" w:hAnsi="Arial" w:cs="Arial"/>
          <w:spacing w:val="-2"/>
        </w:rPr>
        <w:t xml:space="preserve"> </w:t>
      </w:r>
      <w:r w:rsidRPr="001058B5">
        <w:rPr>
          <w:rFonts w:ascii="Arial" w:hAnsi="Arial" w:cs="Arial"/>
        </w:rPr>
        <w:t>daemon.</w:t>
      </w:r>
    </w:p>
    <w:p w14:paraId="3C59D436" w14:textId="77777777" w:rsidR="008C539B" w:rsidRPr="001058B5" w:rsidRDefault="00C12992">
      <w:pPr>
        <w:pStyle w:val="ListParagraph"/>
        <w:numPr>
          <w:ilvl w:val="1"/>
          <w:numId w:val="56"/>
        </w:numPr>
        <w:tabs>
          <w:tab w:val="left" w:pos="2020"/>
        </w:tabs>
        <w:spacing w:before="115"/>
        <w:ind w:left="2020"/>
        <w:jc w:val="left"/>
        <w:rPr>
          <w:rFonts w:ascii="Arial" w:hAnsi="Arial" w:cs="Arial"/>
          <w:sz w:val="20"/>
        </w:rPr>
      </w:pPr>
      <w:r w:rsidRPr="001058B5">
        <w:rPr>
          <w:rFonts w:ascii="Arial" w:hAnsi="Arial" w:cs="Arial"/>
          <w:sz w:val="20"/>
        </w:rPr>
        <w:t>Restart the database</w:t>
      </w:r>
      <w:r w:rsidRPr="001058B5">
        <w:rPr>
          <w:rFonts w:ascii="Arial" w:hAnsi="Arial" w:cs="Arial"/>
          <w:spacing w:val="-1"/>
          <w:sz w:val="20"/>
        </w:rPr>
        <w:t xml:space="preserve"> </w:t>
      </w:r>
      <w:r w:rsidRPr="001058B5">
        <w:rPr>
          <w:rFonts w:ascii="Arial" w:hAnsi="Arial" w:cs="Arial"/>
          <w:sz w:val="20"/>
        </w:rPr>
        <w:t>instance:</w:t>
      </w:r>
    </w:p>
    <w:p w14:paraId="5D2EF84D" w14:textId="77777777" w:rsidR="008C539B" w:rsidRPr="001058B5" w:rsidRDefault="00C12992">
      <w:pPr>
        <w:spacing w:before="141"/>
        <w:ind w:left="2020"/>
        <w:rPr>
          <w:rFonts w:ascii="Arial" w:hAnsi="Arial" w:cs="Arial"/>
          <w:sz w:val="18"/>
        </w:rPr>
      </w:pPr>
      <w:r w:rsidRPr="001058B5">
        <w:rPr>
          <w:rFonts w:ascii="Arial" w:hAnsi="Arial" w:cs="Arial"/>
          <w:w w:val="95"/>
          <w:sz w:val="18"/>
        </w:rPr>
        <w:t>CONNECT</w:t>
      </w:r>
      <w:r w:rsidRPr="001058B5">
        <w:rPr>
          <w:rFonts w:ascii="Arial" w:hAnsi="Arial" w:cs="Arial"/>
          <w:spacing w:val="-63"/>
          <w:w w:val="95"/>
          <w:sz w:val="18"/>
        </w:rPr>
        <w:t xml:space="preserve"> </w:t>
      </w:r>
      <w:r w:rsidRPr="001058B5">
        <w:rPr>
          <w:rFonts w:ascii="Arial" w:hAnsi="Arial" w:cs="Arial"/>
          <w:w w:val="95"/>
          <w:sz w:val="18"/>
        </w:rPr>
        <w:t>SYS</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SYSOPER</w:t>
      </w:r>
    </w:p>
    <w:p w14:paraId="6DF89642" w14:textId="77777777" w:rsidR="008C539B" w:rsidRPr="001058B5" w:rsidRDefault="00C12992">
      <w:pPr>
        <w:spacing w:before="15"/>
        <w:ind w:left="20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74A95E94" w14:textId="77777777" w:rsidR="008C539B" w:rsidRPr="001058B5" w:rsidRDefault="008C539B">
      <w:pPr>
        <w:pStyle w:val="BodyText"/>
        <w:spacing w:before="10"/>
        <w:rPr>
          <w:rFonts w:ascii="Arial" w:hAnsi="Arial" w:cs="Arial"/>
          <w:i/>
        </w:rPr>
      </w:pPr>
    </w:p>
    <w:p w14:paraId="209E56AB" w14:textId="77777777" w:rsidR="008C539B" w:rsidRPr="001058B5" w:rsidRDefault="00C12992">
      <w:pPr>
        <w:spacing w:line="259" w:lineRule="auto"/>
        <w:ind w:left="2020" w:right="63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756F9E2F" w14:textId="77777777" w:rsidR="008C539B" w:rsidRPr="001058B5" w:rsidRDefault="008C539B">
      <w:pPr>
        <w:pStyle w:val="BodyText"/>
        <w:rPr>
          <w:rFonts w:ascii="Arial" w:hAnsi="Arial" w:cs="Arial"/>
          <w:sz w:val="18"/>
        </w:rPr>
      </w:pPr>
    </w:p>
    <w:p w14:paraId="56145687" w14:textId="77777777" w:rsidR="008C539B" w:rsidRPr="001058B5" w:rsidRDefault="008C539B">
      <w:pPr>
        <w:pStyle w:val="BodyText"/>
        <w:rPr>
          <w:rFonts w:ascii="Arial" w:hAnsi="Arial" w:cs="Arial"/>
          <w:sz w:val="18"/>
        </w:rPr>
      </w:pPr>
    </w:p>
    <w:p w14:paraId="654850C8" w14:textId="77777777" w:rsidR="008C539B" w:rsidRPr="001058B5" w:rsidRDefault="00C12992">
      <w:pPr>
        <w:pStyle w:val="Heading4"/>
        <w:spacing w:before="108"/>
        <w:ind w:left="100"/>
      </w:pPr>
      <w:bookmarkStart w:id="1515" w:name="How_the_AUDIT_and_NOAUDIT_SQL_Statements"/>
      <w:bookmarkStart w:id="1516" w:name="_bookmark1732"/>
      <w:bookmarkEnd w:id="1515"/>
      <w:bookmarkEnd w:id="1516"/>
      <w:r w:rsidRPr="001058B5">
        <w:t>Howthe AUDIT and NOAUDIT S</w:t>
      </w:r>
      <w:bookmarkStart w:id="1517" w:name="_bookmark1733"/>
      <w:bookmarkEnd w:id="1517"/>
      <w:r w:rsidRPr="001058B5">
        <w:t>QL Statements Work</w:t>
      </w:r>
    </w:p>
    <w:p w14:paraId="224FFD66"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71B8E561"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34" w:history="1">
        <w:r w:rsidR="00C12992" w:rsidRPr="001058B5">
          <w:rPr>
            <w:rFonts w:ascii="Arial" w:hAnsi="Arial" w:cs="Arial"/>
            <w:color w:val="0000CC"/>
            <w:sz w:val="20"/>
          </w:rPr>
          <w:t>Enabling Standard Auditing with the AUDIT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hyperlink>
    </w:p>
    <w:p w14:paraId="5D44A456"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39" w:history="1">
        <w:r w:rsidR="00C12992" w:rsidRPr="001058B5">
          <w:rPr>
            <w:rFonts w:ascii="Arial" w:hAnsi="Arial" w:cs="Arial"/>
            <w:color w:val="0000CC"/>
            <w:sz w:val="20"/>
          </w:rPr>
          <w:t>Auditing Statement Executions: Successful, Unsuccessful, 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Both</w:t>
        </w:r>
      </w:hyperlink>
    </w:p>
    <w:p w14:paraId="2D6158E0"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42" w:history="1">
        <w:r w:rsidR="00C12992" w:rsidRPr="001058B5">
          <w:rPr>
            <w:rFonts w:ascii="Arial" w:hAnsi="Arial" w:cs="Arial"/>
            <w:color w:val="0000CC"/>
            <w:sz w:val="20"/>
          </w:rPr>
          <w:t>How Standard Audit Records Are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Generated</w:t>
        </w:r>
      </w:hyperlink>
    </w:p>
    <w:p w14:paraId="0A9B56DB"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45" w:history="1">
        <w:r w:rsidR="00C12992" w:rsidRPr="001058B5">
          <w:rPr>
            <w:rFonts w:ascii="Arial" w:hAnsi="Arial" w:cs="Arial"/>
            <w:color w:val="0000CC"/>
            <w:sz w:val="20"/>
          </w:rPr>
          <w:t>How Do Cursors Affect Standard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45FBBFF"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47" w:history="1">
        <w:r w:rsidR="00C12992" w:rsidRPr="001058B5">
          <w:rPr>
            <w:rFonts w:ascii="Arial" w:hAnsi="Arial" w:cs="Arial"/>
            <w:color w:val="0000CC"/>
            <w:sz w:val="20"/>
          </w:rPr>
          <w:t>Benefits of Using the BY ACCESS Clause in the AUDIT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Statement</w:t>
        </w:r>
      </w:hyperlink>
    </w:p>
    <w:p w14:paraId="67BBCE19"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50" w:history="1">
        <w:r w:rsidR="00C12992" w:rsidRPr="001058B5">
          <w:rPr>
            <w:rFonts w:ascii="Arial" w:hAnsi="Arial" w:cs="Arial"/>
            <w:color w:val="0000CC"/>
            <w:sz w:val="20"/>
          </w:rPr>
          <w:t>Auditing Actions Performed by Specific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2ADE7238"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53" w:history="1">
        <w:r w:rsidR="00C12992" w:rsidRPr="001058B5">
          <w:rPr>
            <w:rFonts w:ascii="Arial" w:hAnsi="Arial" w:cs="Arial"/>
            <w:color w:val="0000CC"/>
            <w:sz w:val="20"/>
          </w:rPr>
          <w:t>Removing the Audit Option with the NOAUDIT SQL</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Statement</w:t>
        </w:r>
      </w:hyperlink>
    </w:p>
    <w:p w14:paraId="32D09FB8" w14:textId="77777777" w:rsidR="008C539B" w:rsidRPr="001058B5" w:rsidRDefault="00C12992">
      <w:pPr>
        <w:spacing w:before="211"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AUDIT</w:t>
      </w:r>
      <w:r w:rsidRPr="001058B5">
        <w:rPr>
          <w:rFonts w:ascii="Arial" w:hAnsi="Arial" w:cs="Arial"/>
          <w:spacing w:val="-83"/>
          <w:sz w:val="20"/>
        </w:rPr>
        <w:t xml:space="preserve"> </w:t>
      </w:r>
      <w:r w:rsidRPr="001058B5">
        <w:rPr>
          <w:rFonts w:ascii="Arial" w:hAnsi="Arial" w:cs="Arial"/>
          <w:sz w:val="20"/>
        </w:rPr>
        <w:t>statement syntax</w:t>
      </w:r>
    </w:p>
    <w:p w14:paraId="088C135D" w14:textId="77777777" w:rsidR="008C539B" w:rsidRPr="001058B5" w:rsidRDefault="008C539B">
      <w:pPr>
        <w:pStyle w:val="BodyText"/>
        <w:spacing w:before="10"/>
        <w:rPr>
          <w:rFonts w:ascii="Arial" w:hAnsi="Arial" w:cs="Arial"/>
          <w:sz w:val="19"/>
        </w:rPr>
      </w:pPr>
    </w:p>
    <w:p w14:paraId="00CF8F23" w14:textId="77777777" w:rsidR="008C539B" w:rsidRPr="001058B5" w:rsidRDefault="00C12992">
      <w:pPr>
        <w:pStyle w:val="Heading6"/>
        <w:spacing w:before="1"/>
        <w:ind w:left="1660"/>
      </w:pPr>
      <w:bookmarkStart w:id="1518" w:name="Enabling_Standard_Auditing_with_the_AUDI"/>
      <w:bookmarkStart w:id="1519" w:name="_bookmark1734"/>
      <w:bookmarkStart w:id="1520" w:name="_bookmark1735"/>
      <w:bookmarkEnd w:id="1518"/>
      <w:bookmarkEnd w:id="1519"/>
      <w:bookmarkEnd w:id="1520"/>
      <w:r w:rsidRPr="001058B5">
        <w:t>Enabling Standard Auditing with the AUDIT SQL Statement</w:t>
      </w:r>
    </w:p>
    <w:p w14:paraId="35B2D59B" w14:textId="77777777" w:rsidR="008C539B" w:rsidRPr="001058B5" w:rsidRDefault="00C12992">
      <w:pPr>
        <w:pStyle w:val="BodyText"/>
        <w:spacing w:before="48" w:line="343" w:lineRule="auto"/>
        <w:ind w:left="1660" w:right="1940"/>
        <w:rPr>
          <w:rFonts w:ascii="Arial" w:hAnsi="Arial" w:cs="Arial"/>
        </w:rPr>
      </w:pPr>
      <w:r w:rsidRPr="001058B5">
        <w:rPr>
          <w:rFonts w:ascii="Arial" w:hAnsi="Arial" w:cs="Arial"/>
          <w:spacing w:val="-9"/>
        </w:rPr>
        <w:t xml:space="preserve">To </w:t>
      </w:r>
      <w:r w:rsidRPr="001058B5">
        <w:rPr>
          <w:rFonts w:ascii="Arial" w:hAnsi="Arial" w:cs="Arial"/>
        </w:rPr>
        <w:t>configure the standard auditing option, use the AUDIT</w:t>
      </w:r>
      <w:r w:rsidRPr="001058B5">
        <w:rPr>
          <w:rFonts w:ascii="Arial" w:hAnsi="Arial" w:cs="Arial"/>
          <w:spacing w:val="-87"/>
        </w:rPr>
        <w:t xml:space="preserve"> </w:t>
      </w:r>
      <w:r w:rsidRPr="001058B5">
        <w:rPr>
          <w:rFonts w:ascii="Arial" w:hAnsi="Arial" w:cs="Arial"/>
        </w:rPr>
        <w:t>SQL st</w:t>
      </w:r>
      <w:bookmarkStart w:id="1521" w:name="_bookmark1736"/>
      <w:bookmarkEnd w:id="1521"/>
      <w:r w:rsidRPr="001058B5">
        <w:rPr>
          <w:rFonts w:ascii="Arial" w:hAnsi="Arial" w:cs="Arial"/>
        </w:rPr>
        <w:t xml:space="preserve">atement. </w:t>
      </w:r>
      <w:hyperlink w:anchor="_bookmark1738" w:history="1">
        <w:r w:rsidRPr="001058B5">
          <w:rPr>
            <w:rFonts w:ascii="Arial" w:hAnsi="Arial" w:cs="Arial"/>
            <w:color w:val="0000CC"/>
            <w:spacing w:val="-4"/>
          </w:rPr>
          <w:t xml:space="preserve">Table </w:t>
        </w:r>
        <w:r w:rsidRPr="001058B5">
          <w:rPr>
            <w:rFonts w:ascii="Arial" w:hAnsi="Arial" w:cs="Arial"/>
            <w:color w:val="0000CC"/>
          </w:rPr>
          <w:t xml:space="preserve">9–3 </w:t>
        </w:r>
      </w:hyperlink>
      <w:r w:rsidRPr="001058B5">
        <w:rPr>
          <w:rFonts w:ascii="Arial" w:hAnsi="Arial" w:cs="Arial"/>
        </w:rPr>
        <w:t>lists the categories in which you can use the AUDIT</w:t>
      </w:r>
      <w:r w:rsidRPr="001058B5">
        <w:rPr>
          <w:rFonts w:ascii="Arial" w:hAnsi="Arial" w:cs="Arial"/>
          <w:spacing w:val="-83"/>
        </w:rPr>
        <w:t xml:space="preserve"> </w:t>
      </w:r>
      <w:r w:rsidRPr="001058B5">
        <w:rPr>
          <w:rFonts w:ascii="Arial" w:hAnsi="Arial" w:cs="Arial"/>
        </w:rPr>
        <w:t>statement.</w:t>
      </w:r>
    </w:p>
    <w:p w14:paraId="28B97560" w14:textId="77777777" w:rsidR="008C539B" w:rsidRPr="001058B5" w:rsidRDefault="008C539B">
      <w:pPr>
        <w:spacing w:line="343" w:lineRule="auto"/>
        <w:rPr>
          <w:rFonts w:ascii="Arial" w:hAnsi="Arial" w:cs="Arial"/>
        </w:rPr>
        <w:sectPr w:rsidR="008C539B" w:rsidRPr="001058B5">
          <w:pgSz w:w="12240" w:h="15840"/>
          <w:pgMar w:top="840" w:right="1060" w:bottom="860" w:left="1100" w:header="549" w:footer="663" w:gutter="0"/>
          <w:cols w:space="720"/>
        </w:sectPr>
      </w:pPr>
    </w:p>
    <w:p w14:paraId="6DD8AF8D" w14:textId="77777777" w:rsidR="008C539B" w:rsidRPr="001058B5" w:rsidRDefault="008C539B">
      <w:pPr>
        <w:pStyle w:val="BodyText"/>
        <w:rPr>
          <w:rFonts w:ascii="Arial" w:hAnsi="Arial" w:cs="Arial"/>
        </w:rPr>
      </w:pPr>
    </w:p>
    <w:p w14:paraId="2CD39F99" w14:textId="77777777" w:rsidR="008C539B" w:rsidRPr="001058B5" w:rsidRDefault="008C539B">
      <w:pPr>
        <w:pStyle w:val="BodyText"/>
        <w:spacing w:before="1"/>
        <w:rPr>
          <w:rFonts w:ascii="Arial" w:hAnsi="Arial" w:cs="Arial"/>
        </w:rPr>
      </w:pPr>
    </w:p>
    <w:p w14:paraId="4D9E6F4C" w14:textId="77777777" w:rsidR="008C539B" w:rsidRPr="001058B5" w:rsidRDefault="00C12992">
      <w:pPr>
        <w:tabs>
          <w:tab w:val="left" w:pos="3293"/>
        </w:tabs>
        <w:ind w:left="2260"/>
        <w:rPr>
          <w:rFonts w:ascii="Arial" w:hAnsi="Arial" w:cs="Arial"/>
          <w:b/>
          <w:i/>
          <w:sz w:val="18"/>
        </w:rPr>
      </w:pPr>
      <w:bookmarkStart w:id="1522" w:name="_bookmark1737"/>
      <w:bookmarkStart w:id="1523" w:name="_bookmark1738"/>
      <w:bookmarkEnd w:id="1522"/>
      <w:bookmarkEnd w:id="152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9–3</w:t>
      </w:r>
      <w:r w:rsidRPr="001058B5">
        <w:rPr>
          <w:rFonts w:ascii="Arial" w:hAnsi="Arial" w:cs="Arial"/>
          <w:b/>
          <w:i/>
          <w:sz w:val="18"/>
        </w:rPr>
        <w:tab/>
        <w:t>Standard Auditing Levels and Their</w:t>
      </w:r>
      <w:r w:rsidRPr="001058B5">
        <w:rPr>
          <w:rFonts w:ascii="Arial" w:hAnsi="Arial" w:cs="Arial"/>
          <w:b/>
          <w:i/>
          <w:spacing w:val="-6"/>
          <w:sz w:val="18"/>
        </w:rPr>
        <w:t xml:space="preserve"> </w:t>
      </w:r>
      <w:r w:rsidRPr="001058B5">
        <w:rPr>
          <w:rFonts w:ascii="Arial" w:hAnsi="Arial" w:cs="Arial"/>
          <w:b/>
          <w:i/>
          <w:sz w:val="18"/>
        </w:rPr>
        <w:t>Effects</w:t>
      </w:r>
    </w:p>
    <w:p w14:paraId="522091B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8C539B" w:rsidRPr="001058B5" w14:paraId="0C84394C" w14:textId="77777777">
        <w:trPr>
          <w:trHeight w:val="312"/>
        </w:trPr>
        <w:tc>
          <w:tcPr>
            <w:tcW w:w="1598" w:type="dxa"/>
            <w:tcBorders>
              <w:top w:val="single" w:sz="18" w:space="0" w:color="000000"/>
              <w:bottom w:val="single" w:sz="4" w:space="0" w:color="000000"/>
            </w:tcBorders>
          </w:tcPr>
          <w:p w14:paraId="46833B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Level</w:t>
            </w:r>
          </w:p>
        </w:tc>
        <w:tc>
          <w:tcPr>
            <w:tcW w:w="6082" w:type="dxa"/>
            <w:tcBorders>
              <w:top w:val="single" w:sz="18" w:space="0" w:color="000000"/>
              <w:bottom w:val="single" w:sz="4" w:space="0" w:color="000000"/>
            </w:tcBorders>
          </w:tcPr>
          <w:p w14:paraId="3384E64F" w14:textId="77777777" w:rsidR="008C539B" w:rsidRPr="001058B5" w:rsidRDefault="00C12992">
            <w:pPr>
              <w:pStyle w:val="TableParagraph"/>
              <w:spacing w:before="29"/>
              <w:ind w:left="801"/>
              <w:rPr>
                <w:rFonts w:ascii="Arial" w:hAnsi="Arial" w:cs="Arial"/>
                <w:b/>
                <w:sz w:val="18"/>
              </w:rPr>
            </w:pPr>
            <w:r w:rsidRPr="001058B5">
              <w:rPr>
                <w:rFonts w:ascii="Arial" w:hAnsi="Arial" w:cs="Arial"/>
                <w:b/>
                <w:sz w:val="18"/>
              </w:rPr>
              <w:t>Effect</w:t>
            </w:r>
          </w:p>
        </w:tc>
      </w:tr>
      <w:tr w:rsidR="008C539B" w:rsidRPr="001058B5" w14:paraId="43B9FFAF" w14:textId="77777777">
        <w:trPr>
          <w:trHeight w:val="932"/>
        </w:trPr>
        <w:tc>
          <w:tcPr>
            <w:tcW w:w="1598" w:type="dxa"/>
            <w:tcBorders>
              <w:top w:val="single" w:sz="4" w:space="0" w:color="000000"/>
              <w:bottom w:val="single" w:sz="2" w:space="0" w:color="000000"/>
            </w:tcBorders>
          </w:tcPr>
          <w:p w14:paraId="4796CEDB" w14:textId="77777777" w:rsidR="008C539B" w:rsidRPr="001058B5" w:rsidRDefault="00C12992">
            <w:pPr>
              <w:pStyle w:val="TableParagraph"/>
              <w:spacing w:before="41"/>
              <w:rPr>
                <w:rFonts w:ascii="Arial" w:hAnsi="Arial" w:cs="Arial"/>
                <w:sz w:val="18"/>
              </w:rPr>
            </w:pPr>
            <w:r w:rsidRPr="001058B5">
              <w:rPr>
                <w:rFonts w:ascii="Arial" w:hAnsi="Arial" w:cs="Arial"/>
                <w:sz w:val="18"/>
              </w:rPr>
              <w:t>Statement</w:t>
            </w:r>
          </w:p>
        </w:tc>
        <w:tc>
          <w:tcPr>
            <w:tcW w:w="6082" w:type="dxa"/>
            <w:tcBorders>
              <w:top w:val="single" w:sz="4" w:space="0" w:color="000000"/>
              <w:bottom w:val="single" w:sz="2" w:space="0" w:color="000000"/>
            </w:tcBorders>
          </w:tcPr>
          <w:p w14:paraId="7F8A94E0" w14:textId="77777777" w:rsidR="008C539B" w:rsidRPr="001058B5" w:rsidRDefault="00C12992">
            <w:pPr>
              <w:pStyle w:val="TableParagraph"/>
              <w:spacing w:before="60" w:line="213" w:lineRule="auto"/>
              <w:ind w:left="801" w:right="282"/>
              <w:rPr>
                <w:rFonts w:ascii="Arial" w:hAnsi="Arial" w:cs="Arial"/>
                <w:sz w:val="18"/>
              </w:rPr>
            </w:pPr>
            <w:r w:rsidRPr="001058B5">
              <w:rPr>
                <w:rFonts w:ascii="Arial" w:hAnsi="Arial" w:cs="Arial"/>
                <w:sz w:val="18"/>
              </w:rPr>
              <w:t xml:space="preserve">Audits specific SQL statements or groups of statements that affect a particular type of database object. For example, AUDIT </w:t>
            </w:r>
            <w:r w:rsidRPr="001058B5">
              <w:rPr>
                <w:rFonts w:ascii="Arial" w:hAnsi="Arial" w:cs="Arial"/>
                <w:w w:val="95"/>
                <w:sz w:val="18"/>
              </w:rPr>
              <w:t>TABLE</w:t>
            </w:r>
            <w:r w:rsidRPr="001058B5">
              <w:rPr>
                <w:rFonts w:ascii="Arial" w:hAnsi="Arial" w:cs="Arial"/>
                <w:spacing w:val="-89"/>
                <w:w w:val="95"/>
                <w:sz w:val="18"/>
              </w:rPr>
              <w:t xml:space="preserve"> </w:t>
            </w:r>
            <w:r w:rsidRPr="001058B5">
              <w:rPr>
                <w:rFonts w:ascii="Arial" w:hAnsi="Arial" w:cs="Arial"/>
                <w:w w:val="95"/>
                <w:sz w:val="18"/>
              </w:rPr>
              <w:t>audits the CREATE</w:t>
            </w:r>
            <w:r w:rsidRPr="001058B5">
              <w:rPr>
                <w:rFonts w:ascii="Arial" w:hAnsi="Arial" w:cs="Arial"/>
                <w:spacing w:val="-69"/>
                <w:w w:val="95"/>
                <w:sz w:val="18"/>
              </w:rPr>
              <w:t xml:space="preserve"> </w:t>
            </w:r>
            <w:r w:rsidRPr="001058B5">
              <w:rPr>
                <w:rFonts w:ascii="Arial" w:hAnsi="Arial" w:cs="Arial"/>
                <w:w w:val="95"/>
                <w:sz w:val="18"/>
              </w:rPr>
              <w:t>TABLE, TRUNCATE</w:t>
            </w:r>
            <w:r w:rsidRPr="001058B5">
              <w:rPr>
                <w:rFonts w:ascii="Arial" w:hAnsi="Arial" w:cs="Arial"/>
                <w:spacing w:val="-69"/>
                <w:w w:val="95"/>
                <w:sz w:val="18"/>
              </w:rPr>
              <w:t xml:space="preserve"> </w:t>
            </w:r>
            <w:r w:rsidRPr="001058B5">
              <w:rPr>
                <w:rFonts w:ascii="Arial" w:hAnsi="Arial" w:cs="Arial"/>
                <w:w w:val="95"/>
                <w:sz w:val="18"/>
              </w:rPr>
              <w:t>TABLE, COMMENT</w:t>
            </w:r>
            <w:r w:rsidRPr="001058B5">
              <w:rPr>
                <w:rFonts w:ascii="Arial" w:hAnsi="Arial" w:cs="Arial"/>
                <w:spacing w:val="-69"/>
                <w:w w:val="95"/>
                <w:sz w:val="18"/>
              </w:rPr>
              <w:t xml:space="preserve"> </w:t>
            </w:r>
            <w:r w:rsidRPr="001058B5">
              <w:rPr>
                <w:rFonts w:ascii="Arial" w:hAnsi="Arial" w:cs="Arial"/>
                <w:w w:val="95"/>
                <w:sz w:val="18"/>
              </w:rPr>
              <w:t>ON</w:t>
            </w:r>
          </w:p>
          <w:p w14:paraId="027E561B" w14:textId="77777777" w:rsidR="008C539B" w:rsidRPr="001058B5" w:rsidRDefault="00C12992">
            <w:pPr>
              <w:pStyle w:val="TableParagraph"/>
              <w:spacing w:before="0" w:line="204" w:lineRule="exact"/>
              <w:ind w:left="801"/>
              <w:rPr>
                <w:rFonts w:ascii="Arial" w:hAnsi="Arial" w:cs="Arial"/>
                <w:sz w:val="18"/>
              </w:rPr>
            </w:pPr>
            <w:r w:rsidRPr="001058B5">
              <w:rPr>
                <w:rFonts w:ascii="Arial" w:hAnsi="Arial" w:cs="Arial"/>
                <w:sz w:val="18"/>
              </w:rPr>
              <w:t>TABLE, and DELETE [FROM] TABLE</w:t>
            </w:r>
            <w:r w:rsidRPr="001058B5">
              <w:rPr>
                <w:rFonts w:ascii="Arial" w:hAnsi="Arial" w:cs="Arial"/>
                <w:spacing w:val="-78"/>
                <w:sz w:val="18"/>
              </w:rPr>
              <w:t xml:space="preserve"> </w:t>
            </w:r>
            <w:r w:rsidRPr="001058B5">
              <w:rPr>
                <w:rFonts w:ascii="Arial" w:hAnsi="Arial" w:cs="Arial"/>
                <w:sz w:val="18"/>
              </w:rPr>
              <w:t>statements.</w:t>
            </w:r>
          </w:p>
        </w:tc>
      </w:tr>
      <w:tr w:rsidR="008C539B" w:rsidRPr="001058B5" w14:paraId="12D7B4D1" w14:textId="77777777">
        <w:trPr>
          <w:trHeight w:val="935"/>
        </w:trPr>
        <w:tc>
          <w:tcPr>
            <w:tcW w:w="1598" w:type="dxa"/>
            <w:tcBorders>
              <w:top w:val="single" w:sz="2" w:space="0" w:color="000000"/>
              <w:bottom w:val="single" w:sz="2" w:space="0" w:color="000000"/>
            </w:tcBorders>
          </w:tcPr>
          <w:p w14:paraId="5192A70E" w14:textId="77777777" w:rsidR="008C539B" w:rsidRPr="001058B5" w:rsidRDefault="00C12992">
            <w:pPr>
              <w:pStyle w:val="TableParagraph"/>
              <w:spacing w:before="45"/>
              <w:rPr>
                <w:rFonts w:ascii="Arial" w:hAnsi="Arial" w:cs="Arial"/>
                <w:sz w:val="18"/>
              </w:rPr>
            </w:pPr>
            <w:r w:rsidRPr="001058B5">
              <w:rPr>
                <w:rFonts w:ascii="Arial" w:hAnsi="Arial" w:cs="Arial"/>
                <w:sz w:val="18"/>
              </w:rPr>
              <w:t>Privilege</w:t>
            </w:r>
          </w:p>
        </w:tc>
        <w:tc>
          <w:tcPr>
            <w:tcW w:w="6082" w:type="dxa"/>
            <w:tcBorders>
              <w:top w:val="single" w:sz="2" w:space="0" w:color="000000"/>
              <w:bottom w:val="single" w:sz="2" w:space="0" w:color="000000"/>
            </w:tcBorders>
          </w:tcPr>
          <w:p w14:paraId="021FA3B3" w14:textId="77777777" w:rsidR="008C539B" w:rsidRPr="001058B5" w:rsidRDefault="00C12992">
            <w:pPr>
              <w:pStyle w:val="TableParagraph"/>
              <w:spacing w:before="64" w:line="213" w:lineRule="auto"/>
              <w:ind w:left="801" w:right="234"/>
              <w:rPr>
                <w:rFonts w:ascii="Arial" w:hAnsi="Arial" w:cs="Arial"/>
                <w:sz w:val="18"/>
              </w:rPr>
            </w:pPr>
            <w:r w:rsidRPr="001058B5">
              <w:rPr>
                <w:rFonts w:ascii="Arial" w:hAnsi="Arial" w:cs="Arial"/>
                <w:sz w:val="18"/>
              </w:rPr>
              <w:t>Audits SQL statements that are authorized by the specified system</w:t>
            </w:r>
            <w:r w:rsidRPr="001058B5">
              <w:rPr>
                <w:rFonts w:ascii="Arial" w:hAnsi="Arial" w:cs="Arial"/>
                <w:spacing w:val="-20"/>
                <w:sz w:val="18"/>
              </w:rPr>
              <w:t xml:space="preserve"> </w:t>
            </w:r>
            <w:r w:rsidRPr="001058B5">
              <w:rPr>
                <w:rFonts w:ascii="Arial" w:hAnsi="Arial" w:cs="Arial"/>
                <w:sz w:val="18"/>
              </w:rPr>
              <w:t>privilege.</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20"/>
                <w:sz w:val="18"/>
              </w:rPr>
              <w:t xml:space="preserve"> </w:t>
            </w:r>
            <w:r w:rsidRPr="001058B5">
              <w:rPr>
                <w:rFonts w:ascii="Arial" w:hAnsi="Arial" w:cs="Arial"/>
                <w:sz w:val="18"/>
              </w:rPr>
              <w:t>example,</w:t>
            </w:r>
            <w:r w:rsidRPr="001058B5">
              <w:rPr>
                <w:rFonts w:ascii="Arial" w:hAnsi="Arial" w:cs="Arial"/>
                <w:spacing w:val="-21"/>
                <w:sz w:val="18"/>
              </w:rPr>
              <w:t xml:space="preserve"> </w:t>
            </w:r>
            <w:r w:rsidRPr="001058B5">
              <w:rPr>
                <w:rFonts w:ascii="Arial" w:hAnsi="Arial" w:cs="Arial"/>
                <w:sz w:val="18"/>
              </w:rPr>
              <w:t>AUDIT</w:t>
            </w:r>
            <w:r w:rsidRPr="001058B5">
              <w:rPr>
                <w:rFonts w:ascii="Arial" w:hAnsi="Arial" w:cs="Arial"/>
                <w:spacing w:val="-56"/>
                <w:sz w:val="18"/>
              </w:rPr>
              <w:t xml:space="preserve"> </w:t>
            </w:r>
            <w:r w:rsidRPr="001058B5">
              <w:rPr>
                <w:rFonts w:ascii="Arial" w:hAnsi="Arial" w:cs="Arial"/>
                <w:sz w:val="18"/>
              </w:rPr>
              <w:t>CREATE</w:t>
            </w:r>
            <w:r w:rsidRPr="001058B5">
              <w:rPr>
                <w:rFonts w:ascii="Arial" w:hAnsi="Arial" w:cs="Arial"/>
                <w:spacing w:val="-56"/>
                <w:sz w:val="18"/>
              </w:rPr>
              <w:t xml:space="preserve"> </w:t>
            </w:r>
            <w:r w:rsidRPr="001058B5">
              <w:rPr>
                <w:rFonts w:ascii="Arial" w:hAnsi="Arial" w:cs="Arial"/>
                <w:sz w:val="18"/>
              </w:rPr>
              <w:t>ANY</w:t>
            </w:r>
            <w:r w:rsidRPr="001058B5">
              <w:rPr>
                <w:rFonts w:ascii="Arial" w:hAnsi="Arial" w:cs="Arial"/>
                <w:spacing w:val="-56"/>
                <w:sz w:val="18"/>
              </w:rPr>
              <w:t xml:space="preserve"> </w:t>
            </w:r>
            <w:r w:rsidRPr="001058B5">
              <w:rPr>
                <w:rFonts w:ascii="Arial" w:hAnsi="Arial" w:cs="Arial"/>
                <w:sz w:val="18"/>
              </w:rPr>
              <w:t>TRIGGER audits</w:t>
            </w:r>
            <w:r w:rsidRPr="001058B5">
              <w:rPr>
                <w:rFonts w:ascii="Arial" w:hAnsi="Arial" w:cs="Arial"/>
                <w:spacing w:val="-26"/>
                <w:sz w:val="18"/>
              </w:rPr>
              <w:t xml:space="preserve"> </w:t>
            </w:r>
            <w:r w:rsidRPr="001058B5">
              <w:rPr>
                <w:rFonts w:ascii="Arial" w:hAnsi="Arial" w:cs="Arial"/>
                <w:sz w:val="18"/>
              </w:rPr>
              <w:t>statements</w:t>
            </w:r>
            <w:r w:rsidRPr="001058B5">
              <w:rPr>
                <w:rFonts w:ascii="Arial" w:hAnsi="Arial" w:cs="Arial"/>
                <w:spacing w:val="-26"/>
                <w:sz w:val="18"/>
              </w:rPr>
              <w:t xml:space="preserve"> </w:t>
            </w:r>
            <w:r w:rsidRPr="001058B5">
              <w:rPr>
                <w:rFonts w:ascii="Arial" w:hAnsi="Arial" w:cs="Arial"/>
                <w:sz w:val="18"/>
              </w:rPr>
              <w:t>issued</w:t>
            </w:r>
            <w:r w:rsidRPr="001058B5">
              <w:rPr>
                <w:rFonts w:ascii="Arial" w:hAnsi="Arial" w:cs="Arial"/>
                <w:spacing w:val="-26"/>
                <w:sz w:val="18"/>
              </w:rPr>
              <w:t xml:space="preserve"> </w:t>
            </w:r>
            <w:r w:rsidRPr="001058B5">
              <w:rPr>
                <w:rFonts w:ascii="Arial" w:hAnsi="Arial" w:cs="Arial"/>
                <w:sz w:val="18"/>
              </w:rPr>
              <w:t>using</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ANY</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92"/>
                <w:sz w:val="18"/>
              </w:rPr>
              <w:t xml:space="preserve"> </w:t>
            </w:r>
            <w:r w:rsidRPr="001058B5">
              <w:rPr>
                <w:rFonts w:ascii="Arial" w:hAnsi="Arial" w:cs="Arial"/>
                <w:sz w:val="18"/>
              </w:rPr>
              <w:t>system privilege.</w:t>
            </w:r>
          </w:p>
        </w:tc>
      </w:tr>
      <w:tr w:rsidR="008C539B" w:rsidRPr="001058B5" w14:paraId="02A1D7E6" w14:textId="77777777">
        <w:trPr>
          <w:trHeight w:val="535"/>
        </w:trPr>
        <w:tc>
          <w:tcPr>
            <w:tcW w:w="1598" w:type="dxa"/>
            <w:tcBorders>
              <w:top w:val="single" w:sz="2" w:space="0" w:color="000000"/>
              <w:bottom w:val="single" w:sz="2" w:space="0" w:color="000000"/>
            </w:tcBorders>
          </w:tcPr>
          <w:p w14:paraId="78405E89" w14:textId="77777777" w:rsidR="008C539B" w:rsidRPr="001058B5" w:rsidRDefault="00C12992">
            <w:pPr>
              <w:pStyle w:val="TableParagraph"/>
              <w:spacing w:before="44"/>
              <w:rPr>
                <w:rFonts w:ascii="Arial" w:hAnsi="Arial" w:cs="Arial"/>
                <w:sz w:val="18"/>
              </w:rPr>
            </w:pPr>
            <w:r w:rsidRPr="001058B5">
              <w:rPr>
                <w:rFonts w:ascii="Arial" w:hAnsi="Arial" w:cs="Arial"/>
                <w:sz w:val="18"/>
              </w:rPr>
              <w:t>Object</w:t>
            </w:r>
          </w:p>
        </w:tc>
        <w:tc>
          <w:tcPr>
            <w:tcW w:w="6082" w:type="dxa"/>
            <w:tcBorders>
              <w:top w:val="single" w:sz="2" w:space="0" w:color="000000"/>
              <w:bottom w:val="single" w:sz="2" w:space="0" w:color="000000"/>
            </w:tcBorders>
          </w:tcPr>
          <w:p w14:paraId="5877AFD8" w14:textId="77777777" w:rsidR="008C539B" w:rsidRPr="001058B5" w:rsidRDefault="00C12992">
            <w:pPr>
              <w:pStyle w:val="TableParagraph"/>
              <w:spacing w:before="64" w:line="211" w:lineRule="auto"/>
              <w:ind w:left="802" w:right="443"/>
              <w:rPr>
                <w:rFonts w:ascii="Arial" w:hAnsi="Arial" w:cs="Arial"/>
                <w:sz w:val="18"/>
              </w:rPr>
            </w:pPr>
            <w:r w:rsidRPr="001058B5">
              <w:rPr>
                <w:rFonts w:ascii="Arial" w:hAnsi="Arial" w:cs="Arial"/>
                <w:sz w:val="18"/>
              </w:rPr>
              <w:t>Audits specific statements on specific objects, such as ALTER TABLE</w:t>
            </w:r>
            <w:r w:rsidRPr="001058B5">
              <w:rPr>
                <w:rFonts w:ascii="Arial" w:hAnsi="Arial" w:cs="Arial"/>
                <w:spacing w:val="-76"/>
                <w:sz w:val="18"/>
              </w:rPr>
              <w:t xml:space="preserve"> </w:t>
            </w:r>
            <w:r w:rsidRPr="001058B5">
              <w:rPr>
                <w:rFonts w:ascii="Arial" w:hAnsi="Arial" w:cs="Arial"/>
                <w:sz w:val="18"/>
              </w:rPr>
              <w:t>on the HR.EMPLOYEES</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3A5DA536" w14:textId="77777777">
        <w:trPr>
          <w:trHeight w:val="532"/>
        </w:trPr>
        <w:tc>
          <w:tcPr>
            <w:tcW w:w="1598" w:type="dxa"/>
            <w:tcBorders>
              <w:top w:val="single" w:sz="2" w:space="0" w:color="000000"/>
              <w:bottom w:val="single" w:sz="4" w:space="0" w:color="000000"/>
            </w:tcBorders>
          </w:tcPr>
          <w:p w14:paraId="15E451A6" w14:textId="77777777" w:rsidR="008C539B" w:rsidRPr="001058B5" w:rsidRDefault="00C12992">
            <w:pPr>
              <w:pStyle w:val="TableParagraph"/>
              <w:spacing w:before="44"/>
              <w:rPr>
                <w:rFonts w:ascii="Arial" w:hAnsi="Arial" w:cs="Arial"/>
                <w:sz w:val="18"/>
              </w:rPr>
            </w:pPr>
            <w:r w:rsidRPr="001058B5">
              <w:rPr>
                <w:rFonts w:ascii="Arial" w:hAnsi="Arial" w:cs="Arial"/>
                <w:sz w:val="18"/>
              </w:rPr>
              <w:t>Network</w:t>
            </w:r>
          </w:p>
        </w:tc>
        <w:tc>
          <w:tcPr>
            <w:tcW w:w="6082" w:type="dxa"/>
            <w:tcBorders>
              <w:top w:val="single" w:sz="2" w:space="0" w:color="000000"/>
              <w:bottom w:val="single" w:sz="4" w:space="0" w:color="000000"/>
            </w:tcBorders>
          </w:tcPr>
          <w:p w14:paraId="731CFE88" w14:textId="77777777" w:rsidR="008C539B" w:rsidRPr="001058B5" w:rsidRDefault="00C12992">
            <w:pPr>
              <w:pStyle w:val="TableParagraph"/>
              <w:spacing w:before="61" w:line="216" w:lineRule="auto"/>
              <w:ind w:left="801" w:right="86"/>
              <w:rPr>
                <w:rFonts w:ascii="Arial" w:hAnsi="Arial" w:cs="Arial"/>
                <w:sz w:val="18"/>
              </w:rPr>
            </w:pPr>
            <w:r w:rsidRPr="001058B5">
              <w:rPr>
                <w:rFonts w:ascii="Arial" w:hAnsi="Arial" w:cs="Arial"/>
                <w:sz w:val="18"/>
              </w:rPr>
              <w:t>Audits unexpected errors in network protocol or internal errors in the network layer.</w:t>
            </w:r>
          </w:p>
        </w:tc>
      </w:tr>
    </w:tbl>
    <w:p w14:paraId="3597E18F" w14:textId="77777777" w:rsidR="008C539B" w:rsidRPr="001058B5" w:rsidRDefault="008C539B">
      <w:pPr>
        <w:pStyle w:val="BodyText"/>
        <w:spacing w:before="2"/>
        <w:rPr>
          <w:rFonts w:ascii="Arial" w:hAnsi="Arial" w:cs="Arial"/>
          <w:b/>
          <w:i/>
          <w:sz w:val="22"/>
        </w:rPr>
      </w:pPr>
    </w:p>
    <w:p w14:paraId="1EB4F5BB" w14:textId="77777777" w:rsidR="008C539B" w:rsidRPr="001058B5" w:rsidRDefault="00C12992">
      <w:pPr>
        <w:pStyle w:val="Heading6"/>
      </w:pPr>
      <w:bookmarkStart w:id="1524" w:name="Auditing_Statement_Executions:_Successfu"/>
      <w:bookmarkStart w:id="1525" w:name="_bookmark1739"/>
      <w:bookmarkStart w:id="1526" w:name="_bookmark1740"/>
      <w:bookmarkEnd w:id="1524"/>
      <w:bookmarkEnd w:id="1525"/>
      <w:bookmarkEnd w:id="1526"/>
      <w:r w:rsidRPr="001058B5">
        <w:t>Auditing Statement Executions: Successful, Unsuccessful, or Both</w:t>
      </w:r>
    </w:p>
    <w:p w14:paraId="1F43C50D"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For statement, privilege, and schema object auditing, Oracle Database permits the selective auditing of successful executions of statements, unsuccessful attempts to execute statements, or both. This enables you to monitor actions even if the audited statements do not complete successfully. Monitoring unsuccessful SQL statement can expose users who are snooping or acting maliciously, though most unsuccessful SQL statements are neither.</w:t>
      </w:r>
    </w:p>
    <w:p w14:paraId="05EB4D75"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This method of auditing is also useful in that it reduces the audit trail, helping you to focus on specific actions. This can aid in maintaining good database performance.</w:t>
      </w:r>
    </w:p>
    <w:p w14:paraId="2F072ACA" w14:textId="77777777" w:rsidR="008C539B" w:rsidRPr="001058B5" w:rsidRDefault="00C12992">
      <w:pPr>
        <w:pStyle w:val="BodyText"/>
        <w:spacing w:before="113"/>
        <w:ind w:left="2260"/>
        <w:rPr>
          <w:rFonts w:ascii="Arial" w:hAnsi="Arial" w:cs="Arial"/>
        </w:rPr>
      </w:pPr>
      <w:r w:rsidRPr="001058B5">
        <w:rPr>
          <w:rFonts w:ascii="Arial" w:hAnsi="Arial" w:cs="Arial"/>
        </w:rPr>
        <w:t>The options are as follows:</w:t>
      </w:r>
    </w:p>
    <w:p w14:paraId="41016472" w14:textId="77777777" w:rsidR="008C539B" w:rsidRPr="001058B5" w:rsidRDefault="00C12992" w:rsidP="006F7931">
      <w:pPr>
        <w:pStyle w:val="ListParagraph"/>
        <w:numPr>
          <w:ilvl w:val="2"/>
          <w:numId w:val="137"/>
        </w:numPr>
        <w:tabs>
          <w:tab w:val="left" w:pos="2620"/>
        </w:tabs>
        <w:spacing w:before="117" w:line="232" w:lineRule="auto"/>
        <w:ind w:right="213"/>
        <w:rPr>
          <w:rFonts w:ascii="Arial" w:hAnsi="Arial" w:cs="Arial"/>
          <w:sz w:val="20"/>
        </w:rPr>
      </w:pPr>
      <w:r w:rsidRPr="001058B5">
        <w:rPr>
          <w:rFonts w:ascii="Arial" w:hAnsi="Arial" w:cs="Arial"/>
          <w:b/>
          <w:sz w:val="20"/>
        </w:rPr>
        <w:t>WHENEVER SUCCESSFUL clause:</w:t>
      </w:r>
      <w:bookmarkStart w:id="1527" w:name="_bookmark1741"/>
      <w:bookmarkEnd w:id="1527"/>
      <w:r w:rsidRPr="001058B5">
        <w:rPr>
          <w:rFonts w:ascii="Arial" w:hAnsi="Arial" w:cs="Arial"/>
          <w:b/>
          <w:sz w:val="20"/>
        </w:rPr>
        <w:t xml:space="preserve"> </w:t>
      </w:r>
      <w:r w:rsidRPr="001058B5">
        <w:rPr>
          <w:rFonts w:ascii="Arial" w:hAnsi="Arial" w:cs="Arial"/>
          <w:sz w:val="20"/>
        </w:rPr>
        <w:t>This clause audits only successful</w:t>
      </w:r>
      <w:r w:rsidRPr="001058B5">
        <w:rPr>
          <w:rFonts w:ascii="Arial" w:hAnsi="Arial" w:cs="Arial"/>
          <w:spacing w:val="-33"/>
          <w:sz w:val="20"/>
        </w:rPr>
        <w:t xml:space="preserve"> </w:t>
      </w:r>
      <w:r w:rsidRPr="001058B5">
        <w:rPr>
          <w:rFonts w:ascii="Arial" w:hAnsi="Arial" w:cs="Arial"/>
          <w:sz w:val="20"/>
        </w:rPr>
        <w:t>executions of the audited</w:t>
      </w:r>
      <w:r w:rsidRPr="001058B5">
        <w:rPr>
          <w:rFonts w:ascii="Arial" w:hAnsi="Arial" w:cs="Arial"/>
          <w:spacing w:val="-2"/>
          <w:sz w:val="20"/>
        </w:rPr>
        <w:t xml:space="preserve"> </w:t>
      </w:r>
      <w:r w:rsidRPr="001058B5">
        <w:rPr>
          <w:rFonts w:ascii="Arial" w:hAnsi="Arial" w:cs="Arial"/>
          <w:sz w:val="20"/>
        </w:rPr>
        <w:t>statement.</w:t>
      </w:r>
    </w:p>
    <w:p w14:paraId="6D7733D1" w14:textId="77777777" w:rsidR="008C539B" w:rsidRPr="001058B5" w:rsidRDefault="00C12992" w:rsidP="006F7931">
      <w:pPr>
        <w:pStyle w:val="ListParagraph"/>
        <w:numPr>
          <w:ilvl w:val="2"/>
          <w:numId w:val="137"/>
        </w:numPr>
        <w:tabs>
          <w:tab w:val="left" w:pos="2620"/>
        </w:tabs>
        <w:spacing w:before="118" w:line="232" w:lineRule="auto"/>
        <w:ind w:right="450"/>
        <w:rPr>
          <w:rFonts w:ascii="Arial" w:hAnsi="Arial" w:cs="Arial"/>
          <w:sz w:val="20"/>
        </w:rPr>
      </w:pPr>
      <w:r w:rsidRPr="001058B5">
        <w:rPr>
          <w:rFonts w:ascii="Arial" w:hAnsi="Arial" w:cs="Arial"/>
          <w:b/>
          <w:sz w:val="20"/>
        </w:rPr>
        <w:t xml:space="preserve">WHENEVER NOT SUCCESSFUL clause: </w:t>
      </w:r>
      <w:r w:rsidRPr="001058B5">
        <w:rPr>
          <w:rFonts w:ascii="Arial" w:hAnsi="Arial" w:cs="Arial"/>
          <w:sz w:val="20"/>
        </w:rPr>
        <w:t>This clause audits only</w:t>
      </w:r>
      <w:r w:rsidRPr="001058B5">
        <w:rPr>
          <w:rFonts w:ascii="Arial" w:hAnsi="Arial" w:cs="Arial"/>
          <w:spacing w:val="-34"/>
          <w:sz w:val="20"/>
        </w:rPr>
        <w:t xml:space="preserve"> </w:t>
      </w:r>
      <w:r w:rsidRPr="001058B5">
        <w:rPr>
          <w:rFonts w:ascii="Arial" w:hAnsi="Arial" w:cs="Arial"/>
          <w:sz w:val="20"/>
        </w:rPr>
        <w:t>unsuccessful executions of the audited</w:t>
      </w:r>
      <w:r w:rsidRPr="001058B5">
        <w:rPr>
          <w:rFonts w:ascii="Arial" w:hAnsi="Arial" w:cs="Arial"/>
          <w:spacing w:val="-3"/>
          <w:sz w:val="20"/>
        </w:rPr>
        <w:t xml:space="preserve"> </w:t>
      </w:r>
      <w:r w:rsidRPr="001058B5">
        <w:rPr>
          <w:rFonts w:ascii="Arial" w:hAnsi="Arial" w:cs="Arial"/>
          <w:sz w:val="20"/>
        </w:rPr>
        <w:t>statement.</w:t>
      </w:r>
    </w:p>
    <w:p w14:paraId="110BC0EE" w14:textId="77777777" w:rsidR="008C539B" w:rsidRPr="001058B5" w:rsidRDefault="00C12992">
      <w:pPr>
        <w:pStyle w:val="BodyText"/>
        <w:spacing w:before="117" w:line="232" w:lineRule="auto"/>
        <w:ind w:left="2620" w:right="112"/>
        <w:rPr>
          <w:rFonts w:ascii="Arial" w:hAnsi="Arial" w:cs="Arial"/>
        </w:rPr>
      </w:pPr>
      <w:r w:rsidRPr="001058B5">
        <w:rPr>
          <w:rFonts w:ascii="Arial" w:hAnsi="Arial" w:cs="Arial"/>
        </w:rPr>
        <w:t>Auditing an unsuccessful statement execution generates an audit report only if a valid SQL statement is issued but fails, because it lacks proper authorization or references a nonexistent schema object. Statements that fail to execute because they were not valid cannot be audited.</w:t>
      </w:r>
    </w:p>
    <w:p w14:paraId="0AF52270" w14:textId="77777777" w:rsidR="008C539B" w:rsidRPr="001058B5" w:rsidRDefault="00C12992">
      <w:pPr>
        <w:pStyle w:val="BodyText"/>
        <w:spacing w:before="119" w:line="230" w:lineRule="auto"/>
        <w:ind w:left="2620" w:right="219"/>
        <w:rPr>
          <w:rFonts w:ascii="Arial" w:hAnsi="Arial" w:cs="Arial"/>
        </w:rPr>
      </w:pPr>
      <w:r w:rsidRPr="001058B5">
        <w:rPr>
          <w:rFonts w:ascii="Arial" w:hAnsi="Arial" w:cs="Arial"/>
        </w:rPr>
        <w:t>For example, an enabled privilege auditing option set to audit unsuccessful statement executions audits statements that use the target system privilege but failed</w:t>
      </w:r>
      <w:r w:rsidRPr="001058B5">
        <w:rPr>
          <w:rFonts w:ascii="Arial" w:hAnsi="Arial" w:cs="Arial"/>
          <w:spacing w:val="-16"/>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7"/>
        </w:rPr>
        <w:t xml:space="preserve"> </w:t>
      </w:r>
      <w:r w:rsidRPr="001058B5">
        <w:rPr>
          <w:rFonts w:ascii="Arial" w:hAnsi="Arial" w:cs="Arial"/>
        </w:rPr>
        <w:t>reasons.</w:t>
      </w:r>
      <w:r w:rsidRPr="001058B5">
        <w:rPr>
          <w:rFonts w:ascii="Arial" w:hAnsi="Arial" w:cs="Arial"/>
          <w:spacing w:val="-17"/>
        </w:rPr>
        <w:t xml:space="preserve"> </w:t>
      </w:r>
      <w:r w:rsidRPr="001058B5">
        <w:rPr>
          <w:rFonts w:ascii="Arial" w:hAnsi="Arial" w:cs="Arial"/>
        </w:rPr>
        <w:t>One</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TABLE</w:t>
      </w:r>
      <w:r w:rsidRPr="001058B5">
        <w:rPr>
          <w:rFonts w:ascii="Arial" w:hAnsi="Arial" w:cs="Arial"/>
          <w:spacing w:val="-92"/>
        </w:rPr>
        <w:t xml:space="preserve"> </w:t>
      </w:r>
      <w:r w:rsidRPr="001058B5">
        <w:rPr>
          <w:rFonts w:ascii="Arial" w:hAnsi="Arial" w:cs="Arial"/>
        </w:rPr>
        <w:t>auditing</w:t>
      </w:r>
      <w:r w:rsidRPr="001058B5">
        <w:rPr>
          <w:rFonts w:ascii="Arial" w:hAnsi="Arial" w:cs="Arial"/>
          <w:spacing w:val="-17"/>
        </w:rPr>
        <w:t xml:space="preserve"> </w:t>
      </w:r>
      <w:r w:rsidRPr="001058B5">
        <w:rPr>
          <w:rFonts w:ascii="Arial" w:hAnsi="Arial" w:cs="Arial"/>
        </w:rPr>
        <w:t>condition is set, but some CREATE TABLE statements fail due to insufficient quota for the specified</w:t>
      </w:r>
      <w:r w:rsidRPr="001058B5">
        <w:rPr>
          <w:rFonts w:ascii="Arial" w:hAnsi="Arial" w:cs="Arial"/>
          <w:spacing w:val="-2"/>
        </w:rPr>
        <w:t xml:space="preserve"> </w:t>
      </w:r>
      <w:r w:rsidRPr="001058B5">
        <w:rPr>
          <w:rFonts w:ascii="Arial" w:hAnsi="Arial" w:cs="Arial"/>
        </w:rPr>
        <w:t>tablespace.</w:t>
      </w:r>
    </w:p>
    <w:p w14:paraId="7936CA19" w14:textId="77777777" w:rsidR="008C539B" w:rsidRPr="001058B5" w:rsidRDefault="00C12992" w:rsidP="006F7931">
      <w:pPr>
        <w:pStyle w:val="ListParagraph"/>
        <w:numPr>
          <w:ilvl w:val="2"/>
          <w:numId w:val="137"/>
        </w:numPr>
        <w:tabs>
          <w:tab w:val="left" w:pos="2620"/>
        </w:tabs>
        <w:spacing w:before="118" w:line="232" w:lineRule="auto"/>
        <w:ind w:right="382"/>
        <w:rPr>
          <w:rFonts w:ascii="Arial" w:hAnsi="Arial" w:cs="Arial"/>
          <w:sz w:val="20"/>
        </w:rPr>
      </w:pPr>
      <w:r w:rsidRPr="001058B5">
        <w:rPr>
          <w:rFonts w:ascii="Arial" w:hAnsi="Arial" w:cs="Arial"/>
          <w:b/>
          <w:sz w:val="20"/>
        </w:rPr>
        <w:t>Omitting WHENEVER SUCCESSFUL or WHENEVER NOT SUCCESSFUL:</w:t>
      </w:r>
      <w:r w:rsidRPr="001058B5">
        <w:rPr>
          <w:rFonts w:ascii="Arial" w:hAnsi="Arial" w:cs="Arial"/>
          <w:b/>
          <w:spacing w:val="-29"/>
          <w:sz w:val="20"/>
        </w:rPr>
        <w:t xml:space="preserve"> </w:t>
      </w:r>
      <w:r w:rsidRPr="001058B5">
        <w:rPr>
          <w:rFonts w:ascii="Arial" w:hAnsi="Arial" w:cs="Arial"/>
          <w:sz w:val="20"/>
        </w:rPr>
        <w:t>If you omit these clauses, then Oracle Database audits both successful and unsuccessful executions of the audited</w:t>
      </w:r>
      <w:r w:rsidRPr="001058B5">
        <w:rPr>
          <w:rFonts w:ascii="Arial" w:hAnsi="Arial" w:cs="Arial"/>
          <w:spacing w:val="-6"/>
          <w:sz w:val="20"/>
        </w:rPr>
        <w:t xml:space="preserve"> </w:t>
      </w:r>
      <w:r w:rsidRPr="001058B5">
        <w:rPr>
          <w:rFonts w:ascii="Arial" w:hAnsi="Arial" w:cs="Arial"/>
          <w:sz w:val="20"/>
        </w:rPr>
        <w:t>statement.</w:t>
      </w:r>
    </w:p>
    <w:p w14:paraId="45F40FC0"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F0D1D87" w14:textId="77777777" w:rsidR="008C539B" w:rsidRPr="001058B5" w:rsidRDefault="00C12992">
      <w:pPr>
        <w:spacing w:before="139"/>
        <w:ind w:left="2260"/>
        <w:rPr>
          <w:rFonts w:ascii="Arial" w:hAnsi="Arial" w:cs="Arial"/>
          <w:sz w:val="18"/>
        </w:rPr>
      </w:pPr>
      <w:r w:rsidRPr="001058B5">
        <w:rPr>
          <w:rFonts w:ascii="Arial" w:hAnsi="Arial" w:cs="Arial"/>
          <w:w w:val="95"/>
          <w:sz w:val="18"/>
        </w:rPr>
        <w:t>AUDIT CREATE TABLE BY ACCESS WHENEVER NOT SUCCESSFUL;</w:t>
      </w:r>
    </w:p>
    <w:p w14:paraId="7532A9A5" w14:textId="77777777" w:rsidR="008C539B" w:rsidRPr="001058B5" w:rsidRDefault="008C539B">
      <w:pPr>
        <w:pStyle w:val="BodyText"/>
        <w:spacing w:before="2"/>
        <w:rPr>
          <w:rFonts w:ascii="Arial" w:hAnsi="Arial" w:cs="Arial"/>
          <w:sz w:val="25"/>
        </w:rPr>
      </w:pPr>
    </w:p>
    <w:p w14:paraId="33A30478" w14:textId="77777777" w:rsidR="008C539B" w:rsidRPr="001058B5" w:rsidRDefault="00C12992">
      <w:pPr>
        <w:pStyle w:val="Heading6"/>
      </w:pPr>
      <w:bookmarkStart w:id="1528" w:name="How_Standard_Audit_Records_Are_Generated"/>
      <w:bookmarkStart w:id="1529" w:name="_bookmark1742"/>
      <w:bookmarkStart w:id="1530" w:name="_bookmark1743"/>
      <w:bookmarkEnd w:id="1528"/>
      <w:bookmarkEnd w:id="1529"/>
      <w:bookmarkEnd w:id="1530"/>
      <w:r w:rsidRPr="001058B5">
        <w:t>How Standard Audit Reco</w:t>
      </w:r>
      <w:bookmarkStart w:id="1531" w:name="_bookmark1744"/>
      <w:bookmarkEnd w:id="1531"/>
      <w:r w:rsidRPr="001058B5">
        <w:t>rds Are Generated</w:t>
      </w:r>
    </w:p>
    <w:p w14:paraId="0FEF4E3B"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Oracle Database generates an audit record for each execution of an audited statement or operation, as follows:</w:t>
      </w:r>
    </w:p>
    <w:p w14:paraId="6A98F0B8" w14:textId="77777777" w:rsidR="008C539B" w:rsidRPr="001058B5" w:rsidRDefault="008C539B">
      <w:pPr>
        <w:spacing w:line="232" w:lineRule="auto"/>
        <w:rPr>
          <w:rFonts w:ascii="Arial" w:hAnsi="Arial" w:cs="Arial"/>
        </w:rPr>
        <w:sectPr w:rsidR="008C539B" w:rsidRPr="001058B5">
          <w:footerReference w:type="even" r:id="rId205"/>
          <w:footerReference w:type="default" r:id="rId206"/>
          <w:pgSz w:w="12240" w:h="15840"/>
          <w:pgMar w:top="840" w:right="1060" w:bottom="860" w:left="1100" w:header="549" w:footer="663" w:gutter="0"/>
          <w:pgNumType w:start="21"/>
          <w:cols w:space="720"/>
        </w:sectPr>
      </w:pPr>
    </w:p>
    <w:p w14:paraId="0857A108" w14:textId="77777777" w:rsidR="008C539B" w:rsidRPr="001058B5" w:rsidRDefault="008C539B">
      <w:pPr>
        <w:pStyle w:val="BodyText"/>
        <w:spacing w:before="5"/>
        <w:rPr>
          <w:rFonts w:ascii="Arial" w:hAnsi="Arial" w:cs="Arial"/>
          <w:sz w:val="25"/>
        </w:rPr>
      </w:pPr>
    </w:p>
    <w:p w14:paraId="24C96FBF" w14:textId="77777777" w:rsidR="008C539B" w:rsidRPr="001058B5" w:rsidRDefault="00C12992" w:rsidP="006F7931">
      <w:pPr>
        <w:pStyle w:val="ListParagraph"/>
        <w:numPr>
          <w:ilvl w:val="1"/>
          <w:numId w:val="137"/>
        </w:numPr>
        <w:tabs>
          <w:tab w:val="left" w:pos="2020"/>
        </w:tabs>
        <w:spacing w:before="99" w:line="232" w:lineRule="auto"/>
        <w:ind w:right="878" w:hanging="359"/>
        <w:rPr>
          <w:rFonts w:ascii="Arial" w:hAnsi="Arial" w:cs="Arial"/>
          <w:sz w:val="20"/>
        </w:rPr>
      </w:pP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was</w:t>
      </w:r>
      <w:r w:rsidRPr="001058B5">
        <w:rPr>
          <w:rFonts w:ascii="Arial" w:hAnsi="Arial" w:cs="Arial"/>
          <w:spacing w:val="-3"/>
          <w:sz w:val="20"/>
        </w:rPr>
        <w:t xml:space="preserve"> </w:t>
      </w:r>
      <w:r w:rsidRPr="001058B5">
        <w:rPr>
          <w:rFonts w:ascii="Arial" w:hAnsi="Arial" w:cs="Arial"/>
          <w:sz w:val="20"/>
        </w:rPr>
        <w:t>configured</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executed.</w:t>
      </w:r>
      <w:r w:rsidRPr="001058B5">
        <w:rPr>
          <w:rFonts w:ascii="Arial" w:hAnsi="Arial" w:cs="Arial"/>
          <w:spacing w:val="-4"/>
          <w:sz w:val="20"/>
        </w:rPr>
        <w:t xml:space="preserve"> </w:t>
      </w:r>
      <w:r w:rsidRPr="001058B5">
        <w:rPr>
          <w:rFonts w:ascii="Arial" w:hAnsi="Arial" w:cs="Arial"/>
          <w:sz w:val="20"/>
        </w:rPr>
        <w:t>This also includes the execution of the statements within PL/SQL</w:t>
      </w:r>
      <w:r w:rsidRPr="001058B5">
        <w:rPr>
          <w:rFonts w:ascii="Arial" w:hAnsi="Arial" w:cs="Arial"/>
          <w:spacing w:val="-17"/>
          <w:sz w:val="20"/>
        </w:rPr>
        <w:t xml:space="preserve"> </w:t>
      </w:r>
      <w:r w:rsidRPr="001058B5">
        <w:rPr>
          <w:rFonts w:ascii="Arial" w:hAnsi="Arial" w:cs="Arial"/>
          <w:sz w:val="20"/>
        </w:rPr>
        <w:t>procedures.</w:t>
      </w:r>
    </w:p>
    <w:p w14:paraId="5ED0C2EF"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Each time the privilege for which auditing was configured is</w:t>
      </w:r>
      <w:r w:rsidRPr="001058B5">
        <w:rPr>
          <w:rFonts w:ascii="Arial" w:hAnsi="Arial" w:cs="Arial"/>
          <w:spacing w:val="-7"/>
          <w:sz w:val="20"/>
        </w:rPr>
        <w:t xml:space="preserve"> </w:t>
      </w:r>
      <w:r w:rsidRPr="001058B5">
        <w:rPr>
          <w:rFonts w:ascii="Arial" w:hAnsi="Arial" w:cs="Arial"/>
          <w:sz w:val="20"/>
        </w:rPr>
        <w:t>used</w:t>
      </w:r>
    </w:p>
    <w:p w14:paraId="09D32EC8"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Each time the object for which auditing was configured is operated</w:t>
      </w:r>
      <w:r w:rsidRPr="001058B5">
        <w:rPr>
          <w:rFonts w:ascii="Arial" w:hAnsi="Arial" w:cs="Arial"/>
          <w:spacing w:val="-13"/>
          <w:sz w:val="20"/>
        </w:rPr>
        <w:t xml:space="preserve"> </w:t>
      </w:r>
      <w:r w:rsidRPr="001058B5">
        <w:rPr>
          <w:rFonts w:ascii="Arial" w:hAnsi="Arial" w:cs="Arial"/>
          <w:sz w:val="20"/>
        </w:rPr>
        <w:t>upon</w:t>
      </w:r>
    </w:p>
    <w:p w14:paraId="05B66DF9" w14:textId="77777777" w:rsidR="008C539B" w:rsidRPr="001058B5" w:rsidRDefault="008C539B">
      <w:pPr>
        <w:pStyle w:val="BodyText"/>
        <w:spacing w:before="3"/>
        <w:rPr>
          <w:rFonts w:ascii="Arial" w:hAnsi="Arial" w:cs="Arial"/>
          <w:sz w:val="23"/>
        </w:rPr>
      </w:pPr>
    </w:p>
    <w:p w14:paraId="42A5AF97" w14:textId="77777777" w:rsidR="008C539B" w:rsidRPr="001058B5" w:rsidRDefault="00C12992">
      <w:pPr>
        <w:pStyle w:val="Heading6"/>
        <w:ind w:left="1660"/>
      </w:pPr>
      <w:bookmarkStart w:id="1532" w:name="How_Do_Cursors_Affect_Standard_Auditing?"/>
      <w:bookmarkStart w:id="1533" w:name="_bookmark1745"/>
      <w:bookmarkEnd w:id="1532"/>
      <w:bookmarkEnd w:id="1533"/>
      <w:r w:rsidRPr="001058B5">
        <w:t>Ho</w:t>
      </w:r>
      <w:bookmarkStart w:id="1534" w:name="_bookmark1746"/>
      <w:bookmarkEnd w:id="1534"/>
      <w:r w:rsidRPr="001058B5">
        <w:t>w Do Cursors Affect Standard Auditing?</w:t>
      </w:r>
    </w:p>
    <w:p w14:paraId="694E0E4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For each execution of an auditable operation within a cursor, Oracle Database inserts one audit record into the audit trail. Events that cause cursors to be reused include the following:</w:t>
      </w:r>
    </w:p>
    <w:p w14:paraId="7287364C"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An application, such as Oracle Forms, holding a cursor open for</w:t>
      </w:r>
      <w:r w:rsidRPr="001058B5">
        <w:rPr>
          <w:rFonts w:ascii="Arial" w:hAnsi="Arial" w:cs="Arial"/>
          <w:spacing w:val="-12"/>
          <w:sz w:val="20"/>
        </w:rPr>
        <w:t xml:space="preserve"> </w:t>
      </w:r>
      <w:r w:rsidRPr="001058B5">
        <w:rPr>
          <w:rFonts w:ascii="Arial" w:hAnsi="Arial" w:cs="Arial"/>
          <w:sz w:val="20"/>
        </w:rPr>
        <w:t>reuse</w:t>
      </w:r>
    </w:p>
    <w:p w14:paraId="483B06C2"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Subsequent execution of a cursor using new bind</w:t>
      </w:r>
      <w:r w:rsidRPr="001058B5">
        <w:rPr>
          <w:rFonts w:ascii="Arial" w:hAnsi="Arial" w:cs="Arial"/>
          <w:spacing w:val="-6"/>
          <w:sz w:val="20"/>
        </w:rPr>
        <w:t xml:space="preserve"> </w:t>
      </w:r>
      <w:r w:rsidRPr="001058B5">
        <w:rPr>
          <w:rFonts w:ascii="Arial" w:hAnsi="Arial" w:cs="Arial"/>
          <w:sz w:val="20"/>
        </w:rPr>
        <w:t>variables</w:t>
      </w:r>
    </w:p>
    <w:p w14:paraId="1B7F11C7" w14:textId="77777777" w:rsidR="008C539B" w:rsidRPr="001058B5" w:rsidRDefault="00C12992" w:rsidP="006F7931">
      <w:pPr>
        <w:pStyle w:val="ListParagraph"/>
        <w:numPr>
          <w:ilvl w:val="1"/>
          <w:numId w:val="137"/>
        </w:numPr>
        <w:tabs>
          <w:tab w:val="left" w:pos="2020"/>
        </w:tabs>
        <w:spacing w:before="118" w:line="232" w:lineRule="auto"/>
        <w:ind w:right="1003" w:hanging="359"/>
        <w:rPr>
          <w:rFonts w:ascii="Arial" w:hAnsi="Arial" w:cs="Arial"/>
          <w:sz w:val="20"/>
        </w:rPr>
      </w:pPr>
      <w:r w:rsidRPr="001058B5">
        <w:rPr>
          <w:rFonts w:ascii="Arial" w:hAnsi="Arial" w:cs="Arial"/>
          <w:sz w:val="20"/>
        </w:rPr>
        <w:t>Statements executed within PL/SQL loops where the PL/SQL engine</w:t>
      </w:r>
      <w:r w:rsidRPr="001058B5">
        <w:rPr>
          <w:rFonts w:ascii="Arial" w:hAnsi="Arial" w:cs="Arial"/>
          <w:spacing w:val="-35"/>
          <w:sz w:val="20"/>
        </w:rPr>
        <w:t xml:space="preserve"> </w:t>
      </w:r>
      <w:r w:rsidRPr="001058B5">
        <w:rPr>
          <w:rFonts w:ascii="Arial" w:hAnsi="Arial" w:cs="Arial"/>
          <w:sz w:val="20"/>
        </w:rPr>
        <w:t>optimizes the statements to reuse a single</w:t>
      </w:r>
      <w:r w:rsidRPr="001058B5">
        <w:rPr>
          <w:rFonts w:ascii="Arial" w:hAnsi="Arial" w:cs="Arial"/>
          <w:spacing w:val="-6"/>
          <w:sz w:val="20"/>
        </w:rPr>
        <w:t xml:space="preserve"> </w:t>
      </w:r>
      <w:r w:rsidRPr="001058B5">
        <w:rPr>
          <w:rFonts w:ascii="Arial" w:hAnsi="Arial" w:cs="Arial"/>
          <w:sz w:val="20"/>
        </w:rPr>
        <w:t>cursor</w:t>
      </w:r>
    </w:p>
    <w:p w14:paraId="74D9B5D6" w14:textId="77777777" w:rsidR="008C539B" w:rsidRPr="001058B5" w:rsidRDefault="00C12992">
      <w:pPr>
        <w:pStyle w:val="BodyText"/>
        <w:spacing w:before="118" w:line="232" w:lineRule="auto"/>
        <w:ind w:left="1660" w:right="848" w:hanging="1"/>
        <w:rPr>
          <w:rFonts w:ascii="Arial" w:hAnsi="Arial" w:cs="Arial"/>
        </w:rPr>
      </w:pPr>
      <w:r w:rsidRPr="001058B5">
        <w:rPr>
          <w:rFonts w:ascii="Arial" w:hAnsi="Arial" w:cs="Arial"/>
        </w:rPr>
        <w:t xml:space="preserve">Auditing is </w:t>
      </w:r>
      <w:r w:rsidRPr="001058B5">
        <w:rPr>
          <w:rFonts w:ascii="Arial" w:hAnsi="Arial" w:cs="Arial"/>
          <w:i/>
        </w:rPr>
        <w:t xml:space="preserve">not </w:t>
      </w:r>
      <w:r w:rsidRPr="001058B5">
        <w:rPr>
          <w:rFonts w:ascii="Arial" w:hAnsi="Arial" w:cs="Arial"/>
        </w:rPr>
        <w:t>affected by whether or not a cursor is shared. Each user creates her or his own audit trail records on first execution of the cursor.</w:t>
      </w:r>
    </w:p>
    <w:p w14:paraId="5F21DBEF" w14:textId="77777777" w:rsidR="008C539B" w:rsidRPr="001058B5" w:rsidRDefault="008C539B">
      <w:pPr>
        <w:pStyle w:val="BodyText"/>
        <w:spacing w:before="2"/>
        <w:rPr>
          <w:rFonts w:ascii="Arial" w:hAnsi="Arial" w:cs="Arial"/>
          <w:sz w:val="23"/>
        </w:rPr>
      </w:pPr>
    </w:p>
    <w:p w14:paraId="30FF5025" w14:textId="77777777" w:rsidR="008C539B" w:rsidRPr="001058B5" w:rsidRDefault="00C12992">
      <w:pPr>
        <w:pStyle w:val="Heading6"/>
        <w:spacing w:before="1"/>
        <w:ind w:left="1660"/>
      </w:pPr>
      <w:bookmarkStart w:id="1535" w:name="Benefits_of_Using_the_BY_ACCESS_Clause_i"/>
      <w:bookmarkStart w:id="1536" w:name="_bookmark1747"/>
      <w:bookmarkStart w:id="1537" w:name="_bookmark1748"/>
      <w:bookmarkEnd w:id="1535"/>
      <w:bookmarkEnd w:id="1536"/>
      <w:bookmarkEnd w:id="1537"/>
      <w:r w:rsidRPr="001058B5">
        <w:t>Be</w:t>
      </w:r>
      <w:bookmarkStart w:id="1538" w:name="_bookmark1749"/>
      <w:bookmarkEnd w:id="1538"/>
      <w:r w:rsidRPr="001058B5">
        <w:t>nefits of Using the BY ACCESS Clause in the AUDIT Statement</w:t>
      </w:r>
    </w:p>
    <w:p w14:paraId="4DB259A2" w14:textId="77777777" w:rsidR="008C539B" w:rsidRPr="001058B5" w:rsidRDefault="00C12992">
      <w:pPr>
        <w:pStyle w:val="BodyText"/>
        <w:spacing w:before="57" w:line="230" w:lineRule="auto"/>
        <w:ind w:left="1659" w:right="906"/>
        <w:jc w:val="both"/>
        <w:rPr>
          <w:rFonts w:ascii="Arial" w:hAnsi="Arial" w:cs="Arial"/>
        </w:rPr>
      </w:pPr>
      <w:r w:rsidRPr="001058B5">
        <w:rPr>
          <w:rFonts w:ascii="Arial" w:hAnsi="Arial" w:cs="Arial"/>
        </w:rPr>
        <w:t>By default, Oracle Database writes a new audit record for every audited event, using 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w:t>
      </w:r>
      <w:r w:rsidRPr="001058B5">
        <w:rPr>
          <w:rFonts w:ascii="Arial" w:hAnsi="Arial" w:cs="Arial"/>
          <w:spacing w:val="-96"/>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spacing w:val="-3"/>
        </w:rPr>
        <w:t>functionality.</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functionality,</w:t>
      </w:r>
      <w:r w:rsidRPr="001058B5">
        <w:rPr>
          <w:rFonts w:ascii="Arial" w:hAnsi="Arial" w:cs="Arial"/>
          <w:spacing w:val="-21"/>
        </w:rPr>
        <w:t xml:space="preserve"> </w:t>
      </w:r>
      <w:r w:rsidRPr="001058B5">
        <w:rPr>
          <w:rFonts w:ascii="Arial" w:hAnsi="Arial" w:cs="Arial"/>
        </w:rPr>
        <w:t>either</w:t>
      </w:r>
      <w:r w:rsidRPr="001058B5">
        <w:rPr>
          <w:rFonts w:ascii="Arial" w:hAnsi="Arial" w:cs="Arial"/>
          <w:spacing w:val="-22"/>
        </w:rPr>
        <w:t xml:space="preserve"> </w:t>
      </w:r>
      <w:r w:rsidRPr="001058B5">
        <w:rPr>
          <w:rFonts w:ascii="Arial" w:hAnsi="Arial" w:cs="Arial"/>
        </w:rPr>
        <w:t>include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 in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AUDIT</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or</w:t>
      </w:r>
      <w:r w:rsidRPr="001058B5">
        <w:rPr>
          <w:rFonts w:ascii="Arial" w:hAnsi="Arial" w:cs="Arial"/>
          <w:spacing w:val="-7"/>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want,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can</w:t>
      </w:r>
      <w:r w:rsidRPr="001058B5">
        <w:rPr>
          <w:rFonts w:ascii="Arial" w:hAnsi="Arial" w:cs="Arial"/>
          <w:spacing w:val="-7"/>
        </w:rPr>
        <w:t xml:space="preserve"> </w:t>
      </w:r>
      <w:r w:rsidRPr="001058B5">
        <w:rPr>
          <w:rFonts w:ascii="Arial" w:hAnsi="Arial" w:cs="Arial"/>
        </w:rPr>
        <w:t>omit</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because</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8"/>
        </w:rPr>
        <w:t xml:space="preserve"> </w:t>
      </w:r>
      <w:r w:rsidRPr="001058B5">
        <w:rPr>
          <w:rFonts w:ascii="Arial" w:hAnsi="Arial" w:cs="Arial"/>
        </w:rPr>
        <w:t>(As</w:t>
      </w:r>
      <w:r w:rsidRPr="001058B5">
        <w:rPr>
          <w:rFonts w:ascii="Arial" w:hAnsi="Arial" w:cs="Arial"/>
          <w:spacing w:val="-8"/>
        </w:rPr>
        <w:t xml:space="preserve"> </w:t>
      </w:r>
      <w:r w:rsidRPr="001058B5">
        <w:rPr>
          <w:rFonts w:ascii="Arial" w:hAnsi="Arial" w:cs="Arial"/>
        </w:rPr>
        <w:t>of 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1"/>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2</w:t>
      </w:r>
      <w:r w:rsidRPr="001058B5">
        <w:rPr>
          <w:rFonts w:ascii="Arial" w:hAnsi="Arial" w:cs="Arial"/>
          <w:spacing w:val="-10"/>
        </w:rPr>
        <w:t xml:space="preserve"> </w:t>
      </w:r>
      <w:r w:rsidRPr="001058B5">
        <w:rPr>
          <w:rFonts w:ascii="Arial" w:hAnsi="Arial" w:cs="Arial"/>
        </w:rPr>
        <w:t>(11.2.0.2),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BY</w:t>
      </w:r>
      <w:r w:rsidRPr="001058B5">
        <w:rPr>
          <w:rFonts w:ascii="Arial" w:hAnsi="Arial" w:cs="Arial"/>
          <w:spacing w:val="-38"/>
        </w:rPr>
        <w:t xml:space="preserve"> </w:t>
      </w:r>
      <w:r w:rsidRPr="001058B5">
        <w:rPr>
          <w:rFonts w:ascii="Arial" w:hAnsi="Arial" w:cs="Arial"/>
        </w:rPr>
        <w:t>ACCESS</w:t>
      </w:r>
      <w:r w:rsidRPr="001058B5">
        <w:rPr>
          <w:rFonts w:ascii="Arial" w:hAnsi="Arial" w:cs="Arial"/>
          <w:spacing w:val="-86"/>
        </w:rPr>
        <w:t xml:space="preserve"> </w:t>
      </w:r>
      <w:r w:rsidRPr="001058B5">
        <w:rPr>
          <w:rFonts w:ascii="Arial" w:hAnsi="Arial" w:cs="Arial"/>
        </w:rPr>
        <w:t>clause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default</w:t>
      </w:r>
      <w:r w:rsidRPr="001058B5">
        <w:rPr>
          <w:rFonts w:ascii="Arial" w:hAnsi="Arial" w:cs="Arial"/>
          <w:spacing w:val="-10"/>
        </w:rPr>
        <w:t xml:space="preserve"> </w:t>
      </w:r>
      <w:r w:rsidRPr="001058B5">
        <w:rPr>
          <w:rFonts w:ascii="Arial" w:hAnsi="Arial" w:cs="Arial"/>
        </w:rPr>
        <w:t>setting.)</w:t>
      </w:r>
    </w:p>
    <w:p w14:paraId="4E256C8C" w14:textId="77777777" w:rsidR="008C539B" w:rsidRPr="001058B5" w:rsidRDefault="00C12992">
      <w:pPr>
        <w:pStyle w:val="BodyText"/>
        <w:spacing w:before="116" w:line="228" w:lineRule="auto"/>
        <w:ind w:left="1659" w:right="848"/>
        <w:rPr>
          <w:rFonts w:ascii="Arial" w:hAnsi="Arial" w:cs="Arial"/>
        </w:rPr>
      </w:pPr>
      <w:r w:rsidRPr="001058B5">
        <w:rPr>
          <w:rFonts w:ascii="Arial" w:hAnsi="Arial" w:cs="Arial"/>
        </w:rPr>
        <w:t>Oracle</w:t>
      </w:r>
      <w:r w:rsidRPr="001058B5">
        <w:rPr>
          <w:rFonts w:ascii="Arial" w:hAnsi="Arial" w:cs="Arial"/>
          <w:spacing w:val="-19"/>
        </w:rPr>
        <w:t xml:space="preserve"> </w:t>
      </w:r>
      <w:r w:rsidRPr="001058B5">
        <w:rPr>
          <w:rFonts w:ascii="Arial" w:hAnsi="Arial" w:cs="Arial"/>
        </w:rPr>
        <w:t>recommends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not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20"/>
        </w:rPr>
        <w:t xml:space="preserve"> </w:t>
      </w:r>
      <w:r w:rsidRPr="001058B5">
        <w:rPr>
          <w:rFonts w:ascii="Arial" w:hAnsi="Arial" w:cs="Arial"/>
        </w:rPr>
        <w:t>AUDIT statements.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benefits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BY</w:t>
      </w:r>
      <w:r w:rsidRPr="001058B5">
        <w:rPr>
          <w:rFonts w:ascii="Arial" w:hAnsi="Arial" w:cs="Arial"/>
          <w:spacing w:val="-50"/>
        </w:rPr>
        <w:t xml:space="preserve"> </w:t>
      </w:r>
      <w:r w:rsidRPr="001058B5">
        <w:rPr>
          <w:rFonts w:ascii="Arial" w:hAnsi="Arial" w:cs="Arial"/>
        </w:rPr>
        <w:t>ACCESS</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7"/>
        </w:rPr>
        <w:t xml:space="preserve"> </w:t>
      </w:r>
      <w:r w:rsidRPr="001058B5">
        <w:rPr>
          <w:rFonts w:ascii="Arial" w:hAnsi="Arial" w:cs="Arial"/>
        </w:rPr>
        <w:t>as follows:</w:t>
      </w:r>
    </w:p>
    <w:p w14:paraId="0CC228C1" w14:textId="77777777" w:rsidR="008C539B" w:rsidRPr="001058B5" w:rsidRDefault="00C12992" w:rsidP="006F7931">
      <w:pPr>
        <w:pStyle w:val="ListParagraph"/>
        <w:numPr>
          <w:ilvl w:val="1"/>
          <w:numId w:val="137"/>
        </w:numPr>
        <w:tabs>
          <w:tab w:val="left" w:pos="2020"/>
        </w:tabs>
        <w:spacing w:before="123" w:line="230" w:lineRule="auto"/>
        <w:ind w:right="786" w:hanging="359"/>
        <w:rPr>
          <w:rFonts w:ascii="Arial" w:hAnsi="Arial" w:cs="Arial"/>
          <w:sz w:val="20"/>
        </w:rPr>
      </w:pPr>
      <w:r w:rsidRPr="001058B5">
        <w:rPr>
          <w:rFonts w:ascii="Arial" w:hAnsi="Arial" w:cs="Arial"/>
          <w:sz w:val="20"/>
        </w:rPr>
        <w:t>The audit records generated through the BY ACCESS audit option have more information,</w:t>
      </w:r>
      <w:r w:rsidRPr="001058B5">
        <w:rPr>
          <w:rFonts w:ascii="Arial" w:hAnsi="Arial" w:cs="Arial"/>
          <w:spacing w:val="-7"/>
          <w:sz w:val="20"/>
        </w:rPr>
        <w:t xml:space="preserve"> </w:t>
      </w:r>
      <w:r w:rsidRPr="001058B5">
        <w:rPr>
          <w:rFonts w:ascii="Arial" w:hAnsi="Arial" w:cs="Arial"/>
          <w:sz w:val="20"/>
        </w:rPr>
        <w:t>such</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status</w:t>
      </w:r>
      <w:r w:rsidRPr="001058B5">
        <w:rPr>
          <w:rFonts w:ascii="Arial" w:hAnsi="Arial" w:cs="Arial"/>
          <w:spacing w:val="-7"/>
          <w:sz w:val="20"/>
        </w:rPr>
        <w:t xml:space="preserve"> </w:t>
      </w:r>
      <w:r w:rsidRPr="001058B5">
        <w:rPr>
          <w:rFonts w:ascii="Arial" w:hAnsi="Arial" w:cs="Arial"/>
          <w:sz w:val="20"/>
        </w:rPr>
        <w:t>(return</w:t>
      </w:r>
      <w:r w:rsidRPr="001058B5">
        <w:rPr>
          <w:rFonts w:ascii="Arial" w:hAnsi="Arial" w:cs="Arial"/>
          <w:spacing w:val="-6"/>
          <w:sz w:val="20"/>
        </w:rPr>
        <w:t xml:space="preserve"> </w:t>
      </w:r>
      <w:r w:rsidRPr="001058B5">
        <w:rPr>
          <w:rFonts w:ascii="Arial" w:hAnsi="Arial" w:cs="Arial"/>
          <w:sz w:val="20"/>
        </w:rPr>
        <w:t>code),</w:t>
      </w:r>
      <w:r w:rsidRPr="001058B5">
        <w:rPr>
          <w:rFonts w:ascii="Arial" w:hAnsi="Arial" w:cs="Arial"/>
          <w:spacing w:val="-6"/>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the privileges used, the objects accessed, the SQL text itself and its bind values. In addition,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40"/>
          <w:sz w:val="20"/>
        </w:rPr>
        <w:t xml:space="preserve"> </w:t>
      </w:r>
      <w:r w:rsidRPr="001058B5">
        <w:rPr>
          <w:rFonts w:ascii="Arial" w:hAnsi="Arial" w:cs="Arial"/>
          <w:sz w:val="20"/>
        </w:rPr>
        <w:t>ACCESS</w:t>
      </w:r>
      <w:r w:rsidRPr="001058B5">
        <w:rPr>
          <w:rFonts w:ascii="Arial" w:hAnsi="Arial" w:cs="Arial"/>
          <w:spacing w:val="-87"/>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option</w:t>
      </w:r>
      <w:r w:rsidRPr="001058B5">
        <w:rPr>
          <w:rFonts w:ascii="Arial" w:hAnsi="Arial" w:cs="Arial"/>
          <w:spacing w:val="-12"/>
          <w:sz w:val="20"/>
        </w:rPr>
        <w:t xml:space="preserve"> </w:t>
      </w:r>
      <w:r w:rsidRPr="001058B5">
        <w:rPr>
          <w:rFonts w:ascii="Arial" w:hAnsi="Arial" w:cs="Arial"/>
          <w:sz w:val="20"/>
        </w:rPr>
        <w:t>captures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SCN</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each</w:t>
      </w:r>
      <w:r w:rsidRPr="001058B5">
        <w:rPr>
          <w:rFonts w:ascii="Arial" w:hAnsi="Arial" w:cs="Arial"/>
          <w:spacing w:val="-12"/>
          <w:sz w:val="20"/>
        </w:rPr>
        <w:t xml:space="preserve"> </w:t>
      </w:r>
      <w:r w:rsidRPr="001058B5">
        <w:rPr>
          <w:rFonts w:ascii="Arial" w:hAnsi="Arial" w:cs="Arial"/>
          <w:sz w:val="20"/>
        </w:rPr>
        <w:t>execution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this can help flashback</w:t>
      </w:r>
      <w:r w:rsidRPr="001058B5">
        <w:rPr>
          <w:rFonts w:ascii="Arial" w:hAnsi="Arial" w:cs="Arial"/>
          <w:spacing w:val="-1"/>
          <w:sz w:val="20"/>
        </w:rPr>
        <w:t xml:space="preserve"> </w:t>
      </w:r>
      <w:r w:rsidRPr="001058B5">
        <w:rPr>
          <w:rFonts w:ascii="Arial" w:hAnsi="Arial" w:cs="Arial"/>
          <w:sz w:val="20"/>
        </w:rPr>
        <w:t>queries.</w:t>
      </w:r>
    </w:p>
    <w:p w14:paraId="0FA22B30" w14:textId="77777777" w:rsidR="008C539B" w:rsidRPr="001058B5" w:rsidRDefault="00C12992" w:rsidP="006F7931">
      <w:pPr>
        <w:pStyle w:val="ListParagraph"/>
        <w:numPr>
          <w:ilvl w:val="1"/>
          <w:numId w:val="137"/>
        </w:numPr>
        <w:tabs>
          <w:tab w:val="left" w:pos="2020"/>
        </w:tabs>
        <w:spacing w:before="118" w:line="232" w:lineRule="auto"/>
        <w:ind w:right="786" w:hanging="359"/>
        <w:rPr>
          <w:rFonts w:ascii="Arial" w:hAnsi="Arial" w:cs="Arial"/>
          <w:sz w:val="20"/>
        </w:rPr>
      </w:pP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separately</w:t>
      </w:r>
      <w:r w:rsidRPr="001058B5">
        <w:rPr>
          <w:rFonts w:ascii="Arial" w:hAnsi="Arial" w:cs="Arial"/>
          <w:spacing w:val="-5"/>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execution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 privilege, and access to the audited object. Given that the values for the return code, timestamp, SQL text recorded are accurate for each execution, this can help you find how many times the action was</w:t>
      </w:r>
      <w:r w:rsidRPr="001058B5">
        <w:rPr>
          <w:rFonts w:ascii="Arial" w:hAnsi="Arial" w:cs="Arial"/>
          <w:spacing w:val="-5"/>
          <w:sz w:val="20"/>
        </w:rPr>
        <w:t xml:space="preserve"> </w:t>
      </w:r>
      <w:r w:rsidRPr="001058B5">
        <w:rPr>
          <w:rFonts w:ascii="Arial" w:hAnsi="Arial" w:cs="Arial"/>
          <w:sz w:val="20"/>
        </w:rPr>
        <w:t>performed.</w:t>
      </w:r>
    </w:p>
    <w:p w14:paraId="5B5F9751" w14:textId="77777777" w:rsidR="008C539B" w:rsidRPr="001058B5" w:rsidRDefault="00C12992" w:rsidP="006F7931">
      <w:pPr>
        <w:pStyle w:val="ListParagraph"/>
        <w:numPr>
          <w:ilvl w:val="1"/>
          <w:numId w:val="137"/>
        </w:numPr>
        <w:tabs>
          <w:tab w:val="left" w:pos="2020"/>
        </w:tabs>
        <w:spacing w:before="119" w:line="228" w:lineRule="auto"/>
        <w:ind w:right="1038" w:hanging="359"/>
        <w:rPr>
          <w:rFonts w:ascii="Arial" w:hAnsi="Arial" w:cs="Arial"/>
          <w:sz w:val="20"/>
        </w:rPr>
      </w:pP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1"/>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6"/>
          <w:sz w:val="20"/>
        </w:rPr>
        <w:t xml:space="preserve"> </w:t>
      </w:r>
      <w:r w:rsidRPr="001058B5">
        <w:rPr>
          <w:rFonts w:ascii="Arial" w:hAnsi="Arial" w:cs="Arial"/>
          <w:sz w:val="20"/>
        </w:rPr>
        <w:t>have</w:t>
      </w:r>
      <w:r w:rsidRPr="001058B5">
        <w:rPr>
          <w:rFonts w:ascii="Arial" w:hAnsi="Arial" w:cs="Arial"/>
          <w:spacing w:val="-27"/>
          <w:sz w:val="20"/>
        </w:rPr>
        <w:t xml:space="preserve"> </w:t>
      </w:r>
      <w:r w:rsidRPr="001058B5">
        <w:rPr>
          <w:rFonts w:ascii="Arial" w:hAnsi="Arial" w:cs="Arial"/>
          <w:sz w:val="20"/>
        </w:rPr>
        <w:t>separate</w:t>
      </w:r>
      <w:r w:rsidRPr="001058B5">
        <w:rPr>
          <w:rFonts w:ascii="Arial" w:hAnsi="Arial" w:cs="Arial"/>
          <w:spacing w:val="-27"/>
          <w:sz w:val="20"/>
        </w:rPr>
        <w:t xml:space="preserve"> </w:t>
      </w:r>
      <w:r w:rsidRPr="001058B5">
        <w:rPr>
          <w:rFonts w:ascii="Arial" w:hAnsi="Arial" w:cs="Arial"/>
          <w:sz w:val="20"/>
        </w:rPr>
        <w:t>LOGON</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LOGOFF</w:t>
      </w:r>
      <w:r w:rsidRPr="001058B5">
        <w:rPr>
          <w:rFonts w:ascii="Arial" w:hAnsi="Arial" w:cs="Arial"/>
          <w:spacing w:val="-100"/>
          <w:sz w:val="20"/>
        </w:rPr>
        <w:t xml:space="preserve"> </w:t>
      </w:r>
      <w:r w:rsidRPr="001058B5">
        <w:rPr>
          <w:rFonts w:ascii="Arial" w:hAnsi="Arial" w:cs="Arial"/>
          <w:sz w:val="20"/>
        </w:rPr>
        <w:t>entries,</w:t>
      </w:r>
      <w:r w:rsidRPr="001058B5">
        <w:rPr>
          <w:rFonts w:ascii="Arial" w:hAnsi="Arial" w:cs="Arial"/>
          <w:spacing w:val="-27"/>
          <w:sz w:val="20"/>
        </w:rPr>
        <w:t xml:space="preserve"> </w:t>
      </w:r>
      <w:r w:rsidRPr="001058B5">
        <w:rPr>
          <w:rFonts w:ascii="Arial" w:hAnsi="Arial" w:cs="Arial"/>
          <w:sz w:val="20"/>
        </w:rPr>
        <w:t>each</w:t>
      </w:r>
      <w:r w:rsidRPr="001058B5">
        <w:rPr>
          <w:rFonts w:ascii="Arial" w:hAnsi="Arial" w:cs="Arial"/>
          <w:spacing w:val="-26"/>
          <w:sz w:val="20"/>
        </w:rPr>
        <w:t xml:space="preserve"> </w:t>
      </w:r>
      <w:r w:rsidRPr="001058B5">
        <w:rPr>
          <w:rFonts w:ascii="Arial" w:hAnsi="Arial" w:cs="Arial"/>
          <w:sz w:val="20"/>
        </w:rPr>
        <w:t>with fine-grained</w:t>
      </w:r>
      <w:r w:rsidRPr="001058B5">
        <w:rPr>
          <w:rFonts w:ascii="Arial" w:hAnsi="Arial" w:cs="Arial"/>
          <w:spacing w:val="-2"/>
          <w:sz w:val="20"/>
        </w:rPr>
        <w:t xml:space="preserve"> </w:t>
      </w:r>
      <w:r w:rsidRPr="001058B5">
        <w:rPr>
          <w:rFonts w:ascii="Arial" w:hAnsi="Arial" w:cs="Arial"/>
          <w:sz w:val="20"/>
        </w:rPr>
        <w:t>timestamps.</w:t>
      </w:r>
    </w:p>
    <w:p w14:paraId="7D3CF82E" w14:textId="77777777" w:rsidR="008C539B" w:rsidRPr="001058B5" w:rsidRDefault="00C12992">
      <w:pPr>
        <w:pStyle w:val="BodyText"/>
        <w:spacing w:before="115"/>
        <w:ind w:left="1660"/>
        <w:rPr>
          <w:rFonts w:ascii="Arial" w:hAnsi="Arial" w:cs="Arial"/>
        </w:rPr>
      </w:pPr>
      <w:r w:rsidRPr="001058B5">
        <w:rPr>
          <w:rFonts w:ascii="Arial" w:hAnsi="Arial" w:cs="Arial"/>
        </w:rPr>
        <w:t>For example:</w:t>
      </w:r>
    </w:p>
    <w:p w14:paraId="270A0349" w14:textId="77777777" w:rsidR="008C539B" w:rsidRPr="001058B5" w:rsidRDefault="00C12992">
      <w:pPr>
        <w:spacing w:before="140"/>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462CC3B0" w14:textId="77777777" w:rsidR="008C539B" w:rsidRPr="001058B5" w:rsidRDefault="008C539B">
      <w:pPr>
        <w:pStyle w:val="BodyText"/>
        <w:spacing w:before="4"/>
        <w:rPr>
          <w:rFonts w:ascii="Arial" w:hAnsi="Arial" w:cs="Arial"/>
          <w:sz w:val="18"/>
        </w:rPr>
      </w:pPr>
    </w:p>
    <w:p w14:paraId="3E5C0B4F" w14:textId="77777777" w:rsidR="008C539B" w:rsidRPr="001058B5" w:rsidRDefault="00C12992">
      <w:pPr>
        <w:pStyle w:val="BodyText"/>
        <w:ind w:left="1660"/>
        <w:rPr>
          <w:rFonts w:ascii="Arial" w:hAnsi="Arial" w:cs="Arial"/>
        </w:rPr>
      </w:pPr>
      <w:r w:rsidRPr="001058B5">
        <w:rPr>
          <w:rFonts w:ascii="Arial" w:hAnsi="Arial" w:cs="Arial"/>
        </w:rPr>
        <w:t>In this scenario:</w:t>
      </w:r>
    </w:p>
    <w:p w14:paraId="6C2A9D67" w14:textId="77777777" w:rsidR="008C539B" w:rsidRPr="001058B5" w:rsidRDefault="00C12992" w:rsidP="006F7931">
      <w:pPr>
        <w:pStyle w:val="ListParagraph"/>
        <w:numPr>
          <w:ilvl w:val="1"/>
          <w:numId w:val="137"/>
        </w:numPr>
        <w:tabs>
          <w:tab w:val="left" w:pos="2020"/>
        </w:tabs>
        <w:spacing w:before="121" w:line="228" w:lineRule="auto"/>
        <w:ind w:right="829" w:hanging="359"/>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jward</w:t>
      </w:r>
      <w:r w:rsidRPr="001058B5">
        <w:rPr>
          <w:rFonts w:ascii="Arial" w:hAnsi="Arial" w:cs="Arial"/>
          <w:spacing w:val="-92"/>
          <w:sz w:val="20"/>
        </w:rPr>
        <w:t xml:space="preserve"> </w:t>
      </w:r>
      <w:r w:rsidRPr="001058B5">
        <w:rPr>
          <w:rFonts w:ascii="Arial" w:hAnsi="Arial" w:cs="Arial"/>
          <w:sz w:val="20"/>
        </w:rPr>
        <w:t>connects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database</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issues</w:t>
      </w:r>
      <w:r w:rsidRPr="001058B5">
        <w:rPr>
          <w:rFonts w:ascii="Arial" w:hAnsi="Arial" w:cs="Arial"/>
          <w:spacing w:val="-17"/>
          <w:sz w:val="20"/>
        </w:rPr>
        <w:t xml:space="preserve"> </w:t>
      </w:r>
      <w:r w:rsidRPr="001058B5">
        <w:rPr>
          <w:rFonts w:ascii="Arial" w:hAnsi="Arial" w:cs="Arial"/>
          <w:sz w:val="20"/>
        </w:rPr>
        <w:t>five</w:t>
      </w:r>
      <w:r w:rsidRPr="001058B5">
        <w:rPr>
          <w:rFonts w:ascii="Arial" w:hAnsi="Arial" w:cs="Arial"/>
          <w:spacing w:val="-18"/>
          <w:sz w:val="20"/>
        </w:rPr>
        <w:t xml:space="preserve"> </w:t>
      </w:r>
      <w:r w:rsidRPr="001058B5">
        <w:rPr>
          <w:rFonts w:ascii="Arial" w:hAnsi="Arial" w:cs="Arial"/>
          <w:sz w:val="20"/>
        </w:rPr>
        <w:t>SELECT</w:t>
      </w:r>
      <w:r w:rsidRPr="001058B5">
        <w:rPr>
          <w:rFonts w:ascii="Arial" w:hAnsi="Arial" w:cs="Arial"/>
          <w:spacing w:val="-93"/>
          <w:sz w:val="20"/>
        </w:rPr>
        <w:t xml:space="preserve"> </w:t>
      </w:r>
      <w:r w:rsidRPr="001058B5">
        <w:rPr>
          <w:rFonts w:ascii="Arial" w:hAnsi="Arial" w:cs="Arial"/>
          <w:sz w:val="20"/>
        </w:rPr>
        <w:t>statements</w:t>
      </w:r>
      <w:r w:rsidRPr="001058B5">
        <w:rPr>
          <w:rFonts w:ascii="Arial" w:hAnsi="Arial" w:cs="Arial"/>
          <w:spacing w:val="-18"/>
          <w:sz w:val="20"/>
        </w:rPr>
        <w:t xml:space="preserve"> </w:t>
      </w:r>
      <w:r w:rsidRPr="001058B5">
        <w:rPr>
          <w:rFonts w:ascii="Arial" w:hAnsi="Arial" w:cs="Arial"/>
          <w:sz w:val="20"/>
        </w:rPr>
        <w:t>against the</w:t>
      </w:r>
      <w:r w:rsidRPr="001058B5">
        <w:rPr>
          <w:rFonts w:ascii="Arial" w:hAnsi="Arial" w:cs="Arial"/>
          <w:spacing w:val="-8"/>
          <w:sz w:val="20"/>
        </w:rPr>
        <w:t xml:space="preserve"> </w:t>
      </w:r>
      <w:r w:rsidRPr="001058B5">
        <w:rPr>
          <w:rFonts w:ascii="Arial" w:hAnsi="Arial" w:cs="Arial"/>
          <w:sz w:val="20"/>
        </w:rPr>
        <w:t>table</w:t>
      </w:r>
      <w:r w:rsidRPr="001058B5">
        <w:rPr>
          <w:rFonts w:ascii="Arial" w:hAnsi="Arial" w:cs="Arial"/>
          <w:spacing w:val="-8"/>
          <w:sz w:val="20"/>
        </w:rPr>
        <w:t xml:space="preserve"> </w:t>
      </w:r>
      <w:r w:rsidRPr="001058B5">
        <w:rPr>
          <w:rFonts w:ascii="Arial" w:hAnsi="Arial" w:cs="Arial"/>
          <w:sz w:val="20"/>
        </w:rPr>
        <w:t>named</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4"/>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8"/>
          <w:sz w:val="20"/>
        </w:rPr>
        <w:t xml:space="preserve"> </w:t>
      </w:r>
      <w:r w:rsidRPr="001058B5">
        <w:rPr>
          <w:rFonts w:ascii="Arial" w:hAnsi="Arial" w:cs="Arial"/>
          <w:sz w:val="20"/>
        </w:rPr>
        <w:t>disconnects</w:t>
      </w:r>
      <w:r w:rsidRPr="001058B5">
        <w:rPr>
          <w:rFonts w:ascii="Arial" w:hAnsi="Arial" w:cs="Arial"/>
          <w:spacing w:val="-8"/>
          <w:sz w:val="20"/>
        </w:rPr>
        <w:t xml:space="preserve"> </w:t>
      </w:r>
      <w:r w:rsidRPr="001058B5">
        <w:rPr>
          <w:rFonts w:ascii="Arial" w:hAnsi="Arial" w:cs="Arial"/>
          <w:sz w:val="20"/>
        </w:rPr>
        <w:t>from</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39E5721A" w14:textId="77777777" w:rsidR="008C539B" w:rsidRPr="001058B5" w:rsidRDefault="00C12992" w:rsidP="006F7931">
      <w:pPr>
        <w:pStyle w:val="ListParagraph"/>
        <w:numPr>
          <w:ilvl w:val="1"/>
          <w:numId w:val="137"/>
        </w:numPr>
        <w:tabs>
          <w:tab w:val="left" w:pos="2020"/>
        </w:tabs>
        <w:spacing w:before="120" w:line="228" w:lineRule="auto"/>
        <w:ind w:right="987" w:hanging="359"/>
        <w:rPr>
          <w:rFonts w:ascii="Arial" w:hAnsi="Arial" w:cs="Arial"/>
          <w:sz w:val="20"/>
        </w:rPr>
      </w:pP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swilliams</w:t>
      </w:r>
      <w:r w:rsidRPr="001058B5">
        <w:rPr>
          <w:rFonts w:ascii="Arial" w:hAnsi="Arial" w:cs="Arial"/>
          <w:spacing w:val="-99"/>
          <w:sz w:val="20"/>
        </w:rPr>
        <w:t xml:space="preserve"> </w:t>
      </w:r>
      <w:r w:rsidRPr="001058B5">
        <w:rPr>
          <w:rFonts w:ascii="Arial" w:hAnsi="Arial" w:cs="Arial"/>
          <w:sz w:val="20"/>
        </w:rPr>
        <w:t>connects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issues</w:t>
      </w:r>
      <w:r w:rsidRPr="001058B5">
        <w:rPr>
          <w:rFonts w:ascii="Arial" w:hAnsi="Arial" w:cs="Arial"/>
          <w:spacing w:val="-26"/>
          <w:sz w:val="20"/>
        </w:rPr>
        <w:t xml:space="preserve"> </w:t>
      </w:r>
      <w:r w:rsidRPr="001058B5">
        <w:rPr>
          <w:rFonts w:ascii="Arial" w:hAnsi="Arial" w:cs="Arial"/>
          <w:sz w:val="20"/>
        </w:rPr>
        <w:t>three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9"/>
          <w:sz w:val="20"/>
        </w:rPr>
        <w:t xml:space="preserve"> </w:t>
      </w:r>
      <w:r w:rsidRPr="001058B5">
        <w:rPr>
          <w:rFonts w:ascii="Arial" w:hAnsi="Arial" w:cs="Arial"/>
          <w:sz w:val="20"/>
        </w:rPr>
        <w:t>statements against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5"/>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9"/>
          <w:sz w:val="20"/>
        </w:rPr>
        <w:t xml:space="preserve"> </w:t>
      </w:r>
      <w:r w:rsidRPr="001058B5">
        <w:rPr>
          <w:rFonts w:ascii="Arial" w:hAnsi="Arial" w:cs="Arial"/>
          <w:sz w:val="20"/>
        </w:rPr>
        <w:t>disconnects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p>
    <w:p w14:paraId="325728B0" w14:textId="77777777" w:rsidR="008C539B" w:rsidRPr="001058B5" w:rsidRDefault="00C12992">
      <w:pPr>
        <w:pStyle w:val="BodyText"/>
        <w:spacing w:before="112"/>
        <w:ind w:left="1660"/>
        <w:rPr>
          <w:rFonts w:ascii="Arial" w:hAnsi="Arial" w:cs="Arial"/>
        </w:rPr>
      </w:pPr>
      <w:r w:rsidRPr="001058B5">
        <w:rPr>
          <w:rFonts w:ascii="Arial" w:hAnsi="Arial" w:cs="Arial"/>
        </w:rPr>
        <w:t>The audit trail contains eight records, one recorded for each SELECT</w:t>
      </w:r>
      <w:r w:rsidRPr="001058B5">
        <w:rPr>
          <w:rFonts w:ascii="Arial" w:hAnsi="Arial" w:cs="Arial"/>
          <w:spacing w:val="-81"/>
        </w:rPr>
        <w:t xml:space="preserve"> </w:t>
      </w:r>
      <w:r w:rsidRPr="001058B5">
        <w:rPr>
          <w:rFonts w:ascii="Arial" w:hAnsi="Arial" w:cs="Arial"/>
        </w:rPr>
        <w:t>statement.</w:t>
      </w:r>
    </w:p>
    <w:p w14:paraId="54C0A83A"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E028D10" w14:textId="77777777" w:rsidR="008C539B" w:rsidRPr="001058B5" w:rsidRDefault="008C539B">
      <w:pPr>
        <w:pStyle w:val="BodyText"/>
        <w:spacing w:before="2"/>
        <w:rPr>
          <w:rFonts w:ascii="Arial" w:hAnsi="Arial" w:cs="Arial"/>
          <w:sz w:val="24"/>
        </w:rPr>
      </w:pPr>
    </w:p>
    <w:p w14:paraId="42EA9067" w14:textId="77777777" w:rsidR="008C539B" w:rsidRPr="001058B5" w:rsidRDefault="00C12992">
      <w:pPr>
        <w:pStyle w:val="Heading6"/>
        <w:spacing w:before="105"/>
      </w:pPr>
      <w:bookmarkStart w:id="1539" w:name="Auditing_Actions_Performed_by_Specific_U"/>
      <w:bookmarkStart w:id="1540" w:name="_bookmark1750"/>
      <w:bookmarkEnd w:id="1539"/>
      <w:bookmarkEnd w:id="1540"/>
      <w:r w:rsidRPr="001058B5">
        <w:t xml:space="preserve">Auditing </w:t>
      </w:r>
      <w:bookmarkStart w:id="1541" w:name="_bookmark1751"/>
      <w:bookmarkEnd w:id="1541"/>
      <w:r w:rsidRPr="001058B5">
        <w:t>Actions Performed by Specific Users</w:t>
      </w:r>
    </w:p>
    <w:p w14:paraId="3BB2A758" w14:textId="77777777" w:rsidR="008C539B" w:rsidRPr="001058B5" w:rsidRDefault="00C12992">
      <w:pPr>
        <w:pStyle w:val="BodyText"/>
        <w:spacing w:before="54" w:line="232" w:lineRule="auto"/>
        <w:ind w:left="2260" w:right="627"/>
        <w:jc w:val="both"/>
        <w:rPr>
          <w:rFonts w:ascii="Arial" w:hAnsi="Arial" w:cs="Arial"/>
        </w:rPr>
      </w:pPr>
      <w:r w:rsidRPr="001058B5">
        <w:rPr>
          <w:rFonts w:ascii="Arial" w:hAnsi="Arial" w:cs="Arial"/>
        </w:rPr>
        <w:t>Statement and privilege audit options can audit statements issued by any user or statements</w:t>
      </w:r>
      <w:r w:rsidRPr="001058B5">
        <w:rPr>
          <w:rFonts w:ascii="Arial" w:hAnsi="Arial" w:cs="Arial"/>
          <w:spacing w:val="-3"/>
        </w:rPr>
        <w:t xml:space="preserve"> </w:t>
      </w:r>
      <w:r w:rsidRPr="001058B5">
        <w:rPr>
          <w:rFonts w:ascii="Arial" w:hAnsi="Arial" w:cs="Arial"/>
        </w:rPr>
        <w:t>issued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specific</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By</w:t>
      </w:r>
      <w:r w:rsidRPr="001058B5">
        <w:rPr>
          <w:rFonts w:ascii="Arial" w:hAnsi="Arial" w:cs="Arial"/>
          <w:spacing w:val="-3"/>
        </w:rPr>
        <w:t xml:space="preserve"> </w:t>
      </w:r>
      <w:r w:rsidRPr="001058B5">
        <w:rPr>
          <w:rFonts w:ascii="Arial" w:hAnsi="Arial" w:cs="Arial"/>
        </w:rPr>
        <w:t>focusing</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specific</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can minimize the number of audit records</w:t>
      </w:r>
      <w:r w:rsidRPr="001058B5">
        <w:rPr>
          <w:rFonts w:ascii="Arial" w:hAnsi="Arial" w:cs="Arial"/>
          <w:spacing w:val="-4"/>
        </w:rPr>
        <w:t xml:space="preserve"> </w:t>
      </w:r>
      <w:r w:rsidRPr="001058B5">
        <w:rPr>
          <w:rFonts w:ascii="Arial" w:hAnsi="Arial" w:cs="Arial"/>
        </w:rPr>
        <w:t>generated.</w:t>
      </w:r>
    </w:p>
    <w:p w14:paraId="4FCAB256" w14:textId="77777777" w:rsidR="008C539B" w:rsidRPr="001058B5" w:rsidRDefault="008D1AB8">
      <w:pPr>
        <w:pStyle w:val="BodyText"/>
        <w:spacing w:before="121" w:line="228" w:lineRule="auto"/>
        <w:ind w:left="2260" w:right="185"/>
        <w:rPr>
          <w:rFonts w:ascii="Arial" w:hAnsi="Arial" w:cs="Arial"/>
        </w:rPr>
      </w:pPr>
      <w:hyperlink w:anchor="_bookmark1752"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9–6</w:t>
        </w:r>
        <w:r w:rsidR="00C12992" w:rsidRPr="001058B5">
          <w:rPr>
            <w:rFonts w:ascii="Arial" w:hAnsi="Arial" w:cs="Arial"/>
            <w:color w:val="0000CC"/>
            <w:spacing w:val="-15"/>
          </w:rPr>
          <w:t xml:space="preserve"> </w:t>
        </w:r>
      </w:hyperlink>
      <w:r w:rsidR="00C12992" w:rsidRPr="001058B5">
        <w:rPr>
          <w:rFonts w:ascii="Arial" w:hAnsi="Arial" w:cs="Arial"/>
        </w:rPr>
        <w:t>shows</w:t>
      </w:r>
      <w:r w:rsidR="00C12992" w:rsidRPr="001058B5">
        <w:rPr>
          <w:rFonts w:ascii="Arial" w:hAnsi="Arial" w:cs="Arial"/>
          <w:spacing w:val="-16"/>
        </w:rPr>
        <w:t xml:space="preserve"> </w:t>
      </w:r>
      <w:r w:rsidR="00C12992" w:rsidRPr="001058B5">
        <w:rPr>
          <w:rFonts w:ascii="Arial" w:hAnsi="Arial" w:cs="Arial"/>
        </w:rPr>
        <w:t>how</w:t>
      </w:r>
      <w:r w:rsidR="00C12992" w:rsidRPr="001058B5">
        <w:rPr>
          <w:rFonts w:ascii="Arial" w:hAnsi="Arial" w:cs="Arial"/>
          <w:spacing w:val="-15"/>
        </w:rPr>
        <w:t xml:space="preserve"> </w:t>
      </w:r>
      <w:r w:rsidR="00C12992" w:rsidRPr="001058B5">
        <w:rPr>
          <w:rFonts w:ascii="Arial" w:hAnsi="Arial" w:cs="Arial"/>
        </w:rPr>
        <w:t>to</w:t>
      </w:r>
      <w:r w:rsidR="00C12992" w:rsidRPr="001058B5">
        <w:rPr>
          <w:rFonts w:ascii="Arial" w:hAnsi="Arial" w:cs="Arial"/>
          <w:spacing w:val="-15"/>
        </w:rPr>
        <w:t xml:space="preserve"> </w:t>
      </w:r>
      <w:r w:rsidR="00C12992" w:rsidRPr="001058B5">
        <w:rPr>
          <w:rFonts w:ascii="Arial" w:hAnsi="Arial" w:cs="Arial"/>
        </w:rPr>
        <w:t>audit</w:t>
      </w:r>
      <w:r w:rsidR="00C12992" w:rsidRPr="001058B5">
        <w:rPr>
          <w:rFonts w:ascii="Arial" w:hAnsi="Arial" w:cs="Arial"/>
          <w:spacing w:val="-15"/>
        </w:rPr>
        <w:t xml:space="preserve"> </w:t>
      </w:r>
      <w:r w:rsidR="00C12992" w:rsidRPr="001058B5">
        <w:rPr>
          <w:rFonts w:ascii="Arial" w:hAnsi="Arial" w:cs="Arial"/>
        </w:rPr>
        <w:t>statements</w:t>
      </w:r>
      <w:r w:rsidR="00C12992" w:rsidRPr="001058B5">
        <w:rPr>
          <w:rFonts w:ascii="Arial" w:hAnsi="Arial" w:cs="Arial"/>
          <w:spacing w:val="-16"/>
        </w:rPr>
        <w:t xml:space="preserve"> </w:t>
      </w:r>
      <w:r w:rsidR="00C12992" w:rsidRPr="001058B5">
        <w:rPr>
          <w:rFonts w:ascii="Arial" w:hAnsi="Arial" w:cs="Arial"/>
        </w:rPr>
        <w:t>by</w:t>
      </w:r>
      <w:r w:rsidR="00C12992" w:rsidRPr="001058B5">
        <w:rPr>
          <w:rFonts w:ascii="Arial" w:hAnsi="Arial" w:cs="Arial"/>
          <w:spacing w:val="-15"/>
        </w:rPr>
        <w:t xml:space="preserve"> </w:t>
      </w:r>
      <w:r w:rsidR="00C12992" w:rsidRPr="001058B5">
        <w:rPr>
          <w:rFonts w:ascii="Arial" w:hAnsi="Arial" w:cs="Arial"/>
        </w:rPr>
        <w:t>users</w:t>
      </w:r>
      <w:r w:rsidR="00C12992" w:rsidRPr="001058B5">
        <w:rPr>
          <w:rFonts w:ascii="Arial" w:hAnsi="Arial" w:cs="Arial"/>
          <w:spacing w:val="-15"/>
        </w:rPr>
        <w:t xml:space="preserve"> </w:t>
      </w:r>
      <w:r w:rsidR="00C12992" w:rsidRPr="001058B5">
        <w:rPr>
          <w:rFonts w:ascii="Arial" w:hAnsi="Arial" w:cs="Arial"/>
        </w:rPr>
        <w:t>scott</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5"/>
        </w:rPr>
        <w:t xml:space="preserve"> </w:t>
      </w:r>
      <w:r w:rsidR="00C12992" w:rsidRPr="001058B5">
        <w:rPr>
          <w:rFonts w:ascii="Arial" w:hAnsi="Arial" w:cs="Arial"/>
        </w:rPr>
        <w:t>blake</w:t>
      </w:r>
      <w:r w:rsidR="00C12992" w:rsidRPr="001058B5">
        <w:rPr>
          <w:rFonts w:ascii="Arial" w:hAnsi="Arial" w:cs="Arial"/>
          <w:spacing w:val="-90"/>
        </w:rPr>
        <w:t xml:space="preserve"> </w:t>
      </w:r>
      <w:r w:rsidR="00C12992" w:rsidRPr="001058B5">
        <w:rPr>
          <w:rFonts w:ascii="Arial" w:hAnsi="Arial" w:cs="Arial"/>
        </w:rPr>
        <w:t>when</w:t>
      </w:r>
      <w:r w:rsidR="00C12992" w:rsidRPr="001058B5">
        <w:rPr>
          <w:rFonts w:ascii="Arial" w:hAnsi="Arial" w:cs="Arial"/>
          <w:spacing w:val="-15"/>
        </w:rPr>
        <w:t xml:space="preserve"> </w:t>
      </w:r>
      <w:r w:rsidR="00C12992" w:rsidRPr="001058B5">
        <w:rPr>
          <w:rFonts w:ascii="Arial" w:hAnsi="Arial" w:cs="Arial"/>
        </w:rPr>
        <w:t>they query or update a table or</w:t>
      </w:r>
      <w:r w:rsidR="00C12992" w:rsidRPr="001058B5">
        <w:rPr>
          <w:rFonts w:ascii="Arial" w:hAnsi="Arial" w:cs="Arial"/>
          <w:spacing w:val="-5"/>
        </w:rPr>
        <w:t xml:space="preserve"> </w:t>
      </w:r>
      <w:r w:rsidR="00C12992" w:rsidRPr="001058B5">
        <w:rPr>
          <w:rFonts w:ascii="Arial" w:hAnsi="Arial" w:cs="Arial"/>
          <w:spacing w:val="-4"/>
        </w:rPr>
        <w:t>view.</w:t>
      </w:r>
    </w:p>
    <w:p w14:paraId="2E285F24" w14:textId="77777777" w:rsidR="008C539B" w:rsidRPr="001058B5" w:rsidRDefault="008C539B">
      <w:pPr>
        <w:pStyle w:val="BodyText"/>
        <w:spacing w:before="2"/>
        <w:rPr>
          <w:rFonts w:ascii="Arial" w:hAnsi="Arial" w:cs="Arial"/>
          <w:sz w:val="26"/>
        </w:rPr>
      </w:pPr>
    </w:p>
    <w:p w14:paraId="5DD6B002" w14:textId="77777777" w:rsidR="008C539B" w:rsidRPr="001058B5" w:rsidRDefault="00C12992">
      <w:pPr>
        <w:ind w:left="2260"/>
        <w:rPr>
          <w:rFonts w:ascii="Arial" w:hAnsi="Arial" w:cs="Arial"/>
          <w:b/>
          <w:i/>
          <w:sz w:val="18"/>
        </w:rPr>
      </w:pPr>
      <w:bookmarkStart w:id="1542" w:name="_bookmark1752"/>
      <w:bookmarkEnd w:id="1542"/>
      <w:r w:rsidRPr="001058B5">
        <w:rPr>
          <w:rFonts w:ascii="Arial" w:hAnsi="Arial" w:cs="Arial"/>
          <w:b/>
          <w:i/>
          <w:sz w:val="18"/>
        </w:rPr>
        <w:t>Example 9–6 Using AUDIT to Audit User Actions</w:t>
      </w:r>
    </w:p>
    <w:p w14:paraId="102B24F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UPDATE TABLE BY scott, blake BY ACCESS;</w:t>
      </w:r>
    </w:p>
    <w:p w14:paraId="62357184" w14:textId="77777777" w:rsidR="008C539B" w:rsidRPr="001058B5" w:rsidRDefault="008C539B">
      <w:pPr>
        <w:pStyle w:val="BodyText"/>
        <w:spacing w:before="9"/>
        <w:rPr>
          <w:rFonts w:ascii="Arial" w:hAnsi="Arial" w:cs="Arial"/>
          <w:sz w:val="18"/>
        </w:rPr>
      </w:pPr>
    </w:p>
    <w:p w14:paraId="3750BCBB" w14:textId="77777777" w:rsidR="008C539B" w:rsidRPr="001058B5" w:rsidRDefault="00C12992">
      <w:pPr>
        <w:spacing w:line="232" w:lineRule="auto"/>
        <w:ind w:left="2260" w:right="185"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additional information about auditing by user.</w:t>
      </w:r>
    </w:p>
    <w:p w14:paraId="2F651B5D" w14:textId="77777777" w:rsidR="008C539B" w:rsidRPr="001058B5" w:rsidRDefault="008C539B">
      <w:pPr>
        <w:pStyle w:val="BodyText"/>
        <w:spacing w:before="2"/>
        <w:rPr>
          <w:rFonts w:ascii="Arial" w:hAnsi="Arial" w:cs="Arial"/>
          <w:sz w:val="23"/>
        </w:rPr>
      </w:pPr>
    </w:p>
    <w:p w14:paraId="54D798EC" w14:textId="77777777" w:rsidR="008C539B" w:rsidRPr="001058B5" w:rsidRDefault="00C12992">
      <w:pPr>
        <w:pStyle w:val="Heading6"/>
      </w:pPr>
      <w:bookmarkStart w:id="1543" w:name="Removing_the_Audit_Option_with_the_NOAUD"/>
      <w:bookmarkStart w:id="1544" w:name="_bookmark1753"/>
      <w:bookmarkEnd w:id="1543"/>
      <w:bookmarkEnd w:id="1544"/>
      <w:r w:rsidRPr="001058B5">
        <w:t>Re</w:t>
      </w:r>
      <w:bookmarkStart w:id="1545" w:name="_bookmark1755"/>
      <w:bookmarkEnd w:id="1545"/>
      <w:r w:rsidRPr="001058B5">
        <w:t>moving the Audit O</w:t>
      </w:r>
      <w:bookmarkStart w:id="1546" w:name="_bookmark1754"/>
      <w:bookmarkEnd w:id="1546"/>
      <w:r w:rsidRPr="001058B5">
        <w:t>ption with the NOAUDIT SQL Statement</w:t>
      </w:r>
    </w:p>
    <w:p w14:paraId="6E128347" w14:textId="77777777" w:rsidR="008C539B" w:rsidRPr="001058B5" w:rsidRDefault="00C12992">
      <w:pPr>
        <w:pStyle w:val="BodyText"/>
        <w:spacing w:before="59" w:line="228" w:lineRule="auto"/>
        <w:ind w:left="2259" w:right="99"/>
        <w:rPr>
          <w:rFonts w:ascii="Arial" w:hAnsi="Arial" w:cs="Arial"/>
        </w:rPr>
      </w:pPr>
      <w:r w:rsidRPr="001058B5">
        <w:rPr>
          <w:rFonts w:ascii="Arial" w:hAnsi="Arial" w:cs="Arial"/>
        </w:rPr>
        <w:t>The NOAUDIT statement removes the audit option. Use it to reset statement and privilege audit options, and object audit options. A NOAUDIT statement that sets statement and privilege audit options can include the BY</w:t>
      </w:r>
      <w:r w:rsidRPr="001058B5">
        <w:rPr>
          <w:rFonts w:ascii="Arial" w:hAnsi="Arial" w:cs="Arial"/>
          <w:spacing w:val="-79"/>
        </w:rPr>
        <w:t xml:space="preserve"> </w:t>
      </w:r>
      <w:r w:rsidRPr="001058B5">
        <w:rPr>
          <w:rFonts w:ascii="Arial" w:hAnsi="Arial" w:cs="Arial"/>
          <w:i/>
        </w:rPr>
        <w:t>user</w:t>
      </w:r>
      <w:r w:rsidRPr="001058B5">
        <w:rPr>
          <w:rFonts w:ascii="Arial" w:hAnsi="Arial" w:cs="Arial"/>
          <w:i/>
          <w:spacing w:val="-85"/>
        </w:rPr>
        <w:t xml:space="preserve"> </w:t>
      </w:r>
      <w:r w:rsidRPr="001058B5">
        <w:rPr>
          <w:rFonts w:ascii="Arial" w:hAnsi="Arial" w:cs="Arial"/>
        </w:rPr>
        <w:t>clause to specify a list of users to limit the scope of the statement and privilege audit options.</w:t>
      </w:r>
    </w:p>
    <w:p w14:paraId="57432A0F" w14:textId="77777777" w:rsidR="008C539B" w:rsidRPr="001058B5" w:rsidRDefault="00C12992">
      <w:pPr>
        <w:pStyle w:val="BodyText"/>
        <w:spacing w:before="125" w:line="228" w:lineRule="auto"/>
        <w:ind w:left="2260" w:right="597"/>
        <w:jc w:val="both"/>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disable</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selectively</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 WHENEVER</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3"/>
        </w:rPr>
        <w:t xml:space="preserve"> </w:t>
      </w:r>
      <w:r w:rsidRPr="001058B5">
        <w:rPr>
          <w:rFonts w:ascii="Arial" w:hAnsi="Arial" w:cs="Arial"/>
        </w:rPr>
        <w:t>specified,</w:t>
      </w:r>
      <w:r w:rsidRPr="001058B5">
        <w:rPr>
          <w:rFonts w:ascii="Arial" w:hAnsi="Arial" w:cs="Arial"/>
          <w:spacing w:val="-14"/>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auditing</w:t>
      </w:r>
      <w:r w:rsidRPr="001058B5">
        <w:rPr>
          <w:rFonts w:ascii="Arial" w:hAnsi="Arial" w:cs="Arial"/>
          <w:spacing w:val="-12"/>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disabled</w:t>
      </w:r>
      <w:bookmarkStart w:id="1547" w:name="_bookmark1757"/>
      <w:bookmarkEnd w:id="1547"/>
      <w:r w:rsidRPr="001058B5">
        <w:rPr>
          <w:rFonts w:ascii="Arial" w:hAnsi="Arial" w:cs="Arial"/>
        </w:rPr>
        <w:t xml:space="preserve"> </w:t>
      </w:r>
      <w:r w:rsidRPr="001058B5">
        <w:rPr>
          <w:rFonts w:ascii="Arial" w:hAnsi="Arial" w:cs="Arial"/>
          <w:spacing w:val="-3"/>
        </w:rPr>
        <w:t xml:space="preserve">entirely, </w:t>
      </w:r>
      <w:r w:rsidRPr="001058B5">
        <w:rPr>
          <w:rFonts w:ascii="Arial" w:hAnsi="Arial" w:cs="Arial"/>
        </w:rPr>
        <w:t xml:space="preserve">for both successful and </w:t>
      </w:r>
      <w:bookmarkStart w:id="1548" w:name="_bookmark1756"/>
      <w:bookmarkEnd w:id="1548"/>
      <w:r w:rsidRPr="001058B5">
        <w:rPr>
          <w:rFonts w:ascii="Arial" w:hAnsi="Arial" w:cs="Arial"/>
        </w:rPr>
        <w:t>unsuccessful cases.</w:t>
      </w:r>
    </w:p>
    <w:p w14:paraId="46B1779C" w14:textId="77777777" w:rsidR="008C539B" w:rsidRPr="001058B5" w:rsidRDefault="00C12992">
      <w:pPr>
        <w:pStyle w:val="BodyText"/>
        <w:spacing w:before="124" w:line="228" w:lineRule="auto"/>
        <w:ind w:left="2259"/>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NOAUDIT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does</w:t>
      </w:r>
      <w:r w:rsidRPr="001058B5">
        <w:rPr>
          <w:rFonts w:ascii="Arial" w:hAnsi="Arial" w:cs="Arial"/>
          <w:spacing w:val="-20"/>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support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7"/>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20"/>
        </w:rPr>
        <w:t xml:space="preserve"> </w:t>
      </w:r>
      <w:r w:rsidRPr="001058B5">
        <w:rPr>
          <w:rFonts w:ascii="Arial" w:hAnsi="Arial" w:cs="Arial"/>
          <w:spacing w:val="-7"/>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remove</w:t>
      </w:r>
      <w:r w:rsidRPr="001058B5">
        <w:rPr>
          <w:rFonts w:ascii="Arial" w:hAnsi="Arial" w:cs="Arial"/>
          <w:spacing w:val="-20"/>
        </w:rPr>
        <w:t xml:space="preserve"> </w:t>
      </w:r>
      <w:r w:rsidRPr="001058B5">
        <w:rPr>
          <w:rFonts w:ascii="Arial" w:hAnsi="Arial" w:cs="Arial"/>
        </w:rPr>
        <w:t>audit options, no matter how they were turned on, by using an appropriate NOAUDIT statement.</w:t>
      </w:r>
    </w:p>
    <w:p w14:paraId="214686AC" w14:textId="77777777" w:rsidR="008C539B" w:rsidRPr="001058B5" w:rsidRDefault="00C12992">
      <w:pPr>
        <w:spacing w:before="215" w:line="232" w:lineRule="auto"/>
        <w:ind w:left="2980" w:right="1193"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NOAUDIT</w:t>
      </w:r>
      <w:r w:rsidRPr="001058B5">
        <w:rPr>
          <w:rFonts w:ascii="Arial" w:hAnsi="Arial" w:cs="Arial"/>
          <w:spacing w:val="-85"/>
          <w:sz w:val="20"/>
        </w:rPr>
        <w:t xml:space="preserve"> </w:t>
      </w:r>
      <w:r w:rsidRPr="001058B5">
        <w:rPr>
          <w:rFonts w:ascii="Arial" w:hAnsi="Arial" w:cs="Arial"/>
          <w:sz w:val="20"/>
        </w:rPr>
        <w:t>statement syntax</w:t>
      </w:r>
    </w:p>
    <w:p w14:paraId="29A936A6" w14:textId="77777777" w:rsidR="008C539B" w:rsidRPr="001058B5" w:rsidRDefault="008C539B">
      <w:pPr>
        <w:pStyle w:val="BodyText"/>
        <w:spacing w:before="7"/>
        <w:rPr>
          <w:rFonts w:ascii="Arial" w:hAnsi="Arial" w:cs="Arial"/>
        </w:rPr>
      </w:pPr>
    </w:p>
    <w:p w14:paraId="5BA240B1" w14:textId="77777777" w:rsidR="008C539B" w:rsidRPr="001058B5" w:rsidRDefault="00C12992">
      <w:pPr>
        <w:pStyle w:val="Heading4"/>
      </w:pPr>
      <w:bookmarkStart w:id="1549" w:name="Auditing_SQL_Statements"/>
      <w:bookmarkStart w:id="1550" w:name="_bookmark1758"/>
      <w:bookmarkStart w:id="1551" w:name="_bookmark1759"/>
      <w:bookmarkEnd w:id="1549"/>
      <w:bookmarkEnd w:id="1550"/>
      <w:bookmarkEnd w:id="1551"/>
      <w:r w:rsidRPr="001058B5">
        <w:t>Auditing SQL Statements</w:t>
      </w:r>
    </w:p>
    <w:p w14:paraId="7A989D9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BE29B26"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760" w:history="1">
        <w:r w:rsidR="00C12992" w:rsidRPr="001058B5">
          <w:rPr>
            <w:rFonts w:ascii="Arial" w:hAnsi="Arial" w:cs="Arial"/>
            <w:color w:val="0000CC"/>
            <w:sz w:val="20"/>
          </w:rPr>
          <w:t>About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F66CCDB"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76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SQL Statements That Are Audited</w:t>
        </w:r>
      </w:hyperlink>
    </w:p>
    <w:p w14:paraId="35CDD569"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767" w:history="1">
        <w:r w:rsidR="00C12992" w:rsidRPr="001058B5">
          <w:rPr>
            <w:rFonts w:ascii="Arial" w:hAnsi="Arial" w:cs="Arial"/>
            <w:color w:val="0000CC"/>
            <w:sz w:val="20"/>
          </w:rPr>
          <w:t>Configuring SQL Statement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3480ED8B"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778" w:history="1">
        <w:r w:rsidR="00C12992" w:rsidRPr="001058B5">
          <w:rPr>
            <w:rFonts w:ascii="Arial" w:hAnsi="Arial" w:cs="Arial"/>
            <w:color w:val="0000CC"/>
            <w:sz w:val="20"/>
          </w:rPr>
          <w:t>Removing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125C383" w14:textId="77777777" w:rsidR="008C539B" w:rsidRPr="001058B5" w:rsidRDefault="008C539B">
      <w:pPr>
        <w:pStyle w:val="BodyText"/>
        <w:spacing w:before="2"/>
        <w:rPr>
          <w:rFonts w:ascii="Arial" w:hAnsi="Arial" w:cs="Arial"/>
          <w:sz w:val="23"/>
        </w:rPr>
      </w:pPr>
    </w:p>
    <w:p w14:paraId="30CA6683" w14:textId="77777777" w:rsidR="008C539B" w:rsidRPr="001058B5" w:rsidRDefault="00C12992">
      <w:pPr>
        <w:pStyle w:val="Heading6"/>
      </w:pPr>
      <w:bookmarkStart w:id="1552" w:name="About_SQL_Statement_Auditing"/>
      <w:bookmarkStart w:id="1553" w:name="_bookmark1760"/>
      <w:bookmarkEnd w:id="1552"/>
      <w:bookmarkEnd w:id="1553"/>
      <w:r w:rsidRPr="001058B5">
        <w:t>A</w:t>
      </w:r>
      <w:bookmarkStart w:id="1554" w:name="_bookmark1762"/>
      <w:bookmarkEnd w:id="1554"/>
      <w:r w:rsidRPr="001058B5">
        <w:t>bout SQL St</w:t>
      </w:r>
      <w:bookmarkStart w:id="1555" w:name="_bookmark1761"/>
      <w:bookmarkEnd w:id="1555"/>
      <w:r w:rsidRPr="001058B5">
        <w:t xml:space="preserve">atement </w:t>
      </w:r>
      <w:bookmarkStart w:id="1556" w:name="_bookmark1763"/>
      <w:bookmarkEnd w:id="1556"/>
      <w:r w:rsidRPr="001058B5">
        <w:t>Auditing</w:t>
      </w:r>
    </w:p>
    <w:p w14:paraId="5FCB74F9"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SQL statement auditing is the selective auditing of related groups of SQL statements regarding a particular type of database structure or schema object, but not a specifically named structure or schema object.</w:t>
      </w:r>
    </w:p>
    <w:p w14:paraId="1B5355F1" w14:textId="77777777" w:rsidR="008C539B" w:rsidRPr="001058B5" w:rsidRDefault="008C539B">
      <w:pPr>
        <w:pStyle w:val="BodyText"/>
        <w:spacing w:before="1"/>
        <w:rPr>
          <w:rFonts w:ascii="Arial" w:hAnsi="Arial" w:cs="Arial"/>
          <w:sz w:val="23"/>
        </w:rPr>
      </w:pPr>
    </w:p>
    <w:p w14:paraId="6714BE17" w14:textId="77777777" w:rsidR="008C539B" w:rsidRPr="001058B5" w:rsidRDefault="00C12992">
      <w:pPr>
        <w:pStyle w:val="Heading6"/>
      </w:pPr>
      <w:bookmarkStart w:id="1557" w:name="Types_of_SQL_Statements_That_Are_Audited"/>
      <w:bookmarkStart w:id="1558" w:name="_bookmark1764"/>
      <w:bookmarkEnd w:id="1557"/>
      <w:bookmarkEnd w:id="1558"/>
      <w:r w:rsidRPr="001058B5">
        <w:t>Types of SQL Statements That Are Audited</w:t>
      </w:r>
    </w:p>
    <w:p w14:paraId="21CD5365" w14:textId="77777777" w:rsidR="008C539B" w:rsidRPr="001058B5" w:rsidRDefault="00C12992">
      <w:pPr>
        <w:pStyle w:val="BodyText"/>
        <w:spacing w:before="50"/>
        <w:ind w:left="2260"/>
        <w:rPr>
          <w:rFonts w:ascii="Arial" w:hAnsi="Arial" w:cs="Arial"/>
        </w:rPr>
      </w:pPr>
      <w:r w:rsidRPr="001058B5">
        <w:rPr>
          <w:rFonts w:ascii="Arial" w:hAnsi="Arial" w:cs="Arial"/>
        </w:rPr>
        <w:t xml:space="preserve">The </w:t>
      </w:r>
      <w:bookmarkStart w:id="1559" w:name="_bookmark1765"/>
      <w:bookmarkEnd w:id="1559"/>
      <w:r w:rsidRPr="001058B5">
        <w:rPr>
          <w:rFonts w:ascii="Arial" w:hAnsi="Arial" w:cs="Arial"/>
        </w:rPr>
        <w:t>statements that you can audit are in the following categories:</w:t>
      </w:r>
    </w:p>
    <w:p w14:paraId="5D0517C4"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b/>
          <w:sz w:val="20"/>
        </w:rPr>
        <w:t>DDL</w:t>
      </w:r>
      <w:r w:rsidRPr="001058B5">
        <w:rPr>
          <w:rFonts w:ascii="Arial" w:hAnsi="Arial" w:cs="Arial"/>
          <w:b/>
          <w:spacing w:val="-18"/>
          <w:sz w:val="20"/>
        </w:rPr>
        <w:t xml:space="preserve"> </w:t>
      </w:r>
      <w:r w:rsidRPr="001058B5">
        <w:rPr>
          <w:rFonts w:ascii="Arial" w:hAnsi="Arial" w:cs="Arial"/>
          <w:b/>
          <w:sz w:val="20"/>
        </w:rPr>
        <w:t>statements.</w:t>
      </w:r>
      <w:r w:rsidRPr="001058B5">
        <w:rPr>
          <w:rFonts w:ascii="Arial" w:hAnsi="Arial" w:cs="Arial"/>
          <w:b/>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89"/>
          <w:sz w:val="20"/>
        </w:rPr>
        <w:t xml:space="preserve"> </w:t>
      </w:r>
      <w:r w:rsidRPr="001058B5">
        <w:rPr>
          <w:rFonts w:ascii="Arial" w:hAnsi="Arial" w:cs="Arial"/>
          <w:sz w:val="20"/>
        </w:rPr>
        <w:t>TABLE</w:t>
      </w:r>
      <w:r w:rsidRPr="001058B5">
        <w:rPr>
          <w:rFonts w:ascii="Arial" w:hAnsi="Arial" w:cs="Arial"/>
          <w:spacing w:val="-94"/>
          <w:sz w:val="20"/>
        </w:rPr>
        <w:t xml:space="preserve"> </w:t>
      </w:r>
      <w:r w:rsidRPr="001058B5">
        <w:rPr>
          <w:rFonts w:ascii="Arial" w:hAnsi="Arial" w:cs="Arial"/>
          <w:sz w:val="20"/>
        </w:rPr>
        <w:t>audits</w:t>
      </w:r>
      <w:r w:rsidRPr="001058B5">
        <w:rPr>
          <w:rFonts w:ascii="Arial" w:hAnsi="Arial" w:cs="Arial"/>
          <w:spacing w:val="-19"/>
          <w:sz w:val="20"/>
        </w:rPr>
        <w:t xml:space="preserve"> </w:t>
      </w:r>
      <w:r w:rsidRPr="001058B5">
        <w:rPr>
          <w:rFonts w:ascii="Arial" w:hAnsi="Arial" w:cs="Arial"/>
          <w:sz w:val="20"/>
        </w:rPr>
        <w:t>all</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DROP</w:t>
      </w:r>
      <w:r w:rsidRPr="001058B5">
        <w:rPr>
          <w:rFonts w:ascii="Arial" w:hAnsi="Arial" w:cs="Arial"/>
          <w:spacing w:val="-89"/>
          <w:sz w:val="20"/>
        </w:rPr>
        <w:t xml:space="preserve"> </w:t>
      </w:r>
      <w:r w:rsidRPr="001058B5">
        <w:rPr>
          <w:rFonts w:ascii="Arial" w:hAnsi="Arial" w:cs="Arial"/>
          <w:sz w:val="20"/>
        </w:rPr>
        <w:t>TABLE</w:t>
      </w:r>
    </w:p>
    <w:p w14:paraId="276D9E62" w14:textId="77777777" w:rsidR="008C539B" w:rsidRPr="001058B5" w:rsidRDefault="00C12992">
      <w:pPr>
        <w:pStyle w:val="BodyText"/>
        <w:spacing w:line="242" w:lineRule="exact"/>
        <w:ind w:left="2620"/>
        <w:rPr>
          <w:rFonts w:ascii="Arial" w:hAnsi="Arial" w:cs="Arial"/>
        </w:rPr>
      </w:pPr>
      <w:bookmarkStart w:id="1560" w:name="_bookmark1766"/>
      <w:bookmarkEnd w:id="1560"/>
      <w:r w:rsidRPr="001058B5">
        <w:rPr>
          <w:rFonts w:ascii="Arial" w:hAnsi="Arial" w:cs="Arial"/>
        </w:rPr>
        <w:t>statements</w:t>
      </w:r>
    </w:p>
    <w:p w14:paraId="3361E9D2" w14:textId="77777777" w:rsidR="008C539B" w:rsidRPr="001058B5" w:rsidRDefault="00C12992" w:rsidP="006F7931">
      <w:pPr>
        <w:pStyle w:val="ListParagraph"/>
        <w:numPr>
          <w:ilvl w:val="2"/>
          <w:numId w:val="137"/>
        </w:numPr>
        <w:tabs>
          <w:tab w:val="left" w:pos="2620"/>
        </w:tabs>
        <w:spacing w:before="121" w:line="228" w:lineRule="auto"/>
        <w:ind w:right="697"/>
        <w:rPr>
          <w:rFonts w:ascii="Arial" w:hAnsi="Arial" w:cs="Arial"/>
          <w:sz w:val="20"/>
        </w:rPr>
      </w:pPr>
      <w:r w:rsidRPr="001058B5">
        <w:rPr>
          <w:rFonts w:ascii="Arial" w:hAnsi="Arial" w:cs="Arial"/>
          <w:b/>
          <w:w w:val="95"/>
          <w:sz w:val="20"/>
        </w:rPr>
        <w:t>DML</w:t>
      </w:r>
      <w:r w:rsidRPr="001058B5">
        <w:rPr>
          <w:rFonts w:ascii="Arial" w:hAnsi="Arial" w:cs="Arial"/>
          <w:b/>
          <w:spacing w:val="-9"/>
          <w:w w:val="95"/>
          <w:sz w:val="20"/>
        </w:rPr>
        <w:t xml:space="preserve"> </w:t>
      </w:r>
      <w:r w:rsidRPr="001058B5">
        <w:rPr>
          <w:rFonts w:ascii="Arial" w:hAnsi="Arial" w:cs="Arial"/>
          <w:b/>
          <w:w w:val="95"/>
          <w:sz w:val="20"/>
        </w:rPr>
        <w:t>statements.</w:t>
      </w:r>
      <w:r w:rsidRPr="001058B5">
        <w:rPr>
          <w:rFonts w:ascii="Arial" w:hAnsi="Arial" w:cs="Arial"/>
          <w:b/>
          <w:spacing w:val="-10"/>
          <w:w w:val="95"/>
          <w:sz w:val="20"/>
        </w:rPr>
        <w:t xml:space="preserve"> </w:t>
      </w:r>
      <w:r w:rsidRPr="001058B5">
        <w:rPr>
          <w:rFonts w:ascii="Arial" w:hAnsi="Arial" w:cs="Arial"/>
          <w:w w:val="95"/>
          <w:sz w:val="20"/>
        </w:rPr>
        <w:t>For</w:t>
      </w:r>
      <w:r w:rsidRPr="001058B5">
        <w:rPr>
          <w:rFonts w:ascii="Arial" w:hAnsi="Arial" w:cs="Arial"/>
          <w:spacing w:val="-10"/>
          <w:w w:val="95"/>
          <w:sz w:val="20"/>
        </w:rPr>
        <w:t xml:space="preserve"> </w:t>
      </w:r>
      <w:r w:rsidRPr="001058B5">
        <w:rPr>
          <w:rFonts w:ascii="Arial" w:hAnsi="Arial" w:cs="Arial"/>
          <w:w w:val="95"/>
          <w:sz w:val="20"/>
        </w:rPr>
        <w:t>example,</w:t>
      </w:r>
      <w:r w:rsidRPr="001058B5">
        <w:rPr>
          <w:rFonts w:ascii="Arial" w:hAnsi="Arial" w:cs="Arial"/>
          <w:spacing w:val="-10"/>
          <w:w w:val="95"/>
          <w:sz w:val="20"/>
        </w:rPr>
        <w:t xml:space="preserve"> </w:t>
      </w:r>
      <w:r w:rsidRPr="001058B5">
        <w:rPr>
          <w:rFonts w:ascii="Arial" w:hAnsi="Arial" w:cs="Arial"/>
          <w:w w:val="95"/>
          <w:sz w:val="20"/>
        </w:rPr>
        <w:t>AUDIT</w:t>
      </w:r>
      <w:r w:rsidRPr="001058B5">
        <w:rPr>
          <w:rFonts w:ascii="Arial" w:hAnsi="Arial" w:cs="Arial"/>
          <w:spacing w:val="-76"/>
          <w:w w:val="95"/>
          <w:sz w:val="20"/>
        </w:rPr>
        <w:t xml:space="preserve"> </w:t>
      </w:r>
      <w:r w:rsidRPr="001058B5">
        <w:rPr>
          <w:rFonts w:ascii="Arial" w:hAnsi="Arial" w:cs="Arial"/>
          <w:w w:val="95"/>
          <w:sz w:val="20"/>
        </w:rPr>
        <w:t>SELECT</w:t>
      </w:r>
      <w:r w:rsidRPr="001058B5">
        <w:rPr>
          <w:rFonts w:ascii="Arial" w:hAnsi="Arial" w:cs="Arial"/>
          <w:spacing w:val="-76"/>
          <w:w w:val="95"/>
          <w:sz w:val="20"/>
        </w:rPr>
        <w:t xml:space="preserve"> </w:t>
      </w:r>
      <w:r w:rsidRPr="001058B5">
        <w:rPr>
          <w:rFonts w:ascii="Arial" w:hAnsi="Arial" w:cs="Arial"/>
          <w:w w:val="95"/>
          <w:sz w:val="20"/>
        </w:rPr>
        <w:t>TABLE</w:t>
      </w:r>
      <w:r w:rsidRPr="001058B5">
        <w:rPr>
          <w:rFonts w:ascii="Arial" w:hAnsi="Arial" w:cs="Arial"/>
          <w:spacing w:val="-82"/>
          <w:w w:val="95"/>
          <w:sz w:val="20"/>
        </w:rPr>
        <w:t xml:space="preserve"> </w:t>
      </w:r>
      <w:r w:rsidRPr="001058B5">
        <w:rPr>
          <w:rFonts w:ascii="Arial" w:hAnsi="Arial" w:cs="Arial"/>
          <w:w w:val="95"/>
          <w:sz w:val="20"/>
        </w:rPr>
        <w:t>audits</w:t>
      </w:r>
      <w:r w:rsidRPr="001058B5">
        <w:rPr>
          <w:rFonts w:ascii="Arial" w:hAnsi="Arial" w:cs="Arial"/>
          <w:spacing w:val="-10"/>
          <w:w w:val="95"/>
          <w:sz w:val="20"/>
        </w:rPr>
        <w:t xml:space="preserve"> </w:t>
      </w:r>
      <w:r w:rsidRPr="001058B5">
        <w:rPr>
          <w:rFonts w:ascii="Arial" w:hAnsi="Arial" w:cs="Arial"/>
          <w:w w:val="95"/>
          <w:sz w:val="20"/>
        </w:rPr>
        <w:t>all</w:t>
      </w:r>
      <w:r w:rsidRPr="001058B5">
        <w:rPr>
          <w:rFonts w:ascii="Arial" w:hAnsi="Arial" w:cs="Arial"/>
          <w:spacing w:val="-9"/>
          <w:w w:val="95"/>
          <w:sz w:val="20"/>
        </w:rPr>
        <w:t xml:space="preserve"> </w:t>
      </w:r>
      <w:r w:rsidRPr="001058B5">
        <w:rPr>
          <w:rFonts w:ascii="Arial" w:hAnsi="Arial" w:cs="Arial"/>
          <w:w w:val="95"/>
          <w:sz w:val="20"/>
        </w:rPr>
        <w:t>SELECT</w:t>
      </w:r>
      <w:r w:rsidRPr="001058B5">
        <w:rPr>
          <w:rFonts w:ascii="Arial" w:hAnsi="Arial" w:cs="Arial"/>
          <w:spacing w:val="-81"/>
          <w:w w:val="95"/>
          <w:sz w:val="20"/>
        </w:rPr>
        <w:t xml:space="preserve"> </w:t>
      </w:r>
      <w:r w:rsidRPr="001058B5">
        <w:rPr>
          <w:rFonts w:ascii="Arial" w:hAnsi="Arial" w:cs="Arial"/>
          <w:w w:val="95"/>
          <w:sz w:val="20"/>
        </w:rPr>
        <w:t>...</w:t>
      </w:r>
      <w:r w:rsidRPr="001058B5">
        <w:rPr>
          <w:rFonts w:ascii="Arial" w:hAnsi="Arial" w:cs="Arial"/>
          <w:spacing w:val="-8"/>
          <w:w w:val="95"/>
          <w:sz w:val="20"/>
        </w:rPr>
        <w:t xml:space="preserve"> </w:t>
      </w:r>
      <w:r w:rsidRPr="001058B5">
        <w:rPr>
          <w:rFonts w:ascii="Arial" w:hAnsi="Arial" w:cs="Arial"/>
          <w:w w:val="95"/>
          <w:sz w:val="20"/>
        </w:rPr>
        <w:t xml:space="preserve">FROM </w:t>
      </w:r>
      <w:r w:rsidRPr="001058B5">
        <w:rPr>
          <w:rFonts w:ascii="Arial" w:hAnsi="Arial" w:cs="Arial"/>
          <w:sz w:val="20"/>
        </w:rPr>
        <w:t>TABLE/VIEW</w:t>
      </w:r>
      <w:r w:rsidRPr="001058B5">
        <w:rPr>
          <w:rFonts w:ascii="Arial" w:hAnsi="Arial" w:cs="Arial"/>
          <w:spacing w:val="-81"/>
          <w:sz w:val="20"/>
        </w:rPr>
        <w:t xml:space="preserve"> </w:t>
      </w:r>
      <w:r w:rsidRPr="001058B5">
        <w:rPr>
          <w:rFonts w:ascii="Arial" w:hAnsi="Arial" w:cs="Arial"/>
          <w:sz w:val="20"/>
        </w:rPr>
        <w:t>statements,</w:t>
      </w:r>
      <w:r w:rsidRPr="001058B5">
        <w:rPr>
          <w:rFonts w:ascii="Arial" w:hAnsi="Arial" w:cs="Arial"/>
          <w:spacing w:val="-6"/>
          <w:sz w:val="20"/>
        </w:rPr>
        <w:t xml:space="preserve"> </w:t>
      </w:r>
      <w:r w:rsidRPr="001058B5">
        <w:rPr>
          <w:rFonts w:ascii="Arial" w:hAnsi="Arial" w:cs="Arial"/>
          <w:sz w:val="20"/>
        </w:rPr>
        <w:t>regardless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view</w:t>
      </w:r>
    </w:p>
    <w:p w14:paraId="4E53FD6C"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2DF3CD" w14:textId="77777777" w:rsidR="008C539B" w:rsidRPr="001058B5" w:rsidRDefault="008C539B">
      <w:pPr>
        <w:pStyle w:val="BodyText"/>
        <w:spacing w:before="5"/>
        <w:rPr>
          <w:rFonts w:ascii="Arial" w:hAnsi="Arial" w:cs="Arial"/>
          <w:sz w:val="25"/>
        </w:rPr>
      </w:pPr>
    </w:p>
    <w:p w14:paraId="08EEB19A"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Statement auditing can be broad or focused, for example, by auditing the activities of all database users or of only a select list of activities.</w:t>
      </w:r>
    </w:p>
    <w:p w14:paraId="48202847" w14:textId="77777777" w:rsidR="008C539B" w:rsidRPr="001058B5" w:rsidRDefault="008C539B">
      <w:pPr>
        <w:pStyle w:val="BodyText"/>
        <w:spacing w:before="3"/>
        <w:rPr>
          <w:rFonts w:ascii="Arial" w:hAnsi="Arial" w:cs="Arial"/>
          <w:sz w:val="23"/>
        </w:rPr>
      </w:pPr>
    </w:p>
    <w:p w14:paraId="14B602A3" w14:textId="77777777" w:rsidR="008C539B" w:rsidRPr="001058B5" w:rsidRDefault="00C12992">
      <w:pPr>
        <w:pStyle w:val="Heading6"/>
        <w:ind w:left="1660"/>
      </w:pPr>
      <w:bookmarkStart w:id="1561" w:name="Configuring_SQL_Statement_Auditing"/>
      <w:bookmarkStart w:id="1562" w:name="_bookmark1767"/>
      <w:bookmarkEnd w:id="1561"/>
      <w:bookmarkEnd w:id="1562"/>
      <w:r w:rsidRPr="001058B5">
        <w:t>Con</w:t>
      </w:r>
      <w:bookmarkStart w:id="1563" w:name="_bookmark1769"/>
      <w:bookmarkEnd w:id="1563"/>
      <w:r w:rsidRPr="001058B5">
        <w:t>figuring S</w:t>
      </w:r>
      <w:bookmarkStart w:id="1564" w:name="_bookmark1768"/>
      <w:bookmarkEnd w:id="1564"/>
      <w:r w:rsidRPr="001058B5">
        <w:t>QL Statement Auditing</w:t>
      </w:r>
    </w:p>
    <w:p w14:paraId="258FEEB3" w14:textId="77777777" w:rsidR="008C539B" w:rsidRPr="001058B5" w:rsidRDefault="00C12992">
      <w:pPr>
        <w:pStyle w:val="BodyText"/>
        <w:spacing w:before="58" w:line="228" w:lineRule="auto"/>
        <w:ind w:left="1660" w:right="848"/>
        <w:rPr>
          <w:rFonts w:ascii="Arial" w:hAnsi="Arial" w:cs="Arial"/>
        </w:rPr>
      </w:pP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SQL</w:t>
      </w:r>
      <w:r w:rsidRPr="001058B5">
        <w:rPr>
          <w:rFonts w:ascii="Arial" w:hAnsi="Arial" w:cs="Arial"/>
          <w:spacing w:val="-9"/>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must</w:t>
      </w:r>
      <w:r w:rsidRPr="001058B5">
        <w:rPr>
          <w:rFonts w:ascii="Arial" w:hAnsi="Arial" w:cs="Arial"/>
          <w:spacing w:val="-9"/>
        </w:rPr>
        <w:t xml:space="preserve"> </w:t>
      </w:r>
      <w:r w:rsidRPr="001058B5">
        <w:rPr>
          <w:rFonts w:ascii="Arial" w:hAnsi="Arial" w:cs="Arial"/>
        </w:rPr>
        <w:t>have</w:t>
      </w:r>
      <w:r w:rsidRPr="001058B5">
        <w:rPr>
          <w:rFonts w:ascii="Arial" w:hAnsi="Arial" w:cs="Arial"/>
          <w:spacing w:val="-9"/>
        </w:rPr>
        <w:t xml:space="preserve"> </w:t>
      </w:r>
      <w:r w:rsidRPr="001058B5">
        <w:rPr>
          <w:rFonts w:ascii="Arial" w:hAnsi="Arial" w:cs="Arial"/>
        </w:rPr>
        <w:t>the AUDIT</w:t>
      </w:r>
      <w:r w:rsidRPr="001058B5">
        <w:rPr>
          <w:rFonts w:ascii="Arial" w:hAnsi="Arial" w:cs="Arial"/>
          <w:spacing w:val="-53"/>
        </w:rPr>
        <w:t xml:space="preserve"> </w:t>
      </w:r>
      <w:r w:rsidRPr="001058B5">
        <w:rPr>
          <w:rFonts w:ascii="Arial" w:hAnsi="Arial" w:cs="Arial"/>
        </w:rPr>
        <w:t>SYSTEM</w:t>
      </w:r>
      <w:r w:rsidRPr="001058B5">
        <w:rPr>
          <w:rFonts w:ascii="Arial" w:hAnsi="Arial" w:cs="Arial"/>
          <w:spacing w:val="-93"/>
        </w:rPr>
        <w:t xml:space="preserve"> </w:t>
      </w:r>
      <w:r w:rsidRPr="001058B5">
        <w:rPr>
          <w:rFonts w:ascii="Arial" w:hAnsi="Arial" w:cs="Arial"/>
        </w:rPr>
        <w:t>system</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before</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enable</w:t>
      </w:r>
      <w:r w:rsidRPr="001058B5">
        <w:rPr>
          <w:rFonts w:ascii="Arial" w:hAnsi="Arial" w:cs="Arial"/>
          <w:spacing w:val="-18"/>
        </w:rPr>
        <w:t xml:space="preserve"> </w:t>
      </w:r>
      <w:r w:rsidRPr="001058B5">
        <w:rPr>
          <w:rFonts w:ascii="Arial" w:hAnsi="Arial" w:cs="Arial"/>
        </w:rPr>
        <w:t>auditing.</w:t>
      </w:r>
      <w:r w:rsidRPr="001058B5">
        <w:rPr>
          <w:rFonts w:ascii="Arial" w:hAnsi="Arial" w:cs="Arial"/>
          <w:spacing w:val="-18"/>
        </w:rPr>
        <w:t xml:space="preserve"> </w:t>
      </w:r>
      <w:r w:rsidRPr="001058B5">
        <w:rPr>
          <w:rFonts w:ascii="Arial" w:hAnsi="Arial" w:cs="Arial"/>
          <w:spacing w:val="-5"/>
        </w:rPr>
        <w:t>Typically,</w:t>
      </w:r>
      <w:r w:rsidRPr="001058B5">
        <w:rPr>
          <w:rFonts w:ascii="Arial" w:hAnsi="Arial" w:cs="Arial"/>
          <w:spacing w:val="-18"/>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 security administrator is granted this system</w:t>
      </w:r>
      <w:r w:rsidRPr="001058B5">
        <w:rPr>
          <w:rFonts w:ascii="Arial" w:hAnsi="Arial" w:cs="Arial"/>
          <w:spacing w:val="-7"/>
        </w:rPr>
        <w:t xml:space="preserve"> </w:t>
      </w:r>
      <w:r w:rsidRPr="001058B5">
        <w:rPr>
          <w:rFonts w:ascii="Arial" w:hAnsi="Arial" w:cs="Arial"/>
        </w:rPr>
        <w:t>privilege.</w:t>
      </w:r>
    </w:p>
    <w:p w14:paraId="1DC50772" w14:textId="77777777" w:rsidR="008C539B" w:rsidRPr="001058B5" w:rsidRDefault="008D1AB8">
      <w:pPr>
        <w:pStyle w:val="BodyText"/>
        <w:spacing w:before="115"/>
        <w:ind w:left="1660"/>
        <w:rPr>
          <w:rFonts w:ascii="Arial" w:hAnsi="Arial" w:cs="Arial"/>
        </w:rPr>
      </w:pPr>
      <w:hyperlink w:anchor="_bookmark1770" w:history="1">
        <w:r w:rsidR="00C12992" w:rsidRPr="001058B5">
          <w:rPr>
            <w:rFonts w:ascii="Arial" w:hAnsi="Arial" w:cs="Arial"/>
            <w:color w:val="0000CC"/>
          </w:rPr>
          <w:t xml:space="preserve">Example 9–7 </w:t>
        </w:r>
      </w:hyperlink>
      <w:r w:rsidR="00C12992" w:rsidRPr="001058B5">
        <w:rPr>
          <w:rFonts w:ascii="Arial" w:hAnsi="Arial" w:cs="Arial"/>
        </w:rPr>
        <w:t>shows how to audit the SELECT TABLE</w:t>
      </w:r>
      <w:r w:rsidR="00C12992" w:rsidRPr="001058B5">
        <w:rPr>
          <w:rFonts w:ascii="Arial" w:hAnsi="Arial" w:cs="Arial"/>
          <w:spacing w:val="-80"/>
        </w:rPr>
        <w:t xml:space="preserve"> </w:t>
      </w:r>
      <w:r w:rsidR="00C12992" w:rsidRPr="001058B5">
        <w:rPr>
          <w:rFonts w:ascii="Arial" w:hAnsi="Arial" w:cs="Arial"/>
        </w:rPr>
        <w:t>SQL statement.</w:t>
      </w:r>
    </w:p>
    <w:p w14:paraId="2ABB5FA8" w14:textId="77777777" w:rsidR="008C539B" w:rsidRPr="001058B5" w:rsidRDefault="008C539B">
      <w:pPr>
        <w:pStyle w:val="BodyText"/>
        <w:spacing w:before="7"/>
        <w:rPr>
          <w:rFonts w:ascii="Arial" w:hAnsi="Arial" w:cs="Arial"/>
          <w:sz w:val="25"/>
        </w:rPr>
      </w:pPr>
    </w:p>
    <w:p w14:paraId="71516F31" w14:textId="77777777" w:rsidR="008C539B" w:rsidRPr="001058B5" w:rsidRDefault="00C12992">
      <w:pPr>
        <w:ind w:left="1660"/>
        <w:rPr>
          <w:rFonts w:ascii="Arial" w:hAnsi="Arial" w:cs="Arial"/>
          <w:b/>
          <w:i/>
          <w:sz w:val="18"/>
        </w:rPr>
      </w:pPr>
      <w:bookmarkStart w:id="1565" w:name="_bookmark1770"/>
      <w:bookmarkEnd w:id="1565"/>
      <w:r w:rsidRPr="001058B5">
        <w:rPr>
          <w:rFonts w:ascii="Arial" w:hAnsi="Arial" w:cs="Arial"/>
          <w:b/>
          <w:i/>
          <w:sz w:val="18"/>
        </w:rPr>
        <w:t>Example 9–7 Using AUDIT to Enable SQL Statement Auditing</w:t>
      </w:r>
    </w:p>
    <w:p w14:paraId="5C23AFB9"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60192F09" w14:textId="77777777" w:rsidR="008C539B" w:rsidRPr="001058B5" w:rsidRDefault="008C539B">
      <w:pPr>
        <w:pStyle w:val="BodyText"/>
        <w:spacing w:before="4"/>
        <w:rPr>
          <w:rFonts w:ascii="Arial" w:hAnsi="Arial" w:cs="Arial"/>
          <w:sz w:val="18"/>
        </w:rPr>
      </w:pPr>
    </w:p>
    <w:p w14:paraId="412E5C83" w14:textId="77777777" w:rsidR="008C539B" w:rsidRPr="001058B5" w:rsidRDefault="008D1AB8">
      <w:pPr>
        <w:pStyle w:val="BodyText"/>
        <w:spacing w:line="246" w:lineRule="exact"/>
        <w:ind w:left="1660"/>
        <w:rPr>
          <w:rFonts w:ascii="Arial" w:hAnsi="Arial" w:cs="Arial"/>
        </w:rPr>
      </w:pPr>
      <w:hyperlink w:anchor="_bookmark1771" w:history="1">
        <w:r w:rsidR="00C12992" w:rsidRPr="001058B5">
          <w:rPr>
            <w:rFonts w:ascii="Arial" w:hAnsi="Arial" w:cs="Arial"/>
            <w:color w:val="0000CC"/>
          </w:rPr>
          <w:t xml:space="preserve">Example 9–8 </w:t>
        </w:r>
      </w:hyperlink>
      <w:r w:rsidR="00C12992" w:rsidRPr="001058B5">
        <w:rPr>
          <w:rFonts w:ascii="Arial" w:hAnsi="Arial" w:cs="Arial"/>
        </w:rPr>
        <w:t>shows how to audit all unsuccessful SELECT, INSERT, and DELETE</w:t>
      </w:r>
    </w:p>
    <w:p w14:paraId="2A9FEB2D"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statements on all tables by all database users, and by individual audited statement.</w:t>
      </w:r>
    </w:p>
    <w:p w14:paraId="540DF22A" w14:textId="77777777" w:rsidR="008C539B" w:rsidRPr="001058B5" w:rsidRDefault="008C539B">
      <w:pPr>
        <w:pStyle w:val="BodyText"/>
        <w:spacing w:before="10"/>
        <w:rPr>
          <w:rFonts w:ascii="Arial" w:hAnsi="Arial" w:cs="Arial"/>
          <w:sz w:val="25"/>
        </w:rPr>
      </w:pPr>
    </w:p>
    <w:p w14:paraId="361026C6" w14:textId="77777777" w:rsidR="008C539B" w:rsidRPr="001058B5" w:rsidRDefault="00C12992">
      <w:pPr>
        <w:ind w:left="1660"/>
        <w:rPr>
          <w:rFonts w:ascii="Arial" w:hAnsi="Arial" w:cs="Arial"/>
          <w:b/>
          <w:i/>
          <w:sz w:val="18"/>
        </w:rPr>
      </w:pPr>
      <w:bookmarkStart w:id="1566" w:name="_bookmark1771"/>
      <w:bookmarkEnd w:id="1566"/>
      <w:r w:rsidRPr="001058B5">
        <w:rPr>
          <w:rFonts w:ascii="Arial" w:hAnsi="Arial" w:cs="Arial"/>
          <w:b/>
          <w:i/>
          <w:sz w:val="18"/>
        </w:rPr>
        <w:t>Example 9–8 Auditing Unsuccessful Statements</w:t>
      </w:r>
    </w:p>
    <w:p w14:paraId="24AC5AE4" w14:textId="77777777" w:rsidR="008C539B" w:rsidRPr="001058B5" w:rsidRDefault="00C12992">
      <w:pPr>
        <w:spacing w:before="112" w:line="259" w:lineRule="auto"/>
        <w:ind w:left="2215" w:right="4153" w:hanging="556"/>
        <w:rPr>
          <w:rFonts w:ascii="Arial" w:hAnsi="Arial" w:cs="Arial"/>
          <w:sz w:val="18"/>
        </w:rPr>
      </w:pPr>
      <w:r w:rsidRPr="001058B5">
        <w:rPr>
          <w:rFonts w:ascii="Arial" w:hAnsi="Arial" w:cs="Arial"/>
          <w:w w:val="90"/>
          <w:sz w:val="18"/>
        </w:rPr>
        <w:t>AUDIT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INSERT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DELETE</w:t>
      </w:r>
      <w:r w:rsidRPr="001058B5">
        <w:rPr>
          <w:rFonts w:ascii="Arial" w:hAnsi="Arial" w:cs="Arial"/>
          <w:spacing w:val="-38"/>
          <w:w w:val="90"/>
          <w:sz w:val="18"/>
        </w:rPr>
        <w:t xml:space="preserve"> </w:t>
      </w:r>
      <w:r w:rsidRPr="001058B5">
        <w:rPr>
          <w:rFonts w:ascii="Arial" w:hAnsi="Arial" w:cs="Arial"/>
          <w:w w:val="90"/>
          <w:sz w:val="18"/>
        </w:rPr>
        <w:t xml:space="preserve">TABLE </w:t>
      </w:r>
      <w:r w:rsidRPr="001058B5">
        <w:rPr>
          <w:rFonts w:ascii="Arial" w:hAnsi="Arial" w:cs="Arial"/>
          <w:w w:val="95"/>
          <w:sz w:val="18"/>
        </w:rPr>
        <w:t>BY</w:t>
      </w:r>
      <w:r w:rsidRPr="001058B5">
        <w:rPr>
          <w:rFonts w:ascii="Arial" w:hAnsi="Arial" w:cs="Arial"/>
          <w:spacing w:val="-14"/>
          <w:w w:val="95"/>
          <w:sz w:val="18"/>
        </w:rPr>
        <w:t xml:space="preserve"> </w:t>
      </w:r>
      <w:r w:rsidRPr="001058B5">
        <w:rPr>
          <w:rFonts w:ascii="Arial" w:hAnsi="Arial" w:cs="Arial"/>
          <w:w w:val="95"/>
          <w:sz w:val="18"/>
        </w:rPr>
        <w:t>ACCESS</w:t>
      </w:r>
    </w:p>
    <w:p w14:paraId="032791F5" w14:textId="77777777" w:rsidR="008C539B" w:rsidRPr="001058B5" w:rsidRDefault="00C12992">
      <w:pPr>
        <w:ind w:left="2215"/>
        <w:rPr>
          <w:rFonts w:ascii="Arial" w:hAnsi="Arial" w:cs="Arial"/>
          <w:sz w:val="18"/>
        </w:rPr>
      </w:pPr>
      <w:r w:rsidRPr="001058B5">
        <w:rPr>
          <w:rFonts w:ascii="Arial" w:hAnsi="Arial" w:cs="Arial"/>
          <w:w w:val="95"/>
          <w:sz w:val="18"/>
        </w:rPr>
        <w:t>WHENEVER NOT SUCCESSFUL;</w:t>
      </w:r>
    </w:p>
    <w:p w14:paraId="20170F2A" w14:textId="77777777" w:rsidR="008C539B" w:rsidRPr="001058B5" w:rsidRDefault="008C539B">
      <w:pPr>
        <w:pStyle w:val="BodyText"/>
        <w:spacing w:before="9"/>
        <w:rPr>
          <w:rFonts w:ascii="Arial" w:hAnsi="Arial" w:cs="Arial"/>
          <w:sz w:val="18"/>
        </w:rPr>
      </w:pPr>
    </w:p>
    <w:p w14:paraId="2FAD89B7" w14:textId="77777777" w:rsidR="008C539B" w:rsidRPr="001058B5" w:rsidRDefault="00C12992">
      <w:pPr>
        <w:pStyle w:val="BodyText"/>
        <w:spacing w:line="232" w:lineRule="auto"/>
        <w:ind w:left="1660" w:right="956"/>
        <w:rPr>
          <w:rFonts w:ascii="Arial" w:hAnsi="Arial" w:cs="Arial"/>
        </w:rPr>
      </w:pPr>
      <w:r w:rsidRPr="001058B5">
        <w:rPr>
          <w:rFonts w:ascii="Arial" w:hAnsi="Arial" w:cs="Arial"/>
        </w:rPr>
        <w:t>If you plan to audit all SQL statements, individual user connections, or references to non-existent objects, follow these guidelines:</w:t>
      </w:r>
    </w:p>
    <w:p w14:paraId="2F88F897" w14:textId="77777777" w:rsidR="008C539B" w:rsidRPr="001058B5" w:rsidRDefault="00C12992" w:rsidP="006F7931">
      <w:pPr>
        <w:pStyle w:val="ListParagraph"/>
        <w:numPr>
          <w:ilvl w:val="1"/>
          <w:numId w:val="137"/>
        </w:numPr>
        <w:tabs>
          <w:tab w:val="left" w:pos="2020"/>
        </w:tabs>
        <w:spacing w:before="122" w:line="228" w:lineRule="auto"/>
        <w:ind w:right="823" w:hanging="359"/>
        <w:rPr>
          <w:rFonts w:ascii="Arial" w:hAnsi="Arial" w:cs="Arial"/>
          <w:sz w:val="20"/>
        </w:rPr>
      </w:pPr>
      <w:r w:rsidRPr="001058B5">
        <w:rPr>
          <w:rFonts w:ascii="Arial" w:hAnsi="Arial" w:cs="Arial"/>
          <w:b/>
          <w:sz w:val="20"/>
        </w:rPr>
        <w:t xml:space="preserve">Auditing all SQL statements for individual users. </w:t>
      </w:r>
      <w:r w:rsidRPr="001058B5">
        <w:rPr>
          <w:rFonts w:ascii="Arial" w:hAnsi="Arial" w:cs="Arial"/>
          <w:spacing w:val="-7"/>
          <w:sz w:val="20"/>
        </w:rPr>
        <w:t xml:space="preserve">You </w:t>
      </w:r>
      <w:bookmarkStart w:id="1567" w:name="_bookmark1772"/>
      <w:bookmarkEnd w:id="1567"/>
      <w:r w:rsidRPr="001058B5">
        <w:rPr>
          <w:rFonts w:ascii="Arial" w:hAnsi="Arial" w:cs="Arial"/>
          <w:sz w:val="20"/>
        </w:rPr>
        <w:t>can use the ALL STATEMENTS</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i/>
          <w:sz w:val="20"/>
        </w:rPr>
        <w:t>only</w:t>
      </w:r>
      <w:r w:rsidRPr="001058B5">
        <w:rPr>
          <w:rFonts w:ascii="Arial" w:hAnsi="Arial" w:cs="Arial"/>
          <w:i/>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top-level</w:t>
      </w:r>
      <w:r w:rsidRPr="001058B5">
        <w:rPr>
          <w:rFonts w:ascii="Arial" w:hAnsi="Arial" w:cs="Arial"/>
          <w:spacing w:val="-17"/>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behavior</w:t>
      </w:r>
      <w:r w:rsidRPr="001058B5">
        <w:rPr>
          <w:rFonts w:ascii="Arial" w:hAnsi="Arial" w:cs="Arial"/>
          <w:spacing w:val="-17"/>
          <w:sz w:val="20"/>
        </w:rPr>
        <w:t xml:space="preserve"> </w:t>
      </w:r>
      <w:r w:rsidRPr="001058B5">
        <w:rPr>
          <w:rFonts w:ascii="Arial" w:hAnsi="Arial" w:cs="Arial"/>
          <w:sz w:val="20"/>
        </w:rPr>
        <w:t>of</w:t>
      </w:r>
      <w:r w:rsidRPr="001058B5">
        <w:rPr>
          <w:rFonts w:ascii="Arial" w:hAnsi="Arial" w:cs="Arial"/>
          <w:spacing w:val="-17"/>
          <w:sz w:val="20"/>
        </w:rPr>
        <w:t xml:space="preserve"> </w:t>
      </w:r>
      <w:r w:rsidRPr="001058B5">
        <w:rPr>
          <w:rFonts w:ascii="Arial" w:hAnsi="Arial" w:cs="Arial"/>
          <w:sz w:val="20"/>
        </w:rPr>
        <w:t>this audit option is different from other statement audit options. If the SQL statement is</w:t>
      </w:r>
      <w:r w:rsidRPr="001058B5">
        <w:rPr>
          <w:rFonts w:ascii="Arial" w:hAnsi="Arial" w:cs="Arial"/>
          <w:spacing w:val="-18"/>
          <w:sz w:val="20"/>
        </w:rPr>
        <w:t xml:space="preserve"> </w:t>
      </w:r>
      <w:r w:rsidRPr="001058B5">
        <w:rPr>
          <w:rFonts w:ascii="Arial" w:hAnsi="Arial" w:cs="Arial"/>
          <w:sz w:val="20"/>
        </w:rPr>
        <w:t>issued</w:t>
      </w:r>
      <w:r w:rsidRPr="001058B5">
        <w:rPr>
          <w:rFonts w:ascii="Arial" w:hAnsi="Arial" w:cs="Arial"/>
          <w:spacing w:val="-19"/>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inside</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PL/SQL</w:t>
      </w:r>
      <w:r w:rsidRPr="001058B5">
        <w:rPr>
          <w:rFonts w:ascii="Arial" w:hAnsi="Arial" w:cs="Arial"/>
          <w:spacing w:val="-18"/>
          <w:sz w:val="20"/>
        </w:rPr>
        <w:t xml:space="preserve"> </w:t>
      </w:r>
      <w:r w:rsidRPr="001058B5">
        <w:rPr>
          <w:rFonts w:ascii="Arial" w:hAnsi="Arial" w:cs="Arial"/>
          <w:sz w:val="20"/>
        </w:rPr>
        <w:t>procedure,</w:t>
      </w:r>
      <w:r w:rsidRPr="001058B5">
        <w:rPr>
          <w:rFonts w:ascii="Arial" w:hAnsi="Arial" w:cs="Arial"/>
          <w:spacing w:val="-18"/>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54"/>
          <w:sz w:val="20"/>
        </w:rPr>
        <w:t xml:space="preserve"> </w:t>
      </w:r>
      <w:r w:rsidRPr="001058B5">
        <w:rPr>
          <w:rFonts w:ascii="Arial" w:hAnsi="Arial" w:cs="Arial"/>
          <w:sz w:val="20"/>
        </w:rPr>
        <w:t>STATEMENTS</w:t>
      </w:r>
      <w:r w:rsidRPr="001058B5">
        <w:rPr>
          <w:rFonts w:ascii="Arial" w:hAnsi="Arial" w:cs="Arial"/>
          <w:spacing w:val="-93"/>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option does not audit it. This audit option does not affect any other AUDIT options that you may have already</w:t>
      </w:r>
      <w:r w:rsidRPr="001058B5">
        <w:rPr>
          <w:rFonts w:ascii="Arial" w:hAnsi="Arial" w:cs="Arial"/>
          <w:spacing w:val="-1"/>
          <w:sz w:val="20"/>
        </w:rPr>
        <w:t xml:space="preserve"> </w:t>
      </w:r>
      <w:r w:rsidRPr="001058B5">
        <w:rPr>
          <w:rFonts w:ascii="Arial" w:hAnsi="Arial" w:cs="Arial"/>
          <w:sz w:val="20"/>
        </w:rPr>
        <w:t>set.</w:t>
      </w:r>
    </w:p>
    <w:p w14:paraId="34B57ACB" w14:textId="77777777" w:rsidR="008C539B" w:rsidRPr="001058B5" w:rsidRDefault="00C12992">
      <w:pPr>
        <w:pStyle w:val="BodyText"/>
        <w:spacing w:before="129" w:line="228" w:lineRule="auto"/>
        <w:ind w:left="202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8"/>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issued</w:t>
      </w:r>
      <w:r w:rsidRPr="001058B5">
        <w:rPr>
          <w:rFonts w:ascii="Arial" w:hAnsi="Arial" w:cs="Arial"/>
          <w:spacing w:val="-18"/>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20"/>
        </w:rPr>
        <w:t xml:space="preserve"> </w:t>
      </w:r>
      <w:r w:rsidRPr="001058B5">
        <w:rPr>
          <w:rFonts w:ascii="Arial" w:hAnsi="Arial" w:cs="Arial"/>
        </w:rPr>
        <w:t>jward</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jsmith, enter the</w:t>
      </w:r>
      <w:r w:rsidRPr="001058B5">
        <w:rPr>
          <w:rFonts w:ascii="Arial" w:hAnsi="Arial" w:cs="Arial"/>
          <w:spacing w:val="-1"/>
        </w:rPr>
        <w:t xml:space="preserve"> </w:t>
      </w:r>
      <w:r w:rsidRPr="001058B5">
        <w:rPr>
          <w:rFonts w:ascii="Arial" w:hAnsi="Arial" w:cs="Arial"/>
        </w:rPr>
        <w:t>following:</w:t>
      </w:r>
    </w:p>
    <w:p w14:paraId="31349198" w14:textId="77777777" w:rsidR="008C539B" w:rsidRPr="001058B5" w:rsidRDefault="00C12992">
      <w:pPr>
        <w:spacing w:before="143"/>
        <w:ind w:left="2020"/>
        <w:rPr>
          <w:rFonts w:ascii="Arial" w:hAnsi="Arial" w:cs="Arial"/>
          <w:sz w:val="18"/>
        </w:rPr>
      </w:pPr>
      <w:r w:rsidRPr="001058B5">
        <w:rPr>
          <w:rFonts w:ascii="Arial" w:hAnsi="Arial" w:cs="Arial"/>
          <w:w w:val="95"/>
          <w:sz w:val="18"/>
        </w:rPr>
        <w:t>AUDIT ALL STATEMENTS BY jward, jsmith BY ACCESS WHENEVER SUCCESSFUL;</w:t>
      </w:r>
    </w:p>
    <w:p w14:paraId="48C23183" w14:textId="77777777" w:rsidR="008C539B" w:rsidRPr="001058B5" w:rsidRDefault="008C539B">
      <w:pPr>
        <w:pStyle w:val="BodyText"/>
        <w:spacing w:before="2"/>
        <w:rPr>
          <w:rFonts w:ascii="Arial" w:hAnsi="Arial" w:cs="Arial"/>
          <w:sz w:val="19"/>
        </w:rPr>
      </w:pPr>
    </w:p>
    <w:p w14:paraId="5CF23865" w14:textId="77777777" w:rsidR="008C539B" w:rsidRPr="001058B5" w:rsidRDefault="00C12992" w:rsidP="006F7931">
      <w:pPr>
        <w:pStyle w:val="ListParagraph"/>
        <w:numPr>
          <w:ilvl w:val="1"/>
          <w:numId w:val="137"/>
        </w:numPr>
        <w:tabs>
          <w:tab w:val="left" w:pos="2020"/>
        </w:tabs>
        <w:spacing w:before="0" w:line="232" w:lineRule="auto"/>
        <w:ind w:right="840" w:hanging="359"/>
        <w:rPr>
          <w:rFonts w:ascii="Arial" w:hAnsi="Arial" w:cs="Arial"/>
          <w:sz w:val="20"/>
        </w:rPr>
      </w:pPr>
      <w:r w:rsidRPr="001058B5">
        <w:rPr>
          <w:rFonts w:ascii="Arial" w:hAnsi="Arial" w:cs="Arial"/>
          <w:b/>
          <w:sz w:val="20"/>
        </w:rPr>
        <w:t>Audi</w:t>
      </w:r>
      <w:bookmarkStart w:id="1568" w:name="_bookmark1773"/>
      <w:bookmarkEnd w:id="1568"/>
      <w:r w:rsidRPr="001058B5">
        <w:rPr>
          <w:rFonts w:ascii="Arial" w:hAnsi="Arial" w:cs="Arial"/>
          <w:b/>
          <w:sz w:val="20"/>
        </w:rPr>
        <w:t>ting all the SQL statement shortcut activities performed by individual users.</w:t>
      </w:r>
      <w:r w:rsidRPr="001058B5">
        <w:rPr>
          <w:rFonts w:ascii="Arial" w:hAnsi="Arial" w:cs="Arial"/>
          <w:b/>
          <w:spacing w:val="-7"/>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83"/>
          <w:sz w:val="20"/>
        </w:rPr>
        <w:t xml:space="preserve"> </w:t>
      </w:r>
      <w:r w:rsidRPr="001058B5">
        <w:rPr>
          <w:rFonts w:ascii="Arial" w:hAnsi="Arial" w:cs="Arial"/>
          <w:sz w:val="20"/>
        </w:rPr>
        <w:t>clause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SQL</w:t>
      </w:r>
      <w:r w:rsidRPr="001058B5">
        <w:rPr>
          <w:rFonts w:ascii="Arial" w:hAnsi="Arial" w:cs="Arial"/>
          <w:spacing w:val="-6"/>
          <w:sz w:val="20"/>
        </w:rPr>
        <w:t xml:space="preserve"> </w:t>
      </w:r>
      <w:r w:rsidRPr="001058B5">
        <w:rPr>
          <w:rFonts w:ascii="Arial" w:hAnsi="Arial" w:cs="Arial"/>
          <w:sz w:val="20"/>
        </w:rPr>
        <w:t>statement</w:t>
      </w:r>
      <w:r w:rsidRPr="001058B5">
        <w:rPr>
          <w:rFonts w:ascii="Arial" w:hAnsi="Arial" w:cs="Arial"/>
          <w:spacing w:val="-6"/>
          <w:sz w:val="20"/>
        </w:rPr>
        <w:t xml:space="preserve"> </w:t>
      </w:r>
      <w:r w:rsidRPr="001058B5">
        <w:rPr>
          <w:rFonts w:ascii="Arial" w:hAnsi="Arial" w:cs="Arial"/>
          <w:sz w:val="20"/>
        </w:rPr>
        <w:t>shortcuts</w:t>
      </w:r>
      <w:r w:rsidRPr="001058B5">
        <w:rPr>
          <w:rFonts w:ascii="Arial" w:hAnsi="Arial" w:cs="Arial"/>
          <w:spacing w:val="-7"/>
          <w:sz w:val="20"/>
        </w:rPr>
        <w:t xml:space="preserve"> </w:t>
      </w:r>
      <w:r w:rsidRPr="001058B5">
        <w:rPr>
          <w:rFonts w:ascii="Arial" w:hAnsi="Arial" w:cs="Arial"/>
          <w:sz w:val="20"/>
        </w:rPr>
        <w:t>listed</w:t>
      </w:r>
      <w:r w:rsidRPr="001058B5">
        <w:rPr>
          <w:rFonts w:ascii="Arial" w:hAnsi="Arial" w:cs="Arial"/>
          <w:spacing w:val="-6"/>
          <w:sz w:val="20"/>
        </w:rPr>
        <w:t xml:space="preserve"> </w:t>
      </w:r>
      <w:r w:rsidRPr="001058B5">
        <w:rPr>
          <w:rFonts w:ascii="Arial" w:hAnsi="Arial" w:cs="Arial"/>
          <w:sz w:val="20"/>
        </w:rPr>
        <w:t xml:space="preserve">in </w:t>
      </w:r>
      <w:r w:rsidRPr="001058B5">
        <w:rPr>
          <w:rFonts w:ascii="Arial" w:hAnsi="Arial" w:cs="Arial"/>
          <w:spacing w:val="-4"/>
          <w:sz w:val="20"/>
        </w:rPr>
        <w:t xml:space="preserve">Table </w:t>
      </w:r>
      <w:r w:rsidRPr="001058B5">
        <w:rPr>
          <w:rFonts w:ascii="Arial" w:hAnsi="Arial" w:cs="Arial"/>
          <w:sz w:val="20"/>
        </w:rPr>
        <w:t xml:space="preserve">13-1 and </w:t>
      </w:r>
      <w:r w:rsidRPr="001058B5">
        <w:rPr>
          <w:rFonts w:ascii="Arial" w:hAnsi="Arial" w:cs="Arial"/>
          <w:spacing w:val="-4"/>
          <w:sz w:val="20"/>
        </w:rPr>
        <w:t xml:space="preserve">Table </w:t>
      </w:r>
      <w:r w:rsidRPr="001058B5">
        <w:rPr>
          <w:rFonts w:ascii="Arial" w:hAnsi="Arial" w:cs="Arial"/>
          <w:sz w:val="20"/>
        </w:rPr>
        <w:t xml:space="preserve">13-2 in </w:t>
      </w:r>
      <w:r w:rsidRPr="001058B5">
        <w:rPr>
          <w:rFonts w:ascii="Arial" w:hAnsi="Arial" w:cs="Arial"/>
          <w:i/>
          <w:sz w:val="20"/>
        </w:rPr>
        <w:t>Oracle Database SQL Language</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36A514F" w14:textId="77777777" w:rsidR="008C539B" w:rsidRPr="001058B5" w:rsidRDefault="00C12992">
      <w:pPr>
        <w:pStyle w:val="BodyText"/>
        <w:spacing w:before="111"/>
        <w:ind w:left="2020"/>
        <w:rPr>
          <w:rFonts w:ascii="Arial" w:hAnsi="Arial" w:cs="Arial"/>
        </w:rPr>
      </w:pPr>
      <w:r w:rsidRPr="001058B5">
        <w:rPr>
          <w:rFonts w:ascii="Arial" w:hAnsi="Arial" w:cs="Arial"/>
        </w:rPr>
        <w:t>For example:</w:t>
      </w:r>
    </w:p>
    <w:p w14:paraId="30BE1CA4" w14:textId="77777777" w:rsidR="008C539B" w:rsidRPr="001058B5" w:rsidRDefault="00C12992">
      <w:pPr>
        <w:spacing w:before="139"/>
        <w:ind w:left="2020"/>
        <w:rPr>
          <w:rFonts w:ascii="Arial" w:hAnsi="Arial" w:cs="Arial"/>
          <w:sz w:val="18"/>
        </w:rPr>
      </w:pPr>
      <w:r w:rsidRPr="001058B5">
        <w:rPr>
          <w:rFonts w:ascii="Arial" w:hAnsi="Arial" w:cs="Arial"/>
          <w:w w:val="95"/>
          <w:sz w:val="18"/>
        </w:rPr>
        <w:t>AUDIT ALL BY jward BY</w:t>
      </w:r>
      <w:r w:rsidRPr="001058B5">
        <w:rPr>
          <w:rFonts w:ascii="Arial" w:hAnsi="Arial" w:cs="Arial"/>
          <w:spacing w:val="-75"/>
          <w:w w:val="95"/>
          <w:sz w:val="18"/>
        </w:rPr>
        <w:t xml:space="preserve"> </w:t>
      </w:r>
      <w:r w:rsidRPr="001058B5">
        <w:rPr>
          <w:rFonts w:ascii="Arial" w:hAnsi="Arial" w:cs="Arial"/>
          <w:w w:val="95"/>
          <w:sz w:val="18"/>
        </w:rPr>
        <w:t>ACCESS;</w:t>
      </w:r>
    </w:p>
    <w:p w14:paraId="085D8A5C" w14:textId="77777777" w:rsidR="008C539B" w:rsidRPr="001058B5" w:rsidRDefault="008C539B">
      <w:pPr>
        <w:pStyle w:val="BodyText"/>
        <w:spacing w:before="9"/>
        <w:rPr>
          <w:rFonts w:ascii="Arial" w:hAnsi="Arial" w:cs="Arial"/>
          <w:sz w:val="18"/>
        </w:rPr>
      </w:pPr>
    </w:p>
    <w:p w14:paraId="0791A98B" w14:textId="77777777" w:rsidR="008C539B" w:rsidRPr="001058B5" w:rsidRDefault="00C12992" w:rsidP="006F7931">
      <w:pPr>
        <w:pStyle w:val="ListParagraph"/>
        <w:numPr>
          <w:ilvl w:val="1"/>
          <w:numId w:val="137"/>
        </w:numPr>
        <w:tabs>
          <w:tab w:val="left" w:pos="2020"/>
        </w:tabs>
        <w:spacing w:before="1" w:line="232" w:lineRule="auto"/>
        <w:ind w:right="880" w:hanging="359"/>
        <w:rPr>
          <w:rFonts w:ascii="Arial" w:hAnsi="Arial" w:cs="Arial"/>
          <w:sz w:val="20"/>
        </w:rPr>
      </w:pPr>
      <w:r w:rsidRPr="001058B5">
        <w:rPr>
          <w:rFonts w:ascii="Arial" w:hAnsi="Arial" w:cs="Arial"/>
          <w:b/>
          <w:sz w:val="20"/>
        </w:rPr>
        <w:t xml:space="preserve">Auditing all SQL statements for the current session, regardless of </w:t>
      </w:r>
      <w:r w:rsidRPr="001058B5">
        <w:rPr>
          <w:rFonts w:ascii="Arial" w:hAnsi="Arial" w:cs="Arial"/>
          <w:b/>
          <w:spacing w:val="-3"/>
          <w:sz w:val="20"/>
        </w:rPr>
        <w:t>user.</w:t>
      </w:r>
      <w:bookmarkStart w:id="1569" w:name="_bookmark1774"/>
      <w:bookmarkEnd w:id="1569"/>
      <w:r w:rsidRPr="001058B5">
        <w:rPr>
          <w:rFonts w:ascii="Arial" w:hAnsi="Arial" w:cs="Arial"/>
          <w:b/>
          <w:spacing w:val="-3"/>
          <w:sz w:val="20"/>
        </w:rPr>
        <w:t xml:space="preserve"> </w:t>
      </w:r>
      <w:r w:rsidRPr="001058B5">
        <w:rPr>
          <w:rFonts w:ascii="Arial" w:hAnsi="Arial" w:cs="Arial"/>
          <w:spacing w:val="-6"/>
          <w:sz w:val="20"/>
        </w:rPr>
        <w:t xml:space="preserve">You </w:t>
      </w:r>
      <w:r w:rsidRPr="001058B5">
        <w:rPr>
          <w:rFonts w:ascii="Arial" w:hAnsi="Arial" w:cs="Arial"/>
          <w:sz w:val="20"/>
        </w:rPr>
        <w:t>can 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63"/>
          <w:sz w:val="20"/>
        </w:rPr>
        <w:t xml:space="preserve"> </w:t>
      </w:r>
      <w:r w:rsidRPr="001058B5">
        <w:rPr>
          <w:rFonts w:ascii="Arial" w:hAnsi="Arial" w:cs="Arial"/>
          <w:sz w:val="20"/>
        </w:rPr>
        <w:t>SESSION</w:t>
      </w:r>
      <w:r w:rsidRPr="001058B5">
        <w:rPr>
          <w:rFonts w:ascii="Arial" w:hAnsi="Arial" w:cs="Arial"/>
          <w:spacing w:val="-63"/>
          <w:sz w:val="20"/>
        </w:rPr>
        <w:t xml:space="preserve"> </w:t>
      </w:r>
      <w:r w:rsidRPr="001058B5">
        <w:rPr>
          <w:rFonts w:ascii="Arial" w:hAnsi="Arial" w:cs="Arial"/>
          <w:sz w:val="20"/>
        </w:rPr>
        <w:t>CURRENT</w:t>
      </w:r>
      <w:r w:rsidRPr="001058B5">
        <w:rPr>
          <w:rFonts w:ascii="Arial" w:hAnsi="Arial" w:cs="Arial"/>
          <w:spacing w:val="-97"/>
          <w:sz w:val="20"/>
        </w:rPr>
        <w:t xml:space="preserve"> </w:t>
      </w:r>
      <w:r w:rsidRPr="001058B5">
        <w:rPr>
          <w:rFonts w:ascii="Arial" w:hAnsi="Arial" w:cs="Arial"/>
          <w:sz w:val="20"/>
        </w:rPr>
        <w:t>clause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ALL</w:t>
      </w:r>
      <w:r w:rsidRPr="001058B5">
        <w:rPr>
          <w:rFonts w:ascii="Arial" w:hAnsi="Arial" w:cs="Arial"/>
          <w:spacing w:val="-63"/>
          <w:sz w:val="20"/>
        </w:rPr>
        <w:t xml:space="preserve"> </w:t>
      </w:r>
      <w:r w:rsidRPr="001058B5">
        <w:rPr>
          <w:rFonts w:ascii="Arial" w:hAnsi="Arial" w:cs="Arial"/>
          <w:sz w:val="20"/>
        </w:rPr>
        <w:t>STATEMENTS</w:t>
      </w:r>
      <w:r w:rsidRPr="001058B5">
        <w:rPr>
          <w:rFonts w:ascii="Arial" w:hAnsi="Arial" w:cs="Arial"/>
          <w:spacing w:val="-97"/>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option</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audit</w:t>
      </w:r>
    </w:p>
    <w:p w14:paraId="7A21DCDC"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top-level</w:t>
      </w:r>
      <w:r w:rsidRPr="001058B5">
        <w:rPr>
          <w:rFonts w:ascii="Arial" w:hAnsi="Arial" w:cs="Arial"/>
          <w:spacing w:val="-5"/>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lifetime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session.</w:t>
      </w:r>
      <w:r w:rsidRPr="001058B5">
        <w:rPr>
          <w:rFonts w:ascii="Arial" w:hAnsi="Arial" w:cs="Arial"/>
          <w:spacing w:val="-6"/>
        </w:rPr>
        <w:t xml:space="preserve"> You</w:t>
      </w:r>
      <w:r w:rsidRPr="001058B5">
        <w:rPr>
          <w:rFonts w:ascii="Arial" w:hAnsi="Arial" w:cs="Arial"/>
          <w:spacing w:val="-5"/>
        </w:rPr>
        <w:t xml:space="preserve"> </w:t>
      </w:r>
      <w:r w:rsidRPr="001058B5">
        <w:rPr>
          <w:rFonts w:ascii="Arial" w:hAnsi="Arial" w:cs="Arial"/>
        </w:rPr>
        <w:t>cannot</w:t>
      </w:r>
      <w:r w:rsidRPr="001058B5">
        <w:rPr>
          <w:rFonts w:ascii="Arial" w:hAnsi="Arial" w:cs="Arial"/>
          <w:spacing w:val="-6"/>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IN SESSION</w:t>
      </w:r>
      <w:r w:rsidRPr="001058B5">
        <w:rPr>
          <w:rFonts w:ascii="Arial" w:hAnsi="Arial" w:cs="Arial"/>
          <w:spacing w:val="-74"/>
        </w:rPr>
        <w:t xml:space="preserve"> </w:t>
      </w:r>
      <w:r w:rsidRPr="001058B5">
        <w:rPr>
          <w:rFonts w:ascii="Arial" w:hAnsi="Arial" w:cs="Arial"/>
        </w:rPr>
        <w:t>CURRENT</w:t>
      </w:r>
      <w:r w:rsidRPr="001058B5">
        <w:rPr>
          <w:rFonts w:ascii="Arial" w:hAnsi="Arial" w:cs="Arial"/>
          <w:spacing w:val="-102"/>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specific</w:t>
      </w:r>
      <w:r w:rsidRPr="001058B5">
        <w:rPr>
          <w:rFonts w:ascii="Arial" w:hAnsi="Arial" w:cs="Arial"/>
          <w:spacing w:val="-28"/>
        </w:rPr>
        <w:t xml:space="preserve"> </w:t>
      </w:r>
      <w:r w:rsidRPr="001058B5">
        <w:rPr>
          <w:rFonts w:ascii="Arial" w:hAnsi="Arial" w:cs="Arial"/>
          <w:spacing w:val="-4"/>
        </w:rPr>
        <w:t>user.</w:t>
      </w:r>
      <w:r w:rsidRPr="001058B5">
        <w:rPr>
          <w:rFonts w:ascii="Arial" w:hAnsi="Arial" w:cs="Arial"/>
          <w:spacing w:val="-28"/>
        </w:rPr>
        <w:t xml:space="preserve"> </w:t>
      </w:r>
      <w:r w:rsidRPr="001058B5">
        <w:rPr>
          <w:rFonts w:ascii="Arial" w:hAnsi="Arial" w:cs="Arial"/>
          <w:spacing w:val="-6"/>
        </w:rPr>
        <w:t>You</w:t>
      </w:r>
      <w:r w:rsidRPr="001058B5">
        <w:rPr>
          <w:rFonts w:ascii="Arial" w:hAnsi="Arial" w:cs="Arial"/>
          <w:spacing w:val="-28"/>
        </w:rPr>
        <w:t xml:space="preserve"> </w:t>
      </w:r>
      <w:r w:rsidRPr="001058B5">
        <w:rPr>
          <w:rFonts w:ascii="Arial" w:hAnsi="Arial" w:cs="Arial"/>
        </w:rPr>
        <w:t>cannot</w:t>
      </w:r>
      <w:r w:rsidRPr="001058B5">
        <w:rPr>
          <w:rFonts w:ascii="Arial" w:hAnsi="Arial" w:cs="Arial"/>
          <w:spacing w:val="-28"/>
        </w:rPr>
        <w:t xml:space="preserve"> </w:t>
      </w:r>
      <w:r w:rsidRPr="001058B5">
        <w:rPr>
          <w:rFonts w:ascii="Arial" w:hAnsi="Arial" w:cs="Arial"/>
        </w:rPr>
        <w:t>use</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NOAUDIT</w:t>
      </w:r>
      <w:r w:rsidRPr="001058B5">
        <w:rPr>
          <w:rFonts w:ascii="Arial" w:hAnsi="Arial" w:cs="Arial"/>
          <w:spacing w:val="-102"/>
        </w:rPr>
        <w:t xml:space="preserve"> </w:t>
      </w:r>
      <w:r w:rsidRPr="001058B5">
        <w:rPr>
          <w:rFonts w:ascii="Arial" w:hAnsi="Arial" w:cs="Arial"/>
        </w:rPr>
        <w:t>statement to cancel it, but the auditing lasts only as long as the user session lasts. When the user ends the session, the auditing</w:t>
      </w:r>
      <w:r w:rsidRPr="001058B5">
        <w:rPr>
          <w:rFonts w:ascii="Arial" w:hAnsi="Arial" w:cs="Arial"/>
          <w:spacing w:val="-5"/>
        </w:rPr>
        <w:t xml:space="preserve"> </w:t>
      </w:r>
      <w:r w:rsidRPr="001058B5">
        <w:rPr>
          <w:rFonts w:ascii="Arial" w:hAnsi="Arial" w:cs="Arial"/>
        </w:rPr>
        <w:t>ends.</w:t>
      </w:r>
    </w:p>
    <w:p w14:paraId="0022D9F0" w14:textId="77777777" w:rsidR="008C539B" w:rsidRPr="001058B5" w:rsidRDefault="00C12992">
      <w:pPr>
        <w:pStyle w:val="BodyText"/>
        <w:spacing w:before="106"/>
        <w:ind w:left="2020"/>
        <w:rPr>
          <w:rFonts w:ascii="Arial" w:hAnsi="Arial" w:cs="Arial"/>
        </w:rPr>
      </w:pPr>
      <w:r w:rsidRPr="001058B5">
        <w:rPr>
          <w:rFonts w:ascii="Arial" w:hAnsi="Arial" w:cs="Arial"/>
        </w:rPr>
        <w:t>For example, to audit all unsuccessful statements in any current user session:</w:t>
      </w:r>
    </w:p>
    <w:p w14:paraId="540F82F6"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ALL STATEMENTS IN SESSION CURRENT BY ACCESS WHENEVER NOT SUCCESSFUL;</w:t>
      </w:r>
    </w:p>
    <w:p w14:paraId="721FE8BD" w14:textId="77777777" w:rsidR="008C539B" w:rsidRPr="001058B5" w:rsidRDefault="008C539B">
      <w:pPr>
        <w:pStyle w:val="BodyText"/>
        <w:spacing w:before="1"/>
        <w:rPr>
          <w:rFonts w:ascii="Arial" w:hAnsi="Arial" w:cs="Arial"/>
          <w:sz w:val="19"/>
        </w:rPr>
      </w:pPr>
    </w:p>
    <w:p w14:paraId="4D308CED" w14:textId="77777777" w:rsidR="008C539B" w:rsidRPr="001058B5" w:rsidRDefault="00C12992">
      <w:pPr>
        <w:pStyle w:val="BodyText"/>
        <w:spacing w:before="1" w:line="228" w:lineRule="auto"/>
        <w:ind w:left="2020"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58"/>
        </w:rPr>
        <w:t xml:space="preserve"> </w:t>
      </w:r>
      <w:r w:rsidRPr="001058B5">
        <w:rPr>
          <w:rFonts w:ascii="Arial" w:hAnsi="Arial" w:cs="Arial"/>
        </w:rPr>
        <w:t>ALL</w:t>
      </w:r>
      <w:r w:rsidRPr="001058B5">
        <w:rPr>
          <w:rFonts w:ascii="Arial" w:hAnsi="Arial" w:cs="Arial"/>
          <w:spacing w:val="-58"/>
        </w:rPr>
        <w:t xml:space="preserve"> </w:t>
      </w:r>
      <w:r w:rsidRPr="001058B5">
        <w:rPr>
          <w:rFonts w:ascii="Arial" w:hAnsi="Arial" w:cs="Arial"/>
        </w:rPr>
        <w:t>STATEMENTS</w:t>
      </w:r>
      <w:r w:rsidRPr="001058B5">
        <w:rPr>
          <w:rFonts w:ascii="Arial" w:hAnsi="Arial" w:cs="Arial"/>
          <w:spacing w:val="-94"/>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option</w:t>
      </w:r>
      <w:r w:rsidRPr="001058B5">
        <w:rPr>
          <w:rFonts w:ascii="Arial" w:hAnsi="Arial" w:cs="Arial"/>
          <w:spacing w:val="-20"/>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58"/>
        </w:rPr>
        <w:t xml:space="preserve"> </w:t>
      </w:r>
      <w:r w:rsidRPr="001058B5">
        <w:rPr>
          <w:rFonts w:ascii="Arial" w:hAnsi="Arial" w:cs="Arial"/>
        </w:rPr>
        <w:t>SESSION CURRENT</w:t>
      </w:r>
      <w:r w:rsidRPr="001058B5">
        <w:rPr>
          <w:rFonts w:ascii="Arial" w:hAnsi="Arial" w:cs="Arial"/>
          <w:spacing w:val="-88"/>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 SYS_CONTEXT</w:t>
      </w:r>
      <w:r w:rsidRPr="001058B5">
        <w:rPr>
          <w:rFonts w:ascii="Arial" w:hAnsi="Arial" w:cs="Arial"/>
          <w:spacing w:val="-97"/>
        </w:rPr>
        <w:t xml:space="preserve"> </w:t>
      </w:r>
      <w:r w:rsidRPr="001058B5">
        <w:rPr>
          <w:rFonts w:ascii="Arial" w:hAnsi="Arial" w:cs="Arial"/>
        </w:rPr>
        <w:t>function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only</w:t>
      </w:r>
      <w:r w:rsidRPr="001058B5">
        <w:rPr>
          <w:rFonts w:ascii="Arial" w:hAnsi="Arial" w:cs="Arial"/>
          <w:spacing w:val="-24"/>
        </w:rPr>
        <w:t xml:space="preserve"> </w:t>
      </w:r>
      <w:r w:rsidRPr="001058B5">
        <w:rPr>
          <w:rFonts w:ascii="Arial" w:hAnsi="Arial" w:cs="Arial"/>
        </w:rPr>
        <w:t>under</w:t>
      </w:r>
      <w:r w:rsidRPr="001058B5">
        <w:rPr>
          <w:rFonts w:ascii="Arial" w:hAnsi="Arial" w:cs="Arial"/>
          <w:spacing w:val="-23"/>
        </w:rPr>
        <w:t xml:space="preserve"> </w:t>
      </w:r>
      <w:r w:rsidRPr="001058B5">
        <w:rPr>
          <w:rFonts w:ascii="Arial" w:hAnsi="Arial" w:cs="Arial"/>
        </w:rPr>
        <w:t>certain</w:t>
      </w:r>
      <w:r w:rsidRPr="001058B5">
        <w:rPr>
          <w:rFonts w:ascii="Arial" w:hAnsi="Arial" w:cs="Arial"/>
          <w:spacing w:val="-23"/>
        </w:rPr>
        <w:t xml:space="preserve"> </w:t>
      </w:r>
      <w:r w:rsidRPr="001058B5">
        <w:rPr>
          <w:rFonts w:ascii="Arial" w:hAnsi="Arial" w:cs="Arial"/>
        </w:rPr>
        <w:t>conditions,</w:t>
      </w:r>
    </w:p>
    <w:p w14:paraId="5A9B3A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10103D9B" w14:textId="77777777" w:rsidR="008C539B" w:rsidRPr="001058B5" w:rsidRDefault="008C539B">
      <w:pPr>
        <w:pStyle w:val="BodyText"/>
        <w:spacing w:before="5"/>
        <w:rPr>
          <w:rFonts w:ascii="Arial" w:hAnsi="Arial" w:cs="Arial"/>
          <w:sz w:val="25"/>
        </w:rPr>
      </w:pPr>
    </w:p>
    <w:p w14:paraId="5A180E17" w14:textId="77777777" w:rsidR="008C539B" w:rsidRPr="001058B5" w:rsidRDefault="00C12992">
      <w:pPr>
        <w:pStyle w:val="BodyText"/>
        <w:spacing w:before="99" w:line="232" w:lineRule="auto"/>
        <w:ind w:left="2620" w:right="185"/>
        <w:rPr>
          <w:rFonts w:ascii="Arial" w:hAnsi="Arial" w:cs="Arial"/>
        </w:rPr>
      </w:pPr>
      <w:r w:rsidRPr="001058B5">
        <w:rPr>
          <w:rFonts w:ascii="Arial" w:hAnsi="Arial" w:cs="Arial"/>
        </w:rPr>
        <w:t>such as the time a user logs in between 6:30 p.m. to 9:00 a.m. This would enable you to capture SQL statements performed by users who log in to the database</w:t>
      </w:r>
      <w:bookmarkStart w:id="1570" w:name="_bookmark1775"/>
      <w:bookmarkEnd w:id="1570"/>
      <w:r w:rsidRPr="001058B5">
        <w:rPr>
          <w:rFonts w:ascii="Arial" w:hAnsi="Arial" w:cs="Arial"/>
        </w:rPr>
        <w:t xml:space="preserve"> during non-work hours.</w:t>
      </w:r>
    </w:p>
    <w:p w14:paraId="67E17DB1" w14:textId="77777777" w:rsidR="008C539B" w:rsidRPr="001058B5" w:rsidRDefault="00C12992">
      <w:pPr>
        <w:pStyle w:val="BodyText"/>
        <w:spacing w:before="117" w:line="232" w:lineRule="auto"/>
        <w:ind w:left="2620" w:right="102"/>
        <w:rPr>
          <w:rFonts w:ascii="Arial" w:hAnsi="Arial" w:cs="Arial"/>
        </w:rPr>
      </w:pPr>
      <w:r w:rsidRPr="001058B5">
        <w:rPr>
          <w:rFonts w:ascii="Arial" w:hAnsi="Arial" w:cs="Arial"/>
        </w:rPr>
        <w:t>This type of auditing is useful to increase the collection of audit activity when you suspect this connection may not be secure or could pose an internal threat. For example, by using a databa</w:t>
      </w:r>
      <w:bookmarkStart w:id="1571" w:name="_bookmark1776"/>
      <w:bookmarkEnd w:id="1571"/>
      <w:r w:rsidRPr="001058B5">
        <w:rPr>
          <w:rFonts w:ascii="Arial" w:hAnsi="Arial" w:cs="Arial"/>
        </w:rPr>
        <w:t>se logon trigger, you can query contents of the connection context using the SYS_CONTEXT</w:t>
      </w:r>
      <w:r w:rsidRPr="001058B5">
        <w:rPr>
          <w:rFonts w:ascii="Arial" w:hAnsi="Arial" w:cs="Arial"/>
          <w:spacing w:val="-96"/>
        </w:rPr>
        <w:t xml:space="preserve"> </w:t>
      </w:r>
      <w:r w:rsidRPr="001058B5">
        <w:rPr>
          <w:rFonts w:ascii="Arial" w:hAnsi="Arial" w:cs="Arial"/>
        </w:rPr>
        <w:t>function.</w:t>
      </w:r>
    </w:p>
    <w:p w14:paraId="509FDA5F" w14:textId="77777777" w:rsidR="008C539B" w:rsidRPr="001058B5" w:rsidRDefault="00C12992">
      <w:pPr>
        <w:pStyle w:val="BodyText"/>
        <w:spacing w:before="112" w:line="232" w:lineRule="auto"/>
        <w:ind w:left="2620" w:right="834"/>
        <w:rPr>
          <w:rFonts w:ascii="Arial" w:hAnsi="Arial" w:cs="Arial"/>
        </w:rPr>
      </w:pPr>
      <w:r w:rsidRPr="001058B5">
        <w:rPr>
          <w:rFonts w:ascii="Arial" w:hAnsi="Arial" w:cs="Arial"/>
        </w:rPr>
        <w:t>The logon trigger functionality can establish that this connection should be audited more fully. Issue the following SQL command:</w:t>
      </w:r>
    </w:p>
    <w:p w14:paraId="1F895E02"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ALL STATEMENTS IN SESSION CURRENT;</w:t>
      </w:r>
    </w:p>
    <w:p w14:paraId="73E830FD" w14:textId="77777777" w:rsidR="008C539B" w:rsidRPr="001058B5" w:rsidRDefault="008C539B">
      <w:pPr>
        <w:pStyle w:val="BodyText"/>
        <w:spacing w:before="3"/>
        <w:rPr>
          <w:rFonts w:ascii="Arial" w:hAnsi="Arial" w:cs="Arial"/>
          <w:sz w:val="18"/>
        </w:rPr>
      </w:pPr>
    </w:p>
    <w:p w14:paraId="2DAC57F1" w14:textId="77777777" w:rsidR="008C539B" w:rsidRPr="001058B5" w:rsidRDefault="00C12992">
      <w:pPr>
        <w:pStyle w:val="BodyText"/>
        <w:ind w:left="2620"/>
        <w:rPr>
          <w:rFonts w:ascii="Arial" w:hAnsi="Arial" w:cs="Arial"/>
        </w:rPr>
      </w:pPr>
      <w:r w:rsidRPr="001058B5">
        <w:rPr>
          <w:rFonts w:ascii="Arial" w:hAnsi="Arial" w:cs="Arial"/>
        </w:rPr>
        <w:t>This type of auditing remains in effect until this session is terminated.</w:t>
      </w:r>
    </w:p>
    <w:p w14:paraId="47B6801B" w14:textId="77777777" w:rsidR="008C539B" w:rsidRPr="001058B5" w:rsidRDefault="00C12992" w:rsidP="006F7931">
      <w:pPr>
        <w:pStyle w:val="ListParagraph"/>
        <w:numPr>
          <w:ilvl w:val="2"/>
          <w:numId w:val="137"/>
        </w:numPr>
        <w:tabs>
          <w:tab w:val="left" w:pos="2620"/>
        </w:tabs>
        <w:spacing w:before="119" w:line="230" w:lineRule="auto"/>
        <w:ind w:left="2619" w:right="231" w:hanging="359"/>
        <w:rPr>
          <w:rFonts w:ascii="Arial" w:hAnsi="Arial" w:cs="Arial"/>
          <w:sz w:val="20"/>
        </w:rPr>
      </w:pPr>
      <w:r w:rsidRPr="001058B5">
        <w:rPr>
          <w:rFonts w:ascii="Arial" w:hAnsi="Arial" w:cs="Arial"/>
          <w:b/>
          <w:sz w:val="20"/>
        </w:rPr>
        <w:t>Auditing</w:t>
      </w:r>
      <w:r w:rsidRPr="001058B5">
        <w:rPr>
          <w:rFonts w:ascii="Arial" w:hAnsi="Arial" w:cs="Arial"/>
          <w:b/>
          <w:spacing w:val="-20"/>
          <w:sz w:val="20"/>
        </w:rPr>
        <w:t xml:space="preserve"> </w:t>
      </w:r>
      <w:r w:rsidRPr="001058B5">
        <w:rPr>
          <w:rFonts w:ascii="Arial" w:hAnsi="Arial" w:cs="Arial"/>
          <w:b/>
          <w:sz w:val="20"/>
        </w:rPr>
        <w:t>login</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logoff</w:t>
      </w:r>
      <w:r w:rsidRPr="001058B5">
        <w:rPr>
          <w:rFonts w:ascii="Arial" w:hAnsi="Arial" w:cs="Arial"/>
          <w:b/>
          <w:spacing w:val="-20"/>
          <w:sz w:val="20"/>
        </w:rPr>
        <w:t xml:space="preserve"> </w:t>
      </w:r>
      <w:r w:rsidRPr="001058B5">
        <w:rPr>
          <w:rFonts w:ascii="Arial" w:hAnsi="Arial" w:cs="Arial"/>
          <w:b/>
          <w:sz w:val="20"/>
        </w:rPr>
        <w:t>connections</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disconnections.</w:t>
      </w:r>
      <w:r w:rsidRPr="001058B5">
        <w:rPr>
          <w:rFonts w:ascii="Arial" w:hAnsi="Arial" w:cs="Arial"/>
          <w:b/>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57"/>
          <w:sz w:val="20"/>
        </w:rPr>
        <w:t xml:space="preserve"> </w:t>
      </w:r>
      <w:r w:rsidRPr="001058B5">
        <w:rPr>
          <w:rFonts w:ascii="Arial" w:hAnsi="Arial" w:cs="Arial"/>
          <w:sz w:val="20"/>
        </w:rPr>
        <w:t>SESSION statement</w:t>
      </w:r>
      <w:r w:rsidRPr="001058B5">
        <w:rPr>
          <w:rFonts w:ascii="Arial" w:hAnsi="Arial" w:cs="Arial"/>
          <w:spacing w:val="-4"/>
          <w:sz w:val="20"/>
        </w:rPr>
        <w:t xml:space="preserve"> </w:t>
      </w:r>
      <w:r w:rsidRPr="001058B5">
        <w:rPr>
          <w:rFonts w:ascii="Arial" w:hAnsi="Arial" w:cs="Arial"/>
          <w:sz w:val="20"/>
        </w:rPr>
        <w:t>generates</w:t>
      </w:r>
      <w:r w:rsidRPr="001058B5">
        <w:rPr>
          <w:rFonts w:ascii="Arial" w:hAnsi="Arial" w:cs="Arial"/>
          <w:spacing w:val="-4"/>
          <w:sz w:val="20"/>
        </w:rPr>
        <w:t xml:space="preserve"> </w:t>
      </w:r>
      <w:bookmarkStart w:id="1572" w:name="_bookmark1777"/>
      <w:bookmarkEnd w:id="1572"/>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independent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every</w:t>
      </w:r>
      <w:r w:rsidRPr="001058B5">
        <w:rPr>
          <w:rFonts w:ascii="Arial" w:hAnsi="Arial" w:cs="Arial"/>
          <w:spacing w:val="-5"/>
          <w:sz w:val="20"/>
        </w:rPr>
        <w:t xml:space="preserve"> </w:t>
      </w:r>
      <w:r w:rsidRPr="001058B5">
        <w:rPr>
          <w:rFonts w:ascii="Arial" w:hAnsi="Arial" w:cs="Arial"/>
          <w:sz w:val="20"/>
        </w:rPr>
        <w:t>login</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logoff</w:t>
      </w:r>
      <w:r w:rsidRPr="001058B5">
        <w:rPr>
          <w:rFonts w:ascii="Arial" w:hAnsi="Arial" w:cs="Arial"/>
          <w:spacing w:val="-3"/>
          <w:sz w:val="20"/>
        </w:rPr>
        <w:t xml:space="preserve"> </w:t>
      </w:r>
      <w:r w:rsidRPr="001058B5">
        <w:rPr>
          <w:rFonts w:ascii="Arial" w:hAnsi="Arial" w:cs="Arial"/>
          <w:sz w:val="20"/>
        </w:rPr>
        <w:t>event. This enables you to audit all successful and unsuccessful connections to and disconnections from the database, regardless of</w:t>
      </w:r>
      <w:r w:rsidRPr="001058B5">
        <w:rPr>
          <w:rFonts w:ascii="Arial" w:hAnsi="Arial" w:cs="Arial"/>
          <w:spacing w:val="-8"/>
          <w:sz w:val="20"/>
        </w:rPr>
        <w:t xml:space="preserve"> </w:t>
      </w:r>
      <w:r w:rsidRPr="001058B5">
        <w:rPr>
          <w:rFonts w:ascii="Arial" w:hAnsi="Arial" w:cs="Arial"/>
          <w:spacing w:val="-4"/>
          <w:sz w:val="20"/>
        </w:rPr>
        <w:t>user.</w:t>
      </w:r>
    </w:p>
    <w:p w14:paraId="3F5D778E"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7FC06410" w14:textId="77777777" w:rsidR="008C539B" w:rsidRPr="001058B5" w:rsidRDefault="00C12992">
      <w:pPr>
        <w:spacing w:before="140"/>
        <w:ind w:left="2620"/>
        <w:rPr>
          <w:rFonts w:ascii="Arial" w:hAnsi="Arial" w:cs="Arial"/>
          <w:sz w:val="18"/>
        </w:rPr>
      </w:pPr>
      <w:r w:rsidRPr="001058B5">
        <w:rPr>
          <w:rFonts w:ascii="Arial" w:hAnsi="Arial" w:cs="Arial"/>
          <w:w w:val="95"/>
          <w:sz w:val="18"/>
        </w:rPr>
        <w:t>AUDIT SESSION BY ACCESS;</w:t>
      </w:r>
    </w:p>
    <w:p w14:paraId="12CBC615" w14:textId="77777777" w:rsidR="008C539B" w:rsidRPr="001058B5" w:rsidRDefault="008C539B">
      <w:pPr>
        <w:pStyle w:val="BodyText"/>
        <w:spacing w:before="8"/>
        <w:rPr>
          <w:rFonts w:ascii="Arial" w:hAnsi="Arial" w:cs="Arial"/>
          <w:sz w:val="18"/>
        </w:rPr>
      </w:pPr>
    </w:p>
    <w:p w14:paraId="2E7AC84E" w14:textId="77777777" w:rsidR="008C539B" w:rsidRPr="001058B5" w:rsidRDefault="00C12992">
      <w:pPr>
        <w:pStyle w:val="BodyText"/>
        <w:spacing w:line="232" w:lineRule="auto"/>
        <w:ind w:left="2620"/>
        <w:rPr>
          <w:rFonts w:ascii="Arial" w:hAnsi="Arial" w:cs="Arial"/>
        </w:rPr>
      </w:pPr>
      <w:r w:rsidRPr="001058B5">
        <w:rPr>
          <w:rFonts w:ascii="Arial" w:hAnsi="Arial" w:cs="Arial"/>
        </w:rPr>
        <w:t>You can set this option selectively for individual users also, as in the following example:</w:t>
      </w:r>
    </w:p>
    <w:p w14:paraId="37632669" w14:textId="77777777" w:rsidR="008C539B" w:rsidRPr="001058B5" w:rsidRDefault="00C12992">
      <w:pPr>
        <w:spacing w:before="142"/>
        <w:ind w:left="2620"/>
        <w:rPr>
          <w:rFonts w:ascii="Arial" w:hAnsi="Arial" w:cs="Arial"/>
          <w:sz w:val="18"/>
        </w:rPr>
      </w:pPr>
      <w:r w:rsidRPr="001058B5">
        <w:rPr>
          <w:rFonts w:ascii="Arial" w:hAnsi="Arial" w:cs="Arial"/>
          <w:w w:val="95"/>
          <w:sz w:val="18"/>
        </w:rPr>
        <w:t>AUDIT SESSION BY jward, jsmith BY ACCESS;</w:t>
      </w:r>
    </w:p>
    <w:p w14:paraId="71C56E52" w14:textId="77777777" w:rsidR="008C539B" w:rsidRPr="001058B5" w:rsidRDefault="008C539B">
      <w:pPr>
        <w:pStyle w:val="BodyText"/>
        <w:spacing w:before="1"/>
        <w:rPr>
          <w:rFonts w:ascii="Arial" w:hAnsi="Arial" w:cs="Arial"/>
          <w:sz w:val="19"/>
        </w:rPr>
      </w:pPr>
    </w:p>
    <w:p w14:paraId="3E263A5F" w14:textId="77777777" w:rsidR="008C539B" w:rsidRPr="001058B5" w:rsidRDefault="00C12992" w:rsidP="006F7931">
      <w:pPr>
        <w:pStyle w:val="ListParagraph"/>
        <w:numPr>
          <w:ilvl w:val="2"/>
          <w:numId w:val="137"/>
        </w:numPr>
        <w:tabs>
          <w:tab w:val="left" w:pos="2620"/>
        </w:tabs>
        <w:spacing w:before="0" w:line="228" w:lineRule="auto"/>
        <w:ind w:left="2619" w:right="374" w:hanging="359"/>
        <w:rPr>
          <w:rFonts w:ascii="Arial" w:hAnsi="Arial" w:cs="Arial"/>
          <w:sz w:val="20"/>
        </w:rPr>
      </w:pPr>
      <w:r w:rsidRPr="001058B5">
        <w:rPr>
          <w:rFonts w:ascii="Arial" w:hAnsi="Arial" w:cs="Arial"/>
          <w:b/>
          <w:sz w:val="20"/>
        </w:rPr>
        <w:t>Auditing</w:t>
      </w:r>
      <w:r w:rsidRPr="001058B5">
        <w:rPr>
          <w:rFonts w:ascii="Arial" w:hAnsi="Arial" w:cs="Arial"/>
          <w:b/>
          <w:spacing w:val="-13"/>
          <w:sz w:val="20"/>
        </w:rPr>
        <w:t xml:space="preserve"> </w:t>
      </w:r>
      <w:r w:rsidRPr="001058B5">
        <w:rPr>
          <w:rFonts w:ascii="Arial" w:hAnsi="Arial" w:cs="Arial"/>
          <w:b/>
          <w:sz w:val="20"/>
        </w:rPr>
        <w:t>statements</w:t>
      </w:r>
      <w:r w:rsidRPr="001058B5">
        <w:rPr>
          <w:rFonts w:ascii="Arial" w:hAnsi="Arial" w:cs="Arial"/>
          <w:b/>
          <w:spacing w:val="-14"/>
          <w:sz w:val="20"/>
        </w:rPr>
        <w:t xml:space="preserve"> </w:t>
      </w:r>
      <w:r w:rsidRPr="001058B5">
        <w:rPr>
          <w:rFonts w:ascii="Arial" w:hAnsi="Arial" w:cs="Arial"/>
          <w:b/>
          <w:sz w:val="20"/>
        </w:rPr>
        <w:t>that</w:t>
      </w:r>
      <w:r w:rsidRPr="001058B5">
        <w:rPr>
          <w:rFonts w:ascii="Arial" w:hAnsi="Arial" w:cs="Arial"/>
          <w:b/>
          <w:spacing w:val="-13"/>
          <w:sz w:val="20"/>
        </w:rPr>
        <w:t xml:space="preserve"> </w:t>
      </w:r>
      <w:r w:rsidRPr="001058B5">
        <w:rPr>
          <w:rFonts w:ascii="Arial" w:hAnsi="Arial" w:cs="Arial"/>
          <w:b/>
          <w:sz w:val="20"/>
        </w:rPr>
        <w:t>fail</w:t>
      </w:r>
      <w:r w:rsidRPr="001058B5">
        <w:rPr>
          <w:rFonts w:ascii="Arial" w:hAnsi="Arial" w:cs="Arial"/>
          <w:b/>
          <w:spacing w:val="-13"/>
          <w:sz w:val="20"/>
        </w:rPr>
        <w:t xml:space="preserve"> </w:t>
      </w:r>
      <w:r w:rsidRPr="001058B5">
        <w:rPr>
          <w:rFonts w:ascii="Arial" w:hAnsi="Arial" w:cs="Arial"/>
          <w:b/>
          <w:sz w:val="20"/>
        </w:rPr>
        <w:t>because</w:t>
      </w:r>
      <w:r w:rsidRPr="001058B5">
        <w:rPr>
          <w:rFonts w:ascii="Arial" w:hAnsi="Arial" w:cs="Arial"/>
          <w:b/>
          <w:spacing w:val="-13"/>
          <w:sz w:val="20"/>
        </w:rPr>
        <w:t xml:space="preserve"> </w:t>
      </w:r>
      <w:r w:rsidRPr="001058B5">
        <w:rPr>
          <w:rFonts w:ascii="Arial" w:hAnsi="Arial" w:cs="Arial"/>
          <w:b/>
          <w:sz w:val="20"/>
        </w:rPr>
        <w:t>an</w:t>
      </w:r>
      <w:r w:rsidRPr="001058B5">
        <w:rPr>
          <w:rFonts w:ascii="Arial" w:hAnsi="Arial" w:cs="Arial"/>
          <w:b/>
          <w:spacing w:val="-14"/>
          <w:sz w:val="20"/>
        </w:rPr>
        <w:t xml:space="preserve"> </w:t>
      </w:r>
      <w:r w:rsidRPr="001058B5">
        <w:rPr>
          <w:rFonts w:ascii="Arial" w:hAnsi="Arial" w:cs="Arial"/>
          <w:b/>
          <w:sz w:val="20"/>
        </w:rPr>
        <w:t>object</w:t>
      </w:r>
      <w:r w:rsidRPr="001058B5">
        <w:rPr>
          <w:rFonts w:ascii="Arial" w:hAnsi="Arial" w:cs="Arial"/>
          <w:b/>
          <w:spacing w:val="-13"/>
          <w:sz w:val="20"/>
        </w:rPr>
        <w:t xml:space="preserve"> </w:t>
      </w:r>
      <w:r w:rsidRPr="001058B5">
        <w:rPr>
          <w:rFonts w:ascii="Arial" w:hAnsi="Arial" w:cs="Arial"/>
          <w:b/>
          <w:sz w:val="20"/>
        </w:rPr>
        <w:t>does</w:t>
      </w:r>
      <w:r w:rsidRPr="001058B5">
        <w:rPr>
          <w:rFonts w:ascii="Arial" w:hAnsi="Arial" w:cs="Arial"/>
          <w:b/>
          <w:spacing w:val="-13"/>
          <w:sz w:val="20"/>
        </w:rPr>
        <w:t xml:space="preserve"> </w:t>
      </w:r>
      <w:r w:rsidRPr="001058B5">
        <w:rPr>
          <w:rFonts w:ascii="Arial" w:hAnsi="Arial" w:cs="Arial"/>
          <w:b/>
          <w:sz w:val="20"/>
        </w:rPr>
        <w:t>not</w:t>
      </w:r>
      <w:r w:rsidRPr="001058B5">
        <w:rPr>
          <w:rFonts w:ascii="Arial" w:hAnsi="Arial" w:cs="Arial"/>
          <w:b/>
          <w:spacing w:val="-14"/>
          <w:sz w:val="20"/>
        </w:rPr>
        <w:t xml:space="preserve"> </w:t>
      </w:r>
      <w:r w:rsidRPr="001058B5">
        <w:rPr>
          <w:rFonts w:ascii="Arial" w:hAnsi="Arial" w:cs="Arial"/>
          <w:b/>
          <w:sz w:val="20"/>
        </w:rPr>
        <w:t>exist.</w:t>
      </w:r>
      <w:r w:rsidRPr="001058B5">
        <w:rPr>
          <w:rFonts w:ascii="Arial" w:hAnsi="Arial" w:cs="Arial"/>
          <w:b/>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NOT</w:t>
      </w:r>
      <w:r w:rsidRPr="001058B5">
        <w:rPr>
          <w:rFonts w:ascii="Arial" w:hAnsi="Arial" w:cs="Arial"/>
          <w:spacing w:val="-44"/>
          <w:sz w:val="20"/>
        </w:rPr>
        <w:t xml:space="preserve"> </w:t>
      </w:r>
      <w:r w:rsidRPr="001058B5">
        <w:rPr>
          <w:rFonts w:ascii="Arial" w:hAnsi="Arial" w:cs="Arial"/>
          <w:sz w:val="20"/>
        </w:rPr>
        <w:t>EXISTS option of the AUDIT statement specifies auditing of all SQL statements that fail because the target object does not</w:t>
      </w:r>
      <w:r w:rsidRPr="001058B5">
        <w:rPr>
          <w:rFonts w:ascii="Arial" w:hAnsi="Arial" w:cs="Arial"/>
          <w:spacing w:val="-3"/>
          <w:sz w:val="20"/>
        </w:rPr>
        <w:t xml:space="preserve"> </w:t>
      </w:r>
      <w:r w:rsidRPr="001058B5">
        <w:rPr>
          <w:rFonts w:ascii="Arial" w:hAnsi="Arial" w:cs="Arial"/>
          <w:sz w:val="20"/>
        </w:rPr>
        <w:t>exist.</w:t>
      </w:r>
    </w:p>
    <w:p w14:paraId="5B9A2EA5"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44FC4B81"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NOT EXISTS;</w:t>
      </w:r>
    </w:p>
    <w:p w14:paraId="1DE96C5B" w14:textId="77777777" w:rsidR="008C539B" w:rsidRPr="001058B5" w:rsidRDefault="008C539B">
      <w:pPr>
        <w:pStyle w:val="BodyText"/>
        <w:spacing w:before="3"/>
        <w:rPr>
          <w:rFonts w:ascii="Arial" w:hAnsi="Arial" w:cs="Arial"/>
          <w:sz w:val="18"/>
        </w:rPr>
      </w:pPr>
    </w:p>
    <w:p w14:paraId="1EEEA665" w14:textId="77777777" w:rsidR="008C539B" w:rsidRPr="001058B5" w:rsidRDefault="00C12992">
      <w:pPr>
        <w:spacing w:line="246"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AUDIT</w:t>
      </w:r>
    </w:p>
    <w:p w14:paraId="4472212C" w14:textId="77777777" w:rsidR="008C539B" w:rsidRPr="001058B5" w:rsidRDefault="00C12992">
      <w:pPr>
        <w:pStyle w:val="BodyText"/>
        <w:spacing w:line="242" w:lineRule="exact"/>
        <w:ind w:left="2260"/>
        <w:rPr>
          <w:rFonts w:ascii="Arial" w:hAnsi="Arial" w:cs="Arial"/>
        </w:rPr>
      </w:pPr>
      <w:r w:rsidRPr="001058B5">
        <w:rPr>
          <w:rFonts w:ascii="Arial" w:hAnsi="Arial" w:cs="Arial"/>
        </w:rPr>
        <w:t>SQL statement.</w:t>
      </w:r>
    </w:p>
    <w:p w14:paraId="696F5C77" w14:textId="77777777" w:rsidR="008C539B" w:rsidRPr="001058B5" w:rsidRDefault="008C539B">
      <w:pPr>
        <w:pStyle w:val="BodyText"/>
        <w:spacing w:before="3"/>
        <w:rPr>
          <w:rFonts w:ascii="Arial" w:hAnsi="Arial" w:cs="Arial"/>
          <w:sz w:val="23"/>
        </w:rPr>
      </w:pPr>
    </w:p>
    <w:p w14:paraId="703B2602" w14:textId="77777777" w:rsidR="008C539B" w:rsidRPr="001058B5" w:rsidRDefault="00C12992">
      <w:pPr>
        <w:pStyle w:val="Heading6"/>
      </w:pPr>
      <w:bookmarkStart w:id="1573" w:name="Removing_SQL_Statement_Auditing"/>
      <w:bookmarkStart w:id="1574" w:name="_bookmark1778"/>
      <w:bookmarkEnd w:id="1573"/>
      <w:bookmarkEnd w:id="1574"/>
      <w:r w:rsidRPr="001058B5">
        <w:t>Re</w:t>
      </w:r>
      <w:bookmarkStart w:id="1575" w:name="_bookmark1779"/>
      <w:bookmarkEnd w:id="1575"/>
      <w:r w:rsidRPr="001058B5">
        <w:t xml:space="preserve">moving </w:t>
      </w:r>
      <w:bookmarkStart w:id="1576" w:name="_bookmark1780"/>
      <w:bookmarkEnd w:id="1576"/>
      <w:r w:rsidRPr="001058B5">
        <w:t>SQL Stateme</w:t>
      </w:r>
      <w:bookmarkStart w:id="1577" w:name="_bookmark1781"/>
      <w:bookmarkEnd w:id="1577"/>
      <w:r w:rsidRPr="001058B5">
        <w:t>nt Auditing</w:t>
      </w:r>
    </w:p>
    <w:p w14:paraId="282E0055" w14:textId="77777777" w:rsidR="008C539B" w:rsidRPr="001058B5" w:rsidRDefault="00C12992">
      <w:pPr>
        <w:pStyle w:val="BodyText"/>
        <w:spacing w:before="58" w:line="228" w:lineRule="auto"/>
        <w:ind w:left="2259"/>
        <w:rPr>
          <w:rFonts w:ascii="Arial" w:hAnsi="Arial" w:cs="Arial"/>
        </w:rPr>
      </w:pPr>
      <w:r w:rsidRPr="001058B5">
        <w:rPr>
          <w:rFonts w:ascii="Arial" w:hAnsi="Arial" w:cs="Arial"/>
          <w:spacing w:val="-9"/>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 xml:space="preserve">(Privilege auditing will still be enabled.) </w:t>
      </w:r>
      <w:r w:rsidRPr="001058B5">
        <w:rPr>
          <w:rFonts w:ascii="Arial" w:hAnsi="Arial" w:cs="Arial"/>
          <w:spacing w:val="-6"/>
        </w:rPr>
        <w:t xml:space="preserve">You </w:t>
      </w:r>
      <w:r w:rsidRPr="001058B5">
        <w:rPr>
          <w:rFonts w:ascii="Arial" w:hAnsi="Arial" w:cs="Arial"/>
        </w:rPr>
        <w:t>must have the AUDIT SYSTEM system privilege before</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configured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44"/>
        </w:rPr>
        <w:t xml:space="preserve"> </w:t>
      </w:r>
      <w:r w:rsidRPr="001058B5">
        <w:rPr>
          <w:rFonts w:ascii="Arial" w:hAnsi="Arial" w:cs="Arial"/>
        </w:rPr>
        <w:t xml:space="preserve">ALL </w:t>
      </w:r>
      <w:r w:rsidRPr="001058B5">
        <w:rPr>
          <w:rFonts w:ascii="Arial" w:hAnsi="Arial" w:cs="Arial"/>
          <w:w w:val="95"/>
        </w:rPr>
        <w:t>STATEMENTS</w:t>
      </w:r>
      <w:r w:rsidRPr="001058B5">
        <w:rPr>
          <w:rFonts w:ascii="Arial" w:hAnsi="Arial" w:cs="Arial"/>
          <w:spacing w:val="-82"/>
          <w:w w:val="95"/>
        </w:rPr>
        <w:t xml:space="preserve"> </w:t>
      </w:r>
      <w:r w:rsidRPr="001058B5">
        <w:rPr>
          <w:rFonts w:ascii="Arial" w:hAnsi="Arial" w:cs="Arial"/>
          <w:w w:val="95"/>
        </w:rPr>
        <w:t>option,</w:t>
      </w:r>
      <w:r w:rsidRPr="001058B5">
        <w:rPr>
          <w:rFonts w:ascii="Arial" w:hAnsi="Arial" w:cs="Arial"/>
          <w:spacing w:val="-10"/>
          <w:w w:val="95"/>
        </w:rPr>
        <w:t xml:space="preserve"> </w:t>
      </w:r>
      <w:r w:rsidRPr="001058B5">
        <w:rPr>
          <w:rFonts w:ascii="Arial" w:hAnsi="Arial" w:cs="Arial"/>
          <w:w w:val="95"/>
        </w:rPr>
        <w:t>then</w:t>
      </w:r>
      <w:r w:rsidRPr="001058B5">
        <w:rPr>
          <w:rFonts w:ascii="Arial" w:hAnsi="Arial" w:cs="Arial"/>
          <w:spacing w:val="-11"/>
          <w:w w:val="95"/>
        </w:rPr>
        <w:t xml:space="preserve"> </w:t>
      </w:r>
      <w:r w:rsidRPr="001058B5">
        <w:rPr>
          <w:rFonts w:ascii="Arial" w:hAnsi="Arial" w:cs="Arial"/>
          <w:w w:val="95"/>
        </w:rPr>
        <w:t>issuing</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NOAUDIT</w:t>
      </w:r>
      <w:r w:rsidRPr="001058B5">
        <w:rPr>
          <w:rFonts w:ascii="Arial" w:hAnsi="Arial" w:cs="Arial"/>
          <w:spacing w:val="-36"/>
          <w:w w:val="95"/>
        </w:rPr>
        <w:t xml:space="preserve"> </w:t>
      </w:r>
      <w:r w:rsidRPr="001058B5">
        <w:rPr>
          <w:rFonts w:ascii="Arial" w:hAnsi="Arial" w:cs="Arial"/>
          <w:w w:val="95"/>
        </w:rPr>
        <w:t>AUDIT</w:t>
      </w:r>
      <w:r w:rsidRPr="001058B5">
        <w:rPr>
          <w:rFonts w:ascii="Arial" w:hAnsi="Arial" w:cs="Arial"/>
          <w:spacing w:val="-36"/>
          <w:w w:val="95"/>
        </w:rPr>
        <w:t xml:space="preserve"> </w:t>
      </w:r>
      <w:r w:rsidRPr="001058B5">
        <w:rPr>
          <w:rFonts w:ascii="Arial" w:hAnsi="Arial" w:cs="Arial"/>
          <w:w w:val="95"/>
        </w:rPr>
        <w:t>STATEMENTS</w:t>
      </w:r>
      <w:r w:rsidRPr="001058B5">
        <w:rPr>
          <w:rFonts w:ascii="Arial" w:hAnsi="Arial" w:cs="Arial"/>
          <w:spacing w:val="-83"/>
          <w:w w:val="95"/>
        </w:rPr>
        <w:t xml:space="preserve"> </w:t>
      </w:r>
      <w:r w:rsidRPr="001058B5">
        <w:rPr>
          <w:rFonts w:ascii="Arial" w:hAnsi="Arial" w:cs="Arial"/>
          <w:w w:val="95"/>
        </w:rPr>
        <w:t>statement</w:t>
      </w:r>
      <w:r w:rsidRPr="001058B5">
        <w:rPr>
          <w:rFonts w:ascii="Arial" w:hAnsi="Arial" w:cs="Arial"/>
          <w:spacing w:val="-11"/>
          <w:w w:val="95"/>
        </w:rPr>
        <w:t xml:space="preserve"> </w:t>
      </w:r>
      <w:r w:rsidRPr="001058B5">
        <w:rPr>
          <w:rFonts w:ascii="Arial" w:hAnsi="Arial" w:cs="Arial"/>
          <w:w w:val="95"/>
        </w:rPr>
        <w:t>does</w:t>
      </w:r>
      <w:r w:rsidRPr="001058B5">
        <w:rPr>
          <w:rFonts w:ascii="Arial" w:hAnsi="Arial" w:cs="Arial"/>
          <w:spacing w:val="-11"/>
          <w:w w:val="95"/>
        </w:rPr>
        <w:t xml:space="preserve"> </w:t>
      </w:r>
      <w:r w:rsidRPr="001058B5">
        <w:rPr>
          <w:rFonts w:ascii="Arial" w:hAnsi="Arial" w:cs="Arial"/>
          <w:w w:val="95"/>
        </w:rPr>
        <w:t xml:space="preserve">not </w:t>
      </w:r>
      <w:r w:rsidRPr="001058B5">
        <w:rPr>
          <w:rFonts w:ascii="Arial" w:hAnsi="Arial" w:cs="Arial"/>
        </w:rPr>
        <w:t>affect</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options</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may</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included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52"/>
        </w:rPr>
        <w:t xml:space="preserve"> </w:t>
      </w:r>
      <w:r w:rsidRPr="001058B5">
        <w:rPr>
          <w:rFonts w:ascii="Arial" w:hAnsi="Arial" w:cs="Arial"/>
        </w:rPr>
        <w:t>SESSION</w:t>
      </w:r>
      <w:r w:rsidRPr="001058B5">
        <w:rPr>
          <w:rFonts w:ascii="Arial" w:hAnsi="Arial" w:cs="Arial"/>
          <w:spacing w:val="-52"/>
        </w:rPr>
        <w:t xml:space="preserve"> </w:t>
      </w:r>
      <w:r w:rsidRPr="001058B5">
        <w:rPr>
          <w:rFonts w:ascii="Arial" w:hAnsi="Arial" w:cs="Arial"/>
        </w:rPr>
        <w:t>CURRENT clause in the AUDIT statement, you cannot remove this AUDIT statement using the NOAUDIT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setting</w:t>
      </w:r>
      <w:r w:rsidRPr="001058B5">
        <w:rPr>
          <w:rFonts w:ascii="Arial" w:hAnsi="Arial" w:cs="Arial"/>
          <w:spacing w:val="-15"/>
        </w:rPr>
        <w:t xml:space="preserve"> </w:t>
      </w:r>
      <w:r w:rsidRPr="001058B5">
        <w:rPr>
          <w:rFonts w:ascii="Arial" w:hAnsi="Arial" w:cs="Arial"/>
        </w:rPr>
        <w:t>discontinues</w:t>
      </w:r>
      <w:r w:rsidRPr="001058B5">
        <w:rPr>
          <w:rFonts w:ascii="Arial" w:hAnsi="Arial" w:cs="Arial"/>
          <w:spacing w:val="-15"/>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ends.)</w:t>
      </w:r>
    </w:p>
    <w:p w14:paraId="07CF7C0C" w14:textId="77777777" w:rsidR="008C539B" w:rsidRPr="001058B5" w:rsidRDefault="008D1AB8">
      <w:pPr>
        <w:pStyle w:val="BodyText"/>
        <w:spacing w:before="112"/>
        <w:ind w:left="2260"/>
        <w:rPr>
          <w:rFonts w:ascii="Arial" w:hAnsi="Arial" w:cs="Arial"/>
        </w:rPr>
      </w:pPr>
      <w:hyperlink w:anchor="_bookmark1782" w:history="1">
        <w:r w:rsidR="00C12992" w:rsidRPr="001058B5">
          <w:rPr>
            <w:rFonts w:ascii="Arial" w:hAnsi="Arial" w:cs="Arial"/>
            <w:color w:val="0000CC"/>
          </w:rPr>
          <w:t xml:space="preserve">Example 9–9 </w:t>
        </w:r>
      </w:hyperlink>
      <w:r w:rsidR="00C12992" w:rsidRPr="001058B5">
        <w:rPr>
          <w:rFonts w:ascii="Arial" w:hAnsi="Arial" w:cs="Arial"/>
        </w:rPr>
        <w:t>shows examples of using the NOAUDIT</w:t>
      </w:r>
      <w:r w:rsidR="00C12992" w:rsidRPr="001058B5">
        <w:rPr>
          <w:rFonts w:ascii="Arial" w:hAnsi="Arial" w:cs="Arial"/>
          <w:spacing w:val="-89"/>
        </w:rPr>
        <w:t xml:space="preserve"> </w:t>
      </w:r>
      <w:r w:rsidR="00C12992" w:rsidRPr="001058B5">
        <w:rPr>
          <w:rFonts w:ascii="Arial" w:hAnsi="Arial" w:cs="Arial"/>
        </w:rPr>
        <w:t>statement to remove auditing.</w:t>
      </w:r>
    </w:p>
    <w:p w14:paraId="3DD6908E" w14:textId="77777777" w:rsidR="008C539B" w:rsidRPr="001058B5" w:rsidRDefault="008C539B">
      <w:pPr>
        <w:pStyle w:val="BodyText"/>
        <w:spacing w:before="7"/>
        <w:rPr>
          <w:rFonts w:ascii="Arial" w:hAnsi="Arial" w:cs="Arial"/>
          <w:sz w:val="25"/>
        </w:rPr>
      </w:pPr>
    </w:p>
    <w:p w14:paraId="6B747A44" w14:textId="77777777" w:rsidR="008C539B" w:rsidRPr="001058B5" w:rsidRDefault="00C12992">
      <w:pPr>
        <w:spacing w:before="1"/>
        <w:ind w:left="2260"/>
        <w:rPr>
          <w:rFonts w:ascii="Arial" w:hAnsi="Arial" w:cs="Arial"/>
          <w:b/>
          <w:i/>
          <w:sz w:val="18"/>
        </w:rPr>
      </w:pPr>
      <w:bookmarkStart w:id="1578" w:name="_bookmark1782"/>
      <w:bookmarkEnd w:id="1578"/>
      <w:r w:rsidRPr="001058B5">
        <w:rPr>
          <w:rFonts w:ascii="Arial" w:hAnsi="Arial" w:cs="Arial"/>
          <w:b/>
          <w:i/>
          <w:sz w:val="18"/>
        </w:rPr>
        <w:t>Example 9–9 Using NOAUDIT to Remove Session and SQL Statement Auditing</w:t>
      </w:r>
    </w:p>
    <w:p w14:paraId="6E836502" w14:textId="77777777" w:rsidR="008C539B" w:rsidRPr="001058B5" w:rsidRDefault="00C12992">
      <w:pPr>
        <w:spacing w:before="112"/>
        <w:ind w:left="2260"/>
        <w:rPr>
          <w:rFonts w:ascii="Arial" w:hAnsi="Arial" w:cs="Arial"/>
          <w:sz w:val="18"/>
        </w:rPr>
      </w:pPr>
      <w:r w:rsidRPr="001058B5">
        <w:rPr>
          <w:rFonts w:ascii="Arial" w:hAnsi="Arial" w:cs="Arial"/>
          <w:w w:val="95"/>
          <w:sz w:val="18"/>
        </w:rPr>
        <w:t>NOAUDIT session;</w:t>
      </w:r>
    </w:p>
    <w:p w14:paraId="41C6E38E"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session BY preston,</w:t>
      </w:r>
      <w:r w:rsidRPr="001058B5">
        <w:rPr>
          <w:rFonts w:ascii="Arial" w:hAnsi="Arial" w:cs="Arial"/>
          <w:spacing w:val="-72"/>
          <w:w w:val="95"/>
          <w:sz w:val="18"/>
        </w:rPr>
        <w:t xml:space="preserve"> </w:t>
      </w:r>
      <w:r w:rsidRPr="001058B5">
        <w:rPr>
          <w:rFonts w:ascii="Arial" w:hAnsi="Arial" w:cs="Arial"/>
          <w:w w:val="95"/>
          <w:sz w:val="18"/>
        </w:rPr>
        <w:t>sebastian;</w:t>
      </w:r>
    </w:p>
    <w:p w14:paraId="061492BC" w14:textId="77777777" w:rsidR="008C539B" w:rsidRPr="001058B5" w:rsidRDefault="00C12992">
      <w:pPr>
        <w:spacing w:before="17"/>
        <w:ind w:left="2260"/>
        <w:rPr>
          <w:rFonts w:ascii="Arial" w:hAnsi="Arial" w:cs="Arial"/>
          <w:sz w:val="18"/>
        </w:rPr>
      </w:pPr>
      <w:r w:rsidRPr="001058B5">
        <w:rPr>
          <w:rFonts w:ascii="Arial" w:hAnsi="Arial" w:cs="Arial"/>
          <w:w w:val="95"/>
          <w:sz w:val="18"/>
        </w:rPr>
        <w:t>NOAUDIT SELECT TABLE, INSERT TABLE, DELETE TABLE, EXECUTE PROCEDURE;</w:t>
      </w:r>
    </w:p>
    <w:p w14:paraId="5E4DE919" w14:textId="77777777" w:rsidR="008C539B" w:rsidRPr="001058B5" w:rsidRDefault="008C539B">
      <w:pPr>
        <w:pStyle w:val="BodyText"/>
        <w:spacing w:before="2"/>
        <w:rPr>
          <w:rFonts w:ascii="Arial" w:hAnsi="Arial" w:cs="Arial"/>
          <w:sz w:val="18"/>
        </w:rPr>
      </w:pPr>
    </w:p>
    <w:p w14:paraId="6DF443C3" w14:textId="77777777" w:rsidR="008C539B" w:rsidRPr="001058B5" w:rsidRDefault="008D1AB8">
      <w:pPr>
        <w:pStyle w:val="BodyText"/>
        <w:spacing w:before="1" w:line="246" w:lineRule="exact"/>
        <w:ind w:left="2260"/>
        <w:rPr>
          <w:rFonts w:ascii="Arial" w:hAnsi="Arial" w:cs="Arial"/>
        </w:rPr>
      </w:pPr>
      <w:hyperlink w:anchor="_bookmark1783" w:history="1">
        <w:r w:rsidR="00C12992" w:rsidRPr="001058B5">
          <w:rPr>
            <w:rFonts w:ascii="Arial" w:hAnsi="Arial" w:cs="Arial"/>
            <w:color w:val="0000CC"/>
          </w:rPr>
          <w:t xml:space="preserve">Example 9–10 </w:t>
        </w:r>
      </w:hyperlink>
      <w:r w:rsidR="00C12992" w:rsidRPr="001058B5">
        <w:rPr>
          <w:rFonts w:ascii="Arial" w:hAnsi="Arial" w:cs="Arial"/>
        </w:rPr>
        <w:t>shows how to remove all statement auditing by using the NOAUDIT</w:t>
      </w:r>
    </w:p>
    <w:p w14:paraId="4ED88E51" w14:textId="77777777" w:rsidR="008C539B" w:rsidRPr="001058B5" w:rsidRDefault="00C12992">
      <w:pPr>
        <w:pStyle w:val="BodyText"/>
        <w:spacing w:line="242" w:lineRule="exact"/>
        <w:ind w:left="2260"/>
        <w:rPr>
          <w:rFonts w:ascii="Arial" w:hAnsi="Arial" w:cs="Arial"/>
        </w:rPr>
      </w:pPr>
      <w:r w:rsidRPr="001058B5">
        <w:rPr>
          <w:rFonts w:ascii="Arial" w:hAnsi="Arial" w:cs="Arial"/>
        </w:rPr>
        <w:t>statement.</w:t>
      </w:r>
    </w:p>
    <w:p w14:paraId="64D8AAA4"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67174106" w14:textId="77777777" w:rsidR="008C539B" w:rsidRPr="001058B5" w:rsidRDefault="008C539B">
      <w:pPr>
        <w:pStyle w:val="BodyText"/>
        <w:spacing w:before="4"/>
        <w:rPr>
          <w:rFonts w:ascii="Arial" w:hAnsi="Arial" w:cs="Arial"/>
          <w:sz w:val="25"/>
        </w:rPr>
      </w:pPr>
    </w:p>
    <w:p w14:paraId="02266F28" w14:textId="77777777" w:rsidR="008C539B" w:rsidRPr="001058B5" w:rsidRDefault="00C12992">
      <w:pPr>
        <w:spacing w:before="104"/>
        <w:ind w:left="1660"/>
        <w:rPr>
          <w:rFonts w:ascii="Arial" w:hAnsi="Arial" w:cs="Arial"/>
          <w:b/>
          <w:i/>
          <w:sz w:val="18"/>
        </w:rPr>
      </w:pPr>
      <w:bookmarkStart w:id="1579" w:name="_bookmark1783"/>
      <w:bookmarkEnd w:id="1579"/>
      <w:r w:rsidRPr="001058B5">
        <w:rPr>
          <w:rFonts w:ascii="Arial" w:hAnsi="Arial" w:cs="Arial"/>
          <w:b/>
          <w:i/>
          <w:sz w:val="18"/>
        </w:rPr>
        <w:t>Example 9–10 Using NOAUDIT to Remove ALL STATEMENTS Auditing</w:t>
      </w:r>
    </w:p>
    <w:p w14:paraId="1782FB32" w14:textId="77777777" w:rsidR="008C539B" w:rsidRPr="001058B5" w:rsidRDefault="00C12992">
      <w:pPr>
        <w:spacing w:before="112"/>
        <w:ind w:left="1660"/>
        <w:rPr>
          <w:rFonts w:ascii="Arial" w:hAnsi="Arial" w:cs="Arial"/>
          <w:sz w:val="18"/>
        </w:rPr>
      </w:pPr>
      <w:r w:rsidRPr="001058B5">
        <w:rPr>
          <w:rFonts w:ascii="Arial" w:hAnsi="Arial" w:cs="Arial"/>
          <w:w w:val="95"/>
          <w:sz w:val="18"/>
        </w:rPr>
        <w:t>NOAUDIT ALL STATEMENTS;</w:t>
      </w:r>
    </w:p>
    <w:p w14:paraId="16EB6058" w14:textId="77777777" w:rsidR="008C539B" w:rsidRPr="001058B5" w:rsidRDefault="008C539B">
      <w:pPr>
        <w:pStyle w:val="BodyText"/>
        <w:spacing w:before="4"/>
        <w:rPr>
          <w:rFonts w:ascii="Arial" w:hAnsi="Arial" w:cs="Arial"/>
          <w:sz w:val="18"/>
        </w:rPr>
      </w:pPr>
    </w:p>
    <w:p w14:paraId="5EDBDCC5" w14:textId="77777777" w:rsidR="008C539B" w:rsidRPr="001058B5" w:rsidRDefault="00C12992">
      <w:pPr>
        <w:spacing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NOAUDIT</w:t>
      </w:r>
    </w:p>
    <w:p w14:paraId="33B15260" w14:textId="77777777" w:rsidR="008C539B" w:rsidRPr="001058B5" w:rsidRDefault="00C12992">
      <w:pPr>
        <w:pStyle w:val="BodyText"/>
        <w:spacing w:line="242" w:lineRule="exact"/>
        <w:ind w:left="1659"/>
        <w:rPr>
          <w:rFonts w:ascii="Arial" w:hAnsi="Arial" w:cs="Arial"/>
        </w:rPr>
      </w:pPr>
      <w:r w:rsidRPr="001058B5">
        <w:rPr>
          <w:rFonts w:ascii="Arial" w:hAnsi="Arial" w:cs="Arial"/>
        </w:rPr>
        <w:t>statement.</w:t>
      </w:r>
    </w:p>
    <w:p w14:paraId="34B1FA6D" w14:textId="77777777" w:rsidR="008C539B" w:rsidRPr="001058B5" w:rsidRDefault="008C539B">
      <w:pPr>
        <w:pStyle w:val="BodyText"/>
        <w:spacing w:before="6"/>
        <w:rPr>
          <w:rFonts w:ascii="Arial" w:hAnsi="Arial" w:cs="Arial"/>
          <w:sz w:val="25"/>
        </w:rPr>
      </w:pPr>
    </w:p>
    <w:p w14:paraId="2AE1015D" w14:textId="77777777" w:rsidR="008C539B" w:rsidRPr="001058B5" w:rsidRDefault="00C12992">
      <w:pPr>
        <w:pStyle w:val="Heading4"/>
        <w:ind w:left="100"/>
      </w:pPr>
      <w:bookmarkStart w:id="1580" w:name="Auditing_Privileges"/>
      <w:bookmarkStart w:id="1581" w:name="_bookmark1784"/>
      <w:bookmarkStart w:id="1582" w:name="_bookmark1785"/>
      <w:bookmarkEnd w:id="1580"/>
      <w:bookmarkEnd w:id="1581"/>
      <w:bookmarkEnd w:id="1582"/>
      <w:r w:rsidRPr="001058B5">
        <w:t>Auditing Privileges</w:t>
      </w:r>
    </w:p>
    <w:p w14:paraId="14FE177E"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72D7F3EB"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86" w:history="1">
        <w:r w:rsidR="00C12992" w:rsidRPr="001058B5">
          <w:rPr>
            <w:rFonts w:ascii="Arial" w:hAnsi="Arial" w:cs="Arial"/>
            <w:color w:val="0000CC"/>
            <w:sz w:val="20"/>
          </w:rPr>
          <w:t>About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1B57295"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89"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Privileges That Can Be Audited</w:t>
        </w:r>
      </w:hyperlink>
    </w:p>
    <w:p w14:paraId="08F9B3D8"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791" w:history="1">
        <w:r w:rsidR="00C12992" w:rsidRPr="001058B5">
          <w:rPr>
            <w:rFonts w:ascii="Arial" w:hAnsi="Arial" w:cs="Arial"/>
            <w:color w:val="0000CC"/>
            <w:sz w:val="20"/>
          </w:rPr>
          <w:t>Configuring Privilege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6E7526A7"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795" w:history="1">
        <w:r w:rsidR="00C12992" w:rsidRPr="001058B5">
          <w:rPr>
            <w:rFonts w:ascii="Arial" w:hAnsi="Arial" w:cs="Arial"/>
            <w:color w:val="0000CC"/>
            <w:sz w:val="20"/>
          </w:rPr>
          <w:t>Removing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1F58D5EC" w14:textId="77777777" w:rsidR="008C539B" w:rsidRPr="001058B5" w:rsidRDefault="008C539B">
      <w:pPr>
        <w:pStyle w:val="BodyText"/>
        <w:spacing w:before="2"/>
        <w:rPr>
          <w:rFonts w:ascii="Arial" w:hAnsi="Arial" w:cs="Arial"/>
          <w:sz w:val="23"/>
        </w:rPr>
      </w:pPr>
    </w:p>
    <w:p w14:paraId="2E137EF3" w14:textId="77777777" w:rsidR="008C539B" w:rsidRPr="001058B5" w:rsidRDefault="00C12992">
      <w:pPr>
        <w:pStyle w:val="Heading6"/>
        <w:spacing w:before="1"/>
        <w:ind w:left="1660"/>
      </w:pPr>
      <w:bookmarkStart w:id="1583" w:name="About_Privilege_Auditing"/>
      <w:bookmarkStart w:id="1584" w:name="_bookmark1786"/>
      <w:bookmarkStart w:id="1585" w:name="_bookmark1788"/>
      <w:bookmarkEnd w:id="1583"/>
      <w:bookmarkEnd w:id="1584"/>
      <w:bookmarkEnd w:id="1585"/>
      <w:r w:rsidRPr="001058B5">
        <w:t>About Pr</w:t>
      </w:r>
      <w:bookmarkStart w:id="1586" w:name="_bookmark1787"/>
      <w:bookmarkEnd w:id="1586"/>
      <w:r w:rsidRPr="001058B5">
        <w:t>ivilege Auditing</w:t>
      </w:r>
    </w:p>
    <w:p w14:paraId="3CF9FD4E" w14:textId="77777777" w:rsidR="008C539B" w:rsidRPr="001058B5" w:rsidRDefault="00C12992">
      <w:pPr>
        <w:pStyle w:val="BodyText"/>
        <w:spacing w:before="59" w:line="228" w:lineRule="auto"/>
        <w:ind w:left="1660" w:right="1018"/>
        <w:jc w:val="both"/>
        <w:rPr>
          <w:rFonts w:ascii="Arial" w:hAnsi="Arial" w:cs="Arial"/>
        </w:rPr>
      </w:pPr>
      <w:r w:rsidRPr="001058B5">
        <w:rPr>
          <w:rFonts w:ascii="Arial" w:hAnsi="Arial" w:cs="Arial"/>
        </w:rPr>
        <w:t>Privilege</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audits</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system</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SELECT</w:t>
      </w:r>
      <w:r w:rsidRPr="001058B5">
        <w:rPr>
          <w:rFonts w:ascii="Arial" w:hAnsi="Arial" w:cs="Arial"/>
          <w:spacing w:val="-84"/>
        </w:rPr>
        <w:t xml:space="preserve"> </w:t>
      </w:r>
      <w:r w:rsidRPr="001058B5">
        <w:rPr>
          <w:rFonts w:ascii="Arial" w:hAnsi="Arial" w:cs="Arial"/>
        </w:rPr>
        <w:t>ANY TABLE.</w:t>
      </w:r>
      <w:r w:rsidRPr="001058B5">
        <w:rPr>
          <w:rFonts w:ascii="Arial" w:hAnsi="Arial" w:cs="Arial"/>
          <w:spacing w:val="-86"/>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kind</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require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to succeed are</w:t>
      </w:r>
      <w:r w:rsidRPr="001058B5">
        <w:rPr>
          <w:rFonts w:ascii="Arial" w:hAnsi="Arial" w:cs="Arial"/>
          <w:spacing w:val="-2"/>
        </w:rPr>
        <w:t xml:space="preserve"> </w:t>
      </w:r>
      <w:r w:rsidRPr="001058B5">
        <w:rPr>
          <w:rFonts w:ascii="Arial" w:hAnsi="Arial" w:cs="Arial"/>
        </w:rPr>
        <w:t>recorded.</w:t>
      </w:r>
    </w:p>
    <w:p w14:paraId="5D7768AF" w14:textId="77777777" w:rsidR="008C539B" w:rsidRPr="001058B5" w:rsidRDefault="008C539B">
      <w:pPr>
        <w:pStyle w:val="BodyText"/>
        <w:spacing w:before="4"/>
        <w:rPr>
          <w:rFonts w:ascii="Arial" w:hAnsi="Arial" w:cs="Arial"/>
          <w:sz w:val="23"/>
        </w:rPr>
      </w:pPr>
    </w:p>
    <w:p w14:paraId="48F7E920" w14:textId="77777777" w:rsidR="008C539B" w:rsidRPr="001058B5" w:rsidRDefault="00C12992">
      <w:pPr>
        <w:pStyle w:val="Heading6"/>
        <w:ind w:left="1660"/>
      </w:pPr>
      <w:bookmarkStart w:id="1587" w:name="Types_of_Privileges_That_Can_Be_Audited"/>
      <w:bookmarkStart w:id="1588" w:name="_bookmark1789"/>
      <w:bookmarkEnd w:id="1587"/>
      <w:bookmarkEnd w:id="1588"/>
      <w:r w:rsidRPr="001058B5">
        <w:t>Typ</w:t>
      </w:r>
      <w:bookmarkStart w:id="1589" w:name="_bookmark1790"/>
      <w:bookmarkEnd w:id="1589"/>
      <w:r w:rsidRPr="001058B5">
        <w:t>es of Privileges That Can Be Audited</w:t>
      </w:r>
    </w:p>
    <w:p w14:paraId="69B74B83" w14:textId="77777777" w:rsidR="008C539B" w:rsidRPr="001058B5" w:rsidRDefault="00C12992">
      <w:pPr>
        <w:pStyle w:val="BodyText"/>
        <w:spacing w:before="56" w:line="232" w:lineRule="auto"/>
        <w:ind w:left="1660" w:right="700"/>
        <w:rPr>
          <w:rFonts w:ascii="Arial" w:hAnsi="Arial" w:cs="Arial"/>
        </w:rPr>
      </w:pPr>
      <w:r w:rsidRPr="001058B5">
        <w:rPr>
          <w:rFonts w:ascii="Arial" w:hAnsi="Arial" w:cs="Arial"/>
        </w:rPr>
        <w:t>You can audit the use of any system privilege. Similar to statement auditing, privilege auditing audits the activities of all database users or only a specified list.</w:t>
      </w:r>
    </w:p>
    <w:p w14:paraId="37D8C718"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rPr>
        <w:t>If you set similar audit options for both statement and privilege auditing, then only a single audit record is generated. For example, if the statement clause TABLE and the system privilege CREATE</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88"/>
        </w:rPr>
        <w:t xml:space="preserve"> </w:t>
      </w:r>
      <w:r w:rsidRPr="001058B5">
        <w:rPr>
          <w:rFonts w:ascii="Arial" w:hAnsi="Arial" w:cs="Arial"/>
        </w:rPr>
        <w:t>are both audited, then only a single audit record is generated each time a table is created.</w:t>
      </w:r>
    </w:p>
    <w:p w14:paraId="125AA9C8"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Privilege auditing does not occur if the action is already permitted by the existing owner and object privileges. Privilege auditing is triggered only if the privileges are insufficient, that is, only if what makes the action possible is a system privilege. For example,</w:t>
      </w:r>
      <w:r w:rsidRPr="001058B5">
        <w:rPr>
          <w:rFonts w:ascii="Arial" w:hAnsi="Arial" w:cs="Arial"/>
          <w:spacing w:val="-20"/>
        </w:rPr>
        <w:t xml:space="preserve"> </w:t>
      </w:r>
      <w:r w:rsidRPr="001058B5">
        <w:rPr>
          <w:rFonts w:ascii="Arial" w:hAnsi="Arial" w:cs="Arial"/>
        </w:rPr>
        <w:t>suppose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granted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7"/>
        </w:rPr>
        <w:t xml:space="preserve"> </w:t>
      </w:r>
      <w:r w:rsidRPr="001058B5">
        <w:rPr>
          <w:rFonts w:ascii="Arial" w:hAnsi="Arial" w:cs="Arial"/>
        </w:rPr>
        <w:t>ANY</w:t>
      </w:r>
      <w:r w:rsidRPr="001058B5">
        <w:rPr>
          <w:rFonts w:ascii="Arial" w:hAnsi="Arial" w:cs="Arial"/>
          <w:spacing w:val="-57"/>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privilege and the SELECT ANY TABLE is being audited. If SCOTT selects his own table (for example,</w:t>
      </w:r>
      <w:r w:rsidRPr="001058B5">
        <w:rPr>
          <w:rFonts w:ascii="Arial" w:hAnsi="Arial" w:cs="Arial"/>
          <w:spacing w:val="-20"/>
        </w:rPr>
        <w:t xml:space="preserve"> </w:t>
      </w:r>
      <w:r w:rsidRPr="001058B5">
        <w:rPr>
          <w:rFonts w:ascii="Arial" w:hAnsi="Arial" w:cs="Arial"/>
        </w:rPr>
        <w:t>SCOTT.EMP),</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8"/>
        </w:rPr>
        <w:t xml:space="preserve"> </w:t>
      </w:r>
      <w:r w:rsidRPr="001058B5">
        <w:rPr>
          <w:rFonts w:ascii="Arial" w:hAnsi="Arial" w:cs="Arial"/>
        </w:rPr>
        <w:t>ANY</w:t>
      </w:r>
      <w:r w:rsidRPr="001058B5">
        <w:rPr>
          <w:rFonts w:ascii="Arial" w:hAnsi="Arial" w:cs="Arial"/>
          <w:spacing w:val="-58"/>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Because</w:t>
      </w:r>
      <w:r w:rsidRPr="001058B5">
        <w:rPr>
          <w:rFonts w:ascii="Arial" w:hAnsi="Arial" w:cs="Arial"/>
          <w:spacing w:val="-21"/>
        </w:rPr>
        <w:t xml:space="preserve"> </w:t>
      </w:r>
      <w:r w:rsidRPr="001058B5">
        <w:rPr>
          <w:rFonts w:ascii="Arial" w:hAnsi="Arial" w:cs="Arial"/>
        </w:rPr>
        <w:t>he performed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within</w:t>
      </w:r>
      <w:r w:rsidRPr="001058B5">
        <w:rPr>
          <w:rFonts w:ascii="Arial" w:hAnsi="Arial" w:cs="Arial"/>
          <w:spacing w:val="-12"/>
        </w:rPr>
        <w:t xml:space="preserve"> </w:t>
      </w:r>
      <w:r w:rsidRPr="001058B5">
        <w:rPr>
          <w:rFonts w:ascii="Arial" w:hAnsi="Arial" w:cs="Arial"/>
        </w:rPr>
        <w:t>his</w:t>
      </w:r>
      <w:r w:rsidRPr="001058B5">
        <w:rPr>
          <w:rFonts w:ascii="Arial" w:hAnsi="Arial" w:cs="Arial"/>
          <w:spacing w:val="-13"/>
        </w:rPr>
        <w:t xml:space="preserve"> </w:t>
      </w:r>
      <w:r w:rsidRPr="001058B5">
        <w:rPr>
          <w:rFonts w:ascii="Arial" w:hAnsi="Arial" w:cs="Arial"/>
        </w:rPr>
        <w:t>own</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no</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generated. On the other hand, if SCOTT selects from another schema (for example, the HR.EMPLOYEES</w:t>
      </w:r>
      <w:r w:rsidRPr="001058B5">
        <w:rPr>
          <w:rFonts w:ascii="Arial" w:hAnsi="Arial" w:cs="Arial"/>
          <w:spacing w:val="-99"/>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an</w:t>
      </w:r>
      <w:r w:rsidRPr="001058B5">
        <w:rPr>
          <w:rFonts w:ascii="Arial" w:hAnsi="Arial" w:cs="Arial"/>
          <w:spacing w:val="-25"/>
        </w:rPr>
        <w:t xml:space="preserve"> </w:t>
      </w:r>
      <w:r w:rsidRPr="001058B5">
        <w:rPr>
          <w:rFonts w:ascii="Arial" w:hAnsi="Arial" w:cs="Arial"/>
        </w:rPr>
        <w:t>audit</w:t>
      </w:r>
      <w:r w:rsidRPr="001058B5">
        <w:rPr>
          <w:rFonts w:ascii="Arial" w:hAnsi="Arial" w:cs="Arial"/>
          <w:spacing w:val="-25"/>
        </w:rPr>
        <w:t xml:space="preserve"> </w:t>
      </w:r>
      <w:r w:rsidRPr="001058B5">
        <w:rPr>
          <w:rFonts w:ascii="Arial" w:hAnsi="Arial" w:cs="Arial"/>
        </w:rPr>
        <w:t>record</w:t>
      </w:r>
      <w:r w:rsidRPr="001058B5">
        <w:rPr>
          <w:rFonts w:ascii="Arial" w:hAnsi="Arial" w:cs="Arial"/>
          <w:spacing w:val="-25"/>
        </w:rPr>
        <w:t xml:space="preserve"> </w:t>
      </w:r>
      <w:r w:rsidRPr="001058B5">
        <w:rPr>
          <w:rFonts w:ascii="Arial" w:hAnsi="Arial" w:cs="Arial"/>
          <w:i/>
        </w:rPr>
        <w:t>is</w:t>
      </w:r>
      <w:r w:rsidRPr="001058B5">
        <w:rPr>
          <w:rFonts w:ascii="Arial" w:hAnsi="Arial" w:cs="Arial"/>
          <w:i/>
          <w:spacing w:val="-25"/>
        </w:rPr>
        <w:t xml:space="preserve"> </w:t>
      </w:r>
      <w:r w:rsidRPr="001058B5">
        <w:rPr>
          <w:rFonts w:ascii="Arial" w:hAnsi="Arial" w:cs="Arial"/>
        </w:rPr>
        <w:t>generated.</w:t>
      </w:r>
      <w:r w:rsidRPr="001058B5">
        <w:rPr>
          <w:rFonts w:ascii="Arial" w:hAnsi="Arial" w:cs="Arial"/>
          <w:spacing w:val="-24"/>
        </w:rPr>
        <w:t xml:space="preserve"> </w:t>
      </w:r>
      <w:r w:rsidRPr="001058B5">
        <w:rPr>
          <w:rFonts w:ascii="Arial" w:hAnsi="Arial" w:cs="Arial"/>
        </w:rPr>
        <w:t>Because</w:t>
      </w:r>
      <w:r w:rsidRPr="001058B5">
        <w:rPr>
          <w:rFonts w:ascii="Arial" w:hAnsi="Arial" w:cs="Arial"/>
          <w:spacing w:val="-25"/>
        </w:rPr>
        <w:t xml:space="preserve"> </w:t>
      </w:r>
      <w:r w:rsidRPr="001058B5">
        <w:rPr>
          <w:rFonts w:ascii="Arial" w:hAnsi="Arial" w:cs="Arial"/>
        </w:rPr>
        <w:t>SCOTT</w:t>
      </w:r>
      <w:r w:rsidRPr="001058B5">
        <w:rPr>
          <w:rFonts w:ascii="Arial" w:hAnsi="Arial" w:cs="Arial"/>
          <w:spacing w:val="-99"/>
        </w:rPr>
        <w:t xml:space="preserve"> </w:t>
      </w:r>
      <w:r w:rsidRPr="001058B5">
        <w:rPr>
          <w:rFonts w:ascii="Arial" w:hAnsi="Arial" w:cs="Arial"/>
        </w:rPr>
        <w:t>selected</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table outside</w:t>
      </w:r>
      <w:r w:rsidRPr="001058B5">
        <w:rPr>
          <w:rFonts w:ascii="Arial" w:hAnsi="Arial" w:cs="Arial"/>
          <w:spacing w:val="-8"/>
        </w:rPr>
        <w:t xml:space="preserve"> </w:t>
      </w:r>
      <w:r w:rsidRPr="001058B5">
        <w:rPr>
          <w:rFonts w:ascii="Arial" w:hAnsi="Arial" w:cs="Arial"/>
        </w:rPr>
        <w:t>his</w:t>
      </w:r>
      <w:r w:rsidRPr="001058B5">
        <w:rPr>
          <w:rFonts w:ascii="Arial" w:hAnsi="Arial" w:cs="Arial"/>
          <w:spacing w:val="-8"/>
        </w:rPr>
        <w:t xml:space="preserve"> </w:t>
      </w:r>
      <w:r w:rsidRPr="001058B5">
        <w:rPr>
          <w:rFonts w:ascii="Arial" w:hAnsi="Arial" w:cs="Arial"/>
        </w:rPr>
        <w:t>own</w:t>
      </w:r>
      <w:r w:rsidRPr="001058B5">
        <w:rPr>
          <w:rFonts w:ascii="Arial" w:hAnsi="Arial" w:cs="Arial"/>
          <w:spacing w:val="-8"/>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he</w:t>
      </w:r>
      <w:r w:rsidRPr="001058B5">
        <w:rPr>
          <w:rFonts w:ascii="Arial" w:hAnsi="Arial" w:cs="Arial"/>
          <w:spacing w:val="-9"/>
        </w:rPr>
        <w:t xml:space="preserve"> </w:t>
      </w:r>
      <w:r w:rsidRPr="001058B5">
        <w:rPr>
          <w:rFonts w:ascii="Arial" w:hAnsi="Arial" w:cs="Arial"/>
        </w:rPr>
        <w:t>needed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SELECT</w:t>
      </w:r>
      <w:r w:rsidRPr="001058B5">
        <w:rPr>
          <w:rFonts w:ascii="Arial" w:hAnsi="Arial" w:cs="Arial"/>
          <w:spacing w:val="-35"/>
        </w:rPr>
        <w:t xml:space="preserve"> </w:t>
      </w:r>
      <w:r w:rsidRPr="001058B5">
        <w:rPr>
          <w:rFonts w:ascii="Arial" w:hAnsi="Arial" w:cs="Arial"/>
        </w:rPr>
        <w:t>ANY</w:t>
      </w:r>
      <w:r w:rsidRPr="001058B5">
        <w:rPr>
          <w:rFonts w:ascii="Arial" w:hAnsi="Arial" w:cs="Arial"/>
          <w:spacing w:val="-33"/>
        </w:rPr>
        <w:t xml:space="preserve"> </w:t>
      </w:r>
      <w:r w:rsidRPr="001058B5">
        <w:rPr>
          <w:rFonts w:ascii="Arial" w:hAnsi="Arial" w:cs="Arial"/>
        </w:rPr>
        <w:t>TABLE</w:t>
      </w:r>
      <w:r w:rsidRPr="001058B5">
        <w:rPr>
          <w:rFonts w:ascii="Arial" w:hAnsi="Arial" w:cs="Arial"/>
          <w:spacing w:val="-85"/>
        </w:rPr>
        <w:t xml:space="preserve"> </w:t>
      </w:r>
      <w:r w:rsidRPr="001058B5">
        <w:rPr>
          <w:rFonts w:ascii="Arial" w:hAnsi="Arial" w:cs="Arial"/>
        </w:rPr>
        <w:t>privilege.</w:t>
      </w:r>
    </w:p>
    <w:p w14:paraId="3B300AC4" w14:textId="77777777" w:rsidR="008C539B" w:rsidRPr="001058B5" w:rsidRDefault="00C12992">
      <w:pPr>
        <w:pStyle w:val="BodyText"/>
        <w:spacing w:before="109" w:line="230" w:lineRule="auto"/>
        <w:ind w:left="1659" w:right="848"/>
        <w:rPr>
          <w:rFonts w:ascii="Arial" w:hAnsi="Arial" w:cs="Arial"/>
        </w:rPr>
      </w:pPr>
      <w:r w:rsidRPr="001058B5">
        <w:rPr>
          <w:rFonts w:ascii="Arial" w:hAnsi="Arial" w:cs="Arial"/>
        </w:rPr>
        <w:t>Privilege auditing is more focused than statement auditing, because each privilege auditing option audits only specific types of statements, not a related list of statements.</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statement</w:t>
      </w:r>
      <w:r w:rsidRPr="001058B5">
        <w:rPr>
          <w:rFonts w:ascii="Arial" w:hAnsi="Arial" w:cs="Arial"/>
          <w:spacing w:val="-25"/>
        </w:rPr>
        <w:t xml:space="preserve"> </w:t>
      </w:r>
      <w:r w:rsidRPr="001058B5">
        <w:rPr>
          <w:rFonts w:ascii="Arial" w:hAnsi="Arial" w:cs="Arial"/>
        </w:rPr>
        <w:t>auditing</w:t>
      </w:r>
      <w:r w:rsidRPr="001058B5">
        <w:rPr>
          <w:rFonts w:ascii="Arial" w:hAnsi="Arial" w:cs="Arial"/>
          <w:spacing w:val="-25"/>
        </w:rPr>
        <w:t xml:space="preserve"> </w:t>
      </w:r>
      <w:r w:rsidRPr="001058B5">
        <w:rPr>
          <w:rFonts w:ascii="Arial" w:hAnsi="Arial" w:cs="Arial"/>
        </w:rPr>
        <w:t>clause,</w:t>
      </w:r>
      <w:r w:rsidRPr="001058B5">
        <w:rPr>
          <w:rFonts w:ascii="Arial" w:hAnsi="Arial" w:cs="Arial"/>
          <w:spacing w:val="-25"/>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audits</w:t>
      </w:r>
      <w:r w:rsidRPr="001058B5">
        <w:rPr>
          <w:rFonts w:ascii="Arial" w:hAnsi="Arial" w:cs="Arial"/>
          <w:spacing w:val="-25"/>
        </w:rPr>
        <w:t xml:space="preserve"> </w:t>
      </w:r>
      <w:r w:rsidRPr="001058B5">
        <w:rPr>
          <w:rFonts w:ascii="Arial" w:hAnsi="Arial" w:cs="Arial"/>
        </w:rPr>
        <w:t>CREATE</w:t>
      </w:r>
      <w:r w:rsidRPr="001058B5">
        <w:rPr>
          <w:rFonts w:ascii="Arial" w:hAnsi="Arial" w:cs="Arial"/>
          <w:spacing w:val="-95"/>
        </w:rPr>
        <w:t xml:space="preserve"> </w:t>
      </w:r>
      <w:r w:rsidRPr="001058B5">
        <w:rPr>
          <w:rFonts w:ascii="Arial" w:hAnsi="Arial" w:cs="Arial"/>
        </w:rPr>
        <w:t>TABLE, ALTER</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DROP</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96"/>
        </w:rPr>
        <w:t xml:space="preserve"> </w:t>
      </w:r>
      <w:r w:rsidRPr="001058B5">
        <w:rPr>
          <w:rFonts w:ascii="Arial" w:hAnsi="Arial" w:cs="Arial"/>
        </w:rPr>
        <w:t>statements.</w:t>
      </w:r>
      <w:r w:rsidRPr="001058B5">
        <w:rPr>
          <w:rFonts w:ascii="Arial" w:hAnsi="Arial" w:cs="Arial"/>
          <w:spacing w:val="-23"/>
        </w:rPr>
        <w:t xml:space="preserve"> </w:t>
      </w:r>
      <w:r w:rsidRPr="001058B5">
        <w:rPr>
          <w:rFonts w:ascii="Arial" w:hAnsi="Arial" w:cs="Arial"/>
        </w:rPr>
        <w:t>However,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 xml:space="preserve">option,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12"/>
          <w:w w:val="95"/>
        </w:rPr>
        <w:t xml:space="preserve"> </w:t>
      </w:r>
      <w:r w:rsidRPr="001058B5">
        <w:rPr>
          <w:rFonts w:ascii="Arial" w:hAnsi="Arial" w:cs="Arial"/>
          <w:w w:val="95"/>
        </w:rPr>
        <w:t>audits</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3"/>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84"/>
          <w:w w:val="95"/>
        </w:rPr>
        <w:t xml:space="preserve"> </w:t>
      </w:r>
      <w:r w:rsidRPr="001058B5">
        <w:rPr>
          <w:rFonts w:ascii="Arial" w:hAnsi="Arial" w:cs="Arial"/>
          <w:w w:val="95"/>
        </w:rPr>
        <w:t>statements,</w:t>
      </w:r>
      <w:r w:rsidRPr="001058B5">
        <w:rPr>
          <w:rFonts w:ascii="Arial" w:hAnsi="Arial" w:cs="Arial"/>
          <w:spacing w:val="-13"/>
          <w:w w:val="95"/>
        </w:rPr>
        <w:t xml:space="preserve"> </w:t>
      </w:r>
      <w:r w:rsidRPr="001058B5">
        <w:rPr>
          <w:rFonts w:ascii="Arial" w:hAnsi="Arial" w:cs="Arial"/>
          <w:w w:val="95"/>
        </w:rPr>
        <w:t>because</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 xml:space="preserve">TABLE </w:t>
      </w:r>
      <w:r w:rsidRPr="001058B5">
        <w:rPr>
          <w:rFonts w:ascii="Arial" w:hAnsi="Arial" w:cs="Arial"/>
        </w:rPr>
        <w:t>statement</w:t>
      </w:r>
      <w:r w:rsidRPr="001058B5">
        <w:rPr>
          <w:rFonts w:ascii="Arial" w:hAnsi="Arial" w:cs="Arial"/>
          <w:spacing w:val="-3"/>
        </w:rPr>
        <w:t xml:space="preserve"> </w:t>
      </w:r>
      <w:r w:rsidRPr="001058B5">
        <w:rPr>
          <w:rFonts w:ascii="Arial" w:hAnsi="Arial" w:cs="Arial"/>
        </w:rPr>
        <w:t>requires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74"/>
        </w:rPr>
        <w:t xml:space="preserve"> </w:t>
      </w:r>
      <w:r w:rsidRPr="001058B5">
        <w:rPr>
          <w:rFonts w:ascii="Arial" w:hAnsi="Arial" w:cs="Arial"/>
        </w:rPr>
        <w:t>TABLE</w:t>
      </w:r>
      <w:r w:rsidRPr="001058B5">
        <w:rPr>
          <w:rFonts w:ascii="Arial" w:hAnsi="Arial" w:cs="Arial"/>
          <w:spacing w:val="-80"/>
        </w:rPr>
        <w:t xml:space="preserve"> </w:t>
      </w:r>
      <w:r w:rsidRPr="001058B5">
        <w:rPr>
          <w:rFonts w:ascii="Arial" w:hAnsi="Arial" w:cs="Arial"/>
        </w:rPr>
        <w:t>privilege.</w:t>
      </w:r>
    </w:p>
    <w:p w14:paraId="3D19C204" w14:textId="77777777" w:rsidR="008C539B" w:rsidRPr="001058B5" w:rsidRDefault="00C12992">
      <w:pPr>
        <w:spacing w:before="115" w:line="228" w:lineRule="auto"/>
        <w:ind w:left="1659" w:right="1338"/>
        <w:rPr>
          <w:rFonts w:ascii="Arial" w:hAnsi="Arial" w:cs="Arial"/>
          <w:sz w:val="20"/>
        </w:rPr>
      </w:pPr>
      <w:r w:rsidRPr="001058B5">
        <w:rPr>
          <w:rFonts w:ascii="Arial" w:hAnsi="Arial" w:cs="Arial"/>
          <w:sz w:val="20"/>
        </w:rPr>
        <w:t>See the listing of system privileges in the GRANT</w:t>
      </w:r>
      <w:r w:rsidRPr="001058B5">
        <w:rPr>
          <w:rFonts w:ascii="Arial" w:hAnsi="Arial" w:cs="Arial"/>
          <w:spacing w:val="-85"/>
          <w:sz w:val="20"/>
        </w:rPr>
        <w:t xml:space="preserve"> </w:t>
      </w:r>
      <w:r w:rsidRPr="001058B5">
        <w:rPr>
          <w:rFonts w:ascii="Arial" w:hAnsi="Arial" w:cs="Arial"/>
          <w:sz w:val="20"/>
        </w:rPr>
        <w:t xml:space="preserve">SQL statement section of </w:t>
      </w:r>
      <w:r w:rsidRPr="001058B5">
        <w:rPr>
          <w:rFonts w:ascii="Arial" w:hAnsi="Arial" w:cs="Arial"/>
          <w:i/>
          <w:sz w:val="20"/>
        </w:rPr>
        <w:t>Oracle Database SQL Language Reference</w:t>
      </w:r>
      <w:r w:rsidRPr="001058B5">
        <w:rPr>
          <w:rFonts w:ascii="Arial" w:hAnsi="Arial" w:cs="Arial"/>
          <w:sz w:val="20"/>
        </w:rPr>
        <w:t>.</w:t>
      </w:r>
    </w:p>
    <w:p w14:paraId="2034F1DD" w14:textId="77777777" w:rsidR="008C539B" w:rsidRPr="001058B5" w:rsidRDefault="008C539B">
      <w:pPr>
        <w:pStyle w:val="BodyText"/>
        <w:spacing w:before="6"/>
        <w:rPr>
          <w:rFonts w:ascii="Arial" w:hAnsi="Arial" w:cs="Arial"/>
          <w:sz w:val="23"/>
        </w:rPr>
      </w:pPr>
    </w:p>
    <w:p w14:paraId="2A2F8008" w14:textId="77777777" w:rsidR="008C539B" w:rsidRPr="001058B5" w:rsidRDefault="00C12992">
      <w:pPr>
        <w:pStyle w:val="Heading6"/>
        <w:ind w:left="1660"/>
      </w:pPr>
      <w:bookmarkStart w:id="1590" w:name="Configuring_Privilege_Auditing"/>
      <w:bookmarkStart w:id="1591" w:name="_bookmark1791"/>
      <w:bookmarkEnd w:id="1590"/>
      <w:bookmarkEnd w:id="1591"/>
      <w:r w:rsidRPr="001058B5">
        <w:t>Configur</w:t>
      </w:r>
      <w:bookmarkStart w:id="1592" w:name="_bookmark1793"/>
      <w:bookmarkEnd w:id="1592"/>
      <w:r w:rsidRPr="001058B5">
        <w:t>ing P</w:t>
      </w:r>
      <w:bookmarkStart w:id="1593" w:name="_bookmark1792"/>
      <w:bookmarkEnd w:id="1593"/>
      <w:r w:rsidRPr="001058B5">
        <w:t>rivilege Auditing</w:t>
      </w:r>
    </w:p>
    <w:p w14:paraId="7B4F7716" w14:textId="77777777" w:rsidR="008C539B" w:rsidRPr="001058B5" w:rsidRDefault="00C12992">
      <w:pPr>
        <w:pStyle w:val="BodyText"/>
        <w:spacing w:before="57" w:line="230" w:lineRule="auto"/>
        <w:ind w:left="1660" w:right="1207"/>
        <w:jc w:val="both"/>
        <w:rPr>
          <w:rFonts w:ascii="Arial" w:hAnsi="Arial" w:cs="Arial"/>
        </w:rPr>
      </w:pPr>
      <w:r w:rsidRPr="001058B5">
        <w:rPr>
          <w:rFonts w:ascii="Arial" w:hAnsi="Arial" w:cs="Arial"/>
        </w:rPr>
        <w:t>Privilege audit options are the same as their corresponding system privileges. For example,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option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TABLE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 TABLE.</w:t>
      </w:r>
    </w:p>
    <w:p w14:paraId="3298926F"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2368784" w14:textId="77777777" w:rsidR="008C539B" w:rsidRPr="001058B5" w:rsidRDefault="008C539B">
      <w:pPr>
        <w:pStyle w:val="BodyText"/>
        <w:spacing w:before="5"/>
        <w:rPr>
          <w:rFonts w:ascii="Arial" w:hAnsi="Arial" w:cs="Arial"/>
          <w:sz w:val="25"/>
        </w:rPr>
      </w:pPr>
    </w:p>
    <w:p w14:paraId="20F9889B" w14:textId="77777777" w:rsidR="008C539B" w:rsidRPr="001058B5" w:rsidRDefault="008D1AB8">
      <w:pPr>
        <w:pStyle w:val="BodyText"/>
        <w:spacing w:before="93"/>
        <w:ind w:left="2260"/>
        <w:rPr>
          <w:rFonts w:ascii="Arial" w:hAnsi="Arial" w:cs="Arial"/>
        </w:rPr>
      </w:pPr>
      <w:hyperlink w:anchor="_bookmark1794" w:history="1">
        <w:r w:rsidR="00C12992" w:rsidRPr="001058B5">
          <w:rPr>
            <w:rFonts w:ascii="Arial" w:hAnsi="Arial" w:cs="Arial"/>
            <w:color w:val="0000CC"/>
          </w:rPr>
          <w:t xml:space="preserve">Example </w:t>
        </w:r>
        <w:r w:rsidR="00C12992" w:rsidRPr="001058B5">
          <w:rPr>
            <w:rFonts w:ascii="Arial" w:hAnsi="Arial" w:cs="Arial"/>
            <w:color w:val="0000CC"/>
            <w:spacing w:val="-3"/>
          </w:rPr>
          <w:t xml:space="preserve">9–11 </w:t>
        </w:r>
      </w:hyperlink>
      <w:r w:rsidR="00C12992" w:rsidRPr="001058B5">
        <w:rPr>
          <w:rFonts w:ascii="Arial" w:hAnsi="Arial" w:cs="Arial"/>
        </w:rPr>
        <w:t>shows how to audit the DELETE ANY TABLE</w:t>
      </w:r>
      <w:r w:rsidR="00C12992" w:rsidRPr="001058B5">
        <w:rPr>
          <w:rFonts w:ascii="Arial" w:hAnsi="Arial" w:cs="Arial"/>
          <w:spacing w:val="-82"/>
        </w:rPr>
        <w:t xml:space="preserve"> </w:t>
      </w:r>
      <w:r w:rsidR="00C12992" w:rsidRPr="001058B5">
        <w:rPr>
          <w:rFonts w:ascii="Arial" w:hAnsi="Arial" w:cs="Arial"/>
        </w:rPr>
        <w:t>privilege.</w:t>
      </w:r>
    </w:p>
    <w:p w14:paraId="1FFA57E2" w14:textId="77777777" w:rsidR="008C539B" w:rsidRPr="001058B5" w:rsidRDefault="008C539B">
      <w:pPr>
        <w:pStyle w:val="BodyText"/>
        <w:spacing w:before="6"/>
        <w:rPr>
          <w:rFonts w:ascii="Arial" w:hAnsi="Arial" w:cs="Arial"/>
          <w:sz w:val="25"/>
        </w:rPr>
      </w:pPr>
    </w:p>
    <w:p w14:paraId="620A4E12" w14:textId="77777777" w:rsidR="008C539B" w:rsidRPr="001058B5" w:rsidRDefault="00C12992">
      <w:pPr>
        <w:spacing w:before="1"/>
        <w:ind w:left="2260"/>
        <w:rPr>
          <w:rFonts w:ascii="Arial" w:hAnsi="Arial" w:cs="Arial"/>
          <w:b/>
          <w:i/>
          <w:sz w:val="18"/>
        </w:rPr>
      </w:pPr>
      <w:bookmarkStart w:id="1594" w:name="_bookmark1794"/>
      <w:bookmarkEnd w:id="1594"/>
      <w:r w:rsidRPr="001058B5">
        <w:rPr>
          <w:rFonts w:ascii="Arial" w:hAnsi="Arial" w:cs="Arial"/>
          <w:b/>
          <w:i/>
          <w:sz w:val="18"/>
        </w:rPr>
        <w:t>Example 9–11 Using AUDIT to Configure Privilege Auditing</w:t>
      </w:r>
    </w:p>
    <w:p w14:paraId="4061E1A1"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DELETE ANY TABLE BY ACCESS;</w:t>
      </w:r>
    </w:p>
    <w:p w14:paraId="0619B635" w14:textId="77777777" w:rsidR="008C539B" w:rsidRPr="001058B5" w:rsidRDefault="008C539B">
      <w:pPr>
        <w:pStyle w:val="BodyText"/>
        <w:spacing w:before="1"/>
        <w:rPr>
          <w:rFonts w:ascii="Arial" w:hAnsi="Arial" w:cs="Arial"/>
          <w:sz w:val="19"/>
        </w:rPr>
      </w:pPr>
    </w:p>
    <w:p w14:paraId="236FC521" w14:textId="77777777" w:rsidR="008C539B" w:rsidRPr="001058B5" w:rsidRDefault="00C12992">
      <w:pPr>
        <w:pStyle w:val="BodyText"/>
        <w:spacing w:line="228" w:lineRule="auto"/>
        <w:ind w:left="2260" w:right="848"/>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19"/>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9"/>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unsuccessful</w:t>
      </w:r>
      <w:r w:rsidRPr="001058B5">
        <w:rPr>
          <w:rFonts w:ascii="Arial" w:hAnsi="Arial" w:cs="Arial"/>
          <w:spacing w:val="-19"/>
        </w:rPr>
        <w:t xml:space="preserve"> </w:t>
      </w:r>
      <w:r w:rsidRPr="001058B5">
        <w:rPr>
          <w:rFonts w:ascii="Arial" w:hAnsi="Arial" w:cs="Arial"/>
        </w:rPr>
        <w:t>uses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DELETE</w:t>
      </w:r>
      <w:r w:rsidRPr="001058B5">
        <w:rPr>
          <w:rFonts w:ascii="Arial" w:hAnsi="Arial" w:cs="Arial"/>
          <w:spacing w:val="-54"/>
        </w:rPr>
        <w:t xml:space="preserve"> </w:t>
      </w:r>
      <w:r w:rsidRPr="001058B5">
        <w:rPr>
          <w:rFonts w:ascii="Arial" w:hAnsi="Arial" w:cs="Arial"/>
        </w:rPr>
        <w:t>ANY</w:t>
      </w:r>
      <w:r w:rsidRPr="001058B5">
        <w:rPr>
          <w:rFonts w:ascii="Arial" w:hAnsi="Arial" w:cs="Arial"/>
          <w:spacing w:val="-54"/>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system privilege, enter the following</w:t>
      </w:r>
      <w:r w:rsidRPr="001058B5">
        <w:rPr>
          <w:rFonts w:ascii="Arial" w:hAnsi="Arial" w:cs="Arial"/>
          <w:spacing w:val="-3"/>
        </w:rPr>
        <w:t xml:space="preserve"> </w:t>
      </w:r>
      <w:r w:rsidRPr="001058B5">
        <w:rPr>
          <w:rFonts w:ascii="Arial" w:hAnsi="Arial" w:cs="Arial"/>
        </w:rPr>
        <w:t>statement:</w:t>
      </w:r>
    </w:p>
    <w:p w14:paraId="11EA4D78"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DELETE ANY TABLE BY ACCESS;</w:t>
      </w:r>
    </w:p>
    <w:p w14:paraId="64AABD33" w14:textId="77777777" w:rsidR="008C539B" w:rsidRPr="001058B5" w:rsidRDefault="008C539B">
      <w:pPr>
        <w:pStyle w:val="BodyText"/>
        <w:rPr>
          <w:rFonts w:ascii="Arial" w:hAnsi="Arial" w:cs="Arial"/>
          <w:sz w:val="25"/>
        </w:rPr>
      </w:pPr>
    </w:p>
    <w:p w14:paraId="052927BF" w14:textId="77777777" w:rsidR="008C539B" w:rsidRPr="001058B5" w:rsidRDefault="00C12992">
      <w:pPr>
        <w:pStyle w:val="Heading6"/>
      </w:pPr>
      <w:bookmarkStart w:id="1595" w:name="Removing_Privilege_Auditing"/>
      <w:bookmarkStart w:id="1596" w:name="_bookmark1795"/>
      <w:bookmarkEnd w:id="1595"/>
      <w:bookmarkEnd w:id="1596"/>
      <w:r w:rsidRPr="001058B5">
        <w:t>Re</w:t>
      </w:r>
      <w:bookmarkStart w:id="1597" w:name="_bookmark1797"/>
      <w:bookmarkEnd w:id="1597"/>
      <w:r w:rsidRPr="001058B5">
        <w:t>moving Pr</w:t>
      </w:r>
      <w:bookmarkStart w:id="1598" w:name="_bookmark1796"/>
      <w:bookmarkEnd w:id="1598"/>
      <w:r w:rsidRPr="001058B5">
        <w:t>ivilege Auditing</w:t>
      </w:r>
    </w:p>
    <w:p w14:paraId="16E6722D" w14:textId="77777777" w:rsidR="008C539B" w:rsidRPr="001058B5" w:rsidRDefault="00C12992">
      <w:pPr>
        <w:pStyle w:val="BodyText"/>
        <w:spacing w:before="50"/>
        <w:ind w:left="2260"/>
        <w:rPr>
          <w:rFonts w:ascii="Arial" w:hAnsi="Arial" w:cs="Arial"/>
        </w:rPr>
      </w:pPr>
      <w:r w:rsidRPr="001058B5">
        <w:rPr>
          <w:rFonts w:ascii="Arial" w:hAnsi="Arial" w:cs="Arial"/>
        </w:rPr>
        <w:t>The following statement removes all privilege audit options:</w:t>
      </w:r>
    </w:p>
    <w:p w14:paraId="21B6ED22"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PRIVILEGES;</w:t>
      </w:r>
    </w:p>
    <w:p w14:paraId="01B40174" w14:textId="77777777" w:rsidR="008C539B" w:rsidRPr="001058B5" w:rsidRDefault="008C539B">
      <w:pPr>
        <w:pStyle w:val="BodyText"/>
        <w:spacing w:before="4"/>
        <w:rPr>
          <w:rFonts w:ascii="Arial" w:hAnsi="Arial" w:cs="Arial"/>
          <w:sz w:val="18"/>
        </w:rPr>
      </w:pPr>
    </w:p>
    <w:p w14:paraId="71A87948" w14:textId="77777777" w:rsidR="008C539B" w:rsidRPr="001058B5" w:rsidRDefault="00C12992">
      <w:pPr>
        <w:pStyle w:val="BodyText"/>
        <w:ind w:left="2260"/>
        <w:rPr>
          <w:rFonts w:ascii="Arial" w:hAnsi="Arial" w:cs="Arial"/>
        </w:rPr>
      </w:pPr>
      <w:r w:rsidRPr="001058B5">
        <w:rPr>
          <w:rFonts w:ascii="Arial" w:hAnsi="Arial" w:cs="Arial"/>
        </w:rPr>
        <w:t xml:space="preserve">This example disables the audit settings from </w:t>
      </w:r>
      <w:hyperlink w:anchor="_bookmark1794" w:history="1">
        <w:r w:rsidRPr="001058B5">
          <w:rPr>
            <w:rFonts w:ascii="Arial" w:hAnsi="Arial" w:cs="Arial"/>
            <w:color w:val="0000CC"/>
          </w:rPr>
          <w:t>Example 9–11</w:t>
        </w:r>
      </w:hyperlink>
      <w:r w:rsidRPr="001058B5">
        <w:rPr>
          <w:rFonts w:ascii="Arial" w:hAnsi="Arial" w:cs="Arial"/>
        </w:rPr>
        <w:t>:</w:t>
      </w:r>
    </w:p>
    <w:p w14:paraId="6741BD8F"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DELETE ANY TABLE;</w:t>
      </w:r>
    </w:p>
    <w:p w14:paraId="60121833" w14:textId="77777777" w:rsidR="008C539B" w:rsidRPr="001058B5" w:rsidRDefault="008C539B">
      <w:pPr>
        <w:pStyle w:val="BodyText"/>
        <w:spacing w:before="1"/>
        <w:rPr>
          <w:rFonts w:ascii="Arial" w:hAnsi="Arial" w:cs="Arial"/>
          <w:sz w:val="19"/>
        </w:rPr>
      </w:pPr>
    </w:p>
    <w:p w14:paraId="31374308" w14:textId="77777777" w:rsidR="008C539B" w:rsidRPr="001058B5" w:rsidRDefault="00C12992">
      <w:pPr>
        <w:pStyle w:val="BodyText"/>
        <w:spacing w:line="228" w:lineRule="auto"/>
        <w:ind w:left="2259"/>
        <w:rPr>
          <w:rFonts w:ascii="Arial" w:hAnsi="Arial" w:cs="Arial"/>
        </w:rPr>
      </w:pPr>
      <w:r w:rsidRPr="001058B5">
        <w:rPr>
          <w:rFonts w:ascii="Arial" w:hAnsi="Arial" w:cs="Arial"/>
        </w:rPr>
        <w:t>To disable privilege auditing options, you must have the AUDIT SYSTEM system privilege. Usually, only the security administrator is granted this system privilege.</w:t>
      </w:r>
    </w:p>
    <w:p w14:paraId="30134FF7" w14:textId="77777777" w:rsidR="008C539B" w:rsidRPr="001058B5" w:rsidRDefault="008C539B">
      <w:pPr>
        <w:pStyle w:val="BodyText"/>
        <w:spacing w:before="10"/>
        <w:rPr>
          <w:rFonts w:ascii="Arial" w:hAnsi="Arial" w:cs="Arial"/>
          <w:sz w:val="25"/>
        </w:rPr>
      </w:pPr>
    </w:p>
    <w:p w14:paraId="6FEF8A33" w14:textId="77777777" w:rsidR="008C539B" w:rsidRPr="001058B5" w:rsidRDefault="00C12992">
      <w:pPr>
        <w:pStyle w:val="Heading4"/>
      </w:pPr>
      <w:bookmarkStart w:id="1599" w:name="Auditing_SQL_Statements_and_Privileges_i"/>
      <w:bookmarkStart w:id="1600" w:name="_bookmark1798"/>
      <w:bookmarkStart w:id="1601" w:name="_bookmark1799"/>
      <w:bookmarkEnd w:id="1599"/>
      <w:bookmarkEnd w:id="1600"/>
      <w:bookmarkEnd w:id="1601"/>
      <w:r w:rsidRPr="001058B5">
        <w:t>Auditing SQL Sta</w:t>
      </w:r>
      <w:bookmarkStart w:id="1602" w:name="_bookmark1801"/>
      <w:bookmarkEnd w:id="1602"/>
      <w:r w:rsidRPr="001058B5">
        <w:t>tem</w:t>
      </w:r>
      <w:bookmarkStart w:id="1603" w:name="_bookmark1800"/>
      <w:bookmarkEnd w:id="1603"/>
      <w:r w:rsidRPr="001058B5">
        <w:t>ents and Privileges ina Multitier Environment</w:t>
      </w:r>
    </w:p>
    <w:p w14:paraId="5395ADB4"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use the AUDIT statement to audit the activities of a client in a multitier environment. In a multitier environment, Oracle Database preserves the identity of a client through all tiers. Thus, you can audit actions taken on behalf of the client by a middle-tier</w:t>
      </w:r>
      <w:r w:rsidRPr="001058B5">
        <w:rPr>
          <w:rFonts w:ascii="Arial" w:hAnsi="Arial" w:cs="Arial"/>
          <w:spacing w:val="-19"/>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90"/>
        </w:rPr>
        <w:t xml:space="preserve"> </w:t>
      </w:r>
      <w:r w:rsidRPr="001058B5">
        <w:rPr>
          <w:rFonts w:ascii="Arial" w:hAnsi="Arial" w:cs="Arial"/>
          <w:i/>
        </w:rPr>
        <w:t>user</w:t>
      </w:r>
      <w:r w:rsidRPr="001058B5">
        <w:rPr>
          <w:rFonts w:ascii="Arial" w:hAnsi="Arial" w:cs="Arial"/>
          <w:i/>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audit applies to all user sessions, including proxy</w:t>
      </w:r>
      <w:r w:rsidRPr="001058B5">
        <w:rPr>
          <w:rFonts w:ascii="Arial" w:hAnsi="Arial" w:cs="Arial"/>
          <w:spacing w:val="-7"/>
        </w:rPr>
        <w:t xml:space="preserve"> </w:t>
      </w:r>
      <w:r w:rsidRPr="001058B5">
        <w:rPr>
          <w:rFonts w:ascii="Arial" w:hAnsi="Arial" w:cs="Arial"/>
        </w:rPr>
        <w:t>sessions.</w:t>
      </w:r>
    </w:p>
    <w:p w14:paraId="3035B0E0"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The middle tier can also set the user client identity in a database session, enabling the auditing of end-user actions through the middle-tier application. The end-user client identity then shows up in the audit trail.</w:t>
      </w:r>
    </w:p>
    <w:p w14:paraId="16CF5D17" w14:textId="77777777" w:rsidR="008C539B" w:rsidRPr="001058B5" w:rsidRDefault="008D1AB8">
      <w:pPr>
        <w:pStyle w:val="BodyText"/>
        <w:spacing w:before="111" w:line="246" w:lineRule="exact"/>
        <w:ind w:left="2260"/>
        <w:rPr>
          <w:rFonts w:ascii="Arial" w:hAnsi="Arial" w:cs="Arial"/>
        </w:rPr>
      </w:pPr>
      <w:hyperlink w:anchor="_bookmark1802" w:history="1">
        <w:r w:rsidR="00C12992" w:rsidRPr="001058B5">
          <w:rPr>
            <w:rFonts w:ascii="Arial" w:hAnsi="Arial" w:cs="Arial"/>
            <w:color w:val="0000CC"/>
          </w:rPr>
          <w:t xml:space="preserve">Example 9–12 </w:t>
        </w:r>
      </w:hyperlink>
      <w:r w:rsidR="00C12992" w:rsidRPr="001058B5">
        <w:rPr>
          <w:rFonts w:ascii="Arial" w:hAnsi="Arial" w:cs="Arial"/>
        </w:rPr>
        <w:t>shows how to audit SELECT TABLE</w:t>
      </w:r>
      <w:r w:rsidR="00C12992" w:rsidRPr="001058B5">
        <w:rPr>
          <w:rFonts w:ascii="Arial" w:hAnsi="Arial" w:cs="Arial"/>
          <w:spacing w:val="-84"/>
        </w:rPr>
        <w:t xml:space="preserve"> </w:t>
      </w:r>
      <w:r w:rsidR="00C12992" w:rsidRPr="001058B5">
        <w:rPr>
          <w:rFonts w:ascii="Arial" w:hAnsi="Arial" w:cs="Arial"/>
        </w:rPr>
        <w:t>statements issued by the user</w:t>
      </w:r>
    </w:p>
    <w:p w14:paraId="2C32FB6C" w14:textId="77777777" w:rsidR="008C539B" w:rsidRPr="001058B5" w:rsidRDefault="00C12992">
      <w:pPr>
        <w:pStyle w:val="BodyText"/>
        <w:spacing w:line="246" w:lineRule="exact"/>
        <w:ind w:left="2260"/>
        <w:rPr>
          <w:rFonts w:ascii="Arial" w:hAnsi="Arial" w:cs="Arial"/>
        </w:rPr>
      </w:pPr>
      <w:r w:rsidRPr="001058B5">
        <w:rPr>
          <w:rFonts w:ascii="Arial" w:hAnsi="Arial" w:cs="Arial"/>
        </w:rPr>
        <w:t>jackson.</w:t>
      </w:r>
    </w:p>
    <w:p w14:paraId="3AE41D53" w14:textId="77777777" w:rsidR="008C539B" w:rsidRPr="001058B5" w:rsidRDefault="008C539B">
      <w:pPr>
        <w:pStyle w:val="BodyText"/>
        <w:spacing w:before="8"/>
        <w:rPr>
          <w:rFonts w:ascii="Arial" w:hAnsi="Arial" w:cs="Arial"/>
          <w:sz w:val="25"/>
        </w:rPr>
      </w:pPr>
    </w:p>
    <w:p w14:paraId="5C45D0BE" w14:textId="77777777" w:rsidR="008C539B" w:rsidRPr="001058B5" w:rsidRDefault="00C12992">
      <w:pPr>
        <w:ind w:left="2260"/>
        <w:rPr>
          <w:rFonts w:ascii="Arial" w:hAnsi="Arial" w:cs="Arial"/>
          <w:b/>
          <w:i/>
          <w:sz w:val="18"/>
        </w:rPr>
      </w:pPr>
      <w:bookmarkStart w:id="1604" w:name="_bookmark1802"/>
      <w:bookmarkEnd w:id="1604"/>
      <w:r w:rsidRPr="001058B5">
        <w:rPr>
          <w:rFonts w:ascii="Arial" w:hAnsi="Arial" w:cs="Arial"/>
          <w:b/>
          <w:i/>
          <w:sz w:val="18"/>
        </w:rPr>
        <w:t>Example 9–12 Using AUDIT to Audit a SQL Statement for a User</w:t>
      </w:r>
    </w:p>
    <w:p w14:paraId="7D65EFD2"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BY</w:t>
      </w:r>
      <w:r w:rsidRPr="001058B5">
        <w:rPr>
          <w:rFonts w:ascii="Arial" w:hAnsi="Arial" w:cs="Arial"/>
          <w:spacing w:val="-62"/>
          <w:w w:val="95"/>
          <w:sz w:val="18"/>
        </w:rPr>
        <w:t xml:space="preserve"> </w:t>
      </w:r>
      <w:r w:rsidRPr="001058B5">
        <w:rPr>
          <w:rFonts w:ascii="Arial" w:hAnsi="Arial" w:cs="Arial"/>
          <w:w w:val="95"/>
          <w:sz w:val="18"/>
        </w:rPr>
        <w:t>jackson;</w:t>
      </w:r>
    </w:p>
    <w:p w14:paraId="4AAE5395" w14:textId="77777777" w:rsidR="008C539B" w:rsidRPr="001058B5" w:rsidRDefault="008C539B">
      <w:pPr>
        <w:pStyle w:val="BodyText"/>
        <w:spacing w:before="9"/>
        <w:rPr>
          <w:rFonts w:ascii="Arial" w:hAnsi="Arial" w:cs="Arial"/>
          <w:sz w:val="18"/>
        </w:rPr>
      </w:pPr>
    </w:p>
    <w:p w14:paraId="1CC9648E" w14:textId="77777777" w:rsidR="008C539B" w:rsidRPr="001058B5" w:rsidRDefault="00C12992">
      <w:pPr>
        <w:pStyle w:val="BodyText"/>
        <w:spacing w:line="232" w:lineRule="auto"/>
        <w:ind w:left="2259" w:right="394"/>
        <w:rPr>
          <w:rFonts w:ascii="Arial" w:hAnsi="Arial" w:cs="Arial"/>
        </w:rPr>
      </w:pPr>
      <w:r w:rsidRPr="001058B5">
        <w:rPr>
          <w:rFonts w:ascii="Arial" w:hAnsi="Arial" w:cs="Arial"/>
          <w:spacing w:val="-6"/>
        </w:rPr>
        <w:t xml:space="preserve">You </w:t>
      </w:r>
      <w:r w:rsidRPr="001058B5">
        <w:rPr>
          <w:rFonts w:ascii="Arial" w:hAnsi="Arial" w:cs="Arial"/>
        </w:rPr>
        <w:t xml:space="preserve">can audit user activity in a multitier environment. Once audited, you can verify these activities by </w:t>
      </w:r>
      <w:bookmarkStart w:id="1605" w:name="_bookmark1803"/>
      <w:bookmarkEnd w:id="1605"/>
      <w:r w:rsidRPr="001058B5">
        <w:rPr>
          <w:rFonts w:ascii="Arial" w:hAnsi="Arial" w:cs="Arial"/>
        </w:rPr>
        <w:t>querying the DBA_AUDIT_TRAIL</w:t>
      </w:r>
      <w:r w:rsidRPr="001058B5">
        <w:rPr>
          <w:rFonts w:ascii="Arial" w:hAnsi="Arial" w:cs="Arial"/>
          <w:spacing w:val="-86"/>
        </w:rPr>
        <w:t xml:space="preserve"> </w:t>
      </w:r>
      <w:r w:rsidRPr="001058B5">
        <w:rPr>
          <w:rFonts w:ascii="Arial" w:hAnsi="Arial" w:cs="Arial"/>
        </w:rPr>
        <w:t xml:space="preserve">data dictionary </w:t>
      </w:r>
      <w:r w:rsidRPr="001058B5">
        <w:rPr>
          <w:rFonts w:ascii="Arial" w:hAnsi="Arial" w:cs="Arial"/>
          <w:spacing w:val="-4"/>
        </w:rPr>
        <w:t>view.</w:t>
      </w:r>
    </w:p>
    <w:p w14:paraId="752364DD" w14:textId="77777777" w:rsidR="008C539B" w:rsidRPr="001058B5" w:rsidRDefault="008D1AB8">
      <w:pPr>
        <w:pStyle w:val="BodyText"/>
        <w:spacing w:before="118" w:line="228" w:lineRule="auto"/>
        <w:ind w:left="2260" w:right="395"/>
        <w:rPr>
          <w:rFonts w:ascii="Arial" w:hAnsi="Arial" w:cs="Arial"/>
        </w:rPr>
      </w:pPr>
      <w:hyperlink w:anchor="_bookmark1804" w:history="1">
        <w:r w:rsidR="00C12992" w:rsidRPr="001058B5">
          <w:rPr>
            <w:rFonts w:ascii="Arial" w:hAnsi="Arial" w:cs="Arial"/>
            <w:color w:val="0000CC"/>
          </w:rPr>
          <w:t>Figure</w:t>
        </w:r>
        <w:r w:rsidR="00C12992" w:rsidRPr="001058B5">
          <w:rPr>
            <w:rFonts w:ascii="Arial" w:hAnsi="Arial" w:cs="Arial"/>
            <w:color w:val="0000CC"/>
            <w:spacing w:val="-20"/>
          </w:rPr>
          <w:t xml:space="preserve"> </w:t>
        </w:r>
        <w:r w:rsidR="00C12992" w:rsidRPr="001058B5">
          <w:rPr>
            <w:rFonts w:ascii="Arial" w:hAnsi="Arial" w:cs="Arial"/>
            <w:color w:val="0000CC"/>
          </w:rPr>
          <w:t>9–1</w:t>
        </w:r>
        <w:r w:rsidR="00C12992" w:rsidRPr="001058B5">
          <w:rPr>
            <w:rFonts w:ascii="Arial" w:hAnsi="Arial" w:cs="Arial"/>
            <w:color w:val="0000CC"/>
            <w:spacing w:val="-19"/>
          </w:rPr>
          <w:t xml:space="preserve"> </w:t>
        </w:r>
      </w:hyperlink>
      <w:r w:rsidR="00C12992" w:rsidRPr="001058B5">
        <w:rPr>
          <w:rFonts w:ascii="Arial" w:hAnsi="Arial" w:cs="Arial"/>
        </w:rPr>
        <w:t>illustrates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you</w:t>
      </w:r>
      <w:r w:rsidR="00C12992" w:rsidRPr="001058B5">
        <w:rPr>
          <w:rFonts w:ascii="Arial" w:hAnsi="Arial" w:cs="Arial"/>
          <w:spacing w:val="-19"/>
        </w:rPr>
        <w:t xml:space="preserve"> </w:t>
      </w:r>
      <w:r w:rsidR="00C12992" w:rsidRPr="001058B5">
        <w:rPr>
          <w:rFonts w:ascii="Arial" w:hAnsi="Arial" w:cs="Arial"/>
        </w:rPr>
        <w:t>can</w:t>
      </w:r>
      <w:r w:rsidR="00C12992" w:rsidRPr="001058B5">
        <w:rPr>
          <w:rFonts w:ascii="Arial" w:hAnsi="Arial" w:cs="Arial"/>
          <w:spacing w:val="-19"/>
        </w:rPr>
        <w:t xml:space="preserve"> </w:t>
      </w:r>
      <w:r w:rsidR="00C12992" w:rsidRPr="001058B5">
        <w:rPr>
          <w:rFonts w:ascii="Arial" w:hAnsi="Arial" w:cs="Arial"/>
        </w:rPr>
        <w:t>audit</w:t>
      </w:r>
      <w:r w:rsidR="00C12992" w:rsidRPr="001058B5">
        <w:rPr>
          <w:rFonts w:ascii="Arial" w:hAnsi="Arial" w:cs="Arial"/>
          <w:spacing w:val="-19"/>
        </w:rPr>
        <w:t xml:space="preserve"> </w:t>
      </w:r>
      <w:r w:rsidR="00C12992" w:rsidRPr="001058B5">
        <w:rPr>
          <w:rFonts w:ascii="Arial" w:hAnsi="Arial" w:cs="Arial"/>
        </w:rPr>
        <w:t>proxy</w:t>
      </w:r>
      <w:r w:rsidR="00C12992" w:rsidRPr="001058B5">
        <w:rPr>
          <w:rFonts w:ascii="Arial" w:hAnsi="Arial" w:cs="Arial"/>
          <w:spacing w:val="-19"/>
        </w:rPr>
        <w:t xml:space="preserve"> </w:t>
      </w:r>
      <w:r w:rsidR="00C12992" w:rsidRPr="001058B5">
        <w:rPr>
          <w:rFonts w:ascii="Arial" w:hAnsi="Arial" w:cs="Arial"/>
        </w:rPr>
        <w:t>users</w:t>
      </w:r>
      <w:r w:rsidR="00C12992" w:rsidRPr="001058B5">
        <w:rPr>
          <w:rFonts w:ascii="Arial" w:hAnsi="Arial" w:cs="Arial"/>
          <w:spacing w:val="-19"/>
        </w:rPr>
        <w:t xml:space="preserve"> </w:t>
      </w:r>
      <w:r w:rsidR="00C12992" w:rsidRPr="001058B5">
        <w:rPr>
          <w:rFonts w:ascii="Arial" w:hAnsi="Arial" w:cs="Arial"/>
        </w:rPr>
        <w:t>by</w:t>
      </w:r>
      <w:r w:rsidR="00C12992" w:rsidRPr="001058B5">
        <w:rPr>
          <w:rFonts w:ascii="Arial" w:hAnsi="Arial" w:cs="Arial"/>
          <w:spacing w:val="-19"/>
        </w:rPr>
        <w:t xml:space="preserve"> </w:t>
      </w:r>
      <w:r w:rsidR="00C12992" w:rsidRPr="001058B5">
        <w:rPr>
          <w:rFonts w:ascii="Arial" w:hAnsi="Arial" w:cs="Arial"/>
        </w:rPr>
        <w:t>querying</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 xml:space="preserve">COMMENT_TEXT, </w:t>
      </w:r>
      <w:r w:rsidR="00C12992" w:rsidRPr="001058B5">
        <w:rPr>
          <w:rFonts w:ascii="Arial" w:hAnsi="Arial" w:cs="Arial"/>
          <w:w w:val="90"/>
        </w:rPr>
        <w:t>PROXY_SESSIONID,</w:t>
      </w:r>
      <w:r w:rsidR="00C12992" w:rsidRPr="001058B5">
        <w:rPr>
          <w:rFonts w:ascii="Arial" w:hAnsi="Arial" w:cs="Arial"/>
          <w:spacing w:val="-6"/>
          <w:w w:val="90"/>
        </w:rPr>
        <w:t xml:space="preserve"> </w:t>
      </w:r>
      <w:r w:rsidR="00C12992" w:rsidRPr="001058B5">
        <w:rPr>
          <w:rFonts w:ascii="Arial" w:hAnsi="Arial" w:cs="Arial"/>
          <w:w w:val="90"/>
        </w:rPr>
        <w:t>ACTION_NAME,</w:t>
      </w:r>
      <w:r w:rsidR="00C12992" w:rsidRPr="001058B5">
        <w:rPr>
          <w:rFonts w:ascii="Arial" w:hAnsi="Arial" w:cs="Arial"/>
          <w:spacing w:val="-5"/>
          <w:w w:val="90"/>
        </w:rPr>
        <w:t xml:space="preserve"> </w:t>
      </w:r>
      <w:r w:rsidR="00C12992" w:rsidRPr="001058B5">
        <w:rPr>
          <w:rFonts w:ascii="Arial" w:hAnsi="Arial" w:cs="Arial"/>
          <w:w w:val="90"/>
        </w:rPr>
        <w:t>and</w:t>
      </w:r>
      <w:r w:rsidR="00C12992" w:rsidRPr="001058B5">
        <w:rPr>
          <w:rFonts w:ascii="Arial" w:hAnsi="Arial" w:cs="Arial"/>
          <w:spacing w:val="-4"/>
          <w:w w:val="90"/>
        </w:rPr>
        <w:t xml:space="preserve"> </w:t>
      </w:r>
      <w:r w:rsidR="00C12992" w:rsidRPr="001058B5">
        <w:rPr>
          <w:rFonts w:ascii="Arial" w:hAnsi="Arial" w:cs="Arial"/>
          <w:w w:val="90"/>
        </w:rPr>
        <w:t>SESSION_ID</w:t>
      </w:r>
      <w:r w:rsidR="00C12992" w:rsidRPr="001058B5">
        <w:rPr>
          <w:rFonts w:ascii="Arial" w:hAnsi="Arial" w:cs="Arial"/>
          <w:spacing w:val="-74"/>
          <w:w w:val="90"/>
        </w:rPr>
        <w:t xml:space="preserve"> </w:t>
      </w:r>
      <w:r w:rsidR="00C12992" w:rsidRPr="001058B5">
        <w:rPr>
          <w:rFonts w:ascii="Arial" w:hAnsi="Arial" w:cs="Arial"/>
          <w:w w:val="90"/>
        </w:rPr>
        <w:t>columns</w:t>
      </w:r>
      <w:r w:rsidR="00C12992" w:rsidRPr="001058B5">
        <w:rPr>
          <w:rFonts w:ascii="Arial" w:hAnsi="Arial" w:cs="Arial"/>
          <w:spacing w:val="-4"/>
          <w:w w:val="90"/>
        </w:rPr>
        <w:t xml:space="preserve"> </w:t>
      </w:r>
      <w:r w:rsidR="00C12992" w:rsidRPr="001058B5">
        <w:rPr>
          <w:rFonts w:ascii="Arial" w:hAnsi="Arial" w:cs="Arial"/>
          <w:w w:val="90"/>
        </w:rPr>
        <w:t>of</w:t>
      </w:r>
      <w:r w:rsidR="00C12992" w:rsidRPr="001058B5">
        <w:rPr>
          <w:rFonts w:ascii="Arial" w:hAnsi="Arial" w:cs="Arial"/>
          <w:spacing w:val="-5"/>
          <w:w w:val="90"/>
        </w:rPr>
        <w:t xml:space="preserve"> </w:t>
      </w:r>
      <w:r w:rsidR="00C12992" w:rsidRPr="001058B5">
        <w:rPr>
          <w:rFonts w:ascii="Arial" w:hAnsi="Arial" w:cs="Arial"/>
          <w:w w:val="90"/>
        </w:rPr>
        <w:t>the</w:t>
      </w:r>
      <w:r w:rsidR="00C12992" w:rsidRPr="001058B5">
        <w:rPr>
          <w:rFonts w:ascii="Arial" w:hAnsi="Arial" w:cs="Arial"/>
          <w:spacing w:val="-4"/>
          <w:w w:val="90"/>
        </w:rPr>
        <w:t xml:space="preserve"> </w:t>
      </w:r>
      <w:r w:rsidR="00C12992" w:rsidRPr="001058B5">
        <w:rPr>
          <w:rFonts w:ascii="Arial" w:hAnsi="Arial" w:cs="Arial"/>
          <w:w w:val="90"/>
        </w:rPr>
        <w:t>DBA_AUDIT_TRAIL</w:t>
      </w:r>
    </w:p>
    <w:p w14:paraId="69E164D9"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view. In this scenario, both the database user and proxy user accounts are known to the database. Session pooling can be used.</w:t>
      </w:r>
    </w:p>
    <w:p w14:paraId="06E6CE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F9451C9" w14:textId="77777777" w:rsidR="008C539B" w:rsidRPr="001058B5" w:rsidRDefault="008C539B">
      <w:pPr>
        <w:pStyle w:val="BodyText"/>
        <w:spacing w:before="4"/>
        <w:rPr>
          <w:rFonts w:ascii="Arial" w:hAnsi="Arial" w:cs="Arial"/>
          <w:sz w:val="25"/>
        </w:rPr>
      </w:pPr>
    </w:p>
    <w:p w14:paraId="58128507" w14:textId="77777777" w:rsidR="008C539B" w:rsidRPr="001058B5" w:rsidRDefault="00C12992">
      <w:pPr>
        <w:spacing w:before="104"/>
        <w:ind w:left="1660"/>
        <w:rPr>
          <w:rFonts w:ascii="Arial" w:hAnsi="Arial" w:cs="Arial"/>
          <w:b/>
          <w:i/>
          <w:sz w:val="18"/>
        </w:rPr>
      </w:pPr>
      <w:bookmarkStart w:id="1606" w:name="_bookmark1804"/>
      <w:bookmarkEnd w:id="1606"/>
      <w:r w:rsidRPr="001058B5">
        <w:rPr>
          <w:rFonts w:ascii="Arial" w:hAnsi="Arial" w:cs="Arial"/>
          <w:b/>
          <w:i/>
          <w:sz w:val="18"/>
        </w:rPr>
        <w:t>Figure 9–1 Auditing Proxy Users</w:t>
      </w:r>
    </w:p>
    <w:p w14:paraId="598644CB"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60288" behindDoc="0" locked="0" layoutInCell="1" allowOverlap="1" wp14:anchorId="490DCFCC" wp14:editId="31E9B115">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7" cstate="print"/>
                    <a:stretch>
                      <a:fillRect/>
                    </a:stretch>
                  </pic:blipFill>
                  <pic:spPr>
                    <a:xfrm>
                      <a:off x="0" y="0"/>
                      <a:ext cx="3236976" cy="2767583"/>
                    </a:xfrm>
                    <a:prstGeom prst="rect">
                      <a:avLst/>
                    </a:prstGeom>
                  </pic:spPr>
                </pic:pic>
              </a:graphicData>
            </a:graphic>
          </wp:anchor>
        </w:drawing>
      </w:r>
    </w:p>
    <w:p w14:paraId="0F0A0521" w14:textId="77777777" w:rsidR="008C539B" w:rsidRPr="001058B5" w:rsidRDefault="008C539B">
      <w:pPr>
        <w:pStyle w:val="BodyText"/>
        <w:spacing w:before="11"/>
        <w:rPr>
          <w:rFonts w:ascii="Arial" w:hAnsi="Arial" w:cs="Arial"/>
          <w:b/>
          <w:i/>
          <w:sz w:val="17"/>
        </w:rPr>
      </w:pPr>
    </w:p>
    <w:p w14:paraId="0E736D40" w14:textId="77777777" w:rsidR="008C539B" w:rsidRPr="001058B5" w:rsidRDefault="008D1AB8">
      <w:pPr>
        <w:pStyle w:val="BodyText"/>
        <w:spacing w:line="230" w:lineRule="auto"/>
        <w:ind w:left="1659" w:right="700"/>
        <w:rPr>
          <w:rFonts w:ascii="Arial" w:hAnsi="Arial" w:cs="Arial"/>
        </w:rPr>
      </w:pPr>
      <w:hyperlink w:anchor="_bookmark1806" w:history="1">
        <w:r w:rsidR="00C12992" w:rsidRPr="001058B5">
          <w:rPr>
            <w:rFonts w:ascii="Arial" w:hAnsi="Arial" w:cs="Arial"/>
            <w:color w:val="0000CC"/>
          </w:rPr>
          <w:t xml:space="preserve">Figure 9–2 </w:t>
        </w:r>
      </w:hyperlink>
      <w:r w:rsidR="00C12992" w:rsidRPr="001058B5">
        <w:rPr>
          <w:rFonts w:ascii="Arial" w:hAnsi="Arial" w:cs="Arial"/>
        </w:rPr>
        <w:t xml:space="preserve">illustrates how you can audit </w:t>
      </w:r>
      <w:bookmarkStart w:id="1607" w:name="_bookmark1805"/>
      <w:bookmarkEnd w:id="1607"/>
      <w:r w:rsidR="00C12992" w:rsidRPr="001058B5">
        <w:rPr>
          <w:rFonts w:ascii="Arial" w:hAnsi="Arial" w:cs="Arial"/>
        </w:rPr>
        <w:t>client identifier information across multiple database</w:t>
      </w:r>
      <w:r w:rsidR="00C12992" w:rsidRPr="001058B5">
        <w:rPr>
          <w:rFonts w:ascii="Arial" w:hAnsi="Arial" w:cs="Arial"/>
          <w:spacing w:val="-27"/>
        </w:rPr>
        <w:t xml:space="preserve"> </w:t>
      </w:r>
      <w:r w:rsidR="00C12992" w:rsidRPr="001058B5">
        <w:rPr>
          <w:rFonts w:ascii="Arial" w:hAnsi="Arial" w:cs="Arial"/>
        </w:rPr>
        <w:t>sessions</w:t>
      </w:r>
      <w:r w:rsidR="00C12992" w:rsidRPr="001058B5">
        <w:rPr>
          <w:rFonts w:ascii="Arial" w:hAnsi="Arial" w:cs="Arial"/>
          <w:spacing w:val="-27"/>
        </w:rPr>
        <w:t xml:space="preserve"> </w:t>
      </w:r>
      <w:r w:rsidR="00C12992" w:rsidRPr="001058B5">
        <w:rPr>
          <w:rFonts w:ascii="Arial" w:hAnsi="Arial" w:cs="Arial"/>
        </w:rPr>
        <w:t>by</w:t>
      </w:r>
      <w:r w:rsidR="00C12992" w:rsidRPr="001058B5">
        <w:rPr>
          <w:rFonts w:ascii="Arial" w:hAnsi="Arial" w:cs="Arial"/>
          <w:spacing w:val="-26"/>
        </w:rPr>
        <w:t xml:space="preserve"> </w:t>
      </w:r>
      <w:r w:rsidR="00C12992" w:rsidRPr="001058B5">
        <w:rPr>
          <w:rFonts w:ascii="Arial" w:hAnsi="Arial" w:cs="Arial"/>
        </w:rPr>
        <w:t>querying</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CLIENT_ID</w:t>
      </w:r>
      <w:r w:rsidR="00C12992" w:rsidRPr="001058B5">
        <w:rPr>
          <w:rFonts w:ascii="Arial" w:hAnsi="Arial" w:cs="Arial"/>
          <w:spacing w:val="-99"/>
        </w:rPr>
        <w:t xml:space="preserve"> </w:t>
      </w:r>
      <w:r w:rsidR="00C12992" w:rsidRPr="001058B5">
        <w:rPr>
          <w:rFonts w:ascii="Arial" w:hAnsi="Arial" w:cs="Arial"/>
        </w:rPr>
        <w:t>column</w:t>
      </w:r>
      <w:r w:rsidR="00C12992" w:rsidRPr="001058B5">
        <w:rPr>
          <w:rFonts w:ascii="Arial" w:hAnsi="Arial" w:cs="Arial"/>
          <w:spacing w:val="-27"/>
        </w:rPr>
        <w:t xml:space="preserve"> </w:t>
      </w:r>
      <w:r w:rsidR="00C12992" w:rsidRPr="001058B5">
        <w:rPr>
          <w:rFonts w:ascii="Arial" w:hAnsi="Arial" w:cs="Arial"/>
        </w:rPr>
        <w:t>of</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6"/>
        </w:rPr>
        <w:t xml:space="preserve"> </w:t>
      </w:r>
      <w:r w:rsidR="00C12992" w:rsidRPr="001058B5">
        <w:rPr>
          <w:rFonts w:ascii="Arial" w:hAnsi="Arial" w:cs="Arial"/>
        </w:rPr>
        <w:t>DBA_AUDIT_TRAIL</w:t>
      </w:r>
      <w:r w:rsidR="00C12992" w:rsidRPr="001058B5">
        <w:rPr>
          <w:rFonts w:ascii="Arial" w:hAnsi="Arial" w:cs="Arial"/>
          <w:spacing w:val="-100"/>
        </w:rPr>
        <w:t xml:space="preserve"> </w:t>
      </w:r>
      <w:r w:rsidR="00C12992" w:rsidRPr="001058B5">
        <w:rPr>
          <w:rFonts w:ascii="Arial" w:hAnsi="Arial" w:cs="Arial"/>
        </w:rPr>
        <w:t>data dictionary</w:t>
      </w:r>
      <w:r w:rsidR="00C12992" w:rsidRPr="001058B5">
        <w:rPr>
          <w:rFonts w:ascii="Arial" w:hAnsi="Arial" w:cs="Arial"/>
          <w:spacing w:val="-12"/>
        </w:rPr>
        <w:t xml:space="preserve"> </w:t>
      </w:r>
      <w:r w:rsidR="00C12992" w:rsidRPr="001058B5">
        <w:rPr>
          <w:rFonts w:ascii="Arial" w:hAnsi="Arial" w:cs="Arial"/>
          <w:spacing w:val="-4"/>
        </w:rPr>
        <w:t>view.</w:t>
      </w:r>
      <w:r w:rsidR="00C12992" w:rsidRPr="001058B5">
        <w:rPr>
          <w:rFonts w:ascii="Arial" w:hAnsi="Arial" w:cs="Arial"/>
          <w:spacing w:val="-12"/>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this</w:t>
      </w:r>
      <w:r w:rsidR="00C12992" w:rsidRPr="001058B5">
        <w:rPr>
          <w:rFonts w:ascii="Arial" w:hAnsi="Arial" w:cs="Arial"/>
          <w:spacing w:val="-12"/>
        </w:rPr>
        <w:t xml:space="preserve"> </w:t>
      </w:r>
      <w:r w:rsidR="00C12992" w:rsidRPr="001058B5">
        <w:rPr>
          <w:rFonts w:ascii="Arial" w:hAnsi="Arial" w:cs="Arial"/>
        </w:rPr>
        <w:t>scenario,</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client</w:t>
      </w:r>
      <w:r w:rsidR="00C12992" w:rsidRPr="001058B5">
        <w:rPr>
          <w:rFonts w:ascii="Arial" w:hAnsi="Arial" w:cs="Arial"/>
          <w:spacing w:val="-12"/>
        </w:rPr>
        <w:t xml:space="preserve"> </w:t>
      </w:r>
      <w:r w:rsidR="00C12992" w:rsidRPr="001058B5">
        <w:rPr>
          <w:rFonts w:ascii="Arial" w:hAnsi="Arial" w:cs="Arial"/>
        </w:rPr>
        <w:t>identifier</w:t>
      </w:r>
      <w:r w:rsidR="00C12992" w:rsidRPr="001058B5">
        <w:rPr>
          <w:rFonts w:ascii="Arial" w:hAnsi="Arial" w:cs="Arial"/>
          <w:spacing w:val="-12"/>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been</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CLIENT_A.</w:t>
      </w:r>
      <w:r w:rsidR="00C12992" w:rsidRPr="001058B5">
        <w:rPr>
          <w:rFonts w:ascii="Arial" w:hAnsi="Arial" w:cs="Arial"/>
          <w:spacing w:val="-12"/>
        </w:rPr>
        <w:t xml:space="preserve"> </w:t>
      </w:r>
      <w:r w:rsidR="00C12992" w:rsidRPr="001058B5">
        <w:rPr>
          <w:rFonts w:ascii="Arial" w:hAnsi="Arial" w:cs="Arial"/>
        </w:rPr>
        <w:t>As</w:t>
      </w:r>
      <w:r w:rsidR="00C12992" w:rsidRPr="001058B5">
        <w:rPr>
          <w:rFonts w:ascii="Arial" w:hAnsi="Arial" w:cs="Arial"/>
          <w:spacing w:val="-12"/>
        </w:rPr>
        <w:t xml:space="preserve"> </w:t>
      </w:r>
      <w:r w:rsidR="00C12992" w:rsidRPr="001058B5">
        <w:rPr>
          <w:rFonts w:ascii="Arial" w:hAnsi="Arial" w:cs="Arial"/>
        </w:rPr>
        <w:t xml:space="preserve">with the proxy user-database user scenario described in </w:t>
      </w:r>
      <w:hyperlink w:anchor="_bookmark1804" w:history="1">
        <w:r w:rsidR="00C12992" w:rsidRPr="001058B5">
          <w:rPr>
            <w:rFonts w:ascii="Arial" w:hAnsi="Arial" w:cs="Arial"/>
            <w:color w:val="0000CC"/>
          </w:rPr>
          <w:t>Figure 9–1</w:t>
        </w:r>
      </w:hyperlink>
      <w:r w:rsidR="00C12992" w:rsidRPr="001058B5">
        <w:rPr>
          <w:rFonts w:ascii="Arial" w:hAnsi="Arial" w:cs="Arial"/>
        </w:rPr>
        <w:t>, session pooling can be used.</w:t>
      </w:r>
    </w:p>
    <w:p w14:paraId="7D32F4CE" w14:textId="77777777" w:rsidR="008C539B" w:rsidRPr="001058B5" w:rsidRDefault="008C539B">
      <w:pPr>
        <w:pStyle w:val="BodyText"/>
        <w:spacing w:before="12"/>
        <w:rPr>
          <w:rFonts w:ascii="Arial" w:hAnsi="Arial" w:cs="Arial"/>
          <w:sz w:val="25"/>
        </w:rPr>
      </w:pPr>
    </w:p>
    <w:p w14:paraId="26E68AC2" w14:textId="77777777" w:rsidR="008C539B" w:rsidRPr="001058B5" w:rsidRDefault="00C12992">
      <w:pPr>
        <w:ind w:left="1660"/>
        <w:rPr>
          <w:rFonts w:ascii="Arial" w:hAnsi="Arial" w:cs="Arial"/>
          <w:b/>
          <w:i/>
          <w:sz w:val="18"/>
        </w:rPr>
      </w:pPr>
      <w:bookmarkStart w:id="1608" w:name="_bookmark1806"/>
      <w:bookmarkEnd w:id="1608"/>
      <w:r w:rsidRPr="001058B5">
        <w:rPr>
          <w:rFonts w:ascii="Arial" w:hAnsi="Arial" w:cs="Arial"/>
          <w:b/>
          <w:i/>
          <w:sz w:val="18"/>
        </w:rPr>
        <w:t>Figure 9–2 Auditing Client Identifier Information Across Sessions</w:t>
      </w:r>
    </w:p>
    <w:p w14:paraId="7565FB22" w14:textId="77777777" w:rsidR="008C539B" w:rsidRPr="001058B5" w:rsidRDefault="00C12992">
      <w:pPr>
        <w:pStyle w:val="BodyText"/>
        <w:spacing w:before="1"/>
        <w:rPr>
          <w:rFonts w:ascii="Arial" w:hAnsi="Arial" w:cs="Arial"/>
          <w:b/>
          <w:i/>
          <w:sz w:val="14"/>
        </w:rPr>
      </w:pPr>
      <w:r w:rsidRPr="001058B5">
        <w:rPr>
          <w:rFonts w:ascii="Arial" w:hAnsi="Arial" w:cs="Arial"/>
          <w:noProof/>
        </w:rPr>
        <w:drawing>
          <wp:anchor distT="0" distB="0" distL="0" distR="0" simplePos="0" relativeHeight="251662336" behindDoc="0" locked="0" layoutInCell="1" allowOverlap="1" wp14:anchorId="6D3B42A6" wp14:editId="1578DA36">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8" cstate="print"/>
                    <a:stretch>
                      <a:fillRect/>
                    </a:stretch>
                  </pic:blipFill>
                  <pic:spPr>
                    <a:xfrm>
                      <a:off x="0" y="0"/>
                      <a:ext cx="4206240" cy="2828544"/>
                    </a:xfrm>
                    <a:prstGeom prst="rect">
                      <a:avLst/>
                    </a:prstGeom>
                  </pic:spPr>
                </pic:pic>
              </a:graphicData>
            </a:graphic>
          </wp:anchor>
        </w:drawing>
      </w:r>
    </w:p>
    <w:p w14:paraId="64602C34" w14:textId="77777777" w:rsidR="008C539B" w:rsidRPr="001058B5" w:rsidRDefault="008C539B">
      <w:pPr>
        <w:pStyle w:val="BodyText"/>
        <w:spacing w:before="4"/>
        <w:rPr>
          <w:rFonts w:ascii="Arial" w:hAnsi="Arial" w:cs="Arial"/>
          <w:b/>
          <w:i/>
          <w:sz w:val="22"/>
        </w:rPr>
      </w:pPr>
    </w:p>
    <w:p w14:paraId="588CB39C" w14:textId="77777777" w:rsidR="008C539B" w:rsidRPr="001058B5" w:rsidRDefault="00C12992">
      <w:pPr>
        <w:pStyle w:val="BodyText"/>
        <w:spacing w:line="232" w:lineRule="auto"/>
        <w:ind w:left="2380" w:right="1456"/>
        <w:rPr>
          <w:rFonts w:ascii="Arial" w:hAnsi="Arial" w:cs="Arial"/>
        </w:rPr>
      </w:pPr>
      <w:r w:rsidRPr="001058B5">
        <w:rPr>
          <w:rFonts w:ascii="Arial" w:hAnsi="Arial" w:cs="Arial"/>
          <w:b/>
          <w:sz w:val="19"/>
        </w:rPr>
        <w:t xml:space="preserve">See Also: </w:t>
      </w:r>
      <w:hyperlink w:anchor="_bookmark414" w:history="1">
        <w:r w:rsidRPr="001058B5">
          <w:rPr>
            <w:rFonts w:ascii="Arial" w:hAnsi="Arial" w:cs="Arial"/>
            <w:color w:val="0000CC"/>
          </w:rPr>
          <w:t xml:space="preserve">"Preserving User Identity in Multitiered Environments" </w:t>
        </w:r>
        <w:r w:rsidRPr="001058B5">
          <w:rPr>
            <w:rFonts w:ascii="Arial" w:hAnsi="Arial" w:cs="Arial"/>
          </w:rPr>
          <w:t>on</w:t>
        </w:r>
      </w:hyperlink>
      <w:r w:rsidRPr="001058B5">
        <w:rPr>
          <w:rFonts w:ascii="Arial" w:hAnsi="Arial" w:cs="Arial"/>
        </w:rPr>
        <w:t xml:space="preserve"> </w:t>
      </w:r>
      <w:hyperlink w:anchor="_bookmark414" w:history="1">
        <w:r w:rsidRPr="001058B5">
          <w:rPr>
            <w:rFonts w:ascii="Arial" w:hAnsi="Arial" w:cs="Arial"/>
          </w:rPr>
          <w:t xml:space="preserve">page 3-36 </w:t>
        </w:r>
      </w:hyperlink>
      <w:r w:rsidRPr="001058B5">
        <w:rPr>
          <w:rFonts w:ascii="Arial" w:hAnsi="Arial" w:cs="Arial"/>
        </w:rPr>
        <w:t>for more information about user authentication in a multitiered environment</w:t>
      </w:r>
    </w:p>
    <w:p w14:paraId="28D35704" w14:textId="77777777" w:rsidR="008C539B" w:rsidRPr="001058B5" w:rsidRDefault="008C539B">
      <w:pPr>
        <w:pStyle w:val="BodyText"/>
        <w:spacing w:before="10"/>
        <w:rPr>
          <w:rFonts w:ascii="Arial" w:hAnsi="Arial" w:cs="Arial"/>
        </w:rPr>
      </w:pPr>
    </w:p>
    <w:p w14:paraId="4EBE0B25" w14:textId="77777777" w:rsidR="008C539B" w:rsidRPr="001058B5" w:rsidRDefault="00C12992">
      <w:pPr>
        <w:pStyle w:val="Heading4"/>
        <w:ind w:left="100"/>
      </w:pPr>
      <w:bookmarkStart w:id="1609" w:name="Auditing_Schema_Objects"/>
      <w:bookmarkStart w:id="1610" w:name="_bookmark1807"/>
      <w:bookmarkStart w:id="1611" w:name="_bookmark1808"/>
      <w:bookmarkEnd w:id="1609"/>
      <w:bookmarkEnd w:id="1610"/>
      <w:bookmarkEnd w:id="1611"/>
      <w:r w:rsidRPr="001058B5">
        <w:t>Auditing Schema Objects</w:t>
      </w:r>
    </w:p>
    <w:p w14:paraId="6BBE6A59"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0302C55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C59F2A0" w14:textId="77777777" w:rsidR="008C539B" w:rsidRPr="001058B5" w:rsidRDefault="008C539B">
      <w:pPr>
        <w:pStyle w:val="BodyText"/>
        <w:spacing w:before="5"/>
        <w:rPr>
          <w:rFonts w:ascii="Arial" w:hAnsi="Arial" w:cs="Arial"/>
          <w:sz w:val="25"/>
        </w:rPr>
      </w:pPr>
    </w:p>
    <w:p w14:paraId="41BDB14E" w14:textId="77777777" w:rsidR="008C539B" w:rsidRPr="001058B5" w:rsidRDefault="008D1AB8" w:rsidP="006F7931">
      <w:pPr>
        <w:pStyle w:val="ListParagraph"/>
        <w:numPr>
          <w:ilvl w:val="2"/>
          <w:numId w:val="137"/>
        </w:numPr>
        <w:tabs>
          <w:tab w:val="left" w:pos="2620"/>
        </w:tabs>
        <w:spacing w:before="93"/>
        <w:rPr>
          <w:rFonts w:ascii="Arial" w:hAnsi="Arial" w:cs="Arial"/>
          <w:sz w:val="20"/>
        </w:rPr>
      </w:pPr>
      <w:hyperlink w:anchor="_bookmark1809" w:history="1">
        <w:r w:rsidR="00C12992" w:rsidRPr="001058B5">
          <w:rPr>
            <w:rFonts w:ascii="Arial" w:hAnsi="Arial" w:cs="Arial"/>
            <w:color w:val="0000CC"/>
            <w:sz w:val="20"/>
          </w:rPr>
          <w:t>About Schema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2547CB43"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81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Schema Objects That Can Be Audited</w:t>
        </w:r>
      </w:hyperlink>
    </w:p>
    <w:p w14:paraId="4E4D9F95"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19" w:history="1">
        <w:r w:rsidR="00C12992" w:rsidRPr="001058B5">
          <w:rPr>
            <w:rFonts w:ascii="Arial" w:hAnsi="Arial" w:cs="Arial"/>
            <w:color w:val="0000CC"/>
            <w:sz w:val="20"/>
          </w:rPr>
          <w:t>Using Standard Auditing with Editioned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Objects</w:t>
        </w:r>
      </w:hyperlink>
    </w:p>
    <w:p w14:paraId="12EFF398"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821" w:history="1">
        <w:r w:rsidR="00C12992" w:rsidRPr="001058B5">
          <w:rPr>
            <w:rFonts w:ascii="Arial" w:hAnsi="Arial" w:cs="Arial"/>
            <w:color w:val="0000CC"/>
            <w:sz w:val="20"/>
          </w:rPr>
          <w:t xml:space="preserve">Schema Object Audit Options for </w:t>
        </w:r>
        <w:r w:rsidR="00C12992" w:rsidRPr="001058B5">
          <w:rPr>
            <w:rFonts w:ascii="Arial" w:hAnsi="Arial" w:cs="Arial"/>
            <w:color w:val="0000CC"/>
            <w:spacing w:val="-2"/>
            <w:sz w:val="20"/>
          </w:rPr>
          <w:t xml:space="preserve">Views, </w:t>
        </w:r>
        <w:r w:rsidR="00C12992" w:rsidRPr="001058B5">
          <w:rPr>
            <w:rFonts w:ascii="Arial" w:hAnsi="Arial" w:cs="Arial"/>
            <w:color w:val="0000CC"/>
            <w:sz w:val="20"/>
          </w:rPr>
          <w:t>Procedures, and Other</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Elements</w:t>
        </w:r>
      </w:hyperlink>
    </w:p>
    <w:p w14:paraId="1A60C73E"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23" w:history="1">
        <w:r w:rsidR="00C12992" w:rsidRPr="001058B5">
          <w:rPr>
            <w:rFonts w:ascii="Arial" w:hAnsi="Arial" w:cs="Arial"/>
            <w:color w:val="0000CC"/>
            <w:sz w:val="20"/>
          </w:rPr>
          <w:t>Configuring Schema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DC851C5"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33" w:history="1">
        <w:r w:rsidR="00C12992" w:rsidRPr="001058B5">
          <w:rPr>
            <w:rFonts w:ascii="Arial" w:hAnsi="Arial" w:cs="Arial"/>
            <w:color w:val="0000CC"/>
            <w:sz w:val="20"/>
          </w:rPr>
          <w:t>Removing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8F5A78A"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837" w:history="1">
        <w:r w:rsidR="00C12992" w:rsidRPr="001058B5">
          <w:rPr>
            <w:rFonts w:ascii="Arial" w:hAnsi="Arial" w:cs="Arial"/>
            <w:color w:val="0000CC"/>
            <w:sz w:val="20"/>
          </w:rPr>
          <w:t>Setting Audit Options for Objects That May Be Created in the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Future</w:t>
        </w:r>
      </w:hyperlink>
    </w:p>
    <w:p w14:paraId="63294314" w14:textId="77777777" w:rsidR="008C539B" w:rsidRPr="001058B5" w:rsidRDefault="008C539B">
      <w:pPr>
        <w:pStyle w:val="BodyText"/>
        <w:spacing w:before="2"/>
        <w:rPr>
          <w:rFonts w:ascii="Arial" w:hAnsi="Arial" w:cs="Arial"/>
          <w:sz w:val="23"/>
        </w:rPr>
      </w:pPr>
    </w:p>
    <w:p w14:paraId="40FF5053" w14:textId="77777777" w:rsidR="008C539B" w:rsidRPr="001058B5" w:rsidRDefault="00C12992">
      <w:pPr>
        <w:pStyle w:val="Heading6"/>
      </w:pPr>
      <w:bookmarkStart w:id="1612" w:name="About_Schema_Object_Auditing"/>
      <w:bookmarkStart w:id="1613" w:name="_bookmark1809"/>
      <w:bookmarkStart w:id="1614" w:name="_bookmark1812"/>
      <w:bookmarkEnd w:id="1612"/>
      <w:bookmarkEnd w:id="1613"/>
      <w:bookmarkEnd w:id="1614"/>
      <w:r w:rsidRPr="001058B5">
        <w:t xml:space="preserve">About </w:t>
      </w:r>
      <w:bookmarkStart w:id="1615" w:name="_bookmark1811"/>
      <w:bookmarkEnd w:id="1615"/>
      <w:r w:rsidRPr="001058B5">
        <w:t>Schem</w:t>
      </w:r>
      <w:bookmarkStart w:id="1616" w:name="_bookmark1810"/>
      <w:bookmarkEnd w:id="1616"/>
      <w:r w:rsidRPr="001058B5">
        <w:t xml:space="preserve">a Object </w:t>
      </w:r>
      <w:bookmarkStart w:id="1617" w:name="_bookmark1813"/>
      <w:bookmarkEnd w:id="1617"/>
      <w:r w:rsidRPr="001058B5">
        <w:t>Auditing</w:t>
      </w:r>
    </w:p>
    <w:p w14:paraId="1DB955DF"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Schema object auditing monitors actions performed on the audited schema objects, such as tables or views. Object auditing applies to all users but is limited to the audited</w:t>
      </w:r>
      <w:r w:rsidRPr="001058B5">
        <w:rPr>
          <w:rFonts w:ascii="Arial" w:hAnsi="Arial" w:cs="Arial"/>
          <w:spacing w:val="-17"/>
        </w:rPr>
        <w:t xml:space="preserve"> </w:t>
      </w:r>
      <w:r w:rsidRPr="001058B5">
        <w:rPr>
          <w:rFonts w:ascii="Arial" w:hAnsi="Arial" w:cs="Arial"/>
        </w:rPr>
        <w:t>object</w:t>
      </w:r>
      <w:r w:rsidRPr="001058B5">
        <w:rPr>
          <w:rFonts w:ascii="Arial" w:hAnsi="Arial" w:cs="Arial"/>
          <w:spacing w:val="-18"/>
        </w:rPr>
        <w:t xml:space="preserve"> </w:t>
      </w:r>
      <w:r w:rsidRPr="001058B5">
        <w:rPr>
          <w:rFonts w:ascii="Arial" w:hAnsi="Arial" w:cs="Arial"/>
          <w:spacing w:val="-5"/>
        </w:rPr>
        <w:t>only.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2"/>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NOAUDIT</w:t>
      </w:r>
      <w:r w:rsidRPr="001058B5">
        <w:rPr>
          <w:rFonts w:ascii="Arial" w:hAnsi="Arial" w:cs="Arial"/>
          <w:spacing w:val="-92"/>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objects</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their own</w:t>
      </w:r>
      <w:r w:rsidRPr="001058B5">
        <w:rPr>
          <w:rFonts w:ascii="Arial" w:hAnsi="Arial" w:cs="Arial"/>
          <w:spacing w:val="-2"/>
        </w:rPr>
        <w:t xml:space="preserve"> </w:t>
      </w:r>
      <w:r w:rsidRPr="001058B5">
        <w:rPr>
          <w:rFonts w:ascii="Arial" w:hAnsi="Arial" w:cs="Arial"/>
        </w:rPr>
        <w:t>schemas.</w:t>
      </w:r>
    </w:p>
    <w:p w14:paraId="6A201E0E" w14:textId="77777777" w:rsidR="008C539B" w:rsidRPr="001058B5" w:rsidRDefault="008C539B">
      <w:pPr>
        <w:pStyle w:val="BodyText"/>
        <w:spacing w:before="5"/>
        <w:rPr>
          <w:rFonts w:ascii="Arial" w:hAnsi="Arial" w:cs="Arial"/>
          <w:sz w:val="23"/>
        </w:rPr>
      </w:pPr>
    </w:p>
    <w:p w14:paraId="6D2DFB51" w14:textId="77777777" w:rsidR="008C539B" w:rsidRPr="001058B5" w:rsidRDefault="00C12992">
      <w:pPr>
        <w:pStyle w:val="Heading6"/>
        <w:spacing w:before="1"/>
      </w:pPr>
      <w:bookmarkStart w:id="1618" w:name="Types_of_Schema_Objects_That_Can_Be_Audi"/>
      <w:bookmarkStart w:id="1619" w:name="_bookmark1814"/>
      <w:bookmarkEnd w:id="1618"/>
      <w:bookmarkEnd w:id="1619"/>
      <w:r w:rsidRPr="001058B5">
        <w:t>Typ</w:t>
      </w:r>
      <w:bookmarkStart w:id="1620" w:name="_bookmark1817"/>
      <w:bookmarkEnd w:id="1620"/>
      <w:r w:rsidRPr="001058B5">
        <w:t>es o</w:t>
      </w:r>
      <w:bookmarkStart w:id="1621" w:name="_bookmark1816"/>
      <w:bookmarkEnd w:id="1621"/>
      <w:r w:rsidRPr="001058B5">
        <w:t>f Sch</w:t>
      </w:r>
      <w:bookmarkStart w:id="1622" w:name="_bookmark1815"/>
      <w:bookmarkEnd w:id="1622"/>
      <w:r w:rsidRPr="001058B5">
        <w:t>ema Objects That Can Be Audited</w:t>
      </w:r>
    </w:p>
    <w:p w14:paraId="180F3269" w14:textId="77777777" w:rsidR="008C539B" w:rsidRPr="001058B5" w:rsidRDefault="00C12992">
      <w:pPr>
        <w:pStyle w:val="BodyText"/>
        <w:spacing w:before="55" w:line="232" w:lineRule="auto"/>
        <w:ind w:left="2260" w:right="182"/>
        <w:rPr>
          <w:rFonts w:ascii="Arial" w:hAnsi="Arial" w:cs="Arial"/>
        </w:rPr>
      </w:pPr>
      <w:r w:rsidRPr="001058B5">
        <w:rPr>
          <w:rFonts w:ascii="Arial" w:hAnsi="Arial" w:cs="Arial"/>
        </w:rPr>
        <w:t xml:space="preserve">You can audit statements that refer to tables, views, sequences, standalone stored procedures or functions, and packages, but not individual procedures within packages. (See </w:t>
      </w:r>
      <w:hyperlink w:anchor="_bookmark1848" w:history="1">
        <w:r w:rsidRPr="001058B5">
          <w:rPr>
            <w:rFonts w:ascii="Arial" w:hAnsi="Arial" w:cs="Arial"/>
            <w:color w:val="0000CC"/>
          </w:rPr>
          <w:t xml:space="preserve">"Auditing Functions, Procedures, Packages, and Triggers" </w:t>
        </w:r>
        <w:r w:rsidRPr="001058B5">
          <w:rPr>
            <w:rFonts w:ascii="Arial" w:hAnsi="Arial" w:cs="Arial"/>
          </w:rPr>
          <w:t>on page 9-32</w:t>
        </w:r>
      </w:hyperlink>
      <w:r w:rsidRPr="001058B5">
        <w:rPr>
          <w:rFonts w:ascii="Arial" w:hAnsi="Arial" w:cs="Arial"/>
        </w:rPr>
        <w:t xml:space="preserve"> for more information about auditing these types of objects.)</w:t>
      </w:r>
    </w:p>
    <w:p w14:paraId="1A0DB3D9" w14:textId="77777777" w:rsidR="008C539B" w:rsidRPr="001058B5" w:rsidRDefault="00C12992">
      <w:pPr>
        <w:pStyle w:val="BodyText"/>
        <w:spacing w:before="116" w:line="232" w:lineRule="auto"/>
        <w:ind w:left="2260" w:right="102"/>
        <w:rPr>
          <w:rFonts w:ascii="Arial" w:hAnsi="Arial" w:cs="Arial"/>
        </w:rPr>
      </w:pPr>
      <w:r w:rsidRPr="001058B5">
        <w:rPr>
          <w:rFonts w:ascii="Arial" w:hAnsi="Arial" w:cs="Arial"/>
        </w:rPr>
        <w:t xml:space="preserve">You cannot directly audit statements that reference clusters, </w:t>
      </w:r>
      <w:bookmarkStart w:id="1623" w:name="_bookmark1818"/>
      <w:bookmarkEnd w:id="1623"/>
      <w:r w:rsidRPr="001058B5">
        <w:rPr>
          <w:rFonts w:ascii="Arial" w:hAnsi="Arial" w:cs="Arial"/>
        </w:rPr>
        <w:t>database links, indexes, or synonyms. However, you can indirectly audit access to these schema objects, by auditing the operations that affect the base table.</w:t>
      </w:r>
    </w:p>
    <w:p w14:paraId="1AB94D2C"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When you audit a schema object, the auditing applies to all users of the database. You cannot set these options for a specific list of users. You can set default schema object audit options for all auditable schema objects.</w:t>
      </w:r>
    </w:p>
    <w:p w14:paraId="51D25372" w14:textId="77777777" w:rsidR="008C539B" w:rsidRPr="001058B5" w:rsidRDefault="00C12992">
      <w:pPr>
        <w:spacing w:before="211"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auditable schema objects</w:t>
      </w:r>
    </w:p>
    <w:p w14:paraId="0CD81AAD" w14:textId="77777777" w:rsidR="008C539B" w:rsidRPr="001058B5" w:rsidRDefault="008C539B">
      <w:pPr>
        <w:pStyle w:val="BodyText"/>
        <w:spacing w:before="1"/>
        <w:rPr>
          <w:rFonts w:ascii="Arial" w:hAnsi="Arial" w:cs="Arial"/>
        </w:rPr>
      </w:pPr>
    </w:p>
    <w:p w14:paraId="598425A7" w14:textId="77777777" w:rsidR="008C539B" w:rsidRPr="001058B5" w:rsidRDefault="00C12992">
      <w:pPr>
        <w:pStyle w:val="Heading6"/>
        <w:spacing w:before="1"/>
      </w:pPr>
      <w:bookmarkStart w:id="1624" w:name="Using_Standard_Auditing_with_Editioned_O"/>
      <w:bookmarkStart w:id="1625" w:name="_bookmark1819"/>
      <w:bookmarkEnd w:id="1624"/>
      <w:bookmarkEnd w:id="1625"/>
      <w:r w:rsidRPr="001058B5">
        <w:t xml:space="preserve">Using </w:t>
      </w:r>
      <w:bookmarkStart w:id="1626" w:name="_bookmark1820"/>
      <w:bookmarkEnd w:id="1626"/>
      <w:r w:rsidRPr="001058B5">
        <w:t>Standard Auditing with Editioned Objects</w:t>
      </w:r>
    </w:p>
    <w:p w14:paraId="3DA56A75" w14:textId="77777777" w:rsidR="008C539B" w:rsidRPr="001058B5" w:rsidRDefault="00C12992">
      <w:pPr>
        <w:pStyle w:val="BodyText"/>
        <w:spacing w:before="54" w:line="232" w:lineRule="auto"/>
        <w:ind w:left="2259" w:right="168"/>
        <w:rPr>
          <w:rFonts w:ascii="Arial" w:hAnsi="Arial" w:cs="Arial"/>
        </w:rPr>
      </w:pPr>
      <w:r w:rsidRPr="001058B5">
        <w:rPr>
          <w:rFonts w:ascii="Arial" w:hAnsi="Arial" w:cs="Arial"/>
        </w:rP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14:paraId="0DF1EED6" w14:textId="77777777" w:rsidR="008C539B" w:rsidRPr="001058B5" w:rsidRDefault="00C12992">
      <w:pPr>
        <w:pStyle w:val="BodyText"/>
        <w:spacing w:before="119" w:line="228" w:lineRule="auto"/>
        <w:ind w:left="2260" w:right="185" w:hanging="1"/>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editions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appear</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1"/>
        </w:rPr>
        <w:t xml:space="preserve"> </w:t>
      </w:r>
      <w:r w:rsidRPr="001058B5">
        <w:rPr>
          <w:rFonts w:ascii="Arial" w:hAnsi="Arial" w:cs="Arial"/>
        </w:rPr>
        <w:t>querying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 xml:space="preserve">OBJECT_ </w:t>
      </w:r>
      <w:r w:rsidRPr="001058B5">
        <w:rPr>
          <w:rFonts w:ascii="Arial" w:hAnsi="Arial" w:cs="Arial"/>
          <w:w w:val="90"/>
        </w:rPr>
        <w:t>NAME</w:t>
      </w:r>
      <w:r w:rsidRPr="001058B5">
        <w:rPr>
          <w:rFonts w:ascii="Arial" w:hAnsi="Arial" w:cs="Arial"/>
          <w:spacing w:val="-72"/>
          <w:w w:val="90"/>
        </w:rPr>
        <w:t xml:space="preserve"> </w:t>
      </w:r>
      <w:r w:rsidRPr="001058B5">
        <w:rPr>
          <w:rFonts w:ascii="Arial" w:hAnsi="Arial" w:cs="Arial"/>
          <w:w w:val="90"/>
        </w:rPr>
        <w:t>and</w:t>
      </w:r>
      <w:r w:rsidRPr="001058B5">
        <w:rPr>
          <w:rFonts w:ascii="Arial" w:hAnsi="Arial" w:cs="Arial"/>
          <w:spacing w:val="-1"/>
          <w:w w:val="90"/>
        </w:rPr>
        <w:t xml:space="preserve"> </w:t>
      </w:r>
      <w:r w:rsidRPr="001058B5">
        <w:rPr>
          <w:rFonts w:ascii="Arial" w:hAnsi="Arial" w:cs="Arial"/>
          <w:w w:val="90"/>
        </w:rPr>
        <w:t>OBJ_EDITION_NAME</w:t>
      </w:r>
      <w:r w:rsidRPr="001058B5">
        <w:rPr>
          <w:rFonts w:ascii="Arial" w:hAnsi="Arial" w:cs="Arial"/>
          <w:spacing w:val="-71"/>
          <w:w w:val="90"/>
        </w:rPr>
        <w:t xml:space="preserve"> </w:t>
      </w:r>
      <w:r w:rsidRPr="001058B5">
        <w:rPr>
          <w:rFonts w:ascii="Arial" w:hAnsi="Arial" w:cs="Arial"/>
          <w:w w:val="90"/>
        </w:rPr>
        <w:t>columns</w:t>
      </w:r>
      <w:r w:rsidRPr="001058B5">
        <w:rPr>
          <w:rFonts w:ascii="Arial" w:hAnsi="Arial" w:cs="Arial"/>
          <w:spacing w:val="-3"/>
          <w:w w:val="90"/>
        </w:rPr>
        <w:t xml:space="preserve"> </w:t>
      </w:r>
      <w:r w:rsidRPr="001058B5">
        <w:rPr>
          <w:rFonts w:ascii="Arial" w:hAnsi="Arial" w:cs="Arial"/>
          <w:w w:val="90"/>
        </w:rPr>
        <w:t>in</w:t>
      </w:r>
      <w:r w:rsidRPr="001058B5">
        <w:rPr>
          <w:rFonts w:ascii="Arial" w:hAnsi="Arial" w:cs="Arial"/>
          <w:spacing w:val="-3"/>
          <w:w w:val="90"/>
        </w:rPr>
        <w:t xml:space="preserve"> </w:t>
      </w:r>
      <w:r w:rsidRPr="001058B5">
        <w:rPr>
          <w:rFonts w:ascii="Arial" w:hAnsi="Arial" w:cs="Arial"/>
          <w:w w:val="90"/>
        </w:rPr>
        <w:t>the DBA_COMMON_AUDIT_TRAIL</w:t>
      </w:r>
      <w:r w:rsidRPr="001058B5">
        <w:rPr>
          <w:rFonts w:ascii="Arial" w:hAnsi="Arial" w:cs="Arial"/>
          <w:spacing w:val="-71"/>
          <w:w w:val="90"/>
        </w:rPr>
        <w:t xml:space="preserve"> </w:t>
      </w:r>
      <w:r w:rsidRPr="001058B5">
        <w:rPr>
          <w:rFonts w:ascii="Arial" w:hAnsi="Arial" w:cs="Arial"/>
          <w:w w:val="90"/>
        </w:rPr>
        <w:t>and</w:t>
      </w:r>
      <w:r w:rsidRPr="001058B5">
        <w:rPr>
          <w:rFonts w:ascii="Arial" w:hAnsi="Arial" w:cs="Arial"/>
          <w:spacing w:val="-3"/>
          <w:w w:val="90"/>
        </w:rPr>
        <w:t xml:space="preserve"> </w:t>
      </w:r>
      <w:r w:rsidRPr="001058B5">
        <w:rPr>
          <w:rFonts w:ascii="Arial" w:hAnsi="Arial" w:cs="Arial"/>
          <w:w w:val="90"/>
        </w:rPr>
        <w:t xml:space="preserve">V$XML_ </w:t>
      </w:r>
      <w:r w:rsidRPr="001058B5">
        <w:rPr>
          <w:rFonts w:ascii="Arial" w:hAnsi="Arial" w:cs="Arial"/>
        </w:rPr>
        <w:t>AUDIT_TRAIL</w:t>
      </w:r>
      <w:r w:rsidRPr="001058B5">
        <w:rPr>
          <w:rFonts w:ascii="Arial" w:hAnsi="Arial" w:cs="Arial"/>
          <w:spacing w:val="-84"/>
        </w:rPr>
        <w:t xml:space="preserve"> </w:t>
      </w:r>
      <w:r w:rsidRPr="001058B5">
        <w:rPr>
          <w:rFonts w:ascii="Arial" w:hAnsi="Arial" w:cs="Arial"/>
        </w:rPr>
        <w:t>data dictionary views.</w:t>
      </w:r>
    </w:p>
    <w:p w14:paraId="1564438A" w14:textId="77777777" w:rsidR="008C539B" w:rsidRPr="001058B5" w:rsidRDefault="00C12992">
      <w:pPr>
        <w:spacing w:before="211"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27FB6A9" w14:textId="77777777" w:rsidR="008C539B" w:rsidRPr="001058B5" w:rsidRDefault="008C539B">
      <w:pPr>
        <w:pStyle w:val="BodyText"/>
        <w:spacing w:before="2"/>
        <w:rPr>
          <w:rFonts w:ascii="Arial" w:hAnsi="Arial" w:cs="Arial"/>
        </w:rPr>
      </w:pPr>
    </w:p>
    <w:p w14:paraId="388F4DB5" w14:textId="77777777" w:rsidR="008C539B" w:rsidRPr="001058B5" w:rsidRDefault="00C12992">
      <w:pPr>
        <w:pStyle w:val="Heading6"/>
      </w:pPr>
      <w:bookmarkStart w:id="1627" w:name="Schema_Object_Audit_Options_for_Views,_P"/>
      <w:bookmarkStart w:id="1628" w:name="_bookmark1821"/>
      <w:bookmarkEnd w:id="1627"/>
      <w:bookmarkEnd w:id="1628"/>
      <w:r w:rsidRPr="001058B5">
        <w:rPr>
          <w:spacing w:val="-22"/>
        </w:rPr>
        <w:t xml:space="preserve">Schema </w:t>
      </w:r>
      <w:r w:rsidRPr="001058B5">
        <w:rPr>
          <w:spacing w:val="-18"/>
        </w:rPr>
        <w:t>Object A</w:t>
      </w:r>
      <w:bookmarkStart w:id="1629" w:name="_bookmark1822"/>
      <w:bookmarkEnd w:id="1629"/>
      <w:r w:rsidRPr="001058B5">
        <w:rPr>
          <w:spacing w:val="-18"/>
        </w:rPr>
        <w:t xml:space="preserve">udit Options </w:t>
      </w:r>
      <w:r w:rsidRPr="001058B5">
        <w:rPr>
          <w:spacing w:val="-13"/>
        </w:rPr>
        <w:t xml:space="preserve">for </w:t>
      </w:r>
      <w:r w:rsidRPr="001058B5">
        <w:rPr>
          <w:spacing w:val="-19"/>
        </w:rPr>
        <w:t xml:space="preserve">Views, </w:t>
      </w:r>
      <w:r w:rsidRPr="001058B5">
        <w:rPr>
          <w:spacing w:val="-20"/>
        </w:rPr>
        <w:t xml:space="preserve">Procedures, </w:t>
      </w:r>
      <w:r w:rsidRPr="001058B5">
        <w:rPr>
          <w:spacing w:val="-15"/>
        </w:rPr>
        <w:t xml:space="preserve">and </w:t>
      </w:r>
      <w:r w:rsidRPr="001058B5">
        <w:rPr>
          <w:spacing w:val="-18"/>
        </w:rPr>
        <w:t xml:space="preserve">Other </w:t>
      </w:r>
      <w:r w:rsidRPr="001058B5">
        <w:rPr>
          <w:spacing w:val="-19"/>
        </w:rPr>
        <w:t>Elements</w:t>
      </w:r>
    </w:p>
    <w:p w14:paraId="6CA4EA33"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The definitions for views and procedures (including stored functions, packages, and triggers) reference underlying schema objects. Because of this dependency, some unique characteristics apply to auditing views and procedures, such as the likelihood of generating multiple audit records.</w:t>
      </w:r>
    </w:p>
    <w:p w14:paraId="0DB9916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Views and procedures are subject to the enabled audit options on the base schema objects, including the default audit options. These options also apply to the resulting SQL statements.</w:t>
      </w:r>
    </w:p>
    <w:p w14:paraId="230AEA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4D76199" w14:textId="77777777" w:rsidR="008C539B" w:rsidRPr="001058B5" w:rsidRDefault="008C539B">
      <w:pPr>
        <w:pStyle w:val="BodyText"/>
        <w:spacing w:before="5"/>
        <w:rPr>
          <w:rFonts w:ascii="Arial" w:hAnsi="Arial" w:cs="Arial"/>
          <w:sz w:val="25"/>
        </w:rPr>
      </w:pPr>
    </w:p>
    <w:p w14:paraId="05C81F40" w14:textId="77777777" w:rsidR="008C539B" w:rsidRPr="001058B5" w:rsidRDefault="00C12992">
      <w:pPr>
        <w:pStyle w:val="BodyText"/>
        <w:spacing w:before="93"/>
        <w:ind w:left="1660"/>
        <w:rPr>
          <w:rFonts w:ascii="Arial" w:hAnsi="Arial" w:cs="Arial"/>
        </w:rPr>
      </w:pPr>
      <w:r w:rsidRPr="001058B5">
        <w:rPr>
          <w:rFonts w:ascii="Arial" w:hAnsi="Arial" w:cs="Arial"/>
        </w:rPr>
        <w:t>Consider the following series of SQL statements:</w:t>
      </w:r>
    </w:p>
    <w:p w14:paraId="696386AE" w14:textId="77777777" w:rsidR="008C539B" w:rsidRPr="001058B5" w:rsidRDefault="00C12992">
      <w:pPr>
        <w:spacing w:before="141"/>
        <w:ind w:left="1660"/>
        <w:rPr>
          <w:rFonts w:ascii="Arial" w:hAnsi="Arial" w:cs="Arial"/>
          <w:sz w:val="18"/>
        </w:rPr>
      </w:pPr>
      <w:r w:rsidRPr="001058B5">
        <w:rPr>
          <w:rFonts w:ascii="Arial" w:hAnsi="Arial" w:cs="Arial"/>
          <w:w w:val="95"/>
          <w:sz w:val="18"/>
        </w:rPr>
        <w:t>AUDIT SELECT ON HR.EMPLOYEES BY ACCESS;</w:t>
      </w:r>
    </w:p>
    <w:p w14:paraId="2A32B667" w14:textId="77777777" w:rsidR="008C539B" w:rsidRPr="001058B5" w:rsidRDefault="008C539B">
      <w:pPr>
        <w:pStyle w:val="BodyText"/>
        <w:spacing w:before="8"/>
        <w:rPr>
          <w:rFonts w:ascii="Arial" w:hAnsi="Arial" w:cs="Arial"/>
        </w:rPr>
      </w:pPr>
    </w:p>
    <w:p w14:paraId="768C4430" w14:textId="77777777" w:rsidR="008C539B" w:rsidRPr="001058B5" w:rsidRDefault="00C12992">
      <w:pPr>
        <w:ind w:left="1660"/>
        <w:rPr>
          <w:rFonts w:ascii="Arial" w:hAnsi="Arial" w:cs="Arial"/>
          <w:sz w:val="18"/>
        </w:rPr>
      </w:pPr>
      <w:r w:rsidRPr="001058B5">
        <w:rPr>
          <w:rFonts w:ascii="Arial" w:hAnsi="Arial" w:cs="Arial"/>
          <w:w w:val="95"/>
          <w:sz w:val="18"/>
        </w:rPr>
        <w:t>CREATE VIEW employees_departments</w:t>
      </w:r>
      <w:r w:rsidRPr="001058B5">
        <w:rPr>
          <w:rFonts w:ascii="Arial" w:hAnsi="Arial" w:cs="Arial"/>
          <w:spacing w:val="-53"/>
          <w:w w:val="95"/>
          <w:sz w:val="18"/>
        </w:rPr>
        <w:t xml:space="preserve"> </w:t>
      </w:r>
      <w:r w:rsidRPr="001058B5">
        <w:rPr>
          <w:rFonts w:ascii="Arial" w:hAnsi="Arial" w:cs="Arial"/>
          <w:w w:val="95"/>
          <w:sz w:val="18"/>
        </w:rPr>
        <w:t>AS</w:t>
      </w:r>
    </w:p>
    <w:p w14:paraId="7E20DD2B" w14:textId="77777777" w:rsidR="008C539B" w:rsidRPr="001058B5" w:rsidRDefault="00C12992">
      <w:pPr>
        <w:spacing w:before="17" w:line="259" w:lineRule="auto"/>
        <w:ind w:left="2030" w:right="3970" w:hanging="186"/>
        <w:rPr>
          <w:rFonts w:ascii="Arial" w:hAnsi="Arial" w:cs="Arial"/>
          <w:sz w:val="18"/>
        </w:rPr>
      </w:pPr>
      <w:r w:rsidRPr="001058B5">
        <w:rPr>
          <w:rFonts w:ascii="Arial" w:hAnsi="Arial" w:cs="Arial"/>
          <w:w w:val="85"/>
          <w:sz w:val="18"/>
        </w:rPr>
        <w:t xml:space="preserve">SELECT employee_id, last_name, department_id </w:t>
      </w:r>
      <w:r w:rsidRPr="001058B5">
        <w:rPr>
          <w:rFonts w:ascii="Arial" w:hAnsi="Arial" w:cs="Arial"/>
          <w:w w:val="95"/>
          <w:sz w:val="18"/>
        </w:rPr>
        <w:t>FROM employees,</w:t>
      </w:r>
      <w:r w:rsidRPr="001058B5">
        <w:rPr>
          <w:rFonts w:ascii="Arial" w:hAnsi="Arial" w:cs="Arial"/>
          <w:spacing w:val="-53"/>
          <w:w w:val="95"/>
          <w:sz w:val="18"/>
        </w:rPr>
        <w:t xml:space="preserve"> </w:t>
      </w:r>
      <w:r w:rsidRPr="001058B5">
        <w:rPr>
          <w:rFonts w:ascii="Arial" w:hAnsi="Arial" w:cs="Arial"/>
          <w:w w:val="95"/>
          <w:sz w:val="18"/>
        </w:rPr>
        <w:t>departments</w:t>
      </w:r>
    </w:p>
    <w:p w14:paraId="4DD1C503" w14:textId="77777777" w:rsidR="008C539B" w:rsidRPr="001058B5" w:rsidRDefault="00C12992">
      <w:pPr>
        <w:spacing w:line="518" w:lineRule="auto"/>
        <w:ind w:left="1660" w:right="2495" w:firstLine="370"/>
        <w:rPr>
          <w:rFonts w:ascii="Arial" w:hAnsi="Arial" w:cs="Arial"/>
          <w:sz w:val="18"/>
        </w:rPr>
      </w:pPr>
      <w:r w:rsidRPr="001058B5">
        <w:rPr>
          <w:rFonts w:ascii="Arial" w:hAnsi="Arial" w:cs="Arial"/>
          <w:w w:val="85"/>
          <w:sz w:val="18"/>
        </w:rPr>
        <w:t xml:space="preserve">WHERE employees.department_id = departments.department_id; </w:t>
      </w:r>
      <w:r w:rsidRPr="001058B5">
        <w:rPr>
          <w:rFonts w:ascii="Arial" w:hAnsi="Arial" w:cs="Arial"/>
          <w:w w:val="95"/>
          <w:sz w:val="18"/>
        </w:rPr>
        <w:t>AUDIT SELECT ON employees_departments BY ACCESS;</w:t>
      </w:r>
    </w:p>
    <w:p w14:paraId="037FF0D1" w14:textId="77777777" w:rsidR="008C539B" w:rsidRPr="001058B5" w:rsidRDefault="00C12992">
      <w:pPr>
        <w:ind w:left="1660"/>
        <w:rPr>
          <w:rFonts w:ascii="Arial" w:hAnsi="Arial" w:cs="Arial"/>
          <w:sz w:val="18"/>
        </w:rPr>
      </w:pPr>
      <w:r w:rsidRPr="001058B5">
        <w:rPr>
          <w:rFonts w:ascii="Arial" w:hAnsi="Arial" w:cs="Arial"/>
          <w:w w:val="95"/>
          <w:sz w:val="18"/>
        </w:rPr>
        <w:t>SELECT * FROM</w:t>
      </w:r>
      <w:r w:rsidRPr="001058B5">
        <w:rPr>
          <w:rFonts w:ascii="Arial" w:hAnsi="Arial" w:cs="Arial"/>
          <w:spacing w:val="-51"/>
          <w:w w:val="95"/>
          <w:sz w:val="18"/>
        </w:rPr>
        <w:t xml:space="preserve"> </w:t>
      </w:r>
      <w:r w:rsidRPr="001058B5">
        <w:rPr>
          <w:rFonts w:ascii="Arial" w:hAnsi="Arial" w:cs="Arial"/>
          <w:w w:val="95"/>
          <w:sz w:val="18"/>
        </w:rPr>
        <w:t>employees_departments;</w:t>
      </w:r>
    </w:p>
    <w:p w14:paraId="5E46248B" w14:textId="77777777" w:rsidR="008C539B" w:rsidRPr="001058B5" w:rsidRDefault="008C539B">
      <w:pPr>
        <w:pStyle w:val="BodyText"/>
        <w:rPr>
          <w:rFonts w:ascii="Arial" w:hAnsi="Arial" w:cs="Arial"/>
          <w:sz w:val="19"/>
        </w:rPr>
      </w:pPr>
    </w:p>
    <w:p w14:paraId="43F4BF30" w14:textId="77777777" w:rsidR="008C539B" w:rsidRPr="001058B5" w:rsidRDefault="00C12992">
      <w:pPr>
        <w:pStyle w:val="BodyText"/>
        <w:spacing w:before="1" w:line="228" w:lineRule="auto"/>
        <w:ind w:left="1659" w:right="848"/>
        <w:rPr>
          <w:rFonts w:ascii="Arial" w:hAnsi="Arial" w:cs="Arial"/>
        </w:rPr>
      </w:pPr>
      <w:r w:rsidRPr="001058B5">
        <w:rPr>
          <w:rFonts w:ascii="Arial" w:hAnsi="Arial" w:cs="Arial"/>
        </w:rPr>
        <w:t>As</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result</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query</w:t>
      </w:r>
      <w:r w:rsidRPr="001058B5">
        <w:rPr>
          <w:rFonts w:ascii="Arial" w:hAnsi="Arial" w:cs="Arial"/>
          <w:spacing w:val="-22"/>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employees_departments</w:t>
      </w:r>
      <w:r w:rsidRPr="001058B5">
        <w:rPr>
          <w:rFonts w:ascii="Arial" w:hAnsi="Arial" w:cs="Arial"/>
          <w:spacing w:val="-96"/>
        </w:rPr>
        <w:t xml:space="preserve"> </w:t>
      </w:r>
      <w:r w:rsidRPr="001058B5">
        <w:rPr>
          <w:rFonts w:ascii="Arial" w:hAnsi="Arial" w:cs="Arial"/>
          <w:spacing w:val="-4"/>
        </w:rPr>
        <w:t>view,</w:t>
      </w:r>
      <w:r w:rsidRPr="001058B5">
        <w:rPr>
          <w:rFonts w:ascii="Arial" w:hAnsi="Arial" w:cs="Arial"/>
          <w:spacing w:val="-23"/>
        </w:rPr>
        <w:t xml:space="preserve"> </w:t>
      </w:r>
      <w:r w:rsidRPr="001058B5">
        <w:rPr>
          <w:rFonts w:ascii="Arial" w:hAnsi="Arial" w:cs="Arial"/>
        </w:rPr>
        <w:t>two</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records</w:t>
      </w:r>
      <w:r w:rsidRPr="001058B5">
        <w:rPr>
          <w:rFonts w:ascii="Arial" w:hAnsi="Arial" w:cs="Arial"/>
          <w:spacing w:val="-22"/>
        </w:rPr>
        <w:t xml:space="preserve"> </w:t>
      </w:r>
      <w:r w:rsidRPr="001058B5">
        <w:rPr>
          <w:rFonts w:ascii="Arial" w:hAnsi="Arial" w:cs="Arial"/>
        </w:rPr>
        <w:t>are generated: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query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employees_departments</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 xml:space="preserve">the </w:t>
      </w:r>
      <w:r w:rsidRPr="001058B5">
        <w:rPr>
          <w:rFonts w:ascii="Arial" w:hAnsi="Arial" w:cs="Arial"/>
          <w:w w:val="95"/>
        </w:rPr>
        <w:t xml:space="preserve">query on the base table employees (indirectly through the employees_departments </w:t>
      </w:r>
      <w:r w:rsidRPr="001058B5">
        <w:rPr>
          <w:rFonts w:ascii="Arial" w:hAnsi="Arial" w:cs="Arial"/>
        </w:rPr>
        <w:t>view). The query on the base table departments does not generate an audit record because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enabled.</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0"/>
        </w:rPr>
        <w:t xml:space="preserve"> </w:t>
      </w:r>
      <w:r w:rsidRPr="001058B5">
        <w:rPr>
          <w:rFonts w:ascii="Arial" w:hAnsi="Arial" w:cs="Arial"/>
        </w:rPr>
        <w:t>pertain to</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queried</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employees_departments</w:t>
      </w:r>
      <w:r w:rsidRPr="001058B5">
        <w:rPr>
          <w:rFonts w:ascii="Arial" w:hAnsi="Arial" w:cs="Arial"/>
          <w:spacing w:val="-83"/>
        </w:rPr>
        <w:t xml:space="preserve"> </w:t>
      </w:r>
      <w:r w:rsidRPr="001058B5">
        <w:rPr>
          <w:rFonts w:ascii="Arial" w:hAnsi="Arial" w:cs="Arial"/>
          <w:spacing w:val="-4"/>
        </w:rPr>
        <w:t>view.</w:t>
      </w:r>
    </w:p>
    <w:p w14:paraId="1F577459"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given</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64"/>
        </w:rPr>
        <w:t xml:space="preserve"> </w:t>
      </w:r>
      <w:r w:rsidRPr="001058B5">
        <w:rPr>
          <w:rFonts w:ascii="Arial" w:hAnsi="Arial" w:cs="Arial"/>
        </w:rPr>
        <w:t>SELECT</w:t>
      </w:r>
      <w:r w:rsidRPr="001058B5">
        <w:rPr>
          <w:rFonts w:ascii="Arial" w:hAnsi="Arial" w:cs="Arial"/>
          <w:spacing w:val="-63"/>
        </w:rPr>
        <w:t xml:space="preserve"> </w:t>
      </w:r>
      <w:r w:rsidRPr="001058B5">
        <w:rPr>
          <w:rFonts w:ascii="Arial" w:hAnsi="Arial" w:cs="Arial"/>
        </w:rPr>
        <w:t>ON</w:t>
      </w:r>
      <w:r w:rsidRPr="001058B5">
        <w:rPr>
          <w:rFonts w:ascii="Arial" w:hAnsi="Arial" w:cs="Arial"/>
          <w:spacing w:val="-63"/>
        </w:rPr>
        <w:t xml:space="preserve"> </w:t>
      </w:r>
      <w:r w:rsidRPr="001058B5">
        <w:rPr>
          <w:rFonts w:ascii="Arial" w:hAnsi="Arial" w:cs="Arial"/>
        </w:rPr>
        <w:t>HR.EMPLOYEES;</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omitted, then</w:t>
      </w:r>
      <w:r w:rsidRPr="001058B5">
        <w:rPr>
          <w:rFonts w:ascii="Arial" w:hAnsi="Arial" w:cs="Arial"/>
          <w:spacing w:val="-32"/>
        </w:rPr>
        <w:t xml:space="preserve"> </w:t>
      </w:r>
      <w:r w:rsidRPr="001058B5">
        <w:rPr>
          <w:rFonts w:ascii="Arial" w:hAnsi="Arial" w:cs="Arial"/>
        </w:rPr>
        <w:t>using</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employees_departments</w:t>
      </w:r>
      <w:r w:rsidRPr="001058B5">
        <w:rPr>
          <w:rFonts w:ascii="Arial" w:hAnsi="Arial" w:cs="Arial"/>
          <w:spacing w:val="-104"/>
        </w:rPr>
        <w:t xml:space="preserve"> </w:t>
      </w:r>
      <w:r w:rsidRPr="001058B5">
        <w:rPr>
          <w:rFonts w:ascii="Arial" w:hAnsi="Arial" w:cs="Arial"/>
        </w:rPr>
        <w:t>view</w:t>
      </w:r>
      <w:r w:rsidRPr="001058B5">
        <w:rPr>
          <w:rFonts w:ascii="Arial" w:hAnsi="Arial" w:cs="Arial"/>
          <w:spacing w:val="-31"/>
        </w:rPr>
        <w:t xml:space="preserve"> </w:t>
      </w:r>
      <w:r w:rsidRPr="001058B5">
        <w:rPr>
          <w:rFonts w:ascii="Arial" w:hAnsi="Arial" w:cs="Arial"/>
        </w:rPr>
        <w:t>does</w:t>
      </w:r>
      <w:r w:rsidRPr="001058B5">
        <w:rPr>
          <w:rFonts w:ascii="Arial" w:hAnsi="Arial" w:cs="Arial"/>
          <w:spacing w:val="-32"/>
        </w:rPr>
        <w:t xml:space="preserve"> </w:t>
      </w:r>
      <w:r w:rsidRPr="001058B5">
        <w:rPr>
          <w:rFonts w:ascii="Arial" w:hAnsi="Arial" w:cs="Arial"/>
        </w:rPr>
        <w:t>not</w:t>
      </w:r>
      <w:r w:rsidRPr="001058B5">
        <w:rPr>
          <w:rFonts w:ascii="Arial" w:hAnsi="Arial" w:cs="Arial"/>
          <w:spacing w:val="-32"/>
        </w:rPr>
        <w:t xml:space="preserve"> </w:t>
      </w:r>
      <w:r w:rsidRPr="001058B5">
        <w:rPr>
          <w:rFonts w:ascii="Arial" w:hAnsi="Arial" w:cs="Arial"/>
        </w:rPr>
        <w:t>generate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the EMPLOYEES</w:t>
      </w:r>
      <w:r w:rsidRPr="001058B5">
        <w:rPr>
          <w:rFonts w:ascii="Arial" w:hAnsi="Arial" w:cs="Arial"/>
          <w:spacing w:val="-79"/>
        </w:rPr>
        <w:t xml:space="preserve"> </w:t>
      </w:r>
      <w:r w:rsidRPr="001058B5">
        <w:rPr>
          <w:rFonts w:ascii="Arial" w:hAnsi="Arial" w:cs="Arial"/>
        </w:rPr>
        <w:t>table.</w:t>
      </w:r>
    </w:p>
    <w:p w14:paraId="791740FC" w14:textId="77777777" w:rsidR="008C539B" w:rsidRPr="001058B5" w:rsidRDefault="008C539B">
      <w:pPr>
        <w:pStyle w:val="BodyText"/>
        <w:spacing w:before="1"/>
        <w:rPr>
          <w:rFonts w:ascii="Arial" w:hAnsi="Arial" w:cs="Arial"/>
          <w:sz w:val="23"/>
        </w:rPr>
      </w:pPr>
    </w:p>
    <w:p w14:paraId="0C250EC4" w14:textId="77777777" w:rsidR="008C539B" w:rsidRPr="001058B5" w:rsidRDefault="00C12992">
      <w:pPr>
        <w:pStyle w:val="Heading6"/>
        <w:ind w:left="1660"/>
      </w:pPr>
      <w:bookmarkStart w:id="1630" w:name="Configuring_Schema_Object_Auditing"/>
      <w:bookmarkStart w:id="1631" w:name="_bookmark1823"/>
      <w:bookmarkStart w:id="1632" w:name="_bookmark1824"/>
      <w:bookmarkEnd w:id="1630"/>
      <w:bookmarkEnd w:id="1631"/>
      <w:bookmarkEnd w:id="1632"/>
      <w:r w:rsidRPr="001058B5">
        <w:t>Configuring Schema Object Auditing</w:t>
      </w:r>
    </w:p>
    <w:p w14:paraId="04B43B91" w14:textId="77777777" w:rsidR="008C539B" w:rsidRPr="001058B5" w:rsidRDefault="00C12992">
      <w:pPr>
        <w:pStyle w:val="BodyText"/>
        <w:spacing w:before="59" w:line="228" w:lineRule="auto"/>
        <w:ind w:left="1660" w:right="1055" w:hanging="1"/>
        <w:jc w:val="both"/>
        <w:rPr>
          <w:rFonts w:ascii="Arial" w:hAnsi="Arial" w:cs="Arial"/>
        </w:rPr>
      </w:pP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can</w:t>
      </w:r>
      <w:r w:rsidRPr="001058B5">
        <w:rPr>
          <w:rFonts w:ascii="Arial" w:hAnsi="Arial" w:cs="Arial"/>
          <w:spacing w:val="-9"/>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4"/>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object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current</w:t>
      </w:r>
      <w:r w:rsidRPr="001058B5">
        <w:rPr>
          <w:rFonts w:ascii="Arial" w:hAnsi="Arial" w:cs="Arial"/>
          <w:spacing w:val="-9"/>
        </w:rPr>
        <w:t xml:space="preserve"> </w:t>
      </w:r>
      <w:r w:rsidRPr="001058B5">
        <w:rPr>
          <w:rFonts w:ascii="Arial" w:hAnsi="Arial" w:cs="Arial"/>
        </w:rPr>
        <w:t xml:space="preserve">edition.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2"/>
        </w:rPr>
        <w:t xml:space="preserve"> </w:t>
      </w:r>
      <w:r w:rsidRPr="001058B5">
        <w:rPr>
          <w:rFonts w:ascii="Arial" w:hAnsi="Arial" w:cs="Arial"/>
          <w:i/>
        </w:rPr>
        <w:t>SQL</w:t>
      </w:r>
      <w:r w:rsidRPr="001058B5">
        <w:rPr>
          <w:rFonts w:ascii="Arial" w:hAnsi="Arial" w:cs="Arial"/>
          <w:i/>
          <w:spacing w:val="-10"/>
        </w:rPr>
        <w:t xml:space="preserve"> </w:t>
      </w:r>
      <w:r w:rsidRPr="001058B5">
        <w:rPr>
          <w:rFonts w:ascii="Arial" w:hAnsi="Arial" w:cs="Arial"/>
          <w:i/>
        </w:rPr>
        <w:t>Language</w:t>
      </w:r>
      <w:r w:rsidRPr="001058B5">
        <w:rPr>
          <w:rFonts w:ascii="Arial" w:hAnsi="Arial" w:cs="Arial"/>
          <w:i/>
          <w:spacing w:val="-12"/>
        </w:rPr>
        <w:t xml:space="preserve"> </w:t>
      </w:r>
      <w:r w:rsidRPr="001058B5">
        <w:rPr>
          <w:rFonts w:ascii="Arial" w:hAnsi="Arial" w:cs="Arial"/>
          <w:i/>
        </w:rPr>
        <w:t>Reference</w:t>
      </w:r>
      <w:r w:rsidRPr="001058B5">
        <w:rPr>
          <w:rFonts w:ascii="Arial" w:hAnsi="Arial" w:cs="Arial"/>
          <w:i/>
          <w:spacing w:val="-12"/>
        </w:rPr>
        <w:t xml:space="preserve"> </w:t>
      </w:r>
      <w:r w:rsidRPr="001058B5">
        <w:rPr>
          <w:rFonts w:ascii="Arial" w:hAnsi="Arial" w:cs="Arial"/>
        </w:rPr>
        <w:t>lists</w:t>
      </w:r>
      <w:r w:rsidRPr="001058B5">
        <w:rPr>
          <w:rFonts w:ascii="Arial" w:hAnsi="Arial" w:cs="Arial"/>
          <w:spacing w:val="-11"/>
        </w:rPr>
        <w:t xml:space="preserve"> </w:t>
      </w:r>
      <w:r w:rsidRPr="001058B5">
        <w:rPr>
          <w:rFonts w:ascii="Arial" w:hAnsi="Arial" w:cs="Arial"/>
        </w:rPr>
        <w:t>valid</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87"/>
        </w:rPr>
        <w:t xml:space="preserve"> </w:t>
      </w:r>
      <w:r w:rsidRPr="001058B5">
        <w:rPr>
          <w:rFonts w:ascii="Arial" w:hAnsi="Arial" w:cs="Arial"/>
        </w:rPr>
        <w:t>and the schema object types for which each option is</w:t>
      </w:r>
      <w:r w:rsidRPr="001058B5">
        <w:rPr>
          <w:rFonts w:ascii="Arial" w:hAnsi="Arial" w:cs="Arial"/>
          <w:spacing w:val="-6"/>
        </w:rPr>
        <w:t xml:space="preserve"> </w:t>
      </w:r>
      <w:r w:rsidRPr="001058B5">
        <w:rPr>
          <w:rFonts w:ascii="Arial" w:hAnsi="Arial" w:cs="Arial"/>
        </w:rPr>
        <w:t>available.</w:t>
      </w:r>
    </w:p>
    <w:p w14:paraId="115DCC4C" w14:textId="77777777" w:rsidR="008C539B" w:rsidRPr="001058B5" w:rsidRDefault="00C12992">
      <w:pPr>
        <w:pStyle w:val="BodyText"/>
        <w:spacing w:before="123" w:line="230" w:lineRule="auto"/>
        <w:ind w:left="1659" w:right="803"/>
        <w:rPr>
          <w:rFonts w:ascii="Arial" w:hAnsi="Arial" w:cs="Arial"/>
        </w:rPr>
      </w:pPr>
      <w:r w:rsidRPr="001058B5">
        <w:rPr>
          <w:rFonts w:ascii="Arial" w:hAnsi="Arial" w:cs="Arial"/>
        </w:rPr>
        <w:t>A user can set any object audit option for the objects contained in his or her schema. The AUDIT ANY</w:t>
      </w:r>
      <w:r w:rsidRPr="001058B5">
        <w:rPr>
          <w:rFonts w:ascii="Arial" w:hAnsi="Arial" w:cs="Arial"/>
          <w:spacing w:val="-86"/>
        </w:rPr>
        <w:t xml:space="preserve"> </w:t>
      </w:r>
      <w:r w:rsidRPr="001058B5">
        <w:rPr>
          <w:rFonts w:ascii="Arial" w:hAnsi="Arial" w:cs="Arial"/>
        </w:rPr>
        <w:t xml:space="preserve">system privilege is required to set an object audit option for an object contained in another user schema or to set the default object auditing option. </w:t>
      </w:r>
      <w:r w:rsidRPr="001058B5">
        <w:rPr>
          <w:rFonts w:ascii="Arial" w:hAnsi="Arial" w:cs="Arial"/>
          <w:spacing w:val="-3"/>
        </w:rPr>
        <w:t xml:space="preserve">Usually, </w:t>
      </w:r>
      <w:r w:rsidRPr="001058B5">
        <w:rPr>
          <w:rFonts w:ascii="Arial" w:hAnsi="Arial" w:cs="Arial"/>
        </w:rPr>
        <w:t xml:space="preserve">only the security administrator is </w:t>
      </w:r>
      <w:bookmarkStart w:id="1633" w:name="_bookmark1825"/>
      <w:bookmarkEnd w:id="1633"/>
      <w:r w:rsidRPr="001058B5">
        <w:rPr>
          <w:rFonts w:ascii="Arial" w:hAnsi="Arial" w:cs="Arial"/>
        </w:rPr>
        <w:t>granted the AUDIT ANY</w:t>
      </w:r>
      <w:r w:rsidRPr="001058B5">
        <w:rPr>
          <w:rFonts w:ascii="Arial" w:hAnsi="Arial" w:cs="Arial"/>
          <w:spacing w:val="-80"/>
        </w:rPr>
        <w:t xml:space="preserve"> </w:t>
      </w:r>
      <w:r w:rsidRPr="001058B5">
        <w:rPr>
          <w:rFonts w:ascii="Arial" w:hAnsi="Arial" w:cs="Arial"/>
        </w:rPr>
        <w:t>privilege.</w:t>
      </w:r>
    </w:p>
    <w:p w14:paraId="56732FF0" w14:textId="77777777" w:rsidR="008C539B" w:rsidRPr="001058B5" w:rsidRDefault="008D1AB8">
      <w:pPr>
        <w:pStyle w:val="BodyText"/>
        <w:spacing w:before="120" w:line="228" w:lineRule="auto"/>
        <w:ind w:left="1660" w:right="848"/>
        <w:rPr>
          <w:rFonts w:ascii="Arial" w:hAnsi="Arial" w:cs="Arial"/>
        </w:rPr>
      </w:pPr>
      <w:hyperlink w:anchor="_bookmark1826" w:history="1">
        <w:r w:rsidR="00C12992" w:rsidRPr="001058B5">
          <w:rPr>
            <w:rFonts w:ascii="Arial" w:hAnsi="Arial" w:cs="Arial"/>
            <w:color w:val="0000CC"/>
          </w:rPr>
          <w:t>Figure</w:t>
        </w:r>
        <w:r w:rsidR="00C12992" w:rsidRPr="001058B5">
          <w:rPr>
            <w:rFonts w:ascii="Arial" w:hAnsi="Arial" w:cs="Arial"/>
            <w:color w:val="0000CC"/>
            <w:spacing w:val="-12"/>
          </w:rPr>
          <w:t xml:space="preserve"> </w:t>
        </w:r>
        <w:r w:rsidR="00C12992" w:rsidRPr="001058B5">
          <w:rPr>
            <w:rFonts w:ascii="Arial" w:hAnsi="Arial" w:cs="Arial"/>
            <w:color w:val="0000CC"/>
          </w:rPr>
          <w:t>9–13</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1"/>
        </w:rPr>
        <w:t xml:space="preserve"> </w:t>
      </w:r>
      <w:r w:rsidR="00C12992" w:rsidRPr="001058B5">
        <w:rPr>
          <w:rFonts w:ascii="Arial" w:hAnsi="Arial" w:cs="Arial"/>
        </w:rPr>
        <w:t>all</w:t>
      </w:r>
      <w:r w:rsidR="00C12992" w:rsidRPr="001058B5">
        <w:rPr>
          <w:rFonts w:ascii="Arial" w:hAnsi="Arial" w:cs="Arial"/>
          <w:spacing w:val="-11"/>
        </w:rPr>
        <w:t xml:space="preserve"> </w:t>
      </w:r>
      <w:r w:rsidR="00C12992" w:rsidRPr="001058B5">
        <w:rPr>
          <w:rFonts w:ascii="Arial" w:hAnsi="Arial" w:cs="Arial"/>
        </w:rPr>
        <w:t>successful</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1"/>
        </w:rPr>
        <w:t xml:space="preserve"> </w:t>
      </w:r>
      <w:r w:rsidR="00C12992" w:rsidRPr="001058B5">
        <w:rPr>
          <w:rFonts w:ascii="Arial" w:hAnsi="Arial" w:cs="Arial"/>
        </w:rPr>
        <w:t>unsuccessful</w:t>
      </w:r>
      <w:r w:rsidR="00C12992" w:rsidRPr="001058B5">
        <w:rPr>
          <w:rFonts w:ascii="Arial" w:hAnsi="Arial" w:cs="Arial"/>
          <w:spacing w:val="-13"/>
        </w:rPr>
        <w:t xml:space="preserve"> </w:t>
      </w:r>
      <w:r w:rsidR="00C12992" w:rsidRPr="001058B5">
        <w:rPr>
          <w:rFonts w:ascii="Arial" w:hAnsi="Arial" w:cs="Arial"/>
        </w:rPr>
        <w:t>DELETE</w:t>
      </w:r>
      <w:r w:rsidR="00C12992" w:rsidRPr="001058B5">
        <w:rPr>
          <w:rFonts w:ascii="Arial" w:hAnsi="Arial" w:cs="Arial"/>
          <w:spacing w:val="-87"/>
        </w:rPr>
        <w:t xml:space="preserve"> </w:t>
      </w:r>
      <w:r w:rsidR="00C12992" w:rsidRPr="001058B5">
        <w:rPr>
          <w:rFonts w:ascii="Arial" w:hAnsi="Arial" w:cs="Arial"/>
        </w:rPr>
        <w:t>statements</w:t>
      </w:r>
      <w:r w:rsidR="00C12992" w:rsidRPr="001058B5">
        <w:rPr>
          <w:rFonts w:ascii="Arial" w:hAnsi="Arial" w:cs="Arial"/>
          <w:spacing w:val="-12"/>
        </w:rPr>
        <w:t xml:space="preserve"> </w:t>
      </w:r>
      <w:r w:rsidR="00C12992" w:rsidRPr="001058B5">
        <w:rPr>
          <w:rFonts w:ascii="Arial" w:hAnsi="Arial" w:cs="Arial"/>
        </w:rPr>
        <w:t>on the laurel.emp</w:t>
      </w:r>
      <w:r w:rsidR="00C12992" w:rsidRPr="001058B5">
        <w:rPr>
          <w:rFonts w:ascii="Arial" w:hAnsi="Arial" w:cs="Arial"/>
          <w:spacing w:val="-81"/>
        </w:rPr>
        <w:t xml:space="preserve"> </w:t>
      </w:r>
      <w:r w:rsidR="00C12992" w:rsidRPr="001058B5">
        <w:rPr>
          <w:rFonts w:ascii="Arial" w:hAnsi="Arial" w:cs="Arial"/>
        </w:rPr>
        <w:t>table.</w:t>
      </w:r>
    </w:p>
    <w:p w14:paraId="1C02EA19" w14:textId="77777777" w:rsidR="008C539B" w:rsidRPr="001058B5" w:rsidRDefault="008C539B">
      <w:pPr>
        <w:pStyle w:val="BodyText"/>
        <w:spacing w:before="11"/>
        <w:rPr>
          <w:rFonts w:ascii="Arial" w:hAnsi="Arial" w:cs="Arial"/>
          <w:sz w:val="25"/>
        </w:rPr>
      </w:pPr>
    </w:p>
    <w:p w14:paraId="36DB87BE" w14:textId="77777777" w:rsidR="008C539B" w:rsidRPr="001058B5" w:rsidRDefault="00C12992">
      <w:pPr>
        <w:ind w:left="1660"/>
        <w:rPr>
          <w:rFonts w:ascii="Arial" w:hAnsi="Arial" w:cs="Arial"/>
          <w:b/>
          <w:i/>
          <w:sz w:val="18"/>
        </w:rPr>
      </w:pPr>
      <w:bookmarkStart w:id="1634" w:name="_bookmark1826"/>
      <w:bookmarkEnd w:id="1634"/>
      <w:r w:rsidRPr="001058B5">
        <w:rPr>
          <w:rFonts w:ascii="Arial" w:hAnsi="Arial" w:cs="Arial"/>
          <w:b/>
          <w:i/>
          <w:sz w:val="18"/>
        </w:rPr>
        <w:t>Example 9–13 Configuring Auditing for a Schema Table</w:t>
      </w:r>
    </w:p>
    <w:p w14:paraId="1EF34284"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DELETE ON laurel.emp BY ACCESS;</w:t>
      </w:r>
    </w:p>
    <w:p w14:paraId="754B8828" w14:textId="77777777" w:rsidR="008C539B" w:rsidRPr="001058B5" w:rsidRDefault="008C539B">
      <w:pPr>
        <w:pStyle w:val="BodyText"/>
        <w:spacing w:before="4"/>
        <w:rPr>
          <w:rFonts w:ascii="Arial" w:hAnsi="Arial" w:cs="Arial"/>
          <w:sz w:val="18"/>
        </w:rPr>
      </w:pPr>
    </w:p>
    <w:p w14:paraId="6DB36E4D" w14:textId="77777777" w:rsidR="008C539B" w:rsidRPr="001058B5" w:rsidRDefault="008D1AB8">
      <w:pPr>
        <w:pStyle w:val="BodyText"/>
        <w:spacing w:line="246" w:lineRule="exact"/>
        <w:ind w:left="1660"/>
        <w:rPr>
          <w:rFonts w:ascii="Arial" w:hAnsi="Arial" w:cs="Arial"/>
        </w:rPr>
      </w:pPr>
      <w:hyperlink w:anchor="_bookmark1827" w:history="1">
        <w:r w:rsidR="00C12992" w:rsidRPr="001058B5">
          <w:rPr>
            <w:rFonts w:ascii="Arial" w:hAnsi="Arial" w:cs="Arial"/>
            <w:color w:val="0000CC"/>
          </w:rPr>
          <w:t xml:space="preserve">Example 9–14 </w:t>
        </w:r>
      </w:hyperlink>
      <w:r w:rsidR="00C12992" w:rsidRPr="001058B5">
        <w:rPr>
          <w:rFonts w:ascii="Arial" w:hAnsi="Arial" w:cs="Arial"/>
        </w:rPr>
        <w:t>shows how to audit all successful SELECT, INSERT, and DELETE</w:t>
      </w:r>
    </w:p>
    <w:p w14:paraId="179B5EE9" w14:textId="77777777" w:rsidR="008C539B" w:rsidRPr="001058B5" w:rsidRDefault="00C12992">
      <w:pPr>
        <w:pStyle w:val="BodyText"/>
        <w:spacing w:line="246" w:lineRule="exact"/>
        <w:ind w:left="1660"/>
        <w:rPr>
          <w:rFonts w:ascii="Arial" w:hAnsi="Arial" w:cs="Arial"/>
        </w:rPr>
      </w:pPr>
      <w:r w:rsidRPr="001058B5">
        <w:rPr>
          <w:rFonts w:ascii="Arial" w:hAnsi="Arial" w:cs="Arial"/>
        </w:rPr>
        <w:t>statements on the dept</w:t>
      </w:r>
      <w:r w:rsidRPr="001058B5">
        <w:rPr>
          <w:rFonts w:ascii="Arial" w:hAnsi="Arial" w:cs="Arial"/>
          <w:spacing w:val="-95"/>
        </w:rPr>
        <w:t xml:space="preserve"> </w:t>
      </w:r>
      <w:r w:rsidRPr="001058B5">
        <w:rPr>
          <w:rFonts w:ascii="Arial" w:hAnsi="Arial" w:cs="Arial"/>
        </w:rPr>
        <w:t>table owned by user jward.</w:t>
      </w:r>
    </w:p>
    <w:p w14:paraId="3E94C984" w14:textId="77777777" w:rsidR="008C539B" w:rsidRPr="001058B5" w:rsidRDefault="008C539B">
      <w:pPr>
        <w:pStyle w:val="BodyText"/>
        <w:spacing w:before="6"/>
        <w:rPr>
          <w:rFonts w:ascii="Arial" w:hAnsi="Arial" w:cs="Arial"/>
          <w:sz w:val="25"/>
        </w:rPr>
      </w:pPr>
    </w:p>
    <w:p w14:paraId="6D03A19F" w14:textId="77777777" w:rsidR="008C539B" w:rsidRPr="001058B5" w:rsidRDefault="00C12992">
      <w:pPr>
        <w:ind w:left="1660"/>
        <w:rPr>
          <w:rFonts w:ascii="Arial" w:hAnsi="Arial" w:cs="Arial"/>
          <w:b/>
          <w:i/>
          <w:sz w:val="18"/>
        </w:rPr>
      </w:pPr>
      <w:bookmarkStart w:id="1635" w:name="_bookmark1827"/>
      <w:bookmarkEnd w:id="1635"/>
      <w:r w:rsidRPr="001058B5">
        <w:rPr>
          <w:rFonts w:ascii="Arial" w:hAnsi="Arial" w:cs="Arial"/>
          <w:b/>
          <w:i/>
          <w:sz w:val="18"/>
        </w:rPr>
        <w:t>Example 9–14 Auditing Successful Statements on a Schema Table</w:t>
      </w:r>
    </w:p>
    <w:p w14:paraId="3F5C345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INSERT, DELETE</w:t>
      </w:r>
    </w:p>
    <w:p w14:paraId="4F50D6E1" w14:textId="77777777" w:rsidR="008C539B" w:rsidRPr="001058B5" w:rsidRDefault="00C12992">
      <w:pPr>
        <w:spacing w:before="16" w:line="259" w:lineRule="auto"/>
        <w:ind w:left="2123" w:right="6735"/>
        <w:rPr>
          <w:rFonts w:ascii="Arial" w:hAnsi="Arial" w:cs="Arial"/>
          <w:sz w:val="18"/>
        </w:rPr>
      </w:pPr>
      <w:r w:rsidRPr="001058B5">
        <w:rPr>
          <w:rFonts w:ascii="Arial" w:hAnsi="Arial" w:cs="Arial"/>
          <w:w w:val="90"/>
          <w:sz w:val="18"/>
        </w:rPr>
        <w:t>ON</w:t>
      </w:r>
      <w:r w:rsidRPr="001058B5">
        <w:rPr>
          <w:rFonts w:ascii="Arial" w:hAnsi="Arial" w:cs="Arial"/>
          <w:spacing w:val="-62"/>
          <w:w w:val="90"/>
          <w:sz w:val="18"/>
        </w:rPr>
        <w:t xml:space="preserve"> </w:t>
      </w:r>
      <w:r w:rsidRPr="001058B5">
        <w:rPr>
          <w:rFonts w:ascii="Arial" w:hAnsi="Arial" w:cs="Arial"/>
          <w:w w:val="90"/>
          <w:sz w:val="18"/>
        </w:rPr>
        <w:t xml:space="preserve">jward.dept </w:t>
      </w:r>
      <w:r w:rsidRPr="001058B5">
        <w:rPr>
          <w:rFonts w:ascii="Arial" w:hAnsi="Arial" w:cs="Arial"/>
          <w:w w:val="95"/>
          <w:sz w:val="18"/>
        </w:rPr>
        <w:t>BY ACCESS</w:t>
      </w:r>
    </w:p>
    <w:p w14:paraId="6B505771" w14:textId="77777777" w:rsidR="008C539B" w:rsidRPr="001058B5" w:rsidRDefault="00C12992">
      <w:pPr>
        <w:ind w:left="2123"/>
        <w:rPr>
          <w:rFonts w:ascii="Arial" w:hAnsi="Arial" w:cs="Arial"/>
          <w:sz w:val="18"/>
        </w:rPr>
      </w:pPr>
      <w:r w:rsidRPr="001058B5">
        <w:rPr>
          <w:rFonts w:ascii="Arial" w:hAnsi="Arial" w:cs="Arial"/>
          <w:w w:val="95"/>
          <w:sz w:val="18"/>
        </w:rPr>
        <w:t>WHENEVER SUCCESSFUL;</w:t>
      </w:r>
    </w:p>
    <w:p w14:paraId="043784DD" w14:textId="77777777" w:rsidR="008C539B" w:rsidRPr="001058B5" w:rsidRDefault="008C539B">
      <w:pPr>
        <w:pStyle w:val="BodyText"/>
        <w:spacing w:before="11"/>
        <w:rPr>
          <w:rFonts w:ascii="Arial" w:hAnsi="Arial" w:cs="Arial"/>
          <w:sz w:val="18"/>
        </w:rPr>
      </w:pPr>
    </w:p>
    <w:p w14:paraId="60F0BAAB" w14:textId="77777777" w:rsidR="008C539B" w:rsidRPr="001058B5" w:rsidRDefault="008D1AB8">
      <w:pPr>
        <w:pStyle w:val="BodyText"/>
        <w:spacing w:line="230" w:lineRule="auto"/>
        <w:ind w:left="1660" w:right="848"/>
        <w:rPr>
          <w:rFonts w:ascii="Arial" w:hAnsi="Arial" w:cs="Arial"/>
        </w:rPr>
      </w:pPr>
      <w:hyperlink w:anchor="_bookmark1830" w:history="1">
        <w:r w:rsidR="00C12992" w:rsidRPr="001058B5">
          <w:rPr>
            <w:rFonts w:ascii="Arial" w:hAnsi="Arial" w:cs="Arial"/>
            <w:color w:val="0000CC"/>
          </w:rPr>
          <w:t xml:space="preserve">Example 9–15 </w:t>
        </w:r>
      </w:hyperlink>
      <w:r w:rsidR="00C12992" w:rsidRPr="001058B5">
        <w:rPr>
          <w:rFonts w:ascii="Arial" w:hAnsi="Arial" w:cs="Arial"/>
        </w:rPr>
        <w:t xml:space="preserve">shows how you </w:t>
      </w:r>
      <w:bookmarkStart w:id="1636" w:name="_bookmark1828"/>
      <w:bookmarkEnd w:id="1636"/>
      <w:r w:rsidR="00C12992" w:rsidRPr="001058B5">
        <w:rPr>
          <w:rFonts w:ascii="Arial" w:hAnsi="Arial" w:cs="Arial"/>
        </w:rPr>
        <w:t xml:space="preserve">can use </w:t>
      </w:r>
      <w:bookmarkStart w:id="1637" w:name="_bookmark1829"/>
      <w:bookmarkEnd w:id="1637"/>
      <w:r w:rsidR="00C12992" w:rsidRPr="001058B5">
        <w:rPr>
          <w:rFonts w:ascii="Arial" w:hAnsi="Arial" w:cs="Arial"/>
        </w:rPr>
        <w:t>the ON DEFAULT</w:t>
      </w:r>
      <w:r w:rsidR="00C12992" w:rsidRPr="001058B5">
        <w:rPr>
          <w:rFonts w:ascii="Arial" w:hAnsi="Arial" w:cs="Arial"/>
          <w:spacing w:val="-85"/>
        </w:rPr>
        <w:t xml:space="preserve"> </w:t>
      </w:r>
      <w:r w:rsidR="00C12992" w:rsidRPr="001058B5">
        <w:rPr>
          <w:rFonts w:ascii="Arial" w:hAnsi="Arial" w:cs="Arial"/>
        </w:rPr>
        <w:t>clause to apply to any new objects (tables, views, and sequences) that are created after you set the AUDIT statement. In this example, new objects that are created in the future will be audited for all unsuccessful SELECT</w:t>
      </w:r>
      <w:r w:rsidR="00C12992" w:rsidRPr="001058B5">
        <w:rPr>
          <w:rFonts w:ascii="Arial" w:hAnsi="Arial" w:cs="Arial"/>
          <w:spacing w:val="-84"/>
        </w:rPr>
        <w:t xml:space="preserve"> </w:t>
      </w:r>
      <w:r w:rsidR="00C12992" w:rsidRPr="001058B5">
        <w:rPr>
          <w:rFonts w:ascii="Arial" w:hAnsi="Arial" w:cs="Arial"/>
        </w:rPr>
        <w:t>statements:</w:t>
      </w:r>
    </w:p>
    <w:p w14:paraId="0E362EA8" w14:textId="77777777" w:rsidR="008C539B" w:rsidRPr="001058B5" w:rsidRDefault="008C539B">
      <w:pPr>
        <w:pStyle w:val="BodyText"/>
        <w:spacing w:before="7"/>
        <w:rPr>
          <w:rFonts w:ascii="Arial" w:hAnsi="Arial" w:cs="Arial"/>
          <w:sz w:val="25"/>
        </w:rPr>
      </w:pPr>
    </w:p>
    <w:p w14:paraId="4FA89229" w14:textId="77777777" w:rsidR="008C539B" w:rsidRPr="001058B5" w:rsidRDefault="00C12992">
      <w:pPr>
        <w:ind w:left="1660"/>
        <w:rPr>
          <w:rFonts w:ascii="Arial" w:hAnsi="Arial" w:cs="Arial"/>
          <w:b/>
          <w:i/>
          <w:sz w:val="18"/>
        </w:rPr>
      </w:pPr>
      <w:bookmarkStart w:id="1638" w:name="_bookmark1830"/>
      <w:bookmarkEnd w:id="1638"/>
      <w:r w:rsidRPr="001058B5">
        <w:rPr>
          <w:rFonts w:ascii="Arial" w:hAnsi="Arial" w:cs="Arial"/>
          <w:b/>
          <w:i/>
          <w:sz w:val="18"/>
        </w:rPr>
        <w:t>Example 9–15 Configuring Auditing for Any New Objects Using the DEFAULT Clause</w:t>
      </w:r>
    </w:p>
    <w:p w14:paraId="10FC126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w:t>
      </w:r>
    </w:p>
    <w:p w14:paraId="315AB549" w14:textId="77777777" w:rsidR="008C539B" w:rsidRPr="001058B5" w:rsidRDefault="00C12992">
      <w:pPr>
        <w:spacing w:before="16"/>
        <w:ind w:left="2123"/>
        <w:rPr>
          <w:rFonts w:ascii="Arial" w:hAnsi="Arial" w:cs="Arial"/>
          <w:sz w:val="18"/>
        </w:rPr>
      </w:pPr>
      <w:r w:rsidRPr="001058B5">
        <w:rPr>
          <w:rFonts w:ascii="Arial" w:hAnsi="Arial" w:cs="Arial"/>
          <w:w w:val="95"/>
          <w:sz w:val="18"/>
        </w:rPr>
        <w:t>ON DEFAULT</w:t>
      </w:r>
    </w:p>
    <w:p w14:paraId="7FE990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E54B16E" w14:textId="77777777" w:rsidR="008C539B" w:rsidRPr="001058B5" w:rsidRDefault="008C539B">
      <w:pPr>
        <w:pStyle w:val="BodyText"/>
        <w:rPr>
          <w:rFonts w:ascii="Arial" w:hAnsi="Arial" w:cs="Arial"/>
        </w:rPr>
      </w:pPr>
    </w:p>
    <w:p w14:paraId="52279ADB" w14:textId="77777777" w:rsidR="008C539B" w:rsidRPr="001058B5" w:rsidRDefault="008C539B">
      <w:pPr>
        <w:pStyle w:val="BodyText"/>
        <w:spacing w:before="7"/>
        <w:rPr>
          <w:rFonts w:ascii="Arial" w:hAnsi="Arial" w:cs="Arial"/>
          <w:sz w:val="18"/>
        </w:rPr>
      </w:pPr>
    </w:p>
    <w:p w14:paraId="546CB1DA" w14:textId="77777777" w:rsidR="008C539B" w:rsidRPr="001058B5" w:rsidRDefault="00C12992">
      <w:pPr>
        <w:ind w:left="813" w:right="4609"/>
        <w:jc w:val="center"/>
        <w:rPr>
          <w:rFonts w:ascii="Arial" w:hAnsi="Arial" w:cs="Arial"/>
          <w:sz w:val="18"/>
        </w:rPr>
      </w:pPr>
      <w:r w:rsidRPr="001058B5">
        <w:rPr>
          <w:rFonts w:ascii="Arial" w:hAnsi="Arial" w:cs="Arial"/>
          <w:w w:val="95"/>
          <w:sz w:val="18"/>
        </w:rPr>
        <w:t>BY ACCESS</w:t>
      </w:r>
    </w:p>
    <w:p w14:paraId="68EFE06B" w14:textId="77777777" w:rsidR="008C539B" w:rsidRPr="001058B5" w:rsidRDefault="00C12992">
      <w:pPr>
        <w:spacing w:before="16"/>
        <w:ind w:left="2723"/>
        <w:rPr>
          <w:rFonts w:ascii="Arial" w:hAnsi="Arial" w:cs="Arial"/>
          <w:sz w:val="18"/>
        </w:rPr>
      </w:pPr>
      <w:r w:rsidRPr="001058B5">
        <w:rPr>
          <w:rFonts w:ascii="Arial" w:hAnsi="Arial" w:cs="Arial"/>
          <w:w w:val="95"/>
          <w:sz w:val="18"/>
        </w:rPr>
        <w:t>WHENEVER NOT SUCCESSFUL;</w:t>
      </w:r>
    </w:p>
    <w:p w14:paraId="55815C1C" w14:textId="77777777" w:rsidR="008C539B" w:rsidRPr="001058B5" w:rsidRDefault="008C539B">
      <w:pPr>
        <w:pStyle w:val="BodyText"/>
        <w:spacing w:before="3"/>
        <w:rPr>
          <w:rFonts w:ascii="Arial" w:hAnsi="Arial" w:cs="Arial"/>
          <w:sz w:val="18"/>
        </w:rPr>
      </w:pPr>
    </w:p>
    <w:p w14:paraId="5EB785F2" w14:textId="77777777" w:rsidR="008C539B" w:rsidRPr="001058B5" w:rsidRDefault="008D1AB8">
      <w:pPr>
        <w:pStyle w:val="BodyText"/>
        <w:spacing w:before="1"/>
        <w:ind w:left="2260"/>
        <w:rPr>
          <w:rFonts w:ascii="Arial" w:hAnsi="Arial" w:cs="Arial"/>
        </w:rPr>
      </w:pPr>
      <w:hyperlink w:anchor="_bookmark1832" w:history="1">
        <w:r w:rsidR="00C12992" w:rsidRPr="001058B5">
          <w:rPr>
            <w:rFonts w:ascii="Arial" w:hAnsi="Arial" w:cs="Arial"/>
            <w:color w:val="0000CC"/>
          </w:rPr>
          <w:t xml:space="preserve">Example 9–16 </w:t>
        </w:r>
      </w:hyperlink>
      <w:r w:rsidR="00C12992" w:rsidRPr="001058B5">
        <w:rPr>
          <w:rFonts w:ascii="Arial" w:hAnsi="Arial" w:cs="Arial"/>
        </w:rPr>
        <w:t xml:space="preserve">shows how </w:t>
      </w:r>
      <w:bookmarkStart w:id="1639" w:name="_bookmark1831"/>
      <w:bookmarkEnd w:id="1639"/>
      <w:r w:rsidR="00C12992" w:rsidRPr="001058B5">
        <w:rPr>
          <w:rFonts w:ascii="Arial" w:hAnsi="Arial" w:cs="Arial"/>
        </w:rPr>
        <w:t>to audit the execution of PL/SQL procedure or function.</w:t>
      </w:r>
    </w:p>
    <w:p w14:paraId="419A84B5" w14:textId="77777777" w:rsidR="008C539B" w:rsidRPr="001058B5" w:rsidRDefault="008C539B">
      <w:pPr>
        <w:pStyle w:val="BodyText"/>
        <w:spacing w:before="9"/>
        <w:rPr>
          <w:rFonts w:ascii="Arial" w:hAnsi="Arial" w:cs="Arial"/>
          <w:sz w:val="25"/>
        </w:rPr>
      </w:pPr>
    </w:p>
    <w:p w14:paraId="5FE1EDE4" w14:textId="77777777" w:rsidR="008C539B" w:rsidRPr="001058B5" w:rsidRDefault="00C12992">
      <w:pPr>
        <w:spacing w:before="1"/>
        <w:ind w:left="2260"/>
        <w:rPr>
          <w:rFonts w:ascii="Arial" w:hAnsi="Arial" w:cs="Arial"/>
          <w:b/>
          <w:i/>
          <w:sz w:val="18"/>
        </w:rPr>
      </w:pPr>
      <w:bookmarkStart w:id="1640" w:name="_bookmark1832"/>
      <w:bookmarkEnd w:id="1640"/>
      <w:r w:rsidRPr="001058B5">
        <w:rPr>
          <w:rFonts w:ascii="Arial" w:hAnsi="Arial" w:cs="Arial"/>
          <w:b/>
          <w:i/>
          <w:sz w:val="18"/>
        </w:rPr>
        <w:t>Example 9–16 Auditing the Execution of a Procedure or Function</w:t>
      </w:r>
    </w:p>
    <w:p w14:paraId="7970315F"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sec_mgr.auth_orders BY ACCESS;</w:t>
      </w:r>
    </w:p>
    <w:p w14:paraId="6022F8C7" w14:textId="77777777" w:rsidR="008C539B" w:rsidRPr="001058B5" w:rsidRDefault="008C539B">
      <w:pPr>
        <w:pStyle w:val="BodyText"/>
        <w:spacing w:before="1"/>
        <w:rPr>
          <w:rFonts w:ascii="Arial" w:hAnsi="Arial" w:cs="Arial"/>
          <w:sz w:val="25"/>
        </w:rPr>
      </w:pPr>
    </w:p>
    <w:p w14:paraId="38AEE075" w14:textId="77777777" w:rsidR="008C539B" w:rsidRPr="001058B5" w:rsidRDefault="00C12992">
      <w:pPr>
        <w:pStyle w:val="Heading6"/>
      </w:pPr>
      <w:bookmarkStart w:id="1641" w:name="Removing_Object_Auditing"/>
      <w:bookmarkStart w:id="1642" w:name="_bookmark1833"/>
      <w:bookmarkEnd w:id="1641"/>
      <w:bookmarkEnd w:id="1642"/>
      <w:r w:rsidRPr="001058B5">
        <w:t>Re</w:t>
      </w:r>
      <w:bookmarkStart w:id="1643" w:name="_bookmark1834"/>
      <w:bookmarkEnd w:id="1643"/>
      <w:r w:rsidRPr="001058B5">
        <w:t>moving Object Auditing</w:t>
      </w:r>
    </w:p>
    <w:p w14:paraId="27E5AD24" w14:textId="77777777" w:rsidR="008C539B" w:rsidRPr="001058B5" w:rsidRDefault="00C12992">
      <w:pPr>
        <w:pStyle w:val="BodyText"/>
        <w:spacing w:before="58" w:line="228" w:lineRule="auto"/>
        <w:ind w:left="2260" w:right="295"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bookmarkStart w:id="1644" w:name="_bookmark1835"/>
      <w:bookmarkEnd w:id="1644"/>
      <w:r w:rsidRPr="001058B5">
        <w:rPr>
          <w:rFonts w:ascii="Arial" w:hAnsi="Arial" w:cs="Arial"/>
        </w:rPr>
        <w:t>remove</w:t>
      </w:r>
      <w:r w:rsidRPr="001058B5">
        <w:rPr>
          <w:rFonts w:ascii="Arial" w:hAnsi="Arial" w:cs="Arial"/>
          <w:spacing w:val="-14"/>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following</w:t>
      </w:r>
      <w:r w:rsidRPr="001058B5">
        <w:rPr>
          <w:rFonts w:ascii="Arial" w:hAnsi="Arial" w:cs="Arial"/>
          <w:spacing w:val="-14"/>
        </w:rPr>
        <w:t xml:space="preserve"> </w:t>
      </w:r>
      <w:r w:rsidRPr="001058B5">
        <w:rPr>
          <w:rFonts w:ascii="Arial" w:hAnsi="Arial" w:cs="Arial"/>
        </w:rPr>
        <w:t>statements</w:t>
      </w:r>
      <w:r w:rsidRPr="001058B5">
        <w:rPr>
          <w:rFonts w:ascii="Arial" w:hAnsi="Arial" w:cs="Arial"/>
          <w:spacing w:val="-14"/>
        </w:rPr>
        <w:t xml:space="preserve"> </w:t>
      </w:r>
      <w:r w:rsidRPr="001058B5">
        <w:rPr>
          <w:rFonts w:ascii="Arial" w:hAnsi="Arial" w:cs="Arial"/>
        </w:rPr>
        <w:t>turn off the corresponding auditing options:</w:t>
      </w:r>
    </w:p>
    <w:p w14:paraId="3130003E" w14:textId="77777777" w:rsidR="008C539B" w:rsidRPr="001058B5" w:rsidRDefault="00C12992">
      <w:pPr>
        <w:spacing w:before="144"/>
        <w:ind w:left="2260"/>
        <w:rPr>
          <w:rFonts w:ascii="Arial" w:hAnsi="Arial" w:cs="Arial"/>
          <w:sz w:val="18"/>
        </w:rPr>
      </w:pPr>
      <w:r w:rsidRPr="001058B5">
        <w:rPr>
          <w:rFonts w:ascii="Arial" w:hAnsi="Arial" w:cs="Arial"/>
          <w:w w:val="95"/>
          <w:sz w:val="18"/>
        </w:rPr>
        <w:t>NOAUDIT DELETE</w:t>
      </w:r>
    </w:p>
    <w:p w14:paraId="19860CEA" w14:textId="77777777" w:rsidR="008C539B" w:rsidRPr="001058B5" w:rsidRDefault="00C12992">
      <w:pPr>
        <w:spacing w:before="17"/>
        <w:ind w:left="2538"/>
        <w:rPr>
          <w:rFonts w:ascii="Arial" w:hAnsi="Arial" w:cs="Arial"/>
          <w:sz w:val="18"/>
        </w:rPr>
      </w:pPr>
      <w:r w:rsidRPr="001058B5">
        <w:rPr>
          <w:rFonts w:ascii="Arial" w:hAnsi="Arial" w:cs="Arial"/>
          <w:w w:val="95"/>
          <w:sz w:val="18"/>
        </w:rPr>
        <w:t>ON emp;</w:t>
      </w:r>
    </w:p>
    <w:p w14:paraId="46AA1DF0"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SELECT, INSERT, DELETE</w:t>
      </w:r>
    </w:p>
    <w:p w14:paraId="074B4B1F" w14:textId="77777777" w:rsidR="008C539B" w:rsidRPr="001058B5" w:rsidRDefault="00C12992">
      <w:pPr>
        <w:spacing w:before="16"/>
        <w:ind w:left="904" w:right="4609"/>
        <w:jc w:val="center"/>
        <w:rPr>
          <w:rFonts w:ascii="Arial" w:hAnsi="Arial" w:cs="Arial"/>
          <w:sz w:val="18"/>
        </w:rPr>
      </w:pPr>
      <w:r w:rsidRPr="001058B5">
        <w:rPr>
          <w:rFonts w:ascii="Arial" w:hAnsi="Arial" w:cs="Arial"/>
          <w:w w:val="95"/>
          <w:sz w:val="18"/>
        </w:rPr>
        <w:t>ON jward.dept;</w:t>
      </w:r>
    </w:p>
    <w:p w14:paraId="6E8D89F3" w14:textId="77777777" w:rsidR="008C539B" w:rsidRPr="001058B5" w:rsidRDefault="008C539B">
      <w:pPr>
        <w:pStyle w:val="BodyText"/>
        <w:spacing w:before="3"/>
        <w:rPr>
          <w:rFonts w:ascii="Arial" w:hAnsi="Arial" w:cs="Arial"/>
          <w:sz w:val="18"/>
        </w:rPr>
      </w:pPr>
    </w:p>
    <w:p w14:paraId="46F21721" w14:textId="77777777" w:rsidR="008C539B" w:rsidRPr="001058B5" w:rsidRDefault="00C12992">
      <w:pPr>
        <w:pStyle w:val="BodyText"/>
        <w:ind w:left="2260"/>
        <w:rPr>
          <w:rFonts w:ascii="Arial" w:hAnsi="Arial" w:cs="Arial"/>
        </w:rPr>
      </w:pPr>
      <w:r w:rsidRPr="001058B5">
        <w:rPr>
          <w:rFonts w:ascii="Arial" w:hAnsi="Arial" w:cs="Arial"/>
          <w:spacing w:val="-9"/>
        </w:rPr>
        <w:t xml:space="preserve">To </w:t>
      </w:r>
      <w:r w:rsidRPr="001058B5">
        <w:rPr>
          <w:rFonts w:ascii="Arial" w:hAnsi="Arial" w:cs="Arial"/>
        </w:rPr>
        <w:t>remove all object audit options on the emp</w:t>
      </w:r>
      <w:r w:rsidRPr="001058B5">
        <w:rPr>
          <w:rFonts w:ascii="Arial" w:hAnsi="Arial" w:cs="Arial"/>
          <w:spacing w:val="-80"/>
        </w:rPr>
        <w:t xml:space="preserve"> </w:t>
      </w:r>
      <w:r w:rsidRPr="001058B5">
        <w:rPr>
          <w:rFonts w:ascii="Arial" w:hAnsi="Arial" w:cs="Arial"/>
        </w:rPr>
        <w:t>table, enter the following statement:</w:t>
      </w:r>
    </w:p>
    <w:p w14:paraId="506E1D89" w14:textId="77777777" w:rsidR="008C539B" w:rsidRPr="001058B5" w:rsidRDefault="00C12992">
      <w:pPr>
        <w:spacing w:before="137"/>
        <w:ind w:left="2260"/>
        <w:rPr>
          <w:rFonts w:ascii="Arial" w:hAnsi="Arial" w:cs="Arial"/>
          <w:sz w:val="18"/>
        </w:rPr>
      </w:pPr>
      <w:r w:rsidRPr="001058B5">
        <w:rPr>
          <w:rFonts w:ascii="Arial" w:hAnsi="Arial" w:cs="Arial"/>
          <w:w w:val="95"/>
          <w:sz w:val="18"/>
        </w:rPr>
        <w:t>NOAUDIT ALL ON emp;</w:t>
      </w:r>
    </w:p>
    <w:p w14:paraId="2B6FF4BA" w14:textId="77777777" w:rsidR="008C539B" w:rsidRPr="001058B5" w:rsidRDefault="008C539B">
      <w:pPr>
        <w:pStyle w:val="BodyText"/>
        <w:spacing w:before="4"/>
        <w:rPr>
          <w:rFonts w:ascii="Arial" w:hAnsi="Arial" w:cs="Arial"/>
          <w:sz w:val="18"/>
        </w:rPr>
      </w:pPr>
    </w:p>
    <w:p w14:paraId="010C42E4" w14:textId="77777777" w:rsidR="008C539B" w:rsidRPr="001058B5" w:rsidRDefault="00C12992">
      <w:pPr>
        <w:pStyle w:val="BodyText"/>
        <w:ind w:left="2260"/>
        <w:rPr>
          <w:rFonts w:ascii="Arial" w:hAnsi="Arial" w:cs="Arial"/>
        </w:rPr>
      </w:pPr>
      <w:r w:rsidRPr="001058B5">
        <w:rPr>
          <w:rFonts w:ascii="Arial" w:hAnsi="Arial" w:cs="Arial"/>
        </w:rPr>
        <w:t xml:space="preserve">To </w:t>
      </w:r>
      <w:bookmarkStart w:id="1645" w:name="_bookmark1836"/>
      <w:bookmarkEnd w:id="1645"/>
      <w:r w:rsidRPr="001058B5">
        <w:rPr>
          <w:rFonts w:ascii="Arial" w:hAnsi="Arial" w:cs="Arial"/>
        </w:rPr>
        <w:t>remove all default object audit options, enter the following statement:</w:t>
      </w:r>
    </w:p>
    <w:p w14:paraId="4E6EC499"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ON DEFAULT;</w:t>
      </w:r>
    </w:p>
    <w:p w14:paraId="0A78FC06" w14:textId="77777777" w:rsidR="008C539B" w:rsidRPr="001058B5" w:rsidRDefault="008C539B">
      <w:pPr>
        <w:pStyle w:val="BodyText"/>
        <w:spacing w:before="10"/>
        <w:rPr>
          <w:rFonts w:ascii="Arial" w:hAnsi="Arial" w:cs="Arial"/>
          <w:sz w:val="18"/>
        </w:rPr>
      </w:pPr>
    </w:p>
    <w:p w14:paraId="5E693A56" w14:textId="77777777" w:rsidR="008C539B" w:rsidRPr="001058B5" w:rsidRDefault="00C12992">
      <w:pPr>
        <w:pStyle w:val="BodyText"/>
        <w:spacing w:line="230" w:lineRule="auto"/>
        <w:ind w:left="2259" w:right="102"/>
        <w:rPr>
          <w:rFonts w:ascii="Arial" w:hAnsi="Arial" w:cs="Arial"/>
        </w:rPr>
      </w:pPr>
      <w:r w:rsidRPr="001058B5">
        <w:rPr>
          <w:rFonts w:ascii="Arial" w:hAnsi="Arial" w:cs="Arial"/>
        </w:rPr>
        <w:t>All</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2"/>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2"/>
        </w:rPr>
        <w:t xml:space="preserve"> </w:t>
      </w:r>
      <w:r w:rsidRPr="001058B5">
        <w:rPr>
          <w:rFonts w:ascii="Arial" w:hAnsi="Arial" w:cs="Arial"/>
        </w:rPr>
        <w:t>created</w:t>
      </w:r>
      <w:r w:rsidRPr="001058B5">
        <w:rPr>
          <w:rFonts w:ascii="Arial" w:hAnsi="Arial" w:cs="Arial"/>
          <w:spacing w:val="-13"/>
        </w:rPr>
        <w:t xml:space="preserve"> </w:t>
      </w:r>
      <w:r w:rsidRPr="001058B5">
        <w:rPr>
          <w:rFonts w:ascii="Arial" w:hAnsi="Arial" w:cs="Arial"/>
        </w:rPr>
        <w:t>before</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issued</w:t>
      </w:r>
      <w:r w:rsidRPr="001058B5">
        <w:rPr>
          <w:rFonts w:ascii="Arial" w:hAnsi="Arial" w:cs="Arial"/>
          <w:spacing w:val="-13"/>
        </w:rPr>
        <w:t xml:space="preserve"> </w:t>
      </w:r>
      <w:r w:rsidRPr="001058B5">
        <w:rPr>
          <w:rFonts w:ascii="Arial" w:hAnsi="Arial" w:cs="Arial"/>
        </w:rPr>
        <w:t>continue</w:t>
      </w:r>
      <w:r w:rsidRPr="001058B5">
        <w:rPr>
          <w:rFonts w:ascii="Arial" w:hAnsi="Arial" w:cs="Arial"/>
          <w:spacing w:val="-12"/>
        </w:rPr>
        <w:t xml:space="preserve"> </w:t>
      </w:r>
      <w:r w:rsidRPr="001058B5">
        <w:rPr>
          <w:rFonts w:ascii="Arial" w:hAnsi="Arial" w:cs="Arial"/>
        </w:rPr>
        <w:t>to use the default object audit options in effect at the time of their creation, unless overridden by an explicit NOAUDIT</w:t>
      </w:r>
      <w:r w:rsidRPr="001058B5">
        <w:rPr>
          <w:rFonts w:ascii="Arial" w:hAnsi="Arial" w:cs="Arial"/>
          <w:spacing w:val="-105"/>
        </w:rPr>
        <w:t xml:space="preserve"> </w:t>
      </w:r>
      <w:r w:rsidRPr="001058B5">
        <w:rPr>
          <w:rFonts w:ascii="Arial" w:hAnsi="Arial" w:cs="Arial"/>
        </w:rPr>
        <w:t>statement after their creation.</w:t>
      </w:r>
    </w:p>
    <w:p w14:paraId="05EFCC03"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spacing w:val="-9"/>
        </w:rPr>
        <w:t xml:space="preserve">To </w:t>
      </w:r>
      <w:r w:rsidRPr="001058B5">
        <w:rPr>
          <w:rFonts w:ascii="Arial" w:hAnsi="Arial" w:cs="Arial"/>
        </w:rPr>
        <w:t xml:space="preserve">remove object audit options for a specific object, you must be the owner of the schema object. </w:t>
      </w:r>
      <w:r w:rsidRPr="001058B5">
        <w:rPr>
          <w:rFonts w:ascii="Arial" w:hAnsi="Arial" w:cs="Arial"/>
          <w:spacing w:val="-9"/>
        </w:rPr>
        <w:t xml:space="preserve">To </w:t>
      </w:r>
      <w:r w:rsidRPr="001058B5">
        <w:rPr>
          <w:rFonts w:ascii="Arial" w:hAnsi="Arial" w:cs="Arial"/>
        </w:rPr>
        <w:t>remove the object audit options of an object in the schema of another user or to remove default object audit options, you must have the AUDIT ANY</w:t>
      </w:r>
      <w:r w:rsidRPr="001058B5">
        <w:rPr>
          <w:rFonts w:ascii="Arial" w:hAnsi="Arial" w:cs="Arial"/>
          <w:spacing w:val="-85"/>
        </w:rPr>
        <w:t xml:space="preserve"> </w:t>
      </w:r>
      <w:r w:rsidRPr="001058B5">
        <w:rPr>
          <w:rFonts w:ascii="Arial" w:hAnsi="Arial" w:cs="Arial"/>
        </w:rPr>
        <w:t xml:space="preserve">system privilege. A user with privileges to remove object audit options of an object can override the options set by any </w:t>
      </w:r>
      <w:r w:rsidRPr="001058B5">
        <w:rPr>
          <w:rFonts w:ascii="Arial" w:hAnsi="Arial" w:cs="Arial"/>
          <w:spacing w:val="-4"/>
        </w:rPr>
        <w:t>user.</w:t>
      </w:r>
    </w:p>
    <w:p w14:paraId="5B724F9A" w14:textId="77777777" w:rsidR="008C539B" w:rsidRPr="001058B5" w:rsidRDefault="008C539B">
      <w:pPr>
        <w:pStyle w:val="BodyText"/>
        <w:spacing w:before="7"/>
        <w:rPr>
          <w:rFonts w:ascii="Arial" w:hAnsi="Arial" w:cs="Arial"/>
          <w:sz w:val="23"/>
        </w:rPr>
      </w:pPr>
    </w:p>
    <w:p w14:paraId="4B64AFD8" w14:textId="77777777" w:rsidR="008C539B" w:rsidRPr="001058B5" w:rsidRDefault="00C12992">
      <w:pPr>
        <w:pStyle w:val="Heading6"/>
      </w:pPr>
      <w:bookmarkStart w:id="1646" w:name="Setting_Audit_Options_for_Objects_That_M"/>
      <w:bookmarkStart w:id="1647" w:name="_bookmark1837"/>
      <w:bookmarkEnd w:id="1646"/>
      <w:bookmarkEnd w:id="1647"/>
      <w:r w:rsidRPr="001058B5">
        <w:t xml:space="preserve">Setting </w:t>
      </w:r>
      <w:bookmarkStart w:id="1648" w:name="_bookmark1838"/>
      <w:bookmarkEnd w:id="1648"/>
      <w:r w:rsidRPr="001058B5">
        <w:t>Audit Options for Objects That May Be Created in the Future</w:t>
      </w:r>
    </w:p>
    <w:p w14:paraId="70BAD6B2" w14:textId="77777777" w:rsidR="008C539B" w:rsidRPr="001058B5" w:rsidRDefault="00C12992">
      <w:pPr>
        <w:pStyle w:val="BodyText"/>
        <w:spacing w:before="57" w:line="230" w:lineRule="auto"/>
        <w:ind w:left="2259" w:right="149"/>
        <w:rPr>
          <w:rFonts w:ascii="Arial" w:hAnsi="Arial" w:cs="Arial"/>
        </w:rPr>
      </w:pPr>
      <w:r w:rsidRPr="001058B5">
        <w:rPr>
          <w:rFonts w:ascii="Arial" w:hAnsi="Arial" w:cs="Arial"/>
          <w:spacing w:val="-6"/>
        </w:rPr>
        <w:t xml:space="preserve">You </w:t>
      </w:r>
      <w:r w:rsidRPr="001058B5">
        <w:rPr>
          <w:rFonts w:ascii="Arial" w:hAnsi="Arial" w:cs="Arial"/>
        </w:rPr>
        <w:t>can create audit settings for objects that do not exist yet, such as the insertion and deletion of tables to be created. There are two approaches that you can take. One approach is to use the statement audit options in the AUDIT</w:t>
      </w:r>
      <w:r w:rsidRPr="001058B5">
        <w:rPr>
          <w:rFonts w:ascii="Arial" w:hAnsi="Arial" w:cs="Arial"/>
          <w:spacing w:val="-84"/>
        </w:rPr>
        <w:t xml:space="preserve"> </w:t>
      </w:r>
      <w:r w:rsidRPr="001058B5">
        <w:rPr>
          <w:rFonts w:ascii="Arial" w:hAnsi="Arial" w:cs="Arial"/>
        </w:rPr>
        <w:t>statement. For example, to audit all inserts on future tables, enter the following SQL statement:</w:t>
      </w:r>
    </w:p>
    <w:p w14:paraId="4ACB53B7"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INSERT TABLE BY</w:t>
      </w:r>
      <w:r w:rsidRPr="001058B5">
        <w:rPr>
          <w:rFonts w:ascii="Arial" w:hAnsi="Arial" w:cs="Arial"/>
          <w:spacing w:val="-61"/>
          <w:w w:val="95"/>
          <w:sz w:val="18"/>
        </w:rPr>
        <w:t xml:space="preserve"> </w:t>
      </w:r>
      <w:r w:rsidRPr="001058B5">
        <w:rPr>
          <w:rFonts w:ascii="Arial" w:hAnsi="Arial" w:cs="Arial"/>
          <w:w w:val="95"/>
          <w:sz w:val="18"/>
        </w:rPr>
        <w:t>ACCESS;</w:t>
      </w:r>
    </w:p>
    <w:p w14:paraId="7557606E" w14:textId="77777777" w:rsidR="008C539B" w:rsidRPr="001058B5" w:rsidRDefault="008C539B">
      <w:pPr>
        <w:pStyle w:val="BodyText"/>
        <w:spacing w:before="1"/>
        <w:rPr>
          <w:rFonts w:ascii="Arial" w:hAnsi="Arial" w:cs="Arial"/>
          <w:sz w:val="19"/>
        </w:rPr>
      </w:pPr>
    </w:p>
    <w:p w14:paraId="341B4AB5"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The</w:t>
      </w:r>
      <w:r w:rsidRPr="001058B5">
        <w:rPr>
          <w:rFonts w:ascii="Arial" w:hAnsi="Arial" w:cs="Arial"/>
          <w:spacing w:val="-19"/>
        </w:rPr>
        <w:t xml:space="preserve"> </w:t>
      </w:r>
      <w:r w:rsidRPr="001058B5">
        <w:rPr>
          <w:rFonts w:ascii="Arial" w:hAnsi="Arial" w:cs="Arial"/>
        </w:rPr>
        <w:t>second</w:t>
      </w:r>
      <w:r w:rsidRPr="001058B5">
        <w:rPr>
          <w:rFonts w:ascii="Arial" w:hAnsi="Arial" w:cs="Arial"/>
          <w:spacing w:val="-19"/>
        </w:rPr>
        <w:t xml:space="preserve"> </w:t>
      </w:r>
      <w:r w:rsidRPr="001058B5">
        <w:rPr>
          <w:rFonts w:ascii="Arial" w:hAnsi="Arial" w:cs="Arial"/>
        </w:rPr>
        <w:t>approach</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invoke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ON</w:t>
      </w:r>
      <w:r w:rsidRPr="001058B5">
        <w:rPr>
          <w:rFonts w:ascii="Arial" w:hAnsi="Arial" w:cs="Arial"/>
          <w:spacing w:val="-55"/>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 For</w:t>
      </w:r>
      <w:r w:rsidRPr="001058B5">
        <w:rPr>
          <w:rFonts w:ascii="Arial" w:hAnsi="Arial" w:cs="Arial"/>
          <w:spacing w:val="-1"/>
        </w:rPr>
        <w:t xml:space="preserve"> </w:t>
      </w:r>
      <w:r w:rsidRPr="001058B5">
        <w:rPr>
          <w:rFonts w:ascii="Arial" w:hAnsi="Arial" w:cs="Arial"/>
        </w:rPr>
        <w:t>example:</w:t>
      </w:r>
    </w:p>
    <w:p w14:paraId="160DC737" w14:textId="77777777" w:rsidR="008C539B" w:rsidRPr="001058B5" w:rsidRDefault="00C12992">
      <w:pPr>
        <w:spacing w:before="143"/>
        <w:ind w:left="2260"/>
        <w:rPr>
          <w:rFonts w:ascii="Arial" w:hAnsi="Arial" w:cs="Arial"/>
          <w:sz w:val="18"/>
        </w:rPr>
      </w:pPr>
      <w:r w:rsidRPr="001058B5">
        <w:rPr>
          <w:rFonts w:ascii="Arial" w:hAnsi="Arial" w:cs="Arial"/>
          <w:w w:val="95"/>
          <w:sz w:val="18"/>
        </w:rPr>
        <w:t>AUDIT ALL ON DEFAULT BY ACCESS;</w:t>
      </w:r>
    </w:p>
    <w:p w14:paraId="29A04B12" w14:textId="77777777" w:rsidR="008C539B" w:rsidRPr="001058B5" w:rsidRDefault="008C539B">
      <w:pPr>
        <w:pStyle w:val="BodyText"/>
        <w:spacing w:before="1"/>
        <w:rPr>
          <w:rFonts w:ascii="Arial" w:hAnsi="Arial" w:cs="Arial"/>
          <w:sz w:val="19"/>
        </w:rPr>
      </w:pPr>
    </w:p>
    <w:p w14:paraId="056CACF6" w14:textId="77777777" w:rsidR="008C539B" w:rsidRPr="001058B5" w:rsidRDefault="00C12992">
      <w:pPr>
        <w:pStyle w:val="BodyText"/>
        <w:spacing w:before="1" w:line="228" w:lineRule="auto"/>
        <w:ind w:left="2259" w:right="633"/>
        <w:jc w:val="both"/>
        <w:rPr>
          <w:rFonts w:ascii="Arial" w:hAnsi="Arial" w:cs="Arial"/>
        </w:rPr>
      </w:pPr>
      <w:r w:rsidRPr="001058B5">
        <w:rPr>
          <w:rFonts w:ascii="Arial" w:hAnsi="Arial" w:cs="Arial"/>
        </w:rPr>
        <w:t>This</w:t>
      </w:r>
      <w:r w:rsidRPr="001058B5">
        <w:rPr>
          <w:rFonts w:ascii="Arial" w:hAnsi="Arial" w:cs="Arial"/>
          <w:spacing w:val="-6"/>
        </w:rPr>
        <w:t xml:space="preserve"> </w:t>
      </w:r>
      <w:r w:rsidRPr="001058B5">
        <w:rPr>
          <w:rFonts w:ascii="Arial" w:hAnsi="Arial" w:cs="Arial"/>
        </w:rPr>
        <w:t>statement</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7"/>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default</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subsequent</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6"/>
        </w:rPr>
        <w:t xml:space="preserve"> </w:t>
      </w:r>
      <w:r w:rsidRPr="001058B5">
        <w:rPr>
          <w:rFonts w:ascii="Arial" w:hAnsi="Arial" w:cs="Arial"/>
        </w:rPr>
        <w:t>creation</w:t>
      </w:r>
      <w:r w:rsidRPr="001058B5">
        <w:rPr>
          <w:rFonts w:ascii="Arial" w:hAnsi="Arial" w:cs="Arial"/>
          <w:spacing w:val="-6"/>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ON keyword</w:t>
      </w:r>
      <w:r w:rsidRPr="001058B5">
        <w:rPr>
          <w:rFonts w:ascii="Arial" w:hAnsi="Arial" w:cs="Arial"/>
          <w:spacing w:val="-16"/>
        </w:rPr>
        <w:t xml:space="preserve"> </w:t>
      </w:r>
      <w:r w:rsidRPr="001058B5">
        <w:rPr>
          <w:rFonts w:ascii="Arial" w:hAnsi="Arial" w:cs="Arial"/>
        </w:rPr>
        <w:t>specifies</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w:t>
      </w:r>
      <w:r w:rsidRPr="001058B5">
        <w:rPr>
          <w:rFonts w:ascii="Arial" w:hAnsi="Arial" w:cs="Arial"/>
          <w:spacing w:val="-49"/>
        </w:rPr>
        <w:t xml:space="preserve"> </w:t>
      </w:r>
      <w:r w:rsidRPr="001058B5">
        <w:rPr>
          <w:rFonts w:ascii="Arial" w:hAnsi="Arial" w:cs="Arial"/>
        </w:rPr>
        <w:t>DEFAULT</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configures</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for subsequently created objects that are affected by the following</w:t>
      </w:r>
      <w:r w:rsidRPr="001058B5">
        <w:rPr>
          <w:rFonts w:ascii="Arial" w:hAnsi="Arial" w:cs="Arial"/>
          <w:spacing w:val="-20"/>
        </w:rPr>
        <w:t xml:space="preserve"> </w:t>
      </w:r>
      <w:r w:rsidRPr="001058B5">
        <w:rPr>
          <w:rFonts w:ascii="Arial" w:hAnsi="Arial" w:cs="Arial"/>
        </w:rPr>
        <w:t>statements:</w:t>
      </w:r>
    </w:p>
    <w:p w14:paraId="35340E6B" w14:textId="77777777" w:rsidR="008C539B" w:rsidRPr="001058B5" w:rsidRDefault="008C539B">
      <w:pPr>
        <w:pStyle w:val="BodyText"/>
        <w:spacing w:before="1"/>
        <w:rPr>
          <w:rFonts w:ascii="Arial" w:hAnsi="Arial" w:cs="Arial"/>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8C539B" w:rsidRPr="001058B5" w14:paraId="5B2DF602" w14:textId="77777777">
        <w:trPr>
          <w:trHeight w:val="312"/>
        </w:trPr>
        <w:tc>
          <w:tcPr>
            <w:tcW w:w="1520" w:type="dxa"/>
            <w:tcBorders>
              <w:top w:val="single" w:sz="18" w:space="0" w:color="000000"/>
              <w:bottom w:val="single" w:sz="4" w:space="0" w:color="000000"/>
            </w:tcBorders>
          </w:tcPr>
          <w:p w14:paraId="2919E96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Statements A-D</w:t>
            </w:r>
          </w:p>
        </w:tc>
        <w:tc>
          <w:tcPr>
            <w:tcW w:w="1619" w:type="dxa"/>
            <w:tcBorders>
              <w:top w:val="single" w:sz="18" w:space="0" w:color="000000"/>
              <w:bottom w:val="single" w:sz="4" w:space="0" w:color="000000"/>
            </w:tcBorders>
          </w:tcPr>
          <w:p w14:paraId="621CCA2B" w14:textId="77777777" w:rsidR="008C539B" w:rsidRPr="001058B5" w:rsidRDefault="00C12992">
            <w:pPr>
              <w:pStyle w:val="TableParagraph"/>
              <w:spacing w:before="29"/>
              <w:ind w:left="180"/>
              <w:rPr>
                <w:rFonts w:ascii="Arial" w:hAnsi="Arial" w:cs="Arial"/>
                <w:b/>
                <w:sz w:val="18"/>
              </w:rPr>
            </w:pPr>
            <w:r w:rsidRPr="001058B5">
              <w:rPr>
                <w:rFonts w:ascii="Arial" w:hAnsi="Arial" w:cs="Arial"/>
                <w:b/>
                <w:sz w:val="18"/>
              </w:rPr>
              <w:t>Statements E-I</w:t>
            </w:r>
          </w:p>
        </w:tc>
        <w:tc>
          <w:tcPr>
            <w:tcW w:w="1631" w:type="dxa"/>
            <w:tcBorders>
              <w:top w:val="single" w:sz="18" w:space="0" w:color="000000"/>
              <w:bottom w:val="single" w:sz="4" w:space="0" w:color="000000"/>
            </w:tcBorders>
          </w:tcPr>
          <w:p w14:paraId="0584D015" w14:textId="77777777" w:rsidR="008C539B" w:rsidRPr="001058B5" w:rsidRDefault="00C12992">
            <w:pPr>
              <w:pStyle w:val="TableParagraph"/>
              <w:spacing w:before="29"/>
              <w:ind w:left="187"/>
              <w:rPr>
                <w:rFonts w:ascii="Arial" w:hAnsi="Arial" w:cs="Arial"/>
                <w:b/>
                <w:sz w:val="18"/>
              </w:rPr>
            </w:pPr>
            <w:r w:rsidRPr="001058B5">
              <w:rPr>
                <w:rFonts w:ascii="Arial" w:hAnsi="Arial" w:cs="Arial"/>
                <w:b/>
                <w:sz w:val="18"/>
              </w:rPr>
              <w:t>Statements I-R</w:t>
            </w:r>
          </w:p>
        </w:tc>
        <w:tc>
          <w:tcPr>
            <w:tcW w:w="1809" w:type="dxa"/>
            <w:tcBorders>
              <w:top w:val="single" w:sz="18" w:space="0" w:color="000000"/>
              <w:bottom w:val="single" w:sz="4" w:space="0" w:color="000000"/>
            </w:tcBorders>
          </w:tcPr>
          <w:p w14:paraId="532F5DCA" w14:textId="77777777" w:rsidR="008C539B" w:rsidRPr="001058B5" w:rsidRDefault="00C12992">
            <w:pPr>
              <w:pStyle w:val="TableParagraph"/>
              <w:spacing w:before="29"/>
              <w:ind w:left="182"/>
              <w:rPr>
                <w:rFonts w:ascii="Arial" w:hAnsi="Arial" w:cs="Arial"/>
                <w:b/>
                <w:sz w:val="18"/>
              </w:rPr>
            </w:pPr>
            <w:r w:rsidRPr="001058B5">
              <w:rPr>
                <w:rFonts w:ascii="Arial" w:hAnsi="Arial" w:cs="Arial"/>
                <w:b/>
                <w:sz w:val="18"/>
              </w:rPr>
              <w:t>Statements S-Y</w:t>
            </w:r>
          </w:p>
        </w:tc>
      </w:tr>
      <w:tr w:rsidR="008C539B" w:rsidRPr="001058B5" w14:paraId="56A3E4A2" w14:textId="77777777">
        <w:trPr>
          <w:trHeight w:val="334"/>
        </w:trPr>
        <w:tc>
          <w:tcPr>
            <w:tcW w:w="1520" w:type="dxa"/>
            <w:tcBorders>
              <w:top w:val="single" w:sz="4" w:space="0" w:color="000000"/>
            </w:tcBorders>
          </w:tcPr>
          <w:p w14:paraId="0D438C9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1619" w:type="dxa"/>
            <w:tcBorders>
              <w:top w:val="single" w:sz="4" w:space="0" w:color="000000"/>
            </w:tcBorders>
          </w:tcPr>
          <w:p w14:paraId="73751282" w14:textId="77777777" w:rsidR="008C539B" w:rsidRPr="001058B5" w:rsidRDefault="00C12992">
            <w:pPr>
              <w:pStyle w:val="TableParagraph"/>
              <w:spacing w:before="64"/>
              <w:ind w:left="180"/>
              <w:rPr>
                <w:rFonts w:ascii="Arial" w:hAnsi="Arial" w:cs="Arial"/>
                <w:sz w:val="18"/>
              </w:rPr>
            </w:pPr>
            <w:r w:rsidRPr="001058B5">
              <w:rPr>
                <w:rFonts w:ascii="Arial" w:hAnsi="Arial" w:cs="Arial"/>
                <w:w w:val="95"/>
                <w:sz w:val="18"/>
              </w:rPr>
              <w:t>EXECUTE</w:t>
            </w:r>
          </w:p>
        </w:tc>
        <w:tc>
          <w:tcPr>
            <w:tcW w:w="1631" w:type="dxa"/>
            <w:tcBorders>
              <w:top w:val="single" w:sz="4" w:space="0" w:color="000000"/>
            </w:tcBorders>
          </w:tcPr>
          <w:p w14:paraId="6D53F205" w14:textId="77777777" w:rsidR="008C539B" w:rsidRPr="001058B5" w:rsidRDefault="00C12992">
            <w:pPr>
              <w:pStyle w:val="TableParagraph"/>
              <w:spacing w:before="64"/>
              <w:ind w:left="187"/>
              <w:rPr>
                <w:rFonts w:ascii="Arial" w:hAnsi="Arial" w:cs="Arial"/>
                <w:sz w:val="18"/>
              </w:rPr>
            </w:pPr>
            <w:r w:rsidRPr="001058B5">
              <w:rPr>
                <w:rFonts w:ascii="Arial" w:hAnsi="Arial" w:cs="Arial"/>
                <w:w w:val="95"/>
                <w:sz w:val="18"/>
              </w:rPr>
              <w:t>INSERT</w:t>
            </w:r>
          </w:p>
        </w:tc>
        <w:tc>
          <w:tcPr>
            <w:tcW w:w="1809" w:type="dxa"/>
            <w:tcBorders>
              <w:top w:val="single" w:sz="4" w:space="0" w:color="000000"/>
            </w:tcBorders>
          </w:tcPr>
          <w:p w14:paraId="4878A021" w14:textId="77777777" w:rsidR="008C539B" w:rsidRPr="001058B5" w:rsidRDefault="00C12992">
            <w:pPr>
              <w:pStyle w:val="TableParagraph"/>
              <w:spacing w:before="64"/>
              <w:ind w:left="182"/>
              <w:rPr>
                <w:rFonts w:ascii="Arial" w:hAnsi="Arial" w:cs="Arial"/>
                <w:sz w:val="18"/>
              </w:rPr>
            </w:pPr>
            <w:r w:rsidRPr="001058B5">
              <w:rPr>
                <w:rFonts w:ascii="Arial" w:hAnsi="Arial" w:cs="Arial"/>
                <w:w w:val="95"/>
                <w:sz w:val="18"/>
              </w:rPr>
              <w:t>SELECT</w:t>
            </w:r>
          </w:p>
        </w:tc>
      </w:tr>
      <w:tr w:rsidR="008C539B" w:rsidRPr="001058B5" w14:paraId="6C0BE140" w14:textId="77777777">
        <w:trPr>
          <w:trHeight w:val="329"/>
        </w:trPr>
        <w:tc>
          <w:tcPr>
            <w:tcW w:w="1520" w:type="dxa"/>
          </w:tcPr>
          <w:p w14:paraId="6887021A"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AUDIT</w:t>
            </w:r>
          </w:p>
        </w:tc>
        <w:tc>
          <w:tcPr>
            <w:tcW w:w="1619" w:type="dxa"/>
          </w:tcPr>
          <w:p w14:paraId="1E6884D3" w14:textId="77777777" w:rsidR="008C539B" w:rsidRPr="001058B5" w:rsidRDefault="00C12992">
            <w:pPr>
              <w:pStyle w:val="TableParagraph"/>
              <w:spacing w:before="70"/>
              <w:ind w:left="180"/>
              <w:rPr>
                <w:rFonts w:ascii="Arial" w:hAnsi="Arial" w:cs="Arial"/>
                <w:sz w:val="18"/>
              </w:rPr>
            </w:pPr>
            <w:r w:rsidRPr="001058B5">
              <w:rPr>
                <w:rFonts w:ascii="Arial" w:hAnsi="Arial" w:cs="Arial"/>
                <w:w w:val="95"/>
                <w:sz w:val="18"/>
              </w:rPr>
              <w:t>GRANT</w:t>
            </w:r>
          </w:p>
        </w:tc>
        <w:tc>
          <w:tcPr>
            <w:tcW w:w="1631" w:type="dxa"/>
          </w:tcPr>
          <w:p w14:paraId="2ABC6347" w14:textId="77777777" w:rsidR="008C539B" w:rsidRPr="001058B5" w:rsidRDefault="00C12992">
            <w:pPr>
              <w:pStyle w:val="TableParagraph"/>
              <w:spacing w:before="70"/>
              <w:ind w:left="187"/>
              <w:rPr>
                <w:rFonts w:ascii="Arial" w:hAnsi="Arial" w:cs="Arial"/>
                <w:sz w:val="18"/>
              </w:rPr>
            </w:pPr>
            <w:r w:rsidRPr="001058B5">
              <w:rPr>
                <w:rFonts w:ascii="Arial" w:hAnsi="Arial" w:cs="Arial"/>
                <w:w w:val="95"/>
                <w:sz w:val="18"/>
              </w:rPr>
              <w:t>LOCK</w:t>
            </w:r>
          </w:p>
        </w:tc>
        <w:tc>
          <w:tcPr>
            <w:tcW w:w="1809" w:type="dxa"/>
          </w:tcPr>
          <w:p w14:paraId="18395F5B" w14:textId="77777777" w:rsidR="008C539B" w:rsidRPr="001058B5" w:rsidRDefault="00C12992">
            <w:pPr>
              <w:pStyle w:val="TableParagraph"/>
              <w:spacing w:before="70"/>
              <w:ind w:left="182"/>
              <w:rPr>
                <w:rFonts w:ascii="Arial" w:hAnsi="Arial" w:cs="Arial"/>
                <w:sz w:val="18"/>
              </w:rPr>
            </w:pPr>
            <w:r w:rsidRPr="001058B5">
              <w:rPr>
                <w:rFonts w:ascii="Arial" w:hAnsi="Arial" w:cs="Arial"/>
                <w:w w:val="95"/>
                <w:sz w:val="18"/>
              </w:rPr>
              <w:t>UPDATE</w:t>
            </w:r>
          </w:p>
        </w:tc>
      </w:tr>
      <w:tr w:rsidR="008C539B" w:rsidRPr="001058B5" w14:paraId="60A43067" w14:textId="77777777">
        <w:trPr>
          <w:trHeight w:val="282"/>
        </w:trPr>
        <w:tc>
          <w:tcPr>
            <w:tcW w:w="1520" w:type="dxa"/>
          </w:tcPr>
          <w:p w14:paraId="1ECD4120" w14:textId="77777777" w:rsidR="008C539B" w:rsidRPr="001058B5" w:rsidRDefault="00C12992">
            <w:pPr>
              <w:pStyle w:val="TableParagraph"/>
              <w:spacing w:before="81" w:line="181" w:lineRule="exact"/>
              <w:rPr>
                <w:rFonts w:ascii="Arial" w:hAnsi="Arial" w:cs="Arial"/>
                <w:sz w:val="18"/>
              </w:rPr>
            </w:pPr>
            <w:r w:rsidRPr="001058B5">
              <w:rPr>
                <w:rFonts w:ascii="Arial" w:hAnsi="Arial" w:cs="Arial"/>
                <w:w w:val="95"/>
                <w:sz w:val="18"/>
              </w:rPr>
              <w:t>COMMENT</w:t>
            </w:r>
          </w:p>
        </w:tc>
        <w:tc>
          <w:tcPr>
            <w:tcW w:w="1619" w:type="dxa"/>
          </w:tcPr>
          <w:p w14:paraId="43481941" w14:textId="77777777" w:rsidR="008C539B" w:rsidRPr="001058B5" w:rsidRDefault="00C12992">
            <w:pPr>
              <w:pStyle w:val="TableParagraph"/>
              <w:spacing w:before="81" w:line="181" w:lineRule="exact"/>
              <w:ind w:left="180"/>
              <w:rPr>
                <w:rFonts w:ascii="Arial" w:hAnsi="Arial" w:cs="Arial"/>
                <w:sz w:val="18"/>
              </w:rPr>
            </w:pPr>
            <w:r w:rsidRPr="001058B5">
              <w:rPr>
                <w:rFonts w:ascii="Arial" w:hAnsi="Arial" w:cs="Arial"/>
                <w:w w:val="95"/>
                <w:sz w:val="18"/>
              </w:rPr>
              <w:t>FLASHBACK</w:t>
            </w:r>
          </w:p>
        </w:tc>
        <w:tc>
          <w:tcPr>
            <w:tcW w:w="1631" w:type="dxa"/>
          </w:tcPr>
          <w:p w14:paraId="3FFDA808" w14:textId="77777777" w:rsidR="008C539B" w:rsidRPr="001058B5" w:rsidRDefault="00C12992">
            <w:pPr>
              <w:pStyle w:val="TableParagraph"/>
              <w:spacing w:before="81" w:line="181" w:lineRule="exact"/>
              <w:ind w:left="187"/>
              <w:rPr>
                <w:rFonts w:ascii="Arial" w:hAnsi="Arial" w:cs="Arial"/>
                <w:sz w:val="18"/>
              </w:rPr>
            </w:pPr>
            <w:r w:rsidRPr="001058B5">
              <w:rPr>
                <w:rFonts w:ascii="Arial" w:hAnsi="Arial" w:cs="Arial"/>
                <w:w w:val="95"/>
                <w:sz w:val="18"/>
              </w:rPr>
              <w:t>READ</w:t>
            </w:r>
          </w:p>
        </w:tc>
        <w:tc>
          <w:tcPr>
            <w:tcW w:w="1809" w:type="dxa"/>
          </w:tcPr>
          <w:p w14:paraId="01241772" w14:textId="77777777" w:rsidR="008C539B" w:rsidRPr="001058B5" w:rsidRDefault="00C12992">
            <w:pPr>
              <w:pStyle w:val="TableParagraph"/>
              <w:spacing w:before="58" w:line="204" w:lineRule="exact"/>
              <w:ind w:left="226"/>
              <w:rPr>
                <w:rFonts w:ascii="Arial" w:hAnsi="Arial" w:cs="Arial"/>
                <w:sz w:val="18"/>
              </w:rPr>
            </w:pPr>
            <w:r w:rsidRPr="001058B5">
              <w:rPr>
                <w:rFonts w:ascii="Arial" w:hAnsi="Arial" w:cs="Arial"/>
                <w:w w:val="99"/>
                <w:sz w:val="18"/>
              </w:rPr>
              <w:t>-</w:t>
            </w:r>
          </w:p>
        </w:tc>
      </w:tr>
    </w:tbl>
    <w:p w14:paraId="15E1BDE8" w14:textId="77777777" w:rsidR="008C539B" w:rsidRPr="001058B5" w:rsidRDefault="008C539B">
      <w:pPr>
        <w:spacing w:line="204" w:lineRule="exact"/>
        <w:rPr>
          <w:rFonts w:ascii="Arial" w:hAnsi="Arial" w:cs="Arial"/>
          <w:sz w:val="18"/>
        </w:rPr>
        <w:sectPr w:rsidR="008C539B" w:rsidRPr="001058B5">
          <w:footerReference w:type="even" r:id="rId209"/>
          <w:footerReference w:type="default" r:id="rId210"/>
          <w:pgSz w:w="12240" w:h="15840"/>
          <w:pgMar w:top="840" w:right="1060" w:bottom="860" w:left="1100" w:header="549" w:footer="663" w:gutter="0"/>
          <w:pgNumType w:start="31"/>
          <w:cols w:space="720"/>
        </w:sectPr>
      </w:pPr>
    </w:p>
    <w:p w14:paraId="103F2E19" w14:textId="77777777" w:rsidR="008C539B" w:rsidRPr="001058B5" w:rsidRDefault="008C539B">
      <w:pPr>
        <w:pStyle w:val="BodyText"/>
        <w:rPr>
          <w:rFonts w:ascii="Arial" w:hAnsi="Arial" w:cs="Arial"/>
        </w:rPr>
      </w:pPr>
    </w:p>
    <w:p w14:paraId="62D82D20" w14:textId="77777777" w:rsidR="008C539B" w:rsidRPr="001058B5" w:rsidRDefault="008C539B">
      <w:pPr>
        <w:pStyle w:val="BodyText"/>
        <w:spacing w:before="1"/>
        <w:rPr>
          <w:rFonts w:ascii="Arial" w:hAnsi="Arial" w:cs="Arial"/>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8C539B" w:rsidRPr="001058B5" w14:paraId="3DD276AF" w14:textId="77777777">
        <w:trPr>
          <w:trHeight w:val="311"/>
        </w:trPr>
        <w:tc>
          <w:tcPr>
            <w:tcW w:w="1128" w:type="dxa"/>
            <w:tcBorders>
              <w:top w:val="single" w:sz="18" w:space="0" w:color="000000"/>
              <w:bottom w:val="single" w:sz="4" w:space="0" w:color="000000"/>
            </w:tcBorders>
          </w:tcPr>
          <w:p w14:paraId="1A481FBC" w14:textId="77777777" w:rsidR="008C539B" w:rsidRPr="001058B5" w:rsidRDefault="00C12992">
            <w:pPr>
              <w:pStyle w:val="TableParagraph"/>
              <w:spacing w:before="27"/>
              <w:ind w:right="-29"/>
              <w:rPr>
                <w:rFonts w:ascii="Arial" w:hAnsi="Arial" w:cs="Arial"/>
                <w:b/>
                <w:sz w:val="18"/>
              </w:rPr>
            </w:pPr>
            <w:r w:rsidRPr="001058B5">
              <w:rPr>
                <w:rFonts w:ascii="Arial" w:hAnsi="Arial" w:cs="Arial"/>
                <w:b/>
                <w:sz w:val="18"/>
              </w:rPr>
              <w:t>Statements</w:t>
            </w:r>
            <w:r w:rsidRPr="001058B5">
              <w:rPr>
                <w:rFonts w:ascii="Arial" w:hAnsi="Arial" w:cs="Arial"/>
                <w:b/>
                <w:spacing w:val="-8"/>
                <w:sz w:val="18"/>
              </w:rPr>
              <w:t xml:space="preserve"> </w:t>
            </w:r>
            <w:r w:rsidRPr="001058B5">
              <w:rPr>
                <w:rFonts w:ascii="Arial" w:hAnsi="Arial" w:cs="Arial"/>
                <w:b/>
                <w:sz w:val="18"/>
              </w:rPr>
              <w:t>A</w:t>
            </w:r>
          </w:p>
        </w:tc>
        <w:tc>
          <w:tcPr>
            <w:tcW w:w="1617" w:type="dxa"/>
            <w:tcBorders>
              <w:top w:val="single" w:sz="18" w:space="0" w:color="000000"/>
              <w:bottom w:val="single" w:sz="4" w:space="0" w:color="000000"/>
            </w:tcBorders>
          </w:tcPr>
          <w:p w14:paraId="5BF6337B" w14:textId="77777777" w:rsidR="008C539B" w:rsidRPr="001058B5" w:rsidRDefault="00C12992">
            <w:pPr>
              <w:pStyle w:val="TableParagraph"/>
              <w:tabs>
                <w:tab w:val="left" w:pos="551"/>
              </w:tabs>
              <w:spacing w:before="27"/>
              <w:ind w:right="52"/>
              <w:jc w:val="center"/>
              <w:rPr>
                <w:rFonts w:ascii="Arial" w:hAnsi="Arial" w:cs="Arial"/>
                <w:b/>
                <w:sz w:val="18"/>
              </w:rPr>
            </w:pPr>
            <w:r w:rsidRPr="001058B5">
              <w:rPr>
                <w:rFonts w:ascii="Arial" w:hAnsi="Arial" w:cs="Arial"/>
                <w:b/>
                <w:sz w:val="18"/>
              </w:rPr>
              <w:t>-D</w:t>
            </w:r>
            <w:r w:rsidRPr="001058B5">
              <w:rPr>
                <w:rFonts w:ascii="Arial" w:hAnsi="Arial" w:cs="Arial"/>
                <w:b/>
                <w:sz w:val="18"/>
              </w:rPr>
              <w:tab/>
              <w:t>Statements</w:t>
            </w:r>
          </w:p>
        </w:tc>
        <w:tc>
          <w:tcPr>
            <w:tcW w:w="1694" w:type="dxa"/>
            <w:tcBorders>
              <w:top w:val="single" w:sz="18" w:space="0" w:color="000000"/>
              <w:bottom w:val="single" w:sz="4" w:space="0" w:color="000000"/>
            </w:tcBorders>
          </w:tcPr>
          <w:p w14:paraId="0F21DAC4" w14:textId="77777777" w:rsidR="008C539B" w:rsidRPr="001058B5" w:rsidRDefault="00C12992">
            <w:pPr>
              <w:pStyle w:val="TableParagraph"/>
              <w:tabs>
                <w:tab w:val="left" w:pos="581"/>
              </w:tabs>
              <w:spacing w:before="27"/>
              <w:ind w:left="-26" w:right="-29"/>
              <w:jc w:val="center"/>
              <w:rPr>
                <w:rFonts w:ascii="Arial" w:hAnsi="Arial" w:cs="Arial"/>
                <w:b/>
                <w:sz w:val="18"/>
              </w:rPr>
            </w:pPr>
            <w:r w:rsidRPr="001058B5">
              <w:rPr>
                <w:rFonts w:ascii="Arial" w:hAnsi="Arial" w:cs="Arial"/>
                <w:b/>
                <w:sz w:val="18"/>
              </w:rPr>
              <w:t>E-I</w:t>
            </w:r>
            <w:r w:rsidRPr="001058B5">
              <w:rPr>
                <w:rFonts w:ascii="Arial" w:hAnsi="Arial" w:cs="Arial"/>
                <w:b/>
                <w:sz w:val="18"/>
              </w:rPr>
              <w:tab/>
              <w:t>Statements</w:t>
            </w:r>
            <w:r w:rsidRPr="001058B5">
              <w:rPr>
                <w:rFonts w:ascii="Arial" w:hAnsi="Arial" w:cs="Arial"/>
                <w:b/>
                <w:spacing w:val="-9"/>
                <w:sz w:val="18"/>
              </w:rPr>
              <w:t xml:space="preserve"> </w:t>
            </w:r>
            <w:r w:rsidRPr="001058B5">
              <w:rPr>
                <w:rFonts w:ascii="Arial" w:hAnsi="Arial" w:cs="Arial"/>
                <w:b/>
                <w:sz w:val="18"/>
              </w:rPr>
              <w:t>I-</w:t>
            </w:r>
          </w:p>
        </w:tc>
        <w:tc>
          <w:tcPr>
            <w:tcW w:w="2137" w:type="dxa"/>
            <w:tcBorders>
              <w:top w:val="single" w:sz="18" w:space="0" w:color="000000"/>
              <w:bottom w:val="single" w:sz="4" w:space="0" w:color="000000"/>
            </w:tcBorders>
          </w:tcPr>
          <w:p w14:paraId="20D245F4" w14:textId="77777777" w:rsidR="008C539B" w:rsidRPr="001058B5" w:rsidRDefault="00C12992">
            <w:pPr>
              <w:pStyle w:val="TableParagraph"/>
              <w:tabs>
                <w:tab w:val="left" w:pos="513"/>
              </w:tabs>
              <w:spacing w:before="27"/>
              <w:ind w:left="15"/>
              <w:rPr>
                <w:rFonts w:ascii="Arial" w:hAnsi="Arial" w:cs="Arial"/>
                <w:b/>
                <w:sz w:val="18"/>
              </w:rPr>
            </w:pPr>
            <w:r w:rsidRPr="001058B5">
              <w:rPr>
                <w:rFonts w:ascii="Arial" w:hAnsi="Arial" w:cs="Arial"/>
                <w:b/>
                <w:sz w:val="18"/>
              </w:rPr>
              <w:t>R</w:t>
            </w:r>
            <w:r w:rsidRPr="001058B5">
              <w:rPr>
                <w:rFonts w:ascii="Arial" w:hAnsi="Arial" w:cs="Arial"/>
                <w:b/>
                <w:sz w:val="18"/>
              </w:rPr>
              <w:tab/>
              <w:t>Statements</w:t>
            </w:r>
            <w:r w:rsidRPr="001058B5">
              <w:rPr>
                <w:rFonts w:ascii="Arial" w:hAnsi="Arial" w:cs="Arial"/>
                <w:b/>
                <w:spacing w:val="-2"/>
                <w:sz w:val="18"/>
              </w:rPr>
              <w:t xml:space="preserve"> </w:t>
            </w:r>
            <w:r w:rsidRPr="001058B5">
              <w:rPr>
                <w:rFonts w:ascii="Arial" w:hAnsi="Arial" w:cs="Arial"/>
                <w:b/>
                <w:sz w:val="18"/>
              </w:rPr>
              <w:t>S-Y</w:t>
            </w:r>
          </w:p>
        </w:tc>
      </w:tr>
      <w:tr w:rsidR="008C539B" w:rsidRPr="001058B5" w14:paraId="3AEFDFDD" w14:textId="77777777">
        <w:trPr>
          <w:trHeight w:val="329"/>
        </w:trPr>
        <w:tc>
          <w:tcPr>
            <w:tcW w:w="1128" w:type="dxa"/>
            <w:tcBorders>
              <w:top w:val="single" w:sz="4" w:space="0" w:color="000000"/>
              <w:bottom w:val="single" w:sz="4" w:space="0" w:color="000000"/>
            </w:tcBorders>
          </w:tcPr>
          <w:p w14:paraId="4E1FF7A2"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DELETE</w:t>
            </w:r>
          </w:p>
        </w:tc>
        <w:tc>
          <w:tcPr>
            <w:tcW w:w="1617" w:type="dxa"/>
            <w:tcBorders>
              <w:top w:val="single" w:sz="4" w:space="0" w:color="000000"/>
              <w:bottom w:val="single" w:sz="4" w:space="0" w:color="000000"/>
            </w:tcBorders>
          </w:tcPr>
          <w:p w14:paraId="3B6BD672" w14:textId="77777777" w:rsidR="008C539B" w:rsidRPr="001058B5" w:rsidRDefault="00C12992">
            <w:pPr>
              <w:pStyle w:val="TableParagraph"/>
              <w:spacing w:before="64"/>
              <w:ind w:right="7"/>
              <w:jc w:val="center"/>
              <w:rPr>
                <w:rFonts w:ascii="Arial" w:hAnsi="Arial" w:cs="Arial"/>
                <w:sz w:val="18"/>
              </w:rPr>
            </w:pPr>
            <w:r w:rsidRPr="001058B5">
              <w:rPr>
                <w:rFonts w:ascii="Arial" w:hAnsi="Arial" w:cs="Arial"/>
                <w:w w:val="95"/>
                <w:sz w:val="18"/>
              </w:rPr>
              <w:t>INDEX</w:t>
            </w:r>
          </w:p>
        </w:tc>
        <w:tc>
          <w:tcPr>
            <w:tcW w:w="1694" w:type="dxa"/>
            <w:tcBorders>
              <w:top w:val="single" w:sz="4" w:space="0" w:color="000000"/>
              <w:bottom w:val="single" w:sz="4" w:space="0" w:color="000000"/>
            </w:tcBorders>
          </w:tcPr>
          <w:p w14:paraId="330EB007" w14:textId="77777777" w:rsidR="008C539B" w:rsidRPr="001058B5" w:rsidRDefault="00C12992">
            <w:pPr>
              <w:pStyle w:val="TableParagraph"/>
              <w:spacing w:before="64"/>
              <w:ind w:left="531" w:right="507"/>
              <w:jc w:val="center"/>
              <w:rPr>
                <w:rFonts w:ascii="Arial" w:hAnsi="Arial" w:cs="Arial"/>
                <w:sz w:val="18"/>
              </w:rPr>
            </w:pPr>
            <w:r w:rsidRPr="001058B5">
              <w:rPr>
                <w:rFonts w:ascii="Arial" w:hAnsi="Arial" w:cs="Arial"/>
                <w:w w:val="95"/>
                <w:sz w:val="18"/>
              </w:rPr>
              <w:t>RENAME</w:t>
            </w:r>
          </w:p>
        </w:tc>
        <w:tc>
          <w:tcPr>
            <w:tcW w:w="2137" w:type="dxa"/>
            <w:tcBorders>
              <w:top w:val="single" w:sz="4" w:space="0" w:color="000000"/>
              <w:bottom w:val="single" w:sz="4" w:space="0" w:color="000000"/>
            </w:tcBorders>
          </w:tcPr>
          <w:p w14:paraId="5583C380" w14:textId="77777777" w:rsidR="008C539B" w:rsidRPr="001058B5" w:rsidRDefault="00C12992">
            <w:pPr>
              <w:pStyle w:val="TableParagraph"/>
              <w:spacing w:before="41"/>
              <w:ind w:left="557"/>
              <w:rPr>
                <w:rFonts w:ascii="Arial" w:hAnsi="Arial" w:cs="Arial"/>
                <w:sz w:val="18"/>
              </w:rPr>
            </w:pPr>
            <w:r w:rsidRPr="001058B5">
              <w:rPr>
                <w:rFonts w:ascii="Arial" w:hAnsi="Arial" w:cs="Arial"/>
                <w:w w:val="99"/>
                <w:sz w:val="18"/>
              </w:rPr>
              <w:t>-</w:t>
            </w:r>
          </w:p>
        </w:tc>
      </w:tr>
    </w:tbl>
    <w:p w14:paraId="1F6BFD60" w14:textId="77777777" w:rsidR="008C539B" w:rsidRPr="001058B5" w:rsidRDefault="008C539B">
      <w:pPr>
        <w:pStyle w:val="BodyText"/>
        <w:spacing w:before="6"/>
        <w:rPr>
          <w:rFonts w:ascii="Arial" w:hAnsi="Arial" w:cs="Arial"/>
          <w:sz w:val="16"/>
        </w:rPr>
      </w:pPr>
    </w:p>
    <w:p w14:paraId="0CE4086C" w14:textId="77777777" w:rsidR="008C539B" w:rsidRPr="001058B5" w:rsidRDefault="00C12992">
      <w:pPr>
        <w:pStyle w:val="BodyText"/>
        <w:spacing w:before="92"/>
        <w:ind w:left="1660"/>
        <w:rPr>
          <w:rFonts w:ascii="Arial" w:hAnsi="Arial" w:cs="Arial"/>
        </w:rPr>
      </w:pPr>
      <w:r w:rsidRPr="001058B5">
        <w:rPr>
          <w:rFonts w:ascii="Arial" w:hAnsi="Arial" w:cs="Arial"/>
          <w:spacing w:val="-9"/>
        </w:rPr>
        <w:t xml:space="preserve">To </w:t>
      </w:r>
      <w:r w:rsidRPr="001058B5">
        <w:rPr>
          <w:rFonts w:ascii="Arial" w:hAnsi="Arial" w:cs="Arial"/>
        </w:rPr>
        <w:t>restrict ON DEFAULT</w:t>
      </w:r>
      <w:r w:rsidRPr="001058B5">
        <w:rPr>
          <w:rFonts w:ascii="Arial" w:hAnsi="Arial" w:cs="Arial"/>
          <w:spacing w:val="-82"/>
        </w:rPr>
        <w:t xml:space="preserve"> </w:t>
      </w:r>
      <w:r w:rsidRPr="001058B5">
        <w:rPr>
          <w:rFonts w:ascii="Arial" w:hAnsi="Arial" w:cs="Arial"/>
        </w:rPr>
        <w:t>to a specific action, enter a statement similar to the following:</w:t>
      </w:r>
    </w:p>
    <w:p w14:paraId="2323C1B9" w14:textId="77777777" w:rsidR="008C539B" w:rsidRPr="001058B5" w:rsidRDefault="00C12992">
      <w:pPr>
        <w:spacing w:before="136"/>
        <w:ind w:left="1660"/>
        <w:rPr>
          <w:rFonts w:ascii="Arial" w:hAnsi="Arial" w:cs="Arial"/>
          <w:sz w:val="18"/>
        </w:rPr>
      </w:pPr>
      <w:r w:rsidRPr="001058B5">
        <w:rPr>
          <w:rFonts w:ascii="Arial" w:hAnsi="Arial" w:cs="Arial"/>
          <w:w w:val="95"/>
          <w:sz w:val="18"/>
        </w:rPr>
        <w:t>AUDIT ALTER, DELETE ON DEFAULT BY ACCESS;</w:t>
      </w:r>
    </w:p>
    <w:p w14:paraId="2DCB894F" w14:textId="77777777" w:rsidR="008C539B" w:rsidRPr="001058B5" w:rsidRDefault="008C539B">
      <w:pPr>
        <w:pStyle w:val="BodyText"/>
        <w:rPr>
          <w:rFonts w:ascii="Arial" w:hAnsi="Arial" w:cs="Arial"/>
          <w:sz w:val="19"/>
        </w:rPr>
      </w:pPr>
    </w:p>
    <w:p w14:paraId="745F70E4" w14:textId="77777777" w:rsidR="008C539B" w:rsidRPr="001058B5" w:rsidRDefault="00C12992">
      <w:pPr>
        <w:pStyle w:val="BodyText"/>
        <w:spacing w:line="230" w:lineRule="auto"/>
        <w:ind w:left="1659" w:right="883"/>
        <w:jc w:val="both"/>
        <w:rPr>
          <w:rFonts w:ascii="Arial" w:hAnsi="Arial" w:cs="Arial"/>
        </w:rPr>
      </w:pPr>
      <w:r w:rsidRPr="001058B5">
        <w:rPr>
          <w:rFonts w:ascii="Arial" w:hAnsi="Arial" w:cs="Arial"/>
        </w:rPr>
        <w:t>For</w:t>
      </w:r>
      <w:r w:rsidRPr="001058B5">
        <w:rPr>
          <w:rFonts w:ascii="Arial" w:hAnsi="Arial" w:cs="Arial"/>
          <w:spacing w:val="-17"/>
        </w:rPr>
        <w:t xml:space="preserve"> </w:t>
      </w:r>
      <w:r w:rsidRPr="001058B5">
        <w:rPr>
          <w:rFonts w:ascii="Arial" w:hAnsi="Arial" w:cs="Arial"/>
        </w:rPr>
        <w:t>more</w:t>
      </w:r>
      <w:r w:rsidRPr="001058B5">
        <w:rPr>
          <w:rFonts w:ascii="Arial" w:hAnsi="Arial" w:cs="Arial"/>
          <w:spacing w:val="-18"/>
        </w:rPr>
        <w:t xml:space="preserve"> </w:t>
      </w:r>
      <w:r w:rsidRPr="001058B5">
        <w:rPr>
          <w:rFonts w:ascii="Arial" w:hAnsi="Arial" w:cs="Arial"/>
        </w:rPr>
        <w:t>information</w:t>
      </w:r>
      <w:r w:rsidRPr="001058B5">
        <w:rPr>
          <w:rFonts w:ascii="Arial" w:hAnsi="Arial" w:cs="Arial"/>
          <w:spacing w:val="-17"/>
        </w:rPr>
        <w:t xml:space="preserve"> </w:t>
      </w:r>
      <w:r w:rsidRPr="001058B5">
        <w:rPr>
          <w:rFonts w:ascii="Arial" w:hAnsi="Arial" w:cs="Arial"/>
        </w:rPr>
        <w:t>about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options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52"/>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AUDIT SQL statement, see </w:t>
      </w:r>
      <w:r w:rsidRPr="001058B5">
        <w:rPr>
          <w:rFonts w:ascii="Arial" w:hAnsi="Arial" w:cs="Arial"/>
          <w:i/>
        </w:rPr>
        <w:t>Oracle Database SQL Language Reference</w:t>
      </w:r>
      <w:r w:rsidRPr="001058B5">
        <w:rPr>
          <w:rFonts w:ascii="Arial" w:hAnsi="Arial" w:cs="Arial"/>
        </w:rPr>
        <w:t xml:space="preserve">. </w:t>
      </w:r>
      <w:r w:rsidRPr="001058B5">
        <w:rPr>
          <w:rFonts w:ascii="Arial" w:hAnsi="Arial" w:cs="Arial"/>
          <w:spacing w:val="-9"/>
        </w:rPr>
        <w:t xml:space="preserve">To </w:t>
      </w:r>
      <w:r w:rsidRPr="001058B5">
        <w:rPr>
          <w:rFonts w:ascii="Arial" w:hAnsi="Arial" w:cs="Arial"/>
        </w:rPr>
        <w:t>find objects audited by default,</w:t>
      </w:r>
      <w:r w:rsidRPr="001058B5">
        <w:rPr>
          <w:rFonts w:ascii="Arial" w:hAnsi="Arial" w:cs="Arial"/>
          <w:spacing w:val="-7"/>
        </w:rPr>
        <w:t xml:space="preserve"> </w:t>
      </w:r>
      <w:r w:rsidRPr="001058B5">
        <w:rPr>
          <w:rFonts w:ascii="Arial" w:hAnsi="Arial" w:cs="Arial"/>
        </w:rPr>
        <w:t>query</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ALL_DEF_AUDIT_OPTS</w:t>
      </w:r>
      <w:r w:rsidRPr="001058B5">
        <w:rPr>
          <w:rFonts w:ascii="Arial" w:hAnsi="Arial" w:cs="Arial"/>
          <w:spacing w:val="-83"/>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dictionary</w:t>
      </w:r>
      <w:r w:rsidRPr="001058B5">
        <w:rPr>
          <w:rFonts w:ascii="Arial" w:hAnsi="Arial" w:cs="Arial"/>
          <w:spacing w:val="-6"/>
        </w:rPr>
        <w:t xml:space="preserve"> </w:t>
      </w:r>
      <w:r w:rsidRPr="001058B5">
        <w:rPr>
          <w:rFonts w:ascii="Arial" w:hAnsi="Arial" w:cs="Arial"/>
          <w:spacing w:val="-4"/>
        </w:rPr>
        <w:t>view.</w:t>
      </w:r>
    </w:p>
    <w:p w14:paraId="0C7AC8D4" w14:textId="77777777" w:rsidR="008C539B" w:rsidRPr="001058B5" w:rsidRDefault="008C539B">
      <w:pPr>
        <w:pStyle w:val="BodyText"/>
        <w:spacing w:before="5"/>
        <w:rPr>
          <w:rFonts w:ascii="Arial" w:hAnsi="Arial" w:cs="Arial"/>
          <w:sz w:val="25"/>
        </w:rPr>
      </w:pPr>
    </w:p>
    <w:p w14:paraId="5D771301" w14:textId="77777777" w:rsidR="008C539B" w:rsidRPr="001058B5" w:rsidRDefault="00C12992">
      <w:pPr>
        <w:pStyle w:val="Heading4"/>
        <w:ind w:left="100"/>
      </w:pPr>
      <w:bookmarkStart w:id="1649" w:name="Auditing_Directory_Objects"/>
      <w:bookmarkStart w:id="1650" w:name="_bookmark1839"/>
      <w:bookmarkStart w:id="1651" w:name="_bookmark1840"/>
      <w:bookmarkEnd w:id="1649"/>
      <w:bookmarkEnd w:id="1650"/>
      <w:bookmarkEnd w:id="1651"/>
      <w:r w:rsidRPr="001058B5">
        <w:t>Auditing Directory Objects</w:t>
      </w:r>
    </w:p>
    <w:p w14:paraId="3C20EAB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55D9A17C"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841" w:history="1">
        <w:r w:rsidR="00C12992" w:rsidRPr="001058B5">
          <w:rPr>
            <w:rFonts w:ascii="Arial" w:hAnsi="Arial" w:cs="Arial"/>
            <w:color w:val="0000CC"/>
            <w:sz w:val="20"/>
          </w:rPr>
          <w:t>About Directory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914E991"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843" w:history="1">
        <w:r w:rsidR="00C12992" w:rsidRPr="001058B5">
          <w:rPr>
            <w:rFonts w:ascii="Arial" w:hAnsi="Arial" w:cs="Arial"/>
            <w:color w:val="0000CC"/>
            <w:sz w:val="20"/>
          </w:rPr>
          <w:t>Configuring Directory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52511925"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846" w:history="1">
        <w:r w:rsidR="00C12992" w:rsidRPr="001058B5">
          <w:rPr>
            <w:rFonts w:ascii="Arial" w:hAnsi="Arial" w:cs="Arial"/>
            <w:color w:val="0000CC"/>
            <w:sz w:val="20"/>
          </w:rPr>
          <w:t>Removing Directory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0C3E867F" w14:textId="77777777" w:rsidR="008C539B" w:rsidRPr="001058B5" w:rsidRDefault="008C539B">
      <w:pPr>
        <w:pStyle w:val="BodyText"/>
        <w:spacing w:before="2"/>
        <w:rPr>
          <w:rFonts w:ascii="Arial" w:hAnsi="Arial" w:cs="Arial"/>
          <w:sz w:val="23"/>
        </w:rPr>
      </w:pPr>
    </w:p>
    <w:p w14:paraId="55BA78BF" w14:textId="77777777" w:rsidR="008C539B" w:rsidRPr="001058B5" w:rsidRDefault="00C12992">
      <w:pPr>
        <w:pStyle w:val="Heading6"/>
        <w:ind w:left="1660"/>
      </w:pPr>
      <w:bookmarkStart w:id="1652" w:name="About_Directory_Object_Auditing"/>
      <w:bookmarkStart w:id="1653" w:name="_bookmark1841"/>
      <w:bookmarkStart w:id="1654" w:name="_bookmark1842"/>
      <w:bookmarkEnd w:id="1652"/>
      <w:bookmarkEnd w:id="1653"/>
      <w:bookmarkEnd w:id="1654"/>
      <w:r w:rsidRPr="001058B5">
        <w:t>About Directory Object Auditing</w:t>
      </w:r>
    </w:p>
    <w:p w14:paraId="6DB72395" w14:textId="77777777" w:rsidR="008C539B" w:rsidRPr="001058B5" w:rsidRDefault="00C12992">
      <w:pPr>
        <w:pStyle w:val="BodyText"/>
        <w:spacing w:before="56" w:line="230"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audit directory objects. For example, suppose you create a directory object that</w:t>
      </w:r>
      <w:r w:rsidRPr="001058B5">
        <w:rPr>
          <w:rFonts w:ascii="Arial" w:hAnsi="Arial" w:cs="Arial"/>
          <w:spacing w:val="-23"/>
        </w:rPr>
        <w:t xml:space="preserve"> </w:t>
      </w:r>
      <w:r w:rsidRPr="001058B5">
        <w:rPr>
          <w:rFonts w:ascii="Arial" w:hAnsi="Arial" w:cs="Arial"/>
        </w:rPr>
        <w:t>contains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preprocessor</w:t>
      </w:r>
      <w:r w:rsidRPr="001058B5">
        <w:rPr>
          <w:rFonts w:ascii="Arial" w:hAnsi="Arial" w:cs="Arial"/>
          <w:spacing w:val="-23"/>
        </w:rPr>
        <w:t xml:space="preserve"> </w:t>
      </w:r>
      <w:r w:rsidRPr="001058B5">
        <w:rPr>
          <w:rFonts w:ascii="Arial" w:hAnsi="Arial" w:cs="Arial"/>
        </w:rPr>
        <w:t>program</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w:t>
      </w:r>
      <w:r w:rsidRPr="001058B5">
        <w:rPr>
          <w:rFonts w:ascii="Arial" w:hAnsi="Arial" w:cs="Arial"/>
          <w:spacing w:val="-97"/>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driver</w:t>
      </w:r>
      <w:r w:rsidRPr="001058B5">
        <w:rPr>
          <w:rFonts w:ascii="Arial" w:hAnsi="Arial" w:cs="Arial"/>
          <w:spacing w:val="-23"/>
        </w:rPr>
        <w:t xml:space="preserve"> </w:t>
      </w:r>
      <w:r w:rsidRPr="001058B5">
        <w:rPr>
          <w:rFonts w:ascii="Arial" w:hAnsi="Arial" w:cs="Arial"/>
        </w:rPr>
        <w:t>will</w:t>
      </w:r>
      <w:r w:rsidRPr="001058B5">
        <w:rPr>
          <w:rFonts w:ascii="Arial" w:hAnsi="Arial" w:cs="Arial"/>
          <w:spacing w:val="-23"/>
        </w:rPr>
        <w:t xml:space="preserve"> </w:t>
      </w:r>
      <w:r w:rsidRPr="001058B5">
        <w:rPr>
          <w:rFonts w:ascii="Arial" w:hAnsi="Arial" w:cs="Arial"/>
        </w:rPr>
        <w:t xml:space="preserve">use. </w:t>
      </w:r>
      <w:r w:rsidRPr="001058B5">
        <w:rPr>
          <w:rFonts w:ascii="Arial" w:hAnsi="Arial" w:cs="Arial"/>
          <w:spacing w:val="-6"/>
        </w:rPr>
        <w:t xml:space="preserve">You </w:t>
      </w:r>
      <w:r w:rsidRPr="001058B5">
        <w:rPr>
          <w:rFonts w:ascii="Arial" w:hAnsi="Arial" w:cs="Arial"/>
        </w:rPr>
        <w:t>can audit anyone who runs this program within this directory</w:t>
      </w:r>
      <w:r w:rsidRPr="001058B5">
        <w:rPr>
          <w:rFonts w:ascii="Arial" w:hAnsi="Arial" w:cs="Arial"/>
          <w:spacing w:val="-14"/>
        </w:rPr>
        <w:t xml:space="preserve"> </w:t>
      </w:r>
      <w:r w:rsidRPr="001058B5">
        <w:rPr>
          <w:rFonts w:ascii="Arial" w:hAnsi="Arial" w:cs="Arial"/>
        </w:rPr>
        <w:t>object.</w:t>
      </w:r>
    </w:p>
    <w:p w14:paraId="25DCF00F" w14:textId="77777777" w:rsidR="008C539B" w:rsidRPr="001058B5" w:rsidRDefault="008C539B">
      <w:pPr>
        <w:pStyle w:val="BodyText"/>
        <w:spacing w:before="4"/>
        <w:rPr>
          <w:rFonts w:ascii="Arial" w:hAnsi="Arial" w:cs="Arial"/>
          <w:sz w:val="23"/>
        </w:rPr>
      </w:pPr>
    </w:p>
    <w:p w14:paraId="27F23CB4" w14:textId="77777777" w:rsidR="008C539B" w:rsidRPr="001058B5" w:rsidRDefault="00C12992">
      <w:pPr>
        <w:pStyle w:val="Heading6"/>
        <w:ind w:left="1660"/>
      </w:pPr>
      <w:bookmarkStart w:id="1655" w:name="Configuring_Directory_Object_Auditing"/>
      <w:bookmarkStart w:id="1656" w:name="_bookmark1843"/>
      <w:bookmarkEnd w:id="1655"/>
      <w:bookmarkEnd w:id="1656"/>
      <w:r w:rsidRPr="001058B5">
        <w:t>Con</w:t>
      </w:r>
      <w:bookmarkStart w:id="1657" w:name="_bookmark1844"/>
      <w:bookmarkEnd w:id="1657"/>
      <w:r w:rsidRPr="001058B5">
        <w:t>figuring Directory Object Auditing</w:t>
      </w:r>
    </w:p>
    <w:p w14:paraId="130F8349" w14:textId="77777777" w:rsidR="008C539B" w:rsidRPr="001058B5" w:rsidRDefault="00C12992">
      <w:pPr>
        <w:pStyle w:val="BodyText"/>
        <w:spacing w:before="59" w:line="228" w:lineRule="auto"/>
        <w:ind w:left="1660" w:right="845"/>
        <w:rPr>
          <w:rFonts w:ascii="Arial" w:hAnsi="Arial" w:cs="Arial"/>
        </w:rPr>
      </w:pPr>
      <w:r w:rsidRPr="001058B5">
        <w:rPr>
          <w:rFonts w:ascii="Arial" w:hAnsi="Arial" w:cs="Arial"/>
        </w:rPr>
        <w:t>Use the AUDIT</w:t>
      </w:r>
      <w:r w:rsidRPr="001058B5">
        <w:rPr>
          <w:rFonts w:ascii="Arial" w:hAnsi="Arial" w:cs="Arial"/>
          <w:spacing w:val="-85"/>
        </w:rPr>
        <w:t xml:space="preserve"> </w:t>
      </w:r>
      <w:r w:rsidRPr="001058B5">
        <w:rPr>
          <w:rFonts w:ascii="Arial" w:hAnsi="Arial" w:cs="Arial"/>
        </w:rPr>
        <w:t xml:space="preserve">statement to enable object auditing. </w:t>
      </w:r>
      <w:hyperlink w:anchor="_bookmark1845" w:history="1">
        <w:r w:rsidRPr="001058B5">
          <w:rPr>
            <w:rFonts w:ascii="Arial" w:hAnsi="Arial" w:cs="Arial"/>
            <w:color w:val="0000CC"/>
          </w:rPr>
          <w:t xml:space="preserve">Example 9–17 </w:t>
        </w:r>
      </w:hyperlink>
      <w:r w:rsidRPr="001058B5">
        <w:rPr>
          <w:rFonts w:ascii="Arial" w:hAnsi="Arial" w:cs="Arial"/>
        </w:rPr>
        <w:t>shows how to audit the EXECUTE</w:t>
      </w:r>
      <w:r w:rsidRPr="001058B5">
        <w:rPr>
          <w:rFonts w:ascii="Arial" w:hAnsi="Arial" w:cs="Arial"/>
          <w:spacing w:val="-81"/>
        </w:rPr>
        <w:t xml:space="preserve"> </w:t>
      </w:r>
      <w:r w:rsidRPr="001058B5">
        <w:rPr>
          <w:rFonts w:ascii="Arial" w:hAnsi="Arial" w:cs="Arial"/>
        </w:rPr>
        <w:t>privilege on the directory object my_exec.</w:t>
      </w:r>
    </w:p>
    <w:p w14:paraId="552C3C58" w14:textId="77777777" w:rsidR="008C539B" w:rsidRPr="001058B5" w:rsidRDefault="008C539B">
      <w:pPr>
        <w:pStyle w:val="BodyText"/>
        <w:spacing w:before="10"/>
        <w:rPr>
          <w:rFonts w:ascii="Arial" w:hAnsi="Arial" w:cs="Arial"/>
          <w:sz w:val="25"/>
        </w:rPr>
      </w:pPr>
    </w:p>
    <w:p w14:paraId="1D13D7FC" w14:textId="77777777" w:rsidR="008C539B" w:rsidRPr="001058B5" w:rsidRDefault="00C12992">
      <w:pPr>
        <w:ind w:left="1660"/>
        <w:rPr>
          <w:rFonts w:ascii="Arial" w:hAnsi="Arial" w:cs="Arial"/>
          <w:b/>
          <w:i/>
          <w:sz w:val="18"/>
        </w:rPr>
      </w:pPr>
      <w:bookmarkStart w:id="1658" w:name="_bookmark1845"/>
      <w:bookmarkEnd w:id="1658"/>
      <w:r w:rsidRPr="001058B5">
        <w:rPr>
          <w:rFonts w:ascii="Arial" w:hAnsi="Arial" w:cs="Arial"/>
          <w:b/>
          <w:i/>
          <w:sz w:val="18"/>
        </w:rPr>
        <w:t>Example 9–17 Auditing a Directory Object</w:t>
      </w:r>
    </w:p>
    <w:p w14:paraId="1D519420"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EXECUTE ON DIRECTORY my_exec BY ACCESS;</w:t>
      </w:r>
    </w:p>
    <w:p w14:paraId="5DAC3E3B" w14:textId="77777777" w:rsidR="008C539B" w:rsidRPr="001058B5" w:rsidRDefault="008C539B">
      <w:pPr>
        <w:pStyle w:val="BodyText"/>
        <w:rPr>
          <w:rFonts w:ascii="Arial" w:hAnsi="Arial" w:cs="Arial"/>
          <w:sz w:val="25"/>
        </w:rPr>
      </w:pPr>
    </w:p>
    <w:p w14:paraId="33DC3686" w14:textId="77777777" w:rsidR="008C539B" w:rsidRPr="001058B5" w:rsidRDefault="00C12992">
      <w:pPr>
        <w:pStyle w:val="Heading6"/>
        <w:ind w:left="1660"/>
      </w:pPr>
      <w:bookmarkStart w:id="1659" w:name="Removing_Directory_Object_Auditing"/>
      <w:bookmarkStart w:id="1660" w:name="_bookmark1846"/>
      <w:bookmarkEnd w:id="1659"/>
      <w:bookmarkEnd w:id="1660"/>
      <w:r w:rsidRPr="001058B5">
        <w:t>Removing Direc</w:t>
      </w:r>
      <w:bookmarkStart w:id="1661" w:name="_bookmark1847"/>
      <w:bookmarkEnd w:id="1661"/>
      <w:r w:rsidRPr="001058B5">
        <w:t>tory Object Auditing</w:t>
      </w:r>
    </w:p>
    <w:p w14:paraId="22248B66" w14:textId="77777777" w:rsidR="008C539B" w:rsidRPr="001058B5" w:rsidRDefault="00C12992">
      <w:pPr>
        <w:pStyle w:val="BodyText"/>
        <w:spacing w:before="50"/>
        <w:ind w:left="1660"/>
        <w:rPr>
          <w:rFonts w:ascii="Arial" w:hAnsi="Arial" w:cs="Arial"/>
        </w:rPr>
      </w:pPr>
      <w:r w:rsidRPr="001058B5">
        <w:rPr>
          <w:rFonts w:ascii="Arial" w:hAnsi="Arial" w:cs="Arial"/>
        </w:rPr>
        <w:t>Use the NOAUDIT</w:t>
      </w:r>
      <w:r w:rsidRPr="001058B5">
        <w:rPr>
          <w:rFonts w:ascii="Arial" w:hAnsi="Arial" w:cs="Arial"/>
          <w:spacing w:val="-81"/>
        </w:rPr>
        <w:t xml:space="preserve"> </w:t>
      </w:r>
      <w:r w:rsidRPr="001058B5">
        <w:rPr>
          <w:rFonts w:ascii="Arial" w:hAnsi="Arial" w:cs="Arial"/>
        </w:rPr>
        <w:t>statement to disable directory object auditing. For example:</w:t>
      </w:r>
    </w:p>
    <w:p w14:paraId="6F047DED" w14:textId="77777777" w:rsidR="008C539B" w:rsidRPr="001058B5" w:rsidRDefault="00C12992">
      <w:pPr>
        <w:spacing w:before="137"/>
        <w:ind w:left="1660"/>
        <w:rPr>
          <w:rFonts w:ascii="Arial" w:hAnsi="Arial" w:cs="Arial"/>
          <w:sz w:val="18"/>
        </w:rPr>
      </w:pPr>
      <w:r w:rsidRPr="001058B5">
        <w:rPr>
          <w:rFonts w:ascii="Arial" w:hAnsi="Arial" w:cs="Arial"/>
          <w:w w:val="95"/>
          <w:sz w:val="18"/>
        </w:rPr>
        <w:t>NOAUDIT EXECUTE ON DIRECTORY</w:t>
      </w:r>
      <w:r w:rsidRPr="001058B5">
        <w:rPr>
          <w:rFonts w:ascii="Arial" w:hAnsi="Arial" w:cs="Arial"/>
          <w:spacing w:val="-68"/>
          <w:w w:val="95"/>
          <w:sz w:val="18"/>
        </w:rPr>
        <w:t xml:space="preserve"> </w:t>
      </w:r>
      <w:r w:rsidRPr="001058B5">
        <w:rPr>
          <w:rFonts w:ascii="Arial" w:hAnsi="Arial" w:cs="Arial"/>
          <w:w w:val="95"/>
          <w:sz w:val="18"/>
        </w:rPr>
        <w:t>my_exec;</w:t>
      </w:r>
    </w:p>
    <w:p w14:paraId="1A5FDDF1" w14:textId="77777777" w:rsidR="008C539B" w:rsidRPr="001058B5" w:rsidRDefault="008C539B">
      <w:pPr>
        <w:pStyle w:val="BodyText"/>
        <w:rPr>
          <w:rFonts w:ascii="Arial" w:hAnsi="Arial" w:cs="Arial"/>
          <w:sz w:val="18"/>
        </w:rPr>
      </w:pPr>
    </w:p>
    <w:p w14:paraId="6AD22F4E" w14:textId="77777777" w:rsidR="008C539B" w:rsidRPr="001058B5" w:rsidRDefault="00C12992">
      <w:pPr>
        <w:pStyle w:val="Heading4"/>
        <w:spacing w:before="109"/>
        <w:ind w:left="100"/>
      </w:pPr>
      <w:bookmarkStart w:id="1662" w:name="Auditing_Functions,_Procedures,_Packages"/>
      <w:bookmarkStart w:id="1663" w:name="_bookmark1848"/>
      <w:bookmarkEnd w:id="1662"/>
      <w:bookmarkEnd w:id="1663"/>
      <w:r w:rsidRPr="001058B5">
        <w:t>Auditing Functions, Procedures, Packages, and Triggers</w:t>
      </w:r>
    </w:p>
    <w:p w14:paraId="1C6DAB7D"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3658A078"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849" w:history="1">
        <w:r w:rsidR="00C12992" w:rsidRPr="001058B5">
          <w:rPr>
            <w:rFonts w:ascii="Arial" w:hAnsi="Arial" w:cs="Arial"/>
            <w:color w:val="0000CC"/>
            <w:sz w:val="20"/>
          </w:rPr>
          <w:t>About Auditing Functions, Procedures,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3"/>
            <w:sz w:val="20"/>
          </w:rPr>
          <w:t>Triggers</w:t>
        </w:r>
      </w:hyperlink>
    </w:p>
    <w:p w14:paraId="0110EF11"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860"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Auditing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Functions,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Packages,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1B01FFE"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866" w:history="1">
        <w:r w:rsidR="00C12992" w:rsidRPr="001058B5">
          <w:rPr>
            <w:rFonts w:ascii="Arial" w:hAnsi="Arial" w:cs="Arial"/>
            <w:color w:val="0000CC"/>
            <w:sz w:val="20"/>
          </w:rPr>
          <w:t>Removing the Auditing of Functions, Procedures, Packages, and</w:t>
        </w:r>
        <w:r w:rsidR="00C12992" w:rsidRPr="001058B5">
          <w:rPr>
            <w:rFonts w:ascii="Arial" w:hAnsi="Arial" w:cs="Arial"/>
            <w:color w:val="0000CC"/>
            <w:spacing w:val="-36"/>
            <w:sz w:val="20"/>
          </w:rPr>
          <w:t xml:space="preserve"> </w:t>
        </w:r>
        <w:r w:rsidR="00C12992" w:rsidRPr="001058B5">
          <w:rPr>
            <w:rFonts w:ascii="Arial" w:hAnsi="Arial" w:cs="Arial"/>
            <w:color w:val="0000CC"/>
            <w:spacing w:val="-3"/>
            <w:sz w:val="20"/>
          </w:rPr>
          <w:t>Triggers</w:t>
        </w:r>
      </w:hyperlink>
    </w:p>
    <w:p w14:paraId="5CC80B52" w14:textId="77777777" w:rsidR="008C539B" w:rsidRPr="001058B5" w:rsidRDefault="008C539B">
      <w:pPr>
        <w:pStyle w:val="BodyText"/>
        <w:spacing w:before="2"/>
        <w:rPr>
          <w:rFonts w:ascii="Arial" w:hAnsi="Arial" w:cs="Arial"/>
          <w:sz w:val="23"/>
        </w:rPr>
      </w:pPr>
    </w:p>
    <w:p w14:paraId="01672909" w14:textId="77777777" w:rsidR="008C539B" w:rsidRPr="001058B5" w:rsidRDefault="00C12992">
      <w:pPr>
        <w:pStyle w:val="Heading6"/>
        <w:ind w:left="1660"/>
      </w:pPr>
      <w:bookmarkStart w:id="1664" w:name="About_Auditing_Functions,_Procedures,_Pa"/>
      <w:bookmarkStart w:id="1665" w:name="_bookmark1849"/>
      <w:bookmarkStart w:id="1666" w:name="_bookmark1850"/>
      <w:bookmarkEnd w:id="1664"/>
      <w:bookmarkEnd w:id="1665"/>
      <w:bookmarkEnd w:id="1666"/>
      <w:r w:rsidRPr="001058B5">
        <w:t>About Auditing Functions, Procedures, Packages, and Triggers</w:t>
      </w:r>
    </w:p>
    <w:p w14:paraId="6D9DFA23"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You can audit functions, procedures, PL/SQL packages, and triggers. The areas that you can audit are as follows:</w:t>
      </w:r>
    </w:p>
    <w:p w14:paraId="6091EF93" w14:textId="77777777" w:rsidR="008C539B" w:rsidRPr="001058B5" w:rsidRDefault="00C12992" w:rsidP="006F7931">
      <w:pPr>
        <w:pStyle w:val="ListParagraph"/>
        <w:numPr>
          <w:ilvl w:val="1"/>
          <w:numId w:val="137"/>
        </w:numPr>
        <w:tabs>
          <w:tab w:val="left" w:pos="2020"/>
        </w:tabs>
        <w:spacing w:before="118" w:line="232" w:lineRule="auto"/>
        <w:ind w:right="1258" w:hanging="359"/>
        <w:rPr>
          <w:rFonts w:ascii="Arial" w:hAnsi="Arial" w:cs="Arial"/>
          <w:sz w:val="20"/>
        </w:rPr>
      </w:pPr>
      <w:bookmarkStart w:id="1667" w:name="_bookmark1853"/>
      <w:bookmarkEnd w:id="1667"/>
      <w:r w:rsidRPr="001058B5">
        <w:rPr>
          <w:rFonts w:ascii="Arial" w:hAnsi="Arial" w:cs="Arial"/>
          <w:spacing w:val="-6"/>
          <w:sz w:val="20"/>
        </w:rPr>
        <w:t xml:space="preserve">You </w:t>
      </w:r>
      <w:r w:rsidRPr="001058B5">
        <w:rPr>
          <w:rFonts w:ascii="Arial" w:hAnsi="Arial" w:cs="Arial"/>
          <w:sz w:val="20"/>
        </w:rPr>
        <w:t xml:space="preserve">can </w:t>
      </w:r>
      <w:bookmarkStart w:id="1668" w:name="_bookmark1852"/>
      <w:bookmarkEnd w:id="1668"/>
      <w:r w:rsidRPr="001058B5">
        <w:rPr>
          <w:rFonts w:ascii="Arial" w:hAnsi="Arial" w:cs="Arial"/>
          <w:sz w:val="20"/>
        </w:rPr>
        <w:t xml:space="preserve">individually audit standalone </w:t>
      </w:r>
      <w:bookmarkStart w:id="1669" w:name="_bookmark1851"/>
      <w:bookmarkEnd w:id="1669"/>
      <w:r w:rsidRPr="001058B5">
        <w:rPr>
          <w:rFonts w:ascii="Arial" w:hAnsi="Arial" w:cs="Arial"/>
          <w:sz w:val="20"/>
        </w:rPr>
        <w:t xml:space="preserve">functions, standalone </w:t>
      </w:r>
      <w:bookmarkStart w:id="1670" w:name="_bookmark1854"/>
      <w:bookmarkEnd w:id="1670"/>
      <w:r w:rsidRPr="001058B5">
        <w:rPr>
          <w:rFonts w:ascii="Arial" w:hAnsi="Arial" w:cs="Arial"/>
          <w:sz w:val="20"/>
        </w:rPr>
        <w:t>procedures,</w:t>
      </w:r>
      <w:r w:rsidRPr="001058B5">
        <w:rPr>
          <w:rFonts w:ascii="Arial" w:hAnsi="Arial" w:cs="Arial"/>
          <w:spacing w:val="-36"/>
          <w:sz w:val="20"/>
        </w:rPr>
        <w:t xml:space="preserve"> </w:t>
      </w:r>
      <w:r w:rsidRPr="001058B5">
        <w:rPr>
          <w:rFonts w:ascii="Arial" w:hAnsi="Arial" w:cs="Arial"/>
          <w:sz w:val="20"/>
        </w:rPr>
        <w:t>and</w:t>
      </w:r>
      <w:bookmarkStart w:id="1671" w:name="_bookmark1855"/>
      <w:bookmarkEnd w:id="1671"/>
      <w:r w:rsidRPr="001058B5">
        <w:rPr>
          <w:rFonts w:ascii="Arial" w:hAnsi="Arial" w:cs="Arial"/>
          <w:sz w:val="20"/>
        </w:rPr>
        <w:t xml:space="preserve"> PL/SQL</w:t>
      </w:r>
      <w:r w:rsidRPr="001058B5">
        <w:rPr>
          <w:rFonts w:ascii="Arial" w:hAnsi="Arial" w:cs="Arial"/>
          <w:spacing w:val="-2"/>
          <w:sz w:val="20"/>
        </w:rPr>
        <w:t xml:space="preserve"> </w:t>
      </w:r>
      <w:r w:rsidRPr="001058B5">
        <w:rPr>
          <w:rFonts w:ascii="Arial" w:hAnsi="Arial" w:cs="Arial"/>
          <w:sz w:val="20"/>
        </w:rPr>
        <w:t>packages.</w:t>
      </w:r>
    </w:p>
    <w:p w14:paraId="59A0BE21" w14:textId="77777777" w:rsidR="008C539B" w:rsidRPr="001058B5" w:rsidRDefault="00C12992" w:rsidP="006F7931">
      <w:pPr>
        <w:pStyle w:val="ListParagraph"/>
        <w:numPr>
          <w:ilvl w:val="1"/>
          <w:numId w:val="137"/>
        </w:numPr>
        <w:tabs>
          <w:tab w:val="left" w:pos="2020"/>
        </w:tabs>
        <w:spacing w:before="118" w:line="232" w:lineRule="auto"/>
        <w:ind w:right="1622" w:hanging="359"/>
        <w:rPr>
          <w:rFonts w:ascii="Arial" w:hAnsi="Arial" w:cs="Arial"/>
          <w:sz w:val="20"/>
        </w:rPr>
      </w:pPr>
      <w:r w:rsidRPr="001058B5">
        <w:rPr>
          <w:rFonts w:ascii="Arial" w:hAnsi="Arial" w:cs="Arial"/>
          <w:sz w:val="20"/>
        </w:rPr>
        <w:t>If you audit a PL/SQL package, Oracle Database audits all functions</w:t>
      </w:r>
      <w:r w:rsidRPr="001058B5">
        <w:rPr>
          <w:rFonts w:ascii="Arial" w:hAnsi="Arial" w:cs="Arial"/>
          <w:spacing w:val="-20"/>
          <w:sz w:val="20"/>
        </w:rPr>
        <w:t xml:space="preserve"> </w:t>
      </w:r>
      <w:r w:rsidRPr="001058B5">
        <w:rPr>
          <w:rFonts w:ascii="Arial" w:hAnsi="Arial" w:cs="Arial"/>
          <w:sz w:val="20"/>
        </w:rPr>
        <w:t>and procedures within the</w:t>
      </w:r>
      <w:r w:rsidRPr="001058B5">
        <w:rPr>
          <w:rFonts w:ascii="Arial" w:hAnsi="Arial" w:cs="Arial"/>
          <w:spacing w:val="-1"/>
          <w:sz w:val="20"/>
        </w:rPr>
        <w:t xml:space="preserve"> </w:t>
      </w:r>
      <w:r w:rsidRPr="001058B5">
        <w:rPr>
          <w:rFonts w:ascii="Arial" w:hAnsi="Arial" w:cs="Arial"/>
          <w:sz w:val="20"/>
        </w:rPr>
        <w:t>package.</w:t>
      </w:r>
    </w:p>
    <w:p w14:paraId="06AAEF21"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66A4711E" w14:textId="77777777" w:rsidR="008C539B" w:rsidRPr="001058B5" w:rsidRDefault="008C539B">
      <w:pPr>
        <w:pStyle w:val="BodyText"/>
        <w:spacing w:before="5"/>
        <w:rPr>
          <w:rFonts w:ascii="Arial" w:hAnsi="Arial" w:cs="Arial"/>
          <w:sz w:val="25"/>
        </w:rPr>
      </w:pPr>
    </w:p>
    <w:p w14:paraId="4D948B93" w14:textId="77777777" w:rsidR="008C539B" w:rsidRPr="001058B5" w:rsidRDefault="00C12992" w:rsidP="006F7931">
      <w:pPr>
        <w:pStyle w:val="ListParagraph"/>
        <w:numPr>
          <w:ilvl w:val="2"/>
          <w:numId w:val="137"/>
        </w:numPr>
        <w:tabs>
          <w:tab w:val="left" w:pos="2620"/>
        </w:tabs>
        <w:spacing w:before="99" w:line="232" w:lineRule="auto"/>
        <w:ind w:right="252"/>
        <w:rPr>
          <w:rFonts w:ascii="Arial" w:hAnsi="Arial" w:cs="Arial"/>
          <w:sz w:val="20"/>
        </w:rPr>
      </w:pPr>
      <w:r w:rsidRPr="001058B5">
        <w:rPr>
          <w:rFonts w:ascii="Arial" w:hAnsi="Arial" w:cs="Arial"/>
          <w:sz w:val="20"/>
        </w:rPr>
        <w:t>If you enable auditing for all executions, Oracle Database audits all triggers in</w:t>
      </w:r>
      <w:r w:rsidRPr="001058B5">
        <w:rPr>
          <w:rFonts w:ascii="Arial" w:hAnsi="Arial" w:cs="Arial"/>
          <w:spacing w:val="-34"/>
          <w:sz w:val="20"/>
        </w:rPr>
        <w:t xml:space="preserve"> </w:t>
      </w:r>
      <w:r w:rsidRPr="001058B5">
        <w:rPr>
          <w:rFonts w:ascii="Arial" w:hAnsi="Arial" w:cs="Arial"/>
          <w:sz w:val="20"/>
        </w:rPr>
        <w:t>the database, as well as all the functions and procedures within PL/SQL</w:t>
      </w:r>
      <w:r w:rsidRPr="001058B5">
        <w:rPr>
          <w:rFonts w:ascii="Arial" w:hAnsi="Arial" w:cs="Arial"/>
          <w:spacing w:val="-26"/>
          <w:sz w:val="20"/>
        </w:rPr>
        <w:t xml:space="preserve"> </w:t>
      </w:r>
      <w:r w:rsidRPr="001058B5">
        <w:rPr>
          <w:rFonts w:ascii="Arial" w:hAnsi="Arial" w:cs="Arial"/>
          <w:sz w:val="20"/>
        </w:rPr>
        <w:t>packages.</w:t>
      </w:r>
    </w:p>
    <w:p w14:paraId="56BB740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cannot audit individual functions or procedures within a PL/SQL</w:t>
      </w:r>
      <w:r w:rsidRPr="001058B5">
        <w:rPr>
          <w:rFonts w:ascii="Arial" w:hAnsi="Arial" w:cs="Arial"/>
          <w:spacing w:val="-19"/>
          <w:sz w:val="20"/>
        </w:rPr>
        <w:t xml:space="preserve"> </w:t>
      </w:r>
      <w:r w:rsidRPr="001058B5">
        <w:rPr>
          <w:rFonts w:ascii="Arial" w:hAnsi="Arial" w:cs="Arial"/>
          <w:sz w:val="20"/>
        </w:rPr>
        <w:t>package.</w:t>
      </w:r>
    </w:p>
    <w:p w14:paraId="705EDA0D"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If you want to audit functions that are associated with Oracle Virtual Private database policies, note the foll</w:t>
      </w:r>
      <w:bookmarkStart w:id="1672" w:name="_bookmark1856"/>
      <w:bookmarkEnd w:id="1672"/>
      <w:r w:rsidRPr="001058B5">
        <w:rPr>
          <w:rFonts w:ascii="Arial" w:hAnsi="Arial" w:cs="Arial"/>
        </w:rPr>
        <w:t>owing:</w:t>
      </w:r>
    </w:p>
    <w:p w14:paraId="01E016B1" w14:textId="77777777" w:rsidR="008C539B" w:rsidRPr="001058B5" w:rsidRDefault="00C12992" w:rsidP="006F7931">
      <w:pPr>
        <w:pStyle w:val="ListParagraph"/>
        <w:numPr>
          <w:ilvl w:val="2"/>
          <w:numId w:val="137"/>
        </w:numPr>
        <w:tabs>
          <w:tab w:val="left" w:pos="2620"/>
        </w:tabs>
        <w:spacing w:before="118" w:line="232" w:lineRule="auto"/>
        <w:ind w:right="301"/>
        <w:rPr>
          <w:rFonts w:ascii="Arial" w:hAnsi="Arial" w:cs="Arial"/>
          <w:sz w:val="20"/>
        </w:rPr>
      </w:pPr>
      <w:r w:rsidRPr="001058B5">
        <w:rPr>
          <w:rFonts w:ascii="Arial" w:hAnsi="Arial" w:cs="Arial"/>
          <w:b/>
          <w:sz w:val="20"/>
        </w:rPr>
        <w:t xml:space="preserve">Dynamic policies: </w:t>
      </w:r>
      <w:r w:rsidRPr="001058B5">
        <w:rPr>
          <w:rFonts w:ascii="Arial" w:hAnsi="Arial" w:cs="Arial"/>
          <w:sz w:val="20"/>
        </w:rPr>
        <w:t xml:space="preserve">Oracle </w:t>
      </w:r>
      <w:bookmarkStart w:id="1673" w:name="_bookmark1857"/>
      <w:bookmarkEnd w:id="1673"/>
      <w:r w:rsidRPr="001058B5">
        <w:rPr>
          <w:rFonts w:ascii="Arial" w:hAnsi="Arial" w:cs="Arial"/>
          <w:sz w:val="20"/>
        </w:rPr>
        <w:t>Database evaluates the policy function twice, once during</w:t>
      </w:r>
      <w:r w:rsidRPr="001058B5">
        <w:rPr>
          <w:rFonts w:ascii="Arial" w:hAnsi="Arial" w:cs="Arial"/>
          <w:spacing w:val="-3"/>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3"/>
          <w:sz w:val="20"/>
        </w:rPr>
        <w:t xml:space="preserve"> </w:t>
      </w:r>
      <w:r w:rsidRPr="001058B5">
        <w:rPr>
          <w:rFonts w:ascii="Arial" w:hAnsi="Arial" w:cs="Arial"/>
          <w:sz w:val="20"/>
        </w:rPr>
        <w:t>parsing</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again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execution.</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two</w:t>
      </w:r>
      <w:r w:rsidRPr="001058B5">
        <w:rPr>
          <w:rFonts w:ascii="Arial" w:hAnsi="Arial" w:cs="Arial"/>
          <w:spacing w:val="-3"/>
          <w:sz w:val="20"/>
        </w:rPr>
        <w:t xml:space="preserve"> </w:t>
      </w:r>
      <w:r w:rsidRPr="001058B5">
        <w:rPr>
          <w:rFonts w:ascii="Arial" w:hAnsi="Arial" w:cs="Arial"/>
          <w:sz w:val="20"/>
        </w:rPr>
        <w:t xml:space="preserve">audit records are </w:t>
      </w:r>
      <w:bookmarkStart w:id="1674" w:name="_bookmark1858"/>
      <w:bookmarkEnd w:id="1674"/>
      <w:r w:rsidRPr="001058B5">
        <w:rPr>
          <w:rFonts w:ascii="Arial" w:hAnsi="Arial" w:cs="Arial"/>
          <w:sz w:val="20"/>
        </w:rPr>
        <w:t>generated for each</w:t>
      </w:r>
      <w:r w:rsidRPr="001058B5">
        <w:rPr>
          <w:rFonts w:ascii="Arial" w:hAnsi="Arial" w:cs="Arial"/>
          <w:spacing w:val="-4"/>
          <w:sz w:val="20"/>
        </w:rPr>
        <w:t xml:space="preserve"> </w:t>
      </w:r>
      <w:r w:rsidRPr="001058B5">
        <w:rPr>
          <w:rFonts w:ascii="Arial" w:hAnsi="Arial" w:cs="Arial"/>
          <w:sz w:val="20"/>
        </w:rPr>
        <w:t>evaluation.</w:t>
      </w:r>
    </w:p>
    <w:p w14:paraId="0CD3426B" w14:textId="77777777" w:rsidR="008C539B" w:rsidRPr="001058B5" w:rsidRDefault="00C12992" w:rsidP="006F7931">
      <w:pPr>
        <w:pStyle w:val="ListParagraph"/>
        <w:numPr>
          <w:ilvl w:val="2"/>
          <w:numId w:val="137"/>
        </w:numPr>
        <w:tabs>
          <w:tab w:val="left" w:pos="2620"/>
        </w:tabs>
        <w:spacing w:before="117" w:line="232" w:lineRule="auto"/>
        <w:ind w:right="758"/>
        <w:rPr>
          <w:rFonts w:ascii="Arial" w:hAnsi="Arial" w:cs="Arial"/>
          <w:sz w:val="20"/>
        </w:rPr>
      </w:pPr>
      <w:r w:rsidRPr="001058B5">
        <w:rPr>
          <w:rFonts w:ascii="Arial" w:hAnsi="Arial" w:cs="Arial"/>
          <w:b/>
          <w:sz w:val="20"/>
        </w:rPr>
        <w:t xml:space="preserve">Static policies: </w:t>
      </w:r>
      <w:r w:rsidRPr="001058B5">
        <w:rPr>
          <w:rFonts w:ascii="Arial" w:hAnsi="Arial" w:cs="Arial"/>
          <w:sz w:val="20"/>
        </w:rPr>
        <w:t>Oracle Database evaluates the policy function once and</w:t>
      </w:r>
      <w:r w:rsidRPr="001058B5">
        <w:rPr>
          <w:rFonts w:ascii="Arial" w:hAnsi="Arial" w:cs="Arial"/>
          <w:spacing w:val="-36"/>
          <w:sz w:val="20"/>
        </w:rPr>
        <w:t xml:space="preserve"> </w:t>
      </w:r>
      <w:r w:rsidRPr="001058B5">
        <w:rPr>
          <w:rFonts w:ascii="Arial" w:hAnsi="Arial" w:cs="Arial"/>
          <w:sz w:val="20"/>
        </w:rPr>
        <w:t>then caches it in the SGA. As a r</w:t>
      </w:r>
      <w:bookmarkStart w:id="1675" w:name="_bookmark1859"/>
      <w:bookmarkEnd w:id="1675"/>
      <w:r w:rsidRPr="001058B5">
        <w:rPr>
          <w:rFonts w:ascii="Arial" w:hAnsi="Arial" w:cs="Arial"/>
          <w:sz w:val="20"/>
        </w:rPr>
        <w:t>esult, only one audit record is</w:t>
      </w:r>
      <w:r w:rsidRPr="001058B5">
        <w:rPr>
          <w:rFonts w:ascii="Arial" w:hAnsi="Arial" w:cs="Arial"/>
          <w:spacing w:val="-23"/>
          <w:sz w:val="20"/>
        </w:rPr>
        <w:t xml:space="preserve"> </w:t>
      </w:r>
      <w:r w:rsidRPr="001058B5">
        <w:rPr>
          <w:rFonts w:ascii="Arial" w:hAnsi="Arial" w:cs="Arial"/>
          <w:sz w:val="20"/>
        </w:rPr>
        <w:t>generated.</w:t>
      </w:r>
    </w:p>
    <w:p w14:paraId="1FA7CC9B" w14:textId="77777777" w:rsidR="008C539B" w:rsidRPr="001058B5" w:rsidRDefault="00C12992" w:rsidP="006F7931">
      <w:pPr>
        <w:pStyle w:val="ListParagraph"/>
        <w:numPr>
          <w:ilvl w:val="2"/>
          <w:numId w:val="137"/>
        </w:numPr>
        <w:tabs>
          <w:tab w:val="left" w:pos="2620"/>
        </w:tabs>
        <w:spacing w:before="118" w:line="232" w:lineRule="auto"/>
        <w:ind w:right="546"/>
        <w:rPr>
          <w:rFonts w:ascii="Arial" w:hAnsi="Arial" w:cs="Arial"/>
          <w:sz w:val="20"/>
        </w:rPr>
      </w:pPr>
      <w:r w:rsidRPr="001058B5">
        <w:rPr>
          <w:rFonts w:ascii="Arial" w:hAnsi="Arial" w:cs="Arial"/>
          <w:b/>
          <w:sz w:val="20"/>
        </w:rPr>
        <w:t>Context-sensitive</w:t>
      </w:r>
      <w:r w:rsidRPr="001058B5">
        <w:rPr>
          <w:rFonts w:ascii="Arial" w:hAnsi="Arial" w:cs="Arial"/>
          <w:b/>
          <w:spacing w:val="-5"/>
          <w:sz w:val="20"/>
        </w:rPr>
        <w:t xml:space="preserve"> </w:t>
      </w:r>
      <w:r w:rsidRPr="001058B5">
        <w:rPr>
          <w:rFonts w:ascii="Arial" w:hAnsi="Arial" w:cs="Arial"/>
          <w:b/>
          <w:sz w:val="20"/>
        </w:rPr>
        <w:t>policies:</w:t>
      </w:r>
      <w:r w:rsidRPr="001058B5">
        <w:rPr>
          <w:rFonts w:ascii="Arial" w:hAnsi="Arial" w:cs="Arial"/>
          <w:b/>
          <w:spacing w:val="-6"/>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policy</w:t>
      </w:r>
      <w:r w:rsidRPr="001058B5">
        <w:rPr>
          <w:rFonts w:ascii="Arial" w:hAnsi="Arial" w:cs="Arial"/>
          <w:spacing w:val="-6"/>
          <w:sz w:val="20"/>
        </w:rPr>
        <w:t xml:space="preserve"> </w:t>
      </w:r>
      <w:r w:rsidRPr="001058B5">
        <w:rPr>
          <w:rFonts w:ascii="Arial" w:hAnsi="Arial" w:cs="Arial"/>
          <w:sz w:val="20"/>
        </w:rPr>
        <w:t>function</w:t>
      </w:r>
      <w:r w:rsidRPr="001058B5">
        <w:rPr>
          <w:rFonts w:ascii="Arial" w:hAnsi="Arial" w:cs="Arial"/>
          <w:spacing w:val="-6"/>
          <w:sz w:val="20"/>
        </w:rPr>
        <w:t xml:space="preserve"> </w:t>
      </w:r>
      <w:r w:rsidRPr="001058B5">
        <w:rPr>
          <w:rFonts w:ascii="Arial" w:hAnsi="Arial" w:cs="Arial"/>
          <w:sz w:val="20"/>
        </w:rPr>
        <w:t>once, during statement parsing. As a result, only one audit record is</w:t>
      </w:r>
      <w:r w:rsidRPr="001058B5">
        <w:rPr>
          <w:rFonts w:ascii="Arial" w:hAnsi="Arial" w:cs="Arial"/>
          <w:spacing w:val="-26"/>
          <w:sz w:val="20"/>
        </w:rPr>
        <w:t xml:space="preserve"> </w:t>
      </w:r>
      <w:r w:rsidRPr="001058B5">
        <w:rPr>
          <w:rFonts w:ascii="Arial" w:hAnsi="Arial" w:cs="Arial"/>
          <w:sz w:val="20"/>
        </w:rPr>
        <w:t>generated.</w:t>
      </w:r>
    </w:p>
    <w:p w14:paraId="03611697" w14:textId="77777777" w:rsidR="008C539B" w:rsidRPr="001058B5" w:rsidRDefault="008C539B">
      <w:pPr>
        <w:pStyle w:val="BodyText"/>
        <w:spacing w:before="2"/>
        <w:rPr>
          <w:rFonts w:ascii="Arial" w:hAnsi="Arial" w:cs="Arial"/>
          <w:sz w:val="23"/>
        </w:rPr>
      </w:pPr>
    </w:p>
    <w:p w14:paraId="3EAC639A" w14:textId="77777777" w:rsidR="008C539B" w:rsidRPr="001058B5" w:rsidRDefault="00C12992">
      <w:pPr>
        <w:pStyle w:val="Heading6"/>
        <w:spacing w:before="1"/>
      </w:pPr>
      <w:bookmarkStart w:id="1676" w:name="Configuring_the_Auditing_of_Functions,_P"/>
      <w:bookmarkStart w:id="1677" w:name="_bookmark1860"/>
      <w:bookmarkEnd w:id="1676"/>
      <w:bookmarkEnd w:id="1677"/>
      <w:r w:rsidRPr="001058B5">
        <w:rPr>
          <w:spacing w:val="-18"/>
        </w:rPr>
        <w:t xml:space="preserve">Configuring </w:t>
      </w:r>
      <w:r w:rsidRPr="001058B5">
        <w:rPr>
          <w:spacing w:val="-12"/>
        </w:rPr>
        <w:t xml:space="preserve">the </w:t>
      </w:r>
      <w:r w:rsidRPr="001058B5">
        <w:rPr>
          <w:spacing w:val="-17"/>
        </w:rPr>
        <w:t xml:space="preserve">Auditing </w:t>
      </w:r>
      <w:r w:rsidRPr="001058B5">
        <w:rPr>
          <w:spacing w:val="-12"/>
        </w:rPr>
        <w:t xml:space="preserve">of </w:t>
      </w:r>
      <w:bookmarkStart w:id="1678" w:name="_bookmark1862"/>
      <w:bookmarkEnd w:id="1678"/>
      <w:r w:rsidRPr="001058B5">
        <w:rPr>
          <w:spacing w:val="-18"/>
        </w:rPr>
        <w:t xml:space="preserve">Functions, </w:t>
      </w:r>
      <w:r w:rsidRPr="001058B5">
        <w:rPr>
          <w:spacing w:val="-20"/>
        </w:rPr>
        <w:t>Proce</w:t>
      </w:r>
      <w:bookmarkStart w:id="1679" w:name="_bookmark1861"/>
      <w:bookmarkEnd w:id="1679"/>
      <w:r w:rsidRPr="001058B5">
        <w:rPr>
          <w:spacing w:val="-20"/>
        </w:rPr>
        <w:t xml:space="preserve">dures, </w:t>
      </w:r>
      <w:r w:rsidRPr="001058B5">
        <w:rPr>
          <w:spacing w:val="-21"/>
        </w:rPr>
        <w:t xml:space="preserve">Packages, </w:t>
      </w:r>
      <w:r w:rsidRPr="001058B5">
        <w:rPr>
          <w:spacing w:val="-15"/>
        </w:rPr>
        <w:t xml:space="preserve">and </w:t>
      </w:r>
      <w:r w:rsidRPr="001058B5">
        <w:rPr>
          <w:spacing w:val="-18"/>
        </w:rPr>
        <w:t>Triggers</w:t>
      </w:r>
    </w:p>
    <w:p w14:paraId="7675EABD" w14:textId="77777777" w:rsidR="008C539B" w:rsidRPr="001058B5" w:rsidRDefault="008D1AB8">
      <w:pPr>
        <w:pStyle w:val="BodyText"/>
        <w:spacing w:before="54" w:line="232" w:lineRule="auto"/>
        <w:ind w:left="2260" w:right="185"/>
        <w:rPr>
          <w:rFonts w:ascii="Arial" w:hAnsi="Arial" w:cs="Arial"/>
        </w:rPr>
      </w:pPr>
      <w:hyperlink w:anchor="_bookmark1863" w:history="1">
        <w:r w:rsidR="00C12992" w:rsidRPr="001058B5">
          <w:rPr>
            <w:rFonts w:ascii="Arial" w:hAnsi="Arial" w:cs="Arial"/>
            <w:color w:val="0000CC"/>
          </w:rPr>
          <w:t xml:space="preserve">Example 9–18 </w:t>
        </w:r>
      </w:hyperlink>
      <w:r w:rsidR="00C12992" w:rsidRPr="001058B5">
        <w:rPr>
          <w:rFonts w:ascii="Arial" w:hAnsi="Arial" w:cs="Arial"/>
        </w:rPr>
        <w:t>shows how to audit the execution of any function, procedure, package, or trigger, by any user in the database.</w:t>
      </w:r>
    </w:p>
    <w:p w14:paraId="24BB4A73" w14:textId="77777777" w:rsidR="008C539B" w:rsidRPr="001058B5" w:rsidRDefault="008C539B">
      <w:pPr>
        <w:pStyle w:val="BodyText"/>
        <w:spacing w:before="11"/>
        <w:rPr>
          <w:rFonts w:ascii="Arial" w:hAnsi="Arial" w:cs="Arial"/>
          <w:sz w:val="25"/>
        </w:rPr>
      </w:pPr>
    </w:p>
    <w:p w14:paraId="4023E5EF" w14:textId="77777777" w:rsidR="008C539B" w:rsidRPr="001058B5" w:rsidRDefault="00C12992">
      <w:pPr>
        <w:spacing w:before="1"/>
        <w:ind w:left="2260"/>
        <w:rPr>
          <w:rFonts w:ascii="Arial" w:hAnsi="Arial" w:cs="Arial"/>
          <w:b/>
          <w:i/>
          <w:sz w:val="18"/>
        </w:rPr>
      </w:pPr>
      <w:bookmarkStart w:id="1680" w:name="_bookmark1863"/>
      <w:bookmarkEnd w:id="1680"/>
      <w:r w:rsidRPr="001058B5">
        <w:rPr>
          <w:rFonts w:ascii="Arial" w:hAnsi="Arial" w:cs="Arial"/>
          <w:b/>
          <w:i/>
          <w:sz w:val="18"/>
        </w:rPr>
        <w:t>Example 9–18 Auditing All Functions, Procedures, Packages, and Triggers</w:t>
      </w:r>
    </w:p>
    <w:p w14:paraId="3C38D897"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PROCEDURE BY</w:t>
      </w:r>
      <w:r w:rsidRPr="001058B5">
        <w:rPr>
          <w:rFonts w:ascii="Arial" w:hAnsi="Arial" w:cs="Arial"/>
          <w:spacing w:val="-67"/>
          <w:w w:val="95"/>
          <w:sz w:val="18"/>
        </w:rPr>
        <w:t xml:space="preserve"> </w:t>
      </w:r>
      <w:r w:rsidRPr="001058B5">
        <w:rPr>
          <w:rFonts w:ascii="Arial" w:hAnsi="Arial" w:cs="Arial"/>
          <w:w w:val="95"/>
          <w:sz w:val="18"/>
        </w:rPr>
        <w:t>ACCESS;</w:t>
      </w:r>
    </w:p>
    <w:p w14:paraId="6BD9FFBB" w14:textId="77777777" w:rsidR="008C539B" w:rsidRPr="001058B5" w:rsidRDefault="008C539B">
      <w:pPr>
        <w:pStyle w:val="BodyText"/>
        <w:spacing w:before="1"/>
        <w:rPr>
          <w:rFonts w:ascii="Arial" w:hAnsi="Arial" w:cs="Arial"/>
          <w:sz w:val="19"/>
        </w:rPr>
      </w:pPr>
    </w:p>
    <w:p w14:paraId="253491D6" w14:textId="77777777" w:rsidR="008C539B" w:rsidRPr="001058B5" w:rsidRDefault="008D1AB8">
      <w:pPr>
        <w:pStyle w:val="BodyText"/>
        <w:spacing w:line="228" w:lineRule="auto"/>
        <w:ind w:left="2260" w:right="848"/>
        <w:rPr>
          <w:rFonts w:ascii="Arial" w:hAnsi="Arial" w:cs="Arial"/>
        </w:rPr>
      </w:pPr>
      <w:hyperlink w:anchor="_bookmark1864"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9–19</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4"/>
        </w:rPr>
        <w:t xml:space="preserve"> </w:t>
      </w:r>
      <w:r w:rsidR="00C12992" w:rsidRPr="001058B5">
        <w:rPr>
          <w:rFonts w:ascii="Arial" w:hAnsi="Arial" w:cs="Arial"/>
        </w:rPr>
        <w:t>psmith’s</w:t>
      </w:r>
      <w:r w:rsidR="00C12992" w:rsidRPr="001058B5">
        <w:rPr>
          <w:rFonts w:ascii="Arial" w:hAnsi="Arial" w:cs="Arial"/>
          <w:spacing w:val="-13"/>
        </w:rPr>
        <w:t xml:space="preserve"> </w:t>
      </w:r>
      <w:r w:rsidR="00C12992" w:rsidRPr="001058B5">
        <w:rPr>
          <w:rFonts w:ascii="Arial" w:hAnsi="Arial" w:cs="Arial"/>
        </w:rPr>
        <w:t>successful</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13"/>
        </w:rPr>
        <w:t xml:space="preserve"> </w:t>
      </w:r>
      <w:r w:rsidR="00C12992" w:rsidRPr="001058B5">
        <w:rPr>
          <w:rFonts w:ascii="Arial" w:hAnsi="Arial" w:cs="Arial"/>
        </w:rPr>
        <w:t>unsuccessful executions of functions, procedures, packages, and</w:t>
      </w:r>
      <w:r w:rsidR="00C12992" w:rsidRPr="001058B5">
        <w:rPr>
          <w:rFonts w:ascii="Arial" w:hAnsi="Arial" w:cs="Arial"/>
          <w:spacing w:val="-9"/>
        </w:rPr>
        <w:t xml:space="preserve"> </w:t>
      </w:r>
      <w:r w:rsidR="00C12992" w:rsidRPr="001058B5">
        <w:rPr>
          <w:rFonts w:ascii="Arial" w:hAnsi="Arial" w:cs="Arial"/>
        </w:rPr>
        <w:t>triggers.</w:t>
      </w:r>
    </w:p>
    <w:p w14:paraId="6CCB7D9B" w14:textId="77777777" w:rsidR="008C539B" w:rsidRPr="001058B5" w:rsidRDefault="008C539B">
      <w:pPr>
        <w:pStyle w:val="BodyText"/>
        <w:spacing w:before="1"/>
        <w:rPr>
          <w:rFonts w:ascii="Arial" w:hAnsi="Arial" w:cs="Arial"/>
          <w:sz w:val="26"/>
        </w:rPr>
      </w:pPr>
    </w:p>
    <w:p w14:paraId="559E8C5B" w14:textId="77777777" w:rsidR="008C539B" w:rsidRPr="001058B5" w:rsidRDefault="00C12992">
      <w:pPr>
        <w:spacing w:line="256" w:lineRule="auto"/>
        <w:ind w:left="2259"/>
        <w:rPr>
          <w:rFonts w:ascii="Arial" w:hAnsi="Arial" w:cs="Arial"/>
          <w:b/>
          <w:i/>
          <w:sz w:val="18"/>
        </w:rPr>
      </w:pPr>
      <w:bookmarkStart w:id="1681" w:name="_bookmark1864"/>
      <w:bookmarkEnd w:id="1681"/>
      <w:r w:rsidRPr="001058B5">
        <w:rPr>
          <w:rFonts w:ascii="Arial" w:hAnsi="Arial" w:cs="Arial"/>
          <w:b/>
          <w:i/>
          <w:sz w:val="18"/>
        </w:rPr>
        <w:t>Example 9–19 Auditing a User’s Execution of Functions, Procedures, Packages, and Triggers</w:t>
      </w:r>
    </w:p>
    <w:p w14:paraId="3E7B7260" w14:textId="77777777" w:rsidR="008C539B" w:rsidRPr="001058B5" w:rsidRDefault="00C12992">
      <w:pPr>
        <w:spacing w:before="97"/>
        <w:ind w:left="2260"/>
        <w:rPr>
          <w:rFonts w:ascii="Arial" w:hAnsi="Arial" w:cs="Arial"/>
          <w:sz w:val="18"/>
        </w:rPr>
      </w:pPr>
      <w:r w:rsidRPr="001058B5">
        <w:rPr>
          <w:rFonts w:ascii="Arial" w:hAnsi="Arial" w:cs="Arial"/>
          <w:w w:val="95"/>
          <w:sz w:val="18"/>
        </w:rPr>
        <w:t>AUDIT EXECUTE PROCEDURE BY psmith BY ACCESS;</w:t>
      </w:r>
    </w:p>
    <w:p w14:paraId="20DF9542" w14:textId="77777777" w:rsidR="008C539B" w:rsidRPr="001058B5" w:rsidRDefault="008C539B">
      <w:pPr>
        <w:pStyle w:val="BodyText"/>
        <w:rPr>
          <w:rFonts w:ascii="Arial" w:hAnsi="Arial" w:cs="Arial"/>
          <w:sz w:val="19"/>
        </w:rPr>
      </w:pPr>
    </w:p>
    <w:p w14:paraId="3C6DCA49" w14:textId="77777777" w:rsidR="008C539B" w:rsidRPr="001058B5" w:rsidRDefault="008D1AB8">
      <w:pPr>
        <w:pStyle w:val="BodyText"/>
        <w:spacing w:before="1" w:line="228" w:lineRule="auto"/>
        <w:ind w:left="2260" w:right="185"/>
        <w:rPr>
          <w:rFonts w:ascii="Arial" w:hAnsi="Arial" w:cs="Arial"/>
        </w:rPr>
      </w:pPr>
      <w:hyperlink w:anchor="_bookmark1865" w:history="1">
        <w:r w:rsidR="00C12992" w:rsidRPr="001058B5">
          <w:rPr>
            <w:rFonts w:ascii="Arial" w:hAnsi="Arial" w:cs="Arial"/>
            <w:color w:val="0000CC"/>
          </w:rPr>
          <w:t>Example</w:t>
        </w:r>
        <w:r w:rsidR="00C12992" w:rsidRPr="001058B5">
          <w:rPr>
            <w:rFonts w:ascii="Arial" w:hAnsi="Arial" w:cs="Arial"/>
            <w:color w:val="0000CC"/>
            <w:spacing w:val="-17"/>
          </w:rPr>
          <w:t xml:space="preserve"> </w:t>
        </w:r>
        <w:r w:rsidR="00C12992" w:rsidRPr="001058B5">
          <w:rPr>
            <w:rFonts w:ascii="Arial" w:hAnsi="Arial" w:cs="Arial"/>
            <w:color w:val="0000CC"/>
          </w:rPr>
          <w:t>9–20</w:t>
        </w:r>
        <w:r w:rsidR="00C12992" w:rsidRPr="001058B5">
          <w:rPr>
            <w:rFonts w:ascii="Arial" w:hAnsi="Arial" w:cs="Arial"/>
            <w:color w:val="0000CC"/>
            <w:spacing w:val="-17"/>
          </w:rPr>
          <w:t xml:space="preserve"> </w:t>
        </w:r>
      </w:hyperlink>
      <w:r w:rsidR="00C12992" w:rsidRPr="001058B5">
        <w:rPr>
          <w:rFonts w:ascii="Arial" w:hAnsi="Arial" w:cs="Arial"/>
        </w:rPr>
        <w:t>shows</w:t>
      </w:r>
      <w:r w:rsidR="00C12992" w:rsidRPr="001058B5">
        <w:rPr>
          <w:rFonts w:ascii="Arial" w:hAnsi="Arial" w:cs="Arial"/>
          <w:spacing w:val="-17"/>
        </w:rPr>
        <w:t xml:space="preserve"> </w:t>
      </w:r>
      <w:r w:rsidR="00C12992" w:rsidRPr="001058B5">
        <w:rPr>
          <w:rFonts w:ascii="Arial" w:hAnsi="Arial" w:cs="Arial"/>
        </w:rPr>
        <w:t>how</w:t>
      </w:r>
      <w:r w:rsidR="00C12992" w:rsidRPr="001058B5">
        <w:rPr>
          <w:rFonts w:ascii="Arial" w:hAnsi="Arial" w:cs="Arial"/>
          <w:spacing w:val="-17"/>
        </w:rPr>
        <w:t xml:space="preserve"> </w:t>
      </w:r>
      <w:r w:rsidR="00C12992" w:rsidRPr="001058B5">
        <w:rPr>
          <w:rFonts w:ascii="Arial" w:hAnsi="Arial" w:cs="Arial"/>
        </w:rPr>
        <w:t>to</w:t>
      </w:r>
      <w:r w:rsidR="00C12992" w:rsidRPr="001058B5">
        <w:rPr>
          <w:rFonts w:ascii="Arial" w:hAnsi="Arial" w:cs="Arial"/>
          <w:spacing w:val="-17"/>
        </w:rPr>
        <w:t xml:space="preserve"> </w:t>
      </w:r>
      <w:r w:rsidR="00C12992" w:rsidRPr="001058B5">
        <w:rPr>
          <w:rFonts w:ascii="Arial" w:hAnsi="Arial" w:cs="Arial"/>
        </w:rPr>
        <w:t>audit</w:t>
      </w:r>
      <w:r w:rsidR="00C12992" w:rsidRPr="001058B5">
        <w:rPr>
          <w:rFonts w:ascii="Arial" w:hAnsi="Arial" w:cs="Arial"/>
          <w:spacing w:val="-17"/>
        </w:rPr>
        <w:t xml:space="preserve"> </w:t>
      </w:r>
      <w:r w:rsidR="00C12992" w:rsidRPr="001058B5">
        <w:rPr>
          <w:rFonts w:ascii="Arial" w:hAnsi="Arial" w:cs="Arial"/>
        </w:rPr>
        <w:t>a</w:t>
      </w:r>
      <w:r w:rsidR="00C12992" w:rsidRPr="001058B5">
        <w:rPr>
          <w:rFonts w:ascii="Arial" w:hAnsi="Arial" w:cs="Arial"/>
          <w:spacing w:val="-17"/>
        </w:rPr>
        <w:t xml:space="preserve"> </w:t>
      </w:r>
      <w:r w:rsidR="00C12992" w:rsidRPr="001058B5">
        <w:rPr>
          <w:rFonts w:ascii="Arial" w:hAnsi="Arial" w:cs="Arial"/>
        </w:rPr>
        <w:t>standalone</w:t>
      </w:r>
      <w:r w:rsidR="00C12992" w:rsidRPr="001058B5">
        <w:rPr>
          <w:rFonts w:ascii="Arial" w:hAnsi="Arial" w:cs="Arial"/>
          <w:spacing w:val="-17"/>
        </w:rPr>
        <w:t xml:space="preserve"> </w:t>
      </w:r>
      <w:r w:rsidR="00C12992" w:rsidRPr="001058B5">
        <w:rPr>
          <w:rFonts w:ascii="Arial" w:hAnsi="Arial" w:cs="Arial"/>
        </w:rPr>
        <w:t>procedure</w:t>
      </w:r>
      <w:r w:rsidR="00C12992" w:rsidRPr="001058B5">
        <w:rPr>
          <w:rFonts w:ascii="Arial" w:hAnsi="Arial" w:cs="Arial"/>
          <w:spacing w:val="-17"/>
        </w:rPr>
        <w:t xml:space="preserve"> </w:t>
      </w:r>
      <w:r w:rsidR="00C12992" w:rsidRPr="001058B5">
        <w:rPr>
          <w:rFonts w:ascii="Arial" w:hAnsi="Arial" w:cs="Arial"/>
        </w:rPr>
        <w:t>entitled</w:t>
      </w:r>
      <w:r w:rsidR="00C12992" w:rsidRPr="001058B5">
        <w:rPr>
          <w:rFonts w:ascii="Arial" w:hAnsi="Arial" w:cs="Arial"/>
          <w:spacing w:val="-17"/>
        </w:rPr>
        <w:t xml:space="preserve"> </w:t>
      </w:r>
      <w:r w:rsidR="00C12992" w:rsidRPr="001058B5">
        <w:rPr>
          <w:rFonts w:ascii="Arial" w:hAnsi="Arial" w:cs="Arial"/>
        </w:rPr>
        <w:t>check_work</w:t>
      </w:r>
      <w:r w:rsidR="00C12992" w:rsidRPr="001058B5">
        <w:rPr>
          <w:rFonts w:ascii="Arial" w:hAnsi="Arial" w:cs="Arial"/>
          <w:spacing w:val="-92"/>
        </w:rPr>
        <w:t xml:space="preserve"> </w:t>
      </w:r>
      <w:r w:rsidR="00C12992" w:rsidRPr="001058B5">
        <w:rPr>
          <w:rFonts w:ascii="Arial" w:hAnsi="Arial" w:cs="Arial"/>
        </w:rPr>
        <w:t>that</w:t>
      </w:r>
      <w:r w:rsidR="00C12992" w:rsidRPr="001058B5">
        <w:rPr>
          <w:rFonts w:ascii="Arial" w:hAnsi="Arial" w:cs="Arial"/>
          <w:spacing w:val="-17"/>
        </w:rPr>
        <w:t xml:space="preserve"> </w:t>
      </w:r>
      <w:r w:rsidR="00C12992" w:rsidRPr="001058B5">
        <w:rPr>
          <w:rFonts w:ascii="Arial" w:hAnsi="Arial" w:cs="Arial"/>
        </w:rPr>
        <w:t>is in</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7"/>
        </w:rPr>
        <w:t xml:space="preserve"> </w:t>
      </w:r>
      <w:r w:rsidR="00C12992" w:rsidRPr="001058B5">
        <w:rPr>
          <w:rFonts w:ascii="Arial" w:hAnsi="Arial" w:cs="Arial"/>
        </w:rPr>
        <w:t>sales_data</w:t>
      </w:r>
      <w:r w:rsidR="00C12992" w:rsidRPr="001058B5">
        <w:rPr>
          <w:rFonts w:ascii="Arial" w:hAnsi="Arial" w:cs="Arial"/>
          <w:spacing w:val="-84"/>
        </w:rPr>
        <w:t xml:space="preserve"> </w:t>
      </w:r>
      <w:r w:rsidR="00C12992" w:rsidRPr="001058B5">
        <w:rPr>
          <w:rFonts w:ascii="Arial" w:hAnsi="Arial" w:cs="Arial"/>
        </w:rPr>
        <w:t>schema.</w:t>
      </w:r>
      <w:r w:rsidR="00C12992" w:rsidRPr="001058B5">
        <w:rPr>
          <w:rFonts w:ascii="Arial" w:hAnsi="Arial" w:cs="Arial"/>
          <w:spacing w:val="-8"/>
        </w:rPr>
        <w:t xml:space="preserve"> </w:t>
      </w:r>
      <w:r w:rsidR="00C12992" w:rsidRPr="001058B5">
        <w:rPr>
          <w:rFonts w:ascii="Arial" w:hAnsi="Arial" w:cs="Arial"/>
        </w:rPr>
        <w:t>This</w:t>
      </w:r>
      <w:r w:rsidR="00C12992" w:rsidRPr="001058B5">
        <w:rPr>
          <w:rFonts w:ascii="Arial" w:hAnsi="Arial" w:cs="Arial"/>
          <w:spacing w:val="-8"/>
        </w:rPr>
        <w:t xml:space="preserve"> </w:t>
      </w:r>
      <w:r w:rsidR="00C12992" w:rsidRPr="001058B5">
        <w:rPr>
          <w:rFonts w:ascii="Arial" w:hAnsi="Arial" w:cs="Arial"/>
        </w:rPr>
        <w:t>idea</w:t>
      </w:r>
      <w:r w:rsidR="00C12992" w:rsidRPr="001058B5">
        <w:rPr>
          <w:rFonts w:ascii="Arial" w:hAnsi="Arial" w:cs="Arial"/>
          <w:spacing w:val="-7"/>
        </w:rPr>
        <w:t xml:space="preserve"> </w:t>
      </w:r>
      <w:r w:rsidR="00C12992" w:rsidRPr="001058B5">
        <w:rPr>
          <w:rFonts w:ascii="Arial" w:hAnsi="Arial" w:cs="Arial"/>
        </w:rPr>
        <w:t>applies</w:t>
      </w:r>
      <w:r w:rsidR="00C12992" w:rsidRPr="001058B5">
        <w:rPr>
          <w:rFonts w:ascii="Arial" w:hAnsi="Arial" w:cs="Arial"/>
          <w:spacing w:val="-7"/>
        </w:rPr>
        <w:t xml:space="preserve"> </w:t>
      </w:r>
      <w:r w:rsidR="00C12992" w:rsidRPr="001058B5">
        <w:rPr>
          <w:rFonts w:ascii="Arial" w:hAnsi="Arial" w:cs="Arial"/>
        </w:rPr>
        <w:t>to</w:t>
      </w:r>
      <w:r w:rsidR="00C12992" w:rsidRPr="001058B5">
        <w:rPr>
          <w:rFonts w:ascii="Arial" w:hAnsi="Arial" w:cs="Arial"/>
          <w:spacing w:val="-7"/>
        </w:rPr>
        <w:t xml:space="preserve"> </w:t>
      </w:r>
      <w:r w:rsidR="00C12992" w:rsidRPr="001058B5">
        <w:rPr>
          <w:rFonts w:ascii="Arial" w:hAnsi="Arial" w:cs="Arial"/>
        </w:rPr>
        <w:t>standalone</w:t>
      </w:r>
      <w:r w:rsidR="00C12992" w:rsidRPr="001058B5">
        <w:rPr>
          <w:rFonts w:ascii="Arial" w:hAnsi="Arial" w:cs="Arial"/>
          <w:spacing w:val="-7"/>
        </w:rPr>
        <w:t xml:space="preserve"> </w:t>
      </w:r>
      <w:r w:rsidR="00C12992" w:rsidRPr="001058B5">
        <w:rPr>
          <w:rFonts w:ascii="Arial" w:hAnsi="Arial" w:cs="Arial"/>
        </w:rPr>
        <w:t>functions</w:t>
      </w:r>
      <w:r w:rsidR="00C12992" w:rsidRPr="001058B5">
        <w:rPr>
          <w:rFonts w:ascii="Arial" w:hAnsi="Arial" w:cs="Arial"/>
          <w:spacing w:val="-7"/>
        </w:rPr>
        <w:t xml:space="preserve"> </w:t>
      </w:r>
      <w:r w:rsidR="00C12992" w:rsidRPr="001058B5">
        <w:rPr>
          <w:rFonts w:ascii="Arial" w:hAnsi="Arial" w:cs="Arial"/>
        </w:rPr>
        <w:t>as</w:t>
      </w:r>
      <w:r w:rsidR="00C12992" w:rsidRPr="001058B5">
        <w:rPr>
          <w:rFonts w:ascii="Arial" w:hAnsi="Arial" w:cs="Arial"/>
          <w:spacing w:val="-7"/>
        </w:rPr>
        <w:t xml:space="preserve"> </w:t>
      </w:r>
      <w:r w:rsidR="00C12992" w:rsidRPr="001058B5">
        <w:rPr>
          <w:rFonts w:ascii="Arial" w:hAnsi="Arial" w:cs="Arial"/>
        </w:rPr>
        <w:t>well.</w:t>
      </w:r>
    </w:p>
    <w:p w14:paraId="5AF62D08" w14:textId="77777777" w:rsidR="008C539B" w:rsidRPr="001058B5" w:rsidRDefault="008C539B">
      <w:pPr>
        <w:pStyle w:val="BodyText"/>
        <w:spacing w:before="10"/>
        <w:rPr>
          <w:rFonts w:ascii="Arial" w:hAnsi="Arial" w:cs="Arial"/>
          <w:sz w:val="25"/>
        </w:rPr>
      </w:pPr>
    </w:p>
    <w:p w14:paraId="312A75EE" w14:textId="77777777" w:rsidR="008C539B" w:rsidRPr="001058B5" w:rsidRDefault="00C12992">
      <w:pPr>
        <w:ind w:left="2260"/>
        <w:rPr>
          <w:rFonts w:ascii="Arial" w:hAnsi="Arial" w:cs="Arial"/>
          <w:b/>
          <w:i/>
          <w:sz w:val="18"/>
        </w:rPr>
      </w:pPr>
      <w:bookmarkStart w:id="1682" w:name="_bookmark1865"/>
      <w:bookmarkEnd w:id="1682"/>
      <w:r w:rsidRPr="001058B5">
        <w:rPr>
          <w:rFonts w:ascii="Arial" w:hAnsi="Arial" w:cs="Arial"/>
          <w:b/>
          <w:i/>
          <w:sz w:val="18"/>
        </w:rPr>
        <w:t>Example 9–20 Auditing the Execution of a Procedure or Function within a Schema</w:t>
      </w:r>
    </w:p>
    <w:p w14:paraId="44FB0620"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sales_data.check_work BY ACCESS WHENEVER SUCCESSFUL;</w:t>
      </w:r>
    </w:p>
    <w:p w14:paraId="6D26CB38" w14:textId="77777777" w:rsidR="008C539B" w:rsidRPr="001058B5" w:rsidRDefault="008C539B">
      <w:pPr>
        <w:pStyle w:val="BodyText"/>
        <w:rPr>
          <w:rFonts w:ascii="Arial" w:hAnsi="Arial" w:cs="Arial"/>
          <w:sz w:val="25"/>
        </w:rPr>
      </w:pPr>
    </w:p>
    <w:p w14:paraId="044F1C22" w14:textId="77777777" w:rsidR="008C539B" w:rsidRPr="001058B5" w:rsidRDefault="00C12992">
      <w:pPr>
        <w:pStyle w:val="Heading6"/>
        <w:spacing w:before="1"/>
      </w:pPr>
      <w:bookmarkStart w:id="1683" w:name="Removing_the_Auditing_of_Functions,_Proc"/>
      <w:bookmarkStart w:id="1684" w:name="_bookmark1866"/>
      <w:bookmarkEnd w:id="1683"/>
      <w:bookmarkEnd w:id="1684"/>
      <w:r w:rsidRPr="001058B5">
        <w:rPr>
          <w:spacing w:val="-21"/>
        </w:rPr>
        <w:t xml:space="preserve">Removing </w:t>
      </w:r>
      <w:r w:rsidRPr="001058B5">
        <w:rPr>
          <w:spacing w:val="-12"/>
        </w:rPr>
        <w:t xml:space="preserve">the </w:t>
      </w:r>
      <w:r w:rsidRPr="001058B5">
        <w:rPr>
          <w:spacing w:val="-17"/>
        </w:rPr>
        <w:t xml:space="preserve">Auditing </w:t>
      </w:r>
      <w:r w:rsidRPr="001058B5">
        <w:rPr>
          <w:spacing w:val="-12"/>
        </w:rPr>
        <w:t xml:space="preserve">of </w:t>
      </w:r>
      <w:r w:rsidRPr="001058B5">
        <w:rPr>
          <w:spacing w:val="-18"/>
        </w:rPr>
        <w:t xml:space="preserve">Functions, </w:t>
      </w:r>
      <w:r w:rsidRPr="001058B5">
        <w:rPr>
          <w:spacing w:val="-20"/>
        </w:rPr>
        <w:t xml:space="preserve">Procedures, </w:t>
      </w:r>
      <w:r w:rsidRPr="001058B5">
        <w:rPr>
          <w:spacing w:val="-21"/>
        </w:rPr>
        <w:t xml:space="preserve">Packages, </w:t>
      </w:r>
      <w:r w:rsidRPr="001058B5">
        <w:rPr>
          <w:spacing w:val="-15"/>
        </w:rPr>
        <w:t xml:space="preserve">and </w:t>
      </w:r>
      <w:r w:rsidRPr="001058B5">
        <w:rPr>
          <w:spacing w:val="-18"/>
        </w:rPr>
        <w:t>Triggers</w:t>
      </w:r>
    </w:p>
    <w:p w14:paraId="69F6F055" w14:textId="77777777" w:rsidR="008C539B" w:rsidRPr="001058B5" w:rsidRDefault="00C12992">
      <w:pPr>
        <w:pStyle w:val="BodyText"/>
        <w:spacing w:before="59" w:line="228" w:lineRule="auto"/>
        <w:ind w:left="2260" w:right="700"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remove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functions,</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5"/>
        </w:rPr>
        <w:t xml:space="preserve"> </w:t>
      </w:r>
      <w:r w:rsidRPr="001058B5">
        <w:rPr>
          <w:rFonts w:ascii="Arial" w:hAnsi="Arial" w:cs="Arial"/>
        </w:rPr>
        <w:t>and triggers. For</w:t>
      </w:r>
      <w:r w:rsidRPr="001058B5">
        <w:rPr>
          <w:rFonts w:ascii="Arial" w:hAnsi="Arial" w:cs="Arial"/>
          <w:spacing w:val="-3"/>
        </w:rPr>
        <w:t xml:space="preserve"> </w:t>
      </w:r>
      <w:r w:rsidRPr="001058B5">
        <w:rPr>
          <w:rFonts w:ascii="Arial" w:hAnsi="Arial" w:cs="Arial"/>
        </w:rPr>
        <w:t>example:</w:t>
      </w:r>
    </w:p>
    <w:p w14:paraId="416EDE9F" w14:textId="77777777" w:rsidR="008C539B" w:rsidRPr="001058B5" w:rsidRDefault="00C12992">
      <w:pPr>
        <w:spacing w:before="143"/>
        <w:ind w:left="2260"/>
        <w:rPr>
          <w:rFonts w:ascii="Arial" w:hAnsi="Arial" w:cs="Arial"/>
          <w:sz w:val="18"/>
        </w:rPr>
      </w:pPr>
      <w:r w:rsidRPr="001058B5">
        <w:rPr>
          <w:rFonts w:ascii="Arial" w:hAnsi="Arial" w:cs="Arial"/>
          <w:w w:val="95"/>
          <w:sz w:val="18"/>
        </w:rPr>
        <w:t>NOAUDIT EXECUTE PROCEDURE;</w:t>
      </w:r>
    </w:p>
    <w:p w14:paraId="555F4942" w14:textId="77777777" w:rsidR="008C539B" w:rsidRPr="001058B5" w:rsidRDefault="008C539B">
      <w:pPr>
        <w:pStyle w:val="BodyText"/>
        <w:spacing w:before="9"/>
        <w:rPr>
          <w:rFonts w:ascii="Arial" w:hAnsi="Arial" w:cs="Arial"/>
        </w:rPr>
      </w:pPr>
    </w:p>
    <w:p w14:paraId="438A5E77" w14:textId="77777777" w:rsidR="008C539B" w:rsidRPr="001058B5" w:rsidRDefault="00C12992">
      <w:pPr>
        <w:ind w:left="2260"/>
        <w:rPr>
          <w:rFonts w:ascii="Arial" w:hAnsi="Arial" w:cs="Arial"/>
          <w:sz w:val="18"/>
        </w:rPr>
      </w:pPr>
      <w:r w:rsidRPr="001058B5">
        <w:rPr>
          <w:rFonts w:ascii="Arial" w:hAnsi="Arial" w:cs="Arial"/>
          <w:w w:val="95"/>
          <w:sz w:val="18"/>
        </w:rPr>
        <w:t>NOAUDIT EXECUTE PROCEDURE BY</w:t>
      </w:r>
      <w:r w:rsidRPr="001058B5">
        <w:rPr>
          <w:rFonts w:ascii="Arial" w:hAnsi="Arial" w:cs="Arial"/>
          <w:spacing w:val="-71"/>
          <w:w w:val="95"/>
          <w:sz w:val="18"/>
        </w:rPr>
        <w:t xml:space="preserve"> </w:t>
      </w:r>
      <w:r w:rsidRPr="001058B5">
        <w:rPr>
          <w:rFonts w:ascii="Arial" w:hAnsi="Arial" w:cs="Arial"/>
          <w:w w:val="95"/>
          <w:sz w:val="18"/>
        </w:rPr>
        <w:t>psmith;</w:t>
      </w:r>
    </w:p>
    <w:p w14:paraId="2E56CDE1" w14:textId="77777777" w:rsidR="008C539B" w:rsidRPr="001058B5" w:rsidRDefault="008C539B">
      <w:pPr>
        <w:pStyle w:val="BodyText"/>
        <w:spacing w:before="10"/>
        <w:rPr>
          <w:rFonts w:ascii="Arial" w:hAnsi="Arial" w:cs="Arial"/>
        </w:rPr>
      </w:pPr>
    </w:p>
    <w:p w14:paraId="5324F1A0" w14:textId="77777777" w:rsidR="008C539B" w:rsidRPr="001058B5" w:rsidRDefault="00C12992">
      <w:pPr>
        <w:ind w:left="2260"/>
        <w:rPr>
          <w:rFonts w:ascii="Arial" w:hAnsi="Arial" w:cs="Arial"/>
          <w:sz w:val="18"/>
        </w:rPr>
      </w:pPr>
      <w:r w:rsidRPr="001058B5">
        <w:rPr>
          <w:rFonts w:ascii="Arial" w:hAnsi="Arial" w:cs="Arial"/>
          <w:w w:val="95"/>
          <w:sz w:val="18"/>
        </w:rPr>
        <w:t>NOAUDIT EXECUTE ON</w:t>
      </w:r>
      <w:r w:rsidRPr="001058B5">
        <w:rPr>
          <w:rFonts w:ascii="Arial" w:hAnsi="Arial" w:cs="Arial"/>
          <w:spacing w:val="-58"/>
          <w:w w:val="95"/>
          <w:sz w:val="18"/>
        </w:rPr>
        <w:t xml:space="preserve"> </w:t>
      </w:r>
      <w:r w:rsidRPr="001058B5">
        <w:rPr>
          <w:rFonts w:ascii="Arial" w:hAnsi="Arial" w:cs="Arial"/>
          <w:w w:val="95"/>
          <w:sz w:val="18"/>
        </w:rPr>
        <w:t>sales_data.checkwork;</w:t>
      </w:r>
    </w:p>
    <w:p w14:paraId="4B566C81" w14:textId="77777777" w:rsidR="008C539B" w:rsidRPr="001058B5" w:rsidRDefault="008C539B">
      <w:pPr>
        <w:pStyle w:val="BodyText"/>
        <w:rPr>
          <w:rFonts w:ascii="Arial" w:hAnsi="Arial" w:cs="Arial"/>
          <w:sz w:val="18"/>
        </w:rPr>
      </w:pPr>
    </w:p>
    <w:p w14:paraId="4D8D617C" w14:textId="77777777" w:rsidR="008C539B" w:rsidRPr="001058B5" w:rsidRDefault="00C12992">
      <w:pPr>
        <w:pStyle w:val="Heading4"/>
        <w:spacing w:before="109"/>
      </w:pPr>
      <w:bookmarkStart w:id="1685" w:name="Auditing_Network_Activity"/>
      <w:bookmarkStart w:id="1686" w:name="_bookmark1867"/>
      <w:bookmarkEnd w:id="1685"/>
      <w:bookmarkEnd w:id="1686"/>
      <w:r w:rsidRPr="001058B5">
        <w:t>Auditing Network Activity</w:t>
      </w:r>
    </w:p>
    <w:p w14:paraId="43E1BCF8"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61B57A6"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68" w:history="1">
        <w:r w:rsidR="00C12992" w:rsidRPr="001058B5">
          <w:rPr>
            <w:rFonts w:ascii="Arial" w:hAnsi="Arial" w:cs="Arial"/>
            <w:color w:val="0000CC"/>
            <w:sz w:val="20"/>
          </w:rPr>
          <w:t>About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21FE682D"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874" w:history="1">
        <w:r w:rsidR="00C12992" w:rsidRPr="001058B5">
          <w:rPr>
            <w:rFonts w:ascii="Arial" w:hAnsi="Arial" w:cs="Arial"/>
            <w:color w:val="0000CC"/>
            <w:sz w:val="20"/>
          </w:rPr>
          <w:t>Configuring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7EF5D44"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76" w:history="1">
        <w:r w:rsidR="00C12992" w:rsidRPr="001058B5">
          <w:rPr>
            <w:rFonts w:ascii="Arial" w:hAnsi="Arial" w:cs="Arial"/>
            <w:color w:val="0000CC"/>
            <w:sz w:val="20"/>
          </w:rPr>
          <w:t>Removing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74D9C826"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1E060D3" w14:textId="77777777" w:rsidR="008C539B" w:rsidRPr="001058B5" w:rsidRDefault="008C539B">
      <w:pPr>
        <w:pStyle w:val="BodyText"/>
        <w:spacing w:before="2"/>
        <w:rPr>
          <w:rFonts w:ascii="Arial" w:hAnsi="Arial" w:cs="Arial"/>
          <w:sz w:val="24"/>
        </w:rPr>
      </w:pPr>
    </w:p>
    <w:p w14:paraId="77EF64C7" w14:textId="77777777" w:rsidR="008C539B" w:rsidRPr="001058B5" w:rsidRDefault="00C12992">
      <w:pPr>
        <w:pStyle w:val="Heading6"/>
        <w:spacing w:before="105"/>
        <w:ind w:left="1660"/>
      </w:pPr>
      <w:bookmarkStart w:id="1687" w:name="About_Network_Auditing"/>
      <w:bookmarkStart w:id="1688" w:name="_bookmark1868"/>
      <w:bookmarkEnd w:id="1687"/>
      <w:bookmarkEnd w:id="1688"/>
      <w:r w:rsidRPr="001058B5">
        <w:t>A</w:t>
      </w:r>
      <w:bookmarkStart w:id="1689" w:name="_bookmark1869"/>
      <w:bookmarkEnd w:id="1689"/>
      <w:r w:rsidRPr="001058B5">
        <w:t>bout Netw</w:t>
      </w:r>
      <w:bookmarkStart w:id="1690" w:name="_bookmark1870"/>
      <w:bookmarkEnd w:id="1690"/>
      <w:r w:rsidRPr="001058B5">
        <w:t>ork Auditing</w:t>
      </w:r>
    </w:p>
    <w:p w14:paraId="35FA163D" w14:textId="77777777" w:rsidR="008C539B" w:rsidRPr="001058B5" w:rsidRDefault="00C12992">
      <w:pPr>
        <w:pStyle w:val="BodyText"/>
        <w:spacing w:before="56" w:line="230"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 xml:space="preserve">can use the AUDIT statement to audit unexpected errors in network protocol or internal errors in the network </w:t>
      </w:r>
      <w:r w:rsidRPr="001058B5">
        <w:rPr>
          <w:rFonts w:ascii="Arial" w:hAnsi="Arial" w:cs="Arial"/>
          <w:spacing w:val="-3"/>
        </w:rPr>
        <w:t xml:space="preserve">layer. </w:t>
      </w:r>
      <w:r w:rsidRPr="001058B5">
        <w:rPr>
          <w:rFonts w:ascii="Arial" w:hAnsi="Arial" w:cs="Arial"/>
        </w:rPr>
        <w:t>Network auditing captures errors that occur during</w:t>
      </w:r>
      <w:r w:rsidRPr="001058B5">
        <w:rPr>
          <w:rFonts w:ascii="Arial" w:hAnsi="Arial" w:cs="Arial"/>
          <w:spacing w:val="-4"/>
        </w:rPr>
        <w:t xml:space="preserve"> </w:t>
      </w:r>
      <w:r w:rsidRPr="001058B5">
        <w:rPr>
          <w:rFonts w:ascii="Arial" w:hAnsi="Arial" w:cs="Arial"/>
        </w:rPr>
        <w:t>communication</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network.</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errors</w:t>
      </w:r>
      <w:r w:rsidRPr="001058B5">
        <w:rPr>
          <w:rFonts w:ascii="Arial" w:hAnsi="Arial" w:cs="Arial"/>
          <w:spacing w:val="-4"/>
        </w:rPr>
        <w:t xml:space="preserve"> </w:t>
      </w:r>
      <w:r w:rsidRPr="001058B5">
        <w:rPr>
          <w:rFonts w:ascii="Arial" w:hAnsi="Arial" w:cs="Arial"/>
        </w:rPr>
        <w:t>thrown</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 xml:space="preserve">the SQL*Net </w:t>
      </w:r>
      <w:r w:rsidRPr="001058B5">
        <w:rPr>
          <w:rFonts w:ascii="Arial" w:hAnsi="Arial" w:cs="Arial"/>
          <w:spacing w:val="-3"/>
        </w:rPr>
        <w:t xml:space="preserve">driver. </w:t>
      </w:r>
      <w:r w:rsidRPr="001058B5">
        <w:rPr>
          <w:rFonts w:ascii="Arial" w:hAnsi="Arial" w:cs="Arial"/>
        </w:rPr>
        <w:t xml:space="preserve">There can be several causes of network errors. For example, an internal event set by a database engineer for testing purposes can cause a network </w:t>
      </w:r>
      <w:r w:rsidRPr="001058B5">
        <w:rPr>
          <w:rFonts w:ascii="Arial" w:hAnsi="Arial" w:cs="Arial"/>
          <w:spacing w:val="-3"/>
        </w:rPr>
        <w:t xml:space="preserve">error. </w:t>
      </w:r>
      <w:r w:rsidRPr="001058B5">
        <w:rPr>
          <w:rFonts w:ascii="Arial" w:hAnsi="Arial" w:cs="Arial"/>
        </w:rPr>
        <w:t>Other causes include conflicting configuration settings for encryption, such as the networ</w:t>
      </w:r>
      <w:bookmarkStart w:id="1691" w:name="_bookmark1871"/>
      <w:bookmarkEnd w:id="1691"/>
      <w:r w:rsidRPr="001058B5">
        <w:rPr>
          <w:rFonts w:ascii="Arial" w:hAnsi="Arial" w:cs="Arial"/>
        </w:rPr>
        <w:t>k not finding the information required to create or process expected encryption.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errors</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network</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uncovers</w:t>
      </w:r>
      <w:r w:rsidRPr="001058B5">
        <w:rPr>
          <w:rFonts w:ascii="Arial" w:hAnsi="Arial" w:cs="Arial"/>
          <w:spacing w:val="-20"/>
        </w:rPr>
        <w:t xml:space="preserve"> </w:t>
      </w:r>
      <w:r w:rsidRPr="001058B5">
        <w:rPr>
          <w:rFonts w:ascii="Arial" w:hAnsi="Arial" w:cs="Arial"/>
        </w:rPr>
        <w:t>(such</w:t>
      </w:r>
      <w:r w:rsidRPr="001058B5">
        <w:rPr>
          <w:rFonts w:ascii="Arial" w:hAnsi="Arial" w:cs="Arial"/>
          <w:spacing w:val="-20"/>
        </w:rPr>
        <w:t xml:space="preserve"> </w:t>
      </w:r>
      <w:r w:rsidRPr="001058B5">
        <w:rPr>
          <w:rFonts w:ascii="Arial" w:hAnsi="Arial" w:cs="Arial"/>
        </w:rPr>
        <w:t>as</w:t>
      </w:r>
      <w:r w:rsidRPr="001058B5">
        <w:rPr>
          <w:rFonts w:ascii="Arial" w:hAnsi="Arial" w:cs="Arial"/>
          <w:spacing w:val="-21"/>
        </w:rPr>
        <w:t xml:space="preserve"> </w:t>
      </w:r>
      <w:r w:rsidRPr="001058B5">
        <w:rPr>
          <w:rFonts w:ascii="Arial" w:hAnsi="Arial" w:cs="Arial"/>
        </w:rPr>
        <w:t>ACTION</w:t>
      </w:r>
      <w:r w:rsidRPr="001058B5">
        <w:rPr>
          <w:rFonts w:ascii="Arial" w:hAnsi="Arial" w:cs="Arial"/>
          <w:spacing w:val="-58"/>
        </w:rPr>
        <w:t xml:space="preserve"> </w:t>
      </w:r>
      <w:r w:rsidRPr="001058B5">
        <w:rPr>
          <w:rFonts w:ascii="Arial" w:hAnsi="Arial" w:cs="Arial"/>
        </w:rPr>
        <w:t>122</w:t>
      </w:r>
      <w:r w:rsidRPr="001058B5">
        <w:rPr>
          <w:rFonts w:ascii="Arial" w:hAnsi="Arial" w:cs="Arial"/>
          <w:spacing w:val="-59"/>
        </w:rPr>
        <w:t xml:space="preserve"> </w:t>
      </w:r>
      <w:r w:rsidRPr="001058B5">
        <w:rPr>
          <w:rFonts w:ascii="Arial" w:hAnsi="Arial" w:cs="Arial"/>
        </w:rPr>
        <w:t>Network Error)</w:t>
      </w:r>
      <w:r w:rsidRPr="001058B5">
        <w:rPr>
          <w:rFonts w:ascii="Arial" w:hAnsi="Arial" w:cs="Arial"/>
          <w:spacing w:val="-9"/>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connection</w:t>
      </w:r>
      <w:r w:rsidRPr="001058B5">
        <w:rPr>
          <w:rFonts w:ascii="Arial" w:hAnsi="Arial" w:cs="Arial"/>
          <w:spacing w:val="-9"/>
        </w:rPr>
        <w:t xml:space="preserve"> </w:t>
      </w:r>
      <w:r w:rsidRPr="001058B5">
        <w:rPr>
          <w:rFonts w:ascii="Arial" w:hAnsi="Arial" w:cs="Arial"/>
        </w:rPr>
        <w:t>failures:</w:t>
      </w:r>
      <w:r w:rsidRPr="001058B5">
        <w:rPr>
          <w:rFonts w:ascii="Arial" w:hAnsi="Arial" w:cs="Arial"/>
          <w:spacing w:val="-10"/>
        </w:rPr>
        <w:t xml:space="preserve"> </w:t>
      </w:r>
      <w:r w:rsidRPr="001058B5">
        <w:rPr>
          <w:rFonts w:ascii="Arial" w:hAnsi="Arial" w:cs="Arial"/>
        </w:rPr>
        <w:t>network</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9"/>
        </w:rPr>
        <w:t xml:space="preserve"> </w:t>
      </w:r>
      <w:r w:rsidRPr="001058B5">
        <w:rPr>
          <w:rFonts w:ascii="Arial" w:hAnsi="Arial" w:cs="Arial"/>
        </w:rPr>
        <w:t>concerned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it travels across the</w:t>
      </w:r>
      <w:r w:rsidRPr="001058B5">
        <w:rPr>
          <w:rFonts w:ascii="Arial" w:hAnsi="Arial" w:cs="Arial"/>
          <w:spacing w:val="-1"/>
        </w:rPr>
        <w:t xml:space="preserve"> </w:t>
      </w:r>
      <w:r w:rsidRPr="001058B5">
        <w:rPr>
          <w:rFonts w:ascii="Arial" w:hAnsi="Arial" w:cs="Arial"/>
        </w:rPr>
        <w:t>network.</w:t>
      </w:r>
    </w:p>
    <w:p w14:paraId="5633E405"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rPr>
        <w:t>The audit record for network auditing lists the authentication type and SQL*Net address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available)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COMMENT_TEXT</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record,</w:t>
      </w:r>
      <w:r w:rsidRPr="001058B5">
        <w:rPr>
          <w:rFonts w:ascii="Arial" w:hAnsi="Arial" w:cs="Arial"/>
          <w:spacing w:val="-18"/>
        </w:rPr>
        <w:t xml:space="preserve"> </w:t>
      </w:r>
      <w:r w:rsidRPr="001058B5">
        <w:rPr>
          <w:rFonts w:ascii="Arial" w:hAnsi="Arial" w:cs="Arial"/>
        </w:rPr>
        <w:t>using the following</w:t>
      </w:r>
      <w:r w:rsidRPr="001058B5">
        <w:rPr>
          <w:rFonts w:ascii="Arial" w:hAnsi="Arial" w:cs="Arial"/>
          <w:spacing w:val="-1"/>
        </w:rPr>
        <w:t xml:space="preserve"> </w:t>
      </w:r>
      <w:r w:rsidRPr="001058B5">
        <w:rPr>
          <w:rFonts w:ascii="Arial" w:hAnsi="Arial" w:cs="Arial"/>
        </w:rPr>
        <w:t>format:</w:t>
      </w:r>
    </w:p>
    <w:p w14:paraId="1FBF870F" w14:textId="77777777" w:rsidR="008C539B" w:rsidRPr="001058B5" w:rsidRDefault="00C12992">
      <w:pPr>
        <w:spacing w:before="142"/>
        <w:ind w:left="1660"/>
        <w:rPr>
          <w:rFonts w:ascii="Arial" w:hAnsi="Arial" w:cs="Arial"/>
          <w:i/>
          <w:sz w:val="18"/>
        </w:rPr>
      </w:pPr>
      <w:r w:rsidRPr="001058B5">
        <w:rPr>
          <w:rFonts w:ascii="Arial" w:hAnsi="Arial" w:cs="Arial"/>
          <w:w w:val="95"/>
          <w:sz w:val="18"/>
        </w:rPr>
        <w:t>Authenticated</w:t>
      </w:r>
      <w:r w:rsidRPr="001058B5">
        <w:rPr>
          <w:rFonts w:ascii="Arial" w:hAnsi="Arial" w:cs="Arial"/>
          <w:spacing w:val="-53"/>
          <w:w w:val="95"/>
          <w:sz w:val="18"/>
        </w:rPr>
        <w:t xml:space="preserve"> </w:t>
      </w:r>
      <w:r w:rsidRPr="001058B5">
        <w:rPr>
          <w:rFonts w:ascii="Arial" w:hAnsi="Arial" w:cs="Arial"/>
          <w:w w:val="95"/>
          <w:sz w:val="18"/>
        </w:rPr>
        <w:t>by:</w:t>
      </w:r>
      <w:r w:rsidRPr="001058B5">
        <w:rPr>
          <w:rFonts w:ascii="Arial" w:hAnsi="Arial" w:cs="Arial"/>
          <w:spacing w:val="-53"/>
          <w:w w:val="95"/>
          <w:sz w:val="18"/>
        </w:rPr>
        <w:t xml:space="preserve"> </w:t>
      </w:r>
      <w:r w:rsidRPr="001058B5">
        <w:rPr>
          <w:rFonts w:ascii="Arial" w:hAnsi="Arial" w:cs="Arial"/>
          <w:i/>
          <w:w w:val="95"/>
          <w:sz w:val="18"/>
        </w:rPr>
        <w:t>authentication_type</w:t>
      </w:r>
      <w:r w:rsidRPr="001058B5">
        <w:rPr>
          <w:rFonts w:ascii="Arial" w:hAnsi="Arial" w:cs="Arial"/>
          <w:w w:val="95"/>
          <w:sz w:val="18"/>
        </w:rPr>
        <w:t>;</w:t>
      </w:r>
      <w:r w:rsidRPr="001058B5">
        <w:rPr>
          <w:rFonts w:ascii="Arial" w:hAnsi="Arial" w:cs="Arial"/>
          <w:spacing w:val="-53"/>
          <w:w w:val="95"/>
          <w:sz w:val="18"/>
        </w:rPr>
        <w:t xml:space="preserve"> </w:t>
      </w:r>
      <w:r w:rsidRPr="001058B5">
        <w:rPr>
          <w:rFonts w:ascii="Arial" w:hAnsi="Arial" w:cs="Arial"/>
          <w:w w:val="95"/>
          <w:sz w:val="18"/>
        </w:rPr>
        <w:t>Client</w:t>
      </w:r>
      <w:r w:rsidRPr="001058B5">
        <w:rPr>
          <w:rFonts w:ascii="Arial" w:hAnsi="Arial" w:cs="Arial"/>
          <w:spacing w:val="-53"/>
          <w:w w:val="95"/>
          <w:sz w:val="18"/>
        </w:rPr>
        <w:t xml:space="preserve"> </w:t>
      </w:r>
      <w:r w:rsidRPr="001058B5">
        <w:rPr>
          <w:rFonts w:ascii="Arial" w:hAnsi="Arial" w:cs="Arial"/>
          <w:w w:val="95"/>
          <w:sz w:val="18"/>
        </w:rPr>
        <w:t>Address:</w:t>
      </w:r>
      <w:r w:rsidRPr="001058B5">
        <w:rPr>
          <w:rFonts w:ascii="Arial" w:hAnsi="Arial" w:cs="Arial"/>
          <w:spacing w:val="-53"/>
          <w:w w:val="95"/>
          <w:sz w:val="18"/>
        </w:rPr>
        <w:t xml:space="preserve"> </w:t>
      </w:r>
      <w:r w:rsidRPr="001058B5">
        <w:rPr>
          <w:rFonts w:ascii="Arial" w:hAnsi="Arial" w:cs="Arial"/>
          <w:i/>
          <w:w w:val="95"/>
          <w:sz w:val="18"/>
        </w:rPr>
        <w:t>SQLNetAddress_of_client</w:t>
      </w:r>
    </w:p>
    <w:p w14:paraId="11AD0BDD" w14:textId="77777777" w:rsidR="008C539B" w:rsidRPr="001058B5" w:rsidRDefault="008C539B">
      <w:pPr>
        <w:pStyle w:val="BodyText"/>
        <w:spacing w:before="1"/>
        <w:rPr>
          <w:rFonts w:ascii="Arial" w:hAnsi="Arial" w:cs="Arial"/>
          <w:i/>
          <w:sz w:val="19"/>
        </w:rPr>
      </w:pPr>
    </w:p>
    <w:p w14:paraId="36ACE6B7" w14:textId="77777777" w:rsidR="008C539B" w:rsidRPr="001058B5" w:rsidRDefault="00C12992">
      <w:pPr>
        <w:spacing w:line="228" w:lineRule="auto"/>
        <w:ind w:left="1659" w:right="1555"/>
        <w:rPr>
          <w:rFonts w:ascii="Arial" w:hAnsi="Arial" w:cs="Arial"/>
          <w:sz w:val="20"/>
        </w:rPr>
      </w:pP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Client</w:t>
      </w:r>
      <w:r w:rsidRPr="001058B5">
        <w:rPr>
          <w:rFonts w:ascii="Arial" w:hAnsi="Arial" w:cs="Arial"/>
          <w:spacing w:val="-69"/>
          <w:w w:val="95"/>
          <w:sz w:val="20"/>
        </w:rPr>
        <w:t xml:space="preserve"> </w:t>
      </w:r>
      <w:r w:rsidRPr="001058B5">
        <w:rPr>
          <w:rFonts w:ascii="Arial" w:hAnsi="Arial" w:cs="Arial"/>
          <w:w w:val="95"/>
          <w:sz w:val="20"/>
        </w:rPr>
        <w:t>Address:</w:t>
      </w:r>
      <w:r w:rsidRPr="001058B5">
        <w:rPr>
          <w:rFonts w:ascii="Arial" w:hAnsi="Arial" w:cs="Arial"/>
          <w:spacing w:val="-69"/>
          <w:w w:val="95"/>
          <w:sz w:val="20"/>
        </w:rPr>
        <w:t xml:space="preserve"> </w:t>
      </w:r>
      <w:r w:rsidRPr="001058B5">
        <w:rPr>
          <w:rFonts w:ascii="Arial" w:hAnsi="Arial" w:cs="Arial"/>
          <w:i/>
          <w:w w:val="95"/>
          <w:sz w:val="20"/>
        </w:rPr>
        <w:t>SQLNetAddress_of_client</w:t>
      </w:r>
      <w:r w:rsidRPr="001058B5">
        <w:rPr>
          <w:rFonts w:ascii="Arial" w:hAnsi="Arial" w:cs="Arial"/>
          <w:i/>
          <w:spacing w:val="-95"/>
          <w:w w:val="95"/>
          <w:sz w:val="20"/>
        </w:rPr>
        <w:t xml:space="preserve"> </w:t>
      </w:r>
      <w:r w:rsidRPr="001058B5">
        <w:rPr>
          <w:rFonts w:ascii="Arial" w:hAnsi="Arial" w:cs="Arial"/>
          <w:w w:val="95"/>
          <w:sz w:val="20"/>
        </w:rPr>
        <w:t>portion</w:t>
      </w:r>
      <w:r w:rsidRPr="001058B5">
        <w:rPr>
          <w:rFonts w:ascii="Arial" w:hAnsi="Arial" w:cs="Arial"/>
          <w:spacing w:val="-26"/>
          <w:w w:val="95"/>
          <w:sz w:val="20"/>
        </w:rPr>
        <w:t xml:space="preserve"> </w:t>
      </w:r>
      <w:r w:rsidRPr="001058B5">
        <w:rPr>
          <w:rFonts w:ascii="Arial" w:hAnsi="Arial" w:cs="Arial"/>
          <w:w w:val="95"/>
          <w:sz w:val="20"/>
        </w:rPr>
        <w:t>only</w:t>
      </w:r>
      <w:r w:rsidRPr="001058B5">
        <w:rPr>
          <w:rFonts w:ascii="Arial" w:hAnsi="Arial" w:cs="Arial"/>
          <w:spacing w:val="-26"/>
          <w:w w:val="95"/>
          <w:sz w:val="20"/>
        </w:rPr>
        <w:t xml:space="preserve"> </w:t>
      </w:r>
      <w:r w:rsidRPr="001058B5">
        <w:rPr>
          <w:rFonts w:ascii="Arial" w:hAnsi="Arial" w:cs="Arial"/>
          <w:w w:val="95"/>
          <w:sz w:val="20"/>
        </w:rPr>
        <w:t>appears</w:t>
      </w:r>
      <w:r w:rsidRPr="001058B5">
        <w:rPr>
          <w:rFonts w:ascii="Arial" w:hAnsi="Arial" w:cs="Arial"/>
          <w:spacing w:val="-26"/>
          <w:w w:val="95"/>
          <w:sz w:val="20"/>
        </w:rPr>
        <w:t xml:space="preserve"> </w:t>
      </w:r>
      <w:r w:rsidRPr="001058B5">
        <w:rPr>
          <w:rFonts w:ascii="Arial" w:hAnsi="Arial" w:cs="Arial"/>
          <w:w w:val="95"/>
          <w:sz w:val="20"/>
        </w:rPr>
        <w:t>if</w:t>
      </w:r>
      <w:r w:rsidRPr="001058B5">
        <w:rPr>
          <w:rFonts w:ascii="Arial" w:hAnsi="Arial" w:cs="Arial"/>
          <w:spacing w:val="-26"/>
          <w:w w:val="95"/>
          <w:sz w:val="20"/>
        </w:rPr>
        <w:t xml:space="preserve"> </w:t>
      </w:r>
      <w:r w:rsidRPr="001058B5">
        <w:rPr>
          <w:rFonts w:ascii="Arial" w:hAnsi="Arial" w:cs="Arial"/>
          <w:w w:val="95"/>
          <w:sz w:val="20"/>
        </w:rPr>
        <w:t xml:space="preserve">this </w:t>
      </w:r>
      <w:r w:rsidRPr="001058B5">
        <w:rPr>
          <w:rFonts w:ascii="Arial" w:hAnsi="Arial" w:cs="Arial"/>
          <w:sz w:val="20"/>
        </w:rPr>
        <w:t>information is</w:t>
      </w:r>
      <w:r w:rsidRPr="001058B5">
        <w:rPr>
          <w:rFonts w:ascii="Arial" w:hAnsi="Arial" w:cs="Arial"/>
          <w:spacing w:val="-3"/>
          <w:sz w:val="20"/>
        </w:rPr>
        <w:t xml:space="preserve"> </w:t>
      </w:r>
      <w:r w:rsidRPr="001058B5">
        <w:rPr>
          <w:rFonts w:ascii="Arial" w:hAnsi="Arial" w:cs="Arial"/>
          <w:sz w:val="20"/>
        </w:rPr>
        <w:t>available.</w:t>
      </w:r>
    </w:p>
    <w:p w14:paraId="221BD49F" w14:textId="77777777" w:rsidR="008C539B" w:rsidRPr="001058B5" w:rsidRDefault="008D1AB8">
      <w:pPr>
        <w:pStyle w:val="BodyText"/>
        <w:spacing w:before="115"/>
        <w:ind w:left="1660"/>
        <w:rPr>
          <w:rFonts w:ascii="Arial" w:hAnsi="Arial" w:cs="Arial"/>
        </w:rPr>
      </w:pPr>
      <w:hyperlink w:anchor="_bookmark1873" w:history="1">
        <w:r w:rsidR="00C12992" w:rsidRPr="001058B5">
          <w:rPr>
            <w:rFonts w:ascii="Arial" w:hAnsi="Arial" w:cs="Arial"/>
            <w:color w:val="0000CC"/>
          </w:rPr>
          <w:t xml:space="preserve">Table 9–4 </w:t>
        </w:r>
      </w:hyperlink>
      <w:r w:rsidR="00C12992" w:rsidRPr="001058B5">
        <w:rPr>
          <w:rFonts w:ascii="Arial" w:hAnsi="Arial" w:cs="Arial"/>
        </w:rPr>
        <w:t>shows how to remedy four common error conditions.</w:t>
      </w:r>
    </w:p>
    <w:p w14:paraId="20B89EF2" w14:textId="77777777" w:rsidR="008C539B" w:rsidRPr="001058B5" w:rsidRDefault="008C539B">
      <w:pPr>
        <w:pStyle w:val="BodyText"/>
        <w:rPr>
          <w:rFonts w:ascii="Arial" w:hAnsi="Arial" w:cs="Arial"/>
          <w:sz w:val="11"/>
        </w:rPr>
      </w:pPr>
    </w:p>
    <w:p w14:paraId="65B672D1" w14:textId="77777777" w:rsidR="008C539B" w:rsidRPr="001058B5" w:rsidRDefault="00C12992">
      <w:pPr>
        <w:tabs>
          <w:tab w:val="left" w:pos="2693"/>
        </w:tabs>
        <w:spacing w:before="105"/>
        <w:ind w:left="1660"/>
        <w:rPr>
          <w:rFonts w:ascii="Arial" w:hAnsi="Arial" w:cs="Arial"/>
          <w:b/>
          <w:i/>
          <w:sz w:val="18"/>
        </w:rPr>
      </w:pPr>
      <w:bookmarkStart w:id="1692" w:name="_bookmark1872"/>
      <w:bookmarkStart w:id="1693" w:name="_bookmark1873"/>
      <w:bookmarkEnd w:id="1692"/>
      <w:bookmarkEnd w:id="169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9–4</w:t>
      </w:r>
      <w:r w:rsidRPr="001058B5">
        <w:rPr>
          <w:rFonts w:ascii="Arial" w:hAnsi="Arial" w:cs="Arial"/>
          <w:b/>
          <w:i/>
          <w:sz w:val="18"/>
        </w:rPr>
        <w:tab/>
        <w:t>Auditable Network Error</w:t>
      </w:r>
      <w:r w:rsidRPr="001058B5">
        <w:rPr>
          <w:rFonts w:ascii="Arial" w:hAnsi="Arial" w:cs="Arial"/>
          <w:b/>
          <w:i/>
          <w:spacing w:val="-5"/>
          <w:sz w:val="18"/>
        </w:rPr>
        <w:t xml:space="preserve"> </w:t>
      </w:r>
      <w:r w:rsidRPr="001058B5">
        <w:rPr>
          <w:rFonts w:ascii="Arial" w:hAnsi="Arial" w:cs="Arial"/>
          <w:b/>
          <w:i/>
          <w:sz w:val="18"/>
        </w:rPr>
        <w:t>Conditions</w:t>
      </w:r>
    </w:p>
    <w:p w14:paraId="235FB204"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8C539B" w:rsidRPr="001058B5" w14:paraId="33FC99D3" w14:textId="77777777">
        <w:trPr>
          <w:trHeight w:val="311"/>
        </w:trPr>
        <w:tc>
          <w:tcPr>
            <w:tcW w:w="1919" w:type="dxa"/>
            <w:tcBorders>
              <w:top w:val="single" w:sz="18" w:space="0" w:color="000000"/>
              <w:bottom w:val="single" w:sz="4" w:space="0" w:color="000000"/>
            </w:tcBorders>
          </w:tcPr>
          <w:p w14:paraId="293D011F"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Error</w:t>
            </w:r>
          </w:p>
        </w:tc>
        <w:tc>
          <w:tcPr>
            <w:tcW w:w="3265" w:type="dxa"/>
            <w:tcBorders>
              <w:top w:val="single" w:sz="18" w:space="0" w:color="000000"/>
              <w:bottom w:val="single" w:sz="4" w:space="0" w:color="000000"/>
            </w:tcBorders>
          </w:tcPr>
          <w:p w14:paraId="2460C88C" w14:textId="77777777" w:rsidR="008C539B" w:rsidRPr="001058B5" w:rsidRDefault="00C12992">
            <w:pPr>
              <w:pStyle w:val="TableParagraph"/>
              <w:spacing w:before="27"/>
              <w:ind w:left="93"/>
              <w:rPr>
                <w:rFonts w:ascii="Arial" w:hAnsi="Arial" w:cs="Arial"/>
                <w:b/>
                <w:sz w:val="18"/>
              </w:rPr>
            </w:pPr>
            <w:r w:rsidRPr="001058B5">
              <w:rPr>
                <w:rFonts w:ascii="Arial" w:hAnsi="Arial" w:cs="Arial"/>
                <w:b/>
                <w:sz w:val="18"/>
              </w:rPr>
              <w:t>Cause</w:t>
            </w:r>
          </w:p>
        </w:tc>
        <w:tc>
          <w:tcPr>
            <w:tcW w:w="2497" w:type="dxa"/>
            <w:tcBorders>
              <w:top w:val="single" w:sz="18" w:space="0" w:color="000000"/>
              <w:bottom w:val="single" w:sz="4" w:space="0" w:color="000000"/>
            </w:tcBorders>
          </w:tcPr>
          <w:p w14:paraId="2FFA64DF" w14:textId="77777777" w:rsidR="008C539B" w:rsidRPr="001058B5" w:rsidRDefault="00C12992">
            <w:pPr>
              <w:pStyle w:val="TableParagraph"/>
              <w:spacing w:before="27"/>
              <w:ind w:left="103"/>
              <w:rPr>
                <w:rFonts w:ascii="Arial" w:hAnsi="Arial" w:cs="Arial"/>
                <w:b/>
                <w:sz w:val="18"/>
              </w:rPr>
            </w:pPr>
            <w:r w:rsidRPr="001058B5">
              <w:rPr>
                <w:rFonts w:ascii="Arial" w:hAnsi="Arial" w:cs="Arial"/>
                <w:b/>
                <w:sz w:val="18"/>
              </w:rPr>
              <w:t>Action</w:t>
            </w:r>
          </w:p>
        </w:tc>
      </w:tr>
      <w:tr w:rsidR="008C539B" w:rsidRPr="001058B5" w14:paraId="465FC864" w14:textId="77777777">
        <w:trPr>
          <w:trHeight w:val="1533"/>
        </w:trPr>
        <w:tc>
          <w:tcPr>
            <w:tcW w:w="1919" w:type="dxa"/>
            <w:tcBorders>
              <w:top w:val="single" w:sz="4" w:space="0" w:color="000000"/>
              <w:bottom w:val="single" w:sz="2" w:space="0" w:color="000000"/>
            </w:tcBorders>
          </w:tcPr>
          <w:p w14:paraId="7CA6132F"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TNS-02507</w:t>
            </w:r>
          </w:p>
          <w:p w14:paraId="0A3AE29F" w14:textId="77777777" w:rsidR="008C539B" w:rsidRPr="001058B5" w:rsidRDefault="00C12992">
            <w:pPr>
              <w:pStyle w:val="TableParagraph"/>
              <w:spacing w:before="99" w:line="235" w:lineRule="auto"/>
              <w:rPr>
                <w:rFonts w:ascii="Arial" w:hAnsi="Arial" w:cs="Arial"/>
                <w:sz w:val="18"/>
              </w:rPr>
            </w:pPr>
            <w:r w:rsidRPr="001058B5">
              <w:rPr>
                <w:rFonts w:ascii="Arial" w:hAnsi="Arial" w:cs="Arial"/>
                <w:w w:val="85"/>
                <w:sz w:val="18"/>
              </w:rPr>
              <w:t xml:space="preserve">Encryption algorithm </w:t>
            </w:r>
            <w:r w:rsidRPr="001058B5">
              <w:rPr>
                <w:rFonts w:ascii="Arial" w:hAnsi="Arial" w:cs="Arial"/>
                <w:w w:val="95"/>
                <w:sz w:val="18"/>
              </w:rPr>
              <w:t>not installed</w:t>
            </w:r>
          </w:p>
        </w:tc>
        <w:tc>
          <w:tcPr>
            <w:tcW w:w="3265" w:type="dxa"/>
            <w:tcBorders>
              <w:top w:val="single" w:sz="4" w:space="0" w:color="000000"/>
              <w:bottom w:val="single" w:sz="2" w:space="0" w:color="000000"/>
            </w:tcBorders>
          </w:tcPr>
          <w:p w14:paraId="10149AA6" w14:textId="77777777" w:rsidR="008C539B" w:rsidRPr="001058B5" w:rsidRDefault="00C12992">
            <w:pPr>
              <w:pStyle w:val="TableParagraph"/>
              <w:spacing w:before="62" w:line="213" w:lineRule="auto"/>
              <w:ind w:left="93" w:right="79"/>
              <w:rPr>
                <w:rFonts w:ascii="Arial" w:hAnsi="Arial" w:cs="Arial"/>
                <w:sz w:val="18"/>
              </w:rPr>
            </w:pPr>
            <w:r w:rsidRPr="001058B5">
              <w:rPr>
                <w:rFonts w:ascii="Arial" w:hAnsi="Arial" w:cs="Arial"/>
                <w:sz w:val="18"/>
              </w:rPr>
              <w:t>After picking an algorithm, the server was unable to find an index for it in its table of algorithms. This should be impossible because the algorithm was chosen (indirectly) from that list.</w:t>
            </w:r>
          </w:p>
        </w:tc>
        <w:tc>
          <w:tcPr>
            <w:tcW w:w="2497" w:type="dxa"/>
            <w:tcBorders>
              <w:top w:val="single" w:sz="4" w:space="0" w:color="000000"/>
              <w:bottom w:val="single" w:sz="2" w:space="0" w:color="000000"/>
            </w:tcBorders>
          </w:tcPr>
          <w:p w14:paraId="017D7E38" w14:textId="77777777" w:rsidR="008C539B" w:rsidRPr="001058B5" w:rsidRDefault="00C12992">
            <w:pPr>
              <w:pStyle w:val="TableParagraph"/>
              <w:spacing w:before="62" w:line="213" w:lineRule="auto"/>
              <w:ind w:left="103" w:right="82"/>
              <w:rPr>
                <w:rFonts w:ascii="Arial" w:hAnsi="Arial" w:cs="Arial"/>
                <w:sz w:val="18"/>
              </w:rPr>
            </w:pPr>
            <w:r w:rsidRPr="001058B5">
              <w:rPr>
                <w:rFonts w:ascii="Arial" w:hAnsi="Arial" w:cs="Arial"/>
                <w:sz w:val="18"/>
              </w:rPr>
              <w:t>Turn on tracing for further details, and then rerun the operation. (Note that this error is not normally visible to the user.) If the error persists, then contact Oracle Support Services.</w:t>
            </w:r>
          </w:p>
        </w:tc>
      </w:tr>
      <w:tr w:rsidR="008C539B" w:rsidRPr="001058B5" w14:paraId="181BB834" w14:textId="77777777">
        <w:trPr>
          <w:trHeight w:val="1334"/>
        </w:trPr>
        <w:tc>
          <w:tcPr>
            <w:tcW w:w="1919" w:type="dxa"/>
            <w:tcBorders>
              <w:top w:val="single" w:sz="2" w:space="0" w:color="000000"/>
              <w:bottom w:val="single" w:sz="2" w:space="0" w:color="000000"/>
            </w:tcBorders>
          </w:tcPr>
          <w:p w14:paraId="63977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TNS-12648</w:t>
            </w:r>
          </w:p>
          <w:p w14:paraId="44E17F7E" w14:textId="77777777" w:rsidR="008C539B" w:rsidRPr="001058B5" w:rsidRDefault="00C12992">
            <w:pPr>
              <w:pStyle w:val="TableParagraph"/>
              <w:spacing w:before="99" w:line="235" w:lineRule="auto"/>
              <w:ind w:right="154"/>
              <w:rPr>
                <w:rFonts w:ascii="Arial" w:hAnsi="Arial" w:cs="Arial"/>
                <w:sz w:val="18"/>
              </w:rPr>
            </w:pPr>
            <w:r w:rsidRPr="001058B5">
              <w:rPr>
                <w:rFonts w:ascii="Arial" w:hAnsi="Arial" w:cs="Arial"/>
                <w:w w:val="95"/>
                <w:sz w:val="18"/>
              </w:rPr>
              <w:t>Encryption</w:t>
            </w:r>
            <w:r w:rsidRPr="001058B5">
              <w:rPr>
                <w:rFonts w:ascii="Arial" w:hAnsi="Arial" w:cs="Arial"/>
                <w:spacing w:val="-65"/>
                <w:w w:val="95"/>
                <w:sz w:val="18"/>
              </w:rPr>
              <w:t xml:space="preserve"> </w:t>
            </w:r>
            <w:r w:rsidRPr="001058B5">
              <w:rPr>
                <w:rFonts w:ascii="Arial" w:hAnsi="Arial" w:cs="Arial"/>
                <w:w w:val="95"/>
                <w:sz w:val="18"/>
              </w:rPr>
              <w:t>or</w:t>
            </w:r>
            <w:r w:rsidRPr="001058B5">
              <w:rPr>
                <w:rFonts w:ascii="Arial" w:hAnsi="Arial" w:cs="Arial"/>
                <w:spacing w:val="-64"/>
                <w:w w:val="95"/>
                <w:sz w:val="18"/>
              </w:rPr>
              <w:t xml:space="preserve"> </w:t>
            </w:r>
            <w:r w:rsidRPr="001058B5">
              <w:rPr>
                <w:rFonts w:ascii="Arial" w:hAnsi="Arial" w:cs="Arial"/>
                <w:w w:val="95"/>
                <w:sz w:val="18"/>
              </w:rPr>
              <w:t xml:space="preserve">data </w:t>
            </w:r>
            <w:r w:rsidRPr="001058B5">
              <w:rPr>
                <w:rFonts w:ascii="Arial" w:hAnsi="Arial" w:cs="Arial"/>
                <w:w w:val="85"/>
                <w:sz w:val="18"/>
              </w:rPr>
              <w:t xml:space="preserve">integrity algorithm </w:t>
            </w:r>
            <w:r w:rsidRPr="001058B5">
              <w:rPr>
                <w:rFonts w:ascii="Arial" w:hAnsi="Arial" w:cs="Arial"/>
                <w:w w:val="95"/>
                <w:sz w:val="18"/>
              </w:rPr>
              <w:t>list empty</w:t>
            </w:r>
          </w:p>
        </w:tc>
        <w:tc>
          <w:tcPr>
            <w:tcW w:w="3265" w:type="dxa"/>
            <w:tcBorders>
              <w:top w:val="single" w:sz="2" w:space="0" w:color="000000"/>
              <w:bottom w:val="single" w:sz="2" w:space="0" w:color="000000"/>
            </w:tcBorders>
          </w:tcPr>
          <w:p w14:paraId="19E4D2ED" w14:textId="77777777" w:rsidR="008C539B" w:rsidRPr="001058B5" w:rsidRDefault="00C12992">
            <w:pPr>
              <w:pStyle w:val="TableParagraph"/>
              <w:spacing w:before="63" w:line="213" w:lineRule="auto"/>
              <w:ind w:left="93" w:right="525"/>
              <w:rPr>
                <w:rFonts w:ascii="Arial" w:hAnsi="Arial" w:cs="Arial"/>
                <w:sz w:val="18"/>
              </w:rPr>
            </w:pPr>
            <w:r w:rsidRPr="001058B5">
              <w:rPr>
                <w:rFonts w:ascii="Arial" w:hAnsi="Arial" w:cs="Arial"/>
                <w:sz w:val="18"/>
              </w:rPr>
              <w:t>An Oracle Advanced Security list-of-algorithms parameter was empty.</w:t>
            </w:r>
          </w:p>
        </w:tc>
        <w:tc>
          <w:tcPr>
            <w:tcW w:w="2497" w:type="dxa"/>
            <w:tcBorders>
              <w:top w:val="single" w:sz="2" w:space="0" w:color="000000"/>
              <w:bottom w:val="single" w:sz="2" w:space="0" w:color="000000"/>
            </w:tcBorders>
          </w:tcPr>
          <w:p w14:paraId="7A7C92E1" w14:textId="77777777" w:rsidR="008C539B" w:rsidRPr="001058B5" w:rsidRDefault="00C12992">
            <w:pPr>
              <w:pStyle w:val="TableParagraph"/>
              <w:spacing w:before="63" w:line="213" w:lineRule="auto"/>
              <w:ind w:left="103" w:right="195"/>
              <w:rPr>
                <w:rFonts w:ascii="Arial" w:hAnsi="Arial" w:cs="Arial"/>
                <w:sz w:val="18"/>
              </w:rPr>
            </w:pPr>
            <w:r w:rsidRPr="001058B5">
              <w:rPr>
                <w:rFonts w:ascii="Arial" w:hAnsi="Arial" w:cs="Arial"/>
                <w:sz w:val="18"/>
              </w:rPr>
              <w:t>Change the list to contain the name of at least one installed algorithm, or remove the list entirely if every installed algorithm is not acceptable.</w:t>
            </w:r>
          </w:p>
        </w:tc>
      </w:tr>
      <w:tr w:rsidR="008C539B" w:rsidRPr="001058B5" w14:paraId="2A2E77AF" w14:textId="77777777">
        <w:trPr>
          <w:trHeight w:val="1135"/>
        </w:trPr>
        <w:tc>
          <w:tcPr>
            <w:tcW w:w="1919" w:type="dxa"/>
            <w:tcBorders>
              <w:top w:val="single" w:sz="2" w:space="0" w:color="000000"/>
              <w:bottom w:val="single" w:sz="2" w:space="0" w:color="000000"/>
            </w:tcBorders>
          </w:tcPr>
          <w:p w14:paraId="7A765D1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TNS-12649</w:t>
            </w:r>
          </w:p>
          <w:p w14:paraId="29DEDA2F" w14:textId="77777777" w:rsidR="008C539B" w:rsidRPr="001058B5" w:rsidRDefault="00C12992">
            <w:pPr>
              <w:pStyle w:val="TableParagraph"/>
              <w:spacing w:before="99" w:line="235" w:lineRule="auto"/>
              <w:ind w:right="246"/>
              <w:rPr>
                <w:rFonts w:ascii="Arial" w:hAnsi="Arial" w:cs="Arial"/>
                <w:sz w:val="18"/>
              </w:rPr>
            </w:pPr>
            <w:r w:rsidRPr="001058B5">
              <w:rPr>
                <w:rFonts w:ascii="Arial" w:hAnsi="Arial" w:cs="Arial"/>
                <w:w w:val="85"/>
                <w:sz w:val="18"/>
              </w:rPr>
              <w:t xml:space="preserve">Unknown encryption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data</w:t>
            </w:r>
            <w:r w:rsidRPr="001058B5">
              <w:rPr>
                <w:rFonts w:ascii="Arial" w:hAnsi="Arial" w:cs="Arial"/>
                <w:spacing w:val="-62"/>
                <w:w w:val="95"/>
                <w:sz w:val="18"/>
              </w:rPr>
              <w:t xml:space="preserve"> </w:t>
            </w:r>
            <w:r w:rsidRPr="001058B5">
              <w:rPr>
                <w:rFonts w:ascii="Arial" w:hAnsi="Arial" w:cs="Arial"/>
                <w:w w:val="95"/>
                <w:sz w:val="18"/>
              </w:rPr>
              <w:t>integrity algorithm</w:t>
            </w:r>
          </w:p>
        </w:tc>
        <w:tc>
          <w:tcPr>
            <w:tcW w:w="3265" w:type="dxa"/>
            <w:tcBorders>
              <w:top w:val="single" w:sz="2" w:space="0" w:color="000000"/>
              <w:bottom w:val="single" w:sz="2" w:space="0" w:color="000000"/>
            </w:tcBorders>
          </w:tcPr>
          <w:p w14:paraId="6564FCD6" w14:textId="77777777" w:rsidR="008C539B" w:rsidRPr="001058B5" w:rsidRDefault="00C12992">
            <w:pPr>
              <w:pStyle w:val="TableParagraph"/>
              <w:spacing w:before="45" w:line="211" w:lineRule="exact"/>
              <w:ind w:left="93"/>
              <w:rPr>
                <w:rFonts w:ascii="Arial" w:hAnsi="Arial" w:cs="Arial"/>
                <w:sz w:val="18"/>
              </w:rPr>
            </w:pPr>
            <w:r w:rsidRPr="001058B5">
              <w:rPr>
                <w:rFonts w:ascii="Arial" w:hAnsi="Arial" w:cs="Arial"/>
                <w:sz w:val="18"/>
              </w:rPr>
              <w:t>An Oracle Advanced Security</w:t>
            </w:r>
          </w:p>
          <w:p w14:paraId="6E448DAF" w14:textId="77777777" w:rsidR="008C539B" w:rsidRPr="001058B5" w:rsidRDefault="00C12992">
            <w:pPr>
              <w:pStyle w:val="TableParagraph"/>
              <w:spacing w:before="5" w:line="216" w:lineRule="auto"/>
              <w:ind w:left="93" w:right="79"/>
              <w:rPr>
                <w:rFonts w:ascii="Arial" w:hAnsi="Arial" w:cs="Arial"/>
                <w:sz w:val="18"/>
              </w:rPr>
            </w:pPr>
            <w:r w:rsidRPr="001058B5">
              <w:rPr>
                <w:rFonts w:ascii="Arial" w:hAnsi="Arial" w:cs="Arial"/>
                <w:sz w:val="18"/>
              </w:rPr>
              <w:t>list-of-algorithms parameter included an algorithm name that was not recognized.</w:t>
            </w:r>
          </w:p>
        </w:tc>
        <w:tc>
          <w:tcPr>
            <w:tcW w:w="2497" w:type="dxa"/>
            <w:tcBorders>
              <w:top w:val="single" w:sz="2" w:space="0" w:color="000000"/>
              <w:bottom w:val="single" w:sz="2" w:space="0" w:color="000000"/>
            </w:tcBorders>
          </w:tcPr>
          <w:p w14:paraId="56FC5AA6" w14:textId="77777777" w:rsidR="008C539B" w:rsidRPr="001058B5" w:rsidRDefault="00C12992">
            <w:pPr>
              <w:pStyle w:val="TableParagraph"/>
              <w:spacing w:before="64" w:line="213" w:lineRule="auto"/>
              <w:ind w:left="103" w:right="428"/>
              <w:rPr>
                <w:rFonts w:ascii="Arial" w:hAnsi="Arial" w:cs="Arial"/>
                <w:sz w:val="18"/>
              </w:rPr>
            </w:pPr>
            <w:r w:rsidRPr="001058B5">
              <w:rPr>
                <w:rFonts w:ascii="Arial" w:hAnsi="Arial" w:cs="Arial"/>
                <w:sz w:val="18"/>
              </w:rPr>
              <w:t>Remove that algorithm name, correct it if it was misspelled, or install the driver for the missing algorithm.</w:t>
            </w:r>
          </w:p>
        </w:tc>
      </w:tr>
      <w:tr w:rsidR="008C539B" w:rsidRPr="001058B5" w14:paraId="75713E97" w14:textId="77777777">
        <w:trPr>
          <w:trHeight w:val="1533"/>
        </w:trPr>
        <w:tc>
          <w:tcPr>
            <w:tcW w:w="1919" w:type="dxa"/>
            <w:tcBorders>
              <w:top w:val="single" w:sz="2" w:space="0" w:color="000000"/>
              <w:bottom w:val="single" w:sz="4" w:space="0" w:color="000000"/>
            </w:tcBorders>
          </w:tcPr>
          <w:p w14:paraId="53B2453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TNS-12650</w:t>
            </w:r>
          </w:p>
          <w:p w14:paraId="79157A15" w14:textId="77777777" w:rsidR="008C539B" w:rsidRPr="001058B5" w:rsidRDefault="00C12992">
            <w:pPr>
              <w:pStyle w:val="TableParagraph"/>
              <w:spacing w:before="99" w:line="235" w:lineRule="auto"/>
              <w:ind w:right="86"/>
              <w:rPr>
                <w:rFonts w:ascii="Arial" w:hAnsi="Arial" w:cs="Arial"/>
                <w:sz w:val="18"/>
              </w:rPr>
            </w:pPr>
            <w:r w:rsidRPr="001058B5">
              <w:rPr>
                <w:rFonts w:ascii="Arial" w:hAnsi="Arial" w:cs="Arial"/>
                <w:w w:val="90"/>
                <w:sz w:val="18"/>
              </w:rPr>
              <w:t>No</w:t>
            </w:r>
            <w:r w:rsidRPr="001058B5">
              <w:rPr>
                <w:rFonts w:ascii="Arial" w:hAnsi="Arial" w:cs="Arial"/>
                <w:spacing w:val="-66"/>
                <w:w w:val="90"/>
                <w:sz w:val="18"/>
              </w:rPr>
              <w:t xml:space="preserve"> </w:t>
            </w:r>
            <w:r w:rsidRPr="001058B5">
              <w:rPr>
                <w:rFonts w:ascii="Arial" w:hAnsi="Arial" w:cs="Arial"/>
                <w:w w:val="90"/>
                <w:sz w:val="18"/>
              </w:rPr>
              <w:t>common</w:t>
            </w:r>
            <w:r w:rsidRPr="001058B5">
              <w:rPr>
                <w:rFonts w:ascii="Arial" w:hAnsi="Arial" w:cs="Arial"/>
                <w:spacing w:val="-66"/>
                <w:w w:val="90"/>
                <w:sz w:val="18"/>
              </w:rPr>
              <w:t xml:space="preserve"> </w:t>
            </w:r>
            <w:r w:rsidRPr="001058B5">
              <w:rPr>
                <w:rFonts w:ascii="Arial" w:hAnsi="Arial" w:cs="Arial"/>
                <w:w w:val="90"/>
                <w:sz w:val="18"/>
              </w:rPr>
              <w:t xml:space="preserve">encryption </w:t>
            </w:r>
            <w:r w:rsidRPr="001058B5">
              <w:rPr>
                <w:rFonts w:ascii="Arial" w:hAnsi="Arial" w:cs="Arial"/>
                <w:w w:val="95"/>
                <w:sz w:val="18"/>
              </w:rPr>
              <w:t>or data integrity algorithm</w:t>
            </w:r>
          </w:p>
        </w:tc>
        <w:tc>
          <w:tcPr>
            <w:tcW w:w="3265" w:type="dxa"/>
            <w:tcBorders>
              <w:top w:val="single" w:sz="2" w:space="0" w:color="000000"/>
              <w:bottom w:val="single" w:sz="4" w:space="0" w:color="000000"/>
            </w:tcBorders>
          </w:tcPr>
          <w:p w14:paraId="47F97F8C" w14:textId="77777777" w:rsidR="008C539B" w:rsidRPr="001058B5" w:rsidRDefault="00C12992">
            <w:pPr>
              <w:pStyle w:val="TableParagraph"/>
              <w:spacing w:before="64" w:line="213" w:lineRule="auto"/>
              <w:ind w:left="93" w:right="79"/>
              <w:rPr>
                <w:rFonts w:ascii="Arial" w:hAnsi="Arial" w:cs="Arial"/>
                <w:sz w:val="18"/>
              </w:rPr>
            </w:pPr>
            <w:r w:rsidRPr="001058B5">
              <w:rPr>
                <w:rFonts w:ascii="Arial" w:hAnsi="Arial" w:cs="Arial"/>
                <w:sz w:val="18"/>
              </w:rPr>
              <w:t>The client and server have no algorithm in common for either encryption or data integrity or both.</w:t>
            </w:r>
          </w:p>
        </w:tc>
        <w:tc>
          <w:tcPr>
            <w:tcW w:w="2497" w:type="dxa"/>
            <w:tcBorders>
              <w:top w:val="single" w:sz="2" w:space="0" w:color="000000"/>
              <w:bottom w:val="single" w:sz="4" w:space="0" w:color="000000"/>
            </w:tcBorders>
          </w:tcPr>
          <w:p w14:paraId="499F0AE1" w14:textId="77777777" w:rsidR="008C539B" w:rsidRPr="001058B5" w:rsidRDefault="00C12992">
            <w:pPr>
              <w:pStyle w:val="TableParagraph"/>
              <w:spacing w:before="64" w:line="213" w:lineRule="auto"/>
              <w:ind w:left="103" w:right="82"/>
              <w:rPr>
                <w:rFonts w:ascii="Arial" w:hAnsi="Arial" w:cs="Arial"/>
                <w:sz w:val="18"/>
              </w:rPr>
            </w:pPr>
            <w:r w:rsidRPr="001058B5">
              <w:rPr>
                <w:rFonts w:ascii="Arial" w:hAnsi="Arial" w:cs="Arial"/>
                <w:sz w:val="18"/>
              </w:rPr>
              <w:t>Choose sets of algorithms that overlap. In other words, add one of the client algorithm choices to the server list, or add one of the server list choices to the client algorithm.</w:t>
            </w:r>
          </w:p>
        </w:tc>
      </w:tr>
    </w:tbl>
    <w:p w14:paraId="147B136E" w14:textId="77777777" w:rsidR="008C539B" w:rsidRPr="001058B5" w:rsidRDefault="008C539B">
      <w:pPr>
        <w:pStyle w:val="BodyText"/>
        <w:spacing w:before="1"/>
        <w:rPr>
          <w:rFonts w:ascii="Arial" w:hAnsi="Arial" w:cs="Arial"/>
          <w:b/>
          <w:i/>
          <w:sz w:val="22"/>
        </w:rPr>
      </w:pPr>
    </w:p>
    <w:p w14:paraId="50A51E14" w14:textId="77777777" w:rsidR="008C539B" w:rsidRPr="001058B5" w:rsidRDefault="00C12992">
      <w:pPr>
        <w:pStyle w:val="Heading6"/>
        <w:spacing w:before="1"/>
        <w:ind w:left="1660"/>
      </w:pPr>
      <w:bookmarkStart w:id="1694" w:name="Configuring_Network_Auditing"/>
      <w:bookmarkStart w:id="1695" w:name="_bookmark1874"/>
      <w:bookmarkEnd w:id="1694"/>
      <w:bookmarkEnd w:id="1695"/>
      <w:r w:rsidRPr="001058B5">
        <w:t>C</w:t>
      </w:r>
      <w:bookmarkStart w:id="1696" w:name="_bookmark1875"/>
      <w:bookmarkEnd w:id="1696"/>
      <w:r w:rsidRPr="001058B5">
        <w:t>onfiguring Network Auditing</w:t>
      </w:r>
    </w:p>
    <w:p w14:paraId="697FCB2A" w14:textId="77777777" w:rsidR="008C539B" w:rsidRPr="001058B5" w:rsidRDefault="00C12992">
      <w:pPr>
        <w:pStyle w:val="BodyText"/>
        <w:spacing w:before="49"/>
        <w:ind w:left="1660"/>
        <w:rPr>
          <w:rFonts w:ascii="Arial" w:hAnsi="Arial" w:cs="Arial"/>
        </w:rPr>
      </w:pPr>
      <w:r w:rsidRPr="001058B5">
        <w:rPr>
          <w:rFonts w:ascii="Arial" w:hAnsi="Arial" w:cs="Arial"/>
          <w:spacing w:val="-9"/>
        </w:rPr>
        <w:t xml:space="preserve">To </w:t>
      </w:r>
      <w:r w:rsidRPr="001058B5">
        <w:rPr>
          <w:rFonts w:ascii="Arial" w:hAnsi="Arial" w:cs="Arial"/>
        </w:rPr>
        <w:t>configure network auditing, use the AUDIT</w:t>
      </w:r>
      <w:r w:rsidRPr="001058B5">
        <w:rPr>
          <w:rFonts w:ascii="Arial" w:hAnsi="Arial" w:cs="Arial"/>
          <w:spacing w:val="-94"/>
        </w:rPr>
        <w:t xml:space="preserve"> </w:t>
      </w:r>
      <w:r w:rsidRPr="001058B5">
        <w:rPr>
          <w:rFonts w:ascii="Arial" w:hAnsi="Arial" w:cs="Arial"/>
        </w:rPr>
        <w:t>statement. For example:</w:t>
      </w:r>
    </w:p>
    <w:p w14:paraId="66A20BA8" w14:textId="77777777" w:rsidR="008C539B" w:rsidRPr="001058B5" w:rsidRDefault="00C12992">
      <w:pPr>
        <w:spacing w:before="137"/>
        <w:ind w:left="1660"/>
        <w:rPr>
          <w:rFonts w:ascii="Arial" w:hAnsi="Arial" w:cs="Arial"/>
          <w:sz w:val="18"/>
        </w:rPr>
      </w:pPr>
      <w:r w:rsidRPr="001058B5">
        <w:rPr>
          <w:rFonts w:ascii="Arial" w:hAnsi="Arial" w:cs="Arial"/>
          <w:w w:val="95"/>
          <w:sz w:val="18"/>
        </w:rPr>
        <w:t>AUDIT NETWORK BY ACCESS;</w:t>
      </w:r>
    </w:p>
    <w:p w14:paraId="71A62078"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D387FC7" w14:textId="77777777" w:rsidR="008C539B" w:rsidRPr="001058B5" w:rsidRDefault="008C539B">
      <w:pPr>
        <w:pStyle w:val="BodyText"/>
        <w:spacing w:before="6"/>
        <w:rPr>
          <w:rFonts w:ascii="Arial" w:hAnsi="Arial" w:cs="Arial"/>
          <w:sz w:val="26"/>
        </w:rPr>
      </w:pPr>
    </w:p>
    <w:p w14:paraId="4B8AA339" w14:textId="77777777" w:rsidR="008C539B" w:rsidRPr="001058B5" w:rsidRDefault="00C12992">
      <w:pPr>
        <w:pStyle w:val="Heading6"/>
        <w:spacing w:before="105"/>
      </w:pPr>
      <w:bookmarkStart w:id="1697" w:name="Removing_Network_Auditing"/>
      <w:bookmarkStart w:id="1698" w:name="_bookmark1876"/>
      <w:bookmarkEnd w:id="1697"/>
      <w:bookmarkEnd w:id="1698"/>
      <w:r w:rsidRPr="001058B5">
        <w:t xml:space="preserve">Removing </w:t>
      </w:r>
      <w:bookmarkStart w:id="1699" w:name="_bookmark1877"/>
      <w:bookmarkEnd w:id="1699"/>
      <w:r w:rsidRPr="001058B5">
        <w:t xml:space="preserve">Network </w:t>
      </w:r>
      <w:bookmarkStart w:id="1700" w:name="_bookmark1878"/>
      <w:bookmarkEnd w:id="1700"/>
      <w:r w:rsidRPr="001058B5">
        <w:t>Auditi</w:t>
      </w:r>
      <w:bookmarkStart w:id="1701" w:name="_bookmark1879"/>
      <w:bookmarkEnd w:id="1701"/>
      <w:r w:rsidRPr="001058B5">
        <w:t>ng</w:t>
      </w:r>
    </w:p>
    <w:p w14:paraId="20A4A8D0" w14:textId="77777777" w:rsidR="008C539B" w:rsidRPr="001058B5" w:rsidRDefault="00C12992">
      <w:pPr>
        <w:pStyle w:val="BodyText"/>
        <w:spacing w:before="48"/>
        <w:ind w:left="2260"/>
        <w:rPr>
          <w:rFonts w:ascii="Arial" w:hAnsi="Arial" w:cs="Arial"/>
        </w:rPr>
      </w:pPr>
      <w:r w:rsidRPr="001058B5">
        <w:rPr>
          <w:rFonts w:ascii="Arial" w:hAnsi="Arial" w:cs="Arial"/>
        </w:rPr>
        <w:t>To remove network auditing:</w:t>
      </w:r>
    </w:p>
    <w:p w14:paraId="67ECE4A3" w14:textId="77777777" w:rsidR="008C539B" w:rsidRPr="001058B5" w:rsidRDefault="00C12992">
      <w:pPr>
        <w:spacing w:before="141"/>
        <w:ind w:left="2260"/>
        <w:rPr>
          <w:rFonts w:ascii="Arial" w:hAnsi="Arial" w:cs="Arial"/>
          <w:sz w:val="18"/>
        </w:rPr>
      </w:pPr>
      <w:r w:rsidRPr="001058B5">
        <w:rPr>
          <w:rFonts w:ascii="Arial" w:hAnsi="Arial" w:cs="Arial"/>
          <w:w w:val="95"/>
          <w:sz w:val="18"/>
        </w:rPr>
        <w:t>NOAUDIT NETWORK;</w:t>
      </w:r>
    </w:p>
    <w:p w14:paraId="060C4072" w14:textId="77777777" w:rsidR="008C539B" w:rsidRPr="001058B5" w:rsidRDefault="008C539B">
      <w:pPr>
        <w:pStyle w:val="BodyText"/>
        <w:rPr>
          <w:rFonts w:ascii="Arial" w:hAnsi="Arial" w:cs="Arial"/>
          <w:sz w:val="18"/>
        </w:rPr>
      </w:pPr>
    </w:p>
    <w:p w14:paraId="1F11193A" w14:textId="77777777" w:rsidR="008C539B" w:rsidRPr="001058B5" w:rsidRDefault="00C12992">
      <w:pPr>
        <w:pStyle w:val="Heading3"/>
        <w:spacing w:before="159" w:line="220" w:lineRule="auto"/>
        <w:ind w:right="848"/>
      </w:pPr>
      <w:bookmarkStart w:id="1702" w:name="Using_Default_Auditing_for_Security-Rele"/>
      <w:bookmarkStart w:id="1703" w:name="_bookmark1880"/>
      <w:bookmarkStart w:id="1704" w:name="_bookmark1881"/>
      <w:bookmarkEnd w:id="1702"/>
      <w:bookmarkEnd w:id="1703"/>
      <w:bookmarkEnd w:id="1704"/>
      <w:r w:rsidRPr="001058B5">
        <w:rPr>
          <w:spacing w:val="-25"/>
        </w:rPr>
        <w:t>Using</w:t>
      </w:r>
      <w:r w:rsidRPr="001058B5">
        <w:rPr>
          <w:spacing w:val="-51"/>
        </w:rPr>
        <w:t xml:space="preserve"> </w:t>
      </w:r>
      <w:r w:rsidRPr="001058B5">
        <w:rPr>
          <w:spacing w:val="-26"/>
        </w:rPr>
        <w:t>Default</w:t>
      </w:r>
      <w:r w:rsidRPr="001058B5">
        <w:rPr>
          <w:spacing w:val="-36"/>
        </w:rPr>
        <w:t xml:space="preserve"> </w:t>
      </w:r>
      <w:r w:rsidRPr="001058B5">
        <w:rPr>
          <w:spacing w:val="-26"/>
        </w:rPr>
        <w:t>Auditing</w:t>
      </w:r>
      <w:r w:rsidRPr="001058B5">
        <w:rPr>
          <w:spacing w:val="-51"/>
        </w:rPr>
        <w:t xml:space="preserve"> </w:t>
      </w:r>
      <w:r w:rsidRPr="001058B5">
        <w:rPr>
          <w:spacing w:val="-20"/>
        </w:rPr>
        <w:t>for</w:t>
      </w:r>
      <w:r w:rsidRPr="001058B5">
        <w:rPr>
          <w:spacing w:val="-38"/>
        </w:rPr>
        <w:t xml:space="preserve"> </w:t>
      </w:r>
      <w:r w:rsidRPr="001058B5">
        <w:rPr>
          <w:spacing w:val="-29"/>
        </w:rPr>
        <w:t>Security-Relevant</w:t>
      </w:r>
      <w:r w:rsidRPr="001058B5">
        <w:rPr>
          <w:spacing w:val="-35"/>
        </w:rPr>
        <w:t xml:space="preserve"> </w:t>
      </w:r>
      <w:r w:rsidRPr="001058B5">
        <w:rPr>
          <w:spacing w:val="-28"/>
        </w:rPr>
        <w:t>SQL</w:t>
      </w:r>
      <w:r w:rsidRPr="001058B5">
        <w:rPr>
          <w:spacing w:val="-51"/>
        </w:rPr>
        <w:t xml:space="preserve"> </w:t>
      </w:r>
      <w:r w:rsidRPr="001058B5">
        <w:rPr>
          <w:spacing w:val="-28"/>
        </w:rPr>
        <w:t>Statements</w:t>
      </w:r>
      <w:r w:rsidRPr="001058B5">
        <w:rPr>
          <w:spacing w:val="-48"/>
        </w:rPr>
        <w:t xml:space="preserve"> </w:t>
      </w:r>
      <w:r w:rsidRPr="001058B5">
        <w:rPr>
          <w:spacing w:val="-34"/>
        </w:rPr>
        <w:t xml:space="preserve">and </w:t>
      </w:r>
      <w:r w:rsidRPr="001058B5">
        <w:rPr>
          <w:spacing w:val="-27"/>
        </w:rPr>
        <w:t>Privileges</w:t>
      </w:r>
    </w:p>
    <w:p w14:paraId="6E01884E" w14:textId="77777777" w:rsidR="008C539B" w:rsidRPr="001058B5" w:rsidRDefault="00C12992">
      <w:pPr>
        <w:pStyle w:val="BodyText"/>
        <w:spacing w:before="88"/>
        <w:ind w:left="2260"/>
        <w:rPr>
          <w:rFonts w:ascii="Arial" w:hAnsi="Arial" w:cs="Arial"/>
        </w:rPr>
      </w:pPr>
      <w:r w:rsidRPr="001058B5">
        <w:rPr>
          <w:rFonts w:ascii="Arial" w:hAnsi="Arial" w:cs="Arial"/>
        </w:rPr>
        <w:t>This section contains:</w:t>
      </w:r>
    </w:p>
    <w:p w14:paraId="4BD7080E"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82" w:history="1">
        <w:r w:rsidR="00C12992" w:rsidRPr="001058B5">
          <w:rPr>
            <w:rFonts w:ascii="Arial" w:hAnsi="Arial" w:cs="Arial"/>
            <w:color w:val="0000CC"/>
            <w:sz w:val="20"/>
          </w:rPr>
          <w:t>About the Default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Settings</w:t>
        </w:r>
      </w:hyperlink>
    </w:p>
    <w:p w14:paraId="135CD456"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1887" w:history="1">
        <w:r w:rsidR="00C12992" w:rsidRPr="001058B5">
          <w:rPr>
            <w:rFonts w:ascii="Arial" w:hAnsi="Arial" w:cs="Arial"/>
            <w:color w:val="0000CC"/>
            <w:sz w:val="20"/>
          </w:rPr>
          <w:t>Privileges That Oracle Database Audits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Default</w:t>
        </w:r>
      </w:hyperlink>
    </w:p>
    <w:p w14:paraId="6B4A9326"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1890" w:history="1">
        <w:r w:rsidR="00C12992" w:rsidRPr="001058B5">
          <w:rPr>
            <w:rFonts w:ascii="Arial" w:hAnsi="Arial" w:cs="Arial"/>
            <w:color w:val="0000CC"/>
            <w:sz w:val="20"/>
          </w:rPr>
          <w:t>Disabling and Enabling Default Audit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Settings</w:t>
        </w:r>
      </w:hyperlink>
    </w:p>
    <w:p w14:paraId="26FC0394" w14:textId="77777777" w:rsidR="008C539B" w:rsidRPr="001058B5" w:rsidRDefault="008C539B">
      <w:pPr>
        <w:pStyle w:val="BodyText"/>
        <w:spacing w:before="6"/>
        <w:rPr>
          <w:rFonts w:ascii="Arial" w:hAnsi="Arial" w:cs="Arial"/>
          <w:sz w:val="25"/>
        </w:rPr>
      </w:pPr>
    </w:p>
    <w:p w14:paraId="2D221876" w14:textId="77777777" w:rsidR="008C539B" w:rsidRPr="001058B5" w:rsidRDefault="00C12992">
      <w:pPr>
        <w:pStyle w:val="Heading4"/>
      </w:pPr>
      <w:bookmarkStart w:id="1705" w:name="About_the_Default_Auditing_Settings"/>
      <w:bookmarkStart w:id="1706" w:name="_bookmark1882"/>
      <w:bookmarkEnd w:id="1705"/>
      <w:bookmarkEnd w:id="1706"/>
      <w:r w:rsidRPr="001058B5">
        <w:t>About the Default A</w:t>
      </w:r>
      <w:bookmarkStart w:id="1707" w:name="_bookmark1883"/>
      <w:bookmarkEnd w:id="1707"/>
      <w:r w:rsidRPr="001058B5">
        <w:t xml:space="preserve">uditing </w:t>
      </w:r>
      <w:bookmarkStart w:id="1708" w:name="_bookmark1884"/>
      <w:bookmarkEnd w:id="1708"/>
      <w:r w:rsidRPr="001058B5">
        <w:t>Setting</w:t>
      </w:r>
      <w:bookmarkStart w:id="1709" w:name="_bookmark1885"/>
      <w:bookmarkEnd w:id="1709"/>
      <w:r w:rsidRPr="001058B5">
        <w:t>s</w:t>
      </w:r>
    </w:p>
    <w:p w14:paraId="10113C97" w14:textId="77777777" w:rsidR="008C539B" w:rsidRPr="001058B5" w:rsidRDefault="00C12992">
      <w:pPr>
        <w:pStyle w:val="BodyText"/>
        <w:spacing w:before="81" w:line="230" w:lineRule="auto"/>
        <w:ind w:left="2259" w:right="470"/>
        <w:rPr>
          <w:rFonts w:ascii="Arial" w:hAnsi="Arial" w:cs="Arial"/>
        </w:rPr>
      </w:pPr>
      <w:r w:rsidRPr="001058B5">
        <w:rPr>
          <w:rFonts w:ascii="Arial" w:hAnsi="Arial" w:cs="Arial"/>
        </w:rPr>
        <w:t>When you use Database Configuration Assistant (DBCA) to create a new database, Oracle Database configures the database to audit the most commonly used security-relevant SQL statements and privileges. It also sets the AUDIT_TRAIL initialization parameter to DB. If you decide to use a different audit trail type (for</w:t>
      </w:r>
    </w:p>
    <w:p w14:paraId="004E188B" w14:textId="77777777" w:rsidR="008C539B" w:rsidRPr="001058B5" w:rsidRDefault="00C12992">
      <w:pPr>
        <w:pStyle w:val="BodyText"/>
        <w:spacing w:line="230" w:lineRule="auto"/>
        <w:ind w:left="2259" w:right="234" w:hanging="1"/>
        <w:jc w:val="both"/>
        <w:rPr>
          <w:rFonts w:ascii="Arial" w:hAnsi="Arial" w:cs="Arial"/>
        </w:rPr>
      </w:pPr>
      <w:r w:rsidRPr="001058B5">
        <w:rPr>
          <w:rFonts w:ascii="Arial" w:hAnsi="Arial" w:cs="Arial"/>
        </w:rPr>
        <w:t>example,</w:t>
      </w:r>
      <w:r w:rsidRPr="001058B5">
        <w:rPr>
          <w:rFonts w:ascii="Arial" w:hAnsi="Arial" w:cs="Arial"/>
          <w:spacing w:val="-5"/>
        </w:rPr>
        <w:t xml:space="preserve"> </w:t>
      </w:r>
      <w:r w:rsidRPr="001058B5">
        <w:rPr>
          <w:rFonts w:ascii="Arial" w:hAnsi="Arial" w:cs="Arial"/>
        </w:rPr>
        <w:t>OS</w:t>
      </w:r>
      <w:r w:rsidRPr="001058B5">
        <w:rPr>
          <w:rFonts w:ascii="Arial" w:hAnsi="Arial" w:cs="Arial"/>
          <w:spacing w:val="-81"/>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want</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write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then you can do that: Oracle Database continues to audit the privileges that are audited by default.</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disable</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NONE,</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no</w:t>
      </w:r>
      <w:bookmarkStart w:id="1710" w:name="_bookmark1886"/>
      <w:bookmarkEnd w:id="1710"/>
      <w:r w:rsidRPr="001058B5">
        <w:rPr>
          <w:rFonts w:ascii="Arial" w:hAnsi="Arial" w:cs="Arial"/>
        </w:rPr>
        <w:t xml:space="preserve"> auditing takes</w:t>
      </w:r>
      <w:r w:rsidRPr="001058B5">
        <w:rPr>
          <w:rFonts w:ascii="Arial" w:hAnsi="Arial" w:cs="Arial"/>
          <w:spacing w:val="-1"/>
        </w:rPr>
        <w:t xml:space="preserve"> </w:t>
      </w:r>
      <w:r w:rsidRPr="001058B5">
        <w:rPr>
          <w:rFonts w:ascii="Arial" w:hAnsi="Arial" w:cs="Arial"/>
        </w:rPr>
        <w:t>place.</w:t>
      </w:r>
    </w:p>
    <w:p w14:paraId="4F103C00" w14:textId="77777777" w:rsidR="008C539B" w:rsidRPr="001058B5" w:rsidRDefault="00C12992">
      <w:pPr>
        <w:pStyle w:val="BodyText"/>
        <w:spacing w:before="117" w:line="230" w:lineRule="auto"/>
        <w:ind w:left="2260"/>
        <w:rPr>
          <w:rFonts w:ascii="Arial" w:hAnsi="Arial" w:cs="Arial"/>
        </w:rPr>
      </w:pPr>
      <w:r w:rsidRPr="001058B5">
        <w:rPr>
          <w:rFonts w:ascii="Arial" w:hAnsi="Arial" w:cs="Arial"/>
        </w:rPr>
        <w:t xml:space="preserve">If you manually create a database, then you should run the secconf.sql script to apply the default audit settings to your database. See </w:t>
      </w:r>
      <w:hyperlink w:anchor="_bookmark1890" w:history="1">
        <w:r w:rsidRPr="001058B5">
          <w:rPr>
            <w:rFonts w:ascii="Arial" w:hAnsi="Arial" w:cs="Arial"/>
            <w:color w:val="0000CC"/>
          </w:rPr>
          <w:t>"Disabling and Enabling Default</w:t>
        </w:r>
      </w:hyperlink>
      <w:r w:rsidRPr="001058B5">
        <w:rPr>
          <w:rFonts w:ascii="Arial" w:hAnsi="Arial" w:cs="Arial"/>
          <w:color w:val="0000CC"/>
        </w:rPr>
        <w:t xml:space="preserve"> </w:t>
      </w:r>
      <w:hyperlink w:anchor="_bookmark1890" w:history="1">
        <w:r w:rsidRPr="001058B5">
          <w:rPr>
            <w:rFonts w:ascii="Arial" w:hAnsi="Arial" w:cs="Arial"/>
            <w:color w:val="0000CC"/>
          </w:rPr>
          <w:t xml:space="preserve">Audit Settings" </w:t>
        </w:r>
        <w:r w:rsidRPr="001058B5">
          <w:rPr>
            <w:rFonts w:ascii="Arial" w:hAnsi="Arial" w:cs="Arial"/>
          </w:rPr>
          <w:t xml:space="preserve">on page 9-36 </w:t>
        </w:r>
      </w:hyperlink>
      <w:r w:rsidRPr="001058B5">
        <w:rPr>
          <w:rFonts w:ascii="Arial" w:hAnsi="Arial" w:cs="Arial"/>
        </w:rPr>
        <w:t>for more information.</w:t>
      </w:r>
    </w:p>
    <w:p w14:paraId="3CDAABFC" w14:textId="77777777" w:rsidR="008C539B" w:rsidRPr="001058B5" w:rsidRDefault="00C12992">
      <w:pPr>
        <w:pStyle w:val="BodyText"/>
        <w:spacing w:before="123" w:line="228" w:lineRule="auto"/>
        <w:ind w:left="2260" w:right="374"/>
        <w:rPr>
          <w:rFonts w:ascii="Arial" w:hAnsi="Arial" w:cs="Arial"/>
        </w:rPr>
      </w:pPr>
      <w:r w:rsidRPr="001058B5">
        <w:rPr>
          <w:rFonts w:ascii="Arial" w:hAnsi="Arial" w:cs="Arial"/>
          <w:spacing w:val="-9"/>
        </w:rPr>
        <w:t>To</w:t>
      </w:r>
      <w:r w:rsidRPr="001058B5">
        <w:rPr>
          <w:rFonts w:ascii="Arial" w:hAnsi="Arial" w:cs="Arial"/>
          <w:spacing w:val="-11"/>
        </w:rPr>
        <w:t xml:space="preserve"> </w:t>
      </w:r>
      <w:r w:rsidRPr="001058B5">
        <w:rPr>
          <w:rFonts w:ascii="Arial" w:hAnsi="Arial" w:cs="Arial"/>
        </w:rPr>
        <w:t>individually</w:t>
      </w:r>
      <w:r w:rsidRPr="001058B5">
        <w:rPr>
          <w:rFonts w:ascii="Arial" w:hAnsi="Arial" w:cs="Arial"/>
          <w:spacing w:val="-10"/>
        </w:rPr>
        <w:t xml:space="preserve"> </w:t>
      </w:r>
      <w:r w:rsidRPr="001058B5">
        <w:rPr>
          <w:rFonts w:ascii="Arial" w:hAnsi="Arial" w:cs="Arial"/>
        </w:rPr>
        <w:t>control</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0"/>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AUDIT and NOAUDIT statements. For more information, see </w:t>
      </w:r>
      <w:hyperlink w:anchor="_bookmark1758" w:history="1">
        <w:r w:rsidRPr="001058B5">
          <w:rPr>
            <w:rFonts w:ascii="Arial" w:hAnsi="Arial" w:cs="Arial"/>
            <w:color w:val="0000CC"/>
          </w:rPr>
          <w:t xml:space="preserve">"Auditing SQL Statements" </w:t>
        </w:r>
      </w:hyperlink>
      <w:hyperlink w:anchor="_bookmark1758" w:history="1">
        <w:r w:rsidRPr="001058B5">
          <w:rPr>
            <w:rFonts w:ascii="Arial" w:hAnsi="Arial" w:cs="Arial"/>
          </w:rPr>
          <w:t>on</w:t>
        </w:r>
      </w:hyperlink>
      <w:r w:rsidRPr="001058B5">
        <w:rPr>
          <w:rFonts w:ascii="Arial" w:hAnsi="Arial" w:cs="Arial"/>
        </w:rPr>
        <w:t xml:space="preserve"> </w:t>
      </w:r>
      <w:hyperlink w:anchor="_bookmark1758" w:history="1">
        <w:r w:rsidRPr="001058B5">
          <w:rPr>
            <w:rFonts w:ascii="Arial" w:hAnsi="Arial" w:cs="Arial"/>
          </w:rPr>
          <w:t xml:space="preserve">page 9-23 </w:t>
        </w:r>
      </w:hyperlink>
      <w:r w:rsidRPr="001058B5">
        <w:rPr>
          <w:rFonts w:ascii="Arial" w:hAnsi="Arial" w:cs="Arial"/>
        </w:rPr>
        <w:t xml:space="preserve">and </w:t>
      </w:r>
      <w:hyperlink w:anchor="_bookmark1784" w:history="1">
        <w:r w:rsidRPr="001058B5">
          <w:rPr>
            <w:rFonts w:ascii="Arial" w:hAnsi="Arial" w:cs="Arial"/>
            <w:color w:val="0000CC"/>
          </w:rPr>
          <w:t xml:space="preserve">"Auditing Privileges" </w:t>
        </w:r>
      </w:hyperlink>
      <w:hyperlink w:anchor="_bookmark1784" w:history="1">
        <w:r w:rsidRPr="001058B5">
          <w:rPr>
            <w:rFonts w:ascii="Arial" w:hAnsi="Arial" w:cs="Arial"/>
          </w:rPr>
          <w:t>on page</w:t>
        </w:r>
        <w:r w:rsidRPr="001058B5">
          <w:rPr>
            <w:rFonts w:ascii="Arial" w:hAnsi="Arial" w:cs="Arial"/>
            <w:spacing w:val="-6"/>
          </w:rPr>
          <w:t xml:space="preserve"> </w:t>
        </w:r>
        <w:r w:rsidRPr="001058B5">
          <w:rPr>
            <w:rFonts w:ascii="Arial" w:hAnsi="Arial" w:cs="Arial"/>
          </w:rPr>
          <w:t>9-26</w:t>
        </w:r>
      </w:hyperlink>
      <w:r w:rsidRPr="001058B5">
        <w:rPr>
          <w:rFonts w:ascii="Arial" w:hAnsi="Arial" w:cs="Arial"/>
        </w:rPr>
        <w:t>.</w:t>
      </w:r>
    </w:p>
    <w:p w14:paraId="2C04BE8F" w14:textId="77777777" w:rsidR="008C539B" w:rsidRPr="001058B5" w:rsidRDefault="008C539B">
      <w:pPr>
        <w:pStyle w:val="BodyText"/>
        <w:spacing w:before="10"/>
        <w:rPr>
          <w:rFonts w:ascii="Arial" w:hAnsi="Arial" w:cs="Arial"/>
          <w:sz w:val="25"/>
        </w:rPr>
      </w:pPr>
    </w:p>
    <w:p w14:paraId="4D0F4FE3" w14:textId="77777777" w:rsidR="008C539B" w:rsidRPr="001058B5" w:rsidRDefault="00C12992">
      <w:pPr>
        <w:pStyle w:val="Heading4"/>
      </w:pPr>
      <w:bookmarkStart w:id="1711" w:name="Privileges_That_Oracle_Database_Audits_b"/>
      <w:bookmarkStart w:id="1712" w:name="_bookmark1887"/>
      <w:bookmarkEnd w:id="1711"/>
      <w:bookmarkEnd w:id="1712"/>
      <w:r w:rsidRPr="001058B5">
        <w:t>Privileges That Oracle Datab</w:t>
      </w:r>
      <w:bookmarkStart w:id="1713" w:name="_bookmark1888"/>
      <w:bookmarkEnd w:id="1713"/>
      <w:r w:rsidRPr="001058B5">
        <w:t>ase Audits by Default</w:t>
      </w:r>
    </w:p>
    <w:p w14:paraId="5F788C6F" w14:textId="77777777" w:rsidR="008C539B" w:rsidRPr="001058B5" w:rsidRDefault="00C12992">
      <w:pPr>
        <w:pStyle w:val="BodyText"/>
        <w:spacing w:before="74"/>
        <w:ind w:left="2260"/>
        <w:rPr>
          <w:rFonts w:ascii="Arial" w:hAnsi="Arial" w:cs="Arial"/>
        </w:rPr>
      </w:pPr>
      <w:r w:rsidRPr="001058B5">
        <w:rPr>
          <w:rFonts w:ascii="Arial" w:hAnsi="Arial" w:cs="Arial"/>
        </w:rPr>
        <w:t>Oracle Database audits the following privileges by default:</w:t>
      </w:r>
    </w:p>
    <w:p w14:paraId="2EB0576A" w14:textId="77777777" w:rsidR="008C539B" w:rsidRPr="001058B5" w:rsidRDefault="008C539B">
      <w:pPr>
        <w:pStyle w:val="BodyText"/>
        <w:rPr>
          <w:rFonts w:ascii="Arial" w:hAnsi="Arial" w:cs="Arial"/>
        </w:rPr>
      </w:pPr>
    </w:p>
    <w:p w14:paraId="3E165639" w14:textId="77777777" w:rsidR="008C539B" w:rsidRPr="001058B5" w:rsidRDefault="008C539B">
      <w:pPr>
        <w:pStyle w:val="BodyText"/>
        <w:spacing w:before="8"/>
        <w:rPr>
          <w:rFonts w:ascii="Arial" w:hAnsi="Arial" w:cs="Arial"/>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8C539B" w:rsidRPr="001058B5" w14:paraId="59EF8E90" w14:textId="77777777">
        <w:trPr>
          <w:trHeight w:val="292"/>
        </w:trPr>
        <w:tc>
          <w:tcPr>
            <w:tcW w:w="2069" w:type="dxa"/>
            <w:tcBorders>
              <w:top w:val="single" w:sz="18" w:space="0" w:color="000000"/>
              <w:bottom w:val="single" w:sz="4" w:space="0" w:color="000000"/>
            </w:tcBorders>
          </w:tcPr>
          <w:p w14:paraId="79F6A4F1" w14:textId="77777777" w:rsidR="008C539B" w:rsidRPr="001058B5" w:rsidRDefault="00C12992">
            <w:pPr>
              <w:pStyle w:val="TableParagraph"/>
              <w:spacing w:before="34"/>
              <w:rPr>
                <w:rFonts w:ascii="Arial" w:hAnsi="Arial" w:cs="Arial"/>
                <w:b/>
                <w:sz w:val="16"/>
              </w:rPr>
            </w:pPr>
            <w:r w:rsidRPr="001058B5">
              <w:rPr>
                <w:rFonts w:ascii="Arial" w:hAnsi="Arial" w:cs="Arial"/>
                <w:b/>
                <w:sz w:val="16"/>
              </w:rPr>
              <w:t>Privileges A-C</w:t>
            </w:r>
          </w:p>
        </w:tc>
        <w:tc>
          <w:tcPr>
            <w:tcW w:w="2902" w:type="dxa"/>
            <w:tcBorders>
              <w:top w:val="single" w:sz="18" w:space="0" w:color="000000"/>
              <w:bottom w:val="single" w:sz="4" w:space="0" w:color="000000"/>
            </w:tcBorders>
          </w:tcPr>
          <w:p w14:paraId="0622A266" w14:textId="77777777" w:rsidR="008C539B" w:rsidRPr="001058B5" w:rsidRDefault="00C12992">
            <w:pPr>
              <w:pStyle w:val="TableParagraph"/>
              <w:spacing w:before="34"/>
              <w:ind w:left="503"/>
              <w:rPr>
                <w:rFonts w:ascii="Arial" w:hAnsi="Arial" w:cs="Arial"/>
                <w:b/>
                <w:sz w:val="16"/>
              </w:rPr>
            </w:pPr>
            <w:r w:rsidRPr="001058B5">
              <w:rPr>
                <w:rFonts w:ascii="Arial" w:hAnsi="Arial" w:cs="Arial"/>
                <w:b/>
                <w:sz w:val="16"/>
              </w:rPr>
              <w:t>Privileges C-D</w:t>
            </w:r>
          </w:p>
        </w:tc>
        <w:tc>
          <w:tcPr>
            <w:tcW w:w="2721" w:type="dxa"/>
            <w:tcBorders>
              <w:top w:val="single" w:sz="18" w:space="0" w:color="000000"/>
              <w:bottom w:val="single" w:sz="4" w:space="0" w:color="000000"/>
            </w:tcBorders>
          </w:tcPr>
          <w:p w14:paraId="79BCC572" w14:textId="77777777" w:rsidR="008C539B" w:rsidRPr="001058B5" w:rsidRDefault="00C12992">
            <w:pPr>
              <w:pStyle w:val="TableParagraph"/>
              <w:spacing w:before="34"/>
              <w:ind w:left="174"/>
              <w:rPr>
                <w:rFonts w:ascii="Arial" w:hAnsi="Arial" w:cs="Arial"/>
                <w:b/>
                <w:sz w:val="16"/>
              </w:rPr>
            </w:pPr>
            <w:r w:rsidRPr="001058B5">
              <w:rPr>
                <w:rFonts w:ascii="Arial" w:hAnsi="Arial" w:cs="Arial"/>
                <w:b/>
                <w:sz w:val="16"/>
              </w:rPr>
              <w:t>Privileges D-G</w:t>
            </w:r>
          </w:p>
        </w:tc>
      </w:tr>
      <w:tr w:rsidR="008C539B" w:rsidRPr="001058B5" w14:paraId="22AF7AA7" w14:textId="77777777">
        <w:trPr>
          <w:trHeight w:val="317"/>
        </w:trPr>
        <w:tc>
          <w:tcPr>
            <w:tcW w:w="2069" w:type="dxa"/>
            <w:tcBorders>
              <w:top w:val="single" w:sz="4" w:space="0" w:color="000000"/>
            </w:tcBorders>
          </w:tcPr>
          <w:p w14:paraId="563D16BC" w14:textId="77777777" w:rsidR="008C539B" w:rsidRPr="001058B5" w:rsidRDefault="00C12992">
            <w:pPr>
              <w:pStyle w:val="TableParagraph"/>
              <w:spacing w:before="68"/>
              <w:rPr>
                <w:rFonts w:ascii="Arial" w:hAnsi="Arial" w:cs="Arial"/>
                <w:sz w:val="16"/>
              </w:rPr>
            </w:pPr>
            <w:r w:rsidRPr="001058B5">
              <w:rPr>
                <w:rFonts w:ascii="Arial" w:hAnsi="Arial" w:cs="Arial"/>
                <w:w w:val="95"/>
                <w:sz w:val="16"/>
              </w:rPr>
              <w:t>ALTER ANY</w:t>
            </w:r>
            <w:r w:rsidRPr="001058B5">
              <w:rPr>
                <w:rFonts w:ascii="Arial" w:hAnsi="Arial" w:cs="Arial"/>
                <w:spacing w:val="-57"/>
                <w:w w:val="95"/>
                <w:sz w:val="16"/>
              </w:rPr>
              <w:t xml:space="preserve"> </w:t>
            </w:r>
            <w:r w:rsidRPr="001058B5">
              <w:rPr>
                <w:rFonts w:ascii="Arial" w:hAnsi="Arial" w:cs="Arial"/>
                <w:w w:val="95"/>
                <w:sz w:val="16"/>
              </w:rPr>
              <w:t>PROCEDURE</w:t>
            </w:r>
          </w:p>
        </w:tc>
        <w:tc>
          <w:tcPr>
            <w:tcW w:w="2902" w:type="dxa"/>
            <w:tcBorders>
              <w:top w:val="single" w:sz="4" w:space="0" w:color="000000"/>
            </w:tcBorders>
          </w:tcPr>
          <w:p w14:paraId="009DFDC5" w14:textId="77777777" w:rsidR="008C539B" w:rsidRPr="001058B5" w:rsidRDefault="00C12992">
            <w:pPr>
              <w:pStyle w:val="TableParagraph"/>
              <w:spacing w:before="68"/>
              <w:ind w:left="503"/>
              <w:rPr>
                <w:rFonts w:ascii="Arial" w:hAnsi="Arial" w:cs="Arial"/>
                <w:sz w:val="16"/>
              </w:rPr>
            </w:pPr>
            <w:r w:rsidRPr="001058B5">
              <w:rPr>
                <w:rFonts w:ascii="Arial" w:hAnsi="Arial" w:cs="Arial"/>
                <w:w w:val="95"/>
                <w:sz w:val="16"/>
              </w:rPr>
              <w:t>CREATE ANY LIBRARY</w:t>
            </w:r>
          </w:p>
        </w:tc>
        <w:tc>
          <w:tcPr>
            <w:tcW w:w="2721" w:type="dxa"/>
            <w:tcBorders>
              <w:top w:val="single" w:sz="4" w:space="0" w:color="000000"/>
            </w:tcBorders>
          </w:tcPr>
          <w:p w14:paraId="481D2F61" w14:textId="77777777" w:rsidR="008C539B" w:rsidRPr="001058B5" w:rsidRDefault="00C12992">
            <w:pPr>
              <w:pStyle w:val="TableParagraph"/>
              <w:spacing w:before="68"/>
              <w:ind w:left="174"/>
              <w:rPr>
                <w:rFonts w:ascii="Arial" w:hAnsi="Arial" w:cs="Arial"/>
                <w:sz w:val="16"/>
              </w:rPr>
            </w:pPr>
            <w:r w:rsidRPr="001058B5">
              <w:rPr>
                <w:rFonts w:ascii="Arial" w:hAnsi="Arial" w:cs="Arial"/>
                <w:w w:val="95"/>
                <w:sz w:val="16"/>
              </w:rPr>
              <w:t>DROP ANY TABLE</w:t>
            </w:r>
          </w:p>
        </w:tc>
      </w:tr>
      <w:tr w:rsidR="008C539B" w:rsidRPr="001058B5" w14:paraId="4385018F" w14:textId="77777777">
        <w:trPr>
          <w:trHeight w:val="320"/>
        </w:trPr>
        <w:tc>
          <w:tcPr>
            <w:tcW w:w="2069" w:type="dxa"/>
          </w:tcPr>
          <w:p w14:paraId="41011283"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ANY TABLE</w:t>
            </w:r>
          </w:p>
        </w:tc>
        <w:tc>
          <w:tcPr>
            <w:tcW w:w="2902" w:type="dxa"/>
          </w:tcPr>
          <w:p w14:paraId="61300E1E"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PROCEDURE</w:t>
            </w:r>
          </w:p>
        </w:tc>
        <w:tc>
          <w:tcPr>
            <w:tcW w:w="2721" w:type="dxa"/>
          </w:tcPr>
          <w:p w14:paraId="0B9A8FA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PROFILE</w:t>
            </w:r>
          </w:p>
        </w:tc>
      </w:tr>
      <w:tr w:rsidR="008C539B" w:rsidRPr="001058B5" w14:paraId="6D7A01E7" w14:textId="77777777">
        <w:trPr>
          <w:trHeight w:val="319"/>
        </w:trPr>
        <w:tc>
          <w:tcPr>
            <w:tcW w:w="2069" w:type="dxa"/>
          </w:tcPr>
          <w:p w14:paraId="60999E4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DATABASE</w:t>
            </w:r>
          </w:p>
        </w:tc>
        <w:tc>
          <w:tcPr>
            <w:tcW w:w="2902" w:type="dxa"/>
          </w:tcPr>
          <w:p w14:paraId="0059964F"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TABLE</w:t>
            </w:r>
          </w:p>
        </w:tc>
        <w:tc>
          <w:tcPr>
            <w:tcW w:w="2721" w:type="dxa"/>
          </w:tcPr>
          <w:p w14:paraId="07E814FE"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USER</w:t>
            </w:r>
          </w:p>
        </w:tc>
      </w:tr>
      <w:tr w:rsidR="008C539B" w:rsidRPr="001058B5" w14:paraId="49192C84" w14:textId="77777777">
        <w:trPr>
          <w:trHeight w:val="319"/>
        </w:trPr>
        <w:tc>
          <w:tcPr>
            <w:tcW w:w="2069" w:type="dxa"/>
          </w:tcPr>
          <w:p w14:paraId="7CA7FAE2"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ALTER PROFILE</w:t>
            </w:r>
          </w:p>
        </w:tc>
        <w:tc>
          <w:tcPr>
            <w:tcW w:w="2902" w:type="dxa"/>
          </w:tcPr>
          <w:p w14:paraId="5350AA7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EXTERNAL JOB</w:t>
            </w:r>
          </w:p>
        </w:tc>
        <w:tc>
          <w:tcPr>
            <w:tcW w:w="2721" w:type="dxa"/>
          </w:tcPr>
          <w:p w14:paraId="58A83C2B"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EXEMPT ACCESS POLICY</w:t>
            </w:r>
          </w:p>
        </w:tc>
      </w:tr>
      <w:tr w:rsidR="008C539B" w:rsidRPr="001058B5" w14:paraId="668D56B8" w14:textId="77777777">
        <w:trPr>
          <w:trHeight w:val="320"/>
        </w:trPr>
        <w:tc>
          <w:tcPr>
            <w:tcW w:w="2069" w:type="dxa"/>
          </w:tcPr>
          <w:p w14:paraId="65CD9732"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SYSTEM</w:t>
            </w:r>
          </w:p>
        </w:tc>
        <w:tc>
          <w:tcPr>
            <w:tcW w:w="2902" w:type="dxa"/>
          </w:tcPr>
          <w:p w14:paraId="1B2E51C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w:t>
            </w:r>
            <w:r w:rsidRPr="001058B5">
              <w:rPr>
                <w:rFonts w:ascii="Arial" w:hAnsi="Arial" w:cs="Arial"/>
                <w:spacing w:val="-52"/>
                <w:w w:val="95"/>
                <w:sz w:val="16"/>
              </w:rPr>
              <w:t xml:space="preserve"> </w:t>
            </w:r>
            <w:r w:rsidRPr="001058B5">
              <w:rPr>
                <w:rFonts w:ascii="Arial" w:hAnsi="Arial" w:cs="Arial"/>
                <w:w w:val="95"/>
                <w:sz w:val="16"/>
              </w:rPr>
              <w:t>PUBLIC</w:t>
            </w:r>
            <w:r w:rsidRPr="001058B5">
              <w:rPr>
                <w:rFonts w:ascii="Arial" w:hAnsi="Arial" w:cs="Arial"/>
                <w:spacing w:val="-52"/>
                <w:w w:val="95"/>
                <w:sz w:val="16"/>
              </w:rPr>
              <w:t xml:space="preserve"> </w:t>
            </w:r>
            <w:r w:rsidRPr="001058B5">
              <w:rPr>
                <w:rFonts w:ascii="Arial" w:hAnsi="Arial" w:cs="Arial"/>
                <w:w w:val="95"/>
                <w:sz w:val="16"/>
              </w:rPr>
              <w:t>DATABASE</w:t>
            </w:r>
            <w:r w:rsidRPr="001058B5">
              <w:rPr>
                <w:rFonts w:ascii="Arial" w:hAnsi="Arial" w:cs="Arial"/>
                <w:spacing w:val="-52"/>
                <w:w w:val="95"/>
                <w:sz w:val="16"/>
              </w:rPr>
              <w:t xml:space="preserve"> </w:t>
            </w:r>
            <w:r w:rsidRPr="001058B5">
              <w:rPr>
                <w:rFonts w:ascii="Arial" w:hAnsi="Arial" w:cs="Arial"/>
                <w:w w:val="95"/>
                <w:sz w:val="16"/>
              </w:rPr>
              <w:t>LINK</w:t>
            </w:r>
          </w:p>
        </w:tc>
        <w:tc>
          <w:tcPr>
            <w:tcW w:w="2721" w:type="dxa"/>
          </w:tcPr>
          <w:p w14:paraId="5B04E9E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OBJECT PRIVILEGE</w:t>
            </w:r>
          </w:p>
        </w:tc>
      </w:tr>
      <w:tr w:rsidR="008C539B" w:rsidRPr="001058B5" w14:paraId="429C52D3" w14:textId="77777777">
        <w:trPr>
          <w:trHeight w:val="319"/>
        </w:trPr>
        <w:tc>
          <w:tcPr>
            <w:tcW w:w="2069" w:type="dxa"/>
          </w:tcPr>
          <w:p w14:paraId="5744C5F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USER</w:t>
            </w:r>
          </w:p>
        </w:tc>
        <w:tc>
          <w:tcPr>
            <w:tcW w:w="2902" w:type="dxa"/>
          </w:tcPr>
          <w:p w14:paraId="046B1E2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SESSION</w:t>
            </w:r>
          </w:p>
        </w:tc>
        <w:tc>
          <w:tcPr>
            <w:tcW w:w="2721" w:type="dxa"/>
          </w:tcPr>
          <w:p w14:paraId="1C71537B"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PRIVILEGE</w:t>
            </w:r>
          </w:p>
        </w:tc>
      </w:tr>
      <w:tr w:rsidR="008C539B" w:rsidRPr="001058B5" w14:paraId="4C0825C6" w14:textId="77777777">
        <w:trPr>
          <w:trHeight w:val="310"/>
        </w:trPr>
        <w:tc>
          <w:tcPr>
            <w:tcW w:w="2069" w:type="dxa"/>
          </w:tcPr>
          <w:p w14:paraId="02224AE3"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AUDIT SYSTEM</w:t>
            </w:r>
          </w:p>
        </w:tc>
        <w:tc>
          <w:tcPr>
            <w:tcW w:w="2902" w:type="dxa"/>
          </w:tcPr>
          <w:p w14:paraId="789F9EF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USER</w:t>
            </w:r>
          </w:p>
        </w:tc>
        <w:tc>
          <w:tcPr>
            <w:tcW w:w="2721" w:type="dxa"/>
          </w:tcPr>
          <w:p w14:paraId="1EA21B90"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GRANT ANY ROLE</w:t>
            </w:r>
          </w:p>
        </w:tc>
      </w:tr>
      <w:tr w:rsidR="008C539B" w:rsidRPr="001058B5" w14:paraId="50055148" w14:textId="77777777">
        <w:trPr>
          <w:trHeight w:val="323"/>
        </w:trPr>
        <w:tc>
          <w:tcPr>
            <w:tcW w:w="2069" w:type="dxa"/>
            <w:tcBorders>
              <w:bottom w:val="single" w:sz="4" w:space="0" w:color="000000"/>
            </w:tcBorders>
          </w:tcPr>
          <w:p w14:paraId="6F9DFB30" w14:textId="77777777" w:rsidR="008C539B" w:rsidRPr="001058B5" w:rsidRDefault="00C12992">
            <w:pPr>
              <w:pStyle w:val="TableParagraph"/>
              <w:spacing w:before="81"/>
              <w:rPr>
                <w:rFonts w:ascii="Arial" w:hAnsi="Arial" w:cs="Arial"/>
                <w:sz w:val="16"/>
              </w:rPr>
            </w:pPr>
            <w:r w:rsidRPr="001058B5">
              <w:rPr>
                <w:rFonts w:ascii="Arial" w:hAnsi="Arial" w:cs="Arial"/>
                <w:w w:val="95"/>
                <w:sz w:val="16"/>
              </w:rPr>
              <w:t>CREATE ANY JOB</w:t>
            </w:r>
          </w:p>
        </w:tc>
        <w:tc>
          <w:tcPr>
            <w:tcW w:w="2902" w:type="dxa"/>
            <w:tcBorders>
              <w:bottom w:val="single" w:sz="4" w:space="0" w:color="000000"/>
            </w:tcBorders>
          </w:tcPr>
          <w:p w14:paraId="1ABA4D9C" w14:textId="77777777" w:rsidR="008C539B" w:rsidRPr="001058B5" w:rsidRDefault="00C12992">
            <w:pPr>
              <w:pStyle w:val="TableParagraph"/>
              <w:spacing w:before="81"/>
              <w:ind w:left="503"/>
              <w:rPr>
                <w:rFonts w:ascii="Arial" w:hAnsi="Arial" w:cs="Arial"/>
                <w:sz w:val="16"/>
              </w:rPr>
            </w:pPr>
            <w:r w:rsidRPr="001058B5">
              <w:rPr>
                <w:rFonts w:ascii="Arial" w:hAnsi="Arial" w:cs="Arial"/>
                <w:w w:val="95"/>
                <w:sz w:val="16"/>
              </w:rPr>
              <w:t>DROP ANY PROCEDURE</w:t>
            </w:r>
          </w:p>
        </w:tc>
        <w:tc>
          <w:tcPr>
            <w:tcW w:w="2721" w:type="dxa"/>
            <w:tcBorders>
              <w:bottom w:val="single" w:sz="4" w:space="0" w:color="000000"/>
            </w:tcBorders>
          </w:tcPr>
          <w:p w14:paraId="7840262C" w14:textId="77777777" w:rsidR="008C539B" w:rsidRPr="001058B5" w:rsidRDefault="00C12992">
            <w:pPr>
              <w:pStyle w:val="TableParagraph"/>
              <w:spacing w:before="60"/>
              <w:ind w:left="174"/>
              <w:rPr>
                <w:rFonts w:ascii="Arial" w:hAnsi="Arial" w:cs="Arial"/>
                <w:sz w:val="16"/>
              </w:rPr>
            </w:pPr>
            <w:r w:rsidRPr="001058B5">
              <w:rPr>
                <w:rFonts w:ascii="Arial" w:hAnsi="Arial" w:cs="Arial"/>
                <w:w w:val="99"/>
                <w:sz w:val="16"/>
              </w:rPr>
              <w:t>-</w:t>
            </w:r>
          </w:p>
        </w:tc>
      </w:tr>
    </w:tbl>
    <w:p w14:paraId="770C1530" w14:textId="77777777" w:rsidR="008C539B" w:rsidRPr="001058B5" w:rsidRDefault="008C539B">
      <w:pPr>
        <w:pStyle w:val="BodyText"/>
        <w:spacing w:before="9"/>
        <w:rPr>
          <w:rFonts w:ascii="Arial" w:hAnsi="Arial" w:cs="Arial"/>
        </w:rPr>
      </w:pPr>
    </w:p>
    <w:p w14:paraId="2595D111" w14:textId="77777777" w:rsidR="008C539B" w:rsidRPr="001058B5" w:rsidRDefault="00C12992">
      <w:pPr>
        <w:pStyle w:val="BodyText"/>
        <w:ind w:left="2260"/>
        <w:rPr>
          <w:rFonts w:ascii="Arial" w:hAnsi="Arial" w:cs="Arial"/>
        </w:rPr>
      </w:pPr>
      <w:r w:rsidRPr="001058B5">
        <w:rPr>
          <w:rFonts w:ascii="Arial" w:hAnsi="Arial" w:cs="Arial"/>
        </w:rPr>
        <w:t xml:space="preserve">Oracle Database </w:t>
      </w:r>
      <w:bookmarkStart w:id="1714" w:name="_bookmark1889"/>
      <w:bookmarkEnd w:id="1714"/>
      <w:r w:rsidRPr="001058B5">
        <w:rPr>
          <w:rFonts w:ascii="Arial" w:hAnsi="Arial" w:cs="Arial"/>
        </w:rPr>
        <w:t>audits the following SQL shortcuts by default:</w:t>
      </w:r>
    </w:p>
    <w:p w14:paraId="7F82521D" w14:textId="77777777" w:rsidR="008C539B" w:rsidRPr="001058B5" w:rsidRDefault="008C539B">
      <w:pPr>
        <w:rPr>
          <w:rFonts w:ascii="Arial" w:hAnsi="Arial" w:cs="Arial"/>
        </w:rPr>
        <w:sectPr w:rsidR="008C539B" w:rsidRPr="001058B5">
          <w:headerReference w:type="even" r:id="rId211"/>
          <w:headerReference w:type="default" r:id="rId212"/>
          <w:pgSz w:w="12240" w:h="15840"/>
          <w:pgMar w:top="840" w:right="1060" w:bottom="860" w:left="1100" w:header="549" w:footer="663" w:gutter="0"/>
          <w:cols w:space="720"/>
        </w:sectPr>
      </w:pPr>
    </w:p>
    <w:p w14:paraId="459513AD" w14:textId="77777777" w:rsidR="008C539B" w:rsidRPr="001058B5" w:rsidRDefault="008C539B">
      <w:pPr>
        <w:pStyle w:val="BodyText"/>
        <w:rPr>
          <w:rFonts w:ascii="Arial" w:hAnsi="Arial" w:cs="Arial"/>
        </w:rPr>
      </w:pPr>
    </w:p>
    <w:p w14:paraId="0320B87B" w14:textId="77777777" w:rsidR="008C539B" w:rsidRPr="001058B5" w:rsidRDefault="008C539B">
      <w:pPr>
        <w:pStyle w:val="BodyText"/>
        <w:spacing w:before="6"/>
        <w:rPr>
          <w:rFonts w:ascii="Arial" w:hAnsi="Arial" w:cs="Arial"/>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8C539B" w:rsidRPr="001058B5" w14:paraId="1FCF88E5" w14:textId="77777777">
        <w:trPr>
          <w:trHeight w:val="312"/>
        </w:trPr>
        <w:tc>
          <w:tcPr>
            <w:tcW w:w="1532" w:type="dxa"/>
            <w:tcBorders>
              <w:top w:val="single" w:sz="18" w:space="0" w:color="000000"/>
              <w:bottom w:val="single" w:sz="4" w:space="0" w:color="000000"/>
            </w:tcBorders>
          </w:tcPr>
          <w:p w14:paraId="1951F7F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Shortcuts D-P</w:t>
            </w:r>
          </w:p>
        </w:tc>
        <w:tc>
          <w:tcPr>
            <w:tcW w:w="1908" w:type="dxa"/>
            <w:tcBorders>
              <w:top w:val="single" w:sz="18" w:space="0" w:color="000000"/>
              <w:bottom w:val="single" w:sz="4" w:space="0" w:color="000000"/>
            </w:tcBorders>
          </w:tcPr>
          <w:p w14:paraId="78A36C51" w14:textId="77777777" w:rsidR="008C539B" w:rsidRPr="001058B5" w:rsidRDefault="00C12992">
            <w:pPr>
              <w:pStyle w:val="TableParagraph"/>
              <w:spacing w:before="29"/>
              <w:ind w:left="328"/>
              <w:rPr>
                <w:rFonts w:ascii="Arial" w:hAnsi="Arial" w:cs="Arial"/>
                <w:b/>
                <w:sz w:val="18"/>
              </w:rPr>
            </w:pPr>
            <w:r w:rsidRPr="001058B5">
              <w:rPr>
                <w:rFonts w:ascii="Arial" w:hAnsi="Arial" w:cs="Arial"/>
                <w:b/>
                <w:sz w:val="18"/>
              </w:rPr>
              <w:t>Shortcuts P-R</w:t>
            </w:r>
          </w:p>
        </w:tc>
        <w:tc>
          <w:tcPr>
            <w:tcW w:w="2141" w:type="dxa"/>
            <w:tcBorders>
              <w:top w:val="single" w:sz="18" w:space="0" w:color="000000"/>
              <w:bottom w:val="single" w:sz="4" w:space="0" w:color="000000"/>
            </w:tcBorders>
          </w:tcPr>
          <w:p w14:paraId="307F543E" w14:textId="77777777" w:rsidR="008C539B" w:rsidRPr="001058B5" w:rsidRDefault="00C12992">
            <w:pPr>
              <w:pStyle w:val="TableParagraph"/>
              <w:spacing w:before="29"/>
              <w:ind w:left="280"/>
              <w:rPr>
                <w:rFonts w:ascii="Arial" w:hAnsi="Arial" w:cs="Arial"/>
                <w:b/>
                <w:sz w:val="18"/>
              </w:rPr>
            </w:pPr>
            <w:r w:rsidRPr="001058B5">
              <w:rPr>
                <w:rFonts w:ascii="Arial" w:hAnsi="Arial" w:cs="Arial"/>
                <w:b/>
                <w:sz w:val="18"/>
              </w:rPr>
              <w:t>Shortcuts S</w:t>
            </w:r>
          </w:p>
        </w:tc>
      </w:tr>
      <w:tr w:rsidR="008C539B" w:rsidRPr="001058B5" w14:paraId="37DBB684" w14:textId="77777777">
        <w:trPr>
          <w:trHeight w:val="334"/>
        </w:trPr>
        <w:tc>
          <w:tcPr>
            <w:tcW w:w="1532" w:type="dxa"/>
            <w:tcBorders>
              <w:top w:val="single" w:sz="4" w:space="0" w:color="000000"/>
            </w:tcBorders>
          </w:tcPr>
          <w:p w14:paraId="77C37FC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DATABASE LINK</w:t>
            </w:r>
          </w:p>
        </w:tc>
        <w:tc>
          <w:tcPr>
            <w:tcW w:w="1908" w:type="dxa"/>
            <w:tcBorders>
              <w:top w:val="single" w:sz="4" w:space="0" w:color="000000"/>
            </w:tcBorders>
          </w:tcPr>
          <w:p w14:paraId="2209ACD1" w14:textId="77777777" w:rsidR="008C539B" w:rsidRPr="001058B5" w:rsidRDefault="00C12992">
            <w:pPr>
              <w:pStyle w:val="TableParagraph"/>
              <w:spacing w:before="64"/>
              <w:ind w:left="328"/>
              <w:rPr>
                <w:rFonts w:ascii="Arial" w:hAnsi="Arial" w:cs="Arial"/>
                <w:sz w:val="18"/>
              </w:rPr>
            </w:pPr>
            <w:r w:rsidRPr="001058B5">
              <w:rPr>
                <w:rFonts w:ascii="Arial" w:hAnsi="Arial" w:cs="Arial"/>
                <w:w w:val="95"/>
                <w:sz w:val="18"/>
              </w:rPr>
              <w:t>PUBLIC SYNONYM</w:t>
            </w:r>
          </w:p>
        </w:tc>
        <w:tc>
          <w:tcPr>
            <w:tcW w:w="2141" w:type="dxa"/>
            <w:tcBorders>
              <w:top w:val="single" w:sz="4" w:space="0" w:color="000000"/>
            </w:tcBorders>
          </w:tcPr>
          <w:p w14:paraId="68379854" w14:textId="77777777" w:rsidR="008C539B" w:rsidRPr="001058B5" w:rsidRDefault="00C12992">
            <w:pPr>
              <w:pStyle w:val="TableParagraph"/>
              <w:spacing w:before="64"/>
              <w:ind w:left="280"/>
              <w:rPr>
                <w:rFonts w:ascii="Arial" w:hAnsi="Arial" w:cs="Arial"/>
                <w:sz w:val="18"/>
              </w:rPr>
            </w:pPr>
            <w:r w:rsidRPr="001058B5">
              <w:rPr>
                <w:rFonts w:ascii="Arial" w:hAnsi="Arial" w:cs="Arial"/>
                <w:w w:val="95"/>
                <w:sz w:val="18"/>
              </w:rPr>
              <w:t>SYSTEM AUDIT</w:t>
            </w:r>
          </w:p>
        </w:tc>
      </w:tr>
      <w:tr w:rsidR="008C539B" w:rsidRPr="001058B5" w14:paraId="410475BC" w14:textId="77777777">
        <w:trPr>
          <w:trHeight w:val="334"/>
        </w:trPr>
        <w:tc>
          <w:tcPr>
            <w:tcW w:w="1532" w:type="dxa"/>
            <w:tcBorders>
              <w:bottom w:val="single" w:sz="4" w:space="0" w:color="000000"/>
            </w:tcBorders>
          </w:tcPr>
          <w:p w14:paraId="02F5C44B"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PROFILE</w:t>
            </w:r>
          </w:p>
        </w:tc>
        <w:tc>
          <w:tcPr>
            <w:tcW w:w="1908" w:type="dxa"/>
            <w:tcBorders>
              <w:bottom w:val="single" w:sz="4" w:space="0" w:color="000000"/>
            </w:tcBorders>
          </w:tcPr>
          <w:p w14:paraId="297818A9" w14:textId="77777777" w:rsidR="008C539B" w:rsidRPr="001058B5" w:rsidRDefault="00C12992">
            <w:pPr>
              <w:pStyle w:val="TableParagraph"/>
              <w:spacing w:before="70"/>
              <w:ind w:left="328"/>
              <w:rPr>
                <w:rFonts w:ascii="Arial" w:hAnsi="Arial" w:cs="Arial"/>
                <w:sz w:val="18"/>
              </w:rPr>
            </w:pPr>
            <w:r w:rsidRPr="001058B5">
              <w:rPr>
                <w:rFonts w:ascii="Arial" w:hAnsi="Arial" w:cs="Arial"/>
                <w:w w:val="95"/>
                <w:sz w:val="18"/>
              </w:rPr>
              <w:t>ROLE</w:t>
            </w:r>
          </w:p>
        </w:tc>
        <w:tc>
          <w:tcPr>
            <w:tcW w:w="2141" w:type="dxa"/>
            <w:tcBorders>
              <w:bottom w:val="single" w:sz="4" w:space="0" w:color="000000"/>
            </w:tcBorders>
          </w:tcPr>
          <w:p w14:paraId="7F56D3B3" w14:textId="77777777" w:rsidR="008C539B" w:rsidRPr="001058B5" w:rsidRDefault="00C12992">
            <w:pPr>
              <w:pStyle w:val="TableParagraph"/>
              <w:spacing w:before="70"/>
              <w:ind w:left="280"/>
              <w:rPr>
                <w:rFonts w:ascii="Arial" w:hAnsi="Arial" w:cs="Arial"/>
                <w:sz w:val="18"/>
              </w:rPr>
            </w:pPr>
            <w:r w:rsidRPr="001058B5">
              <w:rPr>
                <w:rFonts w:ascii="Arial" w:hAnsi="Arial" w:cs="Arial"/>
                <w:w w:val="95"/>
                <w:sz w:val="18"/>
              </w:rPr>
              <w:t>SYSTEM GRANT</w:t>
            </w:r>
          </w:p>
        </w:tc>
      </w:tr>
    </w:tbl>
    <w:p w14:paraId="632582F0" w14:textId="77777777" w:rsidR="008C539B" w:rsidRPr="001058B5" w:rsidRDefault="008C539B">
      <w:pPr>
        <w:pStyle w:val="BodyText"/>
        <w:spacing w:before="10"/>
        <w:rPr>
          <w:rFonts w:ascii="Arial" w:hAnsi="Arial" w:cs="Arial"/>
          <w:sz w:val="17"/>
        </w:rPr>
      </w:pPr>
    </w:p>
    <w:p w14:paraId="311D22A1"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45C6547A" w14:textId="77777777" w:rsidR="008C539B" w:rsidRPr="001058B5" w:rsidRDefault="00C12992">
      <w:pPr>
        <w:pStyle w:val="ListParagraph"/>
        <w:numPr>
          <w:ilvl w:val="0"/>
          <w:numId w:val="50"/>
        </w:numPr>
        <w:tabs>
          <w:tab w:val="left" w:pos="2740"/>
        </w:tabs>
        <w:spacing w:before="134" w:line="232" w:lineRule="auto"/>
        <w:ind w:right="1754" w:hanging="359"/>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detailed</w:t>
      </w:r>
      <w:r w:rsidRPr="001058B5">
        <w:rPr>
          <w:rFonts w:ascii="Arial" w:hAnsi="Arial" w:cs="Arial"/>
          <w:spacing w:val="-33"/>
          <w:sz w:val="20"/>
        </w:rPr>
        <w:t xml:space="preserve"> </w:t>
      </w:r>
      <w:r w:rsidRPr="001058B5">
        <w:rPr>
          <w:rFonts w:ascii="Arial" w:hAnsi="Arial" w:cs="Arial"/>
          <w:sz w:val="20"/>
        </w:rPr>
        <w:t>information about the SQL statements described in this</w:t>
      </w:r>
      <w:r w:rsidRPr="001058B5">
        <w:rPr>
          <w:rFonts w:ascii="Arial" w:hAnsi="Arial" w:cs="Arial"/>
          <w:spacing w:val="-8"/>
          <w:sz w:val="20"/>
        </w:rPr>
        <w:t xml:space="preserve"> </w:t>
      </w:r>
      <w:r w:rsidRPr="001058B5">
        <w:rPr>
          <w:rFonts w:ascii="Arial" w:hAnsi="Arial" w:cs="Arial"/>
          <w:sz w:val="20"/>
        </w:rPr>
        <w:t>section</w:t>
      </w:r>
    </w:p>
    <w:p w14:paraId="64A3ABED" w14:textId="77777777" w:rsidR="008C539B" w:rsidRPr="001058B5" w:rsidRDefault="00C12992">
      <w:pPr>
        <w:spacing w:before="117" w:line="232" w:lineRule="auto"/>
        <w:ind w:left="2740" w:right="1745"/>
        <w:rPr>
          <w:rFonts w:ascii="Arial" w:hAnsi="Arial" w:cs="Arial"/>
          <w:sz w:val="20"/>
        </w:rPr>
      </w:pPr>
      <w:r w:rsidRPr="001058B5">
        <w:rPr>
          <w:rFonts w:ascii="Arial" w:hAnsi="Arial" w:cs="Arial"/>
          <w:sz w:val="20"/>
        </w:rPr>
        <w:t xml:space="preserve">sql_statement_shortcut in </w:t>
      </w:r>
      <w:r w:rsidRPr="001058B5">
        <w:rPr>
          <w:rFonts w:ascii="Arial" w:hAnsi="Arial" w:cs="Arial"/>
          <w:i/>
          <w:sz w:val="20"/>
        </w:rPr>
        <w:t xml:space="preserve">Oracle Database SQL Language Reference </w:t>
      </w:r>
      <w:r w:rsidRPr="001058B5">
        <w:rPr>
          <w:rFonts w:ascii="Arial" w:hAnsi="Arial" w:cs="Arial"/>
          <w:sz w:val="20"/>
        </w:rPr>
        <w:t>for a list of accepted SQL shortcuts you can use with the AUDIT</w:t>
      </w:r>
      <w:r w:rsidRPr="001058B5">
        <w:rPr>
          <w:rFonts w:ascii="Arial" w:hAnsi="Arial" w:cs="Arial"/>
          <w:spacing w:val="-80"/>
          <w:sz w:val="20"/>
        </w:rPr>
        <w:t xml:space="preserve"> </w:t>
      </w:r>
      <w:r w:rsidRPr="001058B5">
        <w:rPr>
          <w:rFonts w:ascii="Arial" w:hAnsi="Arial" w:cs="Arial"/>
          <w:sz w:val="20"/>
        </w:rPr>
        <w:t>statement</w:t>
      </w:r>
    </w:p>
    <w:p w14:paraId="76079A9B" w14:textId="77777777" w:rsidR="008C539B" w:rsidRPr="001058B5" w:rsidRDefault="008C539B">
      <w:pPr>
        <w:pStyle w:val="BodyText"/>
        <w:spacing w:before="7"/>
        <w:rPr>
          <w:rFonts w:ascii="Arial" w:hAnsi="Arial" w:cs="Arial"/>
        </w:rPr>
      </w:pPr>
    </w:p>
    <w:p w14:paraId="1CC321A6" w14:textId="77777777" w:rsidR="008C539B" w:rsidRPr="001058B5" w:rsidRDefault="00C12992">
      <w:pPr>
        <w:pStyle w:val="Heading4"/>
        <w:ind w:left="100"/>
      </w:pPr>
      <w:bookmarkStart w:id="1715" w:name="Disabling_and_Enabling_Default_Audit_Set"/>
      <w:bookmarkStart w:id="1716" w:name="_bookmark1890"/>
      <w:bookmarkEnd w:id="1715"/>
      <w:bookmarkEnd w:id="1716"/>
      <w:r w:rsidRPr="001058B5">
        <w:t>Disabling and Enabling Default Audit Settings</w:t>
      </w:r>
    </w:p>
    <w:p w14:paraId="04EEA22B" w14:textId="77777777" w:rsidR="008C539B" w:rsidRPr="001058B5" w:rsidRDefault="00C12992">
      <w:pPr>
        <w:pStyle w:val="BodyText"/>
        <w:spacing w:before="80" w:line="232" w:lineRule="auto"/>
        <w:ind w:left="1659" w:right="902"/>
        <w:jc w:val="both"/>
        <w:rPr>
          <w:rFonts w:ascii="Arial" w:hAnsi="Arial" w:cs="Arial"/>
        </w:rPr>
      </w:pPr>
      <w:r w:rsidRPr="001058B5">
        <w:rPr>
          <w:rFonts w:ascii="Arial" w:hAnsi="Arial" w:cs="Arial"/>
        </w:rPr>
        <w:t>If your applications use the default audit settings from Oracle Database 10</w:t>
      </w:r>
      <w:r w:rsidRPr="001058B5">
        <w:rPr>
          <w:rFonts w:ascii="Arial" w:hAnsi="Arial" w:cs="Arial"/>
          <w:i/>
        </w:rPr>
        <w:t xml:space="preserve">g </w:t>
      </w:r>
      <w:r w:rsidRPr="001058B5">
        <w:rPr>
          <w:rFonts w:ascii="Arial" w:hAnsi="Arial" w:cs="Arial"/>
        </w:rPr>
        <w:t>Release</w:t>
      </w:r>
      <w:r w:rsidRPr="001058B5">
        <w:rPr>
          <w:rFonts w:ascii="Arial" w:hAnsi="Arial" w:cs="Arial"/>
          <w:spacing w:val="-30"/>
        </w:rPr>
        <w:t xml:space="preserve"> </w:t>
      </w:r>
      <w:r w:rsidRPr="001058B5">
        <w:rPr>
          <w:rFonts w:ascii="Arial" w:hAnsi="Arial" w:cs="Arial"/>
        </w:rPr>
        <w:t>2 (10.2), then you can revert to these audit settings u</w:t>
      </w:r>
      <w:bookmarkStart w:id="1717" w:name="_bookmark1891"/>
      <w:bookmarkEnd w:id="1717"/>
      <w:r w:rsidRPr="001058B5">
        <w:rPr>
          <w:rFonts w:ascii="Arial" w:hAnsi="Arial" w:cs="Arial"/>
        </w:rPr>
        <w:t>ntil you modify the applications to 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settings.</w:t>
      </w:r>
      <w:r w:rsidRPr="001058B5">
        <w:rPr>
          <w:rFonts w:ascii="Arial" w:hAnsi="Arial" w:cs="Arial"/>
          <w:spacing w:val="-7"/>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do</w:t>
      </w:r>
      <w:r w:rsidRPr="001058B5">
        <w:rPr>
          <w:rFonts w:ascii="Arial" w:hAnsi="Arial" w:cs="Arial"/>
          <w:spacing w:val="-6"/>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run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undoaud.sql</w:t>
      </w:r>
      <w:r w:rsidRPr="001058B5">
        <w:rPr>
          <w:rFonts w:ascii="Arial" w:hAnsi="Arial" w:cs="Arial"/>
          <w:spacing w:val="-82"/>
        </w:rPr>
        <w:t xml:space="preserve"> </w:t>
      </w:r>
      <w:r w:rsidRPr="001058B5">
        <w:rPr>
          <w:rFonts w:ascii="Arial" w:hAnsi="Arial" w:cs="Arial"/>
        </w:rPr>
        <w:t>script.</w:t>
      </w:r>
    </w:p>
    <w:p w14:paraId="51CFFC53" w14:textId="77777777" w:rsidR="008C539B" w:rsidRPr="001058B5" w:rsidRDefault="00C12992">
      <w:pPr>
        <w:pStyle w:val="BodyText"/>
        <w:spacing w:before="115" w:line="230" w:lineRule="auto"/>
        <w:ind w:left="1660" w:right="802"/>
        <w:rPr>
          <w:rFonts w:ascii="Arial" w:hAnsi="Arial" w:cs="Arial"/>
        </w:rPr>
      </w:pPr>
      <w:r w:rsidRPr="001058B5">
        <w:rPr>
          <w:rFonts w:ascii="Arial" w:hAnsi="Arial" w:cs="Arial"/>
        </w:rPr>
        <w:t>After you have modified your applications to conform to the Release 11</w:t>
      </w:r>
      <w:r w:rsidRPr="001058B5">
        <w:rPr>
          <w:rFonts w:ascii="Arial" w:hAnsi="Arial" w:cs="Arial"/>
          <w:i/>
        </w:rPr>
        <w:t xml:space="preserve">g </w:t>
      </w:r>
      <w:r w:rsidRPr="001058B5">
        <w:rPr>
          <w:rFonts w:ascii="Arial" w:hAnsi="Arial" w:cs="Arial"/>
        </w:rPr>
        <w:t>audit settings, then you can manually update your data</w:t>
      </w:r>
      <w:bookmarkStart w:id="1718" w:name="_bookmark1892"/>
      <w:bookmarkEnd w:id="1718"/>
      <w:r w:rsidRPr="001058B5">
        <w:rPr>
          <w:rFonts w:ascii="Arial" w:hAnsi="Arial" w:cs="Arial"/>
        </w:rPr>
        <w:t>base to use the audit configuration that suits your business needs, or you can run the secconf.sql script to apply the Release 11</w:t>
      </w:r>
      <w:r w:rsidRPr="001058B5">
        <w:rPr>
          <w:rFonts w:ascii="Arial" w:hAnsi="Arial" w:cs="Arial"/>
          <w:i/>
        </w:rPr>
        <w:t xml:space="preserve">g </w:t>
      </w:r>
      <w:r w:rsidRPr="001058B5">
        <w:rPr>
          <w:rFonts w:ascii="Arial" w:hAnsi="Arial" w:cs="Arial"/>
        </w:rPr>
        <w:t>default audit settings. You can customize this script to have different security settings if you like, but remember that the settings listed in the original script are Oracle-recommended settings.</w:t>
      </w:r>
    </w:p>
    <w:p w14:paraId="330FD88A" w14:textId="77777777" w:rsidR="008C539B" w:rsidRPr="001058B5" w:rsidRDefault="00C12992">
      <w:pPr>
        <w:pStyle w:val="BodyText"/>
        <w:spacing w:before="125" w:line="230" w:lineRule="auto"/>
        <w:ind w:left="1659" w:right="841"/>
        <w:jc w:val="both"/>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created</w:t>
      </w:r>
      <w:r w:rsidRPr="001058B5">
        <w:rPr>
          <w:rFonts w:ascii="Arial" w:hAnsi="Arial" w:cs="Arial"/>
          <w:spacing w:val="-17"/>
        </w:rPr>
        <w:t xml:space="preserve"> </w:t>
      </w:r>
      <w:r w:rsidRPr="001058B5">
        <w:rPr>
          <w:rFonts w:ascii="Arial" w:hAnsi="Arial" w:cs="Arial"/>
        </w:rPr>
        <w:t>your</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spacing w:val="-3"/>
        </w:rPr>
        <w:t>manually,</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should</w:t>
      </w:r>
      <w:r w:rsidRPr="001058B5">
        <w:rPr>
          <w:rFonts w:ascii="Arial" w:hAnsi="Arial" w:cs="Arial"/>
          <w:spacing w:val="-17"/>
        </w:rPr>
        <w:t xml:space="preserve"> </w:t>
      </w:r>
      <w:r w:rsidRPr="001058B5">
        <w:rPr>
          <w:rFonts w:ascii="Arial" w:hAnsi="Arial" w:cs="Arial"/>
        </w:rPr>
        <w:t>run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secconf.sql</w:t>
      </w:r>
      <w:r w:rsidRPr="001058B5">
        <w:rPr>
          <w:rFonts w:ascii="Arial" w:hAnsi="Arial" w:cs="Arial"/>
          <w:spacing w:val="-92"/>
        </w:rPr>
        <w:t xml:space="preserve"> </w:t>
      </w:r>
      <w:r w:rsidRPr="001058B5">
        <w:rPr>
          <w:rFonts w:ascii="Arial" w:hAnsi="Arial" w:cs="Arial"/>
        </w:rPr>
        <w:t>script</w:t>
      </w:r>
      <w:r w:rsidRPr="001058B5">
        <w:rPr>
          <w:rFonts w:ascii="Arial" w:hAnsi="Arial" w:cs="Arial"/>
          <w:spacing w:val="-17"/>
        </w:rPr>
        <w:t xml:space="preserve"> </w:t>
      </w:r>
      <w:r w:rsidRPr="001058B5">
        <w:rPr>
          <w:rFonts w:ascii="Arial" w:hAnsi="Arial" w:cs="Arial"/>
        </w:rPr>
        <w:t xml:space="preserve">to apply the Release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default audit settings to the database. Databases that have been created with Database Configuration Assistant will have these settings, but manually created databases do</w:t>
      </w:r>
      <w:r w:rsidRPr="001058B5">
        <w:rPr>
          <w:rFonts w:ascii="Arial" w:hAnsi="Arial" w:cs="Arial"/>
          <w:spacing w:val="-4"/>
        </w:rPr>
        <w:t xml:space="preserve"> </w:t>
      </w:r>
      <w:r w:rsidRPr="001058B5">
        <w:rPr>
          <w:rFonts w:ascii="Arial" w:hAnsi="Arial" w:cs="Arial"/>
        </w:rPr>
        <w:t>not.</w:t>
      </w:r>
    </w:p>
    <w:p w14:paraId="01F2FE8D"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w w:val="95"/>
        </w:rPr>
        <w:t>The undoaud.sql</w:t>
      </w:r>
      <w:r w:rsidRPr="001058B5">
        <w:rPr>
          <w:rFonts w:ascii="Arial" w:hAnsi="Arial" w:cs="Arial"/>
          <w:spacing w:val="-95"/>
          <w:w w:val="95"/>
        </w:rPr>
        <w:t xml:space="preserve"> </w:t>
      </w:r>
      <w:r w:rsidRPr="001058B5">
        <w:rPr>
          <w:rFonts w:ascii="Arial" w:hAnsi="Arial" w:cs="Arial"/>
          <w:w w:val="95"/>
        </w:rPr>
        <w:t>and secconf.sql</w:t>
      </w:r>
      <w:r w:rsidRPr="001058B5">
        <w:rPr>
          <w:rFonts w:ascii="Arial" w:hAnsi="Arial" w:cs="Arial"/>
          <w:spacing w:val="-95"/>
          <w:w w:val="95"/>
        </w:rPr>
        <w:t xml:space="preserve"> </w:t>
      </w:r>
      <w:r w:rsidRPr="001058B5">
        <w:rPr>
          <w:rFonts w:ascii="Arial" w:hAnsi="Arial" w:cs="Arial"/>
          <w:w w:val="95"/>
        </w:rPr>
        <w:t xml:space="preserve">scripts are in the $ORACLE_HOME/rdbms/admin </w:t>
      </w:r>
      <w:r w:rsidRPr="001058B5">
        <w:rPr>
          <w:rFonts w:ascii="Arial" w:hAnsi="Arial" w:cs="Arial"/>
          <w:spacing w:val="-3"/>
        </w:rPr>
        <w:t xml:space="preserve">directory. </w:t>
      </w:r>
      <w:r w:rsidRPr="001058B5">
        <w:rPr>
          <w:rFonts w:ascii="Arial" w:hAnsi="Arial" w:cs="Arial"/>
        </w:rPr>
        <w:t>The undoaud.sql</w:t>
      </w:r>
      <w:r w:rsidRPr="001058B5">
        <w:rPr>
          <w:rFonts w:ascii="Arial" w:hAnsi="Arial" w:cs="Arial"/>
          <w:spacing w:val="-98"/>
        </w:rPr>
        <w:t xml:space="preserve"> </w:t>
      </w:r>
      <w:r w:rsidRPr="001058B5">
        <w:rPr>
          <w:rFonts w:ascii="Arial" w:hAnsi="Arial" w:cs="Arial"/>
        </w:rPr>
        <w:t xml:space="preserve">script affects audit settings </w:t>
      </w:r>
      <w:r w:rsidRPr="001058B5">
        <w:rPr>
          <w:rFonts w:ascii="Arial" w:hAnsi="Arial" w:cs="Arial"/>
          <w:spacing w:val="-5"/>
        </w:rPr>
        <w:t xml:space="preserve">only, </w:t>
      </w:r>
      <w:r w:rsidRPr="001058B5">
        <w:rPr>
          <w:rFonts w:ascii="Arial" w:hAnsi="Arial" w:cs="Arial"/>
        </w:rPr>
        <w:t>and the secconf.sql script affects both audit and password settings. They have no effect on other security settings.</w:t>
      </w:r>
    </w:p>
    <w:p w14:paraId="621C2796" w14:textId="77777777" w:rsidR="008C539B" w:rsidRPr="001058B5" w:rsidRDefault="008C539B">
      <w:pPr>
        <w:pStyle w:val="BodyText"/>
        <w:spacing w:before="7"/>
        <w:rPr>
          <w:rFonts w:ascii="Arial" w:hAnsi="Arial" w:cs="Arial"/>
          <w:sz w:val="27"/>
        </w:rPr>
      </w:pPr>
    </w:p>
    <w:p w14:paraId="6D278074" w14:textId="77777777" w:rsidR="008C539B" w:rsidRPr="001058B5" w:rsidRDefault="00C12992">
      <w:pPr>
        <w:pStyle w:val="Heading3"/>
        <w:ind w:left="100"/>
      </w:pPr>
      <w:bookmarkStart w:id="1719" w:name="Auditing_Specific_Activities_with_Fine-G"/>
      <w:bookmarkStart w:id="1720" w:name="_bookmark1893"/>
      <w:bookmarkStart w:id="1721" w:name="_bookmark1894"/>
      <w:bookmarkEnd w:id="1719"/>
      <w:bookmarkEnd w:id="1720"/>
      <w:bookmarkEnd w:id="1721"/>
      <w:r w:rsidRPr="001058B5">
        <w:t>Auditing Specific Activities with Fine-Grained Auditing</w:t>
      </w:r>
    </w:p>
    <w:p w14:paraId="1F77E69E"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5D6F445"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895" w:history="1">
        <w:r w:rsidR="00C12992" w:rsidRPr="001058B5">
          <w:rPr>
            <w:rFonts w:ascii="Arial" w:hAnsi="Arial" w:cs="Arial"/>
            <w:color w:val="0000CC"/>
            <w:sz w:val="20"/>
          </w:rPr>
          <w:t>About Fine-Grained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265CFBD"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02" w:history="1">
        <w:r w:rsidR="00C12992" w:rsidRPr="001058B5">
          <w:rPr>
            <w:rFonts w:ascii="Arial" w:hAnsi="Arial" w:cs="Arial"/>
            <w:color w:val="0000CC"/>
            <w:sz w:val="20"/>
          </w:rPr>
          <w:t>Where Are Fine-Grained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Stored?</w:t>
        </w:r>
      </w:hyperlink>
    </w:p>
    <w:p w14:paraId="06DF42E1"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904" w:history="1">
        <w:r w:rsidR="00C12992" w:rsidRPr="001058B5">
          <w:rPr>
            <w:rFonts w:ascii="Arial" w:hAnsi="Arial" w:cs="Arial"/>
            <w:color w:val="0000CC"/>
            <w:sz w:val="20"/>
          </w:rPr>
          <w:t>Advantages of Fine-Grained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3E157493"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07" w:history="1">
        <w:r w:rsidR="00C12992" w:rsidRPr="001058B5">
          <w:rPr>
            <w:rFonts w:ascii="Arial" w:hAnsi="Arial" w:cs="Arial"/>
            <w:color w:val="0000CC"/>
            <w:sz w:val="20"/>
          </w:rPr>
          <w:t>What Permissions Are Needed to Create a Fine-Grained Audit</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58260624"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909" w:history="1">
        <w:r w:rsidR="00C12992" w:rsidRPr="001058B5">
          <w:rPr>
            <w:rFonts w:ascii="Arial" w:hAnsi="Arial" w:cs="Arial"/>
            <w:color w:val="0000CC"/>
            <w:sz w:val="20"/>
          </w:rPr>
          <w:t>Activities That Are Always Audited in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45C66BA5"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12" w:history="1">
        <w:r w:rsidR="00C12992" w:rsidRPr="001058B5">
          <w:rPr>
            <w:rFonts w:ascii="Arial" w:hAnsi="Arial" w:cs="Arial"/>
            <w:color w:val="0000CC"/>
            <w:sz w:val="20"/>
          </w:rPr>
          <w:t>Using Fine-Grained Audit Policies with</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Editions</w:t>
        </w:r>
      </w:hyperlink>
    </w:p>
    <w:p w14:paraId="681C673D"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914" w:history="1">
        <w:r w:rsidR="00C12992" w:rsidRPr="001058B5">
          <w:rPr>
            <w:rFonts w:ascii="Arial" w:hAnsi="Arial" w:cs="Arial"/>
            <w:color w:val="0000CC"/>
            <w:sz w:val="20"/>
          </w:rPr>
          <w:t xml:space="preserve">Creating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for Fine-Grained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24B1883F"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16" w:history="1">
        <w:r w:rsidR="00C12992" w:rsidRPr="001058B5">
          <w:rPr>
            <w:rFonts w:ascii="Arial" w:hAnsi="Arial" w:cs="Arial"/>
            <w:color w:val="0000CC"/>
            <w:sz w:val="20"/>
          </w:rPr>
          <w:t xml:space="preserve">How the Fine-Grained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Generates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9C4A0BE"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918" w:history="1">
        <w:r w:rsidR="00C12992" w:rsidRPr="001058B5">
          <w:rPr>
            <w:rFonts w:ascii="Arial" w:hAnsi="Arial" w:cs="Arial"/>
            <w:color w:val="0000CC"/>
            <w:sz w:val="20"/>
          </w:rPr>
          <w:t>Using the DBMS_FGA Package to Manage Fine-Grained Audit</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Policies</w:t>
        </w:r>
      </w:hyperlink>
    </w:p>
    <w:p w14:paraId="17577A48"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42"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Adding an Email Alert to a Fine-Grained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Policy</w:t>
        </w:r>
      </w:hyperlink>
    </w:p>
    <w:p w14:paraId="11FAED28"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1960"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Auditing Nondatabase Users</w:t>
        </w:r>
      </w:hyperlink>
    </w:p>
    <w:p w14:paraId="6268D89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4925FD" w14:textId="77777777" w:rsidR="008C539B" w:rsidRPr="001058B5" w:rsidRDefault="008C539B">
      <w:pPr>
        <w:pStyle w:val="BodyText"/>
        <w:spacing w:before="2"/>
        <w:rPr>
          <w:rFonts w:ascii="Arial" w:hAnsi="Arial" w:cs="Arial"/>
          <w:sz w:val="23"/>
        </w:rPr>
      </w:pPr>
    </w:p>
    <w:p w14:paraId="704349A7" w14:textId="77777777" w:rsidR="008C539B" w:rsidRPr="001058B5" w:rsidRDefault="00C12992">
      <w:pPr>
        <w:pStyle w:val="Heading4"/>
        <w:spacing w:before="107"/>
      </w:pPr>
      <w:bookmarkStart w:id="1722" w:name="About_Fine-Grained_Auditing"/>
      <w:bookmarkStart w:id="1723" w:name="_bookmark1895"/>
      <w:bookmarkEnd w:id="1722"/>
      <w:bookmarkEnd w:id="1723"/>
      <w:r w:rsidRPr="001058B5">
        <w:t>About Fine-Grained Audit</w:t>
      </w:r>
      <w:bookmarkStart w:id="1724" w:name="_bookmark1896"/>
      <w:bookmarkEnd w:id="1724"/>
      <w:r w:rsidRPr="001058B5">
        <w:t>ing</w:t>
      </w:r>
    </w:p>
    <w:p w14:paraId="606D777D"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w:t>
      </w:r>
      <w:bookmarkStart w:id="1725" w:name="_bookmark1898"/>
      <w:bookmarkEnd w:id="1725"/>
      <w:r w:rsidRPr="001058B5">
        <w:rPr>
          <w:rFonts w:ascii="Arial" w:hAnsi="Arial" w:cs="Arial"/>
        </w:rPr>
        <w:t>ting</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bookmarkStart w:id="1726" w:name="_bookmark1897"/>
      <w:bookmarkEnd w:id="1726"/>
      <w:r w:rsidRPr="001058B5">
        <w:rPr>
          <w:rFonts w:ascii="Arial" w:hAnsi="Arial" w:cs="Arial"/>
        </w:rPr>
        <w:t>you</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bookmarkStart w:id="1727" w:name="_bookmark1899"/>
      <w:bookmarkEnd w:id="1727"/>
      <w:r w:rsidRPr="001058B5">
        <w:rPr>
          <w:rFonts w:ascii="Arial" w:hAnsi="Arial" w:cs="Arial"/>
        </w:rPr>
        <w:t>create</w:t>
      </w:r>
      <w:r w:rsidRPr="001058B5">
        <w:rPr>
          <w:rFonts w:ascii="Arial" w:hAnsi="Arial" w:cs="Arial"/>
          <w:spacing w:val="-5"/>
        </w:rPr>
        <w:t xml:space="preserve"> </w:t>
      </w:r>
      <w:r w:rsidRPr="001058B5">
        <w:rPr>
          <w:rFonts w:ascii="Arial" w:hAnsi="Arial" w:cs="Arial"/>
        </w:rPr>
        <w:t>policies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define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5"/>
        </w:rPr>
        <w:t xml:space="preserve"> </w:t>
      </w:r>
      <w:r w:rsidRPr="001058B5">
        <w:rPr>
          <w:rFonts w:ascii="Arial" w:hAnsi="Arial" w:cs="Arial"/>
        </w:rPr>
        <w:t>conditions</w:t>
      </w:r>
      <w:r w:rsidRPr="001058B5">
        <w:rPr>
          <w:rFonts w:ascii="Arial" w:hAnsi="Arial" w:cs="Arial"/>
          <w:spacing w:val="-6"/>
        </w:rPr>
        <w:t xml:space="preserve"> </w:t>
      </w:r>
      <w:r w:rsidRPr="001058B5">
        <w:rPr>
          <w:rFonts w:ascii="Arial" w:hAnsi="Arial" w:cs="Arial"/>
        </w:rPr>
        <w:t xml:space="preserve">that must take place for the audit to </w:t>
      </w:r>
      <w:r w:rsidRPr="001058B5">
        <w:rPr>
          <w:rFonts w:ascii="Arial" w:hAnsi="Arial" w:cs="Arial"/>
          <w:spacing w:val="-3"/>
        </w:rPr>
        <w:t xml:space="preserve">occur. </w:t>
      </w:r>
      <w:r w:rsidRPr="001058B5">
        <w:rPr>
          <w:rFonts w:ascii="Arial" w:hAnsi="Arial" w:cs="Arial"/>
        </w:rPr>
        <w:t>This enables you to monitor data access based on</w:t>
      </w:r>
      <w:r w:rsidRPr="001058B5">
        <w:rPr>
          <w:rFonts w:ascii="Arial" w:hAnsi="Arial" w:cs="Arial"/>
          <w:spacing w:val="-22"/>
        </w:rPr>
        <w:t xml:space="preserve"> </w:t>
      </w:r>
      <w:r w:rsidRPr="001058B5">
        <w:rPr>
          <w:rFonts w:ascii="Arial" w:hAnsi="Arial" w:cs="Arial"/>
        </w:rPr>
        <w:t>content.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1"/>
        </w:rPr>
        <w:t xml:space="preserve"> </w:t>
      </w:r>
      <w:r w:rsidRPr="001058B5">
        <w:rPr>
          <w:rFonts w:ascii="Arial" w:hAnsi="Arial" w:cs="Arial"/>
        </w:rPr>
        <w:t>provides</w:t>
      </w:r>
      <w:r w:rsidRPr="001058B5">
        <w:rPr>
          <w:rFonts w:ascii="Arial" w:hAnsi="Arial" w:cs="Arial"/>
          <w:spacing w:val="-22"/>
        </w:rPr>
        <w:t xml:space="preserve"> </w:t>
      </w:r>
      <w:r w:rsidRPr="001058B5">
        <w:rPr>
          <w:rFonts w:ascii="Arial" w:hAnsi="Arial" w:cs="Arial"/>
        </w:rPr>
        <w:t>granular</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queries,</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INSERT,</w:t>
      </w:r>
      <w:r w:rsidRPr="001058B5">
        <w:rPr>
          <w:rFonts w:ascii="Arial" w:hAnsi="Arial" w:cs="Arial"/>
          <w:spacing w:val="-21"/>
        </w:rPr>
        <w:t xml:space="preserve"> </w:t>
      </w:r>
      <w:r w:rsidRPr="001058B5">
        <w:rPr>
          <w:rFonts w:ascii="Arial" w:hAnsi="Arial" w:cs="Arial"/>
        </w:rPr>
        <w:t>UPDATE,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DELETE operations. For example, a central tax authority must track access to tax returns to guard against employee snooping, with enough detail to determine what data was accessed.</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enough</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know</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0"/>
        </w:rPr>
        <w:t xml:space="preserve"> </w:t>
      </w:r>
      <w:r w:rsidRPr="001058B5">
        <w:rPr>
          <w:rFonts w:ascii="Arial" w:hAnsi="Arial" w:cs="Arial"/>
        </w:rPr>
        <w:t>used</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specific</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on a particular table. Fine-grained auditing provides this deeper</w:t>
      </w:r>
      <w:r w:rsidRPr="001058B5">
        <w:rPr>
          <w:rFonts w:ascii="Arial" w:hAnsi="Arial" w:cs="Arial"/>
          <w:spacing w:val="-15"/>
        </w:rPr>
        <w:t xml:space="preserve"> </w:t>
      </w:r>
      <w:r w:rsidRPr="001058B5">
        <w:rPr>
          <w:rFonts w:ascii="Arial" w:hAnsi="Arial" w:cs="Arial"/>
        </w:rPr>
        <w:t>functionality.</w:t>
      </w:r>
    </w:p>
    <w:p w14:paraId="628DDEEF" w14:textId="77777777" w:rsidR="008C539B" w:rsidRPr="001058B5" w:rsidRDefault="00C12992">
      <w:pPr>
        <w:pStyle w:val="BodyText"/>
        <w:spacing w:before="121" w:line="232" w:lineRule="auto"/>
        <w:ind w:left="2259" w:right="700"/>
        <w:rPr>
          <w:rFonts w:ascii="Arial" w:hAnsi="Arial" w:cs="Arial"/>
        </w:rPr>
      </w:pPr>
      <w:r w:rsidRPr="001058B5">
        <w:rPr>
          <w:rFonts w:ascii="Arial" w:hAnsi="Arial" w:cs="Arial"/>
        </w:rPr>
        <w:t>In general, fine-grained audit policies are based on simple, user-defined SQL predicates on table objects as conditions for selective auditing. During fetching, whenever policy conditions are met for a row, the query is audited.</w:t>
      </w:r>
    </w:p>
    <w:p w14:paraId="77AE5F92" w14:textId="77777777" w:rsidR="008C539B" w:rsidRPr="001058B5" w:rsidRDefault="00C12992">
      <w:pPr>
        <w:pStyle w:val="BodyText"/>
        <w:spacing w:before="111"/>
        <w:ind w:left="2260"/>
        <w:rPr>
          <w:rFonts w:ascii="Arial" w:hAnsi="Arial" w:cs="Arial"/>
        </w:rPr>
      </w:pPr>
      <w:r w:rsidRPr="001058B5">
        <w:rPr>
          <w:rFonts w:ascii="Arial" w:hAnsi="Arial" w:cs="Arial"/>
        </w:rPr>
        <w:t>You can use fine-grained auditing to audit the following types of actions:</w:t>
      </w:r>
    </w:p>
    <w:p w14:paraId="779561B1"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Accessing a table between 9 p.m. and 6 a.m. or on Saturday and</w:t>
      </w:r>
      <w:r w:rsidRPr="001058B5">
        <w:rPr>
          <w:rFonts w:ascii="Arial" w:hAnsi="Arial" w:cs="Arial"/>
          <w:spacing w:val="-12"/>
          <w:sz w:val="20"/>
        </w:rPr>
        <w:t xml:space="preserve"> </w:t>
      </w:r>
      <w:r w:rsidRPr="001058B5">
        <w:rPr>
          <w:rFonts w:ascii="Arial" w:hAnsi="Arial" w:cs="Arial"/>
          <w:sz w:val="20"/>
        </w:rPr>
        <w:t>Sunday</w:t>
      </w:r>
    </w:p>
    <w:p w14:paraId="38D1B4AB"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Using an IP address from outside the corporate</w:t>
      </w:r>
      <w:r w:rsidRPr="001058B5">
        <w:rPr>
          <w:rFonts w:ascii="Arial" w:hAnsi="Arial" w:cs="Arial"/>
          <w:spacing w:val="-8"/>
          <w:sz w:val="20"/>
        </w:rPr>
        <w:t xml:space="preserve"> </w:t>
      </w:r>
      <w:r w:rsidRPr="001058B5">
        <w:rPr>
          <w:rFonts w:ascii="Arial" w:hAnsi="Arial" w:cs="Arial"/>
          <w:sz w:val="20"/>
        </w:rPr>
        <w:t>network</w:t>
      </w:r>
    </w:p>
    <w:p w14:paraId="600CD737"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Selecting or updating a table</w:t>
      </w:r>
      <w:r w:rsidRPr="001058B5">
        <w:rPr>
          <w:rFonts w:ascii="Arial" w:hAnsi="Arial" w:cs="Arial"/>
          <w:spacing w:val="-20"/>
          <w:sz w:val="20"/>
        </w:rPr>
        <w:t xml:space="preserve"> </w:t>
      </w:r>
      <w:r w:rsidRPr="001058B5">
        <w:rPr>
          <w:rFonts w:ascii="Arial" w:hAnsi="Arial" w:cs="Arial"/>
          <w:sz w:val="20"/>
        </w:rPr>
        <w:t>column</w:t>
      </w:r>
    </w:p>
    <w:p w14:paraId="67A943AD"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Modifying a value in a table</w:t>
      </w:r>
      <w:r w:rsidRPr="001058B5">
        <w:rPr>
          <w:rFonts w:ascii="Arial" w:hAnsi="Arial" w:cs="Arial"/>
          <w:spacing w:val="-10"/>
          <w:sz w:val="20"/>
        </w:rPr>
        <w:t xml:space="preserve"> </w:t>
      </w:r>
      <w:r w:rsidRPr="001058B5">
        <w:rPr>
          <w:rFonts w:ascii="Arial" w:hAnsi="Arial" w:cs="Arial"/>
          <w:sz w:val="20"/>
        </w:rPr>
        <w:t>column</w:t>
      </w:r>
    </w:p>
    <w:p w14:paraId="639636DC" w14:textId="77777777" w:rsidR="008C539B" w:rsidRPr="001058B5" w:rsidRDefault="008C539B">
      <w:pPr>
        <w:pStyle w:val="BodyText"/>
        <w:rPr>
          <w:rFonts w:ascii="Arial" w:hAnsi="Arial" w:cs="Arial"/>
        </w:rPr>
      </w:pPr>
    </w:p>
    <w:p w14:paraId="14C38F29" w14:textId="77777777" w:rsidR="008C539B" w:rsidRPr="001058B5" w:rsidRDefault="008D1AB8">
      <w:pPr>
        <w:pStyle w:val="BodyText"/>
        <w:spacing w:before="1"/>
        <w:rPr>
          <w:rFonts w:ascii="Arial" w:hAnsi="Arial" w:cs="Arial"/>
          <w:sz w:val="11"/>
        </w:rPr>
      </w:pPr>
      <w:r>
        <w:rPr>
          <w:rFonts w:ascii="Arial" w:hAnsi="Arial" w:cs="Arial"/>
        </w:rPr>
        <w:pict w14:anchorId="5703577A">
          <v:group id="_x0000_s1164" style="position:absolute;margin-left:204pt;margin-top:8.9pt;width:300pt;height:2.5pt;z-index:5632;mso-wrap-distance-left:0;mso-wrap-distance-right:0;mso-position-horizontal-relative:page" coordorigin="4080,178" coordsize="6000,50">
            <v:line id="_x0000_s1166" style="position:absolute" from="4080,180" to="10080,180" strokeweight=".24pt"/>
            <v:line id="_x0000_s1165" style="position:absolute" from="4080,225" to="10080,225" strokeweight=".24pt"/>
            <w10:wrap type="topAndBottom" anchorx="page"/>
          </v:group>
        </w:pict>
      </w:r>
    </w:p>
    <w:p w14:paraId="2D57C753" w14:textId="77777777" w:rsidR="008C539B" w:rsidRPr="001058B5" w:rsidRDefault="00C12992">
      <w:pPr>
        <w:spacing w:before="34"/>
        <w:ind w:left="2980"/>
        <w:rPr>
          <w:rFonts w:ascii="Arial" w:hAnsi="Arial" w:cs="Arial"/>
          <w:b/>
          <w:sz w:val="19"/>
        </w:rPr>
      </w:pPr>
      <w:r w:rsidRPr="001058B5">
        <w:rPr>
          <w:rFonts w:ascii="Arial" w:hAnsi="Arial" w:cs="Arial"/>
          <w:b/>
          <w:sz w:val="19"/>
        </w:rPr>
        <w:t>Note:</w:t>
      </w:r>
    </w:p>
    <w:p w14:paraId="1B86942B" w14:textId="77777777" w:rsidR="008C539B" w:rsidRPr="001058B5" w:rsidRDefault="00C12992">
      <w:pPr>
        <w:pStyle w:val="ListParagraph"/>
        <w:numPr>
          <w:ilvl w:val="0"/>
          <w:numId w:val="49"/>
        </w:numPr>
        <w:tabs>
          <w:tab w:val="left" w:pos="3340"/>
        </w:tabs>
        <w:spacing w:before="134" w:line="232" w:lineRule="auto"/>
        <w:ind w:right="1558"/>
        <w:rPr>
          <w:rFonts w:ascii="Arial" w:hAnsi="Arial" w:cs="Arial"/>
          <w:sz w:val="20"/>
        </w:rPr>
      </w:pPr>
      <w:r w:rsidRPr="001058B5">
        <w:rPr>
          <w:rFonts w:ascii="Arial" w:hAnsi="Arial" w:cs="Arial"/>
          <w:sz w:val="20"/>
        </w:rPr>
        <w:t>Fine-grained auditing is supported only with cost-based optimization. For queries using rule-based optimization, fine-grained auditing checks before applying row</w:t>
      </w:r>
      <w:r w:rsidRPr="001058B5">
        <w:rPr>
          <w:rFonts w:ascii="Arial" w:hAnsi="Arial" w:cs="Arial"/>
          <w:spacing w:val="-31"/>
          <w:sz w:val="20"/>
        </w:rPr>
        <w:t xml:space="preserve"> </w:t>
      </w:r>
      <w:r w:rsidRPr="001058B5">
        <w:rPr>
          <w:rFonts w:ascii="Arial" w:hAnsi="Arial" w:cs="Arial"/>
          <w:sz w:val="20"/>
        </w:rPr>
        <w:t>filtering, which could result in an unnecessary audit event</w:t>
      </w:r>
      <w:r w:rsidRPr="001058B5">
        <w:rPr>
          <w:rFonts w:ascii="Arial" w:hAnsi="Arial" w:cs="Arial"/>
          <w:spacing w:val="-17"/>
          <w:sz w:val="20"/>
        </w:rPr>
        <w:t xml:space="preserve"> </w:t>
      </w:r>
      <w:r w:rsidRPr="001058B5">
        <w:rPr>
          <w:rFonts w:ascii="Arial" w:hAnsi="Arial" w:cs="Arial"/>
          <w:spacing w:val="-3"/>
          <w:sz w:val="20"/>
        </w:rPr>
        <w:t>trigger.</w:t>
      </w:r>
    </w:p>
    <w:p w14:paraId="14EF075F" w14:textId="77777777" w:rsidR="008C539B" w:rsidRPr="001058B5" w:rsidRDefault="00C12992">
      <w:pPr>
        <w:pStyle w:val="ListParagraph"/>
        <w:numPr>
          <w:ilvl w:val="0"/>
          <w:numId w:val="49"/>
        </w:numPr>
        <w:tabs>
          <w:tab w:val="left" w:pos="3340"/>
        </w:tabs>
        <w:spacing w:before="115" w:line="232" w:lineRule="auto"/>
        <w:ind w:right="1286"/>
        <w:rPr>
          <w:rFonts w:ascii="Arial" w:hAnsi="Arial" w:cs="Arial"/>
          <w:sz w:val="20"/>
        </w:rPr>
      </w:pPr>
      <w:r w:rsidRPr="001058B5">
        <w:rPr>
          <w:rFonts w:ascii="Arial" w:hAnsi="Arial" w:cs="Arial"/>
          <w:sz w:val="20"/>
        </w:rPr>
        <w:t>Policies currently in force on an object involved in a</w:t>
      </w:r>
      <w:r w:rsidRPr="001058B5">
        <w:rPr>
          <w:rFonts w:ascii="Arial" w:hAnsi="Arial" w:cs="Arial"/>
          <w:spacing w:val="-31"/>
          <w:sz w:val="20"/>
        </w:rPr>
        <w:t xml:space="preserve"> </w:t>
      </w:r>
      <w:r w:rsidRPr="001058B5">
        <w:rPr>
          <w:rFonts w:ascii="Arial" w:hAnsi="Arial" w:cs="Arial"/>
          <w:sz w:val="20"/>
        </w:rPr>
        <w:t>flashback query are applied to the data returned from the specified flashback snapshot (based on time or system change number (SCN)</w:t>
      </w:r>
      <w:bookmarkStart w:id="1728" w:name="_bookmark1900"/>
      <w:bookmarkEnd w:id="1728"/>
      <w:r w:rsidRPr="001058B5">
        <w:rPr>
          <w:rFonts w:ascii="Arial" w:hAnsi="Arial" w:cs="Arial"/>
          <w:sz w:val="20"/>
        </w:rPr>
        <w:t>.</w:t>
      </w:r>
    </w:p>
    <w:p w14:paraId="30FA8182" w14:textId="77777777" w:rsidR="008C539B" w:rsidRPr="001058B5" w:rsidRDefault="008D1AB8">
      <w:pPr>
        <w:pStyle w:val="ListParagraph"/>
        <w:numPr>
          <w:ilvl w:val="0"/>
          <w:numId w:val="49"/>
        </w:numPr>
        <w:tabs>
          <w:tab w:val="left" w:pos="3340"/>
        </w:tabs>
        <w:spacing w:before="116" w:line="232" w:lineRule="auto"/>
        <w:ind w:right="1322"/>
        <w:rPr>
          <w:rFonts w:ascii="Arial" w:hAnsi="Arial" w:cs="Arial"/>
          <w:sz w:val="20"/>
        </w:rPr>
      </w:pPr>
      <w:r>
        <w:rPr>
          <w:rFonts w:ascii="Arial" w:hAnsi="Arial" w:cs="Arial"/>
        </w:rPr>
        <w:pict w14:anchorId="363FD3A4">
          <v:group id="_x0000_s1161" style="position:absolute;left:0;text-align:left;margin-left:204pt;margin-top:95.2pt;width:300pt;height:2.5pt;z-index:5656;mso-wrap-distance-left:0;mso-wrap-distance-right:0;mso-position-horizontal-relative:page" coordorigin="4080,1904" coordsize="6000,50">
            <v:line id="_x0000_s1163" style="position:absolute" from="4080,1907" to="10080,1907" strokeweight=".24pt"/>
            <v:line id="_x0000_s1162" style="position:absolute" from="4080,1951" to="10080,1951" strokeweight=".24pt"/>
            <w10:wrap type="topAndBottom" anchorx="page"/>
          </v:group>
        </w:pict>
      </w:r>
      <w:r w:rsidR="00C12992" w:rsidRPr="001058B5">
        <w:rPr>
          <w:rFonts w:ascii="Arial" w:hAnsi="Arial" w:cs="Arial"/>
          <w:sz w:val="20"/>
        </w:rPr>
        <w:t xml:space="preserve">If you want </w:t>
      </w:r>
      <w:bookmarkStart w:id="1729" w:name="_bookmark1901"/>
      <w:bookmarkEnd w:id="1729"/>
      <w:r w:rsidR="00C12992" w:rsidRPr="001058B5">
        <w:rPr>
          <w:rFonts w:ascii="Arial" w:hAnsi="Arial" w:cs="Arial"/>
          <w:sz w:val="20"/>
        </w:rPr>
        <w:t xml:space="preserve">to use fine-grained auditing to audit data that is being directly loaded (for example, using Oracle </w:t>
      </w:r>
      <w:r w:rsidR="00C12992" w:rsidRPr="001058B5">
        <w:rPr>
          <w:rFonts w:ascii="Arial" w:hAnsi="Arial" w:cs="Arial"/>
          <w:spacing w:val="-3"/>
          <w:sz w:val="20"/>
        </w:rPr>
        <w:t xml:space="preserve">Warehouse </w:t>
      </w:r>
      <w:r w:rsidR="00C12992" w:rsidRPr="001058B5">
        <w:rPr>
          <w:rFonts w:ascii="Arial" w:hAnsi="Arial" w:cs="Arial"/>
          <w:sz w:val="20"/>
        </w:rPr>
        <w:t>Builder to execute DML statements), then Oracle Database transparently makes all direct loads that are performed in</w:t>
      </w:r>
      <w:r w:rsidR="00C12992" w:rsidRPr="001058B5">
        <w:rPr>
          <w:rFonts w:ascii="Arial" w:hAnsi="Arial" w:cs="Arial"/>
          <w:spacing w:val="-30"/>
          <w:sz w:val="20"/>
        </w:rPr>
        <w:t xml:space="preserve"> </w:t>
      </w:r>
      <w:r w:rsidR="00C12992" w:rsidRPr="001058B5">
        <w:rPr>
          <w:rFonts w:ascii="Arial" w:hAnsi="Arial" w:cs="Arial"/>
          <w:sz w:val="20"/>
        </w:rPr>
        <w:t>the database instance into conventional loads. If you want to preserve the direct loading of data, consider using standard auditing</w:t>
      </w:r>
      <w:r w:rsidR="00C12992" w:rsidRPr="001058B5">
        <w:rPr>
          <w:rFonts w:ascii="Arial" w:hAnsi="Arial" w:cs="Arial"/>
          <w:spacing w:val="-1"/>
          <w:sz w:val="20"/>
        </w:rPr>
        <w:t xml:space="preserve"> </w:t>
      </w:r>
      <w:r w:rsidR="00C12992" w:rsidRPr="001058B5">
        <w:rPr>
          <w:rFonts w:ascii="Arial" w:hAnsi="Arial" w:cs="Arial"/>
          <w:sz w:val="20"/>
        </w:rPr>
        <w:t>instead.</w:t>
      </w:r>
    </w:p>
    <w:p w14:paraId="15472255" w14:textId="77777777" w:rsidR="008C539B" w:rsidRPr="001058B5" w:rsidRDefault="008C539B">
      <w:pPr>
        <w:pStyle w:val="BodyText"/>
        <w:spacing w:before="1"/>
        <w:rPr>
          <w:rFonts w:ascii="Arial" w:hAnsi="Arial" w:cs="Arial"/>
          <w:sz w:val="7"/>
        </w:rPr>
      </w:pPr>
    </w:p>
    <w:p w14:paraId="64FCE301" w14:textId="77777777" w:rsidR="008C539B" w:rsidRPr="001058B5" w:rsidRDefault="00C12992">
      <w:pPr>
        <w:pStyle w:val="Heading4"/>
        <w:spacing w:before="106"/>
      </w:pPr>
      <w:bookmarkStart w:id="1730" w:name="Where_Are_Fine-Grained_Audit_Records_Sto"/>
      <w:bookmarkStart w:id="1731" w:name="_bookmark1902"/>
      <w:bookmarkEnd w:id="1730"/>
      <w:bookmarkEnd w:id="1731"/>
      <w:r w:rsidRPr="001058B5">
        <w:t xml:space="preserve">Where Are Fine-Grained </w:t>
      </w:r>
      <w:bookmarkStart w:id="1732" w:name="_bookmark1903"/>
      <w:bookmarkEnd w:id="1732"/>
      <w:r w:rsidRPr="001058B5">
        <w:t>Audit Records Stored?</w:t>
      </w:r>
    </w:p>
    <w:p w14:paraId="549D8C2E"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Fine-grained</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6"/>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6"/>
        </w:rPr>
        <w:t xml:space="preserve"> </w:t>
      </w:r>
      <w:r w:rsidRPr="001058B5">
        <w:rPr>
          <w:rFonts w:ascii="Arial" w:hAnsi="Arial" w:cs="Arial"/>
        </w:rPr>
        <w:t>stored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SYS.FGA_LOG$</w:t>
      </w:r>
      <w:r w:rsidRPr="001058B5">
        <w:rPr>
          <w:rFonts w:ascii="Arial" w:hAnsi="Arial" w:cs="Arial"/>
          <w:spacing w:val="-90"/>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records have been generated for the audit policies that are in effect, you can query the DBA_ </w:t>
      </w:r>
      <w:r w:rsidRPr="001058B5">
        <w:rPr>
          <w:rFonts w:ascii="Arial" w:hAnsi="Arial" w:cs="Arial"/>
          <w:w w:val="95"/>
        </w:rPr>
        <w:t>FGA_AUDIT_TRAIL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1"/>
          <w:w w:val="95"/>
        </w:rPr>
        <w:t xml:space="preserve"> </w:t>
      </w:r>
      <w:r w:rsidRPr="001058B5">
        <w:rPr>
          <w:rFonts w:ascii="Arial" w:hAnsi="Arial" w:cs="Arial"/>
          <w:w w:val="95"/>
        </w:rPr>
        <w:t>dictionary</w:t>
      </w:r>
      <w:r w:rsidRPr="001058B5">
        <w:rPr>
          <w:rFonts w:ascii="Arial" w:hAnsi="Arial" w:cs="Arial"/>
          <w:spacing w:val="-30"/>
          <w:w w:val="95"/>
        </w:rPr>
        <w:t xml:space="preserve"> </w:t>
      </w:r>
      <w:r w:rsidRPr="001058B5">
        <w:rPr>
          <w:rFonts w:ascii="Arial" w:hAnsi="Arial" w:cs="Arial"/>
          <w:spacing w:val="-4"/>
          <w:w w:val="95"/>
        </w:rPr>
        <w:t>view.</w:t>
      </w:r>
      <w:r w:rsidRPr="001058B5">
        <w:rPr>
          <w:rFonts w:ascii="Arial" w:hAnsi="Arial" w:cs="Arial"/>
          <w:spacing w:val="-31"/>
          <w:w w:val="95"/>
        </w:rPr>
        <w:t xml:space="preserve"> </w:t>
      </w:r>
      <w:r w:rsidRPr="001058B5">
        <w:rPr>
          <w:rFonts w:ascii="Arial" w:hAnsi="Arial" w:cs="Arial"/>
          <w:w w:val="95"/>
        </w:rPr>
        <w:t>The</w:t>
      </w:r>
      <w:r w:rsidRPr="001058B5">
        <w:rPr>
          <w:rFonts w:ascii="Arial" w:hAnsi="Arial" w:cs="Arial"/>
          <w:spacing w:val="-30"/>
          <w:w w:val="95"/>
        </w:rPr>
        <w:t xml:space="preserve"> </w:t>
      </w:r>
      <w:r w:rsidRPr="001058B5">
        <w:rPr>
          <w:rFonts w:ascii="Arial" w:hAnsi="Arial" w:cs="Arial"/>
          <w:w w:val="95"/>
        </w:rPr>
        <w:t>DBA_COMMON_AUDIT_TRAIL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0"/>
          <w:w w:val="95"/>
        </w:rPr>
        <w:t xml:space="preserve"> </w:t>
      </w:r>
      <w:r w:rsidRPr="001058B5">
        <w:rPr>
          <w:rFonts w:ascii="Arial" w:hAnsi="Arial" w:cs="Arial"/>
          <w:w w:val="95"/>
        </w:rPr>
        <w:t xml:space="preserve">dictionary </w:t>
      </w:r>
      <w:r w:rsidRPr="001058B5">
        <w:rPr>
          <w:rFonts w:ascii="Arial" w:hAnsi="Arial" w:cs="Arial"/>
        </w:rPr>
        <w:t>view</w:t>
      </w:r>
      <w:r w:rsidRPr="001058B5">
        <w:rPr>
          <w:rFonts w:ascii="Arial" w:hAnsi="Arial" w:cs="Arial"/>
          <w:spacing w:val="-4"/>
        </w:rPr>
        <w:t xml:space="preserve"> </w:t>
      </w:r>
      <w:r w:rsidRPr="001058B5">
        <w:rPr>
          <w:rFonts w:ascii="Arial" w:hAnsi="Arial" w:cs="Arial"/>
        </w:rPr>
        <w:t>combines</w:t>
      </w:r>
      <w:r w:rsidRPr="001058B5">
        <w:rPr>
          <w:rFonts w:ascii="Arial" w:hAnsi="Arial" w:cs="Arial"/>
          <w:spacing w:val="-5"/>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standard</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log</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can query the V$XML_AUDIT_TRAIL view to find fine-grained audit records that were written in XML formatted files. For detailed information about these views, see</w:t>
      </w:r>
      <w:r w:rsidRPr="001058B5">
        <w:rPr>
          <w:rFonts w:ascii="Arial" w:hAnsi="Arial" w:cs="Arial"/>
          <w:spacing w:val="-34"/>
        </w:rPr>
        <w:t xml:space="preserve"> </w:t>
      </w:r>
      <w:r w:rsidRPr="001058B5">
        <w:rPr>
          <w:rFonts w:ascii="Arial" w:hAnsi="Arial" w:cs="Arial"/>
          <w:i/>
        </w:rPr>
        <w:t>Oracle Database</w:t>
      </w:r>
      <w:r w:rsidRPr="001058B5">
        <w:rPr>
          <w:rFonts w:ascii="Arial" w:hAnsi="Arial" w:cs="Arial"/>
          <w:i/>
          <w:spacing w:val="-2"/>
        </w:rPr>
        <w:t xml:space="preserve"> </w:t>
      </w:r>
      <w:r w:rsidRPr="001058B5">
        <w:rPr>
          <w:rFonts w:ascii="Arial" w:hAnsi="Arial" w:cs="Arial"/>
          <w:i/>
        </w:rPr>
        <w:t>Reference</w:t>
      </w:r>
      <w:r w:rsidRPr="001058B5">
        <w:rPr>
          <w:rFonts w:ascii="Arial" w:hAnsi="Arial" w:cs="Arial"/>
        </w:rPr>
        <w:t>.</w:t>
      </w:r>
    </w:p>
    <w:p w14:paraId="3B17B35A"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always</w:t>
      </w:r>
      <w:r w:rsidRPr="001058B5">
        <w:rPr>
          <w:rFonts w:ascii="Arial" w:hAnsi="Arial" w:cs="Arial"/>
          <w:spacing w:val="-27"/>
        </w:rPr>
        <w:t xml:space="preserve"> </w:t>
      </w:r>
      <w:r w:rsidRPr="001058B5">
        <w:rPr>
          <w:rFonts w:ascii="Arial" w:hAnsi="Arial" w:cs="Arial"/>
        </w:rPr>
        <w:t>audits</w:t>
      </w:r>
      <w:r w:rsidRPr="001058B5">
        <w:rPr>
          <w:rFonts w:ascii="Arial" w:hAnsi="Arial" w:cs="Arial"/>
          <w:spacing w:val="-27"/>
        </w:rPr>
        <w:t xml:space="preserve"> </w:t>
      </w:r>
      <w:r w:rsidRPr="001058B5">
        <w:rPr>
          <w:rFonts w:ascii="Arial" w:hAnsi="Arial" w:cs="Arial"/>
        </w:rPr>
        <w:t>DELETE,</w:t>
      </w:r>
      <w:r w:rsidRPr="001058B5">
        <w:rPr>
          <w:rFonts w:ascii="Arial" w:hAnsi="Arial" w:cs="Arial"/>
          <w:spacing w:val="-28"/>
        </w:rPr>
        <w:t xml:space="preserve"> </w:t>
      </w:r>
      <w:r w:rsidRPr="001058B5">
        <w:rPr>
          <w:rFonts w:ascii="Arial" w:hAnsi="Arial" w:cs="Arial"/>
        </w:rPr>
        <w:t>INSERT,</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MERGE</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on</w:t>
      </w:r>
      <w:r w:rsidRPr="001058B5">
        <w:rPr>
          <w:rFonts w:ascii="Arial" w:hAnsi="Arial" w:cs="Arial"/>
          <w:spacing w:val="-28"/>
        </w:rPr>
        <w:t xml:space="preserve"> </w:t>
      </w:r>
      <w:r w:rsidRPr="001058B5">
        <w:rPr>
          <w:rFonts w:ascii="Arial" w:hAnsi="Arial" w:cs="Arial"/>
        </w:rPr>
        <w:t>the SYS.FGA_LOG$</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SYS.AUD$)</w:t>
      </w:r>
      <w:r w:rsidRPr="001058B5">
        <w:rPr>
          <w:rFonts w:ascii="Arial" w:hAnsi="Arial" w:cs="Arial"/>
          <w:spacing w:val="-34"/>
        </w:rPr>
        <w:t xml:space="preserve"> </w:t>
      </w:r>
      <w:r w:rsidRPr="001058B5">
        <w:rPr>
          <w:rFonts w:ascii="Arial" w:hAnsi="Arial" w:cs="Arial"/>
        </w:rPr>
        <w:t>tables</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SYS.AUD$</w:t>
      </w:r>
      <w:r w:rsidRPr="001058B5">
        <w:rPr>
          <w:rFonts w:ascii="Arial" w:hAnsi="Arial" w:cs="Arial"/>
          <w:spacing w:val="-106"/>
        </w:rPr>
        <w:t xml:space="preserve"> </w:t>
      </w:r>
      <w:r w:rsidRPr="001058B5">
        <w:rPr>
          <w:rFonts w:ascii="Arial" w:hAnsi="Arial" w:cs="Arial"/>
        </w:rPr>
        <w:t>table.</w:t>
      </w:r>
      <w:r w:rsidRPr="001058B5">
        <w:rPr>
          <w:rFonts w:ascii="Arial" w:hAnsi="Arial" w:cs="Arial"/>
          <w:spacing w:val="-34"/>
        </w:rPr>
        <w:t xml:space="preserve"> </w:t>
      </w:r>
      <w:r w:rsidRPr="001058B5">
        <w:rPr>
          <w:rFonts w:ascii="Arial" w:hAnsi="Arial" w:cs="Arial"/>
        </w:rPr>
        <w:t>It</w:t>
      </w:r>
      <w:r w:rsidRPr="001058B5">
        <w:rPr>
          <w:rFonts w:ascii="Arial" w:hAnsi="Arial" w:cs="Arial"/>
          <w:spacing w:val="-34"/>
        </w:rPr>
        <w:t xml:space="preserve"> </w:t>
      </w:r>
      <w:r w:rsidRPr="001058B5">
        <w:rPr>
          <w:rFonts w:ascii="Arial" w:hAnsi="Arial" w:cs="Arial"/>
        </w:rPr>
        <w:t>does</w:t>
      </w:r>
      <w:r w:rsidRPr="001058B5">
        <w:rPr>
          <w:rFonts w:ascii="Arial" w:hAnsi="Arial" w:cs="Arial"/>
          <w:spacing w:val="-34"/>
        </w:rPr>
        <w:t xml:space="preserve"> </w:t>
      </w:r>
      <w:r w:rsidRPr="001058B5">
        <w:rPr>
          <w:rFonts w:ascii="Arial" w:hAnsi="Arial" w:cs="Arial"/>
        </w:rPr>
        <w:t>not</w:t>
      </w:r>
      <w:r w:rsidRPr="001058B5">
        <w:rPr>
          <w:rFonts w:ascii="Arial" w:hAnsi="Arial" w:cs="Arial"/>
          <w:spacing w:val="-34"/>
        </w:rPr>
        <w:t xml:space="preserve"> </w:t>
      </w:r>
      <w:r w:rsidRPr="001058B5">
        <w:rPr>
          <w:rFonts w:ascii="Arial" w:hAnsi="Arial" w:cs="Arial"/>
        </w:rPr>
        <w:t>allow</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 xml:space="preserve">audit records to be deleted, unless user SYS performs these operations. If you have set the </w:t>
      </w:r>
      <w:r w:rsidRPr="001058B5">
        <w:rPr>
          <w:rFonts w:ascii="Arial" w:hAnsi="Arial" w:cs="Arial"/>
          <w:w w:val="95"/>
        </w:rPr>
        <w:t>AUDIT_SYS_OPERATIONS</w:t>
      </w:r>
      <w:r w:rsidRPr="001058B5">
        <w:rPr>
          <w:rFonts w:ascii="Arial" w:hAnsi="Arial" w:cs="Arial"/>
          <w:spacing w:val="-80"/>
          <w:w w:val="95"/>
        </w:rPr>
        <w:t xml:space="preserve"> </w:t>
      </w:r>
      <w:r w:rsidRPr="001058B5">
        <w:rPr>
          <w:rFonts w:ascii="Arial" w:hAnsi="Arial" w:cs="Arial"/>
          <w:w w:val="95"/>
        </w:rPr>
        <w:t>initialization</w:t>
      </w:r>
      <w:r w:rsidRPr="001058B5">
        <w:rPr>
          <w:rFonts w:ascii="Arial" w:hAnsi="Arial" w:cs="Arial"/>
          <w:spacing w:val="-8"/>
          <w:w w:val="95"/>
        </w:rPr>
        <w:t xml:space="preserve"> </w:t>
      </w:r>
      <w:r w:rsidRPr="001058B5">
        <w:rPr>
          <w:rFonts w:ascii="Arial" w:hAnsi="Arial" w:cs="Arial"/>
          <w:w w:val="95"/>
        </w:rPr>
        <w:t>parameter</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TRUE,</w:t>
      </w:r>
      <w:r w:rsidRPr="001058B5">
        <w:rPr>
          <w:rFonts w:ascii="Arial" w:hAnsi="Arial" w:cs="Arial"/>
          <w:spacing w:val="-9"/>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9"/>
          <w:w w:val="95"/>
        </w:rPr>
        <w:t xml:space="preserve"> </w:t>
      </w:r>
      <w:r w:rsidRPr="001058B5">
        <w:rPr>
          <w:rFonts w:ascii="Arial" w:hAnsi="Arial" w:cs="Arial"/>
          <w:w w:val="95"/>
        </w:rPr>
        <w:t>SYS's</w:t>
      </w:r>
      <w:r w:rsidRPr="001058B5">
        <w:rPr>
          <w:rFonts w:ascii="Arial" w:hAnsi="Arial" w:cs="Arial"/>
          <w:spacing w:val="-8"/>
          <w:w w:val="95"/>
        </w:rPr>
        <w:t xml:space="preserve"> </w:t>
      </w:r>
      <w:r w:rsidRPr="001058B5">
        <w:rPr>
          <w:rFonts w:ascii="Arial" w:hAnsi="Arial" w:cs="Arial"/>
          <w:w w:val="95"/>
        </w:rPr>
        <w:t>operations</w:t>
      </w:r>
      <w:r w:rsidRPr="001058B5">
        <w:rPr>
          <w:rFonts w:ascii="Arial" w:hAnsi="Arial" w:cs="Arial"/>
          <w:spacing w:val="-8"/>
          <w:w w:val="95"/>
        </w:rPr>
        <w:t xml:space="preserve"> </w:t>
      </w:r>
      <w:r w:rsidRPr="001058B5">
        <w:rPr>
          <w:rFonts w:ascii="Arial" w:hAnsi="Arial" w:cs="Arial"/>
          <w:w w:val="95"/>
        </w:rPr>
        <w:t xml:space="preserve">are </w:t>
      </w:r>
      <w:r w:rsidRPr="001058B5">
        <w:rPr>
          <w:rFonts w:ascii="Arial" w:hAnsi="Arial" w:cs="Arial"/>
        </w:rPr>
        <w:t>audited.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case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2"/>
        </w:rPr>
        <w:t xml:space="preserve"> </w:t>
      </w:r>
      <w:r w:rsidRPr="001058B5">
        <w:rPr>
          <w:rFonts w:ascii="Arial" w:hAnsi="Arial" w:cs="Arial"/>
        </w:rPr>
        <w:t>operations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written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whatever</w:t>
      </w:r>
    </w:p>
    <w:p w14:paraId="17485A17" w14:textId="77777777" w:rsidR="008C539B" w:rsidRPr="001058B5" w:rsidRDefault="008C539B">
      <w:pPr>
        <w:spacing w:line="228" w:lineRule="auto"/>
        <w:rPr>
          <w:rFonts w:ascii="Arial" w:hAnsi="Arial" w:cs="Arial"/>
        </w:rPr>
        <w:sectPr w:rsidR="008C539B" w:rsidRPr="001058B5">
          <w:headerReference w:type="even" r:id="rId213"/>
          <w:headerReference w:type="default" r:id="rId214"/>
          <w:pgSz w:w="12240" w:h="15840"/>
          <w:pgMar w:top="840" w:right="1060" w:bottom="860" w:left="1100" w:header="549" w:footer="663" w:gutter="0"/>
          <w:cols w:space="720"/>
        </w:sectPr>
      </w:pPr>
    </w:p>
    <w:p w14:paraId="4DB4E864" w14:textId="77777777" w:rsidR="008C539B" w:rsidRPr="001058B5" w:rsidRDefault="008C539B">
      <w:pPr>
        <w:pStyle w:val="BodyText"/>
        <w:spacing w:before="5"/>
        <w:rPr>
          <w:rFonts w:ascii="Arial" w:hAnsi="Arial" w:cs="Arial"/>
          <w:sz w:val="25"/>
        </w:rPr>
      </w:pPr>
    </w:p>
    <w:p w14:paraId="30441B79" w14:textId="77777777" w:rsidR="008C539B" w:rsidRPr="001058B5" w:rsidRDefault="00C12992">
      <w:pPr>
        <w:pStyle w:val="BodyText"/>
        <w:spacing w:before="93" w:line="246" w:lineRule="exact"/>
        <w:ind w:left="1660"/>
        <w:rPr>
          <w:rFonts w:ascii="Arial" w:hAnsi="Arial" w:cs="Arial"/>
        </w:rPr>
      </w:pPr>
      <w:r w:rsidRPr="001058B5">
        <w:rPr>
          <w:rFonts w:ascii="Arial" w:hAnsi="Arial" w:cs="Arial"/>
        </w:rPr>
        <w:t>directory the AUDIT_FILE_DEST</w:t>
      </w:r>
      <w:r w:rsidRPr="001058B5">
        <w:rPr>
          <w:rFonts w:ascii="Arial" w:hAnsi="Arial" w:cs="Arial"/>
          <w:spacing w:val="-95"/>
        </w:rPr>
        <w:t xml:space="preserve"> </w:t>
      </w:r>
      <w:r w:rsidRPr="001058B5">
        <w:rPr>
          <w:rFonts w:ascii="Arial" w:hAnsi="Arial" w:cs="Arial"/>
        </w:rPr>
        <w:t>initialization parameter points to. If AUDIT_FILE_DEST</w:t>
      </w:r>
    </w:p>
    <w:p w14:paraId="3FDEADF3" w14:textId="77777777" w:rsidR="008C539B" w:rsidRPr="001058B5" w:rsidRDefault="00C12992">
      <w:pPr>
        <w:pStyle w:val="BodyText"/>
        <w:spacing w:line="242" w:lineRule="exact"/>
        <w:ind w:left="1659"/>
        <w:rPr>
          <w:rFonts w:ascii="Arial" w:hAnsi="Arial" w:cs="Arial"/>
        </w:rPr>
      </w:pPr>
      <w:r w:rsidRPr="001058B5">
        <w:rPr>
          <w:rFonts w:ascii="Arial" w:hAnsi="Arial" w:cs="Arial"/>
        </w:rPr>
        <w:t>is not set, then it writes the records to an operating system-dependent location.</w:t>
      </w:r>
    </w:p>
    <w:p w14:paraId="5CC41792" w14:textId="77777777" w:rsidR="008C539B" w:rsidRPr="001058B5" w:rsidRDefault="008C539B">
      <w:pPr>
        <w:pStyle w:val="BodyText"/>
        <w:spacing w:before="6"/>
        <w:rPr>
          <w:rFonts w:ascii="Arial" w:hAnsi="Arial" w:cs="Arial"/>
          <w:sz w:val="25"/>
        </w:rPr>
      </w:pPr>
    </w:p>
    <w:p w14:paraId="69C92323" w14:textId="77777777" w:rsidR="008C539B" w:rsidRPr="001058B5" w:rsidRDefault="00C12992">
      <w:pPr>
        <w:pStyle w:val="Heading4"/>
        <w:ind w:left="100"/>
      </w:pPr>
      <w:bookmarkStart w:id="1733" w:name="Advantages_of_Fine-Grained_Auditing"/>
      <w:bookmarkStart w:id="1734" w:name="_bookmark1904"/>
      <w:bookmarkEnd w:id="1733"/>
      <w:bookmarkEnd w:id="1734"/>
      <w:r w:rsidRPr="001058B5">
        <w:t>Advantages of Fine-Grain</w:t>
      </w:r>
      <w:bookmarkStart w:id="1735" w:name="_bookmark1905"/>
      <w:bookmarkEnd w:id="1735"/>
      <w:r w:rsidRPr="001058B5">
        <w:t>ed Auditing</w:t>
      </w:r>
    </w:p>
    <w:p w14:paraId="6455F384" w14:textId="77777777" w:rsidR="008C539B" w:rsidRPr="001058B5" w:rsidRDefault="00C12992">
      <w:pPr>
        <w:pStyle w:val="BodyText"/>
        <w:spacing w:before="81" w:line="232" w:lineRule="auto"/>
        <w:ind w:left="1659" w:right="848"/>
        <w:rPr>
          <w:rFonts w:ascii="Arial" w:hAnsi="Arial" w:cs="Arial"/>
        </w:rPr>
      </w:pPr>
      <w:r w:rsidRPr="001058B5">
        <w:rPr>
          <w:rFonts w:ascii="Arial" w:hAnsi="Arial" w:cs="Arial"/>
        </w:rPr>
        <w:t>Fine-grained auditing creates a more meaningful audit trail, one that includes only very specific actions that you want to audit. It excludes unnecessary information that occurs if each table access was recorded. Fine-grained auditing has the following advantages over standard auditing:</w:t>
      </w:r>
    </w:p>
    <w:p w14:paraId="506C0E2E" w14:textId="77777777" w:rsidR="008C539B" w:rsidRPr="001058B5" w:rsidRDefault="00C12992" w:rsidP="006F7931">
      <w:pPr>
        <w:pStyle w:val="ListParagraph"/>
        <w:numPr>
          <w:ilvl w:val="1"/>
          <w:numId w:val="137"/>
        </w:numPr>
        <w:tabs>
          <w:tab w:val="left" w:pos="2020"/>
        </w:tabs>
        <w:spacing w:before="115" w:line="232" w:lineRule="auto"/>
        <w:ind w:right="876" w:hanging="359"/>
        <w:rPr>
          <w:rFonts w:ascii="Arial" w:hAnsi="Arial" w:cs="Arial"/>
          <w:sz w:val="20"/>
        </w:rPr>
      </w:pPr>
      <w:r w:rsidRPr="001058B5">
        <w:rPr>
          <w:rFonts w:ascii="Arial" w:hAnsi="Arial" w:cs="Arial"/>
          <w:b/>
          <w:sz w:val="20"/>
        </w:rPr>
        <w:t xml:space="preserve">It performs a Boolean condition check. </w:t>
      </w:r>
      <w:r w:rsidRPr="001058B5">
        <w:rPr>
          <w:rFonts w:ascii="Arial" w:hAnsi="Arial" w:cs="Arial"/>
          <w:sz w:val="20"/>
        </w:rPr>
        <w:t xml:space="preserve">If the Boolean condition you specify is met, for example, a table being accessed on a </w:t>
      </w:r>
      <w:r w:rsidRPr="001058B5">
        <w:rPr>
          <w:rFonts w:ascii="Arial" w:hAnsi="Arial" w:cs="Arial"/>
          <w:spacing w:val="-3"/>
          <w:sz w:val="20"/>
        </w:rPr>
        <w:t xml:space="preserve">Saturday, </w:t>
      </w:r>
      <w:r w:rsidRPr="001058B5">
        <w:rPr>
          <w:rFonts w:ascii="Arial" w:hAnsi="Arial" w:cs="Arial"/>
          <w:sz w:val="20"/>
        </w:rPr>
        <w:t>then the audit takes</w:t>
      </w:r>
      <w:r w:rsidRPr="001058B5">
        <w:rPr>
          <w:rFonts w:ascii="Arial" w:hAnsi="Arial" w:cs="Arial"/>
          <w:spacing w:val="-27"/>
          <w:sz w:val="20"/>
        </w:rPr>
        <w:t xml:space="preserve"> </w:t>
      </w:r>
      <w:r w:rsidRPr="001058B5">
        <w:rPr>
          <w:rFonts w:ascii="Arial" w:hAnsi="Arial" w:cs="Arial"/>
          <w:sz w:val="20"/>
        </w:rPr>
        <w:t>place.</w:t>
      </w:r>
    </w:p>
    <w:p w14:paraId="5C68E4E2" w14:textId="77777777" w:rsidR="008C539B" w:rsidRPr="001058B5" w:rsidRDefault="00C12992" w:rsidP="006F7931">
      <w:pPr>
        <w:pStyle w:val="ListParagraph"/>
        <w:numPr>
          <w:ilvl w:val="1"/>
          <w:numId w:val="137"/>
        </w:numPr>
        <w:tabs>
          <w:tab w:val="left" w:pos="2020"/>
        </w:tabs>
        <w:spacing w:before="118" w:line="232" w:lineRule="auto"/>
        <w:ind w:right="785" w:hanging="359"/>
        <w:rPr>
          <w:rFonts w:ascii="Arial" w:hAnsi="Arial" w:cs="Arial"/>
          <w:sz w:val="20"/>
        </w:rPr>
      </w:pPr>
      <w:r w:rsidRPr="001058B5">
        <w:rPr>
          <w:rFonts w:ascii="Arial" w:hAnsi="Arial" w:cs="Arial"/>
          <w:b/>
          <w:sz w:val="20"/>
        </w:rPr>
        <w:t xml:space="preserve">It captures the SQL that triggered the audit. </w:t>
      </w:r>
      <w:r w:rsidRPr="001058B5">
        <w:rPr>
          <w:rFonts w:ascii="Arial" w:hAnsi="Arial" w:cs="Arial"/>
          <w:spacing w:val="-7"/>
          <w:sz w:val="20"/>
        </w:rPr>
        <w:t xml:space="preserve">You </w:t>
      </w:r>
      <w:r w:rsidRPr="001058B5">
        <w:rPr>
          <w:rFonts w:ascii="Arial" w:hAnsi="Arial" w:cs="Arial"/>
          <w:sz w:val="20"/>
        </w:rPr>
        <w:t xml:space="preserve">can capture both </w:t>
      </w:r>
      <w:bookmarkStart w:id="1736" w:name="_bookmark1906"/>
      <w:bookmarkEnd w:id="1736"/>
      <w:r w:rsidRPr="001058B5">
        <w:rPr>
          <w:rFonts w:ascii="Arial" w:hAnsi="Arial" w:cs="Arial"/>
          <w:sz w:val="20"/>
        </w:rPr>
        <w:t>the SQL statement that caused the audit, and any associated bind variables. Be aware that 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only</w:t>
      </w:r>
      <w:r w:rsidRPr="001058B5">
        <w:rPr>
          <w:rFonts w:ascii="Arial" w:hAnsi="Arial" w:cs="Arial"/>
          <w:spacing w:val="-6"/>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scalar</w:t>
      </w:r>
      <w:r w:rsidRPr="001058B5">
        <w:rPr>
          <w:rFonts w:ascii="Arial" w:hAnsi="Arial" w:cs="Arial"/>
          <w:spacing w:val="-6"/>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types.</w:t>
      </w:r>
      <w:r w:rsidRPr="001058B5">
        <w:rPr>
          <w:rFonts w:ascii="Arial" w:hAnsi="Arial" w:cs="Arial"/>
          <w:spacing w:val="-6"/>
          <w:sz w:val="20"/>
        </w:rPr>
        <w:t xml:space="preserve"> You </w:t>
      </w:r>
      <w:r w:rsidRPr="001058B5">
        <w:rPr>
          <w:rFonts w:ascii="Arial" w:hAnsi="Arial" w:cs="Arial"/>
          <w:sz w:val="20"/>
        </w:rPr>
        <w:t>cannot</w:t>
      </w:r>
      <w:r w:rsidRPr="001058B5">
        <w:rPr>
          <w:rFonts w:ascii="Arial" w:hAnsi="Arial" w:cs="Arial"/>
          <w:spacing w:val="-7"/>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 object columns, LOBs, or user-defined column types. For example, suppose you have the following</w:t>
      </w:r>
      <w:r w:rsidRPr="001058B5">
        <w:rPr>
          <w:rFonts w:ascii="Arial" w:hAnsi="Arial" w:cs="Arial"/>
          <w:spacing w:val="-2"/>
          <w:sz w:val="20"/>
        </w:rPr>
        <w:t xml:space="preserve"> </w:t>
      </w:r>
      <w:r w:rsidRPr="001058B5">
        <w:rPr>
          <w:rFonts w:ascii="Arial" w:hAnsi="Arial" w:cs="Arial"/>
          <w:sz w:val="20"/>
        </w:rPr>
        <w:t>query:</w:t>
      </w:r>
    </w:p>
    <w:p w14:paraId="3F219AB4" w14:textId="77777777" w:rsidR="008C539B" w:rsidRPr="001058B5" w:rsidRDefault="00C12992">
      <w:pPr>
        <w:spacing w:before="138"/>
        <w:ind w:left="2020"/>
        <w:rPr>
          <w:rFonts w:ascii="Arial" w:hAnsi="Arial" w:cs="Arial"/>
          <w:sz w:val="18"/>
        </w:rPr>
      </w:pPr>
      <w:r w:rsidRPr="001058B5">
        <w:rPr>
          <w:rFonts w:ascii="Arial" w:hAnsi="Arial" w:cs="Arial"/>
          <w:w w:val="95"/>
          <w:sz w:val="18"/>
        </w:rPr>
        <w:t>SELECT NAME FROM EMPLOYEE WHERE SSN = :1</w:t>
      </w:r>
    </w:p>
    <w:p w14:paraId="0738B4C0" w14:textId="77777777" w:rsidR="008C539B" w:rsidRPr="001058B5" w:rsidRDefault="008C539B">
      <w:pPr>
        <w:pStyle w:val="BodyText"/>
        <w:spacing w:before="10"/>
        <w:rPr>
          <w:rFonts w:ascii="Arial" w:hAnsi="Arial" w:cs="Arial"/>
          <w:sz w:val="18"/>
        </w:rPr>
      </w:pPr>
    </w:p>
    <w:p w14:paraId="257AD68F" w14:textId="77777777" w:rsidR="008C539B" w:rsidRPr="001058B5" w:rsidRDefault="00C12992">
      <w:pPr>
        <w:pStyle w:val="BodyText"/>
        <w:spacing w:line="230" w:lineRule="auto"/>
        <w:ind w:left="2019" w:right="802"/>
        <w:rPr>
          <w:rFonts w:ascii="Arial" w:hAnsi="Arial" w:cs="Arial"/>
        </w:rPr>
      </w:pPr>
      <w:r w:rsidRPr="001058B5">
        <w:rPr>
          <w:rFonts w:ascii="Arial" w:hAnsi="Arial" w:cs="Arial"/>
        </w:rPr>
        <w:t>If :1</w:t>
      </w:r>
      <w:r w:rsidRPr="001058B5">
        <w:rPr>
          <w:rFonts w:ascii="Arial" w:hAnsi="Arial" w:cs="Arial"/>
          <w:spacing w:val="-82"/>
        </w:rPr>
        <w:t xml:space="preserve"> </w:t>
      </w:r>
      <w:r w:rsidRPr="001058B5">
        <w:rPr>
          <w:rFonts w:ascii="Arial" w:hAnsi="Arial" w:cs="Arial"/>
        </w:rPr>
        <w:t>is of integer type and the value for SSN</w:t>
      </w:r>
      <w:r w:rsidRPr="001058B5">
        <w:rPr>
          <w:rFonts w:ascii="Arial" w:hAnsi="Arial" w:cs="Arial"/>
          <w:spacing w:val="-82"/>
        </w:rPr>
        <w:t xml:space="preserve"> </w:t>
      </w:r>
      <w:r w:rsidRPr="001058B5">
        <w:rPr>
          <w:rFonts w:ascii="Arial" w:hAnsi="Arial" w:cs="Arial"/>
        </w:rPr>
        <w:t>is 987654321, then the audit trail can capture this information. However, the audit trail cannot capture this information if :1</w:t>
      </w:r>
      <w:r w:rsidRPr="001058B5">
        <w:rPr>
          <w:rFonts w:ascii="Arial" w:hAnsi="Arial" w:cs="Arial"/>
          <w:spacing w:val="-88"/>
        </w:rPr>
        <w:t xml:space="preserve"> </w:t>
      </w:r>
      <w:r w:rsidRPr="001058B5">
        <w:rPr>
          <w:rFonts w:ascii="Arial" w:hAnsi="Arial" w:cs="Arial"/>
        </w:rPr>
        <w:t>is a BLOB, CLOB, object, or user-defined type.</w:t>
      </w:r>
    </w:p>
    <w:p w14:paraId="7485F740" w14:textId="77777777" w:rsidR="008C539B" w:rsidRPr="001058B5" w:rsidRDefault="00C12992">
      <w:pPr>
        <w:pStyle w:val="BodyText"/>
        <w:spacing w:before="119" w:line="228" w:lineRule="auto"/>
        <w:ind w:left="2020" w:right="824" w:hanging="1"/>
        <w:jc w:val="both"/>
        <w:rPr>
          <w:rFonts w:ascii="Arial" w:hAnsi="Arial" w:cs="Arial"/>
        </w:rPr>
      </w:pPr>
      <w:r w:rsidRPr="001058B5">
        <w:rPr>
          <w:rFonts w:ascii="Arial" w:hAnsi="Arial" w:cs="Arial"/>
        </w:rPr>
        <w:t>This</w:t>
      </w:r>
      <w:r w:rsidRPr="001058B5">
        <w:rPr>
          <w:rFonts w:ascii="Arial" w:hAnsi="Arial" w:cs="Arial"/>
          <w:spacing w:val="-9"/>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available</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10"/>
        </w:rPr>
        <w:t xml:space="preserve"> </w:t>
      </w:r>
      <w:r w:rsidRPr="001058B5">
        <w:rPr>
          <w:rFonts w:ascii="Arial" w:hAnsi="Arial" w:cs="Arial"/>
        </w:rPr>
        <w:t>create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fine</w:t>
      </w:r>
      <w:r w:rsidRPr="001058B5">
        <w:rPr>
          <w:rFonts w:ascii="Arial" w:hAnsi="Arial" w:cs="Arial"/>
          <w:spacing w:val="-10"/>
        </w:rPr>
        <w:t xml:space="preserve"> </w:t>
      </w:r>
      <w:r w:rsidRPr="001058B5">
        <w:rPr>
          <w:rFonts w:ascii="Arial" w:hAnsi="Arial" w:cs="Arial"/>
        </w:rPr>
        <w:t>grained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policy</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 xml:space="preserve">audit_ </w:t>
      </w:r>
      <w:r w:rsidRPr="001058B5">
        <w:rPr>
          <w:rFonts w:ascii="Arial" w:hAnsi="Arial" w:cs="Arial"/>
          <w:w w:val="95"/>
        </w:rPr>
        <w:t>trail</w:t>
      </w:r>
      <w:r w:rsidRPr="001058B5">
        <w:rPr>
          <w:rFonts w:ascii="Arial" w:hAnsi="Arial" w:cs="Arial"/>
          <w:spacing w:val="-95"/>
          <w:w w:val="95"/>
        </w:rPr>
        <w:t xml:space="preserve"> </w:t>
      </w:r>
      <w:r w:rsidRPr="001058B5">
        <w:rPr>
          <w:rFonts w:ascii="Arial" w:hAnsi="Arial" w:cs="Arial"/>
          <w:w w:val="95"/>
        </w:rPr>
        <w:t>parameter</w:t>
      </w:r>
      <w:r w:rsidRPr="001058B5">
        <w:rPr>
          <w:rFonts w:ascii="Arial" w:hAnsi="Arial" w:cs="Arial"/>
          <w:spacing w:val="-25"/>
          <w:w w:val="95"/>
        </w:rPr>
        <w:t xml:space="preserve"> </w:t>
      </w:r>
      <w:r w:rsidRPr="001058B5">
        <w:rPr>
          <w:rFonts w:ascii="Arial" w:hAnsi="Arial" w:cs="Arial"/>
          <w:w w:val="95"/>
        </w:rPr>
        <w:t>of</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DBMS_FGA.ADD_POLICY</w:t>
      </w:r>
      <w:r w:rsidRPr="001058B5">
        <w:rPr>
          <w:rFonts w:ascii="Arial" w:hAnsi="Arial" w:cs="Arial"/>
          <w:spacing w:val="-95"/>
          <w:w w:val="95"/>
        </w:rPr>
        <w:t xml:space="preserve"> </w:t>
      </w:r>
      <w:r w:rsidRPr="001058B5">
        <w:rPr>
          <w:rFonts w:ascii="Arial" w:hAnsi="Arial" w:cs="Arial"/>
          <w:w w:val="95"/>
        </w:rPr>
        <w:t>PL/SQL</w:t>
      </w:r>
      <w:r w:rsidRPr="001058B5">
        <w:rPr>
          <w:rFonts w:ascii="Arial" w:hAnsi="Arial" w:cs="Arial"/>
          <w:spacing w:val="-25"/>
          <w:w w:val="95"/>
        </w:rPr>
        <w:t xml:space="preserve"> </w:t>
      </w:r>
      <w:r w:rsidRPr="001058B5">
        <w:rPr>
          <w:rFonts w:ascii="Arial" w:hAnsi="Arial" w:cs="Arial"/>
          <w:w w:val="95"/>
        </w:rPr>
        <w:t>procedure</w:t>
      </w:r>
      <w:r w:rsidRPr="001058B5">
        <w:rPr>
          <w:rFonts w:ascii="Arial" w:hAnsi="Arial" w:cs="Arial"/>
          <w:spacing w:val="-25"/>
          <w:w w:val="95"/>
        </w:rPr>
        <w:t xml:space="preserve"> </w:t>
      </w:r>
      <w:r w:rsidRPr="001058B5">
        <w:rPr>
          <w:rFonts w:ascii="Arial" w:hAnsi="Arial" w:cs="Arial"/>
          <w:w w:val="95"/>
        </w:rPr>
        <w:t>to</w:t>
      </w:r>
      <w:r w:rsidRPr="001058B5">
        <w:rPr>
          <w:rFonts w:ascii="Arial" w:hAnsi="Arial" w:cs="Arial"/>
          <w:spacing w:val="-25"/>
          <w:w w:val="95"/>
        </w:rPr>
        <w:t xml:space="preserve"> </w:t>
      </w:r>
      <w:r w:rsidRPr="001058B5">
        <w:rPr>
          <w:rFonts w:ascii="Arial" w:hAnsi="Arial" w:cs="Arial"/>
          <w:w w:val="95"/>
        </w:rPr>
        <w:t xml:space="preserve">DB+EXTENDED </w:t>
      </w:r>
      <w:r w:rsidRPr="001058B5">
        <w:rPr>
          <w:rFonts w:ascii="Arial" w:hAnsi="Arial" w:cs="Arial"/>
        </w:rPr>
        <w:t>or</w:t>
      </w:r>
      <w:r w:rsidRPr="001058B5">
        <w:rPr>
          <w:rFonts w:ascii="Arial" w:hAnsi="Arial" w:cs="Arial"/>
          <w:spacing w:val="-3"/>
        </w:rPr>
        <w:t xml:space="preserve"> </w:t>
      </w:r>
      <w:r w:rsidRPr="001058B5">
        <w:rPr>
          <w:rFonts w:ascii="Arial" w:hAnsi="Arial" w:cs="Arial"/>
        </w:rPr>
        <w:t>XML+EXTENDED.</w:t>
      </w:r>
    </w:p>
    <w:p w14:paraId="526B4125" w14:textId="77777777" w:rsidR="008C539B" w:rsidRPr="001058B5" w:rsidRDefault="00C12992" w:rsidP="006F7931">
      <w:pPr>
        <w:pStyle w:val="ListParagraph"/>
        <w:numPr>
          <w:ilvl w:val="1"/>
          <w:numId w:val="137"/>
        </w:numPr>
        <w:tabs>
          <w:tab w:val="left" w:pos="2020"/>
        </w:tabs>
        <w:spacing w:before="117" w:line="232" w:lineRule="auto"/>
        <w:ind w:right="1052" w:hanging="359"/>
        <w:rPr>
          <w:rFonts w:ascii="Arial" w:hAnsi="Arial" w:cs="Arial"/>
          <w:sz w:val="20"/>
        </w:rPr>
      </w:pPr>
      <w:r w:rsidRPr="001058B5">
        <w:rPr>
          <w:rFonts w:ascii="Arial" w:hAnsi="Arial" w:cs="Arial"/>
          <w:b/>
          <w:sz w:val="20"/>
        </w:rPr>
        <w:t xml:space="preserve">It adds extra protection to sensitive columns. </w:t>
      </w:r>
      <w:r w:rsidRPr="001058B5">
        <w:rPr>
          <w:rFonts w:ascii="Arial" w:hAnsi="Arial" w:cs="Arial"/>
          <w:spacing w:val="-7"/>
          <w:sz w:val="20"/>
        </w:rPr>
        <w:t xml:space="preserve">You </w:t>
      </w:r>
      <w:r w:rsidRPr="001058B5">
        <w:rPr>
          <w:rFonts w:ascii="Arial" w:hAnsi="Arial" w:cs="Arial"/>
          <w:sz w:val="20"/>
        </w:rPr>
        <w:t>can audit specific relevant columns that may hold sensitive information, such as salaries or Social</w:t>
      </w:r>
      <w:r w:rsidRPr="001058B5">
        <w:rPr>
          <w:rFonts w:ascii="Arial" w:hAnsi="Arial" w:cs="Arial"/>
          <w:spacing w:val="-21"/>
          <w:sz w:val="20"/>
        </w:rPr>
        <w:t xml:space="preserve"> </w:t>
      </w:r>
      <w:r w:rsidRPr="001058B5">
        <w:rPr>
          <w:rFonts w:ascii="Arial" w:hAnsi="Arial" w:cs="Arial"/>
          <w:sz w:val="20"/>
        </w:rPr>
        <w:t>Security numbers.</w:t>
      </w:r>
    </w:p>
    <w:p w14:paraId="77AEFBAF" w14:textId="77777777" w:rsidR="008C539B" w:rsidRPr="001058B5" w:rsidRDefault="00C12992" w:rsidP="006F7931">
      <w:pPr>
        <w:pStyle w:val="ListParagraph"/>
        <w:numPr>
          <w:ilvl w:val="1"/>
          <w:numId w:val="137"/>
        </w:numPr>
        <w:tabs>
          <w:tab w:val="left" w:pos="2020"/>
        </w:tabs>
        <w:spacing w:before="117" w:line="232" w:lineRule="auto"/>
        <w:ind w:right="943" w:hanging="359"/>
        <w:rPr>
          <w:rFonts w:ascii="Arial" w:hAnsi="Arial" w:cs="Arial"/>
          <w:sz w:val="20"/>
        </w:rPr>
      </w:pPr>
      <w:r w:rsidRPr="001058B5">
        <w:rPr>
          <w:rFonts w:ascii="Arial" w:hAnsi="Arial" w:cs="Arial"/>
          <w:b/>
          <w:sz w:val="20"/>
        </w:rPr>
        <w:t xml:space="preserve">It provides an event handler feature. </w:t>
      </w:r>
      <w:r w:rsidRPr="001058B5">
        <w:rPr>
          <w:rFonts w:ascii="Arial" w:hAnsi="Arial" w:cs="Arial"/>
          <w:sz w:val="20"/>
        </w:rPr>
        <w:t>For example, you can write a function</w:t>
      </w:r>
      <w:r w:rsidRPr="001058B5">
        <w:rPr>
          <w:rFonts w:ascii="Arial" w:hAnsi="Arial" w:cs="Arial"/>
          <w:spacing w:val="-34"/>
          <w:sz w:val="20"/>
        </w:rPr>
        <w:t xml:space="preserve"> </w:t>
      </w:r>
      <w:r w:rsidRPr="001058B5">
        <w:rPr>
          <w:rFonts w:ascii="Arial" w:hAnsi="Arial" w:cs="Arial"/>
          <w:sz w:val="20"/>
        </w:rPr>
        <w:t>that sends an email alert to a security administrator when an audited column that should not be changed at midnight is</w:t>
      </w:r>
      <w:r w:rsidRPr="001058B5">
        <w:rPr>
          <w:rFonts w:ascii="Arial" w:hAnsi="Arial" w:cs="Arial"/>
          <w:spacing w:val="-5"/>
          <w:sz w:val="20"/>
        </w:rPr>
        <w:t xml:space="preserve"> </w:t>
      </w:r>
      <w:r w:rsidRPr="001058B5">
        <w:rPr>
          <w:rFonts w:ascii="Arial" w:hAnsi="Arial" w:cs="Arial"/>
          <w:sz w:val="20"/>
        </w:rPr>
        <w:t>updated.</w:t>
      </w:r>
    </w:p>
    <w:p w14:paraId="0EFA6136" w14:textId="77777777" w:rsidR="008C539B" w:rsidRPr="001058B5" w:rsidRDefault="00C12992" w:rsidP="006F7931">
      <w:pPr>
        <w:pStyle w:val="ListParagraph"/>
        <w:numPr>
          <w:ilvl w:val="1"/>
          <w:numId w:val="137"/>
        </w:numPr>
        <w:tabs>
          <w:tab w:val="left" w:pos="2020"/>
        </w:tabs>
        <w:spacing w:before="122" w:line="230" w:lineRule="auto"/>
        <w:ind w:right="753"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initialization parameters to enable fine-grained auditing. </w:t>
      </w:r>
      <w:r w:rsidRPr="001058B5">
        <w:rPr>
          <w:rFonts w:ascii="Arial" w:hAnsi="Arial" w:cs="Arial"/>
          <w:sz w:val="20"/>
        </w:rPr>
        <w:t>Instead</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setting</w:t>
      </w:r>
      <w:r w:rsidRPr="001058B5">
        <w:rPr>
          <w:rFonts w:ascii="Arial" w:hAnsi="Arial" w:cs="Arial"/>
          <w:spacing w:val="-27"/>
          <w:sz w:val="20"/>
        </w:rPr>
        <w:t xml:space="preserve"> </w:t>
      </w:r>
      <w:r w:rsidRPr="001058B5">
        <w:rPr>
          <w:rFonts w:ascii="Arial" w:hAnsi="Arial" w:cs="Arial"/>
          <w:sz w:val="20"/>
        </w:rPr>
        <w:t>initialization</w:t>
      </w:r>
      <w:r w:rsidRPr="001058B5">
        <w:rPr>
          <w:rFonts w:ascii="Arial" w:hAnsi="Arial" w:cs="Arial"/>
          <w:spacing w:val="-26"/>
          <w:sz w:val="20"/>
        </w:rPr>
        <w:t xml:space="preserve"> </w:t>
      </w:r>
      <w:r w:rsidRPr="001058B5">
        <w:rPr>
          <w:rFonts w:ascii="Arial" w:hAnsi="Arial" w:cs="Arial"/>
          <w:sz w:val="20"/>
        </w:rPr>
        <w:t>parameters</w:t>
      </w:r>
      <w:r w:rsidRPr="001058B5">
        <w:rPr>
          <w:rFonts w:ascii="Arial" w:hAnsi="Arial" w:cs="Arial"/>
          <w:spacing w:val="-26"/>
          <w:sz w:val="20"/>
        </w:rPr>
        <w:t xml:space="preserve"> </w:t>
      </w:r>
      <w:r w:rsidRPr="001058B5">
        <w:rPr>
          <w:rFonts w:ascii="Arial" w:hAnsi="Arial" w:cs="Arial"/>
          <w:sz w:val="20"/>
        </w:rPr>
        <w:t>such</w:t>
      </w:r>
      <w:r w:rsidRPr="001058B5">
        <w:rPr>
          <w:rFonts w:ascii="Arial" w:hAnsi="Arial" w:cs="Arial"/>
          <w:spacing w:val="-27"/>
          <w:sz w:val="20"/>
        </w:rPr>
        <w:t xml:space="preserve"> </w:t>
      </w:r>
      <w:r w:rsidRPr="001058B5">
        <w:rPr>
          <w:rFonts w:ascii="Arial" w:hAnsi="Arial" w:cs="Arial"/>
          <w:sz w:val="20"/>
        </w:rPr>
        <w:t>as</w:t>
      </w:r>
      <w:r w:rsidRPr="001058B5">
        <w:rPr>
          <w:rFonts w:ascii="Arial" w:hAnsi="Arial" w:cs="Arial"/>
          <w:spacing w:val="-27"/>
          <w:sz w:val="20"/>
        </w:rPr>
        <w:t xml:space="preserve"> </w:t>
      </w:r>
      <w:r w:rsidRPr="001058B5">
        <w:rPr>
          <w:rFonts w:ascii="Arial" w:hAnsi="Arial" w:cs="Arial"/>
          <w:sz w:val="20"/>
        </w:rPr>
        <w:t>AUDIT_TRAIL,</w:t>
      </w:r>
      <w:r w:rsidRPr="001058B5">
        <w:rPr>
          <w:rFonts w:ascii="Arial" w:hAnsi="Arial" w:cs="Arial"/>
          <w:spacing w:val="-26"/>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use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DBMS_ FGA PL/SQL package to add and remove fine-grained auditing policies as necessary</w:t>
      </w:r>
      <w:r w:rsidRPr="001058B5">
        <w:rPr>
          <w:rFonts w:ascii="Arial" w:hAnsi="Arial" w:cs="Arial"/>
          <w:spacing w:val="-4"/>
          <w:sz w:val="20"/>
        </w:rPr>
        <w:t xml:space="preserve"> </w:t>
      </w:r>
      <w:r w:rsidRPr="001058B5">
        <w:rPr>
          <w:rFonts w:ascii="Arial" w:hAnsi="Arial" w:cs="Arial"/>
          <w:sz w:val="20"/>
        </w:rPr>
        <w:t>applying</w:t>
      </w:r>
      <w:r w:rsidRPr="001058B5">
        <w:rPr>
          <w:rFonts w:ascii="Arial" w:hAnsi="Arial" w:cs="Arial"/>
          <w:spacing w:val="-5"/>
          <w:sz w:val="20"/>
        </w:rPr>
        <w:t xml:space="preserve"> </w:t>
      </w:r>
      <w:r w:rsidRPr="001058B5">
        <w:rPr>
          <w:rFonts w:ascii="Arial" w:hAnsi="Arial" w:cs="Arial"/>
          <w:sz w:val="20"/>
        </w:rPr>
        <w:t>them</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specific</w:t>
      </w:r>
      <w:r w:rsidRPr="001058B5">
        <w:rPr>
          <w:rFonts w:ascii="Arial" w:hAnsi="Arial" w:cs="Arial"/>
          <w:spacing w:val="-5"/>
          <w:sz w:val="20"/>
        </w:rPr>
        <w:t xml:space="preserve"> </w:t>
      </w:r>
      <w:r w:rsidRPr="001058B5">
        <w:rPr>
          <w:rFonts w:ascii="Arial" w:hAnsi="Arial" w:cs="Arial"/>
          <w:sz w:val="20"/>
        </w:rPr>
        <w:t>operations</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objects</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monitor.</w:t>
      </w:r>
    </w:p>
    <w:p w14:paraId="3670192D" w14:textId="77777777" w:rsidR="008C539B" w:rsidRPr="001058B5" w:rsidRDefault="008C539B">
      <w:pPr>
        <w:pStyle w:val="BodyText"/>
        <w:spacing w:before="10"/>
        <w:rPr>
          <w:rFonts w:ascii="Arial" w:hAnsi="Arial" w:cs="Arial"/>
          <w:sz w:val="25"/>
        </w:rPr>
      </w:pPr>
    </w:p>
    <w:p w14:paraId="0582B4E8" w14:textId="77777777" w:rsidR="008C539B" w:rsidRPr="001058B5" w:rsidRDefault="00C12992">
      <w:pPr>
        <w:pStyle w:val="Heading4"/>
        <w:ind w:left="100"/>
      </w:pPr>
      <w:bookmarkStart w:id="1737" w:name="What_Permissions_Are_Needed_to_Create_a_"/>
      <w:bookmarkStart w:id="1738" w:name="_bookmark1907"/>
      <w:bookmarkEnd w:id="1737"/>
      <w:bookmarkEnd w:id="1738"/>
      <w:r w:rsidRPr="001058B5">
        <w:t xml:space="preserve">What Permissions Are </w:t>
      </w:r>
      <w:bookmarkStart w:id="1739" w:name="_bookmark1908"/>
      <w:bookmarkEnd w:id="1739"/>
      <w:r w:rsidRPr="001058B5">
        <w:t>Needed to Create a Fine-Grained Audit Policy?</w:t>
      </w:r>
    </w:p>
    <w:p w14:paraId="0262EECB" w14:textId="77777777" w:rsidR="008C539B" w:rsidRPr="001058B5" w:rsidRDefault="00C12992">
      <w:pPr>
        <w:pStyle w:val="BodyText"/>
        <w:spacing w:before="83"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fine-grained</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spacing w:val="-4"/>
        </w:rPr>
        <w:t>policy,</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 FGA</w:t>
      </w:r>
      <w:r w:rsidRPr="001058B5">
        <w:rPr>
          <w:rFonts w:ascii="Arial" w:hAnsi="Arial" w:cs="Arial"/>
          <w:spacing w:val="-80"/>
        </w:rPr>
        <w:t xml:space="preserve"> </w:t>
      </w:r>
      <w:r w:rsidRPr="001058B5">
        <w:rPr>
          <w:rFonts w:ascii="Arial" w:hAnsi="Arial" w:cs="Arial"/>
        </w:rPr>
        <w:t>PL/SQL</w:t>
      </w:r>
      <w:r w:rsidRPr="001058B5">
        <w:rPr>
          <w:rFonts w:ascii="Arial" w:hAnsi="Arial" w:cs="Arial"/>
          <w:spacing w:val="-4"/>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owned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0"/>
        </w:rPr>
        <w:t xml:space="preserve"> </w:t>
      </w:r>
      <w:r w:rsidRPr="001058B5">
        <w:rPr>
          <w:rFonts w:ascii="Arial" w:hAnsi="Arial" w:cs="Arial"/>
          <w:spacing w:val="-3"/>
        </w:rPr>
        <w:t>user.</w:t>
      </w:r>
    </w:p>
    <w:p w14:paraId="286F924D" w14:textId="77777777" w:rsidR="008C539B" w:rsidRPr="001058B5" w:rsidRDefault="008C539B">
      <w:pPr>
        <w:pStyle w:val="BodyText"/>
        <w:spacing w:before="5"/>
        <w:rPr>
          <w:rFonts w:ascii="Arial" w:hAnsi="Arial" w:cs="Arial"/>
          <w:sz w:val="25"/>
        </w:rPr>
      </w:pPr>
    </w:p>
    <w:p w14:paraId="5B4C626C" w14:textId="77777777" w:rsidR="008C539B" w:rsidRPr="001058B5" w:rsidRDefault="00C12992">
      <w:pPr>
        <w:pStyle w:val="Heading4"/>
        <w:spacing w:before="1"/>
        <w:ind w:left="100"/>
      </w:pPr>
      <w:bookmarkStart w:id="1740" w:name="Activities_That_Are_Always_Audited_in_Fi"/>
      <w:bookmarkStart w:id="1741" w:name="_bookmark1909"/>
      <w:bookmarkEnd w:id="1740"/>
      <w:bookmarkEnd w:id="1741"/>
      <w:r w:rsidRPr="001058B5">
        <w:t xml:space="preserve">Activities That Are Always Audited in </w:t>
      </w:r>
      <w:bookmarkStart w:id="1742" w:name="_bookmark1910"/>
      <w:bookmarkEnd w:id="1742"/>
      <w:r w:rsidRPr="001058B5">
        <w:t>Fine-Grained Auditing</w:t>
      </w:r>
    </w:p>
    <w:p w14:paraId="1C68C0E6" w14:textId="77777777" w:rsidR="008C539B" w:rsidRPr="001058B5" w:rsidRDefault="00C12992">
      <w:pPr>
        <w:pStyle w:val="BodyText"/>
        <w:spacing w:before="84" w:line="228" w:lineRule="auto"/>
        <w:ind w:left="1659" w:right="819"/>
        <w:rPr>
          <w:rFonts w:ascii="Arial" w:hAnsi="Arial" w:cs="Arial"/>
        </w:rPr>
      </w:pPr>
      <w:r w:rsidRPr="001058B5">
        <w:rPr>
          <w:rFonts w:ascii="Arial" w:hAnsi="Arial" w:cs="Arial"/>
        </w:rPr>
        <w:t>The</w:t>
      </w:r>
      <w:r w:rsidRPr="001058B5">
        <w:rPr>
          <w:rFonts w:ascii="Arial" w:hAnsi="Arial" w:cs="Arial"/>
          <w:spacing w:val="-16"/>
        </w:rPr>
        <w:t xml:space="preserve"> </w:t>
      </w:r>
      <w:r w:rsidRPr="001058B5">
        <w:rPr>
          <w:rFonts w:ascii="Arial" w:hAnsi="Arial" w:cs="Arial"/>
        </w:rPr>
        <w:t>SYS.AUD$</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manipulation</w:t>
      </w:r>
      <w:r w:rsidRPr="001058B5">
        <w:rPr>
          <w:rFonts w:ascii="Arial" w:hAnsi="Arial" w:cs="Arial"/>
          <w:spacing w:val="-15"/>
        </w:rPr>
        <w:t xml:space="preserve"> </w:t>
      </w:r>
      <w:r w:rsidRPr="001058B5">
        <w:rPr>
          <w:rFonts w:ascii="Arial" w:hAnsi="Arial" w:cs="Arial"/>
        </w:rPr>
        <w:t>language</w:t>
      </w:r>
      <w:r w:rsidRPr="001058B5">
        <w:rPr>
          <w:rFonts w:ascii="Arial" w:hAnsi="Arial" w:cs="Arial"/>
          <w:spacing w:val="-15"/>
        </w:rPr>
        <w:t xml:space="preserve"> </w:t>
      </w:r>
      <w:r w:rsidRPr="001058B5">
        <w:rPr>
          <w:rFonts w:ascii="Arial" w:hAnsi="Arial" w:cs="Arial"/>
        </w:rPr>
        <w:t>(DML)</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 xml:space="preserve">as </w:t>
      </w:r>
      <w:r w:rsidRPr="001058B5">
        <w:rPr>
          <w:rFonts w:ascii="Arial" w:hAnsi="Arial" w:cs="Arial"/>
          <w:w w:val="95"/>
        </w:rPr>
        <w:t>INSERT,</w:t>
      </w:r>
      <w:r w:rsidRPr="001058B5">
        <w:rPr>
          <w:rFonts w:ascii="Arial" w:hAnsi="Arial" w:cs="Arial"/>
          <w:spacing w:val="-13"/>
          <w:w w:val="95"/>
        </w:rPr>
        <w:t xml:space="preserve"> </w:t>
      </w:r>
      <w:r w:rsidRPr="001058B5">
        <w:rPr>
          <w:rFonts w:ascii="Arial" w:hAnsi="Arial" w:cs="Arial"/>
          <w:w w:val="95"/>
        </w:rPr>
        <w:t>UPDATE,</w:t>
      </w:r>
      <w:r w:rsidRPr="001058B5">
        <w:rPr>
          <w:rFonts w:ascii="Arial" w:hAnsi="Arial" w:cs="Arial"/>
          <w:spacing w:val="-15"/>
          <w:w w:val="95"/>
        </w:rPr>
        <w:t xml:space="preserve"> </w:t>
      </w:r>
      <w:r w:rsidRPr="001058B5">
        <w:rPr>
          <w:rFonts w:ascii="Arial" w:hAnsi="Arial" w:cs="Arial"/>
          <w:w w:val="95"/>
        </w:rPr>
        <w:t>MERGE,</w:t>
      </w:r>
      <w:r w:rsidRPr="001058B5">
        <w:rPr>
          <w:rFonts w:ascii="Arial" w:hAnsi="Arial" w:cs="Arial"/>
          <w:spacing w:val="-15"/>
          <w:w w:val="95"/>
        </w:rPr>
        <w:t xml:space="preserve"> </w:t>
      </w:r>
      <w:r w:rsidRPr="001058B5">
        <w:rPr>
          <w:rFonts w:ascii="Arial" w:hAnsi="Arial" w:cs="Arial"/>
          <w:w w:val="95"/>
        </w:rPr>
        <w:t>and</w:t>
      </w:r>
      <w:r w:rsidRPr="001058B5">
        <w:rPr>
          <w:rFonts w:ascii="Arial" w:hAnsi="Arial" w:cs="Arial"/>
          <w:spacing w:val="-14"/>
          <w:w w:val="95"/>
        </w:rPr>
        <w:t xml:space="preserve"> </w:t>
      </w:r>
      <w:r w:rsidRPr="001058B5">
        <w:rPr>
          <w:rFonts w:ascii="Arial" w:hAnsi="Arial" w:cs="Arial"/>
          <w:w w:val="95"/>
        </w:rPr>
        <w:t>DELETE,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are</w:t>
      </w:r>
      <w:r w:rsidRPr="001058B5">
        <w:rPr>
          <w:rFonts w:ascii="Arial" w:hAnsi="Arial" w:cs="Arial"/>
          <w:spacing w:val="-14"/>
          <w:w w:val="95"/>
        </w:rPr>
        <w:t xml:space="preserve"> </w:t>
      </w:r>
      <w:r w:rsidRPr="001058B5">
        <w:rPr>
          <w:rFonts w:ascii="Arial" w:hAnsi="Arial" w:cs="Arial"/>
          <w:w w:val="95"/>
        </w:rPr>
        <w:t>performed</w:t>
      </w:r>
      <w:r w:rsidRPr="001058B5">
        <w:rPr>
          <w:rFonts w:ascii="Arial" w:hAnsi="Arial" w:cs="Arial"/>
          <w:spacing w:val="-14"/>
          <w:w w:val="95"/>
        </w:rPr>
        <w:t xml:space="preserve"> </w:t>
      </w:r>
      <w:r w:rsidRPr="001058B5">
        <w:rPr>
          <w:rFonts w:ascii="Arial" w:hAnsi="Arial" w:cs="Arial"/>
          <w:w w:val="95"/>
        </w:rPr>
        <w:t>on</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SYS.FGA_LOG$</w:t>
      </w:r>
      <w:r w:rsidRPr="001058B5">
        <w:rPr>
          <w:rFonts w:ascii="Arial" w:hAnsi="Arial" w:cs="Arial"/>
          <w:spacing w:val="-85"/>
          <w:w w:val="95"/>
        </w:rPr>
        <w:t xml:space="preserve"> </w:t>
      </w:r>
      <w:r w:rsidRPr="001058B5">
        <w:rPr>
          <w:rFonts w:ascii="Arial" w:hAnsi="Arial" w:cs="Arial"/>
          <w:w w:val="95"/>
        </w:rPr>
        <w:t>table</w:t>
      </w:r>
      <w:r w:rsidRPr="001058B5">
        <w:rPr>
          <w:rFonts w:ascii="Arial" w:hAnsi="Arial" w:cs="Arial"/>
          <w:spacing w:val="-15"/>
          <w:w w:val="95"/>
        </w:rPr>
        <w:t xml:space="preserve"> </w:t>
      </w:r>
      <w:r w:rsidRPr="001058B5">
        <w:rPr>
          <w:rFonts w:ascii="Arial" w:hAnsi="Arial" w:cs="Arial"/>
          <w:w w:val="95"/>
        </w:rPr>
        <w:t xml:space="preserve">by </w:t>
      </w:r>
      <w:r w:rsidRPr="001058B5">
        <w:rPr>
          <w:rFonts w:ascii="Arial" w:hAnsi="Arial" w:cs="Arial"/>
        </w:rPr>
        <w:t xml:space="preserve">non-SYS users. </w:t>
      </w:r>
      <w:bookmarkStart w:id="1743" w:name="_bookmark1911"/>
      <w:bookmarkEnd w:id="1743"/>
      <w:r w:rsidRPr="001058B5">
        <w:rPr>
          <w:rFonts w:ascii="Arial" w:hAnsi="Arial" w:cs="Arial"/>
        </w:rPr>
        <w:t xml:space="preserve">Oracle Database performs the audit even if auditing has not been configured for the SYS.FGA_LOG$ table, which is the table in which these activities </w:t>
      </w:r>
      <w:r w:rsidRPr="001058B5">
        <w:rPr>
          <w:rFonts w:ascii="Arial" w:hAnsi="Arial" w:cs="Arial"/>
          <w:spacing w:val="-3"/>
        </w:rPr>
        <w:t>occur.</w:t>
      </w:r>
      <w:r w:rsidRPr="001058B5">
        <w:rPr>
          <w:rFonts w:ascii="Arial" w:hAnsi="Arial" w:cs="Arial"/>
          <w:spacing w:val="-30"/>
        </w:rPr>
        <w:t xml:space="preserve"> </w:t>
      </w: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w:t>
      </w:r>
      <w:r w:rsidRPr="001058B5">
        <w:rPr>
          <w:rFonts w:ascii="Arial" w:hAnsi="Arial" w:cs="Arial"/>
          <w:spacing w:val="-30"/>
        </w:rPr>
        <w:t xml:space="preserve"> </w:t>
      </w:r>
      <w:r w:rsidRPr="001058B5">
        <w:rPr>
          <w:rFonts w:ascii="Arial" w:hAnsi="Arial" w:cs="Arial"/>
        </w:rPr>
        <w:t>check</w:t>
      </w:r>
      <w:r w:rsidRPr="001058B5">
        <w:rPr>
          <w:rFonts w:ascii="Arial" w:hAnsi="Arial" w:cs="Arial"/>
          <w:spacing w:val="-30"/>
        </w:rPr>
        <w:t xml:space="preserve"> </w:t>
      </w:r>
      <w:r w:rsidRPr="001058B5">
        <w:rPr>
          <w:rFonts w:ascii="Arial" w:hAnsi="Arial" w:cs="Arial"/>
        </w:rPr>
        <w:t>these</w:t>
      </w:r>
      <w:r w:rsidRPr="001058B5">
        <w:rPr>
          <w:rFonts w:ascii="Arial" w:hAnsi="Arial" w:cs="Arial"/>
          <w:spacing w:val="-30"/>
        </w:rPr>
        <w:t xml:space="preserve"> </w:t>
      </w:r>
      <w:r w:rsidRPr="001058B5">
        <w:rPr>
          <w:rFonts w:ascii="Arial" w:hAnsi="Arial" w:cs="Arial"/>
        </w:rPr>
        <w:t>activities</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querying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DBA_FGA_AUDIT_TRAIL</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 xml:space="preserve">DBA_ COMMON_AUDIT_TRAIL views. See also </w:t>
      </w:r>
      <w:hyperlink w:anchor="_bookmark1614" w:history="1">
        <w:r w:rsidRPr="001058B5">
          <w:rPr>
            <w:rFonts w:ascii="Arial" w:hAnsi="Arial" w:cs="Arial"/>
            <w:color w:val="0000CC"/>
          </w:rPr>
          <w:t xml:space="preserve">"Activities That Are Always </w:t>
        </w:r>
        <w:r w:rsidRPr="001058B5">
          <w:rPr>
            <w:rFonts w:ascii="Arial" w:hAnsi="Arial" w:cs="Arial"/>
            <w:color w:val="0000CC"/>
            <w:spacing w:val="-3"/>
          </w:rPr>
          <w:t xml:space="preserve">Written </w:t>
        </w:r>
        <w:r w:rsidRPr="001058B5">
          <w:rPr>
            <w:rFonts w:ascii="Arial" w:hAnsi="Arial" w:cs="Arial"/>
            <w:color w:val="0000CC"/>
          </w:rPr>
          <w:t>to the</w:t>
        </w:r>
      </w:hyperlink>
      <w:r w:rsidRPr="001058B5">
        <w:rPr>
          <w:rFonts w:ascii="Arial" w:hAnsi="Arial" w:cs="Arial"/>
          <w:color w:val="0000CC"/>
        </w:rPr>
        <w:t xml:space="preserve"> </w:t>
      </w:r>
      <w:hyperlink w:anchor="_bookmark1614" w:history="1">
        <w:r w:rsidRPr="001058B5">
          <w:rPr>
            <w:rFonts w:ascii="Arial" w:hAnsi="Arial" w:cs="Arial"/>
            <w:color w:val="0000CC"/>
          </w:rPr>
          <w:t xml:space="preserve">Standard and Fine-Grained Audit Records" </w:t>
        </w:r>
        <w:r w:rsidRPr="001058B5">
          <w:rPr>
            <w:rFonts w:ascii="Arial" w:hAnsi="Arial" w:cs="Arial"/>
          </w:rPr>
          <w:t>on page</w:t>
        </w:r>
        <w:r w:rsidRPr="001058B5">
          <w:rPr>
            <w:rFonts w:ascii="Arial" w:hAnsi="Arial" w:cs="Arial"/>
            <w:spacing w:val="-8"/>
          </w:rPr>
          <w:t xml:space="preserve"> </w:t>
        </w:r>
        <w:r w:rsidRPr="001058B5">
          <w:rPr>
            <w:rFonts w:ascii="Arial" w:hAnsi="Arial" w:cs="Arial"/>
          </w:rPr>
          <w:t>9-3</w:t>
        </w:r>
      </w:hyperlink>
      <w:r w:rsidRPr="001058B5">
        <w:rPr>
          <w:rFonts w:ascii="Arial" w:hAnsi="Arial" w:cs="Arial"/>
        </w:rPr>
        <w:t>.</w:t>
      </w:r>
    </w:p>
    <w:p w14:paraId="79BCEE19"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0073E46" w14:textId="77777777" w:rsidR="008C539B" w:rsidRPr="001058B5" w:rsidRDefault="008C539B">
      <w:pPr>
        <w:pStyle w:val="BodyText"/>
        <w:spacing w:before="2"/>
        <w:rPr>
          <w:rFonts w:ascii="Arial" w:hAnsi="Arial" w:cs="Arial"/>
          <w:sz w:val="23"/>
        </w:rPr>
      </w:pPr>
    </w:p>
    <w:p w14:paraId="5E26711C" w14:textId="77777777" w:rsidR="00791656" w:rsidRPr="001058B5" w:rsidRDefault="00791656" w:rsidP="00791656">
      <w:pPr>
        <w:pStyle w:val="Heading4"/>
        <w:spacing w:before="107"/>
      </w:pPr>
      <w:bookmarkStart w:id="1744" w:name="Using_Fine-Grained_Audit_Policies_with_E"/>
      <w:bookmarkStart w:id="1745" w:name="_bookmark1912"/>
      <w:bookmarkEnd w:id="1744"/>
      <w:bookmarkEnd w:id="1745"/>
      <w:r>
        <w:t>Sử dụng</w:t>
      </w:r>
      <w:r w:rsidRPr="001058B5">
        <w:t xml:space="preserve"> Fine-Grained A</w:t>
      </w:r>
      <w:bookmarkStart w:id="1746" w:name="_bookmark1913"/>
      <w:bookmarkEnd w:id="1746"/>
      <w:r w:rsidRPr="001058B5">
        <w:t xml:space="preserve">udit Policies </w:t>
      </w:r>
      <w:r>
        <w:t xml:space="preserve">với </w:t>
      </w:r>
      <w:commentRangeStart w:id="1747"/>
      <w:r w:rsidRPr="001058B5">
        <w:t>Editions</w:t>
      </w:r>
      <w:commentRangeEnd w:id="1747"/>
      <w:r>
        <w:rPr>
          <w:rStyle w:val="CommentReference"/>
          <w:rFonts w:ascii="Book Antiqua" w:eastAsia="Book Antiqua" w:hAnsi="Book Antiqua" w:cs="Book Antiqua"/>
          <w:b w:val="0"/>
          <w:bCs w:val="0"/>
        </w:rPr>
        <w:commentReference w:id="1747"/>
      </w:r>
    </w:p>
    <w:p w14:paraId="03CE3869" w14:textId="77777777" w:rsidR="00791656" w:rsidRPr="001058B5" w:rsidRDefault="00791656" w:rsidP="00791656">
      <w:pPr>
        <w:pStyle w:val="BodyText"/>
        <w:spacing w:before="79" w:line="232" w:lineRule="auto"/>
        <w:ind w:left="2260"/>
        <w:rPr>
          <w:rFonts w:ascii="Arial" w:hAnsi="Arial" w:cs="Arial"/>
        </w:rPr>
      </w:pPr>
      <w:r>
        <w:rPr>
          <w:rFonts w:ascii="Arial" w:hAnsi="Arial" w:cs="Arial"/>
        </w:rPr>
        <w:t>Nếu bạn đang chuẩn bị 1 ứng dụng để xác định lại edition-base</w:t>
      </w:r>
      <w:r w:rsidRPr="001058B5">
        <w:rPr>
          <w:rFonts w:ascii="Arial" w:hAnsi="Arial" w:cs="Arial"/>
        </w:rPr>
        <w:t xml:space="preserve">, </w:t>
      </w:r>
      <w:r>
        <w:rPr>
          <w:rFonts w:ascii="Arial" w:hAnsi="Arial" w:cs="Arial"/>
        </w:rPr>
        <w:t xml:space="preserve">và bao gồm mỗi bảng mà ứng dụng sử dụng với chế độ xem ấn bản, sau đó bản phải chuyển chế độ fine-grained audit </w:t>
      </w:r>
      <w:r w:rsidRPr="001058B5">
        <w:rPr>
          <w:rFonts w:ascii="Arial" w:hAnsi="Arial" w:cs="Arial"/>
        </w:rPr>
        <w:t xml:space="preserve"> </w:t>
      </w:r>
      <w:r>
        <w:rPr>
          <w:rFonts w:ascii="Arial" w:hAnsi="Arial" w:cs="Arial"/>
        </w:rPr>
        <w:t>để bảo về những bảng này dưới chế độ xem ấn bản</w:t>
      </w:r>
    </w:p>
    <w:p w14:paraId="1956C394" w14:textId="77777777" w:rsidR="00791656" w:rsidRPr="001058B5" w:rsidRDefault="00791656" w:rsidP="00791656">
      <w:pPr>
        <w:pStyle w:val="BodyText"/>
        <w:spacing w:before="6"/>
        <w:rPr>
          <w:rFonts w:ascii="Arial" w:hAnsi="Arial" w:cs="Arial"/>
          <w:sz w:val="25"/>
        </w:rPr>
      </w:pPr>
    </w:p>
    <w:p w14:paraId="3099B76B" w14:textId="77777777" w:rsidR="00791656" w:rsidRPr="001058B5" w:rsidRDefault="00791656" w:rsidP="00791656">
      <w:pPr>
        <w:pStyle w:val="Heading4"/>
      </w:pPr>
      <w:bookmarkStart w:id="1748" w:name="Creating_an_Audit_Trail_for_Fine-Grained"/>
      <w:bookmarkStart w:id="1749" w:name="_bookmark1914"/>
      <w:bookmarkEnd w:id="1748"/>
      <w:bookmarkEnd w:id="1749"/>
      <w:r>
        <w:t>Tạo một</w:t>
      </w:r>
      <w:r w:rsidRPr="001058B5">
        <w:t xml:space="preserve"> Audit </w:t>
      </w:r>
      <w:bookmarkStart w:id="1750" w:name="_bookmark1915"/>
      <w:bookmarkEnd w:id="1750"/>
      <w:r w:rsidRPr="001058B5">
        <w:t xml:space="preserve">Trail </w:t>
      </w:r>
      <w:r>
        <w:t xml:space="preserve">cho </w:t>
      </w:r>
      <w:r w:rsidRPr="001058B5">
        <w:t>Fine-Grained Audit Records</w:t>
      </w:r>
    </w:p>
    <w:p w14:paraId="141E559F" w14:textId="77777777" w:rsidR="00791656" w:rsidRPr="001058B5" w:rsidRDefault="00791656" w:rsidP="00791656">
      <w:pPr>
        <w:pStyle w:val="BodyText"/>
        <w:spacing w:before="84" w:line="228" w:lineRule="auto"/>
        <w:ind w:left="2261" w:right="202"/>
        <w:rPr>
          <w:rFonts w:ascii="Arial" w:hAnsi="Arial" w:cs="Arial"/>
        </w:rPr>
      </w:pPr>
      <w:r>
        <w:rPr>
          <w:rFonts w:ascii="Arial" w:hAnsi="Arial" w:cs="Arial"/>
          <w:spacing w:val="-6"/>
        </w:rPr>
        <w:t>Bạn chỉ định 1</w:t>
      </w:r>
      <w:r w:rsidRPr="001058B5">
        <w:rPr>
          <w:rFonts w:ascii="Arial" w:hAnsi="Arial" w:cs="Arial"/>
        </w:rPr>
        <w:t xml:space="preserve"> audit trail </w:t>
      </w:r>
      <w:r>
        <w:rPr>
          <w:rFonts w:ascii="Arial" w:hAnsi="Arial" w:cs="Arial"/>
        </w:rPr>
        <w:t>để định dạng cho</w:t>
      </w:r>
      <w:r w:rsidRPr="001058B5">
        <w:rPr>
          <w:rFonts w:ascii="Arial" w:hAnsi="Arial" w:cs="Arial"/>
        </w:rPr>
        <w:t xml:space="preserve"> fine-graine</w:t>
      </w:r>
      <w:r>
        <w:rPr>
          <w:rFonts w:ascii="Arial" w:hAnsi="Arial" w:cs="Arial"/>
        </w:rPr>
        <w:t>d auditing bằng cách đặt tham số audit_</w:t>
      </w:r>
      <w:r w:rsidRPr="001058B5">
        <w:rPr>
          <w:rFonts w:ascii="Arial" w:hAnsi="Arial" w:cs="Arial"/>
        </w:rPr>
        <w:t xml:space="preserve">trail </w:t>
      </w:r>
      <w:r>
        <w:rPr>
          <w:rFonts w:ascii="Arial" w:hAnsi="Arial" w:cs="Arial"/>
        </w:rPr>
        <w:t xml:space="preserve">cho </w:t>
      </w:r>
      <w:r>
        <w:rPr>
          <w:rFonts w:ascii="Arial" w:hAnsi="Arial" w:cs="Arial"/>
          <w:spacing w:val="-27"/>
        </w:rPr>
        <w:t xml:space="preserve">chính sách </w:t>
      </w:r>
      <w:r>
        <w:rPr>
          <w:rFonts w:ascii="Arial" w:hAnsi="Arial" w:cs="Arial"/>
        </w:rPr>
        <w:t xml:space="preserve"> </w:t>
      </w:r>
      <w:r w:rsidRPr="001058B5">
        <w:rPr>
          <w:rFonts w:ascii="Arial" w:hAnsi="Arial" w:cs="Arial"/>
          <w:spacing w:val="-28"/>
        </w:rPr>
        <w:t xml:space="preserve"> </w:t>
      </w:r>
      <w:r w:rsidRPr="001058B5">
        <w:rPr>
          <w:rFonts w:ascii="Arial" w:hAnsi="Arial" w:cs="Arial"/>
        </w:rPr>
        <w:t>DBMS_FGA.ADD_POLICY</w:t>
      </w:r>
      <w:r w:rsidRPr="001058B5">
        <w:rPr>
          <w:rFonts w:ascii="Arial" w:hAnsi="Arial" w:cs="Arial"/>
          <w:spacing w:val="-101"/>
        </w:rPr>
        <w:t xml:space="preserve"> </w:t>
      </w:r>
      <w:r w:rsidRPr="001058B5">
        <w:rPr>
          <w:rFonts w:ascii="Arial" w:hAnsi="Arial" w:cs="Arial"/>
          <w:spacing w:val="-27"/>
        </w:rPr>
        <w:t xml:space="preserve"> </w:t>
      </w:r>
      <w:r w:rsidRPr="001058B5">
        <w:rPr>
          <w:rFonts w:ascii="Arial" w:hAnsi="Arial" w:cs="Arial"/>
        </w:rPr>
        <w:t>(</w:t>
      </w:r>
      <w:r>
        <w:rPr>
          <w:rFonts w:ascii="Arial" w:hAnsi="Arial" w:cs="Arial"/>
        </w:rPr>
        <w:t>không được bối rối bởi việc khởi tạo tham số AUDIT_TRAIL</w:t>
      </w:r>
      <w:r w:rsidRPr="001058B5">
        <w:rPr>
          <w:rFonts w:ascii="Arial" w:hAnsi="Arial" w:cs="Arial"/>
        </w:rPr>
        <w:t xml:space="preserve">) </w:t>
      </w:r>
      <w:r>
        <w:rPr>
          <w:rFonts w:ascii="Arial" w:hAnsi="Arial" w:cs="Arial"/>
        </w:rPr>
        <w:t>khi bạn tạo chính sách kiểm toán</w:t>
      </w:r>
      <w:r w:rsidRPr="001058B5">
        <w:rPr>
          <w:rFonts w:ascii="Arial" w:hAnsi="Arial" w:cs="Arial"/>
          <w:spacing w:val="-3"/>
        </w:rPr>
        <w:t xml:space="preserve">. </w:t>
      </w:r>
      <w:r>
        <w:rPr>
          <w:rFonts w:ascii="Arial" w:hAnsi="Arial" w:cs="Arial"/>
        </w:rPr>
        <w:t>Đặt tham số này</w:t>
      </w:r>
      <w:r w:rsidRPr="001058B5">
        <w:rPr>
          <w:rFonts w:ascii="Arial" w:hAnsi="Arial" w:cs="Arial"/>
          <w:spacing w:val="-17"/>
        </w:rPr>
        <w:t xml:space="preserve"> </w:t>
      </w:r>
      <w:r>
        <w:rPr>
          <w:rFonts w:ascii="Arial" w:hAnsi="Arial" w:cs="Arial"/>
        </w:rPr>
        <w:t xml:space="preserve">thành </w:t>
      </w:r>
      <w:r w:rsidRPr="001058B5">
        <w:rPr>
          <w:rFonts w:ascii="Arial" w:hAnsi="Arial" w:cs="Arial"/>
        </w:rPr>
        <w:t>XML</w:t>
      </w:r>
      <w:r w:rsidRPr="001058B5">
        <w:rPr>
          <w:rFonts w:ascii="Arial" w:hAnsi="Arial" w:cs="Arial"/>
          <w:spacing w:val="-92"/>
        </w:rPr>
        <w:t xml:space="preserve"> </w:t>
      </w:r>
      <w:r>
        <w:rPr>
          <w:rFonts w:ascii="Arial" w:hAnsi="Arial" w:cs="Arial"/>
        </w:rPr>
        <w:t xml:space="preserve"> hoặc </w:t>
      </w:r>
      <w:r w:rsidRPr="001058B5">
        <w:rPr>
          <w:rFonts w:ascii="Arial" w:hAnsi="Arial" w:cs="Arial"/>
          <w:spacing w:val="-17"/>
        </w:rPr>
        <w:t xml:space="preserve"> </w:t>
      </w:r>
      <w:r w:rsidRPr="001058B5">
        <w:rPr>
          <w:rFonts w:ascii="Arial" w:hAnsi="Arial" w:cs="Arial"/>
        </w:rPr>
        <w:t>XML+</w:t>
      </w:r>
      <w:r>
        <w:rPr>
          <w:rFonts w:ascii="Arial" w:hAnsi="Arial" w:cs="Arial"/>
        </w:rPr>
        <w:t xml:space="preserve"> </w:t>
      </w:r>
      <w:r w:rsidRPr="001058B5">
        <w:rPr>
          <w:rFonts w:ascii="Arial" w:hAnsi="Arial" w:cs="Arial"/>
        </w:rPr>
        <w:t>EXTENDED</w:t>
      </w:r>
      <w:r>
        <w:rPr>
          <w:rFonts w:ascii="Arial" w:hAnsi="Arial" w:cs="Arial"/>
        </w:rPr>
        <w:t xml:space="preserve"> </w:t>
      </w:r>
      <w:r w:rsidRPr="001058B5">
        <w:rPr>
          <w:rFonts w:ascii="Arial" w:hAnsi="Arial" w:cs="Arial"/>
          <w:spacing w:val="-92"/>
        </w:rPr>
        <w:t xml:space="preserve"> </w:t>
      </w:r>
      <w:r>
        <w:rPr>
          <w:rFonts w:ascii="Arial" w:hAnsi="Arial" w:cs="Arial"/>
          <w:spacing w:val="-92"/>
        </w:rPr>
        <w:t xml:space="preserve">  </w:t>
      </w:r>
      <w:r>
        <w:rPr>
          <w:rFonts w:ascii="Arial" w:hAnsi="Arial" w:cs="Arial"/>
        </w:rPr>
        <w:t>ghi các bản ghi vào các tệp hệ điều hành định dạng XML</w:t>
      </w:r>
      <w:r w:rsidRPr="001058B5">
        <w:rPr>
          <w:rFonts w:ascii="Arial" w:hAnsi="Arial" w:cs="Arial"/>
        </w:rPr>
        <w:t>.</w:t>
      </w:r>
      <w:r>
        <w:rPr>
          <w:rFonts w:ascii="Arial" w:hAnsi="Arial" w:cs="Arial"/>
        </w:rPr>
        <w:t xml:space="preserve"> Nếu bạn thích ghi các bản ghi </w:t>
      </w:r>
      <w:r w:rsidRPr="001058B5">
        <w:rPr>
          <w:rFonts w:ascii="Arial" w:hAnsi="Arial" w:cs="Arial"/>
        </w:rPr>
        <w:t>fine-grained</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Pr>
          <w:rFonts w:ascii="Arial" w:hAnsi="Arial" w:cs="Arial"/>
        </w:rPr>
        <w:t>vào</w:t>
      </w:r>
      <w:r w:rsidRPr="001058B5">
        <w:rPr>
          <w:rFonts w:ascii="Arial" w:hAnsi="Arial" w:cs="Arial"/>
          <w:spacing w:val="-17"/>
        </w:rPr>
        <w:t xml:space="preserve"> </w:t>
      </w:r>
      <w:r>
        <w:rPr>
          <w:rFonts w:ascii="Arial" w:hAnsi="Arial" w:cs="Arial"/>
          <w:spacing w:val="-17"/>
        </w:rPr>
        <w:t xml:space="preserve">bảng </w:t>
      </w:r>
      <w:r w:rsidRPr="001058B5">
        <w:rPr>
          <w:rFonts w:ascii="Arial" w:hAnsi="Arial" w:cs="Arial"/>
        </w:rPr>
        <w:t xml:space="preserve">SYS.FGA_LOG$ </w:t>
      </w:r>
      <w:r>
        <w:rPr>
          <w:rFonts w:ascii="Arial" w:hAnsi="Arial" w:cs="Arial"/>
        </w:rPr>
        <w:t>hơn</w:t>
      </w:r>
      <w:r w:rsidRPr="001058B5">
        <w:rPr>
          <w:rFonts w:ascii="Arial" w:hAnsi="Arial" w:cs="Arial"/>
          <w:w w:val="95"/>
        </w:rPr>
        <w:t>,</w:t>
      </w:r>
      <w:r w:rsidRPr="001058B5">
        <w:rPr>
          <w:rFonts w:ascii="Arial" w:hAnsi="Arial" w:cs="Arial"/>
          <w:spacing w:val="-10"/>
          <w:w w:val="95"/>
        </w:rPr>
        <w:t xml:space="preserve"> </w:t>
      </w:r>
      <w:r>
        <w:rPr>
          <w:rFonts w:ascii="Arial" w:hAnsi="Arial" w:cs="Arial"/>
          <w:w w:val="95"/>
        </w:rPr>
        <w:t xml:space="preserve">thì </w:t>
      </w:r>
      <w:r w:rsidRPr="001058B5">
        <w:rPr>
          <w:rFonts w:ascii="Arial" w:hAnsi="Arial" w:cs="Arial"/>
          <w:spacing w:val="-10"/>
          <w:w w:val="95"/>
        </w:rPr>
        <w:t xml:space="preserve"> </w:t>
      </w:r>
      <w:r>
        <w:rPr>
          <w:rFonts w:ascii="Arial" w:hAnsi="Arial" w:cs="Arial"/>
          <w:w w:val="95"/>
        </w:rPr>
        <w:t>đặt tham số audit_trail</w:t>
      </w:r>
      <w:r w:rsidRPr="001058B5">
        <w:rPr>
          <w:rFonts w:ascii="Arial" w:hAnsi="Arial" w:cs="Arial"/>
          <w:spacing w:val="-11"/>
          <w:w w:val="95"/>
        </w:rPr>
        <w:t xml:space="preserve"> </w:t>
      </w:r>
      <w:r>
        <w:rPr>
          <w:rFonts w:ascii="Arial" w:hAnsi="Arial" w:cs="Arial"/>
          <w:spacing w:val="-11"/>
          <w:w w:val="95"/>
        </w:rPr>
        <w:t>cho</w:t>
      </w:r>
      <w:r w:rsidRPr="001058B5">
        <w:rPr>
          <w:rFonts w:ascii="Arial" w:hAnsi="Arial" w:cs="Arial"/>
          <w:spacing w:val="-11"/>
          <w:w w:val="95"/>
        </w:rPr>
        <w:t xml:space="preserve"> </w:t>
      </w:r>
      <w:r w:rsidRPr="001058B5">
        <w:rPr>
          <w:rFonts w:ascii="Arial" w:hAnsi="Arial" w:cs="Arial"/>
          <w:w w:val="95"/>
        </w:rPr>
        <w:t>DBMS_FGA.ADD_POLICY</w:t>
      </w:r>
      <w:r>
        <w:rPr>
          <w:rFonts w:ascii="Arial" w:hAnsi="Arial" w:cs="Arial"/>
          <w:w w:val="95"/>
        </w:rPr>
        <w:t xml:space="preserve"> </w:t>
      </w:r>
      <w:r w:rsidRPr="001058B5">
        <w:rPr>
          <w:rFonts w:ascii="Arial" w:hAnsi="Arial" w:cs="Arial"/>
          <w:spacing w:val="-82"/>
          <w:w w:val="95"/>
        </w:rPr>
        <w:t xml:space="preserve"> </w:t>
      </w:r>
      <w:r>
        <w:rPr>
          <w:rFonts w:ascii="Arial" w:hAnsi="Arial" w:cs="Arial"/>
          <w:w w:val="95"/>
        </w:rPr>
        <w:t>thành</w:t>
      </w:r>
      <w:r w:rsidRPr="001058B5">
        <w:rPr>
          <w:rFonts w:ascii="Arial" w:hAnsi="Arial" w:cs="Arial"/>
          <w:w w:val="95"/>
        </w:rPr>
        <w:t xml:space="preserve"> </w:t>
      </w:r>
      <w:r w:rsidRPr="001058B5">
        <w:rPr>
          <w:rFonts w:ascii="Arial" w:hAnsi="Arial" w:cs="Arial"/>
        </w:rPr>
        <w:t>DB</w:t>
      </w:r>
      <w:r w:rsidRPr="001058B5">
        <w:rPr>
          <w:rFonts w:ascii="Arial" w:hAnsi="Arial" w:cs="Arial"/>
          <w:spacing w:val="-93"/>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DB+EXTENDED.</w:t>
      </w:r>
      <w:r w:rsidRPr="001058B5">
        <w:rPr>
          <w:rFonts w:ascii="Arial" w:hAnsi="Arial" w:cs="Arial"/>
          <w:spacing w:val="-19"/>
        </w:rPr>
        <w:t xml:space="preserve"> </w:t>
      </w:r>
      <w:r>
        <w:rPr>
          <w:rFonts w:ascii="Arial" w:hAnsi="Arial" w:cs="Arial"/>
          <w:spacing w:val="-19"/>
        </w:rPr>
        <w:t xml:space="preserve"> </w:t>
      </w:r>
      <w:r w:rsidRPr="00725C6D">
        <w:rPr>
          <w:rFonts w:ascii="Arial" w:hAnsi="Arial" w:cs="Arial"/>
        </w:rPr>
        <w:t>có nhiều lí lo giải thích vì sao viết audit records vào file hệ thống lại lợi ích</w:t>
      </w:r>
      <w:r>
        <w:rPr>
          <w:rFonts w:ascii="Arial" w:hAnsi="Arial" w:cs="Arial"/>
          <w:spacing w:val="-19"/>
        </w:rPr>
        <w:t xml:space="preserve"> hơn</w:t>
      </w:r>
      <w:r w:rsidRPr="001058B5">
        <w:rPr>
          <w:rFonts w:ascii="Arial" w:hAnsi="Arial" w:cs="Arial"/>
        </w:rPr>
        <w:t xml:space="preserve">, </w:t>
      </w:r>
      <w:r>
        <w:rPr>
          <w:rFonts w:ascii="Arial" w:hAnsi="Arial" w:cs="Arial"/>
        </w:rPr>
        <w:t>xem them</w:t>
      </w:r>
      <w:r w:rsidRPr="001058B5">
        <w:rPr>
          <w:rFonts w:ascii="Arial" w:hAnsi="Arial" w:cs="Arial"/>
        </w:rPr>
        <w:t xml:space="preserve"> </w:t>
      </w:r>
      <w:hyperlink w:anchor="_bookmark1707" w:history="1">
        <w:r w:rsidRPr="001058B5">
          <w:rPr>
            <w:rFonts w:ascii="Arial" w:hAnsi="Arial" w:cs="Arial"/>
            <w:color w:val="0000CC"/>
          </w:rPr>
          <w:t xml:space="preserve">"Advantages of the Operating System Audit </w:t>
        </w:r>
        <w:r w:rsidRPr="001058B5">
          <w:rPr>
            <w:rFonts w:ascii="Arial" w:hAnsi="Arial" w:cs="Arial"/>
            <w:color w:val="0000CC"/>
            <w:spacing w:val="-4"/>
          </w:rPr>
          <w:t xml:space="preserve">Trail" </w:t>
        </w:r>
        <w:r>
          <w:rPr>
            <w:rFonts w:ascii="Arial" w:hAnsi="Arial" w:cs="Arial"/>
          </w:rPr>
          <w:t xml:space="preserve">tại trang </w:t>
        </w:r>
        <w:r w:rsidRPr="001058B5">
          <w:rPr>
            <w:rFonts w:ascii="Arial" w:hAnsi="Arial" w:cs="Arial"/>
            <w:spacing w:val="-28"/>
          </w:rPr>
          <w:t xml:space="preserve"> </w:t>
        </w:r>
        <w:r w:rsidRPr="001058B5">
          <w:rPr>
            <w:rFonts w:ascii="Arial" w:hAnsi="Arial" w:cs="Arial"/>
          </w:rPr>
          <w:t>9-16</w:t>
        </w:r>
      </w:hyperlink>
      <w:r w:rsidRPr="001058B5">
        <w:rPr>
          <w:rFonts w:ascii="Arial" w:hAnsi="Arial" w:cs="Arial"/>
        </w:rPr>
        <w:t>.</w:t>
      </w:r>
    </w:p>
    <w:p w14:paraId="6AC76EC1" w14:textId="77777777" w:rsidR="00791656" w:rsidRDefault="00791656" w:rsidP="00791656">
      <w:pPr>
        <w:pStyle w:val="BodyText"/>
        <w:spacing w:before="111" w:line="246" w:lineRule="exact"/>
        <w:ind w:left="2260"/>
        <w:rPr>
          <w:rFonts w:ascii="Arial" w:hAnsi="Arial" w:cs="Arial"/>
          <w:spacing w:val="-6"/>
        </w:rPr>
      </w:pPr>
      <w:r>
        <w:rPr>
          <w:rFonts w:ascii="Arial" w:hAnsi="Arial" w:cs="Arial"/>
          <w:spacing w:val="-6"/>
        </w:rPr>
        <w:t>B</w:t>
      </w:r>
      <w:r w:rsidRPr="002478A2">
        <w:rPr>
          <w:rFonts w:ascii="Arial" w:hAnsi="Arial" w:cs="Arial"/>
          <w:spacing w:val="-6"/>
        </w:rPr>
        <w:t>ạn có thể sử dụng V$XML_AUDIT_TRAIL chế độ xem từ điển dữ liệu để tạo Audit Records từ tệp XML có sẵn cho DBAs thông qua câu truy cấn SQL, tăng cường khả năng sử dụng. truy vấn view này làm cho tất cả tệp XML (tất các các tệp đuôi .xmlextendsion) trong thư mục AUDIT_FILE_DEST được phân tích và trình bày trong quan hệ các bảng.</w:t>
      </w:r>
    </w:p>
    <w:p w14:paraId="7FF0D294" w14:textId="77777777" w:rsidR="00791656" w:rsidRDefault="00791656" w:rsidP="00791656">
      <w:pPr>
        <w:pStyle w:val="BodyText"/>
        <w:spacing w:before="119" w:line="230" w:lineRule="auto"/>
        <w:ind w:left="2259"/>
        <w:rPr>
          <w:rFonts w:ascii="Arial" w:hAnsi="Arial" w:cs="Arial"/>
          <w:w w:val="95"/>
        </w:rPr>
      </w:pPr>
      <w:r>
        <w:rPr>
          <w:rFonts w:ascii="Arial" w:hAnsi="Arial" w:cs="Arial"/>
          <w:w w:val="95"/>
        </w:rPr>
        <w:t>V</w:t>
      </w:r>
      <w:r w:rsidRPr="002478A2">
        <w:rPr>
          <w:rFonts w:ascii="Arial" w:hAnsi="Arial" w:cs="Arial"/>
          <w:w w:val="95"/>
        </w:rPr>
        <w:t xml:space="preserve">iew DBA_COMMON_AUDIT_TRAIL bao gồm nội dung của bảng động tiêu chuẩn V$XML_AUDIT_TRAIL và fine_grained audit records </w:t>
      </w:r>
    </w:p>
    <w:p w14:paraId="54CB6A54" w14:textId="77777777" w:rsidR="00791656" w:rsidRPr="001058B5" w:rsidRDefault="00791656" w:rsidP="00791656">
      <w:pPr>
        <w:pStyle w:val="BodyText"/>
        <w:spacing w:before="119" w:line="230" w:lineRule="auto"/>
        <w:ind w:left="2259"/>
        <w:rPr>
          <w:rFonts w:ascii="Arial" w:hAnsi="Arial" w:cs="Arial"/>
        </w:rPr>
      </w:pPr>
      <w:r w:rsidRPr="002478A2">
        <w:rPr>
          <w:rFonts w:ascii="Arial" w:hAnsi="Arial" w:cs="Arial"/>
        </w:rPr>
        <w:t>Vì tệp kiểm toán XML được chứa trong nhiều tệp đuôi .xmlextendsion trên tất cả các nền tảng, view động cho chúng ta ta thông tin kiểm toán tương tự trên tất cả nền tảng. Xem thêm Oracle Database Reference để biết thêm thông tin chi tiết về</w:t>
      </w:r>
      <w:r>
        <w:rPr>
          <w:rFonts w:ascii="Arial" w:hAnsi="Arial" w:cs="Arial"/>
        </w:rPr>
        <w:t xml:space="preserve"> view V$XML_AUDIT_TRAIL</w:t>
      </w:r>
      <w:r w:rsidRPr="001058B5">
        <w:rPr>
          <w:rFonts w:ascii="Arial" w:hAnsi="Arial" w:cs="Arial"/>
        </w:rPr>
        <w:t>.</w:t>
      </w:r>
    </w:p>
    <w:p w14:paraId="1ABB0E61" w14:textId="77777777" w:rsidR="00791656" w:rsidRPr="001058B5" w:rsidRDefault="008D1AB8" w:rsidP="00791656">
      <w:pPr>
        <w:pStyle w:val="BodyText"/>
        <w:spacing w:before="1"/>
        <w:rPr>
          <w:rFonts w:ascii="Arial" w:hAnsi="Arial" w:cs="Arial"/>
          <w:sz w:val="18"/>
        </w:rPr>
      </w:pPr>
      <w:r>
        <w:rPr>
          <w:rFonts w:ascii="Arial" w:hAnsi="Arial" w:cs="Arial"/>
        </w:rPr>
        <w:pict w14:anchorId="39941957">
          <v:group id="_x0000_s1671" style="position:absolute;margin-left:204pt;margin-top:13.25pt;width:312pt;height:2.55pt;z-index:502626032;mso-wrap-distance-left:0;mso-wrap-distance-right:0;mso-position-horizontal-relative:page" coordorigin="4080,265" coordsize="6240,51">
            <v:line id="_x0000_s1672" style="position:absolute" from="4080,267" to="10320,267" strokeweight=".24pt"/>
            <v:line id="_x0000_s1673" style="position:absolute" from="4080,313" to="10320,313" strokeweight=".24pt"/>
            <w10:wrap type="topAndBottom" anchorx="page"/>
          </v:group>
        </w:pict>
      </w:r>
    </w:p>
    <w:p w14:paraId="15236E5E" w14:textId="77777777" w:rsidR="00791656" w:rsidRPr="001058B5" w:rsidRDefault="00791656" w:rsidP="00791656">
      <w:pPr>
        <w:pStyle w:val="BodyText"/>
        <w:spacing w:before="27" w:after="104" w:line="230" w:lineRule="auto"/>
        <w:ind w:left="2980" w:right="848"/>
        <w:rPr>
          <w:rFonts w:ascii="Arial" w:hAnsi="Arial" w:cs="Arial"/>
        </w:rPr>
      </w:pPr>
      <w:r>
        <w:rPr>
          <w:rFonts w:ascii="Arial" w:hAnsi="Arial" w:cs="Arial"/>
          <w:b/>
          <w:sz w:val="19"/>
        </w:rPr>
        <w:t>Chú ý</w:t>
      </w:r>
      <w:r w:rsidRPr="001058B5">
        <w:rPr>
          <w:rFonts w:ascii="Arial" w:hAnsi="Arial" w:cs="Arial"/>
          <w:b/>
          <w:sz w:val="19"/>
        </w:rPr>
        <w:t xml:space="preserve">: </w:t>
      </w:r>
      <w:r w:rsidRPr="00091AB8">
        <w:rPr>
          <w:rFonts w:ascii="Arial" w:hAnsi="Arial" w:cs="Arial"/>
        </w:rPr>
        <w:t xml:space="preserve">Nếu bạn kiểm toán các bảng có chưa dữ liệu nhạy cảm, nhớ cài đặt DB+EXTEND và  XML+EXTENDED cho tham số DBMS_FGA.ADD_POLICY audit_trail để bắt được dữ liệu này. Xem thêm </w:t>
      </w:r>
      <w:hyperlink w:anchor="_bookmark2288" w:history="1">
        <w:r w:rsidRPr="001058B5">
          <w:rPr>
            <w:rFonts w:ascii="Arial" w:hAnsi="Arial" w:cs="Arial"/>
            <w:color w:val="0000CC"/>
          </w:rPr>
          <w:t>"Auditing</w:t>
        </w:r>
        <w:r w:rsidRPr="001058B5">
          <w:rPr>
            <w:rFonts w:ascii="Arial" w:hAnsi="Arial" w:cs="Arial"/>
            <w:color w:val="0000CC"/>
            <w:spacing w:val="-26"/>
          </w:rPr>
          <w:t xml:space="preserve"> </w:t>
        </w:r>
        <w:r w:rsidRPr="001058B5">
          <w:rPr>
            <w:rFonts w:ascii="Arial" w:hAnsi="Arial" w:cs="Arial"/>
            <w:color w:val="0000CC"/>
          </w:rPr>
          <w:t>Sensitive</w:t>
        </w:r>
      </w:hyperlink>
      <w:r>
        <w:rPr>
          <w:rFonts w:ascii="Arial" w:hAnsi="Arial" w:cs="Arial"/>
          <w:color w:val="0000CC"/>
        </w:rPr>
        <w:t>”</w:t>
      </w:r>
      <w:r w:rsidRPr="00091AB8">
        <w:rPr>
          <w:rFonts w:ascii="Arial" w:hAnsi="Arial" w:cs="Arial"/>
        </w:rPr>
        <w:t xml:space="preserve"> trang 10-18 để biết thêm những cách xử lí khác</w:t>
      </w:r>
      <w:r>
        <w:rPr>
          <w:rFonts w:ascii="Arial" w:hAnsi="Arial" w:cs="Arial"/>
        </w:rPr>
        <w:t>.</w:t>
      </w:r>
    </w:p>
    <w:p w14:paraId="0B4DB86F" w14:textId="77777777" w:rsidR="00791656" w:rsidRPr="001058B5" w:rsidRDefault="008D1AB8" w:rsidP="0079165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E6B5F77">
          <v:group id="_x0000_s1668" style="width:312pt;height:2.55pt;mso-position-horizontal-relative:char;mso-position-vertical-relative:line" coordsize="6240,51">
            <v:line id="_x0000_s1669" style="position:absolute" from="0,2" to="6240,2" strokeweight=".24pt"/>
            <v:line id="_x0000_s1670" style="position:absolute" from="0,48" to="6240,48" strokeweight=".24pt"/>
            <w10:anchorlock/>
          </v:group>
        </w:pict>
      </w:r>
    </w:p>
    <w:p w14:paraId="3FA93B36" w14:textId="77777777" w:rsidR="00791656" w:rsidRPr="001058B5" w:rsidRDefault="00791656" w:rsidP="00791656">
      <w:pPr>
        <w:pStyle w:val="BodyText"/>
        <w:spacing w:before="4"/>
        <w:rPr>
          <w:rFonts w:ascii="Arial" w:hAnsi="Arial" w:cs="Arial"/>
          <w:sz w:val="9"/>
        </w:rPr>
      </w:pPr>
    </w:p>
    <w:p w14:paraId="5A516BFE" w14:textId="77777777" w:rsidR="00791656" w:rsidRPr="001058B5" w:rsidRDefault="00791656" w:rsidP="00791656">
      <w:pPr>
        <w:pStyle w:val="Heading4"/>
        <w:spacing w:before="107"/>
      </w:pPr>
      <w:bookmarkStart w:id="1751" w:name="How_the_Fine-Grained_Audit_Trail_Generat"/>
      <w:bookmarkStart w:id="1752" w:name="_bookmark1916"/>
      <w:bookmarkEnd w:id="1751"/>
      <w:bookmarkEnd w:id="1752"/>
      <w:r>
        <w:t>Cách Fine-Grained Audit khởi tạo bảng ghi</w:t>
      </w:r>
    </w:p>
    <w:p w14:paraId="00A8E644" w14:textId="77777777" w:rsidR="00791656" w:rsidRPr="001058B5" w:rsidRDefault="00791656" w:rsidP="00791656">
      <w:pPr>
        <w:pStyle w:val="BodyText"/>
        <w:spacing w:before="82" w:line="230" w:lineRule="auto"/>
        <w:ind w:left="2259" w:right="102"/>
        <w:rPr>
          <w:rFonts w:ascii="Arial" w:hAnsi="Arial" w:cs="Arial"/>
          <w:sz w:val="25"/>
        </w:rPr>
      </w:pPr>
      <w:r w:rsidRPr="001058B5">
        <w:rPr>
          <w:rFonts w:ascii="Arial" w:hAnsi="Arial" w:cs="Arial"/>
        </w:rPr>
        <w:t xml:space="preserve">The fine-grained audit trail </w:t>
      </w:r>
      <w:r w:rsidRPr="0000257C">
        <w:rPr>
          <w:rFonts w:ascii="Arial" w:hAnsi="Arial" w:cs="Arial"/>
        </w:rPr>
        <w:t>bắt dữ liệu kiểm toán từ 1 bản hoặc 1 view trong câu 1 câu lệnh SQL. Ví dụ, nếu bạn chạy 1 câu lệnh UNION thể hiện bảng HR.EMPLOYEE 2 lần, thì câu lệnh kiểm toán sẽ khởi tạo 2 bảng ghi kiểm toán, mỗi cái đề chó thể truy cập bảng HR.EMPLOYEE</w:t>
      </w:r>
    </w:p>
    <w:p w14:paraId="6A965CE6" w14:textId="77777777" w:rsidR="00791656" w:rsidRPr="001058B5" w:rsidRDefault="00791656" w:rsidP="00791656">
      <w:pPr>
        <w:pStyle w:val="Heading4"/>
      </w:pPr>
      <w:bookmarkStart w:id="1753" w:name="Using_the_DBMS_FGA_Package_to_Manage_Fin"/>
      <w:bookmarkStart w:id="1754" w:name="_bookmark1918"/>
      <w:bookmarkEnd w:id="1753"/>
      <w:bookmarkEnd w:id="1754"/>
      <w:r>
        <w:t xml:space="preserve">Sử dụng gói </w:t>
      </w:r>
      <w:r w:rsidRPr="001058B5">
        <w:t xml:space="preserve">DBMS_FGA </w:t>
      </w:r>
      <w:r>
        <w:t xml:space="preserve">để quản lí </w:t>
      </w:r>
      <w:r w:rsidRPr="001058B5">
        <w:t>Fine-Grained Audit Policies</w:t>
      </w:r>
    </w:p>
    <w:p w14:paraId="2576C51D" w14:textId="77777777" w:rsidR="00791656" w:rsidRPr="001058B5" w:rsidRDefault="00791656" w:rsidP="00791656">
      <w:pPr>
        <w:pStyle w:val="BodyText"/>
        <w:spacing w:before="74"/>
        <w:ind w:left="2260"/>
        <w:rPr>
          <w:rFonts w:ascii="Arial" w:hAnsi="Arial" w:cs="Arial"/>
        </w:rPr>
      </w:pPr>
      <w:r>
        <w:rPr>
          <w:rFonts w:ascii="Arial" w:hAnsi="Arial" w:cs="Arial"/>
        </w:rPr>
        <w:t>Phần này chứa</w:t>
      </w:r>
      <w:r w:rsidRPr="001058B5">
        <w:rPr>
          <w:rFonts w:ascii="Arial" w:hAnsi="Arial" w:cs="Arial"/>
        </w:rPr>
        <w:t>:</w:t>
      </w:r>
    </w:p>
    <w:p w14:paraId="5874BB81" w14:textId="77777777" w:rsidR="00791656" w:rsidRPr="001058B5" w:rsidRDefault="008D1AB8" w:rsidP="006F7931">
      <w:pPr>
        <w:pStyle w:val="ListParagraph"/>
        <w:numPr>
          <w:ilvl w:val="2"/>
          <w:numId w:val="137"/>
        </w:numPr>
        <w:tabs>
          <w:tab w:val="left" w:pos="2620"/>
        </w:tabs>
        <w:rPr>
          <w:rFonts w:ascii="Arial" w:hAnsi="Arial" w:cs="Arial"/>
          <w:sz w:val="20"/>
        </w:rPr>
      </w:pPr>
      <w:hyperlink w:anchor="_bookmark1919" w:history="1">
        <w:r w:rsidR="00791656">
          <w:rPr>
            <w:rFonts w:ascii="Arial" w:hAnsi="Arial" w:cs="Arial"/>
            <w:color w:val="0000CC"/>
            <w:sz w:val="20"/>
          </w:rPr>
          <w:t>thông in về gói DBMS_FGA PL/SQL</w:t>
        </w:r>
      </w:hyperlink>
    </w:p>
    <w:p w14:paraId="114A3921" w14:textId="77777777" w:rsidR="00791656" w:rsidRPr="001058B5" w:rsidRDefault="008D1AB8" w:rsidP="006F7931">
      <w:pPr>
        <w:pStyle w:val="ListParagraph"/>
        <w:numPr>
          <w:ilvl w:val="2"/>
          <w:numId w:val="137"/>
        </w:numPr>
        <w:tabs>
          <w:tab w:val="left" w:pos="2620"/>
        </w:tabs>
        <w:rPr>
          <w:rFonts w:ascii="Arial" w:hAnsi="Arial" w:cs="Arial"/>
          <w:sz w:val="20"/>
        </w:rPr>
      </w:pPr>
      <w:hyperlink w:anchor="_bookmark1921" w:history="1">
        <w:r w:rsidR="00791656">
          <w:rPr>
            <w:rFonts w:ascii="Arial" w:hAnsi="Arial" w:cs="Arial"/>
            <w:color w:val="0000CC"/>
            <w:sz w:val="20"/>
          </w:rPr>
          <w:t>tạo 1</w:t>
        </w:r>
        <w:r w:rsidR="00791656" w:rsidRPr="001058B5">
          <w:rPr>
            <w:rFonts w:ascii="Arial" w:hAnsi="Arial" w:cs="Arial"/>
            <w:color w:val="0000CC"/>
            <w:sz w:val="20"/>
          </w:rPr>
          <w:t xml:space="preserve"> Fine-Grained Audit</w:t>
        </w:r>
        <w:r w:rsidR="00791656" w:rsidRPr="001058B5">
          <w:rPr>
            <w:rFonts w:ascii="Arial" w:hAnsi="Arial" w:cs="Arial"/>
            <w:color w:val="0000CC"/>
            <w:spacing w:val="-2"/>
            <w:sz w:val="20"/>
          </w:rPr>
          <w:t xml:space="preserve"> </w:t>
        </w:r>
        <w:r w:rsidR="00791656" w:rsidRPr="001058B5">
          <w:rPr>
            <w:rFonts w:ascii="Arial" w:hAnsi="Arial" w:cs="Arial"/>
            <w:color w:val="0000CC"/>
            <w:sz w:val="20"/>
          </w:rPr>
          <w:t>Policy</w:t>
        </w:r>
      </w:hyperlink>
    </w:p>
    <w:p w14:paraId="677E64BA" w14:textId="77777777" w:rsidR="00791656" w:rsidRPr="001058B5" w:rsidRDefault="008D1AB8" w:rsidP="006F7931">
      <w:pPr>
        <w:pStyle w:val="ListParagraph"/>
        <w:numPr>
          <w:ilvl w:val="2"/>
          <w:numId w:val="137"/>
        </w:numPr>
        <w:tabs>
          <w:tab w:val="left" w:pos="2620"/>
        </w:tabs>
        <w:spacing w:before="112"/>
        <w:rPr>
          <w:rFonts w:ascii="Arial" w:hAnsi="Arial" w:cs="Arial"/>
          <w:sz w:val="20"/>
        </w:rPr>
      </w:pPr>
      <w:hyperlink w:anchor="_bookmark1934" w:history="1">
        <w:r w:rsidR="00791656">
          <w:rPr>
            <w:rFonts w:ascii="Arial" w:hAnsi="Arial" w:cs="Arial"/>
            <w:color w:val="0000CC"/>
            <w:sz w:val="20"/>
          </w:rPr>
          <w:t>kích hoạt và dừng 1</w:t>
        </w:r>
        <w:r w:rsidR="00791656" w:rsidRPr="001058B5">
          <w:rPr>
            <w:rFonts w:ascii="Arial" w:hAnsi="Arial" w:cs="Arial"/>
            <w:color w:val="0000CC"/>
            <w:sz w:val="20"/>
          </w:rPr>
          <w:t xml:space="preserve"> Fine-Grained Audit</w:t>
        </w:r>
        <w:r w:rsidR="00791656" w:rsidRPr="001058B5">
          <w:rPr>
            <w:rFonts w:ascii="Arial" w:hAnsi="Arial" w:cs="Arial"/>
            <w:color w:val="0000CC"/>
            <w:spacing w:val="-7"/>
            <w:sz w:val="20"/>
          </w:rPr>
          <w:t xml:space="preserve"> </w:t>
        </w:r>
        <w:r w:rsidR="00791656" w:rsidRPr="001058B5">
          <w:rPr>
            <w:rFonts w:ascii="Arial" w:hAnsi="Arial" w:cs="Arial"/>
            <w:color w:val="0000CC"/>
            <w:sz w:val="20"/>
          </w:rPr>
          <w:t>Policy</w:t>
        </w:r>
      </w:hyperlink>
    </w:p>
    <w:p w14:paraId="76EB272E" w14:textId="77777777" w:rsidR="00791656" w:rsidRPr="001058B5" w:rsidRDefault="008D1AB8" w:rsidP="006F7931">
      <w:pPr>
        <w:pStyle w:val="ListParagraph"/>
        <w:numPr>
          <w:ilvl w:val="2"/>
          <w:numId w:val="137"/>
        </w:numPr>
        <w:tabs>
          <w:tab w:val="left" w:pos="2620"/>
        </w:tabs>
        <w:rPr>
          <w:rFonts w:ascii="Arial" w:hAnsi="Arial" w:cs="Arial"/>
          <w:sz w:val="20"/>
        </w:rPr>
      </w:pPr>
      <w:hyperlink w:anchor="_bookmark1939" w:history="1">
        <w:r w:rsidR="00791656">
          <w:rPr>
            <w:rFonts w:ascii="Arial" w:hAnsi="Arial" w:cs="Arial"/>
            <w:color w:val="0000CC"/>
            <w:sz w:val="20"/>
          </w:rPr>
          <w:t>xóa 1</w:t>
        </w:r>
        <w:r w:rsidR="00791656" w:rsidRPr="001058B5">
          <w:rPr>
            <w:rFonts w:ascii="Arial" w:hAnsi="Arial" w:cs="Arial"/>
            <w:color w:val="0000CC"/>
            <w:sz w:val="20"/>
          </w:rPr>
          <w:t xml:space="preserve"> Fine-Grained Audit</w:t>
        </w:r>
        <w:r w:rsidR="00791656" w:rsidRPr="001058B5">
          <w:rPr>
            <w:rFonts w:ascii="Arial" w:hAnsi="Arial" w:cs="Arial"/>
            <w:color w:val="0000CC"/>
            <w:spacing w:val="-4"/>
            <w:sz w:val="20"/>
          </w:rPr>
          <w:t xml:space="preserve"> </w:t>
        </w:r>
        <w:r w:rsidR="00791656" w:rsidRPr="001058B5">
          <w:rPr>
            <w:rFonts w:ascii="Arial" w:hAnsi="Arial" w:cs="Arial"/>
            <w:color w:val="0000CC"/>
            <w:sz w:val="20"/>
          </w:rPr>
          <w:t>Policy</w:t>
        </w:r>
      </w:hyperlink>
    </w:p>
    <w:p w14:paraId="364B1A54" w14:textId="77777777" w:rsidR="00791656" w:rsidRPr="001058B5" w:rsidRDefault="00791656" w:rsidP="00791656">
      <w:pPr>
        <w:pStyle w:val="BodyText"/>
        <w:spacing w:before="3"/>
        <w:rPr>
          <w:rFonts w:ascii="Arial" w:hAnsi="Arial" w:cs="Arial"/>
          <w:sz w:val="23"/>
        </w:rPr>
      </w:pPr>
    </w:p>
    <w:p w14:paraId="7A3DE3DA" w14:textId="77777777" w:rsidR="00791656" w:rsidRPr="001058B5" w:rsidRDefault="00791656" w:rsidP="00791656">
      <w:pPr>
        <w:pStyle w:val="Heading6"/>
      </w:pPr>
      <w:bookmarkStart w:id="1755" w:name="About_the_DBMS_FGA_PL/SQL_Package"/>
      <w:bookmarkStart w:id="1756" w:name="_bookmark1919"/>
      <w:bookmarkEnd w:id="1755"/>
      <w:bookmarkEnd w:id="1756"/>
      <w:r>
        <w:t>thông tin về gói</w:t>
      </w:r>
      <w:r w:rsidRPr="001058B5">
        <w:t xml:space="preserve"> DBMS_FGA PL/SQL</w:t>
      </w:r>
    </w:p>
    <w:p w14:paraId="335B0C25" w14:textId="77777777" w:rsidR="00791656" w:rsidRPr="00776E29" w:rsidRDefault="00791656" w:rsidP="00791656">
      <w:pPr>
        <w:pStyle w:val="BodyText"/>
        <w:spacing w:before="100" w:beforeAutospacing="1" w:after="100" w:afterAutospacing="1" w:line="228" w:lineRule="auto"/>
        <w:ind w:left="1728" w:right="706"/>
        <w:rPr>
          <w:rFonts w:ascii="Arial" w:hAnsi="Arial" w:cs="Arial"/>
        </w:rPr>
      </w:pPr>
      <w:r w:rsidRPr="00776E29">
        <w:rPr>
          <w:rFonts w:ascii="Arial" w:hAnsi="Arial" w:cs="Arial"/>
        </w:rPr>
        <w:t>Để quản lí 1 fine-grained audit policy, bạn dử dụng gói DBMS_FGA PL/SQL. Gói này cho phép bạn thêm tất cả sự kết hợp của câu lệnh SELECT, INSERT, UPDATE, và DELETE. bạn cũng có thể gộp các câu lệnh lại bằng cách kiểm toán các hành động nền tảng của INSERT và UPDATE. Để gộp các câu lệnh, cấu hình fine-grained truy cập trên câu lệnh INSERT và UPDATE. Chỉ 1 bảng ghi được tạo ra mỗi khi hoạt động gộp thành công. Để quản lí fine-grained audit policies, bạn phải có quyền thực thi trên gói DBMS_FGA.</w:t>
      </w:r>
    </w:p>
    <w:p w14:paraId="46EDBB49" w14:textId="77777777" w:rsidR="00791656" w:rsidRDefault="00791656" w:rsidP="00791656">
      <w:pPr>
        <w:pStyle w:val="BodyText"/>
        <w:spacing w:before="114" w:line="232" w:lineRule="auto"/>
        <w:ind w:left="1659" w:right="700"/>
        <w:rPr>
          <w:rFonts w:ascii="Arial" w:hAnsi="Arial" w:cs="Arial"/>
        </w:rPr>
      </w:pPr>
      <w:r w:rsidRPr="00FF766A">
        <w:rPr>
          <w:rFonts w:ascii="Arial" w:hAnsi="Arial" w:cs="Arial"/>
        </w:rPr>
        <w:lastRenderedPageBreak/>
        <w:t xml:space="preserve">Chính sách kiểm toán bị ràng buộc vào bảng bạn đã tạo ra. Việc này đơn giản hóa việc quản lí các chính sách kiểm toán bởi vì chính sách chỉ phải được thay đổi 1 lần trong database, không phải trong ứng dụng. khi thêm vào, không cần biết người dùng  kết nối với database như thế nào- từ ứng dụng, web, hoặc thông qua SQL*plus hoặc Oracle SQL Developer- Oracle Database ghi lại bất kì hành động  nào ảnh hưởng đến chính sách. </w:t>
      </w:r>
    </w:p>
    <w:p w14:paraId="2936C32D" w14:textId="77777777" w:rsidR="00791656" w:rsidRPr="00FF766A" w:rsidRDefault="00791656" w:rsidP="00791656">
      <w:pPr>
        <w:pStyle w:val="BodyText"/>
        <w:spacing w:before="114" w:line="232" w:lineRule="auto"/>
        <w:ind w:left="1659" w:right="700"/>
        <w:rPr>
          <w:rFonts w:ascii="Arial" w:hAnsi="Arial" w:cs="Arial"/>
        </w:rPr>
      </w:pPr>
      <w:r w:rsidRPr="00FF766A">
        <w:rPr>
          <w:rFonts w:ascii="Arial" w:hAnsi="Arial" w:cs="Arial"/>
        </w:rPr>
        <w:t>Nếu bất cứ dòng nào được trả  về từ 1 câu truy vấn trùng khớp với điều kiện kiểm toán mà bạn định nghĩa, thì Oracle Database thêm 1 đường đẫn kiểm toán vào cái fine-grained audit trail. Đường dẫn này không bao gồm tất cả thông tin được báo cáo ở đường mòn kiểm toán thường xuyên. Nói cách khác, chỉ 1 dòng của thông tin kiểm toán được thêm vào audit trail cho tất cả fine-grained audit policy được đánh giá đúng.</w:t>
      </w:r>
    </w:p>
    <w:p w14:paraId="34EA5F27" w14:textId="77777777" w:rsidR="00791656" w:rsidRPr="001058B5" w:rsidRDefault="00791656" w:rsidP="00791656">
      <w:pPr>
        <w:spacing w:before="117" w:line="230" w:lineRule="auto"/>
        <w:ind w:left="1659" w:right="700"/>
        <w:rPr>
          <w:rFonts w:ascii="Arial" w:hAnsi="Arial" w:cs="Arial"/>
          <w:sz w:val="20"/>
        </w:rPr>
      </w:pPr>
      <w:r w:rsidRPr="00FF766A">
        <w:rPr>
          <w:rFonts w:ascii="Arial" w:hAnsi="Arial" w:cs="Arial"/>
          <w:sz w:val="20"/>
        </w:rPr>
        <w:t>Thông tin chi tiết về cú pháp của gói DBMS_FGA</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 xml:space="preserve">xem thêm </w:t>
      </w:r>
      <w:r w:rsidRPr="001058B5">
        <w:rPr>
          <w:rFonts w:ascii="Arial" w:hAnsi="Arial" w:cs="Arial"/>
          <w:i/>
          <w:sz w:val="20"/>
        </w:rPr>
        <w:t>Oracle</w:t>
      </w:r>
      <w:r w:rsidRPr="001058B5">
        <w:rPr>
          <w:rFonts w:ascii="Arial" w:hAnsi="Arial" w:cs="Arial"/>
          <w:i/>
          <w:spacing w:val="-14"/>
          <w:sz w:val="20"/>
        </w:rPr>
        <w:t xml:space="preserve"> </w:t>
      </w:r>
      <w:r w:rsidRPr="001058B5">
        <w:rPr>
          <w:rFonts w:ascii="Arial" w:hAnsi="Arial" w:cs="Arial"/>
          <w:i/>
          <w:sz w:val="20"/>
        </w:rPr>
        <w:t xml:space="preserve">Database PL/SQL Packages and </w:t>
      </w:r>
      <w:r w:rsidRPr="001058B5">
        <w:rPr>
          <w:rFonts w:ascii="Arial" w:hAnsi="Arial" w:cs="Arial"/>
          <w:i/>
          <w:spacing w:val="-4"/>
          <w:sz w:val="20"/>
        </w:rPr>
        <w:t xml:space="preserve">Types </w:t>
      </w:r>
      <w:r w:rsidRPr="001058B5">
        <w:rPr>
          <w:rFonts w:ascii="Arial" w:hAnsi="Arial" w:cs="Arial"/>
          <w:i/>
          <w:sz w:val="20"/>
        </w:rPr>
        <w:t>Reference</w:t>
      </w:r>
      <w:r>
        <w:rPr>
          <w:rFonts w:ascii="Arial" w:hAnsi="Arial" w:cs="Arial"/>
          <w:sz w:val="20"/>
        </w:rPr>
        <w:t>.  Xem luôn</w:t>
      </w:r>
      <w:r w:rsidRPr="001058B5">
        <w:rPr>
          <w:rFonts w:ascii="Arial" w:hAnsi="Arial" w:cs="Arial"/>
          <w:sz w:val="20"/>
        </w:rPr>
        <w:t xml:space="preserve"> </w:t>
      </w:r>
      <w:r w:rsidRPr="001058B5">
        <w:rPr>
          <w:rFonts w:ascii="Arial" w:hAnsi="Arial" w:cs="Arial"/>
          <w:i/>
          <w:sz w:val="20"/>
        </w:rPr>
        <w:t>Oracle Database Advanced Application Developer's</w:t>
      </w:r>
      <w:r w:rsidRPr="001058B5">
        <w:rPr>
          <w:rFonts w:ascii="Arial" w:hAnsi="Arial" w:cs="Arial"/>
          <w:i/>
          <w:spacing w:val="-1"/>
          <w:sz w:val="20"/>
        </w:rPr>
        <w:t xml:space="preserve"> </w:t>
      </w:r>
      <w:r w:rsidRPr="001058B5">
        <w:rPr>
          <w:rFonts w:ascii="Arial" w:hAnsi="Arial" w:cs="Arial"/>
          <w:i/>
          <w:sz w:val="20"/>
        </w:rPr>
        <w:t>Guide</w:t>
      </w:r>
      <w:r w:rsidRPr="001058B5">
        <w:rPr>
          <w:rFonts w:ascii="Arial" w:hAnsi="Arial" w:cs="Arial"/>
          <w:sz w:val="20"/>
        </w:rPr>
        <w:t>.</w:t>
      </w:r>
    </w:p>
    <w:p w14:paraId="1E5131CA" w14:textId="77777777" w:rsidR="00791656" w:rsidRPr="001058B5" w:rsidRDefault="00791656" w:rsidP="00791656">
      <w:pPr>
        <w:pStyle w:val="BodyText"/>
        <w:rPr>
          <w:rFonts w:ascii="Arial" w:hAnsi="Arial" w:cs="Arial"/>
        </w:rPr>
      </w:pPr>
    </w:p>
    <w:p w14:paraId="2BEFC4F6" w14:textId="77777777" w:rsidR="00791656" w:rsidRPr="001058B5" w:rsidRDefault="008D1AB8" w:rsidP="00791656">
      <w:pPr>
        <w:pStyle w:val="BodyText"/>
        <w:spacing w:before="2"/>
        <w:rPr>
          <w:rFonts w:ascii="Arial" w:hAnsi="Arial" w:cs="Arial"/>
          <w:sz w:val="11"/>
        </w:rPr>
      </w:pPr>
      <w:r>
        <w:rPr>
          <w:rFonts w:ascii="Arial" w:hAnsi="Arial" w:cs="Arial"/>
        </w:rPr>
        <w:pict w14:anchorId="7A4DC91D">
          <v:group id="_x0000_s1674" style="position:absolute;margin-left:174pt;margin-top:8.95pt;width:312pt;height:2.5pt;z-index:502627056;mso-wrap-distance-left:0;mso-wrap-distance-right:0;mso-position-horizontal-relative:page" coordorigin="3480,179" coordsize="6240,50">
            <v:line id="_x0000_s1675" style="position:absolute" from="3480,181" to="9720,181" strokeweight=".24pt"/>
            <v:line id="_x0000_s1676" style="position:absolute" from="3480,226" to="9720,226" strokeweight=".24pt"/>
            <w10:wrap type="topAndBottom" anchorx="page"/>
          </v:group>
        </w:pict>
      </w:r>
    </w:p>
    <w:p w14:paraId="2863DC26" w14:textId="77777777" w:rsidR="00791656" w:rsidRPr="001058B5" w:rsidRDefault="00791656" w:rsidP="00791656">
      <w:pPr>
        <w:pStyle w:val="BodyText"/>
        <w:spacing w:before="27" w:after="111" w:line="230" w:lineRule="auto"/>
        <w:ind w:left="2379" w:right="1493"/>
        <w:rPr>
          <w:rFonts w:ascii="Arial" w:hAnsi="Arial" w:cs="Arial"/>
        </w:rPr>
      </w:pPr>
      <w:r>
        <w:rPr>
          <w:rFonts w:ascii="Arial" w:hAnsi="Arial" w:cs="Arial"/>
          <w:b/>
          <w:sz w:val="19"/>
        </w:rPr>
        <w:t>Chú ý</w:t>
      </w:r>
      <w:r w:rsidRPr="001058B5">
        <w:rPr>
          <w:rFonts w:ascii="Arial" w:hAnsi="Arial" w:cs="Arial"/>
          <w:b/>
          <w:sz w:val="19"/>
        </w:rPr>
        <w:t xml:space="preserve">: </w:t>
      </w:r>
      <w:r w:rsidRPr="00FF766A">
        <w:rPr>
          <w:rFonts w:ascii="Arial" w:hAnsi="Arial" w:cs="Arial"/>
        </w:rPr>
        <w:t xml:space="preserve">Nếu bạn định sử dụng gói DBMS_FGA trên các phiên bản khác nhau, thì bạn có thể sử dụng kết quả của chính sách: liệu tất cả kết quả có đồng bộ trên tất cả phiên bản hay không, hoặc cụ thể trên 1 phiên bả mà chính sách đã được sử dụng. </w:t>
      </w:r>
      <w:r>
        <w:rPr>
          <w:rFonts w:ascii="Arial" w:hAnsi="Arial" w:cs="Arial"/>
        </w:rPr>
        <w:t>Xem thêm</w:t>
      </w:r>
      <w:r w:rsidRPr="001058B5">
        <w:rPr>
          <w:rFonts w:ascii="Arial" w:hAnsi="Arial" w:cs="Arial"/>
        </w:rPr>
        <w:t xml:space="preserve"> </w:t>
      </w:r>
      <w:hyperlink w:anchor="_bookmark1265" w:history="1">
        <w:r w:rsidRPr="001058B5">
          <w:rPr>
            <w:rFonts w:ascii="Arial" w:hAnsi="Arial" w:cs="Arial"/>
            <w:color w:val="0000CC"/>
          </w:rPr>
          <w:t>"How Editions Affects the Results of a</w:t>
        </w:r>
      </w:hyperlink>
      <w:r w:rsidRPr="001058B5">
        <w:rPr>
          <w:rFonts w:ascii="Arial" w:hAnsi="Arial" w:cs="Arial"/>
          <w:color w:val="0000CC"/>
        </w:rPr>
        <w:t xml:space="preserve"> </w:t>
      </w:r>
      <w:hyperlink w:anchor="_bookmark1265" w:history="1">
        <w:r w:rsidRPr="001058B5">
          <w:rPr>
            <w:rFonts w:ascii="Arial" w:hAnsi="Arial" w:cs="Arial"/>
            <w:color w:val="0000CC"/>
          </w:rPr>
          <w:t xml:space="preserve">Global Application Context PL/SQL Package" </w:t>
        </w:r>
      </w:hyperlink>
      <w:hyperlink w:anchor="_bookmark1265" w:history="1">
        <w:r>
          <w:rPr>
            <w:rFonts w:ascii="Arial" w:hAnsi="Arial" w:cs="Arial"/>
          </w:rPr>
          <w:t>trên trang</w:t>
        </w:r>
        <w:r w:rsidRPr="001058B5">
          <w:rPr>
            <w:rFonts w:ascii="Arial" w:hAnsi="Arial" w:cs="Arial"/>
          </w:rPr>
          <w:t xml:space="preserve"> 6-24 </w:t>
        </w:r>
      </w:hyperlink>
      <w:r>
        <w:rPr>
          <w:rFonts w:ascii="Arial" w:hAnsi="Arial" w:cs="Arial"/>
        </w:rPr>
        <w:t>để biết thêm thông tin.</w:t>
      </w:r>
    </w:p>
    <w:p w14:paraId="1A015BEC" w14:textId="77777777" w:rsidR="00791656" w:rsidRPr="001058B5" w:rsidRDefault="008D1AB8" w:rsidP="00791656">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83A42EE">
          <v:group id="_x0000_s1665" style="width:312pt;height:2.55pt;mso-position-horizontal-relative:char;mso-position-vertical-relative:line" coordsize="6240,51">
            <v:line id="_x0000_s1666" style="position:absolute" from="0,2" to="6240,2" strokeweight=".24pt"/>
            <v:line id="_x0000_s1667" style="position:absolute" from="0,48" to="6240,48" strokeweight=".24pt"/>
            <w10:anchorlock/>
          </v:group>
        </w:pict>
      </w:r>
    </w:p>
    <w:p w14:paraId="41303677" w14:textId="77777777" w:rsidR="00791656" w:rsidRPr="001058B5" w:rsidRDefault="00791656" w:rsidP="00791656">
      <w:pPr>
        <w:pStyle w:val="BodyText"/>
        <w:spacing w:before="5"/>
        <w:rPr>
          <w:rFonts w:ascii="Arial" w:hAnsi="Arial" w:cs="Arial"/>
          <w:sz w:val="10"/>
        </w:rPr>
      </w:pPr>
    </w:p>
    <w:p w14:paraId="71A642E0" w14:textId="77777777" w:rsidR="00791656" w:rsidRPr="001058B5" w:rsidRDefault="00791656" w:rsidP="00791656">
      <w:pPr>
        <w:pStyle w:val="Heading6"/>
        <w:spacing w:before="105"/>
        <w:ind w:left="1660"/>
      </w:pPr>
      <w:bookmarkStart w:id="1757" w:name="Creating_a_Fine-Grained_Audit_Policy"/>
      <w:bookmarkStart w:id="1758" w:name="_bookmark1921"/>
      <w:bookmarkStart w:id="1759" w:name="_bookmark1922"/>
      <w:bookmarkEnd w:id="1757"/>
      <w:bookmarkEnd w:id="1758"/>
      <w:bookmarkEnd w:id="1759"/>
      <w:r>
        <w:t>Tạo 1</w:t>
      </w:r>
      <w:r w:rsidRPr="001058B5">
        <w:t xml:space="preserve"> Fine-Grained Audit Policy</w:t>
      </w:r>
    </w:p>
    <w:p w14:paraId="12608ECD" w14:textId="77777777" w:rsidR="00791656" w:rsidRPr="001058B5" w:rsidRDefault="00791656" w:rsidP="00791656">
      <w:pPr>
        <w:pStyle w:val="BodyText"/>
        <w:spacing w:before="57" w:line="230" w:lineRule="auto"/>
        <w:ind w:left="1659" w:right="700"/>
        <w:rPr>
          <w:rFonts w:ascii="Arial" w:hAnsi="Arial" w:cs="Arial"/>
        </w:rPr>
      </w:pPr>
      <w:r w:rsidRPr="007252E6">
        <w:rPr>
          <w:rFonts w:ascii="Arial" w:hAnsi="Arial" w:cs="Arial"/>
          <w:spacing w:val="-9"/>
        </w:rPr>
        <w:t>Để tạo 1 fine-grained audit policy, sử dụng thủ tục DBMS_FGA.ADD_POLICY. Thủ tục này tạo 1 chính sách kiểm toán sử dụng vị ngữ được cung cấp như là điều kiện kiểm toán. Oracle Database thực thi chính sách định vị dưới nền tảng của người dùng người đã tạo ra chính sách. Con số lớn nhất của fine-grained policies trên bất kì 1 bảng nào hoặc bảng xem nào là 256. Oracle Database chưa chính sách trong bảng thư viện dữ liệu, nhưng ban có thể tạo ra chính sách trên bất kì bảng nào hoặc view không nằ</w:t>
      </w:r>
      <w:r>
        <w:rPr>
          <w:rFonts w:ascii="Arial" w:hAnsi="Arial" w:cs="Arial"/>
          <w:spacing w:val="-9"/>
        </w:rPr>
        <w:t>m trong SYSchema</w:t>
      </w:r>
      <w:r w:rsidRPr="001058B5">
        <w:rPr>
          <w:rFonts w:ascii="Arial" w:hAnsi="Arial" w:cs="Arial"/>
        </w:rPr>
        <w:t>.</w:t>
      </w:r>
    </w:p>
    <w:p w14:paraId="1D531907" w14:textId="77777777" w:rsidR="00791656" w:rsidRPr="001058B5" w:rsidRDefault="00791656" w:rsidP="00791656">
      <w:pPr>
        <w:pStyle w:val="BodyText"/>
        <w:spacing w:before="119" w:line="232" w:lineRule="auto"/>
        <w:ind w:left="1660" w:right="700"/>
        <w:rPr>
          <w:rFonts w:ascii="Arial" w:hAnsi="Arial" w:cs="Arial"/>
        </w:rPr>
      </w:pPr>
      <w:r w:rsidRPr="007252E6">
        <w:rPr>
          <w:rFonts w:ascii="Arial" w:hAnsi="Arial" w:cs="Arial"/>
        </w:rPr>
        <w:t>Sau khi bạn tạo fine-grained audit policy, nó không cứ trụ tại bất kì lược đồ cụ thể nào, mặc dù đích đến của chính sách là được chứa trong SYS.FGA$ bảng thư viện dữ liệ</w:t>
      </w:r>
      <w:r>
        <w:rPr>
          <w:rFonts w:ascii="Arial" w:hAnsi="Arial" w:cs="Arial"/>
        </w:rPr>
        <w:t>u</w:t>
      </w:r>
      <w:r w:rsidRPr="001058B5">
        <w:rPr>
          <w:rFonts w:ascii="Arial" w:hAnsi="Arial" w:cs="Arial"/>
        </w:rPr>
        <w:t>.</w:t>
      </w:r>
    </w:p>
    <w:p w14:paraId="17F3F11F" w14:textId="77777777" w:rsidR="00791656" w:rsidRPr="001058B5" w:rsidRDefault="00791656" w:rsidP="00791656">
      <w:pPr>
        <w:pStyle w:val="BodyText"/>
        <w:spacing w:before="114" w:line="232" w:lineRule="auto"/>
        <w:ind w:left="1660" w:right="700"/>
        <w:rPr>
          <w:rFonts w:ascii="Arial" w:hAnsi="Arial" w:cs="Arial"/>
        </w:rPr>
      </w:pPr>
      <w:r w:rsidRPr="007252E6">
        <w:rPr>
          <w:rFonts w:ascii="Arial" w:hAnsi="Arial" w:cs="Arial"/>
        </w:rPr>
        <w:t>Bạn không thể chỉnh sửa 1 fine-grained audit policy sau khi bạn đã tạo ra nó. Nếu bạn cần chỉnh sửa chính sách, xóa nó và tạo lại cái mới.</w:t>
      </w:r>
    </w:p>
    <w:p w14:paraId="0475E1FF" w14:textId="77777777" w:rsidR="00791656" w:rsidRPr="001058B5" w:rsidRDefault="00791656" w:rsidP="00791656">
      <w:pPr>
        <w:pStyle w:val="BodyText"/>
        <w:spacing w:before="120" w:line="230" w:lineRule="auto"/>
        <w:ind w:left="1660" w:right="700"/>
        <w:rPr>
          <w:rFonts w:ascii="Arial" w:hAnsi="Arial" w:cs="Arial"/>
        </w:rPr>
      </w:pPr>
      <w:r w:rsidRPr="007252E6">
        <w:rPr>
          <w:rFonts w:ascii="Arial" w:hAnsi="Arial" w:cs="Arial"/>
        </w:rPr>
        <w:t xml:space="preserve">Hãy cẩn thận nếu 1 cột bảng có fine-grained audit policy, bạn không thể mã hóa hoặc giải mã cột này (bằng việc sử dụng câu lệnh UPDATE). Để làm như vậy hãy đặt ra 1 ORA-28133:fulltableaccessisrestrictedbyfine-grainedsecurityerror.  Nếu bạn muốn cập nhật cột đó, tạm thời tắt fine-grained audit policy sau đó mã hóa hoặc giải mã cột đó. Sau cùng, tái kích hoạt fine-grained audit policy. </w:t>
      </w:r>
      <w:r>
        <w:rPr>
          <w:rFonts w:ascii="Arial" w:hAnsi="Arial" w:cs="Arial"/>
        </w:rPr>
        <w:t>Xem thêm</w:t>
      </w:r>
      <w:r w:rsidRPr="001058B5">
        <w:rPr>
          <w:rFonts w:ascii="Arial" w:hAnsi="Arial" w:cs="Arial"/>
        </w:rPr>
        <w:t xml:space="preserve"> </w:t>
      </w:r>
      <w:hyperlink w:anchor="_bookmark1934" w:history="1">
        <w:r w:rsidRPr="001058B5">
          <w:rPr>
            <w:rFonts w:ascii="Arial" w:hAnsi="Arial" w:cs="Arial"/>
            <w:color w:val="0000CC"/>
          </w:rPr>
          <w:t xml:space="preserve">"Disabling and Enabling a Fine-Grained Audit Policy" </w:t>
        </w:r>
        <w:r>
          <w:rPr>
            <w:rFonts w:ascii="Arial" w:hAnsi="Arial" w:cs="Arial"/>
          </w:rPr>
          <w:t xml:space="preserve">trên trang </w:t>
        </w:r>
        <w:r w:rsidRPr="001058B5">
          <w:rPr>
            <w:rFonts w:ascii="Arial" w:hAnsi="Arial" w:cs="Arial"/>
          </w:rPr>
          <w:t xml:space="preserve">9-43 </w:t>
        </w:r>
      </w:hyperlink>
      <w:r>
        <w:rPr>
          <w:rFonts w:ascii="Arial" w:hAnsi="Arial" w:cs="Arial"/>
        </w:rPr>
        <w:t>để biết thêm thông tin</w:t>
      </w:r>
      <w:r w:rsidRPr="001058B5">
        <w:rPr>
          <w:rFonts w:ascii="Arial" w:hAnsi="Arial" w:cs="Arial"/>
        </w:rPr>
        <w:t>.</w:t>
      </w:r>
    </w:p>
    <w:p w14:paraId="396B9BCD" w14:textId="77777777" w:rsidR="00791656" w:rsidRPr="001058B5" w:rsidRDefault="00791656" w:rsidP="00791656">
      <w:pPr>
        <w:pStyle w:val="BodyText"/>
        <w:spacing w:before="115"/>
        <w:ind w:left="1660"/>
        <w:rPr>
          <w:rFonts w:ascii="Arial" w:hAnsi="Arial" w:cs="Arial"/>
        </w:rPr>
      </w:pPr>
      <w:r>
        <w:rPr>
          <w:rFonts w:ascii="Arial" w:hAnsi="Arial" w:cs="Arial"/>
        </w:rPr>
        <w:t>Cú pháp tạo thủ tục ADD_POLICY là:</w:t>
      </w:r>
    </w:p>
    <w:p w14:paraId="7044C8BC" w14:textId="77777777" w:rsidR="00791656" w:rsidRPr="001058B5" w:rsidRDefault="00791656" w:rsidP="00791656">
      <w:pPr>
        <w:spacing w:before="137"/>
        <w:ind w:left="1660"/>
        <w:rPr>
          <w:rFonts w:ascii="Arial" w:hAnsi="Arial" w:cs="Arial"/>
          <w:sz w:val="18"/>
        </w:rPr>
      </w:pPr>
      <w:r w:rsidRPr="001058B5">
        <w:rPr>
          <w:rFonts w:ascii="Arial" w:hAnsi="Arial" w:cs="Arial"/>
          <w:w w:val="95"/>
          <w:sz w:val="18"/>
        </w:rPr>
        <w:t>DBMS_FGA.ADD_POLICY(</w:t>
      </w:r>
    </w:p>
    <w:p w14:paraId="19D5B628" w14:textId="77777777" w:rsidR="00791656" w:rsidRPr="001058B5" w:rsidRDefault="00791656" w:rsidP="00791656">
      <w:pPr>
        <w:tabs>
          <w:tab w:val="left" w:pos="3699"/>
        </w:tabs>
        <w:spacing w:before="16"/>
        <w:ind w:left="193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VARCHAR2,</w:t>
      </w:r>
    </w:p>
    <w:p w14:paraId="36B9D8B3" w14:textId="77777777" w:rsidR="00791656" w:rsidRPr="001058B5" w:rsidRDefault="00791656" w:rsidP="00791656">
      <w:pPr>
        <w:tabs>
          <w:tab w:val="left" w:pos="3698"/>
        </w:tabs>
        <w:spacing w:before="17"/>
        <w:ind w:left="1937"/>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VARCHAR2,</w:t>
      </w:r>
    </w:p>
    <w:p w14:paraId="12BB1F66" w14:textId="77777777" w:rsidR="00791656" w:rsidRPr="001058B5" w:rsidRDefault="00791656" w:rsidP="00791656">
      <w:pPr>
        <w:tabs>
          <w:tab w:val="left" w:pos="3698"/>
        </w:tabs>
        <w:spacing w:before="15" w:line="259" w:lineRule="auto"/>
        <w:ind w:left="1937" w:right="5546"/>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spacing w:val="-2"/>
          <w:w w:val="85"/>
          <w:sz w:val="18"/>
        </w:rPr>
        <w:t>VARCHAR2,</w:t>
      </w:r>
    </w:p>
    <w:p w14:paraId="2FB053C3"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1A8A332A" w14:textId="77777777" w:rsidR="00791656" w:rsidRPr="001058B5" w:rsidRDefault="00791656" w:rsidP="00791656">
      <w:pPr>
        <w:pStyle w:val="BodyText"/>
        <w:rPr>
          <w:rFonts w:ascii="Arial" w:hAnsi="Arial" w:cs="Arial"/>
        </w:rPr>
      </w:pPr>
    </w:p>
    <w:p w14:paraId="42D98522" w14:textId="77777777" w:rsidR="00791656" w:rsidRPr="001058B5" w:rsidRDefault="00791656" w:rsidP="00791656">
      <w:pPr>
        <w:pStyle w:val="BodyText"/>
        <w:spacing w:before="7"/>
        <w:rPr>
          <w:rFonts w:ascii="Arial" w:hAnsi="Arial" w:cs="Arial"/>
          <w:sz w:val="18"/>
        </w:rPr>
      </w:pPr>
    </w:p>
    <w:p w14:paraId="2DD55001" w14:textId="77777777" w:rsidR="00791656" w:rsidRPr="001058B5" w:rsidRDefault="00791656" w:rsidP="00791656">
      <w:pPr>
        <w:tabs>
          <w:tab w:val="left" w:pos="4298"/>
        </w:tabs>
        <w:spacing w:line="259" w:lineRule="auto"/>
        <w:ind w:left="2538" w:right="4946"/>
        <w:rPr>
          <w:rFonts w:ascii="Arial" w:hAnsi="Arial" w:cs="Arial"/>
          <w:sz w:val="18"/>
        </w:rPr>
      </w:pP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 xml:space="preserve">BOOLEAN, </w:t>
      </w: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spacing w:val="-2"/>
          <w:w w:val="85"/>
          <w:sz w:val="18"/>
        </w:rPr>
        <w:t>VARCHAR2,</w:t>
      </w:r>
    </w:p>
    <w:p w14:paraId="6B6B0A5B" w14:textId="77777777" w:rsidR="00791656" w:rsidRPr="001058B5" w:rsidRDefault="00791656" w:rsidP="00791656">
      <w:pPr>
        <w:tabs>
          <w:tab w:val="left" w:pos="4298"/>
        </w:tabs>
        <w:spacing w:line="259" w:lineRule="auto"/>
        <w:ind w:left="2538" w:right="3278"/>
        <w:rPr>
          <w:rFonts w:ascii="Arial" w:hAnsi="Arial" w:cs="Arial"/>
          <w:sz w:val="18"/>
        </w:rPr>
      </w:pPr>
      <w:r w:rsidRPr="001058B5">
        <w:rPr>
          <w:rFonts w:ascii="Arial" w:hAnsi="Arial" w:cs="Arial"/>
          <w:w w:val="90"/>
          <w:sz w:val="18"/>
        </w:rPr>
        <w:t>audit_trail</w:t>
      </w:r>
      <w:r w:rsidRPr="001058B5">
        <w:rPr>
          <w:rFonts w:ascii="Arial" w:hAnsi="Arial" w:cs="Arial"/>
          <w:w w:val="90"/>
          <w:sz w:val="18"/>
        </w:rPr>
        <w:tab/>
        <w:t>BINARY_INTEGER</w:t>
      </w:r>
      <w:r w:rsidRPr="001058B5">
        <w:rPr>
          <w:rFonts w:ascii="Arial" w:hAnsi="Arial" w:cs="Arial"/>
          <w:spacing w:val="-44"/>
          <w:w w:val="90"/>
          <w:sz w:val="18"/>
        </w:rPr>
        <w:t xml:space="preserve"> </w:t>
      </w:r>
      <w:r w:rsidRPr="001058B5">
        <w:rPr>
          <w:rFonts w:ascii="Arial" w:hAnsi="Arial" w:cs="Arial"/>
          <w:w w:val="90"/>
          <w:sz w:val="18"/>
        </w:rPr>
        <w:t>IN</w:t>
      </w:r>
      <w:r w:rsidRPr="001058B5">
        <w:rPr>
          <w:rFonts w:ascii="Arial" w:hAnsi="Arial" w:cs="Arial"/>
          <w:spacing w:val="-45"/>
          <w:w w:val="90"/>
          <w:sz w:val="18"/>
        </w:rPr>
        <w:t xml:space="preserve"> </w:t>
      </w:r>
      <w:r w:rsidRPr="001058B5">
        <w:rPr>
          <w:rFonts w:ascii="Arial" w:hAnsi="Arial" w:cs="Arial"/>
          <w:w w:val="90"/>
          <w:sz w:val="18"/>
        </w:rPr>
        <w:t>DEFAULT, audit_column_opts</w:t>
      </w:r>
      <w:r w:rsidRPr="001058B5">
        <w:rPr>
          <w:rFonts w:ascii="Arial" w:hAnsi="Arial" w:cs="Arial"/>
          <w:spacing w:val="-14"/>
          <w:w w:val="90"/>
          <w:sz w:val="18"/>
        </w:rPr>
        <w:t xml:space="preserve"> </w:t>
      </w:r>
      <w:r w:rsidRPr="001058B5">
        <w:rPr>
          <w:rFonts w:ascii="Arial" w:hAnsi="Arial" w:cs="Arial"/>
          <w:w w:val="90"/>
          <w:sz w:val="18"/>
        </w:rPr>
        <w:t>BINARY_INTEGER</w:t>
      </w:r>
      <w:r w:rsidRPr="001058B5">
        <w:rPr>
          <w:rFonts w:ascii="Arial" w:hAnsi="Arial" w:cs="Arial"/>
          <w:spacing w:val="-56"/>
          <w:w w:val="90"/>
          <w:sz w:val="18"/>
        </w:rPr>
        <w:t xml:space="preserve"> </w:t>
      </w:r>
      <w:r w:rsidRPr="001058B5">
        <w:rPr>
          <w:rFonts w:ascii="Arial" w:hAnsi="Arial" w:cs="Arial"/>
          <w:w w:val="90"/>
          <w:sz w:val="18"/>
        </w:rPr>
        <w:t>IN</w:t>
      </w:r>
      <w:r w:rsidRPr="001058B5">
        <w:rPr>
          <w:rFonts w:ascii="Arial" w:hAnsi="Arial" w:cs="Arial"/>
          <w:spacing w:val="-56"/>
          <w:w w:val="90"/>
          <w:sz w:val="18"/>
        </w:rPr>
        <w:t xml:space="preserve"> </w:t>
      </w:r>
      <w:r w:rsidRPr="001058B5">
        <w:rPr>
          <w:rFonts w:ascii="Arial" w:hAnsi="Arial" w:cs="Arial"/>
          <w:w w:val="90"/>
          <w:sz w:val="18"/>
        </w:rPr>
        <w:t>DEFAULT);</w:t>
      </w:r>
    </w:p>
    <w:p w14:paraId="047936A7" w14:textId="77777777" w:rsidR="00791656" w:rsidRPr="001058B5" w:rsidRDefault="00791656" w:rsidP="00791656">
      <w:pPr>
        <w:pStyle w:val="BodyText"/>
        <w:spacing w:before="9"/>
        <w:rPr>
          <w:rFonts w:ascii="Arial" w:hAnsi="Arial" w:cs="Arial"/>
          <w:sz w:val="16"/>
        </w:rPr>
      </w:pPr>
    </w:p>
    <w:p w14:paraId="3932663B" w14:textId="77777777" w:rsidR="00791656" w:rsidRPr="001058B5" w:rsidRDefault="00791656" w:rsidP="00791656">
      <w:pPr>
        <w:pStyle w:val="BodyText"/>
        <w:ind w:left="2260"/>
        <w:rPr>
          <w:rFonts w:ascii="Arial" w:hAnsi="Arial" w:cs="Arial"/>
        </w:rPr>
      </w:pPr>
      <w:r>
        <w:rPr>
          <w:rFonts w:ascii="Arial" w:hAnsi="Arial" w:cs="Arial"/>
        </w:rPr>
        <w:t xml:space="preserve">Cụ thể </w:t>
      </w:r>
      <w:r w:rsidRPr="001058B5">
        <w:rPr>
          <w:rFonts w:ascii="Arial" w:hAnsi="Arial" w:cs="Arial"/>
        </w:rPr>
        <w:t>:</w:t>
      </w:r>
    </w:p>
    <w:p w14:paraId="5D88BCCC" w14:textId="77777777" w:rsidR="00791656" w:rsidRPr="001058B5" w:rsidRDefault="00791656" w:rsidP="006F7931">
      <w:pPr>
        <w:pStyle w:val="ListParagraph"/>
        <w:numPr>
          <w:ilvl w:val="2"/>
          <w:numId w:val="137"/>
        </w:numPr>
        <w:tabs>
          <w:tab w:val="left" w:pos="2620"/>
        </w:tabs>
        <w:spacing w:before="121" w:line="228" w:lineRule="auto"/>
        <w:ind w:right="578"/>
        <w:rPr>
          <w:rFonts w:ascii="Arial" w:hAnsi="Arial" w:cs="Arial"/>
          <w:sz w:val="20"/>
        </w:rPr>
      </w:pPr>
      <w:r w:rsidRPr="001058B5">
        <w:rPr>
          <w:rFonts w:ascii="Arial" w:hAnsi="Arial" w:cs="Arial"/>
          <w:sz w:val="20"/>
        </w:rPr>
        <w:t>object_schema:</w:t>
      </w:r>
      <w:r>
        <w:rPr>
          <w:rFonts w:ascii="Arial" w:hAnsi="Arial" w:cs="Arial"/>
          <w:spacing w:val="-20"/>
          <w:sz w:val="20"/>
        </w:rPr>
        <w:t xml:space="preserve"> </w:t>
      </w:r>
      <w:r w:rsidRPr="00883382">
        <w:rPr>
          <w:rFonts w:ascii="Arial" w:hAnsi="Arial" w:cs="Arial"/>
          <w:sz w:val="20"/>
        </w:rPr>
        <w:t>Chỉ định cụ thể lược đồcủa đối tượng được kiểm toán (nếu Null, lược đồ đăng nhập hiện tại của người dùng được giả định)</w:t>
      </w:r>
    </w:p>
    <w:p w14:paraId="61BFD65E" w14:textId="77777777" w:rsidR="00791656" w:rsidRPr="001058B5" w:rsidRDefault="00791656" w:rsidP="006F7931">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object_name:</w:t>
      </w:r>
      <w:r w:rsidRPr="001058B5">
        <w:rPr>
          <w:rFonts w:ascii="Arial" w:hAnsi="Arial" w:cs="Arial"/>
          <w:spacing w:val="-5"/>
          <w:sz w:val="20"/>
        </w:rPr>
        <w:t xml:space="preserve"> </w:t>
      </w:r>
      <w:r w:rsidRPr="00883382">
        <w:rPr>
          <w:rFonts w:ascii="Arial" w:hAnsi="Arial" w:cs="Arial"/>
          <w:sz w:val="20"/>
        </w:rPr>
        <w:t>Chỉ định củ thể tên của đối tượng được kiểm toán</w:t>
      </w:r>
      <w:r w:rsidRPr="001058B5">
        <w:rPr>
          <w:rFonts w:ascii="Arial" w:hAnsi="Arial" w:cs="Arial"/>
          <w:sz w:val="20"/>
        </w:rPr>
        <w:t>.</w:t>
      </w:r>
    </w:p>
    <w:p w14:paraId="178FC272" w14:textId="77777777" w:rsidR="00791656" w:rsidRPr="001058B5" w:rsidRDefault="00791656" w:rsidP="006F7931">
      <w:pPr>
        <w:pStyle w:val="ListParagraph"/>
        <w:numPr>
          <w:ilvl w:val="2"/>
          <w:numId w:val="137"/>
        </w:numPr>
        <w:tabs>
          <w:tab w:val="left" w:pos="2620"/>
        </w:tabs>
        <w:spacing w:before="117" w:line="228" w:lineRule="auto"/>
        <w:ind w:right="238"/>
        <w:rPr>
          <w:rFonts w:ascii="Arial" w:hAnsi="Arial" w:cs="Arial"/>
          <w:sz w:val="20"/>
        </w:rPr>
      </w:pPr>
      <w:r w:rsidRPr="001058B5">
        <w:rPr>
          <w:rFonts w:ascii="Arial" w:hAnsi="Arial" w:cs="Arial"/>
          <w:sz w:val="20"/>
        </w:rPr>
        <w:t>policy_name:</w:t>
      </w:r>
      <w:r w:rsidRPr="001058B5">
        <w:rPr>
          <w:rFonts w:ascii="Arial" w:hAnsi="Arial" w:cs="Arial"/>
          <w:spacing w:val="-17"/>
          <w:sz w:val="20"/>
        </w:rPr>
        <w:t xml:space="preserve"> </w:t>
      </w:r>
      <w:r w:rsidRPr="00883382">
        <w:rPr>
          <w:rFonts w:ascii="Arial" w:hAnsi="Arial" w:cs="Arial"/>
          <w:sz w:val="20"/>
        </w:rPr>
        <w:t>Chỉ định cụ thể tên của chính sách được tạo ra. Đảm bảo tên này được duy nhất</w:t>
      </w:r>
      <w:r w:rsidRPr="001058B5">
        <w:rPr>
          <w:rFonts w:ascii="Arial" w:hAnsi="Arial" w:cs="Arial"/>
          <w:sz w:val="20"/>
        </w:rPr>
        <w:t>.</w:t>
      </w:r>
    </w:p>
    <w:p w14:paraId="01235148" w14:textId="77777777" w:rsidR="00791656" w:rsidRPr="001058B5" w:rsidRDefault="00791656" w:rsidP="006F7931">
      <w:pPr>
        <w:pStyle w:val="ListParagraph"/>
        <w:numPr>
          <w:ilvl w:val="2"/>
          <w:numId w:val="137"/>
        </w:numPr>
        <w:tabs>
          <w:tab w:val="left" w:pos="2620"/>
        </w:tabs>
        <w:spacing w:before="124" w:line="228" w:lineRule="auto"/>
        <w:ind w:right="233"/>
        <w:rPr>
          <w:rFonts w:ascii="Arial" w:hAnsi="Arial" w:cs="Arial"/>
          <w:sz w:val="20"/>
        </w:rPr>
      </w:pPr>
      <w:r w:rsidRPr="001058B5">
        <w:rPr>
          <w:rFonts w:ascii="Arial" w:hAnsi="Arial" w:cs="Arial"/>
          <w:sz w:val="20"/>
        </w:rPr>
        <w:t>audit_condition:</w:t>
      </w:r>
      <w:r w:rsidRPr="001058B5">
        <w:rPr>
          <w:rFonts w:ascii="Arial" w:hAnsi="Arial" w:cs="Arial"/>
          <w:spacing w:val="-29"/>
          <w:sz w:val="20"/>
        </w:rPr>
        <w:t xml:space="preserve"> </w:t>
      </w:r>
      <w:r w:rsidRPr="00883382">
        <w:rPr>
          <w:rFonts w:ascii="Arial" w:hAnsi="Arial" w:cs="Arial"/>
          <w:sz w:val="20"/>
        </w:rPr>
        <w:t>Chỉ định cụ thể 1 điều kiện Boolean trong dòng. Null được cho phép và được hiể</w:t>
      </w:r>
      <w:r>
        <w:rPr>
          <w:rFonts w:ascii="Arial" w:hAnsi="Arial" w:cs="Arial"/>
          <w:sz w:val="20"/>
        </w:rPr>
        <w:t>u như "TRUE</w:t>
      </w:r>
      <w:r w:rsidRPr="00883382">
        <w:rPr>
          <w:rFonts w:ascii="Arial" w:hAnsi="Arial" w:cs="Arial"/>
          <w:sz w:val="20"/>
        </w:rPr>
        <w:t>"</w:t>
      </w:r>
      <w:r>
        <w:rPr>
          <w:rFonts w:ascii="Arial" w:hAnsi="Arial" w:cs="Arial"/>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trên trang</w:t>
        </w:r>
        <w:r w:rsidRPr="001058B5">
          <w:rPr>
            <w:rFonts w:ascii="Arial" w:hAnsi="Arial" w:cs="Arial"/>
            <w:sz w:val="20"/>
          </w:rPr>
          <w:t xml:space="preserve"> 9-43 </w:t>
        </w:r>
      </w:hyperlink>
      <w:r>
        <w:rPr>
          <w:rFonts w:ascii="Arial" w:hAnsi="Arial" w:cs="Arial"/>
          <w:sz w:val="20"/>
        </w:rPr>
        <w:t xml:space="preserve">để biết thêm thông tin. </w:t>
      </w:r>
      <w:r w:rsidRPr="00883382">
        <w:rPr>
          <w:rFonts w:ascii="Arial" w:hAnsi="Arial" w:cs="Arial"/>
          <w:sz w:val="20"/>
        </w:rPr>
        <w:t>Nếu bạn chỉ định Null hoặc không có điều kiện kiểm toán nào, thì bất kì hành động nào trên bảng mà chính sách tạo 1 audit record, có hay không hàng đều được trả về.</w:t>
      </w:r>
    </w:p>
    <w:p w14:paraId="42F1DDAB" w14:textId="77777777" w:rsidR="00791656" w:rsidRPr="001058B5" w:rsidRDefault="00791656" w:rsidP="00791656">
      <w:pPr>
        <w:pStyle w:val="BodyText"/>
        <w:spacing w:before="115"/>
        <w:ind w:left="2620"/>
        <w:rPr>
          <w:rFonts w:ascii="Arial" w:hAnsi="Arial" w:cs="Arial"/>
        </w:rPr>
      </w:pPr>
      <w:r>
        <w:rPr>
          <w:rFonts w:ascii="Arial" w:hAnsi="Arial" w:cs="Arial"/>
        </w:rPr>
        <w:t>Thực hiện theo các nguyên tắc sau</w:t>
      </w:r>
      <w:r w:rsidRPr="001058B5">
        <w:rPr>
          <w:rFonts w:ascii="Arial" w:hAnsi="Arial" w:cs="Arial"/>
        </w:rPr>
        <w:t>:</w:t>
      </w:r>
    </w:p>
    <w:p w14:paraId="53D1D0E6"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F62F8E">
        <w:rPr>
          <w:rFonts w:ascii="Arial" w:hAnsi="Arial" w:cs="Arial"/>
          <w:sz w:val="20"/>
        </w:rPr>
        <w:t>Không bao gồm các hàm xử lí câu lệnh có thể kiểm toán trên cùng 1 bảng,  trong cài đặt audit_condition. Ví dụ, giả sử bạn tạo 1 hàm xử lí câu lệnh INSERT trên bảng HR.EMPLOYEE. Điều kiện kiểm toán của chính sách chứa hàm này và cái này dành cho câu lệnh INSERT (được đặt bởi loại câu lệnh). Khi chính sách được sử dụng, hàm thực thi đệ qui cho tới khi hẹ thống chạy hết bộ nhớ. Việc này có thể tạo ra lỗi ORA-1000:maximumopencursorexceeded hoặc ORA-0036:maximumnumbero</w:t>
      </w:r>
      <w:r>
        <w:rPr>
          <w:rFonts w:ascii="Arial" w:hAnsi="Arial" w:cs="Arial"/>
          <w:sz w:val="20"/>
        </w:rPr>
        <w:t>frecursiveSQLLevels(50)exceeded.</w:t>
      </w:r>
    </w:p>
    <w:p w14:paraId="3347DC73" w14:textId="77777777" w:rsidR="00791656" w:rsidRPr="001058B5" w:rsidRDefault="00791656" w:rsidP="006F7931">
      <w:pPr>
        <w:pStyle w:val="ListParagraph"/>
        <w:numPr>
          <w:ilvl w:val="2"/>
          <w:numId w:val="137"/>
        </w:numPr>
        <w:tabs>
          <w:tab w:val="left" w:pos="2620"/>
        </w:tabs>
        <w:spacing w:before="119" w:line="230" w:lineRule="auto"/>
        <w:ind w:right="202"/>
        <w:rPr>
          <w:rFonts w:ascii="Arial" w:hAnsi="Arial" w:cs="Arial"/>
          <w:sz w:val="20"/>
        </w:rPr>
      </w:pPr>
      <w:r w:rsidRPr="001058B5">
        <w:rPr>
          <w:rFonts w:ascii="Arial" w:hAnsi="Arial" w:cs="Arial"/>
          <w:sz w:val="20"/>
        </w:rPr>
        <w:t>audit_column:</w:t>
      </w:r>
      <w:r w:rsidRPr="001058B5">
        <w:rPr>
          <w:rFonts w:ascii="Arial" w:hAnsi="Arial" w:cs="Arial"/>
          <w:spacing w:val="-23"/>
          <w:sz w:val="20"/>
        </w:rPr>
        <w:t xml:space="preserve"> </w:t>
      </w:r>
      <w:r w:rsidRPr="008F2A6D">
        <w:rPr>
          <w:rFonts w:ascii="Arial" w:hAnsi="Arial" w:cs="Arial"/>
          <w:sz w:val="20"/>
        </w:rPr>
        <w:t>1 hoặc nhiều cột cụ thể kiểm toán, bao gồm cả những cột ẩn. Nếu đặt giá trị NULL hoặc bỏ qua, tất cả các cột đều được kiểm toán. Những cột này có thể bảo gồm Oracle Label Security các cột ẩn hoặc các cột loại đối tượng. Mặc định, NULL, nếu bất kì cột nào bị truy cập hoặc bị ảnh hưởng đều gây ra kiể</w:t>
      </w:r>
      <w:r>
        <w:rPr>
          <w:rFonts w:ascii="Arial" w:hAnsi="Arial" w:cs="Arial"/>
          <w:sz w:val="20"/>
        </w:rPr>
        <w:t>m toán</w:t>
      </w:r>
      <w:r w:rsidRPr="001058B5">
        <w:rPr>
          <w:rFonts w:ascii="Arial" w:hAnsi="Arial" w:cs="Arial"/>
          <w:sz w:val="20"/>
        </w:rPr>
        <w:t>.</w:t>
      </w:r>
    </w:p>
    <w:p w14:paraId="66E0F9E6" w14:textId="77777777" w:rsidR="00791656" w:rsidRPr="001058B5" w:rsidRDefault="00791656" w:rsidP="006F7931">
      <w:pPr>
        <w:pStyle w:val="ListParagraph"/>
        <w:numPr>
          <w:ilvl w:val="2"/>
          <w:numId w:val="137"/>
        </w:numPr>
        <w:tabs>
          <w:tab w:val="left" w:pos="2620"/>
        </w:tabs>
        <w:spacing w:before="119" w:line="230" w:lineRule="auto"/>
        <w:ind w:right="185"/>
        <w:rPr>
          <w:rFonts w:ascii="Arial" w:hAnsi="Arial" w:cs="Arial"/>
          <w:sz w:val="20"/>
        </w:rPr>
      </w:pPr>
      <w:r w:rsidRPr="001058B5">
        <w:rPr>
          <w:rFonts w:ascii="Arial" w:hAnsi="Arial" w:cs="Arial"/>
          <w:sz w:val="20"/>
        </w:rPr>
        <w:t xml:space="preserve">handler_schema: </w:t>
      </w:r>
      <w:r w:rsidRPr="008F2A6D">
        <w:rPr>
          <w:rFonts w:ascii="Arial" w:hAnsi="Arial" w:cs="Arial"/>
          <w:sz w:val="20"/>
        </w:rPr>
        <w:t xml:space="preserve">Nếu 1 cảnh báo được sủ dụng làm cò để đáp lại khi chính sách bị vi phạm, cụ thể là tên của lược đồ có chứa tên của quản lí sự kiện. Mặc định, Null, sử dụng lược đồ hiện tại. Xem thêm </w:t>
      </w:r>
      <w:hyperlink w:anchor="_bookmark1942" w:history="1">
        <w:r w:rsidRPr="001058B5">
          <w:rPr>
            <w:rFonts w:ascii="Arial" w:hAnsi="Arial" w:cs="Arial"/>
            <w:color w:val="0000CC"/>
            <w:sz w:val="20"/>
          </w:rPr>
          <w:t>"Tutorial:</w:t>
        </w:r>
        <w:r w:rsidRPr="001058B5">
          <w:rPr>
            <w:rFonts w:ascii="Arial" w:hAnsi="Arial" w:cs="Arial"/>
            <w:color w:val="0000CC"/>
            <w:spacing w:val="-13"/>
            <w:sz w:val="20"/>
          </w:rPr>
          <w:t xml:space="preserve"> </w:t>
        </w:r>
        <w:r w:rsidRPr="001058B5">
          <w:rPr>
            <w:rFonts w:ascii="Arial" w:hAnsi="Arial" w:cs="Arial"/>
            <w:color w:val="0000CC"/>
            <w:sz w:val="20"/>
          </w:rPr>
          <w:t>Adding</w:t>
        </w:r>
        <w:r w:rsidRPr="001058B5">
          <w:rPr>
            <w:rFonts w:ascii="Arial" w:hAnsi="Arial" w:cs="Arial"/>
            <w:color w:val="0000CC"/>
            <w:spacing w:val="-13"/>
            <w:sz w:val="20"/>
          </w:rPr>
          <w:t xml:space="preserve"> </w:t>
        </w:r>
        <w:r w:rsidRPr="001058B5">
          <w:rPr>
            <w:rFonts w:ascii="Arial" w:hAnsi="Arial" w:cs="Arial"/>
            <w:color w:val="0000CC"/>
            <w:sz w:val="20"/>
          </w:rPr>
          <w:t>an</w:t>
        </w:r>
        <w:r w:rsidRPr="001058B5">
          <w:rPr>
            <w:rFonts w:ascii="Arial" w:hAnsi="Arial" w:cs="Arial"/>
            <w:color w:val="0000CC"/>
            <w:spacing w:val="-13"/>
            <w:sz w:val="20"/>
          </w:rPr>
          <w:t xml:space="preserve"> </w:t>
        </w:r>
        <w:r w:rsidRPr="001058B5">
          <w:rPr>
            <w:rFonts w:ascii="Arial" w:hAnsi="Arial" w:cs="Arial"/>
            <w:color w:val="0000CC"/>
            <w:sz w:val="20"/>
          </w:rPr>
          <w:t>Email</w:t>
        </w:r>
        <w:r w:rsidRPr="001058B5">
          <w:rPr>
            <w:rFonts w:ascii="Arial" w:hAnsi="Arial" w:cs="Arial"/>
            <w:color w:val="0000CC"/>
            <w:spacing w:val="-13"/>
            <w:sz w:val="20"/>
          </w:rPr>
          <w:t xml:space="preserve"> </w:t>
        </w:r>
        <w:r w:rsidRPr="001058B5">
          <w:rPr>
            <w:rFonts w:ascii="Arial" w:hAnsi="Arial" w:cs="Arial"/>
            <w:color w:val="0000CC"/>
            <w:sz w:val="20"/>
          </w:rPr>
          <w:t>Alert</w:t>
        </w:r>
        <w:r w:rsidRPr="001058B5">
          <w:rPr>
            <w:rFonts w:ascii="Arial" w:hAnsi="Arial" w:cs="Arial"/>
            <w:color w:val="0000CC"/>
            <w:spacing w:val="-13"/>
            <w:sz w:val="20"/>
          </w:rPr>
          <w:t xml:space="preserve"> </w:t>
        </w:r>
        <w:r w:rsidRPr="001058B5">
          <w:rPr>
            <w:rFonts w:ascii="Arial" w:hAnsi="Arial" w:cs="Arial"/>
            <w:color w:val="0000CC"/>
            <w:sz w:val="20"/>
          </w:rPr>
          <w:t>to</w:t>
        </w:r>
      </w:hyperlink>
      <w:hyperlink w:anchor="_bookmark1942" w:history="1">
        <w:r>
          <w:rPr>
            <w:rFonts w:ascii="Arial" w:hAnsi="Arial" w:cs="Arial"/>
            <w:color w:val="0000CC"/>
            <w:sz w:val="20"/>
          </w:rPr>
          <w:t xml:space="preserve"> a Fine-Grained Audit Policy" trang</w:t>
        </w:r>
        <w:r w:rsidRPr="001058B5">
          <w:rPr>
            <w:rFonts w:ascii="Arial" w:hAnsi="Arial" w:cs="Arial"/>
            <w:spacing w:val="-2"/>
            <w:sz w:val="20"/>
          </w:rPr>
          <w:t xml:space="preserve"> </w:t>
        </w:r>
        <w:r w:rsidRPr="001058B5">
          <w:rPr>
            <w:rFonts w:ascii="Arial" w:hAnsi="Arial" w:cs="Arial"/>
            <w:sz w:val="20"/>
          </w:rPr>
          <w:t>9-44</w:t>
        </w:r>
      </w:hyperlink>
      <w:r w:rsidRPr="001058B5">
        <w:rPr>
          <w:rFonts w:ascii="Arial" w:hAnsi="Arial" w:cs="Arial"/>
          <w:sz w:val="20"/>
        </w:rPr>
        <w:t>.</w:t>
      </w:r>
    </w:p>
    <w:p w14:paraId="5FDFC964" w14:textId="77777777" w:rsidR="00791656" w:rsidRPr="001058B5" w:rsidRDefault="00791656" w:rsidP="006F7931">
      <w:pPr>
        <w:pStyle w:val="ListParagraph"/>
        <w:numPr>
          <w:ilvl w:val="2"/>
          <w:numId w:val="137"/>
        </w:numPr>
        <w:tabs>
          <w:tab w:val="left" w:pos="2620"/>
        </w:tabs>
        <w:spacing w:before="118" w:line="230" w:lineRule="auto"/>
        <w:ind w:right="262"/>
        <w:rPr>
          <w:rFonts w:ascii="Arial" w:hAnsi="Arial" w:cs="Arial"/>
          <w:sz w:val="20"/>
        </w:rPr>
      </w:pPr>
      <w:r w:rsidRPr="001058B5">
        <w:rPr>
          <w:rFonts w:ascii="Arial" w:hAnsi="Arial" w:cs="Arial"/>
          <w:sz w:val="20"/>
        </w:rPr>
        <w:t>handler_module:</w:t>
      </w:r>
      <w:r w:rsidRPr="001058B5">
        <w:rPr>
          <w:rFonts w:ascii="Arial" w:hAnsi="Arial" w:cs="Arial"/>
          <w:spacing w:val="-25"/>
          <w:sz w:val="20"/>
        </w:rPr>
        <w:t xml:space="preserve"> </w:t>
      </w:r>
      <w:r w:rsidRPr="008F2A6D">
        <w:rPr>
          <w:rFonts w:ascii="Arial" w:hAnsi="Arial" w:cs="Arial"/>
          <w:sz w:val="20"/>
        </w:rPr>
        <w:t>Tên cụ thể của quản lí sự kiện. Bao gồm cả gói sự kiện bên trong nó. Hàm này chỉ được gọi sau khi hàng đầu tiên trùng khớp với điều kiện kiểm toán trong câu truy cấn được xử lí.</w:t>
      </w:r>
    </w:p>
    <w:p w14:paraId="273DDD31" w14:textId="77777777" w:rsidR="00791656" w:rsidRPr="001058B5" w:rsidRDefault="00791656" w:rsidP="00791656">
      <w:pPr>
        <w:pStyle w:val="BodyText"/>
        <w:spacing w:before="113"/>
        <w:ind w:left="2620"/>
        <w:rPr>
          <w:rFonts w:ascii="Arial" w:hAnsi="Arial" w:cs="Arial"/>
        </w:rPr>
      </w:pPr>
      <w:r>
        <w:rPr>
          <w:rFonts w:ascii="Arial" w:hAnsi="Arial" w:cs="Arial"/>
        </w:rPr>
        <w:t>Làm theo các chỉ dẫn</w:t>
      </w:r>
      <w:r w:rsidRPr="001058B5">
        <w:rPr>
          <w:rFonts w:ascii="Arial" w:hAnsi="Arial" w:cs="Arial"/>
        </w:rPr>
        <w:t>:</w:t>
      </w:r>
    </w:p>
    <w:p w14:paraId="0B5B6ECE"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507364">
        <w:rPr>
          <w:rFonts w:ascii="Arial" w:hAnsi="Arial" w:cs="Arial"/>
          <w:sz w:val="20"/>
        </w:rPr>
        <w:t>Không được tạo xử lí kiểm toán đệ qui fine-grained. Ví dụ, giả sử bạn tạo 1 xử lí thực thi câu lệnh INSERT trên bản HR.EMPLOYEES. Chính sách được liên kết với xử lí này là cho câu lệnh INSERT (được đặt bởi tham số statement-types). Khi chính sách được sử dụng, cái xử lí này thực thi đệ qui cho tới khi hệ thông chạy hết bộ nhớ. Việc này có thể dẫn đến lỗi ORA-100:maximumopencursorsexceeded hoặc ORA-00036:maximumnumbero</w:t>
      </w:r>
      <w:r>
        <w:rPr>
          <w:rFonts w:ascii="Arial" w:hAnsi="Arial" w:cs="Arial"/>
          <w:sz w:val="20"/>
        </w:rPr>
        <w:t>frecursiveSQLlevels(50)exceeded</w:t>
      </w:r>
      <w:r w:rsidRPr="001058B5">
        <w:rPr>
          <w:rFonts w:ascii="Arial" w:hAnsi="Arial" w:cs="Arial"/>
          <w:sz w:val="20"/>
        </w:rPr>
        <w:t>.</w:t>
      </w:r>
    </w:p>
    <w:p w14:paraId="4DB68BAF" w14:textId="77777777" w:rsidR="00791656" w:rsidRPr="001058B5" w:rsidRDefault="00791656" w:rsidP="00791656">
      <w:pPr>
        <w:spacing w:line="230" w:lineRule="auto"/>
        <w:rPr>
          <w:rFonts w:ascii="Arial" w:hAnsi="Arial" w:cs="Arial"/>
          <w:sz w:val="20"/>
        </w:rPr>
        <w:sectPr w:rsidR="00791656" w:rsidRPr="001058B5">
          <w:footerReference w:type="even" r:id="rId215"/>
          <w:footerReference w:type="default" r:id="rId216"/>
          <w:pgSz w:w="12240" w:h="15840"/>
          <w:pgMar w:top="840" w:right="1060" w:bottom="860" w:left="1100" w:header="549" w:footer="663" w:gutter="0"/>
          <w:pgNumType w:start="41"/>
          <w:cols w:space="720"/>
        </w:sectPr>
      </w:pPr>
    </w:p>
    <w:p w14:paraId="6F1990EA" w14:textId="77777777" w:rsidR="00791656" w:rsidRPr="001058B5" w:rsidRDefault="00791656" w:rsidP="00791656">
      <w:pPr>
        <w:pStyle w:val="BodyText"/>
        <w:spacing w:before="5"/>
        <w:rPr>
          <w:rFonts w:ascii="Arial" w:hAnsi="Arial" w:cs="Arial"/>
          <w:sz w:val="25"/>
        </w:rPr>
      </w:pPr>
    </w:p>
    <w:p w14:paraId="42D940C4" w14:textId="77777777" w:rsidR="00791656" w:rsidRPr="001058B5" w:rsidRDefault="00791656" w:rsidP="00791656">
      <w:pPr>
        <w:pStyle w:val="BodyText"/>
        <w:tabs>
          <w:tab w:val="left" w:pos="2379"/>
        </w:tabs>
        <w:spacing w:before="103" w:line="228" w:lineRule="auto"/>
        <w:ind w:left="2379" w:right="1041" w:hanging="360"/>
        <w:rPr>
          <w:rFonts w:ascii="Arial" w:hAnsi="Arial" w:cs="Arial"/>
        </w:rPr>
      </w:pPr>
      <w:r w:rsidRPr="001058B5">
        <w:rPr>
          <w:rFonts w:ascii="Arial" w:hAnsi="Arial" w:cs="Arial"/>
          <w:b/>
        </w:rPr>
        <w:t>–</w:t>
      </w:r>
      <w:r w:rsidRPr="001058B5">
        <w:rPr>
          <w:rFonts w:ascii="Arial" w:hAnsi="Arial" w:cs="Arial"/>
          <w:b/>
        </w:rPr>
        <w:tab/>
      </w:r>
      <w:r w:rsidRPr="00507364">
        <w:rPr>
          <w:rFonts w:ascii="Arial" w:hAnsi="Arial" w:cs="Arial"/>
          <w:w w:val="90"/>
        </w:rPr>
        <w:t>Không được ý kiến câu lệnh DBMS_FGA.ENABLE_POLICY hoặc DBMS_FGA.DISABLE_POLICY từ 1 chính sách xử lí. Thực hiện này có thể dẫn đến lỗi ORA-28144</w:t>
      </w:r>
      <w:r w:rsidRPr="001058B5">
        <w:rPr>
          <w:rFonts w:ascii="Arial" w:hAnsi="Arial" w:cs="Arial"/>
        </w:rPr>
        <w:t>:</w:t>
      </w:r>
      <w:r w:rsidRPr="001058B5">
        <w:rPr>
          <w:rFonts w:ascii="Arial" w:hAnsi="Arial" w:cs="Arial"/>
          <w:spacing w:val="-68"/>
        </w:rPr>
        <w:t xml:space="preserve"> </w:t>
      </w:r>
      <w:r w:rsidRPr="001058B5">
        <w:rPr>
          <w:rFonts w:ascii="Arial" w:hAnsi="Arial" w:cs="Arial"/>
        </w:rPr>
        <w:t>Failed to</w:t>
      </w:r>
      <w:r w:rsidRPr="001058B5">
        <w:rPr>
          <w:rFonts w:ascii="Arial" w:hAnsi="Arial" w:cs="Arial"/>
          <w:spacing w:val="-38"/>
        </w:rPr>
        <w:t xml:space="preserve"> </w:t>
      </w:r>
      <w:r w:rsidRPr="001058B5">
        <w:rPr>
          <w:rFonts w:ascii="Arial" w:hAnsi="Arial" w:cs="Arial"/>
        </w:rPr>
        <w:t>execute</w:t>
      </w:r>
      <w:r w:rsidRPr="001058B5">
        <w:rPr>
          <w:rFonts w:ascii="Arial" w:hAnsi="Arial" w:cs="Arial"/>
          <w:spacing w:val="-38"/>
        </w:rPr>
        <w:t xml:space="preserve"> </w:t>
      </w:r>
      <w:r w:rsidRPr="001058B5">
        <w:rPr>
          <w:rFonts w:ascii="Arial" w:hAnsi="Arial" w:cs="Arial"/>
        </w:rPr>
        <w:t>fine-grained</w:t>
      </w:r>
      <w:r w:rsidRPr="001058B5">
        <w:rPr>
          <w:rFonts w:ascii="Arial" w:hAnsi="Arial" w:cs="Arial"/>
          <w:spacing w:val="-38"/>
        </w:rPr>
        <w:t xml:space="preserve"> </w:t>
      </w:r>
      <w:r w:rsidRPr="001058B5">
        <w:rPr>
          <w:rFonts w:ascii="Arial" w:hAnsi="Arial" w:cs="Arial"/>
        </w:rPr>
        <w:t>audit</w:t>
      </w:r>
      <w:r w:rsidRPr="001058B5">
        <w:rPr>
          <w:rFonts w:ascii="Arial" w:hAnsi="Arial" w:cs="Arial"/>
          <w:spacing w:val="-38"/>
        </w:rPr>
        <w:t xml:space="preserve"> </w:t>
      </w:r>
      <w:r w:rsidRPr="001058B5">
        <w:rPr>
          <w:rFonts w:ascii="Arial" w:hAnsi="Arial" w:cs="Arial"/>
        </w:rPr>
        <w:t>handler</w:t>
      </w:r>
      <w:r w:rsidRPr="001058B5">
        <w:rPr>
          <w:rFonts w:ascii="Arial" w:hAnsi="Arial" w:cs="Arial"/>
          <w:spacing w:val="-87"/>
        </w:rPr>
        <w:t xml:space="preserve"> </w:t>
      </w:r>
      <w:r w:rsidRPr="001058B5">
        <w:rPr>
          <w:rFonts w:ascii="Arial" w:hAnsi="Arial" w:cs="Arial"/>
          <w:spacing w:val="-4"/>
        </w:rPr>
        <w:t>error.</w:t>
      </w:r>
    </w:p>
    <w:p w14:paraId="23967E70" w14:textId="77777777" w:rsidR="00791656" w:rsidRPr="001058B5" w:rsidRDefault="00791656" w:rsidP="006F7931">
      <w:pPr>
        <w:pStyle w:val="ListParagraph"/>
        <w:numPr>
          <w:ilvl w:val="1"/>
          <w:numId w:val="137"/>
        </w:numPr>
        <w:tabs>
          <w:tab w:val="left" w:pos="2020"/>
        </w:tabs>
        <w:spacing w:before="120" w:line="228" w:lineRule="auto"/>
        <w:ind w:right="940"/>
        <w:rPr>
          <w:rFonts w:ascii="Arial" w:hAnsi="Arial" w:cs="Arial"/>
          <w:sz w:val="20"/>
        </w:rPr>
      </w:pPr>
      <w:r w:rsidRPr="001058B5">
        <w:rPr>
          <w:rFonts w:ascii="Arial" w:hAnsi="Arial" w:cs="Arial"/>
          <w:sz w:val="20"/>
        </w:rPr>
        <w:t>enable:</w:t>
      </w:r>
      <w:r w:rsidRPr="001058B5">
        <w:rPr>
          <w:rFonts w:ascii="Arial" w:hAnsi="Arial" w:cs="Arial"/>
          <w:spacing w:val="-10"/>
          <w:sz w:val="20"/>
        </w:rPr>
        <w:t xml:space="preserve"> </w:t>
      </w:r>
      <w:r w:rsidRPr="005A5A08">
        <w:rPr>
          <w:rFonts w:ascii="Arial" w:hAnsi="Arial" w:cs="Arial"/>
          <w:sz w:val="20"/>
        </w:rPr>
        <w:t>Cho phép hoặc vô hiệu chính sách đang sử dụng true hoặc false. Nếu bỏ qua, chính sách được cho chép. Mặc định là TRUE</w:t>
      </w:r>
      <w:r w:rsidRPr="001058B5">
        <w:rPr>
          <w:rFonts w:ascii="Arial" w:hAnsi="Arial" w:cs="Arial"/>
          <w:sz w:val="20"/>
        </w:rPr>
        <w:t>.</w:t>
      </w:r>
    </w:p>
    <w:p w14:paraId="5F7D635B" w14:textId="77777777" w:rsidR="00791656" w:rsidRPr="001058B5" w:rsidRDefault="00791656" w:rsidP="006F7931">
      <w:pPr>
        <w:pStyle w:val="ListParagraph"/>
        <w:numPr>
          <w:ilvl w:val="1"/>
          <w:numId w:val="137"/>
        </w:numPr>
        <w:tabs>
          <w:tab w:val="left" w:pos="2020"/>
        </w:tabs>
        <w:spacing w:before="121" w:line="228" w:lineRule="auto"/>
        <w:ind w:right="1176"/>
        <w:rPr>
          <w:rFonts w:ascii="Arial" w:hAnsi="Arial" w:cs="Arial"/>
          <w:sz w:val="20"/>
        </w:rPr>
      </w:pPr>
      <w:r w:rsidRPr="001058B5">
        <w:rPr>
          <w:rFonts w:ascii="Arial" w:hAnsi="Arial" w:cs="Arial"/>
          <w:w w:val="95"/>
          <w:sz w:val="20"/>
        </w:rPr>
        <w:t>statement_types:</w:t>
      </w:r>
      <w:r w:rsidRPr="001058B5">
        <w:rPr>
          <w:rFonts w:ascii="Arial" w:hAnsi="Arial" w:cs="Arial"/>
          <w:spacing w:val="-13"/>
          <w:w w:val="95"/>
          <w:sz w:val="20"/>
        </w:rPr>
        <w:t xml:space="preserve"> </w:t>
      </w:r>
      <w:r w:rsidRPr="005A5A08">
        <w:rPr>
          <w:rFonts w:ascii="Arial" w:hAnsi="Arial" w:cs="Arial"/>
          <w:w w:val="95"/>
          <w:sz w:val="20"/>
        </w:rPr>
        <w:t>Câu lệnh SQL cụ thể sẽ được kiểm toán: INSERT, UPDATE, DELETE, hoặc SELECT. mặc định là SELECT.</w:t>
      </w:r>
    </w:p>
    <w:p w14:paraId="68597DA3" w14:textId="77777777" w:rsidR="00791656" w:rsidRPr="001058B5" w:rsidRDefault="00791656" w:rsidP="006F7931">
      <w:pPr>
        <w:pStyle w:val="ListParagraph"/>
        <w:numPr>
          <w:ilvl w:val="1"/>
          <w:numId w:val="137"/>
        </w:numPr>
        <w:tabs>
          <w:tab w:val="left" w:pos="2020"/>
        </w:tabs>
        <w:spacing w:before="119" w:line="230" w:lineRule="auto"/>
        <w:ind w:right="802"/>
        <w:rPr>
          <w:rFonts w:ascii="Arial" w:hAnsi="Arial" w:cs="Arial"/>
          <w:sz w:val="20"/>
        </w:rPr>
      </w:pPr>
      <w:r w:rsidRPr="001058B5">
        <w:rPr>
          <w:rFonts w:ascii="Arial" w:hAnsi="Arial" w:cs="Arial"/>
          <w:sz w:val="20"/>
        </w:rPr>
        <w:t>audit_trail:</w:t>
      </w:r>
      <w:r w:rsidRPr="001058B5">
        <w:rPr>
          <w:rFonts w:ascii="Arial" w:hAnsi="Arial" w:cs="Arial"/>
          <w:spacing w:val="-20"/>
          <w:sz w:val="20"/>
        </w:rPr>
        <w:t xml:space="preserve"> </w:t>
      </w:r>
      <w:r w:rsidRPr="005A5A08">
        <w:rPr>
          <w:rFonts w:ascii="Arial" w:hAnsi="Arial" w:cs="Arial"/>
          <w:sz w:val="20"/>
        </w:rPr>
        <w:t>Đích đến cụ thể của bảng ghi kiểm toán fine-grained (DB or XML). Cũng cụ thể nếu chưa LSQLTEXT và LSQLBIND in FGA_LOG$. Tuy nhiên, cẩn thận với dự liệu nhạy cảm, ví dụ như là thông tin tín dụng, có thể được ghi lại dưới dạng văn bả</w:t>
      </w:r>
      <w:r>
        <w:rPr>
          <w:rFonts w:ascii="Arial" w:hAnsi="Arial" w:cs="Arial"/>
          <w:sz w:val="20"/>
        </w:rPr>
        <w:t>n. Xem thêm</w:t>
      </w:r>
      <w:r w:rsidRPr="001058B5">
        <w:rPr>
          <w:rFonts w:ascii="Arial" w:hAnsi="Arial" w:cs="Arial"/>
          <w:sz w:val="20"/>
        </w:rPr>
        <w:t xml:space="preserve"> </w:t>
      </w:r>
      <w:hyperlink w:anchor="_bookmark2288" w:history="1">
        <w:r w:rsidRPr="001058B5">
          <w:rPr>
            <w:rFonts w:ascii="Arial" w:hAnsi="Arial" w:cs="Arial"/>
            <w:color w:val="0000CC"/>
            <w:sz w:val="20"/>
          </w:rPr>
          <w:t xml:space="preserve">"Auditing Sensitive Information" </w:t>
        </w:r>
        <w:r>
          <w:rPr>
            <w:rFonts w:ascii="Arial" w:hAnsi="Arial" w:cs="Arial"/>
            <w:sz w:val="20"/>
          </w:rPr>
          <w:t>trang</w:t>
        </w:r>
        <w:r w:rsidRPr="001058B5">
          <w:rPr>
            <w:rFonts w:ascii="Arial" w:hAnsi="Arial" w:cs="Arial"/>
            <w:sz w:val="20"/>
          </w:rPr>
          <w:t xml:space="preserve"> 10-18 </w:t>
        </w:r>
      </w:hyperlink>
      <w:r>
        <w:rPr>
          <w:rFonts w:ascii="Arial" w:hAnsi="Arial" w:cs="Arial"/>
          <w:sz w:val="20"/>
        </w:rPr>
        <w:t>để biết cách xử lí</w:t>
      </w:r>
      <w:r w:rsidRPr="001058B5">
        <w:rPr>
          <w:rFonts w:ascii="Arial" w:hAnsi="Arial" w:cs="Arial"/>
          <w:sz w:val="20"/>
        </w:rPr>
        <w:t>.</w:t>
      </w:r>
    </w:p>
    <w:p w14:paraId="4C35BF6A" w14:textId="77777777" w:rsidR="00791656" w:rsidRPr="001058B5" w:rsidRDefault="00791656" w:rsidP="00791656">
      <w:pPr>
        <w:pStyle w:val="BodyText"/>
        <w:spacing w:before="121" w:line="228" w:lineRule="auto"/>
        <w:ind w:left="2020" w:right="848" w:hanging="1"/>
        <w:rPr>
          <w:rFonts w:ascii="Arial" w:hAnsi="Arial" w:cs="Arial"/>
        </w:rPr>
      </w:pPr>
      <w:r w:rsidRPr="008B6DBF">
        <w:rPr>
          <w:rFonts w:ascii="Arial" w:hAnsi="Arial" w:cs="Arial"/>
        </w:rPr>
        <w:t>Nếu bạn đặt tham số audit_trail sang XML, thì tệp XML sẽ được viết vào đường dẫn cụ thể bởi tham số khởi tạ</w:t>
      </w:r>
      <w:r>
        <w:rPr>
          <w:rFonts w:ascii="Arial" w:hAnsi="Arial" w:cs="Arial"/>
        </w:rPr>
        <w:t>o AUDIT_FILE_DES</w:t>
      </w:r>
      <w:r w:rsidRPr="001058B5">
        <w:rPr>
          <w:rFonts w:ascii="Arial" w:hAnsi="Arial" w:cs="Arial"/>
        </w:rPr>
        <w:t>.</w:t>
      </w:r>
    </w:p>
    <w:p w14:paraId="44FD203F" w14:textId="77777777" w:rsidR="00791656" w:rsidRPr="001058B5" w:rsidRDefault="00791656" w:rsidP="00791656">
      <w:pPr>
        <w:pStyle w:val="BodyText"/>
        <w:spacing w:before="117" w:line="232" w:lineRule="auto"/>
        <w:ind w:left="2019" w:right="848"/>
        <w:rPr>
          <w:rFonts w:ascii="Arial" w:hAnsi="Arial" w:cs="Arial"/>
        </w:rPr>
      </w:pPr>
      <w:r w:rsidRPr="008B6DBF">
        <w:rPr>
          <w:rFonts w:ascii="Arial" w:hAnsi="Arial" w:cs="Arial"/>
        </w:rPr>
        <w:t>Đối với dữ liệu chỉ được đọc, Orcle Databases viết fine-grained audit trail  vào tệp XML</w:t>
      </w:r>
      <w:r w:rsidRPr="001058B5">
        <w:rPr>
          <w:rFonts w:ascii="Arial" w:hAnsi="Arial" w:cs="Arial"/>
        </w:rPr>
        <w:t>.</w:t>
      </w:r>
    </w:p>
    <w:p w14:paraId="3DCAE974" w14:textId="77777777" w:rsidR="00791656" w:rsidRPr="001058B5" w:rsidRDefault="00791656" w:rsidP="006F7931">
      <w:pPr>
        <w:pStyle w:val="ListParagraph"/>
        <w:numPr>
          <w:ilvl w:val="1"/>
          <w:numId w:val="137"/>
        </w:numPr>
        <w:tabs>
          <w:tab w:val="left" w:pos="2020"/>
        </w:tabs>
        <w:spacing w:before="116" w:line="230" w:lineRule="auto"/>
        <w:ind w:right="1122"/>
        <w:rPr>
          <w:rFonts w:ascii="Arial" w:hAnsi="Arial" w:cs="Arial"/>
          <w:sz w:val="20"/>
        </w:rPr>
      </w:pPr>
      <w:r w:rsidRPr="001058B5">
        <w:rPr>
          <w:rFonts w:ascii="Arial" w:hAnsi="Arial" w:cs="Arial"/>
          <w:w w:val="95"/>
          <w:sz w:val="20"/>
        </w:rPr>
        <w:t>audit_column_opts:</w:t>
      </w:r>
      <w:r w:rsidRPr="001058B5">
        <w:rPr>
          <w:rFonts w:ascii="Arial" w:hAnsi="Arial" w:cs="Arial"/>
          <w:spacing w:val="-14"/>
          <w:w w:val="95"/>
          <w:sz w:val="20"/>
        </w:rPr>
        <w:t xml:space="preserve"> </w:t>
      </w:r>
      <w:r w:rsidRPr="008B6DBF">
        <w:rPr>
          <w:rFonts w:ascii="Arial" w:hAnsi="Arial" w:cs="Arial"/>
          <w:sz w:val="20"/>
        </w:rPr>
        <w:t>Nếu bạn chỉ định hơn 1 cột trong tham số audit_column, thì tham số sẽ xác định kiểm toán tất cả hoặc 1 cột cụ thể nào đó</w:t>
      </w:r>
      <w:r>
        <w:rPr>
          <w:rFonts w:ascii="Arial" w:hAnsi="Arial" w:cs="Arial"/>
          <w:w w:val="95"/>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trang</w:t>
        </w:r>
        <w:r w:rsidRPr="001058B5">
          <w:rPr>
            <w:rFonts w:ascii="Arial" w:hAnsi="Arial" w:cs="Arial"/>
            <w:sz w:val="20"/>
          </w:rPr>
          <w:t xml:space="preserve"> 9-43 </w:t>
        </w:r>
      </w:hyperlink>
      <w:r>
        <w:rPr>
          <w:rFonts w:ascii="Arial" w:hAnsi="Arial" w:cs="Arial"/>
          <w:sz w:val="20"/>
        </w:rPr>
        <w:t>để biết thêm thông tin.</w:t>
      </w:r>
    </w:p>
    <w:p w14:paraId="2C6AD571" w14:textId="77777777" w:rsidR="00791656" w:rsidRPr="008B6DBF" w:rsidRDefault="00791656" w:rsidP="00791656">
      <w:pPr>
        <w:spacing w:before="115" w:line="244" w:lineRule="exact"/>
        <w:ind w:left="1660"/>
        <w:rPr>
          <w:rFonts w:ascii="Arial" w:hAnsi="Arial" w:cs="Arial"/>
          <w:sz w:val="20"/>
        </w:rPr>
      </w:pP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Database PL/SQL Packages and Types Reference </w:t>
      </w:r>
      <w:r>
        <w:rPr>
          <w:rFonts w:ascii="Arial" w:hAnsi="Arial" w:cs="Arial"/>
          <w:sz w:val="20"/>
        </w:rPr>
        <w:t xml:space="preserve">để biết thêm chi tiết về cú pháp </w:t>
      </w:r>
      <w:r w:rsidRPr="001058B5">
        <w:rPr>
          <w:rFonts w:ascii="Arial" w:hAnsi="Arial" w:cs="Arial"/>
        </w:rPr>
        <w:t>ADD_POLICY</w:t>
      </w:r>
      <w:r w:rsidRPr="001058B5">
        <w:rPr>
          <w:rFonts w:ascii="Arial" w:hAnsi="Arial" w:cs="Arial"/>
          <w:spacing w:val="-79"/>
        </w:rPr>
        <w:t xml:space="preserve"> </w:t>
      </w:r>
    </w:p>
    <w:p w14:paraId="198B22C6" w14:textId="77777777" w:rsidR="00791656" w:rsidRPr="001058B5" w:rsidRDefault="008D1AB8" w:rsidP="00791656">
      <w:pPr>
        <w:pStyle w:val="BodyText"/>
        <w:spacing w:before="117" w:line="228" w:lineRule="auto"/>
        <w:ind w:left="1659" w:right="910"/>
        <w:jc w:val="both"/>
        <w:rPr>
          <w:rFonts w:ascii="Arial" w:hAnsi="Arial" w:cs="Arial"/>
        </w:rPr>
      </w:pPr>
      <w:hyperlink w:anchor="_bookmark1931" w:history="1">
        <w:r w:rsidR="00791656">
          <w:rPr>
            <w:rFonts w:ascii="Arial" w:hAnsi="Arial" w:cs="Arial"/>
            <w:color w:val="0000CC"/>
            <w:w w:val="95"/>
          </w:rPr>
          <w:t>Ví dụ</w:t>
        </w:r>
        <w:r w:rsidR="00791656" w:rsidRPr="001058B5">
          <w:rPr>
            <w:rFonts w:ascii="Arial" w:hAnsi="Arial" w:cs="Arial"/>
            <w:color w:val="0000CC"/>
            <w:w w:val="95"/>
          </w:rPr>
          <w:t xml:space="preserve"> 9–21 </w:t>
        </w:r>
      </w:hyperlink>
      <w:r w:rsidR="00791656" w:rsidRPr="008B6DBF">
        <w:t xml:space="preserve"> </w:t>
      </w:r>
      <w:r w:rsidR="00791656" w:rsidRPr="008B6DBF">
        <w:rPr>
          <w:rFonts w:ascii="Arial" w:hAnsi="Arial" w:cs="Arial"/>
        </w:rPr>
        <w:t>cho bạn thấy kiểm toán câu lệnh INSERT, UPDATE, DELETE và SELCET trên bảng HR.EMPLOYEES. Chú ý ví dụ này bỏ sót tham số  audit_column_opts, vì nó không phải là tham số bắt buộc.</w:t>
      </w:r>
    </w:p>
    <w:p w14:paraId="09C1CDCA" w14:textId="77777777" w:rsidR="00791656" w:rsidRPr="001058B5" w:rsidRDefault="00791656" w:rsidP="00791656">
      <w:pPr>
        <w:pStyle w:val="BodyText"/>
        <w:spacing w:before="2"/>
        <w:rPr>
          <w:rFonts w:ascii="Arial" w:hAnsi="Arial" w:cs="Arial"/>
          <w:sz w:val="26"/>
        </w:rPr>
      </w:pPr>
    </w:p>
    <w:p w14:paraId="6B007946" w14:textId="77777777" w:rsidR="00791656" w:rsidRPr="001058B5" w:rsidRDefault="00791656" w:rsidP="00791656">
      <w:pPr>
        <w:ind w:left="1660"/>
        <w:rPr>
          <w:rFonts w:ascii="Arial" w:hAnsi="Arial" w:cs="Arial"/>
          <w:b/>
          <w:i/>
          <w:sz w:val="18"/>
        </w:rPr>
      </w:pPr>
      <w:bookmarkStart w:id="1760" w:name="_bookmark1931"/>
      <w:bookmarkEnd w:id="1760"/>
      <w:r w:rsidRPr="001058B5">
        <w:rPr>
          <w:rFonts w:ascii="Arial" w:hAnsi="Arial" w:cs="Arial"/>
          <w:b/>
          <w:i/>
          <w:sz w:val="18"/>
        </w:rPr>
        <w:t>Example 9–21 Using DBMS_FGA.ADD_POLICY to Create a Fine-Grained Audit Policy</w:t>
      </w:r>
    </w:p>
    <w:p w14:paraId="0C3969C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BEGIN</w:t>
      </w:r>
    </w:p>
    <w:p w14:paraId="119C51DD" w14:textId="77777777" w:rsidR="00791656" w:rsidRPr="001058B5" w:rsidRDefault="00791656" w:rsidP="00791656">
      <w:pPr>
        <w:spacing w:before="16"/>
        <w:ind w:left="1844"/>
        <w:rPr>
          <w:rFonts w:ascii="Arial" w:hAnsi="Arial" w:cs="Arial"/>
          <w:sz w:val="18"/>
        </w:rPr>
      </w:pPr>
      <w:r w:rsidRPr="001058B5">
        <w:rPr>
          <w:rFonts w:ascii="Arial" w:hAnsi="Arial" w:cs="Arial"/>
          <w:w w:val="95"/>
          <w:sz w:val="18"/>
        </w:rPr>
        <w:t>DBMS_FGA.ADD_POLICY(</w:t>
      </w:r>
    </w:p>
    <w:p w14:paraId="34FD38D8" w14:textId="77777777" w:rsidR="00791656" w:rsidRPr="001058B5" w:rsidRDefault="00791656" w:rsidP="00791656">
      <w:pPr>
        <w:tabs>
          <w:tab w:val="left" w:pos="3698"/>
        </w:tabs>
        <w:spacing w:before="16"/>
        <w:ind w:left="1937"/>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717A7ABA" w14:textId="77777777" w:rsidR="00791656" w:rsidRPr="001058B5" w:rsidRDefault="00791656" w:rsidP="00791656">
      <w:pPr>
        <w:tabs>
          <w:tab w:val="left" w:pos="3698"/>
        </w:tabs>
        <w:spacing w:before="17" w:line="259" w:lineRule="auto"/>
        <w:ind w:left="1937"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'chk_hr_employees', </w:t>
      </w: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70"/>
          <w:w w:val="95"/>
          <w:sz w:val="18"/>
        </w:rPr>
        <w:t xml:space="preserve"> </w:t>
      </w:r>
      <w:r w:rsidRPr="001058B5">
        <w:rPr>
          <w:rFonts w:ascii="Arial" w:hAnsi="Arial" w:cs="Arial"/>
          <w:w w:val="95"/>
          <w:sz w:val="18"/>
        </w:rPr>
        <w:t>TRUE,</w:t>
      </w:r>
    </w:p>
    <w:p w14:paraId="02C31D9F" w14:textId="77777777" w:rsidR="00791656" w:rsidRPr="001058B5" w:rsidRDefault="00791656" w:rsidP="00791656">
      <w:pPr>
        <w:tabs>
          <w:tab w:val="left" w:pos="3698"/>
        </w:tabs>
        <w:spacing w:line="259" w:lineRule="auto"/>
        <w:ind w:left="1937" w:right="3044"/>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DELETE', 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65"/>
          <w:w w:val="95"/>
          <w:sz w:val="18"/>
        </w:rPr>
        <w:t xml:space="preserve"> </w:t>
      </w:r>
      <w:r w:rsidRPr="001058B5">
        <w:rPr>
          <w:rFonts w:ascii="Arial" w:hAnsi="Arial" w:cs="Arial"/>
          <w:w w:val="95"/>
          <w:sz w:val="18"/>
        </w:rPr>
        <w:t>DBMS_FGA.DB);</w:t>
      </w:r>
    </w:p>
    <w:p w14:paraId="12540D8B"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w:t>
      </w:r>
    </w:p>
    <w:p w14:paraId="3D984A7E"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166E88B6" w14:textId="77777777" w:rsidR="00791656" w:rsidRPr="001058B5" w:rsidRDefault="00791656" w:rsidP="00791656">
      <w:pPr>
        <w:pStyle w:val="BodyText"/>
        <w:spacing w:before="1"/>
        <w:rPr>
          <w:rFonts w:ascii="Arial" w:hAnsi="Arial" w:cs="Arial"/>
          <w:sz w:val="19"/>
        </w:rPr>
      </w:pPr>
    </w:p>
    <w:p w14:paraId="297F65CA" w14:textId="77777777" w:rsidR="00791656" w:rsidRDefault="00791656" w:rsidP="00791656">
      <w:pPr>
        <w:spacing w:before="142"/>
        <w:ind w:left="1660"/>
        <w:rPr>
          <w:rFonts w:ascii="Arial" w:hAnsi="Arial" w:cs="Arial"/>
          <w:sz w:val="20"/>
          <w:szCs w:val="20"/>
        </w:rPr>
      </w:pPr>
      <w:r w:rsidRPr="008B6DBF">
        <w:rPr>
          <w:rFonts w:ascii="Arial" w:hAnsi="Arial" w:cs="Arial"/>
          <w:sz w:val="20"/>
          <w:szCs w:val="20"/>
        </w:rPr>
        <w:t>Ở đây, nếu bạn truy vấn bảng xem DBA_AUDIT_POLICIES, bạn sẽ tìm thấy 1 danh sách chính sách mới.</w:t>
      </w:r>
    </w:p>
    <w:p w14:paraId="1770CEA7" w14:textId="77777777" w:rsidR="00791656" w:rsidRPr="001058B5" w:rsidRDefault="00791656" w:rsidP="00791656">
      <w:pPr>
        <w:spacing w:before="142"/>
        <w:ind w:left="1660"/>
        <w:rPr>
          <w:rFonts w:ascii="Arial" w:hAnsi="Arial" w:cs="Arial"/>
          <w:sz w:val="18"/>
        </w:rPr>
      </w:pPr>
      <w:r w:rsidRPr="008B6DBF">
        <w:rPr>
          <w:rFonts w:ascii="Arial" w:hAnsi="Arial" w:cs="Arial"/>
          <w:sz w:val="20"/>
          <w:szCs w:val="20"/>
        </w:rPr>
        <w:t xml:space="preserve"> </w:t>
      </w:r>
      <w:r w:rsidRPr="001058B5">
        <w:rPr>
          <w:rFonts w:ascii="Arial" w:hAnsi="Arial" w:cs="Arial"/>
          <w:w w:val="95"/>
          <w:sz w:val="18"/>
        </w:rPr>
        <w:t>SELECT POLICY_NAME FROM</w:t>
      </w:r>
      <w:r w:rsidRPr="001058B5">
        <w:rPr>
          <w:rFonts w:ascii="Arial" w:hAnsi="Arial" w:cs="Arial"/>
          <w:spacing w:val="-59"/>
          <w:w w:val="95"/>
          <w:sz w:val="18"/>
        </w:rPr>
        <w:t xml:space="preserve"> </w:t>
      </w:r>
      <w:r w:rsidRPr="001058B5">
        <w:rPr>
          <w:rFonts w:ascii="Arial" w:hAnsi="Arial" w:cs="Arial"/>
          <w:w w:val="95"/>
          <w:sz w:val="18"/>
        </w:rPr>
        <w:t>DBA_AUDIT_POLICIES;</w:t>
      </w:r>
    </w:p>
    <w:p w14:paraId="5DB48F18" w14:textId="77777777" w:rsidR="00791656" w:rsidRPr="001058B5" w:rsidRDefault="00791656" w:rsidP="00791656">
      <w:pPr>
        <w:pStyle w:val="BodyText"/>
        <w:spacing w:before="10"/>
        <w:rPr>
          <w:rFonts w:ascii="Arial" w:hAnsi="Arial" w:cs="Arial"/>
        </w:rPr>
      </w:pPr>
    </w:p>
    <w:p w14:paraId="72E26EEC" w14:textId="77777777" w:rsidR="00791656" w:rsidRPr="001058B5" w:rsidRDefault="00791656" w:rsidP="00791656">
      <w:pPr>
        <w:ind w:left="1660"/>
        <w:rPr>
          <w:rFonts w:ascii="Arial" w:hAnsi="Arial" w:cs="Arial"/>
          <w:sz w:val="18"/>
        </w:rPr>
      </w:pPr>
      <w:r w:rsidRPr="001058B5">
        <w:rPr>
          <w:rFonts w:ascii="Arial" w:hAnsi="Arial" w:cs="Arial"/>
          <w:w w:val="95"/>
          <w:sz w:val="18"/>
        </w:rPr>
        <w:t>POLICY_NAME</w:t>
      </w:r>
    </w:p>
    <w:p w14:paraId="73C64074" w14:textId="77777777" w:rsidR="00791656" w:rsidRPr="001058B5" w:rsidRDefault="00791656" w:rsidP="00791656">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CHK_HR_EMPLOYEES</w:t>
      </w:r>
    </w:p>
    <w:p w14:paraId="17A39190" w14:textId="77777777" w:rsidR="00791656" w:rsidRPr="001058B5" w:rsidRDefault="00791656" w:rsidP="00791656">
      <w:pPr>
        <w:pStyle w:val="BodyText"/>
        <w:spacing w:before="10"/>
        <w:rPr>
          <w:rFonts w:ascii="Arial" w:hAnsi="Arial" w:cs="Arial"/>
          <w:sz w:val="16"/>
        </w:rPr>
      </w:pPr>
    </w:p>
    <w:p w14:paraId="7913F8AE" w14:textId="77777777" w:rsidR="00791656" w:rsidRPr="001058B5" w:rsidRDefault="00791656" w:rsidP="00791656">
      <w:pPr>
        <w:pStyle w:val="BodyText"/>
        <w:ind w:left="1660"/>
        <w:rPr>
          <w:rFonts w:ascii="Arial" w:hAnsi="Arial" w:cs="Arial"/>
        </w:rPr>
      </w:pPr>
      <w:r>
        <w:rPr>
          <w:rFonts w:ascii="Arial" w:hAnsi="Arial" w:cs="Arial"/>
        </w:rPr>
        <w:t>Sau đó</w:t>
      </w:r>
      <w:r w:rsidRPr="001058B5">
        <w:rPr>
          <w:rFonts w:ascii="Arial" w:hAnsi="Arial" w:cs="Arial"/>
        </w:rPr>
        <w:t>, any of the following SQL statements log an audit event record.</w:t>
      </w:r>
    </w:p>
    <w:p w14:paraId="0E383455" w14:textId="77777777" w:rsidR="00791656" w:rsidRPr="001058B5" w:rsidRDefault="00791656" w:rsidP="00791656">
      <w:pPr>
        <w:spacing w:before="141" w:line="516" w:lineRule="auto"/>
        <w:ind w:left="1660" w:right="1187"/>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COUNT(*)</w:t>
      </w:r>
      <w:r w:rsidRPr="001058B5">
        <w:rPr>
          <w:rFonts w:ascii="Arial" w:hAnsi="Arial" w:cs="Arial"/>
          <w:spacing w:val="-72"/>
          <w:w w:val="95"/>
          <w:sz w:val="18"/>
        </w:rPr>
        <w:t xml:space="preserve"> </w:t>
      </w:r>
      <w:r w:rsidRPr="001058B5">
        <w:rPr>
          <w:rFonts w:ascii="Arial" w:hAnsi="Arial" w:cs="Arial"/>
          <w:w w:val="95"/>
          <w:sz w:val="18"/>
        </w:rPr>
        <w:t>FROM</w:t>
      </w:r>
      <w:r w:rsidRPr="001058B5">
        <w:rPr>
          <w:rFonts w:ascii="Arial" w:hAnsi="Arial" w:cs="Arial"/>
          <w:spacing w:val="-72"/>
          <w:w w:val="95"/>
          <w:sz w:val="18"/>
        </w:rPr>
        <w:t xml:space="preserve"> </w:t>
      </w:r>
      <w:r w:rsidRPr="001058B5">
        <w:rPr>
          <w:rFonts w:ascii="Arial" w:hAnsi="Arial" w:cs="Arial"/>
          <w:w w:val="95"/>
          <w:sz w:val="18"/>
        </w:rPr>
        <w:t>HR.EMPLOYEES</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COMMISSION_PCT</w:t>
      </w:r>
      <w:r w:rsidRPr="001058B5">
        <w:rPr>
          <w:rFonts w:ascii="Arial" w:hAnsi="Arial" w:cs="Arial"/>
          <w:spacing w:val="-72"/>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20</w:t>
      </w:r>
      <w:r w:rsidRPr="001058B5">
        <w:rPr>
          <w:rFonts w:ascii="Arial" w:hAnsi="Arial" w:cs="Arial"/>
          <w:spacing w:val="-72"/>
          <w:w w:val="95"/>
          <w:sz w:val="18"/>
        </w:rPr>
        <w:t xml:space="preserve"> </w:t>
      </w:r>
      <w:r w:rsidRPr="001058B5">
        <w:rPr>
          <w:rFonts w:ascii="Arial" w:hAnsi="Arial" w:cs="Arial"/>
          <w:w w:val="95"/>
          <w:sz w:val="18"/>
        </w:rPr>
        <w:t>AND</w:t>
      </w:r>
      <w:r w:rsidRPr="001058B5">
        <w:rPr>
          <w:rFonts w:ascii="Arial" w:hAnsi="Arial" w:cs="Arial"/>
          <w:spacing w:val="-72"/>
          <w:w w:val="95"/>
          <w:sz w:val="18"/>
        </w:rPr>
        <w:t xml:space="preserve"> </w:t>
      </w:r>
      <w:r w:rsidRPr="001058B5">
        <w:rPr>
          <w:rFonts w:ascii="Arial" w:hAnsi="Arial" w:cs="Arial"/>
          <w:w w:val="95"/>
          <w:sz w:val="18"/>
        </w:rPr>
        <w:t>SALARY</w:t>
      </w:r>
      <w:r w:rsidRPr="001058B5">
        <w:rPr>
          <w:rFonts w:ascii="Arial" w:hAnsi="Arial" w:cs="Arial"/>
          <w:spacing w:val="-72"/>
          <w:w w:val="95"/>
          <w:sz w:val="18"/>
        </w:rPr>
        <w:t xml:space="preserve"> </w:t>
      </w:r>
      <w:r w:rsidRPr="001058B5">
        <w:rPr>
          <w:rFonts w:ascii="Arial" w:hAnsi="Arial" w:cs="Arial"/>
          <w:w w:val="95"/>
          <w:sz w:val="18"/>
        </w:rPr>
        <w:t>&gt;</w:t>
      </w:r>
      <w:r w:rsidRPr="001058B5">
        <w:rPr>
          <w:rFonts w:ascii="Arial" w:hAnsi="Arial" w:cs="Arial"/>
          <w:spacing w:val="-72"/>
          <w:w w:val="95"/>
          <w:sz w:val="18"/>
        </w:rPr>
        <w:t xml:space="preserve"> </w:t>
      </w:r>
      <w:r w:rsidRPr="001058B5">
        <w:rPr>
          <w:rFonts w:ascii="Arial" w:hAnsi="Arial" w:cs="Arial"/>
          <w:w w:val="95"/>
          <w:sz w:val="18"/>
        </w:rPr>
        <w:t>4500; SELECT SALARY FROM HR.EMPLOYEES WHERE DEPARTMENT_ID = 50;</w:t>
      </w:r>
    </w:p>
    <w:p w14:paraId="1D3C63F1" w14:textId="77777777" w:rsidR="00791656" w:rsidRPr="001058B5" w:rsidRDefault="00791656" w:rsidP="00791656">
      <w:pPr>
        <w:spacing w:line="516" w:lineRule="auto"/>
        <w:rPr>
          <w:rFonts w:ascii="Arial" w:hAnsi="Arial" w:cs="Arial"/>
          <w:sz w:val="18"/>
        </w:rPr>
        <w:sectPr w:rsidR="00791656" w:rsidRPr="001058B5">
          <w:pgSz w:w="12240" w:h="15840"/>
          <w:pgMar w:top="840" w:right="1060" w:bottom="860" w:left="1100" w:header="549" w:footer="663" w:gutter="0"/>
          <w:cols w:space="720"/>
        </w:sectPr>
      </w:pPr>
    </w:p>
    <w:p w14:paraId="30D2DDD5" w14:textId="77777777" w:rsidR="00791656" w:rsidRPr="001058B5" w:rsidRDefault="00791656" w:rsidP="00791656">
      <w:pPr>
        <w:pStyle w:val="BodyText"/>
        <w:rPr>
          <w:rFonts w:ascii="Arial" w:hAnsi="Arial" w:cs="Arial"/>
        </w:rPr>
      </w:pPr>
    </w:p>
    <w:p w14:paraId="24950095" w14:textId="77777777" w:rsidR="00791656" w:rsidRPr="001058B5" w:rsidRDefault="00791656" w:rsidP="00791656">
      <w:pPr>
        <w:pStyle w:val="BodyText"/>
        <w:spacing w:before="7"/>
        <w:rPr>
          <w:rFonts w:ascii="Arial" w:hAnsi="Arial" w:cs="Arial"/>
          <w:sz w:val="18"/>
        </w:rPr>
      </w:pPr>
    </w:p>
    <w:p w14:paraId="0344238F" w14:textId="77777777" w:rsidR="00791656" w:rsidRPr="001058B5" w:rsidRDefault="00791656" w:rsidP="00791656">
      <w:pPr>
        <w:ind w:left="2260"/>
        <w:rPr>
          <w:rFonts w:ascii="Arial" w:hAnsi="Arial" w:cs="Arial"/>
          <w:sz w:val="18"/>
        </w:rPr>
      </w:pPr>
      <w:r w:rsidRPr="001058B5">
        <w:rPr>
          <w:rFonts w:ascii="Arial" w:hAnsi="Arial" w:cs="Arial"/>
          <w:w w:val="95"/>
          <w:sz w:val="18"/>
        </w:rPr>
        <w:t>DELETE FROM HR.EMPLOYEES WHERE SALARY &gt; 1000000;</w:t>
      </w:r>
    </w:p>
    <w:p w14:paraId="6814C6BD" w14:textId="77777777" w:rsidR="00791656" w:rsidRPr="001058B5" w:rsidRDefault="00791656" w:rsidP="00791656">
      <w:pPr>
        <w:pStyle w:val="BodyText"/>
        <w:rPr>
          <w:rFonts w:ascii="Arial" w:hAnsi="Arial" w:cs="Arial"/>
          <w:sz w:val="24"/>
        </w:rPr>
      </w:pPr>
    </w:p>
    <w:p w14:paraId="00193DCC" w14:textId="77777777" w:rsidR="00791656" w:rsidRPr="001058B5" w:rsidRDefault="00791656" w:rsidP="00791656">
      <w:pPr>
        <w:pStyle w:val="Heading7"/>
        <w:ind w:left="2260"/>
        <w:rPr>
          <w:rFonts w:ascii="Arial" w:hAnsi="Arial" w:cs="Arial"/>
        </w:rPr>
      </w:pPr>
      <w:bookmarkStart w:id="1761" w:name="_bookmark1932"/>
      <w:bookmarkEnd w:id="1761"/>
      <w:r>
        <w:rPr>
          <w:rFonts w:ascii="Arial" w:hAnsi="Arial" w:cs="Arial"/>
        </w:rPr>
        <w:t>Kiểm tra các cột và hàng cụ thể</w:t>
      </w:r>
    </w:p>
    <w:p w14:paraId="63646C43" w14:textId="77777777" w:rsidR="00791656" w:rsidRPr="009535E5" w:rsidRDefault="00791656" w:rsidP="00791656">
      <w:pPr>
        <w:pStyle w:val="BodyText"/>
        <w:spacing w:before="53" w:line="230" w:lineRule="auto"/>
        <w:ind w:left="2260" w:right="450"/>
        <w:rPr>
          <w:rFonts w:ascii="Arial" w:hAnsi="Arial" w:cs="Arial"/>
        </w:rPr>
      </w:pPr>
      <w:r w:rsidRPr="009535E5">
        <w:rPr>
          <w:rFonts w:ascii="Arial" w:hAnsi="Arial" w:cs="Arial"/>
          <w:lang w:val="vi-VN"/>
        </w:rPr>
        <w:t>Bạn có thể tinh chỉnh hành vi kiểm toán bằng cách nhắm mục tiêu một cột cụ thể, được gọi là cột có liên quan, để được kiểm tra nếu một điều kiện được đáp ứng. Để thực hiện điều này, bạn sử dụng tham số audit_column để chỉ định một hoặc nhiều cột nhạy cảm. Ngoài ra, bạn có thể kiểm tra dữ liệu trong các hàng cụ thể bằng cách sử dụng tham số audit_condition để xác định điều kiện Boolean.</w:t>
      </w:r>
    </w:p>
    <w:p w14:paraId="1E9A262D" w14:textId="77777777" w:rsidR="00791656" w:rsidRPr="001058B5" w:rsidRDefault="008D1AB8" w:rsidP="00791656">
      <w:pPr>
        <w:pStyle w:val="BodyText"/>
        <w:spacing w:before="118" w:line="232" w:lineRule="auto"/>
        <w:ind w:left="2260" w:right="185"/>
        <w:rPr>
          <w:rFonts w:ascii="Arial" w:hAnsi="Arial" w:cs="Arial"/>
        </w:rPr>
      </w:pPr>
      <w:hyperlink w:anchor="_bookmark1931" w:history="1">
        <w:r w:rsidR="00791656">
          <w:rPr>
            <w:rFonts w:ascii="Arial" w:hAnsi="Arial" w:cs="Arial"/>
            <w:color w:val="0000CC"/>
          </w:rPr>
          <w:t xml:space="preserve">Ví dụ </w:t>
        </w:r>
        <w:r w:rsidR="00791656" w:rsidRPr="001058B5">
          <w:rPr>
            <w:rFonts w:ascii="Arial" w:hAnsi="Arial" w:cs="Arial"/>
            <w:color w:val="0000CC"/>
          </w:rPr>
          <w:t>9–21</w:t>
        </w:r>
      </w:hyperlink>
      <w:r w:rsidR="00791656" w:rsidRPr="001058B5">
        <w:rPr>
          <w:rFonts w:ascii="Arial" w:hAnsi="Arial" w:cs="Arial"/>
          <w:color w:val="0000CC"/>
        </w:rPr>
        <w:t xml:space="preserve"> </w:t>
      </w:r>
      <w:hyperlink w:anchor="_bookmark1931" w:history="1">
        <w:r w:rsidR="00791656">
          <w:rPr>
            <w:rFonts w:ascii="Arial" w:hAnsi="Arial" w:cs="Arial"/>
          </w:rPr>
          <w:t xml:space="preserve">trên trang </w:t>
        </w:r>
        <w:r w:rsidR="00791656" w:rsidRPr="001058B5">
          <w:rPr>
            <w:rFonts w:ascii="Arial" w:hAnsi="Arial" w:cs="Arial"/>
          </w:rPr>
          <w:t xml:space="preserve">9-42 </w:t>
        </w:r>
      </w:hyperlink>
      <w:r w:rsidR="00791656">
        <w:rPr>
          <w:rFonts w:ascii="Arial" w:hAnsi="Arial" w:cs="Arial"/>
        </w:rPr>
        <w:t>thực hiện kiểm toán nếu có ai trong</w:t>
      </w:r>
      <w:r w:rsidR="00791656" w:rsidRPr="001058B5">
        <w:rPr>
          <w:rFonts w:ascii="Arial" w:hAnsi="Arial" w:cs="Arial"/>
        </w:rPr>
        <w:t xml:space="preserve"> Department 50 </w:t>
      </w:r>
      <w:r w:rsidR="00791656">
        <w:rPr>
          <w:rFonts w:ascii="Arial" w:hAnsi="Arial" w:cs="Arial"/>
        </w:rPr>
        <w:t xml:space="preserve">cố gắng truy cập cột </w:t>
      </w:r>
      <w:r w:rsidR="00791656" w:rsidRPr="001058B5">
        <w:rPr>
          <w:rFonts w:ascii="Arial" w:hAnsi="Arial" w:cs="Arial"/>
        </w:rPr>
        <w:t>salary</w:t>
      </w:r>
      <w:r w:rsidR="00791656">
        <w:rPr>
          <w:rFonts w:ascii="Arial" w:hAnsi="Arial" w:cs="Arial"/>
        </w:rPr>
        <w:t xml:space="preserve"> và commission_pcts.</w:t>
      </w:r>
    </w:p>
    <w:p w14:paraId="1AB759AD" w14:textId="77777777" w:rsidR="00791656" w:rsidRPr="001058B5" w:rsidRDefault="00791656" w:rsidP="00791656">
      <w:pPr>
        <w:tabs>
          <w:tab w:val="left" w:pos="4020"/>
        </w:tabs>
        <w:spacing w:before="138" w:line="259" w:lineRule="auto"/>
        <w:ind w:left="2260" w:right="3556"/>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w w:val="95"/>
          <w:sz w:val="18"/>
        </w:rPr>
        <w:t xml:space="preserve">=&gt; 'DEPARTMENT_ID = 50', </w:t>
      </w: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'SALARY,COMMISSION_PCT,'</w:t>
      </w:r>
    </w:p>
    <w:p w14:paraId="06F806B6" w14:textId="77777777" w:rsidR="00791656" w:rsidRPr="001058B5" w:rsidRDefault="00791656" w:rsidP="00791656">
      <w:pPr>
        <w:pStyle w:val="BodyText"/>
        <w:spacing w:before="3"/>
        <w:rPr>
          <w:rFonts w:ascii="Arial" w:hAnsi="Arial" w:cs="Arial"/>
          <w:sz w:val="17"/>
        </w:rPr>
      </w:pPr>
    </w:p>
    <w:p w14:paraId="742624D1" w14:textId="77777777" w:rsidR="00791656" w:rsidRPr="009535E5" w:rsidRDefault="00791656" w:rsidP="00791656">
      <w:pPr>
        <w:pStyle w:val="BodyText"/>
        <w:spacing w:line="232" w:lineRule="auto"/>
        <w:ind w:left="2260" w:right="185"/>
        <w:rPr>
          <w:rFonts w:ascii="Arial" w:hAnsi="Arial" w:cs="Arial"/>
        </w:rPr>
      </w:pPr>
      <w:r w:rsidRPr="009535E5">
        <w:rPr>
          <w:rFonts w:ascii="Arial" w:hAnsi="Arial" w:cs="Arial"/>
          <w:lang w:val="vi-VN"/>
        </w:rPr>
        <w:t>Như bạn có thể thấy, tính năng này rất có lợi. Nó không chỉ cho phép bạn xác định các loại dữ liệu đặc biệt quan trọng để kiểm toán mà còn cung cấp khả năng bảo vệ tăng cường cho các cột chứa dữ liệu nhạy cảm, chẳng hạn như số an sinh xã hội, tiền lương, chẩn đoán bệnh nhân, v.v.</w:t>
      </w:r>
      <w:r w:rsidRPr="009535E5">
        <w:rPr>
          <w:rFonts w:ascii="Arial" w:hAnsi="Arial" w:cs="Arial"/>
        </w:rPr>
        <w:t>.</w:t>
      </w:r>
    </w:p>
    <w:p w14:paraId="765F68AC" w14:textId="77777777" w:rsidR="00791656" w:rsidRPr="001058B5" w:rsidRDefault="00791656" w:rsidP="00791656">
      <w:pPr>
        <w:pStyle w:val="BodyText"/>
        <w:spacing w:before="118" w:line="230" w:lineRule="auto"/>
        <w:ind w:left="2260" w:right="247" w:hanging="1"/>
        <w:rPr>
          <w:rFonts w:ascii="Arial" w:hAnsi="Arial" w:cs="Arial"/>
        </w:rPr>
      </w:pPr>
      <w:r w:rsidRPr="009535E5">
        <w:rPr>
          <w:rFonts w:ascii="Arial" w:hAnsi="Arial" w:cs="Arial"/>
        </w:rPr>
        <w:t xml:space="preserve">Nếu audit_column </w:t>
      </w:r>
      <w:r w:rsidRPr="009535E5">
        <w:rPr>
          <w:rFonts w:ascii="Arial" w:hAnsi="Arial" w:cs="Arial"/>
          <w:spacing w:val="-82"/>
        </w:rPr>
        <w:t xml:space="preserve"> </w:t>
      </w:r>
      <w:r w:rsidRPr="009535E5">
        <w:rPr>
          <w:rFonts w:ascii="Arial" w:hAnsi="Arial" w:cs="Arial"/>
        </w:rPr>
        <w:t>sắp xếp hơn 1 cột, ban có thể sử dụng tham số</w:t>
      </w:r>
      <w:r>
        <w:rPr>
          <w:rFonts w:ascii="Arial" w:hAnsi="Arial" w:cs="Arial"/>
        </w:rPr>
        <w:t xml:space="preserve"> </w:t>
      </w:r>
      <w:r w:rsidRPr="009535E5">
        <w:rPr>
          <w:rFonts w:ascii="Arial" w:hAnsi="Arial" w:cs="Arial"/>
        </w:rPr>
        <w:t>audit_column_opts</w:t>
      </w:r>
      <w:r w:rsidRPr="001058B5">
        <w:rPr>
          <w:rFonts w:ascii="Arial" w:hAnsi="Arial" w:cs="Arial"/>
          <w:w w:val="95"/>
        </w:rPr>
        <w:t xml:space="preserve"> </w:t>
      </w:r>
      <w:r w:rsidRPr="009535E5">
        <w:rPr>
          <w:rFonts w:ascii="Arial" w:hAnsi="Arial" w:cs="Arial"/>
          <w:w w:val="95"/>
        </w:rPr>
        <w:t xml:space="preserve">để </w:t>
      </w:r>
      <w:r w:rsidRPr="009535E5">
        <w:rPr>
          <w:rFonts w:ascii="Arial" w:hAnsi="Arial" w:cs="Arial"/>
          <w:lang w:val="vi-VN"/>
        </w:rPr>
        <w:t>các tham chiếu xác định liệu một câu lệnh được kiểm tra khi truy vấn tham chiếu đến bất kỳ cột nào được chỉ định trong tham số audit_column hay chỉ khi tất cả các cột được tham chiếu. Ví dụ:</w:t>
      </w:r>
    </w:p>
    <w:p w14:paraId="453F8D57" w14:textId="77777777" w:rsidR="00791656" w:rsidRPr="001058B5" w:rsidRDefault="00791656" w:rsidP="00791656">
      <w:pPr>
        <w:tabs>
          <w:tab w:val="left" w:pos="4112"/>
        </w:tabs>
        <w:spacing w:before="140" w:line="518" w:lineRule="auto"/>
        <w:ind w:left="2260" w:right="3741"/>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=&gt; DBMS_FGA.ANY_COLUMNS, audit_column_opts</w:t>
      </w:r>
      <w:r w:rsidRPr="001058B5">
        <w:rPr>
          <w:rFonts w:ascii="Arial" w:hAnsi="Arial" w:cs="Arial"/>
          <w:w w:val="85"/>
          <w:sz w:val="18"/>
        </w:rPr>
        <w:tab/>
        <w:t>=&gt;</w:t>
      </w:r>
      <w:r w:rsidRPr="001058B5">
        <w:rPr>
          <w:rFonts w:ascii="Arial" w:hAnsi="Arial" w:cs="Arial"/>
          <w:spacing w:val="3"/>
          <w:w w:val="85"/>
          <w:sz w:val="18"/>
        </w:rPr>
        <w:t xml:space="preserve"> </w:t>
      </w:r>
      <w:r w:rsidRPr="001058B5">
        <w:rPr>
          <w:rFonts w:ascii="Arial" w:hAnsi="Arial" w:cs="Arial"/>
          <w:w w:val="85"/>
          <w:sz w:val="18"/>
        </w:rPr>
        <w:t>DBMS_FGA.ALL_COLUMNS,</w:t>
      </w:r>
    </w:p>
    <w:p w14:paraId="321E0A03" w14:textId="77777777" w:rsidR="00791656" w:rsidRPr="001058B5" w:rsidRDefault="00791656" w:rsidP="00791656">
      <w:pPr>
        <w:pStyle w:val="BodyText"/>
        <w:spacing w:line="218" w:lineRule="exact"/>
        <w:ind w:left="2260"/>
        <w:rPr>
          <w:rFonts w:ascii="Arial" w:hAnsi="Arial" w:cs="Arial"/>
        </w:rPr>
      </w:pPr>
      <w:r>
        <w:rPr>
          <w:rFonts w:ascii="Arial" w:hAnsi="Arial" w:cs="Arial"/>
        </w:rPr>
        <w:t>Nếu bạn không chỉ định 1 cột liên quan thì việc kiểm tra sẽ áp dụng cho tất cả các cột</w:t>
      </w:r>
    </w:p>
    <w:p w14:paraId="4572F2E6" w14:textId="77777777" w:rsidR="00791656" w:rsidRPr="001058B5" w:rsidRDefault="00791656" w:rsidP="00791656">
      <w:pPr>
        <w:pStyle w:val="BodyText"/>
        <w:spacing w:before="121" w:line="228" w:lineRule="auto"/>
        <w:ind w:left="2259" w:right="102"/>
        <w:rPr>
          <w:rFonts w:ascii="Arial" w:hAnsi="Arial" w:cs="Arial"/>
          <w:sz w:val="23"/>
        </w:rPr>
      </w:pPr>
      <w:r w:rsidRPr="009535E5">
        <w:rPr>
          <w:rFonts w:ascii="Arial" w:hAnsi="Arial" w:cs="Arial"/>
        </w:rPr>
        <w:t>Để</w:t>
      </w:r>
      <w:r>
        <w:rPr>
          <w:rFonts w:ascii="Arial" w:hAnsi="Arial" w:cs="Arial"/>
          <w:w w:val="90"/>
        </w:rPr>
        <w:t xml:space="preserve"> biết thêm thông tìn về tham số</w:t>
      </w:r>
      <w:r w:rsidRPr="001058B5">
        <w:rPr>
          <w:rFonts w:ascii="Arial" w:hAnsi="Arial" w:cs="Arial"/>
          <w:w w:val="90"/>
        </w:rPr>
        <w:t xml:space="preserve"> audit_condition, audit_column, and audit_column_ </w:t>
      </w:r>
      <w:r w:rsidRPr="001058B5">
        <w:rPr>
          <w:rFonts w:ascii="Arial" w:hAnsi="Arial" w:cs="Arial"/>
          <w:w w:val="95"/>
        </w:rPr>
        <w:t>opts</w:t>
      </w:r>
      <w:r w:rsidRPr="001058B5">
        <w:rPr>
          <w:rFonts w:ascii="Arial" w:hAnsi="Arial" w:cs="Arial"/>
          <w:spacing w:val="-76"/>
          <w:w w:val="95"/>
        </w:rPr>
        <w:t xml:space="preserve"> </w:t>
      </w:r>
      <w:r>
        <w:rPr>
          <w:rFonts w:ascii="Arial" w:hAnsi="Arial" w:cs="Arial"/>
          <w:w w:val="95"/>
        </w:rPr>
        <w:t xml:space="preserve"> trong thủ tục</w:t>
      </w:r>
      <w:r w:rsidRPr="001058B5">
        <w:rPr>
          <w:rFonts w:ascii="Arial" w:hAnsi="Arial" w:cs="Arial"/>
          <w:spacing w:val="-2"/>
          <w:w w:val="95"/>
        </w:rPr>
        <w:t xml:space="preserve"> </w:t>
      </w:r>
      <w:r w:rsidRPr="001058B5">
        <w:rPr>
          <w:rFonts w:ascii="Arial" w:hAnsi="Arial" w:cs="Arial"/>
          <w:w w:val="95"/>
        </w:rPr>
        <w:t>DBMS_FGA.ADD_POLICY</w:t>
      </w:r>
      <w:r w:rsidRPr="001058B5">
        <w:rPr>
          <w:rFonts w:ascii="Arial" w:hAnsi="Arial" w:cs="Arial"/>
          <w:spacing w:val="-77"/>
          <w:w w:val="95"/>
        </w:rPr>
        <w:t xml:space="preserve"> </w:t>
      </w:r>
      <w:r w:rsidRPr="001058B5">
        <w:rPr>
          <w:rFonts w:ascii="Arial" w:hAnsi="Arial" w:cs="Arial"/>
          <w:w w:val="95"/>
        </w:rPr>
        <w:t>,</w:t>
      </w:r>
      <w:r w:rsidRPr="001058B5">
        <w:rPr>
          <w:rFonts w:ascii="Arial" w:hAnsi="Arial" w:cs="Arial"/>
          <w:spacing w:val="-4"/>
          <w:w w:val="95"/>
        </w:rPr>
        <w:t xml:space="preserve"> </w:t>
      </w:r>
      <w:r>
        <w:rPr>
          <w:rFonts w:ascii="Arial" w:hAnsi="Arial" w:cs="Arial"/>
          <w:w w:val="95"/>
        </w:rPr>
        <w:t>xem thêm</w:t>
      </w:r>
      <w:r w:rsidRPr="001058B5">
        <w:rPr>
          <w:rFonts w:ascii="Arial" w:hAnsi="Arial" w:cs="Arial"/>
          <w:spacing w:val="-4"/>
          <w:w w:val="95"/>
        </w:rPr>
        <w:t xml:space="preserve"> </w:t>
      </w:r>
      <w:r w:rsidRPr="001058B5">
        <w:rPr>
          <w:rFonts w:ascii="Arial" w:hAnsi="Arial" w:cs="Arial"/>
          <w:i/>
          <w:w w:val="95"/>
        </w:rPr>
        <w:t>Oracle</w:t>
      </w:r>
      <w:r w:rsidRPr="001058B5">
        <w:rPr>
          <w:rFonts w:ascii="Arial" w:hAnsi="Arial" w:cs="Arial"/>
          <w:i/>
          <w:spacing w:val="-3"/>
          <w:w w:val="95"/>
        </w:rPr>
        <w:t xml:space="preserve"> </w:t>
      </w:r>
      <w:r w:rsidRPr="001058B5">
        <w:rPr>
          <w:rFonts w:ascii="Arial" w:hAnsi="Arial" w:cs="Arial"/>
          <w:i/>
          <w:w w:val="95"/>
        </w:rPr>
        <w:t>Database</w:t>
      </w:r>
      <w:r w:rsidRPr="001058B5">
        <w:rPr>
          <w:rFonts w:ascii="Arial" w:hAnsi="Arial" w:cs="Arial"/>
          <w:i/>
          <w:spacing w:val="-4"/>
          <w:w w:val="95"/>
        </w:rPr>
        <w:t xml:space="preserve"> </w:t>
      </w:r>
      <w:r w:rsidRPr="001058B5">
        <w:rPr>
          <w:rFonts w:ascii="Arial" w:hAnsi="Arial" w:cs="Arial"/>
          <w:i/>
          <w:w w:val="95"/>
        </w:rPr>
        <w:t xml:space="preserve">PL/SQL </w:t>
      </w:r>
      <w:r w:rsidRPr="001058B5">
        <w:rPr>
          <w:rFonts w:ascii="Arial" w:hAnsi="Arial" w:cs="Arial"/>
          <w:i/>
        </w:rPr>
        <w:t>Packages</w:t>
      </w:r>
      <w:r w:rsidRPr="001058B5">
        <w:rPr>
          <w:rFonts w:ascii="Arial" w:hAnsi="Arial" w:cs="Arial"/>
          <w:i/>
          <w:spacing w:val="-15"/>
        </w:rPr>
        <w:t xml:space="preserve"> </w:t>
      </w:r>
      <w:r w:rsidRPr="001058B5">
        <w:rPr>
          <w:rFonts w:ascii="Arial" w:hAnsi="Arial" w:cs="Arial"/>
          <w:i/>
        </w:rPr>
        <w:t>and</w:t>
      </w:r>
      <w:r w:rsidRPr="001058B5">
        <w:rPr>
          <w:rFonts w:ascii="Arial" w:hAnsi="Arial" w:cs="Arial"/>
          <w:i/>
          <w:spacing w:val="-15"/>
        </w:rPr>
        <w:t xml:space="preserve"> </w:t>
      </w:r>
      <w:r w:rsidRPr="001058B5">
        <w:rPr>
          <w:rFonts w:ascii="Arial" w:hAnsi="Arial" w:cs="Arial"/>
          <w:i/>
          <w:spacing w:val="-4"/>
        </w:rPr>
        <w:t>Types</w:t>
      </w:r>
      <w:r w:rsidRPr="001058B5">
        <w:rPr>
          <w:rFonts w:ascii="Arial" w:hAnsi="Arial" w:cs="Arial"/>
          <w:i/>
          <w:spacing w:val="-15"/>
        </w:rPr>
        <w:t xml:space="preserve"> </w:t>
      </w:r>
      <w:r w:rsidRPr="001058B5">
        <w:rPr>
          <w:rFonts w:ascii="Arial" w:hAnsi="Arial" w:cs="Arial"/>
          <w:i/>
        </w:rPr>
        <w:t>Reference</w:t>
      </w:r>
      <w:r w:rsidRPr="001058B5">
        <w:rPr>
          <w:rFonts w:ascii="Arial" w:hAnsi="Arial" w:cs="Arial"/>
        </w:rPr>
        <w:t>.</w:t>
      </w:r>
      <w:r w:rsidRPr="001058B5">
        <w:rPr>
          <w:rFonts w:ascii="Arial" w:hAnsi="Arial" w:cs="Arial"/>
          <w:spacing w:val="-15"/>
        </w:rPr>
        <w:t xml:space="preserve"> </w:t>
      </w:r>
      <w:r w:rsidRPr="009535E5">
        <w:rPr>
          <w:rFonts w:ascii="Arial" w:hAnsi="Arial" w:cs="Arial"/>
          <w:lang w:val="vi-VN"/>
        </w:rPr>
        <w:t>Xem thêm ghi chú sử dụng cho thủ tục ADD_POLICY trong phần đó.</w:t>
      </w:r>
    </w:p>
    <w:p w14:paraId="65DD4B47" w14:textId="77777777" w:rsidR="00791656" w:rsidRPr="001058B5" w:rsidRDefault="00791656" w:rsidP="00791656">
      <w:pPr>
        <w:pStyle w:val="Heading6"/>
      </w:pPr>
      <w:bookmarkStart w:id="1762" w:name="Disabling_and_Enabling_a_Fine-Grained_Au"/>
      <w:bookmarkStart w:id="1763" w:name="_bookmark1934"/>
      <w:bookmarkStart w:id="1764" w:name="_bookmark1935"/>
      <w:bookmarkEnd w:id="1762"/>
      <w:bookmarkEnd w:id="1763"/>
      <w:bookmarkEnd w:id="1764"/>
      <w:r>
        <w:t>Vô hiệu hoát và Kích hoạt</w:t>
      </w:r>
      <w:r w:rsidRPr="001058B5">
        <w:t xml:space="preserve"> </w:t>
      </w:r>
      <w:r>
        <w:t>1</w:t>
      </w:r>
      <w:r w:rsidRPr="001058B5">
        <w:t xml:space="preserve"> Fine-Grained Audit Policy</w:t>
      </w:r>
    </w:p>
    <w:p w14:paraId="759DC7F1" w14:textId="77777777" w:rsidR="00791656" w:rsidRPr="00137DDA" w:rsidRDefault="00791656" w:rsidP="00791656">
      <w:pPr>
        <w:spacing w:before="137"/>
        <w:ind w:left="2260"/>
        <w:rPr>
          <w:rFonts w:ascii="Arial" w:hAnsi="Arial" w:cs="Arial"/>
          <w:sz w:val="20"/>
          <w:szCs w:val="20"/>
          <w:lang w:val="vi-VN"/>
        </w:rPr>
      </w:pPr>
      <w:r w:rsidRPr="00137DDA">
        <w:rPr>
          <w:rFonts w:ascii="Arial" w:hAnsi="Arial" w:cs="Arial"/>
          <w:sz w:val="20"/>
          <w:szCs w:val="20"/>
          <w:lang w:val="vi-VN"/>
        </w:rPr>
        <w:t>Bạn có thể tắt chính sách kiểm tra chi tiết bằng cách sử dụng DBMS_FGA.DISABLE_POLICY</w:t>
      </w:r>
      <w:r w:rsidRPr="00137DDA">
        <w:rPr>
          <w:rFonts w:ascii="Arial" w:hAnsi="Arial" w:cs="Arial"/>
          <w:sz w:val="20"/>
          <w:szCs w:val="20"/>
          <w:lang w:val="vi-VN"/>
        </w:rPr>
        <w:br/>
        <w:t>thủ tục. Cú pháp cho DISABLE_POLICY là:</w:t>
      </w:r>
    </w:p>
    <w:p w14:paraId="410C70FF" w14:textId="77777777" w:rsidR="00791656" w:rsidRPr="001058B5" w:rsidRDefault="00791656" w:rsidP="00791656">
      <w:pPr>
        <w:spacing w:before="137"/>
        <w:ind w:left="2260"/>
        <w:rPr>
          <w:rFonts w:ascii="Arial" w:hAnsi="Arial" w:cs="Arial"/>
          <w:sz w:val="18"/>
        </w:rPr>
      </w:pPr>
      <w:r w:rsidRPr="001058B5">
        <w:rPr>
          <w:rFonts w:ascii="Arial" w:hAnsi="Arial" w:cs="Arial"/>
          <w:w w:val="95"/>
          <w:sz w:val="18"/>
        </w:rPr>
        <w:t>DBMS_FGA.DISABLE_POLICY(</w:t>
      </w:r>
    </w:p>
    <w:p w14:paraId="1557B7A3" w14:textId="77777777" w:rsidR="00791656" w:rsidRPr="001058B5" w:rsidRDefault="00791656" w:rsidP="00791656">
      <w:pPr>
        <w:tabs>
          <w:tab w:val="left" w:pos="3927"/>
        </w:tabs>
        <w:spacing w:before="16" w:line="259" w:lineRule="auto"/>
        <w:ind w:left="2538" w:right="5131"/>
        <w:rPr>
          <w:rFonts w:ascii="Arial" w:hAnsi="Arial" w:cs="Arial"/>
          <w:sz w:val="18"/>
        </w:rPr>
      </w:pPr>
      <w:r w:rsidRPr="001058B5">
        <w:rPr>
          <w:rFonts w:ascii="Arial" w:hAnsi="Arial" w:cs="Arial"/>
          <w:w w:val="95"/>
          <w:sz w:val="18"/>
        </w:rPr>
        <w:t xml:space="preserve">object_schema VARCHAR2,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VARCHAR2, </w:t>
      </w:r>
      <w:r w:rsidRPr="001058B5">
        <w:rPr>
          <w:rFonts w:ascii="Arial" w:hAnsi="Arial" w:cs="Arial"/>
          <w:w w:val="90"/>
          <w:sz w:val="18"/>
        </w:rPr>
        <w:t>policy_name</w:t>
      </w:r>
      <w:r w:rsidRPr="001058B5">
        <w:rPr>
          <w:rFonts w:ascii="Arial" w:hAnsi="Arial" w:cs="Arial"/>
          <w:w w:val="90"/>
          <w:sz w:val="18"/>
        </w:rPr>
        <w:tab/>
        <w:t>VARCHAR2</w:t>
      </w:r>
      <w:r w:rsidRPr="001058B5">
        <w:rPr>
          <w:rFonts w:ascii="Arial" w:hAnsi="Arial" w:cs="Arial"/>
          <w:spacing w:val="-53"/>
          <w:w w:val="90"/>
          <w:sz w:val="18"/>
        </w:rPr>
        <w:t xml:space="preserve"> </w:t>
      </w:r>
      <w:r w:rsidRPr="001058B5">
        <w:rPr>
          <w:rFonts w:ascii="Arial" w:hAnsi="Arial" w:cs="Arial"/>
          <w:w w:val="90"/>
          <w:sz w:val="18"/>
        </w:rPr>
        <w:t>);</w:t>
      </w:r>
    </w:p>
    <w:p w14:paraId="612CA940" w14:textId="77777777" w:rsidR="00791656" w:rsidRPr="001058B5" w:rsidRDefault="00791656" w:rsidP="00791656">
      <w:pPr>
        <w:pStyle w:val="BodyText"/>
        <w:spacing w:before="4"/>
        <w:rPr>
          <w:rFonts w:ascii="Arial" w:hAnsi="Arial" w:cs="Arial"/>
          <w:sz w:val="17"/>
        </w:rPr>
      </w:pPr>
    </w:p>
    <w:p w14:paraId="0965EF91" w14:textId="77777777" w:rsidR="00791656" w:rsidRPr="001058B5" w:rsidRDefault="008D1AB8" w:rsidP="00791656">
      <w:pPr>
        <w:pStyle w:val="BodyText"/>
        <w:spacing w:line="232" w:lineRule="auto"/>
        <w:ind w:left="2260" w:right="848"/>
        <w:rPr>
          <w:rFonts w:ascii="Arial" w:hAnsi="Arial" w:cs="Arial"/>
        </w:rPr>
      </w:pPr>
      <w:hyperlink w:anchor="_bookmark1936" w:history="1">
        <w:r w:rsidR="00791656">
          <w:rPr>
            <w:rFonts w:ascii="Arial" w:hAnsi="Arial" w:cs="Arial"/>
            <w:color w:val="0000CC"/>
          </w:rPr>
          <w:t>Ví dụ</w:t>
        </w:r>
        <w:r w:rsidR="00791656" w:rsidRPr="001058B5">
          <w:rPr>
            <w:rFonts w:ascii="Arial" w:hAnsi="Arial" w:cs="Arial"/>
            <w:color w:val="0000CC"/>
          </w:rPr>
          <w:t xml:space="preserve"> 9–22 </w:t>
        </w:r>
      </w:hyperlink>
      <w:r w:rsidR="00791656">
        <w:rPr>
          <w:rFonts w:ascii="Arial" w:hAnsi="Arial" w:cs="Arial"/>
        </w:rPr>
        <w:t xml:space="preserve">cho thấy cách vô hiệu hóa chính sách kiểm toán fine-grained được tạo ra ở </w:t>
      </w:r>
      <w:hyperlink w:anchor="_bookmark1931" w:history="1">
        <w:r w:rsidR="00791656">
          <w:rPr>
            <w:rFonts w:ascii="Arial" w:hAnsi="Arial" w:cs="Arial"/>
            <w:color w:val="0000CC"/>
          </w:rPr>
          <w:t>ví dụ</w:t>
        </w:r>
        <w:r w:rsidR="00791656" w:rsidRPr="001058B5">
          <w:rPr>
            <w:rFonts w:ascii="Arial" w:hAnsi="Arial" w:cs="Arial"/>
            <w:color w:val="0000CC"/>
          </w:rPr>
          <w:t xml:space="preserve"> 9–21 </w:t>
        </w:r>
      </w:hyperlink>
      <w:hyperlink w:anchor="_bookmark1931" w:history="1">
        <w:r w:rsidR="00791656">
          <w:rPr>
            <w:rFonts w:ascii="Arial" w:hAnsi="Arial" w:cs="Arial"/>
          </w:rPr>
          <w:t>trang</w:t>
        </w:r>
        <w:r w:rsidR="00791656" w:rsidRPr="001058B5">
          <w:rPr>
            <w:rFonts w:ascii="Arial" w:hAnsi="Arial" w:cs="Arial"/>
          </w:rPr>
          <w:t xml:space="preserve"> 9-42</w:t>
        </w:r>
      </w:hyperlink>
      <w:r w:rsidR="00791656" w:rsidRPr="001058B5">
        <w:rPr>
          <w:rFonts w:ascii="Arial" w:hAnsi="Arial" w:cs="Arial"/>
        </w:rPr>
        <w:t>.</w:t>
      </w:r>
    </w:p>
    <w:p w14:paraId="26A4560F" w14:textId="77777777" w:rsidR="00791656" w:rsidRPr="001058B5" w:rsidRDefault="00791656" w:rsidP="00791656">
      <w:pPr>
        <w:pStyle w:val="BodyText"/>
        <w:spacing w:before="11"/>
        <w:rPr>
          <w:rFonts w:ascii="Arial" w:hAnsi="Arial" w:cs="Arial"/>
          <w:sz w:val="25"/>
        </w:rPr>
      </w:pPr>
    </w:p>
    <w:p w14:paraId="098642C3" w14:textId="77777777" w:rsidR="00791656" w:rsidRPr="001058B5" w:rsidRDefault="00791656" w:rsidP="00791656">
      <w:pPr>
        <w:ind w:left="2260"/>
        <w:rPr>
          <w:rFonts w:ascii="Arial" w:hAnsi="Arial" w:cs="Arial"/>
          <w:b/>
          <w:i/>
          <w:sz w:val="18"/>
        </w:rPr>
      </w:pPr>
      <w:bookmarkStart w:id="1765" w:name="_bookmark1936"/>
      <w:bookmarkEnd w:id="1765"/>
      <w:r w:rsidRPr="001058B5">
        <w:rPr>
          <w:rFonts w:ascii="Arial" w:hAnsi="Arial" w:cs="Arial"/>
          <w:b/>
          <w:i/>
          <w:sz w:val="18"/>
        </w:rPr>
        <w:t>Example 9–22 Disabling a Fine-Grained Audit Policy</w:t>
      </w:r>
    </w:p>
    <w:p w14:paraId="7EBBE6FD" w14:textId="77777777" w:rsidR="00791656" w:rsidRPr="001058B5" w:rsidRDefault="00791656" w:rsidP="00791656">
      <w:pPr>
        <w:spacing w:before="112"/>
        <w:ind w:left="2260"/>
        <w:rPr>
          <w:rFonts w:ascii="Arial" w:hAnsi="Arial" w:cs="Arial"/>
          <w:sz w:val="18"/>
        </w:rPr>
      </w:pPr>
      <w:r w:rsidRPr="001058B5">
        <w:rPr>
          <w:rFonts w:ascii="Arial" w:hAnsi="Arial" w:cs="Arial"/>
          <w:w w:val="95"/>
          <w:sz w:val="18"/>
        </w:rPr>
        <w:t>DBMS_FGA.DISABLE_POLICY(</w:t>
      </w:r>
    </w:p>
    <w:p w14:paraId="099961F0" w14:textId="77777777" w:rsidR="00791656" w:rsidRPr="001058B5" w:rsidRDefault="00791656" w:rsidP="00791656">
      <w:pPr>
        <w:tabs>
          <w:tab w:val="left" w:pos="4391"/>
        </w:tabs>
        <w:spacing w:before="16"/>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C4EE890" w14:textId="77777777" w:rsidR="00791656" w:rsidRPr="001058B5" w:rsidRDefault="00791656" w:rsidP="00791656">
      <w:pPr>
        <w:tabs>
          <w:tab w:val="left" w:pos="4391"/>
        </w:tabs>
        <w:spacing w:before="17"/>
        <w:ind w:left="2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5A3CB4E0" w14:textId="77777777" w:rsidR="00791656" w:rsidRPr="001058B5" w:rsidRDefault="00791656" w:rsidP="00791656">
      <w:pPr>
        <w:tabs>
          <w:tab w:val="left" w:pos="4391"/>
        </w:tabs>
        <w:spacing w:before="15"/>
        <w:ind w:left="24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'chk_hr_employees');</w:t>
      </w:r>
    </w:p>
    <w:p w14:paraId="65F3EA09" w14:textId="77777777" w:rsidR="00791656" w:rsidRPr="001058B5" w:rsidRDefault="00791656" w:rsidP="00791656">
      <w:pPr>
        <w:spacing w:before="17"/>
        <w:ind w:left="2260"/>
        <w:rPr>
          <w:rFonts w:ascii="Arial" w:hAnsi="Arial" w:cs="Arial"/>
          <w:sz w:val="18"/>
        </w:rPr>
      </w:pPr>
      <w:r w:rsidRPr="001058B5">
        <w:rPr>
          <w:rFonts w:ascii="Arial" w:hAnsi="Arial" w:cs="Arial"/>
          <w:w w:val="86"/>
          <w:sz w:val="18"/>
        </w:rPr>
        <w:t>/</w:t>
      </w:r>
    </w:p>
    <w:p w14:paraId="5966545A" w14:textId="77777777" w:rsidR="00791656" w:rsidRPr="001058B5" w:rsidRDefault="00791656" w:rsidP="00791656">
      <w:pPr>
        <w:pStyle w:val="BodyText"/>
        <w:rPr>
          <w:rFonts w:ascii="Arial" w:hAnsi="Arial" w:cs="Arial"/>
          <w:sz w:val="19"/>
        </w:rPr>
      </w:pPr>
    </w:p>
    <w:p w14:paraId="45BEEEEA" w14:textId="77777777" w:rsidR="00791656" w:rsidRPr="001058B5" w:rsidRDefault="00791656" w:rsidP="00791656">
      <w:pPr>
        <w:spacing w:before="1" w:line="228" w:lineRule="auto"/>
        <w:ind w:left="2259"/>
        <w:rPr>
          <w:rFonts w:ascii="Arial" w:hAnsi="Arial" w:cs="Arial"/>
          <w:sz w:val="20"/>
        </w:rPr>
      </w:pPr>
      <w:r>
        <w:rPr>
          <w:rFonts w:ascii="Arial" w:hAnsi="Arial" w:cs="Arial"/>
          <w:sz w:val="20"/>
        </w:rPr>
        <w:t xml:space="preserve">Để biết thêm thông tin cú pháp </w:t>
      </w:r>
      <w:r w:rsidRPr="001058B5">
        <w:rPr>
          <w:rFonts w:ascii="Arial" w:hAnsi="Arial" w:cs="Arial"/>
          <w:spacing w:val="-27"/>
          <w:sz w:val="20"/>
        </w:rPr>
        <w:t xml:space="preserve"> </w:t>
      </w:r>
      <w:r w:rsidRPr="001058B5">
        <w:rPr>
          <w:rFonts w:ascii="Arial" w:hAnsi="Arial" w:cs="Arial"/>
          <w:sz w:val="20"/>
        </w:rPr>
        <w:t>DISABLE_POLICY,</w:t>
      </w:r>
      <w:r w:rsidRPr="001058B5">
        <w:rPr>
          <w:rFonts w:ascii="Arial" w:hAnsi="Arial" w:cs="Arial"/>
          <w:spacing w:val="-28"/>
          <w:sz w:val="20"/>
        </w:rPr>
        <w:t xml:space="preserve"> </w:t>
      </w:r>
      <w:r>
        <w:rPr>
          <w:rFonts w:ascii="Arial" w:hAnsi="Arial" w:cs="Arial"/>
          <w:sz w:val="20"/>
        </w:rPr>
        <w:t>xem thêm</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8"/>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8E06844" w14:textId="77777777" w:rsidR="00791656" w:rsidRPr="001058B5" w:rsidRDefault="00791656" w:rsidP="00791656">
      <w:pPr>
        <w:spacing w:line="228" w:lineRule="auto"/>
        <w:rPr>
          <w:rFonts w:ascii="Arial" w:hAnsi="Arial" w:cs="Arial"/>
          <w:sz w:val="20"/>
        </w:rPr>
        <w:sectPr w:rsidR="00791656" w:rsidRPr="001058B5">
          <w:pgSz w:w="12240" w:h="15840"/>
          <w:pgMar w:top="840" w:right="1060" w:bottom="860" w:left="1100" w:header="549" w:footer="663" w:gutter="0"/>
          <w:cols w:space="720"/>
        </w:sectPr>
      </w:pPr>
    </w:p>
    <w:p w14:paraId="640CC9B3" w14:textId="77777777" w:rsidR="00791656" w:rsidRPr="001058B5" w:rsidRDefault="00791656" w:rsidP="00791656">
      <w:pPr>
        <w:pStyle w:val="BodyText"/>
        <w:spacing w:before="5"/>
        <w:rPr>
          <w:rFonts w:ascii="Arial" w:hAnsi="Arial" w:cs="Arial"/>
          <w:sz w:val="25"/>
        </w:rPr>
      </w:pPr>
    </w:p>
    <w:bookmarkStart w:id="1766" w:name="_bookmark1937"/>
    <w:bookmarkEnd w:id="1766"/>
    <w:p w14:paraId="59A2BF6D" w14:textId="77777777" w:rsidR="00791656" w:rsidRPr="001058B5" w:rsidRDefault="00791656" w:rsidP="00791656">
      <w:pPr>
        <w:pStyle w:val="BodyText"/>
        <w:spacing w:before="103" w:line="228" w:lineRule="auto"/>
        <w:ind w:left="1660" w:right="848"/>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"_bookmark1938" </w:instrText>
      </w:r>
      <w:r w:rsidRPr="001058B5">
        <w:rPr>
          <w:rFonts w:ascii="Arial" w:hAnsi="Arial" w:cs="Arial"/>
          <w:color w:val="0000CC"/>
        </w:rPr>
        <w:fldChar w:fldCharType="separate"/>
      </w:r>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9–23</w:t>
      </w:r>
      <w:r w:rsidRPr="001058B5">
        <w:rPr>
          <w:rFonts w:ascii="Arial" w:hAnsi="Arial" w:cs="Arial"/>
          <w:color w:val="0000CC"/>
          <w:spacing w:val="-23"/>
        </w:rPr>
        <w:t xml:space="preserve"> </w:t>
      </w:r>
      <w:r w:rsidRPr="001058B5">
        <w:rPr>
          <w:rFonts w:ascii="Arial" w:hAnsi="Arial" w:cs="Arial"/>
          <w:color w:val="0000CC"/>
          <w:spacing w:val="-23"/>
        </w:rPr>
        <w:fldChar w:fldCharType="end"/>
      </w:r>
      <w:r w:rsidRPr="00137DDA">
        <w:rPr>
          <w:lang w:val="vi-VN"/>
        </w:rPr>
        <w:t xml:space="preserve"> </w:t>
      </w:r>
      <w:r w:rsidRPr="00137DDA">
        <w:rPr>
          <w:rFonts w:ascii="Arial" w:hAnsi="Arial" w:cs="Arial"/>
          <w:lang w:val="vi-VN"/>
        </w:rPr>
        <w:t>hiển thị cách kích hoạt lại chính sách chk_hr_emp bằng cách sử dụng thủ tục DBMS_ FGA.ENABLE_POLICY</w:t>
      </w:r>
      <w:r w:rsidRPr="001058B5">
        <w:rPr>
          <w:rFonts w:ascii="Arial" w:hAnsi="Arial" w:cs="Arial"/>
        </w:rPr>
        <w:t>:</w:t>
      </w:r>
    </w:p>
    <w:p w14:paraId="5396ABE9" w14:textId="77777777" w:rsidR="00791656" w:rsidRPr="001058B5" w:rsidRDefault="00791656" w:rsidP="00791656">
      <w:pPr>
        <w:pStyle w:val="BodyText"/>
        <w:spacing w:before="9"/>
        <w:rPr>
          <w:rFonts w:ascii="Arial" w:hAnsi="Arial" w:cs="Arial"/>
          <w:sz w:val="25"/>
        </w:rPr>
      </w:pPr>
    </w:p>
    <w:p w14:paraId="564DF863" w14:textId="77777777" w:rsidR="00791656" w:rsidRPr="001058B5" w:rsidRDefault="00791656" w:rsidP="00791656">
      <w:pPr>
        <w:ind w:left="1660"/>
        <w:rPr>
          <w:rFonts w:ascii="Arial" w:hAnsi="Arial" w:cs="Arial"/>
          <w:b/>
          <w:i/>
          <w:sz w:val="18"/>
        </w:rPr>
      </w:pPr>
      <w:bookmarkStart w:id="1767" w:name="_bookmark1938"/>
      <w:bookmarkEnd w:id="1767"/>
      <w:r w:rsidRPr="001058B5">
        <w:rPr>
          <w:rFonts w:ascii="Arial" w:hAnsi="Arial" w:cs="Arial"/>
          <w:b/>
          <w:i/>
          <w:sz w:val="18"/>
        </w:rPr>
        <w:t>Example 9–23 Enabling a Fine-Grained Audit Policy</w:t>
      </w:r>
    </w:p>
    <w:p w14:paraId="083ED9A4"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DBMS_FGA.ENABLE_POLICY(</w:t>
      </w:r>
    </w:p>
    <w:p w14:paraId="6E301CBA"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46CAF598" w14:textId="77777777" w:rsidR="00791656" w:rsidRPr="001058B5" w:rsidRDefault="00791656" w:rsidP="00791656">
      <w:pPr>
        <w:tabs>
          <w:tab w:val="left" w:pos="3791"/>
        </w:tabs>
        <w:spacing w:before="16"/>
        <w:ind w:left="18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733CA2F4"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'chk_hr_employees',</w:t>
      </w:r>
    </w:p>
    <w:p w14:paraId="78446991" w14:textId="77777777" w:rsidR="00791656" w:rsidRPr="001058B5" w:rsidRDefault="00791656" w:rsidP="00791656">
      <w:pPr>
        <w:tabs>
          <w:tab w:val="left" w:pos="3791"/>
        </w:tabs>
        <w:spacing w:before="15"/>
        <w:ind w:left="1844"/>
        <w:rPr>
          <w:rFonts w:ascii="Arial" w:hAnsi="Arial" w:cs="Arial"/>
          <w:sz w:val="18"/>
        </w:rPr>
      </w:pP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TRUE);</w:t>
      </w:r>
    </w:p>
    <w:p w14:paraId="7392D47C"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62EEA024" w14:textId="77777777" w:rsidR="00791656" w:rsidRPr="001058B5" w:rsidRDefault="00791656" w:rsidP="00791656">
      <w:pPr>
        <w:pStyle w:val="BodyText"/>
        <w:spacing w:before="2"/>
        <w:rPr>
          <w:rFonts w:ascii="Arial" w:hAnsi="Arial" w:cs="Arial"/>
          <w:sz w:val="19"/>
        </w:rPr>
      </w:pPr>
    </w:p>
    <w:p w14:paraId="77827219" w14:textId="77777777" w:rsidR="00791656" w:rsidRPr="001058B5" w:rsidRDefault="00791656" w:rsidP="00791656">
      <w:pPr>
        <w:spacing w:line="228" w:lineRule="auto"/>
        <w:ind w:left="1660" w:right="848" w:hanging="1"/>
        <w:rPr>
          <w:rFonts w:ascii="Arial" w:hAnsi="Arial" w:cs="Arial"/>
          <w:sz w:val="20"/>
        </w:rPr>
      </w:pPr>
      <w:r>
        <w:rPr>
          <w:rFonts w:ascii="Arial" w:hAnsi="Arial" w:cs="Arial"/>
          <w:sz w:val="20"/>
        </w:rPr>
        <w:t xml:space="preserve">Để biết thêm thông tin cú pháp </w:t>
      </w:r>
      <w:r w:rsidRPr="001058B5">
        <w:rPr>
          <w:rFonts w:ascii="Arial" w:hAnsi="Arial" w:cs="Arial"/>
          <w:spacing w:val="-25"/>
          <w:sz w:val="20"/>
        </w:rPr>
        <w:t xml:space="preserve"> </w:t>
      </w:r>
      <w:r w:rsidRPr="001058B5">
        <w:rPr>
          <w:rFonts w:ascii="Arial" w:hAnsi="Arial" w:cs="Arial"/>
          <w:sz w:val="20"/>
        </w:rPr>
        <w:t>ENABLE_POLICY</w:t>
      </w:r>
      <w:r w:rsidRPr="001058B5">
        <w:rPr>
          <w:rFonts w:ascii="Arial" w:hAnsi="Arial" w:cs="Arial"/>
          <w:spacing w:val="-98"/>
          <w:sz w:val="20"/>
        </w:rPr>
        <w:t xml:space="preserve"> </w:t>
      </w:r>
      <w:r>
        <w:rPr>
          <w:rFonts w:ascii="Arial" w:hAnsi="Arial" w:cs="Arial"/>
          <w:sz w:val="20"/>
        </w:rPr>
        <w:t>, cú pháp</w:t>
      </w:r>
      <w:r w:rsidRPr="001058B5">
        <w:rPr>
          <w:rFonts w:ascii="Arial" w:hAnsi="Arial" w:cs="Arial"/>
          <w:spacing w:val="-25"/>
          <w:sz w:val="20"/>
        </w:rPr>
        <w:t xml:space="preserve"> </w:t>
      </w:r>
      <w:r w:rsidRPr="001058B5">
        <w:rPr>
          <w:rFonts w:ascii="Arial" w:hAnsi="Arial" w:cs="Arial"/>
          <w:i/>
          <w:sz w:val="20"/>
        </w:rPr>
        <w:t>Oracle</w:t>
      </w:r>
      <w:r w:rsidRPr="001058B5">
        <w:rPr>
          <w:rFonts w:ascii="Arial" w:hAnsi="Arial" w:cs="Arial"/>
          <w:i/>
          <w:spacing w:val="-25"/>
          <w:sz w:val="20"/>
        </w:rPr>
        <w:t xml:space="preserve"> </w:t>
      </w:r>
      <w:r w:rsidRPr="001058B5">
        <w:rPr>
          <w:rFonts w:ascii="Arial" w:hAnsi="Arial" w:cs="Arial"/>
          <w:i/>
          <w:sz w:val="20"/>
        </w:rPr>
        <w:t>Database</w:t>
      </w:r>
      <w:r w:rsidRPr="001058B5">
        <w:rPr>
          <w:rFonts w:ascii="Arial" w:hAnsi="Arial" w:cs="Arial"/>
          <w:i/>
          <w:spacing w:val="-24"/>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62600DEF" w14:textId="77777777" w:rsidR="00791656" w:rsidRPr="001058B5" w:rsidRDefault="00791656" w:rsidP="00791656">
      <w:pPr>
        <w:pStyle w:val="BodyText"/>
        <w:spacing w:before="5"/>
        <w:rPr>
          <w:rFonts w:ascii="Arial" w:hAnsi="Arial" w:cs="Arial"/>
          <w:sz w:val="23"/>
        </w:rPr>
      </w:pPr>
    </w:p>
    <w:p w14:paraId="1A03768C" w14:textId="77777777" w:rsidR="00791656" w:rsidRPr="001058B5" w:rsidRDefault="00791656" w:rsidP="00791656">
      <w:pPr>
        <w:pStyle w:val="Heading6"/>
        <w:ind w:left="1660"/>
      </w:pPr>
      <w:bookmarkStart w:id="1768" w:name="Dropping_a_Fine-Grained_Audit_Policy"/>
      <w:bookmarkStart w:id="1769" w:name="_bookmark1939"/>
      <w:bookmarkEnd w:id="1768"/>
      <w:bookmarkEnd w:id="1769"/>
      <w:r>
        <w:t>Xáo 1</w:t>
      </w:r>
      <w:r w:rsidRPr="001058B5">
        <w:t xml:space="preserve"> Fine-Grained Audit Policy</w:t>
      </w:r>
    </w:p>
    <w:p w14:paraId="11E7A1D8" w14:textId="77777777" w:rsidR="00791656" w:rsidRPr="00607EB4" w:rsidRDefault="00791656" w:rsidP="00791656">
      <w:pPr>
        <w:pStyle w:val="BodyText"/>
        <w:spacing w:before="57" w:line="230" w:lineRule="auto"/>
        <w:ind w:left="1659" w:right="856"/>
        <w:rPr>
          <w:rFonts w:ascii="Arial" w:hAnsi="Arial" w:cs="Arial"/>
        </w:rPr>
      </w:pPr>
      <w:r w:rsidRPr="00607EB4">
        <w:rPr>
          <w:rFonts w:ascii="Arial" w:hAnsi="Arial" w:cs="Arial"/>
          <w:lang w:val="vi-VN"/>
        </w:rPr>
        <w:t>Cơ sở dữ liệu Oracle tự động giảm chính sách kiểm tra nếu bạn loại bỏ đối tượng được chỉ định trong tham số object_name của thủ tục DBMS_FGA.ADD_POLICY hoặc nếu bạ</w:t>
      </w:r>
      <w:r>
        <w:rPr>
          <w:rFonts w:ascii="Arial" w:hAnsi="Arial" w:cs="Arial"/>
          <w:lang w:val="vi-VN"/>
        </w:rPr>
        <w:t>n xóa</w:t>
      </w:r>
      <w:r w:rsidRPr="00607EB4">
        <w:rPr>
          <w:rFonts w:ascii="Arial" w:hAnsi="Arial" w:cs="Arial"/>
          <w:lang w:val="vi-VN"/>
        </w:rPr>
        <w:t xml:space="preserve"> người dùng đã tạo chính sách kiểm tra</w:t>
      </w:r>
      <w:r w:rsidRPr="00607EB4">
        <w:rPr>
          <w:rFonts w:ascii="Arial" w:hAnsi="Arial" w:cs="Arial"/>
          <w:spacing w:val="-4"/>
        </w:rPr>
        <w:t>.</w:t>
      </w:r>
    </w:p>
    <w:p w14:paraId="7E388BCB" w14:textId="77777777" w:rsidR="00791656" w:rsidRPr="001058B5" w:rsidRDefault="008D1AB8" w:rsidP="00791656">
      <w:pPr>
        <w:pStyle w:val="BodyText"/>
        <w:spacing w:before="112" w:line="244" w:lineRule="exact"/>
        <w:ind w:left="1660"/>
        <w:rPr>
          <w:rFonts w:ascii="Arial" w:hAnsi="Arial" w:cs="Arial"/>
        </w:rPr>
      </w:pPr>
      <w:hyperlink w:anchor="_bookmark1941" w:history="1">
        <w:r w:rsidR="00791656">
          <w:rPr>
            <w:rFonts w:ascii="Arial" w:hAnsi="Arial" w:cs="Arial"/>
            <w:color w:val="0000CC"/>
          </w:rPr>
          <w:t>Ví dụ</w:t>
        </w:r>
        <w:r w:rsidR="00791656" w:rsidRPr="001058B5">
          <w:rPr>
            <w:rFonts w:ascii="Arial" w:hAnsi="Arial" w:cs="Arial"/>
            <w:color w:val="0000CC"/>
          </w:rPr>
          <w:t xml:space="preserve"> 9–24 </w:t>
        </w:r>
      </w:hyperlink>
      <w:r w:rsidR="00791656">
        <w:rPr>
          <w:rFonts w:ascii="Arial" w:hAnsi="Arial" w:cs="Arial"/>
        </w:rPr>
        <w:t>cho bạn thấy cách xóa 1</w:t>
      </w:r>
      <w:r w:rsidR="00791656" w:rsidRPr="001058B5">
        <w:rPr>
          <w:rFonts w:ascii="Arial" w:hAnsi="Arial" w:cs="Arial"/>
        </w:rPr>
        <w:t xml:space="preserve"> fine-grained audit policy </w:t>
      </w:r>
      <w:r w:rsidR="00791656">
        <w:rPr>
          <w:rFonts w:ascii="Arial" w:hAnsi="Arial" w:cs="Arial"/>
        </w:rPr>
        <w:t>bằng cách sử dụng thủ tục</w:t>
      </w:r>
    </w:p>
    <w:p w14:paraId="5A57F104" w14:textId="77777777" w:rsidR="00791656" w:rsidRPr="001058B5" w:rsidRDefault="00791656" w:rsidP="00791656">
      <w:pPr>
        <w:pStyle w:val="BodyText"/>
        <w:spacing w:line="248" w:lineRule="exact"/>
        <w:ind w:left="1660"/>
        <w:rPr>
          <w:rFonts w:ascii="Arial" w:hAnsi="Arial" w:cs="Arial"/>
        </w:rPr>
      </w:pPr>
      <w:r w:rsidRPr="001058B5">
        <w:rPr>
          <w:rFonts w:ascii="Arial" w:hAnsi="Arial" w:cs="Arial"/>
        </w:rPr>
        <w:t>DBMS_FGA.DROP_POLICY</w:t>
      </w:r>
      <w:r w:rsidRPr="001058B5">
        <w:rPr>
          <w:rFonts w:ascii="Arial" w:hAnsi="Arial" w:cs="Arial"/>
          <w:spacing w:val="-80"/>
        </w:rPr>
        <w:t xml:space="preserve"> </w:t>
      </w:r>
      <w:r>
        <w:rPr>
          <w:rFonts w:ascii="Arial" w:hAnsi="Arial" w:cs="Arial"/>
        </w:rPr>
        <w:t>.</w:t>
      </w:r>
    </w:p>
    <w:p w14:paraId="7AC61378" w14:textId="77777777" w:rsidR="00791656" w:rsidRPr="001058B5" w:rsidRDefault="00791656" w:rsidP="00791656">
      <w:pPr>
        <w:pStyle w:val="BodyText"/>
        <w:spacing w:before="8"/>
        <w:rPr>
          <w:rFonts w:ascii="Arial" w:hAnsi="Arial" w:cs="Arial"/>
          <w:sz w:val="25"/>
        </w:rPr>
      </w:pPr>
    </w:p>
    <w:p w14:paraId="1BE5EDD0" w14:textId="77777777" w:rsidR="00791656" w:rsidRPr="001058B5" w:rsidRDefault="00791656" w:rsidP="00791656">
      <w:pPr>
        <w:ind w:left="1660"/>
        <w:rPr>
          <w:rFonts w:ascii="Arial" w:hAnsi="Arial" w:cs="Arial"/>
          <w:b/>
          <w:i/>
          <w:sz w:val="18"/>
        </w:rPr>
      </w:pPr>
      <w:bookmarkStart w:id="1770" w:name="_bookmark1941"/>
      <w:bookmarkEnd w:id="1770"/>
      <w:r w:rsidRPr="001058B5">
        <w:rPr>
          <w:rFonts w:ascii="Arial" w:hAnsi="Arial" w:cs="Arial"/>
          <w:b/>
          <w:i/>
          <w:sz w:val="18"/>
        </w:rPr>
        <w:t>Example 9–24 Dropping a Fine-Grained Audit Policy</w:t>
      </w:r>
    </w:p>
    <w:p w14:paraId="5EE10AE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DBMS_FGA.DROP_POLICY(</w:t>
      </w:r>
    </w:p>
    <w:p w14:paraId="7A6CC8B6" w14:textId="77777777" w:rsidR="00791656" w:rsidRPr="001058B5" w:rsidRDefault="00791656" w:rsidP="00791656">
      <w:pPr>
        <w:tabs>
          <w:tab w:val="left" w:pos="3605"/>
        </w:tabs>
        <w:spacing w:before="16"/>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3A5CEB2C" w14:textId="77777777" w:rsidR="00791656" w:rsidRPr="001058B5" w:rsidRDefault="00791656" w:rsidP="00791656">
      <w:pPr>
        <w:tabs>
          <w:tab w:val="left" w:pos="3605"/>
        </w:tabs>
        <w:spacing w:before="17" w:line="259" w:lineRule="auto"/>
        <w:ind w:left="1844"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'chk_hr_employees');</w:t>
      </w:r>
    </w:p>
    <w:p w14:paraId="19B6D6F8" w14:textId="77777777" w:rsidR="00791656" w:rsidRPr="001058B5" w:rsidRDefault="00791656" w:rsidP="00791656">
      <w:pPr>
        <w:pStyle w:val="BodyText"/>
        <w:spacing w:before="3"/>
        <w:rPr>
          <w:rFonts w:ascii="Arial" w:hAnsi="Arial" w:cs="Arial"/>
          <w:sz w:val="17"/>
        </w:rPr>
      </w:pPr>
    </w:p>
    <w:p w14:paraId="1661B5B9" w14:textId="77777777" w:rsidR="00791656" w:rsidRPr="001058B5" w:rsidRDefault="00791656" w:rsidP="00791656">
      <w:pPr>
        <w:spacing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 the DROP_POLICY</w:t>
      </w:r>
      <w:r w:rsidRPr="001058B5">
        <w:rPr>
          <w:rFonts w:ascii="Arial" w:hAnsi="Arial" w:cs="Arial"/>
          <w:spacing w:val="-82"/>
          <w:sz w:val="20"/>
        </w:rPr>
        <w:t xml:space="preserve"> </w:t>
      </w:r>
      <w:r w:rsidRPr="001058B5">
        <w:rPr>
          <w:rFonts w:ascii="Arial" w:hAnsi="Arial" w:cs="Arial"/>
          <w:sz w:val="20"/>
        </w:rPr>
        <w:t>syntax.</w:t>
      </w:r>
    </w:p>
    <w:p w14:paraId="3D853494" w14:textId="77777777" w:rsidR="00791656" w:rsidRPr="001058B5" w:rsidRDefault="00791656" w:rsidP="00791656">
      <w:pPr>
        <w:pStyle w:val="BodyText"/>
        <w:spacing w:before="3"/>
        <w:rPr>
          <w:rFonts w:ascii="Arial" w:hAnsi="Arial" w:cs="Arial"/>
          <w:sz w:val="25"/>
        </w:rPr>
      </w:pPr>
    </w:p>
    <w:p w14:paraId="3A3ED859" w14:textId="77777777" w:rsidR="00791656" w:rsidRPr="001058B5" w:rsidRDefault="00791656" w:rsidP="00791656">
      <w:pPr>
        <w:pStyle w:val="Heading4"/>
        <w:ind w:left="14" w:right="3432"/>
        <w:jc w:val="center"/>
      </w:pPr>
      <w:bookmarkStart w:id="1771" w:name="Tutorial:_Adding_an_Email_Alert_to_a_Fin"/>
      <w:bookmarkStart w:id="1772" w:name="_bookmark1942"/>
      <w:bookmarkStart w:id="1773" w:name="_bookmark1943"/>
      <w:bookmarkEnd w:id="1771"/>
      <w:bookmarkEnd w:id="1772"/>
      <w:bookmarkEnd w:id="1773"/>
      <w:r>
        <w:rPr>
          <w:spacing w:val="-23"/>
        </w:rPr>
        <w:t>Hướng dẫn</w:t>
      </w:r>
      <w:r w:rsidRPr="001058B5">
        <w:rPr>
          <w:spacing w:val="-23"/>
        </w:rPr>
        <w:t xml:space="preserve">: </w:t>
      </w:r>
      <w:r>
        <w:rPr>
          <w:spacing w:val="-24"/>
        </w:rPr>
        <w:t>thêm 1 email cảnh báo</w:t>
      </w:r>
      <w:r w:rsidRPr="001058B5">
        <w:rPr>
          <w:spacing w:val="2"/>
        </w:rPr>
        <w:t xml:space="preserve"> </w:t>
      </w:r>
      <w:r w:rsidRPr="001058B5">
        <w:rPr>
          <w:spacing w:val="-23"/>
        </w:rPr>
        <w:t xml:space="preserve">Fine-Grained </w:t>
      </w:r>
      <w:r w:rsidRPr="001058B5">
        <w:rPr>
          <w:spacing w:val="-24"/>
        </w:rPr>
        <w:t xml:space="preserve">Audit </w:t>
      </w:r>
      <w:r w:rsidRPr="001058B5">
        <w:rPr>
          <w:spacing w:val="-22"/>
        </w:rPr>
        <w:t>Policy</w:t>
      </w:r>
    </w:p>
    <w:p w14:paraId="17FEAC38" w14:textId="77777777" w:rsidR="00791656" w:rsidRPr="001058B5" w:rsidRDefault="00791656" w:rsidP="00791656">
      <w:pPr>
        <w:pStyle w:val="BodyText"/>
        <w:spacing w:before="74"/>
        <w:ind w:left="1660"/>
        <w:rPr>
          <w:rFonts w:ascii="Arial" w:hAnsi="Arial" w:cs="Arial"/>
        </w:rPr>
      </w:pPr>
      <w:r>
        <w:rPr>
          <w:rFonts w:ascii="Arial" w:hAnsi="Arial" w:cs="Arial"/>
        </w:rPr>
        <w:t>Phần này chứa</w:t>
      </w:r>
      <w:r w:rsidRPr="001058B5">
        <w:rPr>
          <w:rFonts w:ascii="Arial" w:hAnsi="Arial" w:cs="Arial"/>
        </w:rPr>
        <w:t>:</w:t>
      </w:r>
    </w:p>
    <w:p w14:paraId="2021AAAD" w14:textId="77777777" w:rsidR="00791656" w:rsidRPr="001058B5" w:rsidRDefault="00791656" w:rsidP="006F7931">
      <w:pPr>
        <w:pStyle w:val="ListParagraph"/>
        <w:numPr>
          <w:ilvl w:val="1"/>
          <w:numId w:val="137"/>
        </w:numPr>
        <w:tabs>
          <w:tab w:val="left" w:pos="2020"/>
        </w:tabs>
        <w:spacing w:before="113"/>
        <w:ind w:hanging="359"/>
        <w:rPr>
          <w:rFonts w:ascii="Arial" w:hAnsi="Arial" w:cs="Arial"/>
          <w:sz w:val="20"/>
        </w:rPr>
      </w:pPr>
      <w:r>
        <w:rPr>
          <w:rFonts w:ascii="Arial" w:hAnsi="Arial" w:cs="Arial"/>
          <w:color w:val="0000CC"/>
          <w:sz w:val="20"/>
        </w:rPr>
        <w:t>Về phần hướng dẫn</w:t>
      </w:r>
    </w:p>
    <w:p w14:paraId="469D6984" w14:textId="77777777" w:rsidR="00791656" w:rsidRPr="001058B5" w:rsidRDefault="008D1AB8" w:rsidP="006F7931">
      <w:pPr>
        <w:pStyle w:val="ListParagraph"/>
        <w:numPr>
          <w:ilvl w:val="1"/>
          <w:numId w:val="137"/>
        </w:numPr>
        <w:tabs>
          <w:tab w:val="left" w:pos="2020"/>
        </w:tabs>
        <w:ind w:hanging="359"/>
        <w:rPr>
          <w:rFonts w:ascii="Arial" w:hAnsi="Arial" w:cs="Arial"/>
          <w:sz w:val="20"/>
        </w:rPr>
      </w:pPr>
      <w:hyperlink w:anchor="_bookmark1950"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 xml:space="preserve">Cài đặt và cấu hình gói </w:t>
        </w:r>
        <w:r w:rsidR="00791656" w:rsidRPr="001058B5">
          <w:rPr>
            <w:rFonts w:ascii="Arial" w:hAnsi="Arial" w:cs="Arial"/>
            <w:color w:val="0000CC"/>
            <w:sz w:val="20"/>
          </w:rPr>
          <w:t>UTL_MAIL PL/SQL</w:t>
        </w:r>
      </w:hyperlink>
    </w:p>
    <w:p w14:paraId="1FE5CF69" w14:textId="77777777" w:rsidR="00791656"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52" w:history="1">
        <w:r w:rsidR="00791656">
          <w:rPr>
            <w:rFonts w:ascii="Arial" w:hAnsi="Arial" w:cs="Arial"/>
            <w:color w:val="0000CC"/>
            <w:sz w:val="20"/>
          </w:rPr>
          <w:t>Bước</w:t>
        </w:r>
        <w:r w:rsidR="00791656" w:rsidRPr="001058B5">
          <w:rPr>
            <w:rFonts w:ascii="Arial" w:hAnsi="Arial" w:cs="Arial"/>
            <w:color w:val="0000CC"/>
            <w:sz w:val="20"/>
          </w:rPr>
          <w:t xml:space="preserve"> 2: </w:t>
        </w:r>
        <w:r w:rsidR="00791656">
          <w:rPr>
            <w:rFonts w:ascii="Arial" w:hAnsi="Arial" w:cs="Arial"/>
            <w:color w:val="0000CC"/>
            <w:sz w:val="20"/>
          </w:rPr>
          <w:t>Tạo</w:t>
        </w:r>
      </w:hyperlink>
      <w:r w:rsidR="00791656">
        <w:rPr>
          <w:rFonts w:ascii="Arial" w:hAnsi="Arial" w:cs="Arial"/>
          <w:color w:val="0000CC"/>
          <w:sz w:val="20"/>
        </w:rPr>
        <w:t xml:space="preserve"> tài khoản người dùng</w:t>
      </w:r>
    </w:p>
    <w:p w14:paraId="4E52BC8B" w14:textId="77777777" w:rsidR="00791656" w:rsidRPr="001058B5" w:rsidRDefault="008D1AB8" w:rsidP="006F7931">
      <w:pPr>
        <w:pStyle w:val="ListParagraph"/>
        <w:numPr>
          <w:ilvl w:val="1"/>
          <w:numId w:val="137"/>
        </w:numPr>
        <w:tabs>
          <w:tab w:val="left" w:pos="2020"/>
        </w:tabs>
        <w:ind w:hanging="359"/>
        <w:rPr>
          <w:rFonts w:ascii="Arial" w:hAnsi="Arial" w:cs="Arial"/>
          <w:sz w:val="20"/>
        </w:rPr>
      </w:pPr>
      <w:hyperlink w:anchor="_bookmark1953"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z w:val="20"/>
          </w:rPr>
          <w:t>Cấu</w:t>
        </w:r>
      </w:hyperlink>
      <w:r w:rsidR="00791656">
        <w:rPr>
          <w:rFonts w:ascii="Arial" w:hAnsi="Arial" w:cs="Arial"/>
          <w:color w:val="0000CC"/>
          <w:sz w:val="20"/>
        </w:rPr>
        <w:t xml:space="preserve"> hình tệp danh sách truy cập cho dịch vụ mạng</w:t>
      </w:r>
    </w:p>
    <w:p w14:paraId="571812B0" w14:textId="77777777" w:rsidR="00791656" w:rsidRPr="001058B5" w:rsidRDefault="008D1AB8" w:rsidP="006F7931">
      <w:pPr>
        <w:pStyle w:val="ListParagraph"/>
        <w:numPr>
          <w:ilvl w:val="1"/>
          <w:numId w:val="137"/>
        </w:numPr>
        <w:tabs>
          <w:tab w:val="left" w:pos="2020"/>
        </w:tabs>
        <w:ind w:hanging="359"/>
        <w:rPr>
          <w:rFonts w:ascii="Arial" w:hAnsi="Arial" w:cs="Arial"/>
          <w:sz w:val="20"/>
        </w:rPr>
      </w:pPr>
      <w:hyperlink w:anchor="_bookmark1954"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Tạo</w:t>
        </w:r>
      </w:hyperlink>
      <w:r w:rsidR="00791656">
        <w:rPr>
          <w:rFonts w:ascii="Arial" w:hAnsi="Arial" w:cs="Arial"/>
          <w:color w:val="0000CC"/>
          <w:sz w:val="20"/>
        </w:rPr>
        <w:t xml:space="preserve"> thủ tục PL/SQL cảnh báo bảo mật email</w:t>
      </w:r>
    </w:p>
    <w:p w14:paraId="5191BCE2" w14:textId="77777777" w:rsidR="00791656"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55" w:history="1">
        <w:r w:rsidR="00791656">
          <w:rPr>
            <w:rFonts w:ascii="Arial" w:hAnsi="Arial" w:cs="Arial"/>
            <w:color w:val="0000CC"/>
            <w:sz w:val="20"/>
          </w:rPr>
          <w:t>Bước</w:t>
        </w:r>
        <w:r w:rsidR="00791656" w:rsidRPr="001058B5">
          <w:rPr>
            <w:rFonts w:ascii="Arial" w:hAnsi="Arial" w:cs="Arial"/>
            <w:color w:val="0000CC"/>
            <w:sz w:val="20"/>
          </w:rPr>
          <w:t xml:space="preserve"> 5: </w:t>
        </w:r>
        <w:r w:rsidR="00791656">
          <w:rPr>
            <w:rFonts w:ascii="Arial" w:hAnsi="Arial" w:cs="Arial"/>
            <w:color w:val="0000CC"/>
            <w:sz w:val="20"/>
          </w:rPr>
          <w:t>Tạo và kiểm thử cài đặt</w:t>
        </w:r>
        <w:r w:rsidR="00791656" w:rsidRPr="001058B5">
          <w:rPr>
            <w:rFonts w:ascii="Arial" w:hAnsi="Arial" w:cs="Arial"/>
            <w:color w:val="0000CC"/>
            <w:sz w:val="20"/>
          </w:rPr>
          <w:t xml:space="preserve"> Fine-Grained Audit Policy</w:t>
        </w:r>
      </w:hyperlink>
    </w:p>
    <w:p w14:paraId="5F0806DC" w14:textId="77777777" w:rsidR="00791656" w:rsidRPr="001058B5" w:rsidRDefault="008D1AB8" w:rsidP="006F7931">
      <w:pPr>
        <w:pStyle w:val="ListParagraph"/>
        <w:numPr>
          <w:ilvl w:val="1"/>
          <w:numId w:val="137"/>
        </w:numPr>
        <w:tabs>
          <w:tab w:val="left" w:pos="2020"/>
        </w:tabs>
        <w:ind w:hanging="359"/>
        <w:rPr>
          <w:rFonts w:ascii="Arial" w:hAnsi="Arial" w:cs="Arial"/>
          <w:sz w:val="20"/>
        </w:rPr>
      </w:pPr>
      <w:hyperlink w:anchor="_bookmark1958" w:history="1">
        <w:r w:rsidR="00791656">
          <w:rPr>
            <w:rFonts w:ascii="Arial" w:hAnsi="Arial" w:cs="Arial"/>
            <w:color w:val="0000CC"/>
            <w:sz w:val="20"/>
          </w:rPr>
          <w:t>Bước</w:t>
        </w:r>
        <w:r w:rsidR="00791656" w:rsidRPr="001058B5">
          <w:rPr>
            <w:rFonts w:ascii="Arial" w:hAnsi="Arial" w:cs="Arial"/>
            <w:color w:val="0000CC"/>
            <w:sz w:val="20"/>
          </w:rPr>
          <w:t xml:space="preserve"> 6:</w:t>
        </w:r>
      </w:hyperlink>
      <w:r w:rsidR="00791656">
        <w:rPr>
          <w:rFonts w:ascii="Arial" w:hAnsi="Arial" w:cs="Arial"/>
          <w:color w:val="0000CC"/>
          <w:sz w:val="20"/>
        </w:rPr>
        <w:t xml:space="preserve"> Kiểm thử cảnh báo</w:t>
      </w:r>
    </w:p>
    <w:p w14:paraId="51FC212E" w14:textId="77777777" w:rsidR="00791656"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59" w:history="1">
        <w:r w:rsidR="00791656">
          <w:rPr>
            <w:rFonts w:ascii="Arial" w:hAnsi="Arial" w:cs="Arial"/>
            <w:color w:val="0000CC"/>
            <w:sz w:val="20"/>
          </w:rPr>
          <w:t>Bước</w:t>
        </w:r>
        <w:r w:rsidR="00791656" w:rsidRPr="001058B5">
          <w:rPr>
            <w:rFonts w:ascii="Arial" w:hAnsi="Arial" w:cs="Arial"/>
            <w:color w:val="0000CC"/>
            <w:sz w:val="20"/>
          </w:rPr>
          <w:t xml:space="preserve"> 7: Remove the Components for This</w:t>
        </w:r>
        <w:r w:rsidR="00791656" w:rsidRPr="001058B5">
          <w:rPr>
            <w:rFonts w:ascii="Arial" w:hAnsi="Arial" w:cs="Arial"/>
            <w:color w:val="0000CC"/>
            <w:spacing w:val="-4"/>
            <w:sz w:val="20"/>
          </w:rPr>
          <w:t xml:space="preserve"> </w:t>
        </w:r>
        <w:r w:rsidR="00791656" w:rsidRPr="001058B5">
          <w:rPr>
            <w:rFonts w:ascii="Arial" w:hAnsi="Arial" w:cs="Arial"/>
            <w:color w:val="0000CC"/>
            <w:spacing w:val="-3"/>
            <w:sz w:val="20"/>
          </w:rPr>
          <w:t>Tutorial</w:t>
        </w:r>
      </w:hyperlink>
    </w:p>
    <w:p w14:paraId="5091B3D5" w14:textId="77777777" w:rsidR="00791656" w:rsidRPr="001058B5" w:rsidRDefault="00791656" w:rsidP="00791656">
      <w:pPr>
        <w:pStyle w:val="BodyText"/>
        <w:spacing w:before="1"/>
        <w:rPr>
          <w:rFonts w:ascii="Arial" w:hAnsi="Arial" w:cs="Arial"/>
          <w:sz w:val="23"/>
        </w:rPr>
      </w:pPr>
    </w:p>
    <w:p w14:paraId="00ACCF38" w14:textId="77777777" w:rsidR="00791656" w:rsidRPr="001058B5" w:rsidRDefault="00791656" w:rsidP="00791656">
      <w:pPr>
        <w:pStyle w:val="Heading6"/>
        <w:ind w:left="1660"/>
      </w:pPr>
      <w:bookmarkStart w:id="1774" w:name="_bookmark1944"/>
      <w:bookmarkEnd w:id="1774"/>
      <w:r w:rsidRPr="001058B5">
        <w:t>A</w:t>
      </w:r>
      <w:bookmarkStart w:id="1775" w:name="_bookmark1947"/>
      <w:bookmarkEnd w:id="1775"/>
      <w:r w:rsidRPr="001058B5">
        <w:t xml:space="preserve">bout </w:t>
      </w:r>
      <w:bookmarkStart w:id="1776" w:name="_bookmark1945"/>
      <w:bookmarkEnd w:id="1776"/>
      <w:r w:rsidRPr="001058B5">
        <w:t>This Tut</w:t>
      </w:r>
      <w:bookmarkStart w:id="1777" w:name="_bookmark1946"/>
      <w:bookmarkEnd w:id="1777"/>
      <w:r w:rsidRPr="001058B5">
        <w:t>orial</w:t>
      </w:r>
    </w:p>
    <w:p w14:paraId="00964CD9" w14:textId="77777777" w:rsidR="00791656" w:rsidRPr="001058B5" w:rsidRDefault="00791656" w:rsidP="00791656">
      <w:pPr>
        <w:pStyle w:val="BodyText"/>
        <w:spacing w:before="57" w:line="230" w:lineRule="auto"/>
        <w:ind w:left="1660" w:right="848"/>
        <w:rPr>
          <w:rFonts w:ascii="Arial" w:hAnsi="Arial" w:cs="Arial"/>
        </w:rPr>
      </w:pPr>
      <w:r w:rsidRPr="00B50AB1">
        <w:rPr>
          <w:rFonts w:ascii="Arial" w:hAnsi="Arial" w:cs="Arial"/>
          <w:lang w:val="vi-VN"/>
        </w:rPr>
        <w:t>Bạn có thể thêm cảnh báo email vào chính sách kiểm tra chi tiết có hiệu lực khi người dùng (hoặc kẻ xâm nhập) vi phạm chính sách. Để thực hiện điều này, trước tiên bạn phải tạo một thủ tục tạo cảnh báo và sau đó sử dụng các tham số DBMS_FGA.ADD_POLICY sau đây để gọi hàm này khi ai đó vi phạm chính sách này</w:t>
      </w:r>
      <w:r w:rsidRPr="001058B5">
        <w:rPr>
          <w:rFonts w:ascii="Arial" w:hAnsi="Arial" w:cs="Arial"/>
        </w:rPr>
        <w:t>:</w:t>
      </w:r>
    </w:p>
    <w:p w14:paraId="210EC879" w14:textId="77777777" w:rsidR="00791656" w:rsidRPr="00B50AB1" w:rsidRDefault="00791656"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handler_schema:</w:t>
      </w:r>
      <w:r w:rsidRPr="001058B5">
        <w:rPr>
          <w:rFonts w:ascii="Arial" w:hAnsi="Arial" w:cs="Arial"/>
          <w:spacing w:val="-6"/>
          <w:sz w:val="20"/>
        </w:rPr>
        <w:t xml:space="preserve"> </w:t>
      </w:r>
      <w:r w:rsidRPr="00B50AB1">
        <w:rPr>
          <w:rStyle w:val="shorttext"/>
          <w:rFonts w:ascii="Arial" w:hAnsi="Arial" w:cs="Arial"/>
          <w:lang w:val="vi-VN"/>
        </w:rPr>
        <w:t>Giản đồ trong đó sự kiện trình xử lý được lưu trữ</w:t>
      </w:r>
    </w:p>
    <w:p w14:paraId="4F2D8C4E" w14:textId="77777777" w:rsidR="00791656" w:rsidRPr="001058B5" w:rsidRDefault="00791656" w:rsidP="00791656">
      <w:pPr>
        <w:rPr>
          <w:rFonts w:ascii="Arial" w:hAnsi="Arial" w:cs="Arial"/>
          <w:sz w:val="20"/>
        </w:rPr>
        <w:sectPr w:rsidR="00791656" w:rsidRPr="001058B5">
          <w:pgSz w:w="12240" w:h="15840"/>
          <w:pgMar w:top="840" w:right="1060" w:bottom="860" w:left="1100" w:header="549" w:footer="663" w:gutter="0"/>
          <w:cols w:space="720"/>
        </w:sectPr>
      </w:pPr>
    </w:p>
    <w:p w14:paraId="216C5C53" w14:textId="77777777" w:rsidR="00791656" w:rsidRPr="001058B5" w:rsidRDefault="00791656" w:rsidP="00791656">
      <w:pPr>
        <w:pStyle w:val="BodyText"/>
        <w:spacing w:before="5"/>
        <w:rPr>
          <w:rFonts w:ascii="Arial" w:hAnsi="Arial" w:cs="Arial"/>
          <w:sz w:val="25"/>
        </w:rPr>
      </w:pPr>
    </w:p>
    <w:p w14:paraId="551E9EFD" w14:textId="77777777" w:rsidR="00791656" w:rsidRPr="001058B5" w:rsidRDefault="00791656"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 xml:space="preserve">handler_module: </w:t>
      </w:r>
      <w:r>
        <w:rPr>
          <w:rFonts w:ascii="Arial" w:hAnsi="Arial" w:cs="Arial"/>
          <w:sz w:val="20"/>
        </w:rPr>
        <w:t>tên của xử lí sự kiện</w:t>
      </w:r>
    </w:p>
    <w:p w14:paraId="12C62AA7" w14:textId="77777777" w:rsidR="00791656" w:rsidRPr="00556D60" w:rsidRDefault="00791656" w:rsidP="00791656">
      <w:pPr>
        <w:pStyle w:val="BodyText"/>
        <w:spacing w:before="114" w:line="232" w:lineRule="auto"/>
        <w:ind w:left="2260" w:right="185"/>
        <w:rPr>
          <w:rFonts w:ascii="Arial" w:hAnsi="Arial" w:cs="Arial"/>
        </w:rPr>
      </w:pPr>
      <w:r w:rsidRPr="00556D60">
        <w:rPr>
          <w:rFonts w:ascii="Arial" w:hAnsi="Arial" w:cs="Arial"/>
          <w:lang w:val="vi-VN"/>
        </w:rPr>
        <w:t>Cảnh báo có thể có bất kỳ hình thức nào phù hợp nhất với môi trường của bạn: email hoặc thông báo máy nhắn tin, cập nhật cho một tệp hoặc bảng cụ thể, v.v. Tạo cảnh báo cũng giúp đáp ứng các quy định tuân thủ nhất định, chẳng hạn như Dự luật Thượng viện California 1386. Trong hướng dẫn này, bạn sẽ tạo cảnh báo qua email</w:t>
      </w:r>
      <w:r w:rsidRPr="00556D60">
        <w:rPr>
          <w:rFonts w:ascii="Arial" w:hAnsi="Arial" w:cs="Arial"/>
        </w:rPr>
        <w:t>.</w:t>
      </w:r>
    </w:p>
    <w:p w14:paraId="575EFADE" w14:textId="77777777" w:rsidR="00791656" w:rsidRPr="001058B5" w:rsidRDefault="00791656" w:rsidP="00791656">
      <w:pPr>
        <w:pStyle w:val="BodyText"/>
        <w:spacing w:before="117" w:line="230" w:lineRule="auto"/>
        <w:ind w:left="2259" w:right="102"/>
        <w:rPr>
          <w:rFonts w:ascii="Arial" w:hAnsi="Arial" w:cs="Arial"/>
        </w:rPr>
      </w:pPr>
      <w:r w:rsidRPr="00556D60">
        <w:rPr>
          <w:rFonts w:ascii="Arial" w:hAnsi="Arial" w:cs="Arial"/>
          <w:lang w:val="vi-VN"/>
        </w:rPr>
        <w:t>Trong hướng dẫn này, bạn tạo một cảnh báo email thông báo cho một quản trị viên bảo mật rằng một đại diện Nhân sự đang cố gắng chọn hoặc sửa đổi thông tin về lương trong bảng HR.EMPLOYEES. Người đại diện được phép thực hiện các thay đổi đối với bảng này, nhưng để đáp ứng các quy định tuân thủ, chúng tôi muốn tạo một bản ghi về tất cả các lựa chọn lương và các sửa đổi đối với bảng</w:t>
      </w:r>
      <w:r w:rsidRPr="001058B5">
        <w:rPr>
          <w:rFonts w:ascii="Arial" w:hAnsi="Arial" w:cs="Arial"/>
        </w:rPr>
        <w:t>.</w:t>
      </w:r>
    </w:p>
    <w:p w14:paraId="71CB0B4F" w14:textId="77777777" w:rsidR="00791656" w:rsidRPr="001058B5" w:rsidRDefault="00791656" w:rsidP="00791656">
      <w:pPr>
        <w:pStyle w:val="BodyText"/>
        <w:spacing w:before="7"/>
        <w:rPr>
          <w:rFonts w:ascii="Arial" w:hAnsi="Arial" w:cs="Arial"/>
          <w:sz w:val="23"/>
        </w:rPr>
      </w:pPr>
    </w:p>
    <w:p w14:paraId="157DCEC9" w14:textId="77777777" w:rsidR="00791656" w:rsidRPr="001058B5" w:rsidRDefault="00791656" w:rsidP="00791656">
      <w:pPr>
        <w:pStyle w:val="Heading6"/>
      </w:pPr>
      <w:bookmarkStart w:id="1778" w:name="Step_1:_Install_and_Configure_the_UTL_MA"/>
      <w:bookmarkStart w:id="1779" w:name="_bookmark1950"/>
      <w:bookmarkEnd w:id="1778"/>
      <w:bookmarkEnd w:id="1779"/>
      <w:r>
        <w:t>Bước</w:t>
      </w:r>
      <w:r w:rsidRPr="001058B5">
        <w:t xml:space="preserve"> 1: </w:t>
      </w:r>
      <w:r>
        <w:t>Cài đặt và cấu hình gói</w:t>
      </w:r>
      <w:r w:rsidRPr="001058B5">
        <w:t xml:space="preserve"> </w:t>
      </w:r>
      <w:r>
        <w:t>UTL_MAIL PL/SQL</w:t>
      </w:r>
    </w:p>
    <w:p w14:paraId="1672BCE1" w14:textId="77777777" w:rsidR="00791656" w:rsidRPr="001058B5" w:rsidRDefault="00791656" w:rsidP="00791656">
      <w:pPr>
        <w:pStyle w:val="ListParagraph"/>
        <w:numPr>
          <w:ilvl w:val="0"/>
          <w:numId w:val="48"/>
        </w:numPr>
        <w:tabs>
          <w:tab w:val="left" w:pos="2620"/>
        </w:tabs>
        <w:spacing w:before="48"/>
        <w:jc w:val="left"/>
        <w:rPr>
          <w:rFonts w:ascii="Arial" w:hAnsi="Arial" w:cs="Arial"/>
          <w:sz w:val="20"/>
        </w:rPr>
      </w:pPr>
      <w:r>
        <w:rPr>
          <w:rFonts w:ascii="Arial" w:hAnsi="Arial" w:cs="Arial"/>
          <w:sz w:val="20"/>
        </w:rPr>
        <w:t>đăng nhập người dùng</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4"/>
          <w:sz w:val="20"/>
        </w:rPr>
        <w:t xml:space="preserve"> </w:t>
      </w:r>
      <w:r w:rsidRPr="001058B5">
        <w:rPr>
          <w:rFonts w:ascii="Arial" w:hAnsi="Arial" w:cs="Arial"/>
          <w:sz w:val="20"/>
        </w:rPr>
        <w:t>SYSDBA.</w:t>
      </w:r>
    </w:p>
    <w:p w14:paraId="4AC4BEA2"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8D21DD9" w14:textId="77777777" w:rsidR="00791656" w:rsidRPr="001058B5" w:rsidRDefault="00791656" w:rsidP="00791656">
      <w:pPr>
        <w:pStyle w:val="BodyText"/>
        <w:spacing w:before="9"/>
        <w:rPr>
          <w:rFonts w:ascii="Arial" w:hAnsi="Arial" w:cs="Arial"/>
          <w:i/>
          <w:sz w:val="16"/>
        </w:rPr>
      </w:pPr>
    </w:p>
    <w:p w14:paraId="2FCFF53C" w14:textId="77777777" w:rsidR="00791656" w:rsidRPr="001058B5" w:rsidRDefault="00791656" w:rsidP="00791656">
      <w:pPr>
        <w:pStyle w:val="ListParagraph"/>
        <w:numPr>
          <w:ilvl w:val="0"/>
          <w:numId w:val="48"/>
        </w:numPr>
        <w:tabs>
          <w:tab w:val="left" w:pos="2620"/>
        </w:tabs>
        <w:spacing w:before="1"/>
        <w:jc w:val="left"/>
        <w:rPr>
          <w:rFonts w:ascii="Arial" w:hAnsi="Arial" w:cs="Arial"/>
          <w:sz w:val="20"/>
        </w:rPr>
      </w:pPr>
      <w:r>
        <w:rPr>
          <w:rFonts w:ascii="Arial" w:hAnsi="Arial" w:cs="Arial"/>
          <w:sz w:val="20"/>
        </w:rPr>
        <w:t xml:space="preserve">cài đặt gói </w:t>
      </w:r>
      <w:r w:rsidRPr="001058B5">
        <w:rPr>
          <w:rFonts w:ascii="Arial" w:hAnsi="Arial" w:cs="Arial"/>
          <w:sz w:val="20"/>
        </w:rPr>
        <w:t>UTL_MAIL</w:t>
      </w:r>
      <w:r w:rsidRPr="001058B5">
        <w:rPr>
          <w:rFonts w:ascii="Arial" w:hAnsi="Arial" w:cs="Arial"/>
          <w:spacing w:val="-83"/>
          <w:sz w:val="20"/>
        </w:rPr>
        <w:t xml:space="preserve"> </w:t>
      </w:r>
      <w:r w:rsidRPr="001058B5">
        <w:rPr>
          <w:rFonts w:ascii="Arial" w:hAnsi="Arial" w:cs="Arial"/>
          <w:sz w:val="20"/>
        </w:rPr>
        <w:t>.</w:t>
      </w:r>
    </w:p>
    <w:p w14:paraId="57FFCBBF" w14:textId="77777777" w:rsidR="00791656" w:rsidRPr="001058B5" w:rsidRDefault="00791656" w:rsidP="00791656">
      <w:pPr>
        <w:spacing w:before="136"/>
        <w:ind w:left="2620"/>
        <w:rPr>
          <w:rFonts w:ascii="Arial" w:hAnsi="Arial" w:cs="Arial"/>
          <w:sz w:val="18"/>
        </w:rPr>
      </w:pPr>
      <w:r w:rsidRPr="001058B5">
        <w:rPr>
          <w:rFonts w:ascii="Arial" w:hAnsi="Arial" w:cs="Arial"/>
          <w:w w:val="95"/>
          <w:sz w:val="18"/>
        </w:rPr>
        <w:t>@$ORACLE_HOME/rdbms/admin/utlmail.sql</w:t>
      </w:r>
    </w:p>
    <w:p w14:paraId="0B384D22" w14:textId="77777777" w:rsidR="00791656" w:rsidRPr="001058B5" w:rsidRDefault="00791656" w:rsidP="00791656">
      <w:pPr>
        <w:spacing w:before="17"/>
        <w:ind w:left="2620"/>
        <w:rPr>
          <w:rFonts w:ascii="Arial" w:hAnsi="Arial" w:cs="Arial"/>
          <w:sz w:val="18"/>
        </w:rPr>
      </w:pPr>
      <w:r w:rsidRPr="001058B5">
        <w:rPr>
          <w:rFonts w:ascii="Arial" w:hAnsi="Arial" w:cs="Arial"/>
          <w:w w:val="95"/>
          <w:sz w:val="18"/>
        </w:rPr>
        <w:t>@$ORACLE_HOME/rdbms/admin/prvtmail.plb</w:t>
      </w:r>
    </w:p>
    <w:p w14:paraId="09F3D6AA" w14:textId="77777777" w:rsidR="00791656" w:rsidRPr="001058B5" w:rsidRDefault="00791656" w:rsidP="00791656">
      <w:pPr>
        <w:pStyle w:val="BodyText"/>
        <w:spacing w:before="1"/>
        <w:rPr>
          <w:rFonts w:ascii="Arial" w:hAnsi="Arial" w:cs="Arial"/>
          <w:sz w:val="19"/>
        </w:rPr>
      </w:pPr>
    </w:p>
    <w:p w14:paraId="6A7EEBE8" w14:textId="77777777" w:rsidR="00791656" w:rsidRPr="001058B5" w:rsidRDefault="00791656" w:rsidP="00791656">
      <w:pPr>
        <w:spacing w:line="228" w:lineRule="auto"/>
        <w:ind w:left="2619"/>
        <w:rPr>
          <w:rFonts w:ascii="Arial" w:hAnsi="Arial" w:cs="Arial"/>
          <w:sz w:val="20"/>
        </w:rPr>
      </w:pPr>
      <w:r>
        <w:rPr>
          <w:rFonts w:ascii="Arial" w:hAnsi="Arial" w:cs="Arial"/>
          <w:sz w:val="20"/>
        </w:rPr>
        <w:t>Gói</w:t>
      </w:r>
      <w:r w:rsidRPr="001058B5">
        <w:rPr>
          <w:rFonts w:ascii="Arial" w:hAnsi="Arial" w:cs="Arial"/>
          <w:spacing w:val="-15"/>
          <w:sz w:val="20"/>
        </w:rPr>
        <w:t xml:space="preserve"> </w:t>
      </w:r>
      <w:r w:rsidRPr="001058B5">
        <w:rPr>
          <w:rFonts w:ascii="Arial" w:hAnsi="Arial" w:cs="Arial"/>
          <w:sz w:val="20"/>
        </w:rPr>
        <w:t>UTL_MAIL</w:t>
      </w:r>
      <w:r>
        <w:rPr>
          <w:rFonts w:ascii="Arial" w:hAnsi="Arial" w:cs="Arial"/>
          <w:sz w:val="20"/>
        </w:rPr>
        <w:t xml:space="preserve"> </w:t>
      </w:r>
      <w:r w:rsidRPr="001058B5">
        <w:rPr>
          <w:rFonts w:ascii="Arial" w:hAnsi="Arial" w:cs="Arial"/>
          <w:spacing w:val="-90"/>
          <w:sz w:val="20"/>
        </w:rPr>
        <w:t xml:space="preserve"> </w:t>
      </w:r>
      <w:r>
        <w:rPr>
          <w:rFonts w:ascii="Arial" w:hAnsi="Arial" w:cs="Arial"/>
          <w:sz w:val="20"/>
        </w:rPr>
        <w:t>cho phép bạn quản lí email</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Xem thêm</w:t>
      </w:r>
      <w:r w:rsidRPr="001058B5">
        <w:rPr>
          <w:rFonts w:ascii="Arial" w:hAnsi="Arial" w:cs="Arial"/>
          <w:spacing w:val="-14"/>
          <w:sz w:val="20"/>
        </w:rPr>
        <w:t xml:space="preserve"> </w:t>
      </w:r>
      <w:r w:rsidRPr="001058B5">
        <w:rPr>
          <w:rFonts w:ascii="Arial" w:hAnsi="Arial" w:cs="Arial"/>
          <w:i/>
          <w:sz w:val="20"/>
        </w:rPr>
        <w:t>Oracle</w:t>
      </w:r>
      <w:r w:rsidRPr="001058B5">
        <w:rPr>
          <w:rFonts w:ascii="Arial" w:hAnsi="Arial" w:cs="Arial"/>
          <w:i/>
          <w:spacing w:val="-15"/>
          <w:sz w:val="20"/>
        </w:rPr>
        <w:t xml:space="preserve"> </w:t>
      </w:r>
      <w:r w:rsidRPr="001058B5">
        <w:rPr>
          <w:rFonts w:ascii="Arial" w:hAnsi="Arial" w:cs="Arial"/>
          <w:i/>
          <w:sz w:val="20"/>
        </w:rPr>
        <w:t>Database</w:t>
      </w:r>
      <w:r w:rsidRPr="001058B5">
        <w:rPr>
          <w:rFonts w:ascii="Arial" w:hAnsi="Arial" w:cs="Arial"/>
          <w:i/>
          <w:spacing w:val="-15"/>
          <w:sz w:val="20"/>
        </w:rPr>
        <w:t xml:space="preserv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w:t>
      </w:r>
      <w:r w:rsidRPr="001058B5">
        <w:rPr>
          <w:rFonts w:ascii="Arial" w:hAnsi="Arial" w:cs="Arial"/>
          <w:spacing w:val="-37"/>
          <w:sz w:val="20"/>
        </w:rPr>
        <w:t xml:space="preserve"> </w:t>
      </w:r>
      <w:r w:rsidRPr="001058B5">
        <w:rPr>
          <w:rFonts w:ascii="Arial" w:hAnsi="Arial" w:cs="Arial"/>
          <w:sz w:val="20"/>
        </w:rPr>
        <w:t>UTL_MAIL.</w:t>
      </w:r>
    </w:p>
    <w:p w14:paraId="222D0D4F" w14:textId="77777777" w:rsidR="00791656" w:rsidRPr="00556D60" w:rsidRDefault="00791656" w:rsidP="00791656">
      <w:pPr>
        <w:pStyle w:val="BodyText"/>
        <w:spacing w:before="120" w:line="228" w:lineRule="auto"/>
        <w:ind w:left="2619" w:right="102"/>
        <w:rPr>
          <w:rFonts w:ascii="Arial" w:hAnsi="Arial" w:cs="Arial"/>
        </w:rPr>
      </w:pPr>
      <w:r w:rsidRPr="00556D60">
        <w:rPr>
          <w:rFonts w:ascii="Arial" w:hAnsi="Arial" w:cs="Arial"/>
          <w:lang w:val="vi-VN"/>
        </w:rPr>
        <w:t>Lưu ý rằng hiện tại, gói PLL SQL của UTL_MAIL không hỗ trợ các máy chủ SSL</w:t>
      </w:r>
      <w:r w:rsidRPr="00556D60">
        <w:rPr>
          <w:rFonts w:ascii="Arial" w:hAnsi="Arial" w:cs="Arial"/>
        </w:rPr>
        <w:t>.</w:t>
      </w:r>
    </w:p>
    <w:p w14:paraId="35644400" w14:textId="77777777" w:rsidR="00791656" w:rsidRPr="001058B5" w:rsidRDefault="00791656" w:rsidP="00791656">
      <w:pPr>
        <w:pStyle w:val="ListParagraph"/>
        <w:numPr>
          <w:ilvl w:val="0"/>
          <w:numId w:val="48"/>
        </w:numPr>
        <w:tabs>
          <w:tab w:val="left" w:pos="2620"/>
        </w:tabs>
        <w:spacing w:before="123" w:line="230" w:lineRule="auto"/>
        <w:ind w:right="643"/>
        <w:jc w:val="left"/>
        <w:rPr>
          <w:rFonts w:ascii="Arial" w:hAnsi="Arial" w:cs="Arial"/>
          <w:sz w:val="20"/>
        </w:rPr>
      </w:pPr>
      <w:r w:rsidRPr="00556D60">
        <w:rPr>
          <w:rFonts w:ascii="Arial" w:hAnsi="Arial" w:cs="Arial"/>
          <w:sz w:val="20"/>
          <w:szCs w:val="20"/>
          <w:lang w:val="vi-VN"/>
        </w:rPr>
        <w:t>Kiểm tra giá trị hiện tại của tham số khởi tạo SMTP_OUT_SERVER và ghi chú giá trị này để bạn có thể khôi phục lại khi hoàn tất hướng dẫn này</w:t>
      </w:r>
      <w:r>
        <w:rPr>
          <w:lang w:val="vi-VN"/>
        </w:rPr>
        <w:t>.</w:t>
      </w:r>
      <w:r w:rsidRPr="001058B5">
        <w:rPr>
          <w:rFonts w:ascii="Arial" w:hAnsi="Arial" w:cs="Arial"/>
          <w:sz w:val="20"/>
        </w:rPr>
        <w:t>.</w:t>
      </w:r>
    </w:p>
    <w:p w14:paraId="62918598" w14:textId="77777777" w:rsidR="00791656" w:rsidRPr="001058B5" w:rsidRDefault="00791656" w:rsidP="00791656">
      <w:pPr>
        <w:pStyle w:val="BodyText"/>
        <w:spacing w:before="113"/>
        <w:ind w:left="2620"/>
        <w:rPr>
          <w:rFonts w:ascii="Arial" w:hAnsi="Arial" w:cs="Arial"/>
        </w:rPr>
      </w:pPr>
      <w:r>
        <w:rPr>
          <w:rFonts w:ascii="Arial" w:hAnsi="Arial" w:cs="Arial"/>
        </w:rPr>
        <w:t>Ví dụ</w:t>
      </w:r>
      <w:r w:rsidRPr="001058B5">
        <w:rPr>
          <w:rFonts w:ascii="Arial" w:hAnsi="Arial" w:cs="Arial"/>
        </w:rPr>
        <w:t>:</w:t>
      </w:r>
    </w:p>
    <w:p w14:paraId="03BF1102" w14:textId="77777777" w:rsidR="00791656" w:rsidRPr="001058B5" w:rsidRDefault="00791656" w:rsidP="00791656">
      <w:pPr>
        <w:spacing w:before="140"/>
        <w:ind w:left="2620"/>
        <w:rPr>
          <w:rFonts w:ascii="Arial" w:hAnsi="Arial" w:cs="Arial"/>
          <w:sz w:val="18"/>
        </w:rPr>
      </w:pPr>
      <w:r w:rsidRPr="001058B5">
        <w:rPr>
          <w:rFonts w:ascii="Arial" w:hAnsi="Arial" w:cs="Arial"/>
          <w:w w:val="95"/>
          <w:sz w:val="18"/>
        </w:rPr>
        <w:t>SHOW PARAMETER SMTP_OUT_SERVER</w:t>
      </w:r>
    </w:p>
    <w:p w14:paraId="53FC25B5" w14:textId="77777777" w:rsidR="00791656" w:rsidRPr="001058B5" w:rsidRDefault="00791656" w:rsidP="00791656">
      <w:pPr>
        <w:pStyle w:val="BodyText"/>
        <w:spacing w:before="2"/>
        <w:rPr>
          <w:rFonts w:ascii="Arial" w:hAnsi="Arial" w:cs="Arial"/>
          <w:sz w:val="19"/>
        </w:rPr>
      </w:pPr>
    </w:p>
    <w:p w14:paraId="0B3F8280" w14:textId="77777777" w:rsidR="00791656" w:rsidRPr="001058B5" w:rsidRDefault="00791656" w:rsidP="00791656">
      <w:pPr>
        <w:pStyle w:val="BodyText"/>
        <w:spacing w:line="228" w:lineRule="auto"/>
        <w:ind w:left="2620" w:hanging="1"/>
        <w:rPr>
          <w:rFonts w:ascii="Arial" w:hAnsi="Arial" w:cs="Arial"/>
        </w:rPr>
      </w:pPr>
      <w:r w:rsidRPr="00556D60">
        <w:rPr>
          <w:rFonts w:ascii="Arial" w:hAnsi="Arial" w:cs="Arial"/>
          <w:lang w:val="vi-VN"/>
        </w:rPr>
        <w:t>Nếu tham số SMTP_OUT_SERVER đã được thiết lập, thì đầu ra tương tự như sau xuất hiện</w:t>
      </w:r>
      <w:r w:rsidRPr="001058B5">
        <w:rPr>
          <w:rFonts w:ascii="Arial" w:hAnsi="Arial" w:cs="Arial"/>
        </w:rPr>
        <w:t>:</w:t>
      </w:r>
    </w:p>
    <w:p w14:paraId="1E7E11A3" w14:textId="77777777" w:rsidR="00791656" w:rsidRPr="001058B5" w:rsidRDefault="00791656" w:rsidP="00791656">
      <w:pPr>
        <w:tabs>
          <w:tab w:val="left" w:pos="4843"/>
          <w:tab w:val="left" w:pos="6511"/>
        </w:tabs>
        <w:spacing w:before="144"/>
        <w:ind w:left="26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5776956" w14:textId="77777777" w:rsidR="00791656" w:rsidRPr="001058B5" w:rsidRDefault="00791656" w:rsidP="00791656">
      <w:pPr>
        <w:spacing w:before="15"/>
        <w:ind w:left="2620"/>
        <w:rPr>
          <w:rFonts w:ascii="Arial" w:hAnsi="Arial" w:cs="Arial"/>
          <w:sz w:val="18"/>
        </w:rPr>
      </w:pP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p>
    <w:p w14:paraId="31110141" w14:textId="77777777" w:rsidR="00791656" w:rsidRPr="001058B5" w:rsidRDefault="00791656" w:rsidP="00791656">
      <w:pPr>
        <w:tabs>
          <w:tab w:val="left" w:pos="4843"/>
          <w:tab w:val="left" w:pos="6511"/>
        </w:tabs>
        <w:spacing w:before="17"/>
        <w:ind w:left="26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some_imap_server.example.com</w:t>
      </w:r>
    </w:p>
    <w:p w14:paraId="7469DB80" w14:textId="77777777" w:rsidR="00791656" w:rsidRPr="001058B5" w:rsidRDefault="00791656" w:rsidP="00791656">
      <w:pPr>
        <w:pStyle w:val="BodyText"/>
        <w:spacing w:before="4"/>
        <w:rPr>
          <w:rFonts w:ascii="Arial" w:hAnsi="Arial" w:cs="Arial"/>
          <w:sz w:val="18"/>
        </w:rPr>
      </w:pPr>
    </w:p>
    <w:p w14:paraId="1C16A2E1" w14:textId="77777777" w:rsidR="00791656" w:rsidRPr="001058B5" w:rsidRDefault="00791656" w:rsidP="00791656">
      <w:pPr>
        <w:pStyle w:val="ListParagraph"/>
        <w:numPr>
          <w:ilvl w:val="0"/>
          <w:numId w:val="48"/>
        </w:numPr>
        <w:tabs>
          <w:tab w:val="left" w:pos="2620"/>
        </w:tabs>
        <w:spacing w:before="0"/>
        <w:jc w:val="left"/>
        <w:rPr>
          <w:rFonts w:ascii="Arial" w:hAnsi="Arial" w:cs="Arial"/>
          <w:sz w:val="20"/>
        </w:rPr>
      </w:pPr>
      <w:bookmarkStart w:id="1780" w:name="_bookmark1951"/>
      <w:bookmarkEnd w:id="1780"/>
      <w:r w:rsidRPr="00556D60">
        <w:rPr>
          <w:rStyle w:val="shorttext"/>
          <w:rFonts w:ascii="Arial" w:hAnsi="Arial" w:cs="Arial"/>
          <w:lang w:val="vi-VN"/>
        </w:rPr>
        <w:t>Phát hành câu lệnh ALTER SYSTEM sau</w:t>
      </w:r>
      <w:r w:rsidRPr="001058B5">
        <w:rPr>
          <w:rFonts w:ascii="Arial" w:hAnsi="Arial" w:cs="Arial"/>
          <w:sz w:val="20"/>
        </w:rPr>
        <w:t>:</w:t>
      </w:r>
    </w:p>
    <w:p w14:paraId="2B736270" w14:textId="77777777" w:rsidR="00791656" w:rsidRPr="001058B5" w:rsidRDefault="00791656" w:rsidP="00791656">
      <w:pPr>
        <w:spacing w:before="135"/>
        <w:ind w:left="2620"/>
        <w:rPr>
          <w:rFonts w:ascii="Arial" w:hAnsi="Arial" w:cs="Arial"/>
          <w:sz w:val="18"/>
        </w:rPr>
      </w:pPr>
      <w:r w:rsidRPr="001058B5">
        <w:rPr>
          <w:rFonts w:ascii="Arial" w:hAnsi="Arial" w:cs="Arial"/>
          <w:w w:val="95"/>
          <w:sz w:val="18"/>
        </w:rPr>
        <w:t>ALTER SYSTEM SET SMTP_OUT_SERVER="</w:t>
      </w:r>
      <w:r w:rsidRPr="001058B5">
        <w:rPr>
          <w:rFonts w:ascii="Arial" w:hAnsi="Arial" w:cs="Arial"/>
          <w:i/>
          <w:w w:val="95"/>
          <w:sz w:val="18"/>
        </w:rPr>
        <w:t>imap_mail_server.example.com</w:t>
      </w:r>
      <w:r w:rsidRPr="001058B5">
        <w:rPr>
          <w:rFonts w:ascii="Arial" w:hAnsi="Arial" w:cs="Arial"/>
          <w:w w:val="95"/>
          <w:sz w:val="18"/>
        </w:rPr>
        <w:t>";</w:t>
      </w:r>
    </w:p>
    <w:p w14:paraId="04942E38" w14:textId="77777777" w:rsidR="00791656" w:rsidRPr="001058B5" w:rsidRDefault="00791656" w:rsidP="00791656">
      <w:pPr>
        <w:pStyle w:val="BodyText"/>
        <w:rPr>
          <w:rFonts w:ascii="Arial" w:hAnsi="Arial" w:cs="Arial"/>
          <w:sz w:val="19"/>
        </w:rPr>
      </w:pPr>
    </w:p>
    <w:p w14:paraId="43BDD16B" w14:textId="77777777" w:rsidR="00791656" w:rsidRPr="001058B5" w:rsidRDefault="00791656" w:rsidP="00791656">
      <w:pPr>
        <w:pStyle w:val="BodyText"/>
        <w:spacing w:line="230" w:lineRule="auto"/>
        <w:ind w:left="2620" w:right="230" w:hanging="1"/>
        <w:rPr>
          <w:rFonts w:ascii="Arial" w:hAnsi="Arial" w:cs="Arial"/>
        </w:rPr>
      </w:pPr>
      <w:r w:rsidRPr="00556D60">
        <w:rPr>
          <w:rFonts w:ascii="Arial" w:hAnsi="Arial" w:cs="Arial"/>
          <w:lang w:val="vi-VN"/>
        </w:rPr>
        <w:t>Thay thế imap_mail_server bằng tên của máy chủ SMTP của bạn, mà bạn có thể tìm thấy trong cài đặt tài khoản trong công cụ email của mình. Kèm theo các cài đặt này trong dấu ngoặc kép. Ví dụ</w:t>
      </w:r>
      <w:r w:rsidRPr="001058B5">
        <w:rPr>
          <w:rFonts w:ascii="Arial" w:hAnsi="Arial" w:cs="Arial"/>
        </w:rPr>
        <w:t>:</w:t>
      </w:r>
    </w:p>
    <w:p w14:paraId="6417BCC0" w14:textId="77777777" w:rsidR="00791656" w:rsidRPr="001058B5" w:rsidRDefault="00791656" w:rsidP="00791656">
      <w:pPr>
        <w:spacing w:before="142"/>
        <w:ind w:left="2620"/>
        <w:rPr>
          <w:rFonts w:ascii="Arial" w:hAnsi="Arial" w:cs="Arial"/>
          <w:sz w:val="18"/>
        </w:rPr>
      </w:pPr>
      <w:r w:rsidRPr="001058B5">
        <w:rPr>
          <w:rFonts w:ascii="Arial" w:hAnsi="Arial" w:cs="Arial"/>
          <w:w w:val="95"/>
          <w:sz w:val="18"/>
        </w:rPr>
        <w:t>ALTER SYSTEM SET SMTP_OUT_SERVER="my_imap_server.example.com"</w:t>
      </w:r>
    </w:p>
    <w:p w14:paraId="7DB10B81" w14:textId="77777777" w:rsidR="00791656" w:rsidRPr="001058B5" w:rsidRDefault="00791656" w:rsidP="00791656">
      <w:pPr>
        <w:pStyle w:val="BodyText"/>
        <w:spacing w:before="4"/>
        <w:rPr>
          <w:rFonts w:ascii="Arial" w:hAnsi="Arial" w:cs="Arial"/>
          <w:sz w:val="18"/>
        </w:rPr>
      </w:pPr>
    </w:p>
    <w:p w14:paraId="0C135A70" w14:textId="77777777" w:rsidR="00791656" w:rsidRPr="00556D60" w:rsidRDefault="00791656" w:rsidP="00791656">
      <w:pPr>
        <w:pStyle w:val="ListParagraph"/>
        <w:numPr>
          <w:ilvl w:val="0"/>
          <w:numId w:val="48"/>
        </w:numPr>
        <w:tabs>
          <w:tab w:val="left" w:pos="2620"/>
        </w:tabs>
        <w:spacing w:before="0"/>
        <w:jc w:val="left"/>
        <w:rPr>
          <w:rFonts w:ascii="Arial" w:hAnsi="Arial" w:cs="Arial"/>
          <w:sz w:val="20"/>
          <w:szCs w:val="20"/>
        </w:rPr>
      </w:pPr>
      <w:r w:rsidRPr="00556D60">
        <w:rPr>
          <w:rFonts w:ascii="Arial" w:hAnsi="Arial" w:cs="Arial"/>
          <w:sz w:val="20"/>
          <w:szCs w:val="20"/>
          <w:lang w:val="vi-VN"/>
        </w:rPr>
        <w:t>Kết nối với SYS bằng đặc quyền SYSOPER và sau đó khởi động lại cơ sở dữ liệu.</w:t>
      </w:r>
    </w:p>
    <w:p w14:paraId="5D8136DA"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SYS/AS SYSOPER</w:t>
      </w:r>
    </w:p>
    <w:p w14:paraId="412243EE" w14:textId="77777777" w:rsidR="00791656" w:rsidRPr="001058B5" w:rsidRDefault="00791656" w:rsidP="00791656">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A94C92B" w14:textId="77777777" w:rsidR="00791656" w:rsidRPr="001058B5" w:rsidRDefault="00791656" w:rsidP="00791656">
      <w:pPr>
        <w:pStyle w:val="BodyText"/>
        <w:spacing w:before="10"/>
        <w:rPr>
          <w:rFonts w:ascii="Arial" w:hAnsi="Arial" w:cs="Arial"/>
          <w:i/>
        </w:rPr>
      </w:pPr>
    </w:p>
    <w:p w14:paraId="18F649F2" w14:textId="77777777" w:rsidR="00791656" w:rsidRPr="001058B5" w:rsidRDefault="00791656" w:rsidP="00791656">
      <w:pPr>
        <w:spacing w:line="259" w:lineRule="auto"/>
        <w:ind w:left="2620" w:right="57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3B7F7BCA"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24BCDB09" w14:textId="77777777" w:rsidR="00791656" w:rsidRPr="001058B5" w:rsidRDefault="00791656" w:rsidP="00791656">
      <w:pPr>
        <w:pStyle w:val="BodyText"/>
        <w:rPr>
          <w:rFonts w:ascii="Arial" w:hAnsi="Arial" w:cs="Arial"/>
        </w:rPr>
      </w:pPr>
    </w:p>
    <w:p w14:paraId="7C2BBC43" w14:textId="77777777" w:rsidR="00791656" w:rsidRPr="001058B5" w:rsidRDefault="00791656" w:rsidP="00791656">
      <w:pPr>
        <w:pStyle w:val="BodyText"/>
        <w:spacing w:before="3"/>
        <w:rPr>
          <w:rFonts w:ascii="Arial" w:hAnsi="Arial" w:cs="Arial"/>
          <w:sz w:val="27"/>
        </w:rPr>
      </w:pPr>
    </w:p>
    <w:p w14:paraId="34E247EF" w14:textId="77777777" w:rsidR="00791656" w:rsidRPr="001058B5" w:rsidRDefault="00791656" w:rsidP="00791656">
      <w:pPr>
        <w:pStyle w:val="ListParagraph"/>
        <w:numPr>
          <w:ilvl w:val="0"/>
          <w:numId w:val="48"/>
        </w:numPr>
        <w:tabs>
          <w:tab w:val="left" w:pos="2020"/>
        </w:tabs>
        <w:spacing w:before="93"/>
        <w:ind w:left="2020"/>
        <w:jc w:val="left"/>
        <w:rPr>
          <w:rFonts w:ascii="Arial" w:hAnsi="Arial" w:cs="Arial"/>
          <w:sz w:val="20"/>
        </w:rPr>
      </w:pPr>
      <w:r>
        <w:rPr>
          <w:lang w:val="vi-VN"/>
        </w:rPr>
        <w:t>Đ</w:t>
      </w:r>
      <w:r>
        <w:rPr>
          <w:rFonts w:ascii="Cambria" w:hAnsi="Cambria" w:cs="Cambria"/>
          <w:lang w:val="vi-VN"/>
        </w:rPr>
        <w:t>ả</w:t>
      </w:r>
      <w:r>
        <w:rPr>
          <w:lang w:val="vi-VN"/>
        </w:rPr>
        <w:t>m b</w:t>
      </w:r>
      <w:r>
        <w:rPr>
          <w:rFonts w:ascii="Cambria" w:hAnsi="Cambria" w:cs="Cambria"/>
          <w:lang w:val="vi-VN"/>
        </w:rPr>
        <w:t>ả</w:t>
      </w:r>
      <w:r>
        <w:rPr>
          <w:lang w:val="vi-VN"/>
        </w:rPr>
        <w:t>o r</w:t>
      </w:r>
      <w:r>
        <w:rPr>
          <w:rFonts w:ascii="Cambria" w:hAnsi="Cambria" w:cs="Cambria"/>
          <w:lang w:val="vi-VN"/>
        </w:rPr>
        <w:t>ằ</w:t>
      </w:r>
      <w:r>
        <w:rPr>
          <w:lang w:val="vi-VN"/>
        </w:rPr>
        <w:t>ng cài đ</w:t>
      </w:r>
      <w:r>
        <w:rPr>
          <w:rFonts w:ascii="Cambria" w:hAnsi="Cambria" w:cs="Cambria"/>
          <w:lang w:val="vi-VN"/>
        </w:rPr>
        <w:t>ặ</w:t>
      </w:r>
      <w:r>
        <w:rPr>
          <w:lang w:val="vi-VN"/>
        </w:rPr>
        <w:t>t thông s</w:t>
      </w:r>
      <w:r>
        <w:rPr>
          <w:rFonts w:ascii="Cambria" w:hAnsi="Cambria" w:cs="Cambria"/>
          <w:lang w:val="vi-VN"/>
        </w:rPr>
        <w:t>ố</w:t>
      </w:r>
      <w:r>
        <w:rPr>
          <w:lang w:val="vi-VN"/>
        </w:rPr>
        <w:t xml:space="preserve"> SMTP_OUT_SERVER là chính xác.</w:t>
      </w:r>
      <w:r w:rsidRPr="001058B5">
        <w:rPr>
          <w:rFonts w:ascii="Arial" w:hAnsi="Arial" w:cs="Arial"/>
          <w:sz w:val="20"/>
        </w:rPr>
        <w:t>.</w:t>
      </w:r>
    </w:p>
    <w:p w14:paraId="67EE5D62"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SYS/AS SYSDBA</w:t>
      </w:r>
    </w:p>
    <w:p w14:paraId="3E817655"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7A56CC7" w14:textId="77777777" w:rsidR="00791656" w:rsidRPr="001058B5" w:rsidRDefault="00791656" w:rsidP="00791656">
      <w:pPr>
        <w:pStyle w:val="BodyText"/>
        <w:spacing w:before="9"/>
        <w:rPr>
          <w:rFonts w:ascii="Arial" w:hAnsi="Arial" w:cs="Arial"/>
          <w:i/>
        </w:rPr>
      </w:pPr>
    </w:p>
    <w:p w14:paraId="704AD639"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SHOW PARAMETER SMTP_OUT_SERVER</w:t>
      </w:r>
    </w:p>
    <w:p w14:paraId="020930F0" w14:textId="77777777" w:rsidR="00791656" w:rsidRPr="001058B5" w:rsidRDefault="00791656" w:rsidP="00791656">
      <w:pPr>
        <w:pStyle w:val="BodyText"/>
        <w:spacing w:before="3"/>
        <w:rPr>
          <w:rFonts w:ascii="Arial" w:hAnsi="Arial" w:cs="Arial"/>
          <w:sz w:val="18"/>
        </w:rPr>
      </w:pPr>
    </w:p>
    <w:p w14:paraId="35A70DC7" w14:textId="77777777" w:rsidR="00791656" w:rsidRPr="001058B5" w:rsidRDefault="00791656" w:rsidP="00791656">
      <w:pPr>
        <w:pStyle w:val="BodyText"/>
        <w:ind w:left="2020"/>
        <w:rPr>
          <w:rFonts w:ascii="Arial" w:hAnsi="Arial" w:cs="Arial"/>
        </w:rPr>
      </w:pPr>
      <w:r w:rsidRPr="001058B5">
        <w:rPr>
          <w:rFonts w:ascii="Arial" w:hAnsi="Arial" w:cs="Arial"/>
        </w:rPr>
        <w:t>Output similar to the following appears:</w:t>
      </w:r>
    </w:p>
    <w:p w14:paraId="64C853AD" w14:textId="77777777" w:rsidR="00791656" w:rsidRPr="001058B5" w:rsidRDefault="00791656" w:rsidP="00791656">
      <w:pPr>
        <w:tabs>
          <w:tab w:val="left" w:pos="4243"/>
          <w:tab w:val="left" w:pos="5911"/>
        </w:tabs>
        <w:spacing w:before="141"/>
        <w:ind w:left="20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743EF028"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p>
    <w:p w14:paraId="2D902658" w14:textId="77777777" w:rsidR="00791656" w:rsidRPr="001058B5" w:rsidRDefault="00791656" w:rsidP="00791656">
      <w:pPr>
        <w:tabs>
          <w:tab w:val="left" w:pos="4243"/>
          <w:tab w:val="left" w:pos="5911"/>
        </w:tabs>
        <w:spacing w:before="17"/>
        <w:ind w:left="20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my_imap_server.example.com</w:t>
      </w:r>
    </w:p>
    <w:p w14:paraId="0E1BC288" w14:textId="77777777" w:rsidR="00791656" w:rsidRPr="001058B5" w:rsidRDefault="00791656" w:rsidP="00791656">
      <w:pPr>
        <w:pStyle w:val="BodyText"/>
        <w:rPr>
          <w:rFonts w:ascii="Arial" w:hAnsi="Arial" w:cs="Arial"/>
          <w:sz w:val="25"/>
        </w:rPr>
      </w:pPr>
    </w:p>
    <w:p w14:paraId="5A029699" w14:textId="77777777" w:rsidR="00791656" w:rsidRPr="001058B5" w:rsidRDefault="00791656" w:rsidP="00791656">
      <w:pPr>
        <w:pStyle w:val="Heading6"/>
        <w:ind w:left="1660"/>
      </w:pPr>
      <w:bookmarkStart w:id="1781" w:name="Step_2:_Create_User_Accounts"/>
      <w:bookmarkStart w:id="1782" w:name="_bookmark1952"/>
      <w:bookmarkEnd w:id="1781"/>
      <w:bookmarkEnd w:id="1782"/>
      <w:r>
        <w:t>Bước</w:t>
      </w:r>
      <w:r w:rsidRPr="001058B5">
        <w:t xml:space="preserve"> 2: </w:t>
      </w:r>
      <w:r>
        <w:t>tạo tài khoản người dùng</w:t>
      </w:r>
    </w:p>
    <w:p w14:paraId="30585874" w14:textId="77777777" w:rsidR="00791656" w:rsidRPr="001058B5" w:rsidRDefault="00791656" w:rsidP="00791656">
      <w:pPr>
        <w:pStyle w:val="ListParagraph"/>
        <w:numPr>
          <w:ilvl w:val="0"/>
          <w:numId w:val="47"/>
        </w:numPr>
        <w:tabs>
          <w:tab w:val="left" w:pos="2020"/>
        </w:tabs>
        <w:spacing w:before="58" w:line="228" w:lineRule="auto"/>
        <w:ind w:right="963"/>
        <w:rPr>
          <w:rFonts w:ascii="Arial" w:hAnsi="Arial" w:cs="Arial"/>
          <w:sz w:val="20"/>
        </w:rPr>
      </w:pPr>
      <w:r w:rsidRPr="008A11B8">
        <w:rPr>
          <w:rFonts w:ascii="Arial" w:hAnsi="Arial" w:cs="Arial"/>
          <w:sz w:val="20"/>
          <w:szCs w:val="20"/>
          <w:lang w:val="vi-VN"/>
        </w:rPr>
        <w:t>Đảm bảo rằng bạn được kết nối như SYS bằng đặc quyền SYSDBA, và sau đó tạo tài khoản sysadmin_fga, người sẽ tạo chính sách kiểm tra chi tiết</w:t>
      </w:r>
      <w:r w:rsidRPr="001058B5">
        <w:rPr>
          <w:rFonts w:ascii="Arial" w:hAnsi="Arial" w:cs="Arial"/>
          <w:spacing w:val="-4"/>
          <w:sz w:val="20"/>
        </w:rPr>
        <w:t>.</w:t>
      </w:r>
    </w:p>
    <w:p w14:paraId="4846310F" w14:textId="77777777" w:rsidR="00791656" w:rsidRPr="001058B5" w:rsidRDefault="00791656" w:rsidP="00791656">
      <w:pPr>
        <w:pStyle w:val="BodyText"/>
        <w:spacing w:before="111"/>
        <w:ind w:left="2020"/>
        <w:rPr>
          <w:rFonts w:ascii="Arial" w:hAnsi="Arial" w:cs="Arial"/>
        </w:rPr>
      </w:pPr>
      <w:r>
        <w:rPr>
          <w:rFonts w:ascii="Arial" w:hAnsi="Arial" w:cs="Arial"/>
        </w:rPr>
        <w:t>Ví dụ</w:t>
      </w:r>
      <w:r w:rsidRPr="001058B5">
        <w:rPr>
          <w:rFonts w:ascii="Arial" w:hAnsi="Arial" w:cs="Arial"/>
        </w:rPr>
        <w:t>:</w:t>
      </w:r>
    </w:p>
    <w:p w14:paraId="47D4DAE6"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CONNECT SYS/AS SYSDBA</w:t>
      </w:r>
    </w:p>
    <w:p w14:paraId="4BDE8A36"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3691F98" w14:textId="77777777" w:rsidR="00791656" w:rsidRPr="001058B5" w:rsidRDefault="00791656" w:rsidP="00791656">
      <w:pPr>
        <w:pStyle w:val="BodyText"/>
        <w:spacing w:before="8"/>
        <w:rPr>
          <w:rFonts w:ascii="Arial" w:hAnsi="Arial" w:cs="Arial"/>
          <w:i/>
        </w:rPr>
      </w:pPr>
    </w:p>
    <w:p w14:paraId="62EDEC39" w14:textId="77777777" w:rsidR="00791656" w:rsidRPr="001058B5" w:rsidRDefault="00791656" w:rsidP="00791656">
      <w:pPr>
        <w:spacing w:line="259" w:lineRule="auto"/>
        <w:ind w:left="2020" w:right="1745"/>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EXECUTE</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DBMS_FGA</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5C8C3706" w14:textId="77777777" w:rsidR="00791656" w:rsidRPr="001058B5" w:rsidRDefault="00791656" w:rsidP="00791656">
      <w:pPr>
        <w:ind w:left="2020"/>
        <w:rPr>
          <w:rFonts w:ascii="Arial" w:hAnsi="Arial" w:cs="Arial"/>
          <w:sz w:val="18"/>
        </w:rPr>
      </w:pPr>
      <w:r w:rsidRPr="001058B5">
        <w:rPr>
          <w:rFonts w:ascii="Arial" w:hAnsi="Arial" w:cs="Arial"/>
          <w:w w:val="95"/>
          <w:sz w:val="18"/>
        </w:rPr>
        <w:t>GRANT CREATE PROCEDURE, DROP ANY PROCEDURE TO sysadmin_fga;</w:t>
      </w:r>
    </w:p>
    <w:p w14:paraId="0A27C5BD" w14:textId="77777777" w:rsidR="00791656" w:rsidRPr="001058B5" w:rsidRDefault="00791656" w:rsidP="00791656">
      <w:pPr>
        <w:spacing w:before="16" w:line="259" w:lineRule="auto"/>
        <w:ind w:left="2020" w:right="4160"/>
        <w:rPr>
          <w:rFonts w:ascii="Arial" w:hAnsi="Arial" w:cs="Arial"/>
          <w:sz w:val="18"/>
        </w:rPr>
      </w:pPr>
      <w:r w:rsidRPr="001058B5">
        <w:rPr>
          <w:rFonts w:ascii="Arial" w:hAnsi="Arial" w:cs="Arial"/>
          <w:w w:val="95"/>
          <w:sz w:val="18"/>
        </w:rPr>
        <w:t>GRANT</w:t>
      </w:r>
      <w:r w:rsidRPr="001058B5">
        <w:rPr>
          <w:rFonts w:ascii="Arial" w:hAnsi="Arial" w:cs="Arial"/>
          <w:spacing w:val="-71"/>
          <w:w w:val="95"/>
          <w:sz w:val="18"/>
        </w:rPr>
        <w:t xml:space="preserve"> </w:t>
      </w:r>
      <w:r w:rsidRPr="001058B5">
        <w:rPr>
          <w:rFonts w:ascii="Arial" w:hAnsi="Arial" w:cs="Arial"/>
          <w:w w:val="95"/>
          <w:sz w:val="18"/>
        </w:rPr>
        <w:t>EXECUTE</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UTL_TCP</w:t>
      </w:r>
      <w:r w:rsidRPr="001058B5">
        <w:rPr>
          <w:rFonts w:ascii="Arial" w:hAnsi="Arial" w:cs="Arial"/>
          <w:spacing w:val="-71"/>
          <w:w w:val="95"/>
          <w:sz w:val="18"/>
        </w:rPr>
        <w:t xml:space="preserve"> </w:t>
      </w:r>
      <w:r w:rsidRPr="001058B5">
        <w:rPr>
          <w:rFonts w:ascii="Arial" w:hAnsi="Arial" w:cs="Arial"/>
          <w:w w:val="95"/>
          <w:sz w:val="18"/>
        </w:rPr>
        <w:t>TO</w:t>
      </w:r>
      <w:r w:rsidRPr="001058B5">
        <w:rPr>
          <w:rFonts w:ascii="Arial" w:hAnsi="Arial" w:cs="Arial"/>
          <w:spacing w:val="-71"/>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UTL_SMTP</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 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UTL_MAIL</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w:t>
      </w:r>
    </w:p>
    <w:p w14:paraId="32D98DFF" w14:textId="77777777" w:rsidR="00791656" w:rsidRPr="001058B5" w:rsidRDefault="00791656" w:rsidP="00791656">
      <w:pPr>
        <w:spacing w:line="203" w:lineRule="exact"/>
        <w:ind w:left="2020"/>
        <w:rPr>
          <w:rFonts w:ascii="Arial" w:hAnsi="Arial" w:cs="Arial"/>
          <w:sz w:val="18"/>
        </w:rPr>
      </w:pPr>
      <w:r w:rsidRPr="001058B5">
        <w:rPr>
          <w:rFonts w:ascii="Arial" w:hAnsi="Arial" w:cs="Arial"/>
          <w:w w:val="95"/>
          <w:sz w:val="18"/>
        </w:rPr>
        <w:t>GRANT EXECUTE ON DBMS_NETWORK_ACL_ADMIN TO sysadmin_fga;</w:t>
      </w:r>
    </w:p>
    <w:p w14:paraId="5F293B2A" w14:textId="77777777" w:rsidR="00791656" w:rsidRPr="001058B5" w:rsidRDefault="00791656" w:rsidP="00791656">
      <w:pPr>
        <w:pStyle w:val="BodyText"/>
        <w:spacing w:before="2"/>
        <w:rPr>
          <w:rFonts w:ascii="Arial" w:hAnsi="Arial" w:cs="Arial"/>
          <w:sz w:val="19"/>
        </w:rPr>
      </w:pPr>
    </w:p>
    <w:p w14:paraId="4BCF97B1" w14:textId="77777777" w:rsidR="00791656" w:rsidRPr="001058B5" w:rsidRDefault="00791656" w:rsidP="00791656">
      <w:pPr>
        <w:pStyle w:val="BodyText"/>
        <w:spacing w:line="228" w:lineRule="auto"/>
        <w:ind w:left="2020" w:right="700"/>
        <w:rPr>
          <w:rFonts w:ascii="Arial" w:hAnsi="Arial" w:cs="Arial"/>
        </w:rPr>
      </w:pPr>
      <w:r>
        <w:rPr>
          <w:rFonts w:ascii="Arial" w:hAnsi="Arial" w:cs="Arial"/>
        </w:rPr>
        <w:t xml:space="preserve">Thay thế </w:t>
      </w:r>
      <w:r w:rsidRPr="001058B5">
        <w:rPr>
          <w:rFonts w:ascii="Arial" w:hAnsi="Arial" w:cs="Arial"/>
          <w:spacing w:val="-17"/>
        </w:rPr>
        <w:t xml:space="preserve"> </w:t>
      </w:r>
      <w:r>
        <w:rPr>
          <w:rFonts w:ascii="Arial" w:hAnsi="Arial" w:cs="Arial"/>
          <w:i/>
        </w:rPr>
        <w:t xml:space="preserve">password </w:t>
      </w:r>
      <w:r>
        <w:rPr>
          <w:rFonts w:ascii="Arial" w:hAnsi="Arial" w:cs="Arial"/>
        </w:rPr>
        <w:t>bằng 1</w:t>
      </w:r>
      <w:r w:rsidRPr="001058B5">
        <w:rPr>
          <w:rFonts w:ascii="Arial" w:hAnsi="Arial" w:cs="Arial"/>
          <w:spacing w:val="-16"/>
        </w:rPr>
        <w:t xml:space="preserve"> </w:t>
      </w:r>
      <w:r>
        <w:rPr>
          <w:rFonts w:ascii="Arial" w:hAnsi="Arial" w:cs="Arial"/>
        </w:rPr>
        <w:t xml:space="preserve">mật mã </w:t>
      </w:r>
      <w:r>
        <w:rPr>
          <w:rFonts w:ascii="Arial" w:hAnsi="Arial" w:cs="Arial"/>
          <w:spacing w:val="-16"/>
        </w:rPr>
        <w:t>bảo mật hơn</w:t>
      </w:r>
      <w:r w:rsidRPr="001058B5">
        <w:rPr>
          <w:rFonts w:ascii="Arial" w:hAnsi="Arial" w:cs="Arial"/>
        </w:rPr>
        <w:t>.</w:t>
      </w:r>
      <w:r w:rsidRPr="001058B5">
        <w:rPr>
          <w:rFonts w:ascii="Arial" w:hAnsi="Arial" w:cs="Arial"/>
          <w:spacing w:val="-17"/>
        </w:rPr>
        <w:t xml:space="preserve"> </w:t>
      </w:r>
      <w:r>
        <w:rPr>
          <w:rFonts w:ascii="Arial" w:hAnsi="Arial" w:cs="Arial"/>
        </w:rPr>
        <w:t>Xem thêm</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trang</w:t>
        </w:r>
        <w:r w:rsidRPr="001058B5">
          <w:rPr>
            <w:rFonts w:ascii="Arial" w:hAnsi="Arial" w:cs="Arial"/>
          </w:rPr>
          <w:t xml:space="preserve"> 3-3 </w:t>
        </w:r>
      </w:hyperlink>
      <w:r w:rsidRPr="001058B5">
        <w:rPr>
          <w:rFonts w:ascii="Arial" w:hAnsi="Arial" w:cs="Arial"/>
        </w:rPr>
        <w:t xml:space="preserve">for </w:t>
      </w:r>
      <w:r>
        <w:rPr>
          <w:rFonts w:ascii="Arial" w:hAnsi="Arial" w:cs="Arial"/>
        </w:rPr>
        <w:t>để biết thêm thông tin</w:t>
      </w:r>
      <w:r w:rsidRPr="001058B5">
        <w:rPr>
          <w:rFonts w:ascii="Arial" w:hAnsi="Arial" w:cs="Arial"/>
        </w:rPr>
        <w:t>.</w:t>
      </w:r>
    </w:p>
    <w:p w14:paraId="75FB4E8B" w14:textId="77777777" w:rsidR="00791656" w:rsidRPr="001058B5" w:rsidRDefault="00791656" w:rsidP="00791656">
      <w:pPr>
        <w:pStyle w:val="BodyText"/>
        <w:spacing w:line="242" w:lineRule="exact"/>
        <w:ind w:left="2019"/>
        <w:rPr>
          <w:rFonts w:ascii="Arial" w:hAnsi="Arial" w:cs="Arial"/>
        </w:rPr>
      </w:pPr>
      <w:r w:rsidRPr="003C4C91">
        <w:rPr>
          <w:rFonts w:ascii="Arial" w:hAnsi="Arial" w:cs="Arial"/>
          <w:lang w:val="vi-VN"/>
        </w:rPr>
        <w:t>UTL_TCP, UTL_SMTP, UTL_MAIL và DBMS_NETWORK_ACL_ADMIN PL / SQL</w:t>
      </w:r>
      <w:r w:rsidRPr="003C4C91">
        <w:rPr>
          <w:rFonts w:ascii="Arial" w:hAnsi="Arial" w:cs="Arial"/>
          <w:lang w:val="vi-VN"/>
        </w:rPr>
        <w:br/>
        <w:t>các gói được sử dụng bởi cảnh báo bảo mật email mà bạn tạo</w:t>
      </w:r>
      <w:r w:rsidRPr="001058B5">
        <w:rPr>
          <w:rFonts w:ascii="Arial" w:hAnsi="Arial" w:cs="Arial"/>
        </w:rPr>
        <w:t>.</w:t>
      </w:r>
    </w:p>
    <w:p w14:paraId="45012441" w14:textId="77777777" w:rsidR="00791656" w:rsidRPr="001058B5" w:rsidRDefault="00791656" w:rsidP="00791656">
      <w:pPr>
        <w:pStyle w:val="ListParagraph"/>
        <w:numPr>
          <w:ilvl w:val="0"/>
          <w:numId w:val="47"/>
        </w:numPr>
        <w:tabs>
          <w:tab w:val="left" w:pos="2020"/>
        </w:tabs>
        <w:spacing w:before="112"/>
        <w:rPr>
          <w:rFonts w:ascii="Arial" w:hAnsi="Arial" w:cs="Arial"/>
          <w:sz w:val="20"/>
        </w:rPr>
      </w:pPr>
      <w:r>
        <w:rPr>
          <w:rFonts w:ascii="Arial" w:hAnsi="Arial" w:cs="Arial"/>
          <w:sz w:val="20"/>
        </w:rPr>
        <w:t>Kết nối như người dùng</w:t>
      </w:r>
      <w:r w:rsidRPr="001058B5">
        <w:rPr>
          <w:rFonts w:ascii="Arial" w:hAnsi="Arial" w:cs="Arial"/>
          <w:spacing w:val="-5"/>
          <w:sz w:val="20"/>
        </w:rPr>
        <w:t xml:space="preserve"> </w:t>
      </w:r>
      <w:r w:rsidRPr="001058B5">
        <w:rPr>
          <w:rFonts w:ascii="Arial" w:hAnsi="Arial" w:cs="Arial"/>
          <w:sz w:val="20"/>
        </w:rPr>
        <w:t>SYSTEM.</w:t>
      </w:r>
    </w:p>
    <w:p w14:paraId="57D8B1E5"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SYSTEM</w:t>
      </w:r>
    </w:p>
    <w:p w14:paraId="2F2D87B1" w14:textId="77777777" w:rsidR="00791656" w:rsidRPr="001058B5" w:rsidRDefault="00791656" w:rsidP="00791656">
      <w:pPr>
        <w:spacing w:before="15"/>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0BB618E" w14:textId="77777777" w:rsidR="00791656" w:rsidRPr="001058B5" w:rsidRDefault="00791656" w:rsidP="00791656">
      <w:pPr>
        <w:pStyle w:val="BodyText"/>
        <w:spacing w:before="2"/>
        <w:rPr>
          <w:rFonts w:ascii="Arial" w:hAnsi="Arial" w:cs="Arial"/>
          <w:i/>
          <w:sz w:val="19"/>
        </w:rPr>
      </w:pPr>
    </w:p>
    <w:p w14:paraId="2F9A264E" w14:textId="77777777" w:rsidR="00791656" w:rsidRPr="001058B5" w:rsidRDefault="00791656" w:rsidP="00791656">
      <w:pPr>
        <w:pStyle w:val="ListParagraph"/>
        <w:numPr>
          <w:ilvl w:val="0"/>
          <w:numId w:val="47"/>
        </w:numPr>
        <w:tabs>
          <w:tab w:val="left" w:pos="2020"/>
        </w:tabs>
        <w:spacing w:before="0" w:line="228" w:lineRule="auto"/>
        <w:ind w:right="978"/>
        <w:rPr>
          <w:rFonts w:ascii="Arial" w:hAnsi="Arial" w:cs="Arial"/>
          <w:sz w:val="20"/>
        </w:rPr>
      </w:pPr>
      <w:r w:rsidRPr="003C4C91">
        <w:rPr>
          <w:rFonts w:ascii="Arial" w:hAnsi="Arial" w:cs="Arial"/>
          <w:sz w:val="20"/>
          <w:szCs w:val="20"/>
          <w:lang w:val="vi-VN"/>
        </w:rPr>
        <w:t>Đảm bảo rằng tài khoản lược đồ HR được mở khóa và có mật khẩu. Nếu cần, hãy mở khóa nhân sự và cấp cho người dùng này mật khẩu</w:t>
      </w:r>
      <w:r w:rsidRPr="001058B5">
        <w:rPr>
          <w:rFonts w:ascii="Arial" w:hAnsi="Arial" w:cs="Arial"/>
          <w:sz w:val="20"/>
        </w:rPr>
        <w:t>.</w:t>
      </w:r>
    </w:p>
    <w:p w14:paraId="47BC4E23"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SELECT USERNAME, ACCOUNT_STATUS FROM DBA_USERS WHERE USERNAME = 'HR';</w:t>
      </w:r>
    </w:p>
    <w:p w14:paraId="1E0E64DA" w14:textId="77777777" w:rsidR="00791656" w:rsidRPr="001058B5" w:rsidRDefault="00791656" w:rsidP="00791656">
      <w:pPr>
        <w:pStyle w:val="BodyText"/>
        <w:spacing w:before="2"/>
        <w:rPr>
          <w:rFonts w:ascii="Arial" w:hAnsi="Arial" w:cs="Arial"/>
          <w:sz w:val="19"/>
        </w:rPr>
      </w:pPr>
    </w:p>
    <w:p w14:paraId="293FCFF8" w14:textId="77777777" w:rsidR="00791656" w:rsidRPr="003C4C91" w:rsidRDefault="00791656" w:rsidP="00791656">
      <w:pPr>
        <w:pStyle w:val="BodyText"/>
        <w:spacing w:line="228" w:lineRule="auto"/>
        <w:ind w:left="2020" w:right="700" w:hanging="1"/>
        <w:rPr>
          <w:rFonts w:ascii="Arial" w:hAnsi="Arial" w:cs="Arial"/>
        </w:rPr>
      </w:pPr>
      <w:r w:rsidRPr="003C4C91">
        <w:rPr>
          <w:rFonts w:ascii="Arial" w:hAnsi="Arial" w:cs="Arial"/>
          <w:lang w:val="vi-VN"/>
        </w:rPr>
        <w:t>Nếu chế độ xem DBA_USERS liệt kê HR của người dùng là bị khóa và hết hạn, sau đó nhập câu lệnh sau để mở khóa tài khoản HR và tạo mật khẩu mới</w:t>
      </w:r>
      <w:r w:rsidRPr="003C4C91">
        <w:rPr>
          <w:rFonts w:ascii="Arial" w:hAnsi="Arial" w:cs="Arial"/>
        </w:rPr>
        <w:t>:</w:t>
      </w:r>
    </w:p>
    <w:p w14:paraId="101A2F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 xml:space="preserve">ALTER USER HR ACCOUNT UNLOCK IDENTIFIED BY </w:t>
      </w:r>
      <w:r w:rsidRPr="001058B5">
        <w:rPr>
          <w:rFonts w:ascii="Arial" w:hAnsi="Arial" w:cs="Arial"/>
          <w:i/>
          <w:w w:val="95"/>
          <w:sz w:val="18"/>
        </w:rPr>
        <w:t>password</w:t>
      </w:r>
      <w:r w:rsidRPr="001058B5">
        <w:rPr>
          <w:rFonts w:ascii="Arial" w:hAnsi="Arial" w:cs="Arial"/>
          <w:w w:val="95"/>
          <w:sz w:val="18"/>
        </w:rPr>
        <w:t>;</w:t>
      </w:r>
    </w:p>
    <w:p w14:paraId="57A08D2B" w14:textId="77777777" w:rsidR="00791656" w:rsidRPr="001058B5" w:rsidRDefault="00791656" w:rsidP="00791656">
      <w:pPr>
        <w:pStyle w:val="BodyText"/>
        <w:rPr>
          <w:rFonts w:ascii="Arial" w:hAnsi="Arial" w:cs="Arial"/>
          <w:sz w:val="19"/>
        </w:rPr>
      </w:pPr>
    </w:p>
    <w:p w14:paraId="4554983E" w14:textId="77777777" w:rsidR="00791656" w:rsidRPr="001058B5" w:rsidRDefault="00791656" w:rsidP="00791656">
      <w:pPr>
        <w:pStyle w:val="BodyText"/>
        <w:spacing w:line="230" w:lineRule="auto"/>
        <w:ind w:left="2019" w:right="711"/>
        <w:rPr>
          <w:rFonts w:ascii="Arial" w:hAnsi="Arial" w:cs="Arial"/>
        </w:rPr>
      </w:pPr>
      <w:r w:rsidRPr="003C4C91">
        <w:rPr>
          <w:rFonts w:ascii="Arial" w:hAnsi="Arial" w:cs="Arial"/>
          <w:lang w:val="vi-VN"/>
        </w:rPr>
        <w:t>Nhập mật khẩu an toàn. Để bảo mật hơn, không cung cấp cho tài khoản HR cùng một mật khẩu từ các bản phát hành trước của Cơ sở dữ liệu Oracle</w:t>
      </w:r>
      <w:r>
        <w:t xml:space="preserv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3C4C91">
        <w:rPr>
          <w:lang w:val="vi-VN"/>
        </w:rPr>
        <w:t xml:space="preserve"> </w:t>
      </w:r>
      <w:r w:rsidRPr="003C4C91">
        <w:rPr>
          <w:rFonts w:ascii="Arial" w:hAnsi="Arial" w:cs="Arial"/>
          <w:lang w:val="vi-VN"/>
        </w:rPr>
        <w:t>cho các yêu cầu tối thiểu để tạo mật khẩu</w:t>
      </w:r>
      <w:r w:rsidRPr="001058B5">
        <w:rPr>
          <w:rFonts w:ascii="Arial" w:hAnsi="Arial" w:cs="Arial"/>
        </w:rPr>
        <w:t>.</w:t>
      </w:r>
    </w:p>
    <w:p w14:paraId="59615265" w14:textId="77777777" w:rsidR="00791656" w:rsidRPr="003C4C91" w:rsidRDefault="00791656" w:rsidP="00791656">
      <w:pPr>
        <w:pStyle w:val="ListParagraph"/>
        <w:numPr>
          <w:ilvl w:val="0"/>
          <w:numId w:val="47"/>
        </w:numPr>
        <w:tabs>
          <w:tab w:val="left" w:pos="2020"/>
        </w:tabs>
        <w:spacing w:before="120" w:line="232" w:lineRule="auto"/>
        <w:ind w:right="1121"/>
        <w:rPr>
          <w:rFonts w:ascii="Arial" w:hAnsi="Arial" w:cs="Arial"/>
          <w:sz w:val="20"/>
          <w:szCs w:val="20"/>
        </w:rPr>
      </w:pPr>
      <w:r w:rsidRPr="003C4C91">
        <w:rPr>
          <w:rFonts w:ascii="Arial" w:hAnsi="Arial" w:cs="Arial"/>
          <w:sz w:val="20"/>
          <w:szCs w:val="20"/>
          <w:lang w:val="vi-VN"/>
        </w:rPr>
        <w:t>Tạo một tài khoản người dùng cho Susan Mavris, một đại diện nhân sự, và sau đó cấp quyền truy cập cho người dùng này vào bảng HR.EMPLOYEES.</w:t>
      </w:r>
    </w:p>
    <w:p w14:paraId="05A2DEA9" w14:textId="77777777" w:rsidR="00791656" w:rsidRPr="001058B5" w:rsidRDefault="00791656" w:rsidP="00791656">
      <w:pPr>
        <w:spacing w:before="138"/>
        <w:ind w:left="2020"/>
        <w:rPr>
          <w:rFonts w:ascii="Arial" w:hAnsi="Arial" w:cs="Arial"/>
          <w:sz w:val="18"/>
        </w:rPr>
      </w:pPr>
      <w:r w:rsidRPr="001058B5">
        <w:rPr>
          <w:rFonts w:ascii="Arial" w:hAnsi="Arial" w:cs="Arial"/>
          <w:w w:val="95"/>
          <w:sz w:val="18"/>
        </w:rPr>
        <w:t xml:space="preserve">GRANT CREATE SESSION TO smavris IDENTIFIED BY </w:t>
      </w:r>
      <w:r w:rsidRPr="001058B5">
        <w:rPr>
          <w:rFonts w:ascii="Arial" w:hAnsi="Arial" w:cs="Arial"/>
          <w:i/>
          <w:w w:val="95"/>
          <w:sz w:val="18"/>
        </w:rPr>
        <w:t>password</w:t>
      </w:r>
      <w:r w:rsidRPr="001058B5">
        <w:rPr>
          <w:rFonts w:ascii="Arial" w:hAnsi="Arial" w:cs="Arial"/>
          <w:w w:val="95"/>
          <w:sz w:val="18"/>
        </w:rPr>
        <w:t>;</w:t>
      </w:r>
    </w:p>
    <w:p w14:paraId="5444B76F"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GRANT SELECT, INSERT, UPDATE, DELETE ON HR.EMPLOYEES TO SMAVRIS;</w:t>
      </w:r>
    </w:p>
    <w:p w14:paraId="6B3E0672"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458A3D8C" w14:textId="77777777" w:rsidR="00791656" w:rsidRPr="001058B5" w:rsidRDefault="00791656" w:rsidP="00791656">
      <w:pPr>
        <w:pStyle w:val="BodyText"/>
        <w:spacing w:before="6"/>
        <w:rPr>
          <w:rFonts w:ascii="Arial" w:hAnsi="Arial" w:cs="Arial"/>
          <w:sz w:val="26"/>
        </w:rPr>
      </w:pPr>
    </w:p>
    <w:p w14:paraId="636800B2" w14:textId="77777777" w:rsidR="00791656" w:rsidRPr="001058B5" w:rsidRDefault="00791656" w:rsidP="00791656">
      <w:pPr>
        <w:pStyle w:val="Heading6"/>
        <w:spacing w:before="105"/>
      </w:pPr>
      <w:bookmarkStart w:id="1783" w:name="Step_3:_Configure_an_Access_Control_List"/>
      <w:bookmarkStart w:id="1784" w:name="_bookmark1953"/>
      <w:bookmarkEnd w:id="1783"/>
      <w:bookmarkEnd w:id="1784"/>
      <w:r>
        <w:t>Bước</w:t>
      </w:r>
      <w:r w:rsidRPr="001058B5">
        <w:t xml:space="preserve"> 3:</w:t>
      </w:r>
      <w:r w:rsidRPr="003C4C91">
        <w:t xml:space="preserve"> </w:t>
      </w:r>
      <w:r w:rsidRPr="003C4C91">
        <w:rPr>
          <w:lang w:val="vi-VN"/>
        </w:rPr>
        <w:t>Định cấu hình tệp danh sách kiểm soát truy cập cho dịch vụ mạng</w:t>
      </w:r>
    </w:p>
    <w:p w14:paraId="27EF8887" w14:textId="77777777" w:rsidR="00791656" w:rsidRPr="001058B5" w:rsidRDefault="00791656" w:rsidP="00791656">
      <w:pPr>
        <w:pStyle w:val="BodyText"/>
        <w:spacing w:before="56" w:line="230" w:lineRule="auto"/>
        <w:ind w:left="2260" w:hanging="1"/>
        <w:rPr>
          <w:rFonts w:ascii="Arial" w:hAnsi="Arial" w:cs="Arial"/>
        </w:rPr>
      </w:pPr>
      <w:r w:rsidRPr="003C4C91">
        <w:rPr>
          <w:rFonts w:ascii="Arial" w:hAnsi="Arial" w:cs="Arial"/>
          <w:lang w:val="vi-VN"/>
        </w:rPr>
        <w:t>Trước khi bạn có thể sử dụng các gói tiện ích mạng PL / SQL như UTL_MAIL, bạn phải cấu hình tệp danh sách điều khiển truy cập (ACL) cho phép truy cập chi tiết vào các dịch vụ mạng bên ngoài. Để biết thông tin chi tiết về chủ đề này, hãy xem</w:t>
      </w:r>
      <w:r w:rsidRPr="001058B5">
        <w:rPr>
          <w:rFonts w:ascii="Arial" w:hAnsi="Arial" w:cs="Arial"/>
        </w:rPr>
        <w:t xml:space="preserve"> </w:t>
      </w:r>
      <w:hyperlink w:anchor="_bookmark878" w:history="1">
        <w:r w:rsidRPr="001058B5">
          <w:rPr>
            <w:rFonts w:ascii="Arial" w:hAnsi="Arial" w:cs="Arial"/>
            <w:color w:val="0000CC"/>
          </w:rPr>
          <w:t>"Managing</w:t>
        </w:r>
      </w:hyperlink>
    </w:p>
    <w:p w14:paraId="2B55710B" w14:textId="77777777" w:rsidR="00791656" w:rsidRPr="001058B5" w:rsidRDefault="008D1AB8" w:rsidP="00791656">
      <w:pPr>
        <w:pStyle w:val="BodyText"/>
        <w:spacing w:line="348" w:lineRule="auto"/>
        <w:ind w:left="2260" w:right="1745"/>
        <w:rPr>
          <w:rFonts w:ascii="Arial" w:hAnsi="Arial" w:cs="Arial"/>
        </w:rPr>
      </w:pPr>
      <w:hyperlink w:anchor="_bookmark878" w:history="1">
        <w:r w:rsidR="00791656" w:rsidRPr="001058B5">
          <w:rPr>
            <w:rFonts w:ascii="Arial" w:hAnsi="Arial" w:cs="Arial"/>
            <w:color w:val="0000CC"/>
          </w:rPr>
          <w:t>Fine-Grained Access in PL/SQL Packages and Types"</w:t>
        </w:r>
        <w:r w:rsidR="00791656">
          <w:rPr>
            <w:rFonts w:ascii="Arial" w:hAnsi="Arial" w:cs="Arial"/>
          </w:rPr>
          <w:t>trang</w:t>
        </w:r>
        <w:r w:rsidR="00791656" w:rsidRPr="001058B5">
          <w:rPr>
            <w:rFonts w:ascii="Arial" w:hAnsi="Arial" w:cs="Arial"/>
          </w:rPr>
          <w:t xml:space="preserve"> 4-49</w:t>
        </w:r>
      </w:hyperlink>
      <w:r w:rsidR="00791656" w:rsidRPr="001058B5">
        <w:rPr>
          <w:rFonts w:ascii="Arial" w:hAnsi="Arial" w:cs="Arial"/>
        </w:rPr>
        <w:t xml:space="preserve">. </w:t>
      </w:r>
      <w:r w:rsidR="00791656" w:rsidRPr="003C4C91">
        <w:rPr>
          <w:rFonts w:ascii="Arial" w:hAnsi="Arial" w:cs="Arial"/>
          <w:lang w:val="vi-VN"/>
        </w:rPr>
        <w:t>Để định cấu hình danh sách kiểm soát truy cập cho cảnh báo email:</w:t>
      </w:r>
    </w:p>
    <w:p w14:paraId="07DE9036" w14:textId="77777777" w:rsidR="00791656" w:rsidRPr="001058B5" w:rsidRDefault="00791656" w:rsidP="00791656">
      <w:pPr>
        <w:pStyle w:val="ListParagraph"/>
        <w:numPr>
          <w:ilvl w:val="1"/>
          <w:numId w:val="47"/>
        </w:numPr>
        <w:tabs>
          <w:tab w:val="left" w:pos="2620"/>
        </w:tabs>
        <w:spacing w:before="0" w:line="251" w:lineRule="exact"/>
        <w:rPr>
          <w:rFonts w:ascii="Arial" w:hAnsi="Arial" w:cs="Arial"/>
          <w:sz w:val="20"/>
        </w:rPr>
      </w:pPr>
      <w:r>
        <w:rPr>
          <w:rFonts w:ascii="Arial" w:hAnsi="Arial" w:cs="Arial"/>
          <w:sz w:val="20"/>
        </w:rPr>
        <w:t>Kết nối tới</w:t>
      </w:r>
      <w:r w:rsidRPr="001058B5">
        <w:rPr>
          <w:rFonts w:ascii="Arial" w:hAnsi="Arial" w:cs="Arial"/>
          <w:sz w:val="20"/>
        </w:rPr>
        <w:t xml:space="preserve"> SQL*Plus </w:t>
      </w:r>
      <w:r>
        <w:rPr>
          <w:rFonts w:ascii="Arial" w:hAnsi="Arial" w:cs="Arial"/>
          <w:sz w:val="20"/>
        </w:rPr>
        <w:t>dưới người dùng</w:t>
      </w:r>
      <w:r w:rsidRPr="001058B5">
        <w:rPr>
          <w:rFonts w:ascii="Arial" w:hAnsi="Arial" w:cs="Arial"/>
          <w:spacing w:val="-16"/>
          <w:sz w:val="20"/>
        </w:rPr>
        <w:t xml:space="preserve"> </w:t>
      </w:r>
      <w:r w:rsidRPr="001058B5">
        <w:rPr>
          <w:rFonts w:ascii="Arial" w:hAnsi="Arial" w:cs="Arial"/>
          <w:sz w:val="20"/>
        </w:rPr>
        <w:t>sysadmin_fga.</w:t>
      </w:r>
    </w:p>
    <w:p w14:paraId="004F1999" w14:textId="77777777" w:rsidR="00791656" w:rsidRPr="001058B5" w:rsidRDefault="00791656" w:rsidP="00791656">
      <w:pPr>
        <w:spacing w:before="130"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595BBF9" w14:textId="77777777" w:rsidR="00791656" w:rsidRPr="001058B5" w:rsidRDefault="00791656" w:rsidP="00791656">
      <w:pPr>
        <w:pStyle w:val="BodyText"/>
        <w:spacing w:before="9"/>
        <w:rPr>
          <w:rFonts w:ascii="Arial" w:hAnsi="Arial" w:cs="Arial"/>
          <w:i/>
          <w:sz w:val="16"/>
        </w:rPr>
      </w:pPr>
    </w:p>
    <w:p w14:paraId="0C5944E9" w14:textId="77777777" w:rsidR="00791656" w:rsidRPr="003C4C91" w:rsidRDefault="00791656" w:rsidP="00791656">
      <w:pPr>
        <w:pStyle w:val="ListParagraph"/>
        <w:numPr>
          <w:ilvl w:val="1"/>
          <w:numId w:val="47"/>
        </w:numPr>
        <w:tabs>
          <w:tab w:val="left" w:pos="2620"/>
        </w:tabs>
        <w:spacing w:before="0"/>
        <w:rPr>
          <w:rFonts w:ascii="Arial" w:hAnsi="Arial" w:cs="Arial"/>
          <w:sz w:val="20"/>
          <w:szCs w:val="20"/>
        </w:rPr>
      </w:pPr>
      <w:r w:rsidRPr="003C4C91">
        <w:rPr>
          <w:rFonts w:ascii="Arial" w:hAnsi="Arial" w:cs="Arial"/>
          <w:sz w:val="20"/>
          <w:szCs w:val="20"/>
          <w:lang w:val="vi-VN"/>
        </w:rPr>
        <w:t>Tạo danh sách điều khiển truy cập sau đây và các định nghĩa đặc quyền của nó</w:t>
      </w:r>
      <w:r w:rsidRPr="003C4C91">
        <w:rPr>
          <w:rFonts w:ascii="Arial" w:hAnsi="Arial" w:cs="Arial"/>
          <w:sz w:val="20"/>
          <w:szCs w:val="20"/>
        </w:rPr>
        <w:t>.</w:t>
      </w:r>
    </w:p>
    <w:p w14:paraId="57B54D79" w14:textId="77777777" w:rsidR="00791656" w:rsidRPr="001058B5" w:rsidRDefault="00791656" w:rsidP="00791656">
      <w:pPr>
        <w:spacing w:before="141"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616A08F3" w14:textId="77777777" w:rsidR="00791656" w:rsidRPr="001058B5" w:rsidRDefault="00791656" w:rsidP="00791656">
      <w:pPr>
        <w:tabs>
          <w:tab w:val="left" w:pos="4009"/>
        </w:tabs>
        <w:ind w:left="280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'email_server_permissions.xml',</w:t>
      </w:r>
    </w:p>
    <w:p w14:paraId="3BE644FE" w14:textId="77777777" w:rsidR="00791656" w:rsidRPr="001058B5" w:rsidRDefault="00791656" w:rsidP="00791656">
      <w:pPr>
        <w:tabs>
          <w:tab w:val="left" w:pos="4009"/>
        </w:tabs>
        <w:spacing w:before="15" w:line="259" w:lineRule="auto"/>
        <w:ind w:left="2804" w:right="1065"/>
        <w:rPr>
          <w:rFonts w:ascii="Arial" w:hAnsi="Arial" w:cs="Arial"/>
          <w:sz w:val="18"/>
        </w:rPr>
      </w:pPr>
      <w:r w:rsidRPr="001058B5">
        <w:rPr>
          <w:rFonts w:ascii="Arial" w:hAnsi="Arial" w:cs="Arial"/>
          <w:w w:val="90"/>
          <w:sz w:val="18"/>
        </w:rPr>
        <w:t>description</w:t>
      </w:r>
      <w:r w:rsidRPr="001058B5">
        <w:rPr>
          <w:rFonts w:ascii="Arial" w:hAnsi="Arial" w:cs="Arial"/>
          <w:spacing w:val="23"/>
          <w:w w:val="90"/>
          <w:sz w:val="18"/>
        </w:rPr>
        <w:t xml:space="preserve"> </w:t>
      </w:r>
      <w:r w:rsidRPr="001058B5">
        <w:rPr>
          <w:rFonts w:ascii="Arial" w:hAnsi="Arial" w:cs="Arial"/>
          <w:w w:val="90"/>
          <w:sz w:val="18"/>
        </w:rPr>
        <w:t>=&gt;</w:t>
      </w:r>
      <w:r w:rsidRPr="001058B5">
        <w:rPr>
          <w:rFonts w:ascii="Arial" w:hAnsi="Arial" w:cs="Arial"/>
          <w:spacing w:val="-37"/>
          <w:w w:val="90"/>
          <w:sz w:val="18"/>
        </w:rPr>
        <w:t xml:space="preserve"> </w:t>
      </w:r>
      <w:r w:rsidRPr="001058B5">
        <w:rPr>
          <w:rFonts w:ascii="Arial" w:hAnsi="Arial" w:cs="Arial"/>
          <w:w w:val="90"/>
          <w:sz w:val="18"/>
        </w:rPr>
        <w:t>'Enables</w:t>
      </w:r>
      <w:r w:rsidRPr="001058B5">
        <w:rPr>
          <w:rFonts w:ascii="Arial" w:hAnsi="Arial" w:cs="Arial"/>
          <w:spacing w:val="-37"/>
          <w:w w:val="90"/>
          <w:sz w:val="18"/>
        </w:rPr>
        <w:t xml:space="preserve"> </w:t>
      </w:r>
      <w:r w:rsidRPr="001058B5">
        <w:rPr>
          <w:rFonts w:ascii="Arial" w:hAnsi="Arial" w:cs="Arial"/>
          <w:w w:val="90"/>
          <w:sz w:val="18"/>
        </w:rPr>
        <w:t>network</w:t>
      </w:r>
      <w:r w:rsidRPr="001058B5">
        <w:rPr>
          <w:rFonts w:ascii="Arial" w:hAnsi="Arial" w:cs="Arial"/>
          <w:spacing w:val="-38"/>
          <w:w w:val="90"/>
          <w:sz w:val="18"/>
        </w:rPr>
        <w:t xml:space="preserve"> </w:t>
      </w:r>
      <w:r w:rsidRPr="001058B5">
        <w:rPr>
          <w:rFonts w:ascii="Arial" w:hAnsi="Arial" w:cs="Arial"/>
          <w:w w:val="90"/>
          <w:sz w:val="18"/>
        </w:rPr>
        <w:t>permissions</w:t>
      </w:r>
      <w:r w:rsidRPr="001058B5">
        <w:rPr>
          <w:rFonts w:ascii="Arial" w:hAnsi="Arial" w:cs="Arial"/>
          <w:spacing w:val="-37"/>
          <w:w w:val="90"/>
          <w:sz w:val="18"/>
        </w:rPr>
        <w:t xml:space="preserve"> </w:t>
      </w:r>
      <w:r w:rsidRPr="001058B5">
        <w:rPr>
          <w:rFonts w:ascii="Arial" w:hAnsi="Arial" w:cs="Arial"/>
          <w:w w:val="90"/>
          <w:sz w:val="18"/>
        </w:rPr>
        <w:t>for</w:t>
      </w:r>
      <w:r w:rsidRPr="001058B5">
        <w:rPr>
          <w:rFonts w:ascii="Arial" w:hAnsi="Arial" w:cs="Arial"/>
          <w:spacing w:val="-37"/>
          <w:w w:val="90"/>
          <w:sz w:val="18"/>
        </w:rPr>
        <w:t xml:space="preserve"> </w:t>
      </w:r>
      <w:r w:rsidRPr="001058B5">
        <w:rPr>
          <w:rFonts w:ascii="Arial" w:hAnsi="Arial" w:cs="Arial"/>
          <w:w w:val="90"/>
          <w:sz w:val="18"/>
        </w:rPr>
        <w:t>the</w:t>
      </w:r>
      <w:r w:rsidRPr="001058B5">
        <w:rPr>
          <w:rFonts w:ascii="Arial" w:hAnsi="Arial" w:cs="Arial"/>
          <w:spacing w:val="-37"/>
          <w:w w:val="90"/>
          <w:sz w:val="18"/>
        </w:rPr>
        <w:t xml:space="preserve"> </w:t>
      </w:r>
      <w:r w:rsidRPr="001058B5">
        <w:rPr>
          <w:rFonts w:ascii="Arial" w:hAnsi="Arial" w:cs="Arial"/>
          <w:w w:val="90"/>
          <w:sz w:val="18"/>
        </w:rPr>
        <w:t>email</w:t>
      </w:r>
      <w:r w:rsidRPr="001058B5">
        <w:rPr>
          <w:rFonts w:ascii="Arial" w:hAnsi="Arial" w:cs="Arial"/>
          <w:spacing w:val="-37"/>
          <w:w w:val="90"/>
          <w:sz w:val="18"/>
        </w:rPr>
        <w:t xml:space="preserve"> </w:t>
      </w:r>
      <w:r w:rsidRPr="001058B5">
        <w:rPr>
          <w:rFonts w:ascii="Arial" w:hAnsi="Arial" w:cs="Arial"/>
          <w:w w:val="90"/>
          <w:sz w:val="18"/>
        </w:rPr>
        <w:t>server',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6"/>
          <w:w w:val="95"/>
          <w:sz w:val="18"/>
        </w:rPr>
        <w:t xml:space="preserve"> </w:t>
      </w:r>
      <w:r w:rsidRPr="001058B5">
        <w:rPr>
          <w:rFonts w:ascii="Arial" w:hAnsi="Arial" w:cs="Arial"/>
          <w:w w:val="95"/>
          <w:sz w:val="18"/>
        </w:rPr>
        <w:t>'SYSADMIN_FGA',</w:t>
      </w:r>
    </w:p>
    <w:p w14:paraId="0BF1A1A3" w14:textId="77777777" w:rsidR="00791656" w:rsidRPr="001058B5" w:rsidRDefault="00791656" w:rsidP="00791656">
      <w:pPr>
        <w:tabs>
          <w:tab w:val="left" w:pos="4009"/>
        </w:tabs>
        <w:spacing w:line="259" w:lineRule="auto"/>
        <w:ind w:left="2804" w:right="477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'connect');</w:t>
      </w:r>
    </w:p>
    <w:p w14:paraId="4FD2AA21" w14:textId="77777777" w:rsidR="00791656" w:rsidRPr="001058B5" w:rsidRDefault="00791656" w:rsidP="00791656">
      <w:pPr>
        <w:ind w:left="2620"/>
        <w:rPr>
          <w:rFonts w:ascii="Arial" w:hAnsi="Arial" w:cs="Arial"/>
          <w:sz w:val="18"/>
        </w:rPr>
      </w:pPr>
      <w:r w:rsidRPr="001058B5">
        <w:rPr>
          <w:rFonts w:ascii="Arial" w:hAnsi="Arial" w:cs="Arial"/>
          <w:w w:val="95"/>
          <w:sz w:val="18"/>
        </w:rPr>
        <w:t>END;</w:t>
      </w:r>
    </w:p>
    <w:p w14:paraId="5FD58B81" w14:textId="77777777" w:rsidR="00791656" w:rsidRPr="001058B5" w:rsidRDefault="00791656" w:rsidP="00791656">
      <w:pPr>
        <w:spacing w:before="16"/>
        <w:ind w:left="2620"/>
        <w:rPr>
          <w:rFonts w:ascii="Arial" w:hAnsi="Arial" w:cs="Arial"/>
          <w:sz w:val="18"/>
        </w:rPr>
      </w:pPr>
      <w:r w:rsidRPr="001058B5">
        <w:rPr>
          <w:rFonts w:ascii="Arial" w:hAnsi="Arial" w:cs="Arial"/>
          <w:w w:val="86"/>
          <w:sz w:val="18"/>
        </w:rPr>
        <w:t>/</w:t>
      </w:r>
    </w:p>
    <w:p w14:paraId="1E55B3B3" w14:textId="77777777" w:rsidR="00791656" w:rsidRPr="001058B5" w:rsidRDefault="00791656" w:rsidP="00791656">
      <w:pPr>
        <w:pStyle w:val="BodyText"/>
        <w:spacing w:before="9"/>
        <w:rPr>
          <w:rFonts w:ascii="Arial" w:hAnsi="Arial" w:cs="Arial"/>
          <w:sz w:val="18"/>
        </w:rPr>
      </w:pPr>
    </w:p>
    <w:p w14:paraId="58DB99B7" w14:textId="77777777" w:rsidR="00791656" w:rsidRPr="001058B5" w:rsidRDefault="00791656" w:rsidP="00791656">
      <w:pPr>
        <w:pStyle w:val="BodyText"/>
        <w:spacing w:line="232" w:lineRule="auto"/>
        <w:ind w:left="2619"/>
        <w:rPr>
          <w:rFonts w:ascii="Arial" w:hAnsi="Arial" w:cs="Arial"/>
        </w:rPr>
      </w:pPr>
      <w:r w:rsidRPr="003C4C91">
        <w:rPr>
          <w:rFonts w:ascii="Arial" w:hAnsi="Arial" w:cs="Arial"/>
          <w:lang w:val="vi-VN"/>
        </w:rPr>
        <w:t>Đảm bảo rằng bạn nhập tên người dùng chính xác cho cài đặt chính, trong các chữ cái viết hoa. Đối với hướng dẫn này, nhập SYSADMIN_FGA cho tên của hiệu trưởng</w:t>
      </w:r>
      <w:r>
        <w:rPr>
          <w:lang w:val="vi-VN"/>
        </w:rPr>
        <w:t>.</w:t>
      </w:r>
    </w:p>
    <w:p w14:paraId="7BA4EA74" w14:textId="77777777" w:rsidR="00791656" w:rsidRPr="001058B5" w:rsidRDefault="00791656" w:rsidP="00791656">
      <w:pPr>
        <w:pStyle w:val="ListParagraph"/>
        <w:numPr>
          <w:ilvl w:val="1"/>
          <w:numId w:val="47"/>
        </w:numPr>
        <w:tabs>
          <w:tab w:val="left" w:pos="2620"/>
        </w:tabs>
        <w:spacing w:before="114" w:line="232" w:lineRule="auto"/>
        <w:ind w:right="416"/>
        <w:rPr>
          <w:rFonts w:ascii="Arial" w:hAnsi="Arial" w:cs="Arial"/>
          <w:sz w:val="20"/>
        </w:rPr>
      </w:pPr>
      <w:r w:rsidRPr="003C4C91">
        <w:rPr>
          <w:rFonts w:ascii="Arial" w:hAnsi="Arial" w:cs="Arial"/>
          <w:sz w:val="20"/>
          <w:szCs w:val="20"/>
          <w:lang w:val="vi-VN"/>
        </w:rPr>
        <w:t>Gán danh sách điều khiển truy cập vào máy chủ mạng SMTP gửi đi cho máy chủ email của bạn</w:t>
      </w:r>
      <w:r w:rsidRPr="001058B5">
        <w:rPr>
          <w:rFonts w:ascii="Arial" w:hAnsi="Arial" w:cs="Arial"/>
          <w:spacing w:val="-3"/>
          <w:sz w:val="20"/>
        </w:rPr>
        <w:t>.</w:t>
      </w:r>
    </w:p>
    <w:p w14:paraId="00C35057" w14:textId="77777777" w:rsidR="00791656" w:rsidRPr="001058B5" w:rsidRDefault="00791656" w:rsidP="00791656">
      <w:pPr>
        <w:spacing w:before="142"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5FEDD82B" w14:textId="77777777" w:rsidR="00791656" w:rsidRPr="001058B5" w:rsidRDefault="00791656" w:rsidP="00791656">
      <w:pPr>
        <w:tabs>
          <w:tab w:val="left" w:pos="3917"/>
        </w:tabs>
        <w:spacing w:line="259" w:lineRule="auto"/>
        <w:ind w:left="2804" w:right="3010"/>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'email_server_permissions.xml', </w:t>
      </w: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SMTP_OUT_SERVER_setting</w:t>
      </w:r>
      <w:r w:rsidRPr="001058B5">
        <w:rPr>
          <w:rFonts w:ascii="Arial" w:hAnsi="Arial" w:cs="Arial"/>
          <w:w w:val="95"/>
          <w:sz w:val="18"/>
        </w:rPr>
        <w:t>', lower_port =&gt;</w:t>
      </w:r>
      <w:r w:rsidRPr="001058B5">
        <w:rPr>
          <w:rFonts w:ascii="Arial" w:hAnsi="Arial" w:cs="Arial"/>
          <w:spacing w:val="-52"/>
          <w:w w:val="95"/>
          <w:sz w:val="18"/>
        </w:rPr>
        <w:t xml:space="preserve"> </w:t>
      </w:r>
      <w:r w:rsidRPr="001058B5">
        <w:rPr>
          <w:rFonts w:ascii="Arial" w:hAnsi="Arial" w:cs="Arial"/>
          <w:i/>
          <w:w w:val="95"/>
          <w:sz w:val="18"/>
        </w:rPr>
        <w:t>port</w:t>
      </w:r>
      <w:r w:rsidRPr="001058B5">
        <w:rPr>
          <w:rFonts w:ascii="Arial" w:hAnsi="Arial" w:cs="Arial"/>
          <w:w w:val="95"/>
          <w:sz w:val="18"/>
        </w:rPr>
        <w:t>);</w:t>
      </w:r>
    </w:p>
    <w:p w14:paraId="428ADD29" w14:textId="77777777" w:rsidR="00791656" w:rsidRPr="001058B5" w:rsidRDefault="00791656" w:rsidP="00791656">
      <w:pPr>
        <w:spacing w:line="203" w:lineRule="exact"/>
        <w:ind w:left="2620"/>
        <w:rPr>
          <w:rFonts w:ascii="Arial" w:hAnsi="Arial" w:cs="Arial"/>
          <w:sz w:val="18"/>
        </w:rPr>
      </w:pPr>
      <w:r w:rsidRPr="001058B5">
        <w:rPr>
          <w:rFonts w:ascii="Arial" w:hAnsi="Arial" w:cs="Arial"/>
          <w:w w:val="95"/>
          <w:sz w:val="18"/>
        </w:rPr>
        <w:t>END;</w:t>
      </w:r>
    </w:p>
    <w:p w14:paraId="645356A4" w14:textId="77777777" w:rsidR="00791656" w:rsidRPr="001058B5" w:rsidRDefault="00791656" w:rsidP="00791656">
      <w:pPr>
        <w:spacing w:before="15"/>
        <w:ind w:left="2620"/>
        <w:rPr>
          <w:rFonts w:ascii="Arial" w:hAnsi="Arial" w:cs="Arial"/>
          <w:sz w:val="18"/>
        </w:rPr>
      </w:pPr>
      <w:r w:rsidRPr="001058B5">
        <w:rPr>
          <w:rFonts w:ascii="Arial" w:hAnsi="Arial" w:cs="Arial"/>
          <w:w w:val="86"/>
          <w:sz w:val="18"/>
        </w:rPr>
        <w:t>/</w:t>
      </w:r>
    </w:p>
    <w:p w14:paraId="6C2FCF3B" w14:textId="77777777" w:rsidR="00791656" w:rsidRPr="001058B5" w:rsidRDefault="00791656" w:rsidP="00791656">
      <w:pPr>
        <w:pStyle w:val="BodyText"/>
        <w:spacing w:before="4"/>
        <w:rPr>
          <w:rFonts w:ascii="Arial" w:hAnsi="Arial" w:cs="Arial"/>
          <w:sz w:val="18"/>
        </w:rPr>
      </w:pPr>
    </w:p>
    <w:p w14:paraId="012DFBBB" w14:textId="77777777" w:rsidR="00791656" w:rsidRPr="001058B5" w:rsidRDefault="00791656" w:rsidP="00791656">
      <w:pPr>
        <w:pStyle w:val="BodyText"/>
        <w:ind w:left="2620"/>
        <w:rPr>
          <w:rFonts w:ascii="Arial" w:hAnsi="Arial" w:cs="Arial"/>
        </w:rPr>
      </w:pPr>
      <w:r>
        <w:rPr>
          <w:rFonts w:ascii="Arial" w:hAnsi="Arial" w:cs="Arial"/>
        </w:rPr>
        <w:t>Trong ví dụ này</w:t>
      </w:r>
      <w:r w:rsidRPr="001058B5">
        <w:rPr>
          <w:rFonts w:ascii="Arial" w:hAnsi="Arial" w:cs="Arial"/>
        </w:rPr>
        <w:t>:</w:t>
      </w:r>
    </w:p>
    <w:p w14:paraId="5C1EDA9F" w14:textId="77777777" w:rsidR="00791656" w:rsidRPr="001058B5" w:rsidRDefault="00791656" w:rsidP="00791656">
      <w:pPr>
        <w:pStyle w:val="ListParagraph"/>
        <w:numPr>
          <w:ilvl w:val="2"/>
          <w:numId w:val="47"/>
        </w:numPr>
        <w:tabs>
          <w:tab w:val="left" w:pos="2980"/>
        </w:tabs>
        <w:spacing w:before="119" w:line="230" w:lineRule="auto"/>
        <w:ind w:right="190" w:hanging="359"/>
        <w:rPr>
          <w:rFonts w:ascii="Arial" w:hAnsi="Arial" w:cs="Arial"/>
          <w:sz w:val="20"/>
        </w:rPr>
      </w:pPr>
      <w:r w:rsidRPr="001058B5">
        <w:rPr>
          <w:rFonts w:ascii="Arial" w:hAnsi="Arial" w:cs="Arial"/>
          <w:i/>
          <w:w w:val="90"/>
          <w:sz w:val="20"/>
        </w:rPr>
        <w:t>SMTP_OUT_SERVER_setting</w:t>
      </w:r>
      <w:r w:rsidRPr="001058B5">
        <w:rPr>
          <w:rFonts w:ascii="Arial" w:hAnsi="Arial" w:cs="Arial"/>
          <w:w w:val="90"/>
          <w:sz w:val="20"/>
        </w:rPr>
        <w:t xml:space="preserve">: </w:t>
      </w:r>
      <w:r w:rsidRPr="00AA044C">
        <w:rPr>
          <w:rFonts w:ascii="Arial" w:hAnsi="Arial" w:cs="Arial"/>
          <w:sz w:val="20"/>
          <w:szCs w:val="20"/>
          <w:lang w:val="vi-VN"/>
        </w:rPr>
        <w:t>Nhập cài đặt SMTP_OUT_SERVER mà bạn đã đặt cho thông số SMTP_OUT_SERVER trong "Bước 1: Cài đặt và định cấu hình gói PLL SQL MAL MAL" trên trang 9-45. Cài đặt này phải khớp chính xác với cài đặt mà công cụ email của bạn chỉ định cho máy chủ thư đi</w:t>
      </w:r>
    </w:p>
    <w:p w14:paraId="26B5ED9E" w14:textId="77777777" w:rsidR="00791656" w:rsidRPr="001058B5" w:rsidRDefault="00791656" w:rsidP="00791656">
      <w:pPr>
        <w:pStyle w:val="ListParagraph"/>
        <w:numPr>
          <w:ilvl w:val="2"/>
          <w:numId w:val="47"/>
        </w:numPr>
        <w:tabs>
          <w:tab w:val="left" w:pos="2980"/>
        </w:tabs>
        <w:spacing w:before="118" w:line="230" w:lineRule="auto"/>
        <w:ind w:right="185" w:hanging="359"/>
        <w:rPr>
          <w:rFonts w:ascii="Arial" w:hAnsi="Arial" w:cs="Arial"/>
          <w:sz w:val="20"/>
        </w:rPr>
      </w:pPr>
      <w:r w:rsidRPr="001058B5">
        <w:rPr>
          <w:rFonts w:ascii="Arial" w:hAnsi="Arial" w:cs="Arial"/>
          <w:i/>
          <w:sz w:val="20"/>
        </w:rPr>
        <w:t>port</w:t>
      </w:r>
      <w:r w:rsidRPr="001058B5">
        <w:rPr>
          <w:rFonts w:ascii="Arial" w:hAnsi="Arial" w:cs="Arial"/>
          <w:sz w:val="20"/>
        </w:rPr>
        <w:t xml:space="preserve">: </w:t>
      </w:r>
      <w:r w:rsidRPr="00AA044C">
        <w:rPr>
          <w:rFonts w:ascii="Arial" w:hAnsi="Arial" w:cs="Arial"/>
          <w:sz w:val="20"/>
          <w:szCs w:val="20"/>
          <w:lang w:val="vi-VN"/>
        </w:rPr>
        <w:t>Nhập số cổng mà công cụ email của bạn chỉ định cho máy chủ gửi đi của nó. Thông thường, cài đặt này là 25. Nhập giá trị này cho cài đặt lower_port. (Hiện tại, gói UTL_MAIL không hỗ trợ SSL. Nếu máy chủ email của bạn là máy chủ SSL, sau đó nhập 25 cho số cổng, ngay cả khi máy chủ email sử dụng số cổng khác.)</w:t>
      </w:r>
    </w:p>
    <w:p w14:paraId="2C697BE6" w14:textId="77777777" w:rsidR="00791656" w:rsidRPr="001058B5" w:rsidRDefault="00791656" w:rsidP="00791656">
      <w:pPr>
        <w:pStyle w:val="BodyText"/>
        <w:spacing w:before="11"/>
        <w:rPr>
          <w:rFonts w:ascii="Arial" w:hAnsi="Arial" w:cs="Arial"/>
          <w:sz w:val="22"/>
        </w:rPr>
      </w:pPr>
    </w:p>
    <w:p w14:paraId="65C2F48E" w14:textId="77777777" w:rsidR="00791656" w:rsidRPr="00AA044C" w:rsidRDefault="00791656" w:rsidP="00791656">
      <w:pPr>
        <w:pStyle w:val="Heading6"/>
        <w:rPr>
          <w:sz w:val="20"/>
          <w:szCs w:val="20"/>
        </w:rPr>
      </w:pPr>
      <w:bookmarkStart w:id="1785" w:name="Step_4:_Create_the_Email_Security_Alert_"/>
      <w:bookmarkStart w:id="1786" w:name="_bookmark1954"/>
      <w:bookmarkEnd w:id="1785"/>
      <w:bookmarkEnd w:id="1786"/>
      <w:r>
        <w:t>Bước</w:t>
      </w:r>
      <w:r w:rsidRPr="001058B5">
        <w:t xml:space="preserve"> 4: </w:t>
      </w:r>
      <w:r w:rsidRPr="00AA044C">
        <w:rPr>
          <w:rStyle w:val="shorttext"/>
          <w:sz w:val="20"/>
          <w:szCs w:val="20"/>
          <w:lang w:val="vi-VN"/>
        </w:rPr>
        <w:t>Tạo quy trình PL / SQL cảnh báo bảo mật email</w:t>
      </w:r>
    </w:p>
    <w:p w14:paraId="032CC8CD" w14:textId="77777777" w:rsidR="00791656" w:rsidRPr="00AA044C" w:rsidRDefault="00791656" w:rsidP="00791656">
      <w:pPr>
        <w:pStyle w:val="BodyText"/>
        <w:spacing w:before="59" w:line="228" w:lineRule="auto"/>
        <w:ind w:left="2260" w:right="185"/>
        <w:rPr>
          <w:rFonts w:ascii="Arial" w:hAnsi="Arial" w:cs="Arial"/>
        </w:rPr>
      </w:pPr>
      <w:r w:rsidRPr="00AA044C">
        <w:rPr>
          <w:rFonts w:ascii="Arial" w:hAnsi="Arial" w:cs="Arial"/>
          <w:lang w:val="vi-VN"/>
        </w:rPr>
        <w:t>Là người dùng sysadmin_fga, hãy tạo quy trình sau. (Bạn có thể sao chép và dán văn bản này bằng cách định vị con trỏ ở đầu CREATE OR REPLACE ở dòng đầu tiên.)</w:t>
      </w:r>
    </w:p>
    <w:p w14:paraId="68201273" w14:textId="77777777" w:rsidR="00791656" w:rsidRPr="001058B5" w:rsidRDefault="00791656" w:rsidP="00791656">
      <w:pPr>
        <w:spacing w:before="140" w:line="259" w:lineRule="auto"/>
        <w:ind w:left="2260" w:right="102"/>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0"/>
          <w:w w:val="90"/>
          <w:sz w:val="18"/>
        </w:rPr>
        <w:t xml:space="preserve"> </w:t>
      </w:r>
      <w:r w:rsidRPr="001058B5">
        <w:rPr>
          <w:rFonts w:ascii="Arial" w:hAnsi="Arial" w:cs="Arial"/>
          <w:w w:val="90"/>
          <w:sz w:val="18"/>
        </w:rPr>
        <w:t>PROCEDURE</w:t>
      </w:r>
      <w:r w:rsidRPr="001058B5">
        <w:rPr>
          <w:rFonts w:ascii="Arial" w:hAnsi="Arial" w:cs="Arial"/>
          <w:spacing w:val="-40"/>
          <w:w w:val="90"/>
          <w:sz w:val="18"/>
        </w:rPr>
        <w:t xml:space="preserve"> </w:t>
      </w:r>
      <w:r w:rsidRPr="001058B5">
        <w:rPr>
          <w:rFonts w:ascii="Arial" w:hAnsi="Arial" w:cs="Arial"/>
          <w:w w:val="90"/>
          <w:sz w:val="18"/>
        </w:rPr>
        <w:t>email_alert</w:t>
      </w:r>
      <w:r w:rsidRPr="001058B5">
        <w:rPr>
          <w:rFonts w:ascii="Arial" w:hAnsi="Arial" w:cs="Arial"/>
          <w:spacing w:val="-41"/>
          <w:w w:val="90"/>
          <w:sz w:val="18"/>
        </w:rPr>
        <w:t xml:space="preserve"> </w:t>
      </w:r>
      <w:r w:rsidRPr="001058B5">
        <w:rPr>
          <w:rFonts w:ascii="Arial" w:hAnsi="Arial" w:cs="Arial"/>
          <w:w w:val="90"/>
          <w:sz w:val="18"/>
        </w:rPr>
        <w:t>(sch</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tab</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pol</w:t>
      </w:r>
      <w:r w:rsidRPr="001058B5">
        <w:rPr>
          <w:rFonts w:ascii="Arial" w:hAnsi="Arial" w:cs="Arial"/>
          <w:spacing w:val="-4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3170A58A" w14:textId="77777777" w:rsidR="00791656" w:rsidRPr="001058B5" w:rsidRDefault="00791656" w:rsidP="00791656">
      <w:pPr>
        <w:spacing w:line="259" w:lineRule="auto"/>
        <w:ind w:left="2260" w:right="1193"/>
        <w:rPr>
          <w:rFonts w:ascii="Arial" w:hAnsi="Arial" w:cs="Arial"/>
          <w:sz w:val="18"/>
        </w:rPr>
      </w:pPr>
      <w:r w:rsidRPr="001058B5">
        <w:rPr>
          <w:rFonts w:ascii="Arial" w:hAnsi="Arial" w:cs="Arial"/>
          <w:w w:val="90"/>
          <w:sz w:val="18"/>
        </w:rPr>
        <w:t>msg</w:t>
      </w:r>
      <w:r w:rsidRPr="001058B5">
        <w:rPr>
          <w:rFonts w:ascii="Arial" w:hAnsi="Arial" w:cs="Arial"/>
          <w:spacing w:val="-37"/>
          <w:w w:val="90"/>
          <w:sz w:val="18"/>
        </w:rPr>
        <w:t xml:space="preserve"> </w:t>
      </w:r>
      <w:r w:rsidRPr="001058B5">
        <w:rPr>
          <w:rFonts w:ascii="Arial" w:hAnsi="Arial" w:cs="Arial"/>
          <w:w w:val="90"/>
          <w:sz w:val="18"/>
        </w:rPr>
        <w:t>varchar2(20000)</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'HR.EMPLOYEES</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violation.</w:t>
      </w:r>
      <w:r w:rsidRPr="001058B5">
        <w:rPr>
          <w:rFonts w:ascii="Arial" w:hAnsi="Arial" w:cs="Arial"/>
          <w:spacing w:val="-38"/>
          <w:w w:val="90"/>
          <w:sz w:val="18"/>
        </w:rPr>
        <w:t xml:space="preserve"> </w:t>
      </w:r>
      <w:r w:rsidRPr="001058B5">
        <w:rPr>
          <w:rFonts w:ascii="Arial" w:hAnsi="Arial" w:cs="Arial"/>
          <w:w w:val="90"/>
          <w:sz w:val="18"/>
        </w:rPr>
        <w:t>The</w:t>
      </w:r>
      <w:r w:rsidRPr="001058B5">
        <w:rPr>
          <w:rFonts w:ascii="Arial" w:hAnsi="Arial" w:cs="Arial"/>
          <w:spacing w:val="-38"/>
          <w:w w:val="90"/>
          <w:sz w:val="18"/>
        </w:rPr>
        <w:t xml:space="preserve"> </w:t>
      </w:r>
      <w:r w:rsidRPr="001058B5">
        <w:rPr>
          <w:rFonts w:ascii="Arial" w:hAnsi="Arial" w:cs="Arial"/>
          <w:w w:val="90"/>
          <w:sz w:val="18"/>
        </w:rPr>
        <w:t>time</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8"/>
          <w:w w:val="90"/>
          <w:sz w:val="18"/>
        </w:rPr>
        <w:t xml:space="preserve"> </w:t>
      </w:r>
      <w:r w:rsidRPr="001058B5">
        <w:rPr>
          <w:rFonts w:ascii="Arial" w:hAnsi="Arial" w:cs="Arial"/>
          <w:w w:val="90"/>
          <w:sz w:val="18"/>
        </w:rPr>
        <w:t xml:space="preserve">'; </w:t>
      </w:r>
      <w:r w:rsidRPr="001058B5">
        <w:rPr>
          <w:rFonts w:ascii="Arial" w:hAnsi="Arial" w:cs="Arial"/>
          <w:w w:val="95"/>
          <w:sz w:val="18"/>
        </w:rPr>
        <w:t>BEGIN</w:t>
      </w:r>
    </w:p>
    <w:p w14:paraId="498B6EDB" w14:textId="77777777" w:rsidR="00791656" w:rsidRPr="001058B5" w:rsidRDefault="00791656" w:rsidP="00791656">
      <w:pPr>
        <w:spacing w:line="203" w:lineRule="exact"/>
        <w:ind w:left="1557" w:right="1188"/>
        <w:jc w:val="center"/>
        <w:rPr>
          <w:rFonts w:ascii="Arial" w:hAnsi="Arial" w:cs="Arial"/>
          <w:sz w:val="18"/>
        </w:rPr>
      </w:pPr>
      <w:r w:rsidRPr="001058B5">
        <w:rPr>
          <w:rFonts w:ascii="Arial" w:hAnsi="Arial" w:cs="Arial"/>
          <w:w w:val="95"/>
          <w:sz w:val="18"/>
        </w:rPr>
        <w:t>msg := msg||TO_CHAR(SYSDATE, 'Day DD MON, YYYY HH24:MI:SS');</w:t>
      </w:r>
    </w:p>
    <w:p w14:paraId="0528AB97" w14:textId="77777777" w:rsidR="00791656" w:rsidRPr="001058B5" w:rsidRDefault="00791656" w:rsidP="00791656">
      <w:pPr>
        <w:spacing w:line="203" w:lineRule="exact"/>
        <w:jc w:val="center"/>
        <w:rPr>
          <w:rFonts w:ascii="Arial" w:hAnsi="Arial" w:cs="Arial"/>
          <w:sz w:val="18"/>
        </w:rPr>
        <w:sectPr w:rsidR="00791656" w:rsidRPr="001058B5">
          <w:pgSz w:w="12240" w:h="15840"/>
          <w:pgMar w:top="840" w:right="1060" w:bottom="860" w:left="1100" w:header="549" w:footer="663" w:gutter="0"/>
          <w:cols w:space="720"/>
        </w:sectPr>
      </w:pPr>
    </w:p>
    <w:p w14:paraId="044B8624" w14:textId="77777777" w:rsidR="00791656" w:rsidRPr="001058B5" w:rsidRDefault="00791656" w:rsidP="00791656">
      <w:pPr>
        <w:pStyle w:val="BodyText"/>
        <w:rPr>
          <w:rFonts w:ascii="Arial" w:hAnsi="Arial" w:cs="Arial"/>
        </w:rPr>
      </w:pPr>
    </w:p>
    <w:p w14:paraId="6065D517" w14:textId="77777777" w:rsidR="00791656" w:rsidRPr="001058B5" w:rsidRDefault="00791656" w:rsidP="00791656">
      <w:pPr>
        <w:pStyle w:val="BodyText"/>
        <w:spacing w:before="7"/>
        <w:rPr>
          <w:rFonts w:ascii="Arial" w:hAnsi="Arial" w:cs="Arial"/>
          <w:sz w:val="18"/>
        </w:rPr>
      </w:pPr>
    </w:p>
    <w:p w14:paraId="3DACAE2B" w14:textId="77777777" w:rsidR="00791656" w:rsidRPr="001058B5" w:rsidRDefault="00791656" w:rsidP="00791656">
      <w:pPr>
        <w:ind w:left="1660"/>
        <w:rPr>
          <w:rFonts w:ascii="Arial" w:hAnsi="Arial" w:cs="Arial"/>
          <w:sz w:val="18"/>
        </w:rPr>
      </w:pPr>
      <w:r w:rsidRPr="001058B5">
        <w:rPr>
          <w:rFonts w:ascii="Arial" w:hAnsi="Arial" w:cs="Arial"/>
          <w:w w:val="95"/>
          <w:sz w:val="18"/>
        </w:rPr>
        <w:t>UTL_MAIL.SEND (</w:t>
      </w:r>
    </w:p>
    <w:p w14:paraId="24A28728" w14:textId="77777777" w:rsidR="00791656" w:rsidRPr="001058B5" w:rsidRDefault="00791656" w:rsidP="00791656">
      <w:pPr>
        <w:tabs>
          <w:tab w:val="left" w:pos="3141"/>
        </w:tabs>
        <w:spacing w:before="16" w:line="259" w:lineRule="auto"/>
        <w:ind w:left="2030" w:right="3970"/>
        <w:rPr>
          <w:rFonts w:ascii="Arial" w:hAnsi="Arial" w:cs="Arial"/>
          <w:sz w:val="18"/>
        </w:rPr>
      </w:pPr>
      <w:r w:rsidRPr="001058B5">
        <w:rPr>
          <w:rFonts w:ascii="Arial" w:hAnsi="Arial" w:cs="Arial"/>
          <w:w w:val="95"/>
          <w:sz w:val="18"/>
        </w:rPr>
        <w:t>sender</w:t>
      </w:r>
      <w:r w:rsidRPr="001058B5">
        <w:rPr>
          <w:rFonts w:ascii="Arial" w:hAnsi="Arial" w:cs="Arial"/>
          <w:w w:val="95"/>
          <w:sz w:val="18"/>
        </w:rPr>
        <w:tab/>
        <w:t>=&gt; '</w:t>
      </w:r>
      <w:r w:rsidRPr="001058B5">
        <w:rPr>
          <w:rFonts w:ascii="Arial" w:hAnsi="Arial" w:cs="Arial"/>
          <w:i/>
          <w:w w:val="95"/>
          <w:sz w:val="18"/>
        </w:rPr>
        <w:t>youremail@example.com</w:t>
      </w:r>
      <w:r w:rsidRPr="001058B5">
        <w:rPr>
          <w:rFonts w:ascii="Arial" w:hAnsi="Arial" w:cs="Arial"/>
          <w:w w:val="95"/>
          <w:sz w:val="18"/>
        </w:rPr>
        <w:t xml:space="preserve">', </w:t>
      </w:r>
      <w:r w:rsidRPr="001058B5">
        <w:rPr>
          <w:rFonts w:ascii="Arial" w:hAnsi="Arial" w:cs="Arial"/>
          <w:w w:val="85"/>
          <w:sz w:val="18"/>
        </w:rPr>
        <w:t>recipients =&gt;</w:t>
      </w:r>
      <w:r w:rsidRPr="001058B5">
        <w:rPr>
          <w:rFonts w:ascii="Arial" w:hAnsi="Arial" w:cs="Arial"/>
          <w:spacing w:val="8"/>
          <w:w w:val="85"/>
          <w:sz w:val="18"/>
        </w:rPr>
        <w:t xml:space="preserve"> </w:t>
      </w:r>
      <w:r w:rsidRPr="001058B5">
        <w:rPr>
          <w:rFonts w:ascii="Arial" w:hAnsi="Arial" w:cs="Arial"/>
          <w:w w:val="85"/>
          <w:sz w:val="18"/>
        </w:rPr>
        <w:t>'</w:t>
      </w:r>
      <w:r w:rsidRPr="001058B5">
        <w:rPr>
          <w:rFonts w:ascii="Arial" w:hAnsi="Arial" w:cs="Arial"/>
          <w:i/>
          <w:w w:val="85"/>
          <w:sz w:val="18"/>
        </w:rPr>
        <w:t>recipientemail@example.com</w:t>
      </w:r>
      <w:r w:rsidRPr="001058B5">
        <w:rPr>
          <w:rFonts w:ascii="Arial" w:hAnsi="Arial" w:cs="Arial"/>
          <w:w w:val="85"/>
          <w:sz w:val="18"/>
        </w:rPr>
        <w:t>',</w:t>
      </w:r>
    </w:p>
    <w:p w14:paraId="0A27D3B7" w14:textId="77777777" w:rsidR="00791656" w:rsidRPr="001058B5" w:rsidRDefault="00791656" w:rsidP="00791656">
      <w:pPr>
        <w:tabs>
          <w:tab w:val="left" w:pos="3141"/>
        </w:tabs>
        <w:spacing w:line="259" w:lineRule="auto"/>
        <w:ind w:left="2030" w:right="3228"/>
        <w:rPr>
          <w:rFonts w:ascii="Arial" w:hAnsi="Arial" w:cs="Arial"/>
          <w:sz w:val="18"/>
        </w:rPr>
      </w:pPr>
      <w:r w:rsidRPr="001058B5">
        <w:rPr>
          <w:rFonts w:ascii="Arial" w:hAnsi="Arial" w:cs="Arial"/>
          <w:w w:val="90"/>
          <w:sz w:val="18"/>
        </w:rPr>
        <w:t>subject</w:t>
      </w:r>
      <w:r w:rsidRPr="001058B5">
        <w:rPr>
          <w:rFonts w:ascii="Arial" w:hAnsi="Arial" w:cs="Arial"/>
          <w:w w:val="90"/>
          <w:sz w:val="18"/>
        </w:rPr>
        <w:tab/>
        <w:t>=&gt;</w:t>
      </w:r>
      <w:r w:rsidRPr="001058B5">
        <w:rPr>
          <w:rFonts w:ascii="Arial" w:hAnsi="Arial" w:cs="Arial"/>
          <w:spacing w:val="-48"/>
          <w:w w:val="90"/>
          <w:sz w:val="18"/>
        </w:rPr>
        <w:t xml:space="preserve"> </w:t>
      </w:r>
      <w:r w:rsidRPr="001058B5">
        <w:rPr>
          <w:rFonts w:ascii="Arial" w:hAnsi="Arial" w:cs="Arial"/>
          <w:w w:val="90"/>
          <w:sz w:val="18"/>
        </w:rPr>
        <w:t>'Table</w:t>
      </w:r>
      <w:r w:rsidRPr="001058B5">
        <w:rPr>
          <w:rFonts w:ascii="Arial" w:hAnsi="Arial" w:cs="Arial"/>
          <w:spacing w:val="-48"/>
          <w:w w:val="90"/>
          <w:sz w:val="18"/>
        </w:rPr>
        <w:t xml:space="preserve"> </w:t>
      </w:r>
      <w:r w:rsidRPr="001058B5">
        <w:rPr>
          <w:rFonts w:ascii="Arial" w:hAnsi="Arial" w:cs="Arial"/>
          <w:w w:val="90"/>
          <w:sz w:val="18"/>
        </w:rPr>
        <w:t>modification</w:t>
      </w:r>
      <w:r w:rsidRPr="001058B5">
        <w:rPr>
          <w:rFonts w:ascii="Arial" w:hAnsi="Arial" w:cs="Arial"/>
          <w:spacing w:val="-48"/>
          <w:w w:val="90"/>
          <w:sz w:val="18"/>
        </w:rPr>
        <w:t xml:space="preserve"> </w:t>
      </w:r>
      <w:r w:rsidRPr="001058B5">
        <w:rPr>
          <w:rFonts w:ascii="Arial" w:hAnsi="Arial" w:cs="Arial"/>
          <w:w w:val="90"/>
          <w:sz w:val="18"/>
        </w:rPr>
        <w:t>on</w:t>
      </w:r>
      <w:r w:rsidRPr="001058B5">
        <w:rPr>
          <w:rFonts w:ascii="Arial" w:hAnsi="Arial" w:cs="Arial"/>
          <w:spacing w:val="-48"/>
          <w:w w:val="90"/>
          <w:sz w:val="18"/>
        </w:rPr>
        <w:t xml:space="preserve"> </w:t>
      </w:r>
      <w:r w:rsidRPr="001058B5">
        <w:rPr>
          <w:rFonts w:ascii="Arial" w:hAnsi="Arial" w:cs="Arial"/>
          <w:w w:val="90"/>
          <w:sz w:val="18"/>
        </w:rPr>
        <w:t>HR.EMPLOYEES', message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msg);</w:t>
      </w:r>
    </w:p>
    <w:p w14:paraId="34F1C037"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 email_alert;</w:t>
      </w:r>
    </w:p>
    <w:p w14:paraId="3967C251" w14:textId="77777777" w:rsidR="00791656" w:rsidRPr="001058B5" w:rsidRDefault="00791656" w:rsidP="00791656">
      <w:pPr>
        <w:spacing w:before="17" w:line="197" w:lineRule="exact"/>
        <w:ind w:left="1660"/>
        <w:rPr>
          <w:rFonts w:ascii="Arial" w:hAnsi="Arial" w:cs="Arial"/>
          <w:sz w:val="18"/>
        </w:rPr>
      </w:pPr>
      <w:r w:rsidRPr="001058B5">
        <w:rPr>
          <w:rFonts w:ascii="Arial" w:hAnsi="Arial" w:cs="Arial"/>
          <w:w w:val="86"/>
          <w:sz w:val="18"/>
        </w:rPr>
        <w:t>/</w:t>
      </w:r>
    </w:p>
    <w:p w14:paraId="5C966A13" w14:textId="77777777" w:rsidR="00791656" w:rsidRPr="001058B5" w:rsidRDefault="00791656" w:rsidP="00791656">
      <w:pPr>
        <w:pStyle w:val="BodyText"/>
        <w:spacing w:line="242" w:lineRule="exact"/>
        <w:ind w:left="1660"/>
        <w:rPr>
          <w:rFonts w:ascii="Arial" w:hAnsi="Arial" w:cs="Arial"/>
        </w:rPr>
      </w:pPr>
      <w:r>
        <w:rPr>
          <w:rFonts w:ascii="Arial" w:hAnsi="Arial" w:cs="Arial"/>
        </w:rPr>
        <w:t>Trong ví dụ này</w:t>
      </w:r>
      <w:r w:rsidRPr="001058B5">
        <w:rPr>
          <w:rFonts w:ascii="Arial" w:hAnsi="Arial" w:cs="Arial"/>
        </w:rPr>
        <w:t>:</w:t>
      </w:r>
    </w:p>
    <w:p w14:paraId="11705424" w14:textId="77777777" w:rsidR="00791656" w:rsidRPr="001058B5" w:rsidRDefault="00791656" w:rsidP="006F7931">
      <w:pPr>
        <w:pStyle w:val="ListParagraph"/>
        <w:numPr>
          <w:ilvl w:val="1"/>
          <w:numId w:val="137"/>
        </w:numPr>
        <w:tabs>
          <w:tab w:val="left" w:pos="2020"/>
        </w:tabs>
        <w:spacing w:before="119" w:line="230" w:lineRule="auto"/>
        <w:ind w:right="1288" w:hanging="359"/>
        <w:rPr>
          <w:rFonts w:ascii="Arial" w:hAnsi="Arial" w:cs="Arial"/>
          <w:sz w:val="20"/>
        </w:rPr>
      </w:pPr>
      <w:r w:rsidRPr="001058B5">
        <w:rPr>
          <w:rFonts w:ascii="Arial" w:hAnsi="Arial" w:cs="Arial"/>
          <w:sz w:val="20"/>
        </w:rPr>
        <w:t>CREATE</w:t>
      </w:r>
      <w:r w:rsidRPr="001058B5">
        <w:rPr>
          <w:rFonts w:ascii="Arial" w:hAnsi="Arial" w:cs="Arial"/>
          <w:spacing w:val="-69"/>
          <w:sz w:val="20"/>
        </w:rPr>
        <w:t xml:space="preserve"> </w:t>
      </w:r>
      <w:r w:rsidRPr="001058B5">
        <w:rPr>
          <w:rFonts w:ascii="Arial" w:hAnsi="Arial" w:cs="Arial"/>
          <w:sz w:val="20"/>
        </w:rPr>
        <w:t>OR</w:t>
      </w:r>
      <w:r w:rsidRPr="001058B5">
        <w:rPr>
          <w:rFonts w:ascii="Arial" w:hAnsi="Arial" w:cs="Arial"/>
          <w:spacing w:val="-69"/>
          <w:sz w:val="20"/>
        </w:rPr>
        <w:t xml:space="preserve"> </w:t>
      </w:r>
      <w:r w:rsidRPr="001058B5">
        <w:rPr>
          <w:rFonts w:ascii="Arial" w:hAnsi="Arial" w:cs="Arial"/>
          <w:sz w:val="20"/>
        </w:rPr>
        <w:t>REPLACE</w:t>
      </w:r>
      <w:r w:rsidRPr="001058B5">
        <w:rPr>
          <w:rFonts w:ascii="Arial" w:hAnsi="Arial" w:cs="Arial"/>
          <w:spacing w:val="-69"/>
          <w:sz w:val="20"/>
        </w:rPr>
        <w:t xml:space="preserve"> </w:t>
      </w:r>
      <w:r w:rsidRPr="001058B5">
        <w:rPr>
          <w:rFonts w:ascii="Arial" w:hAnsi="Arial" w:cs="Arial"/>
          <w:sz w:val="20"/>
        </w:rPr>
        <w:t>PROCEDURE</w:t>
      </w:r>
      <w:r w:rsidRPr="001058B5">
        <w:rPr>
          <w:rFonts w:ascii="Arial" w:hAnsi="Arial" w:cs="Arial"/>
          <w:spacing w:val="-70"/>
          <w:sz w:val="20"/>
        </w:rPr>
        <w:t xml:space="preserve"> </w:t>
      </w:r>
      <w:r w:rsidRPr="001058B5">
        <w:rPr>
          <w:rFonts w:ascii="Arial" w:hAnsi="Arial" w:cs="Arial"/>
          <w:sz w:val="20"/>
        </w:rPr>
        <w:t>...AS:</w:t>
      </w:r>
      <w:r w:rsidRPr="001058B5">
        <w:rPr>
          <w:rFonts w:ascii="Arial" w:hAnsi="Arial" w:cs="Arial"/>
          <w:spacing w:val="-26"/>
          <w:sz w:val="20"/>
        </w:rPr>
        <w:t xml:space="preserve"> </w:t>
      </w:r>
      <w:r w:rsidRPr="00AA044C">
        <w:rPr>
          <w:rFonts w:ascii="Arial" w:hAnsi="Arial" w:cs="Arial"/>
          <w:sz w:val="20"/>
          <w:szCs w:val="20"/>
          <w:lang w:val="vi-VN"/>
        </w:rPr>
        <w:t>Bạn phải bao gồm chữ ký mô tả tên lược đồ (sch), tên bảng (tab) và tên của quy trình kiểm tra (pol) mà bạn sẽ xác định trong chính sách kiểm tra trong bước tiếp theo</w:t>
      </w:r>
      <w:r w:rsidRPr="001058B5">
        <w:rPr>
          <w:rFonts w:ascii="Arial" w:hAnsi="Arial" w:cs="Arial"/>
          <w:sz w:val="20"/>
        </w:rPr>
        <w:t>.</w:t>
      </w:r>
    </w:p>
    <w:p w14:paraId="1D589883" w14:textId="77777777" w:rsidR="00791656" w:rsidRPr="001058B5" w:rsidRDefault="00791656" w:rsidP="006F7931">
      <w:pPr>
        <w:pStyle w:val="ListParagraph"/>
        <w:numPr>
          <w:ilvl w:val="1"/>
          <w:numId w:val="137"/>
        </w:numPr>
        <w:tabs>
          <w:tab w:val="left" w:pos="2020"/>
        </w:tabs>
        <w:spacing w:before="122" w:line="228" w:lineRule="auto"/>
        <w:ind w:right="938" w:hanging="359"/>
        <w:rPr>
          <w:rFonts w:ascii="Arial" w:hAnsi="Arial" w:cs="Arial"/>
          <w:sz w:val="20"/>
        </w:rPr>
      </w:pPr>
      <w:r w:rsidRPr="001058B5">
        <w:rPr>
          <w:rFonts w:ascii="Arial" w:hAnsi="Arial" w:cs="Arial"/>
          <w:w w:val="95"/>
          <w:sz w:val="20"/>
        </w:rPr>
        <w:t xml:space="preserve">sender and recipients: </w:t>
      </w:r>
      <w:r w:rsidRPr="00F1372B">
        <w:rPr>
          <w:rFonts w:ascii="Arial" w:hAnsi="Arial" w:cs="Arial"/>
          <w:sz w:val="20"/>
          <w:szCs w:val="20"/>
          <w:lang w:val="vi-VN"/>
        </w:rPr>
        <w:t>Thay thế youremail@example.com bằng địa chỉ email của bạn và recipientemail@example.com bằng địa chỉ email của người mà bạn muốn nhận thông báo.</w:t>
      </w:r>
    </w:p>
    <w:p w14:paraId="6ADF8C3D" w14:textId="77777777" w:rsidR="00791656" w:rsidRPr="001058B5" w:rsidRDefault="00791656" w:rsidP="00791656">
      <w:pPr>
        <w:pStyle w:val="BodyText"/>
        <w:spacing w:before="6"/>
        <w:rPr>
          <w:rFonts w:ascii="Arial" w:hAnsi="Arial" w:cs="Arial"/>
          <w:sz w:val="23"/>
        </w:rPr>
      </w:pPr>
    </w:p>
    <w:p w14:paraId="1D13F846" w14:textId="77777777" w:rsidR="00791656" w:rsidRPr="001058B5" w:rsidRDefault="00791656" w:rsidP="00791656">
      <w:pPr>
        <w:pStyle w:val="Heading6"/>
        <w:ind w:left="1660"/>
      </w:pPr>
      <w:bookmarkStart w:id="1787" w:name="Step_5:_Create_and_Test_the_Fine-Grained"/>
      <w:bookmarkStart w:id="1788" w:name="_bookmark1955"/>
      <w:bookmarkEnd w:id="1787"/>
      <w:bookmarkEnd w:id="1788"/>
      <w:r>
        <w:t>Bước</w:t>
      </w:r>
      <w:r w:rsidRPr="001058B5">
        <w:t xml:space="preserve"> 5: </w:t>
      </w:r>
      <w:r>
        <w:t>Tạo và kiểm tra cài đặt</w:t>
      </w:r>
      <w:r w:rsidRPr="001058B5">
        <w:t xml:space="preserve"> the Fine-Grained Audit Policy</w:t>
      </w:r>
    </w:p>
    <w:p w14:paraId="22284F80" w14:textId="77777777" w:rsidR="00791656" w:rsidRPr="00F1372B" w:rsidRDefault="00791656" w:rsidP="00791656">
      <w:pPr>
        <w:pStyle w:val="ListParagraph"/>
        <w:numPr>
          <w:ilvl w:val="0"/>
          <w:numId w:val="46"/>
        </w:numPr>
        <w:tabs>
          <w:tab w:val="left" w:pos="2020"/>
        </w:tabs>
        <w:spacing w:before="59" w:line="228" w:lineRule="auto"/>
        <w:ind w:right="993"/>
        <w:rPr>
          <w:rFonts w:ascii="Arial" w:hAnsi="Arial" w:cs="Arial"/>
          <w:sz w:val="20"/>
          <w:szCs w:val="20"/>
        </w:rPr>
      </w:pPr>
      <w:r>
        <w:rPr>
          <w:rFonts w:ascii="Arial" w:hAnsi="Arial" w:cs="Arial"/>
          <w:sz w:val="20"/>
          <w:szCs w:val="20"/>
          <w:lang w:val="vi-VN"/>
        </w:rPr>
        <w:t>Là</w:t>
      </w:r>
      <w:r w:rsidRPr="00F1372B">
        <w:rPr>
          <w:rFonts w:ascii="Arial" w:hAnsi="Arial" w:cs="Arial"/>
          <w:sz w:val="20"/>
          <w:szCs w:val="20"/>
          <w:lang w:val="vi-VN"/>
        </w:rPr>
        <w:t xml:space="preserve"> người dùng sysadmin_fga, hãy tạo chính sách kiểm tra chi tiết chính sách chk_hr_emp như sau</w:t>
      </w:r>
      <w:r w:rsidRPr="00F1372B">
        <w:rPr>
          <w:rFonts w:ascii="Arial" w:hAnsi="Arial" w:cs="Arial"/>
          <w:sz w:val="20"/>
          <w:szCs w:val="20"/>
        </w:rPr>
        <w:t>.</w:t>
      </w:r>
    </w:p>
    <w:p w14:paraId="7F7EB292" w14:textId="77777777" w:rsidR="00791656" w:rsidRPr="001058B5" w:rsidRDefault="00791656" w:rsidP="00791656">
      <w:pPr>
        <w:spacing w:before="144" w:after="4" w:line="259" w:lineRule="auto"/>
        <w:ind w:left="2112" w:right="59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791656" w:rsidRPr="001058B5" w14:paraId="0DAEB7F3" w14:textId="77777777" w:rsidTr="00EF50A0">
        <w:trPr>
          <w:trHeight w:val="645"/>
        </w:trPr>
        <w:tc>
          <w:tcPr>
            <w:tcW w:w="1625" w:type="dxa"/>
          </w:tcPr>
          <w:p w14:paraId="3A957969" w14:textId="77777777" w:rsidR="00791656" w:rsidRPr="001058B5" w:rsidRDefault="00791656" w:rsidP="00EF50A0">
            <w:pPr>
              <w:pStyle w:val="TableParagraph"/>
              <w:spacing w:before="0" w:line="199" w:lineRule="exact"/>
              <w:ind w:left="50"/>
              <w:rPr>
                <w:rFonts w:ascii="Arial" w:hAnsi="Arial" w:cs="Arial"/>
                <w:sz w:val="18"/>
              </w:rPr>
            </w:pPr>
            <w:r w:rsidRPr="001058B5">
              <w:rPr>
                <w:rFonts w:ascii="Arial" w:hAnsi="Arial" w:cs="Arial"/>
                <w:w w:val="95"/>
                <w:sz w:val="18"/>
              </w:rPr>
              <w:t>object_schema</w:t>
            </w:r>
          </w:p>
          <w:p w14:paraId="135F7A0E" w14:textId="77777777" w:rsidR="00791656" w:rsidRPr="001058B5" w:rsidRDefault="00791656" w:rsidP="00EF50A0">
            <w:pPr>
              <w:pStyle w:val="TableParagraph"/>
              <w:spacing w:before="0" w:line="220" w:lineRule="atLeast"/>
              <w:ind w:left="50" w:right="545"/>
              <w:rPr>
                <w:rFonts w:ascii="Arial" w:hAnsi="Arial" w:cs="Arial"/>
                <w:sz w:val="18"/>
              </w:rPr>
            </w:pPr>
            <w:r w:rsidRPr="001058B5">
              <w:rPr>
                <w:rFonts w:ascii="Arial" w:hAnsi="Arial" w:cs="Arial"/>
                <w:w w:val="85"/>
                <w:sz w:val="18"/>
              </w:rPr>
              <w:t>object_name policy_name</w:t>
            </w:r>
          </w:p>
        </w:tc>
        <w:tc>
          <w:tcPr>
            <w:tcW w:w="464" w:type="dxa"/>
          </w:tcPr>
          <w:p w14:paraId="50DA1472" w14:textId="77777777" w:rsidR="00791656" w:rsidRPr="001058B5" w:rsidRDefault="00791656" w:rsidP="00EF50A0">
            <w:pPr>
              <w:pStyle w:val="TableParagraph"/>
              <w:spacing w:before="0" w:line="199" w:lineRule="exact"/>
              <w:ind w:left="185"/>
              <w:rPr>
                <w:rFonts w:ascii="Arial" w:hAnsi="Arial" w:cs="Arial"/>
                <w:sz w:val="18"/>
              </w:rPr>
            </w:pPr>
            <w:r w:rsidRPr="001058B5">
              <w:rPr>
                <w:rFonts w:ascii="Arial" w:hAnsi="Arial" w:cs="Arial"/>
                <w:w w:val="95"/>
                <w:sz w:val="18"/>
              </w:rPr>
              <w:t>=&gt;</w:t>
            </w:r>
          </w:p>
          <w:p w14:paraId="594F3D71" w14:textId="77777777" w:rsidR="00791656" w:rsidRPr="001058B5" w:rsidRDefault="00791656" w:rsidP="00EF50A0">
            <w:pPr>
              <w:pStyle w:val="TableParagraph"/>
              <w:spacing w:before="17"/>
              <w:ind w:left="185"/>
              <w:rPr>
                <w:rFonts w:ascii="Arial" w:hAnsi="Arial" w:cs="Arial"/>
                <w:sz w:val="18"/>
              </w:rPr>
            </w:pPr>
            <w:r w:rsidRPr="001058B5">
              <w:rPr>
                <w:rFonts w:ascii="Arial" w:hAnsi="Arial" w:cs="Arial"/>
                <w:w w:val="95"/>
                <w:sz w:val="18"/>
              </w:rPr>
              <w:t>=&gt;</w:t>
            </w:r>
          </w:p>
          <w:p w14:paraId="4FF504B2" w14:textId="77777777" w:rsidR="00791656" w:rsidRPr="001058B5" w:rsidRDefault="00791656" w:rsidP="00EF50A0">
            <w:pPr>
              <w:pStyle w:val="TableParagraph"/>
              <w:spacing w:before="15" w:line="190" w:lineRule="exact"/>
              <w:ind w:left="185"/>
              <w:rPr>
                <w:rFonts w:ascii="Arial" w:hAnsi="Arial" w:cs="Arial"/>
                <w:sz w:val="18"/>
              </w:rPr>
            </w:pPr>
            <w:r w:rsidRPr="001058B5">
              <w:rPr>
                <w:rFonts w:ascii="Arial" w:hAnsi="Arial" w:cs="Arial"/>
                <w:w w:val="95"/>
                <w:sz w:val="18"/>
              </w:rPr>
              <w:t>=&gt;</w:t>
            </w:r>
          </w:p>
        </w:tc>
        <w:tc>
          <w:tcPr>
            <w:tcW w:w="3291" w:type="dxa"/>
          </w:tcPr>
          <w:p w14:paraId="05C2090B" w14:textId="77777777" w:rsidR="00791656" w:rsidRPr="001058B5" w:rsidRDefault="00791656" w:rsidP="00EF50A0">
            <w:pPr>
              <w:pStyle w:val="TableParagraph"/>
              <w:spacing w:before="0" w:line="199" w:lineRule="exact"/>
              <w:ind w:left="92"/>
              <w:rPr>
                <w:rFonts w:ascii="Arial" w:hAnsi="Arial" w:cs="Arial"/>
                <w:sz w:val="18"/>
              </w:rPr>
            </w:pPr>
            <w:r w:rsidRPr="001058B5">
              <w:rPr>
                <w:rFonts w:ascii="Arial" w:hAnsi="Arial" w:cs="Arial"/>
                <w:w w:val="95"/>
                <w:sz w:val="18"/>
              </w:rPr>
              <w:t>'HR',</w:t>
            </w:r>
          </w:p>
          <w:p w14:paraId="7FE19F71" w14:textId="77777777" w:rsidR="00791656" w:rsidRPr="001058B5" w:rsidRDefault="00791656" w:rsidP="00EF50A0">
            <w:pPr>
              <w:pStyle w:val="TableParagraph"/>
              <w:spacing w:before="0" w:line="220" w:lineRule="atLeast"/>
              <w:ind w:left="92" w:right="1985"/>
              <w:rPr>
                <w:rFonts w:ascii="Arial" w:hAnsi="Arial" w:cs="Arial"/>
                <w:sz w:val="18"/>
              </w:rPr>
            </w:pPr>
            <w:r w:rsidRPr="001058B5">
              <w:rPr>
                <w:rFonts w:ascii="Arial" w:hAnsi="Arial" w:cs="Arial"/>
                <w:w w:val="90"/>
                <w:sz w:val="18"/>
              </w:rPr>
              <w:t xml:space="preserve">'EMPLOYEES', </w:t>
            </w:r>
            <w:r w:rsidRPr="001058B5">
              <w:rPr>
                <w:rFonts w:ascii="Arial" w:hAnsi="Arial" w:cs="Arial"/>
                <w:w w:val="85"/>
                <w:sz w:val="18"/>
              </w:rPr>
              <w:t>'CHK_HR_EMP',</w:t>
            </w:r>
          </w:p>
        </w:tc>
      </w:tr>
      <w:tr w:rsidR="00791656" w:rsidRPr="001058B5" w14:paraId="11585404" w14:textId="77777777" w:rsidTr="00EF50A0">
        <w:trPr>
          <w:trHeight w:val="220"/>
        </w:trPr>
        <w:tc>
          <w:tcPr>
            <w:tcW w:w="1625" w:type="dxa"/>
          </w:tcPr>
          <w:p w14:paraId="02D3AF89"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audit_column</w:t>
            </w:r>
          </w:p>
        </w:tc>
        <w:tc>
          <w:tcPr>
            <w:tcW w:w="464" w:type="dxa"/>
          </w:tcPr>
          <w:p w14:paraId="0E01CE79"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765AB82C"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'SALARY',</w:t>
            </w:r>
          </w:p>
        </w:tc>
      </w:tr>
      <w:tr w:rsidR="00791656" w:rsidRPr="001058B5" w14:paraId="43BB336C" w14:textId="77777777" w:rsidTr="00EF50A0">
        <w:trPr>
          <w:trHeight w:val="220"/>
        </w:trPr>
        <w:tc>
          <w:tcPr>
            <w:tcW w:w="1625" w:type="dxa"/>
          </w:tcPr>
          <w:p w14:paraId="049BE3D1"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handler_schema</w:t>
            </w:r>
          </w:p>
        </w:tc>
        <w:tc>
          <w:tcPr>
            <w:tcW w:w="464" w:type="dxa"/>
          </w:tcPr>
          <w:p w14:paraId="6B7F6B8A"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24D8A3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'SYSADMIN_FGA',</w:t>
            </w:r>
          </w:p>
        </w:tc>
      </w:tr>
      <w:tr w:rsidR="00791656" w:rsidRPr="001058B5" w14:paraId="4F43B2CA" w14:textId="77777777" w:rsidTr="00EF50A0">
        <w:trPr>
          <w:trHeight w:val="219"/>
        </w:trPr>
        <w:tc>
          <w:tcPr>
            <w:tcW w:w="1625" w:type="dxa"/>
          </w:tcPr>
          <w:p w14:paraId="7FB083DB"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handler_module</w:t>
            </w:r>
          </w:p>
        </w:tc>
        <w:tc>
          <w:tcPr>
            <w:tcW w:w="464" w:type="dxa"/>
          </w:tcPr>
          <w:p w14:paraId="31BF6FA8"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82B46B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'EMAIL_ALERT',</w:t>
            </w:r>
          </w:p>
        </w:tc>
      </w:tr>
      <w:tr w:rsidR="00791656" w:rsidRPr="001058B5" w14:paraId="61CD0467" w14:textId="77777777" w:rsidTr="00EF50A0">
        <w:trPr>
          <w:trHeight w:val="220"/>
        </w:trPr>
        <w:tc>
          <w:tcPr>
            <w:tcW w:w="1625" w:type="dxa"/>
          </w:tcPr>
          <w:p w14:paraId="732EDBF3"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enable</w:t>
            </w:r>
          </w:p>
        </w:tc>
        <w:tc>
          <w:tcPr>
            <w:tcW w:w="464" w:type="dxa"/>
          </w:tcPr>
          <w:p w14:paraId="67B9010C"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3F6A084B" w14:textId="77777777" w:rsidR="00791656" w:rsidRPr="001058B5" w:rsidRDefault="00791656" w:rsidP="00EF50A0">
            <w:pPr>
              <w:pStyle w:val="TableParagraph"/>
              <w:spacing w:line="190" w:lineRule="exact"/>
              <w:ind w:left="184"/>
              <w:rPr>
                <w:rFonts w:ascii="Arial" w:hAnsi="Arial" w:cs="Arial"/>
                <w:sz w:val="18"/>
              </w:rPr>
            </w:pPr>
            <w:r w:rsidRPr="001058B5">
              <w:rPr>
                <w:rFonts w:ascii="Arial" w:hAnsi="Arial" w:cs="Arial"/>
                <w:w w:val="95"/>
                <w:sz w:val="18"/>
              </w:rPr>
              <w:t>TRUE,</w:t>
            </w:r>
          </w:p>
        </w:tc>
      </w:tr>
      <w:tr w:rsidR="00791656" w:rsidRPr="001058B5" w14:paraId="47AE24DB" w14:textId="77777777" w:rsidTr="00EF50A0">
        <w:trPr>
          <w:trHeight w:val="220"/>
        </w:trPr>
        <w:tc>
          <w:tcPr>
            <w:tcW w:w="1625" w:type="dxa"/>
          </w:tcPr>
          <w:p w14:paraId="112ED77C"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0"/>
                <w:sz w:val="18"/>
              </w:rPr>
              <w:t>statement_types</w:t>
            </w:r>
          </w:p>
        </w:tc>
        <w:tc>
          <w:tcPr>
            <w:tcW w:w="464" w:type="dxa"/>
          </w:tcPr>
          <w:p w14:paraId="4D0D7162"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7C3A56E"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'SELECT, UPDATE',</w:t>
            </w:r>
          </w:p>
        </w:tc>
      </w:tr>
      <w:tr w:rsidR="00791656" w:rsidRPr="001058B5" w14:paraId="019B7CFC" w14:textId="77777777" w:rsidTr="00EF50A0">
        <w:trPr>
          <w:trHeight w:val="204"/>
        </w:trPr>
        <w:tc>
          <w:tcPr>
            <w:tcW w:w="1625" w:type="dxa"/>
          </w:tcPr>
          <w:p w14:paraId="7EC8D2BA" w14:textId="77777777" w:rsidR="00791656" w:rsidRPr="001058B5" w:rsidRDefault="00791656" w:rsidP="00EF50A0">
            <w:pPr>
              <w:pStyle w:val="TableParagraph"/>
              <w:spacing w:line="175" w:lineRule="exact"/>
              <w:ind w:left="50"/>
              <w:rPr>
                <w:rFonts w:ascii="Arial" w:hAnsi="Arial" w:cs="Arial"/>
                <w:sz w:val="18"/>
              </w:rPr>
            </w:pPr>
            <w:r w:rsidRPr="001058B5">
              <w:rPr>
                <w:rFonts w:ascii="Arial" w:hAnsi="Arial" w:cs="Arial"/>
                <w:w w:val="95"/>
                <w:sz w:val="18"/>
              </w:rPr>
              <w:t>audit_trail</w:t>
            </w:r>
          </w:p>
        </w:tc>
        <w:tc>
          <w:tcPr>
            <w:tcW w:w="464" w:type="dxa"/>
          </w:tcPr>
          <w:p w14:paraId="79491C5B" w14:textId="77777777" w:rsidR="00791656" w:rsidRPr="001058B5" w:rsidRDefault="00791656" w:rsidP="00EF50A0">
            <w:pPr>
              <w:pStyle w:val="TableParagraph"/>
              <w:spacing w:line="175" w:lineRule="exact"/>
              <w:ind w:right="89"/>
              <w:jc w:val="right"/>
              <w:rPr>
                <w:rFonts w:ascii="Arial" w:hAnsi="Arial" w:cs="Arial"/>
                <w:sz w:val="18"/>
              </w:rPr>
            </w:pPr>
            <w:r w:rsidRPr="001058B5">
              <w:rPr>
                <w:rFonts w:ascii="Arial" w:hAnsi="Arial" w:cs="Arial"/>
                <w:w w:val="85"/>
                <w:sz w:val="18"/>
              </w:rPr>
              <w:t>=&gt;</w:t>
            </w:r>
          </w:p>
        </w:tc>
        <w:tc>
          <w:tcPr>
            <w:tcW w:w="3291" w:type="dxa"/>
          </w:tcPr>
          <w:p w14:paraId="04D1D9C1" w14:textId="77777777" w:rsidR="00791656" w:rsidRPr="001058B5" w:rsidRDefault="00791656" w:rsidP="00EF50A0">
            <w:pPr>
              <w:pStyle w:val="TableParagraph"/>
              <w:spacing w:line="175" w:lineRule="exact"/>
              <w:ind w:left="184"/>
              <w:rPr>
                <w:rFonts w:ascii="Arial" w:hAnsi="Arial" w:cs="Arial"/>
                <w:sz w:val="18"/>
              </w:rPr>
            </w:pPr>
            <w:r w:rsidRPr="001058B5">
              <w:rPr>
                <w:rFonts w:ascii="Arial" w:hAnsi="Arial" w:cs="Arial"/>
                <w:w w:val="90"/>
                <w:sz w:val="18"/>
              </w:rPr>
              <w:t>DBMS_FGA.DB</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DBMS_FGA.EXTENDED);</w:t>
            </w:r>
          </w:p>
        </w:tc>
      </w:tr>
    </w:tbl>
    <w:p w14:paraId="4516880B" w14:textId="77777777" w:rsidR="00791656" w:rsidRPr="001058B5" w:rsidRDefault="00791656" w:rsidP="00791656">
      <w:pPr>
        <w:spacing w:before="24"/>
        <w:ind w:left="2020"/>
        <w:rPr>
          <w:rFonts w:ascii="Arial" w:hAnsi="Arial" w:cs="Arial"/>
          <w:sz w:val="18"/>
        </w:rPr>
      </w:pPr>
      <w:r w:rsidRPr="001058B5">
        <w:rPr>
          <w:rFonts w:ascii="Arial" w:hAnsi="Arial" w:cs="Arial"/>
          <w:w w:val="95"/>
          <w:sz w:val="18"/>
        </w:rPr>
        <w:t>END;</w:t>
      </w:r>
    </w:p>
    <w:p w14:paraId="0C6DE631" w14:textId="77777777" w:rsidR="00791656" w:rsidRPr="001058B5" w:rsidRDefault="00791656" w:rsidP="00791656">
      <w:pPr>
        <w:spacing w:before="17"/>
        <w:ind w:left="2020"/>
        <w:rPr>
          <w:rFonts w:ascii="Arial" w:hAnsi="Arial" w:cs="Arial"/>
          <w:sz w:val="18"/>
        </w:rPr>
      </w:pPr>
      <w:r w:rsidRPr="001058B5">
        <w:rPr>
          <w:rFonts w:ascii="Arial" w:hAnsi="Arial" w:cs="Arial"/>
          <w:w w:val="86"/>
          <w:sz w:val="18"/>
        </w:rPr>
        <w:t>/</w:t>
      </w:r>
    </w:p>
    <w:p w14:paraId="6F249CB8" w14:textId="77777777" w:rsidR="00791656" w:rsidRPr="001058B5" w:rsidRDefault="00791656" w:rsidP="00791656">
      <w:pPr>
        <w:pStyle w:val="BodyText"/>
        <w:spacing w:before="2"/>
        <w:rPr>
          <w:rFonts w:ascii="Arial" w:hAnsi="Arial" w:cs="Arial"/>
          <w:sz w:val="18"/>
        </w:rPr>
      </w:pPr>
    </w:p>
    <w:p w14:paraId="6A9D4483" w14:textId="77777777" w:rsidR="00791656" w:rsidRPr="001058B5" w:rsidRDefault="00791656" w:rsidP="00791656">
      <w:pPr>
        <w:pStyle w:val="ListParagraph"/>
        <w:numPr>
          <w:ilvl w:val="0"/>
          <w:numId w:val="46"/>
        </w:numPr>
        <w:tabs>
          <w:tab w:val="left" w:pos="2020"/>
        </w:tabs>
        <w:spacing w:before="1"/>
        <w:rPr>
          <w:rFonts w:ascii="Arial" w:hAnsi="Arial" w:cs="Arial"/>
          <w:sz w:val="20"/>
        </w:rPr>
      </w:pPr>
      <w:r w:rsidRPr="00F1372B">
        <w:rPr>
          <w:rFonts w:ascii="Arial" w:hAnsi="Arial" w:cs="Arial"/>
          <w:sz w:val="20"/>
          <w:szCs w:val="20"/>
          <w:lang w:val="vi-VN"/>
        </w:rPr>
        <w:t>Cam kết những thay đổi bạn đã thực hiện cho cơ sở dữ liệu</w:t>
      </w:r>
      <w:r w:rsidRPr="001058B5">
        <w:rPr>
          <w:rFonts w:ascii="Arial" w:hAnsi="Arial" w:cs="Arial"/>
          <w:sz w:val="20"/>
        </w:rPr>
        <w:t>.</w:t>
      </w:r>
    </w:p>
    <w:p w14:paraId="2E5A57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COMMIT;</w:t>
      </w:r>
    </w:p>
    <w:p w14:paraId="5ADF1B50" w14:textId="77777777" w:rsidR="00791656" w:rsidRPr="001058B5" w:rsidRDefault="00791656" w:rsidP="00791656">
      <w:pPr>
        <w:pStyle w:val="BodyText"/>
        <w:spacing w:before="4"/>
        <w:rPr>
          <w:rFonts w:ascii="Arial" w:hAnsi="Arial" w:cs="Arial"/>
          <w:sz w:val="18"/>
        </w:rPr>
      </w:pPr>
    </w:p>
    <w:p w14:paraId="3C27B5A3" w14:textId="77777777" w:rsidR="00791656" w:rsidRPr="00F1372B" w:rsidRDefault="00791656" w:rsidP="00791656">
      <w:pPr>
        <w:pStyle w:val="ListParagraph"/>
        <w:numPr>
          <w:ilvl w:val="0"/>
          <w:numId w:val="46"/>
        </w:numPr>
        <w:tabs>
          <w:tab w:val="left" w:pos="2020"/>
        </w:tabs>
        <w:spacing w:before="0"/>
        <w:rPr>
          <w:rFonts w:ascii="Arial" w:hAnsi="Arial" w:cs="Arial"/>
          <w:sz w:val="20"/>
          <w:szCs w:val="20"/>
        </w:rPr>
      </w:pPr>
      <w:r w:rsidRPr="00F1372B">
        <w:rPr>
          <w:rStyle w:val="shorttext"/>
          <w:rFonts w:ascii="Arial" w:hAnsi="Arial" w:cs="Arial"/>
          <w:sz w:val="20"/>
          <w:szCs w:val="20"/>
          <w:lang w:val="vi-VN"/>
        </w:rPr>
        <w:t>Kiểm tra các cài đặt bạn đã tạo cho đến thời điểm này</w:t>
      </w:r>
      <w:r w:rsidRPr="00F1372B">
        <w:rPr>
          <w:rFonts w:ascii="Arial" w:hAnsi="Arial" w:cs="Arial"/>
          <w:spacing w:val="-4"/>
          <w:sz w:val="20"/>
          <w:szCs w:val="20"/>
        </w:rPr>
        <w:t>.</w:t>
      </w:r>
    </w:p>
    <w:p w14:paraId="5A70056E"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EXEC email_alert ('hr', 'employees', 'chk_hr_emp');</w:t>
      </w:r>
    </w:p>
    <w:p w14:paraId="168D3749" w14:textId="77777777" w:rsidR="00791656" w:rsidRPr="001058B5" w:rsidRDefault="00791656" w:rsidP="00791656">
      <w:pPr>
        <w:pStyle w:val="BodyText"/>
        <w:rPr>
          <w:rFonts w:ascii="Arial" w:hAnsi="Arial" w:cs="Arial"/>
          <w:sz w:val="19"/>
        </w:rPr>
      </w:pPr>
    </w:p>
    <w:p w14:paraId="428EBBB1" w14:textId="77777777" w:rsidR="00791656" w:rsidRPr="00F1372B" w:rsidRDefault="00791656" w:rsidP="00791656">
      <w:pPr>
        <w:pStyle w:val="BodyText"/>
        <w:spacing w:line="230" w:lineRule="auto"/>
        <w:ind w:left="2019" w:right="787"/>
        <w:rPr>
          <w:rFonts w:ascii="Arial" w:hAnsi="Arial" w:cs="Arial"/>
        </w:rPr>
      </w:pPr>
      <w:r w:rsidRPr="00F1372B">
        <w:rPr>
          <w:rFonts w:ascii="Arial" w:hAnsi="Arial" w:cs="Arial"/>
          <w:lang w:val="vi-VN"/>
        </w:rPr>
        <w:t>SQL * Plus sẽ hiển thị một thủ tục PL / SQL thành công hoàn thành tin nhắn, và trong một thời điểm, tùy thuộc vào tốc độ của máy chủ email của bạn, bạn sẽ nhận được cảnh báo email.</w:t>
      </w:r>
    </w:p>
    <w:p w14:paraId="78C35CC6" w14:textId="77777777" w:rsidR="00791656" w:rsidRPr="00F1372B" w:rsidRDefault="00791656" w:rsidP="00791656">
      <w:pPr>
        <w:pStyle w:val="BodyText"/>
        <w:spacing w:before="122" w:line="228" w:lineRule="auto"/>
        <w:ind w:left="2019" w:right="700"/>
        <w:rPr>
          <w:rFonts w:ascii="Arial" w:hAnsi="Arial" w:cs="Arial"/>
        </w:rPr>
      </w:pPr>
      <w:bookmarkStart w:id="1789" w:name="_bookmark1957"/>
      <w:bookmarkEnd w:id="1789"/>
      <w:r w:rsidRPr="00F1372B">
        <w:rPr>
          <w:rFonts w:ascii="Arial" w:hAnsi="Arial" w:cs="Arial"/>
        </w:rPr>
        <w:t xml:space="preserve">Nếu bạn nhận được 1 lỗi </w:t>
      </w:r>
      <w:r w:rsidRPr="00F1372B">
        <w:rPr>
          <w:rFonts w:ascii="Arial" w:hAnsi="Arial" w:cs="Arial"/>
          <w:spacing w:val="-21"/>
        </w:rPr>
        <w:t xml:space="preserve"> </w:t>
      </w:r>
      <w:r w:rsidRPr="00F1372B">
        <w:rPr>
          <w:rFonts w:ascii="Arial" w:hAnsi="Arial" w:cs="Arial"/>
        </w:rPr>
        <w:t>ORA-24247:</w:t>
      </w:r>
      <w:r w:rsidRPr="00F1372B">
        <w:rPr>
          <w:rFonts w:ascii="Arial" w:hAnsi="Arial" w:cs="Arial"/>
          <w:spacing w:val="-60"/>
        </w:rPr>
        <w:t xml:space="preserve"> </w:t>
      </w:r>
      <w:r w:rsidRPr="00F1372B">
        <w:rPr>
          <w:rFonts w:ascii="Arial" w:hAnsi="Arial" w:cs="Arial"/>
        </w:rPr>
        <w:t>network</w:t>
      </w:r>
      <w:r w:rsidRPr="00F1372B">
        <w:rPr>
          <w:rFonts w:ascii="Arial" w:hAnsi="Arial" w:cs="Arial"/>
          <w:spacing w:val="-61"/>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denied</w:t>
      </w:r>
      <w:r w:rsidRPr="00F1372B">
        <w:rPr>
          <w:rFonts w:ascii="Arial" w:hAnsi="Arial" w:cs="Arial"/>
          <w:spacing w:val="-60"/>
        </w:rPr>
        <w:t xml:space="preserve"> </w:t>
      </w:r>
      <w:r w:rsidRPr="00F1372B">
        <w:rPr>
          <w:rFonts w:ascii="Arial" w:hAnsi="Arial" w:cs="Arial"/>
        </w:rPr>
        <w:t>by</w:t>
      </w:r>
      <w:r w:rsidRPr="00F1372B">
        <w:rPr>
          <w:rFonts w:ascii="Arial" w:hAnsi="Arial" w:cs="Arial"/>
          <w:spacing w:val="-60"/>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control</w:t>
      </w:r>
      <w:r w:rsidRPr="00F1372B">
        <w:rPr>
          <w:rFonts w:ascii="Arial" w:hAnsi="Arial" w:cs="Arial"/>
          <w:spacing w:val="-61"/>
        </w:rPr>
        <w:t xml:space="preserve"> </w:t>
      </w:r>
      <w:r w:rsidRPr="00F1372B">
        <w:rPr>
          <w:rFonts w:ascii="Arial" w:hAnsi="Arial" w:cs="Arial"/>
        </w:rPr>
        <w:t>list (ACL)</w:t>
      </w:r>
      <w:r w:rsidRPr="00F1372B">
        <w:rPr>
          <w:rFonts w:ascii="Arial" w:hAnsi="Arial" w:cs="Arial"/>
          <w:spacing w:val="-86"/>
        </w:rPr>
        <w:t xml:space="preserve"> </w:t>
      </w:r>
      <w:r w:rsidRPr="00F1372B">
        <w:rPr>
          <w:rFonts w:ascii="Arial" w:hAnsi="Arial" w:cs="Arial"/>
        </w:rPr>
        <w:t>e</w:t>
      </w:r>
      <w:r w:rsidRPr="00F1372B">
        <w:rPr>
          <w:rFonts w:ascii="Arial" w:hAnsi="Arial" w:cs="Arial"/>
          <w:spacing w:val="-15"/>
        </w:rPr>
        <w:t xml:space="preserve"> </w:t>
      </w:r>
      <w:r w:rsidRPr="00F1372B">
        <w:rPr>
          <w:rFonts w:ascii="Arial" w:hAnsi="Arial" w:cs="Arial"/>
        </w:rPr>
        <w:t>theo sau là</w:t>
      </w:r>
      <w:r w:rsidRPr="00F1372B">
        <w:rPr>
          <w:rFonts w:ascii="Arial" w:hAnsi="Arial" w:cs="Arial"/>
          <w:spacing w:val="-15"/>
        </w:rPr>
        <w:t xml:space="preserve"> </w:t>
      </w:r>
      <w:r w:rsidRPr="00F1372B">
        <w:rPr>
          <w:rFonts w:ascii="Arial" w:hAnsi="Arial" w:cs="Arial"/>
        </w:rPr>
        <w:t>ORA-06512:</w:t>
      </w:r>
      <w:r w:rsidRPr="00F1372B">
        <w:rPr>
          <w:rFonts w:ascii="Arial" w:hAnsi="Arial" w:cs="Arial"/>
          <w:spacing w:val="-46"/>
        </w:rPr>
        <w:t xml:space="preserve"> </w:t>
      </w:r>
      <w:r w:rsidRPr="00F1372B">
        <w:rPr>
          <w:rFonts w:ascii="Arial" w:hAnsi="Arial" w:cs="Arial"/>
        </w:rPr>
        <w:t>at</w:t>
      </w:r>
      <w:r w:rsidRPr="00F1372B">
        <w:rPr>
          <w:rFonts w:ascii="Arial" w:hAnsi="Arial" w:cs="Arial"/>
          <w:spacing w:val="-47"/>
        </w:rPr>
        <w:t xml:space="preserve"> </w:t>
      </w:r>
      <w:r w:rsidRPr="00F1372B">
        <w:rPr>
          <w:rFonts w:ascii="Arial" w:hAnsi="Arial" w:cs="Arial"/>
          <w:i/>
        </w:rPr>
        <w:t>string</w:t>
      </w:r>
      <w:r w:rsidRPr="00F1372B">
        <w:rPr>
          <w:rFonts w:ascii="Arial" w:hAnsi="Arial" w:cs="Arial"/>
        </w:rPr>
        <w:t>line</w:t>
      </w:r>
      <w:r w:rsidRPr="00F1372B">
        <w:rPr>
          <w:rFonts w:ascii="Arial" w:hAnsi="Arial" w:cs="Arial"/>
          <w:spacing w:val="-82"/>
        </w:rPr>
        <w:t xml:space="preserve"> </w:t>
      </w:r>
      <w:r w:rsidRPr="00F1372B">
        <w:rPr>
          <w:rFonts w:ascii="Arial" w:hAnsi="Arial" w:cs="Arial"/>
          <w:i/>
        </w:rPr>
        <w:t>string</w:t>
      </w:r>
      <w:r w:rsidRPr="00F1372B">
        <w:rPr>
          <w:rFonts w:ascii="Arial" w:hAnsi="Arial" w:cs="Arial"/>
          <w:i/>
          <w:spacing w:val="-87"/>
        </w:rPr>
        <w:t xml:space="preserve"> </w:t>
      </w:r>
      <w:r w:rsidRPr="00F1372B">
        <w:rPr>
          <w:rFonts w:ascii="Arial" w:hAnsi="Arial" w:cs="Arial"/>
        </w:rPr>
        <w:t>errors, thì kiểm tra các thiết lập trong danh sách điều khiển truy cập</w:t>
      </w:r>
    </w:p>
    <w:p w14:paraId="79CB1236" w14:textId="77777777" w:rsidR="00791656" w:rsidRPr="001058B5" w:rsidRDefault="00791656" w:rsidP="00791656">
      <w:pPr>
        <w:pStyle w:val="BodyText"/>
        <w:spacing w:before="6"/>
        <w:rPr>
          <w:rFonts w:ascii="Arial" w:hAnsi="Arial" w:cs="Arial"/>
          <w:sz w:val="23"/>
        </w:rPr>
      </w:pPr>
    </w:p>
    <w:p w14:paraId="7E868C3D" w14:textId="77777777" w:rsidR="00791656" w:rsidRPr="001058B5" w:rsidRDefault="00791656" w:rsidP="00791656">
      <w:pPr>
        <w:pStyle w:val="Heading6"/>
        <w:ind w:left="1660"/>
      </w:pPr>
      <w:bookmarkStart w:id="1790" w:name="Step_6:_Test_the_Alert"/>
      <w:bookmarkStart w:id="1791" w:name="_bookmark1958"/>
      <w:bookmarkEnd w:id="1790"/>
      <w:bookmarkEnd w:id="1791"/>
      <w:r>
        <w:t>Bước 6</w:t>
      </w:r>
      <w:r w:rsidRPr="001058B5">
        <w:t xml:space="preserve">: </w:t>
      </w:r>
      <w:r>
        <w:t>Kiểm tra và cành báo</w:t>
      </w:r>
    </w:p>
    <w:p w14:paraId="0ABEEC49" w14:textId="77777777" w:rsidR="00791656" w:rsidRPr="001058B5" w:rsidRDefault="00791656" w:rsidP="00791656">
      <w:pPr>
        <w:pStyle w:val="ListParagraph"/>
        <w:numPr>
          <w:ilvl w:val="0"/>
          <w:numId w:val="45"/>
        </w:numPr>
        <w:tabs>
          <w:tab w:val="left" w:pos="2020"/>
        </w:tabs>
        <w:spacing w:before="58" w:line="228" w:lineRule="auto"/>
        <w:ind w:right="934" w:hanging="359"/>
        <w:jc w:val="left"/>
        <w:rPr>
          <w:rFonts w:ascii="Arial" w:hAnsi="Arial" w:cs="Arial"/>
          <w:sz w:val="20"/>
        </w:rPr>
      </w:pPr>
      <w:r>
        <w:rPr>
          <w:rFonts w:ascii="Arial" w:hAnsi="Arial" w:cs="Arial"/>
          <w:sz w:val="20"/>
        </w:rPr>
        <w:t xml:space="preserve">Kết nối tới </w:t>
      </w:r>
      <w:r w:rsidRPr="001058B5">
        <w:rPr>
          <w:rFonts w:ascii="Arial" w:hAnsi="Arial" w:cs="Arial"/>
          <w:spacing w:val="-12"/>
          <w:sz w:val="20"/>
        </w:rPr>
        <w:t xml:space="preserve"> </w:t>
      </w:r>
      <w:r>
        <w:rPr>
          <w:rFonts w:ascii="Arial" w:hAnsi="Arial" w:cs="Arial"/>
          <w:sz w:val="20"/>
        </w:rPr>
        <w:t>SQL*Plus dưới người dùng smavris</w:t>
      </w:r>
      <w:r w:rsidRPr="001058B5">
        <w:rPr>
          <w:rFonts w:ascii="Arial" w:hAnsi="Arial" w:cs="Arial"/>
          <w:sz w:val="20"/>
        </w:rPr>
        <w:t>,</w:t>
      </w:r>
      <w:r w:rsidRPr="001058B5">
        <w:rPr>
          <w:rFonts w:ascii="Arial" w:hAnsi="Arial" w:cs="Arial"/>
          <w:spacing w:val="-11"/>
          <w:sz w:val="20"/>
        </w:rPr>
        <w:t xml:space="preserve"> </w:t>
      </w:r>
      <w:r>
        <w:rPr>
          <w:rFonts w:ascii="Arial" w:hAnsi="Arial" w:cs="Arial"/>
          <w:sz w:val="20"/>
        </w:rPr>
        <w:t>kiểm tra lương của bạn</w:t>
      </w:r>
      <w:r w:rsidRPr="001058B5">
        <w:rPr>
          <w:rFonts w:ascii="Arial" w:hAnsi="Arial" w:cs="Arial"/>
          <w:spacing w:val="-4"/>
          <w:sz w:val="20"/>
        </w:rPr>
        <w:t>,</w:t>
      </w:r>
      <w:r w:rsidRPr="001058B5">
        <w:rPr>
          <w:rFonts w:ascii="Arial" w:hAnsi="Arial" w:cs="Arial"/>
          <w:spacing w:val="-12"/>
          <w:sz w:val="20"/>
        </w:rPr>
        <w:t xml:space="preserve"> </w:t>
      </w:r>
      <w:r>
        <w:rPr>
          <w:rFonts w:ascii="Arial" w:hAnsi="Arial" w:cs="Arial"/>
          <w:sz w:val="20"/>
        </w:rPr>
        <w:t xml:space="preserve">và cho bản thân 1 con số thích hợp </w:t>
      </w:r>
      <w:r w:rsidRPr="001058B5">
        <w:rPr>
          <w:rFonts w:ascii="Arial" w:hAnsi="Arial" w:cs="Arial"/>
          <w:sz w:val="20"/>
        </w:rPr>
        <w:t>.</w:t>
      </w:r>
    </w:p>
    <w:p w14:paraId="597B6431" w14:textId="77777777" w:rsidR="00791656" w:rsidRPr="001058B5" w:rsidRDefault="00791656" w:rsidP="00791656">
      <w:pPr>
        <w:spacing w:before="144"/>
        <w:ind w:left="2020"/>
        <w:rPr>
          <w:rFonts w:ascii="Arial" w:hAnsi="Arial" w:cs="Arial"/>
          <w:sz w:val="18"/>
        </w:rPr>
      </w:pPr>
      <w:r w:rsidRPr="001058B5">
        <w:rPr>
          <w:rFonts w:ascii="Arial" w:hAnsi="Arial" w:cs="Arial"/>
          <w:w w:val="95"/>
          <w:sz w:val="18"/>
        </w:rPr>
        <w:t>CONNECT smavris</w:t>
      </w:r>
    </w:p>
    <w:p w14:paraId="6DBF8410"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73A58F7" w14:textId="77777777" w:rsidR="00791656" w:rsidRPr="001058B5" w:rsidRDefault="00791656" w:rsidP="00791656">
      <w:pPr>
        <w:pStyle w:val="BodyText"/>
        <w:spacing w:before="8"/>
        <w:rPr>
          <w:rFonts w:ascii="Arial" w:hAnsi="Arial" w:cs="Arial"/>
          <w:i/>
        </w:rPr>
      </w:pPr>
    </w:p>
    <w:p w14:paraId="4473DF03"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 SALARY FROM HR.EMPLOYEES WHERE LAST_NAME = 'Mavris';</w:t>
      </w:r>
    </w:p>
    <w:p w14:paraId="2C3F436B"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120A24BC" w14:textId="77777777" w:rsidR="00791656" w:rsidRPr="001058B5" w:rsidRDefault="00791656" w:rsidP="00791656">
      <w:pPr>
        <w:pStyle w:val="BodyText"/>
        <w:rPr>
          <w:rFonts w:ascii="Arial" w:hAnsi="Arial" w:cs="Arial"/>
        </w:rPr>
      </w:pPr>
    </w:p>
    <w:p w14:paraId="2A2FF100" w14:textId="77777777" w:rsidR="00791656" w:rsidRPr="001058B5" w:rsidRDefault="00791656" w:rsidP="00791656">
      <w:pPr>
        <w:pStyle w:val="BodyText"/>
        <w:spacing w:before="7"/>
        <w:rPr>
          <w:rFonts w:ascii="Arial" w:hAnsi="Arial" w:cs="Arial"/>
          <w:sz w:val="18"/>
        </w:rPr>
      </w:pPr>
    </w:p>
    <w:p w14:paraId="0C3D6964" w14:textId="77777777" w:rsidR="00791656" w:rsidRPr="001058B5" w:rsidRDefault="00791656" w:rsidP="00791656">
      <w:pPr>
        <w:ind w:left="2620"/>
        <w:rPr>
          <w:rFonts w:ascii="Arial" w:hAnsi="Arial" w:cs="Arial"/>
          <w:sz w:val="18"/>
        </w:rPr>
      </w:pPr>
      <w:r w:rsidRPr="001058B5">
        <w:rPr>
          <w:rFonts w:ascii="Arial" w:hAnsi="Arial" w:cs="Arial"/>
          <w:w w:val="95"/>
          <w:sz w:val="18"/>
        </w:rPr>
        <w:t>SALARY</w:t>
      </w:r>
    </w:p>
    <w:p w14:paraId="2B00D362" w14:textId="77777777" w:rsidR="00791656" w:rsidRPr="001058B5" w:rsidRDefault="00791656" w:rsidP="00791656">
      <w:pPr>
        <w:spacing w:before="16" w:line="259" w:lineRule="auto"/>
        <w:ind w:left="2620" w:right="643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6500</w:t>
      </w:r>
    </w:p>
    <w:p w14:paraId="59BA16F7" w14:textId="77777777" w:rsidR="00791656" w:rsidRPr="001058B5" w:rsidRDefault="00791656" w:rsidP="00791656">
      <w:pPr>
        <w:pStyle w:val="BodyText"/>
        <w:spacing w:before="4"/>
        <w:rPr>
          <w:rFonts w:ascii="Arial" w:hAnsi="Arial" w:cs="Arial"/>
          <w:sz w:val="19"/>
        </w:rPr>
      </w:pPr>
    </w:p>
    <w:p w14:paraId="530FDCB1" w14:textId="77777777" w:rsidR="00791656" w:rsidRPr="001058B5" w:rsidRDefault="00791656" w:rsidP="00791656">
      <w:pPr>
        <w:ind w:left="2620"/>
        <w:rPr>
          <w:rFonts w:ascii="Arial" w:hAnsi="Arial" w:cs="Arial"/>
          <w:sz w:val="18"/>
        </w:rPr>
      </w:pPr>
      <w:r w:rsidRPr="001058B5">
        <w:rPr>
          <w:rFonts w:ascii="Arial" w:hAnsi="Arial" w:cs="Arial"/>
          <w:w w:val="95"/>
          <w:sz w:val="18"/>
        </w:rPr>
        <w:t>UPDATE HR.EMPLOYEES SET SALARY = 13000 WHERE LAST_NAME = 'Mavris';</w:t>
      </w:r>
    </w:p>
    <w:p w14:paraId="22925FC6" w14:textId="77777777" w:rsidR="00791656" w:rsidRPr="001058B5" w:rsidRDefault="00791656" w:rsidP="00791656">
      <w:pPr>
        <w:pStyle w:val="BodyText"/>
        <w:spacing w:before="4"/>
        <w:rPr>
          <w:rFonts w:ascii="Arial" w:hAnsi="Arial" w:cs="Arial"/>
          <w:sz w:val="18"/>
        </w:rPr>
      </w:pPr>
    </w:p>
    <w:p w14:paraId="6470F0DD" w14:textId="77777777" w:rsidR="00791656" w:rsidRPr="001058B5" w:rsidRDefault="00791656" w:rsidP="00791656">
      <w:pPr>
        <w:pStyle w:val="ListParagraph"/>
        <w:numPr>
          <w:ilvl w:val="0"/>
          <w:numId w:val="45"/>
        </w:numPr>
        <w:tabs>
          <w:tab w:val="left" w:pos="2620"/>
        </w:tabs>
        <w:spacing w:before="0"/>
        <w:ind w:left="2620"/>
        <w:jc w:val="left"/>
        <w:rPr>
          <w:rFonts w:ascii="Arial" w:hAnsi="Arial" w:cs="Arial"/>
          <w:sz w:val="20"/>
        </w:rPr>
      </w:pP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10"/>
          <w:sz w:val="20"/>
        </w:rPr>
        <w:t xml:space="preserve"> </w:t>
      </w:r>
      <w:r w:rsidRPr="001058B5">
        <w:rPr>
          <w:rFonts w:ascii="Arial" w:hAnsi="Arial" w:cs="Arial"/>
          <w:sz w:val="20"/>
        </w:rPr>
        <w:t>from</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other</w:t>
      </w:r>
      <w:r w:rsidRPr="001058B5">
        <w:rPr>
          <w:rFonts w:ascii="Arial" w:hAnsi="Arial" w:cs="Arial"/>
          <w:spacing w:val="-11"/>
          <w:sz w:val="20"/>
        </w:rPr>
        <w:t xml:space="preserve"> </w:t>
      </w:r>
      <w:r w:rsidRPr="001058B5">
        <w:rPr>
          <w:rFonts w:ascii="Arial" w:hAnsi="Arial" w:cs="Arial"/>
          <w:sz w:val="20"/>
        </w:rPr>
        <w:t>than</w:t>
      </w:r>
      <w:r w:rsidRPr="001058B5">
        <w:rPr>
          <w:rFonts w:ascii="Arial" w:hAnsi="Arial" w:cs="Arial"/>
          <w:spacing w:val="-11"/>
          <w:sz w:val="20"/>
        </w:rPr>
        <w:t xml:space="preserve"> </w:t>
      </w:r>
      <w:r w:rsidRPr="001058B5">
        <w:rPr>
          <w:rFonts w:ascii="Arial" w:hAnsi="Arial" w:cs="Arial"/>
          <w:sz w:val="20"/>
        </w:rPr>
        <w:t>SALARY</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HR.EMPLOYEES</w:t>
      </w:r>
      <w:r w:rsidRPr="001058B5">
        <w:rPr>
          <w:rFonts w:ascii="Arial" w:hAnsi="Arial" w:cs="Arial"/>
          <w:spacing w:val="-86"/>
          <w:sz w:val="20"/>
        </w:rPr>
        <w:t xml:space="preserve"> </w:t>
      </w:r>
      <w:r w:rsidRPr="001058B5">
        <w:rPr>
          <w:rFonts w:ascii="Arial" w:hAnsi="Arial" w:cs="Arial"/>
          <w:sz w:val="20"/>
        </w:rPr>
        <w:t>table.</w:t>
      </w:r>
    </w:p>
    <w:p w14:paraId="5BD5487E"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66"/>
          <w:w w:val="95"/>
          <w:sz w:val="18"/>
        </w:rPr>
        <w:t xml:space="preserve"> </w:t>
      </w:r>
      <w:r w:rsidRPr="001058B5">
        <w:rPr>
          <w:rFonts w:ascii="Arial" w:hAnsi="Arial" w:cs="Arial"/>
          <w:w w:val="95"/>
          <w:sz w:val="18"/>
        </w:rPr>
        <w:t>FIRST_NAME,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FROM</w:t>
      </w:r>
      <w:r w:rsidRPr="001058B5">
        <w:rPr>
          <w:rFonts w:ascii="Arial" w:hAnsi="Arial" w:cs="Arial"/>
          <w:spacing w:val="-66"/>
          <w:w w:val="95"/>
          <w:sz w:val="18"/>
        </w:rPr>
        <w:t xml:space="preserve"> </w:t>
      </w:r>
      <w:r w:rsidRPr="001058B5">
        <w:rPr>
          <w:rFonts w:ascii="Arial" w:hAnsi="Arial" w:cs="Arial"/>
          <w:w w:val="95"/>
          <w:sz w:val="18"/>
        </w:rPr>
        <w:t>HR.EMPLOYEES</w:t>
      </w:r>
      <w:r w:rsidRPr="001058B5">
        <w:rPr>
          <w:rFonts w:ascii="Arial" w:hAnsi="Arial" w:cs="Arial"/>
          <w:spacing w:val="-66"/>
          <w:w w:val="95"/>
          <w:sz w:val="18"/>
        </w:rPr>
        <w:t xml:space="preserve"> </w:t>
      </w:r>
      <w:r w:rsidRPr="001058B5">
        <w:rPr>
          <w:rFonts w:ascii="Arial" w:hAnsi="Arial" w:cs="Arial"/>
          <w:w w:val="95"/>
          <w:sz w:val="18"/>
        </w:rPr>
        <w:t>WHERE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w:t>
      </w:r>
      <w:r w:rsidRPr="001058B5">
        <w:rPr>
          <w:rFonts w:ascii="Arial" w:hAnsi="Arial" w:cs="Arial"/>
          <w:spacing w:val="-66"/>
          <w:w w:val="95"/>
          <w:sz w:val="18"/>
        </w:rPr>
        <w:t xml:space="preserve"> </w:t>
      </w:r>
      <w:r w:rsidRPr="001058B5">
        <w:rPr>
          <w:rFonts w:ascii="Arial" w:hAnsi="Arial" w:cs="Arial"/>
          <w:w w:val="95"/>
          <w:sz w:val="18"/>
        </w:rPr>
        <w:t>'Raphaely';</w:t>
      </w:r>
    </w:p>
    <w:p w14:paraId="204AED6E" w14:textId="77777777" w:rsidR="00791656" w:rsidRPr="001058B5" w:rsidRDefault="00791656" w:rsidP="00791656">
      <w:pPr>
        <w:pStyle w:val="BodyText"/>
        <w:spacing w:before="3"/>
        <w:rPr>
          <w:rFonts w:ascii="Arial" w:hAnsi="Arial" w:cs="Arial"/>
          <w:sz w:val="18"/>
        </w:rPr>
      </w:pPr>
    </w:p>
    <w:p w14:paraId="75835EC3" w14:textId="77777777" w:rsidR="00791656" w:rsidRPr="001058B5" w:rsidRDefault="00791656" w:rsidP="00791656">
      <w:pPr>
        <w:pStyle w:val="BodyText"/>
        <w:ind w:left="2620"/>
        <w:rPr>
          <w:rFonts w:ascii="Arial" w:hAnsi="Arial" w:cs="Arial"/>
        </w:rPr>
      </w:pPr>
      <w:r w:rsidRPr="001058B5">
        <w:rPr>
          <w:rFonts w:ascii="Arial" w:hAnsi="Arial" w:cs="Arial"/>
        </w:rPr>
        <w:t>The following output should appear:</w:t>
      </w:r>
    </w:p>
    <w:p w14:paraId="4BD75BD2" w14:textId="77777777" w:rsidR="00791656" w:rsidRPr="001058B5" w:rsidRDefault="00791656" w:rsidP="00791656">
      <w:pPr>
        <w:tabs>
          <w:tab w:val="left" w:pos="4565"/>
        </w:tabs>
        <w:spacing w:before="141"/>
        <w:ind w:left="2620"/>
        <w:rPr>
          <w:rFonts w:ascii="Arial" w:hAnsi="Arial" w:cs="Arial"/>
          <w:sz w:val="18"/>
        </w:rPr>
      </w:pPr>
      <w:r w:rsidRPr="001058B5">
        <w:rPr>
          <w:rFonts w:ascii="Arial" w:hAnsi="Arial" w:cs="Arial"/>
          <w:w w:val="90"/>
          <w:sz w:val="18"/>
        </w:rPr>
        <w:t>FIRST_NAME</w:t>
      </w:r>
      <w:r w:rsidRPr="001058B5">
        <w:rPr>
          <w:rFonts w:ascii="Arial" w:hAnsi="Arial" w:cs="Arial"/>
          <w:w w:val="90"/>
          <w:sz w:val="18"/>
        </w:rPr>
        <w:tab/>
      </w:r>
      <w:r w:rsidRPr="001058B5">
        <w:rPr>
          <w:rFonts w:ascii="Arial" w:hAnsi="Arial" w:cs="Arial"/>
          <w:w w:val="95"/>
          <w:sz w:val="18"/>
        </w:rPr>
        <w:t>LAST_NAME</w:t>
      </w:r>
    </w:p>
    <w:p w14:paraId="1FEA603B" w14:textId="77777777" w:rsidR="00791656" w:rsidRPr="001058B5" w:rsidRDefault="00791656" w:rsidP="00791656">
      <w:pPr>
        <w:spacing w:before="16"/>
        <w:ind w:left="2620"/>
        <w:rPr>
          <w:rFonts w:ascii="Arial" w:hAnsi="Arial" w:cs="Arial"/>
          <w:sz w:val="18"/>
        </w:rPr>
      </w:pPr>
      <w:r w:rsidRPr="001058B5">
        <w:rPr>
          <w:rFonts w:ascii="Arial" w:hAnsi="Arial" w:cs="Arial"/>
          <w:w w:val="95"/>
          <w:sz w:val="18"/>
        </w:rPr>
        <w:t>-------------------- --------------------</w:t>
      </w:r>
    </w:p>
    <w:p w14:paraId="7D7A8235" w14:textId="77777777" w:rsidR="00791656" w:rsidRPr="001058B5" w:rsidRDefault="00791656" w:rsidP="00791656">
      <w:pPr>
        <w:tabs>
          <w:tab w:val="left" w:pos="4565"/>
        </w:tabs>
        <w:spacing w:before="15"/>
        <w:ind w:left="2620"/>
        <w:rPr>
          <w:rFonts w:ascii="Arial" w:hAnsi="Arial" w:cs="Arial"/>
          <w:sz w:val="18"/>
        </w:rPr>
      </w:pPr>
      <w:r w:rsidRPr="001058B5">
        <w:rPr>
          <w:rFonts w:ascii="Arial" w:hAnsi="Arial" w:cs="Arial"/>
          <w:w w:val="95"/>
          <w:sz w:val="18"/>
        </w:rPr>
        <w:t>Den</w:t>
      </w:r>
      <w:r w:rsidRPr="001058B5">
        <w:rPr>
          <w:rFonts w:ascii="Arial" w:hAnsi="Arial" w:cs="Arial"/>
          <w:w w:val="95"/>
          <w:sz w:val="18"/>
        </w:rPr>
        <w:tab/>
        <w:t>Raphaely</w:t>
      </w:r>
    </w:p>
    <w:p w14:paraId="5FE23618" w14:textId="77777777" w:rsidR="00791656" w:rsidRPr="001058B5" w:rsidRDefault="00791656" w:rsidP="00791656">
      <w:pPr>
        <w:pStyle w:val="BodyText"/>
        <w:rPr>
          <w:rFonts w:ascii="Arial" w:hAnsi="Arial" w:cs="Arial"/>
          <w:sz w:val="19"/>
        </w:rPr>
      </w:pPr>
    </w:p>
    <w:p w14:paraId="044226E4" w14:textId="77777777" w:rsidR="00791656" w:rsidRPr="001058B5" w:rsidRDefault="00791656" w:rsidP="00791656">
      <w:pPr>
        <w:pStyle w:val="BodyText"/>
        <w:spacing w:line="230" w:lineRule="auto"/>
        <w:ind w:left="2620" w:right="451"/>
        <w:rPr>
          <w:rFonts w:ascii="Arial" w:hAnsi="Arial" w:cs="Arial"/>
        </w:rPr>
      </w:pPr>
      <w:r w:rsidRPr="001058B5">
        <w:rPr>
          <w:rFonts w:ascii="Arial" w:hAnsi="Arial" w:cs="Arial"/>
        </w:rPr>
        <w:t xml:space="preserve">By </w:t>
      </w:r>
      <w:r w:rsidRPr="001058B5">
        <w:rPr>
          <w:rFonts w:ascii="Arial" w:hAnsi="Arial" w:cs="Arial"/>
          <w:spacing w:val="-5"/>
        </w:rPr>
        <w:t xml:space="preserve">now, </w:t>
      </w:r>
      <w:r w:rsidRPr="001058B5">
        <w:rPr>
          <w:rFonts w:ascii="Arial" w:hAnsi="Arial" w:cs="Arial"/>
        </w:rPr>
        <w:t>depending on the speed of you email server, you (or your recipient) should</w:t>
      </w:r>
      <w:r w:rsidRPr="001058B5">
        <w:rPr>
          <w:rFonts w:ascii="Arial" w:hAnsi="Arial" w:cs="Arial"/>
          <w:spacing w:val="-26"/>
        </w:rPr>
        <w:t xml:space="preserve"> </w:t>
      </w:r>
      <w:r w:rsidRPr="001058B5">
        <w:rPr>
          <w:rFonts w:ascii="Arial" w:hAnsi="Arial" w:cs="Arial"/>
        </w:rPr>
        <w:t>have</w:t>
      </w:r>
      <w:r w:rsidRPr="001058B5">
        <w:rPr>
          <w:rFonts w:ascii="Arial" w:hAnsi="Arial" w:cs="Arial"/>
          <w:spacing w:val="-26"/>
        </w:rPr>
        <w:t xml:space="preserve"> </w:t>
      </w:r>
      <w:r w:rsidRPr="001058B5">
        <w:rPr>
          <w:rFonts w:ascii="Arial" w:hAnsi="Arial" w:cs="Arial"/>
        </w:rPr>
        <w:t>received</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email</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subject</w:t>
      </w:r>
      <w:r w:rsidRPr="001058B5">
        <w:rPr>
          <w:rFonts w:ascii="Arial" w:hAnsi="Arial" w:cs="Arial"/>
          <w:spacing w:val="-26"/>
        </w:rPr>
        <w:t xml:space="preserve"> </w:t>
      </w:r>
      <w:r w:rsidRPr="001058B5">
        <w:rPr>
          <w:rFonts w:ascii="Arial" w:hAnsi="Arial" w:cs="Arial"/>
        </w:rPr>
        <w:t>header</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71"/>
        </w:rPr>
        <w:t xml:space="preserve"> </w:t>
      </w:r>
      <w:r w:rsidRPr="001058B5">
        <w:rPr>
          <w:rFonts w:ascii="Arial" w:hAnsi="Arial" w:cs="Arial"/>
        </w:rPr>
        <w:t>modification</w:t>
      </w:r>
      <w:r w:rsidRPr="001058B5">
        <w:rPr>
          <w:rFonts w:ascii="Arial" w:hAnsi="Arial" w:cs="Arial"/>
          <w:spacing w:val="-71"/>
        </w:rPr>
        <w:t xml:space="preserve"> </w:t>
      </w:r>
      <w:r w:rsidRPr="001058B5">
        <w:rPr>
          <w:rFonts w:ascii="Arial" w:hAnsi="Arial" w:cs="Arial"/>
        </w:rPr>
        <w:t>on HR.EMPLOYEES</w:t>
      </w:r>
      <w:r w:rsidRPr="001058B5">
        <w:rPr>
          <w:rFonts w:ascii="Arial" w:hAnsi="Arial" w:cs="Arial"/>
          <w:spacing w:val="-95"/>
        </w:rPr>
        <w:t xml:space="preserve"> </w:t>
      </w:r>
      <w:r w:rsidRPr="001058B5">
        <w:rPr>
          <w:rFonts w:ascii="Arial" w:hAnsi="Arial" w:cs="Arial"/>
        </w:rPr>
        <w:t>notifying</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tampering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HR.EMPLOYEES</w:t>
      </w:r>
      <w:r w:rsidRPr="001058B5">
        <w:rPr>
          <w:rFonts w:ascii="Arial" w:hAnsi="Arial" w:cs="Arial"/>
          <w:spacing w:val="-94"/>
        </w:rPr>
        <w:t xml:space="preserve"> </w:t>
      </w:r>
      <w:r w:rsidRPr="001058B5">
        <w:rPr>
          <w:rFonts w:ascii="Arial" w:hAnsi="Arial" w:cs="Arial"/>
        </w:rPr>
        <w:t>table.</w:t>
      </w:r>
    </w:p>
    <w:p w14:paraId="78DAA914" w14:textId="77777777" w:rsidR="00791656" w:rsidRPr="001058B5" w:rsidRDefault="00791656" w:rsidP="00791656">
      <w:pPr>
        <w:pStyle w:val="ListParagraph"/>
        <w:numPr>
          <w:ilvl w:val="0"/>
          <w:numId w:val="45"/>
        </w:numPr>
        <w:tabs>
          <w:tab w:val="left" w:pos="2620"/>
        </w:tabs>
        <w:spacing w:before="119" w:line="228" w:lineRule="auto"/>
        <w:ind w:left="2620" w:right="635"/>
        <w:jc w:val="left"/>
        <w:rPr>
          <w:rFonts w:ascii="Arial" w:hAnsi="Arial" w:cs="Arial"/>
          <w:sz w:val="20"/>
        </w:rPr>
      </w:pPr>
      <w:r w:rsidRPr="00DA78DF">
        <w:rPr>
          <w:rFonts w:ascii="Arial" w:hAnsi="Arial" w:cs="Arial"/>
          <w:sz w:val="20"/>
          <w:lang w:val="vi-VN"/>
        </w:rPr>
        <w:t>Khi người dùng sysadmin_fga, truy vấn chế độ xem từ điển dữ liệu DBA_FGA_AUDIT_TRAIL, chứa các hoạt động được kiểm tra của Susan Mavris</w:t>
      </w:r>
      <w:r w:rsidRPr="001058B5">
        <w:rPr>
          <w:rFonts w:ascii="Arial" w:hAnsi="Arial" w:cs="Arial"/>
          <w:sz w:val="20"/>
        </w:rPr>
        <w:t>.</w:t>
      </w:r>
    </w:p>
    <w:p w14:paraId="77956391" w14:textId="77777777" w:rsidR="00791656" w:rsidRPr="001058B5" w:rsidRDefault="00791656" w:rsidP="00791656">
      <w:pPr>
        <w:spacing w:before="144"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19A2E5" w14:textId="77777777" w:rsidR="00791656" w:rsidRPr="001058B5" w:rsidRDefault="00791656" w:rsidP="00791656">
      <w:pPr>
        <w:pStyle w:val="BodyText"/>
        <w:spacing w:before="4"/>
        <w:rPr>
          <w:rFonts w:ascii="Arial" w:hAnsi="Arial" w:cs="Arial"/>
          <w:i/>
          <w:sz w:val="19"/>
        </w:rPr>
      </w:pPr>
    </w:p>
    <w:p w14:paraId="278AF05A" w14:textId="77777777" w:rsidR="00791656" w:rsidRPr="001058B5" w:rsidRDefault="00791656" w:rsidP="00791656">
      <w:pPr>
        <w:spacing w:line="259" w:lineRule="auto"/>
        <w:ind w:left="2620" w:right="5316"/>
        <w:rPr>
          <w:rFonts w:ascii="Arial" w:hAnsi="Arial" w:cs="Arial"/>
          <w:sz w:val="18"/>
        </w:rPr>
      </w:pPr>
      <w:r w:rsidRPr="001058B5">
        <w:rPr>
          <w:rFonts w:ascii="Arial" w:hAnsi="Arial" w:cs="Arial"/>
          <w:w w:val="95"/>
          <w:sz w:val="18"/>
        </w:rPr>
        <w:t xml:space="preserve">col dbuid format a10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lsqltext</w:t>
      </w:r>
      <w:r w:rsidRPr="001058B5">
        <w:rPr>
          <w:rFonts w:ascii="Arial" w:hAnsi="Arial" w:cs="Arial"/>
          <w:spacing w:val="-37"/>
          <w:w w:val="90"/>
          <w:sz w:val="18"/>
        </w:rPr>
        <w:t xml:space="preserve"> </w:t>
      </w:r>
      <w:r w:rsidRPr="001058B5">
        <w:rPr>
          <w:rFonts w:ascii="Arial" w:hAnsi="Arial" w:cs="Arial"/>
          <w:w w:val="90"/>
          <w:sz w:val="18"/>
        </w:rPr>
        <w:t>format</w:t>
      </w:r>
      <w:r w:rsidRPr="001058B5">
        <w:rPr>
          <w:rFonts w:ascii="Arial" w:hAnsi="Arial" w:cs="Arial"/>
          <w:spacing w:val="-38"/>
          <w:w w:val="90"/>
          <w:sz w:val="18"/>
        </w:rPr>
        <w:t xml:space="preserve"> </w:t>
      </w:r>
      <w:r w:rsidRPr="001058B5">
        <w:rPr>
          <w:rFonts w:ascii="Arial" w:hAnsi="Arial" w:cs="Arial"/>
          <w:w w:val="90"/>
          <w:sz w:val="18"/>
        </w:rPr>
        <w:t>a66</w:t>
      </w:r>
    </w:p>
    <w:p w14:paraId="18337946" w14:textId="77777777" w:rsidR="00791656" w:rsidRPr="001058B5" w:rsidRDefault="00791656" w:rsidP="00791656">
      <w:pPr>
        <w:ind w:left="2620"/>
        <w:rPr>
          <w:rFonts w:ascii="Arial" w:hAnsi="Arial" w:cs="Arial"/>
          <w:sz w:val="18"/>
        </w:rPr>
      </w:pPr>
      <w:r w:rsidRPr="001058B5">
        <w:rPr>
          <w:rFonts w:ascii="Arial" w:hAnsi="Arial" w:cs="Arial"/>
          <w:w w:val="95"/>
          <w:sz w:val="18"/>
        </w:rPr>
        <w:t>col ntimestamp# format a15</w:t>
      </w:r>
    </w:p>
    <w:p w14:paraId="09C03E56" w14:textId="77777777" w:rsidR="00791656" w:rsidRPr="001058B5" w:rsidRDefault="00791656" w:rsidP="00791656">
      <w:pPr>
        <w:pStyle w:val="BodyText"/>
        <w:spacing w:before="9"/>
        <w:rPr>
          <w:rFonts w:ascii="Arial" w:hAnsi="Arial" w:cs="Arial"/>
        </w:rPr>
      </w:pPr>
    </w:p>
    <w:p w14:paraId="2F241CCB" w14:textId="77777777" w:rsidR="00791656" w:rsidRPr="001058B5" w:rsidRDefault="00791656" w:rsidP="00791656">
      <w:pPr>
        <w:spacing w:line="259" w:lineRule="auto"/>
        <w:ind w:left="2620"/>
        <w:rPr>
          <w:rFonts w:ascii="Arial" w:hAnsi="Arial" w:cs="Arial"/>
          <w:sz w:val="18"/>
        </w:rPr>
      </w:pPr>
      <w:r w:rsidRPr="001058B5">
        <w:rPr>
          <w:rFonts w:ascii="Arial" w:hAnsi="Arial" w:cs="Arial"/>
          <w:w w:val="90"/>
          <w:sz w:val="18"/>
        </w:rPr>
        <w:t>SELECT</w:t>
      </w:r>
      <w:r w:rsidRPr="001058B5">
        <w:rPr>
          <w:rFonts w:ascii="Arial" w:hAnsi="Arial" w:cs="Arial"/>
          <w:spacing w:val="-55"/>
          <w:w w:val="90"/>
          <w:sz w:val="18"/>
        </w:rPr>
        <w:t xml:space="preserve"> </w:t>
      </w:r>
      <w:r w:rsidRPr="001058B5">
        <w:rPr>
          <w:rFonts w:ascii="Arial" w:hAnsi="Arial" w:cs="Arial"/>
          <w:w w:val="90"/>
          <w:sz w:val="18"/>
        </w:rPr>
        <w:t>DBUID,</w:t>
      </w:r>
      <w:r w:rsidRPr="001058B5">
        <w:rPr>
          <w:rFonts w:ascii="Arial" w:hAnsi="Arial" w:cs="Arial"/>
          <w:spacing w:val="-55"/>
          <w:w w:val="90"/>
          <w:sz w:val="18"/>
        </w:rPr>
        <w:t xml:space="preserve"> </w:t>
      </w:r>
      <w:r w:rsidRPr="001058B5">
        <w:rPr>
          <w:rFonts w:ascii="Arial" w:hAnsi="Arial" w:cs="Arial"/>
          <w:w w:val="90"/>
          <w:sz w:val="18"/>
        </w:rPr>
        <w:t>LSQLTEXT,</w:t>
      </w:r>
      <w:r w:rsidRPr="001058B5">
        <w:rPr>
          <w:rFonts w:ascii="Arial" w:hAnsi="Arial" w:cs="Arial"/>
          <w:spacing w:val="-55"/>
          <w:w w:val="90"/>
          <w:sz w:val="18"/>
        </w:rPr>
        <w:t xml:space="preserve"> </w:t>
      </w:r>
      <w:r w:rsidRPr="001058B5">
        <w:rPr>
          <w:rFonts w:ascii="Arial" w:hAnsi="Arial" w:cs="Arial"/>
          <w:w w:val="90"/>
          <w:sz w:val="18"/>
        </w:rPr>
        <w:t>NTIMESTAMP#</w:t>
      </w:r>
      <w:r w:rsidRPr="001058B5">
        <w:rPr>
          <w:rFonts w:ascii="Arial" w:hAnsi="Arial" w:cs="Arial"/>
          <w:spacing w:val="-55"/>
          <w:w w:val="90"/>
          <w:sz w:val="18"/>
        </w:rPr>
        <w:t xml:space="preserve"> </w:t>
      </w:r>
      <w:r w:rsidRPr="001058B5">
        <w:rPr>
          <w:rFonts w:ascii="Arial" w:hAnsi="Arial" w:cs="Arial"/>
          <w:w w:val="90"/>
          <w:sz w:val="18"/>
        </w:rPr>
        <w:t>FROM</w:t>
      </w:r>
      <w:r w:rsidRPr="001058B5">
        <w:rPr>
          <w:rFonts w:ascii="Arial" w:hAnsi="Arial" w:cs="Arial"/>
          <w:spacing w:val="-55"/>
          <w:w w:val="90"/>
          <w:sz w:val="18"/>
        </w:rPr>
        <w:t xml:space="preserve"> </w:t>
      </w:r>
      <w:r w:rsidRPr="001058B5">
        <w:rPr>
          <w:rFonts w:ascii="Arial" w:hAnsi="Arial" w:cs="Arial"/>
          <w:w w:val="90"/>
          <w:sz w:val="18"/>
        </w:rPr>
        <w:t>SYS.FGA_LOG$</w:t>
      </w:r>
      <w:r w:rsidRPr="001058B5">
        <w:rPr>
          <w:rFonts w:ascii="Arial" w:hAnsi="Arial" w:cs="Arial"/>
          <w:spacing w:val="-55"/>
          <w:w w:val="90"/>
          <w:sz w:val="18"/>
        </w:rPr>
        <w:t xml:space="preserve"> </w:t>
      </w:r>
      <w:r w:rsidRPr="001058B5">
        <w:rPr>
          <w:rFonts w:ascii="Arial" w:hAnsi="Arial" w:cs="Arial"/>
          <w:w w:val="90"/>
          <w:sz w:val="18"/>
        </w:rPr>
        <w:t>WHERE</w:t>
      </w:r>
      <w:r w:rsidRPr="001058B5">
        <w:rPr>
          <w:rFonts w:ascii="Arial" w:hAnsi="Arial" w:cs="Arial"/>
          <w:spacing w:val="-55"/>
          <w:w w:val="90"/>
          <w:sz w:val="18"/>
        </w:rPr>
        <w:t xml:space="preserve"> </w:t>
      </w:r>
      <w:r w:rsidRPr="001058B5">
        <w:rPr>
          <w:rFonts w:ascii="Arial" w:hAnsi="Arial" w:cs="Arial"/>
          <w:w w:val="90"/>
          <w:sz w:val="18"/>
        </w:rPr>
        <w:t xml:space="preserve">POLICYNAME='CHK_HR_ </w:t>
      </w:r>
      <w:r w:rsidRPr="001058B5">
        <w:rPr>
          <w:rFonts w:ascii="Arial" w:hAnsi="Arial" w:cs="Arial"/>
          <w:w w:val="95"/>
          <w:sz w:val="18"/>
        </w:rPr>
        <w:t>EMP';</w:t>
      </w:r>
    </w:p>
    <w:p w14:paraId="17717064" w14:textId="77777777" w:rsidR="00791656" w:rsidRPr="001058B5" w:rsidRDefault="00791656" w:rsidP="00791656">
      <w:pPr>
        <w:pStyle w:val="BodyText"/>
        <w:spacing w:before="9"/>
        <w:rPr>
          <w:rFonts w:ascii="Arial" w:hAnsi="Arial" w:cs="Arial"/>
          <w:sz w:val="16"/>
        </w:rPr>
      </w:pPr>
    </w:p>
    <w:p w14:paraId="75F15B3B" w14:textId="77777777" w:rsidR="00791656" w:rsidRPr="001058B5" w:rsidRDefault="00791656" w:rsidP="00791656">
      <w:pPr>
        <w:pStyle w:val="BodyText"/>
        <w:ind w:left="2620"/>
        <w:rPr>
          <w:rFonts w:ascii="Arial" w:hAnsi="Arial" w:cs="Arial"/>
        </w:rPr>
      </w:pPr>
      <w:r w:rsidRPr="001058B5">
        <w:rPr>
          <w:rFonts w:ascii="Arial" w:hAnsi="Arial" w:cs="Arial"/>
        </w:rPr>
        <w:t>Output similar to the following appears:</w:t>
      </w:r>
    </w:p>
    <w:p w14:paraId="4745DB66" w14:textId="77777777" w:rsidR="00791656" w:rsidRPr="001058B5" w:rsidRDefault="00791656" w:rsidP="00791656">
      <w:pPr>
        <w:tabs>
          <w:tab w:val="left" w:pos="3638"/>
        </w:tabs>
        <w:spacing w:before="140"/>
        <w:ind w:left="26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5DFEA05C" w14:textId="77777777" w:rsidR="00791656" w:rsidRPr="001058B5" w:rsidRDefault="00791656" w:rsidP="00791656">
      <w:pPr>
        <w:spacing w:before="17" w:line="259" w:lineRule="auto"/>
        <w:ind w:left="2620"/>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NTIMESTAMP#</w:t>
      </w:r>
    </w:p>
    <w:p w14:paraId="0C5ACE21" w14:textId="77777777" w:rsidR="00791656" w:rsidRPr="001058B5" w:rsidRDefault="00791656" w:rsidP="00791656">
      <w:pPr>
        <w:tabs>
          <w:tab w:val="left" w:pos="3638"/>
        </w:tabs>
        <w:spacing w:line="259" w:lineRule="auto"/>
        <w:ind w:left="2620" w:right="700"/>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SMAVRIS</w:t>
      </w:r>
      <w:r w:rsidRPr="001058B5">
        <w:rPr>
          <w:rFonts w:ascii="Arial" w:hAnsi="Arial" w:cs="Arial"/>
          <w:w w:val="90"/>
          <w:sz w:val="18"/>
        </w:rPr>
        <w:tab/>
      </w:r>
      <w:r w:rsidRPr="001058B5">
        <w:rPr>
          <w:rFonts w:ascii="Arial" w:hAnsi="Arial" w:cs="Arial"/>
          <w:w w:val="95"/>
          <w:sz w:val="18"/>
        </w:rPr>
        <w:t>SELECT</w:t>
      </w:r>
      <w:r w:rsidRPr="001058B5">
        <w:rPr>
          <w:rFonts w:ascii="Arial" w:hAnsi="Arial" w:cs="Arial"/>
          <w:spacing w:val="-54"/>
          <w:w w:val="95"/>
          <w:sz w:val="18"/>
        </w:rPr>
        <w:t xml:space="preserve"> </w:t>
      </w:r>
      <w:r w:rsidRPr="001058B5">
        <w:rPr>
          <w:rFonts w:ascii="Arial" w:hAnsi="Arial" w:cs="Arial"/>
          <w:w w:val="95"/>
          <w:sz w:val="18"/>
        </w:rPr>
        <w:t>SALARY</w:t>
      </w:r>
      <w:r w:rsidRPr="001058B5">
        <w:rPr>
          <w:rFonts w:ascii="Arial" w:hAnsi="Arial" w:cs="Arial"/>
          <w:spacing w:val="-54"/>
          <w:w w:val="95"/>
          <w:sz w:val="18"/>
        </w:rPr>
        <w:t xml:space="preserve"> </w:t>
      </w:r>
      <w:r w:rsidRPr="001058B5">
        <w:rPr>
          <w:rFonts w:ascii="Arial" w:hAnsi="Arial" w:cs="Arial"/>
          <w:w w:val="95"/>
          <w:sz w:val="18"/>
        </w:rPr>
        <w:t>FROM</w:t>
      </w:r>
      <w:r w:rsidRPr="001058B5">
        <w:rPr>
          <w:rFonts w:ascii="Arial" w:hAnsi="Arial" w:cs="Arial"/>
          <w:spacing w:val="-54"/>
          <w:w w:val="95"/>
          <w:sz w:val="18"/>
        </w:rPr>
        <w:t xml:space="preserve"> </w:t>
      </w:r>
      <w:r w:rsidRPr="001058B5">
        <w:rPr>
          <w:rFonts w:ascii="Arial" w:hAnsi="Arial" w:cs="Arial"/>
          <w:w w:val="95"/>
          <w:sz w:val="18"/>
        </w:rPr>
        <w:t>HR.EMPLOYEES</w:t>
      </w:r>
      <w:r w:rsidRPr="001058B5">
        <w:rPr>
          <w:rFonts w:ascii="Arial" w:hAnsi="Arial" w:cs="Arial"/>
          <w:spacing w:val="-54"/>
          <w:w w:val="95"/>
          <w:sz w:val="18"/>
        </w:rPr>
        <w:t xml:space="preserve"> </w:t>
      </w:r>
      <w:r w:rsidRPr="001058B5">
        <w:rPr>
          <w:rFonts w:ascii="Arial" w:hAnsi="Arial" w:cs="Arial"/>
          <w:w w:val="95"/>
          <w:sz w:val="18"/>
        </w:rPr>
        <w:t>WHERE</w:t>
      </w:r>
      <w:r w:rsidRPr="001058B5">
        <w:rPr>
          <w:rFonts w:ascii="Arial" w:hAnsi="Arial" w:cs="Arial"/>
          <w:spacing w:val="-54"/>
          <w:w w:val="95"/>
          <w:sz w:val="18"/>
        </w:rPr>
        <w:t xml:space="preserve"> </w:t>
      </w:r>
      <w:r w:rsidRPr="001058B5">
        <w:rPr>
          <w:rFonts w:ascii="Arial" w:hAnsi="Arial" w:cs="Arial"/>
          <w:w w:val="95"/>
          <w:sz w:val="18"/>
        </w:rPr>
        <w:t>LAST_NAME</w:t>
      </w:r>
      <w:r w:rsidRPr="001058B5">
        <w:rPr>
          <w:rFonts w:ascii="Arial" w:hAnsi="Arial" w:cs="Arial"/>
          <w:spacing w:val="-54"/>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'Mavris'</w:t>
      </w:r>
    </w:p>
    <w:p w14:paraId="12A28043" w14:textId="77777777" w:rsidR="00791656" w:rsidRPr="001058B5" w:rsidRDefault="00791656" w:rsidP="00791656">
      <w:pPr>
        <w:ind w:left="2620"/>
        <w:rPr>
          <w:rFonts w:ascii="Arial" w:hAnsi="Arial" w:cs="Arial"/>
          <w:sz w:val="18"/>
        </w:rPr>
      </w:pPr>
      <w:r w:rsidRPr="001058B5">
        <w:rPr>
          <w:rFonts w:ascii="Arial" w:hAnsi="Arial" w:cs="Arial"/>
          <w:w w:val="85"/>
          <w:sz w:val="18"/>
        </w:rPr>
        <w:t>23-JUN-09 03.48.59.111000 PM</w:t>
      </w:r>
    </w:p>
    <w:p w14:paraId="7F1F4D9F" w14:textId="77777777" w:rsidR="00791656" w:rsidRPr="001058B5" w:rsidRDefault="00791656" w:rsidP="00791656">
      <w:pPr>
        <w:pStyle w:val="BodyText"/>
        <w:spacing w:before="9"/>
        <w:rPr>
          <w:rFonts w:ascii="Arial" w:hAnsi="Arial" w:cs="Arial"/>
        </w:rPr>
      </w:pPr>
    </w:p>
    <w:p w14:paraId="6EF1D14F" w14:textId="77777777" w:rsidR="00791656" w:rsidRPr="001058B5" w:rsidRDefault="00791656" w:rsidP="00791656">
      <w:pPr>
        <w:tabs>
          <w:tab w:val="left" w:pos="3638"/>
        </w:tabs>
        <w:spacing w:line="259" w:lineRule="auto"/>
        <w:ind w:left="2620" w:right="416"/>
        <w:rPr>
          <w:rFonts w:ascii="Arial" w:hAnsi="Arial" w:cs="Arial"/>
          <w:sz w:val="18"/>
        </w:rPr>
      </w:pPr>
      <w:r w:rsidRPr="001058B5">
        <w:rPr>
          <w:rFonts w:ascii="Arial" w:hAnsi="Arial" w:cs="Arial"/>
          <w:w w:val="90"/>
          <w:sz w:val="18"/>
        </w:rPr>
        <w:t>SMAVRIS</w:t>
      </w:r>
      <w:r w:rsidRPr="001058B5">
        <w:rPr>
          <w:rFonts w:ascii="Arial" w:hAnsi="Arial" w:cs="Arial"/>
          <w:w w:val="90"/>
          <w:sz w:val="18"/>
        </w:rPr>
        <w:tab/>
        <w:t>UPDATE</w:t>
      </w:r>
      <w:r w:rsidRPr="001058B5">
        <w:rPr>
          <w:rFonts w:ascii="Arial" w:hAnsi="Arial" w:cs="Arial"/>
          <w:spacing w:val="-35"/>
          <w:w w:val="90"/>
          <w:sz w:val="18"/>
        </w:rPr>
        <w:t xml:space="preserve"> </w:t>
      </w:r>
      <w:r w:rsidRPr="001058B5">
        <w:rPr>
          <w:rFonts w:ascii="Arial" w:hAnsi="Arial" w:cs="Arial"/>
          <w:w w:val="90"/>
          <w:sz w:val="18"/>
        </w:rPr>
        <w:t>HR.EMPLOYEES</w:t>
      </w:r>
      <w:r w:rsidRPr="001058B5">
        <w:rPr>
          <w:rFonts w:ascii="Arial" w:hAnsi="Arial" w:cs="Arial"/>
          <w:spacing w:val="-36"/>
          <w:w w:val="90"/>
          <w:sz w:val="18"/>
        </w:rPr>
        <w:t xml:space="preserve"> </w:t>
      </w:r>
      <w:r w:rsidRPr="001058B5">
        <w:rPr>
          <w:rFonts w:ascii="Arial" w:hAnsi="Arial" w:cs="Arial"/>
          <w:w w:val="90"/>
          <w:sz w:val="18"/>
        </w:rPr>
        <w:t>SET</w:t>
      </w:r>
      <w:r w:rsidRPr="001058B5">
        <w:rPr>
          <w:rFonts w:ascii="Arial" w:hAnsi="Arial" w:cs="Arial"/>
          <w:spacing w:val="-36"/>
          <w:w w:val="90"/>
          <w:sz w:val="18"/>
        </w:rPr>
        <w:t xml:space="preserve"> </w:t>
      </w:r>
      <w:r w:rsidRPr="001058B5">
        <w:rPr>
          <w:rFonts w:ascii="Arial" w:hAnsi="Arial" w:cs="Arial"/>
          <w:w w:val="90"/>
          <w:sz w:val="18"/>
        </w:rPr>
        <w:t>SALARY</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13000</w:t>
      </w:r>
      <w:r w:rsidRPr="001058B5">
        <w:rPr>
          <w:rFonts w:ascii="Arial" w:hAnsi="Arial" w:cs="Arial"/>
          <w:spacing w:val="-35"/>
          <w:w w:val="90"/>
          <w:sz w:val="18"/>
        </w:rPr>
        <w:t xml:space="preserve"> </w:t>
      </w:r>
      <w:r w:rsidRPr="001058B5">
        <w:rPr>
          <w:rFonts w:ascii="Arial" w:hAnsi="Arial" w:cs="Arial"/>
          <w:w w:val="90"/>
          <w:sz w:val="18"/>
        </w:rPr>
        <w:t>WHERE</w:t>
      </w:r>
      <w:r w:rsidRPr="001058B5">
        <w:rPr>
          <w:rFonts w:ascii="Arial" w:hAnsi="Arial" w:cs="Arial"/>
          <w:spacing w:val="-35"/>
          <w:w w:val="90"/>
          <w:sz w:val="18"/>
        </w:rPr>
        <w:t xml:space="preserve"> </w:t>
      </w:r>
      <w:r w:rsidRPr="001058B5">
        <w:rPr>
          <w:rFonts w:ascii="Arial" w:hAnsi="Arial" w:cs="Arial"/>
          <w:w w:val="90"/>
          <w:sz w:val="18"/>
        </w:rPr>
        <w:t>LAST_NAME</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 xml:space="preserve">'Mavris' </w:t>
      </w:r>
      <w:r w:rsidRPr="001058B5">
        <w:rPr>
          <w:rFonts w:ascii="Arial" w:hAnsi="Arial" w:cs="Arial"/>
          <w:w w:val="95"/>
          <w:sz w:val="18"/>
        </w:rPr>
        <w:t>23-JUN-09 03.49.07.330000</w:t>
      </w:r>
      <w:r w:rsidRPr="001058B5">
        <w:rPr>
          <w:rFonts w:ascii="Arial" w:hAnsi="Arial" w:cs="Arial"/>
          <w:spacing w:val="-34"/>
          <w:w w:val="95"/>
          <w:sz w:val="18"/>
        </w:rPr>
        <w:t xml:space="preserve"> </w:t>
      </w:r>
      <w:r w:rsidRPr="001058B5">
        <w:rPr>
          <w:rFonts w:ascii="Arial" w:hAnsi="Arial" w:cs="Arial"/>
          <w:w w:val="95"/>
          <w:sz w:val="18"/>
        </w:rPr>
        <w:t>PM</w:t>
      </w:r>
    </w:p>
    <w:p w14:paraId="4DF7A9FA" w14:textId="77777777" w:rsidR="00791656" w:rsidRPr="001058B5" w:rsidRDefault="00791656" w:rsidP="00791656">
      <w:pPr>
        <w:pStyle w:val="BodyText"/>
        <w:spacing w:before="5"/>
        <w:rPr>
          <w:rFonts w:ascii="Arial" w:hAnsi="Arial" w:cs="Arial"/>
          <w:sz w:val="17"/>
        </w:rPr>
      </w:pPr>
    </w:p>
    <w:p w14:paraId="3140B36A" w14:textId="77777777" w:rsidR="00791656" w:rsidRPr="001058B5" w:rsidRDefault="00791656" w:rsidP="00791656">
      <w:pPr>
        <w:pStyle w:val="BodyText"/>
        <w:spacing w:before="1" w:line="230" w:lineRule="auto"/>
        <w:ind w:left="2619" w:right="182"/>
        <w:rPr>
          <w:rFonts w:ascii="Arial" w:hAnsi="Arial" w:cs="Arial"/>
        </w:rPr>
      </w:pPr>
      <w:r w:rsidRPr="00DA78DF">
        <w:rPr>
          <w:rFonts w:ascii="Arial" w:hAnsi="Arial" w:cs="Arial"/>
          <w:lang w:val="vi-VN"/>
        </w:rPr>
        <w:t>Đường mòn kiểm tra nắm bắt hai câu lệnh SQL mà Susan Mavris chạy đã ảnh hưởng đến cột SALARY trong bảng HR.EMPLOYEES. Tuyên bố thứ ba mà cô ấy điều hành, trong đó cô ấy hỏi về Den Raphaely, không được ghi lại vì nó không bị ảnh hưởng bởi chính sách kiểm toán. Điều này là do Cơ sở dữ liệu Oracle thực hiện chức năng kiểm tra như một giao dịch tự quản, chỉ cam kết các hành động của thiết lập handler_module và không phải bất kỳ giao dịch người dùng nào. Hàm này không ảnh hưởng đến bất kỳ giao dịch SQL người dùng nào</w:t>
      </w:r>
      <w:r w:rsidRPr="001058B5">
        <w:rPr>
          <w:rFonts w:ascii="Arial" w:hAnsi="Arial" w:cs="Arial"/>
        </w:rPr>
        <w:t>.</w:t>
      </w:r>
    </w:p>
    <w:p w14:paraId="1A2FA9F3" w14:textId="77777777" w:rsidR="00791656" w:rsidRPr="001058B5" w:rsidRDefault="00791656" w:rsidP="00791656">
      <w:pPr>
        <w:pStyle w:val="BodyText"/>
        <w:spacing w:before="5"/>
        <w:rPr>
          <w:rFonts w:ascii="Arial" w:hAnsi="Arial" w:cs="Arial"/>
          <w:sz w:val="23"/>
        </w:rPr>
      </w:pPr>
    </w:p>
    <w:p w14:paraId="31978AD9" w14:textId="77777777" w:rsidR="00791656" w:rsidRPr="001058B5" w:rsidRDefault="00791656" w:rsidP="00791656">
      <w:pPr>
        <w:pStyle w:val="Heading6"/>
        <w:spacing w:before="1"/>
      </w:pPr>
      <w:bookmarkStart w:id="1792" w:name="Step_7:_Remove_the_Components_for_This_T"/>
      <w:bookmarkStart w:id="1793" w:name="_bookmark1959"/>
      <w:bookmarkEnd w:id="1792"/>
      <w:bookmarkEnd w:id="1793"/>
      <w:r>
        <w:t>Bước</w:t>
      </w:r>
      <w:r w:rsidRPr="001058B5">
        <w:t xml:space="preserve"> 7: </w:t>
      </w:r>
      <w:r w:rsidRPr="00DA78DF">
        <w:rPr>
          <w:rStyle w:val="shorttext"/>
          <w:sz w:val="20"/>
          <w:lang w:val="vi-VN"/>
        </w:rPr>
        <w:t>Xóa các thành phần cho hướng dẫn này</w:t>
      </w:r>
    </w:p>
    <w:p w14:paraId="1DB669D2" w14:textId="77777777" w:rsidR="00791656" w:rsidRPr="00DA78DF" w:rsidRDefault="00791656" w:rsidP="00791656">
      <w:pPr>
        <w:pStyle w:val="BodyText"/>
        <w:spacing w:line="246" w:lineRule="exact"/>
        <w:ind w:left="2620"/>
        <w:rPr>
          <w:rFonts w:ascii="Arial" w:hAnsi="Arial" w:cs="Arial"/>
        </w:rPr>
      </w:pPr>
      <w:r w:rsidRPr="00DA78DF">
        <w:rPr>
          <w:rFonts w:ascii="Arial" w:hAnsi="Arial" w:cs="Arial"/>
          <w:lang w:val="vi-VN"/>
        </w:rPr>
        <w:t>Kết nối với SQL * Plus với tư cách là đặc quyền SYSTEM SYSTEM, sau đó thả ngườ</w:t>
      </w:r>
      <w:r>
        <w:rPr>
          <w:rFonts w:ascii="Arial" w:hAnsi="Arial" w:cs="Arial"/>
          <w:lang w:val="vi-VN"/>
        </w:rPr>
        <w:t xml:space="preserve">i dùng sysadmin_fga </w:t>
      </w:r>
      <w:r w:rsidRPr="00DA78DF">
        <w:rPr>
          <w:rFonts w:ascii="Arial" w:hAnsi="Arial" w:cs="Arial"/>
          <w:lang w:val="vi-VN"/>
        </w:rPr>
        <w:t>(bao gồm các đối tượng trong lược đồ sysadmin_fga) và smavris</w:t>
      </w:r>
    </w:p>
    <w:p w14:paraId="7A065F99"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SYSTEM</w:t>
      </w:r>
    </w:p>
    <w:p w14:paraId="618E6744" w14:textId="77777777" w:rsidR="00791656" w:rsidRPr="001058B5" w:rsidRDefault="00791656" w:rsidP="00791656">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F1C911E" w14:textId="77777777" w:rsidR="00791656" w:rsidRPr="001058B5" w:rsidRDefault="00791656" w:rsidP="00791656">
      <w:pPr>
        <w:pStyle w:val="BodyText"/>
        <w:spacing w:before="8"/>
        <w:rPr>
          <w:rFonts w:ascii="Arial" w:hAnsi="Arial" w:cs="Arial"/>
          <w:i/>
        </w:rPr>
      </w:pPr>
    </w:p>
    <w:p w14:paraId="75F7F793" w14:textId="77777777" w:rsidR="00791656" w:rsidRPr="001058B5" w:rsidRDefault="00791656" w:rsidP="00791656">
      <w:pPr>
        <w:ind w:left="2620"/>
        <w:rPr>
          <w:rFonts w:ascii="Arial" w:hAnsi="Arial" w:cs="Arial"/>
          <w:sz w:val="18"/>
        </w:rPr>
      </w:pPr>
      <w:r w:rsidRPr="001058B5">
        <w:rPr>
          <w:rFonts w:ascii="Arial" w:hAnsi="Arial" w:cs="Arial"/>
          <w:w w:val="95"/>
          <w:sz w:val="18"/>
        </w:rPr>
        <w:t>DROP USER sysadmin_fga</w:t>
      </w:r>
      <w:r w:rsidRPr="001058B5">
        <w:rPr>
          <w:rFonts w:ascii="Arial" w:hAnsi="Arial" w:cs="Arial"/>
          <w:spacing w:val="-51"/>
          <w:w w:val="95"/>
          <w:sz w:val="18"/>
        </w:rPr>
        <w:t xml:space="preserve"> </w:t>
      </w:r>
      <w:r w:rsidRPr="001058B5">
        <w:rPr>
          <w:rFonts w:ascii="Arial" w:hAnsi="Arial" w:cs="Arial"/>
          <w:w w:val="95"/>
          <w:sz w:val="18"/>
        </w:rPr>
        <w:t>CASCADE;</w:t>
      </w:r>
    </w:p>
    <w:p w14:paraId="44E1ADC6"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20D46A03" w14:textId="77777777" w:rsidR="00791656" w:rsidRPr="001058B5" w:rsidRDefault="00791656" w:rsidP="00791656">
      <w:pPr>
        <w:pStyle w:val="BodyText"/>
        <w:rPr>
          <w:rFonts w:ascii="Arial" w:hAnsi="Arial" w:cs="Arial"/>
        </w:rPr>
      </w:pPr>
    </w:p>
    <w:p w14:paraId="0FF3A9D8" w14:textId="77777777" w:rsidR="00791656" w:rsidRPr="001058B5" w:rsidRDefault="00791656" w:rsidP="00791656">
      <w:pPr>
        <w:pStyle w:val="BodyText"/>
        <w:spacing w:before="7"/>
        <w:rPr>
          <w:rFonts w:ascii="Arial" w:hAnsi="Arial" w:cs="Arial"/>
          <w:sz w:val="18"/>
        </w:rPr>
      </w:pPr>
    </w:p>
    <w:p w14:paraId="11C77227"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smavris;</w:t>
      </w:r>
    </w:p>
    <w:p w14:paraId="2B72FBDD" w14:textId="77777777" w:rsidR="00791656" w:rsidRPr="00DA78DF" w:rsidRDefault="00791656" w:rsidP="00791656">
      <w:pPr>
        <w:pStyle w:val="BodyText"/>
        <w:spacing w:before="4"/>
        <w:rPr>
          <w:rFonts w:ascii="Arial" w:hAnsi="Arial" w:cs="Arial"/>
          <w:sz w:val="16"/>
        </w:rPr>
      </w:pPr>
    </w:p>
    <w:p w14:paraId="753521E0"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Kết nối với tư cách là người dùng Nhân sự và xóa bỏ mức lương bổng của lương của Susan Mavris</w:t>
      </w:r>
      <w:r w:rsidRPr="001058B5">
        <w:rPr>
          <w:rFonts w:ascii="Arial" w:hAnsi="Arial" w:cs="Arial"/>
          <w:spacing w:val="-4"/>
          <w:sz w:val="20"/>
        </w:rPr>
        <w:t>.</w:t>
      </w:r>
    </w:p>
    <w:p w14:paraId="1261915A" w14:textId="77777777" w:rsidR="00791656" w:rsidRPr="001058B5" w:rsidRDefault="00791656" w:rsidP="00791656">
      <w:pPr>
        <w:spacing w:before="136"/>
        <w:ind w:left="2020"/>
        <w:rPr>
          <w:rFonts w:ascii="Arial" w:hAnsi="Arial" w:cs="Arial"/>
          <w:sz w:val="18"/>
        </w:rPr>
      </w:pPr>
      <w:r w:rsidRPr="001058B5">
        <w:rPr>
          <w:rFonts w:ascii="Arial" w:hAnsi="Arial" w:cs="Arial"/>
          <w:w w:val="95"/>
          <w:sz w:val="18"/>
        </w:rPr>
        <w:t>CONNECT HR</w:t>
      </w:r>
    </w:p>
    <w:p w14:paraId="4411F0A7"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4A1107" w14:textId="77777777" w:rsidR="00791656" w:rsidRPr="001058B5" w:rsidRDefault="00791656" w:rsidP="00791656">
      <w:pPr>
        <w:pStyle w:val="BodyText"/>
        <w:spacing w:before="8"/>
        <w:rPr>
          <w:rFonts w:ascii="Arial" w:hAnsi="Arial" w:cs="Arial"/>
          <w:i/>
        </w:rPr>
      </w:pPr>
    </w:p>
    <w:p w14:paraId="577C3BFE" w14:textId="77777777" w:rsidR="00791656" w:rsidRPr="001058B5" w:rsidRDefault="00791656" w:rsidP="00791656">
      <w:pPr>
        <w:ind w:left="2020"/>
        <w:rPr>
          <w:rFonts w:ascii="Arial" w:hAnsi="Arial" w:cs="Arial"/>
          <w:sz w:val="18"/>
        </w:rPr>
      </w:pPr>
      <w:r w:rsidRPr="001058B5">
        <w:rPr>
          <w:rFonts w:ascii="Arial" w:hAnsi="Arial" w:cs="Arial"/>
          <w:w w:val="95"/>
          <w:sz w:val="18"/>
        </w:rPr>
        <w:t>UPDATE HR.EMPLOYEES SET SALARY = 6500 WHERE LAST_NAME = 'Mavris';</w:t>
      </w:r>
    </w:p>
    <w:p w14:paraId="54166241" w14:textId="77777777" w:rsidR="00791656" w:rsidRPr="001058B5" w:rsidRDefault="00791656" w:rsidP="00791656">
      <w:pPr>
        <w:pStyle w:val="BodyText"/>
        <w:spacing w:before="4"/>
        <w:rPr>
          <w:rFonts w:ascii="Arial" w:hAnsi="Arial" w:cs="Arial"/>
          <w:sz w:val="18"/>
        </w:rPr>
      </w:pPr>
    </w:p>
    <w:p w14:paraId="79C42F6D"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Nếu bạn muốn, khóa và hết hạn HR, trừ khi những người dùng khác muốn sử dụng tài khoản này</w:t>
      </w:r>
      <w:r w:rsidRPr="001058B5">
        <w:rPr>
          <w:rFonts w:ascii="Arial" w:hAnsi="Arial" w:cs="Arial"/>
          <w:sz w:val="20"/>
        </w:rPr>
        <w:t>:</w:t>
      </w:r>
    </w:p>
    <w:p w14:paraId="765C644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ALTER USER HR PASSWORD EXPIRE ACCOUNT LOCK;</w:t>
      </w:r>
    </w:p>
    <w:p w14:paraId="5180D9FA" w14:textId="77777777" w:rsidR="00791656" w:rsidRPr="00DA78DF" w:rsidRDefault="00791656" w:rsidP="00791656">
      <w:pPr>
        <w:pStyle w:val="BodyText"/>
        <w:spacing w:before="1"/>
        <w:rPr>
          <w:rFonts w:ascii="Arial" w:hAnsi="Arial" w:cs="Arial"/>
          <w:sz w:val="18"/>
        </w:rPr>
      </w:pPr>
    </w:p>
    <w:p w14:paraId="57373D56" w14:textId="77777777" w:rsidR="00791656" w:rsidRPr="001058B5" w:rsidRDefault="00791656" w:rsidP="00791656">
      <w:pPr>
        <w:pStyle w:val="ListParagraph"/>
        <w:numPr>
          <w:ilvl w:val="0"/>
          <w:numId w:val="44"/>
        </w:numPr>
        <w:tabs>
          <w:tab w:val="left" w:pos="2020"/>
        </w:tabs>
        <w:spacing w:before="0" w:line="228" w:lineRule="auto"/>
        <w:ind w:right="1377"/>
        <w:jc w:val="left"/>
        <w:rPr>
          <w:rFonts w:ascii="Arial" w:hAnsi="Arial" w:cs="Arial"/>
          <w:sz w:val="20"/>
        </w:rPr>
      </w:pPr>
      <w:r w:rsidRPr="00DA78DF">
        <w:rPr>
          <w:rFonts w:ascii="Arial" w:hAnsi="Arial" w:cs="Arial"/>
          <w:sz w:val="20"/>
          <w:lang w:val="vi-VN"/>
        </w:rPr>
        <w:t>Kết nối như người dùng SYS với đặc quyền SYSDBA, và thả danh sách điều khiển truy cập email_server_ permissions.xml</w:t>
      </w:r>
      <w:r>
        <w:rPr>
          <w:lang w:val="vi-VN"/>
        </w:rPr>
        <w:t>.</w:t>
      </w:r>
    </w:p>
    <w:p w14:paraId="7D38ED32"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BEGIN</w:t>
      </w:r>
    </w:p>
    <w:p w14:paraId="0BF09905" w14:textId="77777777" w:rsidR="00791656" w:rsidRPr="001058B5" w:rsidRDefault="00791656" w:rsidP="00791656">
      <w:pPr>
        <w:spacing w:before="16"/>
        <w:ind w:left="2297"/>
        <w:rPr>
          <w:rFonts w:ascii="Arial" w:hAnsi="Arial" w:cs="Arial"/>
          <w:sz w:val="18"/>
        </w:rPr>
      </w:pPr>
      <w:r w:rsidRPr="001058B5">
        <w:rPr>
          <w:rFonts w:ascii="Arial" w:hAnsi="Arial" w:cs="Arial"/>
          <w:w w:val="95"/>
          <w:sz w:val="18"/>
        </w:rPr>
        <w:t>DBMS_NETWORK_ACL_ADMIN.DROP_ACL(</w:t>
      </w:r>
    </w:p>
    <w:p w14:paraId="282B000D" w14:textId="77777777" w:rsidR="00791656" w:rsidRPr="001058B5" w:rsidRDefault="00791656" w:rsidP="00791656">
      <w:pPr>
        <w:spacing w:before="17"/>
        <w:ind w:left="2483"/>
        <w:rPr>
          <w:rFonts w:ascii="Arial" w:hAnsi="Arial" w:cs="Arial"/>
          <w:sz w:val="18"/>
        </w:rPr>
      </w:pPr>
      <w:r w:rsidRPr="001058B5">
        <w:rPr>
          <w:rFonts w:ascii="Arial" w:hAnsi="Arial" w:cs="Arial"/>
          <w:w w:val="95"/>
          <w:sz w:val="18"/>
        </w:rPr>
        <w:t>acl =&gt; 'email_server_permissions.xml');</w:t>
      </w:r>
    </w:p>
    <w:p w14:paraId="14ADC526"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END;</w:t>
      </w:r>
    </w:p>
    <w:p w14:paraId="6970EEC9" w14:textId="77777777" w:rsidR="00791656" w:rsidRPr="001058B5" w:rsidRDefault="00791656" w:rsidP="00791656">
      <w:pPr>
        <w:spacing w:before="15" w:line="198" w:lineRule="exact"/>
        <w:ind w:left="2020"/>
        <w:rPr>
          <w:rFonts w:ascii="Arial" w:hAnsi="Arial" w:cs="Arial"/>
          <w:sz w:val="18"/>
        </w:rPr>
      </w:pPr>
      <w:r w:rsidRPr="001058B5">
        <w:rPr>
          <w:rFonts w:ascii="Arial" w:hAnsi="Arial" w:cs="Arial"/>
          <w:w w:val="86"/>
          <w:sz w:val="18"/>
        </w:rPr>
        <w:t>/</w:t>
      </w:r>
    </w:p>
    <w:p w14:paraId="2C8586C3" w14:textId="77777777" w:rsidR="00791656" w:rsidRPr="00DA78DF" w:rsidRDefault="00791656" w:rsidP="00791656">
      <w:pPr>
        <w:pStyle w:val="BodyText"/>
        <w:spacing w:before="4" w:line="228" w:lineRule="auto"/>
        <w:ind w:left="2020" w:right="1261" w:hanging="1"/>
        <w:rPr>
          <w:rFonts w:ascii="Arial" w:hAnsi="Arial" w:cs="Arial"/>
        </w:rPr>
      </w:pPr>
      <w:r w:rsidRPr="00DA78DF">
        <w:rPr>
          <w:rFonts w:ascii="Arial" w:hAnsi="Arial" w:cs="Arial"/>
          <w:lang w:val="vi-VN"/>
        </w:rPr>
        <w:t>Danh sách điều khiển truy cập nằm trong lược đồ SYS, không phải lược đồ của người dùng đã tạo chúng.</w:t>
      </w:r>
    </w:p>
    <w:p w14:paraId="198FB657" w14:textId="77777777" w:rsidR="00791656" w:rsidRPr="001058B5" w:rsidRDefault="00791656" w:rsidP="00791656">
      <w:pPr>
        <w:pStyle w:val="ListParagraph"/>
        <w:numPr>
          <w:ilvl w:val="0"/>
          <w:numId w:val="44"/>
        </w:numPr>
        <w:tabs>
          <w:tab w:val="left" w:pos="2020"/>
        </w:tabs>
        <w:spacing w:before="122" w:line="230" w:lineRule="auto"/>
        <w:ind w:right="891"/>
        <w:jc w:val="left"/>
        <w:rPr>
          <w:rFonts w:ascii="Arial" w:hAnsi="Arial" w:cs="Arial"/>
          <w:sz w:val="20"/>
        </w:rPr>
      </w:pPr>
      <w:r w:rsidRPr="00DA78DF">
        <w:rPr>
          <w:rFonts w:ascii="Arial" w:hAnsi="Arial" w:cs="Arial"/>
          <w:sz w:val="20"/>
          <w:lang w:val="vi-VN"/>
        </w:rPr>
        <w:t>Đưa ra câu lệnh ALTER SYSTEM sau đây để khôi phục tham số SMTP_OUT_SERVER về giá trị trước đó, từ Bước 4 dưới</w:t>
      </w:r>
      <w:r w:rsidRPr="00DA78DF">
        <w:rPr>
          <w:rFonts w:ascii="Arial" w:hAnsi="Arial" w:cs="Arial"/>
          <w:color w:val="0000CC"/>
          <w:sz w:val="18"/>
        </w:rPr>
        <w:t xml:space="preserve"> </w:t>
      </w:r>
      <w:hyperlink w:anchor="_bookmark1950" w:history="1">
        <w:r w:rsidRPr="001058B5">
          <w:rPr>
            <w:rFonts w:ascii="Arial" w:hAnsi="Arial" w:cs="Arial"/>
            <w:color w:val="0000CC"/>
            <w:sz w:val="20"/>
          </w:rPr>
          <w:t>"Step</w:t>
        </w:r>
        <w:r w:rsidRPr="001058B5">
          <w:rPr>
            <w:rFonts w:ascii="Arial" w:hAnsi="Arial" w:cs="Arial"/>
            <w:color w:val="0000CC"/>
            <w:spacing w:val="-3"/>
            <w:sz w:val="20"/>
          </w:rPr>
          <w:t xml:space="preserve"> </w:t>
        </w:r>
        <w:r w:rsidRPr="001058B5">
          <w:rPr>
            <w:rFonts w:ascii="Arial" w:hAnsi="Arial" w:cs="Arial"/>
            <w:color w:val="0000CC"/>
            <w:sz w:val="20"/>
          </w:rPr>
          <w:t>1:</w:t>
        </w:r>
        <w:r w:rsidRPr="001058B5">
          <w:rPr>
            <w:rFonts w:ascii="Arial" w:hAnsi="Arial" w:cs="Arial"/>
            <w:color w:val="0000CC"/>
            <w:spacing w:val="-3"/>
            <w:sz w:val="20"/>
          </w:rPr>
          <w:t xml:space="preserve"> </w:t>
        </w:r>
        <w:r w:rsidRPr="001058B5">
          <w:rPr>
            <w:rFonts w:ascii="Arial" w:hAnsi="Arial" w:cs="Arial"/>
            <w:color w:val="0000CC"/>
            <w:sz w:val="20"/>
          </w:rPr>
          <w:t>Install</w:t>
        </w:r>
        <w:r w:rsidRPr="001058B5">
          <w:rPr>
            <w:rFonts w:ascii="Arial" w:hAnsi="Arial" w:cs="Arial"/>
            <w:color w:val="0000CC"/>
            <w:spacing w:val="-3"/>
            <w:sz w:val="20"/>
          </w:rPr>
          <w:t xml:space="preserve"> </w:t>
        </w:r>
        <w:r w:rsidRPr="001058B5">
          <w:rPr>
            <w:rFonts w:ascii="Arial" w:hAnsi="Arial" w:cs="Arial"/>
            <w:color w:val="0000CC"/>
            <w:sz w:val="20"/>
          </w:rPr>
          <w:t>and</w:t>
        </w:r>
        <w:r w:rsidRPr="001058B5">
          <w:rPr>
            <w:rFonts w:ascii="Arial" w:hAnsi="Arial" w:cs="Arial"/>
            <w:color w:val="0000CC"/>
            <w:spacing w:val="-3"/>
            <w:sz w:val="20"/>
          </w:rPr>
          <w:t xml:space="preserve"> </w:t>
        </w:r>
        <w:r w:rsidRPr="001058B5">
          <w:rPr>
            <w:rFonts w:ascii="Arial" w:hAnsi="Arial" w:cs="Arial"/>
            <w:color w:val="0000CC"/>
            <w:sz w:val="20"/>
          </w:rPr>
          <w:t>Configure</w:t>
        </w:r>
      </w:hyperlink>
      <w:hyperlink w:anchor="_bookmark1950" w:history="1">
        <w:r w:rsidRPr="001058B5">
          <w:rPr>
            <w:rFonts w:ascii="Arial" w:hAnsi="Arial" w:cs="Arial"/>
            <w:color w:val="0000CC"/>
            <w:sz w:val="20"/>
          </w:rPr>
          <w:t xml:space="preserve"> the UTL_MAIL PL/SQL Package"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9-45</w:t>
        </w:r>
      </w:hyperlink>
      <w:r w:rsidRPr="001058B5">
        <w:rPr>
          <w:rFonts w:ascii="Arial" w:hAnsi="Arial" w:cs="Arial"/>
          <w:sz w:val="20"/>
        </w:rPr>
        <w:t>:</w:t>
      </w:r>
    </w:p>
    <w:p w14:paraId="3952F6BB" w14:textId="77777777" w:rsidR="00791656" w:rsidRPr="001058B5" w:rsidRDefault="00791656" w:rsidP="00791656">
      <w:pPr>
        <w:spacing w:before="142"/>
        <w:ind w:left="2020"/>
        <w:rPr>
          <w:rFonts w:ascii="Arial" w:hAnsi="Arial" w:cs="Arial"/>
          <w:sz w:val="18"/>
        </w:rPr>
      </w:pPr>
      <w:r w:rsidRPr="001058B5">
        <w:rPr>
          <w:rFonts w:ascii="Arial" w:hAnsi="Arial" w:cs="Arial"/>
          <w:w w:val="95"/>
          <w:sz w:val="18"/>
        </w:rPr>
        <w:t>ALTER SYSTEM SET</w:t>
      </w:r>
      <w:r w:rsidRPr="001058B5">
        <w:rPr>
          <w:rFonts w:ascii="Arial" w:hAnsi="Arial" w:cs="Arial"/>
          <w:spacing w:val="-71"/>
          <w:w w:val="95"/>
          <w:sz w:val="18"/>
        </w:rPr>
        <w:t xml:space="preserve"> </w:t>
      </w:r>
      <w:r w:rsidRPr="001058B5">
        <w:rPr>
          <w:rFonts w:ascii="Arial" w:hAnsi="Arial" w:cs="Arial"/>
          <w:w w:val="95"/>
          <w:sz w:val="18"/>
        </w:rPr>
        <w:t>SMTP_OUT_SERVER="</w:t>
      </w:r>
      <w:r w:rsidRPr="001058B5">
        <w:rPr>
          <w:rFonts w:ascii="Arial" w:hAnsi="Arial" w:cs="Arial"/>
          <w:i/>
          <w:w w:val="95"/>
          <w:sz w:val="18"/>
        </w:rPr>
        <w:t>previous_value</w:t>
      </w:r>
      <w:r w:rsidRPr="001058B5">
        <w:rPr>
          <w:rFonts w:ascii="Arial" w:hAnsi="Arial" w:cs="Arial"/>
          <w:w w:val="95"/>
          <w:sz w:val="18"/>
        </w:rPr>
        <w:t>";</w:t>
      </w:r>
    </w:p>
    <w:p w14:paraId="3ED03694" w14:textId="77777777" w:rsidR="00791656" w:rsidRPr="001058B5" w:rsidRDefault="00791656" w:rsidP="00791656">
      <w:pPr>
        <w:pStyle w:val="BodyText"/>
        <w:spacing w:before="2"/>
        <w:rPr>
          <w:rFonts w:ascii="Arial" w:hAnsi="Arial" w:cs="Arial"/>
          <w:sz w:val="18"/>
        </w:rPr>
      </w:pPr>
    </w:p>
    <w:p w14:paraId="54CAB304" w14:textId="77777777" w:rsidR="00791656" w:rsidRPr="001058B5" w:rsidRDefault="00791656" w:rsidP="00791656">
      <w:pPr>
        <w:pStyle w:val="BodyText"/>
        <w:spacing w:before="1"/>
        <w:ind w:left="2020"/>
        <w:rPr>
          <w:rFonts w:ascii="Arial" w:hAnsi="Arial" w:cs="Arial"/>
        </w:rPr>
      </w:pPr>
      <w:r w:rsidRPr="001058B5">
        <w:rPr>
          <w:rFonts w:ascii="Arial" w:hAnsi="Arial" w:cs="Arial"/>
        </w:rPr>
        <w:t>Enclose this setting in quotation marks. For example:</w:t>
      </w:r>
    </w:p>
    <w:p w14:paraId="7F4285D4"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ALTER SYSTEM SET SMTP_OUT_SERVER="some_imap_server.example.com"</w:t>
      </w:r>
    </w:p>
    <w:p w14:paraId="36150D01" w14:textId="77777777" w:rsidR="00791656" w:rsidRPr="001058B5" w:rsidRDefault="00791656" w:rsidP="00791656">
      <w:pPr>
        <w:pStyle w:val="BodyText"/>
        <w:spacing w:before="3"/>
        <w:rPr>
          <w:rFonts w:ascii="Arial" w:hAnsi="Arial" w:cs="Arial"/>
          <w:sz w:val="18"/>
        </w:rPr>
      </w:pPr>
    </w:p>
    <w:p w14:paraId="60A0A3EC" w14:textId="77777777" w:rsidR="00791656" w:rsidRPr="00DA78DF" w:rsidRDefault="00791656" w:rsidP="00791656">
      <w:pPr>
        <w:pStyle w:val="ListParagraph"/>
        <w:numPr>
          <w:ilvl w:val="0"/>
          <w:numId w:val="44"/>
        </w:numPr>
        <w:tabs>
          <w:tab w:val="left" w:pos="2020"/>
        </w:tabs>
        <w:spacing w:before="1"/>
        <w:jc w:val="left"/>
        <w:rPr>
          <w:rFonts w:ascii="Arial" w:hAnsi="Arial" w:cs="Arial"/>
          <w:sz w:val="20"/>
          <w:szCs w:val="20"/>
        </w:rPr>
      </w:pPr>
      <w:r w:rsidRPr="00DA78DF">
        <w:rPr>
          <w:rStyle w:val="shorttext"/>
          <w:rFonts w:ascii="Arial" w:hAnsi="Arial" w:cs="Arial"/>
          <w:sz w:val="20"/>
          <w:szCs w:val="20"/>
          <w:lang w:val="vi-VN"/>
        </w:rPr>
        <w:t>Khởi động lại cá thể cơ sở dữ liệu.</w:t>
      </w:r>
    </w:p>
    <w:p w14:paraId="0DBD764B" w14:textId="77777777" w:rsidR="00791656" w:rsidRPr="001058B5" w:rsidRDefault="00791656" w:rsidP="00791656">
      <w:pPr>
        <w:spacing w:before="140" w:line="518" w:lineRule="auto"/>
        <w:ind w:left="2020" w:right="7305"/>
        <w:rPr>
          <w:rFonts w:ascii="Arial" w:hAnsi="Arial" w:cs="Arial"/>
          <w:sz w:val="18"/>
        </w:rPr>
      </w:pPr>
      <w:r w:rsidRPr="001058B5">
        <w:rPr>
          <w:rFonts w:ascii="Arial" w:hAnsi="Arial" w:cs="Arial"/>
          <w:w w:val="85"/>
          <w:sz w:val="18"/>
        </w:rPr>
        <w:t xml:space="preserve">SHUTDOWN </w:t>
      </w:r>
      <w:r w:rsidRPr="001058B5">
        <w:rPr>
          <w:rFonts w:ascii="Arial" w:hAnsi="Arial" w:cs="Arial"/>
          <w:w w:val="90"/>
          <w:sz w:val="18"/>
        </w:rPr>
        <w:t>STARTUP</w:t>
      </w:r>
    </w:p>
    <w:p w14:paraId="386FE1C1" w14:textId="77777777" w:rsidR="00791656" w:rsidRPr="001058B5" w:rsidRDefault="00791656" w:rsidP="00791656">
      <w:pPr>
        <w:pStyle w:val="Heading4"/>
        <w:spacing w:before="75"/>
        <w:ind w:left="14" w:right="5925"/>
        <w:jc w:val="center"/>
      </w:pPr>
      <w:bookmarkStart w:id="1794" w:name="Tutorial:_Auditing_Nondatabase_Users"/>
      <w:bookmarkStart w:id="1795" w:name="_bookmark1960"/>
      <w:bookmarkEnd w:id="1794"/>
      <w:bookmarkEnd w:id="1795"/>
      <w:r>
        <w:rPr>
          <w:rStyle w:val="shorttext"/>
          <w:lang w:val="vi-VN"/>
        </w:rPr>
        <w:t>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Ki</w:t>
      </w:r>
      <w:r>
        <w:rPr>
          <w:rStyle w:val="shorttext"/>
          <w:rFonts w:ascii="Cambria" w:hAnsi="Cambria" w:cs="Cambria"/>
          <w:lang w:val="vi-VN"/>
        </w:rPr>
        <w:t>ể</w:t>
      </w:r>
      <w:r>
        <w:rPr>
          <w:rStyle w:val="shorttext"/>
          <w:lang w:val="vi-VN"/>
        </w:rPr>
        <w:t>m tra ng</w:t>
      </w:r>
      <w:r>
        <w:rPr>
          <w:rStyle w:val="shorttext"/>
          <w:rFonts w:ascii="Cambria" w:hAnsi="Cambria" w:cs="Cambria"/>
          <w:lang w:val="vi-VN"/>
        </w:rPr>
        <w:t>ườ</w:t>
      </w:r>
      <w:r>
        <w:rPr>
          <w:rStyle w:val="shorttext"/>
          <w:lang w:val="vi-VN"/>
        </w:rPr>
        <w:t>i dùng Nondatabase</w:t>
      </w:r>
    </w:p>
    <w:p w14:paraId="37348008" w14:textId="77777777" w:rsidR="00791656" w:rsidRPr="001058B5" w:rsidRDefault="00791656" w:rsidP="00791656">
      <w:pPr>
        <w:pStyle w:val="BodyText"/>
        <w:spacing w:before="75"/>
        <w:ind w:left="1660"/>
        <w:rPr>
          <w:rFonts w:ascii="Arial" w:hAnsi="Arial" w:cs="Arial"/>
        </w:rPr>
      </w:pPr>
      <w:r>
        <w:rPr>
          <w:rFonts w:ascii="Arial" w:hAnsi="Arial" w:cs="Arial"/>
        </w:rPr>
        <w:t>Phần này chứa:</w:t>
      </w:r>
    </w:p>
    <w:p w14:paraId="7420815A" w14:textId="77777777" w:rsidR="00791656"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61" w:history="1">
        <w:r w:rsidR="00791656">
          <w:rPr>
            <w:rFonts w:ascii="Arial" w:hAnsi="Arial" w:cs="Arial"/>
            <w:color w:val="0000CC"/>
            <w:sz w:val="20"/>
          </w:rPr>
          <w:t>hướng</w:t>
        </w:r>
      </w:hyperlink>
      <w:r w:rsidR="00791656">
        <w:rPr>
          <w:rFonts w:ascii="Arial" w:hAnsi="Arial" w:cs="Arial"/>
          <w:color w:val="0000CC"/>
          <w:spacing w:val="-3"/>
          <w:sz w:val="20"/>
        </w:rPr>
        <w:t xml:space="preserve"> dẫn</w:t>
      </w:r>
    </w:p>
    <w:p w14:paraId="1E0F60B8" w14:textId="77777777" w:rsidR="00791656" w:rsidRPr="001058B5" w:rsidRDefault="008D1AB8" w:rsidP="006F7931">
      <w:pPr>
        <w:pStyle w:val="ListParagraph"/>
        <w:numPr>
          <w:ilvl w:val="1"/>
          <w:numId w:val="137"/>
        </w:numPr>
        <w:tabs>
          <w:tab w:val="left" w:pos="2020"/>
        </w:tabs>
        <w:ind w:hanging="359"/>
        <w:rPr>
          <w:rFonts w:ascii="Arial" w:hAnsi="Arial" w:cs="Arial"/>
          <w:sz w:val="20"/>
        </w:rPr>
      </w:pPr>
      <w:hyperlink w:anchor="_bookmark1963"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Tạo</w:t>
        </w:r>
      </w:hyperlink>
      <w:r w:rsidR="00791656">
        <w:rPr>
          <w:rFonts w:ascii="Arial" w:hAnsi="Arial" w:cs="Arial"/>
          <w:color w:val="0000CC"/>
          <w:sz w:val="20"/>
        </w:rPr>
        <w:t xml:space="preserve"> tài khoản người dùng và đảm bảo tài khoản đang hoạt động</w:t>
      </w:r>
    </w:p>
    <w:p w14:paraId="4EFE329B" w14:textId="77777777" w:rsidR="00791656"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1964" w:history="1">
        <w:r w:rsidR="00791656">
          <w:rPr>
            <w:rFonts w:ascii="Arial" w:hAnsi="Arial" w:cs="Arial"/>
            <w:color w:val="0000CC"/>
            <w:sz w:val="20"/>
          </w:rPr>
          <w:t>Bước</w:t>
        </w:r>
        <w:r w:rsidR="00791656" w:rsidRPr="001058B5">
          <w:rPr>
            <w:rFonts w:ascii="Arial" w:hAnsi="Arial" w:cs="Arial"/>
            <w:color w:val="0000CC"/>
            <w:sz w:val="20"/>
          </w:rPr>
          <w:t xml:space="preserve"> 2:</w:t>
        </w:r>
        <w:r w:rsidR="00791656">
          <w:rPr>
            <w:rFonts w:ascii="Arial" w:hAnsi="Arial" w:cs="Arial"/>
            <w:color w:val="0000CC"/>
            <w:sz w:val="20"/>
          </w:rPr>
          <w:t>Tạo</w:t>
        </w:r>
      </w:hyperlink>
      <w:r w:rsidR="00791656">
        <w:rPr>
          <w:rFonts w:ascii="Arial" w:hAnsi="Arial" w:cs="Arial"/>
          <w:color w:val="0000CC"/>
          <w:sz w:val="20"/>
        </w:rPr>
        <w:t xml:space="preserve"> chính sách kiểm toán Fine-grained</w:t>
      </w:r>
    </w:p>
    <w:p w14:paraId="08E85441" w14:textId="77777777" w:rsidR="00791656" w:rsidRPr="001058B5" w:rsidRDefault="008D1AB8" w:rsidP="006F7931">
      <w:pPr>
        <w:pStyle w:val="ListParagraph"/>
        <w:numPr>
          <w:ilvl w:val="1"/>
          <w:numId w:val="137"/>
        </w:numPr>
        <w:tabs>
          <w:tab w:val="left" w:pos="2020"/>
        </w:tabs>
        <w:ind w:hanging="359"/>
        <w:rPr>
          <w:rFonts w:ascii="Arial" w:hAnsi="Arial" w:cs="Arial"/>
          <w:sz w:val="20"/>
        </w:rPr>
      </w:pPr>
      <w:hyperlink w:anchor="_bookmark1966"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pacing w:val="-5"/>
            <w:sz w:val="20"/>
          </w:rPr>
          <w:t>Kiểm</w:t>
        </w:r>
      </w:hyperlink>
      <w:r w:rsidR="00791656">
        <w:rPr>
          <w:rFonts w:ascii="Arial" w:hAnsi="Arial" w:cs="Arial"/>
          <w:color w:val="0000CC"/>
          <w:sz w:val="20"/>
        </w:rPr>
        <w:t xml:space="preserve"> tra chính sách</w:t>
      </w:r>
    </w:p>
    <w:p w14:paraId="53F50353" w14:textId="77777777" w:rsidR="00791656" w:rsidRPr="001058B5" w:rsidRDefault="008D1AB8" w:rsidP="006F7931">
      <w:pPr>
        <w:pStyle w:val="ListParagraph"/>
        <w:numPr>
          <w:ilvl w:val="1"/>
          <w:numId w:val="137"/>
        </w:numPr>
        <w:tabs>
          <w:tab w:val="left" w:pos="2020"/>
        </w:tabs>
        <w:ind w:hanging="359"/>
        <w:rPr>
          <w:rFonts w:ascii="Arial" w:hAnsi="Arial" w:cs="Arial"/>
          <w:sz w:val="20"/>
        </w:rPr>
      </w:pPr>
      <w:hyperlink w:anchor="_bookmark1967"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Gỡ</w:t>
        </w:r>
      </w:hyperlink>
      <w:r w:rsidR="00791656">
        <w:rPr>
          <w:rFonts w:ascii="Arial" w:hAnsi="Arial" w:cs="Arial"/>
          <w:color w:val="0000CC"/>
          <w:spacing w:val="-3"/>
          <w:sz w:val="20"/>
        </w:rPr>
        <w:t xml:space="preserve"> các thành phần cho hướng dẫn</w:t>
      </w:r>
    </w:p>
    <w:p w14:paraId="798D6C74" w14:textId="77777777" w:rsidR="00791656" w:rsidRPr="001058B5" w:rsidRDefault="00791656" w:rsidP="00791656">
      <w:pPr>
        <w:pStyle w:val="BodyText"/>
        <w:spacing w:before="3"/>
        <w:rPr>
          <w:rFonts w:ascii="Arial" w:hAnsi="Arial" w:cs="Arial"/>
          <w:sz w:val="23"/>
        </w:rPr>
      </w:pPr>
    </w:p>
    <w:p w14:paraId="41868E29" w14:textId="77777777" w:rsidR="00791656" w:rsidRPr="001058B5" w:rsidRDefault="00791656" w:rsidP="00791656">
      <w:pPr>
        <w:pStyle w:val="Heading6"/>
        <w:ind w:left="1660"/>
      </w:pPr>
      <w:bookmarkStart w:id="1796" w:name="About_This_Tutorial"/>
      <w:bookmarkStart w:id="1797" w:name="_bookmark1961"/>
      <w:bookmarkEnd w:id="1796"/>
      <w:bookmarkEnd w:id="1797"/>
      <w:r>
        <w:t>Về phần hướng dẫn</w:t>
      </w:r>
    </w:p>
    <w:p w14:paraId="620883A6" w14:textId="77777777" w:rsidR="00791656" w:rsidRPr="00517570" w:rsidRDefault="00791656" w:rsidP="00791656">
      <w:pPr>
        <w:pStyle w:val="BodyText"/>
        <w:spacing w:before="54" w:line="232" w:lineRule="auto"/>
        <w:ind w:left="1660" w:right="700"/>
        <w:rPr>
          <w:rFonts w:ascii="Arial" w:hAnsi="Arial" w:cs="Arial"/>
        </w:rPr>
      </w:pPr>
      <w:r w:rsidRPr="00517570">
        <w:rPr>
          <w:rFonts w:ascii="Arial" w:hAnsi="Arial" w:cs="Arial"/>
          <w:lang w:val="vi-VN"/>
        </w:rPr>
        <w:t>Hướng dẫn này cho thấy cách tạo chính sách kiểm tra chi tiết để kiểm tra hành động của người dùng không quen thuộc, dựa trên bộ nhận dạng trong mã định danh ứng dụng khách</w:t>
      </w:r>
      <w:r w:rsidRPr="00517570">
        <w:rPr>
          <w:rFonts w:ascii="Arial" w:hAnsi="Arial" w:cs="Arial"/>
        </w:rPr>
        <w:t>.</w:t>
      </w:r>
    </w:p>
    <w:p w14:paraId="7BAF5F74" w14:textId="77777777" w:rsidR="00791656" w:rsidRPr="001058B5" w:rsidRDefault="00791656" w:rsidP="00791656">
      <w:pPr>
        <w:pStyle w:val="BodyText"/>
        <w:spacing w:before="3"/>
        <w:rPr>
          <w:rFonts w:ascii="Arial" w:hAnsi="Arial" w:cs="Arial"/>
          <w:sz w:val="23"/>
        </w:rPr>
      </w:pPr>
    </w:p>
    <w:p w14:paraId="11EDD16A" w14:textId="77777777" w:rsidR="00791656" w:rsidRPr="001058B5" w:rsidRDefault="00791656" w:rsidP="00791656">
      <w:pPr>
        <w:pStyle w:val="Heading6"/>
        <w:ind w:left="1660"/>
      </w:pPr>
      <w:bookmarkStart w:id="1798" w:name="Step_1:_Create_the_User_Account_and_Ensu"/>
      <w:bookmarkStart w:id="1799" w:name="_bookmark1963"/>
      <w:bookmarkEnd w:id="1798"/>
      <w:bookmarkEnd w:id="1799"/>
      <w:r>
        <w:t xml:space="preserve">Bước </w:t>
      </w:r>
      <w:r w:rsidRPr="001058B5">
        <w:t xml:space="preserve">1: </w:t>
      </w:r>
      <w:r>
        <w:t>tạo tài khoản người dùng và đảm bảo nó hoạt động</w:t>
      </w:r>
    </w:p>
    <w:p w14:paraId="6B87951D" w14:textId="77777777" w:rsidR="00791656" w:rsidRPr="001058B5" w:rsidRDefault="00791656" w:rsidP="00791656">
      <w:pPr>
        <w:pStyle w:val="ListParagraph"/>
        <w:numPr>
          <w:ilvl w:val="0"/>
          <w:numId w:val="43"/>
        </w:numPr>
        <w:tabs>
          <w:tab w:val="left" w:pos="2020"/>
        </w:tabs>
        <w:spacing w:before="50"/>
        <w:ind w:hanging="960"/>
        <w:jc w:val="left"/>
        <w:rPr>
          <w:rFonts w:ascii="Arial" w:hAnsi="Arial" w:cs="Arial"/>
          <w:sz w:val="20"/>
        </w:rPr>
      </w:pPr>
      <w:r>
        <w:rPr>
          <w:rFonts w:ascii="Arial" w:hAnsi="Arial" w:cs="Arial"/>
          <w:sz w:val="20"/>
        </w:rPr>
        <w:t>Đăng nhập người dùng</w:t>
      </w:r>
      <w:r w:rsidRPr="001058B5">
        <w:rPr>
          <w:rFonts w:ascii="Arial" w:hAnsi="Arial" w:cs="Arial"/>
          <w:spacing w:val="-3"/>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3"/>
          <w:sz w:val="20"/>
        </w:rPr>
        <w:t xml:space="preserve"> </w:t>
      </w:r>
      <w:r w:rsidRPr="001058B5">
        <w:rPr>
          <w:rFonts w:ascii="Arial" w:hAnsi="Arial" w:cs="Arial"/>
          <w:sz w:val="20"/>
        </w:rPr>
        <w:t>SYSDBA</w:t>
      </w:r>
      <w:r>
        <w:rPr>
          <w:rFonts w:ascii="Arial" w:hAnsi="Arial" w:cs="Arial"/>
          <w:spacing w:val="-79"/>
          <w:sz w:val="20"/>
        </w:rPr>
        <w:t>.</w:t>
      </w:r>
    </w:p>
    <w:p w14:paraId="4B706FEC" w14:textId="77777777" w:rsidR="00791656" w:rsidRPr="001058B5" w:rsidRDefault="00791656" w:rsidP="00791656">
      <w:pPr>
        <w:spacing w:before="136"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3828A46"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31FF7B98" w14:textId="77777777" w:rsidR="00791656" w:rsidRPr="001058B5" w:rsidRDefault="00791656" w:rsidP="00791656">
      <w:pPr>
        <w:pStyle w:val="BodyText"/>
        <w:rPr>
          <w:rFonts w:ascii="Arial" w:hAnsi="Arial" w:cs="Arial"/>
          <w:i/>
        </w:rPr>
      </w:pPr>
    </w:p>
    <w:p w14:paraId="313539BB" w14:textId="77777777" w:rsidR="00791656" w:rsidRPr="001058B5" w:rsidRDefault="00791656" w:rsidP="00791656">
      <w:pPr>
        <w:pStyle w:val="BodyText"/>
        <w:spacing w:before="3"/>
        <w:rPr>
          <w:rFonts w:ascii="Arial" w:hAnsi="Arial" w:cs="Arial"/>
          <w:i/>
          <w:sz w:val="27"/>
        </w:rPr>
      </w:pPr>
    </w:p>
    <w:p w14:paraId="61F487A9" w14:textId="77777777" w:rsidR="00791656" w:rsidRPr="008677DB" w:rsidRDefault="00791656" w:rsidP="00791656">
      <w:pPr>
        <w:pStyle w:val="ListParagraph"/>
        <w:numPr>
          <w:ilvl w:val="0"/>
          <w:numId w:val="43"/>
        </w:numPr>
        <w:tabs>
          <w:tab w:val="left" w:pos="2620"/>
        </w:tabs>
        <w:spacing w:before="93"/>
        <w:jc w:val="left"/>
        <w:rPr>
          <w:rFonts w:ascii="Arial" w:hAnsi="Arial" w:cs="Arial"/>
          <w:sz w:val="20"/>
          <w:szCs w:val="20"/>
        </w:rPr>
      </w:pPr>
      <w:r w:rsidRPr="008677DB">
        <w:rPr>
          <w:rFonts w:ascii="Arial" w:hAnsi="Arial" w:cs="Arial"/>
          <w:sz w:val="20"/>
          <w:szCs w:val="20"/>
          <w:lang w:val="vi-VN"/>
        </w:rPr>
        <w:t>Tạo tài khoản sysadmin_fga, người sẽ tạo chính sách kiểm tra chi tiết</w:t>
      </w:r>
      <w:r w:rsidRPr="008677DB">
        <w:rPr>
          <w:rFonts w:ascii="Arial" w:hAnsi="Arial" w:cs="Arial"/>
          <w:spacing w:val="-4"/>
          <w:sz w:val="20"/>
          <w:szCs w:val="20"/>
        </w:rPr>
        <w:t>.</w:t>
      </w:r>
    </w:p>
    <w:p w14:paraId="7D05383B" w14:textId="77777777" w:rsidR="00791656" w:rsidRPr="001058B5" w:rsidRDefault="00791656" w:rsidP="00791656">
      <w:pPr>
        <w:spacing w:before="137" w:line="259" w:lineRule="auto"/>
        <w:ind w:left="2620" w:right="1193"/>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SELECT</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OE.ORDERS</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4C4B2778" w14:textId="77777777" w:rsidR="00791656" w:rsidRPr="001058B5" w:rsidRDefault="00791656" w:rsidP="00791656">
      <w:pPr>
        <w:spacing w:line="259" w:lineRule="auto"/>
        <w:ind w:left="2620" w:right="3285"/>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EXECUTE</w:t>
      </w:r>
      <w:r w:rsidRPr="001058B5">
        <w:rPr>
          <w:rFonts w:ascii="Arial" w:hAnsi="Arial" w:cs="Arial"/>
          <w:spacing w:val="-57"/>
          <w:w w:val="95"/>
          <w:sz w:val="18"/>
        </w:rPr>
        <w:t xml:space="preserve"> </w:t>
      </w:r>
      <w:r w:rsidRPr="001058B5">
        <w:rPr>
          <w:rFonts w:ascii="Arial" w:hAnsi="Arial" w:cs="Arial"/>
          <w:w w:val="95"/>
          <w:sz w:val="18"/>
        </w:rPr>
        <w:t>ON</w:t>
      </w:r>
      <w:r w:rsidRPr="001058B5">
        <w:rPr>
          <w:rFonts w:ascii="Arial" w:hAnsi="Arial" w:cs="Arial"/>
          <w:spacing w:val="-58"/>
          <w:w w:val="95"/>
          <w:sz w:val="18"/>
        </w:rPr>
        <w:t xml:space="preserve"> </w:t>
      </w:r>
      <w:r w:rsidRPr="001058B5">
        <w:rPr>
          <w:rFonts w:ascii="Arial" w:hAnsi="Arial" w:cs="Arial"/>
          <w:w w:val="95"/>
          <w:sz w:val="18"/>
        </w:rPr>
        <w:t>DBMS_FGA</w:t>
      </w:r>
      <w:r w:rsidRPr="001058B5">
        <w:rPr>
          <w:rFonts w:ascii="Arial" w:hAnsi="Arial" w:cs="Arial"/>
          <w:spacing w:val="-58"/>
          <w:w w:val="95"/>
          <w:sz w:val="18"/>
        </w:rPr>
        <w:t xml:space="preserve"> </w:t>
      </w:r>
      <w:r w:rsidRPr="001058B5">
        <w:rPr>
          <w:rFonts w:ascii="Arial" w:hAnsi="Arial" w:cs="Arial"/>
          <w:w w:val="95"/>
          <w:sz w:val="18"/>
        </w:rPr>
        <w:t>TO</w:t>
      </w:r>
      <w:r w:rsidRPr="001058B5">
        <w:rPr>
          <w:rFonts w:ascii="Arial" w:hAnsi="Arial" w:cs="Arial"/>
          <w:spacing w:val="-58"/>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ON</w:t>
      </w:r>
      <w:r w:rsidRPr="001058B5">
        <w:rPr>
          <w:rFonts w:ascii="Arial" w:hAnsi="Arial" w:cs="Arial"/>
          <w:spacing w:val="-44"/>
          <w:w w:val="90"/>
          <w:sz w:val="18"/>
        </w:rPr>
        <w:t xml:space="preserve"> </w:t>
      </w:r>
      <w:r w:rsidRPr="001058B5">
        <w:rPr>
          <w:rFonts w:ascii="Arial" w:hAnsi="Arial" w:cs="Arial"/>
          <w:w w:val="90"/>
          <w:sz w:val="18"/>
        </w:rPr>
        <w:t>SYS.FGA_LOG$</w:t>
      </w:r>
      <w:r w:rsidRPr="001058B5">
        <w:rPr>
          <w:rFonts w:ascii="Arial" w:hAnsi="Arial" w:cs="Arial"/>
          <w:spacing w:val="-44"/>
          <w:w w:val="90"/>
          <w:sz w:val="18"/>
        </w:rPr>
        <w:t xml:space="preserve"> </w:t>
      </w:r>
      <w:r w:rsidRPr="001058B5">
        <w:rPr>
          <w:rFonts w:ascii="Arial" w:hAnsi="Arial" w:cs="Arial"/>
          <w:w w:val="90"/>
          <w:sz w:val="18"/>
        </w:rPr>
        <w:t>TO</w:t>
      </w:r>
      <w:r w:rsidRPr="001058B5">
        <w:rPr>
          <w:rFonts w:ascii="Arial" w:hAnsi="Arial" w:cs="Arial"/>
          <w:spacing w:val="-44"/>
          <w:w w:val="90"/>
          <w:sz w:val="18"/>
        </w:rPr>
        <w:t xml:space="preserve"> </w:t>
      </w:r>
      <w:r w:rsidRPr="001058B5">
        <w:rPr>
          <w:rFonts w:ascii="Arial" w:hAnsi="Arial" w:cs="Arial"/>
          <w:w w:val="90"/>
          <w:sz w:val="18"/>
        </w:rPr>
        <w:t>sysadmin_fga;</w:t>
      </w:r>
    </w:p>
    <w:p w14:paraId="7A360021" w14:textId="77777777" w:rsidR="00791656" w:rsidRPr="001058B5" w:rsidRDefault="00791656" w:rsidP="00791656">
      <w:pPr>
        <w:pStyle w:val="BodyText"/>
        <w:spacing w:line="228" w:lineRule="auto"/>
        <w:ind w:left="2620"/>
        <w:rPr>
          <w:rFonts w:ascii="Arial" w:hAnsi="Arial" w:cs="Arial"/>
        </w:rPr>
      </w:pPr>
      <w:r>
        <w:rPr>
          <w:rFonts w:ascii="Arial" w:hAnsi="Arial" w:cs="Arial"/>
        </w:rPr>
        <w:t>Thay thế</w:t>
      </w:r>
      <w:r w:rsidRPr="001058B5">
        <w:rPr>
          <w:rFonts w:ascii="Arial" w:hAnsi="Arial" w:cs="Arial"/>
          <w:spacing w:val="-17"/>
        </w:rPr>
        <w:t xml:space="preserve"> </w:t>
      </w:r>
      <w:r w:rsidRPr="001058B5">
        <w:rPr>
          <w:rFonts w:ascii="Arial" w:hAnsi="Arial" w:cs="Arial"/>
          <w:i/>
        </w:rPr>
        <w:t>password</w:t>
      </w:r>
      <w:r>
        <w:rPr>
          <w:rFonts w:ascii="Arial" w:hAnsi="Arial" w:cs="Arial"/>
          <w:i/>
        </w:rPr>
        <w:t xml:space="preserve"> </w:t>
      </w:r>
      <w:r w:rsidRPr="001058B5">
        <w:rPr>
          <w:rFonts w:ascii="Arial" w:hAnsi="Arial" w:cs="Arial"/>
          <w:i/>
          <w:spacing w:val="-91"/>
        </w:rPr>
        <w:t xml:space="preserve"> </w:t>
      </w:r>
      <w:r>
        <w:rPr>
          <w:rFonts w:ascii="Arial" w:hAnsi="Arial" w:cs="Arial"/>
        </w:rPr>
        <w:t>bằng mật mã bảo mật</w:t>
      </w:r>
      <w:r w:rsidRPr="001058B5">
        <w:rPr>
          <w:rFonts w:ascii="Arial" w:hAnsi="Arial" w:cs="Arial"/>
        </w:rPr>
        <w:t>.</w:t>
      </w:r>
      <w:r w:rsidRPr="001058B5">
        <w:rPr>
          <w:rFonts w:ascii="Arial" w:hAnsi="Arial" w:cs="Arial"/>
          <w:spacing w:val="-17"/>
        </w:rPr>
        <w:t xml:space="preserve"> </w:t>
      </w:r>
      <w:r>
        <w:rPr>
          <w:rFonts w:ascii="Arial" w:hAnsi="Arial" w:cs="Arial"/>
        </w:rPr>
        <w:t xml:space="preserve">Xem thêm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Pr>
          <w:rFonts w:ascii="Arial" w:hAnsi="Arial" w:cs="Arial"/>
        </w:rPr>
        <w:t>trang 3-3 để biết thêm thông tin</w:t>
      </w:r>
      <w:r w:rsidRPr="001058B5">
        <w:rPr>
          <w:rFonts w:ascii="Arial" w:hAnsi="Arial" w:cs="Arial"/>
        </w:rPr>
        <w:t>.</w:t>
      </w:r>
    </w:p>
    <w:p w14:paraId="04AFF484" w14:textId="77777777" w:rsidR="00791656" w:rsidRPr="001058B5" w:rsidRDefault="00791656" w:rsidP="00791656">
      <w:pPr>
        <w:pStyle w:val="ListParagraph"/>
        <w:numPr>
          <w:ilvl w:val="0"/>
          <w:numId w:val="43"/>
        </w:numPr>
        <w:tabs>
          <w:tab w:val="left" w:pos="2620"/>
        </w:tabs>
        <w:spacing w:before="124" w:line="228" w:lineRule="auto"/>
        <w:ind w:right="320"/>
        <w:jc w:val="left"/>
        <w:rPr>
          <w:rFonts w:ascii="Arial" w:hAnsi="Arial" w:cs="Arial"/>
          <w:sz w:val="20"/>
        </w:rPr>
      </w:pPr>
      <w:r>
        <w:rPr>
          <w:rFonts w:ascii="Arial" w:hAnsi="Arial" w:cs="Arial"/>
          <w:sz w:val="20"/>
        </w:rPr>
        <w:t>Người dùng mẫu</w:t>
      </w:r>
      <w:r w:rsidRPr="001058B5">
        <w:rPr>
          <w:rFonts w:ascii="Arial" w:hAnsi="Arial" w:cs="Arial"/>
          <w:spacing w:val="-13"/>
          <w:sz w:val="20"/>
        </w:rPr>
        <w:t xml:space="preserve"> </w:t>
      </w:r>
      <w:r w:rsidRPr="001058B5">
        <w:rPr>
          <w:rFonts w:ascii="Arial" w:hAnsi="Arial" w:cs="Arial"/>
          <w:sz w:val="20"/>
        </w:rPr>
        <w:t>OE</w:t>
      </w:r>
      <w:r>
        <w:rPr>
          <w:rFonts w:ascii="Arial" w:hAnsi="Arial" w:cs="Arial"/>
          <w:sz w:val="20"/>
        </w:rPr>
        <w:t xml:space="preserve"> </w:t>
      </w:r>
      <w:r w:rsidRPr="001058B5">
        <w:rPr>
          <w:rFonts w:ascii="Arial" w:hAnsi="Arial" w:cs="Arial"/>
          <w:spacing w:val="-90"/>
          <w:sz w:val="20"/>
        </w:rPr>
        <w:t xml:space="preserve"> </w:t>
      </w:r>
      <w:r w:rsidRPr="005170CC">
        <w:rPr>
          <w:rFonts w:ascii="Arial" w:hAnsi="Arial" w:cs="Arial"/>
          <w:sz w:val="20"/>
          <w:szCs w:val="20"/>
          <w:lang w:val="vi-VN"/>
        </w:rPr>
        <w:t>cũng sẽ được sử dụng trong hướng dẫn này, do đó truy vấn chế độ xem từ điển dữ liệu DBA_USERS để đảm bảo rằng OE không bị khóa hoặc hết hạn</w:t>
      </w:r>
      <w:r w:rsidRPr="005170CC">
        <w:rPr>
          <w:rFonts w:ascii="Arial" w:hAnsi="Arial" w:cs="Arial"/>
          <w:sz w:val="20"/>
          <w:szCs w:val="20"/>
        </w:rPr>
        <w:t>.</w:t>
      </w:r>
    </w:p>
    <w:p w14:paraId="6D442F9C"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SELECT USERNAME, ACCOUNT_STATUS FROM DBA_USERS WHERE USERNAME = 'OE';</w:t>
      </w:r>
    </w:p>
    <w:p w14:paraId="6BE374B2" w14:textId="77777777" w:rsidR="00791656" w:rsidRPr="001058B5" w:rsidRDefault="00791656" w:rsidP="00791656">
      <w:pPr>
        <w:pStyle w:val="BodyText"/>
        <w:spacing w:before="1"/>
        <w:rPr>
          <w:rFonts w:ascii="Arial" w:hAnsi="Arial" w:cs="Arial"/>
          <w:sz w:val="19"/>
        </w:rPr>
      </w:pPr>
    </w:p>
    <w:p w14:paraId="1000C8C7" w14:textId="77777777" w:rsidR="00791656" w:rsidRPr="005170CC" w:rsidRDefault="00791656" w:rsidP="00791656">
      <w:pPr>
        <w:pStyle w:val="BodyText"/>
        <w:spacing w:line="228" w:lineRule="auto"/>
        <w:ind w:left="2619"/>
        <w:rPr>
          <w:rFonts w:ascii="Arial" w:hAnsi="Arial" w:cs="Arial"/>
        </w:rPr>
      </w:pPr>
      <w:r w:rsidRPr="005170CC">
        <w:rPr>
          <w:rFonts w:ascii="Arial" w:hAnsi="Arial" w:cs="Arial"/>
          <w:lang w:val="vi-VN"/>
        </w:rPr>
        <w:t>Nếu khung nhìn DBA_USERS liệt kê người dùng OE là bị khóa và hết hạn, hãy đăng nhập với tư cách người dùng SYSTEM và sau đó nhập câu lệnh sau để mở khóa tài khoản OE và tạo một mật khẩu mới:</w:t>
      </w:r>
    </w:p>
    <w:p w14:paraId="0923345E" w14:textId="77777777" w:rsidR="00791656" w:rsidRPr="001058B5" w:rsidRDefault="00791656" w:rsidP="00791656">
      <w:pPr>
        <w:spacing w:before="144"/>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269CA4DC" w14:textId="77777777" w:rsidR="00791656" w:rsidRPr="001058B5" w:rsidRDefault="00791656" w:rsidP="00791656">
      <w:pPr>
        <w:pStyle w:val="BodyText"/>
        <w:spacing w:before="10"/>
        <w:rPr>
          <w:rFonts w:ascii="Arial" w:hAnsi="Arial" w:cs="Arial"/>
          <w:sz w:val="18"/>
        </w:rPr>
      </w:pPr>
    </w:p>
    <w:p w14:paraId="626D53ED" w14:textId="77777777" w:rsidR="00791656" w:rsidRPr="001058B5" w:rsidRDefault="00791656" w:rsidP="00791656">
      <w:pPr>
        <w:pStyle w:val="BodyText"/>
        <w:spacing w:line="230" w:lineRule="auto"/>
        <w:ind w:left="2619" w:right="111"/>
        <w:rPr>
          <w:rFonts w:ascii="Arial" w:hAnsi="Arial" w:cs="Arial"/>
          <w:sz w:val="23"/>
        </w:rPr>
      </w:pPr>
      <w:r>
        <w:rPr>
          <w:rFonts w:ascii="Arial" w:hAnsi="Arial" w:cs="Arial"/>
        </w:rPr>
        <w:t>Nhập mật khẩu bảo mật</w:t>
      </w:r>
      <w:r w:rsidRPr="001058B5">
        <w:rPr>
          <w:rFonts w:ascii="Arial" w:hAnsi="Arial" w:cs="Arial"/>
        </w:rPr>
        <w:t xml:space="preserve">. </w:t>
      </w:r>
      <w:r>
        <w:rPr>
          <w:rFonts w:ascii="Arial" w:hAnsi="Arial" w:cs="Arial"/>
        </w:rPr>
        <w:t>để bảo mật hơn</w:t>
      </w:r>
      <w:r w:rsidRPr="001058B5">
        <w:rPr>
          <w:rFonts w:ascii="Arial" w:hAnsi="Arial" w:cs="Arial"/>
          <w:spacing w:val="-3"/>
        </w:rPr>
        <w:t xml:space="preserve">, </w:t>
      </w:r>
      <w:r>
        <w:rPr>
          <w:rFonts w:ascii="Arial" w:hAnsi="Arial" w:cs="Arial"/>
        </w:rPr>
        <w:t xml:space="preserve">không cung cấp cho tài khoản OE cùng 1 mật khẩu với các bản phát hành trước của </w:t>
      </w:r>
      <w:r w:rsidRPr="001058B5">
        <w:rPr>
          <w:rFonts w:ascii="Arial" w:hAnsi="Arial" w:cs="Arial"/>
        </w:rPr>
        <w:t xml:space="preserve">Oracle Database. </w:t>
      </w:r>
      <w:r>
        <w:rPr>
          <w:rFonts w:ascii="Arial" w:hAnsi="Arial" w:cs="Arial"/>
        </w:rPr>
        <w:t xml:space="preserve">Xem thêm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5170CC">
        <w:rPr>
          <w:lang w:val="vi-VN"/>
        </w:rPr>
        <w:t xml:space="preserve"> </w:t>
      </w:r>
      <w:r>
        <w:rPr>
          <w:rFonts w:ascii="Arial" w:hAnsi="Arial" w:cs="Arial"/>
          <w:lang w:val="vi-VN"/>
        </w:rPr>
        <w:t>để biết thêm</w:t>
      </w:r>
      <w:r w:rsidRPr="005170CC">
        <w:rPr>
          <w:rFonts w:ascii="Arial" w:hAnsi="Arial" w:cs="Arial"/>
          <w:lang w:val="vi-VN"/>
        </w:rPr>
        <w:t xml:space="preserve"> các yêu cầu tối thiểu để tạo mật khẩu</w:t>
      </w:r>
    </w:p>
    <w:p w14:paraId="17399A4B" w14:textId="77777777" w:rsidR="00791656" w:rsidRPr="001058B5" w:rsidRDefault="00791656" w:rsidP="00791656">
      <w:pPr>
        <w:pStyle w:val="Heading6"/>
        <w:spacing w:before="1"/>
      </w:pPr>
      <w:bookmarkStart w:id="1800" w:name="Step_2:_Create_the_Fine-Grained_Audit_Po"/>
      <w:bookmarkStart w:id="1801" w:name="_bookmark1964"/>
      <w:bookmarkEnd w:id="1800"/>
      <w:bookmarkEnd w:id="1801"/>
      <w:r>
        <w:t>Bước</w:t>
      </w:r>
      <w:r w:rsidRPr="001058B5">
        <w:t xml:space="preserve"> 2: </w:t>
      </w:r>
      <w:r>
        <w:t>Tạo chính sách kiểm toán Fine-grained</w:t>
      </w:r>
    </w:p>
    <w:p w14:paraId="17E0F801" w14:textId="77777777" w:rsidR="00791656" w:rsidRPr="001058B5" w:rsidRDefault="00791656" w:rsidP="00791656">
      <w:pPr>
        <w:pStyle w:val="ListParagraph"/>
        <w:numPr>
          <w:ilvl w:val="0"/>
          <w:numId w:val="42"/>
        </w:numPr>
        <w:tabs>
          <w:tab w:val="left" w:pos="2620"/>
        </w:tabs>
        <w:spacing w:before="49"/>
        <w:rPr>
          <w:rFonts w:ascii="Arial" w:hAnsi="Arial" w:cs="Arial"/>
          <w:sz w:val="20"/>
        </w:rPr>
      </w:pPr>
      <w:r>
        <w:rPr>
          <w:rFonts w:ascii="Arial" w:hAnsi="Arial" w:cs="Arial"/>
          <w:sz w:val="20"/>
        </w:rPr>
        <w:t xml:space="preserve">Kết nối tới </w:t>
      </w:r>
      <w:r w:rsidRPr="001058B5">
        <w:rPr>
          <w:rFonts w:ascii="Arial" w:hAnsi="Arial" w:cs="Arial"/>
          <w:sz w:val="20"/>
        </w:rPr>
        <w:t xml:space="preserve">SQL*Plus </w:t>
      </w:r>
      <w:r>
        <w:rPr>
          <w:rFonts w:ascii="Arial" w:hAnsi="Arial" w:cs="Arial"/>
          <w:sz w:val="20"/>
        </w:rPr>
        <w:t xml:space="preserve">dưới người dùng </w:t>
      </w:r>
      <w:r w:rsidRPr="001058B5">
        <w:rPr>
          <w:rFonts w:ascii="Arial" w:hAnsi="Arial" w:cs="Arial"/>
          <w:spacing w:val="-16"/>
          <w:sz w:val="20"/>
        </w:rPr>
        <w:t xml:space="preserve"> </w:t>
      </w:r>
      <w:r w:rsidRPr="001058B5">
        <w:rPr>
          <w:rFonts w:ascii="Arial" w:hAnsi="Arial" w:cs="Arial"/>
          <w:sz w:val="20"/>
        </w:rPr>
        <w:t>sysadmin_fga.</w:t>
      </w:r>
    </w:p>
    <w:p w14:paraId="2C970027"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ED9E14" w14:textId="77777777" w:rsidR="00791656" w:rsidRPr="001058B5" w:rsidRDefault="00791656" w:rsidP="00791656">
      <w:pPr>
        <w:pStyle w:val="BodyText"/>
        <w:spacing w:before="9"/>
        <w:rPr>
          <w:rFonts w:ascii="Arial" w:hAnsi="Arial" w:cs="Arial"/>
          <w:i/>
          <w:sz w:val="16"/>
        </w:rPr>
      </w:pPr>
    </w:p>
    <w:p w14:paraId="31D62ACD" w14:textId="77777777" w:rsidR="00791656" w:rsidRPr="001058B5" w:rsidRDefault="00791656" w:rsidP="00791656">
      <w:pPr>
        <w:pStyle w:val="ListParagraph"/>
        <w:numPr>
          <w:ilvl w:val="0"/>
          <w:numId w:val="42"/>
        </w:numPr>
        <w:tabs>
          <w:tab w:val="left" w:pos="2620"/>
        </w:tabs>
        <w:spacing w:before="0"/>
        <w:rPr>
          <w:rFonts w:ascii="Arial" w:hAnsi="Arial" w:cs="Arial"/>
          <w:sz w:val="20"/>
        </w:rPr>
      </w:pPr>
      <w:r>
        <w:rPr>
          <w:rFonts w:ascii="Arial" w:hAnsi="Arial" w:cs="Arial"/>
          <w:sz w:val="20"/>
        </w:rPr>
        <w:t>Tạo chính sách sau</w:t>
      </w:r>
      <w:r w:rsidRPr="001058B5">
        <w:rPr>
          <w:rFonts w:ascii="Arial" w:hAnsi="Arial" w:cs="Arial"/>
          <w:sz w:val="20"/>
        </w:rPr>
        <w:t>:</w:t>
      </w:r>
    </w:p>
    <w:p w14:paraId="0034C388"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BEGIN</w:t>
      </w:r>
    </w:p>
    <w:p w14:paraId="033DEFB5" w14:textId="77777777" w:rsidR="00791656" w:rsidRPr="001058B5" w:rsidRDefault="00791656" w:rsidP="00791656">
      <w:pPr>
        <w:tabs>
          <w:tab w:val="left" w:pos="5862"/>
        </w:tabs>
        <w:spacing w:before="15" w:line="259" w:lineRule="auto"/>
        <w:ind w:left="2898" w:right="3102" w:hanging="186"/>
        <w:rPr>
          <w:rFonts w:ascii="Arial" w:hAnsi="Arial" w:cs="Arial"/>
          <w:sz w:val="18"/>
        </w:rPr>
      </w:pPr>
      <w:r w:rsidRPr="001058B5">
        <w:rPr>
          <w:rFonts w:ascii="Arial" w:hAnsi="Arial" w:cs="Arial"/>
          <w:w w:val="90"/>
          <w:sz w:val="18"/>
        </w:rPr>
        <w:t>DBMS_FGA.ADD_POLICY(OBJECT_SCHEMA =&gt; 'OE', OBJECT_NAME</w:t>
      </w:r>
      <w:r w:rsidRPr="001058B5">
        <w:rPr>
          <w:rFonts w:ascii="Arial" w:hAnsi="Arial" w:cs="Arial"/>
          <w:w w:val="90"/>
          <w:sz w:val="18"/>
        </w:rPr>
        <w:tab/>
        <w:t>=&gt;</w:t>
      </w:r>
      <w:r w:rsidRPr="001058B5">
        <w:rPr>
          <w:rFonts w:ascii="Arial" w:hAnsi="Arial" w:cs="Arial"/>
          <w:spacing w:val="-55"/>
          <w:w w:val="90"/>
          <w:sz w:val="18"/>
        </w:rPr>
        <w:t xml:space="preserve"> </w:t>
      </w:r>
      <w:r w:rsidRPr="001058B5">
        <w:rPr>
          <w:rFonts w:ascii="Arial" w:hAnsi="Arial" w:cs="Arial"/>
          <w:w w:val="90"/>
          <w:sz w:val="18"/>
        </w:rPr>
        <w:t>'ORDERS',</w:t>
      </w:r>
    </w:p>
    <w:p w14:paraId="7A21A82D"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'ORDERS_FGA_POL',</w:t>
      </w:r>
    </w:p>
    <w:p w14:paraId="783DC21D" w14:textId="77777777" w:rsidR="00791656" w:rsidRPr="001058B5" w:rsidRDefault="00791656" w:rsidP="00791656">
      <w:pPr>
        <w:tabs>
          <w:tab w:val="left" w:pos="5862"/>
        </w:tabs>
        <w:spacing w:before="16" w:line="259" w:lineRule="auto"/>
        <w:ind w:left="2620" w:right="694" w:firstLine="278"/>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t xml:space="preserve">=&gt; 'SYS_CONTEXT(''USERENV'', ''CLIENT_ </w:t>
      </w:r>
      <w:r w:rsidRPr="001058B5">
        <w:rPr>
          <w:rFonts w:ascii="Arial" w:hAnsi="Arial" w:cs="Arial"/>
          <w:w w:val="95"/>
          <w:sz w:val="18"/>
        </w:rPr>
        <w:t>IDENTIFIER'') =</w:t>
      </w:r>
      <w:r w:rsidRPr="001058B5">
        <w:rPr>
          <w:rFonts w:ascii="Arial" w:hAnsi="Arial" w:cs="Arial"/>
          <w:spacing w:val="-34"/>
          <w:w w:val="95"/>
          <w:sz w:val="18"/>
        </w:rPr>
        <w:t xml:space="preserve"> </w:t>
      </w:r>
      <w:r w:rsidRPr="001058B5">
        <w:rPr>
          <w:rFonts w:ascii="Arial" w:hAnsi="Arial" w:cs="Arial"/>
          <w:w w:val="95"/>
          <w:sz w:val="18"/>
        </w:rPr>
        <w:t>''Robert''',</w:t>
      </w:r>
    </w:p>
    <w:p w14:paraId="744CD595"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42AAA97E"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28352410" w14:textId="77777777" w:rsidR="00791656" w:rsidRPr="001058B5" w:rsidRDefault="00791656" w:rsidP="00791656">
      <w:pPr>
        <w:tabs>
          <w:tab w:val="left" w:pos="5862"/>
        </w:tabs>
        <w:spacing w:before="15"/>
        <w:ind w:left="2898"/>
        <w:rPr>
          <w:rFonts w:ascii="Arial" w:hAnsi="Arial" w:cs="Arial"/>
          <w:sz w:val="18"/>
        </w:rPr>
      </w:pP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19B532C3" w14:textId="77777777" w:rsidR="00791656" w:rsidRPr="001058B5" w:rsidRDefault="00791656" w:rsidP="00791656">
      <w:pPr>
        <w:tabs>
          <w:tab w:val="left" w:pos="5862"/>
        </w:tabs>
        <w:spacing w:before="17"/>
        <w:ind w:left="2898"/>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'INSERT,UPDATE,DELETE,SELECT',</w:t>
      </w:r>
    </w:p>
    <w:p w14:paraId="5769181D"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DBMS_FGA.DB</w:t>
      </w:r>
      <w:r w:rsidRPr="001058B5">
        <w:rPr>
          <w:rFonts w:ascii="Arial" w:hAnsi="Arial" w:cs="Arial"/>
          <w:spacing w:val="-35"/>
          <w:w w:val="95"/>
          <w:sz w:val="18"/>
        </w:rPr>
        <w:t xml:space="preserve"> </w:t>
      </w:r>
      <w:r w:rsidRPr="001058B5">
        <w:rPr>
          <w:rFonts w:ascii="Arial" w:hAnsi="Arial" w:cs="Arial"/>
          <w:w w:val="95"/>
          <w:sz w:val="18"/>
        </w:rPr>
        <w:t>+</w:t>
      </w:r>
      <w:r w:rsidRPr="001058B5">
        <w:rPr>
          <w:rFonts w:ascii="Arial" w:hAnsi="Arial" w:cs="Arial"/>
          <w:spacing w:val="-36"/>
          <w:w w:val="95"/>
          <w:sz w:val="18"/>
        </w:rPr>
        <w:t xml:space="preserve"> </w:t>
      </w:r>
      <w:r w:rsidRPr="001058B5">
        <w:rPr>
          <w:rFonts w:ascii="Arial" w:hAnsi="Arial" w:cs="Arial"/>
          <w:w w:val="95"/>
          <w:sz w:val="18"/>
        </w:rPr>
        <w:t>DBMS_FGA.EXTENDED,</w:t>
      </w:r>
    </w:p>
    <w:p w14:paraId="75CEEFFE" w14:textId="77777777" w:rsidR="00791656" w:rsidRPr="001058B5" w:rsidRDefault="00791656" w:rsidP="00791656">
      <w:pPr>
        <w:tabs>
          <w:tab w:val="left" w:pos="5862"/>
        </w:tabs>
        <w:spacing w:before="16" w:line="259" w:lineRule="auto"/>
        <w:ind w:left="2620" w:right="1899" w:firstLine="278"/>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 xml:space="preserve">=&gt; DBMS_FGA.ANY_COLUMNS); </w:t>
      </w:r>
      <w:r w:rsidRPr="001058B5">
        <w:rPr>
          <w:rFonts w:ascii="Arial" w:hAnsi="Arial" w:cs="Arial"/>
          <w:w w:val="95"/>
          <w:sz w:val="18"/>
        </w:rPr>
        <w:t>END;</w:t>
      </w:r>
    </w:p>
    <w:p w14:paraId="1ED9CCDA" w14:textId="77777777" w:rsidR="00791656" w:rsidRPr="001058B5" w:rsidRDefault="00791656" w:rsidP="00791656">
      <w:pPr>
        <w:ind w:left="2620"/>
        <w:rPr>
          <w:rFonts w:ascii="Arial" w:hAnsi="Arial" w:cs="Arial"/>
          <w:sz w:val="18"/>
        </w:rPr>
      </w:pPr>
      <w:r w:rsidRPr="001058B5">
        <w:rPr>
          <w:rFonts w:ascii="Arial" w:hAnsi="Arial" w:cs="Arial"/>
          <w:w w:val="86"/>
          <w:sz w:val="18"/>
        </w:rPr>
        <w:t>/</w:t>
      </w:r>
    </w:p>
    <w:p w14:paraId="24947820" w14:textId="77777777" w:rsidR="00791656" w:rsidRPr="001058B5" w:rsidRDefault="00791656" w:rsidP="00791656">
      <w:pPr>
        <w:pStyle w:val="BodyText"/>
        <w:spacing w:before="1"/>
        <w:rPr>
          <w:rFonts w:ascii="Arial" w:hAnsi="Arial" w:cs="Arial"/>
          <w:sz w:val="19"/>
        </w:rPr>
      </w:pPr>
    </w:p>
    <w:p w14:paraId="6ED12E8D" w14:textId="77777777" w:rsidR="00791656" w:rsidRPr="00251727" w:rsidRDefault="00791656" w:rsidP="00791656">
      <w:pPr>
        <w:pStyle w:val="BodyText"/>
        <w:spacing w:line="228" w:lineRule="auto"/>
        <w:ind w:left="2619"/>
        <w:rPr>
          <w:rFonts w:ascii="Arial" w:hAnsi="Arial" w:cs="Arial"/>
        </w:rPr>
      </w:pPr>
      <w:r w:rsidRPr="00251727">
        <w:rPr>
          <w:rFonts w:ascii="Arial" w:hAnsi="Arial" w:cs="Arial"/>
          <w:lang w:val="vi-VN"/>
        </w:rPr>
        <w:t>Trong ví dụ này, tham số AUDIT_CONDITION giả định rằng người dùng không phải là không quen được đặt tên là Robert. Chính sách sẽ theo dõi bất kỳ câu lệnh INSERT, UPDATE, DELETE và SELECT nào mà Robert sẽ cố gắng.</w:t>
      </w:r>
    </w:p>
    <w:p w14:paraId="69F3C9A3" w14:textId="77777777" w:rsidR="00791656" w:rsidRPr="001058B5" w:rsidRDefault="00791656" w:rsidP="00791656">
      <w:pPr>
        <w:pStyle w:val="BodyText"/>
        <w:spacing w:before="6"/>
        <w:rPr>
          <w:rFonts w:ascii="Arial" w:hAnsi="Arial" w:cs="Arial"/>
          <w:sz w:val="23"/>
        </w:rPr>
      </w:pPr>
    </w:p>
    <w:p w14:paraId="488B5A24" w14:textId="77777777" w:rsidR="00791656" w:rsidRPr="001058B5" w:rsidRDefault="00791656" w:rsidP="00791656">
      <w:pPr>
        <w:pStyle w:val="Heading6"/>
      </w:pPr>
      <w:bookmarkStart w:id="1802" w:name="Step_3:_Test_the_Policy"/>
      <w:bookmarkStart w:id="1803" w:name="_bookmark1966"/>
      <w:bookmarkEnd w:id="1802"/>
      <w:bookmarkEnd w:id="1803"/>
      <w:r>
        <w:t>Bước</w:t>
      </w:r>
      <w:r w:rsidRPr="001058B5">
        <w:t xml:space="preserve"> 3: </w:t>
      </w:r>
      <w:r>
        <w:t>kiểm tra chính sách</w:t>
      </w:r>
    </w:p>
    <w:p w14:paraId="250DEE72" w14:textId="77777777" w:rsidR="00791656" w:rsidRPr="001058B5" w:rsidRDefault="00791656" w:rsidP="00791656">
      <w:pPr>
        <w:pStyle w:val="BodyText"/>
        <w:spacing w:before="49"/>
        <w:ind w:left="2260"/>
        <w:rPr>
          <w:rFonts w:ascii="Arial" w:hAnsi="Arial" w:cs="Arial"/>
        </w:rPr>
      </w:pPr>
      <w:r w:rsidRPr="001058B5">
        <w:rPr>
          <w:rFonts w:ascii="Arial" w:hAnsi="Arial" w:cs="Arial"/>
          <w:b/>
          <w:sz w:val="18"/>
        </w:rPr>
        <w:t xml:space="preserve">1. </w:t>
      </w:r>
      <w:r>
        <w:rPr>
          <w:rFonts w:ascii="Arial" w:hAnsi="Arial" w:cs="Arial"/>
        </w:rPr>
        <w:t>kết nối dưới người dùng</w:t>
      </w:r>
      <w:r w:rsidRPr="001058B5">
        <w:rPr>
          <w:rFonts w:ascii="Arial" w:hAnsi="Arial" w:cs="Arial"/>
        </w:rPr>
        <w:t xml:space="preserve"> OE</w:t>
      </w:r>
      <w:r>
        <w:rPr>
          <w:rFonts w:ascii="Arial" w:hAnsi="Arial" w:cs="Arial"/>
        </w:rPr>
        <w:t xml:space="preserve"> </w:t>
      </w:r>
      <w:r w:rsidRPr="001058B5">
        <w:rPr>
          <w:rFonts w:ascii="Arial" w:hAnsi="Arial" w:cs="Arial"/>
          <w:spacing w:val="-80"/>
        </w:rPr>
        <w:t xml:space="preserve"> </w:t>
      </w:r>
      <w:r>
        <w:rPr>
          <w:rFonts w:ascii="Arial" w:hAnsi="Arial" w:cs="Arial"/>
          <w:spacing w:val="-80"/>
        </w:rPr>
        <w:t xml:space="preserve"> </w:t>
      </w:r>
      <w:r>
        <w:rPr>
          <w:rFonts w:ascii="Arial" w:hAnsi="Arial" w:cs="Arial"/>
        </w:rPr>
        <w:t xml:space="preserve">và chọn từ bảng </w:t>
      </w:r>
      <w:r w:rsidRPr="001058B5">
        <w:rPr>
          <w:rFonts w:ascii="Arial" w:hAnsi="Arial" w:cs="Arial"/>
        </w:rPr>
        <w:t>OE.ORDERS</w:t>
      </w:r>
      <w:r>
        <w:rPr>
          <w:rFonts w:ascii="Arial" w:hAnsi="Arial" w:cs="Arial"/>
        </w:rPr>
        <w:t>.</w:t>
      </w:r>
    </w:p>
    <w:p w14:paraId="22815D50"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OE</w:t>
      </w:r>
    </w:p>
    <w:p w14:paraId="57E58DFE" w14:textId="77777777" w:rsidR="00791656" w:rsidRPr="001058B5" w:rsidRDefault="00791656" w:rsidP="00791656">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C853180" w14:textId="77777777" w:rsidR="00791656" w:rsidRPr="001058B5" w:rsidRDefault="00791656" w:rsidP="00791656">
      <w:pPr>
        <w:rPr>
          <w:rFonts w:ascii="Arial" w:hAnsi="Arial" w:cs="Arial"/>
          <w:sz w:val="18"/>
        </w:rPr>
        <w:sectPr w:rsidR="00791656" w:rsidRPr="001058B5">
          <w:footerReference w:type="even" r:id="rId217"/>
          <w:footerReference w:type="default" r:id="rId218"/>
          <w:pgSz w:w="12240" w:h="15840"/>
          <w:pgMar w:top="840" w:right="1060" w:bottom="860" w:left="1100" w:header="549" w:footer="663" w:gutter="0"/>
          <w:pgNumType w:start="51"/>
          <w:cols w:space="720"/>
        </w:sectPr>
      </w:pPr>
    </w:p>
    <w:p w14:paraId="3CC8C860" w14:textId="77777777" w:rsidR="00791656" w:rsidRPr="001058B5" w:rsidRDefault="00791656" w:rsidP="00791656">
      <w:pPr>
        <w:pStyle w:val="BodyText"/>
        <w:rPr>
          <w:rFonts w:ascii="Arial" w:hAnsi="Arial" w:cs="Arial"/>
          <w:i/>
        </w:rPr>
      </w:pPr>
    </w:p>
    <w:p w14:paraId="7DBBF2A6" w14:textId="77777777" w:rsidR="00791656" w:rsidRPr="001058B5" w:rsidRDefault="00791656" w:rsidP="00791656">
      <w:pPr>
        <w:pStyle w:val="BodyText"/>
        <w:spacing w:before="7"/>
        <w:rPr>
          <w:rFonts w:ascii="Arial" w:hAnsi="Arial" w:cs="Arial"/>
          <w:i/>
          <w:sz w:val="18"/>
        </w:rPr>
      </w:pPr>
    </w:p>
    <w:p w14:paraId="25CA89F1" w14:textId="77777777" w:rsidR="009B29A7" w:rsidRPr="001058B5" w:rsidRDefault="009B29A7" w:rsidP="009B29A7">
      <w:pPr>
        <w:ind w:left="2020"/>
        <w:rPr>
          <w:rFonts w:ascii="Arial" w:hAnsi="Arial" w:cs="Arial"/>
          <w:sz w:val="18"/>
        </w:rPr>
      </w:pPr>
      <w:r w:rsidRPr="001058B5">
        <w:rPr>
          <w:rFonts w:ascii="Arial" w:hAnsi="Arial" w:cs="Arial"/>
          <w:w w:val="95"/>
          <w:sz w:val="18"/>
        </w:rPr>
        <w:t>SELECT COUNT(*) FROM ORDERS;</w:t>
      </w:r>
    </w:p>
    <w:p w14:paraId="661AADB4" w14:textId="77777777" w:rsidR="009B29A7" w:rsidRPr="001058B5" w:rsidRDefault="009B29A7" w:rsidP="009B29A7">
      <w:pPr>
        <w:pStyle w:val="BodyText"/>
        <w:spacing w:before="4"/>
        <w:rPr>
          <w:rFonts w:ascii="Arial" w:hAnsi="Arial" w:cs="Arial"/>
          <w:sz w:val="18"/>
        </w:rPr>
      </w:pPr>
    </w:p>
    <w:p w14:paraId="2886B359"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529B38D2" w14:textId="77777777" w:rsidR="009B29A7" w:rsidRPr="001058B5" w:rsidRDefault="009B29A7" w:rsidP="009B29A7">
      <w:pPr>
        <w:spacing w:before="139"/>
        <w:ind w:left="1058" w:right="5984"/>
        <w:jc w:val="center"/>
        <w:rPr>
          <w:rFonts w:ascii="Arial" w:hAnsi="Arial" w:cs="Arial"/>
          <w:sz w:val="18"/>
        </w:rPr>
      </w:pPr>
      <w:r w:rsidRPr="001058B5">
        <w:rPr>
          <w:rFonts w:ascii="Arial" w:hAnsi="Arial" w:cs="Arial"/>
          <w:w w:val="95"/>
          <w:sz w:val="18"/>
        </w:rPr>
        <w:t>COUNT(*)</w:t>
      </w:r>
    </w:p>
    <w:p w14:paraId="27DFA1D0" w14:textId="77777777" w:rsidR="009B29A7" w:rsidRPr="001058B5" w:rsidRDefault="009B29A7" w:rsidP="009B29A7">
      <w:pPr>
        <w:spacing w:before="17"/>
        <w:ind w:left="2020"/>
        <w:rPr>
          <w:rFonts w:ascii="Arial" w:hAnsi="Arial" w:cs="Arial"/>
          <w:sz w:val="18"/>
        </w:rPr>
      </w:pPr>
      <w:r w:rsidRPr="001058B5">
        <w:rPr>
          <w:rFonts w:ascii="Arial" w:hAnsi="Arial" w:cs="Arial"/>
          <w:w w:val="95"/>
          <w:sz w:val="18"/>
        </w:rPr>
        <w:t>----------</w:t>
      </w:r>
    </w:p>
    <w:p w14:paraId="494F7404" w14:textId="77777777" w:rsidR="009B29A7" w:rsidRPr="001058B5" w:rsidRDefault="009B29A7" w:rsidP="009B29A7">
      <w:pPr>
        <w:spacing w:before="16"/>
        <w:ind w:left="147" w:right="4609"/>
        <w:jc w:val="center"/>
        <w:rPr>
          <w:rFonts w:ascii="Arial" w:hAnsi="Arial" w:cs="Arial"/>
          <w:sz w:val="18"/>
        </w:rPr>
      </w:pPr>
      <w:r w:rsidRPr="001058B5">
        <w:rPr>
          <w:rFonts w:ascii="Arial" w:hAnsi="Arial" w:cs="Arial"/>
          <w:w w:val="95"/>
          <w:sz w:val="18"/>
        </w:rPr>
        <w:t>105</w:t>
      </w:r>
    </w:p>
    <w:p w14:paraId="082293ED" w14:textId="77777777" w:rsidR="009B29A7" w:rsidRPr="001058B5" w:rsidRDefault="009B29A7" w:rsidP="009B29A7">
      <w:pPr>
        <w:pStyle w:val="BodyText"/>
        <w:spacing w:before="3"/>
        <w:rPr>
          <w:rFonts w:ascii="Arial" w:hAnsi="Arial" w:cs="Arial"/>
          <w:sz w:val="18"/>
        </w:rPr>
      </w:pPr>
    </w:p>
    <w:p w14:paraId="31918FBD" w14:textId="77777777" w:rsidR="009B29A7" w:rsidRPr="0068524B" w:rsidRDefault="009B29A7" w:rsidP="009B29A7">
      <w:pPr>
        <w:pStyle w:val="ListParagraph"/>
        <w:numPr>
          <w:ilvl w:val="0"/>
          <w:numId w:val="41"/>
        </w:numPr>
        <w:tabs>
          <w:tab w:val="left" w:pos="2020"/>
        </w:tabs>
        <w:spacing w:before="0"/>
        <w:rPr>
          <w:rFonts w:ascii="Arial" w:hAnsi="Arial" w:cs="Arial"/>
          <w:sz w:val="18"/>
        </w:rPr>
      </w:pPr>
      <w:r w:rsidRPr="0068524B">
        <w:rPr>
          <w:rFonts w:ascii="Arial" w:hAnsi="Arial" w:cs="Arial"/>
          <w:sz w:val="20"/>
          <w:lang w:val="vi-VN"/>
        </w:rPr>
        <w:t>Kết nối với tư cách người dùng sysadmin_fga và sau đó kiểm tra xem có bất kỳ bản ghi kiểm toán nào được tạo ra hay không.</w:t>
      </w:r>
    </w:p>
    <w:p w14:paraId="384418AE"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73AEF1" w14:textId="77777777" w:rsidR="009B29A7" w:rsidRPr="001058B5" w:rsidRDefault="009B29A7" w:rsidP="009B29A7">
      <w:pPr>
        <w:pStyle w:val="BodyText"/>
        <w:spacing w:before="4"/>
        <w:rPr>
          <w:rFonts w:ascii="Arial" w:hAnsi="Arial" w:cs="Arial"/>
          <w:i/>
          <w:sz w:val="19"/>
        </w:rPr>
      </w:pPr>
    </w:p>
    <w:p w14:paraId="1C0B2453" w14:textId="77777777" w:rsidR="009B29A7" w:rsidRPr="001058B5" w:rsidRDefault="009B29A7" w:rsidP="009B29A7">
      <w:pPr>
        <w:spacing w:before="1"/>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727D56A5" w14:textId="77777777" w:rsidR="009B29A7" w:rsidRPr="001058B5" w:rsidRDefault="009B29A7" w:rsidP="009B29A7">
      <w:pPr>
        <w:pStyle w:val="BodyText"/>
        <w:spacing w:before="3"/>
        <w:rPr>
          <w:rFonts w:ascii="Arial" w:hAnsi="Arial" w:cs="Arial"/>
          <w:sz w:val="18"/>
        </w:rPr>
      </w:pPr>
    </w:p>
    <w:p w14:paraId="4D71F79E"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28355605" w14:textId="77777777" w:rsidR="009B29A7" w:rsidRPr="001058B5" w:rsidRDefault="009B29A7" w:rsidP="009B29A7">
      <w:pPr>
        <w:spacing w:before="141"/>
        <w:ind w:left="2020"/>
        <w:rPr>
          <w:rFonts w:ascii="Arial" w:hAnsi="Arial" w:cs="Arial"/>
          <w:sz w:val="18"/>
        </w:rPr>
      </w:pPr>
      <w:r w:rsidRPr="001058B5">
        <w:rPr>
          <w:rFonts w:ascii="Arial" w:hAnsi="Arial" w:cs="Arial"/>
          <w:w w:val="95"/>
          <w:sz w:val="18"/>
        </w:rPr>
        <w:t>no rows selected</w:t>
      </w:r>
    </w:p>
    <w:p w14:paraId="2131CDB1" w14:textId="77777777" w:rsidR="009B29A7" w:rsidRPr="001058B5" w:rsidRDefault="009B29A7" w:rsidP="009B29A7">
      <w:pPr>
        <w:pStyle w:val="BodyText"/>
        <w:rPr>
          <w:rFonts w:ascii="Arial" w:hAnsi="Arial" w:cs="Arial"/>
          <w:sz w:val="19"/>
        </w:rPr>
      </w:pPr>
    </w:p>
    <w:p w14:paraId="0EACCAE8" w14:textId="77777777" w:rsidR="009B29A7" w:rsidRPr="0068524B" w:rsidRDefault="009B29A7" w:rsidP="009B29A7">
      <w:pPr>
        <w:pStyle w:val="BodyText"/>
        <w:spacing w:line="228" w:lineRule="auto"/>
        <w:ind w:left="2020" w:right="848"/>
        <w:rPr>
          <w:rFonts w:ascii="Arial" w:hAnsi="Arial" w:cs="Arial"/>
        </w:rPr>
      </w:pPr>
      <w:r w:rsidRPr="0068524B">
        <w:rPr>
          <w:rFonts w:ascii="Arial" w:hAnsi="Arial" w:cs="Arial"/>
          <w:lang w:val="vi-VN"/>
        </w:rPr>
        <w:t>Bởi vì không có người dùng không chính thức nào được đăng nhập để truy vấn bảng OE.ORDERS, đường dẫn kiểm tra trống.</w:t>
      </w:r>
      <w:r w:rsidRPr="0068524B">
        <w:rPr>
          <w:rFonts w:ascii="Arial" w:hAnsi="Arial" w:cs="Arial"/>
          <w:spacing w:val="-4"/>
        </w:rPr>
        <w:t>.</w:t>
      </w:r>
    </w:p>
    <w:p w14:paraId="15F0E453" w14:textId="77777777" w:rsidR="009B29A7" w:rsidRPr="001058B5" w:rsidRDefault="009B29A7" w:rsidP="009B29A7">
      <w:pPr>
        <w:pStyle w:val="ListParagraph"/>
        <w:numPr>
          <w:ilvl w:val="0"/>
          <w:numId w:val="41"/>
        </w:numPr>
        <w:tabs>
          <w:tab w:val="left" w:pos="2020"/>
        </w:tabs>
        <w:spacing w:before="115" w:line="246" w:lineRule="exact"/>
        <w:rPr>
          <w:rFonts w:ascii="Arial" w:hAnsi="Arial" w:cs="Arial"/>
        </w:rPr>
      </w:pPr>
      <w:r>
        <w:rPr>
          <w:rFonts w:ascii="Arial" w:hAnsi="Arial" w:cs="Arial"/>
          <w:sz w:val="20"/>
        </w:rPr>
        <w:t>Kết nối lại với tư cách người dùng</w:t>
      </w:r>
      <w:r w:rsidRPr="001058B5">
        <w:rPr>
          <w:rFonts w:ascii="Arial" w:hAnsi="Arial" w:cs="Arial"/>
          <w:spacing w:val="-14"/>
          <w:sz w:val="20"/>
        </w:rPr>
        <w:t xml:space="preserve"> </w:t>
      </w:r>
      <w:r w:rsidRPr="001058B5">
        <w:rPr>
          <w:rFonts w:ascii="Arial" w:hAnsi="Arial" w:cs="Arial"/>
          <w:sz w:val="20"/>
        </w:rPr>
        <w:t>OE,</w:t>
      </w:r>
      <w:r w:rsidRPr="001058B5">
        <w:rPr>
          <w:rFonts w:ascii="Arial" w:hAnsi="Arial" w:cs="Arial"/>
          <w:spacing w:val="-14"/>
          <w:sz w:val="20"/>
        </w:rPr>
        <w:t xml:space="preserve"> </w:t>
      </w:r>
      <w:r w:rsidRPr="0068524B">
        <w:rPr>
          <w:rFonts w:ascii="Arial" w:hAnsi="Arial" w:cs="Arial"/>
          <w:sz w:val="20"/>
          <w:lang w:val="vi-VN"/>
        </w:rPr>
        <w:t>đặt bộ nhận dạng ứng dụng khách thành Robert và sau đó chọn lại từ bảng OE.ORDERS</w:t>
      </w:r>
      <w:r w:rsidRPr="001058B5">
        <w:rPr>
          <w:rFonts w:ascii="Arial" w:hAnsi="Arial" w:cs="Arial"/>
          <w:w w:val="90"/>
        </w:rPr>
        <w:t>.</w:t>
      </w:r>
    </w:p>
    <w:p w14:paraId="557406EA" w14:textId="77777777" w:rsidR="009B29A7" w:rsidRPr="001058B5" w:rsidRDefault="009B29A7" w:rsidP="009B29A7">
      <w:pPr>
        <w:spacing w:before="137"/>
        <w:ind w:left="2020"/>
        <w:rPr>
          <w:rFonts w:ascii="Arial" w:hAnsi="Arial" w:cs="Arial"/>
          <w:sz w:val="18"/>
        </w:rPr>
      </w:pPr>
      <w:r w:rsidRPr="001058B5">
        <w:rPr>
          <w:rFonts w:ascii="Arial" w:hAnsi="Arial" w:cs="Arial"/>
          <w:w w:val="95"/>
          <w:sz w:val="18"/>
        </w:rPr>
        <w:t>CONNECT OE</w:t>
      </w:r>
    </w:p>
    <w:p w14:paraId="5F3A12C7" w14:textId="77777777" w:rsidR="009B29A7" w:rsidRPr="001058B5" w:rsidRDefault="009B29A7" w:rsidP="009B29A7">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1EF38FA" w14:textId="77777777" w:rsidR="009B29A7" w:rsidRPr="001058B5" w:rsidRDefault="009B29A7" w:rsidP="009B29A7">
      <w:pPr>
        <w:pStyle w:val="BodyText"/>
        <w:spacing w:before="8"/>
        <w:rPr>
          <w:rFonts w:ascii="Arial" w:hAnsi="Arial" w:cs="Arial"/>
          <w:i/>
        </w:rPr>
      </w:pPr>
    </w:p>
    <w:p w14:paraId="6169C31B" w14:textId="77777777" w:rsidR="009B29A7" w:rsidRPr="001058B5" w:rsidRDefault="009B29A7" w:rsidP="009B29A7">
      <w:pPr>
        <w:spacing w:line="518" w:lineRule="auto"/>
        <w:ind w:left="2020" w:right="3970"/>
        <w:rPr>
          <w:rFonts w:ascii="Arial" w:hAnsi="Arial" w:cs="Arial"/>
          <w:sz w:val="18"/>
        </w:rPr>
      </w:pPr>
      <w:r w:rsidRPr="001058B5">
        <w:rPr>
          <w:rFonts w:ascii="Arial" w:hAnsi="Arial" w:cs="Arial"/>
          <w:w w:val="85"/>
          <w:sz w:val="18"/>
        </w:rPr>
        <w:t xml:space="preserve">EXEC DBMS_SESSION.SET_IDENTIFIER('Robert'); </w:t>
      </w:r>
      <w:r w:rsidRPr="001058B5">
        <w:rPr>
          <w:rFonts w:ascii="Arial" w:hAnsi="Arial" w:cs="Arial"/>
          <w:w w:val="95"/>
          <w:sz w:val="18"/>
        </w:rPr>
        <w:t>SELECT COUNT(*) FROM</w:t>
      </w:r>
      <w:r w:rsidRPr="001058B5">
        <w:rPr>
          <w:rFonts w:ascii="Arial" w:hAnsi="Arial" w:cs="Arial"/>
          <w:spacing w:val="-77"/>
          <w:w w:val="95"/>
          <w:sz w:val="18"/>
        </w:rPr>
        <w:t xml:space="preserve"> </w:t>
      </w:r>
      <w:r w:rsidRPr="001058B5">
        <w:rPr>
          <w:rFonts w:ascii="Arial" w:hAnsi="Arial" w:cs="Arial"/>
          <w:w w:val="95"/>
          <w:sz w:val="18"/>
        </w:rPr>
        <w:t>ORDERS;</w:t>
      </w:r>
    </w:p>
    <w:p w14:paraId="316EDF6A" w14:textId="77777777" w:rsidR="009B29A7" w:rsidRPr="001058B5" w:rsidRDefault="009B29A7" w:rsidP="009B29A7">
      <w:pPr>
        <w:pStyle w:val="BodyText"/>
        <w:spacing w:line="219" w:lineRule="exact"/>
        <w:ind w:left="2020"/>
        <w:rPr>
          <w:rFonts w:ascii="Arial" w:hAnsi="Arial" w:cs="Arial"/>
        </w:rPr>
      </w:pPr>
      <w:r w:rsidRPr="001058B5">
        <w:rPr>
          <w:rFonts w:ascii="Arial" w:hAnsi="Arial" w:cs="Arial"/>
        </w:rPr>
        <w:t>The following output should appear:</w:t>
      </w:r>
    </w:p>
    <w:p w14:paraId="057DC1F9" w14:textId="77777777" w:rsidR="009B29A7" w:rsidRPr="001058B5" w:rsidRDefault="009B29A7" w:rsidP="009B29A7">
      <w:pPr>
        <w:spacing w:before="141"/>
        <w:ind w:left="1058" w:right="5984"/>
        <w:jc w:val="center"/>
        <w:rPr>
          <w:rFonts w:ascii="Arial" w:hAnsi="Arial" w:cs="Arial"/>
          <w:sz w:val="18"/>
        </w:rPr>
      </w:pPr>
      <w:r w:rsidRPr="001058B5">
        <w:rPr>
          <w:rFonts w:ascii="Arial" w:hAnsi="Arial" w:cs="Arial"/>
          <w:w w:val="95"/>
          <w:sz w:val="18"/>
        </w:rPr>
        <w:t>COUNT(*)</w:t>
      </w:r>
    </w:p>
    <w:p w14:paraId="4487267A" w14:textId="77777777" w:rsidR="009B29A7" w:rsidRPr="001058B5" w:rsidRDefault="009B29A7" w:rsidP="009B29A7">
      <w:pPr>
        <w:spacing w:before="16"/>
        <w:ind w:left="2020"/>
        <w:rPr>
          <w:rFonts w:ascii="Arial" w:hAnsi="Arial" w:cs="Arial"/>
          <w:sz w:val="18"/>
        </w:rPr>
      </w:pPr>
      <w:r w:rsidRPr="001058B5">
        <w:rPr>
          <w:rFonts w:ascii="Arial" w:hAnsi="Arial" w:cs="Arial"/>
          <w:w w:val="95"/>
          <w:sz w:val="18"/>
        </w:rPr>
        <w:t>----------</w:t>
      </w:r>
    </w:p>
    <w:p w14:paraId="0FDBF8EE" w14:textId="77777777" w:rsidR="009B29A7" w:rsidRPr="001058B5" w:rsidRDefault="009B29A7" w:rsidP="009B29A7">
      <w:pPr>
        <w:spacing w:before="15"/>
        <w:ind w:left="147" w:right="4609"/>
        <w:jc w:val="center"/>
        <w:rPr>
          <w:rFonts w:ascii="Arial" w:hAnsi="Arial" w:cs="Arial"/>
          <w:sz w:val="18"/>
        </w:rPr>
      </w:pPr>
      <w:r w:rsidRPr="001058B5">
        <w:rPr>
          <w:rFonts w:ascii="Arial" w:hAnsi="Arial" w:cs="Arial"/>
          <w:w w:val="95"/>
          <w:sz w:val="18"/>
        </w:rPr>
        <w:t>105</w:t>
      </w:r>
    </w:p>
    <w:p w14:paraId="04E97770" w14:textId="77777777" w:rsidR="009B29A7" w:rsidRPr="001058B5" w:rsidRDefault="009B29A7" w:rsidP="009B29A7">
      <w:pPr>
        <w:pStyle w:val="BodyText"/>
        <w:spacing w:before="4"/>
        <w:rPr>
          <w:rFonts w:ascii="Arial" w:hAnsi="Arial" w:cs="Arial"/>
          <w:sz w:val="18"/>
        </w:rPr>
      </w:pPr>
    </w:p>
    <w:p w14:paraId="0B97C747" w14:textId="77777777" w:rsidR="009B29A7" w:rsidRPr="001058B5" w:rsidRDefault="009B29A7" w:rsidP="009B29A7">
      <w:pPr>
        <w:pStyle w:val="BodyText"/>
        <w:ind w:left="1660"/>
        <w:rPr>
          <w:rFonts w:ascii="Arial" w:hAnsi="Arial" w:cs="Arial"/>
        </w:rPr>
      </w:pPr>
      <w:r w:rsidRPr="001058B5">
        <w:rPr>
          <w:rFonts w:ascii="Arial" w:hAnsi="Arial" w:cs="Arial"/>
          <w:b/>
          <w:sz w:val="18"/>
        </w:rPr>
        <w:t xml:space="preserve">4. </w:t>
      </w:r>
      <w:r>
        <w:rPr>
          <w:rFonts w:ascii="Arial" w:hAnsi="Arial" w:cs="Arial"/>
        </w:rPr>
        <w:t>kết nối lại với tư cách người dùng</w:t>
      </w:r>
      <w:r w:rsidRPr="001058B5">
        <w:rPr>
          <w:rFonts w:ascii="Arial" w:hAnsi="Arial" w:cs="Arial"/>
        </w:rPr>
        <w:t xml:space="preserve"> sysadmin_fga</w:t>
      </w:r>
      <w:r>
        <w:rPr>
          <w:rFonts w:ascii="Arial" w:hAnsi="Arial" w:cs="Arial"/>
        </w:rPr>
        <w:t xml:space="preserve"> </w:t>
      </w:r>
      <w:r w:rsidRPr="001058B5">
        <w:rPr>
          <w:rFonts w:ascii="Arial" w:hAnsi="Arial" w:cs="Arial"/>
          <w:spacing w:val="-96"/>
        </w:rPr>
        <w:t xml:space="preserve"> </w:t>
      </w:r>
      <w:r>
        <w:rPr>
          <w:rFonts w:ascii="Arial" w:hAnsi="Arial" w:cs="Arial"/>
        </w:rPr>
        <w:t>và kiểm tra kiểm toán lại 1 lần nữa</w:t>
      </w:r>
      <w:r w:rsidRPr="001058B5">
        <w:rPr>
          <w:rFonts w:ascii="Arial" w:hAnsi="Arial" w:cs="Arial"/>
        </w:rPr>
        <w:t>.</w:t>
      </w:r>
    </w:p>
    <w:p w14:paraId="58C49C20"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9A64D59" w14:textId="77777777" w:rsidR="009B29A7" w:rsidRPr="001058B5" w:rsidRDefault="009B29A7" w:rsidP="009B29A7">
      <w:pPr>
        <w:pStyle w:val="BodyText"/>
        <w:spacing w:before="4"/>
        <w:rPr>
          <w:rFonts w:ascii="Arial" w:hAnsi="Arial" w:cs="Arial"/>
          <w:i/>
          <w:sz w:val="19"/>
        </w:rPr>
      </w:pPr>
    </w:p>
    <w:p w14:paraId="4BF1FB04" w14:textId="77777777" w:rsidR="009B29A7" w:rsidRPr="001058B5" w:rsidRDefault="009B29A7" w:rsidP="009B29A7">
      <w:pPr>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1D379E53" w14:textId="77777777" w:rsidR="009B29A7" w:rsidRPr="001058B5" w:rsidRDefault="009B29A7" w:rsidP="009B29A7">
      <w:pPr>
        <w:pStyle w:val="BodyText"/>
        <w:spacing w:before="3"/>
        <w:rPr>
          <w:rFonts w:ascii="Arial" w:hAnsi="Arial" w:cs="Arial"/>
          <w:sz w:val="18"/>
        </w:rPr>
      </w:pPr>
    </w:p>
    <w:p w14:paraId="79C18FC5" w14:textId="77777777" w:rsidR="009B29A7" w:rsidRPr="00A100D4" w:rsidRDefault="009B29A7" w:rsidP="009B29A7">
      <w:pPr>
        <w:pStyle w:val="BodyText"/>
        <w:spacing w:line="242" w:lineRule="exact"/>
        <w:ind w:left="2020"/>
        <w:rPr>
          <w:rFonts w:ascii="Arial" w:hAnsi="Arial" w:cs="Arial"/>
        </w:rPr>
      </w:pPr>
      <w:r w:rsidRPr="00A100D4">
        <w:rPr>
          <w:rFonts w:ascii="Arial" w:hAnsi="Arial" w:cs="Arial"/>
          <w:lang w:val="vi-VN"/>
        </w:rPr>
        <w:t>Lần này, bởi vì Robert đã xuất hiện và truy vấn OE.ORDERS</w:t>
      </w:r>
      <w:r w:rsidRPr="00A100D4">
        <w:rPr>
          <w:rFonts w:ascii="Arial" w:hAnsi="Arial" w:cs="Arial"/>
          <w:lang w:val="vi-VN"/>
        </w:rPr>
        <w:br/>
        <w:t>bảng, đường mòn kiểm toán nắm bắt các hành động của anh ta</w:t>
      </w:r>
    </w:p>
    <w:p w14:paraId="11B56C8F" w14:textId="77777777" w:rsidR="009B29A7" w:rsidRPr="001058B5" w:rsidRDefault="009B29A7" w:rsidP="009B29A7">
      <w:pPr>
        <w:tabs>
          <w:tab w:val="left" w:pos="3594"/>
        </w:tabs>
        <w:spacing w:before="140"/>
        <w:ind w:left="20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78126451" w14:textId="77777777" w:rsidR="009B29A7" w:rsidRPr="001058B5" w:rsidRDefault="009B29A7" w:rsidP="009B29A7">
      <w:pPr>
        <w:tabs>
          <w:tab w:val="left" w:pos="3594"/>
        </w:tabs>
        <w:spacing w:before="16" w:line="259" w:lineRule="auto"/>
        <w:ind w:left="2020" w:right="3889"/>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OE</w:t>
      </w:r>
      <w:r w:rsidRPr="001058B5">
        <w:rPr>
          <w:rFonts w:ascii="Arial" w:hAnsi="Arial" w:cs="Arial"/>
          <w:w w:val="95"/>
          <w:sz w:val="18"/>
        </w:rPr>
        <w:tab/>
      </w:r>
      <w:r w:rsidRPr="001058B5">
        <w:rPr>
          <w:rFonts w:ascii="Arial" w:hAnsi="Arial" w:cs="Arial"/>
          <w:w w:val="90"/>
          <w:sz w:val="18"/>
        </w:rPr>
        <w:t>SELECT</w:t>
      </w:r>
      <w:r w:rsidRPr="001058B5">
        <w:rPr>
          <w:rFonts w:ascii="Arial" w:hAnsi="Arial" w:cs="Arial"/>
          <w:spacing w:val="-48"/>
          <w:w w:val="90"/>
          <w:sz w:val="18"/>
        </w:rPr>
        <w:t xml:space="preserve"> </w:t>
      </w:r>
      <w:r w:rsidRPr="001058B5">
        <w:rPr>
          <w:rFonts w:ascii="Arial" w:hAnsi="Arial" w:cs="Arial"/>
          <w:w w:val="90"/>
          <w:sz w:val="18"/>
        </w:rPr>
        <w:t>COUNT(*)</w:t>
      </w:r>
      <w:r w:rsidRPr="001058B5">
        <w:rPr>
          <w:rFonts w:ascii="Arial" w:hAnsi="Arial" w:cs="Arial"/>
          <w:spacing w:val="-47"/>
          <w:w w:val="90"/>
          <w:sz w:val="18"/>
        </w:rPr>
        <w:t xml:space="preserve"> </w:t>
      </w:r>
      <w:r w:rsidRPr="001058B5">
        <w:rPr>
          <w:rFonts w:ascii="Arial" w:hAnsi="Arial" w:cs="Arial"/>
          <w:w w:val="90"/>
          <w:sz w:val="18"/>
        </w:rPr>
        <w:t>FROM</w:t>
      </w:r>
      <w:r w:rsidRPr="001058B5">
        <w:rPr>
          <w:rFonts w:ascii="Arial" w:hAnsi="Arial" w:cs="Arial"/>
          <w:spacing w:val="-48"/>
          <w:w w:val="90"/>
          <w:sz w:val="18"/>
        </w:rPr>
        <w:t xml:space="preserve"> </w:t>
      </w:r>
      <w:r w:rsidRPr="001058B5">
        <w:rPr>
          <w:rFonts w:ascii="Arial" w:hAnsi="Arial" w:cs="Arial"/>
          <w:w w:val="90"/>
          <w:sz w:val="18"/>
        </w:rPr>
        <w:t>ORDERS;</w:t>
      </w:r>
    </w:p>
    <w:p w14:paraId="749F645E" w14:textId="77777777" w:rsidR="009B29A7" w:rsidRPr="001058B5" w:rsidRDefault="009B29A7" w:rsidP="009B29A7">
      <w:pPr>
        <w:pStyle w:val="BodyText"/>
        <w:rPr>
          <w:rFonts w:ascii="Arial" w:hAnsi="Arial" w:cs="Arial"/>
          <w:sz w:val="18"/>
        </w:rPr>
      </w:pPr>
    </w:p>
    <w:p w14:paraId="21DA6E8D" w14:textId="77777777" w:rsidR="009B29A7" w:rsidRPr="001058B5" w:rsidRDefault="009B29A7" w:rsidP="009B29A7">
      <w:pPr>
        <w:pStyle w:val="BodyText"/>
        <w:rPr>
          <w:rFonts w:ascii="Arial" w:hAnsi="Arial" w:cs="Arial"/>
          <w:sz w:val="25"/>
        </w:rPr>
      </w:pPr>
    </w:p>
    <w:p w14:paraId="53CFC933" w14:textId="77777777" w:rsidR="009B29A7" w:rsidRPr="001058B5" w:rsidRDefault="009B29A7" w:rsidP="009B29A7">
      <w:pPr>
        <w:pStyle w:val="Heading6"/>
        <w:ind w:left="1660"/>
      </w:pPr>
      <w:bookmarkStart w:id="1804" w:name="Step_4:_Remove_the_Components_for_This_T"/>
      <w:bookmarkStart w:id="1805" w:name="_bookmark1967"/>
      <w:bookmarkEnd w:id="1804"/>
      <w:bookmarkEnd w:id="1805"/>
      <w:r>
        <w:t>Bước</w:t>
      </w:r>
      <w:r w:rsidRPr="001058B5">
        <w:t xml:space="preserve"> 4: </w:t>
      </w:r>
      <w:r>
        <w:rPr>
          <w:rStyle w:val="shorttext"/>
          <w:lang w:val="vi-VN"/>
        </w:rPr>
        <w:t>Xóa các thành ph</w:t>
      </w:r>
      <w:r>
        <w:rPr>
          <w:rStyle w:val="shorttext"/>
          <w:rFonts w:ascii="Cambria" w:hAnsi="Cambria" w:cs="Cambria"/>
          <w:lang w:val="vi-VN"/>
        </w:rPr>
        <w:t>ầ</w:t>
      </w:r>
      <w:r>
        <w:rPr>
          <w:rStyle w:val="shorttext"/>
          <w:lang w:val="vi-VN"/>
        </w:rPr>
        <w:t>n cho 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này</w:t>
      </w:r>
    </w:p>
    <w:p w14:paraId="65668949" w14:textId="77777777" w:rsidR="009B29A7" w:rsidRPr="00A100D4" w:rsidRDefault="009B29A7" w:rsidP="009B29A7">
      <w:pPr>
        <w:pStyle w:val="ListParagraph"/>
        <w:numPr>
          <w:ilvl w:val="0"/>
          <w:numId w:val="40"/>
        </w:numPr>
        <w:tabs>
          <w:tab w:val="left" w:pos="2020"/>
        </w:tabs>
        <w:spacing w:before="59" w:line="228" w:lineRule="auto"/>
        <w:ind w:right="829" w:hanging="359"/>
        <w:jc w:val="left"/>
        <w:rPr>
          <w:rFonts w:ascii="Arial" w:hAnsi="Arial" w:cs="Arial"/>
          <w:sz w:val="20"/>
          <w:szCs w:val="20"/>
        </w:rPr>
      </w:pPr>
      <w:r w:rsidRPr="00A100D4">
        <w:rPr>
          <w:rFonts w:ascii="Arial" w:hAnsi="Arial" w:cs="Arial"/>
          <w:sz w:val="20"/>
          <w:szCs w:val="20"/>
          <w:lang w:val="vi-VN"/>
        </w:rPr>
        <w:t>Kết nối với SQL * Plus làm hệ thống ngườ</w:t>
      </w:r>
      <w:r>
        <w:rPr>
          <w:rFonts w:ascii="Arial" w:hAnsi="Arial" w:cs="Arial"/>
          <w:sz w:val="20"/>
          <w:szCs w:val="20"/>
          <w:lang w:val="vi-VN"/>
        </w:rPr>
        <w:t>i dùng, và sau đó xóa</w:t>
      </w:r>
      <w:r w:rsidRPr="00A100D4">
        <w:rPr>
          <w:rFonts w:ascii="Arial" w:hAnsi="Arial" w:cs="Arial"/>
          <w:sz w:val="20"/>
          <w:szCs w:val="20"/>
          <w:lang w:val="vi-VN"/>
        </w:rPr>
        <w:t xml:space="preserve"> người dùng sysadmin_fga (bao gồm các đối tượng trong lược đồ sysadmin_fga</w:t>
      </w:r>
      <w:r w:rsidRPr="00A100D4">
        <w:rPr>
          <w:rFonts w:ascii="Arial" w:hAnsi="Arial" w:cs="Arial"/>
          <w:sz w:val="20"/>
          <w:szCs w:val="20"/>
        </w:rPr>
        <w:t>).</w:t>
      </w:r>
    </w:p>
    <w:p w14:paraId="29AD949B" w14:textId="77777777" w:rsidR="009B29A7" w:rsidRPr="001058B5" w:rsidRDefault="009B29A7" w:rsidP="009B29A7">
      <w:pPr>
        <w:spacing w:before="140"/>
        <w:ind w:left="2020"/>
        <w:rPr>
          <w:rFonts w:ascii="Arial" w:hAnsi="Arial" w:cs="Arial"/>
          <w:sz w:val="18"/>
        </w:rPr>
      </w:pPr>
      <w:r w:rsidRPr="001058B5">
        <w:rPr>
          <w:rFonts w:ascii="Arial" w:hAnsi="Arial" w:cs="Arial"/>
          <w:w w:val="95"/>
          <w:sz w:val="18"/>
        </w:rPr>
        <w:t>CONNECT SYSTEM</w:t>
      </w:r>
    </w:p>
    <w:p w14:paraId="032AC50C" w14:textId="77777777" w:rsidR="009B29A7" w:rsidRPr="001058B5" w:rsidRDefault="009B29A7" w:rsidP="009B29A7">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AD5FC75" w14:textId="77777777" w:rsidR="009B29A7" w:rsidRPr="001058B5" w:rsidRDefault="009B29A7" w:rsidP="009B29A7">
      <w:pPr>
        <w:pStyle w:val="BodyText"/>
        <w:spacing w:before="10"/>
        <w:rPr>
          <w:rFonts w:ascii="Arial" w:hAnsi="Arial" w:cs="Arial"/>
          <w:i/>
        </w:rPr>
      </w:pPr>
    </w:p>
    <w:p w14:paraId="1E42D698" w14:textId="77777777" w:rsidR="009B29A7" w:rsidRPr="001058B5" w:rsidRDefault="009B29A7" w:rsidP="009B29A7">
      <w:pPr>
        <w:ind w:left="2020"/>
        <w:rPr>
          <w:rFonts w:ascii="Arial" w:hAnsi="Arial" w:cs="Arial"/>
          <w:sz w:val="18"/>
        </w:rPr>
      </w:pPr>
      <w:r w:rsidRPr="001058B5">
        <w:rPr>
          <w:rFonts w:ascii="Arial" w:hAnsi="Arial" w:cs="Arial"/>
          <w:w w:val="95"/>
          <w:sz w:val="18"/>
        </w:rPr>
        <w:t>DROP USER sysadmin_fga CASCADE;</w:t>
      </w:r>
    </w:p>
    <w:p w14:paraId="052F57A5"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44200EE" w14:textId="77777777" w:rsidR="009B29A7" w:rsidRPr="001058B5" w:rsidRDefault="009B29A7" w:rsidP="009B29A7">
      <w:pPr>
        <w:pStyle w:val="BodyText"/>
        <w:spacing w:before="10"/>
        <w:rPr>
          <w:rFonts w:ascii="Arial" w:hAnsi="Arial" w:cs="Arial"/>
          <w:sz w:val="27"/>
        </w:rPr>
      </w:pPr>
    </w:p>
    <w:p w14:paraId="732A4F79" w14:textId="77777777" w:rsidR="009B29A7" w:rsidRPr="00A100D4" w:rsidRDefault="009B29A7" w:rsidP="009B29A7">
      <w:pPr>
        <w:pStyle w:val="ListParagraph"/>
        <w:numPr>
          <w:ilvl w:val="0"/>
          <w:numId w:val="40"/>
        </w:numPr>
        <w:tabs>
          <w:tab w:val="left" w:pos="2620"/>
        </w:tabs>
        <w:spacing w:before="93"/>
        <w:ind w:left="2620"/>
        <w:jc w:val="left"/>
        <w:rPr>
          <w:rFonts w:ascii="Arial" w:hAnsi="Arial" w:cs="Arial"/>
          <w:sz w:val="20"/>
          <w:szCs w:val="20"/>
        </w:rPr>
      </w:pPr>
      <w:r w:rsidRPr="00A100D4">
        <w:rPr>
          <w:rFonts w:ascii="Arial" w:hAnsi="Arial" w:cs="Arial"/>
          <w:sz w:val="20"/>
          <w:szCs w:val="20"/>
          <w:lang w:val="vi-VN"/>
        </w:rPr>
        <w:t>Nếu bạn muốn, khóa và hết hạn OE, trừ khi những người dùng khác muốn sử dụng tài khoản này:</w:t>
      </w:r>
    </w:p>
    <w:p w14:paraId="3937CAD2"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USER OE PASSWORD EXPIRE ACCOUNT LOCK;</w:t>
      </w:r>
    </w:p>
    <w:p w14:paraId="2C6CA97D" w14:textId="77777777" w:rsidR="009B29A7" w:rsidRPr="001058B5" w:rsidRDefault="009B29A7" w:rsidP="009B29A7">
      <w:pPr>
        <w:pStyle w:val="BodyText"/>
        <w:rPr>
          <w:rFonts w:ascii="Arial" w:hAnsi="Arial" w:cs="Arial"/>
          <w:sz w:val="18"/>
        </w:rPr>
      </w:pPr>
    </w:p>
    <w:p w14:paraId="5FAEFA06" w14:textId="77777777" w:rsidR="009B29A7" w:rsidRPr="001058B5" w:rsidRDefault="009B29A7" w:rsidP="009B29A7">
      <w:pPr>
        <w:pStyle w:val="Heading3"/>
        <w:spacing w:before="135"/>
      </w:pPr>
      <w:bookmarkStart w:id="1806" w:name="Auditing_SYS_Administrative_Users"/>
      <w:bookmarkStart w:id="1807" w:name="_bookmark1968"/>
      <w:bookmarkStart w:id="1808" w:name="_bookmark1969"/>
      <w:bookmarkEnd w:id="1806"/>
      <w:bookmarkEnd w:id="1807"/>
      <w:bookmarkEnd w:id="1808"/>
      <w:r>
        <w:t>Kiểm tra người dùng hành chính</w:t>
      </w:r>
    </w:p>
    <w:p w14:paraId="56BA9B4F"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4FE50B74" w14:textId="77777777" w:rsidR="009B29A7" w:rsidRPr="001058B5" w:rsidRDefault="008D1AB8" w:rsidP="009B29A7">
      <w:pPr>
        <w:pStyle w:val="ListParagraph"/>
        <w:numPr>
          <w:ilvl w:val="0"/>
          <w:numId w:val="39"/>
        </w:numPr>
        <w:tabs>
          <w:tab w:val="left" w:pos="2620"/>
        </w:tabs>
        <w:ind w:hanging="359"/>
        <w:rPr>
          <w:rFonts w:ascii="Arial" w:hAnsi="Arial" w:cs="Arial"/>
          <w:sz w:val="20"/>
        </w:rPr>
      </w:pPr>
      <w:hyperlink w:anchor="_bookmark1970" w:history="1">
        <w:r w:rsidR="009B29A7">
          <w:rPr>
            <w:rFonts w:ascii="Arial" w:hAnsi="Arial" w:cs="Arial"/>
            <w:color w:val="0000CC"/>
            <w:sz w:val="20"/>
          </w:rPr>
          <w:t>Kiểm toán người dùng</w:t>
        </w:r>
        <w:r w:rsidR="009B29A7" w:rsidRPr="001058B5">
          <w:rPr>
            <w:rFonts w:ascii="Arial" w:hAnsi="Arial" w:cs="Arial"/>
            <w:color w:val="0000CC"/>
            <w:spacing w:val="-1"/>
            <w:sz w:val="20"/>
          </w:rPr>
          <w:t xml:space="preserve"> </w:t>
        </w:r>
      </w:hyperlink>
      <w:r w:rsidR="009B29A7">
        <w:rPr>
          <w:rFonts w:ascii="Arial" w:hAnsi="Arial" w:cs="Arial"/>
          <w:color w:val="0000CC"/>
          <w:sz w:val="20"/>
        </w:rPr>
        <w:t>HỆ THỐNG</w:t>
      </w:r>
    </w:p>
    <w:p w14:paraId="20F52E3E" w14:textId="77777777" w:rsidR="009B29A7" w:rsidRPr="001058B5" w:rsidRDefault="008D1AB8" w:rsidP="009B29A7">
      <w:pPr>
        <w:pStyle w:val="ListParagraph"/>
        <w:numPr>
          <w:ilvl w:val="0"/>
          <w:numId w:val="39"/>
        </w:numPr>
        <w:tabs>
          <w:tab w:val="left" w:pos="2620"/>
        </w:tabs>
        <w:spacing w:before="112"/>
        <w:ind w:hanging="359"/>
        <w:rPr>
          <w:rFonts w:ascii="Arial" w:hAnsi="Arial" w:cs="Arial"/>
          <w:sz w:val="20"/>
        </w:rPr>
      </w:pPr>
      <w:hyperlink w:anchor="_bookmark1973" w:history="1">
        <w:r w:rsidR="009B29A7">
          <w:rPr>
            <w:rFonts w:ascii="Arial" w:hAnsi="Arial" w:cs="Arial"/>
            <w:color w:val="0000CC"/>
            <w:sz w:val="20"/>
          </w:rPr>
          <w:t>Kiểm toán người dùng</w:t>
        </w:r>
        <w:r w:rsidR="009B29A7" w:rsidRPr="001058B5">
          <w:rPr>
            <w:rFonts w:ascii="Arial" w:hAnsi="Arial" w:cs="Arial"/>
            <w:color w:val="0000CC"/>
            <w:sz w:val="20"/>
          </w:rPr>
          <w:t xml:space="preserve"> SYS </w:t>
        </w:r>
        <w:r w:rsidR="009B29A7">
          <w:rPr>
            <w:rFonts w:ascii="Arial" w:hAnsi="Arial" w:cs="Arial"/>
            <w:color w:val="0000CC"/>
            <w:sz w:val="20"/>
          </w:rPr>
          <w:t>và những người dùng</w:t>
        </w:r>
        <w:r w:rsidR="009B29A7" w:rsidRPr="001058B5">
          <w:rPr>
            <w:rFonts w:ascii="Arial" w:hAnsi="Arial" w:cs="Arial"/>
            <w:color w:val="0000CC"/>
            <w:sz w:val="20"/>
          </w:rPr>
          <w:t xml:space="preserve"> </w:t>
        </w:r>
        <w:r w:rsidR="009B29A7">
          <w:rPr>
            <w:rFonts w:ascii="Arial" w:hAnsi="Arial" w:cs="Arial"/>
            <w:color w:val="0000CC"/>
            <w:sz w:val="20"/>
          </w:rPr>
          <w:t>người kết nối tới</w:t>
        </w:r>
        <w:r w:rsidR="009B29A7" w:rsidRPr="001058B5">
          <w:rPr>
            <w:rFonts w:ascii="Arial" w:hAnsi="Arial" w:cs="Arial"/>
            <w:color w:val="0000CC"/>
            <w:sz w:val="20"/>
          </w:rPr>
          <w:t xml:space="preserve"> SYSDBA and</w:t>
        </w:r>
        <w:r w:rsidR="009B29A7" w:rsidRPr="001058B5">
          <w:rPr>
            <w:rFonts w:ascii="Arial" w:hAnsi="Arial" w:cs="Arial"/>
            <w:color w:val="0000CC"/>
            <w:spacing w:val="-16"/>
            <w:sz w:val="20"/>
          </w:rPr>
          <w:t xml:space="preserve"> </w:t>
        </w:r>
        <w:r w:rsidR="009B29A7" w:rsidRPr="001058B5">
          <w:rPr>
            <w:rFonts w:ascii="Arial" w:hAnsi="Arial" w:cs="Arial"/>
            <w:color w:val="0000CC"/>
            <w:sz w:val="20"/>
          </w:rPr>
          <w:t>SYSOPER</w:t>
        </w:r>
      </w:hyperlink>
    </w:p>
    <w:p w14:paraId="78FBD6D6" w14:textId="77777777" w:rsidR="009B29A7" w:rsidRPr="001058B5" w:rsidRDefault="009B29A7" w:rsidP="009B29A7">
      <w:pPr>
        <w:pStyle w:val="BodyText"/>
        <w:spacing w:before="6"/>
        <w:rPr>
          <w:rFonts w:ascii="Arial" w:hAnsi="Arial" w:cs="Arial"/>
          <w:sz w:val="25"/>
        </w:rPr>
      </w:pPr>
    </w:p>
    <w:p w14:paraId="706DD988" w14:textId="77777777" w:rsidR="009B29A7" w:rsidRPr="001058B5" w:rsidRDefault="009B29A7" w:rsidP="009B29A7">
      <w:pPr>
        <w:pStyle w:val="Heading4"/>
      </w:pPr>
      <w:bookmarkStart w:id="1809" w:name="Auditing_User_SYSTEM"/>
      <w:bookmarkStart w:id="1810" w:name="_bookmark1970"/>
      <w:bookmarkEnd w:id="1809"/>
      <w:bookmarkEnd w:id="1810"/>
      <w:r>
        <w:t>Kiểm toán người dùng</w:t>
      </w:r>
      <w:r w:rsidRPr="001058B5">
        <w:t xml:space="preserve"> </w:t>
      </w:r>
      <w:bookmarkStart w:id="1811" w:name="_bookmark1971"/>
      <w:bookmarkEnd w:id="1811"/>
      <w:r>
        <w:t>HỆ THỐNG</w:t>
      </w:r>
    </w:p>
    <w:p w14:paraId="413F381B" w14:textId="77777777" w:rsidR="009B29A7" w:rsidRPr="00621D92" w:rsidRDefault="009B29A7" w:rsidP="009B29A7">
      <w:pPr>
        <w:pStyle w:val="BodyText"/>
        <w:spacing w:before="84" w:line="228" w:lineRule="auto"/>
        <w:ind w:left="2260" w:right="185"/>
        <w:rPr>
          <w:rFonts w:ascii="Arial" w:hAnsi="Arial" w:cs="Arial"/>
        </w:rPr>
      </w:pPr>
      <w:r w:rsidRPr="00621D92">
        <w:rPr>
          <w:rFonts w:ascii="Arial" w:hAnsi="Arial" w:cs="Arial"/>
          <w:lang w:val="vi-VN"/>
        </w:rPr>
        <w:t>Bạn có thể kiểm tra người dùng SYSTEM bằng cách sử dụng tất cả các tính năng kiểm tra tiêu chuẩn và chi tiết. Trong trường hợp kiểm toán có liên quan, người dùng SYSTEM là một người dùng cơ sở dữ liệu điển hình (chẳng hạn như HR hoặc OE) và không yêu cầu cấu hình đặc biệt để được kiểm tra</w:t>
      </w:r>
      <w:r w:rsidRPr="00621D92">
        <w:rPr>
          <w:rFonts w:ascii="Arial" w:hAnsi="Arial" w:cs="Arial"/>
        </w:rPr>
        <w:t>.</w:t>
      </w:r>
    </w:p>
    <w:p w14:paraId="31584DD5" w14:textId="77777777" w:rsidR="009B29A7" w:rsidRPr="001058B5" w:rsidRDefault="008D1AB8" w:rsidP="009B29A7">
      <w:pPr>
        <w:pStyle w:val="BodyText"/>
        <w:spacing w:before="112"/>
        <w:ind w:left="2260"/>
        <w:rPr>
          <w:rFonts w:ascii="Arial" w:hAnsi="Arial" w:cs="Arial"/>
        </w:rPr>
      </w:pPr>
      <w:hyperlink w:anchor="_bookmark1972" w:history="1">
        <w:r w:rsidR="009B29A7">
          <w:rPr>
            <w:rFonts w:ascii="Arial" w:hAnsi="Arial" w:cs="Arial"/>
            <w:color w:val="0000CC"/>
          </w:rPr>
          <w:t>Ví dụ</w:t>
        </w:r>
        <w:r w:rsidR="009B29A7" w:rsidRPr="001058B5">
          <w:rPr>
            <w:rFonts w:ascii="Arial" w:hAnsi="Arial" w:cs="Arial"/>
            <w:color w:val="0000CC"/>
          </w:rPr>
          <w:t xml:space="preserve"> 9–25 </w:t>
        </w:r>
      </w:hyperlink>
      <w:r w:rsidR="009B29A7" w:rsidRPr="00621D92">
        <w:rPr>
          <w:lang w:val="vi-VN"/>
        </w:rPr>
        <w:t xml:space="preserve"> </w:t>
      </w:r>
      <w:r w:rsidR="009B29A7" w:rsidRPr="00621D92">
        <w:rPr>
          <w:rFonts w:ascii="Arial" w:hAnsi="Arial" w:cs="Arial"/>
          <w:lang w:val="vi-VN"/>
        </w:rPr>
        <w:t>cho thấy cách kiểm toán bất kỳ hoạt động chèn bảng nào do hệ thống người dùng đưa ra</w:t>
      </w:r>
      <w:r w:rsidR="009B29A7" w:rsidRPr="00621D92">
        <w:rPr>
          <w:rFonts w:ascii="Arial" w:hAnsi="Arial" w:cs="Arial"/>
        </w:rPr>
        <w:t>.</w:t>
      </w:r>
    </w:p>
    <w:p w14:paraId="23AEBF0B" w14:textId="77777777" w:rsidR="009B29A7" w:rsidRPr="001058B5" w:rsidRDefault="009B29A7" w:rsidP="009B29A7">
      <w:pPr>
        <w:pStyle w:val="BodyText"/>
        <w:spacing w:before="6"/>
        <w:rPr>
          <w:rFonts w:ascii="Arial" w:hAnsi="Arial" w:cs="Arial"/>
          <w:sz w:val="25"/>
        </w:rPr>
      </w:pPr>
    </w:p>
    <w:p w14:paraId="01E3DA99" w14:textId="77777777" w:rsidR="009B29A7" w:rsidRPr="001058B5" w:rsidRDefault="009B29A7" w:rsidP="009B29A7">
      <w:pPr>
        <w:ind w:left="2260"/>
        <w:rPr>
          <w:rFonts w:ascii="Arial" w:hAnsi="Arial" w:cs="Arial"/>
          <w:b/>
          <w:i/>
          <w:sz w:val="18"/>
        </w:rPr>
      </w:pPr>
      <w:bookmarkStart w:id="1812" w:name="_bookmark1972"/>
      <w:bookmarkEnd w:id="1812"/>
      <w:r>
        <w:rPr>
          <w:rFonts w:ascii="Arial" w:hAnsi="Arial" w:cs="Arial"/>
          <w:b/>
          <w:i/>
          <w:sz w:val="18"/>
        </w:rPr>
        <w:t>Ví dụ</w:t>
      </w:r>
      <w:r w:rsidRPr="001058B5">
        <w:rPr>
          <w:rFonts w:ascii="Arial" w:hAnsi="Arial" w:cs="Arial"/>
          <w:b/>
          <w:i/>
          <w:sz w:val="18"/>
        </w:rPr>
        <w:t xml:space="preserve"> 9–25 </w:t>
      </w:r>
      <w:r w:rsidRPr="00621D92">
        <w:rPr>
          <w:rStyle w:val="shorttext"/>
          <w:rFonts w:ascii="Arial" w:hAnsi="Arial" w:cs="Arial"/>
          <w:sz w:val="20"/>
          <w:lang w:val="vi-VN"/>
        </w:rPr>
        <w:t>Bảng kiểm toán chèn hoạt động theo hệ thống người dùng</w:t>
      </w:r>
    </w:p>
    <w:p w14:paraId="1D45CBA4" w14:textId="77777777" w:rsidR="009B29A7" w:rsidRPr="001058B5" w:rsidRDefault="009B29A7" w:rsidP="009B29A7">
      <w:pPr>
        <w:spacing w:before="112"/>
        <w:ind w:left="2260"/>
        <w:rPr>
          <w:rFonts w:ascii="Arial" w:hAnsi="Arial" w:cs="Arial"/>
          <w:sz w:val="18"/>
        </w:rPr>
      </w:pPr>
      <w:r w:rsidRPr="001058B5">
        <w:rPr>
          <w:rFonts w:ascii="Arial" w:hAnsi="Arial" w:cs="Arial"/>
          <w:w w:val="95"/>
          <w:sz w:val="18"/>
        </w:rPr>
        <w:t>AUDIT INSERT ANY TABLE BY SYSTEM BY ACCESS;</w:t>
      </w:r>
    </w:p>
    <w:p w14:paraId="19A224EE" w14:textId="77777777" w:rsidR="009B29A7" w:rsidRPr="001058B5" w:rsidRDefault="009B29A7" w:rsidP="009B29A7">
      <w:pPr>
        <w:pStyle w:val="BodyText"/>
        <w:rPr>
          <w:rFonts w:ascii="Arial" w:hAnsi="Arial" w:cs="Arial"/>
          <w:sz w:val="18"/>
        </w:rPr>
      </w:pPr>
    </w:p>
    <w:p w14:paraId="7C6F7A7A" w14:textId="77777777" w:rsidR="009B29A7" w:rsidRPr="001058B5" w:rsidRDefault="009B29A7" w:rsidP="009B29A7">
      <w:pPr>
        <w:pStyle w:val="Heading4"/>
        <w:spacing w:before="109"/>
      </w:pPr>
      <w:bookmarkStart w:id="1813" w:name="Auditing_User_SYS_and_Users_Who_Connect_"/>
      <w:bookmarkStart w:id="1814" w:name="_bookmark1973"/>
      <w:bookmarkEnd w:id="1813"/>
      <w:bookmarkEnd w:id="1814"/>
      <w:r>
        <w:t>Kiểm toán người dùng SYS và người dùng kết nối SYSDBA và SYSOPER</w:t>
      </w:r>
    </w:p>
    <w:p w14:paraId="5BBA871D" w14:textId="77777777" w:rsidR="009B29A7" w:rsidRPr="001058B5" w:rsidRDefault="009B29A7" w:rsidP="009B29A7">
      <w:pPr>
        <w:pStyle w:val="BodyText"/>
        <w:spacing w:before="83" w:line="228" w:lineRule="auto"/>
        <w:ind w:left="2259" w:right="302"/>
        <w:rPr>
          <w:rFonts w:ascii="Arial" w:hAnsi="Arial" w:cs="Arial"/>
        </w:rPr>
      </w:pPr>
      <w:r w:rsidRPr="00621D92">
        <w:rPr>
          <w:rFonts w:ascii="Arial" w:hAnsi="Arial" w:cs="Arial"/>
          <w:lang w:val="vi-VN"/>
        </w:rPr>
        <w:t>Bạn có thể kiểm tra đầy đủ các phiên cho những người dùng kết nối như SYS, bao gồm tất cả người dùng kết nối bằng cách sử dụng đặc quyền SYSDBA hoặc SYSOPER. Điều này cho phép bạn ghi các hành động của người dùng quản trị vào một tệp hệ điều hành, ngay cả khi tham số AUDIT_TRAIL được đặt thành NONE, DB hoặc DB, EXTENDED. Viết hành động của người dùng quản trị viên vào tệp kiểm tra của hệ điều hành an toàn hơn việc ghi vào bảng SYS.AUD $, vì người dùng quản trị có thể xóa các hàng khỏi bảng này cho biết hành vi xấu của họ</w:t>
      </w:r>
      <w:r w:rsidRPr="001058B5">
        <w:rPr>
          <w:rFonts w:ascii="Arial" w:hAnsi="Arial" w:cs="Arial"/>
        </w:rPr>
        <w:t>.</w:t>
      </w:r>
    </w:p>
    <w:p w14:paraId="1DDE59D9" w14:textId="77777777" w:rsidR="009B29A7" w:rsidRPr="00621D92" w:rsidRDefault="009B29A7" w:rsidP="009B29A7">
      <w:pPr>
        <w:pStyle w:val="ListParagraph"/>
        <w:numPr>
          <w:ilvl w:val="0"/>
          <w:numId w:val="38"/>
        </w:numPr>
        <w:tabs>
          <w:tab w:val="left" w:pos="2620"/>
        </w:tabs>
        <w:spacing w:before="108"/>
        <w:rPr>
          <w:rFonts w:ascii="Arial" w:hAnsi="Arial" w:cs="Arial"/>
          <w:sz w:val="18"/>
        </w:rPr>
      </w:pPr>
      <w:r w:rsidRPr="00621D92">
        <w:rPr>
          <w:rFonts w:ascii="Arial" w:hAnsi="Arial" w:cs="Arial"/>
          <w:sz w:val="20"/>
          <w:lang w:val="vi-VN"/>
        </w:rPr>
        <w:t>Để định cấu hình cài đặt kiểm tra cho người dùng SYSDBA và SYSOPER</w:t>
      </w:r>
    </w:p>
    <w:p w14:paraId="7629AC66" w14:textId="77777777" w:rsidR="009B29A7" w:rsidRPr="00621D92" w:rsidRDefault="009B29A7" w:rsidP="009B29A7">
      <w:pPr>
        <w:pStyle w:val="ListParagraph"/>
        <w:numPr>
          <w:ilvl w:val="0"/>
          <w:numId w:val="38"/>
        </w:numPr>
        <w:tabs>
          <w:tab w:val="left" w:pos="2620"/>
        </w:tabs>
        <w:spacing w:before="108"/>
        <w:rPr>
          <w:rFonts w:ascii="Arial" w:hAnsi="Arial" w:cs="Arial"/>
          <w:sz w:val="20"/>
          <w:szCs w:val="20"/>
        </w:rPr>
      </w:pPr>
      <w:r w:rsidRPr="00621D92">
        <w:rPr>
          <w:rFonts w:ascii="Arial" w:hAnsi="Arial" w:cs="Arial"/>
          <w:sz w:val="20"/>
          <w:szCs w:val="20"/>
          <w:lang w:val="vi-VN"/>
        </w:rPr>
        <w:t>Đặt tham số khởi tạo AUDIT_SYS_OPERATIONS thành TRUE</w:t>
      </w:r>
      <w:r w:rsidRPr="00621D92">
        <w:rPr>
          <w:rFonts w:ascii="Arial" w:hAnsi="Arial" w:cs="Arial"/>
          <w:sz w:val="20"/>
          <w:szCs w:val="20"/>
        </w:rPr>
        <w:t>.</w:t>
      </w:r>
    </w:p>
    <w:p w14:paraId="37C7CBB4"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SYSTEM SET AUDIT_SYS_OPERATIONS=TRUE SCOPE=SPFILE;</w:t>
      </w:r>
    </w:p>
    <w:p w14:paraId="06DE7B9B" w14:textId="77777777" w:rsidR="009B29A7" w:rsidRPr="001058B5" w:rsidRDefault="009B29A7" w:rsidP="009B29A7">
      <w:pPr>
        <w:pStyle w:val="BodyText"/>
        <w:spacing w:before="11"/>
        <w:rPr>
          <w:rFonts w:ascii="Arial" w:hAnsi="Arial" w:cs="Arial"/>
          <w:sz w:val="18"/>
        </w:rPr>
      </w:pPr>
    </w:p>
    <w:p w14:paraId="20389A2A" w14:textId="77777777" w:rsidR="009B29A7" w:rsidRPr="00621D92" w:rsidRDefault="009B29A7" w:rsidP="009B29A7">
      <w:pPr>
        <w:pStyle w:val="BodyText"/>
        <w:spacing w:line="230" w:lineRule="auto"/>
        <w:ind w:left="2619" w:right="185"/>
        <w:rPr>
          <w:rFonts w:ascii="Arial" w:hAnsi="Arial" w:cs="Arial"/>
        </w:rPr>
      </w:pPr>
      <w:r w:rsidRPr="00621D92">
        <w:rPr>
          <w:rFonts w:ascii="Arial" w:hAnsi="Arial" w:cs="Arial"/>
          <w:lang w:val="vi-VN"/>
        </w:rPr>
        <w:t>Cài đặt này ghi lại các hoạt động cấp cao nhất được cấp trực tiếp bởi người dùng đã kết nối với cơ sở dữ liệu bằng đặc quyền SYSDBA hoặc SYSOPER. Nó viết các hồ sơ kiểm toán cho đường mòn kiểm toán của hệ thống vận hành. Văn bản SQL của mỗi câu lệnh được ghi vào trường ACTION trong bản ghi kiểm tra của hệ điều hành</w:t>
      </w:r>
      <w:r w:rsidRPr="00621D92">
        <w:rPr>
          <w:rFonts w:ascii="Arial" w:hAnsi="Arial" w:cs="Arial"/>
        </w:rPr>
        <w:t>.</w:t>
      </w:r>
    </w:p>
    <w:p w14:paraId="367F0138" w14:textId="77777777" w:rsidR="009B29A7" w:rsidRPr="001058B5" w:rsidRDefault="009B29A7" w:rsidP="009B29A7">
      <w:pPr>
        <w:pStyle w:val="ListParagraph"/>
        <w:numPr>
          <w:ilvl w:val="0"/>
          <w:numId w:val="38"/>
        </w:numPr>
        <w:tabs>
          <w:tab w:val="left" w:pos="2620"/>
        </w:tabs>
        <w:spacing w:before="110" w:line="244" w:lineRule="exact"/>
        <w:rPr>
          <w:rFonts w:ascii="Arial" w:hAnsi="Arial" w:cs="Arial"/>
        </w:rPr>
      </w:pPr>
      <w:r>
        <w:rPr>
          <w:rFonts w:ascii="Arial" w:hAnsi="Arial" w:cs="Arial"/>
          <w:sz w:val="20"/>
        </w:rPr>
        <w:t>Nếu bạn muốn</w:t>
      </w:r>
      <w:r w:rsidRPr="001058B5">
        <w:rPr>
          <w:rFonts w:ascii="Arial" w:hAnsi="Arial" w:cs="Arial"/>
          <w:sz w:val="20"/>
        </w:rPr>
        <w:t xml:space="preserve"> </w:t>
      </w:r>
      <w:r w:rsidRPr="001D2917">
        <w:rPr>
          <w:rFonts w:ascii="Arial" w:hAnsi="Arial" w:cs="Arial"/>
          <w:sz w:val="20"/>
          <w:lang w:val="vi-VN"/>
        </w:rPr>
        <w:t>ghi các hoạt động của quản trị viên hệ thống vào các tệp XML, hãy đặt tham số khởi tạo AUDIT_TRAIL thành XML hoặc XML, EXTENDED</w:t>
      </w:r>
      <w:r w:rsidRPr="001058B5">
        <w:rPr>
          <w:rFonts w:ascii="Arial" w:hAnsi="Arial" w:cs="Arial"/>
          <w:w w:val="95"/>
        </w:rPr>
        <w:t xml:space="preserve">. </w:t>
      </w:r>
      <w:r>
        <w:rPr>
          <w:rFonts w:ascii="Arial" w:hAnsi="Arial" w:cs="Arial"/>
        </w:rPr>
        <w:t>ví dụ</w:t>
      </w:r>
      <w:r w:rsidRPr="001058B5">
        <w:rPr>
          <w:rFonts w:ascii="Arial" w:hAnsi="Arial" w:cs="Arial"/>
        </w:rPr>
        <w:t>:</w:t>
      </w:r>
    </w:p>
    <w:p w14:paraId="415E9184" w14:textId="77777777" w:rsidR="009B29A7" w:rsidRPr="001058B5" w:rsidRDefault="009B29A7" w:rsidP="009B29A7">
      <w:pPr>
        <w:spacing w:before="31"/>
        <w:ind w:left="2620"/>
        <w:rPr>
          <w:rFonts w:ascii="Arial" w:hAnsi="Arial" w:cs="Arial"/>
          <w:sz w:val="18"/>
        </w:rPr>
      </w:pPr>
      <w:r w:rsidRPr="001058B5">
        <w:rPr>
          <w:rFonts w:ascii="Arial" w:hAnsi="Arial" w:cs="Arial"/>
          <w:w w:val="95"/>
          <w:sz w:val="18"/>
        </w:rPr>
        <w:t>ALTER SYSTEM SET AUDIT_TRAIL=XML, EXTENDED SCOPE=SPFILE;</w:t>
      </w:r>
    </w:p>
    <w:p w14:paraId="64015C6D" w14:textId="77777777" w:rsidR="009B29A7" w:rsidRPr="001058B5" w:rsidRDefault="009B29A7" w:rsidP="009B29A7">
      <w:pPr>
        <w:pStyle w:val="BodyText"/>
        <w:spacing w:before="1"/>
        <w:rPr>
          <w:rFonts w:ascii="Arial" w:hAnsi="Arial" w:cs="Arial"/>
          <w:sz w:val="19"/>
        </w:rPr>
      </w:pPr>
    </w:p>
    <w:p w14:paraId="2343BBE2" w14:textId="77777777" w:rsidR="009B29A7" w:rsidRPr="001058B5" w:rsidRDefault="009B29A7" w:rsidP="009B29A7">
      <w:pPr>
        <w:pStyle w:val="BodyText"/>
        <w:spacing w:line="228" w:lineRule="auto"/>
        <w:ind w:left="2619" w:right="161"/>
        <w:rPr>
          <w:rFonts w:ascii="Arial" w:hAnsi="Arial" w:cs="Arial"/>
        </w:rPr>
      </w:pPr>
      <w:r w:rsidRPr="001D2917">
        <w:rPr>
          <w:rFonts w:ascii="Arial" w:hAnsi="Arial" w:cs="Arial"/>
          <w:lang w:val="vi-VN"/>
        </w:rPr>
        <w:t>Trong tất cả các hệ điều hành, nếu bạn đặt AUDIT_TRAIL thành XML hoặc XML, EXTENDED, thì các bản ghi kiểm toán được viết dưới dạng tệp XML trong thư mục được chỉ định bởi tham số khởi tạo AUDIT_ FILE_DEST. Theo mặc định, Cơ sở dữ liệu Oracle ghi các bản ghi kiểm toán vào các tệp hệ điều hành</w:t>
      </w:r>
      <w:r w:rsidRPr="001058B5">
        <w:rPr>
          <w:rFonts w:ascii="Arial" w:hAnsi="Arial" w:cs="Arial"/>
        </w:rPr>
        <w:t>.</w:t>
      </w:r>
    </w:p>
    <w:p w14:paraId="788B915C" w14:textId="77777777" w:rsidR="009B29A7" w:rsidRPr="001058B5" w:rsidRDefault="009B29A7" w:rsidP="009B29A7">
      <w:pPr>
        <w:pStyle w:val="BodyText"/>
        <w:spacing w:before="122" w:line="232" w:lineRule="auto"/>
        <w:ind w:left="2620" w:right="185"/>
        <w:rPr>
          <w:rFonts w:ascii="Arial" w:hAnsi="Arial" w:cs="Arial"/>
        </w:rPr>
      </w:pPr>
      <w:r>
        <w:rPr>
          <w:rFonts w:ascii="Arial" w:hAnsi="Arial" w:cs="Arial"/>
        </w:rPr>
        <w:t>Xem thêm</w:t>
      </w:r>
      <w:r w:rsidRPr="001058B5">
        <w:rPr>
          <w:rFonts w:ascii="Arial" w:hAnsi="Arial" w:cs="Arial"/>
        </w:rPr>
        <w:t xml:space="preserve"> </w:t>
      </w:r>
      <w:hyperlink w:anchor="_bookmark1670" w:history="1">
        <w:r>
          <w:rPr>
            <w:rFonts w:ascii="Arial" w:hAnsi="Arial" w:cs="Arial"/>
            <w:color w:val="0000CC"/>
          </w:rPr>
          <w:t>bảng</w:t>
        </w:r>
        <w:r w:rsidRPr="001058B5">
          <w:rPr>
            <w:rFonts w:ascii="Arial" w:hAnsi="Arial" w:cs="Arial"/>
            <w:color w:val="0000CC"/>
          </w:rPr>
          <w:t xml:space="preserve"> 9–1, " AUDIT_TRAIL Initialization Parameter Settings" </w:t>
        </w:r>
      </w:hyperlink>
      <w:hyperlink w:anchor="_bookmark1670" w:history="1">
        <w:r>
          <w:rPr>
            <w:rFonts w:ascii="Arial" w:hAnsi="Arial" w:cs="Arial"/>
          </w:rPr>
          <w:t>trang</w:t>
        </w:r>
        <w:r w:rsidRPr="001058B5">
          <w:rPr>
            <w:rFonts w:ascii="Arial" w:hAnsi="Arial" w:cs="Arial"/>
          </w:rPr>
          <w:t xml:space="preserve"> 9-10 </w:t>
        </w:r>
      </w:hyperlink>
      <w:r>
        <w:rPr>
          <w:rFonts w:ascii="Arial" w:hAnsi="Arial" w:cs="Arial"/>
        </w:rPr>
        <w:t>để biết thêm thông tin về những cài đặt này</w:t>
      </w:r>
      <w:r w:rsidRPr="001058B5">
        <w:rPr>
          <w:rFonts w:ascii="Arial" w:hAnsi="Arial" w:cs="Arial"/>
        </w:rPr>
        <w:t xml:space="preserve">. </w:t>
      </w:r>
      <w:r>
        <w:rPr>
          <w:rFonts w:ascii="Arial" w:hAnsi="Arial" w:cs="Arial"/>
        </w:rPr>
        <w:t>Xem luôn</w:t>
      </w:r>
      <w:r w:rsidRPr="001058B5">
        <w:rPr>
          <w:rFonts w:ascii="Arial" w:hAnsi="Arial" w:cs="Arial"/>
        </w:rPr>
        <w:t xml:space="preserve">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Trail" </w:t>
        </w:r>
      </w:hyperlink>
      <w:hyperlink w:anchor="_bookmark1656" w:history="1">
        <w:r>
          <w:rPr>
            <w:rFonts w:ascii="Arial" w:hAnsi="Arial" w:cs="Arial"/>
          </w:rPr>
          <w:t>trang</w:t>
        </w:r>
        <w:r w:rsidRPr="001058B5">
          <w:rPr>
            <w:rFonts w:ascii="Arial" w:hAnsi="Arial" w:cs="Arial"/>
          </w:rPr>
          <w:t xml:space="preserve"> 9-8</w:t>
        </w:r>
      </w:hyperlink>
      <w:r w:rsidRPr="001058B5">
        <w:rPr>
          <w:rFonts w:ascii="Arial" w:hAnsi="Arial" w:cs="Arial"/>
        </w:rPr>
        <w:t>.</w:t>
      </w:r>
    </w:p>
    <w:p w14:paraId="1D546279" w14:textId="77777777" w:rsidR="009B29A7" w:rsidRPr="001058B5" w:rsidRDefault="009B29A7" w:rsidP="009B29A7">
      <w:pPr>
        <w:pStyle w:val="ListParagraph"/>
        <w:numPr>
          <w:ilvl w:val="0"/>
          <w:numId w:val="38"/>
        </w:numPr>
        <w:tabs>
          <w:tab w:val="left" w:pos="2620"/>
        </w:tabs>
        <w:rPr>
          <w:rFonts w:ascii="Arial" w:hAnsi="Arial" w:cs="Arial"/>
          <w:sz w:val="20"/>
        </w:rPr>
      </w:pPr>
      <w:r>
        <w:rPr>
          <w:rFonts w:ascii="Arial" w:hAnsi="Arial" w:cs="Arial"/>
          <w:sz w:val="20"/>
        </w:rPr>
        <w:t>Khởi động lại database</w:t>
      </w:r>
      <w:r w:rsidRPr="001058B5">
        <w:rPr>
          <w:rFonts w:ascii="Arial" w:hAnsi="Arial" w:cs="Arial"/>
          <w:sz w:val="20"/>
        </w:rPr>
        <w:t>.</w:t>
      </w:r>
    </w:p>
    <w:p w14:paraId="49526CBC" w14:textId="77777777" w:rsidR="009B29A7" w:rsidRPr="001058B5" w:rsidRDefault="009B29A7" w:rsidP="009B29A7">
      <w:pPr>
        <w:rPr>
          <w:rFonts w:ascii="Arial" w:hAnsi="Arial" w:cs="Arial"/>
          <w:sz w:val="20"/>
        </w:rPr>
        <w:sectPr w:rsidR="009B29A7" w:rsidRPr="001058B5">
          <w:headerReference w:type="even" r:id="rId219"/>
          <w:headerReference w:type="default" r:id="rId220"/>
          <w:pgSz w:w="12240" w:h="15840"/>
          <w:pgMar w:top="840" w:right="1060" w:bottom="860" w:left="1100" w:header="549" w:footer="663" w:gutter="0"/>
          <w:cols w:space="720"/>
        </w:sectPr>
      </w:pPr>
    </w:p>
    <w:p w14:paraId="7A224BA6" w14:textId="77777777" w:rsidR="009B29A7" w:rsidRPr="001058B5" w:rsidRDefault="009B29A7" w:rsidP="009B29A7">
      <w:pPr>
        <w:pStyle w:val="BodyText"/>
        <w:spacing w:before="5"/>
        <w:rPr>
          <w:rFonts w:ascii="Arial" w:hAnsi="Arial" w:cs="Arial"/>
          <w:sz w:val="25"/>
        </w:rPr>
      </w:pPr>
    </w:p>
    <w:p w14:paraId="10BD19F7" w14:textId="77777777" w:rsidR="009B29A7" w:rsidRPr="001D2917" w:rsidRDefault="009B29A7" w:rsidP="009B29A7">
      <w:pPr>
        <w:pStyle w:val="BodyText"/>
        <w:spacing w:before="101" w:line="230" w:lineRule="auto"/>
        <w:ind w:left="1659" w:right="700"/>
        <w:rPr>
          <w:rFonts w:ascii="Arial" w:hAnsi="Arial" w:cs="Arial"/>
        </w:rPr>
      </w:pPr>
      <w:r w:rsidRPr="001D2917">
        <w:rPr>
          <w:rFonts w:ascii="Arial" w:hAnsi="Arial" w:cs="Arial"/>
          <w:lang w:val="vi-VN"/>
        </w:rPr>
        <w:t>Sau khi bạn khởi động lại cơ sở dữ liệu, Cơ sở dữ liệu Oracle kiểm tra tất cả các hành động thành công được thực hiện bởi người dùng SYSDBA và SYSOPER, và ghi các bản ghi kiểm toán này vào đường dẫn kiểm toán của hệ điều hành chứ không phải bảng SYS.AUD $</w:t>
      </w:r>
      <w:r w:rsidRPr="001D2917">
        <w:rPr>
          <w:rFonts w:ascii="Arial" w:hAnsi="Arial" w:cs="Arial"/>
        </w:rPr>
        <w:t>.</w:t>
      </w:r>
    </w:p>
    <w:p w14:paraId="4199D98B" w14:textId="77777777" w:rsidR="009B29A7" w:rsidRPr="001058B5" w:rsidRDefault="009B29A7" w:rsidP="009B29A7">
      <w:pPr>
        <w:pStyle w:val="BodyText"/>
        <w:spacing w:before="119" w:line="228" w:lineRule="auto"/>
        <w:ind w:left="1660" w:right="848"/>
        <w:rPr>
          <w:rFonts w:ascii="Arial" w:hAnsi="Arial" w:cs="Arial"/>
        </w:rPr>
      </w:pPr>
      <w:r w:rsidRPr="001D2917">
        <w:rPr>
          <w:rFonts w:ascii="Arial" w:hAnsi="Arial" w:cs="Arial"/>
          <w:lang w:val="vi-VN"/>
        </w:rPr>
        <w:t>Trong Windows, nếu bạn đã thiết lập hệ điều hành tham số khởi tạo AUDIT_TRAIL, thì Cơ sở dữ liệu Oracle ghi các bản ghi kiểm toán dưới dạng sự kiện vào tệp nhật ký Trình xem sự kiện</w:t>
      </w:r>
      <w:r w:rsidRPr="001058B5">
        <w:rPr>
          <w:rFonts w:ascii="Arial" w:hAnsi="Arial" w:cs="Arial"/>
        </w:rPr>
        <w:t>.</w:t>
      </w:r>
    </w:p>
    <w:p w14:paraId="463B87E8" w14:textId="77777777" w:rsidR="009B29A7" w:rsidRPr="001058B5" w:rsidRDefault="008D1AB8" w:rsidP="009B29A7">
      <w:pPr>
        <w:pStyle w:val="BodyText"/>
        <w:spacing w:before="5"/>
        <w:rPr>
          <w:rFonts w:ascii="Arial" w:hAnsi="Arial" w:cs="Arial"/>
          <w:sz w:val="18"/>
        </w:rPr>
      </w:pPr>
      <w:r>
        <w:rPr>
          <w:rFonts w:ascii="Arial" w:hAnsi="Arial" w:cs="Arial"/>
        </w:rPr>
        <w:pict w14:anchorId="218DEFAA">
          <v:group id="_x0000_s1709" style="position:absolute;margin-left:174pt;margin-top:13.4pt;width:312pt;height:2.55pt;z-index:502632176;mso-wrap-distance-left:0;mso-wrap-distance-right:0;mso-position-horizontal-relative:page" coordorigin="3480,268" coordsize="6240,51">
            <v:line id="_x0000_s1710" style="position:absolute" from="3480,271" to="9720,271" strokeweight=".24pt"/>
            <v:line id="_x0000_s1711" style="position:absolute" from="3480,316" to="9720,316" strokeweight=".24pt"/>
            <w10:wrap type="topAndBottom" anchorx="page"/>
          </v:group>
        </w:pict>
      </w:r>
    </w:p>
    <w:p w14:paraId="74D9A406" w14:textId="77777777" w:rsidR="009B29A7" w:rsidRPr="001058B5" w:rsidRDefault="009B29A7" w:rsidP="009B29A7">
      <w:pPr>
        <w:pStyle w:val="BodyText"/>
        <w:spacing w:before="27" w:line="230" w:lineRule="auto"/>
        <w:ind w:left="2379" w:right="1405"/>
        <w:rPr>
          <w:rFonts w:ascii="Arial" w:hAnsi="Arial" w:cs="Arial"/>
        </w:rPr>
      </w:pPr>
      <w:r>
        <w:rPr>
          <w:rFonts w:ascii="Arial" w:hAnsi="Arial" w:cs="Arial"/>
          <w:b/>
          <w:w w:val="90"/>
          <w:sz w:val="19"/>
        </w:rPr>
        <w:t>Chú ý</w:t>
      </w:r>
      <w:r w:rsidRPr="001058B5">
        <w:rPr>
          <w:rFonts w:ascii="Arial" w:hAnsi="Arial" w:cs="Arial"/>
          <w:b/>
          <w:w w:val="90"/>
          <w:sz w:val="19"/>
        </w:rPr>
        <w:t>:</w:t>
      </w:r>
      <w:bookmarkStart w:id="1815" w:name="_bookmark1981"/>
      <w:bookmarkEnd w:id="1815"/>
      <w:r w:rsidRPr="001058B5">
        <w:rPr>
          <w:rFonts w:ascii="Arial" w:hAnsi="Arial" w:cs="Arial"/>
          <w:b/>
          <w:w w:val="90"/>
          <w:sz w:val="19"/>
        </w:rPr>
        <w:t xml:space="preserve"> </w:t>
      </w:r>
      <w:r w:rsidRPr="001D2917">
        <w:rPr>
          <w:rFonts w:ascii="Arial" w:hAnsi="Arial" w:cs="Arial"/>
          <w:lang w:val="vi-VN"/>
        </w:rPr>
        <w:t>Thư mục $ ORACLE_BASE / admin / $ ORACLE_SID / adump là vị trí mặc định đầu tiên được sử dụng nếu tham số khởi tạo AUDIT_FILE_DEST không được đặt hoặc không trỏ đến một thư mục hợp lệ. Nếu ghi vào vị trí mặc định đầu tiên không thành công hoặc cơ sở dữ liệu bị đóng, thì Cơ sở dữ liệu Oracle sử dụng thư mục $ ORACLE_HOME / rdbms / audit làm vị trí mặc định sao lưu. Nếu nỗ lực đó thất bại, thì thao tác được kiểm tra thất bại và một thông báo được ghi vào nhật ký cảnh báo</w:t>
      </w:r>
      <w:r w:rsidRPr="001058B5">
        <w:rPr>
          <w:rFonts w:ascii="Arial" w:hAnsi="Arial" w:cs="Arial"/>
        </w:rPr>
        <w:t>.</w:t>
      </w:r>
    </w:p>
    <w:p w14:paraId="5C7664BA" w14:textId="77777777" w:rsidR="009B29A7" w:rsidRPr="001058B5" w:rsidRDefault="009B29A7" w:rsidP="009B29A7">
      <w:pPr>
        <w:pStyle w:val="BodyText"/>
        <w:spacing w:before="121" w:line="228" w:lineRule="auto"/>
        <w:ind w:left="2380" w:right="848" w:hanging="1"/>
        <w:rPr>
          <w:rFonts w:ascii="Arial" w:hAnsi="Arial" w:cs="Arial"/>
        </w:rPr>
      </w:pPr>
      <w:r w:rsidRPr="001D2917">
        <w:rPr>
          <w:rFonts w:ascii="Arial" w:hAnsi="Arial" w:cs="Arial"/>
          <w:lang w:val="vi-VN"/>
        </w:rPr>
        <w:t>Khi AUDIT_TRAIL được đặt thành OS, tên tệp kiểm tra tiếp tục ở dạng sau</w:t>
      </w:r>
      <w:r w:rsidRPr="001058B5">
        <w:rPr>
          <w:rFonts w:ascii="Arial" w:hAnsi="Arial" w:cs="Arial"/>
        </w:rPr>
        <w:t>:</w:t>
      </w:r>
    </w:p>
    <w:p w14:paraId="450318CC" w14:textId="77777777" w:rsidR="009B29A7" w:rsidRPr="001058B5" w:rsidRDefault="009B29A7" w:rsidP="009B29A7">
      <w:pPr>
        <w:spacing w:before="143"/>
        <w:ind w:left="2380"/>
        <w:rPr>
          <w:rFonts w:ascii="Arial" w:hAnsi="Arial" w:cs="Arial"/>
          <w:sz w:val="18"/>
        </w:rPr>
      </w:pPr>
      <w:r w:rsidRPr="001058B5">
        <w:rPr>
          <w:rFonts w:ascii="Arial" w:hAnsi="Arial" w:cs="Arial"/>
          <w:i/>
          <w:w w:val="95"/>
          <w:sz w:val="18"/>
        </w:rPr>
        <w:t>$ORACLE_SID_short_form_process_name_processid_sequence_number</w:t>
      </w:r>
      <w:r w:rsidRPr="001058B5">
        <w:rPr>
          <w:rFonts w:ascii="Arial" w:hAnsi="Arial" w:cs="Arial"/>
          <w:w w:val="95"/>
          <w:sz w:val="18"/>
        </w:rPr>
        <w:t>.aud</w:t>
      </w:r>
    </w:p>
    <w:p w14:paraId="22DB3329" w14:textId="77777777" w:rsidR="009B29A7" w:rsidRPr="001058B5" w:rsidRDefault="009B29A7" w:rsidP="009B29A7">
      <w:pPr>
        <w:pStyle w:val="BodyText"/>
        <w:spacing w:before="7"/>
        <w:rPr>
          <w:rFonts w:ascii="Arial" w:hAnsi="Arial" w:cs="Arial"/>
          <w:sz w:val="23"/>
        </w:rPr>
      </w:pPr>
    </w:p>
    <w:p w14:paraId="4E4678B2" w14:textId="77777777" w:rsidR="009B29A7" w:rsidRPr="001058B5" w:rsidRDefault="009B29A7" w:rsidP="009B29A7">
      <w:pPr>
        <w:pStyle w:val="BodyText"/>
        <w:ind w:left="2380"/>
        <w:rPr>
          <w:rFonts w:ascii="Arial" w:hAnsi="Arial" w:cs="Arial"/>
        </w:rPr>
      </w:pPr>
      <w:r>
        <w:rPr>
          <w:rFonts w:ascii="Arial" w:hAnsi="Arial" w:cs="Arial"/>
        </w:rPr>
        <w:t>Số thự tự bắt đầu từ số 1</w:t>
      </w:r>
      <w:r w:rsidRPr="001058B5">
        <w:rPr>
          <w:rFonts w:ascii="Arial" w:hAnsi="Arial" w:cs="Arial"/>
        </w:rPr>
        <w:t>.</w:t>
      </w:r>
    </w:p>
    <w:p w14:paraId="0091257A" w14:textId="77777777" w:rsidR="009B29A7" w:rsidRPr="00D22FF0" w:rsidRDefault="009B29A7" w:rsidP="009B29A7">
      <w:pPr>
        <w:pStyle w:val="BodyText"/>
        <w:spacing w:before="121" w:line="228" w:lineRule="auto"/>
        <w:ind w:left="2380" w:right="1456" w:hanging="1"/>
        <w:rPr>
          <w:rFonts w:ascii="Arial" w:hAnsi="Arial" w:cs="Arial"/>
        </w:rPr>
      </w:pPr>
      <w:r w:rsidRPr="00D22FF0">
        <w:rPr>
          <w:rFonts w:ascii="Arial" w:hAnsi="Arial" w:cs="Arial"/>
          <w:lang w:val="vi-VN"/>
        </w:rPr>
        <w:t>Ví dụ, ora tên quy trình ngắn được sử dụng cho các quy trình máy chủ chuyên dụng và các tên s001, s002, vv được sử dụng cho các quy trình máy chủ được chia sẻ</w:t>
      </w:r>
      <w:r w:rsidRPr="00D22FF0">
        <w:rPr>
          <w:rFonts w:ascii="Arial" w:hAnsi="Arial" w:cs="Arial"/>
        </w:rPr>
        <w:t>.</w:t>
      </w:r>
    </w:p>
    <w:p w14:paraId="5B576082" w14:textId="77777777" w:rsidR="009B29A7" w:rsidRPr="001058B5" w:rsidRDefault="008D1AB8" w:rsidP="009B29A7">
      <w:pPr>
        <w:pStyle w:val="BodyText"/>
        <w:spacing w:before="125" w:line="228" w:lineRule="auto"/>
        <w:ind w:left="2380" w:right="1456"/>
        <w:rPr>
          <w:rFonts w:ascii="Arial" w:hAnsi="Arial" w:cs="Arial"/>
        </w:rPr>
      </w:pPr>
      <w:r>
        <w:rPr>
          <w:rFonts w:ascii="Arial" w:hAnsi="Arial" w:cs="Arial"/>
        </w:rPr>
        <w:pict w14:anchorId="5D301596">
          <v:group id="_x0000_s1712" style="position:absolute;left:0;text-align:left;margin-left:174pt;margin-top:35.5pt;width:312pt;height:2.5pt;z-index:502633200;mso-wrap-distance-left:0;mso-wrap-distance-right:0;mso-position-horizontal-relative:page" coordorigin="3480,710" coordsize="6240,50">
            <v:line id="_x0000_s1713" style="position:absolute" from="3480,712" to="9720,712" strokeweight=".24pt"/>
            <v:line id="_x0000_s1714" style="position:absolute" from="3480,756" to="9720,756" strokeweight=".24pt"/>
            <w10:wrap type="topAndBottom" anchorx="page"/>
          </v:group>
        </w:pict>
      </w:r>
      <w:r w:rsidR="009B29A7" w:rsidRPr="00D22FF0">
        <w:rPr>
          <w:lang w:val="vi-VN"/>
        </w:rPr>
        <w:t xml:space="preserve"> </w:t>
      </w:r>
      <w:r w:rsidR="009B29A7" w:rsidRPr="00D22FF0">
        <w:rPr>
          <w:rFonts w:ascii="Arial" w:hAnsi="Arial" w:cs="Arial"/>
          <w:lang w:val="vi-VN"/>
        </w:rPr>
        <w:t>Khi AUDIT_TRAIL được đặt thành XML hoặc XML, EXTENDED, cùng tên tệp kiểm tra có phần mở rộng xml thay vì kiểm tra</w:t>
      </w:r>
      <w:r w:rsidR="009B29A7" w:rsidRPr="001058B5">
        <w:rPr>
          <w:rFonts w:ascii="Arial" w:hAnsi="Arial" w:cs="Arial"/>
        </w:rPr>
        <w:t>.</w:t>
      </w:r>
    </w:p>
    <w:p w14:paraId="421E34FE" w14:textId="77777777" w:rsidR="009B29A7" w:rsidRPr="001058B5" w:rsidRDefault="009B29A7" w:rsidP="009B29A7">
      <w:pPr>
        <w:pStyle w:val="BodyText"/>
        <w:spacing w:before="4"/>
        <w:rPr>
          <w:rFonts w:ascii="Arial" w:hAnsi="Arial" w:cs="Arial"/>
          <w:sz w:val="9"/>
        </w:rPr>
      </w:pPr>
    </w:p>
    <w:p w14:paraId="1BE3CA72" w14:textId="77777777" w:rsidR="009B29A7" w:rsidRPr="00D22FF0" w:rsidRDefault="009B29A7" w:rsidP="009B29A7">
      <w:pPr>
        <w:pStyle w:val="BodyText"/>
        <w:spacing w:before="1" w:line="228" w:lineRule="auto"/>
        <w:ind w:left="1660" w:right="848" w:hanging="1"/>
        <w:rPr>
          <w:rFonts w:ascii="Arial" w:hAnsi="Arial" w:cs="Arial"/>
        </w:rPr>
      </w:pPr>
      <w:r w:rsidRPr="00D22FF0">
        <w:rPr>
          <w:rFonts w:ascii="Arial" w:hAnsi="Arial" w:cs="Arial"/>
          <w:lang w:val="vi-VN"/>
        </w:rPr>
        <w:t>Nếu bạn không chỉ định tham số khởi tạo AUDIT_FILE_DEST, thì vị trí mặc định là $ ORACLE_BASE / admin / $ ORACLE_SID / adump trong Linux và Solaris và</w:t>
      </w:r>
      <w:r w:rsidRPr="00D22FF0">
        <w:rPr>
          <w:rFonts w:ascii="Arial" w:hAnsi="Arial" w:cs="Arial"/>
          <w:lang w:val="vi-VN"/>
        </w:rPr>
        <w:br/>
        <w:t>% ORACLE_BASE% \ admin \% ORACLE_SID% \ adump dành cho Microsoft Windows. Đối với các hệ điều hành khác, hãy tham khảo tài liệu đường dẫn kiểm tra của họ</w:t>
      </w:r>
      <w:r w:rsidRPr="00D22FF0">
        <w:rPr>
          <w:rFonts w:ascii="Arial" w:hAnsi="Arial" w:cs="Arial"/>
        </w:rPr>
        <w:t>.</w:t>
      </w:r>
    </w:p>
    <w:p w14:paraId="0CDA268C" w14:textId="77777777" w:rsidR="009B29A7" w:rsidRPr="00D22FF0" w:rsidRDefault="009B29A7" w:rsidP="009B29A7">
      <w:pPr>
        <w:pStyle w:val="BodyText"/>
        <w:spacing w:before="124" w:line="228" w:lineRule="auto"/>
        <w:ind w:left="1660" w:right="769" w:hanging="1"/>
        <w:rPr>
          <w:rFonts w:ascii="Arial" w:hAnsi="Arial" w:cs="Arial"/>
        </w:rPr>
      </w:pPr>
      <w:r w:rsidRPr="00D22FF0">
        <w:rPr>
          <w:rFonts w:ascii="Arial" w:hAnsi="Arial" w:cs="Arial"/>
          <w:lang w:val="vi-VN"/>
        </w:rPr>
        <w:t>Cơ sở dữ liệu Oracle kiểm tra tất cả các câu lệnh SQL do SYS ban hành một cách bừa bãi và bất kể thiết lập tham số khởi tạo AUDIT_TRAIL.</w:t>
      </w:r>
    </w:p>
    <w:p w14:paraId="28058601" w14:textId="77777777" w:rsidR="009B29A7" w:rsidRPr="001058B5" w:rsidRDefault="009B29A7" w:rsidP="009B29A7">
      <w:pPr>
        <w:pStyle w:val="BodyText"/>
        <w:spacing w:before="111"/>
        <w:ind w:left="1660"/>
        <w:rPr>
          <w:rFonts w:ascii="Arial" w:hAnsi="Arial" w:cs="Arial"/>
        </w:rPr>
      </w:pPr>
      <w:r w:rsidRPr="00D22FF0">
        <w:rPr>
          <w:rStyle w:val="shorttext"/>
          <w:rFonts w:ascii="Arial" w:hAnsi="Arial" w:cs="Arial"/>
          <w:lang w:val="vi-VN"/>
        </w:rPr>
        <w:t>Xem xét phiên SYS sau</w:t>
      </w:r>
      <w:r>
        <w:rPr>
          <w:rStyle w:val="shorttext"/>
          <w:lang w:val="vi-VN"/>
        </w:rPr>
        <w:t>:</w:t>
      </w:r>
    </w:p>
    <w:p w14:paraId="76F2903A" w14:textId="77777777" w:rsidR="009B29A7" w:rsidRPr="001058B5" w:rsidRDefault="009B29A7" w:rsidP="009B29A7">
      <w:pPr>
        <w:spacing w:before="137"/>
        <w:ind w:left="1660"/>
        <w:rPr>
          <w:rFonts w:ascii="Arial" w:hAnsi="Arial" w:cs="Arial"/>
          <w:sz w:val="18"/>
        </w:rPr>
      </w:pPr>
      <w:r w:rsidRPr="001058B5">
        <w:rPr>
          <w:rFonts w:ascii="Arial" w:hAnsi="Arial" w:cs="Arial"/>
          <w:w w:val="95"/>
          <w:sz w:val="18"/>
        </w:rPr>
        <w:t>CONNECT SYS AS SYSDBA;</w:t>
      </w:r>
    </w:p>
    <w:p w14:paraId="5294064B" w14:textId="77777777" w:rsidR="009B29A7" w:rsidRPr="001058B5" w:rsidRDefault="009B29A7" w:rsidP="009B29A7">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3C24397" w14:textId="77777777" w:rsidR="009B29A7" w:rsidRPr="001058B5" w:rsidRDefault="009B29A7" w:rsidP="009B29A7">
      <w:pPr>
        <w:pStyle w:val="BodyText"/>
        <w:spacing w:before="10"/>
        <w:rPr>
          <w:rFonts w:ascii="Arial" w:hAnsi="Arial" w:cs="Arial"/>
          <w:i/>
        </w:rPr>
      </w:pPr>
    </w:p>
    <w:p w14:paraId="1EA7B141" w14:textId="77777777" w:rsidR="009B29A7" w:rsidRPr="001058B5" w:rsidRDefault="009B29A7" w:rsidP="009B29A7">
      <w:pPr>
        <w:ind w:left="1660"/>
        <w:rPr>
          <w:rFonts w:ascii="Arial" w:hAnsi="Arial" w:cs="Arial"/>
          <w:sz w:val="18"/>
        </w:rPr>
      </w:pPr>
      <w:r w:rsidRPr="001058B5">
        <w:rPr>
          <w:rFonts w:ascii="Arial" w:hAnsi="Arial" w:cs="Arial"/>
          <w:w w:val="95"/>
          <w:sz w:val="18"/>
        </w:rPr>
        <w:t>ALTER SYSTEM FLUSH SHARED_POOL;</w:t>
      </w:r>
    </w:p>
    <w:p w14:paraId="2247C356" w14:textId="77777777" w:rsidR="009B29A7" w:rsidRPr="001058B5" w:rsidRDefault="009B29A7" w:rsidP="009B29A7">
      <w:pPr>
        <w:spacing w:before="15"/>
        <w:ind w:left="1660"/>
        <w:rPr>
          <w:rFonts w:ascii="Arial" w:hAnsi="Arial" w:cs="Arial"/>
          <w:sz w:val="18"/>
        </w:rPr>
      </w:pPr>
      <w:r w:rsidRPr="001058B5">
        <w:rPr>
          <w:rFonts w:ascii="Arial" w:hAnsi="Arial" w:cs="Arial"/>
          <w:w w:val="95"/>
          <w:sz w:val="18"/>
        </w:rPr>
        <w:t>UPDATE salary SET base=1000 WHERE name='laurel';</w:t>
      </w:r>
    </w:p>
    <w:p w14:paraId="361D80FA" w14:textId="77777777" w:rsidR="009B29A7" w:rsidRPr="001058B5" w:rsidRDefault="009B29A7" w:rsidP="009B29A7">
      <w:pPr>
        <w:pStyle w:val="BodyText"/>
        <w:rPr>
          <w:rFonts w:ascii="Arial" w:hAnsi="Arial" w:cs="Arial"/>
          <w:sz w:val="19"/>
        </w:rPr>
      </w:pPr>
    </w:p>
    <w:p w14:paraId="24E9BC48" w14:textId="77777777" w:rsidR="009B29A7" w:rsidRPr="00D22FF0" w:rsidRDefault="009B29A7" w:rsidP="009B29A7">
      <w:pPr>
        <w:pStyle w:val="BodyText"/>
        <w:spacing w:line="230" w:lineRule="auto"/>
        <w:ind w:left="1660" w:right="700" w:hanging="1"/>
        <w:rPr>
          <w:rFonts w:ascii="Arial" w:hAnsi="Arial" w:cs="Arial"/>
        </w:rPr>
      </w:pPr>
      <w:r w:rsidRPr="00D22FF0">
        <w:rPr>
          <w:rFonts w:ascii="Arial" w:hAnsi="Arial" w:cs="Arial"/>
          <w:lang w:val="vi-VN"/>
        </w:rPr>
        <w:t>Khi kiểm tra SYS được bật, cả báo cáo ALTER SYSTEM và UPDATE được hiển thị trong tệp kiểm tra của hệ điều hành, tương tự như đầu ra sau. (Hãy lưu ý rằng định dạng này có thể thay đổi trong các bản phát hành Cơ sở dữ liệu Oracle khác nhau.)</w:t>
      </w:r>
    </w:p>
    <w:p w14:paraId="35E8D83E" w14:textId="77777777" w:rsidR="009B29A7" w:rsidRPr="001058B5" w:rsidRDefault="009B29A7" w:rsidP="009B29A7">
      <w:pPr>
        <w:spacing w:before="142"/>
        <w:ind w:left="1660"/>
        <w:rPr>
          <w:rFonts w:ascii="Arial" w:hAnsi="Arial" w:cs="Arial"/>
          <w:sz w:val="18"/>
        </w:rPr>
      </w:pPr>
      <w:r w:rsidRPr="001058B5">
        <w:rPr>
          <w:rFonts w:ascii="Arial" w:hAnsi="Arial" w:cs="Arial"/>
          <w:w w:val="95"/>
          <w:sz w:val="18"/>
        </w:rPr>
        <w:t>Tue May 5 04:53:37 2009 -07:00</w:t>
      </w:r>
    </w:p>
    <w:p w14:paraId="40BCA44E"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LENGTH : '159'</w:t>
      </w:r>
    </w:p>
    <w:p w14:paraId="1FF81FC0" w14:textId="77777777" w:rsidR="009B29A7" w:rsidRPr="001058B5" w:rsidRDefault="009B29A7" w:rsidP="009B29A7">
      <w:pPr>
        <w:spacing w:before="17" w:line="259" w:lineRule="auto"/>
        <w:ind w:left="1660" w:right="6272"/>
        <w:rPr>
          <w:rFonts w:ascii="Arial" w:hAnsi="Arial" w:cs="Arial"/>
          <w:sz w:val="18"/>
        </w:rPr>
      </w:pPr>
      <w:r w:rsidRPr="001058B5">
        <w:rPr>
          <w:rFonts w:ascii="Arial" w:hAnsi="Arial" w:cs="Arial"/>
          <w:w w:val="95"/>
          <w:sz w:val="18"/>
        </w:rPr>
        <w:t>ACTION</w:t>
      </w:r>
      <w:r w:rsidRPr="001058B5">
        <w:rPr>
          <w:rFonts w:ascii="Arial" w:hAnsi="Arial" w:cs="Arial"/>
          <w:spacing w:val="-59"/>
          <w:w w:val="95"/>
          <w:sz w:val="18"/>
        </w:rPr>
        <w:t xml:space="preserve"> </w:t>
      </w:r>
      <w:r w:rsidRPr="001058B5">
        <w:rPr>
          <w:rFonts w:ascii="Arial" w:hAnsi="Arial" w:cs="Arial"/>
          <w:w w:val="95"/>
          <w:sz w:val="18"/>
        </w:rPr>
        <w:t>:[7]</w:t>
      </w:r>
      <w:r w:rsidRPr="001058B5">
        <w:rPr>
          <w:rFonts w:ascii="Arial" w:hAnsi="Arial" w:cs="Arial"/>
          <w:spacing w:val="-59"/>
          <w:w w:val="95"/>
          <w:sz w:val="18"/>
        </w:rPr>
        <w:t xml:space="preserve"> </w:t>
      </w:r>
      <w:r w:rsidRPr="001058B5">
        <w:rPr>
          <w:rFonts w:ascii="Arial" w:hAnsi="Arial" w:cs="Arial"/>
          <w:w w:val="95"/>
          <w:sz w:val="18"/>
        </w:rPr>
        <w:t>'CONNECT' DATABASE</w:t>
      </w:r>
      <w:r w:rsidRPr="001058B5">
        <w:rPr>
          <w:rFonts w:ascii="Arial" w:hAnsi="Arial" w:cs="Arial"/>
          <w:spacing w:val="-58"/>
          <w:w w:val="95"/>
          <w:sz w:val="18"/>
        </w:rPr>
        <w:t xml:space="preserve"> </w:t>
      </w:r>
      <w:r w:rsidRPr="001058B5">
        <w:rPr>
          <w:rFonts w:ascii="Arial" w:hAnsi="Arial" w:cs="Arial"/>
          <w:w w:val="95"/>
          <w:sz w:val="18"/>
        </w:rPr>
        <w:t>USER:[1]</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:[6]</w:t>
      </w:r>
      <w:r w:rsidRPr="001058B5">
        <w:rPr>
          <w:rFonts w:ascii="Arial" w:hAnsi="Arial" w:cs="Arial"/>
          <w:spacing w:val="-54"/>
          <w:w w:val="90"/>
          <w:sz w:val="18"/>
        </w:rPr>
        <w:t xml:space="preserve"> </w:t>
      </w:r>
      <w:r w:rsidRPr="001058B5">
        <w:rPr>
          <w:rFonts w:ascii="Arial" w:hAnsi="Arial" w:cs="Arial"/>
          <w:w w:val="90"/>
          <w:sz w:val="18"/>
        </w:rPr>
        <w:t>'SYSDBA'</w:t>
      </w:r>
    </w:p>
    <w:p w14:paraId="0CE6D34F" w14:textId="77777777" w:rsidR="009B29A7" w:rsidRPr="001058B5" w:rsidRDefault="009B29A7" w:rsidP="009B29A7">
      <w:pPr>
        <w:spacing w:line="259" w:lineRule="auto"/>
        <w:ind w:left="1660" w:right="59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0E4526EA"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DBID:[9] '561542328'</w:t>
      </w:r>
    </w:p>
    <w:p w14:paraId="0DF28EBE" w14:textId="77777777" w:rsidR="009B29A7" w:rsidRPr="001058B5" w:rsidRDefault="009B29A7" w:rsidP="009B29A7">
      <w:pPr>
        <w:pStyle w:val="BodyText"/>
        <w:spacing w:before="8"/>
        <w:rPr>
          <w:rFonts w:ascii="Arial" w:hAnsi="Arial" w:cs="Arial"/>
        </w:rPr>
      </w:pPr>
    </w:p>
    <w:p w14:paraId="2D5AB730" w14:textId="77777777" w:rsidR="009B29A7" w:rsidRPr="001058B5" w:rsidRDefault="009B29A7" w:rsidP="009B29A7">
      <w:pPr>
        <w:ind w:left="1660"/>
        <w:rPr>
          <w:rFonts w:ascii="Arial" w:hAnsi="Arial" w:cs="Arial"/>
          <w:sz w:val="18"/>
        </w:rPr>
      </w:pPr>
      <w:r w:rsidRPr="001058B5">
        <w:rPr>
          <w:rFonts w:ascii="Arial" w:hAnsi="Arial" w:cs="Arial"/>
          <w:w w:val="95"/>
          <w:sz w:val="18"/>
        </w:rPr>
        <w:t>Tue May 5 04:53:40 2009 -07:00</w:t>
      </w:r>
    </w:p>
    <w:p w14:paraId="0C326DB4"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5A74DE3" w14:textId="77777777" w:rsidR="009B29A7" w:rsidRPr="001058B5" w:rsidRDefault="009B29A7" w:rsidP="009B29A7">
      <w:pPr>
        <w:pStyle w:val="BodyText"/>
        <w:rPr>
          <w:rFonts w:ascii="Arial" w:hAnsi="Arial" w:cs="Arial"/>
        </w:rPr>
      </w:pPr>
    </w:p>
    <w:p w14:paraId="7E63B97B" w14:textId="77777777" w:rsidR="009B29A7" w:rsidRPr="001058B5" w:rsidRDefault="009B29A7" w:rsidP="009B29A7">
      <w:pPr>
        <w:pStyle w:val="BodyText"/>
        <w:spacing w:before="7"/>
        <w:rPr>
          <w:rFonts w:ascii="Arial" w:hAnsi="Arial" w:cs="Arial"/>
          <w:sz w:val="18"/>
        </w:rPr>
      </w:pPr>
    </w:p>
    <w:p w14:paraId="52CF907B" w14:textId="77777777" w:rsidR="009B29A7" w:rsidRPr="001058B5" w:rsidRDefault="009B29A7" w:rsidP="009B29A7">
      <w:pPr>
        <w:ind w:left="2260"/>
        <w:rPr>
          <w:rFonts w:ascii="Arial" w:hAnsi="Arial" w:cs="Arial"/>
          <w:sz w:val="18"/>
        </w:rPr>
      </w:pPr>
      <w:r w:rsidRPr="001058B5">
        <w:rPr>
          <w:rFonts w:ascii="Arial" w:hAnsi="Arial" w:cs="Arial"/>
          <w:w w:val="95"/>
          <w:sz w:val="18"/>
        </w:rPr>
        <w:t>LENGTH : '183'</w:t>
      </w:r>
    </w:p>
    <w:p w14:paraId="7FE68EA1" w14:textId="77777777" w:rsidR="009B29A7" w:rsidRPr="001058B5" w:rsidRDefault="009B29A7" w:rsidP="009B29A7">
      <w:pPr>
        <w:spacing w:before="16" w:line="259" w:lineRule="auto"/>
        <w:ind w:left="2260" w:right="3647"/>
        <w:rPr>
          <w:rFonts w:ascii="Arial" w:hAnsi="Arial" w:cs="Arial"/>
          <w:sz w:val="18"/>
        </w:rPr>
      </w:pPr>
      <w:r w:rsidRPr="001058B5">
        <w:rPr>
          <w:rFonts w:ascii="Arial" w:hAnsi="Arial" w:cs="Arial"/>
          <w:w w:val="90"/>
          <w:sz w:val="18"/>
        </w:rPr>
        <w:t>ACTION</w:t>
      </w:r>
      <w:r w:rsidRPr="001058B5">
        <w:rPr>
          <w:rFonts w:ascii="Arial" w:hAnsi="Arial" w:cs="Arial"/>
          <w:spacing w:val="-45"/>
          <w:w w:val="90"/>
          <w:sz w:val="18"/>
        </w:rPr>
        <w:t xml:space="preserve"> </w:t>
      </w:r>
      <w:r w:rsidRPr="001058B5">
        <w:rPr>
          <w:rFonts w:ascii="Arial" w:hAnsi="Arial" w:cs="Arial"/>
          <w:w w:val="90"/>
          <w:sz w:val="18"/>
        </w:rPr>
        <w:t>:[30]</w:t>
      </w:r>
      <w:r w:rsidRPr="001058B5">
        <w:rPr>
          <w:rFonts w:ascii="Arial" w:hAnsi="Arial" w:cs="Arial"/>
          <w:spacing w:val="-44"/>
          <w:w w:val="90"/>
          <w:sz w:val="18"/>
        </w:rPr>
        <w:t xml:space="preserve"> </w:t>
      </w:r>
      <w:r w:rsidRPr="001058B5">
        <w:rPr>
          <w:rFonts w:ascii="Arial" w:hAnsi="Arial" w:cs="Arial"/>
          <w:w w:val="90"/>
          <w:sz w:val="18"/>
        </w:rPr>
        <w:t>'ALTER</w:t>
      </w:r>
      <w:r w:rsidRPr="001058B5">
        <w:rPr>
          <w:rFonts w:ascii="Arial" w:hAnsi="Arial" w:cs="Arial"/>
          <w:spacing w:val="-45"/>
          <w:w w:val="90"/>
          <w:sz w:val="18"/>
        </w:rPr>
        <w:t xml:space="preserve"> </w:t>
      </w:r>
      <w:r w:rsidRPr="001058B5">
        <w:rPr>
          <w:rFonts w:ascii="Arial" w:hAnsi="Arial" w:cs="Arial"/>
          <w:w w:val="90"/>
          <w:sz w:val="18"/>
        </w:rPr>
        <w:t>SYSTEM</w:t>
      </w:r>
      <w:r w:rsidRPr="001058B5">
        <w:rPr>
          <w:rFonts w:ascii="Arial" w:hAnsi="Arial" w:cs="Arial"/>
          <w:spacing w:val="-44"/>
          <w:w w:val="90"/>
          <w:sz w:val="18"/>
        </w:rPr>
        <w:t xml:space="preserve"> </w:t>
      </w:r>
      <w:r w:rsidRPr="001058B5">
        <w:rPr>
          <w:rFonts w:ascii="Arial" w:hAnsi="Arial" w:cs="Arial"/>
          <w:w w:val="90"/>
          <w:sz w:val="18"/>
        </w:rPr>
        <w:t>FLUSH</w:t>
      </w:r>
      <w:r w:rsidRPr="001058B5">
        <w:rPr>
          <w:rFonts w:ascii="Arial" w:hAnsi="Arial" w:cs="Arial"/>
          <w:spacing w:val="-44"/>
          <w:w w:val="90"/>
          <w:sz w:val="18"/>
        </w:rPr>
        <w:t xml:space="preserve"> </w:t>
      </w:r>
      <w:r w:rsidRPr="001058B5">
        <w:rPr>
          <w:rFonts w:ascii="Arial" w:hAnsi="Arial" w:cs="Arial"/>
          <w:w w:val="90"/>
          <w:sz w:val="18"/>
        </w:rPr>
        <w:t xml:space="preserve">SHARED_POOL' </w:t>
      </w:r>
      <w:r w:rsidRPr="001058B5">
        <w:rPr>
          <w:rFonts w:ascii="Arial" w:hAnsi="Arial" w:cs="Arial"/>
          <w:w w:val="95"/>
          <w:sz w:val="18"/>
        </w:rPr>
        <w:t>DATABASE USER:[1]</w:t>
      </w:r>
      <w:r w:rsidRPr="001058B5">
        <w:rPr>
          <w:rFonts w:ascii="Arial" w:hAnsi="Arial" w:cs="Arial"/>
          <w:spacing w:val="-37"/>
          <w:w w:val="95"/>
          <w:sz w:val="18"/>
        </w:rPr>
        <w:t xml:space="preserve"> </w:t>
      </w:r>
      <w:r w:rsidRPr="001058B5">
        <w:rPr>
          <w:rFonts w:ascii="Arial" w:hAnsi="Arial" w:cs="Arial"/>
          <w:spacing w:val="-2"/>
          <w:w w:val="95"/>
          <w:sz w:val="18"/>
        </w:rPr>
        <w:t>'/'</w:t>
      </w:r>
    </w:p>
    <w:p w14:paraId="4AFAAF6C" w14:textId="77777777" w:rsidR="009B29A7" w:rsidRPr="001058B5" w:rsidRDefault="009B29A7" w:rsidP="009B29A7">
      <w:pPr>
        <w:ind w:left="2260"/>
        <w:rPr>
          <w:rFonts w:ascii="Arial" w:hAnsi="Arial" w:cs="Arial"/>
          <w:sz w:val="18"/>
        </w:rPr>
      </w:pPr>
      <w:r w:rsidRPr="001058B5">
        <w:rPr>
          <w:rFonts w:ascii="Arial" w:hAnsi="Arial" w:cs="Arial"/>
          <w:w w:val="95"/>
          <w:sz w:val="18"/>
        </w:rPr>
        <w:t>PRIVILEGE :[6] 'SYSDBA'</w:t>
      </w:r>
    </w:p>
    <w:p w14:paraId="0E28A2AC" w14:textId="77777777" w:rsidR="009B29A7" w:rsidRPr="001058B5" w:rsidRDefault="009B29A7" w:rsidP="009B29A7">
      <w:pPr>
        <w:spacing w:before="16"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47F54B31"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2852852C" w14:textId="77777777" w:rsidR="009B29A7" w:rsidRPr="001058B5" w:rsidRDefault="009B29A7" w:rsidP="009B29A7">
      <w:pPr>
        <w:pStyle w:val="BodyText"/>
        <w:spacing w:before="9"/>
        <w:rPr>
          <w:rFonts w:ascii="Arial" w:hAnsi="Arial" w:cs="Arial"/>
        </w:rPr>
      </w:pPr>
    </w:p>
    <w:p w14:paraId="00CBB1D2" w14:textId="77777777" w:rsidR="009B29A7" w:rsidRPr="001058B5" w:rsidRDefault="009B29A7" w:rsidP="009B29A7">
      <w:pPr>
        <w:spacing w:before="1"/>
        <w:ind w:left="2260"/>
        <w:rPr>
          <w:rFonts w:ascii="Arial" w:hAnsi="Arial" w:cs="Arial"/>
          <w:sz w:val="18"/>
        </w:rPr>
      </w:pPr>
      <w:r w:rsidRPr="001058B5">
        <w:rPr>
          <w:rFonts w:ascii="Arial" w:hAnsi="Arial" w:cs="Arial"/>
          <w:w w:val="95"/>
          <w:sz w:val="18"/>
        </w:rPr>
        <w:t>Tue May 5 04:53:49 2009 -07:00</w:t>
      </w:r>
    </w:p>
    <w:p w14:paraId="217167AF" w14:textId="77777777" w:rsidR="009B29A7" w:rsidRPr="001058B5" w:rsidRDefault="009B29A7" w:rsidP="009B29A7">
      <w:pPr>
        <w:spacing w:before="15"/>
        <w:ind w:left="2260"/>
        <w:rPr>
          <w:rFonts w:ascii="Arial" w:hAnsi="Arial" w:cs="Arial"/>
          <w:sz w:val="18"/>
        </w:rPr>
      </w:pPr>
      <w:r w:rsidRPr="001058B5">
        <w:rPr>
          <w:rFonts w:ascii="Arial" w:hAnsi="Arial" w:cs="Arial"/>
          <w:w w:val="95"/>
          <w:sz w:val="18"/>
        </w:rPr>
        <w:t>LENGTH : '200'</w:t>
      </w:r>
    </w:p>
    <w:p w14:paraId="16A3665E" w14:textId="77777777" w:rsidR="009B29A7" w:rsidRPr="001058B5" w:rsidRDefault="009B29A7" w:rsidP="009B29A7">
      <w:pPr>
        <w:spacing w:before="17" w:line="259" w:lineRule="auto"/>
        <w:ind w:left="2260" w:right="1456"/>
        <w:rPr>
          <w:rFonts w:ascii="Arial" w:hAnsi="Arial" w:cs="Arial"/>
          <w:sz w:val="18"/>
        </w:rPr>
      </w:pPr>
      <w:r w:rsidRPr="001058B5">
        <w:rPr>
          <w:rFonts w:ascii="Arial" w:hAnsi="Arial" w:cs="Arial"/>
          <w:w w:val="90"/>
          <w:sz w:val="18"/>
        </w:rPr>
        <w:t>ACTION</w:t>
      </w:r>
      <w:r w:rsidRPr="001058B5">
        <w:rPr>
          <w:rFonts w:ascii="Arial" w:hAnsi="Arial" w:cs="Arial"/>
          <w:spacing w:val="-44"/>
          <w:w w:val="90"/>
          <w:sz w:val="18"/>
        </w:rPr>
        <w:t xml:space="preserve"> </w:t>
      </w:r>
      <w:r w:rsidRPr="001058B5">
        <w:rPr>
          <w:rFonts w:ascii="Arial" w:hAnsi="Arial" w:cs="Arial"/>
          <w:w w:val="90"/>
          <w:sz w:val="18"/>
        </w:rPr>
        <w:t>:[47]</w:t>
      </w:r>
      <w:r w:rsidRPr="001058B5">
        <w:rPr>
          <w:rFonts w:ascii="Arial" w:hAnsi="Arial" w:cs="Arial"/>
          <w:spacing w:val="-43"/>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salary</w:t>
      </w:r>
      <w:r w:rsidRPr="001058B5">
        <w:rPr>
          <w:rFonts w:ascii="Arial" w:hAnsi="Arial" w:cs="Arial"/>
          <w:spacing w:val="-43"/>
          <w:w w:val="90"/>
          <w:sz w:val="18"/>
        </w:rPr>
        <w:t xml:space="preserve"> </w:t>
      </w:r>
      <w:r w:rsidRPr="001058B5">
        <w:rPr>
          <w:rFonts w:ascii="Arial" w:hAnsi="Arial" w:cs="Arial"/>
          <w:w w:val="90"/>
          <w:sz w:val="18"/>
        </w:rPr>
        <w:t>SET</w:t>
      </w:r>
      <w:r w:rsidRPr="001058B5">
        <w:rPr>
          <w:rFonts w:ascii="Arial" w:hAnsi="Arial" w:cs="Arial"/>
          <w:spacing w:val="-43"/>
          <w:w w:val="90"/>
          <w:sz w:val="18"/>
        </w:rPr>
        <w:t xml:space="preserve"> </w:t>
      </w:r>
      <w:r w:rsidRPr="001058B5">
        <w:rPr>
          <w:rFonts w:ascii="Arial" w:hAnsi="Arial" w:cs="Arial"/>
          <w:w w:val="90"/>
          <w:sz w:val="18"/>
        </w:rPr>
        <w:t>base=1000</w:t>
      </w:r>
      <w:r w:rsidRPr="001058B5">
        <w:rPr>
          <w:rFonts w:ascii="Arial" w:hAnsi="Arial" w:cs="Arial"/>
          <w:spacing w:val="-43"/>
          <w:w w:val="90"/>
          <w:sz w:val="18"/>
        </w:rPr>
        <w:t xml:space="preserve"> </w:t>
      </w:r>
      <w:r w:rsidRPr="001058B5">
        <w:rPr>
          <w:rFonts w:ascii="Arial" w:hAnsi="Arial" w:cs="Arial"/>
          <w:w w:val="90"/>
          <w:sz w:val="18"/>
        </w:rPr>
        <w:t>WHERE</w:t>
      </w:r>
      <w:r w:rsidRPr="001058B5">
        <w:rPr>
          <w:rFonts w:ascii="Arial" w:hAnsi="Arial" w:cs="Arial"/>
          <w:spacing w:val="-44"/>
          <w:w w:val="90"/>
          <w:sz w:val="18"/>
        </w:rPr>
        <w:t xml:space="preserve"> </w:t>
      </w:r>
      <w:r w:rsidRPr="001058B5">
        <w:rPr>
          <w:rFonts w:ascii="Arial" w:hAnsi="Arial" w:cs="Arial"/>
          <w:w w:val="90"/>
          <w:sz w:val="18"/>
        </w:rPr>
        <w:t xml:space="preserve">name='laurel'' </w:t>
      </w:r>
      <w:r w:rsidRPr="001058B5">
        <w:rPr>
          <w:rFonts w:ascii="Arial" w:hAnsi="Arial" w:cs="Arial"/>
          <w:w w:val="95"/>
          <w:sz w:val="18"/>
        </w:rPr>
        <w:t>DATABASE USER:[1]</w:t>
      </w:r>
      <w:r w:rsidRPr="001058B5">
        <w:rPr>
          <w:rFonts w:ascii="Arial" w:hAnsi="Arial" w:cs="Arial"/>
          <w:spacing w:val="-31"/>
          <w:w w:val="95"/>
          <w:sz w:val="18"/>
        </w:rPr>
        <w:t xml:space="preserve"> </w:t>
      </w:r>
      <w:r w:rsidRPr="001058B5">
        <w:rPr>
          <w:rFonts w:ascii="Arial" w:hAnsi="Arial" w:cs="Arial"/>
          <w:spacing w:val="-2"/>
          <w:w w:val="95"/>
          <w:sz w:val="18"/>
        </w:rPr>
        <w:t>'/'</w:t>
      </w:r>
    </w:p>
    <w:p w14:paraId="159ACF3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PRIVILEGE :[6] 'SYSDBA'</w:t>
      </w:r>
    </w:p>
    <w:p w14:paraId="6F0B8558" w14:textId="77777777" w:rsidR="009B29A7" w:rsidRPr="001058B5" w:rsidRDefault="009B29A7" w:rsidP="009B29A7">
      <w:pPr>
        <w:spacing w:before="17"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280770CD"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407F3307" w14:textId="77777777" w:rsidR="009B29A7" w:rsidRPr="001058B5" w:rsidRDefault="009B29A7" w:rsidP="009B29A7">
      <w:pPr>
        <w:pStyle w:val="BodyText"/>
        <w:rPr>
          <w:rFonts w:ascii="Arial" w:hAnsi="Arial" w:cs="Arial"/>
          <w:sz w:val="19"/>
        </w:rPr>
      </w:pPr>
    </w:p>
    <w:p w14:paraId="6AD5631D" w14:textId="77777777" w:rsidR="009B29A7" w:rsidRPr="001058B5" w:rsidRDefault="009B29A7" w:rsidP="009B29A7">
      <w:pPr>
        <w:pStyle w:val="BodyText"/>
        <w:spacing w:before="1" w:line="228" w:lineRule="auto"/>
        <w:ind w:left="2260" w:hanging="1"/>
        <w:rPr>
          <w:rFonts w:ascii="Arial" w:hAnsi="Arial" w:cs="Arial"/>
        </w:rPr>
      </w:pPr>
      <w:r w:rsidRPr="00D22FF0">
        <w:rPr>
          <w:rFonts w:ascii="Arial" w:hAnsi="Arial" w:cs="Arial"/>
          <w:lang w:val="vi-VN"/>
        </w:rPr>
        <w:t>Các dấu ngoặc cho biết độ dài của giá trị. Ví dụ, PRIVILEGE được đặt thành SYSDBA, sử dụng 6 ký tự. Ngoài ra, các giá trị nằm trong dấu nháy đơn cho SYS và hồ sơ kiểm toán bắt buộc</w:t>
      </w:r>
      <w:r w:rsidRPr="001058B5">
        <w:rPr>
          <w:rFonts w:ascii="Arial" w:hAnsi="Arial" w:cs="Arial"/>
        </w:rPr>
        <w:t>.</w:t>
      </w:r>
    </w:p>
    <w:p w14:paraId="17484BFE" w14:textId="77777777" w:rsidR="009B29A7" w:rsidRPr="00D22FF0" w:rsidRDefault="009B29A7" w:rsidP="009B29A7">
      <w:pPr>
        <w:pStyle w:val="BodyText"/>
        <w:spacing w:before="122" w:line="230" w:lineRule="auto"/>
        <w:ind w:left="2259" w:right="185"/>
        <w:rPr>
          <w:rFonts w:ascii="Arial" w:hAnsi="Arial" w:cs="Arial"/>
        </w:rPr>
      </w:pPr>
      <w:r w:rsidRPr="00D22FF0">
        <w:rPr>
          <w:rFonts w:ascii="Arial" w:hAnsi="Arial" w:cs="Arial"/>
          <w:lang w:val="vi-VN"/>
        </w:rPr>
        <w:t>Bởi vì các đặc quyền superuser có sẵn cho người dùng kết nối như SYSDBA, Oracle khuyến cáo rằng các quản trị cơ sở dữ liệu hiếm khi sử dụng kết nối này và chỉ khi cần thiết. Quản trị viên cơ sở dữ liệu thường có thể thực hiện hoạt động bảo trì hàng ngày thông thường. Các quản trị viên cơ sở dữ liệu này là những người dùng cơ sở dữ liệu điển hình với vai trò DBA hoặc đã được cấp các đặc quyền tương đương với vai trò DBA (ví dụ, mydba hoặc jr_dba) mà tổ chức của bạn tùy chỉnh</w:t>
      </w:r>
      <w:r w:rsidRPr="00D22FF0">
        <w:rPr>
          <w:rFonts w:ascii="Arial" w:hAnsi="Arial" w:cs="Arial"/>
        </w:rPr>
        <w:t>.</w:t>
      </w:r>
    </w:p>
    <w:p w14:paraId="4B981DDF" w14:textId="77777777" w:rsidR="009B29A7" w:rsidRPr="001058B5" w:rsidRDefault="009B29A7" w:rsidP="009B29A7">
      <w:pPr>
        <w:pStyle w:val="BodyText"/>
        <w:spacing w:before="7"/>
        <w:rPr>
          <w:rFonts w:ascii="Arial" w:hAnsi="Arial" w:cs="Arial"/>
          <w:sz w:val="27"/>
        </w:rPr>
      </w:pPr>
    </w:p>
    <w:p w14:paraId="25BEE29C" w14:textId="77777777" w:rsidR="009B29A7" w:rsidRPr="001058B5" w:rsidRDefault="009B29A7" w:rsidP="009B29A7">
      <w:pPr>
        <w:pStyle w:val="Heading3"/>
      </w:pPr>
      <w:bookmarkStart w:id="1816" w:name="Using_Triggers_to_Write_Audit_Data_to_a_"/>
      <w:bookmarkStart w:id="1817" w:name="_bookmark1986"/>
      <w:bookmarkEnd w:id="1816"/>
      <w:bookmarkEnd w:id="1817"/>
      <w:r>
        <w:rPr>
          <w:spacing w:val="-25"/>
        </w:rPr>
        <w:t xml:space="preserve">Sử dụng  </w:t>
      </w:r>
      <w:r w:rsidRPr="00D22FF0">
        <w:rPr>
          <w:rStyle w:val="shorttext"/>
          <w:lang w:val="vi-VN"/>
        </w:rPr>
        <w:t>Kích hoạt để viết kiểm toán</w:t>
      </w:r>
    </w:p>
    <w:p w14:paraId="2708320C" w14:textId="77777777" w:rsidR="009B29A7" w:rsidRPr="00D22FF0" w:rsidRDefault="009B29A7" w:rsidP="009B29A7">
      <w:pPr>
        <w:pStyle w:val="BodyText"/>
        <w:spacing w:before="86" w:line="232" w:lineRule="auto"/>
        <w:ind w:left="2260" w:right="185"/>
        <w:rPr>
          <w:rFonts w:ascii="Arial" w:hAnsi="Arial" w:cs="Arial"/>
        </w:rPr>
      </w:pPr>
      <w:r w:rsidRPr="00D22FF0">
        <w:rPr>
          <w:rFonts w:ascii="Arial" w:hAnsi="Arial" w:cs="Arial"/>
          <w:lang w:val="vi-VN"/>
        </w:rPr>
        <w:t>Bạn có thể sử dụng trình kích hoạt để bổ sung các tính năng kiểm tra dựng sẵn của Oracle Database. Trình kích hoạt mà bạn tạo các bản ghi tác vụ người dùng tới một bảng cơ sở dữ liệu riêng biệt. Khi một hoạt động kích hoạt trigger, trigger sẽ ghi lại hành động trong bảng này. Trình kích hoạt rất hữu ích khi bạn muốn ghi lại các thông tin tùy chỉnh như các thay đổi trước và sau cho một bảng. Để biết thông tin chi tiết về việc tạo trình kích hoạt, hãy xem Tham chiếu ngôn ngữ PL / SQL cơ sở dữ liệu Oracle</w:t>
      </w:r>
      <w:r w:rsidRPr="00D22FF0">
        <w:rPr>
          <w:rFonts w:ascii="Arial" w:hAnsi="Arial" w:cs="Arial"/>
        </w:rPr>
        <w:t>.</w:t>
      </w:r>
    </w:p>
    <w:p w14:paraId="0074B2C1" w14:textId="77777777" w:rsidR="009B29A7" w:rsidRPr="00D22FF0" w:rsidRDefault="009B29A7" w:rsidP="009B29A7">
      <w:pPr>
        <w:pStyle w:val="BodyText"/>
        <w:spacing w:before="113" w:line="232" w:lineRule="auto"/>
        <w:ind w:left="2259"/>
        <w:rPr>
          <w:rFonts w:ascii="Arial" w:hAnsi="Arial" w:cs="Arial"/>
        </w:rPr>
      </w:pPr>
      <w:r w:rsidRPr="00D22FF0">
        <w:rPr>
          <w:rFonts w:ascii="Arial" w:hAnsi="Arial" w:cs="Arial"/>
          <w:lang w:val="vi-VN"/>
        </w:rPr>
        <w:t>Bạn không cần phải kích hoạt tính năng kiểm tra để kích hoạt hoạt động, cũng không có vấn đề gì về loại kiểm tra bạn đã kích hoạt. Trình kích hoạt hoạt động bên ngoài chức năng kiểm tra cơ sở dữ liệu</w:t>
      </w:r>
      <w:r w:rsidRPr="00D22FF0">
        <w:rPr>
          <w:rFonts w:ascii="Arial" w:hAnsi="Arial" w:cs="Arial"/>
        </w:rPr>
        <w:t>.</w:t>
      </w:r>
    </w:p>
    <w:p w14:paraId="17FA5907" w14:textId="77777777" w:rsidR="009B29A7" w:rsidRPr="001058B5" w:rsidRDefault="009B29A7" w:rsidP="009B29A7">
      <w:pPr>
        <w:pStyle w:val="BodyText"/>
        <w:spacing w:before="111"/>
        <w:ind w:left="2260"/>
        <w:rPr>
          <w:rFonts w:ascii="Arial" w:hAnsi="Arial" w:cs="Arial"/>
        </w:rPr>
      </w:pPr>
      <w:r w:rsidRPr="00D22FF0">
        <w:rPr>
          <w:rFonts w:ascii="Arial" w:hAnsi="Arial" w:cs="Arial"/>
          <w:lang w:val="vi-VN"/>
        </w:rPr>
        <w:t>Thực hiện theo các nguyên tắc này nếu bạn muốn tạo trình kích hoạt kiểm tra</w:t>
      </w:r>
      <w:r w:rsidRPr="001058B5">
        <w:rPr>
          <w:rFonts w:ascii="Arial" w:hAnsi="Arial" w:cs="Arial"/>
        </w:rPr>
        <w:t>:</w:t>
      </w:r>
    </w:p>
    <w:p w14:paraId="7A361CE2" w14:textId="77777777" w:rsidR="009B29A7" w:rsidRPr="001058B5" w:rsidRDefault="009B29A7" w:rsidP="009B29A7">
      <w:pPr>
        <w:pStyle w:val="ListParagraph"/>
        <w:numPr>
          <w:ilvl w:val="0"/>
          <w:numId w:val="39"/>
        </w:numPr>
        <w:tabs>
          <w:tab w:val="left" w:pos="2620"/>
        </w:tabs>
        <w:spacing w:before="120" w:line="230" w:lineRule="auto"/>
        <w:ind w:right="224" w:hanging="359"/>
        <w:rPr>
          <w:rFonts w:ascii="Arial" w:hAnsi="Arial" w:cs="Arial"/>
          <w:sz w:val="20"/>
        </w:rPr>
      </w:pPr>
      <w:r w:rsidRPr="00D22FF0">
        <w:rPr>
          <w:rFonts w:ascii="Arial" w:hAnsi="Arial" w:cs="Arial"/>
          <w:b/>
          <w:sz w:val="20"/>
          <w:szCs w:val="20"/>
          <w:lang w:val="vi-VN"/>
        </w:rPr>
        <w:t>Không bao giờ viết trình kích hoạt để nó ghi dữ liệu vào bảng SYS.AUD $</w:t>
      </w:r>
      <w:r w:rsidRPr="00D22FF0">
        <w:rPr>
          <w:rFonts w:ascii="Arial" w:hAnsi="Arial" w:cs="Arial"/>
          <w:b/>
          <w:sz w:val="20"/>
          <w:szCs w:val="20"/>
        </w:rPr>
        <w:t>.</w:t>
      </w:r>
      <w:r w:rsidRPr="001058B5">
        <w:rPr>
          <w:rFonts w:ascii="Arial" w:hAnsi="Arial" w:cs="Arial"/>
          <w:b/>
          <w:sz w:val="20"/>
        </w:rPr>
        <w:t xml:space="preserve"> </w:t>
      </w:r>
      <w:r w:rsidRPr="00D22FF0">
        <w:rPr>
          <w:rFonts w:ascii="Arial" w:hAnsi="Arial" w:cs="Arial"/>
          <w:sz w:val="20"/>
          <w:szCs w:val="20"/>
          <w:lang w:val="vi-VN"/>
        </w:rPr>
        <w:t>Trong thực tế, bạn không bao giờ nên sửa đổi nội dung bảng SYS.AUD $. Nếu bạn cố gắng viết giá trị cho SYS.AUD $ và trình kích hoạt không hoạt động như mong đợi, thì nó có thể ảnh hưởng xấu đến kiểm toán chuẩn. Bảng SYS.AUD $ là một bảng thuộc sở hữu cơ sở dữ liệu Oracle, và chỉ có cơ sở dữ liệu Oracle nên ghi vào nó.</w:t>
      </w:r>
    </w:p>
    <w:p w14:paraId="08FF106A" w14:textId="77777777" w:rsidR="009B29A7" w:rsidRPr="001058B5" w:rsidRDefault="009B29A7" w:rsidP="009B29A7">
      <w:pPr>
        <w:pStyle w:val="ListParagraph"/>
        <w:numPr>
          <w:ilvl w:val="0"/>
          <w:numId w:val="39"/>
        </w:numPr>
        <w:tabs>
          <w:tab w:val="left" w:pos="2620"/>
        </w:tabs>
        <w:spacing w:before="116" w:line="230" w:lineRule="auto"/>
        <w:ind w:right="499" w:hanging="359"/>
        <w:jc w:val="both"/>
        <w:rPr>
          <w:rFonts w:ascii="Arial" w:hAnsi="Arial" w:cs="Arial"/>
          <w:sz w:val="20"/>
        </w:rPr>
      </w:pPr>
      <w:r w:rsidRPr="00D22FF0">
        <w:rPr>
          <w:b/>
          <w:lang w:val="vi-VN"/>
        </w:rPr>
        <w:t>N</w:t>
      </w:r>
      <w:r w:rsidRPr="00D22FF0">
        <w:rPr>
          <w:rFonts w:ascii="Cambria" w:hAnsi="Cambria" w:cs="Cambria"/>
          <w:b/>
          <w:lang w:val="vi-VN"/>
        </w:rPr>
        <w:t>ế</w:t>
      </w:r>
      <w:r w:rsidRPr="00D22FF0">
        <w:rPr>
          <w:b/>
          <w:lang w:val="vi-VN"/>
        </w:rPr>
        <w:t>u có th</w:t>
      </w:r>
      <w:r w:rsidRPr="00D22FF0">
        <w:rPr>
          <w:rFonts w:ascii="Cambria" w:hAnsi="Cambria" w:cs="Cambria"/>
          <w:b/>
          <w:lang w:val="vi-VN"/>
        </w:rPr>
        <w:t>ể</w:t>
      </w:r>
      <w:r w:rsidRPr="00D22FF0">
        <w:rPr>
          <w:b/>
          <w:lang w:val="vi-VN"/>
        </w:rPr>
        <w:t>, hãy t</w:t>
      </w:r>
      <w:r w:rsidRPr="00D22FF0">
        <w:rPr>
          <w:rFonts w:ascii="Cambria" w:hAnsi="Cambria" w:cs="Cambria"/>
          <w:b/>
          <w:lang w:val="vi-VN"/>
        </w:rPr>
        <w:t>ạ</w:t>
      </w:r>
      <w:r w:rsidRPr="00D22FF0">
        <w:rPr>
          <w:b/>
          <w:lang w:val="vi-VN"/>
        </w:rPr>
        <w:t>o trình kích ho</w:t>
      </w:r>
      <w:r w:rsidRPr="00D22FF0">
        <w:rPr>
          <w:rFonts w:ascii="Cambria" w:hAnsi="Cambria" w:cs="Cambria"/>
          <w:b/>
          <w:lang w:val="vi-VN"/>
        </w:rPr>
        <w:t>ạ</w:t>
      </w:r>
      <w:r w:rsidRPr="00D22FF0">
        <w:rPr>
          <w:b/>
          <w:lang w:val="vi-VN"/>
        </w:rPr>
        <w:t>t d</w:t>
      </w:r>
      <w:r w:rsidRPr="00D22FF0">
        <w:rPr>
          <w:rFonts w:ascii="Cambria" w:hAnsi="Cambria" w:cs="Cambria"/>
          <w:b/>
          <w:lang w:val="vi-VN"/>
        </w:rPr>
        <w:t>ướ</w:t>
      </w:r>
      <w:r w:rsidRPr="00D22FF0">
        <w:rPr>
          <w:b/>
          <w:lang w:val="vi-VN"/>
        </w:rPr>
        <w:t>i d</w:t>
      </w:r>
      <w:r w:rsidRPr="00D22FF0">
        <w:rPr>
          <w:rFonts w:ascii="Cambria" w:hAnsi="Cambria" w:cs="Cambria"/>
          <w:b/>
          <w:lang w:val="vi-VN"/>
        </w:rPr>
        <w:t>ạ</w:t>
      </w:r>
      <w:r w:rsidRPr="00D22FF0">
        <w:rPr>
          <w:b/>
          <w:lang w:val="vi-VN"/>
        </w:rPr>
        <w:t>ng trình kích ho</w:t>
      </w:r>
      <w:r w:rsidRPr="00D22FF0">
        <w:rPr>
          <w:rFonts w:ascii="Cambria" w:hAnsi="Cambria" w:cs="Cambria"/>
          <w:b/>
          <w:lang w:val="vi-VN"/>
        </w:rPr>
        <w:t>ạ</w:t>
      </w:r>
      <w:r w:rsidRPr="00D22FF0">
        <w:rPr>
          <w:b/>
          <w:lang w:val="vi-VN"/>
        </w:rPr>
        <w:t>t SAU</w:t>
      </w:r>
      <w:r>
        <w:rPr>
          <w:lang w:val="vi-VN"/>
        </w:rPr>
        <w:t>. Câu l</w:t>
      </w:r>
      <w:r>
        <w:rPr>
          <w:rFonts w:ascii="Cambria" w:hAnsi="Cambria" w:cs="Cambria"/>
          <w:lang w:val="vi-VN"/>
        </w:rPr>
        <w:t>ệ</w:t>
      </w:r>
      <w:r>
        <w:rPr>
          <w:lang w:val="vi-VN"/>
        </w:rPr>
        <w:t>nh kích ho</w:t>
      </w:r>
      <w:r>
        <w:rPr>
          <w:rFonts w:ascii="Cambria" w:hAnsi="Cambria" w:cs="Cambria"/>
          <w:lang w:val="vi-VN"/>
        </w:rPr>
        <w:t>ạ</w:t>
      </w:r>
      <w:r>
        <w:rPr>
          <w:lang w:val="vi-VN"/>
        </w:rPr>
        <w:t>t ph</w:t>
      </w:r>
      <w:r>
        <w:rPr>
          <w:rFonts w:ascii="Cambria" w:hAnsi="Cambria" w:cs="Cambria"/>
          <w:lang w:val="vi-VN"/>
        </w:rPr>
        <w:t>ả</w:t>
      </w:r>
      <w:r>
        <w:rPr>
          <w:lang w:val="vi-VN"/>
        </w:rPr>
        <w:t>i ch</w:t>
      </w:r>
      <w:r>
        <w:rPr>
          <w:rFonts w:ascii="Cambria" w:hAnsi="Cambria" w:cs="Cambria"/>
          <w:lang w:val="vi-VN"/>
        </w:rPr>
        <w:t>ị</w:t>
      </w:r>
      <w:r>
        <w:rPr>
          <w:lang w:val="vi-VN"/>
        </w:rPr>
        <w:t>u m</w:t>
      </w:r>
      <w:r>
        <w:rPr>
          <w:rFonts w:ascii="Cambria" w:hAnsi="Cambria" w:cs="Cambria"/>
          <w:lang w:val="vi-VN"/>
        </w:rPr>
        <w:t>ọ</w:t>
      </w:r>
      <w:r>
        <w:rPr>
          <w:lang w:val="vi-VN"/>
        </w:rPr>
        <w:t>i ràng bu</w:t>
      </w:r>
      <w:r>
        <w:rPr>
          <w:rFonts w:ascii="Cambria" w:hAnsi="Cambria" w:cs="Cambria"/>
          <w:lang w:val="vi-VN"/>
        </w:rPr>
        <w:t>ộ</w:t>
      </w:r>
      <w:r>
        <w:rPr>
          <w:lang w:val="vi-VN"/>
        </w:rPr>
        <w:t>c áp d</w:t>
      </w:r>
      <w:r>
        <w:rPr>
          <w:rFonts w:ascii="Cambria" w:hAnsi="Cambria" w:cs="Cambria"/>
          <w:lang w:val="vi-VN"/>
        </w:rPr>
        <w:t>ụ</w:t>
      </w:r>
      <w:r>
        <w:rPr>
          <w:lang w:val="vi-VN"/>
        </w:rPr>
        <w:t>ng. N</w:t>
      </w:r>
      <w:r>
        <w:rPr>
          <w:rFonts w:ascii="Cambria" w:hAnsi="Cambria" w:cs="Cambria"/>
          <w:lang w:val="vi-VN"/>
        </w:rPr>
        <w:t>ế</w:t>
      </w:r>
      <w:r>
        <w:rPr>
          <w:lang w:val="vi-VN"/>
        </w:rPr>
        <w:t>u không tìm th</w:t>
      </w:r>
      <w:r>
        <w:rPr>
          <w:rFonts w:ascii="Cambria" w:hAnsi="Cambria" w:cs="Cambria"/>
          <w:lang w:val="vi-VN"/>
        </w:rPr>
        <w:t>ấ</w:t>
      </w:r>
      <w:r>
        <w:rPr>
          <w:lang w:val="vi-VN"/>
        </w:rPr>
        <w:t>y b</w:t>
      </w:r>
      <w:r>
        <w:rPr>
          <w:rFonts w:ascii="Cambria" w:hAnsi="Cambria" w:cs="Cambria"/>
          <w:lang w:val="vi-VN"/>
        </w:rPr>
        <w:t>ả</w:t>
      </w:r>
      <w:r>
        <w:rPr>
          <w:lang w:val="vi-VN"/>
        </w:rPr>
        <w:t>n ghi nào, thì b</w:t>
      </w:r>
      <w:r>
        <w:rPr>
          <w:rFonts w:ascii="Cambria" w:hAnsi="Cambria" w:cs="Cambria"/>
          <w:lang w:val="vi-VN"/>
        </w:rPr>
        <w:t>ộ</w:t>
      </w:r>
      <w:r>
        <w:rPr>
          <w:lang w:val="vi-VN"/>
        </w:rPr>
        <w:t xml:space="preserve"> kích ho</w:t>
      </w:r>
      <w:r>
        <w:rPr>
          <w:rFonts w:ascii="Cambria" w:hAnsi="Cambria" w:cs="Cambria"/>
          <w:lang w:val="vi-VN"/>
        </w:rPr>
        <w:t>ạ</w:t>
      </w:r>
      <w:r>
        <w:rPr>
          <w:lang w:val="vi-VN"/>
        </w:rPr>
        <w:t>t SAU không kích ho</w:t>
      </w:r>
      <w:r>
        <w:rPr>
          <w:rFonts w:ascii="Cambria" w:hAnsi="Cambria" w:cs="Cambria"/>
          <w:lang w:val="vi-VN"/>
        </w:rPr>
        <w:t>ạ</w:t>
      </w:r>
      <w:r>
        <w:rPr>
          <w:lang w:val="vi-VN"/>
        </w:rPr>
        <w:t>t và quá trình ki</w:t>
      </w:r>
      <w:r>
        <w:rPr>
          <w:rFonts w:ascii="Cambria" w:hAnsi="Cambria" w:cs="Cambria"/>
          <w:lang w:val="vi-VN"/>
        </w:rPr>
        <w:t>ể</w:t>
      </w:r>
      <w:r>
        <w:rPr>
          <w:lang w:val="vi-VN"/>
        </w:rPr>
        <w:t>m tra không đ</w:t>
      </w:r>
      <w:r>
        <w:rPr>
          <w:rFonts w:ascii="Cambria" w:hAnsi="Cambria" w:cs="Cambria"/>
          <w:lang w:val="vi-VN"/>
        </w:rPr>
        <w:t>ượ</w:t>
      </w:r>
      <w:r>
        <w:rPr>
          <w:lang w:val="vi-VN"/>
        </w:rPr>
        <w:t>c th</w:t>
      </w:r>
      <w:r>
        <w:rPr>
          <w:rFonts w:ascii="Cambria" w:hAnsi="Cambria" w:cs="Cambria"/>
          <w:lang w:val="vi-VN"/>
        </w:rPr>
        <w:t>ự</w:t>
      </w:r>
      <w:r>
        <w:rPr>
          <w:lang w:val="vi-VN"/>
        </w:rPr>
        <w:t>c hi</w:t>
      </w:r>
      <w:r>
        <w:rPr>
          <w:rFonts w:ascii="Cambria" w:hAnsi="Cambria" w:cs="Cambria"/>
          <w:lang w:val="vi-VN"/>
        </w:rPr>
        <w:t>ệ</w:t>
      </w:r>
      <w:r>
        <w:rPr>
          <w:lang w:val="vi-VN"/>
        </w:rPr>
        <w:t>n m</w:t>
      </w:r>
      <w:r>
        <w:rPr>
          <w:rFonts w:ascii="Cambria" w:hAnsi="Cambria" w:cs="Cambria"/>
          <w:lang w:val="vi-VN"/>
        </w:rPr>
        <w:t>ộ</w:t>
      </w:r>
      <w:r>
        <w:rPr>
          <w:lang w:val="vi-VN"/>
        </w:rPr>
        <w:t>t cách không c</w:t>
      </w:r>
      <w:r>
        <w:rPr>
          <w:rFonts w:ascii="Cambria" w:hAnsi="Cambria" w:cs="Cambria"/>
          <w:lang w:val="vi-VN"/>
        </w:rPr>
        <w:t>ầ</w:t>
      </w:r>
      <w:r>
        <w:rPr>
          <w:lang w:val="vi-VN"/>
        </w:rPr>
        <w:t>n thi</w:t>
      </w:r>
      <w:r>
        <w:rPr>
          <w:rFonts w:ascii="Cambria" w:hAnsi="Cambria" w:cs="Cambria"/>
          <w:lang w:val="vi-VN"/>
        </w:rPr>
        <w:t>ế</w:t>
      </w:r>
      <w:r>
        <w:rPr>
          <w:lang w:val="vi-VN"/>
        </w:rPr>
        <w:t>t</w:t>
      </w:r>
      <w:r w:rsidRPr="001058B5">
        <w:rPr>
          <w:rFonts w:ascii="Arial" w:hAnsi="Arial" w:cs="Arial"/>
          <w:sz w:val="20"/>
        </w:rPr>
        <w:t>.</w:t>
      </w:r>
    </w:p>
    <w:p w14:paraId="3C256995" w14:textId="77777777" w:rsidR="009B29A7" w:rsidRPr="00D22FF0" w:rsidRDefault="009B29A7" w:rsidP="009B29A7">
      <w:pPr>
        <w:pStyle w:val="ListParagraph"/>
        <w:numPr>
          <w:ilvl w:val="0"/>
          <w:numId w:val="39"/>
        </w:numPr>
        <w:tabs>
          <w:tab w:val="left" w:pos="2620"/>
        </w:tabs>
        <w:spacing w:before="120" w:line="230" w:lineRule="auto"/>
        <w:ind w:right="184" w:hanging="359"/>
        <w:rPr>
          <w:rFonts w:ascii="Arial" w:hAnsi="Arial" w:cs="Arial"/>
          <w:sz w:val="18"/>
        </w:rPr>
      </w:pPr>
      <w:r w:rsidRPr="00D22FF0">
        <w:rPr>
          <w:rFonts w:ascii="Arial" w:hAnsi="Arial" w:cs="Arial"/>
          <w:b/>
          <w:sz w:val="20"/>
          <w:lang w:val="vi-VN"/>
        </w:rPr>
        <w:t>Tạo trình kích hoạt dưới dạng hàng AFTER hoặc kích hoạt câu lệnh SAU</w:t>
      </w:r>
      <w:r w:rsidRPr="00D22FF0">
        <w:rPr>
          <w:rFonts w:ascii="Arial" w:hAnsi="Arial" w:cs="Arial"/>
          <w:sz w:val="20"/>
          <w:lang w:val="vi-VN"/>
        </w:rPr>
        <w:t>. Việc chọn giữa các hàng AFTER và trình kích hoạt câu lệnh SAU phụ thuộc vào thông tin đang được kiểm tra. Ví dụ: trình kích hoạt hàng cung cấp kiểm tra dựa trên giá trị cho từng hàng của bảng. Trình kích hoạt cũng có thể yêu cầu bạn cung cấp mã lý do để phát hành</w:t>
      </w:r>
    </w:p>
    <w:p w14:paraId="02504004" w14:textId="77777777" w:rsidR="009B29A7" w:rsidRPr="001058B5" w:rsidRDefault="009B29A7" w:rsidP="009B29A7">
      <w:pPr>
        <w:spacing w:line="230" w:lineRule="auto"/>
        <w:rPr>
          <w:rFonts w:ascii="Arial" w:hAnsi="Arial" w:cs="Arial"/>
          <w:sz w:val="20"/>
        </w:rPr>
        <w:sectPr w:rsidR="009B29A7" w:rsidRPr="001058B5">
          <w:headerReference w:type="even" r:id="rId221"/>
          <w:headerReference w:type="default" r:id="rId222"/>
          <w:pgSz w:w="12240" w:h="15840"/>
          <w:pgMar w:top="840" w:right="1060" w:bottom="860" w:left="1100" w:header="549" w:footer="663" w:gutter="0"/>
          <w:cols w:space="720"/>
        </w:sectPr>
      </w:pPr>
    </w:p>
    <w:p w14:paraId="5BB4867C" w14:textId="77777777" w:rsidR="009B29A7" w:rsidRPr="001058B5" w:rsidRDefault="009B29A7" w:rsidP="009B29A7">
      <w:pPr>
        <w:pStyle w:val="BodyText"/>
        <w:spacing w:before="5"/>
        <w:rPr>
          <w:rFonts w:ascii="Arial" w:hAnsi="Arial" w:cs="Arial"/>
          <w:sz w:val="25"/>
        </w:rPr>
      </w:pPr>
    </w:p>
    <w:p w14:paraId="37982342" w14:textId="77777777" w:rsidR="009B29A7" w:rsidRPr="00D22FF0" w:rsidRDefault="009B29A7" w:rsidP="009B29A7">
      <w:pPr>
        <w:pStyle w:val="BodyText"/>
        <w:spacing w:before="99" w:line="232" w:lineRule="auto"/>
        <w:ind w:left="2020" w:right="848"/>
        <w:rPr>
          <w:rFonts w:ascii="Arial" w:hAnsi="Arial" w:cs="Arial"/>
        </w:rPr>
      </w:pPr>
      <w:r w:rsidRPr="00D22FF0">
        <w:rPr>
          <w:rFonts w:ascii="Arial" w:hAnsi="Arial" w:cs="Arial"/>
          <w:lang w:val="vi-VN"/>
        </w:rPr>
        <w:t>câu lệnh SQL được kiểm tra, có thể hữu ích trong cả các tình huống kiểm tra mức hàng và báo cáo</w:t>
      </w:r>
      <w:r w:rsidRPr="00D22FF0">
        <w:rPr>
          <w:rFonts w:ascii="Arial" w:hAnsi="Arial" w:cs="Arial"/>
        </w:rPr>
        <w:t>.</w:t>
      </w:r>
    </w:p>
    <w:p w14:paraId="628D6E25" w14:textId="77777777" w:rsidR="009B29A7" w:rsidRPr="001058B5" w:rsidRDefault="008D1AB8" w:rsidP="009B29A7">
      <w:pPr>
        <w:pStyle w:val="BodyText"/>
        <w:spacing w:before="118" w:line="232" w:lineRule="auto"/>
        <w:ind w:left="1660" w:right="848"/>
        <w:rPr>
          <w:rFonts w:ascii="Arial" w:hAnsi="Arial" w:cs="Arial"/>
        </w:rPr>
      </w:pPr>
      <w:hyperlink w:anchor="_bookmark1993" w:history="1">
        <w:r w:rsidR="009B29A7">
          <w:rPr>
            <w:rFonts w:ascii="Arial" w:hAnsi="Arial" w:cs="Arial"/>
            <w:color w:val="0000CC"/>
          </w:rPr>
          <w:t xml:space="preserve">Bảng </w:t>
        </w:r>
        <w:r w:rsidR="009B29A7" w:rsidRPr="001058B5">
          <w:rPr>
            <w:rFonts w:ascii="Arial" w:hAnsi="Arial" w:cs="Arial"/>
            <w:color w:val="0000CC"/>
          </w:rPr>
          <w:t xml:space="preserve">9–5 </w:t>
        </w:r>
      </w:hyperlink>
      <w:r w:rsidR="009B29A7" w:rsidRPr="003055E5">
        <w:rPr>
          <w:lang w:val="vi-VN"/>
        </w:rPr>
        <w:t xml:space="preserve"> </w:t>
      </w:r>
      <w:r w:rsidR="009B29A7" w:rsidRPr="003055E5">
        <w:rPr>
          <w:rFonts w:ascii="Arial" w:hAnsi="Arial" w:cs="Arial"/>
          <w:lang w:val="vi-VN"/>
        </w:rPr>
        <w:t>cung cấp so sánh kiểm tra dựa trên kích hoạt và các tính năng kiểm tra cơ sở dữ liệu được tích hợp sẵn.</w:t>
      </w:r>
    </w:p>
    <w:p w14:paraId="66C7731B" w14:textId="77777777" w:rsidR="009B29A7" w:rsidRPr="001058B5" w:rsidRDefault="009B29A7" w:rsidP="009B29A7">
      <w:pPr>
        <w:pStyle w:val="BodyText"/>
        <w:spacing w:before="1"/>
        <w:rPr>
          <w:rFonts w:ascii="Arial" w:hAnsi="Arial" w:cs="Arial"/>
          <w:sz w:val="11"/>
        </w:rPr>
      </w:pPr>
    </w:p>
    <w:p w14:paraId="0C97C1B5" w14:textId="77777777" w:rsidR="009B29A7" w:rsidRPr="001058B5" w:rsidRDefault="009B29A7" w:rsidP="009B29A7">
      <w:pPr>
        <w:tabs>
          <w:tab w:val="left" w:pos="2693"/>
        </w:tabs>
        <w:spacing w:before="104"/>
        <w:ind w:left="1660"/>
        <w:rPr>
          <w:rFonts w:ascii="Arial" w:hAnsi="Arial" w:cs="Arial"/>
          <w:b/>
          <w:i/>
          <w:sz w:val="18"/>
        </w:rPr>
      </w:pPr>
      <w:bookmarkStart w:id="1818" w:name="_bookmark1992"/>
      <w:bookmarkStart w:id="1819" w:name="_bookmark1993"/>
      <w:bookmarkEnd w:id="1818"/>
      <w:bookmarkEnd w:id="1819"/>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9–5</w:t>
      </w:r>
      <w:r w:rsidRPr="001058B5">
        <w:rPr>
          <w:rFonts w:ascii="Arial" w:hAnsi="Arial" w:cs="Arial"/>
          <w:b/>
          <w:i/>
          <w:sz w:val="18"/>
        </w:rPr>
        <w:tab/>
        <w:t>Comparison of Built-in Auditing and Trigger-Based</w:t>
      </w:r>
      <w:r w:rsidRPr="001058B5">
        <w:rPr>
          <w:rFonts w:ascii="Arial" w:hAnsi="Arial" w:cs="Arial"/>
          <w:b/>
          <w:i/>
          <w:spacing w:val="-13"/>
          <w:sz w:val="18"/>
        </w:rPr>
        <w:t xml:space="preserve"> </w:t>
      </w:r>
      <w:r w:rsidRPr="001058B5">
        <w:rPr>
          <w:rFonts w:ascii="Arial" w:hAnsi="Arial" w:cs="Arial"/>
          <w:b/>
          <w:i/>
          <w:sz w:val="18"/>
        </w:rPr>
        <w:t>Auditing</w:t>
      </w:r>
    </w:p>
    <w:p w14:paraId="34EEE9A3" w14:textId="77777777" w:rsidR="009B29A7" w:rsidRPr="001058B5" w:rsidRDefault="009B29A7" w:rsidP="009B29A7">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9B29A7" w:rsidRPr="001058B5" w14:paraId="2CEB72E9" w14:textId="77777777" w:rsidTr="00B55B3B">
        <w:trPr>
          <w:trHeight w:val="311"/>
        </w:trPr>
        <w:tc>
          <w:tcPr>
            <w:tcW w:w="1307" w:type="dxa"/>
            <w:tcBorders>
              <w:top w:val="single" w:sz="18" w:space="0" w:color="000000"/>
              <w:bottom w:val="single" w:sz="4" w:space="0" w:color="000000"/>
            </w:tcBorders>
          </w:tcPr>
          <w:p w14:paraId="4C85E47C" w14:textId="77777777" w:rsidR="009B29A7" w:rsidRPr="001058B5" w:rsidRDefault="009B29A7" w:rsidP="00B55B3B">
            <w:pPr>
              <w:pStyle w:val="TableParagraph"/>
              <w:spacing w:before="27"/>
              <w:rPr>
                <w:rFonts w:ascii="Arial" w:hAnsi="Arial" w:cs="Arial"/>
                <w:b/>
                <w:sz w:val="18"/>
              </w:rPr>
            </w:pPr>
            <w:r w:rsidRPr="001058B5">
              <w:rPr>
                <w:rFonts w:ascii="Arial" w:hAnsi="Arial" w:cs="Arial"/>
                <w:b/>
                <w:sz w:val="18"/>
              </w:rPr>
              <w:t>Audit Feature</w:t>
            </w:r>
          </w:p>
        </w:tc>
        <w:tc>
          <w:tcPr>
            <w:tcW w:w="6396" w:type="dxa"/>
            <w:tcBorders>
              <w:top w:val="single" w:sz="18" w:space="0" w:color="000000"/>
              <w:bottom w:val="single" w:sz="4" w:space="0" w:color="000000"/>
            </w:tcBorders>
          </w:tcPr>
          <w:p w14:paraId="479B53D2" w14:textId="77777777" w:rsidR="009B29A7" w:rsidRPr="001058B5" w:rsidRDefault="009B29A7" w:rsidP="00B55B3B">
            <w:pPr>
              <w:pStyle w:val="TableParagraph"/>
              <w:spacing w:before="27"/>
              <w:ind w:left="93"/>
              <w:rPr>
                <w:rFonts w:ascii="Arial" w:hAnsi="Arial" w:cs="Arial"/>
                <w:b/>
                <w:sz w:val="18"/>
              </w:rPr>
            </w:pPr>
            <w:r w:rsidRPr="001058B5">
              <w:rPr>
                <w:rFonts w:ascii="Arial" w:hAnsi="Arial" w:cs="Arial"/>
                <w:b/>
                <w:sz w:val="18"/>
              </w:rPr>
              <w:t>Description</w:t>
            </w:r>
          </w:p>
        </w:tc>
      </w:tr>
      <w:tr w:rsidR="009B29A7" w:rsidRPr="001058B5" w14:paraId="7DDD6069" w14:textId="77777777" w:rsidTr="00B55B3B">
        <w:trPr>
          <w:trHeight w:val="933"/>
        </w:trPr>
        <w:tc>
          <w:tcPr>
            <w:tcW w:w="1307" w:type="dxa"/>
            <w:tcBorders>
              <w:top w:val="single" w:sz="4" w:space="0" w:color="000000"/>
              <w:bottom w:val="single" w:sz="2" w:space="0" w:color="000000"/>
            </w:tcBorders>
          </w:tcPr>
          <w:p w14:paraId="5FA42364" w14:textId="77777777" w:rsidR="009B29A7" w:rsidRPr="003055E5" w:rsidRDefault="009B29A7" w:rsidP="00B55B3B">
            <w:pPr>
              <w:pStyle w:val="TableParagraph"/>
              <w:spacing w:before="62" w:line="213" w:lineRule="auto"/>
              <w:ind w:right="84"/>
              <w:rPr>
                <w:rFonts w:ascii="Arial" w:hAnsi="Arial" w:cs="Arial"/>
                <w:sz w:val="18"/>
              </w:rPr>
            </w:pPr>
            <w:r w:rsidRPr="003055E5">
              <w:rPr>
                <w:rStyle w:val="shorttext"/>
                <w:rFonts w:ascii="Arial" w:hAnsi="Arial" w:cs="Arial"/>
                <w:sz w:val="20"/>
                <w:lang w:val="vi-VN"/>
              </w:rPr>
              <w:t>Kiểm tra DML và DDL</w:t>
            </w:r>
          </w:p>
        </w:tc>
        <w:tc>
          <w:tcPr>
            <w:tcW w:w="6396" w:type="dxa"/>
            <w:tcBorders>
              <w:top w:val="single" w:sz="4" w:space="0" w:color="000000"/>
              <w:bottom w:val="single" w:sz="2" w:space="0" w:color="000000"/>
            </w:tcBorders>
          </w:tcPr>
          <w:p w14:paraId="36EEAFDC" w14:textId="77777777" w:rsidR="009B29A7" w:rsidRPr="003055E5" w:rsidRDefault="009B29A7" w:rsidP="00B55B3B">
            <w:pPr>
              <w:pStyle w:val="TableParagraph"/>
              <w:spacing w:before="62" w:line="213" w:lineRule="auto"/>
              <w:ind w:left="93" w:right="91"/>
              <w:rPr>
                <w:rFonts w:ascii="Arial" w:hAnsi="Arial" w:cs="Arial"/>
                <w:sz w:val="18"/>
              </w:rPr>
            </w:pPr>
            <w:r w:rsidRPr="003055E5">
              <w:rPr>
                <w:rFonts w:ascii="Arial" w:hAnsi="Arial" w:cs="Arial"/>
                <w:sz w:val="20"/>
                <w:lang w:val="vi-VN"/>
              </w:rPr>
              <w:t>Các tùy chọn kiểm toán chuẩn cho phép kiểm tra các câu lệnh DML và DDL liên quan đến tất cả các kiểu đối tượng và cấu trúc lược đồ. Tương tự, các trình kích hoạt cho phép kiểm tra các câu lệnh DML được nhập vào các bảng và kiểm tra DDL ở mức SCHEMA hoặc DATABASE.</w:t>
            </w:r>
          </w:p>
        </w:tc>
      </w:tr>
      <w:tr w:rsidR="009B29A7" w:rsidRPr="001058B5" w14:paraId="33A75FA6" w14:textId="77777777" w:rsidTr="00B55B3B">
        <w:trPr>
          <w:trHeight w:val="535"/>
        </w:trPr>
        <w:tc>
          <w:tcPr>
            <w:tcW w:w="1307" w:type="dxa"/>
            <w:tcBorders>
              <w:top w:val="single" w:sz="2" w:space="0" w:color="000000"/>
              <w:bottom w:val="single" w:sz="2" w:space="0" w:color="000000"/>
            </w:tcBorders>
          </w:tcPr>
          <w:p w14:paraId="30C8A604" w14:textId="77777777" w:rsidR="009B29A7" w:rsidRPr="003055E5" w:rsidRDefault="009B29A7" w:rsidP="00B55B3B">
            <w:pPr>
              <w:pStyle w:val="TableParagraph"/>
              <w:spacing w:before="61" w:line="216" w:lineRule="auto"/>
              <w:ind w:right="357"/>
              <w:rPr>
                <w:rFonts w:ascii="Arial" w:hAnsi="Arial" w:cs="Arial"/>
                <w:sz w:val="18"/>
              </w:rPr>
            </w:pPr>
            <w:r w:rsidRPr="003055E5">
              <w:rPr>
                <w:rStyle w:val="shorttext"/>
                <w:rFonts w:ascii="Arial" w:hAnsi="Arial" w:cs="Arial"/>
                <w:sz w:val="20"/>
                <w:lang w:val="vi-VN"/>
              </w:rPr>
              <w:t>Đường mòn kiểm tra tập trung</w:t>
            </w:r>
          </w:p>
        </w:tc>
        <w:tc>
          <w:tcPr>
            <w:tcW w:w="6396" w:type="dxa"/>
            <w:tcBorders>
              <w:top w:val="single" w:sz="2" w:space="0" w:color="000000"/>
              <w:bottom w:val="single" w:sz="2" w:space="0" w:color="000000"/>
            </w:tcBorders>
          </w:tcPr>
          <w:p w14:paraId="1C95A353" w14:textId="77777777" w:rsidR="009B29A7" w:rsidRPr="003055E5" w:rsidRDefault="009B29A7" w:rsidP="00B55B3B">
            <w:pPr>
              <w:pStyle w:val="TableParagraph"/>
              <w:spacing w:before="61" w:line="216" w:lineRule="auto"/>
              <w:ind w:left="93"/>
              <w:rPr>
                <w:rFonts w:ascii="Arial" w:hAnsi="Arial" w:cs="Arial"/>
                <w:sz w:val="18"/>
              </w:rPr>
            </w:pPr>
            <w:r w:rsidRPr="003055E5">
              <w:rPr>
                <w:rFonts w:ascii="Arial" w:hAnsi="Arial" w:cs="Arial"/>
                <w:sz w:val="20"/>
                <w:lang w:val="vi-VN"/>
              </w:rPr>
              <w:t>Tất cả thông tin kiểm tra cơ sở dữ liệu được ghi lại tập trung và tự động bằng cách sử dụng các tính năng kiểm tra của cơ sở dữ liệu.</w:t>
            </w:r>
          </w:p>
        </w:tc>
      </w:tr>
      <w:tr w:rsidR="009B29A7" w:rsidRPr="001058B5" w14:paraId="32EBC655" w14:textId="77777777" w:rsidTr="00B55B3B">
        <w:trPr>
          <w:trHeight w:val="734"/>
        </w:trPr>
        <w:tc>
          <w:tcPr>
            <w:tcW w:w="1307" w:type="dxa"/>
            <w:tcBorders>
              <w:top w:val="single" w:sz="2" w:space="0" w:color="000000"/>
              <w:bottom w:val="single" w:sz="2" w:space="0" w:color="000000"/>
            </w:tcBorders>
          </w:tcPr>
          <w:p w14:paraId="370D3B7F" w14:textId="77777777" w:rsidR="009B29A7" w:rsidRPr="003055E5" w:rsidRDefault="009B29A7" w:rsidP="00B55B3B">
            <w:pPr>
              <w:pStyle w:val="TableParagraph"/>
              <w:spacing w:before="61" w:line="216" w:lineRule="auto"/>
              <w:ind w:right="379"/>
              <w:rPr>
                <w:rFonts w:ascii="Arial" w:hAnsi="Arial" w:cs="Arial"/>
                <w:sz w:val="18"/>
              </w:rPr>
            </w:pPr>
            <w:r w:rsidRPr="003055E5">
              <w:rPr>
                <w:rStyle w:val="shorttext"/>
                <w:rFonts w:ascii="Arial" w:hAnsi="Arial" w:cs="Arial"/>
                <w:sz w:val="20"/>
                <w:lang w:val="vi-VN"/>
              </w:rPr>
              <w:t>Phương thức khai báo</w:t>
            </w:r>
          </w:p>
        </w:tc>
        <w:tc>
          <w:tcPr>
            <w:tcW w:w="6396" w:type="dxa"/>
            <w:tcBorders>
              <w:top w:val="single" w:sz="2" w:space="0" w:color="000000"/>
              <w:bottom w:val="single" w:sz="2" w:space="0" w:color="000000"/>
            </w:tcBorders>
          </w:tcPr>
          <w:p w14:paraId="11B048F6" w14:textId="77777777" w:rsidR="009B29A7" w:rsidRPr="003055E5" w:rsidRDefault="009B29A7" w:rsidP="00B55B3B">
            <w:pPr>
              <w:pStyle w:val="TableParagraph"/>
              <w:spacing w:before="63" w:line="213" w:lineRule="auto"/>
              <w:ind w:left="93"/>
              <w:rPr>
                <w:rFonts w:ascii="Arial" w:hAnsi="Arial" w:cs="Arial"/>
                <w:sz w:val="18"/>
              </w:rPr>
            </w:pPr>
            <w:r w:rsidRPr="003055E5">
              <w:rPr>
                <w:rFonts w:ascii="Arial" w:hAnsi="Arial" w:cs="Arial"/>
                <w:sz w:val="20"/>
                <w:lang w:val="vi-VN"/>
              </w:rPr>
              <w:t>Các tính năng kiểm tra được kích hoạt bằng cách sử dụng các tính năng cơ sở dữ liệu tiêu chuẩn dễ khai báo và bảo trì hơn, và ít bị lỗi hơn, khi so sánh với các hàm kiểm toán được xác định bởi trình kích hoạt.</w:t>
            </w:r>
          </w:p>
        </w:tc>
      </w:tr>
      <w:tr w:rsidR="009B29A7" w:rsidRPr="001058B5" w14:paraId="48E0FC51" w14:textId="77777777" w:rsidTr="00B55B3B">
        <w:trPr>
          <w:trHeight w:val="735"/>
        </w:trPr>
        <w:tc>
          <w:tcPr>
            <w:tcW w:w="1307" w:type="dxa"/>
            <w:tcBorders>
              <w:top w:val="single" w:sz="2" w:space="0" w:color="000000"/>
              <w:bottom w:val="single" w:sz="2" w:space="0" w:color="000000"/>
            </w:tcBorders>
          </w:tcPr>
          <w:p w14:paraId="1A2470DD" w14:textId="77777777" w:rsidR="009B29A7" w:rsidRPr="00536B8E" w:rsidRDefault="009B29A7" w:rsidP="00B55B3B">
            <w:pPr>
              <w:pStyle w:val="TableParagraph"/>
              <w:spacing w:before="64" w:line="213" w:lineRule="auto"/>
              <w:ind w:right="139"/>
              <w:rPr>
                <w:rFonts w:ascii="Arial" w:hAnsi="Arial" w:cs="Arial"/>
                <w:sz w:val="18"/>
              </w:rPr>
            </w:pPr>
            <w:r w:rsidRPr="00536B8E">
              <w:rPr>
                <w:rStyle w:val="shorttext"/>
                <w:rFonts w:ascii="Arial" w:hAnsi="Arial" w:cs="Arial"/>
                <w:sz w:val="20"/>
                <w:lang w:val="vi-VN"/>
              </w:rPr>
              <w:t>Tùy chọn kiểm tra có thể được kiểm tra</w:t>
            </w:r>
          </w:p>
        </w:tc>
        <w:tc>
          <w:tcPr>
            <w:tcW w:w="6396" w:type="dxa"/>
            <w:tcBorders>
              <w:top w:val="single" w:sz="2" w:space="0" w:color="000000"/>
              <w:bottom w:val="single" w:sz="2" w:space="0" w:color="000000"/>
            </w:tcBorders>
          </w:tcPr>
          <w:p w14:paraId="030A9ACA" w14:textId="77777777" w:rsidR="009B29A7" w:rsidRPr="00536B8E" w:rsidRDefault="009B29A7" w:rsidP="00B55B3B">
            <w:pPr>
              <w:pStyle w:val="TableParagraph"/>
              <w:spacing w:before="64" w:line="213" w:lineRule="auto"/>
              <w:ind w:left="93"/>
              <w:rPr>
                <w:rFonts w:ascii="Arial" w:hAnsi="Arial" w:cs="Arial"/>
                <w:sz w:val="18"/>
              </w:rPr>
            </w:pPr>
            <w:r w:rsidRPr="00536B8E">
              <w:rPr>
                <w:rFonts w:ascii="Arial" w:hAnsi="Arial" w:cs="Arial"/>
                <w:sz w:val="20"/>
                <w:lang w:val="vi-VN"/>
              </w:rPr>
              <w:t>Bất kỳ thay đổi nào đối với các tùy chọn kiểm toán hiện tại cũng có thể được kiểm tra để bảo vệ chống lại hoạt động cơ sở dữ liệu độc hại.</w:t>
            </w:r>
          </w:p>
        </w:tc>
      </w:tr>
      <w:tr w:rsidR="009B29A7" w:rsidRPr="001058B5" w14:paraId="61492983" w14:textId="77777777" w:rsidTr="00B55B3B">
        <w:trPr>
          <w:trHeight w:val="735"/>
        </w:trPr>
        <w:tc>
          <w:tcPr>
            <w:tcW w:w="1307" w:type="dxa"/>
            <w:tcBorders>
              <w:top w:val="single" w:sz="2" w:space="0" w:color="000000"/>
              <w:bottom w:val="single" w:sz="2" w:space="0" w:color="000000"/>
            </w:tcBorders>
          </w:tcPr>
          <w:p w14:paraId="7A3C8D76" w14:textId="77777777" w:rsidR="009B29A7" w:rsidRPr="00536B8E" w:rsidRDefault="009B29A7" w:rsidP="00B55B3B">
            <w:pPr>
              <w:pStyle w:val="TableParagraph"/>
              <w:spacing w:before="61" w:line="216" w:lineRule="auto"/>
              <w:ind w:right="117"/>
              <w:rPr>
                <w:rFonts w:ascii="Arial" w:hAnsi="Arial" w:cs="Arial"/>
                <w:sz w:val="18"/>
              </w:rPr>
            </w:pPr>
            <w:r w:rsidRPr="00536B8E">
              <w:rPr>
                <w:rStyle w:val="shorttext"/>
                <w:rFonts w:ascii="Arial" w:hAnsi="Arial" w:cs="Arial"/>
                <w:sz w:val="20"/>
                <w:lang w:val="vi-VN"/>
              </w:rPr>
              <w:t>Kiểm tra thời gian thực hiện phiên và thực thi</w:t>
            </w:r>
          </w:p>
        </w:tc>
        <w:tc>
          <w:tcPr>
            <w:tcW w:w="6396" w:type="dxa"/>
            <w:tcBorders>
              <w:top w:val="single" w:sz="2" w:space="0" w:color="000000"/>
              <w:bottom w:val="single" w:sz="2" w:space="0" w:color="000000"/>
            </w:tcBorders>
          </w:tcPr>
          <w:p w14:paraId="000BD724" w14:textId="77777777" w:rsidR="009B29A7" w:rsidRPr="00536B8E" w:rsidRDefault="009B29A7" w:rsidP="00B55B3B">
            <w:pPr>
              <w:pStyle w:val="TableParagraph"/>
              <w:spacing w:before="61" w:line="216" w:lineRule="auto"/>
              <w:ind w:left="93" w:right="91"/>
              <w:rPr>
                <w:rFonts w:ascii="Arial" w:hAnsi="Arial" w:cs="Arial"/>
                <w:sz w:val="18"/>
              </w:rPr>
            </w:pPr>
            <w:r w:rsidRPr="00536B8E">
              <w:rPr>
                <w:rFonts w:ascii="Arial" w:hAnsi="Arial" w:cs="Arial"/>
                <w:sz w:val="20"/>
                <w:lang w:val="vi-VN"/>
              </w:rPr>
              <w:t>Sử dụng các tính năng kiểm tra cơ sở dữ liệu, các bản ghi được tạo ra mỗi lần một câu lệnh được kiểm toán được nhập vào. Với các trình kích hoạt, một bản ghi kiểm toán được tạo ra mỗi khi một bảng được kích hoạt được kiểm tra được tham chiếu.</w:t>
            </w:r>
          </w:p>
        </w:tc>
      </w:tr>
      <w:tr w:rsidR="009B29A7" w:rsidRPr="001058B5" w14:paraId="5B055AAA" w14:textId="77777777" w:rsidTr="00B55B3B">
        <w:trPr>
          <w:trHeight w:val="1134"/>
        </w:trPr>
        <w:tc>
          <w:tcPr>
            <w:tcW w:w="1307" w:type="dxa"/>
            <w:tcBorders>
              <w:top w:val="single" w:sz="2" w:space="0" w:color="000000"/>
              <w:bottom w:val="single" w:sz="2" w:space="0" w:color="000000"/>
            </w:tcBorders>
          </w:tcPr>
          <w:p w14:paraId="4ECA7197" w14:textId="77777777" w:rsidR="009B29A7" w:rsidRPr="00536B8E" w:rsidRDefault="009B29A7" w:rsidP="00B55B3B">
            <w:pPr>
              <w:pStyle w:val="TableParagraph"/>
              <w:spacing w:before="63" w:line="213" w:lineRule="auto"/>
              <w:ind w:right="269"/>
              <w:rPr>
                <w:rFonts w:ascii="Arial" w:hAnsi="Arial" w:cs="Arial"/>
                <w:sz w:val="18"/>
              </w:rPr>
            </w:pPr>
            <w:r w:rsidRPr="00536B8E">
              <w:rPr>
                <w:rStyle w:val="shorttext"/>
                <w:rFonts w:ascii="Arial" w:hAnsi="Arial" w:cs="Arial"/>
                <w:sz w:val="20"/>
                <w:lang w:val="vi-VN"/>
              </w:rPr>
              <w:t>Kiểm tra truy cập dữ liệu không thành công</w:t>
            </w:r>
          </w:p>
        </w:tc>
        <w:tc>
          <w:tcPr>
            <w:tcW w:w="6396" w:type="dxa"/>
            <w:tcBorders>
              <w:top w:val="single" w:sz="2" w:space="0" w:color="000000"/>
              <w:bottom w:val="single" w:sz="2" w:space="0" w:color="000000"/>
            </w:tcBorders>
          </w:tcPr>
          <w:p w14:paraId="47747DA7" w14:textId="77777777" w:rsidR="009B29A7" w:rsidRPr="00536B8E" w:rsidRDefault="009B29A7" w:rsidP="00B55B3B">
            <w:pPr>
              <w:pStyle w:val="TableParagraph"/>
              <w:spacing w:before="63" w:line="213" w:lineRule="auto"/>
              <w:ind w:left="93"/>
              <w:rPr>
                <w:rFonts w:ascii="Arial" w:hAnsi="Arial" w:cs="Arial"/>
                <w:sz w:val="18"/>
              </w:rPr>
            </w:pPr>
            <w:r w:rsidRPr="00536B8E">
              <w:rPr>
                <w:rFonts w:ascii="Arial" w:hAnsi="Arial" w:cs="Arial"/>
                <w:sz w:val="20"/>
                <w:lang w:val="vi-VN"/>
              </w:rPr>
              <w:t>Kiểm tra cơ sở dữ liệu có thể được thiết lập để kiểm tra khi truy cập dữ liệu không thành công xảy ra. Tuy nhiên, trừ khi các giao dịch tự quản được sử dụng, bất kỳ thông tin kiểm toán nào được tạo ra bởi trình kích hoạt sẽ được khôi phục nếu câu lệnh kích hoạt được khôi phục. Để biết thêm thông tin về các giao dịch tự trị, hãy xem khái niệm cơ sở dữ liệu Oracle.</w:t>
            </w:r>
          </w:p>
        </w:tc>
      </w:tr>
      <w:tr w:rsidR="009B29A7" w:rsidRPr="001058B5" w14:paraId="601EF9B9" w14:textId="77777777" w:rsidTr="00B55B3B">
        <w:trPr>
          <w:trHeight w:val="731"/>
        </w:trPr>
        <w:tc>
          <w:tcPr>
            <w:tcW w:w="1307" w:type="dxa"/>
            <w:tcBorders>
              <w:top w:val="single" w:sz="2" w:space="0" w:color="000000"/>
              <w:bottom w:val="single" w:sz="4" w:space="0" w:color="000000"/>
            </w:tcBorders>
          </w:tcPr>
          <w:p w14:paraId="77741448" w14:textId="77777777" w:rsidR="009B29A7" w:rsidRPr="00536B8E" w:rsidRDefault="009B29A7" w:rsidP="00B55B3B">
            <w:pPr>
              <w:pStyle w:val="TableParagraph"/>
              <w:spacing w:before="61" w:line="216" w:lineRule="auto"/>
              <w:rPr>
                <w:rFonts w:ascii="Arial" w:hAnsi="Arial" w:cs="Arial"/>
                <w:sz w:val="18"/>
              </w:rPr>
            </w:pPr>
            <w:r w:rsidRPr="00536B8E">
              <w:rPr>
                <w:rStyle w:val="shorttext"/>
                <w:rFonts w:ascii="Arial" w:hAnsi="Arial" w:cs="Arial"/>
                <w:sz w:val="20"/>
                <w:lang w:val="vi-VN"/>
              </w:rPr>
              <w:t>Phiên có thể được kiểm tra</w:t>
            </w:r>
          </w:p>
        </w:tc>
        <w:tc>
          <w:tcPr>
            <w:tcW w:w="6396" w:type="dxa"/>
            <w:tcBorders>
              <w:top w:val="single" w:sz="2" w:space="0" w:color="000000"/>
              <w:bottom w:val="single" w:sz="4" w:space="0" w:color="000000"/>
            </w:tcBorders>
          </w:tcPr>
          <w:p w14:paraId="3B3AF6E8" w14:textId="77777777" w:rsidR="009B29A7" w:rsidRPr="00536B8E" w:rsidRDefault="009B29A7" w:rsidP="00B55B3B">
            <w:pPr>
              <w:pStyle w:val="TableParagraph"/>
              <w:spacing w:before="63" w:line="213" w:lineRule="auto"/>
              <w:ind w:left="93" w:right="159"/>
              <w:rPr>
                <w:rFonts w:ascii="Arial" w:hAnsi="Arial" w:cs="Arial"/>
                <w:sz w:val="18"/>
              </w:rPr>
            </w:pPr>
            <w:r w:rsidRPr="00536B8E">
              <w:rPr>
                <w:rFonts w:ascii="Arial" w:hAnsi="Arial" w:cs="Arial"/>
                <w:sz w:val="20"/>
                <w:lang w:val="vi-VN"/>
              </w:rPr>
              <w:t>Kết nối, ngắt kết nối và hoạt động phiên (I / O vật lý, I / O logic, deadlocks, vv) có thể được ghi lại bằng cách sử dụng kiểm tra cơ sở dữ liệu chuẩn.</w:t>
            </w:r>
          </w:p>
        </w:tc>
      </w:tr>
    </w:tbl>
    <w:p w14:paraId="1F5F0713" w14:textId="77777777" w:rsidR="009B29A7" w:rsidRPr="001058B5" w:rsidRDefault="009B29A7" w:rsidP="009B29A7">
      <w:pPr>
        <w:pStyle w:val="BodyText"/>
        <w:spacing w:before="4"/>
        <w:rPr>
          <w:rFonts w:ascii="Arial" w:hAnsi="Arial" w:cs="Arial"/>
          <w:b/>
          <w:i/>
          <w:sz w:val="23"/>
        </w:rPr>
      </w:pPr>
    </w:p>
    <w:p w14:paraId="1B9F27B7" w14:textId="77777777" w:rsidR="009B29A7" w:rsidRPr="00536B8E" w:rsidRDefault="009B29A7" w:rsidP="009B29A7">
      <w:pPr>
        <w:pStyle w:val="BodyText"/>
        <w:spacing w:line="228" w:lineRule="auto"/>
        <w:ind w:left="1659" w:right="848"/>
        <w:rPr>
          <w:rFonts w:ascii="Arial" w:hAnsi="Arial" w:cs="Arial"/>
        </w:rPr>
      </w:pPr>
      <w:r>
        <w:rPr>
          <w:rFonts w:ascii="Arial" w:hAnsi="Arial" w:cs="Arial"/>
        </w:rPr>
        <w:t>Trong</w:t>
      </w:r>
      <w:r w:rsidRPr="001058B5">
        <w:rPr>
          <w:rFonts w:ascii="Arial" w:hAnsi="Arial" w:cs="Arial"/>
          <w:spacing w:val="-12"/>
        </w:rPr>
        <w:t xml:space="preserve"> </w:t>
      </w:r>
      <w:hyperlink w:anchor="_bookmark1994" w:history="1">
        <w:r>
          <w:rPr>
            <w:rFonts w:ascii="Arial" w:hAnsi="Arial" w:cs="Arial"/>
            <w:color w:val="0000CC"/>
          </w:rPr>
          <w:t>Ví dụ</w:t>
        </w:r>
        <w:r w:rsidRPr="001058B5">
          <w:rPr>
            <w:rFonts w:ascii="Arial" w:hAnsi="Arial" w:cs="Arial"/>
            <w:color w:val="0000CC"/>
            <w:spacing w:val="-12"/>
          </w:rPr>
          <w:t xml:space="preserve"> </w:t>
        </w:r>
        <w:r w:rsidRPr="001058B5">
          <w:rPr>
            <w:rFonts w:ascii="Arial" w:hAnsi="Arial" w:cs="Arial"/>
            <w:color w:val="0000CC"/>
          </w:rPr>
          <w:t>9–26</w:t>
        </w:r>
      </w:hyperlink>
      <w:r w:rsidRPr="001058B5">
        <w:rPr>
          <w:rFonts w:ascii="Arial" w:hAnsi="Arial" w:cs="Arial"/>
        </w:rPr>
        <w:t>,</w:t>
      </w:r>
      <w:r w:rsidRPr="001058B5">
        <w:rPr>
          <w:rFonts w:ascii="Arial" w:hAnsi="Arial" w:cs="Arial"/>
          <w:spacing w:val="-12"/>
        </w:rPr>
        <w:t xml:space="preserve"> </w:t>
      </w:r>
      <w:r w:rsidRPr="00536B8E">
        <w:rPr>
          <w:rFonts w:ascii="Arial" w:hAnsi="Arial" w:cs="Arial"/>
          <w:lang w:val="vi-VN"/>
        </w:rPr>
        <w:t>Kết nối, ngắt kết nối và hoạt động phiên (I / O vật lý, I / O logic, deadlocks, vv) có thể được ghi lại bằng cách sử dụng kiểm tra cơ sở dữ liệu chuẩn.</w:t>
      </w:r>
    </w:p>
    <w:p w14:paraId="43C359B8" w14:textId="77777777" w:rsidR="009B29A7" w:rsidRPr="001058B5" w:rsidRDefault="009B29A7" w:rsidP="009B29A7">
      <w:pPr>
        <w:pStyle w:val="BodyText"/>
        <w:spacing w:before="1"/>
        <w:rPr>
          <w:rFonts w:ascii="Arial" w:hAnsi="Arial" w:cs="Arial"/>
          <w:sz w:val="26"/>
        </w:rPr>
      </w:pPr>
    </w:p>
    <w:p w14:paraId="3855B133" w14:textId="77777777" w:rsidR="009B29A7" w:rsidRPr="00536B8E" w:rsidRDefault="009B29A7" w:rsidP="009B29A7">
      <w:pPr>
        <w:spacing w:before="1"/>
        <w:ind w:left="1660"/>
        <w:rPr>
          <w:rFonts w:ascii="Arial" w:hAnsi="Arial" w:cs="Arial"/>
          <w:b/>
          <w:i/>
          <w:sz w:val="16"/>
        </w:rPr>
      </w:pPr>
      <w:bookmarkStart w:id="1820" w:name="_bookmark1994"/>
      <w:bookmarkEnd w:id="1820"/>
      <w:r w:rsidRPr="00536B8E">
        <w:rPr>
          <w:rFonts w:ascii="Arial" w:hAnsi="Arial" w:cs="Arial"/>
          <w:sz w:val="20"/>
          <w:lang w:val="vi-VN"/>
        </w:rPr>
        <w:t>Ví dụ 9–26 Kích hoạt kiểm tra để ghi lại trước và sau khi thay đổi bảng</w:t>
      </w:r>
    </w:p>
    <w:p w14:paraId="4A7BC4B3" w14:textId="77777777" w:rsidR="009B29A7" w:rsidRPr="001058B5" w:rsidRDefault="009B29A7" w:rsidP="009B29A7">
      <w:pPr>
        <w:spacing w:before="112"/>
        <w:ind w:left="1660"/>
        <w:rPr>
          <w:rFonts w:ascii="Arial" w:hAnsi="Arial" w:cs="Arial"/>
          <w:b/>
          <w:sz w:val="18"/>
        </w:rPr>
      </w:pPr>
      <w:r w:rsidRPr="001058B5">
        <w:rPr>
          <w:rFonts w:ascii="Arial" w:hAnsi="Arial" w:cs="Arial"/>
          <w:b/>
          <w:w w:val="95"/>
          <w:sz w:val="18"/>
        </w:rPr>
        <w:t>/* 1. Create the following table: */</w:t>
      </w:r>
    </w:p>
    <w:p w14:paraId="0935D255"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CREATE TABLE emp_tab (</w:t>
      </w:r>
    </w:p>
    <w:p w14:paraId="70D2CF68"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empno</w:t>
      </w:r>
      <w:r w:rsidRPr="001058B5">
        <w:rPr>
          <w:rFonts w:ascii="Arial" w:hAnsi="Arial" w:cs="Arial"/>
          <w:w w:val="95"/>
          <w:sz w:val="18"/>
        </w:rPr>
        <w:tab/>
        <w:t>NUMBER(4),</w:t>
      </w:r>
    </w:p>
    <w:p w14:paraId="626BC263"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ename</w:t>
      </w:r>
      <w:r w:rsidRPr="001058B5">
        <w:rPr>
          <w:rFonts w:ascii="Arial" w:hAnsi="Arial" w:cs="Arial"/>
          <w:w w:val="95"/>
          <w:sz w:val="18"/>
        </w:rPr>
        <w:tab/>
        <w:t>VARCHAR2(10),</w:t>
      </w:r>
    </w:p>
    <w:p w14:paraId="5B0D48AC"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job</w:t>
      </w:r>
      <w:r w:rsidRPr="001058B5">
        <w:rPr>
          <w:rFonts w:ascii="Arial" w:hAnsi="Arial" w:cs="Arial"/>
          <w:w w:val="95"/>
          <w:sz w:val="18"/>
        </w:rPr>
        <w:tab/>
        <w:t>VARCHAR2(9),</w:t>
      </w:r>
    </w:p>
    <w:p w14:paraId="27A9E03A"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t>mgr</w:t>
      </w:r>
      <w:r w:rsidRPr="001058B5">
        <w:rPr>
          <w:rFonts w:ascii="Arial" w:hAnsi="Arial" w:cs="Arial"/>
          <w:w w:val="95"/>
          <w:sz w:val="18"/>
        </w:rPr>
        <w:tab/>
        <w:t>NUMBER(4),</w:t>
      </w:r>
    </w:p>
    <w:p w14:paraId="3B0BE09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0"/>
          <w:sz w:val="18"/>
        </w:rPr>
        <w:t>hiredate</w:t>
      </w:r>
      <w:r w:rsidRPr="001058B5">
        <w:rPr>
          <w:rFonts w:ascii="Arial" w:hAnsi="Arial" w:cs="Arial"/>
          <w:w w:val="90"/>
          <w:sz w:val="18"/>
        </w:rPr>
        <w:tab/>
      </w:r>
      <w:r w:rsidRPr="001058B5">
        <w:rPr>
          <w:rFonts w:ascii="Arial" w:hAnsi="Arial" w:cs="Arial"/>
          <w:w w:val="95"/>
          <w:sz w:val="18"/>
        </w:rPr>
        <w:t>DATE,</w:t>
      </w:r>
    </w:p>
    <w:p w14:paraId="51B3102A"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sal</w:t>
      </w:r>
      <w:r w:rsidRPr="001058B5">
        <w:rPr>
          <w:rFonts w:ascii="Arial" w:hAnsi="Arial" w:cs="Arial"/>
          <w:w w:val="95"/>
          <w:sz w:val="18"/>
        </w:rPr>
        <w:tab/>
        <w:t>NUMBER(8,2),</w:t>
      </w:r>
    </w:p>
    <w:p w14:paraId="5D7FEDE7"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deptno</w:t>
      </w:r>
      <w:r w:rsidRPr="001058B5">
        <w:rPr>
          <w:rFonts w:ascii="Arial" w:hAnsi="Arial" w:cs="Arial"/>
          <w:w w:val="95"/>
          <w:sz w:val="18"/>
        </w:rPr>
        <w:tab/>
        <w:t>NUMBER(2));</w:t>
      </w:r>
    </w:p>
    <w:p w14:paraId="0FD69E2C" w14:textId="77777777" w:rsidR="009B29A7" w:rsidRPr="001058B5" w:rsidRDefault="009B29A7" w:rsidP="009B29A7">
      <w:pPr>
        <w:pStyle w:val="BodyText"/>
        <w:spacing w:before="9"/>
        <w:rPr>
          <w:rFonts w:ascii="Arial" w:hAnsi="Arial" w:cs="Arial"/>
        </w:rPr>
      </w:pPr>
    </w:p>
    <w:p w14:paraId="377EBD00" w14:textId="77777777" w:rsidR="009B29A7" w:rsidRPr="001058B5" w:rsidRDefault="009B29A7" w:rsidP="009B29A7">
      <w:pPr>
        <w:spacing w:before="1"/>
        <w:ind w:left="1660"/>
        <w:rPr>
          <w:rFonts w:ascii="Arial" w:hAnsi="Arial" w:cs="Arial"/>
          <w:b/>
          <w:sz w:val="18"/>
        </w:rPr>
      </w:pPr>
      <w:r w:rsidRPr="001058B5">
        <w:rPr>
          <w:rFonts w:ascii="Arial" w:hAnsi="Arial" w:cs="Arial"/>
          <w:b/>
          <w:w w:val="95"/>
          <w:sz w:val="18"/>
        </w:rPr>
        <w:t>/* 2. Create a table to capture the audit data. */</w:t>
      </w:r>
    </w:p>
    <w:p w14:paraId="142579A0" w14:textId="77777777" w:rsidR="009B29A7" w:rsidRPr="001058B5" w:rsidRDefault="009B29A7" w:rsidP="009B29A7">
      <w:pPr>
        <w:tabs>
          <w:tab w:val="left" w:pos="3791"/>
        </w:tabs>
        <w:spacing w:before="15" w:line="259" w:lineRule="auto"/>
        <w:ind w:left="1937" w:right="5083" w:hanging="278"/>
        <w:rPr>
          <w:rFonts w:ascii="Arial" w:hAnsi="Arial" w:cs="Arial"/>
          <w:sz w:val="18"/>
        </w:rPr>
      </w:pPr>
      <w:r w:rsidRPr="001058B5">
        <w:rPr>
          <w:rFonts w:ascii="Arial" w:hAnsi="Arial" w:cs="Arial"/>
          <w:w w:val="95"/>
          <w:sz w:val="18"/>
        </w:rPr>
        <w:t xml:space="preserve">CREATE TABLE emp_audit_tab ( </w:t>
      </w:r>
      <w:r w:rsidRPr="001058B5">
        <w:rPr>
          <w:rFonts w:ascii="Arial" w:hAnsi="Arial" w:cs="Arial"/>
          <w:w w:val="90"/>
          <w:sz w:val="18"/>
        </w:rPr>
        <w:t>oldname</w:t>
      </w:r>
      <w:r w:rsidRPr="001058B5">
        <w:rPr>
          <w:rFonts w:ascii="Arial" w:hAnsi="Arial" w:cs="Arial"/>
          <w:w w:val="90"/>
          <w:sz w:val="18"/>
        </w:rPr>
        <w:tab/>
      </w:r>
      <w:r w:rsidRPr="001058B5">
        <w:rPr>
          <w:rFonts w:ascii="Arial" w:hAnsi="Arial" w:cs="Arial"/>
          <w:spacing w:val="-2"/>
          <w:w w:val="85"/>
          <w:sz w:val="18"/>
        </w:rPr>
        <w:t>VARCHAR2(10),</w:t>
      </w:r>
    </w:p>
    <w:p w14:paraId="7CB7B3AE" w14:textId="77777777" w:rsidR="009B29A7" w:rsidRPr="001058B5" w:rsidRDefault="009B29A7" w:rsidP="009B29A7">
      <w:pPr>
        <w:tabs>
          <w:tab w:val="left" w:pos="3791"/>
        </w:tabs>
        <w:ind w:left="1937"/>
        <w:rPr>
          <w:rFonts w:ascii="Arial" w:hAnsi="Arial" w:cs="Arial"/>
          <w:sz w:val="18"/>
        </w:rPr>
      </w:pPr>
      <w:r w:rsidRPr="001058B5">
        <w:rPr>
          <w:rFonts w:ascii="Arial" w:hAnsi="Arial" w:cs="Arial"/>
          <w:w w:val="95"/>
          <w:sz w:val="18"/>
        </w:rPr>
        <w:t>oldjob</w:t>
      </w:r>
      <w:r w:rsidRPr="001058B5">
        <w:rPr>
          <w:rFonts w:ascii="Arial" w:hAnsi="Arial" w:cs="Arial"/>
          <w:w w:val="95"/>
          <w:sz w:val="18"/>
        </w:rPr>
        <w:tab/>
        <w:t>VARCHAR2(9),</w:t>
      </w:r>
    </w:p>
    <w:p w14:paraId="2E75222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oldsal</w:t>
      </w:r>
      <w:r w:rsidRPr="001058B5">
        <w:rPr>
          <w:rFonts w:ascii="Arial" w:hAnsi="Arial" w:cs="Arial"/>
          <w:w w:val="95"/>
          <w:sz w:val="18"/>
        </w:rPr>
        <w:tab/>
      </w:r>
      <w:r w:rsidRPr="001058B5">
        <w:rPr>
          <w:rFonts w:ascii="Arial" w:hAnsi="Arial" w:cs="Arial"/>
          <w:w w:val="85"/>
          <w:sz w:val="18"/>
        </w:rPr>
        <w:t>NUMBER</w:t>
      </w:r>
      <w:r w:rsidRPr="001058B5">
        <w:rPr>
          <w:rFonts w:ascii="Arial" w:hAnsi="Arial" w:cs="Arial"/>
          <w:spacing w:val="1"/>
          <w:w w:val="85"/>
          <w:sz w:val="18"/>
        </w:rPr>
        <w:t xml:space="preserve"> </w:t>
      </w:r>
      <w:r w:rsidRPr="001058B5">
        <w:rPr>
          <w:rFonts w:ascii="Arial" w:hAnsi="Arial" w:cs="Arial"/>
          <w:w w:val="85"/>
          <w:sz w:val="18"/>
        </w:rPr>
        <w:t>(8,2),</w:t>
      </w:r>
    </w:p>
    <w:p w14:paraId="5EAB3902"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0"/>
          <w:sz w:val="18"/>
        </w:rPr>
        <w:t>newname</w:t>
      </w:r>
      <w:r w:rsidRPr="001058B5">
        <w:rPr>
          <w:rFonts w:ascii="Arial" w:hAnsi="Arial" w:cs="Arial"/>
          <w:w w:val="90"/>
          <w:sz w:val="18"/>
        </w:rPr>
        <w:tab/>
      </w:r>
      <w:r w:rsidRPr="001058B5">
        <w:rPr>
          <w:rFonts w:ascii="Arial" w:hAnsi="Arial" w:cs="Arial"/>
          <w:w w:val="95"/>
          <w:sz w:val="18"/>
        </w:rPr>
        <w:t>VARCHAR2(10),</w:t>
      </w:r>
    </w:p>
    <w:p w14:paraId="69B6E694"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newjob</w:t>
      </w:r>
      <w:r w:rsidRPr="001058B5">
        <w:rPr>
          <w:rFonts w:ascii="Arial" w:hAnsi="Arial" w:cs="Arial"/>
          <w:w w:val="95"/>
          <w:sz w:val="18"/>
        </w:rPr>
        <w:tab/>
        <w:t>VARCHAR2(9),</w:t>
      </w:r>
    </w:p>
    <w:p w14:paraId="28B8A857"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lastRenderedPageBreak/>
        <w:t>newsal</w:t>
      </w:r>
      <w:r w:rsidRPr="001058B5">
        <w:rPr>
          <w:rFonts w:ascii="Arial" w:hAnsi="Arial" w:cs="Arial"/>
          <w:w w:val="95"/>
          <w:sz w:val="18"/>
        </w:rPr>
        <w:tab/>
        <w:t>NUMBER(8,2),</w:t>
      </w:r>
    </w:p>
    <w:p w14:paraId="4F1ECCA6"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user1</w:t>
      </w:r>
      <w:r w:rsidRPr="001058B5">
        <w:rPr>
          <w:rFonts w:ascii="Arial" w:hAnsi="Arial" w:cs="Arial"/>
          <w:w w:val="95"/>
          <w:sz w:val="18"/>
        </w:rPr>
        <w:tab/>
        <w:t>varchar2(10),</w:t>
      </w:r>
    </w:p>
    <w:p w14:paraId="6B9DDB3D"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21F09252" w14:textId="77777777" w:rsidR="009B29A7" w:rsidRPr="001058B5" w:rsidRDefault="009B29A7" w:rsidP="009B29A7">
      <w:pPr>
        <w:pStyle w:val="BodyText"/>
        <w:rPr>
          <w:rFonts w:ascii="Arial" w:hAnsi="Arial" w:cs="Arial"/>
        </w:rPr>
      </w:pPr>
    </w:p>
    <w:p w14:paraId="252A21A4" w14:textId="77777777" w:rsidR="009B29A7" w:rsidRPr="001058B5" w:rsidRDefault="009B29A7" w:rsidP="009B29A7">
      <w:pPr>
        <w:pStyle w:val="BodyText"/>
        <w:spacing w:before="7"/>
        <w:rPr>
          <w:rFonts w:ascii="Arial" w:hAnsi="Arial" w:cs="Arial"/>
          <w:sz w:val="18"/>
        </w:rPr>
      </w:pPr>
    </w:p>
    <w:p w14:paraId="5C595FDA" w14:textId="77777777" w:rsidR="009B29A7" w:rsidRPr="001058B5" w:rsidRDefault="009B29A7" w:rsidP="009B29A7">
      <w:pPr>
        <w:tabs>
          <w:tab w:val="left" w:pos="4391"/>
        </w:tabs>
        <w:ind w:left="2538"/>
        <w:rPr>
          <w:rFonts w:ascii="Arial" w:hAnsi="Arial" w:cs="Arial"/>
          <w:sz w:val="18"/>
        </w:rPr>
      </w:pPr>
      <w:r w:rsidRPr="001058B5">
        <w:rPr>
          <w:rFonts w:ascii="Arial" w:hAnsi="Arial" w:cs="Arial"/>
          <w:w w:val="90"/>
          <w:sz w:val="18"/>
        </w:rPr>
        <w:t>systemdate</w:t>
      </w:r>
      <w:r w:rsidRPr="001058B5">
        <w:rPr>
          <w:rFonts w:ascii="Arial" w:hAnsi="Arial" w:cs="Arial"/>
          <w:w w:val="90"/>
          <w:sz w:val="18"/>
        </w:rPr>
        <w:tab/>
      </w:r>
      <w:r w:rsidRPr="001058B5">
        <w:rPr>
          <w:rFonts w:ascii="Arial" w:hAnsi="Arial" w:cs="Arial"/>
          <w:w w:val="95"/>
          <w:sz w:val="18"/>
        </w:rPr>
        <w:t>TIMESTAMP);</w:t>
      </w:r>
    </w:p>
    <w:p w14:paraId="6BBF0EC7" w14:textId="77777777" w:rsidR="009B29A7" w:rsidRPr="001058B5" w:rsidRDefault="009B29A7" w:rsidP="009B29A7">
      <w:pPr>
        <w:pStyle w:val="BodyText"/>
        <w:spacing w:before="9"/>
        <w:rPr>
          <w:rFonts w:ascii="Arial" w:hAnsi="Arial" w:cs="Arial"/>
        </w:rPr>
      </w:pPr>
    </w:p>
    <w:p w14:paraId="1BA6C74E" w14:textId="77777777" w:rsidR="009B29A7" w:rsidRPr="001058B5" w:rsidRDefault="009B29A7" w:rsidP="009B29A7">
      <w:pPr>
        <w:spacing w:line="259" w:lineRule="auto"/>
        <w:ind w:left="2815" w:hanging="556"/>
        <w:rPr>
          <w:rFonts w:ascii="Arial" w:hAnsi="Arial" w:cs="Arial"/>
          <w:b/>
          <w:sz w:val="18"/>
        </w:rPr>
      </w:pPr>
      <w:r w:rsidRPr="001058B5">
        <w:rPr>
          <w:rFonts w:ascii="Arial" w:hAnsi="Arial" w:cs="Arial"/>
          <w:b/>
          <w:w w:val="95"/>
          <w:sz w:val="18"/>
        </w:rPr>
        <w:t>/*</w:t>
      </w:r>
      <w:r w:rsidRPr="001058B5">
        <w:rPr>
          <w:rFonts w:ascii="Arial" w:hAnsi="Arial" w:cs="Arial"/>
          <w:b/>
          <w:spacing w:val="-53"/>
          <w:w w:val="95"/>
          <w:sz w:val="18"/>
        </w:rPr>
        <w:t xml:space="preserve"> </w:t>
      </w:r>
      <w:r w:rsidRPr="001058B5">
        <w:rPr>
          <w:rFonts w:ascii="Arial" w:hAnsi="Arial" w:cs="Arial"/>
          <w:b/>
          <w:w w:val="95"/>
          <w:sz w:val="18"/>
        </w:rPr>
        <w:t>3.</w:t>
      </w:r>
      <w:r w:rsidRPr="001058B5">
        <w:rPr>
          <w:rFonts w:ascii="Arial" w:hAnsi="Arial" w:cs="Arial"/>
          <w:b/>
          <w:spacing w:val="-53"/>
          <w:w w:val="95"/>
          <w:sz w:val="18"/>
        </w:rPr>
        <w:t xml:space="preserve"> </w:t>
      </w:r>
      <w:r w:rsidRPr="001058B5">
        <w:rPr>
          <w:rFonts w:ascii="Arial" w:hAnsi="Arial" w:cs="Arial"/>
          <w:b/>
          <w:w w:val="95"/>
          <w:sz w:val="18"/>
        </w:rPr>
        <w:t>Create</w:t>
      </w:r>
      <w:r w:rsidRPr="001058B5">
        <w:rPr>
          <w:rFonts w:ascii="Arial" w:hAnsi="Arial" w:cs="Arial"/>
          <w:b/>
          <w:spacing w:val="-53"/>
          <w:w w:val="95"/>
          <w:sz w:val="18"/>
        </w:rPr>
        <w:t xml:space="preserve"> </w:t>
      </w:r>
      <w:r w:rsidRPr="001058B5">
        <w:rPr>
          <w:rFonts w:ascii="Arial" w:hAnsi="Arial" w:cs="Arial"/>
          <w:b/>
          <w:w w:val="95"/>
          <w:sz w:val="18"/>
        </w:rPr>
        <w:t>a</w:t>
      </w:r>
      <w:r w:rsidRPr="001058B5">
        <w:rPr>
          <w:rFonts w:ascii="Arial" w:hAnsi="Arial" w:cs="Arial"/>
          <w:b/>
          <w:spacing w:val="-53"/>
          <w:w w:val="95"/>
          <w:sz w:val="18"/>
        </w:rPr>
        <w:t xml:space="preserve"> </w:t>
      </w:r>
      <w:r w:rsidRPr="001058B5">
        <w:rPr>
          <w:rFonts w:ascii="Arial" w:hAnsi="Arial" w:cs="Arial"/>
          <w:b/>
          <w:w w:val="95"/>
          <w:sz w:val="18"/>
        </w:rPr>
        <w:t>trigger</w:t>
      </w:r>
      <w:r w:rsidRPr="001058B5">
        <w:rPr>
          <w:rFonts w:ascii="Arial" w:hAnsi="Arial" w:cs="Arial"/>
          <w:b/>
          <w:spacing w:val="-53"/>
          <w:w w:val="95"/>
          <w:sz w:val="18"/>
        </w:rPr>
        <w:t xml:space="preserve"> </w:t>
      </w:r>
      <w:r w:rsidRPr="001058B5">
        <w:rPr>
          <w:rFonts w:ascii="Arial" w:hAnsi="Arial" w:cs="Arial"/>
          <w:b/>
          <w:w w:val="95"/>
          <w:sz w:val="18"/>
        </w:rPr>
        <w:t>to</w:t>
      </w:r>
      <w:r w:rsidRPr="001058B5">
        <w:rPr>
          <w:rFonts w:ascii="Arial" w:hAnsi="Arial" w:cs="Arial"/>
          <w:b/>
          <w:spacing w:val="-53"/>
          <w:w w:val="95"/>
          <w:sz w:val="18"/>
        </w:rPr>
        <w:t xml:space="preserve"> </w:t>
      </w:r>
      <w:r w:rsidRPr="001058B5">
        <w:rPr>
          <w:rFonts w:ascii="Arial" w:hAnsi="Arial" w:cs="Arial"/>
          <w:b/>
          <w:w w:val="95"/>
          <w:sz w:val="18"/>
        </w:rPr>
        <w:t>record</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old</w:t>
      </w:r>
      <w:r w:rsidRPr="001058B5">
        <w:rPr>
          <w:rFonts w:ascii="Arial" w:hAnsi="Arial" w:cs="Arial"/>
          <w:b/>
          <w:spacing w:val="-53"/>
          <w:w w:val="95"/>
          <w:sz w:val="18"/>
        </w:rPr>
        <w:t xml:space="preserve"> </w:t>
      </w:r>
      <w:r w:rsidRPr="001058B5">
        <w:rPr>
          <w:rFonts w:ascii="Arial" w:hAnsi="Arial" w:cs="Arial"/>
          <w:b/>
          <w:w w:val="95"/>
          <w:sz w:val="18"/>
        </w:rPr>
        <w:t>and</w:t>
      </w:r>
      <w:r w:rsidRPr="001058B5">
        <w:rPr>
          <w:rFonts w:ascii="Arial" w:hAnsi="Arial" w:cs="Arial"/>
          <w:b/>
          <w:spacing w:val="-54"/>
          <w:w w:val="95"/>
          <w:sz w:val="18"/>
        </w:rPr>
        <w:t xml:space="preserve"> </w:t>
      </w:r>
      <w:r w:rsidRPr="001058B5">
        <w:rPr>
          <w:rFonts w:ascii="Arial" w:hAnsi="Arial" w:cs="Arial"/>
          <w:b/>
          <w:w w:val="95"/>
          <w:sz w:val="18"/>
        </w:rPr>
        <w:t>new</w:t>
      </w:r>
      <w:r w:rsidRPr="001058B5">
        <w:rPr>
          <w:rFonts w:ascii="Arial" w:hAnsi="Arial" w:cs="Arial"/>
          <w:b/>
          <w:spacing w:val="-53"/>
          <w:w w:val="95"/>
          <w:sz w:val="18"/>
        </w:rPr>
        <w:t xml:space="preserve"> </w:t>
      </w:r>
      <w:r w:rsidRPr="001058B5">
        <w:rPr>
          <w:rFonts w:ascii="Arial" w:hAnsi="Arial" w:cs="Arial"/>
          <w:b/>
          <w:w w:val="95"/>
          <w:sz w:val="18"/>
        </w:rPr>
        <w:t>values,</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author</w:t>
      </w:r>
      <w:r w:rsidRPr="001058B5">
        <w:rPr>
          <w:rFonts w:ascii="Arial" w:hAnsi="Arial" w:cs="Arial"/>
          <w:b/>
          <w:spacing w:val="-53"/>
          <w:w w:val="95"/>
          <w:sz w:val="18"/>
        </w:rPr>
        <w:t xml:space="preserve"> </w:t>
      </w:r>
      <w:r w:rsidRPr="001058B5">
        <w:rPr>
          <w:rFonts w:ascii="Arial" w:hAnsi="Arial" w:cs="Arial"/>
          <w:b/>
          <w:w w:val="95"/>
          <w:sz w:val="18"/>
        </w:rPr>
        <w:t>of</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change, and when the change took place. */</w:t>
      </w:r>
    </w:p>
    <w:p w14:paraId="6838BB19" w14:textId="77777777" w:rsidR="009B29A7" w:rsidRPr="001058B5" w:rsidRDefault="009B29A7" w:rsidP="009B29A7">
      <w:pPr>
        <w:spacing w:line="259" w:lineRule="auto"/>
        <w:ind w:left="2444" w:right="3641" w:hanging="185"/>
        <w:rPr>
          <w:rFonts w:ascii="Arial" w:hAnsi="Arial" w:cs="Arial"/>
          <w:sz w:val="18"/>
        </w:rPr>
      </w:pPr>
      <w:r w:rsidRPr="001058B5">
        <w:rPr>
          <w:rFonts w:ascii="Arial" w:hAnsi="Arial" w:cs="Arial"/>
          <w:w w:val="95"/>
          <w:sz w:val="18"/>
        </w:rPr>
        <w:t>CREATE OR REPLACE TRIGGER emp_audit_trig AFTER</w:t>
      </w:r>
      <w:r w:rsidRPr="001058B5">
        <w:rPr>
          <w:rFonts w:ascii="Arial" w:hAnsi="Arial" w:cs="Arial"/>
          <w:spacing w:val="-62"/>
          <w:w w:val="95"/>
          <w:sz w:val="18"/>
        </w:rPr>
        <w:t xml:space="preserve"> </w:t>
      </w:r>
      <w:r w:rsidRPr="001058B5">
        <w:rPr>
          <w:rFonts w:ascii="Arial" w:hAnsi="Arial" w:cs="Arial"/>
          <w:w w:val="95"/>
          <w:sz w:val="18"/>
        </w:rPr>
        <w:t>INSERT</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DELETE</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UPDATE</w:t>
      </w:r>
      <w:r w:rsidRPr="001058B5">
        <w:rPr>
          <w:rFonts w:ascii="Arial" w:hAnsi="Arial" w:cs="Arial"/>
          <w:spacing w:val="-63"/>
          <w:w w:val="95"/>
          <w:sz w:val="18"/>
        </w:rPr>
        <w:t xml:space="preserve"> </w:t>
      </w:r>
      <w:r w:rsidRPr="001058B5">
        <w:rPr>
          <w:rFonts w:ascii="Arial" w:hAnsi="Arial" w:cs="Arial"/>
          <w:w w:val="95"/>
          <w:sz w:val="18"/>
        </w:rPr>
        <w:t>ON</w:t>
      </w:r>
      <w:r w:rsidRPr="001058B5">
        <w:rPr>
          <w:rFonts w:ascii="Arial" w:hAnsi="Arial" w:cs="Arial"/>
          <w:spacing w:val="-63"/>
          <w:w w:val="95"/>
          <w:sz w:val="18"/>
        </w:rPr>
        <w:t xml:space="preserve"> </w:t>
      </w:r>
      <w:r w:rsidRPr="001058B5">
        <w:rPr>
          <w:rFonts w:ascii="Arial" w:hAnsi="Arial" w:cs="Arial"/>
          <w:w w:val="95"/>
          <w:sz w:val="18"/>
        </w:rPr>
        <w:t>emp_tab FOR EACH ROW</w:t>
      </w:r>
    </w:p>
    <w:p w14:paraId="636E9E06"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BEGIN</w:t>
      </w:r>
    </w:p>
    <w:p w14:paraId="25B13442" w14:textId="77777777" w:rsidR="009B29A7" w:rsidRPr="001058B5" w:rsidRDefault="009B29A7" w:rsidP="009B29A7">
      <w:pPr>
        <w:spacing w:before="17" w:line="259" w:lineRule="auto"/>
        <w:ind w:left="2538" w:right="5029"/>
        <w:rPr>
          <w:rFonts w:ascii="Arial" w:hAnsi="Arial" w:cs="Arial"/>
          <w:sz w:val="18"/>
        </w:rPr>
      </w:pP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INTO</w:t>
      </w:r>
      <w:r w:rsidRPr="001058B5">
        <w:rPr>
          <w:rFonts w:ascii="Arial" w:hAnsi="Arial" w:cs="Arial"/>
          <w:spacing w:val="-44"/>
          <w:w w:val="90"/>
          <w:sz w:val="18"/>
        </w:rPr>
        <w:t xml:space="preserve"> </w:t>
      </w:r>
      <w:r w:rsidRPr="001058B5">
        <w:rPr>
          <w:rFonts w:ascii="Arial" w:hAnsi="Arial" w:cs="Arial"/>
          <w:w w:val="90"/>
          <w:sz w:val="18"/>
        </w:rPr>
        <w:t>emp_audit_tab</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oldname, oldjob, oldsal, newname, newjob, newsal, user1,</w:t>
      </w:r>
      <w:r w:rsidRPr="001058B5">
        <w:rPr>
          <w:rFonts w:ascii="Arial" w:hAnsi="Arial" w:cs="Arial"/>
          <w:spacing w:val="-27"/>
          <w:w w:val="95"/>
          <w:sz w:val="18"/>
        </w:rPr>
        <w:t xml:space="preserve"> </w:t>
      </w:r>
      <w:r w:rsidRPr="001058B5">
        <w:rPr>
          <w:rFonts w:ascii="Arial" w:hAnsi="Arial" w:cs="Arial"/>
          <w:w w:val="95"/>
          <w:sz w:val="18"/>
        </w:rPr>
        <w:t>systemdate</w:t>
      </w:r>
    </w:p>
    <w:p w14:paraId="1A2E86EB" w14:textId="77777777" w:rsidR="009B29A7" w:rsidRPr="001058B5" w:rsidRDefault="009B29A7" w:rsidP="009B29A7">
      <w:pPr>
        <w:spacing w:line="203" w:lineRule="exact"/>
        <w:ind w:left="2444"/>
        <w:rPr>
          <w:rFonts w:ascii="Arial" w:hAnsi="Arial" w:cs="Arial"/>
          <w:sz w:val="18"/>
        </w:rPr>
      </w:pPr>
      <w:r w:rsidRPr="001058B5">
        <w:rPr>
          <w:rFonts w:ascii="Arial" w:hAnsi="Arial" w:cs="Arial"/>
          <w:w w:val="86"/>
          <w:sz w:val="18"/>
        </w:rPr>
        <w:t>)</w:t>
      </w:r>
    </w:p>
    <w:p w14:paraId="05FAAF08"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VALUES (</w:t>
      </w:r>
    </w:p>
    <w:p w14:paraId="7D196838" w14:textId="77777777" w:rsidR="009B29A7" w:rsidRPr="001058B5" w:rsidRDefault="009B29A7" w:rsidP="009B29A7">
      <w:pPr>
        <w:spacing w:before="17"/>
        <w:ind w:left="2630"/>
        <w:rPr>
          <w:rFonts w:ascii="Arial" w:hAnsi="Arial" w:cs="Arial"/>
          <w:sz w:val="18"/>
        </w:rPr>
      </w:pPr>
      <w:r w:rsidRPr="001058B5">
        <w:rPr>
          <w:rFonts w:ascii="Arial" w:hAnsi="Arial" w:cs="Arial"/>
          <w:w w:val="95"/>
          <w:sz w:val="18"/>
        </w:rPr>
        <w:t>:OLD.ename, :OLD.job, :OLD.sal,</w:t>
      </w:r>
    </w:p>
    <w:p w14:paraId="52C033E3" w14:textId="77777777" w:rsidR="009B29A7" w:rsidRPr="001058B5" w:rsidRDefault="009B29A7" w:rsidP="009B29A7">
      <w:pPr>
        <w:spacing w:before="15" w:line="259" w:lineRule="auto"/>
        <w:ind w:left="2630" w:right="4514"/>
        <w:rPr>
          <w:rFonts w:ascii="Arial" w:hAnsi="Arial" w:cs="Arial"/>
          <w:sz w:val="18"/>
        </w:rPr>
      </w:pPr>
      <w:r w:rsidRPr="001058B5">
        <w:rPr>
          <w:rFonts w:ascii="Arial" w:hAnsi="Arial" w:cs="Arial"/>
          <w:w w:val="85"/>
          <w:sz w:val="18"/>
        </w:rPr>
        <w:t xml:space="preserve">:NEW.ename, :NEW.job, :NEW.sal, </w:t>
      </w:r>
      <w:r w:rsidRPr="001058B5">
        <w:rPr>
          <w:rFonts w:ascii="Arial" w:hAnsi="Arial" w:cs="Arial"/>
          <w:w w:val="95"/>
          <w:sz w:val="18"/>
        </w:rPr>
        <w:t>user, sysdate</w:t>
      </w:r>
    </w:p>
    <w:p w14:paraId="32937BEF" w14:textId="77777777" w:rsidR="009B29A7" w:rsidRPr="001058B5" w:rsidRDefault="009B29A7" w:rsidP="009B29A7">
      <w:pPr>
        <w:spacing w:line="259" w:lineRule="auto"/>
        <w:ind w:left="2260" w:right="7432" w:firstLine="184"/>
        <w:rPr>
          <w:rFonts w:ascii="Arial" w:hAnsi="Arial" w:cs="Arial"/>
          <w:sz w:val="18"/>
        </w:rPr>
      </w:pPr>
      <w:r w:rsidRPr="001058B5">
        <w:rPr>
          <w:rFonts w:ascii="Arial" w:hAnsi="Arial" w:cs="Arial"/>
          <w:w w:val="85"/>
          <w:sz w:val="18"/>
        </w:rPr>
        <w:t>); END;</w:t>
      </w:r>
    </w:p>
    <w:p w14:paraId="5F064BF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86"/>
          <w:sz w:val="18"/>
        </w:rPr>
        <w:t>/</w:t>
      </w:r>
    </w:p>
    <w:p w14:paraId="0F9C9819" w14:textId="77777777" w:rsidR="009B29A7" w:rsidRPr="001058B5" w:rsidRDefault="009B29A7" w:rsidP="009B29A7">
      <w:pPr>
        <w:pStyle w:val="BodyText"/>
        <w:spacing w:before="2"/>
        <w:rPr>
          <w:rFonts w:ascii="Arial" w:hAnsi="Arial" w:cs="Arial"/>
          <w:sz w:val="19"/>
        </w:rPr>
      </w:pPr>
    </w:p>
    <w:p w14:paraId="0583C35D" w14:textId="77777777" w:rsidR="009B29A7" w:rsidRPr="00536B8E" w:rsidRDefault="009B29A7" w:rsidP="009B29A7">
      <w:pPr>
        <w:pStyle w:val="BodyText"/>
        <w:spacing w:line="228" w:lineRule="auto"/>
        <w:ind w:left="2259" w:right="93"/>
        <w:rPr>
          <w:rFonts w:ascii="Arial" w:hAnsi="Arial" w:cs="Arial"/>
        </w:rPr>
      </w:pPr>
      <w:r w:rsidRPr="00536B8E">
        <w:rPr>
          <w:rFonts w:ascii="Arial" w:hAnsi="Arial" w:cs="Arial"/>
          <w:lang w:val="vi-VN"/>
        </w:rPr>
        <w:t>Để kiểm tra kích hoạt này, thêm một hàng vào bảng emp_tab, và sau đó thay đổi giá trị cột ename, job hoặc sal trong bảng emp_tab. Sau đó truy vấn bảng emp_audit_tab để tìm dữ liệu kiểm toán</w:t>
      </w:r>
      <w:r w:rsidRPr="00536B8E">
        <w:rPr>
          <w:rFonts w:ascii="Arial" w:hAnsi="Arial" w:cs="Arial"/>
        </w:rPr>
        <w:t>.</w:t>
      </w:r>
    </w:p>
    <w:p w14:paraId="2AEA76D1" w14:textId="77777777" w:rsidR="009B29A7" w:rsidRPr="001058B5" w:rsidRDefault="009B29A7" w:rsidP="009B29A7">
      <w:pPr>
        <w:pStyle w:val="BodyText"/>
        <w:spacing w:before="11"/>
        <w:rPr>
          <w:rFonts w:ascii="Arial" w:hAnsi="Arial" w:cs="Arial"/>
          <w:sz w:val="27"/>
        </w:rPr>
      </w:pPr>
    </w:p>
    <w:p w14:paraId="7FDCF3F5" w14:textId="77777777" w:rsidR="009B29A7" w:rsidRPr="001058B5" w:rsidRDefault="009B29A7" w:rsidP="009B29A7">
      <w:pPr>
        <w:pStyle w:val="Heading3"/>
        <w:ind w:left="14" w:right="4978"/>
        <w:jc w:val="center"/>
      </w:pPr>
      <w:bookmarkStart w:id="1821" w:name="Managing_Audit_Trail_Records"/>
      <w:bookmarkStart w:id="1822" w:name="_bookmark1995"/>
      <w:bookmarkEnd w:id="1821"/>
      <w:bookmarkEnd w:id="1822"/>
      <w:r>
        <w:t>Quản lí bản ghi Audit Trail</w:t>
      </w:r>
    </w:p>
    <w:p w14:paraId="5A87FB82" w14:textId="77777777" w:rsidR="009B29A7" w:rsidRPr="001058B5" w:rsidRDefault="009B29A7" w:rsidP="009B29A7">
      <w:pPr>
        <w:pStyle w:val="BodyText"/>
        <w:spacing w:before="81"/>
        <w:ind w:left="2260"/>
        <w:rPr>
          <w:rFonts w:ascii="Arial" w:hAnsi="Arial" w:cs="Arial"/>
        </w:rPr>
      </w:pPr>
      <w:r>
        <w:rPr>
          <w:rFonts w:ascii="Arial" w:hAnsi="Arial" w:cs="Arial"/>
        </w:rPr>
        <w:t>Phần này chứa</w:t>
      </w:r>
      <w:r w:rsidRPr="001058B5">
        <w:rPr>
          <w:rFonts w:ascii="Arial" w:hAnsi="Arial" w:cs="Arial"/>
        </w:rPr>
        <w:t>:</w:t>
      </w:r>
    </w:p>
    <w:p w14:paraId="2DC88DA8" w14:textId="77777777" w:rsidR="009B29A7" w:rsidRPr="001058B5" w:rsidRDefault="008D1AB8" w:rsidP="009B29A7">
      <w:pPr>
        <w:pStyle w:val="ListParagraph"/>
        <w:numPr>
          <w:ilvl w:val="0"/>
          <w:numId w:val="39"/>
        </w:numPr>
        <w:tabs>
          <w:tab w:val="left" w:pos="2620"/>
        </w:tabs>
        <w:ind w:hanging="359"/>
        <w:rPr>
          <w:rFonts w:ascii="Arial" w:hAnsi="Arial" w:cs="Arial"/>
          <w:sz w:val="20"/>
        </w:rPr>
      </w:pPr>
      <w:hyperlink w:anchor="_bookmark1996" w:history="1">
        <w:r w:rsidR="009B29A7">
          <w:rPr>
            <w:rFonts w:ascii="Arial" w:hAnsi="Arial" w:cs="Arial"/>
            <w:color w:val="0000CC"/>
            <w:sz w:val="20"/>
          </w:rPr>
          <w:t>thông</w:t>
        </w:r>
      </w:hyperlink>
      <w:r w:rsidR="009B29A7">
        <w:rPr>
          <w:rFonts w:ascii="Arial" w:hAnsi="Arial" w:cs="Arial"/>
          <w:color w:val="0000CC"/>
          <w:sz w:val="20"/>
        </w:rPr>
        <w:t xml:space="preserve"> tin về audit trail records</w:t>
      </w:r>
    </w:p>
    <w:p w14:paraId="01EF414C" w14:textId="77777777" w:rsidR="009B29A7" w:rsidRPr="001058B5" w:rsidRDefault="008D1AB8" w:rsidP="009B29A7">
      <w:pPr>
        <w:pStyle w:val="ListParagraph"/>
        <w:numPr>
          <w:ilvl w:val="0"/>
          <w:numId w:val="39"/>
        </w:numPr>
        <w:tabs>
          <w:tab w:val="left" w:pos="2620"/>
        </w:tabs>
        <w:spacing w:before="112"/>
        <w:ind w:hanging="359"/>
        <w:rPr>
          <w:rFonts w:ascii="Arial" w:hAnsi="Arial" w:cs="Arial"/>
          <w:sz w:val="20"/>
        </w:rPr>
      </w:pPr>
      <w:hyperlink w:anchor="_bookmark1999" w:history="1">
        <w:r w:rsidR="009B29A7">
          <w:rPr>
            <w:rFonts w:ascii="Arial" w:hAnsi="Arial" w:cs="Arial"/>
            <w:color w:val="0000CC"/>
            <w:sz w:val="20"/>
          </w:rPr>
          <w:t>quản lí</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52A8BD3A" w14:textId="77777777" w:rsidR="009B29A7" w:rsidRPr="001058B5" w:rsidRDefault="008D1AB8" w:rsidP="009B29A7">
      <w:pPr>
        <w:pStyle w:val="ListParagraph"/>
        <w:numPr>
          <w:ilvl w:val="0"/>
          <w:numId w:val="39"/>
        </w:numPr>
        <w:tabs>
          <w:tab w:val="left" w:pos="2620"/>
        </w:tabs>
        <w:ind w:hanging="359"/>
        <w:rPr>
          <w:rFonts w:ascii="Arial" w:hAnsi="Arial" w:cs="Arial"/>
          <w:sz w:val="20"/>
        </w:rPr>
      </w:pPr>
      <w:hyperlink w:anchor="_bookmark2029" w:history="1">
        <w:r w:rsidR="009B29A7">
          <w:rPr>
            <w:rFonts w:ascii="Arial" w:hAnsi="Arial" w:cs="Arial"/>
            <w:color w:val="0000CC"/>
            <w:sz w:val="20"/>
          </w:rPr>
          <w:t>quản lí</w:t>
        </w:r>
        <w:r w:rsidR="009B29A7" w:rsidRPr="001058B5">
          <w:rPr>
            <w:rFonts w:ascii="Arial" w:hAnsi="Arial" w:cs="Arial"/>
            <w:color w:val="0000CC"/>
            <w:sz w:val="20"/>
          </w:rPr>
          <w:t xml:space="preserve"> Operating System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2E7031E4" w14:textId="77777777" w:rsidR="009B29A7" w:rsidRPr="001058B5" w:rsidRDefault="009B29A7" w:rsidP="009B29A7">
      <w:pPr>
        <w:pStyle w:val="BodyText"/>
        <w:spacing w:before="6"/>
        <w:rPr>
          <w:rFonts w:ascii="Arial" w:hAnsi="Arial" w:cs="Arial"/>
          <w:sz w:val="25"/>
        </w:rPr>
      </w:pPr>
    </w:p>
    <w:p w14:paraId="2136BDD0" w14:textId="77777777" w:rsidR="009B29A7" w:rsidRPr="001058B5" w:rsidRDefault="009B29A7" w:rsidP="009B29A7">
      <w:pPr>
        <w:pStyle w:val="Heading4"/>
      </w:pPr>
      <w:bookmarkStart w:id="1823" w:name="About_Audit_Records"/>
      <w:bookmarkStart w:id="1824" w:name="_bookmark1996"/>
      <w:bookmarkEnd w:id="1823"/>
      <w:bookmarkEnd w:id="1824"/>
      <w:r>
        <w:t>Thông tin về audit trail records</w:t>
      </w:r>
    </w:p>
    <w:p w14:paraId="4C1CA110" w14:textId="77777777" w:rsidR="009B29A7" w:rsidRPr="00536B8E" w:rsidRDefault="009B29A7" w:rsidP="009B29A7">
      <w:pPr>
        <w:pStyle w:val="BodyText"/>
        <w:spacing w:before="83" w:line="228" w:lineRule="auto"/>
        <w:ind w:left="2260" w:right="172"/>
        <w:rPr>
          <w:rFonts w:ascii="Arial" w:hAnsi="Arial" w:cs="Arial"/>
        </w:rPr>
      </w:pPr>
      <w:r w:rsidRPr="00536B8E">
        <w:rPr>
          <w:rFonts w:ascii="Arial" w:hAnsi="Arial" w:cs="Arial"/>
          <w:lang w:val="vi-VN"/>
        </w:rPr>
        <w:t>Bản ghi kiểm toán bao gồm thông tin về hoạt động đã được kiểm tra, người dùng đã thực hiện thao tác2 và ngày giờ hoạt động. Tùy thuộc vào loại kiểm toán bạn chọn, bạn có thể ghi bản ghi kiểm toán vào bảng từ điển dữ liệu, được gọi là đường dẫn kiểm tra cơ sở dữ liệu hoặc trong các tệp hệ điều hành, được gọi là đường dẫn kiểm tra của hệ điều hành</w:t>
      </w:r>
      <w:r w:rsidRPr="00536B8E">
        <w:rPr>
          <w:rFonts w:ascii="Arial" w:hAnsi="Arial" w:cs="Arial"/>
        </w:rPr>
        <w:t>.</w:t>
      </w:r>
    </w:p>
    <w:p w14:paraId="015BCE1D" w14:textId="77777777" w:rsidR="009B29A7" w:rsidRPr="00536B8E" w:rsidRDefault="009B29A7" w:rsidP="009B29A7">
      <w:pPr>
        <w:pStyle w:val="BodyText"/>
        <w:spacing w:before="117" w:line="230" w:lineRule="auto"/>
        <w:ind w:left="2259" w:right="102"/>
        <w:rPr>
          <w:rFonts w:ascii="Arial" w:hAnsi="Arial" w:cs="Arial"/>
        </w:rPr>
      </w:pPr>
      <w:r w:rsidRPr="00536B8E">
        <w:rPr>
          <w:rFonts w:ascii="Arial" w:hAnsi="Arial" w:cs="Arial"/>
          <w:lang w:val="vi-VN"/>
        </w:rPr>
        <w:t>Nếu bạn chọn viết bản ghi kiểm toán cho đường dẫn kiểm toán cơ sở dữ liệu, Cơ sở dữ liệu Oracle sẽ ghi các bản ghi kiểm toán vào bảng SYS.AUD $ để kiểm tra mặc định và chuẩn, và tới bảng SYS.FGA_LOG $ để kiểm tra chi tiết. Cả hai bảng này đều nằm trong vùng bảng SYSTEM và được sở hữu bởi lược đồ SYS. Bạn có thể kiểm tra nội dung của các bảng này bằng cách truy vấn các dạng xem từ điển dữ liệu sau đây</w:t>
      </w:r>
      <w:r w:rsidRPr="00536B8E">
        <w:rPr>
          <w:rFonts w:ascii="Arial" w:hAnsi="Arial" w:cs="Arial"/>
        </w:rPr>
        <w:t>:</w:t>
      </w:r>
    </w:p>
    <w:p w14:paraId="39FEE635"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DBA_AUDIT_TRAIL</w:t>
      </w:r>
      <w:r w:rsidRPr="001058B5">
        <w:rPr>
          <w:rFonts w:ascii="Arial" w:hAnsi="Arial" w:cs="Arial"/>
          <w:spacing w:val="-83"/>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SYS.AUD$</w:t>
      </w:r>
      <w:r w:rsidRPr="001058B5">
        <w:rPr>
          <w:rFonts w:ascii="Arial" w:hAnsi="Arial" w:cs="Arial"/>
          <w:spacing w:val="-82"/>
          <w:sz w:val="20"/>
        </w:rPr>
        <w:t xml:space="preserve"> </w:t>
      </w:r>
      <w:r w:rsidRPr="001058B5">
        <w:rPr>
          <w:rFonts w:ascii="Arial" w:hAnsi="Arial" w:cs="Arial"/>
          <w:sz w:val="20"/>
        </w:rPr>
        <w:t>contents</w:t>
      </w:r>
    </w:p>
    <w:p w14:paraId="02D25786"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DBA_FGA_AUDIT_TRAIL</w:t>
      </w:r>
      <w:r w:rsidRPr="001058B5">
        <w:rPr>
          <w:rFonts w:ascii="Arial" w:hAnsi="Arial" w:cs="Arial"/>
          <w:spacing w:val="-85"/>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SYS.FGA_LOG$</w:t>
      </w:r>
      <w:r w:rsidRPr="001058B5">
        <w:rPr>
          <w:rFonts w:ascii="Arial" w:hAnsi="Arial" w:cs="Arial"/>
          <w:spacing w:val="-85"/>
          <w:sz w:val="20"/>
        </w:rPr>
        <w:t xml:space="preserve"> </w:t>
      </w:r>
      <w:r w:rsidRPr="001058B5">
        <w:rPr>
          <w:rFonts w:ascii="Arial" w:hAnsi="Arial" w:cs="Arial"/>
          <w:sz w:val="20"/>
        </w:rPr>
        <w:t>contents</w:t>
      </w:r>
    </w:p>
    <w:p w14:paraId="5A746D92"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DBA_COMMON_AUDIT_TRAIL</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both</w:t>
      </w:r>
      <w:r w:rsidRPr="001058B5">
        <w:rPr>
          <w:rFonts w:ascii="Arial" w:hAnsi="Arial" w:cs="Arial"/>
          <w:spacing w:val="-27"/>
          <w:sz w:val="20"/>
        </w:rPr>
        <w:t xml:space="preserve"> </w:t>
      </w:r>
      <w:r w:rsidRPr="001058B5">
        <w:rPr>
          <w:rFonts w:ascii="Arial" w:hAnsi="Arial" w:cs="Arial"/>
          <w:sz w:val="20"/>
        </w:rPr>
        <w:t>SYS.AUD$</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SYS.FGA_LOG$</w:t>
      </w:r>
      <w:r w:rsidRPr="001058B5">
        <w:rPr>
          <w:rFonts w:ascii="Arial" w:hAnsi="Arial" w:cs="Arial"/>
          <w:spacing w:val="-100"/>
          <w:sz w:val="20"/>
        </w:rPr>
        <w:t xml:space="preserve"> </w:t>
      </w:r>
      <w:r w:rsidRPr="001058B5">
        <w:rPr>
          <w:rFonts w:ascii="Arial" w:hAnsi="Arial" w:cs="Arial"/>
          <w:sz w:val="20"/>
        </w:rPr>
        <w:t>contents</w:t>
      </w:r>
    </w:p>
    <w:p w14:paraId="3F9C553B" w14:textId="77777777" w:rsidR="009B29A7" w:rsidRPr="001058B5" w:rsidRDefault="008D1AB8" w:rsidP="009B29A7">
      <w:pPr>
        <w:pStyle w:val="BodyText"/>
        <w:spacing w:before="12"/>
        <w:rPr>
          <w:rFonts w:ascii="Arial" w:hAnsi="Arial" w:cs="Arial"/>
        </w:rPr>
      </w:pPr>
      <w:r>
        <w:rPr>
          <w:rFonts w:ascii="Arial" w:hAnsi="Arial" w:cs="Arial"/>
        </w:rPr>
        <w:pict w14:anchorId="18B90A9D">
          <v:line id="_x0000_s1715" style="position:absolute;z-index:502634224;mso-wrap-distance-left:0;mso-wrap-distance-right:0;mso-position-horizontal-relative:page" from="167.75pt,15.25pt" to="312.25pt,15.25pt" strokeweight=".48pt">
            <w10:wrap type="topAndBottom" anchorx="page"/>
          </v:line>
        </w:pict>
      </w:r>
    </w:p>
    <w:p w14:paraId="6B7E8515" w14:textId="77777777" w:rsidR="009B29A7" w:rsidRPr="00F26A50" w:rsidRDefault="009B29A7" w:rsidP="009B29A7">
      <w:pPr>
        <w:spacing w:before="22" w:line="170" w:lineRule="auto"/>
        <w:ind w:left="2439" w:right="185" w:hanging="180"/>
        <w:rPr>
          <w:rFonts w:ascii="Arial" w:hAnsi="Arial" w:cs="Arial"/>
          <w:sz w:val="16"/>
          <w:szCs w:val="16"/>
        </w:rPr>
      </w:pPr>
      <w:r w:rsidRPr="001058B5">
        <w:rPr>
          <w:rFonts w:ascii="Arial" w:hAnsi="Arial" w:cs="Arial"/>
          <w:position w:val="7"/>
          <w:sz w:val="12"/>
        </w:rPr>
        <w:t xml:space="preserve">2 </w:t>
      </w:r>
      <w:r w:rsidRPr="00F26A50">
        <w:rPr>
          <w:rFonts w:ascii="Arial" w:hAnsi="Arial" w:cs="Arial"/>
          <w:sz w:val="16"/>
          <w:szCs w:val="16"/>
          <w:lang w:val="vi-VN"/>
        </w:rPr>
        <w:t>Cơ sở dữ liệu Oracle ghi lại các hành động của cả người dùng cơ sở dữ liệu và người dùng không chính thức trong các bảng SYS.AUD $ và SYS.FGA_LOG $. Cột CLIENTID trong các bảng này ghi lại tên của người dùng nondatabase. Cột USERID trong bảng SYS.AUD $ và cột DBUID của SYS.FGA_LOG $ lưu trữ tài khoản người dùng cơ sở dữ liệu. Đối với người dùng không có dữ liệu, các cột USERID và DBUID lưu trữ tài khoản người dùng cơ sở dữ liệu đã được tạo ra để cho phép người dùng không truy cập cơ sở dữ liệu vào cơ sở dữ liệu. Chế độ xem DBA_AUDIT_TRAIL, DBA_FGA_AUDIT_TRAIL và DBA_COMMON_AUDIT_ TRAIL lưu trữ thông tin này trong cột CLIENT_ID, USERNAME và DB_USER</w:t>
      </w:r>
      <w:r w:rsidRPr="00F26A50">
        <w:rPr>
          <w:rFonts w:ascii="Arial" w:hAnsi="Arial" w:cs="Arial"/>
          <w:sz w:val="16"/>
          <w:szCs w:val="16"/>
        </w:rPr>
        <w:t>.</w:t>
      </w:r>
    </w:p>
    <w:p w14:paraId="6FC46FDC" w14:textId="77777777" w:rsidR="009B29A7" w:rsidRPr="001058B5" w:rsidRDefault="009B29A7" w:rsidP="009B29A7">
      <w:pPr>
        <w:spacing w:line="170" w:lineRule="auto"/>
        <w:rPr>
          <w:rFonts w:ascii="Arial" w:hAnsi="Arial" w:cs="Arial"/>
          <w:sz w:val="18"/>
        </w:rPr>
        <w:sectPr w:rsidR="009B29A7" w:rsidRPr="001058B5">
          <w:headerReference w:type="even" r:id="rId223"/>
          <w:headerReference w:type="default" r:id="rId224"/>
          <w:pgSz w:w="12240" w:h="15840"/>
          <w:pgMar w:top="840" w:right="1060" w:bottom="860" w:left="1100" w:header="549" w:footer="663" w:gutter="0"/>
          <w:cols w:space="720"/>
        </w:sectPr>
      </w:pPr>
    </w:p>
    <w:p w14:paraId="5E04473A" w14:textId="77777777" w:rsidR="009B29A7" w:rsidRPr="001058B5" w:rsidRDefault="009B29A7" w:rsidP="009B29A7">
      <w:pPr>
        <w:pStyle w:val="BodyText"/>
        <w:spacing w:before="5"/>
        <w:rPr>
          <w:rFonts w:ascii="Arial" w:hAnsi="Arial" w:cs="Arial"/>
          <w:sz w:val="25"/>
        </w:rPr>
      </w:pPr>
    </w:p>
    <w:p w14:paraId="652D6318" w14:textId="77777777" w:rsidR="009B29A7" w:rsidRPr="00F26A50" w:rsidRDefault="008D1AB8" w:rsidP="009B29A7">
      <w:pPr>
        <w:pStyle w:val="BodyText"/>
        <w:spacing w:before="101" w:line="230" w:lineRule="auto"/>
        <w:ind w:left="1660" w:right="848"/>
        <w:rPr>
          <w:rFonts w:ascii="Arial" w:hAnsi="Arial" w:cs="Arial"/>
        </w:rPr>
      </w:pPr>
      <w:hyperlink w:anchor="_bookmark2095" w:history="1">
        <w:r w:rsidR="009B29A7" w:rsidRPr="001058B5">
          <w:rPr>
            <w:rFonts w:ascii="Arial" w:hAnsi="Arial" w:cs="Arial"/>
            <w:color w:val="0000CC"/>
          </w:rPr>
          <w:t>"</w:t>
        </w:r>
        <w:r w:rsidR="009B29A7">
          <w:rPr>
            <w:rFonts w:ascii="Arial" w:hAnsi="Arial" w:cs="Arial"/>
            <w:color w:val="0000CC"/>
          </w:rPr>
          <w:t>Tìm kiếm thông tin về hoạt động được kiểm toán</w:t>
        </w:r>
        <w:r w:rsidR="009B29A7" w:rsidRPr="001058B5">
          <w:rPr>
            <w:rFonts w:ascii="Arial" w:hAnsi="Arial" w:cs="Arial"/>
            <w:color w:val="0000CC"/>
          </w:rPr>
          <w:t xml:space="preserve">" </w:t>
        </w:r>
      </w:hyperlink>
      <w:hyperlink w:anchor="_bookmark2095" w:history="1">
        <w:r w:rsidR="009B29A7">
          <w:rPr>
            <w:rFonts w:ascii="Arial" w:hAnsi="Arial" w:cs="Arial"/>
          </w:rPr>
          <w:t>trên trang</w:t>
        </w:r>
        <w:r w:rsidR="009B29A7" w:rsidRPr="001058B5">
          <w:rPr>
            <w:rFonts w:ascii="Arial" w:hAnsi="Arial" w:cs="Arial"/>
          </w:rPr>
          <w:t xml:space="preserve"> 9-80 </w:t>
        </w:r>
      </w:hyperlink>
      <w:r w:rsidR="009B29A7" w:rsidRPr="00F26A50">
        <w:rPr>
          <w:lang w:val="vi-VN"/>
        </w:rPr>
        <w:t xml:space="preserve"> </w:t>
      </w:r>
      <w:r w:rsidR="009B29A7" w:rsidRPr="00F26A50">
        <w:rPr>
          <w:rFonts w:ascii="Arial" w:hAnsi="Arial" w:cs="Arial"/>
          <w:lang w:val="vi-VN"/>
        </w:rPr>
        <w:t>mô tả nhiều lượt xem từ điển dữ liệu hơn mà bạn có thể sử dụng để xem nội dung của các bảng SYS.AUD $ và SYS.FGA_ LOG $</w:t>
      </w:r>
      <w:r w:rsidR="009B29A7" w:rsidRPr="00F26A50">
        <w:rPr>
          <w:rFonts w:ascii="Arial" w:hAnsi="Arial" w:cs="Arial"/>
        </w:rPr>
        <w:t>.</w:t>
      </w:r>
    </w:p>
    <w:p w14:paraId="193F868F" w14:textId="77777777" w:rsidR="009B29A7" w:rsidRPr="001058B5" w:rsidRDefault="009B29A7" w:rsidP="009B29A7">
      <w:pPr>
        <w:pStyle w:val="BodyText"/>
        <w:spacing w:before="115" w:line="232" w:lineRule="auto"/>
        <w:ind w:left="1659" w:right="769"/>
        <w:rPr>
          <w:rFonts w:ascii="Arial" w:hAnsi="Arial" w:cs="Arial"/>
        </w:rPr>
      </w:pPr>
      <w:r w:rsidRPr="00F26A50">
        <w:rPr>
          <w:rFonts w:ascii="Arial" w:hAnsi="Arial" w:cs="Arial"/>
          <w:lang w:val="vi-VN"/>
        </w:rPr>
        <w:t>Nếu bạn chọn viết bản ghi kiểm toán vào tệp hệ điều hành, bạn có thể ghi chúng vào tệp văn bản hoặc tệp XML. Bạn có thể kiểm tra nội dung của các tệp XML kiểm toán bằng cách truy vấn khung nhìn từ điển dữ liệu V $ XML_AUDIT_TRAIL</w:t>
      </w:r>
      <w:r w:rsidRPr="001058B5">
        <w:rPr>
          <w:rFonts w:ascii="Arial" w:hAnsi="Arial" w:cs="Arial"/>
          <w:spacing w:val="-4"/>
        </w:rPr>
        <w:t>.</w:t>
      </w:r>
    </w:p>
    <w:p w14:paraId="3519D293" w14:textId="77777777" w:rsidR="009B29A7" w:rsidRPr="001058B5" w:rsidRDefault="009B29A7" w:rsidP="009B29A7">
      <w:pPr>
        <w:pStyle w:val="BodyText"/>
        <w:spacing w:before="2"/>
        <w:rPr>
          <w:rFonts w:ascii="Arial" w:hAnsi="Arial" w:cs="Arial"/>
          <w:sz w:val="25"/>
        </w:rPr>
      </w:pPr>
    </w:p>
    <w:p w14:paraId="3AB014D7" w14:textId="77777777" w:rsidR="009B29A7" w:rsidRPr="001058B5" w:rsidRDefault="009B29A7" w:rsidP="009B29A7">
      <w:pPr>
        <w:pStyle w:val="Heading4"/>
        <w:ind w:left="100"/>
      </w:pPr>
      <w:bookmarkStart w:id="1825" w:name="Managing_the_Database_Audit_Trail"/>
      <w:bookmarkStart w:id="1826" w:name="_bookmark1999"/>
      <w:bookmarkEnd w:id="1825"/>
      <w:bookmarkEnd w:id="1826"/>
      <w:r>
        <w:t>Quản lí</w:t>
      </w:r>
      <w:r w:rsidRPr="001058B5">
        <w:t xml:space="preserve"> Database Audit Trail</w:t>
      </w:r>
    </w:p>
    <w:p w14:paraId="101C41DE"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2717993F" w14:textId="77777777" w:rsidR="009B29A7" w:rsidRPr="001058B5" w:rsidRDefault="008D1AB8" w:rsidP="006F7931">
      <w:pPr>
        <w:pStyle w:val="ListParagraph"/>
        <w:numPr>
          <w:ilvl w:val="1"/>
          <w:numId w:val="137"/>
        </w:numPr>
        <w:tabs>
          <w:tab w:val="left" w:pos="2020"/>
        </w:tabs>
        <w:ind w:hanging="359"/>
        <w:rPr>
          <w:rFonts w:ascii="Arial" w:hAnsi="Arial" w:cs="Arial"/>
          <w:sz w:val="20"/>
        </w:rPr>
      </w:pPr>
      <w:hyperlink w:anchor="_bookmark2000" w:history="1">
        <w:r w:rsidR="009B29A7">
          <w:rPr>
            <w:rFonts w:ascii="Arial" w:hAnsi="Arial" w:cs="Arial"/>
            <w:color w:val="0000CC"/>
            <w:sz w:val="20"/>
          </w:rPr>
          <w:t>Nội</w:t>
        </w:r>
      </w:hyperlink>
      <w:r w:rsidR="009B29A7">
        <w:rPr>
          <w:rFonts w:ascii="Arial" w:hAnsi="Arial" w:cs="Arial"/>
          <w:color w:val="0000CC"/>
          <w:sz w:val="20"/>
        </w:rPr>
        <w:t xml:space="preserve"> dung kiểm tra cơ sở dữ liệu</w:t>
      </w:r>
    </w:p>
    <w:p w14:paraId="4F5ED72F" w14:textId="77777777" w:rsidR="009B29A7" w:rsidRPr="001058B5" w:rsidRDefault="008D1AB8" w:rsidP="006F7931">
      <w:pPr>
        <w:pStyle w:val="ListParagraph"/>
        <w:numPr>
          <w:ilvl w:val="1"/>
          <w:numId w:val="137"/>
        </w:numPr>
        <w:tabs>
          <w:tab w:val="left" w:pos="2020"/>
        </w:tabs>
        <w:ind w:hanging="359"/>
        <w:rPr>
          <w:rFonts w:ascii="Arial" w:hAnsi="Arial" w:cs="Arial"/>
          <w:sz w:val="20"/>
        </w:rPr>
      </w:pPr>
      <w:hyperlink w:anchor="_bookmark2011" w:history="1">
        <w:r w:rsidR="009B29A7">
          <w:rPr>
            <w:rFonts w:ascii="Arial" w:hAnsi="Arial" w:cs="Arial"/>
            <w:color w:val="0000CC"/>
            <w:sz w:val="20"/>
          </w:rPr>
          <w:t>Điều khiển kích thước của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047202FD" w14:textId="77777777" w:rsidR="009B29A7"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015" w:history="1">
        <w:r w:rsidR="009B29A7">
          <w:rPr>
            <w:rFonts w:ascii="Arial" w:hAnsi="Arial" w:cs="Arial"/>
            <w:color w:val="0000CC"/>
            <w:sz w:val="20"/>
          </w:rPr>
          <w:t>Di chuyển</w:t>
        </w:r>
        <w:r w:rsidR="009B29A7" w:rsidRPr="001058B5">
          <w:rPr>
            <w:rFonts w:ascii="Arial" w:hAnsi="Arial" w:cs="Arial"/>
            <w:color w:val="0000CC"/>
            <w:sz w:val="20"/>
          </w:rPr>
          <w:t xml:space="preserve"> Database Audit </w:t>
        </w:r>
        <w:r w:rsidR="009B29A7" w:rsidRPr="001058B5">
          <w:rPr>
            <w:rFonts w:ascii="Arial" w:hAnsi="Arial" w:cs="Arial"/>
            <w:color w:val="0000CC"/>
            <w:spacing w:val="-4"/>
            <w:sz w:val="20"/>
          </w:rPr>
          <w:t xml:space="preserve">Trail </w:t>
        </w:r>
        <w:r w:rsidR="009B29A7">
          <w:rPr>
            <w:rFonts w:ascii="Arial" w:hAnsi="Arial" w:cs="Arial"/>
            <w:color w:val="0000CC"/>
            <w:sz w:val="20"/>
          </w:rPr>
          <w:t>tới</w:t>
        </w:r>
      </w:hyperlink>
      <w:r w:rsidR="009B29A7">
        <w:rPr>
          <w:rFonts w:ascii="Arial" w:hAnsi="Arial" w:cs="Arial"/>
          <w:color w:val="0000CC"/>
          <w:sz w:val="20"/>
        </w:rPr>
        <w:t xml:space="preserve"> một bảng khác</w:t>
      </w:r>
    </w:p>
    <w:p w14:paraId="24E96061" w14:textId="77777777" w:rsidR="009B29A7" w:rsidRPr="001058B5" w:rsidRDefault="008D1AB8" w:rsidP="006F7931">
      <w:pPr>
        <w:pStyle w:val="ListParagraph"/>
        <w:numPr>
          <w:ilvl w:val="1"/>
          <w:numId w:val="137"/>
        </w:numPr>
        <w:tabs>
          <w:tab w:val="left" w:pos="2020"/>
        </w:tabs>
        <w:ind w:hanging="359"/>
        <w:rPr>
          <w:rFonts w:ascii="Arial" w:hAnsi="Arial" w:cs="Arial"/>
          <w:sz w:val="20"/>
        </w:rPr>
      </w:pPr>
      <w:hyperlink w:anchor="_bookmark1609" w:history="1">
        <w:r w:rsidR="009B29A7">
          <w:rPr>
            <w:rFonts w:ascii="Arial" w:hAnsi="Arial" w:cs="Arial"/>
            <w:color w:val="0000CC"/>
            <w:sz w:val="20"/>
          </w:rPr>
          <w:t>Bảo vệ</w:t>
        </w:r>
        <w:r w:rsidR="009B29A7" w:rsidRPr="001058B5">
          <w:rPr>
            <w:rFonts w:ascii="Arial" w:hAnsi="Arial" w:cs="Arial"/>
            <w:color w:val="0000CC"/>
            <w:sz w:val="20"/>
          </w:rPr>
          <w:t xml:space="preserve"> Database Audit</w:t>
        </w:r>
        <w:r w:rsidR="009B29A7" w:rsidRPr="001058B5">
          <w:rPr>
            <w:rFonts w:ascii="Arial" w:hAnsi="Arial" w:cs="Arial"/>
            <w:color w:val="0000CC"/>
            <w:spacing w:val="-2"/>
            <w:sz w:val="20"/>
          </w:rPr>
          <w:t xml:space="preserve"> </w:t>
        </w:r>
        <w:r w:rsidR="009B29A7" w:rsidRPr="001058B5">
          <w:rPr>
            <w:rFonts w:ascii="Arial" w:hAnsi="Arial" w:cs="Arial"/>
            <w:color w:val="0000CC"/>
            <w:spacing w:val="-4"/>
            <w:sz w:val="20"/>
          </w:rPr>
          <w:t>Trail</w:t>
        </w:r>
      </w:hyperlink>
    </w:p>
    <w:p w14:paraId="2823331F" w14:textId="77777777" w:rsidR="009B29A7"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018" w:history="1">
        <w:r w:rsidR="009B29A7">
          <w:rPr>
            <w:rFonts w:ascii="Arial" w:hAnsi="Arial" w:cs="Arial"/>
            <w:color w:val="0000CC"/>
            <w:sz w:val="20"/>
          </w:rPr>
          <w:t>Kiểm tra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696CE37B" w14:textId="77777777" w:rsidR="009B29A7" w:rsidRPr="001058B5" w:rsidRDefault="008D1AB8" w:rsidP="006F7931">
      <w:pPr>
        <w:pStyle w:val="ListParagraph"/>
        <w:numPr>
          <w:ilvl w:val="1"/>
          <w:numId w:val="137"/>
        </w:numPr>
        <w:tabs>
          <w:tab w:val="left" w:pos="2020"/>
        </w:tabs>
        <w:ind w:hanging="359"/>
        <w:rPr>
          <w:rFonts w:ascii="Arial" w:hAnsi="Arial" w:cs="Arial"/>
          <w:sz w:val="20"/>
        </w:rPr>
      </w:pPr>
      <w:hyperlink w:anchor="_bookmark2021" w:history="1">
        <w:r w:rsidR="009B29A7">
          <w:rPr>
            <w:rFonts w:ascii="Arial" w:hAnsi="Arial" w:cs="Arial"/>
            <w:color w:val="0000CC"/>
            <w:sz w:val="20"/>
          </w:rPr>
          <w:t>Lưu trữ</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115FE0DE" w14:textId="77777777" w:rsidR="009B29A7" w:rsidRPr="001058B5" w:rsidRDefault="009B29A7" w:rsidP="009B29A7">
      <w:pPr>
        <w:pStyle w:val="BodyText"/>
        <w:spacing w:before="204"/>
        <w:ind w:left="23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043" w:history="1">
        <w:r w:rsidRPr="001058B5">
          <w:rPr>
            <w:rFonts w:ascii="Arial" w:hAnsi="Arial" w:cs="Arial"/>
            <w:color w:val="0000CC"/>
          </w:rPr>
          <w:t xml:space="preserve">"Purging Audit Trail Records" </w:t>
        </w:r>
      </w:hyperlink>
      <w:hyperlink w:anchor="_bookmark2043" w:history="1">
        <w:r>
          <w:rPr>
            <w:rFonts w:ascii="Arial" w:hAnsi="Arial" w:cs="Arial"/>
          </w:rPr>
          <w:t>trang</w:t>
        </w:r>
        <w:r w:rsidRPr="001058B5">
          <w:rPr>
            <w:rFonts w:ascii="Arial" w:hAnsi="Arial" w:cs="Arial"/>
          </w:rPr>
          <w:t xml:space="preserve"> 9-65</w:t>
        </w:r>
      </w:hyperlink>
    </w:p>
    <w:p w14:paraId="26426FCE" w14:textId="77777777" w:rsidR="009B29A7" w:rsidRPr="001058B5" w:rsidRDefault="009B29A7" w:rsidP="009B29A7">
      <w:pPr>
        <w:pStyle w:val="BodyText"/>
        <w:spacing w:before="2"/>
        <w:rPr>
          <w:rFonts w:ascii="Arial" w:hAnsi="Arial" w:cs="Arial"/>
        </w:rPr>
      </w:pPr>
    </w:p>
    <w:p w14:paraId="5DC7EC6E" w14:textId="77777777" w:rsidR="009B29A7" w:rsidRPr="001058B5" w:rsidRDefault="009B29A7" w:rsidP="009B29A7">
      <w:pPr>
        <w:pStyle w:val="Heading6"/>
        <w:spacing w:before="1"/>
        <w:ind w:left="1660"/>
      </w:pPr>
      <w:bookmarkStart w:id="1827" w:name="Database_Audit_Trail_Contents"/>
      <w:bookmarkStart w:id="1828" w:name="_bookmark2000"/>
      <w:bookmarkEnd w:id="1827"/>
      <w:bookmarkEnd w:id="1828"/>
      <w:r>
        <w:t>Nội dung kiểm tra cơ sở dữ liệu</w:t>
      </w:r>
    </w:p>
    <w:p w14:paraId="59C61372" w14:textId="77777777" w:rsidR="009B29A7" w:rsidRPr="001058B5" w:rsidRDefault="009B29A7" w:rsidP="009B29A7">
      <w:pPr>
        <w:pStyle w:val="BodyText"/>
        <w:spacing w:before="56" w:line="230" w:lineRule="auto"/>
        <w:ind w:left="1659" w:right="802"/>
        <w:rPr>
          <w:rFonts w:ascii="Arial" w:hAnsi="Arial" w:cs="Arial"/>
        </w:rPr>
      </w:pPr>
      <w:bookmarkStart w:id="1829" w:name="_bookmark2006"/>
      <w:bookmarkEnd w:id="1829"/>
      <w:r w:rsidRPr="00CB22A6">
        <w:rPr>
          <w:rFonts w:ascii="Arial" w:hAnsi="Arial" w:cs="Arial"/>
          <w:lang w:val="vi-VN"/>
        </w:rPr>
        <w:t>Đường dẫn kiểm toán cơ sở dữ liệu là một cặp bảng, AUD $ (để kiểm toán chuẩn) và FGA_LOG $ (để kiểm tra chi tiết), trong lược đồ SYS của mỗi từ điển dữ liệu Oracle Database. Nó ghi lại cả các hoạt động kiểm toán tiêu chuẩn và chi tiết. Một số lượt xem từ điển dữ liệu có thể giúp bạn sử dụng thông tin trong bảng này. "Tìm kiếm thông tin về hoạt động được kiểm tra" trên trang 9-80 liệt kê tất cả các chế độ xem liên quan đến kiểm toán</w:t>
      </w:r>
      <w:r w:rsidRPr="001058B5">
        <w:rPr>
          <w:rFonts w:ascii="Arial" w:hAnsi="Arial" w:cs="Arial"/>
        </w:rPr>
        <w:t>.</w:t>
      </w:r>
    </w:p>
    <w:p w14:paraId="1EE4F44D" w14:textId="77777777" w:rsidR="009B29A7" w:rsidRPr="001058B5" w:rsidRDefault="009B29A7" w:rsidP="009B29A7">
      <w:pPr>
        <w:pStyle w:val="BodyText"/>
        <w:spacing w:before="120" w:line="230" w:lineRule="auto"/>
        <w:ind w:left="1659" w:right="700"/>
        <w:rPr>
          <w:rFonts w:ascii="Arial" w:hAnsi="Arial" w:cs="Arial"/>
        </w:rPr>
      </w:pPr>
      <w:r w:rsidRPr="00CB22A6">
        <w:rPr>
          <w:rFonts w:ascii="Arial" w:hAnsi="Arial" w:cs="Arial"/>
          <w:lang w:val="vi-VN"/>
        </w:rPr>
        <w:t>Bản ghi đường dẫn kiểm toán cơ sở dữ liệu chứa các loại thông tin khác nhau, tùy thuộc vào các sự kiện được kiểm toán và các tùy chọn kiểm tra được thiết lập. Ví dụ, nếu bạn đã đặt tham số khởi tạo AUDIT_TRAIL thành DB, EXTENDED hoặc XML, EXTENDED, thì các cột SQL_BIND và SQL_TEXT hiển thị bất kỳ biến liên kết SQL nào được sử dụng cho câu lệnh SQL và văn bản SQL đã kích hoạt kiểm toán tương ứng. Để biết chi tiết đầy đủ về nội dung của các khung nhìn này, hãy tham khảo Tham khảo cơ sở dữ liệu Oracle. Tuy nhiên, hãy lưu ý rằng định dạng và các cột của khung nhìn DBA_AUDIT_TRAIL có thể thay đổi trên các bản phát hành Cơ sở dữ liệu Oracle</w:t>
      </w:r>
      <w:r w:rsidRPr="001058B5">
        <w:rPr>
          <w:rFonts w:ascii="Arial" w:hAnsi="Arial" w:cs="Arial"/>
        </w:rPr>
        <w:t>.</w:t>
      </w:r>
    </w:p>
    <w:p w14:paraId="507CF96D" w14:textId="77777777" w:rsidR="009B29A7" w:rsidRPr="001058B5" w:rsidRDefault="008D1AB8" w:rsidP="009B29A7">
      <w:pPr>
        <w:pStyle w:val="BodyText"/>
        <w:spacing w:before="2"/>
        <w:rPr>
          <w:rFonts w:ascii="Arial" w:hAnsi="Arial" w:cs="Arial"/>
          <w:sz w:val="18"/>
        </w:rPr>
      </w:pPr>
      <w:r>
        <w:rPr>
          <w:rFonts w:ascii="Arial" w:hAnsi="Arial" w:cs="Arial"/>
        </w:rPr>
        <w:pict w14:anchorId="0DD8EAD3">
          <v:group id="_x0000_s1716" style="position:absolute;margin-left:174pt;margin-top:13.3pt;width:312pt;height:2.55pt;z-index:502635248;mso-wrap-distance-left:0;mso-wrap-distance-right:0;mso-position-horizontal-relative:page" coordorigin="3480,266" coordsize="6240,51">
            <v:line id="_x0000_s1717" style="position:absolute" from="3480,269" to="9720,269" strokeweight=".24pt"/>
            <v:line id="_x0000_s1718" style="position:absolute" from="3480,314" to="9720,314" strokeweight=".24pt"/>
            <w10:wrap type="topAndBottom" anchorx="page"/>
          </v:group>
        </w:pict>
      </w:r>
    </w:p>
    <w:p w14:paraId="6579A110" w14:textId="77777777" w:rsidR="009B29A7" w:rsidRPr="001058B5" w:rsidRDefault="009B29A7" w:rsidP="009B29A7">
      <w:pPr>
        <w:pStyle w:val="BodyText"/>
        <w:spacing w:before="27" w:after="106" w:line="230" w:lineRule="auto"/>
        <w:ind w:left="2379" w:right="1456"/>
        <w:rPr>
          <w:rFonts w:ascii="Arial" w:hAnsi="Arial" w:cs="Arial"/>
        </w:rPr>
      </w:pPr>
      <w:r>
        <w:rPr>
          <w:rFonts w:ascii="Arial" w:hAnsi="Arial" w:cs="Arial"/>
          <w:b/>
          <w:sz w:val="19"/>
        </w:rPr>
        <w:t>Chú ý</w:t>
      </w:r>
      <w:r w:rsidRPr="00CB22A6">
        <w:rPr>
          <w:rFonts w:ascii="Arial" w:hAnsi="Arial" w:cs="Arial"/>
          <w:b/>
        </w:rPr>
        <w:t>:</w:t>
      </w:r>
      <w:r w:rsidRPr="00CB22A6">
        <w:rPr>
          <w:rFonts w:ascii="Arial" w:hAnsi="Arial" w:cs="Arial"/>
          <w:b/>
          <w:spacing w:val="35"/>
        </w:rPr>
        <w:t xml:space="preserve"> </w:t>
      </w:r>
      <w:r w:rsidRPr="00CB22A6">
        <w:rPr>
          <w:rFonts w:ascii="Arial" w:hAnsi="Arial" w:cs="Arial"/>
          <w:lang w:val="vi-VN"/>
        </w:rPr>
        <w:t>Nếu tham số khởi tạo AUDIT_TRAIL được đặt thành XML hoặc XML, EXTENDED, thì Cơ sở dữ liệu Oracle sẽ gửi các bản ghi kiểm toán chuẩn tới các tệp hệ điều hành ở định dạng XML. Bởi vì XML là một định dạng tài liệu chuẩn, nhiều tiện ích có sẵn để phân tích cú pháp và phân tích dữ liệu XML.</w:t>
      </w:r>
    </w:p>
    <w:p w14:paraId="0624D42F" w14:textId="77777777" w:rsidR="009B29A7" w:rsidRPr="001058B5" w:rsidRDefault="008D1AB8" w:rsidP="009B29A7">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90F1149">
          <v:group id="_x0000_s1706" style="width:312pt;height:2.55pt;mso-position-horizontal-relative:char;mso-position-vertical-relative:line" coordsize="6240,51">
            <v:line id="_x0000_s1707" style="position:absolute" from="0,2" to="6240,2" strokeweight=".24pt"/>
            <v:line id="_x0000_s1708" style="position:absolute" from="0,48" to="6240,48" strokeweight=".24pt"/>
            <w10:anchorlock/>
          </v:group>
        </w:pict>
      </w:r>
    </w:p>
    <w:p w14:paraId="4DECBBBB" w14:textId="77777777" w:rsidR="009B29A7" w:rsidRPr="001058B5" w:rsidRDefault="009B29A7" w:rsidP="009B29A7">
      <w:pPr>
        <w:pStyle w:val="BodyText"/>
        <w:spacing w:before="8"/>
        <w:rPr>
          <w:rFonts w:ascii="Arial" w:hAnsi="Arial" w:cs="Arial"/>
          <w:sz w:val="11"/>
        </w:rPr>
      </w:pPr>
    </w:p>
    <w:p w14:paraId="0DEAD8AB" w14:textId="77777777" w:rsidR="009B29A7" w:rsidRPr="00CB22A6" w:rsidRDefault="009B29A7" w:rsidP="009B29A7">
      <w:pPr>
        <w:pStyle w:val="BodyText"/>
        <w:spacing w:before="98" w:line="232" w:lineRule="auto"/>
        <w:ind w:left="1660" w:right="802"/>
        <w:rPr>
          <w:rFonts w:ascii="Arial" w:hAnsi="Arial" w:cs="Arial"/>
        </w:rPr>
      </w:pPr>
      <w:r w:rsidRPr="00CB22A6">
        <w:rPr>
          <w:rFonts w:ascii="Arial" w:hAnsi="Arial" w:cs="Arial"/>
          <w:lang w:val="vi-VN"/>
        </w:rPr>
        <w:t>Nếu đích cơ sở dữ liệu cho các bản ghi kiểm toán trở nên đầy đủ hoặc không có sẵn, và do đó, không thể chấp nhận các bản ghi mới, thì hành động được kiểm toán không thể hoàn thành. Thay vào đó, Cơ sở dữ liệu Oracle tạo ra một thông báo lỗi và không kiểm toán hành động. Bạn có thể kiểm soát kích thước của đường mòn kiểm tra để dễ quản lý hơn. (Trong thực tế, Oracle mạnh mẽ khuyên bạn nên làm như vậy.) Xem "</w:t>
      </w:r>
      <w:r w:rsidRPr="00CB22A6">
        <w:rPr>
          <w:rFonts w:ascii="Arial" w:hAnsi="Arial" w:cs="Arial"/>
          <w:color w:val="1A3F6C"/>
          <w:lang w:val="vi-VN"/>
        </w:rPr>
        <w:t>Kiểm soát Kích thước của Đường dẫn Kiểm tra Cơ sở dữ liệu</w:t>
      </w:r>
      <w:r w:rsidRPr="00CB22A6">
        <w:rPr>
          <w:rFonts w:ascii="Arial" w:hAnsi="Arial" w:cs="Arial"/>
          <w:lang w:val="vi-VN"/>
        </w:rPr>
        <w:t>" trên trang 9-59 để biết thêm thông tin. Xem thêm "Giữ thông tin được kiểm soát có thể quản lý" trên trang 10-18.</w:t>
      </w:r>
    </w:p>
    <w:p w14:paraId="0586C289" w14:textId="77777777" w:rsidR="009B29A7" w:rsidRPr="00CB22A6" w:rsidRDefault="009B29A7" w:rsidP="009B29A7">
      <w:pPr>
        <w:pStyle w:val="BodyText"/>
        <w:spacing w:before="114" w:line="232" w:lineRule="auto"/>
        <w:ind w:left="1659" w:right="848"/>
        <w:rPr>
          <w:rFonts w:ascii="Arial" w:hAnsi="Arial" w:cs="Arial"/>
        </w:rPr>
      </w:pPr>
      <w:r w:rsidRPr="00CB22A6">
        <w:rPr>
          <w:rFonts w:ascii="Arial" w:hAnsi="Arial" w:cs="Arial"/>
          <w:lang w:val="vi-VN"/>
        </w:rPr>
        <w:t>Đường mòn kiểm tra không lưu trữ thông tin về bất kỳ giá trị dữ liệu nào có thể tham gia vào báo cáo được kiểm tra. Ví dụ: giá trị dữ liệu cũ và mới của cập nhật</w:t>
      </w:r>
      <w:r w:rsidRPr="00CB22A6">
        <w:rPr>
          <w:rFonts w:ascii="Arial" w:hAnsi="Arial" w:cs="Arial"/>
          <w:lang w:val="vi-VN"/>
        </w:rPr>
        <w:br/>
        <w:t> </w:t>
      </w:r>
    </w:p>
    <w:p w14:paraId="1DE1ADE8"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5D9503B" w14:textId="77777777" w:rsidR="009B29A7" w:rsidRPr="001058B5" w:rsidRDefault="009B29A7" w:rsidP="009B29A7">
      <w:pPr>
        <w:pStyle w:val="BodyText"/>
        <w:spacing w:before="5"/>
        <w:rPr>
          <w:rFonts w:ascii="Arial" w:hAnsi="Arial" w:cs="Arial"/>
          <w:sz w:val="25"/>
        </w:rPr>
      </w:pPr>
    </w:p>
    <w:p w14:paraId="2CE7D50E" w14:textId="77777777" w:rsidR="009B29A7" w:rsidRPr="00CB22A6" w:rsidRDefault="009B29A7" w:rsidP="009B29A7">
      <w:pPr>
        <w:pStyle w:val="BodyText"/>
        <w:spacing w:before="103" w:line="228" w:lineRule="auto"/>
        <w:ind w:left="2259" w:right="102"/>
        <w:rPr>
          <w:rFonts w:ascii="Arial" w:hAnsi="Arial" w:cs="Arial"/>
        </w:rPr>
      </w:pPr>
      <w:r w:rsidRPr="00CB22A6">
        <w:rPr>
          <w:rFonts w:ascii="Arial" w:hAnsi="Arial" w:cs="Arial"/>
          <w:lang w:val="vi-VN"/>
        </w:rPr>
        <w:t>các hàng không được lưu trữ khi một câu lệnh UPDATE được kiểm tra. Tuy nhiên, bạn có thể thực hiện loại kiểm tra chuyên biệt này bằng cách sử dụng các phương pháp kiểm tra chi tiế</w:t>
      </w:r>
      <w:r w:rsidRPr="00CB22A6">
        <w:rPr>
          <w:rFonts w:ascii="Arial" w:hAnsi="Arial" w:cs="Arial"/>
        </w:rPr>
        <w:t>.</w:t>
      </w:r>
    </w:p>
    <w:p w14:paraId="54E54A09" w14:textId="77777777" w:rsidR="009B29A7" w:rsidRPr="00CB22A6" w:rsidRDefault="009B29A7" w:rsidP="009B29A7">
      <w:pPr>
        <w:pStyle w:val="BodyText"/>
        <w:spacing w:before="120" w:line="232" w:lineRule="auto"/>
        <w:ind w:left="2260" w:right="185"/>
        <w:rPr>
          <w:rFonts w:ascii="Arial" w:hAnsi="Arial" w:cs="Arial"/>
        </w:rPr>
      </w:pPr>
      <w:r w:rsidRPr="00CB22A6">
        <w:rPr>
          <w:rFonts w:ascii="Arial" w:hAnsi="Arial" w:cs="Arial"/>
          <w:lang w:val="vi-VN"/>
        </w:rPr>
        <w:t>Bạn có thể sử dụng tính năng Truy vấn Flashback để hiển thị các giá trị cũ và mới của các hàng được cập nhật, tùy thuộc vào bất kỳ chính sách kiểm toán nào hiện có hiệu lực. Các chính sách hiện hành được thực thi ngay cả khi hồi tưởng là một truy vấn cũ ban đầu chịu sự điều chỉnh của chính sách khác. Quy tắc truy cập doanh nghiệp hiện tại luôn áp dụng</w:t>
      </w:r>
      <w:r w:rsidRPr="00CB22A6">
        <w:rPr>
          <w:rFonts w:ascii="Arial" w:hAnsi="Arial" w:cs="Arial"/>
        </w:rPr>
        <w:t>.</w:t>
      </w:r>
    </w:p>
    <w:p w14:paraId="7B560DD6" w14:textId="77777777" w:rsidR="009B29A7" w:rsidRPr="001058B5" w:rsidRDefault="009B29A7" w:rsidP="009B29A7">
      <w:pPr>
        <w:pStyle w:val="BodyText"/>
        <w:spacing w:before="6"/>
        <w:rPr>
          <w:rFonts w:ascii="Arial" w:hAnsi="Arial" w:cs="Arial"/>
          <w:sz w:val="17"/>
        </w:rPr>
      </w:pPr>
    </w:p>
    <w:p w14:paraId="2F5DD164" w14:textId="77777777" w:rsidR="009B29A7" w:rsidRPr="001058B5" w:rsidRDefault="009B29A7" w:rsidP="009B29A7">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3D36AC8A" w14:textId="77777777" w:rsidR="009B29A7" w:rsidRPr="00CB22A6" w:rsidRDefault="008D1AB8" w:rsidP="006F7931">
      <w:pPr>
        <w:pStyle w:val="ListParagraph"/>
        <w:numPr>
          <w:ilvl w:val="2"/>
          <w:numId w:val="137"/>
        </w:numPr>
        <w:tabs>
          <w:tab w:val="left" w:pos="3340"/>
        </w:tabs>
        <w:spacing w:before="134" w:line="232" w:lineRule="auto"/>
        <w:ind w:left="3340" w:right="1243"/>
        <w:rPr>
          <w:rFonts w:ascii="Arial" w:hAnsi="Arial" w:cs="Arial"/>
          <w:sz w:val="20"/>
          <w:szCs w:val="20"/>
        </w:rPr>
      </w:pPr>
      <w:hyperlink w:anchor="_bookmark1893" w:history="1">
        <w:r w:rsidR="009B29A7" w:rsidRPr="00CB22A6">
          <w:rPr>
            <w:rFonts w:ascii="Arial" w:hAnsi="Arial" w:cs="Arial"/>
            <w:color w:val="0000CC"/>
            <w:sz w:val="20"/>
            <w:szCs w:val="20"/>
          </w:rPr>
          <w:t>"</w:t>
        </w:r>
        <w:r w:rsidR="009B29A7" w:rsidRPr="00CB22A6">
          <w:rPr>
            <w:rFonts w:ascii="Arial" w:hAnsi="Arial" w:cs="Arial"/>
            <w:color w:val="0000CC"/>
            <w:sz w:val="20"/>
            <w:szCs w:val="20"/>
            <w:lang w:val="vi-VN"/>
          </w:rPr>
          <w:t>Kiểm toán các hoạt động cụ thể với kiểm toán hạt mịn</w:t>
        </w:r>
        <w:r w:rsidR="009B29A7" w:rsidRPr="00CB22A6">
          <w:rPr>
            <w:rFonts w:ascii="Arial" w:hAnsi="Arial" w:cs="Arial"/>
            <w:color w:val="0000CC"/>
            <w:sz w:val="20"/>
            <w:szCs w:val="20"/>
          </w:rPr>
          <w:t xml:space="preserve">" </w:t>
        </w:r>
      </w:hyperlink>
      <w:r w:rsidR="009B29A7" w:rsidRPr="00CB22A6">
        <w:rPr>
          <w:rFonts w:ascii="Arial" w:hAnsi="Arial" w:cs="Arial"/>
          <w:sz w:val="20"/>
          <w:szCs w:val="20"/>
          <w:lang w:val="vi-VN"/>
        </w:rPr>
        <w:t>trên trang 9-36 để biết thêm thông tin về các phương pháp kiểm toán chi tiết</w:t>
      </w:r>
    </w:p>
    <w:p w14:paraId="75860159" w14:textId="77777777" w:rsidR="009B29A7" w:rsidRPr="00A74D91" w:rsidRDefault="009B29A7" w:rsidP="006F7931">
      <w:pPr>
        <w:pStyle w:val="ListParagraph"/>
        <w:numPr>
          <w:ilvl w:val="2"/>
          <w:numId w:val="137"/>
        </w:numPr>
        <w:tabs>
          <w:tab w:val="left" w:pos="3340"/>
        </w:tabs>
        <w:spacing w:before="116" w:line="232" w:lineRule="auto"/>
        <w:ind w:left="3340" w:right="1316"/>
        <w:rPr>
          <w:rFonts w:ascii="Arial" w:hAnsi="Arial" w:cs="Arial"/>
          <w:sz w:val="18"/>
        </w:rPr>
      </w:pPr>
      <w:r w:rsidRPr="00A74D91">
        <w:rPr>
          <w:rFonts w:ascii="Arial" w:hAnsi="Arial" w:cs="Arial"/>
          <w:sz w:val="20"/>
          <w:lang w:val="vi-VN"/>
        </w:rPr>
        <w:t>Hướng dẫn của quản trị viên cơ sở dữ liệu Oracle để biết thông tin về các thay đổi bảng kiểm tra bằng cách sử dụng truy vấn giao dịch Flashback</w:t>
      </w:r>
    </w:p>
    <w:p w14:paraId="30EE9DA8" w14:textId="77777777" w:rsidR="009B29A7" w:rsidRPr="00A74D91" w:rsidRDefault="009B29A7" w:rsidP="006F7931">
      <w:pPr>
        <w:pStyle w:val="ListParagraph"/>
        <w:numPr>
          <w:ilvl w:val="2"/>
          <w:numId w:val="137"/>
        </w:numPr>
        <w:tabs>
          <w:tab w:val="left" w:pos="3340"/>
        </w:tabs>
        <w:spacing w:before="118" w:line="232" w:lineRule="auto"/>
        <w:ind w:left="3340" w:right="1276"/>
        <w:rPr>
          <w:rFonts w:ascii="Arial" w:hAnsi="Arial" w:cs="Arial"/>
          <w:i/>
          <w:sz w:val="18"/>
        </w:rPr>
      </w:pPr>
      <w:r>
        <w:rPr>
          <w:rFonts w:ascii="Arial" w:hAnsi="Arial" w:cs="Arial"/>
          <w:sz w:val="20"/>
        </w:rPr>
        <w:t>M</w:t>
      </w:r>
      <w:r w:rsidRPr="00A74D91">
        <w:rPr>
          <w:rFonts w:ascii="Arial" w:hAnsi="Arial" w:cs="Arial"/>
          <w:sz w:val="20"/>
          <w:lang w:val="vi-VN"/>
        </w:rPr>
        <w:t>ục nhập Flashback trong bảng các đặc quyền hệ thống được liệt kê trong phần câu lệnh SQL GRANT của Tham chiếu ngôn ngữ SQL cơ sở dữ liệu Oracle</w:t>
      </w:r>
    </w:p>
    <w:p w14:paraId="4D230647" w14:textId="77777777" w:rsidR="009B29A7" w:rsidRPr="001058B5" w:rsidRDefault="008D1AB8" w:rsidP="009B29A7">
      <w:pPr>
        <w:pStyle w:val="BodyText"/>
        <w:spacing w:before="5"/>
        <w:rPr>
          <w:rFonts w:ascii="Arial" w:hAnsi="Arial" w:cs="Arial"/>
          <w:i/>
          <w:sz w:val="27"/>
        </w:rPr>
      </w:pPr>
      <w:r>
        <w:rPr>
          <w:rFonts w:ascii="Arial" w:hAnsi="Arial" w:cs="Arial"/>
        </w:rPr>
        <w:pict w14:anchorId="2B2C67D9">
          <v:group id="_x0000_s1719" style="position:absolute;margin-left:204pt;margin-top:18.55pt;width:312pt;height:2.5pt;z-index:502636272;mso-wrap-distance-left:0;mso-wrap-distance-right:0;mso-position-horizontal-relative:page" coordorigin="4080,371" coordsize="6240,50">
            <v:line id="_x0000_s1720" style="position:absolute" from="4080,373" to="10320,373" strokeweight=".24pt"/>
            <v:line id="_x0000_s1721" style="position:absolute" from="4080,418" to="10320,418" strokeweight=".24pt"/>
            <w10:wrap type="topAndBottom" anchorx="page"/>
          </v:group>
        </w:pict>
      </w:r>
    </w:p>
    <w:p w14:paraId="53B4C03D" w14:textId="77777777" w:rsidR="009B29A7" w:rsidRPr="001058B5" w:rsidRDefault="009B29A7" w:rsidP="009B29A7">
      <w:pPr>
        <w:pStyle w:val="BodyText"/>
        <w:spacing w:before="28" w:after="105" w:line="230" w:lineRule="auto"/>
        <w:ind w:left="2980" w:right="802"/>
        <w:rPr>
          <w:rFonts w:ascii="Arial" w:hAnsi="Arial" w:cs="Arial"/>
        </w:rPr>
      </w:pPr>
      <w:r>
        <w:rPr>
          <w:rFonts w:ascii="Arial" w:hAnsi="Arial" w:cs="Arial"/>
          <w:b/>
          <w:sz w:val="19"/>
        </w:rPr>
        <w:t>Chú ý</w:t>
      </w:r>
      <w:r w:rsidRPr="001058B5">
        <w:rPr>
          <w:rFonts w:ascii="Arial" w:hAnsi="Arial" w:cs="Arial"/>
          <w:b/>
          <w:sz w:val="19"/>
        </w:rPr>
        <w:t xml:space="preserve">: </w:t>
      </w:r>
      <w:r w:rsidRPr="00A74D91">
        <w:rPr>
          <w:rFonts w:ascii="Arial" w:hAnsi="Arial" w:cs="Arial"/>
          <w:lang w:val="vi-VN"/>
        </w:rPr>
        <w:t>Bạn có thể tìm thông tin về lịch sử nhật ký bằng cách truy vấn chế độ xem từ điển dữ liệu V $ LOGMNR_CONTENTS. Cột CLIENT_ID của chế độ xem này ghi lại các thay đổi đối với số nhận dạng ứng dụng khách phiên. Để truy vấn khung nhìn này, bạn phải có đặc quyền hệ thống SELECT ANY TRANSACTION</w:t>
      </w:r>
      <w:r w:rsidRPr="00A74D91">
        <w:rPr>
          <w:rFonts w:ascii="Arial" w:hAnsi="Arial" w:cs="Arial"/>
        </w:rPr>
        <w:t>.</w:t>
      </w:r>
    </w:p>
    <w:p w14:paraId="583FB3F5" w14:textId="77777777" w:rsidR="009B29A7" w:rsidRPr="001058B5" w:rsidRDefault="008D1AB8"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217152E">
          <v:group id="_x0000_s1703" style="width:312pt;height:2.5pt;mso-position-horizontal-relative:char;mso-position-vertical-relative:line" coordsize="6240,50">
            <v:line id="_x0000_s1704" style="position:absolute" from="0,2" to="6240,2" strokeweight=".24pt"/>
            <v:line id="_x0000_s1705" style="position:absolute" from="0,47" to="6240,47" strokeweight=".24pt"/>
            <w10:anchorlock/>
          </v:group>
        </w:pict>
      </w:r>
    </w:p>
    <w:p w14:paraId="1EE7A901" w14:textId="77777777" w:rsidR="009B29A7" w:rsidRPr="001058B5" w:rsidRDefault="009B29A7" w:rsidP="009B29A7">
      <w:pPr>
        <w:pStyle w:val="BodyText"/>
        <w:spacing w:before="6"/>
        <w:rPr>
          <w:rFonts w:ascii="Arial" w:hAnsi="Arial" w:cs="Arial"/>
          <w:sz w:val="10"/>
        </w:rPr>
      </w:pPr>
    </w:p>
    <w:p w14:paraId="384B4D87" w14:textId="77777777" w:rsidR="009B29A7" w:rsidRPr="001058B5" w:rsidRDefault="009B29A7" w:rsidP="009B29A7">
      <w:pPr>
        <w:pStyle w:val="Heading6"/>
        <w:spacing w:before="105"/>
      </w:pPr>
      <w:bookmarkStart w:id="1830" w:name="Controlling_the_Size_of_the_Database_Aud"/>
      <w:bookmarkStart w:id="1831" w:name="_bookmark2011"/>
      <w:bookmarkStart w:id="1832" w:name="_bookmark2012"/>
      <w:bookmarkStart w:id="1833" w:name="_bookmark2013"/>
      <w:bookmarkEnd w:id="1830"/>
      <w:bookmarkEnd w:id="1831"/>
      <w:bookmarkEnd w:id="1832"/>
      <w:bookmarkEnd w:id="1833"/>
      <w:r>
        <w:t>Điều khiển kích cỡ của</w:t>
      </w:r>
      <w:r w:rsidRPr="001058B5">
        <w:t xml:space="preserve"> Database Audit Trail</w:t>
      </w:r>
    </w:p>
    <w:p w14:paraId="3BE9F66E" w14:textId="77777777" w:rsidR="009B29A7" w:rsidRPr="00A74D91" w:rsidRDefault="009B29A7" w:rsidP="009B29A7">
      <w:pPr>
        <w:pStyle w:val="BodyText"/>
        <w:spacing w:before="54" w:line="232" w:lineRule="auto"/>
        <w:ind w:left="2260"/>
        <w:rPr>
          <w:rFonts w:ascii="Arial" w:hAnsi="Arial" w:cs="Arial"/>
        </w:rPr>
      </w:pPr>
      <w:r w:rsidRPr="00A74D91">
        <w:rPr>
          <w:rFonts w:ascii="Arial" w:hAnsi="Arial" w:cs="Arial"/>
          <w:lang w:val="vi-VN"/>
        </w:rPr>
        <w:t>Nếu đường dẫn kiểm toán cơ sở dữ liệu đầy và không thể chèn thêm bản ghi kiểm toán, thì câu lệnh cơ bản không thể hoàn tất thành công cho đến khi bạn dọn sạch đường mòn kiểm toán. Cơ sở dữ liệu Oracle phát hành các lỗi cho tất cả người dùng phát hành các câu lệnh gây ra kiểm toán. Do đó, bạn phải kiểm soát sự tăng trưởng và kích thước của đường mòn kiểm toán</w:t>
      </w:r>
      <w:r w:rsidRPr="00A74D91">
        <w:rPr>
          <w:rFonts w:ascii="Arial" w:hAnsi="Arial" w:cs="Arial"/>
        </w:rPr>
        <w:t>.</w:t>
      </w:r>
    </w:p>
    <w:p w14:paraId="199FB141" w14:textId="77777777" w:rsidR="009B29A7" w:rsidRPr="00A74D91" w:rsidRDefault="009B29A7" w:rsidP="009B29A7">
      <w:pPr>
        <w:pStyle w:val="BodyText"/>
        <w:spacing w:before="116" w:line="232" w:lineRule="auto"/>
        <w:ind w:left="2260" w:right="700"/>
        <w:rPr>
          <w:rFonts w:ascii="Arial" w:hAnsi="Arial" w:cs="Arial"/>
        </w:rPr>
      </w:pPr>
      <w:r w:rsidRPr="00A74D91">
        <w:rPr>
          <w:rFonts w:ascii="Arial" w:hAnsi="Arial" w:cs="Arial"/>
          <w:lang w:val="vi-VN"/>
        </w:rPr>
        <w:t>Khi kiểm toán được kích hoạt và các hồ sơ kiểm toán đang được tạo, đường mòn kiểm toán sẽ tăng theo hai yếu tố</w:t>
      </w:r>
      <w:r w:rsidRPr="00A74D91">
        <w:rPr>
          <w:rFonts w:ascii="Arial" w:hAnsi="Arial" w:cs="Arial"/>
        </w:rPr>
        <w:t>:</w:t>
      </w:r>
    </w:p>
    <w:p w14:paraId="1E5FD58B" w14:textId="77777777" w:rsidR="009B29A7" w:rsidRPr="001058B5" w:rsidRDefault="009B29A7" w:rsidP="009B29A7">
      <w:pPr>
        <w:pStyle w:val="ListParagraph"/>
        <w:numPr>
          <w:ilvl w:val="0"/>
          <w:numId w:val="37"/>
        </w:numPr>
        <w:tabs>
          <w:tab w:val="left" w:pos="2620"/>
        </w:tabs>
        <w:spacing w:before="112"/>
        <w:rPr>
          <w:rFonts w:ascii="Arial" w:hAnsi="Arial" w:cs="Arial"/>
          <w:sz w:val="20"/>
        </w:rPr>
      </w:pPr>
      <w:r>
        <w:rPr>
          <w:rFonts w:ascii="Arial" w:hAnsi="Arial" w:cs="Arial"/>
          <w:sz w:val="20"/>
        </w:rPr>
        <w:t>Số lượng kiểm toán được kích hoạt</w:t>
      </w:r>
    </w:p>
    <w:p w14:paraId="5D90018C" w14:textId="77777777" w:rsidR="009B29A7" w:rsidRPr="00E33782" w:rsidRDefault="009B29A7" w:rsidP="009B29A7">
      <w:pPr>
        <w:pStyle w:val="ListParagraph"/>
        <w:numPr>
          <w:ilvl w:val="0"/>
          <w:numId w:val="37"/>
        </w:numPr>
        <w:tabs>
          <w:tab w:val="left" w:pos="2620"/>
        </w:tabs>
        <w:rPr>
          <w:rFonts w:ascii="Arial" w:hAnsi="Arial" w:cs="Arial"/>
          <w:sz w:val="18"/>
        </w:rPr>
      </w:pPr>
      <w:r w:rsidRPr="00E33782">
        <w:rPr>
          <w:rFonts w:ascii="Arial" w:hAnsi="Arial" w:cs="Arial"/>
          <w:sz w:val="20"/>
          <w:lang w:val="vi-VN"/>
        </w:rPr>
        <w:t>Tần suất thực hiện các báo cáo kiểm toán Để kiểm soát sự tăng trưởng của đường mòn kiểm toán, bạn có thể sử dụng các phương pháp sau</w:t>
      </w:r>
      <w:r w:rsidRPr="00E33782">
        <w:rPr>
          <w:rFonts w:ascii="Arial" w:hAnsi="Arial" w:cs="Arial"/>
          <w:sz w:val="20"/>
        </w:rPr>
        <w:t>:</w:t>
      </w:r>
    </w:p>
    <w:p w14:paraId="78983FB5" w14:textId="77777777" w:rsidR="009B29A7" w:rsidRPr="001058B5" w:rsidRDefault="009B29A7" w:rsidP="009B29A7">
      <w:pPr>
        <w:pStyle w:val="ListParagraph"/>
        <w:numPr>
          <w:ilvl w:val="0"/>
          <w:numId w:val="37"/>
        </w:numPr>
        <w:tabs>
          <w:tab w:val="left" w:pos="2620"/>
        </w:tabs>
        <w:spacing w:before="117" w:line="232" w:lineRule="auto"/>
        <w:ind w:right="334"/>
        <w:rPr>
          <w:rFonts w:ascii="Arial" w:hAnsi="Arial" w:cs="Arial"/>
          <w:sz w:val="20"/>
        </w:rPr>
      </w:pPr>
      <w:r w:rsidRPr="00E33782">
        <w:rPr>
          <w:rFonts w:ascii="Arial" w:hAnsi="Arial" w:cs="Arial"/>
          <w:b/>
          <w:sz w:val="20"/>
          <w:szCs w:val="20"/>
          <w:lang w:val="vi-VN"/>
        </w:rPr>
        <w:t>Bật và tắt kiểm tra cơ sở dữ liệu</w:t>
      </w:r>
      <w:r w:rsidRPr="00E33782">
        <w:rPr>
          <w:rFonts w:ascii="Arial" w:hAnsi="Arial" w:cs="Arial"/>
          <w:sz w:val="20"/>
          <w:szCs w:val="20"/>
          <w:lang w:val="vi-VN"/>
        </w:rPr>
        <w:t>. Nếu nó được kích hoạt, thì các bản ghi kiểm toán được tạo ra và được lưu trữ trong đường mòn kiểm toán. Nếu nó bị vô hiệu hóa, thì các bản ghi kiểm toán sẽ không được tạo ra. (Hãy nhớ rằng một số hoạt động luôn được kiểm toán</w:t>
      </w:r>
      <w:r w:rsidRPr="001058B5">
        <w:rPr>
          <w:rFonts w:ascii="Arial" w:hAnsi="Arial" w:cs="Arial"/>
          <w:sz w:val="20"/>
        </w:rPr>
        <w:t>)</w:t>
      </w:r>
    </w:p>
    <w:p w14:paraId="03D0F985" w14:textId="77777777" w:rsidR="009B29A7" w:rsidRPr="001058B5" w:rsidRDefault="009B29A7" w:rsidP="009B29A7">
      <w:pPr>
        <w:pStyle w:val="ListParagraph"/>
        <w:numPr>
          <w:ilvl w:val="0"/>
          <w:numId w:val="37"/>
        </w:numPr>
        <w:tabs>
          <w:tab w:val="left" w:pos="2620"/>
        </w:tabs>
        <w:spacing w:before="117" w:line="232" w:lineRule="auto"/>
        <w:ind w:right="188"/>
        <w:rPr>
          <w:rFonts w:ascii="Arial" w:hAnsi="Arial" w:cs="Arial"/>
          <w:sz w:val="20"/>
        </w:rPr>
      </w:pPr>
      <w:r w:rsidRPr="00E33782">
        <w:rPr>
          <w:rFonts w:ascii="Arial" w:hAnsi="Arial" w:cs="Arial"/>
          <w:b/>
          <w:sz w:val="20"/>
          <w:lang w:val="vi-VN"/>
        </w:rPr>
        <w:t>Chọn lọc về các tùy chọn kiểm tra được bật</w:t>
      </w:r>
      <w:r w:rsidRPr="00E33782">
        <w:rPr>
          <w:rFonts w:ascii="Arial" w:hAnsi="Arial" w:cs="Arial"/>
          <w:sz w:val="20"/>
          <w:lang w:val="vi-VN"/>
        </w:rPr>
        <w:t>. Nếu thực hiện kiểm toán chọn lọc nhiều hơn, thì thông tin kiểm toán vô dụng hoặc không cần thiết sẽ không được tạo và lưu trữ trong đường kiểm toán. Bạn có thể sử dụng kiểm toán chi tiết để kiểm tra chọn lọc chỉ một số điều kiện nhất định</w:t>
      </w:r>
      <w:r w:rsidRPr="001058B5">
        <w:rPr>
          <w:rFonts w:ascii="Arial" w:hAnsi="Arial" w:cs="Arial"/>
          <w:sz w:val="20"/>
        </w:rPr>
        <w:t>.</w:t>
      </w:r>
    </w:p>
    <w:p w14:paraId="0301130D" w14:textId="77777777" w:rsidR="009B29A7" w:rsidRPr="00E33782" w:rsidRDefault="009B29A7" w:rsidP="009B29A7">
      <w:pPr>
        <w:pStyle w:val="ListParagraph"/>
        <w:numPr>
          <w:ilvl w:val="0"/>
          <w:numId w:val="37"/>
        </w:numPr>
        <w:tabs>
          <w:tab w:val="left" w:pos="2620"/>
        </w:tabs>
        <w:spacing w:before="115" w:line="232" w:lineRule="auto"/>
        <w:ind w:right="206"/>
        <w:rPr>
          <w:rFonts w:ascii="Arial" w:hAnsi="Arial" w:cs="Arial"/>
          <w:sz w:val="20"/>
          <w:szCs w:val="20"/>
        </w:rPr>
      </w:pPr>
      <w:r w:rsidRPr="00E33782">
        <w:rPr>
          <w:rFonts w:ascii="Arial" w:hAnsi="Arial" w:cs="Arial"/>
          <w:sz w:val="20"/>
          <w:szCs w:val="20"/>
          <w:lang w:val="vi-VN"/>
        </w:rPr>
        <w:t>Kiểm soát chặt chẽ khả năng thực hiện kiểm tra đối tượng. Bạn có thể thực hiện việc này theo các cách sa</w:t>
      </w:r>
      <w:r w:rsidRPr="00E33782">
        <w:rPr>
          <w:rFonts w:ascii="Arial" w:hAnsi="Arial" w:cs="Arial"/>
          <w:sz w:val="20"/>
          <w:szCs w:val="20"/>
        </w:rPr>
        <w:t>u:</w:t>
      </w:r>
    </w:p>
    <w:p w14:paraId="5B4481E2" w14:textId="77777777" w:rsidR="009B29A7" w:rsidRPr="001058B5" w:rsidRDefault="009B29A7" w:rsidP="009B29A7">
      <w:pPr>
        <w:pStyle w:val="ListParagraph"/>
        <w:numPr>
          <w:ilvl w:val="1"/>
          <w:numId w:val="37"/>
        </w:numPr>
        <w:tabs>
          <w:tab w:val="left" w:pos="2979"/>
          <w:tab w:val="left" w:pos="2980"/>
        </w:tabs>
        <w:spacing w:before="120" w:line="230" w:lineRule="auto"/>
        <w:ind w:right="185" w:hanging="359"/>
        <w:rPr>
          <w:rFonts w:ascii="Arial" w:hAnsi="Arial" w:cs="Arial"/>
          <w:sz w:val="20"/>
        </w:rPr>
      </w:pPr>
      <w:r w:rsidRPr="00E33782">
        <w:rPr>
          <w:rFonts w:ascii="Arial" w:hAnsi="Arial" w:cs="Arial"/>
          <w:sz w:val="20"/>
          <w:lang w:val="vi-VN"/>
        </w:rPr>
        <w:t>Quản trị viên bảo mật sở hữu tất cả các đối tượng và không bao giờ cấp đặc quyền hệ thống AUDIT ANY cho bất kỳ người dùng nào khác. Ngoài ra, tất cả các đối tượng lược đồ có thể thuộc về một lược đồ mà người dùng tương ứng không có đặc quyền CREATE SESSION</w:t>
      </w:r>
      <w:r w:rsidRPr="001058B5">
        <w:rPr>
          <w:rFonts w:ascii="Arial" w:hAnsi="Arial" w:cs="Arial"/>
          <w:sz w:val="20"/>
        </w:rPr>
        <w:t>.</w:t>
      </w:r>
    </w:p>
    <w:p w14:paraId="6E37A2BA" w14:textId="77777777" w:rsidR="009B29A7" w:rsidRPr="001058B5" w:rsidRDefault="009B29A7" w:rsidP="009B29A7">
      <w:pPr>
        <w:pStyle w:val="ListParagraph"/>
        <w:numPr>
          <w:ilvl w:val="1"/>
          <w:numId w:val="37"/>
        </w:numPr>
        <w:tabs>
          <w:tab w:val="left" w:pos="2979"/>
          <w:tab w:val="left" w:pos="2980"/>
        </w:tabs>
        <w:spacing w:before="118" w:line="232" w:lineRule="auto"/>
        <w:ind w:right="410" w:hanging="359"/>
        <w:rPr>
          <w:rFonts w:ascii="Arial" w:hAnsi="Arial" w:cs="Arial"/>
          <w:sz w:val="20"/>
        </w:rPr>
      </w:pP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objects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contained</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schemas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do</w:t>
      </w:r>
      <w:r w:rsidRPr="001058B5">
        <w:rPr>
          <w:rFonts w:ascii="Arial" w:hAnsi="Arial" w:cs="Arial"/>
          <w:spacing w:val="-3"/>
          <w:sz w:val="20"/>
        </w:rPr>
        <w:t xml:space="preserve"> </w:t>
      </w:r>
      <w:r w:rsidRPr="001058B5">
        <w:rPr>
          <w:rFonts w:ascii="Arial" w:hAnsi="Arial" w:cs="Arial"/>
          <w:sz w:val="20"/>
        </w:rPr>
        <w:t>not</w:t>
      </w:r>
      <w:r w:rsidRPr="001058B5">
        <w:rPr>
          <w:rFonts w:ascii="Arial" w:hAnsi="Arial" w:cs="Arial"/>
          <w:spacing w:val="-3"/>
          <w:sz w:val="20"/>
        </w:rPr>
        <w:t xml:space="preserve"> </w:t>
      </w:r>
      <w:r w:rsidRPr="001058B5">
        <w:rPr>
          <w:rFonts w:ascii="Arial" w:hAnsi="Arial" w:cs="Arial"/>
          <w:sz w:val="20"/>
        </w:rPr>
        <w:t>correspond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real</w:t>
      </w:r>
      <w:r w:rsidRPr="001058B5">
        <w:rPr>
          <w:rFonts w:ascii="Arial" w:hAnsi="Arial" w:cs="Arial"/>
          <w:spacing w:val="-4"/>
          <w:sz w:val="20"/>
        </w:rPr>
        <w:t xml:space="preserve"> </w:t>
      </w:r>
      <w:r w:rsidRPr="001058B5">
        <w:rPr>
          <w:rFonts w:ascii="Arial" w:hAnsi="Arial" w:cs="Arial"/>
          <w:sz w:val="20"/>
        </w:rPr>
        <w:t>database users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SESSION</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p>
    <w:p w14:paraId="676AB26D" w14:textId="77777777" w:rsidR="009B29A7" w:rsidRPr="001058B5" w:rsidRDefault="009B29A7" w:rsidP="009B29A7">
      <w:pPr>
        <w:spacing w:line="232" w:lineRule="auto"/>
        <w:rPr>
          <w:rFonts w:ascii="Arial" w:hAnsi="Arial" w:cs="Arial"/>
          <w:sz w:val="20"/>
        </w:rPr>
        <w:sectPr w:rsidR="009B29A7" w:rsidRPr="001058B5">
          <w:pgSz w:w="12240" w:h="15840"/>
          <w:pgMar w:top="840" w:right="1060" w:bottom="860" w:left="1100" w:header="549" w:footer="663" w:gutter="0"/>
          <w:cols w:space="720"/>
        </w:sectPr>
      </w:pPr>
    </w:p>
    <w:p w14:paraId="034BFF5B" w14:textId="77777777" w:rsidR="009B29A7" w:rsidRPr="001058B5" w:rsidRDefault="009B29A7" w:rsidP="009B29A7">
      <w:pPr>
        <w:pStyle w:val="BodyText"/>
        <w:spacing w:before="5"/>
        <w:rPr>
          <w:rFonts w:ascii="Arial" w:hAnsi="Arial" w:cs="Arial"/>
          <w:sz w:val="25"/>
        </w:rPr>
      </w:pPr>
    </w:p>
    <w:p w14:paraId="158FEDEC" w14:textId="77777777" w:rsidR="009B29A7" w:rsidRPr="001058B5" w:rsidRDefault="009B29A7" w:rsidP="009B29A7">
      <w:pPr>
        <w:pStyle w:val="BodyText"/>
        <w:spacing w:before="93" w:line="244" w:lineRule="exact"/>
        <w:ind w:left="2380"/>
        <w:rPr>
          <w:rFonts w:ascii="Arial" w:hAnsi="Arial" w:cs="Arial"/>
        </w:rPr>
      </w:pPr>
      <w:r w:rsidRPr="001058B5">
        <w:rPr>
          <w:rFonts w:ascii="Arial" w:hAnsi="Arial" w:cs="Arial"/>
        </w:rPr>
        <w:t>corresponding user). The security administrator is the only user granted the</w:t>
      </w:r>
    </w:p>
    <w:p w14:paraId="4DA7427D" w14:textId="77777777" w:rsidR="009B29A7" w:rsidRPr="001058B5" w:rsidRDefault="009B29A7" w:rsidP="009B29A7">
      <w:pPr>
        <w:pStyle w:val="BodyText"/>
        <w:spacing w:line="248" w:lineRule="exact"/>
        <w:ind w:left="2380"/>
        <w:rPr>
          <w:rFonts w:ascii="Arial" w:hAnsi="Arial" w:cs="Arial"/>
        </w:rPr>
      </w:pPr>
      <w:r w:rsidRPr="001058B5">
        <w:rPr>
          <w:rFonts w:ascii="Arial" w:hAnsi="Arial" w:cs="Arial"/>
        </w:rPr>
        <w:t>AUDIT ANY</w:t>
      </w:r>
      <w:r w:rsidRPr="001058B5">
        <w:rPr>
          <w:rFonts w:ascii="Arial" w:hAnsi="Arial" w:cs="Arial"/>
          <w:spacing w:val="-103"/>
        </w:rPr>
        <w:t xml:space="preserve"> </w:t>
      </w:r>
      <w:r w:rsidRPr="001058B5">
        <w:rPr>
          <w:rFonts w:ascii="Arial" w:hAnsi="Arial" w:cs="Arial"/>
        </w:rPr>
        <w:t>system privilege.</w:t>
      </w:r>
    </w:p>
    <w:p w14:paraId="24AE9864" w14:textId="77777777" w:rsidR="009B29A7" w:rsidRPr="001058B5" w:rsidRDefault="009B29A7" w:rsidP="009B29A7">
      <w:pPr>
        <w:pStyle w:val="BodyText"/>
        <w:spacing w:before="108"/>
        <w:ind w:left="2020"/>
        <w:rPr>
          <w:rFonts w:ascii="Arial" w:hAnsi="Arial" w:cs="Arial"/>
        </w:rPr>
      </w:pPr>
      <w:bookmarkStart w:id="1834" w:name="_bookmark2014"/>
      <w:bookmarkEnd w:id="1834"/>
      <w:r w:rsidRPr="00E33782">
        <w:rPr>
          <w:rFonts w:ascii="Arial" w:hAnsi="Arial" w:cs="Arial"/>
          <w:lang w:val="vi-VN"/>
        </w:rPr>
        <w:t>Trong cả hai trường hợp, quản trị viên bảo mật kiểm soát hoàn toàn đối tượng kiểm toán</w:t>
      </w:r>
      <w:r w:rsidRPr="001058B5">
        <w:rPr>
          <w:rFonts w:ascii="Arial" w:hAnsi="Arial" w:cs="Arial"/>
        </w:rPr>
        <w:t>.</w:t>
      </w:r>
    </w:p>
    <w:p w14:paraId="59190C25" w14:textId="77777777" w:rsidR="009B29A7" w:rsidRPr="001058B5" w:rsidRDefault="009B29A7" w:rsidP="009B29A7">
      <w:pPr>
        <w:pStyle w:val="BodyText"/>
        <w:spacing w:before="119" w:line="230" w:lineRule="auto"/>
        <w:ind w:left="1659" w:right="700"/>
        <w:jc w:val="both"/>
        <w:rPr>
          <w:rFonts w:ascii="Arial" w:hAnsi="Arial" w:cs="Arial"/>
        </w:rPr>
      </w:pPr>
      <w:r>
        <w:rPr>
          <w:rFonts w:ascii="Arial" w:hAnsi="Arial" w:cs="Arial"/>
        </w:rPr>
        <w:t xml:space="preserve">Kích thước tối đa của bảng tính kiểm tra cơ sở dữ liệu </w:t>
      </w:r>
      <w:r w:rsidRPr="001058B5">
        <w:rPr>
          <w:rFonts w:ascii="Arial" w:hAnsi="Arial" w:cs="Arial"/>
        </w:rPr>
        <w:t xml:space="preserve">(AUD$ and FGA_LOG$) </w:t>
      </w:r>
      <w:r w:rsidRPr="00E33782">
        <w:rPr>
          <w:rFonts w:ascii="Arial" w:hAnsi="Arial" w:cs="Arial"/>
          <w:lang w:val="vi-VN"/>
        </w:rPr>
        <w:t>được xác định bởi các tham số lưu trữ mặc định của vùng bảng SYSTEM, trong đó nó được lưu trữ theo mặc định. Nếu bạn lo ngại rằng đường dẫn kiểm tra cơ sở dữ liệu quá lớn sẽ ảnh hưởng đến hiệu suất của bảng SYSTEM, thì hãy xem xét di chuyển các bảng đường dẫn kiểm tra cơ sở dữ liệu đến một vùng bảng khác</w:t>
      </w:r>
      <w:r w:rsidRPr="00E33782">
        <w:rPr>
          <w:rFonts w:ascii="Arial" w:hAnsi="Arial" w:cs="Arial"/>
        </w:rPr>
        <w:t>.</w:t>
      </w:r>
    </w:p>
    <w:p w14:paraId="30F3BCC9" w14:textId="77777777" w:rsidR="009B29A7" w:rsidRPr="001058B5" w:rsidRDefault="009B29A7" w:rsidP="009B29A7">
      <w:pPr>
        <w:pStyle w:val="BodyText"/>
        <w:spacing w:before="208" w:line="232" w:lineRule="auto"/>
        <w:ind w:left="2379" w:right="1668"/>
        <w:rPr>
          <w:rFonts w:ascii="Arial" w:hAnsi="Arial" w:cs="Arial"/>
        </w:rPr>
      </w:pPr>
      <w:r>
        <w:rPr>
          <w:rFonts w:ascii="Arial" w:hAnsi="Arial" w:cs="Arial"/>
          <w:b/>
          <w:sz w:val="19"/>
        </w:rPr>
        <w:t>Xem thêm</w:t>
      </w:r>
      <w:r w:rsidRPr="001058B5">
        <w:rPr>
          <w:rFonts w:ascii="Arial" w:hAnsi="Arial" w:cs="Arial"/>
          <w:b/>
          <w:sz w:val="19"/>
        </w:rPr>
        <w:t xml:space="preserve">: </w:t>
      </w:r>
      <w:r w:rsidRPr="00E33782">
        <w:rPr>
          <w:rFonts w:ascii="Arial" w:hAnsi="Arial" w:cs="Arial"/>
          <w:lang w:val="vi-VN"/>
        </w:rPr>
        <w:t>Tài liệu Oracle Database cụ thể cho hệ điều hành để biết thêm thông tin về quản lý đường dẫn kiểm toán của hệ điều hành khi chỉ đạo các bản ghi kiểm toán đến vị trí đó</w:t>
      </w:r>
    </w:p>
    <w:p w14:paraId="119E4097" w14:textId="77777777" w:rsidR="009B29A7" w:rsidRPr="001058B5" w:rsidRDefault="009B29A7" w:rsidP="009B29A7">
      <w:pPr>
        <w:pStyle w:val="BodyText"/>
        <w:spacing w:before="1"/>
        <w:rPr>
          <w:rFonts w:ascii="Arial" w:hAnsi="Arial" w:cs="Arial"/>
        </w:rPr>
      </w:pPr>
    </w:p>
    <w:p w14:paraId="7F20A4F6" w14:textId="77777777" w:rsidR="009B29A7" w:rsidRPr="001058B5" w:rsidRDefault="009B29A7" w:rsidP="009B29A7">
      <w:pPr>
        <w:pStyle w:val="Heading6"/>
        <w:ind w:left="1660"/>
      </w:pPr>
      <w:bookmarkStart w:id="1835" w:name="Moving_the_Database_Audit_Trail_to_a_Dif"/>
      <w:bookmarkStart w:id="1836" w:name="_bookmark2015"/>
      <w:bookmarkStart w:id="1837" w:name="_bookmark2016"/>
      <w:bookmarkEnd w:id="1835"/>
      <w:bookmarkEnd w:id="1836"/>
      <w:bookmarkEnd w:id="1837"/>
      <w:r>
        <w:t>Di chuyển</w:t>
      </w:r>
      <w:r w:rsidRPr="001058B5">
        <w:t xml:space="preserve"> Database Audit Trail </w:t>
      </w:r>
      <w:r>
        <w:t>Đến 1 bảng khác</w:t>
      </w:r>
    </w:p>
    <w:p w14:paraId="226575D8" w14:textId="77777777" w:rsidR="009B29A7" w:rsidRPr="001058B5" w:rsidRDefault="009B29A7" w:rsidP="009B29A7">
      <w:pPr>
        <w:pStyle w:val="BodyText"/>
        <w:spacing w:before="58" w:line="228" w:lineRule="auto"/>
        <w:ind w:left="1659" w:right="802"/>
        <w:rPr>
          <w:rFonts w:ascii="Arial" w:hAnsi="Arial" w:cs="Arial"/>
        </w:rPr>
      </w:pPr>
      <w:r w:rsidRPr="008629E9">
        <w:rPr>
          <w:rFonts w:ascii="Arial" w:hAnsi="Arial" w:cs="Arial"/>
          <w:lang w:val="vi-VN"/>
        </w:rPr>
        <w:t>Theo mặc định, vùng bảng SYSTEM lưu trữ các bảng SYS.AUD $ và SYS.FGA_LOG $. Bạn có thể thay đổi vị trí mặc định này thành vùng bảng khác, chẳng hạn như vùng bảng SYSAUX hoặc vùng bảng do người dùng tạo. Bạn có thể muốn di chuyển các bảng tính kiểm tra cơ sở dữ liệu đến một vùng bảng khác nếu không gian bảng SYSTEM quá bận. Một lý do khác để di chuyển các bảng đường dẫn kiểm toán này đến một không gian bảng khác là nếu bạn có kế hoạch thanh lọc chúng bằng cách sử dụng các thủ tục gói DBMS_AUDIT_MGMT PL / SQL</w:t>
      </w:r>
      <w:r w:rsidRPr="001058B5">
        <w:rPr>
          <w:rFonts w:ascii="Arial" w:hAnsi="Arial" w:cs="Arial"/>
        </w:rPr>
        <w:t>.</w:t>
      </w:r>
    </w:p>
    <w:p w14:paraId="29669857" w14:textId="77777777" w:rsidR="009B29A7" w:rsidRPr="008629E9" w:rsidRDefault="009B29A7" w:rsidP="009B29A7">
      <w:pPr>
        <w:pStyle w:val="BodyText"/>
        <w:spacing w:before="122" w:line="232" w:lineRule="auto"/>
        <w:ind w:left="1660" w:right="786"/>
        <w:jc w:val="both"/>
        <w:rPr>
          <w:rFonts w:ascii="Arial" w:hAnsi="Arial" w:cs="Arial"/>
        </w:rPr>
      </w:pPr>
      <w:r w:rsidRPr="008629E9">
        <w:rPr>
          <w:rFonts w:ascii="Arial" w:hAnsi="Arial" w:cs="Arial"/>
          <w:lang w:val="vi-VN"/>
        </w:rPr>
        <w:t>Lưu ý rằng việc di chuyển các bảng theo dõi kiểm tra cơ sở dữ liệu đến một vùng bảng khác có thể mất một thời gian dài, tùy thuộc vào lượng dữ liệu kiểm toán trong các bảng kiểm tra, vì vậy bạn có thể thực hiện điều này trong một thời gian khi hoạt động của cơ sở dữ liệu chậm</w:t>
      </w:r>
      <w:r w:rsidRPr="008629E9">
        <w:rPr>
          <w:rFonts w:ascii="Arial" w:hAnsi="Arial" w:cs="Arial"/>
          <w:spacing w:val="-4"/>
        </w:rPr>
        <w:t>.</w:t>
      </w:r>
    </w:p>
    <w:p w14:paraId="5FEF1646" w14:textId="77777777" w:rsidR="009B29A7" w:rsidRPr="008629E9" w:rsidRDefault="009B29A7" w:rsidP="009B29A7">
      <w:pPr>
        <w:pStyle w:val="BodyText"/>
        <w:spacing w:before="111"/>
        <w:ind w:left="1660"/>
        <w:rPr>
          <w:rFonts w:ascii="Arial" w:hAnsi="Arial" w:cs="Arial"/>
        </w:rPr>
      </w:pPr>
      <w:r w:rsidRPr="008629E9">
        <w:rPr>
          <w:rFonts w:ascii="Arial" w:hAnsi="Arial" w:cs="Arial"/>
          <w:lang w:val="vi-VN"/>
        </w:rPr>
        <w:t>Để di chuyển đường dẫn kiểm tra cơ sở dữ liệu từ SYSTEM sang một vùng bảng khác</w:t>
      </w:r>
      <w:r w:rsidRPr="008629E9">
        <w:rPr>
          <w:rFonts w:ascii="Arial" w:hAnsi="Arial" w:cs="Arial"/>
        </w:rPr>
        <w:t>:</w:t>
      </w:r>
    </w:p>
    <w:p w14:paraId="72365F02" w14:textId="77777777" w:rsidR="009B29A7" w:rsidRPr="001058B5" w:rsidRDefault="009B29A7" w:rsidP="009B29A7">
      <w:pPr>
        <w:pStyle w:val="ListParagraph"/>
        <w:numPr>
          <w:ilvl w:val="0"/>
          <w:numId w:val="36"/>
        </w:numPr>
        <w:tabs>
          <w:tab w:val="left" w:pos="2020"/>
        </w:tabs>
        <w:spacing w:before="108" w:line="246" w:lineRule="exact"/>
        <w:rPr>
          <w:rFonts w:ascii="Arial" w:hAnsi="Arial" w:cs="Arial"/>
        </w:rPr>
      </w:pPr>
      <w:r w:rsidRPr="008629E9">
        <w:rPr>
          <w:rFonts w:ascii="Arial" w:hAnsi="Arial" w:cs="Arial"/>
          <w:sz w:val="20"/>
        </w:rPr>
        <w:t>Đ</w:t>
      </w:r>
      <w:r w:rsidRPr="008629E9">
        <w:rPr>
          <w:rFonts w:ascii="Arial" w:hAnsi="Arial" w:cs="Arial"/>
          <w:sz w:val="20"/>
          <w:lang w:val="vi-VN"/>
        </w:rPr>
        <w:t>ăng nhập vào SQL * Plus với tư cách quản trị viên có đặc quyền EXECUTE trên</w:t>
      </w:r>
      <w:r w:rsidRPr="008629E9">
        <w:rPr>
          <w:rFonts w:ascii="Arial" w:hAnsi="Arial" w:cs="Arial"/>
          <w:sz w:val="20"/>
          <w:lang w:val="vi-VN"/>
        </w:rPr>
        <w:br/>
        <w:t>Gói PLMS / DBMS_AUDIT_MGMT</w:t>
      </w:r>
      <w:r w:rsidRPr="001058B5">
        <w:rPr>
          <w:rFonts w:ascii="Arial" w:hAnsi="Arial" w:cs="Arial"/>
        </w:rPr>
        <w:t>.</w:t>
      </w:r>
    </w:p>
    <w:p w14:paraId="2AE7B8ED" w14:textId="77777777" w:rsidR="009B29A7" w:rsidRPr="001058B5" w:rsidRDefault="009B29A7" w:rsidP="009B29A7">
      <w:pPr>
        <w:spacing w:before="118" w:line="228" w:lineRule="auto"/>
        <w:ind w:left="2020" w:right="1127" w:hanging="1"/>
        <w:rPr>
          <w:rFonts w:ascii="Arial" w:hAnsi="Arial" w:cs="Arial"/>
          <w:sz w:val="20"/>
        </w:rPr>
      </w:pPr>
      <w:r w:rsidRPr="008629E9">
        <w:rPr>
          <w:rFonts w:ascii="Arial" w:hAnsi="Arial" w:cs="Arial"/>
          <w:sz w:val="20"/>
          <w:lang w:val="vi-VN"/>
        </w:rPr>
        <w:t>Để biết thêm thông tin về gói DBMS_AUDIT_MGMT PL / SQL</w:t>
      </w:r>
      <w:r w:rsidRPr="001058B5">
        <w:rPr>
          <w:rFonts w:ascii="Arial" w:hAnsi="Arial" w:cs="Arial"/>
          <w:sz w:val="20"/>
        </w:rPr>
        <w:t>,</w:t>
      </w:r>
      <w:r w:rsidRPr="001058B5">
        <w:rPr>
          <w:rFonts w:ascii="Arial" w:hAnsi="Arial" w:cs="Arial"/>
          <w:spacing w:val="-30"/>
          <w:sz w:val="20"/>
        </w:rPr>
        <w:t xml:space="preserve"> </w:t>
      </w:r>
      <w:r>
        <w:rPr>
          <w:rFonts w:ascii="Arial" w:hAnsi="Arial" w:cs="Arial"/>
          <w:sz w:val="20"/>
        </w:rPr>
        <w:t xml:space="preserve">xem thêm </w:t>
      </w:r>
      <w:r w:rsidRPr="001058B5">
        <w:rPr>
          <w:rFonts w:ascii="Arial" w:hAnsi="Arial" w:cs="Arial"/>
          <w:i/>
          <w:sz w:val="20"/>
        </w:rPr>
        <w:t xml:space="preserve">Oracle Database PL/SQL Packages and </w:t>
      </w:r>
      <w:r w:rsidRPr="001058B5">
        <w:rPr>
          <w:rFonts w:ascii="Arial" w:hAnsi="Arial" w:cs="Arial"/>
          <w:i/>
          <w:spacing w:val="-4"/>
          <w:sz w:val="20"/>
        </w:rPr>
        <w:t>Types</w:t>
      </w:r>
      <w:r w:rsidRPr="001058B5">
        <w:rPr>
          <w:rFonts w:ascii="Arial" w:hAnsi="Arial" w:cs="Arial"/>
          <w:i/>
          <w:spacing w:val="-6"/>
          <w:sz w:val="20"/>
        </w:rPr>
        <w:t xml:space="preserve"> </w:t>
      </w:r>
      <w:r w:rsidRPr="001058B5">
        <w:rPr>
          <w:rFonts w:ascii="Arial" w:hAnsi="Arial" w:cs="Arial"/>
          <w:i/>
          <w:sz w:val="20"/>
        </w:rPr>
        <w:t>Reference</w:t>
      </w:r>
      <w:r w:rsidRPr="001058B5">
        <w:rPr>
          <w:rFonts w:ascii="Arial" w:hAnsi="Arial" w:cs="Arial"/>
          <w:sz w:val="20"/>
        </w:rPr>
        <w:t>.</w:t>
      </w:r>
    </w:p>
    <w:p w14:paraId="16AE36D7" w14:textId="77777777" w:rsidR="009B29A7" w:rsidRPr="008629E9" w:rsidRDefault="009B29A7" w:rsidP="009B29A7">
      <w:pPr>
        <w:pStyle w:val="ListParagraph"/>
        <w:numPr>
          <w:ilvl w:val="0"/>
          <w:numId w:val="36"/>
        </w:numPr>
        <w:tabs>
          <w:tab w:val="left" w:pos="2020"/>
        </w:tabs>
        <w:spacing w:before="114"/>
        <w:rPr>
          <w:rFonts w:ascii="Arial" w:hAnsi="Arial" w:cs="Arial"/>
          <w:sz w:val="20"/>
          <w:szCs w:val="20"/>
        </w:rPr>
      </w:pPr>
      <w:r w:rsidRPr="008629E9">
        <w:rPr>
          <w:rFonts w:ascii="Arial" w:hAnsi="Arial" w:cs="Arial"/>
          <w:sz w:val="20"/>
          <w:szCs w:val="20"/>
          <w:lang w:val="vi-VN"/>
        </w:rPr>
        <w:t>Kiểm tra không gian bảng mà bạn muốn di chuyển các bảng theo dõi kiểm toán cơ sở dữ liệu</w:t>
      </w:r>
      <w:r w:rsidRPr="008629E9">
        <w:rPr>
          <w:rFonts w:ascii="Arial" w:hAnsi="Arial" w:cs="Arial"/>
          <w:sz w:val="20"/>
          <w:szCs w:val="20"/>
        </w:rPr>
        <w:t>.</w:t>
      </w:r>
    </w:p>
    <w:p w14:paraId="347A884F" w14:textId="77777777" w:rsidR="009B29A7" w:rsidRPr="001058B5" w:rsidRDefault="009B29A7" w:rsidP="009B29A7">
      <w:pPr>
        <w:spacing w:before="119" w:line="230" w:lineRule="auto"/>
        <w:ind w:left="2019" w:right="848"/>
        <w:rPr>
          <w:rFonts w:ascii="Arial" w:hAnsi="Arial" w:cs="Arial"/>
          <w:sz w:val="20"/>
        </w:rPr>
      </w:pPr>
      <w:r w:rsidRPr="00834171">
        <w:rPr>
          <w:rFonts w:ascii="Arial" w:hAnsi="Arial" w:cs="Arial"/>
          <w:sz w:val="20"/>
          <w:lang w:val="vi-VN"/>
        </w:rPr>
        <w:t>Bạn có thể cần tối ưu hóa và phân bổ nhiều không gian hơn cho không gian bảng này, bao gồm không gian bảng phụ trợ SYSAUX. Để biết thêm thông tin, hãy xem</w:t>
      </w:r>
      <w:r w:rsidRPr="00834171">
        <w:rPr>
          <w:rFonts w:ascii="Arial" w:hAnsi="Arial" w:cs="Arial"/>
          <w:i/>
          <w:sz w:val="18"/>
        </w:rPr>
        <w:t xml:space="preserve"> </w:t>
      </w:r>
      <w:r w:rsidRPr="001058B5">
        <w:rPr>
          <w:rFonts w:ascii="Arial" w:hAnsi="Arial" w:cs="Arial"/>
          <w:i/>
          <w:sz w:val="20"/>
        </w:rPr>
        <w:t>Oracle Database Performance Tuning Guide</w:t>
      </w:r>
      <w:r w:rsidRPr="001058B5">
        <w:rPr>
          <w:rFonts w:ascii="Arial" w:hAnsi="Arial" w:cs="Arial"/>
          <w:sz w:val="20"/>
        </w:rPr>
        <w:t>.</w:t>
      </w:r>
    </w:p>
    <w:p w14:paraId="5BCC0CFF" w14:textId="77777777" w:rsidR="009B29A7" w:rsidRPr="00834171" w:rsidRDefault="009B29A7" w:rsidP="009B29A7">
      <w:pPr>
        <w:pStyle w:val="ListParagraph"/>
        <w:numPr>
          <w:ilvl w:val="0"/>
          <w:numId w:val="36"/>
        </w:numPr>
        <w:tabs>
          <w:tab w:val="left" w:pos="2020"/>
        </w:tabs>
        <w:spacing w:before="123" w:line="228" w:lineRule="auto"/>
        <w:ind w:right="1211"/>
        <w:rPr>
          <w:rFonts w:ascii="Arial" w:hAnsi="Arial" w:cs="Arial"/>
          <w:sz w:val="20"/>
          <w:szCs w:val="20"/>
        </w:rPr>
      </w:pPr>
      <w:r w:rsidRPr="00834171">
        <w:rPr>
          <w:rFonts w:ascii="Arial" w:hAnsi="Arial" w:cs="Arial"/>
          <w:sz w:val="20"/>
          <w:szCs w:val="20"/>
          <w:lang w:val="vi-VN"/>
        </w:rPr>
        <w:t>Chạy thủ tục PLMS SQL DBMS_AUDIT_MGMT.SET_AUDIT_TRAIL_LOCATION để xác định tên của vùng bảng đích</w:t>
      </w:r>
      <w:r w:rsidRPr="00834171">
        <w:rPr>
          <w:rFonts w:ascii="Arial" w:hAnsi="Arial" w:cs="Arial"/>
          <w:sz w:val="20"/>
          <w:szCs w:val="20"/>
        </w:rPr>
        <w:t>.</w:t>
      </w:r>
    </w:p>
    <w:p w14:paraId="3E1B8BB9" w14:textId="77777777" w:rsidR="009B29A7" w:rsidRPr="001058B5" w:rsidRDefault="009B29A7" w:rsidP="009B29A7">
      <w:pPr>
        <w:pStyle w:val="BodyText"/>
        <w:spacing w:before="115"/>
        <w:ind w:left="2020"/>
        <w:rPr>
          <w:rFonts w:ascii="Arial" w:hAnsi="Arial" w:cs="Arial"/>
        </w:rPr>
      </w:pPr>
      <w:r w:rsidRPr="001058B5">
        <w:rPr>
          <w:rFonts w:ascii="Arial" w:hAnsi="Arial" w:cs="Arial"/>
        </w:rPr>
        <w:t>For example:</w:t>
      </w:r>
    </w:p>
    <w:p w14:paraId="41CC0010" w14:textId="77777777" w:rsidR="009B29A7" w:rsidRPr="001058B5" w:rsidRDefault="009B29A7" w:rsidP="009B29A7">
      <w:pPr>
        <w:spacing w:before="140" w:line="259" w:lineRule="auto"/>
        <w:ind w:left="21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4A2B4712" w14:textId="77777777" w:rsidR="009B29A7" w:rsidRPr="001058B5" w:rsidRDefault="009B29A7" w:rsidP="009B29A7">
      <w:pPr>
        <w:tabs>
          <w:tab w:val="left" w:pos="4799"/>
        </w:tabs>
        <w:spacing w:line="259" w:lineRule="auto"/>
        <w:ind w:left="2204" w:right="16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AUDIT_TRAIL_LOCATION_VALUE =&gt;</w:t>
      </w:r>
      <w:r w:rsidRPr="001058B5">
        <w:rPr>
          <w:rFonts w:ascii="Arial" w:hAnsi="Arial" w:cs="Arial"/>
          <w:spacing w:val="-76"/>
          <w:w w:val="95"/>
          <w:sz w:val="18"/>
        </w:rPr>
        <w:t xml:space="preserve"> </w:t>
      </w:r>
      <w:r w:rsidRPr="001058B5">
        <w:rPr>
          <w:rFonts w:ascii="Arial" w:hAnsi="Arial" w:cs="Arial"/>
          <w:w w:val="95"/>
          <w:sz w:val="18"/>
        </w:rPr>
        <w:t>'AUD_AUX');</w:t>
      </w:r>
    </w:p>
    <w:p w14:paraId="79524E89" w14:textId="77777777" w:rsidR="009B29A7" w:rsidRPr="001058B5" w:rsidRDefault="009B29A7" w:rsidP="009B29A7">
      <w:pPr>
        <w:ind w:left="2020"/>
        <w:rPr>
          <w:rFonts w:ascii="Arial" w:hAnsi="Arial" w:cs="Arial"/>
          <w:sz w:val="18"/>
        </w:rPr>
      </w:pPr>
      <w:r w:rsidRPr="001058B5">
        <w:rPr>
          <w:rFonts w:ascii="Arial" w:hAnsi="Arial" w:cs="Arial"/>
          <w:w w:val="95"/>
          <w:sz w:val="18"/>
        </w:rPr>
        <w:t>END;</w:t>
      </w:r>
    </w:p>
    <w:p w14:paraId="659BC52B" w14:textId="77777777" w:rsidR="009B29A7" w:rsidRPr="001058B5" w:rsidRDefault="009B29A7" w:rsidP="009B29A7">
      <w:pPr>
        <w:pStyle w:val="BodyText"/>
        <w:spacing w:before="2"/>
        <w:rPr>
          <w:rFonts w:ascii="Arial" w:hAnsi="Arial" w:cs="Arial"/>
          <w:sz w:val="18"/>
        </w:rPr>
      </w:pPr>
    </w:p>
    <w:p w14:paraId="23E7F5F0" w14:textId="77777777" w:rsidR="009B29A7" w:rsidRPr="001058B5" w:rsidRDefault="009B29A7" w:rsidP="009B29A7">
      <w:pPr>
        <w:pStyle w:val="BodyText"/>
        <w:ind w:left="2020"/>
        <w:rPr>
          <w:rFonts w:ascii="Arial" w:hAnsi="Arial" w:cs="Arial"/>
        </w:rPr>
      </w:pPr>
      <w:r w:rsidRPr="001058B5">
        <w:rPr>
          <w:rFonts w:ascii="Arial" w:hAnsi="Arial" w:cs="Arial"/>
        </w:rPr>
        <w:t>In this example:</w:t>
      </w:r>
    </w:p>
    <w:p w14:paraId="14D2C092" w14:textId="77777777" w:rsidR="009B29A7" w:rsidRPr="001058B5" w:rsidRDefault="009B29A7" w:rsidP="009B29A7">
      <w:pPr>
        <w:pStyle w:val="ListParagraph"/>
        <w:numPr>
          <w:ilvl w:val="1"/>
          <w:numId w:val="36"/>
        </w:numPr>
        <w:tabs>
          <w:tab w:val="left" w:pos="2380"/>
        </w:tabs>
        <w:spacing w:before="121" w:line="228" w:lineRule="auto"/>
        <w:ind w:right="1142"/>
        <w:rPr>
          <w:rFonts w:ascii="Arial" w:hAnsi="Arial" w:cs="Arial"/>
          <w:sz w:val="20"/>
        </w:rPr>
      </w:pPr>
      <w:r w:rsidRPr="001058B5">
        <w:rPr>
          <w:rFonts w:ascii="Arial" w:hAnsi="Arial" w:cs="Arial"/>
          <w:sz w:val="20"/>
        </w:rPr>
        <w:t>AUDIT_TRAIL_TYPE:</w:t>
      </w:r>
      <w:r w:rsidRPr="001058B5">
        <w:rPr>
          <w:rFonts w:ascii="Arial" w:hAnsi="Arial" w:cs="Arial"/>
          <w:spacing w:val="-26"/>
          <w:sz w:val="20"/>
        </w:rPr>
        <w:t xml:space="preserve"> </w:t>
      </w:r>
      <w:r w:rsidRPr="000E0762">
        <w:rPr>
          <w:rFonts w:ascii="Arial" w:hAnsi="Arial" w:cs="Arial"/>
          <w:sz w:val="20"/>
          <w:szCs w:val="20"/>
          <w:lang w:val="vi-VN"/>
        </w:rPr>
        <w:t>Đề cập đến loại đường dẫn kiểm tra cơ sở dữ liệu. Nhập một trong các giá trị sau</w:t>
      </w:r>
      <w:r w:rsidRPr="000E0762">
        <w:rPr>
          <w:rFonts w:ascii="Arial" w:hAnsi="Arial" w:cs="Arial"/>
          <w:sz w:val="20"/>
          <w:szCs w:val="20"/>
        </w:rPr>
        <w:t>:</w:t>
      </w:r>
    </w:p>
    <w:p w14:paraId="74326658" w14:textId="77777777" w:rsidR="009B29A7" w:rsidRPr="001058B5" w:rsidRDefault="009B29A7" w:rsidP="009B29A7">
      <w:pPr>
        <w:pStyle w:val="ListParagraph"/>
        <w:numPr>
          <w:ilvl w:val="2"/>
          <w:numId w:val="36"/>
        </w:numPr>
        <w:tabs>
          <w:tab w:val="left" w:pos="2739"/>
          <w:tab w:val="left" w:pos="274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31"/>
          <w:sz w:val="20"/>
        </w:rPr>
        <w:t xml:space="preserve"> </w:t>
      </w:r>
      <w:r w:rsidRPr="000E0762">
        <w:rPr>
          <w:rStyle w:val="shorttext"/>
          <w:rFonts w:ascii="Arial" w:hAnsi="Arial" w:cs="Arial"/>
          <w:sz w:val="20"/>
          <w:szCs w:val="20"/>
          <w:lang w:val="vi-VN"/>
        </w:rPr>
        <w:t>Bảng xếp hạng kiểm toán chuẩn</w:t>
      </w:r>
      <w:r w:rsidRPr="000E0762">
        <w:rPr>
          <w:rFonts w:ascii="Arial" w:hAnsi="Arial" w:cs="Arial"/>
          <w:sz w:val="20"/>
          <w:szCs w:val="20"/>
        </w:rPr>
        <w:t>,</w:t>
      </w:r>
      <w:r w:rsidRPr="001058B5">
        <w:rPr>
          <w:rFonts w:ascii="Arial" w:hAnsi="Arial" w:cs="Arial"/>
          <w:spacing w:val="-30"/>
          <w:sz w:val="20"/>
        </w:rPr>
        <w:t xml:space="preserve"> </w:t>
      </w:r>
      <w:r w:rsidRPr="001058B5">
        <w:rPr>
          <w:rFonts w:ascii="Arial" w:hAnsi="Arial" w:cs="Arial"/>
          <w:sz w:val="20"/>
        </w:rPr>
        <w:t>AUD$.</w:t>
      </w:r>
    </w:p>
    <w:p w14:paraId="4C8D3ED8" w14:textId="77777777" w:rsidR="009B29A7" w:rsidRPr="001058B5" w:rsidRDefault="009B29A7" w:rsidP="009B29A7">
      <w:pPr>
        <w:pStyle w:val="ListParagraph"/>
        <w:numPr>
          <w:ilvl w:val="2"/>
          <w:numId w:val="36"/>
        </w:numPr>
        <w:tabs>
          <w:tab w:val="left" w:pos="2739"/>
          <w:tab w:val="left" w:pos="2740"/>
        </w:tabs>
        <w:spacing w:before="108" w:line="246" w:lineRule="exact"/>
        <w:rPr>
          <w:rFonts w:ascii="Arial" w:hAnsi="Arial" w:cs="Arial"/>
          <w:sz w:val="20"/>
        </w:rPr>
      </w:pPr>
      <w:r w:rsidRPr="001058B5">
        <w:rPr>
          <w:rFonts w:ascii="Arial" w:hAnsi="Arial" w:cs="Arial"/>
          <w:sz w:val="20"/>
        </w:rPr>
        <w:t>DBMS_AUDIT_MGMT.AUDIT_TRAIL_FGA_STD:</w:t>
      </w:r>
      <w:r w:rsidRPr="001058B5">
        <w:rPr>
          <w:rFonts w:ascii="Arial" w:hAnsi="Arial" w:cs="Arial"/>
          <w:spacing w:val="-25"/>
          <w:sz w:val="20"/>
        </w:rPr>
        <w:t xml:space="preserve"> </w:t>
      </w:r>
      <w:r w:rsidRPr="000E0762">
        <w:rPr>
          <w:rStyle w:val="shorttext"/>
          <w:rFonts w:ascii="Arial" w:hAnsi="Arial" w:cs="Arial"/>
          <w:sz w:val="20"/>
          <w:szCs w:val="20"/>
          <w:lang w:val="vi-VN"/>
        </w:rPr>
        <w:t>Bảng kiểm tra chi tiết hạt mịn</w:t>
      </w:r>
      <w:r w:rsidRPr="000E0762">
        <w:rPr>
          <w:rFonts w:ascii="Arial" w:hAnsi="Arial" w:cs="Arial"/>
          <w:sz w:val="20"/>
          <w:szCs w:val="20"/>
        </w:rPr>
        <w:t>,</w:t>
      </w:r>
    </w:p>
    <w:p w14:paraId="61B0CE7E" w14:textId="77777777" w:rsidR="009B29A7" w:rsidRPr="001058B5" w:rsidRDefault="009B29A7" w:rsidP="009B29A7">
      <w:pPr>
        <w:pStyle w:val="BodyText"/>
        <w:spacing w:line="246" w:lineRule="exact"/>
        <w:ind w:left="2740"/>
        <w:rPr>
          <w:rFonts w:ascii="Arial" w:hAnsi="Arial" w:cs="Arial"/>
        </w:rPr>
      </w:pPr>
      <w:r w:rsidRPr="001058B5">
        <w:rPr>
          <w:rFonts w:ascii="Arial" w:hAnsi="Arial" w:cs="Arial"/>
          <w:w w:val="95"/>
        </w:rPr>
        <w:t>FGA_LOG$.</w:t>
      </w:r>
    </w:p>
    <w:p w14:paraId="56EE9270" w14:textId="77777777" w:rsidR="009B29A7" w:rsidRPr="001058B5" w:rsidRDefault="009B29A7" w:rsidP="009B29A7">
      <w:pPr>
        <w:spacing w:line="246" w:lineRule="exact"/>
        <w:rPr>
          <w:rFonts w:ascii="Arial" w:hAnsi="Arial" w:cs="Arial"/>
        </w:rPr>
        <w:sectPr w:rsidR="009B29A7" w:rsidRPr="001058B5">
          <w:pgSz w:w="12240" w:h="15840"/>
          <w:pgMar w:top="840" w:right="1060" w:bottom="860" w:left="1100" w:header="549" w:footer="663" w:gutter="0"/>
          <w:cols w:space="720"/>
        </w:sectPr>
      </w:pPr>
    </w:p>
    <w:p w14:paraId="1974A449" w14:textId="77777777" w:rsidR="009B29A7" w:rsidRPr="001058B5" w:rsidRDefault="009B29A7" w:rsidP="009B29A7">
      <w:pPr>
        <w:pStyle w:val="BodyText"/>
        <w:spacing w:before="5"/>
        <w:rPr>
          <w:rFonts w:ascii="Arial" w:hAnsi="Arial" w:cs="Arial"/>
          <w:sz w:val="25"/>
        </w:rPr>
      </w:pPr>
    </w:p>
    <w:p w14:paraId="2ACF56F1" w14:textId="77777777" w:rsidR="009B29A7" w:rsidRPr="001058B5" w:rsidRDefault="009B29A7" w:rsidP="009B29A7">
      <w:pPr>
        <w:pStyle w:val="BodyText"/>
        <w:tabs>
          <w:tab w:val="left" w:pos="3339"/>
        </w:tabs>
        <w:spacing w:before="103" w:line="228" w:lineRule="auto"/>
        <w:ind w:left="3339" w:right="37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0"/>
        </w:rPr>
        <w:t xml:space="preserve">DBMS_AUDIT_MGMT.AUDIT_TRAIL_DB_STD: </w:t>
      </w:r>
      <w:r>
        <w:rPr>
          <w:rFonts w:ascii="Arial" w:hAnsi="Arial" w:cs="Arial"/>
          <w:w w:val="90"/>
        </w:rPr>
        <w:t>cả</w:t>
      </w:r>
      <w:r w:rsidRPr="001058B5">
        <w:rPr>
          <w:rFonts w:ascii="Arial" w:hAnsi="Arial" w:cs="Arial"/>
          <w:w w:val="90"/>
        </w:rPr>
        <w:t xml:space="preserve"> standard and fine-grained </w:t>
      </w:r>
      <w:r w:rsidRPr="001058B5">
        <w:rPr>
          <w:rFonts w:ascii="Arial" w:hAnsi="Arial" w:cs="Arial"/>
        </w:rPr>
        <w:t>audit trail</w:t>
      </w:r>
      <w:r w:rsidRPr="001058B5">
        <w:rPr>
          <w:rFonts w:ascii="Arial" w:hAnsi="Arial" w:cs="Arial"/>
          <w:spacing w:val="-1"/>
        </w:rPr>
        <w:t xml:space="preserve"> </w:t>
      </w:r>
      <w:r w:rsidRPr="001058B5">
        <w:rPr>
          <w:rFonts w:ascii="Arial" w:hAnsi="Arial" w:cs="Arial"/>
        </w:rPr>
        <w:t>tables.</w:t>
      </w:r>
    </w:p>
    <w:p w14:paraId="6F472DE5" w14:textId="77777777" w:rsidR="009B29A7" w:rsidRPr="001058B5" w:rsidRDefault="009B29A7" w:rsidP="009B29A7">
      <w:pPr>
        <w:pStyle w:val="ListParagraph"/>
        <w:numPr>
          <w:ilvl w:val="3"/>
          <w:numId w:val="36"/>
        </w:numPr>
        <w:tabs>
          <w:tab w:val="left" w:pos="2980"/>
        </w:tabs>
        <w:spacing w:before="124" w:line="228" w:lineRule="auto"/>
        <w:ind w:right="723"/>
        <w:rPr>
          <w:rFonts w:ascii="Arial" w:hAnsi="Arial" w:cs="Arial"/>
          <w:sz w:val="20"/>
        </w:rPr>
      </w:pPr>
      <w:r w:rsidRPr="001058B5">
        <w:rPr>
          <w:rFonts w:ascii="Arial" w:hAnsi="Arial" w:cs="Arial"/>
          <w:w w:val="95"/>
          <w:sz w:val="20"/>
        </w:rPr>
        <w:t>AUDIT_TRAIL_LOCATION_VALUE:</w:t>
      </w:r>
      <w:r w:rsidRPr="001058B5">
        <w:rPr>
          <w:rFonts w:ascii="Arial" w:hAnsi="Arial" w:cs="Arial"/>
          <w:spacing w:val="-22"/>
          <w:w w:val="95"/>
          <w:sz w:val="20"/>
        </w:rPr>
        <w:t xml:space="preserve"> </w:t>
      </w:r>
      <w:r w:rsidRPr="000E0762">
        <w:rPr>
          <w:rFonts w:ascii="Arial" w:hAnsi="Arial" w:cs="Arial"/>
          <w:sz w:val="20"/>
          <w:lang w:val="vi-VN"/>
        </w:rPr>
        <w:t>Chỉ định vùng bảng đích. Ví dụ này chỉ định một vùng bảng có tên AUD_AUX</w:t>
      </w:r>
      <w:r w:rsidRPr="001058B5">
        <w:rPr>
          <w:rFonts w:ascii="Arial" w:hAnsi="Arial" w:cs="Arial"/>
          <w:sz w:val="20"/>
        </w:rPr>
        <w:t>.</w:t>
      </w:r>
    </w:p>
    <w:p w14:paraId="18B89BEF" w14:textId="77777777" w:rsidR="009B29A7" w:rsidRPr="001058B5" w:rsidRDefault="009B29A7" w:rsidP="009B29A7">
      <w:pPr>
        <w:pStyle w:val="BodyText"/>
        <w:spacing w:before="2"/>
        <w:rPr>
          <w:rFonts w:ascii="Arial" w:hAnsi="Arial" w:cs="Arial"/>
          <w:sz w:val="23"/>
        </w:rPr>
      </w:pPr>
    </w:p>
    <w:p w14:paraId="7D42EF78" w14:textId="77777777" w:rsidR="009B29A7" w:rsidRPr="001058B5" w:rsidRDefault="009B29A7" w:rsidP="009B29A7">
      <w:pPr>
        <w:pStyle w:val="Heading6"/>
      </w:pPr>
      <w:bookmarkStart w:id="1838" w:name="Auditing_the_Database_Audit_Trail"/>
      <w:bookmarkStart w:id="1839" w:name="_bookmark2018"/>
      <w:bookmarkStart w:id="1840" w:name="_bookmark2019"/>
      <w:bookmarkEnd w:id="1838"/>
      <w:bookmarkEnd w:id="1839"/>
      <w:bookmarkEnd w:id="1840"/>
      <w:r>
        <w:t>Kiểm tra</w:t>
      </w:r>
      <w:r w:rsidRPr="001058B5">
        <w:t xml:space="preserve"> Database Audit Trail</w:t>
      </w:r>
    </w:p>
    <w:p w14:paraId="0BE9D206" w14:textId="77777777" w:rsidR="009B29A7" w:rsidRPr="000E0762" w:rsidRDefault="009B29A7" w:rsidP="009B29A7">
      <w:pPr>
        <w:pStyle w:val="BodyText"/>
        <w:spacing w:before="56" w:line="230" w:lineRule="auto"/>
        <w:ind w:left="2259" w:right="292"/>
        <w:rPr>
          <w:rFonts w:ascii="Arial" w:hAnsi="Arial" w:cs="Arial"/>
        </w:rPr>
      </w:pPr>
      <w:r w:rsidRPr="000E0762">
        <w:rPr>
          <w:rFonts w:ascii="Arial" w:hAnsi="Arial" w:cs="Arial"/>
          <w:lang w:val="vi-VN"/>
        </w:rPr>
        <w:t>Đôi khi, ứng dụng phải cấp cho bảng SYS.AUD $ hệ thống quyền truy cập vào người dùng thông thường (người dùng không phải SYSDBA). Ví dụ: trình tạo báo cáo kiểm tra cần quyền truy cập vào bảng AUD $ để tạo báo cáo hàng ngày về các vi phạm có thể xảy ra. Ngoài ra, nhiều cài đặt có vai trò kiểm toán riêng biệt để đạt được sự phân tách nhiệm vụ</w:t>
      </w:r>
      <w:r w:rsidRPr="000E0762">
        <w:rPr>
          <w:rFonts w:ascii="Arial" w:hAnsi="Arial" w:cs="Arial"/>
          <w:spacing w:val="-5"/>
        </w:rPr>
        <w:t>.</w:t>
      </w:r>
    </w:p>
    <w:p w14:paraId="242AD45F" w14:textId="77777777" w:rsidR="009B29A7" w:rsidRPr="000E0762" w:rsidRDefault="009B29A7" w:rsidP="009B29A7">
      <w:pPr>
        <w:pStyle w:val="BodyText"/>
        <w:spacing w:before="120" w:line="228" w:lineRule="auto"/>
        <w:ind w:left="2259" w:right="185"/>
        <w:rPr>
          <w:rFonts w:ascii="Arial" w:hAnsi="Arial" w:cs="Arial"/>
        </w:rPr>
      </w:pPr>
      <w:r w:rsidRPr="000E0762">
        <w:rPr>
          <w:rFonts w:ascii="Arial" w:hAnsi="Arial" w:cs="Arial"/>
          <w:lang w:val="vi-VN"/>
        </w:rPr>
        <w:t>Trong trường hợp này, lưu ý rằng các câu lệnh DML như INSERT, UPDATE, MERGE và DELETE luôn được kiểm tra và ghi lại trong bảng SYS.AUD $. Bạn có thể kiểm tra các hoạt động này bằng cách truy vấn các khung nhìn DBA_AUDIT_TRAIL và DBA_COMMON_AUDIT_TRAIL</w:t>
      </w:r>
      <w:r w:rsidRPr="000E0762">
        <w:rPr>
          <w:rFonts w:ascii="Arial" w:hAnsi="Arial" w:cs="Arial"/>
        </w:rPr>
        <w:t>.</w:t>
      </w:r>
    </w:p>
    <w:p w14:paraId="1A221017" w14:textId="77777777" w:rsidR="009B29A7" w:rsidRPr="000E0762" w:rsidRDefault="009B29A7" w:rsidP="009B29A7">
      <w:pPr>
        <w:pStyle w:val="BodyText"/>
        <w:spacing w:before="121" w:line="228" w:lineRule="auto"/>
        <w:ind w:left="2260" w:right="222"/>
        <w:rPr>
          <w:rFonts w:ascii="Arial" w:hAnsi="Arial" w:cs="Arial"/>
        </w:rPr>
      </w:pPr>
      <w:r w:rsidRPr="000E0762">
        <w:rPr>
          <w:rFonts w:ascii="Arial" w:hAnsi="Arial" w:cs="Arial"/>
          <w:lang w:val="vi-VN"/>
        </w:rPr>
        <w:t>Nếu người dùng có các đặc quyền SELECT, UPDATE, INSERT và DELETE trên SYS.AUD $ và thực hiện một thao tác SELECT, thì đường dẫn kiểm toán sẽ có một bản ghi về hoạt động đó. Đó là, SYS.AUD $ sẽ có một hàng xác định hành động SELECT trên chính nó, ví dụ như hàng 1</w:t>
      </w:r>
      <w:r w:rsidRPr="000E0762">
        <w:rPr>
          <w:rFonts w:ascii="Arial" w:hAnsi="Arial" w:cs="Arial"/>
        </w:rPr>
        <w:t>.</w:t>
      </w:r>
    </w:p>
    <w:p w14:paraId="27CFF216" w14:textId="77777777" w:rsidR="009B29A7" w:rsidRPr="001058B5" w:rsidRDefault="009B29A7" w:rsidP="009B29A7">
      <w:pPr>
        <w:pStyle w:val="BodyText"/>
        <w:spacing w:before="119" w:line="230" w:lineRule="auto"/>
        <w:ind w:left="2259" w:right="295"/>
        <w:rPr>
          <w:rFonts w:ascii="Arial" w:hAnsi="Arial" w:cs="Arial"/>
        </w:rPr>
      </w:pPr>
      <w:r w:rsidRPr="000E0762">
        <w:rPr>
          <w:rFonts w:ascii="Arial" w:hAnsi="Arial" w:cs="Arial"/>
          <w:lang w:val="vi-VN"/>
        </w:rPr>
        <w:t>Nếu sau đó người dùng cố gắng xóa hàng này khỏi SYS.AUD $, thì thao tác DELETE thành công, bởi vì người dùng có đặc quyền thực hiện hành động này. Tuy nhiên, hành động DELETE này trên SYS.AUD $ cũng được ghi lại trong đường mòn kiểm toán. Thiết lập loại hành vi kiểm toán này làm tính năng an toàn, có khả năng tiết lộ các hành động bất thường hoặc trái phép</w:t>
      </w:r>
      <w:r w:rsidRPr="001058B5">
        <w:rPr>
          <w:rFonts w:ascii="Arial" w:hAnsi="Arial" w:cs="Arial"/>
        </w:rPr>
        <w:t>.</w:t>
      </w:r>
    </w:p>
    <w:p w14:paraId="6F870484" w14:textId="77777777" w:rsidR="009B29A7" w:rsidRPr="001058B5" w:rsidRDefault="008D1AB8" w:rsidP="009B29A7">
      <w:pPr>
        <w:pStyle w:val="BodyText"/>
        <w:spacing w:before="3"/>
        <w:rPr>
          <w:rFonts w:ascii="Arial" w:hAnsi="Arial" w:cs="Arial"/>
          <w:sz w:val="18"/>
        </w:rPr>
      </w:pPr>
      <w:r>
        <w:rPr>
          <w:rFonts w:ascii="Arial" w:hAnsi="Arial" w:cs="Arial"/>
        </w:rPr>
        <w:pict w14:anchorId="3AF9BA20">
          <v:group id="_x0000_s1722" style="position:absolute;margin-left:204pt;margin-top:13.35pt;width:312pt;height:2.5pt;z-index:502637296;mso-wrap-distance-left:0;mso-wrap-distance-right:0;mso-position-horizontal-relative:page" coordorigin="4080,267" coordsize="6240,50">
            <v:line id="_x0000_s1723" style="position:absolute" from="4080,270" to="10320,270" strokeweight=".24pt"/>
            <v:line id="_x0000_s1724" style="position:absolute" from="4080,314" to="10320,314" strokeweight=".24pt"/>
            <w10:wrap type="topAndBottom" anchorx="page"/>
          </v:group>
        </w:pict>
      </w:r>
    </w:p>
    <w:p w14:paraId="29C52395" w14:textId="77777777" w:rsidR="009B29A7" w:rsidRPr="001058B5" w:rsidRDefault="009B29A7" w:rsidP="009B29A7">
      <w:pPr>
        <w:pStyle w:val="BodyText"/>
        <w:spacing w:before="30" w:after="107" w:line="228" w:lineRule="auto"/>
        <w:ind w:left="2980" w:right="816"/>
        <w:rPr>
          <w:rFonts w:ascii="Arial" w:hAnsi="Arial" w:cs="Arial"/>
        </w:rPr>
      </w:pPr>
      <w:r>
        <w:rPr>
          <w:rFonts w:ascii="Arial" w:hAnsi="Arial" w:cs="Arial"/>
          <w:b/>
          <w:w w:val="95"/>
          <w:sz w:val="19"/>
        </w:rPr>
        <w:t xml:space="preserve">Chú ý: </w:t>
      </w:r>
      <w:r w:rsidRPr="00661593">
        <w:rPr>
          <w:rFonts w:ascii="Arial" w:hAnsi="Arial" w:cs="Arial"/>
          <w:lang w:val="vi-VN"/>
        </w:rPr>
        <w:t>Các thao tác DELETE, INSERT, UPDATE và MERGE trên các bảng SYS.AUD $ và SYS.FGA_LOG $ luôn được kiểm tra. Các hồ sơ kiểm toán này không được phép xóa</w:t>
      </w:r>
    </w:p>
    <w:p w14:paraId="0AF2C6B3" w14:textId="77777777" w:rsidR="009B29A7" w:rsidRPr="001058B5" w:rsidRDefault="008D1AB8" w:rsidP="009B29A7">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A94629F">
          <v:group id="_x0000_s1700" style="width:312pt;height:2.55pt;mso-position-horizontal-relative:char;mso-position-vertical-relative:line" coordsize="6240,51">
            <v:line id="_x0000_s1701" style="position:absolute" from="0,2" to="6240,2" strokeweight=".24pt"/>
            <v:line id="_x0000_s1702" style="position:absolute" from="0,48" to="6240,48" strokeweight=".24pt"/>
            <w10:anchorlock/>
          </v:group>
        </w:pict>
      </w:r>
    </w:p>
    <w:p w14:paraId="1EBD8404" w14:textId="77777777" w:rsidR="009B29A7" w:rsidRPr="001058B5" w:rsidRDefault="009B29A7" w:rsidP="009B29A7">
      <w:pPr>
        <w:pStyle w:val="BodyText"/>
        <w:spacing w:before="5"/>
        <w:rPr>
          <w:rFonts w:ascii="Arial" w:hAnsi="Arial" w:cs="Arial"/>
          <w:sz w:val="23"/>
        </w:rPr>
      </w:pPr>
    </w:p>
    <w:p w14:paraId="677E4FC3" w14:textId="77777777" w:rsidR="009B29A7" w:rsidRPr="001058B5" w:rsidRDefault="009B29A7" w:rsidP="009B29A7">
      <w:pPr>
        <w:pStyle w:val="BodyText"/>
        <w:ind w:left="29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288" w:history="1">
        <w:r w:rsidRPr="001058B5">
          <w:rPr>
            <w:rFonts w:ascii="Arial" w:hAnsi="Arial" w:cs="Arial"/>
            <w:color w:val="0000CC"/>
          </w:rPr>
          <w:t xml:space="preserve">"Auditing Sensitive Information" </w:t>
        </w:r>
        <w:r>
          <w:rPr>
            <w:rFonts w:ascii="Arial" w:hAnsi="Arial" w:cs="Arial"/>
          </w:rPr>
          <w:t>trang</w:t>
        </w:r>
        <w:r w:rsidRPr="001058B5">
          <w:rPr>
            <w:rFonts w:ascii="Arial" w:hAnsi="Arial" w:cs="Arial"/>
          </w:rPr>
          <w:t xml:space="preserve"> 10-18</w:t>
        </w:r>
      </w:hyperlink>
    </w:p>
    <w:p w14:paraId="73C6E286" w14:textId="77777777" w:rsidR="009B29A7" w:rsidRPr="001058B5" w:rsidRDefault="009B29A7" w:rsidP="009B29A7">
      <w:pPr>
        <w:pStyle w:val="BodyText"/>
        <w:spacing w:before="1"/>
        <w:rPr>
          <w:rFonts w:ascii="Arial" w:hAnsi="Arial" w:cs="Arial"/>
        </w:rPr>
      </w:pPr>
    </w:p>
    <w:p w14:paraId="2FED2418" w14:textId="77777777" w:rsidR="009B29A7" w:rsidRPr="001058B5" w:rsidRDefault="009B29A7" w:rsidP="009B29A7">
      <w:pPr>
        <w:pStyle w:val="Heading6"/>
        <w:spacing w:before="1"/>
      </w:pPr>
      <w:bookmarkStart w:id="1841" w:name="Archiving_the_Database_Audit_Trail"/>
      <w:bookmarkStart w:id="1842" w:name="_bookmark2021"/>
      <w:bookmarkStart w:id="1843" w:name="_bookmark2022"/>
      <w:bookmarkEnd w:id="1841"/>
      <w:bookmarkEnd w:id="1842"/>
      <w:bookmarkEnd w:id="1843"/>
      <w:r>
        <w:t xml:space="preserve">Lưu trữ </w:t>
      </w:r>
      <w:r w:rsidRPr="001058B5">
        <w:t xml:space="preserve">Database </w:t>
      </w:r>
      <w:bookmarkStart w:id="1844" w:name="_bookmark2023"/>
      <w:bookmarkEnd w:id="1844"/>
      <w:r w:rsidRPr="001058B5">
        <w:t>Audit Trail</w:t>
      </w:r>
    </w:p>
    <w:p w14:paraId="378E7879" w14:textId="77777777" w:rsidR="009B29A7" w:rsidRPr="001058B5" w:rsidRDefault="009B29A7" w:rsidP="009B29A7">
      <w:pPr>
        <w:pStyle w:val="BodyText"/>
        <w:spacing w:before="55" w:line="232" w:lineRule="auto"/>
        <w:ind w:left="2260" w:right="160"/>
        <w:rPr>
          <w:rFonts w:ascii="Arial" w:hAnsi="Arial" w:cs="Arial"/>
        </w:rPr>
      </w:pPr>
      <w:r w:rsidRPr="00661593">
        <w:rPr>
          <w:rFonts w:ascii="Arial" w:hAnsi="Arial" w:cs="Arial"/>
          <w:lang w:val="vi-VN"/>
        </w:rPr>
        <w:t>Bạn nên định kỳ lưu trữ và sau đó tẩy sạch đường mòn kiểm tra để ngăn chặn nó phát triển quá lớn. Lưu trữ và thanh lọc cả hai giải phóng không gian đường mòn kiểm toán và tạo điều kiện cho việc thanh lọc đường mòn kiểm toán cơ sở dữ liệu</w:t>
      </w:r>
      <w:r>
        <w:rPr>
          <w:lang w:val="vi-VN"/>
        </w:rPr>
        <w:t>.</w:t>
      </w:r>
      <w:r>
        <w:t xml:space="preserve"> </w:t>
      </w:r>
      <w:r>
        <w:rPr>
          <w:rFonts w:ascii="Arial" w:hAnsi="Arial" w:cs="Arial"/>
        </w:rPr>
        <w:t xml:space="preserve">Xem thêm </w:t>
      </w:r>
      <w:hyperlink w:anchor="_bookmark2043" w:history="1">
        <w:r>
          <w:rPr>
            <w:rFonts w:ascii="Arial" w:hAnsi="Arial" w:cs="Arial"/>
            <w:color w:val="0000CC"/>
          </w:rPr>
          <w:t xml:space="preserve">"Purging Audit Trail Records” trang </w:t>
        </w:r>
        <w:r w:rsidRPr="001058B5">
          <w:rPr>
            <w:rFonts w:ascii="Arial" w:hAnsi="Arial" w:cs="Arial"/>
          </w:rPr>
          <w:t>9-65</w:t>
        </w:r>
      </w:hyperlink>
      <w:r w:rsidRPr="001058B5">
        <w:rPr>
          <w:rFonts w:ascii="Arial" w:hAnsi="Arial" w:cs="Arial"/>
        </w:rPr>
        <w:t xml:space="preserve"> </w:t>
      </w:r>
      <w:r>
        <w:rPr>
          <w:rFonts w:ascii="Arial" w:hAnsi="Arial" w:cs="Arial"/>
        </w:rPr>
        <w:t>để biết thêm nhiều cách thanh lọc</w:t>
      </w:r>
      <w:r w:rsidRPr="001058B5">
        <w:rPr>
          <w:rFonts w:ascii="Arial" w:hAnsi="Arial" w:cs="Arial"/>
        </w:rPr>
        <w:t xml:space="preserve"> audit trail records.</w:t>
      </w:r>
    </w:p>
    <w:p w14:paraId="6FB085EF" w14:textId="77777777" w:rsidR="009B29A7" w:rsidRPr="001058B5" w:rsidRDefault="009B29A7" w:rsidP="009B29A7">
      <w:pPr>
        <w:pStyle w:val="BodyText"/>
        <w:spacing w:before="116" w:line="232" w:lineRule="auto"/>
        <w:ind w:left="2259"/>
        <w:rPr>
          <w:rFonts w:ascii="Arial" w:hAnsi="Arial" w:cs="Arial"/>
        </w:rPr>
      </w:pPr>
      <w:r w:rsidRPr="00661593">
        <w:rPr>
          <w:rFonts w:ascii="Arial" w:hAnsi="Arial" w:cs="Arial"/>
          <w:lang w:val="vi-VN"/>
        </w:rPr>
        <w:t>Bạn có thể tạo bản lưu trữ của đường dẫn kiểm tra cơ sở dữ liệu bằng cách sử dụng một trong các phương pháp sau</w:t>
      </w:r>
      <w:r w:rsidRPr="001058B5">
        <w:rPr>
          <w:rFonts w:ascii="Arial" w:hAnsi="Arial" w:cs="Arial"/>
        </w:rPr>
        <w:t>:</w:t>
      </w:r>
    </w:p>
    <w:p w14:paraId="620F02B4" w14:textId="77777777" w:rsidR="009B29A7" w:rsidRPr="001058B5" w:rsidRDefault="009B29A7" w:rsidP="009B29A7">
      <w:pPr>
        <w:pStyle w:val="ListParagraph"/>
        <w:numPr>
          <w:ilvl w:val="0"/>
          <w:numId w:val="35"/>
        </w:numPr>
        <w:tabs>
          <w:tab w:val="left" w:pos="2620"/>
        </w:tabs>
        <w:spacing w:before="118" w:line="232" w:lineRule="auto"/>
        <w:ind w:right="696"/>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Vault</w:t>
      </w:r>
      <w:r w:rsidRPr="00661593">
        <w:rPr>
          <w:rFonts w:ascii="Arial" w:hAnsi="Arial" w:cs="Arial"/>
          <w:b/>
          <w:spacing w:val="-4"/>
          <w:sz w:val="20"/>
          <w:szCs w:val="20"/>
        </w:rPr>
        <w:t xml:space="preserve">. </w:t>
      </w:r>
      <w:r w:rsidRPr="00661593">
        <w:rPr>
          <w:rFonts w:ascii="Arial" w:hAnsi="Arial" w:cs="Arial"/>
          <w:sz w:val="20"/>
          <w:szCs w:val="20"/>
          <w:lang w:val="vi-VN"/>
        </w:rPr>
        <w:t>Bạn cài đặt Oracle Audit Vault riêng biệt với Oracle Database. Để biết thêm thông tin</w:t>
      </w:r>
      <w:r w:rsidRPr="00661593">
        <w:rPr>
          <w:rFonts w:ascii="Arial" w:hAnsi="Arial" w:cs="Arial"/>
          <w:sz w:val="20"/>
          <w:szCs w:val="20"/>
        </w:rPr>
        <w:t>,</w:t>
      </w:r>
      <w:r w:rsidRPr="001058B5">
        <w:rPr>
          <w:rFonts w:ascii="Arial" w:hAnsi="Arial" w:cs="Arial"/>
          <w:sz w:val="20"/>
        </w:rPr>
        <w:t xml:space="preserve"> </w:t>
      </w: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4E7AE58" w14:textId="77777777" w:rsidR="009B29A7" w:rsidRPr="001058B5" w:rsidRDefault="009B29A7" w:rsidP="009B29A7">
      <w:pPr>
        <w:pStyle w:val="ListParagraph"/>
        <w:numPr>
          <w:ilvl w:val="0"/>
          <w:numId w:val="35"/>
        </w:numPr>
        <w:tabs>
          <w:tab w:val="left" w:pos="2620"/>
        </w:tabs>
        <w:spacing w:before="117" w:line="232" w:lineRule="auto"/>
        <w:ind w:right="421"/>
        <w:jc w:val="both"/>
        <w:rPr>
          <w:rFonts w:ascii="Arial" w:hAnsi="Arial" w:cs="Arial"/>
          <w:sz w:val="20"/>
        </w:rPr>
      </w:pPr>
      <w:r w:rsidRPr="001058B5">
        <w:rPr>
          <w:rFonts w:ascii="Arial" w:hAnsi="Arial" w:cs="Arial"/>
          <w:b/>
          <w:sz w:val="20"/>
        </w:rPr>
        <w:t>Oracle</w:t>
      </w:r>
      <w:r w:rsidRPr="001058B5">
        <w:rPr>
          <w:rFonts w:ascii="Arial" w:hAnsi="Arial" w:cs="Arial"/>
          <w:b/>
          <w:spacing w:val="-5"/>
          <w:sz w:val="20"/>
        </w:rPr>
        <w:t xml:space="preserve"> </w:t>
      </w:r>
      <w:r w:rsidRPr="001058B5">
        <w:rPr>
          <w:rFonts w:ascii="Arial" w:hAnsi="Arial" w:cs="Arial"/>
          <w:b/>
          <w:sz w:val="20"/>
        </w:rPr>
        <w:t>Data</w:t>
      </w:r>
      <w:r w:rsidRPr="001058B5">
        <w:rPr>
          <w:rFonts w:ascii="Arial" w:hAnsi="Arial" w:cs="Arial"/>
          <w:b/>
          <w:spacing w:val="-4"/>
          <w:sz w:val="20"/>
        </w:rPr>
        <w:t xml:space="preserve"> </w:t>
      </w:r>
      <w:r w:rsidRPr="001058B5">
        <w:rPr>
          <w:rFonts w:ascii="Arial" w:hAnsi="Arial" w:cs="Arial"/>
          <w:b/>
          <w:sz w:val="20"/>
        </w:rPr>
        <w:t>Warehouse.</w:t>
      </w:r>
      <w:r w:rsidRPr="001058B5">
        <w:rPr>
          <w:rFonts w:ascii="Arial" w:hAnsi="Arial" w:cs="Arial"/>
          <w:b/>
          <w:spacing w:val="-6"/>
          <w:sz w:val="20"/>
        </w:rPr>
        <w:t xml:space="preserve"> </w:t>
      </w:r>
      <w:r w:rsidRPr="00661593">
        <w:rPr>
          <w:rFonts w:ascii="Arial" w:hAnsi="Arial" w:cs="Arial"/>
          <w:sz w:val="20"/>
          <w:lang w:val="vi-VN"/>
        </w:rPr>
        <w:t>Oracle Data Warehouse được cài đặt tự động với Oracle Database. Để biết thêm thông tin, hãy xem</w:t>
      </w:r>
      <w:r w:rsidRPr="00661593">
        <w:rPr>
          <w:rFonts w:ascii="Arial" w:hAnsi="Arial" w:cs="Arial"/>
          <w:sz w:val="18"/>
        </w:rPr>
        <w:t xml:space="preserve"> </w:t>
      </w:r>
      <w:r w:rsidRPr="001058B5">
        <w:rPr>
          <w:rFonts w:ascii="Arial" w:hAnsi="Arial" w:cs="Arial"/>
          <w:i/>
          <w:sz w:val="20"/>
        </w:rPr>
        <w:t>Oracle Warehouse Builder Installation and Administration</w:t>
      </w:r>
      <w:r w:rsidRPr="001058B5">
        <w:rPr>
          <w:rFonts w:ascii="Arial" w:hAnsi="Arial" w:cs="Arial"/>
          <w:i/>
          <w:spacing w:val="-2"/>
          <w:sz w:val="20"/>
        </w:rPr>
        <w:t xml:space="preserve"> </w:t>
      </w:r>
      <w:r w:rsidRPr="001058B5">
        <w:rPr>
          <w:rFonts w:ascii="Arial" w:hAnsi="Arial" w:cs="Arial"/>
          <w:i/>
          <w:sz w:val="20"/>
        </w:rPr>
        <w:t>Guide</w:t>
      </w:r>
      <w:r w:rsidRPr="001058B5">
        <w:rPr>
          <w:rFonts w:ascii="Arial" w:hAnsi="Arial" w:cs="Arial"/>
          <w:sz w:val="20"/>
        </w:rPr>
        <w:t>.</w:t>
      </w:r>
    </w:p>
    <w:p w14:paraId="771868F1" w14:textId="77777777" w:rsidR="009B29A7" w:rsidRPr="001058B5" w:rsidRDefault="009B29A7" w:rsidP="009B29A7">
      <w:pPr>
        <w:pStyle w:val="BodyText"/>
        <w:spacing w:before="117" w:line="232" w:lineRule="auto"/>
        <w:ind w:left="2260"/>
        <w:rPr>
          <w:rFonts w:ascii="Arial" w:hAnsi="Arial" w:cs="Arial"/>
        </w:rPr>
      </w:pPr>
      <w:r w:rsidRPr="009D09D7">
        <w:rPr>
          <w:rFonts w:ascii="Arial" w:hAnsi="Arial" w:cs="Arial"/>
          <w:lang w:val="vi-VN"/>
        </w:rPr>
        <w:t>Sau khi bạn hoàn tất lưu trữ, bạn có thể lọc nội dung kiểm tra cơ sở dữ liệu. Xem</w:t>
      </w:r>
      <w:r w:rsidRPr="009D09D7">
        <w:rPr>
          <w:rFonts w:ascii="Arial" w:hAnsi="Arial" w:cs="Arial"/>
          <w:color w:val="0000CC"/>
        </w:rPr>
        <w:t xml:space="preserve"> </w:t>
      </w:r>
      <w:hyperlink w:anchor="_bookmark2043" w:history="1">
        <w:r w:rsidRPr="001058B5">
          <w:rPr>
            <w:rFonts w:ascii="Arial" w:hAnsi="Arial" w:cs="Arial"/>
            <w:color w:val="0000CC"/>
          </w:rPr>
          <w:t xml:space="preserve">"Purging </w:t>
        </w:r>
        <w:bookmarkStart w:id="1845" w:name="_bookmark2028"/>
        <w:bookmarkEnd w:id="1845"/>
        <w:r>
          <w:rPr>
            <w:rFonts w:ascii="Arial" w:hAnsi="Arial" w:cs="Arial"/>
            <w:color w:val="0000CC"/>
          </w:rPr>
          <w:t xml:space="preserve">Audit Trail Records"trang </w:t>
        </w:r>
        <w:r w:rsidRPr="001058B5">
          <w:rPr>
            <w:rFonts w:ascii="Arial" w:hAnsi="Arial" w:cs="Arial"/>
          </w:rPr>
          <w:t xml:space="preserve">9-65 </w:t>
        </w:r>
      </w:hyperlink>
      <w:r>
        <w:rPr>
          <w:rFonts w:ascii="Arial" w:hAnsi="Arial" w:cs="Arial"/>
        </w:rPr>
        <w:t>để biết thêm thông tin</w:t>
      </w:r>
      <w:r w:rsidRPr="001058B5">
        <w:rPr>
          <w:rFonts w:ascii="Arial" w:hAnsi="Arial" w:cs="Arial"/>
        </w:rPr>
        <w:t>.</w:t>
      </w:r>
    </w:p>
    <w:p w14:paraId="7E7ED2DE" w14:textId="77777777" w:rsidR="009B29A7" w:rsidRPr="001058B5" w:rsidRDefault="009B29A7" w:rsidP="009B29A7">
      <w:pPr>
        <w:pStyle w:val="BodyText"/>
        <w:spacing w:before="118" w:line="232" w:lineRule="auto"/>
        <w:ind w:left="2260" w:right="192"/>
        <w:rPr>
          <w:rFonts w:ascii="Arial" w:hAnsi="Arial" w:cs="Arial"/>
        </w:rPr>
      </w:pPr>
      <w:r w:rsidRPr="009D09D7">
        <w:rPr>
          <w:rFonts w:ascii="Arial" w:hAnsi="Arial" w:cs="Arial"/>
          <w:lang w:val="vi-VN"/>
        </w:rPr>
        <w:t>Để lưu trữ các bản ghi kiểm toán tiêu chuẩn và chi tiết, bạn có thể sao chép các bản ghi có liên quan vào một bảng cơ sở dữ liệu bình thường. Ví dụ</w:t>
      </w:r>
      <w:r w:rsidRPr="001058B5">
        <w:rPr>
          <w:rFonts w:ascii="Arial" w:hAnsi="Arial" w:cs="Arial"/>
        </w:rPr>
        <w:t>:</w:t>
      </w:r>
    </w:p>
    <w:p w14:paraId="626C8F73" w14:textId="77777777" w:rsidR="009B29A7" w:rsidRPr="001058B5" w:rsidRDefault="009B29A7" w:rsidP="009B29A7">
      <w:pPr>
        <w:spacing w:before="141" w:line="259" w:lineRule="auto"/>
        <w:ind w:left="2260" w:right="2989"/>
        <w:rPr>
          <w:rFonts w:ascii="Arial" w:hAnsi="Arial" w:cs="Arial"/>
          <w:sz w:val="18"/>
        </w:rPr>
      </w:pPr>
      <w:r w:rsidRPr="001058B5">
        <w:rPr>
          <w:rFonts w:ascii="Arial" w:hAnsi="Arial" w:cs="Arial"/>
          <w:w w:val="95"/>
          <w:sz w:val="18"/>
        </w:rPr>
        <w:t>INSERT</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i/>
          <w:w w:val="95"/>
          <w:sz w:val="18"/>
        </w:rPr>
        <w:t>table</w:t>
      </w:r>
      <w:r w:rsidRPr="001058B5">
        <w:rPr>
          <w:rFonts w:ascii="Arial" w:hAnsi="Arial" w:cs="Arial"/>
          <w:i/>
          <w:spacing w:val="-47"/>
          <w:w w:val="95"/>
          <w:sz w:val="18"/>
        </w:rPr>
        <w:t xml:space="preserve"> </w:t>
      </w: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FROM</w:t>
      </w:r>
      <w:r w:rsidRPr="001058B5">
        <w:rPr>
          <w:rFonts w:ascii="Arial" w:hAnsi="Arial" w:cs="Arial"/>
          <w:spacing w:val="-48"/>
          <w:w w:val="95"/>
          <w:sz w:val="18"/>
        </w:rPr>
        <w:t xml:space="preserve"> </w:t>
      </w:r>
      <w:r w:rsidRPr="001058B5">
        <w:rPr>
          <w:rFonts w:ascii="Arial" w:hAnsi="Arial" w:cs="Arial"/>
          <w:w w:val="95"/>
          <w:sz w:val="18"/>
        </w:rPr>
        <w:t>SYS.AUD$</w:t>
      </w:r>
      <w:r w:rsidRPr="001058B5">
        <w:rPr>
          <w:rFonts w:ascii="Arial" w:hAnsi="Arial" w:cs="Arial"/>
          <w:spacing w:val="-48"/>
          <w:w w:val="95"/>
          <w:sz w:val="18"/>
        </w:rPr>
        <w:t xml:space="preserve"> </w:t>
      </w:r>
      <w:r w:rsidRPr="001058B5">
        <w:rPr>
          <w:rFonts w:ascii="Arial" w:hAnsi="Arial" w:cs="Arial"/>
          <w:w w:val="95"/>
          <w:sz w:val="18"/>
        </w:rPr>
        <w:t xml:space="preserve">...; </w:t>
      </w:r>
      <w:r w:rsidRPr="001058B5">
        <w:rPr>
          <w:rFonts w:ascii="Arial" w:hAnsi="Arial" w:cs="Arial"/>
          <w:w w:val="90"/>
          <w:sz w:val="18"/>
        </w:rPr>
        <w:t>INSERT</w:t>
      </w:r>
      <w:r w:rsidRPr="001058B5">
        <w:rPr>
          <w:rFonts w:ascii="Arial" w:hAnsi="Arial" w:cs="Arial"/>
          <w:spacing w:val="-36"/>
          <w:w w:val="90"/>
          <w:sz w:val="18"/>
        </w:rPr>
        <w:t xml:space="preserve"> </w:t>
      </w:r>
      <w:r w:rsidRPr="001058B5">
        <w:rPr>
          <w:rFonts w:ascii="Arial" w:hAnsi="Arial" w:cs="Arial"/>
          <w:w w:val="90"/>
          <w:sz w:val="18"/>
        </w:rPr>
        <w:t>INTO</w:t>
      </w:r>
      <w:r w:rsidRPr="001058B5">
        <w:rPr>
          <w:rFonts w:ascii="Arial" w:hAnsi="Arial" w:cs="Arial"/>
          <w:spacing w:val="-36"/>
          <w:w w:val="90"/>
          <w:sz w:val="18"/>
        </w:rPr>
        <w:t xml:space="preserve"> </w:t>
      </w:r>
      <w:r w:rsidRPr="001058B5">
        <w:rPr>
          <w:rFonts w:ascii="Arial" w:hAnsi="Arial" w:cs="Arial"/>
          <w:i/>
          <w:w w:val="90"/>
          <w:sz w:val="18"/>
        </w:rPr>
        <w:t>table</w:t>
      </w:r>
      <w:r w:rsidRPr="001058B5">
        <w:rPr>
          <w:rFonts w:ascii="Arial" w:hAnsi="Arial" w:cs="Arial"/>
          <w:i/>
          <w:spacing w:val="-35"/>
          <w:w w:val="90"/>
          <w:sz w:val="18"/>
        </w:rPr>
        <w:t xml:space="preserve"> </w:t>
      </w:r>
      <w:r w:rsidRPr="001058B5">
        <w:rPr>
          <w:rFonts w:ascii="Arial" w:hAnsi="Arial" w:cs="Arial"/>
          <w:w w:val="90"/>
          <w:sz w:val="18"/>
        </w:rPr>
        <w:t>SELECT</w:t>
      </w:r>
      <w:r w:rsidRPr="001058B5">
        <w:rPr>
          <w:rFonts w:ascii="Arial" w:hAnsi="Arial" w:cs="Arial"/>
          <w:spacing w:val="-36"/>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FROM</w:t>
      </w:r>
      <w:r w:rsidRPr="001058B5">
        <w:rPr>
          <w:rFonts w:ascii="Arial" w:hAnsi="Arial" w:cs="Arial"/>
          <w:spacing w:val="-36"/>
          <w:w w:val="90"/>
          <w:sz w:val="18"/>
        </w:rPr>
        <w:t xml:space="preserve"> </w:t>
      </w:r>
      <w:r w:rsidRPr="001058B5">
        <w:rPr>
          <w:rFonts w:ascii="Arial" w:hAnsi="Arial" w:cs="Arial"/>
          <w:w w:val="90"/>
          <w:sz w:val="18"/>
        </w:rPr>
        <w:t>SYS.FGA_LOG$</w:t>
      </w:r>
      <w:r w:rsidRPr="001058B5">
        <w:rPr>
          <w:rFonts w:ascii="Arial" w:hAnsi="Arial" w:cs="Arial"/>
          <w:spacing w:val="-36"/>
          <w:w w:val="90"/>
          <w:sz w:val="18"/>
        </w:rPr>
        <w:t xml:space="preserve"> </w:t>
      </w:r>
      <w:r w:rsidRPr="001058B5">
        <w:rPr>
          <w:rFonts w:ascii="Arial" w:hAnsi="Arial" w:cs="Arial"/>
          <w:w w:val="90"/>
          <w:sz w:val="18"/>
        </w:rPr>
        <w:t>...;</w:t>
      </w:r>
    </w:p>
    <w:p w14:paraId="79C811E7" w14:textId="77777777" w:rsidR="009B29A7" w:rsidRPr="001058B5" w:rsidRDefault="009B29A7" w:rsidP="009B29A7">
      <w:pPr>
        <w:spacing w:line="259" w:lineRule="auto"/>
        <w:rPr>
          <w:rFonts w:ascii="Arial" w:hAnsi="Arial" w:cs="Arial"/>
          <w:sz w:val="18"/>
        </w:rPr>
        <w:sectPr w:rsidR="009B29A7" w:rsidRPr="001058B5">
          <w:footerReference w:type="even" r:id="rId225"/>
          <w:footerReference w:type="default" r:id="rId226"/>
          <w:pgSz w:w="12240" w:h="15840"/>
          <w:pgMar w:top="840" w:right="1060" w:bottom="860" w:left="1100" w:header="549" w:footer="663" w:gutter="0"/>
          <w:pgNumType w:start="61"/>
          <w:cols w:space="720"/>
        </w:sectPr>
      </w:pPr>
    </w:p>
    <w:p w14:paraId="0B63D70A" w14:textId="77777777" w:rsidR="009B29A7" w:rsidRPr="001058B5" w:rsidRDefault="009B29A7" w:rsidP="009B29A7">
      <w:pPr>
        <w:pStyle w:val="BodyText"/>
        <w:rPr>
          <w:rFonts w:ascii="Arial" w:hAnsi="Arial" w:cs="Arial"/>
        </w:rPr>
      </w:pPr>
    </w:p>
    <w:p w14:paraId="103D4186" w14:textId="77777777" w:rsidR="009B29A7" w:rsidRPr="001058B5" w:rsidRDefault="009B29A7" w:rsidP="009B29A7">
      <w:pPr>
        <w:pStyle w:val="BodyText"/>
        <w:spacing w:before="3"/>
        <w:rPr>
          <w:rFonts w:ascii="Arial" w:hAnsi="Arial" w:cs="Arial"/>
          <w:sz w:val="21"/>
        </w:rPr>
      </w:pPr>
    </w:p>
    <w:p w14:paraId="19076F93" w14:textId="77777777" w:rsidR="009B29A7" w:rsidRPr="001058B5" w:rsidRDefault="009B29A7" w:rsidP="009B29A7">
      <w:pPr>
        <w:pStyle w:val="BodyText"/>
        <w:spacing w:line="232" w:lineRule="auto"/>
        <w:ind w:left="2379" w:right="1745"/>
        <w:rPr>
          <w:rFonts w:ascii="Arial" w:hAnsi="Arial" w:cs="Arial"/>
        </w:rPr>
      </w:pPr>
      <w:r>
        <w:rPr>
          <w:rFonts w:ascii="Arial" w:hAnsi="Arial" w:cs="Arial"/>
          <w:b/>
          <w:sz w:val="19"/>
        </w:rPr>
        <w:t>Xem thêm</w:t>
      </w:r>
      <w:r w:rsidRPr="001058B5">
        <w:rPr>
          <w:rFonts w:ascii="Arial" w:hAnsi="Arial" w:cs="Arial"/>
          <w:b/>
          <w:sz w:val="19"/>
        </w:rPr>
        <w:t xml:space="preserve">: </w:t>
      </w:r>
      <w:r w:rsidRPr="009D09D7">
        <w:rPr>
          <w:rFonts w:ascii="Arial" w:hAnsi="Arial" w:cs="Arial"/>
          <w:lang w:val="vi-VN"/>
        </w:rPr>
        <w:t>Các phần sau đây để biết thông tin về các cách dọn dẹp đường dẫn kiểm toán cơ sở dữ liệu khác nhau</w:t>
      </w:r>
    </w:p>
    <w:p w14:paraId="4D500F3A" w14:textId="77777777" w:rsidR="009B29A7" w:rsidRPr="001058B5" w:rsidRDefault="008D1AB8" w:rsidP="009B29A7">
      <w:pPr>
        <w:pStyle w:val="ListParagraph"/>
        <w:numPr>
          <w:ilvl w:val="1"/>
          <w:numId w:val="35"/>
        </w:numPr>
        <w:tabs>
          <w:tab w:val="left" w:pos="2740"/>
        </w:tabs>
        <w:spacing w:before="118" w:line="232" w:lineRule="auto"/>
        <w:ind w:right="2103"/>
        <w:rPr>
          <w:rFonts w:ascii="Arial" w:hAnsi="Arial" w:cs="Arial"/>
          <w:sz w:val="20"/>
        </w:rPr>
      </w:pPr>
      <w:hyperlink w:anchor="_bookmark2051" w:history="1">
        <w:r w:rsidR="009B29A7" w:rsidRPr="001058B5">
          <w:rPr>
            <w:rFonts w:ascii="Arial" w:hAnsi="Arial" w:cs="Arial"/>
            <w:color w:val="0000CC"/>
            <w:sz w:val="20"/>
          </w:rPr>
          <w:t xml:space="preserve">"Scheduling an Automatic Purge Job for the Audit </w:t>
        </w:r>
        <w:r w:rsidR="009B29A7" w:rsidRPr="001058B5">
          <w:rPr>
            <w:rFonts w:ascii="Arial" w:hAnsi="Arial" w:cs="Arial"/>
            <w:color w:val="0000CC"/>
            <w:spacing w:val="-3"/>
            <w:sz w:val="20"/>
          </w:rPr>
          <w:t>Trail"</w:t>
        </w:r>
        <w:r w:rsidR="009B29A7" w:rsidRPr="001058B5">
          <w:rPr>
            <w:rFonts w:ascii="Arial" w:hAnsi="Arial" w:cs="Arial"/>
            <w:color w:val="0000CC"/>
            <w:spacing w:val="-25"/>
            <w:sz w:val="20"/>
          </w:rPr>
          <w:t xml:space="preserve"> </w:t>
        </w:r>
        <w:r w:rsidR="009B29A7" w:rsidRPr="001058B5">
          <w:rPr>
            <w:rFonts w:ascii="Arial" w:hAnsi="Arial" w:cs="Arial"/>
            <w:sz w:val="20"/>
          </w:rPr>
          <w:t>on</w:t>
        </w:r>
      </w:hyperlink>
      <w:hyperlink w:anchor="_bookmark2051"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9-67</w:t>
        </w:r>
      </w:hyperlink>
    </w:p>
    <w:p w14:paraId="13650016" w14:textId="77777777" w:rsidR="009B29A7" w:rsidRPr="001058B5" w:rsidRDefault="008D1AB8" w:rsidP="009B29A7">
      <w:pPr>
        <w:pStyle w:val="ListParagraph"/>
        <w:numPr>
          <w:ilvl w:val="1"/>
          <w:numId w:val="35"/>
        </w:numPr>
        <w:tabs>
          <w:tab w:val="left" w:pos="2740"/>
        </w:tabs>
        <w:spacing w:before="112"/>
        <w:rPr>
          <w:rFonts w:ascii="Arial" w:hAnsi="Arial" w:cs="Arial"/>
          <w:sz w:val="20"/>
        </w:rPr>
      </w:pPr>
      <w:hyperlink w:anchor="_bookmark2069" w:history="1">
        <w:r w:rsidR="009B29A7" w:rsidRPr="001058B5">
          <w:rPr>
            <w:rFonts w:ascii="Arial" w:hAnsi="Arial" w:cs="Arial"/>
            <w:color w:val="0000CC"/>
            <w:sz w:val="20"/>
          </w:rPr>
          <w:t xml:space="preserve">"Manually Purging the Audit </w:t>
        </w:r>
        <w:r w:rsidR="009B29A7" w:rsidRPr="001058B5">
          <w:rPr>
            <w:rFonts w:ascii="Arial" w:hAnsi="Arial" w:cs="Arial"/>
            <w:color w:val="0000CC"/>
            <w:spacing w:val="-4"/>
            <w:sz w:val="20"/>
          </w:rPr>
          <w:t xml:space="preserve">Trail" </w:t>
        </w:r>
        <w:r w:rsidR="009B29A7" w:rsidRPr="001058B5">
          <w:rPr>
            <w:rFonts w:ascii="Arial" w:hAnsi="Arial" w:cs="Arial"/>
            <w:sz w:val="20"/>
          </w:rPr>
          <w:t>on page</w:t>
        </w:r>
        <w:r w:rsidR="009B29A7" w:rsidRPr="001058B5">
          <w:rPr>
            <w:rFonts w:ascii="Arial" w:hAnsi="Arial" w:cs="Arial"/>
            <w:spacing w:val="-2"/>
            <w:sz w:val="20"/>
          </w:rPr>
          <w:t xml:space="preserve"> </w:t>
        </w:r>
        <w:r w:rsidR="009B29A7" w:rsidRPr="001058B5">
          <w:rPr>
            <w:rFonts w:ascii="Arial" w:hAnsi="Arial" w:cs="Arial"/>
            <w:sz w:val="20"/>
          </w:rPr>
          <w:t>9-72</w:t>
        </w:r>
      </w:hyperlink>
    </w:p>
    <w:p w14:paraId="24C10191" w14:textId="77777777" w:rsidR="009B29A7" w:rsidRPr="001058B5" w:rsidRDefault="008D1AB8" w:rsidP="009B29A7">
      <w:pPr>
        <w:pStyle w:val="ListParagraph"/>
        <w:numPr>
          <w:ilvl w:val="1"/>
          <w:numId w:val="35"/>
        </w:numPr>
        <w:tabs>
          <w:tab w:val="left" w:pos="2740"/>
        </w:tabs>
        <w:spacing w:before="117" w:line="232" w:lineRule="auto"/>
        <w:ind w:right="1747"/>
        <w:rPr>
          <w:rFonts w:ascii="Arial" w:hAnsi="Arial" w:cs="Arial"/>
          <w:sz w:val="20"/>
        </w:rPr>
      </w:pPr>
      <w:hyperlink w:anchor="_bookmark2072" w:history="1">
        <w:r w:rsidR="009B29A7" w:rsidRPr="001058B5">
          <w:rPr>
            <w:rFonts w:ascii="Arial" w:hAnsi="Arial" w:cs="Arial"/>
            <w:color w:val="0000CC"/>
            <w:sz w:val="20"/>
          </w:rPr>
          <w:t xml:space="preserve">"Purging a Subset of Records from the Database Audit </w:t>
        </w:r>
        <w:r w:rsidR="009B29A7" w:rsidRPr="001058B5">
          <w:rPr>
            <w:rFonts w:ascii="Arial" w:hAnsi="Arial" w:cs="Arial"/>
            <w:color w:val="0000CC"/>
            <w:spacing w:val="-4"/>
            <w:sz w:val="20"/>
          </w:rPr>
          <w:t>Trail"</w:t>
        </w:r>
        <w:r w:rsidR="009B29A7" w:rsidRPr="001058B5">
          <w:rPr>
            <w:rFonts w:ascii="Arial" w:hAnsi="Arial" w:cs="Arial"/>
            <w:color w:val="0000CC"/>
            <w:spacing w:val="-31"/>
            <w:sz w:val="20"/>
          </w:rPr>
          <w:t xml:space="preserve"> </w:t>
        </w:r>
        <w:r w:rsidR="009B29A7" w:rsidRPr="001058B5">
          <w:rPr>
            <w:rFonts w:ascii="Arial" w:hAnsi="Arial" w:cs="Arial"/>
            <w:sz w:val="20"/>
          </w:rPr>
          <w:t>on</w:t>
        </w:r>
      </w:hyperlink>
      <w:hyperlink w:anchor="_bookmark2072"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9-74</w:t>
        </w:r>
      </w:hyperlink>
    </w:p>
    <w:p w14:paraId="1B65ECA6" w14:textId="77777777" w:rsidR="009B29A7" w:rsidRPr="001058B5" w:rsidRDefault="009B29A7" w:rsidP="009B29A7">
      <w:pPr>
        <w:pStyle w:val="BodyText"/>
        <w:spacing w:before="11"/>
        <w:rPr>
          <w:rFonts w:ascii="Arial" w:hAnsi="Arial" w:cs="Arial"/>
        </w:rPr>
      </w:pPr>
    </w:p>
    <w:p w14:paraId="30344F08" w14:textId="77777777" w:rsidR="009B29A7" w:rsidRPr="001058B5" w:rsidRDefault="009B29A7" w:rsidP="009B29A7">
      <w:pPr>
        <w:pStyle w:val="Heading4"/>
        <w:ind w:left="100"/>
      </w:pPr>
      <w:bookmarkStart w:id="1846" w:name="Managing_the_Operating_System_Audit_Trai"/>
      <w:bookmarkStart w:id="1847" w:name="_bookmark2029"/>
      <w:bookmarkEnd w:id="1846"/>
      <w:bookmarkEnd w:id="1847"/>
      <w:r>
        <w:t>Quản lí</w:t>
      </w:r>
      <w:r w:rsidRPr="001058B5">
        <w:t xml:space="preserve"> Operating System</w:t>
      </w:r>
      <w:bookmarkStart w:id="1848" w:name="_bookmark2030"/>
      <w:bookmarkEnd w:id="1848"/>
      <w:r>
        <w:t xml:space="preserve"> </w:t>
      </w:r>
      <w:r w:rsidRPr="001058B5">
        <w:t>Audit Trail</w:t>
      </w:r>
    </w:p>
    <w:p w14:paraId="61C8BE9F"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6D45B5FF" w14:textId="77777777" w:rsidR="009B29A7" w:rsidRPr="00545EA3" w:rsidRDefault="008D1AB8" w:rsidP="006F7931">
      <w:pPr>
        <w:pStyle w:val="ListParagraph"/>
        <w:numPr>
          <w:ilvl w:val="1"/>
          <w:numId w:val="137"/>
        </w:numPr>
        <w:tabs>
          <w:tab w:val="left" w:pos="2020"/>
        </w:tabs>
        <w:ind w:hanging="359"/>
        <w:rPr>
          <w:rFonts w:ascii="Arial" w:hAnsi="Arial" w:cs="Arial"/>
          <w:color w:val="0000CD"/>
          <w:sz w:val="20"/>
        </w:rPr>
      </w:pPr>
      <w:hyperlink w:anchor="_bookmark2031" w:history="1">
        <w:r w:rsidR="009B29A7" w:rsidRPr="00545EA3">
          <w:rPr>
            <w:rStyle w:val="shorttext"/>
            <w:color w:val="0000CD"/>
            <w:lang w:val="vi-VN"/>
          </w:rPr>
          <w:t>N</w:t>
        </w:r>
        <w:r w:rsidR="009B29A7" w:rsidRPr="00545EA3">
          <w:rPr>
            <w:rStyle w:val="shorttext"/>
            <w:rFonts w:ascii="Cambria" w:hAnsi="Cambria" w:cs="Cambria"/>
            <w:color w:val="0000CD"/>
            <w:lang w:val="vi-VN"/>
          </w:rPr>
          <w:t>ế</w:t>
        </w:r>
        <w:r w:rsidR="009B29A7" w:rsidRPr="00545EA3">
          <w:rPr>
            <w:rStyle w:val="shorttext"/>
            <w:color w:val="0000CD"/>
            <w:lang w:val="vi-VN"/>
          </w:rPr>
          <w:t>u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 tr</w:t>
        </w:r>
        <w:r w:rsidR="009B29A7" w:rsidRPr="00545EA3">
          <w:rPr>
            <w:rStyle w:val="shorttext"/>
            <w:rFonts w:ascii="Cambria" w:hAnsi="Cambria" w:cs="Cambria"/>
            <w:color w:val="0000CD"/>
            <w:lang w:val="vi-VN"/>
          </w:rPr>
          <w:t>ở</w:t>
        </w:r>
        <w:r w:rsidR="009B29A7" w:rsidRPr="00545EA3">
          <w:rPr>
            <w:rStyle w:val="shorttext"/>
            <w:color w:val="0000CD"/>
            <w:lang w:val="vi-VN"/>
          </w:rPr>
          <w:t xml:space="preserve"> nên đ</w:t>
        </w:r>
        <w:r w:rsidR="009B29A7" w:rsidRPr="00545EA3">
          <w:rPr>
            <w:rStyle w:val="shorttext"/>
            <w:rFonts w:ascii="Cambria" w:hAnsi="Cambria" w:cs="Cambria"/>
            <w:color w:val="0000CD"/>
            <w:lang w:val="vi-VN"/>
          </w:rPr>
          <w:t>ầ</w:t>
        </w:r>
        <w:r w:rsidR="009B29A7" w:rsidRPr="00545EA3">
          <w:rPr>
            <w:rStyle w:val="shorttext"/>
            <w:color w:val="0000CD"/>
            <w:lang w:val="vi-VN"/>
          </w:rPr>
          <w:t>y</w:t>
        </w:r>
      </w:hyperlink>
    </w:p>
    <w:p w14:paraId="2663E87B" w14:textId="77777777" w:rsidR="009B29A7" w:rsidRPr="00545EA3" w:rsidRDefault="008D1AB8" w:rsidP="006F7931">
      <w:pPr>
        <w:pStyle w:val="ListParagraph"/>
        <w:numPr>
          <w:ilvl w:val="1"/>
          <w:numId w:val="137"/>
        </w:numPr>
        <w:tabs>
          <w:tab w:val="left" w:pos="2020"/>
        </w:tabs>
        <w:spacing w:before="112"/>
        <w:ind w:hanging="359"/>
        <w:rPr>
          <w:rFonts w:ascii="Arial" w:hAnsi="Arial" w:cs="Arial"/>
          <w:color w:val="0000CD"/>
          <w:sz w:val="20"/>
        </w:rPr>
      </w:pPr>
      <w:hyperlink w:anchor="_bookmark2033"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Kích th</w:t>
        </w:r>
        <w:r w:rsidR="009B29A7" w:rsidRPr="00545EA3">
          <w:rPr>
            <w:rFonts w:ascii="Cambria" w:hAnsi="Cambria" w:cs="Cambria"/>
            <w:color w:val="0000CD"/>
            <w:lang w:val="vi-VN"/>
          </w:rPr>
          <w:t>ướ</w:t>
        </w:r>
        <w:r w:rsidR="009B29A7" w:rsidRPr="00545EA3">
          <w:rPr>
            <w:color w:val="0000CD"/>
            <w:lang w:val="vi-VN"/>
          </w:rPr>
          <w:t>c c</w:t>
        </w:r>
        <w:r w:rsidR="009B29A7" w:rsidRPr="00545EA3">
          <w:rPr>
            <w:rFonts w:ascii="Cambria" w:hAnsi="Cambria" w:cs="Cambria"/>
            <w:color w:val="0000CD"/>
            <w:lang w:val="vi-VN"/>
          </w:rPr>
          <w:t>ủ</w:t>
        </w:r>
        <w:r w:rsidR="009B29A7" w:rsidRPr="00545EA3">
          <w:rPr>
            <w:color w:val="0000CD"/>
            <w:lang w:val="vi-VN"/>
          </w:rPr>
          <w:t>a Đ</w:t>
        </w:r>
        <w:r w:rsidR="009B29A7" w:rsidRPr="00545EA3">
          <w:rPr>
            <w:rFonts w:ascii="Cambria" w:hAnsi="Cambria" w:cs="Cambria"/>
            <w:color w:val="0000CD"/>
            <w:lang w:val="vi-VN"/>
          </w:rPr>
          <w:t>ườ</w:t>
        </w:r>
        <w:r w:rsidR="009B29A7" w:rsidRPr="00545EA3">
          <w:rPr>
            <w:color w:val="0000CD"/>
            <w:lang w:val="vi-VN"/>
          </w:rPr>
          <w:t>ng d</w:t>
        </w:r>
        <w:r w:rsidR="009B29A7" w:rsidRPr="00545EA3">
          <w:rPr>
            <w:rFonts w:ascii="Cambria" w:hAnsi="Cambria" w:cs="Cambria"/>
            <w:color w:val="0000CD"/>
            <w:lang w:val="vi-VN"/>
          </w:rPr>
          <w:t>ẫ</w:t>
        </w:r>
        <w:r w:rsidR="009B29A7" w:rsidRPr="00545EA3">
          <w:rPr>
            <w:color w:val="0000CD"/>
            <w:lang w:val="vi-VN"/>
          </w:rPr>
          <w:t>n Ki</w:t>
        </w:r>
        <w:r w:rsidR="009B29A7" w:rsidRPr="00545EA3">
          <w:rPr>
            <w:rFonts w:ascii="Cambria" w:hAnsi="Cambria" w:cs="Cambria"/>
            <w:color w:val="0000CD"/>
            <w:lang w:val="vi-VN"/>
          </w:rPr>
          <w:t>ể</w:t>
        </w:r>
        <w:r w:rsidR="009B29A7" w:rsidRPr="00545EA3">
          <w:rPr>
            <w:color w:val="0000CD"/>
            <w:lang w:val="vi-VN"/>
          </w:rPr>
          <w:t>m tra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61DA7F70" w14:textId="77777777" w:rsidR="009B29A7" w:rsidRPr="00545EA3" w:rsidRDefault="008D1AB8" w:rsidP="006F7931">
      <w:pPr>
        <w:pStyle w:val="ListParagraph"/>
        <w:numPr>
          <w:ilvl w:val="1"/>
          <w:numId w:val="137"/>
        </w:numPr>
        <w:tabs>
          <w:tab w:val="left" w:pos="2020"/>
        </w:tabs>
        <w:ind w:hanging="359"/>
        <w:rPr>
          <w:rFonts w:ascii="Arial" w:hAnsi="Arial" w:cs="Arial"/>
          <w:color w:val="0000CD"/>
          <w:sz w:val="20"/>
        </w:rPr>
      </w:pPr>
      <w:hyperlink w:anchor="_bookmark2036"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tu</w:t>
        </w:r>
        <w:r w:rsidR="009B29A7" w:rsidRPr="00545EA3">
          <w:rPr>
            <w:rFonts w:ascii="Cambria" w:hAnsi="Cambria" w:cs="Cambria"/>
            <w:color w:val="0000CD"/>
            <w:lang w:val="vi-VN"/>
          </w:rPr>
          <w:t>ổ</w:t>
        </w:r>
        <w:r w:rsidR="009B29A7" w:rsidRPr="00545EA3">
          <w:rPr>
            <w:color w:val="0000CD"/>
            <w:lang w:val="vi-VN"/>
          </w:rPr>
          <w:t>i c</w:t>
        </w:r>
        <w:r w:rsidR="009B29A7" w:rsidRPr="00545EA3">
          <w:rPr>
            <w:rFonts w:ascii="Cambria" w:hAnsi="Cambria" w:cs="Cambria"/>
            <w:color w:val="0000CD"/>
            <w:lang w:val="vi-VN"/>
          </w:rPr>
          <w:t>ủ</w:t>
        </w:r>
        <w:r w:rsidR="009B29A7" w:rsidRPr="00545EA3">
          <w:rPr>
            <w:color w:val="0000CD"/>
            <w:lang w:val="vi-VN"/>
          </w:rPr>
          <w:t>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1657D3D7" w14:textId="77777777" w:rsidR="009B29A7" w:rsidRPr="00545EA3" w:rsidRDefault="008D1AB8" w:rsidP="006F7931">
      <w:pPr>
        <w:pStyle w:val="ListParagraph"/>
        <w:numPr>
          <w:ilvl w:val="1"/>
          <w:numId w:val="137"/>
        </w:numPr>
        <w:tabs>
          <w:tab w:val="left" w:pos="2020"/>
        </w:tabs>
        <w:spacing w:before="112"/>
        <w:ind w:hanging="359"/>
        <w:rPr>
          <w:rFonts w:ascii="Arial" w:hAnsi="Arial" w:cs="Arial"/>
          <w:color w:val="0000CD"/>
          <w:sz w:val="20"/>
        </w:rPr>
      </w:pPr>
      <w:hyperlink w:anchor="_bookmark2039" w:history="1">
        <w:r w:rsidR="009B29A7">
          <w:rPr>
            <w:rFonts w:ascii="Arial" w:hAnsi="Arial" w:cs="Arial"/>
            <w:color w:val="0000CD"/>
            <w:sz w:val="20"/>
          </w:rPr>
          <w:t>L</w:t>
        </w:r>
        <w:r w:rsidR="009B29A7" w:rsidRPr="00545EA3">
          <w:rPr>
            <w:rStyle w:val="shorttext"/>
            <w:rFonts w:ascii="Cambria" w:hAnsi="Cambria" w:cs="Cambria"/>
            <w:color w:val="0000CD"/>
            <w:lang w:val="vi-VN"/>
          </w:rPr>
          <w:t>ư</w:t>
        </w:r>
        <w:r w:rsidR="009B29A7" w:rsidRPr="00545EA3">
          <w:rPr>
            <w:rStyle w:val="shorttext"/>
            <w:color w:val="0000CD"/>
            <w:lang w:val="vi-VN"/>
          </w:rPr>
          <w:t>u tr</w:t>
        </w:r>
        <w:r w:rsidR="009B29A7" w:rsidRPr="00545EA3">
          <w:rPr>
            <w:rStyle w:val="shorttext"/>
            <w:rFonts w:ascii="Cambria" w:hAnsi="Cambria" w:cs="Cambria"/>
            <w:color w:val="0000CD"/>
            <w:lang w:val="vi-VN"/>
          </w:rPr>
          <w:t>ữ</w:t>
        </w:r>
        <w:r w:rsidR="009B29A7" w:rsidRPr="00545EA3">
          <w:rPr>
            <w:rStyle w:val="shorttext"/>
            <w:color w:val="0000CD"/>
            <w:lang w:val="vi-VN"/>
          </w:rPr>
          <w:t xml:space="preserve">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w:t>
        </w:r>
      </w:hyperlink>
    </w:p>
    <w:p w14:paraId="4266A504" w14:textId="77777777" w:rsidR="009B29A7" w:rsidRPr="001058B5" w:rsidRDefault="009B29A7" w:rsidP="009B29A7">
      <w:pPr>
        <w:pStyle w:val="BodyText"/>
        <w:spacing w:before="7"/>
        <w:rPr>
          <w:rFonts w:ascii="Arial" w:hAnsi="Arial" w:cs="Arial"/>
          <w:sz w:val="17"/>
        </w:rPr>
      </w:pPr>
    </w:p>
    <w:p w14:paraId="76D54FFC" w14:textId="77777777" w:rsidR="009B29A7" w:rsidRPr="001058B5" w:rsidRDefault="009B29A7" w:rsidP="009B29A7">
      <w:pPr>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06A65F6" w14:textId="77777777" w:rsidR="009B29A7" w:rsidRPr="001058B5" w:rsidRDefault="008D1AB8" w:rsidP="006F7931">
      <w:pPr>
        <w:pStyle w:val="ListParagraph"/>
        <w:numPr>
          <w:ilvl w:val="2"/>
          <w:numId w:val="137"/>
        </w:numPr>
        <w:tabs>
          <w:tab w:val="left" w:pos="2740"/>
        </w:tabs>
        <w:spacing w:before="128"/>
        <w:ind w:left="2740"/>
        <w:rPr>
          <w:rFonts w:ascii="Arial" w:hAnsi="Arial" w:cs="Arial"/>
          <w:sz w:val="20"/>
        </w:rPr>
      </w:pPr>
      <w:hyperlink w:anchor="_bookmark2043" w:history="1">
        <w:r w:rsidR="009B29A7" w:rsidRPr="001058B5">
          <w:rPr>
            <w:rFonts w:ascii="Arial" w:hAnsi="Arial" w:cs="Arial"/>
            <w:color w:val="0000CC"/>
            <w:sz w:val="20"/>
          </w:rPr>
          <w:t xml:space="preserve">"Purging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Records" </w:t>
        </w:r>
      </w:hyperlink>
      <w:hyperlink w:anchor="_bookmark2043" w:history="1">
        <w:r w:rsidR="009B29A7">
          <w:rPr>
            <w:rFonts w:ascii="Arial" w:hAnsi="Arial" w:cs="Arial"/>
            <w:sz w:val="20"/>
          </w:rPr>
          <w:t xml:space="preserve">trang </w:t>
        </w:r>
        <w:r w:rsidR="009B29A7" w:rsidRPr="001058B5">
          <w:rPr>
            <w:rFonts w:ascii="Arial" w:hAnsi="Arial" w:cs="Arial"/>
            <w:sz w:val="20"/>
          </w:rPr>
          <w:t>9-65</w:t>
        </w:r>
      </w:hyperlink>
    </w:p>
    <w:p w14:paraId="3CD69277" w14:textId="77777777" w:rsidR="009B29A7" w:rsidRPr="001058B5" w:rsidRDefault="008D1AB8" w:rsidP="006F7931">
      <w:pPr>
        <w:pStyle w:val="ListParagraph"/>
        <w:numPr>
          <w:ilvl w:val="2"/>
          <w:numId w:val="137"/>
        </w:numPr>
        <w:tabs>
          <w:tab w:val="left" w:pos="2740"/>
        </w:tabs>
        <w:spacing w:before="112"/>
        <w:ind w:left="2740"/>
        <w:rPr>
          <w:rFonts w:ascii="Arial" w:hAnsi="Arial" w:cs="Arial"/>
          <w:sz w:val="20"/>
        </w:rPr>
      </w:pPr>
      <w:hyperlink w:anchor="_bookmark1719" w:history="1">
        <w:r w:rsidR="009B29A7" w:rsidRPr="001058B5">
          <w:rPr>
            <w:rFonts w:ascii="Arial" w:hAnsi="Arial" w:cs="Arial"/>
            <w:color w:val="0000CC"/>
            <w:sz w:val="20"/>
          </w:rPr>
          <w:t xml:space="preserve">"Using the Syslog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on UNIX Systems" </w:t>
        </w:r>
      </w:hyperlink>
      <w:hyperlink w:anchor="_bookmark1719" w:history="1">
        <w:r w:rsidR="009B29A7">
          <w:rPr>
            <w:rFonts w:ascii="Arial" w:hAnsi="Arial" w:cs="Arial"/>
            <w:sz w:val="20"/>
          </w:rPr>
          <w:t>trang</w:t>
        </w:r>
        <w:r w:rsidR="009B29A7" w:rsidRPr="001058B5">
          <w:rPr>
            <w:rFonts w:ascii="Arial" w:hAnsi="Arial" w:cs="Arial"/>
            <w:spacing w:val="-7"/>
            <w:sz w:val="20"/>
          </w:rPr>
          <w:t xml:space="preserve"> </w:t>
        </w:r>
        <w:r w:rsidR="009B29A7" w:rsidRPr="001058B5">
          <w:rPr>
            <w:rFonts w:ascii="Arial" w:hAnsi="Arial" w:cs="Arial"/>
            <w:sz w:val="20"/>
          </w:rPr>
          <w:t>9-18</w:t>
        </w:r>
      </w:hyperlink>
    </w:p>
    <w:p w14:paraId="0EBDC210" w14:textId="77777777" w:rsidR="009B29A7" w:rsidRPr="001058B5" w:rsidRDefault="008D1AB8" w:rsidP="006F7931">
      <w:pPr>
        <w:pStyle w:val="ListParagraph"/>
        <w:numPr>
          <w:ilvl w:val="2"/>
          <w:numId w:val="137"/>
        </w:numPr>
        <w:tabs>
          <w:tab w:val="left" w:pos="2740"/>
        </w:tabs>
        <w:ind w:left="2740"/>
        <w:rPr>
          <w:rFonts w:ascii="Arial" w:hAnsi="Arial" w:cs="Arial"/>
          <w:sz w:val="20"/>
        </w:rPr>
      </w:pPr>
      <w:hyperlink w:anchor="_bookmark1619" w:history="1">
        <w:r w:rsidR="009B29A7" w:rsidRPr="001058B5">
          <w:rPr>
            <w:rFonts w:ascii="Arial" w:hAnsi="Arial" w:cs="Arial"/>
            <w:color w:val="0000CC"/>
            <w:sz w:val="20"/>
          </w:rPr>
          <w:t>"Activities That Are Always Audited for All</w:t>
        </w:r>
        <w:r w:rsidR="009B29A7" w:rsidRPr="001058B5">
          <w:rPr>
            <w:rFonts w:ascii="Arial" w:hAnsi="Arial" w:cs="Arial"/>
            <w:color w:val="0000CC"/>
            <w:spacing w:val="-5"/>
            <w:sz w:val="20"/>
          </w:rPr>
          <w:t xml:space="preserve"> </w:t>
        </w:r>
        <w:r w:rsidR="009B29A7" w:rsidRPr="001058B5">
          <w:rPr>
            <w:rFonts w:ascii="Arial" w:hAnsi="Arial" w:cs="Arial"/>
            <w:color w:val="0000CC"/>
            <w:sz w:val="20"/>
          </w:rPr>
          <w:t>Platforms"</w:t>
        </w:r>
      </w:hyperlink>
    </w:p>
    <w:p w14:paraId="20CAA9B2" w14:textId="77777777" w:rsidR="009B29A7" w:rsidRPr="001058B5" w:rsidRDefault="009B29A7" w:rsidP="009B29A7">
      <w:pPr>
        <w:pStyle w:val="BodyText"/>
        <w:spacing w:before="1"/>
        <w:rPr>
          <w:rFonts w:ascii="Arial" w:hAnsi="Arial" w:cs="Arial"/>
        </w:rPr>
      </w:pPr>
    </w:p>
    <w:p w14:paraId="19DCC8E4" w14:textId="77777777" w:rsidR="009B29A7" w:rsidRPr="001058B5" w:rsidRDefault="009B29A7" w:rsidP="009B29A7">
      <w:pPr>
        <w:pStyle w:val="Heading6"/>
        <w:ind w:left="1660"/>
      </w:pPr>
      <w:bookmarkStart w:id="1849" w:name="If_the_Operating_System_Audit_Trail_Beco"/>
      <w:bookmarkStart w:id="1850" w:name="_bookmark2031"/>
      <w:bookmarkEnd w:id="1849"/>
      <w:bookmarkEnd w:id="1850"/>
      <w:r>
        <w:t>Nếu đường dẫn kiểm tra hệ thống điều hành trở nên đầy</w:t>
      </w:r>
    </w:p>
    <w:p w14:paraId="46138149" w14:textId="77777777" w:rsidR="009B29A7" w:rsidRPr="001058B5" w:rsidRDefault="009B29A7" w:rsidP="009B29A7">
      <w:pPr>
        <w:pStyle w:val="BodyText"/>
        <w:spacing w:before="56" w:line="230" w:lineRule="auto"/>
        <w:ind w:left="1659" w:right="773"/>
        <w:rPr>
          <w:rFonts w:ascii="Arial" w:hAnsi="Arial" w:cs="Arial"/>
        </w:rPr>
      </w:pPr>
      <w:r w:rsidRPr="00545EA3">
        <w:rPr>
          <w:rFonts w:ascii="Arial" w:hAnsi="Arial" w:cs="Arial"/>
          <w:lang w:val="vi-VN"/>
        </w:rPr>
        <w:t>Hãy lưu ý rằng hệ thống tệp hoặc đường dẫn kiểm tra của hệ điều hành, bao gồm Nhật ký sự kiện Windows, có thể trở nên đầy đủ và do đó, không thể chấp nhận các bản ghi mới, bao gồm bản ghi kiểm toán từ Cơ sở dữ liệu Oracle. Trong trường hợp này, Cơ sở dữ liệu Oracle hủy bỏ và cuộn lại hoạt động đang được thực hiện, bao gồm các hoạt động bình thường luôn được kiểm tra</w:t>
      </w:r>
      <w:r>
        <w:rPr>
          <w:rFonts w:ascii="Arial" w:hAnsi="Arial" w:cs="Arial"/>
        </w:rPr>
        <w:t>. (Xem thêm</w:t>
      </w:r>
      <w:r w:rsidRPr="001058B5">
        <w:rPr>
          <w:rFonts w:ascii="Arial" w:hAnsi="Arial" w:cs="Arial"/>
        </w:rPr>
        <w:t xml:space="preserve"> </w:t>
      </w:r>
      <w:hyperlink w:anchor="_bookmark1619" w:history="1">
        <w:r w:rsidRPr="001058B5">
          <w:rPr>
            <w:rFonts w:ascii="Arial" w:hAnsi="Arial" w:cs="Arial"/>
            <w:color w:val="0000CC"/>
          </w:rPr>
          <w:t xml:space="preserve">"Activities That Are Always Audited for All Platforms" </w:t>
        </w:r>
      </w:hyperlink>
      <w:hyperlink w:anchor="_bookmark1619" w:history="1">
        <w:r>
          <w:rPr>
            <w:rFonts w:ascii="Arial" w:hAnsi="Arial" w:cs="Arial"/>
          </w:rPr>
          <w:t>trang</w:t>
        </w:r>
        <w:r w:rsidRPr="001058B5">
          <w:rPr>
            <w:rFonts w:ascii="Arial" w:hAnsi="Arial" w:cs="Arial"/>
          </w:rPr>
          <w:t xml:space="preserve"> 9-4</w:t>
        </w:r>
      </w:hyperlink>
      <w:r w:rsidRPr="001058B5">
        <w:rPr>
          <w:rFonts w:ascii="Arial" w:hAnsi="Arial" w:cs="Arial"/>
        </w:rPr>
        <w:t xml:space="preserve">.) </w:t>
      </w:r>
      <w:r w:rsidRPr="00545EA3">
        <w:rPr>
          <w:rFonts w:ascii="Arial" w:hAnsi="Arial" w:cs="Arial"/>
          <w:lang w:val="vi-VN"/>
        </w:rPr>
        <w:t>Nếu đường dẫn kiểm tra của hệ điều hành đã đầy, thì hãy đặt tham số AUDIT_TRAIL để sử dụng đường dẫn kiểm toán cơ sở dữ liệu (chẳng hạn như DB hoặc DB, EXTENDED). Điều này ngăn không cho các hành động được kiểm toán hoàn thành nếu các bản ghi kiểm toán của chúng không thể được lưu trữ. Bạn nên định kỳ lưu trữ và thanh lọc tệp kiểm tra của hệ điều hành để ngăn chặn các loại lỗi này</w:t>
      </w:r>
      <w:r w:rsidRPr="00545EA3">
        <w:rPr>
          <w:rFonts w:ascii="Arial" w:hAnsi="Arial" w:cs="Arial"/>
        </w:rPr>
        <w:t>.</w:t>
      </w:r>
    </w:p>
    <w:p w14:paraId="755398AB" w14:textId="77777777" w:rsidR="009B29A7" w:rsidRPr="001058B5" w:rsidRDefault="009B29A7" w:rsidP="009B29A7">
      <w:pPr>
        <w:pStyle w:val="BodyText"/>
        <w:spacing w:before="125" w:line="232" w:lineRule="auto"/>
        <w:ind w:left="1660" w:right="773"/>
        <w:rPr>
          <w:rFonts w:ascii="Arial" w:hAnsi="Arial" w:cs="Arial"/>
        </w:rPr>
      </w:pPr>
      <w:r w:rsidRPr="00545EA3">
        <w:rPr>
          <w:rFonts w:ascii="Arial" w:hAnsi="Arial" w:cs="Arial"/>
          <w:lang w:val="vi-VN"/>
        </w:rPr>
        <w:t>Nếu bạn dự định sử dụng kiểm tra hệ điều hành, hãy đảm bảo rằng đường dẫn kiểm tra của hệ điều hành hoặc hệ thống tệp không điền đầy đủ. Hầu hết các hệ điều hành cung cấp cho quản trị viên đầy đủ thông tin và cảnh báo để đảm bảo điều này không xảy ra. Nếu bạn định cấu hình kiểm tra để sử dụng đường dẫn kiểm toán cơ sở dữ liệu, bạn có thể ngăn chặn mất thông tin kiểm tra này. Cơ sở dữ liệu Oracle ngăn chặn các sự kiện được kiểm tra xảy ra nếu đường mòn kiểm toán không thể chấp nhận bản ghi kiểm toán cơ sở dữ liệu cho báo cáo</w:t>
      </w:r>
      <w:r w:rsidRPr="001058B5">
        <w:rPr>
          <w:rFonts w:ascii="Arial" w:hAnsi="Arial" w:cs="Arial"/>
        </w:rPr>
        <w:t>.</w:t>
      </w:r>
    </w:p>
    <w:p w14:paraId="2314DF72" w14:textId="77777777" w:rsidR="009B29A7" w:rsidRPr="001058B5" w:rsidRDefault="009B29A7" w:rsidP="009B29A7">
      <w:pPr>
        <w:pStyle w:val="BodyText"/>
        <w:spacing w:before="114" w:line="232" w:lineRule="auto"/>
        <w:ind w:left="1660" w:right="814"/>
        <w:rPr>
          <w:rFonts w:ascii="Arial" w:hAnsi="Arial" w:cs="Arial"/>
        </w:rPr>
      </w:pPr>
      <w:r w:rsidRPr="00545EA3">
        <w:rPr>
          <w:rFonts w:ascii="Arial" w:hAnsi="Arial" w:cs="Arial"/>
          <w:lang w:val="vi-VN"/>
        </w:rPr>
        <w:t>Định kỳ lưu trữ và sau đó thanh lọc đường dẫn kiểm tra của hệ điều hành. Xem</w:t>
      </w:r>
      <w:r w:rsidRPr="00545EA3">
        <w:rPr>
          <w:rFonts w:ascii="Arial" w:hAnsi="Arial" w:cs="Arial"/>
          <w:color w:val="0000CC"/>
        </w:rPr>
        <w:t xml:space="preserve"> </w:t>
      </w:r>
      <w:hyperlink w:anchor="_bookmark2039" w:history="1">
        <w:r w:rsidRPr="001058B5">
          <w:rPr>
            <w:rFonts w:ascii="Arial" w:hAnsi="Arial" w:cs="Arial"/>
            <w:color w:val="0000CC"/>
          </w:rPr>
          <w:t>"Archiving</w:t>
        </w:r>
      </w:hyperlink>
      <w:r w:rsidRPr="001058B5">
        <w:rPr>
          <w:rFonts w:ascii="Arial" w:hAnsi="Arial" w:cs="Arial"/>
          <w:color w:val="0000CC"/>
        </w:rPr>
        <w:t xml:space="preserve"> </w:t>
      </w:r>
      <w:hyperlink w:anchor="_bookmark2039" w:history="1">
        <w:r w:rsidRPr="001058B5">
          <w:rPr>
            <w:rFonts w:ascii="Arial" w:hAnsi="Arial" w:cs="Arial"/>
            <w:color w:val="0000CC"/>
          </w:rPr>
          <w:t xml:space="preserve">the Operating System Audit Trail" </w:t>
        </w:r>
        <w:r>
          <w:rPr>
            <w:rFonts w:ascii="Arial" w:hAnsi="Arial" w:cs="Arial"/>
          </w:rPr>
          <w:t>trang</w:t>
        </w:r>
        <w:r w:rsidRPr="001058B5">
          <w:rPr>
            <w:rFonts w:ascii="Arial" w:hAnsi="Arial" w:cs="Arial"/>
          </w:rPr>
          <w:t xml:space="preserve"> 9-65 </w:t>
        </w:r>
      </w:hyperlink>
      <w:r>
        <w:rPr>
          <w:rFonts w:ascii="Arial" w:hAnsi="Arial" w:cs="Arial"/>
        </w:rPr>
        <w:t>và</w:t>
      </w:r>
      <w:r w:rsidRPr="001058B5">
        <w:rPr>
          <w:rFonts w:ascii="Arial" w:hAnsi="Arial" w:cs="Arial"/>
        </w:rPr>
        <w:t xml:space="preserve"> </w:t>
      </w:r>
      <w:hyperlink w:anchor="_bookmark2043" w:history="1">
        <w:r w:rsidRPr="001058B5">
          <w:rPr>
            <w:rFonts w:ascii="Arial" w:hAnsi="Arial" w:cs="Arial"/>
            <w:color w:val="0000CC"/>
          </w:rPr>
          <w:t xml:space="preserve">"Purging Audit Trail Records" </w:t>
        </w:r>
        <w:r w:rsidRPr="001058B5">
          <w:rPr>
            <w:rFonts w:ascii="Arial" w:hAnsi="Arial" w:cs="Arial"/>
          </w:rPr>
          <w:t>on</w:t>
        </w:r>
      </w:hyperlink>
      <w:r w:rsidRPr="001058B5">
        <w:rPr>
          <w:rFonts w:ascii="Arial" w:hAnsi="Arial" w:cs="Arial"/>
        </w:rPr>
        <w:t xml:space="preserve"> </w:t>
      </w:r>
      <w:hyperlink w:anchor="_bookmark2043" w:history="1">
        <w:r w:rsidRPr="001058B5">
          <w:rPr>
            <w:rFonts w:ascii="Arial" w:hAnsi="Arial" w:cs="Arial"/>
          </w:rPr>
          <w:t>9-65</w:t>
        </w:r>
      </w:hyperlink>
      <w:r>
        <w:rPr>
          <w:rFonts w:ascii="Arial" w:hAnsi="Arial" w:cs="Arial"/>
        </w:rPr>
        <w:t xml:space="preserve"> để biết thêm thông tin</w:t>
      </w:r>
    </w:p>
    <w:p w14:paraId="72CCCDAF" w14:textId="77777777" w:rsidR="009B29A7" w:rsidRPr="001058B5" w:rsidRDefault="009B29A7" w:rsidP="009B29A7">
      <w:pPr>
        <w:pStyle w:val="BodyText"/>
        <w:spacing w:before="2"/>
        <w:rPr>
          <w:rFonts w:ascii="Arial" w:hAnsi="Arial" w:cs="Arial"/>
          <w:sz w:val="23"/>
        </w:rPr>
      </w:pPr>
    </w:p>
    <w:p w14:paraId="35FBB866" w14:textId="77777777" w:rsidR="009B29A7" w:rsidRPr="001058B5" w:rsidRDefault="009B29A7" w:rsidP="009B29A7">
      <w:pPr>
        <w:pStyle w:val="Heading6"/>
        <w:ind w:left="1660"/>
      </w:pPr>
      <w:bookmarkStart w:id="1851" w:name="Setting_the_Size_of_the_Operating_System"/>
      <w:bookmarkStart w:id="1852" w:name="_bookmark2033"/>
      <w:bookmarkStart w:id="1853" w:name="_bookmark2034"/>
      <w:bookmarkEnd w:id="1851"/>
      <w:bookmarkEnd w:id="1852"/>
      <w:bookmarkEnd w:id="1853"/>
      <w:r>
        <w:t>Đặt kích thước của</w:t>
      </w:r>
      <w:r w:rsidRPr="001058B5">
        <w:t xml:space="preserve"> Operating System Audit Trail</w:t>
      </w:r>
    </w:p>
    <w:p w14:paraId="14DDE46B" w14:textId="77777777" w:rsidR="009B29A7" w:rsidRPr="000057EE" w:rsidRDefault="009B29A7" w:rsidP="009B29A7">
      <w:pPr>
        <w:pStyle w:val="BodyText"/>
        <w:spacing w:before="59" w:line="228" w:lineRule="auto"/>
        <w:ind w:left="1659" w:right="746"/>
        <w:rPr>
          <w:rFonts w:ascii="Arial" w:hAnsi="Arial" w:cs="Arial"/>
        </w:rPr>
      </w:pPr>
      <w:r w:rsidRPr="000057EE">
        <w:rPr>
          <w:rFonts w:ascii="Arial" w:hAnsi="Arial" w:cs="Arial"/>
          <w:lang w:val="vi-VN"/>
        </w:rPr>
        <w:t>Để kiểm soát kích thước của đường dẫn kiểm tra của hệ điều hành, hãy đặt thuộc tính DBMS_AUDIT_MGMT.OS_ FILE_MAX_SIZE bằng cách sử dụng thủ tục PLMS SQL DBMS_AUDIT_MGMT.SET_AUDIT_TRAIL_PROPERTY. Hãy nhớ rằng bạn phải có đặc quyền EXECUTE cho gói DBMS_ AUDIT_MGMT PL / SQL trước khi bạn có thể sử dụng nó. Khi tệp hệ điều hành đáp ứng giới hạn kích thước bạn đã đặt, Cơ sở dữ liệu Oracle ngừng thêm bản ghi vào hiện tại</w:t>
      </w:r>
    </w:p>
    <w:p w14:paraId="1F909BAA" w14:textId="77777777" w:rsidR="009B29A7" w:rsidRPr="001058B5" w:rsidRDefault="009B29A7" w:rsidP="009B29A7">
      <w:pPr>
        <w:spacing w:line="228" w:lineRule="auto"/>
        <w:rPr>
          <w:rFonts w:ascii="Arial" w:hAnsi="Arial" w:cs="Arial"/>
        </w:rPr>
        <w:sectPr w:rsidR="009B29A7" w:rsidRPr="001058B5">
          <w:pgSz w:w="12240" w:h="15840"/>
          <w:pgMar w:top="840" w:right="1060" w:bottom="860" w:left="1100" w:header="549" w:footer="663" w:gutter="0"/>
          <w:cols w:space="720"/>
        </w:sectPr>
      </w:pPr>
    </w:p>
    <w:p w14:paraId="09B0847B" w14:textId="77777777" w:rsidR="009B29A7" w:rsidRPr="001058B5" w:rsidRDefault="009B29A7" w:rsidP="009B29A7">
      <w:pPr>
        <w:pStyle w:val="BodyText"/>
        <w:spacing w:before="5"/>
        <w:rPr>
          <w:rFonts w:ascii="Arial" w:hAnsi="Arial" w:cs="Arial"/>
          <w:sz w:val="25"/>
        </w:rPr>
      </w:pPr>
    </w:p>
    <w:p w14:paraId="53D70D3E" w14:textId="77777777" w:rsidR="009B29A7" w:rsidRPr="001058B5" w:rsidRDefault="009B29A7" w:rsidP="009B29A7">
      <w:pPr>
        <w:spacing w:before="101" w:line="230" w:lineRule="auto"/>
        <w:ind w:left="2260" w:right="240"/>
        <w:jc w:val="both"/>
        <w:rPr>
          <w:rFonts w:ascii="Arial" w:hAnsi="Arial" w:cs="Arial"/>
          <w:sz w:val="20"/>
        </w:rPr>
      </w:pPr>
      <w:r w:rsidRPr="00C718DE">
        <w:rPr>
          <w:rFonts w:ascii="Arial" w:hAnsi="Arial" w:cs="Arial"/>
          <w:sz w:val="20"/>
          <w:szCs w:val="20"/>
          <w:lang w:val="vi-VN"/>
        </w:rPr>
        <w:t>và sau đó tạo tệp hệ điều hành mới cho các bản ghi tiếp theo. Để biết thêm thông tin về gói DBMS_AUDIT_MGMT PL / SQL</w:t>
      </w:r>
      <w:r w:rsidRPr="00C718DE">
        <w:rPr>
          <w:rFonts w:ascii="Arial" w:hAnsi="Arial" w:cs="Arial"/>
          <w:sz w:val="20"/>
          <w:szCs w:val="20"/>
        </w:rPr>
        <w:t>,</w:t>
      </w:r>
      <w:r w:rsidRPr="001058B5">
        <w:rPr>
          <w:rFonts w:ascii="Arial" w:hAnsi="Arial" w:cs="Arial"/>
          <w:spacing w:val="-31"/>
          <w:sz w:val="20"/>
        </w:rPr>
        <w:t xml:space="preserve"> </w:t>
      </w:r>
      <w:r>
        <w:rPr>
          <w:rFonts w:ascii="Arial" w:hAnsi="Arial" w:cs="Arial"/>
          <w:sz w:val="20"/>
        </w:rPr>
        <w:t>xem thêm</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0"/>
          <w:sz w:val="20"/>
        </w:rPr>
        <w:t xml:space="preserve"> </w:t>
      </w:r>
      <w:r w:rsidRPr="001058B5">
        <w:rPr>
          <w:rFonts w:ascii="Arial" w:hAnsi="Arial" w:cs="Arial"/>
          <w:i/>
          <w:sz w:val="20"/>
        </w:rPr>
        <w:t>Database</w:t>
      </w:r>
      <w:r w:rsidRPr="001058B5">
        <w:rPr>
          <w:rFonts w:ascii="Arial" w:hAnsi="Arial" w:cs="Arial"/>
          <w:i/>
          <w:spacing w:val="-31"/>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7C23E3F4" w14:textId="77777777" w:rsidR="009B29A7" w:rsidRPr="001058B5" w:rsidRDefault="009B29A7" w:rsidP="009B29A7">
      <w:pPr>
        <w:pStyle w:val="BodyText"/>
        <w:spacing w:before="120" w:line="230" w:lineRule="auto"/>
        <w:ind w:left="2260" w:right="136"/>
        <w:rPr>
          <w:rFonts w:ascii="Arial" w:hAnsi="Arial" w:cs="Arial"/>
        </w:rPr>
      </w:pPr>
      <w:r w:rsidRPr="00C718DE">
        <w:rPr>
          <w:rFonts w:ascii="Arial" w:hAnsi="Arial" w:cs="Arial"/>
          <w:lang w:val="vi-VN"/>
        </w:rPr>
        <w:t>Nếu bạn đặt cả DBMS_AUDIT_MGMT.OS_FILE_MAX_SIZE và DBMS_AUDIT_MGMT.OS_ FILE_MAX_AGE (được mô tả trong thuộc tính "Thiết đặt tuổi của hệ điều hành đường dẫn kiểm tra" trên trang 9-64), thì cơ sở dữ liệu Oracle thực hiện hành động dựa trên giới hạn giá trị thuộc tính được đáp ứng Đầu tiên</w:t>
      </w:r>
      <w:r w:rsidRPr="001058B5">
        <w:rPr>
          <w:rFonts w:ascii="Arial" w:hAnsi="Arial" w:cs="Arial"/>
        </w:rPr>
        <w:t>.</w:t>
      </w:r>
    </w:p>
    <w:p w14:paraId="07ECFF15"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2A026A6C" w14:textId="77777777" w:rsidR="009B29A7" w:rsidRPr="001058B5" w:rsidRDefault="009B29A7" w:rsidP="009B29A7">
      <w:pPr>
        <w:spacing w:before="141"/>
        <w:ind w:left="2260"/>
        <w:rPr>
          <w:rFonts w:ascii="Arial" w:hAnsi="Arial" w:cs="Arial"/>
          <w:sz w:val="18"/>
        </w:rPr>
      </w:pPr>
      <w:r w:rsidRPr="001058B5">
        <w:rPr>
          <w:rFonts w:ascii="Arial" w:hAnsi="Arial" w:cs="Arial"/>
          <w:w w:val="95"/>
          <w:sz w:val="18"/>
        </w:rPr>
        <w:t>BEGIN</w:t>
      </w:r>
    </w:p>
    <w:p w14:paraId="39B98801" w14:textId="77777777" w:rsidR="009B29A7" w:rsidRPr="001058B5" w:rsidRDefault="009B29A7" w:rsidP="009B29A7">
      <w:pPr>
        <w:spacing w:before="15"/>
        <w:ind w:left="2444"/>
        <w:rPr>
          <w:rFonts w:ascii="Arial" w:hAnsi="Arial" w:cs="Arial"/>
          <w:sz w:val="18"/>
        </w:rPr>
      </w:pPr>
      <w:r w:rsidRPr="001058B5">
        <w:rPr>
          <w:rFonts w:ascii="Arial" w:hAnsi="Arial" w:cs="Arial"/>
          <w:w w:val="95"/>
          <w:sz w:val="18"/>
        </w:rPr>
        <w:t>DBMS_AUDIT_MGMT.SET_AUDIT_TRAIL_PROPERTY(</w:t>
      </w:r>
    </w:p>
    <w:p w14:paraId="1DA34EE1" w14:textId="77777777" w:rsidR="009B29A7" w:rsidRPr="001058B5" w:rsidRDefault="009B29A7" w:rsidP="009B29A7">
      <w:pPr>
        <w:tabs>
          <w:tab w:val="left" w:pos="5131"/>
        </w:tabs>
        <w:spacing w:before="17" w:line="259" w:lineRule="auto"/>
        <w:ind w:left="2538" w:right="155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DBMS_AUDIT_MGMT.OS_FILE_MAX_SIZE, </w:t>
      </w:r>
      <w:r w:rsidRPr="001058B5">
        <w:rPr>
          <w:rFonts w:ascii="Arial" w:hAnsi="Arial" w:cs="Arial"/>
          <w:w w:val="95"/>
          <w:sz w:val="18"/>
        </w:rPr>
        <w:t>AUDIT_TRAIL_PROPERTY_VALUE =&gt;</w:t>
      </w:r>
      <w:r w:rsidRPr="001058B5">
        <w:rPr>
          <w:rFonts w:ascii="Arial" w:hAnsi="Arial" w:cs="Arial"/>
          <w:spacing w:val="10"/>
          <w:w w:val="95"/>
          <w:sz w:val="18"/>
        </w:rPr>
        <w:t xml:space="preserve"> </w:t>
      </w:r>
      <w:r w:rsidRPr="001058B5">
        <w:rPr>
          <w:rFonts w:ascii="Arial" w:hAnsi="Arial" w:cs="Arial"/>
          <w:w w:val="95"/>
          <w:sz w:val="18"/>
        </w:rPr>
        <w:t>10240);</w:t>
      </w:r>
    </w:p>
    <w:p w14:paraId="1D15D047"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68E3F2A8"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0BE10016" w14:textId="77777777" w:rsidR="009B29A7" w:rsidRPr="001058B5" w:rsidRDefault="009B29A7" w:rsidP="009B29A7">
      <w:pPr>
        <w:pStyle w:val="BodyText"/>
        <w:spacing w:before="3"/>
        <w:rPr>
          <w:rFonts w:ascii="Arial" w:hAnsi="Arial" w:cs="Arial"/>
          <w:sz w:val="18"/>
        </w:rPr>
      </w:pPr>
    </w:p>
    <w:p w14:paraId="51CCF26E"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E7D46C5" w14:textId="77777777" w:rsidR="009B29A7" w:rsidRPr="001058B5" w:rsidRDefault="009B29A7" w:rsidP="009B29A7">
      <w:pPr>
        <w:pStyle w:val="ListParagraph"/>
        <w:numPr>
          <w:ilvl w:val="0"/>
          <w:numId w:val="34"/>
        </w:numPr>
        <w:tabs>
          <w:tab w:val="left" w:pos="2620"/>
        </w:tabs>
        <w:spacing w:before="121" w:line="228" w:lineRule="auto"/>
        <w:ind w:right="605"/>
        <w:rPr>
          <w:rFonts w:ascii="Arial" w:hAnsi="Arial" w:cs="Arial"/>
          <w:sz w:val="20"/>
        </w:rPr>
      </w:pPr>
      <w:r w:rsidRPr="001058B5">
        <w:rPr>
          <w:rFonts w:ascii="Arial" w:hAnsi="Arial" w:cs="Arial"/>
          <w:sz w:val="20"/>
        </w:rPr>
        <w:t>AUDIT_TRAIL_TYPE</w:t>
      </w:r>
      <w:r w:rsidRPr="00C718DE">
        <w:rPr>
          <w:rFonts w:ascii="Arial" w:hAnsi="Arial" w:cs="Arial"/>
          <w:sz w:val="20"/>
          <w:szCs w:val="20"/>
        </w:rPr>
        <w:t>:</w:t>
      </w:r>
      <w:r w:rsidRPr="00C718DE">
        <w:rPr>
          <w:rFonts w:ascii="Arial" w:hAnsi="Arial" w:cs="Arial"/>
          <w:spacing w:val="-29"/>
          <w:sz w:val="20"/>
          <w:szCs w:val="20"/>
        </w:rPr>
        <w:t xml:space="preserve"> </w:t>
      </w:r>
      <w:r w:rsidRPr="00C718DE">
        <w:rPr>
          <w:rFonts w:ascii="Arial" w:hAnsi="Arial" w:cs="Arial"/>
          <w:sz w:val="20"/>
          <w:szCs w:val="20"/>
          <w:lang w:val="vi-VN"/>
        </w:rPr>
        <w:t>Chỉ định đường dẫn kiểm tra của hệ điều hành. Nhập một trong các giá trị sau</w:t>
      </w:r>
      <w:r w:rsidRPr="001058B5">
        <w:rPr>
          <w:rFonts w:ascii="Arial" w:hAnsi="Arial" w:cs="Arial"/>
          <w:sz w:val="20"/>
        </w:rPr>
        <w:t>:</w:t>
      </w:r>
    </w:p>
    <w:p w14:paraId="6710C11D" w14:textId="77777777" w:rsidR="009B29A7" w:rsidRPr="00C718DE"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C718DE">
        <w:rPr>
          <w:rFonts w:ascii="Arial" w:hAnsi="Arial" w:cs="Arial"/>
          <w:sz w:val="20"/>
          <w:lang w:val="vi-VN"/>
        </w:rPr>
        <w:t>Các tệp đường dẫn kiểm tra hệ thống điều hành với</w:t>
      </w:r>
      <w:r w:rsidRPr="00C718DE">
        <w:rPr>
          <w:rFonts w:ascii="Arial" w:hAnsi="Arial" w:cs="Arial"/>
          <w:sz w:val="20"/>
          <w:lang w:val="vi-VN"/>
        </w:rPr>
        <w:br/>
        <w:t>.aud mở rộng. (Thiết lập này không áp dụng cho các mục Windows Event Log. Nó cũng không áp dụng cho các bản ghi kiểm tra syslog, khi tham số khởi tạo AUDIT_SYSLOG_LEVEL được thiết lập.)</w:t>
      </w:r>
    </w:p>
    <w:p w14:paraId="08CD75AB" w14:textId="77777777" w:rsidR="009B29A7" w:rsidRPr="001058B5"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sz w:val="20"/>
        </w:rPr>
        <w:t>DBMS_AUDIT_MGMT.AUDIT_TRAIL_XML:</w:t>
      </w:r>
      <w:r w:rsidRPr="001058B5">
        <w:rPr>
          <w:rFonts w:ascii="Arial" w:hAnsi="Arial" w:cs="Arial"/>
          <w:spacing w:val="-14"/>
          <w:sz w:val="20"/>
        </w:rPr>
        <w:t xml:space="preserve"> </w:t>
      </w:r>
      <w:r>
        <w:rPr>
          <w:rFonts w:ascii="Arial" w:hAnsi="Arial" w:cs="Arial"/>
          <w:sz w:val="20"/>
        </w:rPr>
        <w:t>tệp kiểm toán XML</w:t>
      </w:r>
      <w:r w:rsidRPr="001058B5">
        <w:rPr>
          <w:rFonts w:ascii="Arial" w:hAnsi="Arial" w:cs="Arial"/>
          <w:sz w:val="20"/>
        </w:rPr>
        <w:t>.</w:t>
      </w:r>
    </w:p>
    <w:p w14:paraId="4D27C576" w14:textId="77777777" w:rsidR="009B29A7" w:rsidRPr="001058B5" w:rsidRDefault="009B29A7" w:rsidP="009B29A7">
      <w:pPr>
        <w:pStyle w:val="ListParagraph"/>
        <w:numPr>
          <w:ilvl w:val="1"/>
          <w:numId w:val="34"/>
        </w:numPr>
        <w:tabs>
          <w:tab w:val="left" w:pos="2979"/>
          <w:tab w:val="left" w:pos="2980"/>
        </w:tabs>
        <w:spacing w:before="118" w:line="228" w:lineRule="auto"/>
        <w:ind w:right="210"/>
        <w:rPr>
          <w:rFonts w:ascii="Arial" w:hAnsi="Arial" w:cs="Arial"/>
          <w:sz w:val="20"/>
        </w:rPr>
      </w:pPr>
      <w:r w:rsidRPr="001058B5">
        <w:rPr>
          <w:rFonts w:ascii="Arial" w:hAnsi="Arial" w:cs="Arial"/>
          <w:w w:val="90"/>
          <w:sz w:val="20"/>
        </w:rPr>
        <w:t>DBMS_AUDIT_MGMT.AUDIT_TRAIL_FILES:</w:t>
      </w:r>
      <w:r w:rsidRPr="00C718DE">
        <w:rPr>
          <w:lang w:val="vi-VN"/>
        </w:rPr>
        <w:t xml:space="preserve"> </w:t>
      </w:r>
      <w:r w:rsidRPr="00C718DE">
        <w:rPr>
          <w:rStyle w:val="shorttext"/>
          <w:rFonts w:ascii="Arial" w:hAnsi="Arial" w:cs="Arial"/>
          <w:sz w:val="20"/>
          <w:lang w:val="vi-VN"/>
        </w:rPr>
        <w:t>Cả hai tệp đường dẫn kiểm tra của hệ điều hành và XML.</w:t>
      </w:r>
    </w:p>
    <w:p w14:paraId="09CF1D62" w14:textId="77777777" w:rsidR="009B29A7" w:rsidRPr="001058B5" w:rsidRDefault="009B29A7" w:rsidP="009B29A7">
      <w:pPr>
        <w:pStyle w:val="ListParagraph"/>
        <w:numPr>
          <w:ilvl w:val="0"/>
          <w:numId w:val="34"/>
        </w:numPr>
        <w:tabs>
          <w:tab w:val="left" w:pos="2620"/>
        </w:tabs>
        <w:spacing w:before="122" w:line="230" w:lineRule="auto"/>
        <w:ind w:right="304"/>
        <w:rPr>
          <w:rFonts w:ascii="Arial" w:hAnsi="Arial" w:cs="Arial"/>
          <w:sz w:val="20"/>
        </w:rPr>
      </w:pPr>
      <w:r w:rsidRPr="001058B5">
        <w:rPr>
          <w:rFonts w:ascii="Arial" w:hAnsi="Arial" w:cs="Arial"/>
          <w:w w:val="90"/>
          <w:sz w:val="20"/>
        </w:rPr>
        <w:t xml:space="preserve">AUDIT_TRAIL_PROPERTY: </w:t>
      </w:r>
      <w:r w:rsidRPr="00C718DE">
        <w:rPr>
          <w:rFonts w:ascii="Arial" w:hAnsi="Arial" w:cs="Arial"/>
          <w:sz w:val="20"/>
          <w:lang w:val="vi-VN"/>
        </w:rPr>
        <w:t>Chỉ định thuộc tính DBMS_AUDIT_MGMT.OS_FILE_MAX_SIZE, thiết lập kích thước tối đa. Để tìm trạng thái của cài đặt thuộc tính hiện tại, hãy truy vấn các cột PARAMETER_NAME và PARAMETER_VALUE của chế độ xem từ điển dữ liệu DBA_ AUDIT_MGMT_CONFIG_PARAMS</w:t>
      </w:r>
      <w:r w:rsidRPr="001058B5">
        <w:rPr>
          <w:rFonts w:ascii="Arial" w:hAnsi="Arial" w:cs="Arial"/>
          <w:spacing w:val="-4"/>
          <w:sz w:val="20"/>
        </w:rPr>
        <w:t>.</w:t>
      </w:r>
    </w:p>
    <w:p w14:paraId="69A6E016" w14:textId="77777777" w:rsidR="009B29A7" w:rsidRPr="001058B5" w:rsidRDefault="009B29A7" w:rsidP="009B29A7">
      <w:pPr>
        <w:pStyle w:val="ListParagraph"/>
        <w:numPr>
          <w:ilvl w:val="0"/>
          <w:numId w:val="34"/>
        </w:numPr>
        <w:tabs>
          <w:tab w:val="left" w:pos="2620"/>
        </w:tabs>
        <w:spacing w:before="115" w:line="230" w:lineRule="auto"/>
        <w:ind w:right="333"/>
        <w:rPr>
          <w:rFonts w:ascii="Arial" w:hAnsi="Arial" w:cs="Arial"/>
          <w:sz w:val="20"/>
        </w:rPr>
      </w:pPr>
      <w:r w:rsidRPr="001058B5">
        <w:rPr>
          <w:rFonts w:ascii="Arial" w:hAnsi="Arial" w:cs="Arial"/>
          <w:w w:val="95"/>
          <w:sz w:val="20"/>
        </w:rPr>
        <w:t>AUDIT_TRAIL_PROPERTY_VALUE:</w:t>
      </w:r>
      <w:r w:rsidRPr="001058B5">
        <w:rPr>
          <w:rFonts w:ascii="Arial" w:hAnsi="Arial" w:cs="Arial"/>
          <w:spacing w:val="-9"/>
          <w:w w:val="95"/>
          <w:sz w:val="20"/>
        </w:rPr>
        <w:t xml:space="preserve"> </w:t>
      </w:r>
      <w:r w:rsidRPr="00C718DE">
        <w:rPr>
          <w:rFonts w:ascii="Arial" w:hAnsi="Arial" w:cs="Arial"/>
          <w:sz w:val="20"/>
          <w:szCs w:val="20"/>
          <w:lang w:val="vi-VN"/>
        </w:rPr>
        <w:t>Đặt kích thước tối đa là 10240 kilobyte, tức là 10 megabyte. Cài đặt mặc định là 10.000 kilobyte (khoảng 10 megabyte). Không vượt quá 2 gigabyte</w:t>
      </w:r>
      <w:r w:rsidRPr="00C718DE">
        <w:rPr>
          <w:rFonts w:ascii="Arial" w:hAnsi="Arial" w:cs="Arial"/>
          <w:sz w:val="20"/>
          <w:szCs w:val="20"/>
        </w:rPr>
        <w:t>.</w:t>
      </w:r>
    </w:p>
    <w:p w14:paraId="41EFA1A1" w14:textId="77777777" w:rsidR="009B29A7" w:rsidRPr="001058B5" w:rsidRDefault="009B29A7" w:rsidP="009B29A7">
      <w:pPr>
        <w:pStyle w:val="BodyText"/>
        <w:spacing w:before="3"/>
        <w:rPr>
          <w:rFonts w:ascii="Arial" w:hAnsi="Arial" w:cs="Arial"/>
          <w:sz w:val="22"/>
        </w:rPr>
      </w:pPr>
    </w:p>
    <w:p w14:paraId="21187E13" w14:textId="77777777" w:rsidR="009B29A7" w:rsidRPr="001058B5" w:rsidRDefault="009B29A7" w:rsidP="009B29A7">
      <w:pPr>
        <w:pStyle w:val="Heading7"/>
        <w:spacing w:before="1"/>
        <w:ind w:left="2260"/>
        <w:rPr>
          <w:rFonts w:ascii="Arial" w:hAnsi="Arial" w:cs="Arial"/>
        </w:rPr>
      </w:pPr>
      <w:r>
        <w:rPr>
          <w:rFonts w:ascii="Arial" w:hAnsi="Arial" w:cs="Arial"/>
        </w:rPr>
        <w:t>Xóa cài đặt</w:t>
      </w:r>
      <w:r w:rsidRPr="001058B5">
        <w:rPr>
          <w:rFonts w:ascii="Arial" w:hAnsi="Arial" w:cs="Arial"/>
        </w:rPr>
        <w:t xml:space="preserve"> DB</w:t>
      </w:r>
      <w:r>
        <w:rPr>
          <w:rFonts w:ascii="Arial" w:hAnsi="Arial" w:cs="Arial"/>
        </w:rPr>
        <w:t>MS_AUDIT_MGMT.OS_FILE_MAX_SIZE</w:t>
      </w:r>
    </w:p>
    <w:p w14:paraId="43A9578C" w14:textId="77777777" w:rsidR="009B29A7" w:rsidRPr="00C718DE" w:rsidRDefault="009B29A7" w:rsidP="009B29A7">
      <w:pPr>
        <w:pStyle w:val="BodyText"/>
        <w:spacing w:before="55" w:line="228" w:lineRule="auto"/>
        <w:ind w:left="2260" w:right="195" w:hanging="1"/>
        <w:rPr>
          <w:rFonts w:ascii="Arial" w:hAnsi="Arial" w:cs="Arial"/>
        </w:rPr>
      </w:pPr>
      <w:r w:rsidRPr="00C718DE">
        <w:rPr>
          <w:rFonts w:ascii="Arial" w:hAnsi="Arial" w:cs="Arial"/>
          <w:lang w:val="vi-VN"/>
        </w:rPr>
        <w:t>Để xóa cài đặt kích thước tệp tối đa, hãy sử dụng thủ tục DBMS_AUDIT_MGMT.CLEAR_AUDIT_TRAIL_ PROPERY</w:t>
      </w:r>
      <w:r w:rsidRPr="00C718DE">
        <w:rPr>
          <w:rFonts w:ascii="Arial" w:hAnsi="Arial" w:cs="Arial"/>
        </w:rPr>
        <w:t>.</w:t>
      </w:r>
    </w:p>
    <w:p w14:paraId="52907BFC"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BF1627E"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465C3D7C" w14:textId="77777777" w:rsidR="009B29A7" w:rsidRPr="001058B5" w:rsidRDefault="009B29A7" w:rsidP="009B29A7">
      <w:pPr>
        <w:spacing w:before="17"/>
        <w:ind w:left="2444"/>
        <w:rPr>
          <w:rFonts w:ascii="Arial" w:hAnsi="Arial" w:cs="Arial"/>
          <w:sz w:val="18"/>
        </w:rPr>
      </w:pPr>
      <w:r w:rsidRPr="001058B5">
        <w:rPr>
          <w:rFonts w:ascii="Arial" w:hAnsi="Arial" w:cs="Arial"/>
          <w:w w:val="95"/>
          <w:sz w:val="18"/>
        </w:rPr>
        <w:t>DBMS_AUDIT_MGMT.CLEAR_AUDIT_TRAIL_PROPERTY(</w:t>
      </w:r>
    </w:p>
    <w:p w14:paraId="5BAFA359" w14:textId="77777777" w:rsidR="009B29A7" w:rsidRPr="001058B5" w:rsidRDefault="009B29A7" w:rsidP="009B29A7">
      <w:pPr>
        <w:tabs>
          <w:tab w:val="left" w:pos="4761"/>
        </w:tabs>
        <w:spacing w:before="15" w:line="259" w:lineRule="auto"/>
        <w:ind w:left="2538" w:right="196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7C1A7D59"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1F47AE61" w14:textId="77777777" w:rsidR="009B29A7" w:rsidRPr="001058B5" w:rsidRDefault="009B29A7" w:rsidP="009B29A7">
      <w:pPr>
        <w:spacing w:before="17"/>
        <w:ind w:left="2260"/>
        <w:rPr>
          <w:rFonts w:ascii="Arial" w:hAnsi="Arial" w:cs="Arial"/>
          <w:sz w:val="18"/>
        </w:rPr>
      </w:pPr>
      <w:r w:rsidRPr="001058B5">
        <w:rPr>
          <w:rFonts w:ascii="Arial" w:hAnsi="Arial" w:cs="Arial"/>
          <w:w w:val="86"/>
          <w:sz w:val="18"/>
        </w:rPr>
        <w:t>/</w:t>
      </w:r>
    </w:p>
    <w:p w14:paraId="1BF97A36" w14:textId="77777777" w:rsidR="009B29A7" w:rsidRPr="001058B5" w:rsidRDefault="009B29A7" w:rsidP="009B29A7">
      <w:pPr>
        <w:pStyle w:val="BodyText"/>
        <w:spacing w:before="2"/>
        <w:rPr>
          <w:rFonts w:ascii="Arial" w:hAnsi="Arial" w:cs="Arial"/>
          <w:sz w:val="18"/>
        </w:rPr>
      </w:pPr>
    </w:p>
    <w:p w14:paraId="4CD21B38" w14:textId="77777777" w:rsidR="009B29A7" w:rsidRPr="001058B5" w:rsidRDefault="009B29A7" w:rsidP="009B29A7">
      <w:pPr>
        <w:pStyle w:val="BodyText"/>
        <w:spacing w:before="1"/>
        <w:ind w:left="2260"/>
        <w:rPr>
          <w:rFonts w:ascii="Arial" w:hAnsi="Arial" w:cs="Arial"/>
        </w:rPr>
      </w:pPr>
      <w:r>
        <w:rPr>
          <w:rFonts w:ascii="Arial" w:hAnsi="Arial" w:cs="Arial"/>
        </w:rPr>
        <w:t>Trong ví dụ này</w:t>
      </w:r>
      <w:r w:rsidRPr="001058B5">
        <w:rPr>
          <w:rFonts w:ascii="Arial" w:hAnsi="Arial" w:cs="Arial"/>
        </w:rPr>
        <w:t>:</w:t>
      </w:r>
    </w:p>
    <w:p w14:paraId="336B16A0" w14:textId="77777777" w:rsidR="009B29A7" w:rsidRPr="00C718DE"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AUDIT_TRAIL_TYPE:</w:t>
      </w:r>
      <w:r w:rsidRPr="001058B5">
        <w:rPr>
          <w:rFonts w:ascii="Arial" w:hAnsi="Arial" w:cs="Arial"/>
          <w:spacing w:val="-20"/>
          <w:sz w:val="20"/>
        </w:rPr>
        <w:t xml:space="preserve"> </w:t>
      </w:r>
      <w:r w:rsidRPr="00C718DE">
        <w:rPr>
          <w:rFonts w:ascii="Arial" w:hAnsi="Arial" w:cs="Arial"/>
          <w:sz w:val="20"/>
          <w:lang w:val="vi-VN"/>
        </w:rPr>
        <w:t>Chỉ định đường dẫn kiểm tra của hệ điều hành. Nhập một trong số</w:t>
      </w:r>
    </w:p>
    <w:p w14:paraId="2E4FC574" w14:textId="77777777" w:rsidR="009B29A7" w:rsidRPr="001058B5"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 xml:space="preserve"> </w:t>
      </w:r>
      <w:r>
        <w:rPr>
          <w:rFonts w:ascii="Arial" w:hAnsi="Arial" w:cs="Arial"/>
          <w:sz w:val="20"/>
        </w:rPr>
        <w:t xml:space="preserve">AUDIT_TRAIL_TYPE được mô tả trong  </w:t>
      </w:r>
      <w:hyperlink w:anchor="_bookmark2033" w:history="1">
        <w:r w:rsidRPr="001058B5">
          <w:rPr>
            <w:rFonts w:ascii="Arial" w:hAnsi="Arial" w:cs="Arial"/>
            <w:color w:val="0000CC"/>
            <w:sz w:val="20"/>
          </w:rPr>
          <w:t>"Setting</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Size</w:t>
        </w:r>
        <w:r w:rsidRPr="001058B5">
          <w:rPr>
            <w:rFonts w:ascii="Arial" w:hAnsi="Arial" w:cs="Arial"/>
            <w:color w:val="0000CC"/>
            <w:spacing w:val="-29"/>
            <w:sz w:val="20"/>
          </w:rPr>
          <w:t xml:space="preserve"> </w:t>
        </w:r>
        <w:r w:rsidRPr="001058B5">
          <w:rPr>
            <w:rFonts w:ascii="Arial" w:hAnsi="Arial" w:cs="Arial"/>
            <w:color w:val="0000CC"/>
            <w:sz w:val="20"/>
          </w:rPr>
          <w:t>of</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Operating</w:t>
        </w:r>
        <w:r w:rsidRPr="001058B5">
          <w:rPr>
            <w:rFonts w:ascii="Arial" w:hAnsi="Arial" w:cs="Arial"/>
            <w:color w:val="0000CC"/>
            <w:spacing w:val="-29"/>
            <w:sz w:val="20"/>
          </w:rPr>
          <w:t xml:space="preserve"> </w:t>
        </w:r>
        <w:r w:rsidRPr="001058B5">
          <w:rPr>
            <w:rFonts w:ascii="Arial" w:hAnsi="Arial" w:cs="Arial"/>
            <w:color w:val="0000CC"/>
            <w:sz w:val="20"/>
          </w:rPr>
          <w:t>System</w:t>
        </w:r>
      </w:hyperlink>
      <w:hyperlink w:anchor="_bookmark2033"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9-62</w:t>
        </w:r>
      </w:hyperlink>
      <w:r w:rsidRPr="001058B5">
        <w:rPr>
          <w:rFonts w:ascii="Arial" w:hAnsi="Arial" w:cs="Arial"/>
          <w:sz w:val="20"/>
        </w:rPr>
        <w:t>.</w:t>
      </w:r>
    </w:p>
    <w:p w14:paraId="4556B800"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2ADDAF11" w14:textId="77777777" w:rsidR="009B29A7" w:rsidRPr="001058B5" w:rsidRDefault="009B29A7" w:rsidP="009B29A7">
      <w:pPr>
        <w:pStyle w:val="BodyText"/>
        <w:spacing w:before="5"/>
        <w:rPr>
          <w:rFonts w:ascii="Arial" w:hAnsi="Arial" w:cs="Arial"/>
          <w:sz w:val="25"/>
        </w:rPr>
      </w:pPr>
    </w:p>
    <w:p w14:paraId="1591FB91" w14:textId="77777777" w:rsidR="009B29A7" w:rsidRPr="001058B5" w:rsidRDefault="009B29A7" w:rsidP="006F7931">
      <w:pPr>
        <w:pStyle w:val="ListParagraph"/>
        <w:numPr>
          <w:ilvl w:val="1"/>
          <w:numId w:val="137"/>
        </w:numPr>
        <w:tabs>
          <w:tab w:val="left" w:pos="2020"/>
        </w:tabs>
        <w:spacing w:before="103" w:line="228" w:lineRule="auto"/>
        <w:ind w:right="794" w:hanging="359"/>
        <w:rPr>
          <w:rFonts w:ascii="Arial" w:hAnsi="Arial" w:cs="Arial"/>
          <w:sz w:val="20"/>
        </w:rPr>
      </w:pPr>
      <w:r w:rsidRPr="001058B5">
        <w:rPr>
          <w:rFonts w:ascii="Arial" w:hAnsi="Arial" w:cs="Arial"/>
          <w:w w:val="95"/>
          <w:sz w:val="20"/>
        </w:rPr>
        <w:t>AUDIT_TRAIL_PROPERTY</w:t>
      </w:r>
      <w:r>
        <w:rPr>
          <w:rFonts w:ascii="Arial" w:hAnsi="Arial" w:cs="Arial"/>
          <w:w w:val="95"/>
          <w:sz w:val="20"/>
        </w:rPr>
        <w:t xml:space="preserve"> </w:t>
      </w:r>
      <w:r w:rsidRPr="00C718DE">
        <w:rPr>
          <w:rFonts w:ascii="Arial" w:hAnsi="Arial" w:cs="Arial"/>
          <w:sz w:val="20"/>
          <w:lang w:val="vi-VN"/>
        </w:rPr>
        <w:t>Chỉ định thuộc tính DBMS_AUDIT_MGMT.OS_FILE_MAX_SIZE. Bạn có thể truy vấn chế độ xem từ điển dữ liệu DBA_AUDIT_MGMT_CONFIG_PARAMS để tìm trạng thái hiện tại của thuộc tính này.</w:t>
      </w:r>
    </w:p>
    <w:p w14:paraId="1C6C9BBB" w14:textId="77777777" w:rsidR="009B29A7" w:rsidRPr="001058B5" w:rsidRDefault="009B29A7"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USE_DEFAULT_VALUES:</w:t>
      </w:r>
      <w:r>
        <w:rPr>
          <w:rFonts w:ascii="Arial" w:hAnsi="Arial" w:cs="Arial"/>
          <w:sz w:val="20"/>
        </w:rPr>
        <w:t>nhập 1 trong những giá trị sau</w:t>
      </w:r>
      <w:r w:rsidRPr="001058B5">
        <w:rPr>
          <w:rFonts w:ascii="Arial" w:hAnsi="Arial" w:cs="Arial"/>
          <w:sz w:val="20"/>
        </w:rPr>
        <w:t>:</w:t>
      </w:r>
    </w:p>
    <w:p w14:paraId="0D9F154D" w14:textId="77777777" w:rsidR="009B29A7" w:rsidRPr="001058B5" w:rsidRDefault="009B29A7" w:rsidP="009B29A7">
      <w:pPr>
        <w:pStyle w:val="ListParagraph"/>
        <w:numPr>
          <w:ilvl w:val="0"/>
          <w:numId w:val="33"/>
        </w:numPr>
        <w:tabs>
          <w:tab w:val="left" w:pos="2379"/>
          <w:tab w:val="left" w:pos="2380"/>
        </w:tabs>
        <w:spacing w:before="117" w:line="228" w:lineRule="auto"/>
        <w:ind w:right="1150" w:hanging="359"/>
        <w:rPr>
          <w:rFonts w:ascii="Arial" w:hAnsi="Arial" w:cs="Arial"/>
          <w:sz w:val="20"/>
        </w:rPr>
      </w:pPr>
      <w:r w:rsidRPr="001058B5">
        <w:rPr>
          <w:rFonts w:ascii="Arial" w:hAnsi="Arial" w:cs="Arial"/>
          <w:sz w:val="20"/>
        </w:rPr>
        <w:t>TRUE:</w:t>
      </w:r>
      <w:r w:rsidRPr="001058B5">
        <w:rPr>
          <w:rFonts w:ascii="Arial" w:hAnsi="Arial" w:cs="Arial"/>
          <w:spacing w:val="-9"/>
          <w:sz w:val="20"/>
        </w:rPr>
        <w:t xml:space="preserve"> </w:t>
      </w:r>
      <w:r w:rsidRPr="00C718DE">
        <w:rPr>
          <w:rFonts w:ascii="Arial" w:hAnsi="Arial" w:cs="Arial"/>
          <w:sz w:val="20"/>
          <w:lang w:val="vi-VN"/>
        </w:rPr>
        <w:t>Xóa giá trị hiện tại và sử dụng giá trị mặc định, 10.000 kilobyte, thay vào đó</w:t>
      </w:r>
    </w:p>
    <w:p w14:paraId="2B00DF93" w14:textId="77777777" w:rsidR="009B29A7" w:rsidRPr="001058B5" w:rsidRDefault="009B29A7" w:rsidP="009B29A7">
      <w:pPr>
        <w:pStyle w:val="ListParagraph"/>
        <w:numPr>
          <w:ilvl w:val="0"/>
          <w:numId w:val="33"/>
        </w:numPr>
        <w:tabs>
          <w:tab w:val="left" w:pos="2379"/>
          <w:tab w:val="left" w:pos="2380"/>
        </w:tabs>
        <w:spacing w:before="122" w:line="230" w:lineRule="auto"/>
        <w:ind w:right="787" w:hanging="359"/>
        <w:rPr>
          <w:rFonts w:ascii="Arial" w:hAnsi="Arial" w:cs="Arial"/>
          <w:sz w:val="20"/>
        </w:rPr>
      </w:pPr>
      <w:r w:rsidRPr="001058B5">
        <w:rPr>
          <w:rFonts w:ascii="Arial" w:hAnsi="Arial" w:cs="Arial"/>
          <w:sz w:val="20"/>
        </w:rPr>
        <w:t>FALSE:</w:t>
      </w:r>
      <w:r w:rsidRPr="001058B5">
        <w:rPr>
          <w:rFonts w:ascii="Arial" w:hAnsi="Arial" w:cs="Arial"/>
          <w:spacing w:val="-10"/>
          <w:sz w:val="20"/>
        </w:rPr>
        <w:t xml:space="preserve"> </w:t>
      </w:r>
      <w:r w:rsidRPr="00C718DE">
        <w:rPr>
          <w:rFonts w:ascii="Arial" w:hAnsi="Arial" w:cs="Arial"/>
          <w:sz w:val="20"/>
          <w:szCs w:val="20"/>
          <w:lang w:val="vi-VN"/>
        </w:rPr>
        <w:t>Cơ sở dữ liệu Oracle không sử dụng kích thước tối đa mặc định cho hệ điều hành hoặc tăng trưởng tệp XML. Các tệp sẽ tiếp tục tăng mà không có giới hạn trừ khi bạn định cấu hình thuộc tính DBMS_AUDIT_MGMT.OS_FILE_MAX_AGE. Cài đặt mặc định là FALSE</w:t>
      </w:r>
      <w:r w:rsidRPr="00C718DE">
        <w:rPr>
          <w:rFonts w:ascii="Arial" w:hAnsi="Arial" w:cs="Arial"/>
          <w:sz w:val="20"/>
          <w:szCs w:val="20"/>
        </w:rPr>
        <w:t>.</w:t>
      </w:r>
    </w:p>
    <w:p w14:paraId="5B8DD182" w14:textId="77777777" w:rsidR="009B29A7" w:rsidRPr="001058B5" w:rsidRDefault="009B29A7" w:rsidP="009B29A7">
      <w:pPr>
        <w:pStyle w:val="BodyText"/>
        <w:spacing w:before="11"/>
        <w:rPr>
          <w:rFonts w:ascii="Arial" w:hAnsi="Arial" w:cs="Arial"/>
          <w:sz w:val="22"/>
        </w:rPr>
      </w:pPr>
    </w:p>
    <w:p w14:paraId="6AAB5086" w14:textId="77777777" w:rsidR="009B29A7" w:rsidRPr="001058B5" w:rsidRDefault="009B29A7" w:rsidP="009B29A7">
      <w:pPr>
        <w:pStyle w:val="Heading6"/>
        <w:ind w:left="1660"/>
      </w:pPr>
      <w:bookmarkStart w:id="1854" w:name="Setting_the_Age_of_the_Operating_System_"/>
      <w:bookmarkStart w:id="1855" w:name="_bookmark2036"/>
      <w:bookmarkStart w:id="1856" w:name="_bookmark2037"/>
      <w:bookmarkEnd w:id="1854"/>
      <w:bookmarkEnd w:id="1855"/>
      <w:bookmarkEnd w:id="1856"/>
      <w:r>
        <w:t xml:space="preserve">Cài đặt </w:t>
      </w:r>
      <w:r w:rsidRPr="001058B5">
        <w:t xml:space="preserve">Age of the </w:t>
      </w:r>
      <w:bookmarkStart w:id="1857" w:name="_bookmark2038"/>
      <w:bookmarkEnd w:id="1857"/>
      <w:r w:rsidRPr="001058B5">
        <w:t>Operating System Audit Trail</w:t>
      </w:r>
    </w:p>
    <w:p w14:paraId="493D1EE3" w14:textId="77777777" w:rsidR="009B29A7" w:rsidRPr="001058B5" w:rsidRDefault="009B29A7" w:rsidP="009B29A7">
      <w:pPr>
        <w:pStyle w:val="BodyText"/>
        <w:spacing w:before="56" w:line="230" w:lineRule="auto"/>
        <w:ind w:left="1659" w:right="700"/>
        <w:rPr>
          <w:rFonts w:ascii="Arial" w:hAnsi="Arial" w:cs="Arial"/>
        </w:rPr>
      </w:pPr>
      <w:r w:rsidRPr="00E46C8A">
        <w:rPr>
          <w:rFonts w:ascii="Arial" w:hAnsi="Arial" w:cs="Arial"/>
          <w:lang w:val="vi-VN"/>
        </w:rPr>
        <w:t>Để kiểm soát tuổi của đường dẫn kiểm tra của hệ điều hành, hãy sử dụng thủ tục PLMS SQL DBMS_AUDIT_MGMT.SET_ AUDIT_TRAIL_PROPERTY. Hãy nhớ rằng bạn phải có đặc quyền EXECUTE cho gói DBMS_AUDIT_MGMT PL / SQL trước khi bạn có thể sử dụng nó. Khi tệp hệ điều hành đáp ứng giới hạn độ tuổi bạn đã đặt, Cơ sở dữ liệu Oracle ngừng thêm bản ghi vào tệp hiện tại và sau đó tạo tệp hệ điều hành mới cho các bản ghi tiếp theo. Để biết thêm thông tin về gói DBMS_AUDIT_MGMT PL / SQL</w:t>
      </w:r>
      <w:r w:rsidRPr="00E46C8A">
        <w:rPr>
          <w:rFonts w:ascii="Arial" w:hAnsi="Arial" w:cs="Arial"/>
        </w:rPr>
        <w:t>,</w:t>
      </w:r>
      <w:r>
        <w:rPr>
          <w:rFonts w:ascii="Arial" w:hAnsi="Arial" w:cs="Arial"/>
        </w:rPr>
        <w:t xml:space="preserve"> xem thêm</w:t>
      </w:r>
      <w:r w:rsidRPr="001058B5">
        <w:rPr>
          <w:rFonts w:ascii="Arial" w:hAnsi="Arial" w:cs="Arial"/>
        </w:rPr>
        <w:t xml:space="preserve"> </w:t>
      </w:r>
      <w:r w:rsidRPr="001058B5">
        <w:rPr>
          <w:rFonts w:ascii="Arial" w:hAnsi="Arial" w:cs="Arial"/>
          <w:i/>
        </w:rPr>
        <w:t xml:space="preserve">Oracle Database PL/SQL Packages and </w:t>
      </w:r>
      <w:r w:rsidRPr="001058B5">
        <w:rPr>
          <w:rFonts w:ascii="Arial" w:hAnsi="Arial" w:cs="Arial"/>
          <w:i/>
          <w:spacing w:val="-4"/>
        </w:rPr>
        <w:t>Types</w:t>
      </w:r>
      <w:r w:rsidRPr="001058B5">
        <w:rPr>
          <w:rFonts w:ascii="Arial" w:hAnsi="Arial" w:cs="Arial"/>
          <w:i/>
          <w:spacing w:val="-6"/>
        </w:rPr>
        <w:t xml:space="preserve"> </w:t>
      </w:r>
      <w:r w:rsidRPr="001058B5">
        <w:rPr>
          <w:rFonts w:ascii="Arial" w:hAnsi="Arial" w:cs="Arial"/>
          <w:i/>
        </w:rPr>
        <w:t>Reference</w:t>
      </w:r>
      <w:r w:rsidRPr="001058B5">
        <w:rPr>
          <w:rFonts w:ascii="Arial" w:hAnsi="Arial" w:cs="Arial"/>
        </w:rPr>
        <w:t>.</w:t>
      </w:r>
    </w:p>
    <w:p w14:paraId="48D6CE1F" w14:textId="77777777" w:rsidR="009B29A7" w:rsidRPr="00E46C8A" w:rsidRDefault="009B29A7" w:rsidP="009B29A7">
      <w:pPr>
        <w:pStyle w:val="BodyText"/>
        <w:spacing w:before="115" w:line="230" w:lineRule="auto"/>
        <w:ind w:left="1660" w:right="789"/>
        <w:jc w:val="both"/>
        <w:rPr>
          <w:rFonts w:ascii="Arial" w:hAnsi="Arial" w:cs="Arial"/>
        </w:rPr>
      </w:pPr>
      <w:r w:rsidRPr="00E46C8A">
        <w:rPr>
          <w:rFonts w:ascii="Arial" w:hAnsi="Arial" w:cs="Arial"/>
          <w:lang w:val="vi-VN"/>
        </w:rPr>
        <w:t>Nếu bạn đặt cả DBMS_AUDIT_MGMT.OS_FILE_MAX_AGE và DBMS_AUDIT_MGMT.OS_ FILE_MAX_SIZE (được mô tả trong thuộc tính "Thiết lập Kích cỡ của Hệ điều hành Kiểm tra Đường mòn" trên trang 9-62), thì Cơ sở dữ liệu Oracle kiểm soát sự tăng trưởng của tệp Kiểm tra dựa trên thuộc tính giới hạn giá trị được đáp ứng trước</w:t>
      </w:r>
      <w:r w:rsidRPr="00E46C8A">
        <w:rPr>
          <w:rFonts w:ascii="Arial" w:hAnsi="Arial" w:cs="Arial"/>
        </w:rPr>
        <w:t>.</w:t>
      </w:r>
    </w:p>
    <w:p w14:paraId="73AE4510"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7F9C73CA"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30130BB0" w14:textId="77777777" w:rsidR="009B29A7" w:rsidRPr="001058B5" w:rsidRDefault="009B29A7" w:rsidP="009B29A7">
      <w:pPr>
        <w:spacing w:before="17"/>
        <w:ind w:left="1844"/>
        <w:rPr>
          <w:rFonts w:ascii="Arial" w:hAnsi="Arial" w:cs="Arial"/>
          <w:sz w:val="18"/>
        </w:rPr>
      </w:pPr>
      <w:r w:rsidRPr="001058B5">
        <w:rPr>
          <w:rFonts w:ascii="Arial" w:hAnsi="Arial" w:cs="Arial"/>
          <w:w w:val="95"/>
          <w:sz w:val="18"/>
        </w:rPr>
        <w:t>DBMS_AUDIT_MGMT.SET_AUDIT_TRAIL_PROPERTY(</w:t>
      </w:r>
    </w:p>
    <w:p w14:paraId="65B429CA" w14:textId="77777777" w:rsidR="009B29A7" w:rsidRPr="001058B5" w:rsidRDefault="009B29A7" w:rsidP="009B29A7">
      <w:pPr>
        <w:tabs>
          <w:tab w:val="left" w:pos="4531"/>
        </w:tabs>
        <w:spacing w:before="16" w:line="259" w:lineRule="auto"/>
        <w:ind w:left="1937" w:right="221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DBMS_AUDIT_MGMT.OS_FILE_MAX_AGE, </w:t>
      </w:r>
      <w:r w:rsidRPr="001058B5">
        <w:rPr>
          <w:rFonts w:ascii="Arial" w:hAnsi="Arial" w:cs="Arial"/>
          <w:w w:val="95"/>
          <w:sz w:val="18"/>
        </w:rPr>
        <w:t>AUDIT_TRAIL_PROPERTY_VALUE =&gt; 10</w:t>
      </w:r>
      <w:r w:rsidRPr="001058B5">
        <w:rPr>
          <w:rFonts w:ascii="Arial" w:hAnsi="Arial" w:cs="Arial"/>
          <w:spacing w:val="98"/>
          <w:w w:val="95"/>
          <w:sz w:val="18"/>
        </w:rPr>
        <w:t xml:space="preserve"> </w:t>
      </w:r>
      <w:r w:rsidRPr="001058B5">
        <w:rPr>
          <w:rFonts w:ascii="Arial" w:hAnsi="Arial" w:cs="Arial"/>
          <w:w w:val="95"/>
          <w:sz w:val="18"/>
        </w:rPr>
        <w:t>);</w:t>
      </w:r>
    </w:p>
    <w:p w14:paraId="4BB415D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6B651FC"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2B7426EF" w14:textId="77777777" w:rsidR="009B29A7" w:rsidRPr="001058B5" w:rsidRDefault="009B29A7" w:rsidP="009B29A7">
      <w:pPr>
        <w:pStyle w:val="BodyText"/>
        <w:spacing w:before="3"/>
        <w:rPr>
          <w:rFonts w:ascii="Arial" w:hAnsi="Arial" w:cs="Arial"/>
          <w:sz w:val="18"/>
        </w:rPr>
      </w:pPr>
    </w:p>
    <w:p w14:paraId="2206785E"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6D4463F2" w14:textId="77777777" w:rsidR="009B29A7" w:rsidRPr="001058B5" w:rsidRDefault="009B29A7" w:rsidP="006F7931">
      <w:pPr>
        <w:pStyle w:val="ListParagraph"/>
        <w:numPr>
          <w:ilvl w:val="1"/>
          <w:numId w:val="137"/>
        </w:numPr>
        <w:tabs>
          <w:tab w:val="left" w:pos="2020"/>
        </w:tabs>
        <w:spacing w:before="121" w:line="228" w:lineRule="auto"/>
        <w:ind w:right="1205" w:hanging="359"/>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E46C8A">
        <w:rPr>
          <w:rFonts w:ascii="Arial" w:hAnsi="Arial" w:cs="Arial"/>
          <w:sz w:val="20"/>
          <w:szCs w:val="20"/>
          <w:lang w:val="vi-VN"/>
        </w:rPr>
        <w:t>Chỉ định đường dẫn kiểm tra của hệ điều hành. Nhập một trong các giá trị sau</w:t>
      </w:r>
      <w:r w:rsidRPr="00E46C8A">
        <w:rPr>
          <w:rFonts w:ascii="Arial" w:hAnsi="Arial" w:cs="Arial"/>
          <w:sz w:val="20"/>
          <w:szCs w:val="20"/>
        </w:rPr>
        <w:t>:</w:t>
      </w:r>
    </w:p>
    <w:p w14:paraId="73BB24C9" w14:textId="77777777" w:rsidR="009B29A7" w:rsidRPr="001058B5" w:rsidRDefault="009B29A7" w:rsidP="009B29A7">
      <w:pPr>
        <w:pStyle w:val="ListParagraph"/>
        <w:numPr>
          <w:ilvl w:val="0"/>
          <w:numId w:val="32"/>
        </w:numPr>
        <w:tabs>
          <w:tab w:val="left" w:pos="2379"/>
          <w:tab w:val="left" w:pos="2380"/>
        </w:tabs>
        <w:spacing w:before="115" w:line="246" w:lineRule="exact"/>
        <w:rPr>
          <w:rFonts w:ascii="Arial" w:hAnsi="Arial" w:cs="Arial"/>
        </w:rPr>
      </w:pPr>
      <w:r w:rsidRPr="001058B5">
        <w:rPr>
          <w:rFonts w:ascii="Arial" w:hAnsi="Arial" w:cs="Arial"/>
          <w:sz w:val="20"/>
        </w:rPr>
        <w:t>DBMS_AUDIT_MGMT.AUDIT_TRAIL_OS</w:t>
      </w:r>
      <w:r w:rsidRPr="00173561">
        <w:rPr>
          <w:lang w:val="vi-VN"/>
        </w:rPr>
        <w:t xml:space="preserve"> </w:t>
      </w:r>
      <w:r w:rsidRPr="00173561">
        <w:rPr>
          <w:rFonts w:ascii="Arial" w:hAnsi="Arial" w:cs="Arial"/>
          <w:sz w:val="20"/>
          <w:lang w:val="vi-VN"/>
        </w:rPr>
        <w:t>Các tệp đường dẫn kiểm tra hệ thống điều hành có phần mở rộng .aud. (Thiết lập này không áp dụng cho các mục Windows Event Log. Nó cũng không áp dụng cho các bản ghi kiểm tra syslog, khi tham số khởi tạo AUDIT_SYSLOG_LEVEL được thiết lập.)</w:t>
      </w:r>
    </w:p>
    <w:p w14:paraId="6D7F262F" w14:textId="77777777" w:rsidR="009B29A7" w:rsidRPr="001058B5" w:rsidRDefault="009B29A7" w:rsidP="009B29A7">
      <w:pPr>
        <w:pStyle w:val="ListParagraph"/>
        <w:numPr>
          <w:ilvl w:val="0"/>
          <w:numId w:val="32"/>
        </w:numPr>
        <w:tabs>
          <w:tab w:val="left" w:pos="2379"/>
          <w:tab w:val="left" w:pos="23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1"/>
          <w:sz w:val="20"/>
        </w:rPr>
        <w:t xml:space="preserve"> </w:t>
      </w:r>
      <w:r>
        <w:rPr>
          <w:rFonts w:ascii="Arial" w:hAnsi="Arial" w:cs="Arial"/>
          <w:sz w:val="20"/>
        </w:rPr>
        <w:t>tệp kiểm toán XML</w:t>
      </w:r>
    </w:p>
    <w:p w14:paraId="41E8B9F5" w14:textId="77777777" w:rsidR="009B29A7" w:rsidRPr="00173561" w:rsidRDefault="009B29A7" w:rsidP="009B29A7">
      <w:pPr>
        <w:pStyle w:val="ListParagraph"/>
        <w:numPr>
          <w:ilvl w:val="0"/>
          <w:numId w:val="32"/>
        </w:numPr>
        <w:tabs>
          <w:tab w:val="left" w:pos="2379"/>
          <w:tab w:val="left" w:pos="2380"/>
        </w:tabs>
        <w:spacing w:before="118" w:line="228" w:lineRule="auto"/>
        <w:ind w:right="810"/>
        <w:rPr>
          <w:rFonts w:ascii="Arial" w:hAnsi="Arial" w:cs="Arial"/>
          <w:sz w:val="20"/>
          <w:szCs w:val="20"/>
        </w:rPr>
      </w:pPr>
      <w:r w:rsidRPr="001058B5">
        <w:rPr>
          <w:rFonts w:ascii="Arial" w:hAnsi="Arial" w:cs="Arial"/>
          <w:w w:val="90"/>
          <w:sz w:val="20"/>
        </w:rPr>
        <w:t xml:space="preserve">DBMS_AUDIT_MGMT.AUDIT_TRAIL_FILES: </w:t>
      </w:r>
      <w:r w:rsidRPr="00173561">
        <w:rPr>
          <w:rStyle w:val="shorttext"/>
          <w:rFonts w:ascii="Arial" w:hAnsi="Arial" w:cs="Arial"/>
          <w:sz w:val="20"/>
          <w:szCs w:val="20"/>
          <w:lang w:val="vi-VN"/>
        </w:rPr>
        <w:t>Cả hai tệp đường dẫn kiểm tra của hệ điều hành và XML</w:t>
      </w:r>
      <w:r w:rsidRPr="00173561">
        <w:rPr>
          <w:rFonts w:ascii="Arial" w:hAnsi="Arial" w:cs="Arial"/>
          <w:sz w:val="20"/>
          <w:szCs w:val="20"/>
        </w:rPr>
        <w:t>.</w:t>
      </w:r>
    </w:p>
    <w:p w14:paraId="1832C09A" w14:textId="77777777" w:rsidR="009B29A7" w:rsidRPr="001058B5" w:rsidRDefault="009B29A7" w:rsidP="006F7931">
      <w:pPr>
        <w:pStyle w:val="ListParagraph"/>
        <w:numPr>
          <w:ilvl w:val="1"/>
          <w:numId w:val="137"/>
        </w:numPr>
        <w:tabs>
          <w:tab w:val="left" w:pos="2020"/>
        </w:tabs>
        <w:spacing w:before="122" w:line="230" w:lineRule="auto"/>
        <w:ind w:right="1422" w:hanging="359"/>
        <w:rPr>
          <w:rFonts w:ascii="Arial" w:hAnsi="Arial" w:cs="Arial"/>
          <w:sz w:val="20"/>
        </w:rPr>
      </w:pPr>
      <w:r w:rsidRPr="001058B5">
        <w:rPr>
          <w:rFonts w:ascii="Arial" w:hAnsi="Arial" w:cs="Arial"/>
          <w:w w:val="90"/>
          <w:sz w:val="20"/>
        </w:rPr>
        <w:t xml:space="preserve">AUDIT_TRAIL_PROPERTY: </w:t>
      </w:r>
      <w:r w:rsidRPr="00173561">
        <w:rPr>
          <w:rFonts w:ascii="Arial" w:hAnsi="Arial" w:cs="Arial"/>
          <w:sz w:val="20"/>
          <w:lang w:val="vi-VN"/>
        </w:rPr>
        <w:t>Chỉ định thuộc tính DBMS_AUDIT_MGMT.OS_FILE_MAX_AGE để đặt độ tuổi tối đa. Để tìm trạng thái của cài đặt thuộc tính hiện tại, hãy truy vấn chế độ xem từ điển dữ liệu DBA_AUDIT_MGMT_CONFIG_PARAMS</w:t>
      </w:r>
      <w:r w:rsidRPr="001058B5">
        <w:rPr>
          <w:rFonts w:ascii="Arial" w:hAnsi="Arial" w:cs="Arial"/>
          <w:spacing w:val="-4"/>
          <w:w w:val="95"/>
          <w:sz w:val="20"/>
        </w:rPr>
        <w:t>.</w:t>
      </w:r>
    </w:p>
    <w:p w14:paraId="6E138A31" w14:textId="77777777" w:rsidR="009B29A7" w:rsidRPr="00173561" w:rsidRDefault="009B29A7" w:rsidP="006F7931">
      <w:pPr>
        <w:pStyle w:val="ListParagraph"/>
        <w:numPr>
          <w:ilvl w:val="1"/>
          <w:numId w:val="137"/>
        </w:numPr>
        <w:tabs>
          <w:tab w:val="left" w:pos="2020"/>
        </w:tabs>
        <w:spacing w:before="119" w:line="228" w:lineRule="auto"/>
        <w:ind w:right="1072" w:hanging="359"/>
        <w:rPr>
          <w:rFonts w:ascii="Arial" w:hAnsi="Arial" w:cs="Arial"/>
          <w:sz w:val="20"/>
          <w:szCs w:val="20"/>
        </w:rPr>
      </w:pPr>
      <w:r w:rsidRPr="001058B5">
        <w:rPr>
          <w:rFonts w:ascii="Arial" w:hAnsi="Arial" w:cs="Arial"/>
          <w:w w:val="95"/>
          <w:sz w:val="20"/>
        </w:rPr>
        <w:t>AUDIT_TRAIL_PROPERTY_VALUE</w:t>
      </w:r>
      <w:r>
        <w:rPr>
          <w:rFonts w:ascii="Arial" w:hAnsi="Arial" w:cs="Arial"/>
          <w:w w:val="95"/>
          <w:sz w:val="20"/>
        </w:rPr>
        <w:t xml:space="preserve">: </w:t>
      </w:r>
      <w:r w:rsidRPr="00173561">
        <w:rPr>
          <w:rFonts w:ascii="Arial" w:hAnsi="Arial" w:cs="Arial"/>
          <w:sz w:val="20"/>
          <w:szCs w:val="20"/>
          <w:lang w:val="vi-VN"/>
        </w:rPr>
        <w:t>Đặt độ tuổi tối đa là 10 ngày. Nhập một giá trị từ 1 đến 495. Độ tuổi mặc định là 5 ngày</w:t>
      </w:r>
      <w:r w:rsidRPr="00173561">
        <w:rPr>
          <w:rFonts w:ascii="Arial" w:hAnsi="Arial" w:cs="Arial"/>
          <w:sz w:val="20"/>
          <w:szCs w:val="20"/>
        </w:rPr>
        <w:t>.</w:t>
      </w:r>
    </w:p>
    <w:p w14:paraId="7EA9671E"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43E5EAB3" w14:textId="77777777" w:rsidR="009B29A7" w:rsidRPr="001058B5" w:rsidRDefault="009B29A7" w:rsidP="009B29A7">
      <w:pPr>
        <w:pStyle w:val="BodyText"/>
        <w:spacing w:before="11"/>
        <w:rPr>
          <w:rFonts w:ascii="Arial" w:hAnsi="Arial" w:cs="Arial"/>
          <w:sz w:val="24"/>
        </w:rPr>
      </w:pPr>
    </w:p>
    <w:p w14:paraId="6669B828" w14:textId="77777777" w:rsidR="009B29A7" w:rsidRPr="001058B5" w:rsidRDefault="009B29A7" w:rsidP="009B29A7">
      <w:pPr>
        <w:pStyle w:val="Heading7"/>
        <w:spacing w:before="104"/>
        <w:ind w:left="2260"/>
        <w:rPr>
          <w:rFonts w:ascii="Arial" w:hAnsi="Arial" w:cs="Arial"/>
          <w:w w:val="95"/>
        </w:rPr>
      </w:pPr>
      <w:r>
        <w:rPr>
          <w:rFonts w:ascii="Arial" w:hAnsi="Arial" w:cs="Arial"/>
        </w:rPr>
        <w:t>Xóa cài đặtDBMS_AUDIT_MGMT.OS_FILE_MAX_AGE</w:t>
      </w:r>
    </w:p>
    <w:p w14:paraId="00CABC4A" w14:textId="77777777" w:rsidR="009B29A7" w:rsidRPr="001058B5" w:rsidRDefault="009B29A7" w:rsidP="009B29A7">
      <w:pPr>
        <w:pStyle w:val="BodyText"/>
        <w:spacing w:before="55" w:line="228" w:lineRule="auto"/>
        <w:ind w:left="2260" w:right="228" w:hanging="1"/>
        <w:rPr>
          <w:rFonts w:ascii="Arial" w:hAnsi="Arial" w:cs="Arial"/>
        </w:rPr>
      </w:pP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7CA6099E"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8CBEF15"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129FC13D"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DBMS_AUDIT_MGMT.CLEAR_AUDIT_TRAIL_PROPERTY(</w:t>
      </w:r>
    </w:p>
    <w:p w14:paraId="15C4F503" w14:textId="77777777" w:rsidR="009B29A7" w:rsidRPr="001058B5" w:rsidRDefault="009B29A7" w:rsidP="009B29A7">
      <w:pPr>
        <w:tabs>
          <w:tab w:val="left" w:pos="4761"/>
        </w:tabs>
        <w:spacing w:before="17" w:line="259" w:lineRule="auto"/>
        <w:ind w:left="2538" w:right="1981"/>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DBMS_AUDIT_MGMT.OS_FILE_MAX_AGE,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3FF8423E"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3212094F"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78FBEBCB" w14:textId="77777777" w:rsidR="009B29A7" w:rsidRPr="001058B5" w:rsidRDefault="009B29A7" w:rsidP="009B29A7">
      <w:pPr>
        <w:pStyle w:val="BodyText"/>
        <w:spacing w:before="3"/>
        <w:rPr>
          <w:rFonts w:ascii="Arial" w:hAnsi="Arial" w:cs="Arial"/>
          <w:sz w:val="18"/>
        </w:rPr>
      </w:pPr>
    </w:p>
    <w:p w14:paraId="7391D19D"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C237271" w14:textId="77777777" w:rsidR="009B29A7" w:rsidRPr="001058B5" w:rsidRDefault="009B29A7" w:rsidP="006F7931">
      <w:pPr>
        <w:pStyle w:val="ListParagraph"/>
        <w:numPr>
          <w:ilvl w:val="2"/>
          <w:numId w:val="137"/>
        </w:numPr>
        <w:tabs>
          <w:tab w:val="left" w:pos="2620"/>
        </w:tabs>
        <w:spacing w:before="121" w:line="228" w:lineRule="auto"/>
        <w:ind w:right="265"/>
        <w:jc w:val="both"/>
        <w:rPr>
          <w:rFonts w:ascii="Arial" w:hAnsi="Arial" w:cs="Arial"/>
          <w:sz w:val="20"/>
        </w:rPr>
      </w:pPr>
      <w:r w:rsidRPr="001058B5">
        <w:rPr>
          <w:rFonts w:ascii="Arial" w:hAnsi="Arial" w:cs="Arial"/>
          <w:w w:val="95"/>
          <w:sz w:val="20"/>
        </w:rPr>
        <w:t xml:space="preserve">AUDIT_TRAIL_TYPE: </w:t>
      </w:r>
      <w:r w:rsidRPr="00173561">
        <w:rPr>
          <w:rFonts w:ascii="Arial" w:hAnsi="Arial" w:cs="Arial"/>
          <w:sz w:val="20"/>
          <w:lang w:val="vi-VN"/>
        </w:rPr>
        <w:t>Chỉ định đường dẫn kiểm tra của hệ điều hành. Nhập một trong các giá trị AUDIT_ TRAIL_TYPE được liệt kê trong</w:t>
      </w:r>
      <w:r w:rsidRPr="00173561">
        <w:rPr>
          <w:rFonts w:ascii="Arial" w:hAnsi="Arial" w:cs="Arial"/>
          <w:color w:val="0000CC"/>
          <w:sz w:val="18"/>
        </w:rPr>
        <w:t xml:space="preserve"> </w:t>
      </w:r>
      <w:hyperlink w:anchor="_bookmark2036" w:history="1">
        <w:r w:rsidRPr="001058B5">
          <w:rPr>
            <w:rFonts w:ascii="Arial" w:hAnsi="Arial" w:cs="Arial"/>
            <w:color w:val="0000CC"/>
            <w:sz w:val="20"/>
          </w:rPr>
          <w:t>"Setting</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Age</w:t>
        </w:r>
        <w:r w:rsidRPr="001058B5">
          <w:rPr>
            <w:rFonts w:ascii="Arial" w:hAnsi="Arial" w:cs="Arial"/>
            <w:color w:val="0000CC"/>
            <w:spacing w:val="-16"/>
            <w:sz w:val="20"/>
          </w:rPr>
          <w:t xml:space="preserve"> </w:t>
        </w:r>
        <w:r w:rsidRPr="001058B5">
          <w:rPr>
            <w:rFonts w:ascii="Arial" w:hAnsi="Arial" w:cs="Arial"/>
            <w:color w:val="0000CC"/>
            <w:sz w:val="20"/>
          </w:rPr>
          <w:t>of</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Operating</w:t>
        </w:r>
        <w:r w:rsidRPr="001058B5">
          <w:rPr>
            <w:rFonts w:ascii="Arial" w:hAnsi="Arial" w:cs="Arial"/>
            <w:color w:val="0000CC"/>
            <w:spacing w:val="-15"/>
            <w:sz w:val="20"/>
          </w:rPr>
          <w:t xml:space="preserve"> </w:t>
        </w:r>
        <w:r w:rsidRPr="001058B5">
          <w:rPr>
            <w:rFonts w:ascii="Arial" w:hAnsi="Arial" w:cs="Arial"/>
            <w:color w:val="0000CC"/>
            <w:sz w:val="20"/>
          </w:rPr>
          <w:t>System</w:t>
        </w:r>
        <w:r w:rsidRPr="001058B5">
          <w:rPr>
            <w:rFonts w:ascii="Arial" w:hAnsi="Arial" w:cs="Arial"/>
            <w:color w:val="0000CC"/>
            <w:spacing w:val="-16"/>
            <w:sz w:val="20"/>
          </w:rPr>
          <w:t xml:space="preserve"> </w:t>
        </w:r>
        <w:r w:rsidRPr="001058B5">
          <w:rPr>
            <w:rFonts w:ascii="Arial" w:hAnsi="Arial" w:cs="Arial"/>
            <w:color w:val="0000CC"/>
            <w:sz w:val="20"/>
          </w:rPr>
          <w:t>Audit</w:t>
        </w:r>
        <w:r w:rsidRPr="001058B5">
          <w:rPr>
            <w:rFonts w:ascii="Arial" w:hAnsi="Arial" w:cs="Arial"/>
            <w:color w:val="0000CC"/>
            <w:spacing w:val="-16"/>
            <w:sz w:val="20"/>
          </w:rPr>
          <w:t xml:space="preserve"> </w:t>
        </w:r>
        <w:r w:rsidRPr="001058B5">
          <w:rPr>
            <w:rFonts w:ascii="Arial" w:hAnsi="Arial" w:cs="Arial"/>
            <w:color w:val="0000CC"/>
            <w:spacing w:val="-4"/>
            <w:sz w:val="20"/>
          </w:rPr>
          <w:t>Trail"</w:t>
        </w:r>
      </w:hyperlink>
      <w:hyperlink w:anchor="_bookmark2036" w:history="1">
        <w:r w:rsidRPr="001058B5">
          <w:rPr>
            <w:rFonts w:ascii="Arial" w:hAnsi="Arial" w:cs="Arial"/>
            <w:spacing w:val="-4"/>
            <w:sz w:val="20"/>
          </w:rPr>
          <w:t xml:space="preserve"> </w:t>
        </w:r>
        <w:r>
          <w:rPr>
            <w:rFonts w:ascii="Arial" w:hAnsi="Arial" w:cs="Arial"/>
            <w:sz w:val="20"/>
          </w:rPr>
          <w:t>trang</w:t>
        </w:r>
        <w:r w:rsidRPr="001058B5">
          <w:rPr>
            <w:rFonts w:ascii="Arial" w:hAnsi="Arial" w:cs="Arial"/>
            <w:spacing w:val="-1"/>
            <w:sz w:val="20"/>
          </w:rPr>
          <w:t xml:space="preserve"> </w:t>
        </w:r>
        <w:r w:rsidRPr="001058B5">
          <w:rPr>
            <w:rFonts w:ascii="Arial" w:hAnsi="Arial" w:cs="Arial"/>
            <w:sz w:val="20"/>
          </w:rPr>
          <w:t>9-64</w:t>
        </w:r>
      </w:hyperlink>
      <w:r w:rsidRPr="001058B5">
        <w:rPr>
          <w:rFonts w:ascii="Arial" w:hAnsi="Arial" w:cs="Arial"/>
          <w:sz w:val="20"/>
        </w:rPr>
        <w:t>.</w:t>
      </w:r>
    </w:p>
    <w:p w14:paraId="36EA1D03" w14:textId="77777777" w:rsidR="009B29A7" w:rsidRPr="001058B5" w:rsidRDefault="009B29A7" w:rsidP="006F7931">
      <w:pPr>
        <w:pStyle w:val="ListParagraph"/>
        <w:numPr>
          <w:ilvl w:val="2"/>
          <w:numId w:val="137"/>
        </w:numPr>
        <w:tabs>
          <w:tab w:val="left" w:pos="2620"/>
        </w:tabs>
        <w:spacing w:before="124" w:line="228" w:lineRule="auto"/>
        <w:ind w:right="278"/>
        <w:rPr>
          <w:rFonts w:ascii="Arial" w:hAnsi="Arial" w:cs="Arial"/>
          <w:sz w:val="20"/>
        </w:rPr>
      </w:pPr>
      <w:r w:rsidRPr="001058B5">
        <w:rPr>
          <w:rFonts w:ascii="Arial" w:hAnsi="Arial" w:cs="Arial"/>
          <w:w w:val="95"/>
          <w:sz w:val="20"/>
        </w:rPr>
        <w:t xml:space="preserve">AUDIT_TRAIL_PROPERTY: </w:t>
      </w:r>
      <w:r w:rsidRPr="00173561">
        <w:rPr>
          <w:rFonts w:ascii="Arial" w:hAnsi="Arial" w:cs="Arial"/>
          <w:sz w:val="20"/>
          <w:szCs w:val="20"/>
          <w:lang w:val="vi-VN"/>
        </w:rPr>
        <w:t>Chỉ định thuộc tính DBMS_AUDIT_MGMT.OS_FILE_MAX_AGE. Truy vấn các cột PARAMETER_NAME và PARAMETER_VALUE của chế độ xem từ điển dữ liệu DBA_ AUDIT_MGMT_CONFIG_PARAMS để tìm trạng thái hiện tại của thuộc tính này</w:t>
      </w:r>
      <w:r w:rsidRPr="00173561">
        <w:rPr>
          <w:rFonts w:ascii="Arial" w:hAnsi="Arial" w:cs="Arial"/>
          <w:spacing w:val="-3"/>
          <w:sz w:val="20"/>
          <w:szCs w:val="20"/>
        </w:rPr>
        <w:t>.</w:t>
      </w:r>
    </w:p>
    <w:p w14:paraId="4E67CC43" w14:textId="77777777" w:rsidR="009B29A7" w:rsidRPr="001058B5" w:rsidRDefault="009B29A7" w:rsidP="006F7931">
      <w:pPr>
        <w:pStyle w:val="ListParagraph"/>
        <w:numPr>
          <w:ilvl w:val="2"/>
          <w:numId w:val="137"/>
        </w:numPr>
        <w:tabs>
          <w:tab w:val="left" w:pos="2620"/>
        </w:tabs>
        <w:spacing w:before="116"/>
        <w:rPr>
          <w:rFonts w:ascii="Arial" w:hAnsi="Arial" w:cs="Arial"/>
          <w:sz w:val="20"/>
        </w:rPr>
      </w:pPr>
      <w:r w:rsidRPr="001058B5">
        <w:rPr>
          <w:rFonts w:ascii="Arial" w:hAnsi="Arial" w:cs="Arial"/>
          <w:sz w:val="20"/>
        </w:rPr>
        <w:t>USE_DEFAULT_VALUES:</w:t>
      </w:r>
      <w:r>
        <w:rPr>
          <w:rFonts w:ascii="Arial" w:hAnsi="Arial" w:cs="Arial"/>
          <w:sz w:val="20"/>
        </w:rPr>
        <w:t xml:space="preserve"> 1 trong 2 giá trị cụ thể sau</w:t>
      </w:r>
      <w:r w:rsidRPr="001058B5">
        <w:rPr>
          <w:rFonts w:ascii="Arial" w:hAnsi="Arial" w:cs="Arial"/>
          <w:sz w:val="20"/>
        </w:rPr>
        <w:t>:</w:t>
      </w:r>
    </w:p>
    <w:p w14:paraId="7F140DD0" w14:textId="77777777" w:rsidR="009B29A7" w:rsidRPr="00173561"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sz w:val="20"/>
        </w:rPr>
        <w:t>TRUE</w:t>
      </w:r>
      <w:r>
        <w:rPr>
          <w:rFonts w:ascii="Arial" w:hAnsi="Arial" w:cs="Arial"/>
          <w:sz w:val="20"/>
        </w:rPr>
        <w:t xml:space="preserve">: </w:t>
      </w:r>
      <w:r w:rsidRPr="00173561">
        <w:rPr>
          <w:rFonts w:ascii="Arial" w:hAnsi="Arial" w:cs="Arial"/>
          <w:sz w:val="20"/>
          <w:szCs w:val="20"/>
          <w:lang w:val="vi-VN"/>
        </w:rPr>
        <w:t>Xóa giá trị hiện tại và sử dụng giá trị mặc định, 5 ngày, thay vào đó</w:t>
      </w:r>
      <w:r w:rsidRPr="00173561">
        <w:rPr>
          <w:rFonts w:ascii="Arial" w:hAnsi="Arial" w:cs="Arial"/>
          <w:sz w:val="20"/>
          <w:szCs w:val="20"/>
        </w:rPr>
        <w:t>.</w:t>
      </w:r>
    </w:p>
    <w:p w14:paraId="3F62DED9" w14:textId="77777777" w:rsidR="009B29A7" w:rsidRPr="001058B5" w:rsidRDefault="009B29A7" w:rsidP="006F7931">
      <w:pPr>
        <w:pStyle w:val="ListParagraph"/>
        <w:numPr>
          <w:ilvl w:val="3"/>
          <w:numId w:val="137"/>
        </w:numPr>
        <w:tabs>
          <w:tab w:val="left" w:pos="2979"/>
          <w:tab w:val="left" w:pos="2980"/>
        </w:tabs>
        <w:spacing w:before="115" w:line="230" w:lineRule="auto"/>
        <w:ind w:right="205"/>
        <w:rPr>
          <w:rFonts w:ascii="Arial" w:hAnsi="Arial" w:cs="Arial"/>
          <w:sz w:val="20"/>
        </w:rPr>
      </w:pPr>
      <w:r w:rsidRPr="001058B5">
        <w:rPr>
          <w:rFonts w:ascii="Arial" w:hAnsi="Arial" w:cs="Arial"/>
          <w:sz w:val="20"/>
        </w:rPr>
        <w:t>FALSE</w:t>
      </w:r>
      <w:r>
        <w:rPr>
          <w:rFonts w:ascii="Arial" w:hAnsi="Arial" w:cs="Arial"/>
          <w:sz w:val="20"/>
        </w:rPr>
        <w:t xml:space="preserve">: </w:t>
      </w:r>
      <w:r w:rsidRPr="00173561">
        <w:rPr>
          <w:rFonts w:ascii="Arial" w:hAnsi="Arial" w:cs="Arial"/>
          <w:sz w:val="20"/>
          <w:lang w:val="vi-VN"/>
        </w:rPr>
        <w:t>Cơ sở dữ liệu Oracle không sử dụng độ tuổi tối đa mặc định cho hệ điều hành hoặc tăng trưởng tệp XML. Trong trường hợp này, các tệp sẽ tiếp tục có tuổi mà không bị giới hạn trừ khi bạn định cấu hình thuộc tính DBMS_AUDIT_MGMT.OS_FILE_MAX_SIZE. Cài đặt mặc định là FALSE</w:t>
      </w:r>
      <w:r w:rsidRPr="001058B5">
        <w:rPr>
          <w:rFonts w:ascii="Arial" w:hAnsi="Arial" w:cs="Arial"/>
          <w:sz w:val="20"/>
        </w:rPr>
        <w:t>.</w:t>
      </w:r>
    </w:p>
    <w:p w14:paraId="4F0BEF17" w14:textId="77777777" w:rsidR="009B29A7" w:rsidRPr="001058B5" w:rsidRDefault="009B29A7" w:rsidP="009B29A7">
      <w:pPr>
        <w:pStyle w:val="BodyText"/>
        <w:spacing w:before="10"/>
        <w:rPr>
          <w:rFonts w:ascii="Arial" w:hAnsi="Arial" w:cs="Arial"/>
          <w:sz w:val="22"/>
        </w:rPr>
      </w:pPr>
    </w:p>
    <w:p w14:paraId="17E03168" w14:textId="77777777" w:rsidR="009B29A7" w:rsidRPr="001058B5" w:rsidRDefault="009B29A7" w:rsidP="009B29A7">
      <w:pPr>
        <w:pStyle w:val="Heading6"/>
        <w:spacing w:before="1"/>
      </w:pPr>
      <w:bookmarkStart w:id="1858" w:name="Archiving_the_Operating_System_Audit_Tra"/>
      <w:bookmarkStart w:id="1859" w:name="_bookmark2039"/>
      <w:bookmarkStart w:id="1860" w:name="_bookmark2040"/>
      <w:bookmarkEnd w:id="1858"/>
      <w:bookmarkEnd w:id="1859"/>
      <w:bookmarkEnd w:id="1860"/>
      <w:r>
        <w:t xml:space="preserve">Lưu trữ </w:t>
      </w:r>
      <w:r w:rsidRPr="001058B5">
        <w:t>Operating System A</w:t>
      </w:r>
      <w:bookmarkStart w:id="1861" w:name="_bookmark2041"/>
      <w:bookmarkEnd w:id="1861"/>
      <w:r w:rsidRPr="001058B5">
        <w:t>udit Trail</w:t>
      </w:r>
    </w:p>
    <w:p w14:paraId="0ED4136A" w14:textId="77777777" w:rsidR="009B29A7" w:rsidRPr="00173561" w:rsidRDefault="009B29A7" w:rsidP="009B29A7">
      <w:pPr>
        <w:pStyle w:val="BodyText"/>
        <w:spacing w:before="1" w:line="232" w:lineRule="auto"/>
        <w:ind w:left="2260"/>
        <w:rPr>
          <w:rFonts w:ascii="Arial" w:hAnsi="Arial" w:cs="Arial"/>
        </w:rPr>
      </w:pPr>
      <w:r w:rsidRPr="00173561">
        <w:rPr>
          <w:rFonts w:ascii="Arial" w:hAnsi="Arial" w:cs="Arial"/>
          <w:lang w:val="vi-VN"/>
        </w:rPr>
        <w:t>Bạn nên định kỳ lưu trữ đường dẫn kiểm tra của hệ điều hành. Sử dụng của bạn</w:t>
      </w:r>
      <w:r w:rsidRPr="00173561">
        <w:rPr>
          <w:rFonts w:ascii="Arial" w:hAnsi="Arial" w:cs="Arial"/>
          <w:lang w:val="vi-VN"/>
        </w:rPr>
        <w:br/>
        <w:t>các công cụ hệ điều hành nền tảng cụ thể để tạo bản lưu trữ các tệp kiểm tra của hệ điều hành</w:t>
      </w:r>
      <w:r w:rsidRPr="00173561">
        <w:rPr>
          <w:rFonts w:ascii="Arial" w:hAnsi="Arial" w:cs="Arial"/>
        </w:rPr>
        <w:t>.</w:t>
      </w:r>
    </w:p>
    <w:p w14:paraId="78F9788F" w14:textId="77777777" w:rsidR="009B29A7" w:rsidRPr="00173561" w:rsidRDefault="009B29A7" w:rsidP="009B29A7">
      <w:pPr>
        <w:pStyle w:val="BodyText"/>
        <w:spacing w:before="114"/>
        <w:ind w:left="2260"/>
        <w:rPr>
          <w:rFonts w:ascii="Arial" w:hAnsi="Arial" w:cs="Arial"/>
        </w:rPr>
      </w:pPr>
      <w:r w:rsidRPr="00173561">
        <w:rPr>
          <w:rFonts w:ascii="Arial" w:hAnsi="Arial" w:cs="Arial"/>
          <w:lang w:val="vi-VN"/>
        </w:rPr>
        <w:t>Sử dụng các phương pháp sau để lưu trữ các tệp kiểm tra của hệ điều hành</w:t>
      </w:r>
      <w:r w:rsidRPr="00173561">
        <w:rPr>
          <w:rFonts w:ascii="Arial" w:hAnsi="Arial" w:cs="Arial"/>
        </w:rPr>
        <w:t>:</w:t>
      </w:r>
    </w:p>
    <w:p w14:paraId="159308DA" w14:textId="77777777" w:rsidR="009B29A7" w:rsidRPr="001058B5" w:rsidRDefault="009B29A7" w:rsidP="006F7931">
      <w:pPr>
        <w:pStyle w:val="ListParagraph"/>
        <w:numPr>
          <w:ilvl w:val="2"/>
          <w:numId w:val="137"/>
        </w:numPr>
        <w:tabs>
          <w:tab w:val="left" w:pos="2620"/>
        </w:tabs>
        <w:spacing w:before="117" w:line="232" w:lineRule="auto"/>
        <w:ind w:right="522"/>
        <w:rPr>
          <w:rFonts w:ascii="Arial" w:hAnsi="Arial" w:cs="Arial"/>
          <w:sz w:val="20"/>
        </w:rPr>
      </w:pPr>
      <w:r w:rsidRPr="001058B5">
        <w:rPr>
          <w:rFonts w:ascii="Arial" w:hAnsi="Arial" w:cs="Arial"/>
          <w:b/>
          <w:sz w:val="20"/>
        </w:rPr>
        <w:t xml:space="preserve">Use Oracle Audit </w:t>
      </w:r>
      <w:r w:rsidRPr="001058B5">
        <w:rPr>
          <w:rFonts w:ascii="Arial" w:hAnsi="Arial" w:cs="Arial"/>
          <w:b/>
          <w:spacing w:val="-4"/>
          <w:sz w:val="20"/>
        </w:rPr>
        <w:t>Vault</w:t>
      </w:r>
      <w:r w:rsidRPr="00173561">
        <w:rPr>
          <w:rFonts w:ascii="Arial" w:hAnsi="Arial" w:cs="Arial"/>
          <w:b/>
          <w:spacing w:val="-4"/>
          <w:sz w:val="20"/>
          <w:szCs w:val="20"/>
        </w:rPr>
        <w:t xml:space="preserve">. </w:t>
      </w:r>
      <w:r w:rsidRPr="00173561">
        <w:rPr>
          <w:rFonts w:ascii="Arial" w:hAnsi="Arial" w:cs="Arial"/>
          <w:sz w:val="20"/>
          <w:szCs w:val="20"/>
          <w:lang w:val="vi-VN"/>
        </w:rPr>
        <w:t>Bạn cài đặt Oracle Audit Vault riêng biệt với Oracle Database. Để biết thêm thông tin, hãy xem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23"/>
          <w:sz w:val="20"/>
        </w:rPr>
        <w:t xml:space="preserve"> </w:t>
      </w:r>
      <w:r w:rsidRPr="001058B5">
        <w:rPr>
          <w:rFonts w:ascii="Arial" w:hAnsi="Arial" w:cs="Arial"/>
          <w:i/>
          <w:sz w:val="20"/>
        </w:rPr>
        <w:t>Guide</w:t>
      </w:r>
      <w:r w:rsidRPr="001058B5">
        <w:rPr>
          <w:rFonts w:ascii="Arial" w:hAnsi="Arial" w:cs="Arial"/>
          <w:sz w:val="20"/>
        </w:rPr>
        <w:t>.</w:t>
      </w:r>
    </w:p>
    <w:p w14:paraId="44C75342" w14:textId="77777777" w:rsidR="009B29A7" w:rsidRPr="001058B5" w:rsidRDefault="009B29A7" w:rsidP="006F7931">
      <w:pPr>
        <w:pStyle w:val="ListParagraph"/>
        <w:numPr>
          <w:ilvl w:val="2"/>
          <w:numId w:val="137"/>
        </w:numPr>
        <w:tabs>
          <w:tab w:val="left" w:pos="2620"/>
        </w:tabs>
        <w:spacing w:before="118" w:line="232" w:lineRule="auto"/>
        <w:ind w:right="273"/>
        <w:rPr>
          <w:rFonts w:ascii="Arial" w:hAnsi="Arial" w:cs="Arial"/>
          <w:sz w:val="20"/>
        </w:rPr>
      </w:pPr>
      <w:r w:rsidRPr="001058B5">
        <w:rPr>
          <w:rFonts w:ascii="Arial" w:hAnsi="Arial" w:cs="Arial"/>
          <w:b/>
          <w:sz w:val="20"/>
        </w:rPr>
        <w:t xml:space="preserve">Create tape or disc backups. </w:t>
      </w:r>
      <w:r w:rsidRPr="00173561">
        <w:rPr>
          <w:rFonts w:ascii="Arial" w:hAnsi="Arial" w:cs="Arial"/>
          <w:sz w:val="20"/>
          <w:szCs w:val="20"/>
          <w:lang w:val="vi-VN"/>
        </w:rPr>
        <w:t>Bạn có thể tạo một tập tin nén của các tập tin kiểm toán, và sau đó lưu trữ nó trên băng hoặc đĩa. Tham khảo tài liệu hệ điều hành của bạn để biết thêm thông tin</w:t>
      </w:r>
      <w:r w:rsidRPr="001058B5">
        <w:rPr>
          <w:rFonts w:ascii="Arial" w:hAnsi="Arial" w:cs="Arial"/>
          <w:sz w:val="20"/>
        </w:rPr>
        <w:t>.</w:t>
      </w:r>
    </w:p>
    <w:p w14:paraId="2DD1F06E" w14:textId="77777777" w:rsidR="009B29A7" w:rsidRPr="001058B5" w:rsidRDefault="009B29A7" w:rsidP="009B29A7">
      <w:pPr>
        <w:pStyle w:val="BodyText"/>
        <w:spacing w:before="117" w:line="232" w:lineRule="auto"/>
        <w:ind w:left="2259" w:right="185"/>
        <w:rPr>
          <w:rFonts w:ascii="Arial" w:hAnsi="Arial" w:cs="Arial"/>
        </w:rPr>
      </w:pPr>
      <w:r w:rsidRPr="00173561">
        <w:rPr>
          <w:rFonts w:ascii="Arial" w:hAnsi="Arial" w:cs="Arial"/>
          <w:lang w:val="vi-VN"/>
        </w:rPr>
        <w:t>Sau đó, bạn nên thanh lọc (xóa) kiểm toán hệ điều hành ghi lại cả hai không gian kiểm tra đường mòn miễn phí và để tạo điều kiện quản lý đường mòn kiểm toán. Xem</w:t>
      </w:r>
      <w:r w:rsidRPr="00173561">
        <w:rPr>
          <w:rFonts w:ascii="Arial" w:hAnsi="Arial" w:cs="Arial"/>
        </w:rPr>
        <w:t xml:space="preserve"> </w:t>
      </w:r>
      <w:hyperlink w:anchor="_bookmark2043" w:history="1">
        <w:r w:rsidRPr="001058B5">
          <w:rPr>
            <w:rFonts w:ascii="Arial" w:hAnsi="Arial" w:cs="Arial"/>
            <w:color w:val="0000CC"/>
          </w:rPr>
          <w:t>"Purging Audit Trail</w:t>
        </w:r>
      </w:hyperlink>
      <w:r w:rsidRPr="001058B5">
        <w:rPr>
          <w:rFonts w:ascii="Arial" w:hAnsi="Arial" w:cs="Arial"/>
          <w:color w:val="0000CC"/>
        </w:rPr>
        <w:t xml:space="preserve"> </w:t>
      </w:r>
      <w:hyperlink w:anchor="_bookmark2043" w:history="1">
        <w:r w:rsidRPr="001058B5">
          <w:rPr>
            <w:rFonts w:ascii="Arial" w:hAnsi="Arial" w:cs="Arial"/>
            <w:color w:val="0000CC"/>
          </w:rPr>
          <w:t xml:space="preserve">Records" </w:t>
        </w:r>
        <w:r>
          <w:rPr>
            <w:rFonts w:ascii="Arial" w:hAnsi="Arial" w:cs="Arial"/>
          </w:rPr>
          <w:t>trang</w:t>
        </w:r>
        <w:r w:rsidRPr="001058B5">
          <w:rPr>
            <w:rFonts w:ascii="Arial" w:hAnsi="Arial" w:cs="Arial"/>
          </w:rPr>
          <w:t xml:space="preserve"> 9-65 </w:t>
        </w:r>
      </w:hyperlink>
      <w:r w:rsidRPr="00173561">
        <w:rPr>
          <w:lang w:val="vi-VN"/>
        </w:rPr>
        <w:t xml:space="preserve"> </w:t>
      </w:r>
      <w:r w:rsidRPr="00173561">
        <w:rPr>
          <w:rFonts w:ascii="Arial" w:hAnsi="Arial" w:cs="Arial"/>
          <w:lang w:val="vi-VN"/>
        </w:rPr>
        <w:t>cho các cách khác nhau mà bạn có thể sử dụng để thanh lọc các bản ghi kiểm tra của hệ điều hành.</w:t>
      </w:r>
      <w:r w:rsidRPr="00173561">
        <w:rPr>
          <w:rFonts w:ascii="Arial" w:hAnsi="Arial" w:cs="Arial"/>
        </w:rPr>
        <w:t>.</w:t>
      </w:r>
    </w:p>
    <w:p w14:paraId="6A01838D" w14:textId="77777777" w:rsidR="009B29A7" w:rsidRPr="001058B5" w:rsidRDefault="009B29A7" w:rsidP="009B29A7">
      <w:pPr>
        <w:pStyle w:val="BodyText"/>
        <w:spacing w:before="5"/>
        <w:rPr>
          <w:rFonts w:ascii="Arial" w:hAnsi="Arial" w:cs="Arial"/>
          <w:sz w:val="27"/>
        </w:rPr>
      </w:pPr>
    </w:p>
    <w:p w14:paraId="57209F06" w14:textId="77777777" w:rsidR="009B29A7" w:rsidRPr="001058B5" w:rsidRDefault="009B29A7" w:rsidP="009B29A7">
      <w:pPr>
        <w:pStyle w:val="Heading3"/>
        <w:ind w:left="14" w:right="5214"/>
        <w:jc w:val="center"/>
      </w:pPr>
      <w:bookmarkStart w:id="1862" w:name="Purging_Audit_Trail_Records"/>
      <w:bookmarkStart w:id="1863" w:name="_bookmark2043"/>
      <w:bookmarkStart w:id="1864" w:name="_bookmark2044"/>
      <w:bookmarkEnd w:id="1862"/>
      <w:bookmarkEnd w:id="1863"/>
      <w:bookmarkEnd w:id="1864"/>
      <w:r w:rsidRPr="001058B5">
        <w:t>Purging Audit Trail Records</w:t>
      </w:r>
    </w:p>
    <w:p w14:paraId="19818B1D"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19C29A86" w14:textId="77777777" w:rsidR="009B29A7" w:rsidRPr="001058B5" w:rsidRDefault="008D1AB8" w:rsidP="006F7931">
      <w:pPr>
        <w:pStyle w:val="ListParagraph"/>
        <w:numPr>
          <w:ilvl w:val="2"/>
          <w:numId w:val="137"/>
        </w:numPr>
        <w:tabs>
          <w:tab w:val="left" w:pos="2620"/>
        </w:tabs>
        <w:spacing w:before="112"/>
        <w:rPr>
          <w:rFonts w:ascii="Arial" w:hAnsi="Arial" w:cs="Arial"/>
          <w:sz w:val="20"/>
        </w:rPr>
      </w:pPr>
      <w:hyperlink w:anchor="_bookmark2045" w:history="1">
        <w:r w:rsidR="009B29A7">
          <w:rPr>
            <w:rFonts w:ascii="Arial" w:hAnsi="Arial" w:cs="Arial"/>
            <w:color w:val="0000CC"/>
            <w:sz w:val="20"/>
          </w:rPr>
          <w:t>thông tin về</w:t>
        </w:r>
        <w:r w:rsidR="009B29A7" w:rsidRPr="001058B5">
          <w:rPr>
            <w:rFonts w:ascii="Arial" w:hAnsi="Arial" w:cs="Arial"/>
            <w:color w:val="0000CC"/>
            <w:sz w:val="20"/>
          </w:rPr>
          <w:t xml:space="preserve"> Purging Audit </w:t>
        </w:r>
        <w:r w:rsidR="009B29A7" w:rsidRPr="001058B5">
          <w:rPr>
            <w:rFonts w:ascii="Arial" w:hAnsi="Arial" w:cs="Arial"/>
            <w:color w:val="0000CC"/>
            <w:spacing w:val="-4"/>
            <w:sz w:val="20"/>
          </w:rPr>
          <w:t>Trail</w:t>
        </w:r>
        <w:r w:rsidR="009B29A7" w:rsidRPr="001058B5">
          <w:rPr>
            <w:rFonts w:ascii="Arial" w:hAnsi="Arial" w:cs="Arial"/>
            <w:color w:val="0000CC"/>
            <w:spacing w:val="-3"/>
            <w:sz w:val="20"/>
          </w:rPr>
          <w:t xml:space="preserve"> </w:t>
        </w:r>
        <w:r w:rsidR="009B29A7" w:rsidRPr="001058B5">
          <w:rPr>
            <w:rFonts w:ascii="Arial" w:hAnsi="Arial" w:cs="Arial"/>
            <w:color w:val="0000CC"/>
            <w:sz w:val="20"/>
          </w:rPr>
          <w:t>Records</w:t>
        </w:r>
      </w:hyperlink>
    </w:p>
    <w:p w14:paraId="59AEC8FD" w14:textId="77777777" w:rsidR="009B29A7" w:rsidRPr="001058B5" w:rsidRDefault="008D1AB8" w:rsidP="006F7931">
      <w:pPr>
        <w:pStyle w:val="ListParagraph"/>
        <w:numPr>
          <w:ilvl w:val="2"/>
          <w:numId w:val="137"/>
        </w:numPr>
        <w:tabs>
          <w:tab w:val="left" w:pos="2620"/>
        </w:tabs>
        <w:rPr>
          <w:rFonts w:ascii="Arial" w:hAnsi="Arial" w:cs="Arial"/>
          <w:sz w:val="20"/>
        </w:rPr>
      </w:pPr>
      <w:hyperlink w:anchor="_bookmark2047" w:history="1">
        <w:r w:rsidR="009B29A7">
          <w:rPr>
            <w:rFonts w:ascii="Arial" w:hAnsi="Arial" w:cs="Arial"/>
            <w:color w:val="0000CC"/>
            <w:sz w:val="20"/>
          </w:rPr>
          <w:t>Chọn 1</w:t>
        </w:r>
        <w:r w:rsidR="009B29A7" w:rsidRPr="001058B5">
          <w:rPr>
            <w:rFonts w:ascii="Arial" w:hAnsi="Arial" w:cs="Arial"/>
            <w:color w:val="0000CC"/>
            <w:sz w:val="20"/>
          </w:rPr>
          <w:t xml:space="preserve">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Purge</w:t>
        </w:r>
        <w:r w:rsidR="009B29A7" w:rsidRPr="001058B5">
          <w:rPr>
            <w:rFonts w:ascii="Arial" w:hAnsi="Arial" w:cs="Arial"/>
            <w:color w:val="0000CC"/>
            <w:spacing w:val="-3"/>
            <w:sz w:val="20"/>
          </w:rPr>
          <w:t xml:space="preserve"> </w:t>
        </w:r>
        <w:r w:rsidR="009B29A7" w:rsidRPr="001058B5">
          <w:rPr>
            <w:rFonts w:ascii="Arial" w:hAnsi="Arial" w:cs="Arial"/>
            <w:color w:val="0000CC"/>
            <w:sz w:val="20"/>
          </w:rPr>
          <w:t>Method</w:t>
        </w:r>
      </w:hyperlink>
    </w:p>
    <w:p w14:paraId="21618899" w14:textId="77777777" w:rsidR="009B29A7" w:rsidRPr="00173561" w:rsidRDefault="008D1AB8" w:rsidP="006F7931">
      <w:pPr>
        <w:pStyle w:val="ListParagraph"/>
        <w:numPr>
          <w:ilvl w:val="2"/>
          <w:numId w:val="137"/>
        </w:numPr>
        <w:tabs>
          <w:tab w:val="left" w:pos="2620"/>
        </w:tabs>
        <w:spacing w:before="112"/>
        <w:rPr>
          <w:rFonts w:ascii="Arial" w:hAnsi="Arial" w:cs="Arial"/>
          <w:color w:val="0000CD"/>
          <w:sz w:val="20"/>
        </w:rPr>
      </w:pPr>
      <w:hyperlink w:anchor="_bookmark2051" w:history="1">
        <w:r w:rsidR="009B29A7" w:rsidRPr="00173561">
          <w:rPr>
            <w:color w:val="0000CD"/>
            <w:lang w:val="vi-VN"/>
          </w:rPr>
          <w:t>L</w:t>
        </w:r>
        <w:r w:rsidR="009B29A7" w:rsidRPr="00173561">
          <w:rPr>
            <w:rFonts w:ascii="Cambria" w:hAnsi="Cambria" w:cs="Cambria"/>
            <w:color w:val="0000CD"/>
            <w:lang w:val="vi-VN"/>
          </w:rPr>
          <w:t>ậ</w:t>
        </w:r>
        <w:r w:rsidR="009B29A7" w:rsidRPr="00173561">
          <w:rPr>
            <w:color w:val="0000CD"/>
            <w:lang w:val="vi-VN"/>
          </w:rPr>
          <w:t>p k</w:t>
        </w:r>
        <w:r w:rsidR="009B29A7" w:rsidRPr="00173561">
          <w:rPr>
            <w:rFonts w:ascii="Cambria" w:hAnsi="Cambria" w:cs="Cambria"/>
            <w:color w:val="0000CD"/>
            <w:lang w:val="vi-VN"/>
          </w:rPr>
          <w:t>ế</w:t>
        </w:r>
        <w:r w:rsidR="009B29A7" w:rsidRPr="00173561">
          <w:rPr>
            <w:color w:val="0000CD"/>
            <w:lang w:val="vi-VN"/>
          </w:rPr>
          <w:t xml:space="preserve"> ho</w:t>
        </w:r>
        <w:r w:rsidR="009B29A7" w:rsidRPr="00173561">
          <w:rPr>
            <w:rFonts w:ascii="Cambria" w:hAnsi="Cambria" w:cs="Cambria"/>
            <w:color w:val="0000CD"/>
            <w:lang w:val="vi-VN"/>
          </w:rPr>
          <w:t>ạ</w:t>
        </w:r>
        <w:r w:rsidR="009B29A7" w:rsidRPr="00173561">
          <w:rPr>
            <w:color w:val="0000CD"/>
            <w:lang w:val="vi-VN"/>
          </w:rPr>
          <w:t>ch m</w:t>
        </w:r>
        <w:r w:rsidR="009B29A7" w:rsidRPr="00173561">
          <w:rPr>
            <w:rFonts w:ascii="Cambria" w:hAnsi="Cambria" w:cs="Cambria"/>
            <w:color w:val="0000CD"/>
            <w:lang w:val="vi-VN"/>
          </w:rPr>
          <w:t>ộ</w:t>
        </w:r>
        <w:r w:rsidR="009B29A7" w:rsidRPr="00173561">
          <w:rPr>
            <w:color w:val="0000CD"/>
            <w:lang w:val="vi-VN"/>
          </w:rPr>
          <w:t>t công vi</w:t>
        </w:r>
        <w:r w:rsidR="009B29A7" w:rsidRPr="00173561">
          <w:rPr>
            <w:rFonts w:ascii="Cambria" w:hAnsi="Cambria" w:cs="Cambria"/>
            <w:color w:val="0000CD"/>
            <w:lang w:val="vi-VN"/>
          </w:rPr>
          <w:t>ệ</w:t>
        </w:r>
        <w:r w:rsidR="009B29A7" w:rsidRPr="00173561">
          <w:rPr>
            <w:color w:val="0000CD"/>
            <w:lang w:val="vi-VN"/>
          </w:rPr>
          <w:t>c thanh l</w:t>
        </w:r>
        <w:r w:rsidR="009B29A7" w:rsidRPr="00173561">
          <w:rPr>
            <w:rFonts w:ascii="Cambria" w:hAnsi="Cambria" w:cs="Cambria"/>
            <w:color w:val="0000CD"/>
            <w:lang w:val="vi-VN"/>
          </w:rPr>
          <w:t>ọ</w:t>
        </w:r>
        <w:r w:rsidR="009B29A7" w:rsidRPr="00173561">
          <w:rPr>
            <w:color w:val="0000CD"/>
            <w:lang w:val="vi-VN"/>
          </w:rPr>
          <w:t>c t</w:t>
        </w:r>
        <w:r w:rsidR="009B29A7" w:rsidRPr="00173561">
          <w:rPr>
            <w:rFonts w:ascii="Cambria" w:hAnsi="Cambria" w:cs="Cambria"/>
            <w:color w:val="0000CD"/>
            <w:lang w:val="vi-VN"/>
          </w:rPr>
          <w:t>ự</w:t>
        </w:r>
        <w:r w:rsidR="009B29A7" w:rsidRPr="00173561">
          <w:rPr>
            <w:color w:val="0000CD"/>
            <w:lang w:val="vi-VN"/>
          </w:rPr>
          <w:t xml:space="preserve"> đ</w:t>
        </w:r>
        <w:r w:rsidR="009B29A7" w:rsidRPr="00173561">
          <w:rPr>
            <w:rFonts w:ascii="Cambria" w:hAnsi="Cambria" w:cs="Cambria"/>
            <w:color w:val="0000CD"/>
            <w:lang w:val="vi-VN"/>
          </w:rPr>
          <w:t>ộ</w:t>
        </w:r>
        <w:r w:rsidR="009B29A7" w:rsidRPr="00173561">
          <w:rPr>
            <w:color w:val="0000CD"/>
            <w:lang w:val="vi-VN"/>
          </w:rPr>
          <w:t>ng cho đ</w:t>
        </w:r>
        <w:r w:rsidR="009B29A7" w:rsidRPr="00173561">
          <w:rPr>
            <w:rFonts w:ascii="Cambria" w:hAnsi="Cambria" w:cs="Cambria"/>
            <w:color w:val="0000CD"/>
            <w:lang w:val="vi-VN"/>
          </w:rPr>
          <w:t>ườ</w:t>
        </w:r>
        <w:r w:rsidR="009B29A7" w:rsidRPr="00173561">
          <w:rPr>
            <w:color w:val="0000CD"/>
            <w:lang w:val="vi-VN"/>
          </w:rPr>
          <w:t>ng mòn ki</w:t>
        </w:r>
        <w:r w:rsidR="009B29A7" w:rsidRPr="00173561">
          <w:rPr>
            <w:rFonts w:ascii="Cambria" w:hAnsi="Cambria" w:cs="Cambria"/>
            <w:color w:val="0000CD"/>
            <w:lang w:val="vi-VN"/>
          </w:rPr>
          <w:t>ể</w:t>
        </w:r>
        <w:r w:rsidR="009B29A7" w:rsidRPr="00173561">
          <w:rPr>
            <w:color w:val="0000CD"/>
            <w:lang w:val="vi-VN"/>
          </w:rPr>
          <w:t>m tra</w:t>
        </w:r>
        <w:r w:rsidR="009B29A7" w:rsidRPr="00173561">
          <w:rPr>
            <w:rFonts w:ascii="Arial" w:hAnsi="Arial" w:cs="Arial"/>
            <w:color w:val="0000CD"/>
            <w:spacing w:val="-4"/>
            <w:sz w:val="20"/>
          </w:rPr>
          <w:t>l</w:t>
        </w:r>
      </w:hyperlink>
    </w:p>
    <w:p w14:paraId="35C224A2" w14:textId="77777777" w:rsidR="009B29A7" w:rsidRPr="001058B5" w:rsidRDefault="009B29A7" w:rsidP="009B29A7">
      <w:pPr>
        <w:rPr>
          <w:rFonts w:ascii="Arial" w:hAnsi="Arial" w:cs="Arial"/>
          <w:sz w:val="20"/>
        </w:rPr>
        <w:sectPr w:rsidR="009B29A7" w:rsidRPr="001058B5">
          <w:headerReference w:type="even" r:id="rId227"/>
          <w:headerReference w:type="default" r:id="rId228"/>
          <w:pgSz w:w="12240" w:h="15840"/>
          <w:pgMar w:top="840" w:right="1060" w:bottom="860" w:left="1100" w:header="549" w:footer="663" w:gutter="0"/>
          <w:cols w:space="720"/>
        </w:sectPr>
      </w:pPr>
    </w:p>
    <w:p w14:paraId="74042687" w14:textId="77777777" w:rsidR="009B29A7" w:rsidRPr="001058B5" w:rsidRDefault="009B29A7" w:rsidP="009B29A7">
      <w:pPr>
        <w:pStyle w:val="BodyText"/>
        <w:spacing w:before="5"/>
        <w:rPr>
          <w:rFonts w:ascii="Arial" w:hAnsi="Arial" w:cs="Arial"/>
          <w:sz w:val="25"/>
        </w:rPr>
      </w:pPr>
    </w:p>
    <w:p w14:paraId="5E46F46A" w14:textId="77777777" w:rsidR="009B29A7" w:rsidRPr="001058B5" w:rsidRDefault="009B29A7"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Dọn đường kiểm tra thủ công</w:t>
      </w:r>
    </w:p>
    <w:p w14:paraId="631B6B96" w14:textId="77777777" w:rsidR="009B29A7" w:rsidRPr="00173561" w:rsidRDefault="009B29A7" w:rsidP="006F7931">
      <w:pPr>
        <w:pStyle w:val="ListParagraph"/>
        <w:numPr>
          <w:ilvl w:val="1"/>
          <w:numId w:val="137"/>
        </w:numPr>
        <w:tabs>
          <w:tab w:val="left" w:pos="2020"/>
        </w:tabs>
        <w:ind w:hanging="359"/>
        <w:rPr>
          <w:rFonts w:ascii="Arial" w:hAnsi="Arial" w:cs="Arial"/>
          <w:color w:val="0000CD"/>
          <w:sz w:val="20"/>
        </w:rPr>
      </w:pPr>
      <w:r>
        <w:rPr>
          <w:color w:val="0000CD"/>
        </w:rPr>
        <w:t>t</w:t>
      </w:r>
      <w:r w:rsidRPr="00173561">
        <w:rPr>
          <w:color w:val="0000CD"/>
          <w:lang w:val="vi-VN"/>
        </w:rPr>
        <w:t>hanh toán m</w:t>
      </w:r>
      <w:r w:rsidRPr="00173561">
        <w:rPr>
          <w:rFonts w:ascii="Cambria" w:hAnsi="Cambria" w:cs="Cambria"/>
          <w:color w:val="0000CD"/>
          <w:lang w:val="vi-VN"/>
        </w:rPr>
        <w:t>ộ</w:t>
      </w:r>
      <w:r w:rsidRPr="00173561">
        <w:rPr>
          <w:color w:val="0000CD"/>
          <w:lang w:val="vi-VN"/>
        </w:rPr>
        <w:t>t t</w:t>
      </w:r>
      <w:r w:rsidRPr="00173561">
        <w:rPr>
          <w:rFonts w:ascii="Cambria" w:hAnsi="Cambria" w:cs="Cambria"/>
          <w:color w:val="0000CD"/>
          <w:lang w:val="vi-VN"/>
        </w:rPr>
        <w:t>ậ</w:t>
      </w:r>
      <w:r w:rsidRPr="00173561">
        <w:rPr>
          <w:color w:val="0000CD"/>
          <w:lang w:val="vi-VN"/>
        </w:rPr>
        <w:t>p h</w:t>
      </w:r>
      <w:r w:rsidRPr="00173561">
        <w:rPr>
          <w:rFonts w:ascii="Cambria" w:hAnsi="Cambria" w:cs="Cambria"/>
          <w:color w:val="0000CD"/>
          <w:lang w:val="vi-VN"/>
        </w:rPr>
        <w:t>ợ</w:t>
      </w:r>
      <w:r w:rsidRPr="00173561">
        <w:rPr>
          <w:color w:val="0000CD"/>
          <w:lang w:val="vi-VN"/>
        </w:rPr>
        <w:t>p con các b</w:t>
      </w:r>
      <w:r w:rsidRPr="00173561">
        <w:rPr>
          <w:rFonts w:ascii="Cambria" w:hAnsi="Cambria" w:cs="Cambria"/>
          <w:color w:val="0000CD"/>
          <w:lang w:val="vi-VN"/>
        </w:rPr>
        <w:t>ả</w:t>
      </w:r>
      <w:r w:rsidRPr="00173561">
        <w:rPr>
          <w:color w:val="0000CD"/>
          <w:lang w:val="vi-VN"/>
        </w:rPr>
        <w:t>n ghi t</w:t>
      </w:r>
      <w:r w:rsidRPr="00173561">
        <w:rPr>
          <w:rFonts w:ascii="Cambria" w:hAnsi="Cambria" w:cs="Cambria"/>
          <w:color w:val="0000CD"/>
          <w:lang w:val="vi-VN"/>
        </w:rPr>
        <w:t>ừ</w:t>
      </w:r>
      <w:r w:rsidRPr="00173561">
        <w:rPr>
          <w:color w:val="0000CD"/>
          <w:lang w:val="vi-VN"/>
        </w:rPr>
        <w:t xml:space="preserve"> Đ</w:t>
      </w:r>
      <w:r w:rsidRPr="00173561">
        <w:rPr>
          <w:rFonts w:ascii="Cambria" w:hAnsi="Cambria" w:cs="Cambria"/>
          <w:color w:val="0000CD"/>
          <w:lang w:val="vi-VN"/>
        </w:rPr>
        <w:t>ườ</w:t>
      </w:r>
      <w:r w:rsidRPr="00173561">
        <w:rPr>
          <w:color w:val="0000CD"/>
          <w:lang w:val="vi-VN"/>
        </w:rPr>
        <w:t>ng d</w:t>
      </w:r>
      <w:r w:rsidRPr="00173561">
        <w:rPr>
          <w:rFonts w:ascii="Cambria" w:hAnsi="Cambria" w:cs="Cambria"/>
          <w:color w:val="0000CD"/>
          <w:lang w:val="vi-VN"/>
        </w:rPr>
        <w:t>ẫ</w:t>
      </w:r>
      <w:r w:rsidRPr="00173561">
        <w:rPr>
          <w:color w:val="0000CD"/>
          <w:lang w:val="vi-VN"/>
        </w:rPr>
        <w:t>n ki</w:t>
      </w:r>
      <w:r w:rsidRPr="00173561">
        <w:rPr>
          <w:rFonts w:ascii="Cambria" w:hAnsi="Cambria" w:cs="Cambria"/>
          <w:color w:val="0000CD"/>
          <w:lang w:val="vi-VN"/>
        </w:rPr>
        <w:t>ể</w:t>
      </w:r>
      <w:r w:rsidRPr="00173561">
        <w:rPr>
          <w:color w:val="0000CD"/>
          <w:lang w:val="vi-VN"/>
        </w:rPr>
        <w:t>m tra c</w:t>
      </w:r>
      <w:r w:rsidRPr="00173561">
        <w:rPr>
          <w:rFonts w:ascii="Cambria" w:hAnsi="Cambria" w:cs="Cambria"/>
          <w:color w:val="0000CD"/>
          <w:lang w:val="vi-VN"/>
        </w:rPr>
        <w:t>ơ</w:t>
      </w:r>
      <w:r w:rsidRPr="00173561">
        <w:rPr>
          <w:color w:val="0000CD"/>
          <w:lang w:val="vi-VN"/>
        </w:rPr>
        <w:t xml:space="preserve"> s</w:t>
      </w:r>
      <w:r w:rsidRPr="00173561">
        <w:rPr>
          <w:rFonts w:ascii="Cambria" w:hAnsi="Cambria" w:cs="Cambria"/>
          <w:color w:val="0000CD"/>
          <w:lang w:val="vi-VN"/>
        </w:rPr>
        <w:t>ở</w:t>
      </w:r>
      <w:r w:rsidRPr="00173561">
        <w:rPr>
          <w:color w:val="0000CD"/>
          <w:lang w:val="vi-VN"/>
        </w:rPr>
        <w:t xml:space="preserve"> d</w:t>
      </w:r>
      <w:r w:rsidRPr="00173561">
        <w:rPr>
          <w:rFonts w:ascii="Cambria" w:hAnsi="Cambria" w:cs="Cambria"/>
          <w:color w:val="0000CD"/>
          <w:lang w:val="vi-VN"/>
        </w:rPr>
        <w:t>ữ</w:t>
      </w:r>
      <w:r w:rsidRPr="00173561">
        <w:rPr>
          <w:color w:val="0000CD"/>
          <w:lang w:val="vi-VN"/>
        </w:rPr>
        <w:t xml:space="preserve"> li</w:t>
      </w:r>
      <w:r w:rsidRPr="00173561">
        <w:rPr>
          <w:rFonts w:ascii="Cambria" w:hAnsi="Cambria" w:cs="Cambria"/>
          <w:color w:val="0000CD"/>
          <w:lang w:val="vi-VN"/>
        </w:rPr>
        <w:t>ệ</w:t>
      </w:r>
      <w:r w:rsidRPr="00173561">
        <w:rPr>
          <w:color w:val="0000CD"/>
          <w:lang w:val="vi-VN"/>
        </w:rPr>
        <w:t>u</w:t>
      </w:r>
    </w:p>
    <w:p w14:paraId="2DFB349B" w14:textId="77777777" w:rsidR="009B29A7" w:rsidRPr="00173561" w:rsidRDefault="009B29A7" w:rsidP="006F7931">
      <w:pPr>
        <w:pStyle w:val="ListParagraph"/>
        <w:numPr>
          <w:ilvl w:val="1"/>
          <w:numId w:val="137"/>
        </w:numPr>
        <w:tabs>
          <w:tab w:val="left" w:pos="2020"/>
        </w:tabs>
        <w:spacing w:before="112"/>
        <w:ind w:hanging="359"/>
        <w:rPr>
          <w:rStyle w:val="shorttext"/>
          <w:rFonts w:ascii="Arial" w:hAnsi="Arial" w:cs="Arial"/>
          <w:color w:val="0000CD"/>
          <w:sz w:val="20"/>
        </w:rPr>
      </w:pPr>
      <w:r w:rsidRPr="00173561">
        <w:rPr>
          <w:rStyle w:val="shorttext"/>
          <w:color w:val="0000CD"/>
          <w:lang w:val="vi-VN"/>
        </w:rPr>
        <w:t>Các ho</w:t>
      </w:r>
      <w:r w:rsidRPr="00173561">
        <w:rPr>
          <w:rStyle w:val="shorttext"/>
          <w:rFonts w:ascii="Cambria" w:hAnsi="Cambria" w:cs="Cambria"/>
          <w:color w:val="0000CD"/>
          <w:lang w:val="vi-VN"/>
        </w:rPr>
        <w:t>ạ</w:t>
      </w:r>
      <w:r w:rsidRPr="00173561">
        <w:rPr>
          <w:rStyle w:val="shorttext"/>
          <w:color w:val="0000CD"/>
          <w:lang w:val="vi-VN"/>
        </w:rPr>
        <w:t>t đ</w:t>
      </w:r>
      <w:r w:rsidRPr="00173561">
        <w:rPr>
          <w:rStyle w:val="shorttext"/>
          <w:rFonts w:ascii="Cambria" w:hAnsi="Cambria" w:cs="Cambria"/>
          <w:color w:val="0000CD"/>
          <w:lang w:val="vi-VN"/>
        </w:rPr>
        <w:t>ộ</w:t>
      </w:r>
      <w:r w:rsidRPr="00173561">
        <w:rPr>
          <w:rStyle w:val="shorttext"/>
          <w:color w:val="0000CD"/>
          <w:lang w:val="vi-VN"/>
        </w:rPr>
        <w:t>ng ki</w:t>
      </w:r>
      <w:r w:rsidRPr="00173561">
        <w:rPr>
          <w:rStyle w:val="shorttext"/>
          <w:rFonts w:ascii="Cambria" w:hAnsi="Cambria" w:cs="Cambria"/>
          <w:color w:val="0000CD"/>
          <w:lang w:val="vi-VN"/>
        </w:rPr>
        <w:t>ể</w:t>
      </w:r>
      <w:r w:rsidRPr="00173561">
        <w:rPr>
          <w:rStyle w:val="shorttext"/>
          <w:color w:val="0000CD"/>
          <w:lang w:val="vi-VN"/>
        </w:rPr>
        <w:t>m tra đ</w:t>
      </w:r>
      <w:r w:rsidRPr="00173561">
        <w:rPr>
          <w:rStyle w:val="shorttext"/>
          <w:rFonts w:ascii="Cambria" w:hAnsi="Cambria" w:cs="Cambria"/>
          <w:color w:val="0000CD"/>
          <w:lang w:val="vi-VN"/>
        </w:rPr>
        <w:t>ườ</w:t>
      </w:r>
      <w:r w:rsidRPr="00173561">
        <w:rPr>
          <w:rStyle w:val="shorttext"/>
          <w:color w:val="0000CD"/>
          <w:lang w:val="vi-VN"/>
        </w:rPr>
        <w:t>ng mòn khác</w:t>
      </w:r>
    </w:p>
    <w:p w14:paraId="191DF35B" w14:textId="77777777" w:rsidR="009B29A7"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092" w:history="1">
        <w:r w:rsidR="009B29A7">
          <w:rPr>
            <w:rFonts w:ascii="Arial" w:hAnsi="Arial" w:cs="Arial"/>
            <w:color w:val="0000CC"/>
            <w:sz w:val="20"/>
          </w:rPr>
          <w:t>Ví dụ</w:t>
        </w:r>
        <w:r w:rsidR="009B29A7" w:rsidRPr="001058B5">
          <w:rPr>
            <w:rFonts w:ascii="Arial" w:hAnsi="Arial" w:cs="Arial"/>
            <w:color w:val="0000CC"/>
            <w:sz w:val="20"/>
          </w:rPr>
          <w:t xml:space="preserve">: </w:t>
        </w:r>
        <w:r w:rsidR="009B29A7" w:rsidRPr="00173561">
          <w:rPr>
            <w:color w:val="0000CD"/>
            <w:lang w:val="vi-VN"/>
          </w:rPr>
          <w:t>G</w:t>
        </w:r>
        <w:r w:rsidR="009B29A7" w:rsidRPr="00173561">
          <w:rPr>
            <w:rFonts w:ascii="Cambria" w:hAnsi="Cambria" w:cs="Cambria"/>
            <w:color w:val="0000CD"/>
            <w:lang w:val="vi-VN"/>
          </w:rPr>
          <w:t>ọ</w:t>
        </w:r>
        <w:r w:rsidR="009B29A7" w:rsidRPr="00173561">
          <w:rPr>
            <w:color w:val="0000CD"/>
            <w:lang w:val="vi-VN"/>
          </w:rPr>
          <w:t>i tr</w:t>
        </w:r>
        <w:r w:rsidR="009B29A7" w:rsidRPr="00173561">
          <w:rPr>
            <w:rFonts w:ascii="Cambria" w:hAnsi="Cambria" w:cs="Cambria"/>
            <w:color w:val="0000CD"/>
            <w:lang w:val="vi-VN"/>
          </w:rPr>
          <w:t>ự</w:t>
        </w:r>
        <w:r w:rsidR="009B29A7" w:rsidRPr="00173561">
          <w:rPr>
            <w:color w:val="0000CD"/>
            <w:lang w:val="vi-VN"/>
          </w:rPr>
          <w:t>c ti</w:t>
        </w:r>
        <w:r w:rsidR="009B29A7" w:rsidRPr="00173561">
          <w:rPr>
            <w:rFonts w:ascii="Cambria" w:hAnsi="Cambria" w:cs="Cambria"/>
            <w:color w:val="0000CD"/>
            <w:lang w:val="vi-VN"/>
          </w:rPr>
          <w:t>ế</w:t>
        </w:r>
        <w:r w:rsidR="009B29A7" w:rsidRPr="00173561">
          <w:rPr>
            <w:color w:val="0000CD"/>
            <w:lang w:val="vi-VN"/>
          </w:rPr>
          <w:t>p m</w:t>
        </w:r>
        <w:r w:rsidR="009B29A7" w:rsidRPr="00173561">
          <w:rPr>
            <w:rFonts w:ascii="Cambria" w:hAnsi="Cambria" w:cs="Cambria"/>
            <w:color w:val="0000CD"/>
            <w:lang w:val="vi-VN"/>
          </w:rPr>
          <w:t>ộ</w:t>
        </w:r>
        <w:r w:rsidR="009B29A7" w:rsidRPr="00173561">
          <w:rPr>
            <w:color w:val="0000CD"/>
            <w:lang w:val="vi-VN"/>
          </w:rPr>
          <w:t>t c</w:t>
        </w:r>
        <w:r w:rsidR="009B29A7" w:rsidRPr="00173561">
          <w:rPr>
            <w:rFonts w:ascii="Cambria" w:hAnsi="Cambria" w:cs="Cambria"/>
            <w:color w:val="0000CD"/>
            <w:lang w:val="vi-VN"/>
          </w:rPr>
          <w:t>ơ</w:t>
        </w:r>
        <w:r w:rsidR="009B29A7" w:rsidRPr="00173561">
          <w:rPr>
            <w:color w:val="0000CD"/>
            <w:lang w:val="vi-VN"/>
          </w:rPr>
          <w:t xml:space="preserve"> s</w:t>
        </w:r>
        <w:r w:rsidR="009B29A7" w:rsidRPr="00173561">
          <w:rPr>
            <w:rFonts w:ascii="Cambria" w:hAnsi="Cambria" w:cs="Cambria"/>
            <w:color w:val="0000CD"/>
            <w:lang w:val="vi-VN"/>
          </w:rPr>
          <w:t>ở</w:t>
        </w:r>
        <w:r w:rsidR="009B29A7" w:rsidRPr="00173561">
          <w:rPr>
            <w:color w:val="0000CD"/>
            <w:lang w:val="vi-VN"/>
          </w:rPr>
          <w:t xml:space="preserve"> d</w:t>
        </w:r>
        <w:r w:rsidR="009B29A7" w:rsidRPr="00173561">
          <w:rPr>
            <w:rFonts w:ascii="Cambria" w:hAnsi="Cambria" w:cs="Cambria"/>
            <w:color w:val="0000CD"/>
            <w:lang w:val="vi-VN"/>
          </w:rPr>
          <w:t>ữ</w:t>
        </w:r>
        <w:r w:rsidR="009B29A7" w:rsidRPr="00173561">
          <w:rPr>
            <w:color w:val="0000CD"/>
            <w:lang w:val="vi-VN"/>
          </w:rPr>
          <w:t xml:space="preserve"> li</w:t>
        </w:r>
        <w:r w:rsidR="009B29A7" w:rsidRPr="00173561">
          <w:rPr>
            <w:rFonts w:ascii="Cambria" w:hAnsi="Cambria" w:cs="Cambria"/>
            <w:color w:val="0000CD"/>
            <w:lang w:val="vi-VN"/>
          </w:rPr>
          <w:t>ệ</w:t>
        </w:r>
        <w:r w:rsidR="009B29A7" w:rsidRPr="00173561">
          <w:rPr>
            <w:color w:val="0000CD"/>
            <w:lang w:val="vi-VN"/>
          </w:rPr>
          <w:t>u ki</w:t>
        </w:r>
        <w:r w:rsidR="009B29A7" w:rsidRPr="00173561">
          <w:rPr>
            <w:rFonts w:ascii="Cambria" w:hAnsi="Cambria" w:cs="Cambria"/>
            <w:color w:val="0000CD"/>
            <w:lang w:val="vi-VN"/>
          </w:rPr>
          <w:t>ể</w:t>
        </w:r>
        <w:r w:rsidR="009B29A7" w:rsidRPr="00173561">
          <w:rPr>
            <w:color w:val="0000CD"/>
            <w:lang w:val="vi-VN"/>
          </w:rPr>
          <w:t>m tra</w:t>
        </w:r>
        <w:r w:rsidR="009B29A7">
          <w:rPr>
            <w:rFonts w:ascii="Arial" w:hAnsi="Arial" w:cs="Arial"/>
            <w:color w:val="0000CC"/>
            <w:sz w:val="20"/>
          </w:rPr>
          <w:t xml:space="preserve"> </w:t>
        </w:r>
      </w:hyperlink>
    </w:p>
    <w:p w14:paraId="2D0DA3C1" w14:textId="77777777" w:rsidR="009B29A7" w:rsidRPr="001058B5" w:rsidRDefault="009B29A7" w:rsidP="009B29A7">
      <w:pPr>
        <w:pStyle w:val="BodyText"/>
        <w:spacing w:before="5"/>
        <w:rPr>
          <w:rFonts w:ascii="Arial" w:hAnsi="Arial" w:cs="Arial"/>
          <w:sz w:val="25"/>
        </w:rPr>
      </w:pPr>
    </w:p>
    <w:p w14:paraId="7F4FF7B4" w14:textId="77777777" w:rsidR="009B29A7" w:rsidRPr="001058B5" w:rsidRDefault="009B29A7" w:rsidP="009B29A7">
      <w:pPr>
        <w:pStyle w:val="Heading4"/>
        <w:spacing w:before="1"/>
        <w:ind w:left="100"/>
      </w:pPr>
      <w:bookmarkStart w:id="1865" w:name="About_Purging_Audit_Trail_Records"/>
      <w:bookmarkStart w:id="1866" w:name="_bookmark2045"/>
      <w:bookmarkEnd w:id="1865"/>
      <w:bookmarkEnd w:id="1866"/>
      <w:r>
        <w:t>Thông tin về</w:t>
      </w:r>
      <w:r w:rsidRPr="001058B5">
        <w:t xml:space="preserve"> Purging A</w:t>
      </w:r>
      <w:bookmarkStart w:id="1867" w:name="_bookmark2046"/>
      <w:bookmarkEnd w:id="1867"/>
      <w:r w:rsidRPr="001058B5">
        <w:t>udit Trail Records</w:t>
      </w:r>
    </w:p>
    <w:p w14:paraId="39DEB75E" w14:textId="77777777" w:rsidR="009B29A7" w:rsidRPr="001058B5" w:rsidRDefault="009B29A7" w:rsidP="009B29A7">
      <w:pPr>
        <w:pStyle w:val="BodyText"/>
        <w:spacing w:before="80" w:line="232" w:lineRule="auto"/>
        <w:ind w:left="1660" w:right="802"/>
        <w:rPr>
          <w:rFonts w:ascii="Arial" w:hAnsi="Arial" w:cs="Arial"/>
        </w:rPr>
      </w:pPr>
      <w:r w:rsidRPr="008C2CDF">
        <w:rPr>
          <w:rFonts w:ascii="Arial" w:hAnsi="Arial" w:cs="Arial"/>
          <w:lang w:val="vi-VN"/>
        </w:rPr>
        <w:t>Bạn nên định kỳ lưu trữ và sau đó xóa (xóa) hồ sơ kiểm tra đường mòn, bởi vì đường mòn kiểm toán không thể chấp nhận hồ sơ mới nếu nó phát triển quá lớn. Phần này mô tả một số cách mà bạn có thể sử dụng để thanh lọc cả cơ sở dữ liệu và các bản ghi kiểm tra của hệ điều hành. Bạn có thể thanh lọc một tập con của các bản ghi đường dẫn kiểm toán cơ sở dữ liệu. Đối với cả hai loại đường dẫn kiểm tra hệ thống và cơ sở dữ liệu, bạn có thể thanh lọc thủ công các bản ghi hoặc tạo một công việc thanh lọc thực hiện tại một khoảng thời gian xác định. Trong trường hợp đó, hoạt động thanh lọc hoặc thanh lọc các bản ghi đường mòn kiểm toán đã được tạo trước dấu thời gian lưu trữ hoặc nó xóa tất cả các bản ghi kiểm tra đường mòn</w:t>
      </w:r>
      <w:r w:rsidRPr="001058B5">
        <w:rPr>
          <w:rFonts w:ascii="Arial" w:hAnsi="Arial" w:cs="Arial"/>
        </w:rPr>
        <w:t>.</w:t>
      </w:r>
    </w:p>
    <w:p w14:paraId="302D581B" w14:textId="77777777" w:rsidR="009B29A7" w:rsidRPr="008C2CDF" w:rsidRDefault="009B29A7" w:rsidP="009B29A7">
      <w:pPr>
        <w:pStyle w:val="BodyText"/>
        <w:spacing w:before="115" w:line="228" w:lineRule="auto"/>
        <w:ind w:left="1659" w:right="848"/>
        <w:rPr>
          <w:rFonts w:ascii="Arial" w:hAnsi="Arial" w:cs="Arial"/>
        </w:rPr>
      </w:pPr>
      <w:r w:rsidRPr="008C2CDF">
        <w:rPr>
          <w:rFonts w:ascii="Arial" w:hAnsi="Arial" w:cs="Arial"/>
          <w:lang w:val="vi-VN"/>
        </w:rPr>
        <w:t>Để thực hiện các nhiệm vụ thanh tra đường mòn kiểm tra, trong hầu hết các trường hợp, bạn sử dụng gói DBMS_AUDIT_MGMT PL / SQL. Bạn phải có đặc quyền EXECUTE cho DBMS_AUDIT_MGMT trước khi bạn có thể sử dụng nó.</w:t>
      </w:r>
    </w:p>
    <w:p w14:paraId="5699DE2C" w14:textId="77777777" w:rsidR="009B29A7" w:rsidRPr="001058B5" w:rsidRDefault="009B29A7" w:rsidP="009B29A7">
      <w:pPr>
        <w:pStyle w:val="BodyText"/>
        <w:spacing w:before="121" w:line="232" w:lineRule="auto"/>
        <w:ind w:left="1660" w:right="700"/>
        <w:rPr>
          <w:rFonts w:ascii="Arial" w:hAnsi="Arial" w:cs="Arial"/>
        </w:rPr>
      </w:pPr>
      <w:r w:rsidRPr="008C2CDF">
        <w:rPr>
          <w:rFonts w:ascii="Arial" w:hAnsi="Arial" w:cs="Arial"/>
          <w:lang w:val="vi-VN"/>
        </w:rPr>
        <w:t>Nếu bạn đã cài đặt Oracle Audit Vault, quy trình thanh lọc đường mòn kiểm toán khác với các quy trình được mô tả trong sách hướng dẫn này. Ví dụ, Oracle Audit Vault lưu trữ đường mòn kiểm toán cho bạn. Xem</w:t>
      </w:r>
      <w:r w:rsidRPr="001058B5">
        <w:rPr>
          <w:rFonts w:ascii="Arial" w:hAnsi="Arial" w:cs="Arial"/>
        </w:rPr>
        <w:t xml:space="preserve"> </w:t>
      </w:r>
      <w:r w:rsidRPr="001058B5">
        <w:rPr>
          <w:rFonts w:ascii="Arial" w:hAnsi="Arial" w:cs="Arial"/>
          <w:i/>
        </w:rPr>
        <w:t>Oracle Audit Vault Administrator's Guide</w:t>
      </w:r>
      <w:r w:rsidRPr="001058B5">
        <w:rPr>
          <w:rFonts w:ascii="Arial" w:hAnsi="Arial" w:cs="Arial"/>
        </w:rPr>
        <w:t>.</w:t>
      </w:r>
    </w:p>
    <w:p w14:paraId="67ED1A12" w14:textId="77777777" w:rsidR="009B29A7" w:rsidRPr="001058B5" w:rsidRDefault="008D1AB8" w:rsidP="009B29A7">
      <w:pPr>
        <w:pStyle w:val="BodyText"/>
        <w:spacing w:before="1"/>
        <w:rPr>
          <w:rFonts w:ascii="Arial" w:hAnsi="Arial" w:cs="Arial"/>
          <w:sz w:val="18"/>
        </w:rPr>
      </w:pPr>
      <w:r>
        <w:rPr>
          <w:rFonts w:ascii="Arial" w:hAnsi="Arial" w:cs="Arial"/>
        </w:rPr>
        <w:pict w14:anchorId="01B55E8B">
          <v:group id="_x0000_s1725" style="position:absolute;margin-left:174pt;margin-top:13.25pt;width:300pt;height:2.5pt;z-index:502638320;mso-wrap-distance-left:0;mso-wrap-distance-right:0;mso-position-horizontal-relative:page" coordorigin="3480,265" coordsize="6000,50">
            <v:line id="_x0000_s1726" style="position:absolute" from="3480,267" to="9480,267" strokeweight=".24pt"/>
            <v:line id="_x0000_s1727" style="position:absolute" from="3480,312" to="9480,312" strokeweight=".24pt"/>
            <w10:wrap type="topAndBottom" anchorx="page"/>
          </v:group>
        </w:pict>
      </w:r>
    </w:p>
    <w:p w14:paraId="0E0E0773" w14:textId="77777777" w:rsidR="009B29A7" w:rsidRPr="001058B5" w:rsidRDefault="009B29A7" w:rsidP="009B29A7">
      <w:pPr>
        <w:pStyle w:val="BodyText"/>
        <w:spacing w:before="26" w:after="105" w:line="232" w:lineRule="auto"/>
        <w:ind w:left="2380" w:right="1844"/>
        <w:rPr>
          <w:rFonts w:ascii="Arial" w:hAnsi="Arial" w:cs="Arial"/>
        </w:rPr>
      </w:pPr>
      <w:r>
        <w:rPr>
          <w:rFonts w:ascii="Arial" w:hAnsi="Arial" w:cs="Arial"/>
          <w:b/>
          <w:sz w:val="19"/>
        </w:rPr>
        <w:t>Chú ý</w:t>
      </w:r>
      <w:r w:rsidRPr="001058B5">
        <w:rPr>
          <w:rFonts w:ascii="Arial" w:hAnsi="Arial" w:cs="Arial"/>
          <w:b/>
          <w:sz w:val="19"/>
        </w:rPr>
        <w:t xml:space="preserve">: </w:t>
      </w:r>
      <w:r w:rsidRPr="00021C65">
        <w:rPr>
          <w:rFonts w:ascii="Arial" w:hAnsi="Arial" w:cs="Arial"/>
          <w:lang w:val="vi-VN"/>
        </w:rPr>
        <w:t>Cơ sở dữ liệu Oracle kiểm tra tất cả các xóa khỏi đường mòn kiểm toán, không có ngoại lệ. Xem</w:t>
      </w:r>
      <w:r w:rsidRPr="00021C65">
        <w:rPr>
          <w:rFonts w:ascii="Arial" w:hAnsi="Arial" w:cs="Arial"/>
          <w:color w:val="0000CC"/>
        </w:rPr>
        <w:t xml:space="preserve"> </w:t>
      </w:r>
      <w:hyperlink w:anchor="_bookmark2018" w:history="1">
        <w:r w:rsidRPr="001058B5">
          <w:rPr>
            <w:rFonts w:ascii="Arial" w:hAnsi="Arial" w:cs="Arial"/>
            <w:color w:val="0000CC"/>
          </w:rPr>
          <w:t xml:space="preserve">"Auditing the Database Audit Trail" </w:t>
        </w:r>
      </w:hyperlink>
      <w:r>
        <w:rPr>
          <w:rFonts w:ascii="Arial" w:hAnsi="Arial" w:cs="Arial"/>
        </w:rPr>
        <w:t>trên trang và</w:t>
      </w:r>
      <w:r w:rsidRPr="001058B5">
        <w:rPr>
          <w:rFonts w:ascii="Arial" w:hAnsi="Arial" w:cs="Arial"/>
        </w:rPr>
        <w:t xml:space="preserve"> </w:t>
      </w:r>
      <w:hyperlink w:anchor="_bookmark1968" w:history="1">
        <w:r w:rsidRPr="001058B5">
          <w:rPr>
            <w:rFonts w:ascii="Arial" w:hAnsi="Arial" w:cs="Arial"/>
            <w:color w:val="0000CC"/>
          </w:rPr>
          <w:t xml:space="preserve">"Auditing SYS Administrative Users" </w:t>
        </w:r>
        <w:r>
          <w:rPr>
            <w:rFonts w:ascii="Arial" w:hAnsi="Arial" w:cs="Arial"/>
          </w:rPr>
          <w:t>trên trang</w:t>
        </w:r>
        <w:r w:rsidRPr="001058B5">
          <w:rPr>
            <w:rFonts w:ascii="Arial" w:hAnsi="Arial" w:cs="Arial"/>
          </w:rPr>
          <w:t xml:space="preserve"> 9-53</w:t>
        </w:r>
      </w:hyperlink>
      <w:r w:rsidRPr="001058B5">
        <w:rPr>
          <w:rFonts w:ascii="Arial" w:hAnsi="Arial" w:cs="Arial"/>
        </w:rPr>
        <w:t>.</w:t>
      </w:r>
    </w:p>
    <w:p w14:paraId="4B407143" w14:textId="77777777" w:rsidR="009B29A7" w:rsidRPr="001058B5" w:rsidRDefault="008D1AB8"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985097">
          <v:group id="_x0000_s1697" style="width:300pt;height:2.5pt;mso-position-horizontal-relative:char;mso-position-vertical-relative:line" coordsize="6000,50">
            <v:line id="_x0000_s1698" style="position:absolute" from="0,2" to="6000,2" strokeweight=".24pt"/>
            <v:line id="_x0000_s1699" style="position:absolute" from="0,47" to="6000,47" strokeweight=".24pt"/>
            <w10:anchorlock/>
          </v:group>
        </w:pict>
      </w:r>
    </w:p>
    <w:p w14:paraId="0245F0CF" w14:textId="77777777" w:rsidR="009B29A7" w:rsidRPr="001058B5" w:rsidRDefault="009B29A7" w:rsidP="009B29A7">
      <w:pPr>
        <w:pStyle w:val="BodyText"/>
        <w:spacing w:before="6"/>
        <w:rPr>
          <w:rFonts w:ascii="Arial" w:hAnsi="Arial" w:cs="Arial"/>
          <w:sz w:val="24"/>
        </w:rPr>
      </w:pPr>
    </w:p>
    <w:p w14:paraId="5033E407" w14:textId="77777777" w:rsidR="009B29A7" w:rsidRPr="001058B5" w:rsidRDefault="009B29A7" w:rsidP="009B29A7">
      <w:pPr>
        <w:spacing w:before="1"/>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1BFCE8A" w14:textId="77777777" w:rsidR="009B29A7" w:rsidRPr="001058B5" w:rsidRDefault="009B29A7" w:rsidP="006F7931">
      <w:pPr>
        <w:pStyle w:val="ListParagraph"/>
        <w:numPr>
          <w:ilvl w:val="2"/>
          <w:numId w:val="137"/>
        </w:numPr>
        <w:tabs>
          <w:tab w:val="left" w:pos="2740"/>
        </w:tabs>
        <w:spacing w:before="133"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gói </w:t>
      </w:r>
      <w:r w:rsidRPr="001058B5">
        <w:rPr>
          <w:rFonts w:ascii="Arial" w:hAnsi="Arial" w:cs="Arial"/>
          <w:spacing w:val="-29"/>
          <w:sz w:val="20"/>
        </w:rPr>
        <w:t xml:space="preserve"> </w:t>
      </w:r>
      <w:r w:rsidRPr="001058B5">
        <w:rPr>
          <w:rFonts w:ascii="Arial" w:hAnsi="Arial" w:cs="Arial"/>
          <w:sz w:val="20"/>
        </w:rPr>
        <w:t>DBMS_AUDIT_MGMT</w:t>
      </w:r>
      <w:r w:rsidRPr="001058B5">
        <w:rPr>
          <w:rFonts w:ascii="Arial" w:hAnsi="Arial" w:cs="Arial"/>
          <w:spacing w:val="-102"/>
          <w:sz w:val="20"/>
        </w:rPr>
        <w:t xml:space="preserve"> </w:t>
      </w:r>
      <w:r w:rsidRPr="001058B5">
        <w:rPr>
          <w:rFonts w:ascii="Arial" w:hAnsi="Arial" w:cs="Arial"/>
          <w:sz w:val="20"/>
        </w:rPr>
        <w:t>PL/SQL</w:t>
      </w:r>
      <w:r w:rsidRPr="001058B5">
        <w:rPr>
          <w:rFonts w:ascii="Arial" w:hAnsi="Arial" w:cs="Arial"/>
          <w:spacing w:val="-30"/>
          <w:sz w:val="20"/>
        </w:rPr>
        <w:t xml:space="preserve"> </w:t>
      </w:r>
    </w:p>
    <w:p w14:paraId="6663677C" w14:textId="77777777" w:rsidR="009B29A7" w:rsidRPr="001058B5" w:rsidRDefault="009B29A7" w:rsidP="006F7931">
      <w:pPr>
        <w:pStyle w:val="ListParagraph"/>
        <w:numPr>
          <w:ilvl w:val="2"/>
          <w:numId w:val="137"/>
        </w:numPr>
        <w:tabs>
          <w:tab w:val="left" w:pos="2740"/>
        </w:tabs>
        <w:spacing w:before="118" w:line="228" w:lineRule="auto"/>
        <w:ind w:left="2740" w:right="1677"/>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Pr>
          <w:rFonts w:ascii="Arial" w:hAnsi="Arial" w:cs="Arial"/>
          <w:sz w:val="20"/>
        </w:rPr>
        <w:t>để biết thêm thông tin chi tiết về</w:t>
      </w:r>
      <w:r w:rsidRPr="001058B5">
        <w:rPr>
          <w:rFonts w:ascii="Arial" w:hAnsi="Arial" w:cs="Arial"/>
          <w:spacing w:val="-11"/>
          <w:sz w:val="20"/>
        </w:rPr>
        <w:t xml:space="preserve"> </w:t>
      </w:r>
      <w:r w:rsidRPr="001058B5">
        <w:rPr>
          <w:rFonts w:ascii="Arial" w:hAnsi="Arial" w:cs="Arial"/>
          <w:sz w:val="20"/>
        </w:rPr>
        <w:t>DBA_ AUDIT_MGMT-related</w:t>
      </w:r>
      <w:r w:rsidRPr="001058B5">
        <w:rPr>
          <w:rFonts w:ascii="Arial" w:hAnsi="Arial" w:cs="Arial"/>
          <w:spacing w:val="-4"/>
          <w:sz w:val="20"/>
        </w:rPr>
        <w:t xml:space="preserve"> </w:t>
      </w:r>
      <w:r w:rsidRPr="001058B5">
        <w:rPr>
          <w:rFonts w:ascii="Arial" w:hAnsi="Arial" w:cs="Arial"/>
          <w:sz w:val="20"/>
        </w:rPr>
        <w:t>views</w:t>
      </w:r>
    </w:p>
    <w:p w14:paraId="0E85FADC" w14:textId="77777777" w:rsidR="009B29A7" w:rsidRPr="001058B5" w:rsidRDefault="009B29A7" w:rsidP="009B29A7">
      <w:pPr>
        <w:pStyle w:val="BodyText"/>
        <w:spacing w:before="10"/>
        <w:rPr>
          <w:rFonts w:ascii="Arial" w:hAnsi="Arial" w:cs="Arial"/>
        </w:rPr>
      </w:pPr>
    </w:p>
    <w:p w14:paraId="44F5723C" w14:textId="77777777" w:rsidR="009B29A7" w:rsidRPr="001058B5" w:rsidRDefault="009B29A7" w:rsidP="009B29A7">
      <w:pPr>
        <w:pStyle w:val="Heading4"/>
        <w:ind w:left="100"/>
      </w:pPr>
      <w:bookmarkStart w:id="1868" w:name="Selecting_an_Audit_Trail_Purge_Method"/>
      <w:bookmarkStart w:id="1869" w:name="_bookmark2047"/>
      <w:bookmarkEnd w:id="1868"/>
      <w:bookmarkEnd w:id="1869"/>
      <w:r>
        <w:t>Chọn 1</w:t>
      </w:r>
      <w:r w:rsidRPr="001058B5">
        <w:t xml:space="preserve"> Audit Trail Purge </w:t>
      </w:r>
      <w:bookmarkStart w:id="1870" w:name="_bookmark2048"/>
      <w:bookmarkEnd w:id="1870"/>
      <w:r w:rsidRPr="001058B5">
        <w:t>Method</w:t>
      </w:r>
    </w:p>
    <w:p w14:paraId="172C3700" w14:textId="77777777" w:rsidR="009B29A7" w:rsidRPr="001058B5" w:rsidRDefault="008D1AB8" w:rsidP="009B29A7">
      <w:pPr>
        <w:pStyle w:val="BodyText"/>
        <w:spacing w:before="75"/>
        <w:ind w:left="1660"/>
        <w:rPr>
          <w:rFonts w:ascii="Arial" w:hAnsi="Arial" w:cs="Arial"/>
        </w:rPr>
        <w:sectPr w:rsidR="009B29A7" w:rsidRPr="001058B5">
          <w:pgSz w:w="12240" w:h="15840"/>
          <w:pgMar w:top="840" w:right="1060" w:bottom="860" w:left="1100" w:header="549" w:footer="663" w:gutter="0"/>
          <w:cols w:space="720"/>
        </w:sectPr>
      </w:pPr>
      <w:hyperlink w:anchor="_bookmark2050" w:history="1">
        <w:r w:rsidR="009B29A7">
          <w:rPr>
            <w:rFonts w:ascii="Arial" w:hAnsi="Arial" w:cs="Arial"/>
            <w:color w:val="0000CC"/>
          </w:rPr>
          <w:t>Bảng</w:t>
        </w:r>
        <w:r w:rsidR="009B29A7" w:rsidRPr="001058B5">
          <w:rPr>
            <w:rFonts w:ascii="Arial" w:hAnsi="Arial" w:cs="Arial"/>
            <w:color w:val="0000CC"/>
          </w:rPr>
          <w:t xml:space="preserve"> 9–6 </w:t>
        </w:r>
      </w:hyperlink>
      <w:r w:rsidR="009B29A7" w:rsidRPr="00021C65">
        <w:rPr>
          <w:lang w:val="vi-VN"/>
        </w:rPr>
        <w:t xml:space="preserve"> </w:t>
      </w:r>
      <w:r w:rsidR="009B29A7" w:rsidRPr="00021C65">
        <w:rPr>
          <w:rFonts w:ascii="Arial" w:hAnsi="Arial" w:cs="Arial"/>
          <w:lang w:val="vi-VN"/>
        </w:rPr>
        <w:t>cung cấp lộ trình để chọn phương pháp thanh toán đường mòn kiểm toán.</w:t>
      </w:r>
    </w:p>
    <w:p w14:paraId="1646AE41" w14:textId="77777777" w:rsidR="009B29A7" w:rsidRPr="001058B5" w:rsidRDefault="009B29A7" w:rsidP="009B29A7">
      <w:pPr>
        <w:pStyle w:val="BodyText"/>
        <w:rPr>
          <w:rFonts w:ascii="Arial" w:hAnsi="Arial" w:cs="Arial"/>
        </w:rPr>
      </w:pPr>
    </w:p>
    <w:p w14:paraId="3097B062" w14:textId="77777777" w:rsidR="009B29A7" w:rsidRPr="001058B5" w:rsidRDefault="009B29A7" w:rsidP="009B29A7">
      <w:pPr>
        <w:pStyle w:val="BodyText"/>
        <w:spacing w:before="1"/>
        <w:rPr>
          <w:rFonts w:ascii="Arial" w:hAnsi="Arial" w:cs="Arial"/>
        </w:rPr>
      </w:pPr>
    </w:p>
    <w:p w14:paraId="46565EFE" w14:textId="77777777" w:rsidR="009B29A7" w:rsidRPr="001058B5" w:rsidRDefault="009B29A7" w:rsidP="009B29A7">
      <w:pPr>
        <w:tabs>
          <w:tab w:val="left" w:pos="1733"/>
        </w:tabs>
        <w:ind w:left="700"/>
        <w:rPr>
          <w:rFonts w:ascii="Arial" w:hAnsi="Arial" w:cs="Arial"/>
          <w:b/>
          <w:i/>
          <w:sz w:val="18"/>
        </w:rPr>
      </w:pPr>
      <w:bookmarkStart w:id="1871" w:name="_bookmark2049"/>
      <w:bookmarkStart w:id="1872" w:name="_bookmark2050"/>
      <w:bookmarkEnd w:id="1871"/>
      <w:bookmarkEnd w:id="187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9–6</w:t>
      </w:r>
      <w:r w:rsidRPr="001058B5">
        <w:rPr>
          <w:rFonts w:ascii="Arial" w:hAnsi="Arial" w:cs="Arial"/>
          <w:b/>
          <w:i/>
          <w:sz w:val="18"/>
        </w:rPr>
        <w:tab/>
        <w:t xml:space="preserve">Selecting an Audit </w:t>
      </w:r>
      <w:r w:rsidRPr="001058B5">
        <w:rPr>
          <w:rFonts w:ascii="Arial" w:hAnsi="Arial" w:cs="Arial"/>
          <w:b/>
          <w:i/>
          <w:spacing w:val="-4"/>
          <w:sz w:val="18"/>
        </w:rPr>
        <w:t xml:space="preserve">Trail </w:t>
      </w:r>
      <w:r w:rsidRPr="001058B5">
        <w:rPr>
          <w:rFonts w:ascii="Arial" w:hAnsi="Arial" w:cs="Arial"/>
          <w:b/>
          <w:i/>
          <w:sz w:val="18"/>
        </w:rPr>
        <w:t>Purge Method</w:t>
      </w:r>
    </w:p>
    <w:p w14:paraId="7A87035F" w14:textId="77777777" w:rsidR="009B29A7" w:rsidRPr="001058B5" w:rsidRDefault="009B29A7" w:rsidP="009B29A7">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9B29A7" w:rsidRPr="001058B5" w14:paraId="32A0F1B3" w14:textId="77777777" w:rsidTr="00B55B3B">
        <w:trPr>
          <w:trHeight w:val="312"/>
        </w:trPr>
        <w:tc>
          <w:tcPr>
            <w:tcW w:w="3107" w:type="dxa"/>
            <w:tcBorders>
              <w:top w:val="single" w:sz="18" w:space="0" w:color="000000"/>
              <w:bottom w:val="single" w:sz="4" w:space="0" w:color="000000"/>
            </w:tcBorders>
          </w:tcPr>
          <w:p w14:paraId="28995032" w14:textId="77777777" w:rsidR="009B29A7" w:rsidRPr="001058B5" w:rsidRDefault="009B29A7" w:rsidP="00B55B3B">
            <w:pPr>
              <w:pStyle w:val="TableParagraph"/>
              <w:spacing w:before="29"/>
              <w:rPr>
                <w:rFonts w:ascii="Arial" w:hAnsi="Arial" w:cs="Arial"/>
                <w:b/>
                <w:sz w:val="18"/>
              </w:rPr>
            </w:pPr>
            <w:r w:rsidRPr="001058B5">
              <w:rPr>
                <w:rFonts w:ascii="Arial" w:hAnsi="Arial" w:cs="Arial"/>
                <w:b/>
                <w:sz w:val="18"/>
              </w:rPr>
              <w:t>What Do You Want to Purge?</w:t>
            </w:r>
          </w:p>
        </w:tc>
        <w:tc>
          <w:tcPr>
            <w:tcW w:w="6148" w:type="dxa"/>
            <w:tcBorders>
              <w:top w:val="single" w:sz="18" w:space="0" w:color="000000"/>
              <w:bottom w:val="single" w:sz="4" w:space="0" w:color="000000"/>
            </w:tcBorders>
          </w:tcPr>
          <w:p w14:paraId="1CA64B3C" w14:textId="77777777" w:rsidR="009B29A7" w:rsidRPr="001058B5" w:rsidRDefault="009B29A7" w:rsidP="00B55B3B">
            <w:pPr>
              <w:pStyle w:val="TableParagraph"/>
              <w:spacing w:before="29"/>
              <w:ind w:left="86"/>
              <w:rPr>
                <w:rFonts w:ascii="Arial" w:hAnsi="Arial" w:cs="Arial"/>
                <w:b/>
                <w:sz w:val="18"/>
              </w:rPr>
            </w:pPr>
            <w:r w:rsidRPr="001058B5">
              <w:rPr>
                <w:rFonts w:ascii="Arial" w:hAnsi="Arial" w:cs="Arial"/>
                <w:b/>
                <w:sz w:val="18"/>
              </w:rPr>
              <w:t>About This Type of Purge Method</w:t>
            </w:r>
          </w:p>
        </w:tc>
      </w:tr>
      <w:tr w:rsidR="009B29A7" w:rsidRPr="001058B5" w14:paraId="55126B67" w14:textId="77777777" w:rsidTr="00B55B3B">
        <w:trPr>
          <w:trHeight w:val="3332"/>
        </w:trPr>
        <w:tc>
          <w:tcPr>
            <w:tcW w:w="3107" w:type="dxa"/>
            <w:tcBorders>
              <w:top w:val="single" w:sz="4" w:space="0" w:color="000000"/>
              <w:bottom w:val="single" w:sz="2" w:space="0" w:color="000000"/>
            </w:tcBorders>
          </w:tcPr>
          <w:p w14:paraId="63651CA4" w14:textId="77777777" w:rsidR="009B29A7" w:rsidRPr="00021C65" w:rsidRDefault="009B29A7" w:rsidP="00B55B3B">
            <w:pPr>
              <w:pStyle w:val="TableParagraph"/>
              <w:spacing w:before="60" w:line="213" w:lineRule="auto"/>
              <w:rPr>
                <w:rFonts w:ascii="Arial" w:hAnsi="Arial" w:cs="Arial"/>
                <w:sz w:val="20"/>
              </w:rPr>
            </w:pPr>
            <w:r w:rsidRPr="00021C65">
              <w:rPr>
                <w:rFonts w:ascii="Arial" w:hAnsi="Arial" w:cs="Arial"/>
                <w:sz w:val="20"/>
                <w:lang w:val="vi-VN"/>
              </w:rPr>
              <w:t>Tất cả hồ sơ kiểm toán hoặc hồ sơ kiểm toán được tạo trước dấu thời gian được chỉ định, trên cơ sở thường xuyên được lên lịch</w:t>
            </w:r>
          </w:p>
        </w:tc>
        <w:tc>
          <w:tcPr>
            <w:tcW w:w="6148" w:type="dxa"/>
            <w:tcBorders>
              <w:top w:val="single" w:sz="4" w:space="0" w:color="000000"/>
              <w:bottom w:val="single" w:sz="2" w:space="0" w:color="000000"/>
            </w:tcBorders>
          </w:tcPr>
          <w:p w14:paraId="3908BDC2" w14:textId="77777777" w:rsidR="009B29A7" w:rsidRPr="00021C65" w:rsidRDefault="009B29A7" w:rsidP="00B55B3B">
            <w:pPr>
              <w:pStyle w:val="TableParagraph"/>
              <w:spacing w:before="59" w:line="216" w:lineRule="auto"/>
              <w:ind w:left="86" w:right="97"/>
              <w:rPr>
                <w:rFonts w:ascii="Arial" w:hAnsi="Arial" w:cs="Arial"/>
                <w:sz w:val="16"/>
              </w:rPr>
            </w:pPr>
            <w:r w:rsidRPr="00021C65">
              <w:rPr>
                <w:rFonts w:ascii="Arial" w:hAnsi="Arial" w:cs="Arial"/>
                <w:sz w:val="20"/>
                <w:lang w:val="vi-VN"/>
              </w:rPr>
              <w:t>Bạn có thể lên lịch một hoạt động thanh lọc để xảy ra một thời điểm cụ thể. Ví dụ: bạn có thể lên lịch cho mỗi Thứ Bảy lúc 2 giờ sáng</w:t>
            </w:r>
            <w:r w:rsidRPr="00021C65">
              <w:rPr>
                <w:rFonts w:ascii="Arial" w:hAnsi="Arial" w:cs="Arial"/>
                <w:sz w:val="16"/>
              </w:rPr>
              <w:t>.</w:t>
            </w:r>
          </w:p>
          <w:p w14:paraId="1F6490D2" w14:textId="77777777" w:rsidR="009B29A7" w:rsidRPr="001058B5" w:rsidRDefault="009B29A7" w:rsidP="00B55B3B">
            <w:pPr>
              <w:pStyle w:val="TableParagraph"/>
              <w:spacing w:before="84"/>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0149DDB" w14:textId="77777777" w:rsidR="009B29A7" w:rsidRPr="00116AAD" w:rsidRDefault="009B29A7" w:rsidP="00B55B3B">
            <w:pPr>
              <w:pStyle w:val="TableParagraph"/>
              <w:numPr>
                <w:ilvl w:val="0"/>
                <w:numId w:val="31"/>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61F8C508" w14:textId="77777777" w:rsidR="009B29A7" w:rsidRPr="001058B5" w:rsidRDefault="009B29A7" w:rsidP="00B55B3B">
            <w:pPr>
              <w:pStyle w:val="TableParagraph"/>
              <w:numPr>
                <w:ilvl w:val="0"/>
                <w:numId w:val="31"/>
              </w:numPr>
              <w:tabs>
                <w:tab w:val="left" w:pos="446"/>
                <w:tab w:val="left" w:pos="447"/>
              </w:tabs>
              <w:spacing w:before="81"/>
              <w:rPr>
                <w:rFonts w:ascii="Arial" w:hAnsi="Arial" w:cs="Arial"/>
                <w:sz w:val="18"/>
              </w:rPr>
            </w:pPr>
            <w:r w:rsidRPr="00021C65">
              <w:rPr>
                <w:rStyle w:val="shorttext"/>
                <w:rFonts w:ascii="Arial" w:hAnsi="Arial" w:cs="Arial"/>
                <w:sz w:val="20"/>
                <w:lang w:val="vi-VN"/>
              </w:rPr>
              <w:t>Lập kế hoạch một dấu thời gian và chiến lược lưu trữ</w:t>
            </w:r>
            <w:r w:rsidRPr="001058B5">
              <w:rPr>
                <w:rFonts w:ascii="Arial" w:hAnsi="Arial" w:cs="Arial"/>
                <w:spacing w:val="-3"/>
                <w:sz w:val="18"/>
              </w:rPr>
              <w:t>.</w:t>
            </w:r>
          </w:p>
          <w:p w14:paraId="1FABA218"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16"/>
              </w:rPr>
            </w:pPr>
            <w:r w:rsidRPr="00021C65">
              <w:rPr>
                <w:rStyle w:val="shorttext"/>
                <w:rFonts w:ascii="Arial" w:hAnsi="Arial" w:cs="Arial"/>
                <w:sz w:val="20"/>
                <w:lang w:val="vi-VN"/>
              </w:rPr>
              <w:t>Khởi tạo hoạt động dọn dẹp đường mòn kiểm toán.</w:t>
            </w:r>
          </w:p>
          <w:p w14:paraId="1676328F" w14:textId="77777777" w:rsidR="009B29A7" w:rsidRPr="00021C65" w:rsidRDefault="009B29A7" w:rsidP="00B55B3B">
            <w:pPr>
              <w:pStyle w:val="TableParagraph"/>
              <w:numPr>
                <w:ilvl w:val="0"/>
                <w:numId w:val="31"/>
              </w:numPr>
              <w:tabs>
                <w:tab w:val="left" w:pos="446"/>
                <w:tab w:val="left" w:pos="447"/>
              </w:tabs>
              <w:spacing w:before="77"/>
              <w:rPr>
                <w:rFonts w:ascii="Arial" w:hAnsi="Arial" w:cs="Arial"/>
                <w:sz w:val="16"/>
              </w:rPr>
            </w:pPr>
            <w:r w:rsidRPr="00021C65">
              <w:rPr>
                <w:rStyle w:val="shorttext"/>
                <w:rFonts w:ascii="Arial" w:hAnsi="Arial" w:cs="Arial"/>
                <w:sz w:val="20"/>
                <w:lang w:val="vi-VN"/>
              </w:rPr>
              <w:t>Đặt dấu thời gian lưu trữ cho các bản ghi kiểm toán.</w:t>
            </w:r>
          </w:p>
          <w:p w14:paraId="4F7E687F"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Style w:val="shorttext"/>
                <w:rFonts w:ascii="Arial" w:hAnsi="Arial" w:cs="Arial"/>
                <w:sz w:val="20"/>
                <w:szCs w:val="20"/>
                <w:lang w:val="vi-VN"/>
              </w:rPr>
              <w:t>Tạo và lên lịch công việc thanh lọc</w:t>
            </w:r>
            <w:r w:rsidRPr="00021C65">
              <w:rPr>
                <w:rFonts w:ascii="Arial" w:hAnsi="Arial" w:cs="Arial"/>
                <w:sz w:val="20"/>
                <w:szCs w:val="20"/>
              </w:rPr>
              <w:t>.</w:t>
            </w:r>
          </w:p>
          <w:p w14:paraId="3F7BB417"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Fonts w:ascii="Arial" w:hAnsi="Arial" w:cs="Arial"/>
                <w:sz w:val="20"/>
                <w:szCs w:val="20"/>
                <w:lang w:val="vi-VN"/>
              </w:rPr>
              <w:t>Tùy chọn, định cấu hình đường mòn kiểm tra sẽ bị xóa theo lô</w:t>
            </w:r>
            <w:r w:rsidRPr="00021C65">
              <w:rPr>
                <w:rFonts w:ascii="Arial" w:hAnsi="Arial" w:cs="Arial"/>
                <w:sz w:val="20"/>
                <w:szCs w:val="20"/>
              </w:rPr>
              <w:t>.</w:t>
            </w:r>
          </w:p>
          <w:p w14:paraId="07B8BC09" w14:textId="77777777" w:rsidR="009B29A7" w:rsidRPr="001058B5" w:rsidRDefault="009B29A7" w:rsidP="00B55B3B">
            <w:pPr>
              <w:pStyle w:val="TableParagraph"/>
              <w:spacing w:before="96" w:line="213" w:lineRule="auto"/>
              <w:ind w:left="86" w:right="97"/>
              <w:rPr>
                <w:rFonts w:ascii="Arial" w:hAnsi="Arial" w:cs="Arial"/>
                <w:sz w:val="18"/>
              </w:rPr>
            </w:pPr>
            <w:r>
              <w:rPr>
                <w:rFonts w:ascii="Arial" w:hAnsi="Arial" w:cs="Arial"/>
                <w:sz w:val="18"/>
              </w:rPr>
              <w:t>Xem thêm</w:t>
            </w:r>
            <w:r w:rsidRPr="001058B5">
              <w:rPr>
                <w:rFonts w:ascii="Arial" w:hAnsi="Arial" w:cs="Arial"/>
                <w:sz w:val="18"/>
              </w:rPr>
              <w:t xml:space="preserve"> </w:t>
            </w:r>
            <w:hyperlink w:anchor="_bookmark2051" w:history="1">
              <w:r w:rsidRPr="001058B5">
                <w:rPr>
                  <w:rFonts w:ascii="Arial" w:hAnsi="Arial" w:cs="Arial"/>
                  <w:color w:val="0000CC"/>
                  <w:sz w:val="18"/>
                </w:rPr>
                <w:t xml:space="preserve">"Scheduling an Automatic Purge Job for the Audit Trail" </w:t>
              </w:r>
              <w:r>
                <w:rPr>
                  <w:rFonts w:ascii="Arial" w:hAnsi="Arial" w:cs="Arial"/>
                  <w:sz w:val="18"/>
                </w:rPr>
                <w:t>trang</w:t>
              </w:r>
              <w:r w:rsidRPr="001058B5">
                <w:rPr>
                  <w:rFonts w:ascii="Arial" w:hAnsi="Arial" w:cs="Arial"/>
                  <w:sz w:val="18"/>
                </w:rPr>
                <w:t xml:space="preserve"> 9-67</w:t>
              </w:r>
            </w:hyperlink>
            <w:r>
              <w:rPr>
                <w:rFonts w:ascii="Arial" w:hAnsi="Arial" w:cs="Arial"/>
                <w:sz w:val="18"/>
              </w:rPr>
              <w:t xml:space="preserve"> để biết thêm chi tiết</w:t>
            </w:r>
          </w:p>
        </w:tc>
      </w:tr>
      <w:tr w:rsidR="009B29A7" w:rsidRPr="001058B5" w14:paraId="247C3BF5" w14:textId="77777777" w:rsidTr="00B55B3B">
        <w:trPr>
          <w:trHeight w:val="3135"/>
        </w:trPr>
        <w:tc>
          <w:tcPr>
            <w:tcW w:w="3107" w:type="dxa"/>
            <w:tcBorders>
              <w:top w:val="single" w:sz="2" w:space="0" w:color="000000"/>
              <w:bottom w:val="single" w:sz="2" w:space="0" w:color="000000"/>
            </w:tcBorders>
          </w:tcPr>
          <w:p w14:paraId="3EAF28DB" w14:textId="77777777" w:rsidR="009B29A7" w:rsidRPr="00116AAD" w:rsidRDefault="009B29A7" w:rsidP="00B55B3B">
            <w:pPr>
              <w:pStyle w:val="TableParagraph"/>
              <w:spacing w:before="64" w:line="213" w:lineRule="auto"/>
              <w:rPr>
                <w:rFonts w:ascii="Arial" w:hAnsi="Arial" w:cs="Arial"/>
                <w:sz w:val="18"/>
              </w:rPr>
            </w:pPr>
            <w:r w:rsidRPr="00116AAD">
              <w:rPr>
                <w:rFonts w:ascii="Arial" w:hAnsi="Arial" w:cs="Arial"/>
                <w:sz w:val="20"/>
                <w:lang w:val="vi-VN"/>
              </w:rPr>
              <w:t>Tất cả hồ sơ kiểm toán hoặc bản ghi đã được tạo trước dấu thời gian được chỉ định, khi bạn muốn</w:t>
            </w:r>
          </w:p>
        </w:tc>
        <w:tc>
          <w:tcPr>
            <w:tcW w:w="6148" w:type="dxa"/>
            <w:tcBorders>
              <w:top w:val="single" w:sz="2" w:space="0" w:color="000000"/>
              <w:bottom w:val="single" w:sz="2" w:space="0" w:color="000000"/>
            </w:tcBorders>
          </w:tcPr>
          <w:p w14:paraId="60BF3C9D" w14:textId="77777777" w:rsidR="009B29A7" w:rsidRPr="00116AAD" w:rsidRDefault="009B29A7" w:rsidP="00B55B3B">
            <w:pPr>
              <w:pStyle w:val="TableParagraph"/>
              <w:spacing w:before="64" w:line="213" w:lineRule="auto"/>
              <w:ind w:left="86"/>
              <w:rPr>
                <w:rFonts w:ascii="Arial" w:hAnsi="Arial" w:cs="Arial"/>
                <w:sz w:val="20"/>
                <w:szCs w:val="20"/>
              </w:rPr>
            </w:pPr>
            <w:r w:rsidRPr="00116AAD">
              <w:rPr>
                <w:rFonts w:ascii="Arial" w:hAnsi="Arial" w:cs="Arial"/>
                <w:sz w:val="20"/>
                <w:szCs w:val="20"/>
                <w:lang w:val="vi-VN"/>
              </w:rPr>
              <w:t>Bạn có thể thanh lọc thủ công các hồ sơ kiểm toán ngay lập tức trong một hoạt động một lần, thay vì tạo lịch trình thanh lọc</w:t>
            </w:r>
            <w:r w:rsidRPr="00116AAD">
              <w:rPr>
                <w:rFonts w:ascii="Arial" w:hAnsi="Arial" w:cs="Arial"/>
                <w:sz w:val="20"/>
                <w:szCs w:val="20"/>
              </w:rPr>
              <w:t>.</w:t>
            </w:r>
          </w:p>
          <w:p w14:paraId="238531D2" w14:textId="77777777" w:rsidR="009B29A7" w:rsidRPr="001058B5" w:rsidRDefault="009B29A7" w:rsidP="00B55B3B">
            <w:pPr>
              <w:pStyle w:val="TableParagraph"/>
              <w:spacing w:before="86"/>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47D51683" w14:textId="77777777" w:rsidR="009B29A7" w:rsidRPr="00116AAD" w:rsidRDefault="009B29A7" w:rsidP="00B55B3B">
            <w:pPr>
              <w:pStyle w:val="TableParagraph"/>
              <w:numPr>
                <w:ilvl w:val="0"/>
                <w:numId w:val="30"/>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hãy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54CD7588" w14:textId="77777777" w:rsidR="009B29A7" w:rsidRPr="00116AAD" w:rsidRDefault="009B29A7" w:rsidP="00B55B3B">
            <w:pPr>
              <w:pStyle w:val="TableParagraph"/>
              <w:numPr>
                <w:ilvl w:val="0"/>
                <w:numId w:val="30"/>
              </w:numPr>
              <w:tabs>
                <w:tab w:val="left" w:pos="446"/>
                <w:tab w:val="left" w:pos="447"/>
              </w:tabs>
              <w:spacing w:before="81"/>
              <w:rPr>
                <w:rFonts w:ascii="Arial" w:hAnsi="Arial" w:cs="Arial"/>
                <w:sz w:val="20"/>
                <w:szCs w:val="20"/>
              </w:rPr>
            </w:pPr>
            <w:r w:rsidRPr="00116AAD">
              <w:rPr>
                <w:rStyle w:val="shorttext"/>
                <w:rFonts w:ascii="Arial" w:hAnsi="Arial" w:cs="Arial"/>
                <w:sz w:val="20"/>
                <w:szCs w:val="20"/>
                <w:lang w:val="vi-VN"/>
              </w:rPr>
              <w:t>Lập kế hoạch một dấu thời gian và chiến lược lưu trữ</w:t>
            </w:r>
            <w:r w:rsidRPr="00116AAD">
              <w:rPr>
                <w:rFonts w:ascii="Arial" w:hAnsi="Arial" w:cs="Arial"/>
                <w:spacing w:val="-3"/>
                <w:sz w:val="20"/>
                <w:szCs w:val="20"/>
              </w:rPr>
              <w:t>.</w:t>
            </w:r>
          </w:p>
          <w:p w14:paraId="6922C95B"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Khởi tạo hoạt động dọn dẹp đường mòn kiểm toán</w:t>
            </w:r>
            <w:r w:rsidRPr="00116AAD">
              <w:rPr>
                <w:rFonts w:ascii="Arial" w:hAnsi="Arial" w:cs="Arial"/>
                <w:sz w:val="16"/>
              </w:rPr>
              <w:t>.</w:t>
            </w:r>
          </w:p>
          <w:p w14:paraId="769397EC" w14:textId="77777777" w:rsidR="009B29A7" w:rsidRPr="00116AAD" w:rsidRDefault="009B29A7" w:rsidP="00B55B3B">
            <w:pPr>
              <w:pStyle w:val="TableParagraph"/>
              <w:numPr>
                <w:ilvl w:val="0"/>
                <w:numId w:val="30"/>
              </w:numPr>
              <w:tabs>
                <w:tab w:val="left" w:pos="446"/>
                <w:tab w:val="left" w:pos="447"/>
              </w:tabs>
              <w:spacing w:before="77"/>
              <w:rPr>
                <w:rFonts w:ascii="Arial" w:hAnsi="Arial" w:cs="Arial"/>
                <w:sz w:val="16"/>
              </w:rPr>
            </w:pPr>
            <w:r w:rsidRPr="00116AAD">
              <w:rPr>
                <w:rStyle w:val="shorttext"/>
                <w:rFonts w:ascii="Arial" w:hAnsi="Arial" w:cs="Arial"/>
                <w:sz w:val="20"/>
                <w:lang w:val="vi-VN"/>
              </w:rPr>
              <w:t>Đặt dấu thời gian lưu trữ cho các bản ghi kiểm toán</w:t>
            </w:r>
            <w:r w:rsidRPr="00116AAD">
              <w:rPr>
                <w:rFonts w:ascii="Arial" w:hAnsi="Arial" w:cs="Arial"/>
                <w:sz w:val="16"/>
              </w:rPr>
              <w:t>.</w:t>
            </w:r>
          </w:p>
          <w:p w14:paraId="17384035"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Fonts w:ascii="Arial" w:hAnsi="Arial" w:cs="Arial"/>
                <w:sz w:val="20"/>
                <w:lang w:val="vi-VN"/>
              </w:rPr>
              <w:t>Tùy chọn, cấu hình đường mòn kiểm toán sẽ bị xóa theo lô.</w:t>
            </w:r>
            <w:r w:rsidRPr="00116AAD">
              <w:rPr>
                <w:rFonts w:ascii="Arial" w:hAnsi="Arial" w:cs="Arial"/>
                <w:sz w:val="16"/>
              </w:rPr>
              <w:t>.</w:t>
            </w:r>
          </w:p>
          <w:p w14:paraId="6403F450"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Chạy hoạt động thanh lọc.</w:t>
            </w:r>
            <w:r w:rsidRPr="00116AAD">
              <w:rPr>
                <w:rFonts w:ascii="Arial" w:hAnsi="Arial" w:cs="Arial"/>
                <w:sz w:val="16"/>
              </w:rPr>
              <w:t>.</w:t>
            </w:r>
          </w:p>
          <w:p w14:paraId="06C090B6" w14:textId="77777777" w:rsidR="009B29A7" w:rsidRPr="001058B5" w:rsidRDefault="009B29A7" w:rsidP="00B55B3B">
            <w:pPr>
              <w:pStyle w:val="TableParagraph"/>
              <w:spacing w:before="77"/>
              <w:ind w:left="86"/>
              <w:rPr>
                <w:rFonts w:ascii="Arial" w:hAnsi="Arial" w:cs="Arial"/>
                <w:sz w:val="18"/>
              </w:rPr>
            </w:pPr>
            <w:r w:rsidRPr="001058B5">
              <w:rPr>
                <w:rFonts w:ascii="Arial" w:hAnsi="Arial" w:cs="Arial"/>
                <w:sz w:val="18"/>
              </w:rPr>
              <w:t xml:space="preserve">See </w:t>
            </w:r>
            <w:hyperlink w:anchor="_bookmark2069" w:history="1">
              <w:r w:rsidRPr="001058B5">
                <w:rPr>
                  <w:rFonts w:ascii="Arial" w:hAnsi="Arial" w:cs="Arial"/>
                  <w:color w:val="0000CC"/>
                  <w:sz w:val="18"/>
                </w:rPr>
                <w:t xml:space="preserve">"Manually Purging the Audit Trail" </w:t>
              </w:r>
              <w:r w:rsidRPr="001058B5">
                <w:rPr>
                  <w:rFonts w:ascii="Arial" w:hAnsi="Arial" w:cs="Arial"/>
                  <w:sz w:val="18"/>
                </w:rPr>
                <w:t xml:space="preserve">on page 9-72 </w:t>
              </w:r>
            </w:hyperlink>
            <w:r w:rsidRPr="001058B5">
              <w:rPr>
                <w:rFonts w:ascii="Arial" w:hAnsi="Arial" w:cs="Arial"/>
                <w:sz w:val="18"/>
              </w:rPr>
              <w:t>for more information.</w:t>
            </w:r>
          </w:p>
        </w:tc>
      </w:tr>
      <w:tr w:rsidR="009B29A7" w:rsidRPr="001058B5" w14:paraId="6A19EDD0" w14:textId="77777777" w:rsidTr="00B55B3B">
        <w:trPr>
          <w:trHeight w:val="2832"/>
        </w:trPr>
        <w:tc>
          <w:tcPr>
            <w:tcW w:w="3107" w:type="dxa"/>
            <w:tcBorders>
              <w:top w:val="single" w:sz="2" w:space="0" w:color="000000"/>
              <w:bottom w:val="single" w:sz="4" w:space="0" w:color="000000"/>
            </w:tcBorders>
          </w:tcPr>
          <w:p w14:paraId="4D14F56D" w14:textId="77777777" w:rsidR="009B29A7" w:rsidRPr="00116AAD" w:rsidRDefault="009B29A7" w:rsidP="00B55B3B">
            <w:pPr>
              <w:pStyle w:val="TableParagraph"/>
              <w:spacing w:before="61" w:line="216" w:lineRule="auto"/>
              <w:rPr>
                <w:rFonts w:ascii="Arial" w:hAnsi="Arial" w:cs="Arial"/>
                <w:sz w:val="18"/>
              </w:rPr>
            </w:pPr>
            <w:r w:rsidRPr="00116AAD">
              <w:rPr>
                <w:rFonts w:ascii="Arial" w:hAnsi="Arial" w:cs="Arial"/>
                <w:sz w:val="20"/>
                <w:lang w:val="vi-VN"/>
              </w:rPr>
              <w:t>Chỉ là một tập con của các hồ sơ kiểm toán từ đường dẫn kiểm toán cơ sở dữ liệu</w:t>
            </w:r>
          </w:p>
        </w:tc>
        <w:tc>
          <w:tcPr>
            <w:tcW w:w="6148" w:type="dxa"/>
            <w:tcBorders>
              <w:top w:val="single" w:sz="2" w:space="0" w:color="000000"/>
              <w:bottom w:val="single" w:sz="4" w:space="0" w:color="000000"/>
            </w:tcBorders>
          </w:tcPr>
          <w:p w14:paraId="3818451E" w14:textId="77777777" w:rsidR="009B29A7" w:rsidRPr="00116AAD" w:rsidRDefault="009B29A7" w:rsidP="00B55B3B">
            <w:pPr>
              <w:pStyle w:val="TableParagraph"/>
              <w:spacing w:before="61" w:line="216" w:lineRule="auto"/>
              <w:ind w:left="86" w:right="367"/>
              <w:jc w:val="both"/>
              <w:rPr>
                <w:rFonts w:ascii="Arial" w:hAnsi="Arial" w:cs="Arial"/>
                <w:sz w:val="20"/>
                <w:szCs w:val="20"/>
              </w:rPr>
            </w:pPr>
            <w:r w:rsidRPr="00116AAD">
              <w:rPr>
                <w:rFonts w:ascii="Arial" w:hAnsi="Arial" w:cs="Arial"/>
                <w:sz w:val="20"/>
                <w:szCs w:val="20"/>
                <w:lang w:val="vi-VN"/>
              </w:rPr>
              <w:t>Bạn có thể tự thanh lọc chỉ là một tập con của các hồ sơ kiểm toán. Ví dụ: bạn có thể xóa tất cả hồ sơ kiểm toán đã được tạo từ ngày 14 tháng 5 năm 2010 đến ngày 14 tháng 6 năm 2010</w:t>
            </w:r>
            <w:r w:rsidRPr="00116AAD">
              <w:rPr>
                <w:rFonts w:ascii="Arial" w:hAnsi="Arial" w:cs="Arial"/>
                <w:sz w:val="20"/>
                <w:szCs w:val="20"/>
              </w:rPr>
              <w:t>.</w:t>
            </w:r>
          </w:p>
          <w:p w14:paraId="162066AB" w14:textId="77777777" w:rsidR="009B29A7" w:rsidRPr="001058B5" w:rsidRDefault="009B29A7" w:rsidP="00B55B3B">
            <w:pPr>
              <w:pStyle w:val="TableParagraph"/>
              <w:spacing w:before="83"/>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40F6EA2" w14:textId="77777777" w:rsidR="009B29A7" w:rsidRPr="00116AAD" w:rsidRDefault="009B29A7" w:rsidP="00B55B3B">
            <w:pPr>
              <w:pStyle w:val="TableParagraph"/>
              <w:numPr>
                <w:ilvl w:val="0"/>
                <w:numId w:val="29"/>
              </w:numPr>
              <w:tabs>
                <w:tab w:val="left" w:pos="446"/>
                <w:tab w:val="left" w:pos="447"/>
              </w:tabs>
              <w:spacing w:before="99" w:line="213"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0F1425C1" w14:textId="77777777" w:rsidR="009B29A7"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Style w:val="shorttext"/>
                <w:rFonts w:ascii="Arial" w:hAnsi="Arial" w:cs="Arial"/>
                <w:sz w:val="20"/>
                <w:szCs w:val="20"/>
                <w:lang w:val="vi-VN"/>
              </w:rPr>
              <w:t>Lưu trữ các hồ sơ kiểm toán bạn muốn thanh lọc</w:t>
            </w:r>
            <w:r w:rsidRPr="00116AAD">
              <w:rPr>
                <w:rFonts w:ascii="Arial" w:hAnsi="Arial" w:cs="Arial"/>
                <w:sz w:val="20"/>
                <w:szCs w:val="20"/>
              </w:rPr>
              <w:t>.</w:t>
            </w:r>
          </w:p>
          <w:p w14:paraId="12F91BFB" w14:textId="77777777" w:rsidR="009B29A7" w:rsidRPr="00116AAD"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Fonts w:ascii="Arial" w:hAnsi="Arial" w:cs="Arial"/>
                <w:sz w:val="20"/>
                <w:szCs w:val="20"/>
                <w:lang w:val="vi-VN"/>
              </w:rPr>
              <w:t>Là người dùng có quyền quản trị, hãy xóa khỏi SYS.AUD $</w:t>
            </w:r>
            <w:r w:rsidRPr="00116AAD">
              <w:rPr>
                <w:rFonts w:ascii="Arial" w:hAnsi="Arial" w:cs="Arial"/>
                <w:sz w:val="20"/>
                <w:szCs w:val="20"/>
                <w:lang w:val="vi-VN"/>
              </w:rPr>
              <w:br/>
              <w:t>bàn</w:t>
            </w:r>
            <w:r w:rsidRPr="00116AAD">
              <w:rPr>
                <w:rFonts w:ascii="Arial" w:hAnsi="Arial" w:cs="Arial"/>
                <w:sz w:val="20"/>
                <w:szCs w:val="20"/>
              </w:rPr>
              <w:t>.</w:t>
            </w:r>
          </w:p>
          <w:p w14:paraId="79B32EDE" w14:textId="77777777" w:rsidR="009B29A7" w:rsidRPr="001058B5" w:rsidRDefault="009B29A7" w:rsidP="00B55B3B">
            <w:pPr>
              <w:pStyle w:val="TableParagraph"/>
              <w:spacing w:before="94" w:line="216" w:lineRule="auto"/>
              <w:ind w:left="86" w:right="325"/>
              <w:rPr>
                <w:rFonts w:ascii="Arial" w:hAnsi="Arial" w:cs="Arial"/>
                <w:sz w:val="18"/>
              </w:rPr>
            </w:pPr>
            <w:r w:rsidRPr="001058B5">
              <w:rPr>
                <w:rFonts w:ascii="Arial" w:hAnsi="Arial" w:cs="Arial"/>
                <w:sz w:val="18"/>
              </w:rPr>
              <w:t xml:space="preserve">See </w:t>
            </w:r>
            <w:hyperlink w:anchor="_bookmark2072" w:history="1">
              <w:r w:rsidRPr="001058B5">
                <w:rPr>
                  <w:rFonts w:ascii="Arial" w:hAnsi="Arial" w:cs="Arial"/>
                  <w:color w:val="0000CC"/>
                  <w:sz w:val="18"/>
                </w:rPr>
                <w:t xml:space="preserve">"Purging a Subset of Records from the Database Audit Trail" </w:t>
              </w:r>
              <w:r w:rsidRPr="001058B5">
                <w:rPr>
                  <w:rFonts w:ascii="Arial" w:hAnsi="Arial" w:cs="Arial"/>
                  <w:sz w:val="18"/>
                </w:rPr>
                <w:t>on</w:t>
              </w:r>
            </w:hyperlink>
            <w:r w:rsidRPr="001058B5">
              <w:rPr>
                <w:rFonts w:ascii="Arial" w:hAnsi="Arial" w:cs="Arial"/>
                <w:sz w:val="18"/>
              </w:rPr>
              <w:t xml:space="preserve"> </w:t>
            </w:r>
            <w:hyperlink w:anchor="_bookmark2072" w:history="1">
              <w:r w:rsidRPr="001058B5">
                <w:rPr>
                  <w:rFonts w:ascii="Arial" w:hAnsi="Arial" w:cs="Arial"/>
                  <w:sz w:val="18"/>
                </w:rPr>
                <w:t xml:space="preserve">page 9-74 </w:t>
              </w:r>
            </w:hyperlink>
            <w:r w:rsidRPr="001058B5">
              <w:rPr>
                <w:rFonts w:ascii="Arial" w:hAnsi="Arial" w:cs="Arial"/>
                <w:sz w:val="18"/>
              </w:rPr>
              <w:t>for more information.</w:t>
            </w:r>
          </w:p>
        </w:tc>
      </w:tr>
    </w:tbl>
    <w:p w14:paraId="7FC52571" w14:textId="77777777" w:rsidR="009B29A7" w:rsidRPr="001058B5" w:rsidRDefault="009B29A7" w:rsidP="009B29A7">
      <w:pPr>
        <w:pStyle w:val="BodyText"/>
        <w:spacing w:before="2"/>
        <w:rPr>
          <w:rFonts w:ascii="Arial" w:hAnsi="Arial" w:cs="Arial"/>
          <w:b/>
          <w:i/>
          <w:sz w:val="21"/>
        </w:rPr>
      </w:pPr>
    </w:p>
    <w:p w14:paraId="493A5AEF" w14:textId="77777777" w:rsidR="009B29A7" w:rsidRPr="001058B5" w:rsidRDefault="009B29A7" w:rsidP="009B29A7">
      <w:pPr>
        <w:pStyle w:val="Heading4"/>
      </w:pPr>
      <w:bookmarkStart w:id="1873" w:name="Scheduling_an_Automatic_Purge_Job_for_th"/>
      <w:bookmarkStart w:id="1874" w:name="_bookmark2051"/>
      <w:bookmarkStart w:id="1875" w:name="_bookmark2052"/>
      <w:bookmarkEnd w:id="1873"/>
      <w:bookmarkEnd w:id="1874"/>
      <w:bookmarkEnd w:id="1875"/>
      <w:r>
        <w:rPr>
          <w:lang w:val="vi-VN"/>
        </w:rPr>
        <w:t>L</w:t>
      </w:r>
      <w:r>
        <w:rPr>
          <w:rFonts w:ascii="Cambria" w:hAnsi="Cambria" w:cs="Cambria"/>
          <w:lang w:val="vi-VN"/>
        </w:rPr>
        <w:t>ậ</w:t>
      </w:r>
      <w:r>
        <w:rPr>
          <w:lang w:val="vi-VN"/>
        </w:rPr>
        <w:t>p k</w:t>
      </w:r>
      <w:r>
        <w:rPr>
          <w:rFonts w:ascii="Cambria" w:hAnsi="Cambria" w:cs="Cambria"/>
          <w:lang w:val="vi-VN"/>
        </w:rPr>
        <w:t>ế</w:t>
      </w:r>
      <w:r>
        <w:rPr>
          <w:lang w:val="vi-VN"/>
        </w:rPr>
        <w:t xml:space="preserve"> ho</w:t>
      </w:r>
      <w:r>
        <w:rPr>
          <w:rFonts w:ascii="Cambria" w:hAnsi="Cambria" w:cs="Cambria"/>
          <w:lang w:val="vi-VN"/>
        </w:rPr>
        <w:t>ạ</w:t>
      </w:r>
      <w:r>
        <w:rPr>
          <w:lang w:val="vi-VN"/>
        </w:rPr>
        <w:t>ch m</w:t>
      </w:r>
      <w:r>
        <w:rPr>
          <w:rFonts w:ascii="Cambria" w:hAnsi="Cambria" w:cs="Cambria"/>
          <w:lang w:val="vi-VN"/>
        </w:rPr>
        <w:t>ộ</w:t>
      </w:r>
      <w:r>
        <w:rPr>
          <w:lang w:val="vi-VN"/>
        </w:rPr>
        <w:t>t công vi</w:t>
      </w:r>
      <w:r>
        <w:rPr>
          <w:rFonts w:ascii="Cambria" w:hAnsi="Cambria" w:cs="Cambria"/>
          <w:lang w:val="vi-VN"/>
        </w:rPr>
        <w:t>ệ</w:t>
      </w:r>
      <w:r>
        <w:rPr>
          <w:lang w:val="vi-VN"/>
        </w:rPr>
        <w:t>c thanh l</w:t>
      </w:r>
      <w:r>
        <w:rPr>
          <w:rFonts w:ascii="Cambria" w:hAnsi="Cambria" w:cs="Cambria"/>
          <w:lang w:val="vi-VN"/>
        </w:rPr>
        <w:t>ọ</w:t>
      </w:r>
      <w:r>
        <w:rPr>
          <w:lang w:val="vi-VN"/>
        </w:rPr>
        <w:t>c t</w:t>
      </w:r>
      <w:r>
        <w:rPr>
          <w:rFonts w:ascii="Cambria" w:hAnsi="Cambria" w:cs="Cambria"/>
          <w:lang w:val="vi-VN"/>
        </w:rPr>
        <w:t>ự</w:t>
      </w:r>
      <w:r>
        <w:rPr>
          <w:lang w:val="vi-VN"/>
        </w:rPr>
        <w:t xml:space="preserve"> đ</w:t>
      </w:r>
      <w:r>
        <w:rPr>
          <w:rFonts w:ascii="Cambria" w:hAnsi="Cambria" w:cs="Cambria"/>
          <w:lang w:val="vi-VN"/>
        </w:rPr>
        <w:t>ộ</w:t>
      </w:r>
      <w:r>
        <w:rPr>
          <w:lang w:val="vi-VN"/>
        </w:rPr>
        <w:t>ng cho đ</w:t>
      </w:r>
      <w:r>
        <w:rPr>
          <w:rFonts w:ascii="Cambria" w:hAnsi="Cambria" w:cs="Cambria"/>
          <w:lang w:val="vi-VN"/>
        </w:rPr>
        <w:t>ườ</w:t>
      </w:r>
      <w:r>
        <w:rPr>
          <w:lang w:val="vi-VN"/>
        </w:rPr>
        <w:t>ng mòn ki</w:t>
      </w:r>
      <w:r>
        <w:rPr>
          <w:rFonts w:ascii="Cambria" w:hAnsi="Cambria" w:cs="Cambria"/>
          <w:lang w:val="vi-VN"/>
        </w:rPr>
        <w:t>ể</w:t>
      </w:r>
      <w:r>
        <w:rPr>
          <w:lang w:val="vi-VN"/>
        </w:rPr>
        <w:t>m tra</w:t>
      </w:r>
    </w:p>
    <w:p w14:paraId="5EBF5877" w14:textId="77777777" w:rsidR="009B29A7" w:rsidRPr="003819EB" w:rsidRDefault="009B29A7" w:rsidP="009B29A7">
      <w:pPr>
        <w:pStyle w:val="BodyText"/>
        <w:spacing w:before="81" w:line="232" w:lineRule="auto"/>
        <w:ind w:left="2260" w:hanging="1"/>
        <w:rPr>
          <w:rFonts w:ascii="Arial" w:hAnsi="Arial" w:cs="Arial"/>
        </w:rPr>
      </w:pPr>
      <w:r w:rsidRPr="003819EB">
        <w:rPr>
          <w:rFonts w:ascii="Arial" w:hAnsi="Arial" w:cs="Arial"/>
          <w:lang w:val="vi-VN"/>
        </w:rPr>
        <w:t>Bạn có thể dọn sạch toàn bộ đường mòn kiểm tra hoặc chỉ một phần đường mòn kiểm tra đã được tạo trước dấu thời gian. Đối với đường dẫn kiểm toán cơ sở dữ liệu, các bản ghi kiểm toán cá nhân được tạo trước khi dấu thời gian có thể bị xóa. Đối với đường dẫn kiểm tra của hệ điều hành, bạn thanh lọc các tệp kiểm tra đã được tạo trước dấu thời gian</w:t>
      </w:r>
      <w:r w:rsidRPr="003819EB">
        <w:rPr>
          <w:rFonts w:ascii="Arial" w:hAnsi="Arial" w:cs="Arial"/>
        </w:rPr>
        <w:t>.</w:t>
      </w:r>
    </w:p>
    <w:p w14:paraId="6DB1BEAB" w14:textId="77777777" w:rsidR="009B29A7" w:rsidRDefault="009B29A7" w:rsidP="009B29A7">
      <w:pPr>
        <w:pStyle w:val="BodyText"/>
        <w:spacing w:before="115" w:line="232" w:lineRule="auto"/>
        <w:ind w:left="2260"/>
        <w:rPr>
          <w:rFonts w:ascii="Arial" w:hAnsi="Arial" w:cs="Arial"/>
        </w:rPr>
      </w:pPr>
      <w:r w:rsidRPr="003819EB">
        <w:rPr>
          <w:rFonts w:ascii="Arial" w:hAnsi="Arial" w:cs="Arial"/>
          <w:lang w:val="vi-VN"/>
        </w:rPr>
        <w:t>Xin lưu ý rằng việc dọn dẹp đường mòn kiểm tra, đặc biệt là đường mòn lớn, có thể mất một lúc để hoàn thành. Xem xét lên lịch công việc thanh lọc để nó chạy trong một thời gian khi cơ sở dữ liệu không bận</w:t>
      </w:r>
      <w:r w:rsidRPr="001058B5">
        <w:rPr>
          <w:rFonts w:ascii="Arial" w:hAnsi="Arial" w:cs="Arial"/>
        </w:rPr>
        <w:t>.</w:t>
      </w:r>
    </w:p>
    <w:p w14:paraId="56ECA679" w14:textId="77777777" w:rsidR="009B29A7" w:rsidRPr="001058B5" w:rsidRDefault="009B29A7" w:rsidP="009B29A7">
      <w:pPr>
        <w:pStyle w:val="BodyText"/>
        <w:spacing w:before="115" w:line="232" w:lineRule="auto"/>
        <w:ind w:left="2260"/>
        <w:rPr>
          <w:rFonts w:ascii="Arial" w:hAnsi="Arial" w:cs="Arial"/>
        </w:rPr>
      </w:pPr>
    </w:p>
    <w:p w14:paraId="4FBB4FA4" w14:textId="77777777" w:rsidR="009B29A7" w:rsidRPr="001C7FBB" w:rsidRDefault="009B29A7" w:rsidP="009B29A7">
      <w:pPr>
        <w:pStyle w:val="BodyText"/>
        <w:spacing w:before="103" w:line="228" w:lineRule="auto"/>
        <w:ind w:left="1659" w:right="700"/>
        <w:rPr>
          <w:rFonts w:ascii="Arial" w:hAnsi="Arial" w:cs="Arial"/>
        </w:rPr>
      </w:pPr>
      <w:r w:rsidRPr="001C7FBB">
        <w:rPr>
          <w:rFonts w:ascii="Arial" w:hAnsi="Arial" w:cs="Arial"/>
          <w:lang w:val="vi-VN"/>
        </w:rPr>
        <w:lastRenderedPageBreak/>
        <w:t>Bạn có thể tạo nhiều công việc thanh lọc cho các loại đường mòn kiểm toán khác nhau, miễn là chúng không xung đột. Ví dụ: bạn có thể tạo công việc thanh lọc cho bảng theo dõi kiểm toán chuẩn và sau đó là bảng theo dõi kiểm tra chi tiết. Tuy nhiên, bạn không thể tạo một công việc thanh lọc cho</w:t>
      </w:r>
      <w:r w:rsidRPr="001C7FBB">
        <w:rPr>
          <w:rFonts w:ascii="Arial" w:hAnsi="Arial" w:cs="Arial"/>
        </w:rPr>
        <w:t xml:space="preserve"> </w:t>
      </w:r>
      <w:r w:rsidRPr="001C7FBB">
        <w:rPr>
          <w:rFonts w:ascii="Arial" w:hAnsi="Arial" w:cs="Arial"/>
          <w:lang w:val="vi-VN"/>
        </w:rPr>
        <w:t>cả hai hoặc tất cả các loại, nghĩa là, bằng cách sử dụng thuộc tính DBMS_AUDIT_MGMT.AUDIT_TRAIL_DB_STD hoặc DBMS_ AUDIT_MGMT.AUDIT_TRAIL_ALL</w:t>
      </w:r>
      <w:r w:rsidRPr="001C7FBB">
        <w:rPr>
          <w:rFonts w:ascii="Arial" w:hAnsi="Arial" w:cs="Arial"/>
          <w:spacing w:val="-3"/>
        </w:rPr>
        <w:t>.</w:t>
      </w:r>
    </w:p>
    <w:p w14:paraId="5FEB1EB1" w14:textId="77777777" w:rsidR="009B29A7" w:rsidRPr="001058B5" w:rsidRDefault="009B29A7" w:rsidP="009B29A7">
      <w:pPr>
        <w:pStyle w:val="BodyText"/>
        <w:spacing w:before="111"/>
        <w:ind w:left="1660"/>
        <w:rPr>
          <w:rFonts w:ascii="Arial" w:hAnsi="Arial" w:cs="Arial"/>
        </w:rPr>
      </w:pPr>
      <w:r w:rsidRPr="001C7FBB">
        <w:rPr>
          <w:rStyle w:val="shorttext"/>
          <w:rFonts w:ascii="Arial" w:hAnsi="Arial" w:cs="Arial"/>
          <w:lang w:val="vi-VN"/>
        </w:rPr>
        <w:t>Để tạo và lên lịch công việc thanh lọc tự động</w:t>
      </w:r>
      <w:r w:rsidRPr="001058B5">
        <w:rPr>
          <w:rFonts w:ascii="Arial" w:hAnsi="Arial" w:cs="Arial"/>
        </w:rPr>
        <w:t>:</w:t>
      </w:r>
    </w:p>
    <w:p w14:paraId="5A055D84" w14:textId="77777777" w:rsidR="009B29A7" w:rsidRPr="001058B5" w:rsidRDefault="008D1AB8" w:rsidP="006F7931">
      <w:pPr>
        <w:pStyle w:val="ListParagraph"/>
        <w:numPr>
          <w:ilvl w:val="1"/>
          <w:numId w:val="137"/>
        </w:numPr>
        <w:tabs>
          <w:tab w:val="left" w:pos="2020"/>
        </w:tabs>
        <w:ind w:hanging="359"/>
        <w:rPr>
          <w:rFonts w:ascii="Arial" w:hAnsi="Arial" w:cs="Arial"/>
          <w:sz w:val="20"/>
        </w:rPr>
      </w:pPr>
      <w:hyperlink w:anchor="_bookmark2054" w:history="1">
        <w:r w:rsidR="009B29A7">
          <w:rPr>
            <w:rFonts w:ascii="Arial" w:hAnsi="Arial" w:cs="Arial"/>
            <w:color w:val="0000CC"/>
            <w:sz w:val="20"/>
          </w:rPr>
          <w:t>Bước</w:t>
        </w:r>
        <w:r w:rsidR="009B29A7" w:rsidRPr="001058B5">
          <w:rPr>
            <w:rFonts w:ascii="Arial" w:hAnsi="Arial" w:cs="Arial"/>
            <w:color w:val="0000CC"/>
            <w:sz w:val="20"/>
          </w:rPr>
          <w:t xml:space="preserve"> 1: </w:t>
        </w:r>
        <w:r w:rsidR="009B29A7" w:rsidRPr="001C7FBB">
          <w:rPr>
            <w:color w:val="0000CD"/>
            <w:lang w:val="vi-VN"/>
          </w:rPr>
          <w:t>N</w:t>
        </w:r>
        <w:r w:rsidR="009B29A7" w:rsidRPr="001C7FBB">
          <w:rPr>
            <w:rFonts w:ascii="Cambria" w:hAnsi="Cambria" w:cs="Cambria"/>
            <w:color w:val="0000CD"/>
            <w:lang w:val="vi-VN"/>
          </w:rPr>
          <w:t>ế</w:t>
        </w:r>
        <w:r w:rsidR="009B29A7" w:rsidRPr="001C7FBB">
          <w:rPr>
            <w:color w:val="0000CD"/>
            <w:lang w:val="vi-VN"/>
          </w:rPr>
          <w:t>u c</w:t>
        </w:r>
        <w:r w:rsidR="009B29A7" w:rsidRPr="001C7FBB">
          <w:rPr>
            <w:rFonts w:ascii="Cambria" w:hAnsi="Cambria" w:cs="Cambria"/>
            <w:color w:val="0000CD"/>
            <w:lang w:val="vi-VN"/>
          </w:rPr>
          <w:t>ầ</w:t>
        </w:r>
        <w:r w:rsidR="009B29A7" w:rsidRPr="001C7FBB">
          <w:rPr>
            <w:color w:val="0000CD"/>
            <w:lang w:val="vi-VN"/>
          </w:rPr>
          <w:t>n thi</w:t>
        </w:r>
        <w:r w:rsidR="009B29A7" w:rsidRPr="001C7FBB">
          <w:rPr>
            <w:rFonts w:ascii="Cambria" w:hAnsi="Cambria" w:cs="Cambria"/>
            <w:color w:val="0000CD"/>
            <w:lang w:val="vi-VN"/>
          </w:rPr>
          <w:t>ế</w:t>
        </w:r>
        <w:r w:rsidR="009B29A7" w:rsidRPr="001C7FBB">
          <w:rPr>
            <w:color w:val="0000CD"/>
            <w:lang w:val="vi-VN"/>
          </w:rPr>
          <w:t>t, Tune Online và l</w:t>
        </w:r>
        <w:r w:rsidR="009B29A7" w:rsidRPr="001C7FBB">
          <w:rPr>
            <w:rFonts w:ascii="Cambria" w:hAnsi="Cambria" w:cs="Cambria"/>
            <w:color w:val="0000CD"/>
            <w:lang w:val="vi-VN"/>
          </w:rPr>
          <w:t>ư</w:t>
        </w:r>
        <w:r w:rsidR="009B29A7" w:rsidRPr="001C7FBB">
          <w:rPr>
            <w:color w:val="0000CD"/>
            <w:lang w:val="vi-VN"/>
          </w:rPr>
          <w:t>u tr</w:t>
        </w:r>
        <w:r w:rsidR="009B29A7" w:rsidRPr="001C7FBB">
          <w:rPr>
            <w:rFonts w:ascii="Cambria" w:hAnsi="Cambria" w:cs="Cambria"/>
            <w:color w:val="0000CD"/>
            <w:lang w:val="vi-VN"/>
          </w:rPr>
          <w:t>ữ</w:t>
        </w:r>
        <w:r w:rsidR="009B29A7" w:rsidRPr="001C7FBB">
          <w:rPr>
            <w:color w:val="0000CD"/>
            <w:lang w:val="vi-VN"/>
          </w:rPr>
          <w:t xml:space="preserve"> kích th</w:t>
        </w:r>
        <w:r w:rsidR="009B29A7" w:rsidRPr="001C7FBB">
          <w:rPr>
            <w:rFonts w:ascii="Cambria" w:hAnsi="Cambria" w:cs="Cambria"/>
            <w:color w:val="0000CD"/>
            <w:lang w:val="vi-VN"/>
          </w:rPr>
          <w:t>ướ</w:t>
        </w:r>
        <w:r w:rsidR="009B29A7" w:rsidRPr="001C7FBB">
          <w:rPr>
            <w:color w:val="0000CD"/>
            <w:lang w:val="vi-VN"/>
          </w:rPr>
          <w:t>c đăng nh</w:t>
        </w:r>
        <w:r w:rsidR="009B29A7" w:rsidRPr="001C7FBB">
          <w:rPr>
            <w:rFonts w:ascii="Cambria" w:hAnsi="Cambria" w:cs="Cambria"/>
            <w:color w:val="0000CD"/>
            <w:lang w:val="vi-VN"/>
          </w:rPr>
          <w:t>ậ</w:t>
        </w:r>
        <w:r w:rsidR="009B29A7" w:rsidRPr="001C7FBB">
          <w:rPr>
            <w:color w:val="0000CD"/>
            <w:lang w:val="vi-VN"/>
          </w:rPr>
          <w:t>p làm l</w:t>
        </w:r>
        <w:r w:rsidR="009B29A7" w:rsidRPr="001C7FBB">
          <w:rPr>
            <w:rFonts w:ascii="Cambria" w:hAnsi="Cambria" w:cs="Cambria"/>
            <w:color w:val="0000CD"/>
            <w:lang w:val="vi-VN"/>
          </w:rPr>
          <w:t>ạ</w:t>
        </w:r>
        <w:r w:rsidR="009B29A7" w:rsidRPr="001C7FBB">
          <w:rPr>
            <w:color w:val="0000CD"/>
            <w:lang w:val="vi-VN"/>
          </w:rPr>
          <w:t>i</w:t>
        </w:r>
        <w:r w:rsidR="009B29A7" w:rsidRPr="001C7FBB">
          <w:rPr>
            <w:rFonts w:ascii="Arial" w:hAnsi="Arial" w:cs="Arial"/>
            <w:color w:val="0000CD"/>
            <w:sz w:val="20"/>
          </w:rPr>
          <w:t xml:space="preserve"> </w:t>
        </w:r>
      </w:hyperlink>
    </w:p>
    <w:p w14:paraId="1AE17C67"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2: L</w:t>
      </w:r>
      <w:r w:rsidRPr="001C7FBB">
        <w:rPr>
          <w:rStyle w:val="shorttext"/>
          <w:rFonts w:ascii="Cambria" w:hAnsi="Cambria" w:cs="Cambria"/>
          <w:color w:val="0000CD"/>
          <w:lang w:val="vi-VN"/>
        </w:rPr>
        <w:t>ậ</w:t>
      </w:r>
      <w:r w:rsidRPr="001C7FBB">
        <w:rPr>
          <w:rStyle w:val="shorttext"/>
          <w:color w:val="0000CD"/>
          <w:lang w:val="vi-VN"/>
        </w:rPr>
        <w:t>p k</w:t>
      </w:r>
      <w:r w:rsidRPr="001C7FBB">
        <w:rPr>
          <w:rStyle w:val="shorttext"/>
          <w:rFonts w:ascii="Cambria" w:hAnsi="Cambria" w:cs="Cambria"/>
          <w:color w:val="0000CD"/>
          <w:lang w:val="vi-VN"/>
        </w:rPr>
        <w:t>ế</w:t>
      </w:r>
      <w:r w:rsidRPr="001C7FBB">
        <w:rPr>
          <w:rStyle w:val="shorttext"/>
          <w:color w:val="0000CD"/>
          <w:lang w:val="vi-VN"/>
        </w:rPr>
        <w:t xml:space="preserve"> ho</w:t>
      </w:r>
      <w:r w:rsidRPr="001C7FBB">
        <w:rPr>
          <w:rStyle w:val="shorttext"/>
          <w:rFonts w:ascii="Cambria" w:hAnsi="Cambria" w:cs="Cambria"/>
          <w:color w:val="0000CD"/>
          <w:lang w:val="vi-VN"/>
        </w:rPr>
        <w:t>ạ</w:t>
      </w:r>
      <w:r w:rsidRPr="001C7FBB">
        <w:rPr>
          <w:rStyle w:val="shorttext"/>
          <w:color w:val="0000CD"/>
          <w:lang w:val="vi-VN"/>
        </w:rPr>
        <w:t>ch cho m</w:t>
      </w:r>
      <w:r w:rsidRPr="001C7FBB">
        <w:rPr>
          <w:rStyle w:val="shorttext"/>
          <w:rFonts w:ascii="Cambria" w:hAnsi="Cambria" w:cs="Cambria"/>
          <w:color w:val="0000CD"/>
          <w:lang w:val="vi-VN"/>
        </w:rPr>
        <w:t>ộ</w:t>
      </w:r>
      <w:r w:rsidRPr="001C7FBB">
        <w:rPr>
          <w:rStyle w:val="shorttext"/>
          <w:color w:val="0000CD"/>
          <w:lang w:val="vi-VN"/>
        </w:rPr>
        <w:t>t d</w:t>
      </w:r>
      <w:r w:rsidRPr="001C7FBB">
        <w:rPr>
          <w:rStyle w:val="shorttext"/>
          <w:rFonts w:ascii="Cambria" w:hAnsi="Cambria" w:cs="Cambria"/>
          <w:color w:val="0000CD"/>
          <w:lang w:val="vi-VN"/>
        </w:rPr>
        <w:t>ấ</w:t>
      </w:r>
      <w:r w:rsidRPr="001C7FBB">
        <w:rPr>
          <w:rStyle w:val="shorttext"/>
          <w:color w:val="0000CD"/>
          <w:lang w:val="vi-VN"/>
        </w:rPr>
        <w:t>u th</w:t>
      </w:r>
      <w:r w:rsidRPr="001C7FBB">
        <w:rPr>
          <w:rStyle w:val="shorttext"/>
          <w:rFonts w:ascii="Cambria" w:hAnsi="Cambria" w:cs="Cambria"/>
          <w:color w:val="0000CD"/>
          <w:lang w:val="vi-VN"/>
        </w:rPr>
        <w:t>ờ</w:t>
      </w:r>
      <w:r w:rsidRPr="001C7FBB">
        <w:rPr>
          <w:rStyle w:val="shorttext"/>
          <w:color w:val="0000CD"/>
          <w:lang w:val="vi-VN"/>
        </w:rPr>
        <w:t>i gian và chi</w:t>
      </w:r>
      <w:r w:rsidRPr="001C7FBB">
        <w:rPr>
          <w:rStyle w:val="shorttext"/>
          <w:rFonts w:ascii="Cambria" w:hAnsi="Cambria" w:cs="Cambria"/>
          <w:color w:val="0000CD"/>
          <w:lang w:val="vi-VN"/>
        </w:rPr>
        <w:t>ế</w:t>
      </w:r>
      <w:r w:rsidRPr="001C7FBB">
        <w:rPr>
          <w:rStyle w:val="shorttext"/>
          <w:color w:val="0000CD"/>
          <w:lang w:val="vi-VN"/>
        </w:rPr>
        <w:t>n l</w:t>
      </w:r>
      <w:r w:rsidRPr="001C7FBB">
        <w:rPr>
          <w:rStyle w:val="shorttext"/>
          <w:rFonts w:ascii="Cambria" w:hAnsi="Cambria" w:cs="Cambria"/>
          <w:color w:val="0000CD"/>
          <w:lang w:val="vi-VN"/>
        </w:rPr>
        <w:t>ượ</w:t>
      </w:r>
      <w:r w:rsidRPr="001C7FBB">
        <w:rPr>
          <w:rStyle w:val="shorttext"/>
          <w:color w:val="0000CD"/>
          <w:lang w:val="vi-VN"/>
        </w:rPr>
        <w:t>c l</w:t>
      </w:r>
      <w:r w:rsidRPr="001C7FBB">
        <w:rPr>
          <w:rStyle w:val="shorttext"/>
          <w:rFonts w:ascii="Cambria" w:hAnsi="Cambria" w:cs="Cambria"/>
          <w:color w:val="0000CD"/>
          <w:lang w:val="vi-VN"/>
        </w:rPr>
        <w:t>ư</w:t>
      </w:r>
      <w:r w:rsidRPr="001C7FBB">
        <w:rPr>
          <w:rStyle w:val="shorttext"/>
          <w:color w:val="0000CD"/>
          <w:lang w:val="vi-VN"/>
        </w:rPr>
        <w:t>u tr</w:t>
      </w:r>
      <w:r w:rsidRPr="001C7FBB">
        <w:rPr>
          <w:rStyle w:val="shorttext"/>
          <w:rFonts w:ascii="Cambria" w:hAnsi="Cambria" w:cs="Cambria"/>
          <w:color w:val="0000CD"/>
          <w:lang w:val="vi-VN"/>
        </w:rPr>
        <w:t>ữ</w:t>
      </w:r>
    </w:p>
    <w:p w14:paraId="576E4106"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3: Kh</w:t>
      </w:r>
      <w:r w:rsidRPr="001C7FBB">
        <w:rPr>
          <w:rFonts w:ascii="Cambria" w:hAnsi="Cambria" w:cs="Cambria"/>
          <w:color w:val="0000CD"/>
          <w:lang w:val="vi-VN"/>
        </w:rPr>
        <w:t>ở</w:t>
      </w:r>
      <w:r w:rsidRPr="001C7FBB">
        <w:rPr>
          <w:color w:val="0000CD"/>
          <w:lang w:val="vi-VN"/>
        </w:rPr>
        <w:t>i t</w:t>
      </w:r>
      <w:r w:rsidRPr="001C7FBB">
        <w:rPr>
          <w:rFonts w:ascii="Cambria" w:hAnsi="Cambria" w:cs="Cambria"/>
          <w:color w:val="0000CD"/>
          <w:lang w:val="vi-VN"/>
        </w:rPr>
        <w:t>ạ</w:t>
      </w:r>
      <w:r w:rsidRPr="001C7FBB">
        <w:rPr>
          <w:color w:val="0000CD"/>
          <w:lang w:val="vi-VN"/>
        </w:rPr>
        <w:t>o ho</w:t>
      </w:r>
      <w:r w:rsidRPr="001C7FBB">
        <w:rPr>
          <w:rFonts w:ascii="Cambria" w:hAnsi="Cambria" w:cs="Cambria"/>
          <w:color w:val="0000CD"/>
          <w:lang w:val="vi-VN"/>
        </w:rPr>
        <w:t>ạ</w:t>
      </w:r>
      <w:r w:rsidRPr="001C7FBB">
        <w:rPr>
          <w:color w:val="0000CD"/>
          <w:lang w:val="vi-VN"/>
        </w:rPr>
        <w:t>t đ</w:t>
      </w:r>
      <w:r w:rsidRPr="001C7FBB">
        <w:rPr>
          <w:rFonts w:ascii="Cambria" w:hAnsi="Cambria" w:cs="Cambria"/>
          <w:color w:val="0000CD"/>
          <w:lang w:val="vi-VN"/>
        </w:rPr>
        <w:t>ộ</w:t>
      </w:r>
      <w:r w:rsidRPr="001C7FBB">
        <w:rPr>
          <w:color w:val="0000CD"/>
          <w:lang w:val="vi-VN"/>
        </w:rPr>
        <w:t>ng d</w:t>
      </w:r>
      <w:r w:rsidRPr="001C7FBB">
        <w:rPr>
          <w:rFonts w:ascii="Cambria" w:hAnsi="Cambria" w:cs="Cambria"/>
          <w:color w:val="0000CD"/>
          <w:lang w:val="vi-VN"/>
        </w:rPr>
        <w:t>ọ</w:t>
      </w:r>
      <w:r w:rsidRPr="001C7FBB">
        <w:rPr>
          <w:color w:val="0000CD"/>
          <w:lang w:val="vi-VN"/>
        </w:rPr>
        <w:t>n d</w:t>
      </w:r>
      <w:r w:rsidRPr="001C7FBB">
        <w:rPr>
          <w:rFonts w:ascii="Cambria" w:hAnsi="Cambria" w:cs="Cambria"/>
          <w:color w:val="0000CD"/>
          <w:lang w:val="vi-VN"/>
        </w:rPr>
        <w:t>ẹ</w:t>
      </w:r>
      <w:r w:rsidRPr="001C7FBB">
        <w:rPr>
          <w:color w:val="0000CD"/>
          <w:lang w:val="vi-VN"/>
        </w:rPr>
        <w:t>p đ</w:t>
      </w:r>
      <w:r w:rsidRPr="001C7FBB">
        <w:rPr>
          <w:rFonts w:ascii="Cambria" w:hAnsi="Cambria" w:cs="Cambria"/>
          <w:color w:val="0000CD"/>
          <w:lang w:val="vi-VN"/>
        </w:rPr>
        <w:t>ườ</w:t>
      </w:r>
      <w:r w:rsidRPr="001C7FBB">
        <w:rPr>
          <w:color w:val="0000CD"/>
          <w:lang w:val="vi-VN"/>
        </w:rPr>
        <w:t>ng ki</w:t>
      </w:r>
      <w:r w:rsidRPr="001C7FBB">
        <w:rPr>
          <w:rFonts w:ascii="Cambria" w:hAnsi="Cambria" w:cs="Cambria"/>
          <w:color w:val="0000CD"/>
          <w:lang w:val="vi-VN"/>
        </w:rPr>
        <w:t>ể</w:t>
      </w:r>
      <w:r w:rsidRPr="001C7FBB">
        <w:rPr>
          <w:color w:val="0000CD"/>
          <w:lang w:val="vi-VN"/>
        </w:rPr>
        <w:t>m tra</w:t>
      </w:r>
    </w:p>
    <w:p w14:paraId="3BC17991"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4: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ặ</w:t>
      </w:r>
      <w:r w:rsidRPr="001C7FBB">
        <w:rPr>
          <w:color w:val="0000CD"/>
          <w:lang w:val="vi-VN"/>
        </w:rPr>
        <w:t>t D</w:t>
      </w:r>
      <w:r w:rsidRPr="001C7FBB">
        <w:rPr>
          <w:rFonts w:ascii="Cambria" w:hAnsi="Cambria" w:cs="Cambria"/>
          <w:color w:val="0000CD"/>
          <w:lang w:val="vi-VN"/>
        </w:rPr>
        <w:t>ấ</w:t>
      </w:r>
      <w:r w:rsidRPr="001C7FBB">
        <w:rPr>
          <w:color w:val="0000CD"/>
          <w:lang w:val="vi-VN"/>
        </w:rPr>
        <w:t>u th</w:t>
      </w:r>
      <w:r w:rsidRPr="001C7FBB">
        <w:rPr>
          <w:rFonts w:ascii="Cambria" w:hAnsi="Cambria" w:cs="Cambria"/>
          <w:color w:val="0000CD"/>
          <w:lang w:val="vi-VN"/>
        </w:rPr>
        <w:t>ờ</w:t>
      </w:r>
      <w:r w:rsidRPr="001C7FBB">
        <w:rPr>
          <w:color w:val="0000CD"/>
          <w:lang w:val="vi-VN"/>
        </w:rPr>
        <w:t>i gian L</w:t>
      </w:r>
      <w:r w:rsidRPr="001C7FBB">
        <w:rPr>
          <w:rFonts w:ascii="Cambria" w:hAnsi="Cambria" w:cs="Cambria"/>
          <w:color w:val="0000CD"/>
          <w:lang w:val="vi-VN"/>
        </w:rPr>
        <w:t>ư</w:t>
      </w:r>
      <w:r w:rsidRPr="001C7FBB">
        <w:rPr>
          <w:color w:val="0000CD"/>
          <w:lang w:val="vi-VN"/>
        </w:rPr>
        <w:t>u tr</w:t>
      </w:r>
      <w:r w:rsidRPr="001C7FBB">
        <w:rPr>
          <w:rFonts w:ascii="Cambria" w:hAnsi="Cambria" w:cs="Cambria"/>
          <w:color w:val="0000CD"/>
          <w:lang w:val="vi-VN"/>
        </w:rPr>
        <w:t>ữ</w:t>
      </w:r>
      <w:r w:rsidRPr="001C7FBB">
        <w:rPr>
          <w:color w:val="0000CD"/>
          <w:lang w:val="vi-VN"/>
        </w:rPr>
        <w:t xml:space="preserve"> cho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toán</w:t>
      </w:r>
    </w:p>
    <w:p w14:paraId="08618938"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5: T</w:t>
      </w:r>
      <w:r w:rsidRPr="001C7FBB">
        <w:rPr>
          <w:rStyle w:val="shorttext"/>
          <w:rFonts w:ascii="Cambria" w:hAnsi="Cambria" w:cs="Cambria"/>
          <w:color w:val="0000CD"/>
          <w:lang w:val="vi-VN"/>
        </w:rPr>
        <w:t>ạ</w:t>
      </w:r>
      <w:r w:rsidRPr="001C7FBB">
        <w:rPr>
          <w:rStyle w:val="shorttext"/>
          <w:color w:val="0000CD"/>
          <w:lang w:val="vi-VN"/>
        </w:rPr>
        <w:t>o và lên l</w:t>
      </w:r>
      <w:r w:rsidRPr="001C7FBB">
        <w:rPr>
          <w:rStyle w:val="shorttext"/>
          <w:rFonts w:ascii="Cambria" w:hAnsi="Cambria" w:cs="Cambria"/>
          <w:color w:val="0000CD"/>
          <w:lang w:val="vi-VN"/>
        </w:rPr>
        <w:t>ị</w:t>
      </w:r>
      <w:r w:rsidRPr="001C7FBB">
        <w:rPr>
          <w:rStyle w:val="shorttext"/>
          <w:color w:val="0000CD"/>
          <w:lang w:val="vi-VN"/>
        </w:rPr>
        <w:t>ch công vi</w:t>
      </w:r>
      <w:r w:rsidRPr="001C7FBB">
        <w:rPr>
          <w:rStyle w:val="shorttext"/>
          <w:rFonts w:ascii="Cambria" w:hAnsi="Cambria" w:cs="Cambria"/>
          <w:color w:val="0000CD"/>
          <w:lang w:val="vi-VN"/>
        </w:rPr>
        <w:t>ệ</w:t>
      </w:r>
      <w:r w:rsidRPr="001C7FBB">
        <w:rPr>
          <w:rStyle w:val="shorttext"/>
          <w:color w:val="0000CD"/>
          <w:lang w:val="vi-VN"/>
        </w:rPr>
        <w:t>c thanh l</w:t>
      </w:r>
      <w:r w:rsidRPr="001C7FBB">
        <w:rPr>
          <w:rStyle w:val="shorttext"/>
          <w:rFonts w:ascii="Cambria" w:hAnsi="Cambria" w:cs="Cambria"/>
          <w:color w:val="0000CD"/>
          <w:lang w:val="vi-VN"/>
        </w:rPr>
        <w:t>ọ</w:t>
      </w:r>
      <w:r w:rsidRPr="001C7FBB">
        <w:rPr>
          <w:rStyle w:val="shorttext"/>
          <w:color w:val="0000CD"/>
          <w:lang w:val="vi-VN"/>
        </w:rPr>
        <w:t>c</w:t>
      </w:r>
    </w:p>
    <w:p w14:paraId="20D9DF25"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6: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ị</w:t>
      </w:r>
      <w:r w:rsidRPr="001C7FBB">
        <w:rPr>
          <w:color w:val="0000CD"/>
          <w:lang w:val="vi-VN"/>
        </w:rPr>
        <w:t>nh c</w:t>
      </w:r>
      <w:r w:rsidRPr="001C7FBB">
        <w:rPr>
          <w:rFonts w:ascii="Cambria" w:hAnsi="Cambria" w:cs="Cambria"/>
          <w:color w:val="0000CD"/>
          <w:lang w:val="vi-VN"/>
        </w:rPr>
        <w:t>ấ</w:t>
      </w:r>
      <w:r w:rsidRPr="001C7FBB">
        <w:rPr>
          <w:color w:val="0000CD"/>
          <w:lang w:val="vi-VN"/>
        </w:rPr>
        <w:t>u hình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tra B</w:t>
      </w:r>
      <w:r w:rsidRPr="001C7FBB">
        <w:rPr>
          <w:rFonts w:ascii="Cambria" w:hAnsi="Cambria" w:cs="Cambria"/>
          <w:color w:val="0000CD"/>
          <w:lang w:val="vi-VN"/>
        </w:rPr>
        <w:t>ả</w:t>
      </w:r>
      <w:r w:rsidRPr="001C7FBB">
        <w:rPr>
          <w:color w:val="0000CD"/>
          <w:lang w:val="vi-VN"/>
        </w:rPr>
        <w:t>n ghi s</w:t>
      </w:r>
      <w:r w:rsidRPr="001C7FBB">
        <w:rPr>
          <w:rFonts w:ascii="Cambria" w:hAnsi="Cambria" w:cs="Cambria"/>
          <w:color w:val="0000CD"/>
          <w:lang w:val="vi-VN"/>
        </w:rPr>
        <w:t>ẽ</w:t>
      </w:r>
      <w:r w:rsidRPr="001C7FBB">
        <w:rPr>
          <w:color w:val="0000CD"/>
          <w:lang w:val="vi-VN"/>
        </w:rPr>
        <w:t xml:space="preserve"> b</w:t>
      </w:r>
      <w:r w:rsidRPr="001C7FBB">
        <w:rPr>
          <w:rFonts w:ascii="Cambria" w:hAnsi="Cambria" w:cs="Cambria"/>
          <w:color w:val="0000CD"/>
          <w:lang w:val="vi-VN"/>
        </w:rPr>
        <w:t>ị</w:t>
      </w:r>
      <w:r w:rsidRPr="001C7FBB">
        <w:rPr>
          <w:color w:val="0000CD"/>
          <w:lang w:val="vi-VN"/>
        </w:rPr>
        <w:t xml:space="preserve"> Xóa theo Lô</w:t>
      </w:r>
    </w:p>
    <w:p w14:paraId="615251F3" w14:textId="77777777" w:rsidR="009B29A7" w:rsidRPr="001058B5" w:rsidRDefault="009B29A7" w:rsidP="009B29A7">
      <w:pPr>
        <w:pStyle w:val="BodyText"/>
        <w:spacing w:before="3"/>
        <w:rPr>
          <w:rFonts w:ascii="Arial" w:hAnsi="Arial" w:cs="Arial"/>
          <w:sz w:val="23"/>
        </w:rPr>
      </w:pPr>
    </w:p>
    <w:p w14:paraId="2E1ECA5E" w14:textId="77777777" w:rsidR="009B29A7" w:rsidRPr="001058B5" w:rsidRDefault="009B29A7" w:rsidP="009B29A7">
      <w:pPr>
        <w:pStyle w:val="Heading6"/>
        <w:ind w:left="1660"/>
      </w:pPr>
      <w:bookmarkStart w:id="1876" w:name="Step_1:_If_Necessary,_Tune_Online_and_Ar"/>
      <w:bookmarkStart w:id="1877" w:name="_bookmark2054"/>
      <w:bookmarkEnd w:id="1876"/>
      <w:bookmarkEnd w:id="1877"/>
      <w:r>
        <w:rPr>
          <w:lang w:val="vi-VN"/>
        </w:rPr>
        <w:t>B</w:t>
      </w:r>
      <w:r>
        <w:rPr>
          <w:rFonts w:ascii="Cambria" w:hAnsi="Cambria" w:cs="Cambria"/>
          <w:lang w:val="vi-VN"/>
        </w:rPr>
        <w:t>ướ</w:t>
      </w:r>
      <w:r>
        <w:rPr>
          <w:lang w:val="vi-VN"/>
        </w:rPr>
        <w:t>c 1: N</w:t>
      </w:r>
      <w:r>
        <w:rPr>
          <w:rFonts w:ascii="Cambria" w:hAnsi="Cambria" w:cs="Cambria"/>
          <w:lang w:val="vi-VN"/>
        </w:rPr>
        <w:t>ế</w:t>
      </w:r>
      <w:r>
        <w:rPr>
          <w:lang w:val="vi-VN"/>
        </w:rPr>
        <w:t>u c</w:t>
      </w:r>
      <w:r>
        <w:rPr>
          <w:rFonts w:ascii="Cambria" w:hAnsi="Cambria" w:cs="Cambria"/>
          <w:lang w:val="vi-VN"/>
        </w:rPr>
        <w:t>ầ</w:t>
      </w:r>
      <w:r>
        <w:rPr>
          <w:lang w:val="vi-VN"/>
        </w:rPr>
        <w:t>n thi</w:t>
      </w:r>
      <w:r>
        <w:rPr>
          <w:rFonts w:ascii="Cambria" w:hAnsi="Cambria" w:cs="Cambria"/>
          <w:lang w:val="vi-VN"/>
        </w:rPr>
        <w:t>ế</w:t>
      </w:r>
      <w:r>
        <w:rPr>
          <w:lang w:val="vi-VN"/>
        </w:rPr>
        <w:t>t, Tune Online và l</w:t>
      </w:r>
      <w:r>
        <w:rPr>
          <w:rFonts w:ascii="Cambria" w:hAnsi="Cambria" w:cs="Cambria"/>
          <w:lang w:val="vi-VN"/>
        </w:rPr>
        <w:t>ư</w:t>
      </w:r>
      <w:r>
        <w:rPr>
          <w:lang w:val="vi-VN"/>
        </w:rPr>
        <w:t>u tr</w:t>
      </w:r>
      <w:r>
        <w:rPr>
          <w:rFonts w:ascii="Cambria" w:hAnsi="Cambria" w:cs="Cambria"/>
          <w:lang w:val="vi-VN"/>
        </w:rPr>
        <w:t>ữ</w:t>
      </w:r>
      <w:r>
        <w:rPr>
          <w:lang w:val="vi-VN"/>
        </w:rPr>
        <w:t xml:space="preserve"> kích th</w:t>
      </w:r>
      <w:r>
        <w:rPr>
          <w:rFonts w:ascii="Cambria" w:hAnsi="Cambria" w:cs="Cambria"/>
          <w:lang w:val="vi-VN"/>
        </w:rPr>
        <w:t>ướ</w:t>
      </w:r>
      <w:r>
        <w:rPr>
          <w:lang w:val="vi-VN"/>
        </w:rPr>
        <w:t>c nh</w:t>
      </w:r>
      <w:r>
        <w:rPr>
          <w:rFonts w:ascii="Cambria" w:hAnsi="Cambria" w:cs="Cambria"/>
          <w:lang w:val="vi-VN"/>
        </w:rPr>
        <w:t>ậ</w:t>
      </w:r>
      <w:r>
        <w:rPr>
          <w:lang w:val="vi-VN"/>
        </w:rPr>
        <w:t>t ký làm l</w:t>
      </w:r>
      <w:r>
        <w:rPr>
          <w:rFonts w:ascii="Cambria" w:hAnsi="Cambria" w:cs="Cambria"/>
          <w:lang w:val="vi-VN"/>
        </w:rPr>
        <w:t>ạ</w:t>
      </w:r>
      <w:r>
        <w:rPr>
          <w:lang w:val="vi-VN"/>
        </w:rPr>
        <w:t>i</w:t>
      </w:r>
    </w:p>
    <w:p w14:paraId="6E4651FC" w14:textId="77777777" w:rsidR="009B29A7" w:rsidRPr="001058B5" w:rsidRDefault="009B29A7" w:rsidP="009B29A7">
      <w:pPr>
        <w:spacing w:before="54" w:line="232" w:lineRule="auto"/>
        <w:ind w:left="1659" w:right="700"/>
        <w:rPr>
          <w:rFonts w:ascii="Arial" w:hAnsi="Arial" w:cs="Arial"/>
          <w:sz w:val="20"/>
        </w:rPr>
      </w:pPr>
      <w:r w:rsidRPr="001C7FBB">
        <w:rPr>
          <w:rFonts w:ascii="Arial" w:hAnsi="Arial" w:cs="Arial"/>
          <w:sz w:val="20"/>
          <w:szCs w:val="20"/>
          <w:lang w:val="vi-VN"/>
        </w:rPr>
        <w:t>Quá trình thanh lọc có thể tạo thêm các bản ghi làm lại. Trước khi bạn chạy quy trình này, bạn có thể cần điều chỉnh trực tuyến và lưu trữ làm lại kích thước nhật ký để chứa các bản ghi bổ sung được tạo trong quá trình thanh toán bảng kiểm tra. Để biết thêm thông tin về các tệp nhật ký điều chỉnh, hãy xem</w:t>
      </w:r>
      <w:r w:rsidRPr="001058B5">
        <w:rPr>
          <w:rFonts w:ascii="Arial" w:hAnsi="Arial" w:cs="Arial"/>
          <w:i/>
          <w:sz w:val="20"/>
        </w:rPr>
        <w:t xml:space="preserve"> Oracle Database Performance Tuning Guide </w:t>
      </w:r>
      <w:r w:rsidRPr="001058B5">
        <w:rPr>
          <w:rFonts w:ascii="Arial" w:hAnsi="Arial" w:cs="Arial"/>
          <w:sz w:val="20"/>
        </w:rPr>
        <w:t xml:space="preserve">and </w:t>
      </w:r>
      <w:r w:rsidRPr="001058B5">
        <w:rPr>
          <w:rFonts w:ascii="Arial" w:hAnsi="Arial" w:cs="Arial"/>
          <w:i/>
          <w:sz w:val="20"/>
        </w:rPr>
        <w:t>Oracle Database Administrator's Guide</w:t>
      </w:r>
      <w:r w:rsidRPr="001058B5">
        <w:rPr>
          <w:rFonts w:ascii="Arial" w:hAnsi="Arial" w:cs="Arial"/>
          <w:sz w:val="20"/>
        </w:rPr>
        <w:t>.</w:t>
      </w:r>
    </w:p>
    <w:p w14:paraId="1AC42896" w14:textId="77777777" w:rsidR="009B29A7" w:rsidRPr="001058B5" w:rsidRDefault="009B29A7" w:rsidP="009B29A7">
      <w:pPr>
        <w:pStyle w:val="BodyText"/>
        <w:rPr>
          <w:rFonts w:ascii="Arial" w:hAnsi="Arial" w:cs="Arial"/>
          <w:sz w:val="23"/>
        </w:rPr>
      </w:pPr>
    </w:p>
    <w:p w14:paraId="7255B5AA" w14:textId="77777777" w:rsidR="009B29A7" w:rsidRPr="001058B5" w:rsidRDefault="009B29A7" w:rsidP="009B29A7">
      <w:pPr>
        <w:pStyle w:val="Heading6"/>
        <w:ind w:left="1660"/>
      </w:pPr>
      <w:bookmarkStart w:id="1878" w:name="Step_2:_Plan_a_Timestamp_and_Archive_Str"/>
      <w:bookmarkStart w:id="1879" w:name="_bookmark2055"/>
      <w:bookmarkEnd w:id="1878"/>
      <w:bookmarkEnd w:id="1879"/>
      <w:r>
        <w:rPr>
          <w:rStyle w:val="shorttext"/>
          <w:lang w:val="vi-VN"/>
        </w:rPr>
        <w:t>B</w:t>
      </w:r>
      <w:r>
        <w:rPr>
          <w:rStyle w:val="shorttext"/>
          <w:rFonts w:ascii="Cambria" w:hAnsi="Cambria" w:cs="Cambria"/>
          <w:lang w:val="vi-VN"/>
        </w:rPr>
        <w:t>ướ</w:t>
      </w:r>
      <w:r>
        <w:rPr>
          <w:rStyle w:val="shorttext"/>
          <w:lang w:val="vi-VN"/>
        </w:rPr>
        <w:t>c 2: L</w:t>
      </w:r>
      <w:r>
        <w:rPr>
          <w:rStyle w:val="shorttext"/>
          <w:rFonts w:ascii="Cambria" w:hAnsi="Cambria" w:cs="Cambria"/>
          <w:lang w:val="vi-VN"/>
        </w:rPr>
        <w:t>ậ</w:t>
      </w:r>
      <w:r>
        <w:rPr>
          <w:rStyle w:val="shorttext"/>
          <w:lang w:val="vi-VN"/>
        </w:rPr>
        <w:t>p k</w:t>
      </w:r>
      <w:r>
        <w:rPr>
          <w:rStyle w:val="shorttext"/>
          <w:rFonts w:ascii="Cambria" w:hAnsi="Cambria" w:cs="Cambria"/>
          <w:lang w:val="vi-VN"/>
        </w:rPr>
        <w:t>ế</w:t>
      </w:r>
      <w:r>
        <w:rPr>
          <w:rStyle w:val="shorttext"/>
          <w:lang w:val="vi-VN"/>
        </w:rPr>
        <w:t xml:space="preserve"> ho</w:t>
      </w:r>
      <w:r>
        <w:rPr>
          <w:rStyle w:val="shorttext"/>
          <w:rFonts w:ascii="Cambria" w:hAnsi="Cambria" w:cs="Cambria"/>
          <w:lang w:val="vi-VN"/>
        </w:rPr>
        <w:t>ạ</w:t>
      </w:r>
      <w:r>
        <w:rPr>
          <w:rStyle w:val="shorttext"/>
          <w:lang w:val="vi-VN"/>
        </w:rPr>
        <w:t>ch d</w:t>
      </w:r>
      <w:r>
        <w:rPr>
          <w:rStyle w:val="shorttext"/>
          <w:rFonts w:ascii="Cambria" w:hAnsi="Cambria" w:cs="Cambria"/>
          <w:lang w:val="vi-VN"/>
        </w:rPr>
        <w:t>ấ</w:t>
      </w:r>
      <w:r>
        <w:rPr>
          <w:rStyle w:val="shorttext"/>
          <w:lang w:val="vi-VN"/>
        </w:rPr>
        <w:t>u th</w:t>
      </w:r>
      <w:r>
        <w:rPr>
          <w:rStyle w:val="shorttext"/>
          <w:rFonts w:ascii="Cambria" w:hAnsi="Cambria" w:cs="Cambria"/>
          <w:lang w:val="vi-VN"/>
        </w:rPr>
        <w:t>ờ</w:t>
      </w:r>
      <w:r>
        <w:rPr>
          <w:rStyle w:val="shorttext"/>
          <w:lang w:val="vi-VN"/>
        </w:rPr>
        <w:t>i gian và chi</w:t>
      </w:r>
      <w:r>
        <w:rPr>
          <w:rStyle w:val="shorttext"/>
          <w:rFonts w:ascii="Cambria" w:hAnsi="Cambria" w:cs="Cambria"/>
          <w:lang w:val="vi-VN"/>
        </w:rPr>
        <w:t>ế</w:t>
      </w:r>
      <w:r>
        <w:rPr>
          <w:rStyle w:val="shorttext"/>
          <w:lang w:val="vi-VN"/>
        </w:rPr>
        <w:t>n l</w:t>
      </w:r>
      <w:r>
        <w:rPr>
          <w:rStyle w:val="shorttext"/>
          <w:rFonts w:ascii="Cambria" w:hAnsi="Cambria" w:cs="Cambria"/>
          <w:lang w:val="vi-VN"/>
        </w:rPr>
        <w:t>ượ</w:t>
      </w:r>
      <w:r>
        <w:rPr>
          <w:rStyle w:val="shorttext"/>
          <w:lang w:val="vi-VN"/>
        </w:rPr>
        <w:t>c l</w:t>
      </w:r>
      <w:r>
        <w:rPr>
          <w:rStyle w:val="shorttext"/>
          <w:rFonts w:ascii="Cambria" w:hAnsi="Cambria" w:cs="Cambria"/>
          <w:lang w:val="vi-VN"/>
        </w:rPr>
        <w:t>ư</w:t>
      </w:r>
      <w:r>
        <w:rPr>
          <w:rStyle w:val="shorttext"/>
          <w:lang w:val="vi-VN"/>
        </w:rPr>
        <w:t>u trữ</w:t>
      </w:r>
    </w:p>
    <w:p w14:paraId="5D273D48" w14:textId="77777777" w:rsidR="009B29A7" w:rsidRPr="001C7FBB" w:rsidRDefault="009B29A7" w:rsidP="009B29A7">
      <w:pPr>
        <w:pStyle w:val="BodyText"/>
        <w:spacing w:before="57" w:line="230" w:lineRule="auto"/>
        <w:ind w:left="1660" w:right="715"/>
        <w:rPr>
          <w:rFonts w:ascii="Arial" w:hAnsi="Arial" w:cs="Arial"/>
        </w:rPr>
      </w:pPr>
      <w:r w:rsidRPr="001C7FBB">
        <w:rPr>
          <w:rFonts w:ascii="Arial" w:hAnsi="Arial" w:cs="Arial"/>
          <w:lang w:val="vi-VN"/>
        </w:rPr>
        <w:t>Bạn phải ghi lại dấu thời gian của cơ sở dữ liệu và các bản ghi kiểm toán của hệ điều hành trước khi bạn có thể lưu trữ chúng. Bạn có thể kiểm tra ngày dấu thời gian bằng cách truy vấn chế độ xem từ điển dữ liệu DBA_ AUDIT_MGMT_LAST_ARCH_TS. Sau đó, khi quá trình thanh trừng diễn ra, Cơ sở dữ liệu Oracle chỉ thanh lọc các bản ghi đường mòn kiểm toán đã được tạo trước ngày dấu thời gian này. Xem "</w:t>
      </w:r>
      <w:r w:rsidRPr="001C7FBB">
        <w:rPr>
          <w:rFonts w:ascii="Arial" w:hAnsi="Arial" w:cs="Arial"/>
          <w:color w:val="0000CD"/>
          <w:lang w:val="vi-VN"/>
        </w:rPr>
        <w:t>Bước 4: Tùy chọn, Đặt Dấu thời gian Lưu trữ cho Bản ghi Kiểm toán</w:t>
      </w:r>
      <w:r w:rsidRPr="001C7FBB">
        <w:rPr>
          <w:rFonts w:ascii="Arial" w:hAnsi="Arial" w:cs="Arial"/>
          <w:lang w:val="vi-VN"/>
        </w:rPr>
        <w:t>" trên trang 9-69 để biết thêm thông tin</w:t>
      </w:r>
      <w:r w:rsidRPr="001C7FBB">
        <w:rPr>
          <w:rFonts w:ascii="Arial" w:hAnsi="Arial" w:cs="Arial"/>
        </w:rPr>
        <w:t>.</w:t>
      </w:r>
    </w:p>
    <w:p w14:paraId="4566DD2E" w14:textId="77777777" w:rsidR="009B29A7" w:rsidRPr="001C7FBB" w:rsidRDefault="009B29A7" w:rsidP="009B29A7">
      <w:pPr>
        <w:pStyle w:val="BodyText"/>
        <w:spacing w:before="119" w:line="232" w:lineRule="auto"/>
        <w:ind w:left="1660" w:right="848"/>
        <w:rPr>
          <w:rFonts w:ascii="Arial" w:hAnsi="Arial" w:cs="Arial"/>
        </w:rPr>
      </w:pPr>
      <w:r w:rsidRPr="001C7FBB">
        <w:rPr>
          <w:rFonts w:ascii="Arial" w:hAnsi="Arial" w:cs="Arial"/>
          <w:lang w:val="vi-VN"/>
        </w:rPr>
        <w:t>Sau khi bạn đã đặt dấu thời gian cho các bản ghi, bạn đã sẵn sàng để lưu trữ chúng. Xem các phần sau để biết thêm thông tin</w:t>
      </w:r>
      <w:r w:rsidRPr="001C7FBB">
        <w:rPr>
          <w:rFonts w:ascii="Arial" w:hAnsi="Arial" w:cs="Arial"/>
        </w:rPr>
        <w:t>:</w:t>
      </w:r>
    </w:p>
    <w:p w14:paraId="16400861" w14:textId="77777777" w:rsidR="009B29A7"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021" w:history="1">
        <w:r w:rsidR="009B29A7" w:rsidRPr="001058B5">
          <w:rPr>
            <w:rFonts w:ascii="Arial" w:hAnsi="Arial" w:cs="Arial"/>
            <w:color w:val="0000CC"/>
            <w:sz w:val="20"/>
          </w:rPr>
          <w:t xml:space="preserve">"Archiving the Database Audit </w:t>
        </w:r>
        <w:r w:rsidR="009B29A7" w:rsidRPr="001058B5">
          <w:rPr>
            <w:rFonts w:ascii="Arial" w:hAnsi="Arial" w:cs="Arial"/>
            <w:color w:val="0000CC"/>
            <w:spacing w:val="-4"/>
            <w:sz w:val="20"/>
          </w:rPr>
          <w:t>Trail"</w:t>
        </w:r>
        <w:r w:rsidR="009B29A7">
          <w:rPr>
            <w:rFonts w:ascii="Arial" w:hAnsi="Arial" w:cs="Arial"/>
            <w:color w:val="0000CC"/>
            <w:spacing w:val="-4"/>
            <w:sz w:val="20"/>
          </w:rPr>
          <w:t xml:space="preserve"> trang</w:t>
        </w:r>
        <w:r w:rsidR="009B29A7" w:rsidRPr="001058B5">
          <w:rPr>
            <w:rFonts w:ascii="Arial" w:hAnsi="Arial" w:cs="Arial"/>
            <w:spacing w:val="-2"/>
            <w:sz w:val="20"/>
          </w:rPr>
          <w:t xml:space="preserve"> </w:t>
        </w:r>
        <w:r w:rsidR="009B29A7" w:rsidRPr="001058B5">
          <w:rPr>
            <w:rFonts w:ascii="Arial" w:hAnsi="Arial" w:cs="Arial"/>
            <w:sz w:val="20"/>
          </w:rPr>
          <w:t>9-61</w:t>
        </w:r>
      </w:hyperlink>
    </w:p>
    <w:p w14:paraId="318E1C79" w14:textId="77777777" w:rsidR="009B29A7"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039" w:history="1">
        <w:r w:rsidR="009B29A7" w:rsidRPr="001058B5">
          <w:rPr>
            <w:rFonts w:ascii="Arial" w:hAnsi="Arial" w:cs="Arial"/>
            <w:color w:val="0000CC"/>
            <w:sz w:val="20"/>
          </w:rPr>
          <w:t xml:space="preserve">"Archiving the Operating System Audit </w:t>
        </w:r>
        <w:r w:rsidR="009B29A7" w:rsidRPr="001058B5">
          <w:rPr>
            <w:rFonts w:ascii="Arial" w:hAnsi="Arial" w:cs="Arial"/>
            <w:color w:val="0000CC"/>
            <w:spacing w:val="-4"/>
            <w:sz w:val="20"/>
          </w:rPr>
          <w:t xml:space="preserve">Trail" </w:t>
        </w:r>
        <w:r w:rsidR="009B29A7">
          <w:rPr>
            <w:rFonts w:ascii="Arial" w:hAnsi="Arial" w:cs="Arial"/>
            <w:sz w:val="20"/>
          </w:rPr>
          <w:t>trang</w:t>
        </w:r>
        <w:r w:rsidR="009B29A7" w:rsidRPr="001058B5">
          <w:rPr>
            <w:rFonts w:ascii="Arial" w:hAnsi="Arial" w:cs="Arial"/>
            <w:spacing w:val="-3"/>
            <w:sz w:val="20"/>
          </w:rPr>
          <w:t xml:space="preserve"> </w:t>
        </w:r>
        <w:r w:rsidR="009B29A7" w:rsidRPr="001058B5">
          <w:rPr>
            <w:rFonts w:ascii="Arial" w:hAnsi="Arial" w:cs="Arial"/>
            <w:sz w:val="20"/>
          </w:rPr>
          <w:t>9-65</w:t>
        </w:r>
      </w:hyperlink>
    </w:p>
    <w:p w14:paraId="33E72061" w14:textId="77777777" w:rsidR="009B29A7" w:rsidRPr="001058B5" w:rsidRDefault="009B29A7" w:rsidP="009B29A7">
      <w:pPr>
        <w:pStyle w:val="BodyText"/>
        <w:spacing w:before="2"/>
        <w:rPr>
          <w:rFonts w:ascii="Arial" w:hAnsi="Arial" w:cs="Arial"/>
          <w:sz w:val="23"/>
        </w:rPr>
      </w:pPr>
    </w:p>
    <w:p w14:paraId="44D1FB96" w14:textId="77777777" w:rsidR="009B29A7" w:rsidRPr="001058B5" w:rsidRDefault="009B29A7" w:rsidP="009B29A7">
      <w:pPr>
        <w:pStyle w:val="Heading6"/>
        <w:ind w:left="1660"/>
      </w:pPr>
      <w:bookmarkStart w:id="1880" w:name="Step_3:_Initialize_the_Audit_Trail_Clean"/>
      <w:bookmarkStart w:id="1881" w:name="_bookmark2056"/>
      <w:bookmarkEnd w:id="1880"/>
      <w:bookmarkEnd w:id="1881"/>
      <w:r>
        <w:rPr>
          <w:lang w:val="vi-VN"/>
        </w:rPr>
        <w:t>B</w:t>
      </w:r>
      <w:r>
        <w:rPr>
          <w:rFonts w:ascii="Cambria" w:hAnsi="Cambria" w:cs="Cambria"/>
          <w:lang w:val="vi-VN"/>
        </w:rPr>
        <w:t>ướ</w:t>
      </w:r>
      <w:r>
        <w:rPr>
          <w:lang w:val="vi-VN"/>
        </w:rPr>
        <w:t>c 3: Kh</w:t>
      </w:r>
      <w:r>
        <w:rPr>
          <w:rFonts w:ascii="Cambria" w:hAnsi="Cambria" w:cs="Cambria"/>
          <w:lang w:val="vi-VN"/>
        </w:rPr>
        <w:t>ở</w:t>
      </w:r>
      <w:r>
        <w:rPr>
          <w:lang w:val="vi-VN"/>
        </w:rPr>
        <w:t>i t</w:t>
      </w:r>
      <w:r>
        <w:rPr>
          <w:rFonts w:ascii="Cambria" w:hAnsi="Cambria" w:cs="Cambria"/>
          <w:lang w:val="vi-VN"/>
        </w:rPr>
        <w:t>ạ</w:t>
      </w:r>
      <w:r>
        <w:rPr>
          <w:lang w:val="vi-VN"/>
        </w:rPr>
        <w:t>o ho</w:t>
      </w:r>
      <w:r>
        <w:rPr>
          <w:rFonts w:ascii="Cambria" w:hAnsi="Cambria" w:cs="Cambria"/>
          <w:lang w:val="vi-VN"/>
        </w:rPr>
        <w:t>ạ</w:t>
      </w:r>
      <w:r>
        <w:rPr>
          <w:lang w:val="vi-VN"/>
        </w:rPr>
        <w:t>t đ</w:t>
      </w:r>
      <w:r>
        <w:rPr>
          <w:rFonts w:ascii="Cambria" w:hAnsi="Cambria" w:cs="Cambria"/>
          <w:lang w:val="vi-VN"/>
        </w:rPr>
        <w:t>ộ</w:t>
      </w:r>
      <w:r>
        <w:rPr>
          <w:lang w:val="vi-VN"/>
        </w:rPr>
        <w:t>ng d</w:t>
      </w:r>
      <w:r>
        <w:rPr>
          <w:rFonts w:ascii="Cambria" w:hAnsi="Cambria" w:cs="Cambria"/>
          <w:lang w:val="vi-VN"/>
        </w:rPr>
        <w:t>ọ</w:t>
      </w:r>
      <w:r>
        <w:rPr>
          <w:lang w:val="vi-VN"/>
        </w:rPr>
        <w:t>n d</w:t>
      </w:r>
      <w:r>
        <w:rPr>
          <w:rFonts w:ascii="Cambria" w:hAnsi="Cambria" w:cs="Cambria"/>
          <w:lang w:val="vi-VN"/>
        </w:rPr>
        <w:t>ẹ</w:t>
      </w:r>
      <w:r>
        <w:rPr>
          <w:lang w:val="vi-VN"/>
        </w:rPr>
        <w:t>p ki</w:t>
      </w:r>
      <w:r>
        <w:rPr>
          <w:rFonts w:ascii="Cambria" w:hAnsi="Cambria" w:cs="Cambria"/>
          <w:lang w:val="vi-VN"/>
        </w:rPr>
        <w:t>ể</w:t>
      </w:r>
      <w:r>
        <w:rPr>
          <w:lang w:val="vi-VN"/>
        </w:rPr>
        <w:t>m tra đ</w:t>
      </w:r>
      <w:r>
        <w:rPr>
          <w:rFonts w:ascii="Cambria" w:hAnsi="Cambria" w:cs="Cambria"/>
          <w:lang w:val="vi-VN"/>
        </w:rPr>
        <w:t>ườ</w:t>
      </w:r>
      <w:r>
        <w:rPr>
          <w:lang w:val="vi-VN"/>
        </w:rPr>
        <w:t>ng mòn</w:t>
      </w:r>
    </w:p>
    <w:p w14:paraId="46AD74DF" w14:textId="77777777" w:rsidR="009B29A7" w:rsidRPr="001C7FBB" w:rsidRDefault="009B29A7" w:rsidP="009B29A7">
      <w:pPr>
        <w:pStyle w:val="BodyText"/>
        <w:spacing w:before="56" w:line="230" w:lineRule="auto"/>
        <w:ind w:left="1659" w:right="700"/>
        <w:rPr>
          <w:rFonts w:ascii="Arial" w:hAnsi="Arial" w:cs="Arial"/>
        </w:rPr>
      </w:pPr>
      <w:r w:rsidRPr="001C7FBB">
        <w:rPr>
          <w:rFonts w:ascii="Arial" w:hAnsi="Arial" w:cs="Arial"/>
          <w:lang w:val="vi-VN"/>
        </w:rPr>
        <w:t>Trước khi bạn có thể thanh lọc đường mòn kiểm tra bằng cách sử dụng thủ tục DBMS_AUDIT_MGMT.CLEAN_AUDIT_ TRAIL PL / SQL, bạn phải khởi tạo đường mòn kiểm toán cho hoạt động dọn dẹp. Đối với đường dẫn kiểm toán cơ sở dữ liệu, nếu bạn không di chuyển bảng tính kiểm tra cơ sở dữ liệu (SYS.AUD $ và SYS.FGA_LOG $) từ vùng bảng SYSTEM sang vùng bảng khác, quá trình này di chuyển các bảng này đến vùng bảng SYSAUX hoặc tới vùng bảng mà bạn được chỉ định trong "</w:t>
      </w:r>
      <w:r w:rsidRPr="001C7FBB">
        <w:rPr>
          <w:rFonts w:ascii="Arial" w:hAnsi="Arial" w:cs="Arial"/>
          <w:color w:val="0000CD"/>
          <w:lang w:val="vi-VN"/>
        </w:rPr>
        <w:t>Di chuyển Đường dẫn Kiểm tra Cơ sở dữ liệu đến một Vùng bảng Khác</w:t>
      </w:r>
      <w:r w:rsidRPr="001C7FBB">
        <w:rPr>
          <w:rFonts w:ascii="Arial" w:hAnsi="Arial" w:cs="Arial"/>
          <w:lang w:val="vi-VN"/>
        </w:rPr>
        <w:t>" trên trang 9-60. Lưu ý rằng việc di chuyển các bảng này mất một thời gian, vì vậy bạn có thể muốn lập lịch trình khởi tạo trong thời gian khi cơ sở dữ liệu không bận.</w:t>
      </w:r>
      <w:r w:rsidRPr="001C7FBB">
        <w:rPr>
          <w:rFonts w:ascii="Arial" w:hAnsi="Arial" w:cs="Arial"/>
          <w:spacing w:val="-5"/>
        </w:rPr>
        <w:t>.</w:t>
      </w:r>
    </w:p>
    <w:p w14:paraId="07695E84" w14:textId="77777777" w:rsidR="009B29A7" w:rsidRPr="001058B5" w:rsidRDefault="009B29A7" w:rsidP="009B29A7">
      <w:pPr>
        <w:pStyle w:val="BodyText"/>
        <w:spacing w:before="109"/>
        <w:ind w:left="1660"/>
        <w:rPr>
          <w:rFonts w:ascii="Arial" w:hAnsi="Arial" w:cs="Arial"/>
        </w:rPr>
      </w:pPr>
      <w:r w:rsidRPr="001C7FBB">
        <w:rPr>
          <w:rStyle w:val="shorttext"/>
          <w:rFonts w:ascii="Arial" w:hAnsi="Arial" w:cs="Arial"/>
          <w:lang w:val="vi-VN"/>
        </w:rPr>
        <w:t>Để khởi tạo hoạt động dọn dẹp đường mòn kiểm toán</w:t>
      </w:r>
      <w:r w:rsidRPr="001058B5">
        <w:rPr>
          <w:rFonts w:ascii="Arial" w:hAnsi="Arial" w:cs="Arial"/>
        </w:rPr>
        <w:t>:</w:t>
      </w:r>
    </w:p>
    <w:p w14:paraId="705B96B6" w14:textId="77777777" w:rsidR="009B29A7" w:rsidRPr="00747425" w:rsidRDefault="009B29A7" w:rsidP="009B29A7">
      <w:pPr>
        <w:pStyle w:val="ListParagraph"/>
        <w:numPr>
          <w:ilvl w:val="0"/>
          <w:numId w:val="28"/>
        </w:numPr>
        <w:tabs>
          <w:tab w:val="left" w:pos="2020"/>
        </w:tabs>
        <w:spacing w:before="112" w:line="246" w:lineRule="exact"/>
        <w:rPr>
          <w:rFonts w:ascii="Arial" w:hAnsi="Arial" w:cs="Arial"/>
          <w:sz w:val="20"/>
          <w:szCs w:val="20"/>
        </w:rPr>
      </w:pPr>
      <w:r w:rsidRPr="00747425">
        <w:rPr>
          <w:rFonts w:ascii="Arial" w:hAnsi="Arial" w:cs="Arial"/>
          <w:sz w:val="20"/>
          <w:szCs w:val="20"/>
          <w:lang w:val="vi-VN"/>
        </w:rPr>
        <w:t>Đăng nhập vào SQL * Plus với tư cách người dùng quản trị có đặc quyền EXECUTE trên</w:t>
      </w:r>
      <w:r w:rsidRPr="00747425">
        <w:rPr>
          <w:rFonts w:ascii="Arial" w:hAnsi="Arial" w:cs="Arial"/>
          <w:sz w:val="20"/>
          <w:szCs w:val="20"/>
        </w:rPr>
        <w:t xml:space="preserve"> gói</w:t>
      </w:r>
    </w:p>
    <w:p w14:paraId="04B1BD21" w14:textId="77777777" w:rsidR="009B29A7" w:rsidRPr="00747425" w:rsidRDefault="009B29A7" w:rsidP="009B29A7">
      <w:pPr>
        <w:pStyle w:val="BodyText"/>
        <w:spacing w:line="246" w:lineRule="exact"/>
        <w:ind w:left="2020"/>
        <w:rPr>
          <w:rFonts w:ascii="Arial" w:hAnsi="Arial" w:cs="Arial"/>
        </w:rPr>
      </w:pPr>
      <w:r w:rsidRPr="00747425">
        <w:rPr>
          <w:rFonts w:ascii="Arial" w:hAnsi="Arial" w:cs="Arial"/>
        </w:rPr>
        <w:t>DBMS_AUDIT_MGMT</w:t>
      </w:r>
      <w:r w:rsidRPr="00747425">
        <w:rPr>
          <w:rFonts w:ascii="Arial" w:hAnsi="Arial" w:cs="Arial"/>
          <w:spacing w:val="-84"/>
        </w:rPr>
        <w:t xml:space="preserve"> </w:t>
      </w:r>
      <w:r w:rsidRPr="00747425">
        <w:rPr>
          <w:rFonts w:ascii="Arial" w:hAnsi="Arial" w:cs="Arial"/>
        </w:rPr>
        <w:t>PL/SQL</w:t>
      </w:r>
      <w:r>
        <w:rPr>
          <w:rFonts w:ascii="Arial" w:hAnsi="Arial" w:cs="Arial"/>
        </w:rPr>
        <w:t>.</w:t>
      </w:r>
    </w:p>
    <w:p w14:paraId="31B15BF4" w14:textId="77777777" w:rsidR="009B29A7" w:rsidRPr="00747425" w:rsidRDefault="009B29A7" w:rsidP="009B29A7">
      <w:pPr>
        <w:pStyle w:val="BodyText"/>
        <w:spacing w:before="121" w:line="230" w:lineRule="auto"/>
        <w:ind w:left="2020" w:right="1200"/>
        <w:jc w:val="both"/>
        <w:rPr>
          <w:rFonts w:ascii="Arial" w:hAnsi="Arial" w:cs="Arial"/>
        </w:rPr>
      </w:pPr>
      <w:r w:rsidRPr="00747425">
        <w:rPr>
          <w:rFonts w:ascii="Arial" w:hAnsi="Arial" w:cs="Arial"/>
          <w:lang w:val="vi-VN"/>
        </w:rPr>
        <w:t>Nếu bạn chưa làm như vậy, hãy khởi tạo hoạt động dọn dẹp đường mòn kiểm toán bằng cách chạy thủ tục DBMS_AUDIT_MGMT.INIT_CLEANUP. (Bạn chỉ cần thực hiện bước này một lần.</w:t>
      </w:r>
      <w:r w:rsidRPr="00747425">
        <w:rPr>
          <w:rFonts w:ascii="Arial" w:hAnsi="Arial" w:cs="Arial"/>
          <w:lang w:val="vi-VN"/>
        </w:rPr>
        <w:br/>
        <w:t xml:space="preserve">Bạn có thể kiểm tra xem đường dẫn kiểm toán đã được khởi tạo để dọn dẹp hay chưa bằng cách chạy hàm </w:t>
      </w:r>
      <w:r w:rsidRPr="00747425">
        <w:rPr>
          <w:rFonts w:ascii="Arial" w:hAnsi="Arial" w:cs="Arial"/>
          <w:lang w:val="vi-VN"/>
        </w:rPr>
        <w:lastRenderedPageBreak/>
        <w:t>DBMS_AUDIT_MGMT.IS_CLEANUP_INITIALIZED. Xem "Xác minh rằng Đường dẫn Kiểm tra được Khởi tạo để Dọn dẹp" trên trang 9-75</w:t>
      </w:r>
    </w:p>
    <w:p w14:paraId="7C21659F" w14:textId="77777777" w:rsidR="009B29A7" w:rsidRPr="001058B5" w:rsidRDefault="009B29A7" w:rsidP="009B29A7">
      <w:pPr>
        <w:pStyle w:val="BodyText"/>
        <w:spacing w:before="121" w:line="230" w:lineRule="auto"/>
        <w:ind w:right="1200"/>
        <w:jc w:val="both"/>
        <w:rPr>
          <w:rFonts w:ascii="Arial" w:hAnsi="Arial" w:cs="Arial"/>
        </w:rPr>
        <w:sectPr w:rsidR="009B29A7" w:rsidRPr="001058B5">
          <w:pgSz w:w="12240" w:h="15840"/>
          <w:pgMar w:top="840" w:right="1060" w:bottom="860" w:left="1100" w:header="549" w:footer="663" w:gutter="0"/>
          <w:cols w:space="720"/>
        </w:sectPr>
      </w:pPr>
    </w:p>
    <w:p w14:paraId="284477A1" w14:textId="77777777" w:rsidR="009B29A7" w:rsidRPr="001058B5" w:rsidRDefault="009B29A7" w:rsidP="009B29A7">
      <w:pPr>
        <w:pStyle w:val="BodyText"/>
        <w:spacing w:before="93"/>
        <w:ind w:left="1899" w:firstLine="720"/>
        <w:rPr>
          <w:rFonts w:ascii="Arial" w:hAnsi="Arial" w:cs="Arial"/>
        </w:rPr>
      </w:pPr>
      <w:r w:rsidRPr="001058B5">
        <w:rPr>
          <w:rFonts w:ascii="Arial" w:hAnsi="Arial" w:cs="Arial"/>
        </w:rPr>
        <w:lastRenderedPageBreak/>
        <w:t>For example:</w:t>
      </w:r>
    </w:p>
    <w:p w14:paraId="65AE207F" w14:textId="77777777" w:rsidR="009B29A7" w:rsidRPr="001058B5" w:rsidRDefault="009B29A7" w:rsidP="009B29A7">
      <w:pPr>
        <w:spacing w:before="141" w:line="259" w:lineRule="auto"/>
        <w:ind w:left="271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DBMS_AUDIT_MGMT.INIT_CLEANUP(</w:t>
      </w:r>
    </w:p>
    <w:p w14:paraId="64218D23" w14:textId="77777777" w:rsidR="009B29A7" w:rsidRPr="001058B5" w:rsidRDefault="009B29A7" w:rsidP="009B29A7">
      <w:pPr>
        <w:tabs>
          <w:tab w:val="left" w:pos="5399"/>
        </w:tabs>
        <w:spacing w:line="259" w:lineRule="auto"/>
        <w:ind w:left="2804" w:right="10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76307238"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3B9ACDDF" w14:textId="77777777" w:rsidR="009B29A7" w:rsidRPr="001058B5" w:rsidRDefault="009B29A7" w:rsidP="009B29A7">
      <w:pPr>
        <w:spacing w:before="14"/>
        <w:ind w:left="2620"/>
        <w:rPr>
          <w:rFonts w:ascii="Arial" w:hAnsi="Arial" w:cs="Arial"/>
          <w:sz w:val="18"/>
        </w:rPr>
      </w:pPr>
      <w:r w:rsidRPr="001058B5">
        <w:rPr>
          <w:rFonts w:ascii="Arial" w:hAnsi="Arial" w:cs="Arial"/>
          <w:w w:val="86"/>
          <w:sz w:val="18"/>
        </w:rPr>
        <w:t>/</w:t>
      </w:r>
    </w:p>
    <w:p w14:paraId="3CD8C3D8" w14:textId="77777777" w:rsidR="009B29A7" w:rsidRPr="001058B5" w:rsidRDefault="009B29A7" w:rsidP="009B29A7">
      <w:pPr>
        <w:pStyle w:val="BodyText"/>
        <w:spacing w:before="3"/>
        <w:rPr>
          <w:rFonts w:ascii="Arial" w:hAnsi="Arial" w:cs="Arial"/>
          <w:sz w:val="18"/>
        </w:rPr>
      </w:pPr>
    </w:p>
    <w:p w14:paraId="62DE1B85" w14:textId="77777777" w:rsidR="009B29A7" w:rsidRPr="001058B5" w:rsidRDefault="009B29A7" w:rsidP="009B29A7">
      <w:pPr>
        <w:pStyle w:val="BodyText"/>
        <w:spacing w:before="1"/>
        <w:ind w:left="2620"/>
        <w:rPr>
          <w:rFonts w:ascii="Arial" w:hAnsi="Arial" w:cs="Arial"/>
        </w:rPr>
      </w:pPr>
      <w:r>
        <w:rPr>
          <w:rFonts w:ascii="Arial" w:hAnsi="Arial" w:cs="Arial"/>
        </w:rPr>
        <w:t>Trong ví dụ cụ thể này</w:t>
      </w:r>
      <w:r w:rsidRPr="001058B5">
        <w:rPr>
          <w:rFonts w:ascii="Arial" w:hAnsi="Arial" w:cs="Arial"/>
        </w:rPr>
        <w:t>:</w:t>
      </w:r>
    </w:p>
    <w:p w14:paraId="7DD2A64A" w14:textId="77777777" w:rsidR="009B29A7" w:rsidRPr="001058B5" w:rsidRDefault="009B29A7" w:rsidP="009B29A7">
      <w:pPr>
        <w:pStyle w:val="ListParagraph"/>
        <w:numPr>
          <w:ilvl w:val="1"/>
          <w:numId w:val="28"/>
        </w:numPr>
        <w:tabs>
          <w:tab w:val="left" w:pos="2980"/>
        </w:tabs>
        <w:ind w:hanging="359"/>
        <w:rPr>
          <w:rFonts w:ascii="Arial" w:hAnsi="Arial" w:cs="Arial"/>
          <w:sz w:val="20"/>
        </w:rPr>
      </w:pPr>
      <w:r w:rsidRPr="001058B5">
        <w:rPr>
          <w:rFonts w:ascii="Arial" w:hAnsi="Arial" w:cs="Arial"/>
          <w:sz w:val="20"/>
        </w:rPr>
        <w:t xml:space="preserve">AUDIT_TRAIL_TYPE: </w:t>
      </w:r>
      <w:r>
        <w:rPr>
          <w:rFonts w:ascii="Arial" w:hAnsi="Arial" w:cs="Arial"/>
          <w:sz w:val="20"/>
        </w:rPr>
        <w:t>nhập một trong những giá trị sau</w:t>
      </w:r>
      <w:r w:rsidRPr="001058B5">
        <w:rPr>
          <w:rFonts w:ascii="Arial" w:hAnsi="Arial" w:cs="Arial"/>
          <w:sz w:val="20"/>
        </w:rPr>
        <w:t>:</w:t>
      </w:r>
    </w:p>
    <w:p w14:paraId="15425115"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 xml:space="preserve">DBMS_AUDIT_MGMT.AUDIT_TRAIL_AUD_STD: </w:t>
      </w:r>
      <w:r w:rsidRPr="00311610">
        <w:rPr>
          <w:rStyle w:val="shorttext"/>
          <w:rFonts w:ascii="Arial" w:hAnsi="Arial" w:cs="Arial"/>
          <w:sz w:val="20"/>
          <w:szCs w:val="20"/>
          <w:lang w:val="vi-VN"/>
        </w:rPr>
        <w:t>Bảng xếp hạng kiểm toán chuẩn, AUD $.</w:t>
      </w:r>
    </w:p>
    <w:p w14:paraId="2C2D5132"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DBMS_AUDIT_MGMT.AUDIT_TRAIL_FGA_STD:</w:t>
      </w:r>
      <w:r w:rsidRPr="00311610">
        <w:rPr>
          <w:rFonts w:ascii="Arial" w:hAnsi="Arial" w:cs="Arial"/>
          <w:spacing w:val="-19"/>
          <w:w w:val="95"/>
          <w:sz w:val="20"/>
          <w:szCs w:val="20"/>
        </w:rPr>
        <w:t xml:space="preserve"> </w:t>
      </w:r>
      <w:r w:rsidRPr="00311610">
        <w:rPr>
          <w:rStyle w:val="shorttext"/>
          <w:rFonts w:ascii="Arial" w:hAnsi="Arial" w:cs="Arial"/>
          <w:sz w:val="20"/>
          <w:szCs w:val="20"/>
          <w:lang w:val="vi-VN"/>
        </w:rPr>
        <w:t>Bảng khảo sát chi tiết hạt mịn,</w:t>
      </w:r>
      <w:r w:rsidRPr="00311610">
        <w:rPr>
          <w:rFonts w:ascii="Arial" w:hAnsi="Arial" w:cs="Arial"/>
          <w:sz w:val="20"/>
          <w:szCs w:val="20"/>
          <w:lang w:val="vi-VN"/>
        </w:rPr>
        <w:br/>
      </w:r>
      <w:r w:rsidRPr="00311610">
        <w:rPr>
          <w:rStyle w:val="shorttext"/>
          <w:rFonts w:ascii="Arial" w:hAnsi="Arial" w:cs="Arial"/>
          <w:sz w:val="20"/>
          <w:szCs w:val="20"/>
          <w:lang w:val="vi-VN"/>
        </w:rPr>
        <w:t>FGA_LOG $.</w:t>
      </w:r>
    </w:p>
    <w:p w14:paraId="6190B857"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Style w:val="shorttext"/>
          <w:rFonts w:ascii="Arial" w:hAnsi="Arial" w:cs="Arial"/>
          <w:sz w:val="20"/>
          <w:szCs w:val="20"/>
        </w:rPr>
      </w:pPr>
      <w:r w:rsidRPr="00311610">
        <w:rPr>
          <w:rFonts w:ascii="Arial" w:hAnsi="Arial" w:cs="Arial"/>
          <w:w w:val="90"/>
          <w:sz w:val="20"/>
          <w:szCs w:val="20"/>
        </w:rPr>
        <w:t xml:space="preserve">DBMS_AUDIT_MGMT.AUDIT_TRAIL_DB_STD: </w:t>
      </w:r>
      <w:r w:rsidRPr="00311610">
        <w:rPr>
          <w:rStyle w:val="shorttext"/>
          <w:rFonts w:ascii="Arial" w:hAnsi="Arial" w:cs="Arial"/>
          <w:sz w:val="20"/>
          <w:szCs w:val="20"/>
          <w:lang w:val="vi-VN"/>
        </w:rPr>
        <w:t>Cả bảng xếp hạng kiểm tra tiêu chuẩn và chi tiết hạt mịn</w:t>
      </w:r>
    </w:p>
    <w:p w14:paraId="07FCBEE5"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Fonts w:ascii="Arial" w:hAnsi="Arial" w:cs="Arial"/>
          <w:sz w:val="20"/>
          <w:szCs w:val="20"/>
        </w:rPr>
      </w:pPr>
      <w:r w:rsidRPr="00311610">
        <w:rPr>
          <w:rFonts w:ascii="Arial" w:hAnsi="Arial" w:cs="Arial"/>
          <w:w w:val="95"/>
          <w:sz w:val="20"/>
          <w:szCs w:val="20"/>
        </w:rPr>
        <w:t>DBMS_AUDIT_MGMT.AUDIT_TRAIL_OS:</w:t>
      </w:r>
      <w:r w:rsidRPr="00311610">
        <w:rPr>
          <w:rFonts w:ascii="Arial" w:hAnsi="Arial" w:cs="Arial"/>
          <w:spacing w:val="-29"/>
          <w:w w:val="95"/>
          <w:sz w:val="20"/>
          <w:szCs w:val="20"/>
        </w:rPr>
        <w:t xml:space="preserve"> </w:t>
      </w:r>
      <w:r w:rsidRPr="00311610">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06341024" w14:textId="77777777" w:rsidR="009B29A7" w:rsidRPr="00311610" w:rsidRDefault="009B29A7" w:rsidP="009B29A7">
      <w:pPr>
        <w:pStyle w:val="ListParagraph"/>
        <w:numPr>
          <w:ilvl w:val="2"/>
          <w:numId w:val="28"/>
        </w:numPr>
        <w:tabs>
          <w:tab w:val="left" w:pos="3339"/>
          <w:tab w:val="left" w:pos="3340"/>
        </w:tabs>
        <w:spacing w:before="125" w:line="228" w:lineRule="auto"/>
        <w:ind w:right="452" w:hanging="359"/>
        <w:rPr>
          <w:rFonts w:ascii="Arial" w:hAnsi="Arial" w:cs="Arial"/>
          <w:sz w:val="20"/>
          <w:szCs w:val="20"/>
        </w:rPr>
      </w:pPr>
      <w:r w:rsidRPr="00311610">
        <w:rPr>
          <w:rFonts w:ascii="Arial" w:hAnsi="Arial" w:cs="Arial"/>
          <w:w w:val="90"/>
          <w:sz w:val="20"/>
          <w:szCs w:val="20"/>
        </w:rPr>
        <w:t>DBMS_AUDIT_MGMT.AUDIT_TRAIL_XML</w:t>
      </w:r>
      <w:r w:rsidRPr="00311610">
        <w:rPr>
          <w:rStyle w:val="shorttext"/>
          <w:rFonts w:ascii="Arial" w:hAnsi="Arial" w:cs="Arial"/>
          <w:sz w:val="20"/>
          <w:szCs w:val="20"/>
          <w:lang w:val="vi-VN"/>
        </w:rPr>
        <w:t>XML Các tệp đường dẫn kiểm tra hệ thống điều hành</w:t>
      </w:r>
    </w:p>
    <w:p w14:paraId="165BEA5B" w14:textId="77777777" w:rsidR="009B29A7" w:rsidRPr="00311610" w:rsidRDefault="009B29A7" w:rsidP="009B29A7">
      <w:pPr>
        <w:pStyle w:val="ListParagraph"/>
        <w:numPr>
          <w:ilvl w:val="2"/>
          <w:numId w:val="28"/>
        </w:numPr>
        <w:tabs>
          <w:tab w:val="left" w:pos="3339"/>
          <w:tab w:val="left" w:pos="3340"/>
        </w:tabs>
        <w:spacing w:before="124" w:line="228" w:lineRule="auto"/>
        <w:ind w:right="366" w:hanging="359"/>
        <w:rPr>
          <w:rFonts w:ascii="Arial" w:hAnsi="Arial" w:cs="Arial"/>
          <w:sz w:val="20"/>
          <w:szCs w:val="20"/>
        </w:rPr>
      </w:pPr>
      <w:r w:rsidRPr="00311610">
        <w:rPr>
          <w:rFonts w:ascii="Arial" w:hAnsi="Arial" w:cs="Arial"/>
          <w:w w:val="90"/>
          <w:sz w:val="20"/>
          <w:szCs w:val="20"/>
        </w:rPr>
        <w:t xml:space="preserve">DBMS_AUDIT_MGMT.AUDIT_TRAIL_FILES: </w:t>
      </w:r>
      <w:r w:rsidRPr="00311610">
        <w:rPr>
          <w:rStyle w:val="shorttext"/>
          <w:rFonts w:ascii="Arial" w:hAnsi="Arial" w:cs="Arial"/>
          <w:sz w:val="20"/>
          <w:szCs w:val="20"/>
          <w:lang w:val="vi-VN"/>
        </w:rPr>
        <w:t>Cả hai tệp đường dẫn kiểm tra của hệ điều hành và XML</w:t>
      </w:r>
    </w:p>
    <w:p w14:paraId="5F3A5E27" w14:textId="77777777" w:rsidR="009B29A7" w:rsidRPr="00311610" w:rsidRDefault="009B29A7" w:rsidP="009B29A7">
      <w:pPr>
        <w:pStyle w:val="ListParagraph"/>
        <w:numPr>
          <w:ilvl w:val="2"/>
          <w:numId w:val="28"/>
        </w:numPr>
        <w:tabs>
          <w:tab w:val="left" w:pos="3339"/>
          <w:tab w:val="left" w:pos="3340"/>
        </w:tabs>
        <w:spacing w:before="124" w:line="228" w:lineRule="auto"/>
        <w:ind w:right="401" w:hanging="359"/>
        <w:rPr>
          <w:rFonts w:ascii="Arial" w:hAnsi="Arial" w:cs="Arial"/>
          <w:sz w:val="20"/>
          <w:szCs w:val="20"/>
        </w:rPr>
      </w:pPr>
      <w:r w:rsidRPr="00311610">
        <w:rPr>
          <w:rFonts w:ascii="Arial" w:hAnsi="Arial" w:cs="Arial"/>
          <w:w w:val="95"/>
          <w:sz w:val="20"/>
          <w:szCs w:val="20"/>
        </w:rPr>
        <w:t>DBMS_AUDIT_MGMT.AUDIT_TRAIL_ALL:</w:t>
      </w:r>
      <w:r w:rsidRPr="00311610">
        <w:rPr>
          <w:rFonts w:ascii="Arial" w:hAnsi="Arial" w:cs="Arial"/>
          <w:spacing w:val="-29"/>
          <w:w w:val="95"/>
          <w:sz w:val="20"/>
          <w:szCs w:val="20"/>
        </w:rPr>
        <w:t xml:space="preserve"> </w:t>
      </w:r>
      <w:r w:rsidRPr="00311610">
        <w:rPr>
          <w:rFonts w:ascii="Arial" w:hAnsi="Arial" w:cs="Arial"/>
          <w:sz w:val="20"/>
          <w:szCs w:val="20"/>
          <w:lang w:val="vi-VN"/>
        </w:rPr>
        <w:t>Tất cả các bản ghi kiểm tra đường mòn, nghĩa là cả đường dẫn kiểm toán cơ sở dữ liệu và các loại đường mòn kiểm tra hệ thống điều hành.</w:t>
      </w:r>
    </w:p>
    <w:p w14:paraId="5D3AE7BE" w14:textId="77777777" w:rsidR="009B29A7" w:rsidRPr="001058B5" w:rsidRDefault="009B29A7" w:rsidP="009B29A7">
      <w:pPr>
        <w:pStyle w:val="ListParagraph"/>
        <w:numPr>
          <w:ilvl w:val="1"/>
          <w:numId w:val="28"/>
        </w:numPr>
        <w:tabs>
          <w:tab w:val="left" w:pos="2980"/>
        </w:tabs>
        <w:spacing w:before="124" w:line="228" w:lineRule="auto"/>
        <w:ind w:right="185" w:hanging="359"/>
        <w:rPr>
          <w:rFonts w:ascii="Arial" w:hAnsi="Arial" w:cs="Arial"/>
          <w:sz w:val="20"/>
        </w:rPr>
      </w:pPr>
      <w:r w:rsidRPr="001058B5">
        <w:rPr>
          <w:rFonts w:ascii="Arial" w:hAnsi="Arial" w:cs="Arial"/>
          <w:w w:val="95"/>
          <w:sz w:val="20"/>
        </w:rPr>
        <w:t>DEFAULT_CLEANUP_INTERVAL:</w:t>
      </w:r>
      <w:r w:rsidRPr="001058B5">
        <w:rPr>
          <w:rFonts w:ascii="Arial" w:hAnsi="Arial" w:cs="Arial"/>
          <w:spacing w:val="-10"/>
          <w:w w:val="95"/>
          <w:sz w:val="20"/>
        </w:rPr>
        <w:t xml:space="preserve"> </w:t>
      </w:r>
      <w:r w:rsidRPr="00311610">
        <w:rPr>
          <w:rFonts w:ascii="Arial" w:hAnsi="Arial" w:cs="Arial"/>
          <w:sz w:val="20"/>
          <w:lang w:val="vi-VN"/>
        </w:rPr>
        <w:t>Chỉ định khoảng thời gian lọc mặc định mong muốn theo giờ (ví dụ: 12 cho mỗi 12 giờ). Các thủ tục DBMS_AUDIT_MGMT sử dụng giá trị này để xác định cách thanh lọc các bản ghi kiểm toán. Thời gian bắt đầu khi bạn chạy thủ tục DBMS_AUDIT_MGMT.INIT_CLEANUP. Để cập nhật giá trị này sau, hãy đặt thuộc tính DBMS_AUDIT_MGMT.CLEAN_UP_INTERVAL của thủ tục DBMS_AUDIT_ MGMT.SET_AUDIT_TRAIL_PROPERTY</w:t>
      </w:r>
      <w:r w:rsidRPr="001058B5">
        <w:rPr>
          <w:rFonts w:ascii="Arial" w:hAnsi="Arial" w:cs="Arial"/>
          <w:sz w:val="20"/>
        </w:rPr>
        <w:t>.</w:t>
      </w:r>
    </w:p>
    <w:p w14:paraId="37D93B3E" w14:textId="77777777" w:rsidR="009B29A7" w:rsidRPr="001058B5" w:rsidRDefault="009B29A7" w:rsidP="009B29A7">
      <w:pPr>
        <w:pStyle w:val="BodyText"/>
        <w:spacing w:before="125" w:line="230" w:lineRule="auto"/>
        <w:ind w:left="2980" w:right="205"/>
        <w:rPr>
          <w:rFonts w:ascii="Arial" w:hAnsi="Arial" w:cs="Arial"/>
        </w:rPr>
      </w:pPr>
      <w:r>
        <w:rPr>
          <w:lang w:val="vi-VN"/>
        </w:rPr>
        <w:t>Cài đ</w:t>
      </w:r>
      <w:r>
        <w:rPr>
          <w:rFonts w:ascii="Cambria" w:hAnsi="Cambria" w:cs="Cambria"/>
          <w:lang w:val="vi-VN"/>
        </w:rPr>
        <w:t>ặ</w:t>
      </w:r>
      <w:r>
        <w:rPr>
          <w:lang w:val="vi-VN"/>
        </w:rPr>
        <w:t xml:space="preserve">t DEFAULT_CLEANUP_INTERVAL </w:t>
      </w:r>
      <w:r w:rsidRPr="00311610">
        <w:rPr>
          <w:rFonts w:ascii="Arial" w:hAnsi="Arial" w:cs="Arial"/>
          <w:lang w:val="vi-VN"/>
        </w:rPr>
        <w:t>phải cho biết tần suất mà DBMS_AUDIT_MGMT.CLEAN_AUDIT_TRAIL được gọi. Nếu bạn không chắc về tần suất, hãy đặt nó thành giá trị gần đúng. Bạn có thể thay đổi giá trị này sau bằng cách sử dụng thủ tục DBMS_AUDIT_MGMT.SET_AUDIT_TRAIL_PROPERTY.</w:t>
      </w:r>
    </w:p>
    <w:p w14:paraId="23C27D7C" w14:textId="77777777" w:rsidR="009B29A7" w:rsidRPr="001058B5" w:rsidRDefault="009B29A7" w:rsidP="009B29A7">
      <w:pPr>
        <w:pStyle w:val="BodyText"/>
        <w:spacing w:before="9"/>
        <w:rPr>
          <w:rFonts w:ascii="Arial" w:hAnsi="Arial" w:cs="Arial"/>
          <w:sz w:val="22"/>
        </w:rPr>
      </w:pPr>
    </w:p>
    <w:p w14:paraId="7754CE38" w14:textId="77777777" w:rsidR="009B29A7" w:rsidRPr="001058B5" w:rsidRDefault="009B29A7" w:rsidP="009B29A7">
      <w:pPr>
        <w:pStyle w:val="Heading6"/>
      </w:pPr>
      <w:bookmarkStart w:id="1882" w:name="Step_4:_Optionally,_Set_an_Archive_Times"/>
      <w:bookmarkStart w:id="1883" w:name="_bookmark2058"/>
      <w:bookmarkStart w:id="1884" w:name="_bookmark2059"/>
      <w:bookmarkEnd w:id="1882"/>
      <w:bookmarkEnd w:id="1883"/>
      <w:bookmarkEnd w:id="1884"/>
      <w:r>
        <w:rPr>
          <w:lang w:val="vi-VN"/>
        </w:rPr>
        <w:t>B</w:t>
      </w:r>
      <w:r>
        <w:rPr>
          <w:rFonts w:ascii="Cambria" w:hAnsi="Cambria" w:cs="Cambria"/>
          <w:lang w:val="vi-VN"/>
        </w:rPr>
        <w:t>ướ</w:t>
      </w:r>
      <w:r>
        <w:rPr>
          <w:lang w:val="vi-VN"/>
        </w:rPr>
        <w:t>c 4: Tùy ch</w:t>
      </w:r>
      <w:r>
        <w:rPr>
          <w:rFonts w:ascii="Cambria" w:hAnsi="Cambria" w:cs="Cambria"/>
          <w:lang w:val="vi-VN"/>
        </w:rPr>
        <w:t>ọ</w:t>
      </w:r>
      <w:r>
        <w:rPr>
          <w:lang w:val="vi-VN"/>
        </w:rPr>
        <w:t>n,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cho B</w:t>
      </w:r>
      <w:r>
        <w:rPr>
          <w:rFonts w:ascii="Cambria" w:hAnsi="Cambria" w:cs="Cambria"/>
          <w:lang w:val="vi-VN"/>
        </w:rPr>
        <w:t>ả</w:t>
      </w:r>
      <w:r>
        <w:rPr>
          <w:lang w:val="vi-VN"/>
        </w:rPr>
        <w:t>n ghi ki</w:t>
      </w:r>
      <w:r>
        <w:rPr>
          <w:rFonts w:ascii="Cambria" w:hAnsi="Cambria" w:cs="Cambria"/>
          <w:lang w:val="vi-VN"/>
        </w:rPr>
        <w:t>ể</w:t>
      </w:r>
      <w:r>
        <w:rPr>
          <w:lang w:val="vi-VN"/>
        </w:rPr>
        <w:t>m tra</w:t>
      </w:r>
    </w:p>
    <w:p w14:paraId="0B7821D3" w14:textId="77777777" w:rsidR="009B29A7" w:rsidRPr="00311610" w:rsidRDefault="009B29A7" w:rsidP="009B29A7">
      <w:pPr>
        <w:pStyle w:val="BodyText"/>
        <w:spacing w:before="119" w:line="230" w:lineRule="auto"/>
        <w:ind w:left="2260" w:right="219"/>
        <w:rPr>
          <w:rFonts w:ascii="Arial" w:hAnsi="Arial" w:cs="Arial"/>
        </w:rPr>
      </w:pPr>
      <w:r w:rsidRPr="00311610">
        <w:rPr>
          <w:rFonts w:ascii="Arial" w:hAnsi="Arial" w:cs="Arial"/>
          <w:lang w:val="vi-VN"/>
        </w:rPr>
        <w:t>Nếu bạn muốn xóa tất cả đường mòn kiểm tra, bạn có thể bỏ qua bước này.</w:t>
      </w:r>
      <w:r w:rsidRPr="00311610">
        <w:rPr>
          <w:rFonts w:ascii="Arial" w:hAnsi="Arial" w:cs="Arial"/>
          <w:lang w:val="vi-VN"/>
        </w:rPr>
        <w:br/>
        <w:t>Bạn có thể đặt dấu thời gian khi bản ghi kiểm toán cuối cùng được lưu trữ. Việc đặt dấu thời gian lưu trữ cung cấp gợi ý cho cơ sở hạ tầng dọn dẹp mà hoạt động dọn dẹp sẽ được gọi sau mỗi 6 giờ.</w:t>
      </w:r>
      <w:r w:rsidRPr="00311610">
        <w:rPr>
          <w:rFonts w:ascii="Arial" w:hAnsi="Arial" w:cs="Arial"/>
          <w:lang w:val="vi-VN"/>
        </w:rPr>
        <w:br/>
        <w:t>Đối với đường dẫn kiểm toán cơ sở dữ liệu, bạn phải đặt dấu thời gian sau khi bạn đã khởi tạo hoạt động dọn dẹp đường mòn kiểm toán. Để tìm dấu thời gian lưu trữ cuối cùng cho đường mòn kiểm tra, bạn có thể truy vấn chế độ xem từ điển dữ liệu DBA_AUDIT_MGMT_LAST_ARCH_TS. Sau khi bạn đặt dấu thời gian, tất cả các bản ghi kiểm tra trong đường mòn kiểm tra cho biết thời gian sớm hơn dấu thời gian đó sẽ bị xóa khi bạn chạy thủ tục PLMS SQL DBMS_AUDIT_MGMT.CLEAN_AUDIT_TRAIL. Nếu bạn muốn xóa cài đặt dấu thời gian lưu trữ, hãy xem</w:t>
      </w:r>
      <w:r w:rsidRPr="00311610">
        <w:rPr>
          <w:rFonts w:ascii="Arial" w:hAnsi="Arial" w:cs="Arial"/>
          <w:color w:val="0000CC"/>
        </w:rPr>
        <w:t xml:space="preserve"> </w:t>
      </w:r>
      <w:hyperlink w:anchor="_bookmark2088" w:history="1">
        <w:r w:rsidRPr="00311610">
          <w:rPr>
            <w:rFonts w:ascii="Arial" w:hAnsi="Arial" w:cs="Arial"/>
            <w:color w:val="0000CC"/>
          </w:rPr>
          <w:t>"Clearing</w:t>
        </w:r>
      </w:hyperlink>
      <w:r w:rsidRPr="00311610">
        <w:rPr>
          <w:rFonts w:ascii="Arial" w:hAnsi="Arial" w:cs="Arial"/>
          <w:color w:val="0000CC"/>
        </w:rPr>
        <w:t xml:space="preserve"> </w:t>
      </w:r>
      <w:hyperlink w:anchor="_bookmark2088" w:history="1">
        <w:r w:rsidRPr="00311610">
          <w:rPr>
            <w:rFonts w:ascii="Arial" w:hAnsi="Arial" w:cs="Arial"/>
            <w:color w:val="0000CC"/>
          </w:rPr>
          <w:t xml:space="preserve">the Archive Timestamp Setting" </w:t>
        </w:r>
        <w:r w:rsidRPr="00311610">
          <w:rPr>
            <w:rFonts w:ascii="Arial" w:hAnsi="Arial" w:cs="Arial"/>
          </w:rPr>
          <w:t>trang 9-78</w:t>
        </w:r>
      </w:hyperlink>
      <w:r w:rsidRPr="00311610">
        <w:rPr>
          <w:rFonts w:ascii="Arial" w:hAnsi="Arial" w:cs="Arial"/>
        </w:rPr>
        <w:t>.</w:t>
      </w:r>
    </w:p>
    <w:p w14:paraId="1AB64949" w14:textId="77777777" w:rsidR="009B29A7" w:rsidRPr="001058B5" w:rsidRDefault="009B29A7" w:rsidP="009B29A7">
      <w:pPr>
        <w:spacing w:line="230" w:lineRule="auto"/>
        <w:rPr>
          <w:rFonts w:ascii="Arial" w:hAnsi="Arial" w:cs="Arial"/>
        </w:rPr>
        <w:sectPr w:rsidR="009B29A7" w:rsidRPr="001058B5">
          <w:pgSz w:w="12240" w:h="15840"/>
          <w:pgMar w:top="840" w:right="1060" w:bottom="860" w:left="1100" w:header="549" w:footer="663" w:gutter="0"/>
          <w:cols w:space="720"/>
        </w:sectPr>
      </w:pPr>
    </w:p>
    <w:p w14:paraId="5E2640BF" w14:textId="77777777" w:rsidR="009B29A7" w:rsidRPr="001058B5" w:rsidRDefault="009B29A7" w:rsidP="009B29A7">
      <w:pPr>
        <w:pStyle w:val="BodyText"/>
        <w:spacing w:before="5"/>
        <w:rPr>
          <w:rFonts w:ascii="Arial" w:hAnsi="Arial" w:cs="Arial"/>
          <w:sz w:val="25"/>
        </w:rPr>
      </w:pPr>
    </w:p>
    <w:p w14:paraId="7C8EC74F" w14:textId="77777777" w:rsidR="009B29A7" w:rsidRPr="001058B5" w:rsidRDefault="009B29A7" w:rsidP="009B29A7">
      <w:pPr>
        <w:pStyle w:val="BodyText"/>
        <w:spacing w:before="99" w:line="232" w:lineRule="auto"/>
        <w:ind w:left="1660" w:right="700" w:hanging="1"/>
        <w:rPr>
          <w:rFonts w:ascii="Arial" w:hAnsi="Arial" w:cs="Arial"/>
        </w:rPr>
      </w:pPr>
      <w:r>
        <w:rPr>
          <w:lang w:val="vi-VN"/>
        </w:rPr>
        <w:t>Đ</w:t>
      </w:r>
      <w:r>
        <w:rPr>
          <w:rFonts w:ascii="Cambria" w:hAnsi="Cambria" w:cs="Cambria"/>
          <w:lang w:val="vi-VN"/>
        </w:rPr>
        <w:t>ố</w:t>
      </w:r>
      <w:r>
        <w:rPr>
          <w:lang w:val="vi-VN"/>
        </w:rPr>
        <w:t>i v</w:t>
      </w:r>
      <w:r>
        <w:rPr>
          <w:rFonts w:ascii="Cambria" w:hAnsi="Cambria" w:cs="Cambria"/>
          <w:lang w:val="vi-VN"/>
        </w:rPr>
        <w:t>ớ</w:t>
      </w:r>
      <w:r>
        <w:rPr>
          <w:lang w:val="vi-VN"/>
        </w:rPr>
        <w:t>i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hãy nh</w:t>
      </w:r>
      <w:r>
        <w:rPr>
          <w:rFonts w:ascii="Cambria" w:hAnsi="Cambria" w:cs="Cambria"/>
          <w:lang w:val="vi-VN"/>
        </w:rPr>
        <w:t>ớ</w:t>
      </w:r>
      <w:r>
        <w:rPr>
          <w:lang w:val="vi-VN"/>
        </w:rPr>
        <w:t xml:space="preserve"> r</w:t>
      </w:r>
      <w:r>
        <w:rPr>
          <w:rFonts w:ascii="Cambria" w:hAnsi="Cambria" w:cs="Cambria"/>
          <w:lang w:val="vi-VN"/>
        </w:rPr>
        <w:t>ằ</w:t>
      </w:r>
      <w:r>
        <w:rPr>
          <w:lang w:val="vi-VN"/>
        </w:rPr>
        <w:t>ng b</w:t>
      </w:r>
      <w:r>
        <w:rPr>
          <w:rFonts w:ascii="Cambria" w:hAnsi="Cambria" w:cs="Cambria"/>
          <w:lang w:val="vi-VN"/>
        </w:rPr>
        <w:t>ạ</w:t>
      </w:r>
      <w:r>
        <w:rPr>
          <w:lang w:val="vi-VN"/>
        </w:rPr>
        <w:t>n không th</w:t>
      </w:r>
      <w:r>
        <w:rPr>
          <w:rFonts w:ascii="Cambria" w:hAnsi="Cambria" w:cs="Cambria"/>
          <w:lang w:val="vi-VN"/>
        </w:rPr>
        <w:t>ể</w:t>
      </w:r>
      <w:r>
        <w:rPr>
          <w:lang w:val="vi-VN"/>
        </w:rPr>
        <w:t xml:space="preserve"> xóa t</w:t>
      </w:r>
      <w:r>
        <w:rPr>
          <w:rFonts w:ascii="Cambria" w:hAnsi="Cambria" w:cs="Cambria"/>
          <w:lang w:val="vi-VN"/>
        </w:rPr>
        <w:t>ừ</w:t>
      </w:r>
      <w:r>
        <w:rPr>
          <w:lang w:val="vi-VN"/>
        </w:rPr>
        <w:t>ng b</w:t>
      </w:r>
      <w:r>
        <w:rPr>
          <w:rFonts w:ascii="Cambria" w:hAnsi="Cambria" w:cs="Cambria"/>
          <w:lang w:val="vi-VN"/>
        </w:rPr>
        <w:t>ả</w:t>
      </w:r>
      <w:r>
        <w:rPr>
          <w:lang w:val="vi-VN"/>
        </w:rPr>
        <w:t>n ghi ki</w:t>
      </w:r>
      <w:r>
        <w:rPr>
          <w:rFonts w:ascii="Cambria" w:hAnsi="Cambria" w:cs="Cambria"/>
          <w:lang w:val="vi-VN"/>
        </w:rPr>
        <w:t>ể</w:t>
      </w:r>
      <w:r>
        <w:rPr>
          <w:lang w:val="vi-VN"/>
        </w:rPr>
        <w:t>m toán trong các t</w:t>
      </w:r>
      <w:r>
        <w:rPr>
          <w:rFonts w:ascii="Cambria" w:hAnsi="Cambria" w:cs="Cambria"/>
          <w:lang w:val="vi-VN"/>
        </w:rPr>
        <w:t>ệ</w:t>
      </w:r>
      <w:r>
        <w:rPr>
          <w:lang w:val="vi-VN"/>
        </w:rPr>
        <w:t>p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(bao g</w:t>
      </w:r>
      <w:r>
        <w:rPr>
          <w:rFonts w:ascii="Cambria" w:hAnsi="Cambria" w:cs="Cambria"/>
          <w:lang w:val="vi-VN"/>
        </w:rPr>
        <w:t>ồ</w:t>
      </w:r>
      <w:r>
        <w:rPr>
          <w:lang w:val="vi-VN"/>
        </w:rPr>
        <w:t>m XML). Thay vào đó,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 Oracle lo</w:t>
      </w:r>
      <w:r>
        <w:rPr>
          <w:rFonts w:ascii="Cambria" w:hAnsi="Cambria" w:cs="Cambria"/>
          <w:lang w:val="vi-VN"/>
        </w:rPr>
        <w:t>ạ</w:t>
      </w:r>
      <w:r>
        <w:rPr>
          <w:lang w:val="vi-VN"/>
        </w:rPr>
        <w:t>i b</w:t>
      </w:r>
      <w:r>
        <w:rPr>
          <w:rFonts w:ascii="Cambria" w:hAnsi="Cambria" w:cs="Cambria"/>
          <w:lang w:val="vi-VN"/>
        </w:rPr>
        <w:t>ỏ</w:t>
      </w:r>
      <w:r>
        <w:rPr>
          <w:lang w:val="vi-VN"/>
        </w:rPr>
        <w:t xml:space="preserve"> toàn b</w:t>
      </w:r>
      <w:r>
        <w:rPr>
          <w:rFonts w:ascii="Cambria" w:hAnsi="Cambria" w:cs="Cambria"/>
          <w:lang w:val="vi-VN"/>
        </w:rPr>
        <w:t>ộ</w:t>
      </w:r>
      <w:r>
        <w:rPr>
          <w:lang w:val="vi-VN"/>
        </w:rPr>
        <w:t xml:space="preserve"> t</w:t>
      </w:r>
      <w:r>
        <w:rPr>
          <w:rFonts w:ascii="Cambria" w:hAnsi="Cambria" w:cs="Cambria"/>
          <w:lang w:val="vi-VN"/>
        </w:rPr>
        <w:t>ệ</w:t>
      </w:r>
      <w:r>
        <w:rPr>
          <w:lang w:val="vi-VN"/>
        </w:rPr>
        <w:t>p có ch</w:t>
      </w:r>
      <w:r>
        <w:rPr>
          <w:rFonts w:ascii="Cambria" w:hAnsi="Cambria" w:cs="Cambria"/>
          <w:lang w:val="vi-VN"/>
        </w:rPr>
        <w:t>ứ</w:t>
      </w:r>
      <w:r>
        <w:rPr>
          <w:lang w:val="vi-VN"/>
        </w:rPr>
        <w:t>a các b</w:t>
      </w:r>
      <w:r>
        <w:rPr>
          <w:rFonts w:ascii="Cambria" w:hAnsi="Cambria" w:cs="Cambria"/>
          <w:lang w:val="vi-VN"/>
        </w:rPr>
        <w:t>ả</w:t>
      </w:r>
      <w:r>
        <w:rPr>
          <w:lang w:val="vi-VN"/>
        </w:rPr>
        <w:t>n ghi đ</w:t>
      </w:r>
      <w:r>
        <w:rPr>
          <w:rFonts w:ascii="Cambria" w:hAnsi="Cambria" w:cs="Cambria"/>
          <w:lang w:val="vi-VN"/>
        </w:rPr>
        <w:t>ượ</w:t>
      </w:r>
      <w:r>
        <w:rPr>
          <w:lang w:val="vi-VN"/>
        </w:rPr>
        <w:t>c đ</w:t>
      </w:r>
      <w:r>
        <w:rPr>
          <w:rFonts w:ascii="Cambria" w:hAnsi="Cambria" w:cs="Cambria"/>
          <w:lang w:val="vi-VN"/>
        </w:rPr>
        <w:t>ặ</w:t>
      </w:r>
      <w:r>
        <w:rPr>
          <w:lang w:val="vi-VN"/>
        </w:rPr>
        <w:t>t th</w:t>
      </w:r>
      <w:r>
        <w:rPr>
          <w:rFonts w:ascii="Cambria" w:hAnsi="Cambria" w:cs="Cambria"/>
          <w:lang w:val="vi-VN"/>
        </w:rPr>
        <w:t>ờ</w:t>
      </w:r>
      <w:r>
        <w:rPr>
          <w:lang w:val="vi-VN"/>
        </w:rPr>
        <w:t>i gian.</w:t>
      </w:r>
    </w:p>
    <w:p w14:paraId="0C811F6F" w14:textId="77777777" w:rsidR="009B29A7" w:rsidRPr="001058B5" w:rsidRDefault="009B29A7" w:rsidP="009B29A7">
      <w:pPr>
        <w:pStyle w:val="BodyText"/>
        <w:spacing w:before="117" w:line="232" w:lineRule="auto"/>
        <w:ind w:left="1660" w:right="802"/>
        <w:rPr>
          <w:rFonts w:ascii="Arial" w:hAnsi="Arial" w:cs="Arial"/>
        </w:rPr>
      </w:pPr>
      <w:r>
        <w:rPr>
          <w:lang w:val="vi-VN"/>
        </w:rPr>
        <w:t>N</w:t>
      </w:r>
      <w:r>
        <w:rPr>
          <w:rFonts w:ascii="Cambria" w:hAnsi="Cambria" w:cs="Cambria"/>
          <w:lang w:val="vi-VN"/>
        </w:rPr>
        <w:t>ế</w:t>
      </w:r>
      <w:r>
        <w:rPr>
          <w:lang w:val="vi-VN"/>
        </w:rPr>
        <w:t>u b</w:t>
      </w:r>
      <w:r>
        <w:rPr>
          <w:rFonts w:ascii="Cambria" w:hAnsi="Cambria" w:cs="Cambria"/>
          <w:lang w:val="vi-VN"/>
        </w:rPr>
        <w:t>ạ</w:t>
      </w:r>
      <w:r>
        <w:rPr>
          <w:lang w:val="vi-VN"/>
        </w:rPr>
        <w:t>n đang s</w:t>
      </w:r>
      <w:r>
        <w:rPr>
          <w:rFonts w:ascii="Cambria" w:hAnsi="Cambria" w:cs="Cambria"/>
          <w:lang w:val="vi-VN"/>
        </w:rPr>
        <w:t>ử</w:t>
      </w:r>
      <w:r>
        <w:rPr>
          <w:lang w:val="vi-VN"/>
        </w:rPr>
        <w:t xml:space="preserve"> d</w:t>
      </w:r>
      <w:r>
        <w:rPr>
          <w:rFonts w:ascii="Cambria" w:hAnsi="Cambria" w:cs="Cambria"/>
          <w:lang w:val="vi-VN"/>
        </w:rPr>
        <w:t>ụ</w:t>
      </w:r>
      <w:r>
        <w:rPr>
          <w:lang w:val="vi-VN"/>
        </w:rPr>
        <w:t>ng Oracle Real Application Clusters (Oracle RAC), sau đó s</w:t>
      </w:r>
      <w:r>
        <w:rPr>
          <w:rFonts w:ascii="Cambria" w:hAnsi="Cambria" w:cs="Cambria"/>
          <w:lang w:val="vi-VN"/>
        </w:rPr>
        <w:t>ử</w:t>
      </w:r>
      <w:r>
        <w:rPr>
          <w:lang w:val="vi-VN"/>
        </w:rPr>
        <w:t xml:space="preserve"> d</w:t>
      </w:r>
      <w:r>
        <w:rPr>
          <w:rFonts w:ascii="Cambria" w:hAnsi="Cambria" w:cs="Cambria"/>
          <w:lang w:val="vi-VN"/>
        </w:rPr>
        <w:t>ụ</w:t>
      </w:r>
      <w:r>
        <w:rPr>
          <w:lang w:val="vi-VN"/>
        </w:rPr>
        <w:t>ng Network Time Protocol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trên m</w:t>
      </w:r>
      <w:r>
        <w:rPr>
          <w:rFonts w:ascii="Cambria" w:hAnsi="Cambria" w:cs="Cambria"/>
          <w:lang w:val="vi-VN"/>
        </w:rPr>
        <w:t>ỗ</w:t>
      </w:r>
      <w:r>
        <w:rPr>
          <w:lang w:val="vi-VN"/>
        </w:rPr>
        <w:t>i máy tính mà b</w:t>
      </w:r>
      <w:r>
        <w:rPr>
          <w:rFonts w:ascii="Cambria" w:hAnsi="Cambria" w:cs="Cambria"/>
          <w:lang w:val="vi-VN"/>
        </w:rPr>
        <w:t>ạ</w:t>
      </w:r>
      <w:r>
        <w:rPr>
          <w:lang w:val="vi-VN"/>
        </w:rPr>
        <w:t>n đã cài đ</w:t>
      </w:r>
      <w:r>
        <w:rPr>
          <w:rFonts w:ascii="Cambria" w:hAnsi="Cambria" w:cs="Cambria"/>
          <w:lang w:val="vi-VN"/>
        </w:rPr>
        <w:t>ặ</w:t>
      </w:r>
      <w:r>
        <w:rPr>
          <w:lang w:val="vi-VN"/>
        </w:rPr>
        <w:t>t m</w:t>
      </w:r>
      <w:r>
        <w:rPr>
          <w:rFonts w:ascii="Cambria" w:hAnsi="Cambria" w:cs="Cambria"/>
          <w:lang w:val="vi-VN"/>
        </w:rPr>
        <w:t>ộ</w:t>
      </w:r>
      <w:r>
        <w:rPr>
          <w:lang w:val="vi-VN"/>
        </w:rPr>
        <w:t>t cá th</w:t>
      </w:r>
      <w:r>
        <w:rPr>
          <w:rFonts w:ascii="Cambria" w:hAnsi="Cambria" w:cs="Cambria"/>
          <w:lang w:val="vi-VN"/>
        </w:rPr>
        <w:t>ể</w:t>
      </w:r>
      <w:r>
        <w:rPr>
          <w:lang w:val="vi-VN"/>
        </w:rPr>
        <w:t xml:space="preserve"> Oracle Database. Ví d</w:t>
      </w:r>
      <w:r>
        <w:rPr>
          <w:rFonts w:ascii="Cambria" w:hAnsi="Cambria" w:cs="Cambria"/>
          <w:lang w:val="vi-VN"/>
        </w:rPr>
        <w:t>ụ</w:t>
      </w:r>
      <w:r>
        <w:rPr>
          <w:lang w:val="vi-VN"/>
        </w:rPr>
        <w:t>, gi</w:t>
      </w:r>
      <w:r>
        <w:rPr>
          <w:rFonts w:ascii="Cambria" w:hAnsi="Cambria" w:cs="Cambria"/>
          <w:lang w:val="vi-VN"/>
        </w:rPr>
        <w:t>ả</w:t>
      </w:r>
      <w:r>
        <w:rPr>
          <w:lang w:val="vi-VN"/>
        </w:rPr>
        <w:t xml:space="preserve"> s</w:t>
      </w:r>
      <w:r>
        <w:rPr>
          <w:rFonts w:ascii="Cambria" w:hAnsi="Cambria" w:cs="Cambria"/>
          <w:lang w:val="vi-VN"/>
        </w:rPr>
        <w:t>ử</w:t>
      </w:r>
      <w:r>
        <w:rPr>
          <w:lang w:val="vi-VN"/>
        </w:rPr>
        <w:t xml:space="preserve"> b</w:t>
      </w:r>
      <w:r>
        <w:rPr>
          <w:rFonts w:ascii="Cambria" w:hAnsi="Cambria" w:cs="Cambria"/>
          <w:lang w:val="vi-VN"/>
        </w:rPr>
        <w:t>ạ</w:t>
      </w:r>
      <w:r>
        <w:rPr>
          <w:lang w:val="vi-VN"/>
        </w:rPr>
        <w:t>n đ</w:t>
      </w:r>
      <w:r>
        <w:rPr>
          <w:rFonts w:ascii="Cambria" w:hAnsi="Cambria" w:cs="Cambria"/>
          <w:lang w:val="vi-VN"/>
        </w:rPr>
        <w:t>ặ</w:t>
      </w:r>
      <w:r>
        <w:rPr>
          <w:lang w:val="vi-VN"/>
        </w:rPr>
        <w:t>t th</w:t>
      </w:r>
      <w:r>
        <w:rPr>
          <w:rFonts w:ascii="Cambria" w:hAnsi="Cambria" w:cs="Cambria"/>
          <w:lang w:val="vi-VN"/>
        </w:rPr>
        <w:t>ờ</w:t>
      </w:r>
      <w:r>
        <w:rPr>
          <w:lang w:val="vi-VN"/>
        </w:rPr>
        <w:t>i gian cho m</w:t>
      </w:r>
      <w:r>
        <w:rPr>
          <w:rFonts w:ascii="Cambria" w:hAnsi="Cambria" w:cs="Cambria"/>
          <w:lang w:val="vi-VN"/>
        </w:rPr>
        <w:t>ộ</w:t>
      </w:r>
      <w:r>
        <w:rPr>
          <w:lang w:val="vi-VN"/>
        </w:rPr>
        <w:t>t nút th</w:t>
      </w:r>
      <w:r>
        <w:rPr>
          <w:rFonts w:ascii="Cambria" w:hAnsi="Cambria" w:cs="Cambria"/>
          <w:lang w:val="vi-VN"/>
        </w:rPr>
        <w:t>ể</w:t>
      </w:r>
      <w:r>
        <w:rPr>
          <w:lang w:val="vi-VN"/>
        </w:rPr>
        <w:t xml:space="preserve"> hi</w:t>
      </w:r>
      <w:r>
        <w:rPr>
          <w:rFonts w:ascii="Cambria" w:hAnsi="Cambria" w:cs="Cambria"/>
          <w:lang w:val="vi-VN"/>
        </w:rPr>
        <w:t>ệ</w:t>
      </w:r>
      <w:r>
        <w:rPr>
          <w:lang w:val="vi-VN"/>
        </w:rPr>
        <w:t>n Oracle RAC lúc 11:00 gi</w:t>
      </w:r>
      <w:r>
        <w:rPr>
          <w:rFonts w:ascii="Cambria" w:hAnsi="Cambria" w:cs="Cambria"/>
          <w:lang w:val="vi-VN"/>
        </w:rPr>
        <w:t>ờ</w:t>
      </w:r>
      <w:r>
        <w:rPr>
          <w:lang w:val="vi-VN"/>
        </w:rPr>
        <w:t xml:space="preserve"> sáng và sau đó thi</w:t>
      </w:r>
      <w:r>
        <w:rPr>
          <w:rFonts w:ascii="Cambria" w:hAnsi="Cambria" w:cs="Cambria"/>
          <w:lang w:val="vi-VN"/>
        </w:rPr>
        <w:t>ế</w:t>
      </w:r>
      <w:r>
        <w:rPr>
          <w:lang w:val="vi-VN"/>
        </w:rPr>
        <w:t>t l</w:t>
      </w:r>
      <w:r>
        <w:rPr>
          <w:rFonts w:ascii="Cambria" w:hAnsi="Cambria" w:cs="Cambria"/>
          <w:lang w:val="vi-VN"/>
        </w:rPr>
        <w:t>ậ</w:t>
      </w:r>
      <w:r>
        <w:rPr>
          <w:lang w:val="vi-VN"/>
        </w:rPr>
        <w:t>p nút cá th</w:t>
      </w:r>
      <w:r>
        <w:rPr>
          <w:rFonts w:ascii="Cambria" w:hAnsi="Cambria" w:cs="Cambria"/>
          <w:lang w:val="vi-VN"/>
        </w:rPr>
        <w:t>ể</w:t>
      </w:r>
      <w:r>
        <w:rPr>
          <w:lang w:val="vi-VN"/>
        </w:rPr>
        <w:t xml:space="preserve"> Oracle RAC ti</w:t>
      </w:r>
      <w:r>
        <w:rPr>
          <w:rFonts w:ascii="Cambria" w:hAnsi="Cambria" w:cs="Cambria"/>
          <w:lang w:val="vi-VN"/>
        </w:rPr>
        <w:t>ế</w:t>
      </w:r>
      <w:r>
        <w:rPr>
          <w:lang w:val="vi-VN"/>
        </w:rPr>
        <w:t>p theo lúc 11:00:05. K</w:t>
      </w:r>
      <w:r>
        <w:rPr>
          <w:rFonts w:ascii="Cambria" w:hAnsi="Cambria" w:cs="Cambria"/>
          <w:lang w:val="vi-VN"/>
        </w:rPr>
        <w:t>ế</w:t>
      </w:r>
      <w:r>
        <w:rPr>
          <w:lang w:val="vi-VN"/>
        </w:rPr>
        <w:t>t qu</w:t>
      </w:r>
      <w:r>
        <w:rPr>
          <w:rFonts w:ascii="Cambria" w:hAnsi="Cambria" w:cs="Cambria"/>
          <w:lang w:val="vi-VN"/>
        </w:rPr>
        <w:t>ả</w:t>
      </w:r>
      <w:r>
        <w:rPr>
          <w:lang w:val="vi-VN"/>
        </w:rPr>
        <w:t xml:space="preserve"> là, hai nút có th</w:t>
      </w:r>
      <w:r>
        <w:rPr>
          <w:rFonts w:ascii="Cambria" w:hAnsi="Cambria" w:cs="Cambria"/>
          <w:lang w:val="vi-VN"/>
        </w:rPr>
        <w:t>ờ</w:t>
      </w:r>
      <w:r>
        <w:rPr>
          <w:lang w:val="vi-VN"/>
        </w:rPr>
        <w:t>i gian không phù h</w:t>
      </w:r>
      <w:r>
        <w:rPr>
          <w:rFonts w:ascii="Cambria" w:hAnsi="Cambria" w:cs="Cambria"/>
          <w:lang w:val="vi-VN"/>
        </w:rPr>
        <w:t>ợ</w:t>
      </w:r>
      <w:r>
        <w:rPr>
          <w:lang w:val="vi-VN"/>
        </w:rPr>
        <w:t>p. B</w:t>
      </w:r>
      <w:r>
        <w:rPr>
          <w:rFonts w:ascii="Cambria" w:hAnsi="Cambria" w:cs="Cambria"/>
          <w:lang w:val="vi-VN"/>
        </w:rPr>
        <w:t>ạ</w:t>
      </w:r>
      <w:r>
        <w:rPr>
          <w:lang w:val="vi-VN"/>
        </w:rPr>
        <w:t>n có th</w:t>
      </w:r>
      <w:r>
        <w:rPr>
          <w:rFonts w:ascii="Cambria" w:hAnsi="Cambria" w:cs="Cambria"/>
          <w:lang w:val="vi-VN"/>
        </w:rPr>
        <w:t>ể</w:t>
      </w:r>
      <w:r>
        <w:rPr>
          <w:lang w:val="vi-VN"/>
        </w:rPr>
        <w:t xml:space="preserve"> s</w:t>
      </w:r>
      <w:r>
        <w:rPr>
          <w:rFonts w:ascii="Cambria" w:hAnsi="Cambria" w:cs="Cambria"/>
          <w:lang w:val="vi-VN"/>
        </w:rPr>
        <w:t>ử</w:t>
      </w:r>
      <w:r>
        <w:rPr>
          <w:lang w:val="vi-VN"/>
        </w:rPr>
        <w:t xml:space="preserve"> d</w:t>
      </w:r>
      <w:r>
        <w:rPr>
          <w:rFonts w:ascii="Cambria" w:hAnsi="Cambria" w:cs="Cambria"/>
          <w:lang w:val="vi-VN"/>
        </w:rPr>
        <w:t>ụ</w:t>
      </w:r>
      <w:r>
        <w:rPr>
          <w:lang w:val="vi-VN"/>
        </w:rPr>
        <w:t>ng Giao th</w:t>
      </w:r>
      <w:r>
        <w:rPr>
          <w:rFonts w:ascii="Cambria" w:hAnsi="Cambria" w:cs="Cambria"/>
          <w:lang w:val="vi-VN"/>
        </w:rPr>
        <w:t>ứ</w:t>
      </w:r>
      <w:r>
        <w:rPr>
          <w:lang w:val="vi-VN"/>
        </w:rPr>
        <w:t>c th</w:t>
      </w:r>
      <w:r>
        <w:rPr>
          <w:rFonts w:ascii="Cambria" w:hAnsi="Cambria" w:cs="Cambria"/>
          <w:lang w:val="vi-VN"/>
        </w:rPr>
        <w:t>ờ</w:t>
      </w:r>
      <w:r>
        <w:rPr>
          <w:lang w:val="vi-VN"/>
        </w:rPr>
        <w:t>i gian m</w:t>
      </w:r>
      <w:r>
        <w:rPr>
          <w:rFonts w:ascii="Cambria" w:hAnsi="Cambria" w:cs="Cambria"/>
          <w:lang w:val="vi-VN"/>
        </w:rPr>
        <w:t>ạ</w:t>
      </w:r>
      <w:r>
        <w:rPr>
          <w:lang w:val="vi-VN"/>
        </w:rPr>
        <w:t>ng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cho các nút cá th</w:t>
      </w:r>
      <w:r>
        <w:rPr>
          <w:rFonts w:ascii="Cambria" w:hAnsi="Cambria" w:cs="Cambria"/>
          <w:lang w:val="vi-VN"/>
        </w:rPr>
        <w:t>ể</w:t>
      </w:r>
      <w:r>
        <w:rPr>
          <w:lang w:val="vi-VN"/>
        </w:rPr>
        <w:t xml:space="preserve"> Oracle RAC này.</w:t>
      </w:r>
    </w:p>
    <w:p w14:paraId="509F9102" w14:textId="77777777" w:rsidR="009B29A7" w:rsidRPr="001058B5" w:rsidRDefault="009B29A7" w:rsidP="009B29A7">
      <w:pPr>
        <w:pStyle w:val="BodyText"/>
        <w:spacing w:before="106" w:line="246" w:lineRule="exact"/>
        <w:ind w:left="1660"/>
        <w:rPr>
          <w:rFonts w:ascii="Arial" w:hAnsi="Arial" w:cs="Arial"/>
        </w:rPr>
      </w:pPr>
      <w:r>
        <w:rPr>
          <w:rFonts w:ascii="Arial" w:hAnsi="Arial" w:cs="Arial"/>
        </w:rPr>
        <w:t>Để đặt dấu thời gian,</w:t>
      </w:r>
      <w:r w:rsidRPr="001058B5">
        <w:rPr>
          <w:rFonts w:ascii="Arial" w:hAnsi="Arial" w:cs="Arial"/>
        </w:rPr>
        <w:t xml:space="preserve"> </w:t>
      </w:r>
      <w:r>
        <w:rPr>
          <w:rFonts w:ascii="Arial" w:hAnsi="Arial" w:cs="Arial"/>
        </w:rPr>
        <w:t>hãy sử dụng thủ tục</w:t>
      </w:r>
      <w:r w:rsidRPr="001058B5">
        <w:rPr>
          <w:rFonts w:ascii="Arial" w:hAnsi="Arial" w:cs="Arial"/>
        </w:rPr>
        <w:t xml:space="preserve"> DBMS_AUDIT_MGMT.SET_LAST_ARCHIVE_TIMESTAMP</w:t>
      </w:r>
    </w:p>
    <w:p w14:paraId="148ACF99" w14:textId="77777777" w:rsidR="009B29A7" w:rsidRPr="001058B5" w:rsidRDefault="009B29A7" w:rsidP="009B29A7">
      <w:pPr>
        <w:pStyle w:val="BodyText"/>
        <w:ind w:left="1660" w:right="6623" w:hanging="1"/>
        <w:rPr>
          <w:rFonts w:ascii="Arial" w:hAnsi="Arial" w:cs="Arial"/>
        </w:rPr>
      </w:pPr>
      <w:r>
        <w:rPr>
          <w:rFonts w:ascii="Arial" w:hAnsi="Arial" w:cs="Arial"/>
        </w:rPr>
        <w:t>PL/SQL</w:t>
      </w:r>
      <w:r w:rsidRPr="001058B5">
        <w:rPr>
          <w:rFonts w:ascii="Arial" w:hAnsi="Arial" w:cs="Arial"/>
        </w:rPr>
        <w:t>.</w:t>
      </w:r>
    </w:p>
    <w:p w14:paraId="2C4ADA34" w14:textId="77777777" w:rsidR="009B29A7" w:rsidRPr="001058B5" w:rsidRDefault="009B29A7" w:rsidP="009B29A7">
      <w:pPr>
        <w:pStyle w:val="BodyText"/>
        <w:spacing w:before="106"/>
        <w:ind w:left="1660" w:right="6666"/>
        <w:rPr>
          <w:rFonts w:ascii="Arial" w:hAnsi="Arial" w:cs="Arial"/>
        </w:rPr>
      </w:pPr>
      <w:r>
        <w:rPr>
          <w:rFonts w:ascii="Arial" w:hAnsi="Arial" w:cs="Arial"/>
        </w:rPr>
        <w:t>Ví dụ</w:t>
      </w:r>
      <w:r w:rsidRPr="001058B5">
        <w:rPr>
          <w:rFonts w:ascii="Arial" w:hAnsi="Arial" w:cs="Arial"/>
        </w:rPr>
        <w:t>:</w:t>
      </w:r>
    </w:p>
    <w:p w14:paraId="4EA1CA84"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2FE30AB0" w14:textId="77777777" w:rsidR="009B29A7" w:rsidRPr="001058B5" w:rsidRDefault="009B29A7" w:rsidP="009B29A7">
      <w:pPr>
        <w:spacing w:before="16"/>
        <w:ind w:left="1844"/>
        <w:rPr>
          <w:rFonts w:ascii="Arial" w:hAnsi="Arial" w:cs="Arial"/>
          <w:sz w:val="18"/>
        </w:rPr>
      </w:pPr>
      <w:r w:rsidRPr="001058B5">
        <w:rPr>
          <w:rFonts w:ascii="Arial" w:hAnsi="Arial" w:cs="Arial"/>
          <w:w w:val="95"/>
          <w:sz w:val="18"/>
        </w:rPr>
        <w:t>DBMS_AUDIT_MGMT.SET_LAST_ARCHIVE_TIMESTAMP(</w:t>
      </w:r>
    </w:p>
    <w:p w14:paraId="341DC885" w14:textId="77777777" w:rsidR="009B29A7" w:rsidRPr="001058B5" w:rsidRDefault="009B29A7" w:rsidP="009B29A7">
      <w:pPr>
        <w:tabs>
          <w:tab w:val="left" w:pos="3883"/>
        </w:tabs>
        <w:spacing w:before="17" w:line="259" w:lineRule="auto"/>
        <w:ind w:left="1937" w:right="249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'2009-05-28 06:30:00.00' RAC_INSTANCE_NUMBER =&gt; 0</w:t>
      </w:r>
      <w:r w:rsidRPr="001058B5">
        <w:rPr>
          <w:rFonts w:ascii="Arial" w:hAnsi="Arial" w:cs="Arial"/>
          <w:spacing w:val="15"/>
          <w:w w:val="95"/>
          <w:sz w:val="18"/>
        </w:rPr>
        <w:t xml:space="preserve"> </w:t>
      </w:r>
      <w:r w:rsidRPr="001058B5">
        <w:rPr>
          <w:rFonts w:ascii="Arial" w:hAnsi="Arial" w:cs="Arial"/>
          <w:w w:val="95"/>
          <w:sz w:val="18"/>
        </w:rPr>
        <w:t>);</w:t>
      </w:r>
    </w:p>
    <w:p w14:paraId="75A27433"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7450B937"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57DE7A60" w14:textId="77777777" w:rsidR="009B29A7" w:rsidRPr="001058B5" w:rsidRDefault="009B29A7" w:rsidP="009B29A7">
      <w:pPr>
        <w:pStyle w:val="BodyText"/>
        <w:spacing w:before="3"/>
        <w:rPr>
          <w:rFonts w:ascii="Arial" w:hAnsi="Arial" w:cs="Arial"/>
          <w:sz w:val="18"/>
        </w:rPr>
      </w:pPr>
    </w:p>
    <w:p w14:paraId="0D09976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44024527" w14:textId="77777777" w:rsidR="009B29A7" w:rsidRPr="001058B5" w:rsidRDefault="009B29A7"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AUDIT_TRAIL_TYPE</w:t>
      </w:r>
      <w:r>
        <w:rPr>
          <w:rFonts w:ascii="Arial" w:hAnsi="Arial" w:cs="Arial"/>
          <w:sz w:val="20"/>
        </w:rPr>
        <w:t>: nhập 1 trong những cài đặt sau</w:t>
      </w:r>
      <w:r w:rsidRPr="001058B5">
        <w:rPr>
          <w:rFonts w:ascii="Arial" w:hAnsi="Arial" w:cs="Arial"/>
          <w:sz w:val="20"/>
        </w:rPr>
        <w:t>:</w:t>
      </w:r>
    </w:p>
    <w:p w14:paraId="2623B0E0" w14:textId="77777777" w:rsidR="009B29A7" w:rsidRPr="00311610" w:rsidRDefault="009B29A7" w:rsidP="009B29A7">
      <w:pPr>
        <w:pStyle w:val="ListParagraph"/>
        <w:numPr>
          <w:ilvl w:val="0"/>
          <w:numId w:val="27"/>
        </w:numPr>
        <w:tabs>
          <w:tab w:val="left" w:pos="2379"/>
          <w:tab w:val="left" w:pos="2380"/>
        </w:tabs>
        <w:spacing w:before="117" w:line="228" w:lineRule="auto"/>
        <w:ind w:right="1093" w:hanging="359"/>
        <w:rPr>
          <w:rFonts w:ascii="Arial" w:hAnsi="Arial" w:cs="Arial"/>
          <w:sz w:val="20"/>
          <w:szCs w:val="20"/>
        </w:rPr>
      </w:pPr>
      <w:r w:rsidRPr="00311610">
        <w:rPr>
          <w:rFonts w:ascii="Arial" w:hAnsi="Arial" w:cs="Arial"/>
          <w:w w:val="90"/>
          <w:sz w:val="20"/>
          <w:szCs w:val="20"/>
        </w:rPr>
        <w:t xml:space="preserve">DBMS_AUDIT_MGMT.AUDIT_TRAIL_AUD_STD: </w:t>
      </w:r>
      <w:r w:rsidRPr="00311610">
        <w:rPr>
          <w:rStyle w:val="shorttext"/>
          <w:rFonts w:ascii="Arial" w:hAnsi="Arial" w:cs="Arial"/>
          <w:sz w:val="20"/>
          <w:szCs w:val="20"/>
          <w:lang w:val="vi-VN"/>
        </w:rPr>
        <w:t>Chỉ định bảng kiểm tra đường tiêu chuẩn, AUD $.</w:t>
      </w:r>
    </w:p>
    <w:p w14:paraId="424554B2" w14:textId="77777777" w:rsidR="009B29A7" w:rsidRPr="00311610" w:rsidRDefault="009B29A7" w:rsidP="009B29A7">
      <w:pPr>
        <w:pStyle w:val="ListParagraph"/>
        <w:numPr>
          <w:ilvl w:val="0"/>
          <w:numId w:val="27"/>
        </w:numPr>
        <w:tabs>
          <w:tab w:val="left" w:pos="2379"/>
          <w:tab w:val="left" w:pos="2380"/>
        </w:tabs>
        <w:spacing w:before="120" w:line="228" w:lineRule="auto"/>
        <w:ind w:right="826" w:hanging="359"/>
        <w:rPr>
          <w:rFonts w:ascii="Arial" w:hAnsi="Arial" w:cs="Arial"/>
          <w:sz w:val="20"/>
          <w:szCs w:val="20"/>
        </w:rPr>
      </w:pPr>
      <w:r w:rsidRPr="00311610">
        <w:rPr>
          <w:rFonts w:ascii="Arial" w:hAnsi="Arial" w:cs="Arial"/>
          <w:w w:val="90"/>
          <w:sz w:val="20"/>
          <w:szCs w:val="20"/>
        </w:rPr>
        <w:t xml:space="preserve">DBMS_AUDIT_MGMT.AUDIT_TRAIL_FGA_STD: </w:t>
      </w:r>
      <w:r w:rsidRPr="00311610">
        <w:rPr>
          <w:rFonts w:ascii="Arial" w:hAnsi="Arial" w:cs="Arial"/>
          <w:sz w:val="20"/>
          <w:szCs w:val="20"/>
          <w:lang w:val="vi-VN"/>
        </w:rPr>
        <w:t xml:space="preserve">Chỉ định bảng kiểm tra chi tiết hạt mịn, FGA_LOG </w:t>
      </w:r>
      <w:r w:rsidRPr="00311610">
        <w:rPr>
          <w:rFonts w:ascii="Arial" w:hAnsi="Arial" w:cs="Arial"/>
          <w:sz w:val="20"/>
          <w:szCs w:val="20"/>
        </w:rPr>
        <w:t>$.</w:t>
      </w:r>
    </w:p>
    <w:p w14:paraId="78CF09E7" w14:textId="77777777" w:rsidR="009B29A7" w:rsidRPr="00311610" w:rsidRDefault="009B29A7" w:rsidP="009B29A7">
      <w:pPr>
        <w:pStyle w:val="ListParagraph"/>
        <w:numPr>
          <w:ilvl w:val="0"/>
          <w:numId w:val="27"/>
        </w:numPr>
        <w:tabs>
          <w:tab w:val="left" w:pos="2379"/>
          <w:tab w:val="left" w:pos="2380"/>
        </w:tabs>
        <w:spacing w:before="112" w:line="246" w:lineRule="exact"/>
        <w:ind w:hanging="359"/>
        <w:rPr>
          <w:rFonts w:ascii="Arial" w:hAnsi="Arial" w:cs="Arial"/>
          <w:sz w:val="20"/>
          <w:szCs w:val="20"/>
        </w:rPr>
      </w:pPr>
      <w:r w:rsidRPr="00311610">
        <w:rPr>
          <w:rFonts w:ascii="Arial" w:hAnsi="Arial" w:cs="Arial"/>
          <w:sz w:val="20"/>
          <w:szCs w:val="20"/>
        </w:rPr>
        <w:t>DBMS_AUDIT_MGMT.AUDIT_TRAIL_OS</w:t>
      </w:r>
      <w:r w:rsidRPr="00311610">
        <w:rPr>
          <w:rFonts w:ascii="Arial" w:hAnsi="Arial" w:cs="Arial"/>
          <w:sz w:val="20"/>
          <w:szCs w:val="20"/>
          <w:lang w:val="vi-VN"/>
        </w:rPr>
        <w:t xml:space="preserve"> Các tệp đường dẫn kiểm tra hệ thống điều hành với .aud mở rộng. (Cài đặt này không áp dụng cho các mục nhập Nhật ký sự kiện Windows).</w:t>
      </w:r>
    </w:p>
    <w:p w14:paraId="39BBC992" w14:textId="77777777" w:rsidR="009B29A7" w:rsidRPr="00311610" w:rsidRDefault="009B29A7" w:rsidP="009B29A7">
      <w:pPr>
        <w:pStyle w:val="ListParagraph"/>
        <w:numPr>
          <w:ilvl w:val="0"/>
          <w:numId w:val="27"/>
        </w:numPr>
        <w:tabs>
          <w:tab w:val="left" w:pos="2379"/>
          <w:tab w:val="left" w:pos="2380"/>
        </w:tabs>
        <w:spacing w:before="107"/>
        <w:ind w:hanging="359"/>
        <w:rPr>
          <w:rFonts w:ascii="Arial" w:hAnsi="Arial" w:cs="Arial"/>
          <w:sz w:val="20"/>
          <w:szCs w:val="20"/>
        </w:rPr>
      </w:pPr>
      <w:r w:rsidRPr="00311610">
        <w:rPr>
          <w:rFonts w:ascii="Arial" w:hAnsi="Arial" w:cs="Arial"/>
          <w:sz w:val="20"/>
          <w:szCs w:val="20"/>
        </w:rPr>
        <w:t>DBMS_AUDIT_MGMT.AUDIT_TRAIL_XML:</w:t>
      </w:r>
      <w:r w:rsidRPr="00311610">
        <w:rPr>
          <w:rFonts w:ascii="Arial" w:hAnsi="Arial" w:cs="Arial"/>
          <w:spacing w:val="-15"/>
          <w:sz w:val="20"/>
          <w:szCs w:val="20"/>
        </w:rPr>
        <w:t xml:space="preserve"> </w:t>
      </w:r>
      <w:r w:rsidRPr="00311610">
        <w:rPr>
          <w:rStyle w:val="shorttext"/>
          <w:rFonts w:ascii="Arial" w:hAnsi="Arial" w:cs="Arial"/>
          <w:sz w:val="20"/>
          <w:szCs w:val="20"/>
          <w:lang w:val="vi-VN"/>
        </w:rPr>
        <w:t xml:space="preserve">Chỉ định đường dẫn kiểm tra </w:t>
      </w:r>
      <w:r w:rsidRPr="00311610">
        <w:rPr>
          <w:rStyle w:val="shorttext"/>
          <w:rFonts w:ascii="Arial" w:hAnsi="Arial" w:cs="Arial"/>
          <w:sz w:val="20"/>
          <w:szCs w:val="20"/>
        </w:rPr>
        <w:t xml:space="preserve">tệp </w:t>
      </w:r>
      <w:r w:rsidRPr="00311610">
        <w:rPr>
          <w:rStyle w:val="shorttext"/>
          <w:rFonts w:ascii="Arial" w:hAnsi="Arial" w:cs="Arial"/>
          <w:sz w:val="20"/>
          <w:szCs w:val="20"/>
          <w:lang w:val="vi-VN"/>
        </w:rPr>
        <w:t>XML</w:t>
      </w:r>
      <w:r w:rsidRPr="00311610">
        <w:rPr>
          <w:rFonts w:ascii="Arial" w:hAnsi="Arial" w:cs="Arial"/>
          <w:sz w:val="20"/>
          <w:szCs w:val="20"/>
        </w:rPr>
        <w:t>.</w:t>
      </w:r>
    </w:p>
    <w:p w14:paraId="7430BA2E" w14:textId="77777777" w:rsidR="009B29A7" w:rsidRPr="00311610" w:rsidRDefault="009B29A7" w:rsidP="006F7931">
      <w:pPr>
        <w:pStyle w:val="ListParagraph"/>
        <w:numPr>
          <w:ilvl w:val="1"/>
          <w:numId w:val="137"/>
        </w:numPr>
        <w:tabs>
          <w:tab w:val="left" w:pos="2020"/>
        </w:tabs>
        <w:spacing w:before="118" w:line="228" w:lineRule="auto"/>
        <w:ind w:right="874" w:hanging="359"/>
        <w:rPr>
          <w:rFonts w:ascii="Arial" w:hAnsi="Arial" w:cs="Arial"/>
          <w:sz w:val="20"/>
          <w:szCs w:val="20"/>
        </w:rPr>
      </w:pPr>
      <w:r w:rsidRPr="001058B5">
        <w:rPr>
          <w:rFonts w:ascii="Arial" w:hAnsi="Arial" w:cs="Arial"/>
          <w:w w:val="95"/>
          <w:sz w:val="20"/>
        </w:rPr>
        <w:t xml:space="preserve">LAST_ARCHIVE_TIME: </w:t>
      </w:r>
      <w:r w:rsidRPr="00311610">
        <w:rPr>
          <w:rFonts w:ascii="Arial" w:hAnsi="Arial" w:cs="Arial"/>
          <w:sz w:val="20"/>
          <w:szCs w:val="20"/>
          <w:lang w:val="vi-VN"/>
        </w:rPr>
        <w:t>Nhập dấu thời gian trong định dạng HHYY-MM-DD HH: MI: SS.FF UTC (Giờ quốc tế phối hợp) cho AUDIT_TRAIL_DB_AUD và AUDIT_TRAIL_ FGA_STD (đường dẫn kiểm tra tiêu chuẩn và chi tiết) và trong Múi giờ địa phương cho AUDIT_TRAIL_OS và AUDIT_TRAIL_XML (hoạt động các đường dẫn kiểm tra hệ thống và XML</w:t>
      </w:r>
      <w:r w:rsidRPr="00311610">
        <w:rPr>
          <w:rFonts w:ascii="Arial" w:hAnsi="Arial" w:cs="Arial"/>
          <w:w w:val="95"/>
          <w:sz w:val="20"/>
          <w:szCs w:val="20"/>
        </w:rPr>
        <w:t>).</w:t>
      </w:r>
    </w:p>
    <w:p w14:paraId="0C63763E" w14:textId="77777777" w:rsidR="009B29A7" w:rsidRPr="001058B5" w:rsidRDefault="009B29A7" w:rsidP="006F7931">
      <w:pPr>
        <w:pStyle w:val="ListParagraph"/>
        <w:numPr>
          <w:ilvl w:val="1"/>
          <w:numId w:val="137"/>
        </w:numPr>
        <w:tabs>
          <w:tab w:val="left" w:pos="2020"/>
        </w:tabs>
        <w:spacing w:before="121" w:line="228" w:lineRule="auto"/>
        <w:ind w:right="814" w:hanging="359"/>
        <w:rPr>
          <w:rFonts w:ascii="Arial" w:hAnsi="Arial" w:cs="Arial"/>
          <w:sz w:val="20"/>
        </w:rPr>
      </w:pPr>
      <w:r w:rsidRPr="00311610">
        <w:rPr>
          <w:rFonts w:ascii="Arial" w:hAnsi="Arial" w:cs="Arial"/>
          <w:sz w:val="20"/>
          <w:szCs w:val="20"/>
        </w:rPr>
        <w:t xml:space="preserve">RAC_INSTANCE_NUMBER: </w:t>
      </w:r>
      <w:r w:rsidRPr="00311610">
        <w:rPr>
          <w:rFonts w:ascii="Arial" w:hAnsi="Arial" w:cs="Arial"/>
          <w:sz w:val="20"/>
          <w:szCs w:val="20"/>
          <w:lang w:val="vi-VN"/>
        </w:rPr>
        <w:t>Chỉ định số cá thể cho một cài đặt Oracle RAC. Nếu bạn đã chỉ định loại đường dẫn kiểm tra DBMS_AUDIT_MGMT.AUDIT_TRAIL_AUD_STD hoặc DBMS_AUDIT_MGMT.AUDIT_TRAIL_FGA_STD, bạn có thể bỏ qua đối số RAC_ INSTANCE_NUMBER. Điều này là do chỉ có một bảng AUD $ và FGA_LOG $, ngay cả khi cài đặt Oracle RAC. Giá trị mặc định là 0, được sử dụng cho các cài đặt cơ sở dữ liệu đơn l</w:t>
      </w:r>
      <w:r w:rsidRPr="001058B5">
        <w:rPr>
          <w:rFonts w:ascii="Arial" w:hAnsi="Arial" w:cs="Arial"/>
          <w:sz w:val="20"/>
        </w:rPr>
        <w:t>.</w:t>
      </w:r>
    </w:p>
    <w:p w14:paraId="5EBBE1FE" w14:textId="77777777" w:rsidR="009B29A7" w:rsidRPr="00311610" w:rsidRDefault="009B29A7" w:rsidP="009B29A7">
      <w:pPr>
        <w:pStyle w:val="BodyText"/>
        <w:spacing w:before="125" w:line="228" w:lineRule="auto"/>
        <w:ind w:left="1660" w:right="848" w:hanging="1"/>
        <w:rPr>
          <w:rFonts w:ascii="Arial" w:hAnsi="Arial" w:cs="Arial"/>
        </w:rPr>
      </w:pPr>
      <w:r w:rsidRPr="00311610">
        <w:rPr>
          <w:rFonts w:ascii="Arial" w:hAnsi="Arial" w:cs="Arial"/>
          <w:lang w:val="vi-VN"/>
        </w:rPr>
        <w:t>Thông thường, sau khi bạn đặt dấu thời gian, bạn có thể sử dụng thủ tục PLMS SQL DBMS_AUDIT_MGMT.CLEAN_ AUDIT_TRAIL để xóa các bản ghi kiểm toán đã được tạo trước ngày dấu thời gian</w:t>
      </w:r>
      <w:r w:rsidRPr="00311610">
        <w:rPr>
          <w:rFonts w:ascii="Arial" w:hAnsi="Arial" w:cs="Arial"/>
        </w:rPr>
        <w:t>.</w:t>
      </w:r>
    </w:p>
    <w:p w14:paraId="68D9B353" w14:textId="77777777" w:rsidR="009B29A7" w:rsidRPr="001058B5" w:rsidRDefault="009B29A7" w:rsidP="009B29A7">
      <w:pPr>
        <w:pStyle w:val="BodyText"/>
        <w:spacing w:before="6"/>
        <w:rPr>
          <w:rFonts w:ascii="Arial" w:hAnsi="Arial" w:cs="Arial"/>
          <w:sz w:val="23"/>
        </w:rPr>
      </w:pPr>
    </w:p>
    <w:p w14:paraId="02C16022" w14:textId="77777777" w:rsidR="009B29A7" w:rsidRPr="001058B5" w:rsidRDefault="009B29A7" w:rsidP="009B29A7">
      <w:pPr>
        <w:pStyle w:val="Heading6"/>
        <w:ind w:left="1660"/>
      </w:pPr>
      <w:bookmarkStart w:id="1885" w:name="Step_5:_Create_and_Schedule_the_Purge_Jo"/>
      <w:bookmarkStart w:id="1886" w:name="_bookmark2063"/>
      <w:bookmarkStart w:id="1887" w:name="_bookmark2064"/>
      <w:bookmarkEnd w:id="1885"/>
      <w:bookmarkEnd w:id="1886"/>
      <w:bookmarkEnd w:id="1887"/>
      <w:r>
        <w:rPr>
          <w:rStyle w:val="shorttext"/>
          <w:lang w:val="vi-VN"/>
        </w:rPr>
        <w:t>B</w:t>
      </w:r>
      <w:r>
        <w:rPr>
          <w:rStyle w:val="shorttext"/>
          <w:rFonts w:ascii="Cambria" w:hAnsi="Cambria" w:cs="Cambria"/>
          <w:lang w:val="vi-VN"/>
        </w:rPr>
        <w:t>ướ</w:t>
      </w:r>
      <w:r>
        <w:rPr>
          <w:rStyle w:val="shorttext"/>
          <w:lang w:val="vi-VN"/>
        </w:rPr>
        <w:t>c 5: T</w:t>
      </w:r>
      <w:r>
        <w:rPr>
          <w:rStyle w:val="shorttext"/>
          <w:rFonts w:ascii="Cambria" w:hAnsi="Cambria" w:cs="Cambria"/>
          <w:lang w:val="vi-VN"/>
        </w:rPr>
        <w:t>ạ</w:t>
      </w:r>
      <w:r>
        <w:rPr>
          <w:rStyle w:val="shorttext"/>
          <w:lang w:val="vi-VN"/>
        </w:rPr>
        <w:t>o và lên l</w:t>
      </w:r>
      <w:r>
        <w:rPr>
          <w:rStyle w:val="shorttext"/>
          <w:rFonts w:ascii="Cambria" w:hAnsi="Cambria" w:cs="Cambria"/>
          <w:lang w:val="vi-VN"/>
        </w:rPr>
        <w:t>ị</w:t>
      </w:r>
      <w:r>
        <w:rPr>
          <w:rStyle w:val="shorttext"/>
          <w:lang w:val="vi-VN"/>
        </w:rPr>
        <w:t>ch công vi</w:t>
      </w:r>
      <w:r>
        <w:rPr>
          <w:rStyle w:val="shorttext"/>
          <w:rFonts w:ascii="Cambria" w:hAnsi="Cambria" w:cs="Cambria"/>
          <w:lang w:val="vi-VN"/>
        </w:rPr>
        <w:t>ệ</w:t>
      </w:r>
      <w:r>
        <w:rPr>
          <w:rStyle w:val="shorttext"/>
          <w:lang w:val="vi-VN"/>
        </w:rPr>
        <w:t>c thanh l</w:t>
      </w:r>
      <w:r>
        <w:rPr>
          <w:rStyle w:val="shorttext"/>
          <w:rFonts w:ascii="Cambria" w:hAnsi="Cambria" w:cs="Cambria"/>
          <w:lang w:val="vi-VN"/>
        </w:rPr>
        <w:t>ọ</w:t>
      </w:r>
      <w:r>
        <w:rPr>
          <w:rStyle w:val="shorttext"/>
          <w:lang w:val="vi-VN"/>
        </w:rPr>
        <w:t>c</w:t>
      </w:r>
    </w:p>
    <w:p w14:paraId="4F9197D2" w14:textId="77777777" w:rsidR="009B29A7" w:rsidRPr="00311610" w:rsidRDefault="009B29A7" w:rsidP="009B29A7">
      <w:pPr>
        <w:pStyle w:val="BodyText"/>
        <w:spacing w:before="58" w:line="228" w:lineRule="auto"/>
        <w:ind w:left="1660" w:right="1001" w:hanging="1"/>
        <w:rPr>
          <w:rFonts w:ascii="Arial" w:hAnsi="Arial" w:cs="Arial"/>
        </w:rPr>
      </w:pPr>
      <w:r w:rsidRPr="00311610">
        <w:rPr>
          <w:rFonts w:ascii="Arial" w:hAnsi="Arial" w:cs="Arial"/>
          <w:lang w:val="vi-VN"/>
        </w:rPr>
        <w:t>Tạo và lên lịch công việc thanh lọc bằng cách chạy thủ tục DBMS_AUDIT_MGMT.CREATE_PURGE_ JOB PL / SQL</w:t>
      </w:r>
      <w:r w:rsidRPr="00311610">
        <w:rPr>
          <w:rFonts w:ascii="Arial" w:hAnsi="Arial" w:cs="Arial"/>
        </w:rPr>
        <w:t>.</w:t>
      </w:r>
    </w:p>
    <w:p w14:paraId="1F7A3839"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2ECBA086" w14:textId="77777777" w:rsidR="009B29A7" w:rsidRPr="001058B5" w:rsidRDefault="009B29A7" w:rsidP="009B29A7">
      <w:pPr>
        <w:rPr>
          <w:rFonts w:ascii="Arial" w:hAnsi="Arial" w:cs="Arial"/>
        </w:rPr>
        <w:sectPr w:rsidR="009B29A7" w:rsidRPr="001058B5">
          <w:pgSz w:w="12240" w:h="15840"/>
          <w:pgMar w:top="840" w:right="1060" w:bottom="860" w:left="1100" w:header="549" w:footer="663" w:gutter="0"/>
          <w:cols w:space="720"/>
        </w:sectPr>
      </w:pPr>
    </w:p>
    <w:p w14:paraId="54DA08E6" w14:textId="77777777" w:rsidR="009B29A7" w:rsidRPr="001058B5" w:rsidRDefault="009B29A7" w:rsidP="009B29A7">
      <w:pPr>
        <w:pStyle w:val="BodyText"/>
        <w:spacing w:before="7"/>
        <w:rPr>
          <w:rFonts w:ascii="Arial" w:hAnsi="Arial" w:cs="Arial"/>
          <w:sz w:val="27"/>
        </w:rPr>
      </w:pPr>
    </w:p>
    <w:p w14:paraId="4B943FB0" w14:textId="77777777" w:rsidR="009B29A7" w:rsidRPr="001058B5" w:rsidRDefault="009B29A7" w:rsidP="009B29A7">
      <w:pPr>
        <w:spacing w:before="95"/>
        <w:ind w:left="2260"/>
        <w:rPr>
          <w:rFonts w:ascii="Arial" w:hAnsi="Arial" w:cs="Arial"/>
          <w:sz w:val="18"/>
        </w:rPr>
      </w:pPr>
      <w:r w:rsidRPr="001058B5">
        <w:rPr>
          <w:rFonts w:ascii="Arial" w:hAnsi="Arial" w:cs="Arial"/>
          <w:w w:val="95"/>
          <w:sz w:val="18"/>
        </w:rPr>
        <w:t>BEGIN</w:t>
      </w:r>
    </w:p>
    <w:p w14:paraId="115C1E81"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DBMS_AUDIT_MGMT.CREATE_PURGE_JOB (</w:t>
      </w:r>
    </w:p>
    <w:p w14:paraId="160AECFE" w14:textId="77777777" w:rsidR="009B29A7" w:rsidRPr="001058B5" w:rsidRDefault="009B29A7" w:rsidP="009B29A7">
      <w:pPr>
        <w:tabs>
          <w:tab w:val="left" w:pos="5131"/>
        </w:tabs>
        <w:spacing w:before="16"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AUDIT_TRAIL_PURGE_INTERVAL =&gt;</w:t>
      </w:r>
      <w:r w:rsidRPr="001058B5">
        <w:rPr>
          <w:rFonts w:ascii="Arial" w:hAnsi="Arial" w:cs="Arial"/>
          <w:spacing w:val="-61"/>
          <w:w w:val="95"/>
          <w:sz w:val="18"/>
        </w:rPr>
        <w:t xml:space="preserve"> </w:t>
      </w:r>
      <w:r w:rsidRPr="001058B5">
        <w:rPr>
          <w:rFonts w:ascii="Arial" w:hAnsi="Arial" w:cs="Arial"/>
          <w:w w:val="95"/>
          <w:sz w:val="18"/>
        </w:rPr>
        <w:t>12,</w:t>
      </w:r>
    </w:p>
    <w:p w14:paraId="3C32939B" w14:textId="77777777" w:rsidR="009B29A7" w:rsidRPr="001058B5" w:rsidRDefault="009B29A7" w:rsidP="009B29A7">
      <w:pPr>
        <w:tabs>
          <w:tab w:val="left" w:pos="5131"/>
        </w:tabs>
        <w:spacing w:line="259" w:lineRule="auto"/>
        <w:ind w:left="2538" w:right="2259"/>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'Standard_Audit_Trail_PJ',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31"/>
          <w:w w:val="95"/>
          <w:sz w:val="18"/>
        </w:rPr>
        <w:t xml:space="preserve"> </w:t>
      </w:r>
      <w:r w:rsidRPr="001058B5">
        <w:rPr>
          <w:rFonts w:ascii="Arial" w:hAnsi="Arial" w:cs="Arial"/>
          <w:w w:val="95"/>
          <w:sz w:val="18"/>
        </w:rPr>
        <w:t>);</w:t>
      </w:r>
    </w:p>
    <w:p w14:paraId="7B55782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18EF37A7"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2C36C03C" w14:textId="77777777" w:rsidR="009B29A7" w:rsidRPr="001058B5" w:rsidRDefault="009B29A7" w:rsidP="009B29A7">
      <w:pPr>
        <w:pStyle w:val="BodyText"/>
        <w:spacing w:before="4"/>
        <w:rPr>
          <w:rFonts w:ascii="Arial" w:hAnsi="Arial" w:cs="Arial"/>
          <w:sz w:val="18"/>
        </w:rPr>
      </w:pPr>
    </w:p>
    <w:p w14:paraId="4B798AF9" w14:textId="77777777" w:rsidR="009B29A7" w:rsidRPr="001058B5" w:rsidRDefault="009B29A7" w:rsidP="009B29A7">
      <w:pPr>
        <w:pStyle w:val="BodyText"/>
        <w:ind w:left="2260"/>
        <w:rPr>
          <w:rFonts w:ascii="Arial" w:hAnsi="Arial" w:cs="Arial"/>
        </w:rPr>
      </w:pPr>
      <w:r w:rsidRPr="001058B5">
        <w:rPr>
          <w:rFonts w:ascii="Arial" w:hAnsi="Arial" w:cs="Arial"/>
        </w:rPr>
        <w:t>In this example:</w:t>
      </w:r>
    </w:p>
    <w:p w14:paraId="10D54FBF" w14:textId="77777777" w:rsidR="009B29A7" w:rsidRPr="001058B5" w:rsidRDefault="009B29A7"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 xml:space="preserve">AUDIT_TRAIL_TYPE: </w:t>
      </w:r>
      <w:r>
        <w:rPr>
          <w:rFonts w:ascii="Arial" w:hAnsi="Arial" w:cs="Arial"/>
          <w:sz w:val="20"/>
        </w:rPr>
        <w:t>nhập vào 1 trong những giá trị sau</w:t>
      </w:r>
      <w:r w:rsidRPr="001058B5">
        <w:rPr>
          <w:rFonts w:ascii="Arial" w:hAnsi="Arial" w:cs="Arial"/>
          <w:sz w:val="20"/>
        </w:rPr>
        <w:t>:</w:t>
      </w:r>
    </w:p>
    <w:p w14:paraId="62610B55" w14:textId="77777777" w:rsidR="009B29A7" w:rsidRPr="00596E3A"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w w:val="95"/>
          <w:sz w:val="20"/>
        </w:rPr>
        <w:t>DBMS_AUDIT_MGMT.AUDIT_TRAIL_AUD_</w:t>
      </w:r>
      <w:r w:rsidRPr="00596E3A">
        <w:rPr>
          <w:rFonts w:ascii="Arial" w:hAnsi="Arial" w:cs="Arial"/>
          <w:w w:val="95"/>
          <w:sz w:val="20"/>
          <w:szCs w:val="20"/>
        </w:rPr>
        <w:t>STD</w:t>
      </w:r>
      <w:r w:rsidRPr="00596E3A">
        <w:rPr>
          <w:rStyle w:val="shorttext"/>
          <w:rFonts w:ascii="Arial" w:hAnsi="Arial" w:cs="Arial"/>
          <w:sz w:val="20"/>
          <w:szCs w:val="20"/>
          <w:lang w:val="vi-VN"/>
        </w:rPr>
        <w:t>Bảng kiểm tra đường mòn tiêu chuẩn, AUD</w:t>
      </w:r>
      <w:r w:rsidRPr="00596E3A">
        <w:rPr>
          <w:rFonts w:ascii="Arial" w:hAnsi="Arial" w:cs="Arial"/>
          <w:w w:val="95"/>
          <w:sz w:val="20"/>
          <w:szCs w:val="20"/>
        </w:rPr>
        <w:t xml:space="preserve"> $</w:t>
      </w:r>
    </w:p>
    <w:p w14:paraId="3FFC9784" w14:textId="77777777" w:rsidR="009B29A7" w:rsidRPr="00596E3A" w:rsidRDefault="009B29A7" w:rsidP="006F7931">
      <w:pPr>
        <w:pStyle w:val="ListParagraph"/>
        <w:numPr>
          <w:ilvl w:val="3"/>
          <w:numId w:val="137"/>
        </w:numPr>
        <w:tabs>
          <w:tab w:val="left" w:pos="2979"/>
          <w:tab w:val="left" w:pos="2980"/>
        </w:tabs>
        <w:spacing w:before="108" w:line="252" w:lineRule="auto"/>
        <w:ind w:right="3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khảo sát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584D8269" w14:textId="77777777" w:rsidR="009B29A7" w:rsidRPr="00596E3A" w:rsidRDefault="009B29A7" w:rsidP="006F7931">
      <w:pPr>
        <w:pStyle w:val="ListParagraph"/>
        <w:numPr>
          <w:ilvl w:val="3"/>
          <w:numId w:val="137"/>
        </w:numPr>
        <w:tabs>
          <w:tab w:val="left" w:pos="2979"/>
          <w:tab w:val="left" w:pos="2980"/>
        </w:tabs>
        <w:spacing w:before="107" w:line="228" w:lineRule="auto"/>
        <w:ind w:right="203"/>
        <w:rPr>
          <w:rFonts w:ascii="Arial" w:hAnsi="Arial" w:cs="Arial"/>
          <w:sz w:val="20"/>
          <w:szCs w:val="20"/>
        </w:rPr>
      </w:pPr>
      <w:r w:rsidRPr="00596E3A">
        <w:rPr>
          <w:rFonts w:ascii="Arial" w:hAnsi="Arial" w:cs="Arial"/>
          <w:w w:val="90"/>
          <w:sz w:val="20"/>
          <w:szCs w:val="20"/>
        </w:rPr>
        <w:t xml:space="preserve">DBMS_AUDIT_MGMT.AUDIT_TRAIL_DB_STD: </w:t>
      </w:r>
      <w:r w:rsidRPr="00596E3A">
        <w:rPr>
          <w:rStyle w:val="shorttext"/>
          <w:rFonts w:ascii="Arial" w:hAnsi="Arial" w:cs="Arial"/>
          <w:sz w:val="20"/>
          <w:szCs w:val="20"/>
          <w:lang w:val="vi-VN"/>
        </w:rPr>
        <w:t>Cả bảng xếp hạng kiểm tra tiêu chuẩn và chi tiết hạt mịn</w:t>
      </w:r>
    </w:p>
    <w:p w14:paraId="3090DFB8"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pacing w:val="-13"/>
          <w:w w:val="95"/>
          <w:sz w:val="20"/>
          <w:szCs w:val="20"/>
        </w:rPr>
        <w:t xml:space="preserve"> </w:t>
      </w:r>
      <w:r w:rsidRPr="00596E3A">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40E36D10"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đường dẫn kiểm tra XML</w:t>
      </w:r>
    </w:p>
    <w:p w14:paraId="6FDBC2C5" w14:textId="77777777" w:rsidR="009B29A7" w:rsidRPr="00596E3A" w:rsidRDefault="009B29A7" w:rsidP="006F7931">
      <w:pPr>
        <w:pStyle w:val="ListParagraph"/>
        <w:numPr>
          <w:ilvl w:val="3"/>
          <w:numId w:val="137"/>
        </w:numPr>
        <w:tabs>
          <w:tab w:val="left" w:pos="2979"/>
          <w:tab w:val="left" w:pos="2980"/>
        </w:tabs>
        <w:spacing w:before="117" w:line="228" w:lineRule="auto"/>
        <w:ind w:right="210"/>
        <w:rPr>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5CCBF61A" w14:textId="77777777" w:rsidR="009B29A7" w:rsidRPr="00596E3A" w:rsidRDefault="009B29A7" w:rsidP="006F7931">
      <w:pPr>
        <w:pStyle w:val="ListParagraph"/>
        <w:numPr>
          <w:ilvl w:val="3"/>
          <w:numId w:val="137"/>
        </w:numPr>
        <w:tabs>
          <w:tab w:val="left" w:pos="2979"/>
          <w:tab w:val="left" w:pos="2980"/>
        </w:tabs>
        <w:spacing w:before="124" w:line="228" w:lineRule="auto"/>
        <w:ind w:right="761"/>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17AD2B13" w14:textId="77777777" w:rsidR="009B29A7" w:rsidRPr="001058B5" w:rsidRDefault="009B29A7" w:rsidP="006F7931">
      <w:pPr>
        <w:pStyle w:val="ListParagraph"/>
        <w:numPr>
          <w:ilvl w:val="2"/>
          <w:numId w:val="137"/>
        </w:numPr>
        <w:tabs>
          <w:tab w:val="left" w:pos="2620"/>
        </w:tabs>
        <w:spacing w:before="122" w:line="230" w:lineRule="auto"/>
        <w:ind w:left="2619" w:right="185" w:hanging="359"/>
        <w:rPr>
          <w:rFonts w:ascii="Arial" w:hAnsi="Arial" w:cs="Arial"/>
          <w:sz w:val="20"/>
        </w:rPr>
      </w:pPr>
      <w:r w:rsidRPr="001058B5">
        <w:rPr>
          <w:rFonts w:ascii="Arial" w:hAnsi="Arial" w:cs="Arial"/>
          <w:sz w:val="20"/>
        </w:rPr>
        <w:t>AUDIT_TRAIL_PURGE_INTERVAL:</w:t>
      </w:r>
      <w:r w:rsidRPr="001058B5">
        <w:rPr>
          <w:rFonts w:ascii="Arial" w:hAnsi="Arial" w:cs="Arial"/>
          <w:spacing w:val="-29"/>
          <w:sz w:val="20"/>
        </w:rPr>
        <w:t xml:space="preserve"> </w:t>
      </w:r>
      <w:r w:rsidRPr="00596E3A">
        <w:rPr>
          <w:rFonts w:ascii="Arial" w:hAnsi="Arial" w:cs="Arial"/>
          <w:sz w:val="20"/>
          <w:lang w:val="vi-VN"/>
        </w:rPr>
        <w:t>Chỉ định khoảng thời gian hàng giờ cho công việc thanh lọc này để chạy. Thời gian bắt đầu khi bạn chạy thủ tục DBMS_AUDIT_MGMT.CREATE_PURGE_JOB, trong trường hợp này, 12 giờ sau khi bạn chạy thủ tục này. Sau đó, nếu bạn muốn cập nhật giá trị này, hãy chạy quy trình DBMS_AUDIT_MGMT.SET_PURGE_JOB_INTERVAL</w:t>
      </w:r>
      <w:r w:rsidRPr="001058B5">
        <w:rPr>
          <w:rFonts w:ascii="Arial" w:hAnsi="Arial" w:cs="Arial"/>
          <w:sz w:val="20"/>
        </w:rPr>
        <w:t>.</w:t>
      </w:r>
    </w:p>
    <w:p w14:paraId="695A3365" w14:textId="77777777" w:rsidR="009B29A7" w:rsidRPr="00596E3A" w:rsidRDefault="009B29A7" w:rsidP="006F7931">
      <w:pPr>
        <w:pStyle w:val="ListParagraph"/>
        <w:numPr>
          <w:ilvl w:val="2"/>
          <w:numId w:val="137"/>
        </w:numPr>
        <w:tabs>
          <w:tab w:val="left" w:pos="2620"/>
        </w:tabs>
        <w:spacing w:before="109"/>
        <w:ind w:left="2619" w:hanging="359"/>
        <w:rPr>
          <w:rFonts w:ascii="Arial" w:hAnsi="Arial" w:cs="Arial"/>
          <w:sz w:val="20"/>
          <w:szCs w:val="20"/>
        </w:rPr>
      </w:pPr>
      <w:r w:rsidRPr="001058B5">
        <w:rPr>
          <w:rFonts w:ascii="Arial" w:hAnsi="Arial" w:cs="Arial"/>
          <w:sz w:val="20"/>
        </w:rPr>
        <w:t>USE_LAST_ARCH_TIMESTAMP:</w:t>
      </w:r>
      <w:r w:rsidRPr="001058B5">
        <w:rPr>
          <w:rFonts w:ascii="Arial" w:hAnsi="Arial" w:cs="Arial"/>
          <w:spacing w:val="-11"/>
          <w:sz w:val="20"/>
        </w:rPr>
        <w:t xml:space="preserve"> </w:t>
      </w:r>
      <w:r w:rsidRPr="00596E3A">
        <w:rPr>
          <w:rStyle w:val="shorttext"/>
          <w:rFonts w:ascii="Arial" w:hAnsi="Arial" w:cs="Arial"/>
          <w:sz w:val="20"/>
          <w:szCs w:val="20"/>
          <w:lang w:val="vi-VN"/>
        </w:rPr>
        <w:t>Nhập một trong các cài đặt sau</w:t>
      </w:r>
      <w:r w:rsidRPr="00596E3A">
        <w:rPr>
          <w:rFonts w:ascii="Arial" w:hAnsi="Arial" w:cs="Arial"/>
          <w:sz w:val="20"/>
          <w:szCs w:val="20"/>
        </w:rPr>
        <w:t>:</w:t>
      </w:r>
    </w:p>
    <w:p w14:paraId="44728C13" w14:textId="77777777" w:rsidR="009B29A7" w:rsidRPr="00596E3A" w:rsidRDefault="009B29A7" w:rsidP="006F7931">
      <w:pPr>
        <w:pStyle w:val="ListParagraph"/>
        <w:numPr>
          <w:ilvl w:val="3"/>
          <w:numId w:val="137"/>
        </w:numPr>
        <w:tabs>
          <w:tab w:val="left" w:pos="2979"/>
          <w:tab w:val="left" w:pos="2980"/>
        </w:tabs>
        <w:spacing w:before="117" w:line="228" w:lineRule="auto"/>
        <w:ind w:left="2979" w:right="186" w:hanging="359"/>
        <w:rPr>
          <w:rFonts w:ascii="Arial" w:hAnsi="Arial" w:cs="Arial"/>
          <w:sz w:val="20"/>
          <w:szCs w:val="20"/>
        </w:rPr>
      </w:pPr>
      <w:r w:rsidRPr="00596E3A">
        <w:rPr>
          <w:rFonts w:ascii="Arial" w:hAnsi="Arial" w:cs="Arial"/>
          <w:sz w:val="20"/>
          <w:szCs w:val="20"/>
        </w:rPr>
        <w:t>TRUE:</w:t>
      </w:r>
      <w:r w:rsidRPr="00596E3A">
        <w:rPr>
          <w:rFonts w:ascii="Arial" w:hAnsi="Arial" w:cs="Arial"/>
          <w:spacing w:val="-11"/>
          <w:sz w:val="20"/>
          <w:szCs w:val="20"/>
        </w:rPr>
        <w:t xml:space="preserve"> </w:t>
      </w:r>
      <w:r w:rsidRPr="00596E3A">
        <w:rPr>
          <w:rFonts w:ascii="Arial" w:hAnsi="Arial" w:cs="Arial"/>
          <w:sz w:val="20"/>
          <w:szCs w:val="20"/>
          <w:lang w:val="vi-VN"/>
        </w:rPr>
        <w:t>Xóa các bản ghi kiểm toán được tạo trước dấu thời gian lưu trữ cuối cùng. Để kiểm tra dấu thời gian được ghi cuối cùng, hãy truy vấn cột LAST_ARCHIVE_TS của chế độ xem từ điển dữ liệu DBA_ AUDIT_MGMT_LAST_ARCH_TS. Giá trị mặc định là true. Oracle khuyên bạn nên đặt USE_LAST_ARCH_TIMESTAMP thành TRUE</w:t>
      </w:r>
      <w:r w:rsidRPr="00596E3A">
        <w:rPr>
          <w:rFonts w:ascii="Arial" w:hAnsi="Arial" w:cs="Arial"/>
          <w:sz w:val="20"/>
          <w:szCs w:val="20"/>
        </w:rPr>
        <w:t>.</w:t>
      </w:r>
    </w:p>
    <w:p w14:paraId="79747B55" w14:textId="77777777" w:rsidR="009B29A7" w:rsidRPr="00596E3A" w:rsidRDefault="009B29A7" w:rsidP="006F7931">
      <w:pPr>
        <w:pStyle w:val="ListParagraph"/>
        <w:numPr>
          <w:ilvl w:val="3"/>
          <w:numId w:val="137"/>
        </w:numPr>
        <w:tabs>
          <w:tab w:val="left" w:pos="2980"/>
        </w:tabs>
        <w:spacing w:before="119" w:line="230" w:lineRule="auto"/>
        <w:ind w:left="2979" w:right="185" w:hanging="359"/>
        <w:jc w:val="both"/>
        <w:rPr>
          <w:rFonts w:ascii="Arial" w:hAnsi="Arial" w:cs="Arial"/>
          <w:sz w:val="20"/>
          <w:szCs w:val="20"/>
        </w:rPr>
      </w:pPr>
      <w:r w:rsidRPr="00596E3A">
        <w:rPr>
          <w:rFonts w:ascii="Arial" w:hAnsi="Arial" w:cs="Arial"/>
          <w:sz w:val="20"/>
          <w:szCs w:val="20"/>
        </w:rPr>
        <w:t>FALSE:</w:t>
      </w:r>
      <w:r w:rsidRPr="00596E3A">
        <w:rPr>
          <w:rFonts w:ascii="Arial" w:hAnsi="Arial" w:cs="Arial"/>
          <w:spacing w:val="-17"/>
          <w:sz w:val="20"/>
          <w:szCs w:val="20"/>
        </w:rPr>
        <w:t xml:space="preserve"> </w:t>
      </w:r>
      <w:r w:rsidRPr="00596E3A">
        <w:rPr>
          <w:rFonts w:ascii="Arial" w:hAnsi="Arial" w:cs="Arial"/>
          <w:sz w:val="20"/>
          <w:szCs w:val="20"/>
          <w:lang w:val="vi-VN"/>
        </w:rPr>
        <w:t>Xóa tất cả các bản ghi kiểm toán mà không xem xét dấu thời gian lưu trữ cuối cùng. Hãy cẩn thận khi sử dụng cài đặt này, trong trường hợp bạn vô tình xóa các bản ghi kiểm tra không được xóa</w:t>
      </w:r>
      <w:r w:rsidRPr="00596E3A">
        <w:rPr>
          <w:rFonts w:ascii="Arial" w:hAnsi="Arial" w:cs="Arial"/>
          <w:sz w:val="20"/>
          <w:szCs w:val="20"/>
        </w:rPr>
        <w:t>.</w:t>
      </w:r>
    </w:p>
    <w:p w14:paraId="04AC6232" w14:textId="77777777" w:rsidR="009B29A7" w:rsidRPr="001058B5" w:rsidRDefault="009B29A7" w:rsidP="009B29A7">
      <w:pPr>
        <w:pStyle w:val="BodyText"/>
        <w:spacing w:before="4"/>
        <w:rPr>
          <w:rFonts w:ascii="Arial" w:hAnsi="Arial" w:cs="Arial"/>
          <w:sz w:val="23"/>
        </w:rPr>
      </w:pPr>
    </w:p>
    <w:p w14:paraId="643FC472" w14:textId="77777777" w:rsidR="009B29A7" w:rsidRPr="001058B5" w:rsidRDefault="009B29A7" w:rsidP="009B29A7">
      <w:pPr>
        <w:pStyle w:val="Heading6"/>
      </w:pPr>
      <w:bookmarkStart w:id="1888" w:name="Step_6:_Optionally,_Configure_the_Audit_"/>
      <w:bookmarkStart w:id="1889" w:name="_bookmark2065"/>
      <w:bookmarkStart w:id="1890" w:name="_bookmark2066"/>
      <w:bookmarkStart w:id="1891" w:name="_bookmark2068"/>
      <w:bookmarkEnd w:id="1888"/>
      <w:bookmarkEnd w:id="1889"/>
      <w:bookmarkEnd w:id="1890"/>
      <w:bookmarkEnd w:id="1891"/>
      <w:r>
        <w:rPr>
          <w:lang w:val="vi-VN"/>
        </w:rPr>
        <w:t>B</w:t>
      </w:r>
      <w:r>
        <w:rPr>
          <w:rFonts w:ascii="Cambria" w:hAnsi="Cambria" w:cs="Cambria"/>
          <w:lang w:val="vi-VN"/>
        </w:rPr>
        <w:t>ướ</w:t>
      </w:r>
      <w:r>
        <w:rPr>
          <w:lang w:val="vi-VN"/>
        </w:rPr>
        <w:t>c 6: Tùy ch</w:t>
      </w:r>
      <w:r>
        <w:rPr>
          <w:rFonts w:ascii="Cambria" w:hAnsi="Cambria" w:cs="Cambria"/>
          <w:lang w:val="vi-VN"/>
        </w:rPr>
        <w:t>ọ</w:t>
      </w:r>
      <w:r>
        <w:rPr>
          <w:lang w:val="vi-VN"/>
        </w:rPr>
        <w:t>n, Đ</w:t>
      </w:r>
      <w:r>
        <w:rPr>
          <w:rFonts w:ascii="Cambria" w:hAnsi="Cambria" w:cs="Cambria"/>
          <w:lang w:val="vi-VN"/>
        </w:rPr>
        <w:t>ị</w:t>
      </w:r>
      <w:r>
        <w:rPr>
          <w:lang w:val="vi-VN"/>
        </w:rPr>
        <w:t>nh c</w:t>
      </w:r>
      <w:r>
        <w:rPr>
          <w:rFonts w:ascii="Cambria" w:hAnsi="Cambria" w:cs="Cambria"/>
          <w:lang w:val="vi-VN"/>
        </w:rPr>
        <w:t>ấ</w:t>
      </w:r>
      <w:r>
        <w:rPr>
          <w:lang w:val="vi-VN"/>
        </w:rPr>
        <w:t>u hình B</w:t>
      </w:r>
      <w:r>
        <w:rPr>
          <w:rFonts w:ascii="Cambria" w:hAnsi="Cambria" w:cs="Cambria"/>
          <w:lang w:val="vi-VN"/>
        </w:rPr>
        <w:t>ả</w:t>
      </w:r>
      <w:r>
        <w:rPr>
          <w:lang w:val="vi-VN"/>
        </w:rPr>
        <w:t>n ghi Ki</w:t>
      </w:r>
      <w:r>
        <w:rPr>
          <w:rFonts w:ascii="Cambria" w:hAnsi="Cambria" w:cs="Cambria"/>
          <w:lang w:val="vi-VN"/>
        </w:rPr>
        <w:t>ể</w:t>
      </w:r>
      <w:r>
        <w:rPr>
          <w:lang w:val="vi-VN"/>
        </w:rPr>
        <w:t>m tra B</w:t>
      </w:r>
      <w:r>
        <w:rPr>
          <w:rFonts w:ascii="Cambria" w:hAnsi="Cambria" w:cs="Cambria"/>
          <w:lang w:val="vi-VN"/>
        </w:rPr>
        <w:t>ả</w:t>
      </w:r>
      <w:r>
        <w:rPr>
          <w:lang w:val="vi-VN"/>
        </w:rPr>
        <w:t>n ghi s</w:t>
      </w:r>
      <w:r>
        <w:rPr>
          <w:rFonts w:ascii="Cambria" w:hAnsi="Cambria" w:cs="Cambria"/>
          <w:lang w:val="vi-VN"/>
        </w:rPr>
        <w:t>ẽ</w:t>
      </w:r>
      <w:r>
        <w:rPr>
          <w:lang w:val="vi-VN"/>
        </w:rPr>
        <w:t xml:space="preserve"> b</w:t>
      </w:r>
      <w:r>
        <w:rPr>
          <w:rFonts w:ascii="Cambria" w:hAnsi="Cambria" w:cs="Cambria"/>
          <w:lang w:val="vi-VN"/>
        </w:rPr>
        <w:t>ị</w:t>
      </w:r>
      <w:r>
        <w:rPr>
          <w:lang w:val="vi-VN"/>
        </w:rPr>
        <w:t xml:space="preserve"> Xóa theo Lô</w:t>
      </w:r>
    </w:p>
    <w:p w14:paraId="7D6030A9" w14:textId="77777777" w:rsidR="009B29A7" w:rsidRPr="00596E3A" w:rsidRDefault="009B29A7" w:rsidP="009B29A7">
      <w:pPr>
        <w:pStyle w:val="BodyText"/>
        <w:spacing w:before="58" w:line="230" w:lineRule="auto"/>
        <w:ind w:left="2260" w:right="185" w:hanging="1"/>
        <w:rPr>
          <w:rFonts w:ascii="Arial" w:hAnsi="Arial" w:cs="Arial"/>
        </w:rPr>
      </w:pPr>
      <w:r w:rsidRPr="00596E3A">
        <w:rPr>
          <w:rFonts w:ascii="Arial" w:hAnsi="Arial" w:cs="Arial"/>
          <w:lang w:val="vi-VN"/>
        </w:rPr>
        <w:t>Theo mặc định, các thủ tục gói DBMS_AUDIT_MGMT xóa cơ sở dữ liệu và các bản ghi đường dẫn kiểm toán của hệ điều hành theo lô 10.000 bản ghi kiểm toán cơ sở dữ liệu hoặc 1000 tệp kiểm tra hệ điều hành. Bạn có thể đặt kích thước lô này thành một giá trị khác nếu bạn muốn. Sau đó, khi Cơ sở dữ liệu Oracle chạy công việc thanh lọc, nó xóa từng lô, thay vì tất cả các bản ghi cùng nhau. Nếu đường mòn kiểm toán rất lớn (và chúng có thể phát triển khá lớn), việc xóa các bản ghi theo lô tạo điều kiện cho hoạt động thanh lọc</w:t>
      </w:r>
      <w:r w:rsidRPr="00596E3A">
        <w:rPr>
          <w:rFonts w:ascii="Arial" w:hAnsi="Arial" w:cs="Arial"/>
        </w:rPr>
        <w:t>.</w:t>
      </w:r>
    </w:p>
    <w:p w14:paraId="6E37CF22" w14:textId="77777777" w:rsidR="009B29A7" w:rsidRPr="00596E3A" w:rsidRDefault="009B29A7" w:rsidP="009B29A7">
      <w:pPr>
        <w:pStyle w:val="BodyText"/>
        <w:spacing w:before="124" w:line="230" w:lineRule="auto"/>
        <w:ind w:left="2259" w:right="102"/>
        <w:rPr>
          <w:rFonts w:ascii="Arial" w:hAnsi="Arial" w:cs="Arial"/>
        </w:rPr>
      </w:pPr>
      <w:r w:rsidRPr="00596E3A">
        <w:rPr>
          <w:rFonts w:ascii="Arial" w:hAnsi="Arial" w:cs="Arial"/>
          <w:lang w:val="vi-VN"/>
        </w:rPr>
        <w:t xml:space="preserve">Để tìm cài đặt theo lô hiện tại, bạn có thể truy vấn các cột PARAMETER_NAME và PARAMETER_ VALUE của chế độ xem từ điển dữ liệu </w:t>
      </w:r>
      <w:r w:rsidRPr="00596E3A">
        <w:rPr>
          <w:rFonts w:ascii="Arial" w:hAnsi="Arial" w:cs="Arial"/>
          <w:lang w:val="vi-VN"/>
        </w:rPr>
        <w:lastRenderedPageBreak/>
        <w:t>DBA_AUDIT_MGMT_CONFIG_PARAMS. Để đặt kích thước lô, hãy sử dụng thủ tục DBMS_AUDIT_MGMT.SET_AUDIT_TRAIL_PROPERTY. Nếu sau này bạn muốn xóa cài đặt này, hãy xem "Xóa Kích thước lô hàng kiểm tra cơ sở dữ liệu" trên trang 9-78</w:t>
      </w:r>
      <w:r w:rsidRPr="00596E3A">
        <w:rPr>
          <w:rFonts w:ascii="Arial" w:hAnsi="Arial" w:cs="Arial"/>
        </w:rPr>
        <w:t>.</w:t>
      </w:r>
    </w:p>
    <w:p w14:paraId="6E124269" w14:textId="77777777" w:rsidR="009B29A7" w:rsidRPr="001058B5" w:rsidRDefault="009B29A7" w:rsidP="009B29A7">
      <w:pPr>
        <w:spacing w:line="230" w:lineRule="auto"/>
        <w:rPr>
          <w:rFonts w:ascii="Arial" w:hAnsi="Arial" w:cs="Arial"/>
        </w:rPr>
        <w:sectPr w:rsidR="009B29A7" w:rsidRPr="001058B5">
          <w:footerReference w:type="even" r:id="rId229"/>
          <w:footerReference w:type="default" r:id="rId230"/>
          <w:pgSz w:w="12240" w:h="15840"/>
          <w:pgMar w:top="840" w:right="1060" w:bottom="860" w:left="1100" w:header="549" w:footer="663" w:gutter="0"/>
          <w:pgNumType w:start="71"/>
          <w:cols w:space="720"/>
        </w:sectPr>
      </w:pPr>
    </w:p>
    <w:p w14:paraId="4D8AA81C" w14:textId="77777777" w:rsidR="009B29A7" w:rsidRPr="001058B5" w:rsidRDefault="009B29A7" w:rsidP="009B29A7">
      <w:pPr>
        <w:pStyle w:val="BodyText"/>
        <w:spacing w:before="5"/>
        <w:rPr>
          <w:rFonts w:ascii="Arial" w:hAnsi="Arial" w:cs="Arial"/>
          <w:sz w:val="25"/>
        </w:rPr>
      </w:pPr>
    </w:p>
    <w:p w14:paraId="5B601EA6" w14:textId="77777777" w:rsidR="009B29A7" w:rsidRPr="001058B5" w:rsidRDefault="009B29A7" w:rsidP="009B29A7">
      <w:pPr>
        <w:pStyle w:val="BodyText"/>
        <w:spacing w:before="93"/>
        <w:ind w:left="1660"/>
        <w:rPr>
          <w:rFonts w:ascii="Arial" w:hAnsi="Arial" w:cs="Arial"/>
        </w:rPr>
      </w:pPr>
      <w:r w:rsidRPr="001058B5">
        <w:rPr>
          <w:rFonts w:ascii="Arial" w:hAnsi="Arial" w:cs="Arial"/>
        </w:rPr>
        <w:t>For example:</w:t>
      </w:r>
    </w:p>
    <w:p w14:paraId="1184B667" w14:textId="77777777" w:rsidR="009B29A7" w:rsidRPr="001058B5" w:rsidRDefault="009B29A7" w:rsidP="009B29A7">
      <w:pPr>
        <w:spacing w:before="141"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2B5636B4" w14:textId="77777777" w:rsidR="009B29A7" w:rsidRPr="001058B5" w:rsidRDefault="009B29A7" w:rsidP="009B29A7">
      <w:pPr>
        <w:tabs>
          <w:tab w:val="left" w:pos="4439"/>
        </w:tabs>
        <w:spacing w:line="259" w:lineRule="auto"/>
        <w:ind w:left="1844"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 xml:space="preserve">=&gt; DBMS_AUDIT_MGMT.DB_DELETE_BATCH_SIZE, </w:t>
      </w:r>
      <w:r w:rsidRPr="001058B5">
        <w:rPr>
          <w:rFonts w:ascii="Arial" w:hAnsi="Arial" w:cs="Arial"/>
          <w:w w:val="95"/>
          <w:sz w:val="18"/>
        </w:rPr>
        <w:t>AUDIT_TRAIL_PROPERTY_VALUE =&gt;</w:t>
      </w:r>
      <w:r w:rsidRPr="001058B5">
        <w:rPr>
          <w:rFonts w:ascii="Arial" w:hAnsi="Arial" w:cs="Arial"/>
          <w:spacing w:val="-68"/>
          <w:w w:val="95"/>
          <w:sz w:val="18"/>
        </w:rPr>
        <w:t xml:space="preserve"> </w:t>
      </w:r>
      <w:r w:rsidRPr="001058B5">
        <w:rPr>
          <w:rFonts w:ascii="Arial" w:hAnsi="Arial" w:cs="Arial"/>
          <w:w w:val="95"/>
          <w:sz w:val="18"/>
        </w:rPr>
        <w:t>100000);</w:t>
      </w:r>
    </w:p>
    <w:p w14:paraId="257D747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8E9508B" w14:textId="77777777" w:rsidR="009B29A7" w:rsidRPr="001058B5" w:rsidRDefault="009B29A7" w:rsidP="009B29A7">
      <w:pPr>
        <w:spacing w:before="15"/>
        <w:ind w:left="1660"/>
        <w:rPr>
          <w:rFonts w:ascii="Arial" w:hAnsi="Arial" w:cs="Arial"/>
          <w:sz w:val="18"/>
        </w:rPr>
      </w:pPr>
      <w:r w:rsidRPr="001058B5">
        <w:rPr>
          <w:rFonts w:ascii="Arial" w:hAnsi="Arial" w:cs="Arial"/>
          <w:w w:val="86"/>
          <w:sz w:val="18"/>
        </w:rPr>
        <w:t>/</w:t>
      </w:r>
    </w:p>
    <w:p w14:paraId="09C3CC80" w14:textId="77777777" w:rsidR="009B29A7" w:rsidRPr="001058B5" w:rsidRDefault="009B29A7" w:rsidP="009B29A7">
      <w:pPr>
        <w:pStyle w:val="BodyText"/>
        <w:spacing w:before="4"/>
        <w:rPr>
          <w:rFonts w:ascii="Arial" w:hAnsi="Arial" w:cs="Arial"/>
          <w:sz w:val="18"/>
        </w:rPr>
      </w:pPr>
    </w:p>
    <w:p w14:paraId="3789027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1E30A9BC" w14:textId="77777777" w:rsidR="009B29A7" w:rsidRPr="00596E3A" w:rsidRDefault="009B29A7" w:rsidP="006F7931">
      <w:pPr>
        <w:pStyle w:val="ListParagraph"/>
        <w:numPr>
          <w:ilvl w:val="1"/>
          <w:numId w:val="137"/>
        </w:numPr>
        <w:tabs>
          <w:tab w:val="left" w:pos="2020"/>
        </w:tabs>
        <w:spacing w:before="121" w:line="228" w:lineRule="auto"/>
        <w:ind w:right="825" w:hanging="359"/>
        <w:rPr>
          <w:rFonts w:ascii="Arial" w:hAnsi="Arial" w:cs="Arial"/>
          <w:sz w:val="20"/>
          <w:szCs w:val="20"/>
        </w:rPr>
      </w:pPr>
      <w:r w:rsidRPr="001058B5">
        <w:rPr>
          <w:rFonts w:ascii="Arial" w:hAnsi="Arial" w:cs="Arial"/>
          <w:sz w:val="20"/>
        </w:rPr>
        <w:t>AUDIT_TRAIL_TYPE:</w:t>
      </w:r>
      <w:r w:rsidRPr="001058B5">
        <w:rPr>
          <w:rFonts w:ascii="Arial" w:hAnsi="Arial" w:cs="Arial"/>
          <w:spacing w:val="-24"/>
          <w:sz w:val="20"/>
        </w:rPr>
        <w:t xml:space="preserve"> </w:t>
      </w:r>
      <w:r w:rsidRPr="00596E3A">
        <w:rPr>
          <w:rFonts w:ascii="Arial" w:hAnsi="Arial" w:cs="Arial"/>
          <w:sz w:val="20"/>
          <w:szCs w:val="20"/>
          <w:lang w:val="vi-VN"/>
        </w:rPr>
        <w:t>Chỉ định loại đường mòn kiểm tra, trong trường hợp này là đường dẫn kiểm tra hệ thống cơ sở dữ liệu. Nhập một trong các giá trị sau</w:t>
      </w:r>
      <w:r w:rsidRPr="00596E3A">
        <w:rPr>
          <w:rFonts w:ascii="Arial" w:hAnsi="Arial" w:cs="Arial"/>
          <w:sz w:val="20"/>
          <w:szCs w:val="20"/>
        </w:rPr>
        <w:t>:</w:t>
      </w:r>
    </w:p>
    <w:p w14:paraId="4BEC599A" w14:textId="77777777" w:rsidR="009B29A7" w:rsidRPr="00596E3A" w:rsidRDefault="009B29A7" w:rsidP="009B29A7">
      <w:pPr>
        <w:pStyle w:val="ListParagraph"/>
        <w:numPr>
          <w:ilvl w:val="0"/>
          <w:numId w:val="26"/>
        </w:numPr>
        <w:tabs>
          <w:tab w:val="left" w:pos="2379"/>
          <w:tab w:val="left" w:pos="2380"/>
        </w:tabs>
        <w:spacing w:before="114"/>
        <w:rPr>
          <w:rFonts w:ascii="Arial" w:hAnsi="Arial" w:cs="Arial"/>
          <w:sz w:val="20"/>
          <w:szCs w:val="20"/>
        </w:rPr>
      </w:pPr>
      <w:r w:rsidRPr="00596E3A">
        <w:rPr>
          <w:rFonts w:ascii="Arial" w:hAnsi="Arial" w:cs="Arial"/>
          <w:sz w:val="20"/>
          <w:szCs w:val="20"/>
        </w:rPr>
        <w:t>DBMS_AUDIT_MGMT.AUDIT_TRAIL_AUD_STD:</w:t>
      </w:r>
      <w:r w:rsidRPr="00596E3A">
        <w:rPr>
          <w:rFonts w:ascii="Arial" w:hAnsi="Arial" w:cs="Arial"/>
          <w:spacing w:val="-24"/>
          <w:sz w:val="20"/>
          <w:szCs w:val="20"/>
        </w:rPr>
        <w:t xml:space="preserve"> </w:t>
      </w:r>
      <w:r w:rsidRPr="00596E3A">
        <w:rPr>
          <w:rStyle w:val="shorttext"/>
          <w:rFonts w:ascii="Arial" w:hAnsi="Arial" w:cs="Arial"/>
          <w:sz w:val="20"/>
          <w:szCs w:val="20"/>
          <w:lang w:val="vi-VN"/>
        </w:rPr>
        <w:t>Bảng theo dõi kiểm toán chuẩn</w:t>
      </w:r>
      <w:r w:rsidRPr="00596E3A">
        <w:rPr>
          <w:rFonts w:ascii="Arial" w:hAnsi="Arial" w:cs="Arial"/>
          <w:spacing w:val="-23"/>
          <w:sz w:val="20"/>
          <w:szCs w:val="20"/>
        </w:rPr>
        <w:t xml:space="preserve"> </w:t>
      </w:r>
      <w:r w:rsidRPr="00596E3A">
        <w:rPr>
          <w:rFonts w:ascii="Arial" w:hAnsi="Arial" w:cs="Arial"/>
          <w:sz w:val="20"/>
          <w:szCs w:val="20"/>
        </w:rPr>
        <w:t>AUD$.</w:t>
      </w:r>
    </w:p>
    <w:p w14:paraId="45364DA6" w14:textId="77777777" w:rsidR="009B29A7" w:rsidRPr="00596E3A" w:rsidRDefault="009B29A7" w:rsidP="009B29A7">
      <w:pPr>
        <w:pStyle w:val="ListParagraph"/>
        <w:numPr>
          <w:ilvl w:val="0"/>
          <w:numId w:val="26"/>
        </w:numPr>
        <w:tabs>
          <w:tab w:val="left" w:pos="2379"/>
          <w:tab w:val="left" w:pos="2380"/>
        </w:tabs>
        <w:spacing w:before="118" w:line="228" w:lineRule="auto"/>
        <w:ind w:right="9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kiểm tra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4F4DB7F0" w14:textId="77777777" w:rsidR="009B29A7" w:rsidRPr="00596E3A" w:rsidRDefault="009B29A7" w:rsidP="009B29A7">
      <w:pPr>
        <w:pStyle w:val="ListParagraph"/>
        <w:numPr>
          <w:ilvl w:val="0"/>
          <w:numId w:val="26"/>
        </w:numPr>
        <w:tabs>
          <w:tab w:val="left" w:pos="2379"/>
          <w:tab w:val="left" w:pos="2380"/>
        </w:tabs>
        <w:rPr>
          <w:rFonts w:ascii="Arial" w:hAnsi="Arial" w:cs="Arial"/>
          <w:sz w:val="20"/>
          <w:szCs w:val="20"/>
        </w:rPr>
      </w:pPr>
      <w:r w:rsidRPr="00596E3A">
        <w:rPr>
          <w:rFonts w:ascii="Arial" w:hAnsi="Arial" w:cs="Arial"/>
          <w:sz w:val="20"/>
          <w:szCs w:val="20"/>
        </w:rPr>
        <w:t>DBMS_AUDIT_MGMT.AUDIT_TRAIL_OS:</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kiểm tra hệ điều hành</w:t>
      </w:r>
      <w:r w:rsidRPr="00596E3A">
        <w:rPr>
          <w:rFonts w:ascii="Arial" w:hAnsi="Arial" w:cs="Arial"/>
          <w:sz w:val="20"/>
          <w:szCs w:val="20"/>
        </w:rPr>
        <w:t>.</w:t>
      </w:r>
    </w:p>
    <w:p w14:paraId="73965BD5" w14:textId="77777777" w:rsidR="009B29A7" w:rsidRPr="00596E3A" w:rsidRDefault="009B29A7" w:rsidP="009B29A7">
      <w:pPr>
        <w:pStyle w:val="ListParagraph"/>
        <w:numPr>
          <w:ilvl w:val="0"/>
          <w:numId w:val="26"/>
        </w:numPr>
        <w:tabs>
          <w:tab w:val="left" w:pos="2379"/>
          <w:tab w:val="left" w:pos="2380"/>
        </w:tabs>
        <w:spacing w:before="108"/>
        <w:rPr>
          <w:rFonts w:ascii="Arial" w:hAnsi="Arial" w:cs="Arial"/>
          <w:sz w:val="20"/>
          <w:szCs w:val="20"/>
        </w:rPr>
      </w:pPr>
      <w:r w:rsidRPr="00596E3A">
        <w:rPr>
          <w:rFonts w:ascii="Arial" w:hAnsi="Arial" w:cs="Arial"/>
          <w:sz w:val="20"/>
          <w:szCs w:val="20"/>
        </w:rPr>
        <w:t xml:space="preserve">DBMS_AUDIT_MGMT.AUDIT_TRAIL_XML: </w:t>
      </w:r>
      <w:r w:rsidRPr="00596E3A">
        <w:rPr>
          <w:rStyle w:val="shorttext"/>
          <w:rFonts w:ascii="Arial" w:hAnsi="Arial" w:cs="Arial"/>
          <w:sz w:val="20"/>
          <w:szCs w:val="20"/>
          <w:lang w:val="vi-VN"/>
        </w:rPr>
        <w:t>Tệp kiểm tra XML</w:t>
      </w:r>
      <w:r w:rsidRPr="00596E3A">
        <w:rPr>
          <w:rFonts w:ascii="Arial" w:hAnsi="Arial" w:cs="Arial"/>
          <w:sz w:val="20"/>
          <w:szCs w:val="20"/>
        </w:rPr>
        <w:t>.</w:t>
      </w:r>
    </w:p>
    <w:p w14:paraId="6A4DFEED" w14:textId="77777777" w:rsidR="009B29A7" w:rsidRPr="001058B5" w:rsidRDefault="009B29A7" w:rsidP="006F7931">
      <w:pPr>
        <w:pStyle w:val="ListParagraph"/>
        <w:numPr>
          <w:ilvl w:val="1"/>
          <w:numId w:val="137"/>
        </w:numPr>
        <w:tabs>
          <w:tab w:val="left" w:pos="2020"/>
        </w:tabs>
        <w:spacing w:before="115" w:line="230" w:lineRule="auto"/>
        <w:ind w:right="788" w:hanging="359"/>
        <w:rPr>
          <w:rFonts w:ascii="Arial" w:hAnsi="Arial" w:cs="Arial"/>
          <w:sz w:val="20"/>
        </w:rPr>
      </w:pPr>
      <w:r w:rsidRPr="001058B5">
        <w:rPr>
          <w:rFonts w:ascii="Arial" w:hAnsi="Arial" w:cs="Arial"/>
          <w:w w:val="90"/>
          <w:sz w:val="20"/>
        </w:rPr>
        <w:t>AUDIT_TRAIL_PROPERTY</w:t>
      </w:r>
      <w:r>
        <w:rPr>
          <w:lang w:val="vi-VN"/>
        </w:rPr>
        <w:t xml:space="preserve">: </w:t>
      </w:r>
      <w:r w:rsidRPr="00596E3A">
        <w:rPr>
          <w:rFonts w:ascii="Arial" w:hAnsi="Arial" w:cs="Arial"/>
          <w:sz w:val="20"/>
          <w:szCs w:val="20"/>
          <w:lang w:val="vi-VN"/>
        </w:rPr>
        <w:t>Sử dụng thuộc tính DBMS_AUDIT_MGMT.DB_DELETE_BATCH_SIZE để chỉ ra cài đặt kích thước lô đường kiểm tra cơ sở dữ liệu. Nếu bạn muốn theo dõi đường dẫn kiểm tra của hệ điều hành, hãy sử dụng thuộc tính FILE_DELETE_BATCH_SIZE</w:t>
      </w:r>
      <w:r w:rsidRPr="00596E3A">
        <w:rPr>
          <w:rFonts w:ascii="Arial" w:hAnsi="Arial" w:cs="Arial"/>
          <w:spacing w:val="-3"/>
          <w:sz w:val="20"/>
          <w:szCs w:val="20"/>
        </w:rPr>
        <w:t>.</w:t>
      </w:r>
    </w:p>
    <w:p w14:paraId="4D39B060" w14:textId="77777777" w:rsidR="009B29A7" w:rsidRPr="001058B5" w:rsidRDefault="009B29A7" w:rsidP="006F7931">
      <w:pPr>
        <w:pStyle w:val="ListParagraph"/>
        <w:numPr>
          <w:ilvl w:val="1"/>
          <w:numId w:val="137"/>
        </w:numPr>
        <w:tabs>
          <w:tab w:val="left" w:pos="2020"/>
        </w:tabs>
        <w:spacing w:before="117" w:line="230" w:lineRule="auto"/>
        <w:ind w:right="814" w:hanging="359"/>
        <w:rPr>
          <w:rFonts w:ascii="Arial" w:hAnsi="Arial" w:cs="Arial"/>
          <w:sz w:val="20"/>
        </w:rPr>
      </w:pPr>
      <w:r w:rsidRPr="001058B5">
        <w:rPr>
          <w:rFonts w:ascii="Arial" w:hAnsi="Arial" w:cs="Arial"/>
          <w:w w:val="95"/>
          <w:sz w:val="20"/>
        </w:rPr>
        <w:t xml:space="preserve">AUDIT_TRAIL_PROPERTY_VALUE: </w:t>
      </w:r>
      <w:r w:rsidRPr="00596E3A">
        <w:rPr>
          <w:rFonts w:ascii="Arial" w:hAnsi="Arial" w:cs="Arial"/>
          <w:sz w:val="20"/>
          <w:szCs w:val="20"/>
          <w:lang w:val="vi-VN"/>
        </w:rPr>
        <w:t>Đặt số lượng tệp bản ghi kiểm toán thành 100.000 cho mỗi lô. Nhập giá trị trong khoảng từ 100 đến 1000000. Để xác định số này, hãy xem xét tổng số bản ghi bị xóa và khoảng thời gian thực hiện thao tác thanh lọc. Giá trị mặc định là 10000 cho đường kiểm tra cơ sở dữ liệu và 1000 cho bản ghi kiểm tra của hệ điều hành</w:t>
      </w:r>
      <w:r w:rsidRPr="00596E3A">
        <w:rPr>
          <w:rFonts w:ascii="Arial" w:hAnsi="Arial" w:cs="Arial"/>
          <w:sz w:val="20"/>
          <w:szCs w:val="20"/>
        </w:rPr>
        <w:t>.</w:t>
      </w:r>
    </w:p>
    <w:p w14:paraId="39302A64" w14:textId="77777777" w:rsidR="009B29A7" w:rsidRPr="001058B5" w:rsidRDefault="009B29A7" w:rsidP="009B29A7">
      <w:pPr>
        <w:pStyle w:val="BodyText"/>
        <w:spacing w:before="3"/>
        <w:rPr>
          <w:rFonts w:ascii="Arial" w:hAnsi="Arial" w:cs="Arial"/>
          <w:sz w:val="25"/>
        </w:rPr>
      </w:pPr>
    </w:p>
    <w:p w14:paraId="07D71E2A" w14:textId="77777777" w:rsidR="009B29A7" w:rsidRPr="001058B5" w:rsidRDefault="009B29A7" w:rsidP="009B29A7">
      <w:pPr>
        <w:pStyle w:val="Heading4"/>
        <w:ind w:left="100"/>
      </w:pPr>
      <w:bookmarkStart w:id="1892" w:name="Manually_Purging_the_Audit_Trail"/>
      <w:bookmarkStart w:id="1893" w:name="_bookmark2069"/>
      <w:bookmarkStart w:id="1894" w:name="_bookmark2070"/>
      <w:bookmarkEnd w:id="1892"/>
      <w:bookmarkEnd w:id="1893"/>
      <w:bookmarkEnd w:id="1894"/>
      <w:r>
        <w:rPr>
          <w:rStyle w:val="shorttext"/>
          <w:lang w:val="vi-VN"/>
        </w:rPr>
        <w:t>D</w:t>
      </w:r>
      <w:r>
        <w:rPr>
          <w:rStyle w:val="shorttext"/>
          <w:rFonts w:ascii="Cambria" w:hAnsi="Cambria" w:cs="Cambria"/>
          <w:lang w:val="vi-VN"/>
        </w:rPr>
        <w:t>ọ</w:t>
      </w:r>
      <w:r>
        <w:rPr>
          <w:rStyle w:val="shorttext"/>
          <w:lang w:val="vi-VN"/>
        </w:rPr>
        <w:t>n d</w:t>
      </w:r>
      <w:r>
        <w:rPr>
          <w:rStyle w:val="shorttext"/>
          <w:rFonts w:ascii="Cambria" w:hAnsi="Cambria" w:cs="Cambria"/>
          <w:lang w:val="vi-VN"/>
        </w:rPr>
        <w:t>ẹ</w:t>
      </w:r>
      <w:r>
        <w:rPr>
          <w:rStyle w:val="shorttext"/>
          <w:lang w:val="vi-VN"/>
        </w:rPr>
        <w:t>p đ</w:t>
      </w:r>
      <w:r>
        <w:rPr>
          <w:rStyle w:val="shorttext"/>
          <w:rFonts w:ascii="Cambria" w:hAnsi="Cambria" w:cs="Cambria"/>
          <w:lang w:val="vi-VN"/>
        </w:rPr>
        <w:t>ườ</w:t>
      </w:r>
      <w:r>
        <w:rPr>
          <w:rStyle w:val="shorttext"/>
          <w:lang w:val="vi-VN"/>
        </w:rPr>
        <w:t>ng ki</w:t>
      </w:r>
      <w:r>
        <w:rPr>
          <w:rStyle w:val="shorttext"/>
          <w:rFonts w:ascii="Cambria" w:hAnsi="Cambria" w:cs="Cambria"/>
          <w:lang w:val="vi-VN"/>
        </w:rPr>
        <w:t>ể</w:t>
      </w:r>
      <w:r>
        <w:rPr>
          <w:rStyle w:val="shorttext"/>
          <w:lang w:val="vi-VN"/>
        </w:rPr>
        <w:t>m tra theo cách th</w:t>
      </w:r>
      <w:r>
        <w:rPr>
          <w:rStyle w:val="shorttext"/>
          <w:rFonts w:ascii="Cambria" w:hAnsi="Cambria" w:cs="Cambria"/>
          <w:lang w:val="vi-VN"/>
        </w:rPr>
        <w:t>ủ</w:t>
      </w:r>
      <w:r>
        <w:rPr>
          <w:rStyle w:val="shorttext"/>
          <w:lang w:val="vi-VN"/>
        </w:rPr>
        <w:t xml:space="preserve"> công</w:t>
      </w:r>
    </w:p>
    <w:p w14:paraId="62ACF0F2" w14:textId="77777777" w:rsidR="009B29A7" w:rsidRPr="00596E3A" w:rsidRDefault="009B29A7" w:rsidP="009B29A7">
      <w:pPr>
        <w:pStyle w:val="BodyText"/>
        <w:spacing w:before="80" w:line="232" w:lineRule="auto"/>
        <w:ind w:left="1659" w:right="1081"/>
        <w:jc w:val="both"/>
        <w:rPr>
          <w:rFonts w:ascii="Arial" w:hAnsi="Arial" w:cs="Arial"/>
        </w:rPr>
      </w:pPr>
      <w:r w:rsidRPr="00596E3A">
        <w:rPr>
          <w:rFonts w:ascii="Arial" w:hAnsi="Arial" w:cs="Arial"/>
          <w:lang w:val="vi-VN"/>
        </w:rPr>
        <w:t>Bạn có thể tự dọn dẹp đường mòn kiểm toán ngay lập tức mà không cần lên lịch công việc thanh lọc. Tương tự như một công việc thanh lọc, bạn có thể thanh lọc các bản ghi đường mòn kiểm toán đã được tạo trước ngày dấu thời gian lưu trữ hoặc tất cả các bản ghi trong đường mòn kiểm tra</w:t>
      </w:r>
      <w:r w:rsidRPr="00596E3A">
        <w:rPr>
          <w:rFonts w:ascii="Arial" w:hAnsi="Arial" w:cs="Arial"/>
        </w:rPr>
        <w:t>.</w:t>
      </w:r>
    </w:p>
    <w:p w14:paraId="1FA45CE4" w14:textId="77777777" w:rsidR="009B29A7" w:rsidRPr="00596E3A" w:rsidRDefault="009B29A7" w:rsidP="009B29A7">
      <w:pPr>
        <w:pStyle w:val="BodyText"/>
        <w:spacing w:before="121" w:line="228" w:lineRule="auto"/>
        <w:ind w:left="1660" w:right="848"/>
        <w:rPr>
          <w:rFonts w:ascii="Arial" w:hAnsi="Arial" w:cs="Arial"/>
        </w:rPr>
      </w:pPr>
      <w:r w:rsidRPr="00596E3A">
        <w:rPr>
          <w:rFonts w:ascii="Arial" w:hAnsi="Arial" w:cs="Arial"/>
          <w:lang w:val="vi-VN"/>
        </w:rPr>
        <w:t>Lưu ý những điều sau về thủ tục PLMS SQL DBMS_AUDIT_MGMT.CLEAN_AUDIT_TRAIL</w:t>
      </w:r>
      <w:r w:rsidRPr="00596E3A">
        <w:rPr>
          <w:rFonts w:ascii="Arial" w:hAnsi="Arial" w:cs="Arial"/>
        </w:rPr>
        <w:t>:</w:t>
      </w:r>
    </w:p>
    <w:p w14:paraId="7F8C5CA8" w14:textId="77777777" w:rsidR="009B29A7" w:rsidRPr="00596E3A" w:rsidRDefault="009B29A7" w:rsidP="006F7931">
      <w:pPr>
        <w:pStyle w:val="ListParagraph"/>
        <w:numPr>
          <w:ilvl w:val="1"/>
          <w:numId w:val="137"/>
        </w:numPr>
        <w:tabs>
          <w:tab w:val="left" w:pos="2020"/>
        </w:tabs>
        <w:spacing w:before="115"/>
        <w:ind w:hanging="359"/>
        <w:rPr>
          <w:rFonts w:ascii="Arial" w:hAnsi="Arial" w:cs="Arial"/>
          <w:sz w:val="20"/>
          <w:szCs w:val="20"/>
        </w:rPr>
      </w:pPr>
      <w:r w:rsidRPr="00596E3A">
        <w:rPr>
          <w:rFonts w:ascii="Arial" w:hAnsi="Arial" w:cs="Arial"/>
          <w:sz w:val="20"/>
          <w:szCs w:val="20"/>
          <w:lang w:val="vi-VN"/>
        </w:rPr>
        <w:t>Chỉ thư mục kiểm toán hiện tại được dọn sạch khi bạn chạy thủ tục này</w:t>
      </w:r>
      <w:r w:rsidRPr="00596E3A">
        <w:rPr>
          <w:rFonts w:ascii="Arial" w:hAnsi="Arial" w:cs="Arial"/>
          <w:sz w:val="20"/>
          <w:szCs w:val="20"/>
        </w:rPr>
        <w:t>.</w:t>
      </w:r>
    </w:p>
    <w:p w14:paraId="46CBA453" w14:textId="77777777" w:rsidR="009B29A7" w:rsidRPr="00596E3A" w:rsidRDefault="009B29A7" w:rsidP="006F7931">
      <w:pPr>
        <w:pStyle w:val="ListParagraph"/>
        <w:numPr>
          <w:ilvl w:val="1"/>
          <w:numId w:val="137"/>
        </w:numPr>
        <w:tabs>
          <w:tab w:val="left" w:pos="2020"/>
        </w:tabs>
        <w:spacing w:before="121" w:line="228" w:lineRule="auto"/>
        <w:ind w:right="819" w:hanging="359"/>
        <w:rPr>
          <w:rFonts w:ascii="Arial" w:hAnsi="Arial" w:cs="Arial"/>
          <w:sz w:val="20"/>
          <w:szCs w:val="20"/>
        </w:rPr>
      </w:pPr>
      <w:r w:rsidRPr="00596E3A">
        <w:rPr>
          <w:rFonts w:ascii="Arial" w:hAnsi="Arial" w:cs="Arial"/>
          <w:sz w:val="20"/>
          <w:szCs w:val="20"/>
          <w:lang w:val="vi-VN"/>
        </w:rPr>
        <w:t>Trên Microsoft Windows, vì gói DBMS_AUDIT_MGMT không hỗ trợ dọn dẹp Windows Event Viewer, việc thiết lập thuộc tính AUDIT_TRAIL_TYPE thành DBMS_AUDIT_MGMT.AUDIT_TRAIL_OS không có hiệu lực. Điều này là do các bản ghi kiểm toán hệ điều hành trên Windows được ghi vào Windows Event Viewer. Gói DBMS_ AUDIT_MGMT không hỗ trợ loại hoạt động dọn dẹp này.</w:t>
      </w:r>
    </w:p>
    <w:p w14:paraId="0D6BD168" w14:textId="77777777" w:rsidR="009B29A7" w:rsidRPr="00596E3A" w:rsidRDefault="009B29A7" w:rsidP="006F7931">
      <w:pPr>
        <w:pStyle w:val="ListParagraph"/>
        <w:numPr>
          <w:ilvl w:val="1"/>
          <w:numId w:val="137"/>
        </w:numPr>
        <w:tabs>
          <w:tab w:val="left" w:pos="2020"/>
        </w:tabs>
        <w:spacing w:before="121" w:line="228" w:lineRule="auto"/>
        <w:ind w:right="787" w:hanging="359"/>
        <w:rPr>
          <w:rFonts w:ascii="Arial" w:hAnsi="Arial" w:cs="Arial"/>
          <w:sz w:val="20"/>
          <w:szCs w:val="20"/>
        </w:rPr>
      </w:pPr>
      <w:r w:rsidRPr="00596E3A">
        <w:rPr>
          <w:rFonts w:ascii="Arial" w:hAnsi="Arial" w:cs="Arial"/>
          <w:sz w:val="20"/>
          <w:szCs w:val="20"/>
          <w:lang w:val="vi-VN"/>
        </w:rPr>
        <w:t>Trên nền tảng UNIX, nếu bạn đặt tham số khởi tạo AUDIT_SYSLOG_LEVEL thành giá trị hợp lệ như được liệt kê trong Tham chiếu cơ sở dữ liệu Oracle, thì Cơ sở dữ liệu Oracle ghi tệp nhật ký hệ điều hành vào tệp syslog. Nếu bạn đặt thuộc tính AUDIT_TRAIL_TYPE thành DBMS_AUDIT_MGMT.AUDIT_TRAIL_OS, thì thủ tục chỉ loại bỏ các tệp .aud trong thư mục kiểm tra (Thư mục này được chỉ định bởi tham số khởi tạo AUDIT_FILE_DEST).</w:t>
      </w:r>
    </w:p>
    <w:p w14:paraId="7C4D40AB" w14:textId="77777777" w:rsidR="009B29A7" w:rsidRPr="00596E3A" w:rsidRDefault="009B29A7" w:rsidP="006F7931">
      <w:pPr>
        <w:pStyle w:val="ListParagraph"/>
        <w:numPr>
          <w:ilvl w:val="1"/>
          <w:numId w:val="137"/>
        </w:numPr>
        <w:tabs>
          <w:tab w:val="left" w:pos="2020"/>
        </w:tabs>
        <w:spacing w:before="129" w:line="228" w:lineRule="auto"/>
        <w:ind w:right="892" w:hanging="359"/>
        <w:rPr>
          <w:rFonts w:ascii="Arial" w:hAnsi="Arial" w:cs="Arial"/>
          <w:sz w:val="20"/>
          <w:szCs w:val="20"/>
        </w:rPr>
      </w:pPr>
      <w:r w:rsidRPr="00596E3A">
        <w:rPr>
          <w:rFonts w:ascii="Arial" w:hAnsi="Arial" w:cs="Arial"/>
          <w:sz w:val="20"/>
          <w:szCs w:val="20"/>
          <w:lang w:val="vi-VN"/>
        </w:rPr>
        <w:t>Khi tham số AUDIT_TRAIL_TYPE được đặt thành DBMS_AUDIT_MGMT.AUDIT_TRAIL_ XML, quy trình này chỉ xóa các tệp kiểm tra XML (.xml) trong thư mục kiểm tra hiện tại. Cơ sở dữ liệu Oracle duy trì tệp chỉ mục, được gọi là adx_ $ ORACLE_SID.txt</w:t>
      </w:r>
      <w:r w:rsidRPr="00596E3A">
        <w:rPr>
          <w:rFonts w:ascii="Arial" w:hAnsi="Arial" w:cs="Arial"/>
          <w:sz w:val="20"/>
          <w:szCs w:val="20"/>
        </w:rPr>
        <w:t>,</w:t>
      </w:r>
    </w:p>
    <w:p w14:paraId="3AB6E1AC"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14FC5F93" w14:textId="77777777" w:rsidR="009B29A7" w:rsidRPr="001058B5" w:rsidRDefault="009B29A7" w:rsidP="009B29A7">
      <w:pPr>
        <w:pStyle w:val="BodyText"/>
        <w:spacing w:before="5"/>
        <w:rPr>
          <w:rFonts w:ascii="Arial" w:hAnsi="Arial" w:cs="Arial"/>
          <w:sz w:val="25"/>
        </w:rPr>
      </w:pPr>
    </w:p>
    <w:p w14:paraId="30EB46F2" w14:textId="77777777" w:rsidR="009B29A7" w:rsidRPr="00596E3A" w:rsidRDefault="009B29A7" w:rsidP="009B29A7">
      <w:pPr>
        <w:pStyle w:val="BodyText"/>
        <w:spacing w:before="120" w:line="230" w:lineRule="auto"/>
        <w:ind w:left="2260" w:right="102"/>
        <w:rPr>
          <w:rFonts w:ascii="Arial" w:hAnsi="Arial" w:cs="Arial"/>
          <w:lang w:val="vi-VN"/>
        </w:rPr>
      </w:pPr>
      <w:r w:rsidRPr="00596E3A">
        <w:rPr>
          <w:rFonts w:ascii="Arial" w:hAnsi="Arial" w:cs="Arial"/>
          <w:lang w:val="vi-VN"/>
        </w:rPr>
        <w:t>liệt kê các tệp XML được tạo bởi kiểm toán XML. Quy trình dọn dẹp không xóa tệp này.</w:t>
      </w:r>
    </w:p>
    <w:p w14:paraId="4D0D82C3" w14:textId="77777777" w:rsidR="009B29A7" w:rsidRPr="001058B5" w:rsidRDefault="009B29A7" w:rsidP="009B29A7">
      <w:pPr>
        <w:pStyle w:val="BodyText"/>
        <w:spacing w:before="120" w:line="230" w:lineRule="auto"/>
        <w:ind w:left="2260" w:right="102"/>
        <w:rPr>
          <w:rFonts w:ascii="Arial" w:hAnsi="Arial" w:cs="Arial"/>
        </w:rPr>
      </w:pPr>
      <w:r w:rsidRPr="00596E3A">
        <w:rPr>
          <w:rFonts w:ascii="Arial" w:hAnsi="Arial" w:cs="Arial"/>
          <w:lang w:val="vi-VN"/>
        </w:rPr>
        <w:t>Đối với các đường dẫn kiểm toán cơ sở dữ liệu, bạn phải khởi tạo cơ sở hạ tầng dọn dẹp bằng cách chạy thủ tục DBMS_AUDIT_MGMT.INIT_CLEANUP và sau đó dọn sạch đường dẫn kiểm toán cơ sở dữ liệu bằng cách sử dụng phương thức được mô tả trong</w:t>
      </w:r>
      <w:r w:rsidRPr="00596E3A">
        <w:rPr>
          <w:rFonts w:ascii="Arial" w:hAnsi="Arial" w:cs="Arial"/>
          <w:color w:val="0000CC"/>
        </w:rPr>
        <w:t xml:space="preserve">  </w:t>
      </w:r>
      <w:hyperlink w:anchor="_bookmark2072" w:history="1">
        <w:r w:rsidRPr="00596E3A">
          <w:rPr>
            <w:rFonts w:ascii="Arial" w:hAnsi="Arial" w:cs="Arial"/>
            <w:color w:val="0000CC"/>
          </w:rPr>
          <w:t>"Purging a Subset of Records from the Database</w:t>
        </w:r>
      </w:hyperlink>
      <w:r w:rsidRPr="00596E3A">
        <w:rPr>
          <w:rFonts w:ascii="Arial" w:hAnsi="Arial" w:cs="Arial"/>
          <w:color w:val="0000CC"/>
        </w:rPr>
        <w:t xml:space="preserve"> </w:t>
      </w:r>
      <w:hyperlink w:anchor="_bookmark2072" w:history="1">
        <w:r w:rsidRPr="00596E3A">
          <w:rPr>
            <w:rFonts w:ascii="Arial" w:hAnsi="Arial" w:cs="Arial"/>
            <w:color w:val="0000CC"/>
          </w:rPr>
          <w:t xml:space="preserve">Audit </w:t>
        </w:r>
        <w:r w:rsidRPr="00596E3A">
          <w:rPr>
            <w:rFonts w:ascii="Arial" w:hAnsi="Arial" w:cs="Arial"/>
            <w:color w:val="0000CC"/>
            <w:spacing w:val="-4"/>
          </w:rPr>
          <w:t xml:space="preserve">Trail" </w:t>
        </w:r>
        <w:r w:rsidRPr="00596E3A">
          <w:rPr>
            <w:rFonts w:ascii="Arial" w:hAnsi="Arial" w:cs="Arial"/>
          </w:rPr>
          <w:t>trang 9-74</w:t>
        </w:r>
      </w:hyperlink>
      <w:r w:rsidRPr="001058B5">
        <w:rPr>
          <w:rFonts w:ascii="Arial" w:hAnsi="Arial" w:cs="Arial"/>
        </w:rPr>
        <w:t>.</w:t>
      </w:r>
    </w:p>
    <w:p w14:paraId="1A5E4C4F" w14:textId="77777777" w:rsidR="009B29A7" w:rsidRPr="00596E3A" w:rsidRDefault="009B29A7" w:rsidP="009B29A7">
      <w:pPr>
        <w:pStyle w:val="BodyText"/>
        <w:spacing w:before="114"/>
        <w:ind w:left="2260"/>
        <w:rPr>
          <w:rFonts w:ascii="Arial" w:hAnsi="Arial" w:cs="Arial"/>
        </w:rPr>
      </w:pPr>
      <w:r w:rsidRPr="00596E3A">
        <w:rPr>
          <w:rStyle w:val="shorttext"/>
          <w:rFonts w:ascii="Arial" w:hAnsi="Arial" w:cs="Arial"/>
          <w:lang w:val="vi-VN"/>
        </w:rPr>
        <w:t>Để thanh lọc theo cách thủ công đường mòn kiểm toán</w:t>
      </w:r>
      <w:r w:rsidRPr="00596E3A">
        <w:rPr>
          <w:rFonts w:ascii="Arial" w:hAnsi="Arial" w:cs="Arial"/>
        </w:rPr>
        <w:t>:</w:t>
      </w:r>
    </w:p>
    <w:p w14:paraId="2EA22188" w14:textId="77777777" w:rsidR="009B29A7" w:rsidRPr="001058B5" w:rsidRDefault="009B29A7" w:rsidP="009B29A7">
      <w:pPr>
        <w:pStyle w:val="ListParagraph"/>
        <w:numPr>
          <w:ilvl w:val="0"/>
          <w:numId w:val="25"/>
        </w:numPr>
        <w:tabs>
          <w:tab w:val="left" w:pos="2620"/>
        </w:tabs>
        <w:spacing w:before="117" w:line="232" w:lineRule="auto"/>
        <w:ind w:right="245"/>
        <w:rPr>
          <w:rFonts w:ascii="Arial" w:hAnsi="Arial" w:cs="Arial"/>
          <w:sz w:val="20"/>
        </w:rPr>
      </w:pPr>
      <w:r>
        <w:rPr>
          <w:rFonts w:ascii="Arial" w:hAnsi="Arial" w:cs="Arial"/>
          <w:sz w:val="20"/>
        </w:rPr>
        <w:t xml:space="preserve">Làm theo những bước sau </w:t>
      </w:r>
      <w:hyperlink w:anchor="_bookmark2051" w:history="1">
        <w:r w:rsidRPr="001058B5">
          <w:rPr>
            <w:rFonts w:ascii="Arial" w:hAnsi="Arial" w:cs="Arial"/>
            <w:color w:val="0000CC"/>
            <w:sz w:val="20"/>
          </w:rPr>
          <w:t>"Scheduling an Automatic Purge Job for the Audit</w:t>
        </w:r>
        <w:r w:rsidRPr="001058B5">
          <w:rPr>
            <w:rFonts w:ascii="Arial" w:hAnsi="Arial" w:cs="Arial"/>
            <w:color w:val="0000CC"/>
            <w:spacing w:val="-31"/>
            <w:sz w:val="20"/>
          </w:rPr>
          <w:t xml:space="preserve"> </w:t>
        </w:r>
        <w:r w:rsidRPr="001058B5">
          <w:rPr>
            <w:rFonts w:ascii="Arial" w:hAnsi="Arial" w:cs="Arial"/>
            <w:color w:val="0000CC"/>
            <w:spacing w:val="-3"/>
            <w:sz w:val="20"/>
          </w:rPr>
          <w:t>Trail"</w:t>
        </w:r>
      </w:hyperlink>
      <w:hyperlink w:anchor="_bookmark2051" w:history="1">
        <w:r w:rsidRPr="001058B5">
          <w:rPr>
            <w:rFonts w:ascii="Arial" w:hAnsi="Arial" w:cs="Arial"/>
            <w:spacing w:val="-3"/>
            <w:sz w:val="20"/>
          </w:rPr>
          <w:t xml:space="preserve"> </w:t>
        </w:r>
        <w:r>
          <w:rPr>
            <w:rFonts w:ascii="Arial" w:hAnsi="Arial" w:cs="Arial"/>
            <w:sz w:val="20"/>
          </w:rPr>
          <w:t>trên trang</w:t>
        </w:r>
        <w:r w:rsidRPr="001058B5">
          <w:rPr>
            <w:rFonts w:ascii="Arial" w:hAnsi="Arial" w:cs="Arial"/>
            <w:spacing w:val="-1"/>
            <w:sz w:val="20"/>
          </w:rPr>
          <w:t xml:space="preserve"> </w:t>
        </w:r>
        <w:r w:rsidRPr="001058B5">
          <w:rPr>
            <w:rFonts w:ascii="Arial" w:hAnsi="Arial" w:cs="Arial"/>
            <w:sz w:val="20"/>
          </w:rPr>
          <w:t>9-67</w:t>
        </w:r>
      </w:hyperlink>
      <w:r w:rsidRPr="001058B5">
        <w:rPr>
          <w:rFonts w:ascii="Arial" w:hAnsi="Arial" w:cs="Arial"/>
          <w:sz w:val="20"/>
        </w:rPr>
        <w:t>:</w:t>
      </w:r>
    </w:p>
    <w:p w14:paraId="1CED260A"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1: Nếu cần thiết, Tune Online và lưu trữ kích thước nhật ký làm lại</w:t>
      </w:r>
    </w:p>
    <w:p w14:paraId="50D919FC" w14:textId="77777777" w:rsidR="009B29A7" w:rsidRPr="00596E3A" w:rsidRDefault="009B29A7" w:rsidP="009B29A7">
      <w:pPr>
        <w:pStyle w:val="ListParagraph"/>
        <w:numPr>
          <w:ilvl w:val="1"/>
          <w:numId w:val="25"/>
        </w:numPr>
        <w:tabs>
          <w:tab w:val="left" w:pos="2980"/>
        </w:tabs>
        <w:rPr>
          <w:rStyle w:val="shorttext"/>
          <w:rFonts w:ascii="Arial" w:hAnsi="Arial" w:cs="Arial"/>
          <w:color w:val="0000CD"/>
          <w:sz w:val="18"/>
        </w:rPr>
      </w:pPr>
      <w:r w:rsidRPr="00596E3A">
        <w:rPr>
          <w:rStyle w:val="shorttext"/>
          <w:rFonts w:ascii="Arial" w:hAnsi="Arial" w:cs="Arial"/>
          <w:color w:val="0000CD"/>
          <w:sz w:val="20"/>
          <w:lang w:val="vi-VN"/>
        </w:rPr>
        <w:t>Bước 2: Lập kế hoạch cho một dấu thời gian và chiến lược lưu trữ</w:t>
      </w:r>
    </w:p>
    <w:p w14:paraId="33C6B5E9"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3: Khởi tạo hoạt động dọn dẹp đường kiểm tra</w:t>
      </w:r>
    </w:p>
    <w:p w14:paraId="693D6B8E" w14:textId="77777777" w:rsidR="009B29A7" w:rsidRPr="00596E3A" w:rsidRDefault="009B29A7" w:rsidP="009B29A7">
      <w:pPr>
        <w:pStyle w:val="ListParagraph"/>
        <w:numPr>
          <w:ilvl w:val="1"/>
          <w:numId w:val="25"/>
        </w:numPr>
        <w:tabs>
          <w:tab w:val="left" w:pos="2980"/>
        </w:tabs>
        <w:rPr>
          <w:rFonts w:ascii="Arial" w:hAnsi="Arial" w:cs="Arial"/>
          <w:color w:val="0000CD"/>
          <w:sz w:val="18"/>
        </w:rPr>
      </w:pPr>
      <w:r w:rsidRPr="00596E3A">
        <w:rPr>
          <w:rFonts w:ascii="Arial" w:hAnsi="Arial" w:cs="Arial"/>
          <w:color w:val="0000CD"/>
          <w:sz w:val="20"/>
          <w:lang w:val="vi-VN"/>
        </w:rPr>
        <w:t>Bước 4: Tùy chọn, Đặt Dấu thời gian Lưu trữ cho Bản ghi Kiểm toán</w:t>
      </w:r>
    </w:p>
    <w:p w14:paraId="74542476" w14:textId="77777777" w:rsidR="009B29A7" w:rsidRPr="00596E3A" w:rsidRDefault="009B29A7" w:rsidP="009B29A7">
      <w:pPr>
        <w:pStyle w:val="ListParagraph"/>
        <w:numPr>
          <w:ilvl w:val="1"/>
          <w:numId w:val="25"/>
        </w:numPr>
        <w:tabs>
          <w:tab w:val="left" w:pos="2980"/>
        </w:tabs>
        <w:spacing w:before="112"/>
        <w:rPr>
          <w:rStyle w:val="shorttext"/>
          <w:rFonts w:ascii="Arial" w:hAnsi="Arial" w:cs="Arial"/>
          <w:color w:val="0000CD"/>
          <w:sz w:val="18"/>
        </w:rPr>
      </w:pPr>
      <w:r w:rsidRPr="00596E3A">
        <w:rPr>
          <w:rStyle w:val="shorttext"/>
          <w:rFonts w:ascii="Arial" w:hAnsi="Arial" w:cs="Arial"/>
          <w:color w:val="0000CD"/>
          <w:sz w:val="20"/>
          <w:lang w:val="vi-VN"/>
        </w:rPr>
        <w:t>Bước 5: Tạo và lên lịch công việc thanh lọc</w:t>
      </w:r>
    </w:p>
    <w:p w14:paraId="5B07C910"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color w:val="0000CD"/>
          <w:lang w:val="vi-VN"/>
        </w:rPr>
        <w:t>B</w:t>
      </w:r>
      <w:r w:rsidRPr="00596E3A">
        <w:rPr>
          <w:rFonts w:ascii="Cambria" w:hAnsi="Cambria" w:cs="Cambria"/>
          <w:color w:val="0000CD"/>
          <w:lang w:val="vi-VN"/>
        </w:rPr>
        <w:t>ướ</w:t>
      </w:r>
      <w:r w:rsidRPr="00596E3A">
        <w:rPr>
          <w:color w:val="0000CD"/>
          <w:lang w:val="vi-VN"/>
        </w:rPr>
        <w:t>c 6: Tùy ch</w:t>
      </w:r>
      <w:r w:rsidRPr="00596E3A">
        <w:rPr>
          <w:rFonts w:ascii="Cambria" w:hAnsi="Cambria" w:cs="Cambria"/>
          <w:color w:val="0000CD"/>
          <w:lang w:val="vi-VN"/>
        </w:rPr>
        <w:t>ọ</w:t>
      </w:r>
      <w:r w:rsidRPr="00596E3A">
        <w:rPr>
          <w:color w:val="0000CD"/>
          <w:lang w:val="vi-VN"/>
        </w:rPr>
        <w:t>n, Đ</w:t>
      </w:r>
      <w:r w:rsidRPr="00596E3A">
        <w:rPr>
          <w:rFonts w:ascii="Cambria" w:hAnsi="Cambria" w:cs="Cambria"/>
          <w:color w:val="0000CD"/>
          <w:lang w:val="vi-VN"/>
        </w:rPr>
        <w:t>ị</w:t>
      </w:r>
      <w:r w:rsidRPr="00596E3A">
        <w:rPr>
          <w:color w:val="0000CD"/>
          <w:lang w:val="vi-VN"/>
        </w:rPr>
        <w:t>nh c</w:t>
      </w:r>
      <w:r w:rsidRPr="00596E3A">
        <w:rPr>
          <w:rFonts w:ascii="Cambria" w:hAnsi="Cambria" w:cs="Cambria"/>
          <w:color w:val="0000CD"/>
          <w:lang w:val="vi-VN"/>
        </w:rPr>
        <w:t>ấ</w:t>
      </w:r>
      <w:r w:rsidRPr="00596E3A">
        <w:rPr>
          <w:color w:val="0000CD"/>
          <w:lang w:val="vi-VN"/>
        </w:rPr>
        <w:t>u hình B</w:t>
      </w:r>
      <w:r w:rsidRPr="00596E3A">
        <w:rPr>
          <w:rFonts w:ascii="Cambria" w:hAnsi="Cambria" w:cs="Cambria"/>
          <w:color w:val="0000CD"/>
          <w:lang w:val="vi-VN"/>
        </w:rPr>
        <w:t>ả</w:t>
      </w:r>
      <w:r w:rsidRPr="00596E3A">
        <w:rPr>
          <w:color w:val="0000CD"/>
          <w:lang w:val="vi-VN"/>
        </w:rPr>
        <w:t>n ghi Ki</w:t>
      </w:r>
      <w:r w:rsidRPr="00596E3A">
        <w:rPr>
          <w:rFonts w:ascii="Cambria" w:hAnsi="Cambria" w:cs="Cambria"/>
          <w:color w:val="0000CD"/>
          <w:lang w:val="vi-VN"/>
        </w:rPr>
        <w:t>ể</w:t>
      </w:r>
      <w:r w:rsidRPr="00596E3A">
        <w:rPr>
          <w:color w:val="0000CD"/>
          <w:lang w:val="vi-VN"/>
        </w:rPr>
        <w:t>m tra B</w:t>
      </w:r>
      <w:r w:rsidRPr="00596E3A">
        <w:rPr>
          <w:rFonts w:ascii="Cambria" w:hAnsi="Cambria" w:cs="Cambria"/>
          <w:color w:val="0000CD"/>
          <w:lang w:val="vi-VN"/>
        </w:rPr>
        <w:t>ả</w:t>
      </w:r>
      <w:r w:rsidRPr="00596E3A">
        <w:rPr>
          <w:color w:val="0000CD"/>
          <w:lang w:val="vi-VN"/>
        </w:rPr>
        <w:t>n ghi s</w:t>
      </w:r>
      <w:r w:rsidRPr="00596E3A">
        <w:rPr>
          <w:rFonts w:ascii="Cambria" w:hAnsi="Cambria" w:cs="Cambria"/>
          <w:color w:val="0000CD"/>
          <w:lang w:val="vi-VN"/>
        </w:rPr>
        <w:t>ẽ</w:t>
      </w:r>
      <w:r w:rsidRPr="00596E3A">
        <w:rPr>
          <w:color w:val="0000CD"/>
          <w:lang w:val="vi-VN"/>
        </w:rPr>
        <w:t xml:space="preserve"> b</w:t>
      </w:r>
      <w:r w:rsidRPr="00596E3A">
        <w:rPr>
          <w:rFonts w:ascii="Cambria" w:hAnsi="Cambria" w:cs="Cambria"/>
          <w:color w:val="0000CD"/>
          <w:lang w:val="vi-VN"/>
        </w:rPr>
        <w:t>ị</w:t>
      </w:r>
      <w:r w:rsidRPr="00596E3A">
        <w:rPr>
          <w:color w:val="0000CD"/>
          <w:lang w:val="vi-VN"/>
        </w:rPr>
        <w:t xml:space="preserve"> Xóa theo Lô</w:t>
      </w:r>
    </w:p>
    <w:p w14:paraId="54B950F0" w14:textId="77777777" w:rsidR="009B29A7" w:rsidRPr="001058B5" w:rsidRDefault="009B29A7" w:rsidP="009B29A7">
      <w:pPr>
        <w:pStyle w:val="ListParagraph"/>
        <w:numPr>
          <w:ilvl w:val="0"/>
          <w:numId w:val="25"/>
        </w:numPr>
        <w:tabs>
          <w:tab w:val="left" w:pos="2620"/>
        </w:tabs>
        <w:spacing w:line="246" w:lineRule="exact"/>
        <w:rPr>
          <w:rFonts w:ascii="Arial" w:hAnsi="Arial" w:cs="Arial"/>
          <w:sz w:val="20"/>
        </w:rPr>
      </w:pPr>
      <w:r w:rsidRPr="001058B5">
        <w:rPr>
          <w:rFonts w:ascii="Arial" w:hAnsi="Arial" w:cs="Arial"/>
          <w:w w:val="95"/>
          <w:sz w:val="20"/>
        </w:rPr>
        <w:t>Purge</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records</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19"/>
          <w:w w:val="95"/>
          <w:sz w:val="20"/>
        </w:rPr>
        <w:t xml:space="preserve"> </w:t>
      </w:r>
      <w:r w:rsidRPr="001058B5">
        <w:rPr>
          <w:rFonts w:ascii="Arial" w:hAnsi="Arial" w:cs="Arial"/>
          <w:w w:val="95"/>
          <w:sz w:val="20"/>
        </w:rPr>
        <w:t>running</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DBMS_AUDIT_MGMT.CLEAN_AUDIT_TRAIL</w:t>
      </w:r>
    </w:p>
    <w:p w14:paraId="6462F721" w14:textId="77777777" w:rsidR="009B29A7" w:rsidRPr="001058B5" w:rsidRDefault="009B29A7" w:rsidP="009B29A7">
      <w:pPr>
        <w:pStyle w:val="BodyText"/>
        <w:ind w:left="2620" w:right="5663"/>
        <w:rPr>
          <w:rFonts w:ascii="Arial" w:hAnsi="Arial" w:cs="Arial"/>
        </w:rPr>
      </w:pPr>
      <w:r w:rsidRPr="001058B5">
        <w:rPr>
          <w:rFonts w:ascii="Arial" w:hAnsi="Arial" w:cs="Arial"/>
        </w:rPr>
        <w:t>PL/SQL procedure.</w:t>
      </w:r>
    </w:p>
    <w:p w14:paraId="43AF9510" w14:textId="77777777" w:rsidR="009B29A7" w:rsidRPr="001058B5" w:rsidRDefault="009B29A7" w:rsidP="009B29A7">
      <w:pPr>
        <w:pStyle w:val="BodyText"/>
        <w:spacing w:before="105"/>
        <w:ind w:left="2620" w:right="5707"/>
        <w:rPr>
          <w:rFonts w:ascii="Arial" w:hAnsi="Arial" w:cs="Arial"/>
        </w:rPr>
      </w:pPr>
      <w:r w:rsidRPr="001058B5">
        <w:rPr>
          <w:rFonts w:ascii="Arial" w:hAnsi="Arial" w:cs="Arial"/>
        </w:rPr>
        <w:t>For example:</w:t>
      </w:r>
    </w:p>
    <w:p w14:paraId="41F66C1E" w14:textId="77777777" w:rsidR="009B29A7" w:rsidRPr="001058B5" w:rsidRDefault="009B29A7" w:rsidP="009B29A7">
      <w:pPr>
        <w:spacing w:before="141"/>
        <w:ind w:left="2620"/>
        <w:rPr>
          <w:rFonts w:ascii="Arial" w:hAnsi="Arial" w:cs="Arial"/>
          <w:sz w:val="18"/>
        </w:rPr>
      </w:pPr>
      <w:r w:rsidRPr="001058B5">
        <w:rPr>
          <w:rFonts w:ascii="Arial" w:hAnsi="Arial" w:cs="Arial"/>
          <w:w w:val="95"/>
          <w:sz w:val="18"/>
        </w:rPr>
        <w:t>BEGIN</w:t>
      </w:r>
    </w:p>
    <w:p w14:paraId="259E848E" w14:textId="77777777" w:rsidR="009B29A7" w:rsidRPr="001058B5" w:rsidRDefault="009B29A7" w:rsidP="009B29A7">
      <w:pPr>
        <w:spacing w:before="16"/>
        <w:ind w:left="2804"/>
        <w:rPr>
          <w:rFonts w:ascii="Arial" w:hAnsi="Arial" w:cs="Arial"/>
          <w:sz w:val="18"/>
        </w:rPr>
      </w:pPr>
      <w:r w:rsidRPr="001058B5">
        <w:rPr>
          <w:rFonts w:ascii="Arial" w:hAnsi="Arial" w:cs="Arial"/>
          <w:w w:val="95"/>
          <w:sz w:val="18"/>
        </w:rPr>
        <w:t>DBMS_AUDIT_MGMT.CLEAN_AUDIT_TRAIL(</w:t>
      </w:r>
    </w:p>
    <w:p w14:paraId="4D500444" w14:textId="77777777" w:rsidR="009B29A7" w:rsidRPr="001058B5" w:rsidRDefault="009B29A7" w:rsidP="009B29A7">
      <w:pPr>
        <w:tabs>
          <w:tab w:val="left" w:pos="5399"/>
        </w:tabs>
        <w:spacing w:before="17" w:line="259" w:lineRule="auto"/>
        <w:ind w:left="2898" w:right="1033"/>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11C085E3" w14:textId="77777777" w:rsidR="009B29A7" w:rsidRPr="001058B5" w:rsidRDefault="009B29A7" w:rsidP="009B29A7">
      <w:pPr>
        <w:spacing w:line="203" w:lineRule="exact"/>
        <w:ind w:left="2620"/>
        <w:rPr>
          <w:rFonts w:ascii="Arial" w:hAnsi="Arial" w:cs="Arial"/>
          <w:sz w:val="18"/>
        </w:rPr>
      </w:pPr>
      <w:r w:rsidRPr="001058B5">
        <w:rPr>
          <w:rFonts w:ascii="Arial" w:hAnsi="Arial" w:cs="Arial"/>
          <w:w w:val="95"/>
          <w:sz w:val="18"/>
        </w:rPr>
        <w:t>END;</w:t>
      </w:r>
    </w:p>
    <w:p w14:paraId="21DD1F7F"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3B0E104C" w14:textId="77777777" w:rsidR="009B29A7" w:rsidRPr="001058B5" w:rsidRDefault="009B29A7" w:rsidP="009B29A7">
      <w:pPr>
        <w:pStyle w:val="BodyText"/>
        <w:spacing w:before="3"/>
        <w:rPr>
          <w:rFonts w:ascii="Arial" w:hAnsi="Arial" w:cs="Arial"/>
          <w:sz w:val="18"/>
        </w:rPr>
      </w:pPr>
    </w:p>
    <w:p w14:paraId="25940030" w14:textId="77777777" w:rsidR="009B29A7" w:rsidRPr="001058B5" w:rsidRDefault="009B29A7" w:rsidP="009B29A7">
      <w:pPr>
        <w:pStyle w:val="BodyText"/>
        <w:ind w:left="2620"/>
        <w:rPr>
          <w:rFonts w:ascii="Arial" w:hAnsi="Arial" w:cs="Arial"/>
        </w:rPr>
      </w:pPr>
      <w:r w:rsidRPr="001058B5">
        <w:rPr>
          <w:rFonts w:ascii="Arial" w:hAnsi="Arial" w:cs="Arial"/>
        </w:rPr>
        <w:t>In this example:</w:t>
      </w:r>
    </w:p>
    <w:p w14:paraId="39D7FD57" w14:textId="77777777" w:rsidR="009B29A7" w:rsidRPr="001058B5" w:rsidRDefault="009B29A7" w:rsidP="009B29A7">
      <w:pPr>
        <w:pStyle w:val="ListParagraph"/>
        <w:numPr>
          <w:ilvl w:val="1"/>
          <w:numId w:val="25"/>
        </w:numPr>
        <w:tabs>
          <w:tab w:val="left" w:pos="2980"/>
        </w:tabs>
        <w:rPr>
          <w:rFonts w:ascii="Arial" w:hAnsi="Arial" w:cs="Arial"/>
          <w:sz w:val="20"/>
        </w:rPr>
      </w:pPr>
      <w:r w:rsidRPr="001058B5">
        <w:rPr>
          <w:rFonts w:ascii="Arial" w:hAnsi="Arial" w:cs="Arial"/>
          <w:sz w:val="20"/>
        </w:rPr>
        <w:t>AUDIT_TRAIL_TYPE</w:t>
      </w:r>
      <w:r>
        <w:rPr>
          <w:rFonts w:ascii="Arial" w:hAnsi="Arial" w:cs="Arial"/>
          <w:sz w:val="20"/>
        </w:rPr>
        <w:t>:nhập 1 trong những giá trị sau</w:t>
      </w:r>
      <w:r w:rsidRPr="001058B5">
        <w:rPr>
          <w:rFonts w:ascii="Arial" w:hAnsi="Arial" w:cs="Arial"/>
          <w:sz w:val="20"/>
        </w:rPr>
        <w:t>:</w:t>
      </w:r>
    </w:p>
    <w:p w14:paraId="2E1ECC85" w14:textId="77777777" w:rsidR="009B29A7" w:rsidRPr="00596E3A" w:rsidRDefault="009B29A7" w:rsidP="009B29A7">
      <w:pPr>
        <w:pStyle w:val="ListParagraph"/>
        <w:numPr>
          <w:ilvl w:val="2"/>
          <w:numId w:val="25"/>
        </w:numPr>
        <w:tabs>
          <w:tab w:val="left" w:pos="3339"/>
          <w:tab w:val="left" w:pos="3340"/>
        </w:tabs>
        <w:spacing w:before="108"/>
        <w:ind w:hanging="359"/>
        <w:rPr>
          <w:rFonts w:ascii="Arial" w:hAnsi="Arial" w:cs="Arial"/>
          <w:sz w:val="20"/>
          <w:szCs w:val="20"/>
        </w:rPr>
      </w:pPr>
      <w:r w:rsidRPr="001058B5">
        <w:rPr>
          <w:rFonts w:ascii="Arial" w:hAnsi="Arial" w:cs="Arial"/>
          <w:w w:val="95"/>
          <w:sz w:val="20"/>
        </w:rPr>
        <w:t>DBMS_AUDIT_MGMT.AUDIT_TRAIL_AUD_STD</w:t>
      </w:r>
      <w:r w:rsidRPr="00596E3A">
        <w:rPr>
          <w:rStyle w:val="shorttext"/>
          <w:rFonts w:ascii="Arial" w:hAnsi="Arial" w:cs="Arial"/>
          <w:sz w:val="20"/>
          <w:szCs w:val="20"/>
          <w:lang w:val="vi-VN"/>
        </w:rPr>
        <w:t>Bảng theo dõi kiểm toán chuẩn</w:t>
      </w:r>
      <w:r w:rsidRPr="00596E3A">
        <w:rPr>
          <w:rFonts w:ascii="Arial" w:hAnsi="Arial" w:cs="Arial"/>
          <w:w w:val="95"/>
          <w:sz w:val="20"/>
          <w:szCs w:val="20"/>
        </w:rPr>
        <w:t>,</w:t>
      </w:r>
      <w:r w:rsidRPr="00596E3A">
        <w:rPr>
          <w:rFonts w:ascii="Arial" w:hAnsi="Arial" w:cs="Arial"/>
          <w:spacing w:val="-28"/>
          <w:w w:val="95"/>
          <w:sz w:val="20"/>
          <w:szCs w:val="20"/>
        </w:rPr>
        <w:t xml:space="preserve"> </w:t>
      </w:r>
      <w:r w:rsidRPr="00596E3A">
        <w:rPr>
          <w:rFonts w:ascii="Arial" w:hAnsi="Arial" w:cs="Arial"/>
          <w:w w:val="95"/>
          <w:sz w:val="20"/>
          <w:szCs w:val="20"/>
        </w:rPr>
        <w:t>AUD$</w:t>
      </w:r>
    </w:p>
    <w:p w14:paraId="6E98E2F4" w14:textId="77777777" w:rsidR="009B29A7" w:rsidRPr="00596E3A" w:rsidRDefault="009B29A7" w:rsidP="009B29A7">
      <w:pPr>
        <w:pStyle w:val="ListParagraph"/>
        <w:numPr>
          <w:ilvl w:val="2"/>
          <w:numId w:val="25"/>
        </w:numPr>
        <w:tabs>
          <w:tab w:val="left" w:pos="3339"/>
          <w:tab w:val="left" w:pos="3340"/>
        </w:tabs>
        <w:spacing w:before="109"/>
        <w:ind w:hanging="359"/>
        <w:rPr>
          <w:rFonts w:ascii="Arial" w:hAnsi="Arial" w:cs="Arial"/>
          <w:sz w:val="20"/>
          <w:szCs w:val="20"/>
        </w:rPr>
      </w:pPr>
      <w:r w:rsidRPr="00596E3A">
        <w:rPr>
          <w:rFonts w:ascii="Arial" w:hAnsi="Arial" w:cs="Arial"/>
          <w:w w:val="95"/>
          <w:sz w:val="20"/>
          <w:szCs w:val="20"/>
        </w:rPr>
        <w:t>DBMS_AUDIT_MGMT.AUDIT_TRAIL_FGA_STD:</w:t>
      </w:r>
      <w:r w:rsidRPr="00596E3A">
        <w:rPr>
          <w:rFonts w:ascii="Arial" w:hAnsi="Arial" w:cs="Arial"/>
          <w:spacing w:val="-19"/>
          <w:w w:val="95"/>
          <w:sz w:val="20"/>
          <w:szCs w:val="20"/>
        </w:rPr>
        <w:t xml:space="preserve"> </w:t>
      </w:r>
      <w:r w:rsidRPr="00596E3A">
        <w:rPr>
          <w:rStyle w:val="shorttext"/>
          <w:rFonts w:ascii="Arial" w:hAnsi="Arial" w:cs="Arial"/>
          <w:sz w:val="20"/>
          <w:szCs w:val="20"/>
          <w:lang w:val="vi-VN"/>
        </w:rPr>
        <w:t>Bảng khảo sát chi tiết hạt mịn,</w:t>
      </w:r>
      <w:r w:rsidRPr="00596E3A">
        <w:rPr>
          <w:rFonts w:ascii="Arial" w:hAnsi="Arial" w:cs="Arial"/>
          <w:w w:val="95"/>
          <w:sz w:val="20"/>
          <w:szCs w:val="20"/>
        </w:rPr>
        <w:t>FGA_LOG$</w:t>
      </w:r>
    </w:p>
    <w:p w14:paraId="7A47A645" w14:textId="77777777" w:rsidR="009B29A7" w:rsidRPr="00596E3A" w:rsidRDefault="009B29A7" w:rsidP="009B29A7">
      <w:pPr>
        <w:pStyle w:val="ListParagraph"/>
        <w:numPr>
          <w:ilvl w:val="2"/>
          <w:numId w:val="25"/>
        </w:numPr>
        <w:tabs>
          <w:tab w:val="left" w:pos="3339"/>
          <w:tab w:val="left" w:pos="3340"/>
        </w:tabs>
        <w:spacing w:before="117" w:line="228" w:lineRule="auto"/>
        <w:ind w:right="359" w:hanging="359"/>
        <w:rPr>
          <w:rFonts w:ascii="Arial" w:hAnsi="Arial" w:cs="Arial"/>
          <w:sz w:val="20"/>
          <w:szCs w:val="20"/>
        </w:rPr>
      </w:pPr>
      <w:r w:rsidRPr="00596E3A">
        <w:rPr>
          <w:rFonts w:ascii="Arial" w:hAnsi="Arial" w:cs="Arial"/>
          <w:w w:val="90"/>
          <w:sz w:val="20"/>
          <w:szCs w:val="20"/>
        </w:rPr>
        <w:t>DBMS_AUDIT_MGMT.AUDIT_TRAIL_DB_STD</w:t>
      </w:r>
      <w:r w:rsidRPr="00596E3A">
        <w:rPr>
          <w:rFonts w:ascii="Arial" w:hAnsi="Arial" w:cs="Arial"/>
          <w:sz w:val="20"/>
          <w:szCs w:val="20"/>
          <w:lang w:val="vi-VN"/>
        </w:rPr>
        <w:t>Cả bảng xếp hạng kiểm tra tiêu chuẩn và chi tiết hạt mịn</w:t>
      </w:r>
    </w:p>
    <w:p w14:paraId="29C29A2E" w14:textId="77777777" w:rsidR="009B29A7" w:rsidRPr="00596E3A" w:rsidRDefault="009B29A7" w:rsidP="009B29A7">
      <w:pPr>
        <w:pStyle w:val="ListParagraph"/>
        <w:numPr>
          <w:ilvl w:val="2"/>
          <w:numId w:val="25"/>
        </w:numPr>
        <w:tabs>
          <w:tab w:val="left" w:pos="3339"/>
          <w:tab w:val="left" w:pos="3340"/>
        </w:tabs>
        <w:spacing w:before="124" w:line="228" w:lineRule="auto"/>
        <w:ind w:right="188" w:hanging="359"/>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z w:val="20"/>
          <w:szCs w:val="20"/>
          <w:lang w:val="vi-VN"/>
        </w:rPr>
        <w:t xml:space="preserve"> Các tệp đường dẫn kiểm tra hệ thống điều hành có phần mở rộng .aud. (Cài đặt này không áp dụng cho các mục nhập Nhật ký sự kiện Windows).</w:t>
      </w:r>
    </w:p>
    <w:p w14:paraId="29A1ACF5" w14:textId="77777777" w:rsidR="009B29A7" w:rsidRPr="00596E3A" w:rsidRDefault="009B29A7" w:rsidP="009B29A7">
      <w:pPr>
        <w:pStyle w:val="ListParagraph"/>
        <w:numPr>
          <w:ilvl w:val="2"/>
          <w:numId w:val="25"/>
        </w:numPr>
        <w:tabs>
          <w:tab w:val="left" w:pos="3339"/>
          <w:tab w:val="left" w:pos="3340"/>
        </w:tabs>
        <w:spacing w:before="117" w:line="228" w:lineRule="auto"/>
        <w:ind w:right="366" w:hanging="359"/>
        <w:rPr>
          <w:rStyle w:val="shorttext"/>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5"/>
          <w:sz w:val="20"/>
          <w:szCs w:val="20"/>
        </w:rPr>
        <w:t xml:space="preserve"> </w:t>
      </w:r>
      <w:r w:rsidRPr="00596E3A">
        <w:rPr>
          <w:rStyle w:val="shorttext"/>
          <w:rFonts w:ascii="Arial" w:hAnsi="Arial" w:cs="Arial"/>
          <w:sz w:val="20"/>
          <w:szCs w:val="20"/>
          <w:lang w:val="vi-VN"/>
        </w:rPr>
        <w:t>Tệp đường dẫn kiểm tra XML</w:t>
      </w:r>
    </w:p>
    <w:p w14:paraId="3A74E91A"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Style w:val="shorttext"/>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321F69D5"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pacing w:val="-29"/>
          <w:w w:val="95"/>
          <w:sz w:val="20"/>
          <w:szCs w:val="20"/>
        </w:rPr>
        <w:t xml:space="preserve"> </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7A2BCC9E" w14:textId="77777777" w:rsidR="009B29A7" w:rsidRPr="001058B5" w:rsidRDefault="009B29A7" w:rsidP="009B29A7">
      <w:pPr>
        <w:pStyle w:val="ListParagraph"/>
        <w:numPr>
          <w:ilvl w:val="1"/>
          <w:numId w:val="25"/>
        </w:numPr>
        <w:tabs>
          <w:tab w:val="left" w:pos="2980"/>
        </w:tabs>
        <w:spacing w:before="114"/>
        <w:rPr>
          <w:rFonts w:ascii="Arial" w:hAnsi="Arial" w:cs="Arial"/>
          <w:sz w:val="20"/>
        </w:rPr>
      </w:pPr>
      <w:r w:rsidRPr="001058B5">
        <w:rPr>
          <w:rFonts w:ascii="Arial" w:hAnsi="Arial" w:cs="Arial"/>
          <w:sz w:val="20"/>
        </w:rPr>
        <w:t>USE_LAST_ARCH_TIMESTAMP</w:t>
      </w:r>
      <w:r>
        <w:rPr>
          <w:rFonts w:ascii="Arial" w:hAnsi="Arial" w:cs="Arial"/>
          <w:sz w:val="20"/>
        </w:rPr>
        <w:t>: nhập 1 trong những cài đặt sau</w:t>
      </w:r>
      <w:r w:rsidRPr="001058B5">
        <w:rPr>
          <w:rFonts w:ascii="Arial" w:hAnsi="Arial" w:cs="Arial"/>
          <w:sz w:val="20"/>
        </w:rPr>
        <w:t>:</w:t>
      </w:r>
    </w:p>
    <w:p w14:paraId="7D55CB19" w14:textId="77777777" w:rsidR="009B29A7" w:rsidRPr="00596E3A" w:rsidRDefault="009B29A7" w:rsidP="009B29A7">
      <w:pPr>
        <w:pStyle w:val="ListParagraph"/>
        <w:numPr>
          <w:ilvl w:val="2"/>
          <w:numId w:val="25"/>
        </w:numPr>
        <w:tabs>
          <w:tab w:val="left" w:pos="3339"/>
          <w:tab w:val="left" w:pos="3340"/>
        </w:tabs>
        <w:spacing w:before="116" w:line="230" w:lineRule="auto"/>
        <w:ind w:right="374" w:hanging="359"/>
        <w:rPr>
          <w:rFonts w:ascii="Arial" w:hAnsi="Arial" w:cs="Arial"/>
          <w:sz w:val="20"/>
        </w:rPr>
      </w:pPr>
      <w:r w:rsidRPr="001058B5">
        <w:rPr>
          <w:rFonts w:ascii="Arial" w:hAnsi="Arial" w:cs="Arial"/>
          <w:sz w:val="20"/>
        </w:rPr>
        <w:t>TRUE</w:t>
      </w:r>
      <w:r>
        <w:rPr>
          <w:rFonts w:ascii="Arial" w:hAnsi="Arial" w:cs="Arial"/>
          <w:sz w:val="20"/>
        </w:rPr>
        <w:t>:</w:t>
      </w:r>
      <w:r w:rsidRPr="00596E3A">
        <w:rPr>
          <w:lang w:val="vi-VN"/>
        </w:rPr>
        <w:t xml:space="preserve"> </w:t>
      </w:r>
      <w:r>
        <w:rPr>
          <w:lang w:val="vi-VN"/>
        </w:rPr>
        <w:t>Xóa các b</w:t>
      </w:r>
      <w:r>
        <w:rPr>
          <w:rFonts w:ascii="Cambria" w:hAnsi="Cambria" w:cs="Cambria"/>
          <w:lang w:val="vi-VN"/>
        </w:rPr>
        <w:t>ả</w:t>
      </w:r>
      <w:r>
        <w:rPr>
          <w:lang w:val="vi-VN"/>
        </w:rPr>
        <w:t>n ghi ki</w:t>
      </w:r>
      <w:r>
        <w:rPr>
          <w:rFonts w:ascii="Cambria" w:hAnsi="Cambria" w:cs="Cambria"/>
          <w:lang w:val="vi-VN"/>
        </w:rPr>
        <w:t>ể</w:t>
      </w:r>
      <w:r>
        <w:rPr>
          <w:lang w:val="vi-VN"/>
        </w:rPr>
        <w:t>m toán đ</w:t>
      </w:r>
      <w:r>
        <w:rPr>
          <w:rFonts w:ascii="Cambria" w:hAnsi="Cambria" w:cs="Cambria"/>
          <w:lang w:val="vi-VN"/>
        </w:rPr>
        <w:t>ượ</w:t>
      </w:r>
      <w:r>
        <w:rPr>
          <w:lang w:val="vi-VN"/>
        </w:rPr>
        <w:t>c t</w:t>
      </w:r>
      <w:r>
        <w:rPr>
          <w:rFonts w:ascii="Cambria" w:hAnsi="Cambria" w:cs="Cambria"/>
          <w:lang w:val="vi-VN"/>
        </w:rPr>
        <w:t>ạ</w:t>
      </w:r>
      <w:r>
        <w:rPr>
          <w:lang w:val="vi-VN"/>
        </w:rPr>
        <w:t>o tr</w:t>
      </w:r>
      <w:r>
        <w:rPr>
          <w:rFonts w:ascii="Cambria" w:hAnsi="Cambria" w:cs="Cambria"/>
          <w:lang w:val="vi-VN"/>
        </w:rPr>
        <w:t>ướ</w:t>
      </w:r>
      <w:r>
        <w:rPr>
          <w:lang w:val="vi-VN"/>
        </w:rPr>
        <w:t>c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cu</w:t>
      </w:r>
      <w:r>
        <w:rPr>
          <w:rFonts w:ascii="Cambria" w:hAnsi="Cambria" w:cs="Cambria"/>
          <w:lang w:val="vi-VN"/>
        </w:rPr>
        <w:t>ố</w:t>
      </w:r>
      <w:r>
        <w:rPr>
          <w:lang w:val="vi-VN"/>
        </w:rPr>
        <w:t>i cùng. Đ</w:t>
      </w:r>
      <w:r>
        <w:rPr>
          <w:rFonts w:ascii="Cambria" w:hAnsi="Cambria" w:cs="Cambria"/>
          <w:lang w:val="vi-VN"/>
        </w:rPr>
        <w:t>ể</w:t>
      </w:r>
      <w:r>
        <w:rPr>
          <w:lang w:val="vi-VN"/>
        </w:rPr>
        <w:t xml:space="preserve">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hãy xem</w:t>
      </w:r>
      <w:r w:rsidRPr="001058B5">
        <w:rPr>
          <w:rFonts w:ascii="Arial" w:hAnsi="Arial" w:cs="Arial"/>
          <w:sz w:val="20"/>
        </w:rPr>
        <w:t xml:space="preserve"> </w:t>
      </w:r>
      <w:hyperlink w:anchor="_bookmark2058" w:history="1">
        <w:r w:rsidRPr="001058B5">
          <w:rPr>
            <w:rFonts w:ascii="Arial" w:hAnsi="Arial" w:cs="Arial"/>
            <w:color w:val="0000CC"/>
            <w:sz w:val="20"/>
          </w:rPr>
          <w:t>"Step 4: Optionally, Set an Archive</w:t>
        </w:r>
      </w:hyperlink>
      <w:hyperlink w:anchor="_bookmark2058" w:history="1">
        <w:r w:rsidRPr="001058B5">
          <w:rPr>
            <w:rFonts w:ascii="Arial" w:hAnsi="Arial" w:cs="Arial"/>
            <w:color w:val="0000CC"/>
            <w:sz w:val="20"/>
          </w:rPr>
          <w:t xml:space="preserve"> Timestamp for Audit Records" </w:t>
        </w:r>
        <w:r>
          <w:rPr>
            <w:rFonts w:ascii="Arial" w:hAnsi="Arial" w:cs="Arial"/>
            <w:sz w:val="20"/>
          </w:rPr>
          <w:t xml:space="preserve">trang </w:t>
        </w:r>
        <w:r w:rsidRPr="001058B5">
          <w:rPr>
            <w:rFonts w:ascii="Arial" w:hAnsi="Arial" w:cs="Arial"/>
            <w:sz w:val="20"/>
          </w:rPr>
          <w:t>9-69</w:t>
        </w:r>
      </w:hyperlink>
      <w:r>
        <w:rPr>
          <w:rFonts w:ascii="Arial" w:hAnsi="Arial" w:cs="Arial"/>
          <w:sz w:val="20"/>
        </w:rPr>
        <w:t xml:space="preserve">. </w:t>
      </w:r>
      <w:r w:rsidRPr="00596E3A">
        <w:rPr>
          <w:rFonts w:ascii="Arial" w:hAnsi="Arial" w:cs="Arial"/>
          <w:sz w:val="20"/>
        </w:rPr>
        <w:t>Mặc định(and</w:t>
      </w:r>
    </w:p>
    <w:p w14:paraId="5F5D681B" w14:textId="77777777" w:rsidR="009B29A7" w:rsidRPr="00596E3A" w:rsidRDefault="009B29A7" w:rsidP="009B29A7">
      <w:pPr>
        <w:spacing w:line="230" w:lineRule="auto"/>
        <w:rPr>
          <w:rFonts w:ascii="Arial" w:hAnsi="Arial" w:cs="Arial"/>
          <w:sz w:val="20"/>
        </w:rPr>
        <w:sectPr w:rsidR="009B29A7" w:rsidRPr="00596E3A">
          <w:pgSz w:w="12240" w:h="15840"/>
          <w:pgMar w:top="840" w:right="1060" w:bottom="860" w:left="1100" w:header="549" w:footer="663" w:gutter="0"/>
          <w:cols w:space="720"/>
        </w:sectPr>
      </w:pPr>
    </w:p>
    <w:p w14:paraId="1D6FAE8D" w14:textId="77777777" w:rsidR="009B29A7" w:rsidRPr="00596E3A" w:rsidRDefault="009B29A7" w:rsidP="009B29A7">
      <w:pPr>
        <w:pStyle w:val="BodyText"/>
        <w:spacing w:before="5"/>
        <w:rPr>
          <w:rFonts w:ascii="Arial" w:hAnsi="Arial" w:cs="Arial"/>
          <w:sz w:val="25"/>
        </w:rPr>
      </w:pPr>
    </w:p>
    <w:p w14:paraId="6088096C" w14:textId="77777777" w:rsidR="009B29A7" w:rsidRPr="00596E3A" w:rsidRDefault="009B29A7" w:rsidP="009B29A7">
      <w:pPr>
        <w:pStyle w:val="BodyText"/>
        <w:spacing w:before="103" w:line="228" w:lineRule="auto"/>
        <w:ind w:left="2740" w:right="870" w:hanging="1"/>
        <w:rPr>
          <w:rFonts w:ascii="Arial" w:hAnsi="Arial" w:cs="Arial"/>
        </w:rPr>
      </w:pPr>
      <w:r>
        <w:rPr>
          <w:rFonts w:ascii="Arial" w:hAnsi="Arial" w:cs="Arial"/>
        </w:rPr>
        <w:t>Lời khuyên</w:t>
      </w:r>
      <w:r w:rsidRPr="00596E3A">
        <w:rPr>
          <w:rFonts w:ascii="Arial" w:hAnsi="Arial" w:cs="Arial"/>
        </w:rPr>
        <w:t>)</w:t>
      </w:r>
      <w:r w:rsidRPr="00596E3A">
        <w:rPr>
          <w:rFonts w:ascii="Arial" w:hAnsi="Arial" w:cs="Arial"/>
          <w:spacing w:val="-27"/>
        </w:rPr>
        <w:t xml:space="preserve"> giá trị là </w:t>
      </w:r>
      <w:r w:rsidRPr="00596E3A">
        <w:rPr>
          <w:rFonts w:ascii="Arial" w:hAnsi="Arial" w:cs="Arial"/>
        </w:rPr>
        <w:t>TRUE</w:t>
      </w:r>
      <w:r w:rsidRPr="00596E3A">
        <w:rPr>
          <w:rFonts w:ascii="Arial" w:hAnsi="Arial" w:cs="Arial"/>
          <w:lang w:val="vi-VN"/>
        </w:rPr>
        <w:t>Oracle khuyên bạn nên đặt USE_LAST_ ARCH_TIMESTAMP thành TRUE.</w:t>
      </w:r>
    </w:p>
    <w:p w14:paraId="5DDE68E5" w14:textId="77777777" w:rsidR="009B29A7" w:rsidRPr="00596E3A" w:rsidRDefault="009B29A7" w:rsidP="009B29A7">
      <w:pPr>
        <w:pStyle w:val="BodyText"/>
        <w:tabs>
          <w:tab w:val="left" w:pos="2739"/>
        </w:tabs>
        <w:spacing w:before="118" w:line="230" w:lineRule="auto"/>
        <w:ind w:left="2740" w:right="97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FALSE: </w:t>
      </w:r>
      <w:r w:rsidRPr="00596E3A">
        <w:rPr>
          <w:rFonts w:ascii="Arial" w:hAnsi="Arial" w:cs="Arial"/>
          <w:lang w:val="vi-VN"/>
        </w:rPr>
        <w:t>Xóa tất cả các bản ghi kiểm toán mà không xem xét dấu thời gian lưu trữ cuối cùng. Hãy cẩn thận khi sử dụng cài đặt này, trong trường hợp bạn vô tình xóa các bản ghi kiểm tra đã bị xóa</w:t>
      </w:r>
      <w:r w:rsidRPr="00596E3A">
        <w:rPr>
          <w:rFonts w:ascii="Arial" w:hAnsi="Arial" w:cs="Arial"/>
        </w:rPr>
        <w:t>.</w:t>
      </w:r>
    </w:p>
    <w:p w14:paraId="386B1247" w14:textId="77777777" w:rsidR="009B29A7" w:rsidRPr="001058B5" w:rsidRDefault="009B29A7" w:rsidP="009B29A7">
      <w:pPr>
        <w:pStyle w:val="BodyText"/>
        <w:spacing w:before="8"/>
        <w:rPr>
          <w:rFonts w:ascii="Arial" w:hAnsi="Arial" w:cs="Arial"/>
          <w:sz w:val="25"/>
        </w:rPr>
      </w:pPr>
    </w:p>
    <w:p w14:paraId="7EA8F5A5" w14:textId="77777777" w:rsidR="009B29A7" w:rsidRPr="001058B5" w:rsidRDefault="009B29A7" w:rsidP="009B29A7">
      <w:pPr>
        <w:pStyle w:val="Heading4"/>
        <w:ind w:left="100"/>
      </w:pPr>
      <w:bookmarkStart w:id="1895" w:name="Purging_a_Subset_of_Records_from_the_Dat"/>
      <w:bookmarkStart w:id="1896" w:name="_bookmark2072"/>
      <w:bookmarkEnd w:id="1895"/>
      <w:bookmarkEnd w:id="1896"/>
      <w:r>
        <w:rPr>
          <w:lang w:val="vi-VN"/>
        </w:rPr>
        <w:t>D</w:t>
      </w:r>
      <w:r>
        <w:rPr>
          <w:rFonts w:ascii="Cambria" w:hAnsi="Cambria" w:cs="Cambria"/>
          <w:lang w:val="vi-VN"/>
        </w:rPr>
        <w:t>ọ</w:t>
      </w:r>
      <w:r>
        <w:rPr>
          <w:lang w:val="vi-VN"/>
        </w:rPr>
        <w:t>n d</w:t>
      </w:r>
      <w:r>
        <w:rPr>
          <w:rFonts w:ascii="Cambria" w:hAnsi="Cambria" w:cs="Cambria"/>
          <w:lang w:val="vi-VN"/>
        </w:rPr>
        <w:t>ẹ</w:t>
      </w:r>
      <w:r>
        <w:rPr>
          <w:lang w:val="vi-VN"/>
        </w:rPr>
        <w:t>p m</w:t>
      </w:r>
      <w:r>
        <w:rPr>
          <w:rFonts w:ascii="Cambria" w:hAnsi="Cambria" w:cs="Cambria"/>
          <w:lang w:val="vi-VN"/>
        </w:rPr>
        <w:t>ộ</w:t>
      </w:r>
      <w:r>
        <w:rPr>
          <w:lang w:val="vi-VN"/>
        </w:rPr>
        <w:t>t t</w:t>
      </w:r>
      <w:r>
        <w:rPr>
          <w:rFonts w:ascii="Cambria" w:hAnsi="Cambria" w:cs="Cambria"/>
          <w:lang w:val="vi-VN"/>
        </w:rPr>
        <w:t>ậ</w:t>
      </w:r>
      <w:r>
        <w:rPr>
          <w:lang w:val="vi-VN"/>
        </w:rPr>
        <w:t>p h</w:t>
      </w:r>
      <w:r>
        <w:rPr>
          <w:rFonts w:ascii="Cambria" w:hAnsi="Cambria" w:cs="Cambria"/>
          <w:lang w:val="vi-VN"/>
        </w:rPr>
        <w:t>ợ</w:t>
      </w:r>
      <w:r>
        <w:rPr>
          <w:lang w:val="vi-VN"/>
        </w:rPr>
        <w:t>p các b</w:t>
      </w:r>
      <w:r>
        <w:rPr>
          <w:rFonts w:ascii="Cambria" w:hAnsi="Cambria" w:cs="Cambria"/>
          <w:lang w:val="vi-VN"/>
        </w:rPr>
        <w:t>ả</w:t>
      </w:r>
      <w:r>
        <w:rPr>
          <w:lang w:val="vi-VN"/>
        </w:rPr>
        <w:t>n ghi t</w:t>
      </w:r>
      <w:r>
        <w:rPr>
          <w:rFonts w:ascii="Cambria" w:hAnsi="Cambria" w:cs="Cambria"/>
          <w:lang w:val="vi-VN"/>
        </w:rPr>
        <w:t>ừ</w:t>
      </w:r>
      <w:r>
        <w:rPr>
          <w:lang w:val="vi-VN"/>
        </w:rPr>
        <w:t xml:space="preserve">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w:t>
      </w:r>
    </w:p>
    <w:p w14:paraId="32E4C290" w14:textId="77777777" w:rsidR="009B29A7" w:rsidRPr="00596E3A" w:rsidRDefault="009B29A7" w:rsidP="009B29A7">
      <w:pPr>
        <w:pStyle w:val="BodyText"/>
        <w:spacing w:before="82" w:line="230" w:lineRule="auto"/>
        <w:ind w:left="1659" w:right="848"/>
        <w:rPr>
          <w:rFonts w:ascii="Arial" w:hAnsi="Arial" w:cs="Arial"/>
        </w:rPr>
      </w:pPr>
      <w:r w:rsidRPr="00596E3A">
        <w:rPr>
          <w:rFonts w:ascii="Arial" w:hAnsi="Arial" w:cs="Arial"/>
          <w:lang w:val="vi-VN"/>
        </w:rPr>
        <w:t>Bạn có thể xóa các bản ghi theo cách thủ công khỏi bảng theo dõi kiểm tra cơ sở dữ liệu. Phương pháp này có thể hữu ích nếu bạn muốn loại bỏ một tập con cụ thể của các bản ghi. Bạn có thể sử dụng phương thức này nếu bảng tính kiểm tra cơ sở dữ liệu nằm trong bất kỳ vùng bảng nào, bao gồm cả vùng bảng SYSTEM.</w:t>
      </w:r>
    </w:p>
    <w:p w14:paraId="0D08DF77" w14:textId="77777777" w:rsidR="009B29A7" w:rsidRPr="00596E3A" w:rsidRDefault="009B29A7" w:rsidP="009B29A7">
      <w:pPr>
        <w:pStyle w:val="BodyText"/>
        <w:spacing w:before="120" w:line="232" w:lineRule="auto"/>
        <w:ind w:left="1660" w:right="848"/>
        <w:rPr>
          <w:rFonts w:ascii="Arial" w:hAnsi="Arial" w:cs="Arial"/>
        </w:rPr>
      </w:pPr>
      <w:r w:rsidRPr="00596E3A">
        <w:rPr>
          <w:rFonts w:ascii="Arial" w:hAnsi="Arial" w:cs="Arial"/>
          <w:lang w:val="vi-VN"/>
        </w:rPr>
        <w:t>Ví dụ: để xóa bản ghi kiểm toán được tạo muộn hơn tối ngày 28 tháng 2 năm 2009 nhưng trước ngày 28 tháng 3 năm 2009, hãy nhập tuyên bố sau</w:t>
      </w:r>
      <w:r w:rsidRPr="00596E3A">
        <w:rPr>
          <w:rFonts w:ascii="Arial" w:hAnsi="Arial" w:cs="Arial"/>
        </w:rPr>
        <w:t>:</w:t>
      </w:r>
    </w:p>
    <w:p w14:paraId="287180D8"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2568A32E" w14:textId="77777777" w:rsidR="009B29A7" w:rsidRPr="00596E3A" w:rsidRDefault="009B29A7" w:rsidP="009B29A7">
      <w:pPr>
        <w:spacing w:before="16" w:line="259" w:lineRule="auto"/>
        <w:ind w:left="1937" w:right="848"/>
        <w:rPr>
          <w:rFonts w:ascii="Arial" w:hAnsi="Arial" w:cs="Arial"/>
          <w:sz w:val="20"/>
          <w:szCs w:val="20"/>
        </w:rPr>
      </w:pPr>
      <w:r w:rsidRPr="00596E3A">
        <w:rPr>
          <w:rFonts w:ascii="Arial" w:hAnsi="Arial" w:cs="Arial"/>
          <w:w w:val="90"/>
          <w:sz w:val="20"/>
          <w:szCs w:val="20"/>
        </w:rPr>
        <w:t>WHERE</w:t>
      </w:r>
      <w:r w:rsidRPr="00596E3A">
        <w:rPr>
          <w:rFonts w:ascii="Arial" w:hAnsi="Arial" w:cs="Arial"/>
          <w:spacing w:val="-47"/>
          <w:w w:val="90"/>
          <w:sz w:val="20"/>
          <w:szCs w:val="20"/>
        </w:rPr>
        <w:t xml:space="preserve"> </w:t>
      </w:r>
      <w:r w:rsidRPr="00596E3A">
        <w:rPr>
          <w:rFonts w:ascii="Arial" w:hAnsi="Arial" w:cs="Arial"/>
          <w:w w:val="90"/>
          <w:sz w:val="20"/>
          <w:szCs w:val="20"/>
        </w:rPr>
        <w:t>NTIMESTAMP#</w:t>
      </w:r>
      <w:r w:rsidRPr="00596E3A">
        <w:rPr>
          <w:rFonts w:ascii="Arial" w:hAnsi="Arial" w:cs="Arial"/>
          <w:spacing w:val="-47"/>
          <w:w w:val="90"/>
          <w:sz w:val="20"/>
          <w:szCs w:val="20"/>
        </w:rPr>
        <w:t xml:space="preserve"> </w:t>
      </w:r>
      <w:r w:rsidRPr="00596E3A">
        <w:rPr>
          <w:rFonts w:ascii="Arial" w:hAnsi="Arial" w:cs="Arial"/>
          <w:w w:val="90"/>
          <w:sz w:val="20"/>
          <w:szCs w:val="20"/>
        </w:rPr>
        <w:t>&gt;</w:t>
      </w:r>
      <w:r w:rsidRPr="00596E3A">
        <w:rPr>
          <w:rFonts w:ascii="Arial" w:hAnsi="Arial" w:cs="Arial"/>
          <w:spacing w:val="-47"/>
          <w:w w:val="90"/>
          <w:sz w:val="20"/>
          <w:szCs w:val="20"/>
        </w:rPr>
        <w:t xml:space="preserve"> </w:t>
      </w:r>
      <w:r w:rsidRPr="00596E3A">
        <w:rPr>
          <w:rFonts w:ascii="Arial" w:hAnsi="Arial" w:cs="Arial"/>
          <w:w w:val="90"/>
          <w:sz w:val="20"/>
          <w:szCs w:val="20"/>
        </w:rPr>
        <w:t>TO_TIMESTAMP</w:t>
      </w:r>
      <w:r w:rsidRPr="00596E3A">
        <w:rPr>
          <w:rFonts w:ascii="Arial" w:hAnsi="Arial" w:cs="Arial"/>
          <w:spacing w:val="-47"/>
          <w:w w:val="90"/>
          <w:sz w:val="20"/>
          <w:szCs w:val="20"/>
        </w:rPr>
        <w:t xml:space="preserve"> </w:t>
      </w:r>
      <w:r w:rsidRPr="00596E3A">
        <w:rPr>
          <w:rFonts w:ascii="Arial" w:hAnsi="Arial" w:cs="Arial"/>
          <w:w w:val="90"/>
          <w:sz w:val="20"/>
          <w:szCs w:val="20"/>
        </w:rPr>
        <w:t>('28-FEB-09</w:t>
      </w:r>
      <w:r w:rsidRPr="00596E3A">
        <w:rPr>
          <w:rFonts w:ascii="Arial" w:hAnsi="Arial" w:cs="Arial"/>
          <w:spacing w:val="-47"/>
          <w:w w:val="90"/>
          <w:sz w:val="20"/>
          <w:szCs w:val="20"/>
        </w:rPr>
        <w:t xml:space="preserve"> </w:t>
      </w:r>
      <w:r w:rsidRPr="00596E3A">
        <w:rPr>
          <w:rFonts w:ascii="Arial" w:hAnsi="Arial" w:cs="Arial"/>
          <w:w w:val="90"/>
          <w:sz w:val="20"/>
          <w:szCs w:val="20"/>
        </w:rPr>
        <w:t>09.07.59.907000</w:t>
      </w:r>
      <w:r w:rsidRPr="00596E3A">
        <w:rPr>
          <w:rFonts w:ascii="Arial" w:hAnsi="Arial" w:cs="Arial"/>
          <w:spacing w:val="-47"/>
          <w:w w:val="90"/>
          <w:sz w:val="20"/>
          <w:szCs w:val="20"/>
        </w:rPr>
        <w:t xml:space="preserve"> </w:t>
      </w:r>
      <w:r w:rsidRPr="00596E3A">
        <w:rPr>
          <w:rFonts w:ascii="Arial" w:hAnsi="Arial" w:cs="Arial"/>
          <w:w w:val="90"/>
          <w:sz w:val="20"/>
          <w:szCs w:val="20"/>
        </w:rPr>
        <w:t>PM')</w:t>
      </w:r>
      <w:r w:rsidRPr="00596E3A">
        <w:rPr>
          <w:rFonts w:ascii="Arial" w:hAnsi="Arial" w:cs="Arial"/>
          <w:spacing w:val="-47"/>
          <w:w w:val="90"/>
          <w:sz w:val="20"/>
          <w:szCs w:val="20"/>
        </w:rPr>
        <w:t xml:space="preserve"> </w:t>
      </w:r>
      <w:r w:rsidRPr="00596E3A">
        <w:rPr>
          <w:rFonts w:ascii="Arial" w:hAnsi="Arial" w:cs="Arial"/>
          <w:spacing w:val="-2"/>
          <w:w w:val="90"/>
          <w:sz w:val="20"/>
          <w:szCs w:val="20"/>
        </w:rPr>
        <w:t xml:space="preserve">AND </w:t>
      </w:r>
      <w:r w:rsidRPr="00596E3A">
        <w:rPr>
          <w:rFonts w:ascii="Arial" w:hAnsi="Arial" w:cs="Arial"/>
          <w:w w:val="95"/>
          <w:sz w:val="20"/>
          <w:szCs w:val="20"/>
        </w:rPr>
        <w:t>NTIMESTAMP#</w:t>
      </w:r>
      <w:r w:rsidRPr="00596E3A">
        <w:rPr>
          <w:rFonts w:ascii="Arial" w:hAnsi="Arial" w:cs="Arial"/>
          <w:spacing w:val="-51"/>
          <w:w w:val="95"/>
          <w:sz w:val="20"/>
          <w:szCs w:val="20"/>
        </w:rPr>
        <w:t xml:space="preserve"> </w:t>
      </w:r>
      <w:r w:rsidRPr="00596E3A">
        <w:rPr>
          <w:rFonts w:ascii="Arial" w:hAnsi="Arial" w:cs="Arial"/>
          <w:w w:val="95"/>
          <w:sz w:val="20"/>
          <w:szCs w:val="20"/>
        </w:rPr>
        <w:t>&lt;</w:t>
      </w:r>
      <w:r w:rsidRPr="00596E3A">
        <w:rPr>
          <w:rFonts w:ascii="Arial" w:hAnsi="Arial" w:cs="Arial"/>
          <w:spacing w:val="-51"/>
          <w:w w:val="95"/>
          <w:sz w:val="20"/>
          <w:szCs w:val="20"/>
        </w:rPr>
        <w:t xml:space="preserve"> </w:t>
      </w:r>
      <w:r w:rsidRPr="00596E3A">
        <w:rPr>
          <w:rFonts w:ascii="Arial" w:hAnsi="Arial" w:cs="Arial"/>
          <w:w w:val="95"/>
          <w:sz w:val="20"/>
          <w:szCs w:val="20"/>
        </w:rPr>
        <w:t>TO_TIMESTAMP</w:t>
      </w:r>
      <w:r w:rsidRPr="00596E3A">
        <w:rPr>
          <w:rFonts w:ascii="Arial" w:hAnsi="Arial" w:cs="Arial"/>
          <w:spacing w:val="-51"/>
          <w:w w:val="95"/>
          <w:sz w:val="20"/>
          <w:szCs w:val="20"/>
        </w:rPr>
        <w:t xml:space="preserve"> </w:t>
      </w:r>
      <w:r w:rsidRPr="00596E3A">
        <w:rPr>
          <w:rFonts w:ascii="Arial" w:hAnsi="Arial" w:cs="Arial"/>
          <w:w w:val="95"/>
          <w:sz w:val="20"/>
          <w:szCs w:val="20"/>
        </w:rPr>
        <w:t>('28-MAR-09</w:t>
      </w:r>
      <w:r w:rsidRPr="00596E3A">
        <w:rPr>
          <w:rFonts w:ascii="Arial" w:hAnsi="Arial" w:cs="Arial"/>
          <w:spacing w:val="-51"/>
          <w:w w:val="95"/>
          <w:sz w:val="20"/>
          <w:szCs w:val="20"/>
        </w:rPr>
        <w:t xml:space="preserve"> </w:t>
      </w:r>
      <w:r w:rsidRPr="00596E3A">
        <w:rPr>
          <w:rFonts w:ascii="Arial" w:hAnsi="Arial" w:cs="Arial"/>
          <w:w w:val="95"/>
          <w:sz w:val="20"/>
          <w:szCs w:val="20"/>
        </w:rPr>
        <w:t>09.07.59.907000</w:t>
      </w:r>
      <w:r w:rsidRPr="00596E3A">
        <w:rPr>
          <w:rFonts w:ascii="Arial" w:hAnsi="Arial" w:cs="Arial"/>
          <w:spacing w:val="-51"/>
          <w:w w:val="95"/>
          <w:sz w:val="20"/>
          <w:szCs w:val="20"/>
        </w:rPr>
        <w:t xml:space="preserve"> </w:t>
      </w:r>
      <w:r w:rsidRPr="00596E3A">
        <w:rPr>
          <w:rFonts w:ascii="Arial" w:hAnsi="Arial" w:cs="Arial"/>
          <w:w w:val="95"/>
          <w:sz w:val="20"/>
          <w:szCs w:val="20"/>
        </w:rPr>
        <w:t>PM');</w:t>
      </w:r>
    </w:p>
    <w:p w14:paraId="3A48E4D7" w14:textId="77777777" w:rsidR="009B29A7" w:rsidRPr="00596E3A" w:rsidRDefault="009B29A7" w:rsidP="009B29A7">
      <w:pPr>
        <w:pStyle w:val="BodyText"/>
        <w:spacing w:before="4"/>
        <w:rPr>
          <w:rFonts w:ascii="Arial" w:hAnsi="Arial" w:cs="Arial"/>
        </w:rPr>
      </w:pPr>
    </w:p>
    <w:p w14:paraId="197FF0BD" w14:textId="77777777" w:rsidR="009B29A7" w:rsidRPr="00596E3A" w:rsidRDefault="009B29A7" w:rsidP="009B29A7">
      <w:pPr>
        <w:pStyle w:val="BodyText"/>
        <w:spacing w:line="232" w:lineRule="auto"/>
        <w:ind w:left="1660" w:right="848"/>
        <w:rPr>
          <w:rFonts w:ascii="Arial" w:hAnsi="Arial" w:cs="Arial"/>
        </w:rPr>
      </w:pPr>
      <w:r w:rsidRPr="00596E3A">
        <w:rPr>
          <w:rFonts w:ascii="Arial" w:hAnsi="Arial" w:cs="Arial"/>
          <w:lang w:val="vi-VN"/>
        </w:rPr>
        <w:t>Ngoài ra, để xóa tất cả các bản ghi kiểm toán khỏi đường mòn kiểm tra, hãy nhập tuyên bố sau:</w:t>
      </w:r>
    </w:p>
    <w:p w14:paraId="5C4333F6"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192D5224" w14:textId="77777777" w:rsidR="009B29A7" w:rsidRPr="00596E3A" w:rsidRDefault="009B29A7" w:rsidP="009B29A7">
      <w:pPr>
        <w:pStyle w:val="BodyText"/>
        <w:spacing w:before="1"/>
        <w:rPr>
          <w:rFonts w:ascii="Arial" w:hAnsi="Arial" w:cs="Arial"/>
        </w:rPr>
      </w:pPr>
    </w:p>
    <w:p w14:paraId="7AB4E686" w14:textId="77777777" w:rsidR="009B29A7" w:rsidRPr="00596E3A" w:rsidRDefault="009B29A7" w:rsidP="009B29A7">
      <w:pPr>
        <w:pStyle w:val="BodyText"/>
        <w:spacing w:before="1" w:line="228" w:lineRule="auto"/>
        <w:ind w:left="1660" w:right="700" w:hanging="1"/>
        <w:rPr>
          <w:rFonts w:ascii="Arial" w:hAnsi="Arial" w:cs="Arial"/>
        </w:rPr>
      </w:pPr>
      <w:r w:rsidRPr="00596E3A">
        <w:rPr>
          <w:rFonts w:ascii="Arial" w:hAnsi="Arial" w:cs="Arial"/>
          <w:lang w:val="vi-VN"/>
        </w:rPr>
        <w:t>Chỉ người dùng SYS hoặc người dùng mà SYS đã cấp đặc quyền DELETE trên SYS.AUD $ mới có thể xóa các bản ghi từ bộ kiểm tra cơ sở dữ liệu</w:t>
      </w:r>
      <w:r w:rsidRPr="00596E3A">
        <w:rPr>
          <w:rFonts w:ascii="Arial" w:hAnsi="Arial" w:cs="Arial"/>
        </w:rPr>
        <w:t>l.</w:t>
      </w:r>
    </w:p>
    <w:p w14:paraId="08FC8C68" w14:textId="77777777" w:rsidR="009B29A7" w:rsidRPr="001058B5" w:rsidRDefault="008D1AB8" w:rsidP="009B29A7">
      <w:pPr>
        <w:pStyle w:val="BodyText"/>
        <w:spacing w:before="5"/>
        <w:rPr>
          <w:rFonts w:ascii="Arial" w:hAnsi="Arial" w:cs="Arial"/>
          <w:sz w:val="18"/>
        </w:rPr>
      </w:pPr>
      <w:r>
        <w:rPr>
          <w:rFonts w:ascii="Arial" w:hAnsi="Arial" w:cs="Arial"/>
        </w:rPr>
        <w:pict w14:anchorId="51566E33">
          <v:group id="_x0000_s1728" style="position:absolute;margin-left:174pt;margin-top:13.4pt;width:300pt;height:2.5pt;z-index:502639344;mso-wrap-distance-left:0;mso-wrap-distance-right:0;mso-position-horizontal-relative:page" coordorigin="3480,268" coordsize="6000,50">
            <v:line id="_x0000_s1729" style="position:absolute" from="3480,271" to="9480,271" strokeweight=".24pt"/>
            <v:line id="_x0000_s1730" style="position:absolute" from="3480,315" to="9480,315" strokeweight=".24pt"/>
            <w10:wrap type="topAndBottom" anchorx="page"/>
          </v:group>
        </w:pict>
      </w:r>
    </w:p>
    <w:p w14:paraId="5BA330A5" w14:textId="77777777" w:rsidR="009B29A7" w:rsidRPr="001058B5" w:rsidRDefault="009B29A7" w:rsidP="009B29A7">
      <w:pPr>
        <w:pStyle w:val="BodyText"/>
        <w:spacing w:before="28" w:after="103" w:line="230" w:lineRule="auto"/>
        <w:ind w:left="2379" w:right="1754"/>
        <w:rPr>
          <w:rFonts w:ascii="Arial" w:hAnsi="Arial" w:cs="Arial"/>
        </w:rPr>
      </w:pPr>
      <w:r>
        <w:rPr>
          <w:rFonts w:ascii="Arial" w:hAnsi="Arial" w:cs="Arial"/>
          <w:b/>
          <w:sz w:val="19"/>
        </w:rPr>
        <w:t>Chú ý</w:t>
      </w:r>
      <w:r w:rsidRPr="001058B5">
        <w:rPr>
          <w:rFonts w:ascii="Arial" w:hAnsi="Arial" w:cs="Arial"/>
          <w:b/>
          <w:sz w:val="19"/>
        </w:rPr>
        <w:t xml:space="preserve">: </w:t>
      </w:r>
      <w:r w:rsidRPr="00596E3A">
        <w:rPr>
          <w:rFonts w:ascii="Arial" w:hAnsi="Arial" w:cs="Arial"/>
          <w:lang w:val="vi-VN"/>
        </w:rPr>
        <w:t>Nếu đường dẫn kiểm toán đầy và các kết nối đang được kiểm tra (có nghĩa là, nếu câu lệnh KIỂM TOÁN AUDIT được đặt), thì người dùng điển hình không thể kết nối với cơ sở dữ liệu vì bản ghi kiểm toán liên quan cho kết nối không thể được chèn vào đường kiểm toán. Trong trường hợp này, hãy kết nối như SYS với đặc quyền SYSDBA và tạo khoảng trống có sẵn trong đường mòn kiểm toán. Hãy nhớ rằng các hoạt động của SYS không được ghi lại trong đường dẫn kiểm toán chuẩn, nhưng chúng được kiểm tra nếu bạn đặt tham số AUDIT_SYS_OPERATIONS thành TRUE</w:t>
      </w:r>
      <w:r w:rsidRPr="00596E3A">
        <w:rPr>
          <w:rFonts w:ascii="Arial" w:hAnsi="Arial" w:cs="Arial"/>
        </w:rPr>
        <w:t>.</w:t>
      </w:r>
    </w:p>
    <w:p w14:paraId="1E8E12FE" w14:textId="77777777" w:rsidR="009B29A7" w:rsidRPr="001058B5" w:rsidRDefault="008D1AB8"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358A11A">
          <v:group id="_x0000_s1694" style="width:300pt;height:2.5pt;mso-position-horizontal-relative:char;mso-position-vertical-relative:line" coordsize="6000,50">
            <v:line id="_x0000_s1695" style="position:absolute" from="0,2" to="6000,2" strokeweight=".24pt"/>
            <v:line id="_x0000_s1696" style="position:absolute" from="0,47" to="6000,47" strokeweight=".24pt"/>
            <w10:anchorlock/>
          </v:group>
        </w:pict>
      </w:r>
    </w:p>
    <w:p w14:paraId="4B7B6713" w14:textId="77777777" w:rsidR="009B29A7" w:rsidRPr="001058B5" w:rsidRDefault="009B29A7" w:rsidP="009B29A7">
      <w:pPr>
        <w:pStyle w:val="BodyText"/>
        <w:spacing w:before="9"/>
        <w:rPr>
          <w:rFonts w:ascii="Arial" w:hAnsi="Arial" w:cs="Arial"/>
          <w:sz w:val="11"/>
        </w:rPr>
      </w:pPr>
    </w:p>
    <w:p w14:paraId="582E24B5" w14:textId="77777777" w:rsidR="009B29A7" w:rsidRPr="00596E3A" w:rsidRDefault="009B29A7" w:rsidP="009B29A7">
      <w:pPr>
        <w:pStyle w:val="BodyText"/>
        <w:spacing w:before="100" w:line="230" w:lineRule="auto"/>
        <w:ind w:left="1660" w:right="802"/>
        <w:rPr>
          <w:rFonts w:ascii="Arial" w:hAnsi="Arial" w:cs="Arial"/>
        </w:rPr>
      </w:pPr>
      <w:r w:rsidRPr="00596E3A">
        <w:rPr>
          <w:rFonts w:ascii="Arial" w:hAnsi="Arial" w:cs="Arial"/>
          <w:lang w:val="vi-VN"/>
        </w:rPr>
        <w:t>Sau khi bạn xóa các hàng khỏi bảng đường dẫn kiểm tra cơ sở dữ liệu, không gian giải phóng có sẵn để sử dụng lại bởi bảng đó. (Bảng SYS.AUD $ chỉ được phân bổ dưới dạng nhiều phần mở rộng cần thiết để duy trì các bản ghi kiểm toán hiện tại.) Bạn không cần phải làm bất cứ điều gì để làm cho không gian này có sẵn cho bảng để sử dụng lại. Nếu bạn muốn sử dụng không gian này cho một bảng khác, hãy làm theo các bước sau:</w:t>
      </w:r>
    </w:p>
    <w:p w14:paraId="7D4327AA" w14:textId="77777777" w:rsidR="009B29A7" w:rsidRPr="00596E3A" w:rsidRDefault="009B29A7" w:rsidP="009B29A7">
      <w:pPr>
        <w:pStyle w:val="ListParagraph"/>
        <w:numPr>
          <w:ilvl w:val="0"/>
          <w:numId w:val="24"/>
        </w:numPr>
        <w:tabs>
          <w:tab w:val="left" w:pos="2020"/>
        </w:tabs>
        <w:spacing w:before="116" w:line="343" w:lineRule="auto"/>
        <w:ind w:right="2121"/>
        <w:jc w:val="left"/>
        <w:rPr>
          <w:rFonts w:ascii="Arial" w:hAnsi="Arial" w:cs="Arial"/>
          <w:sz w:val="20"/>
          <w:szCs w:val="20"/>
        </w:rPr>
      </w:pPr>
      <w:r w:rsidRPr="00596E3A">
        <w:rPr>
          <w:rFonts w:ascii="Arial" w:hAnsi="Arial" w:cs="Arial"/>
          <w:sz w:val="20"/>
          <w:szCs w:val="20"/>
        </w:rPr>
        <w:t>D</w:t>
      </w:r>
      <w:r w:rsidRPr="00596E3A">
        <w:rPr>
          <w:rFonts w:ascii="Arial" w:hAnsi="Arial" w:cs="Arial"/>
          <w:sz w:val="20"/>
          <w:szCs w:val="20"/>
          <w:lang w:val="vi-VN"/>
        </w:rPr>
        <w:t>i chuyển bảng AUD $ sang vùng bảng được quản lý không gian tự động. Ví dụ</w:t>
      </w:r>
      <w:r w:rsidRPr="00596E3A">
        <w:rPr>
          <w:rFonts w:ascii="Arial" w:hAnsi="Arial" w:cs="Arial"/>
          <w:sz w:val="20"/>
          <w:szCs w:val="20"/>
        </w:rPr>
        <w:t>:</w:t>
      </w:r>
    </w:p>
    <w:p w14:paraId="1455A4E3" w14:textId="77777777" w:rsidR="009B29A7" w:rsidRPr="001058B5" w:rsidRDefault="009B29A7" w:rsidP="009B29A7">
      <w:pPr>
        <w:spacing w:before="35"/>
        <w:ind w:left="2020"/>
        <w:rPr>
          <w:rFonts w:ascii="Arial" w:hAnsi="Arial" w:cs="Arial"/>
          <w:sz w:val="18"/>
        </w:rPr>
      </w:pPr>
      <w:r w:rsidRPr="001058B5">
        <w:rPr>
          <w:rFonts w:ascii="Arial" w:hAnsi="Arial" w:cs="Arial"/>
          <w:w w:val="95"/>
          <w:sz w:val="18"/>
        </w:rPr>
        <w:t>BEGIN</w:t>
      </w:r>
    </w:p>
    <w:p w14:paraId="34A36352" w14:textId="77777777" w:rsidR="009B29A7" w:rsidRPr="001058B5" w:rsidRDefault="009B29A7" w:rsidP="009B29A7">
      <w:pPr>
        <w:spacing w:before="15"/>
        <w:ind w:left="2204"/>
        <w:rPr>
          <w:rFonts w:ascii="Arial" w:hAnsi="Arial" w:cs="Arial"/>
          <w:sz w:val="18"/>
        </w:rPr>
      </w:pPr>
      <w:r w:rsidRPr="001058B5">
        <w:rPr>
          <w:rFonts w:ascii="Arial" w:hAnsi="Arial" w:cs="Arial"/>
          <w:w w:val="95"/>
          <w:sz w:val="18"/>
        </w:rPr>
        <w:t>DBMS_AUDIT_MGMT.SET_AUDIT_TRAIL_LOCATION</w:t>
      </w:r>
    </w:p>
    <w:p w14:paraId="7B2605DF" w14:textId="77777777" w:rsidR="009B29A7" w:rsidRPr="001058B5" w:rsidRDefault="009B29A7" w:rsidP="009B29A7">
      <w:pPr>
        <w:spacing w:before="17" w:line="259" w:lineRule="auto"/>
        <w:ind w:left="2297"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2"/>
          <w:w w:val="95"/>
          <w:sz w:val="18"/>
        </w:rPr>
        <w:t xml:space="preserve"> </w:t>
      </w:r>
      <w:r w:rsidRPr="001058B5">
        <w:rPr>
          <w:rFonts w:ascii="Arial" w:hAnsi="Arial" w:cs="Arial"/>
          <w:w w:val="95"/>
          <w:sz w:val="18"/>
        </w:rPr>
        <w:t>'USERS');</w:t>
      </w:r>
    </w:p>
    <w:p w14:paraId="7CBC27FB" w14:textId="77777777" w:rsidR="009B29A7" w:rsidRPr="001058B5" w:rsidRDefault="009B29A7" w:rsidP="009B29A7">
      <w:pPr>
        <w:spacing w:line="203" w:lineRule="exact"/>
        <w:ind w:left="2020"/>
        <w:rPr>
          <w:rFonts w:ascii="Arial" w:hAnsi="Arial" w:cs="Arial"/>
          <w:sz w:val="18"/>
        </w:rPr>
      </w:pPr>
      <w:r w:rsidRPr="001058B5">
        <w:rPr>
          <w:rFonts w:ascii="Arial" w:hAnsi="Arial" w:cs="Arial"/>
          <w:w w:val="95"/>
          <w:sz w:val="18"/>
        </w:rPr>
        <w:t>END;</w:t>
      </w:r>
    </w:p>
    <w:p w14:paraId="5956BEA5" w14:textId="77777777" w:rsidR="009B29A7" w:rsidRPr="001058B5" w:rsidRDefault="009B29A7" w:rsidP="009B29A7">
      <w:pPr>
        <w:spacing w:before="17"/>
        <w:ind w:left="2020"/>
        <w:rPr>
          <w:rFonts w:ascii="Arial" w:hAnsi="Arial" w:cs="Arial"/>
          <w:sz w:val="18"/>
        </w:rPr>
      </w:pPr>
      <w:r w:rsidRPr="001058B5">
        <w:rPr>
          <w:rFonts w:ascii="Arial" w:hAnsi="Arial" w:cs="Arial"/>
          <w:w w:val="86"/>
          <w:sz w:val="18"/>
        </w:rPr>
        <w:t>/</w:t>
      </w:r>
    </w:p>
    <w:p w14:paraId="6FDCA085" w14:textId="77777777" w:rsidR="009B29A7" w:rsidRPr="001058B5" w:rsidRDefault="009B29A7" w:rsidP="009B29A7">
      <w:pPr>
        <w:pStyle w:val="BodyText"/>
        <w:spacing w:before="2"/>
        <w:rPr>
          <w:rFonts w:ascii="Arial" w:hAnsi="Arial" w:cs="Arial"/>
          <w:sz w:val="18"/>
        </w:rPr>
      </w:pPr>
    </w:p>
    <w:p w14:paraId="7E0713AF" w14:textId="77777777" w:rsidR="009B29A7" w:rsidRPr="001058B5" w:rsidRDefault="009B29A7" w:rsidP="009B29A7">
      <w:pPr>
        <w:pStyle w:val="ListParagraph"/>
        <w:numPr>
          <w:ilvl w:val="0"/>
          <w:numId w:val="24"/>
        </w:numPr>
        <w:tabs>
          <w:tab w:val="left" w:pos="2020"/>
        </w:tabs>
        <w:spacing w:before="0"/>
        <w:jc w:val="left"/>
        <w:rPr>
          <w:rFonts w:ascii="Arial" w:hAnsi="Arial" w:cs="Arial"/>
          <w:sz w:val="20"/>
        </w:rPr>
      </w:pPr>
      <w:r>
        <w:rPr>
          <w:rFonts w:ascii="Arial" w:hAnsi="Arial" w:cs="Arial"/>
          <w:sz w:val="20"/>
        </w:rPr>
        <w:t>Chạy câu lệnh sau</w:t>
      </w:r>
      <w:r w:rsidRPr="001058B5">
        <w:rPr>
          <w:rFonts w:ascii="Arial" w:hAnsi="Arial" w:cs="Arial"/>
          <w:sz w:val="20"/>
        </w:rPr>
        <w:t>:</w:t>
      </w:r>
    </w:p>
    <w:p w14:paraId="708B2D10" w14:textId="77777777" w:rsidR="009B29A7" w:rsidRPr="001058B5" w:rsidRDefault="009B29A7" w:rsidP="009B29A7">
      <w:pPr>
        <w:spacing w:before="141" w:line="259" w:lineRule="auto"/>
        <w:ind w:left="2020" w:right="3885"/>
        <w:rPr>
          <w:rFonts w:ascii="Arial" w:hAnsi="Arial" w:cs="Arial"/>
          <w:sz w:val="18"/>
        </w:rPr>
      </w:pPr>
      <w:r w:rsidRPr="001058B5">
        <w:rPr>
          <w:rFonts w:ascii="Arial" w:hAnsi="Arial" w:cs="Arial"/>
          <w:w w:val="90"/>
          <w:sz w:val="18"/>
        </w:rPr>
        <w:t>ALTER</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7"/>
          <w:w w:val="90"/>
          <w:sz w:val="18"/>
        </w:rPr>
        <w:t xml:space="preserve"> </w:t>
      </w:r>
      <w:r w:rsidRPr="001058B5">
        <w:rPr>
          <w:rFonts w:ascii="Arial" w:hAnsi="Arial" w:cs="Arial"/>
          <w:w w:val="90"/>
          <w:sz w:val="18"/>
        </w:rPr>
        <w:t>SYSTEM.AUD$</w:t>
      </w:r>
      <w:r w:rsidRPr="001058B5">
        <w:rPr>
          <w:rFonts w:ascii="Arial" w:hAnsi="Arial" w:cs="Arial"/>
          <w:spacing w:val="-37"/>
          <w:w w:val="90"/>
          <w:sz w:val="18"/>
        </w:rPr>
        <w:t xml:space="preserve"> </w:t>
      </w:r>
      <w:r w:rsidRPr="001058B5">
        <w:rPr>
          <w:rFonts w:ascii="Arial" w:hAnsi="Arial" w:cs="Arial"/>
          <w:w w:val="90"/>
          <w:sz w:val="18"/>
        </w:rPr>
        <w:t>ENABLE</w:t>
      </w:r>
      <w:r w:rsidRPr="001058B5">
        <w:rPr>
          <w:rFonts w:ascii="Arial" w:hAnsi="Arial" w:cs="Arial"/>
          <w:spacing w:val="-37"/>
          <w:w w:val="90"/>
          <w:sz w:val="18"/>
        </w:rPr>
        <w:t xml:space="preserve"> </w:t>
      </w:r>
      <w:r w:rsidRPr="001058B5">
        <w:rPr>
          <w:rFonts w:ascii="Arial" w:hAnsi="Arial" w:cs="Arial"/>
          <w:w w:val="90"/>
          <w:sz w:val="18"/>
        </w:rPr>
        <w:t>ROW</w:t>
      </w:r>
      <w:r w:rsidRPr="001058B5">
        <w:rPr>
          <w:rFonts w:ascii="Arial" w:hAnsi="Arial" w:cs="Arial"/>
          <w:spacing w:val="-37"/>
          <w:w w:val="90"/>
          <w:sz w:val="18"/>
        </w:rPr>
        <w:t xml:space="preserve"> </w:t>
      </w:r>
      <w:r w:rsidRPr="001058B5">
        <w:rPr>
          <w:rFonts w:ascii="Arial" w:hAnsi="Arial" w:cs="Arial"/>
          <w:w w:val="90"/>
          <w:sz w:val="18"/>
        </w:rPr>
        <w:t>MOVEMENT; ALTER</w:t>
      </w:r>
      <w:r w:rsidRPr="001058B5">
        <w:rPr>
          <w:rFonts w:ascii="Arial" w:hAnsi="Arial" w:cs="Arial"/>
          <w:spacing w:val="-44"/>
          <w:w w:val="90"/>
          <w:sz w:val="18"/>
        </w:rPr>
        <w:t xml:space="preserve"> </w:t>
      </w:r>
      <w:r w:rsidRPr="001058B5">
        <w:rPr>
          <w:rFonts w:ascii="Arial" w:hAnsi="Arial" w:cs="Arial"/>
          <w:w w:val="90"/>
          <w:sz w:val="18"/>
        </w:rPr>
        <w:t>TABLE</w:t>
      </w:r>
      <w:r w:rsidRPr="001058B5">
        <w:rPr>
          <w:rFonts w:ascii="Arial" w:hAnsi="Arial" w:cs="Arial"/>
          <w:spacing w:val="-44"/>
          <w:w w:val="90"/>
          <w:sz w:val="18"/>
        </w:rPr>
        <w:t xml:space="preserve"> </w:t>
      </w:r>
      <w:r w:rsidRPr="001058B5">
        <w:rPr>
          <w:rFonts w:ascii="Arial" w:hAnsi="Arial" w:cs="Arial"/>
          <w:w w:val="90"/>
          <w:sz w:val="18"/>
        </w:rPr>
        <w:t>SYSTEM.AUD$</w:t>
      </w:r>
      <w:r w:rsidRPr="001058B5">
        <w:rPr>
          <w:rFonts w:ascii="Arial" w:hAnsi="Arial" w:cs="Arial"/>
          <w:spacing w:val="-44"/>
          <w:w w:val="90"/>
          <w:sz w:val="18"/>
        </w:rPr>
        <w:t xml:space="preserve"> </w:t>
      </w:r>
      <w:r w:rsidRPr="001058B5">
        <w:rPr>
          <w:rFonts w:ascii="Arial" w:hAnsi="Arial" w:cs="Arial"/>
          <w:w w:val="90"/>
          <w:sz w:val="18"/>
        </w:rPr>
        <w:t>SHRINK</w:t>
      </w:r>
      <w:r w:rsidRPr="001058B5">
        <w:rPr>
          <w:rFonts w:ascii="Arial" w:hAnsi="Arial" w:cs="Arial"/>
          <w:spacing w:val="-44"/>
          <w:w w:val="90"/>
          <w:sz w:val="18"/>
        </w:rPr>
        <w:t xml:space="preserve"> </w:t>
      </w:r>
      <w:r w:rsidRPr="001058B5">
        <w:rPr>
          <w:rFonts w:ascii="Arial" w:hAnsi="Arial" w:cs="Arial"/>
          <w:w w:val="90"/>
          <w:sz w:val="18"/>
        </w:rPr>
        <w:t>SPACE</w:t>
      </w:r>
      <w:r w:rsidRPr="001058B5">
        <w:rPr>
          <w:rFonts w:ascii="Arial" w:hAnsi="Arial" w:cs="Arial"/>
          <w:spacing w:val="-44"/>
          <w:w w:val="90"/>
          <w:sz w:val="18"/>
        </w:rPr>
        <w:t xml:space="preserve"> </w:t>
      </w:r>
      <w:r w:rsidRPr="001058B5">
        <w:rPr>
          <w:rFonts w:ascii="Arial" w:hAnsi="Arial" w:cs="Arial"/>
          <w:w w:val="90"/>
          <w:sz w:val="18"/>
        </w:rPr>
        <w:t>CASCADE;</w:t>
      </w:r>
    </w:p>
    <w:p w14:paraId="264CAED5" w14:textId="77777777" w:rsidR="009B29A7" w:rsidRPr="001058B5" w:rsidRDefault="009B29A7" w:rsidP="009B29A7">
      <w:pPr>
        <w:spacing w:line="259" w:lineRule="auto"/>
        <w:rPr>
          <w:rFonts w:ascii="Arial" w:hAnsi="Arial" w:cs="Arial"/>
          <w:sz w:val="18"/>
        </w:rPr>
        <w:sectPr w:rsidR="009B29A7" w:rsidRPr="001058B5">
          <w:pgSz w:w="12240" w:h="15840"/>
          <w:pgMar w:top="840" w:right="1060" w:bottom="860" w:left="1100" w:header="549" w:footer="663" w:gutter="0"/>
          <w:cols w:space="720"/>
        </w:sectPr>
      </w:pPr>
    </w:p>
    <w:p w14:paraId="66DBEA22" w14:textId="77777777" w:rsidR="009B29A7" w:rsidRPr="001058B5" w:rsidRDefault="009B29A7" w:rsidP="009B29A7">
      <w:pPr>
        <w:pStyle w:val="BodyText"/>
        <w:rPr>
          <w:rFonts w:ascii="Arial" w:hAnsi="Arial" w:cs="Arial"/>
        </w:rPr>
      </w:pPr>
    </w:p>
    <w:p w14:paraId="1DB20281" w14:textId="77777777" w:rsidR="009B29A7" w:rsidRPr="001058B5" w:rsidRDefault="009B29A7" w:rsidP="009B29A7">
      <w:pPr>
        <w:pStyle w:val="BodyText"/>
        <w:spacing w:before="3"/>
        <w:rPr>
          <w:rFonts w:ascii="Arial" w:hAnsi="Arial" w:cs="Arial"/>
          <w:sz w:val="27"/>
        </w:rPr>
      </w:pPr>
    </w:p>
    <w:p w14:paraId="5116D4C5" w14:textId="77777777" w:rsidR="009B29A7" w:rsidRPr="00596E3A" w:rsidRDefault="009B29A7" w:rsidP="009B29A7">
      <w:pPr>
        <w:pStyle w:val="ListParagraph"/>
        <w:numPr>
          <w:ilvl w:val="0"/>
          <w:numId w:val="24"/>
        </w:numPr>
        <w:tabs>
          <w:tab w:val="left" w:pos="2620"/>
        </w:tabs>
        <w:spacing w:before="102" w:line="228" w:lineRule="auto"/>
        <w:ind w:left="2620" w:right="736"/>
        <w:jc w:val="left"/>
        <w:rPr>
          <w:rFonts w:ascii="Arial" w:hAnsi="Arial" w:cs="Arial"/>
          <w:sz w:val="18"/>
        </w:rPr>
      </w:pPr>
      <w:r w:rsidRPr="00596E3A">
        <w:rPr>
          <w:rFonts w:ascii="Arial" w:hAnsi="Arial" w:cs="Arial"/>
          <w:sz w:val="20"/>
          <w:lang w:val="vi-VN"/>
        </w:rPr>
        <w:t>Nếu bạn phải di chuyển bảng AUD $ trở lại bảng SYSTEM, sau đó chạy câu lệnh sau</w:t>
      </w:r>
      <w:r w:rsidRPr="00596E3A">
        <w:rPr>
          <w:rFonts w:ascii="Arial" w:hAnsi="Arial" w:cs="Arial"/>
          <w:sz w:val="18"/>
        </w:rPr>
        <w:t>:</w:t>
      </w:r>
    </w:p>
    <w:p w14:paraId="73ED7576" w14:textId="77777777" w:rsidR="009B29A7" w:rsidRPr="001058B5" w:rsidRDefault="009B29A7" w:rsidP="009B29A7">
      <w:pPr>
        <w:spacing w:before="144" w:line="259" w:lineRule="auto"/>
        <w:ind w:left="2712" w:right="338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77C01F48" w14:textId="77777777" w:rsidR="009B29A7" w:rsidRPr="001058B5" w:rsidRDefault="009B29A7" w:rsidP="009B29A7">
      <w:pPr>
        <w:spacing w:line="259" w:lineRule="auto"/>
        <w:ind w:left="2804"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6"/>
          <w:w w:val="95"/>
          <w:sz w:val="18"/>
        </w:rPr>
        <w:t xml:space="preserve"> </w:t>
      </w:r>
      <w:r w:rsidRPr="001058B5">
        <w:rPr>
          <w:rFonts w:ascii="Arial" w:hAnsi="Arial" w:cs="Arial"/>
          <w:w w:val="95"/>
          <w:sz w:val="18"/>
        </w:rPr>
        <w:t>'SYSTEM');</w:t>
      </w:r>
    </w:p>
    <w:p w14:paraId="207D1142"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790BCD71"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54D5584B" w14:textId="77777777" w:rsidR="009B29A7" w:rsidRPr="00596E3A" w:rsidRDefault="009B29A7" w:rsidP="009B29A7">
      <w:pPr>
        <w:pStyle w:val="BodyText"/>
        <w:rPr>
          <w:rFonts w:ascii="Arial" w:hAnsi="Arial" w:cs="Arial"/>
          <w:sz w:val="19"/>
        </w:rPr>
      </w:pPr>
    </w:p>
    <w:p w14:paraId="17A912FC" w14:textId="77777777" w:rsidR="009B29A7" w:rsidRPr="00596E3A" w:rsidRDefault="009B29A7" w:rsidP="009B29A7">
      <w:pPr>
        <w:pStyle w:val="BodyText"/>
        <w:spacing w:line="230" w:lineRule="auto"/>
        <w:ind w:left="2259"/>
        <w:rPr>
          <w:rFonts w:ascii="Arial" w:hAnsi="Arial" w:cs="Arial"/>
        </w:rPr>
      </w:pPr>
      <w:r w:rsidRPr="00596E3A">
        <w:rPr>
          <w:rFonts w:ascii="Arial" w:hAnsi="Arial" w:cs="Arial"/>
          <w:lang w:val="vi-VN"/>
        </w:rPr>
        <w:t>Nếu bạn muốn xóa cả hai hàng khỏi bảng tính kiểm tra cơ sở dữ liệu và giải phóng không gian đã sử dụng cho các đối tượng vùng bảng khác, hãy sử dụng câu lệnh TRUNCATE TABLE. Ví dụ</w:t>
      </w:r>
      <w:r w:rsidRPr="00596E3A">
        <w:rPr>
          <w:rFonts w:ascii="Arial" w:hAnsi="Arial" w:cs="Arial"/>
        </w:rPr>
        <w:t>:</w:t>
      </w:r>
    </w:p>
    <w:p w14:paraId="4C4A09F0" w14:textId="77777777" w:rsidR="009B29A7" w:rsidRPr="001058B5" w:rsidRDefault="009B29A7" w:rsidP="009B29A7">
      <w:pPr>
        <w:spacing w:before="142"/>
        <w:ind w:left="2260"/>
        <w:rPr>
          <w:rFonts w:ascii="Arial" w:hAnsi="Arial" w:cs="Arial"/>
          <w:sz w:val="18"/>
        </w:rPr>
      </w:pPr>
      <w:r w:rsidRPr="001058B5">
        <w:rPr>
          <w:rFonts w:ascii="Arial" w:hAnsi="Arial" w:cs="Arial"/>
          <w:w w:val="95"/>
          <w:sz w:val="18"/>
        </w:rPr>
        <w:t>TRUNCATE TABLE SYS.AUD$;</w:t>
      </w:r>
    </w:p>
    <w:p w14:paraId="4F6C2576" w14:textId="77777777" w:rsidR="009B29A7" w:rsidRPr="001058B5" w:rsidRDefault="008D1AB8" w:rsidP="009B29A7">
      <w:pPr>
        <w:pStyle w:val="BodyText"/>
        <w:spacing w:before="5"/>
        <w:rPr>
          <w:rFonts w:ascii="Arial" w:hAnsi="Arial" w:cs="Arial"/>
          <w:sz w:val="19"/>
        </w:rPr>
      </w:pPr>
      <w:r>
        <w:rPr>
          <w:rFonts w:ascii="Arial" w:hAnsi="Arial" w:cs="Arial"/>
        </w:rPr>
        <w:pict w14:anchorId="396FF60A">
          <v:group id="_x0000_s1731" style="position:absolute;margin-left:204pt;margin-top:13pt;width:300pt;height:2.55pt;z-index:502640368;mso-wrap-distance-left:0;mso-wrap-distance-right:0;mso-position-horizontal-relative:page" coordorigin="4080,260" coordsize="6000,51">
            <v:line id="_x0000_s1732" style="position:absolute" from="4080,263" to="10080,263" strokeweight=".24pt"/>
            <v:line id="_x0000_s1733" style="position:absolute" from="4080,308" to="10080,308" strokeweight=".24pt"/>
            <w10:wrap type="topAndBottom" anchorx="page"/>
          </v:group>
        </w:pict>
      </w:r>
    </w:p>
    <w:p w14:paraId="02E60194" w14:textId="77777777" w:rsidR="009B29A7" w:rsidRPr="001058B5" w:rsidRDefault="009B29A7" w:rsidP="009B29A7">
      <w:pPr>
        <w:pStyle w:val="BodyText"/>
        <w:spacing w:before="29" w:after="108" w:line="228" w:lineRule="auto"/>
        <w:ind w:left="2980" w:right="1456" w:hanging="1"/>
        <w:rPr>
          <w:rFonts w:ascii="Arial" w:hAnsi="Arial" w:cs="Arial"/>
        </w:rPr>
      </w:pPr>
      <w:r>
        <w:rPr>
          <w:rFonts w:ascii="Arial" w:hAnsi="Arial" w:cs="Arial"/>
          <w:b/>
          <w:w w:val="95"/>
          <w:sz w:val="19"/>
        </w:rPr>
        <w:t>Chú ý</w:t>
      </w:r>
      <w:r w:rsidRPr="001058B5">
        <w:rPr>
          <w:rFonts w:ascii="Arial" w:hAnsi="Arial" w:cs="Arial"/>
          <w:b/>
          <w:w w:val="95"/>
          <w:sz w:val="19"/>
        </w:rPr>
        <w:t xml:space="preserve">: </w:t>
      </w:r>
      <w:r w:rsidRPr="00596E3A">
        <w:rPr>
          <w:rFonts w:ascii="Arial" w:hAnsi="Arial" w:cs="Arial"/>
          <w:lang w:val="vi-VN"/>
        </w:rPr>
        <w:t>SYS.AUD $ và SYS.FGA_LOG $ là các đối tượng SYS duy nhất có thể được sửa đổi trực tiếp</w:t>
      </w:r>
      <w:r w:rsidRPr="00596E3A">
        <w:rPr>
          <w:rFonts w:ascii="Arial" w:hAnsi="Arial" w:cs="Arial"/>
        </w:rPr>
        <w:t>.</w:t>
      </w:r>
    </w:p>
    <w:p w14:paraId="4CD738D9" w14:textId="77777777" w:rsidR="009B29A7" w:rsidRPr="001058B5" w:rsidRDefault="008D1AB8"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4A2919AB">
          <v:group id="_x0000_s1691" style="width:300pt;height:2.5pt;mso-position-horizontal-relative:char;mso-position-vertical-relative:line" coordsize="6000,50">
            <v:line id="_x0000_s1692" style="position:absolute" from="0,2" to="6000,2" strokeweight=".24pt"/>
            <v:line id="_x0000_s1693" style="position:absolute" from="0,47" to="6000,47" strokeweight=".24pt"/>
            <w10:anchorlock/>
          </v:group>
        </w:pict>
      </w:r>
    </w:p>
    <w:p w14:paraId="77ACAB82" w14:textId="77777777" w:rsidR="009B29A7" w:rsidRPr="001058B5" w:rsidRDefault="009B29A7" w:rsidP="009B29A7">
      <w:pPr>
        <w:pStyle w:val="BodyText"/>
        <w:spacing w:before="5"/>
        <w:rPr>
          <w:rFonts w:ascii="Arial" w:hAnsi="Arial" w:cs="Arial"/>
          <w:sz w:val="9"/>
        </w:rPr>
      </w:pPr>
    </w:p>
    <w:p w14:paraId="363C806E" w14:textId="77777777" w:rsidR="009B29A7" w:rsidRPr="001058B5" w:rsidRDefault="009B29A7" w:rsidP="009B29A7">
      <w:pPr>
        <w:pStyle w:val="Heading4"/>
        <w:spacing w:before="107"/>
        <w:ind w:left="14" w:right="5029"/>
        <w:jc w:val="center"/>
      </w:pPr>
      <w:bookmarkStart w:id="1897" w:name="Other_Audit_Trail_Purge_Operations"/>
      <w:bookmarkStart w:id="1898" w:name="_bookmark2075"/>
      <w:bookmarkEnd w:id="1897"/>
      <w:bookmarkEnd w:id="1898"/>
      <w:r>
        <w:rPr>
          <w:rStyle w:val="shorttext"/>
          <w:lang w:val="vi-VN"/>
        </w:rPr>
        <w:t>Các ho</w:t>
      </w:r>
      <w:r>
        <w:rPr>
          <w:rStyle w:val="shorttext"/>
          <w:rFonts w:ascii="Cambria" w:hAnsi="Cambria" w:cs="Cambria"/>
          <w:lang w:val="vi-VN"/>
        </w:rPr>
        <w:t>ạ</w:t>
      </w:r>
      <w:r>
        <w:rPr>
          <w:rStyle w:val="shorttext"/>
          <w:lang w:val="vi-VN"/>
        </w:rPr>
        <w:t>t đ</w:t>
      </w:r>
      <w:r>
        <w:rPr>
          <w:rStyle w:val="shorttext"/>
          <w:rFonts w:ascii="Cambria" w:hAnsi="Cambria" w:cs="Cambria"/>
          <w:lang w:val="vi-VN"/>
        </w:rPr>
        <w:t>ộ</w:t>
      </w:r>
      <w:r>
        <w:rPr>
          <w:rStyle w:val="shorttext"/>
          <w:lang w:val="vi-VN"/>
        </w:rPr>
        <w:t>ng ki</w:t>
      </w:r>
      <w:r>
        <w:rPr>
          <w:rStyle w:val="shorttext"/>
          <w:rFonts w:ascii="Cambria" w:hAnsi="Cambria" w:cs="Cambria"/>
          <w:lang w:val="vi-VN"/>
        </w:rPr>
        <w:t>ể</w:t>
      </w:r>
      <w:r>
        <w:rPr>
          <w:rStyle w:val="shorttext"/>
          <w:lang w:val="vi-VN"/>
        </w:rPr>
        <w:t>m tra đ</w:t>
      </w:r>
      <w:r>
        <w:rPr>
          <w:rStyle w:val="shorttext"/>
          <w:rFonts w:ascii="Cambria" w:hAnsi="Cambria" w:cs="Cambria"/>
          <w:lang w:val="vi-VN"/>
        </w:rPr>
        <w:t>ườ</w:t>
      </w:r>
      <w:r>
        <w:rPr>
          <w:rStyle w:val="shorttext"/>
          <w:lang w:val="vi-VN"/>
        </w:rPr>
        <w:t>ng mòn ki</w:t>
      </w:r>
      <w:r>
        <w:rPr>
          <w:rStyle w:val="shorttext"/>
          <w:rFonts w:ascii="Cambria" w:hAnsi="Cambria" w:cs="Cambria"/>
          <w:lang w:val="vi-VN"/>
        </w:rPr>
        <w:t>ể</w:t>
      </w:r>
      <w:r>
        <w:rPr>
          <w:rStyle w:val="shorttext"/>
          <w:lang w:val="vi-VN"/>
        </w:rPr>
        <w:t>m tra khác</w:t>
      </w:r>
    </w:p>
    <w:p w14:paraId="4A17CC82" w14:textId="77777777" w:rsidR="009B29A7" w:rsidRPr="001058B5" w:rsidRDefault="009B29A7" w:rsidP="009B29A7">
      <w:pPr>
        <w:pStyle w:val="BodyText"/>
        <w:spacing w:before="75"/>
        <w:ind w:left="2260"/>
        <w:rPr>
          <w:rFonts w:ascii="Arial" w:hAnsi="Arial" w:cs="Arial"/>
        </w:rPr>
      </w:pPr>
      <w:r>
        <w:rPr>
          <w:rFonts w:ascii="Arial" w:hAnsi="Arial" w:cs="Arial"/>
        </w:rPr>
        <w:t>Phần này chứa</w:t>
      </w:r>
      <w:r w:rsidRPr="001058B5">
        <w:rPr>
          <w:rFonts w:ascii="Arial" w:hAnsi="Arial" w:cs="Arial"/>
        </w:rPr>
        <w:t>:</w:t>
      </w:r>
    </w:p>
    <w:p w14:paraId="0E0D7B2F"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Xác minh rằng đường dẫn kiểm tra được khởi tạo để dọn dẹp</w:t>
      </w:r>
    </w:p>
    <w:p w14:paraId="363B7964"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Fonts w:ascii="Arial" w:hAnsi="Arial" w:cs="Arial"/>
          <w:color w:val="0000CD"/>
          <w:sz w:val="20"/>
          <w:lang w:val="vi-VN"/>
        </w:rPr>
        <w:t>Đặt khoảng thời gian thanh toán kiểm tra đường mòn mặc định cho bất kỳ loại đường kiểm tra nào</w:t>
      </w:r>
    </w:p>
    <w:p w14:paraId="22ACB777"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Hủy cài đặt dọn dẹp khởi tạo</w:t>
      </w:r>
    </w:p>
    <w:p w14:paraId="5707044E"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Kích hoạt hoặc vô hiệu hóa một thanh tra kiểm tra</w:t>
      </w:r>
    </w:p>
    <w:p w14:paraId="433D0764"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Thiết lập khoảng thời gian công việc kiểm tra đường mòn mặc định cho một công việc thanh lọc cụ thể</w:t>
      </w:r>
    </w:p>
    <w:p w14:paraId="1751661D"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một công việc kiểm tra đường mòn</w:t>
      </w:r>
    </w:p>
    <w:p w14:paraId="28C737C2"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Xóa cài đặt dấu thời gian lưu trữ</w:t>
      </w:r>
    </w:p>
    <w:p w14:paraId="7DB2E36A"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kích thước lô hàng kiểm tra cơ sở dữ liệu</w:t>
      </w:r>
    </w:p>
    <w:p w14:paraId="52CB66D2" w14:textId="77777777" w:rsidR="009B29A7" w:rsidRPr="001058B5" w:rsidRDefault="009B29A7" w:rsidP="009B29A7">
      <w:pPr>
        <w:pStyle w:val="BodyText"/>
        <w:spacing w:before="1"/>
        <w:rPr>
          <w:rFonts w:ascii="Arial" w:hAnsi="Arial" w:cs="Arial"/>
          <w:sz w:val="23"/>
        </w:rPr>
      </w:pPr>
    </w:p>
    <w:p w14:paraId="6034764E" w14:textId="77777777" w:rsidR="009B29A7" w:rsidRPr="0031293E" w:rsidRDefault="009B29A7" w:rsidP="009B29A7">
      <w:pPr>
        <w:pStyle w:val="Heading6"/>
        <w:spacing w:before="1"/>
        <w:rPr>
          <w:sz w:val="22"/>
          <w:szCs w:val="22"/>
        </w:rPr>
      </w:pPr>
      <w:bookmarkStart w:id="1899" w:name="Verifying_That_the_Audit_Trail_Is_Initia"/>
      <w:bookmarkStart w:id="1900" w:name="_bookmark2076"/>
      <w:bookmarkStart w:id="1901" w:name="_bookmark2077"/>
      <w:bookmarkEnd w:id="1899"/>
      <w:bookmarkEnd w:id="1900"/>
      <w:bookmarkEnd w:id="1901"/>
      <w:r w:rsidRPr="0031293E">
        <w:rPr>
          <w:sz w:val="22"/>
          <w:szCs w:val="22"/>
          <w:lang w:val="vi-VN"/>
        </w:rPr>
        <w:t>Xác minh rằng đường dẫn kiểm tra được khởi tạo để dọn dẹp</w:t>
      </w:r>
    </w:p>
    <w:p w14:paraId="57AB7D61" w14:textId="77777777" w:rsidR="009B29A7" w:rsidRPr="001058B5" w:rsidRDefault="009B29A7" w:rsidP="009B29A7">
      <w:pPr>
        <w:pStyle w:val="BodyText"/>
        <w:spacing w:before="59" w:line="228" w:lineRule="auto"/>
        <w:ind w:left="2260" w:hanging="1"/>
        <w:rPr>
          <w:rFonts w:ascii="Arial" w:hAnsi="Arial" w:cs="Arial"/>
        </w:rPr>
      </w:pPr>
      <w:r w:rsidRPr="0031293E">
        <w:rPr>
          <w:rFonts w:ascii="Arial" w:hAnsi="Arial" w:cs="Arial"/>
          <w:lang w:val="vi-VN"/>
        </w:rPr>
        <w:t>Bạn có thể kiểm tra xem đường mòn kiểm toán đã được khởi tạo để dọn dẹp hay chưa bằng cách chạy hàm DBMS_ AUDIT_MGMT.IS_CLEANUP_INITIALIZED. Nếu đường dẫn kiểm toán đã được khởi tạo, thì hàm này trả về TRUE. Nếu không, nó trả về FALSE</w:t>
      </w:r>
      <w:r w:rsidRPr="001058B5">
        <w:rPr>
          <w:rFonts w:ascii="Arial" w:hAnsi="Arial" w:cs="Arial"/>
        </w:rPr>
        <w:t>.</w:t>
      </w:r>
    </w:p>
    <w:p w14:paraId="68F5D36B"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39BCA044" w14:textId="77777777" w:rsidR="009B29A7" w:rsidRPr="001058B5" w:rsidRDefault="009B29A7" w:rsidP="009B29A7">
      <w:pPr>
        <w:spacing w:before="141" w:line="259" w:lineRule="auto"/>
        <w:ind w:left="2260" w:right="6043"/>
        <w:rPr>
          <w:rFonts w:ascii="Arial" w:hAnsi="Arial" w:cs="Arial"/>
          <w:sz w:val="18"/>
        </w:rPr>
      </w:pPr>
      <w:r w:rsidRPr="001058B5">
        <w:rPr>
          <w:rFonts w:ascii="Arial" w:hAnsi="Arial" w:cs="Arial"/>
          <w:w w:val="90"/>
          <w:sz w:val="18"/>
        </w:rPr>
        <w:t>SET</w:t>
      </w:r>
      <w:r w:rsidRPr="001058B5">
        <w:rPr>
          <w:rFonts w:ascii="Arial" w:hAnsi="Arial" w:cs="Arial"/>
          <w:spacing w:val="-45"/>
          <w:w w:val="90"/>
          <w:sz w:val="18"/>
        </w:rPr>
        <w:t xml:space="preserve"> </w:t>
      </w:r>
      <w:r w:rsidRPr="001058B5">
        <w:rPr>
          <w:rFonts w:ascii="Arial" w:hAnsi="Arial" w:cs="Arial"/>
          <w:w w:val="90"/>
          <w:sz w:val="18"/>
        </w:rPr>
        <w:t>SERVEROUTPUT</w:t>
      </w:r>
      <w:r w:rsidRPr="001058B5">
        <w:rPr>
          <w:rFonts w:ascii="Arial" w:hAnsi="Arial" w:cs="Arial"/>
          <w:spacing w:val="-46"/>
          <w:w w:val="90"/>
          <w:sz w:val="18"/>
        </w:rPr>
        <w:t xml:space="preserve"> </w:t>
      </w:r>
      <w:r w:rsidRPr="001058B5">
        <w:rPr>
          <w:rFonts w:ascii="Arial" w:hAnsi="Arial" w:cs="Arial"/>
          <w:w w:val="90"/>
          <w:sz w:val="18"/>
        </w:rPr>
        <w:t xml:space="preserve">ON </w:t>
      </w:r>
      <w:r w:rsidRPr="001058B5">
        <w:rPr>
          <w:rFonts w:ascii="Arial" w:hAnsi="Arial" w:cs="Arial"/>
          <w:w w:val="95"/>
          <w:sz w:val="18"/>
        </w:rPr>
        <w:t>BEGIN</w:t>
      </w:r>
    </w:p>
    <w:p w14:paraId="145D15DD" w14:textId="77777777" w:rsidR="009B29A7" w:rsidRPr="001058B5" w:rsidRDefault="009B29A7" w:rsidP="009B29A7">
      <w:pPr>
        <w:ind w:left="2352"/>
        <w:rPr>
          <w:rFonts w:ascii="Arial" w:hAnsi="Arial" w:cs="Arial"/>
          <w:sz w:val="18"/>
        </w:rPr>
      </w:pPr>
      <w:r w:rsidRPr="001058B5">
        <w:rPr>
          <w:rFonts w:ascii="Arial" w:hAnsi="Arial" w:cs="Arial"/>
          <w:w w:val="95"/>
          <w:sz w:val="18"/>
        </w:rPr>
        <w:t>IF</w:t>
      </w:r>
    </w:p>
    <w:p w14:paraId="521C8BDC" w14:textId="77777777" w:rsidR="009B29A7" w:rsidRPr="001058B5" w:rsidRDefault="009B29A7" w:rsidP="009B29A7">
      <w:pPr>
        <w:spacing w:before="15" w:line="259" w:lineRule="auto"/>
        <w:ind w:left="2352" w:right="295" w:firstLine="186"/>
        <w:rPr>
          <w:rFonts w:ascii="Arial" w:hAnsi="Arial" w:cs="Arial"/>
          <w:sz w:val="18"/>
        </w:rPr>
      </w:pPr>
      <w:r w:rsidRPr="001058B5">
        <w:rPr>
          <w:rFonts w:ascii="Arial" w:hAnsi="Arial" w:cs="Arial"/>
          <w:w w:val="85"/>
          <w:sz w:val="18"/>
        </w:rPr>
        <w:t xml:space="preserve">DBMS_AUDIT_MGMT.IS_CLEANUP_INITIALIZED(DBMS_AUDIT_MGMT.AUDIT_TRAIL_AUD_STD) </w:t>
      </w:r>
      <w:r w:rsidRPr="001058B5">
        <w:rPr>
          <w:rFonts w:ascii="Arial" w:hAnsi="Arial" w:cs="Arial"/>
          <w:w w:val="95"/>
          <w:sz w:val="18"/>
        </w:rPr>
        <w:t>THEN</w:t>
      </w:r>
    </w:p>
    <w:p w14:paraId="2C2E6930" w14:textId="77777777" w:rsidR="009B29A7" w:rsidRPr="001058B5" w:rsidRDefault="009B29A7" w:rsidP="009B29A7">
      <w:pPr>
        <w:spacing w:line="259" w:lineRule="auto"/>
        <w:ind w:left="2352" w:right="2345"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67"/>
          <w:w w:val="90"/>
          <w:sz w:val="18"/>
        </w:rPr>
        <w:t xml:space="preserve"> </w:t>
      </w:r>
      <w:r w:rsidRPr="001058B5">
        <w:rPr>
          <w:rFonts w:ascii="Arial" w:hAnsi="Arial" w:cs="Arial"/>
          <w:w w:val="90"/>
          <w:sz w:val="18"/>
        </w:rPr>
        <w:t>is</w:t>
      </w:r>
      <w:r w:rsidRPr="001058B5">
        <w:rPr>
          <w:rFonts w:ascii="Arial" w:hAnsi="Arial" w:cs="Arial"/>
          <w:spacing w:val="-67"/>
          <w:w w:val="90"/>
          <w:sz w:val="18"/>
        </w:rPr>
        <w:t xml:space="preserve"> </w:t>
      </w:r>
      <w:r w:rsidRPr="001058B5">
        <w:rPr>
          <w:rFonts w:ascii="Arial" w:hAnsi="Arial" w:cs="Arial"/>
          <w:w w:val="90"/>
          <w:sz w:val="18"/>
        </w:rPr>
        <w:t>initialized</w:t>
      </w:r>
      <w:r w:rsidRPr="001058B5">
        <w:rPr>
          <w:rFonts w:ascii="Arial" w:hAnsi="Arial" w:cs="Arial"/>
          <w:spacing w:val="-67"/>
          <w:w w:val="90"/>
          <w:sz w:val="18"/>
        </w:rPr>
        <w:t xml:space="preserve"> </w:t>
      </w:r>
      <w:r w:rsidRPr="001058B5">
        <w:rPr>
          <w:rFonts w:ascii="Arial" w:hAnsi="Arial" w:cs="Arial"/>
          <w:w w:val="90"/>
          <w:sz w:val="18"/>
        </w:rPr>
        <w:t>for</w:t>
      </w:r>
      <w:r w:rsidRPr="001058B5">
        <w:rPr>
          <w:rFonts w:ascii="Arial" w:hAnsi="Arial" w:cs="Arial"/>
          <w:spacing w:val="-67"/>
          <w:w w:val="90"/>
          <w:sz w:val="18"/>
        </w:rPr>
        <w:t xml:space="preserve"> </w:t>
      </w:r>
      <w:r w:rsidRPr="001058B5">
        <w:rPr>
          <w:rFonts w:ascii="Arial" w:hAnsi="Arial" w:cs="Arial"/>
          <w:w w:val="90"/>
          <w:sz w:val="18"/>
        </w:rPr>
        <w:t xml:space="preserve">cleanup'); </w:t>
      </w:r>
      <w:r w:rsidRPr="001058B5">
        <w:rPr>
          <w:rFonts w:ascii="Arial" w:hAnsi="Arial" w:cs="Arial"/>
          <w:w w:val="95"/>
          <w:sz w:val="18"/>
        </w:rPr>
        <w:t>ELSE</w:t>
      </w:r>
    </w:p>
    <w:p w14:paraId="0B86305B" w14:textId="77777777" w:rsidR="009B29A7" w:rsidRPr="001058B5" w:rsidRDefault="009B29A7" w:rsidP="009B29A7">
      <w:pPr>
        <w:spacing w:line="259" w:lineRule="auto"/>
        <w:ind w:left="2352" w:right="1886"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not</w:t>
      </w:r>
      <w:r w:rsidRPr="001058B5">
        <w:rPr>
          <w:rFonts w:ascii="Arial" w:hAnsi="Arial" w:cs="Arial"/>
          <w:spacing w:val="-59"/>
          <w:w w:val="90"/>
          <w:sz w:val="18"/>
        </w:rPr>
        <w:t xml:space="preserve"> </w:t>
      </w:r>
      <w:r w:rsidRPr="001058B5">
        <w:rPr>
          <w:rFonts w:ascii="Arial" w:hAnsi="Arial" w:cs="Arial"/>
          <w:w w:val="90"/>
          <w:sz w:val="18"/>
        </w:rPr>
        <w:t>initialized</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9"/>
          <w:w w:val="90"/>
          <w:sz w:val="18"/>
        </w:rPr>
        <w:t xml:space="preserve"> </w:t>
      </w:r>
      <w:r w:rsidRPr="001058B5">
        <w:rPr>
          <w:rFonts w:ascii="Arial" w:hAnsi="Arial" w:cs="Arial"/>
          <w:w w:val="90"/>
          <w:sz w:val="18"/>
        </w:rPr>
        <w:t xml:space="preserve">cleanup.'); </w:t>
      </w:r>
      <w:r w:rsidRPr="001058B5">
        <w:rPr>
          <w:rFonts w:ascii="Arial" w:hAnsi="Arial" w:cs="Arial"/>
          <w:w w:val="95"/>
          <w:sz w:val="18"/>
        </w:rPr>
        <w:t xml:space="preserve">END </w:t>
      </w:r>
      <w:r w:rsidRPr="001058B5">
        <w:rPr>
          <w:rFonts w:ascii="Arial" w:hAnsi="Arial" w:cs="Arial"/>
          <w:spacing w:val="-2"/>
          <w:w w:val="95"/>
          <w:sz w:val="18"/>
        </w:rPr>
        <w:t>IF;</w:t>
      </w:r>
    </w:p>
    <w:p w14:paraId="35F9C55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4A144983"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0754F532" w14:textId="77777777" w:rsidR="009B29A7" w:rsidRPr="001058B5" w:rsidRDefault="009B29A7" w:rsidP="009B29A7">
      <w:pPr>
        <w:pStyle w:val="BodyText"/>
        <w:spacing w:before="9"/>
        <w:rPr>
          <w:rFonts w:ascii="Arial" w:hAnsi="Arial" w:cs="Arial"/>
          <w:sz w:val="18"/>
        </w:rPr>
      </w:pPr>
    </w:p>
    <w:p w14:paraId="614F2108" w14:textId="77777777" w:rsidR="009B29A7" w:rsidRPr="001058B5" w:rsidRDefault="009B29A7" w:rsidP="009B29A7">
      <w:pPr>
        <w:pStyle w:val="BodyText"/>
        <w:spacing w:line="232" w:lineRule="auto"/>
        <w:ind w:left="2259"/>
        <w:rPr>
          <w:rFonts w:ascii="Arial" w:hAnsi="Arial" w:cs="Arial"/>
        </w:rPr>
      </w:pPr>
      <w:r w:rsidRPr="0031293E">
        <w:rPr>
          <w:rFonts w:ascii="Arial" w:hAnsi="Arial" w:cs="Arial"/>
          <w:lang w:val="vi-VN"/>
        </w:rPr>
        <w:t>Ví dụ này xác minh rằng đường dẫn kiểm tra tiêu chuẩn cơ sở dữ liệu đã được khởi tạo và trả về một thông báo cho biết trạng thái của nó. Để chọn cài đặt cho đường mòn kiểm toán khác, hãy chọn từ cài đặt AUDIT_TRAIL_TYPE được mô tả trong</w:t>
      </w:r>
      <w:r w:rsidRPr="0031293E">
        <w:rPr>
          <w:rFonts w:ascii="Arial" w:hAnsi="Arial" w:cs="Arial"/>
          <w:color w:val="0000CC"/>
        </w:rPr>
        <w:t xml:space="preserve"> </w:t>
      </w:r>
      <w:hyperlink w:anchor="_bookmark205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3:</w:t>
        </w:r>
        <w:r w:rsidRPr="001058B5">
          <w:rPr>
            <w:rFonts w:ascii="Arial" w:hAnsi="Arial" w:cs="Arial"/>
            <w:color w:val="0000CC"/>
            <w:spacing w:val="-27"/>
          </w:rPr>
          <w:t xml:space="preserve"> </w:t>
        </w:r>
        <w:r w:rsidRPr="001058B5">
          <w:rPr>
            <w:rFonts w:ascii="Arial" w:hAnsi="Arial" w:cs="Arial"/>
            <w:color w:val="0000CC"/>
          </w:rPr>
          <w:t>Initialize</w:t>
        </w:r>
        <w:r w:rsidRPr="001058B5">
          <w:rPr>
            <w:rFonts w:ascii="Arial" w:hAnsi="Arial" w:cs="Arial"/>
            <w:color w:val="0000CC"/>
            <w:spacing w:val="-27"/>
          </w:rPr>
          <w:t xml:space="preserve"> </w:t>
        </w:r>
        <w:r w:rsidRPr="001058B5">
          <w:rPr>
            <w:rFonts w:ascii="Arial" w:hAnsi="Arial" w:cs="Arial"/>
            <w:color w:val="0000CC"/>
          </w:rPr>
          <w:t>the</w:t>
        </w:r>
        <w:r w:rsidRPr="001058B5">
          <w:rPr>
            <w:rFonts w:ascii="Arial" w:hAnsi="Arial" w:cs="Arial"/>
            <w:color w:val="0000CC"/>
            <w:spacing w:val="-27"/>
          </w:rPr>
          <w:t xml:space="preserve"> </w:t>
        </w:r>
        <w:r w:rsidRPr="001058B5">
          <w:rPr>
            <w:rFonts w:ascii="Arial" w:hAnsi="Arial" w:cs="Arial"/>
            <w:color w:val="0000CC"/>
          </w:rPr>
          <w:t>Audit</w:t>
        </w:r>
      </w:hyperlink>
    </w:p>
    <w:p w14:paraId="33B30DA5"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71F2F55" w14:textId="77777777" w:rsidR="009B29A7" w:rsidRPr="001058B5" w:rsidRDefault="009B29A7" w:rsidP="009B29A7">
      <w:pPr>
        <w:pStyle w:val="BodyText"/>
        <w:spacing w:before="5"/>
        <w:rPr>
          <w:rFonts w:ascii="Arial" w:hAnsi="Arial" w:cs="Arial"/>
          <w:sz w:val="25"/>
        </w:rPr>
      </w:pPr>
    </w:p>
    <w:p w14:paraId="0267B928" w14:textId="77777777" w:rsidR="009B29A7" w:rsidRPr="001058B5" w:rsidRDefault="008D1AB8" w:rsidP="009B29A7">
      <w:pPr>
        <w:pStyle w:val="BodyText"/>
        <w:spacing w:before="93"/>
        <w:ind w:left="1660"/>
        <w:rPr>
          <w:rFonts w:ascii="Arial" w:hAnsi="Arial" w:cs="Arial"/>
        </w:rPr>
      </w:pPr>
      <w:hyperlink w:anchor="_bookmark2056" w:history="1">
        <w:r w:rsidR="009B29A7" w:rsidRPr="001058B5">
          <w:rPr>
            <w:rFonts w:ascii="Arial" w:hAnsi="Arial" w:cs="Arial"/>
            <w:color w:val="0000CC"/>
          </w:rPr>
          <w:t xml:space="preserve">Trail Cleanup Operation" </w:t>
        </w:r>
        <w:r w:rsidR="009B29A7">
          <w:rPr>
            <w:rFonts w:ascii="Arial" w:hAnsi="Arial" w:cs="Arial"/>
          </w:rPr>
          <w:t>trang</w:t>
        </w:r>
        <w:r w:rsidR="009B29A7" w:rsidRPr="001058B5">
          <w:rPr>
            <w:rFonts w:ascii="Arial" w:hAnsi="Arial" w:cs="Arial"/>
          </w:rPr>
          <w:t xml:space="preserve"> 9-68</w:t>
        </w:r>
      </w:hyperlink>
      <w:r w:rsidR="009B29A7" w:rsidRPr="001058B5">
        <w:rPr>
          <w:rFonts w:ascii="Arial" w:hAnsi="Arial" w:cs="Arial"/>
        </w:rPr>
        <w:t>.</w:t>
      </w:r>
    </w:p>
    <w:p w14:paraId="28DBCAD0" w14:textId="0B7EFBC8" w:rsidR="008C539B" w:rsidRPr="001058B5" w:rsidRDefault="008C539B">
      <w:pPr>
        <w:pStyle w:val="BodyText"/>
        <w:spacing w:before="93"/>
        <w:ind w:left="1660"/>
        <w:rPr>
          <w:rFonts w:ascii="Arial" w:hAnsi="Arial" w:cs="Arial"/>
        </w:rPr>
      </w:pPr>
    </w:p>
    <w:p w14:paraId="130044F0" w14:textId="77777777" w:rsidR="008C539B" w:rsidRPr="001058B5" w:rsidRDefault="008C539B">
      <w:pPr>
        <w:pStyle w:val="BodyText"/>
        <w:spacing w:before="2"/>
        <w:rPr>
          <w:rFonts w:ascii="Arial" w:hAnsi="Arial" w:cs="Arial"/>
          <w:sz w:val="23"/>
        </w:rPr>
      </w:pPr>
    </w:p>
    <w:p w14:paraId="0C616795" w14:textId="77777777" w:rsidR="008C539B" w:rsidRPr="001058B5" w:rsidRDefault="00C12992">
      <w:pPr>
        <w:pStyle w:val="Heading6"/>
        <w:spacing w:before="1"/>
        <w:ind w:left="1660"/>
      </w:pPr>
      <w:bookmarkStart w:id="1902" w:name="Setting_the_Default_Audit_Trail_Purge_In"/>
      <w:bookmarkStart w:id="1903" w:name="_bookmark2078"/>
      <w:bookmarkEnd w:id="1902"/>
      <w:bookmarkEnd w:id="1903"/>
      <w:r w:rsidRPr="001058B5">
        <w:t xml:space="preserve">Setting the </w:t>
      </w:r>
      <w:bookmarkStart w:id="1904" w:name="_bookmark2079"/>
      <w:bookmarkEnd w:id="1904"/>
      <w:r w:rsidRPr="001058B5">
        <w:t>Default Audit Trail Purge Interval for Any Audit Trail Type</w:t>
      </w:r>
    </w:p>
    <w:p w14:paraId="0FCF820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set a default purge operation interval, in hours, that must pass before the next purge operation takes place for a specified audit trail type.</w:t>
      </w:r>
    </w:p>
    <w:p w14:paraId="26BC9B57"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2CA02D0D" w14:textId="77777777" w:rsidR="008C539B" w:rsidRPr="001058B5" w:rsidRDefault="00C12992">
      <w:pPr>
        <w:spacing w:before="140"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17ED1A66" w14:textId="77777777" w:rsidR="008C539B" w:rsidRPr="001058B5" w:rsidRDefault="00C12992">
      <w:pPr>
        <w:tabs>
          <w:tab w:val="left" w:pos="4439"/>
        </w:tabs>
        <w:spacing w:line="259" w:lineRule="auto"/>
        <w:ind w:left="1844" w:right="20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r>
      <w:r w:rsidRPr="001058B5">
        <w:rPr>
          <w:rFonts w:ascii="Arial" w:hAnsi="Arial" w:cs="Arial"/>
          <w:w w:val="90"/>
          <w:sz w:val="18"/>
        </w:rPr>
        <w:t xml:space="preserve">=&gt; DBMS_AUDIT_MGMT.CLEAN_UP_INTERVAL, </w:t>
      </w:r>
      <w:r w:rsidRPr="001058B5">
        <w:rPr>
          <w:rFonts w:ascii="Arial" w:hAnsi="Arial" w:cs="Arial"/>
          <w:w w:val="95"/>
          <w:sz w:val="18"/>
        </w:rPr>
        <w:t>AUDIT_TRAIL_PROPERTY_VALUE =&gt; 24</w:t>
      </w:r>
      <w:r w:rsidRPr="001058B5">
        <w:rPr>
          <w:rFonts w:ascii="Arial" w:hAnsi="Arial" w:cs="Arial"/>
          <w:spacing w:val="20"/>
          <w:w w:val="95"/>
          <w:sz w:val="18"/>
        </w:rPr>
        <w:t xml:space="preserve"> </w:t>
      </w:r>
      <w:r w:rsidRPr="001058B5">
        <w:rPr>
          <w:rFonts w:ascii="Arial" w:hAnsi="Arial" w:cs="Arial"/>
          <w:w w:val="95"/>
          <w:sz w:val="18"/>
        </w:rPr>
        <w:t>);</w:t>
      </w:r>
    </w:p>
    <w:p w14:paraId="7E1A8A40"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B36B93A"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D6CC933" w14:textId="77777777" w:rsidR="008C539B" w:rsidRPr="001058B5" w:rsidRDefault="008C539B">
      <w:pPr>
        <w:pStyle w:val="BodyText"/>
        <w:spacing w:before="3"/>
        <w:rPr>
          <w:rFonts w:ascii="Arial" w:hAnsi="Arial" w:cs="Arial"/>
          <w:sz w:val="18"/>
        </w:rPr>
      </w:pPr>
    </w:p>
    <w:p w14:paraId="316F8F48"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FD88A4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standard audit trail. Choose from the following</w:t>
      </w:r>
      <w:r w:rsidRPr="001058B5">
        <w:rPr>
          <w:rFonts w:ascii="Arial" w:hAnsi="Arial" w:cs="Arial"/>
          <w:spacing w:val="-6"/>
          <w:sz w:val="20"/>
        </w:rPr>
        <w:t xml:space="preserve"> </w:t>
      </w:r>
      <w:r w:rsidRPr="001058B5">
        <w:rPr>
          <w:rFonts w:ascii="Arial" w:hAnsi="Arial" w:cs="Arial"/>
          <w:sz w:val="20"/>
        </w:rPr>
        <w:t>settings:</w:t>
      </w:r>
    </w:p>
    <w:p w14:paraId="513CDC4B" w14:textId="77777777" w:rsidR="008C539B" w:rsidRPr="001058B5" w:rsidRDefault="00C12992">
      <w:pPr>
        <w:pStyle w:val="ListParagraph"/>
        <w:numPr>
          <w:ilvl w:val="0"/>
          <w:numId w:val="22"/>
        </w:numPr>
        <w:tabs>
          <w:tab w:val="left" w:pos="2379"/>
          <w:tab w:val="left" w:pos="238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23"/>
          <w:sz w:val="20"/>
        </w:rPr>
        <w:t xml:space="preserve"> </w:t>
      </w:r>
      <w:r w:rsidRPr="001058B5">
        <w:rPr>
          <w:rFonts w:ascii="Arial" w:hAnsi="Arial" w:cs="Arial"/>
          <w:sz w:val="20"/>
        </w:rPr>
        <w:t>Standard</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22"/>
          <w:sz w:val="20"/>
        </w:rPr>
        <w:t xml:space="preserve"> </w:t>
      </w:r>
      <w:r w:rsidRPr="001058B5">
        <w:rPr>
          <w:rFonts w:ascii="Arial" w:hAnsi="Arial" w:cs="Arial"/>
          <w:sz w:val="20"/>
        </w:rPr>
        <w:t>AUD$</w:t>
      </w:r>
    </w:p>
    <w:p w14:paraId="26DC0CAE" w14:textId="77777777" w:rsidR="008C539B" w:rsidRPr="001058B5" w:rsidRDefault="00C12992">
      <w:pPr>
        <w:pStyle w:val="ListParagraph"/>
        <w:numPr>
          <w:ilvl w:val="0"/>
          <w:numId w:val="22"/>
        </w:numPr>
        <w:tabs>
          <w:tab w:val="left" w:pos="2379"/>
          <w:tab w:val="left" w:pos="2380"/>
        </w:tabs>
        <w:spacing w:before="108" w:line="252" w:lineRule="auto"/>
        <w:ind w:right="9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62DF241C" w14:textId="77777777" w:rsidR="008C539B" w:rsidRPr="001058B5" w:rsidRDefault="00C12992">
      <w:pPr>
        <w:pStyle w:val="ListParagraph"/>
        <w:numPr>
          <w:ilvl w:val="0"/>
          <w:numId w:val="22"/>
        </w:numPr>
        <w:tabs>
          <w:tab w:val="left" w:pos="2379"/>
          <w:tab w:val="left" w:pos="2380"/>
        </w:tabs>
        <w:spacing w:before="107" w:line="228" w:lineRule="auto"/>
        <w:ind w:right="803"/>
        <w:rPr>
          <w:rFonts w:ascii="Arial" w:hAnsi="Arial" w:cs="Arial"/>
          <w:sz w:val="20"/>
        </w:rPr>
      </w:pPr>
      <w:r w:rsidRPr="001058B5">
        <w:rPr>
          <w:rFonts w:ascii="Arial" w:hAnsi="Arial" w:cs="Arial"/>
          <w:w w:val="90"/>
          <w:sz w:val="20"/>
        </w:rPr>
        <w:t xml:space="preserve">DBMS_AUDIT_MGMT.AUDIT_TRAIL_DB_STD: Both standard and fine-grained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tables</w:t>
      </w:r>
    </w:p>
    <w:p w14:paraId="25792927" w14:textId="77777777" w:rsidR="008C539B" w:rsidRPr="001058B5" w:rsidRDefault="00C12992">
      <w:pPr>
        <w:pStyle w:val="ListParagraph"/>
        <w:numPr>
          <w:ilvl w:val="0"/>
          <w:numId w:val="2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342C94FC" w14:textId="77777777" w:rsidR="008C539B" w:rsidRPr="001058B5" w:rsidRDefault="00C12992">
      <w:pPr>
        <w:pStyle w:val="BodyText"/>
        <w:spacing w:line="246" w:lineRule="exact"/>
        <w:ind w:left="2380"/>
        <w:rPr>
          <w:rFonts w:ascii="Arial" w:hAnsi="Arial" w:cs="Arial"/>
        </w:rPr>
      </w:pPr>
      <w:r w:rsidRPr="001058B5">
        <w:rPr>
          <w:rFonts w:ascii="Arial" w:hAnsi="Arial" w:cs="Arial"/>
        </w:rPr>
        <w:t>.aud</w:t>
      </w:r>
      <w:r w:rsidRPr="001058B5">
        <w:rPr>
          <w:rFonts w:ascii="Arial" w:hAnsi="Arial" w:cs="Arial"/>
          <w:spacing w:val="-81"/>
        </w:rPr>
        <w:t xml:space="preserve"> </w:t>
      </w:r>
      <w:r w:rsidRPr="001058B5">
        <w:rPr>
          <w:rFonts w:ascii="Arial" w:hAnsi="Arial" w:cs="Arial"/>
        </w:rPr>
        <w:t>extension. (This setting does not apply to Windows Event Log entries.)</w:t>
      </w:r>
    </w:p>
    <w:p w14:paraId="2D5C5CE4" w14:textId="77777777" w:rsidR="008C539B" w:rsidRPr="001058B5" w:rsidRDefault="00C12992">
      <w:pPr>
        <w:pStyle w:val="ListParagraph"/>
        <w:numPr>
          <w:ilvl w:val="0"/>
          <w:numId w:val="22"/>
        </w:numPr>
        <w:tabs>
          <w:tab w:val="left" w:pos="2379"/>
          <w:tab w:val="left" w:pos="23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22"/>
          <w:sz w:val="20"/>
        </w:rPr>
        <w:t xml:space="preserve"> </w:t>
      </w:r>
      <w:r w:rsidRPr="001058B5">
        <w:rPr>
          <w:rFonts w:ascii="Arial" w:hAnsi="Arial" w:cs="Arial"/>
          <w:sz w:val="20"/>
        </w:rPr>
        <w:t>XML</w:t>
      </w:r>
      <w:r w:rsidRPr="001058B5">
        <w:rPr>
          <w:rFonts w:ascii="Arial" w:hAnsi="Arial" w:cs="Arial"/>
          <w:spacing w:val="-21"/>
          <w:sz w:val="20"/>
        </w:rPr>
        <w:t xml:space="preserve"> </w:t>
      </w:r>
      <w:r w:rsidRPr="001058B5">
        <w:rPr>
          <w:rFonts w:ascii="Arial" w:hAnsi="Arial" w:cs="Arial"/>
          <w:sz w:val="20"/>
        </w:rPr>
        <w:t>Operating</w:t>
      </w:r>
      <w:r w:rsidRPr="001058B5">
        <w:rPr>
          <w:rFonts w:ascii="Arial" w:hAnsi="Arial" w:cs="Arial"/>
          <w:spacing w:val="-22"/>
          <w:sz w:val="20"/>
        </w:rPr>
        <w:t xml:space="preserve"> </w:t>
      </w:r>
      <w:r w:rsidRPr="001058B5">
        <w:rPr>
          <w:rFonts w:ascii="Arial" w:hAnsi="Arial" w:cs="Arial"/>
          <w:sz w:val="20"/>
        </w:rPr>
        <w:t>system</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1"/>
          <w:sz w:val="20"/>
        </w:rPr>
        <w:t xml:space="preserve"> </w:t>
      </w:r>
      <w:r w:rsidRPr="001058B5">
        <w:rPr>
          <w:rFonts w:ascii="Arial" w:hAnsi="Arial" w:cs="Arial"/>
          <w:sz w:val="20"/>
        </w:rPr>
        <w:t>trail</w:t>
      </w:r>
      <w:r w:rsidRPr="001058B5">
        <w:rPr>
          <w:rFonts w:ascii="Arial" w:hAnsi="Arial" w:cs="Arial"/>
          <w:spacing w:val="-21"/>
          <w:sz w:val="20"/>
        </w:rPr>
        <w:t xml:space="preserve"> </w:t>
      </w:r>
      <w:r w:rsidRPr="001058B5">
        <w:rPr>
          <w:rFonts w:ascii="Arial" w:hAnsi="Arial" w:cs="Arial"/>
          <w:sz w:val="20"/>
        </w:rPr>
        <w:t>files</w:t>
      </w:r>
    </w:p>
    <w:p w14:paraId="4B646C65" w14:textId="77777777" w:rsidR="008C539B" w:rsidRPr="001058B5" w:rsidRDefault="00C12992">
      <w:pPr>
        <w:pStyle w:val="ListParagraph"/>
        <w:numPr>
          <w:ilvl w:val="0"/>
          <w:numId w:val="22"/>
        </w:numPr>
        <w:tabs>
          <w:tab w:val="left" w:pos="2379"/>
          <w:tab w:val="left" w:pos="2380"/>
        </w:tabs>
        <w:spacing w:before="117" w:line="228" w:lineRule="auto"/>
        <w:ind w:right="8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669F492A" w14:textId="77777777" w:rsidR="008C539B" w:rsidRPr="001058B5" w:rsidRDefault="00C12992">
      <w:pPr>
        <w:pStyle w:val="ListParagraph"/>
        <w:numPr>
          <w:ilvl w:val="0"/>
          <w:numId w:val="22"/>
        </w:numPr>
        <w:tabs>
          <w:tab w:val="left" w:pos="2379"/>
          <w:tab w:val="left" w:pos="2380"/>
        </w:tabs>
        <w:spacing w:before="124" w:line="228" w:lineRule="auto"/>
        <w:ind w:right="13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07C6AE5F" w14:textId="77777777" w:rsidR="008C539B" w:rsidRPr="001058B5" w:rsidRDefault="00C12992">
      <w:pPr>
        <w:pStyle w:val="BodyText"/>
        <w:spacing w:before="122" w:line="230" w:lineRule="auto"/>
        <w:ind w:left="2020" w:right="888"/>
        <w:rPr>
          <w:rFonts w:ascii="Arial" w:hAnsi="Arial" w:cs="Arial"/>
        </w:rPr>
      </w:pPr>
      <w:r w:rsidRPr="001058B5">
        <w:rPr>
          <w:rFonts w:ascii="Arial" w:hAnsi="Arial" w:cs="Arial"/>
          <w:spacing w:val="-6"/>
        </w:rPr>
        <w:t xml:space="preserve">You </w:t>
      </w:r>
      <w:r w:rsidRPr="001058B5">
        <w:rPr>
          <w:rFonts w:ascii="Arial" w:hAnsi="Arial" w:cs="Arial"/>
        </w:rPr>
        <w:t xml:space="preserve">can set a default interval for multiple audit trail types, so long as they do not conflict. For example, you can set individual intervals for the DBMS_AUDIT_ </w:t>
      </w:r>
      <w:r w:rsidRPr="001058B5">
        <w:rPr>
          <w:rFonts w:ascii="Arial" w:hAnsi="Arial" w:cs="Arial"/>
          <w:w w:val="90"/>
        </w:rPr>
        <w:t>MGMT.AUDIT_TRAIL_AUD_STD</w:t>
      </w:r>
      <w:r w:rsidRPr="001058B5">
        <w:rPr>
          <w:rFonts w:ascii="Arial" w:hAnsi="Arial" w:cs="Arial"/>
          <w:spacing w:val="-95"/>
          <w:w w:val="90"/>
        </w:rPr>
        <w:t xml:space="preserve"> </w:t>
      </w:r>
      <w:r w:rsidRPr="001058B5">
        <w:rPr>
          <w:rFonts w:ascii="Arial" w:hAnsi="Arial" w:cs="Arial"/>
          <w:w w:val="90"/>
        </w:rPr>
        <w:t>and DBMS_AUDIT_MGMT.AUDIT_TRAIL_FGA_STD</w:t>
      </w:r>
    </w:p>
    <w:p w14:paraId="6C1C2B61" w14:textId="77777777" w:rsidR="008C539B" w:rsidRPr="001058B5" w:rsidRDefault="00C12992">
      <w:pPr>
        <w:pStyle w:val="BodyText"/>
        <w:spacing w:line="241" w:lineRule="exact"/>
        <w:ind w:left="2020"/>
        <w:rPr>
          <w:rFonts w:ascii="Arial" w:hAnsi="Arial" w:cs="Arial"/>
        </w:rPr>
      </w:pPr>
      <w:r w:rsidRPr="001058B5">
        <w:rPr>
          <w:rFonts w:ascii="Arial" w:hAnsi="Arial" w:cs="Arial"/>
        </w:rPr>
        <w:t>properties, but not for the DBMS_AUDIT_MGMT.AUDIT_TRAIL_DB_STD</w:t>
      </w:r>
      <w:r w:rsidRPr="001058B5">
        <w:rPr>
          <w:rFonts w:ascii="Arial" w:hAnsi="Arial" w:cs="Arial"/>
          <w:spacing w:val="-93"/>
        </w:rPr>
        <w:t xml:space="preserve"> </w:t>
      </w:r>
      <w:r w:rsidRPr="001058B5">
        <w:rPr>
          <w:rFonts w:ascii="Arial" w:hAnsi="Arial" w:cs="Arial"/>
          <w:spacing w:val="-4"/>
        </w:rPr>
        <w:t>property.</w:t>
      </w:r>
    </w:p>
    <w:p w14:paraId="0FB92346" w14:textId="77777777" w:rsidR="008C539B" w:rsidRPr="001058B5" w:rsidRDefault="00C12992" w:rsidP="006F7931">
      <w:pPr>
        <w:pStyle w:val="ListParagraph"/>
        <w:numPr>
          <w:ilvl w:val="1"/>
          <w:numId w:val="137"/>
        </w:numPr>
        <w:tabs>
          <w:tab w:val="left" w:pos="2020"/>
        </w:tabs>
        <w:spacing w:before="116" w:line="230" w:lineRule="auto"/>
        <w:ind w:right="794" w:hanging="359"/>
        <w:rPr>
          <w:rFonts w:ascii="Arial" w:hAnsi="Arial" w:cs="Arial"/>
          <w:sz w:val="20"/>
        </w:rPr>
      </w:pPr>
      <w:r w:rsidRPr="001058B5">
        <w:rPr>
          <w:rFonts w:ascii="Arial" w:hAnsi="Arial" w:cs="Arial"/>
          <w:w w:val="90"/>
          <w:sz w:val="20"/>
        </w:rPr>
        <w:t>AUDIT_TRAIL_PROPERTY:</w:t>
      </w:r>
      <w:r w:rsidRPr="001058B5">
        <w:rPr>
          <w:rFonts w:ascii="Arial" w:hAnsi="Arial" w:cs="Arial"/>
          <w:spacing w:val="-14"/>
          <w:w w:val="90"/>
          <w:sz w:val="20"/>
        </w:rPr>
        <w:t xml:space="preserve"> </w:t>
      </w:r>
      <w:r w:rsidRPr="001058B5">
        <w:rPr>
          <w:rFonts w:ascii="Arial" w:hAnsi="Arial" w:cs="Arial"/>
          <w:w w:val="90"/>
          <w:sz w:val="20"/>
        </w:rPr>
        <w:t>Sets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DBMS_AUDIT_MGMT.CLEAN_UP_INTERVAL</w:t>
      </w:r>
      <w:r w:rsidRPr="001058B5">
        <w:rPr>
          <w:rFonts w:ascii="Arial" w:hAnsi="Arial" w:cs="Arial"/>
          <w:spacing w:val="-81"/>
          <w:w w:val="90"/>
          <w:sz w:val="20"/>
        </w:rPr>
        <w:t xml:space="preserve"> </w:t>
      </w:r>
      <w:r w:rsidRPr="001058B5">
        <w:rPr>
          <w:rFonts w:ascii="Arial" w:hAnsi="Arial" w:cs="Arial"/>
          <w:w w:val="90"/>
          <w:sz w:val="20"/>
        </w:rPr>
        <w:t xml:space="preserve">property </w:t>
      </w:r>
      <w:r w:rsidRPr="001058B5">
        <w:rPr>
          <w:rFonts w:ascii="Arial" w:hAnsi="Arial" w:cs="Arial"/>
          <w:sz w:val="20"/>
        </w:rPr>
        <w:t xml:space="preserve">to indicate the purge operation interval setting. </w:t>
      </w:r>
      <w:r w:rsidRPr="001058B5">
        <w:rPr>
          <w:rFonts w:ascii="Arial" w:hAnsi="Arial" w:cs="Arial"/>
          <w:spacing w:val="-9"/>
          <w:sz w:val="20"/>
        </w:rPr>
        <w:t xml:space="preserve">To </w:t>
      </w:r>
      <w:r w:rsidRPr="001058B5">
        <w:rPr>
          <w:rFonts w:ascii="Arial" w:hAnsi="Arial" w:cs="Arial"/>
          <w:sz w:val="20"/>
        </w:rPr>
        <w:t xml:space="preserve">find the current property </w:t>
      </w:r>
      <w:r w:rsidRPr="001058B5">
        <w:rPr>
          <w:rFonts w:ascii="Arial" w:hAnsi="Arial" w:cs="Arial"/>
          <w:w w:val="95"/>
          <w:sz w:val="20"/>
        </w:rPr>
        <w:t>settings, query the PARAMETER_NAME and PARAMETER_VALUE columns of the DBA_ AUDIT_MGMT_CONFIG_PARAMS</w:t>
      </w:r>
      <w:r w:rsidRPr="001058B5">
        <w:rPr>
          <w:rFonts w:ascii="Arial" w:hAnsi="Arial" w:cs="Arial"/>
          <w:spacing w:val="-78"/>
          <w:w w:val="95"/>
          <w:sz w:val="20"/>
        </w:rPr>
        <w:t xml:space="preserve"> </w:t>
      </w:r>
      <w:r w:rsidRPr="001058B5">
        <w:rPr>
          <w:rFonts w:ascii="Arial" w:hAnsi="Arial" w:cs="Arial"/>
          <w:w w:val="95"/>
          <w:sz w:val="20"/>
        </w:rPr>
        <w:t>data</w:t>
      </w:r>
      <w:r w:rsidRPr="001058B5">
        <w:rPr>
          <w:rFonts w:ascii="Arial" w:hAnsi="Arial" w:cs="Arial"/>
          <w:spacing w:val="-5"/>
          <w:w w:val="95"/>
          <w:sz w:val="20"/>
        </w:rPr>
        <w:t xml:space="preserve"> </w:t>
      </w:r>
      <w:r w:rsidRPr="001058B5">
        <w:rPr>
          <w:rFonts w:ascii="Arial" w:hAnsi="Arial" w:cs="Arial"/>
          <w:w w:val="95"/>
          <w:sz w:val="20"/>
        </w:rPr>
        <w:t>dictionary</w:t>
      </w:r>
      <w:r w:rsidRPr="001058B5">
        <w:rPr>
          <w:rFonts w:ascii="Arial" w:hAnsi="Arial" w:cs="Arial"/>
          <w:spacing w:val="-5"/>
          <w:w w:val="95"/>
          <w:sz w:val="20"/>
        </w:rPr>
        <w:t xml:space="preserve"> </w:t>
      </w:r>
      <w:r w:rsidRPr="001058B5">
        <w:rPr>
          <w:rFonts w:ascii="Arial" w:hAnsi="Arial" w:cs="Arial"/>
          <w:spacing w:val="-4"/>
          <w:w w:val="95"/>
          <w:sz w:val="20"/>
        </w:rPr>
        <w:t>view.</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timing</w:t>
      </w:r>
      <w:r w:rsidRPr="001058B5">
        <w:rPr>
          <w:rFonts w:ascii="Arial" w:hAnsi="Arial" w:cs="Arial"/>
          <w:spacing w:val="-5"/>
          <w:w w:val="95"/>
          <w:sz w:val="20"/>
        </w:rPr>
        <w:t xml:space="preserve"> </w:t>
      </w:r>
      <w:r w:rsidRPr="001058B5">
        <w:rPr>
          <w:rFonts w:ascii="Arial" w:hAnsi="Arial" w:cs="Arial"/>
          <w:w w:val="95"/>
          <w:sz w:val="20"/>
        </w:rPr>
        <w:t>begins</w:t>
      </w:r>
      <w:r w:rsidRPr="001058B5">
        <w:rPr>
          <w:rFonts w:ascii="Arial" w:hAnsi="Arial" w:cs="Arial"/>
          <w:spacing w:val="-5"/>
          <w:w w:val="95"/>
          <w:sz w:val="20"/>
        </w:rPr>
        <w:t xml:space="preserve"> </w:t>
      </w:r>
      <w:r w:rsidRPr="001058B5">
        <w:rPr>
          <w:rFonts w:ascii="Arial" w:hAnsi="Arial" w:cs="Arial"/>
          <w:w w:val="95"/>
          <w:sz w:val="20"/>
        </w:rPr>
        <w:t>when</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5"/>
          <w:w w:val="95"/>
          <w:sz w:val="20"/>
        </w:rPr>
        <w:t xml:space="preserve"> </w:t>
      </w:r>
      <w:r w:rsidRPr="001058B5">
        <w:rPr>
          <w:rFonts w:ascii="Arial" w:hAnsi="Arial" w:cs="Arial"/>
          <w:w w:val="95"/>
          <w:sz w:val="20"/>
        </w:rPr>
        <w:t xml:space="preserve">set </w:t>
      </w:r>
      <w:r w:rsidRPr="001058B5">
        <w:rPr>
          <w:rFonts w:ascii="Arial" w:hAnsi="Arial" w:cs="Arial"/>
          <w:sz w:val="20"/>
        </w:rPr>
        <w:t>the DBMS_AUDIT_MGMT.CLEAN_UP_INTERVAL</w:t>
      </w:r>
      <w:r w:rsidRPr="001058B5">
        <w:rPr>
          <w:rFonts w:ascii="Arial" w:hAnsi="Arial" w:cs="Arial"/>
          <w:spacing w:val="-97"/>
          <w:sz w:val="20"/>
        </w:rPr>
        <w:t xml:space="preserve"> </w:t>
      </w:r>
      <w:r w:rsidRPr="001058B5">
        <w:rPr>
          <w:rFonts w:ascii="Arial" w:hAnsi="Arial" w:cs="Arial"/>
          <w:spacing w:val="-3"/>
          <w:sz w:val="20"/>
        </w:rPr>
        <w:t>property.</w:t>
      </w:r>
    </w:p>
    <w:p w14:paraId="4C8AF1CC" w14:textId="77777777" w:rsidR="008C539B" w:rsidRPr="001058B5" w:rsidRDefault="00C12992" w:rsidP="006F7931">
      <w:pPr>
        <w:pStyle w:val="ListParagraph"/>
        <w:numPr>
          <w:ilvl w:val="1"/>
          <w:numId w:val="137"/>
        </w:numPr>
        <w:tabs>
          <w:tab w:val="left" w:pos="2020"/>
        </w:tabs>
        <w:spacing w:before="105" w:line="246" w:lineRule="exact"/>
        <w:ind w:hanging="359"/>
        <w:rPr>
          <w:rFonts w:ascii="Arial" w:hAnsi="Arial" w:cs="Arial"/>
          <w:sz w:val="20"/>
        </w:rPr>
      </w:pPr>
      <w:r w:rsidRPr="001058B5">
        <w:rPr>
          <w:rFonts w:ascii="Arial" w:hAnsi="Arial" w:cs="Arial"/>
          <w:sz w:val="20"/>
        </w:rPr>
        <w:t>AUDIT_TRAIL_PROPERTY_VALUE:</w:t>
      </w:r>
      <w:r w:rsidRPr="001058B5">
        <w:rPr>
          <w:rFonts w:ascii="Arial" w:hAnsi="Arial" w:cs="Arial"/>
          <w:spacing w:val="-14"/>
          <w:sz w:val="20"/>
        </w:rPr>
        <w:t xml:space="preserve"> </w:t>
      </w:r>
      <w:r w:rsidRPr="001058B5">
        <w:rPr>
          <w:rFonts w:ascii="Arial" w:hAnsi="Arial" w:cs="Arial"/>
          <w:sz w:val="20"/>
        </w:rPr>
        <w:t>Updates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default</w:t>
      </w:r>
      <w:r w:rsidRPr="001058B5">
        <w:rPr>
          <w:rFonts w:ascii="Arial" w:hAnsi="Arial" w:cs="Arial"/>
          <w:spacing w:val="-14"/>
          <w:sz w:val="20"/>
        </w:rPr>
        <w:t xml:space="preserve"> </w:t>
      </w:r>
      <w:r w:rsidRPr="001058B5">
        <w:rPr>
          <w:rFonts w:ascii="Arial" w:hAnsi="Arial" w:cs="Arial"/>
          <w:sz w:val="20"/>
        </w:rPr>
        <w:t>hourly</w:t>
      </w:r>
      <w:r w:rsidRPr="001058B5">
        <w:rPr>
          <w:rFonts w:ascii="Arial" w:hAnsi="Arial" w:cs="Arial"/>
          <w:spacing w:val="-14"/>
          <w:sz w:val="20"/>
        </w:rPr>
        <w:t xml:space="preserve"> </w:t>
      </w:r>
      <w:r w:rsidRPr="001058B5">
        <w:rPr>
          <w:rFonts w:ascii="Arial" w:hAnsi="Arial" w:cs="Arial"/>
          <w:sz w:val="20"/>
        </w:rPr>
        <w:t>interval</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4"/>
          <w:sz w:val="20"/>
        </w:rPr>
        <w:t xml:space="preserve"> </w:t>
      </w:r>
      <w:r w:rsidRPr="001058B5">
        <w:rPr>
          <w:rFonts w:ascii="Arial" w:hAnsi="Arial" w:cs="Arial"/>
          <w:sz w:val="20"/>
        </w:rPr>
        <w:t>by</w:t>
      </w:r>
      <w:r w:rsidRPr="001058B5">
        <w:rPr>
          <w:rFonts w:ascii="Arial" w:hAnsi="Arial" w:cs="Arial"/>
          <w:spacing w:val="-15"/>
          <w:sz w:val="20"/>
        </w:rPr>
        <w:t xml:space="preserve"> </w:t>
      </w:r>
      <w:r w:rsidRPr="001058B5">
        <w:rPr>
          <w:rFonts w:ascii="Arial" w:hAnsi="Arial" w:cs="Arial"/>
          <w:sz w:val="20"/>
        </w:rPr>
        <w:t>the</w:t>
      </w:r>
    </w:p>
    <w:p w14:paraId="096AEFE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DBMS_AUDIT_MGMT.INIT_CLEANUP</w:t>
      </w:r>
      <w:r w:rsidRPr="001058B5">
        <w:rPr>
          <w:rFonts w:ascii="Arial" w:hAnsi="Arial" w:cs="Arial"/>
          <w:spacing w:val="-91"/>
        </w:rPr>
        <w:t xml:space="preserve"> </w:t>
      </w:r>
      <w:r w:rsidRPr="001058B5">
        <w:rPr>
          <w:rFonts w:ascii="Arial" w:hAnsi="Arial" w:cs="Arial"/>
        </w:rPr>
        <w:t>procedure. Enter a value between 1 and 999.</w:t>
      </w:r>
    </w:p>
    <w:p w14:paraId="66818398" w14:textId="77777777" w:rsidR="008C539B" w:rsidRPr="001058B5" w:rsidRDefault="008C539B">
      <w:pPr>
        <w:pStyle w:val="BodyText"/>
        <w:spacing w:before="11"/>
        <w:rPr>
          <w:rFonts w:ascii="Arial" w:hAnsi="Arial" w:cs="Arial"/>
          <w:sz w:val="22"/>
        </w:rPr>
      </w:pPr>
    </w:p>
    <w:p w14:paraId="11A25DE6" w14:textId="77777777" w:rsidR="008C539B" w:rsidRPr="001058B5" w:rsidRDefault="00C12992">
      <w:pPr>
        <w:pStyle w:val="Heading6"/>
        <w:ind w:left="1660"/>
      </w:pPr>
      <w:bookmarkStart w:id="1905" w:name="Cancelling_the_Initialization_Cleanup_Se"/>
      <w:bookmarkStart w:id="1906" w:name="_bookmark2080"/>
      <w:bookmarkEnd w:id="1905"/>
      <w:bookmarkEnd w:id="1906"/>
      <w:r w:rsidRPr="001058B5">
        <w:t>Cance</w:t>
      </w:r>
      <w:bookmarkStart w:id="1907" w:name="_bookmark2081"/>
      <w:bookmarkEnd w:id="1907"/>
      <w:r w:rsidRPr="001058B5">
        <w:t>lling the Initialization Cleanup Settings</w:t>
      </w:r>
    </w:p>
    <w:p w14:paraId="1CF907D0" w14:textId="77777777" w:rsidR="008C539B" w:rsidRPr="001058B5" w:rsidRDefault="00C12992">
      <w:pPr>
        <w:pStyle w:val="BodyText"/>
        <w:spacing w:before="59" w:line="228" w:lineRule="auto"/>
        <w:ind w:left="1659" w:right="1343"/>
        <w:rPr>
          <w:rFonts w:ascii="Arial" w:hAnsi="Arial" w:cs="Arial"/>
        </w:rPr>
      </w:pPr>
      <w:r w:rsidRPr="001058B5">
        <w:rPr>
          <w:rFonts w:ascii="Arial" w:hAnsi="Arial" w:cs="Arial"/>
          <w:spacing w:val="-6"/>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cancel</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DBMS_AUDIT_MGMT.INIT_CLEANUP</w:t>
      </w:r>
      <w:r w:rsidRPr="001058B5">
        <w:rPr>
          <w:rFonts w:ascii="Arial" w:hAnsi="Arial" w:cs="Arial"/>
          <w:spacing w:val="-83"/>
          <w:w w:val="95"/>
        </w:rPr>
        <w:t xml:space="preserve"> </w:t>
      </w:r>
      <w:r w:rsidRPr="001058B5">
        <w:rPr>
          <w:rFonts w:ascii="Arial" w:hAnsi="Arial" w:cs="Arial"/>
          <w:w w:val="95"/>
        </w:rPr>
        <w:t>settings,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1"/>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default cleanup</w:t>
      </w:r>
      <w:r w:rsidRPr="001058B5">
        <w:rPr>
          <w:rFonts w:ascii="Arial" w:hAnsi="Arial" w:cs="Arial"/>
          <w:spacing w:val="-25"/>
          <w:w w:val="95"/>
        </w:rPr>
        <w:t xml:space="preserve"> </w:t>
      </w:r>
      <w:r w:rsidRPr="001058B5">
        <w:rPr>
          <w:rFonts w:ascii="Arial" w:hAnsi="Arial" w:cs="Arial"/>
          <w:w w:val="95"/>
        </w:rPr>
        <w:t>interval,</w:t>
      </w:r>
      <w:r w:rsidRPr="001058B5">
        <w:rPr>
          <w:rFonts w:ascii="Arial" w:hAnsi="Arial" w:cs="Arial"/>
          <w:spacing w:val="-25"/>
          <w:w w:val="95"/>
        </w:rPr>
        <w:t xml:space="preserve"> </w:t>
      </w:r>
      <w:r w:rsidRPr="001058B5">
        <w:rPr>
          <w:rFonts w:ascii="Arial" w:hAnsi="Arial" w:cs="Arial"/>
          <w:w w:val="95"/>
        </w:rPr>
        <w:t>by</w:t>
      </w:r>
      <w:r w:rsidRPr="001058B5">
        <w:rPr>
          <w:rFonts w:ascii="Arial" w:hAnsi="Arial" w:cs="Arial"/>
          <w:spacing w:val="-25"/>
          <w:w w:val="95"/>
        </w:rPr>
        <w:t xml:space="preserve"> </w:t>
      </w:r>
      <w:r w:rsidRPr="001058B5">
        <w:rPr>
          <w:rFonts w:ascii="Arial" w:hAnsi="Arial" w:cs="Arial"/>
          <w:w w:val="95"/>
        </w:rPr>
        <w:t>invoking</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DBMS_AUDIT_MGMT.DEINIT_CLEANUP</w:t>
      </w:r>
      <w:r w:rsidRPr="001058B5">
        <w:rPr>
          <w:rFonts w:ascii="Arial" w:hAnsi="Arial" w:cs="Arial"/>
          <w:spacing w:val="-95"/>
          <w:w w:val="95"/>
        </w:rPr>
        <w:t xml:space="preserve"> </w:t>
      </w:r>
      <w:r w:rsidRPr="001058B5">
        <w:rPr>
          <w:rFonts w:ascii="Arial" w:hAnsi="Arial" w:cs="Arial"/>
          <w:w w:val="95"/>
        </w:rPr>
        <w:t>procedure.</w:t>
      </w:r>
    </w:p>
    <w:p w14:paraId="18AD8670" w14:textId="77777777" w:rsidR="008C539B" w:rsidRPr="001058B5" w:rsidRDefault="00C12992">
      <w:pPr>
        <w:pStyle w:val="BodyText"/>
        <w:spacing w:before="111"/>
        <w:ind w:left="1660"/>
        <w:rPr>
          <w:rFonts w:ascii="Arial" w:hAnsi="Arial" w:cs="Arial"/>
        </w:rPr>
      </w:pPr>
      <w:r w:rsidRPr="001058B5">
        <w:rPr>
          <w:rFonts w:ascii="Arial" w:hAnsi="Arial" w:cs="Arial"/>
        </w:rPr>
        <w:t>For example, to cancel all purge settings for the standard audit trail:</w:t>
      </w:r>
    </w:p>
    <w:p w14:paraId="540B424A" w14:textId="77777777" w:rsidR="008C539B" w:rsidRPr="001058B5" w:rsidRDefault="00C12992">
      <w:pPr>
        <w:spacing w:before="141"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DBMS_AUDIT_MGMT.DEINIT_CLEANUP(</w:t>
      </w:r>
    </w:p>
    <w:p w14:paraId="4EFAF549"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lastRenderedPageBreak/>
        <w:t>AUDIT_TRAIL_TYPE =&gt; DBMS_AUDIT_MGMT.AUDIT_TRAIL_AUD_STD);</w:t>
      </w:r>
    </w:p>
    <w:p w14:paraId="0CA0DAA6" w14:textId="77777777" w:rsidR="008C539B" w:rsidRPr="001058B5" w:rsidRDefault="008C539B">
      <w:pPr>
        <w:spacing w:line="203" w:lineRule="exact"/>
        <w:rPr>
          <w:rFonts w:ascii="Arial" w:hAnsi="Arial" w:cs="Arial"/>
          <w:sz w:val="18"/>
        </w:rPr>
        <w:sectPr w:rsidR="008C539B" w:rsidRPr="001058B5">
          <w:footerReference w:type="even" r:id="rId231"/>
          <w:footerReference w:type="default" r:id="rId232"/>
          <w:pgSz w:w="12240" w:h="15840"/>
          <w:pgMar w:top="840" w:right="1060" w:bottom="860" w:left="1100" w:header="549" w:footer="663" w:gutter="0"/>
          <w:cols w:space="720"/>
        </w:sectPr>
      </w:pPr>
    </w:p>
    <w:p w14:paraId="11F0BFB7" w14:textId="77777777" w:rsidR="008C539B" w:rsidRPr="001058B5" w:rsidRDefault="008C539B">
      <w:pPr>
        <w:pStyle w:val="BodyText"/>
        <w:rPr>
          <w:rFonts w:ascii="Arial" w:hAnsi="Arial" w:cs="Arial"/>
        </w:rPr>
      </w:pPr>
    </w:p>
    <w:p w14:paraId="5BF785CD" w14:textId="77777777" w:rsidR="008C539B" w:rsidRPr="001058B5" w:rsidRDefault="008C539B">
      <w:pPr>
        <w:pStyle w:val="BodyText"/>
        <w:spacing w:before="7"/>
        <w:rPr>
          <w:rFonts w:ascii="Arial" w:hAnsi="Arial" w:cs="Arial"/>
          <w:sz w:val="18"/>
        </w:rPr>
      </w:pPr>
    </w:p>
    <w:p w14:paraId="41D4FDC3" w14:textId="77777777" w:rsidR="008C539B" w:rsidRPr="001058B5" w:rsidRDefault="00C12992">
      <w:pPr>
        <w:ind w:left="2260"/>
        <w:rPr>
          <w:rFonts w:ascii="Arial" w:hAnsi="Arial" w:cs="Arial"/>
          <w:sz w:val="18"/>
        </w:rPr>
      </w:pPr>
      <w:r w:rsidRPr="001058B5">
        <w:rPr>
          <w:rFonts w:ascii="Arial" w:hAnsi="Arial" w:cs="Arial"/>
          <w:w w:val="95"/>
          <w:sz w:val="18"/>
        </w:rPr>
        <w:t>END;</w:t>
      </w:r>
    </w:p>
    <w:p w14:paraId="2317F816"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69951A17" w14:textId="77777777" w:rsidR="008C539B" w:rsidRPr="001058B5" w:rsidRDefault="008C539B">
      <w:pPr>
        <w:pStyle w:val="BodyText"/>
        <w:spacing w:before="3"/>
        <w:rPr>
          <w:rFonts w:ascii="Arial" w:hAnsi="Arial" w:cs="Arial"/>
          <w:sz w:val="18"/>
        </w:rPr>
      </w:pPr>
    </w:p>
    <w:p w14:paraId="1816C3BE" w14:textId="77777777" w:rsidR="008C539B" w:rsidRPr="001058B5" w:rsidRDefault="00C12992">
      <w:pPr>
        <w:pStyle w:val="BodyText"/>
        <w:spacing w:before="1"/>
        <w:ind w:left="2260"/>
        <w:rPr>
          <w:rFonts w:ascii="Arial" w:hAnsi="Arial" w:cs="Arial"/>
        </w:rPr>
      </w:pPr>
      <w:r w:rsidRPr="001058B5">
        <w:rPr>
          <w:rFonts w:ascii="Arial" w:hAnsi="Arial" w:cs="Arial"/>
        </w:rPr>
        <w:t>In this example:</w:t>
      </w:r>
    </w:p>
    <w:p w14:paraId="3C600C44" w14:textId="77777777" w:rsidR="008C539B" w:rsidRPr="001058B5" w:rsidRDefault="00C12992" w:rsidP="006F7931">
      <w:pPr>
        <w:pStyle w:val="ListParagraph"/>
        <w:numPr>
          <w:ilvl w:val="2"/>
          <w:numId w:val="137"/>
        </w:numPr>
        <w:tabs>
          <w:tab w:val="left" w:pos="2620"/>
        </w:tabs>
        <w:spacing w:before="121" w:line="228" w:lineRule="auto"/>
        <w:ind w:right="406"/>
        <w:rPr>
          <w:rFonts w:ascii="Arial" w:hAnsi="Arial" w:cs="Arial"/>
          <w:sz w:val="20"/>
        </w:rPr>
      </w:pPr>
      <w:r w:rsidRPr="001058B5">
        <w:rPr>
          <w:rFonts w:ascii="Arial" w:hAnsi="Arial" w:cs="Arial"/>
          <w:w w:val="95"/>
          <w:sz w:val="20"/>
        </w:rPr>
        <w:t>AUDIT_TRAIL_TYPE:</w:t>
      </w:r>
      <w:r w:rsidRPr="001058B5">
        <w:rPr>
          <w:rFonts w:ascii="Arial" w:hAnsi="Arial" w:cs="Arial"/>
          <w:spacing w:val="-17"/>
          <w:w w:val="95"/>
          <w:sz w:val="20"/>
        </w:rPr>
        <w:t xml:space="preserve"> </w:t>
      </w:r>
      <w:r w:rsidRPr="001058B5">
        <w:rPr>
          <w:rFonts w:ascii="Arial" w:hAnsi="Arial" w:cs="Arial"/>
          <w:w w:val="95"/>
          <w:sz w:val="20"/>
        </w:rPr>
        <w:t>Enter</w:t>
      </w:r>
      <w:r w:rsidRPr="001058B5">
        <w:rPr>
          <w:rFonts w:ascii="Arial" w:hAnsi="Arial" w:cs="Arial"/>
          <w:spacing w:val="-19"/>
          <w:w w:val="95"/>
          <w:sz w:val="20"/>
        </w:rPr>
        <w:t xml:space="preserve"> </w:t>
      </w:r>
      <w:r w:rsidRPr="001058B5">
        <w:rPr>
          <w:rFonts w:ascii="Arial" w:hAnsi="Arial" w:cs="Arial"/>
          <w:w w:val="95"/>
          <w:sz w:val="20"/>
        </w:rPr>
        <w:t>one</w:t>
      </w:r>
      <w:r w:rsidRPr="001058B5">
        <w:rPr>
          <w:rFonts w:ascii="Arial" w:hAnsi="Arial" w:cs="Arial"/>
          <w:spacing w:val="-19"/>
          <w:w w:val="95"/>
          <w:sz w:val="20"/>
        </w:rPr>
        <w:t xml:space="preserve"> </w:t>
      </w:r>
      <w:r w:rsidRPr="001058B5">
        <w:rPr>
          <w:rFonts w:ascii="Arial" w:hAnsi="Arial" w:cs="Arial"/>
          <w:w w:val="95"/>
          <w:sz w:val="20"/>
        </w:rPr>
        <w:t>of</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AUDIT_TRAIL_TYPE</w:t>
      </w:r>
      <w:r w:rsidRPr="001058B5">
        <w:rPr>
          <w:rFonts w:ascii="Arial" w:hAnsi="Arial" w:cs="Arial"/>
          <w:spacing w:val="-89"/>
          <w:w w:val="95"/>
          <w:sz w:val="20"/>
        </w:rPr>
        <w:t xml:space="preserve"> </w:t>
      </w:r>
      <w:r w:rsidRPr="001058B5">
        <w:rPr>
          <w:rFonts w:ascii="Arial" w:hAnsi="Arial" w:cs="Arial"/>
          <w:w w:val="95"/>
          <w:sz w:val="20"/>
        </w:rPr>
        <w:t>settings</w:t>
      </w:r>
      <w:r w:rsidRPr="001058B5">
        <w:rPr>
          <w:rFonts w:ascii="Arial" w:hAnsi="Arial" w:cs="Arial"/>
          <w:spacing w:val="-18"/>
          <w:w w:val="95"/>
          <w:sz w:val="20"/>
        </w:rPr>
        <w:t xml:space="preserve"> </w:t>
      </w:r>
      <w:r w:rsidRPr="001058B5">
        <w:rPr>
          <w:rFonts w:ascii="Arial" w:hAnsi="Arial" w:cs="Arial"/>
          <w:w w:val="95"/>
          <w:sz w:val="20"/>
        </w:rPr>
        <w:t>listed</w:t>
      </w:r>
      <w:r w:rsidRPr="001058B5">
        <w:rPr>
          <w:rFonts w:ascii="Arial" w:hAnsi="Arial" w:cs="Arial"/>
          <w:spacing w:val="-17"/>
          <w:w w:val="95"/>
          <w:sz w:val="20"/>
        </w:rPr>
        <w:t xml:space="preserve"> </w:t>
      </w:r>
      <w:r w:rsidRPr="001058B5">
        <w:rPr>
          <w:rFonts w:ascii="Arial" w:hAnsi="Arial" w:cs="Arial"/>
          <w:w w:val="95"/>
          <w:sz w:val="20"/>
        </w:rPr>
        <w:t>in</w:t>
      </w:r>
      <w:r w:rsidRPr="001058B5">
        <w:rPr>
          <w:rFonts w:ascii="Arial" w:hAnsi="Arial" w:cs="Arial"/>
          <w:spacing w:val="-18"/>
          <w:w w:val="95"/>
          <w:sz w:val="20"/>
        </w:rPr>
        <w:t xml:space="preserve"> </w:t>
      </w:r>
      <w:hyperlink w:anchor="_bookmark2056" w:history="1">
        <w:r w:rsidRPr="001058B5">
          <w:rPr>
            <w:rFonts w:ascii="Arial" w:hAnsi="Arial" w:cs="Arial"/>
            <w:color w:val="0000CC"/>
            <w:w w:val="95"/>
            <w:sz w:val="20"/>
          </w:rPr>
          <w:t>"Step</w:t>
        </w:r>
        <w:r w:rsidRPr="001058B5">
          <w:rPr>
            <w:rFonts w:ascii="Arial" w:hAnsi="Arial" w:cs="Arial"/>
            <w:color w:val="0000CC"/>
            <w:spacing w:val="-18"/>
            <w:w w:val="95"/>
            <w:sz w:val="20"/>
          </w:rPr>
          <w:t xml:space="preserve"> </w:t>
        </w:r>
        <w:r w:rsidRPr="001058B5">
          <w:rPr>
            <w:rFonts w:ascii="Arial" w:hAnsi="Arial" w:cs="Arial"/>
            <w:color w:val="0000CC"/>
            <w:w w:val="95"/>
            <w:sz w:val="20"/>
          </w:rPr>
          <w:t>3:</w:t>
        </w:r>
      </w:hyperlink>
      <w:hyperlink w:anchor="_bookmark2056" w:history="1">
        <w:r w:rsidRPr="001058B5">
          <w:rPr>
            <w:rFonts w:ascii="Arial" w:hAnsi="Arial" w:cs="Arial"/>
            <w:color w:val="0000CC"/>
            <w:w w:val="95"/>
            <w:sz w:val="20"/>
          </w:rPr>
          <w:t xml:space="preserve"> </w:t>
        </w:r>
        <w:r w:rsidRPr="001058B5">
          <w:rPr>
            <w:rFonts w:ascii="Arial" w:hAnsi="Arial" w:cs="Arial"/>
            <w:color w:val="0000CC"/>
            <w:sz w:val="20"/>
          </w:rPr>
          <w:t xml:space="preserve">Initialize the Audit </w:t>
        </w:r>
        <w:r w:rsidRPr="001058B5">
          <w:rPr>
            <w:rFonts w:ascii="Arial" w:hAnsi="Arial" w:cs="Arial"/>
            <w:color w:val="0000CC"/>
            <w:spacing w:val="-4"/>
            <w:sz w:val="20"/>
          </w:rPr>
          <w:t xml:space="preserve">Trail </w:t>
        </w:r>
        <w:r w:rsidRPr="001058B5">
          <w:rPr>
            <w:rFonts w:ascii="Arial" w:hAnsi="Arial" w:cs="Arial"/>
            <w:color w:val="0000CC"/>
            <w:sz w:val="20"/>
          </w:rPr>
          <w:t xml:space="preserve">Cleanup Operation" </w:t>
        </w:r>
        <w:r w:rsidRPr="001058B5">
          <w:rPr>
            <w:rFonts w:ascii="Arial" w:hAnsi="Arial" w:cs="Arial"/>
            <w:sz w:val="20"/>
          </w:rPr>
          <w:t>on page 9-68</w:t>
        </w:r>
      </w:hyperlink>
      <w:r w:rsidRPr="001058B5">
        <w:rPr>
          <w:rFonts w:ascii="Arial" w:hAnsi="Arial" w:cs="Arial"/>
          <w:sz w:val="20"/>
        </w:rPr>
        <w:t>.</w:t>
      </w:r>
    </w:p>
    <w:p w14:paraId="4BC3680A" w14:textId="77777777" w:rsidR="008C539B" w:rsidRPr="001058B5" w:rsidRDefault="008C539B">
      <w:pPr>
        <w:pStyle w:val="BodyText"/>
        <w:spacing w:before="5"/>
        <w:rPr>
          <w:rFonts w:ascii="Arial" w:hAnsi="Arial" w:cs="Arial"/>
          <w:sz w:val="23"/>
        </w:rPr>
      </w:pPr>
    </w:p>
    <w:p w14:paraId="227B3195" w14:textId="77777777" w:rsidR="008C539B" w:rsidRPr="001058B5" w:rsidRDefault="00C12992">
      <w:pPr>
        <w:pStyle w:val="Heading6"/>
      </w:pPr>
      <w:bookmarkStart w:id="1908" w:name="Enabling_or_Disabling_an_Audit_Trail_Pur"/>
      <w:bookmarkStart w:id="1909" w:name="_bookmark2082"/>
      <w:bookmarkEnd w:id="1908"/>
      <w:bookmarkEnd w:id="1909"/>
      <w:r w:rsidRPr="001058B5">
        <w:t>Enabling or Disabling an Audit T</w:t>
      </w:r>
      <w:bookmarkStart w:id="1910" w:name="_bookmark2083"/>
      <w:bookmarkEnd w:id="1910"/>
      <w:r w:rsidRPr="001058B5">
        <w:t>rail Purge Job</w:t>
      </w:r>
    </w:p>
    <w:p w14:paraId="6B29F4D2" w14:textId="77777777" w:rsidR="008C539B" w:rsidRPr="001058B5" w:rsidRDefault="00C12992">
      <w:pPr>
        <w:pStyle w:val="BodyText"/>
        <w:spacing w:before="58" w:line="228" w:lineRule="auto"/>
        <w:ind w:left="2260" w:right="453" w:hanging="1"/>
        <w:rPr>
          <w:rFonts w:ascii="Arial" w:hAnsi="Arial" w:cs="Arial"/>
        </w:rPr>
      </w:pPr>
      <w:r w:rsidRPr="001058B5">
        <w:rPr>
          <w:rFonts w:ascii="Arial" w:hAnsi="Arial" w:cs="Arial"/>
          <w:spacing w:val="-9"/>
          <w:w w:val="95"/>
        </w:rPr>
        <w:t xml:space="preserve">To </w:t>
      </w:r>
      <w:r w:rsidRPr="001058B5">
        <w:rPr>
          <w:rFonts w:ascii="Arial" w:hAnsi="Arial" w:cs="Arial"/>
          <w:w w:val="95"/>
        </w:rPr>
        <w:t xml:space="preserve">enable or disable an audit trail purge job, use the DBMS_AUDIT_MGMT.SET_PURGE_ </w:t>
      </w:r>
      <w:r w:rsidRPr="001058B5">
        <w:rPr>
          <w:rFonts w:ascii="Arial" w:hAnsi="Arial" w:cs="Arial"/>
        </w:rPr>
        <w:t>JOB_STATUS</w:t>
      </w:r>
      <w:r w:rsidRPr="001058B5">
        <w:rPr>
          <w:rFonts w:ascii="Arial" w:hAnsi="Arial" w:cs="Arial"/>
          <w:spacing w:val="-80"/>
        </w:rPr>
        <w:t xml:space="preserve"> </w:t>
      </w:r>
      <w:r w:rsidRPr="001058B5">
        <w:rPr>
          <w:rFonts w:ascii="Arial" w:hAnsi="Arial" w:cs="Arial"/>
        </w:rPr>
        <w:t>PL/SQL procedure.</w:t>
      </w:r>
    </w:p>
    <w:p w14:paraId="43A2185F"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C8DC6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DBMS_AUDIT_MGMT.SET_PURGE_JOB_STATUS(</w:t>
      </w:r>
    </w:p>
    <w:p w14:paraId="260731D2" w14:textId="77777777" w:rsidR="008C539B" w:rsidRPr="001058B5" w:rsidRDefault="00C12992">
      <w:pPr>
        <w:tabs>
          <w:tab w:val="left" w:pos="5039"/>
        </w:tabs>
        <w:spacing w:line="259" w:lineRule="auto"/>
        <w:ind w:left="2444" w:right="1610"/>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r>
      <w:r w:rsidRPr="001058B5">
        <w:rPr>
          <w:rFonts w:ascii="Arial" w:hAnsi="Arial" w:cs="Arial"/>
          <w:w w:val="95"/>
          <w:sz w:val="18"/>
        </w:rPr>
        <w:t xml:space="preserve">=&gt; 'OS_Audit_Trail_PJ', </w:t>
      </w:r>
      <w:r w:rsidRPr="001058B5">
        <w:rPr>
          <w:rFonts w:ascii="Arial" w:hAnsi="Arial" w:cs="Arial"/>
          <w:w w:val="85"/>
          <w:sz w:val="18"/>
        </w:rPr>
        <w:t>AUDIT_TRAIL_STATUS_VALUE</w:t>
      </w:r>
      <w:r w:rsidRPr="001058B5">
        <w:rPr>
          <w:rFonts w:ascii="Arial" w:hAnsi="Arial" w:cs="Arial"/>
          <w:w w:val="85"/>
          <w:sz w:val="18"/>
        </w:rPr>
        <w:tab/>
        <w:t>=&gt;</w:t>
      </w:r>
      <w:r w:rsidRPr="001058B5">
        <w:rPr>
          <w:rFonts w:ascii="Arial" w:hAnsi="Arial" w:cs="Arial"/>
          <w:spacing w:val="5"/>
          <w:w w:val="85"/>
          <w:sz w:val="18"/>
        </w:rPr>
        <w:t xml:space="preserve"> </w:t>
      </w:r>
      <w:r w:rsidRPr="001058B5">
        <w:rPr>
          <w:rFonts w:ascii="Arial" w:hAnsi="Arial" w:cs="Arial"/>
          <w:w w:val="85"/>
          <w:sz w:val="18"/>
        </w:rPr>
        <w:t>DBMS_AUDIT_MGMT.PURGE_JOB_ENABLE);</w:t>
      </w:r>
    </w:p>
    <w:p w14:paraId="7D0EFEE8" w14:textId="77777777" w:rsidR="008C539B" w:rsidRPr="001058B5" w:rsidRDefault="00C12992">
      <w:pPr>
        <w:ind w:left="2260"/>
        <w:rPr>
          <w:rFonts w:ascii="Arial" w:hAnsi="Arial" w:cs="Arial"/>
          <w:sz w:val="18"/>
        </w:rPr>
      </w:pPr>
      <w:r w:rsidRPr="001058B5">
        <w:rPr>
          <w:rFonts w:ascii="Arial" w:hAnsi="Arial" w:cs="Arial"/>
          <w:w w:val="95"/>
          <w:sz w:val="18"/>
        </w:rPr>
        <w:t>END;</w:t>
      </w:r>
    </w:p>
    <w:p w14:paraId="4355FE4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55087DCC" w14:textId="77777777" w:rsidR="008C539B" w:rsidRPr="001058B5" w:rsidRDefault="008C539B">
      <w:pPr>
        <w:pStyle w:val="BodyText"/>
        <w:spacing w:before="4"/>
        <w:rPr>
          <w:rFonts w:ascii="Arial" w:hAnsi="Arial" w:cs="Arial"/>
          <w:sz w:val="18"/>
        </w:rPr>
      </w:pPr>
    </w:p>
    <w:p w14:paraId="41CEE80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9A93EF9" w14:textId="77777777" w:rsidR="008C539B" w:rsidRPr="001058B5" w:rsidRDefault="00C12992" w:rsidP="006F7931">
      <w:pPr>
        <w:pStyle w:val="ListParagraph"/>
        <w:numPr>
          <w:ilvl w:val="2"/>
          <w:numId w:val="137"/>
        </w:numPr>
        <w:tabs>
          <w:tab w:val="left" w:pos="2620"/>
        </w:tabs>
        <w:spacing w:before="121" w:line="228" w:lineRule="auto"/>
        <w:ind w:right="185"/>
        <w:rPr>
          <w:rFonts w:ascii="Arial" w:hAnsi="Arial" w:cs="Arial"/>
          <w:sz w:val="20"/>
        </w:rPr>
      </w:pPr>
      <w:r w:rsidRPr="001058B5">
        <w:rPr>
          <w:rFonts w:ascii="Arial" w:hAnsi="Arial" w:cs="Arial"/>
          <w:w w:val="90"/>
          <w:sz w:val="20"/>
        </w:rPr>
        <w:t xml:space="preserve">AUDIT_TRAIL_PURGE_NAME: Specifies a purge job called OS_Audit_Trail_PJ. </w:t>
      </w:r>
      <w:r w:rsidRPr="001058B5">
        <w:rPr>
          <w:rFonts w:ascii="Arial" w:hAnsi="Arial" w:cs="Arial"/>
          <w:spacing w:val="-10"/>
          <w:w w:val="90"/>
          <w:sz w:val="20"/>
        </w:rPr>
        <w:t xml:space="preserve">To </w:t>
      </w:r>
      <w:r w:rsidRPr="001058B5">
        <w:rPr>
          <w:rFonts w:ascii="Arial" w:hAnsi="Arial" w:cs="Arial"/>
          <w:w w:val="90"/>
          <w:sz w:val="20"/>
        </w:rPr>
        <w:t xml:space="preserve">find </w:t>
      </w:r>
      <w:r w:rsidRPr="001058B5">
        <w:rPr>
          <w:rFonts w:ascii="Arial" w:hAnsi="Arial" w:cs="Arial"/>
          <w:sz w:val="20"/>
        </w:rPr>
        <w:t>existing</w:t>
      </w:r>
      <w:r w:rsidRPr="001058B5">
        <w:rPr>
          <w:rFonts w:ascii="Arial" w:hAnsi="Arial" w:cs="Arial"/>
          <w:spacing w:val="-18"/>
          <w:sz w:val="20"/>
        </w:rPr>
        <w:t xml:space="preserve"> </w:t>
      </w:r>
      <w:r w:rsidRPr="001058B5">
        <w:rPr>
          <w:rFonts w:ascii="Arial" w:hAnsi="Arial" w:cs="Arial"/>
          <w:sz w:val="20"/>
        </w:rPr>
        <w:t>purge</w:t>
      </w:r>
      <w:r w:rsidRPr="001058B5">
        <w:rPr>
          <w:rFonts w:ascii="Arial" w:hAnsi="Arial" w:cs="Arial"/>
          <w:spacing w:val="-20"/>
          <w:sz w:val="20"/>
        </w:rPr>
        <w:t xml:space="preserve"> </w:t>
      </w:r>
      <w:r w:rsidRPr="001058B5">
        <w:rPr>
          <w:rFonts w:ascii="Arial" w:hAnsi="Arial" w:cs="Arial"/>
          <w:sz w:val="20"/>
        </w:rPr>
        <w:t>jobs,</w:t>
      </w:r>
      <w:r w:rsidRPr="001058B5">
        <w:rPr>
          <w:rFonts w:ascii="Arial" w:hAnsi="Arial" w:cs="Arial"/>
          <w:spacing w:val="-20"/>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JOB_NAME</w:t>
      </w:r>
      <w:r w:rsidRPr="001058B5">
        <w:rPr>
          <w:rFonts w:ascii="Arial" w:hAnsi="Arial" w:cs="Arial"/>
          <w:spacing w:val="-94"/>
          <w:sz w:val="20"/>
        </w:rPr>
        <w:t xml:space="preserve"> </w:t>
      </w:r>
      <w:r w:rsidRPr="001058B5">
        <w:rPr>
          <w:rFonts w:ascii="Arial" w:hAnsi="Arial" w:cs="Arial"/>
          <w:sz w:val="20"/>
        </w:rPr>
        <w:t>and</w:t>
      </w:r>
      <w:r w:rsidRPr="001058B5">
        <w:rPr>
          <w:rFonts w:ascii="Arial" w:hAnsi="Arial" w:cs="Arial"/>
          <w:spacing w:val="-20"/>
          <w:sz w:val="20"/>
        </w:rPr>
        <w:t xml:space="preserve"> </w:t>
      </w:r>
      <w:r w:rsidRPr="001058B5">
        <w:rPr>
          <w:rFonts w:ascii="Arial" w:hAnsi="Arial" w:cs="Arial"/>
          <w:sz w:val="20"/>
        </w:rPr>
        <w:t>JOB_STATUS</w:t>
      </w:r>
      <w:r w:rsidRPr="001058B5">
        <w:rPr>
          <w:rFonts w:ascii="Arial" w:hAnsi="Arial" w:cs="Arial"/>
          <w:spacing w:val="-93"/>
          <w:sz w:val="20"/>
        </w:rPr>
        <w:t xml:space="preserve"> </w:t>
      </w:r>
      <w:r w:rsidRPr="001058B5">
        <w:rPr>
          <w:rFonts w:ascii="Arial" w:hAnsi="Arial" w:cs="Arial"/>
          <w:sz w:val="20"/>
        </w:rPr>
        <w:t>columns</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CE1A0CA"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AUDIT_TRAIL_STATUS_VALUE:</w:t>
      </w:r>
      <w:r w:rsidRPr="001058B5">
        <w:rPr>
          <w:rFonts w:ascii="Arial" w:hAnsi="Arial" w:cs="Arial"/>
          <w:spacing w:val="-12"/>
          <w:sz w:val="20"/>
        </w:rPr>
        <w:t xml:space="preserve"> </w:t>
      </w:r>
      <w:r w:rsidRPr="001058B5">
        <w:rPr>
          <w:rFonts w:ascii="Arial" w:hAnsi="Arial" w:cs="Arial"/>
          <w:sz w:val="20"/>
        </w:rPr>
        <w:t>Enter</w:t>
      </w:r>
      <w:r w:rsidRPr="001058B5">
        <w:rPr>
          <w:rFonts w:ascii="Arial" w:hAnsi="Arial" w:cs="Arial"/>
          <w:spacing w:val="-12"/>
          <w:sz w:val="20"/>
        </w:rPr>
        <w:t xml:space="preserve"> </w:t>
      </w:r>
      <w:r w:rsidRPr="001058B5">
        <w:rPr>
          <w:rFonts w:ascii="Arial" w:hAnsi="Arial" w:cs="Arial"/>
          <w:sz w:val="20"/>
        </w:rPr>
        <w:t>one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properties:</w:t>
      </w:r>
    </w:p>
    <w:p w14:paraId="66E2200D"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DBMS_AUDIT_MGMT.PURGE_JOB_ENABLE:</w:t>
      </w:r>
      <w:r w:rsidRPr="001058B5">
        <w:rPr>
          <w:rFonts w:ascii="Arial" w:hAnsi="Arial" w:cs="Arial"/>
          <w:spacing w:val="-25"/>
          <w:sz w:val="20"/>
        </w:rPr>
        <w:t xml:space="preserve"> </w:t>
      </w:r>
      <w:r w:rsidRPr="001058B5">
        <w:rPr>
          <w:rFonts w:ascii="Arial" w:hAnsi="Arial" w:cs="Arial"/>
          <w:sz w:val="20"/>
        </w:rPr>
        <w:t>Enables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specified</w:t>
      </w:r>
      <w:r w:rsidRPr="001058B5">
        <w:rPr>
          <w:rFonts w:ascii="Arial" w:hAnsi="Arial" w:cs="Arial"/>
          <w:spacing w:val="-24"/>
          <w:sz w:val="20"/>
        </w:rPr>
        <w:t xml:space="preserve"> </w:t>
      </w:r>
      <w:r w:rsidRPr="001058B5">
        <w:rPr>
          <w:rFonts w:ascii="Arial" w:hAnsi="Arial" w:cs="Arial"/>
          <w:sz w:val="20"/>
        </w:rPr>
        <w:t>purge</w:t>
      </w:r>
      <w:r w:rsidRPr="001058B5">
        <w:rPr>
          <w:rFonts w:ascii="Arial" w:hAnsi="Arial" w:cs="Arial"/>
          <w:spacing w:val="-25"/>
          <w:sz w:val="20"/>
        </w:rPr>
        <w:t xml:space="preserve"> </w:t>
      </w:r>
      <w:r w:rsidRPr="001058B5">
        <w:rPr>
          <w:rFonts w:ascii="Arial" w:hAnsi="Arial" w:cs="Arial"/>
          <w:sz w:val="20"/>
        </w:rPr>
        <w:t>job.</w:t>
      </w:r>
    </w:p>
    <w:p w14:paraId="0BF4752F"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DBMS_AUDIT_MGMT.PURGE_JOB_DISABLE:</w:t>
      </w:r>
      <w:r w:rsidRPr="001058B5">
        <w:rPr>
          <w:rFonts w:ascii="Arial" w:hAnsi="Arial" w:cs="Arial"/>
          <w:spacing w:val="-30"/>
          <w:sz w:val="20"/>
        </w:rPr>
        <w:t xml:space="preserve"> </w:t>
      </w:r>
      <w:r w:rsidRPr="001058B5">
        <w:rPr>
          <w:rFonts w:ascii="Arial" w:hAnsi="Arial" w:cs="Arial"/>
          <w:sz w:val="20"/>
        </w:rPr>
        <w:t>Disables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specified</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w:t>
      </w:r>
    </w:p>
    <w:p w14:paraId="3C40331D" w14:textId="77777777" w:rsidR="008C539B" w:rsidRPr="001058B5" w:rsidRDefault="008C539B">
      <w:pPr>
        <w:pStyle w:val="BodyText"/>
        <w:spacing w:before="10"/>
        <w:rPr>
          <w:rFonts w:ascii="Arial" w:hAnsi="Arial" w:cs="Arial"/>
          <w:sz w:val="22"/>
        </w:rPr>
      </w:pPr>
    </w:p>
    <w:p w14:paraId="05F5AB5E" w14:textId="77777777" w:rsidR="008C539B" w:rsidRPr="001058B5" w:rsidRDefault="00C12992">
      <w:pPr>
        <w:pStyle w:val="Heading6"/>
      </w:pPr>
      <w:bookmarkStart w:id="1911" w:name="Setting_the_Default_Audit_Trail_Purge_Jo"/>
      <w:bookmarkStart w:id="1912" w:name="_bookmark2084"/>
      <w:bookmarkEnd w:id="1911"/>
      <w:bookmarkEnd w:id="1912"/>
      <w:r w:rsidRPr="001058B5">
        <w:rPr>
          <w:spacing w:val="-15"/>
        </w:rPr>
        <w:t xml:space="preserve">Setting </w:t>
      </w:r>
      <w:bookmarkStart w:id="1913" w:name="_bookmark2085"/>
      <w:bookmarkEnd w:id="1913"/>
      <w:r w:rsidRPr="001058B5">
        <w:rPr>
          <w:spacing w:val="-12"/>
        </w:rPr>
        <w:t xml:space="preserve">the </w:t>
      </w:r>
      <w:r w:rsidRPr="001058B5">
        <w:rPr>
          <w:spacing w:val="-17"/>
        </w:rPr>
        <w:t xml:space="preserve">Default </w:t>
      </w:r>
      <w:r w:rsidRPr="001058B5">
        <w:rPr>
          <w:spacing w:val="-18"/>
        </w:rPr>
        <w:t xml:space="preserve">Audit </w:t>
      </w:r>
      <w:r w:rsidRPr="001058B5">
        <w:rPr>
          <w:spacing w:val="-17"/>
        </w:rPr>
        <w:t xml:space="preserve">Trail </w:t>
      </w:r>
      <w:r w:rsidRPr="001058B5">
        <w:rPr>
          <w:spacing w:val="-18"/>
        </w:rPr>
        <w:t xml:space="preserve">Purge </w:t>
      </w:r>
      <w:r w:rsidRPr="001058B5">
        <w:rPr>
          <w:spacing w:val="-15"/>
        </w:rPr>
        <w:t xml:space="preserve">Job </w:t>
      </w:r>
      <w:r w:rsidRPr="001058B5">
        <w:rPr>
          <w:spacing w:val="-16"/>
        </w:rPr>
        <w:t xml:space="preserve">Interval </w:t>
      </w:r>
      <w:r w:rsidRPr="001058B5">
        <w:rPr>
          <w:spacing w:val="-13"/>
        </w:rPr>
        <w:t xml:space="preserve">for </w:t>
      </w:r>
      <w:r w:rsidRPr="001058B5">
        <w:t xml:space="preserve">a </w:t>
      </w:r>
      <w:r w:rsidRPr="001058B5">
        <w:rPr>
          <w:spacing w:val="-16"/>
        </w:rPr>
        <w:t xml:space="preserve">Specified </w:t>
      </w:r>
      <w:r w:rsidRPr="001058B5">
        <w:rPr>
          <w:spacing w:val="-18"/>
        </w:rPr>
        <w:t xml:space="preserve">Purge </w:t>
      </w:r>
      <w:r w:rsidRPr="001058B5">
        <w:rPr>
          <w:spacing w:val="-23"/>
        </w:rPr>
        <w:t>Job</w:t>
      </w:r>
    </w:p>
    <w:p w14:paraId="3CBBE1BB" w14:textId="77777777" w:rsidR="008C539B" w:rsidRPr="001058B5" w:rsidRDefault="00C12992">
      <w:pPr>
        <w:pStyle w:val="BodyText"/>
        <w:spacing w:before="57"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can set a default purge operation interval, in hours, that must pass before the next purge job operation takes place. The interval setting that is used in the DBMS_AUDIT_ MGMT.CREATE_PURGE_JOB</w:t>
      </w:r>
      <w:r w:rsidRPr="001058B5">
        <w:rPr>
          <w:rFonts w:ascii="Arial" w:hAnsi="Arial" w:cs="Arial"/>
          <w:spacing w:val="-87"/>
        </w:rPr>
        <w:t xml:space="preserve"> </w:t>
      </w:r>
      <w:r w:rsidRPr="001058B5">
        <w:rPr>
          <w:rFonts w:ascii="Arial" w:hAnsi="Arial" w:cs="Arial"/>
        </w:rPr>
        <w:t>procedure takes precedence over this setting.</w:t>
      </w:r>
    </w:p>
    <w:p w14:paraId="0ECF9FB3" w14:textId="77777777" w:rsidR="008C539B" w:rsidRPr="001058B5" w:rsidRDefault="00C12992">
      <w:pPr>
        <w:pStyle w:val="BodyText"/>
        <w:spacing w:before="109"/>
        <w:ind w:left="2260"/>
        <w:rPr>
          <w:rFonts w:ascii="Arial" w:hAnsi="Arial" w:cs="Arial"/>
        </w:rPr>
      </w:pPr>
      <w:r w:rsidRPr="001058B5">
        <w:rPr>
          <w:rFonts w:ascii="Arial" w:hAnsi="Arial" w:cs="Arial"/>
        </w:rPr>
        <w:t>For example:</w:t>
      </w:r>
    </w:p>
    <w:p w14:paraId="4E2E44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DBMS_AUDIT_MGMT.SET_PURGE_JOB_INTERVAL(</w:t>
      </w:r>
    </w:p>
    <w:p w14:paraId="6008F412" w14:textId="77777777" w:rsidR="008C539B" w:rsidRPr="001058B5" w:rsidRDefault="00C12992">
      <w:pPr>
        <w:tabs>
          <w:tab w:val="left" w:pos="5131"/>
        </w:tabs>
        <w:spacing w:line="259" w:lineRule="auto"/>
        <w:ind w:left="2444" w:right="2815"/>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'OS_Audit_Trail_PJ', AUDIT_TRAIL_INTERVAL_VALUE</w:t>
      </w:r>
      <w:r w:rsidRPr="001058B5">
        <w:rPr>
          <w:rFonts w:ascii="Arial" w:hAnsi="Arial" w:cs="Arial"/>
          <w:w w:val="85"/>
          <w:sz w:val="18"/>
        </w:rPr>
        <w:tab/>
      </w:r>
      <w:r w:rsidRPr="001058B5">
        <w:rPr>
          <w:rFonts w:ascii="Arial" w:hAnsi="Arial" w:cs="Arial"/>
          <w:w w:val="95"/>
          <w:sz w:val="18"/>
        </w:rPr>
        <w:t>=&gt; 24</w:t>
      </w:r>
      <w:r w:rsidRPr="001058B5">
        <w:rPr>
          <w:rFonts w:ascii="Arial" w:hAnsi="Arial" w:cs="Arial"/>
          <w:spacing w:val="-30"/>
          <w:w w:val="95"/>
          <w:sz w:val="18"/>
        </w:rPr>
        <w:t xml:space="preserve"> </w:t>
      </w:r>
      <w:r w:rsidRPr="001058B5">
        <w:rPr>
          <w:rFonts w:ascii="Arial" w:hAnsi="Arial" w:cs="Arial"/>
          <w:w w:val="95"/>
          <w:sz w:val="18"/>
        </w:rPr>
        <w:t>);</w:t>
      </w:r>
    </w:p>
    <w:p w14:paraId="5288336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4E27C5B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66D9B1A9" w14:textId="77777777" w:rsidR="008C539B" w:rsidRPr="001058B5" w:rsidRDefault="008C539B">
      <w:pPr>
        <w:pStyle w:val="BodyText"/>
        <w:spacing w:before="3"/>
        <w:rPr>
          <w:rFonts w:ascii="Arial" w:hAnsi="Arial" w:cs="Arial"/>
          <w:sz w:val="18"/>
        </w:rPr>
      </w:pPr>
    </w:p>
    <w:p w14:paraId="48817D9B" w14:textId="77777777" w:rsidR="008C539B" w:rsidRPr="001058B5" w:rsidRDefault="00C12992">
      <w:pPr>
        <w:pStyle w:val="BodyText"/>
        <w:ind w:left="2260"/>
        <w:rPr>
          <w:rFonts w:ascii="Arial" w:hAnsi="Arial" w:cs="Arial"/>
        </w:rPr>
      </w:pPr>
      <w:r w:rsidRPr="001058B5">
        <w:rPr>
          <w:rFonts w:ascii="Arial" w:hAnsi="Arial" w:cs="Arial"/>
        </w:rPr>
        <w:t>In this example:</w:t>
      </w:r>
    </w:p>
    <w:p w14:paraId="2ABC7BA7" w14:textId="77777777" w:rsidR="008C539B" w:rsidRPr="001058B5" w:rsidRDefault="00C12992" w:rsidP="006F7931">
      <w:pPr>
        <w:pStyle w:val="ListParagraph"/>
        <w:numPr>
          <w:ilvl w:val="2"/>
          <w:numId w:val="137"/>
        </w:numPr>
        <w:tabs>
          <w:tab w:val="left" w:pos="2620"/>
        </w:tabs>
        <w:spacing w:before="121" w:line="228" w:lineRule="auto"/>
        <w:ind w:right="140"/>
        <w:rPr>
          <w:rFonts w:ascii="Arial" w:hAnsi="Arial" w:cs="Arial"/>
          <w:sz w:val="20"/>
        </w:rPr>
      </w:pPr>
      <w:r w:rsidRPr="001058B5">
        <w:rPr>
          <w:rFonts w:ascii="Arial" w:hAnsi="Arial" w:cs="Arial"/>
          <w:sz w:val="20"/>
        </w:rPr>
        <w:t>AUDIT_TRAIL_PURGE_NAME:</w:t>
      </w:r>
      <w:r w:rsidRPr="001058B5">
        <w:rPr>
          <w:rFonts w:ascii="Arial" w:hAnsi="Arial" w:cs="Arial"/>
          <w:spacing w:val="-30"/>
          <w:sz w:val="20"/>
        </w:rPr>
        <w:t xml:space="preserve"> </w:t>
      </w:r>
      <w:r w:rsidRPr="001058B5">
        <w:rPr>
          <w:rFonts w:ascii="Arial" w:hAnsi="Arial" w:cs="Arial"/>
          <w:sz w:val="20"/>
        </w:rPr>
        <w:t>Specifies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name</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w:t>
      </w:r>
      <w:r w:rsidRPr="001058B5">
        <w:rPr>
          <w:rFonts w:ascii="Arial" w:hAnsi="Arial" w:cs="Arial"/>
          <w:spacing w:val="-30"/>
          <w:sz w:val="20"/>
        </w:rPr>
        <w:t xml:space="preserve"> </w:t>
      </w:r>
      <w:r w:rsidRPr="001058B5">
        <w:rPr>
          <w:rFonts w:ascii="Arial" w:hAnsi="Arial" w:cs="Arial"/>
          <w:sz w:val="20"/>
        </w:rPr>
        <w:t>trail</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29"/>
          <w:sz w:val="20"/>
        </w:rPr>
        <w:t xml:space="preserve"> </w:t>
      </w:r>
      <w:r w:rsidRPr="001058B5">
        <w:rPr>
          <w:rFonts w:ascii="Arial" w:hAnsi="Arial" w:cs="Arial"/>
          <w:sz w:val="20"/>
        </w:rPr>
        <w:t>job.</w:t>
      </w:r>
      <w:r w:rsidRPr="001058B5">
        <w:rPr>
          <w:rFonts w:ascii="Arial" w:hAnsi="Arial" w:cs="Arial"/>
          <w:spacing w:val="-30"/>
          <w:sz w:val="20"/>
        </w:rPr>
        <w:t xml:space="preserve"> </w:t>
      </w:r>
      <w:r w:rsidRPr="001058B5">
        <w:rPr>
          <w:rFonts w:ascii="Arial" w:hAnsi="Arial" w:cs="Arial"/>
          <w:spacing w:val="-9"/>
          <w:sz w:val="20"/>
        </w:rPr>
        <w:t>To</w:t>
      </w:r>
      <w:r w:rsidRPr="001058B5">
        <w:rPr>
          <w:rFonts w:ascii="Arial" w:hAnsi="Arial" w:cs="Arial"/>
          <w:spacing w:val="-30"/>
          <w:sz w:val="20"/>
        </w:rPr>
        <w:t xml:space="preserve"> </w:t>
      </w:r>
      <w:r w:rsidRPr="001058B5">
        <w:rPr>
          <w:rFonts w:ascii="Arial" w:hAnsi="Arial" w:cs="Arial"/>
          <w:sz w:val="20"/>
        </w:rPr>
        <w:t>find</w:t>
      </w:r>
      <w:r w:rsidRPr="001058B5">
        <w:rPr>
          <w:rFonts w:ascii="Arial" w:hAnsi="Arial" w:cs="Arial"/>
          <w:spacing w:val="-29"/>
          <w:sz w:val="20"/>
        </w:rPr>
        <w:t xml:space="preserve"> </w:t>
      </w:r>
      <w:r w:rsidRPr="001058B5">
        <w:rPr>
          <w:rFonts w:ascii="Arial" w:hAnsi="Arial" w:cs="Arial"/>
          <w:sz w:val="20"/>
        </w:rPr>
        <w:t>a list</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1"/>
          <w:sz w:val="20"/>
        </w:rPr>
        <w:t xml:space="preserve"> </w:t>
      </w:r>
      <w:r w:rsidRPr="001058B5">
        <w:rPr>
          <w:rFonts w:ascii="Arial" w:hAnsi="Arial" w:cs="Arial"/>
          <w:sz w:val="20"/>
        </w:rPr>
        <w:t>existing</w:t>
      </w:r>
      <w:r w:rsidRPr="001058B5">
        <w:rPr>
          <w:rFonts w:ascii="Arial" w:hAnsi="Arial" w:cs="Arial"/>
          <w:spacing w:val="-31"/>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jobs,</w:t>
      </w:r>
      <w:r w:rsidRPr="001058B5">
        <w:rPr>
          <w:rFonts w:ascii="Arial" w:hAnsi="Arial" w:cs="Arial"/>
          <w:spacing w:val="-30"/>
          <w:sz w:val="20"/>
        </w:rPr>
        <w:t xml:space="preserve"> </w:t>
      </w:r>
      <w:r w:rsidRPr="001058B5">
        <w:rPr>
          <w:rFonts w:ascii="Arial" w:hAnsi="Arial" w:cs="Arial"/>
          <w:sz w:val="20"/>
        </w:rPr>
        <w:t>query</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JOB_NAME</w:t>
      </w:r>
      <w:r w:rsidRPr="001058B5">
        <w:rPr>
          <w:rFonts w:ascii="Arial" w:hAnsi="Arial" w:cs="Arial"/>
          <w:spacing w:val="-103"/>
          <w:sz w:val="20"/>
        </w:rPr>
        <w:t xml:space="preserve"> </w:t>
      </w:r>
      <w:r w:rsidRPr="001058B5">
        <w:rPr>
          <w:rFonts w:ascii="Arial" w:hAnsi="Arial" w:cs="Arial"/>
          <w:sz w:val="20"/>
        </w:rPr>
        <w:t>and</w:t>
      </w:r>
      <w:r w:rsidRPr="001058B5">
        <w:rPr>
          <w:rFonts w:ascii="Arial" w:hAnsi="Arial" w:cs="Arial"/>
          <w:spacing w:val="-30"/>
          <w:sz w:val="20"/>
        </w:rPr>
        <w:t xml:space="preserve"> </w:t>
      </w:r>
      <w:r w:rsidRPr="001058B5">
        <w:rPr>
          <w:rFonts w:ascii="Arial" w:hAnsi="Arial" w:cs="Arial"/>
          <w:sz w:val="20"/>
        </w:rPr>
        <w:t>JOB_STATUS</w:t>
      </w:r>
      <w:r w:rsidRPr="001058B5">
        <w:rPr>
          <w:rFonts w:ascii="Arial" w:hAnsi="Arial" w:cs="Arial"/>
          <w:spacing w:val="-103"/>
          <w:sz w:val="20"/>
        </w:rPr>
        <w:t xml:space="preserve"> </w:t>
      </w:r>
      <w:r w:rsidRPr="001058B5">
        <w:rPr>
          <w:rFonts w:ascii="Arial" w:hAnsi="Arial" w:cs="Arial"/>
          <w:sz w:val="20"/>
        </w:rPr>
        <w:t>columns</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1BE06F11" w14:textId="77777777" w:rsidR="008C539B" w:rsidRPr="001058B5" w:rsidRDefault="00C12992" w:rsidP="006F7931">
      <w:pPr>
        <w:pStyle w:val="ListParagraph"/>
        <w:numPr>
          <w:ilvl w:val="2"/>
          <w:numId w:val="137"/>
        </w:numPr>
        <w:tabs>
          <w:tab w:val="left" w:pos="2620"/>
        </w:tabs>
        <w:spacing w:before="121" w:line="228" w:lineRule="auto"/>
        <w:ind w:right="193"/>
        <w:rPr>
          <w:rFonts w:ascii="Arial" w:hAnsi="Arial" w:cs="Arial"/>
          <w:sz w:val="20"/>
        </w:rPr>
      </w:pPr>
      <w:r w:rsidRPr="001058B5">
        <w:rPr>
          <w:rFonts w:ascii="Arial" w:hAnsi="Arial" w:cs="Arial"/>
          <w:sz w:val="20"/>
        </w:rPr>
        <w:t xml:space="preserve">AUDIT_TRAIL_INTERVAL_VALUE: Updates the default hourly interval set by the </w:t>
      </w:r>
      <w:r w:rsidRPr="001058B5">
        <w:rPr>
          <w:rFonts w:ascii="Arial" w:hAnsi="Arial" w:cs="Arial"/>
          <w:w w:val="95"/>
          <w:sz w:val="20"/>
        </w:rPr>
        <w:t>DBMS_AUDIT_MGMT.CREATE_PURGE_JOB</w:t>
      </w:r>
      <w:r w:rsidRPr="001058B5">
        <w:rPr>
          <w:rFonts w:ascii="Arial" w:hAnsi="Arial" w:cs="Arial"/>
          <w:spacing w:val="-98"/>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Enter</w:t>
      </w:r>
      <w:r w:rsidRPr="001058B5">
        <w:rPr>
          <w:rFonts w:ascii="Arial" w:hAnsi="Arial" w:cs="Arial"/>
          <w:spacing w:val="-29"/>
          <w:w w:val="95"/>
          <w:sz w:val="20"/>
        </w:rPr>
        <w:t xml:space="preserve"> </w:t>
      </w:r>
      <w:r w:rsidRPr="001058B5">
        <w:rPr>
          <w:rFonts w:ascii="Arial" w:hAnsi="Arial" w:cs="Arial"/>
          <w:w w:val="95"/>
          <w:sz w:val="20"/>
        </w:rPr>
        <w:t>a</w:t>
      </w:r>
      <w:r w:rsidRPr="001058B5">
        <w:rPr>
          <w:rFonts w:ascii="Arial" w:hAnsi="Arial" w:cs="Arial"/>
          <w:spacing w:val="-29"/>
          <w:w w:val="95"/>
          <w:sz w:val="20"/>
        </w:rPr>
        <w:t xml:space="preserve"> </w:t>
      </w:r>
      <w:r w:rsidRPr="001058B5">
        <w:rPr>
          <w:rFonts w:ascii="Arial" w:hAnsi="Arial" w:cs="Arial"/>
          <w:w w:val="95"/>
          <w:sz w:val="20"/>
        </w:rPr>
        <w:t>value</w:t>
      </w:r>
      <w:r w:rsidRPr="001058B5">
        <w:rPr>
          <w:rFonts w:ascii="Arial" w:hAnsi="Arial" w:cs="Arial"/>
          <w:spacing w:val="-30"/>
          <w:w w:val="95"/>
          <w:sz w:val="20"/>
        </w:rPr>
        <w:t xml:space="preserve"> </w:t>
      </w:r>
      <w:r w:rsidRPr="001058B5">
        <w:rPr>
          <w:rFonts w:ascii="Arial" w:hAnsi="Arial" w:cs="Arial"/>
          <w:w w:val="95"/>
          <w:sz w:val="20"/>
        </w:rPr>
        <w:t>between</w:t>
      </w:r>
      <w:r w:rsidRPr="001058B5">
        <w:rPr>
          <w:rFonts w:ascii="Arial" w:hAnsi="Arial" w:cs="Arial"/>
          <w:spacing w:val="-29"/>
          <w:w w:val="95"/>
          <w:sz w:val="20"/>
        </w:rPr>
        <w:t xml:space="preserve"> </w:t>
      </w:r>
      <w:r w:rsidRPr="001058B5">
        <w:rPr>
          <w:rFonts w:ascii="Arial" w:hAnsi="Arial" w:cs="Arial"/>
          <w:w w:val="95"/>
          <w:sz w:val="20"/>
        </w:rPr>
        <w:t>1</w:t>
      </w:r>
      <w:r w:rsidRPr="001058B5">
        <w:rPr>
          <w:rFonts w:ascii="Arial" w:hAnsi="Arial" w:cs="Arial"/>
          <w:spacing w:val="-99"/>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 xml:space="preserve">999. </w:t>
      </w:r>
      <w:r w:rsidRPr="001058B5">
        <w:rPr>
          <w:rFonts w:ascii="Arial" w:hAnsi="Arial" w:cs="Arial"/>
          <w:sz w:val="20"/>
        </w:rPr>
        <w:t>The timing begins when you run the purge</w:t>
      </w:r>
      <w:r w:rsidRPr="001058B5">
        <w:rPr>
          <w:rFonts w:ascii="Arial" w:hAnsi="Arial" w:cs="Arial"/>
          <w:spacing w:val="-7"/>
          <w:sz w:val="20"/>
        </w:rPr>
        <w:t xml:space="preserve"> </w:t>
      </w:r>
      <w:r w:rsidRPr="001058B5">
        <w:rPr>
          <w:rFonts w:ascii="Arial" w:hAnsi="Arial" w:cs="Arial"/>
          <w:sz w:val="20"/>
        </w:rPr>
        <w:t>job.</w:t>
      </w:r>
    </w:p>
    <w:p w14:paraId="0C1197E6"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9FD194A" w14:textId="77777777" w:rsidR="008C539B" w:rsidRPr="001058B5" w:rsidRDefault="008C539B">
      <w:pPr>
        <w:pStyle w:val="BodyText"/>
        <w:spacing w:before="2"/>
        <w:rPr>
          <w:rFonts w:ascii="Arial" w:hAnsi="Arial" w:cs="Arial"/>
          <w:sz w:val="24"/>
        </w:rPr>
      </w:pPr>
    </w:p>
    <w:p w14:paraId="1DBFF158" w14:textId="77777777" w:rsidR="008C539B" w:rsidRPr="001058B5" w:rsidRDefault="00C12992">
      <w:pPr>
        <w:pStyle w:val="Heading6"/>
        <w:spacing w:before="105"/>
        <w:ind w:left="1660"/>
      </w:pPr>
      <w:bookmarkStart w:id="1914" w:name="Deleting_an_Audit_Trail_Purge_Job"/>
      <w:bookmarkStart w:id="1915" w:name="_bookmark2086"/>
      <w:bookmarkEnd w:id="1914"/>
      <w:bookmarkEnd w:id="1915"/>
      <w:r w:rsidRPr="001058B5">
        <w:t xml:space="preserve">Deleting an Audit </w:t>
      </w:r>
      <w:bookmarkStart w:id="1916" w:name="_bookmark2087"/>
      <w:bookmarkEnd w:id="1916"/>
      <w:r w:rsidRPr="001058B5">
        <w:t>Trail Purge Job</w:t>
      </w:r>
    </w:p>
    <w:p w14:paraId="679A7F0E" w14:textId="77777777" w:rsidR="008C539B" w:rsidRPr="001058B5" w:rsidRDefault="00C12992">
      <w:pPr>
        <w:pStyle w:val="BodyText"/>
        <w:spacing w:before="58" w:line="228" w:lineRule="auto"/>
        <w:ind w:left="1659" w:right="700"/>
        <w:rPr>
          <w:rFonts w:ascii="Arial" w:hAnsi="Arial" w:cs="Arial"/>
        </w:rPr>
      </w:pPr>
      <w:r w:rsidRPr="001058B5">
        <w:rPr>
          <w:rFonts w:ascii="Arial" w:hAnsi="Arial" w:cs="Arial"/>
          <w:spacing w:val="-9"/>
          <w:w w:val="95"/>
        </w:rPr>
        <w:t>To</w:t>
      </w:r>
      <w:r w:rsidRPr="001058B5">
        <w:rPr>
          <w:rFonts w:ascii="Arial" w:hAnsi="Arial" w:cs="Arial"/>
          <w:spacing w:val="-11"/>
          <w:w w:val="95"/>
        </w:rPr>
        <w:t xml:space="preserve"> </w:t>
      </w:r>
      <w:r w:rsidRPr="001058B5">
        <w:rPr>
          <w:rFonts w:ascii="Arial" w:hAnsi="Arial" w:cs="Arial"/>
          <w:w w:val="95"/>
        </w:rPr>
        <w:t>delete</w:t>
      </w:r>
      <w:r w:rsidRPr="001058B5">
        <w:rPr>
          <w:rFonts w:ascii="Arial" w:hAnsi="Arial" w:cs="Arial"/>
          <w:spacing w:val="-10"/>
          <w:w w:val="95"/>
        </w:rPr>
        <w:t xml:space="preserve"> </w:t>
      </w:r>
      <w:r w:rsidRPr="001058B5">
        <w:rPr>
          <w:rFonts w:ascii="Arial" w:hAnsi="Arial" w:cs="Arial"/>
          <w:w w:val="95"/>
        </w:rPr>
        <w:t>an</w:t>
      </w:r>
      <w:r w:rsidRPr="001058B5">
        <w:rPr>
          <w:rFonts w:ascii="Arial" w:hAnsi="Arial" w:cs="Arial"/>
          <w:spacing w:val="-10"/>
          <w:w w:val="95"/>
        </w:rPr>
        <w:t xml:space="preserve"> </w:t>
      </w:r>
      <w:r w:rsidRPr="001058B5">
        <w:rPr>
          <w:rFonts w:ascii="Arial" w:hAnsi="Arial" w:cs="Arial"/>
          <w:w w:val="95"/>
        </w:rPr>
        <w:t>audit</w:t>
      </w:r>
      <w:r w:rsidRPr="001058B5">
        <w:rPr>
          <w:rFonts w:ascii="Arial" w:hAnsi="Arial" w:cs="Arial"/>
          <w:spacing w:val="-10"/>
          <w:w w:val="95"/>
        </w:rPr>
        <w:t xml:space="preserve"> </w:t>
      </w:r>
      <w:r w:rsidRPr="001058B5">
        <w:rPr>
          <w:rFonts w:ascii="Arial" w:hAnsi="Arial" w:cs="Arial"/>
          <w:w w:val="95"/>
        </w:rPr>
        <w:t>trail</w:t>
      </w:r>
      <w:r w:rsidRPr="001058B5">
        <w:rPr>
          <w:rFonts w:ascii="Arial" w:hAnsi="Arial" w:cs="Arial"/>
          <w:spacing w:val="-10"/>
          <w:w w:val="95"/>
        </w:rPr>
        <w:t xml:space="preserve"> </w:t>
      </w:r>
      <w:r w:rsidRPr="001058B5">
        <w:rPr>
          <w:rFonts w:ascii="Arial" w:hAnsi="Arial" w:cs="Arial"/>
          <w:w w:val="95"/>
        </w:rPr>
        <w:t>purge</w:t>
      </w:r>
      <w:r w:rsidRPr="001058B5">
        <w:rPr>
          <w:rFonts w:ascii="Arial" w:hAnsi="Arial" w:cs="Arial"/>
          <w:spacing w:val="-11"/>
          <w:w w:val="95"/>
        </w:rPr>
        <w:t xml:space="preserve"> </w:t>
      </w:r>
      <w:r w:rsidRPr="001058B5">
        <w:rPr>
          <w:rFonts w:ascii="Arial" w:hAnsi="Arial" w:cs="Arial"/>
          <w:w w:val="95"/>
        </w:rPr>
        <w:t>job,</w:t>
      </w:r>
      <w:r w:rsidRPr="001058B5">
        <w:rPr>
          <w:rFonts w:ascii="Arial" w:hAnsi="Arial" w:cs="Arial"/>
          <w:spacing w:val="-11"/>
          <w:w w:val="95"/>
        </w:rPr>
        <w:t xml:space="preserve"> </w:t>
      </w:r>
      <w:r w:rsidRPr="001058B5">
        <w:rPr>
          <w:rFonts w:ascii="Arial" w:hAnsi="Arial" w:cs="Arial"/>
          <w:w w:val="95"/>
        </w:rPr>
        <w:t>use</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DBMS_AUDIT_MGMT.DROP_PURGE_JOB</w:t>
      </w:r>
      <w:r w:rsidRPr="001058B5">
        <w:rPr>
          <w:rFonts w:ascii="Arial" w:hAnsi="Arial" w:cs="Arial"/>
          <w:spacing w:val="-82"/>
          <w:w w:val="95"/>
        </w:rPr>
        <w:t xml:space="preserve"> </w:t>
      </w:r>
      <w:r w:rsidRPr="001058B5">
        <w:rPr>
          <w:rFonts w:ascii="Arial" w:hAnsi="Arial" w:cs="Arial"/>
          <w:w w:val="95"/>
        </w:rPr>
        <w:t xml:space="preserve">PL/SQL </w:t>
      </w:r>
      <w:r w:rsidRPr="001058B5">
        <w:rPr>
          <w:rFonts w:ascii="Arial" w:hAnsi="Arial" w:cs="Arial"/>
        </w:rPr>
        <w:t>procedure.</w:t>
      </w:r>
      <w:r w:rsidRPr="001058B5">
        <w:rPr>
          <w:rFonts w:ascii="Arial" w:hAnsi="Arial" w:cs="Arial"/>
          <w:spacing w:val="-31"/>
        </w:rPr>
        <w:t xml:space="preserve"> </w:t>
      </w:r>
      <w:r w:rsidRPr="001058B5">
        <w:rPr>
          <w:rFonts w:ascii="Arial" w:hAnsi="Arial" w:cs="Arial"/>
          <w:spacing w:val="-9"/>
        </w:rPr>
        <w:t>To</w:t>
      </w:r>
      <w:r w:rsidRPr="001058B5">
        <w:rPr>
          <w:rFonts w:ascii="Arial" w:hAnsi="Arial" w:cs="Arial"/>
          <w:spacing w:val="-31"/>
        </w:rPr>
        <w:t xml:space="preserve"> </w:t>
      </w:r>
      <w:r w:rsidRPr="001058B5">
        <w:rPr>
          <w:rFonts w:ascii="Arial" w:hAnsi="Arial" w:cs="Arial"/>
        </w:rPr>
        <w:t>find</w:t>
      </w:r>
      <w:r w:rsidRPr="001058B5">
        <w:rPr>
          <w:rFonts w:ascii="Arial" w:hAnsi="Arial" w:cs="Arial"/>
          <w:spacing w:val="-30"/>
        </w:rPr>
        <w:t xml:space="preserve"> </w:t>
      </w:r>
      <w:r w:rsidRPr="001058B5">
        <w:rPr>
          <w:rFonts w:ascii="Arial" w:hAnsi="Arial" w:cs="Arial"/>
        </w:rPr>
        <w:t>existing</w:t>
      </w:r>
      <w:r w:rsidRPr="001058B5">
        <w:rPr>
          <w:rFonts w:ascii="Arial" w:hAnsi="Arial" w:cs="Arial"/>
          <w:spacing w:val="-31"/>
        </w:rPr>
        <w:t xml:space="preserve"> </w:t>
      </w:r>
      <w:r w:rsidRPr="001058B5">
        <w:rPr>
          <w:rFonts w:ascii="Arial" w:hAnsi="Arial" w:cs="Arial"/>
        </w:rPr>
        <w:t>purge</w:t>
      </w:r>
      <w:r w:rsidRPr="001058B5">
        <w:rPr>
          <w:rFonts w:ascii="Arial" w:hAnsi="Arial" w:cs="Arial"/>
          <w:spacing w:val="-31"/>
        </w:rPr>
        <w:t xml:space="preserve"> </w:t>
      </w:r>
      <w:r w:rsidRPr="001058B5">
        <w:rPr>
          <w:rFonts w:ascii="Arial" w:hAnsi="Arial" w:cs="Arial"/>
        </w:rPr>
        <w:t>jobs,</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JOB_NAME</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JOB_STATUS</w:t>
      </w:r>
      <w:r w:rsidRPr="001058B5">
        <w:rPr>
          <w:rFonts w:ascii="Arial" w:hAnsi="Arial" w:cs="Arial"/>
          <w:spacing w:val="-104"/>
        </w:rPr>
        <w:t xml:space="preserve"> </w:t>
      </w:r>
      <w:r w:rsidRPr="001058B5">
        <w:rPr>
          <w:rFonts w:ascii="Arial" w:hAnsi="Arial" w:cs="Arial"/>
        </w:rPr>
        <w:t>columns</w:t>
      </w:r>
      <w:r w:rsidRPr="001058B5">
        <w:rPr>
          <w:rFonts w:ascii="Arial" w:hAnsi="Arial" w:cs="Arial"/>
          <w:spacing w:val="-31"/>
        </w:rPr>
        <w:t xml:space="preserve"> </w:t>
      </w:r>
      <w:r w:rsidRPr="001058B5">
        <w:rPr>
          <w:rFonts w:ascii="Arial" w:hAnsi="Arial" w:cs="Arial"/>
        </w:rPr>
        <w:t>of the</w:t>
      </w:r>
      <w:r w:rsidRPr="001058B5">
        <w:rPr>
          <w:rFonts w:ascii="Arial" w:hAnsi="Arial" w:cs="Arial"/>
          <w:spacing w:val="-9"/>
        </w:rPr>
        <w:t xml:space="preserve"> </w:t>
      </w:r>
      <w:r w:rsidRPr="001058B5">
        <w:rPr>
          <w:rFonts w:ascii="Arial" w:hAnsi="Arial" w:cs="Arial"/>
        </w:rPr>
        <w:t>DBA_AUDIT_MGMT_CLEANUP_JOBS</w:t>
      </w:r>
      <w:r w:rsidRPr="001058B5">
        <w:rPr>
          <w:rFonts w:ascii="Arial" w:hAnsi="Arial" w:cs="Arial"/>
          <w:spacing w:val="-85"/>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spacing w:val="-4"/>
        </w:rPr>
        <w:t>view.</w:t>
      </w:r>
    </w:p>
    <w:p w14:paraId="2D091DDE"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51CBA90F" w14:textId="77777777" w:rsidR="008C539B" w:rsidRPr="001058B5" w:rsidRDefault="00C12992">
      <w:pPr>
        <w:spacing w:before="140"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DBMS_AUDIT_MGMT.DROP_PURGE_JOB(</w:t>
      </w:r>
    </w:p>
    <w:p w14:paraId="0D21955F" w14:textId="77777777" w:rsidR="008C539B" w:rsidRPr="001058B5" w:rsidRDefault="00C12992">
      <w:pPr>
        <w:spacing w:line="259" w:lineRule="auto"/>
        <w:ind w:left="1660" w:right="3784" w:firstLine="184"/>
        <w:rPr>
          <w:rFonts w:ascii="Arial" w:hAnsi="Arial" w:cs="Arial"/>
          <w:sz w:val="18"/>
        </w:rPr>
      </w:pPr>
      <w:r w:rsidRPr="001058B5">
        <w:rPr>
          <w:rFonts w:ascii="Arial" w:hAnsi="Arial" w:cs="Arial"/>
          <w:w w:val="85"/>
          <w:sz w:val="18"/>
        </w:rPr>
        <w:t xml:space="preserve">AUDIT_TRAIL_PURGE_NAME =&gt; 'FGA_Audit_Trail_PJ'); </w:t>
      </w:r>
      <w:r w:rsidRPr="001058B5">
        <w:rPr>
          <w:rFonts w:ascii="Arial" w:hAnsi="Arial" w:cs="Arial"/>
          <w:w w:val="95"/>
          <w:sz w:val="18"/>
        </w:rPr>
        <w:t>END;</w:t>
      </w:r>
    </w:p>
    <w:p w14:paraId="5C6C06B9" w14:textId="77777777" w:rsidR="008C539B" w:rsidRPr="001058B5" w:rsidRDefault="00C12992">
      <w:pPr>
        <w:ind w:left="1660"/>
        <w:rPr>
          <w:rFonts w:ascii="Arial" w:hAnsi="Arial" w:cs="Arial"/>
          <w:sz w:val="18"/>
        </w:rPr>
      </w:pPr>
      <w:r w:rsidRPr="001058B5">
        <w:rPr>
          <w:rFonts w:ascii="Arial" w:hAnsi="Arial" w:cs="Arial"/>
          <w:w w:val="86"/>
          <w:sz w:val="18"/>
        </w:rPr>
        <w:t>/</w:t>
      </w:r>
    </w:p>
    <w:p w14:paraId="374ABD4D" w14:textId="77777777" w:rsidR="008C539B" w:rsidRPr="001058B5" w:rsidRDefault="008C539B">
      <w:pPr>
        <w:pStyle w:val="BodyText"/>
        <w:spacing w:before="2"/>
        <w:rPr>
          <w:rFonts w:ascii="Arial" w:hAnsi="Arial" w:cs="Arial"/>
          <w:sz w:val="18"/>
        </w:rPr>
      </w:pPr>
    </w:p>
    <w:p w14:paraId="494D017F" w14:textId="77777777" w:rsidR="008C539B" w:rsidRPr="001058B5" w:rsidRDefault="00C12992">
      <w:pPr>
        <w:pStyle w:val="BodyText"/>
        <w:ind w:left="1660"/>
        <w:rPr>
          <w:rFonts w:ascii="Arial" w:hAnsi="Arial" w:cs="Arial"/>
        </w:rPr>
      </w:pPr>
      <w:r w:rsidRPr="001058B5">
        <w:rPr>
          <w:rFonts w:ascii="Arial" w:hAnsi="Arial" w:cs="Arial"/>
        </w:rPr>
        <w:t>In this example:</w:t>
      </w:r>
    </w:p>
    <w:p w14:paraId="2A3F4CC4"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AUDIT_TRAIL_PURGE_NAME:</w:t>
      </w:r>
      <w:r w:rsidRPr="001058B5">
        <w:rPr>
          <w:rFonts w:ascii="Arial" w:hAnsi="Arial" w:cs="Arial"/>
          <w:spacing w:val="-22"/>
          <w:sz w:val="20"/>
        </w:rPr>
        <w:t xml:space="preserve"> </w:t>
      </w:r>
      <w:r w:rsidRPr="001058B5">
        <w:rPr>
          <w:rFonts w:ascii="Arial" w:hAnsi="Arial" w:cs="Arial"/>
          <w:sz w:val="20"/>
        </w:rPr>
        <w:t>Specifies</w:t>
      </w:r>
      <w:r w:rsidRPr="001058B5">
        <w:rPr>
          <w:rFonts w:ascii="Arial" w:hAnsi="Arial" w:cs="Arial"/>
          <w:spacing w:val="-22"/>
          <w:sz w:val="20"/>
        </w:rPr>
        <w:t xml:space="preserve"> </w:t>
      </w:r>
      <w:r w:rsidRPr="001058B5">
        <w:rPr>
          <w:rFonts w:ascii="Arial" w:hAnsi="Arial" w:cs="Arial"/>
          <w:sz w:val="20"/>
        </w:rPr>
        <w:t>a</w:t>
      </w:r>
      <w:r w:rsidRPr="001058B5">
        <w:rPr>
          <w:rFonts w:ascii="Arial" w:hAnsi="Arial" w:cs="Arial"/>
          <w:spacing w:val="-21"/>
          <w:sz w:val="20"/>
        </w:rPr>
        <w:t xml:space="preserve"> </w:t>
      </w:r>
      <w:r w:rsidRPr="001058B5">
        <w:rPr>
          <w:rFonts w:ascii="Arial" w:hAnsi="Arial" w:cs="Arial"/>
          <w:sz w:val="20"/>
        </w:rPr>
        <w:t>purge</w:t>
      </w:r>
      <w:r w:rsidRPr="001058B5">
        <w:rPr>
          <w:rFonts w:ascii="Arial" w:hAnsi="Arial" w:cs="Arial"/>
          <w:spacing w:val="-22"/>
          <w:sz w:val="20"/>
        </w:rPr>
        <w:t xml:space="preserve"> </w:t>
      </w:r>
      <w:r w:rsidRPr="001058B5">
        <w:rPr>
          <w:rFonts w:ascii="Arial" w:hAnsi="Arial" w:cs="Arial"/>
          <w:sz w:val="20"/>
        </w:rPr>
        <w:t>job</w:t>
      </w:r>
      <w:r w:rsidRPr="001058B5">
        <w:rPr>
          <w:rFonts w:ascii="Arial" w:hAnsi="Arial" w:cs="Arial"/>
          <w:spacing w:val="-21"/>
          <w:sz w:val="20"/>
        </w:rPr>
        <w:t xml:space="preserve"> </w:t>
      </w:r>
      <w:r w:rsidRPr="001058B5">
        <w:rPr>
          <w:rFonts w:ascii="Arial" w:hAnsi="Arial" w:cs="Arial"/>
          <w:sz w:val="20"/>
        </w:rPr>
        <w:t>called</w:t>
      </w:r>
      <w:r w:rsidRPr="001058B5">
        <w:rPr>
          <w:rFonts w:ascii="Arial" w:hAnsi="Arial" w:cs="Arial"/>
          <w:spacing w:val="-21"/>
          <w:sz w:val="20"/>
        </w:rPr>
        <w:t xml:space="preserve"> </w:t>
      </w:r>
      <w:r w:rsidRPr="001058B5">
        <w:rPr>
          <w:rFonts w:ascii="Arial" w:hAnsi="Arial" w:cs="Arial"/>
          <w:sz w:val="20"/>
        </w:rPr>
        <w:t>FGA_Audit_Trail_PJ.</w:t>
      </w:r>
    </w:p>
    <w:p w14:paraId="5970B6B2" w14:textId="77777777" w:rsidR="008C539B" w:rsidRPr="001058B5" w:rsidRDefault="008C539B">
      <w:pPr>
        <w:pStyle w:val="BodyText"/>
        <w:spacing w:before="11"/>
        <w:rPr>
          <w:rFonts w:ascii="Arial" w:hAnsi="Arial" w:cs="Arial"/>
          <w:sz w:val="22"/>
        </w:rPr>
      </w:pPr>
    </w:p>
    <w:p w14:paraId="541DAD0B" w14:textId="77777777" w:rsidR="008C539B" w:rsidRPr="001058B5" w:rsidRDefault="00C12992">
      <w:pPr>
        <w:pStyle w:val="Heading6"/>
        <w:ind w:left="1660"/>
      </w:pPr>
      <w:bookmarkStart w:id="1917" w:name="Clearing_the_Archive_Timestamp_Setting"/>
      <w:bookmarkStart w:id="1918" w:name="_bookmark2088"/>
      <w:bookmarkEnd w:id="1917"/>
      <w:bookmarkEnd w:id="1918"/>
      <w:r w:rsidRPr="001058B5">
        <w:t>Clearing the Archi</w:t>
      </w:r>
      <w:bookmarkStart w:id="1919" w:name="_bookmark2089"/>
      <w:bookmarkEnd w:id="1919"/>
      <w:r w:rsidRPr="001058B5">
        <w:t>ve Timestamp Setting</w:t>
      </w:r>
    </w:p>
    <w:p w14:paraId="11846BCC" w14:textId="77777777" w:rsidR="008C539B" w:rsidRPr="001058B5" w:rsidRDefault="00C12992">
      <w:pPr>
        <w:pStyle w:val="BodyText"/>
        <w:spacing w:before="59" w:line="228" w:lineRule="auto"/>
        <w:ind w:left="1660" w:right="1506" w:hanging="1"/>
        <w:rPr>
          <w:rFonts w:ascii="Arial" w:hAnsi="Arial" w:cs="Arial"/>
        </w:rPr>
      </w:pPr>
      <w:r w:rsidRPr="001058B5">
        <w:rPr>
          <w:rFonts w:ascii="Arial" w:hAnsi="Arial" w:cs="Arial"/>
          <w:spacing w:val="-9"/>
          <w:w w:val="95"/>
        </w:rPr>
        <w:t>To</w:t>
      </w:r>
      <w:r w:rsidRPr="001058B5">
        <w:rPr>
          <w:rFonts w:ascii="Arial" w:hAnsi="Arial" w:cs="Arial"/>
          <w:spacing w:val="-14"/>
          <w:w w:val="95"/>
        </w:rPr>
        <w:t xml:space="preserve"> </w:t>
      </w:r>
      <w:r w:rsidRPr="001058B5">
        <w:rPr>
          <w:rFonts w:ascii="Arial" w:hAnsi="Arial" w:cs="Arial"/>
          <w:w w:val="95"/>
        </w:rPr>
        <w:t>clear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archive</w:t>
      </w:r>
      <w:r w:rsidRPr="001058B5">
        <w:rPr>
          <w:rFonts w:ascii="Arial" w:hAnsi="Arial" w:cs="Arial"/>
          <w:spacing w:val="-13"/>
          <w:w w:val="95"/>
        </w:rPr>
        <w:t xml:space="preserve"> </w:t>
      </w:r>
      <w:r w:rsidRPr="001058B5">
        <w:rPr>
          <w:rFonts w:ascii="Arial" w:hAnsi="Arial" w:cs="Arial"/>
          <w:w w:val="95"/>
        </w:rPr>
        <w:t>timestamp</w:t>
      </w:r>
      <w:r w:rsidRPr="001058B5">
        <w:rPr>
          <w:rFonts w:ascii="Arial" w:hAnsi="Arial" w:cs="Arial"/>
          <w:spacing w:val="-13"/>
          <w:w w:val="95"/>
        </w:rPr>
        <w:t xml:space="preserve"> </w:t>
      </w:r>
      <w:r w:rsidRPr="001058B5">
        <w:rPr>
          <w:rFonts w:ascii="Arial" w:hAnsi="Arial" w:cs="Arial"/>
          <w:w w:val="95"/>
        </w:rPr>
        <w:t>setting,</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3"/>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DBMS_AUDIT_MGMT.CLEAR_LAST_ </w:t>
      </w:r>
      <w:r w:rsidRPr="001058B5">
        <w:rPr>
          <w:rFonts w:ascii="Arial" w:hAnsi="Arial" w:cs="Arial"/>
        </w:rPr>
        <w:t>ARCHIVE_TIMESTAMP</w:t>
      </w:r>
      <w:r w:rsidRPr="001058B5">
        <w:rPr>
          <w:rFonts w:ascii="Arial" w:hAnsi="Arial" w:cs="Arial"/>
          <w:spacing w:val="-87"/>
        </w:rPr>
        <w:t xml:space="preserve"> </w:t>
      </w:r>
      <w:r w:rsidRPr="001058B5">
        <w:rPr>
          <w:rFonts w:ascii="Arial" w:hAnsi="Arial" w:cs="Arial"/>
        </w:rPr>
        <w:t>PL/SQL procedure.</w:t>
      </w:r>
    </w:p>
    <w:p w14:paraId="20281AB2"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3D94F13C" w14:textId="77777777" w:rsidR="008C539B" w:rsidRPr="001058B5" w:rsidRDefault="00C12992">
      <w:pPr>
        <w:spacing w:before="141"/>
        <w:ind w:left="1660"/>
        <w:rPr>
          <w:rFonts w:ascii="Arial" w:hAnsi="Arial" w:cs="Arial"/>
          <w:sz w:val="18"/>
        </w:rPr>
      </w:pPr>
      <w:r w:rsidRPr="001058B5">
        <w:rPr>
          <w:rFonts w:ascii="Arial" w:hAnsi="Arial" w:cs="Arial"/>
          <w:w w:val="95"/>
          <w:sz w:val="18"/>
        </w:rPr>
        <w:t>BEGIN</w:t>
      </w:r>
    </w:p>
    <w:p w14:paraId="15F76B15" w14:textId="77777777" w:rsidR="008C539B" w:rsidRPr="001058B5" w:rsidRDefault="00C12992">
      <w:pPr>
        <w:tabs>
          <w:tab w:val="left" w:pos="3883"/>
        </w:tabs>
        <w:spacing w:before="15" w:line="259" w:lineRule="auto"/>
        <w:ind w:left="1937" w:right="2764" w:hanging="93"/>
        <w:rPr>
          <w:rFonts w:ascii="Arial" w:hAnsi="Arial" w:cs="Arial"/>
          <w:sz w:val="18"/>
        </w:rPr>
      </w:pPr>
      <w:r w:rsidRPr="001058B5">
        <w:rPr>
          <w:rFonts w:ascii="Arial" w:hAnsi="Arial" w:cs="Arial"/>
          <w:w w:val="95"/>
          <w:sz w:val="18"/>
        </w:rPr>
        <w:t xml:space="preserve">DBMS_AUDIT_MGMT.CLEAR_LAST_ARCHIVE_TIMESTAMP( </w:t>
      </w:r>
      <w:r w:rsidRPr="001058B5">
        <w:rPr>
          <w:rFonts w:ascii="Arial" w:hAnsi="Arial" w:cs="Arial"/>
          <w:w w:val="85"/>
          <w:sz w:val="18"/>
        </w:rPr>
        <w:t>AUDIT_TRAIL_TYPE</w:t>
      </w:r>
      <w:r w:rsidRPr="001058B5">
        <w:rPr>
          <w:rFonts w:ascii="Arial" w:hAnsi="Arial" w:cs="Arial"/>
          <w:w w:val="85"/>
          <w:sz w:val="18"/>
        </w:rPr>
        <w:tab/>
        <w:t xml:space="preserve">=&gt; DBMS_AUDIT_MGMT.AUDIT_TRAIL_XML', </w:t>
      </w:r>
      <w:r w:rsidRPr="001058B5">
        <w:rPr>
          <w:rFonts w:ascii="Arial" w:hAnsi="Arial" w:cs="Arial"/>
          <w:w w:val="95"/>
          <w:sz w:val="18"/>
        </w:rPr>
        <w:t>RAC_INSTANCE_NUMBER =&gt; 1</w:t>
      </w:r>
      <w:r w:rsidRPr="001058B5">
        <w:rPr>
          <w:rFonts w:ascii="Arial" w:hAnsi="Arial" w:cs="Arial"/>
          <w:spacing w:val="11"/>
          <w:w w:val="95"/>
          <w:sz w:val="18"/>
        </w:rPr>
        <w:t xml:space="preserve"> </w:t>
      </w:r>
      <w:r w:rsidRPr="001058B5">
        <w:rPr>
          <w:rFonts w:ascii="Arial" w:hAnsi="Arial" w:cs="Arial"/>
          <w:w w:val="95"/>
          <w:sz w:val="18"/>
        </w:rPr>
        <w:t>);</w:t>
      </w:r>
    </w:p>
    <w:p w14:paraId="4FD3C7C4"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AA37A74"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3C9D7C39" w14:textId="77777777" w:rsidR="008C539B" w:rsidRPr="001058B5" w:rsidRDefault="008C539B">
      <w:pPr>
        <w:pStyle w:val="BodyText"/>
        <w:spacing w:before="3"/>
        <w:rPr>
          <w:rFonts w:ascii="Arial" w:hAnsi="Arial" w:cs="Arial"/>
          <w:sz w:val="18"/>
        </w:rPr>
      </w:pPr>
    </w:p>
    <w:p w14:paraId="00B36683" w14:textId="77777777" w:rsidR="008C539B" w:rsidRPr="001058B5" w:rsidRDefault="00C12992">
      <w:pPr>
        <w:pStyle w:val="BodyText"/>
        <w:spacing w:before="1"/>
        <w:ind w:left="1660"/>
        <w:rPr>
          <w:rFonts w:ascii="Arial" w:hAnsi="Arial" w:cs="Arial"/>
        </w:rPr>
      </w:pPr>
      <w:r w:rsidRPr="001058B5">
        <w:rPr>
          <w:rFonts w:ascii="Arial" w:hAnsi="Arial" w:cs="Arial"/>
        </w:rPr>
        <w:t>In this example:</w:t>
      </w:r>
    </w:p>
    <w:p w14:paraId="7D704DDC" w14:textId="77777777" w:rsidR="008C539B" w:rsidRPr="001058B5" w:rsidRDefault="00C12992" w:rsidP="006F7931">
      <w:pPr>
        <w:pStyle w:val="ListParagraph"/>
        <w:numPr>
          <w:ilvl w:val="1"/>
          <w:numId w:val="137"/>
        </w:numPr>
        <w:tabs>
          <w:tab w:val="left" w:pos="2020"/>
        </w:tabs>
        <w:spacing w:before="120" w:line="228" w:lineRule="auto"/>
        <w:ind w:right="791" w:hanging="359"/>
        <w:rPr>
          <w:rFonts w:ascii="Arial" w:hAnsi="Arial" w:cs="Arial"/>
          <w:sz w:val="20"/>
        </w:rPr>
      </w:pPr>
      <w:r w:rsidRPr="001058B5">
        <w:rPr>
          <w:rFonts w:ascii="Arial" w:hAnsi="Arial" w:cs="Arial"/>
          <w:w w:val="95"/>
          <w:sz w:val="20"/>
        </w:rPr>
        <w:t>RAC_INSTANCE_NUMBER:</w:t>
      </w:r>
      <w:r w:rsidRPr="001058B5">
        <w:rPr>
          <w:rFonts w:ascii="Arial" w:hAnsi="Arial" w:cs="Arial"/>
          <w:spacing w:val="-27"/>
          <w:w w:val="95"/>
          <w:sz w:val="20"/>
        </w:rPr>
        <w:t xml:space="preserve"> </w:t>
      </w:r>
      <w:r w:rsidRPr="001058B5">
        <w:rPr>
          <w:rFonts w:ascii="Arial" w:hAnsi="Arial" w:cs="Arial"/>
          <w:w w:val="95"/>
          <w:sz w:val="20"/>
        </w:rPr>
        <w:t>If</w:t>
      </w:r>
      <w:r w:rsidRPr="001058B5">
        <w:rPr>
          <w:rFonts w:ascii="Arial" w:hAnsi="Arial" w:cs="Arial"/>
          <w:spacing w:val="-27"/>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AUDIT_TRAIL_TYPE</w:t>
      </w:r>
      <w:r w:rsidRPr="001058B5">
        <w:rPr>
          <w:rFonts w:ascii="Arial" w:hAnsi="Arial" w:cs="Arial"/>
          <w:spacing w:val="-96"/>
          <w:w w:val="95"/>
          <w:sz w:val="20"/>
        </w:rPr>
        <w:t xml:space="preserve"> </w:t>
      </w:r>
      <w:r w:rsidRPr="001058B5">
        <w:rPr>
          <w:rFonts w:ascii="Arial" w:hAnsi="Arial" w:cs="Arial"/>
          <w:w w:val="95"/>
          <w:sz w:val="20"/>
        </w:rPr>
        <w:t>property</w:t>
      </w:r>
      <w:r w:rsidRPr="001058B5">
        <w:rPr>
          <w:rFonts w:ascii="Arial" w:hAnsi="Arial" w:cs="Arial"/>
          <w:spacing w:val="-27"/>
          <w:w w:val="95"/>
          <w:sz w:val="20"/>
        </w:rPr>
        <w:t xml:space="preserve"> </w:t>
      </w:r>
      <w:r w:rsidRPr="001058B5">
        <w:rPr>
          <w:rFonts w:ascii="Arial" w:hAnsi="Arial" w:cs="Arial"/>
          <w:w w:val="95"/>
          <w:sz w:val="20"/>
        </w:rPr>
        <w:t>is</w:t>
      </w:r>
      <w:r w:rsidRPr="001058B5">
        <w:rPr>
          <w:rFonts w:ascii="Arial" w:hAnsi="Arial" w:cs="Arial"/>
          <w:spacing w:val="-27"/>
          <w:w w:val="95"/>
          <w:sz w:val="20"/>
        </w:rPr>
        <w:t xml:space="preserve"> </w:t>
      </w:r>
      <w:r w:rsidRPr="001058B5">
        <w:rPr>
          <w:rFonts w:ascii="Arial" w:hAnsi="Arial" w:cs="Arial"/>
          <w:w w:val="95"/>
          <w:sz w:val="20"/>
        </w:rPr>
        <w:t>set</w:t>
      </w:r>
      <w:r w:rsidRPr="001058B5">
        <w:rPr>
          <w:rFonts w:ascii="Arial" w:hAnsi="Arial" w:cs="Arial"/>
          <w:spacing w:val="-27"/>
          <w:w w:val="95"/>
          <w:sz w:val="20"/>
        </w:rPr>
        <w:t xml:space="preserve"> </w:t>
      </w:r>
      <w:r w:rsidRPr="001058B5">
        <w:rPr>
          <w:rFonts w:ascii="Arial" w:hAnsi="Arial" w:cs="Arial"/>
          <w:w w:val="95"/>
          <w:sz w:val="20"/>
        </w:rPr>
        <w:t>to</w:t>
      </w:r>
      <w:r w:rsidRPr="001058B5">
        <w:rPr>
          <w:rFonts w:ascii="Arial" w:hAnsi="Arial" w:cs="Arial"/>
          <w:spacing w:val="-27"/>
          <w:w w:val="95"/>
          <w:sz w:val="20"/>
        </w:rPr>
        <w:t xml:space="preserve"> </w:t>
      </w:r>
      <w:r w:rsidRPr="001058B5">
        <w:rPr>
          <w:rFonts w:ascii="Arial" w:hAnsi="Arial" w:cs="Arial"/>
          <w:w w:val="95"/>
          <w:sz w:val="20"/>
        </w:rPr>
        <w:t xml:space="preserve">DBMS_AUDIT_ </w:t>
      </w:r>
      <w:r w:rsidRPr="001058B5">
        <w:rPr>
          <w:rFonts w:ascii="Arial" w:hAnsi="Arial" w:cs="Arial"/>
          <w:w w:val="90"/>
          <w:sz w:val="20"/>
        </w:rPr>
        <w:t>MGMT.AUDIT_TRAIL_OS</w:t>
      </w:r>
      <w:r w:rsidRPr="001058B5">
        <w:rPr>
          <w:rFonts w:ascii="Arial" w:hAnsi="Arial" w:cs="Arial"/>
          <w:spacing w:val="-76"/>
          <w:w w:val="90"/>
          <w:sz w:val="20"/>
        </w:rPr>
        <w:t xml:space="preserve"> </w:t>
      </w:r>
      <w:r w:rsidRPr="001058B5">
        <w:rPr>
          <w:rFonts w:ascii="Arial" w:hAnsi="Arial" w:cs="Arial"/>
          <w:w w:val="90"/>
          <w:sz w:val="20"/>
        </w:rPr>
        <w:t>or</w:t>
      </w:r>
      <w:r w:rsidRPr="001058B5">
        <w:rPr>
          <w:rFonts w:ascii="Arial" w:hAnsi="Arial" w:cs="Arial"/>
          <w:spacing w:val="-8"/>
          <w:w w:val="90"/>
          <w:sz w:val="20"/>
        </w:rPr>
        <w:t xml:space="preserve"> </w:t>
      </w:r>
      <w:r w:rsidRPr="001058B5">
        <w:rPr>
          <w:rFonts w:ascii="Arial" w:hAnsi="Arial" w:cs="Arial"/>
          <w:w w:val="90"/>
          <w:sz w:val="20"/>
        </w:rPr>
        <w:t>DBMS_AUDIT_MGMT.AUDIT_TRAIL_XML,</w:t>
      </w:r>
      <w:r w:rsidRPr="001058B5">
        <w:rPr>
          <w:rFonts w:ascii="Arial" w:hAnsi="Arial" w:cs="Arial"/>
          <w:spacing w:val="-8"/>
          <w:w w:val="90"/>
          <w:sz w:val="20"/>
        </w:rPr>
        <w:t xml:space="preserve"> </w:t>
      </w:r>
      <w:r w:rsidRPr="001058B5">
        <w:rPr>
          <w:rFonts w:ascii="Arial" w:hAnsi="Arial" w:cs="Arial"/>
          <w:w w:val="90"/>
          <w:sz w:val="20"/>
        </w:rPr>
        <w:t>then</w:t>
      </w:r>
      <w:r w:rsidRPr="001058B5">
        <w:rPr>
          <w:rFonts w:ascii="Arial" w:hAnsi="Arial" w:cs="Arial"/>
          <w:spacing w:val="-8"/>
          <w:w w:val="90"/>
          <w:sz w:val="20"/>
        </w:rPr>
        <w:t xml:space="preserve"> </w:t>
      </w:r>
      <w:r w:rsidRPr="001058B5">
        <w:rPr>
          <w:rFonts w:ascii="Arial" w:hAnsi="Arial" w:cs="Arial"/>
          <w:w w:val="90"/>
          <w:sz w:val="20"/>
        </w:rPr>
        <w:t>you</w:t>
      </w:r>
      <w:r w:rsidRPr="001058B5">
        <w:rPr>
          <w:rFonts w:ascii="Arial" w:hAnsi="Arial" w:cs="Arial"/>
          <w:spacing w:val="-8"/>
          <w:w w:val="90"/>
          <w:sz w:val="20"/>
        </w:rPr>
        <w:t xml:space="preserve"> </w:t>
      </w:r>
      <w:r w:rsidRPr="001058B5">
        <w:rPr>
          <w:rFonts w:ascii="Arial" w:hAnsi="Arial" w:cs="Arial"/>
          <w:w w:val="90"/>
          <w:sz w:val="20"/>
        </w:rPr>
        <w:t>cannot</w:t>
      </w:r>
      <w:r w:rsidRPr="001058B5">
        <w:rPr>
          <w:rFonts w:ascii="Arial" w:hAnsi="Arial" w:cs="Arial"/>
          <w:spacing w:val="-8"/>
          <w:w w:val="90"/>
          <w:sz w:val="20"/>
        </w:rPr>
        <w:t xml:space="preserve"> </w:t>
      </w:r>
      <w:r w:rsidRPr="001058B5">
        <w:rPr>
          <w:rFonts w:ascii="Arial" w:hAnsi="Arial" w:cs="Arial"/>
          <w:w w:val="90"/>
          <w:sz w:val="20"/>
        </w:rPr>
        <w:t xml:space="preserve">set </w:t>
      </w:r>
      <w:r w:rsidRPr="001058B5">
        <w:rPr>
          <w:rFonts w:ascii="Arial" w:hAnsi="Arial" w:cs="Arial"/>
          <w:sz w:val="20"/>
        </w:rPr>
        <w:t>RAC_INSTANCE_NUMBER</w:t>
      </w:r>
      <w:r w:rsidRPr="001058B5">
        <w:rPr>
          <w:rFonts w:ascii="Arial" w:hAnsi="Arial" w:cs="Arial"/>
          <w:spacing w:val="-93"/>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pacing w:val="-6"/>
          <w:sz w:val="20"/>
        </w:rPr>
        <w:t>You</w:t>
      </w:r>
      <w:r w:rsidRPr="001058B5">
        <w:rPr>
          <w:rFonts w:ascii="Arial" w:hAnsi="Arial" w:cs="Arial"/>
          <w:spacing w:val="-19"/>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omit</w:t>
      </w:r>
      <w:r w:rsidRPr="001058B5">
        <w:rPr>
          <w:rFonts w:ascii="Arial" w:hAnsi="Arial" w:cs="Arial"/>
          <w:spacing w:val="-19"/>
          <w:sz w:val="20"/>
        </w:rPr>
        <w:t xml:space="preserve"> </w:t>
      </w:r>
      <w:r w:rsidRPr="001058B5">
        <w:rPr>
          <w:rFonts w:ascii="Arial" w:hAnsi="Arial" w:cs="Arial"/>
          <w:sz w:val="20"/>
        </w:rPr>
        <w:t>this</w:t>
      </w:r>
      <w:r w:rsidRPr="001058B5">
        <w:rPr>
          <w:rFonts w:ascii="Arial" w:hAnsi="Arial" w:cs="Arial"/>
          <w:spacing w:val="-20"/>
          <w:sz w:val="20"/>
        </w:rPr>
        <w:t xml:space="preserve"> </w:t>
      </w:r>
      <w:r w:rsidRPr="001058B5">
        <w:rPr>
          <w:rFonts w:ascii="Arial" w:hAnsi="Arial" w:cs="Arial"/>
          <w:sz w:val="20"/>
        </w:rPr>
        <w:t>setting</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20"/>
          <w:sz w:val="20"/>
        </w:rPr>
        <w:t xml:space="preserve"> </w:t>
      </w:r>
      <w:r w:rsidRPr="001058B5">
        <w:rPr>
          <w:rFonts w:ascii="Arial" w:hAnsi="Arial" w:cs="Arial"/>
          <w:sz w:val="20"/>
        </w:rPr>
        <w:t>specify</w:t>
      </w:r>
      <w:r w:rsidRPr="001058B5">
        <w:rPr>
          <w:rFonts w:ascii="Arial" w:hAnsi="Arial" w:cs="Arial"/>
          <w:spacing w:val="-18"/>
          <w:sz w:val="20"/>
        </w:rPr>
        <w:t xml:space="preserve"> </w:t>
      </w:r>
      <w:r w:rsidRPr="001058B5">
        <w:rPr>
          <w:rFonts w:ascii="Arial" w:hAnsi="Arial" w:cs="Arial"/>
          <w:sz w:val="20"/>
        </w:rPr>
        <w:t>1</w:t>
      </w:r>
      <w:r w:rsidRPr="001058B5">
        <w:rPr>
          <w:rFonts w:ascii="Arial" w:hAnsi="Arial" w:cs="Arial"/>
          <w:spacing w:val="-94"/>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indicate</w:t>
      </w:r>
      <w:r w:rsidRPr="001058B5">
        <w:rPr>
          <w:rFonts w:ascii="Arial" w:hAnsi="Arial" w:cs="Arial"/>
          <w:spacing w:val="-20"/>
          <w:sz w:val="20"/>
        </w:rPr>
        <w:t xml:space="preserve"> </w:t>
      </w:r>
      <w:r w:rsidRPr="001058B5">
        <w:rPr>
          <w:rFonts w:ascii="Arial" w:hAnsi="Arial" w:cs="Arial"/>
          <w:sz w:val="20"/>
        </w:rPr>
        <w:t>an instance</w:t>
      </w:r>
      <w:r w:rsidRPr="001058B5">
        <w:rPr>
          <w:rFonts w:ascii="Arial" w:hAnsi="Arial" w:cs="Arial"/>
          <w:spacing w:val="-1"/>
          <w:sz w:val="20"/>
        </w:rPr>
        <w:t xml:space="preserve"> </w:t>
      </w:r>
      <w:r w:rsidRPr="001058B5">
        <w:rPr>
          <w:rFonts w:ascii="Arial" w:hAnsi="Arial" w:cs="Arial"/>
          <w:sz w:val="20"/>
        </w:rPr>
        <w:t>number.</w:t>
      </w:r>
    </w:p>
    <w:p w14:paraId="5867D972" w14:textId="77777777" w:rsidR="008C539B" w:rsidRPr="001058B5" w:rsidRDefault="00C12992">
      <w:pPr>
        <w:pStyle w:val="BodyText"/>
        <w:spacing w:before="125" w:line="228" w:lineRule="auto"/>
        <w:ind w:left="2020" w:right="700" w:hanging="1"/>
        <w:rPr>
          <w:rFonts w:ascii="Arial" w:hAnsi="Arial" w:cs="Arial"/>
        </w:rPr>
      </w:pPr>
      <w:r w:rsidRPr="001058B5">
        <w:rPr>
          <w:rFonts w:ascii="Arial" w:hAnsi="Arial" w:cs="Arial"/>
          <w:spacing w:val="-6"/>
          <w:w w:val="95"/>
        </w:rPr>
        <w:t>You</w:t>
      </w:r>
      <w:r w:rsidRPr="001058B5">
        <w:rPr>
          <w:rFonts w:ascii="Arial" w:hAnsi="Arial" w:cs="Arial"/>
          <w:spacing w:val="-25"/>
          <w:w w:val="95"/>
        </w:rPr>
        <w:t xml:space="preserve"> </w:t>
      </w:r>
      <w:r w:rsidRPr="001058B5">
        <w:rPr>
          <w:rFonts w:ascii="Arial" w:hAnsi="Arial" w:cs="Arial"/>
          <w:w w:val="95"/>
        </w:rPr>
        <w:t>can</w:t>
      </w:r>
      <w:r w:rsidRPr="001058B5">
        <w:rPr>
          <w:rFonts w:ascii="Arial" w:hAnsi="Arial" w:cs="Arial"/>
          <w:spacing w:val="-25"/>
          <w:w w:val="95"/>
        </w:rPr>
        <w:t xml:space="preserve"> </w:t>
      </w:r>
      <w:r w:rsidRPr="001058B5">
        <w:rPr>
          <w:rFonts w:ascii="Arial" w:hAnsi="Arial" w:cs="Arial"/>
          <w:w w:val="95"/>
        </w:rPr>
        <w:t>omit</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RAC_INSTANCE_NUMBER</w:t>
      </w:r>
      <w:r w:rsidRPr="001058B5">
        <w:rPr>
          <w:rFonts w:ascii="Arial" w:hAnsi="Arial" w:cs="Arial"/>
          <w:spacing w:val="-95"/>
          <w:w w:val="95"/>
        </w:rPr>
        <w:t xml:space="preserve"> </w:t>
      </w:r>
      <w:r w:rsidRPr="001058B5">
        <w:rPr>
          <w:rFonts w:ascii="Arial" w:hAnsi="Arial" w:cs="Arial"/>
          <w:w w:val="95"/>
        </w:rPr>
        <w:t>setting</w:t>
      </w:r>
      <w:r w:rsidRPr="001058B5">
        <w:rPr>
          <w:rFonts w:ascii="Arial" w:hAnsi="Arial" w:cs="Arial"/>
          <w:spacing w:val="-25"/>
          <w:w w:val="95"/>
        </w:rPr>
        <w:t xml:space="preserve"> </w:t>
      </w:r>
      <w:r w:rsidRPr="001058B5">
        <w:rPr>
          <w:rFonts w:ascii="Arial" w:hAnsi="Arial" w:cs="Arial"/>
          <w:w w:val="95"/>
        </w:rPr>
        <w:t>when</w:t>
      </w:r>
      <w:r w:rsidRPr="001058B5">
        <w:rPr>
          <w:rFonts w:ascii="Arial" w:hAnsi="Arial" w:cs="Arial"/>
          <w:spacing w:val="-25"/>
          <w:w w:val="95"/>
        </w:rPr>
        <w:t xml:space="preserve"> </w:t>
      </w:r>
      <w:r w:rsidRPr="001058B5">
        <w:rPr>
          <w:rFonts w:ascii="Arial" w:hAnsi="Arial" w:cs="Arial"/>
          <w:w w:val="95"/>
        </w:rPr>
        <w:t>AUDIT_TRAIL_TYPE</w:t>
      </w:r>
      <w:r w:rsidRPr="001058B5">
        <w:rPr>
          <w:rFonts w:ascii="Arial" w:hAnsi="Arial" w:cs="Arial"/>
          <w:spacing w:val="-95"/>
          <w:w w:val="95"/>
        </w:rPr>
        <w:t xml:space="preserve"> </w:t>
      </w:r>
      <w:r w:rsidRPr="001058B5">
        <w:rPr>
          <w:rFonts w:ascii="Arial" w:hAnsi="Arial" w:cs="Arial"/>
          <w:w w:val="95"/>
        </w:rPr>
        <w:t>is</w:t>
      </w:r>
      <w:r w:rsidRPr="001058B5">
        <w:rPr>
          <w:rFonts w:ascii="Arial" w:hAnsi="Arial" w:cs="Arial"/>
          <w:spacing w:val="-25"/>
          <w:w w:val="95"/>
        </w:rPr>
        <w:t xml:space="preserve"> </w:t>
      </w:r>
      <w:r w:rsidRPr="001058B5">
        <w:rPr>
          <w:rFonts w:ascii="Arial" w:hAnsi="Arial" w:cs="Arial"/>
          <w:w w:val="95"/>
        </w:rPr>
        <w:t xml:space="preserve">DBMS_ </w:t>
      </w:r>
      <w:r w:rsidRPr="001058B5">
        <w:rPr>
          <w:rFonts w:ascii="Arial" w:hAnsi="Arial" w:cs="Arial"/>
          <w:w w:val="85"/>
        </w:rPr>
        <w:t>AUDIT_MGMT.AUDIT_TRAIL_AUD_STD or DBMS_AUDIT_MGMT.AUDIT_TRAIL_FGA_STD,</w:t>
      </w:r>
      <w:r w:rsidRPr="001058B5">
        <w:rPr>
          <w:rFonts w:ascii="Arial" w:hAnsi="Arial" w:cs="Arial"/>
          <w:spacing w:val="20"/>
          <w:w w:val="85"/>
        </w:rPr>
        <w:t xml:space="preserve"> </w:t>
      </w:r>
      <w:r w:rsidRPr="001058B5">
        <w:rPr>
          <w:rFonts w:ascii="Arial" w:hAnsi="Arial" w:cs="Arial"/>
          <w:w w:val="85"/>
        </w:rPr>
        <w:t>or</w:t>
      </w:r>
    </w:p>
    <w:p w14:paraId="230DDEC8" w14:textId="77777777" w:rsidR="008C539B" w:rsidRPr="001058B5" w:rsidRDefault="00C12992">
      <w:pPr>
        <w:pStyle w:val="BodyText"/>
        <w:spacing w:line="230" w:lineRule="auto"/>
        <w:ind w:left="2019" w:right="700"/>
        <w:rPr>
          <w:rFonts w:ascii="Arial" w:hAnsi="Arial" w:cs="Arial"/>
        </w:rPr>
      </w:pPr>
      <w:r w:rsidRPr="001058B5">
        <w:rPr>
          <w:rFonts w:ascii="Arial" w:hAnsi="Arial" w:cs="Arial"/>
        </w:rPr>
        <w:t>if the database is not an Oracle RAC database. Otherwise, specify the correct instance</w:t>
      </w:r>
      <w:r w:rsidRPr="001058B5">
        <w:rPr>
          <w:rFonts w:ascii="Arial" w:hAnsi="Arial" w:cs="Arial"/>
          <w:spacing w:val="-24"/>
        </w:rPr>
        <w:t xml:space="preserve"> </w:t>
      </w:r>
      <w:r w:rsidRPr="001058B5">
        <w:rPr>
          <w:rFonts w:ascii="Arial" w:hAnsi="Arial" w:cs="Arial"/>
          <w:spacing w:val="-3"/>
        </w:rPr>
        <w:t>number.</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find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instance</w:t>
      </w:r>
      <w:r w:rsidRPr="001058B5">
        <w:rPr>
          <w:rFonts w:ascii="Arial" w:hAnsi="Arial" w:cs="Arial"/>
          <w:spacing w:val="-24"/>
        </w:rPr>
        <w:t xml:space="preserve"> </w:t>
      </w:r>
      <w:r w:rsidRPr="001058B5">
        <w:rPr>
          <w:rFonts w:ascii="Arial" w:hAnsi="Arial" w:cs="Arial"/>
        </w:rPr>
        <w:t>number</w:t>
      </w:r>
      <w:r w:rsidRPr="001058B5">
        <w:rPr>
          <w:rFonts w:ascii="Arial" w:hAnsi="Arial" w:cs="Arial"/>
          <w:spacing w:val="-23"/>
        </w:rPr>
        <w:t xml:space="preserve"> </w:t>
      </w:r>
      <w:r w:rsidRPr="001058B5">
        <w:rPr>
          <w:rFonts w:ascii="Arial" w:hAnsi="Arial" w:cs="Arial"/>
        </w:rPr>
        <w:t>by</w:t>
      </w:r>
      <w:r w:rsidRPr="001058B5">
        <w:rPr>
          <w:rFonts w:ascii="Arial" w:hAnsi="Arial" w:cs="Arial"/>
          <w:spacing w:val="-24"/>
        </w:rPr>
        <w:t xml:space="preserve"> </w:t>
      </w:r>
      <w:r w:rsidRPr="001058B5">
        <w:rPr>
          <w:rFonts w:ascii="Arial" w:hAnsi="Arial" w:cs="Arial"/>
        </w:rPr>
        <w:t>issuing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SHOW</w:t>
      </w:r>
      <w:r w:rsidRPr="001058B5">
        <w:rPr>
          <w:rFonts w:ascii="Arial" w:hAnsi="Arial" w:cs="Arial"/>
          <w:spacing w:val="-65"/>
        </w:rPr>
        <w:t xml:space="preserve"> </w:t>
      </w:r>
      <w:r w:rsidRPr="001058B5">
        <w:rPr>
          <w:rFonts w:ascii="Arial" w:hAnsi="Arial" w:cs="Arial"/>
        </w:rPr>
        <w:t>PARAMETER INSTANCE_NUMBER</w:t>
      </w:r>
      <w:r w:rsidRPr="001058B5">
        <w:rPr>
          <w:rFonts w:ascii="Arial" w:hAnsi="Arial" w:cs="Arial"/>
          <w:spacing w:val="-88"/>
        </w:rPr>
        <w:t xml:space="preserve"> </w:t>
      </w:r>
      <w:r w:rsidRPr="001058B5">
        <w:rPr>
          <w:rFonts w:ascii="Arial" w:hAnsi="Arial" w:cs="Arial"/>
        </w:rPr>
        <w:t>command in SQL*Plus.</w:t>
      </w:r>
    </w:p>
    <w:p w14:paraId="66285580" w14:textId="77777777" w:rsidR="008C539B" w:rsidRPr="001058B5" w:rsidRDefault="008C539B">
      <w:pPr>
        <w:pStyle w:val="BodyText"/>
        <w:spacing w:before="11"/>
        <w:rPr>
          <w:rFonts w:ascii="Arial" w:hAnsi="Arial" w:cs="Arial"/>
          <w:sz w:val="22"/>
        </w:rPr>
      </w:pPr>
    </w:p>
    <w:p w14:paraId="34650E34" w14:textId="77777777" w:rsidR="008C539B" w:rsidRPr="001058B5" w:rsidRDefault="00C12992">
      <w:pPr>
        <w:pStyle w:val="Heading6"/>
        <w:spacing w:before="1"/>
        <w:ind w:left="1660"/>
      </w:pPr>
      <w:bookmarkStart w:id="1920" w:name="Clearing_the_Database_Audit_Trail_Batch_"/>
      <w:bookmarkStart w:id="1921" w:name="_bookmark2090"/>
      <w:bookmarkEnd w:id="1920"/>
      <w:bookmarkEnd w:id="1921"/>
      <w:r w:rsidRPr="001058B5">
        <w:t>Clearing the Datab</w:t>
      </w:r>
      <w:bookmarkStart w:id="1922" w:name="_bookmark2091"/>
      <w:bookmarkEnd w:id="1922"/>
      <w:r w:rsidRPr="001058B5">
        <w:t>ase Audit Trail Batch Size</w:t>
      </w:r>
    </w:p>
    <w:p w14:paraId="23DEC0A7" w14:textId="77777777" w:rsidR="008C539B" w:rsidRPr="001058B5" w:rsidRDefault="00C12992">
      <w:pPr>
        <w:pStyle w:val="BodyText"/>
        <w:spacing w:before="59" w:line="228" w:lineRule="auto"/>
        <w:ind w:left="1660" w:right="1547" w:hanging="1"/>
        <w:rPr>
          <w:rFonts w:ascii="Arial" w:hAnsi="Arial" w:cs="Arial"/>
        </w:rPr>
      </w:pPr>
      <w:r w:rsidRPr="001058B5">
        <w:rPr>
          <w:rFonts w:ascii="Arial" w:hAnsi="Arial" w:cs="Arial"/>
          <w:spacing w:val="-9"/>
          <w:w w:val="95"/>
        </w:rPr>
        <w:t>To</w:t>
      </w:r>
      <w:r w:rsidRPr="001058B5">
        <w:rPr>
          <w:rFonts w:ascii="Arial" w:hAnsi="Arial" w:cs="Arial"/>
          <w:spacing w:val="-27"/>
          <w:w w:val="95"/>
        </w:rPr>
        <w:t xml:space="preserve"> </w:t>
      </w:r>
      <w:r w:rsidRPr="001058B5">
        <w:rPr>
          <w:rFonts w:ascii="Arial" w:hAnsi="Arial" w:cs="Arial"/>
          <w:w w:val="95"/>
        </w:rPr>
        <w:t>clear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batch</w:t>
      </w:r>
      <w:r w:rsidRPr="001058B5">
        <w:rPr>
          <w:rFonts w:ascii="Arial" w:hAnsi="Arial" w:cs="Arial"/>
          <w:spacing w:val="-27"/>
          <w:w w:val="95"/>
        </w:rPr>
        <w:t xml:space="preserve"> </w:t>
      </w:r>
      <w:r w:rsidRPr="001058B5">
        <w:rPr>
          <w:rFonts w:ascii="Arial" w:hAnsi="Arial" w:cs="Arial"/>
          <w:w w:val="95"/>
        </w:rPr>
        <w:t>size</w:t>
      </w:r>
      <w:r w:rsidRPr="001058B5">
        <w:rPr>
          <w:rFonts w:ascii="Arial" w:hAnsi="Arial" w:cs="Arial"/>
          <w:spacing w:val="-27"/>
          <w:w w:val="95"/>
        </w:rPr>
        <w:t xml:space="preserve"> </w:t>
      </w:r>
      <w:r w:rsidRPr="001058B5">
        <w:rPr>
          <w:rFonts w:ascii="Arial" w:hAnsi="Arial" w:cs="Arial"/>
          <w:w w:val="95"/>
        </w:rPr>
        <w:t>setting,</w:t>
      </w:r>
      <w:r w:rsidRPr="001058B5">
        <w:rPr>
          <w:rFonts w:ascii="Arial" w:hAnsi="Arial" w:cs="Arial"/>
          <w:spacing w:val="-27"/>
          <w:w w:val="95"/>
        </w:rPr>
        <w:t xml:space="preserve"> </w:t>
      </w:r>
      <w:r w:rsidRPr="001058B5">
        <w:rPr>
          <w:rFonts w:ascii="Arial" w:hAnsi="Arial" w:cs="Arial"/>
          <w:w w:val="95"/>
        </w:rPr>
        <w:t>use</w:t>
      </w:r>
      <w:r w:rsidRPr="001058B5">
        <w:rPr>
          <w:rFonts w:ascii="Arial" w:hAnsi="Arial" w:cs="Arial"/>
          <w:spacing w:val="-26"/>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33917F64"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6FD0E60F" w14:textId="77777777" w:rsidR="008C539B" w:rsidRPr="001058B5" w:rsidRDefault="00C12992">
      <w:pPr>
        <w:spacing w:before="139"/>
        <w:ind w:left="1660"/>
        <w:rPr>
          <w:rFonts w:ascii="Arial" w:hAnsi="Arial" w:cs="Arial"/>
          <w:sz w:val="18"/>
        </w:rPr>
      </w:pPr>
      <w:r w:rsidRPr="001058B5">
        <w:rPr>
          <w:rFonts w:ascii="Arial" w:hAnsi="Arial" w:cs="Arial"/>
          <w:w w:val="95"/>
          <w:sz w:val="18"/>
        </w:rPr>
        <w:t>BEGIN</w:t>
      </w:r>
    </w:p>
    <w:p w14:paraId="3C16B946"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DBMS_AUDIT_MGMT.CLEAR_AUDIT_TRAIL_PROPERTY(</w:t>
      </w:r>
    </w:p>
    <w:p w14:paraId="4ECE7497" w14:textId="77777777" w:rsidR="008C539B" w:rsidRPr="001058B5" w:rsidRDefault="00C12992">
      <w:pPr>
        <w:tabs>
          <w:tab w:val="left" w:pos="4161"/>
        </w:tabs>
        <w:spacing w:before="16" w:line="259" w:lineRule="auto"/>
        <w:ind w:left="1937" w:right="21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DBMS_AUDIT_MGMT.AUDIT_TRAIL_AUD_STD, </w:t>
      </w:r>
      <w:r w:rsidRPr="001058B5">
        <w:rPr>
          <w:rFonts w:ascii="Arial" w:hAnsi="Arial" w:cs="Arial"/>
          <w:w w:val="85"/>
          <w:sz w:val="18"/>
        </w:rPr>
        <w:t>AUDIT_TRAIL_PROPERTY</w:t>
      </w:r>
      <w:r w:rsidRPr="001058B5">
        <w:rPr>
          <w:rFonts w:ascii="Arial" w:hAnsi="Arial" w:cs="Arial"/>
          <w:w w:val="85"/>
          <w:sz w:val="18"/>
        </w:rPr>
        <w:tab/>
        <w:t>=&gt; DBMS_AUDIT_MGMT.DB_DELETE_BATCH_SIZE,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615BAD9A"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151FEA9A"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0477E0E1" w14:textId="77777777" w:rsidR="008C539B" w:rsidRPr="001058B5" w:rsidRDefault="008C539B">
      <w:pPr>
        <w:pStyle w:val="BodyText"/>
        <w:spacing w:before="2"/>
        <w:rPr>
          <w:rFonts w:ascii="Arial" w:hAnsi="Arial" w:cs="Arial"/>
          <w:sz w:val="18"/>
        </w:rPr>
      </w:pPr>
    </w:p>
    <w:p w14:paraId="05FABD6E" w14:textId="77777777" w:rsidR="008C539B" w:rsidRPr="001058B5" w:rsidRDefault="00C12992">
      <w:pPr>
        <w:pStyle w:val="BodyText"/>
        <w:ind w:left="1660"/>
        <w:rPr>
          <w:rFonts w:ascii="Arial" w:hAnsi="Arial" w:cs="Arial"/>
        </w:rPr>
      </w:pPr>
      <w:r w:rsidRPr="001058B5">
        <w:rPr>
          <w:rFonts w:ascii="Arial" w:hAnsi="Arial" w:cs="Arial"/>
        </w:rPr>
        <w:t>In this example:</w:t>
      </w:r>
    </w:p>
    <w:p w14:paraId="7F41E67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system</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one</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AUDIT_TRAIL_TYPE</w:t>
      </w:r>
      <w:r w:rsidRPr="001058B5">
        <w:rPr>
          <w:rFonts w:ascii="Arial" w:hAnsi="Arial" w:cs="Arial"/>
          <w:spacing w:val="-90"/>
          <w:sz w:val="20"/>
        </w:rPr>
        <w:t xml:space="preserve"> </w:t>
      </w:r>
      <w:r w:rsidRPr="001058B5">
        <w:rPr>
          <w:rFonts w:ascii="Arial" w:hAnsi="Arial" w:cs="Arial"/>
          <w:sz w:val="20"/>
        </w:rPr>
        <w:t>values</w:t>
      </w:r>
      <w:r w:rsidRPr="001058B5">
        <w:rPr>
          <w:rFonts w:ascii="Arial" w:hAnsi="Arial" w:cs="Arial"/>
          <w:spacing w:val="-16"/>
          <w:sz w:val="20"/>
        </w:rPr>
        <w:t xml:space="preserve"> </w:t>
      </w:r>
      <w:r w:rsidRPr="001058B5">
        <w:rPr>
          <w:rFonts w:ascii="Arial" w:hAnsi="Arial" w:cs="Arial"/>
          <w:sz w:val="20"/>
        </w:rPr>
        <w:t>listed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hyperlink w:anchor="_bookmark2065" w:history="1">
        <w:r w:rsidRPr="001058B5">
          <w:rPr>
            <w:rFonts w:ascii="Arial" w:hAnsi="Arial" w:cs="Arial"/>
            <w:color w:val="0000CC"/>
            <w:sz w:val="20"/>
          </w:rPr>
          <w:t>"Step</w:t>
        </w:r>
        <w:r w:rsidRPr="001058B5">
          <w:rPr>
            <w:rFonts w:ascii="Arial" w:hAnsi="Arial" w:cs="Arial"/>
            <w:color w:val="0000CC"/>
            <w:spacing w:val="-16"/>
            <w:sz w:val="20"/>
          </w:rPr>
          <w:t xml:space="preserve"> </w:t>
        </w:r>
        <w:r w:rsidRPr="001058B5">
          <w:rPr>
            <w:rFonts w:ascii="Arial" w:hAnsi="Arial" w:cs="Arial"/>
            <w:color w:val="0000CC"/>
            <w:sz w:val="20"/>
          </w:rPr>
          <w:t>6:</w:t>
        </w:r>
      </w:hyperlink>
    </w:p>
    <w:p w14:paraId="1E329A2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6518671" w14:textId="77777777" w:rsidR="008C539B" w:rsidRPr="001058B5" w:rsidRDefault="008C539B">
      <w:pPr>
        <w:pStyle w:val="BodyText"/>
        <w:spacing w:before="5"/>
        <w:rPr>
          <w:rFonts w:ascii="Arial" w:hAnsi="Arial" w:cs="Arial"/>
          <w:sz w:val="25"/>
        </w:rPr>
      </w:pPr>
    </w:p>
    <w:p w14:paraId="509F6B93" w14:textId="77777777" w:rsidR="008C539B" w:rsidRPr="001058B5" w:rsidRDefault="008D1AB8">
      <w:pPr>
        <w:pStyle w:val="BodyText"/>
        <w:spacing w:before="99" w:line="232" w:lineRule="auto"/>
        <w:ind w:left="2620" w:right="840"/>
        <w:rPr>
          <w:rFonts w:ascii="Arial" w:hAnsi="Arial" w:cs="Arial"/>
        </w:rPr>
      </w:pPr>
      <w:hyperlink w:anchor="_bookmark2065" w:history="1">
        <w:r w:rsidR="00C12992" w:rsidRPr="001058B5">
          <w:rPr>
            <w:rFonts w:ascii="Arial" w:hAnsi="Arial" w:cs="Arial"/>
            <w:color w:val="0000CC"/>
          </w:rPr>
          <w:t xml:space="preserve">Optionally, Configure the Audit Trail Records to be Deleted in Batches" </w:t>
        </w:r>
        <w:r w:rsidR="00C12992" w:rsidRPr="001058B5">
          <w:rPr>
            <w:rFonts w:ascii="Arial" w:hAnsi="Arial" w:cs="Arial"/>
          </w:rPr>
          <w:t>on</w:t>
        </w:r>
      </w:hyperlink>
      <w:r w:rsidR="00C12992" w:rsidRPr="001058B5">
        <w:rPr>
          <w:rFonts w:ascii="Arial" w:hAnsi="Arial" w:cs="Arial"/>
        </w:rPr>
        <w:t xml:space="preserve"> </w:t>
      </w:r>
      <w:hyperlink w:anchor="_bookmark2065" w:history="1">
        <w:r w:rsidR="00C12992" w:rsidRPr="001058B5">
          <w:rPr>
            <w:rFonts w:ascii="Arial" w:hAnsi="Arial" w:cs="Arial"/>
          </w:rPr>
          <w:t>page 9-71</w:t>
        </w:r>
      </w:hyperlink>
      <w:r w:rsidR="00C12992" w:rsidRPr="001058B5">
        <w:rPr>
          <w:rFonts w:ascii="Arial" w:hAnsi="Arial" w:cs="Arial"/>
        </w:rPr>
        <w:t>.</w:t>
      </w:r>
    </w:p>
    <w:p w14:paraId="0EEECE08" w14:textId="77777777" w:rsidR="008C539B" w:rsidRPr="001058B5" w:rsidRDefault="00C12992" w:rsidP="006F7931">
      <w:pPr>
        <w:pStyle w:val="ListParagraph"/>
        <w:numPr>
          <w:ilvl w:val="2"/>
          <w:numId w:val="137"/>
        </w:numPr>
        <w:tabs>
          <w:tab w:val="left" w:pos="2620"/>
        </w:tabs>
        <w:spacing w:before="121" w:line="228" w:lineRule="auto"/>
        <w:ind w:left="2619" w:right="242" w:hanging="359"/>
        <w:jc w:val="both"/>
        <w:rPr>
          <w:rFonts w:ascii="Arial" w:hAnsi="Arial" w:cs="Arial"/>
          <w:sz w:val="20"/>
        </w:rPr>
      </w:pPr>
      <w:r w:rsidRPr="001058B5">
        <w:rPr>
          <w:rFonts w:ascii="Arial" w:hAnsi="Arial" w:cs="Arial"/>
          <w:w w:val="90"/>
          <w:sz w:val="20"/>
        </w:rPr>
        <w:t xml:space="preserve">AUDIT_TRAIL_PROPERTY: Specifies the DB_DELETE_BATCH_SIZE </w:t>
      </w:r>
      <w:r w:rsidRPr="001058B5">
        <w:rPr>
          <w:rFonts w:ascii="Arial" w:hAnsi="Arial" w:cs="Arial"/>
          <w:spacing w:val="-3"/>
          <w:w w:val="90"/>
          <w:sz w:val="20"/>
        </w:rPr>
        <w:t xml:space="preserve">property. </w:t>
      </w:r>
      <w:r w:rsidRPr="001058B5">
        <w:rPr>
          <w:rFonts w:ascii="Arial" w:hAnsi="Arial" w:cs="Arial"/>
          <w:w w:val="90"/>
          <w:sz w:val="20"/>
        </w:rPr>
        <w:t xml:space="preserve">Query the </w:t>
      </w:r>
      <w:r w:rsidRPr="001058B5">
        <w:rPr>
          <w:rFonts w:ascii="Arial" w:hAnsi="Arial" w:cs="Arial"/>
          <w:w w:val="95"/>
          <w:sz w:val="20"/>
        </w:rPr>
        <w:t>DBA_AUDIT_MGMT_CONFIG_PARAMS</w:t>
      </w:r>
      <w:r w:rsidRPr="001058B5">
        <w:rPr>
          <w:rFonts w:ascii="Arial" w:hAnsi="Arial" w:cs="Arial"/>
          <w:spacing w:val="-84"/>
          <w:w w:val="95"/>
          <w:sz w:val="20"/>
        </w:rPr>
        <w:t xml:space="preserve"> </w:t>
      </w:r>
      <w:r w:rsidRPr="001058B5">
        <w:rPr>
          <w:rFonts w:ascii="Arial" w:hAnsi="Arial" w:cs="Arial"/>
          <w:w w:val="95"/>
          <w:sz w:val="20"/>
        </w:rPr>
        <w:t>data</w:t>
      </w:r>
      <w:r w:rsidRPr="001058B5">
        <w:rPr>
          <w:rFonts w:ascii="Arial" w:hAnsi="Arial" w:cs="Arial"/>
          <w:spacing w:val="-12"/>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w w:val="95"/>
          <w:sz w:val="20"/>
        </w:rPr>
        <w:t>view</w:t>
      </w:r>
      <w:r w:rsidRPr="001058B5">
        <w:rPr>
          <w:rFonts w:ascii="Arial" w:hAnsi="Arial" w:cs="Arial"/>
          <w:spacing w:val="-12"/>
          <w:w w:val="95"/>
          <w:sz w:val="20"/>
        </w:rPr>
        <w:t xml:space="preserve"> </w:t>
      </w:r>
      <w:r w:rsidRPr="001058B5">
        <w:rPr>
          <w:rFonts w:ascii="Arial" w:hAnsi="Arial" w:cs="Arial"/>
          <w:w w:val="95"/>
          <w:sz w:val="20"/>
        </w:rPr>
        <w:t>to</w:t>
      </w:r>
      <w:r w:rsidRPr="001058B5">
        <w:rPr>
          <w:rFonts w:ascii="Arial" w:hAnsi="Arial" w:cs="Arial"/>
          <w:spacing w:val="-13"/>
          <w:w w:val="95"/>
          <w:sz w:val="20"/>
        </w:rPr>
        <w:t xml:space="preserve"> </w:t>
      </w:r>
      <w:r w:rsidRPr="001058B5">
        <w:rPr>
          <w:rFonts w:ascii="Arial" w:hAnsi="Arial" w:cs="Arial"/>
          <w:w w:val="95"/>
          <w:sz w:val="20"/>
        </w:rPr>
        <w:t>find</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current</w:t>
      </w:r>
      <w:r w:rsidRPr="001058B5">
        <w:rPr>
          <w:rFonts w:ascii="Arial" w:hAnsi="Arial" w:cs="Arial"/>
          <w:spacing w:val="-12"/>
          <w:w w:val="95"/>
          <w:sz w:val="20"/>
        </w:rPr>
        <w:t xml:space="preserve"> </w:t>
      </w:r>
      <w:r w:rsidRPr="001058B5">
        <w:rPr>
          <w:rFonts w:ascii="Arial" w:hAnsi="Arial" w:cs="Arial"/>
          <w:w w:val="95"/>
          <w:sz w:val="20"/>
        </w:rPr>
        <w:t>status</w:t>
      </w:r>
      <w:r w:rsidRPr="001058B5">
        <w:rPr>
          <w:rFonts w:ascii="Arial" w:hAnsi="Arial" w:cs="Arial"/>
          <w:spacing w:val="-13"/>
          <w:w w:val="95"/>
          <w:sz w:val="20"/>
        </w:rPr>
        <w:t xml:space="preserve"> </w:t>
      </w:r>
      <w:r w:rsidRPr="001058B5">
        <w:rPr>
          <w:rFonts w:ascii="Arial" w:hAnsi="Arial" w:cs="Arial"/>
          <w:w w:val="95"/>
          <w:sz w:val="20"/>
        </w:rPr>
        <w:t xml:space="preserve">of </w:t>
      </w:r>
      <w:r w:rsidRPr="001058B5">
        <w:rPr>
          <w:rFonts w:ascii="Arial" w:hAnsi="Arial" w:cs="Arial"/>
          <w:sz w:val="20"/>
        </w:rPr>
        <w:t>this</w:t>
      </w:r>
      <w:r w:rsidRPr="001058B5">
        <w:rPr>
          <w:rFonts w:ascii="Arial" w:hAnsi="Arial" w:cs="Arial"/>
          <w:spacing w:val="-1"/>
          <w:sz w:val="20"/>
        </w:rPr>
        <w:t xml:space="preserve"> </w:t>
      </w:r>
      <w:r w:rsidRPr="001058B5">
        <w:rPr>
          <w:rFonts w:ascii="Arial" w:hAnsi="Arial" w:cs="Arial"/>
          <w:spacing w:val="-3"/>
          <w:sz w:val="20"/>
        </w:rPr>
        <w:t>property.</w:t>
      </w:r>
    </w:p>
    <w:p w14:paraId="7A62C465" w14:textId="77777777" w:rsidR="008C539B" w:rsidRPr="001058B5" w:rsidRDefault="00C12992" w:rsidP="006F7931">
      <w:pPr>
        <w:pStyle w:val="ListParagraph"/>
        <w:numPr>
          <w:ilvl w:val="2"/>
          <w:numId w:val="137"/>
        </w:numPr>
        <w:tabs>
          <w:tab w:val="left" w:pos="2620"/>
        </w:tabs>
        <w:spacing w:before="125" w:line="228" w:lineRule="auto"/>
        <w:ind w:left="2619" w:right="485" w:hanging="359"/>
        <w:rPr>
          <w:rFonts w:ascii="Arial" w:hAnsi="Arial" w:cs="Arial"/>
          <w:sz w:val="20"/>
        </w:rPr>
      </w:pPr>
      <w:r w:rsidRPr="001058B5">
        <w:rPr>
          <w:rFonts w:ascii="Arial" w:hAnsi="Arial" w:cs="Arial"/>
          <w:w w:val="95"/>
          <w:sz w:val="20"/>
        </w:rPr>
        <w:t>USE_DEFAULT_VALUES:</w:t>
      </w:r>
      <w:r w:rsidRPr="001058B5">
        <w:rPr>
          <w:rFonts w:ascii="Arial" w:hAnsi="Arial" w:cs="Arial"/>
          <w:spacing w:val="-3"/>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set</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TRUE,</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3"/>
          <w:w w:val="95"/>
          <w:sz w:val="20"/>
        </w:rPr>
        <w:t xml:space="preserve"> </w:t>
      </w:r>
      <w:r w:rsidRPr="001058B5">
        <w:rPr>
          <w:rFonts w:ascii="Arial" w:hAnsi="Arial" w:cs="Arial"/>
          <w:w w:val="95"/>
          <w:sz w:val="20"/>
        </w:rPr>
        <w:t>clears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4"/>
          <w:w w:val="95"/>
          <w:sz w:val="20"/>
        </w:rPr>
        <w:t xml:space="preserve"> </w:t>
      </w:r>
      <w:r w:rsidRPr="001058B5">
        <w:rPr>
          <w:rFonts w:ascii="Arial" w:hAnsi="Arial" w:cs="Arial"/>
          <w:w w:val="95"/>
          <w:sz w:val="20"/>
        </w:rPr>
        <w:t>current</w:t>
      </w:r>
      <w:r w:rsidRPr="001058B5">
        <w:rPr>
          <w:rFonts w:ascii="Arial" w:hAnsi="Arial" w:cs="Arial"/>
          <w:spacing w:val="-3"/>
          <w:w w:val="95"/>
          <w:sz w:val="20"/>
        </w:rPr>
        <w:t xml:space="preserve"> </w:t>
      </w:r>
      <w:r w:rsidRPr="001058B5">
        <w:rPr>
          <w:rFonts w:ascii="Arial" w:hAnsi="Arial" w:cs="Arial"/>
          <w:w w:val="95"/>
          <w:sz w:val="20"/>
        </w:rPr>
        <w:t>audit</w:t>
      </w:r>
      <w:r w:rsidRPr="001058B5">
        <w:rPr>
          <w:rFonts w:ascii="Arial" w:hAnsi="Arial" w:cs="Arial"/>
          <w:spacing w:val="-3"/>
          <w:w w:val="95"/>
          <w:sz w:val="20"/>
        </w:rPr>
        <w:t xml:space="preserve"> </w:t>
      </w:r>
      <w:r w:rsidRPr="001058B5">
        <w:rPr>
          <w:rFonts w:ascii="Arial" w:hAnsi="Arial" w:cs="Arial"/>
          <w:w w:val="95"/>
          <w:sz w:val="20"/>
        </w:rPr>
        <w:t>record</w:t>
      </w:r>
      <w:r w:rsidRPr="001058B5">
        <w:rPr>
          <w:rFonts w:ascii="Arial" w:hAnsi="Arial" w:cs="Arial"/>
          <w:spacing w:val="-3"/>
          <w:w w:val="95"/>
          <w:sz w:val="20"/>
        </w:rPr>
        <w:t xml:space="preserve"> </w:t>
      </w:r>
      <w:r w:rsidRPr="001058B5">
        <w:rPr>
          <w:rFonts w:ascii="Arial" w:hAnsi="Arial" w:cs="Arial"/>
          <w:w w:val="95"/>
          <w:sz w:val="20"/>
        </w:rPr>
        <w:t xml:space="preserve">batch </w:t>
      </w:r>
      <w:r w:rsidRPr="001058B5">
        <w:rPr>
          <w:rFonts w:ascii="Arial" w:hAnsi="Arial" w:cs="Arial"/>
          <w:sz w:val="20"/>
        </w:rPr>
        <w:t>size and uses the default value, 10000,</w:t>
      </w:r>
      <w:r w:rsidRPr="001058B5">
        <w:rPr>
          <w:rFonts w:ascii="Arial" w:hAnsi="Arial" w:cs="Arial"/>
          <w:spacing w:val="-16"/>
          <w:sz w:val="20"/>
        </w:rPr>
        <w:t xml:space="preserve"> </w:t>
      </w:r>
      <w:r w:rsidRPr="001058B5">
        <w:rPr>
          <w:rFonts w:ascii="Arial" w:hAnsi="Arial" w:cs="Arial"/>
          <w:sz w:val="20"/>
        </w:rPr>
        <w:t>instead.</w:t>
      </w:r>
    </w:p>
    <w:p w14:paraId="3A155F70" w14:textId="77777777" w:rsidR="008C539B" w:rsidRPr="001058B5" w:rsidRDefault="008C539B">
      <w:pPr>
        <w:pStyle w:val="BodyText"/>
        <w:spacing w:before="5"/>
        <w:rPr>
          <w:rFonts w:ascii="Arial" w:hAnsi="Arial" w:cs="Arial"/>
          <w:sz w:val="25"/>
        </w:rPr>
      </w:pPr>
    </w:p>
    <w:p w14:paraId="60FB1231" w14:textId="77777777" w:rsidR="008C539B" w:rsidRPr="001058B5" w:rsidRDefault="00C12992">
      <w:pPr>
        <w:pStyle w:val="Heading4"/>
        <w:spacing w:before="1"/>
      </w:pPr>
      <w:bookmarkStart w:id="1923" w:name="Example:_Directly_Calling_a_Database_Aud"/>
      <w:bookmarkStart w:id="1924" w:name="_bookmark2092"/>
      <w:bookmarkEnd w:id="1923"/>
      <w:bookmarkEnd w:id="1924"/>
      <w:r w:rsidRPr="001058B5">
        <w:t>Example: Directly Calling a Database Audit Trail P</w:t>
      </w:r>
      <w:bookmarkStart w:id="1925" w:name="_bookmark2093"/>
      <w:bookmarkEnd w:id="1925"/>
      <w:r w:rsidRPr="001058B5">
        <w:t>urge Operation</w:t>
      </w:r>
    </w:p>
    <w:p w14:paraId="1AF5DF15" w14:textId="77777777" w:rsidR="008C539B" w:rsidRPr="001058B5" w:rsidRDefault="00C12992">
      <w:pPr>
        <w:pStyle w:val="BodyText"/>
        <w:spacing w:before="82" w:line="230" w:lineRule="auto"/>
        <w:ind w:left="2259" w:right="185"/>
        <w:rPr>
          <w:rFonts w:ascii="Arial" w:hAnsi="Arial" w:cs="Arial"/>
        </w:rPr>
      </w:pPr>
      <w:r w:rsidRPr="001058B5">
        <w:rPr>
          <w:rFonts w:ascii="Arial" w:hAnsi="Arial" w:cs="Arial"/>
        </w:rPr>
        <w:t xml:space="preserve">The pseudo code in </w:t>
      </w:r>
      <w:hyperlink w:anchor="_bookmark2094" w:history="1">
        <w:r w:rsidRPr="001058B5">
          <w:rPr>
            <w:rFonts w:ascii="Arial" w:hAnsi="Arial" w:cs="Arial"/>
            <w:color w:val="0000CC"/>
          </w:rPr>
          <w:t xml:space="preserve">Example 9–27 </w:t>
        </w:r>
      </w:hyperlink>
      <w:r w:rsidRPr="001058B5">
        <w:rPr>
          <w:rFonts w:ascii="Arial" w:hAnsi="Arial" w:cs="Arial"/>
        </w:rPr>
        <w:t xml:space="preserve">creates a database audit trail purge operation that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user</w:t>
      </w:r>
      <w:r w:rsidRPr="001058B5">
        <w:rPr>
          <w:rFonts w:ascii="Arial" w:hAnsi="Arial" w:cs="Arial"/>
          <w:spacing w:val="-10"/>
          <w:w w:val="95"/>
        </w:rPr>
        <w:t xml:space="preserve"> </w:t>
      </w:r>
      <w:r w:rsidRPr="001058B5">
        <w:rPr>
          <w:rFonts w:ascii="Arial" w:hAnsi="Arial" w:cs="Arial"/>
          <w:w w:val="95"/>
        </w:rPr>
        <w:t>calls</w:t>
      </w:r>
      <w:r w:rsidRPr="001058B5">
        <w:rPr>
          <w:rFonts w:ascii="Arial" w:hAnsi="Arial" w:cs="Arial"/>
          <w:spacing w:val="-11"/>
          <w:w w:val="95"/>
        </w:rPr>
        <w:t xml:space="preserve"> </w:t>
      </w:r>
      <w:r w:rsidRPr="001058B5">
        <w:rPr>
          <w:rFonts w:ascii="Arial" w:hAnsi="Arial" w:cs="Arial"/>
          <w:w w:val="95"/>
        </w:rPr>
        <w:t>by</w:t>
      </w:r>
      <w:r w:rsidRPr="001058B5">
        <w:rPr>
          <w:rFonts w:ascii="Arial" w:hAnsi="Arial" w:cs="Arial"/>
          <w:spacing w:val="-10"/>
          <w:w w:val="95"/>
        </w:rPr>
        <w:t xml:space="preserve"> </w:t>
      </w:r>
      <w:r w:rsidRPr="001058B5">
        <w:rPr>
          <w:rFonts w:ascii="Arial" w:hAnsi="Arial" w:cs="Arial"/>
          <w:w w:val="95"/>
        </w:rPr>
        <w:t>invoking</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DBMS_ADUIT.CLEAN_AUDIT_TRAIL</w:t>
      </w:r>
      <w:r w:rsidRPr="001058B5">
        <w:rPr>
          <w:rFonts w:ascii="Arial" w:hAnsi="Arial" w:cs="Arial"/>
          <w:spacing w:val="-83"/>
          <w:w w:val="95"/>
        </w:rPr>
        <w:t xml:space="preserve"> </w:t>
      </w:r>
      <w:r w:rsidRPr="001058B5">
        <w:rPr>
          <w:rFonts w:ascii="Arial" w:hAnsi="Arial" w:cs="Arial"/>
          <w:w w:val="95"/>
        </w:rPr>
        <w:t>procedure.</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 xml:space="preserve">purge </w:t>
      </w:r>
      <w:r w:rsidRPr="001058B5">
        <w:rPr>
          <w:rFonts w:ascii="Arial" w:hAnsi="Arial" w:cs="Arial"/>
        </w:rPr>
        <w:t>operation deletes records that were created before the last archived timestamp by using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archives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calculates</w:t>
      </w:r>
      <w:r w:rsidRPr="001058B5">
        <w:rPr>
          <w:rFonts w:ascii="Arial" w:hAnsi="Arial" w:cs="Arial"/>
          <w:spacing w:val="-5"/>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were archived</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SetCleanUpAuditTrail</w:t>
      </w:r>
      <w:r w:rsidRPr="001058B5">
        <w:rPr>
          <w:rFonts w:ascii="Arial" w:hAnsi="Arial" w:cs="Arial"/>
          <w:spacing w:val="-97"/>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last</w:t>
      </w:r>
      <w:r w:rsidRPr="001058B5">
        <w:rPr>
          <w:rFonts w:ascii="Arial" w:hAnsi="Arial" w:cs="Arial"/>
          <w:spacing w:val="-24"/>
        </w:rPr>
        <w:t xml:space="preserve"> </w:t>
      </w:r>
      <w:r w:rsidRPr="001058B5">
        <w:rPr>
          <w:rFonts w:ascii="Arial" w:hAnsi="Arial" w:cs="Arial"/>
        </w:rPr>
        <w:t>archive</w:t>
      </w:r>
      <w:r w:rsidRPr="001058B5">
        <w:rPr>
          <w:rFonts w:ascii="Arial" w:hAnsi="Arial" w:cs="Arial"/>
          <w:spacing w:val="-24"/>
        </w:rPr>
        <w:t xml:space="preserve"> </w:t>
      </w:r>
      <w:r w:rsidRPr="001058B5">
        <w:rPr>
          <w:rFonts w:ascii="Arial" w:hAnsi="Arial" w:cs="Arial"/>
        </w:rPr>
        <w:t>timestamp, and</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calls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CLEAN_AUDIT_TRAIL</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deletes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 xml:space="preserve">trail records in batches of 100,000 records each. In this example, major steps are in </w:t>
      </w:r>
      <w:r w:rsidRPr="001058B5">
        <w:rPr>
          <w:rFonts w:ascii="Arial" w:hAnsi="Arial" w:cs="Arial"/>
          <w:b/>
        </w:rPr>
        <w:t xml:space="preserve">bold </w:t>
      </w:r>
      <w:r w:rsidRPr="001058B5">
        <w:rPr>
          <w:rFonts w:ascii="Arial" w:hAnsi="Arial" w:cs="Arial"/>
        </w:rPr>
        <w:t>typeface.</w:t>
      </w:r>
    </w:p>
    <w:p w14:paraId="657BF714" w14:textId="77777777" w:rsidR="008C539B" w:rsidRPr="001058B5" w:rsidRDefault="008C539B">
      <w:pPr>
        <w:pStyle w:val="BodyText"/>
        <w:spacing w:before="11"/>
        <w:rPr>
          <w:rFonts w:ascii="Arial" w:hAnsi="Arial" w:cs="Arial"/>
          <w:sz w:val="25"/>
        </w:rPr>
      </w:pPr>
    </w:p>
    <w:p w14:paraId="5FC29AEC" w14:textId="77777777" w:rsidR="008C539B" w:rsidRPr="001058B5" w:rsidRDefault="00C12992">
      <w:pPr>
        <w:ind w:left="2260"/>
        <w:rPr>
          <w:rFonts w:ascii="Arial" w:hAnsi="Arial" w:cs="Arial"/>
          <w:b/>
          <w:i/>
          <w:sz w:val="18"/>
        </w:rPr>
      </w:pPr>
      <w:bookmarkStart w:id="1926" w:name="_bookmark2094"/>
      <w:bookmarkEnd w:id="1926"/>
      <w:r w:rsidRPr="001058B5">
        <w:rPr>
          <w:rFonts w:ascii="Arial" w:hAnsi="Arial" w:cs="Arial"/>
          <w:b/>
          <w:i/>
          <w:sz w:val="18"/>
        </w:rPr>
        <w:t>Example 9–27 Directly Calling a Database Audit Trail Purge Operation</w:t>
      </w:r>
    </w:p>
    <w:p w14:paraId="47BE35B6"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Initialize the AUD$ table for cleanup:</w:t>
      </w:r>
    </w:p>
    <w:p w14:paraId="671F691F" w14:textId="77777777" w:rsidR="008C539B" w:rsidRPr="001058B5" w:rsidRDefault="00C12992">
      <w:pPr>
        <w:spacing w:before="17" w:line="259" w:lineRule="auto"/>
        <w:ind w:left="2260" w:right="4739"/>
        <w:rPr>
          <w:rFonts w:ascii="Arial" w:hAnsi="Arial" w:cs="Arial"/>
          <w:sz w:val="18"/>
        </w:rPr>
      </w:pPr>
      <w:r w:rsidRPr="001058B5">
        <w:rPr>
          <w:rFonts w:ascii="Arial" w:hAnsi="Arial" w:cs="Arial"/>
          <w:w w:val="85"/>
          <w:sz w:val="18"/>
        </w:rPr>
        <w:t xml:space="preserve">PROCEDURE CleanUpAuditTrailMain() </w:t>
      </w:r>
      <w:r w:rsidRPr="001058B5">
        <w:rPr>
          <w:rFonts w:ascii="Arial" w:hAnsi="Arial" w:cs="Arial"/>
          <w:w w:val="95"/>
          <w:sz w:val="18"/>
        </w:rPr>
        <w:t>BEGIN</w:t>
      </w:r>
    </w:p>
    <w:p w14:paraId="3B10BA94" w14:textId="77777777" w:rsidR="008C539B" w:rsidRPr="001058B5" w:rsidRDefault="00C12992">
      <w:pPr>
        <w:spacing w:line="259" w:lineRule="auto"/>
        <w:ind w:left="2444" w:right="2671"/>
        <w:rPr>
          <w:rFonts w:ascii="Arial" w:hAnsi="Arial" w:cs="Arial"/>
          <w:sz w:val="18"/>
        </w:rPr>
      </w:pP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Connect</w:t>
      </w:r>
      <w:r w:rsidRPr="001058B5">
        <w:rPr>
          <w:rFonts w:ascii="Arial" w:hAnsi="Arial" w:cs="Arial"/>
          <w:spacing w:val="-35"/>
          <w:w w:val="90"/>
          <w:sz w:val="18"/>
        </w:rPr>
        <w:t xml:space="preserve"> </w:t>
      </w:r>
      <w:r w:rsidRPr="001058B5">
        <w:rPr>
          <w:rFonts w:ascii="Arial" w:hAnsi="Arial" w:cs="Arial"/>
          <w:w w:val="90"/>
          <w:sz w:val="18"/>
        </w:rPr>
        <w:t>to</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database</w:t>
      </w:r>
      <w:r w:rsidRPr="001058B5">
        <w:rPr>
          <w:rFonts w:ascii="Arial" w:hAnsi="Arial" w:cs="Arial"/>
          <w:spacing w:val="-36"/>
          <w:w w:val="90"/>
          <w:sz w:val="18"/>
        </w:rPr>
        <w:t xml:space="preserve"> </w:t>
      </w:r>
      <w:r w:rsidRPr="001058B5">
        <w:rPr>
          <w:rFonts w:ascii="Arial" w:hAnsi="Arial" w:cs="Arial"/>
          <w:w w:val="90"/>
          <w:sz w:val="18"/>
        </w:rPr>
        <w:t>using</w:t>
      </w:r>
      <w:r w:rsidRPr="001058B5">
        <w:rPr>
          <w:rFonts w:ascii="Arial" w:hAnsi="Arial" w:cs="Arial"/>
          <w:spacing w:val="-36"/>
          <w:w w:val="90"/>
          <w:sz w:val="18"/>
        </w:rPr>
        <w:t xml:space="preserve"> </w:t>
      </w:r>
      <w:r w:rsidRPr="001058B5">
        <w:rPr>
          <w:rFonts w:ascii="Arial" w:hAnsi="Arial" w:cs="Arial"/>
          <w:w w:val="90"/>
          <w:sz w:val="18"/>
        </w:rPr>
        <w:t>appropriate</w:t>
      </w:r>
      <w:r w:rsidRPr="001058B5">
        <w:rPr>
          <w:rFonts w:ascii="Arial" w:hAnsi="Arial" w:cs="Arial"/>
          <w:spacing w:val="-35"/>
          <w:w w:val="90"/>
          <w:sz w:val="18"/>
        </w:rPr>
        <w:t xml:space="preserve"> </w:t>
      </w:r>
      <w:r w:rsidRPr="001058B5">
        <w:rPr>
          <w:rFonts w:ascii="Arial" w:hAnsi="Arial" w:cs="Arial"/>
          <w:w w:val="90"/>
          <w:sz w:val="18"/>
        </w:rPr>
        <w:t xml:space="preserve">login. </w:t>
      </w:r>
      <w:r w:rsidRPr="001058B5">
        <w:rPr>
          <w:rFonts w:ascii="Arial" w:hAnsi="Arial" w:cs="Arial"/>
          <w:w w:val="95"/>
          <w:sz w:val="18"/>
        </w:rPr>
        <w:t>CALL</w:t>
      </w:r>
      <w:r w:rsidRPr="001058B5">
        <w:rPr>
          <w:rFonts w:ascii="Arial" w:hAnsi="Arial" w:cs="Arial"/>
          <w:spacing w:val="-21"/>
          <w:w w:val="95"/>
          <w:sz w:val="18"/>
        </w:rPr>
        <w:t xml:space="preserve"> </w:t>
      </w:r>
      <w:r w:rsidRPr="001058B5">
        <w:rPr>
          <w:rFonts w:ascii="Arial" w:hAnsi="Arial" w:cs="Arial"/>
          <w:w w:val="95"/>
          <w:sz w:val="18"/>
        </w:rPr>
        <w:t>ConnectToDatabase();</w:t>
      </w:r>
    </w:p>
    <w:p w14:paraId="0BD2A453" w14:textId="77777777" w:rsidR="008C539B" w:rsidRPr="001058B5" w:rsidRDefault="00C12992">
      <w:pPr>
        <w:ind w:left="2444"/>
        <w:rPr>
          <w:rFonts w:ascii="Arial" w:hAnsi="Arial" w:cs="Arial"/>
          <w:sz w:val="18"/>
        </w:rPr>
      </w:pPr>
      <w:r w:rsidRPr="001058B5">
        <w:rPr>
          <w:rFonts w:ascii="Arial" w:hAnsi="Arial" w:cs="Arial"/>
          <w:w w:val="95"/>
          <w:sz w:val="18"/>
        </w:rPr>
        <w:t>-- The login used must have privileges to modify Audit settings.</w:t>
      </w:r>
    </w:p>
    <w:p w14:paraId="2AF6AE7D" w14:textId="77777777" w:rsidR="008C539B" w:rsidRPr="001058B5" w:rsidRDefault="00C12992">
      <w:pPr>
        <w:spacing w:before="15"/>
        <w:ind w:left="2444"/>
        <w:rPr>
          <w:rFonts w:ascii="Arial" w:hAnsi="Arial" w:cs="Arial"/>
          <w:sz w:val="18"/>
        </w:rPr>
      </w:pPr>
      <w:r w:rsidRPr="001058B5">
        <w:rPr>
          <w:rFonts w:ascii="Arial" w:hAnsi="Arial" w:cs="Arial"/>
          <w:w w:val="95"/>
          <w:sz w:val="18"/>
        </w:rPr>
        <w:t>-- Currently, the DBA will be the authorized user</w:t>
      </w:r>
    </w:p>
    <w:p w14:paraId="5490BCF0" w14:textId="77777777" w:rsidR="008C539B" w:rsidRPr="001058B5" w:rsidRDefault="008C539B">
      <w:pPr>
        <w:pStyle w:val="BodyText"/>
        <w:spacing w:before="9"/>
        <w:rPr>
          <w:rFonts w:ascii="Arial" w:hAnsi="Arial" w:cs="Arial"/>
        </w:rPr>
      </w:pPr>
    </w:p>
    <w:p w14:paraId="4FAD209F" w14:textId="77777777" w:rsidR="008C539B" w:rsidRPr="001058B5" w:rsidRDefault="00C12992">
      <w:pPr>
        <w:ind w:left="2444"/>
        <w:rPr>
          <w:rFonts w:ascii="Arial" w:hAnsi="Arial" w:cs="Arial"/>
          <w:sz w:val="18"/>
        </w:rPr>
      </w:pPr>
      <w:r w:rsidRPr="001058B5">
        <w:rPr>
          <w:rFonts w:ascii="Arial" w:hAnsi="Arial" w:cs="Arial"/>
          <w:w w:val="95"/>
          <w:sz w:val="18"/>
        </w:rPr>
        <w:t>DBMS_AUDIT_MGMT.INIT_CLEANUP(</w:t>
      </w:r>
    </w:p>
    <w:p w14:paraId="3FC96102" w14:textId="77777777" w:rsidR="008C539B" w:rsidRPr="001058B5" w:rsidRDefault="00C12992">
      <w:pPr>
        <w:tabs>
          <w:tab w:val="left" w:pos="5039"/>
        </w:tabs>
        <w:spacing w:before="16" w:line="259" w:lineRule="auto"/>
        <w:ind w:left="2538" w:right="14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2B9B5D20" w14:textId="77777777" w:rsidR="008C539B" w:rsidRPr="001058B5" w:rsidRDefault="00C12992">
      <w:pPr>
        <w:ind w:left="2260"/>
        <w:rPr>
          <w:rFonts w:ascii="Arial" w:hAnsi="Arial" w:cs="Arial"/>
          <w:sz w:val="18"/>
        </w:rPr>
      </w:pPr>
      <w:r w:rsidRPr="001058B5">
        <w:rPr>
          <w:rFonts w:ascii="Arial" w:hAnsi="Arial" w:cs="Arial"/>
          <w:w w:val="95"/>
          <w:sz w:val="18"/>
        </w:rPr>
        <w:t>END; /*PROCEDURE */</w:t>
      </w:r>
    </w:p>
    <w:p w14:paraId="02504E79"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5DDF341F"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-- 2. Optionally, set the batch size:</w:t>
      </w:r>
    </w:p>
    <w:p w14:paraId="56DF83FF" w14:textId="77777777" w:rsidR="008C539B" w:rsidRPr="001058B5" w:rsidRDefault="00C12992">
      <w:pPr>
        <w:spacing w:before="15"/>
        <w:ind w:left="2260"/>
        <w:rPr>
          <w:rFonts w:ascii="Arial" w:hAnsi="Arial" w:cs="Arial"/>
          <w:sz w:val="18"/>
        </w:rPr>
      </w:pPr>
      <w:r w:rsidRPr="001058B5">
        <w:rPr>
          <w:rFonts w:ascii="Arial" w:hAnsi="Arial" w:cs="Arial"/>
          <w:w w:val="95"/>
          <w:sz w:val="18"/>
        </w:rPr>
        <w:t>BEGIN</w:t>
      </w:r>
    </w:p>
    <w:p w14:paraId="57D7AC58"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DBMS_AUDIT_MGMT.SET_AUDIT_TRAIL_PROPERTY(</w:t>
      </w:r>
    </w:p>
    <w:p w14:paraId="07FB9C97" w14:textId="77777777" w:rsidR="008C539B" w:rsidRPr="001058B5" w:rsidRDefault="00C12992">
      <w:pPr>
        <w:tabs>
          <w:tab w:val="left" w:pos="5039"/>
        </w:tabs>
        <w:spacing w:before="17"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=&gt;</w:t>
      </w:r>
      <w:r w:rsidRPr="001058B5">
        <w:rPr>
          <w:rFonts w:ascii="Arial" w:hAnsi="Arial" w:cs="Arial"/>
          <w:spacing w:val="8"/>
          <w:w w:val="85"/>
          <w:sz w:val="18"/>
        </w:rPr>
        <w:t xml:space="preserve"> </w:t>
      </w:r>
      <w:r w:rsidRPr="001058B5">
        <w:rPr>
          <w:rFonts w:ascii="Arial" w:hAnsi="Arial" w:cs="Arial"/>
          <w:w w:val="85"/>
          <w:sz w:val="18"/>
        </w:rPr>
        <w:t>DBMS_AUDIT_MGMT.DB_DELETE_BATCH_SIZE,</w:t>
      </w:r>
    </w:p>
    <w:p w14:paraId="5AB3008E" w14:textId="77777777" w:rsidR="008C539B" w:rsidRPr="001058B5" w:rsidRDefault="00C12992">
      <w:pPr>
        <w:spacing w:line="259" w:lineRule="auto"/>
        <w:ind w:left="2260" w:right="1456" w:firstLine="278"/>
        <w:rPr>
          <w:rFonts w:ascii="Arial" w:hAnsi="Arial" w:cs="Arial"/>
          <w:sz w:val="18"/>
        </w:rPr>
      </w:pPr>
      <w:r w:rsidRPr="001058B5">
        <w:rPr>
          <w:rFonts w:ascii="Arial" w:hAnsi="Arial" w:cs="Arial"/>
          <w:w w:val="90"/>
          <w:sz w:val="18"/>
        </w:rPr>
        <w:t>AUDIT_TRAIL_PROPERTY_VALUE</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100000</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delete</w:t>
      </w:r>
      <w:r w:rsidRPr="001058B5">
        <w:rPr>
          <w:rFonts w:ascii="Arial" w:hAnsi="Arial" w:cs="Arial"/>
          <w:spacing w:val="-44"/>
          <w:w w:val="90"/>
          <w:sz w:val="18"/>
        </w:rPr>
        <w:t xml:space="preserve"> </w:t>
      </w:r>
      <w:r w:rsidRPr="001058B5">
        <w:rPr>
          <w:rFonts w:ascii="Arial" w:hAnsi="Arial" w:cs="Arial"/>
          <w:w w:val="90"/>
          <w:sz w:val="18"/>
        </w:rPr>
        <w:t>batch</w:t>
      </w:r>
      <w:r w:rsidRPr="001058B5">
        <w:rPr>
          <w:rFonts w:ascii="Arial" w:hAnsi="Arial" w:cs="Arial"/>
          <w:spacing w:val="-43"/>
          <w:w w:val="90"/>
          <w:sz w:val="18"/>
        </w:rPr>
        <w:t xml:space="preserve"> </w:t>
      </w:r>
      <w:r w:rsidRPr="001058B5">
        <w:rPr>
          <w:rFonts w:ascii="Arial" w:hAnsi="Arial" w:cs="Arial"/>
          <w:w w:val="90"/>
          <w:sz w:val="18"/>
        </w:rPr>
        <w:t>size</w:t>
      </w:r>
      <w:r w:rsidRPr="001058B5">
        <w:rPr>
          <w:rFonts w:ascii="Arial" w:hAnsi="Arial" w:cs="Arial"/>
          <w:spacing w:val="-43"/>
          <w:w w:val="90"/>
          <w:sz w:val="18"/>
        </w:rPr>
        <w:t xml:space="preserve"> </w:t>
      </w:r>
      <w:r w:rsidRPr="001058B5">
        <w:rPr>
          <w:rFonts w:ascii="Arial" w:hAnsi="Arial" w:cs="Arial"/>
          <w:w w:val="90"/>
          <w:sz w:val="18"/>
        </w:rPr>
        <w:t xml:space="preserve">*/); </w:t>
      </w:r>
      <w:r w:rsidRPr="001058B5">
        <w:rPr>
          <w:rFonts w:ascii="Arial" w:hAnsi="Arial" w:cs="Arial"/>
          <w:w w:val="95"/>
          <w:sz w:val="18"/>
        </w:rPr>
        <w:t>END; /*PROCEDURE</w:t>
      </w:r>
      <w:r w:rsidRPr="001058B5">
        <w:rPr>
          <w:rFonts w:ascii="Arial" w:hAnsi="Arial" w:cs="Arial"/>
          <w:spacing w:val="-31"/>
          <w:w w:val="95"/>
          <w:sz w:val="18"/>
        </w:rPr>
        <w:t xml:space="preserve"> </w:t>
      </w:r>
      <w:r w:rsidRPr="001058B5">
        <w:rPr>
          <w:rFonts w:ascii="Arial" w:hAnsi="Arial" w:cs="Arial"/>
          <w:w w:val="95"/>
          <w:sz w:val="18"/>
        </w:rPr>
        <w:t>*/</w:t>
      </w:r>
    </w:p>
    <w:p w14:paraId="20292E2A" w14:textId="77777777" w:rsidR="008C539B" w:rsidRPr="001058B5" w:rsidRDefault="00C12992">
      <w:pPr>
        <w:ind w:left="2260"/>
        <w:rPr>
          <w:rFonts w:ascii="Arial" w:hAnsi="Arial" w:cs="Arial"/>
          <w:sz w:val="18"/>
        </w:rPr>
      </w:pPr>
      <w:r w:rsidRPr="001058B5">
        <w:rPr>
          <w:rFonts w:ascii="Arial" w:hAnsi="Arial" w:cs="Arial"/>
          <w:w w:val="86"/>
          <w:sz w:val="18"/>
        </w:rPr>
        <w:t>/</w:t>
      </w:r>
    </w:p>
    <w:p w14:paraId="66DCCE48" w14:textId="77777777" w:rsidR="008C539B" w:rsidRPr="001058B5" w:rsidRDefault="00C12992">
      <w:pPr>
        <w:spacing w:before="14" w:line="259" w:lineRule="auto"/>
        <w:ind w:left="2260" w:right="4381"/>
        <w:rPr>
          <w:rFonts w:ascii="Arial" w:hAnsi="Arial" w:cs="Arial"/>
          <w:sz w:val="18"/>
        </w:rPr>
      </w:pPr>
      <w:r w:rsidRPr="001058B5">
        <w:rPr>
          <w:rFonts w:ascii="Arial" w:hAnsi="Arial" w:cs="Arial"/>
          <w:b/>
          <w:w w:val="95"/>
          <w:sz w:val="18"/>
        </w:rPr>
        <w:t>--</w:t>
      </w:r>
      <w:r w:rsidRPr="001058B5">
        <w:rPr>
          <w:rFonts w:ascii="Arial" w:hAnsi="Arial" w:cs="Arial"/>
          <w:b/>
          <w:spacing w:val="-63"/>
          <w:w w:val="95"/>
          <w:sz w:val="18"/>
        </w:rPr>
        <w:t xml:space="preserve"> </w:t>
      </w:r>
      <w:r w:rsidRPr="001058B5">
        <w:rPr>
          <w:rFonts w:ascii="Arial" w:hAnsi="Arial" w:cs="Arial"/>
          <w:b/>
          <w:w w:val="95"/>
          <w:sz w:val="18"/>
        </w:rPr>
        <w:t>3.</w:t>
      </w:r>
      <w:r w:rsidRPr="001058B5">
        <w:rPr>
          <w:rFonts w:ascii="Arial" w:hAnsi="Arial" w:cs="Arial"/>
          <w:b/>
          <w:spacing w:val="-63"/>
          <w:w w:val="95"/>
          <w:sz w:val="18"/>
        </w:rPr>
        <w:t xml:space="preserve"> </w:t>
      </w:r>
      <w:r w:rsidRPr="001058B5">
        <w:rPr>
          <w:rFonts w:ascii="Arial" w:hAnsi="Arial" w:cs="Arial"/>
          <w:b/>
          <w:w w:val="95"/>
          <w:sz w:val="18"/>
        </w:rPr>
        <w:t>Set</w:t>
      </w:r>
      <w:r w:rsidRPr="001058B5">
        <w:rPr>
          <w:rFonts w:ascii="Arial" w:hAnsi="Arial" w:cs="Arial"/>
          <w:b/>
          <w:spacing w:val="-63"/>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last</w:t>
      </w:r>
      <w:r w:rsidRPr="001058B5">
        <w:rPr>
          <w:rFonts w:ascii="Arial" w:hAnsi="Arial" w:cs="Arial"/>
          <w:b/>
          <w:spacing w:val="-63"/>
          <w:w w:val="95"/>
          <w:sz w:val="18"/>
        </w:rPr>
        <w:t xml:space="preserve"> </w:t>
      </w:r>
      <w:r w:rsidRPr="001058B5">
        <w:rPr>
          <w:rFonts w:ascii="Arial" w:hAnsi="Arial" w:cs="Arial"/>
          <w:b/>
          <w:w w:val="95"/>
          <w:sz w:val="18"/>
        </w:rPr>
        <w:t>archive</w:t>
      </w:r>
      <w:r w:rsidRPr="001058B5">
        <w:rPr>
          <w:rFonts w:ascii="Arial" w:hAnsi="Arial" w:cs="Arial"/>
          <w:b/>
          <w:spacing w:val="-63"/>
          <w:w w:val="95"/>
          <w:sz w:val="18"/>
        </w:rPr>
        <w:t xml:space="preserve"> </w:t>
      </w:r>
      <w:r w:rsidRPr="001058B5">
        <w:rPr>
          <w:rFonts w:ascii="Arial" w:hAnsi="Arial" w:cs="Arial"/>
          <w:b/>
          <w:w w:val="95"/>
          <w:sz w:val="18"/>
        </w:rPr>
        <w:t xml:space="preserve">timestamp: </w:t>
      </w:r>
      <w:r w:rsidRPr="001058B5">
        <w:rPr>
          <w:rFonts w:ascii="Arial" w:hAnsi="Arial" w:cs="Arial"/>
          <w:w w:val="95"/>
          <w:sz w:val="18"/>
        </w:rPr>
        <w:t>PROCEDURE SetCleanUpAuditTrail() BEGIN</w:t>
      </w:r>
    </w:p>
    <w:p w14:paraId="3FE295DE" w14:textId="77777777" w:rsidR="008C539B" w:rsidRPr="001058B5" w:rsidRDefault="00C12992">
      <w:pPr>
        <w:spacing w:line="259" w:lineRule="auto"/>
        <w:ind w:left="2444" w:right="3383"/>
        <w:rPr>
          <w:rFonts w:ascii="Arial" w:hAnsi="Arial" w:cs="Arial"/>
          <w:sz w:val="18"/>
        </w:rPr>
      </w:pPr>
      <w:r w:rsidRPr="001058B5">
        <w:rPr>
          <w:rFonts w:ascii="Arial" w:hAnsi="Arial" w:cs="Arial"/>
          <w:w w:val="95"/>
          <w:sz w:val="18"/>
        </w:rPr>
        <w:t xml:space="preserve">CALL FindLastArchivedTimestamp(AUD$); </w:t>
      </w:r>
      <w:r w:rsidRPr="001058B5">
        <w:rPr>
          <w:rFonts w:ascii="Arial" w:hAnsi="Arial" w:cs="Arial"/>
          <w:w w:val="85"/>
          <w:sz w:val="18"/>
        </w:rPr>
        <w:t>DBMS_AUDIT_MGMT.SET_LAST_ARCHIVE_TIMESTAMP(</w:t>
      </w:r>
    </w:p>
    <w:p w14:paraId="729C4D32" w14:textId="77777777" w:rsidR="008C539B" w:rsidRPr="001058B5" w:rsidRDefault="00C12992">
      <w:pPr>
        <w:tabs>
          <w:tab w:val="left" w:pos="4946"/>
        </w:tabs>
        <w:spacing w:line="259" w:lineRule="auto"/>
        <w:ind w:left="2538" w:right="15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'20-AUG-2009</w:t>
      </w:r>
      <w:r w:rsidRPr="001058B5">
        <w:rPr>
          <w:rFonts w:ascii="Arial" w:hAnsi="Arial" w:cs="Arial"/>
          <w:spacing w:val="-59"/>
          <w:w w:val="95"/>
          <w:sz w:val="18"/>
        </w:rPr>
        <w:t xml:space="preserve"> </w:t>
      </w:r>
      <w:r w:rsidRPr="001058B5">
        <w:rPr>
          <w:rFonts w:ascii="Arial" w:hAnsi="Arial" w:cs="Arial"/>
          <w:w w:val="95"/>
          <w:sz w:val="18"/>
        </w:rPr>
        <w:t>00:00:00');</w:t>
      </w:r>
    </w:p>
    <w:p w14:paraId="714A786A" w14:textId="77777777" w:rsidR="008C539B" w:rsidRPr="001058B5" w:rsidRDefault="00C12992">
      <w:pPr>
        <w:ind w:left="2260"/>
        <w:rPr>
          <w:rFonts w:ascii="Arial" w:hAnsi="Arial" w:cs="Arial"/>
          <w:sz w:val="18"/>
        </w:rPr>
      </w:pPr>
      <w:r w:rsidRPr="001058B5">
        <w:rPr>
          <w:rFonts w:ascii="Arial" w:hAnsi="Arial" w:cs="Arial"/>
          <w:w w:val="95"/>
          <w:sz w:val="18"/>
        </w:rPr>
        <w:t>END /* PROCEDURE */</w:t>
      </w:r>
    </w:p>
    <w:p w14:paraId="50FA611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306B5618"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-- 4. Run a customized archive procedure to purge the audit trail records:</w:t>
      </w:r>
    </w:p>
    <w:p w14:paraId="20D2AD0A"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4D4515B3" w14:textId="77777777" w:rsidR="008C539B" w:rsidRPr="001058B5" w:rsidRDefault="00C12992">
      <w:pPr>
        <w:spacing w:before="16" w:line="259" w:lineRule="auto"/>
        <w:ind w:left="2444" w:right="5027"/>
        <w:rPr>
          <w:rFonts w:ascii="Arial" w:hAnsi="Arial" w:cs="Arial"/>
          <w:sz w:val="18"/>
        </w:rPr>
      </w:pPr>
      <w:r w:rsidRPr="001058B5">
        <w:rPr>
          <w:rFonts w:ascii="Arial" w:hAnsi="Arial" w:cs="Arial"/>
          <w:w w:val="95"/>
          <w:sz w:val="18"/>
        </w:rPr>
        <w:t>CALL MakeAuditSettings(); LOOP</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How</w:t>
      </w:r>
      <w:r w:rsidRPr="001058B5">
        <w:rPr>
          <w:rFonts w:ascii="Arial" w:hAnsi="Arial" w:cs="Arial"/>
          <w:spacing w:val="-57"/>
          <w:w w:val="95"/>
          <w:sz w:val="18"/>
        </w:rPr>
        <w:t xml:space="preserve"> </w:t>
      </w:r>
      <w:r w:rsidRPr="001058B5">
        <w:rPr>
          <w:rFonts w:ascii="Arial" w:hAnsi="Arial" w:cs="Arial"/>
          <w:w w:val="95"/>
          <w:sz w:val="18"/>
        </w:rPr>
        <w:t>long</w:t>
      </w:r>
      <w:r w:rsidRPr="001058B5">
        <w:rPr>
          <w:rFonts w:ascii="Arial" w:hAnsi="Arial" w:cs="Arial"/>
          <w:spacing w:val="-57"/>
          <w:w w:val="95"/>
          <w:sz w:val="18"/>
        </w:rPr>
        <w:t xml:space="preserve"> </w:t>
      </w:r>
      <w:r w:rsidRPr="001058B5">
        <w:rPr>
          <w:rFonts w:ascii="Arial" w:hAnsi="Arial" w:cs="Arial"/>
          <w:w w:val="95"/>
          <w:sz w:val="18"/>
        </w:rPr>
        <w:t>to</w:t>
      </w:r>
      <w:r w:rsidRPr="001058B5">
        <w:rPr>
          <w:rFonts w:ascii="Arial" w:hAnsi="Arial" w:cs="Arial"/>
          <w:spacing w:val="-57"/>
          <w:w w:val="95"/>
          <w:sz w:val="18"/>
        </w:rPr>
        <w:t xml:space="preserve"> </w:t>
      </w:r>
      <w:r w:rsidRPr="001058B5">
        <w:rPr>
          <w:rFonts w:ascii="Arial" w:hAnsi="Arial" w:cs="Arial"/>
          <w:w w:val="95"/>
          <w:sz w:val="18"/>
        </w:rPr>
        <w:t>loop*/)</w:t>
      </w:r>
    </w:p>
    <w:p w14:paraId="6E5E4F4A" w14:textId="77777777" w:rsidR="008C539B" w:rsidRPr="001058B5" w:rsidRDefault="00C12992">
      <w:pPr>
        <w:spacing w:line="259" w:lineRule="auto"/>
        <w:ind w:left="2630" w:right="3093"/>
        <w:rPr>
          <w:rFonts w:ascii="Arial" w:hAnsi="Arial" w:cs="Arial"/>
          <w:sz w:val="18"/>
        </w:rPr>
      </w:pP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Invoke</w:t>
      </w:r>
      <w:r w:rsidRPr="001058B5">
        <w:rPr>
          <w:rFonts w:ascii="Arial" w:hAnsi="Arial" w:cs="Arial"/>
          <w:spacing w:val="-36"/>
          <w:w w:val="90"/>
          <w:sz w:val="18"/>
        </w:rPr>
        <w:t xml:space="preserve"> </w:t>
      </w:r>
      <w:r w:rsidRPr="001058B5">
        <w:rPr>
          <w:rFonts w:ascii="Arial" w:hAnsi="Arial" w:cs="Arial"/>
          <w:w w:val="90"/>
          <w:sz w:val="18"/>
        </w:rPr>
        <w:t>function</w:t>
      </w:r>
      <w:r w:rsidRPr="001058B5">
        <w:rPr>
          <w:rFonts w:ascii="Arial" w:hAnsi="Arial" w:cs="Arial"/>
          <w:spacing w:val="-36"/>
          <w:w w:val="90"/>
          <w:sz w:val="18"/>
        </w:rPr>
        <w:t xml:space="preserve"> </w:t>
      </w:r>
      <w:r w:rsidRPr="001058B5">
        <w:rPr>
          <w:rFonts w:ascii="Arial" w:hAnsi="Arial" w:cs="Arial"/>
          <w:w w:val="90"/>
          <w:sz w:val="18"/>
        </w:rPr>
        <w:t>for</w:t>
      </w:r>
      <w:r w:rsidRPr="001058B5">
        <w:rPr>
          <w:rFonts w:ascii="Arial" w:hAnsi="Arial" w:cs="Arial"/>
          <w:spacing w:val="-36"/>
          <w:w w:val="90"/>
          <w:sz w:val="18"/>
        </w:rPr>
        <w:t xml:space="preserve"> </w:t>
      </w:r>
      <w:r w:rsidRPr="001058B5">
        <w:rPr>
          <w:rFonts w:ascii="Arial" w:hAnsi="Arial" w:cs="Arial"/>
          <w:w w:val="90"/>
          <w:sz w:val="18"/>
        </w:rPr>
        <w:t>audit</w:t>
      </w:r>
      <w:r w:rsidRPr="001058B5">
        <w:rPr>
          <w:rFonts w:ascii="Arial" w:hAnsi="Arial" w:cs="Arial"/>
          <w:spacing w:val="-36"/>
          <w:w w:val="90"/>
          <w:sz w:val="18"/>
        </w:rPr>
        <w:t xml:space="preserve"> </w:t>
      </w:r>
      <w:r w:rsidRPr="001058B5">
        <w:rPr>
          <w:rFonts w:ascii="Arial" w:hAnsi="Arial" w:cs="Arial"/>
          <w:w w:val="90"/>
          <w:sz w:val="18"/>
        </w:rPr>
        <w:t>record</w:t>
      </w:r>
      <w:r w:rsidRPr="001058B5">
        <w:rPr>
          <w:rFonts w:ascii="Arial" w:hAnsi="Arial" w:cs="Arial"/>
          <w:spacing w:val="-37"/>
          <w:w w:val="90"/>
          <w:sz w:val="18"/>
        </w:rPr>
        <w:t xml:space="preserve"> </w:t>
      </w:r>
      <w:r w:rsidRPr="001058B5">
        <w:rPr>
          <w:rFonts w:ascii="Arial" w:hAnsi="Arial" w:cs="Arial"/>
          <w:w w:val="90"/>
          <w:sz w:val="18"/>
        </w:rPr>
        <w:t xml:space="preserve">archival </w:t>
      </w:r>
      <w:r w:rsidRPr="001058B5">
        <w:rPr>
          <w:rFonts w:ascii="Arial" w:hAnsi="Arial" w:cs="Arial"/>
          <w:w w:val="95"/>
          <w:sz w:val="18"/>
        </w:rPr>
        <w:t>CALL</w:t>
      </w:r>
      <w:r w:rsidRPr="001058B5">
        <w:rPr>
          <w:rFonts w:ascii="Arial" w:hAnsi="Arial" w:cs="Arial"/>
          <w:spacing w:val="-38"/>
          <w:w w:val="95"/>
          <w:sz w:val="18"/>
        </w:rPr>
        <w:t xml:space="preserve"> </w:t>
      </w:r>
      <w:r w:rsidRPr="001058B5">
        <w:rPr>
          <w:rFonts w:ascii="Arial" w:hAnsi="Arial" w:cs="Arial"/>
          <w:w w:val="95"/>
          <w:sz w:val="18"/>
        </w:rPr>
        <w:t>DoAuditRecordArchival(AUD$);</w:t>
      </w:r>
    </w:p>
    <w:p w14:paraId="3314ACDD"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B38722D" w14:textId="77777777" w:rsidR="008C539B" w:rsidRPr="001058B5" w:rsidRDefault="008C539B">
      <w:pPr>
        <w:pStyle w:val="BodyText"/>
        <w:rPr>
          <w:rFonts w:ascii="Arial" w:hAnsi="Arial" w:cs="Arial"/>
        </w:rPr>
      </w:pPr>
    </w:p>
    <w:p w14:paraId="7F8104A8" w14:textId="77777777" w:rsidR="008C539B" w:rsidRPr="001058B5" w:rsidRDefault="008C539B">
      <w:pPr>
        <w:pStyle w:val="BodyText"/>
        <w:spacing w:before="7"/>
        <w:rPr>
          <w:rFonts w:ascii="Arial" w:hAnsi="Arial" w:cs="Arial"/>
          <w:sz w:val="18"/>
        </w:rPr>
      </w:pPr>
    </w:p>
    <w:p w14:paraId="139C98D8" w14:textId="77777777" w:rsidR="008C539B" w:rsidRPr="001058B5" w:rsidRDefault="00C12992">
      <w:pPr>
        <w:ind w:left="2030"/>
        <w:rPr>
          <w:rFonts w:ascii="Arial" w:hAnsi="Arial" w:cs="Arial"/>
          <w:sz w:val="18"/>
        </w:rPr>
      </w:pPr>
      <w:r w:rsidRPr="001058B5">
        <w:rPr>
          <w:rFonts w:ascii="Arial" w:hAnsi="Arial" w:cs="Arial"/>
          <w:w w:val="95"/>
          <w:sz w:val="18"/>
        </w:rPr>
        <w:t>CALL SetCleanUpAuditTrail();</w:t>
      </w:r>
    </w:p>
    <w:p w14:paraId="79A05B06" w14:textId="77777777" w:rsidR="008C539B" w:rsidRPr="001058B5" w:rsidRDefault="00C12992">
      <w:pPr>
        <w:spacing w:before="16" w:line="259" w:lineRule="auto"/>
        <w:ind w:left="2215" w:right="4333" w:hanging="185"/>
        <w:rPr>
          <w:rFonts w:ascii="Arial" w:hAnsi="Arial" w:cs="Arial"/>
          <w:sz w:val="18"/>
        </w:rPr>
      </w:pPr>
      <w:r w:rsidRPr="001058B5">
        <w:rPr>
          <w:rFonts w:ascii="Arial" w:hAnsi="Arial" w:cs="Arial"/>
          <w:w w:val="95"/>
          <w:sz w:val="18"/>
        </w:rPr>
        <w:t>IF(/*</w:t>
      </w:r>
      <w:r w:rsidRPr="001058B5">
        <w:rPr>
          <w:rFonts w:ascii="Arial" w:hAnsi="Arial" w:cs="Arial"/>
          <w:spacing w:val="-67"/>
          <w:w w:val="95"/>
          <w:sz w:val="18"/>
        </w:rPr>
        <w:t xml:space="preserve"> </w:t>
      </w:r>
      <w:r w:rsidRPr="001058B5">
        <w:rPr>
          <w:rFonts w:ascii="Arial" w:hAnsi="Arial" w:cs="Arial"/>
          <w:w w:val="95"/>
          <w:sz w:val="18"/>
        </w:rPr>
        <w:t>Clean</w:t>
      </w:r>
      <w:r w:rsidRPr="001058B5">
        <w:rPr>
          <w:rFonts w:ascii="Arial" w:hAnsi="Arial" w:cs="Arial"/>
          <w:spacing w:val="-67"/>
          <w:w w:val="95"/>
          <w:sz w:val="18"/>
        </w:rPr>
        <w:t xml:space="preserve"> </w:t>
      </w:r>
      <w:r w:rsidRPr="001058B5">
        <w:rPr>
          <w:rFonts w:ascii="Arial" w:hAnsi="Arial" w:cs="Arial"/>
          <w:w w:val="95"/>
          <w:sz w:val="18"/>
        </w:rPr>
        <w:t>up</w:t>
      </w:r>
      <w:r w:rsidRPr="001058B5">
        <w:rPr>
          <w:rFonts w:ascii="Arial" w:hAnsi="Arial" w:cs="Arial"/>
          <w:spacing w:val="-67"/>
          <w:w w:val="95"/>
          <w:sz w:val="18"/>
        </w:rPr>
        <w:t xml:space="preserve"> </w:t>
      </w:r>
      <w:r w:rsidRPr="001058B5">
        <w:rPr>
          <w:rFonts w:ascii="Arial" w:hAnsi="Arial" w:cs="Arial"/>
          <w:w w:val="95"/>
          <w:sz w:val="18"/>
        </w:rPr>
        <w:t>is</w:t>
      </w:r>
      <w:r w:rsidRPr="001058B5">
        <w:rPr>
          <w:rFonts w:ascii="Arial" w:hAnsi="Arial" w:cs="Arial"/>
          <w:spacing w:val="-67"/>
          <w:w w:val="95"/>
          <w:sz w:val="18"/>
        </w:rPr>
        <w:t xml:space="preserve"> </w:t>
      </w:r>
      <w:r w:rsidRPr="001058B5">
        <w:rPr>
          <w:rFonts w:ascii="Arial" w:hAnsi="Arial" w:cs="Arial"/>
          <w:w w:val="95"/>
          <w:sz w:val="18"/>
        </w:rPr>
        <w:t>needed</w:t>
      </w:r>
      <w:r w:rsidRPr="001058B5">
        <w:rPr>
          <w:rFonts w:ascii="Arial" w:hAnsi="Arial" w:cs="Arial"/>
          <w:spacing w:val="-67"/>
          <w:w w:val="95"/>
          <w:sz w:val="18"/>
        </w:rPr>
        <w:t xml:space="preserve"> </w:t>
      </w:r>
      <w:r w:rsidRPr="001058B5">
        <w:rPr>
          <w:rFonts w:ascii="Arial" w:hAnsi="Arial" w:cs="Arial"/>
          <w:w w:val="95"/>
          <w:sz w:val="18"/>
        </w:rPr>
        <w:t>immediately</w:t>
      </w:r>
      <w:r w:rsidRPr="001058B5">
        <w:rPr>
          <w:rFonts w:ascii="Arial" w:hAnsi="Arial" w:cs="Arial"/>
          <w:spacing w:val="-67"/>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DBMS_AUDIT_MGMT.CLEAN_AUDIT_TRAIL(</w:t>
      </w:r>
    </w:p>
    <w:p w14:paraId="17D0FD1A" w14:textId="77777777" w:rsidR="008C539B" w:rsidRPr="001058B5" w:rsidRDefault="00C12992">
      <w:pPr>
        <w:tabs>
          <w:tab w:val="left" w:pos="4531"/>
        </w:tabs>
        <w:spacing w:line="259" w:lineRule="auto"/>
        <w:ind w:left="2307"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USE_LAST_ARCH_TIMESTAMP =&gt;</w:t>
      </w:r>
      <w:r w:rsidRPr="001058B5">
        <w:rPr>
          <w:rFonts w:ascii="Arial" w:hAnsi="Arial" w:cs="Arial"/>
          <w:spacing w:val="-43"/>
          <w:w w:val="95"/>
          <w:sz w:val="18"/>
        </w:rPr>
        <w:t xml:space="preserve"> </w:t>
      </w:r>
      <w:r w:rsidRPr="001058B5">
        <w:rPr>
          <w:rFonts w:ascii="Arial" w:hAnsi="Arial" w:cs="Arial"/>
          <w:w w:val="95"/>
          <w:sz w:val="18"/>
        </w:rPr>
        <w:t>TRUE);</w:t>
      </w:r>
    </w:p>
    <w:p w14:paraId="478A95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END IF</w:t>
      </w:r>
    </w:p>
    <w:p w14:paraId="2A86EB4D" w14:textId="77777777" w:rsidR="008C539B" w:rsidRPr="001058B5" w:rsidRDefault="00C12992">
      <w:pPr>
        <w:spacing w:before="17" w:line="259" w:lineRule="auto"/>
        <w:ind w:left="1660" w:right="6565" w:firstLine="93"/>
        <w:jc w:val="center"/>
        <w:rPr>
          <w:rFonts w:ascii="Arial" w:hAnsi="Arial" w:cs="Arial"/>
          <w:sz w:val="18"/>
        </w:rPr>
      </w:pPr>
      <w:r w:rsidRPr="001058B5">
        <w:rPr>
          <w:rFonts w:ascii="Arial" w:hAnsi="Arial" w:cs="Arial"/>
          <w:w w:val="95"/>
          <w:sz w:val="18"/>
        </w:rPr>
        <w:t>END</w:t>
      </w:r>
      <w:r w:rsidRPr="001058B5">
        <w:rPr>
          <w:rFonts w:ascii="Arial" w:hAnsi="Arial" w:cs="Arial"/>
          <w:spacing w:val="-62"/>
          <w:w w:val="95"/>
          <w:sz w:val="18"/>
        </w:rPr>
        <w:t xml:space="preserve"> </w:t>
      </w:r>
      <w:r w:rsidRPr="001058B5">
        <w:rPr>
          <w:rFonts w:ascii="Arial" w:hAnsi="Arial" w:cs="Arial"/>
          <w:w w:val="95"/>
          <w:sz w:val="18"/>
        </w:rPr>
        <w:t>LOOP</w:t>
      </w:r>
      <w:r w:rsidRPr="001058B5">
        <w:rPr>
          <w:rFonts w:ascii="Arial" w:hAnsi="Arial" w:cs="Arial"/>
          <w:spacing w:val="-62"/>
          <w:w w:val="95"/>
          <w:sz w:val="18"/>
        </w:rPr>
        <w:t xml:space="preserve"> </w:t>
      </w:r>
      <w:r w:rsidRPr="001058B5">
        <w:rPr>
          <w:rFonts w:ascii="Arial" w:hAnsi="Arial" w:cs="Arial"/>
          <w:w w:val="95"/>
          <w:sz w:val="18"/>
        </w:rPr>
        <w:t>/*LOOP*/ END;</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PROCEDURE</w:t>
      </w:r>
      <w:r w:rsidRPr="001058B5">
        <w:rPr>
          <w:rFonts w:ascii="Arial" w:hAnsi="Arial" w:cs="Arial"/>
          <w:spacing w:val="-69"/>
          <w:w w:val="95"/>
          <w:sz w:val="18"/>
        </w:rPr>
        <w:t xml:space="preserve"> </w:t>
      </w:r>
      <w:r w:rsidRPr="001058B5">
        <w:rPr>
          <w:rFonts w:ascii="Arial" w:hAnsi="Arial" w:cs="Arial"/>
          <w:w w:val="95"/>
          <w:sz w:val="18"/>
        </w:rPr>
        <w:t>*/</w:t>
      </w:r>
    </w:p>
    <w:p w14:paraId="14FDAF2F" w14:textId="77777777" w:rsidR="008C539B" w:rsidRPr="001058B5" w:rsidRDefault="00C12992">
      <w:pPr>
        <w:ind w:left="1660"/>
        <w:rPr>
          <w:rFonts w:ascii="Arial" w:hAnsi="Arial" w:cs="Arial"/>
          <w:sz w:val="18"/>
        </w:rPr>
      </w:pPr>
      <w:r w:rsidRPr="001058B5">
        <w:rPr>
          <w:rFonts w:ascii="Arial" w:hAnsi="Arial" w:cs="Arial"/>
          <w:w w:val="86"/>
          <w:sz w:val="18"/>
        </w:rPr>
        <w:t>/</w:t>
      </w:r>
    </w:p>
    <w:p w14:paraId="6336591E" w14:textId="77777777" w:rsidR="008C539B" w:rsidRPr="001058B5" w:rsidRDefault="008C539B">
      <w:pPr>
        <w:pStyle w:val="BodyText"/>
        <w:rPr>
          <w:rFonts w:ascii="Arial" w:hAnsi="Arial" w:cs="Arial"/>
          <w:sz w:val="18"/>
        </w:rPr>
      </w:pPr>
    </w:p>
    <w:p w14:paraId="3705B2D5" w14:textId="77777777" w:rsidR="008C539B" w:rsidRPr="001058B5" w:rsidRDefault="00C12992">
      <w:pPr>
        <w:pStyle w:val="Heading3"/>
        <w:spacing w:before="134"/>
        <w:ind w:left="100"/>
      </w:pPr>
      <w:bookmarkStart w:id="1927" w:name="Finding_Information_About_Audited_Activi"/>
      <w:bookmarkStart w:id="1928" w:name="_bookmark2095"/>
      <w:bookmarkEnd w:id="1927"/>
      <w:bookmarkEnd w:id="1928"/>
      <w:r w:rsidRPr="001058B5">
        <w:t>Finding Information About Audited Activities</w:t>
      </w:r>
    </w:p>
    <w:p w14:paraId="70AA7489"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6459FD5"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097"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the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48119628"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102" w:history="1">
        <w:r w:rsidR="00C12992" w:rsidRPr="001058B5">
          <w:rPr>
            <w:rFonts w:ascii="Arial" w:hAnsi="Arial" w:cs="Arial"/>
            <w:color w:val="0000CC"/>
            <w:sz w:val="20"/>
          </w:rPr>
          <w:t xml:space="preserve">Using Audit </w:t>
        </w:r>
        <w:r w:rsidR="00C12992" w:rsidRPr="001058B5">
          <w:rPr>
            <w:rFonts w:ascii="Arial" w:hAnsi="Arial" w:cs="Arial"/>
            <w:color w:val="0000CC"/>
            <w:spacing w:val="-4"/>
            <w:sz w:val="20"/>
          </w:rPr>
          <w:t xml:space="preserve">Trail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Investigate Suspicious Activities</w:t>
        </w:r>
      </w:hyperlink>
    </w:p>
    <w:p w14:paraId="65BA45F6"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115" w:history="1">
        <w:r w:rsidR="00C12992" w:rsidRPr="001058B5">
          <w:rPr>
            <w:rFonts w:ascii="Arial" w:hAnsi="Arial" w:cs="Arial"/>
            <w:color w:val="0000CC"/>
            <w:sz w:val="20"/>
          </w:rPr>
          <w:t xml:space="preserve">Deleting the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61AC882" w14:textId="77777777" w:rsidR="008C539B" w:rsidRPr="001058B5" w:rsidRDefault="00C12992">
      <w:pPr>
        <w:pStyle w:val="BodyText"/>
        <w:spacing w:before="212" w:line="230" w:lineRule="auto"/>
        <w:ind w:left="2379" w:right="1581"/>
        <w:rPr>
          <w:rFonts w:ascii="Arial" w:hAnsi="Arial" w:cs="Arial"/>
        </w:rPr>
      </w:pPr>
      <w:r w:rsidRPr="001058B5">
        <w:rPr>
          <w:rFonts w:ascii="Arial" w:hAnsi="Arial" w:cs="Arial"/>
          <w:b/>
          <w:sz w:val="19"/>
        </w:rPr>
        <w:t xml:space="preserve">Tip: </w:t>
      </w:r>
      <w:r w:rsidRPr="001058B5">
        <w:rPr>
          <w:rFonts w:ascii="Arial" w:hAnsi="Arial" w:cs="Arial"/>
          <w:spacing w:val="-9"/>
        </w:rPr>
        <w:t xml:space="preserve">To </w:t>
      </w:r>
      <w:r w:rsidRPr="001058B5">
        <w:rPr>
          <w:rFonts w:ascii="Arial" w:hAnsi="Arial" w:cs="Arial"/>
        </w:rPr>
        <w:t xml:space="preserve">find </w:t>
      </w:r>
      <w:bookmarkStart w:id="1929" w:name="_bookmark2096"/>
      <w:bookmarkEnd w:id="1929"/>
      <w:r w:rsidRPr="001058B5">
        <w:rPr>
          <w:rFonts w:ascii="Arial" w:hAnsi="Arial" w:cs="Arial"/>
        </w:rPr>
        <w:t>error information about audit policies, check the trace 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location</w:t>
      </w:r>
      <w:r w:rsidRPr="001058B5">
        <w:rPr>
          <w:rFonts w:ascii="Arial" w:hAnsi="Arial" w:cs="Arial"/>
          <w:spacing w:val="-31"/>
        </w:rPr>
        <w:t xml:space="preserve"> </w:t>
      </w:r>
      <w:r w:rsidRPr="001058B5">
        <w:rPr>
          <w:rFonts w:ascii="Arial" w:hAnsi="Arial" w:cs="Arial"/>
        </w:rPr>
        <w:t>of the trace</w:t>
      </w:r>
      <w:r w:rsidRPr="001058B5">
        <w:rPr>
          <w:rFonts w:ascii="Arial" w:hAnsi="Arial" w:cs="Arial"/>
          <w:spacing w:val="-2"/>
        </w:rPr>
        <w:t xml:space="preserve"> </w:t>
      </w:r>
      <w:r w:rsidRPr="001058B5">
        <w:rPr>
          <w:rFonts w:ascii="Arial" w:hAnsi="Arial" w:cs="Arial"/>
        </w:rPr>
        <w:t>files.</w:t>
      </w:r>
    </w:p>
    <w:p w14:paraId="3C8AEA69" w14:textId="77777777" w:rsidR="008C539B" w:rsidRPr="001058B5" w:rsidRDefault="008C539B">
      <w:pPr>
        <w:pStyle w:val="BodyText"/>
        <w:spacing w:before="12"/>
        <w:rPr>
          <w:rFonts w:ascii="Arial" w:hAnsi="Arial" w:cs="Arial"/>
        </w:rPr>
      </w:pPr>
    </w:p>
    <w:p w14:paraId="384F870D" w14:textId="77777777" w:rsidR="008C539B" w:rsidRPr="001058B5" w:rsidRDefault="00C12992">
      <w:pPr>
        <w:pStyle w:val="Heading4"/>
        <w:ind w:left="100"/>
      </w:pPr>
      <w:bookmarkStart w:id="1930" w:name="Using_Data_Dictionary_Views_to_Find_Info"/>
      <w:bookmarkStart w:id="1931" w:name="_bookmark2097"/>
      <w:bookmarkEnd w:id="1930"/>
      <w:bookmarkEnd w:id="1931"/>
      <w:r w:rsidRPr="001058B5">
        <w:t>Using Data Dictionary Vie</w:t>
      </w:r>
      <w:bookmarkStart w:id="1932" w:name="_bookmark2099"/>
      <w:bookmarkEnd w:id="1932"/>
      <w:r w:rsidRPr="001058B5">
        <w:t>ws to Find Inf</w:t>
      </w:r>
      <w:bookmarkStart w:id="1933" w:name="_bookmark2098"/>
      <w:bookmarkEnd w:id="1933"/>
      <w:r w:rsidRPr="001058B5">
        <w:t>ormation About the Audit Trail</w:t>
      </w:r>
    </w:p>
    <w:p w14:paraId="5DFCCD72" w14:textId="77777777" w:rsidR="008C539B" w:rsidRPr="001058B5" w:rsidRDefault="008D1AB8">
      <w:pPr>
        <w:pStyle w:val="BodyText"/>
        <w:spacing w:before="80" w:line="232" w:lineRule="auto"/>
        <w:ind w:left="1660" w:right="848"/>
        <w:rPr>
          <w:rFonts w:ascii="Arial" w:hAnsi="Arial" w:cs="Arial"/>
          <w:i/>
        </w:rPr>
      </w:pPr>
      <w:hyperlink w:anchor="_bookmark2101" w:history="1">
        <w:r w:rsidR="00C12992" w:rsidRPr="001058B5">
          <w:rPr>
            <w:rFonts w:ascii="Arial" w:hAnsi="Arial" w:cs="Arial"/>
            <w:color w:val="0000CC"/>
          </w:rPr>
          <w:t xml:space="preserve">Table 9–7 </w:t>
        </w:r>
      </w:hyperlink>
      <w:r w:rsidR="00C12992" w:rsidRPr="001058B5">
        <w:rPr>
          <w:rFonts w:ascii="Arial" w:hAnsi="Arial" w:cs="Arial"/>
        </w:rPr>
        <w:t xml:space="preserve">lists data dictionary views that provide auditing information. For detailed information about these views, see </w:t>
      </w:r>
      <w:r w:rsidR="00C12992" w:rsidRPr="001058B5">
        <w:rPr>
          <w:rFonts w:ascii="Arial" w:hAnsi="Arial" w:cs="Arial"/>
          <w:i/>
        </w:rPr>
        <w:t>Oracle Database Reference.</w:t>
      </w:r>
    </w:p>
    <w:p w14:paraId="46627271" w14:textId="77777777" w:rsidR="008C539B" w:rsidRPr="001058B5" w:rsidRDefault="008C539B">
      <w:pPr>
        <w:pStyle w:val="BodyText"/>
        <w:spacing w:before="5"/>
        <w:rPr>
          <w:rFonts w:ascii="Arial" w:hAnsi="Arial" w:cs="Arial"/>
          <w:i/>
          <w:sz w:val="11"/>
        </w:rPr>
      </w:pPr>
    </w:p>
    <w:p w14:paraId="49CD45B2" w14:textId="77777777" w:rsidR="008C539B" w:rsidRPr="001058B5" w:rsidRDefault="00C12992">
      <w:pPr>
        <w:tabs>
          <w:tab w:val="left" w:pos="1133"/>
        </w:tabs>
        <w:spacing w:before="105"/>
        <w:ind w:left="100"/>
        <w:rPr>
          <w:rFonts w:ascii="Arial" w:hAnsi="Arial" w:cs="Arial"/>
          <w:b/>
          <w:i/>
          <w:sz w:val="18"/>
        </w:rPr>
      </w:pPr>
      <w:bookmarkStart w:id="1934" w:name="_bookmark2100"/>
      <w:bookmarkStart w:id="1935" w:name="_bookmark2101"/>
      <w:bookmarkEnd w:id="1934"/>
      <w:bookmarkEnd w:id="193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9–7</w:t>
      </w:r>
      <w:r w:rsidRPr="001058B5">
        <w:rPr>
          <w:rFonts w:ascii="Arial" w:hAnsi="Arial" w:cs="Arial"/>
          <w:b/>
          <w:i/>
          <w:sz w:val="18"/>
        </w:rPr>
        <w:tab/>
        <w:t>Data Dictionary Views That Display Information about the Database Audit</w:t>
      </w:r>
      <w:r w:rsidRPr="001058B5">
        <w:rPr>
          <w:rFonts w:ascii="Arial" w:hAnsi="Arial" w:cs="Arial"/>
          <w:b/>
          <w:i/>
          <w:spacing w:val="-15"/>
          <w:sz w:val="18"/>
        </w:rPr>
        <w:t xml:space="preserve"> </w:t>
      </w:r>
      <w:r w:rsidRPr="001058B5">
        <w:rPr>
          <w:rFonts w:ascii="Arial" w:hAnsi="Arial" w:cs="Arial"/>
          <w:b/>
          <w:i/>
          <w:spacing w:val="-4"/>
          <w:sz w:val="18"/>
        </w:rPr>
        <w:t>Trail</w:t>
      </w:r>
    </w:p>
    <w:p w14:paraId="62F7A60A"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8C539B" w:rsidRPr="001058B5" w14:paraId="1E87C075" w14:textId="77777777">
        <w:trPr>
          <w:trHeight w:val="311"/>
        </w:trPr>
        <w:tc>
          <w:tcPr>
            <w:tcW w:w="2993" w:type="dxa"/>
            <w:tcBorders>
              <w:top w:val="single" w:sz="18" w:space="0" w:color="000000"/>
              <w:bottom w:val="single" w:sz="4" w:space="0" w:color="000000"/>
            </w:tcBorders>
          </w:tcPr>
          <w:p w14:paraId="51A9A87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263" w:type="dxa"/>
            <w:tcBorders>
              <w:top w:val="single" w:sz="18" w:space="0" w:color="000000"/>
              <w:bottom w:val="single" w:sz="4" w:space="0" w:color="000000"/>
            </w:tcBorders>
          </w:tcPr>
          <w:p w14:paraId="74AFFCF2" w14:textId="77777777" w:rsidR="008C539B" w:rsidRPr="001058B5" w:rsidRDefault="00C12992">
            <w:pPr>
              <w:pStyle w:val="TableParagraph"/>
              <w:spacing w:before="27"/>
              <w:ind w:left="396"/>
              <w:rPr>
                <w:rFonts w:ascii="Arial" w:hAnsi="Arial" w:cs="Arial"/>
                <w:b/>
                <w:sz w:val="18"/>
              </w:rPr>
            </w:pPr>
            <w:r w:rsidRPr="001058B5">
              <w:rPr>
                <w:rFonts w:ascii="Arial" w:hAnsi="Arial" w:cs="Arial"/>
                <w:b/>
                <w:sz w:val="18"/>
              </w:rPr>
              <w:t>Description</w:t>
            </w:r>
          </w:p>
        </w:tc>
      </w:tr>
      <w:tr w:rsidR="008C539B" w:rsidRPr="001058B5" w14:paraId="25651597" w14:textId="77777777">
        <w:trPr>
          <w:trHeight w:val="532"/>
        </w:trPr>
        <w:tc>
          <w:tcPr>
            <w:tcW w:w="2993" w:type="dxa"/>
            <w:tcBorders>
              <w:top w:val="single" w:sz="4" w:space="0" w:color="000000"/>
              <w:bottom w:val="single" w:sz="2" w:space="0" w:color="000000"/>
            </w:tcBorders>
          </w:tcPr>
          <w:p w14:paraId="58EF1BB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ALL_AUDIT_POLICIES</w:t>
            </w:r>
          </w:p>
        </w:tc>
        <w:tc>
          <w:tcPr>
            <w:tcW w:w="6263" w:type="dxa"/>
            <w:tcBorders>
              <w:top w:val="single" w:sz="4" w:space="0" w:color="000000"/>
              <w:bottom w:val="single" w:sz="2" w:space="0" w:color="000000"/>
            </w:tcBorders>
          </w:tcPr>
          <w:p w14:paraId="68086705" w14:textId="77777777" w:rsidR="008C539B" w:rsidRPr="001058B5" w:rsidRDefault="00C12992">
            <w:pPr>
              <w:pStyle w:val="TableParagraph"/>
              <w:spacing w:before="59" w:line="216" w:lineRule="auto"/>
              <w:ind w:left="396"/>
              <w:rPr>
                <w:rFonts w:ascii="Arial" w:hAnsi="Arial" w:cs="Arial"/>
                <w:sz w:val="18"/>
              </w:rPr>
            </w:pPr>
            <w:r w:rsidRPr="001058B5">
              <w:rPr>
                <w:rFonts w:ascii="Arial" w:hAnsi="Arial" w:cs="Arial"/>
                <w:sz w:val="18"/>
              </w:rPr>
              <w:t>Describes the fine-grained auditing policies on the tables and views accessible to the current user</w:t>
            </w:r>
          </w:p>
        </w:tc>
      </w:tr>
      <w:tr w:rsidR="008C539B" w:rsidRPr="001058B5" w14:paraId="1CA060B6" w14:textId="77777777">
        <w:trPr>
          <w:trHeight w:val="535"/>
        </w:trPr>
        <w:tc>
          <w:tcPr>
            <w:tcW w:w="2993" w:type="dxa"/>
            <w:tcBorders>
              <w:top w:val="single" w:sz="2" w:space="0" w:color="000000"/>
              <w:bottom w:val="single" w:sz="2" w:space="0" w:color="000000"/>
            </w:tcBorders>
          </w:tcPr>
          <w:p w14:paraId="31FA15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ALL_AUDIT_POLICY_COLUMNS</w:t>
            </w:r>
          </w:p>
        </w:tc>
        <w:tc>
          <w:tcPr>
            <w:tcW w:w="6263" w:type="dxa"/>
            <w:tcBorders>
              <w:top w:val="single" w:sz="2" w:space="0" w:color="000000"/>
              <w:bottom w:val="single" w:sz="2" w:space="0" w:color="000000"/>
            </w:tcBorders>
          </w:tcPr>
          <w:p w14:paraId="6216B811" w14:textId="77777777" w:rsidR="008C539B" w:rsidRPr="001058B5" w:rsidRDefault="00C12992">
            <w:pPr>
              <w:pStyle w:val="TableParagraph"/>
              <w:spacing w:before="61" w:line="216" w:lineRule="auto"/>
              <w:ind w:left="39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5A129F8F" w14:textId="77777777">
        <w:trPr>
          <w:trHeight w:val="535"/>
        </w:trPr>
        <w:tc>
          <w:tcPr>
            <w:tcW w:w="2993" w:type="dxa"/>
            <w:tcBorders>
              <w:top w:val="single" w:sz="2" w:space="0" w:color="000000"/>
              <w:bottom w:val="single" w:sz="2" w:space="0" w:color="000000"/>
            </w:tcBorders>
          </w:tcPr>
          <w:p w14:paraId="4FAAD5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ALL_DEF_AUDIT_OPTS</w:t>
            </w:r>
          </w:p>
        </w:tc>
        <w:tc>
          <w:tcPr>
            <w:tcW w:w="6263" w:type="dxa"/>
            <w:tcBorders>
              <w:top w:val="single" w:sz="2" w:space="0" w:color="000000"/>
              <w:bottom w:val="single" w:sz="2" w:space="0" w:color="000000"/>
            </w:tcBorders>
          </w:tcPr>
          <w:p w14:paraId="67C3B564" w14:textId="77777777" w:rsidR="008C539B" w:rsidRPr="001058B5" w:rsidRDefault="00C12992">
            <w:pPr>
              <w:pStyle w:val="TableParagraph"/>
              <w:spacing w:before="61" w:line="216" w:lineRule="auto"/>
              <w:ind w:left="397"/>
              <w:rPr>
                <w:rFonts w:ascii="Arial" w:hAnsi="Arial" w:cs="Arial"/>
                <w:sz w:val="18"/>
              </w:rPr>
            </w:pPr>
            <w:r w:rsidRPr="001058B5">
              <w:rPr>
                <w:rFonts w:ascii="Arial" w:hAnsi="Arial" w:cs="Arial"/>
                <w:sz w:val="18"/>
              </w:rPr>
              <w:t>Lists default object-auditing options that are to be applied when objects are created</w:t>
            </w:r>
          </w:p>
        </w:tc>
      </w:tr>
      <w:tr w:rsidR="008C539B" w:rsidRPr="001058B5" w14:paraId="2C77DE27" w14:textId="77777777">
        <w:trPr>
          <w:trHeight w:val="335"/>
        </w:trPr>
        <w:tc>
          <w:tcPr>
            <w:tcW w:w="2993" w:type="dxa"/>
            <w:tcBorders>
              <w:top w:val="single" w:sz="2" w:space="0" w:color="000000"/>
              <w:bottom w:val="single" w:sz="2" w:space="0" w:color="000000"/>
            </w:tcBorders>
          </w:tcPr>
          <w:p w14:paraId="17800FD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AUDIT_ACTIONS</w:t>
            </w:r>
          </w:p>
        </w:tc>
        <w:tc>
          <w:tcPr>
            <w:tcW w:w="6263" w:type="dxa"/>
            <w:tcBorders>
              <w:top w:val="single" w:sz="2" w:space="0" w:color="000000"/>
              <w:bottom w:val="single" w:sz="2" w:space="0" w:color="000000"/>
            </w:tcBorders>
          </w:tcPr>
          <w:p w14:paraId="26EB5064"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Describes audit trail action type codes</w:t>
            </w:r>
          </w:p>
        </w:tc>
      </w:tr>
      <w:tr w:rsidR="008C539B" w:rsidRPr="001058B5" w14:paraId="38E1CCBF" w14:textId="77777777">
        <w:trPr>
          <w:trHeight w:val="334"/>
        </w:trPr>
        <w:tc>
          <w:tcPr>
            <w:tcW w:w="2993" w:type="dxa"/>
            <w:tcBorders>
              <w:top w:val="single" w:sz="2" w:space="0" w:color="000000"/>
              <w:bottom w:val="single" w:sz="2" w:space="0" w:color="000000"/>
            </w:tcBorders>
          </w:tcPr>
          <w:p w14:paraId="0D923F2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DBA_AUDIT_EXISTS</w:t>
            </w:r>
          </w:p>
        </w:tc>
        <w:tc>
          <w:tcPr>
            <w:tcW w:w="6263" w:type="dxa"/>
            <w:tcBorders>
              <w:top w:val="single" w:sz="2" w:space="0" w:color="000000"/>
              <w:bottom w:val="single" w:sz="2" w:space="0" w:color="000000"/>
            </w:tcBorders>
          </w:tcPr>
          <w:p w14:paraId="3E8CC15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audit trail entries produced BY AUDIT NOT EXISTS</w:t>
            </w:r>
          </w:p>
        </w:tc>
      </w:tr>
      <w:tr w:rsidR="008C539B" w:rsidRPr="001058B5" w14:paraId="18C00D2A" w14:textId="77777777">
        <w:trPr>
          <w:trHeight w:val="1035"/>
        </w:trPr>
        <w:tc>
          <w:tcPr>
            <w:tcW w:w="2993" w:type="dxa"/>
            <w:tcBorders>
              <w:top w:val="single" w:sz="2" w:space="0" w:color="000000"/>
              <w:bottom w:val="single" w:sz="2" w:space="0" w:color="000000"/>
            </w:tcBorders>
          </w:tcPr>
          <w:p w14:paraId="4978805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DBA_AUDIT_MGMT_CLEAN_EVENTS</w:t>
            </w:r>
          </w:p>
        </w:tc>
        <w:tc>
          <w:tcPr>
            <w:tcW w:w="6263" w:type="dxa"/>
            <w:tcBorders>
              <w:top w:val="single" w:sz="2" w:space="0" w:color="000000"/>
              <w:bottom w:val="single" w:sz="2" w:space="0" w:color="000000"/>
            </w:tcBorders>
          </w:tcPr>
          <w:p w14:paraId="2EDFA7D3" w14:textId="77777777" w:rsidR="008C539B" w:rsidRPr="001058B5" w:rsidRDefault="00C12992">
            <w:pPr>
              <w:pStyle w:val="TableParagraph"/>
              <w:spacing w:before="64" w:line="211" w:lineRule="auto"/>
              <w:ind w:left="396" w:right="160"/>
              <w:jc w:val="both"/>
              <w:rPr>
                <w:rFonts w:ascii="Arial" w:hAnsi="Arial" w:cs="Arial"/>
                <w:sz w:val="18"/>
              </w:rPr>
            </w:pPr>
            <w:r w:rsidRPr="001058B5">
              <w:rPr>
                <w:rFonts w:ascii="Arial" w:hAnsi="Arial" w:cs="Arial"/>
                <w:sz w:val="18"/>
              </w:rPr>
              <w:t>Displays</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history</w:t>
            </w:r>
            <w:r w:rsidRPr="001058B5">
              <w:rPr>
                <w:rFonts w:ascii="Arial" w:hAnsi="Arial" w:cs="Arial"/>
                <w:spacing w:val="-10"/>
                <w:sz w:val="18"/>
              </w:rPr>
              <w:t xml:space="preserve"> </w:t>
            </w:r>
            <w:r w:rsidRPr="001058B5">
              <w:rPr>
                <w:rFonts w:ascii="Arial" w:hAnsi="Arial" w:cs="Arial"/>
                <w:sz w:val="18"/>
              </w:rPr>
              <w:t>of</w:t>
            </w:r>
            <w:r w:rsidRPr="001058B5">
              <w:rPr>
                <w:rFonts w:ascii="Arial" w:hAnsi="Arial" w:cs="Arial"/>
                <w:spacing w:val="-8"/>
                <w:sz w:val="18"/>
              </w:rPr>
              <w:t xml:space="preserve"> </w:t>
            </w:r>
            <w:r w:rsidRPr="001058B5">
              <w:rPr>
                <w:rFonts w:ascii="Arial" w:hAnsi="Arial" w:cs="Arial"/>
                <w:sz w:val="18"/>
              </w:rPr>
              <w:t>purge</w:t>
            </w:r>
            <w:r w:rsidRPr="001058B5">
              <w:rPr>
                <w:rFonts w:ascii="Arial" w:hAnsi="Arial" w:cs="Arial"/>
                <w:spacing w:val="-9"/>
                <w:sz w:val="18"/>
              </w:rPr>
              <w:t xml:space="preserve"> </w:t>
            </w:r>
            <w:r w:rsidRPr="001058B5">
              <w:rPr>
                <w:rFonts w:ascii="Arial" w:hAnsi="Arial" w:cs="Arial"/>
                <w:sz w:val="18"/>
              </w:rPr>
              <w:t>events.</w:t>
            </w:r>
            <w:r w:rsidRPr="001058B5">
              <w:rPr>
                <w:rFonts w:ascii="Arial" w:hAnsi="Arial" w:cs="Arial"/>
                <w:spacing w:val="-8"/>
                <w:sz w:val="18"/>
              </w:rPr>
              <w:t xml:space="preserve"> </w:t>
            </w:r>
            <w:r w:rsidRPr="001058B5">
              <w:rPr>
                <w:rFonts w:ascii="Arial" w:hAnsi="Arial" w:cs="Arial"/>
                <w:spacing w:val="-3"/>
                <w:sz w:val="18"/>
              </w:rPr>
              <w:t>Periodically,</w:t>
            </w:r>
            <w:r w:rsidRPr="001058B5">
              <w:rPr>
                <w:rFonts w:ascii="Arial" w:hAnsi="Arial" w:cs="Arial"/>
                <w:spacing w:val="-9"/>
                <w:sz w:val="18"/>
              </w:rPr>
              <w:t xml:space="preserve"> </w:t>
            </w:r>
            <w:r w:rsidRPr="001058B5">
              <w:rPr>
                <w:rFonts w:ascii="Arial" w:hAnsi="Arial" w:cs="Arial"/>
                <w:sz w:val="18"/>
              </w:rPr>
              <w:t>as</w:t>
            </w:r>
            <w:r w:rsidRPr="001058B5">
              <w:rPr>
                <w:rFonts w:ascii="Arial" w:hAnsi="Arial" w:cs="Arial"/>
                <w:spacing w:val="-9"/>
                <w:sz w:val="18"/>
              </w:rPr>
              <w:t xml:space="preserve"> </w:t>
            </w:r>
            <w:r w:rsidRPr="001058B5">
              <w:rPr>
                <w:rFonts w:ascii="Arial" w:hAnsi="Arial" w:cs="Arial"/>
                <w:sz w:val="18"/>
              </w:rPr>
              <w:t>user</w:t>
            </w:r>
            <w:r w:rsidRPr="001058B5">
              <w:rPr>
                <w:rFonts w:ascii="Arial" w:hAnsi="Arial" w:cs="Arial"/>
                <w:spacing w:val="-7"/>
                <w:sz w:val="18"/>
              </w:rPr>
              <w:t xml:space="preserve"> </w:t>
            </w:r>
            <w:r w:rsidRPr="001058B5">
              <w:rPr>
                <w:rFonts w:ascii="Arial" w:hAnsi="Arial" w:cs="Arial"/>
                <w:sz w:val="18"/>
              </w:rPr>
              <w:t>SYS</w:t>
            </w:r>
            <w:r w:rsidRPr="001058B5">
              <w:rPr>
                <w:rFonts w:ascii="Arial" w:hAnsi="Arial" w:cs="Arial"/>
                <w:spacing w:val="-77"/>
                <w:sz w:val="18"/>
              </w:rPr>
              <w:t xml:space="preserve"> </w:t>
            </w:r>
            <w:r w:rsidRPr="001058B5">
              <w:rPr>
                <w:rFonts w:ascii="Arial" w:hAnsi="Arial" w:cs="Arial"/>
                <w:sz w:val="18"/>
              </w:rPr>
              <w:t>connected with</w:t>
            </w:r>
            <w:r w:rsidRPr="001058B5">
              <w:rPr>
                <w:rFonts w:ascii="Arial" w:hAnsi="Arial" w:cs="Arial"/>
                <w:spacing w:val="-12"/>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SYSDBA</w:t>
            </w:r>
            <w:r w:rsidRPr="001058B5">
              <w:rPr>
                <w:rFonts w:ascii="Arial" w:hAnsi="Arial" w:cs="Arial"/>
                <w:spacing w:val="-80"/>
                <w:sz w:val="18"/>
              </w:rPr>
              <w:t xml:space="preserve"> </w:t>
            </w:r>
            <w:r w:rsidRPr="001058B5">
              <w:rPr>
                <w:rFonts w:ascii="Arial" w:hAnsi="Arial" w:cs="Arial"/>
                <w:sz w:val="18"/>
              </w:rPr>
              <w:t>privilege,</w:t>
            </w:r>
            <w:r w:rsidRPr="001058B5">
              <w:rPr>
                <w:rFonts w:ascii="Arial" w:hAnsi="Arial" w:cs="Arial"/>
                <w:spacing w:val="-12"/>
                <w:sz w:val="18"/>
              </w:rPr>
              <w:t xml:space="preserve"> </w:t>
            </w:r>
            <w:r w:rsidRPr="001058B5">
              <w:rPr>
                <w:rFonts w:ascii="Arial" w:hAnsi="Arial" w:cs="Arial"/>
                <w:sz w:val="18"/>
              </w:rPr>
              <w:t>you</w:t>
            </w:r>
            <w:r w:rsidRPr="001058B5">
              <w:rPr>
                <w:rFonts w:ascii="Arial" w:hAnsi="Arial" w:cs="Arial"/>
                <w:spacing w:val="-12"/>
                <w:sz w:val="18"/>
              </w:rPr>
              <w:t xml:space="preserve"> </w:t>
            </w:r>
            <w:r w:rsidRPr="001058B5">
              <w:rPr>
                <w:rFonts w:ascii="Arial" w:hAnsi="Arial" w:cs="Arial"/>
                <w:sz w:val="18"/>
              </w:rPr>
              <w:t>should</w:t>
            </w:r>
            <w:r w:rsidRPr="001058B5">
              <w:rPr>
                <w:rFonts w:ascii="Arial" w:hAnsi="Arial" w:cs="Arial"/>
                <w:spacing w:val="-12"/>
                <w:sz w:val="18"/>
              </w:rPr>
              <w:t xml:space="preserve"> </w:t>
            </w:r>
            <w:r w:rsidRPr="001058B5">
              <w:rPr>
                <w:rFonts w:ascii="Arial" w:hAnsi="Arial" w:cs="Arial"/>
                <w:sz w:val="18"/>
              </w:rPr>
              <w:t>delete</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contents</w:t>
            </w:r>
            <w:r w:rsidRPr="001058B5">
              <w:rPr>
                <w:rFonts w:ascii="Arial" w:hAnsi="Arial" w:cs="Arial"/>
                <w:spacing w:val="-12"/>
                <w:sz w:val="18"/>
              </w:rPr>
              <w:t xml:space="preserve"> </w:t>
            </w:r>
            <w:r w:rsidRPr="001058B5">
              <w:rPr>
                <w:rFonts w:ascii="Arial" w:hAnsi="Arial" w:cs="Arial"/>
                <w:sz w:val="18"/>
              </w:rPr>
              <w:t>of</w:t>
            </w:r>
            <w:r w:rsidRPr="001058B5">
              <w:rPr>
                <w:rFonts w:ascii="Arial" w:hAnsi="Arial" w:cs="Arial"/>
                <w:spacing w:val="-12"/>
                <w:sz w:val="18"/>
              </w:rPr>
              <w:t xml:space="preserve"> </w:t>
            </w:r>
            <w:r w:rsidRPr="001058B5">
              <w:rPr>
                <w:rFonts w:ascii="Arial" w:hAnsi="Arial" w:cs="Arial"/>
                <w:sz w:val="18"/>
              </w:rPr>
              <w:t>this</w:t>
            </w:r>
            <w:r w:rsidRPr="001058B5">
              <w:rPr>
                <w:rFonts w:ascii="Arial" w:hAnsi="Arial" w:cs="Arial"/>
                <w:spacing w:val="-12"/>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so that it does not grow too large. For</w:t>
            </w:r>
            <w:r w:rsidRPr="001058B5">
              <w:rPr>
                <w:rFonts w:ascii="Arial" w:hAnsi="Arial" w:cs="Arial"/>
                <w:spacing w:val="-9"/>
                <w:sz w:val="18"/>
              </w:rPr>
              <w:t xml:space="preserve"> </w:t>
            </w:r>
            <w:r w:rsidRPr="001058B5">
              <w:rPr>
                <w:rFonts w:ascii="Arial" w:hAnsi="Arial" w:cs="Arial"/>
                <w:sz w:val="18"/>
              </w:rPr>
              <w:t>example:</w:t>
            </w:r>
          </w:p>
          <w:p w14:paraId="553621EB" w14:textId="77777777" w:rsidR="008C539B" w:rsidRPr="001058B5" w:rsidRDefault="00C12992">
            <w:pPr>
              <w:pStyle w:val="TableParagraph"/>
              <w:spacing w:before="107"/>
              <w:ind w:left="396"/>
              <w:jc w:val="both"/>
              <w:rPr>
                <w:rFonts w:ascii="Arial" w:hAnsi="Arial" w:cs="Arial"/>
                <w:sz w:val="18"/>
              </w:rPr>
            </w:pPr>
            <w:r w:rsidRPr="001058B5">
              <w:rPr>
                <w:rFonts w:ascii="Arial" w:hAnsi="Arial" w:cs="Arial"/>
                <w:w w:val="95"/>
                <w:sz w:val="18"/>
              </w:rPr>
              <w:t>DELETE FROM</w:t>
            </w:r>
            <w:r w:rsidRPr="001058B5">
              <w:rPr>
                <w:rFonts w:ascii="Arial" w:hAnsi="Arial" w:cs="Arial"/>
                <w:spacing w:val="-54"/>
                <w:w w:val="95"/>
                <w:sz w:val="18"/>
              </w:rPr>
              <w:t xml:space="preserve"> </w:t>
            </w:r>
            <w:r w:rsidRPr="001058B5">
              <w:rPr>
                <w:rFonts w:ascii="Arial" w:hAnsi="Arial" w:cs="Arial"/>
                <w:w w:val="95"/>
                <w:sz w:val="18"/>
              </w:rPr>
              <w:t>DBA_AUDIT_MGMT_CLEAN_EVENTS;</w:t>
            </w:r>
          </w:p>
        </w:tc>
      </w:tr>
      <w:tr w:rsidR="008C539B" w:rsidRPr="001058B5" w14:paraId="6D5D4FD0" w14:textId="77777777">
        <w:trPr>
          <w:trHeight w:val="334"/>
        </w:trPr>
        <w:tc>
          <w:tcPr>
            <w:tcW w:w="2993" w:type="dxa"/>
            <w:tcBorders>
              <w:top w:val="single" w:sz="2" w:space="0" w:color="000000"/>
              <w:bottom w:val="single" w:sz="2" w:space="0" w:color="000000"/>
            </w:tcBorders>
          </w:tcPr>
          <w:p w14:paraId="1AC5C11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DBA_AUDIT_MGMT_CLEANUP_JOBS</w:t>
            </w:r>
          </w:p>
        </w:tc>
        <w:tc>
          <w:tcPr>
            <w:tcW w:w="6263" w:type="dxa"/>
            <w:tcBorders>
              <w:top w:val="single" w:sz="2" w:space="0" w:color="000000"/>
              <w:bottom w:val="single" w:sz="2" w:space="0" w:color="000000"/>
            </w:tcBorders>
          </w:tcPr>
          <w:p w14:paraId="2F8DC8CE"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currently configured audit trail purge jobs</w:t>
            </w:r>
          </w:p>
        </w:tc>
      </w:tr>
      <w:tr w:rsidR="008C539B" w:rsidRPr="001058B5" w14:paraId="510EA93A" w14:textId="77777777">
        <w:trPr>
          <w:trHeight w:val="535"/>
        </w:trPr>
        <w:tc>
          <w:tcPr>
            <w:tcW w:w="2993" w:type="dxa"/>
            <w:tcBorders>
              <w:top w:val="single" w:sz="2" w:space="0" w:color="000000"/>
              <w:bottom w:val="single" w:sz="2" w:space="0" w:color="000000"/>
            </w:tcBorders>
          </w:tcPr>
          <w:p w14:paraId="2FCBDB9E"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DBA_AUDIT_MGMT_CONFIG_PARAMS</w:t>
            </w:r>
          </w:p>
        </w:tc>
        <w:tc>
          <w:tcPr>
            <w:tcW w:w="6263" w:type="dxa"/>
            <w:tcBorders>
              <w:top w:val="single" w:sz="2" w:space="0" w:color="000000"/>
              <w:bottom w:val="single" w:sz="2" w:space="0" w:color="000000"/>
            </w:tcBorders>
          </w:tcPr>
          <w:p w14:paraId="3AB51C62" w14:textId="77777777" w:rsidR="008C539B" w:rsidRPr="001058B5" w:rsidRDefault="00C12992">
            <w:pPr>
              <w:pStyle w:val="TableParagraph"/>
              <w:spacing w:before="61" w:line="216" w:lineRule="auto"/>
              <w:ind w:left="397" w:hanging="1"/>
              <w:rPr>
                <w:rFonts w:ascii="Arial" w:hAnsi="Arial" w:cs="Arial"/>
                <w:sz w:val="18"/>
              </w:rPr>
            </w:pPr>
            <w:r w:rsidRPr="001058B5">
              <w:rPr>
                <w:rFonts w:ascii="Arial" w:hAnsi="Arial" w:cs="Arial"/>
                <w:sz w:val="18"/>
              </w:rPr>
              <w:t>Displays the currently configured audit trail properties that are used by the DBMS_AUDIT_MGMT</w:t>
            </w:r>
            <w:r w:rsidRPr="001058B5">
              <w:rPr>
                <w:rFonts w:ascii="Arial" w:hAnsi="Arial" w:cs="Arial"/>
                <w:spacing w:val="-83"/>
                <w:sz w:val="18"/>
              </w:rPr>
              <w:t xml:space="preserve"> </w:t>
            </w:r>
            <w:r w:rsidRPr="001058B5">
              <w:rPr>
                <w:rFonts w:ascii="Arial" w:hAnsi="Arial" w:cs="Arial"/>
                <w:sz w:val="18"/>
              </w:rPr>
              <w:t>PL/SQL package</w:t>
            </w:r>
          </w:p>
        </w:tc>
      </w:tr>
      <w:tr w:rsidR="008C539B" w:rsidRPr="001058B5" w14:paraId="27C2FDC2" w14:textId="77777777">
        <w:trPr>
          <w:trHeight w:val="334"/>
        </w:trPr>
        <w:tc>
          <w:tcPr>
            <w:tcW w:w="2993" w:type="dxa"/>
            <w:tcBorders>
              <w:top w:val="single" w:sz="2" w:space="0" w:color="000000"/>
              <w:bottom w:val="single" w:sz="2" w:space="0" w:color="000000"/>
            </w:tcBorders>
          </w:tcPr>
          <w:p w14:paraId="3A7EF6C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DBA_AUDIT_MGMT_LAST_ARCH_TS</w:t>
            </w:r>
          </w:p>
        </w:tc>
        <w:tc>
          <w:tcPr>
            <w:tcW w:w="6263" w:type="dxa"/>
            <w:tcBorders>
              <w:top w:val="single" w:sz="2" w:space="0" w:color="000000"/>
              <w:bottom w:val="single" w:sz="2" w:space="0" w:color="000000"/>
            </w:tcBorders>
          </w:tcPr>
          <w:p w14:paraId="33CF036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last archive timestamps that have set for audit trail purges.</w:t>
            </w:r>
          </w:p>
        </w:tc>
      </w:tr>
      <w:tr w:rsidR="008C539B" w:rsidRPr="001058B5" w14:paraId="7B2D372D" w14:textId="77777777">
        <w:trPr>
          <w:trHeight w:val="335"/>
        </w:trPr>
        <w:tc>
          <w:tcPr>
            <w:tcW w:w="2993" w:type="dxa"/>
            <w:tcBorders>
              <w:top w:val="single" w:sz="2" w:space="0" w:color="000000"/>
              <w:bottom w:val="single" w:sz="2" w:space="0" w:color="000000"/>
            </w:tcBorders>
          </w:tcPr>
          <w:p w14:paraId="7E8DC5C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DBA_AUDIT_OBJECT</w:t>
            </w:r>
          </w:p>
        </w:tc>
        <w:tc>
          <w:tcPr>
            <w:tcW w:w="6263" w:type="dxa"/>
            <w:tcBorders>
              <w:top w:val="single" w:sz="2" w:space="0" w:color="000000"/>
              <w:bottom w:val="single" w:sz="2" w:space="0" w:color="000000"/>
            </w:tcBorders>
          </w:tcPr>
          <w:p w14:paraId="1FEA50DF"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Lists audit trail records for all objects in the system</w:t>
            </w:r>
          </w:p>
        </w:tc>
      </w:tr>
      <w:tr w:rsidR="008C539B" w:rsidRPr="001058B5" w14:paraId="3601E34E" w14:textId="77777777">
        <w:trPr>
          <w:trHeight w:val="334"/>
        </w:trPr>
        <w:tc>
          <w:tcPr>
            <w:tcW w:w="2993" w:type="dxa"/>
            <w:tcBorders>
              <w:top w:val="single" w:sz="2" w:space="0" w:color="000000"/>
              <w:bottom w:val="single" w:sz="2" w:space="0" w:color="000000"/>
            </w:tcBorders>
          </w:tcPr>
          <w:p w14:paraId="10AAB41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DBA_AUDIT_POLICIES</w:t>
            </w:r>
          </w:p>
        </w:tc>
        <w:tc>
          <w:tcPr>
            <w:tcW w:w="6263" w:type="dxa"/>
            <w:tcBorders>
              <w:top w:val="single" w:sz="2" w:space="0" w:color="000000"/>
              <w:bottom w:val="single" w:sz="2" w:space="0" w:color="000000"/>
            </w:tcBorders>
          </w:tcPr>
          <w:p w14:paraId="7FCB517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the fine-grained auditing policies on the system</w:t>
            </w:r>
          </w:p>
        </w:tc>
      </w:tr>
      <w:tr w:rsidR="008C539B" w:rsidRPr="001058B5" w14:paraId="5B28B6E4" w14:textId="77777777">
        <w:trPr>
          <w:trHeight w:val="334"/>
        </w:trPr>
        <w:tc>
          <w:tcPr>
            <w:tcW w:w="2993" w:type="dxa"/>
            <w:tcBorders>
              <w:top w:val="single" w:sz="2" w:space="0" w:color="000000"/>
              <w:bottom w:val="single" w:sz="2" w:space="0" w:color="000000"/>
            </w:tcBorders>
          </w:tcPr>
          <w:p w14:paraId="0179F8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DBA_AUDIT_SESSION</w:t>
            </w:r>
          </w:p>
        </w:tc>
        <w:tc>
          <w:tcPr>
            <w:tcW w:w="6263" w:type="dxa"/>
            <w:tcBorders>
              <w:top w:val="single" w:sz="2" w:space="0" w:color="000000"/>
              <w:bottom w:val="single" w:sz="2" w:space="0" w:color="000000"/>
            </w:tcBorders>
          </w:tcPr>
          <w:p w14:paraId="3F3E7C0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audit trail records concerning CONNECT</w:t>
            </w:r>
            <w:r w:rsidRPr="001058B5">
              <w:rPr>
                <w:rFonts w:ascii="Arial" w:hAnsi="Arial" w:cs="Arial"/>
                <w:spacing w:val="-79"/>
                <w:sz w:val="18"/>
              </w:rPr>
              <w:t xml:space="preserve"> </w:t>
            </w:r>
            <w:r w:rsidRPr="001058B5">
              <w:rPr>
                <w:rFonts w:ascii="Arial" w:hAnsi="Arial" w:cs="Arial"/>
                <w:sz w:val="18"/>
              </w:rPr>
              <w:t>and DISCONNECT</w:t>
            </w:r>
          </w:p>
        </w:tc>
      </w:tr>
      <w:tr w:rsidR="008C539B" w:rsidRPr="001058B5" w14:paraId="27810FCA" w14:textId="77777777">
        <w:trPr>
          <w:trHeight w:val="532"/>
        </w:trPr>
        <w:tc>
          <w:tcPr>
            <w:tcW w:w="2993" w:type="dxa"/>
            <w:tcBorders>
              <w:top w:val="single" w:sz="2" w:space="0" w:color="000000"/>
              <w:bottom w:val="single" w:sz="4" w:space="0" w:color="000000"/>
            </w:tcBorders>
          </w:tcPr>
          <w:p w14:paraId="43FD1D6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DBA_AUDIT_POLICY_COLUMNS</w:t>
            </w:r>
          </w:p>
        </w:tc>
        <w:tc>
          <w:tcPr>
            <w:tcW w:w="6263" w:type="dxa"/>
            <w:tcBorders>
              <w:top w:val="single" w:sz="2" w:space="0" w:color="000000"/>
              <w:bottom w:val="single" w:sz="4" w:space="0" w:color="000000"/>
            </w:tcBorders>
          </w:tcPr>
          <w:p w14:paraId="605E94D8" w14:textId="77777777" w:rsidR="008C539B" w:rsidRPr="001058B5" w:rsidRDefault="00C12992">
            <w:pPr>
              <w:pStyle w:val="TableParagraph"/>
              <w:spacing w:before="64" w:line="213" w:lineRule="auto"/>
              <w:ind w:left="396"/>
              <w:rPr>
                <w:rFonts w:ascii="Arial" w:hAnsi="Arial" w:cs="Arial"/>
                <w:sz w:val="18"/>
              </w:rPr>
            </w:pPr>
            <w:r w:rsidRPr="001058B5">
              <w:rPr>
                <w:rFonts w:ascii="Arial" w:hAnsi="Arial" w:cs="Arial"/>
                <w:sz w:val="18"/>
              </w:rPr>
              <w:t>Describes the fine-grained auditing policy columns on the tables and views throughout the database.</w:t>
            </w:r>
          </w:p>
        </w:tc>
      </w:tr>
    </w:tbl>
    <w:p w14:paraId="1D4792C0" w14:textId="77777777" w:rsidR="008C539B" w:rsidRPr="001058B5" w:rsidRDefault="008C539B">
      <w:pPr>
        <w:spacing w:line="213" w:lineRule="auto"/>
        <w:rPr>
          <w:rFonts w:ascii="Arial" w:hAnsi="Arial" w:cs="Arial"/>
          <w:sz w:val="18"/>
        </w:rPr>
        <w:sectPr w:rsidR="008C539B" w:rsidRPr="001058B5">
          <w:headerReference w:type="even" r:id="rId233"/>
          <w:headerReference w:type="default" r:id="rId234"/>
          <w:pgSz w:w="12240" w:h="15840"/>
          <w:pgMar w:top="840" w:right="1060" w:bottom="860" w:left="1100" w:header="549" w:footer="663" w:gutter="0"/>
          <w:cols w:space="720"/>
        </w:sectPr>
      </w:pPr>
    </w:p>
    <w:p w14:paraId="5DD58579" w14:textId="77777777" w:rsidR="008C539B" w:rsidRPr="001058B5" w:rsidRDefault="008C539B">
      <w:pPr>
        <w:pStyle w:val="BodyText"/>
        <w:spacing w:before="4"/>
        <w:rPr>
          <w:rFonts w:ascii="Arial" w:hAnsi="Arial" w:cs="Arial"/>
          <w:b/>
          <w:i/>
          <w:sz w:val="27"/>
        </w:rPr>
      </w:pPr>
    </w:p>
    <w:p w14:paraId="636E55D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9–7 (Cont.) Data Dictionary Views That Display Information about the Database Audit Trail</w:t>
      </w:r>
    </w:p>
    <w:p w14:paraId="1AE0D02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8C539B" w:rsidRPr="001058B5" w14:paraId="6FCCE0E4" w14:textId="77777777">
        <w:trPr>
          <w:trHeight w:val="311"/>
        </w:trPr>
        <w:tc>
          <w:tcPr>
            <w:tcW w:w="2714" w:type="dxa"/>
            <w:tcBorders>
              <w:top w:val="single" w:sz="18" w:space="0" w:color="000000"/>
              <w:bottom w:val="single" w:sz="4" w:space="0" w:color="000000"/>
            </w:tcBorders>
          </w:tcPr>
          <w:p w14:paraId="3D9D81D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542" w:type="dxa"/>
            <w:tcBorders>
              <w:top w:val="single" w:sz="18" w:space="0" w:color="000000"/>
              <w:bottom w:val="single" w:sz="4" w:space="0" w:color="000000"/>
            </w:tcBorders>
          </w:tcPr>
          <w:p w14:paraId="5E8A041E" w14:textId="77777777" w:rsidR="008C539B" w:rsidRPr="001058B5" w:rsidRDefault="00C12992">
            <w:pPr>
              <w:pStyle w:val="TableParagraph"/>
              <w:spacing w:before="27"/>
              <w:ind w:left="676"/>
              <w:rPr>
                <w:rFonts w:ascii="Arial" w:hAnsi="Arial" w:cs="Arial"/>
                <w:b/>
                <w:sz w:val="18"/>
              </w:rPr>
            </w:pPr>
            <w:r w:rsidRPr="001058B5">
              <w:rPr>
                <w:rFonts w:ascii="Arial" w:hAnsi="Arial" w:cs="Arial"/>
                <w:b/>
                <w:sz w:val="18"/>
              </w:rPr>
              <w:t>Description</w:t>
            </w:r>
          </w:p>
        </w:tc>
      </w:tr>
      <w:tr w:rsidR="008C539B" w:rsidRPr="001058B5" w14:paraId="60503826" w14:textId="77777777">
        <w:trPr>
          <w:trHeight w:val="532"/>
        </w:trPr>
        <w:tc>
          <w:tcPr>
            <w:tcW w:w="2714" w:type="dxa"/>
            <w:tcBorders>
              <w:top w:val="single" w:sz="4" w:space="0" w:color="000000"/>
              <w:bottom w:val="single" w:sz="2" w:space="0" w:color="000000"/>
            </w:tcBorders>
          </w:tcPr>
          <w:p w14:paraId="21DC7D8C"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DBA_AUDIT_STATEMENT</w:t>
            </w:r>
          </w:p>
        </w:tc>
        <w:tc>
          <w:tcPr>
            <w:tcW w:w="6542" w:type="dxa"/>
            <w:tcBorders>
              <w:top w:val="single" w:sz="4" w:space="0" w:color="000000"/>
              <w:bottom w:val="single" w:sz="2" w:space="0" w:color="000000"/>
            </w:tcBorders>
          </w:tcPr>
          <w:p w14:paraId="22C91AEF" w14:textId="77777777" w:rsidR="008C539B" w:rsidRPr="001058B5" w:rsidRDefault="00C12992">
            <w:pPr>
              <w:pStyle w:val="TableParagraph"/>
              <w:spacing w:before="41" w:line="214"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181B09B6" w14:textId="77777777" w:rsidR="008C539B" w:rsidRPr="001058B5" w:rsidRDefault="00C12992">
            <w:pPr>
              <w:pStyle w:val="TableParagraph"/>
              <w:spacing w:before="0" w:line="214" w:lineRule="exact"/>
              <w:ind w:left="676"/>
              <w:rPr>
                <w:rFonts w:ascii="Arial" w:hAnsi="Arial" w:cs="Arial"/>
                <w:sz w:val="18"/>
              </w:rPr>
            </w:pPr>
            <w:r w:rsidRPr="001058B5">
              <w:rPr>
                <w:rFonts w:ascii="Arial" w:hAnsi="Arial" w:cs="Arial"/>
                <w:sz w:val="18"/>
              </w:rPr>
              <w:t>ALTER SYSTEM</w:t>
            </w:r>
            <w:r w:rsidRPr="001058B5">
              <w:rPr>
                <w:rFonts w:ascii="Arial" w:hAnsi="Arial" w:cs="Arial"/>
                <w:spacing w:val="-73"/>
                <w:sz w:val="18"/>
              </w:rPr>
              <w:t xml:space="preserve"> </w:t>
            </w:r>
            <w:r w:rsidRPr="001058B5">
              <w:rPr>
                <w:rFonts w:ascii="Arial" w:hAnsi="Arial" w:cs="Arial"/>
                <w:sz w:val="18"/>
              </w:rPr>
              <w:t>statements throughout the database</w:t>
            </w:r>
          </w:p>
        </w:tc>
      </w:tr>
      <w:tr w:rsidR="008C539B" w:rsidRPr="001058B5" w14:paraId="044A4323" w14:textId="77777777">
        <w:trPr>
          <w:trHeight w:val="334"/>
        </w:trPr>
        <w:tc>
          <w:tcPr>
            <w:tcW w:w="2714" w:type="dxa"/>
            <w:tcBorders>
              <w:top w:val="single" w:sz="2" w:space="0" w:color="000000"/>
              <w:bottom w:val="single" w:sz="2" w:space="0" w:color="000000"/>
            </w:tcBorders>
          </w:tcPr>
          <w:p w14:paraId="0086EA0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DBA_AUDIT_TRAIL</w:t>
            </w:r>
          </w:p>
        </w:tc>
        <w:tc>
          <w:tcPr>
            <w:tcW w:w="6542" w:type="dxa"/>
            <w:tcBorders>
              <w:top w:val="single" w:sz="2" w:space="0" w:color="000000"/>
              <w:bottom w:val="single" w:sz="2" w:space="0" w:color="000000"/>
            </w:tcBorders>
          </w:tcPr>
          <w:p w14:paraId="52CC579F"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94"/>
                <w:sz w:val="18"/>
              </w:rPr>
              <w:t xml:space="preserve"> </w:t>
            </w:r>
            <w:r w:rsidRPr="001058B5">
              <w:rPr>
                <w:rFonts w:ascii="Arial" w:hAnsi="Arial" w:cs="Arial"/>
                <w:sz w:val="18"/>
              </w:rPr>
              <w:t>table</w:t>
            </w:r>
          </w:p>
        </w:tc>
      </w:tr>
      <w:tr w:rsidR="008C539B" w:rsidRPr="001058B5" w14:paraId="692E0F82" w14:textId="77777777">
        <w:trPr>
          <w:trHeight w:val="536"/>
        </w:trPr>
        <w:tc>
          <w:tcPr>
            <w:tcW w:w="2714" w:type="dxa"/>
            <w:tcBorders>
              <w:top w:val="single" w:sz="2" w:space="0" w:color="000000"/>
              <w:bottom w:val="single" w:sz="2" w:space="0" w:color="000000"/>
            </w:tcBorders>
          </w:tcPr>
          <w:p w14:paraId="2FFE428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DBA_COMMON_AUDIT_TRAIL</w:t>
            </w:r>
          </w:p>
        </w:tc>
        <w:tc>
          <w:tcPr>
            <w:tcW w:w="6542" w:type="dxa"/>
            <w:tcBorders>
              <w:top w:val="single" w:sz="2" w:space="0" w:color="000000"/>
              <w:bottom w:val="single" w:sz="2" w:space="0" w:color="000000"/>
            </w:tcBorders>
          </w:tcPr>
          <w:p w14:paraId="484AD9FC" w14:textId="77777777" w:rsidR="008C539B" w:rsidRPr="001058B5" w:rsidRDefault="00C12992">
            <w:pPr>
              <w:pStyle w:val="TableParagraph"/>
              <w:spacing w:before="45" w:line="212" w:lineRule="exact"/>
              <w:ind w:left="676"/>
              <w:rPr>
                <w:rFonts w:ascii="Arial" w:hAnsi="Arial" w:cs="Arial"/>
                <w:sz w:val="18"/>
              </w:rPr>
            </w:pPr>
            <w:r w:rsidRPr="001058B5">
              <w:rPr>
                <w:rFonts w:ascii="Arial" w:hAnsi="Arial" w:cs="Arial"/>
                <w:sz w:val="18"/>
              </w:rPr>
              <w:t>Combines standard and fine-grained audit log records, and includes</w:t>
            </w:r>
          </w:p>
          <w:p w14:paraId="7A996113"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SYS</w:t>
            </w:r>
            <w:r w:rsidRPr="001058B5">
              <w:rPr>
                <w:rFonts w:ascii="Arial" w:hAnsi="Arial" w:cs="Arial"/>
                <w:spacing w:val="-90"/>
                <w:sz w:val="18"/>
              </w:rPr>
              <w:t xml:space="preserve"> </w:t>
            </w:r>
            <w:r w:rsidRPr="001058B5">
              <w:rPr>
                <w:rFonts w:ascii="Arial" w:hAnsi="Arial" w:cs="Arial"/>
                <w:sz w:val="18"/>
              </w:rPr>
              <w:t>and mandatory audit records written in XML format</w:t>
            </w:r>
          </w:p>
        </w:tc>
      </w:tr>
      <w:tr w:rsidR="008C539B" w:rsidRPr="001058B5" w14:paraId="2DA49A2D" w14:textId="77777777">
        <w:trPr>
          <w:trHeight w:val="334"/>
        </w:trPr>
        <w:tc>
          <w:tcPr>
            <w:tcW w:w="2714" w:type="dxa"/>
            <w:tcBorders>
              <w:top w:val="single" w:sz="2" w:space="0" w:color="000000"/>
              <w:bottom w:val="single" w:sz="2" w:space="0" w:color="000000"/>
            </w:tcBorders>
          </w:tcPr>
          <w:p w14:paraId="2715E6F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DBA_FGA_AUDIT_TRAIL</w:t>
            </w:r>
          </w:p>
        </w:tc>
        <w:tc>
          <w:tcPr>
            <w:tcW w:w="6542" w:type="dxa"/>
            <w:tcBorders>
              <w:top w:val="single" w:sz="2" w:space="0" w:color="000000"/>
              <w:bottom w:val="single" w:sz="2" w:space="0" w:color="000000"/>
            </w:tcBorders>
          </w:tcPr>
          <w:p w14:paraId="0E495092"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audit trail records for fine-grained auditing.</w:t>
            </w:r>
          </w:p>
        </w:tc>
      </w:tr>
      <w:tr w:rsidR="008C539B" w:rsidRPr="001058B5" w14:paraId="5C945632" w14:textId="77777777">
        <w:trPr>
          <w:trHeight w:val="334"/>
        </w:trPr>
        <w:tc>
          <w:tcPr>
            <w:tcW w:w="2714" w:type="dxa"/>
            <w:tcBorders>
              <w:top w:val="single" w:sz="2" w:space="0" w:color="000000"/>
              <w:bottom w:val="single" w:sz="2" w:space="0" w:color="000000"/>
            </w:tcBorders>
          </w:tcPr>
          <w:p w14:paraId="1EBB7F7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DBA_OBJ_AUDIT_OPTS</w:t>
            </w:r>
          </w:p>
        </w:tc>
        <w:tc>
          <w:tcPr>
            <w:tcW w:w="6542" w:type="dxa"/>
            <w:tcBorders>
              <w:top w:val="single" w:sz="2" w:space="0" w:color="000000"/>
              <w:bottom w:val="single" w:sz="2" w:space="0" w:color="000000"/>
            </w:tcBorders>
          </w:tcPr>
          <w:p w14:paraId="1A16179B"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Displays the objects on which auditing options have been enabled</w:t>
            </w:r>
          </w:p>
        </w:tc>
      </w:tr>
      <w:tr w:rsidR="008C539B" w:rsidRPr="001058B5" w14:paraId="35F6C3D2" w14:textId="77777777">
        <w:trPr>
          <w:trHeight w:val="535"/>
        </w:trPr>
        <w:tc>
          <w:tcPr>
            <w:tcW w:w="2714" w:type="dxa"/>
            <w:tcBorders>
              <w:top w:val="single" w:sz="2" w:space="0" w:color="000000"/>
              <w:bottom w:val="single" w:sz="2" w:space="0" w:color="000000"/>
            </w:tcBorders>
          </w:tcPr>
          <w:p w14:paraId="41BBA18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DBA_PRIV_AUDIT_OPTS</w:t>
            </w:r>
          </w:p>
        </w:tc>
        <w:tc>
          <w:tcPr>
            <w:tcW w:w="6542" w:type="dxa"/>
            <w:tcBorders>
              <w:top w:val="single" w:sz="2" w:space="0" w:color="000000"/>
              <w:bottom w:val="single" w:sz="2" w:space="0" w:color="000000"/>
            </w:tcBorders>
          </w:tcPr>
          <w:p w14:paraId="5631221E"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Describes current system privileges being audited across the system and by user</w:t>
            </w:r>
          </w:p>
        </w:tc>
      </w:tr>
      <w:tr w:rsidR="008C539B" w:rsidRPr="001058B5" w14:paraId="3D60CF86" w14:textId="77777777">
        <w:trPr>
          <w:trHeight w:val="535"/>
        </w:trPr>
        <w:tc>
          <w:tcPr>
            <w:tcW w:w="2714" w:type="dxa"/>
            <w:tcBorders>
              <w:top w:val="single" w:sz="2" w:space="0" w:color="000000"/>
              <w:bottom w:val="single" w:sz="2" w:space="0" w:color="000000"/>
            </w:tcBorders>
          </w:tcPr>
          <w:p w14:paraId="56C330D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DBA_STMT_AUDIT_OPTS</w:t>
            </w:r>
          </w:p>
        </w:tc>
        <w:tc>
          <w:tcPr>
            <w:tcW w:w="6542" w:type="dxa"/>
            <w:tcBorders>
              <w:top w:val="single" w:sz="2" w:space="0" w:color="000000"/>
              <w:bottom w:val="single" w:sz="2" w:space="0" w:color="000000"/>
            </w:tcBorders>
          </w:tcPr>
          <w:p w14:paraId="1935BB58"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current statement auditing options across the system and by user</w:t>
            </w:r>
          </w:p>
        </w:tc>
      </w:tr>
      <w:tr w:rsidR="008C539B" w:rsidRPr="001058B5" w14:paraId="78D02FEA" w14:textId="77777777">
        <w:trPr>
          <w:trHeight w:val="534"/>
        </w:trPr>
        <w:tc>
          <w:tcPr>
            <w:tcW w:w="2714" w:type="dxa"/>
            <w:tcBorders>
              <w:top w:val="single" w:sz="2" w:space="0" w:color="000000"/>
              <w:bottom w:val="single" w:sz="2" w:space="0" w:color="000000"/>
            </w:tcBorders>
          </w:tcPr>
          <w:p w14:paraId="4606162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USER_AUDIT_OBJECT</w:t>
            </w:r>
          </w:p>
        </w:tc>
        <w:tc>
          <w:tcPr>
            <w:tcW w:w="6542" w:type="dxa"/>
            <w:tcBorders>
              <w:top w:val="single" w:sz="2" w:space="0" w:color="000000"/>
              <w:bottom w:val="single" w:sz="2" w:space="0" w:color="000000"/>
            </w:tcBorders>
          </w:tcPr>
          <w:p w14:paraId="728BD0A5"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Lists audit trail records for statements concerning objects that are accessible to the current user</w:t>
            </w:r>
          </w:p>
        </w:tc>
      </w:tr>
      <w:tr w:rsidR="008C539B" w:rsidRPr="001058B5" w14:paraId="309E391E" w14:textId="77777777">
        <w:trPr>
          <w:trHeight w:val="535"/>
        </w:trPr>
        <w:tc>
          <w:tcPr>
            <w:tcW w:w="2714" w:type="dxa"/>
            <w:tcBorders>
              <w:top w:val="single" w:sz="2" w:space="0" w:color="000000"/>
              <w:bottom w:val="single" w:sz="2" w:space="0" w:color="000000"/>
            </w:tcBorders>
          </w:tcPr>
          <w:p w14:paraId="65CB2C7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USER_AUDIT_POLICIES</w:t>
            </w:r>
          </w:p>
        </w:tc>
        <w:tc>
          <w:tcPr>
            <w:tcW w:w="6542" w:type="dxa"/>
            <w:tcBorders>
              <w:top w:val="single" w:sz="2" w:space="0" w:color="000000"/>
              <w:bottom w:val="single" w:sz="2" w:space="0" w:color="000000"/>
            </w:tcBorders>
          </w:tcPr>
          <w:p w14:paraId="3E752F23"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3E49BA13" w14:textId="77777777">
        <w:trPr>
          <w:trHeight w:val="535"/>
        </w:trPr>
        <w:tc>
          <w:tcPr>
            <w:tcW w:w="2714" w:type="dxa"/>
            <w:tcBorders>
              <w:top w:val="single" w:sz="2" w:space="0" w:color="000000"/>
              <w:bottom w:val="single" w:sz="2" w:space="0" w:color="000000"/>
            </w:tcBorders>
          </w:tcPr>
          <w:p w14:paraId="410200D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USER_AUDIT_SESSION</w:t>
            </w:r>
          </w:p>
        </w:tc>
        <w:tc>
          <w:tcPr>
            <w:tcW w:w="6542" w:type="dxa"/>
            <w:tcBorders>
              <w:top w:val="single" w:sz="2" w:space="0" w:color="000000"/>
              <w:bottom w:val="single" w:sz="2" w:space="0" w:color="000000"/>
            </w:tcBorders>
          </w:tcPr>
          <w:p w14:paraId="04E77394"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Lists all audit trail records concerning connections and disconnections for the current user</w:t>
            </w:r>
          </w:p>
        </w:tc>
      </w:tr>
      <w:tr w:rsidR="008C539B" w:rsidRPr="001058B5" w14:paraId="3D6FD523" w14:textId="77777777">
        <w:trPr>
          <w:trHeight w:val="535"/>
        </w:trPr>
        <w:tc>
          <w:tcPr>
            <w:tcW w:w="2714" w:type="dxa"/>
            <w:tcBorders>
              <w:top w:val="single" w:sz="2" w:space="0" w:color="000000"/>
              <w:bottom w:val="single" w:sz="2" w:space="0" w:color="000000"/>
            </w:tcBorders>
          </w:tcPr>
          <w:p w14:paraId="2D74456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USER_AUDIT_STATEMENT</w:t>
            </w:r>
          </w:p>
        </w:tc>
        <w:tc>
          <w:tcPr>
            <w:tcW w:w="6542" w:type="dxa"/>
            <w:tcBorders>
              <w:top w:val="single" w:sz="2" w:space="0" w:color="000000"/>
              <w:bottom w:val="single" w:sz="2" w:space="0" w:color="000000"/>
            </w:tcBorders>
          </w:tcPr>
          <w:p w14:paraId="6097DD88" w14:textId="77777777" w:rsidR="008C539B" w:rsidRPr="001058B5" w:rsidRDefault="00C12992">
            <w:pPr>
              <w:pStyle w:val="TableParagraph"/>
              <w:spacing w:before="45" w:line="213"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3D1A8512" w14:textId="77777777" w:rsidR="008C539B" w:rsidRPr="001058B5" w:rsidRDefault="00C12992">
            <w:pPr>
              <w:pStyle w:val="TableParagraph"/>
              <w:spacing w:before="0" w:line="213" w:lineRule="exact"/>
              <w:ind w:left="676"/>
              <w:rPr>
                <w:rFonts w:ascii="Arial" w:hAnsi="Arial" w:cs="Arial"/>
                <w:sz w:val="18"/>
              </w:rPr>
            </w:pPr>
            <w:r w:rsidRPr="001058B5">
              <w:rPr>
                <w:rFonts w:ascii="Arial" w:hAnsi="Arial" w:cs="Arial"/>
                <w:sz w:val="18"/>
              </w:rPr>
              <w:t>ALTER SYSTEM</w:t>
            </w:r>
            <w:r w:rsidRPr="001058B5">
              <w:rPr>
                <w:rFonts w:ascii="Arial" w:hAnsi="Arial" w:cs="Arial"/>
                <w:spacing w:val="-72"/>
                <w:sz w:val="18"/>
              </w:rPr>
              <w:t xml:space="preserve"> </w:t>
            </w:r>
            <w:r w:rsidRPr="001058B5">
              <w:rPr>
                <w:rFonts w:ascii="Arial" w:hAnsi="Arial" w:cs="Arial"/>
                <w:sz w:val="18"/>
              </w:rPr>
              <w:t>statements issued by the user</w:t>
            </w:r>
          </w:p>
        </w:tc>
      </w:tr>
      <w:tr w:rsidR="008C539B" w:rsidRPr="001058B5" w14:paraId="0678E032" w14:textId="77777777">
        <w:trPr>
          <w:trHeight w:val="535"/>
        </w:trPr>
        <w:tc>
          <w:tcPr>
            <w:tcW w:w="2714" w:type="dxa"/>
            <w:tcBorders>
              <w:top w:val="single" w:sz="2" w:space="0" w:color="000000"/>
              <w:bottom w:val="single" w:sz="2" w:space="0" w:color="000000"/>
            </w:tcBorders>
          </w:tcPr>
          <w:p w14:paraId="0650722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USER_AUDIT_TRAIL</w:t>
            </w:r>
          </w:p>
        </w:tc>
        <w:tc>
          <w:tcPr>
            <w:tcW w:w="6542" w:type="dxa"/>
            <w:tcBorders>
              <w:top w:val="single" w:sz="2" w:space="0" w:color="000000"/>
              <w:bottom w:val="single" w:sz="2" w:space="0" w:color="000000"/>
            </w:tcBorders>
          </w:tcPr>
          <w:p w14:paraId="57377B0F" w14:textId="77777777" w:rsidR="008C539B" w:rsidRPr="001058B5" w:rsidRDefault="00C12992">
            <w:pPr>
              <w:pStyle w:val="TableParagraph"/>
              <w:spacing w:before="65" w:line="211" w:lineRule="auto"/>
              <w:ind w:left="676" w:right="513" w:hanging="1"/>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77"/>
                <w:sz w:val="18"/>
              </w:rPr>
              <w:t xml:space="preserve"> </w:t>
            </w:r>
            <w:r w:rsidRPr="001058B5">
              <w:rPr>
                <w:rFonts w:ascii="Arial" w:hAnsi="Arial" w:cs="Arial"/>
                <w:sz w:val="18"/>
              </w:rPr>
              <w:t>table relating to the current user</w:t>
            </w:r>
          </w:p>
        </w:tc>
      </w:tr>
      <w:tr w:rsidR="008C539B" w:rsidRPr="001058B5" w14:paraId="7C18E5B9" w14:textId="77777777">
        <w:trPr>
          <w:trHeight w:val="335"/>
        </w:trPr>
        <w:tc>
          <w:tcPr>
            <w:tcW w:w="2714" w:type="dxa"/>
            <w:tcBorders>
              <w:top w:val="single" w:sz="2" w:space="0" w:color="000000"/>
              <w:bottom w:val="single" w:sz="2" w:space="0" w:color="000000"/>
            </w:tcBorders>
          </w:tcPr>
          <w:p w14:paraId="663D874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USER_OBJ_AUDIT_OPTS</w:t>
            </w:r>
          </w:p>
        </w:tc>
        <w:tc>
          <w:tcPr>
            <w:tcW w:w="6542" w:type="dxa"/>
            <w:tcBorders>
              <w:top w:val="single" w:sz="2" w:space="0" w:color="000000"/>
              <w:bottom w:val="single" w:sz="2" w:space="0" w:color="000000"/>
            </w:tcBorders>
          </w:tcPr>
          <w:p w14:paraId="617C6418" w14:textId="77777777" w:rsidR="008C539B" w:rsidRPr="001058B5" w:rsidRDefault="00C12992">
            <w:pPr>
              <w:pStyle w:val="TableParagraph"/>
              <w:spacing w:before="45"/>
              <w:ind w:left="676"/>
              <w:rPr>
                <w:rFonts w:ascii="Arial" w:hAnsi="Arial" w:cs="Arial"/>
                <w:sz w:val="18"/>
              </w:rPr>
            </w:pPr>
            <w:r w:rsidRPr="001058B5">
              <w:rPr>
                <w:rFonts w:ascii="Arial" w:hAnsi="Arial" w:cs="Arial"/>
                <w:sz w:val="18"/>
              </w:rPr>
              <w:t>Describes auditing options on all objects owned by the current user</w:t>
            </w:r>
          </w:p>
        </w:tc>
      </w:tr>
      <w:tr w:rsidR="008C539B" w:rsidRPr="001058B5" w14:paraId="0BBCBFBB" w14:textId="77777777">
        <w:trPr>
          <w:trHeight w:val="535"/>
        </w:trPr>
        <w:tc>
          <w:tcPr>
            <w:tcW w:w="2714" w:type="dxa"/>
            <w:tcBorders>
              <w:top w:val="single" w:sz="2" w:space="0" w:color="000000"/>
              <w:bottom w:val="single" w:sz="2" w:space="0" w:color="000000"/>
            </w:tcBorders>
          </w:tcPr>
          <w:p w14:paraId="6231F7D2"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V$LOGMNR_CONTENTS</w:t>
            </w:r>
          </w:p>
        </w:tc>
        <w:tc>
          <w:tcPr>
            <w:tcW w:w="6542" w:type="dxa"/>
            <w:tcBorders>
              <w:top w:val="single" w:sz="2" w:space="0" w:color="000000"/>
              <w:bottom w:val="single" w:sz="2" w:space="0" w:color="000000"/>
            </w:tcBorders>
          </w:tcPr>
          <w:p w14:paraId="31FD18D1" w14:textId="77777777" w:rsidR="008C539B" w:rsidRPr="001058B5" w:rsidRDefault="00C12992">
            <w:pPr>
              <w:pStyle w:val="TableParagraph"/>
              <w:spacing w:before="44" w:line="212" w:lineRule="exact"/>
              <w:ind w:left="676"/>
              <w:rPr>
                <w:rFonts w:ascii="Arial" w:hAnsi="Arial" w:cs="Arial"/>
                <w:sz w:val="18"/>
              </w:rPr>
            </w:pPr>
            <w:r w:rsidRPr="001058B5">
              <w:rPr>
                <w:rFonts w:ascii="Arial" w:hAnsi="Arial" w:cs="Arial"/>
                <w:sz w:val="18"/>
              </w:rPr>
              <w:t>Contains log history information. To query this view, you must have the</w:t>
            </w:r>
          </w:p>
          <w:p w14:paraId="55ADE87C"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SELECT ANY TRANSACTION</w:t>
            </w:r>
            <w:r w:rsidRPr="001058B5">
              <w:rPr>
                <w:rFonts w:ascii="Arial" w:hAnsi="Arial" w:cs="Arial"/>
                <w:spacing w:val="-74"/>
                <w:sz w:val="18"/>
              </w:rPr>
              <w:t xml:space="preserve"> </w:t>
            </w:r>
            <w:r w:rsidRPr="001058B5">
              <w:rPr>
                <w:rFonts w:ascii="Arial" w:hAnsi="Arial" w:cs="Arial"/>
                <w:sz w:val="18"/>
              </w:rPr>
              <w:t>privilege.</w:t>
            </w:r>
          </w:p>
        </w:tc>
      </w:tr>
      <w:tr w:rsidR="008C539B" w:rsidRPr="001058B5" w14:paraId="66041DF5" w14:textId="77777777">
        <w:trPr>
          <w:trHeight w:val="532"/>
        </w:trPr>
        <w:tc>
          <w:tcPr>
            <w:tcW w:w="2714" w:type="dxa"/>
            <w:tcBorders>
              <w:top w:val="single" w:sz="2" w:space="0" w:color="000000"/>
              <w:bottom w:val="single" w:sz="4" w:space="0" w:color="000000"/>
            </w:tcBorders>
          </w:tcPr>
          <w:p w14:paraId="631424E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V$XML_AUDIT_TRAIL</w:t>
            </w:r>
          </w:p>
        </w:tc>
        <w:tc>
          <w:tcPr>
            <w:tcW w:w="6542" w:type="dxa"/>
            <w:tcBorders>
              <w:top w:val="single" w:sz="2" w:space="0" w:color="000000"/>
              <w:bottom w:val="single" w:sz="4" w:space="0" w:color="000000"/>
            </w:tcBorders>
          </w:tcPr>
          <w:p w14:paraId="16D78B35" w14:textId="77777777" w:rsidR="008C539B" w:rsidRPr="001058B5" w:rsidRDefault="00C12992">
            <w:pPr>
              <w:pStyle w:val="TableParagraph"/>
              <w:spacing w:before="64" w:line="211" w:lineRule="auto"/>
              <w:ind w:left="675" w:right="661"/>
              <w:rPr>
                <w:rFonts w:ascii="Arial" w:hAnsi="Arial" w:cs="Arial"/>
                <w:sz w:val="18"/>
              </w:rPr>
            </w:pPr>
            <w:r w:rsidRPr="001058B5">
              <w:rPr>
                <w:rFonts w:ascii="Arial" w:hAnsi="Arial" w:cs="Arial"/>
                <w:sz w:val="18"/>
              </w:rPr>
              <w:t>Shows standard, fine-grained, SYS, and mandatory audit records written in XML format files.</w:t>
            </w:r>
          </w:p>
        </w:tc>
      </w:tr>
    </w:tbl>
    <w:p w14:paraId="46FE3890" w14:textId="77777777" w:rsidR="008C539B" w:rsidRPr="001058B5" w:rsidRDefault="008C539B">
      <w:pPr>
        <w:pStyle w:val="BodyText"/>
        <w:spacing w:before="6"/>
        <w:rPr>
          <w:rFonts w:ascii="Arial" w:hAnsi="Arial" w:cs="Arial"/>
          <w:b/>
          <w:i/>
          <w:sz w:val="24"/>
        </w:rPr>
      </w:pPr>
    </w:p>
    <w:p w14:paraId="21CCD01F" w14:textId="77777777" w:rsidR="008C539B" w:rsidRPr="001058B5" w:rsidRDefault="00C12992">
      <w:pPr>
        <w:pStyle w:val="Heading4"/>
        <w:spacing w:before="1"/>
      </w:pPr>
      <w:bookmarkStart w:id="1936" w:name="Using_Audit_Trail_Views_to_Investigate_S"/>
      <w:bookmarkStart w:id="1937" w:name="_bookmark2102"/>
      <w:bookmarkEnd w:id="1936"/>
      <w:bookmarkEnd w:id="1937"/>
      <w:r w:rsidRPr="001058B5">
        <w:t>Using Audit Tr</w:t>
      </w:r>
      <w:bookmarkStart w:id="1938" w:name="_bookmark2103"/>
      <w:bookmarkEnd w:id="1938"/>
      <w:r w:rsidRPr="001058B5">
        <w:t>ail Views to Investigate Suspicious Activities</w:t>
      </w:r>
    </w:p>
    <w:p w14:paraId="4958E6A4" w14:textId="77777777" w:rsidR="008C539B" w:rsidRPr="001058B5" w:rsidRDefault="00C12992">
      <w:pPr>
        <w:pStyle w:val="BodyText"/>
        <w:spacing w:before="79" w:line="232" w:lineRule="auto"/>
        <w:ind w:left="2259" w:right="185"/>
        <w:rPr>
          <w:rFonts w:ascii="Arial" w:hAnsi="Arial" w:cs="Arial"/>
        </w:rPr>
      </w:pPr>
      <w:r w:rsidRPr="001058B5">
        <w:rPr>
          <w:rFonts w:ascii="Arial" w:hAnsi="Arial" w:cs="Arial"/>
        </w:rPr>
        <w:t>This section provides examples that demonstrate how to examine and interpret the information in the audit trail. Suppose you want to audit the database for the following suspicious activities:</w:t>
      </w:r>
    </w:p>
    <w:p w14:paraId="7294EFF3" w14:textId="77777777" w:rsidR="008C539B" w:rsidRPr="001058B5" w:rsidRDefault="00C12992" w:rsidP="006F7931">
      <w:pPr>
        <w:pStyle w:val="ListParagraph"/>
        <w:numPr>
          <w:ilvl w:val="2"/>
          <w:numId w:val="137"/>
        </w:numPr>
        <w:tabs>
          <w:tab w:val="left" w:pos="2620"/>
        </w:tabs>
        <w:spacing w:before="117" w:line="232" w:lineRule="auto"/>
        <w:ind w:right="533"/>
        <w:rPr>
          <w:rFonts w:ascii="Arial" w:hAnsi="Arial" w:cs="Arial"/>
          <w:sz w:val="20"/>
        </w:rPr>
      </w:pP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settings,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quotas</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some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altered without</w:t>
      </w:r>
      <w:r w:rsidRPr="001058B5">
        <w:rPr>
          <w:rFonts w:ascii="Arial" w:hAnsi="Arial" w:cs="Arial"/>
          <w:spacing w:val="-1"/>
          <w:sz w:val="20"/>
        </w:rPr>
        <w:t xml:space="preserve"> </w:t>
      </w:r>
      <w:r w:rsidRPr="001058B5">
        <w:rPr>
          <w:rFonts w:ascii="Arial" w:hAnsi="Arial" w:cs="Arial"/>
          <w:sz w:val="20"/>
        </w:rPr>
        <w:t>authorization.</w:t>
      </w:r>
    </w:p>
    <w:p w14:paraId="56C63D54" w14:textId="77777777" w:rsidR="008C539B" w:rsidRPr="001058B5" w:rsidRDefault="00C12992" w:rsidP="006F7931">
      <w:pPr>
        <w:pStyle w:val="ListParagraph"/>
        <w:numPr>
          <w:ilvl w:val="2"/>
          <w:numId w:val="137"/>
        </w:numPr>
        <w:tabs>
          <w:tab w:val="left" w:pos="2620"/>
        </w:tabs>
        <w:spacing w:before="117" w:line="232" w:lineRule="auto"/>
        <w:ind w:right="952"/>
        <w:rPr>
          <w:rFonts w:ascii="Arial" w:hAnsi="Arial" w:cs="Arial"/>
          <w:sz w:val="20"/>
        </w:rPr>
      </w:pPr>
      <w:r w:rsidRPr="001058B5">
        <w:rPr>
          <w:rFonts w:ascii="Arial" w:hAnsi="Arial" w:cs="Arial"/>
          <w:sz w:val="20"/>
        </w:rPr>
        <w:t xml:space="preserve">A high number of deadlocks </w:t>
      </w:r>
      <w:r w:rsidRPr="001058B5">
        <w:rPr>
          <w:rFonts w:ascii="Arial" w:hAnsi="Arial" w:cs="Arial"/>
          <w:spacing w:val="-3"/>
          <w:sz w:val="20"/>
        </w:rPr>
        <w:t xml:space="preserve">occur, </w:t>
      </w:r>
      <w:r w:rsidRPr="001058B5">
        <w:rPr>
          <w:rFonts w:ascii="Arial" w:hAnsi="Arial" w:cs="Arial"/>
          <w:sz w:val="20"/>
        </w:rPr>
        <w:t>most likely because of users acquiring exclusive table</w:t>
      </w:r>
      <w:r w:rsidRPr="001058B5">
        <w:rPr>
          <w:rFonts w:ascii="Arial" w:hAnsi="Arial" w:cs="Arial"/>
          <w:spacing w:val="-2"/>
          <w:sz w:val="20"/>
        </w:rPr>
        <w:t xml:space="preserve"> </w:t>
      </w:r>
      <w:r w:rsidRPr="001058B5">
        <w:rPr>
          <w:rFonts w:ascii="Arial" w:hAnsi="Arial" w:cs="Arial"/>
          <w:sz w:val="20"/>
        </w:rPr>
        <w:t>locks.</w:t>
      </w:r>
    </w:p>
    <w:p w14:paraId="0E2BA9B1"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Rows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arbitrarily</w:t>
      </w:r>
      <w:r w:rsidRPr="001058B5">
        <w:rPr>
          <w:rFonts w:ascii="Arial" w:hAnsi="Arial" w:cs="Arial"/>
          <w:spacing w:val="-5"/>
          <w:sz w:val="20"/>
        </w:rPr>
        <w:t xml:space="preserve"> </w:t>
      </w:r>
      <w:r w:rsidRPr="001058B5">
        <w:rPr>
          <w:rFonts w:ascii="Arial" w:hAnsi="Arial" w:cs="Arial"/>
          <w:sz w:val="20"/>
        </w:rPr>
        <w:t>deleted</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emp</w:t>
      </w:r>
      <w:r w:rsidRPr="001058B5">
        <w:rPr>
          <w:rFonts w:ascii="Arial" w:hAnsi="Arial" w:cs="Arial"/>
          <w:spacing w:val="-82"/>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laurel's</w:t>
      </w:r>
      <w:r w:rsidRPr="001058B5">
        <w:rPr>
          <w:rFonts w:ascii="Arial" w:hAnsi="Arial" w:cs="Arial"/>
          <w:spacing w:val="-6"/>
          <w:sz w:val="20"/>
        </w:rPr>
        <w:t xml:space="preserve"> </w:t>
      </w:r>
      <w:r w:rsidRPr="001058B5">
        <w:rPr>
          <w:rFonts w:ascii="Arial" w:hAnsi="Arial" w:cs="Arial"/>
          <w:sz w:val="20"/>
        </w:rPr>
        <w:t>schema.</w:t>
      </w:r>
    </w:p>
    <w:p w14:paraId="3C19AD8A" w14:textId="77777777" w:rsidR="008C539B" w:rsidRPr="001058B5" w:rsidRDefault="00C12992">
      <w:pPr>
        <w:pStyle w:val="BodyText"/>
        <w:spacing w:before="108" w:line="343" w:lineRule="auto"/>
        <w:ind w:left="2260" w:right="42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suspect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jward</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swilliams</w:t>
      </w:r>
      <w:r w:rsidRPr="001058B5">
        <w:rPr>
          <w:rFonts w:ascii="Arial" w:hAnsi="Arial" w:cs="Arial"/>
          <w:spacing w:val="-96"/>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several</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detrimental</w:t>
      </w:r>
      <w:r w:rsidRPr="001058B5">
        <w:rPr>
          <w:rFonts w:ascii="Arial" w:hAnsi="Arial" w:cs="Arial"/>
          <w:spacing w:val="-22"/>
        </w:rPr>
        <w:t xml:space="preserve"> </w:t>
      </w:r>
      <w:r w:rsidRPr="001058B5">
        <w:rPr>
          <w:rFonts w:ascii="Arial" w:hAnsi="Arial" w:cs="Arial"/>
        </w:rPr>
        <w:t xml:space="preserve">actions. </w:t>
      </w:r>
      <w:r w:rsidRPr="001058B5">
        <w:rPr>
          <w:rFonts w:ascii="Arial" w:hAnsi="Arial" w:cs="Arial"/>
          <w:spacing w:val="-9"/>
        </w:rPr>
        <w:t xml:space="preserve">To </w:t>
      </w:r>
      <w:r w:rsidRPr="001058B5">
        <w:rPr>
          <w:rFonts w:ascii="Arial" w:hAnsi="Arial" w:cs="Arial"/>
        </w:rPr>
        <w:t>investigate, you issue the following statements (in the order</w:t>
      </w:r>
      <w:r w:rsidRPr="001058B5">
        <w:rPr>
          <w:rFonts w:ascii="Arial" w:hAnsi="Arial" w:cs="Arial"/>
          <w:spacing w:val="-10"/>
        </w:rPr>
        <w:t xml:space="preserve"> </w:t>
      </w:r>
      <w:r w:rsidRPr="001058B5">
        <w:rPr>
          <w:rFonts w:ascii="Arial" w:hAnsi="Arial" w:cs="Arial"/>
        </w:rPr>
        <w:t>specified):</w:t>
      </w:r>
    </w:p>
    <w:p w14:paraId="4023507D" w14:textId="77777777" w:rsidR="008C539B" w:rsidRPr="001058B5" w:rsidRDefault="00C12992">
      <w:pPr>
        <w:spacing w:before="35"/>
        <w:ind w:left="2260"/>
        <w:rPr>
          <w:rFonts w:ascii="Arial" w:hAnsi="Arial" w:cs="Arial"/>
          <w:sz w:val="18"/>
        </w:rPr>
      </w:pPr>
      <w:r w:rsidRPr="001058B5">
        <w:rPr>
          <w:rFonts w:ascii="Arial" w:hAnsi="Arial" w:cs="Arial"/>
          <w:w w:val="95"/>
          <w:sz w:val="18"/>
        </w:rPr>
        <w:t>AUDIT ALTER, INDEX, RENAME ON DEFAULT;</w:t>
      </w:r>
    </w:p>
    <w:p w14:paraId="25D39E95" w14:textId="77777777" w:rsidR="008C539B" w:rsidRPr="001058B5" w:rsidRDefault="00C12992">
      <w:pPr>
        <w:spacing w:before="17" w:line="259" w:lineRule="auto"/>
        <w:ind w:left="2260" w:right="2627"/>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VIEW</w:t>
      </w:r>
      <w:r w:rsidRPr="001058B5">
        <w:rPr>
          <w:rFonts w:ascii="Arial" w:hAnsi="Arial" w:cs="Arial"/>
          <w:spacing w:val="-39"/>
          <w:w w:val="90"/>
          <w:sz w:val="18"/>
        </w:rPr>
        <w:t xml:space="preserve"> </w:t>
      </w:r>
      <w:r w:rsidRPr="001058B5">
        <w:rPr>
          <w:rFonts w:ascii="Arial" w:hAnsi="Arial" w:cs="Arial"/>
          <w:w w:val="90"/>
          <w:sz w:val="18"/>
        </w:rPr>
        <w:t>laurel.employee</w:t>
      </w:r>
      <w:r w:rsidRPr="001058B5">
        <w:rPr>
          <w:rFonts w:ascii="Arial" w:hAnsi="Arial" w:cs="Arial"/>
          <w:spacing w:val="-38"/>
          <w:w w:val="90"/>
          <w:sz w:val="18"/>
        </w:rPr>
        <w:t xml:space="preserve"> </w:t>
      </w:r>
      <w:r w:rsidRPr="001058B5">
        <w:rPr>
          <w:rFonts w:ascii="Arial" w:hAnsi="Arial" w:cs="Arial"/>
          <w:w w:val="90"/>
          <w:sz w:val="18"/>
        </w:rPr>
        <w:t>AS</w:t>
      </w:r>
      <w:r w:rsidRPr="001058B5">
        <w:rPr>
          <w:rFonts w:ascii="Arial" w:hAnsi="Arial" w:cs="Arial"/>
          <w:spacing w:val="-39"/>
          <w:w w:val="90"/>
          <w:sz w:val="18"/>
        </w:rPr>
        <w:t xml:space="preserve">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FROM</w:t>
      </w:r>
      <w:r w:rsidRPr="001058B5">
        <w:rPr>
          <w:rFonts w:ascii="Arial" w:hAnsi="Arial" w:cs="Arial"/>
          <w:spacing w:val="-39"/>
          <w:w w:val="90"/>
          <w:sz w:val="18"/>
        </w:rPr>
        <w:t xml:space="preserve"> </w:t>
      </w:r>
      <w:r w:rsidRPr="001058B5">
        <w:rPr>
          <w:rFonts w:ascii="Arial" w:hAnsi="Arial" w:cs="Arial"/>
          <w:w w:val="90"/>
          <w:sz w:val="18"/>
        </w:rPr>
        <w:t xml:space="preserve">laurel.emp; </w:t>
      </w:r>
      <w:r w:rsidRPr="001058B5">
        <w:rPr>
          <w:rFonts w:ascii="Arial" w:hAnsi="Arial" w:cs="Arial"/>
          <w:w w:val="95"/>
          <w:sz w:val="18"/>
        </w:rPr>
        <w:t>AUDIT</w:t>
      </w:r>
      <w:r w:rsidRPr="001058B5">
        <w:rPr>
          <w:rFonts w:ascii="Arial" w:hAnsi="Arial" w:cs="Arial"/>
          <w:spacing w:val="-24"/>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BY</w:t>
      </w:r>
      <w:r w:rsidRPr="001058B5">
        <w:rPr>
          <w:rFonts w:ascii="Arial" w:hAnsi="Arial" w:cs="Arial"/>
          <w:spacing w:val="-24"/>
          <w:w w:val="95"/>
          <w:sz w:val="18"/>
        </w:rPr>
        <w:t xml:space="preserve"> </w:t>
      </w:r>
      <w:r w:rsidRPr="001058B5">
        <w:rPr>
          <w:rFonts w:ascii="Arial" w:hAnsi="Arial" w:cs="Arial"/>
          <w:w w:val="95"/>
          <w:sz w:val="18"/>
        </w:rPr>
        <w:t>jward,</w:t>
      </w:r>
      <w:r w:rsidRPr="001058B5">
        <w:rPr>
          <w:rFonts w:ascii="Arial" w:hAnsi="Arial" w:cs="Arial"/>
          <w:spacing w:val="-24"/>
          <w:w w:val="95"/>
          <w:sz w:val="18"/>
        </w:rPr>
        <w:t xml:space="preserve"> </w:t>
      </w:r>
      <w:r w:rsidRPr="001058B5">
        <w:rPr>
          <w:rFonts w:ascii="Arial" w:hAnsi="Arial" w:cs="Arial"/>
          <w:w w:val="95"/>
          <w:sz w:val="18"/>
        </w:rPr>
        <w:t>swilliams;</w:t>
      </w:r>
    </w:p>
    <w:p w14:paraId="4277856F" w14:textId="77777777" w:rsidR="008C539B" w:rsidRPr="001058B5" w:rsidRDefault="00C12992">
      <w:pPr>
        <w:spacing w:line="259" w:lineRule="auto"/>
        <w:ind w:left="2221" w:right="6204"/>
        <w:jc w:val="center"/>
        <w:rPr>
          <w:rFonts w:ascii="Arial" w:hAnsi="Arial" w:cs="Arial"/>
          <w:sz w:val="18"/>
        </w:rPr>
      </w:pPr>
      <w:r w:rsidRPr="001058B5">
        <w:rPr>
          <w:rFonts w:ascii="Arial" w:hAnsi="Arial" w:cs="Arial"/>
          <w:w w:val="90"/>
          <w:sz w:val="18"/>
        </w:rPr>
        <w:t xml:space="preserve">AUDIT ALTER USER; </w:t>
      </w:r>
      <w:r w:rsidRPr="001058B5">
        <w:rPr>
          <w:rFonts w:ascii="Arial" w:hAnsi="Arial" w:cs="Arial"/>
          <w:w w:val="95"/>
          <w:sz w:val="18"/>
        </w:rPr>
        <w:t>AUDIT</w:t>
      </w:r>
      <w:r w:rsidRPr="001058B5">
        <w:rPr>
          <w:rFonts w:ascii="Arial" w:hAnsi="Arial" w:cs="Arial"/>
          <w:spacing w:val="-68"/>
          <w:w w:val="95"/>
          <w:sz w:val="18"/>
        </w:rPr>
        <w:t xml:space="preserve"> </w:t>
      </w:r>
      <w:r w:rsidRPr="001058B5">
        <w:rPr>
          <w:rFonts w:ascii="Arial" w:hAnsi="Arial" w:cs="Arial"/>
          <w:w w:val="95"/>
          <w:sz w:val="18"/>
        </w:rPr>
        <w:t>LOCK</w:t>
      </w:r>
      <w:r w:rsidRPr="001058B5">
        <w:rPr>
          <w:rFonts w:ascii="Arial" w:hAnsi="Arial" w:cs="Arial"/>
          <w:spacing w:val="-68"/>
          <w:w w:val="95"/>
          <w:sz w:val="18"/>
        </w:rPr>
        <w:t xml:space="preserve"> </w:t>
      </w:r>
      <w:r w:rsidRPr="001058B5">
        <w:rPr>
          <w:rFonts w:ascii="Arial" w:hAnsi="Arial" w:cs="Arial"/>
          <w:w w:val="95"/>
          <w:sz w:val="18"/>
        </w:rPr>
        <w:t>TABLE BY ACCESS</w:t>
      </w:r>
    </w:p>
    <w:p w14:paraId="7E46BBDA"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WHENEVER SUCCESSFUL;</w:t>
      </w:r>
    </w:p>
    <w:p w14:paraId="7AA193CD" w14:textId="77777777" w:rsidR="008C539B" w:rsidRPr="001058B5" w:rsidRDefault="008C539B">
      <w:pPr>
        <w:spacing w:line="203" w:lineRule="exact"/>
        <w:rPr>
          <w:rFonts w:ascii="Arial" w:hAnsi="Arial" w:cs="Arial"/>
          <w:sz w:val="18"/>
        </w:rPr>
        <w:sectPr w:rsidR="008C539B" w:rsidRPr="001058B5">
          <w:footerReference w:type="even" r:id="rId235"/>
          <w:footerReference w:type="default" r:id="rId236"/>
          <w:pgSz w:w="12240" w:h="15840"/>
          <w:pgMar w:top="840" w:right="1060" w:bottom="860" w:left="1100" w:header="549" w:footer="663" w:gutter="0"/>
          <w:pgNumType w:start="81"/>
          <w:cols w:space="720"/>
        </w:sectPr>
      </w:pPr>
    </w:p>
    <w:p w14:paraId="23B0182F" w14:textId="77777777" w:rsidR="008C539B" w:rsidRPr="001058B5" w:rsidRDefault="008C539B">
      <w:pPr>
        <w:pStyle w:val="BodyText"/>
        <w:rPr>
          <w:rFonts w:ascii="Arial" w:hAnsi="Arial" w:cs="Arial"/>
        </w:rPr>
      </w:pPr>
    </w:p>
    <w:p w14:paraId="359C8E87" w14:textId="77777777" w:rsidR="008C539B" w:rsidRPr="001058B5" w:rsidRDefault="008C539B">
      <w:pPr>
        <w:pStyle w:val="BodyText"/>
        <w:spacing w:before="7"/>
        <w:rPr>
          <w:rFonts w:ascii="Arial" w:hAnsi="Arial" w:cs="Arial"/>
          <w:sz w:val="18"/>
        </w:rPr>
      </w:pPr>
    </w:p>
    <w:p w14:paraId="5214A782" w14:textId="77777777" w:rsidR="008C539B" w:rsidRPr="001058B5" w:rsidRDefault="00C12992">
      <w:pPr>
        <w:spacing w:line="259" w:lineRule="auto"/>
        <w:ind w:left="2030" w:right="6001" w:hanging="371"/>
        <w:rPr>
          <w:rFonts w:ascii="Arial" w:hAnsi="Arial" w:cs="Arial"/>
          <w:sz w:val="18"/>
        </w:rPr>
      </w:pPr>
      <w:r w:rsidRPr="001058B5">
        <w:rPr>
          <w:rFonts w:ascii="Arial" w:hAnsi="Arial" w:cs="Arial"/>
          <w:w w:val="90"/>
          <w:sz w:val="18"/>
        </w:rPr>
        <w:t>AUDIT</w:t>
      </w:r>
      <w:r w:rsidRPr="001058B5">
        <w:rPr>
          <w:rFonts w:ascii="Arial" w:hAnsi="Arial" w:cs="Arial"/>
          <w:spacing w:val="-43"/>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3"/>
          <w:w w:val="90"/>
          <w:sz w:val="18"/>
        </w:rPr>
        <w:t xml:space="preserve"> </w:t>
      </w:r>
      <w:r w:rsidRPr="001058B5">
        <w:rPr>
          <w:rFonts w:ascii="Arial" w:hAnsi="Arial" w:cs="Arial"/>
          <w:w w:val="90"/>
          <w:sz w:val="18"/>
        </w:rPr>
        <w:t xml:space="preserve">laurel.emp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ACCESS</w:t>
      </w:r>
    </w:p>
    <w:p w14:paraId="7D6B1797"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WHENEVER SUCCESSFUL;</w:t>
      </w:r>
    </w:p>
    <w:p w14:paraId="1074F53E" w14:textId="77777777" w:rsidR="008C539B" w:rsidRPr="001058B5" w:rsidRDefault="008C539B">
      <w:pPr>
        <w:pStyle w:val="BodyText"/>
        <w:spacing w:before="4"/>
        <w:rPr>
          <w:rFonts w:ascii="Arial" w:hAnsi="Arial" w:cs="Arial"/>
          <w:sz w:val="18"/>
        </w:rPr>
      </w:pPr>
    </w:p>
    <w:p w14:paraId="71F108E3"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jward:</w:t>
      </w:r>
    </w:p>
    <w:p w14:paraId="46EEE39A" w14:textId="77777777" w:rsidR="008C539B" w:rsidRPr="001058B5" w:rsidRDefault="00C12992">
      <w:pPr>
        <w:spacing w:before="137" w:line="259" w:lineRule="auto"/>
        <w:ind w:left="1660" w:right="5167"/>
        <w:rPr>
          <w:rFonts w:ascii="Arial" w:hAnsi="Arial" w:cs="Arial"/>
          <w:sz w:val="18"/>
        </w:rPr>
      </w:pPr>
      <w:r w:rsidRPr="001058B5">
        <w:rPr>
          <w:rFonts w:ascii="Arial" w:hAnsi="Arial" w:cs="Arial"/>
          <w:w w:val="95"/>
          <w:sz w:val="18"/>
        </w:rPr>
        <w:t>ALTER</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spacing w:val="-60"/>
          <w:w w:val="95"/>
          <w:sz w:val="18"/>
        </w:rPr>
        <w:t xml:space="preserve"> </w:t>
      </w:r>
      <w:r w:rsidRPr="001058B5">
        <w:rPr>
          <w:rFonts w:ascii="Arial" w:hAnsi="Arial" w:cs="Arial"/>
          <w:w w:val="95"/>
          <w:sz w:val="18"/>
        </w:rPr>
        <w:t>tsmith</w:t>
      </w:r>
      <w:r w:rsidRPr="001058B5">
        <w:rPr>
          <w:rFonts w:ascii="Arial" w:hAnsi="Arial" w:cs="Arial"/>
          <w:spacing w:val="-59"/>
          <w:w w:val="95"/>
          <w:sz w:val="18"/>
        </w:rPr>
        <w:t xml:space="preserve"> </w:t>
      </w:r>
      <w:r w:rsidRPr="001058B5">
        <w:rPr>
          <w:rFonts w:ascii="Arial" w:hAnsi="Arial" w:cs="Arial"/>
          <w:w w:val="95"/>
          <w:sz w:val="18"/>
        </w:rPr>
        <w:t>QUOTA</w:t>
      </w:r>
      <w:r w:rsidRPr="001058B5">
        <w:rPr>
          <w:rFonts w:ascii="Arial" w:hAnsi="Arial" w:cs="Arial"/>
          <w:spacing w:val="-60"/>
          <w:w w:val="95"/>
          <w:sz w:val="18"/>
        </w:rPr>
        <w:t xml:space="preserve"> </w:t>
      </w:r>
      <w:r w:rsidRPr="001058B5">
        <w:rPr>
          <w:rFonts w:ascii="Arial" w:hAnsi="Arial" w:cs="Arial"/>
          <w:w w:val="95"/>
          <w:sz w:val="18"/>
        </w:rPr>
        <w:t>0</w:t>
      </w:r>
      <w:r w:rsidRPr="001058B5">
        <w:rPr>
          <w:rFonts w:ascii="Arial" w:hAnsi="Arial" w:cs="Arial"/>
          <w:spacing w:val="-60"/>
          <w:w w:val="95"/>
          <w:sz w:val="18"/>
        </w:rPr>
        <w:t xml:space="preserve"> </w:t>
      </w:r>
      <w:r w:rsidRPr="001058B5">
        <w:rPr>
          <w:rFonts w:ascii="Arial" w:hAnsi="Arial" w:cs="Arial"/>
          <w:w w:val="95"/>
          <w:sz w:val="18"/>
        </w:rPr>
        <w:t>ON</w:t>
      </w:r>
      <w:r w:rsidRPr="001058B5">
        <w:rPr>
          <w:rFonts w:ascii="Arial" w:hAnsi="Arial" w:cs="Arial"/>
          <w:spacing w:val="-60"/>
          <w:w w:val="95"/>
          <w:sz w:val="18"/>
        </w:rPr>
        <w:t xml:space="preserve"> </w:t>
      </w:r>
      <w:r w:rsidRPr="001058B5">
        <w:rPr>
          <w:rFonts w:ascii="Arial" w:hAnsi="Arial" w:cs="Arial"/>
          <w:w w:val="95"/>
          <w:sz w:val="18"/>
        </w:rPr>
        <w:t>users; DROP USER djones;</w:t>
      </w:r>
    </w:p>
    <w:p w14:paraId="559E5D97" w14:textId="77777777" w:rsidR="008C539B" w:rsidRPr="001058B5" w:rsidRDefault="008C539B">
      <w:pPr>
        <w:pStyle w:val="BodyText"/>
        <w:spacing w:before="9"/>
        <w:rPr>
          <w:rFonts w:ascii="Arial" w:hAnsi="Arial" w:cs="Arial"/>
          <w:sz w:val="16"/>
        </w:rPr>
      </w:pPr>
    </w:p>
    <w:p w14:paraId="3779511C"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swilliams:</w:t>
      </w:r>
    </w:p>
    <w:p w14:paraId="44295E30" w14:textId="77777777" w:rsidR="008C539B" w:rsidRPr="001058B5" w:rsidRDefault="00C12992">
      <w:pPr>
        <w:spacing w:before="137"/>
        <w:ind w:left="1660"/>
        <w:rPr>
          <w:rFonts w:ascii="Arial" w:hAnsi="Arial" w:cs="Arial"/>
          <w:sz w:val="18"/>
        </w:rPr>
      </w:pPr>
      <w:r w:rsidRPr="001058B5">
        <w:rPr>
          <w:rFonts w:ascii="Arial" w:hAnsi="Arial" w:cs="Arial"/>
          <w:w w:val="90"/>
          <w:sz w:val="18"/>
        </w:rPr>
        <w:t>LOCK TABLE laurel.emp IN EXCLUSIVE MODE;</w:t>
      </w:r>
    </w:p>
    <w:p w14:paraId="020F2810" w14:textId="77777777" w:rsidR="008C539B" w:rsidRPr="001058B5" w:rsidRDefault="00C12992">
      <w:pPr>
        <w:spacing w:before="17"/>
        <w:ind w:left="1660"/>
        <w:rPr>
          <w:rFonts w:ascii="Arial" w:hAnsi="Arial" w:cs="Arial"/>
          <w:sz w:val="18"/>
        </w:rPr>
      </w:pPr>
      <w:r w:rsidRPr="001058B5">
        <w:rPr>
          <w:rFonts w:ascii="Arial" w:hAnsi="Arial" w:cs="Arial"/>
          <w:w w:val="95"/>
          <w:sz w:val="18"/>
        </w:rPr>
        <w:t>DELETE</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laurel.emp</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mgr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7698;</w:t>
      </w:r>
    </w:p>
    <w:p w14:paraId="1A80B260" w14:textId="77777777" w:rsidR="008C539B" w:rsidRPr="001058B5" w:rsidRDefault="00C12992">
      <w:pPr>
        <w:spacing w:before="16"/>
        <w:ind w:left="1660"/>
        <w:rPr>
          <w:rFonts w:ascii="Arial" w:hAnsi="Arial" w:cs="Arial"/>
          <w:sz w:val="18"/>
        </w:rPr>
      </w:pPr>
      <w:r w:rsidRPr="001058B5">
        <w:rPr>
          <w:rFonts w:ascii="Arial" w:hAnsi="Arial" w:cs="Arial"/>
          <w:w w:val="95"/>
          <w:sz w:val="18"/>
        </w:rPr>
        <w:t>ALTER TABLE laurel.emp ALLOCATE EXTENT (SIZE 100K);</w:t>
      </w:r>
    </w:p>
    <w:p w14:paraId="5647C812" w14:textId="77777777" w:rsidR="008C539B" w:rsidRPr="001058B5" w:rsidRDefault="00C12992">
      <w:pPr>
        <w:spacing w:before="15" w:line="259" w:lineRule="auto"/>
        <w:ind w:left="1660" w:right="3318"/>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INDEX</w:t>
      </w:r>
      <w:r w:rsidRPr="001058B5">
        <w:rPr>
          <w:rFonts w:ascii="Arial" w:hAnsi="Arial" w:cs="Arial"/>
          <w:spacing w:val="-45"/>
          <w:w w:val="90"/>
          <w:sz w:val="18"/>
        </w:rPr>
        <w:t xml:space="preserve"> </w:t>
      </w:r>
      <w:r w:rsidRPr="001058B5">
        <w:rPr>
          <w:rFonts w:ascii="Arial" w:hAnsi="Arial" w:cs="Arial"/>
          <w:w w:val="90"/>
          <w:sz w:val="18"/>
        </w:rPr>
        <w:t>laurel.ename_index</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laurel.emp</w:t>
      </w:r>
      <w:r w:rsidRPr="001058B5">
        <w:rPr>
          <w:rFonts w:ascii="Arial" w:hAnsi="Arial" w:cs="Arial"/>
          <w:spacing w:val="-45"/>
          <w:w w:val="90"/>
          <w:sz w:val="18"/>
        </w:rPr>
        <w:t xml:space="preserve"> </w:t>
      </w:r>
      <w:r w:rsidRPr="001058B5">
        <w:rPr>
          <w:rFonts w:ascii="Arial" w:hAnsi="Arial" w:cs="Arial"/>
          <w:w w:val="90"/>
          <w:sz w:val="18"/>
        </w:rPr>
        <w:t>(ename); CREATE</w:t>
      </w:r>
      <w:r w:rsidRPr="001058B5">
        <w:rPr>
          <w:rFonts w:ascii="Arial" w:hAnsi="Arial" w:cs="Arial"/>
          <w:spacing w:val="-53"/>
          <w:w w:val="90"/>
          <w:sz w:val="18"/>
        </w:rPr>
        <w:t xml:space="preserve"> </w:t>
      </w: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laurel.fire_employee</w:t>
      </w:r>
      <w:r w:rsidRPr="001058B5">
        <w:rPr>
          <w:rFonts w:ascii="Arial" w:hAnsi="Arial" w:cs="Arial"/>
          <w:spacing w:val="-53"/>
          <w:w w:val="90"/>
          <w:sz w:val="18"/>
        </w:rPr>
        <w:t xml:space="preserve"> </w:t>
      </w:r>
      <w:r w:rsidRPr="001058B5">
        <w:rPr>
          <w:rFonts w:ascii="Arial" w:hAnsi="Arial" w:cs="Arial"/>
          <w:w w:val="90"/>
          <w:sz w:val="18"/>
        </w:rPr>
        <w:t>(empid</w:t>
      </w:r>
      <w:r w:rsidRPr="001058B5">
        <w:rPr>
          <w:rFonts w:ascii="Arial" w:hAnsi="Arial" w:cs="Arial"/>
          <w:spacing w:val="-53"/>
          <w:w w:val="90"/>
          <w:sz w:val="18"/>
        </w:rPr>
        <w:t xml:space="preserve"> </w:t>
      </w:r>
      <w:r w:rsidRPr="001058B5">
        <w:rPr>
          <w:rFonts w:ascii="Arial" w:hAnsi="Arial" w:cs="Arial"/>
          <w:w w:val="90"/>
          <w:sz w:val="18"/>
        </w:rPr>
        <w:t>NUMBER)</w:t>
      </w:r>
      <w:r w:rsidRPr="001058B5">
        <w:rPr>
          <w:rFonts w:ascii="Arial" w:hAnsi="Arial" w:cs="Arial"/>
          <w:spacing w:val="-53"/>
          <w:w w:val="90"/>
          <w:sz w:val="18"/>
        </w:rPr>
        <w:t xml:space="preserve"> </w:t>
      </w:r>
      <w:r w:rsidRPr="001058B5">
        <w:rPr>
          <w:rFonts w:ascii="Arial" w:hAnsi="Arial" w:cs="Arial"/>
          <w:w w:val="90"/>
          <w:sz w:val="18"/>
        </w:rPr>
        <w:t>AS</w:t>
      </w:r>
    </w:p>
    <w:p w14:paraId="1AD3380D"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341A1893" w14:textId="77777777" w:rsidR="008C539B" w:rsidRPr="001058B5" w:rsidRDefault="00C12992">
      <w:pPr>
        <w:spacing w:before="16" w:line="259" w:lineRule="auto"/>
        <w:ind w:left="1844" w:right="4052" w:firstLine="186"/>
        <w:rPr>
          <w:rFonts w:ascii="Arial" w:hAnsi="Arial" w:cs="Arial"/>
          <w:sz w:val="18"/>
        </w:rPr>
      </w:pPr>
      <w:r w:rsidRPr="001058B5">
        <w:rPr>
          <w:rFonts w:ascii="Arial" w:hAnsi="Arial" w:cs="Arial"/>
          <w:w w:val="95"/>
          <w:sz w:val="18"/>
        </w:rPr>
        <w:t>DELETE</w:t>
      </w:r>
      <w:r w:rsidRPr="001058B5">
        <w:rPr>
          <w:rFonts w:ascii="Arial" w:hAnsi="Arial" w:cs="Arial"/>
          <w:spacing w:val="-73"/>
          <w:w w:val="95"/>
          <w:sz w:val="18"/>
        </w:rPr>
        <w:t xml:space="preserve"> </w:t>
      </w:r>
      <w:r w:rsidRPr="001058B5">
        <w:rPr>
          <w:rFonts w:ascii="Arial" w:hAnsi="Arial" w:cs="Arial"/>
          <w:w w:val="95"/>
          <w:sz w:val="18"/>
        </w:rPr>
        <w:t>FROM</w:t>
      </w:r>
      <w:r w:rsidRPr="001058B5">
        <w:rPr>
          <w:rFonts w:ascii="Arial" w:hAnsi="Arial" w:cs="Arial"/>
          <w:spacing w:val="-73"/>
          <w:w w:val="95"/>
          <w:sz w:val="18"/>
        </w:rPr>
        <w:t xml:space="preserve"> </w:t>
      </w:r>
      <w:r w:rsidRPr="001058B5">
        <w:rPr>
          <w:rFonts w:ascii="Arial" w:hAnsi="Arial" w:cs="Arial"/>
          <w:w w:val="95"/>
          <w:sz w:val="18"/>
        </w:rPr>
        <w:t>laurel.emp</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empno</w:t>
      </w:r>
      <w:r w:rsidRPr="001058B5">
        <w:rPr>
          <w:rFonts w:ascii="Arial" w:hAnsi="Arial" w:cs="Arial"/>
          <w:spacing w:val="-73"/>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empid; END;</w:t>
      </w:r>
    </w:p>
    <w:p w14:paraId="682D8EAD" w14:textId="77777777" w:rsidR="008C539B" w:rsidRPr="001058B5" w:rsidRDefault="00C12992">
      <w:pPr>
        <w:ind w:left="1660"/>
        <w:rPr>
          <w:rFonts w:ascii="Arial" w:hAnsi="Arial" w:cs="Arial"/>
          <w:sz w:val="18"/>
        </w:rPr>
      </w:pPr>
      <w:r w:rsidRPr="001058B5">
        <w:rPr>
          <w:rFonts w:ascii="Arial" w:hAnsi="Arial" w:cs="Arial"/>
          <w:w w:val="86"/>
          <w:sz w:val="18"/>
        </w:rPr>
        <w:t>/</w:t>
      </w:r>
    </w:p>
    <w:p w14:paraId="36C7636E" w14:textId="77777777" w:rsidR="008C539B" w:rsidRPr="001058B5" w:rsidRDefault="008C539B">
      <w:pPr>
        <w:pStyle w:val="BodyText"/>
        <w:spacing w:before="10"/>
        <w:rPr>
          <w:rFonts w:ascii="Arial" w:hAnsi="Arial" w:cs="Arial"/>
        </w:rPr>
      </w:pPr>
    </w:p>
    <w:p w14:paraId="1A3E51F9" w14:textId="77777777" w:rsidR="008C539B" w:rsidRPr="001058B5" w:rsidRDefault="00C12992">
      <w:pPr>
        <w:ind w:left="1660"/>
        <w:rPr>
          <w:rFonts w:ascii="Arial" w:hAnsi="Arial" w:cs="Arial"/>
          <w:sz w:val="18"/>
        </w:rPr>
      </w:pPr>
      <w:r w:rsidRPr="001058B5">
        <w:rPr>
          <w:rFonts w:ascii="Arial" w:hAnsi="Arial" w:cs="Arial"/>
          <w:w w:val="95"/>
          <w:sz w:val="18"/>
        </w:rPr>
        <w:t>EXECUTE laurel.fire_employee(7902);</w:t>
      </w:r>
    </w:p>
    <w:p w14:paraId="63DB7D38" w14:textId="77777777" w:rsidR="008C539B" w:rsidRPr="001058B5" w:rsidRDefault="008C539B">
      <w:pPr>
        <w:pStyle w:val="BodyText"/>
        <w:spacing w:before="8"/>
        <w:rPr>
          <w:rFonts w:ascii="Arial" w:hAnsi="Arial" w:cs="Arial"/>
          <w:sz w:val="18"/>
        </w:rPr>
      </w:pPr>
    </w:p>
    <w:p w14:paraId="765FBD49" w14:textId="77777777" w:rsidR="008C539B" w:rsidRPr="001058B5" w:rsidRDefault="00C12992">
      <w:pPr>
        <w:pStyle w:val="BodyText"/>
        <w:spacing w:line="232" w:lineRule="auto"/>
        <w:ind w:left="1660" w:right="700"/>
        <w:rPr>
          <w:rFonts w:ascii="Arial" w:hAnsi="Arial" w:cs="Arial"/>
        </w:rPr>
      </w:pPr>
      <w:r w:rsidRPr="001058B5">
        <w:rPr>
          <w:rFonts w:ascii="Arial" w:hAnsi="Arial" w:cs="Arial"/>
        </w:rPr>
        <w:t>The following sections display the information relevant to your investigation that can be viewed using the audit trail views in the data dictionary:</w:t>
      </w:r>
    </w:p>
    <w:p w14:paraId="51ED8198"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104" w:history="1">
        <w:r w:rsidR="00C12992" w:rsidRPr="001058B5">
          <w:rPr>
            <w:rFonts w:ascii="Arial" w:hAnsi="Arial" w:cs="Arial"/>
            <w:color w:val="0000CC"/>
            <w:sz w:val="20"/>
          </w:rPr>
          <w:t>Listing Active Statement Audit Options</w:t>
        </w:r>
      </w:hyperlink>
    </w:p>
    <w:p w14:paraId="1F918999"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107" w:history="1">
        <w:r w:rsidR="00C12992" w:rsidRPr="001058B5">
          <w:rPr>
            <w:rFonts w:ascii="Arial" w:hAnsi="Arial" w:cs="Arial"/>
            <w:color w:val="0000CC"/>
            <w:sz w:val="20"/>
          </w:rPr>
          <w:t>Listing Active Privilege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Options</w:t>
        </w:r>
      </w:hyperlink>
    </w:p>
    <w:p w14:paraId="2D588335"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109" w:history="1">
        <w:r w:rsidR="00C12992" w:rsidRPr="001058B5">
          <w:rPr>
            <w:rFonts w:ascii="Arial" w:hAnsi="Arial" w:cs="Arial"/>
            <w:color w:val="0000CC"/>
            <w:sz w:val="20"/>
          </w:rPr>
          <w:t>Listing Active Object Audit Options for Specific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37AE4CD0"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111" w:history="1">
        <w:r w:rsidR="00C12992" w:rsidRPr="001058B5">
          <w:rPr>
            <w:rFonts w:ascii="Arial" w:hAnsi="Arial" w:cs="Arial"/>
            <w:color w:val="0000CC"/>
            <w:sz w:val="20"/>
          </w:rPr>
          <w:t>Listing Default Object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Options</w:t>
        </w:r>
      </w:hyperlink>
    </w:p>
    <w:p w14:paraId="34C5A91F"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113" w:history="1">
        <w:r w:rsidR="00C12992" w:rsidRPr="001058B5">
          <w:rPr>
            <w:rFonts w:ascii="Arial" w:hAnsi="Arial" w:cs="Arial"/>
            <w:color w:val="0000CC"/>
            <w:sz w:val="20"/>
          </w:rPr>
          <w:t>Listing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1DF5D0C6"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114" w:history="1">
        <w:r w:rsidR="00C12992" w:rsidRPr="001058B5">
          <w:rPr>
            <w:rFonts w:ascii="Arial" w:hAnsi="Arial" w:cs="Arial"/>
            <w:color w:val="0000CC"/>
            <w:sz w:val="20"/>
          </w:rPr>
          <w:t>Listing Audit Records for the AUDIT SESSION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Option</w:t>
        </w:r>
      </w:hyperlink>
    </w:p>
    <w:p w14:paraId="7A56EC7B" w14:textId="77777777" w:rsidR="008C539B" w:rsidRPr="001058B5" w:rsidRDefault="008C539B">
      <w:pPr>
        <w:pStyle w:val="BodyText"/>
        <w:spacing w:before="3"/>
        <w:rPr>
          <w:rFonts w:ascii="Arial" w:hAnsi="Arial" w:cs="Arial"/>
          <w:sz w:val="23"/>
        </w:rPr>
      </w:pPr>
    </w:p>
    <w:p w14:paraId="73BB1F7E" w14:textId="77777777" w:rsidR="008C539B" w:rsidRPr="001058B5" w:rsidRDefault="00C12992">
      <w:pPr>
        <w:pStyle w:val="Heading6"/>
        <w:ind w:left="1660"/>
      </w:pPr>
      <w:bookmarkStart w:id="1939" w:name="Listing_Active_Statement_Audit_Options"/>
      <w:bookmarkStart w:id="1940" w:name="_bookmark2104"/>
      <w:bookmarkStart w:id="1941" w:name="_bookmark2105"/>
      <w:bookmarkEnd w:id="1939"/>
      <w:bookmarkEnd w:id="1940"/>
      <w:bookmarkEnd w:id="1941"/>
      <w:r w:rsidRPr="001058B5">
        <w:t>List</w:t>
      </w:r>
      <w:bookmarkStart w:id="1942" w:name="_bookmark2106"/>
      <w:bookmarkEnd w:id="1942"/>
      <w:r w:rsidRPr="001058B5">
        <w:t>ing Active Statement Audit Options</w:t>
      </w:r>
    </w:p>
    <w:p w14:paraId="6CB42BDE" w14:textId="77777777" w:rsidR="008C539B" w:rsidRPr="001058B5" w:rsidRDefault="00C12992">
      <w:pPr>
        <w:pStyle w:val="BodyText"/>
        <w:spacing w:before="49"/>
        <w:ind w:left="1660"/>
        <w:rPr>
          <w:rFonts w:ascii="Arial" w:hAnsi="Arial" w:cs="Arial"/>
        </w:rPr>
      </w:pPr>
      <w:r w:rsidRPr="001058B5">
        <w:rPr>
          <w:rFonts w:ascii="Arial" w:hAnsi="Arial" w:cs="Arial"/>
        </w:rPr>
        <w:t>The following query returns all the statement audit options that are set:</w:t>
      </w:r>
    </w:p>
    <w:p w14:paraId="5703D0AB"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DBA_STMT_AUDIT_OPTS;</w:t>
      </w:r>
    </w:p>
    <w:p w14:paraId="4869150D" w14:textId="77777777" w:rsidR="008C539B" w:rsidRPr="001058B5" w:rsidRDefault="008C539B">
      <w:pPr>
        <w:pStyle w:val="BodyText"/>
        <w:spacing w:before="3"/>
        <w:rPr>
          <w:rFonts w:ascii="Arial" w:hAnsi="Arial" w:cs="Arial"/>
          <w:sz w:val="18"/>
        </w:rPr>
      </w:pPr>
    </w:p>
    <w:p w14:paraId="025960E7"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39E734D7" w14:textId="77777777" w:rsidR="008C539B" w:rsidRPr="001058B5" w:rsidRDefault="008C539B">
      <w:pPr>
        <w:pStyle w:val="BodyText"/>
        <w:spacing w:before="8"/>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8C539B" w:rsidRPr="001058B5" w14:paraId="4BC1E33C" w14:textId="77777777">
        <w:trPr>
          <w:trHeight w:val="205"/>
        </w:trPr>
        <w:tc>
          <w:tcPr>
            <w:tcW w:w="2088" w:type="dxa"/>
          </w:tcPr>
          <w:p w14:paraId="75E2FB6A"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USER_NAME</w:t>
            </w:r>
          </w:p>
        </w:tc>
        <w:tc>
          <w:tcPr>
            <w:tcW w:w="2038" w:type="dxa"/>
          </w:tcPr>
          <w:p w14:paraId="1FD40427" w14:textId="77777777" w:rsidR="008C539B" w:rsidRPr="001058B5" w:rsidRDefault="00C12992">
            <w:pPr>
              <w:pStyle w:val="TableParagraph"/>
              <w:spacing w:before="0" w:line="185" w:lineRule="exact"/>
              <w:ind w:left="185"/>
              <w:rPr>
                <w:rFonts w:ascii="Arial" w:hAnsi="Arial" w:cs="Arial"/>
                <w:sz w:val="18"/>
              </w:rPr>
            </w:pPr>
            <w:r w:rsidRPr="001058B5">
              <w:rPr>
                <w:rFonts w:ascii="Arial" w:hAnsi="Arial" w:cs="Arial"/>
                <w:w w:val="95"/>
                <w:sz w:val="18"/>
              </w:rPr>
              <w:t>AUDIT_OPTION</w:t>
            </w:r>
          </w:p>
        </w:tc>
        <w:tc>
          <w:tcPr>
            <w:tcW w:w="1297" w:type="dxa"/>
          </w:tcPr>
          <w:p w14:paraId="23AFFC5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SUCCESS</w:t>
            </w:r>
          </w:p>
        </w:tc>
        <w:tc>
          <w:tcPr>
            <w:tcW w:w="1163" w:type="dxa"/>
          </w:tcPr>
          <w:p w14:paraId="3170B44E" w14:textId="77777777" w:rsidR="008C539B" w:rsidRPr="001058B5" w:rsidRDefault="00C12992">
            <w:pPr>
              <w:pStyle w:val="TableParagraph"/>
              <w:spacing w:before="0" w:line="185" w:lineRule="exact"/>
              <w:ind w:left="278"/>
              <w:rPr>
                <w:rFonts w:ascii="Arial" w:hAnsi="Arial" w:cs="Arial"/>
                <w:sz w:val="18"/>
              </w:rPr>
            </w:pPr>
            <w:r w:rsidRPr="001058B5">
              <w:rPr>
                <w:rFonts w:ascii="Arial" w:hAnsi="Arial" w:cs="Arial"/>
                <w:w w:val="95"/>
                <w:sz w:val="18"/>
              </w:rPr>
              <w:t>FAILURE</w:t>
            </w:r>
          </w:p>
        </w:tc>
      </w:tr>
      <w:tr w:rsidR="008C539B" w:rsidRPr="001058B5" w14:paraId="70125852" w14:textId="77777777">
        <w:trPr>
          <w:trHeight w:val="220"/>
        </w:trPr>
        <w:tc>
          <w:tcPr>
            <w:tcW w:w="2088" w:type="dxa"/>
          </w:tcPr>
          <w:p w14:paraId="683758E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2038" w:type="dxa"/>
          </w:tcPr>
          <w:p w14:paraId="2E5A632C"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85"/>
                <w:sz w:val="18"/>
              </w:rPr>
              <w:t>-------------------</w:t>
            </w:r>
          </w:p>
        </w:tc>
        <w:tc>
          <w:tcPr>
            <w:tcW w:w="1297" w:type="dxa"/>
          </w:tcPr>
          <w:p w14:paraId="5C9B4CE0"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w:t>
            </w:r>
          </w:p>
        </w:tc>
        <w:tc>
          <w:tcPr>
            <w:tcW w:w="1163" w:type="dxa"/>
          </w:tcPr>
          <w:p w14:paraId="4CE10890"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85"/>
                <w:sz w:val="18"/>
              </w:rPr>
              <w:t>---------</w:t>
            </w:r>
          </w:p>
        </w:tc>
      </w:tr>
      <w:tr w:rsidR="008C539B" w:rsidRPr="001058B5" w14:paraId="41FE3F9A" w14:textId="77777777">
        <w:trPr>
          <w:trHeight w:val="219"/>
        </w:trPr>
        <w:tc>
          <w:tcPr>
            <w:tcW w:w="2088" w:type="dxa"/>
          </w:tcPr>
          <w:p w14:paraId="0AD3441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2038" w:type="dxa"/>
          </w:tcPr>
          <w:p w14:paraId="65E7FB66"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DROP ANY</w:t>
            </w:r>
            <w:r w:rsidRPr="001058B5">
              <w:rPr>
                <w:rFonts w:ascii="Arial" w:hAnsi="Arial" w:cs="Arial"/>
                <w:spacing w:val="-70"/>
                <w:w w:val="95"/>
                <w:sz w:val="18"/>
              </w:rPr>
              <w:t xml:space="preserve"> </w:t>
            </w:r>
            <w:r w:rsidRPr="001058B5">
              <w:rPr>
                <w:rFonts w:ascii="Arial" w:hAnsi="Arial" w:cs="Arial"/>
                <w:w w:val="95"/>
                <w:sz w:val="18"/>
              </w:rPr>
              <w:t>CLUSTER</w:t>
            </w:r>
          </w:p>
        </w:tc>
        <w:tc>
          <w:tcPr>
            <w:tcW w:w="1297" w:type="dxa"/>
          </w:tcPr>
          <w:p w14:paraId="0FA4581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ED52521"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4D45A0CF" w14:textId="77777777">
        <w:trPr>
          <w:trHeight w:val="220"/>
        </w:trPr>
        <w:tc>
          <w:tcPr>
            <w:tcW w:w="2088" w:type="dxa"/>
          </w:tcPr>
          <w:p w14:paraId="51DABDE7"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2038" w:type="dxa"/>
          </w:tcPr>
          <w:p w14:paraId="4FB42148"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DEBUG PROCEDURE</w:t>
            </w:r>
          </w:p>
        </w:tc>
        <w:tc>
          <w:tcPr>
            <w:tcW w:w="1297" w:type="dxa"/>
          </w:tcPr>
          <w:p w14:paraId="4C6DA33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51C646E"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1968AF30" w14:textId="77777777">
        <w:trPr>
          <w:trHeight w:val="205"/>
        </w:trPr>
        <w:tc>
          <w:tcPr>
            <w:tcW w:w="2088" w:type="dxa"/>
          </w:tcPr>
          <w:p w14:paraId="0336FEAB"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MSEDLAK</w:t>
            </w:r>
          </w:p>
        </w:tc>
        <w:tc>
          <w:tcPr>
            <w:tcW w:w="2038" w:type="dxa"/>
          </w:tcPr>
          <w:p w14:paraId="6FD494F3" w14:textId="77777777" w:rsidR="008C539B" w:rsidRPr="001058B5" w:rsidRDefault="00C12992">
            <w:pPr>
              <w:pStyle w:val="TableParagraph"/>
              <w:spacing w:line="175" w:lineRule="exact"/>
              <w:ind w:left="185"/>
              <w:rPr>
                <w:rFonts w:ascii="Arial" w:hAnsi="Arial" w:cs="Arial"/>
                <w:sz w:val="18"/>
              </w:rPr>
            </w:pPr>
            <w:r w:rsidRPr="001058B5">
              <w:rPr>
                <w:rFonts w:ascii="Arial" w:hAnsi="Arial" w:cs="Arial"/>
                <w:w w:val="95"/>
                <w:sz w:val="18"/>
              </w:rPr>
              <w:t>ALTER</w:t>
            </w:r>
            <w:r w:rsidRPr="001058B5">
              <w:rPr>
                <w:rFonts w:ascii="Arial" w:hAnsi="Arial" w:cs="Arial"/>
                <w:spacing w:val="-68"/>
                <w:w w:val="95"/>
                <w:sz w:val="18"/>
              </w:rPr>
              <w:t xml:space="preserve"> </w:t>
            </w:r>
            <w:r w:rsidRPr="001058B5">
              <w:rPr>
                <w:rFonts w:ascii="Arial" w:hAnsi="Arial" w:cs="Arial"/>
                <w:w w:val="95"/>
                <w:sz w:val="18"/>
              </w:rPr>
              <w:t>RESOURCE</w:t>
            </w:r>
            <w:r w:rsidRPr="001058B5">
              <w:rPr>
                <w:rFonts w:ascii="Arial" w:hAnsi="Arial" w:cs="Arial"/>
                <w:spacing w:val="-68"/>
                <w:w w:val="95"/>
                <w:sz w:val="18"/>
              </w:rPr>
              <w:t xml:space="preserve"> </w:t>
            </w:r>
            <w:r w:rsidRPr="001058B5">
              <w:rPr>
                <w:rFonts w:ascii="Arial" w:hAnsi="Arial" w:cs="Arial"/>
                <w:w w:val="95"/>
                <w:sz w:val="18"/>
              </w:rPr>
              <w:t>COST</w:t>
            </w:r>
          </w:p>
        </w:tc>
        <w:tc>
          <w:tcPr>
            <w:tcW w:w="1297" w:type="dxa"/>
          </w:tcPr>
          <w:p w14:paraId="49631C46"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BY ACCESS</w:t>
            </w:r>
          </w:p>
        </w:tc>
        <w:tc>
          <w:tcPr>
            <w:tcW w:w="1163" w:type="dxa"/>
          </w:tcPr>
          <w:p w14:paraId="7A408CDB" w14:textId="77777777" w:rsidR="008C539B" w:rsidRPr="001058B5" w:rsidRDefault="00C12992">
            <w:pPr>
              <w:pStyle w:val="TableParagraph"/>
              <w:spacing w:line="175"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bl>
    <w:p w14:paraId="60158134" w14:textId="77777777" w:rsidR="008C539B" w:rsidRPr="001058B5" w:rsidRDefault="008C539B">
      <w:pPr>
        <w:pStyle w:val="BodyText"/>
        <w:spacing w:before="6"/>
        <w:rPr>
          <w:rFonts w:ascii="Arial" w:hAnsi="Arial" w:cs="Arial"/>
          <w:sz w:val="23"/>
        </w:rPr>
      </w:pPr>
    </w:p>
    <w:p w14:paraId="340A8DA5" w14:textId="77777777" w:rsidR="008C539B" w:rsidRPr="001058B5" w:rsidRDefault="00C12992">
      <w:pPr>
        <w:pStyle w:val="Heading6"/>
        <w:ind w:left="1660"/>
      </w:pPr>
      <w:bookmarkStart w:id="1943" w:name="Listing_Active_Privilege_Audit_Options"/>
      <w:bookmarkStart w:id="1944" w:name="_bookmark2107"/>
      <w:bookmarkStart w:id="1945" w:name="_bookmark2108"/>
      <w:bookmarkEnd w:id="1943"/>
      <w:bookmarkEnd w:id="1944"/>
      <w:bookmarkEnd w:id="1945"/>
      <w:r w:rsidRPr="001058B5">
        <w:t>Listing Active Privilege Audit Options</w:t>
      </w:r>
    </w:p>
    <w:p w14:paraId="13E8C00C" w14:textId="77777777" w:rsidR="008C539B" w:rsidRPr="001058B5" w:rsidRDefault="00C12992">
      <w:pPr>
        <w:pStyle w:val="BodyText"/>
        <w:spacing w:before="50"/>
        <w:ind w:left="1660"/>
        <w:rPr>
          <w:rFonts w:ascii="Arial" w:hAnsi="Arial" w:cs="Arial"/>
        </w:rPr>
      </w:pPr>
      <w:r w:rsidRPr="001058B5">
        <w:rPr>
          <w:rFonts w:ascii="Arial" w:hAnsi="Arial" w:cs="Arial"/>
        </w:rPr>
        <w:t>The following query returns all the privilege audit options that are set:</w:t>
      </w:r>
    </w:p>
    <w:p w14:paraId="631C3C50" w14:textId="77777777" w:rsidR="008C539B" w:rsidRPr="001058B5" w:rsidRDefault="00C12992">
      <w:pPr>
        <w:spacing w:before="139"/>
        <w:ind w:left="1660"/>
        <w:rPr>
          <w:rFonts w:ascii="Arial" w:hAnsi="Arial" w:cs="Arial"/>
          <w:sz w:val="18"/>
        </w:rPr>
      </w:pPr>
      <w:r w:rsidRPr="001058B5">
        <w:rPr>
          <w:rFonts w:ascii="Arial" w:hAnsi="Arial" w:cs="Arial"/>
          <w:w w:val="95"/>
          <w:sz w:val="18"/>
        </w:rPr>
        <w:t>SELECT * FROM DBA_PRIV_AUDIT_OPTS;</w:t>
      </w:r>
    </w:p>
    <w:p w14:paraId="4D42AC7E" w14:textId="77777777" w:rsidR="008C539B" w:rsidRPr="001058B5" w:rsidRDefault="008C539B">
      <w:pPr>
        <w:pStyle w:val="BodyText"/>
        <w:spacing w:before="4"/>
        <w:rPr>
          <w:rFonts w:ascii="Arial" w:hAnsi="Arial" w:cs="Arial"/>
          <w:sz w:val="18"/>
        </w:rPr>
      </w:pPr>
    </w:p>
    <w:p w14:paraId="11E0390A"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61F8F140" w14:textId="77777777" w:rsidR="008C539B" w:rsidRPr="001058B5" w:rsidRDefault="00C12992">
      <w:pPr>
        <w:tabs>
          <w:tab w:val="left" w:pos="3512"/>
          <w:tab w:val="left" w:pos="5459"/>
          <w:tab w:val="left" w:pos="6662"/>
        </w:tabs>
        <w:spacing w:before="140"/>
        <w:ind w:left="1660"/>
        <w:rPr>
          <w:rFonts w:ascii="Arial" w:hAnsi="Arial" w:cs="Arial"/>
          <w:sz w:val="18"/>
        </w:rPr>
      </w:pPr>
      <w:r w:rsidRPr="001058B5">
        <w:rPr>
          <w:rFonts w:ascii="Arial" w:hAnsi="Arial" w:cs="Arial"/>
          <w:w w:val="90"/>
          <w:sz w:val="18"/>
        </w:rPr>
        <w:t>USER_NAME</w:t>
      </w:r>
      <w:r w:rsidRPr="001058B5">
        <w:rPr>
          <w:rFonts w:ascii="Arial" w:hAnsi="Arial" w:cs="Arial"/>
          <w:w w:val="90"/>
          <w:sz w:val="18"/>
        </w:rPr>
        <w:tab/>
        <w:t>PRIVILEGE</w:t>
      </w:r>
      <w:r w:rsidRPr="001058B5">
        <w:rPr>
          <w:rFonts w:ascii="Arial" w:hAnsi="Arial" w:cs="Arial"/>
          <w:w w:val="90"/>
          <w:sz w:val="18"/>
        </w:rPr>
        <w:tab/>
        <w:t>SUCCESS</w:t>
      </w:r>
      <w:r w:rsidRPr="001058B5">
        <w:rPr>
          <w:rFonts w:ascii="Arial" w:hAnsi="Arial" w:cs="Arial"/>
          <w:w w:val="90"/>
          <w:sz w:val="18"/>
        </w:rPr>
        <w:tab/>
      </w:r>
      <w:r w:rsidRPr="001058B5">
        <w:rPr>
          <w:rFonts w:ascii="Arial" w:hAnsi="Arial" w:cs="Arial"/>
          <w:w w:val="95"/>
          <w:sz w:val="18"/>
        </w:rPr>
        <w:t>FAILURE</w:t>
      </w:r>
    </w:p>
    <w:p w14:paraId="264BFC11" w14:textId="77777777" w:rsidR="008C539B" w:rsidRPr="001058B5" w:rsidRDefault="00C12992">
      <w:pPr>
        <w:tabs>
          <w:tab w:val="left" w:pos="3512"/>
          <w:tab w:val="left" w:pos="5459"/>
          <w:tab w:val="left" w:pos="6662"/>
        </w:tabs>
        <w:spacing w:before="17" w:line="259" w:lineRule="auto"/>
        <w:ind w:left="1660" w:right="2488"/>
        <w:rPr>
          <w:rFonts w:ascii="Arial" w:hAnsi="Arial" w:cs="Arial"/>
          <w:sz w:val="18"/>
        </w:rPr>
      </w:pP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PSMITH</w:t>
      </w:r>
      <w:r w:rsidRPr="001058B5">
        <w:rPr>
          <w:rFonts w:ascii="Arial" w:hAnsi="Arial" w:cs="Arial"/>
          <w:w w:val="95"/>
          <w:sz w:val="18"/>
        </w:rPr>
        <w:tab/>
        <w:t>BY</w:t>
      </w:r>
      <w:r w:rsidRPr="001058B5">
        <w:rPr>
          <w:rFonts w:ascii="Arial" w:hAnsi="Arial" w:cs="Arial"/>
          <w:spacing w:val="-50"/>
          <w:w w:val="95"/>
          <w:sz w:val="18"/>
        </w:rPr>
        <w:t xml:space="preserve"> </w:t>
      </w:r>
      <w:r w:rsidRPr="001058B5">
        <w:rPr>
          <w:rFonts w:ascii="Arial" w:hAnsi="Arial" w:cs="Arial"/>
          <w:w w:val="95"/>
          <w:sz w:val="18"/>
        </w:rPr>
        <w:t>ACCESS</w:t>
      </w:r>
      <w:r w:rsidRPr="001058B5">
        <w:rPr>
          <w:rFonts w:ascii="Arial" w:hAnsi="Arial" w:cs="Arial"/>
          <w:w w:val="95"/>
          <w:sz w:val="18"/>
        </w:rPr>
        <w:tab/>
        <w:t>BY</w:t>
      </w:r>
      <w:r w:rsidRPr="001058B5">
        <w:rPr>
          <w:rFonts w:ascii="Arial" w:hAnsi="Arial" w:cs="Arial"/>
          <w:spacing w:val="-18"/>
          <w:w w:val="95"/>
          <w:sz w:val="18"/>
        </w:rPr>
        <w:t xml:space="preserve"> </w:t>
      </w:r>
      <w:r w:rsidRPr="001058B5">
        <w:rPr>
          <w:rFonts w:ascii="Arial" w:hAnsi="Arial" w:cs="Arial"/>
          <w:w w:val="95"/>
          <w:sz w:val="18"/>
        </w:rPr>
        <w:t>ACCESS</w:t>
      </w:r>
    </w:p>
    <w:p w14:paraId="4C11ED8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66D1DCE2" w14:textId="77777777" w:rsidR="008C539B" w:rsidRPr="001058B5" w:rsidRDefault="008C539B">
      <w:pPr>
        <w:pStyle w:val="BodyText"/>
        <w:spacing w:before="6"/>
        <w:rPr>
          <w:rFonts w:ascii="Arial" w:hAnsi="Arial" w:cs="Arial"/>
          <w:sz w:val="26"/>
        </w:rPr>
      </w:pPr>
    </w:p>
    <w:p w14:paraId="1C13B494" w14:textId="77777777" w:rsidR="008C539B" w:rsidRPr="001058B5" w:rsidRDefault="00C12992">
      <w:pPr>
        <w:pStyle w:val="Heading6"/>
        <w:spacing w:before="105"/>
      </w:pPr>
      <w:bookmarkStart w:id="1946" w:name="Listing_Active_Object_Audit_Options_for_"/>
      <w:bookmarkStart w:id="1947" w:name="_bookmark2109"/>
      <w:bookmarkStart w:id="1948" w:name="_bookmark2110"/>
      <w:bookmarkEnd w:id="1946"/>
      <w:bookmarkEnd w:id="1947"/>
      <w:bookmarkEnd w:id="1948"/>
      <w:r w:rsidRPr="001058B5">
        <w:t>Listing Active Object Audit Options for Specific Objects</w:t>
      </w:r>
    </w:p>
    <w:p w14:paraId="3B034983"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The following query returns all audit options set for any objects with names that start with the characters emp</w:t>
      </w:r>
      <w:r w:rsidRPr="001058B5">
        <w:rPr>
          <w:rFonts w:ascii="Arial" w:hAnsi="Arial" w:cs="Arial"/>
          <w:spacing w:val="-81"/>
        </w:rPr>
        <w:t xml:space="preserve"> </w:t>
      </w:r>
      <w:r w:rsidRPr="001058B5">
        <w:rPr>
          <w:rFonts w:ascii="Arial" w:hAnsi="Arial" w:cs="Arial"/>
        </w:rPr>
        <w:t>and that are contained in the schema of laurel:</w:t>
      </w:r>
    </w:p>
    <w:p w14:paraId="082805D4" w14:textId="77777777" w:rsidR="008C539B" w:rsidRPr="001058B5" w:rsidRDefault="00C12992">
      <w:pPr>
        <w:spacing w:before="138"/>
        <w:ind w:left="2260"/>
        <w:rPr>
          <w:rFonts w:ascii="Arial" w:hAnsi="Arial" w:cs="Arial"/>
          <w:sz w:val="18"/>
        </w:rPr>
      </w:pPr>
      <w:r w:rsidRPr="001058B5">
        <w:rPr>
          <w:rFonts w:ascii="Arial" w:hAnsi="Arial" w:cs="Arial"/>
          <w:w w:val="95"/>
          <w:sz w:val="18"/>
        </w:rPr>
        <w:t>SELECT * FROM DBA_OBJ_AUDIT_OPTS</w:t>
      </w:r>
    </w:p>
    <w:p w14:paraId="02744453" w14:textId="77777777" w:rsidR="008C539B" w:rsidRPr="001058B5" w:rsidRDefault="00C12992">
      <w:pPr>
        <w:spacing w:before="15"/>
        <w:ind w:left="1400" w:right="1492"/>
        <w:jc w:val="center"/>
        <w:rPr>
          <w:rFonts w:ascii="Arial" w:hAnsi="Arial" w:cs="Arial"/>
          <w:sz w:val="18"/>
        </w:rPr>
      </w:pPr>
      <w:r w:rsidRPr="001058B5">
        <w:rPr>
          <w:rFonts w:ascii="Arial" w:hAnsi="Arial" w:cs="Arial"/>
          <w:w w:val="95"/>
          <w:sz w:val="18"/>
        </w:rPr>
        <w:t>WHERE OWNER = 'LAUREL' AND OBJECT_NAME LIKE 'EMP%';</w:t>
      </w:r>
    </w:p>
    <w:p w14:paraId="416DE15E" w14:textId="77777777" w:rsidR="008C539B" w:rsidRPr="001058B5" w:rsidRDefault="008C539B">
      <w:pPr>
        <w:pStyle w:val="BodyText"/>
        <w:spacing w:before="4"/>
        <w:rPr>
          <w:rFonts w:ascii="Arial" w:hAnsi="Arial" w:cs="Arial"/>
          <w:sz w:val="18"/>
        </w:rPr>
      </w:pPr>
    </w:p>
    <w:p w14:paraId="2F6BBC5A"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53259413" w14:textId="77777777" w:rsidR="008C539B" w:rsidRPr="001058B5" w:rsidRDefault="00C12992">
      <w:pPr>
        <w:tabs>
          <w:tab w:val="left" w:pos="3001"/>
        </w:tabs>
        <w:spacing w:before="140"/>
        <w:ind w:left="2260"/>
        <w:rPr>
          <w:rFonts w:ascii="Arial" w:hAnsi="Arial" w:cs="Arial"/>
          <w:sz w:val="18"/>
        </w:rPr>
      </w:pPr>
      <w:r w:rsidRPr="001058B5">
        <w:rPr>
          <w:rFonts w:ascii="Arial" w:hAnsi="Arial" w:cs="Arial"/>
          <w:w w:val="95"/>
          <w:sz w:val="18"/>
        </w:rPr>
        <w:t>OWNER</w:t>
      </w:r>
      <w:r w:rsidRPr="001058B5">
        <w:rPr>
          <w:rFonts w:ascii="Arial" w:hAnsi="Arial" w:cs="Arial"/>
          <w:w w:val="95"/>
          <w:sz w:val="18"/>
        </w:rPr>
        <w:tab/>
        <w:t>OBJECT_NAME</w:t>
      </w:r>
      <w:r w:rsidRPr="001058B5">
        <w:rPr>
          <w:rFonts w:ascii="Arial" w:hAnsi="Arial" w:cs="Arial"/>
          <w:spacing w:val="-28"/>
          <w:w w:val="95"/>
          <w:sz w:val="18"/>
        </w:rPr>
        <w:t xml:space="preserve"> </w:t>
      </w:r>
      <w:r w:rsidRPr="001058B5">
        <w:rPr>
          <w:rFonts w:ascii="Arial" w:hAnsi="Arial" w:cs="Arial"/>
          <w:w w:val="95"/>
          <w:sz w:val="18"/>
        </w:rPr>
        <w:t>OBJECT_TY</w:t>
      </w:r>
      <w:r w:rsidRPr="001058B5">
        <w:rPr>
          <w:rFonts w:ascii="Arial" w:hAnsi="Arial" w:cs="Arial"/>
          <w:spacing w:val="-28"/>
          <w:w w:val="95"/>
          <w:sz w:val="18"/>
        </w:rPr>
        <w:t xml:space="preserve"> </w:t>
      </w:r>
      <w:r w:rsidRPr="001058B5">
        <w:rPr>
          <w:rFonts w:ascii="Arial" w:hAnsi="Arial" w:cs="Arial"/>
          <w:w w:val="95"/>
          <w:sz w:val="18"/>
        </w:rPr>
        <w:t>ALT</w:t>
      </w:r>
      <w:r w:rsidRPr="001058B5">
        <w:rPr>
          <w:rFonts w:ascii="Arial" w:hAnsi="Arial" w:cs="Arial"/>
          <w:spacing w:val="-28"/>
          <w:w w:val="95"/>
          <w:sz w:val="18"/>
        </w:rPr>
        <w:t xml:space="preserve"> </w:t>
      </w:r>
      <w:r w:rsidRPr="001058B5">
        <w:rPr>
          <w:rFonts w:ascii="Arial" w:hAnsi="Arial" w:cs="Arial"/>
          <w:w w:val="95"/>
          <w:sz w:val="18"/>
        </w:rPr>
        <w:t>AUD</w:t>
      </w:r>
      <w:r w:rsidRPr="001058B5">
        <w:rPr>
          <w:rFonts w:ascii="Arial" w:hAnsi="Arial" w:cs="Arial"/>
          <w:spacing w:val="-28"/>
          <w:w w:val="95"/>
          <w:sz w:val="18"/>
        </w:rPr>
        <w:t xml:space="preserve"> </w:t>
      </w:r>
      <w:r w:rsidRPr="001058B5">
        <w:rPr>
          <w:rFonts w:ascii="Arial" w:hAnsi="Arial" w:cs="Arial"/>
          <w:w w:val="95"/>
          <w:sz w:val="18"/>
        </w:rPr>
        <w:t>COM</w:t>
      </w:r>
      <w:r w:rsidRPr="001058B5">
        <w:rPr>
          <w:rFonts w:ascii="Arial" w:hAnsi="Arial" w:cs="Arial"/>
          <w:spacing w:val="-27"/>
          <w:w w:val="95"/>
          <w:sz w:val="18"/>
        </w:rPr>
        <w:t xml:space="preserve"> </w:t>
      </w:r>
      <w:r w:rsidRPr="001058B5">
        <w:rPr>
          <w:rFonts w:ascii="Arial" w:hAnsi="Arial" w:cs="Arial"/>
          <w:w w:val="95"/>
          <w:sz w:val="18"/>
        </w:rPr>
        <w:t>DEL</w:t>
      </w:r>
      <w:r w:rsidRPr="001058B5">
        <w:rPr>
          <w:rFonts w:ascii="Arial" w:hAnsi="Arial" w:cs="Arial"/>
          <w:spacing w:val="-27"/>
          <w:w w:val="95"/>
          <w:sz w:val="18"/>
        </w:rPr>
        <w:t xml:space="preserve"> </w:t>
      </w:r>
      <w:r w:rsidRPr="001058B5">
        <w:rPr>
          <w:rFonts w:ascii="Arial" w:hAnsi="Arial" w:cs="Arial"/>
          <w:w w:val="95"/>
          <w:sz w:val="18"/>
        </w:rPr>
        <w:t>GRA</w:t>
      </w:r>
      <w:r w:rsidRPr="001058B5">
        <w:rPr>
          <w:rFonts w:ascii="Arial" w:hAnsi="Arial" w:cs="Arial"/>
          <w:spacing w:val="-28"/>
          <w:w w:val="95"/>
          <w:sz w:val="18"/>
        </w:rPr>
        <w:t xml:space="preserve"> </w:t>
      </w:r>
      <w:r w:rsidRPr="001058B5">
        <w:rPr>
          <w:rFonts w:ascii="Arial" w:hAnsi="Arial" w:cs="Arial"/>
          <w:w w:val="95"/>
          <w:sz w:val="18"/>
        </w:rPr>
        <w:t>IND</w:t>
      </w:r>
      <w:r w:rsidRPr="001058B5">
        <w:rPr>
          <w:rFonts w:ascii="Arial" w:hAnsi="Arial" w:cs="Arial"/>
          <w:spacing w:val="-28"/>
          <w:w w:val="95"/>
          <w:sz w:val="18"/>
        </w:rPr>
        <w:t xml:space="preserve"> </w:t>
      </w:r>
      <w:r w:rsidRPr="001058B5">
        <w:rPr>
          <w:rFonts w:ascii="Arial" w:hAnsi="Arial" w:cs="Arial"/>
          <w:w w:val="95"/>
          <w:sz w:val="18"/>
        </w:rPr>
        <w:t>INS</w:t>
      </w:r>
      <w:r w:rsidRPr="001058B5">
        <w:rPr>
          <w:rFonts w:ascii="Arial" w:hAnsi="Arial" w:cs="Arial"/>
          <w:spacing w:val="-28"/>
          <w:w w:val="95"/>
          <w:sz w:val="18"/>
        </w:rPr>
        <w:t xml:space="preserve"> </w:t>
      </w:r>
      <w:r w:rsidRPr="001058B5">
        <w:rPr>
          <w:rFonts w:ascii="Arial" w:hAnsi="Arial" w:cs="Arial"/>
          <w:w w:val="95"/>
          <w:sz w:val="18"/>
        </w:rPr>
        <w:t>LOC</w:t>
      </w:r>
      <w:r w:rsidRPr="001058B5">
        <w:rPr>
          <w:rFonts w:ascii="Arial" w:hAnsi="Arial" w:cs="Arial"/>
          <w:spacing w:val="-28"/>
          <w:w w:val="95"/>
          <w:sz w:val="18"/>
        </w:rPr>
        <w:t xml:space="preserve"> </w:t>
      </w:r>
      <w:r w:rsidRPr="001058B5">
        <w:rPr>
          <w:rFonts w:ascii="Arial" w:hAnsi="Arial" w:cs="Arial"/>
          <w:spacing w:val="-2"/>
          <w:w w:val="95"/>
          <w:sz w:val="18"/>
        </w:rPr>
        <w:t>...</w:t>
      </w:r>
    </w:p>
    <w:p w14:paraId="63AE6C66" w14:textId="77777777" w:rsidR="008C539B" w:rsidRPr="001058B5" w:rsidRDefault="00C12992">
      <w:pPr>
        <w:tabs>
          <w:tab w:val="left" w:pos="3001"/>
          <w:tab w:val="left" w:pos="4020"/>
          <w:tab w:val="left" w:pos="4946"/>
        </w:tabs>
        <w:spacing w:before="17" w:line="259" w:lineRule="auto"/>
        <w:ind w:left="2260" w:right="1796"/>
        <w:rPr>
          <w:rFonts w:ascii="Arial" w:hAnsi="Arial" w:cs="Arial"/>
          <w:sz w:val="18"/>
        </w:rPr>
      </w:pPr>
      <w:r w:rsidRPr="001058B5">
        <w:rPr>
          <w:rFonts w:ascii="Arial" w:hAnsi="Arial" w:cs="Arial"/>
          <w:w w:val="95"/>
          <w:sz w:val="18"/>
        </w:rPr>
        <w:t>-----</w:t>
      </w:r>
      <w:r w:rsidRPr="001058B5">
        <w:rPr>
          <w:rFonts w:ascii="Arial" w:hAnsi="Arial" w:cs="Arial"/>
          <w:w w:val="95"/>
          <w:sz w:val="18"/>
        </w:rPr>
        <w:tab/>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5"/>
          <w:sz w:val="18"/>
        </w:rPr>
        <w:t>LAUREL</w:t>
      </w:r>
      <w:r w:rsidRPr="001058B5">
        <w:rPr>
          <w:rFonts w:ascii="Arial" w:hAnsi="Arial" w:cs="Arial"/>
          <w:spacing w:val="-55"/>
          <w:w w:val="95"/>
          <w:sz w:val="18"/>
        </w:rPr>
        <w:t xml:space="preserve"> </w:t>
      </w:r>
      <w:r w:rsidRPr="001058B5">
        <w:rPr>
          <w:rFonts w:ascii="Arial" w:hAnsi="Arial" w:cs="Arial"/>
          <w:w w:val="95"/>
          <w:sz w:val="18"/>
        </w:rPr>
        <w:t>EMP</w:t>
      </w:r>
      <w:r w:rsidRPr="001058B5">
        <w:rPr>
          <w:rFonts w:ascii="Arial" w:hAnsi="Arial" w:cs="Arial"/>
          <w:w w:val="95"/>
          <w:sz w:val="18"/>
        </w:rPr>
        <w:tab/>
        <w:t>TABLE</w:t>
      </w:r>
      <w:r w:rsidRPr="001058B5">
        <w:rPr>
          <w:rFonts w:ascii="Arial" w:hAnsi="Arial" w:cs="Arial"/>
          <w:w w:val="95"/>
          <w:sz w:val="18"/>
        </w:rPr>
        <w:tab/>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A/-</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spacing w:val="-2"/>
          <w:w w:val="95"/>
          <w:sz w:val="18"/>
        </w:rPr>
        <w:t>...</w:t>
      </w:r>
    </w:p>
    <w:p w14:paraId="35817A8B" w14:textId="77777777" w:rsidR="008C539B" w:rsidRPr="001058B5" w:rsidRDefault="00C12992">
      <w:pPr>
        <w:tabs>
          <w:tab w:val="left" w:pos="4020"/>
          <w:tab w:val="left" w:pos="4946"/>
        </w:tabs>
        <w:spacing w:line="203" w:lineRule="exact"/>
        <w:ind w:left="2260"/>
        <w:rPr>
          <w:rFonts w:ascii="Arial" w:hAnsi="Arial" w:cs="Arial"/>
          <w:sz w:val="18"/>
        </w:rPr>
      </w:pPr>
      <w:r w:rsidRPr="001058B5">
        <w:rPr>
          <w:rFonts w:ascii="Arial" w:hAnsi="Arial" w:cs="Arial"/>
          <w:w w:val="90"/>
          <w:sz w:val="18"/>
        </w:rPr>
        <w:t>LAUREL</w:t>
      </w:r>
      <w:r w:rsidRPr="001058B5">
        <w:rPr>
          <w:rFonts w:ascii="Arial" w:hAnsi="Arial" w:cs="Arial"/>
          <w:spacing w:val="-39"/>
          <w:w w:val="90"/>
          <w:sz w:val="18"/>
        </w:rPr>
        <w:t xml:space="preserve"> </w:t>
      </w:r>
      <w:r w:rsidRPr="001058B5">
        <w:rPr>
          <w:rFonts w:ascii="Arial" w:hAnsi="Arial" w:cs="Arial"/>
          <w:w w:val="90"/>
          <w:sz w:val="18"/>
        </w:rPr>
        <w:t>EMPLOYEE</w:t>
      </w:r>
      <w:r w:rsidRPr="001058B5">
        <w:rPr>
          <w:rFonts w:ascii="Arial" w:hAnsi="Arial" w:cs="Arial"/>
          <w:w w:val="90"/>
          <w:sz w:val="18"/>
        </w:rPr>
        <w:tab/>
      </w:r>
      <w:r w:rsidRPr="001058B5">
        <w:rPr>
          <w:rFonts w:ascii="Arial" w:hAnsi="Arial" w:cs="Arial"/>
          <w:w w:val="95"/>
          <w:sz w:val="18"/>
        </w:rPr>
        <w:t>VIEW</w:t>
      </w:r>
      <w:r w:rsidRPr="001058B5">
        <w:rPr>
          <w:rFonts w:ascii="Arial" w:hAnsi="Arial" w:cs="Arial"/>
          <w:w w:val="95"/>
          <w:sz w:val="18"/>
        </w:rPr>
        <w:tab/>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A/-</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S/S</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spacing w:val="-2"/>
          <w:w w:val="95"/>
          <w:sz w:val="18"/>
        </w:rPr>
        <w:t>...</w:t>
      </w:r>
    </w:p>
    <w:p w14:paraId="4346F924" w14:textId="77777777" w:rsidR="008C539B" w:rsidRPr="001058B5" w:rsidRDefault="008C539B">
      <w:pPr>
        <w:pStyle w:val="BodyText"/>
        <w:spacing w:before="9"/>
        <w:rPr>
          <w:rFonts w:ascii="Arial" w:hAnsi="Arial" w:cs="Arial"/>
          <w:sz w:val="18"/>
        </w:rPr>
      </w:pPr>
    </w:p>
    <w:p w14:paraId="14D0C155"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The view returns information about all the audit options for the specified object. The information in the view is interpreted as follows:</w:t>
      </w:r>
    </w:p>
    <w:p w14:paraId="279598E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A dash (-) indicates that the audit option is not</w:t>
      </w:r>
      <w:r w:rsidRPr="001058B5">
        <w:rPr>
          <w:rFonts w:ascii="Arial" w:hAnsi="Arial" w:cs="Arial"/>
          <w:spacing w:val="-5"/>
          <w:sz w:val="20"/>
        </w:rPr>
        <w:t xml:space="preserve"> </w:t>
      </w:r>
      <w:r w:rsidRPr="001058B5">
        <w:rPr>
          <w:rFonts w:ascii="Arial" w:hAnsi="Arial" w:cs="Arial"/>
          <w:sz w:val="20"/>
        </w:rPr>
        <w:t>set.</w:t>
      </w:r>
    </w:p>
    <w:p w14:paraId="311759D1" w14:textId="77777777" w:rsidR="008C539B" w:rsidRPr="001058B5" w:rsidRDefault="00C12992" w:rsidP="006F7931">
      <w:pPr>
        <w:pStyle w:val="ListParagraph"/>
        <w:numPr>
          <w:ilvl w:val="2"/>
          <w:numId w:val="137"/>
        </w:numPr>
        <w:tabs>
          <w:tab w:val="left" w:pos="2620"/>
        </w:tabs>
        <w:spacing w:before="108"/>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w:t>
      </w:r>
      <w:r w:rsidRPr="001058B5">
        <w:rPr>
          <w:rFonts w:ascii="Arial" w:hAnsi="Arial" w:cs="Arial"/>
          <w:spacing w:val="-81"/>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7"/>
          <w:sz w:val="20"/>
        </w:rPr>
        <w:t xml:space="preserve"> </w:t>
      </w:r>
      <w:r w:rsidRPr="001058B5">
        <w:rPr>
          <w:rFonts w:ascii="Arial" w:hAnsi="Arial" w:cs="Arial"/>
          <w:sz w:val="20"/>
        </w:rPr>
        <w:t>SESSION.</w:t>
      </w:r>
    </w:p>
    <w:p w14:paraId="67DD6B7C" w14:textId="77777777" w:rsidR="008C539B" w:rsidRPr="001058B5" w:rsidRDefault="00C12992" w:rsidP="006F7931">
      <w:pPr>
        <w:pStyle w:val="ListParagraph"/>
        <w:numPr>
          <w:ilvl w:val="2"/>
          <w:numId w:val="137"/>
        </w:numPr>
        <w:tabs>
          <w:tab w:val="left" w:pos="2620"/>
        </w:tabs>
        <w:spacing w:before="107"/>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80"/>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ACCESS.</w:t>
      </w:r>
    </w:p>
    <w:p w14:paraId="3471559B"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Each</w:t>
      </w:r>
      <w:r w:rsidRPr="001058B5">
        <w:rPr>
          <w:rFonts w:ascii="Arial" w:hAnsi="Arial" w:cs="Arial"/>
          <w:spacing w:val="-33"/>
          <w:sz w:val="20"/>
        </w:rPr>
        <w:t xml:space="preserve"> </w:t>
      </w:r>
      <w:r w:rsidRPr="001058B5">
        <w:rPr>
          <w:rFonts w:ascii="Arial" w:hAnsi="Arial" w:cs="Arial"/>
          <w:sz w:val="20"/>
        </w:rPr>
        <w:t>audit</w:t>
      </w:r>
      <w:r w:rsidRPr="001058B5">
        <w:rPr>
          <w:rFonts w:ascii="Arial" w:hAnsi="Arial" w:cs="Arial"/>
          <w:spacing w:val="-33"/>
          <w:sz w:val="20"/>
        </w:rPr>
        <w:t xml:space="preserve"> </w:t>
      </w:r>
      <w:r w:rsidRPr="001058B5">
        <w:rPr>
          <w:rFonts w:ascii="Arial" w:hAnsi="Arial" w:cs="Arial"/>
          <w:sz w:val="20"/>
        </w:rPr>
        <w:t>option</w:t>
      </w:r>
      <w:r w:rsidRPr="001058B5">
        <w:rPr>
          <w:rFonts w:ascii="Arial" w:hAnsi="Arial" w:cs="Arial"/>
          <w:spacing w:val="-33"/>
          <w:sz w:val="20"/>
        </w:rPr>
        <w:t xml:space="preserve"> </w:t>
      </w:r>
      <w:r w:rsidRPr="001058B5">
        <w:rPr>
          <w:rFonts w:ascii="Arial" w:hAnsi="Arial" w:cs="Arial"/>
          <w:sz w:val="20"/>
        </w:rPr>
        <w:t>has</w:t>
      </w:r>
      <w:r w:rsidRPr="001058B5">
        <w:rPr>
          <w:rFonts w:ascii="Arial" w:hAnsi="Arial" w:cs="Arial"/>
          <w:spacing w:val="-33"/>
          <w:sz w:val="20"/>
        </w:rPr>
        <w:t xml:space="preserve"> </w:t>
      </w:r>
      <w:r w:rsidRPr="001058B5">
        <w:rPr>
          <w:rFonts w:ascii="Arial" w:hAnsi="Arial" w:cs="Arial"/>
          <w:sz w:val="20"/>
        </w:rPr>
        <w:t>two</w:t>
      </w:r>
      <w:r w:rsidRPr="001058B5">
        <w:rPr>
          <w:rFonts w:ascii="Arial" w:hAnsi="Arial" w:cs="Arial"/>
          <w:spacing w:val="-33"/>
          <w:sz w:val="20"/>
        </w:rPr>
        <w:t xml:space="preserve"> </w:t>
      </w:r>
      <w:r w:rsidRPr="001058B5">
        <w:rPr>
          <w:rFonts w:ascii="Arial" w:hAnsi="Arial" w:cs="Arial"/>
          <w:sz w:val="20"/>
        </w:rPr>
        <w:t>possible</w:t>
      </w:r>
      <w:r w:rsidRPr="001058B5">
        <w:rPr>
          <w:rFonts w:ascii="Arial" w:hAnsi="Arial" w:cs="Arial"/>
          <w:spacing w:val="-33"/>
          <w:sz w:val="20"/>
        </w:rPr>
        <w:t xml:space="preserve"> </w:t>
      </w:r>
      <w:r w:rsidRPr="001058B5">
        <w:rPr>
          <w:rFonts w:ascii="Arial" w:hAnsi="Arial" w:cs="Arial"/>
          <w:sz w:val="20"/>
        </w:rPr>
        <w:t>settings,</w:t>
      </w:r>
      <w:r w:rsidRPr="001058B5">
        <w:rPr>
          <w:rFonts w:ascii="Arial" w:hAnsi="Arial" w:cs="Arial"/>
          <w:spacing w:val="-33"/>
          <w:sz w:val="20"/>
        </w:rPr>
        <w:t xml:space="preserve"> </w:t>
      </w:r>
      <w:r w:rsidRPr="001058B5">
        <w:rPr>
          <w:rFonts w:ascii="Arial" w:hAnsi="Arial" w:cs="Arial"/>
          <w:sz w:val="20"/>
        </w:rPr>
        <w:t>WHENEVER</w:t>
      </w:r>
      <w:r w:rsidRPr="001058B5">
        <w:rPr>
          <w:rFonts w:ascii="Arial" w:hAnsi="Arial" w:cs="Arial"/>
          <w:spacing w:val="-85"/>
          <w:sz w:val="20"/>
        </w:rPr>
        <w:t xml:space="preserve"> </w:t>
      </w:r>
      <w:r w:rsidRPr="001058B5">
        <w:rPr>
          <w:rFonts w:ascii="Arial" w:hAnsi="Arial" w:cs="Arial"/>
          <w:sz w:val="20"/>
        </w:rPr>
        <w:t>SUCCESSFUL</w:t>
      </w:r>
      <w:r w:rsidRPr="001058B5">
        <w:rPr>
          <w:rFonts w:ascii="Arial" w:hAnsi="Arial" w:cs="Arial"/>
          <w:spacing w:val="-106"/>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WHENEVER NOT</w:t>
      </w:r>
      <w:r w:rsidRPr="001058B5">
        <w:rPr>
          <w:rFonts w:ascii="Arial" w:hAnsi="Arial" w:cs="Arial"/>
          <w:spacing w:val="-73"/>
          <w:sz w:val="20"/>
        </w:rPr>
        <w:t xml:space="preserve"> </w:t>
      </w:r>
      <w:r w:rsidRPr="001058B5">
        <w:rPr>
          <w:rFonts w:ascii="Arial" w:hAnsi="Arial" w:cs="Arial"/>
          <w:sz w:val="20"/>
        </w:rPr>
        <w:t>SUCCESSFUL,</w:t>
      </w:r>
      <w:r w:rsidRPr="001058B5">
        <w:rPr>
          <w:rFonts w:ascii="Arial" w:hAnsi="Arial" w:cs="Arial"/>
          <w:spacing w:val="-27"/>
          <w:sz w:val="20"/>
        </w:rPr>
        <w:t xml:space="preserve"> </w:t>
      </w:r>
      <w:r w:rsidRPr="001058B5">
        <w:rPr>
          <w:rFonts w:ascii="Arial" w:hAnsi="Arial" w:cs="Arial"/>
          <w:sz w:val="20"/>
        </w:rPr>
        <w:t>separated</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28"/>
          <w:sz w:val="20"/>
        </w:rPr>
        <w:t xml:space="preserve"> </w:t>
      </w:r>
      <w:r w:rsidRPr="001058B5">
        <w:rPr>
          <w:rFonts w:ascii="Arial" w:hAnsi="Arial" w:cs="Arial"/>
          <w:sz w:val="20"/>
        </w:rPr>
        <w:t>a</w:t>
      </w:r>
      <w:r w:rsidRPr="001058B5">
        <w:rPr>
          <w:rFonts w:ascii="Arial" w:hAnsi="Arial" w:cs="Arial"/>
          <w:spacing w:val="-27"/>
          <w:sz w:val="20"/>
        </w:rPr>
        <w:t xml:space="preserve"> </w:t>
      </w:r>
      <w:r w:rsidRPr="001058B5">
        <w:rPr>
          <w:rFonts w:ascii="Arial" w:hAnsi="Arial" w:cs="Arial"/>
          <w:sz w:val="20"/>
        </w:rPr>
        <w:t>slash</w:t>
      </w:r>
      <w:r w:rsidRPr="001058B5">
        <w:rPr>
          <w:rFonts w:ascii="Arial" w:hAnsi="Arial" w:cs="Arial"/>
          <w:spacing w:val="-28"/>
          <w:sz w:val="20"/>
        </w:rPr>
        <w:t xml:space="preserve"> </w:t>
      </w:r>
      <w:r w:rsidRPr="001058B5">
        <w:rPr>
          <w:rFonts w:ascii="Arial" w:hAnsi="Arial" w:cs="Arial"/>
          <w:sz w:val="20"/>
        </w:rPr>
        <w:t>(/).</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example,</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101"/>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option</w:t>
      </w:r>
      <w:r w:rsidRPr="001058B5">
        <w:rPr>
          <w:rFonts w:ascii="Arial" w:hAnsi="Arial" w:cs="Arial"/>
          <w:spacing w:val="-27"/>
          <w:sz w:val="20"/>
        </w:rPr>
        <w:t xml:space="preserve"> </w:t>
      </w:r>
      <w:r w:rsidRPr="001058B5">
        <w:rPr>
          <w:rFonts w:ascii="Arial" w:hAnsi="Arial" w:cs="Arial"/>
          <w:sz w:val="20"/>
        </w:rPr>
        <w:t>for laurel.emp</w:t>
      </w:r>
      <w:r w:rsidRPr="001058B5">
        <w:rPr>
          <w:rFonts w:ascii="Arial" w:hAnsi="Arial" w:cs="Arial"/>
          <w:spacing w:val="-100"/>
          <w:sz w:val="20"/>
        </w:rPr>
        <w:t xml:space="preserve"> </w:t>
      </w:r>
      <w:r w:rsidRPr="001058B5">
        <w:rPr>
          <w:rFonts w:ascii="Arial" w:hAnsi="Arial" w:cs="Arial"/>
          <w:sz w:val="20"/>
        </w:rPr>
        <w:t>is</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2"/>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successful</w:t>
      </w:r>
      <w:r w:rsidRPr="001058B5">
        <w:rPr>
          <w:rFonts w:ascii="Arial" w:hAnsi="Arial" w:cs="Arial"/>
          <w:spacing w:val="-26"/>
          <w:sz w:val="20"/>
        </w:rPr>
        <w:t xml:space="preserve"> </w:t>
      </w:r>
      <w:r w:rsidRPr="001058B5">
        <w:rPr>
          <w:rFonts w:ascii="Arial" w:hAnsi="Arial" w:cs="Arial"/>
          <w:sz w:val="20"/>
        </w:rPr>
        <w:t>DELETE</w:t>
      </w:r>
      <w:r w:rsidRPr="001058B5">
        <w:rPr>
          <w:rFonts w:ascii="Arial" w:hAnsi="Arial" w:cs="Arial"/>
          <w:spacing w:val="-100"/>
          <w:sz w:val="20"/>
        </w:rPr>
        <w:t xml:space="preserve"> </w:t>
      </w:r>
      <w:r w:rsidRPr="001058B5">
        <w:rPr>
          <w:rFonts w:ascii="Arial" w:hAnsi="Arial" w:cs="Arial"/>
          <w:sz w:val="20"/>
        </w:rPr>
        <w:t>statements</w:t>
      </w:r>
      <w:r w:rsidRPr="001058B5">
        <w:rPr>
          <w:rFonts w:ascii="Arial" w:hAnsi="Arial" w:cs="Arial"/>
          <w:spacing w:val="-27"/>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not</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at</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for unsuccessful DELETE</w:t>
      </w:r>
      <w:r w:rsidRPr="001058B5">
        <w:rPr>
          <w:rFonts w:ascii="Arial" w:hAnsi="Arial" w:cs="Arial"/>
          <w:spacing w:val="-83"/>
          <w:sz w:val="20"/>
        </w:rPr>
        <w:t xml:space="preserve"> </w:t>
      </w:r>
      <w:r w:rsidRPr="001058B5">
        <w:rPr>
          <w:rFonts w:ascii="Arial" w:hAnsi="Arial" w:cs="Arial"/>
          <w:sz w:val="20"/>
        </w:rPr>
        <w:t>statements.</w:t>
      </w:r>
    </w:p>
    <w:p w14:paraId="7AEDE1D0" w14:textId="77777777" w:rsidR="008C539B" w:rsidRPr="001058B5" w:rsidRDefault="008C539B">
      <w:pPr>
        <w:pStyle w:val="BodyText"/>
        <w:spacing w:before="2"/>
        <w:rPr>
          <w:rFonts w:ascii="Arial" w:hAnsi="Arial" w:cs="Arial"/>
          <w:sz w:val="23"/>
        </w:rPr>
      </w:pPr>
    </w:p>
    <w:p w14:paraId="12FCE5D8" w14:textId="77777777" w:rsidR="008C539B" w:rsidRPr="001058B5" w:rsidRDefault="00C12992">
      <w:pPr>
        <w:pStyle w:val="Heading6"/>
      </w:pPr>
      <w:bookmarkStart w:id="1949" w:name="Listing_Default_Object_Audit_Options"/>
      <w:bookmarkStart w:id="1950" w:name="_bookmark2111"/>
      <w:bookmarkStart w:id="1951" w:name="_bookmark2112"/>
      <w:bookmarkEnd w:id="1949"/>
      <w:bookmarkEnd w:id="1950"/>
      <w:bookmarkEnd w:id="1951"/>
      <w:r w:rsidRPr="001058B5">
        <w:t>Listing Default Object Audit Options</w:t>
      </w:r>
    </w:p>
    <w:p w14:paraId="0B0A5DEC" w14:textId="77777777" w:rsidR="008C539B" w:rsidRPr="001058B5" w:rsidRDefault="00C12992">
      <w:pPr>
        <w:pStyle w:val="BodyText"/>
        <w:spacing w:before="49"/>
        <w:ind w:left="2260"/>
        <w:rPr>
          <w:rFonts w:ascii="Arial" w:hAnsi="Arial" w:cs="Arial"/>
        </w:rPr>
      </w:pPr>
      <w:r w:rsidRPr="001058B5">
        <w:rPr>
          <w:rFonts w:ascii="Arial" w:hAnsi="Arial" w:cs="Arial"/>
        </w:rPr>
        <w:t>The following query returns all default object audit options:</w:t>
      </w:r>
    </w:p>
    <w:p w14:paraId="27C1E108"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ALL_DEF_AUDIT_OPTS;</w:t>
      </w:r>
    </w:p>
    <w:p w14:paraId="53E2AF85" w14:textId="77777777" w:rsidR="008C539B" w:rsidRPr="001058B5" w:rsidRDefault="008C539B">
      <w:pPr>
        <w:pStyle w:val="BodyText"/>
        <w:spacing w:before="4"/>
        <w:rPr>
          <w:rFonts w:ascii="Arial" w:hAnsi="Arial" w:cs="Arial"/>
          <w:sz w:val="18"/>
        </w:rPr>
      </w:pPr>
    </w:p>
    <w:p w14:paraId="3A746353"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1E13311C" w14:textId="77777777" w:rsidR="008C539B" w:rsidRPr="001058B5" w:rsidRDefault="00C12992">
      <w:pPr>
        <w:spacing w:before="140"/>
        <w:ind w:left="2260"/>
        <w:rPr>
          <w:rFonts w:ascii="Arial" w:hAnsi="Arial" w:cs="Arial"/>
          <w:sz w:val="18"/>
        </w:rPr>
      </w:pPr>
      <w:r w:rsidRPr="001058B5">
        <w:rPr>
          <w:rFonts w:ascii="Arial" w:hAnsi="Arial" w:cs="Arial"/>
          <w:w w:val="95"/>
          <w:sz w:val="18"/>
        </w:rPr>
        <w:t>ALT AUD COM DEL GRA IND INS LOC REN SEL UPD REF EXE FBK REA</w:t>
      </w:r>
    </w:p>
    <w:p w14:paraId="614FBD5C" w14:textId="77777777" w:rsidR="008C539B" w:rsidRPr="001058B5" w:rsidRDefault="00C12992">
      <w:pPr>
        <w:spacing w:before="16"/>
        <w:ind w:left="2260"/>
        <w:rPr>
          <w:rFonts w:ascii="Arial" w:hAnsi="Arial" w:cs="Arial"/>
          <w:sz w:val="18"/>
        </w:rPr>
      </w:pPr>
      <w:r w:rsidRPr="001058B5">
        <w:rPr>
          <w:rFonts w:ascii="Arial" w:hAnsi="Arial" w:cs="Arial"/>
          <w:w w:val="95"/>
          <w:sz w:val="18"/>
        </w:rPr>
        <w:t>--- --- --- --- --- --- --- --- --- --- --- --- --- --- ---</w:t>
      </w:r>
    </w:p>
    <w:p w14:paraId="4B20697C" w14:textId="77777777" w:rsidR="008C539B" w:rsidRPr="001058B5" w:rsidRDefault="00C12992">
      <w:pPr>
        <w:spacing w:before="17"/>
        <w:ind w:left="2260"/>
        <w:rPr>
          <w:rFonts w:ascii="Arial" w:hAnsi="Arial" w:cs="Arial"/>
          <w:sz w:val="18"/>
        </w:rPr>
      </w:pPr>
      <w:r w:rsidRPr="001058B5">
        <w:rPr>
          <w:rFonts w:ascii="Arial" w:hAnsi="Arial" w:cs="Arial"/>
          <w:w w:val="95"/>
          <w:sz w:val="18"/>
        </w:rPr>
        <w:t>S/S -/- -/- -/- -/- S/S -/- -/- S/S -/- -/- -/- -/- /- -/-</w:t>
      </w:r>
    </w:p>
    <w:p w14:paraId="357B8593" w14:textId="77777777" w:rsidR="008C539B" w:rsidRPr="001058B5" w:rsidRDefault="008C539B">
      <w:pPr>
        <w:pStyle w:val="BodyText"/>
        <w:spacing w:before="1"/>
        <w:rPr>
          <w:rFonts w:ascii="Arial" w:hAnsi="Arial" w:cs="Arial"/>
          <w:sz w:val="19"/>
        </w:rPr>
      </w:pPr>
    </w:p>
    <w:p w14:paraId="5EC035D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w w:val="95"/>
        </w:rPr>
        <w:t>Notice that the view returns information similar to the USER_OBJ_AUDIT_OPTS</w:t>
      </w:r>
      <w:r w:rsidRPr="001058B5">
        <w:rPr>
          <w:rFonts w:ascii="Arial" w:hAnsi="Arial" w:cs="Arial"/>
          <w:spacing w:val="-89"/>
          <w:w w:val="95"/>
        </w:rPr>
        <w:t xml:space="preserve"> </w:t>
      </w:r>
      <w:r w:rsidRPr="001058B5">
        <w:rPr>
          <w:rFonts w:ascii="Arial" w:hAnsi="Arial" w:cs="Arial"/>
          <w:w w:val="95"/>
        </w:rPr>
        <w:t xml:space="preserve">and DBA_ </w:t>
      </w:r>
      <w:r w:rsidRPr="001058B5">
        <w:rPr>
          <w:rFonts w:ascii="Arial" w:hAnsi="Arial" w:cs="Arial"/>
        </w:rPr>
        <w:t>OBJ_AUDIT_OPTS</w:t>
      </w:r>
      <w:r w:rsidRPr="001058B5">
        <w:rPr>
          <w:rFonts w:ascii="Arial" w:hAnsi="Arial" w:cs="Arial"/>
          <w:spacing w:val="-98"/>
        </w:rPr>
        <w:t xml:space="preserve"> </w:t>
      </w:r>
      <w:r w:rsidRPr="001058B5">
        <w:rPr>
          <w:rFonts w:ascii="Arial" w:hAnsi="Arial" w:cs="Arial"/>
        </w:rPr>
        <w:t>views (refer to previous example).</w:t>
      </w:r>
    </w:p>
    <w:p w14:paraId="0EDE3FFE" w14:textId="77777777" w:rsidR="008C539B" w:rsidRPr="001058B5" w:rsidRDefault="008C539B">
      <w:pPr>
        <w:pStyle w:val="BodyText"/>
        <w:spacing w:before="1"/>
        <w:rPr>
          <w:rFonts w:ascii="Arial" w:hAnsi="Arial" w:cs="Arial"/>
          <w:sz w:val="23"/>
        </w:rPr>
      </w:pPr>
    </w:p>
    <w:p w14:paraId="7F49A04D" w14:textId="77777777" w:rsidR="008C539B" w:rsidRPr="001058B5" w:rsidRDefault="00C12992">
      <w:pPr>
        <w:pStyle w:val="Heading6"/>
      </w:pPr>
      <w:bookmarkStart w:id="1952" w:name="Listing_Audit_Records"/>
      <w:bookmarkStart w:id="1953" w:name="_bookmark2113"/>
      <w:bookmarkEnd w:id="1952"/>
      <w:bookmarkEnd w:id="1953"/>
      <w:r w:rsidRPr="001058B5">
        <w:t>Listing Audit Records</w:t>
      </w:r>
    </w:p>
    <w:p w14:paraId="4697B08B" w14:textId="77777777" w:rsidR="008C539B" w:rsidRPr="001058B5" w:rsidRDefault="00C12992">
      <w:pPr>
        <w:pStyle w:val="BodyText"/>
        <w:spacing w:before="50"/>
        <w:ind w:left="2260"/>
        <w:rPr>
          <w:rFonts w:ascii="Arial" w:hAnsi="Arial" w:cs="Arial"/>
        </w:rPr>
      </w:pPr>
      <w:r w:rsidRPr="001058B5">
        <w:rPr>
          <w:rFonts w:ascii="Arial" w:hAnsi="Arial" w:cs="Arial"/>
        </w:rPr>
        <w:t>The following query lists audit records generated for all objects in the database:</w:t>
      </w:r>
    </w:p>
    <w:p w14:paraId="445CA707"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DBA_AUDIT_OBJECT;</w:t>
      </w:r>
    </w:p>
    <w:p w14:paraId="31808BEA" w14:textId="77777777" w:rsidR="008C539B" w:rsidRPr="001058B5" w:rsidRDefault="008C539B">
      <w:pPr>
        <w:pStyle w:val="BodyText"/>
        <w:rPr>
          <w:rFonts w:ascii="Arial" w:hAnsi="Arial" w:cs="Arial"/>
          <w:sz w:val="25"/>
        </w:rPr>
      </w:pPr>
    </w:p>
    <w:p w14:paraId="2B8457B7" w14:textId="77777777" w:rsidR="008C539B" w:rsidRPr="001058B5" w:rsidRDefault="00C12992">
      <w:pPr>
        <w:pStyle w:val="Heading6"/>
        <w:spacing w:before="1"/>
      </w:pPr>
      <w:bookmarkStart w:id="1954" w:name="Listing_Audit_Records_for_the_AUDIT_SESS"/>
      <w:bookmarkStart w:id="1955" w:name="_bookmark2114"/>
      <w:bookmarkEnd w:id="1954"/>
      <w:bookmarkEnd w:id="1955"/>
      <w:r w:rsidRPr="001058B5">
        <w:t>Listing Audit Records for the AUDIT SESSION Option</w:t>
      </w:r>
    </w:p>
    <w:p w14:paraId="0F25DACE"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following query lists audit information corresponding to the AUDIT SESSION</w:t>
      </w:r>
    </w:p>
    <w:p w14:paraId="3A47C3B7" w14:textId="77777777" w:rsidR="008C539B" w:rsidRPr="001058B5" w:rsidRDefault="00C12992">
      <w:pPr>
        <w:pStyle w:val="BodyText"/>
        <w:spacing w:line="242" w:lineRule="exact"/>
        <w:ind w:left="2259"/>
        <w:rPr>
          <w:rFonts w:ascii="Arial" w:hAnsi="Arial" w:cs="Arial"/>
        </w:rPr>
      </w:pPr>
      <w:r w:rsidRPr="001058B5">
        <w:rPr>
          <w:rFonts w:ascii="Arial" w:hAnsi="Arial" w:cs="Arial"/>
        </w:rPr>
        <w:t>statement audit option:</w:t>
      </w:r>
    </w:p>
    <w:p w14:paraId="6E2C03C4" w14:textId="77777777" w:rsidR="008C539B" w:rsidRPr="001058B5" w:rsidRDefault="00C12992">
      <w:pPr>
        <w:spacing w:before="139" w:line="259" w:lineRule="auto"/>
        <w:ind w:left="2630" w:right="1456" w:hanging="371"/>
        <w:rPr>
          <w:rFonts w:ascii="Arial" w:hAnsi="Arial" w:cs="Arial"/>
          <w:sz w:val="18"/>
        </w:rPr>
      </w:pPr>
      <w:r w:rsidRPr="001058B5">
        <w:rPr>
          <w:rFonts w:ascii="Arial" w:hAnsi="Arial" w:cs="Arial"/>
          <w:w w:val="85"/>
          <w:sz w:val="18"/>
        </w:rPr>
        <w:t xml:space="preserve">SELECT USERNAME, LOGOFF_TIME, LOGOFF_LREAD, LOGOFF_PREAD, </w:t>
      </w:r>
      <w:r w:rsidRPr="001058B5">
        <w:rPr>
          <w:rFonts w:ascii="Arial" w:hAnsi="Arial" w:cs="Arial"/>
          <w:w w:val="95"/>
          <w:sz w:val="18"/>
        </w:rPr>
        <w:t>LOGOFF_LWRITE, LOGOFF_DLOCK</w:t>
      </w:r>
    </w:p>
    <w:p w14:paraId="29997090" w14:textId="77777777" w:rsidR="008C539B" w:rsidRPr="001058B5" w:rsidRDefault="00C12992">
      <w:pPr>
        <w:ind w:left="1557" w:right="4243"/>
        <w:jc w:val="center"/>
        <w:rPr>
          <w:rFonts w:ascii="Arial" w:hAnsi="Arial" w:cs="Arial"/>
          <w:sz w:val="18"/>
        </w:rPr>
      </w:pPr>
      <w:r w:rsidRPr="001058B5">
        <w:rPr>
          <w:rFonts w:ascii="Arial" w:hAnsi="Arial" w:cs="Arial"/>
          <w:w w:val="95"/>
          <w:sz w:val="18"/>
        </w:rPr>
        <w:t>FROM DBA_AUDIT_SESSION;</w:t>
      </w:r>
    </w:p>
    <w:p w14:paraId="7E800F9D" w14:textId="77777777" w:rsidR="008C539B" w:rsidRPr="001058B5" w:rsidRDefault="008C539B">
      <w:pPr>
        <w:pStyle w:val="BodyText"/>
        <w:spacing w:before="4"/>
        <w:rPr>
          <w:rFonts w:ascii="Arial" w:hAnsi="Arial" w:cs="Arial"/>
          <w:sz w:val="18"/>
        </w:rPr>
      </w:pPr>
    </w:p>
    <w:p w14:paraId="11E3E8EF"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6F6BC5B4" w14:textId="77777777" w:rsidR="008C539B" w:rsidRPr="001058B5" w:rsidRDefault="00C12992">
      <w:pPr>
        <w:tabs>
          <w:tab w:val="left" w:pos="3278"/>
        </w:tabs>
        <w:spacing w:before="141"/>
        <w:ind w:left="2260"/>
        <w:rPr>
          <w:rFonts w:ascii="Arial" w:hAnsi="Arial" w:cs="Arial"/>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85"/>
          <w:sz w:val="18"/>
        </w:rPr>
        <w:t>LOGOFF_TI LOGOFF_LRE LOGOFF_PRE LOGOFF_LWR</w:t>
      </w:r>
      <w:r w:rsidRPr="001058B5">
        <w:rPr>
          <w:rFonts w:ascii="Arial" w:hAnsi="Arial" w:cs="Arial"/>
          <w:spacing w:val="15"/>
          <w:w w:val="85"/>
          <w:sz w:val="18"/>
        </w:rPr>
        <w:t xml:space="preserve"> </w:t>
      </w:r>
      <w:r w:rsidRPr="001058B5">
        <w:rPr>
          <w:rFonts w:ascii="Arial" w:hAnsi="Arial" w:cs="Arial"/>
          <w:w w:val="85"/>
          <w:sz w:val="18"/>
        </w:rPr>
        <w:t>LOGOFF_DLO</w:t>
      </w:r>
    </w:p>
    <w:p w14:paraId="148C8307" w14:textId="77777777" w:rsidR="008C539B" w:rsidRPr="001058B5" w:rsidRDefault="00C12992">
      <w:pPr>
        <w:spacing w:before="15" w:after="22"/>
        <w:ind w:left="2260"/>
        <w:rPr>
          <w:rFonts w:ascii="Arial" w:hAnsi="Arial" w:cs="Arial"/>
          <w:sz w:val="18"/>
        </w:rPr>
      </w:pP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8C539B" w:rsidRPr="001058B5" w14:paraId="075B2774" w14:textId="77777777">
        <w:trPr>
          <w:trHeight w:val="204"/>
        </w:trPr>
        <w:tc>
          <w:tcPr>
            <w:tcW w:w="2227" w:type="dxa"/>
          </w:tcPr>
          <w:p w14:paraId="6D8B681A" w14:textId="77777777" w:rsidR="008C539B" w:rsidRPr="001058B5" w:rsidRDefault="00C12992">
            <w:pPr>
              <w:pStyle w:val="TableParagraph"/>
              <w:tabs>
                <w:tab w:val="left" w:pos="1068"/>
              </w:tabs>
              <w:spacing w:before="0" w:line="185" w:lineRule="exact"/>
              <w:ind w:left="50"/>
              <w:rPr>
                <w:rFonts w:ascii="Arial" w:hAnsi="Arial" w:cs="Arial"/>
                <w:sz w:val="18"/>
              </w:rPr>
            </w:pPr>
            <w:r w:rsidRPr="001058B5">
              <w:rPr>
                <w:rFonts w:ascii="Arial" w:hAnsi="Arial" w:cs="Arial"/>
                <w:w w:val="95"/>
                <w:sz w:val="18"/>
              </w:rPr>
              <w:t>JWARD</w:t>
            </w:r>
            <w:r w:rsidRPr="001058B5">
              <w:rPr>
                <w:rFonts w:ascii="Arial" w:hAnsi="Arial" w:cs="Arial"/>
                <w:w w:val="95"/>
                <w:sz w:val="18"/>
              </w:rPr>
              <w:tab/>
              <w:t>02-AUG-91</w:t>
            </w:r>
          </w:p>
        </w:tc>
        <w:tc>
          <w:tcPr>
            <w:tcW w:w="1065" w:type="dxa"/>
          </w:tcPr>
          <w:p w14:paraId="18258F01" w14:textId="77777777" w:rsidR="008C539B" w:rsidRPr="001058B5" w:rsidRDefault="00C12992">
            <w:pPr>
              <w:pStyle w:val="TableParagraph"/>
              <w:spacing w:before="0" w:line="185" w:lineRule="exact"/>
              <w:ind w:right="368"/>
              <w:jc w:val="right"/>
              <w:rPr>
                <w:rFonts w:ascii="Arial" w:hAnsi="Arial" w:cs="Arial"/>
                <w:sz w:val="18"/>
              </w:rPr>
            </w:pPr>
            <w:r w:rsidRPr="001058B5">
              <w:rPr>
                <w:rFonts w:ascii="Arial" w:hAnsi="Arial" w:cs="Arial"/>
                <w:w w:val="85"/>
                <w:sz w:val="18"/>
              </w:rPr>
              <w:t>53</w:t>
            </w:r>
          </w:p>
        </w:tc>
        <w:tc>
          <w:tcPr>
            <w:tcW w:w="1020" w:type="dxa"/>
          </w:tcPr>
          <w:p w14:paraId="73EBE005" w14:textId="77777777" w:rsidR="008C539B" w:rsidRPr="001058B5" w:rsidRDefault="00C12992">
            <w:pPr>
              <w:pStyle w:val="TableParagraph"/>
              <w:spacing w:before="0" w:line="185" w:lineRule="exact"/>
              <w:ind w:right="367"/>
              <w:jc w:val="right"/>
              <w:rPr>
                <w:rFonts w:ascii="Arial" w:hAnsi="Arial" w:cs="Arial"/>
                <w:sz w:val="18"/>
              </w:rPr>
            </w:pPr>
            <w:r w:rsidRPr="001058B5">
              <w:rPr>
                <w:rFonts w:ascii="Arial" w:hAnsi="Arial" w:cs="Arial"/>
                <w:w w:val="86"/>
                <w:sz w:val="18"/>
              </w:rPr>
              <w:t>2</w:t>
            </w:r>
          </w:p>
        </w:tc>
        <w:tc>
          <w:tcPr>
            <w:tcW w:w="1111" w:type="dxa"/>
          </w:tcPr>
          <w:p w14:paraId="3AFE04AC" w14:textId="77777777" w:rsidR="008C539B" w:rsidRPr="001058B5" w:rsidRDefault="00C12992">
            <w:pPr>
              <w:pStyle w:val="TableParagraph"/>
              <w:spacing w:before="0" w:line="185" w:lineRule="exact"/>
              <w:ind w:right="460"/>
              <w:jc w:val="right"/>
              <w:rPr>
                <w:rFonts w:ascii="Arial" w:hAnsi="Arial" w:cs="Arial"/>
                <w:sz w:val="18"/>
              </w:rPr>
            </w:pPr>
            <w:r w:rsidRPr="001058B5">
              <w:rPr>
                <w:rFonts w:ascii="Arial" w:hAnsi="Arial" w:cs="Arial"/>
                <w:w w:val="85"/>
                <w:sz w:val="18"/>
              </w:rPr>
              <w:t>24</w:t>
            </w:r>
          </w:p>
        </w:tc>
        <w:tc>
          <w:tcPr>
            <w:tcW w:w="607" w:type="dxa"/>
          </w:tcPr>
          <w:p w14:paraId="3E0600D8" w14:textId="77777777" w:rsidR="008C539B" w:rsidRPr="001058B5" w:rsidRDefault="00C12992">
            <w:pPr>
              <w:pStyle w:val="TableParagraph"/>
              <w:spacing w:before="0" w:line="185" w:lineRule="exact"/>
              <w:ind w:right="47"/>
              <w:jc w:val="right"/>
              <w:rPr>
                <w:rFonts w:ascii="Arial" w:hAnsi="Arial" w:cs="Arial"/>
                <w:sz w:val="18"/>
              </w:rPr>
            </w:pPr>
            <w:r w:rsidRPr="001058B5">
              <w:rPr>
                <w:rFonts w:ascii="Arial" w:hAnsi="Arial" w:cs="Arial"/>
                <w:w w:val="86"/>
                <w:sz w:val="18"/>
              </w:rPr>
              <w:t>0</w:t>
            </w:r>
          </w:p>
        </w:tc>
      </w:tr>
      <w:tr w:rsidR="008C539B" w:rsidRPr="001058B5" w14:paraId="094F94F4" w14:textId="77777777">
        <w:trPr>
          <w:trHeight w:val="204"/>
        </w:trPr>
        <w:tc>
          <w:tcPr>
            <w:tcW w:w="2227" w:type="dxa"/>
          </w:tcPr>
          <w:p w14:paraId="4F053D78"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SWILLIAMS 02-AUG-91</w:t>
            </w:r>
          </w:p>
        </w:tc>
        <w:tc>
          <w:tcPr>
            <w:tcW w:w="1065" w:type="dxa"/>
          </w:tcPr>
          <w:p w14:paraId="17140481" w14:textId="77777777" w:rsidR="008C539B" w:rsidRPr="001058B5" w:rsidRDefault="00C12992">
            <w:pPr>
              <w:pStyle w:val="TableParagraph"/>
              <w:spacing w:line="175" w:lineRule="exact"/>
              <w:ind w:right="368"/>
              <w:jc w:val="right"/>
              <w:rPr>
                <w:rFonts w:ascii="Arial" w:hAnsi="Arial" w:cs="Arial"/>
                <w:sz w:val="18"/>
              </w:rPr>
            </w:pPr>
            <w:r w:rsidRPr="001058B5">
              <w:rPr>
                <w:rFonts w:ascii="Arial" w:hAnsi="Arial" w:cs="Arial"/>
                <w:w w:val="85"/>
                <w:sz w:val="18"/>
              </w:rPr>
              <w:t>3337</w:t>
            </w:r>
          </w:p>
        </w:tc>
        <w:tc>
          <w:tcPr>
            <w:tcW w:w="1020" w:type="dxa"/>
          </w:tcPr>
          <w:p w14:paraId="75FD8F85" w14:textId="77777777" w:rsidR="008C539B" w:rsidRPr="001058B5" w:rsidRDefault="00C12992">
            <w:pPr>
              <w:pStyle w:val="TableParagraph"/>
              <w:spacing w:line="175" w:lineRule="exact"/>
              <w:ind w:right="367"/>
              <w:jc w:val="right"/>
              <w:rPr>
                <w:rFonts w:ascii="Arial" w:hAnsi="Arial" w:cs="Arial"/>
                <w:sz w:val="18"/>
              </w:rPr>
            </w:pPr>
            <w:r w:rsidRPr="001058B5">
              <w:rPr>
                <w:rFonts w:ascii="Arial" w:hAnsi="Arial" w:cs="Arial"/>
                <w:w w:val="85"/>
                <w:sz w:val="18"/>
              </w:rPr>
              <w:t>256</w:t>
            </w:r>
          </w:p>
        </w:tc>
        <w:tc>
          <w:tcPr>
            <w:tcW w:w="1111" w:type="dxa"/>
          </w:tcPr>
          <w:p w14:paraId="1B77C62C" w14:textId="77777777" w:rsidR="008C539B" w:rsidRPr="001058B5" w:rsidRDefault="00C12992">
            <w:pPr>
              <w:pStyle w:val="TableParagraph"/>
              <w:spacing w:line="175" w:lineRule="exact"/>
              <w:ind w:right="460"/>
              <w:jc w:val="right"/>
              <w:rPr>
                <w:rFonts w:ascii="Arial" w:hAnsi="Arial" w:cs="Arial"/>
                <w:sz w:val="18"/>
              </w:rPr>
            </w:pPr>
            <w:r w:rsidRPr="001058B5">
              <w:rPr>
                <w:rFonts w:ascii="Arial" w:hAnsi="Arial" w:cs="Arial"/>
                <w:w w:val="85"/>
                <w:sz w:val="18"/>
              </w:rPr>
              <w:t>630</w:t>
            </w:r>
          </w:p>
        </w:tc>
        <w:tc>
          <w:tcPr>
            <w:tcW w:w="607" w:type="dxa"/>
          </w:tcPr>
          <w:p w14:paraId="5CFA4C57" w14:textId="77777777" w:rsidR="008C539B" w:rsidRPr="001058B5" w:rsidRDefault="00C12992">
            <w:pPr>
              <w:pStyle w:val="TableParagraph"/>
              <w:spacing w:line="175" w:lineRule="exact"/>
              <w:ind w:right="47"/>
              <w:jc w:val="right"/>
              <w:rPr>
                <w:rFonts w:ascii="Arial" w:hAnsi="Arial" w:cs="Arial"/>
                <w:sz w:val="18"/>
              </w:rPr>
            </w:pPr>
            <w:r w:rsidRPr="001058B5">
              <w:rPr>
                <w:rFonts w:ascii="Arial" w:hAnsi="Arial" w:cs="Arial"/>
                <w:w w:val="86"/>
                <w:sz w:val="18"/>
              </w:rPr>
              <w:t>0</w:t>
            </w:r>
          </w:p>
        </w:tc>
      </w:tr>
    </w:tbl>
    <w:p w14:paraId="4D1204F8" w14:textId="77777777" w:rsidR="008C539B" w:rsidRPr="001058B5" w:rsidRDefault="008C539B">
      <w:pPr>
        <w:spacing w:line="175" w:lineRule="exact"/>
        <w:jc w:val="right"/>
        <w:rPr>
          <w:rFonts w:ascii="Arial" w:hAnsi="Arial" w:cs="Arial"/>
          <w:sz w:val="18"/>
        </w:rPr>
        <w:sectPr w:rsidR="008C539B" w:rsidRPr="001058B5">
          <w:pgSz w:w="12240" w:h="15840"/>
          <w:pgMar w:top="840" w:right="1060" w:bottom="860" w:left="1100" w:header="549" w:footer="663" w:gutter="0"/>
          <w:cols w:space="720"/>
        </w:sectPr>
      </w:pPr>
    </w:p>
    <w:p w14:paraId="47557E00" w14:textId="77777777" w:rsidR="008C539B" w:rsidRPr="001058B5" w:rsidRDefault="008C539B">
      <w:pPr>
        <w:pStyle w:val="BodyText"/>
        <w:rPr>
          <w:rFonts w:ascii="Arial" w:hAnsi="Arial" w:cs="Arial"/>
        </w:rPr>
      </w:pPr>
    </w:p>
    <w:p w14:paraId="35CFB306" w14:textId="77777777" w:rsidR="008C539B" w:rsidRPr="001058B5" w:rsidRDefault="008C539B">
      <w:pPr>
        <w:pStyle w:val="BodyText"/>
        <w:rPr>
          <w:rFonts w:ascii="Arial" w:hAnsi="Arial" w:cs="Arial"/>
        </w:rPr>
      </w:pPr>
    </w:p>
    <w:p w14:paraId="7C13ABAB" w14:textId="77777777" w:rsidR="008C539B" w:rsidRPr="001058B5" w:rsidRDefault="008C539B">
      <w:pPr>
        <w:pStyle w:val="BodyText"/>
        <w:rPr>
          <w:rFonts w:ascii="Arial" w:hAnsi="Arial" w:cs="Arial"/>
        </w:rPr>
      </w:pPr>
    </w:p>
    <w:p w14:paraId="19ADABB2" w14:textId="77777777" w:rsidR="008C539B" w:rsidRPr="001058B5" w:rsidRDefault="00C12992">
      <w:pPr>
        <w:pStyle w:val="Heading4"/>
        <w:spacing w:before="274"/>
        <w:ind w:left="100"/>
      </w:pPr>
      <w:bookmarkStart w:id="1956" w:name="Deleting_the_Audit_Trail_Views"/>
      <w:bookmarkStart w:id="1957" w:name="_bookmark2115"/>
      <w:bookmarkEnd w:id="1956"/>
      <w:bookmarkEnd w:id="1957"/>
      <w:r w:rsidRPr="001058B5">
        <w:t>Deleting the A</w:t>
      </w:r>
      <w:bookmarkStart w:id="1958" w:name="_bookmark2116"/>
      <w:bookmarkEnd w:id="1958"/>
      <w:r w:rsidRPr="001058B5">
        <w:t>udit Trail Views</w:t>
      </w:r>
    </w:p>
    <w:p w14:paraId="36A086C9"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If you disable auditing and no longer need the audi</w:t>
      </w:r>
      <w:bookmarkStart w:id="1959" w:name="_bookmark2117"/>
      <w:bookmarkEnd w:id="1959"/>
      <w:r w:rsidRPr="001058B5">
        <w:rPr>
          <w:rFonts w:ascii="Arial" w:hAnsi="Arial" w:cs="Arial"/>
        </w:rPr>
        <w:t>t trail views, then delete them by connecting</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1"/>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SYS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script</w:t>
      </w:r>
      <w:r w:rsidRPr="001058B5">
        <w:rPr>
          <w:rFonts w:ascii="Arial" w:hAnsi="Arial" w:cs="Arial"/>
          <w:spacing w:val="-21"/>
        </w:rPr>
        <w:t xml:space="preserve"> </w:t>
      </w:r>
      <w:r w:rsidRPr="001058B5">
        <w:rPr>
          <w:rFonts w:ascii="Arial" w:hAnsi="Arial" w:cs="Arial"/>
        </w:rPr>
        <w:t>file</w:t>
      </w:r>
      <w:r w:rsidRPr="001058B5">
        <w:rPr>
          <w:rFonts w:ascii="Arial" w:hAnsi="Arial" w:cs="Arial"/>
          <w:spacing w:val="-20"/>
        </w:rPr>
        <w:t xml:space="preserve"> </w:t>
      </w:r>
      <w:r w:rsidRPr="001058B5">
        <w:rPr>
          <w:rFonts w:ascii="Arial" w:hAnsi="Arial" w:cs="Arial"/>
        </w:rPr>
        <w:t>CATNOAUD.SQL.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location</w:t>
      </w:r>
      <w:r w:rsidRPr="001058B5">
        <w:rPr>
          <w:rFonts w:ascii="Arial" w:hAnsi="Arial" w:cs="Arial"/>
          <w:spacing w:val="-20"/>
        </w:rPr>
        <w:t xml:space="preserve"> </w:t>
      </w:r>
      <w:r w:rsidRPr="001058B5">
        <w:rPr>
          <w:rFonts w:ascii="Arial" w:hAnsi="Arial" w:cs="Arial"/>
        </w:rPr>
        <w:t>of the CATNOAUD.SQL</w:t>
      </w:r>
      <w:r w:rsidRPr="001058B5">
        <w:rPr>
          <w:rFonts w:ascii="Arial" w:hAnsi="Arial" w:cs="Arial"/>
          <w:spacing w:val="-97"/>
        </w:rPr>
        <w:t xml:space="preserve"> </w:t>
      </w:r>
      <w:r w:rsidRPr="001058B5">
        <w:rPr>
          <w:rFonts w:ascii="Arial" w:hAnsi="Arial" w:cs="Arial"/>
        </w:rPr>
        <w:t>script is operating system-dependent.</w:t>
      </w:r>
    </w:p>
    <w:p w14:paraId="475F8C8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7A024FD" w14:textId="77777777" w:rsidR="008C539B" w:rsidRPr="001058B5" w:rsidRDefault="008C539B">
      <w:pPr>
        <w:pStyle w:val="BodyText"/>
        <w:rPr>
          <w:rFonts w:ascii="Arial" w:hAnsi="Arial" w:cs="Arial"/>
        </w:rPr>
      </w:pPr>
    </w:p>
    <w:p w14:paraId="15B7CBFD" w14:textId="77777777" w:rsidR="008C539B" w:rsidRPr="001058B5" w:rsidRDefault="008C539B">
      <w:pPr>
        <w:pStyle w:val="BodyText"/>
        <w:spacing w:before="4"/>
        <w:rPr>
          <w:rFonts w:ascii="Arial" w:hAnsi="Arial" w:cs="Arial"/>
          <w:sz w:val="24"/>
        </w:rPr>
      </w:pPr>
    </w:p>
    <w:p w14:paraId="471966BA" w14:textId="77777777" w:rsidR="008C539B" w:rsidRPr="001058B5" w:rsidRDefault="008D1AB8">
      <w:pPr>
        <w:pStyle w:val="Heading1"/>
        <w:tabs>
          <w:tab w:val="left" w:pos="9006"/>
        </w:tabs>
        <w:spacing w:before="120"/>
        <w:rPr>
          <w:u w:val="none"/>
        </w:rPr>
      </w:pPr>
      <w:r>
        <w:pict w14:anchorId="5DC3AD80">
          <v:group id="_x0000_s1103" style="position:absolute;left:0;text-align:left;margin-left:89.75pt;margin-top:58.7pt;width:462.5pt;height:.5pt;z-index:6136;mso-wrap-distance-left:0;mso-wrap-distance-right:0;mso-position-horizontal-relative:page" coordorigin="1795,1174" coordsize="9250,10">
            <v:rect id="_x0000_s1105" style="position:absolute;left:11040;top:1174;width:5;height:10" fillcolor="black" stroked="f"/>
            <v:line id="_x0000_s1104" style="position:absolute" from="1795,1179" to="11040,1179" strokeweight=".16936mm"/>
            <w10:wrap type="topAndBottom" anchorx="page"/>
          </v:group>
        </w:pict>
      </w:r>
      <w:bookmarkStart w:id="1960" w:name="_bookmark2118"/>
      <w:bookmarkEnd w:id="1960"/>
      <w:r w:rsidR="00C12992" w:rsidRPr="001058B5">
        <w:rPr>
          <w:u w:val="thick"/>
        </w:rPr>
        <w:t xml:space="preserve"> </w:t>
      </w:r>
      <w:r w:rsidR="00C12992" w:rsidRPr="001058B5">
        <w:rPr>
          <w:u w:val="thick"/>
        </w:rPr>
        <w:tab/>
        <w:t>10</w:t>
      </w:r>
    </w:p>
    <w:p w14:paraId="3486C1CA" w14:textId="77777777" w:rsidR="008C539B" w:rsidRPr="001058B5" w:rsidRDefault="00C12992">
      <w:pPr>
        <w:pStyle w:val="Heading2"/>
        <w:ind w:left="2457"/>
      </w:pPr>
      <w:bookmarkStart w:id="1961" w:name="10_Keeping_Your_Oracle_Database_Secure"/>
      <w:bookmarkStart w:id="1962" w:name="_bookmark2119"/>
      <w:bookmarkEnd w:id="1961"/>
      <w:bookmarkEnd w:id="1962"/>
      <w:r w:rsidRPr="001058B5">
        <w:rPr>
          <w:spacing w:val="-6"/>
          <w:w w:val="95"/>
        </w:rPr>
        <w:t xml:space="preserve">Keeping </w:t>
      </w:r>
      <w:r w:rsidRPr="001058B5">
        <w:rPr>
          <w:spacing w:val="-14"/>
          <w:w w:val="95"/>
        </w:rPr>
        <w:t xml:space="preserve">Your </w:t>
      </w:r>
      <w:r w:rsidRPr="001058B5">
        <w:rPr>
          <w:spacing w:val="-6"/>
          <w:w w:val="95"/>
        </w:rPr>
        <w:t xml:space="preserve">Oracle </w:t>
      </w:r>
      <w:r w:rsidRPr="001058B5">
        <w:rPr>
          <w:spacing w:val="-5"/>
          <w:w w:val="95"/>
        </w:rPr>
        <w:t>Database</w:t>
      </w:r>
      <w:r w:rsidRPr="001058B5">
        <w:rPr>
          <w:spacing w:val="67"/>
          <w:w w:val="95"/>
        </w:rPr>
        <w:t xml:space="preserve"> </w:t>
      </w:r>
      <w:r w:rsidRPr="001058B5">
        <w:rPr>
          <w:spacing w:val="-5"/>
          <w:w w:val="95"/>
        </w:rPr>
        <w:t>Secure</w:t>
      </w:r>
    </w:p>
    <w:p w14:paraId="30C54284" w14:textId="77777777" w:rsidR="008C539B" w:rsidRPr="001058B5" w:rsidRDefault="008C539B">
      <w:pPr>
        <w:pStyle w:val="BodyText"/>
        <w:spacing w:before="5"/>
        <w:rPr>
          <w:rFonts w:ascii="Arial" w:hAnsi="Arial" w:cs="Arial"/>
          <w:b/>
          <w:sz w:val="67"/>
        </w:rPr>
      </w:pPr>
    </w:p>
    <w:p w14:paraId="1A959D8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78C8A971"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2120" w:history="1">
        <w:r w:rsidR="00C12992" w:rsidRPr="001058B5">
          <w:rPr>
            <w:rFonts w:ascii="Arial" w:hAnsi="Arial" w:cs="Arial"/>
            <w:color w:val="0000CC"/>
            <w:sz w:val="20"/>
          </w:rPr>
          <w:t>About the Security Guidelines in This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Chapter</w:t>
        </w:r>
      </w:hyperlink>
    </w:p>
    <w:p w14:paraId="451941BF"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2121" w:history="1">
        <w:r w:rsidR="00C12992" w:rsidRPr="001058B5">
          <w:rPr>
            <w:rFonts w:ascii="Arial" w:hAnsi="Arial" w:cs="Arial"/>
            <w:color w:val="0000CC"/>
            <w:sz w:val="20"/>
          </w:rPr>
          <w:t>Downloading Security Patches and Contacting Oracle Regarding</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Vulnerabilities</w:t>
        </w:r>
      </w:hyperlink>
    </w:p>
    <w:p w14:paraId="74FC133A"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2130" w:history="1">
        <w:r w:rsidR="00C12992" w:rsidRPr="001058B5">
          <w:rPr>
            <w:rFonts w:ascii="Arial" w:hAnsi="Arial" w:cs="Arial"/>
            <w:color w:val="0000CC"/>
            <w:sz w:val="20"/>
          </w:rPr>
          <w:t>Guidelines for Securing User Accounts and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Privileges</w:t>
        </w:r>
      </w:hyperlink>
    </w:p>
    <w:p w14:paraId="057A85EB"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2159"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487046F0"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2166"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Passwords</w:t>
        </w:r>
      </w:hyperlink>
    </w:p>
    <w:p w14:paraId="165E325E"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2194"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w:t>
        </w:r>
      </w:hyperlink>
    </w:p>
    <w:p w14:paraId="36BEF712"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2215" w:history="1">
        <w:r w:rsidR="00C12992" w:rsidRPr="001058B5">
          <w:rPr>
            <w:rFonts w:ascii="Arial" w:hAnsi="Arial" w:cs="Arial"/>
            <w:color w:val="0000CC"/>
            <w:sz w:val="20"/>
          </w:rPr>
          <w:t>Guidelines for Securing the ORACLE_LOADER Access</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Driver</w:t>
        </w:r>
      </w:hyperlink>
    </w:p>
    <w:p w14:paraId="57194CD9"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2219" w:history="1">
        <w:r w:rsidR="00C12992" w:rsidRPr="001058B5">
          <w:rPr>
            <w:rFonts w:ascii="Arial" w:hAnsi="Arial" w:cs="Arial"/>
            <w:color w:val="0000CC"/>
            <w:sz w:val="20"/>
          </w:rPr>
          <w:t>Guidelines for Securing a Database Installation and</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Configuration</w:t>
        </w:r>
      </w:hyperlink>
    </w:p>
    <w:p w14:paraId="00A5FC79"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2226" w:history="1">
        <w:r w:rsidR="00C12992" w:rsidRPr="001058B5">
          <w:rPr>
            <w:rFonts w:ascii="Arial" w:hAnsi="Arial" w:cs="Arial"/>
            <w:color w:val="0000CC"/>
            <w:sz w:val="20"/>
          </w:rPr>
          <w:t>Guidelines for Securing 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Network</w:t>
        </w:r>
      </w:hyperlink>
    </w:p>
    <w:p w14:paraId="7AD3670D" w14:textId="77777777" w:rsidR="008C539B" w:rsidRPr="001058B5" w:rsidRDefault="008D1AB8" w:rsidP="006F7931">
      <w:pPr>
        <w:pStyle w:val="ListParagraph"/>
        <w:numPr>
          <w:ilvl w:val="2"/>
          <w:numId w:val="137"/>
        </w:numPr>
        <w:tabs>
          <w:tab w:val="left" w:pos="2620"/>
        </w:tabs>
        <w:rPr>
          <w:rFonts w:ascii="Arial" w:hAnsi="Arial" w:cs="Arial"/>
          <w:sz w:val="20"/>
        </w:rPr>
      </w:pPr>
      <w:hyperlink w:anchor="_bookmark2284" w:history="1">
        <w:r w:rsidR="00C12992" w:rsidRPr="001058B5">
          <w:rPr>
            <w:rFonts w:ascii="Arial" w:hAnsi="Arial" w:cs="Arial"/>
            <w:color w:val="0000CC"/>
            <w:sz w:val="20"/>
          </w:rPr>
          <w:t>Guidelines for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1B25474D" w14:textId="77777777" w:rsidR="008C539B" w:rsidRPr="001058B5" w:rsidRDefault="008D1AB8" w:rsidP="006F7931">
      <w:pPr>
        <w:pStyle w:val="ListParagraph"/>
        <w:numPr>
          <w:ilvl w:val="2"/>
          <w:numId w:val="137"/>
        </w:numPr>
        <w:tabs>
          <w:tab w:val="left" w:pos="2620"/>
        </w:tabs>
        <w:spacing w:before="112"/>
        <w:rPr>
          <w:rFonts w:ascii="Arial" w:hAnsi="Arial" w:cs="Arial"/>
          <w:sz w:val="20"/>
        </w:rPr>
      </w:pPr>
      <w:hyperlink w:anchor="_bookmark2304" w:history="1">
        <w:r w:rsidR="00C12992" w:rsidRPr="001058B5">
          <w:rPr>
            <w:rFonts w:ascii="Arial" w:hAnsi="Arial" w:cs="Arial"/>
            <w:color w:val="0000CC"/>
            <w:sz w:val="20"/>
          </w:rPr>
          <w:t>Addressing 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w:t>
        </w:r>
      </w:hyperlink>
    </w:p>
    <w:p w14:paraId="002D1172" w14:textId="77777777" w:rsidR="008C539B" w:rsidRPr="001058B5" w:rsidRDefault="008C539B">
      <w:pPr>
        <w:pStyle w:val="BodyText"/>
        <w:spacing w:before="7"/>
        <w:rPr>
          <w:rFonts w:ascii="Arial" w:hAnsi="Arial" w:cs="Arial"/>
          <w:sz w:val="27"/>
        </w:rPr>
      </w:pPr>
    </w:p>
    <w:p w14:paraId="5C02E5EE" w14:textId="77777777" w:rsidR="008C539B" w:rsidRPr="001058B5" w:rsidRDefault="00C12992">
      <w:pPr>
        <w:pStyle w:val="Heading3"/>
      </w:pPr>
      <w:bookmarkStart w:id="1963" w:name="About_the_Security_Guidelines_in_This_Ch"/>
      <w:bookmarkStart w:id="1964" w:name="_bookmark2120"/>
      <w:bookmarkEnd w:id="1963"/>
      <w:bookmarkEnd w:id="1964"/>
      <w:r w:rsidRPr="001058B5">
        <w:t>About the Security Guidelines in This Chapter</w:t>
      </w:r>
    </w:p>
    <w:p w14:paraId="763BB90B"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This chapter provides a set of guidelines to keep your Oracle database secure. Information security, and privacy and protection of corporate assets and data are critical in any business. Oracle Database comprehensively addresses the need for information security by providing cutting-edge security features such as deep data protection, auditing, scalable security, secure hosting, and data exchange.</w:t>
      </w:r>
    </w:p>
    <w:p w14:paraId="6C36E490" w14:textId="77777777" w:rsidR="008C539B" w:rsidRPr="001058B5" w:rsidRDefault="00C12992">
      <w:pPr>
        <w:pStyle w:val="BodyText"/>
        <w:spacing w:before="115" w:line="232" w:lineRule="auto"/>
        <w:ind w:left="2260" w:right="681"/>
        <w:jc w:val="both"/>
        <w:rPr>
          <w:rFonts w:ascii="Arial" w:hAnsi="Arial" w:cs="Arial"/>
        </w:rPr>
      </w:pPr>
      <w:r w:rsidRPr="001058B5">
        <w:rPr>
          <w:rFonts w:ascii="Arial" w:hAnsi="Arial" w:cs="Arial"/>
        </w:rPr>
        <w:t xml:space="preserve">Oracle Database leads the industry in </w:t>
      </w:r>
      <w:r w:rsidRPr="001058B5">
        <w:rPr>
          <w:rFonts w:ascii="Arial" w:hAnsi="Arial" w:cs="Arial"/>
          <w:spacing w:val="-3"/>
        </w:rPr>
        <w:t xml:space="preserve">security. </w:t>
      </w:r>
      <w:r w:rsidRPr="001058B5">
        <w:rPr>
          <w:rFonts w:ascii="Arial" w:hAnsi="Arial" w:cs="Arial"/>
          <w:spacing w:val="-9"/>
        </w:rPr>
        <w:t xml:space="preserve">To </w:t>
      </w:r>
      <w:r w:rsidRPr="001058B5">
        <w:rPr>
          <w:rFonts w:ascii="Arial" w:hAnsi="Arial" w:cs="Arial"/>
        </w:rPr>
        <w:t>maximize the security features offered</w:t>
      </w:r>
      <w:r w:rsidRPr="001058B5">
        <w:rPr>
          <w:rFonts w:ascii="Arial" w:hAnsi="Arial" w:cs="Arial"/>
          <w:spacing w:val="-3"/>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business</w:t>
      </w:r>
      <w:r w:rsidRPr="001058B5">
        <w:rPr>
          <w:rFonts w:ascii="Arial" w:hAnsi="Arial" w:cs="Arial"/>
          <w:spacing w:val="-5"/>
        </w:rPr>
        <w:t xml:space="preserve"> </w:t>
      </w:r>
      <w:r w:rsidRPr="001058B5">
        <w:rPr>
          <w:rFonts w:ascii="Arial" w:hAnsi="Arial" w:cs="Arial"/>
        </w:rPr>
        <w:t>environment,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imperative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 database itself be well</w:t>
      </w:r>
      <w:r w:rsidRPr="001058B5">
        <w:rPr>
          <w:rFonts w:ascii="Arial" w:hAnsi="Arial" w:cs="Arial"/>
          <w:spacing w:val="-2"/>
        </w:rPr>
        <w:t xml:space="preserve"> </w:t>
      </w:r>
      <w:r w:rsidRPr="001058B5">
        <w:rPr>
          <w:rFonts w:ascii="Arial" w:hAnsi="Arial" w:cs="Arial"/>
        </w:rPr>
        <w:t>protected.</w:t>
      </w:r>
    </w:p>
    <w:p w14:paraId="10EB5509" w14:textId="77777777" w:rsidR="008C539B" w:rsidRPr="001058B5" w:rsidRDefault="00C12992">
      <w:pPr>
        <w:pStyle w:val="BodyText"/>
        <w:spacing w:before="116" w:line="232" w:lineRule="auto"/>
        <w:ind w:left="2260" w:right="237"/>
        <w:rPr>
          <w:rFonts w:ascii="Arial" w:hAnsi="Arial" w:cs="Arial"/>
        </w:rPr>
      </w:pPr>
      <w:r w:rsidRPr="001058B5">
        <w:rPr>
          <w:rFonts w:ascii="Arial" w:hAnsi="Arial" w:cs="Arial"/>
        </w:rPr>
        <w:t>Security guidelines provide advice about how to configure Oracle Database to be secure by adhering to and recommending industry-standard and advisable security practices for operational database deployments. Many of the guidelines described in this section address common regulatory requirements such as those described in the Sarbanes-Oxley Act. For more information about how Oracle Database addresses regulatory compliance, protection of personally identifiable information, and internal threats, visit:</w:t>
      </w:r>
    </w:p>
    <w:p w14:paraId="2F2A0353" w14:textId="77777777" w:rsidR="008C539B" w:rsidRPr="001058B5" w:rsidRDefault="008D1AB8">
      <w:pPr>
        <w:pStyle w:val="BodyText"/>
        <w:spacing w:before="133"/>
        <w:ind w:left="2260"/>
        <w:rPr>
          <w:rFonts w:ascii="Arial" w:hAnsi="Arial" w:cs="Arial"/>
        </w:rPr>
      </w:pPr>
      <w:hyperlink r:id="rId237">
        <w:r w:rsidR="00C12992" w:rsidRPr="001058B5">
          <w:rPr>
            <w:rFonts w:ascii="Arial" w:hAnsi="Arial" w:cs="Arial"/>
            <w:color w:val="0000CC"/>
            <w:w w:val="90"/>
          </w:rPr>
          <w:t>http://www.oracle.com/technetwork/topics/security/whatsnew/index.html</w:t>
        </w:r>
      </w:hyperlink>
    </w:p>
    <w:p w14:paraId="79CE64CF" w14:textId="77777777" w:rsidR="008C539B" w:rsidRPr="001058B5" w:rsidRDefault="008C539B">
      <w:pPr>
        <w:rPr>
          <w:rFonts w:ascii="Arial" w:hAnsi="Arial" w:cs="Arial"/>
        </w:rPr>
        <w:sectPr w:rsidR="008C539B" w:rsidRPr="001058B5">
          <w:headerReference w:type="default" r:id="rId238"/>
          <w:footerReference w:type="even" r:id="rId239"/>
          <w:footerReference w:type="default" r:id="rId240"/>
          <w:pgSz w:w="12240" w:h="15840"/>
          <w:pgMar w:top="1500" w:right="1060" w:bottom="860" w:left="1100" w:header="0" w:footer="663" w:gutter="0"/>
          <w:pgNumType w:start="1"/>
          <w:cols w:space="720"/>
        </w:sectPr>
      </w:pPr>
    </w:p>
    <w:p w14:paraId="7DFE5B59" w14:textId="77777777" w:rsidR="008C539B" w:rsidRPr="001058B5" w:rsidRDefault="008C539B">
      <w:pPr>
        <w:pStyle w:val="BodyText"/>
        <w:spacing w:before="2"/>
        <w:rPr>
          <w:rFonts w:ascii="Arial" w:hAnsi="Arial" w:cs="Arial"/>
          <w:sz w:val="24"/>
        </w:rPr>
      </w:pPr>
    </w:p>
    <w:p w14:paraId="220352CE" w14:textId="77777777" w:rsidR="008C539B" w:rsidRPr="001058B5" w:rsidRDefault="00C12992">
      <w:pPr>
        <w:pStyle w:val="Heading3"/>
        <w:spacing w:before="131" w:line="220" w:lineRule="auto"/>
        <w:ind w:left="100" w:right="848"/>
      </w:pPr>
      <w:bookmarkStart w:id="1965" w:name="Downloading_Security_Patches_and_Contact"/>
      <w:bookmarkStart w:id="1966" w:name="_bookmark2121"/>
      <w:bookmarkStart w:id="1967" w:name="_bookmark2122"/>
      <w:bookmarkEnd w:id="1965"/>
      <w:bookmarkEnd w:id="1966"/>
      <w:bookmarkEnd w:id="1967"/>
      <w:r w:rsidRPr="001058B5">
        <w:rPr>
          <w:spacing w:val="-31"/>
        </w:rPr>
        <w:t>Downloading</w:t>
      </w:r>
      <w:r w:rsidRPr="001058B5">
        <w:rPr>
          <w:spacing w:val="-50"/>
        </w:rPr>
        <w:t xml:space="preserve"> </w:t>
      </w:r>
      <w:r w:rsidRPr="001058B5">
        <w:rPr>
          <w:spacing w:val="-25"/>
        </w:rPr>
        <w:t>Security</w:t>
      </w:r>
      <w:r w:rsidRPr="001058B5">
        <w:rPr>
          <w:spacing w:val="-47"/>
        </w:rPr>
        <w:t xml:space="preserve"> </w:t>
      </w:r>
      <w:r w:rsidRPr="001058B5">
        <w:rPr>
          <w:spacing w:val="-29"/>
        </w:rPr>
        <w:t>Patches</w:t>
      </w:r>
      <w:r w:rsidRPr="001058B5">
        <w:rPr>
          <w:spacing w:val="-47"/>
        </w:rPr>
        <w:t xml:space="preserve"> </w:t>
      </w:r>
      <w:r w:rsidRPr="001058B5">
        <w:rPr>
          <w:spacing w:val="-23"/>
        </w:rPr>
        <w:t>and</w:t>
      </w:r>
      <w:r w:rsidRPr="001058B5">
        <w:rPr>
          <w:spacing w:val="-50"/>
        </w:rPr>
        <w:t xml:space="preserve"> </w:t>
      </w:r>
      <w:r w:rsidRPr="001058B5">
        <w:rPr>
          <w:spacing w:val="-27"/>
        </w:rPr>
        <w:t>Contacting</w:t>
      </w:r>
      <w:r w:rsidRPr="001058B5">
        <w:rPr>
          <w:spacing w:val="-50"/>
        </w:rPr>
        <w:t xml:space="preserve"> </w:t>
      </w:r>
      <w:r w:rsidRPr="001058B5">
        <w:rPr>
          <w:spacing w:val="-26"/>
        </w:rPr>
        <w:t>Oracle</w:t>
      </w:r>
      <w:r w:rsidRPr="001058B5">
        <w:rPr>
          <w:spacing w:val="-47"/>
        </w:rPr>
        <w:t xml:space="preserve"> </w:t>
      </w:r>
      <w:r w:rsidRPr="001058B5">
        <w:rPr>
          <w:spacing w:val="-33"/>
        </w:rPr>
        <w:t xml:space="preserve">Regarding </w:t>
      </w:r>
      <w:r w:rsidRPr="001058B5">
        <w:rPr>
          <w:spacing w:val="-28"/>
        </w:rPr>
        <w:t>Vulnerabilities</w:t>
      </w:r>
    </w:p>
    <w:p w14:paraId="748C6AD8" w14:textId="77777777" w:rsidR="008C539B" w:rsidRPr="001058B5" w:rsidRDefault="00C12992">
      <w:pPr>
        <w:pStyle w:val="BodyText"/>
        <w:spacing w:before="86"/>
        <w:ind w:left="1660"/>
        <w:rPr>
          <w:rFonts w:ascii="Arial" w:hAnsi="Arial" w:cs="Arial"/>
        </w:rPr>
      </w:pPr>
      <w:r w:rsidRPr="001058B5">
        <w:rPr>
          <w:rFonts w:ascii="Arial" w:hAnsi="Arial" w:cs="Arial"/>
        </w:rPr>
        <w:t>This section contains:</w:t>
      </w:r>
    </w:p>
    <w:p w14:paraId="49EBE1A5"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123" w:history="1">
        <w:r w:rsidR="00C12992" w:rsidRPr="001058B5">
          <w:rPr>
            <w:rFonts w:ascii="Arial" w:hAnsi="Arial" w:cs="Arial"/>
            <w:color w:val="0000CC"/>
            <w:sz w:val="20"/>
          </w:rPr>
          <w:t xml:space="preserve">Applying Security Patches and </w:t>
        </w:r>
        <w:r w:rsidR="00C12992" w:rsidRPr="001058B5">
          <w:rPr>
            <w:rFonts w:ascii="Arial" w:hAnsi="Arial" w:cs="Arial"/>
            <w:color w:val="0000CC"/>
            <w:spacing w:val="-3"/>
            <w:sz w:val="20"/>
          </w:rPr>
          <w:t>Workaround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Solutions</w:t>
        </w:r>
      </w:hyperlink>
    </w:p>
    <w:p w14:paraId="793C5679"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128" w:history="1">
        <w:r w:rsidR="00C12992" w:rsidRPr="001058B5">
          <w:rPr>
            <w:rFonts w:ascii="Arial" w:hAnsi="Arial" w:cs="Arial"/>
            <w:color w:val="0000CC"/>
            <w:sz w:val="20"/>
          </w:rPr>
          <w:t>Contacting Oracle Security Regarding Vulnerabilities in Oracle</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Database</w:t>
        </w:r>
      </w:hyperlink>
    </w:p>
    <w:p w14:paraId="1ACE5080" w14:textId="77777777" w:rsidR="008C539B" w:rsidRPr="001058B5" w:rsidRDefault="008C539B">
      <w:pPr>
        <w:pStyle w:val="BodyText"/>
        <w:spacing w:before="7"/>
        <w:rPr>
          <w:rFonts w:ascii="Arial" w:hAnsi="Arial" w:cs="Arial"/>
          <w:sz w:val="25"/>
        </w:rPr>
      </w:pPr>
    </w:p>
    <w:p w14:paraId="77F311BE" w14:textId="77777777" w:rsidR="008C539B" w:rsidRPr="001058B5" w:rsidRDefault="00C12992">
      <w:pPr>
        <w:pStyle w:val="Heading4"/>
        <w:spacing w:before="1"/>
        <w:ind w:left="100"/>
      </w:pPr>
      <w:bookmarkStart w:id="1968" w:name="Applying_Security_Patches_and_Workaround"/>
      <w:bookmarkStart w:id="1969" w:name="_bookmark2123"/>
      <w:bookmarkEnd w:id="1968"/>
      <w:bookmarkEnd w:id="1969"/>
      <w:r w:rsidRPr="001058B5">
        <w:t>Applying Security Patches and Wor</w:t>
      </w:r>
      <w:bookmarkStart w:id="1970" w:name="_bookmark2124"/>
      <w:bookmarkEnd w:id="1970"/>
      <w:r w:rsidRPr="001058B5">
        <w:t>karound Solutions</w:t>
      </w:r>
    </w:p>
    <w:p w14:paraId="42FC9EA8"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Always apply all relevant security patches for both the operating system on which Oracle Database resides and Oracle Database itself, and for all installed Oracle Database options and components.</w:t>
      </w:r>
    </w:p>
    <w:p w14:paraId="705F7DF4" w14:textId="77777777" w:rsidR="008C539B" w:rsidRPr="001058B5" w:rsidRDefault="00C12992">
      <w:pPr>
        <w:pStyle w:val="BodyText"/>
        <w:spacing w:before="117" w:line="232" w:lineRule="auto"/>
        <w:ind w:left="1659" w:right="848"/>
        <w:rPr>
          <w:rFonts w:ascii="Arial" w:hAnsi="Arial" w:cs="Arial"/>
        </w:rPr>
      </w:pPr>
      <w:bookmarkStart w:id="1971" w:name="_bookmark2126"/>
      <w:bookmarkEnd w:id="1971"/>
      <w:r w:rsidRPr="001058B5">
        <w:rPr>
          <w:rFonts w:ascii="Arial" w:hAnsi="Arial" w:cs="Arial"/>
        </w:rPr>
        <w:t xml:space="preserve">Periodically check the security site on </w:t>
      </w:r>
      <w:bookmarkStart w:id="1972" w:name="_bookmark2125"/>
      <w:bookmarkEnd w:id="1972"/>
      <w:r w:rsidRPr="001058B5">
        <w:rPr>
          <w:rFonts w:ascii="Arial" w:hAnsi="Arial" w:cs="Arial"/>
        </w:rPr>
        <w:t>Oracle Technology Network for details about security alerts released by Oracle at</w:t>
      </w:r>
    </w:p>
    <w:p w14:paraId="1A6FDB33" w14:textId="77777777" w:rsidR="008C539B" w:rsidRPr="001058B5" w:rsidRDefault="008D1AB8">
      <w:pPr>
        <w:pStyle w:val="BodyText"/>
        <w:spacing w:before="137"/>
        <w:ind w:left="1660"/>
        <w:rPr>
          <w:rFonts w:ascii="Arial" w:hAnsi="Arial" w:cs="Arial"/>
        </w:rPr>
      </w:pPr>
      <w:hyperlink r:id="rId241">
        <w:r w:rsidR="00C12992" w:rsidRPr="001058B5">
          <w:rPr>
            <w:rFonts w:ascii="Arial" w:hAnsi="Arial" w:cs="Arial"/>
            <w:color w:val="0000CC"/>
            <w:w w:val="95"/>
          </w:rPr>
          <w:t>http</w:t>
        </w:r>
      </w:hyperlink>
      <w:hyperlink r:id="rId242">
        <w:r w:rsidR="00C12992" w:rsidRPr="001058B5">
          <w:rPr>
            <w:rFonts w:ascii="Arial" w:hAnsi="Arial" w:cs="Arial"/>
            <w:color w:val="0000CC"/>
            <w:w w:val="95"/>
          </w:rPr>
          <w:t>://www.oracle.com/technetwork/topi</w:t>
        </w:r>
        <w:bookmarkStart w:id="1973" w:name="_bookmark2127"/>
        <w:bookmarkEnd w:id="1973"/>
        <w:r w:rsidR="00C12992" w:rsidRPr="001058B5">
          <w:rPr>
            <w:rFonts w:ascii="Arial" w:hAnsi="Arial" w:cs="Arial"/>
            <w:color w:val="0000CC"/>
            <w:w w:val="95"/>
          </w:rPr>
          <w:t>cs/security/alerts-086861.html</w:t>
        </w:r>
      </w:hyperlink>
    </w:p>
    <w:p w14:paraId="5038FA2F" w14:textId="77777777" w:rsidR="008C539B" w:rsidRPr="001058B5" w:rsidRDefault="00C12992">
      <w:pPr>
        <w:pStyle w:val="BodyText"/>
        <w:spacing w:before="114" w:line="232" w:lineRule="auto"/>
        <w:ind w:left="1660" w:right="700"/>
        <w:rPr>
          <w:rFonts w:ascii="Arial" w:hAnsi="Arial" w:cs="Arial"/>
        </w:rPr>
      </w:pPr>
      <w:r w:rsidRPr="001058B5">
        <w:rPr>
          <w:rFonts w:ascii="Arial" w:hAnsi="Arial" w:cs="Arial"/>
        </w:rPr>
        <w:t>Also check the Oracle Worldwide Support Service site, My Oracle Support, for details about available and upcoming security-related patches at</w:t>
      </w:r>
    </w:p>
    <w:p w14:paraId="34E2C1EE" w14:textId="77777777" w:rsidR="008C539B" w:rsidRPr="001058B5" w:rsidRDefault="008D1AB8">
      <w:pPr>
        <w:pStyle w:val="BodyText"/>
        <w:spacing w:before="138"/>
        <w:ind w:left="1660"/>
        <w:rPr>
          <w:rFonts w:ascii="Arial" w:hAnsi="Arial" w:cs="Arial"/>
        </w:rPr>
      </w:pPr>
      <w:hyperlink r:id="rId243">
        <w:r w:rsidR="00C12992" w:rsidRPr="001058B5">
          <w:rPr>
            <w:rFonts w:ascii="Arial" w:hAnsi="Arial" w:cs="Arial"/>
            <w:color w:val="0000CC"/>
            <w:w w:val="95"/>
          </w:rPr>
          <w:t>http</w:t>
        </w:r>
      </w:hyperlink>
      <w:r w:rsidR="00C12992" w:rsidRPr="001058B5">
        <w:rPr>
          <w:rFonts w:ascii="Arial" w:hAnsi="Arial" w:cs="Arial"/>
          <w:color w:val="0000CC"/>
          <w:w w:val="95"/>
        </w:rPr>
        <w:t>s://support.oracle.com</w:t>
      </w:r>
    </w:p>
    <w:p w14:paraId="7A368DAA" w14:textId="77777777" w:rsidR="008C539B" w:rsidRPr="001058B5" w:rsidRDefault="008C539B">
      <w:pPr>
        <w:pStyle w:val="BodyText"/>
        <w:spacing w:before="7"/>
        <w:rPr>
          <w:rFonts w:ascii="Arial" w:hAnsi="Arial" w:cs="Arial"/>
          <w:sz w:val="27"/>
        </w:rPr>
      </w:pPr>
    </w:p>
    <w:p w14:paraId="19E5BA88" w14:textId="77777777" w:rsidR="008C539B" w:rsidRPr="001058B5" w:rsidRDefault="00C12992">
      <w:pPr>
        <w:pStyle w:val="Heading4"/>
        <w:ind w:left="100"/>
      </w:pPr>
      <w:bookmarkStart w:id="1974" w:name="Contacting_Oracle_Security_Regarding_Vul"/>
      <w:bookmarkStart w:id="1975" w:name="_bookmark2128"/>
      <w:bookmarkEnd w:id="1974"/>
      <w:bookmarkEnd w:id="1975"/>
      <w:r w:rsidRPr="001058B5">
        <w:t>Contacting Oracle Security Regarding Vulnerabilities in Orac</w:t>
      </w:r>
      <w:bookmarkStart w:id="1976" w:name="_bookmark2129"/>
      <w:bookmarkEnd w:id="1976"/>
      <w:r w:rsidRPr="001058B5">
        <w:t>le Database</w:t>
      </w:r>
    </w:p>
    <w:p w14:paraId="1D31ABFB" w14:textId="77777777" w:rsidR="008C539B" w:rsidRPr="001058B5" w:rsidRDefault="00C12992">
      <w:pPr>
        <w:pStyle w:val="BodyText"/>
        <w:spacing w:before="82" w:line="230" w:lineRule="auto"/>
        <w:ind w:left="1660" w:right="754"/>
        <w:rPr>
          <w:rFonts w:ascii="Arial" w:hAnsi="Arial" w:cs="Arial"/>
        </w:rPr>
      </w:pPr>
      <w:r w:rsidRPr="001058B5">
        <w:rPr>
          <w:rFonts w:ascii="Arial" w:hAnsi="Arial" w:cs="Arial"/>
        </w:rPr>
        <w:t xml:space="preserve">If you are an Oracle customer or an Oracle partner, use My Oracle Support to submit a Service Request on any potential Oracle product security vulnerability. Otherwise, </w:t>
      </w:r>
      <w:r w:rsidRPr="001058B5">
        <w:rPr>
          <w:rFonts w:ascii="Arial" w:hAnsi="Arial" w:cs="Arial"/>
          <w:w w:val="95"/>
        </w:rPr>
        <w:t xml:space="preserve">send an email to </w:t>
      </w:r>
      <w:hyperlink r:id="rId244">
        <w:r w:rsidRPr="001058B5">
          <w:rPr>
            <w:rFonts w:ascii="Arial" w:hAnsi="Arial" w:cs="Arial"/>
            <w:w w:val="95"/>
          </w:rPr>
          <w:t>secalert_us@oracle.com</w:t>
        </w:r>
        <w:r w:rsidRPr="001058B5">
          <w:rPr>
            <w:rFonts w:ascii="Arial" w:hAnsi="Arial" w:cs="Arial"/>
            <w:spacing w:val="-77"/>
            <w:w w:val="95"/>
          </w:rPr>
          <w:t xml:space="preserve"> </w:t>
        </w:r>
      </w:hyperlink>
      <w:r w:rsidRPr="001058B5">
        <w:rPr>
          <w:rFonts w:ascii="Arial" w:hAnsi="Arial" w:cs="Arial"/>
          <w:w w:val="95"/>
        </w:rPr>
        <w:t xml:space="preserve">with a complete description of the problem, </w:t>
      </w:r>
      <w:r w:rsidRPr="001058B5">
        <w:rPr>
          <w:rFonts w:ascii="Arial" w:hAnsi="Arial" w:cs="Arial"/>
        </w:rPr>
        <w:t>including product version and platform, together with any scripts and examples.</w:t>
      </w:r>
    </w:p>
    <w:p w14:paraId="159F74FB"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Oracle encourages those who want to contact Oracle Security to employ email encryption, using our encryption key.</w:t>
      </w:r>
    </w:p>
    <w:p w14:paraId="21578EE3" w14:textId="77777777" w:rsidR="008C539B" w:rsidRPr="001058B5" w:rsidRDefault="008C539B">
      <w:pPr>
        <w:pStyle w:val="BodyText"/>
        <w:spacing w:before="8"/>
        <w:rPr>
          <w:rFonts w:ascii="Arial" w:hAnsi="Arial" w:cs="Arial"/>
          <w:sz w:val="27"/>
        </w:rPr>
      </w:pPr>
    </w:p>
    <w:p w14:paraId="37115BCE" w14:textId="77777777" w:rsidR="008C539B" w:rsidRPr="001058B5" w:rsidRDefault="00C12992">
      <w:pPr>
        <w:pStyle w:val="Heading3"/>
        <w:ind w:left="100"/>
      </w:pPr>
      <w:bookmarkStart w:id="1977" w:name="Guidelines_for_Securing_User_Accounts_an"/>
      <w:bookmarkStart w:id="1978" w:name="_bookmark2130"/>
      <w:bookmarkStart w:id="1979" w:name="_bookmark2131"/>
      <w:bookmarkEnd w:id="1977"/>
      <w:bookmarkEnd w:id="1978"/>
      <w:bookmarkEnd w:id="1979"/>
      <w:r w:rsidRPr="001058B5">
        <w:t>Guidelines f</w:t>
      </w:r>
      <w:bookmarkStart w:id="1980" w:name="_bookmark2132"/>
      <w:bookmarkEnd w:id="1980"/>
      <w:r w:rsidRPr="001058B5">
        <w:t>or Securing User Accounts and Privileges</w:t>
      </w:r>
    </w:p>
    <w:p w14:paraId="2FFBB04C" w14:textId="77777777" w:rsidR="008C539B" w:rsidRPr="001058B5" w:rsidRDefault="00C12992">
      <w:pPr>
        <w:pStyle w:val="BodyText"/>
        <w:spacing w:before="80"/>
        <w:ind w:left="1660"/>
        <w:rPr>
          <w:rFonts w:ascii="Arial" w:hAnsi="Arial" w:cs="Arial"/>
        </w:rPr>
      </w:pPr>
      <w:r w:rsidRPr="001058B5">
        <w:rPr>
          <w:rFonts w:ascii="Arial" w:hAnsi="Arial" w:cs="Arial"/>
        </w:rPr>
        <w:t>Follow these guidelines to se</w:t>
      </w:r>
      <w:bookmarkStart w:id="1981" w:name="_bookmark2133"/>
      <w:bookmarkEnd w:id="1981"/>
      <w:r w:rsidRPr="001058B5">
        <w:rPr>
          <w:rFonts w:ascii="Arial" w:hAnsi="Arial" w:cs="Arial"/>
        </w:rPr>
        <w:t>cure user accounts and privileges:</w:t>
      </w:r>
    </w:p>
    <w:p w14:paraId="65A731DE" w14:textId="77777777" w:rsidR="008C539B" w:rsidRPr="001058B5" w:rsidRDefault="00C12992">
      <w:pPr>
        <w:pStyle w:val="Heading7"/>
        <w:numPr>
          <w:ilvl w:val="0"/>
          <w:numId w:val="21"/>
        </w:numPr>
        <w:tabs>
          <w:tab w:val="left" w:pos="2020"/>
        </w:tabs>
        <w:spacing w:before="117"/>
        <w:jc w:val="left"/>
        <w:rPr>
          <w:rFonts w:ascii="Arial" w:hAnsi="Arial" w:cs="Arial"/>
        </w:rPr>
      </w:pPr>
      <w:r w:rsidRPr="001058B5">
        <w:rPr>
          <w:rFonts w:ascii="Arial" w:hAnsi="Arial" w:cs="Arial"/>
        </w:rPr>
        <w:t>Practice the principle of least</w:t>
      </w:r>
      <w:r w:rsidRPr="001058B5">
        <w:rPr>
          <w:rFonts w:ascii="Arial" w:hAnsi="Arial" w:cs="Arial"/>
          <w:spacing w:val="-3"/>
        </w:rPr>
        <w:t xml:space="preserve"> </w:t>
      </w:r>
      <w:r w:rsidRPr="001058B5">
        <w:rPr>
          <w:rFonts w:ascii="Arial" w:hAnsi="Arial" w:cs="Arial"/>
        </w:rPr>
        <w:t>privilege.</w:t>
      </w:r>
    </w:p>
    <w:p w14:paraId="5A30FED1" w14:textId="77777777" w:rsidR="008C539B" w:rsidRPr="001058B5" w:rsidRDefault="00C12992">
      <w:pPr>
        <w:pStyle w:val="BodyText"/>
        <w:spacing w:before="115"/>
        <w:ind w:left="2020"/>
        <w:rPr>
          <w:rFonts w:ascii="Arial" w:hAnsi="Arial" w:cs="Arial"/>
        </w:rPr>
      </w:pPr>
      <w:r w:rsidRPr="001058B5">
        <w:rPr>
          <w:rFonts w:ascii="Arial" w:hAnsi="Arial" w:cs="Arial"/>
        </w:rPr>
        <w:t>Oracle recommends the following guidelines:</w:t>
      </w:r>
    </w:p>
    <w:p w14:paraId="24AC8AB8" w14:textId="77777777" w:rsidR="008C539B" w:rsidRPr="001058B5" w:rsidRDefault="00C12992">
      <w:pPr>
        <w:pStyle w:val="Heading7"/>
        <w:numPr>
          <w:ilvl w:val="1"/>
          <w:numId w:val="21"/>
        </w:numPr>
        <w:tabs>
          <w:tab w:val="left" w:pos="2380"/>
        </w:tabs>
        <w:spacing w:before="115"/>
        <w:ind w:hanging="960"/>
        <w:jc w:val="left"/>
        <w:rPr>
          <w:rFonts w:ascii="Arial" w:hAnsi="Arial" w:cs="Arial"/>
        </w:rPr>
      </w:pPr>
      <w:r w:rsidRPr="001058B5">
        <w:rPr>
          <w:rFonts w:ascii="Arial" w:hAnsi="Arial" w:cs="Arial"/>
        </w:rPr>
        <w:t>Grant necessary privileges</w:t>
      </w:r>
      <w:r w:rsidRPr="001058B5">
        <w:rPr>
          <w:rFonts w:ascii="Arial" w:hAnsi="Arial" w:cs="Arial"/>
          <w:spacing w:val="-1"/>
        </w:rPr>
        <w:t xml:space="preserve"> </w:t>
      </w:r>
      <w:r w:rsidRPr="001058B5">
        <w:rPr>
          <w:rFonts w:ascii="Arial" w:hAnsi="Arial" w:cs="Arial"/>
          <w:spacing w:val="-4"/>
        </w:rPr>
        <w:t>only.</w:t>
      </w:r>
    </w:p>
    <w:p w14:paraId="0A5272D0" w14:textId="77777777" w:rsidR="008C539B" w:rsidRPr="001058B5" w:rsidRDefault="00C12992">
      <w:pPr>
        <w:pStyle w:val="BodyText"/>
        <w:spacing w:before="121" w:line="232" w:lineRule="auto"/>
        <w:ind w:left="2380" w:right="848"/>
        <w:rPr>
          <w:rFonts w:ascii="Arial" w:hAnsi="Arial" w:cs="Arial"/>
        </w:rPr>
      </w:pPr>
      <w:r w:rsidRPr="001058B5">
        <w:rPr>
          <w:rFonts w:ascii="Arial" w:hAnsi="Arial" w:cs="Arial"/>
        </w:rPr>
        <w:t>Do not provide database users or roles more privileges than are necessary. (If poss</w:t>
      </w:r>
      <w:bookmarkStart w:id="1982" w:name="_bookmark2135"/>
      <w:bookmarkEnd w:id="1982"/>
      <w:r w:rsidRPr="001058B5">
        <w:rPr>
          <w:rFonts w:ascii="Arial" w:hAnsi="Arial" w:cs="Arial"/>
        </w:rPr>
        <w:t xml:space="preserve">ible, grant privileges to roles, not users.) In other words, the </w:t>
      </w:r>
      <w:r w:rsidRPr="001058B5">
        <w:rPr>
          <w:rFonts w:ascii="Arial" w:hAnsi="Arial" w:cs="Arial"/>
          <w:i/>
        </w:rPr>
        <w:t xml:space="preserve">principle of least privilege </w:t>
      </w:r>
      <w:r w:rsidRPr="001058B5">
        <w:rPr>
          <w:rFonts w:ascii="Arial" w:hAnsi="Arial" w:cs="Arial"/>
        </w:rPr>
        <w:t>is that users be given only those privileges that are actually required to ef</w:t>
      </w:r>
      <w:bookmarkStart w:id="1983" w:name="_bookmark2134"/>
      <w:bookmarkEnd w:id="1983"/>
      <w:r w:rsidRPr="001058B5">
        <w:rPr>
          <w:rFonts w:ascii="Arial" w:hAnsi="Arial" w:cs="Arial"/>
        </w:rPr>
        <w:t>ficiently perform their jobs.</w:t>
      </w:r>
    </w:p>
    <w:p w14:paraId="180B515C" w14:textId="77777777" w:rsidR="008C539B" w:rsidRPr="001058B5" w:rsidRDefault="00C12992">
      <w:pPr>
        <w:pStyle w:val="BodyText"/>
        <w:spacing w:before="110"/>
        <w:ind w:left="2380"/>
        <w:rPr>
          <w:rFonts w:ascii="Arial" w:hAnsi="Arial" w:cs="Arial"/>
        </w:rPr>
      </w:pPr>
      <w:r w:rsidRPr="001058B5">
        <w:rPr>
          <w:rFonts w:ascii="Arial" w:hAnsi="Arial" w:cs="Arial"/>
        </w:rPr>
        <w:t xml:space="preserve">To implement this principle, restrict </w:t>
      </w:r>
      <w:bookmarkStart w:id="1984" w:name="_bookmark2136"/>
      <w:bookmarkEnd w:id="1984"/>
      <w:r w:rsidRPr="001058B5">
        <w:rPr>
          <w:rFonts w:ascii="Arial" w:hAnsi="Arial" w:cs="Arial"/>
        </w:rPr>
        <w:t>the following as much as possible:</w:t>
      </w:r>
    </w:p>
    <w:p w14:paraId="053CE7F4" w14:textId="77777777" w:rsidR="008C539B" w:rsidRPr="001058B5" w:rsidRDefault="00C12992">
      <w:pPr>
        <w:pStyle w:val="ListParagraph"/>
        <w:numPr>
          <w:ilvl w:val="2"/>
          <w:numId w:val="21"/>
        </w:numPr>
        <w:tabs>
          <w:tab w:val="left" w:pos="2739"/>
          <w:tab w:val="left" w:pos="2740"/>
        </w:tabs>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SYSTEM</w:t>
      </w:r>
      <w:r w:rsidRPr="001058B5">
        <w:rPr>
          <w:rFonts w:ascii="Arial" w:hAnsi="Arial" w:cs="Arial"/>
          <w:spacing w:val="-85"/>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bookmarkStart w:id="1985" w:name="_bookmark2137"/>
      <w:bookmarkEnd w:id="1985"/>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users.</w:t>
      </w:r>
    </w:p>
    <w:p w14:paraId="0C9B3198" w14:textId="77777777" w:rsidR="008C539B" w:rsidRPr="001058B5" w:rsidRDefault="00C12992">
      <w:pPr>
        <w:pStyle w:val="ListParagraph"/>
        <w:numPr>
          <w:ilvl w:val="2"/>
          <w:numId w:val="21"/>
        </w:numPr>
        <w:tabs>
          <w:tab w:val="left" w:pos="2739"/>
          <w:tab w:val="left" w:pos="2740"/>
        </w:tabs>
        <w:spacing w:before="117" w:line="228" w:lineRule="auto"/>
        <w:ind w:right="1761"/>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people</w:t>
      </w:r>
      <w:r w:rsidRPr="001058B5">
        <w:rPr>
          <w:rFonts w:ascii="Arial" w:hAnsi="Arial" w:cs="Arial"/>
          <w:spacing w:val="-9"/>
          <w:sz w:val="20"/>
        </w:rPr>
        <w:t xml:space="preserve"> </w:t>
      </w:r>
      <w:r w:rsidRPr="001058B5">
        <w:rPr>
          <w:rFonts w:ascii="Arial" w:hAnsi="Arial" w:cs="Arial"/>
          <w:sz w:val="20"/>
        </w:rPr>
        <w:t>who</w:t>
      </w:r>
      <w:r w:rsidRPr="001058B5">
        <w:rPr>
          <w:rFonts w:ascii="Arial" w:hAnsi="Arial" w:cs="Arial"/>
          <w:spacing w:val="-9"/>
          <w:sz w:val="20"/>
        </w:rPr>
        <w:t xml:space="preserve"> </w:t>
      </w:r>
      <w:r w:rsidRPr="001058B5">
        <w:rPr>
          <w:rFonts w:ascii="Arial" w:hAnsi="Arial" w:cs="Arial"/>
          <w:sz w:val="20"/>
        </w:rPr>
        <w:t>are</w:t>
      </w:r>
      <w:r w:rsidRPr="001058B5">
        <w:rPr>
          <w:rFonts w:ascii="Arial" w:hAnsi="Arial" w:cs="Arial"/>
          <w:spacing w:val="-9"/>
          <w:sz w:val="20"/>
        </w:rPr>
        <w:t xml:space="preserve"> </w:t>
      </w:r>
      <w:r w:rsidRPr="001058B5">
        <w:rPr>
          <w:rFonts w:ascii="Arial" w:hAnsi="Arial" w:cs="Arial"/>
          <w:sz w:val="20"/>
        </w:rPr>
        <w:t>allowed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make</w:t>
      </w:r>
      <w:r w:rsidRPr="001058B5">
        <w:rPr>
          <w:rFonts w:ascii="Arial" w:hAnsi="Arial" w:cs="Arial"/>
          <w:spacing w:val="-9"/>
          <w:sz w:val="20"/>
        </w:rPr>
        <w:t xml:space="preserve"> </w:t>
      </w:r>
      <w:r w:rsidRPr="001058B5">
        <w:rPr>
          <w:rFonts w:ascii="Arial" w:hAnsi="Arial" w:cs="Arial"/>
          <w:sz w:val="20"/>
        </w:rPr>
        <w:t>SYS-privileged connections to the</w:t>
      </w:r>
      <w:r w:rsidRPr="001058B5">
        <w:rPr>
          <w:rFonts w:ascii="Arial" w:hAnsi="Arial" w:cs="Arial"/>
          <w:spacing w:val="-4"/>
          <w:sz w:val="20"/>
        </w:rPr>
        <w:t xml:space="preserve"> </w:t>
      </w:r>
      <w:r w:rsidRPr="001058B5">
        <w:rPr>
          <w:rFonts w:ascii="Arial" w:hAnsi="Arial" w:cs="Arial"/>
          <w:sz w:val="20"/>
        </w:rPr>
        <w:t>database.</w:t>
      </w:r>
    </w:p>
    <w:p w14:paraId="38CA3F4E" w14:textId="77777777" w:rsidR="008C539B" w:rsidRPr="001058B5" w:rsidRDefault="00C12992">
      <w:pPr>
        <w:pStyle w:val="ListParagraph"/>
        <w:numPr>
          <w:ilvl w:val="2"/>
          <w:numId w:val="21"/>
        </w:numPr>
        <w:tabs>
          <w:tab w:val="left" w:pos="2739"/>
          <w:tab w:val="left" w:pos="2740"/>
        </w:tabs>
        <w:spacing w:before="125" w:line="228" w:lineRule="auto"/>
        <w:ind w:right="866"/>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number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users</w:t>
      </w:r>
      <w:r w:rsidRPr="001058B5">
        <w:rPr>
          <w:rFonts w:ascii="Arial" w:hAnsi="Arial" w:cs="Arial"/>
          <w:spacing w:val="-12"/>
          <w:sz w:val="20"/>
        </w:rPr>
        <w:t xml:space="preserve"> </w:t>
      </w:r>
      <w:r w:rsidRPr="001058B5">
        <w:rPr>
          <w:rFonts w:ascii="Arial" w:hAnsi="Arial" w:cs="Arial"/>
          <w:sz w:val="20"/>
        </w:rPr>
        <w:t>who</w:t>
      </w:r>
      <w:r w:rsidRPr="001058B5">
        <w:rPr>
          <w:rFonts w:ascii="Arial" w:hAnsi="Arial" w:cs="Arial"/>
          <w:spacing w:val="-11"/>
          <w:sz w:val="20"/>
        </w:rPr>
        <w:t xml:space="preserve"> </w:t>
      </w:r>
      <w:r w:rsidRPr="001058B5">
        <w:rPr>
          <w:rFonts w:ascii="Arial" w:hAnsi="Arial" w:cs="Arial"/>
          <w:sz w:val="20"/>
        </w:rPr>
        <w:t>are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such</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DROP</w:t>
      </w:r>
      <w:bookmarkStart w:id="1986" w:name="_bookmark2138"/>
      <w:bookmarkEnd w:id="1986"/>
      <w:r w:rsidRPr="001058B5">
        <w:rPr>
          <w:rFonts w:ascii="Arial" w:hAnsi="Arial" w:cs="Arial"/>
          <w:sz w:val="20"/>
        </w:rPr>
        <w:t xml:space="preserve"> ANY TABLE privilege. For example, there is generally no need to grant CREATE</w:t>
      </w:r>
      <w:r w:rsidRPr="001058B5">
        <w:rPr>
          <w:rFonts w:ascii="Arial" w:hAnsi="Arial" w:cs="Arial"/>
          <w:spacing w:val="-33"/>
          <w:sz w:val="20"/>
        </w:rPr>
        <w:t xml:space="preserve"> </w:t>
      </w:r>
      <w:r w:rsidRPr="001058B5">
        <w:rPr>
          <w:rFonts w:ascii="Arial" w:hAnsi="Arial" w:cs="Arial"/>
          <w:sz w:val="20"/>
        </w:rPr>
        <w:t>ANY</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a</w:t>
      </w:r>
      <w:r w:rsidRPr="001058B5">
        <w:rPr>
          <w:rFonts w:ascii="Arial" w:hAnsi="Arial" w:cs="Arial"/>
          <w:spacing w:val="-8"/>
          <w:sz w:val="20"/>
        </w:rPr>
        <w:t xml:space="preserve"> </w:t>
      </w:r>
      <w:r w:rsidRPr="001058B5">
        <w:rPr>
          <w:rFonts w:ascii="Arial" w:hAnsi="Arial" w:cs="Arial"/>
          <w:sz w:val="20"/>
        </w:rPr>
        <w:t>non-DBA-privileged</w:t>
      </w:r>
      <w:r w:rsidRPr="001058B5">
        <w:rPr>
          <w:rFonts w:ascii="Arial" w:hAnsi="Arial" w:cs="Arial"/>
          <w:spacing w:val="-8"/>
          <w:sz w:val="20"/>
        </w:rPr>
        <w:t xml:space="preserve"> </w:t>
      </w:r>
      <w:r w:rsidRPr="001058B5">
        <w:rPr>
          <w:rFonts w:ascii="Arial" w:hAnsi="Arial" w:cs="Arial"/>
          <w:spacing w:val="-4"/>
          <w:sz w:val="20"/>
        </w:rPr>
        <w:t>user.</w:t>
      </w:r>
    </w:p>
    <w:p w14:paraId="41EB57D2" w14:textId="77777777" w:rsidR="008C539B" w:rsidRPr="001058B5" w:rsidRDefault="008C539B">
      <w:pPr>
        <w:spacing w:line="228" w:lineRule="auto"/>
        <w:rPr>
          <w:rFonts w:ascii="Arial" w:hAnsi="Arial" w:cs="Arial"/>
          <w:sz w:val="20"/>
        </w:rPr>
        <w:sectPr w:rsidR="008C539B" w:rsidRPr="001058B5">
          <w:headerReference w:type="even" r:id="rId245"/>
          <w:headerReference w:type="default" r:id="rId246"/>
          <w:pgSz w:w="12240" w:h="15840"/>
          <w:pgMar w:top="840" w:right="1060" w:bottom="860" w:left="1100" w:header="549" w:footer="663" w:gutter="0"/>
          <w:cols w:space="720"/>
        </w:sectPr>
      </w:pPr>
    </w:p>
    <w:p w14:paraId="7C94EDE0" w14:textId="77777777" w:rsidR="008C539B" w:rsidRPr="001058B5" w:rsidRDefault="008C539B">
      <w:pPr>
        <w:pStyle w:val="BodyText"/>
        <w:spacing w:before="5"/>
        <w:rPr>
          <w:rFonts w:ascii="Arial" w:hAnsi="Arial" w:cs="Arial"/>
          <w:sz w:val="25"/>
        </w:rPr>
      </w:pPr>
    </w:p>
    <w:p w14:paraId="78769B5D" w14:textId="77777777" w:rsidR="008C539B" w:rsidRPr="001058B5" w:rsidRDefault="00C12992">
      <w:pPr>
        <w:pStyle w:val="BodyText"/>
        <w:tabs>
          <w:tab w:val="left" w:pos="3339"/>
        </w:tabs>
        <w:spacing w:before="101" w:line="230" w:lineRule="auto"/>
        <w:ind w:left="3339" w:right="58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The number of users who are allowed to perform actions that create, </w:t>
      </w:r>
      <w:commentRangeStart w:id="1987"/>
      <w:r w:rsidRPr="001058B5">
        <w:rPr>
          <w:rFonts w:ascii="Arial" w:hAnsi="Arial" w:cs="Arial"/>
          <w:spacing w:val="-4"/>
        </w:rPr>
        <w:t>modify</w:t>
      </w:r>
      <w:commentRangeEnd w:id="1987"/>
      <w:r w:rsidR="00A20AEF">
        <w:rPr>
          <w:rStyle w:val="CommentReference"/>
        </w:rPr>
        <w:commentReference w:id="1987"/>
      </w:r>
      <w:r w:rsidRPr="001058B5">
        <w:rPr>
          <w:rFonts w:ascii="Arial" w:hAnsi="Arial" w:cs="Arial"/>
          <w:spacing w:val="-4"/>
        </w:rPr>
        <w:t>,</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drop</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objects,</w:t>
      </w:r>
      <w:r w:rsidRPr="001058B5">
        <w:rPr>
          <w:rFonts w:ascii="Arial" w:hAnsi="Arial" w:cs="Arial"/>
          <w:spacing w:val="-30"/>
        </w:rPr>
        <w:t xml:space="preserve"> </w:t>
      </w:r>
      <w:r w:rsidRPr="001058B5">
        <w:rPr>
          <w:rFonts w:ascii="Arial" w:hAnsi="Arial" w:cs="Arial"/>
        </w:rPr>
        <w:t>such</w:t>
      </w:r>
      <w:r w:rsidRPr="001058B5">
        <w:rPr>
          <w:rFonts w:ascii="Arial" w:hAnsi="Arial" w:cs="Arial"/>
          <w:spacing w:val="-30"/>
        </w:rPr>
        <w:t xml:space="preserve"> </w:t>
      </w:r>
      <w:r w:rsidRPr="001058B5">
        <w:rPr>
          <w:rFonts w:ascii="Arial" w:hAnsi="Arial" w:cs="Arial"/>
        </w:rPr>
        <w:t>as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TRUNCATE</w:t>
      </w:r>
      <w:r w:rsidRPr="001058B5">
        <w:rPr>
          <w:rFonts w:ascii="Arial" w:hAnsi="Arial" w:cs="Arial"/>
          <w:spacing w:val="-78"/>
        </w:rPr>
        <w:t xml:space="preserve"> </w:t>
      </w:r>
      <w:r w:rsidRPr="001058B5">
        <w:rPr>
          <w:rFonts w:ascii="Arial" w:hAnsi="Arial" w:cs="Arial"/>
        </w:rPr>
        <w:t>TABLE,</w:t>
      </w:r>
      <w:r w:rsidRPr="001058B5">
        <w:rPr>
          <w:rFonts w:ascii="Arial" w:hAnsi="Arial" w:cs="Arial"/>
          <w:spacing w:val="-30"/>
        </w:rPr>
        <w:t xml:space="preserve"> </w:t>
      </w:r>
      <w:r w:rsidRPr="001058B5">
        <w:rPr>
          <w:rFonts w:ascii="Arial" w:hAnsi="Arial" w:cs="Arial"/>
        </w:rPr>
        <w:t>DELETE TABLE,</w:t>
      </w:r>
      <w:r w:rsidRPr="001058B5">
        <w:rPr>
          <w:rFonts w:ascii="Arial" w:hAnsi="Arial" w:cs="Arial"/>
          <w:spacing w:val="-4"/>
        </w:rPr>
        <w:t xml:space="preserve"> </w:t>
      </w:r>
      <w:r w:rsidRPr="001058B5">
        <w:rPr>
          <w:rFonts w:ascii="Arial" w:hAnsi="Arial" w:cs="Arial"/>
        </w:rPr>
        <w:t>DROP</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5"/>
        </w:rPr>
        <w:t xml:space="preserve"> </w:t>
      </w:r>
      <w:r w:rsidRPr="001058B5">
        <w:rPr>
          <w:rFonts w:ascii="Arial" w:hAnsi="Arial" w:cs="Arial"/>
        </w:rPr>
        <w:t>on.</w:t>
      </w:r>
    </w:p>
    <w:p w14:paraId="79333BB0" w14:textId="77777777" w:rsidR="008C539B" w:rsidRPr="001058B5" w:rsidRDefault="00C12992">
      <w:pPr>
        <w:pStyle w:val="Heading7"/>
        <w:numPr>
          <w:ilvl w:val="1"/>
          <w:numId w:val="21"/>
        </w:numPr>
        <w:tabs>
          <w:tab w:val="left" w:pos="2980"/>
        </w:tabs>
        <w:spacing w:before="113"/>
        <w:ind w:right="603"/>
        <w:jc w:val="left"/>
        <w:rPr>
          <w:rFonts w:ascii="Arial" w:hAnsi="Arial" w:cs="Arial"/>
        </w:rPr>
      </w:pPr>
      <w:r w:rsidRPr="001058B5">
        <w:rPr>
          <w:rFonts w:ascii="Arial" w:hAnsi="Arial" w:cs="Arial"/>
        </w:rPr>
        <w:t xml:space="preserve">Limit granting the </w:t>
      </w:r>
      <w:r w:rsidRPr="001058B5">
        <w:rPr>
          <w:rFonts w:ascii="Arial" w:hAnsi="Arial" w:cs="Arial"/>
          <w:spacing w:val="-4"/>
        </w:rPr>
        <w:t xml:space="preserve">CREATE </w:t>
      </w:r>
      <w:r w:rsidRPr="001058B5">
        <w:rPr>
          <w:rFonts w:ascii="Arial" w:hAnsi="Arial" w:cs="Arial"/>
        </w:rPr>
        <w:t>ANY EDITION and DROP ANY EDITION privileges.</w:t>
      </w:r>
    </w:p>
    <w:p w14:paraId="3D85C759" w14:textId="77777777" w:rsidR="008C539B" w:rsidRPr="001058B5" w:rsidRDefault="00C12992">
      <w:pPr>
        <w:pStyle w:val="BodyText"/>
        <w:spacing w:before="122" w:line="230" w:lineRule="auto"/>
        <w:ind w:left="2979" w:right="281"/>
        <w:rPr>
          <w:rFonts w:ascii="Arial" w:hAnsi="Arial" w:cs="Arial"/>
        </w:rPr>
      </w:pPr>
      <w:r w:rsidRPr="001058B5">
        <w:rPr>
          <w:rFonts w:ascii="Arial" w:hAnsi="Arial" w:cs="Arial"/>
          <w:spacing w:val="-9"/>
        </w:rPr>
        <w:t xml:space="preserve">To </w:t>
      </w:r>
      <w:r w:rsidRPr="001058B5">
        <w:rPr>
          <w:rFonts w:ascii="Arial" w:hAnsi="Arial" w:cs="Arial"/>
        </w:rPr>
        <w:t>maintain additional versions of objects, editions can increase resource and disk</w:t>
      </w:r>
      <w:r w:rsidRPr="001058B5">
        <w:rPr>
          <w:rFonts w:ascii="Arial" w:hAnsi="Arial" w:cs="Arial"/>
          <w:spacing w:val="-22"/>
        </w:rPr>
        <w:t xml:space="preserve"> </w:t>
      </w:r>
      <w:r w:rsidRPr="001058B5">
        <w:rPr>
          <w:rFonts w:ascii="Arial" w:hAnsi="Arial" w:cs="Arial"/>
        </w:rPr>
        <w:t>space</w:t>
      </w:r>
      <w:r w:rsidRPr="001058B5">
        <w:rPr>
          <w:rFonts w:ascii="Arial" w:hAnsi="Arial" w:cs="Arial"/>
          <w:spacing w:val="-22"/>
        </w:rPr>
        <w:t xml:space="preserve"> </w:t>
      </w:r>
      <w:r w:rsidRPr="001058B5">
        <w:rPr>
          <w:rFonts w:ascii="Arial" w:hAnsi="Arial" w:cs="Arial"/>
        </w:rPr>
        <w:t>consumption</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Only</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CREATE</w:t>
      </w:r>
      <w:r w:rsidRPr="001058B5">
        <w:rPr>
          <w:rFonts w:ascii="Arial" w:hAnsi="Arial" w:cs="Arial"/>
          <w:spacing w:val="-61"/>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EDITION and</w:t>
      </w:r>
      <w:r w:rsidRPr="001058B5">
        <w:rPr>
          <w:rFonts w:ascii="Arial" w:hAnsi="Arial" w:cs="Arial"/>
          <w:spacing w:val="-14"/>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ANY</w:t>
      </w:r>
      <w:r w:rsidRPr="001058B5">
        <w:rPr>
          <w:rFonts w:ascii="Arial" w:hAnsi="Arial" w:cs="Arial"/>
          <w:spacing w:val="-46"/>
        </w:rPr>
        <w:t xml:space="preserve"> </w:t>
      </w:r>
      <w:r w:rsidRPr="001058B5">
        <w:rPr>
          <w:rFonts w:ascii="Arial" w:hAnsi="Arial" w:cs="Arial"/>
        </w:rPr>
        <w:t>EDITION</w:t>
      </w:r>
      <w:r w:rsidRPr="001058B5">
        <w:rPr>
          <w:rFonts w:ascii="Arial" w:hAnsi="Arial" w:cs="Arial"/>
          <w:spacing w:val="-89"/>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trusted</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responsible</w:t>
      </w:r>
      <w:r w:rsidRPr="001058B5">
        <w:rPr>
          <w:rFonts w:ascii="Arial" w:hAnsi="Arial" w:cs="Arial"/>
          <w:spacing w:val="-15"/>
        </w:rPr>
        <w:t xml:space="preserve"> </w:t>
      </w:r>
      <w:r w:rsidRPr="001058B5">
        <w:rPr>
          <w:rFonts w:ascii="Arial" w:hAnsi="Arial" w:cs="Arial"/>
        </w:rPr>
        <w:t>for performing</w:t>
      </w:r>
      <w:r w:rsidRPr="001058B5">
        <w:rPr>
          <w:rFonts w:ascii="Arial" w:hAnsi="Arial" w:cs="Arial"/>
          <w:spacing w:val="-1"/>
        </w:rPr>
        <w:t xml:space="preserve"> </w:t>
      </w:r>
      <w:r w:rsidRPr="001058B5">
        <w:rPr>
          <w:rFonts w:ascii="Arial" w:hAnsi="Arial" w:cs="Arial"/>
        </w:rPr>
        <w:t>upgrades.</w:t>
      </w:r>
    </w:p>
    <w:p w14:paraId="503D7746" w14:textId="77777777" w:rsidR="008C539B" w:rsidRPr="001058B5" w:rsidRDefault="00C12992">
      <w:pPr>
        <w:pStyle w:val="Heading7"/>
        <w:numPr>
          <w:ilvl w:val="1"/>
          <w:numId w:val="21"/>
        </w:numPr>
        <w:tabs>
          <w:tab w:val="left" w:pos="2980"/>
        </w:tabs>
        <w:spacing w:before="114"/>
        <w:ind w:right="344"/>
        <w:jc w:val="left"/>
        <w:rPr>
          <w:rFonts w:ascii="Arial" w:hAnsi="Arial" w:cs="Arial"/>
        </w:rPr>
      </w:pPr>
      <w:r w:rsidRPr="001058B5">
        <w:rPr>
          <w:rFonts w:ascii="Arial" w:hAnsi="Arial" w:cs="Arial"/>
        </w:rPr>
        <w:t xml:space="preserve">Restrict the </w:t>
      </w:r>
      <w:r w:rsidRPr="001058B5">
        <w:rPr>
          <w:rFonts w:ascii="Arial" w:hAnsi="Arial" w:cs="Arial"/>
          <w:spacing w:val="-4"/>
        </w:rPr>
        <w:t xml:space="preserve">CREATE </w:t>
      </w:r>
      <w:r w:rsidRPr="001058B5">
        <w:rPr>
          <w:rFonts w:ascii="Arial" w:hAnsi="Arial" w:cs="Arial"/>
        </w:rPr>
        <w:t xml:space="preserve">ANY JOB, BECOME USER, </w:t>
      </w:r>
      <w:r w:rsidRPr="001058B5">
        <w:rPr>
          <w:rFonts w:ascii="Arial" w:hAnsi="Arial" w:cs="Arial"/>
          <w:spacing w:val="-3"/>
        </w:rPr>
        <w:t xml:space="preserve">EXP_FULL_DATABASE, </w:t>
      </w:r>
      <w:r w:rsidRPr="001058B5">
        <w:rPr>
          <w:rFonts w:ascii="Arial" w:hAnsi="Arial" w:cs="Arial"/>
        </w:rPr>
        <w:t xml:space="preserve">and </w:t>
      </w:r>
      <w:r w:rsidRPr="001058B5">
        <w:rPr>
          <w:rFonts w:ascii="Arial" w:hAnsi="Arial" w:cs="Arial"/>
          <w:spacing w:val="-3"/>
        </w:rPr>
        <w:t xml:space="preserve">IMP_FULL_DATABASE </w:t>
      </w:r>
      <w:r w:rsidRPr="001058B5">
        <w:rPr>
          <w:rFonts w:ascii="Arial" w:hAnsi="Arial" w:cs="Arial"/>
        </w:rPr>
        <w:t>privileges.</w:t>
      </w:r>
    </w:p>
    <w:p w14:paraId="61159F61" w14:textId="77777777" w:rsidR="008C539B" w:rsidRPr="001058B5" w:rsidRDefault="00C12992">
      <w:pPr>
        <w:pStyle w:val="BodyText"/>
        <w:spacing w:before="120" w:line="232" w:lineRule="auto"/>
        <w:ind w:left="2980"/>
        <w:rPr>
          <w:rFonts w:ascii="Arial" w:hAnsi="Arial" w:cs="Arial"/>
        </w:rPr>
      </w:pPr>
      <w:r w:rsidRPr="001058B5">
        <w:rPr>
          <w:rFonts w:ascii="Arial" w:hAnsi="Arial" w:cs="Arial"/>
        </w:rPr>
        <w:t>These are powerful security-related privileges. Only grant these privileges to users who need them.</w:t>
      </w:r>
    </w:p>
    <w:p w14:paraId="15903C1C" w14:textId="77777777" w:rsidR="008C539B" w:rsidRPr="001058B5" w:rsidRDefault="00C12992">
      <w:pPr>
        <w:pStyle w:val="Heading7"/>
        <w:numPr>
          <w:ilvl w:val="1"/>
          <w:numId w:val="21"/>
        </w:numPr>
        <w:tabs>
          <w:tab w:val="left" w:pos="2980"/>
        </w:tabs>
        <w:spacing w:before="116"/>
        <w:jc w:val="left"/>
        <w:rPr>
          <w:rFonts w:ascii="Arial" w:hAnsi="Arial" w:cs="Arial"/>
        </w:rPr>
      </w:pPr>
      <w:bookmarkStart w:id="1988" w:name="_bookmark2141"/>
      <w:bookmarkEnd w:id="1988"/>
      <w:r w:rsidRPr="001058B5">
        <w:rPr>
          <w:rFonts w:ascii="Arial" w:hAnsi="Arial" w:cs="Arial"/>
        </w:rPr>
        <w:t>Restrict library-relate</w:t>
      </w:r>
      <w:bookmarkStart w:id="1989" w:name="_bookmark2140"/>
      <w:bookmarkEnd w:id="1989"/>
      <w:r w:rsidRPr="001058B5">
        <w:rPr>
          <w:rFonts w:ascii="Arial" w:hAnsi="Arial" w:cs="Arial"/>
        </w:rPr>
        <w:t>d privileges to tr</w:t>
      </w:r>
      <w:bookmarkStart w:id="1990" w:name="_bookmark2139"/>
      <w:bookmarkEnd w:id="1990"/>
      <w:r w:rsidRPr="001058B5">
        <w:rPr>
          <w:rFonts w:ascii="Arial" w:hAnsi="Arial" w:cs="Arial"/>
        </w:rPr>
        <w:t>usted users</w:t>
      </w:r>
      <w:r w:rsidRPr="001058B5">
        <w:rPr>
          <w:rFonts w:ascii="Arial" w:hAnsi="Arial" w:cs="Arial"/>
          <w:spacing w:val="-8"/>
        </w:rPr>
        <w:t xml:space="preserve"> </w:t>
      </w:r>
      <w:r w:rsidRPr="001058B5">
        <w:rPr>
          <w:rFonts w:ascii="Arial" w:hAnsi="Arial" w:cs="Arial"/>
          <w:spacing w:val="-4"/>
        </w:rPr>
        <w:t>only.</w:t>
      </w:r>
    </w:p>
    <w:p w14:paraId="595EB8EA" w14:textId="77777777" w:rsidR="008C539B" w:rsidRPr="001058B5" w:rsidRDefault="00C12992">
      <w:pPr>
        <w:pStyle w:val="BodyText"/>
        <w:spacing w:before="115" w:line="246" w:lineRule="exact"/>
        <w:ind w:left="2980"/>
        <w:rPr>
          <w:rFonts w:ascii="Arial" w:hAnsi="Arial" w:cs="Arial"/>
        </w:rPr>
      </w:pPr>
      <w:r w:rsidRPr="001058B5">
        <w:rPr>
          <w:rFonts w:ascii="Arial" w:hAnsi="Arial" w:cs="Arial"/>
          <w:w w:val="95"/>
        </w:rPr>
        <w:t>The CREATE</w:t>
      </w:r>
      <w:r w:rsidRPr="001058B5">
        <w:rPr>
          <w:rFonts w:ascii="Arial" w:hAnsi="Arial" w:cs="Arial"/>
          <w:spacing w:val="-66"/>
          <w:w w:val="95"/>
        </w:rPr>
        <w:t xml:space="preserve"> </w:t>
      </w:r>
      <w:r w:rsidRPr="001058B5">
        <w:rPr>
          <w:rFonts w:ascii="Arial" w:hAnsi="Arial" w:cs="Arial"/>
          <w:w w:val="95"/>
        </w:rPr>
        <w:t>LIBRARY, CREATE</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ALTER</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and</w:t>
      </w:r>
      <w:bookmarkStart w:id="1991" w:name="_bookmark2142"/>
      <w:bookmarkEnd w:id="1991"/>
      <w:r w:rsidRPr="001058B5">
        <w:rPr>
          <w:rFonts w:ascii="Arial" w:hAnsi="Arial" w:cs="Arial"/>
          <w:w w:val="95"/>
        </w:rPr>
        <w:t xml:space="preserve"> EXECUTE</w:t>
      </w:r>
    </w:p>
    <w:p w14:paraId="21E8D26F" w14:textId="77777777" w:rsidR="008C539B" w:rsidRPr="001058B5" w:rsidRDefault="00C12992">
      <w:pPr>
        <w:pStyle w:val="BodyText"/>
        <w:spacing w:before="1" w:line="230" w:lineRule="auto"/>
        <w:ind w:left="2979" w:right="210"/>
        <w:rPr>
          <w:rFonts w:ascii="Arial" w:hAnsi="Arial" w:cs="Arial"/>
        </w:rPr>
      </w:pPr>
      <w:r w:rsidRPr="001058B5">
        <w:rPr>
          <w:rFonts w:ascii="Arial" w:hAnsi="Arial" w:cs="Arial"/>
        </w:rPr>
        <w:t>ANY</w:t>
      </w:r>
      <w:r w:rsidRPr="001058B5">
        <w:rPr>
          <w:rFonts w:ascii="Arial" w:hAnsi="Arial" w:cs="Arial"/>
          <w:spacing w:val="-75"/>
        </w:rPr>
        <w:t xml:space="preserve"> </w:t>
      </w:r>
      <w:r w:rsidRPr="001058B5">
        <w:rPr>
          <w:rFonts w:ascii="Arial" w:hAnsi="Arial" w:cs="Arial"/>
        </w:rPr>
        <w:t>LIBRARY</w:t>
      </w:r>
      <w:r w:rsidRPr="001058B5">
        <w:rPr>
          <w:rFonts w:ascii="Arial" w:hAnsi="Arial" w:cs="Arial"/>
          <w:spacing w:val="-101"/>
        </w:rPr>
        <w:t xml:space="preserve"> </w:t>
      </w:r>
      <w:r w:rsidRPr="001058B5">
        <w:rPr>
          <w:rFonts w:ascii="Arial" w:hAnsi="Arial" w:cs="Arial"/>
        </w:rPr>
        <w:t>privileges,</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grants</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EXECUTE</w:t>
      </w:r>
      <w:r w:rsidRPr="001058B5">
        <w:rPr>
          <w:rFonts w:ascii="Arial" w:hAnsi="Arial" w:cs="Arial"/>
          <w:spacing w:val="-75"/>
        </w:rPr>
        <w:t xml:space="preserve"> </w:t>
      </w:r>
      <w:r w:rsidRPr="001058B5">
        <w:rPr>
          <w:rFonts w:ascii="Arial" w:hAnsi="Arial" w:cs="Arial"/>
        </w:rPr>
        <w:t>ON</w:t>
      </w:r>
      <w:r w:rsidRPr="001058B5">
        <w:rPr>
          <w:rFonts w:ascii="Arial" w:hAnsi="Arial" w:cs="Arial"/>
          <w:spacing w:val="-98"/>
        </w:rPr>
        <w:t xml:space="preserve"> </w:t>
      </w:r>
      <w:r w:rsidRPr="001058B5">
        <w:rPr>
          <w:rFonts w:ascii="Arial" w:hAnsi="Arial" w:cs="Arial"/>
          <w:i/>
        </w:rPr>
        <w:t>library_name</w:t>
      </w:r>
      <w:r w:rsidRPr="001058B5">
        <w:rPr>
          <w:rFonts w:ascii="Arial" w:hAnsi="Arial" w:cs="Arial"/>
          <w:i/>
          <w:spacing w:val="-102"/>
        </w:rPr>
        <w:t xml:space="preserve"> </w:t>
      </w:r>
      <w:r w:rsidRPr="001058B5">
        <w:rPr>
          <w:rFonts w:ascii="Arial" w:hAnsi="Arial" w:cs="Arial"/>
        </w:rPr>
        <w:t>convey</w:t>
      </w:r>
      <w:r w:rsidRPr="001058B5">
        <w:rPr>
          <w:rFonts w:ascii="Arial" w:hAnsi="Arial" w:cs="Arial"/>
          <w:spacing w:val="-29"/>
        </w:rPr>
        <w:t xml:space="preserve"> </w:t>
      </w:r>
      <w:r w:rsidRPr="001058B5">
        <w:rPr>
          <w:rFonts w:ascii="Arial" w:hAnsi="Arial" w:cs="Arial"/>
        </w:rPr>
        <w:t>a great deal of power to users. If you plan to create PL/SQL interfaces to libraries, only grant the EXECUTE privilege to the PL/SQL interface. Do not grant</w:t>
      </w:r>
      <w:r w:rsidRPr="001058B5">
        <w:rPr>
          <w:rFonts w:ascii="Arial" w:hAnsi="Arial" w:cs="Arial"/>
          <w:spacing w:val="-22"/>
        </w:rPr>
        <w:t xml:space="preserve"> </w:t>
      </w:r>
      <w:r w:rsidRPr="001058B5">
        <w:rPr>
          <w:rFonts w:ascii="Arial" w:hAnsi="Arial" w:cs="Arial"/>
        </w:rPr>
        <w:t>EXECUTE</w:t>
      </w:r>
      <w:r w:rsidRPr="001058B5">
        <w:rPr>
          <w:rFonts w:ascii="Arial" w:hAnsi="Arial" w:cs="Arial"/>
          <w:spacing w:val="-96"/>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underlying</w:t>
      </w:r>
      <w:r w:rsidRPr="001058B5">
        <w:rPr>
          <w:rFonts w:ascii="Arial" w:hAnsi="Arial" w:cs="Arial"/>
          <w:spacing w:val="-23"/>
        </w:rPr>
        <w:t xml:space="preserve"> </w:t>
      </w:r>
      <w:r w:rsidRPr="001058B5">
        <w:rPr>
          <w:rFonts w:ascii="Arial" w:hAnsi="Arial" w:cs="Arial"/>
          <w:spacing w:val="-3"/>
        </w:rPr>
        <w:t>library.</w:t>
      </w:r>
      <w:r w:rsidRPr="001058B5">
        <w:rPr>
          <w:rFonts w:ascii="Arial" w:hAnsi="Arial" w:cs="Arial"/>
          <w:spacing w:val="-22"/>
        </w:rPr>
        <w:t xml:space="preserve"> </w:t>
      </w:r>
      <w:r w:rsidRPr="001058B5">
        <w:rPr>
          <w:rFonts w:ascii="Arial" w:hAnsi="Arial" w:cs="Arial"/>
          <w:spacing w:val="-7"/>
        </w:rPr>
        <w:t>You</w:t>
      </w:r>
      <w:r w:rsidRPr="001058B5">
        <w:rPr>
          <w:rFonts w:ascii="Arial" w:hAnsi="Arial" w:cs="Arial"/>
          <w:spacing w:val="-22"/>
        </w:rPr>
        <w:t xml:space="preserve"> </w:t>
      </w:r>
      <w:r w:rsidRPr="001058B5">
        <w:rPr>
          <w:rFonts w:ascii="Arial" w:hAnsi="Arial" w:cs="Arial"/>
        </w:rPr>
        <w:t>must</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7"/>
        </w:rPr>
        <w:t xml:space="preserve"> </w:t>
      </w:r>
      <w:r w:rsidRPr="001058B5">
        <w:rPr>
          <w:rFonts w:ascii="Arial" w:hAnsi="Arial" w:cs="Arial"/>
        </w:rPr>
        <w:t>privilege on a library to create the PL/SQL interface to it. However, users have this privilege implicitly on libraries that they create in their own schemas. Explicit grants</w:t>
      </w:r>
      <w:r w:rsidRPr="001058B5">
        <w:rPr>
          <w:rFonts w:ascii="Arial" w:hAnsi="Arial" w:cs="Arial"/>
          <w:spacing w:val="-32"/>
        </w:rPr>
        <w:t xml:space="preserve"> </w:t>
      </w:r>
      <w:r w:rsidRPr="001058B5">
        <w:rPr>
          <w:rFonts w:ascii="Arial" w:hAnsi="Arial" w:cs="Arial"/>
        </w:rPr>
        <w:t>of</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83"/>
        </w:rPr>
        <w:t xml:space="preserve"> </w:t>
      </w:r>
      <w:r w:rsidRPr="001058B5">
        <w:rPr>
          <w:rFonts w:ascii="Arial" w:hAnsi="Arial" w:cs="Arial"/>
        </w:rPr>
        <w:t>ON</w:t>
      </w:r>
      <w:r w:rsidRPr="001058B5">
        <w:rPr>
          <w:rFonts w:ascii="Arial" w:hAnsi="Arial" w:cs="Arial"/>
          <w:spacing w:val="-102"/>
        </w:rPr>
        <w:t xml:space="preserve"> </w:t>
      </w:r>
      <w:r w:rsidRPr="001058B5">
        <w:rPr>
          <w:rFonts w:ascii="Arial" w:hAnsi="Arial" w:cs="Arial"/>
          <w:i/>
        </w:rPr>
        <w:t>library_name</w:t>
      </w:r>
      <w:r w:rsidRPr="001058B5">
        <w:rPr>
          <w:rFonts w:ascii="Arial" w:hAnsi="Arial" w:cs="Arial"/>
          <w:i/>
          <w:spacing w:val="-104"/>
        </w:rPr>
        <w:t xml:space="preserve"> </w:t>
      </w:r>
      <w:r w:rsidRPr="001058B5">
        <w:rPr>
          <w:rFonts w:ascii="Arial" w:hAnsi="Arial" w:cs="Arial"/>
        </w:rPr>
        <w:t>are</w:t>
      </w:r>
      <w:r w:rsidRPr="001058B5">
        <w:rPr>
          <w:rFonts w:ascii="Arial" w:hAnsi="Arial" w:cs="Arial"/>
          <w:spacing w:val="-32"/>
        </w:rPr>
        <w:t xml:space="preserve"> </w:t>
      </w:r>
      <w:r w:rsidRPr="001058B5">
        <w:rPr>
          <w:rFonts w:ascii="Arial" w:hAnsi="Arial" w:cs="Arial"/>
        </w:rPr>
        <w:t>rarely</w:t>
      </w:r>
      <w:r w:rsidRPr="001058B5">
        <w:rPr>
          <w:rFonts w:ascii="Arial" w:hAnsi="Arial" w:cs="Arial"/>
          <w:spacing w:val="-32"/>
        </w:rPr>
        <w:t xml:space="preserve"> </w:t>
      </w:r>
      <w:r w:rsidRPr="001058B5">
        <w:rPr>
          <w:rFonts w:ascii="Arial" w:hAnsi="Arial" w:cs="Arial"/>
        </w:rPr>
        <w:t>required.</w:t>
      </w:r>
      <w:r w:rsidRPr="001058B5">
        <w:rPr>
          <w:rFonts w:ascii="Arial" w:hAnsi="Arial" w:cs="Arial"/>
          <w:spacing w:val="-32"/>
        </w:rPr>
        <w:t xml:space="preserve"> </w:t>
      </w:r>
      <w:r w:rsidRPr="001058B5">
        <w:rPr>
          <w:rFonts w:ascii="Arial" w:hAnsi="Arial" w:cs="Arial"/>
        </w:rPr>
        <w:t>Only</w:t>
      </w:r>
      <w:r w:rsidRPr="001058B5">
        <w:rPr>
          <w:rFonts w:ascii="Arial" w:hAnsi="Arial" w:cs="Arial"/>
          <w:spacing w:val="-31"/>
        </w:rPr>
        <w:t xml:space="preserve"> </w:t>
      </w:r>
      <w:r w:rsidRPr="001058B5">
        <w:rPr>
          <w:rFonts w:ascii="Arial" w:hAnsi="Arial" w:cs="Arial"/>
        </w:rPr>
        <w:t>make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explicit grant</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trusted</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never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PUBLIC</w:t>
      </w:r>
      <w:r w:rsidRPr="001058B5">
        <w:rPr>
          <w:rFonts w:ascii="Arial" w:hAnsi="Arial" w:cs="Arial"/>
          <w:spacing w:val="-82"/>
        </w:rPr>
        <w:t xml:space="preserve"> </w:t>
      </w:r>
      <w:r w:rsidRPr="001058B5">
        <w:rPr>
          <w:rFonts w:ascii="Arial" w:hAnsi="Arial" w:cs="Arial"/>
        </w:rPr>
        <w:t>role.</w:t>
      </w:r>
    </w:p>
    <w:p w14:paraId="7BDDB59A" w14:textId="77777777" w:rsidR="008C539B" w:rsidRPr="001058B5" w:rsidRDefault="00C12992">
      <w:pPr>
        <w:pStyle w:val="Heading7"/>
        <w:numPr>
          <w:ilvl w:val="1"/>
          <w:numId w:val="21"/>
        </w:numPr>
        <w:tabs>
          <w:tab w:val="left" w:pos="2980"/>
        </w:tabs>
        <w:spacing w:before="110"/>
        <w:jc w:val="left"/>
        <w:rPr>
          <w:rFonts w:ascii="Arial" w:hAnsi="Arial" w:cs="Arial"/>
        </w:rPr>
      </w:pPr>
      <w:r w:rsidRPr="001058B5">
        <w:rPr>
          <w:rFonts w:ascii="Arial" w:hAnsi="Arial" w:cs="Arial"/>
        </w:rPr>
        <w:t>Restrict synonym-related privileges to trusted users</w:t>
      </w:r>
      <w:r w:rsidRPr="001058B5">
        <w:rPr>
          <w:rFonts w:ascii="Arial" w:hAnsi="Arial" w:cs="Arial"/>
          <w:spacing w:val="-6"/>
        </w:rPr>
        <w:t xml:space="preserve"> </w:t>
      </w:r>
      <w:r w:rsidRPr="001058B5">
        <w:rPr>
          <w:rFonts w:ascii="Arial" w:hAnsi="Arial" w:cs="Arial"/>
          <w:spacing w:val="-4"/>
        </w:rPr>
        <w:t>only.</w:t>
      </w:r>
    </w:p>
    <w:p w14:paraId="038CC784" w14:textId="77777777" w:rsidR="008C539B" w:rsidRPr="001058B5" w:rsidRDefault="00C12992">
      <w:pPr>
        <w:pStyle w:val="BodyText"/>
        <w:spacing w:before="122" w:line="230" w:lineRule="auto"/>
        <w:ind w:left="2980" w:hanging="1"/>
        <w:rPr>
          <w:rFonts w:ascii="Arial" w:hAnsi="Arial" w:cs="Arial"/>
        </w:rPr>
      </w:pP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CREATE</w:t>
      </w:r>
      <w:r w:rsidRPr="001058B5">
        <w:rPr>
          <w:rFonts w:ascii="Arial" w:hAnsi="Arial" w:cs="Arial"/>
          <w:spacing w:val="-49"/>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8"/>
          <w:w w:val="95"/>
        </w:rPr>
        <w:t xml:space="preserve"> </w:t>
      </w:r>
      <w:r w:rsidRPr="001058B5">
        <w:rPr>
          <w:rFonts w:ascii="Arial" w:hAnsi="Arial" w:cs="Arial"/>
          <w:w w:val="95"/>
        </w:rPr>
        <w:t>and</w:t>
      </w:r>
      <w:r w:rsidRPr="001058B5">
        <w:rPr>
          <w:rFonts w:ascii="Arial" w:hAnsi="Arial" w:cs="Arial"/>
          <w:spacing w:val="-15"/>
          <w:w w:val="95"/>
        </w:rPr>
        <w:t xml:space="preserve"> </w:t>
      </w:r>
      <w:r w:rsidRPr="001058B5">
        <w:rPr>
          <w:rFonts w:ascii="Arial" w:hAnsi="Arial" w:cs="Arial"/>
          <w:w w:val="95"/>
        </w:rPr>
        <w:t>DROP</w:t>
      </w:r>
      <w:r w:rsidRPr="001058B5">
        <w:rPr>
          <w:rFonts w:ascii="Arial" w:hAnsi="Arial" w:cs="Arial"/>
          <w:spacing w:val="-50"/>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7"/>
          <w:w w:val="95"/>
        </w:rPr>
        <w:t xml:space="preserve"> </w:t>
      </w:r>
      <w:r w:rsidRPr="001058B5">
        <w:rPr>
          <w:rFonts w:ascii="Arial" w:hAnsi="Arial" w:cs="Arial"/>
          <w:w w:val="95"/>
        </w:rPr>
        <w:t>system</w:t>
      </w:r>
      <w:r w:rsidRPr="001058B5">
        <w:rPr>
          <w:rFonts w:ascii="Arial" w:hAnsi="Arial" w:cs="Arial"/>
          <w:spacing w:val="-16"/>
          <w:w w:val="95"/>
        </w:rPr>
        <w:t xml:space="preserve"> </w:t>
      </w:r>
      <w:bookmarkStart w:id="1992" w:name="_bookmark2143"/>
      <w:bookmarkEnd w:id="1992"/>
      <w:r w:rsidRPr="001058B5">
        <w:rPr>
          <w:rFonts w:ascii="Arial" w:hAnsi="Arial" w:cs="Arial"/>
          <w:w w:val="95"/>
        </w:rPr>
        <w:t xml:space="preserve">privileges </w:t>
      </w:r>
      <w:r w:rsidRPr="001058B5">
        <w:rPr>
          <w:rFonts w:ascii="Arial" w:hAnsi="Arial" w:cs="Arial"/>
        </w:rPr>
        <w:t>convey</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w:t>
      </w:r>
      <w:r w:rsidRPr="001058B5">
        <w:rPr>
          <w:rFonts w:ascii="Arial" w:hAnsi="Arial" w:cs="Arial"/>
          <w:spacing w:val="-4"/>
        </w:rPr>
        <w:t xml:space="preserve"> </w:t>
      </w:r>
      <w:r w:rsidRPr="001058B5">
        <w:rPr>
          <w:rFonts w:ascii="Arial" w:hAnsi="Arial" w:cs="Arial"/>
        </w:rPr>
        <w:t>deal</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power</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these</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Do</w:t>
      </w:r>
      <w:r w:rsidRPr="001058B5">
        <w:rPr>
          <w:rFonts w:ascii="Arial" w:hAnsi="Arial" w:cs="Arial"/>
          <w:spacing w:val="-3"/>
        </w:rPr>
        <w:t xml:space="preserve"> </w:t>
      </w:r>
      <w:r w:rsidRPr="001058B5">
        <w:rPr>
          <w:rFonts w:ascii="Arial" w:hAnsi="Arial" w:cs="Arial"/>
        </w:rPr>
        <w:t>not</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 users, unless they are</w:t>
      </w:r>
      <w:r w:rsidRPr="001058B5">
        <w:rPr>
          <w:rFonts w:ascii="Arial" w:hAnsi="Arial" w:cs="Arial"/>
          <w:spacing w:val="-4"/>
        </w:rPr>
        <w:t xml:space="preserve"> </w:t>
      </w:r>
      <w:r w:rsidRPr="001058B5">
        <w:rPr>
          <w:rFonts w:ascii="Arial" w:hAnsi="Arial" w:cs="Arial"/>
        </w:rPr>
        <w:t>trusted.</w:t>
      </w:r>
    </w:p>
    <w:p w14:paraId="4ACEBC17" w14:textId="77777777" w:rsidR="008C539B" w:rsidRPr="001058B5" w:rsidRDefault="00C12992">
      <w:pPr>
        <w:pStyle w:val="Heading7"/>
        <w:numPr>
          <w:ilvl w:val="1"/>
          <w:numId w:val="21"/>
        </w:numPr>
        <w:tabs>
          <w:tab w:val="left" w:pos="2979"/>
          <w:tab w:val="left" w:pos="2980"/>
        </w:tabs>
        <w:spacing w:before="117"/>
        <w:ind w:right="328"/>
        <w:jc w:val="left"/>
        <w:rPr>
          <w:rFonts w:ascii="Arial" w:hAnsi="Arial" w:cs="Arial"/>
        </w:rPr>
      </w:pPr>
      <w:r w:rsidRPr="001058B5">
        <w:rPr>
          <w:rFonts w:ascii="Arial" w:hAnsi="Arial" w:cs="Arial"/>
        </w:rPr>
        <w:t>Do not allow non-administrative users access to objects owned by the</w:t>
      </w:r>
      <w:r w:rsidRPr="001058B5">
        <w:rPr>
          <w:rFonts w:ascii="Arial" w:hAnsi="Arial" w:cs="Arial"/>
          <w:spacing w:val="-36"/>
        </w:rPr>
        <w:t xml:space="preserve"> </w:t>
      </w:r>
      <w:r w:rsidRPr="001058B5">
        <w:rPr>
          <w:rFonts w:ascii="Arial" w:hAnsi="Arial" w:cs="Arial"/>
        </w:rPr>
        <w:t>SYS schema.</w:t>
      </w:r>
    </w:p>
    <w:p w14:paraId="78128D7A" w14:textId="77777777" w:rsidR="008C539B" w:rsidRPr="001058B5" w:rsidRDefault="00C12992">
      <w:pPr>
        <w:pStyle w:val="BodyText"/>
        <w:spacing w:before="122" w:line="230" w:lineRule="auto"/>
        <w:ind w:left="2979" w:right="370"/>
        <w:rPr>
          <w:rFonts w:ascii="Arial" w:hAnsi="Arial" w:cs="Arial"/>
        </w:rPr>
      </w:pPr>
      <w:r w:rsidRPr="001058B5">
        <w:rPr>
          <w:rFonts w:ascii="Arial" w:hAnsi="Arial" w:cs="Arial"/>
        </w:rPr>
        <w:t xml:space="preserve">Do not allow users to alter table rows or schema objects in the SYS schema, because doing so can compromise data </w:t>
      </w:r>
      <w:r w:rsidRPr="001058B5">
        <w:rPr>
          <w:rFonts w:ascii="Arial" w:hAnsi="Arial" w:cs="Arial"/>
          <w:spacing w:val="-3"/>
        </w:rPr>
        <w:t xml:space="preserve">integrity. </w:t>
      </w:r>
      <w:r w:rsidRPr="001058B5">
        <w:rPr>
          <w:rFonts w:ascii="Arial" w:hAnsi="Arial" w:cs="Arial"/>
        </w:rPr>
        <w:t>Limit the use of statements such as DROP</w:t>
      </w:r>
      <w:r w:rsidRPr="001058B5">
        <w:rPr>
          <w:rFonts w:ascii="Arial" w:hAnsi="Arial" w:cs="Arial"/>
          <w:spacing w:val="-55"/>
        </w:rPr>
        <w:t xml:space="preserve"> </w:t>
      </w:r>
      <w:r w:rsidRPr="001058B5">
        <w:rPr>
          <w:rFonts w:ascii="Arial" w:hAnsi="Arial" w:cs="Arial"/>
        </w:rPr>
        <w:t>TABLE, TRUNCATE</w:t>
      </w:r>
      <w:r w:rsidRPr="001058B5">
        <w:rPr>
          <w:rFonts w:ascii="Arial" w:hAnsi="Arial" w:cs="Arial"/>
          <w:spacing w:val="-55"/>
        </w:rPr>
        <w:t xml:space="preserve"> </w:t>
      </w:r>
      <w:r w:rsidRPr="001058B5">
        <w:rPr>
          <w:rFonts w:ascii="Arial" w:hAnsi="Arial" w:cs="Arial"/>
        </w:rPr>
        <w:t>TABLE, DELETE, INSERT, or similar</w:t>
      </w:r>
    </w:p>
    <w:p w14:paraId="7ACA7A54" w14:textId="77777777" w:rsidR="008C539B" w:rsidRPr="001058B5" w:rsidRDefault="00C12992">
      <w:pPr>
        <w:pStyle w:val="BodyText"/>
        <w:spacing w:line="228" w:lineRule="auto"/>
        <w:ind w:left="2979" w:right="700"/>
        <w:rPr>
          <w:rFonts w:ascii="Arial" w:hAnsi="Arial" w:cs="Arial"/>
        </w:rPr>
      </w:pPr>
      <w:r w:rsidRPr="001058B5">
        <w:rPr>
          <w:rFonts w:ascii="Arial" w:hAnsi="Arial" w:cs="Arial"/>
        </w:rPr>
        <w:t>object-modification statements on SYS</w:t>
      </w:r>
      <w:r w:rsidRPr="001058B5">
        <w:rPr>
          <w:rFonts w:ascii="Arial" w:hAnsi="Arial" w:cs="Arial"/>
          <w:spacing w:val="-86"/>
        </w:rPr>
        <w:t xml:space="preserve"> </w:t>
      </w:r>
      <w:r w:rsidRPr="001058B5">
        <w:rPr>
          <w:rFonts w:ascii="Arial" w:hAnsi="Arial" w:cs="Arial"/>
        </w:rPr>
        <w:t>objects only to highly privileged administrative users.</w:t>
      </w:r>
    </w:p>
    <w:p w14:paraId="44C3CFD7" w14:textId="77777777" w:rsidR="008C539B" w:rsidRPr="001058B5" w:rsidRDefault="00C12992">
      <w:pPr>
        <w:pStyle w:val="BodyText"/>
        <w:spacing w:before="121" w:line="230" w:lineRule="auto"/>
        <w:ind w:left="2980" w:right="102"/>
        <w:rPr>
          <w:rFonts w:ascii="Arial" w:hAnsi="Arial" w:cs="Arial"/>
        </w:rPr>
      </w:pPr>
      <w:r w:rsidRPr="001058B5">
        <w:rPr>
          <w:rFonts w:ascii="Arial" w:hAnsi="Arial" w:cs="Arial"/>
        </w:rPr>
        <w:t>The SYS</w:t>
      </w:r>
      <w:r w:rsidRPr="001058B5">
        <w:rPr>
          <w:rFonts w:ascii="Arial" w:hAnsi="Arial" w:cs="Arial"/>
          <w:spacing w:val="-82"/>
        </w:rPr>
        <w:t xml:space="preserve"> </w:t>
      </w:r>
      <w:r w:rsidRPr="001058B5">
        <w:rPr>
          <w:rFonts w:ascii="Arial" w:hAnsi="Arial" w:cs="Arial"/>
        </w:rPr>
        <w:t xml:space="preserve">schema owns the data </w:t>
      </w:r>
      <w:r w:rsidRPr="001058B5">
        <w:rPr>
          <w:rFonts w:ascii="Arial" w:hAnsi="Arial" w:cs="Arial"/>
          <w:spacing w:val="-3"/>
        </w:rPr>
        <w:t xml:space="preserve">dictionary. </w:t>
      </w:r>
      <w:r w:rsidRPr="001058B5">
        <w:rPr>
          <w:rFonts w:ascii="Arial" w:hAnsi="Arial" w:cs="Arial"/>
          <w:spacing w:val="-7"/>
        </w:rPr>
        <w:t xml:space="preserve">You </w:t>
      </w:r>
      <w:r w:rsidRPr="001058B5">
        <w:rPr>
          <w:rFonts w:ascii="Arial" w:hAnsi="Arial" w:cs="Arial"/>
        </w:rPr>
        <w:t xml:space="preserve">can protect the data dictionary by setting the O7_DICTIONARY_ACCESSIBILITY parameter to FALSE. See Guideline </w:t>
      </w:r>
      <w:hyperlink w:anchor="_bookmark2198" w:history="1">
        <w:r w:rsidRPr="001058B5">
          <w:rPr>
            <w:rFonts w:ascii="Arial" w:hAnsi="Arial" w:cs="Arial"/>
          </w:rPr>
          <w:t xml:space="preserve">1 </w:t>
        </w:r>
      </w:hyperlink>
      <w:r w:rsidRPr="001058B5">
        <w:rPr>
          <w:rFonts w:ascii="Arial" w:hAnsi="Arial" w:cs="Arial"/>
        </w:rPr>
        <w:t xml:space="preserve">under </w:t>
      </w:r>
      <w:hyperlink w:anchor="_bookmark2194" w:history="1">
        <w:r w:rsidRPr="001058B5">
          <w:rPr>
            <w:rFonts w:ascii="Arial" w:hAnsi="Arial" w:cs="Arial"/>
            <w:color w:val="0000CC"/>
          </w:rPr>
          <w:t xml:space="preserve">"Guidelines for Securing Data" </w:t>
        </w:r>
      </w:hyperlink>
      <w:hyperlink w:anchor="_bookmark2194" w:history="1">
        <w:r w:rsidRPr="001058B5">
          <w:rPr>
            <w:rFonts w:ascii="Arial" w:hAnsi="Arial" w:cs="Arial"/>
          </w:rPr>
          <w:t xml:space="preserve">on page 10-10 </w:t>
        </w:r>
      </w:hyperlink>
      <w:r w:rsidRPr="001058B5">
        <w:rPr>
          <w:rFonts w:ascii="Arial" w:hAnsi="Arial" w:cs="Arial"/>
        </w:rPr>
        <w:t>for more information.</w:t>
      </w:r>
    </w:p>
    <w:p w14:paraId="27095787" w14:textId="77777777" w:rsidR="008C539B" w:rsidRPr="001058B5" w:rsidRDefault="00C12992">
      <w:pPr>
        <w:pStyle w:val="Heading7"/>
        <w:numPr>
          <w:ilvl w:val="1"/>
          <w:numId w:val="21"/>
        </w:numPr>
        <w:tabs>
          <w:tab w:val="left" w:pos="2980"/>
        </w:tabs>
        <w:spacing w:before="115"/>
        <w:ind w:right="754"/>
        <w:jc w:val="left"/>
        <w:rPr>
          <w:rFonts w:ascii="Arial" w:hAnsi="Arial" w:cs="Arial"/>
        </w:rPr>
      </w:pPr>
      <w:r w:rsidRPr="001058B5">
        <w:rPr>
          <w:rFonts w:ascii="Arial" w:hAnsi="Arial" w:cs="Arial"/>
        </w:rPr>
        <w:t>Only grant the EXECUTE privilege on the DBMS_RANDOM</w:t>
      </w:r>
      <w:r w:rsidRPr="001058B5">
        <w:rPr>
          <w:rFonts w:ascii="Arial" w:hAnsi="Arial" w:cs="Arial"/>
          <w:spacing w:val="-25"/>
        </w:rPr>
        <w:t xml:space="preserve"> </w:t>
      </w:r>
      <w:r w:rsidRPr="001058B5">
        <w:rPr>
          <w:rFonts w:ascii="Arial" w:hAnsi="Arial" w:cs="Arial"/>
        </w:rPr>
        <w:t>PL/SQL package to trusted</w:t>
      </w:r>
      <w:r w:rsidRPr="001058B5">
        <w:rPr>
          <w:rFonts w:ascii="Arial" w:hAnsi="Arial" w:cs="Arial"/>
          <w:spacing w:val="-2"/>
        </w:rPr>
        <w:t xml:space="preserve"> </w:t>
      </w:r>
      <w:r w:rsidRPr="001058B5">
        <w:rPr>
          <w:rFonts w:ascii="Arial" w:hAnsi="Arial" w:cs="Arial"/>
        </w:rPr>
        <w:t>users.</w:t>
      </w:r>
    </w:p>
    <w:p w14:paraId="2C6FA984" w14:textId="77777777" w:rsidR="008C539B" w:rsidRPr="001058B5" w:rsidRDefault="00C12992">
      <w:pPr>
        <w:pStyle w:val="BodyText"/>
        <w:spacing w:before="121" w:line="230" w:lineRule="auto"/>
        <w:ind w:left="2980" w:hanging="1"/>
        <w:rPr>
          <w:rFonts w:ascii="Arial" w:hAnsi="Arial" w:cs="Arial"/>
        </w:rPr>
      </w:pPr>
      <w:r w:rsidRPr="001058B5">
        <w:rPr>
          <w:rFonts w:ascii="Arial" w:hAnsi="Arial" w:cs="Arial"/>
        </w:rPr>
        <w:t>The EXECUTE</w:t>
      </w:r>
      <w:r w:rsidRPr="001058B5">
        <w:rPr>
          <w:rFonts w:ascii="Arial" w:hAnsi="Arial" w:cs="Arial"/>
          <w:spacing w:val="-97"/>
        </w:rPr>
        <w:t xml:space="preserve"> </w:t>
      </w:r>
      <w:r w:rsidRPr="001058B5">
        <w:rPr>
          <w:rFonts w:ascii="Arial" w:hAnsi="Arial" w:cs="Arial"/>
        </w:rPr>
        <w:t>privilege on the DBMS_RANDOM</w:t>
      </w:r>
      <w:r w:rsidRPr="001058B5">
        <w:rPr>
          <w:rFonts w:ascii="Arial" w:hAnsi="Arial" w:cs="Arial"/>
          <w:spacing w:val="-96"/>
        </w:rPr>
        <w:t xml:space="preserve"> </w:t>
      </w:r>
      <w:r w:rsidRPr="001058B5">
        <w:rPr>
          <w:rFonts w:ascii="Arial" w:hAnsi="Arial" w:cs="Arial"/>
        </w:rPr>
        <w:t>package could permit users who normally should have only minimal access to execute the functions associated with this package.</w:t>
      </w:r>
    </w:p>
    <w:p w14:paraId="52C6EDC4" w14:textId="77777777" w:rsidR="008C539B" w:rsidRPr="001058B5" w:rsidRDefault="00C12992">
      <w:pPr>
        <w:pStyle w:val="Heading7"/>
        <w:numPr>
          <w:ilvl w:val="1"/>
          <w:numId w:val="21"/>
        </w:numPr>
        <w:tabs>
          <w:tab w:val="left" w:pos="2980"/>
        </w:tabs>
        <w:spacing w:before="117"/>
        <w:jc w:val="left"/>
        <w:rPr>
          <w:rFonts w:ascii="Arial" w:hAnsi="Arial" w:cs="Arial"/>
        </w:rPr>
      </w:pPr>
      <w:bookmarkStart w:id="1993" w:name="_bookmark2144"/>
      <w:bookmarkStart w:id="1994" w:name="_bookmark2146"/>
      <w:bookmarkEnd w:id="1993"/>
      <w:bookmarkEnd w:id="1994"/>
      <w:r w:rsidRPr="001058B5">
        <w:rPr>
          <w:rFonts w:ascii="Arial" w:hAnsi="Arial" w:cs="Arial"/>
        </w:rPr>
        <w:t>Restrict permissions on run-time</w:t>
      </w:r>
      <w:r w:rsidRPr="001058B5">
        <w:rPr>
          <w:rFonts w:ascii="Arial" w:hAnsi="Arial" w:cs="Arial"/>
          <w:spacing w:val="-1"/>
        </w:rPr>
        <w:t xml:space="preserve"> </w:t>
      </w:r>
      <w:bookmarkStart w:id="1995" w:name="_bookmark2145"/>
      <w:bookmarkEnd w:id="1995"/>
      <w:r w:rsidRPr="001058B5">
        <w:rPr>
          <w:rFonts w:ascii="Arial" w:hAnsi="Arial" w:cs="Arial"/>
        </w:rPr>
        <w:t>facilities.</w:t>
      </w:r>
    </w:p>
    <w:p w14:paraId="349C569D" w14:textId="77777777" w:rsidR="008C539B" w:rsidRPr="001058B5" w:rsidRDefault="00C12992">
      <w:pPr>
        <w:pStyle w:val="BodyText"/>
        <w:spacing w:before="121" w:line="232" w:lineRule="auto"/>
        <w:ind w:left="2980"/>
        <w:rPr>
          <w:rFonts w:ascii="Arial" w:hAnsi="Arial" w:cs="Arial"/>
        </w:rPr>
      </w:pPr>
      <w:r w:rsidRPr="001058B5">
        <w:rPr>
          <w:rFonts w:ascii="Arial" w:hAnsi="Arial" w:cs="Arial"/>
        </w:rPr>
        <w:t xml:space="preserve">Many </w:t>
      </w:r>
      <w:bookmarkStart w:id="1996" w:name="_bookmark2148"/>
      <w:bookmarkEnd w:id="1996"/>
      <w:r w:rsidRPr="001058B5">
        <w:rPr>
          <w:rFonts w:ascii="Arial" w:hAnsi="Arial" w:cs="Arial"/>
        </w:rPr>
        <w:t xml:space="preserve">Oracle Database products use </w:t>
      </w:r>
      <w:bookmarkStart w:id="1997" w:name="_bookmark2147"/>
      <w:bookmarkEnd w:id="1997"/>
      <w:r w:rsidRPr="001058B5">
        <w:rPr>
          <w:rFonts w:ascii="Arial" w:hAnsi="Arial" w:cs="Arial"/>
        </w:rPr>
        <w:t>run-time facilities, such as Oracle Java Virtual Machine (OJVM). Do not assign all permissions to a database ru</w:t>
      </w:r>
      <w:bookmarkStart w:id="1998" w:name="_bookmark2149"/>
      <w:bookmarkEnd w:id="1998"/>
      <w:r w:rsidRPr="001058B5">
        <w:rPr>
          <w:rFonts w:ascii="Arial" w:hAnsi="Arial" w:cs="Arial"/>
        </w:rPr>
        <w:t>n-time facility. Instead, grant specific permissions to the explicit document root file paths for facilities that might run files and packages outside the database.</w:t>
      </w:r>
    </w:p>
    <w:p w14:paraId="6CB399C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11F51D7" w14:textId="77777777" w:rsidR="008C539B" w:rsidRPr="001058B5" w:rsidRDefault="008C539B">
      <w:pPr>
        <w:pStyle w:val="BodyText"/>
        <w:spacing w:before="5"/>
        <w:rPr>
          <w:rFonts w:ascii="Arial" w:hAnsi="Arial" w:cs="Arial"/>
          <w:sz w:val="25"/>
        </w:rPr>
      </w:pPr>
    </w:p>
    <w:p w14:paraId="69938A55" w14:textId="77777777" w:rsidR="008C539B" w:rsidRPr="001058B5" w:rsidRDefault="00C12992">
      <w:pPr>
        <w:pStyle w:val="BodyText"/>
        <w:spacing w:before="99" w:line="232" w:lineRule="auto"/>
        <w:ind w:left="2380" w:right="848"/>
        <w:rPr>
          <w:rFonts w:ascii="Arial" w:hAnsi="Arial" w:cs="Arial"/>
        </w:rPr>
      </w:pPr>
      <w:r w:rsidRPr="001058B5">
        <w:rPr>
          <w:rFonts w:ascii="Arial" w:hAnsi="Arial" w:cs="Arial"/>
        </w:rPr>
        <w:t xml:space="preserve">Here is an example of a </w:t>
      </w:r>
      <w:bookmarkStart w:id="1999" w:name="_bookmark2150"/>
      <w:bookmarkEnd w:id="1999"/>
      <w:r w:rsidRPr="001058B5">
        <w:rPr>
          <w:rFonts w:ascii="Arial" w:hAnsi="Arial" w:cs="Arial"/>
        </w:rPr>
        <w:t>vulnerable run-time call, which individual files are specified:</w:t>
      </w:r>
    </w:p>
    <w:p w14:paraId="5C2EC7ED"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'SYS:java.io.FilePermission','&lt;&lt;ALL FILES&gt;&gt;','read');</w:t>
      </w:r>
    </w:p>
    <w:p w14:paraId="09B8C244" w14:textId="77777777" w:rsidR="008C539B" w:rsidRPr="001058B5" w:rsidRDefault="008C539B">
      <w:pPr>
        <w:pStyle w:val="BodyText"/>
        <w:spacing w:before="4"/>
        <w:rPr>
          <w:rFonts w:ascii="Arial" w:hAnsi="Arial" w:cs="Arial"/>
          <w:sz w:val="17"/>
        </w:rPr>
      </w:pPr>
    </w:p>
    <w:p w14:paraId="10016527" w14:textId="77777777" w:rsidR="008C539B" w:rsidRPr="001058B5" w:rsidRDefault="00C12992">
      <w:pPr>
        <w:pStyle w:val="BodyText"/>
        <w:spacing w:line="232" w:lineRule="auto"/>
        <w:ind w:left="2380" w:right="848"/>
        <w:rPr>
          <w:rFonts w:ascii="Arial" w:hAnsi="Arial" w:cs="Arial"/>
        </w:rPr>
      </w:pPr>
      <w:r w:rsidRPr="001058B5">
        <w:rPr>
          <w:rFonts w:ascii="Arial" w:hAnsi="Arial" w:cs="Arial"/>
        </w:rPr>
        <w:t xml:space="preserve">Here is an example of a better (more </w:t>
      </w:r>
      <w:bookmarkStart w:id="2000" w:name="_bookmark2151"/>
      <w:bookmarkEnd w:id="2000"/>
      <w:r w:rsidRPr="001058B5">
        <w:rPr>
          <w:rFonts w:ascii="Arial" w:hAnsi="Arial" w:cs="Arial"/>
        </w:rPr>
        <w:t>secure) run-time call, which specifies a directory path instead:</w:t>
      </w:r>
    </w:p>
    <w:p w14:paraId="2092305C"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'SYS:java.io.FilePermission','&lt;&lt;actual directory path&gt;&gt;','read');</w:t>
      </w:r>
    </w:p>
    <w:p w14:paraId="2355ECD3" w14:textId="77777777" w:rsidR="008C539B" w:rsidRPr="001058B5" w:rsidRDefault="008C539B">
      <w:pPr>
        <w:pStyle w:val="BodyText"/>
        <w:spacing w:before="2"/>
        <w:rPr>
          <w:rFonts w:ascii="Arial" w:hAnsi="Arial" w:cs="Arial"/>
          <w:sz w:val="17"/>
        </w:rPr>
      </w:pPr>
    </w:p>
    <w:p w14:paraId="326B255B" w14:textId="77777777" w:rsidR="008C539B" w:rsidRPr="001058B5" w:rsidRDefault="00C12992">
      <w:pPr>
        <w:pStyle w:val="Heading7"/>
        <w:numPr>
          <w:ilvl w:val="0"/>
          <w:numId w:val="21"/>
        </w:numPr>
        <w:tabs>
          <w:tab w:val="left" w:pos="2020"/>
        </w:tabs>
        <w:jc w:val="left"/>
        <w:rPr>
          <w:rFonts w:ascii="Arial" w:hAnsi="Arial" w:cs="Arial"/>
        </w:rPr>
      </w:pPr>
      <w:bookmarkStart w:id="2001" w:name="_bookmark2152"/>
      <w:bookmarkEnd w:id="2001"/>
      <w:r w:rsidRPr="001058B5">
        <w:rPr>
          <w:rFonts w:ascii="Arial" w:hAnsi="Arial" w:cs="Arial"/>
        </w:rPr>
        <w:t xml:space="preserve">Lock and </w:t>
      </w:r>
      <w:bookmarkStart w:id="2002" w:name="_bookmark2154"/>
      <w:bookmarkEnd w:id="2002"/>
      <w:r w:rsidRPr="001058B5">
        <w:rPr>
          <w:rFonts w:ascii="Arial" w:hAnsi="Arial" w:cs="Arial"/>
        </w:rPr>
        <w:t xml:space="preserve">expire default (predefined) </w:t>
      </w:r>
      <w:bookmarkStart w:id="2003" w:name="_bookmark2153"/>
      <w:bookmarkEnd w:id="2003"/>
      <w:r w:rsidRPr="001058B5">
        <w:rPr>
          <w:rFonts w:ascii="Arial" w:hAnsi="Arial" w:cs="Arial"/>
        </w:rPr>
        <w:t>user</w:t>
      </w:r>
      <w:r w:rsidRPr="001058B5">
        <w:rPr>
          <w:rFonts w:ascii="Arial" w:hAnsi="Arial" w:cs="Arial"/>
          <w:spacing w:val="-5"/>
        </w:rPr>
        <w:t xml:space="preserve"> </w:t>
      </w:r>
      <w:r w:rsidRPr="001058B5">
        <w:rPr>
          <w:rFonts w:ascii="Arial" w:hAnsi="Arial" w:cs="Arial"/>
        </w:rPr>
        <w:t>accounts.</w:t>
      </w:r>
    </w:p>
    <w:p w14:paraId="5384F191"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Oracle Database installs with several </w:t>
      </w:r>
      <w:bookmarkStart w:id="2004" w:name="_bookmark2155"/>
      <w:bookmarkEnd w:id="2004"/>
      <w:r w:rsidRPr="001058B5">
        <w:rPr>
          <w:rFonts w:ascii="Arial" w:hAnsi="Arial" w:cs="Arial"/>
        </w:rPr>
        <w:t>default database user accounts. Upon successful installation of the database, the Da</w:t>
      </w:r>
      <w:bookmarkStart w:id="2005" w:name="_bookmark2156"/>
      <w:bookmarkEnd w:id="2005"/>
      <w:r w:rsidRPr="001058B5">
        <w:rPr>
          <w:rFonts w:ascii="Arial" w:hAnsi="Arial" w:cs="Arial"/>
        </w:rPr>
        <w:t>tabase Configuration Assistant automatically locks and expires most default database user accounts.</w:t>
      </w:r>
    </w:p>
    <w:p w14:paraId="2E343BE4"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If you perform a manual (without using Database Configuration Assistant) installation of Oracle Database, then no default database users are locked upon successful installation of the database server. Or, if you have upgraded from a previous release of Oracle Database, you may have default accounts from earlier releases. Left open in their default states, these user accounts can be exploited, to gain unauthoriz</w:t>
      </w:r>
      <w:bookmarkStart w:id="2006" w:name="_bookmark2157"/>
      <w:bookmarkEnd w:id="2006"/>
      <w:r w:rsidRPr="001058B5">
        <w:rPr>
          <w:rFonts w:ascii="Arial" w:hAnsi="Arial" w:cs="Arial"/>
        </w:rPr>
        <w:t>ed access to data or disrupt database operations.</w:t>
      </w:r>
    </w:p>
    <w:p w14:paraId="24EA691B" w14:textId="77777777" w:rsidR="008C539B" w:rsidRPr="001058B5" w:rsidRDefault="00C12992">
      <w:pPr>
        <w:pStyle w:val="BodyText"/>
        <w:spacing w:before="114" w:line="232" w:lineRule="auto"/>
        <w:ind w:left="2019" w:right="848"/>
        <w:rPr>
          <w:rFonts w:ascii="Arial" w:hAnsi="Arial" w:cs="Arial"/>
        </w:rPr>
      </w:pPr>
      <w:r w:rsidRPr="001058B5">
        <w:rPr>
          <w:rFonts w:ascii="Arial" w:hAnsi="Arial" w:cs="Arial"/>
        </w:rPr>
        <w:t xml:space="preserve">You should </w:t>
      </w:r>
      <w:r w:rsidRPr="001058B5">
        <w:rPr>
          <w:rFonts w:ascii="Arial" w:hAnsi="Arial" w:cs="Arial"/>
          <w:i/>
        </w:rPr>
        <w:t xml:space="preserve">lock </w:t>
      </w:r>
      <w:r w:rsidRPr="001058B5">
        <w:rPr>
          <w:rFonts w:ascii="Arial" w:hAnsi="Arial" w:cs="Arial"/>
        </w:rPr>
        <w:t xml:space="preserve">and </w:t>
      </w:r>
      <w:r w:rsidRPr="001058B5">
        <w:rPr>
          <w:rFonts w:ascii="Arial" w:hAnsi="Arial" w:cs="Arial"/>
          <w:i/>
        </w:rPr>
        <w:t xml:space="preserve">expire </w:t>
      </w:r>
      <w:r w:rsidRPr="001058B5">
        <w:rPr>
          <w:rFonts w:ascii="Arial" w:hAnsi="Arial" w:cs="Arial"/>
        </w:rPr>
        <w:t>all default database user accounts. Oracle Database provides SQL statements to perform these operations. For example:</w:t>
      </w:r>
    </w:p>
    <w:p w14:paraId="4FCEEB07" w14:textId="77777777" w:rsidR="008C539B" w:rsidRPr="001058B5" w:rsidRDefault="00C12992">
      <w:pPr>
        <w:spacing w:before="141"/>
        <w:ind w:left="2020"/>
        <w:rPr>
          <w:rFonts w:ascii="Arial" w:hAnsi="Arial" w:cs="Arial"/>
          <w:sz w:val="18"/>
        </w:rPr>
      </w:pPr>
      <w:r w:rsidRPr="001058B5">
        <w:rPr>
          <w:rFonts w:ascii="Arial" w:hAnsi="Arial" w:cs="Arial"/>
          <w:w w:val="95"/>
          <w:sz w:val="18"/>
        </w:rPr>
        <w:t>ALTER USER ANONYMOUS PASSWORD EXPIRE ACCOUNT LOCK;</w:t>
      </w:r>
    </w:p>
    <w:p w14:paraId="501B4A8D" w14:textId="77777777" w:rsidR="008C539B" w:rsidRPr="001058B5" w:rsidRDefault="008C539B">
      <w:pPr>
        <w:pStyle w:val="BodyText"/>
        <w:spacing w:before="1"/>
        <w:rPr>
          <w:rFonts w:ascii="Arial" w:hAnsi="Arial" w:cs="Arial"/>
          <w:sz w:val="19"/>
        </w:rPr>
      </w:pPr>
    </w:p>
    <w:p w14:paraId="4207E95A" w14:textId="77777777" w:rsidR="008C539B" w:rsidRPr="001058B5" w:rsidRDefault="00C12992">
      <w:pPr>
        <w:spacing w:line="228" w:lineRule="auto"/>
        <w:ind w:left="2020" w:right="848" w:hanging="1"/>
        <w:rPr>
          <w:rFonts w:ascii="Arial" w:hAnsi="Arial" w:cs="Arial"/>
          <w:sz w:val="20"/>
        </w:rPr>
      </w:pPr>
      <w:r w:rsidRPr="001058B5">
        <w:rPr>
          <w:rFonts w:ascii="Arial" w:hAnsi="Arial" w:cs="Arial"/>
          <w:sz w:val="20"/>
        </w:rPr>
        <w:t>See</w:t>
      </w:r>
      <w:r w:rsidRPr="001058B5">
        <w:rPr>
          <w:rFonts w:ascii="Arial" w:hAnsi="Arial" w:cs="Arial"/>
          <w:spacing w:val="-10"/>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0"/>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more</w:t>
      </w:r>
      <w:r w:rsidRPr="001058B5">
        <w:rPr>
          <w:rFonts w:ascii="Arial" w:hAnsi="Arial" w:cs="Arial"/>
          <w:spacing w:val="-10"/>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ALTER USER</w:t>
      </w:r>
      <w:r w:rsidRPr="001058B5">
        <w:rPr>
          <w:rFonts w:ascii="Arial" w:hAnsi="Arial" w:cs="Arial"/>
          <w:spacing w:val="-78"/>
          <w:sz w:val="20"/>
        </w:rPr>
        <w:t xml:space="preserve"> </w:t>
      </w:r>
      <w:r w:rsidRPr="001058B5">
        <w:rPr>
          <w:rFonts w:ascii="Arial" w:hAnsi="Arial" w:cs="Arial"/>
          <w:sz w:val="20"/>
        </w:rPr>
        <w:t>statement.</w:t>
      </w:r>
    </w:p>
    <w:p w14:paraId="448FEB46"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Installing additional products and components after the initial installation also results in creating more default database accounts. Database Configuration Assistant automatically locks and expires all additionally created database user accounts. Unlock only those accounts that need to be accessed on a regular basis and assign a strong, meaningful password to each of these unlocked accounts. Oracle provides SQL and password management to perform these operations.</w:t>
      </w:r>
    </w:p>
    <w:p w14:paraId="6041C481" w14:textId="77777777" w:rsidR="008C539B" w:rsidRPr="001058B5" w:rsidRDefault="00C12992">
      <w:pPr>
        <w:pStyle w:val="BodyText"/>
        <w:spacing w:before="114" w:line="232" w:lineRule="auto"/>
        <w:ind w:left="2020" w:right="848"/>
        <w:rPr>
          <w:rFonts w:ascii="Arial" w:hAnsi="Arial" w:cs="Arial"/>
        </w:rPr>
      </w:pPr>
      <w:r w:rsidRPr="001058B5">
        <w:rPr>
          <w:rFonts w:ascii="Arial" w:hAnsi="Arial" w:cs="Arial"/>
        </w:rPr>
        <w:t>If any default database user account other than the ones left open is required for any reason, then a database administrator (DBA) must unlock and activate that account with a new, secure password.</w:t>
      </w:r>
    </w:p>
    <w:p w14:paraId="561C6E2A" w14:textId="77777777" w:rsidR="008C539B" w:rsidRPr="001058B5" w:rsidRDefault="00C12992">
      <w:pPr>
        <w:spacing w:before="117"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a description of the predefined user accounts that are created when you install Oracle Database.</w:t>
      </w:r>
    </w:p>
    <w:p w14:paraId="1BBB3147" w14:textId="77777777" w:rsidR="008C539B" w:rsidRPr="001058B5" w:rsidRDefault="00C12992">
      <w:pPr>
        <w:pStyle w:val="BodyText"/>
        <w:spacing w:before="118" w:line="232" w:lineRule="auto"/>
        <w:ind w:left="2020" w:right="716"/>
        <w:rPr>
          <w:rFonts w:ascii="Arial" w:hAnsi="Arial" w:cs="Arial"/>
        </w:rPr>
      </w:pPr>
      <w:r w:rsidRPr="001058B5">
        <w:rPr>
          <w:rFonts w:ascii="Arial" w:hAnsi="Arial" w:cs="Arial"/>
        </w:rPr>
        <w:t>If a default database user account, other than the ones left open, is required for any reason, then a database administrator (DBA) can unlock and activate that account</w:t>
      </w:r>
      <w:bookmarkStart w:id="2007" w:name="_bookmark2158"/>
      <w:bookmarkEnd w:id="2007"/>
      <w:r w:rsidRPr="001058B5">
        <w:rPr>
          <w:rFonts w:ascii="Arial" w:hAnsi="Arial" w:cs="Arial"/>
        </w:rPr>
        <w:t xml:space="preserve"> with a new, secure password.</w:t>
      </w:r>
    </w:p>
    <w:p w14:paraId="775E3978" w14:textId="77777777" w:rsidR="008C539B" w:rsidRPr="001058B5" w:rsidRDefault="00C12992">
      <w:pPr>
        <w:pStyle w:val="Heading7"/>
        <w:spacing w:before="115"/>
        <w:ind w:left="2020"/>
        <w:rPr>
          <w:rFonts w:ascii="Arial" w:hAnsi="Arial" w:cs="Arial"/>
        </w:rPr>
      </w:pPr>
      <w:r w:rsidRPr="001058B5">
        <w:rPr>
          <w:rFonts w:ascii="Arial" w:hAnsi="Arial" w:cs="Arial"/>
        </w:rPr>
        <w:t>Oracle Enterprise Manager Accounts</w:t>
      </w:r>
    </w:p>
    <w:p w14:paraId="74CFB823" w14:textId="77777777" w:rsidR="008C539B" w:rsidRPr="001058B5" w:rsidRDefault="00C12992">
      <w:pPr>
        <w:pStyle w:val="BodyText"/>
        <w:spacing w:before="122" w:line="230" w:lineRule="auto"/>
        <w:ind w:left="2019" w:right="802"/>
        <w:rPr>
          <w:rFonts w:ascii="Arial" w:hAnsi="Arial" w:cs="Arial"/>
        </w:rPr>
      </w:pPr>
      <w:r w:rsidRPr="001058B5">
        <w:rPr>
          <w:rFonts w:ascii="Arial" w:hAnsi="Arial" w:cs="Arial"/>
        </w:rPr>
        <w:t>If you install Oracle Enterprise Manager, the SYSMAN and DBSNMP accounts are open, unless you configure Oracle Enterprise Manager for central administration. In this case, the SYSMAN</w:t>
      </w:r>
      <w:r w:rsidRPr="001058B5">
        <w:rPr>
          <w:rFonts w:ascii="Arial" w:hAnsi="Arial" w:cs="Arial"/>
          <w:spacing w:val="-106"/>
        </w:rPr>
        <w:t xml:space="preserve"> </w:t>
      </w:r>
      <w:r w:rsidRPr="001058B5">
        <w:rPr>
          <w:rFonts w:ascii="Arial" w:hAnsi="Arial" w:cs="Arial"/>
        </w:rPr>
        <w:t>account (if present) will be locked.</w:t>
      </w:r>
    </w:p>
    <w:p w14:paraId="5FD8072E" w14:textId="77777777" w:rsidR="008C539B" w:rsidRPr="001058B5" w:rsidRDefault="00C12992">
      <w:pPr>
        <w:pStyle w:val="BodyText"/>
        <w:spacing w:before="117" w:line="230" w:lineRule="auto"/>
        <w:ind w:left="2020" w:right="848" w:hanging="1"/>
        <w:rPr>
          <w:rFonts w:ascii="Arial" w:hAnsi="Arial" w:cs="Arial"/>
        </w:rPr>
      </w:pPr>
      <w:r w:rsidRPr="001058B5">
        <w:rPr>
          <w:rFonts w:ascii="Arial" w:hAnsi="Arial" w:cs="Arial"/>
        </w:rPr>
        <w:t>If you do not install Oracle Enterprise Manager, then only the SYS</w:t>
      </w:r>
      <w:r w:rsidRPr="001058B5">
        <w:rPr>
          <w:rFonts w:ascii="Arial" w:hAnsi="Arial" w:cs="Arial"/>
          <w:spacing w:val="-87"/>
        </w:rPr>
        <w:t xml:space="preserve"> </w:t>
      </w:r>
      <w:r w:rsidRPr="001058B5">
        <w:rPr>
          <w:rFonts w:ascii="Arial" w:hAnsi="Arial" w:cs="Arial"/>
        </w:rPr>
        <w:t>and SYSTEM accounts are open. Database Configuration Assistant locks and expires all other accounts (including SYSMAN</w:t>
      </w:r>
      <w:r w:rsidRPr="001058B5">
        <w:rPr>
          <w:rFonts w:ascii="Arial" w:hAnsi="Arial" w:cs="Arial"/>
          <w:spacing w:val="-92"/>
        </w:rPr>
        <w:t xml:space="preserve"> </w:t>
      </w:r>
      <w:r w:rsidRPr="001058B5">
        <w:rPr>
          <w:rFonts w:ascii="Arial" w:hAnsi="Arial" w:cs="Arial"/>
        </w:rPr>
        <w:t>and DBSNMP).</w:t>
      </w:r>
    </w:p>
    <w:p w14:paraId="7D986246" w14:textId="77777777" w:rsidR="008C539B" w:rsidRPr="001058B5" w:rsidRDefault="00C12992">
      <w:pPr>
        <w:pStyle w:val="Heading7"/>
        <w:numPr>
          <w:ilvl w:val="0"/>
          <w:numId w:val="21"/>
        </w:numPr>
        <w:tabs>
          <w:tab w:val="left" w:pos="2020"/>
        </w:tabs>
        <w:spacing w:before="113"/>
        <w:ind w:right="785"/>
        <w:jc w:val="left"/>
        <w:rPr>
          <w:rFonts w:ascii="Arial" w:hAnsi="Arial" w:cs="Arial"/>
        </w:rPr>
      </w:pPr>
      <w:r w:rsidRPr="001058B5">
        <w:rPr>
          <w:rFonts w:ascii="Arial" w:hAnsi="Arial" w:cs="Arial"/>
        </w:rPr>
        <w:t>Use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following</w:t>
      </w:r>
      <w:r w:rsidRPr="001058B5">
        <w:rPr>
          <w:rFonts w:ascii="Arial" w:hAnsi="Arial" w:cs="Arial"/>
          <w:spacing w:val="-6"/>
        </w:rPr>
        <w:t xml:space="preserve"> </w:t>
      </w:r>
      <w:r w:rsidRPr="001058B5">
        <w:rPr>
          <w:rFonts w:ascii="Arial" w:hAnsi="Arial" w:cs="Arial"/>
        </w:rPr>
        <w:t>data</w:t>
      </w:r>
      <w:r w:rsidRPr="001058B5">
        <w:rPr>
          <w:rFonts w:ascii="Arial" w:hAnsi="Arial" w:cs="Arial"/>
          <w:spacing w:val="-6"/>
        </w:rPr>
        <w:t xml:space="preserve"> </w:t>
      </w:r>
      <w:r w:rsidRPr="001058B5">
        <w:rPr>
          <w:rFonts w:ascii="Arial" w:hAnsi="Arial" w:cs="Arial"/>
        </w:rPr>
        <w:t>dictionary</w:t>
      </w:r>
      <w:r w:rsidRPr="001058B5">
        <w:rPr>
          <w:rFonts w:ascii="Arial" w:hAnsi="Arial" w:cs="Arial"/>
          <w:spacing w:val="-7"/>
        </w:rPr>
        <w:t xml:space="preserve"> </w:t>
      </w:r>
      <w:r w:rsidRPr="001058B5">
        <w:rPr>
          <w:rFonts w:ascii="Arial" w:hAnsi="Arial" w:cs="Arial"/>
        </w:rPr>
        <w:t>views</w:t>
      </w:r>
      <w:r w:rsidRPr="001058B5">
        <w:rPr>
          <w:rFonts w:ascii="Arial" w:hAnsi="Arial" w:cs="Arial"/>
          <w:spacing w:val="-6"/>
        </w:rPr>
        <w:t xml:space="preserve"> </w:t>
      </w:r>
      <w:r w:rsidRPr="001058B5">
        <w:rPr>
          <w:rFonts w:ascii="Arial" w:hAnsi="Arial" w:cs="Arial"/>
        </w:rPr>
        <w:t>to</w:t>
      </w:r>
      <w:r w:rsidRPr="001058B5">
        <w:rPr>
          <w:rFonts w:ascii="Arial" w:hAnsi="Arial" w:cs="Arial"/>
          <w:spacing w:val="-7"/>
        </w:rPr>
        <w:t xml:space="preserve"> </w:t>
      </w:r>
      <w:r w:rsidRPr="001058B5">
        <w:rPr>
          <w:rFonts w:ascii="Arial" w:hAnsi="Arial" w:cs="Arial"/>
        </w:rPr>
        <w:t>find</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about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59FF0D37" w14:textId="77777777" w:rsidR="008C539B" w:rsidRPr="001058B5" w:rsidRDefault="008C539B">
      <w:pPr>
        <w:rPr>
          <w:rFonts w:ascii="Arial" w:hAnsi="Arial" w:cs="Arial"/>
        </w:rPr>
        <w:sectPr w:rsidR="008C539B" w:rsidRPr="001058B5">
          <w:headerReference w:type="even" r:id="rId247"/>
          <w:headerReference w:type="default" r:id="rId248"/>
          <w:pgSz w:w="12240" w:h="15840"/>
          <w:pgMar w:top="840" w:right="1060" w:bottom="860" w:left="1100" w:header="549" w:footer="663" w:gutter="0"/>
          <w:cols w:space="720"/>
        </w:sectPr>
      </w:pPr>
    </w:p>
    <w:p w14:paraId="28AAE580" w14:textId="77777777" w:rsidR="008C539B" w:rsidRPr="001058B5" w:rsidRDefault="008C539B">
      <w:pPr>
        <w:pStyle w:val="BodyText"/>
        <w:spacing w:before="3"/>
        <w:rPr>
          <w:rFonts w:ascii="Arial" w:hAnsi="Arial" w:cs="Arial"/>
          <w:b/>
          <w:sz w:val="26"/>
        </w:rPr>
      </w:pPr>
    </w:p>
    <w:p w14:paraId="3F333644" w14:textId="77777777" w:rsidR="008C539B" w:rsidRPr="001058B5" w:rsidRDefault="00C12992">
      <w:pPr>
        <w:pStyle w:val="ListParagraph"/>
        <w:numPr>
          <w:ilvl w:val="0"/>
          <w:numId w:val="20"/>
        </w:numPr>
        <w:tabs>
          <w:tab w:val="left" w:pos="2980"/>
        </w:tabs>
        <w:spacing w:before="92"/>
        <w:rPr>
          <w:rFonts w:ascii="Arial" w:hAnsi="Arial" w:cs="Arial"/>
          <w:sz w:val="20"/>
        </w:rPr>
      </w:pPr>
      <w:r w:rsidRPr="001058B5">
        <w:rPr>
          <w:rFonts w:ascii="Arial" w:hAnsi="Arial" w:cs="Arial"/>
          <w:sz w:val="20"/>
        </w:rPr>
        <w:t>DBA_*</w:t>
      </w:r>
    </w:p>
    <w:p w14:paraId="2AB5B595"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DBA_ROLES</w:t>
      </w:r>
    </w:p>
    <w:p w14:paraId="1803D7AB"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DBA_SYS_PRIVS</w:t>
      </w:r>
    </w:p>
    <w:p w14:paraId="667579FC"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DBA_ROLE_PRIVS</w:t>
      </w:r>
    </w:p>
    <w:p w14:paraId="43D5A199"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DBA_TAB_PRIVS</w:t>
      </w:r>
    </w:p>
    <w:p w14:paraId="75A53761"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DBA_AUDIT_TRAIL</w:t>
      </w:r>
      <w:r w:rsidRPr="001058B5">
        <w:rPr>
          <w:rFonts w:ascii="Arial" w:hAnsi="Arial" w:cs="Arial"/>
          <w:spacing w:val="-101"/>
          <w:sz w:val="20"/>
        </w:rPr>
        <w:t xml:space="preserve"> </w:t>
      </w:r>
      <w:r w:rsidRPr="001058B5">
        <w:rPr>
          <w:rFonts w:ascii="Arial" w:hAnsi="Arial" w:cs="Arial"/>
          <w:sz w:val="20"/>
        </w:rPr>
        <w:t>(if standard auditing is enabled)</w:t>
      </w:r>
    </w:p>
    <w:p w14:paraId="5E4A8B68"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DBA_FGA_AUDIT_TRAIL</w:t>
      </w:r>
      <w:r w:rsidRPr="001058B5">
        <w:rPr>
          <w:rFonts w:ascii="Arial" w:hAnsi="Arial" w:cs="Arial"/>
          <w:spacing w:val="-84"/>
          <w:sz w:val="20"/>
        </w:rPr>
        <w:t xml:space="preserve"> </w:t>
      </w:r>
      <w:r w:rsidRPr="001058B5">
        <w:rPr>
          <w:rFonts w:ascii="Arial" w:hAnsi="Arial" w:cs="Arial"/>
          <w:sz w:val="20"/>
        </w:rPr>
        <w:t>(if</w:t>
      </w:r>
      <w:r w:rsidRPr="001058B5">
        <w:rPr>
          <w:rFonts w:ascii="Arial" w:hAnsi="Arial" w:cs="Arial"/>
          <w:spacing w:val="-8"/>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auditing</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enabled)</w:t>
      </w:r>
    </w:p>
    <w:p w14:paraId="6CD308B1" w14:textId="77777777" w:rsidR="008C539B" w:rsidRPr="001058B5" w:rsidRDefault="00C12992">
      <w:pPr>
        <w:pStyle w:val="Heading7"/>
        <w:numPr>
          <w:ilvl w:val="0"/>
          <w:numId w:val="21"/>
        </w:numPr>
        <w:tabs>
          <w:tab w:val="left" w:pos="2620"/>
        </w:tabs>
        <w:spacing w:before="112"/>
        <w:ind w:left="2620" w:right="496"/>
        <w:jc w:val="left"/>
        <w:rPr>
          <w:rFonts w:ascii="Arial" w:hAnsi="Arial" w:cs="Arial"/>
        </w:rPr>
      </w:pPr>
      <w:r w:rsidRPr="001058B5">
        <w:rPr>
          <w:rFonts w:ascii="Arial" w:hAnsi="Arial" w:cs="Arial"/>
        </w:rPr>
        <w:t>Monitor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granting</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who need these</w:t>
      </w:r>
      <w:r w:rsidRPr="001058B5">
        <w:rPr>
          <w:rFonts w:ascii="Arial" w:hAnsi="Arial" w:cs="Arial"/>
          <w:spacing w:val="-1"/>
        </w:rPr>
        <w:t xml:space="preserve"> </w:t>
      </w:r>
      <w:r w:rsidRPr="001058B5">
        <w:rPr>
          <w:rFonts w:ascii="Arial" w:hAnsi="Arial" w:cs="Arial"/>
        </w:rPr>
        <w:t>privileges.</w:t>
      </w:r>
    </w:p>
    <w:p w14:paraId="77016E6D" w14:textId="77777777" w:rsidR="008C539B" w:rsidRPr="001058B5" w:rsidRDefault="00C12992">
      <w:pPr>
        <w:pStyle w:val="BodyText"/>
        <w:spacing w:before="113"/>
        <w:ind w:left="2620"/>
        <w:rPr>
          <w:rFonts w:ascii="Arial" w:hAnsi="Arial" w:cs="Arial"/>
        </w:rPr>
      </w:pPr>
      <w:r w:rsidRPr="001058B5">
        <w:rPr>
          <w:rFonts w:ascii="Arial" w:hAnsi="Arial" w:cs="Arial"/>
        </w:rPr>
        <w:t>By default, Oracle Database audits the following privileges:</w:t>
      </w:r>
    </w:p>
    <w:p w14:paraId="0CF63CD1" w14:textId="77777777" w:rsidR="008C539B" w:rsidRPr="001058B5" w:rsidRDefault="00C12992">
      <w:pPr>
        <w:pStyle w:val="ListParagraph"/>
        <w:numPr>
          <w:ilvl w:val="0"/>
          <w:numId w:val="19"/>
        </w:numPr>
        <w:tabs>
          <w:tab w:val="left" w:pos="2980"/>
        </w:tabs>
        <w:spacing w:before="137"/>
        <w:rPr>
          <w:rFonts w:ascii="Arial" w:hAnsi="Arial" w:cs="Arial"/>
          <w:sz w:val="20"/>
        </w:rPr>
      </w:pPr>
      <w:r w:rsidRPr="001058B5">
        <w:rPr>
          <w:rFonts w:ascii="Arial" w:hAnsi="Arial" w:cs="Arial"/>
          <w:w w:val="90"/>
          <w:sz w:val="20"/>
        </w:rPr>
        <w:t>ALTER</w:t>
      </w:r>
      <w:r w:rsidRPr="001058B5">
        <w:rPr>
          <w:rFonts w:ascii="Arial" w:hAnsi="Arial" w:cs="Arial"/>
          <w:spacing w:val="-60"/>
          <w:w w:val="90"/>
          <w:sz w:val="20"/>
        </w:rPr>
        <w:t xml:space="preserve"> </w:t>
      </w:r>
      <w:r w:rsidRPr="001058B5">
        <w:rPr>
          <w:rFonts w:ascii="Arial" w:hAnsi="Arial" w:cs="Arial"/>
          <w:w w:val="90"/>
          <w:sz w:val="20"/>
        </w:rPr>
        <w:t>SYSTEM</w:t>
      </w:r>
    </w:p>
    <w:p w14:paraId="5D87E315"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0"/>
          <w:sz w:val="20"/>
        </w:rPr>
        <w:t>AUDIT</w:t>
      </w:r>
      <w:r w:rsidRPr="001058B5">
        <w:rPr>
          <w:rFonts w:ascii="Arial" w:hAnsi="Arial" w:cs="Arial"/>
          <w:spacing w:val="-60"/>
          <w:w w:val="90"/>
          <w:sz w:val="20"/>
        </w:rPr>
        <w:t xml:space="preserve"> </w:t>
      </w:r>
      <w:r w:rsidRPr="001058B5">
        <w:rPr>
          <w:rFonts w:ascii="Arial" w:hAnsi="Arial" w:cs="Arial"/>
          <w:w w:val="90"/>
          <w:sz w:val="20"/>
        </w:rPr>
        <w:t>SYSTEM</w:t>
      </w:r>
    </w:p>
    <w:p w14:paraId="411F8F92" w14:textId="77777777" w:rsidR="008C539B" w:rsidRPr="001058B5" w:rsidRDefault="00C12992">
      <w:pPr>
        <w:pStyle w:val="ListParagraph"/>
        <w:numPr>
          <w:ilvl w:val="0"/>
          <w:numId w:val="19"/>
        </w:numPr>
        <w:tabs>
          <w:tab w:val="left" w:pos="2980"/>
        </w:tabs>
        <w:spacing w:before="133"/>
        <w:rPr>
          <w:rFonts w:ascii="Arial" w:hAnsi="Arial" w:cs="Arial"/>
          <w:sz w:val="20"/>
        </w:rPr>
      </w:pPr>
      <w:r w:rsidRPr="001058B5">
        <w:rPr>
          <w:rFonts w:ascii="Arial" w:hAnsi="Arial" w:cs="Arial"/>
          <w:w w:val="95"/>
          <w:sz w:val="20"/>
        </w:rPr>
        <w:t>CREATE EXTERNAL</w:t>
      </w:r>
      <w:r w:rsidRPr="001058B5">
        <w:rPr>
          <w:rFonts w:ascii="Arial" w:hAnsi="Arial" w:cs="Arial"/>
          <w:spacing w:val="-32"/>
          <w:w w:val="95"/>
          <w:sz w:val="20"/>
        </w:rPr>
        <w:t xml:space="preserve"> </w:t>
      </w:r>
      <w:r w:rsidRPr="001058B5">
        <w:rPr>
          <w:rFonts w:ascii="Arial" w:hAnsi="Arial" w:cs="Arial"/>
          <w:w w:val="95"/>
          <w:sz w:val="20"/>
        </w:rPr>
        <w:t>JOB</w:t>
      </w:r>
    </w:p>
    <w:p w14:paraId="72D39FF0" w14:textId="77777777" w:rsidR="008C539B" w:rsidRPr="001058B5" w:rsidRDefault="00C12992">
      <w:pPr>
        <w:pStyle w:val="BodyText"/>
        <w:spacing w:before="108"/>
        <w:ind w:left="2620"/>
        <w:rPr>
          <w:rFonts w:ascii="Arial" w:hAnsi="Arial" w:cs="Arial"/>
        </w:rPr>
      </w:pPr>
      <w:r w:rsidRPr="001058B5">
        <w:rPr>
          <w:rFonts w:ascii="Arial" w:hAnsi="Arial" w:cs="Arial"/>
        </w:rPr>
        <w:t>Oracle recommends that you also audit the following privileges:</w:t>
      </w:r>
    </w:p>
    <w:p w14:paraId="3BABBA77" w14:textId="77777777" w:rsidR="008C539B" w:rsidRPr="001058B5" w:rsidRDefault="00C12992">
      <w:pPr>
        <w:pStyle w:val="ListParagraph"/>
        <w:numPr>
          <w:ilvl w:val="0"/>
          <w:numId w:val="19"/>
        </w:numPr>
        <w:tabs>
          <w:tab w:val="left" w:pos="2980"/>
        </w:tabs>
        <w:spacing w:before="121" w:line="228" w:lineRule="auto"/>
        <w:ind w:right="675"/>
        <w:rPr>
          <w:rFonts w:ascii="Arial" w:hAnsi="Arial" w:cs="Arial"/>
          <w:sz w:val="20"/>
        </w:rPr>
      </w:pPr>
      <w:r w:rsidRPr="001058B5">
        <w:rPr>
          <w:rFonts w:ascii="Arial" w:hAnsi="Arial" w:cs="Arial"/>
          <w:w w:val="95"/>
          <w:sz w:val="20"/>
        </w:rPr>
        <w:t>ALL</w:t>
      </w:r>
      <w:r w:rsidRPr="001058B5">
        <w:rPr>
          <w:rFonts w:ascii="Arial" w:hAnsi="Arial" w:cs="Arial"/>
          <w:spacing w:val="-45"/>
          <w:w w:val="95"/>
          <w:sz w:val="20"/>
        </w:rPr>
        <w:t xml:space="preserve"> </w:t>
      </w:r>
      <w:r w:rsidRPr="001058B5">
        <w:rPr>
          <w:rFonts w:ascii="Arial" w:hAnsi="Arial" w:cs="Arial"/>
          <w:w w:val="95"/>
          <w:sz w:val="20"/>
        </w:rPr>
        <w:t>PRIVILEGES</w:t>
      </w:r>
      <w:r w:rsidRPr="001058B5">
        <w:rPr>
          <w:rFonts w:ascii="Arial" w:hAnsi="Arial" w:cs="Arial"/>
          <w:spacing w:val="-86"/>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includes</w:t>
      </w:r>
      <w:r w:rsidRPr="001058B5">
        <w:rPr>
          <w:rFonts w:ascii="Arial" w:hAnsi="Arial" w:cs="Arial"/>
          <w:spacing w:val="-14"/>
          <w:w w:val="95"/>
          <w:sz w:val="20"/>
        </w:rPr>
        <w:t xml:space="preserve"> </w:t>
      </w:r>
      <w:r w:rsidRPr="001058B5">
        <w:rPr>
          <w:rFonts w:ascii="Arial" w:hAnsi="Arial" w:cs="Arial"/>
          <w:w w:val="95"/>
          <w:sz w:val="20"/>
        </w:rPr>
        <w:t>privileges</w:t>
      </w:r>
      <w:r w:rsidRPr="001058B5">
        <w:rPr>
          <w:rFonts w:ascii="Arial" w:hAnsi="Arial" w:cs="Arial"/>
          <w:spacing w:val="-14"/>
          <w:w w:val="95"/>
          <w:sz w:val="20"/>
        </w:rPr>
        <w:t xml:space="preserve"> </w:t>
      </w:r>
      <w:r w:rsidRPr="001058B5">
        <w:rPr>
          <w:rFonts w:ascii="Arial" w:hAnsi="Arial" w:cs="Arial"/>
          <w:w w:val="95"/>
          <w:sz w:val="20"/>
        </w:rPr>
        <w:t>such</w:t>
      </w:r>
      <w:r w:rsidRPr="001058B5">
        <w:rPr>
          <w:rFonts w:ascii="Arial" w:hAnsi="Arial" w:cs="Arial"/>
          <w:spacing w:val="-15"/>
          <w:w w:val="95"/>
          <w:sz w:val="20"/>
        </w:rPr>
        <w:t xml:space="preserve"> </w:t>
      </w:r>
      <w:r w:rsidRPr="001058B5">
        <w:rPr>
          <w:rFonts w:ascii="Arial" w:hAnsi="Arial" w:cs="Arial"/>
          <w:w w:val="95"/>
          <w:sz w:val="20"/>
        </w:rPr>
        <w:t>as</w:t>
      </w:r>
      <w:r w:rsidRPr="001058B5">
        <w:rPr>
          <w:rFonts w:ascii="Arial" w:hAnsi="Arial" w:cs="Arial"/>
          <w:spacing w:val="-13"/>
          <w:w w:val="95"/>
          <w:sz w:val="20"/>
        </w:rPr>
        <w:t xml:space="preserve"> </w:t>
      </w:r>
      <w:r w:rsidRPr="001058B5">
        <w:rPr>
          <w:rFonts w:ascii="Arial" w:hAnsi="Arial" w:cs="Arial"/>
          <w:w w:val="95"/>
          <w:sz w:val="20"/>
        </w:rPr>
        <w:t>BECOME</w:t>
      </w:r>
      <w:r w:rsidRPr="001058B5">
        <w:rPr>
          <w:rFonts w:ascii="Arial" w:hAnsi="Arial" w:cs="Arial"/>
          <w:spacing w:val="-4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 xml:space="preserve">CREATE </w:t>
      </w:r>
      <w:r w:rsidRPr="001058B5">
        <w:rPr>
          <w:rFonts w:ascii="Arial" w:hAnsi="Arial" w:cs="Arial"/>
          <w:sz w:val="20"/>
        </w:rPr>
        <w:t>LIBRARY, and CREATE</w:t>
      </w:r>
      <w:r w:rsidRPr="001058B5">
        <w:rPr>
          <w:rFonts w:ascii="Arial" w:hAnsi="Arial" w:cs="Arial"/>
          <w:spacing w:val="-39"/>
          <w:sz w:val="20"/>
        </w:rPr>
        <w:t xml:space="preserve"> </w:t>
      </w:r>
      <w:r w:rsidRPr="001058B5">
        <w:rPr>
          <w:rFonts w:ascii="Arial" w:hAnsi="Arial" w:cs="Arial"/>
          <w:sz w:val="20"/>
        </w:rPr>
        <w:t>PROCEDURE)</w:t>
      </w:r>
    </w:p>
    <w:p w14:paraId="461D3FDF" w14:textId="77777777" w:rsidR="008C539B" w:rsidRPr="001058B5" w:rsidRDefault="00C12992">
      <w:pPr>
        <w:pStyle w:val="ListParagraph"/>
        <w:numPr>
          <w:ilvl w:val="0"/>
          <w:numId w:val="19"/>
        </w:numPr>
        <w:tabs>
          <w:tab w:val="left" w:pos="2980"/>
        </w:tabs>
        <w:rPr>
          <w:rFonts w:ascii="Arial" w:hAnsi="Arial" w:cs="Arial"/>
          <w:sz w:val="20"/>
        </w:rPr>
      </w:pPr>
      <w:r w:rsidRPr="001058B5">
        <w:rPr>
          <w:rFonts w:ascii="Arial" w:hAnsi="Arial" w:cs="Arial"/>
          <w:sz w:val="20"/>
        </w:rPr>
        <w:t>DBMS_BACKUP_RESTORE</w:t>
      </w:r>
      <w:r w:rsidRPr="001058B5">
        <w:rPr>
          <w:rFonts w:ascii="Arial" w:hAnsi="Arial" w:cs="Arial"/>
          <w:spacing w:val="-81"/>
          <w:sz w:val="20"/>
        </w:rPr>
        <w:t xml:space="preserve"> </w:t>
      </w:r>
      <w:r w:rsidRPr="001058B5">
        <w:rPr>
          <w:rFonts w:ascii="Arial" w:hAnsi="Arial" w:cs="Arial"/>
          <w:sz w:val="20"/>
        </w:rPr>
        <w:t>package</w:t>
      </w:r>
    </w:p>
    <w:p w14:paraId="6B282347"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to DBMS_SYS_SQL</w:t>
      </w:r>
    </w:p>
    <w:p w14:paraId="7DDE4FC1"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5"/>
          <w:sz w:val="20"/>
        </w:rPr>
        <w:t>SELECT ANY</w:t>
      </w:r>
      <w:r w:rsidRPr="001058B5">
        <w:rPr>
          <w:rFonts w:ascii="Arial" w:hAnsi="Arial" w:cs="Arial"/>
          <w:spacing w:val="-28"/>
          <w:w w:val="95"/>
          <w:sz w:val="20"/>
        </w:rPr>
        <w:t xml:space="preserve"> </w:t>
      </w:r>
      <w:r w:rsidRPr="001058B5">
        <w:rPr>
          <w:rFonts w:ascii="Arial" w:hAnsi="Arial" w:cs="Arial"/>
          <w:w w:val="95"/>
          <w:sz w:val="20"/>
        </w:rPr>
        <w:t>TABLE</w:t>
      </w:r>
    </w:p>
    <w:p w14:paraId="54A68DC8" w14:textId="77777777" w:rsidR="008C539B" w:rsidRPr="001058B5" w:rsidRDefault="00C12992">
      <w:pPr>
        <w:pStyle w:val="ListParagraph"/>
        <w:numPr>
          <w:ilvl w:val="0"/>
          <w:numId w:val="19"/>
        </w:numPr>
        <w:tabs>
          <w:tab w:val="left" w:pos="2980"/>
        </w:tabs>
        <w:spacing w:before="107"/>
        <w:rPr>
          <w:rFonts w:ascii="Arial" w:hAnsi="Arial" w:cs="Arial"/>
          <w:sz w:val="20"/>
        </w:rPr>
      </w:pPr>
      <w:r w:rsidRPr="001058B5">
        <w:rPr>
          <w:rFonts w:ascii="Arial" w:hAnsi="Arial" w:cs="Arial"/>
          <w:sz w:val="20"/>
        </w:rPr>
        <w:t>SELECT</w:t>
      </w:r>
      <w:r w:rsidRPr="001058B5">
        <w:rPr>
          <w:rFonts w:ascii="Arial" w:hAnsi="Arial" w:cs="Arial"/>
          <w:spacing w:val="-89"/>
          <w:sz w:val="20"/>
        </w:rPr>
        <w:t xml:space="preserve"> </w:t>
      </w:r>
      <w:r w:rsidRPr="001058B5">
        <w:rPr>
          <w:rFonts w:ascii="Arial" w:hAnsi="Arial" w:cs="Arial"/>
          <w:sz w:val="20"/>
        </w:rPr>
        <w:t>on PERFSTAT.STATS$SQLTEXT</w:t>
      </w:r>
    </w:p>
    <w:p w14:paraId="149A167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92"/>
          <w:sz w:val="20"/>
        </w:rPr>
        <w:t xml:space="preserve"> </w:t>
      </w:r>
      <w:r w:rsidRPr="001058B5">
        <w:rPr>
          <w:rFonts w:ascii="Arial" w:hAnsi="Arial" w:cs="Arial"/>
          <w:sz w:val="20"/>
        </w:rPr>
        <w:t>on PERFSTAT.STATS$SQL_SUMMARY</w:t>
      </w:r>
    </w:p>
    <w:p w14:paraId="765B85ED"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83"/>
          <w:sz w:val="20"/>
        </w:rPr>
        <w:t xml:space="preserve"> </w:t>
      </w:r>
      <w:r w:rsidRPr="001058B5">
        <w:rPr>
          <w:rFonts w:ascii="Arial" w:hAnsi="Arial" w:cs="Arial"/>
          <w:sz w:val="20"/>
        </w:rPr>
        <w:t>on SYS.SOURCE$</w:t>
      </w:r>
    </w:p>
    <w:p w14:paraId="302DBAA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ADMIN</w:t>
      </w:r>
      <w:r w:rsidRPr="001058B5">
        <w:rPr>
          <w:rFonts w:ascii="Arial" w:hAnsi="Arial" w:cs="Arial"/>
          <w:spacing w:val="-98"/>
          <w:sz w:val="20"/>
        </w:rPr>
        <w:t xml:space="preserve"> </w:t>
      </w:r>
      <w:r w:rsidRPr="001058B5">
        <w:rPr>
          <w:rFonts w:ascii="Arial" w:hAnsi="Arial" w:cs="Arial"/>
          <w:sz w:val="20"/>
        </w:rPr>
        <w:t>clause</w:t>
      </w:r>
    </w:p>
    <w:p w14:paraId="655D6AC2"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GRANT</w:t>
      </w:r>
      <w:r w:rsidRPr="001058B5">
        <w:rPr>
          <w:rFonts w:ascii="Arial" w:hAnsi="Arial" w:cs="Arial"/>
          <w:spacing w:val="-98"/>
          <w:sz w:val="20"/>
        </w:rPr>
        <w:t xml:space="preserve"> </w:t>
      </w:r>
      <w:r w:rsidRPr="001058B5">
        <w:rPr>
          <w:rFonts w:ascii="Arial" w:hAnsi="Arial" w:cs="Arial"/>
          <w:sz w:val="20"/>
        </w:rPr>
        <w:t>clause</w:t>
      </w:r>
    </w:p>
    <w:p w14:paraId="4BD57E2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 that have the CREATE</w:t>
      </w:r>
      <w:r w:rsidRPr="001058B5">
        <w:rPr>
          <w:rFonts w:ascii="Arial" w:hAnsi="Arial" w:cs="Arial"/>
          <w:spacing w:val="-89"/>
          <w:sz w:val="20"/>
        </w:rPr>
        <w:t xml:space="preserve"> </w:t>
      </w:r>
      <w:r w:rsidRPr="001058B5">
        <w:rPr>
          <w:rFonts w:ascii="Arial" w:hAnsi="Arial" w:cs="Arial"/>
          <w:sz w:val="20"/>
        </w:rPr>
        <w:t>keyword</w:t>
      </w:r>
    </w:p>
    <w:p w14:paraId="58546FCF" w14:textId="77777777" w:rsidR="008C539B" w:rsidRPr="001058B5" w:rsidRDefault="00C12992">
      <w:pPr>
        <w:pStyle w:val="Heading7"/>
        <w:numPr>
          <w:ilvl w:val="0"/>
          <w:numId w:val="21"/>
        </w:numPr>
        <w:tabs>
          <w:tab w:val="left" w:pos="2620"/>
        </w:tabs>
        <w:spacing w:before="111"/>
        <w:ind w:left="2620"/>
        <w:jc w:val="left"/>
        <w:rPr>
          <w:rFonts w:ascii="Arial" w:hAnsi="Arial" w:cs="Arial"/>
        </w:rPr>
      </w:pPr>
      <w:r w:rsidRPr="001058B5">
        <w:rPr>
          <w:rFonts w:ascii="Arial" w:hAnsi="Arial" w:cs="Arial"/>
        </w:rPr>
        <w:t>Revoke access to the</w:t>
      </w:r>
      <w:r w:rsidRPr="001058B5">
        <w:rPr>
          <w:rFonts w:ascii="Arial" w:hAnsi="Arial" w:cs="Arial"/>
          <w:spacing w:val="-3"/>
        </w:rPr>
        <w:t xml:space="preserve"> </w:t>
      </w:r>
      <w:r w:rsidRPr="001058B5">
        <w:rPr>
          <w:rFonts w:ascii="Arial" w:hAnsi="Arial" w:cs="Arial"/>
        </w:rPr>
        <w:t>following:</w:t>
      </w:r>
    </w:p>
    <w:p w14:paraId="3A523E67" w14:textId="77777777" w:rsidR="008C539B" w:rsidRPr="001058B5" w:rsidRDefault="00C12992">
      <w:pPr>
        <w:pStyle w:val="ListParagraph"/>
        <w:numPr>
          <w:ilvl w:val="0"/>
          <w:numId w:val="18"/>
        </w:numPr>
        <w:tabs>
          <w:tab w:val="left" w:pos="2980"/>
        </w:tabs>
        <w:spacing w:before="115"/>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SYS.USER_HISTORY$</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18"/>
          <w:sz w:val="20"/>
        </w:rPr>
        <w:t xml:space="preserve"> </w:t>
      </w:r>
      <w:r w:rsidRPr="001058B5">
        <w:rPr>
          <w:rFonts w:ascii="Arial" w:hAnsi="Arial" w:cs="Arial"/>
          <w:sz w:val="20"/>
        </w:rPr>
        <w:t>users</w:t>
      </w:r>
      <w:r w:rsidRPr="001058B5">
        <w:rPr>
          <w:rFonts w:ascii="Arial" w:hAnsi="Arial" w:cs="Arial"/>
          <w:spacing w:val="-18"/>
          <w:sz w:val="20"/>
        </w:rPr>
        <w:t xml:space="preserve"> </w:t>
      </w:r>
      <w:r w:rsidRPr="001058B5">
        <w:rPr>
          <w:rFonts w:ascii="Arial" w:hAnsi="Arial" w:cs="Arial"/>
          <w:sz w:val="20"/>
        </w:rPr>
        <w:t>except</w:t>
      </w:r>
      <w:r w:rsidRPr="001058B5">
        <w:rPr>
          <w:rFonts w:ascii="Arial" w:hAnsi="Arial" w:cs="Arial"/>
          <w:spacing w:val="-18"/>
          <w:sz w:val="20"/>
        </w:rPr>
        <w:t xml:space="preserve"> </w:t>
      </w:r>
      <w:r w:rsidRPr="001058B5">
        <w:rPr>
          <w:rFonts w:ascii="Arial" w:hAnsi="Arial" w:cs="Arial"/>
          <w:sz w:val="20"/>
        </w:rPr>
        <w:t>SYS</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DBA</w:t>
      </w:r>
      <w:r w:rsidRPr="001058B5">
        <w:rPr>
          <w:rFonts w:ascii="Arial" w:hAnsi="Arial" w:cs="Arial"/>
          <w:spacing w:val="-92"/>
          <w:sz w:val="20"/>
        </w:rPr>
        <w:t xml:space="preserve"> </w:t>
      </w:r>
      <w:r w:rsidRPr="001058B5">
        <w:rPr>
          <w:rFonts w:ascii="Arial" w:hAnsi="Arial" w:cs="Arial"/>
          <w:sz w:val="20"/>
        </w:rPr>
        <w:t>accounts</w:t>
      </w:r>
    </w:p>
    <w:p w14:paraId="0030C5F8"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RESOURCE</w:t>
      </w:r>
      <w:r w:rsidRPr="001058B5">
        <w:rPr>
          <w:rFonts w:ascii="Arial" w:hAnsi="Arial" w:cs="Arial"/>
          <w:spacing w:val="-101"/>
          <w:sz w:val="20"/>
        </w:rPr>
        <w:t xml:space="preserve"> </w:t>
      </w:r>
      <w:r w:rsidRPr="001058B5">
        <w:rPr>
          <w:rFonts w:ascii="Arial" w:hAnsi="Arial" w:cs="Arial"/>
          <w:sz w:val="20"/>
        </w:rPr>
        <w:t>role</w:t>
      </w:r>
      <w:r w:rsidRPr="001058B5">
        <w:rPr>
          <w:rFonts w:ascii="Arial" w:hAnsi="Arial" w:cs="Arial"/>
          <w:spacing w:val="-28"/>
          <w:sz w:val="20"/>
        </w:rPr>
        <w:t xml:space="preserve"> </w:t>
      </w:r>
      <w:r w:rsidRPr="001058B5">
        <w:rPr>
          <w:rFonts w:ascii="Arial" w:hAnsi="Arial" w:cs="Arial"/>
          <w:sz w:val="20"/>
        </w:rPr>
        <w:t>from</w:t>
      </w:r>
      <w:r w:rsidRPr="001058B5">
        <w:rPr>
          <w:rFonts w:ascii="Arial" w:hAnsi="Arial" w:cs="Arial"/>
          <w:spacing w:val="-27"/>
          <w:sz w:val="20"/>
        </w:rPr>
        <w:t xml:space="preserve"> </w:t>
      </w:r>
      <w:r w:rsidRPr="001058B5">
        <w:rPr>
          <w:rFonts w:ascii="Arial" w:hAnsi="Arial" w:cs="Arial"/>
          <w:sz w:val="20"/>
        </w:rPr>
        <w:t>typical</w:t>
      </w:r>
      <w:r w:rsidRPr="001058B5">
        <w:rPr>
          <w:rFonts w:ascii="Arial" w:hAnsi="Arial" w:cs="Arial"/>
          <w:spacing w:val="-27"/>
          <w:sz w:val="20"/>
        </w:rPr>
        <w:t xml:space="preserve"> </w:t>
      </w:r>
      <w:r w:rsidRPr="001058B5">
        <w:rPr>
          <w:rFonts w:ascii="Arial" w:hAnsi="Arial" w:cs="Arial"/>
          <w:sz w:val="20"/>
        </w:rPr>
        <w:t>application</w:t>
      </w:r>
      <w:r w:rsidRPr="001058B5">
        <w:rPr>
          <w:rFonts w:ascii="Arial" w:hAnsi="Arial" w:cs="Arial"/>
          <w:spacing w:val="-27"/>
          <w:sz w:val="20"/>
        </w:rPr>
        <w:t xml:space="preserve"> </w:t>
      </w:r>
      <w:r w:rsidRPr="001058B5">
        <w:rPr>
          <w:rFonts w:ascii="Arial" w:hAnsi="Arial" w:cs="Arial"/>
          <w:sz w:val="20"/>
        </w:rPr>
        <w:t>accounts</w:t>
      </w:r>
    </w:p>
    <w:p w14:paraId="6A2778AF"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CONNECT</w:t>
      </w:r>
      <w:r w:rsidRPr="001058B5">
        <w:rPr>
          <w:rFonts w:ascii="Arial" w:hAnsi="Arial" w:cs="Arial"/>
          <w:spacing w:val="-99"/>
          <w:sz w:val="20"/>
        </w:rPr>
        <w:t xml:space="preserve"> </w:t>
      </w:r>
      <w:r w:rsidRPr="001058B5">
        <w:rPr>
          <w:rFonts w:ascii="Arial" w:hAnsi="Arial" w:cs="Arial"/>
          <w:sz w:val="20"/>
        </w:rPr>
        <w:t>role</w:t>
      </w:r>
      <w:r w:rsidRPr="001058B5">
        <w:rPr>
          <w:rFonts w:ascii="Arial" w:hAnsi="Arial" w:cs="Arial"/>
          <w:spacing w:val="-25"/>
          <w:sz w:val="20"/>
        </w:rPr>
        <w:t xml:space="preserve"> </w:t>
      </w:r>
      <w:r w:rsidRPr="001058B5">
        <w:rPr>
          <w:rFonts w:ascii="Arial" w:hAnsi="Arial" w:cs="Arial"/>
          <w:sz w:val="20"/>
        </w:rPr>
        <w:t>from</w:t>
      </w:r>
      <w:r w:rsidRPr="001058B5">
        <w:rPr>
          <w:rFonts w:ascii="Arial" w:hAnsi="Arial" w:cs="Arial"/>
          <w:spacing w:val="-25"/>
          <w:sz w:val="20"/>
        </w:rPr>
        <w:t xml:space="preserve"> </w:t>
      </w:r>
      <w:r w:rsidRPr="001058B5">
        <w:rPr>
          <w:rFonts w:ascii="Arial" w:hAnsi="Arial" w:cs="Arial"/>
          <w:sz w:val="20"/>
        </w:rPr>
        <w:t>typical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accounts</w:t>
      </w:r>
    </w:p>
    <w:p w14:paraId="074DB742"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 DBA</w:t>
      </w:r>
      <w:r w:rsidRPr="001058B5">
        <w:rPr>
          <w:rFonts w:ascii="Arial" w:hAnsi="Arial" w:cs="Arial"/>
          <w:spacing w:val="-96"/>
          <w:sz w:val="20"/>
        </w:rPr>
        <w:t xml:space="preserve"> </w:t>
      </w:r>
      <w:r w:rsidRPr="001058B5">
        <w:rPr>
          <w:rFonts w:ascii="Arial" w:hAnsi="Arial" w:cs="Arial"/>
          <w:sz w:val="20"/>
        </w:rPr>
        <w:t>role from users who do not need this role</w:t>
      </w:r>
    </w:p>
    <w:p w14:paraId="4B7C0D22" w14:textId="77777777" w:rsidR="008C539B" w:rsidRPr="001058B5" w:rsidRDefault="00C12992">
      <w:pPr>
        <w:pStyle w:val="Heading7"/>
        <w:numPr>
          <w:ilvl w:val="0"/>
          <w:numId w:val="21"/>
        </w:numPr>
        <w:tabs>
          <w:tab w:val="left" w:pos="2620"/>
        </w:tabs>
        <w:spacing w:before="112"/>
        <w:ind w:left="2620"/>
        <w:jc w:val="left"/>
        <w:rPr>
          <w:rFonts w:ascii="Arial" w:hAnsi="Arial" w:cs="Arial"/>
        </w:rPr>
      </w:pPr>
      <w:r w:rsidRPr="001058B5">
        <w:rPr>
          <w:rFonts w:ascii="Arial" w:hAnsi="Arial" w:cs="Arial"/>
        </w:rPr>
        <w:t>Grant privileges only to</w:t>
      </w:r>
      <w:r w:rsidRPr="001058B5">
        <w:rPr>
          <w:rFonts w:ascii="Arial" w:hAnsi="Arial" w:cs="Arial"/>
          <w:spacing w:val="-1"/>
        </w:rPr>
        <w:t xml:space="preserve"> </w:t>
      </w:r>
      <w:r w:rsidRPr="001058B5">
        <w:rPr>
          <w:rFonts w:ascii="Arial" w:hAnsi="Arial" w:cs="Arial"/>
        </w:rPr>
        <w:t>roles.</w:t>
      </w:r>
    </w:p>
    <w:p w14:paraId="7110A6FE"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Granting privileges to roles and not individual users makes the management and tracking of privileges much easier.</w:t>
      </w:r>
    </w:p>
    <w:p w14:paraId="26E34FB7" w14:textId="77777777" w:rsidR="008C539B" w:rsidRPr="001058B5" w:rsidRDefault="00C12992">
      <w:pPr>
        <w:pStyle w:val="Heading7"/>
        <w:numPr>
          <w:ilvl w:val="0"/>
          <w:numId w:val="21"/>
        </w:numPr>
        <w:tabs>
          <w:tab w:val="left" w:pos="2620"/>
        </w:tabs>
        <w:spacing w:before="117"/>
        <w:ind w:left="2620" w:right="951"/>
        <w:jc w:val="left"/>
        <w:rPr>
          <w:rFonts w:ascii="Arial" w:hAnsi="Arial" w:cs="Arial"/>
        </w:rPr>
      </w:pPr>
      <w:r w:rsidRPr="001058B5">
        <w:rPr>
          <w:rFonts w:ascii="Arial" w:hAnsi="Arial" w:cs="Arial"/>
        </w:rPr>
        <w:t xml:space="preserve">Limit the proxy account (for proxy authorization) privileges to </w:t>
      </w:r>
      <w:r w:rsidRPr="001058B5">
        <w:rPr>
          <w:rFonts w:ascii="Arial" w:hAnsi="Arial" w:cs="Arial"/>
          <w:spacing w:val="-4"/>
        </w:rPr>
        <w:t xml:space="preserve">CREATE </w:t>
      </w:r>
      <w:r w:rsidRPr="001058B5">
        <w:rPr>
          <w:rFonts w:ascii="Arial" w:hAnsi="Arial" w:cs="Arial"/>
        </w:rPr>
        <w:t>SESSION</w:t>
      </w:r>
      <w:r w:rsidRPr="001058B5">
        <w:rPr>
          <w:rFonts w:ascii="Arial" w:hAnsi="Arial" w:cs="Arial"/>
          <w:spacing w:val="-1"/>
        </w:rPr>
        <w:t xml:space="preserve"> </w:t>
      </w:r>
      <w:r w:rsidRPr="001058B5">
        <w:rPr>
          <w:rFonts w:ascii="Arial" w:hAnsi="Arial" w:cs="Arial"/>
          <w:spacing w:val="-4"/>
        </w:rPr>
        <w:t>only.</w:t>
      </w:r>
    </w:p>
    <w:p w14:paraId="7975F99E" w14:textId="77777777" w:rsidR="008C539B" w:rsidRPr="001058B5" w:rsidRDefault="00C12992">
      <w:pPr>
        <w:pStyle w:val="ListParagraph"/>
        <w:numPr>
          <w:ilvl w:val="0"/>
          <w:numId w:val="21"/>
        </w:numPr>
        <w:tabs>
          <w:tab w:val="left" w:pos="2620"/>
        </w:tabs>
        <w:spacing w:before="117"/>
        <w:ind w:left="2620" w:right="624"/>
        <w:jc w:val="left"/>
        <w:rPr>
          <w:rFonts w:ascii="Arial" w:hAnsi="Arial" w:cs="Arial"/>
          <w:b/>
          <w:sz w:val="20"/>
        </w:rPr>
      </w:pPr>
      <w:r w:rsidRPr="001058B5">
        <w:rPr>
          <w:rFonts w:ascii="Arial" w:hAnsi="Arial" w:cs="Arial"/>
          <w:b/>
          <w:sz w:val="20"/>
        </w:rPr>
        <w:t>Use secure application roles to protect roles that are enabled by</w:t>
      </w:r>
      <w:r w:rsidRPr="001058B5">
        <w:rPr>
          <w:rFonts w:ascii="Arial" w:hAnsi="Arial" w:cs="Arial"/>
          <w:b/>
          <w:spacing w:val="-23"/>
          <w:sz w:val="20"/>
        </w:rPr>
        <w:t xml:space="preserve"> </w:t>
      </w:r>
      <w:r w:rsidRPr="001058B5">
        <w:rPr>
          <w:rFonts w:ascii="Arial" w:hAnsi="Arial" w:cs="Arial"/>
          <w:b/>
          <w:sz w:val="20"/>
        </w:rPr>
        <w:t>application code.</w:t>
      </w:r>
    </w:p>
    <w:p w14:paraId="3DF60FF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3CE7FF9" w14:textId="77777777" w:rsidR="008C539B" w:rsidRPr="001058B5" w:rsidRDefault="008C539B">
      <w:pPr>
        <w:pStyle w:val="BodyText"/>
        <w:spacing w:before="3"/>
        <w:rPr>
          <w:rFonts w:ascii="Arial" w:hAnsi="Arial" w:cs="Arial"/>
          <w:b/>
          <w:sz w:val="26"/>
        </w:rPr>
      </w:pPr>
    </w:p>
    <w:p w14:paraId="44102AC1" w14:textId="77777777" w:rsidR="008C539B" w:rsidRPr="001058B5" w:rsidRDefault="00C12992">
      <w:pPr>
        <w:pStyle w:val="BodyText"/>
        <w:spacing w:before="98" w:line="232" w:lineRule="auto"/>
        <w:ind w:left="2020" w:right="892"/>
        <w:jc w:val="both"/>
        <w:rPr>
          <w:rFonts w:ascii="Arial" w:hAnsi="Arial" w:cs="Arial"/>
        </w:rPr>
      </w:pPr>
      <w:r w:rsidRPr="001058B5">
        <w:rPr>
          <w:rFonts w:ascii="Arial" w:hAnsi="Arial" w:cs="Arial"/>
        </w:rPr>
        <w:t>Secure application roles allow you to define a set of conditions, within a PL/SQL package, that determine whether or not a user can log on to an application.</w:t>
      </w:r>
      <w:r w:rsidRPr="001058B5">
        <w:rPr>
          <w:rFonts w:ascii="Arial" w:hAnsi="Arial" w:cs="Arial"/>
          <w:spacing w:val="-30"/>
        </w:rPr>
        <w:t xml:space="preserve"> </w:t>
      </w:r>
      <w:r w:rsidRPr="001058B5">
        <w:rPr>
          <w:rFonts w:ascii="Arial" w:hAnsi="Arial" w:cs="Arial"/>
        </w:rPr>
        <w:t>Users do not need to use a password with secure application</w:t>
      </w:r>
      <w:r w:rsidRPr="001058B5">
        <w:rPr>
          <w:rFonts w:ascii="Arial" w:hAnsi="Arial" w:cs="Arial"/>
          <w:spacing w:val="-12"/>
        </w:rPr>
        <w:t xml:space="preserve"> </w:t>
      </w:r>
      <w:r w:rsidRPr="001058B5">
        <w:rPr>
          <w:rFonts w:ascii="Arial" w:hAnsi="Arial" w:cs="Arial"/>
        </w:rPr>
        <w:t>roles.</w:t>
      </w:r>
    </w:p>
    <w:p w14:paraId="3B4509E7"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Another approach to protecting roles from being enabled or disabled in an application is the use of role passwords. This approach prevents a user from directly accessing the database in SQL (rather than the application) to enable the privileges associated with the role. However, Oracle recommends that you use secure application roles instead, to avoid having to manage another set of passwords.</w:t>
      </w:r>
    </w:p>
    <w:p w14:paraId="6299A9F3" w14:textId="77777777" w:rsidR="008C539B" w:rsidRPr="001058B5" w:rsidRDefault="00C12992">
      <w:pPr>
        <w:pStyle w:val="Heading7"/>
        <w:numPr>
          <w:ilvl w:val="0"/>
          <w:numId w:val="21"/>
        </w:numPr>
        <w:tabs>
          <w:tab w:val="left" w:pos="2020"/>
        </w:tabs>
        <w:spacing w:before="112"/>
        <w:jc w:val="left"/>
        <w:rPr>
          <w:rFonts w:ascii="Arial" w:hAnsi="Arial" w:cs="Arial"/>
        </w:rPr>
      </w:pPr>
      <w:r w:rsidRPr="001058B5">
        <w:rPr>
          <w:rFonts w:ascii="Arial" w:hAnsi="Arial" w:cs="Arial"/>
        </w:rPr>
        <w:t>Discourage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6"/>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NOLOGGING</w:t>
      </w:r>
      <w:r w:rsidRPr="001058B5">
        <w:rPr>
          <w:rFonts w:ascii="Arial" w:hAnsi="Arial" w:cs="Arial"/>
          <w:spacing w:val="-6"/>
        </w:rPr>
        <w:t xml:space="preserve"> </w:t>
      </w:r>
      <w:r w:rsidRPr="001058B5">
        <w:rPr>
          <w:rFonts w:ascii="Arial" w:hAnsi="Arial" w:cs="Arial"/>
        </w:rPr>
        <w:t>clause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p>
    <w:p w14:paraId="3C19B09C" w14:textId="77777777" w:rsidR="008C539B" w:rsidRPr="001058B5" w:rsidRDefault="00C12992">
      <w:pPr>
        <w:pStyle w:val="BodyText"/>
        <w:spacing w:before="122" w:line="230" w:lineRule="auto"/>
        <w:ind w:left="2020" w:right="710"/>
        <w:rPr>
          <w:rFonts w:ascii="Arial" w:hAnsi="Arial" w:cs="Arial"/>
        </w:rPr>
      </w:pPr>
      <w:r w:rsidRPr="001058B5">
        <w:rPr>
          <w:rFonts w:ascii="Arial" w:hAnsi="Arial" w:cs="Arial"/>
        </w:rPr>
        <w:t>In some SQL statements, the user has the option of specifying the NOLOGGING clause, which indicates that the database operation is not logged in the online redo log file. Even though the user specifies the clause, a redo record is still written to the online redo log file. However, there is no data associated with this record.</w:t>
      </w:r>
    </w:p>
    <w:p w14:paraId="409928A3" w14:textId="77777777" w:rsidR="008C539B" w:rsidRPr="001058B5" w:rsidRDefault="00C12992">
      <w:pPr>
        <w:pStyle w:val="BodyText"/>
        <w:spacing w:before="4" w:line="228" w:lineRule="auto"/>
        <w:ind w:left="2019" w:right="700"/>
        <w:rPr>
          <w:rFonts w:ascii="Arial" w:hAnsi="Arial" w:cs="Arial"/>
        </w:rPr>
      </w:pPr>
      <w:r w:rsidRPr="001058B5">
        <w:rPr>
          <w:rFonts w:ascii="Arial" w:hAnsi="Arial" w:cs="Arial"/>
        </w:rPr>
        <w:t>Because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NOLOGGING</w:t>
      </w:r>
      <w:r w:rsidRPr="001058B5">
        <w:rPr>
          <w:rFonts w:ascii="Arial" w:hAnsi="Arial" w:cs="Arial"/>
          <w:spacing w:val="-89"/>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potential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malicious</w:t>
      </w:r>
      <w:r w:rsidRPr="001058B5">
        <w:rPr>
          <w:rFonts w:ascii="Arial" w:hAnsi="Arial" w:cs="Arial"/>
          <w:spacing w:val="-14"/>
        </w:rPr>
        <w:t xml:space="preserve"> </w:t>
      </w:r>
      <w:r w:rsidRPr="001058B5">
        <w:rPr>
          <w:rFonts w:ascii="Arial" w:hAnsi="Arial" w:cs="Arial"/>
        </w:rPr>
        <w:t>code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entered can be accomplished without an audit</w:t>
      </w:r>
      <w:r w:rsidRPr="001058B5">
        <w:rPr>
          <w:rFonts w:ascii="Arial" w:hAnsi="Arial" w:cs="Arial"/>
          <w:spacing w:val="-1"/>
        </w:rPr>
        <w:t xml:space="preserve"> </w:t>
      </w:r>
      <w:r w:rsidRPr="001058B5">
        <w:rPr>
          <w:rFonts w:ascii="Arial" w:hAnsi="Arial" w:cs="Arial"/>
        </w:rPr>
        <w:t>trail.</w:t>
      </w:r>
    </w:p>
    <w:p w14:paraId="4EB8D87F" w14:textId="77777777" w:rsidR="008C539B" w:rsidRPr="001058B5" w:rsidRDefault="008C539B">
      <w:pPr>
        <w:pStyle w:val="BodyText"/>
        <w:spacing w:before="11"/>
        <w:rPr>
          <w:rFonts w:ascii="Arial" w:hAnsi="Arial" w:cs="Arial"/>
          <w:sz w:val="27"/>
        </w:rPr>
      </w:pPr>
    </w:p>
    <w:p w14:paraId="24564D77" w14:textId="77777777" w:rsidR="008C539B" w:rsidRPr="001058B5" w:rsidRDefault="00C12992">
      <w:pPr>
        <w:pStyle w:val="Heading3"/>
        <w:ind w:left="100"/>
      </w:pPr>
      <w:bookmarkStart w:id="2008" w:name="Guidelines_for_Securing_Roles"/>
      <w:bookmarkStart w:id="2009" w:name="_bookmark2159"/>
      <w:bookmarkStart w:id="2010" w:name="_bookmark2160"/>
      <w:bookmarkEnd w:id="2008"/>
      <w:bookmarkEnd w:id="2009"/>
      <w:bookmarkEnd w:id="2010"/>
      <w:r w:rsidRPr="001058B5">
        <w:t>Guidelines f</w:t>
      </w:r>
      <w:bookmarkStart w:id="2011" w:name="_bookmark2161"/>
      <w:bookmarkEnd w:id="2011"/>
      <w:r w:rsidRPr="001058B5">
        <w:t>or Securing Roles</w:t>
      </w:r>
    </w:p>
    <w:p w14:paraId="1DE69318" w14:textId="77777777" w:rsidR="008C539B" w:rsidRPr="001058B5" w:rsidRDefault="00C12992">
      <w:pPr>
        <w:pStyle w:val="BodyText"/>
        <w:spacing w:before="81"/>
        <w:ind w:left="1660"/>
        <w:rPr>
          <w:rFonts w:ascii="Arial" w:hAnsi="Arial" w:cs="Arial"/>
        </w:rPr>
      </w:pPr>
      <w:r w:rsidRPr="001058B5">
        <w:rPr>
          <w:rFonts w:ascii="Arial" w:hAnsi="Arial" w:cs="Arial"/>
        </w:rPr>
        <w:t>Follow these guidelines when managing roles:</w:t>
      </w:r>
    </w:p>
    <w:p w14:paraId="31A5B06C" w14:textId="77777777" w:rsidR="008C539B" w:rsidRPr="001058B5" w:rsidRDefault="00C12992">
      <w:pPr>
        <w:pStyle w:val="Heading7"/>
        <w:numPr>
          <w:ilvl w:val="0"/>
          <w:numId w:val="17"/>
        </w:numPr>
        <w:tabs>
          <w:tab w:val="left" w:pos="2020"/>
        </w:tabs>
        <w:spacing w:before="115"/>
        <w:jc w:val="left"/>
        <w:rPr>
          <w:rFonts w:ascii="Arial" w:hAnsi="Arial" w:cs="Arial"/>
        </w:rPr>
      </w:pPr>
      <w:r w:rsidRPr="001058B5">
        <w:rPr>
          <w:rFonts w:ascii="Arial" w:hAnsi="Arial" w:cs="Arial"/>
        </w:rPr>
        <w:t>Grant a role to users only if they need all privileges of the</w:t>
      </w:r>
      <w:r w:rsidRPr="001058B5">
        <w:rPr>
          <w:rFonts w:ascii="Arial" w:hAnsi="Arial" w:cs="Arial"/>
          <w:spacing w:val="-8"/>
        </w:rPr>
        <w:t xml:space="preserve"> </w:t>
      </w:r>
      <w:r w:rsidRPr="001058B5">
        <w:rPr>
          <w:rFonts w:ascii="Arial" w:hAnsi="Arial" w:cs="Arial"/>
        </w:rPr>
        <w:t>role.</w:t>
      </w:r>
    </w:p>
    <w:p w14:paraId="3C6DFB9F" w14:textId="77777777" w:rsidR="008C539B" w:rsidRPr="001058B5" w:rsidRDefault="00C12992">
      <w:pPr>
        <w:pStyle w:val="BodyText"/>
        <w:spacing w:before="123" w:line="230" w:lineRule="auto"/>
        <w:ind w:left="2019" w:right="721"/>
        <w:rPr>
          <w:rFonts w:ascii="Arial" w:hAnsi="Arial" w:cs="Arial"/>
        </w:rPr>
      </w:pPr>
      <w:r w:rsidRPr="001058B5">
        <w:rPr>
          <w:rFonts w:ascii="Arial" w:hAnsi="Arial" w:cs="Arial"/>
        </w:rPr>
        <w:t>Roles (groups of privileges) are useful for quickly and easily granting permissions to users. Al</w:t>
      </w:r>
      <w:bookmarkStart w:id="2012" w:name="_bookmark2162"/>
      <w:bookmarkEnd w:id="2012"/>
      <w:r w:rsidRPr="001058B5">
        <w:rPr>
          <w:rFonts w:ascii="Arial" w:hAnsi="Arial" w:cs="Arial"/>
        </w:rPr>
        <w:t xml:space="preserve">though you can use Oracle-defined roles, you have more control and continuity if you create your own roles containing only the privileges pertaining to your requirements. Oracle may change or remove the privileges in an Oracle Database-defined role, as it has with the CONNECT role, which now has only the CREATE </w:t>
      </w:r>
      <w:bookmarkStart w:id="2013" w:name="_bookmark2163"/>
      <w:bookmarkEnd w:id="2013"/>
      <w:r w:rsidRPr="001058B5">
        <w:rPr>
          <w:rFonts w:ascii="Arial" w:hAnsi="Arial" w:cs="Arial"/>
        </w:rPr>
        <w:t>SESSION</w:t>
      </w:r>
      <w:r w:rsidRPr="001058B5">
        <w:rPr>
          <w:rFonts w:ascii="Arial" w:hAnsi="Arial" w:cs="Arial"/>
          <w:spacing w:val="-86"/>
        </w:rPr>
        <w:t xml:space="preserve"> </w:t>
      </w:r>
      <w:r w:rsidRPr="001058B5">
        <w:rPr>
          <w:rFonts w:ascii="Arial" w:hAnsi="Arial" w:cs="Arial"/>
        </w:rPr>
        <w:t xml:space="preserve">privilege. </w:t>
      </w:r>
      <w:r w:rsidRPr="001058B5">
        <w:rPr>
          <w:rFonts w:ascii="Arial" w:hAnsi="Arial" w:cs="Arial"/>
          <w:spacing w:val="-3"/>
        </w:rPr>
        <w:t xml:space="preserve">Formerly, </w:t>
      </w:r>
      <w:r w:rsidRPr="001058B5">
        <w:rPr>
          <w:rFonts w:ascii="Arial" w:hAnsi="Arial" w:cs="Arial"/>
        </w:rPr>
        <w:t>this role had eight other privileges.</w:t>
      </w:r>
    </w:p>
    <w:p w14:paraId="625ADB2D" w14:textId="77777777" w:rsidR="008C539B" w:rsidRPr="001058B5" w:rsidRDefault="00C12992">
      <w:pPr>
        <w:pStyle w:val="BodyText"/>
        <w:spacing w:before="119" w:line="232" w:lineRule="auto"/>
        <w:ind w:left="2020" w:right="701"/>
        <w:rPr>
          <w:rFonts w:ascii="Arial" w:hAnsi="Arial" w:cs="Arial"/>
        </w:rPr>
      </w:pPr>
      <w:r w:rsidRPr="001058B5">
        <w:rPr>
          <w:rFonts w:ascii="Arial" w:hAnsi="Arial" w:cs="Arial"/>
        </w:rPr>
        <w:t>Ensure that the roles you define contain only the privileges that reflect job responsibility. If your application users do not need all the privileges encompassed by an existing role, then apply a different set of roles that supply just the correct privileges. Alternatively, create and assign a more restricted role.</w:t>
      </w:r>
    </w:p>
    <w:p w14:paraId="52973413" w14:textId="77777777" w:rsidR="008C539B" w:rsidRPr="001058B5" w:rsidRDefault="00C12992">
      <w:pPr>
        <w:pStyle w:val="BodyText"/>
        <w:spacing w:before="117" w:line="230" w:lineRule="auto"/>
        <w:ind w:left="2019" w:right="900"/>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it</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imperative</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strictly</w:t>
      </w:r>
      <w:r w:rsidRPr="001058B5">
        <w:rPr>
          <w:rFonts w:ascii="Arial" w:hAnsi="Arial" w:cs="Arial"/>
          <w:spacing w:val="-8"/>
        </w:rPr>
        <w:t xml:space="preserve"> </w:t>
      </w:r>
      <w:r w:rsidRPr="001058B5">
        <w:rPr>
          <w:rFonts w:ascii="Arial" w:hAnsi="Arial" w:cs="Arial"/>
        </w:rPr>
        <w:t>limit</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privileges</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user</w:t>
      </w:r>
      <w:bookmarkStart w:id="2014" w:name="_bookmark2164"/>
      <w:bookmarkEnd w:id="2014"/>
      <w:r w:rsidRPr="001058B5">
        <w:rPr>
          <w:rFonts w:ascii="Arial" w:hAnsi="Arial" w:cs="Arial"/>
          <w:spacing w:val="-10"/>
        </w:rPr>
        <w:t xml:space="preserve"> </w:t>
      </w:r>
      <w:r w:rsidRPr="001058B5">
        <w:rPr>
          <w:rFonts w:ascii="Arial" w:hAnsi="Arial" w:cs="Arial"/>
        </w:rPr>
        <w:t>SCOTT,</w:t>
      </w:r>
      <w:r w:rsidRPr="001058B5">
        <w:rPr>
          <w:rFonts w:ascii="Arial" w:hAnsi="Arial" w:cs="Arial"/>
          <w:spacing w:val="-9"/>
        </w:rPr>
        <w:t xml:space="preserve"> </w:t>
      </w:r>
      <w:r w:rsidRPr="001058B5">
        <w:rPr>
          <w:rFonts w:ascii="Arial" w:hAnsi="Arial" w:cs="Arial"/>
        </w:rPr>
        <w:t xml:space="preserve">because this is a well known account that may be vulnerable to intruders. Because the CREATE DBLINK privilege allows access from one database to </w:t>
      </w:r>
      <w:r w:rsidRPr="001058B5">
        <w:rPr>
          <w:rFonts w:ascii="Arial" w:hAnsi="Arial" w:cs="Arial"/>
          <w:spacing w:val="-3"/>
        </w:rPr>
        <w:t xml:space="preserve">another, </w:t>
      </w:r>
      <w:r w:rsidRPr="001058B5">
        <w:rPr>
          <w:rFonts w:ascii="Arial" w:hAnsi="Arial" w:cs="Arial"/>
        </w:rPr>
        <w:t xml:space="preserve">drop its privilege for SCOTT. Then, drop the entire role for the </w:t>
      </w:r>
      <w:r w:rsidRPr="001058B5">
        <w:rPr>
          <w:rFonts w:ascii="Arial" w:hAnsi="Arial" w:cs="Arial"/>
          <w:spacing w:val="-4"/>
        </w:rPr>
        <w:t xml:space="preserve">user, </w:t>
      </w:r>
      <w:r w:rsidRPr="001058B5">
        <w:rPr>
          <w:rFonts w:ascii="Arial" w:hAnsi="Arial" w:cs="Arial"/>
        </w:rPr>
        <w:t>because privileges acquired by means of a role cannot be dropped individually. Re-create your own role with only the privileges needed, and grant that new role to that</w:t>
      </w:r>
      <w:r w:rsidRPr="001058B5">
        <w:rPr>
          <w:rFonts w:ascii="Arial" w:hAnsi="Arial" w:cs="Arial"/>
          <w:spacing w:val="-21"/>
        </w:rPr>
        <w:t xml:space="preserve"> </w:t>
      </w:r>
      <w:r w:rsidRPr="001058B5">
        <w:rPr>
          <w:rFonts w:ascii="Arial" w:hAnsi="Arial" w:cs="Arial"/>
          <w:spacing w:val="-3"/>
        </w:rPr>
        <w:t>user.</w:t>
      </w:r>
    </w:p>
    <w:p w14:paraId="0DB597DE" w14:textId="77777777" w:rsidR="008C539B" w:rsidRPr="001058B5" w:rsidRDefault="00C12992">
      <w:pPr>
        <w:pStyle w:val="BodyText"/>
        <w:spacing w:line="228" w:lineRule="auto"/>
        <w:ind w:left="2020" w:right="700"/>
        <w:rPr>
          <w:rFonts w:ascii="Arial" w:hAnsi="Arial" w:cs="Arial"/>
        </w:rPr>
      </w:pPr>
      <w:r w:rsidRPr="001058B5">
        <w:rPr>
          <w:rFonts w:ascii="Arial" w:hAnsi="Arial" w:cs="Arial"/>
          <w:spacing w:val="-3"/>
        </w:rPr>
        <w:t>Similarly,</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better</w:t>
      </w:r>
      <w:r w:rsidRPr="001058B5">
        <w:rPr>
          <w:rFonts w:ascii="Arial" w:hAnsi="Arial" w:cs="Arial"/>
          <w:spacing w:val="-18"/>
        </w:rPr>
        <w:t xml:space="preserve"> </w:t>
      </w:r>
      <w:r w:rsidRPr="001058B5">
        <w:rPr>
          <w:rFonts w:ascii="Arial" w:hAnsi="Arial" w:cs="Arial"/>
          <w:spacing w:val="-3"/>
        </w:rPr>
        <w:t>security,</w:t>
      </w:r>
      <w:r w:rsidRPr="001058B5">
        <w:rPr>
          <w:rFonts w:ascii="Arial" w:hAnsi="Arial" w:cs="Arial"/>
          <w:spacing w:val="-18"/>
        </w:rPr>
        <w:t xml:space="preserve"> </w:t>
      </w:r>
      <w:r w:rsidRPr="001058B5">
        <w:rPr>
          <w:rFonts w:ascii="Arial" w:hAnsi="Arial" w:cs="Arial"/>
        </w:rPr>
        <w:t>drop</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DBLINK</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who do not require</w:t>
      </w:r>
      <w:r w:rsidRPr="001058B5">
        <w:rPr>
          <w:rFonts w:ascii="Arial" w:hAnsi="Arial" w:cs="Arial"/>
          <w:spacing w:val="-3"/>
        </w:rPr>
        <w:t xml:space="preserve"> </w:t>
      </w:r>
      <w:r w:rsidRPr="001058B5">
        <w:rPr>
          <w:rFonts w:ascii="Arial" w:hAnsi="Arial" w:cs="Arial"/>
        </w:rPr>
        <w:t>it.</w:t>
      </w:r>
    </w:p>
    <w:p w14:paraId="0A8FE6C2" w14:textId="77777777" w:rsidR="008C539B" w:rsidRPr="001058B5" w:rsidRDefault="00C12992">
      <w:pPr>
        <w:pStyle w:val="Heading7"/>
        <w:numPr>
          <w:ilvl w:val="0"/>
          <w:numId w:val="17"/>
        </w:numPr>
        <w:tabs>
          <w:tab w:val="left" w:pos="2020"/>
        </w:tabs>
        <w:spacing w:before="119"/>
        <w:jc w:val="left"/>
        <w:rPr>
          <w:rFonts w:ascii="Arial" w:hAnsi="Arial" w:cs="Arial"/>
        </w:rPr>
      </w:pPr>
      <w:r w:rsidRPr="001058B5">
        <w:rPr>
          <w:rFonts w:ascii="Arial" w:hAnsi="Arial" w:cs="Arial"/>
        </w:rPr>
        <w:t>Do not grant user roles to application</w:t>
      </w:r>
      <w:r w:rsidRPr="001058B5">
        <w:rPr>
          <w:rFonts w:ascii="Arial" w:hAnsi="Arial" w:cs="Arial"/>
          <w:spacing w:val="-6"/>
        </w:rPr>
        <w:t xml:space="preserve"> </w:t>
      </w:r>
      <w:r w:rsidRPr="001058B5">
        <w:rPr>
          <w:rFonts w:ascii="Arial" w:hAnsi="Arial" w:cs="Arial"/>
        </w:rPr>
        <w:t>developers.</w:t>
      </w:r>
    </w:p>
    <w:p w14:paraId="4D94626A" w14:textId="77777777" w:rsidR="008C539B" w:rsidRPr="001058B5" w:rsidRDefault="00C12992">
      <w:pPr>
        <w:pStyle w:val="BodyText"/>
        <w:spacing w:before="120" w:line="232" w:lineRule="auto"/>
        <w:ind w:left="2020" w:right="721"/>
        <w:rPr>
          <w:rFonts w:ascii="Arial" w:hAnsi="Arial" w:cs="Arial"/>
        </w:rPr>
      </w:pPr>
      <w:r w:rsidRPr="001058B5">
        <w:rPr>
          <w:rFonts w:ascii="Arial" w:hAnsi="Arial" w:cs="Arial"/>
        </w:rPr>
        <w:t xml:space="preserve">Roles are not meant to be used by application developers, because the privileges to access schema objects within stored programmatic constructs need to be granted directly. Remember that roles are not enabled within stored procedures except for invoker’s right procedures. See </w:t>
      </w:r>
      <w:hyperlink w:anchor="_bookmark570" w:history="1">
        <w:r w:rsidRPr="001058B5">
          <w:rPr>
            <w:rFonts w:ascii="Arial" w:hAnsi="Arial" w:cs="Arial"/>
            <w:color w:val="0000CC"/>
          </w:rPr>
          <w:t xml:space="preserve">"How Roles Work in PL/SQL Blocks" </w:t>
        </w:r>
      </w:hyperlink>
      <w:hyperlink w:anchor="_bookmark570" w:history="1">
        <w:r w:rsidRPr="001058B5">
          <w:rPr>
            <w:rFonts w:ascii="Arial" w:hAnsi="Arial" w:cs="Arial"/>
          </w:rPr>
          <w:t>on page 4-9</w:t>
        </w:r>
      </w:hyperlink>
      <w:r w:rsidRPr="001058B5">
        <w:rPr>
          <w:rFonts w:ascii="Arial" w:hAnsi="Arial" w:cs="Arial"/>
        </w:rPr>
        <w:t xml:space="preserve"> for information about this topic.</w:t>
      </w:r>
    </w:p>
    <w:p w14:paraId="5090505A" w14:textId="77777777" w:rsidR="008C539B" w:rsidRPr="001058B5" w:rsidRDefault="00C12992">
      <w:pPr>
        <w:pStyle w:val="Heading7"/>
        <w:numPr>
          <w:ilvl w:val="0"/>
          <w:numId w:val="17"/>
        </w:numPr>
        <w:tabs>
          <w:tab w:val="left" w:pos="2020"/>
        </w:tabs>
        <w:spacing w:before="113"/>
        <w:jc w:val="left"/>
        <w:rPr>
          <w:rFonts w:ascii="Arial" w:hAnsi="Arial" w:cs="Arial"/>
        </w:rPr>
      </w:pPr>
      <w:r w:rsidRPr="001058B5">
        <w:rPr>
          <w:rFonts w:ascii="Arial" w:hAnsi="Arial" w:cs="Arial"/>
        </w:rPr>
        <w:t>Create and assign roles specific to each Oracle Database</w:t>
      </w:r>
      <w:r w:rsidRPr="001058B5">
        <w:rPr>
          <w:rFonts w:ascii="Arial" w:hAnsi="Arial" w:cs="Arial"/>
          <w:spacing w:val="-7"/>
        </w:rPr>
        <w:t xml:space="preserve"> </w:t>
      </w:r>
      <w:r w:rsidRPr="001058B5">
        <w:rPr>
          <w:rFonts w:ascii="Arial" w:hAnsi="Arial" w:cs="Arial"/>
        </w:rPr>
        <w:t>installation.</w:t>
      </w:r>
    </w:p>
    <w:p w14:paraId="4B677059" w14:textId="77777777" w:rsidR="008C539B" w:rsidRPr="001058B5" w:rsidRDefault="00C12992">
      <w:pPr>
        <w:pStyle w:val="BodyText"/>
        <w:spacing w:before="121" w:line="232" w:lineRule="auto"/>
        <w:ind w:left="2020" w:right="985"/>
        <w:rPr>
          <w:rFonts w:ascii="Arial" w:hAnsi="Arial" w:cs="Arial"/>
        </w:rPr>
      </w:pPr>
      <w:r w:rsidRPr="001058B5">
        <w:rPr>
          <w:rFonts w:ascii="Arial" w:hAnsi="Arial" w:cs="Arial"/>
        </w:rPr>
        <w:t>This principle enables the organization to retain detailed control of its roles and privileges. This also avoids the necessity to adjust if Oracle Database changes or</w:t>
      </w:r>
    </w:p>
    <w:p w14:paraId="5A4DF680" w14:textId="77777777" w:rsidR="008C539B" w:rsidRPr="001058B5" w:rsidRDefault="008C539B">
      <w:pPr>
        <w:spacing w:line="232" w:lineRule="auto"/>
        <w:rPr>
          <w:rFonts w:ascii="Arial" w:hAnsi="Arial" w:cs="Arial"/>
        </w:rPr>
        <w:sectPr w:rsidR="008C539B" w:rsidRPr="001058B5">
          <w:headerReference w:type="even" r:id="rId249"/>
          <w:headerReference w:type="default" r:id="rId250"/>
          <w:pgSz w:w="12240" w:h="15840"/>
          <w:pgMar w:top="840" w:right="1060" w:bottom="860" w:left="1100" w:header="549" w:footer="663" w:gutter="0"/>
          <w:cols w:space="720"/>
        </w:sectPr>
      </w:pPr>
    </w:p>
    <w:p w14:paraId="7BF6631D" w14:textId="77777777" w:rsidR="008C539B" w:rsidRPr="001058B5" w:rsidRDefault="008C539B">
      <w:pPr>
        <w:pStyle w:val="BodyText"/>
        <w:spacing w:before="5"/>
        <w:rPr>
          <w:rFonts w:ascii="Arial" w:hAnsi="Arial" w:cs="Arial"/>
          <w:sz w:val="25"/>
        </w:rPr>
      </w:pPr>
    </w:p>
    <w:p w14:paraId="36454ED7" w14:textId="77777777" w:rsidR="008C539B" w:rsidRPr="001058B5" w:rsidRDefault="00C12992">
      <w:pPr>
        <w:pStyle w:val="BodyText"/>
        <w:spacing w:before="103" w:line="228" w:lineRule="auto"/>
        <w:ind w:left="2620" w:right="185" w:hanging="1"/>
        <w:rPr>
          <w:rFonts w:ascii="Arial" w:hAnsi="Arial" w:cs="Arial"/>
        </w:rPr>
      </w:pPr>
      <w:r w:rsidRPr="001058B5">
        <w:rPr>
          <w:rFonts w:ascii="Arial" w:hAnsi="Arial" w:cs="Arial"/>
        </w:rPr>
        <w:t>removes</w:t>
      </w:r>
      <w:r w:rsidRPr="001058B5">
        <w:rPr>
          <w:rFonts w:ascii="Arial" w:hAnsi="Arial" w:cs="Arial"/>
          <w:spacing w:val="-13"/>
        </w:rPr>
        <w:t xml:space="preserve"> </w:t>
      </w:r>
      <w:bookmarkStart w:id="2015" w:name="_bookmark2165"/>
      <w:bookmarkEnd w:id="2015"/>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Database-defined</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it</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4"/>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has only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spacing w:val="-3"/>
        </w:rPr>
        <w:t>Formerly,</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also</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eight</w:t>
      </w:r>
      <w:r w:rsidRPr="001058B5">
        <w:rPr>
          <w:rFonts w:ascii="Arial" w:hAnsi="Arial" w:cs="Arial"/>
          <w:spacing w:val="-19"/>
        </w:rPr>
        <w:t xml:space="preserve"> </w:t>
      </w:r>
      <w:r w:rsidRPr="001058B5">
        <w:rPr>
          <w:rFonts w:ascii="Arial" w:hAnsi="Arial" w:cs="Arial"/>
        </w:rPr>
        <w:t>other</w:t>
      </w:r>
      <w:r w:rsidRPr="001058B5">
        <w:rPr>
          <w:rFonts w:ascii="Arial" w:hAnsi="Arial" w:cs="Arial"/>
          <w:spacing w:val="-19"/>
        </w:rPr>
        <w:t xml:space="preserve"> </w:t>
      </w:r>
      <w:r w:rsidRPr="001058B5">
        <w:rPr>
          <w:rFonts w:ascii="Arial" w:hAnsi="Arial" w:cs="Arial"/>
        </w:rPr>
        <w:t>privileges.</w:t>
      </w:r>
    </w:p>
    <w:p w14:paraId="1BEE58F6" w14:textId="77777777" w:rsidR="008C539B" w:rsidRPr="001058B5" w:rsidRDefault="00C12992">
      <w:pPr>
        <w:pStyle w:val="Heading7"/>
        <w:numPr>
          <w:ilvl w:val="0"/>
          <w:numId w:val="17"/>
        </w:numPr>
        <w:tabs>
          <w:tab w:val="left" w:pos="2620"/>
        </w:tabs>
        <w:spacing w:before="115"/>
        <w:ind w:left="2620"/>
        <w:jc w:val="left"/>
        <w:rPr>
          <w:rFonts w:ascii="Arial" w:hAnsi="Arial" w:cs="Arial"/>
        </w:rPr>
      </w:pPr>
      <w:r w:rsidRPr="001058B5">
        <w:rPr>
          <w:rFonts w:ascii="Arial" w:hAnsi="Arial" w:cs="Arial"/>
        </w:rPr>
        <w:t>For enterprise users, create global</w:t>
      </w:r>
      <w:r w:rsidRPr="001058B5">
        <w:rPr>
          <w:rFonts w:ascii="Arial" w:hAnsi="Arial" w:cs="Arial"/>
          <w:spacing w:val="-4"/>
        </w:rPr>
        <w:t xml:space="preserve"> </w:t>
      </w:r>
      <w:r w:rsidRPr="001058B5">
        <w:rPr>
          <w:rFonts w:ascii="Arial" w:hAnsi="Arial" w:cs="Arial"/>
        </w:rPr>
        <w:t>roles.</w:t>
      </w:r>
    </w:p>
    <w:p w14:paraId="21D79A74" w14:textId="77777777" w:rsidR="008C539B" w:rsidRPr="001058B5" w:rsidRDefault="00C12992">
      <w:pPr>
        <w:pStyle w:val="BodyText"/>
        <w:spacing w:before="120" w:line="232" w:lineRule="auto"/>
        <w:ind w:left="2619" w:right="185"/>
        <w:rPr>
          <w:rFonts w:ascii="Arial" w:hAnsi="Arial" w:cs="Arial"/>
        </w:rPr>
      </w:pPr>
      <w:r w:rsidRPr="001058B5">
        <w:rPr>
          <w:rFonts w:ascii="Arial" w:hAnsi="Arial" w:cs="Arial"/>
        </w:rPr>
        <w:t>Global roles are managed by an enterprise directory service, such as Oracle Internet Directory. See the following sections for more information about global roles:</w:t>
      </w:r>
    </w:p>
    <w:p w14:paraId="674D19BF" w14:textId="77777777" w:rsidR="008C539B" w:rsidRPr="001058B5" w:rsidRDefault="008D1AB8">
      <w:pPr>
        <w:pStyle w:val="ListParagraph"/>
        <w:numPr>
          <w:ilvl w:val="1"/>
          <w:numId w:val="17"/>
        </w:numPr>
        <w:tabs>
          <w:tab w:val="left" w:pos="2980"/>
        </w:tabs>
        <w:rPr>
          <w:rFonts w:ascii="Arial" w:hAnsi="Arial" w:cs="Arial"/>
          <w:sz w:val="20"/>
        </w:rPr>
      </w:pPr>
      <w:hyperlink w:anchor="_bookmark375" w:history="1">
        <w:r w:rsidR="00C12992" w:rsidRPr="001058B5">
          <w:rPr>
            <w:rFonts w:ascii="Arial" w:hAnsi="Arial" w:cs="Arial"/>
            <w:color w:val="0000CC"/>
            <w:sz w:val="20"/>
          </w:rPr>
          <w:t xml:space="preserve">"Configuring Global User Authentication and Authorization" </w:t>
        </w:r>
      </w:hyperlink>
      <w:hyperlink w:anchor="_bookmark375" w:history="1">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3-30</w:t>
        </w:r>
      </w:hyperlink>
    </w:p>
    <w:p w14:paraId="13E1AAC7" w14:textId="77777777" w:rsidR="008C539B" w:rsidRPr="001058B5" w:rsidRDefault="008D1AB8">
      <w:pPr>
        <w:pStyle w:val="ListParagraph"/>
        <w:numPr>
          <w:ilvl w:val="1"/>
          <w:numId w:val="17"/>
        </w:numPr>
        <w:tabs>
          <w:tab w:val="left" w:pos="2980"/>
        </w:tabs>
        <w:spacing w:before="112"/>
        <w:rPr>
          <w:rFonts w:ascii="Arial" w:hAnsi="Arial" w:cs="Arial"/>
          <w:sz w:val="20"/>
        </w:rPr>
      </w:pPr>
      <w:hyperlink w:anchor="_bookmark678" w:history="1">
        <w:r w:rsidR="00C12992" w:rsidRPr="001058B5">
          <w:rPr>
            <w:rFonts w:ascii="Arial" w:hAnsi="Arial" w:cs="Arial"/>
            <w:color w:val="0000CC"/>
            <w:sz w:val="20"/>
          </w:rPr>
          <w:t xml:space="preserve">"Global Role Authorization by an Enterprise Directory Service" </w:t>
        </w:r>
      </w:hyperlink>
      <w:hyperlink w:anchor="_bookmark678"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z w:val="20"/>
          </w:rPr>
          <w:t>4-19</w:t>
        </w:r>
      </w:hyperlink>
    </w:p>
    <w:p w14:paraId="53614778" w14:textId="77777777" w:rsidR="008C539B" w:rsidRPr="001058B5" w:rsidRDefault="00C12992">
      <w:pPr>
        <w:pStyle w:val="ListParagraph"/>
        <w:numPr>
          <w:ilvl w:val="1"/>
          <w:numId w:val="17"/>
        </w:numPr>
        <w:tabs>
          <w:tab w:val="left" w:pos="2980"/>
        </w:tabs>
        <w:spacing w:before="118"/>
        <w:rPr>
          <w:rFonts w:ascii="Arial" w:hAnsi="Arial" w:cs="Arial"/>
          <w:i/>
          <w:sz w:val="20"/>
        </w:rPr>
      </w:pPr>
      <w:r w:rsidRPr="001058B5">
        <w:rPr>
          <w:rFonts w:ascii="Arial" w:hAnsi="Arial" w:cs="Arial"/>
          <w:i/>
          <w:sz w:val="20"/>
        </w:rPr>
        <w:t>Oracle Database Enterprise User Security Administrator's</w:t>
      </w:r>
      <w:r w:rsidRPr="001058B5">
        <w:rPr>
          <w:rFonts w:ascii="Arial" w:hAnsi="Arial" w:cs="Arial"/>
          <w:i/>
          <w:spacing w:val="-7"/>
          <w:sz w:val="20"/>
        </w:rPr>
        <w:t xml:space="preserve"> </w:t>
      </w:r>
      <w:r w:rsidRPr="001058B5">
        <w:rPr>
          <w:rFonts w:ascii="Arial" w:hAnsi="Arial" w:cs="Arial"/>
          <w:i/>
          <w:sz w:val="20"/>
        </w:rPr>
        <w:t>Guide</w:t>
      </w:r>
    </w:p>
    <w:p w14:paraId="55FFA2C1" w14:textId="77777777" w:rsidR="008C539B" w:rsidRPr="001058B5" w:rsidRDefault="008C539B">
      <w:pPr>
        <w:pStyle w:val="BodyText"/>
        <w:spacing w:before="6"/>
        <w:rPr>
          <w:rFonts w:ascii="Arial" w:hAnsi="Arial" w:cs="Arial"/>
          <w:i/>
          <w:sz w:val="28"/>
        </w:rPr>
      </w:pPr>
    </w:p>
    <w:p w14:paraId="4B13AFFD" w14:textId="77777777" w:rsidR="008C539B" w:rsidRPr="001058B5" w:rsidRDefault="00C12992">
      <w:pPr>
        <w:pStyle w:val="Heading3"/>
      </w:pPr>
      <w:bookmarkStart w:id="2016" w:name="Guidelines_for_Securing_Passwords"/>
      <w:bookmarkStart w:id="2017" w:name="_bookmark2166"/>
      <w:bookmarkStart w:id="2018" w:name="_bookmark2167"/>
      <w:bookmarkEnd w:id="2016"/>
      <w:bookmarkEnd w:id="2017"/>
      <w:bookmarkEnd w:id="2018"/>
      <w:r w:rsidRPr="001058B5">
        <w:t>Guidelines for S</w:t>
      </w:r>
      <w:bookmarkStart w:id="2019" w:name="_bookmark2168"/>
      <w:bookmarkEnd w:id="2019"/>
      <w:r w:rsidRPr="001058B5">
        <w:t>ecuring Passwords</w:t>
      </w:r>
    </w:p>
    <w:p w14:paraId="4D5349A3" w14:textId="77777777" w:rsidR="008C539B" w:rsidRPr="001058B5" w:rsidRDefault="00C12992">
      <w:pPr>
        <w:pStyle w:val="BodyText"/>
        <w:spacing w:before="87" w:line="232" w:lineRule="auto"/>
        <w:ind w:left="2260" w:right="110"/>
        <w:rPr>
          <w:rFonts w:ascii="Arial" w:hAnsi="Arial" w:cs="Arial"/>
        </w:rPr>
      </w:pPr>
      <w:r w:rsidRPr="001058B5">
        <w:rPr>
          <w:rFonts w:ascii="Arial" w:hAnsi="Arial" w:cs="Arial"/>
        </w:rPr>
        <w:t xml:space="preserve">When you create a user account, Oracle Database assigns a default password policy for that user. The password policy defines rules for how the password should be created, such as a minimum number of characters, when it expires, and so on. You can strengthen passwords by using password policies. See also </w:t>
      </w:r>
      <w:hyperlink w:anchor="_bookmark185" w:history="1">
        <w:r w:rsidRPr="001058B5">
          <w:rPr>
            <w:rFonts w:ascii="Arial" w:hAnsi="Arial" w:cs="Arial"/>
            <w:color w:val="0000CC"/>
          </w:rPr>
          <w:t>"Configuring Password</w:t>
        </w:r>
      </w:hyperlink>
      <w:r w:rsidRPr="001058B5">
        <w:rPr>
          <w:rFonts w:ascii="Arial" w:hAnsi="Arial" w:cs="Arial"/>
          <w:color w:val="0000CC"/>
        </w:rPr>
        <w:t xml:space="preserve"> </w:t>
      </w:r>
      <w:hyperlink w:anchor="_bookmark185" w:history="1">
        <w:r w:rsidRPr="001058B5">
          <w:rPr>
            <w:rFonts w:ascii="Arial" w:hAnsi="Arial" w:cs="Arial"/>
            <w:color w:val="0000CC"/>
          </w:rPr>
          <w:t xml:space="preserve">Protection" </w:t>
        </w:r>
      </w:hyperlink>
      <w:hyperlink w:anchor="_bookmark185" w:history="1">
        <w:r w:rsidRPr="001058B5">
          <w:rPr>
            <w:rFonts w:ascii="Arial" w:hAnsi="Arial" w:cs="Arial"/>
          </w:rPr>
          <w:t xml:space="preserve">on page 3-1 </w:t>
        </w:r>
      </w:hyperlink>
      <w:r w:rsidRPr="001058B5">
        <w:rPr>
          <w:rFonts w:ascii="Arial" w:hAnsi="Arial" w:cs="Arial"/>
        </w:rPr>
        <w:t>for additional ways to protect passwords.</w:t>
      </w:r>
    </w:p>
    <w:p w14:paraId="0F3CCC0F" w14:textId="77777777" w:rsidR="008C539B" w:rsidRPr="001058B5" w:rsidRDefault="00C12992">
      <w:pPr>
        <w:pStyle w:val="BodyText"/>
        <w:spacing w:before="109"/>
        <w:ind w:left="2260"/>
        <w:rPr>
          <w:rFonts w:ascii="Arial" w:hAnsi="Arial" w:cs="Arial"/>
        </w:rPr>
      </w:pPr>
      <w:r w:rsidRPr="001058B5">
        <w:rPr>
          <w:rFonts w:ascii="Arial" w:hAnsi="Arial" w:cs="Arial"/>
        </w:rPr>
        <w:t>Foll</w:t>
      </w:r>
      <w:bookmarkStart w:id="2020" w:name="_bookmark2169"/>
      <w:bookmarkEnd w:id="2020"/>
      <w:r w:rsidRPr="001058B5">
        <w:rPr>
          <w:rFonts w:ascii="Arial" w:hAnsi="Arial" w:cs="Arial"/>
        </w:rPr>
        <w:t>ow these guidelines to further strengthen passwords:</w:t>
      </w:r>
    </w:p>
    <w:p w14:paraId="2A6D06C2" w14:textId="77777777" w:rsidR="008C539B" w:rsidRPr="001058B5" w:rsidRDefault="00C12992">
      <w:pPr>
        <w:pStyle w:val="Heading7"/>
        <w:numPr>
          <w:ilvl w:val="0"/>
          <w:numId w:val="16"/>
        </w:numPr>
        <w:tabs>
          <w:tab w:val="left" w:pos="2620"/>
        </w:tabs>
        <w:spacing w:before="115"/>
        <w:ind w:firstLine="240"/>
        <w:jc w:val="left"/>
        <w:rPr>
          <w:rFonts w:ascii="Arial" w:hAnsi="Arial" w:cs="Arial"/>
        </w:rPr>
      </w:pPr>
      <w:bookmarkStart w:id="2021" w:name="_bookmark2170"/>
      <w:bookmarkEnd w:id="2021"/>
      <w:r w:rsidRPr="001058B5">
        <w:rPr>
          <w:rFonts w:ascii="Arial" w:hAnsi="Arial" w:cs="Arial"/>
        </w:rPr>
        <w:t>Choose passwords</w:t>
      </w:r>
      <w:r w:rsidRPr="001058B5">
        <w:rPr>
          <w:rFonts w:ascii="Arial" w:hAnsi="Arial" w:cs="Arial"/>
          <w:spacing w:val="-1"/>
        </w:rPr>
        <w:t xml:space="preserve"> </w:t>
      </w:r>
      <w:r w:rsidRPr="001058B5">
        <w:rPr>
          <w:rFonts w:ascii="Arial" w:hAnsi="Arial" w:cs="Arial"/>
        </w:rPr>
        <w:t>carefully.</w:t>
      </w:r>
    </w:p>
    <w:p w14:paraId="33A919DE" w14:textId="77777777" w:rsidR="008C539B" w:rsidRPr="001058B5" w:rsidRDefault="008D1AB8">
      <w:pPr>
        <w:pStyle w:val="BodyText"/>
        <w:spacing w:before="121" w:line="232" w:lineRule="auto"/>
        <w:ind w:left="2620" w:right="185"/>
        <w:rPr>
          <w:rFonts w:ascii="Arial" w:hAnsi="Arial" w:cs="Arial"/>
        </w:rPr>
      </w:pP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describes the minimum requirements for passwords. Follow these additional guidelines when you create or change passwords:</w:t>
      </w:r>
    </w:p>
    <w:p w14:paraId="795227DF"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z w:val="20"/>
        </w:rPr>
        <w:t xml:space="preserve">Make the password </w:t>
      </w:r>
      <w:bookmarkStart w:id="2022" w:name="_bookmark2171"/>
      <w:bookmarkEnd w:id="2022"/>
      <w:r w:rsidRPr="001058B5">
        <w:rPr>
          <w:rFonts w:ascii="Arial" w:hAnsi="Arial" w:cs="Arial"/>
          <w:sz w:val="20"/>
        </w:rPr>
        <w:t>between 12 and 30 characters and</w:t>
      </w:r>
      <w:r w:rsidRPr="001058B5">
        <w:rPr>
          <w:rFonts w:ascii="Arial" w:hAnsi="Arial" w:cs="Arial"/>
          <w:spacing w:val="-8"/>
          <w:sz w:val="20"/>
        </w:rPr>
        <w:t xml:space="preserve"> </w:t>
      </w:r>
      <w:r w:rsidRPr="001058B5">
        <w:rPr>
          <w:rFonts w:ascii="Arial" w:hAnsi="Arial" w:cs="Arial"/>
          <w:sz w:val="20"/>
        </w:rPr>
        <w:t>numbers.</w:t>
      </w:r>
    </w:p>
    <w:p w14:paraId="5FD08820" w14:textId="77777777" w:rsidR="008C539B" w:rsidRPr="001058B5" w:rsidRDefault="00C12992">
      <w:pPr>
        <w:pStyle w:val="ListParagraph"/>
        <w:numPr>
          <w:ilvl w:val="1"/>
          <w:numId w:val="16"/>
        </w:numPr>
        <w:tabs>
          <w:tab w:val="left" w:pos="2980"/>
        </w:tabs>
        <w:spacing w:before="117" w:line="232" w:lineRule="auto"/>
        <w:ind w:right="448"/>
        <w:rPr>
          <w:rFonts w:ascii="Arial" w:hAnsi="Arial" w:cs="Arial"/>
          <w:sz w:val="20"/>
        </w:rPr>
      </w:pPr>
      <w:r w:rsidRPr="001058B5">
        <w:rPr>
          <w:rFonts w:ascii="Arial" w:hAnsi="Arial" w:cs="Arial"/>
          <w:sz w:val="20"/>
        </w:rPr>
        <w:t>Have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5"/>
          <w:sz w:val="20"/>
        </w:rPr>
        <w:t xml:space="preserve"> </w:t>
      </w:r>
      <w:r w:rsidRPr="001058B5">
        <w:rPr>
          <w:rFonts w:ascii="Arial" w:hAnsi="Arial" w:cs="Arial"/>
          <w:sz w:val="20"/>
        </w:rPr>
        <w:t>contain</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least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digit,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upper-case</w:t>
      </w:r>
      <w:r w:rsidRPr="001058B5">
        <w:rPr>
          <w:rFonts w:ascii="Arial" w:hAnsi="Arial" w:cs="Arial"/>
          <w:spacing w:val="-6"/>
          <w:sz w:val="20"/>
        </w:rPr>
        <w:t xml:space="preserve"> </w:t>
      </w:r>
      <w:r w:rsidRPr="001058B5">
        <w:rPr>
          <w:rFonts w:ascii="Arial" w:hAnsi="Arial" w:cs="Arial"/>
          <w:sz w:val="20"/>
        </w:rPr>
        <w:t>character,</w:t>
      </w:r>
      <w:r w:rsidRPr="001058B5">
        <w:rPr>
          <w:rFonts w:ascii="Arial" w:hAnsi="Arial" w:cs="Arial"/>
          <w:spacing w:val="-5"/>
          <w:sz w:val="20"/>
        </w:rPr>
        <w:t xml:space="preserve"> </w:t>
      </w:r>
      <w:r w:rsidRPr="001058B5">
        <w:rPr>
          <w:rFonts w:ascii="Arial" w:hAnsi="Arial" w:cs="Arial"/>
          <w:sz w:val="20"/>
        </w:rPr>
        <w:t>and one lower-case</w:t>
      </w:r>
      <w:r w:rsidRPr="001058B5">
        <w:rPr>
          <w:rFonts w:ascii="Arial" w:hAnsi="Arial" w:cs="Arial"/>
          <w:spacing w:val="-2"/>
          <w:sz w:val="20"/>
        </w:rPr>
        <w:t xml:space="preserve"> </w:t>
      </w:r>
      <w:r w:rsidRPr="001058B5">
        <w:rPr>
          <w:rFonts w:ascii="Arial" w:hAnsi="Arial" w:cs="Arial"/>
          <w:sz w:val="20"/>
        </w:rPr>
        <w:t>character.</w:t>
      </w:r>
    </w:p>
    <w:p w14:paraId="5E03260A" w14:textId="77777777" w:rsidR="008C539B" w:rsidRPr="001058B5" w:rsidRDefault="00C12992">
      <w:pPr>
        <w:pStyle w:val="ListParagraph"/>
        <w:numPr>
          <w:ilvl w:val="1"/>
          <w:numId w:val="16"/>
        </w:numPr>
        <w:tabs>
          <w:tab w:val="left" w:pos="2980"/>
        </w:tabs>
        <w:spacing w:before="118" w:line="232" w:lineRule="auto"/>
        <w:ind w:right="291"/>
        <w:jc w:val="both"/>
        <w:rPr>
          <w:rFonts w:ascii="Arial" w:hAnsi="Arial" w:cs="Arial"/>
          <w:sz w:val="20"/>
        </w:rPr>
      </w:pP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mixed</w:t>
      </w:r>
      <w:r w:rsidRPr="001058B5">
        <w:rPr>
          <w:rFonts w:ascii="Arial" w:hAnsi="Arial" w:cs="Arial"/>
          <w:spacing w:val="-4"/>
          <w:sz w:val="20"/>
        </w:rPr>
        <w:t xml:space="preserve"> </w:t>
      </w:r>
      <w:r w:rsidRPr="001058B5">
        <w:rPr>
          <w:rFonts w:ascii="Arial" w:hAnsi="Arial" w:cs="Arial"/>
          <w:sz w:val="20"/>
        </w:rPr>
        <w:t>case</w:t>
      </w:r>
      <w:r w:rsidRPr="001058B5">
        <w:rPr>
          <w:rFonts w:ascii="Arial" w:hAnsi="Arial" w:cs="Arial"/>
          <w:spacing w:val="-3"/>
          <w:sz w:val="20"/>
        </w:rPr>
        <w:t xml:space="preserve"> </w:t>
      </w:r>
      <w:r w:rsidRPr="001058B5">
        <w:rPr>
          <w:rFonts w:ascii="Arial" w:hAnsi="Arial" w:cs="Arial"/>
          <w:sz w:val="20"/>
        </w:rPr>
        <w:t>letters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special</w:t>
      </w:r>
      <w:r w:rsidRPr="001058B5">
        <w:rPr>
          <w:rFonts w:ascii="Arial" w:hAnsi="Arial" w:cs="Arial"/>
          <w:spacing w:val="-4"/>
          <w:sz w:val="20"/>
        </w:rPr>
        <w:t xml:space="preserve"> </w:t>
      </w:r>
      <w:r w:rsidRPr="001058B5">
        <w:rPr>
          <w:rFonts w:ascii="Arial" w:hAnsi="Arial" w:cs="Arial"/>
          <w:sz w:val="20"/>
        </w:rPr>
        <w:t>characters</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90" w:history="1">
        <w:r w:rsidRPr="001058B5">
          <w:rPr>
            <w:rFonts w:ascii="Arial" w:hAnsi="Arial" w:cs="Arial"/>
            <w:color w:val="0000CC"/>
            <w:sz w:val="20"/>
          </w:rPr>
          <w:t>"Ensuring</w:t>
        </w:r>
      </w:hyperlink>
      <w:hyperlink w:anchor="_bookmark290" w:history="1">
        <w:r w:rsidRPr="001058B5">
          <w:rPr>
            <w:rFonts w:ascii="Arial" w:hAnsi="Arial" w:cs="Arial"/>
            <w:color w:val="0000CC"/>
            <w:sz w:val="20"/>
          </w:rPr>
          <w:t xml:space="preserve"> Against Password Security Threats by Using the SHA-1 Hashing Algorithm"</w:t>
        </w:r>
      </w:hyperlink>
      <w:hyperlink w:anchor="_bookmark290" w:history="1">
        <w:r w:rsidRPr="001058B5">
          <w:rPr>
            <w:rFonts w:ascii="Arial" w:hAnsi="Arial" w:cs="Arial"/>
            <w:sz w:val="20"/>
          </w:rPr>
          <w:t xml:space="preserve"> on page 3-15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39D7357C"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include multibyte characters in the</w:t>
      </w:r>
      <w:r w:rsidRPr="001058B5">
        <w:rPr>
          <w:rFonts w:ascii="Arial" w:hAnsi="Arial" w:cs="Arial"/>
          <w:spacing w:val="1"/>
          <w:sz w:val="20"/>
        </w:rPr>
        <w:t xml:space="preserve"> </w:t>
      </w:r>
      <w:r w:rsidRPr="001058B5">
        <w:rPr>
          <w:rFonts w:ascii="Arial" w:hAnsi="Arial" w:cs="Arial"/>
          <w:sz w:val="20"/>
        </w:rPr>
        <w:t>password.</w:t>
      </w:r>
    </w:p>
    <w:p w14:paraId="102BA673" w14:textId="77777777" w:rsidR="008C539B" w:rsidRPr="001058B5" w:rsidRDefault="00C12992">
      <w:pPr>
        <w:pStyle w:val="ListParagraph"/>
        <w:numPr>
          <w:ilvl w:val="1"/>
          <w:numId w:val="16"/>
        </w:numPr>
        <w:tabs>
          <w:tab w:val="left" w:pos="2980"/>
        </w:tabs>
        <w:spacing w:before="117" w:line="232" w:lineRule="auto"/>
        <w:ind w:right="815"/>
        <w:rPr>
          <w:rFonts w:ascii="Arial" w:hAnsi="Arial" w:cs="Arial"/>
          <w:sz w:val="20"/>
        </w:rPr>
      </w:pPr>
      <w:r w:rsidRPr="001058B5">
        <w:rPr>
          <w:rFonts w:ascii="Arial" w:hAnsi="Arial" w:cs="Arial"/>
          <w:sz w:val="20"/>
        </w:rPr>
        <w:t>Use the database character set for the password’s characters, which</w:t>
      </w:r>
      <w:r w:rsidRPr="001058B5">
        <w:rPr>
          <w:rFonts w:ascii="Arial" w:hAnsi="Arial" w:cs="Arial"/>
          <w:spacing w:val="-27"/>
          <w:sz w:val="20"/>
        </w:rPr>
        <w:t xml:space="preserve"> </w:t>
      </w:r>
      <w:r w:rsidRPr="001058B5">
        <w:rPr>
          <w:rFonts w:ascii="Arial" w:hAnsi="Arial" w:cs="Arial"/>
          <w:sz w:val="20"/>
        </w:rPr>
        <w:t>can include the underscore (_), dollar ($), and number sign (#)</w:t>
      </w:r>
      <w:r w:rsidRPr="001058B5">
        <w:rPr>
          <w:rFonts w:ascii="Arial" w:hAnsi="Arial" w:cs="Arial"/>
          <w:spacing w:val="-36"/>
          <w:sz w:val="20"/>
        </w:rPr>
        <w:t xml:space="preserve"> </w:t>
      </w:r>
      <w:r w:rsidRPr="001058B5">
        <w:rPr>
          <w:rFonts w:ascii="Arial" w:hAnsi="Arial" w:cs="Arial"/>
          <w:sz w:val="20"/>
        </w:rPr>
        <w:t>characters.</w:t>
      </w:r>
    </w:p>
    <w:p w14:paraId="759D396E" w14:textId="77777777" w:rsidR="008C539B" w:rsidRPr="001058B5" w:rsidRDefault="00C12992">
      <w:pPr>
        <w:pStyle w:val="ListParagraph"/>
        <w:numPr>
          <w:ilvl w:val="1"/>
          <w:numId w:val="16"/>
        </w:numPr>
        <w:tabs>
          <w:tab w:val="left" w:pos="298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enclose the following passwords in double-quotation</w:t>
      </w:r>
      <w:r w:rsidRPr="001058B5">
        <w:rPr>
          <w:rFonts w:ascii="Arial" w:hAnsi="Arial" w:cs="Arial"/>
          <w:spacing w:val="-8"/>
          <w:sz w:val="20"/>
        </w:rPr>
        <w:t xml:space="preserve"> </w:t>
      </w:r>
      <w:r w:rsidRPr="001058B5">
        <w:rPr>
          <w:rFonts w:ascii="Arial" w:hAnsi="Arial" w:cs="Arial"/>
          <w:sz w:val="20"/>
        </w:rPr>
        <w:t>marks:</w:t>
      </w:r>
    </w:p>
    <w:p w14:paraId="2BB11EE2" w14:textId="77777777" w:rsidR="008C539B" w:rsidRPr="001058B5" w:rsidRDefault="00C12992">
      <w:pPr>
        <w:pStyle w:val="ListParagraph"/>
        <w:numPr>
          <w:ilvl w:val="2"/>
          <w:numId w:val="16"/>
        </w:numPr>
        <w:tabs>
          <w:tab w:val="left" w:pos="3339"/>
          <w:tab w:val="left" w:pos="3340"/>
        </w:tabs>
        <w:spacing w:before="112"/>
        <w:ind w:hanging="359"/>
        <w:rPr>
          <w:rFonts w:ascii="Arial" w:hAnsi="Arial" w:cs="Arial"/>
          <w:sz w:val="20"/>
        </w:rPr>
      </w:pPr>
      <w:r w:rsidRPr="001058B5">
        <w:rPr>
          <w:rFonts w:ascii="Arial" w:hAnsi="Arial" w:cs="Arial"/>
          <w:sz w:val="20"/>
        </w:rPr>
        <w:t>Passwords containing multibyte</w:t>
      </w:r>
      <w:r w:rsidRPr="001058B5">
        <w:rPr>
          <w:rFonts w:ascii="Arial" w:hAnsi="Arial" w:cs="Arial"/>
          <w:spacing w:val="-2"/>
          <w:sz w:val="20"/>
        </w:rPr>
        <w:t xml:space="preserve"> </w:t>
      </w:r>
      <w:r w:rsidRPr="001058B5">
        <w:rPr>
          <w:rFonts w:ascii="Arial" w:hAnsi="Arial" w:cs="Arial"/>
          <w:sz w:val="20"/>
        </w:rPr>
        <w:t>characters.</w:t>
      </w:r>
    </w:p>
    <w:p w14:paraId="44FA898F" w14:textId="77777777" w:rsidR="008C539B" w:rsidRPr="001058B5" w:rsidRDefault="00C12992">
      <w:pPr>
        <w:pStyle w:val="ListParagraph"/>
        <w:numPr>
          <w:ilvl w:val="2"/>
          <w:numId w:val="16"/>
        </w:numPr>
        <w:tabs>
          <w:tab w:val="left" w:pos="3339"/>
          <w:tab w:val="left" w:pos="3340"/>
        </w:tabs>
        <w:spacing w:before="117" w:line="232" w:lineRule="auto"/>
        <w:ind w:right="550" w:hanging="359"/>
        <w:rPr>
          <w:rFonts w:ascii="Arial" w:hAnsi="Arial" w:cs="Arial"/>
          <w:sz w:val="20"/>
        </w:rPr>
      </w:pPr>
      <w:r w:rsidRPr="001058B5">
        <w:rPr>
          <w:rFonts w:ascii="Arial" w:hAnsi="Arial" w:cs="Arial"/>
          <w:sz w:val="20"/>
        </w:rPr>
        <w:t>Passwords starting with numbers or special characters and</w:t>
      </w:r>
      <w:r w:rsidRPr="001058B5">
        <w:rPr>
          <w:rFonts w:ascii="Arial" w:hAnsi="Arial" w:cs="Arial"/>
          <w:spacing w:val="-35"/>
          <w:sz w:val="20"/>
        </w:rPr>
        <w:t xml:space="preserve"> </w:t>
      </w:r>
      <w:r w:rsidRPr="001058B5">
        <w:rPr>
          <w:rFonts w:ascii="Arial" w:hAnsi="Arial" w:cs="Arial"/>
          <w:sz w:val="20"/>
        </w:rPr>
        <w:t>containing alphabetical characters. For</w:t>
      </w:r>
      <w:r w:rsidRPr="001058B5">
        <w:rPr>
          <w:rFonts w:ascii="Arial" w:hAnsi="Arial" w:cs="Arial"/>
          <w:spacing w:val="-3"/>
          <w:sz w:val="20"/>
        </w:rPr>
        <w:t xml:space="preserve"> </w:t>
      </w:r>
      <w:r w:rsidRPr="001058B5">
        <w:rPr>
          <w:rFonts w:ascii="Arial" w:hAnsi="Arial" w:cs="Arial"/>
          <w:sz w:val="20"/>
        </w:rPr>
        <w:t>example:</w:t>
      </w:r>
    </w:p>
    <w:p w14:paraId="5A7C1B66" w14:textId="77777777" w:rsidR="008C539B" w:rsidRPr="001058B5" w:rsidRDefault="00C12992">
      <w:pPr>
        <w:pStyle w:val="BodyText"/>
        <w:spacing w:before="137" w:line="381" w:lineRule="auto"/>
        <w:ind w:left="3340" w:right="5903"/>
        <w:rPr>
          <w:rFonts w:ascii="Arial" w:hAnsi="Arial" w:cs="Arial"/>
        </w:rPr>
      </w:pPr>
      <w:r w:rsidRPr="001058B5">
        <w:rPr>
          <w:rFonts w:ascii="Arial" w:hAnsi="Arial" w:cs="Arial"/>
          <w:w w:val="85"/>
        </w:rPr>
        <w:t xml:space="preserve">"123abc" </w:t>
      </w:r>
      <w:r w:rsidRPr="001058B5">
        <w:rPr>
          <w:rFonts w:ascii="Arial" w:hAnsi="Arial" w:cs="Arial"/>
          <w:w w:val="95"/>
        </w:rPr>
        <w:t xml:space="preserve">"#abc" </w:t>
      </w:r>
      <w:r w:rsidRPr="001058B5">
        <w:rPr>
          <w:rFonts w:ascii="Arial" w:hAnsi="Arial" w:cs="Arial"/>
          <w:w w:val="85"/>
        </w:rPr>
        <w:t>"123dc$"</w:t>
      </w:r>
    </w:p>
    <w:p w14:paraId="6633F9D6" w14:textId="77777777" w:rsidR="008C539B" w:rsidRPr="001058B5" w:rsidRDefault="00C12992">
      <w:pPr>
        <w:pStyle w:val="ListParagraph"/>
        <w:numPr>
          <w:ilvl w:val="2"/>
          <w:numId w:val="16"/>
        </w:numPr>
        <w:tabs>
          <w:tab w:val="left" w:pos="3339"/>
          <w:tab w:val="left" w:pos="3340"/>
        </w:tabs>
        <w:spacing w:before="0" w:line="218" w:lineRule="exact"/>
        <w:ind w:hanging="359"/>
        <w:rPr>
          <w:rFonts w:ascii="Arial" w:hAnsi="Arial" w:cs="Arial"/>
          <w:sz w:val="20"/>
        </w:rPr>
      </w:pPr>
      <w:r w:rsidRPr="001058B5">
        <w:rPr>
          <w:rFonts w:ascii="Arial" w:hAnsi="Arial" w:cs="Arial"/>
          <w:sz w:val="20"/>
        </w:rPr>
        <w:t>Passwords containing any character other than alphabetical</w:t>
      </w:r>
      <w:r w:rsidRPr="001058B5">
        <w:rPr>
          <w:rFonts w:ascii="Arial" w:hAnsi="Arial" w:cs="Arial"/>
          <w:spacing w:val="-16"/>
          <w:sz w:val="20"/>
        </w:rPr>
        <w:t xml:space="preserve"> </w:t>
      </w:r>
      <w:r w:rsidRPr="001058B5">
        <w:rPr>
          <w:rFonts w:ascii="Arial" w:hAnsi="Arial" w:cs="Arial"/>
          <w:sz w:val="20"/>
        </w:rPr>
        <w:t>characters,</w:t>
      </w:r>
    </w:p>
    <w:p w14:paraId="73046227" w14:textId="77777777" w:rsidR="008C539B" w:rsidRPr="001058B5" w:rsidRDefault="00C12992">
      <w:pPr>
        <w:pStyle w:val="BodyText"/>
        <w:spacing w:line="244" w:lineRule="exact"/>
        <w:ind w:left="3339"/>
        <w:rPr>
          <w:rFonts w:ascii="Arial" w:hAnsi="Arial" w:cs="Arial"/>
        </w:rPr>
      </w:pPr>
      <w:r w:rsidRPr="001058B5">
        <w:rPr>
          <w:rFonts w:ascii="Arial" w:hAnsi="Arial" w:cs="Arial"/>
        </w:rPr>
        <w:t>numbers, and special characters. For example:</w:t>
      </w:r>
    </w:p>
    <w:p w14:paraId="0A366317" w14:textId="77777777" w:rsidR="008C539B" w:rsidRPr="001058B5" w:rsidRDefault="00C12992">
      <w:pPr>
        <w:pStyle w:val="BodyText"/>
        <w:spacing w:before="138" w:line="381" w:lineRule="auto"/>
        <w:ind w:left="3340" w:right="6005"/>
        <w:rPr>
          <w:rFonts w:ascii="Arial" w:hAnsi="Arial" w:cs="Arial"/>
        </w:rPr>
      </w:pPr>
      <w:r w:rsidRPr="001058B5">
        <w:rPr>
          <w:rFonts w:ascii="Arial" w:hAnsi="Arial" w:cs="Arial"/>
          <w:w w:val="95"/>
        </w:rPr>
        <w:t xml:space="preserve">"abc&gt;" </w:t>
      </w:r>
      <w:r w:rsidRPr="001058B5">
        <w:rPr>
          <w:rFonts w:ascii="Arial" w:hAnsi="Arial" w:cs="Arial"/>
          <w:w w:val="85"/>
        </w:rPr>
        <w:t xml:space="preserve">"abc@", </w:t>
      </w:r>
      <w:r w:rsidRPr="001058B5">
        <w:rPr>
          <w:rFonts w:ascii="Arial" w:hAnsi="Arial" w:cs="Arial"/>
          <w:w w:val="95"/>
        </w:rPr>
        <w:t>" "</w:t>
      </w:r>
    </w:p>
    <w:p w14:paraId="638412A4" w14:textId="77777777" w:rsidR="008C539B" w:rsidRPr="001058B5" w:rsidRDefault="008C539B">
      <w:pPr>
        <w:spacing w:line="381" w:lineRule="auto"/>
        <w:rPr>
          <w:rFonts w:ascii="Arial" w:hAnsi="Arial" w:cs="Arial"/>
        </w:rPr>
        <w:sectPr w:rsidR="008C539B" w:rsidRPr="001058B5">
          <w:pgSz w:w="12240" w:h="15840"/>
          <w:pgMar w:top="840" w:right="1060" w:bottom="860" w:left="1100" w:header="549" w:footer="663" w:gutter="0"/>
          <w:cols w:space="720"/>
        </w:sectPr>
      </w:pPr>
    </w:p>
    <w:p w14:paraId="5CCBFAA3" w14:textId="77777777" w:rsidR="008C539B" w:rsidRPr="001058B5" w:rsidRDefault="008C539B">
      <w:pPr>
        <w:pStyle w:val="BodyText"/>
        <w:spacing w:before="10"/>
        <w:rPr>
          <w:rFonts w:ascii="Arial" w:hAnsi="Arial" w:cs="Arial"/>
          <w:sz w:val="27"/>
        </w:rPr>
      </w:pPr>
    </w:p>
    <w:p w14:paraId="185B2FFC" w14:textId="77777777" w:rsidR="008C539B" w:rsidRPr="001058B5" w:rsidRDefault="00C12992">
      <w:pPr>
        <w:pStyle w:val="ListParagraph"/>
        <w:numPr>
          <w:ilvl w:val="0"/>
          <w:numId w:val="15"/>
        </w:numPr>
        <w:tabs>
          <w:tab w:val="left" w:pos="2380"/>
        </w:tabs>
        <w:spacing w:before="99" w:line="232" w:lineRule="auto"/>
        <w:ind w:right="1310"/>
        <w:rPr>
          <w:rFonts w:ascii="Arial" w:hAnsi="Arial" w:cs="Arial"/>
          <w:sz w:val="20"/>
        </w:rPr>
      </w:pPr>
      <w:r w:rsidRPr="001058B5">
        <w:rPr>
          <w:rFonts w:ascii="Arial" w:hAnsi="Arial" w:cs="Arial"/>
          <w:spacing w:val="-6"/>
          <w:sz w:val="20"/>
        </w:rPr>
        <w:t xml:space="preserve">You </w:t>
      </w:r>
      <w:r w:rsidRPr="001058B5">
        <w:rPr>
          <w:rFonts w:ascii="Arial" w:hAnsi="Arial" w:cs="Arial"/>
          <w:sz w:val="20"/>
        </w:rPr>
        <w:t>do not need to specify the following passwords in</w:t>
      </w:r>
      <w:r w:rsidRPr="001058B5">
        <w:rPr>
          <w:rFonts w:ascii="Arial" w:hAnsi="Arial" w:cs="Arial"/>
          <w:spacing w:val="-31"/>
          <w:sz w:val="20"/>
        </w:rPr>
        <w:t xml:space="preserve"> </w:t>
      </w:r>
      <w:r w:rsidRPr="001058B5">
        <w:rPr>
          <w:rFonts w:ascii="Arial" w:hAnsi="Arial" w:cs="Arial"/>
          <w:sz w:val="20"/>
        </w:rPr>
        <w:t>double-quotation marks.</w:t>
      </w:r>
    </w:p>
    <w:p w14:paraId="7D4C982E" w14:textId="77777777" w:rsidR="008C539B" w:rsidRPr="001058B5" w:rsidRDefault="00C12992">
      <w:pPr>
        <w:pStyle w:val="ListParagraph"/>
        <w:numPr>
          <w:ilvl w:val="1"/>
          <w:numId w:val="15"/>
        </w:numPr>
        <w:tabs>
          <w:tab w:val="left" w:pos="2739"/>
          <w:tab w:val="left" w:pos="2740"/>
        </w:tabs>
        <w:spacing w:before="118" w:line="232" w:lineRule="auto"/>
        <w:ind w:right="910" w:hanging="359"/>
        <w:rPr>
          <w:rFonts w:ascii="Arial" w:hAnsi="Arial" w:cs="Arial"/>
          <w:sz w:val="20"/>
        </w:rPr>
      </w:pPr>
      <w:r w:rsidRPr="001058B5">
        <w:rPr>
          <w:rFonts w:ascii="Arial" w:hAnsi="Arial" w:cs="Arial"/>
          <w:sz w:val="20"/>
        </w:rPr>
        <w:t>Passwords starting with an alphabet character (a–z, A–Z) and</w:t>
      </w:r>
      <w:r w:rsidRPr="001058B5">
        <w:rPr>
          <w:rFonts w:ascii="Arial" w:hAnsi="Arial" w:cs="Arial"/>
          <w:spacing w:val="-25"/>
          <w:sz w:val="20"/>
        </w:rPr>
        <w:t xml:space="preserve"> </w:t>
      </w:r>
      <w:r w:rsidRPr="001058B5">
        <w:rPr>
          <w:rFonts w:ascii="Arial" w:hAnsi="Arial" w:cs="Arial"/>
          <w:sz w:val="20"/>
        </w:rPr>
        <w:t>containing numbers(0–9) or special characters ($, #, _). For</w:t>
      </w:r>
      <w:r w:rsidRPr="001058B5">
        <w:rPr>
          <w:rFonts w:ascii="Arial" w:hAnsi="Arial" w:cs="Arial"/>
          <w:spacing w:val="-12"/>
          <w:sz w:val="20"/>
        </w:rPr>
        <w:t xml:space="preserve"> </w:t>
      </w:r>
      <w:r w:rsidRPr="001058B5">
        <w:rPr>
          <w:rFonts w:ascii="Arial" w:hAnsi="Arial" w:cs="Arial"/>
          <w:sz w:val="20"/>
        </w:rPr>
        <w:t>example:</w:t>
      </w:r>
    </w:p>
    <w:p w14:paraId="7E772168" w14:textId="77777777" w:rsidR="008C539B" w:rsidRPr="001058B5" w:rsidRDefault="00C12992">
      <w:pPr>
        <w:pStyle w:val="BodyText"/>
        <w:spacing w:before="137" w:line="381" w:lineRule="auto"/>
        <w:ind w:left="2740" w:right="6707"/>
        <w:rPr>
          <w:rFonts w:ascii="Arial" w:hAnsi="Arial" w:cs="Arial"/>
        </w:rPr>
      </w:pPr>
      <w:r w:rsidRPr="001058B5">
        <w:rPr>
          <w:rFonts w:ascii="Arial" w:hAnsi="Arial" w:cs="Arial"/>
          <w:w w:val="85"/>
        </w:rPr>
        <w:t xml:space="preserve">abc123 </w:t>
      </w:r>
      <w:r w:rsidRPr="001058B5">
        <w:rPr>
          <w:rFonts w:ascii="Arial" w:hAnsi="Arial" w:cs="Arial"/>
          <w:w w:val="95"/>
        </w:rPr>
        <w:t>ab23a ab$#_</w:t>
      </w:r>
    </w:p>
    <w:p w14:paraId="3B4986FF" w14:textId="77777777" w:rsidR="008C539B" w:rsidRPr="001058B5" w:rsidRDefault="00C12992">
      <w:pPr>
        <w:pStyle w:val="ListParagraph"/>
        <w:numPr>
          <w:ilvl w:val="1"/>
          <w:numId w:val="15"/>
        </w:numPr>
        <w:tabs>
          <w:tab w:val="left" w:pos="2739"/>
          <w:tab w:val="left" w:pos="2740"/>
        </w:tabs>
        <w:spacing w:before="0" w:line="222" w:lineRule="exact"/>
        <w:ind w:hanging="359"/>
        <w:rPr>
          <w:rFonts w:ascii="Arial" w:hAnsi="Arial" w:cs="Arial"/>
          <w:sz w:val="20"/>
        </w:rPr>
      </w:pPr>
      <w:r w:rsidRPr="001058B5">
        <w:rPr>
          <w:rFonts w:ascii="Arial" w:hAnsi="Arial" w:cs="Arial"/>
          <w:sz w:val="20"/>
        </w:rPr>
        <w:t>Passwords containing only</w:t>
      </w:r>
      <w:r w:rsidRPr="001058B5">
        <w:rPr>
          <w:rFonts w:ascii="Arial" w:hAnsi="Arial" w:cs="Arial"/>
          <w:spacing w:val="-2"/>
          <w:sz w:val="20"/>
        </w:rPr>
        <w:t xml:space="preserve"> </w:t>
      </w:r>
      <w:r w:rsidRPr="001058B5">
        <w:rPr>
          <w:rFonts w:ascii="Arial" w:hAnsi="Arial" w:cs="Arial"/>
          <w:sz w:val="20"/>
        </w:rPr>
        <w:t>numbers.</w:t>
      </w:r>
    </w:p>
    <w:p w14:paraId="0ECCB3FD" w14:textId="77777777" w:rsidR="008C539B" w:rsidRPr="001058B5" w:rsidRDefault="00C12992">
      <w:pPr>
        <w:pStyle w:val="ListParagraph"/>
        <w:numPr>
          <w:ilvl w:val="1"/>
          <w:numId w:val="15"/>
        </w:numPr>
        <w:tabs>
          <w:tab w:val="left" w:pos="2739"/>
          <w:tab w:val="left" w:pos="2740"/>
        </w:tabs>
        <w:spacing w:before="112"/>
        <w:ind w:hanging="359"/>
        <w:rPr>
          <w:rFonts w:ascii="Arial" w:hAnsi="Arial" w:cs="Arial"/>
          <w:sz w:val="20"/>
        </w:rPr>
      </w:pPr>
      <w:r w:rsidRPr="001058B5">
        <w:rPr>
          <w:rFonts w:ascii="Arial" w:hAnsi="Arial" w:cs="Arial"/>
          <w:sz w:val="20"/>
        </w:rPr>
        <w:t>Passwords containing only alphabetical</w:t>
      </w:r>
      <w:r w:rsidRPr="001058B5">
        <w:rPr>
          <w:rFonts w:ascii="Arial" w:hAnsi="Arial" w:cs="Arial"/>
          <w:spacing w:val="-4"/>
          <w:sz w:val="20"/>
        </w:rPr>
        <w:t xml:space="preserve"> </w:t>
      </w:r>
      <w:r w:rsidRPr="001058B5">
        <w:rPr>
          <w:rFonts w:ascii="Arial" w:hAnsi="Arial" w:cs="Arial"/>
          <w:sz w:val="20"/>
        </w:rPr>
        <w:t>characters.</w:t>
      </w:r>
    </w:p>
    <w:p w14:paraId="5E21B219" w14:textId="77777777" w:rsidR="008C539B" w:rsidRPr="001058B5" w:rsidRDefault="00C12992">
      <w:pPr>
        <w:pStyle w:val="ListParagraph"/>
        <w:numPr>
          <w:ilvl w:val="0"/>
          <w:numId w:val="15"/>
        </w:numPr>
        <w:tabs>
          <w:tab w:val="left" w:pos="2380"/>
        </w:tabs>
        <w:rPr>
          <w:rFonts w:ascii="Arial" w:hAnsi="Arial" w:cs="Arial"/>
          <w:sz w:val="20"/>
        </w:rPr>
      </w:pPr>
      <w:r w:rsidRPr="001058B5">
        <w:rPr>
          <w:rFonts w:ascii="Arial" w:hAnsi="Arial" w:cs="Arial"/>
          <w:sz w:val="20"/>
        </w:rPr>
        <w:t>Do not use an actual word for the entire</w:t>
      </w:r>
      <w:r w:rsidRPr="001058B5">
        <w:rPr>
          <w:rFonts w:ascii="Arial" w:hAnsi="Arial" w:cs="Arial"/>
          <w:spacing w:val="-6"/>
          <w:sz w:val="20"/>
        </w:rPr>
        <w:t xml:space="preserve"> </w:t>
      </w:r>
      <w:r w:rsidRPr="001058B5">
        <w:rPr>
          <w:rFonts w:ascii="Arial" w:hAnsi="Arial" w:cs="Arial"/>
          <w:sz w:val="20"/>
        </w:rPr>
        <w:t>password.</w:t>
      </w:r>
    </w:p>
    <w:p w14:paraId="4DBA43F8" w14:textId="77777777" w:rsidR="008C539B" w:rsidRPr="001058B5" w:rsidRDefault="00C12992">
      <w:pPr>
        <w:pStyle w:val="Heading7"/>
        <w:numPr>
          <w:ilvl w:val="0"/>
          <w:numId w:val="16"/>
        </w:numPr>
        <w:tabs>
          <w:tab w:val="left" w:pos="2020"/>
        </w:tabs>
        <w:spacing w:before="116"/>
        <w:ind w:right="993"/>
        <w:jc w:val="left"/>
        <w:rPr>
          <w:rFonts w:ascii="Arial" w:hAnsi="Arial" w:cs="Arial"/>
        </w:rPr>
      </w:pPr>
      <w:r w:rsidRPr="001058B5">
        <w:rPr>
          <w:rFonts w:ascii="Arial" w:hAnsi="Arial" w:cs="Arial"/>
          <w:spacing w:val="-12"/>
        </w:rPr>
        <w:t>To</w:t>
      </w:r>
      <w:r w:rsidRPr="001058B5">
        <w:rPr>
          <w:rFonts w:ascii="Arial" w:hAnsi="Arial" w:cs="Arial"/>
          <w:spacing w:val="-3"/>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longer,</w:t>
      </w:r>
      <w:r w:rsidRPr="001058B5">
        <w:rPr>
          <w:rFonts w:ascii="Arial" w:hAnsi="Arial" w:cs="Arial"/>
          <w:spacing w:val="-4"/>
        </w:rPr>
        <w:t xml:space="preserve"> </w:t>
      </w:r>
      <w:r w:rsidRPr="001058B5">
        <w:rPr>
          <w:rFonts w:ascii="Arial" w:hAnsi="Arial" w:cs="Arial"/>
        </w:rPr>
        <w:t>more</w:t>
      </w:r>
      <w:r w:rsidRPr="001058B5">
        <w:rPr>
          <w:rFonts w:ascii="Arial" w:hAnsi="Arial" w:cs="Arial"/>
          <w:spacing w:val="-4"/>
        </w:rPr>
        <w:t xml:space="preserve"> </w:t>
      </w:r>
      <w:r w:rsidRPr="001058B5">
        <w:rPr>
          <w:rFonts w:ascii="Arial" w:hAnsi="Arial" w:cs="Arial"/>
        </w:rPr>
        <w:t>complex</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shorter,</w:t>
      </w:r>
      <w:r w:rsidRPr="001058B5">
        <w:rPr>
          <w:rFonts w:ascii="Arial" w:hAnsi="Arial" w:cs="Arial"/>
          <w:spacing w:val="-5"/>
        </w:rPr>
        <w:t xml:space="preserve"> </w:t>
      </w:r>
      <w:r w:rsidRPr="001058B5">
        <w:rPr>
          <w:rFonts w:ascii="Arial" w:hAnsi="Arial" w:cs="Arial"/>
        </w:rPr>
        <w:t>easier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remember password, follow these</w:t>
      </w:r>
      <w:r w:rsidRPr="001058B5">
        <w:rPr>
          <w:rFonts w:ascii="Arial" w:hAnsi="Arial" w:cs="Arial"/>
          <w:spacing w:val="-3"/>
        </w:rPr>
        <w:t xml:space="preserve"> </w:t>
      </w:r>
      <w:r w:rsidRPr="001058B5">
        <w:rPr>
          <w:rFonts w:ascii="Arial" w:hAnsi="Arial" w:cs="Arial"/>
        </w:rPr>
        <w:t>techniques:</w:t>
      </w:r>
    </w:p>
    <w:p w14:paraId="7DCE6798" w14:textId="77777777" w:rsidR="008C539B" w:rsidRPr="001058B5" w:rsidRDefault="00C12992">
      <w:pPr>
        <w:pStyle w:val="ListParagraph"/>
        <w:numPr>
          <w:ilvl w:val="0"/>
          <w:numId w:val="15"/>
        </w:numPr>
        <w:tabs>
          <w:tab w:val="left" w:pos="2380"/>
        </w:tabs>
        <w:spacing w:before="119" w:line="232" w:lineRule="auto"/>
        <w:ind w:right="944"/>
        <w:rPr>
          <w:rFonts w:ascii="Arial" w:hAnsi="Arial" w:cs="Arial"/>
          <w:sz w:val="20"/>
        </w:rPr>
      </w:pPr>
      <w:r w:rsidRPr="001058B5">
        <w:rPr>
          <w:rFonts w:ascii="Arial" w:hAnsi="Arial" w:cs="Arial"/>
          <w:sz w:val="20"/>
        </w:rPr>
        <w:t>Create passwords from the first letters of the words of an easy-to-remember sentence. For example, "I usually work until 6 almost every day of the</w:t>
      </w:r>
      <w:r w:rsidRPr="001058B5">
        <w:rPr>
          <w:rFonts w:ascii="Arial" w:hAnsi="Arial" w:cs="Arial"/>
          <w:spacing w:val="-32"/>
          <w:sz w:val="20"/>
        </w:rPr>
        <w:t xml:space="preserve"> </w:t>
      </w:r>
      <w:r w:rsidRPr="001058B5">
        <w:rPr>
          <w:rFonts w:ascii="Arial" w:hAnsi="Arial" w:cs="Arial"/>
          <w:sz w:val="20"/>
        </w:rPr>
        <w:t>week" can be</w:t>
      </w:r>
      <w:r w:rsidRPr="001058B5">
        <w:rPr>
          <w:rFonts w:ascii="Arial" w:hAnsi="Arial" w:cs="Arial"/>
          <w:spacing w:val="-5"/>
          <w:sz w:val="20"/>
        </w:rPr>
        <w:t xml:space="preserve"> </w:t>
      </w:r>
      <w:r w:rsidRPr="001058B5">
        <w:rPr>
          <w:rFonts w:ascii="Arial" w:hAnsi="Arial" w:cs="Arial"/>
          <w:sz w:val="20"/>
        </w:rPr>
        <w:t>Iuwu6aedotw.</w:t>
      </w:r>
    </w:p>
    <w:p w14:paraId="72691EA3"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Combine</w:t>
      </w:r>
      <w:r w:rsidRPr="001058B5">
        <w:rPr>
          <w:rFonts w:ascii="Arial" w:hAnsi="Arial" w:cs="Arial"/>
          <w:spacing w:val="-6"/>
          <w:sz w:val="20"/>
        </w:rPr>
        <w:t xml:space="preserve"> </w:t>
      </w:r>
      <w:r w:rsidRPr="001058B5">
        <w:rPr>
          <w:rFonts w:ascii="Arial" w:hAnsi="Arial" w:cs="Arial"/>
          <w:sz w:val="20"/>
        </w:rPr>
        <w:t>two</w:t>
      </w:r>
      <w:r w:rsidRPr="001058B5">
        <w:rPr>
          <w:rFonts w:ascii="Arial" w:hAnsi="Arial" w:cs="Arial"/>
          <w:spacing w:val="-6"/>
          <w:sz w:val="20"/>
        </w:rPr>
        <w:t xml:space="preserve"> </w:t>
      </w:r>
      <w:r w:rsidRPr="001058B5">
        <w:rPr>
          <w:rFonts w:ascii="Arial" w:hAnsi="Arial" w:cs="Arial"/>
          <w:sz w:val="20"/>
        </w:rPr>
        <w:t>weaker</w:t>
      </w:r>
      <w:r w:rsidRPr="001058B5">
        <w:rPr>
          <w:rFonts w:ascii="Arial" w:hAnsi="Arial" w:cs="Arial"/>
          <w:spacing w:val="-6"/>
          <w:sz w:val="20"/>
        </w:rPr>
        <w:t xml:space="preserve"> </w:t>
      </w: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such</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welcome1</w:t>
      </w:r>
      <w:r w:rsidRPr="001058B5">
        <w:rPr>
          <w:rFonts w:ascii="Arial" w:hAnsi="Arial" w:cs="Arial"/>
          <w:spacing w:val="-82"/>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binky</w:t>
      </w:r>
      <w:r w:rsidRPr="001058B5">
        <w:rPr>
          <w:rFonts w:ascii="Arial" w:hAnsi="Arial" w:cs="Arial"/>
          <w:spacing w:val="-82"/>
          <w:sz w:val="20"/>
        </w:rPr>
        <w:t xml:space="preserve"> </w:t>
      </w:r>
      <w:r w:rsidRPr="001058B5">
        <w:rPr>
          <w:rFonts w:ascii="Arial" w:hAnsi="Arial" w:cs="Arial"/>
          <w:sz w:val="20"/>
        </w:rPr>
        <w:t>into</w:t>
      </w:r>
    </w:p>
    <w:p w14:paraId="45C94D20"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WelBinkyCome1.</w:t>
      </w:r>
    </w:p>
    <w:p w14:paraId="56A08C7B" w14:textId="77777777" w:rsidR="008C539B" w:rsidRPr="001058B5" w:rsidRDefault="00C12992">
      <w:pPr>
        <w:pStyle w:val="ListParagraph"/>
        <w:numPr>
          <w:ilvl w:val="0"/>
          <w:numId w:val="15"/>
        </w:numPr>
        <w:tabs>
          <w:tab w:val="left" w:pos="2380"/>
        </w:tabs>
        <w:spacing w:before="107"/>
        <w:rPr>
          <w:rFonts w:ascii="Arial" w:hAnsi="Arial" w:cs="Arial"/>
          <w:sz w:val="20"/>
        </w:rPr>
      </w:pPr>
      <w:r w:rsidRPr="001058B5">
        <w:rPr>
          <w:rFonts w:ascii="Arial" w:hAnsi="Arial" w:cs="Arial"/>
          <w:sz w:val="20"/>
        </w:rPr>
        <w:t>Repeat a character at the beginning or end of the</w:t>
      </w:r>
      <w:r w:rsidRPr="001058B5">
        <w:rPr>
          <w:rFonts w:ascii="Arial" w:hAnsi="Arial" w:cs="Arial"/>
          <w:spacing w:val="-5"/>
          <w:sz w:val="20"/>
        </w:rPr>
        <w:t xml:space="preserve"> </w:t>
      </w:r>
      <w:r w:rsidRPr="001058B5">
        <w:rPr>
          <w:rFonts w:ascii="Arial" w:hAnsi="Arial" w:cs="Arial"/>
          <w:sz w:val="20"/>
        </w:rPr>
        <w:t>password.</w:t>
      </w:r>
    </w:p>
    <w:p w14:paraId="683A2BF0" w14:textId="77777777" w:rsidR="008C539B" w:rsidRPr="001058B5" w:rsidRDefault="00C12992">
      <w:pPr>
        <w:pStyle w:val="ListParagraph"/>
        <w:numPr>
          <w:ilvl w:val="0"/>
          <w:numId w:val="15"/>
        </w:numPr>
        <w:tabs>
          <w:tab w:val="left" w:pos="2380"/>
        </w:tabs>
        <w:spacing w:before="118" w:line="232" w:lineRule="auto"/>
        <w:ind w:right="944"/>
        <w:rPr>
          <w:rFonts w:ascii="Arial" w:hAnsi="Arial" w:cs="Arial"/>
          <w:sz w:val="20"/>
        </w:rPr>
      </w:pPr>
      <w:r w:rsidRPr="001058B5">
        <w:rPr>
          <w:rFonts w:ascii="Arial" w:hAnsi="Arial" w:cs="Arial"/>
          <w:sz w:val="20"/>
        </w:rPr>
        <w:t>Add a string, another password, or part the same password to the</w:t>
      </w:r>
      <w:r w:rsidRPr="001058B5">
        <w:rPr>
          <w:rFonts w:ascii="Arial" w:hAnsi="Arial" w:cs="Arial"/>
          <w:spacing w:val="-33"/>
          <w:sz w:val="20"/>
        </w:rPr>
        <w:t xml:space="preserve"> </w:t>
      </w:r>
      <w:r w:rsidRPr="001058B5">
        <w:rPr>
          <w:rFonts w:ascii="Arial" w:hAnsi="Arial" w:cs="Arial"/>
          <w:sz w:val="20"/>
        </w:rPr>
        <w:t>beginning or end of the password that you want to create. For example, ways that you can modify the password fussy2all</w:t>
      </w:r>
      <w:r w:rsidRPr="001058B5">
        <w:rPr>
          <w:rFonts w:ascii="Arial" w:hAnsi="Arial" w:cs="Arial"/>
          <w:spacing w:val="-104"/>
          <w:sz w:val="20"/>
        </w:rPr>
        <w:t xml:space="preserve"> </w:t>
      </w:r>
      <w:r w:rsidRPr="001058B5">
        <w:rPr>
          <w:rFonts w:ascii="Arial" w:hAnsi="Arial" w:cs="Arial"/>
          <w:sz w:val="20"/>
        </w:rPr>
        <w:t>are as follows:</w:t>
      </w:r>
    </w:p>
    <w:p w14:paraId="1AB48D8D" w14:textId="77777777" w:rsidR="008C539B" w:rsidRPr="001058B5" w:rsidRDefault="00C12992">
      <w:pPr>
        <w:pStyle w:val="ListParagraph"/>
        <w:numPr>
          <w:ilvl w:val="1"/>
          <w:numId w:val="15"/>
        </w:numPr>
        <w:tabs>
          <w:tab w:val="left" w:pos="2739"/>
          <w:tab w:val="left" w:pos="2740"/>
        </w:tabs>
        <w:ind w:left="2740"/>
        <w:rPr>
          <w:rFonts w:ascii="Arial" w:hAnsi="Arial" w:cs="Arial"/>
          <w:sz w:val="20"/>
        </w:rPr>
      </w:pPr>
      <w:r w:rsidRPr="001058B5">
        <w:rPr>
          <w:rFonts w:ascii="Arial" w:hAnsi="Arial" w:cs="Arial"/>
          <w:w w:val="95"/>
          <w:sz w:val="20"/>
        </w:rPr>
        <w:t>fussy2all34hj2</w:t>
      </w:r>
    </w:p>
    <w:p w14:paraId="1BA71B43"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WelBinkyCome1fussy2all</w:t>
      </w:r>
    </w:p>
    <w:p w14:paraId="74CDA64A"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fusfussy2all</w:t>
      </w:r>
    </w:p>
    <w:p w14:paraId="107153A1"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Double</w:t>
      </w:r>
      <w:r w:rsidRPr="001058B5">
        <w:rPr>
          <w:rFonts w:ascii="Arial" w:hAnsi="Arial" w:cs="Arial"/>
          <w:spacing w:val="-5"/>
          <w:sz w:val="20"/>
        </w:rPr>
        <w:t xml:space="preserve"> </w:t>
      </w:r>
      <w:r w:rsidRPr="001058B5">
        <w:rPr>
          <w:rFonts w:ascii="Arial" w:hAnsi="Arial" w:cs="Arial"/>
          <w:sz w:val="20"/>
        </w:rPr>
        <w:t>some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letters.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welcome13</w:t>
      </w:r>
      <w:r w:rsidRPr="001058B5">
        <w:rPr>
          <w:rFonts w:ascii="Arial" w:hAnsi="Arial" w:cs="Arial"/>
          <w:spacing w:val="-82"/>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become</w:t>
      </w:r>
    </w:p>
    <w:p w14:paraId="66A20CF2"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wwellCcooMmee13.</w:t>
      </w:r>
    </w:p>
    <w:p w14:paraId="71D7885D" w14:textId="77777777" w:rsidR="008C539B" w:rsidRPr="001058B5" w:rsidRDefault="00C12992">
      <w:pPr>
        <w:pStyle w:val="Heading7"/>
        <w:numPr>
          <w:ilvl w:val="0"/>
          <w:numId w:val="16"/>
        </w:numPr>
        <w:tabs>
          <w:tab w:val="left" w:pos="2020"/>
        </w:tabs>
        <w:spacing w:before="111"/>
        <w:jc w:val="left"/>
        <w:rPr>
          <w:rFonts w:ascii="Arial" w:hAnsi="Arial" w:cs="Arial"/>
        </w:rPr>
      </w:pPr>
      <w:r w:rsidRPr="001058B5">
        <w:rPr>
          <w:rFonts w:ascii="Arial" w:hAnsi="Arial" w:cs="Arial"/>
        </w:rPr>
        <w:t>Ensure that the password is sufficiently</w:t>
      </w:r>
      <w:r w:rsidRPr="001058B5">
        <w:rPr>
          <w:rFonts w:ascii="Arial" w:hAnsi="Arial" w:cs="Arial"/>
          <w:spacing w:val="-5"/>
        </w:rPr>
        <w:t xml:space="preserve"> </w:t>
      </w:r>
      <w:r w:rsidRPr="001058B5">
        <w:rPr>
          <w:rFonts w:ascii="Arial" w:hAnsi="Arial" w:cs="Arial"/>
        </w:rPr>
        <w:t>complex.</w:t>
      </w:r>
    </w:p>
    <w:p w14:paraId="74973990" w14:textId="77777777" w:rsidR="008C539B" w:rsidRPr="001058B5" w:rsidRDefault="00C12992">
      <w:pPr>
        <w:pStyle w:val="BodyText"/>
        <w:spacing w:before="123" w:line="230" w:lineRule="auto"/>
        <w:ind w:left="2020" w:right="785"/>
        <w:rPr>
          <w:rFonts w:ascii="Arial" w:hAnsi="Arial" w:cs="Arial"/>
        </w:rPr>
      </w:pPr>
      <w:r w:rsidRPr="001058B5">
        <w:rPr>
          <w:rFonts w:ascii="Arial" w:hAnsi="Arial" w:cs="Arial"/>
        </w:rPr>
        <w:t>Oracle Database provides a password verification routine, the PL/SQL script UTLPWDMG.SQL,</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check</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1"/>
        </w:rPr>
        <w:t xml:space="preserve"> </w:t>
      </w:r>
      <w:r w:rsidRPr="001058B5">
        <w:rPr>
          <w:rFonts w:ascii="Arial" w:hAnsi="Arial" w:cs="Arial"/>
        </w:rPr>
        <w:t>passwords</w:t>
      </w:r>
      <w:r w:rsidRPr="001058B5">
        <w:rPr>
          <w:rFonts w:ascii="Arial" w:hAnsi="Arial" w:cs="Arial"/>
          <w:spacing w:val="-21"/>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suff</w:t>
      </w:r>
      <w:bookmarkStart w:id="2023" w:name="_bookmark2172"/>
      <w:bookmarkEnd w:id="2023"/>
      <w:r w:rsidRPr="001058B5">
        <w:rPr>
          <w:rFonts w:ascii="Arial" w:hAnsi="Arial" w:cs="Arial"/>
        </w:rPr>
        <w:t xml:space="preserve">iciently complex. </w:t>
      </w:r>
      <w:r w:rsidRPr="001058B5">
        <w:rPr>
          <w:rFonts w:ascii="Arial" w:hAnsi="Arial" w:cs="Arial"/>
          <w:spacing w:val="-3"/>
        </w:rPr>
        <w:t xml:space="preserve">Ideally, </w:t>
      </w:r>
      <w:r w:rsidRPr="001058B5">
        <w:rPr>
          <w:rFonts w:ascii="Arial" w:hAnsi="Arial" w:cs="Arial"/>
        </w:rPr>
        <w:t xml:space="preserve">edit the UTLPWDMG.SQL script to provide stronger password protections. See also </w:t>
      </w:r>
      <w:hyperlink w:anchor="_bookmark269" w:history="1">
        <w:r w:rsidRPr="001058B5">
          <w:rPr>
            <w:rFonts w:ascii="Arial" w:hAnsi="Arial" w:cs="Arial"/>
            <w:color w:val="0000CC"/>
          </w:rPr>
          <w:t xml:space="preserve">"Enforcing Password Complexity Verification" </w:t>
        </w:r>
      </w:hyperlink>
      <w:hyperlink w:anchor="_bookmark269" w:history="1">
        <w:r w:rsidRPr="001058B5">
          <w:rPr>
            <w:rFonts w:ascii="Arial" w:hAnsi="Arial" w:cs="Arial"/>
          </w:rPr>
          <w:t xml:space="preserve">on page </w:t>
        </w:r>
        <w:r w:rsidRPr="001058B5">
          <w:rPr>
            <w:rFonts w:ascii="Arial" w:hAnsi="Arial" w:cs="Arial"/>
            <w:spacing w:val="-4"/>
          </w:rPr>
          <w:t>3-11</w:t>
        </w:r>
      </w:hyperlink>
      <w:r w:rsidRPr="001058B5">
        <w:rPr>
          <w:rFonts w:ascii="Arial" w:hAnsi="Arial" w:cs="Arial"/>
          <w:spacing w:val="-4"/>
        </w:rPr>
        <w:t xml:space="preserve"> </w:t>
      </w:r>
      <w:r w:rsidRPr="001058B5">
        <w:rPr>
          <w:rFonts w:ascii="Arial" w:hAnsi="Arial" w:cs="Arial"/>
        </w:rPr>
        <w:t>for a sample routine that you can use to check</w:t>
      </w:r>
      <w:r w:rsidRPr="001058B5">
        <w:rPr>
          <w:rFonts w:ascii="Arial" w:hAnsi="Arial" w:cs="Arial"/>
          <w:spacing w:val="-7"/>
        </w:rPr>
        <w:t xml:space="preserve"> </w:t>
      </w:r>
      <w:r w:rsidRPr="001058B5">
        <w:rPr>
          <w:rFonts w:ascii="Arial" w:hAnsi="Arial" w:cs="Arial"/>
        </w:rPr>
        <w:t>passwords.</w:t>
      </w:r>
    </w:p>
    <w:p w14:paraId="68884B29" w14:textId="77777777" w:rsidR="008C539B" w:rsidRPr="001058B5" w:rsidRDefault="00C12992">
      <w:pPr>
        <w:pStyle w:val="Heading7"/>
        <w:numPr>
          <w:ilvl w:val="0"/>
          <w:numId w:val="16"/>
        </w:numPr>
        <w:tabs>
          <w:tab w:val="left" w:pos="2020"/>
        </w:tabs>
        <w:spacing w:before="116"/>
        <w:jc w:val="left"/>
        <w:rPr>
          <w:rFonts w:ascii="Arial" w:hAnsi="Arial" w:cs="Arial"/>
        </w:rPr>
      </w:pPr>
      <w:r w:rsidRPr="001058B5">
        <w:rPr>
          <w:rFonts w:ascii="Arial" w:hAnsi="Arial" w:cs="Arial"/>
        </w:rPr>
        <w:t>Associate a password function with the user profile or the default</w:t>
      </w:r>
      <w:r w:rsidRPr="001058B5">
        <w:rPr>
          <w:rFonts w:ascii="Arial" w:hAnsi="Arial" w:cs="Arial"/>
          <w:spacing w:val="-13"/>
        </w:rPr>
        <w:t xml:space="preserve"> </w:t>
      </w:r>
      <w:r w:rsidRPr="001058B5">
        <w:rPr>
          <w:rFonts w:ascii="Arial" w:hAnsi="Arial" w:cs="Arial"/>
        </w:rPr>
        <w:t>profile.</w:t>
      </w:r>
    </w:p>
    <w:p w14:paraId="4FB85BDB" w14:textId="77777777" w:rsidR="008C539B" w:rsidRPr="001058B5" w:rsidRDefault="00C12992">
      <w:pPr>
        <w:pStyle w:val="BodyText"/>
        <w:spacing w:before="115" w:line="246" w:lineRule="exact"/>
        <w:ind w:left="2020"/>
        <w:rPr>
          <w:rFonts w:ascii="Arial" w:hAnsi="Arial" w:cs="Arial"/>
        </w:rPr>
      </w:pPr>
      <w:r w:rsidRPr="001058B5">
        <w:rPr>
          <w:rFonts w:ascii="Arial" w:hAnsi="Arial" w:cs="Arial"/>
          <w:w w:val="90"/>
        </w:rPr>
        <w:t>The PASSWORD_VERIFY_FUNCTION</w:t>
      </w:r>
      <w:r w:rsidRPr="001058B5">
        <w:rPr>
          <w:rFonts w:ascii="Arial" w:hAnsi="Arial" w:cs="Arial"/>
          <w:spacing w:val="-74"/>
          <w:w w:val="90"/>
        </w:rPr>
        <w:t xml:space="preserve"> </w:t>
      </w:r>
      <w:r w:rsidRPr="001058B5">
        <w:rPr>
          <w:rFonts w:ascii="Arial" w:hAnsi="Arial" w:cs="Arial"/>
          <w:w w:val="90"/>
        </w:rPr>
        <w:t>clause of the CREATE PROFILE</w:t>
      </w:r>
      <w:r w:rsidRPr="001058B5">
        <w:rPr>
          <w:rFonts w:ascii="Arial" w:hAnsi="Arial" w:cs="Arial"/>
          <w:spacing w:val="-73"/>
          <w:w w:val="90"/>
        </w:rPr>
        <w:t xml:space="preserve"> </w:t>
      </w:r>
      <w:r w:rsidRPr="001058B5">
        <w:rPr>
          <w:rFonts w:ascii="Arial" w:hAnsi="Arial" w:cs="Arial"/>
          <w:w w:val="90"/>
        </w:rPr>
        <w:t>and ALTER PROFILE</w:t>
      </w:r>
    </w:p>
    <w:p w14:paraId="6EA8B2FA" w14:textId="77777777" w:rsidR="008C539B" w:rsidRPr="001058B5" w:rsidRDefault="00C12992">
      <w:pPr>
        <w:pStyle w:val="BodyText"/>
        <w:spacing w:before="2" w:line="230" w:lineRule="auto"/>
        <w:ind w:left="2019" w:right="794"/>
        <w:rPr>
          <w:rFonts w:ascii="Arial" w:hAnsi="Arial" w:cs="Arial"/>
        </w:rPr>
      </w:pPr>
      <w:r w:rsidRPr="001058B5">
        <w:rPr>
          <w:rFonts w:ascii="Arial" w:hAnsi="Arial" w:cs="Arial"/>
        </w:rPr>
        <w:t>statements associates a password function with a user profile or the default profile. Password functions ensure that users create strong passwords using guidelines that are specific to your site. Having a password function also requires a user changing his or her own password (without the ALTER USER system privilege) to provide both the old and new passwords. You can create your own password functions or use the password functions that Oracle Database provides.</w:t>
      </w:r>
    </w:p>
    <w:p w14:paraId="58E71987" w14:textId="77777777" w:rsidR="008C539B" w:rsidRPr="001058B5" w:rsidRDefault="00C12992">
      <w:pPr>
        <w:pStyle w:val="BodyText"/>
        <w:spacing w:before="123" w:line="232" w:lineRule="auto"/>
        <w:ind w:left="2020" w:right="848"/>
        <w:rPr>
          <w:rFonts w:ascii="Arial" w:hAnsi="Arial" w:cs="Arial"/>
        </w:rPr>
      </w:pPr>
      <w:r w:rsidRPr="001058B5">
        <w:rPr>
          <w:rFonts w:ascii="Arial" w:hAnsi="Arial" w:cs="Arial"/>
        </w:rPr>
        <w:t xml:space="preserve">See </w:t>
      </w:r>
      <w:hyperlink w:anchor="_bookmark273" w:history="1">
        <w:r w:rsidRPr="001058B5">
          <w:rPr>
            <w:rFonts w:ascii="Arial" w:hAnsi="Arial" w:cs="Arial"/>
            <w:color w:val="0000CC"/>
          </w:rPr>
          <w:t xml:space="preserve">"Customizing Password Complexity Verification" </w:t>
        </w:r>
        <w:r w:rsidRPr="001058B5">
          <w:rPr>
            <w:rFonts w:ascii="Arial" w:hAnsi="Arial" w:cs="Arial"/>
          </w:rPr>
          <w:t xml:space="preserve">on page 3-12 </w:t>
        </w:r>
      </w:hyperlink>
      <w:r w:rsidRPr="001058B5">
        <w:rPr>
          <w:rFonts w:ascii="Arial" w:hAnsi="Arial" w:cs="Arial"/>
        </w:rPr>
        <w:t>for more info</w:t>
      </w:r>
      <w:bookmarkStart w:id="2024" w:name="_bookmark2173"/>
      <w:bookmarkEnd w:id="2024"/>
      <w:r w:rsidRPr="001058B5">
        <w:rPr>
          <w:rFonts w:ascii="Arial" w:hAnsi="Arial" w:cs="Arial"/>
        </w:rPr>
        <w:t>rmation.</w:t>
      </w:r>
    </w:p>
    <w:p w14:paraId="34CB41DC" w14:textId="77777777" w:rsidR="008C539B" w:rsidRPr="001058B5" w:rsidRDefault="00C12992">
      <w:pPr>
        <w:pStyle w:val="Heading7"/>
        <w:numPr>
          <w:ilvl w:val="0"/>
          <w:numId w:val="16"/>
        </w:numPr>
        <w:tabs>
          <w:tab w:val="left" w:pos="2020"/>
        </w:tabs>
        <w:spacing w:before="116"/>
        <w:jc w:val="left"/>
        <w:rPr>
          <w:rFonts w:ascii="Arial" w:hAnsi="Arial" w:cs="Arial"/>
        </w:rPr>
      </w:pPr>
      <w:bookmarkStart w:id="2025" w:name="_bookmark2174"/>
      <w:bookmarkEnd w:id="2025"/>
      <w:r w:rsidRPr="001058B5">
        <w:rPr>
          <w:rFonts w:ascii="Arial" w:hAnsi="Arial" w:cs="Arial"/>
        </w:rPr>
        <w:t>Change default user</w:t>
      </w:r>
      <w:r w:rsidRPr="001058B5">
        <w:rPr>
          <w:rFonts w:ascii="Arial" w:hAnsi="Arial" w:cs="Arial"/>
          <w:spacing w:val="-1"/>
        </w:rPr>
        <w:t xml:space="preserve"> </w:t>
      </w:r>
      <w:r w:rsidRPr="001058B5">
        <w:rPr>
          <w:rFonts w:ascii="Arial" w:hAnsi="Arial" w:cs="Arial"/>
        </w:rPr>
        <w:t>passwords.</w:t>
      </w:r>
    </w:p>
    <w:p w14:paraId="74AA6B63" w14:textId="77777777" w:rsidR="008C539B" w:rsidRPr="001058B5" w:rsidRDefault="008C539B">
      <w:pPr>
        <w:rPr>
          <w:rFonts w:ascii="Arial" w:hAnsi="Arial" w:cs="Arial"/>
        </w:rPr>
        <w:sectPr w:rsidR="008C539B" w:rsidRPr="001058B5">
          <w:headerReference w:type="even" r:id="rId251"/>
          <w:headerReference w:type="default" r:id="rId252"/>
          <w:pgSz w:w="12240" w:h="15840"/>
          <w:pgMar w:top="840" w:right="1060" w:bottom="860" w:left="1100" w:header="549" w:footer="663" w:gutter="0"/>
          <w:cols w:space="720"/>
        </w:sectPr>
      </w:pPr>
    </w:p>
    <w:p w14:paraId="48E6A655" w14:textId="77777777" w:rsidR="008C539B" w:rsidRPr="001058B5" w:rsidRDefault="008C539B">
      <w:pPr>
        <w:pStyle w:val="BodyText"/>
        <w:spacing w:before="3"/>
        <w:rPr>
          <w:rFonts w:ascii="Arial" w:hAnsi="Arial" w:cs="Arial"/>
          <w:b/>
          <w:sz w:val="26"/>
        </w:rPr>
      </w:pPr>
    </w:p>
    <w:p w14:paraId="5387DDF9" w14:textId="77777777" w:rsidR="008C539B" w:rsidRPr="001058B5" w:rsidRDefault="00C12992">
      <w:pPr>
        <w:pStyle w:val="BodyText"/>
        <w:spacing w:before="100" w:line="230" w:lineRule="auto"/>
        <w:ind w:left="2619" w:right="185"/>
        <w:rPr>
          <w:rFonts w:ascii="Arial" w:hAnsi="Arial" w:cs="Arial"/>
        </w:rPr>
      </w:pPr>
      <w:bookmarkStart w:id="2026" w:name="_bookmark2176"/>
      <w:bookmarkEnd w:id="2026"/>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installs</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predefined,</w:t>
      </w:r>
      <w:r w:rsidRPr="001058B5">
        <w:rPr>
          <w:rFonts w:ascii="Arial" w:hAnsi="Arial" w:cs="Arial"/>
          <w:spacing w:val="-4"/>
        </w:rPr>
        <w:t xml:space="preserve"> </w:t>
      </w:r>
      <w:r w:rsidRPr="001058B5">
        <w:rPr>
          <w:rFonts w:ascii="Arial" w:hAnsi="Arial" w:cs="Arial"/>
        </w:rPr>
        <w:t>default</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ac</w:t>
      </w:r>
      <w:bookmarkStart w:id="2027" w:name="_bookmark2175"/>
      <w:bookmarkEnd w:id="2027"/>
      <w:r w:rsidRPr="001058B5">
        <w:rPr>
          <w:rFonts w:ascii="Arial" w:hAnsi="Arial" w:cs="Arial"/>
        </w:rPr>
        <w:t>counts.</w:t>
      </w:r>
      <w:r w:rsidRPr="001058B5">
        <w:rPr>
          <w:rFonts w:ascii="Arial" w:hAnsi="Arial" w:cs="Arial"/>
          <w:spacing w:val="-5"/>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is most easily broken when a default database user account still has a default password</w:t>
      </w:r>
      <w:r w:rsidRPr="001058B5">
        <w:rPr>
          <w:rFonts w:ascii="Arial" w:hAnsi="Arial" w:cs="Arial"/>
          <w:spacing w:val="-10"/>
        </w:rPr>
        <w:t xml:space="preserve"> </w:t>
      </w:r>
      <w:r w:rsidRPr="001058B5">
        <w:rPr>
          <w:rFonts w:ascii="Arial" w:hAnsi="Arial" w:cs="Arial"/>
          <w:i/>
        </w:rPr>
        <w:t>even</w:t>
      </w:r>
      <w:r w:rsidRPr="001058B5">
        <w:rPr>
          <w:rFonts w:ascii="Arial" w:hAnsi="Arial" w:cs="Arial"/>
          <w:i/>
          <w:spacing w:val="-10"/>
        </w:rPr>
        <w:t xml:space="preserve"> </w:t>
      </w:r>
      <w:r w:rsidRPr="001058B5">
        <w:rPr>
          <w:rFonts w:ascii="Arial" w:hAnsi="Arial" w:cs="Arial"/>
          <w:i/>
        </w:rPr>
        <w:t>after</w:t>
      </w:r>
      <w:r w:rsidRPr="001058B5">
        <w:rPr>
          <w:rFonts w:ascii="Arial" w:hAnsi="Arial" w:cs="Arial"/>
          <w:i/>
          <w:spacing w:val="-10"/>
        </w:rPr>
        <w:t xml:space="preserve"> </w:t>
      </w:r>
      <w:r w:rsidRPr="001058B5">
        <w:rPr>
          <w:rFonts w:ascii="Arial" w:hAnsi="Arial" w:cs="Arial"/>
          <w:i/>
        </w:rPr>
        <w:t>installation</w:t>
      </w:r>
      <w:r w:rsidRPr="001058B5">
        <w:rPr>
          <w:rFonts w:ascii="Arial" w:hAnsi="Arial" w:cs="Arial"/>
        </w:rPr>
        <w: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particularly</w:t>
      </w:r>
      <w:r w:rsidRPr="001058B5">
        <w:rPr>
          <w:rFonts w:ascii="Arial" w:hAnsi="Arial" w:cs="Arial"/>
          <w:spacing w:val="-11"/>
        </w:rPr>
        <w:t xml:space="preserve"> </w:t>
      </w:r>
      <w:r w:rsidRPr="001058B5">
        <w:rPr>
          <w:rFonts w:ascii="Arial" w:hAnsi="Arial" w:cs="Arial"/>
        </w:rPr>
        <w:t>true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 xml:space="preserve">SCOTT, which is a well known account that may be vulnerable to intruders.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2 (11.2), default accounts are installed locked with the passwords expired, but if you have upgraded from a previous release, you may still have accounts that use default</w:t>
      </w:r>
      <w:r w:rsidRPr="001058B5">
        <w:rPr>
          <w:rFonts w:ascii="Arial" w:hAnsi="Arial" w:cs="Arial"/>
          <w:spacing w:val="-5"/>
        </w:rPr>
        <w:t xml:space="preserve"> </w:t>
      </w:r>
      <w:r w:rsidRPr="001058B5">
        <w:rPr>
          <w:rFonts w:ascii="Arial" w:hAnsi="Arial" w:cs="Arial"/>
        </w:rPr>
        <w:t>passwords.</w:t>
      </w:r>
    </w:p>
    <w:p w14:paraId="1E5B8428" w14:textId="77777777" w:rsidR="008C539B" w:rsidRPr="001058B5" w:rsidRDefault="00C12992">
      <w:pPr>
        <w:pStyle w:val="BodyText"/>
        <w:spacing w:before="128" w:line="228" w:lineRule="auto"/>
        <w:ind w:left="2620" w:right="485"/>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find</w:t>
      </w:r>
      <w:r w:rsidRPr="001058B5">
        <w:rPr>
          <w:rFonts w:ascii="Arial" w:hAnsi="Arial" w:cs="Arial"/>
          <w:spacing w:val="-27"/>
        </w:rPr>
        <w:t xml:space="preserve"> </w:t>
      </w:r>
      <w:r w:rsidRPr="001058B5">
        <w:rPr>
          <w:rFonts w:ascii="Arial" w:hAnsi="Arial" w:cs="Arial"/>
        </w:rPr>
        <w:t>user</w:t>
      </w:r>
      <w:r w:rsidRPr="001058B5">
        <w:rPr>
          <w:rFonts w:ascii="Arial" w:hAnsi="Arial" w:cs="Arial"/>
          <w:spacing w:val="-27"/>
        </w:rPr>
        <w:t xml:space="preserve"> </w:t>
      </w:r>
      <w:r w:rsidRPr="001058B5">
        <w:rPr>
          <w:rFonts w:ascii="Arial" w:hAnsi="Arial" w:cs="Arial"/>
        </w:rPr>
        <w:t>accounts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have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passwords,</w:t>
      </w:r>
      <w:r w:rsidRPr="001058B5">
        <w:rPr>
          <w:rFonts w:ascii="Arial" w:hAnsi="Arial" w:cs="Arial"/>
          <w:spacing w:val="-27"/>
        </w:rPr>
        <w:t xml:space="preserve"> </w:t>
      </w:r>
      <w:r w:rsidRPr="001058B5">
        <w:rPr>
          <w:rFonts w:ascii="Arial" w:hAnsi="Arial" w:cs="Arial"/>
        </w:rPr>
        <w:t>query</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DBA_USERS_WITH_ DEFPWD data dictionary </w:t>
      </w:r>
      <w:r w:rsidRPr="001058B5">
        <w:rPr>
          <w:rFonts w:ascii="Arial" w:hAnsi="Arial" w:cs="Arial"/>
          <w:spacing w:val="-4"/>
        </w:rPr>
        <w:t xml:space="preserve">view. </w:t>
      </w:r>
      <w:r w:rsidRPr="001058B5">
        <w:rPr>
          <w:rFonts w:ascii="Arial" w:hAnsi="Arial" w:cs="Arial"/>
        </w:rPr>
        <w:t xml:space="preserve">See </w:t>
      </w:r>
      <w:hyperlink w:anchor="_bookmark207" w:history="1">
        <w:r w:rsidRPr="001058B5">
          <w:rPr>
            <w:rFonts w:ascii="Arial" w:hAnsi="Arial" w:cs="Arial"/>
            <w:color w:val="0000CC"/>
          </w:rPr>
          <w:t>"Finding User Accounts That Have Default</w:t>
        </w:r>
      </w:hyperlink>
      <w:r w:rsidRPr="001058B5">
        <w:rPr>
          <w:rFonts w:ascii="Arial" w:hAnsi="Arial" w:cs="Arial"/>
          <w:color w:val="0000CC"/>
        </w:rPr>
        <w:t xml:space="preserve"> </w:t>
      </w:r>
      <w:hyperlink w:anchor="_bookmark207" w:history="1">
        <w:r w:rsidRPr="001058B5">
          <w:rPr>
            <w:rFonts w:ascii="Arial" w:hAnsi="Arial" w:cs="Arial"/>
            <w:color w:val="0000CC"/>
          </w:rPr>
          <w:t>Passwo</w:t>
        </w:r>
        <w:bookmarkStart w:id="2028" w:name="_bookmark2177"/>
        <w:bookmarkEnd w:id="2028"/>
        <w:r w:rsidRPr="001058B5">
          <w:rPr>
            <w:rFonts w:ascii="Arial" w:hAnsi="Arial" w:cs="Arial"/>
            <w:color w:val="0000CC"/>
          </w:rPr>
          <w:t xml:space="preserve">rds" </w:t>
        </w:r>
      </w:hyperlink>
      <w:hyperlink w:anchor="_bookmark207" w:history="1">
        <w:r w:rsidRPr="001058B5">
          <w:rPr>
            <w:rFonts w:ascii="Arial" w:hAnsi="Arial" w:cs="Arial"/>
          </w:rPr>
          <w:t xml:space="preserve">on page 3-4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37E9BF2F" w14:textId="77777777" w:rsidR="008C539B" w:rsidRPr="001058B5" w:rsidRDefault="00C12992">
      <w:pPr>
        <w:pStyle w:val="Heading7"/>
        <w:numPr>
          <w:ilvl w:val="0"/>
          <w:numId w:val="16"/>
        </w:numPr>
        <w:tabs>
          <w:tab w:val="left" w:pos="2620"/>
        </w:tabs>
        <w:spacing w:before="119"/>
        <w:ind w:firstLine="240"/>
        <w:jc w:val="left"/>
        <w:rPr>
          <w:rFonts w:ascii="Arial" w:hAnsi="Arial" w:cs="Arial"/>
        </w:rPr>
      </w:pPr>
      <w:bookmarkStart w:id="2029" w:name="_bookmark2178"/>
      <w:bookmarkStart w:id="2030" w:name="_bookmark2179"/>
      <w:bookmarkEnd w:id="2029"/>
      <w:bookmarkEnd w:id="2030"/>
      <w:r w:rsidRPr="001058B5">
        <w:rPr>
          <w:rFonts w:ascii="Arial" w:hAnsi="Arial" w:cs="Arial"/>
        </w:rPr>
        <w:t>Change default passwords of administrative</w:t>
      </w:r>
      <w:r w:rsidRPr="001058B5">
        <w:rPr>
          <w:rFonts w:ascii="Arial" w:hAnsi="Arial" w:cs="Arial"/>
          <w:spacing w:val="-3"/>
        </w:rPr>
        <w:t xml:space="preserve"> </w:t>
      </w:r>
      <w:r w:rsidRPr="001058B5">
        <w:rPr>
          <w:rFonts w:ascii="Arial" w:hAnsi="Arial" w:cs="Arial"/>
        </w:rPr>
        <w:t>users.</w:t>
      </w:r>
    </w:p>
    <w:p w14:paraId="1D5840F3" w14:textId="77777777" w:rsidR="008C539B" w:rsidRPr="001058B5" w:rsidRDefault="00C12992">
      <w:pPr>
        <w:pStyle w:val="BodyText"/>
        <w:spacing w:before="122" w:line="230" w:lineRule="auto"/>
        <w:ind w:left="2620" w:right="102"/>
        <w:rPr>
          <w:rFonts w:ascii="Arial" w:hAnsi="Arial" w:cs="Arial"/>
        </w:rPr>
      </w:pPr>
      <w:r w:rsidRPr="001058B5">
        <w:rPr>
          <w:rFonts w:ascii="Arial" w:hAnsi="Arial" w:cs="Arial"/>
          <w:spacing w:val="-6"/>
        </w:rPr>
        <w:t xml:space="preserve">You </w:t>
      </w:r>
      <w:r w:rsidRPr="001058B5">
        <w:rPr>
          <w:rFonts w:ascii="Arial" w:hAnsi="Arial" w:cs="Arial"/>
        </w:rPr>
        <w:t>can use the same or different passwords for the SYS,</w:t>
      </w:r>
      <w:bookmarkStart w:id="2031" w:name="_bookmark2184"/>
      <w:bookmarkEnd w:id="2031"/>
      <w:r w:rsidRPr="001058B5">
        <w:rPr>
          <w:rFonts w:ascii="Arial" w:hAnsi="Arial" w:cs="Arial"/>
        </w:rPr>
        <w:t xml:space="preserve"> SYSTEM,</w:t>
      </w:r>
      <w:bookmarkStart w:id="2032" w:name="_bookmark2180"/>
      <w:bookmarkStart w:id="2033" w:name="_bookmark2183"/>
      <w:bookmarkEnd w:id="2032"/>
      <w:bookmarkEnd w:id="2033"/>
      <w:r w:rsidRPr="001058B5">
        <w:rPr>
          <w:rFonts w:ascii="Arial" w:hAnsi="Arial" w:cs="Arial"/>
        </w:rPr>
        <w:t xml:space="preserve"> SYSMAN, and DBSNMP administrative accounts. Oracle recommends that you use different passwords for each. In any Oracle environment (production or test), assign strong,</w:t>
      </w:r>
      <w:bookmarkStart w:id="2034" w:name="_bookmark2182"/>
      <w:bookmarkEnd w:id="2034"/>
      <w:r w:rsidRPr="001058B5">
        <w:rPr>
          <w:rFonts w:ascii="Arial" w:hAnsi="Arial" w:cs="Arial"/>
        </w:rPr>
        <w:t xml:space="preserve"> secure, and distinct passwords to these administrative accounts. If you use Database Configuration Assistant to create a new database, then it requires you to enter passwords for the SYS and SYSTEM a</w:t>
      </w:r>
      <w:bookmarkStart w:id="2035" w:name="_bookmark2181"/>
      <w:bookmarkEnd w:id="2035"/>
      <w:r w:rsidRPr="001058B5">
        <w:rPr>
          <w:rFonts w:ascii="Arial" w:hAnsi="Arial" w:cs="Arial"/>
        </w:rPr>
        <w:t>ccounts, disallowing the default passwords CHANGE_ON_INSTALL</w:t>
      </w:r>
      <w:r w:rsidRPr="001058B5">
        <w:rPr>
          <w:rFonts w:ascii="Arial" w:hAnsi="Arial" w:cs="Arial"/>
          <w:spacing w:val="-97"/>
        </w:rPr>
        <w:t xml:space="preserve"> </w:t>
      </w:r>
      <w:r w:rsidRPr="001058B5">
        <w:rPr>
          <w:rFonts w:ascii="Arial" w:hAnsi="Arial" w:cs="Arial"/>
        </w:rPr>
        <w:t>and MANAGER.</w:t>
      </w:r>
    </w:p>
    <w:p w14:paraId="5DC059B5" w14:textId="77777777" w:rsidR="008C539B" w:rsidRPr="001058B5" w:rsidRDefault="00C12992">
      <w:pPr>
        <w:pStyle w:val="BodyText"/>
        <w:spacing w:before="114" w:line="232" w:lineRule="auto"/>
        <w:ind w:left="2620" w:right="848"/>
        <w:rPr>
          <w:rFonts w:ascii="Arial" w:hAnsi="Arial" w:cs="Arial"/>
        </w:rPr>
      </w:pPr>
      <w:r w:rsidRPr="001058B5">
        <w:rPr>
          <w:rFonts w:ascii="Arial" w:hAnsi="Arial" w:cs="Arial"/>
          <w:spacing w:val="-3"/>
        </w:rPr>
        <w:t xml:space="preserve">Similarly, </w:t>
      </w:r>
      <w:r w:rsidRPr="001058B5">
        <w:rPr>
          <w:rFonts w:ascii="Arial" w:hAnsi="Arial" w:cs="Arial"/>
        </w:rPr>
        <w:t>for production environments, do not use default passwords for administrative accounts, including SYSMAN</w:t>
      </w:r>
      <w:r w:rsidRPr="001058B5">
        <w:rPr>
          <w:rFonts w:ascii="Arial" w:hAnsi="Arial" w:cs="Arial"/>
          <w:spacing w:val="-108"/>
        </w:rPr>
        <w:t xml:space="preserve"> </w:t>
      </w:r>
      <w:r w:rsidRPr="001058B5">
        <w:rPr>
          <w:rFonts w:ascii="Arial" w:hAnsi="Arial" w:cs="Arial"/>
        </w:rPr>
        <w:t>and DBSNMP.</w:t>
      </w:r>
    </w:p>
    <w:p w14:paraId="373E4DC5" w14:textId="77777777" w:rsidR="008C539B" w:rsidRPr="001058B5" w:rsidRDefault="00C12992">
      <w:pPr>
        <w:spacing w:before="114" w:line="232" w:lineRule="auto"/>
        <w:ind w:left="2620" w:right="1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information about changing a default password.</w:t>
      </w:r>
    </w:p>
    <w:p w14:paraId="6C3A5050" w14:textId="77777777" w:rsidR="008C539B" w:rsidRPr="001058B5" w:rsidRDefault="00C12992">
      <w:pPr>
        <w:pStyle w:val="Heading7"/>
        <w:numPr>
          <w:ilvl w:val="0"/>
          <w:numId w:val="16"/>
        </w:numPr>
        <w:tabs>
          <w:tab w:val="left" w:pos="2620"/>
        </w:tabs>
        <w:spacing w:before="116"/>
        <w:ind w:firstLine="240"/>
        <w:jc w:val="left"/>
        <w:rPr>
          <w:rFonts w:ascii="Arial" w:hAnsi="Arial" w:cs="Arial"/>
        </w:rPr>
      </w:pPr>
      <w:r w:rsidRPr="001058B5">
        <w:rPr>
          <w:rFonts w:ascii="Arial" w:hAnsi="Arial" w:cs="Arial"/>
        </w:rPr>
        <w:t>Enforce pa</w:t>
      </w:r>
      <w:bookmarkStart w:id="2036" w:name="_bookmark2185"/>
      <w:bookmarkEnd w:id="2036"/>
      <w:r w:rsidRPr="001058B5">
        <w:rPr>
          <w:rFonts w:ascii="Arial" w:hAnsi="Arial" w:cs="Arial"/>
        </w:rPr>
        <w:t>ssword</w:t>
      </w:r>
      <w:r w:rsidRPr="001058B5">
        <w:rPr>
          <w:rFonts w:ascii="Arial" w:hAnsi="Arial" w:cs="Arial"/>
          <w:spacing w:val="-2"/>
        </w:rPr>
        <w:t xml:space="preserve"> </w:t>
      </w:r>
      <w:bookmarkStart w:id="2037" w:name="_bookmark2186"/>
      <w:bookmarkEnd w:id="2037"/>
      <w:r w:rsidRPr="001058B5">
        <w:rPr>
          <w:rFonts w:ascii="Arial" w:hAnsi="Arial" w:cs="Arial"/>
        </w:rPr>
        <w:t>management.</w:t>
      </w:r>
    </w:p>
    <w:p w14:paraId="1427ED6C"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Apply basic password management rules (such as password length, history, , and so forth) to all user passwords. Oracle Database has password policies enabled for the default profile. Guideline </w:t>
      </w:r>
      <w:hyperlink w:anchor="_bookmark2170" w:history="1">
        <w:r w:rsidRPr="001058B5">
          <w:rPr>
            <w:rFonts w:ascii="Arial" w:hAnsi="Arial" w:cs="Arial"/>
          </w:rPr>
          <w:t xml:space="preserve">1 </w:t>
        </w:r>
      </w:hyperlink>
      <w:r w:rsidRPr="001058B5">
        <w:rPr>
          <w:rFonts w:ascii="Arial" w:hAnsi="Arial" w:cs="Arial"/>
        </w:rPr>
        <w:t xml:space="preserve">in this section lists these password policies. </w:t>
      </w:r>
      <w:r w:rsidRPr="001058B5">
        <w:rPr>
          <w:rFonts w:ascii="Arial" w:hAnsi="Arial" w:cs="Arial"/>
          <w:i/>
        </w:rPr>
        <w:t xml:space="preserve">Oracle Database 2 Day + Security Guide </w:t>
      </w:r>
      <w:r w:rsidRPr="001058B5">
        <w:rPr>
          <w:rFonts w:ascii="Arial" w:hAnsi="Arial" w:cs="Arial"/>
        </w:rPr>
        <w:t>lists initialization parameters that you can use to further secure user passwords.</w:t>
      </w:r>
    </w:p>
    <w:p w14:paraId="5ACC127D" w14:textId="77777777" w:rsidR="008C539B" w:rsidRPr="001058B5" w:rsidRDefault="00C12992">
      <w:pPr>
        <w:pStyle w:val="BodyText"/>
        <w:spacing w:before="118" w:line="228" w:lineRule="auto"/>
        <w:ind w:left="2619" w:right="185"/>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3"/>
        </w:rPr>
        <w:t xml:space="preserve"> </w:t>
      </w:r>
      <w:r w:rsidRPr="001058B5">
        <w:rPr>
          <w:rFonts w:ascii="Arial" w:hAnsi="Arial" w:cs="Arial"/>
        </w:rPr>
        <w:t>about</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accounts</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querying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DBA_USERS</w:t>
      </w:r>
      <w:r w:rsidRPr="001058B5">
        <w:rPr>
          <w:rFonts w:ascii="Arial" w:hAnsi="Arial" w:cs="Arial"/>
          <w:spacing w:val="-87"/>
        </w:rPr>
        <w:t xml:space="preserve"> </w:t>
      </w:r>
      <w:r w:rsidRPr="001058B5">
        <w:rPr>
          <w:rFonts w:ascii="Arial" w:hAnsi="Arial" w:cs="Arial"/>
          <w:spacing w:val="-4"/>
        </w:rPr>
        <w:t xml:space="preserve">view. </w:t>
      </w:r>
      <w:r w:rsidRPr="001058B5">
        <w:rPr>
          <w:rFonts w:ascii="Arial" w:hAnsi="Arial" w:cs="Arial"/>
        </w:rPr>
        <w:t>The</w:t>
      </w:r>
      <w:r w:rsidRPr="001058B5">
        <w:rPr>
          <w:rFonts w:ascii="Arial" w:hAnsi="Arial" w:cs="Arial"/>
          <w:spacing w:val="-22"/>
        </w:rPr>
        <w:t xml:space="preserve"> </w:t>
      </w:r>
      <w:r w:rsidRPr="001058B5">
        <w:rPr>
          <w:rFonts w:ascii="Arial" w:hAnsi="Arial" w:cs="Arial"/>
        </w:rPr>
        <w:t>PASSWORD</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6"/>
        </w:rPr>
        <w:t xml:space="preserve"> </w:t>
      </w:r>
      <w:r w:rsidRPr="001058B5">
        <w:rPr>
          <w:rFonts w:ascii="Arial" w:hAnsi="Arial" w:cs="Arial"/>
        </w:rPr>
        <w:t>view</w:t>
      </w:r>
      <w:r w:rsidRPr="001058B5">
        <w:rPr>
          <w:rFonts w:ascii="Arial" w:hAnsi="Arial" w:cs="Arial"/>
          <w:spacing w:val="-22"/>
        </w:rPr>
        <w:t xml:space="preserve"> </w:t>
      </w:r>
      <w:r w:rsidRPr="001058B5">
        <w:rPr>
          <w:rFonts w:ascii="Arial" w:hAnsi="Arial" w:cs="Arial"/>
        </w:rPr>
        <w:t>indicates</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password</w:t>
      </w:r>
      <w:r w:rsidRPr="001058B5">
        <w:rPr>
          <w:rFonts w:ascii="Arial" w:hAnsi="Arial" w:cs="Arial"/>
          <w:spacing w:val="-22"/>
        </w:rPr>
        <w:t xml:space="preserve"> </w:t>
      </w:r>
      <w:r w:rsidRPr="001058B5">
        <w:rPr>
          <w:rFonts w:ascii="Arial" w:hAnsi="Arial" w:cs="Arial"/>
        </w:rPr>
        <w:t>is global,</w:t>
      </w:r>
      <w:r w:rsidRPr="001058B5">
        <w:rPr>
          <w:rFonts w:ascii="Arial" w:hAnsi="Arial" w:cs="Arial"/>
          <w:spacing w:val="-16"/>
        </w:rPr>
        <w:t xml:space="preserve"> </w:t>
      </w:r>
      <w:r w:rsidRPr="001058B5">
        <w:rPr>
          <w:rFonts w:ascii="Arial" w:hAnsi="Arial" w:cs="Arial"/>
        </w:rPr>
        <w:t>external,</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null.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1"/>
        </w:rPr>
        <w:t xml:space="preserve"> </w:t>
      </w:r>
      <w:r w:rsidRPr="001058B5">
        <w:rPr>
          <w:rFonts w:ascii="Arial" w:hAnsi="Arial" w:cs="Arial"/>
        </w:rPr>
        <w:t>view</w:t>
      </w:r>
      <w:r w:rsidRPr="001058B5">
        <w:rPr>
          <w:rFonts w:ascii="Arial" w:hAnsi="Arial" w:cs="Arial"/>
          <w:spacing w:val="-17"/>
        </w:rPr>
        <w:t xml:space="preserve"> </w:t>
      </w:r>
      <w:r w:rsidRPr="001058B5">
        <w:rPr>
          <w:rFonts w:ascii="Arial" w:hAnsi="Arial" w:cs="Arial"/>
        </w:rPr>
        <w:t>provides</w:t>
      </w:r>
      <w:r w:rsidRPr="001058B5">
        <w:rPr>
          <w:rFonts w:ascii="Arial" w:hAnsi="Arial" w:cs="Arial"/>
          <w:spacing w:val="-17"/>
        </w:rPr>
        <w:t xml:space="preserve"> </w:t>
      </w:r>
      <w:r w:rsidRPr="001058B5">
        <w:rPr>
          <w:rFonts w:ascii="Arial" w:hAnsi="Arial" w:cs="Arial"/>
        </w:rPr>
        <w:t>useful</w:t>
      </w:r>
      <w:r w:rsidRPr="001058B5">
        <w:rPr>
          <w:rFonts w:ascii="Arial" w:hAnsi="Arial" w:cs="Arial"/>
          <w:spacing w:val="-17"/>
        </w:rPr>
        <w:t xml:space="preserve"> </w:t>
      </w:r>
      <w:r w:rsidRPr="001058B5">
        <w:rPr>
          <w:rFonts w:ascii="Arial" w:hAnsi="Arial" w:cs="Arial"/>
        </w:rPr>
        <w:t>information</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7"/>
        </w:rPr>
        <w:t xml:space="preserve"> </w:t>
      </w:r>
      <w:r w:rsidRPr="001058B5">
        <w:rPr>
          <w:rFonts w:ascii="Arial" w:hAnsi="Arial" w:cs="Arial"/>
        </w:rPr>
        <w:t xml:space="preserve">as the user account status, whether the </w:t>
      </w:r>
      <w:bookmarkStart w:id="2038" w:name="_bookmark2187"/>
      <w:bookmarkEnd w:id="2038"/>
      <w:r w:rsidRPr="001058B5">
        <w:rPr>
          <w:rFonts w:ascii="Arial" w:hAnsi="Arial" w:cs="Arial"/>
        </w:rPr>
        <w:t>account is locked, and password</w:t>
      </w:r>
      <w:r w:rsidRPr="001058B5">
        <w:rPr>
          <w:rFonts w:ascii="Arial" w:hAnsi="Arial" w:cs="Arial"/>
          <w:spacing w:val="-29"/>
        </w:rPr>
        <w:t xml:space="preserve"> </w:t>
      </w:r>
      <w:r w:rsidRPr="001058B5">
        <w:rPr>
          <w:rFonts w:ascii="Arial" w:hAnsi="Arial" w:cs="Arial"/>
        </w:rPr>
        <w:t>versions.</w:t>
      </w:r>
    </w:p>
    <w:p w14:paraId="61EE1F79"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Oracle also re</w:t>
      </w:r>
      <w:bookmarkStart w:id="2039" w:name="_bookmark2189"/>
      <w:bookmarkEnd w:id="2039"/>
      <w:r w:rsidRPr="001058B5">
        <w:rPr>
          <w:rFonts w:ascii="Arial" w:hAnsi="Arial" w:cs="Arial"/>
        </w:rPr>
        <w:t xml:space="preserve">commends, if possible, using Oracle Advanced </w:t>
      </w:r>
      <w:bookmarkStart w:id="2040" w:name="_bookmark2191"/>
      <w:bookmarkEnd w:id="2040"/>
      <w:r w:rsidRPr="001058B5">
        <w:rPr>
          <w:rFonts w:ascii="Arial" w:hAnsi="Arial" w:cs="Arial"/>
        </w:rPr>
        <w:t>Security (an option to</w:t>
      </w:r>
      <w:bookmarkStart w:id="2041" w:name="_bookmark2190"/>
      <w:bookmarkEnd w:id="2041"/>
      <w:r w:rsidRPr="001058B5">
        <w:rPr>
          <w:rFonts w:ascii="Arial" w:hAnsi="Arial" w:cs="Arial"/>
        </w:rPr>
        <w:t xml:space="preserve"> Oracle </w:t>
      </w:r>
      <w:bookmarkStart w:id="2042" w:name="_bookmark2192"/>
      <w:bookmarkEnd w:id="2042"/>
      <w:r w:rsidRPr="001058B5">
        <w:rPr>
          <w:rFonts w:ascii="Arial" w:hAnsi="Arial" w:cs="Arial"/>
        </w:rPr>
        <w:t>Database Enterprise Edition) with network authentication services (such as</w:t>
      </w:r>
      <w:bookmarkStart w:id="2043" w:name="_bookmark2188"/>
      <w:bookmarkEnd w:id="2043"/>
      <w:r w:rsidRPr="001058B5">
        <w:rPr>
          <w:rFonts w:ascii="Arial" w:hAnsi="Arial" w:cs="Arial"/>
        </w:rPr>
        <w:t xml:space="preserve"> Kerberos), token cards, smart cards, or X.509 certificates. These services provide strong authentication of users, and provide protection against unauthorized access to Oracle Database.</w:t>
      </w:r>
    </w:p>
    <w:p w14:paraId="073A4B8A" w14:textId="77777777" w:rsidR="008C539B" w:rsidRPr="001058B5" w:rsidRDefault="00C12992">
      <w:pPr>
        <w:pStyle w:val="Heading7"/>
        <w:numPr>
          <w:ilvl w:val="0"/>
          <w:numId w:val="16"/>
        </w:numPr>
        <w:tabs>
          <w:tab w:val="left" w:pos="2620"/>
        </w:tabs>
        <w:spacing w:before="113"/>
        <w:ind w:firstLine="240"/>
        <w:jc w:val="left"/>
        <w:rPr>
          <w:rFonts w:ascii="Arial" w:hAnsi="Arial" w:cs="Arial"/>
        </w:rPr>
      </w:pPr>
      <w:bookmarkStart w:id="2044" w:name="_bookmark2193"/>
      <w:bookmarkEnd w:id="2044"/>
      <w:r w:rsidRPr="001058B5">
        <w:rPr>
          <w:rFonts w:ascii="Arial" w:hAnsi="Arial" w:cs="Arial"/>
        </w:rPr>
        <w:t>Do not store user passwords in clear text in Oracle</w:t>
      </w:r>
      <w:r w:rsidRPr="001058B5">
        <w:rPr>
          <w:rFonts w:ascii="Arial" w:hAnsi="Arial" w:cs="Arial"/>
          <w:spacing w:val="-4"/>
        </w:rPr>
        <w:t xml:space="preserve"> </w:t>
      </w:r>
      <w:r w:rsidRPr="001058B5">
        <w:rPr>
          <w:rFonts w:ascii="Arial" w:hAnsi="Arial" w:cs="Arial"/>
        </w:rPr>
        <w:t>tables.</w:t>
      </w:r>
    </w:p>
    <w:p w14:paraId="627093CB"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For better security, do not store passwords in clear text (that is, human readable) in Oracle tables. You can correct this problem by using a secure external password store to encrypt the table column that contains the password. See </w:t>
      </w:r>
      <w:hyperlink w:anchor="_bookmark298" w:history="1">
        <w:r w:rsidRPr="001058B5">
          <w:rPr>
            <w:rFonts w:ascii="Arial" w:hAnsi="Arial" w:cs="Arial"/>
            <w:color w:val="0000CC"/>
          </w:rPr>
          <w:t>"Managing the</w:t>
        </w:r>
      </w:hyperlink>
      <w:r w:rsidRPr="001058B5">
        <w:rPr>
          <w:rFonts w:ascii="Arial" w:hAnsi="Arial" w:cs="Arial"/>
          <w:color w:val="0000CC"/>
        </w:rPr>
        <w:t xml:space="preserve"> </w:t>
      </w:r>
      <w:hyperlink w:anchor="_bookmark298" w:history="1">
        <w:r w:rsidRPr="001058B5">
          <w:rPr>
            <w:rFonts w:ascii="Arial" w:hAnsi="Arial" w:cs="Arial"/>
            <w:color w:val="0000CC"/>
          </w:rPr>
          <w:t xml:space="preserve">Secure External Password Store for Password Credentials" </w:t>
        </w:r>
        <w:r w:rsidRPr="001058B5">
          <w:rPr>
            <w:rFonts w:ascii="Arial" w:hAnsi="Arial" w:cs="Arial"/>
          </w:rPr>
          <w:t xml:space="preserve">on page 3-16 </w:t>
        </w:r>
      </w:hyperlink>
      <w:r w:rsidRPr="001058B5">
        <w:rPr>
          <w:rFonts w:ascii="Arial" w:hAnsi="Arial" w:cs="Arial"/>
        </w:rPr>
        <w:t>for information.</w:t>
      </w:r>
    </w:p>
    <w:p w14:paraId="13E2C876" w14:textId="77777777" w:rsidR="008C539B" w:rsidRPr="001058B5" w:rsidRDefault="00C12992">
      <w:pPr>
        <w:pStyle w:val="BodyText"/>
        <w:spacing w:before="116" w:line="230" w:lineRule="auto"/>
        <w:ind w:left="2620"/>
        <w:rPr>
          <w:rFonts w:ascii="Arial" w:hAnsi="Arial" w:cs="Arial"/>
        </w:rPr>
      </w:pPr>
      <w:r w:rsidRPr="001058B5">
        <w:rPr>
          <w:rFonts w:ascii="Arial" w:hAnsi="Arial" w:cs="Arial"/>
        </w:rPr>
        <w:t>When you create or modify a password for a user account, Oracle Database automatically creates a cryptographic hash or digest of the password. If you query the DBA_USERS view to find information about a user account, the data in the PASSWORD</w:t>
      </w:r>
      <w:r w:rsidRPr="001058B5">
        <w:rPr>
          <w:rFonts w:ascii="Arial" w:hAnsi="Arial" w:cs="Arial"/>
          <w:spacing w:val="-83"/>
        </w:rPr>
        <w:t xml:space="preserve"> </w:t>
      </w:r>
      <w:r w:rsidRPr="001058B5">
        <w:rPr>
          <w:rFonts w:ascii="Arial" w:hAnsi="Arial" w:cs="Arial"/>
        </w:rPr>
        <w:t>column indicates if the user password is global, external, or null.</w:t>
      </w:r>
    </w:p>
    <w:p w14:paraId="7E31180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C74ABF9" w14:textId="77777777" w:rsidR="008C539B" w:rsidRPr="001058B5" w:rsidRDefault="008C539B">
      <w:pPr>
        <w:pStyle w:val="BodyText"/>
        <w:spacing w:before="1"/>
        <w:rPr>
          <w:rFonts w:ascii="Arial" w:hAnsi="Arial" w:cs="Arial"/>
          <w:sz w:val="22"/>
        </w:rPr>
      </w:pPr>
    </w:p>
    <w:p w14:paraId="62F65608" w14:textId="77777777" w:rsidR="008C539B" w:rsidRPr="001058B5" w:rsidRDefault="00C12992">
      <w:pPr>
        <w:pStyle w:val="Heading3"/>
        <w:spacing w:before="107"/>
        <w:ind w:left="100"/>
      </w:pPr>
      <w:bookmarkStart w:id="2045" w:name="Guidelines_for_Securing_Data"/>
      <w:bookmarkStart w:id="2046" w:name="_bookmark2194"/>
      <w:bookmarkStart w:id="2047" w:name="_bookmark2195"/>
      <w:bookmarkEnd w:id="2045"/>
      <w:bookmarkEnd w:id="2046"/>
      <w:bookmarkEnd w:id="2047"/>
      <w:r w:rsidRPr="001058B5">
        <w:t>Guidelines for Securing Dat</w:t>
      </w:r>
      <w:bookmarkStart w:id="2048" w:name="_bookmark2196"/>
      <w:bookmarkEnd w:id="2048"/>
      <w:r w:rsidRPr="001058B5">
        <w:t>a</w:t>
      </w:r>
    </w:p>
    <w:p w14:paraId="1F4F644C" w14:textId="77777777" w:rsidR="008C539B" w:rsidRPr="001058B5" w:rsidRDefault="00C12992">
      <w:pPr>
        <w:pStyle w:val="BodyText"/>
        <w:spacing w:before="79"/>
        <w:ind w:left="1660"/>
        <w:rPr>
          <w:rFonts w:ascii="Arial" w:hAnsi="Arial" w:cs="Arial"/>
        </w:rPr>
      </w:pPr>
      <w:r w:rsidRPr="001058B5">
        <w:rPr>
          <w:rFonts w:ascii="Arial" w:hAnsi="Arial" w:cs="Arial"/>
        </w:rPr>
        <w:t xml:space="preserve">Follow these guidelines to </w:t>
      </w:r>
      <w:bookmarkStart w:id="2049" w:name="_bookmark2197"/>
      <w:bookmarkEnd w:id="2049"/>
      <w:r w:rsidRPr="001058B5">
        <w:rPr>
          <w:rFonts w:ascii="Arial" w:hAnsi="Arial" w:cs="Arial"/>
        </w:rPr>
        <w:t>secure data on your system:</w:t>
      </w:r>
    </w:p>
    <w:p w14:paraId="43C786F5" w14:textId="77777777" w:rsidR="008C539B" w:rsidRPr="001058B5" w:rsidRDefault="00C12992">
      <w:pPr>
        <w:pStyle w:val="Heading7"/>
        <w:numPr>
          <w:ilvl w:val="0"/>
          <w:numId w:val="14"/>
        </w:numPr>
        <w:tabs>
          <w:tab w:val="left" w:pos="2020"/>
        </w:tabs>
        <w:spacing w:before="116"/>
        <w:ind w:hanging="960"/>
        <w:jc w:val="left"/>
        <w:rPr>
          <w:rFonts w:ascii="Arial" w:hAnsi="Arial" w:cs="Arial"/>
        </w:rPr>
      </w:pPr>
      <w:bookmarkStart w:id="2050" w:name="_bookmark2198"/>
      <w:bookmarkEnd w:id="2050"/>
      <w:r w:rsidRPr="001058B5">
        <w:rPr>
          <w:rFonts w:ascii="Arial" w:hAnsi="Arial" w:cs="Arial"/>
        </w:rPr>
        <w:t>Enable data dictionary</w:t>
      </w:r>
      <w:r w:rsidRPr="001058B5">
        <w:rPr>
          <w:rFonts w:ascii="Arial" w:hAnsi="Arial" w:cs="Arial"/>
          <w:spacing w:val="-1"/>
        </w:rPr>
        <w:t xml:space="preserve"> </w:t>
      </w:r>
      <w:r w:rsidRPr="001058B5">
        <w:rPr>
          <w:rFonts w:ascii="Arial" w:hAnsi="Arial" w:cs="Arial"/>
        </w:rPr>
        <w:t>protection.</w:t>
      </w:r>
    </w:p>
    <w:p w14:paraId="58914C8E" w14:textId="77777777" w:rsidR="008C539B" w:rsidRPr="001058B5" w:rsidRDefault="00C12992">
      <w:pPr>
        <w:pStyle w:val="BodyText"/>
        <w:spacing w:before="121" w:line="232" w:lineRule="auto"/>
        <w:ind w:left="2020" w:right="700"/>
        <w:rPr>
          <w:rFonts w:ascii="Arial" w:hAnsi="Arial" w:cs="Arial"/>
        </w:rPr>
      </w:pPr>
      <w:bookmarkStart w:id="2051" w:name="_bookmark2199"/>
      <w:bookmarkEnd w:id="2051"/>
      <w:r w:rsidRPr="001058B5">
        <w:rPr>
          <w:rFonts w:ascii="Arial" w:hAnsi="Arial" w:cs="Arial"/>
        </w:rPr>
        <w:t>Oracle recommends that you protect the data dictionary to prevent users that have the ANY</w:t>
      </w:r>
      <w:r w:rsidRPr="001058B5">
        <w:rPr>
          <w:rFonts w:ascii="Arial" w:hAnsi="Arial" w:cs="Arial"/>
          <w:spacing w:val="-81"/>
        </w:rPr>
        <w:t xml:space="preserve"> </w:t>
      </w:r>
      <w:r w:rsidRPr="001058B5">
        <w:rPr>
          <w:rFonts w:ascii="Arial" w:hAnsi="Arial" w:cs="Arial"/>
        </w:rPr>
        <w:t>system privilege from using those privileges on the data dictionary.</w:t>
      </w:r>
    </w:p>
    <w:p w14:paraId="5932BE79" w14:textId="77777777" w:rsidR="008C539B" w:rsidRPr="001058B5" w:rsidRDefault="00C12992">
      <w:pPr>
        <w:pStyle w:val="BodyText"/>
        <w:spacing w:line="232" w:lineRule="auto"/>
        <w:ind w:left="2019" w:right="933"/>
        <w:rPr>
          <w:rFonts w:ascii="Arial" w:hAnsi="Arial" w:cs="Arial"/>
        </w:rPr>
      </w:pPr>
      <w:r w:rsidRPr="001058B5">
        <w:rPr>
          <w:rFonts w:ascii="Arial" w:hAnsi="Arial" w:cs="Arial"/>
        </w:rPr>
        <w:t>Altering or manipulating the data in data dictionary tables can permanently and detrimentally affect the operation of a database.</w:t>
      </w:r>
    </w:p>
    <w:p w14:paraId="0AC20E76" w14:textId="77777777" w:rsidR="008C539B" w:rsidRPr="001058B5" w:rsidRDefault="00C12992">
      <w:pPr>
        <w:pStyle w:val="BodyText"/>
        <w:spacing w:before="106" w:line="244" w:lineRule="exact"/>
        <w:ind w:left="2020"/>
        <w:rPr>
          <w:rFonts w:ascii="Arial" w:hAnsi="Arial" w:cs="Arial"/>
        </w:rPr>
      </w:pPr>
      <w:r w:rsidRPr="001058B5">
        <w:rPr>
          <w:rFonts w:ascii="Arial" w:hAnsi="Arial" w:cs="Arial"/>
        </w:rPr>
        <w:t>To enable data dictionary protection, set the following initialization parameter to</w:t>
      </w:r>
    </w:p>
    <w:p w14:paraId="51B18AED" w14:textId="77777777" w:rsidR="008C539B" w:rsidRPr="001058B5" w:rsidRDefault="00C12992">
      <w:pPr>
        <w:pStyle w:val="BodyText"/>
        <w:spacing w:line="248" w:lineRule="exact"/>
        <w:ind w:left="2020"/>
        <w:rPr>
          <w:rFonts w:ascii="Arial" w:hAnsi="Arial" w:cs="Arial"/>
        </w:rPr>
      </w:pPr>
      <w:bookmarkStart w:id="2052" w:name="_bookmark2200"/>
      <w:bookmarkEnd w:id="2052"/>
      <w:r w:rsidRPr="001058B5">
        <w:rPr>
          <w:rFonts w:ascii="Arial" w:hAnsi="Arial" w:cs="Arial"/>
        </w:rPr>
        <w:t>FALSE</w:t>
      </w:r>
      <w:r w:rsidRPr="001058B5">
        <w:rPr>
          <w:rFonts w:ascii="Arial" w:hAnsi="Arial" w:cs="Arial"/>
          <w:spacing w:val="-81"/>
        </w:rPr>
        <w:t xml:space="preserve"> </w:t>
      </w:r>
      <w:r w:rsidRPr="001058B5">
        <w:rPr>
          <w:rFonts w:ascii="Arial" w:hAnsi="Arial" w:cs="Arial"/>
        </w:rPr>
        <w:t>(which is the default) in the init</w:t>
      </w:r>
      <w:r w:rsidRPr="001058B5">
        <w:rPr>
          <w:rFonts w:ascii="Arial" w:hAnsi="Arial" w:cs="Arial"/>
          <w:i/>
        </w:rPr>
        <w:t>sid</w:t>
      </w:r>
      <w:r w:rsidRPr="001058B5">
        <w:rPr>
          <w:rFonts w:ascii="Arial" w:hAnsi="Arial" w:cs="Arial"/>
        </w:rPr>
        <w:t>.ora</w:t>
      </w:r>
      <w:r w:rsidRPr="001058B5">
        <w:rPr>
          <w:rFonts w:ascii="Arial" w:hAnsi="Arial" w:cs="Arial"/>
          <w:spacing w:val="-81"/>
        </w:rPr>
        <w:t xml:space="preserve"> </w:t>
      </w:r>
      <w:r w:rsidRPr="001058B5">
        <w:rPr>
          <w:rFonts w:ascii="Arial" w:hAnsi="Arial" w:cs="Arial"/>
        </w:rPr>
        <w:t>control file:</w:t>
      </w:r>
    </w:p>
    <w:p w14:paraId="232B7992" w14:textId="77777777" w:rsidR="008C539B" w:rsidRPr="001058B5" w:rsidRDefault="00C12992">
      <w:pPr>
        <w:spacing w:before="137"/>
        <w:ind w:left="2020"/>
        <w:rPr>
          <w:rFonts w:ascii="Arial" w:hAnsi="Arial" w:cs="Arial"/>
          <w:sz w:val="18"/>
        </w:rPr>
      </w:pPr>
      <w:r w:rsidRPr="001058B5">
        <w:rPr>
          <w:rFonts w:ascii="Arial" w:hAnsi="Arial" w:cs="Arial"/>
          <w:w w:val="95"/>
          <w:sz w:val="18"/>
        </w:rPr>
        <w:t>O7_DICTIONARY_ACCESSIBILITY = FALSE</w:t>
      </w:r>
    </w:p>
    <w:p w14:paraId="55E396DA" w14:textId="77777777" w:rsidR="008C539B" w:rsidRPr="001058B5" w:rsidRDefault="008C539B">
      <w:pPr>
        <w:pStyle w:val="BodyText"/>
        <w:spacing w:before="11"/>
        <w:rPr>
          <w:rFonts w:ascii="Arial" w:hAnsi="Arial" w:cs="Arial"/>
          <w:sz w:val="18"/>
        </w:rPr>
      </w:pPr>
    </w:p>
    <w:p w14:paraId="171F079C" w14:textId="77777777" w:rsidR="008C539B" w:rsidRPr="001058B5" w:rsidRDefault="00C12992">
      <w:pPr>
        <w:spacing w:line="230" w:lineRule="auto"/>
        <w:ind w:left="2020" w:right="930" w:hanging="1"/>
        <w:rPr>
          <w:rFonts w:ascii="Arial" w:hAnsi="Arial" w:cs="Arial"/>
          <w:sz w:val="20"/>
        </w:rPr>
      </w:pPr>
      <w:r w:rsidRPr="001058B5">
        <w:rPr>
          <w:rFonts w:ascii="Arial" w:hAnsi="Arial" w:cs="Arial"/>
          <w:spacing w:val="-6"/>
          <w:w w:val="95"/>
          <w:sz w:val="20"/>
        </w:rPr>
        <w:t xml:space="preserve">You </w:t>
      </w:r>
      <w:r w:rsidRPr="001058B5">
        <w:rPr>
          <w:rFonts w:ascii="Arial" w:hAnsi="Arial" w:cs="Arial"/>
          <w:w w:val="95"/>
          <w:sz w:val="20"/>
        </w:rPr>
        <w:t>can set the O7_DICTIONARY_ACCESSIBILITY</w:t>
      </w:r>
      <w:r w:rsidRPr="001058B5">
        <w:rPr>
          <w:rFonts w:ascii="Arial" w:hAnsi="Arial" w:cs="Arial"/>
          <w:spacing w:val="-83"/>
          <w:w w:val="95"/>
          <w:sz w:val="20"/>
        </w:rPr>
        <w:t xml:space="preserve"> </w:t>
      </w:r>
      <w:r w:rsidRPr="001058B5">
        <w:rPr>
          <w:rFonts w:ascii="Arial" w:hAnsi="Arial" w:cs="Arial"/>
          <w:w w:val="95"/>
          <w:sz w:val="20"/>
        </w:rPr>
        <w:t xml:space="preserve">parameter in a server parameter </w:t>
      </w:r>
      <w:r w:rsidRPr="001058B5">
        <w:rPr>
          <w:rFonts w:ascii="Arial" w:hAnsi="Arial" w:cs="Arial"/>
          <w:sz w:val="20"/>
        </w:rPr>
        <w:t xml:space="preserve">file. For more information about server parameter files, see </w:t>
      </w:r>
      <w:r w:rsidRPr="001058B5">
        <w:rPr>
          <w:rFonts w:ascii="Arial" w:hAnsi="Arial" w:cs="Arial"/>
          <w:i/>
          <w:sz w:val="20"/>
        </w:rPr>
        <w:t>Oracle Database Administrator's Guide</w:t>
      </w:r>
      <w:r w:rsidRPr="001058B5">
        <w:rPr>
          <w:rFonts w:ascii="Arial" w:hAnsi="Arial" w:cs="Arial"/>
          <w:sz w:val="20"/>
        </w:rPr>
        <w:t>.</w:t>
      </w:r>
    </w:p>
    <w:p w14:paraId="1C739A0E" w14:textId="77777777" w:rsidR="008C539B" w:rsidRPr="001058B5" w:rsidRDefault="00C12992">
      <w:pPr>
        <w:pStyle w:val="BodyText"/>
        <w:spacing w:before="113" w:line="246" w:lineRule="exact"/>
        <w:ind w:left="2020"/>
        <w:rPr>
          <w:rFonts w:ascii="Arial" w:hAnsi="Arial" w:cs="Arial"/>
        </w:rPr>
      </w:pPr>
      <w:bookmarkStart w:id="2053" w:name="_bookmark2201"/>
      <w:bookmarkEnd w:id="2053"/>
      <w:r w:rsidRPr="001058B5">
        <w:rPr>
          <w:rFonts w:ascii="Arial" w:hAnsi="Arial" w:cs="Arial"/>
        </w:rPr>
        <w:t>After you set O7_DICTIONARY_ACCESSIBILTY</w:t>
      </w:r>
      <w:r w:rsidRPr="001058B5">
        <w:rPr>
          <w:rFonts w:ascii="Arial" w:hAnsi="Arial" w:cs="Arial"/>
          <w:spacing w:val="-92"/>
        </w:rPr>
        <w:t xml:space="preserve"> </w:t>
      </w:r>
      <w:r w:rsidRPr="001058B5">
        <w:rPr>
          <w:rFonts w:ascii="Arial" w:hAnsi="Arial" w:cs="Arial"/>
        </w:rPr>
        <w:t>to FALSE, only users who have the</w:t>
      </w:r>
    </w:p>
    <w:p w14:paraId="19E9CF46" w14:textId="77777777" w:rsidR="008C539B" w:rsidRPr="001058B5" w:rsidRDefault="00C12992">
      <w:pPr>
        <w:pStyle w:val="BodyText"/>
        <w:spacing w:line="240" w:lineRule="exact"/>
        <w:ind w:left="2020"/>
        <w:rPr>
          <w:rFonts w:ascii="Arial" w:hAnsi="Arial" w:cs="Arial"/>
        </w:rPr>
      </w:pPr>
      <w:r w:rsidRPr="001058B5">
        <w:rPr>
          <w:rFonts w:ascii="Arial" w:hAnsi="Arial" w:cs="Arial"/>
        </w:rPr>
        <w:t>SELECT ANY DICTIONARY</w:t>
      </w:r>
      <w:r w:rsidRPr="001058B5">
        <w:rPr>
          <w:rFonts w:ascii="Arial" w:hAnsi="Arial" w:cs="Arial"/>
          <w:spacing w:val="-84"/>
        </w:rPr>
        <w:t xml:space="preserve"> </w:t>
      </w:r>
      <w:r w:rsidRPr="001058B5">
        <w:rPr>
          <w:rFonts w:ascii="Arial" w:hAnsi="Arial" w:cs="Arial"/>
        </w:rPr>
        <w:t>privilege and those authorized users making</w:t>
      </w:r>
    </w:p>
    <w:p w14:paraId="39C16F25" w14:textId="77777777" w:rsidR="008C539B" w:rsidRPr="001058B5" w:rsidRDefault="00C12992">
      <w:pPr>
        <w:pStyle w:val="BodyText"/>
        <w:spacing w:before="3" w:line="228" w:lineRule="auto"/>
        <w:ind w:left="2020" w:right="906" w:hanging="1"/>
        <w:rPr>
          <w:rFonts w:ascii="Arial" w:hAnsi="Arial" w:cs="Arial"/>
        </w:rPr>
      </w:pPr>
      <w:r w:rsidRPr="001058B5">
        <w:rPr>
          <w:rFonts w:ascii="Arial" w:hAnsi="Arial" w:cs="Arial"/>
        </w:rPr>
        <w:t>DBA-privileged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65"/>
        </w:rPr>
        <w:t xml:space="preserve"> </w:t>
      </w:r>
      <w:r w:rsidRPr="001058B5">
        <w:rPr>
          <w:rFonts w:ascii="Arial" w:hAnsi="Arial" w:cs="Arial"/>
        </w:rPr>
        <w:t>/</w:t>
      </w:r>
      <w:r w:rsidRPr="001058B5">
        <w:rPr>
          <w:rFonts w:ascii="Arial" w:hAnsi="Arial" w:cs="Arial"/>
          <w:spacing w:val="-67"/>
        </w:rPr>
        <w:t xml:space="preserve"> </w:t>
      </w:r>
      <w:r w:rsidRPr="001058B5">
        <w:rPr>
          <w:rFonts w:ascii="Arial" w:hAnsi="Arial" w:cs="Arial"/>
        </w:rPr>
        <w:t>AS</w:t>
      </w:r>
      <w:r w:rsidRPr="001058B5">
        <w:rPr>
          <w:rFonts w:ascii="Arial" w:hAnsi="Arial" w:cs="Arial"/>
          <w:spacing w:val="-65"/>
        </w:rPr>
        <w:t xml:space="preserve"> </w:t>
      </w:r>
      <w:r w:rsidRPr="001058B5">
        <w:rPr>
          <w:rFonts w:ascii="Arial" w:hAnsi="Arial" w:cs="Arial"/>
        </w:rPr>
        <w:t>SYSDBA)</w:t>
      </w:r>
      <w:r w:rsidRPr="001058B5">
        <w:rPr>
          <w:rFonts w:ascii="Arial" w:hAnsi="Arial" w:cs="Arial"/>
          <w:spacing w:val="-24"/>
        </w:rPr>
        <w:t xml:space="preserve"> </w:t>
      </w:r>
      <w:r w:rsidRPr="001058B5">
        <w:rPr>
          <w:rFonts w:ascii="Arial" w:hAnsi="Arial" w:cs="Arial"/>
        </w:rPr>
        <w:t>connections</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 xml:space="preserve">ANY system privilege on the data </w:t>
      </w:r>
      <w:r w:rsidRPr="001058B5">
        <w:rPr>
          <w:rFonts w:ascii="Arial" w:hAnsi="Arial" w:cs="Arial"/>
          <w:spacing w:val="-3"/>
        </w:rPr>
        <w:t xml:space="preserve">dictionary. </w:t>
      </w:r>
      <w:r w:rsidRPr="001058B5">
        <w:rPr>
          <w:rFonts w:ascii="Arial" w:hAnsi="Arial" w:cs="Arial"/>
        </w:rPr>
        <w:t>If O7_DICTIONARY_ACCESSIBILITY parameter is not set to FALSE, then any user with the DROP ANY TABLE (for example) system privilege will be able to drop parts of the data</w:t>
      </w:r>
      <w:r w:rsidRPr="001058B5">
        <w:rPr>
          <w:rFonts w:ascii="Arial" w:hAnsi="Arial" w:cs="Arial"/>
          <w:spacing w:val="-20"/>
        </w:rPr>
        <w:t xml:space="preserve"> </w:t>
      </w:r>
      <w:r w:rsidRPr="001058B5">
        <w:rPr>
          <w:rFonts w:ascii="Arial" w:hAnsi="Arial" w:cs="Arial"/>
          <w:spacing w:val="-3"/>
        </w:rPr>
        <w:t>dictionary.</w:t>
      </w:r>
    </w:p>
    <w:p w14:paraId="4CD1B98E" w14:textId="77777777" w:rsidR="008C539B" w:rsidRPr="001058B5" w:rsidRDefault="00C12992">
      <w:pPr>
        <w:pStyle w:val="BodyText"/>
        <w:spacing w:before="1" w:line="232" w:lineRule="auto"/>
        <w:ind w:left="2020" w:right="700"/>
        <w:rPr>
          <w:rFonts w:ascii="Arial" w:hAnsi="Arial" w:cs="Arial"/>
        </w:rPr>
      </w:pPr>
      <w:bookmarkStart w:id="2054" w:name="_bookmark2202"/>
      <w:bookmarkEnd w:id="2054"/>
      <w:r w:rsidRPr="001058B5">
        <w:rPr>
          <w:rFonts w:ascii="Arial" w:hAnsi="Arial" w:cs="Arial"/>
        </w:rPr>
        <w:t xml:space="preserve">However, if a user </w:t>
      </w:r>
      <w:r w:rsidRPr="001058B5">
        <w:rPr>
          <w:rFonts w:ascii="Arial" w:hAnsi="Arial" w:cs="Arial"/>
          <w:i/>
        </w:rPr>
        <w:t xml:space="preserve">needs </w:t>
      </w:r>
      <w:r w:rsidRPr="001058B5">
        <w:rPr>
          <w:rFonts w:ascii="Arial" w:hAnsi="Arial" w:cs="Arial"/>
        </w:rPr>
        <w:t>view access to the data dictionary, then you can grant that user the SELECT ANY DICTIONARY</w:t>
      </w:r>
      <w:r w:rsidRPr="001058B5">
        <w:rPr>
          <w:rFonts w:ascii="Arial" w:hAnsi="Arial" w:cs="Arial"/>
          <w:spacing w:val="-82"/>
        </w:rPr>
        <w:t xml:space="preserve"> </w:t>
      </w:r>
      <w:r w:rsidRPr="001058B5">
        <w:rPr>
          <w:rFonts w:ascii="Arial" w:hAnsi="Arial" w:cs="Arial"/>
        </w:rPr>
        <w:t>system privilege.</w:t>
      </w:r>
    </w:p>
    <w:p w14:paraId="24C851A2" w14:textId="77777777" w:rsidR="008C539B" w:rsidRPr="001058B5" w:rsidRDefault="008D1AB8">
      <w:pPr>
        <w:pStyle w:val="BodyText"/>
        <w:spacing w:before="11"/>
        <w:rPr>
          <w:rFonts w:ascii="Arial" w:hAnsi="Arial" w:cs="Arial"/>
          <w:sz w:val="17"/>
        </w:rPr>
      </w:pPr>
      <w:r>
        <w:rPr>
          <w:rFonts w:ascii="Arial" w:hAnsi="Arial" w:cs="Arial"/>
        </w:rPr>
        <w:pict w14:anchorId="36E3E756">
          <v:group id="_x0000_s1100" style="position:absolute;margin-left:174pt;margin-top:13.15pt;width:300pt;height:2.5pt;z-index:6160;mso-wrap-distance-left:0;mso-wrap-distance-right:0;mso-position-horizontal-relative:page" coordorigin="3480,263" coordsize="6000,50">
            <v:line id="_x0000_s1102" style="position:absolute" from="3480,265" to="9480,265" strokeweight=".24pt"/>
            <v:line id="_x0000_s1101" style="position:absolute" from="3480,310" to="9480,310" strokeweight=".24pt"/>
            <w10:wrap type="topAndBottom" anchorx="page"/>
          </v:group>
        </w:pict>
      </w:r>
    </w:p>
    <w:p w14:paraId="33F06D8C"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29A76875" w14:textId="77777777" w:rsidR="008C539B" w:rsidRPr="001058B5" w:rsidRDefault="00C12992">
      <w:pPr>
        <w:pStyle w:val="ListParagraph"/>
        <w:numPr>
          <w:ilvl w:val="1"/>
          <w:numId w:val="14"/>
        </w:numPr>
        <w:tabs>
          <w:tab w:val="left" w:pos="2740"/>
        </w:tabs>
        <w:spacing w:before="137" w:line="228" w:lineRule="auto"/>
        <w:ind w:right="1793" w:hanging="359"/>
        <w:rPr>
          <w:rFonts w:ascii="Arial" w:hAnsi="Arial" w:cs="Arial"/>
          <w:sz w:val="20"/>
        </w:rPr>
      </w:pPr>
      <w:r w:rsidRPr="001058B5">
        <w:rPr>
          <w:rFonts w:ascii="Arial" w:hAnsi="Arial" w:cs="Arial"/>
          <w:w w:val="95"/>
          <w:sz w:val="20"/>
        </w:rPr>
        <w:t xml:space="preserve">In a default installation, </w:t>
      </w:r>
      <w:bookmarkStart w:id="2055" w:name="_bookmark2203"/>
      <w:bookmarkEnd w:id="2055"/>
      <w:r w:rsidRPr="001058B5">
        <w:rPr>
          <w:rFonts w:ascii="Arial" w:hAnsi="Arial" w:cs="Arial"/>
          <w:w w:val="95"/>
          <w:sz w:val="20"/>
        </w:rPr>
        <w:t xml:space="preserve">the O7_DICTIONARY_ACCESSIBILITY </w:t>
      </w:r>
      <w:r w:rsidRPr="001058B5">
        <w:rPr>
          <w:rFonts w:ascii="Arial" w:hAnsi="Arial" w:cs="Arial"/>
          <w:sz w:val="20"/>
        </w:rPr>
        <w:t>parameter</w:t>
      </w:r>
      <w:r w:rsidRPr="001058B5">
        <w:rPr>
          <w:rFonts w:ascii="Arial" w:hAnsi="Arial" w:cs="Arial"/>
          <w:spacing w:val="-13"/>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FALSE.</w:t>
      </w:r>
      <w:r w:rsidRPr="001058B5">
        <w:rPr>
          <w:rFonts w:ascii="Arial" w:hAnsi="Arial" w:cs="Arial"/>
          <w:spacing w:val="-13"/>
          <w:sz w:val="20"/>
        </w:rPr>
        <w:t xml:space="preserve"> </w:t>
      </w:r>
      <w:r w:rsidRPr="001058B5">
        <w:rPr>
          <w:rFonts w:ascii="Arial" w:hAnsi="Arial" w:cs="Arial"/>
          <w:sz w:val="20"/>
        </w:rPr>
        <w:t>However,</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Oracle8</w:t>
      </w:r>
      <w:r w:rsidRPr="001058B5">
        <w:rPr>
          <w:rFonts w:ascii="Arial" w:hAnsi="Arial" w:cs="Arial"/>
          <w:i/>
          <w:sz w:val="20"/>
        </w:rPr>
        <w:t>i</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this</w:t>
      </w:r>
      <w:r w:rsidRPr="001058B5">
        <w:rPr>
          <w:rFonts w:ascii="Arial" w:hAnsi="Arial" w:cs="Arial"/>
          <w:spacing w:val="-13"/>
          <w:sz w:val="20"/>
        </w:rPr>
        <w:t xml:space="preserve"> </w:t>
      </w:r>
      <w:r w:rsidRPr="001058B5">
        <w:rPr>
          <w:rFonts w:ascii="Arial" w:hAnsi="Arial" w:cs="Arial"/>
          <w:sz w:val="20"/>
        </w:rPr>
        <w:t>parameter is set to TRUE by default, and must be changed to FALSE to enable this security</w:t>
      </w:r>
      <w:r w:rsidRPr="001058B5">
        <w:rPr>
          <w:rFonts w:ascii="Arial" w:hAnsi="Arial" w:cs="Arial"/>
          <w:spacing w:val="-3"/>
          <w:sz w:val="20"/>
        </w:rPr>
        <w:t xml:space="preserve"> </w:t>
      </w:r>
      <w:r w:rsidRPr="001058B5">
        <w:rPr>
          <w:rFonts w:ascii="Arial" w:hAnsi="Arial" w:cs="Arial"/>
          <w:sz w:val="20"/>
        </w:rPr>
        <w:t>feature.</w:t>
      </w:r>
    </w:p>
    <w:p w14:paraId="165F06C1" w14:textId="77777777" w:rsidR="008C539B" w:rsidRPr="001058B5" w:rsidRDefault="008D1AB8">
      <w:pPr>
        <w:pStyle w:val="ListParagraph"/>
        <w:numPr>
          <w:ilvl w:val="1"/>
          <w:numId w:val="14"/>
        </w:numPr>
        <w:tabs>
          <w:tab w:val="left" w:pos="2740"/>
        </w:tabs>
        <w:spacing w:before="123" w:line="230" w:lineRule="auto"/>
        <w:ind w:right="1761" w:hanging="359"/>
        <w:rPr>
          <w:rFonts w:ascii="Arial" w:hAnsi="Arial" w:cs="Arial"/>
          <w:sz w:val="20"/>
        </w:rPr>
      </w:pPr>
      <w:r>
        <w:rPr>
          <w:rFonts w:ascii="Arial" w:hAnsi="Arial" w:cs="Arial"/>
        </w:rPr>
        <w:pict w14:anchorId="602E8DEE">
          <v:group id="_x0000_s1097" style="position:absolute;left:0;text-align:left;margin-left:174pt;margin-top:59.5pt;width:300pt;height:2.5pt;z-index:6184;mso-wrap-distance-left:0;mso-wrap-distance-right:0;mso-position-horizontal-relative:page" coordorigin="3480,1190" coordsize="6000,50">
            <v:line id="_x0000_s1099" style="position:absolute" from="3480,1192" to="9480,1192" strokeweight=".24pt"/>
            <v:line id="_x0000_s1098" style="position:absolute" from="3480,1236" to="9480,1236" strokeweight=".24pt"/>
            <w10:wrap type="topAndBottom" anchorx="page"/>
          </v:group>
        </w:pict>
      </w:r>
      <w:bookmarkStart w:id="2056" w:name="_bookmark2204"/>
      <w:bookmarkEnd w:id="2056"/>
      <w:r w:rsidR="00C12992" w:rsidRPr="001058B5">
        <w:rPr>
          <w:rFonts w:ascii="Arial" w:hAnsi="Arial" w:cs="Arial"/>
          <w:sz w:val="20"/>
        </w:rPr>
        <w:t>The</w:t>
      </w:r>
      <w:r w:rsidR="00C12992" w:rsidRPr="001058B5">
        <w:rPr>
          <w:rFonts w:ascii="Arial" w:hAnsi="Arial" w:cs="Arial"/>
          <w:spacing w:val="-21"/>
          <w:sz w:val="20"/>
        </w:rPr>
        <w:t xml:space="preserve"> </w:t>
      </w:r>
      <w:r w:rsidR="00C12992" w:rsidRPr="001058B5">
        <w:rPr>
          <w:rFonts w:ascii="Arial" w:hAnsi="Arial" w:cs="Arial"/>
          <w:sz w:val="20"/>
        </w:rPr>
        <w:t>SELECT</w:t>
      </w:r>
      <w:r w:rsidR="00C12992" w:rsidRPr="001058B5">
        <w:rPr>
          <w:rFonts w:ascii="Arial" w:hAnsi="Arial" w:cs="Arial"/>
          <w:spacing w:val="-58"/>
          <w:sz w:val="20"/>
        </w:rPr>
        <w:t xml:space="preserve"> </w:t>
      </w:r>
      <w:r w:rsidR="00C12992" w:rsidRPr="001058B5">
        <w:rPr>
          <w:rFonts w:ascii="Arial" w:hAnsi="Arial" w:cs="Arial"/>
          <w:sz w:val="20"/>
        </w:rPr>
        <w:t>ANY</w:t>
      </w:r>
      <w:r w:rsidR="00C12992" w:rsidRPr="001058B5">
        <w:rPr>
          <w:rFonts w:ascii="Arial" w:hAnsi="Arial" w:cs="Arial"/>
          <w:spacing w:val="-60"/>
          <w:sz w:val="20"/>
        </w:rPr>
        <w:t xml:space="preserve"> </w:t>
      </w:r>
      <w:r w:rsidR="00C12992" w:rsidRPr="001058B5">
        <w:rPr>
          <w:rFonts w:ascii="Arial" w:hAnsi="Arial" w:cs="Arial"/>
          <w:sz w:val="20"/>
        </w:rPr>
        <w:t>DICTIONARY</w:t>
      </w:r>
      <w:r w:rsidR="00C12992" w:rsidRPr="001058B5">
        <w:rPr>
          <w:rFonts w:ascii="Arial" w:hAnsi="Arial" w:cs="Arial"/>
          <w:spacing w:val="-95"/>
          <w:sz w:val="20"/>
        </w:rPr>
        <w:t xml:space="preserve"> </w:t>
      </w:r>
      <w:r w:rsidR="00C12992" w:rsidRPr="001058B5">
        <w:rPr>
          <w:rFonts w:ascii="Arial" w:hAnsi="Arial" w:cs="Arial"/>
          <w:sz w:val="20"/>
        </w:rPr>
        <w:t>privilege</w:t>
      </w:r>
      <w:r w:rsidR="00C12992" w:rsidRPr="001058B5">
        <w:rPr>
          <w:rFonts w:ascii="Arial" w:hAnsi="Arial" w:cs="Arial"/>
          <w:spacing w:val="-21"/>
          <w:sz w:val="20"/>
        </w:rPr>
        <w:t xml:space="preserve"> </w:t>
      </w:r>
      <w:r w:rsidR="00C12992" w:rsidRPr="001058B5">
        <w:rPr>
          <w:rFonts w:ascii="Arial" w:hAnsi="Arial" w:cs="Arial"/>
          <w:sz w:val="20"/>
        </w:rPr>
        <w:t>is</w:t>
      </w:r>
      <w:r w:rsidR="00C12992" w:rsidRPr="001058B5">
        <w:rPr>
          <w:rFonts w:ascii="Arial" w:hAnsi="Arial" w:cs="Arial"/>
          <w:spacing w:val="-21"/>
          <w:sz w:val="20"/>
        </w:rPr>
        <w:t xml:space="preserve"> </w:t>
      </w:r>
      <w:r w:rsidR="00C12992" w:rsidRPr="001058B5">
        <w:rPr>
          <w:rFonts w:ascii="Arial" w:hAnsi="Arial" w:cs="Arial"/>
          <w:sz w:val="20"/>
        </w:rPr>
        <w:t>not</w:t>
      </w:r>
      <w:r w:rsidR="00C12992" w:rsidRPr="001058B5">
        <w:rPr>
          <w:rFonts w:ascii="Arial" w:hAnsi="Arial" w:cs="Arial"/>
          <w:spacing w:val="-20"/>
          <w:sz w:val="20"/>
        </w:rPr>
        <w:t xml:space="preserve"> </w:t>
      </w:r>
      <w:r w:rsidR="00C12992" w:rsidRPr="001058B5">
        <w:rPr>
          <w:rFonts w:ascii="Arial" w:hAnsi="Arial" w:cs="Arial"/>
          <w:sz w:val="20"/>
        </w:rPr>
        <w:t>included</w:t>
      </w:r>
      <w:r w:rsidR="00C12992" w:rsidRPr="001058B5">
        <w:rPr>
          <w:rFonts w:ascii="Arial" w:hAnsi="Arial" w:cs="Arial"/>
          <w:spacing w:val="-21"/>
          <w:sz w:val="20"/>
        </w:rPr>
        <w:t xml:space="preserve"> </w:t>
      </w:r>
      <w:r w:rsidR="00C12992" w:rsidRPr="001058B5">
        <w:rPr>
          <w:rFonts w:ascii="Arial" w:hAnsi="Arial" w:cs="Arial"/>
          <w:sz w:val="20"/>
        </w:rPr>
        <w:t>in</w:t>
      </w:r>
      <w:r w:rsidR="00C12992" w:rsidRPr="001058B5">
        <w:rPr>
          <w:rFonts w:ascii="Arial" w:hAnsi="Arial" w:cs="Arial"/>
          <w:spacing w:val="-21"/>
          <w:sz w:val="20"/>
        </w:rPr>
        <w:t xml:space="preserve"> </w:t>
      </w:r>
      <w:r w:rsidR="00C12992" w:rsidRPr="001058B5">
        <w:rPr>
          <w:rFonts w:ascii="Arial" w:hAnsi="Arial" w:cs="Arial"/>
          <w:sz w:val="20"/>
        </w:rPr>
        <w:t>the GRANT</w:t>
      </w:r>
      <w:r w:rsidR="00C12992" w:rsidRPr="001058B5">
        <w:rPr>
          <w:rFonts w:ascii="Arial" w:hAnsi="Arial" w:cs="Arial"/>
          <w:spacing w:val="-76"/>
          <w:sz w:val="20"/>
        </w:rPr>
        <w:t xml:space="preserve"> </w:t>
      </w:r>
      <w:r w:rsidR="00C12992" w:rsidRPr="001058B5">
        <w:rPr>
          <w:rFonts w:ascii="Arial" w:hAnsi="Arial" w:cs="Arial"/>
          <w:sz w:val="20"/>
        </w:rPr>
        <w:t>ALL</w:t>
      </w:r>
      <w:r w:rsidR="00C12992" w:rsidRPr="001058B5">
        <w:rPr>
          <w:rFonts w:ascii="Arial" w:hAnsi="Arial" w:cs="Arial"/>
          <w:spacing w:val="-76"/>
          <w:sz w:val="20"/>
        </w:rPr>
        <w:t xml:space="preserve"> </w:t>
      </w:r>
      <w:r w:rsidR="00C12992" w:rsidRPr="001058B5">
        <w:rPr>
          <w:rFonts w:ascii="Arial" w:hAnsi="Arial" w:cs="Arial"/>
          <w:sz w:val="20"/>
        </w:rPr>
        <w:t>PRIVILEGES</w:t>
      </w:r>
      <w:r w:rsidR="00C12992" w:rsidRPr="001058B5">
        <w:rPr>
          <w:rFonts w:ascii="Arial" w:hAnsi="Arial" w:cs="Arial"/>
          <w:spacing w:val="-102"/>
          <w:sz w:val="20"/>
        </w:rPr>
        <w:t xml:space="preserve"> </w:t>
      </w:r>
      <w:r w:rsidR="00C12992" w:rsidRPr="001058B5">
        <w:rPr>
          <w:rFonts w:ascii="Arial" w:hAnsi="Arial" w:cs="Arial"/>
          <w:sz w:val="20"/>
        </w:rPr>
        <w:t>statement,</w:t>
      </w:r>
      <w:r w:rsidR="00C12992" w:rsidRPr="001058B5">
        <w:rPr>
          <w:rFonts w:ascii="Arial" w:hAnsi="Arial" w:cs="Arial"/>
          <w:spacing w:val="-29"/>
          <w:sz w:val="20"/>
        </w:rPr>
        <w:t xml:space="preserve"> </w:t>
      </w:r>
      <w:r w:rsidR="00C12992" w:rsidRPr="001058B5">
        <w:rPr>
          <w:rFonts w:ascii="Arial" w:hAnsi="Arial" w:cs="Arial"/>
          <w:sz w:val="20"/>
        </w:rPr>
        <w:t>but</w:t>
      </w:r>
      <w:r w:rsidR="00C12992" w:rsidRPr="001058B5">
        <w:rPr>
          <w:rFonts w:ascii="Arial" w:hAnsi="Arial" w:cs="Arial"/>
          <w:spacing w:val="-29"/>
          <w:sz w:val="20"/>
        </w:rPr>
        <w:t xml:space="preserve"> </w:t>
      </w:r>
      <w:r w:rsidR="00C12992" w:rsidRPr="001058B5">
        <w:rPr>
          <w:rFonts w:ascii="Arial" w:hAnsi="Arial" w:cs="Arial"/>
          <w:sz w:val="20"/>
        </w:rPr>
        <w:t>you</w:t>
      </w:r>
      <w:r w:rsidR="00C12992" w:rsidRPr="001058B5">
        <w:rPr>
          <w:rFonts w:ascii="Arial" w:hAnsi="Arial" w:cs="Arial"/>
          <w:spacing w:val="-29"/>
          <w:sz w:val="20"/>
        </w:rPr>
        <w:t xml:space="preserve"> </w:t>
      </w:r>
      <w:r w:rsidR="00C12992" w:rsidRPr="001058B5">
        <w:rPr>
          <w:rFonts w:ascii="Arial" w:hAnsi="Arial" w:cs="Arial"/>
          <w:sz w:val="20"/>
        </w:rPr>
        <w:t>can</w:t>
      </w:r>
      <w:r w:rsidR="00C12992" w:rsidRPr="001058B5">
        <w:rPr>
          <w:rFonts w:ascii="Arial" w:hAnsi="Arial" w:cs="Arial"/>
          <w:spacing w:val="-29"/>
          <w:sz w:val="20"/>
        </w:rPr>
        <w:t xml:space="preserve"> </w:t>
      </w:r>
      <w:r w:rsidR="00C12992" w:rsidRPr="001058B5">
        <w:rPr>
          <w:rFonts w:ascii="Arial" w:hAnsi="Arial" w:cs="Arial"/>
          <w:sz w:val="20"/>
        </w:rPr>
        <w:t>grant</w:t>
      </w:r>
      <w:r w:rsidR="00C12992" w:rsidRPr="001058B5">
        <w:rPr>
          <w:rFonts w:ascii="Arial" w:hAnsi="Arial" w:cs="Arial"/>
          <w:spacing w:val="-29"/>
          <w:sz w:val="20"/>
        </w:rPr>
        <w:t xml:space="preserve"> </w:t>
      </w:r>
      <w:r w:rsidR="00C12992" w:rsidRPr="001058B5">
        <w:rPr>
          <w:rFonts w:ascii="Arial" w:hAnsi="Arial" w:cs="Arial"/>
          <w:sz w:val="20"/>
        </w:rPr>
        <w:t>it</w:t>
      </w:r>
      <w:r w:rsidR="00C12992" w:rsidRPr="001058B5">
        <w:rPr>
          <w:rFonts w:ascii="Arial" w:hAnsi="Arial" w:cs="Arial"/>
          <w:spacing w:val="-29"/>
          <w:sz w:val="20"/>
        </w:rPr>
        <w:t xml:space="preserve"> </w:t>
      </w:r>
      <w:r w:rsidR="00C12992" w:rsidRPr="001058B5">
        <w:rPr>
          <w:rFonts w:ascii="Arial" w:hAnsi="Arial" w:cs="Arial"/>
          <w:sz w:val="20"/>
        </w:rPr>
        <w:t xml:space="preserve">through a role. </w:t>
      </w:r>
      <w:hyperlink w:anchor="_bookmark493" w:history="1">
        <w:r w:rsidR="00C12992" w:rsidRPr="001058B5">
          <w:rPr>
            <w:rFonts w:ascii="Arial" w:hAnsi="Arial" w:cs="Arial"/>
            <w:color w:val="0000CC"/>
            <w:sz w:val="20"/>
          </w:rPr>
          <w:t>Chapter 4, "Configuring Privilege and Role</w:t>
        </w:r>
      </w:hyperlink>
      <w:hyperlink w:anchor="_bookmark493" w:history="1">
        <w:r w:rsidR="00C12992" w:rsidRPr="001058B5">
          <w:rPr>
            <w:rFonts w:ascii="Arial" w:hAnsi="Arial" w:cs="Arial"/>
            <w:color w:val="0000CC"/>
            <w:sz w:val="20"/>
          </w:rPr>
          <w:t xml:space="preserve"> Authorization" </w:t>
        </w:r>
      </w:hyperlink>
      <w:r w:rsidR="00C12992" w:rsidRPr="001058B5">
        <w:rPr>
          <w:rFonts w:ascii="Arial" w:hAnsi="Arial" w:cs="Arial"/>
          <w:sz w:val="20"/>
        </w:rPr>
        <w:t>describes roles in</w:t>
      </w:r>
      <w:r w:rsidR="00C12992" w:rsidRPr="001058B5">
        <w:rPr>
          <w:rFonts w:ascii="Arial" w:hAnsi="Arial" w:cs="Arial"/>
          <w:spacing w:val="-2"/>
          <w:sz w:val="20"/>
        </w:rPr>
        <w:t xml:space="preserve"> </w:t>
      </w:r>
      <w:r w:rsidR="00C12992" w:rsidRPr="001058B5">
        <w:rPr>
          <w:rFonts w:ascii="Arial" w:hAnsi="Arial" w:cs="Arial"/>
          <w:sz w:val="20"/>
        </w:rPr>
        <w:t>detail.</w:t>
      </w:r>
    </w:p>
    <w:p w14:paraId="5692E112" w14:textId="77777777" w:rsidR="008C539B" w:rsidRPr="001058B5" w:rsidRDefault="008C539B">
      <w:pPr>
        <w:pStyle w:val="BodyText"/>
        <w:spacing w:before="5"/>
        <w:rPr>
          <w:rFonts w:ascii="Arial" w:hAnsi="Arial" w:cs="Arial"/>
          <w:sz w:val="9"/>
        </w:rPr>
      </w:pPr>
    </w:p>
    <w:p w14:paraId="5BD149E7" w14:textId="77777777" w:rsidR="008C539B" w:rsidRPr="001058B5" w:rsidRDefault="00C12992">
      <w:pPr>
        <w:pStyle w:val="Heading7"/>
        <w:numPr>
          <w:ilvl w:val="0"/>
          <w:numId w:val="14"/>
        </w:numPr>
        <w:tabs>
          <w:tab w:val="left" w:pos="2020"/>
        </w:tabs>
        <w:spacing w:before="96"/>
        <w:ind w:hanging="960"/>
        <w:jc w:val="left"/>
        <w:rPr>
          <w:rFonts w:ascii="Arial" w:hAnsi="Arial" w:cs="Arial"/>
        </w:rPr>
      </w:pPr>
      <w:r w:rsidRPr="001058B5">
        <w:rPr>
          <w:rFonts w:ascii="Arial" w:hAnsi="Arial" w:cs="Arial"/>
        </w:rPr>
        <w:t>Restrict operating system</w:t>
      </w:r>
      <w:r w:rsidRPr="001058B5">
        <w:rPr>
          <w:rFonts w:ascii="Arial" w:hAnsi="Arial" w:cs="Arial"/>
          <w:spacing w:val="-2"/>
        </w:rPr>
        <w:t xml:space="preserve"> </w:t>
      </w:r>
      <w:r w:rsidRPr="001058B5">
        <w:rPr>
          <w:rFonts w:ascii="Arial" w:hAnsi="Arial" w:cs="Arial"/>
        </w:rPr>
        <w:t>access.</w:t>
      </w:r>
    </w:p>
    <w:p w14:paraId="070CFF02" w14:textId="77777777" w:rsidR="008C539B" w:rsidRPr="001058B5" w:rsidRDefault="00C12992">
      <w:pPr>
        <w:pStyle w:val="BodyText"/>
        <w:spacing w:before="115"/>
        <w:ind w:left="2020"/>
        <w:rPr>
          <w:rFonts w:ascii="Arial" w:hAnsi="Arial" w:cs="Arial"/>
        </w:rPr>
      </w:pPr>
      <w:r w:rsidRPr="001058B5">
        <w:rPr>
          <w:rFonts w:ascii="Arial" w:hAnsi="Arial" w:cs="Arial"/>
        </w:rPr>
        <w:t>Foll</w:t>
      </w:r>
      <w:bookmarkStart w:id="2057" w:name="_bookmark2205"/>
      <w:bookmarkEnd w:id="2057"/>
      <w:r w:rsidRPr="001058B5">
        <w:rPr>
          <w:rFonts w:ascii="Arial" w:hAnsi="Arial" w:cs="Arial"/>
        </w:rPr>
        <w:t>ow these guidelines:</w:t>
      </w:r>
    </w:p>
    <w:p w14:paraId="189FAC45" w14:textId="77777777" w:rsidR="008C539B" w:rsidRPr="001058B5" w:rsidRDefault="00C12992">
      <w:pPr>
        <w:pStyle w:val="ListParagraph"/>
        <w:numPr>
          <w:ilvl w:val="1"/>
          <w:numId w:val="14"/>
        </w:numPr>
        <w:tabs>
          <w:tab w:val="left" w:pos="2380"/>
        </w:tabs>
        <w:ind w:left="2380"/>
        <w:rPr>
          <w:rFonts w:ascii="Arial" w:hAnsi="Arial" w:cs="Arial"/>
          <w:sz w:val="20"/>
        </w:rPr>
      </w:pPr>
      <w:bookmarkStart w:id="2058" w:name="_bookmark2206"/>
      <w:bookmarkEnd w:id="2058"/>
      <w:r w:rsidRPr="001058B5">
        <w:rPr>
          <w:rFonts w:ascii="Arial" w:hAnsi="Arial" w:cs="Arial"/>
          <w:sz w:val="20"/>
        </w:rPr>
        <w:t>Limit the number of operating system</w:t>
      </w:r>
      <w:r w:rsidRPr="001058B5">
        <w:rPr>
          <w:rFonts w:ascii="Arial" w:hAnsi="Arial" w:cs="Arial"/>
          <w:spacing w:val="-6"/>
          <w:sz w:val="20"/>
        </w:rPr>
        <w:t xml:space="preserve"> </w:t>
      </w:r>
      <w:r w:rsidRPr="001058B5">
        <w:rPr>
          <w:rFonts w:ascii="Arial" w:hAnsi="Arial" w:cs="Arial"/>
          <w:sz w:val="20"/>
        </w:rPr>
        <w:t>users.</w:t>
      </w:r>
    </w:p>
    <w:p w14:paraId="40A0A3EA" w14:textId="77777777" w:rsidR="008C539B" w:rsidRPr="001058B5" w:rsidRDefault="00C12992">
      <w:pPr>
        <w:pStyle w:val="ListParagraph"/>
        <w:numPr>
          <w:ilvl w:val="1"/>
          <w:numId w:val="14"/>
        </w:numPr>
        <w:tabs>
          <w:tab w:val="left" w:pos="2380"/>
        </w:tabs>
        <w:spacing w:before="112" w:line="244" w:lineRule="exact"/>
        <w:ind w:left="2380"/>
        <w:rPr>
          <w:rFonts w:ascii="Arial" w:hAnsi="Arial" w:cs="Arial"/>
          <w:sz w:val="20"/>
        </w:rPr>
      </w:pPr>
      <w:r w:rsidRPr="001058B5">
        <w:rPr>
          <w:rFonts w:ascii="Arial" w:hAnsi="Arial" w:cs="Arial"/>
          <w:sz w:val="20"/>
        </w:rPr>
        <w:t>Limit the privileges of the operating system accounts</w:t>
      </w:r>
      <w:r w:rsidRPr="001058B5">
        <w:rPr>
          <w:rFonts w:ascii="Arial" w:hAnsi="Arial" w:cs="Arial"/>
          <w:spacing w:val="-10"/>
          <w:sz w:val="20"/>
        </w:rPr>
        <w:t xml:space="preserve"> </w:t>
      </w:r>
      <w:r w:rsidRPr="001058B5">
        <w:rPr>
          <w:rFonts w:ascii="Arial" w:hAnsi="Arial" w:cs="Arial"/>
          <w:sz w:val="20"/>
        </w:rPr>
        <w:t>(administrative,</w:t>
      </w:r>
    </w:p>
    <w:p w14:paraId="6DBD2178" w14:textId="77777777" w:rsidR="008C539B" w:rsidRPr="001058B5" w:rsidRDefault="00C12992">
      <w:pPr>
        <w:pStyle w:val="BodyText"/>
        <w:spacing w:before="1" w:line="232" w:lineRule="auto"/>
        <w:ind w:left="2380" w:right="848"/>
        <w:rPr>
          <w:rFonts w:ascii="Arial" w:hAnsi="Arial" w:cs="Arial"/>
        </w:rPr>
      </w:pPr>
      <w:r w:rsidRPr="001058B5">
        <w:rPr>
          <w:rFonts w:ascii="Arial" w:hAnsi="Arial" w:cs="Arial"/>
        </w:rPr>
        <w:t>root-privileged, or DBA) on the Oracle Database host computer to the least</w:t>
      </w:r>
      <w:bookmarkStart w:id="2059" w:name="_bookmark2208"/>
      <w:bookmarkEnd w:id="2059"/>
      <w:r w:rsidRPr="001058B5">
        <w:rPr>
          <w:rFonts w:ascii="Arial" w:hAnsi="Arial" w:cs="Arial"/>
        </w:rPr>
        <w:t xml:space="preserve"> privileges required for a user to perform </w:t>
      </w:r>
      <w:bookmarkStart w:id="2060" w:name="_bookmark2207"/>
      <w:bookmarkEnd w:id="2060"/>
      <w:r w:rsidRPr="001058B5">
        <w:rPr>
          <w:rFonts w:ascii="Arial" w:hAnsi="Arial" w:cs="Arial"/>
        </w:rPr>
        <w:t>necessary tasks.</w:t>
      </w:r>
    </w:p>
    <w:p w14:paraId="0BB9F427" w14:textId="77777777" w:rsidR="008C539B" w:rsidRPr="001058B5" w:rsidRDefault="00C12992">
      <w:pPr>
        <w:pStyle w:val="ListParagraph"/>
        <w:numPr>
          <w:ilvl w:val="1"/>
          <w:numId w:val="14"/>
        </w:numPr>
        <w:tabs>
          <w:tab w:val="left" w:pos="2380"/>
        </w:tabs>
        <w:spacing w:before="118" w:line="232" w:lineRule="auto"/>
        <w:ind w:left="2380" w:right="841"/>
        <w:rPr>
          <w:rFonts w:ascii="Arial" w:hAnsi="Arial" w:cs="Arial"/>
          <w:sz w:val="20"/>
        </w:rPr>
      </w:pPr>
      <w:r w:rsidRPr="001058B5">
        <w:rPr>
          <w:rFonts w:ascii="Arial" w:hAnsi="Arial" w:cs="Arial"/>
          <w:sz w:val="20"/>
        </w:rPr>
        <w:t>Restrict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ability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modify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default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permissions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the Oracle Database home (installation) directory or its contents. Even privileged operating system users and the Oracle owner should not modify these</w:t>
      </w:r>
      <w:bookmarkStart w:id="2061" w:name="_bookmark2209"/>
      <w:bookmarkEnd w:id="2061"/>
      <w:r w:rsidRPr="001058B5">
        <w:rPr>
          <w:rFonts w:ascii="Arial" w:hAnsi="Arial" w:cs="Arial"/>
          <w:sz w:val="20"/>
        </w:rPr>
        <w:t xml:space="preserve"> permissions, unless instructed otherwise by</w:t>
      </w:r>
      <w:r w:rsidRPr="001058B5">
        <w:rPr>
          <w:rFonts w:ascii="Arial" w:hAnsi="Arial" w:cs="Arial"/>
          <w:spacing w:val="-4"/>
          <w:sz w:val="20"/>
        </w:rPr>
        <w:t xml:space="preserve"> </w:t>
      </w:r>
      <w:r w:rsidRPr="001058B5">
        <w:rPr>
          <w:rFonts w:ascii="Arial" w:hAnsi="Arial" w:cs="Arial"/>
          <w:sz w:val="20"/>
        </w:rPr>
        <w:t>Oracle.</w:t>
      </w:r>
    </w:p>
    <w:p w14:paraId="77D843DF" w14:textId="77777777" w:rsidR="008C539B" w:rsidRPr="001058B5" w:rsidRDefault="00C12992">
      <w:pPr>
        <w:pStyle w:val="ListParagraph"/>
        <w:numPr>
          <w:ilvl w:val="1"/>
          <w:numId w:val="14"/>
        </w:numPr>
        <w:tabs>
          <w:tab w:val="left" w:pos="2380"/>
        </w:tabs>
        <w:spacing w:before="116" w:line="232" w:lineRule="auto"/>
        <w:ind w:left="2380" w:right="1008"/>
        <w:rPr>
          <w:rFonts w:ascii="Arial" w:hAnsi="Arial" w:cs="Arial"/>
          <w:sz w:val="20"/>
        </w:rPr>
      </w:pPr>
      <w:r w:rsidRPr="001058B5">
        <w:rPr>
          <w:rFonts w:ascii="Arial" w:hAnsi="Arial" w:cs="Arial"/>
          <w:sz w:val="20"/>
        </w:rPr>
        <w:t xml:space="preserve">Restrict symbolic links. Ensure that when you provide a path or file to the database, neither the file nor any part of the path is modifiable by an untrusted </w:t>
      </w:r>
      <w:r w:rsidRPr="001058B5">
        <w:rPr>
          <w:rFonts w:ascii="Arial" w:hAnsi="Arial" w:cs="Arial"/>
          <w:spacing w:val="-4"/>
          <w:sz w:val="20"/>
        </w:rPr>
        <w:t xml:space="preserve">user. </w:t>
      </w:r>
      <w:r w:rsidRPr="001058B5">
        <w:rPr>
          <w:rFonts w:ascii="Arial" w:hAnsi="Arial" w:cs="Arial"/>
          <w:sz w:val="20"/>
        </w:rPr>
        <w:t>The file and all components of the path should be owned by the database administrator or trusted account, such as</w:t>
      </w:r>
      <w:r w:rsidRPr="001058B5">
        <w:rPr>
          <w:rFonts w:ascii="Arial" w:hAnsi="Arial" w:cs="Arial"/>
          <w:spacing w:val="-6"/>
          <w:sz w:val="20"/>
        </w:rPr>
        <w:t xml:space="preserve"> </w:t>
      </w:r>
      <w:r w:rsidRPr="001058B5">
        <w:rPr>
          <w:rFonts w:ascii="Arial" w:hAnsi="Arial" w:cs="Arial"/>
          <w:i/>
          <w:sz w:val="20"/>
        </w:rPr>
        <w:t>root</w:t>
      </w:r>
      <w:r w:rsidRPr="001058B5">
        <w:rPr>
          <w:rFonts w:ascii="Arial" w:hAnsi="Arial" w:cs="Arial"/>
          <w:sz w:val="20"/>
        </w:rPr>
        <w:t>.</w:t>
      </w:r>
    </w:p>
    <w:p w14:paraId="3EB0BBB2" w14:textId="77777777" w:rsidR="008C539B" w:rsidRPr="001058B5" w:rsidRDefault="008C539B">
      <w:pPr>
        <w:spacing w:line="232" w:lineRule="auto"/>
        <w:rPr>
          <w:rFonts w:ascii="Arial" w:hAnsi="Arial" w:cs="Arial"/>
          <w:sz w:val="20"/>
        </w:rPr>
        <w:sectPr w:rsidR="008C539B" w:rsidRPr="001058B5">
          <w:headerReference w:type="even" r:id="rId253"/>
          <w:headerReference w:type="default" r:id="rId254"/>
          <w:footerReference w:type="even" r:id="rId255"/>
          <w:footerReference w:type="default" r:id="rId256"/>
          <w:pgSz w:w="12240" w:h="15840"/>
          <w:pgMar w:top="840" w:right="1060" w:bottom="860" w:left="1100" w:header="549" w:footer="663" w:gutter="0"/>
          <w:pgNumType w:start="10"/>
          <w:cols w:space="720"/>
        </w:sectPr>
      </w:pPr>
    </w:p>
    <w:p w14:paraId="1D1D74E8" w14:textId="77777777" w:rsidR="008C539B" w:rsidRPr="001058B5" w:rsidRDefault="008C539B">
      <w:pPr>
        <w:pStyle w:val="BodyText"/>
        <w:spacing w:before="5"/>
        <w:rPr>
          <w:rFonts w:ascii="Arial" w:hAnsi="Arial" w:cs="Arial"/>
          <w:sz w:val="25"/>
        </w:rPr>
      </w:pPr>
    </w:p>
    <w:p w14:paraId="0E1AA893" w14:textId="77777777" w:rsidR="008C539B" w:rsidRPr="001058B5" w:rsidRDefault="00C12992">
      <w:pPr>
        <w:pStyle w:val="BodyText"/>
        <w:spacing w:before="99" w:line="232" w:lineRule="auto"/>
        <w:ind w:left="2979" w:right="295"/>
        <w:rPr>
          <w:rFonts w:ascii="Arial" w:hAnsi="Arial" w:cs="Arial"/>
        </w:rPr>
      </w:pPr>
      <w:r w:rsidRPr="001058B5">
        <w:rPr>
          <w:rFonts w:ascii="Arial" w:hAnsi="Arial" w:cs="Arial"/>
        </w:rPr>
        <w:t xml:space="preserve">This recommendation applies to all types of </w:t>
      </w:r>
      <w:bookmarkStart w:id="2062" w:name="_bookmark2211"/>
      <w:bookmarkEnd w:id="2062"/>
      <w:r w:rsidRPr="001058B5">
        <w:rPr>
          <w:rFonts w:ascii="Arial" w:hAnsi="Arial" w:cs="Arial"/>
        </w:rPr>
        <w:t xml:space="preserve">files: data files, </w:t>
      </w:r>
      <w:bookmarkStart w:id="2063" w:name="_bookmark2212"/>
      <w:bookmarkEnd w:id="2063"/>
      <w:r w:rsidRPr="001058B5">
        <w:rPr>
          <w:rFonts w:ascii="Arial" w:hAnsi="Arial" w:cs="Arial"/>
        </w:rPr>
        <w:t>log files,</w:t>
      </w:r>
      <w:bookmarkStart w:id="2064" w:name="_bookmark2210"/>
      <w:bookmarkEnd w:id="2064"/>
      <w:r w:rsidRPr="001058B5">
        <w:rPr>
          <w:rFonts w:ascii="Arial" w:hAnsi="Arial" w:cs="Arial"/>
        </w:rPr>
        <w:t xml:space="preserve"> </w:t>
      </w:r>
      <w:bookmarkStart w:id="2065" w:name="_bookmark2213"/>
      <w:bookmarkEnd w:id="2065"/>
      <w:r w:rsidRPr="001058B5">
        <w:rPr>
          <w:rFonts w:ascii="Arial" w:hAnsi="Arial" w:cs="Arial"/>
        </w:rPr>
        <w:t>trace files, external tables, BFILE data types, and so on.</w:t>
      </w:r>
    </w:p>
    <w:p w14:paraId="2FC1BD09" w14:textId="77777777" w:rsidR="008C539B" w:rsidRPr="001058B5" w:rsidRDefault="00C12992">
      <w:pPr>
        <w:pStyle w:val="Heading7"/>
        <w:numPr>
          <w:ilvl w:val="0"/>
          <w:numId w:val="14"/>
        </w:numPr>
        <w:tabs>
          <w:tab w:val="left" w:pos="2620"/>
        </w:tabs>
        <w:spacing w:before="116"/>
        <w:jc w:val="left"/>
        <w:rPr>
          <w:rFonts w:ascii="Arial" w:hAnsi="Arial" w:cs="Arial"/>
        </w:rPr>
      </w:pPr>
      <w:bookmarkStart w:id="2066" w:name="_bookmark2214"/>
      <w:bookmarkEnd w:id="2066"/>
      <w:r w:rsidRPr="001058B5">
        <w:rPr>
          <w:rFonts w:ascii="Arial" w:hAnsi="Arial" w:cs="Arial"/>
        </w:rPr>
        <w:t>Encrypt sensitive data and all backup media that contains database</w:t>
      </w:r>
      <w:r w:rsidRPr="001058B5">
        <w:rPr>
          <w:rFonts w:ascii="Arial" w:hAnsi="Arial" w:cs="Arial"/>
          <w:spacing w:val="-14"/>
        </w:rPr>
        <w:t xml:space="preserve"> </w:t>
      </w:r>
      <w:r w:rsidRPr="001058B5">
        <w:rPr>
          <w:rFonts w:ascii="Arial" w:hAnsi="Arial" w:cs="Arial"/>
        </w:rPr>
        <w:t>files.</w:t>
      </w:r>
    </w:p>
    <w:p w14:paraId="367DCD80" w14:textId="77777777" w:rsidR="008C539B" w:rsidRPr="001058B5" w:rsidRDefault="00C12992">
      <w:pPr>
        <w:pStyle w:val="BodyText"/>
        <w:spacing w:before="121" w:line="232" w:lineRule="auto"/>
        <w:ind w:left="2619"/>
        <w:rPr>
          <w:rFonts w:ascii="Arial" w:hAnsi="Arial" w:cs="Arial"/>
        </w:rPr>
      </w:pPr>
      <w:r w:rsidRPr="001058B5">
        <w:rPr>
          <w:rFonts w:ascii="Arial" w:hAnsi="Arial" w:cs="Arial"/>
        </w:rPr>
        <w:t>According to common regulatory compliance requirements, you must encrypt sensitive data such as credit card numbers and passwords. When you delete sensitive data from the database, encrypted data does not linger in data blocks, operating system files, or sectors on disk.</w:t>
      </w:r>
    </w:p>
    <w:p w14:paraId="13416911" w14:textId="77777777" w:rsidR="008C539B" w:rsidRPr="001058B5" w:rsidRDefault="00C12992">
      <w:pPr>
        <w:pStyle w:val="BodyText"/>
        <w:spacing w:before="115" w:line="232" w:lineRule="auto"/>
        <w:ind w:left="2620" w:right="187"/>
        <w:rPr>
          <w:rFonts w:ascii="Arial" w:hAnsi="Arial" w:cs="Arial"/>
        </w:rPr>
      </w:pPr>
      <w:r w:rsidRPr="001058B5">
        <w:rPr>
          <w:rFonts w:ascii="Arial" w:hAnsi="Arial" w:cs="Arial"/>
        </w:rPr>
        <w:t>In most cases, you may want to use transparent data encryption to encrypt your sensitive</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See</w:t>
      </w:r>
      <w:r w:rsidRPr="001058B5">
        <w:rPr>
          <w:rFonts w:ascii="Arial" w:hAnsi="Arial" w:cs="Arial"/>
          <w:spacing w:val="-4"/>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Advanced</w:t>
      </w:r>
      <w:r w:rsidRPr="001058B5">
        <w:rPr>
          <w:rFonts w:ascii="Arial" w:hAnsi="Arial" w:cs="Arial"/>
          <w:i/>
          <w:spacing w:val="-4"/>
        </w:rPr>
        <w:t xml:space="preserve"> </w:t>
      </w:r>
      <w:r w:rsidRPr="001058B5">
        <w:rPr>
          <w:rFonts w:ascii="Arial" w:hAnsi="Arial" w:cs="Arial"/>
          <w:i/>
        </w:rPr>
        <w:t>Security</w:t>
      </w:r>
      <w:r w:rsidRPr="001058B5">
        <w:rPr>
          <w:rFonts w:ascii="Arial" w:hAnsi="Arial" w:cs="Arial"/>
          <w:i/>
          <w:spacing w:val="-5"/>
        </w:rPr>
        <w:t xml:space="preserve"> </w:t>
      </w:r>
      <w:r w:rsidRPr="001058B5">
        <w:rPr>
          <w:rFonts w:ascii="Arial" w:hAnsi="Arial" w:cs="Arial"/>
          <w:i/>
        </w:rPr>
        <w:t>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i/>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 xml:space="preserve">more information. See also </w:t>
      </w:r>
      <w:hyperlink w:anchor="_bookmark1550" w:history="1">
        <w:r w:rsidRPr="001058B5">
          <w:rPr>
            <w:rFonts w:ascii="Arial" w:hAnsi="Arial" w:cs="Arial"/>
            <w:color w:val="0000CC"/>
          </w:rPr>
          <w:t xml:space="preserve">"Security Problems That Encryption Does Not Solve" </w:t>
        </w:r>
      </w:hyperlink>
      <w:hyperlink w:anchor="_bookmark1550" w:history="1">
        <w:r w:rsidRPr="001058B5">
          <w:rPr>
            <w:rFonts w:ascii="Arial" w:hAnsi="Arial" w:cs="Arial"/>
          </w:rPr>
          <w:t>on</w:t>
        </w:r>
      </w:hyperlink>
      <w:r w:rsidRPr="001058B5">
        <w:rPr>
          <w:rFonts w:ascii="Arial" w:hAnsi="Arial" w:cs="Arial"/>
        </w:rPr>
        <w:t xml:space="preserve"> </w:t>
      </w:r>
      <w:hyperlink w:anchor="_bookmark1550" w:history="1">
        <w:r w:rsidRPr="001058B5">
          <w:rPr>
            <w:rFonts w:ascii="Arial" w:hAnsi="Arial" w:cs="Arial"/>
          </w:rPr>
          <w:t xml:space="preserve">page 8-1 </w:t>
        </w:r>
      </w:hyperlink>
      <w:r w:rsidRPr="001058B5">
        <w:rPr>
          <w:rFonts w:ascii="Arial" w:hAnsi="Arial" w:cs="Arial"/>
        </w:rPr>
        <w:t>for when you should not encrypt</w:t>
      </w:r>
      <w:r w:rsidRPr="001058B5">
        <w:rPr>
          <w:rFonts w:ascii="Arial" w:hAnsi="Arial" w:cs="Arial"/>
          <w:spacing w:val="-4"/>
        </w:rPr>
        <w:t xml:space="preserve"> </w:t>
      </w:r>
      <w:r w:rsidRPr="001058B5">
        <w:rPr>
          <w:rFonts w:ascii="Arial" w:hAnsi="Arial" w:cs="Arial"/>
        </w:rPr>
        <w:t>data.</w:t>
      </w:r>
    </w:p>
    <w:p w14:paraId="4F68622E" w14:textId="77777777" w:rsidR="008C539B" w:rsidRPr="001058B5" w:rsidRDefault="00C12992">
      <w:pPr>
        <w:pStyle w:val="Heading7"/>
        <w:numPr>
          <w:ilvl w:val="0"/>
          <w:numId w:val="14"/>
        </w:numPr>
        <w:tabs>
          <w:tab w:val="left" w:pos="2620"/>
        </w:tabs>
        <w:spacing w:before="114"/>
        <w:ind w:right="269"/>
        <w:jc w:val="left"/>
        <w:rPr>
          <w:rFonts w:ascii="Arial" w:hAnsi="Arial" w:cs="Arial"/>
        </w:rPr>
      </w:pPr>
      <w:r w:rsidRPr="001058B5">
        <w:rPr>
          <w:rFonts w:ascii="Arial" w:hAnsi="Arial" w:cs="Arial"/>
        </w:rPr>
        <w:t>For Oracle Automatic Storage Management (Oracle ASM) environments on Linux and UNIX systems, use Oracle ASM File Access Control to restrict</w:t>
      </w:r>
      <w:r w:rsidRPr="001058B5">
        <w:rPr>
          <w:rFonts w:ascii="Arial" w:hAnsi="Arial" w:cs="Arial"/>
          <w:spacing w:val="-30"/>
        </w:rPr>
        <w:t xml:space="preserve"> </w:t>
      </w:r>
      <w:r w:rsidRPr="001058B5">
        <w:rPr>
          <w:rFonts w:ascii="Arial" w:hAnsi="Arial" w:cs="Arial"/>
        </w:rPr>
        <w:t>access to the Oracle ASM disk groups.</w:t>
      </w:r>
    </w:p>
    <w:p w14:paraId="728B509B" w14:textId="77777777" w:rsidR="008C539B" w:rsidRPr="001058B5" w:rsidRDefault="00C12992">
      <w:pPr>
        <w:pStyle w:val="BodyText"/>
        <w:spacing w:before="119" w:line="232" w:lineRule="auto"/>
        <w:ind w:left="2620" w:right="188"/>
        <w:rPr>
          <w:rFonts w:ascii="Arial" w:hAnsi="Arial" w:cs="Arial"/>
        </w:rPr>
      </w:pPr>
      <w:r w:rsidRPr="001058B5">
        <w:rPr>
          <w:rFonts w:ascii="Arial" w:hAnsi="Arial" w:cs="Arial"/>
        </w:rPr>
        <w:t>If you use different operating system users and groups for Oracle Database installations,</w:t>
      </w:r>
      <w:r w:rsidRPr="001058B5">
        <w:rPr>
          <w:rFonts w:ascii="Arial" w:hAnsi="Arial" w:cs="Arial"/>
          <w:spacing w:val="-6"/>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ASM</w:t>
      </w:r>
      <w:r w:rsidRPr="001058B5">
        <w:rPr>
          <w:rFonts w:ascii="Arial" w:hAnsi="Arial" w:cs="Arial"/>
          <w:spacing w:val="-6"/>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 access to files in Oracle ASM disk groups to only authorized users. For example, a database administrator would only be able to access the data files for the databases that he or she manages. This administrator would not be able to see or overwrite the data files belonging (or used by) other</w:t>
      </w:r>
      <w:r w:rsidRPr="001058B5">
        <w:rPr>
          <w:rFonts w:ascii="Arial" w:hAnsi="Arial" w:cs="Arial"/>
          <w:spacing w:val="-10"/>
        </w:rPr>
        <w:t xml:space="preserve"> </w:t>
      </w:r>
      <w:r w:rsidRPr="001058B5">
        <w:rPr>
          <w:rFonts w:ascii="Arial" w:hAnsi="Arial" w:cs="Arial"/>
        </w:rPr>
        <w:t>databases.</w:t>
      </w:r>
    </w:p>
    <w:p w14:paraId="65A0389A" w14:textId="77777777" w:rsidR="008C539B" w:rsidRPr="001058B5" w:rsidRDefault="00C12992">
      <w:pPr>
        <w:spacing w:before="113" w:line="232" w:lineRule="auto"/>
        <w:ind w:left="2619"/>
        <w:rPr>
          <w:rFonts w:ascii="Arial" w:hAnsi="Arial" w:cs="Arial"/>
          <w:sz w:val="20"/>
        </w:rPr>
      </w:pPr>
      <w:r w:rsidRPr="001058B5">
        <w:rPr>
          <w:rFonts w:ascii="Arial" w:hAnsi="Arial" w:cs="Arial"/>
          <w:sz w:val="20"/>
        </w:rPr>
        <w:t xml:space="preserve">For more information about managing Oracle ASM File Access Control for disk groups, see </w:t>
      </w:r>
      <w:r w:rsidRPr="001058B5">
        <w:rPr>
          <w:rFonts w:ascii="Arial" w:hAnsi="Arial" w:cs="Arial"/>
          <w:i/>
          <w:sz w:val="20"/>
        </w:rPr>
        <w:t>Oracle Automatic Storage Management Administrator's Guide</w:t>
      </w:r>
      <w:r w:rsidRPr="001058B5">
        <w:rPr>
          <w:rFonts w:ascii="Arial" w:hAnsi="Arial" w:cs="Arial"/>
          <w:sz w:val="20"/>
        </w:rPr>
        <w:t xml:space="preserve">. For information about the various privileges required for multiple software owners on Linux systems, see also </w:t>
      </w:r>
      <w:r w:rsidRPr="001058B5">
        <w:rPr>
          <w:rFonts w:ascii="Arial" w:hAnsi="Arial" w:cs="Arial"/>
          <w:i/>
          <w:sz w:val="20"/>
        </w:rPr>
        <w:t>Oracle Automatic Storage Management Administrator's Guide</w:t>
      </w:r>
      <w:r w:rsidRPr="001058B5">
        <w:rPr>
          <w:rFonts w:ascii="Arial" w:hAnsi="Arial" w:cs="Arial"/>
          <w:sz w:val="20"/>
        </w:rPr>
        <w:t>.</w:t>
      </w:r>
    </w:p>
    <w:p w14:paraId="4EA8542C" w14:textId="77777777" w:rsidR="008C539B" w:rsidRPr="001058B5" w:rsidRDefault="008C539B">
      <w:pPr>
        <w:pStyle w:val="BodyText"/>
        <w:spacing w:before="6"/>
        <w:rPr>
          <w:rFonts w:ascii="Arial" w:hAnsi="Arial" w:cs="Arial"/>
          <w:sz w:val="27"/>
        </w:rPr>
      </w:pPr>
    </w:p>
    <w:p w14:paraId="2AB1E8DD" w14:textId="77777777" w:rsidR="008C539B" w:rsidRPr="001058B5" w:rsidRDefault="00C12992">
      <w:pPr>
        <w:pStyle w:val="Heading3"/>
      </w:pPr>
      <w:bookmarkStart w:id="2067" w:name="Guidelines_for_Securing_the_ORACLE_LOADE"/>
      <w:bookmarkStart w:id="2068" w:name="_bookmark2215"/>
      <w:bookmarkStart w:id="2069" w:name="_bookmark2216"/>
      <w:bookmarkEnd w:id="2067"/>
      <w:bookmarkEnd w:id="2068"/>
      <w:bookmarkEnd w:id="2069"/>
      <w:r w:rsidRPr="001058B5">
        <w:t>Guidelines for Securing the O</w:t>
      </w:r>
      <w:bookmarkStart w:id="2070" w:name="_bookmark2217"/>
      <w:bookmarkEnd w:id="2070"/>
      <w:r w:rsidRPr="001058B5">
        <w:t>RACLE_LOADER Access Driver</w:t>
      </w:r>
    </w:p>
    <w:p w14:paraId="063F27B4" w14:textId="77777777" w:rsidR="008C539B" w:rsidRPr="001058B5" w:rsidRDefault="00C12992">
      <w:pPr>
        <w:pStyle w:val="BodyText"/>
        <w:spacing w:before="81"/>
        <w:ind w:left="2260"/>
        <w:rPr>
          <w:rFonts w:ascii="Arial" w:hAnsi="Arial" w:cs="Arial"/>
        </w:rPr>
      </w:pPr>
      <w:r w:rsidRPr="001058B5">
        <w:rPr>
          <w:rFonts w:ascii="Arial" w:hAnsi="Arial" w:cs="Arial"/>
        </w:rPr>
        <w:t>Follow these guidelines to secure the ORACLE_LOADER</w:t>
      </w:r>
      <w:r w:rsidRPr="001058B5">
        <w:rPr>
          <w:rFonts w:ascii="Arial" w:hAnsi="Arial" w:cs="Arial"/>
          <w:spacing w:val="-83"/>
        </w:rPr>
        <w:t xml:space="preserve"> </w:t>
      </w:r>
      <w:r w:rsidRPr="001058B5">
        <w:rPr>
          <w:rFonts w:ascii="Arial" w:hAnsi="Arial" w:cs="Arial"/>
        </w:rPr>
        <w:t>access driver:</w:t>
      </w:r>
    </w:p>
    <w:p w14:paraId="3FE2C775" w14:textId="77777777" w:rsidR="008C539B" w:rsidRPr="001058B5" w:rsidRDefault="00C12992">
      <w:pPr>
        <w:pStyle w:val="ListParagraph"/>
        <w:numPr>
          <w:ilvl w:val="0"/>
          <w:numId w:val="13"/>
        </w:numPr>
        <w:tabs>
          <w:tab w:val="left" w:pos="2620"/>
        </w:tabs>
        <w:spacing w:before="118" w:line="232" w:lineRule="auto"/>
        <w:ind w:right="186"/>
        <w:jc w:val="left"/>
        <w:rPr>
          <w:rFonts w:ascii="Arial" w:hAnsi="Arial" w:cs="Arial"/>
          <w:sz w:val="20"/>
        </w:rPr>
      </w:pPr>
      <w:r w:rsidRPr="001058B5">
        <w:rPr>
          <w:rFonts w:ascii="Arial" w:hAnsi="Arial" w:cs="Arial"/>
          <w:b/>
          <w:sz w:val="20"/>
        </w:rPr>
        <w:t>Create a separate operating system directory to store the access driver preprocessors.</w:t>
      </w:r>
      <w:r w:rsidRPr="001058B5">
        <w:rPr>
          <w:rFonts w:ascii="Arial" w:hAnsi="Arial" w:cs="Arial"/>
          <w:b/>
          <w:spacing w:val="-8"/>
          <w:sz w:val="20"/>
        </w:rPr>
        <w:t xml:space="preserve"> </w:t>
      </w:r>
      <w:r w:rsidRPr="001058B5">
        <w:rPr>
          <w:rFonts w:ascii="Arial" w:hAnsi="Arial" w:cs="Arial"/>
          <w:spacing w:val="-7"/>
          <w:sz w:val="20"/>
        </w:rPr>
        <w:t>You</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7"/>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may</w:t>
      </w:r>
      <w:r w:rsidRPr="001058B5">
        <w:rPr>
          <w:rFonts w:ascii="Arial" w:hAnsi="Arial" w:cs="Arial"/>
          <w:spacing w:val="-7"/>
          <w:sz w:val="20"/>
        </w:rPr>
        <w:t xml:space="preserve"> </w:t>
      </w:r>
      <w:r w:rsidRPr="001058B5">
        <w:rPr>
          <w:rFonts w:ascii="Arial" w:hAnsi="Arial" w:cs="Arial"/>
          <w:sz w:val="20"/>
        </w:rPr>
        <w:t>need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 xml:space="preserve">multiple directories if different Oracle Database users will run different preprocessors. If you want to prevent one set of users from using one preprocessor while allowing those users access to another preprocessor, then place the preprocessors in separate directories. If all the users need equal access, then you can place the preprocessors together in one </w:t>
      </w:r>
      <w:r w:rsidRPr="001058B5">
        <w:rPr>
          <w:rFonts w:ascii="Arial" w:hAnsi="Arial" w:cs="Arial"/>
          <w:spacing w:val="-3"/>
          <w:sz w:val="20"/>
        </w:rPr>
        <w:t xml:space="preserve">directory. </w:t>
      </w:r>
      <w:r w:rsidRPr="001058B5">
        <w:rPr>
          <w:rFonts w:ascii="Arial" w:hAnsi="Arial" w:cs="Arial"/>
          <w:sz w:val="20"/>
        </w:rPr>
        <w:t>After you create these operating system directories, in SQL*Plus, you can create a directory object for each</w:t>
      </w:r>
      <w:r w:rsidRPr="001058B5">
        <w:rPr>
          <w:rFonts w:ascii="Arial" w:hAnsi="Arial" w:cs="Arial"/>
          <w:spacing w:val="-23"/>
          <w:sz w:val="20"/>
        </w:rPr>
        <w:t xml:space="preserve"> </w:t>
      </w:r>
      <w:r w:rsidRPr="001058B5">
        <w:rPr>
          <w:rFonts w:ascii="Arial" w:hAnsi="Arial" w:cs="Arial"/>
          <w:spacing w:val="-3"/>
          <w:sz w:val="20"/>
        </w:rPr>
        <w:t>directory.</w:t>
      </w:r>
    </w:p>
    <w:p w14:paraId="7A0AADA4" w14:textId="77777777" w:rsidR="008C539B" w:rsidRPr="001058B5" w:rsidRDefault="00C12992">
      <w:pPr>
        <w:pStyle w:val="ListParagraph"/>
        <w:numPr>
          <w:ilvl w:val="0"/>
          <w:numId w:val="13"/>
        </w:numPr>
        <w:tabs>
          <w:tab w:val="left" w:pos="2620"/>
        </w:tabs>
        <w:spacing w:before="118" w:line="232" w:lineRule="auto"/>
        <w:ind w:right="212"/>
        <w:jc w:val="left"/>
        <w:rPr>
          <w:rFonts w:ascii="Arial" w:hAnsi="Arial" w:cs="Arial"/>
          <w:sz w:val="20"/>
        </w:rPr>
      </w:pPr>
      <w:r w:rsidRPr="001058B5">
        <w:rPr>
          <w:rFonts w:ascii="Arial" w:hAnsi="Arial" w:cs="Arial"/>
          <w:b/>
          <w:sz w:val="20"/>
        </w:rPr>
        <w:t xml:space="preserve">Grant the operating system user ORACLE the correct operating system privileges to run the access driver preprocessor. </w:t>
      </w:r>
      <w:r w:rsidRPr="001058B5">
        <w:rPr>
          <w:rFonts w:ascii="Arial" w:hAnsi="Arial" w:cs="Arial"/>
          <w:sz w:val="20"/>
        </w:rPr>
        <w:t>In addition, protect the preprocessor</w:t>
      </w:r>
      <w:r w:rsidRPr="001058B5">
        <w:rPr>
          <w:rFonts w:ascii="Arial" w:hAnsi="Arial" w:cs="Arial"/>
          <w:spacing w:val="-12"/>
          <w:sz w:val="20"/>
        </w:rPr>
        <w:t xml:space="preserve"> </w:t>
      </w:r>
      <w:r w:rsidRPr="001058B5">
        <w:rPr>
          <w:rFonts w:ascii="Arial" w:hAnsi="Arial" w:cs="Arial"/>
          <w:sz w:val="20"/>
        </w:rPr>
        <w:t>program</w:t>
      </w:r>
      <w:r w:rsidRPr="001058B5">
        <w:rPr>
          <w:rFonts w:ascii="Arial" w:hAnsi="Arial" w:cs="Arial"/>
          <w:spacing w:val="-12"/>
          <w:sz w:val="20"/>
        </w:rPr>
        <w:t xml:space="preserve"> </w:t>
      </w:r>
      <w:r w:rsidRPr="001058B5">
        <w:rPr>
          <w:rFonts w:ascii="Arial" w:hAnsi="Arial" w:cs="Arial"/>
          <w:sz w:val="20"/>
        </w:rPr>
        <w:t>from</w:t>
      </w:r>
      <w:r w:rsidRPr="001058B5">
        <w:rPr>
          <w:rFonts w:ascii="Arial" w:hAnsi="Arial" w:cs="Arial"/>
          <w:spacing w:val="-12"/>
          <w:sz w:val="20"/>
        </w:rPr>
        <w:t xml:space="preserve"> </w:t>
      </w:r>
      <w:r w:rsidRPr="001058B5">
        <w:rPr>
          <w:rFonts w:ascii="Arial" w:hAnsi="Arial" w:cs="Arial"/>
          <w:sz w:val="20"/>
        </w:rPr>
        <w:t>WRITE</w:t>
      </w:r>
      <w:r w:rsidRPr="001058B5">
        <w:rPr>
          <w:rFonts w:ascii="Arial" w:hAnsi="Arial" w:cs="Arial"/>
          <w:spacing w:val="-88"/>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operating</w:t>
      </w:r>
      <w:r w:rsidRPr="001058B5">
        <w:rPr>
          <w:rFonts w:ascii="Arial" w:hAnsi="Arial" w:cs="Arial"/>
          <w:spacing w:val="-12"/>
          <w:sz w:val="20"/>
        </w:rPr>
        <w:t xml:space="preserve"> </w:t>
      </w:r>
      <w:r w:rsidRPr="001058B5">
        <w:rPr>
          <w:rFonts w:ascii="Arial" w:hAnsi="Arial" w:cs="Arial"/>
          <w:sz w:val="20"/>
        </w:rPr>
        <w:t>system</w:t>
      </w:r>
      <w:r w:rsidRPr="001058B5">
        <w:rPr>
          <w:rFonts w:ascii="Arial" w:hAnsi="Arial" w:cs="Arial"/>
          <w:spacing w:val="-13"/>
          <w:sz w:val="20"/>
        </w:rPr>
        <w:t xml:space="preserve"> </w:t>
      </w:r>
      <w:r w:rsidRPr="001058B5">
        <w:rPr>
          <w:rFonts w:ascii="Arial" w:hAnsi="Arial" w:cs="Arial"/>
          <w:sz w:val="20"/>
        </w:rPr>
        <w:t>users</w:t>
      </w:r>
      <w:r w:rsidRPr="001058B5">
        <w:rPr>
          <w:rFonts w:ascii="Arial" w:hAnsi="Arial" w:cs="Arial"/>
          <w:spacing w:val="-13"/>
          <w:sz w:val="20"/>
        </w:rPr>
        <w:t xml:space="preserve"> </w:t>
      </w:r>
      <w:r w:rsidRPr="001058B5">
        <w:rPr>
          <w:rFonts w:ascii="Arial" w:hAnsi="Arial" w:cs="Arial"/>
          <w:sz w:val="20"/>
        </w:rPr>
        <w:t>other</w:t>
      </w:r>
      <w:r w:rsidRPr="001058B5">
        <w:rPr>
          <w:rFonts w:ascii="Arial" w:hAnsi="Arial" w:cs="Arial"/>
          <w:spacing w:val="-12"/>
          <w:sz w:val="20"/>
        </w:rPr>
        <w:t xml:space="preserve"> </w:t>
      </w:r>
      <w:r w:rsidRPr="001058B5">
        <w:rPr>
          <w:rFonts w:ascii="Arial" w:hAnsi="Arial" w:cs="Arial"/>
          <w:sz w:val="20"/>
        </w:rPr>
        <w:t>than</w:t>
      </w:r>
      <w:r w:rsidRPr="001058B5">
        <w:rPr>
          <w:rFonts w:ascii="Arial" w:hAnsi="Arial" w:cs="Arial"/>
          <w:spacing w:val="-12"/>
          <w:sz w:val="20"/>
        </w:rPr>
        <w:t xml:space="preserve"> </w:t>
      </w:r>
      <w:r w:rsidRPr="001058B5">
        <w:rPr>
          <w:rFonts w:ascii="Arial" w:hAnsi="Arial" w:cs="Arial"/>
          <w:sz w:val="20"/>
        </w:rPr>
        <w:t>the user responsible for managing the preprocessor</w:t>
      </w:r>
      <w:r w:rsidRPr="001058B5">
        <w:rPr>
          <w:rFonts w:ascii="Arial" w:hAnsi="Arial" w:cs="Arial"/>
          <w:spacing w:val="-10"/>
          <w:sz w:val="20"/>
        </w:rPr>
        <w:t xml:space="preserve"> </w:t>
      </w:r>
      <w:r w:rsidRPr="001058B5">
        <w:rPr>
          <w:rFonts w:ascii="Arial" w:hAnsi="Arial" w:cs="Arial"/>
          <w:sz w:val="20"/>
        </w:rPr>
        <w:t>program.</w:t>
      </w:r>
    </w:p>
    <w:p w14:paraId="06B45A21" w14:textId="77777777" w:rsidR="008C539B" w:rsidRPr="001058B5" w:rsidRDefault="00C12992">
      <w:pPr>
        <w:pStyle w:val="ListParagraph"/>
        <w:numPr>
          <w:ilvl w:val="0"/>
          <w:numId w:val="13"/>
        </w:numPr>
        <w:tabs>
          <w:tab w:val="left" w:pos="2620"/>
        </w:tabs>
        <w:spacing w:before="121" w:line="230" w:lineRule="auto"/>
        <w:ind w:right="261"/>
        <w:jc w:val="left"/>
        <w:rPr>
          <w:rFonts w:ascii="Arial" w:hAnsi="Arial" w:cs="Arial"/>
          <w:sz w:val="20"/>
        </w:rPr>
      </w:pPr>
      <w:r w:rsidRPr="001058B5">
        <w:rPr>
          <w:rFonts w:ascii="Arial" w:hAnsi="Arial" w:cs="Arial"/>
          <w:b/>
          <w:sz w:val="20"/>
        </w:rPr>
        <w:t>Grant the EXECUTE privilege to each user who will run the preprocessor program</w:t>
      </w:r>
      <w:r w:rsidRPr="001058B5">
        <w:rPr>
          <w:rFonts w:ascii="Arial" w:hAnsi="Arial" w:cs="Arial"/>
          <w:b/>
          <w:spacing w:val="-8"/>
          <w:sz w:val="20"/>
        </w:rPr>
        <w:t xml:space="preserve"> </w:t>
      </w:r>
      <w:r w:rsidRPr="001058B5">
        <w:rPr>
          <w:rFonts w:ascii="Arial" w:hAnsi="Arial" w:cs="Arial"/>
          <w:b/>
          <w:sz w:val="20"/>
        </w:rPr>
        <w:t>in</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9"/>
          <w:sz w:val="20"/>
        </w:rPr>
        <w:t xml:space="preserve"> </w:t>
      </w:r>
      <w:r w:rsidRPr="001058B5">
        <w:rPr>
          <w:rFonts w:ascii="Arial" w:hAnsi="Arial" w:cs="Arial"/>
          <w:sz w:val="20"/>
        </w:rPr>
        <w:t>Do</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WRITE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on</w:t>
      </w:r>
      <w:r w:rsidRPr="001058B5">
        <w:rPr>
          <w:rFonts w:ascii="Arial" w:hAnsi="Arial" w:cs="Arial"/>
          <w:spacing w:val="-8"/>
          <w:sz w:val="20"/>
        </w:rPr>
        <w:t xml:space="preserve"> </w:t>
      </w:r>
      <w:r w:rsidRPr="001058B5">
        <w:rPr>
          <w:rFonts w:ascii="Arial" w:hAnsi="Arial" w:cs="Arial"/>
          <w:sz w:val="20"/>
        </w:rPr>
        <w:t>the directory object. Never grant users both the EXECUTE and WRITE privilege for directory</w:t>
      </w:r>
      <w:r w:rsidRPr="001058B5">
        <w:rPr>
          <w:rFonts w:ascii="Arial" w:hAnsi="Arial" w:cs="Arial"/>
          <w:spacing w:val="-1"/>
          <w:sz w:val="20"/>
        </w:rPr>
        <w:t xml:space="preserve"> </w:t>
      </w:r>
      <w:r w:rsidRPr="001058B5">
        <w:rPr>
          <w:rFonts w:ascii="Arial" w:hAnsi="Arial" w:cs="Arial"/>
          <w:sz w:val="20"/>
        </w:rPr>
        <w:t>objects.</w:t>
      </w:r>
    </w:p>
    <w:p w14:paraId="4FF246AE" w14:textId="77777777" w:rsidR="008C539B" w:rsidRPr="001058B5" w:rsidRDefault="00C12992">
      <w:pPr>
        <w:pStyle w:val="ListParagraph"/>
        <w:numPr>
          <w:ilvl w:val="0"/>
          <w:numId w:val="13"/>
        </w:numPr>
        <w:tabs>
          <w:tab w:val="left" w:pos="2620"/>
        </w:tabs>
        <w:spacing w:before="124" w:line="232" w:lineRule="auto"/>
        <w:ind w:right="182"/>
        <w:jc w:val="left"/>
        <w:rPr>
          <w:rFonts w:ascii="Arial" w:hAnsi="Arial" w:cs="Arial"/>
          <w:sz w:val="20"/>
        </w:rPr>
      </w:pPr>
      <w:r w:rsidRPr="001058B5">
        <w:rPr>
          <w:rFonts w:ascii="Arial" w:hAnsi="Arial" w:cs="Arial"/>
          <w:b/>
          <w:sz w:val="20"/>
        </w:rPr>
        <w:t>Grant the WRITE privilege sparingly to anyone who will manage directory objects</w:t>
      </w:r>
      <w:r w:rsidRPr="001058B5">
        <w:rPr>
          <w:rFonts w:ascii="Arial" w:hAnsi="Arial" w:cs="Arial"/>
          <w:b/>
          <w:spacing w:val="-7"/>
          <w:sz w:val="20"/>
        </w:rPr>
        <w:t xml:space="preserve"> </w:t>
      </w:r>
      <w:r w:rsidRPr="001058B5">
        <w:rPr>
          <w:rFonts w:ascii="Arial" w:hAnsi="Arial" w:cs="Arial"/>
          <w:b/>
          <w:sz w:val="20"/>
        </w:rPr>
        <w:t>that</w:t>
      </w:r>
      <w:r w:rsidRPr="001058B5">
        <w:rPr>
          <w:rFonts w:ascii="Arial" w:hAnsi="Arial" w:cs="Arial"/>
          <w:b/>
          <w:spacing w:val="-9"/>
          <w:sz w:val="20"/>
        </w:rPr>
        <w:t xml:space="preserve"> </w:t>
      </w:r>
      <w:r w:rsidRPr="001058B5">
        <w:rPr>
          <w:rFonts w:ascii="Arial" w:hAnsi="Arial" w:cs="Arial"/>
          <w:b/>
          <w:sz w:val="20"/>
        </w:rPr>
        <w:t>contain</w:t>
      </w:r>
      <w:r w:rsidRPr="001058B5">
        <w:rPr>
          <w:rFonts w:ascii="Arial" w:hAnsi="Arial" w:cs="Arial"/>
          <w:b/>
          <w:spacing w:val="-9"/>
          <w:sz w:val="20"/>
        </w:rPr>
        <w:t xml:space="preserve"> </w:t>
      </w:r>
      <w:r w:rsidRPr="001058B5">
        <w:rPr>
          <w:rFonts w:ascii="Arial" w:hAnsi="Arial" w:cs="Arial"/>
          <w:b/>
          <w:sz w:val="20"/>
        </w:rPr>
        <w:t>preprocessors.</w:t>
      </w:r>
      <w:r w:rsidRPr="001058B5">
        <w:rPr>
          <w:rFonts w:ascii="Arial" w:hAnsi="Arial" w:cs="Arial"/>
          <w:b/>
          <w:spacing w:val="-9"/>
          <w:sz w:val="20"/>
        </w:rPr>
        <w:t xml:space="preserve"> </w:t>
      </w:r>
      <w:r w:rsidRPr="001058B5">
        <w:rPr>
          <w:rFonts w:ascii="Arial" w:hAnsi="Arial" w:cs="Arial"/>
          <w:sz w:val="20"/>
        </w:rPr>
        <w:t>This</w:t>
      </w:r>
      <w:r w:rsidRPr="001058B5">
        <w:rPr>
          <w:rFonts w:ascii="Arial" w:hAnsi="Arial" w:cs="Arial"/>
          <w:spacing w:val="-9"/>
          <w:sz w:val="20"/>
        </w:rPr>
        <w:t xml:space="preserve"> </w:t>
      </w:r>
      <w:r w:rsidRPr="001058B5">
        <w:rPr>
          <w:rFonts w:ascii="Arial" w:hAnsi="Arial" w:cs="Arial"/>
          <w:sz w:val="20"/>
        </w:rPr>
        <w:t>prevents</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users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accidentally or maliciously overwriting the preprocessor</w:t>
      </w:r>
      <w:r w:rsidRPr="001058B5">
        <w:rPr>
          <w:rFonts w:ascii="Arial" w:hAnsi="Arial" w:cs="Arial"/>
          <w:spacing w:val="-6"/>
          <w:sz w:val="20"/>
        </w:rPr>
        <w:t xml:space="preserve"> </w:t>
      </w:r>
      <w:r w:rsidRPr="001058B5">
        <w:rPr>
          <w:rFonts w:ascii="Arial" w:hAnsi="Arial" w:cs="Arial"/>
          <w:sz w:val="20"/>
        </w:rPr>
        <w:t>program.</w:t>
      </w:r>
    </w:p>
    <w:p w14:paraId="1C8E5EE0"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1CDA6CCD" w14:textId="77777777" w:rsidR="008C539B" w:rsidRPr="001058B5" w:rsidRDefault="008C539B">
      <w:pPr>
        <w:pStyle w:val="BodyText"/>
        <w:spacing w:before="6"/>
        <w:rPr>
          <w:rFonts w:ascii="Arial" w:hAnsi="Arial" w:cs="Arial"/>
          <w:sz w:val="25"/>
        </w:rPr>
      </w:pPr>
    </w:p>
    <w:p w14:paraId="028CBB82" w14:textId="77777777" w:rsidR="008C539B" w:rsidRPr="001058B5" w:rsidRDefault="00C12992">
      <w:pPr>
        <w:pStyle w:val="ListParagraph"/>
        <w:numPr>
          <w:ilvl w:val="0"/>
          <w:numId w:val="13"/>
        </w:numPr>
        <w:tabs>
          <w:tab w:val="left" w:pos="2020"/>
        </w:tabs>
        <w:spacing w:before="102" w:line="232" w:lineRule="auto"/>
        <w:ind w:left="2020" w:right="856"/>
        <w:jc w:val="left"/>
        <w:rPr>
          <w:rFonts w:ascii="Arial" w:hAnsi="Arial" w:cs="Arial"/>
          <w:sz w:val="20"/>
        </w:rPr>
      </w:pPr>
      <w:bookmarkStart w:id="2071" w:name="_bookmark2218"/>
      <w:bookmarkEnd w:id="2071"/>
      <w:r w:rsidRPr="001058B5">
        <w:rPr>
          <w:rFonts w:ascii="Arial" w:hAnsi="Arial" w:cs="Arial"/>
          <w:b/>
          <w:sz w:val="20"/>
        </w:rPr>
        <w:t>Create a separate operating system directory and directory object for any data files</w:t>
      </w:r>
      <w:r w:rsidRPr="001058B5">
        <w:rPr>
          <w:rFonts w:ascii="Arial" w:hAnsi="Arial" w:cs="Arial"/>
          <w:b/>
          <w:spacing w:val="-4"/>
          <w:sz w:val="20"/>
        </w:rPr>
        <w:t xml:space="preserve"> </w:t>
      </w:r>
      <w:r w:rsidRPr="001058B5">
        <w:rPr>
          <w:rFonts w:ascii="Arial" w:hAnsi="Arial" w:cs="Arial"/>
          <w:b/>
          <w:sz w:val="20"/>
        </w:rPr>
        <w:t>that</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4"/>
          <w:sz w:val="20"/>
        </w:rPr>
        <w:t xml:space="preserve"> </w:t>
      </w:r>
      <w:r w:rsidRPr="001058B5">
        <w:rPr>
          <w:rFonts w:ascii="Arial" w:hAnsi="Arial" w:cs="Arial"/>
          <w:b/>
          <w:sz w:val="20"/>
        </w:rPr>
        <w:t>required</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external</w:t>
      </w:r>
      <w:r w:rsidRPr="001058B5">
        <w:rPr>
          <w:rFonts w:ascii="Arial" w:hAnsi="Arial" w:cs="Arial"/>
          <w:b/>
          <w:spacing w:val="-4"/>
          <w:sz w:val="20"/>
        </w:rPr>
        <w:t xml:space="preserve"> </w:t>
      </w:r>
      <w:r w:rsidRPr="001058B5">
        <w:rPr>
          <w:rFonts w:ascii="Arial" w:hAnsi="Arial" w:cs="Arial"/>
          <w:b/>
          <w:sz w:val="20"/>
        </w:rPr>
        <w:t>tables.</w:t>
      </w:r>
      <w:r w:rsidRPr="001058B5">
        <w:rPr>
          <w:rFonts w:ascii="Arial" w:hAnsi="Arial" w:cs="Arial"/>
          <w:b/>
          <w:spacing w:val="-2"/>
          <w:sz w:val="20"/>
        </w:rPr>
        <w:t xml:space="preserve"> </w:t>
      </w:r>
      <w:r w:rsidRPr="001058B5">
        <w:rPr>
          <w:rFonts w:ascii="Arial" w:hAnsi="Arial" w:cs="Arial"/>
          <w:sz w:val="20"/>
        </w:rPr>
        <w:t>Ensure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separate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 directory and directory object used by the access directory</w:t>
      </w:r>
      <w:r w:rsidRPr="001058B5">
        <w:rPr>
          <w:rFonts w:ascii="Arial" w:hAnsi="Arial" w:cs="Arial"/>
          <w:spacing w:val="-20"/>
          <w:sz w:val="20"/>
        </w:rPr>
        <w:t xml:space="preserve"> </w:t>
      </w:r>
      <w:r w:rsidRPr="001058B5">
        <w:rPr>
          <w:rFonts w:ascii="Arial" w:hAnsi="Arial" w:cs="Arial"/>
          <w:sz w:val="20"/>
        </w:rPr>
        <w:t>preprocessor.</w:t>
      </w:r>
    </w:p>
    <w:p w14:paraId="6C022531" w14:textId="77777777" w:rsidR="008C539B" w:rsidRPr="001058B5" w:rsidRDefault="00C12992">
      <w:pPr>
        <w:pStyle w:val="BodyText"/>
        <w:spacing w:before="124" w:line="228" w:lineRule="auto"/>
        <w:ind w:left="2019" w:right="700"/>
        <w:rPr>
          <w:rFonts w:ascii="Arial" w:hAnsi="Arial" w:cs="Arial"/>
        </w:rPr>
      </w:pPr>
      <w:r w:rsidRPr="001058B5">
        <w:rPr>
          <w:rFonts w:ascii="Arial" w:hAnsi="Arial" w:cs="Arial"/>
          <w:spacing w:val="-5"/>
        </w:rPr>
        <w:t xml:space="preserve">Work </w:t>
      </w:r>
      <w:r w:rsidRPr="001058B5">
        <w:rPr>
          <w:rFonts w:ascii="Arial" w:hAnsi="Arial" w:cs="Arial"/>
        </w:rPr>
        <w:t xml:space="preserve">with the operating system manager to ensure that only the appropriate operating system users have access to this </w:t>
      </w:r>
      <w:r w:rsidRPr="001058B5">
        <w:rPr>
          <w:rFonts w:ascii="Arial" w:hAnsi="Arial" w:cs="Arial"/>
          <w:spacing w:val="-3"/>
        </w:rPr>
        <w:t xml:space="preserve">directory. </w:t>
      </w:r>
      <w:r w:rsidRPr="001058B5">
        <w:rPr>
          <w:rFonts w:ascii="Arial" w:hAnsi="Arial" w:cs="Arial"/>
        </w:rPr>
        <w:t>Grant the ORACLE operating system user READ access to any directory that has a directory object with READ privileges</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spacing w:val="-3"/>
        </w:rPr>
        <w:t>Similarly,</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87"/>
        </w:rPr>
        <w:t xml:space="preserve"> </w:t>
      </w:r>
      <w:r w:rsidRPr="001058B5">
        <w:rPr>
          <w:rFonts w:ascii="Arial" w:hAnsi="Arial" w:cs="Arial"/>
        </w:rPr>
        <w:t>operating</w:t>
      </w:r>
      <w:r w:rsidRPr="001058B5">
        <w:rPr>
          <w:rFonts w:ascii="Arial" w:hAnsi="Arial" w:cs="Arial"/>
          <w:spacing w:val="-11"/>
        </w:rPr>
        <w:t xml:space="preserve"> </w:t>
      </w:r>
      <w:r w:rsidRPr="001058B5">
        <w:rPr>
          <w:rFonts w:ascii="Arial" w:hAnsi="Arial" w:cs="Arial"/>
        </w:rPr>
        <w:t>system user</w:t>
      </w:r>
      <w:r w:rsidRPr="001058B5">
        <w:rPr>
          <w:rFonts w:ascii="Arial" w:hAnsi="Arial" w:cs="Arial"/>
          <w:spacing w:val="-16"/>
        </w:rPr>
        <w:t xml:space="preserve"> </w:t>
      </w:r>
      <w:r w:rsidRPr="001058B5">
        <w:rPr>
          <w:rFonts w:ascii="Arial" w:hAnsi="Arial" w:cs="Arial"/>
        </w:rPr>
        <w:t>WRITE</w:t>
      </w:r>
      <w:r w:rsidRPr="001058B5">
        <w:rPr>
          <w:rFonts w:ascii="Arial" w:hAnsi="Arial" w:cs="Arial"/>
          <w:spacing w:val="-91"/>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directory</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WRITE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granted</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database users.</w:t>
      </w:r>
    </w:p>
    <w:p w14:paraId="2959C722" w14:textId="77777777" w:rsidR="008C539B" w:rsidRPr="001058B5" w:rsidRDefault="00C12992">
      <w:pPr>
        <w:pStyle w:val="ListParagraph"/>
        <w:numPr>
          <w:ilvl w:val="0"/>
          <w:numId w:val="13"/>
        </w:numPr>
        <w:tabs>
          <w:tab w:val="left" w:pos="2020"/>
        </w:tabs>
        <w:spacing w:before="129" w:line="232" w:lineRule="auto"/>
        <w:ind w:left="2020" w:right="786"/>
        <w:jc w:val="left"/>
        <w:rPr>
          <w:rFonts w:ascii="Arial" w:hAnsi="Arial" w:cs="Arial"/>
          <w:sz w:val="20"/>
        </w:rPr>
      </w:pPr>
      <w:r w:rsidRPr="001058B5">
        <w:rPr>
          <w:rFonts w:ascii="Arial" w:hAnsi="Arial" w:cs="Arial"/>
          <w:b/>
          <w:sz w:val="20"/>
        </w:rPr>
        <w:t xml:space="preserve">Create a separate operating system directory and directory object for any files that the access driver generates. </w:t>
      </w:r>
      <w:r w:rsidRPr="001058B5">
        <w:rPr>
          <w:rFonts w:ascii="Arial" w:hAnsi="Arial" w:cs="Arial"/>
          <w:sz w:val="20"/>
        </w:rPr>
        <w:t xml:space="preserve">This includes log files, bad files, and discarded files. </w:t>
      </w:r>
      <w:r w:rsidRPr="001058B5">
        <w:rPr>
          <w:rFonts w:ascii="Arial" w:hAnsi="Arial" w:cs="Arial"/>
          <w:spacing w:val="-6"/>
          <w:sz w:val="20"/>
        </w:rPr>
        <w:t xml:space="preserve">You </w:t>
      </w:r>
      <w:r w:rsidRPr="001058B5">
        <w:rPr>
          <w:rFonts w:ascii="Arial" w:hAnsi="Arial" w:cs="Arial"/>
          <w:sz w:val="20"/>
        </w:rPr>
        <w:t xml:space="preserve">and the operating system manager must ensure that this directory and directory object have the proper protections, similar to those described in Guideline </w:t>
      </w:r>
      <w:hyperlink w:anchor="_bookmark2218" w:history="1">
        <w:r w:rsidRPr="001058B5">
          <w:rPr>
            <w:rFonts w:ascii="Arial" w:hAnsi="Arial" w:cs="Arial"/>
            <w:sz w:val="20"/>
          </w:rPr>
          <w:t>5</w:t>
        </w:r>
      </w:hyperlink>
      <w:r w:rsidRPr="001058B5">
        <w:rPr>
          <w:rFonts w:ascii="Arial" w:hAnsi="Arial" w:cs="Arial"/>
          <w:sz w:val="20"/>
        </w:rPr>
        <w:t>. The database user may need to access these files when resolving problems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files,</w:t>
      </w:r>
      <w:r w:rsidRPr="001058B5">
        <w:rPr>
          <w:rFonts w:ascii="Arial" w:hAnsi="Arial" w:cs="Arial"/>
          <w:spacing w:val="-6"/>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determine</w:t>
      </w:r>
      <w:r w:rsidRPr="001058B5">
        <w:rPr>
          <w:rFonts w:ascii="Arial" w:hAnsi="Arial" w:cs="Arial"/>
          <w:spacing w:val="-7"/>
          <w:sz w:val="20"/>
        </w:rPr>
        <w:t xml:space="preserve"> </w:t>
      </w:r>
      <w:r w:rsidRPr="001058B5">
        <w:rPr>
          <w:rFonts w:ascii="Arial" w:hAnsi="Arial" w:cs="Arial"/>
          <w:sz w:val="20"/>
        </w:rPr>
        <w:t>a way for this user to read those</w:t>
      </w:r>
      <w:r w:rsidRPr="001058B5">
        <w:rPr>
          <w:rFonts w:ascii="Arial" w:hAnsi="Arial" w:cs="Arial"/>
          <w:spacing w:val="-5"/>
          <w:sz w:val="20"/>
        </w:rPr>
        <w:t xml:space="preserve"> </w:t>
      </w:r>
      <w:r w:rsidRPr="001058B5">
        <w:rPr>
          <w:rFonts w:ascii="Arial" w:hAnsi="Arial" w:cs="Arial"/>
          <w:sz w:val="20"/>
        </w:rPr>
        <w:t>files.</w:t>
      </w:r>
    </w:p>
    <w:p w14:paraId="74393758" w14:textId="77777777" w:rsidR="008C539B" w:rsidRPr="001058B5" w:rsidRDefault="00C12992">
      <w:pPr>
        <w:pStyle w:val="ListParagraph"/>
        <w:numPr>
          <w:ilvl w:val="0"/>
          <w:numId w:val="13"/>
        </w:numPr>
        <w:tabs>
          <w:tab w:val="left" w:pos="2020"/>
        </w:tabs>
        <w:spacing w:before="119" w:line="232" w:lineRule="auto"/>
        <w:ind w:left="2020" w:right="784"/>
        <w:jc w:val="left"/>
        <w:rPr>
          <w:rFonts w:ascii="Arial" w:hAnsi="Arial" w:cs="Arial"/>
          <w:sz w:val="20"/>
        </w:rPr>
      </w:pPr>
      <w:r w:rsidRPr="001058B5">
        <w:rPr>
          <w:rFonts w:ascii="Arial" w:hAnsi="Arial" w:cs="Arial"/>
          <w:b/>
          <w:sz w:val="20"/>
        </w:rPr>
        <w:t>Grant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pacing w:val="-4"/>
          <w:sz w:val="20"/>
        </w:rPr>
        <w:t>CREATE</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8"/>
          <w:sz w:val="20"/>
        </w:rPr>
        <w:t xml:space="preserve"> </w:t>
      </w:r>
      <w:r w:rsidRPr="001058B5">
        <w:rPr>
          <w:rFonts w:ascii="Arial" w:hAnsi="Arial" w:cs="Arial"/>
          <w:b/>
          <w:sz w:val="20"/>
        </w:rPr>
        <w:t>DROP</w:t>
      </w:r>
      <w:r w:rsidRPr="001058B5">
        <w:rPr>
          <w:rFonts w:ascii="Arial" w:hAnsi="Arial" w:cs="Arial"/>
          <w:b/>
          <w:spacing w:val="-8"/>
          <w:sz w:val="20"/>
        </w:rPr>
        <w:t xml:space="preserve"> </w:t>
      </w:r>
      <w:r w:rsidRPr="001058B5">
        <w:rPr>
          <w:rFonts w:ascii="Arial" w:hAnsi="Arial" w:cs="Arial"/>
          <w:b/>
          <w:sz w:val="20"/>
        </w:rPr>
        <w:t>ANY</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7"/>
          <w:sz w:val="20"/>
        </w:rPr>
        <w:t xml:space="preserve"> </w:t>
      </w:r>
      <w:r w:rsidRPr="001058B5">
        <w:rPr>
          <w:rFonts w:ascii="Arial" w:hAnsi="Arial" w:cs="Arial"/>
          <w:b/>
          <w:sz w:val="20"/>
        </w:rPr>
        <w:t xml:space="preserve">privileges sparingly. </w:t>
      </w:r>
      <w:r w:rsidRPr="001058B5">
        <w:rPr>
          <w:rFonts w:ascii="Arial" w:hAnsi="Arial" w:cs="Arial"/>
          <w:sz w:val="20"/>
        </w:rPr>
        <w:t>Users who have these privileges and users who have been granted the DBA</w:t>
      </w:r>
      <w:r w:rsidRPr="001058B5">
        <w:rPr>
          <w:rFonts w:ascii="Arial" w:hAnsi="Arial" w:cs="Arial"/>
          <w:spacing w:val="-87"/>
          <w:sz w:val="20"/>
        </w:rPr>
        <w:t xml:space="preserve"> </w:t>
      </w:r>
      <w:r w:rsidRPr="001058B5">
        <w:rPr>
          <w:rFonts w:ascii="Arial" w:hAnsi="Arial" w:cs="Arial"/>
          <w:sz w:val="20"/>
        </w:rPr>
        <w:t>role have full access to all directory objects.</w:t>
      </w:r>
    </w:p>
    <w:p w14:paraId="520D1C8F" w14:textId="77777777" w:rsidR="008C539B" w:rsidRPr="001058B5" w:rsidRDefault="00C12992">
      <w:pPr>
        <w:pStyle w:val="ListParagraph"/>
        <w:numPr>
          <w:ilvl w:val="0"/>
          <w:numId w:val="13"/>
        </w:numPr>
        <w:tabs>
          <w:tab w:val="left" w:pos="2020"/>
        </w:tabs>
        <w:spacing w:before="117" w:line="232" w:lineRule="auto"/>
        <w:ind w:left="2020" w:right="1432"/>
        <w:jc w:val="left"/>
        <w:rPr>
          <w:rFonts w:ascii="Arial" w:hAnsi="Arial" w:cs="Arial"/>
          <w:sz w:val="20"/>
        </w:rPr>
      </w:pPr>
      <w:r w:rsidRPr="001058B5">
        <w:rPr>
          <w:rFonts w:ascii="Arial" w:hAnsi="Arial" w:cs="Arial"/>
          <w:b/>
          <w:sz w:val="20"/>
        </w:rPr>
        <w:t>Consider</w:t>
      </w:r>
      <w:r w:rsidRPr="001058B5">
        <w:rPr>
          <w:rFonts w:ascii="Arial" w:hAnsi="Arial" w:cs="Arial"/>
          <w:b/>
          <w:spacing w:val="-7"/>
          <w:sz w:val="20"/>
        </w:rPr>
        <w:t xml:space="preserve"> </w:t>
      </w:r>
      <w:r w:rsidRPr="001058B5">
        <w:rPr>
          <w:rFonts w:ascii="Arial" w:hAnsi="Arial" w:cs="Arial"/>
          <w:b/>
          <w:sz w:val="20"/>
        </w:rPr>
        <w:t>auditing</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DROP</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6"/>
          <w:sz w:val="20"/>
        </w:rPr>
        <w:t xml:space="preserve"> </w:t>
      </w:r>
      <w:r w:rsidRPr="001058B5">
        <w:rPr>
          <w:rFonts w:ascii="Arial" w:hAnsi="Arial" w:cs="Arial"/>
          <w:b/>
          <w:sz w:val="20"/>
        </w:rPr>
        <w:t>privilege.</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1785" w:history="1">
        <w:r w:rsidRPr="001058B5">
          <w:rPr>
            <w:rFonts w:ascii="Arial" w:hAnsi="Arial" w:cs="Arial"/>
            <w:color w:val="0000CC"/>
            <w:sz w:val="20"/>
          </w:rPr>
          <w:t>"Auditing</w:t>
        </w:r>
      </w:hyperlink>
      <w:hyperlink w:anchor="_bookmark1785" w:history="1">
        <w:r w:rsidRPr="001058B5">
          <w:rPr>
            <w:rFonts w:ascii="Arial" w:hAnsi="Arial" w:cs="Arial"/>
            <w:color w:val="0000CC"/>
            <w:sz w:val="20"/>
          </w:rPr>
          <w:t xml:space="preserve"> Privileges" </w:t>
        </w:r>
      </w:hyperlink>
      <w:hyperlink w:anchor="_bookmark1785" w:history="1">
        <w:r w:rsidRPr="001058B5">
          <w:rPr>
            <w:rFonts w:ascii="Arial" w:hAnsi="Arial" w:cs="Arial"/>
            <w:sz w:val="20"/>
          </w:rPr>
          <w:t xml:space="preserve">on page 9-26 </w:t>
        </w:r>
      </w:hyperlink>
      <w:r w:rsidRPr="001058B5">
        <w:rPr>
          <w:rFonts w:ascii="Arial" w:hAnsi="Arial" w:cs="Arial"/>
          <w:sz w:val="20"/>
        </w:rPr>
        <w:t>for more information about auditing</w:t>
      </w:r>
      <w:r w:rsidRPr="001058B5">
        <w:rPr>
          <w:rFonts w:ascii="Arial" w:hAnsi="Arial" w:cs="Arial"/>
          <w:spacing w:val="-21"/>
          <w:sz w:val="20"/>
        </w:rPr>
        <w:t xml:space="preserve"> </w:t>
      </w:r>
      <w:r w:rsidRPr="001058B5">
        <w:rPr>
          <w:rFonts w:ascii="Arial" w:hAnsi="Arial" w:cs="Arial"/>
          <w:sz w:val="20"/>
        </w:rPr>
        <w:t>privileges.</w:t>
      </w:r>
    </w:p>
    <w:p w14:paraId="5C0D81E0" w14:textId="77777777" w:rsidR="008C539B" w:rsidRPr="001058B5" w:rsidRDefault="00C12992">
      <w:pPr>
        <w:pStyle w:val="ListParagraph"/>
        <w:numPr>
          <w:ilvl w:val="0"/>
          <w:numId w:val="13"/>
        </w:numPr>
        <w:tabs>
          <w:tab w:val="left" w:pos="2020"/>
        </w:tabs>
        <w:spacing w:before="118" w:line="232" w:lineRule="auto"/>
        <w:ind w:left="2020" w:right="1318"/>
        <w:jc w:val="left"/>
        <w:rPr>
          <w:rFonts w:ascii="Arial" w:hAnsi="Arial" w:cs="Arial"/>
          <w:sz w:val="20"/>
        </w:rPr>
      </w:pPr>
      <w:r w:rsidRPr="001058B5">
        <w:rPr>
          <w:rFonts w:ascii="Arial" w:hAnsi="Arial" w:cs="Arial"/>
          <w:b/>
          <w:sz w:val="20"/>
        </w:rPr>
        <w:t xml:space="preserve">Consider auditing the directory object. </w:t>
      </w:r>
      <w:r w:rsidRPr="001058B5">
        <w:rPr>
          <w:rFonts w:ascii="Arial" w:hAnsi="Arial" w:cs="Arial"/>
          <w:sz w:val="20"/>
        </w:rPr>
        <w:t xml:space="preserve">See </w:t>
      </w:r>
      <w:hyperlink w:anchor="_bookmark1840" w:history="1">
        <w:r w:rsidRPr="001058B5">
          <w:rPr>
            <w:rFonts w:ascii="Arial" w:hAnsi="Arial" w:cs="Arial"/>
            <w:color w:val="0000CC"/>
            <w:sz w:val="20"/>
          </w:rPr>
          <w:t>"Auditing Directory Objects"</w:t>
        </w:r>
        <w:r w:rsidRPr="001058B5">
          <w:rPr>
            <w:rFonts w:ascii="Arial" w:hAnsi="Arial" w:cs="Arial"/>
            <w:color w:val="0000CC"/>
            <w:spacing w:val="-36"/>
            <w:sz w:val="20"/>
          </w:rPr>
          <w:t xml:space="preserve"> </w:t>
        </w:r>
      </w:hyperlink>
      <w:hyperlink w:anchor="_bookmark1840" w:history="1">
        <w:r w:rsidRPr="001058B5">
          <w:rPr>
            <w:rFonts w:ascii="Arial" w:hAnsi="Arial" w:cs="Arial"/>
            <w:sz w:val="20"/>
          </w:rPr>
          <w:t>on</w:t>
        </w:r>
      </w:hyperlink>
      <w:hyperlink w:anchor="_bookmark1840" w:history="1">
        <w:r w:rsidRPr="001058B5">
          <w:rPr>
            <w:rFonts w:ascii="Arial" w:hAnsi="Arial" w:cs="Arial"/>
            <w:sz w:val="20"/>
          </w:rPr>
          <w:t xml:space="preserve"> page 9-32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0D3C45BF" w14:textId="77777777" w:rsidR="008C539B" w:rsidRPr="001058B5" w:rsidRDefault="00C12992">
      <w:pPr>
        <w:pStyle w:val="BodyText"/>
        <w:tabs>
          <w:tab w:val="left" w:pos="3584"/>
        </w:tabs>
        <w:spacing w:before="205" w:line="244" w:lineRule="exact"/>
        <w:ind w:left="2380"/>
        <w:rPr>
          <w:rFonts w:ascii="Arial" w:hAnsi="Arial" w:cs="Arial"/>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rPr>
        <w:t>Oracle Database Utilities for more information about</w:t>
      </w:r>
      <w:r w:rsidRPr="001058B5">
        <w:rPr>
          <w:rFonts w:ascii="Arial" w:hAnsi="Arial" w:cs="Arial"/>
          <w:spacing w:val="-10"/>
        </w:rPr>
        <w:t xml:space="preserve"> </w:t>
      </w:r>
      <w:r w:rsidRPr="001058B5">
        <w:rPr>
          <w:rFonts w:ascii="Arial" w:hAnsi="Arial" w:cs="Arial"/>
        </w:rPr>
        <w:t>the</w:t>
      </w:r>
    </w:p>
    <w:p w14:paraId="5C4C5BEB" w14:textId="77777777" w:rsidR="008C539B" w:rsidRPr="001058B5" w:rsidRDefault="00C12992">
      <w:pPr>
        <w:pStyle w:val="BodyText"/>
        <w:spacing w:line="248" w:lineRule="exact"/>
        <w:ind w:left="2380"/>
        <w:rPr>
          <w:rFonts w:ascii="Arial" w:hAnsi="Arial" w:cs="Arial"/>
        </w:rPr>
      </w:pPr>
      <w:r w:rsidRPr="001058B5">
        <w:rPr>
          <w:rFonts w:ascii="Arial" w:hAnsi="Arial" w:cs="Arial"/>
        </w:rPr>
        <w:t>ORACLE_DATAPUMP</w:t>
      </w:r>
      <w:r w:rsidRPr="001058B5">
        <w:rPr>
          <w:rFonts w:ascii="Arial" w:hAnsi="Arial" w:cs="Arial"/>
          <w:spacing w:val="-83"/>
        </w:rPr>
        <w:t xml:space="preserve"> </w:t>
      </w:r>
      <w:r w:rsidRPr="001058B5">
        <w:rPr>
          <w:rFonts w:ascii="Arial" w:hAnsi="Arial" w:cs="Arial"/>
        </w:rPr>
        <w:t>access driver</w:t>
      </w:r>
    </w:p>
    <w:p w14:paraId="786F34AA" w14:textId="77777777" w:rsidR="008C539B" w:rsidRPr="001058B5" w:rsidRDefault="008C539B">
      <w:pPr>
        <w:pStyle w:val="BodyText"/>
        <w:spacing w:before="8"/>
        <w:rPr>
          <w:rFonts w:ascii="Arial" w:hAnsi="Arial" w:cs="Arial"/>
          <w:sz w:val="22"/>
        </w:rPr>
      </w:pPr>
    </w:p>
    <w:p w14:paraId="5D4445FB" w14:textId="77777777" w:rsidR="008C539B" w:rsidRPr="001058B5" w:rsidRDefault="00C12992">
      <w:pPr>
        <w:pStyle w:val="Heading3"/>
        <w:spacing w:before="1"/>
        <w:ind w:left="100"/>
      </w:pPr>
      <w:bookmarkStart w:id="2072" w:name="Guidelines_for_Securing_a_Database_Insta"/>
      <w:bookmarkStart w:id="2073" w:name="_bookmark2219"/>
      <w:bookmarkStart w:id="2074" w:name="_bookmark2220"/>
      <w:bookmarkEnd w:id="2072"/>
      <w:bookmarkEnd w:id="2073"/>
      <w:bookmarkEnd w:id="2074"/>
      <w:r w:rsidRPr="001058B5">
        <w:rPr>
          <w:spacing w:val="-27"/>
        </w:rPr>
        <w:t xml:space="preserve">Guidelines </w:t>
      </w:r>
      <w:r w:rsidRPr="001058B5">
        <w:rPr>
          <w:spacing w:val="-20"/>
        </w:rPr>
        <w:t xml:space="preserve">for </w:t>
      </w:r>
      <w:r w:rsidRPr="001058B5">
        <w:rPr>
          <w:spacing w:val="-27"/>
        </w:rPr>
        <w:t xml:space="preserve">Securing </w:t>
      </w:r>
      <w:r w:rsidRPr="001058B5">
        <w:t xml:space="preserve">a </w:t>
      </w:r>
      <w:r w:rsidRPr="001058B5">
        <w:rPr>
          <w:spacing w:val="-29"/>
        </w:rPr>
        <w:t xml:space="preserve">Database </w:t>
      </w:r>
      <w:r w:rsidRPr="001058B5">
        <w:rPr>
          <w:spacing w:val="-23"/>
        </w:rPr>
        <w:t xml:space="preserve">Installation </w:t>
      </w:r>
      <w:bookmarkStart w:id="2075" w:name="_bookmark2221"/>
      <w:bookmarkEnd w:id="2075"/>
      <w:r w:rsidRPr="001058B5">
        <w:rPr>
          <w:spacing w:val="-23"/>
        </w:rPr>
        <w:t xml:space="preserve">and </w:t>
      </w:r>
      <w:r w:rsidRPr="001058B5">
        <w:rPr>
          <w:spacing w:val="-29"/>
        </w:rPr>
        <w:t>Configuration</w:t>
      </w:r>
    </w:p>
    <w:p w14:paraId="1F3DA180" w14:textId="77777777" w:rsidR="008C539B" w:rsidRPr="001058B5" w:rsidRDefault="00C12992">
      <w:pPr>
        <w:pStyle w:val="BodyText"/>
        <w:spacing w:before="85" w:line="232" w:lineRule="auto"/>
        <w:ind w:left="1660" w:right="700"/>
        <w:rPr>
          <w:rFonts w:ascii="Arial" w:hAnsi="Arial" w:cs="Arial"/>
        </w:rPr>
      </w:pPr>
      <w:r w:rsidRPr="001058B5">
        <w:rPr>
          <w:rFonts w:ascii="Arial" w:hAnsi="Arial" w:cs="Arial"/>
        </w:rPr>
        <w:t>For this release, changes were made to the default configuration of Oracle Database to make it more secure. The recommendations in this section augment the new, secure default configuration.</w:t>
      </w:r>
    </w:p>
    <w:p w14:paraId="1A6973E2"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to secure the database installation and configuration:</w:t>
      </w:r>
    </w:p>
    <w:p w14:paraId="5A8F6A69" w14:textId="77777777" w:rsidR="008C539B" w:rsidRPr="001058B5" w:rsidRDefault="00C12992">
      <w:pPr>
        <w:pStyle w:val="Heading7"/>
        <w:numPr>
          <w:ilvl w:val="0"/>
          <w:numId w:val="12"/>
        </w:numPr>
        <w:tabs>
          <w:tab w:val="left" w:pos="2020"/>
        </w:tabs>
        <w:spacing w:before="116"/>
        <w:ind w:right="829"/>
        <w:jc w:val="left"/>
        <w:rPr>
          <w:rFonts w:ascii="Arial" w:hAnsi="Arial" w:cs="Arial"/>
        </w:rPr>
      </w:pPr>
      <w:r w:rsidRPr="001058B5">
        <w:rPr>
          <w:rFonts w:ascii="Arial" w:hAnsi="Arial" w:cs="Arial"/>
        </w:rPr>
        <w:t>Before you begin an Oracle Database installation on UNIX systems, ensure</w:t>
      </w:r>
      <w:r w:rsidRPr="001058B5">
        <w:rPr>
          <w:rFonts w:ascii="Arial" w:hAnsi="Arial" w:cs="Arial"/>
          <w:spacing w:val="-31"/>
        </w:rPr>
        <w:t xml:space="preserve"> </w:t>
      </w:r>
      <w:r w:rsidRPr="001058B5">
        <w:rPr>
          <w:rFonts w:ascii="Arial" w:hAnsi="Arial" w:cs="Arial"/>
        </w:rPr>
        <w:t>that the umask value is 022 for the Oracle owner</w:t>
      </w:r>
      <w:r w:rsidRPr="001058B5">
        <w:rPr>
          <w:rFonts w:ascii="Arial" w:hAnsi="Arial" w:cs="Arial"/>
          <w:spacing w:val="-5"/>
        </w:rPr>
        <w:t xml:space="preserve"> </w:t>
      </w:r>
      <w:r w:rsidRPr="001058B5">
        <w:rPr>
          <w:rFonts w:ascii="Arial" w:hAnsi="Arial" w:cs="Arial"/>
        </w:rPr>
        <w:t>account.</w:t>
      </w:r>
    </w:p>
    <w:p w14:paraId="4AF218A8" w14:textId="77777777" w:rsidR="008C539B" w:rsidRPr="001058B5" w:rsidRDefault="00C12992">
      <w:pPr>
        <w:spacing w:before="119"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Reference for Linux and UNIX-Based Operating Systems </w:t>
      </w:r>
      <w:r w:rsidRPr="001058B5">
        <w:rPr>
          <w:rFonts w:ascii="Arial" w:hAnsi="Arial" w:cs="Arial"/>
          <w:sz w:val="20"/>
        </w:rPr>
        <w:t>for more information about managing Oracle Database on Linux and UNIX syste</w:t>
      </w:r>
      <w:bookmarkStart w:id="2076" w:name="_bookmark2222"/>
      <w:bookmarkEnd w:id="2076"/>
      <w:r w:rsidRPr="001058B5">
        <w:rPr>
          <w:rFonts w:ascii="Arial" w:hAnsi="Arial" w:cs="Arial"/>
          <w:sz w:val="20"/>
        </w:rPr>
        <w:t>ms.</w:t>
      </w:r>
    </w:p>
    <w:p w14:paraId="44A8CF0E" w14:textId="77777777" w:rsidR="008C539B" w:rsidRPr="001058B5" w:rsidRDefault="00C12992">
      <w:pPr>
        <w:pStyle w:val="Heading7"/>
        <w:numPr>
          <w:ilvl w:val="0"/>
          <w:numId w:val="12"/>
        </w:numPr>
        <w:tabs>
          <w:tab w:val="left" w:pos="2020"/>
        </w:tabs>
        <w:spacing w:before="115"/>
        <w:jc w:val="left"/>
        <w:rPr>
          <w:rFonts w:ascii="Arial" w:hAnsi="Arial" w:cs="Arial"/>
        </w:rPr>
      </w:pPr>
      <w:r w:rsidRPr="001058B5">
        <w:rPr>
          <w:rFonts w:ascii="Arial" w:hAnsi="Arial" w:cs="Arial"/>
        </w:rPr>
        <w:t>Install only what is</w:t>
      </w:r>
      <w:r w:rsidRPr="001058B5">
        <w:rPr>
          <w:rFonts w:ascii="Arial" w:hAnsi="Arial" w:cs="Arial"/>
          <w:spacing w:val="-1"/>
        </w:rPr>
        <w:t xml:space="preserve"> </w:t>
      </w:r>
      <w:r w:rsidRPr="001058B5">
        <w:rPr>
          <w:rFonts w:ascii="Arial" w:hAnsi="Arial" w:cs="Arial"/>
        </w:rPr>
        <w:t>required.</w:t>
      </w:r>
    </w:p>
    <w:p w14:paraId="1B1C26C0" w14:textId="77777777" w:rsidR="008C539B" w:rsidRPr="001058B5" w:rsidRDefault="00C12992">
      <w:pPr>
        <w:pStyle w:val="BodyText"/>
        <w:spacing w:before="121" w:line="232" w:lineRule="auto"/>
        <w:ind w:left="2020" w:right="780"/>
        <w:rPr>
          <w:rFonts w:ascii="Arial" w:hAnsi="Arial" w:cs="Arial"/>
        </w:rPr>
      </w:pPr>
      <w:r w:rsidRPr="001058B5">
        <w:rPr>
          <w:rFonts w:ascii="Arial" w:hAnsi="Arial" w:cs="Arial"/>
          <w:b/>
        </w:rPr>
        <w:t>Options and Products</w:t>
      </w:r>
      <w:r w:rsidRPr="001058B5">
        <w:rPr>
          <w:rFonts w:ascii="Arial" w:hAnsi="Arial" w:cs="Arial"/>
        </w:rPr>
        <w:t xml:space="preserve">: The Oracle Database CD </w:t>
      </w:r>
      <w:bookmarkStart w:id="2077" w:name="_bookmark2223"/>
      <w:bookmarkEnd w:id="2077"/>
      <w:r w:rsidRPr="001058B5">
        <w:rPr>
          <w:rFonts w:ascii="Arial" w:hAnsi="Arial" w:cs="Arial"/>
        </w:rPr>
        <w:t>pack contains products and options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5"/>
        </w:rPr>
        <w:t xml:space="preserve"> </w:t>
      </w:r>
      <w:r w:rsidRPr="001058B5">
        <w:rPr>
          <w:rFonts w:ascii="Arial" w:hAnsi="Arial" w:cs="Arial"/>
        </w:rPr>
        <w:t>products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options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5"/>
        </w:rPr>
        <w:t xml:space="preserve"> </w:t>
      </w:r>
      <w:r w:rsidRPr="001058B5">
        <w:rPr>
          <w:rFonts w:ascii="Arial" w:hAnsi="Arial" w:cs="Arial"/>
        </w:rPr>
        <w:t xml:space="preserve">as </w:t>
      </w:r>
      <w:r w:rsidRPr="001058B5">
        <w:rPr>
          <w:rFonts w:ascii="Arial" w:hAnsi="Arial" w:cs="Arial"/>
          <w:spacing w:val="-3"/>
        </w:rPr>
        <w:t xml:space="preserve">necessary. </w:t>
      </w:r>
      <w:r w:rsidRPr="001058B5">
        <w:rPr>
          <w:rFonts w:ascii="Arial" w:hAnsi="Arial" w:cs="Arial"/>
        </w:rPr>
        <w:t>Use the Custom Installation feature to avoid installing unnecessary products,</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perform</w:t>
      </w:r>
      <w:r w:rsidRPr="001058B5">
        <w:rPr>
          <w:rFonts w:ascii="Arial" w:hAnsi="Arial" w:cs="Arial"/>
          <w:spacing w:val="-9"/>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typical</w:t>
      </w:r>
      <w:r w:rsidRPr="001058B5">
        <w:rPr>
          <w:rFonts w:ascii="Arial" w:hAnsi="Arial" w:cs="Arial"/>
          <w:spacing w:val="-9"/>
        </w:rPr>
        <w:t xml:space="preserve"> </w:t>
      </w:r>
      <w:r w:rsidRPr="001058B5">
        <w:rPr>
          <w:rFonts w:ascii="Arial" w:hAnsi="Arial" w:cs="Arial"/>
        </w:rPr>
        <w:t>installation,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then</w:t>
      </w:r>
      <w:r w:rsidRPr="001058B5">
        <w:rPr>
          <w:rFonts w:ascii="Arial" w:hAnsi="Arial" w:cs="Arial"/>
          <w:spacing w:val="-8"/>
        </w:rPr>
        <w:t xml:space="preserve"> </w:t>
      </w:r>
      <w:r w:rsidRPr="001058B5">
        <w:rPr>
          <w:rFonts w:ascii="Arial" w:hAnsi="Arial" w:cs="Arial"/>
        </w:rPr>
        <w:t>deinstall</w:t>
      </w:r>
      <w:r w:rsidRPr="001058B5">
        <w:rPr>
          <w:rFonts w:ascii="Arial" w:hAnsi="Arial" w:cs="Arial"/>
          <w:spacing w:val="-8"/>
        </w:rPr>
        <w:t xml:space="preserve"> </w:t>
      </w:r>
      <w:r w:rsidRPr="001058B5">
        <w:rPr>
          <w:rFonts w:ascii="Arial" w:hAnsi="Arial" w:cs="Arial"/>
        </w:rPr>
        <w:t>options</w:t>
      </w:r>
      <w:r w:rsidRPr="001058B5">
        <w:rPr>
          <w:rFonts w:ascii="Arial" w:hAnsi="Arial" w:cs="Arial"/>
          <w:spacing w:val="-9"/>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products that are not required. There is no need to maintain additional products and options if they are not being used. They can always be properly installed, as required.</w:t>
      </w:r>
    </w:p>
    <w:p w14:paraId="22076559" w14:textId="77777777" w:rsidR="008C539B" w:rsidRPr="001058B5" w:rsidRDefault="00C12992">
      <w:pPr>
        <w:pStyle w:val="BodyText"/>
        <w:spacing w:before="112" w:line="232" w:lineRule="auto"/>
        <w:ind w:left="2020" w:right="848"/>
        <w:rPr>
          <w:rFonts w:ascii="Arial" w:hAnsi="Arial" w:cs="Arial"/>
        </w:rPr>
      </w:pPr>
      <w:r w:rsidRPr="001058B5">
        <w:rPr>
          <w:rFonts w:ascii="Arial" w:hAnsi="Arial" w:cs="Arial"/>
          <w:b/>
        </w:rPr>
        <w:t>Sample Schemas</w:t>
      </w:r>
      <w:r w:rsidRPr="001058B5">
        <w:rPr>
          <w:rFonts w:ascii="Arial" w:hAnsi="Arial" w:cs="Arial"/>
        </w:rPr>
        <w:t xml:space="preserve">: Oracle Database provides </w:t>
      </w:r>
      <w:bookmarkStart w:id="2078" w:name="_bookmark2225"/>
      <w:bookmarkEnd w:id="2078"/>
      <w:r w:rsidRPr="001058B5">
        <w:rPr>
          <w:rFonts w:ascii="Arial" w:hAnsi="Arial" w:cs="Arial"/>
        </w:rPr>
        <w:t xml:space="preserve">sample schemas to provide a common platform for examples. If your database will be used in a production environment, then </w:t>
      </w:r>
      <w:bookmarkStart w:id="2079" w:name="_bookmark2224"/>
      <w:bookmarkEnd w:id="2079"/>
      <w:r w:rsidRPr="001058B5">
        <w:rPr>
          <w:rFonts w:ascii="Arial" w:hAnsi="Arial" w:cs="Arial"/>
        </w:rPr>
        <w:t>do not install the sample schema. If you have installed the sample schema on a test database, then before going to production, remove or</w:t>
      </w:r>
    </w:p>
    <w:p w14:paraId="10C7D9C2" w14:textId="77777777" w:rsidR="008C539B" w:rsidRPr="001058B5" w:rsidRDefault="008C539B">
      <w:pPr>
        <w:spacing w:line="232" w:lineRule="auto"/>
        <w:rPr>
          <w:rFonts w:ascii="Arial" w:hAnsi="Arial" w:cs="Arial"/>
        </w:rPr>
        <w:sectPr w:rsidR="008C539B" w:rsidRPr="001058B5">
          <w:headerReference w:type="even" r:id="rId257"/>
          <w:headerReference w:type="default" r:id="rId258"/>
          <w:pgSz w:w="12240" w:h="15840"/>
          <w:pgMar w:top="840" w:right="1060" w:bottom="860" w:left="1100" w:header="549" w:footer="663" w:gutter="0"/>
          <w:cols w:space="720"/>
        </w:sectPr>
      </w:pPr>
    </w:p>
    <w:p w14:paraId="5DF99375" w14:textId="77777777" w:rsidR="008C539B" w:rsidRPr="001058B5" w:rsidRDefault="008C539B">
      <w:pPr>
        <w:pStyle w:val="BodyText"/>
        <w:spacing w:before="5"/>
        <w:rPr>
          <w:rFonts w:ascii="Arial" w:hAnsi="Arial" w:cs="Arial"/>
          <w:sz w:val="25"/>
        </w:rPr>
      </w:pPr>
    </w:p>
    <w:p w14:paraId="4A9AE13F" w14:textId="77777777" w:rsidR="008C539B" w:rsidRPr="001058B5" w:rsidRDefault="00C12992">
      <w:pPr>
        <w:spacing w:before="99" w:line="232" w:lineRule="auto"/>
        <w:ind w:left="2620"/>
        <w:rPr>
          <w:rFonts w:ascii="Arial" w:hAnsi="Arial" w:cs="Arial"/>
          <w:sz w:val="20"/>
        </w:rPr>
      </w:pPr>
      <w:r w:rsidRPr="001058B5">
        <w:rPr>
          <w:rFonts w:ascii="Arial" w:hAnsi="Arial" w:cs="Arial"/>
          <w:sz w:val="20"/>
        </w:rPr>
        <w:t xml:space="preserve">relock the sample schema accounts. See </w:t>
      </w:r>
      <w:r w:rsidRPr="001058B5">
        <w:rPr>
          <w:rFonts w:ascii="Arial" w:hAnsi="Arial" w:cs="Arial"/>
          <w:i/>
          <w:sz w:val="20"/>
        </w:rPr>
        <w:t xml:space="preserve">Oracle Database Sample Schemas </w:t>
      </w:r>
      <w:r w:rsidRPr="001058B5">
        <w:rPr>
          <w:rFonts w:ascii="Arial" w:hAnsi="Arial" w:cs="Arial"/>
          <w:sz w:val="20"/>
        </w:rPr>
        <w:t>for more information about the sample schemas.</w:t>
      </w:r>
    </w:p>
    <w:p w14:paraId="32BFFD63" w14:textId="77777777" w:rsidR="008C539B" w:rsidRPr="001058B5" w:rsidRDefault="00C12992">
      <w:pPr>
        <w:pStyle w:val="Heading7"/>
        <w:numPr>
          <w:ilvl w:val="0"/>
          <w:numId w:val="12"/>
        </w:numPr>
        <w:tabs>
          <w:tab w:val="left" w:pos="2620"/>
        </w:tabs>
        <w:spacing w:before="116"/>
        <w:ind w:left="2620" w:right="614"/>
        <w:jc w:val="left"/>
        <w:rPr>
          <w:rFonts w:ascii="Arial" w:hAnsi="Arial" w:cs="Arial"/>
        </w:rPr>
      </w:pPr>
      <w:r w:rsidRPr="001058B5">
        <w:rPr>
          <w:rFonts w:ascii="Arial" w:hAnsi="Arial" w:cs="Arial"/>
        </w:rPr>
        <w:t>During installation, when you are prompted for a password, create a</w:t>
      </w:r>
      <w:r w:rsidRPr="001058B5">
        <w:rPr>
          <w:rFonts w:ascii="Arial" w:hAnsi="Arial" w:cs="Arial"/>
          <w:spacing w:val="-23"/>
        </w:rPr>
        <w:t xml:space="preserve"> </w:t>
      </w:r>
      <w:r w:rsidRPr="001058B5">
        <w:rPr>
          <w:rFonts w:ascii="Arial" w:hAnsi="Arial" w:cs="Arial"/>
        </w:rPr>
        <w:t>secure password.</w:t>
      </w:r>
    </w:p>
    <w:p w14:paraId="0A688E18" w14:textId="77777777" w:rsidR="008C539B" w:rsidRPr="001058B5" w:rsidRDefault="00C12992">
      <w:pPr>
        <w:pStyle w:val="BodyText"/>
        <w:spacing w:before="114"/>
        <w:ind w:left="2620"/>
        <w:rPr>
          <w:rFonts w:ascii="Arial" w:hAnsi="Arial" w:cs="Arial"/>
        </w:rPr>
      </w:pPr>
      <w:r w:rsidRPr="001058B5">
        <w:rPr>
          <w:rFonts w:ascii="Arial" w:hAnsi="Arial" w:cs="Arial"/>
        </w:rPr>
        <w:t xml:space="preserve">Follow Guidelines </w:t>
      </w:r>
      <w:hyperlink w:anchor="_bookmark2170" w:history="1">
        <w:r w:rsidRPr="001058B5">
          <w:rPr>
            <w:rFonts w:ascii="Arial" w:hAnsi="Arial" w:cs="Arial"/>
          </w:rPr>
          <w:t>1</w:t>
        </w:r>
      </w:hyperlink>
      <w:r w:rsidRPr="001058B5">
        <w:rPr>
          <w:rFonts w:ascii="Arial" w:hAnsi="Arial" w:cs="Arial"/>
        </w:rPr>
        <w:t xml:space="preserve">, </w:t>
      </w:r>
      <w:hyperlink w:anchor="_bookmark2174" w:history="1">
        <w:r w:rsidRPr="001058B5">
          <w:rPr>
            <w:rFonts w:ascii="Arial" w:hAnsi="Arial" w:cs="Arial"/>
          </w:rPr>
          <w:t>5</w:t>
        </w:r>
      </w:hyperlink>
      <w:r w:rsidRPr="001058B5">
        <w:rPr>
          <w:rFonts w:ascii="Arial" w:hAnsi="Arial" w:cs="Arial"/>
        </w:rPr>
        <w:t xml:space="preserve">, and </w:t>
      </w:r>
      <w:hyperlink w:anchor="_bookmark2178" w:history="1">
        <w:r w:rsidRPr="001058B5">
          <w:rPr>
            <w:rFonts w:ascii="Arial" w:hAnsi="Arial" w:cs="Arial"/>
          </w:rPr>
          <w:t xml:space="preserve">6 </w:t>
        </w:r>
      </w:hyperlink>
      <w:r w:rsidRPr="001058B5">
        <w:rPr>
          <w:rFonts w:ascii="Arial" w:hAnsi="Arial" w:cs="Arial"/>
        </w:rPr>
        <w:t xml:space="preserve">in </w:t>
      </w:r>
      <w:hyperlink w:anchor="_bookmark2166" w:history="1">
        <w:r w:rsidRPr="001058B5">
          <w:rPr>
            <w:rFonts w:ascii="Arial" w:hAnsi="Arial" w:cs="Arial"/>
            <w:color w:val="0000CC"/>
          </w:rPr>
          <w:t xml:space="preserve">"Guidelines for Securing Passwords" </w:t>
        </w:r>
      </w:hyperlink>
      <w:hyperlink w:anchor="_bookmark2166" w:history="1">
        <w:r w:rsidRPr="001058B5">
          <w:rPr>
            <w:rFonts w:ascii="Arial" w:hAnsi="Arial" w:cs="Arial"/>
          </w:rPr>
          <w:t>on page 10-7</w:t>
        </w:r>
      </w:hyperlink>
      <w:r w:rsidRPr="001058B5">
        <w:rPr>
          <w:rFonts w:ascii="Arial" w:hAnsi="Arial" w:cs="Arial"/>
        </w:rPr>
        <w:t>.</w:t>
      </w:r>
    </w:p>
    <w:p w14:paraId="681FDB00" w14:textId="77777777" w:rsidR="008C539B" w:rsidRPr="001058B5" w:rsidRDefault="00C12992">
      <w:pPr>
        <w:pStyle w:val="Heading7"/>
        <w:numPr>
          <w:ilvl w:val="0"/>
          <w:numId w:val="12"/>
        </w:numPr>
        <w:tabs>
          <w:tab w:val="left" w:pos="2620"/>
        </w:tabs>
        <w:spacing w:before="115"/>
        <w:ind w:left="2620"/>
        <w:jc w:val="left"/>
        <w:rPr>
          <w:rFonts w:ascii="Arial" w:hAnsi="Arial" w:cs="Arial"/>
        </w:rPr>
      </w:pPr>
      <w:r w:rsidRPr="001058B5">
        <w:rPr>
          <w:rFonts w:ascii="Arial" w:hAnsi="Arial" w:cs="Arial"/>
        </w:rPr>
        <w:t>Immediately after installation, lock and expire default user</w:t>
      </w:r>
      <w:r w:rsidRPr="001058B5">
        <w:rPr>
          <w:rFonts w:ascii="Arial" w:hAnsi="Arial" w:cs="Arial"/>
          <w:spacing w:val="-13"/>
        </w:rPr>
        <w:t xml:space="preserve"> </w:t>
      </w:r>
      <w:r w:rsidRPr="001058B5">
        <w:rPr>
          <w:rFonts w:ascii="Arial" w:hAnsi="Arial" w:cs="Arial"/>
        </w:rPr>
        <w:t>accounts.</w:t>
      </w:r>
    </w:p>
    <w:p w14:paraId="29217641" w14:textId="77777777" w:rsidR="008C539B" w:rsidRPr="001058B5" w:rsidRDefault="00C12992">
      <w:pPr>
        <w:pStyle w:val="BodyText"/>
        <w:spacing w:before="121" w:line="232" w:lineRule="auto"/>
        <w:ind w:left="2620" w:right="295"/>
        <w:rPr>
          <w:rFonts w:ascii="Arial" w:hAnsi="Arial" w:cs="Arial"/>
        </w:rPr>
      </w:pPr>
      <w:r w:rsidRPr="001058B5">
        <w:rPr>
          <w:rFonts w:ascii="Arial" w:hAnsi="Arial" w:cs="Arial"/>
        </w:rPr>
        <w:t xml:space="preserve">See Guideline </w:t>
      </w:r>
      <w:hyperlink w:anchor="_bookmark2152" w:history="1">
        <w:r w:rsidRPr="001058B5">
          <w:rPr>
            <w:rFonts w:ascii="Arial" w:hAnsi="Arial" w:cs="Arial"/>
          </w:rPr>
          <w:t xml:space="preserve">2 </w:t>
        </w:r>
      </w:hyperlink>
      <w:r w:rsidRPr="001058B5">
        <w:rPr>
          <w:rFonts w:ascii="Arial" w:hAnsi="Arial" w:cs="Arial"/>
        </w:rPr>
        <w:t xml:space="preserve">in </w:t>
      </w:r>
      <w:hyperlink w:anchor="_bookmark2130" w:history="1">
        <w:r w:rsidRPr="001058B5">
          <w:rPr>
            <w:rFonts w:ascii="Arial" w:hAnsi="Arial" w:cs="Arial"/>
            <w:color w:val="0000CC"/>
          </w:rPr>
          <w:t xml:space="preserve">"Guidelines for Securing User Accounts and Privileges" </w:t>
        </w:r>
      </w:hyperlink>
      <w:hyperlink w:anchor="_bookmark2130" w:history="1">
        <w:r w:rsidRPr="001058B5">
          <w:rPr>
            <w:rFonts w:ascii="Arial" w:hAnsi="Arial" w:cs="Arial"/>
          </w:rPr>
          <w:t>on</w:t>
        </w:r>
      </w:hyperlink>
      <w:r w:rsidRPr="001058B5">
        <w:rPr>
          <w:rFonts w:ascii="Arial" w:hAnsi="Arial" w:cs="Arial"/>
        </w:rPr>
        <w:t xml:space="preserve"> </w:t>
      </w:r>
      <w:hyperlink w:anchor="_bookmark2130" w:history="1">
        <w:r w:rsidRPr="001058B5">
          <w:rPr>
            <w:rFonts w:ascii="Arial" w:hAnsi="Arial" w:cs="Arial"/>
          </w:rPr>
          <w:t>page 10-2</w:t>
        </w:r>
      </w:hyperlink>
      <w:r w:rsidRPr="001058B5">
        <w:rPr>
          <w:rFonts w:ascii="Arial" w:hAnsi="Arial" w:cs="Arial"/>
        </w:rPr>
        <w:t>.</w:t>
      </w:r>
    </w:p>
    <w:p w14:paraId="03C25AA2" w14:textId="77777777" w:rsidR="008C539B" w:rsidRPr="001058B5" w:rsidRDefault="008C539B">
      <w:pPr>
        <w:pStyle w:val="BodyText"/>
        <w:spacing w:before="8"/>
        <w:rPr>
          <w:rFonts w:ascii="Arial" w:hAnsi="Arial" w:cs="Arial"/>
          <w:sz w:val="27"/>
        </w:rPr>
      </w:pPr>
    </w:p>
    <w:p w14:paraId="521BA31C" w14:textId="77777777" w:rsidR="008C539B" w:rsidRPr="001058B5" w:rsidRDefault="00C12992">
      <w:pPr>
        <w:pStyle w:val="Heading3"/>
      </w:pPr>
      <w:bookmarkStart w:id="2080" w:name="Guidelines_for_Securing_the_Network"/>
      <w:bookmarkStart w:id="2081" w:name="_bookmark2226"/>
      <w:bookmarkEnd w:id="2080"/>
      <w:bookmarkEnd w:id="2081"/>
      <w:r w:rsidRPr="001058B5">
        <w:t>Guidelines for Securing the Networ</w:t>
      </w:r>
      <w:bookmarkStart w:id="2082" w:name="_bookmark2227"/>
      <w:bookmarkEnd w:id="2082"/>
      <w:r w:rsidRPr="001058B5">
        <w:t>k</w:t>
      </w:r>
    </w:p>
    <w:p w14:paraId="094D5419"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Security for network communications is improved by using client, listener, and network guidelines to ensure thorough protection. Using SSL is an essential element in these lists, enabling top security for authentication and communications.</w:t>
      </w:r>
    </w:p>
    <w:p w14:paraId="769FFE46" w14:textId="77777777" w:rsidR="008C539B" w:rsidRPr="001058B5" w:rsidRDefault="00C12992">
      <w:pPr>
        <w:pStyle w:val="BodyText"/>
        <w:spacing w:before="111"/>
        <w:ind w:left="2260"/>
        <w:rPr>
          <w:rFonts w:ascii="Arial" w:hAnsi="Arial" w:cs="Arial"/>
        </w:rPr>
      </w:pPr>
      <w:r w:rsidRPr="001058B5">
        <w:rPr>
          <w:rFonts w:ascii="Arial" w:hAnsi="Arial" w:cs="Arial"/>
        </w:rPr>
        <w:t>These guidelines are as follows:</w:t>
      </w:r>
    </w:p>
    <w:p w14:paraId="72EAB04C" w14:textId="77777777" w:rsidR="008C539B" w:rsidRPr="001058B5" w:rsidRDefault="008D1AB8">
      <w:pPr>
        <w:pStyle w:val="ListParagraph"/>
        <w:numPr>
          <w:ilvl w:val="0"/>
          <w:numId w:val="11"/>
        </w:numPr>
        <w:tabs>
          <w:tab w:val="left" w:pos="2620"/>
        </w:tabs>
        <w:rPr>
          <w:rFonts w:ascii="Arial" w:hAnsi="Arial" w:cs="Arial"/>
          <w:sz w:val="20"/>
        </w:rPr>
      </w:pPr>
      <w:hyperlink w:anchor="_bookmark2228" w:history="1">
        <w:r w:rsidR="00C12992" w:rsidRPr="001058B5">
          <w:rPr>
            <w:rFonts w:ascii="Arial" w:hAnsi="Arial" w:cs="Arial"/>
            <w:color w:val="0000CC"/>
            <w:sz w:val="20"/>
          </w:rPr>
          <w:t>Securing the Client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307A50F7" w14:textId="77777777" w:rsidR="008C539B" w:rsidRPr="001058B5" w:rsidRDefault="008D1AB8">
      <w:pPr>
        <w:pStyle w:val="ListParagraph"/>
        <w:numPr>
          <w:ilvl w:val="0"/>
          <w:numId w:val="11"/>
        </w:numPr>
        <w:tabs>
          <w:tab w:val="left" w:pos="2620"/>
        </w:tabs>
        <w:spacing w:before="112"/>
        <w:rPr>
          <w:rFonts w:ascii="Arial" w:hAnsi="Arial" w:cs="Arial"/>
          <w:sz w:val="20"/>
        </w:rPr>
      </w:pPr>
      <w:hyperlink w:anchor="_bookmark2239" w:history="1">
        <w:r w:rsidR="00C12992" w:rsidRPr="001058B5">
          <w:rPr>
            <w:rFonts w:ascii="Arial" w:hAnsi="Arial" w:cs="Arial"/>
            <w:color w:val="0000CC"/>
            <w:sz w:val="20"/>
          </w:rPr>
          <w:t>Securing the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5F80E939" w14:textId="77777777" w:rsidR="008C539B" w:rsidRPr="001058B5" w:rsidRDefault="008D1AB8">
      <w:pPr>
        <w:pStyle w:val="ListParagraph"/>
        <w:numPr>
          <w:ilvl w:val="0"/>
          <w:numId w:val="11"/>
        </w:numPr>
        <w:tabs>
          <w:tab w:val="left" w:pos="2620"/>
        </w:tabs>
        <w:rPr>
          <w:rFonts w:ascii="Arial" w:hAnsi="Arial" w:cs="Arial"/>
          <w:sz w:val="20"/>
        </w:rPr>
      </w:pPr>
      <w:hyperlink w:anchor="_bookmark2269" w:history="1">
        <w:r w:rsidR="00C12992" w:rsidRPr="001058B5">
          <w:rPr>
            <w:rFonts w:ascii="Arial" w:hAnsi="Arial" w:cs="Arial"/>
            <w:color w:val="0000CC"/>
            <w:sz w:val="20"/>
          </w:rPr>
          <w:t>Securing a Secure Sockets Layer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Connection</w:t>
        </w:r>
      </w:hyperlink>
    </w:p>
    <w:p w14:paraId="6F801336" w14:textId="77777777" w:rsidR="008C539B" w:rsidRPr="001058B5" w:rsidRDefault="008C539B">
      <w:pPr>
        <w:pStyle w:val="BodyText"/>
        <w:spacing w:before="6"/>
        <w:rPr>
          <w:rFonts w:ascii="Arial" w:hAnsi="Arial" w:cs="Arial"/>
          <w:sz w:val="25"/>
        </w:rPr>
      </w:pPr>
    </w:p>
    <w:p w14:paraId="1F6DE0DA" w14:textId="77777777" w:rsidR="008C539B" w:rsidRPr="001058B5" w:rsidRDefault="00C12992">
      <w:pPr>
        <w:pStyle w:val="Heading4"/>
      </w:pPr>
      <w:bookmarkStart w:id="2083" w:name="Securing_the_Client_Connection"/>
      <w:bookmarkStart w:id="2084" w:name="_bookmark2228"/>
      <w:bookmarkStart w:id="2085" w:name="_bookmark2229"/>
      <w:bookmarkEnd w:id="2083"/>
      <w:bookmarkEnd w:id="2084"/>
      <w:bookmarkEnd w:id="2085"/>
      <w:r w:rsidRPr="001058B5">
        <w:t>Securing the Client C</w:t>
      </w:r>
      <w:bookmarkStart w:id="2086" w:name="_bookmark2230"/>
      <w:bookmarkEnd w:id="2086"/>
      <w:r w:rsidRPr="001058B5">
        <w:t>onnection</w:t>
      </w:r>
    </w:p>
    <w:p w14:paraId="5557C3C4" w14:textId="77777777" w:rsidR="008C539B" w:rsidRPr="001058B5" w:rsidRDefault="00C12992">
      <w:pPr>
        <w:pStyle w:val="BodyText"/>
        <w:spacing w:before="79" w:line="232" w:lineRule="auto"/>
        <w:ind w:left="2260" w:right="166"/>
        <w:rPr>
          <w:rFonts w:ascii="Arial" w:hAnsi="Arial" w:cs="Arial"/>
        </w:rPr>
      </w:pPr>
      <w:r w:rsidRPr="001058B5">
        <w:rPr>
          <w:rFonts w:ascii="Arial" w:hAnsi="Arial" w:cs="Arial"/>
        </w:rPr>
        <w:t>Because authenticating client computers is problematic, typically, user au</w:t>
      </w:r>
      <w:bookmarkStart w:id="2087" w:name="_bookmark2231"/>
      <w:bookmarkEnd w:id="2087"/>
      <w:r w:rsidRPr="001058B5">
        <w:rPr>
          <w:rFonts w:ascii="Arial" w:hAnsi="Arial" w:cs="Arial"/>
        </w:rPr>
        <w:t>thentication is performed instead. This approach avoids client system issues that include falsified IP addresses, hacked operating systems or applications, and falsified or stolen client system identities. Nevertheless, the following guidelines improve the security of client connections:</w:t>
      </w:r>
    </w:p>
    <w:p w14:paraId="22FE155D" w14:textId="77777777" w:rsidR="008C539B" w:rsidRPr="001058B5" w:rsidRDefault="00C12992">
      <w:pPr>
        <w:pStyle w:val="Heading7"/>
        <w:numPr>
          <w:ilvl w:val="0"/>
          <w:numId w:val="10"/>
        </w:numPr>
        <w:tabs>
          <w:tab w:val="left" w:pos="2620"/>
        </w:tabs>
        <w:spacing w:before="113"/>
        <w:jc w:val="left"/>
        <w:rPr>
          <w:rFonts w:ascii="Arial" w:hAnsi="Arial" w:cs="Arial"/>
        </w:rPr>
      </w:pPr>
      <w:r w:rsidRPr="001058B5">
        <w:rPr>
          <w:rFonts w:ascii="Arial" w:hAnsi="Arial" w:cs="Arial"/>
        </w:rPr>
        <w:t xml:space="preserve">Enforce </w:t>
      </w:r>
      <w:bookmarkStart w:id="2088" w:name="_bookmark2232"/>
      <w:bookmarkEnd w:id="2088"/>
      <w:r w:rsidRPr="001058B5">
        <w:rPr>
          <w:rFonts w:ascii="Arial" w:hAnsi="Arial" w:cs="Arial"/>
        </w:rPr>
        <w:t xml:space="preserve">access controls </w:t>
      </w:r>
      <w:bookmarkStart w:id="2089" w:name="_bookmark2233"/>
      <w:bookmarkEnd w:id="2089"/>
      <w:r w:rsidRPr="001058B5">
        <w:rPr>
          <w:rFonts w:ascii="Arial" w:hAnsi="Arial" w:cs="Arial"/>
        </w:rPr>
        <w:t>effectively and authenticate clients</w:t>
      </w:r>
      <w:r w:rsidRPr="001058B5">
        <w:rPr>
          <w:rFonts w:ascii="Arial" w:hAnsi="Arial" w:cs="Arial"/>
          <w:spacing w:val="-15"/>
        </w:rPr>
        <w:t xml:space="preserve"> </w:t>
      </w:r>
      <w:r w:rsidRPr="001058B5">
        <w:rPr>
          <w:rFonts w:ascii="Arial" w:hAnsi="Arial" w:cs="Arial"/>
        </w:rPr>
        <w:t>stringently.</w:t>
      </w:r>
    </w:p>
    <w:p w14:paraId="08865E7D"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 xml:space="preserve">By default, Oracle allows operating system-authenticated logins only over secure connections, which precludes </w:t>
      </w:r>
      <w:bookmarkStart w:id="2090" w:name="_bookmark2234"/>
      <w:bookmarkEnd w:id="2090"/>
      <w:r w:rsidRPr="001058B5">
        <w:rPr>
          <w:rFonts w:ascii="Arial" w:hAnsi="Arial" w:cs="Arial"/>
        </w:rPr>
        <w:t xml:space="preserve">using Oracle Net and a shared server configuration. This default restriction prevents a remote user from impersonating another operating system user over a </w:t>
      </w:r>
      <w:bookmarkStart w:id="2091" w:name="_bookmark2235"/>
      <w:bookmarkEnd w:id="2091"/>
      <w:r w:rsidRPr="001058B5">
        <w:rPr>
          <w:rFonts w:ascii="Arial" w:hAnsi="Arial" w:cs="Arial"/>
        </w:rPr>
        <w:t>network connection.</w:t>
      </w:r>
    </w:p>
    <w:p w14:paraId="25E3A2C0" w14:textId="77777777" w:rsidR="008C539B" w:rsidRPr="001058B5" w:rsidRDefault="00C12992">
      <w:pPr>
        <w:pStyle w:val="BodyText"/>
        <w:spacing w:before="118" w:line="230" w:lineRule="auto"/>
        <w:ind w:left="2619" w:right="102"/>
        <w:rPr>
          <w:rFonts w:ascii="Arial" w:hAnsi="Arial" w:cs="Arial"/>
        </w:rPr>
      </w:pPr>
      <w:r w:rsidRPr="001058B5">
        <w:rPr>
          <w:rFonts w:ascii="Arial" w:hAnsi="Arial" w:cs="Arial"/>
          <w:w w:val="95"/>
        </w:rPr>
        <w:t>Setting the initialization parameter REMOTE_OS_AUTHENT</w:t>
      </w:r>
      <w:r w:rsidRPr="001058B5">
        <w:rPr>
          <w:rFonts w:ascii="Arial" w:hAnsi="Arial" w:cs="Arial"/>
          <w:spacing w:val="-76"/>
          <w:w w:val="95"/>
        </w:rPr>
        <w:t xml:space="preserve"> </w:t>
      </w:r>
      <w:r w:rsidRPr="001058B5">
        <w:rPr>
          <w:rFonts w:ascii="Arial" w:hAnsi="Arial" w:cs="Arial"/>
          <w:w w:val="95"/>
        </w:rPr>
        <w:t>to TRUE</w:t>
      </w:r>
      <w:r w:rsidRPr="001058B5">
        <w:rPr>
          <w:rFonts w:ascii="Arial" w:hAnsi="Arial" w:cs="Arial"/>
          <w:spacing w:val="-75"/>
          <w:w w:val="95"/>
        </w:rPr>
        <w:t xml:space="preserve"> </w:t>
      </w:r>
      <w:r w:rsidRPr="001058B5">
        <w:rPr>
          <w:rFonts w:ascii="Arial" w:hAnsi="Arial" w:cs="Arial"/>
          <w:w w:val="95"/>
        </w:rPr>
        <w:t xml:space="preserve">forces the database </w:t>
      </w:r>
      <w:r w:rsidRPr="001058B5">
        <w:rPr>
          <w:rFonts w:ascii="Arial" w:hAnsi="Arial" w:cs="Arial"/>
        </w:rPr>
        <w:t xml:space="preserve">to accept the client operating system user name received over an unsecure connection and use it for account access. Because clients, such as PCs, are not trusted to perform operating system authentication </w:t>
      </w:r>
      <w:r w:rsidRPr="001058B5">
        <w:rPr>
          <w:rFonts w:ascii="Arial" w:hAnsi="Arial" w:cs="Arial"/>
          <w:spacing w:val="-4"/>
        </w:rPr>
        <w:t xml:space="preserve">properly, </w:t>
      </w:r>
      <w:r w:rsidRPr="001058B5">
        <w:rPr>
          <w:rFonts w:ascii="Arial" w:hAnsi="Arial" w:cs="Arial"/>
        </w:rPr>
        <w:t xml:space="preserve">it is poor security practice to use this </w:t>
      </w:r>
      <w:bookmarkStart w:id="2092" w:name="_bookmark2236"/>
      <w:bookmarkEnd w:id="2092"/>
      <w:r w:rsidRPr="001058B5">
        <w:rPr>
          <w:rFonts w:ascii="Arial" w:hAnsi="Arial" w:cs="Arial"/>
        </w:rPr>
        <w:t>feature.</w:t>
      </w:r>
    </w:p>
    <w:p w14:paraId="28E76237" w14:textId="77777777" w:rsidR="008C539B" w:rsidRPr="001058B5" w:rsidRDefault="00C12992">
      <w:pPr>
        <w:pStyle w:val="BodyText"/>
        <w:spacing w:before="124" w:line="230" w:lineRule="auto"/>
        <w:ind w:left="2619" w:right="101"/>
        <w:rPr>
          <w:rFonts w:ascii="Arial" w:hAnsi="Arial" w:cs="Arial"/>
        </w:rPr>
      </w:pPr>
      <w:r w:rsidRPr="001058B5">
        <w:rPr>
          <w:rFonts w:ascii="Arial" w:hAnsi="Arial" w:cs="Arial"/>
        </w:rPr>
        <w:t>The default setting, REMOTE_OS_AUTHENT = FALSE, creates a more secure configuration that enforces proper, server-based authentication of clients connecting to an Oracle database. Be aware that the REMOTE_OS_AUTHENT was deprecated in Oracle Database Release 11</w:t>
      </w:r>
      <w:r w:rsidRPr="001058B5">
        <w:rPr>
          <w:rFonts w:ascii="Arial" w:hAnsi="Arial" w:cs="Arial"/>
          <w:i/>
        </w:rPr>
        <w:t xml:space="preserve">g </w:t>
      </w:r>
      <w:r w:rsidRPr="001058B5">
        <w:rPr>
          <w:rFonts w:ascii="Arial" w:hAnsi="Arial" w:cs="Arial"/>
        </w:rPr>
        <w:t>(11.1) and is retained only for backward compatibility.</w:t>
      </w:r>
    </w:p>
    <w:p w14:paraId="4FAF8FE0" w14:textId="77777777" w:rsidR="008C539B" w:rsidRPr="001058B5" w:rsidRDefault="00C12992">
      <w:pPr>
        <w:pStyle w:val="BodyText"/>
        <w:spacing w:before="122" w:line="228" w:lineRule="auto"/>
        <w:ind w:left="2619"/>
        <w:rPr>
          <w:rFonts w:ascii="Arial" w:hAnsi="Arial" w:cs="Arial"/>
        </w:rPr>
      </w:pPr>
      <w:r w:rsidRPr="001058B5">
        <w:rPr>
          <w:rFonts w:ascii="Arial" w:hAnsi="Arial" w:cs="Arial"/>
          <w:spacing w:val="-6"/>
        </w:rPr>
        <w:t>You</w:t>
      </w:r>
      <w:r w:rsidRPr="001058B5">
        <w:rPr>
          <w:rFonts w:ascii="Arial" w:hAnsi="Arial" w:cs="Arial"/>
          <w:spacing w:val="-27"/>
        </w:rPr>
        <w:t xml:space="preserve"> </w:t>
      </w:r>
      <w:r w:rsidRPr="001058B5">
        <w:rPr>
          <w:rFonts w:ascii="Arial" w:hAnsi="Arial" w:cs="Arial"/>
        </w:rPr>
        <w:t>should</w:t>
      </w:r>
      <w:r w:rsidRPr="001058B5">
        <w:rPr>
          <w:rFonts w:ascii="Arial" w:hAnsi="Arial" w:cs="Arial"/>
          <w:spacing w:val="-27"/>
        </w:rPr>
        <w:t xml:space="preserve"> </w:t>
      </w:r>
      <w:r w:rsidRPr="001058B5">
        <w:rPr>
          <w:rFonts w:ascii="Arial" w:hAnsi="Arial" w:cs="Arial"/>
        </w:rPr>
        <w:t>not</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bookmarkStart w:id="2093" w:name="_bookmark2237"/>
      <w:bookmarkEnd w:id="2093"/>
      <w:r w:rsidRPr="001058B5">
        <w:rPr>
          <w:rFonts w:ascii="Arial" w:hAnsi="Arial" w:cs="Arial"/>
          <w:spacing w:val="-28"/>
        </w:rPr>
        <w:t xml:space="preserve"> </w:t>
      </w:r>
      <w:r w:rsidRPr="001058B5">
        <w:rPr>
          <w:rFonts w:ascii="Arial" w:hAnsi="Arial" w:cs="Arial"/>
        </w:rPr>
        <w:t>REMOTE_OS_AUTHENT</w:t>
      </w:r>
      <w:r w:rsidRPr="001058B5">
        <w:rPr>
          <w:rFonts w:ascii="Arial" w:hAnsi="Arial" w:cs="Arial"/>
          <w:spacing w:val="-79"/>
        </w:rPr>
        <w:t xml:space="preserve"> </w:t>
      </w:r>
      <w:r w:rsidRPr="001058B5">
        <w:rPr>
          <w:rFonts w:ascii="Arial" w:hAnsi="Arial" w:cs="Arial"/>
        </w:rPr>
        <w:t>initialization parameter, which is</w:t>
      </w:r>
      <w:r w:rsidRPr="001058B5">
        <w:rPr>
          <w:rFonts w:ascii="Arial" w:hAnsi="Arial" w:cs="Arial"/>
          <w:spacing w:val="-5"/>
        </w:rPr>
        <w:t xml:space="preserve"> </w:t>
      </w:r>
      <w:r w:rsidRPr="001058B5">
        <w:rPr>
          <w:rFonts w:ascii="Arial" w:hAnsi="Arial" w:cs="Arial"/>
        </w:rPr>
        <w:t>FALSE.</w:t>
      </w:r>
    </w:p>
    <w:p w14:paraId="1D2F718C" w14:textId="77777777" w:rsidR="008C539B" w:rsidRPr="001058B5" w:rsidRDefault="00C12992">
      <w:pPr>
        <w:pStyle w:val="BodyText"/>
        <w:spacing w:before="118" w:line="230" w:lineRule="auto"/>
        <w:ind w:left="2619" w:right="135"/>
        <w:rPr>
          <w:rFonts w:ascii="Arial" w:hAnsi="Arial" w:cs="Arial"/>
        </w:rPr>
      </w:pPr>
      <w:r w:rsidRPr="001058B5">
        <w:rPr>
          <w:rFonts w:ascii="Arial" w:hAnsi="Arial" w:cs="Arial"/>
        </w:rPr>
        <w:t>Setting this parameter to FALSE</w:t>
      </w:r>
      <w:r w:rsidRPr="001058B5">
        <w:rPr>
          <w:rFonts w:ascii="Arial" w:hAnsi="Arial" w:cs="Arial"/>
          <w:spacing w:val="-86"/>
        </w:rPr>
        <w:t xml:space="preserve"> </w:t>
      </w:r>
      <w:r w:rsidRPr="001058B5">
        <w:rPr>
          <w:rFonts w:ascii="Arial" w:hAnsi="Arial" w:cs="Arial"/>
        </w:rPr>
        <w:t xml:space="preserve">does not mean that users cannot connect </w:t>
      </w:r>
      <w:r w:rsidRPr="001058B5">
        <w:rPr>
          <w:rFonts w:ascii="Arial" w:hAnsi="Arial" w:cs="Arial"/>
          <w:spacing w:val="-3"/>
        </w:rPr>
        <w:t xml:space="preserve">remotely. </w:t>
      </w:r>
      <w:r w:rsidRPr="001058B5">
        <w:rPr>
          <w:rFonts w:ascii="Arial" w:hAnsi="Arial" w:cs="Arial"/>
        </w:rPr>
        <w:t>It means that the database will not trust that the client has already authenticated, and will therefore apply its standard authentication processes.</w:t>
      </w:r>
    </w:p>
    <w:p w14:paraId="4023D44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993D8D9" w14:textId="77777777" w:rsidR="008C539B" w:rsidRPr="001058B5" w:rsidRDefault="008C539B">
      <w:pPr>
        <w:pStyle w:val="BodyText"/>
        <w:spacing w:before="5"/>
        <w:rPr>
          <w:rFonts w:ascii="Arial" w:hAnsi="Arial" w:cs="Arial"/>
          <w:sz w:val="25"/>
        </w:rPr>
      </w:pPr>
    </w:p>
    <w:p w14:paraId="77F2DEFC"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Be aware that the REMOTE_OS_AUTHENT</w:t>
      </w:r>
      <w:r w:rsidRPr="001058B5">
        <w:rPr>
          <w:rFonts w:ascii="Arial" w:hAnsi="Arial" w:cs="Arial"/>
          <w:spacing w:val="-95"/>
        </w:rPr>
        <w:t xml:space="preserve"> </w:t>
      </w:r>
      <w:r w:rsidRPr="001058B5">
        <w:rPr>
          <w:rFonts w:ascii="Arial" w:hAnsi="Arial" w:cs="Arial"/>
        </w:rPr>
        <w:t xml:space="preserve">parameter was deprecated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1 (11.1), and is retained only for backward compatibility.</w:t>
      </w:r>
    </w:p>
    <w:p w14:paraId="3B6167CD" w14:textId="77777777" w:rsidR="008C539B" w:rsidRPr="001058B5" w:rsidRDefault="00C12992">
      <w:pPr>
        <w:pStyle w:val="Heading7"/>
        <w:numPr>
          <w:ilvl w:val="0"/>
          <w:numId w:val="10"/>
        </w:numPr>
        <w:tabs>
          <w:tab w:val="left" w:pos="2020"/>
        </w:tabs>
        <w:spacing w:before="118"/>
        <w:ind w:left="2020"/>
        <w:jc w:val="left"/>
        <w:rPr>
          <w:rFonts w:ascii="Arial" w:hAnsi="Arial" w:cs="Arial"/>
        </w:rPr>
      </w:pPr>
      <w:r w:rsidRPr="001058B5">
        <w:rPr>
          <w:rFonts w:ascii="Arial" w:hAnsi="Arial" w:cs="Arial"/>
        </w:rPr>
        <w:t>Configure the connection to use</w:t>
      </w:r>
      <w:r w:rsidRPr="001058B5">
        <w:rPr>
          <w:rFonts w:ascii="Arial" w:hAnsi="Arial" w:cs="Arial"/>
          <w:spacing w:val="-3"/>
        </w:rPr>
        <w:t xml:space="preserve"> </w:t>
      </w:r>
      <w:bookmarkStart w:id="2094" w:name="_bookmark2238"/>
      <w:bookmarkEnd w:id="2094"/>
      <w:r w:rsidRPr="001058B5">
        <w:rPr>
          <w:rFonts w:ascii="Arial" w:hAnsi="Arial" w:cs="Arial"/>
        </w:rPr>
        <w:t>encryption.</w:t>
      </w:r>
    </w:p>
    <w:p w14:paraId="22D7FFDD"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Oracle network encryption makes eavesdropping difficult. To learn how to configure encryption, see </w:t>
      </w:r>
      <w:r w:rsidRPr="001058B5">
        <w:rPr>
          <w:rFonts w:ascii="Arial" w:hAnsi="Arial" w:cs="Arial"/>
          <w:i/>
          <w:sz w:val="20"/>
        </w:rPr>
        <w:t>Oracle Database Advanced Security Administrator's Guide</w:t>
      </w:r>
      <w:r w:rsidRPr="001058B5">
        <w:rPr>
          <w:rFonts w:ascii="Arial" w:hAnsi="Arial" w:cs="Arial"/>
          <w:sz w:val="20"/>
        </w:rPr>
        <w:t>.</w:t>
      </w:r>
    </w:p>
    <w:p w14:paraId="537F7356" w14:textId="77777777" w:rsidR="008C539B" w:rsidRPr="001058B5" w:rsidRDefault="00C12992">
      <w:pPr>
        <w:pStyle w:val="Heading7"/>
        <w:numPr>
          <w:ilvl w:val="0"/>
          <w:numId w:val="10"/>
        </w:numPr>
        <w:tabs>
          <w:tab w:val="left" w:pos="2020"/>
        </w:tabs>
        <w:spacing w:before="116"/>
        <w:ind w:left="2020"/>
        <w:jc w:val="left"/>
        <w:rPr>
          <w:rFonts w:ascii="Arial" w:hAnsi="Arial" w:cs="Arial"/>
        </w:rPr>
      </w:pPr>
      <w:r w:rsidRPr="001058B5">
        <w:rPr>
          <w:rFonts w:ascii="Arial" w:hAnsi="Arial" w:cs="Arial"/>
        </w:rPr>
        <w:t>Set up strong</w:t>
      </w:r>
      <w:r w:rsidRPr="001058B5">
        <w:rPr>
          <w:rFonts w:ascii="Arial" w:hAnsi="Arial" w:cs="Arial"/>
          <w:spacing w:val="-3"/>
        </w:rPr>
        <w:t xml:space="preserve"> </w:t>
      </w:r>
      <w:r w:rsidRPr="001058B5">
        <w:rPr>
          <w:rFonts w:ascii="Arial" w:hAnsi="Arial" w:cs="Arial"/>
        </w:rPr>
        <w:t>authentication.</w:t>
      </w:r>
    </w:p>
    <w:p w14:paraId="5B7890F8"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using Kerberos and public key infrastructure (PKI).</w:t>
      </w:r>
    </w:p>
    <w:p w14:paraId="3B5E550F" w14:textId="77777777" w:rsidR="008C539B" w:rsidRPr="001058B5" w:rsidRDefault="008C539B">
      <w:pPr>
        <w:pStyle w:val="BodyText"/>
        <w:spacing w:before="6"/>
        <w:rPr>
          <w:rFonts w:ascii="Arial" w:hAnsi="Arial" w:cs="Arial"/>
          <w:sz w:val="25"/>
        </w:rPr>
      </w:pPr>
    </w:p>
    <w:p w14:paraId="2CF1E78F" w14:textId="77777777" w:rsidR="008C539B" w:rsidRPr="001058B5" w:rsidRDefault="00C12992">
      <w:pPr>
        <w:pStyle w:val="Heading4"/>
        <w:ind w:left="100"/>
      </w:pPr>
      <w:bookmarkStart w:id="2095" w:name="Securing_the_Network_Connection"/>
      <w:bookmarkStart w:id="2096" w:name="_bookmark2239"/>
      <w:bookmarkStart w:id="2097" w:name="_bookmark2240"/>
      <w:bookmarkEnd w:id="2095"/>
      <w:bookmarkEnd w:id="2096"/>
      <w:bookmarkEnd w:id="2097"/>
      <w:r w:rsidRPr="001058B5">
        <w:t>Securing the N</w:t>
      </w:r>
      <w:bookmarkStart w:id="2098" w:name="_bookmark2241"/>
      <w:bookmarkEnd w:id="2098"/>
      <w:r w:rsidRPr="001058B5">
        <w:t>etwork Connection</w:t>
      </w:r>
    </w:p>
    <w:p w14:paraId="574D1AE3" w14:textId="77777777" w:rsidR="008C539B" w:rsidRPr="001058B5" w:rsidRDefault="00C12992">
      <w:pPr>
        <w:pStyle w:val="BodyText"/>
        <w:spacing w:before="81" w:line="232" w:lineRule="auto"/>
        <w:ind w:left="1659" w:right="700"/>
        <w:rPr>
          <w:rFonts w:ascii="Arial" w:hAnsi="Arial" w:cs="Arial"/>
        </w:rPr>
      </w:pPr>
      <w:r w:rsidRPr="001058B5">
        <w:rPr>
          <w:rFonts w:ascii="Arial" w:hAnsi="Arial" w:cs="Arial"/>
        </w:rPr>
        <w:t>Protecting the network and its traffic from inappropriate access or modification is the essence of network security. You should consider all paths the data travels, and assess the threats on each path and node. Then, take steps to lessen or eliminate those threats and the consequences of a security breach. In addition, monitor and audit to detect either increased threat levels or penetration attempts.</w:t>
      </w:r>
    </w:p>
    <w:p w14:paraId="440D4A4F" w14:textId="77777777" w:rsidR="008C539B" w:rsidRPr="001058B5" w:rsidRDefault="00C12992">
      <w:pPr>
        <w:spacing w:before="114" w:line="232" w:lineRule="auto"/>
        <w:ind w:left="1659" w:right="706"/>
        <w:rPr>
          <w:rFonts w:ascii="Arial" w:hAnsi="Arial" w:cs="Arial"/>
          <w:sz w:val="20"/>
        </w:rPr>
      </w:pPr>
      <w:r w:rsidRPr="001058B5">
        <w:rPr>
          <w:rFonts w:ascii="Arial" w:hAnsi="Arial" w:cs="Arial"/>
          <w:sz w:val="20"/>
        </w:rPr>
        <w:t xml:space="preserve">To manage network connections, you can use Oracle Net Manager. For an introduction to using Oracle Net Manager, see </w:t>
      </w:r>
      <w:r w:rsidRPr="001058B5">
        <w:rPr>
          <w:rFonts w:ascii="Arial" w:hAnsi="Arial" w:cs="Arial"/>
          <w:i/>
          <w:sz w:val="20"/>
        </w:rPr>
        <w:t>Oracle Database 2 Day DBA</w:t>
      </w:r>
      <w:r w:rsidRPr="001058B5">
        <w:rPr>
          <w:rFonts w:ascii="Arial" w:hAnsi="Arial" w:cs="Arial"/>
          <w:sz w:val="20"/>
        </w:rPr>
        <w:t xml:space="preserve">. See also </w:t>
      </w:r>
      <w:r w:rsidRPr="001058B5">
        <w:rPr>
          <w:rFonts w:ascii="Arial" w:hAnsi="Arial" w:cs="Arial"/>
          <w:i/>
          <w:sz w:val="20"/>
        </w:rPr>
        <w:t>Oracle Database Net Services Administrator's Guide</w:t>
      </w:r>
      <w:r w:rsidRPr="001058B5">
        <w:rPr>
          <w:rFonts w:ascii="Arial" w:hAnsi="Arial" w:cs="Arial"/>
          <w:sz w:val="20"/>
        </w:rPr>
        <w:t>.</w:t>
      </w:r>
    </w:p>
    <w:p w14:paraId="4CE89C5A" w14:textId="77777777" w:rsidR="008C539B" w:rsidRPr="001058B5" w:rsidRDefault="00C12992">
      <w:pPr>
        <w:pStyle w:val="BodyText"/>
        <w:spacing w:before="111"/>
        <w:ind w:left="1709"/>
        <w:rPr>
          <w:rFonts w:ascii="Arial" w:hAnsi="Arial" w:cs="Arial"/>
        </w:rPr>
      </w:pPr>
      <w:r w:rsidRPr="001058B5">
        <w:rPr>
          <w:rFonts w:ascii="Arial" w:hAnsi="Arial" w:cs="Arial"/>
        </w:rPr>
        <w:t>The following practices improve network security:</w:t>
      </w:r>
    </w:p>
    <w:p w14:paraId="12C318D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Use Secure Sockets Layer (SSL) when administering the</w:t>
      </w:r>
      <w:r w:rsidRPr="001058B5">
        <w:rPr>
          <w:rFonts w:ascii="Arial" w:hAnsi="Arial" w:cs="Arial"/>
          <w:spacing w:val="-11"/>
        </w:rPr>
        <w:t xml:space="preserve"> </w:t>
      </w:r>
      <w:r w:rsidRPr="001058B5">
        <w:rPr>
          <w:rFonts w:ascii="Arial" w:hAnsi="Arial" w:cs="Arial"/>
        </w:rPr>
        <w:t>listener.</w:t>
      </w:r>
    </w:p>
    <w:p w14:paraId="619DACE7"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 xml:space="preserve">See </w:t>
      </w:r>
      <w:hyperlink w:anchor="_bookmark2269" w:history="1">
        <w:r w:rsidRPr="001058B5">
          <w:rPr>
            <w:rFonts w:ascii="Arial" w:hAnsi="Arial" w:cs="Arial"/>
            <w:color w:val="0000CC"/>
          </w:rPr>
          <w:t xml:space="preserve">"Securing a Secure Sockets Layer Connection" </w:t>
        </w:r>
      </w:hyperlink>
      <w:hyperlink w:anchor="_bookmark2269" w:history="1">
        <w:r w:rsidRPr="001058B5">
          <w:rPr>
            <w:rFonts w:ascii="Arial" w:hAnsi="Arial" w:cs="Arial"/>
          </w:rPr>
          <w:t xml:space="preserve">on page 10-16 </w:t>
        </w:r>
      </w:hyperlink>
      <w:r w:rsidRPr="001058B5">
        <w:rPr>
          <w:rFonts w:ascii="Arial" w:hAnsi="Arial" w:cs="Arial"/>
        </w:rPr>
        <w:t>for more information.</w:t>
      </w:r>
    </w:p>
    <w:p w14:paraId="78FEF2DB"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Monitor listener</w:t>
      </w:r>
      <w:r w:rsidRPr="001058B5">
        <w:rPr>
          <w:rFonts w:ascii="Arial" w:hAnsi="Arial" w:cs="Arial"/>
          <w:spacing w:val="-1"/>
        </w:rPr>
        <w:t xml:space="preserve"> </w:t>
      </w:r>
      <w:r w:rsidRPr="001058B5">
        <w:rPr>
          <w:rFonts w:ascii="Arial" w:hAnsi="Arial" w:cs="Arial"/>
          <w:spacing w:val="-3"/>
        </w:rPr>
        <w:t>activity.</w:t>
      </w:r>
    </w:p>
    <w:p w14:paraId="67B7ACB3" w14:textId="77777777" w:rsidR="008C539B" w:rsidRPr="001058B5" w:rsidRDefault="00C12992">
      <w:pPr>
        <w:pStyle w:val="BodyText"/>
        <w:spacing w:before="120" w:line="232" w:lineRule="auto"/>
        <w:ind w:left="2020" w:right="776"/>
        <w:rPr>
          <w:rFonts w:ascii="Arial" w:hAnsi="Arial" w:cs="Arial"/>
        </w:rPr>
      </w:pPr>
      <w:r w:rsidRPr="001058B5">
        <w:rPr>
          <w:rFonts w:ascii="Arial" w:hAnsi="Arial" w:cs="Arial"/>
        </w:rPr>
        <w:t>You can monitor listener activity by using Enterprise Manager Database Control. In the Database Control home page, under General, click the link for your listener. The Listener page appears. This page provides detailed information, such as the category of alert generated, alert messages, when the alert was triggered, and so on. This page provides other information as well, such as performance statistics for the listener.</w:t>
      </w:r>
    </w:p>
    <w:p w14:paraId="0C6933A9" w14:textId="77777777" w:rsidR="008C539B" w:rsidRPr="001058B5" w:rsidRDefault="00C12992">
      <w:pPr>
        <w:pStyle w:val="Heading7"/>
        <w:numPr>
          <w:ilvl w:val="0"/>
          <w:numId w:val="9"/>
        </w:numPr>
        <w:tabs>
          <w:tab w:val="left" w:pos="2020"/>
        </w:tabs>
        <w:spacing w:before="112"/>
        <w:ind w:right="905"/>
        <w:jc w:val="left"/>
        <w:rPr>
          <w:rFonts w:ascii="Arial" w:hAnsi="Arial" w:cs="Arial"/>
        </w:rPr>
      </w:pPr>
      <w:r w:rsidRPr="001058B5">
        <w:rPr>
          <w:rFonts w:ascii="Arial" w:hAnsi="Arial" w:cs="Arial"/>
        </w:rPr>
        <w:t>Prevent</w:t>
      </w:r>
      <w:r w:rsidRPr="001058B5">
        <w:rPr>
          <w:rFonts w:ascii="Arial" w:hAnsi="Arial" w:cs="Arial"/>
          <w:spacing w:val="-4"/>
        </w:rPr>
        <w:t xml:space="preserve"> </w:t>
      </w:r>
      <w:r w:rsidRPr="001058B5">
        <w:rPr>
          <w:rFonts w:ascii="Arial" w:hAnsi="Arial" w:cs="Arial"/>
        </w:rPr>
        <w:t>online</w:t>
      </w:r>
      <w:r w:rsidRPr="001058B5">
        <w:rPr>
          <w:rFonts w:ascii="Arial" w:hAnsi="Arial" w:cs="Arial"/>
          <w:spacing w:val="-4"/>
        </w:rPr>
        <w:t xml:space="preserve"> </w:t>
      </w:r>
      <w:bookmarkStart w:id="2099" w:name="_bookmark2242"/>
      <w:bookmarkEnd w:id="2099"/>
      <w:r w:rsidRPr="001058B5">
        <w:rPr>
          <w:rFonts w:ascii="Arial" w:hAnsi="Arial" w:cs="Arial"/>
        </w:rPr>
        <w:t>administration</w:t>
      </w:r>
      <w:r w:rsidRPr="001058B5">
        <w:rPr>
          <w:rFonts w:ascii="Arial" w:hAnsi="Arial" w:cs="Arial"/>
          <w:spacing w:val="-5"/>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requiring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administrator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write 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w:t>
      </w:r>
      <w:bookmarkStart w:id="2100" w:name="_bookmark2243"/>
      <w:bookmarkEnd w:id="2100"/>
      <w:r w:rsidRPr="001058B5">
        <w:rPr>
          <w:rFonts w:ascii="Arial" w:hAnsi="Arial" w:cs="Arial"/>
        </w:rPr>
        <w:t>tener</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listener.ora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server.</w:t>
      </w:r>
    </w:p>
    <w:p w14:paraId="3AEF8BB3" w14:textId="77777777" w:rsidR="008C539B" w:rsidRPr="001058B5" w:rsidRDefault="00C12992">
      <w:pPr>
        <w:pStyle w:val="ListParagraph"/>
        <w:numPr>
          <w:ilvl w:val="1"/>
          <w:numId w:val="9"/>
        </w:numPr>
        <w:tabs>
          <w:tab w:val="left" w:pos="2380"/>
        </w:tabs>
        <w:spacing w:before="114"/>
        <w:rPr>
          <w:rFonts w:ascii="Arial" w:hAnsi="Arial" w:cs="Arial"/>
          <w:sz w:val="20"/>
        </w:rPr>
      </w:pPr>
      <w:r w:rsidRPr="001058B5">
        <w:rPr>
          <w:rFonts w:ascii="Arial" w:hAnsi="Arial" w:cs="Arial"/>
          <w:sz w:val="20"/>
        </w:rPr>
        <w:t>Add or alter this line in the listener.ora</w:t>
      </w:r>
      <w:r w:rsidRPr="001058B5">
        <w:rPr>
          <w:rFonts w:ascii="Arial" w:hAnsi="Arial" w:cs="Arial"/>
          <w:spacing w:val="-101"/>
          <w:sz w:val="20"/>
        </w:rPr>
        <w:t xml:space="preserve"> </w:t>
      </w:r>
      <w:r w:rsidRPr="001058B5">
        <w:rPr>
          <w:rFonts w:ascii="Arial" w:hAnsi="Arial" w:cs="Arial"/>
          <w:sz w:val="20"/>
        </w:rPr>
        <w:t>file:</w:t>
      </w:r>
    </w:p>
    <w:p w14:paraId="12CF1970" w14:textId="77777777" w:rsidR="008C539B" w:rsidRPr="001058B5" w:rsidRDefault="00C12992">
      <w:pPr>
        <w:spacing w:before="137"/>
        <w:ind w:left="2380"/>
        <w:rPr>
          <w:rFonts w:ascii="Arial" w:hAnsi="Arial" w:cs="Arial"/>
          <w:sz w:val="18"/>
        </w:rPr>
      </w:pPr>
      <w:r w:rsidRPr="001058B5">
        <w:rPr>
          <w:rFonts w:ascii="Arial" w:hAnsi="Arial" w:cs="Arial"/>
          <w:w w:val="95"/>
          <w:sz w:val="18"/>
        </w:rPr>
        <w:t>ADMIN_RESTRICTIONS_LISTENER=ON</w:t>
      </w:r>
    </w:p>
    <w:p w14:paraId="2E0F9523" w14:textId="77777777" w:rsidR="008C539B" w:rsidRPr="001058B5" w:rsidRDefault="008C539B">
      <w:pPr>
        <w:pStyle w:val="BodyText"/>
        <w:spacing w:before="3"/>
        <w:rPr>
          <w:rFonts w:ascii="Arial" w:hAnsi="Arial" w:cs="Arial"/>
          <w:sz w:val="18"/>
        </w:rPr>
      </w:pPr>
    </w:p>
    <w:p w14:paraId="26D92314" w14:textId="77777777" w:rsidR="008C539B" w:rsidRPr="001058B5" w:rsidRDefault="00C12992">
      <w:pPr>
        <w:pStyle w:val="ListParagraph"/>
        <w:numPr>
          <w:ilvl w:val="1"/>
          <w:numId w:val="9"/>
        </w:numPr>
        <w:tabs>
          <w:tab w:val="left" w:pos="2380"/>
        </w:tabs>
        <w:spacing w:before="0"/>
        <w:rPr>
          <w:rFonts w:ascii="Arial" w:hAnsi="Arial" w:cs="Arial"/>
          <w:sz w:val="20"/>
        </w:rPr>
      </w:pPr>
      <w:r w:rsidRPr="001058B5">
        <w:rPr>
          <w:rFonts w:ascii="Arial" w:hAnsi="Arial" w:cs="Arial"/>
          <w:sz w:val="20"/>
        </w:rPr>
        <w:t>Use</w:t>
      </w:r>
      <w:bookmarkStart w:id="2101" w:name="_bookmark2244"/>
      <w:bookmarkEnd w:id="2101"/>
      <w:r w:rsidRPr="001058B5">
        <w:rPr>
          <w:rFonts w:ascii="Arial" w:hAnsi="Arial" w:cs="Arial"/>
          <w:sz w:val="20"/>
        </w:rPr>
        <w:t xml:space="preserve"> RELOAD</w:t>
      </w:r>
      <w:r w:rsidRPr="001058B5">
        <w:rPr>
          <w:rFonts w:ascii="Arial" w:hAnsi="Arial" w:cs="Arial"/>
          <w:spacing w:val="-86"/>
          <w:sz w:val="20"/>
        </w:rPr>
        <w:t xml:space="preserve"> </w:t>
      </w:r>
      <w:r w:rsidRPr="001058B5">
        <w:rPr>
          <w:rFonts w:ascii="Arial" w:hAnsi="Arial" w:cs="Arial"/>
          <w:sz w:val="20"/>
        </w:rPr>
        <w:t>to reload the configuration.</w:t>
      </w:r>
    </w:p>
    <w:p w14:paraId="7323750E" w14:textId="77777777" w:rsidR="008C539B" w:rsidRPr="001058B5" w:rsidRDefault="00C12992">
      <w:pPr>
        <w:pStyle w:val="ListParagraph"/>
        <w:numPr>
          <w:ilvl w:val="1"/>
          <w:numId w:val="9"/>
        </w:numPr>
        <w:tabs>
          <w:tab w:val="left" w:pos="2380"/>
        </w:tabs>
        <w:spacing w:before="114" w:line="232" w:lineRule="auto"/>
        <w:ind w:right="1137"/>
        <w:rPr>
          <w:rFonts w:ascii="Arial" w:hAnsi="Arial" w:cs="Arial"/>
          <w:sz w:val="20"/>
        </w:rPr>
      </w:pPr>
      <w:r w:rsidRPr="001058B5">
        <w:rPr>
          <w:rFonts w:ascii="Arial" w:hAnsi="Arial" w:cs="Arial"/>
          <w:sz w:val="20"/>
        </w:rPr>
        <w:t xml:space="preserve">Use SSL when administering the listener by making the </w:t>
      </w:r>
      <w:bookmarkStart w:id="2102" w:name="_bookmark2245"/>
      <w:bookmarkEnd w:id="2102"/>
      <w:r w:rsidRPr="001058B5">
        <w:rPr>
          <w:rFonts w:ascii="Arial" w:hAnsi="Arial" w:cs="Arial"/>
          <w:sz w:val="20"/>
        </w:rPr>
        <w:t>TCPS protocol</w:t>
      </w:r>
      <w:r w:rsidRPr="001058B5">
        <w:rPr>
          <w:rFonts w:ascii="Arial" w:hAnsi="Arial" w:cs="Arial"/>
          <w:spacing w:val="-33"/>
          <w:sz w:val="20"/>
        </w:rPr>
        <w:t xml:space="preserve"> </w:t>
      </w:r>
      <w:r w:rsidRPr="001058B5">
        <w:rPr>
          <w:rFonts w:ascii="Arial" w:hAnsi="Arial" w:cs="Arial"/>
          <w:sz w:val="20"/>
        </w:rPr>
        <w:t>the first entry in the address list, as</w:t>
      </w:r>
      <w:r w:rsidRPr="001058B5">
        <w:rPr>
          <w:rFonts w:ascii="Arial" w:hAnsi="Arial" w:cs="Arial"/>
          <w:spacing w:val="-9"/>
          <w:sz w:val="20"/>
        </w:rPr>
        <w:t xml:space="preserve"> </w:t>
      </w:r>
      <w:r w:rsidRPr="001058B5">
        <w:rPr>
          <w:rFonts w:ascii="Arial" w:hAnsi="Arial" w:cs="Arial"/>
          <w:sz w:val="20"/>
        </w:rPr>
        <w:t>follows:</w:t>
      </w:r>
    </w:p>
    <w:p w14:paraId="324E7C2B" w14:textId="77777777" w:rsidR="008C539B" w:rsidRPr="001058B5" w:rsidRDefault="00C12992">
      <w:pPr>
        <w:spacing w:before="140" w:line="259" w:lineRule="auto"/>
        <w:ind w:left="2564" w:right="6302" w:hanging="185"/>
        <w:rPr>
          <w:rFonts w:ascii="Arial" w:hAnsi="Arial" w:cs="Arial"/>
          <w:sz w:val="18"/>
        </w:rPr>
      </w:pPr>
      <w:r w:rsidRPr="001058B5">
        <w:rPr>
          <w:rFonts w:ascii="Arial" w:hAnsi="Arial" w:cs="Arial"/>
          <w:w w:val="95"/>
          <w:sz w:val="18"/>
        </w:rPr>
        <w:t xml:space="preserve">LISTENER= </w:t>
      </w:r>
      <w:r w:rsidRPr="001058B5">
        <w:rPr>
          <w:rFonts w:ascii="Arial" w:hAnsi="Arial" w:cs="Arial"/>
          <w:w w:val="85"/>
          <w:sz w:val="18"/>
        </w:rPr>
        <w:t>(DESCRIPTION=</w:t>
      </w:r>
    </w:p>
    <w:p w14:paraId="07FE4E9F" w14:textId="77777777" w:rsidR="008C539B" w:rsidRPr="001058B5" w:rsidRDefault="00C12992">
      <w:pPr>
        <w:spacing w:line="259" w:lineRule="auto"/>
        <w:ind w:left="2935" w:right="6024" w:hanging="185"/>
        <w:rPr>
          <w:rFonts w:ascii="Arial" w:hAnsi="Arial" w:cs="Arial"/>
          <w:sz w:val="18"/>
        </w:rPr>
      </w:pPr>
      <w:r w:rsidRPr="001058B5">
        <w:rPr>
          <w:rFonts w:ascii="Arial" w:hAnsi="Arial" w:cs="Arial"/>
          <w:w w:val="85"/>
          <w:sz w:val="18"/>
        </w:rPr>
        <w:t xml:space="preserve">(ADDRESS_LIST= </w:t>
      </w:r>
      <w:r w:rsidRPr="001058B5">
        <w:rPr>
          <w:rFonts w:ascii="Arial" w:hAnsi="Arial" w:cs="Arial"/>
          <w:w w:val="95"/>
          <w:sz w:val="18"/>
        </w:rPr>
        <w:t>(ADDRESS=</w:t>
      </w:r>
    </w:p>
    <w:p w14:paraId="421AEACD" w14:textId="77777777" w:rsidR="008C539B" w:rsidRPr="001058B5" w:rsidRDefault="00C12992">
      <w:pPr>
        <w:ind w:left="3121"/>
        <w:rPr>
          <w:rFonts w:ascii="Arial" w:hAnsi="Arial" w:cs="Arial"/>
          <w:sz w:val="18"/>
        </w:rPr>
      </w:pPr>
      <w:r w:rsidRPr="001058B5">
        <w:rPr>
          <w:rFonts w:ascii="Arial" w:hAnsi="Arial" w:cs="Arial"/>
          <w:w w:val="95"/>
          <w:sz w:val="18"/>
        </w:rPr>
        <w:t>(PROTOCOL=tcps)</w:t>
      </w:r>
    </w:p>
    <w:p w14:paraId="1DAE876D" w14:textId="77777777" w:rsidR="008C539B" w:rsidRPr="001058B5" w:rsidRDefault="00C12992">
      <w:pPr>
        <w:spacing w:before="15" w:line="259" w:lineRule="auto"/>
        <w:ind w:left="3121" w:right="3970"/>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B8E28FA" w14:textId="77777777" w:rsidR="008C539B" w:rsidRPr="001058B5" w:rsidRDefault="008C539B">
      <w:pPr>
        <w:pStyle w:val="BodyText"/>
        <w:spacing w:before="6"/>
        <w:rPr>
          <w:rFonts w:ascii="Arial" w:hAnsi="Arial" w:cs="Arial"/>
          <w:sz w:val="17"/>
        </w:rPr>
      </w:pPr>
    </w:p>
    <w:p w14:paraId="27C6EA7E" w14:textId="77777777" w:rsidR="008C539B" w:rsidRPr="001058B5" w:rsidRDefault="00C12992">
      <w:pPr>
        <w:pStyle w:val="BodyText"/>
        <w:spacing w:line="230" w:lineRule="auto"/>
        <w:ind w:left="2380" w:right="848"/>
        <w:rPr>
          <w:rFonts w:ascii="Arial" w:hAnsi="Arial" w:cs="Arial"/>
        </w:rPr>
      </w:pPr>
      <w:bookmarkStart w:id="2103" w:name="_bookmark2246"/>
      <w:bookmarkEnd w:id="2103"/>
      <w:r w:rsidRPr="001058B5">
        <w:rPr>
          <w:rFonts w:ascii="Arial" w:hAnsi="Arial" w:cs="Arial"/>
          <w:spacing w:val="-9"/>
        </w:rPr>
        <w:t xml:space="preserve">To </w:t>
      </w:r>
      <w:r w:rsidRPr="001058B5">
        <w:rPr>
          <w:rFonts w:ascii="Arial" w:hAnsi="Arial" w:cs="Arial"/>
        </w:rPr>
        <w:t xml:space="preserve">administer the listener </w:t>
      </w:r>
      <w:r w:rsidRPr="001058B5">
        <w:rPr>
          <w:rFonts w:ascii="Arial" w:hAnsi="Arial" w:cs="Arial"/>
          <w:spacing w:val="-3"/>
        </w:rPr>
        <w:t xml:space="preserve">remotely, </w:t>
      </w:r>
      <w:r w:rsidRPr="001058B5">
        <w:rPr>
          <w:rFonts w:ascii="Arial" w:hAnsi="Arial" w:cs="Arial"/>
        </w:rPr>
        <w:t>you define the listener in the listener.ora</w:t>
      </w:r>
      <w:r w:rsidRPr="001058B5">
        <w:rPr>
          <w:rFonts w:ascii="Arial" w:hAnsi="Arial" w:cs="Arial"/>
          <w:spacing w:val="-98"/>
        </w:rPr>
        <w:t xml:space="preserve"> </w:t>
      </w:r>
      <w:r w:rsidRPr="001058B5">
        <w:rPr>
          <w:rFonts w:ascii="Arial" w:hAnsi="Arial" w:cs="Arial"/>
        </w:rPr>
        <w:t>file</w:t>
      </w:r>
      <w:r w:rsidRPr="001058B5">
        <w:rPr>
          <w:rFonts w:ascii="Arial" w:hAnsi="Arial" w:cs="Arial"/>
          <w:spacing w:val="-24"/>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4"/>
        </w:rPr>
        <w:t xml:space="preserve"> </w:t>
      </w:r>
      <w:bookmarkStart w:id="2104" w:name="_bookmark2247"/>
      <w:bookmarkEnd w:id="2104"/>
      <w:r w:rsidRPr="001058B5">
        <w:rPr>
          <w:rFonts w:ascii="Arial" w:hAnsi="Arial" w:cs="Arial"/>
        </w:rPr>
        <w:t>computer.</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rPr>
        <w:t xml:space="preserve">listener USER281 </w:t>
      </w:r>
      <w:r w:rsidRPr="001058B5">
        <w:rPr>
          <w:rFonts w:ascii="Arial" w:hAnsi="Arial" w:cs="Arial"/>
          <w:spacing w:val="-3"/>
        </w:rPr>
        <w:t xml:space="preserve">remotely, </w:t>
      </w:r>
      <w:r w:rsidRPr="001058B5">
        <w:rPr>
          <w:rFonts w:ascii="Arial" w:hAnsi="Arial" w:cs="Arial"/>
        </w:rPr>
        <w:t>use the following configuration:</w:t>
      </w:r>
    </w:p>
    <w:p w14:paraId="151EBE4A" w14:textId="77777777" w:rsidR="008C539B" w:rsidRPr="001058B5" w:rsidRDefault="008C539B">
      <w:pPr>
        <w:spacing w:line="230" w:lineRule="auto"/>
        <w:rPr>
          <w:rFonts w:ascii="Arial" w:hAnsi="Arial" w:cs="Arial"/>
        </w:rPr>
        <w:sectPr w:rsidR="008C539B" w:rsidRPr="001058B5">
          <w:headerReference w:type="even" r:id="rId259"/>
          <w:headerReference w:type="default" r:id="rId260"/>
          <w:pgSz w:w="12240" w:h="15840"/>
          <w:pgMar w:top="840" w:right="1060" w:bottom="860" w:left="1100" w:header="549" w:footer="663" w:gutter="0"/>
          <w:cols w:space="720"/>
        </w:sectPr>
      </w:pPr>
    </w:p>
    <w:p w14:paraId="5776E08B" w14:textId="77777777" w:rsidR="008C539B" w:rsidRPr="001058B5" w:rsidRDefault="008C539B">
      <w:pPr>
        <w:pStyle w:val="BodyText"/>
        <w:spacing w:before="7"/>
        <w:rPr>
          <w:rFonts w:ascii="Arial" w:hAnsi="Arial" w:cs="Arial"/>
          <w:sz w:val="27"/>
        </w:rPr>
      </w:pPr>
    </w:p>
    <w:p w14:paraId="06910F2A" w14:textId="77777777" w:rsidR="008C539B" w:rsidRPr="001058B5" w:rsidRDefault="00C12992">
      <w:pPr>
        <w:spacing w:before="95" w:line="259" w:lineRule="auto"/>
        <w:ind w:left="3164" w:right="5597" w:hanging="185"/>
        <w:rPr>
          <w:rFonts w:ascii="Arial" w:hAnsi="Arial" w:cs="Arial"/>
          <w:sz w:val="18"/>
        </w:rPr>
      </w:pPr>
      <w:r w:rsidRPr="001058B5">
        <w:rPr>
          <w:rFonts w:ascii="Arial" w:hAnsi="Arial" w:cs="Arial"/>
          <w:w w:val="95"/>
          <w:sz w:val="18"/>
        </w:rPr>
        <w:t xml:space="preserve">user281 = </w:t>
      </w:r>
      <w:r w:rsidRPr="001058B5">
        <w:rPr>
          <w:rFonts w:ascii="Arial" w:hAnsi="Arial" w:cs="Arial"/>
          <w:w w:val="90"/>
          <w:sz w:val="18"/>
        </w:rPr>
        <w:t>(DESCRIPTION</w:t>
      </w:r>
      <w:r w:rsidRPr="001058B5">
        <w:rPr>
          <w:rFonts w:ascii="Arial" w:hAnsi="Arial" w:cs="Arial"/>
          <w:spacing w:val="-63"/>
          <w:w w:val="90"/>
          <w:sz w:val="18"/>
        </w:rPr>
        <w:t xml:space="preserve"> </w:t>
      </w:r>
      <w:r w:rsidRPr="001058B5">
        <w:rPr>
          <w:rFonts w:ascii="Arial" w:hAnsi="Arial" w:cs="Arial"/>
          <w:w w:val="90"/>
          <w:sz w:val="18"/>
        </w:rPr>
        <w:t>=</w:t>
      </w:r>
    </w:p>
    <w:p w14:paraId="05FF697F" w14:textId="77777777" w:rsidR="008C539B" w:rsidRPr="001058B5" w:rsidRDefault="00C12992">
      <w:pPr>
        <w:spacing w:line="259" w:lineRule="auto"/>
        <w:ind w:left="3535" w:right="4952" w:hanging="185"/>
        <w:rPr>
          <w:rFonts w:ascii="Arial" w:hAnsi="Arial" w:cs="Arial"/>
          <w:sz w:val="18"/>
        </w:rPr>
      </w:pPr>
      <w:r w:rsidRPr="001058B5">
        <w:rPr>
          <w:rFonts w:ascii="Arial" w:hAnsi="Arial" w:cs="Arial"/>
          <w:w w:val="95"/>
          <w:sz w:val="18"/>
        </w:rPr>
        <w:t xml:space="preserve">(ADDRESS = </w:t>
      </w:r>
      <w:r w:rsidRPr="001058B5">
        <w:rPr>
          <w:rFonts w:ascii="Arial" w:hAnsi="Arial" w:cs="Arial"/>
          <w:w w:val="90"/>
          <w:sz w:val="18"/>
        </w:rPr>
        <w:t>(PROTOCOL =</w:t>
      </w:r>
      <w:r w:rsidRPr="001058B5">
        <w:rPr>
          <w:rFonts w:ascii="Arial" w:hAnsi="Arial" w:cs="Arial"/>
          <w:spacing w:val="-80"/>
          <w:w w:val="90"/>
          <w:sz w:val="18"/>
        </w:rPr>
        <w:t xml:space="preserve"> </w:t>
      </w:r>
      <w:r w:rsidRPr="001058B5">
        <w:rPr>
          <w:rFonts w:ascii="Arial" w:hAnsi="Arial" w:cs="Arial"/>
          <w:w w:val="90"/>
          <w:sz w:val="18"/>
        </w:rPr>
        <w:t>tcps)</w:t>
      </w:r>
    </w:p>
    <w:p w14:paraId="327ED932" w14:textId="77777777" w:rsidR="008C539B" w:rsidRPr="001058B5" w:rsidRDefault="00C12992">
      <w:pPr>
        <w:spacing w:line="259" w:lineRule="auto"/>
        <w:ind w:left="3535" w:right="3784"/>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75F2583" w14:textId="77777777" w:rsidR="008C539B" w:rsidRPr="001058B5" w:rsidRDefault="00C12992">
      <w:pPr>
        <w:spacing w:line="203" w:lineRule="exact"/>
        <w:ind w:left="3350"/>
        <w:rPr>
          <w:rFonts w:ascii="Arial" w:hAnsi="Arial" w:cs="Arial"/>
          <w:sz w:val="18"/>
        </w:rPr>
      </w:pPr>
      <w:r w:rsidRPr="001058B5">
        <w:rPr>
          <w:rFonts w:ascii="Arial" w:hAnsi="Arial" w:cs="Arial"/>
          <w:w w:val="86"/>
          <w:sz w:val="18"/>
        </w:rPr>
        <w:t>)</w:t>
      </w:r>
    </w:p>
    <w:p w14:paraId="282EDDF8" w14:textId="77777777" w:rsidR="008C539B" w:rsidRPr="001058B5" w:rsidRDefault="00C12992">
      <w:pPr>
        <w:spacing w:before="15"/>
        <w:ind w:left="3164"/>
        <w:rPr>
          <w:rFonts w:ascii="Arial" w:hAnsi="Arial" w:cs="Arial"/>
          <w:sz w:val="18"/>
        </w:rPr>
      </w:pPr>
      <w:r w:rsidRPr="001058B5">
        <w:rPr>
          <w:rFonts w:ascii="Arial" w:hAnsi="Arial" w:cs="Arial"/>
          <w:w w:val="86"/>
          <w:sz w:val="18"/>
        </w:rPr>
        <w:t>)</w:t>
      </w:r>
    </w:p>
    <w:p w14:paraId="29064298" w14:textId="77777777" w:rsidR="008C539B" w:rsidRPr="001058B5" w:rsidRDefault="008C539B">
      <w:pPr>
        <w:pStyle w:val="BodyText"/>
        <w:spacing w:before="2"/>
        <w:rPr>
          <w:rFonts w:ascii="Arial" w:hAnsi="Arial" w:cs="Arial"/>
          <w:sz w:val="10"/>
        </w:rPr>
      </w:pPr>
    </w:p>
    <w:p w14:paraId="70359057" w14:textId="77777777" w:rsidR="008C539B" w:rsidRPr="001058B5" w:rsidRDefault="00C12992">
      <w:pPr>
        <w:spacing w:before="102" w:line="228" w:lineRule="auto"/>
        <w:ind w:left="2620" w:right="102" w:hanging="1"/>
        <w:rPr>
          <w:rFonts w:ascii="Arial" w:hAnsi="Arial" w:cs="Arial"/>
          <w:sz w:val="20"/>
        </w:rPr>
      </w:pP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more</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parameters</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listener.ora,</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 Net Services</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1EF529D" w14:textId="77777777" w:rsidR="008C539B" w:rsidRPr="001058B5" w:rsidRDefault="00C12992">
      <w:pPr>
        <w:pStyle w:val="Heading7"/>
        <w:numPr>
          <w:ilvl w:val="0"/>
          <w:numId w:val="9"/>
        </w:numPr>
        <w:tabs>
          <w:tab w:val="left" w:pos="2620"/>
        </w:tabs>
        <w:spacing w:before="119"/>
        <w:ind w:left="2620"/>
        <w:jc w:val="left"/>
        <w:rPr>
          <w:rFonts w:ascii="Arial" w:hAnsi="Arial" w:cs="Arial"/>
        </w:rPr>
      </w:pPr>
      <w:r w:rsidRPr="001058B5">
        <w:rPr>
          <w:rFonts w:ascii="Arial" w:hAnsi="Arial" w:cs="Arial"/>
        </w:rPr>
        <w:t>Do not set the listener</w:t>
      </w:r>
      <w:r w:rsidRPr="001058B5">
        <w:rPr>
          <w:rFonts w:ascii="Arial" w:hAnsi="Arial" w:cs="Arial"/>
          <w:spacing w:val="-3"/>
        </w:rPr>
        <w:t xml:space="preserve"> </w:t>
      </w:r>
      <w:r w:rsidRPr="001058B5">
        <w:rPr>
          <w:rFonts w:ascii="Arial" w:hAnsi="Arial" w:cs="Arial"/>
        </w:rPr>
        <w:t>password.</w:t>
      </w:r>
    </w:p>
    <w:p w14:paraId="6541385C" w14:textId="77777777" w:rsidR="008C539B" w:rsidRPr="001058B5" w:rsidRDefault="00C12992">
      <w:pPr>
        <w:pStyle w:val="BodyText"/>
        <w:spacing w:before="122" w:line="230" w:lineRule="auto"/>
        <w:ind w:left="2619" w:right="185"/>
        <w:rPr>
          <w:rFonts w:ascii="Arial" w:hAnsi="Arial" w:cs="Arial"/>
        </w:rPr>
      </w:pPr>
      <w:r w:rsidRPr="001058B5">
        <w:rPr>
          <w:rFonts w:ascii="Arial" w:hAnsi="Arial" w:cs="Arial"/>
        </w:rPr>
        <w:t>Ensure that the password has not been set in the listener.ora</w:t>
      </w:r>
      <w:r w:rsidRPr="001058B5">
        <w:rPr>
          <w:rFonts w:ascii="Arial" w:hAnsi="Arial" w:cs="Arial"/>
          <w:spacing w:val="-90"/>
        </w:rPr>
        <w:t xml:space="preserve"> </w:t>
      </w:r>
      <w:r w:rsidRPr="001058B5">
        <w:rPr>
          <w:rFonts w:ascii="Arial" w:hAnsi="Arial" w:cs="Arial"/>
        </w:rPr>
        <w:t>file. The local operating system authentication will secure the listener administration. The remote listener administration is disabled when the password has not been set. This prevents brute force attacks of the listener password.</w:t>
      </w:r>
    </w:p>
    <w:p w14:paraId="121C0DC5" w14:textId="77777777" w:rsidR="008C539B" w:rsidRPr="001058B5" w:rsidRDefault="00C12992">
      <w:pPr>
        <w:pStyle w:val="BodyText"/>
        <w:spacing w:before="120" w:line="232" w:lineRule="auto"/>
        <w:ind w:left="2620" w:right="102"/>
        <w:rPr>
          <w:rFonts w:ascii="Arial" w:hAnsi="Arial" w:cs="Arial"/>
        </w:rPr>
      </w:pPr>
      <w:r w:rsidRPr="001058B5">
        <w:rPr>
          <w:rFonts w:ascii="Arial" w:hAnsi="Arial" w:cs="Arial"/>
        </w:rPr>
        <w:t>The listener password has been deprecated in this release. It will not be supported in the next release of Oracle Database.</w:t>
      </w:r>
    </w:p>
    <w:p w14:paraId="59490B11" w14:textId="77777777" w:rsidR="008C539B" w:rsidRPr="001058B5" w:rsidRDefault="00C12992">
      <w:pPr>
        <w:pStyle w:val="Heading7"/>
        <w:numPr>
          <w:ilvl w:val="0"/>
          <w:numId w:val="9"/>
        </w:numPr>
        <w:tabs>
          <w:tab w:val="left" w:pos="2620"/>
        </w:tabs>
        <w:spacing w:before="116"/>
        <w:ind w:left="2620" w:right="190"/>
        <w:jc w:val="left"/>
        <w:rPr>
          <w:rFonts w:ascii="Arial" w:hAnsi="Arial" w:cs="Arial"/>
        </w:rPr>
      </w:pPr>
      <w:r w:rsidRPr="001058B5">
        <w:rPr>
          <w:rFonts w:ascii="Arial" w:hAnsi="Arial" w:cs="Arial"/>
        </w:rPr>
        <w:t>When a host computer has multiple IP addresses associated with multiple network</w:t>
      </w:r>
      <w:r w:rsidRPr="001058B5">
        <w:rPr>
          <w:rFonts w:ascii="Arial" w:hAnsi="Arial" w:cs="Arial"/>
          <w:spacing w:val="-5"/>
        </w:rPr>
        <w:t xml:space="preserve"> </w:t>
      </w:r>
      <w:r w:rsidRPr="001058B5">
        <w:rPr>
          <w:rFonts w:ascii="Arial" w:hAnsi="Arial" w:cs="Arial"/>
        </w:rPr>
        <w:t>interface</w:t>
      </w:r>
      <w:r w:rsidRPr="001058B5">
        <w:rPr>
          <w:rFonts w:ascii="Arial" w:hAnsi="Arial" w:cs="Arial"/>
          <w:spacing w:val="-5"/>
        </w:rPr>
        <w:t xml:space="preserve"> </w:t>
      </w:r>
      <w:r w:rsidRPr="001058B5">
        <w:rPr>
          <w:rFonts w:ascii="Arial" w:hAnsi="Arial" w:cs="Arial"/>
        </w:rPr>
        <w:t>controller</w:t>
      </w:r>
      <w:r w:rsidRPr="001058B5">
        <w:rPr>
          <w:rFonts w:ascii="Arial" w:hAnsi="Arial" w:cs="Arial"/>
          <w:spacing w:val="-6"/>
        </w:rPr>
        <w:t xml:space="preserve"> </w:t>
      </w:r>
      <w:r w:rsidRPr="001058B5">
        <w:rPr>
          <w:rFonts w:ascii="Arial" w:hAnsi="Arial" w:cs="Arial"/>
        </w:rPr>
        <w:t>(NIC)</w:t>
      </w:r>
      <w:r w:rsidRPr="001058B5">
        <w:rPr>
          <w:rFonts w:ascii="Arial" w:hAnsi="Arial" w:cs="Arial"/>
          <w:spacing w:val="-5"/>
        </w:rPr>
        <w:t xml:space="preserve"> </w:t>
      </w:r>
      <w:r w:rsidRPr="001058B5">
        <w:rPr>
          <w:rFonts w:ascii="Arial" w:hAnsi="Arial" w:cs="Arial"/>
        </w:rPr>
        <w:t>cards,</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6"/>
        </w:rPr>
        <w:t xml:space="preserve"> </w:t>
      </w:r>
      <w:r w:rsidRPr="001058B5">
        <w:rPr>
          <w:rFonts w:ascii="Arial" w:hAnsi="Arial" w:cs="Arial"/>
        </w:rPr>
        <w:t>IP address.</w:t>
      </w:r>
    </w:p>
    <w:p w14:paraId="623A7679" w14:textId="77777777" w:rsidR="008C539B" w:rsidRPr="001058B5" w:rsidRDefault="00C12992">
      <w:pPr>
        <w:pStyle w:val="BodyText"/>
        <w:spacing w:before="119" w:line="232" w:lineRule="auto"/>
        <w:ind w:left="2620" w:right="184"/>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listen</w:t>
      </w:r>
      <w:r w:rsidRPr="001058B5">
        <w:rPr>
          <w:rFonts w:ascii="Arial" w:hAnsi="Arial" w:cs="Arial"/>
          <w:spacing w:val="-5"/>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IP</w:t>
      </w:r>
      <w:r w:rsidRPr="001058B5">
        <w:rPr>
          <w:rFonts w:ascii="Arial" w:hAnsi="Arial" w:cs="Arial"/>
          <w:spacing w:val="-5"/>
        </w:rPr>
        <w:t xml:space="preserve"> </w:t>
      </w:r>
      <w:r w:rsidRPr="001058B5">
        <w:rPr>
          <w:rFonts w:ascii="Arial" w:hAnsi="Arial" w:cs="Arial"/>
        </w:rPr>
        <w:t>addresses.</w:t>
      </w:r>
      <w:r w:rsidRPr="001058B5">
        <w:rPr>
          <w:rFonts w:ascii="Arial" w:hAnsi="Arial" w:cs="Arial"/>
          <w:spacing w:val="-6"/>
        </w:rPr>
        <w:t xml:space="preserve"> You </w:t>
      </w:r>
      <w:r w:rsidRPr="001058B5">
        <w:rPr>
          <w:rFonts w:ascii="Arial" w:hAnsi="Arial" w:cs="Arial"/>
        </w:rPr>
        <w:t>can</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 to listen on a specific IP address. Oracle recommends that you specify the specific IP addresses on these types of computers, rather than allowing the listener to listen on all IP addresses. Restricting the listener to specific IP addresses helps to</w:t>
      </w:r>
      <w:bookmarkStart w:id="2105" w:name="_bookmark2250"/>
      <w:bookmarkEnd w:id="2105"/>
      <w:r w:rsidRPr="001058B5">
        <w:rPr>
          <w:rFonts w:ascii="Arial" w:hAnsi="Arial" w:cs="Arial"/>
        </w:rPr>
        <w:t xml:space="preserve"> prevent</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bookmarkStart w:id="2106" w:name="_bookmark2249"/>
      <w:bookmarkEnd w:id="2106"/>
      <w:r w:rsidRPr="001058B5">
        <w:rPr>
          <w:rFonts w:ascii="Arial" w:hAnsi="Arial" w:cs="Arial"/>
        </w:rPr>
        <w:t>intruder</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stealing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TCP</w:t>
      </w:r>
      <w:r w:rsidRPr="001058B5">
        <w:rPr>
          <w:rFonts w:ascii="Arial" w:hAnsi="Arial" w:cs="Arial"/>
          <w:spacing w:val="-6"/>
        </w:rPr>
        <w:t xml:space="preserve"> </w:t>
      </w:r>
      <w:r w:rsidRPr="001058B5">
        <w:rPr>
          <w:rFonts w:ascii="Arial" w:hAnsi="Arial" w:cs="Arial"/>
        </w:rPr>
        <w:t>end</w:t>
      </w:r>
      <w:r w:rsidRPr="001058B5">
        <w:rPr>
          <w:rFonts w:ascii="Arial" w:hAnsi="Arial" w:cs="Arial"/>
          <w:spacing w:val="-5"/>
        </w:rPr>
        <w:t xml:space="preserve"> </w:t>
      </w:r>
      <w:r w:rsidRPr="001058B5">
        <w:rPr>
          <w:rFonts w:ascii="Arial" w:hAnsi="Arial" w:cs="Arial"/>
        </w:rPr>
        <w:t>point</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under</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bookmarkStart w:id="2107" w:name="_bookmark2248"/>
      <w:bookmarkEnd w:id="2107"/>
      <w:r w:rsidRPr="001058B5">
        <w:rPr>
          <w:rFonts w:ascii="Arial" w:hAnsi="Arial" w:cs="Arial"/>
        </w:rPr>
        <w:t>listener</w:t>
      </w:r>
      <w:r w:rsidRPr="001058B5">
        <w:rPr>
          <w:rFonts w:ascii="Arial" w:hAnsi="Arial" w:cs="Arial"/>
          <w:spacing w:val="-6"/>
        </w:rPr>
        <w:t xml:space="preserve"> </w:t>
      </w:r>
      <w:r w:rsidRPr="001058B5">
        <w:rPr>
          <w:rFonts w:ascii="Arial" w:hAnsi="Arial" w:cs="Arial"/>
        </w:rPr>
        <w:t>process.</w:t>
      </w:r>
    </w:p>
    <w:p w14:paraId="77DFDDFD" w14:textId="77777777" w:rsidR="008C539B" w:rsidRPr="001058B5" w:rsidRDefault="00C12992">
      <w:pPr>
        <w:pStyle w:val="Heading7"/>
        <w:numPr>
          <w:ilvl w:val="0"/>
          <w:numId w:val="9"/>
        </w:numPr>
        <w:tabs>
          <w:tab w:val="left" w:pos="2620"/>
        </w:tabs>
        <w:spacing w:before="113"/>
        <w:ind w:left="2620" w:right="362"/>
        <w:jc w:val="left"/>
        <w:rPr>
          <w:rFonts w:ascii="Arial" w:hAnsi="Arial" w:cs="Arial"/>
        </w:rPr>
      </w:pPr>
      <w:r w:rsidRPr="001058B5">
        <w:rPr>
          <w:rFonts w:ascii="Arial" w:hAnsi="Arial" w:cs="Arial"/>
        </w:rPr>
        <w:t>Restrict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listener,</w:t>
      </w:r>
      <w:r w:rsidRPr="001058B5">
        <w:rPr>
          <w:rFonts w:ascii="Arial" w:hAnsi="Arial" w:cs="Arial"/>
          <w:spacing w:val="-3"/>
        </w:rPr>
        <w:t xml:space="preserve"> </w:t>
      </w:r>
      <w:r w:rsidRPr="001058B5">
        <w:rPr>
          <w:rFonts w:ascii="Arial" w:hAnsi="Arial" w:cs="Arial"/>
        </w:rPr>
        <w:t>so</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read</w:t>
      </w:r>
      <w:r w:rsidRPr="001058B5">
        <w:rPr>
          <w:rFonts w:ascii="Arial" w:hAnsi="Arial" w:cs="Arial"/>
          <w:spacing w:val="-2"/>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write</w:t>
      </w:r>
      <w:r w:rsidRPr="001058B5">
        <w:rPr>
          <w:rFonts w:ascii="Arial" w:hAnsi="Arial" w:cs="Arial"/>
          <w:spacing w:val="-3"/>
        </w:rPr>
        <w:t xml:space="preserve"> </w:t>
      </w:r>
      <w:r w:rsidRPr="001058B5">
        <w:rPr>
          <w:rFonts w:ascii="Arial" w:hAnsi="Arial" w:cs="Arial"/>
        </w:rPr>
        <w:t>files</w:t>
      </w:r>
      <w:r w:rsidRPr="001058B5">
        <w:rPr>
          <w:rFonts w:ascii="Arial" w:hAnsi="Arial" w:cs="Arial"/>
          <w:spacing w:val="-3"/>
        </w:rPr>
        <w:t xml:space="preserve"> </w:t>
      </w:r>
      <w:r w:rsidRPr="001058B5">
        <w:rPr>
          <w:rFonts w:ascii="Arial" w:hAnsi="Arial" w:cs="Arial"/>
        </w:rPr>
        <w:t>in</w:t>
      </w:r>
      <w:r w:rsidRPr="001058B5">
        <w:rPr>
          <w:rFonts w:ascii="Arial" w:hAnsi="Arial" w:cs="Arial"/>
          <w:spacing w:val="-2"/>
        </w:rPr>
        <w:t xml:space="preserve"> </w:t>
      </w:r>
      <w:r w:rsidRPr="001058B5">
        <w:rPr>
          <w:rFonts w:ascii="Arial" w:hAnsi="Arial" w:cs="Arial"/>
        </w:rPr>
        <w:t>the database or the Oracle server address</w:t>
      </w:r>
      <w:r w:rsidRPr="001058B5">
        <w:rPr>
          <w:rFonts w:ascii="Arial" w:hAnsi="Arial" w:cs="Arial"/>
          <w:spacing w:val="-2"/>
        </w:rPr>
        <w:t xml:space="preserve"> </w:t>
      </w:r>
      <w:r w:rsidRPr="001058B5">
        <w:rPr>
          <w:rFonts w:ascii="Arial" w:hAnsi="Arial" w:cs="Arial"/>
        </w:rPr>
        <w:t>space.</w:t>
      </w:r>
    </w:p>
    <w:p w14:paraId="6254318A" w14:textId="77777777" w:rsidR="008C539B" w:rsidRPr="001058B5" w:rsidRDefault="00C12992">
      <w:pPr>
        <w:pStyle w:val="BodyText"/>
        <w:spacing w:before="119" w:line="232" w:lineRule="auto"/>
        <w:ind w:left="2620" w:right="185"/>
        <w:rPr>
          <w:rFonts w:ascii="Arial" w:hAnsi="Arial" w:cs="Arial"/>
        </w:rPr>
      </w:pPr>
      <w:r w:rsidRPr="001058B5">
        <w:rPr>
          <w:rFonts w:ascii="Arial" w:hAnsi="Arial" w:cs="Arial"/>
        </w:rPr>
        <w:t>This restriction prevents external procedure agents spawned by the listener (or procedures executed by an agent) from inheriting the ability to perform read or write operations. The owner of this separate listener process should not be the owner that installed Oracle Database or executes the Oracle Database instance (such as ORACLE, the default owner).</w:t>
      </w:r>
    </w:p>
    <w:p w14:paraId="52FD5412" w14:textId="77777777" w:rsidR="008C539B" w:rsidRPr="001058B5" w:rsidRDefault="00C12992">
      <w:pPr>
        <w:pStyle w:val="BodyText"/>
        <w:spacing w:before="106" w:line="244" w:lineRule="exact"/>
        <w:ind w:left="2620"/>
        <w:rPr>
          <w:rFonts w:ascii="Arial" w:hAnsi="Arial" w:cs="Arial"/>
        </w:rPr>
      </w:pPr>
      <w:r w:rsidRPr="001058B5">
        <w:rPr>
          <w:rFonts w:ascii="Arial" w:hAnsi="Arial" w:cs="Arial"/>
        </w:rPr>
        <w:t>For more information about configuring external procedures in the listener, see</w:t>
      </w:r>
    </w:p>
    <w:p w14:paraId="5B8F27AE" w14:textId="77777777" w:rsidR="008C539B" w:rsidRPr="001058B5" w:rsidRDefault="00C12992">
      <w:pPr>
        <w:spacing w:line="244" w:lineRule="exact"/>
        <w:ind w:left="2620"/>
        <w:rPr>
          <w:rFonts w:ascii="Arial" w:hAnsi="Arial" w:cs="Arial"/>
          <w:sz w:val="20"/>
        </w:rPr>
      </w:pPr>
      <w:bookmarkStart w:id="2108" w:name="_bookmark2251"/>
      <w:bookmarkEnd w:id="2108"/>
      <w:r w:rsidRPr="001058B5">
        <w:rPr>
          <w:rFonts w:ascii="Arial" w:hAnsi="Arial" w:cs="Arial"/>
          <w:i/>
          <w:sz w:val="20"/>
        </w:rPr>
        <w:t>Oracle Database Net Services Administrator's Guide</w:t>
      </w:r>
      <w:r w:rsidRPr="001058B5">
        <w:rPr>
          <w:rFonts w:ascii="Arial" w:hAnsi="Arial" w:cs="Arial"/>
          <w:sz w:val="20"/>
        </w:rPr>
        <w:t>.</w:t>
      </w:r>
    </w:p>
    <w:p w14:paraId="1DF222B1" w14:textId="77777777" w:rsidR="008C539B" w:rsidRPr="001058B5" w:rsidRDefault="00C12992">
      <w:pPr>
        <w:pStyle w:val="Heading7"/>
        <w:numPr>
          <w:ilvl w:val="0"/>
          <w:numId w:val="9"/>
        </w:numPr>
        <w:tabs>
          <w:tab w:val="left" w:pos="2620"/>
        </w:tabs>
        <w:spacing w:before="115"/>
        <w:ind w:left="2620"/>
        <w:jc w:val="left"/>
        <w:rPr>
          <w:rFonts w:ascii="Arial" w:hAnsi="Arial" w:cs="Arial"/>
        </w:rPr>
      </w:pPr>
      <w:r w:rsidRPr="001058B5">
        <w:rPr>
          <w:rFonts w:ascii="Arial" w:hAnsi="Arial" w:cs="Arial"/>
        </w:rPr>
        <w:t>Use encryption to secure the data in</w:t>
      </w:r>
      <w:r w:rsidRPr="001058B5">
        <w:rPr>
          <w:rFonts w:ascii="Arial" w:hAnsi="Arial" w:cs="Arial"/>
          <w:spacing w:val="-1"/>
        </w:rPr>
        <w:t xml:space="preserve"> </w:t>
      </w:r>
      <w:r w:rsidRPr="001058B5">
        <w:rPr>
          <w:rFonts w:ascii="Arial" w:hAnsi="Arial" w:cs="Arial"/>
        </w:rPr>
        <w:t>flight.</w:t>
      </w:r>
    </w:p>
    <w:p w14:paraId="6D29AA07" w14:textId="77777777" w:rsidR="008C539B" w:rsidRPr="001058B5" w:rsidRDefault="00C12992">
      <w:pPr>
        <w:spacing w:before="121" w:line="232" w:lineRule="auto"/>
        <w:ind w:left="2620" w:right="435"/>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 xml:space="preserve">and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network data encryption.</w:t>
      </w:r>
    </w:p>
    <w:p w14:paraId="726CC48D" w14:textId="77777777" w:rsidR="008C539B" w:rsidRPr="001058B5" w:rsidRDefault="00C12992">
      <w:pPr>
        <w:pStyle w:val="Heading7"/>
        <w:numPr>
          <w:ilvl w:val="0"/>
          <w:numId w:val="9"/>
        </w:numPr>
        <w:tabs>
          <w:tab w:val="left" w:pos="2620"/>
        </w:tabs>
        <w:spacing w:before="116"/>
        <w:ind w:left="2620"/>
        <w:jc w:val="left"/>
        <w:rPr>
          <w:rFonts w:ascii="Arial" w:hAnsi="Arial" w:cs="Arial"/>
        </w:rPr>
      </w:pPr>
      <w:bookmarkStart w:id="2109" w:name="_bookmark2252"/>
      <w:bookmarkEnd w:id="2109"/>
      <w:r w:rsidRPr="001058B5">
        <w:rPr>
          <w:rFonts w:ascii="Arial" w:hAnsi="Arial" w:cs="Arial"/>
        </w:rPr>
        <w:t>Use a</w:t>
      </w:r>
      <w:r w:rsidRPr="001058B5">
        <w:rPr>
          <w:rFonts w:ascii="Arial" w:hAnsi="Arial" w:cs="Arial"/>
          <w:spacing w:val="-1"/>
        </w:rPr>
        <w:t xml:space="preserve"> </w:t>
      </w:r>
      <w:r w:rsidRPr="001058B5">
        <w:rPr>
          <w:rFonts w:ascii="Arial" w:hAnsi="Arial" w:cs="Arial"/>
        </w:rPr>
        <w:t>firewall.</w:t>
      </w:r>
    </w:p>
    <w:p w14:paraId="51BD58B9"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Appropriately placed and configured firewalls can prevent outside access to your databases.</w:t>
      </w:r>
    </w:p>
    <w:p w14:paraId="680182A7" w14:textId="77777777" w:rsidR="008C539B" w:rsidRPr="001058B5" w:rsidRDefault="00C12992">
      <w:pPr>
        <w:pStyle w:val="ListParagraph"/>
        <w:numPr>
          <w:ilvl w:val="0"/>
          <w:numId w:val="8"/>
        </w:numPr>
        <w:tabs>
          <w:tab w:val="left" w:pos="2980"/>
        </w:tabs>
        <w:spacing w:before="118" w:line="232" w:lineRule="auto"/>
        <w:ind w:right="383"/>
        <w:rPr>
          <w:rFonts w:ascii="Arial" w:hAnsi="Arial" w:cs="Arial"/>
          <w:sz w:val="20"/>
        </w:rPr>
      </w:pPr>
      <w:r w:rsidRPr="001058B5">
        <w:rPr>
          <w:rFonts w:ascii="Arial" w:hAnsi="Arial" w:cs="Arial"/>
          <w:sz w:val="20"/>
        </w:rPr>
        <w:t xml:space="preserve">Keep the </w:t>
      </w:r>
      <w:bookmarkStart w:id="2110" w:name="_bookmark2254"/>
      <w:bookmarkEnd w:id="2110"/>
      <w:r w:rsidRPr="001058B5">
        <w:rPr>
          <w:rFonts w:ascii="Arial" w:hAnsi="Arial" w:cs="Arial"/>
          <w:sz w:val="20"/>
        </w:rPr>
        <w:t xml:space="preserve">database server behind a </w:t>
      </w:r>
      <w:bookmarkStart w:id="2111" w:name="_bookmark2253"/>
      <w:bookmarkEnd w:id="2111"/>
      <w:r w:rsidRPr="001058B5">
        <w:rPr>
          <w:rFonts w:ascii="Arial" w:hAnsi="Arial" w:cs="Arial"/>
          <w:sz w:val="20"/>
        </w:rPr>
        <w:t xml:space="preserve">firewall. </w:t>
      </w:r>
      <w:bookmarkStart w:id="2112" w:name="_bookmark2255"/>
      <w:bookmarkEnd w:id="2112"/>
      <w:r w:rsidRPr="001058B5">
        <w:rPr>
          <w:rFonts w:ascii="Arial" w:hAnsi="Arial" w:cs="Arial"/>
          <w:sz w:val="20"/>
        </w:rPr>
        <w:t>Oracle Data</w:t>
      </w:r>
      <w:bookmarkStart w:id="2113" w:name="_bookmark2256"/>
      <w:bookmarkEnd w:id="2113"/>
      <w:r w:rsidRPr="001058B5">
        <w:rPr>
          <w:rFonts w:ascii="Arial" w:hAnsi="Arial" w:cs="Arial"/>
          <w:sz w:val="20"/>
        </w:rPr>
        <w:t>base network infrastructure, Oracle Net (formerly known as Net8 and SQL*Net),</w:t>
      </w:r>
      <w:r w:rsidRPr="001058B5">
        <w:rPr>
          <w:rFonts w:ascii="Arial" w:hAnsi="Arial" w:cs="Arial"/>
          <w:spacing w:val="-34"/>
          <w:sz w:val="20"/>
        </w:rPr>
        <w:t xml:space="preserve"> </w:t>
      </w:r>
      <w:r w:rsidRPr="001058B5">
        <w:rPr>
          <w:rFonts w:ascii="Arial" w:hAnsi="Arial" w:cs="Arial"/>
          <w:sz w:val="20"/>
        </w:rPr>
        <w:t>provides support for a variety of firewalls from various vendors.</w:t>
      </w:r>
      <w:r w:rsidRPr="001058B5">
        <w:rPr>
          <w:rFonts w:ascii="Arial" w:hAnsi="Arial" w:cs="Arial"/>
          <w:spacing w:val="-13"/>
          <w:sz w:val="20"/>
        </w:rPr>
        <w:t xml:space="preserve"> </w:t>
      </w:r>
      <w:r w:rsidRPr="001058B5">
        <w:rPr>
          <w:rFonts w:ascii="Arial" w:hAnsi="Arial" w:cs="Arial"/>
          <w:sz w:val="20"/>
        </w:rPr>
        <w:t>Supported</w:t>
      </w:r>
    </w:p>
    <w:p w14:paraId="1CFE2B85" w14:textId="77777777" w:rsidR="008C539B" w:rsidRPr="001058B5" w:rsidRDefault="00C12992">
      <w:pPr>
        <w:pStyle w:val="BodyText"/>
        <w:spacing w:line="232" w:lineRule="auto"/>
        <w:ind w:left="2980" w:right="269"/>
        <w:rPr>
          <w:rFonts w:ascii="Arial" w:hAnsi="Arial" w:cs="Arial"/>
        </w:rPr>
      </w:pPr>
      <w:r w:rsidRPr="001058B5">
        <w:rPr>
          <w:rFonts w:ascii="Arial" w:hAnsi="Arial" w:cs="Arial"/>
        </w:rPr>
        <w:t>proxy-enabled firewalls include Gauntlet from Network Associates and Raptor from Axent. Supported packet-filtering firewalls include PIX Firewall from Cisco, and supported stateful inspection firewalls (more sophisticated packet-filtered firewalls) include Firewall-1 from CheckPoint.</w:t>
      </w:r>
    </w:p>
    <w:p w14:paraId="5DD8418A" w14:textId="77777777" w:rsidR="008C539B" w:rsidRPr="001058B5" w:rsidRDefault="00C12992">
      <w:pPr>
        <w:pStyle w:val="ListParagraph"/>
        <w:numPr>
          <w:ilvl w:val="0"/>
          <w:numId w:val="8"/>
        </w:numPr>
        <w:tabs>
          <w:tab w:val="left" w:pos="2980"/>
        </w:tabs>
        <w:spacing w:before="107"/>
        <w:rPr>
          <w:rFonts w:ascii="Arial" w:hAnsi="Arial" w:cs="Arial"/>
          <w:sz w:val="20"/>
        </w:rPr>
      </w:pPr>
      <w:r w:rsidRPr="001058B5">
        <w:rPr>
          <w:rFonts w:ascii="Arial" w:hAnsi="Arial" w:cs="Arial"/>
          <w:sz w:val="20"/>
        </w:rPr>
        <w:t>Ensure that the firewall is placed outside the network to be</w:t>
      </w:r>
      <w:r w:rsidRPr="001058B5">
        <w:rPr>
          <w:rFonts w:ascii="Arial" w:hAnsi="Arial" w:cs="Arial"/>
          <w:spacing w:val="-18"/>
          <w:sz w:val="20"/>
        </w:rPr>
        <w:t xml:space="preserve"> </w:t>
      </w:r>
      <w:r w:rsidRPr="001058B5">
        <w:rPr>
          <w:rFonts w:ascii="Arial" w:hAnsi="Arial" w:cs="Arial"/>
          <w:sz w:val="20"/>
        </w:rPr>
        <w:t>protected.</w:t>
      </w:r>
    </w:p>
    <w:p w14:paraId="4C573C20"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9AA6E2B" w14:textId="77777777" w:rsidR="008C539B" w:rsidRPr="001058B5" w:rsidRDefault="008C539B">
      <w:pPr>
        <w:pStyle w:val="BodyText"/>
        <w:spacing w:before="5"/>
        <w:rPr>
          <w:rFonts w:ascii="Arial" w:hAnsi="Arial" w:cs="Arial"/>
          <w:sz w:val="25"/>
        </w:rPr>
      </w:pPr>
    </w:p>
    <w:p w14:paraId="2A513998" w14:textId="77777777" w:rsidR="008C539B" w:rsidRPr="001058B5" w:rsidRDefault="00C12992">
      <w:pPr>
        <w:pStyle w:val="ListParagraph"/>
        <w:numPr>
          <w:ilvl w:val="0"/>
          <w:numId w:val="7"/>
        </w:numPr>
        <w:tabs>
          <w:tab w:val="left" w:pos="2380"/>
        </w:tabs>
        <w:spacing w:before="99" w:line="232" w:lineRule="auto"/>
        <w:ind w:right="1611"/>
        <w:rPr>
          <w:rFonts w:ascii="Arial" w:hAnsi="Arial" w:cs="Arial"/>
          <w:sz w:val="20"/>
        </w:rPr>
      </w:pP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firewall</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accept</w:t>
      </w:r>
      <w:r w:rsidRPr="001058B5">
        <w:rPr>
          <w:rFonts w:ascii="Arial" w:hAnsi="Arial" w:cs="Arial"/>
          <w:spacing w:val="-5"/>
          <w:sz w:val="20"/>
        </w:rPr>
        <w:t xml:space="preserve"> </w:t>
      </w:r>
      <w:r w:rsidRPr="001058B5">
        <w:rPr>
          <w:rFonts w:ascii="Arial" w:hAnsi="Arial" w:cs="Arial"/>
          <w:sz w:val="20"/>
        </w:rPr>
        <w:t>only</w:t>
      </w:r>
      <w:r w:rsidRPr="001058B5">
        <w:rPr>
          <w:rFonts w:ascii="Arial" w:hAnsi="Arial" w:cs="Arial"/>
          <w:spacing w:val="-4"/>
          <w:sz w:val="20"/>
        </w:rPr>
        <w:t xml:space="preserve"> </w:t>
      </w:r>
      <w:r w:rsidRPr="001058B5">
        <w:rPr>
          <w:rFonts w:ascii="Arial" w:hAnsi="Arial" w:cs="Arial"/>
          <w:sz w:val="20"/>
        </w:rPr>
        <w:t>those</w:t>
      </w:r>
      <w:r w:rsidRPr="001058B5">
        <w:rPr>
          <w:rFonts w:ascii="Arial" w:hAnsi="Arial" w:cs="Arial"/>
          <w:spacing w:val="-5"/>
          <w:sz w:val="20"/>
        </w:rPr>
        <w:t xml:space="preserve"> </w:t>
      </w:r>
      <w:r w:rsidRPr="001058B5">
        <w:rPr>
          <w:rFonts w:ascii="Arial" w:hAnsi="Arial" w:cs="Arial"/>
          <w:sz w:val="20"/>
        </w:rPr>
        <w:t>protocols,</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 xml:space="preserve">or client/server sources </w:t>
      </w:r>
      <w:bookmarkStart w:id="2114" w:name="_bookmark2257"/>
      <w:bookmarkEnd w:id="2114"/>
      <w:r w:rsidRPr="001058B5">
        <w:rPr>
          <w:rFonts w:ascii="Arial" w:hAnsi="Arial" w:cs="Arial"/>
          <w:sz w:val="20"/>
        </w:rPr>
        <w:t>that you know are</w:t>
      </w:r>
      <w:r w:rsidRPr="001058B5">
        <w:rPr>
          <w:rFonts w:ascii="Arial" w:hAnsi="Arial" w:cs="Arial"/>
          <w:spacing w:val="-9"/>
          <w:sz w:val="20"/>
        </w:rPr>
        <w:t xml:space="preserve"> </w:t>
      </w:r>
      <w:r w:rsidRPr="001058B5">
        <w:rPr>
          <w:rFonts w:ascii="Arial" w:hAnsi="Arial" w:cs="Arial"/>
          <w:sz w:val="20"/>
        </w:rPr>
        <w:t>safe.</w:t>
      </w:r>
    </w:p>
    <w:p w14:paraId="091B4B1F" w14:textId="77777777" w:rsidR="008C539B" w:rsidRPr="001058B5" w:rsidRDefault="00C12992">
      <w:pPr>
        <w:pStyle w:val="ListParagraph"/>
        <w:numPr>
          <w:ilvl w:val="0"/>
          <w:numId w:val="7"/>
        </w:numPr>
        <w:tabs>
          <w:tab w:val="left" w:pos="2380"/>
        </w:tabs>
        <w:spacing w:before="118" w:line="232" w:lineRule="auto"/>
        <w:ind w:right="893"/>
        <w:rPr>
          <w:rFonts w:ascii="Arial" w:hAnsi="Arial" w:cs="Arial"/>
          <w:sz w:val="20"/>
        </w:rPr>
      </w:pPr>
      <w:r w:rsidRPr="001058B5">
        <w:rPr>
          <w:rFonts w:ascii="Arial" w:hAnsi="Arial" w:cs="Arial"/>
          <w:sz w:val="20"/>
        </w:rPr>
        <w:t xml:space="preserve">Use a product such as Oracle Connection Manager to manage </w:t>
      </w:r>
      <w:bookmarkStart w:id="2115" w:name="_bookmark2259"/>
      <w:bookmarkEnd w:id="2115"/>
      <w:r w:rsidRPr="001058B5">
        <w:rPr>
          <w:rFonts w:ascii="Arial" w:hAnsi="Arial" w:cs="Arial"/>
          <w:sz w:val="20"/>
        </w:rPr>
        <w:t>multiplex multiple client network sessions through a single network connection to the database. It can filter on source, destination, and host name. This product enables you to ensure that connections are accepted only from physically secure te</w:t>
      </w:r>
      <w:bookmarkStart w:id="2116" w:name="_bookmark2258"/>
      <w:bookmarkEnd w:id="2116"/>
      <w:r w:rsidRPr="001058B5">
        <w:rPr>
          <w:rFonts w:ascii="Arial" w:hAnsi="Arial" w:cs="Arial"/>
          <w:sz w:val="20"/>
        </w:rPr>
        <w:t xml:space="preserve">rminals or from application </w:t>
      </w:r>
      <w:r w:rsidRPr="001058B5">
        <w:rPr>
          <w:rFonts w:ascii="Arial" w:hAnsi="Arial" w:cs="Arial"/>
          <w:spacing w:val="-7"/>
          <w:sz w:val="20"/>
        </w:rPr>
        <w:t xml:space="preserve">Web </w:t>
      </w:r>
      <w:r w:rsidRPr="001058B5">
        <w:rPr>
          <w:rFonts w:ascii="Arial" w:hAnsi="Arial" w:cs="Arial"/>
          <w:sz w:val="20"/>
        </w:rPr>
        <w:t>servers with known IP addresses. (Filtering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IP</w:t>
      </w:r>
      <w:r w:rsidRPr="001058B5">
        <w:rPr>
          <w:rFonts w:ascii="Arial" w:hAnsi="Arial" w:cs="Arial"/>
          <w:spacing w:val="-4"/>
          <w:sz w:val="20"/>
        </w:rPr>
        <w:t xml:space="preserve"> </w:t>
      </w:r>
      <w:r w:rsidRPr="001058B5">
        <w:rPr>
          <w:rFonts w:ascii="Arial" w:hAnsi="Arial" w:cs="Arial"/>
          <w:sz w:val="20"/>
        </w:rPr>
        <w:t>address</w:t>
      </w:r>
      <w:r w:rsidRPr="001058B5">
        <w:rPr>
          <w:rFonts w:ascii="Arial" w:hAnsi="Arial" w:cs="Arial"/>
          <w:spacing w:val="-4"/>
          <w:sz w:val="20"/>
        </w:rPr>
        <w:t xml:space="preserve"> </w:t>
      </w:r>
      <w:r w:rsidRPr="001058B5">
        <w:rPr>
          <w:rFonts w:ascii="Arial" w:hAnsi="Arial" w:cs="Arial"/>
          <w:sz w:val="20"/>
        </w:rPr>
        <w:t>alone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enough</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authentication,</w:t>
      </w:r>
      <w:r w:rsidRPr="001058B5">
        <w:rPr>
          <w:rFonts w:ascii="Arial" w:hAnsi="Arial" w:cs="Arial"/>
          <w:spacing w:val="-4"/>
          <w:sz w:val="20"/>
        </w:rPr>
        <w:t xml:space="preserve"> </w:t>
      </w:r>
      <w:r w:rsidRPr="001058B5">
        <w:rPr>
          <w:rFonts w:ascii="Arial" w:hAnsi="Arial" w:cs="Arial"/>
          <w:sz w:val="20"/>
        </w:rPr>
        <w:t>because</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can be</w:t>
      </w:r>
      <w:r w:rsidRPr="001058B5">
        <w:rPr>
          <w:rFonts w:ascii="Arial" w:hAnsi="Arial" w:cs="Arial"/>
          <w:spacing w:val="-2"/>
          <w:sz w:val="20"/>
        </w:rPr>
        <w:t xml:space="preserve"> </w:t>
      </w:r>
      <w:r w:rsidRPr="001058B5">
        <w:rPr>
          <w:rFonts w:ascii="Arial" w:hAnsi="Arial" w:cs="Arial"/>
          <w:sz w:val="20"/>
        </w:rPr>
        <w:t>falsified.)</w:t>
      </w:r>
    </w:p>
    <w:p w14:paraId="771DA200" w14:textId="77777777" w:rsidR="008C539B" w:rsidRPr="001058B5" w:rsidRDefault="00C12992">
      <w:pPr>
        <w:pStyle w:val="Heading7"/>
        <w:numPr>
          <w:ilvl w:val="0"/>
          <w:numId w:val="9"/>
        </w:numPr>
        <w:tabs>
          <w:tab w:val="left" w:pos="2020"/>
        </w:tabs>
        <w:spacing w:before="110"/>
        <w:jc w:val="left"/>
        <w:rPr>
          <w:rFonts w:ascii="Arial" w:hAnsi="Arial" w:cs="Arial"/>
        </w:rPr>
      </w:pPr>
      <w:r w:rsidRPr="001058B5">
        <w:rPr>
          <w:rFonts w:ascii="Arial" w:hAnsi="Arial" w:cs="Arial"/>
        </w:rPr>
        <w:t xml:space="preserve">Prevent unauthorized </w:t>
      </w:r>
      <w:bookmarkStart w:id="2117" w:name="_bookmark2260"/>
      <w:bookmarkEnd w:id="2117"/>
      <w:r w:rsidRPr="001058B5">
        <w:rPr>
          <w:rFonts w:ascii="Arial" w:hAnsi="Arial" w:cs="Arial"/>
        </w:rPr>
        <w:t>administration of the Oracle</w:t>
      </w:r>
      <w:r w:rsidRPr="001058B5">
        <w:rPr>
          <w:rFonts w:ascii="Arial" w:hAnsi="Arial" w:cs="Arial"/>
          <w:spacing w:val="-4"/>
        </w:rPr>
        <w:t xml:space="preserve"> </w:t>
      </w:r>
      <w:r w:rsidRPr="001058B5">
        <w:rPr>
          <w:rFonts w:ascii="Arial" w:hAnsi="Arial" w:cs="Arial"/>
        </w:rPr>
        <w:t>listener.</w:t>
      </w:r>
    </w:p>
    <w:p w14:paraId="46DCCD9D" w14:textId="77777777" w:rsidR="008C539B" w:rsidRPr="001058B5" w:rsidRDefault="00C12992">
      <w:pPr>
        <w:spacing w:before="121" w:line="232" w:lineRule="auto"/>
        <w:ind w:left="2019" w:right="848"/>
        <w:rPr>
          <w:rFonts w:ascii="Arial" w:hAnsi="Arial" w:cs="Arial"/>
          <w:sz w:val="20"/>
        </w:rPr>
      </w:pPr>
      <w:r w:rsidRPr="001058B5">
        <w:rPr>
          <w:rFonts w:ascii="Arial" w:hAnsi="Arial" w:cs="Arial"/>
          <w:sz w:val="20"/>
        </w:rPr>
        <w:t xml:space="preserve">For more information about the listener, see </w:t>
      </w:r>
      <w:r w:rsidRPr="001058B5">
        <w:rPr>
          <w:rFonts w:ascii="Arial" w:hAnsi="Arial" w:cs="Arial"/>
          <w:i/>
          <w:sz w:val="20"/>
        </w:rPr>
        <w:t>Oracle Database Net Services</w:t>
      </w:r>
      <w:bookmarkStart w:id="2118" w:name="_bookmark2261"/>
      <w:bookmarkEnd w:id="2118"/>
      <w:r w:rsidRPr="001058B5">
        <w:rPr>
          <w:rFonts w:ascii="Arial" w:hAnsi="Arial" w:cs="Arial"/>
          <w:i/>
          <w:sz w:val="20"/>
        </w:rPr>
        <w:t xml:space="preserve"> Administrator's Guide</w:t>
      </w:r>
      <w:r w:rsidRPr="001058B5">
        <w:rPr>
          <w:rFonts w:ascii="Arial" w:hAnsi="Arial" w:cs="Arial"/>
          <w:sz w:val="20"/>
        </w:rPr>
        <w:t>.</w:t>
      </w:r>
    </w:p>
    <w:p w14:paraId="1FC8E45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Check network IP</w:t>
      </w:r>
      <w:r w:rsidRPr="001058B5">
        <w:rPr>
          <w:rFonts w:ascii="Arial" w:hAnsi="Arial" w:cs="Arial"/>
          <w:spacing w:val="-2"/>
        </w:rPr>
        <w:t xml:space="preserve"> </w:t>
      </w:r>
      <w:bookmarkStart w:id="2119" w:name="_bookmark2262"/>
      <w:bookmarkEnd w:id="2119"/>
      <w:r w:rsidRPr="001058B5">
        <w:rPr>
          <w:rFonts w:ascii="Arial" w:hAnsi="Arial" w:cs="Arial"/>
        </w:rPr>
        <w:t>addresses.</w:t>
      </w:r>
    </w:p>
    <w:p w14:paraId="78EDA5F0" w14:textId="77777777" w:rsidR="008C539B" w:rsidRPr="001058B5" w:rsidRDefault="00C12992">
      <w:pPr>
        <w:pStyle w:val="BodyText"/>
        <w:spacing w:before="121" w:line="232" w:lineRule="auto"/>
        <w:ind w:left="2020" w:right="995"/>
        <w:jc w:val="both"/>
        <w:rPr>
          <w:rFonts w:ascii="Arial" w:hAnsi="Arial" w:cs="Arial"/>
        </w:rPr>
      </w:pPr>
      <w:r w:rsidRPr="001058B5">
        <w:rPr>
          <w:rFonts w:ascii="Arial" w:hAnsi="Arial" w:cs="Arial"/>
        </w:rPr>
        <w:t xml:space="preserve">Use the Oracle Net </w:t>
      </w:r>
      <w:r w:rsidRPr="001058B5">
        <w:rPr>
          <w:rFonts w:ascii="Arial" w:hAnsi="Arial" w:cs="Arial"/>
          <w:i/>
        </w:rPr>
        <w:t xml:space="preserve">valid node checking </w:t>
      </w:r>
      <w:r w:rsidRPr="001058B5">
        <w:rPr>
          <w:rFonts w:ascii="Arial" w:hAnsi="Arial" w:cs="Arial"/>
        </w:rPr>
        <w:t>security feature to allow or deny access to Oracle</w:t>
      </w:r>
      <w:r w:rsidRPr="001058B5">
        <w:rPr>
          <w:rFonts w:ascii="Arial" w:hAnsi="Arial" w:cs="Arial"/>
          <w:spacing w:val="-6"/>
        </w:rPr>
        <w:t xml:space="preserve"> </w:t>
      </w:r>
      <w:r w:rsidRPr="001058B5">
        <w:rPr>
          <w:rFonts w:ascii="Arial" w:hAnsi="Arial" w:cs="Arial"/>
        </w:rPr>
        <w:t>server</w:t>
      </w:r>
      <w:r w:rsidRPr="001058B5">
        <w:rPr>
          <w:rFonts w:ascii="Arial" w:hAnsi="Arial" w:cs="Arial"/>
          <w:spacing w:val="-7"/>
        </w:rPr>
        <w:t xml:space="preserve"> </w:t>
      </w:r>
      <w:r w:rsidRPr="001058B5">
        <w:rPr>
          <w:rFonts w:ascii="Arial" w:hAnsi="Arial" w:cs="Arial"/>
        </w:rPr>
        <w:t>processes</w:t>
      </w:r>
      <w:r w:rsidRPr="001058B5">
        <w:rPr>
          <w:rFonts w:ascii="Arial" w:hAnsi="Arial" w:cs="Arial"/>
          <w:spacing w:val="-7"/>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clients</w:t>
      </w:r>
      <w:r w:rsidRPr="001058B5">
        <w:rPr>
          <w:rFonts w:ascii="Arial" w:hAnsi="Arial" w:cs="Arial"/>
          <w:spacing w:val="-7"/>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specified</w:t>
      </w:r>
      <w:r w:rsidRPr="001058B5">
        <w:rPr>
          <w:rFonts w:ascii="Arial" w:hAnsi="Arial" w:cs="Arial"/>
          <w:spacing w:val="-6"/>
        </w:rPr>
        <w:t xml:space="preserve"> </w:t>
      </w:r>
      <w:r w:rsidRPr="001058B5">
        <w:rPr>
          <w:rFonts w:ascii="Arial" w:hAnsi="Arial" w:cs="Arial"/>
        </w:rPr>
        <w:t>IP</w:t>
      </w:r>
      <w:r w:rsidRPr="001058B5">
        <w:rPr>
          <w:rFonts w:ascii="Arial" w:hAnsi="Arial" w:cs="Arial"/>
          <w:spacing w:val="-6"/>
        </w:rPr>
        <w:t xml:space="preserve"> </w:t>
      </w:r>
      <w:r w:rsidRPr="001058B5">
        <w:rPr>
          <w:rFonts w:ascii="Arial" w:hAnsi="Arial" w:cs="Arial"/>
        </w:rPr>
        <w:t>addresses.</w:t>
      </w:r>
      <w:r w:rsidRPr="001058B5">
        <w:rPr>
          <w:rFonts w:ascii="Arial" w:hAnsi="Arial" w:cs="Arial"/>
          <w:spacing w:val="-6"/>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use this</w:t>
      </w:r>
      <w:r w:rsidRPr="001058B5">
        <w:rPr>
          <w:rFonts w:ascii="Arial" w:hAnsi="Arial" w:cs="Arial"/>
          <w:spacing w:val="-10"/>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9"/>
        </w:rPr>
        <w:t xml:space="preserve"> </w:t>
      </w:r>
      <w:r w:rsidRPr="001058B5">
        <w:rPr>
          <w:rFonts w:ascii="Arial" w:hAnsi="Arial" w:cs="Arial"/>
        </w:rPr>
        <w:t>sqlnet.ora</w:t>
      </w:r>
      <w:r w:rsidRPr="001058B5">
        <w:rPr>
          <w:rFonts w:ascii="Arial" w:hAnsi="Arial" w:cs="Arial"/>
          <w:spacing w:val="-85"/>
        </w:rPr>
        <w:t xml:space="preserve"> </w:t>
      </w:r>
      <w:r w:rsidRPr="001058B5">
        <w:rPr>
          <w:rFonts w:ascii="Arial" w:hAnsi="Arial" w:cs="Arial"/>
        </w:rPr>
        <w:t>configuration</w:t>
      </w:r>
      <w:r w:rsidRPr="001058B5">
        <w:rPr>
          <w:rFonts w:ascii="Arial" w:hAnsi="Arial" w:cs="Arial"/>
          <w:spacing w:val="-10"/>
        </w:rPr>
        <w:t xml:space="preserve"> </w:t>
      </w:r>
      <w:r w:rsidRPr="001058B5">
        <w:rPr>
          <w:rFonts w:ascii="Arial" w:hAnsi="Arial" w:cs="Arial"/>
        </w:rPr>
        <w:t>file</w:t>
      </w:r>
      <w:r w:rsidRPr="001058B5">
        <w:rPr>
          <w:rFonts w:ascii="Arial" w:hAnsi="Arial" w:cs="Arial"/>
          <w:spacing w:val="-10"/>
        </w:rPr>
        <w:t xml:space="preserve"> </w:t>
      </w:r>
      <w:r w:rsidRPr="001058B5">
        <w:rPr>
          <w:rFonts w:ascii="Arial" w:hAnsi="Arial" w:cs="Arial"/>
        </w:rPr>
        <w:t>parameters:</w:t>
      </w:r>
    </w:p>
    <w:p w14:paraId="5003E671" w14:textId="77777777" w:rsidR="008C539B" w:rsidRPr="001058B5" w:rsidRDefault="00C12992">
      <w:pPr>
        <w:spacing w:before="136" w:line="518" w:lineRule="auto"/>
        <w:ind w:left="2020" w:right="4071"/>
        <w:rPr>
          <w:rFonts w:ascii="Arial" w:hAnsi="Arial" w:cs="Arial"/>
          <w:sz w:val="18"/>
        </w:rPr>
      </w:pPr>
      <w:r w:rsidRPr="001058B5">
        <w:rPr>
          <w:rFonts w:ascii="Arial" w:hAnsi="Arial" w:cs="Arial"/>
          <w:w w:val="95"/>
          <w:sz w:val="18"/>
        </w:rPr>
        <w:t xml:space="preserve">tcp.validnode_checking = YES </w:t>
      </w:r>
      <w:r w:rsidRPr="001058B5">
        <w:rPr>
          <w:rFonts w:ascii="Arial" w:hAnsi="Arial" w:cs="Arial"/>
          <w:w w:val="90"/>
          <w:sz w:val="18"/>
        </w:rPr>
        <w:t>tcp.excluded_nodes</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{list</w:t>
      </w:r>
      <w:r w:rsidRPr="001058B5">
        <w:rPr>
          <w:rFonts w:ascii="Arial" w:hAnsi="Arial" w:cs="Arial"/>
          <w:spacing w:val="-42"/>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IP</w:t>
      </w:r>
      <w:r w:rsidRPr="001058B5">
        <w:rPr>
          <w:rFonts w:ascii="Arial" w:hAnsi="Arial" w:cs="Arial"/>
          <w:spacing w:val="-42"/>
          <w:w w:val="90"/>
          <w:sz w:val="18"/>
        </w:rPr>
        <w:t xml:space="preserve"> </w:t>
      </w:r>
      <w:r w:rsidRPr="001058B5">
        <w:rPr>
          <w:rFonts w:ascii="Arial" w:hAnsi="Arial" w:cs="Arial"/>
          <w:w w:val="90"/>
          <w:sz w:val="18"/>
        </w:rPr>
        <w:t>addresses} tcp.invited_nodes</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{list</w:t>
      </w:r>
      <w:r w:rsidRPr="001058B5">
        <w:rPr>
          <w:rFonts w:ascii="Arial" w:hAnsi="Arial" w:cs="Arial"/>
          <w:spacing w:val="-36"/>
          <w:w w:val="90"/>
          <w:sz w:val="18"/>
        </w:rPr>
        <w:t xml:space="preserve"> </w:t>
      </w:r>
      <w:r w:rsidRPr="001058B5">
        <w:rPr>
          <w:rFonts w:ascii="Arial" w:hAnsi="Arial" w:cs="Arial"/>
          <w:w w:val="90"/>
          <w:sz w:val="18"/>
        </w:rPr>
        <w:t>of</w:t>
      </w:r>
      <w:r w:rsidRPr="001058B5">
        <w:rPr>
          <w:rFonts w:ascii="Arial" w:hAnsi="Arial" w:cs="Arial"/>
          <w:spacing w:val="-36"/>
          <w:w w:val="90"/>
          <w:sz w:val="18"/>
        </w:rPr>
        <w:t xml:space="preserve"> </w:t>
      </w:r>
      <w:r w:rsidRPr="001058B5">
        <w:rPr>
          <w:rFonts w:ascii="Arial" w:hAnsi="Arial" w:cs="Arial"/>
          <w:w w:val="90"/>
          <w:sz w:val="18"/>
        </w:rPr>
        <w:t>IP</w:t>
      </w:r>
      <w:r w:rsidRPr="001058B5">
        <w:rPr>
          <w:rFonts w:ascii="Arial" w:hAnsi="Arial" w:cs="Arial"/>
          <w:spacing w:val="-35"/>
          <w:w w:val="90"/>
          <w:sz w:val="18"/>
        </w:rPr>
        <w:t xml:space="preserve"> </w:t>
      </w:r>
      <w:r w:rsidRPr="001058B5">
        <w:rPr>
          <w:rFonts w:ascii="Arial" w:hAnsi="Arial" w:cs="Arial"/>
          <w:w w:val="90"/>
          <w:sz w:val="18"/>
        </w:rPr>
        <w:t>addresses}</w:t>
      </w:r>
    </w:p>
    <w:p w14:paraId="40AC5970" w14:textId="77777777" w:rsidR="008C539B" w:rsidRPr="001058B5" w:rsidRDefault="00C12992">
      <w:pPr>
        <w:pStyle w:val="BodyText"/>
        <w:spacing w:line="216" w:lineRule="exact"/>
        <w:ind w:left="2020"/>
        <w:rPr>
          <w:rFonts w:ascii="Arial" w:hAnsi="Arial" w:cs="Arial"/>
        </w:rPr>
      </w:pPr>
      <w:r w:rsidRPr="001058B5">
        <w:rPr>
          <w:rFonts w:ascii="Arial" w:hAnsi="Arial" w:cs="Arial"/>
        </w:rPr>
        <w:t>The tcp.validnode_checking</w:t>
      </w:r>
      <w:r w:rsidRPr="001058B5">
        <w:rPr>
          <w:rFonts w:ascii="Arial" w:hAnsi="Arial" w:cs="Arial"/>
          <w:spacing w:val="-98"/>
        </w:rPr>
        <w:t xml:space="preserve"> </w:t>
      </w:r>
      <w:r w:rsidRPr="001058B5">
        <w:rPr>
          <w:rFonts w:ascii="Arial" w:hAnsi="Arial" w:cs="Arial"/>
        </w:rPr>
        <w:t>parameter enables the feature. The tcp.excluded_</w:t>
      </w:r>
    </w:p>
    <w:p w14:paraId="2EEFF61B" w14:textId="77777777" w:rsidR="008C539B" w:rsidRPr="001058B5" w:rsidRDefault="00C12992">
      <w:pPr>
        <w:pStyle w:val="BodyText"/>
        <w:spacing w:before="2" w:line="230" w:lineRule="auto"/>
        <w:ind w:left="2020" w:right="983"/>
        <w:rPr>
          <w:rFonts w:ascii="Arial" w:hAnsi="Arial" w:cs="Arial"/>
        </w:rPr>
      </w:pPr>
      <w:r w:rsidRPr="001058B5">
        <w:rPr>
          <w:rFonts w:ascii="Arial" w:hAnsi="Arial" w:cs="Arial"/>
        </w:rPr>
        <w:t>nodes</w:t>
      </w:r>
      <w:r w:rsidRPr="001058B5">
        <w:rPr>
          <w:rFonts w:ascii="Arial" w:hAnsi="Arial" w:cs="Arial"/>
          <w:spacing w:val="-101"/>
        </w:rPr>
        <w:t xml:space="preserve"> </w:t>
      </w:r>
      <w:r w:rsidRPr="001058B5">
        <w:rPr>
          <w:rFonts w:ascii="Arial" w:hAnsi="Arial" w:cs="Arial"/>
        </w:rPr>
        <w:t>and tcp.invited_nodes</w:t>
      </w:r>
      <w:r w:rsidRPr="001058B5">
        <w:rPr>
          <w:rFonts w:ascii="Arial" w:hAnsi="Arial" w:cs="Arial"/>
          <w:spacing w:val="-101"/>
        </w:rPr>
        <w:t xml:space="preserve"> </w:t>
      </w:r>
      <w:r w:rsidRPr="001058B5">
        <w:rPr>
          <w:rFonts w:ascii="Arial" w:hAnsi="Arial" w:cs="Arial"/>
        </w:rPr>
        <w:t>parameters deny and enable specific client IP addresse</w:t>
      </w:r>
      <w:bookmarkStart w:id="2120" w:name="_bookmark2265"/>
      <w:bookmarkEnd w:id="2120"/>
      <w:r w:rsidRPr="001058B5">
        <w:rPr>
          <w:rFonts w:ascii="Arial" w:hAnsi="Arial" w:cs="Arial"/>
        </w:rPr>
        <w:t>s from making</w:t>
      </w:r>
      <w:bookmarkStart w:id="2121" w:name="_bookmark2263"/>
      <w:bookmarkEnd w:id="2121"/>
      <w:r w:rsidRPr="001058B5">
        <w:rPr>
          <w:rFonts w:ascii="Arial" w:hAnsi="Arial" w:cs="Arial"/>
        </w:rPr>
        <w:t xml:space="preserve"> </w:t>
      </w:r>
      <w:bookmarkStart w:id="2122" w:name="_bookmark2264"/>
      <w:bookmarkEnd w:id="2122"/>
      <w:r w:rsidRPr="001058B5">
        <w:rPr>
          <w:rFonts w:ascii="Arial" w:hAnsi="Arial" w:cs="Arial"/>
        </w:rPr>
        <w:t>connections to the Oracle listener. This helps to prevent potential Denial of Service attacks.</w:t>
      </w:r>
    </w:p>
    <w:p w14:paraId="46C12A2C" w14:textId="77777777" w:rsidR="008C539B" w:rsidRPr="001058B5" w:rsidRDefault="00C12992">
      <w:pPr>
        <w:spacing w:before="119" w:line="232" w:lineRule="auto"/>
        <w:ind w:left="2020" w:right="848" w:hanging="1"/>
        <w:rPr>
          <w:rFonts w:ascii="Arial" w:hAnsi="Arial" w:cs="Arial"/>
          <w:sz w:val="20"/>
        </w:rPr>
      </w:pPr>
      <w:r w:rsidRPr="001058B5">
        <w:rPr>
          <w:rFonts w:ascii="Arial" w:hAnsi="Arial" w:cs="Arial"/>
          <w:sz w:val="20"/>
        </w:rPr>
        <w:t xml:space="preserve">You can use Oracle Net Manager to configure these parameters. See </w:t>
      </w:r>
      <w:r w:rsidRPr="001058B5">
        <w:rPr>
          <w:rFonts w:ascii="Arial" w:hAnsi="Arial" w:cs="Arial"/>
          <w:i/>
          <w:sz w:val="20"/>
        </w:rPr>
        <w:t>Oracle</w:t>
      </w:r>
      <w:bookmarkStart w:id="2123" w:name="_bookmark2266"/>
      <w:bookmarkEnd w:id="2123"/>
      <w:r w:rsidRPr="001058B5">
        <w:rPr>
          <w:rFonts w:ascii="Arial" w:hAnsi="Arial" w:cs="Arial"/>
          <w:i/>
          <w:sz w:val="20"/>
        </w:rPr>
        <w:t xml:space="preserve"> Database Net Services Administrator's Guide </w:t>
      </w:r>
      <w:r w:rsidRPr="001058B5">
        <w:rPr>
          <w:rFonts w:ascii="Arial" w:hAnsi="Arial" w:cs="Arial"/>
          <w:sz w:val="20"/>
        </w:rPr>
        <w:t>for more information.</w:t>
      </w:r>
    </w:p>
    <w:p w14:paraId="7B7BB4F2"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Encrypt netwo</w:t>
      </w:r>
      <w:bookmarkStart w:id="2124" w:name="_bookmark2267"/>
      <w:bookmarkEnd w:id="2124"/>
      <w:r w:rsidRPr="001058B5">
        <w:rPr>
          <w:rFonts w:ascii="Arial" w:hAnsi="Arial" w:cs="Arial"/>
        </w:rPr>
        <w:t>rk traffic.</w:t>
      </w:r>
    </w:p>
    <w:p w14:paraId="53D99562" w14:textId="77777777" w:rsidR="008C539B" w:rsidRPr="001058B5" w:rsidRDefault="00C12992">
      <w:pPr>
        <w:spacing w:before="120" w:line="232" w:lineRule="auto"/>
        <w:ind w:left="2020" w:right="716"/>
        <w:rPr>
          <w:rFonts w:ascii="Arial" w:hAnsi="Arial" w:cs="Arial"/>
          <w:sz w:val="20"/>
        </w:rPr>
      </w:pPr>
      <w:r w:rsidRPr="001058B5">
        <w:rPr>
          <w:rFonts w:ascii="Arial" w:hAnsi="Arial" w:cs="Arial"/>
          <w:sz w:val="20"/>
        </w:rPr>
        <w:t xml:space="preserve">If possible, use Oracle Advanced Security to encrypt network traffic among clients, databases, and application servers. </w:t>
      </w:r>
      <w:r w:rsidRPr="001058B5">
        <w:rPr>
          <w:rFonts w:ascii="Arial" w:hAnsi="Arial" w:cs="Arial"/>
          <w:i/>
          <w:sz w:val="20"/>
        </w:rPr>
        <w:t xml:space="preserve">Oracle Database 2 Day + Security Guide </w:t>
      </w:r>
      <w:r w:rsidRPr="001058B5">
        <w:rPr>
          <w:rFonts w:ascii="Arial" w:hAnsi="Arial" w:cs="Arial"/>
          <w:sz w:val="20"/>
        </w:rPr>
        <w:t xml:space="preserve">provides an introduction to network encryption. For detailed information about network encryption, see </w:t>
      </w:r>
      <w:r w:rsidRPr="001058B5">
        <w:rPr>
          <w:rFonts w:ascii="Arial" w:hAnsi="Arial" w:cs="Arial"/>
          <w:i/>
          <w:sz w:val="20"/>
        </w:rPr>
        <w:t>Oracle Database Advanced Security Administrator's Guide</w:t>
      </w:r>
      <w:r w:rsidRPr="001058B5">
        <w:rPr>
          <w:rFonts w:ascii="Arial" w:hAnsi="Arial" w:cs="Arial"/>
          <w:sz w:val="20"/>
        </w:rPr>
        <w:t>.</w:t>
      </w:r>
    </w:p>
    <w:p w14:paraId="5D44B8FA" w14:textId="77777777" w:rsidR="008C539B" w:rsidRPr="001058B5" w:rsidRDefault="00C12992">
      <w:pPr>
        <w:pStyle w:val="Heading7"/>
        <w:numPr>
          <w:ilvl w:val="0"/>
          <w:numId w:val="9"/>
        </w:numPr>
        <w:tabs>
          <w:tab w:val="left" w:pos="2020"/>
        </w:tabs>
        <w:spacing w:before="114"/>
        <w:ind w:right="1323"/>
        <w:jc w:val="left"/>
        <w:rPr>
          <w:rFonts w:ascii="Arial" w:hAnsi="Arial" w:cs="Arial"/>
        </w:rPr>
      </w:pPr>
      <w:r w:rsidRPr="001058B5">
        <w:rPr>
          <w:rFonts w:ascii="Arial" w:hAnsi="Arial" w:cs="Arial"/>
        </w:rPr>
        <w:t>Secure the host operating system (the system on which Oracle Database</w:t>
      </w:r>
      <w:r w:rsidRPr="001058B5">
        <w:rPr>
          <w:rFonts w:ascii="Arial" w:hAnsi="Arial" w:cs="Arial"/>
          <w:spacing w:val="-28"/>
        </w:rPr>
        <w:t xml:space="preserve"> </w:t>
      </w:r>
      <w:r w:rsidRPr="001058B5">
        <w:rPr>
          <w:rFonts w:ascii="Arial" w:hAnsi="Arial" w:cs="Arial"/>
        </w:rPr>
        <w:t>is installed).</w:t>
      </w:r>
    </w:p>
    <w:p w14:paraId="307929A2" w14:textId="77777777" w:rsidR="008C539B" w:rsidRPr="001058B5" w:rsidRDefault="00C12992">
      <w:pPr>
        <w:pStyle w:val="BodyText"/>
        <w:spacing w:before="120" w:line="232" w:lineRule="auto"/>
        <w:ind w:left="2020" w:right="705"/>
        <w:rPr>
          <w:rFonts w:ascii="Arial" w:hAnsi="Arial" w:cs="Arial"/>
        </w:rPr>
      </w:pPr>
      <w:r w:rsidRPr="001058B5">
        <w:rPr>
          <w:rFonts w:ascii="Arial" w:hAnsi="Arial" w:cs="Arial"/>
        </w:rPr>
        <w:t xml:space="preserve">Secure the host operating system by disabling all unnecessary operating system services. Both UNIX and Windows provide a variety of operating system services, most of which are not necessary for typical deployments. </w:t>
      </w:r>
      <w:bookmarkStart w:id="2125" w:name="_bookmark2268"/>
      <w:bookmarkEnd w:id="2125"/>
      <w:r w:rsidRPr="001058B5">
        <w:rPr>
          <w:rFonts w:ascii="Arial" w:hAnsi="Arial" w:cs="Arial"/>
        </w:rPr>
        <w:t>These services include FTP, TFTP, TELNET, and so forth. Be sure to close both the UDP and TCP ports for each service that is being disabled. Disabling one type of port and not the other does not make the operating system more secure.</w:t>
      </w:r>
    </w:p>
    <w:p w14:paraId="333F0B63" w14:textId="77777777" w:rsidR="008C539B" w:rsidRPr="001058B5" w:rsidRDefault="008C539B">
      <w:pPr>
        <w:pStyle w:val="BodyText"/>
        <w:spacing w:before="2"/>
        <w:rPr>
          <w:rFonts w:ascii="Arial" w:hAnsi="Arial" w:cs="Arial"/>
          <w:sz w:val="25"/>
        </w:rPr>
      </w:pPr>
    </w:p>
    <w:p w14:paraId="14A49F26" w14:textId="77777777" w:rsidR="008C539B" w:rsidRPr="001058B5" w:rsidRDefault="00C12992">
      <w:pPr>
        <w:pStyle w:val="Heading4"/>
        <w:ind w:left="100"/>
      </w:pPr>
      <w:bookmarkStart w:id="2126" w:name="Securing_a_Secure_Sockets_Layer_Connecti"/>
      <w:bookmarkStart w:id="2127" w:name="_bookmark2269"/>
      <w:bookmarkEnd w:id="2126"/>
      <w:bookmarkEnd w:id="2127"/>
      <w:r w:rsidRPr="001058B5">
        <w:t>Securing a S</w:t>
      </w:r>
      <w:bookmarkStart w:id="2128" w:name="_bookmark2270"/>
      <w:bookmarkEnd w:id="2128"/>
      <w:r w:rsidRPr="001058B5">
        <w:t xml:space="preserve">ecure Sockets </w:t>
      </w:r>
      <w:bookmarkStart w:id="2129" w:name="_bookmark2271"/>
      <w:bookmarkEnd w:id="2129"/>
      <w:r w:rsidRPr="001058B5">
        <w:t>Layer Connection</w:t>
      </w:r>
    </w:p>
    <w:p w14:paraId="0A7A218A" w14:textId="77777777" w:rsidR="008C539B" w:rsidRPr="001058B5" w:rsidRDefault="00C12992">
      <w:pPr>
        <w:pStyle w:val="BodyText"/>
        <w:spacing w:before="80" w:line="232" w:lineRule="auto"/>
        <w:ind w:left="1660" w:right="720"/>
        <w:rPr>
          <w:rFonts w:ascii="Arial" w:hAnsi="Arial" w:cs="Arial"/>
        </w:rPr>
      </w:pPr>
      <w:r w:rsidRPr="001058B5">
        <w:rPr>
          <w:rFonts w:ascii="Arial" w:hAnsi="Arial" w:cs="Arial"/>
        </w:rPr>
        <w:t>Secure Sockets Layer (SSL) is the Internet standard protocol for secure communication, providing mechanisms for data integrity and data encryption. These mechanisms can protect the messages sent and received by you or by applications and servers, supporting secure authentication, authorization, and messaging through certificates and, if necessary, encryption. Good security practices maximize protection and minimize gaps or disclosures that threaten security. The following guidelines show the</w:t>
      </w:r>
    </w:p>
    <w:p w14:paraId="0A656F79"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0721B3E" w14:textId="77777777" w:rsidR="008C539B" w:rsidRPr="001058B5" w:rsidRDefault="008C539B">
      <w:pPr>
        <w:pStyle w:val="BodyText"/>
        <w:spacing w:before="5"/>
        <w:rPr>
          <w:rFonts w:ascii="Arial" w:hAnsi="Arial" w:cs="Arial"/>
          <w:sz w:val="25"/>
        </w:rPr>
      </w:pPr>
    </w:p>
    <w:p w14:paraId="648C12C1"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cautious attention to detail necessary for the successful use of SSL. For detailed information about Oracle SSL configuration, see </w:t>
      </w:r>
      <w:r w:rsidRPr="001058B5">
        <w:rPr>
          <w:rFonts w:ascii="Arial" w:hAnsi="Arial" w:cs="Arial"/>
          <w:i/>
          <w:sz w:val="20"/>
        </w:rPr>
        <w:t>Oracle Database Advanced Security Administra</w:t>
      </w:r>
      <w:bookmarkStart w:id="2130" w:name="_bookmark2272"/>
      <w:bookmarkEnd w:id="2130"/>
      <w:r w:rsidRPr="001058B5">
        <w:rPr>
          <w:rFonts w:ascii="Arial" w:hAnsi="Arial" w:cs="Arial"/>
          <w:i/>
          <w:sz w:val="20"/>
        </w:rPr>
        <w:t>tor's Guide</w:t>
      </w:r>
      <w:r w:rsidRPr="001058B5">
        <w:rPr>
          <w:rFonts w:ascii="Arial" w:hAnsi="Arial" w:cs="Arial"/>
          <w:sz w:val="20"/>
        </w:rPr>
        <w:t>.</w:t>
      </w:r>
    </w:p>
    <w:p w14:paraId="6CB8726B" w14:textId="77777777" w:rsidR="008C539B" w:rsidRPr="001058B5" w:rsidRDefault="00C12992">
      <w:pPr>
        <w:pStyle w:val="Heading7"/>
        <w:numPr>
          <w:ilvl w:val="0"/>
          <w:numId w:val="6"/>
        </w:numPr>
        <w:tabs>
          <w:tab w:val="left" w:pos="2620"/>
        </w:tabs>
        <w:spacing w:before="115"/>
        <w:ind w:right="474"/>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configuration</w:t>
      </w:r>
      <w:r w:rsidRPr="001058B5">
        <w:rPr>
          <w:rFonts w:ascii="Arial" w:hAnsi="Arial" w:cs="Arial"/>
          <w:spacing w:val="-4"/>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clients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listeners)</w:t>
      </w:r>
      <w:r w:rsidRPr="001058B5">
        <w:rPr>
          <w:rFonts w:ascii="Arial" w:hAnsi="Arial" w:cs="Arial"/>
          <w:spacing w:val="-3"/>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 xml:space="preserve">the correct port </w:t>
      </w:r>
      <w:bookmarkStart w:id="2131" w:name="_bookmark2273"/>
      <w:bookmarkEnd w:id="2131"/>
      <w:r w:rsidRPr="001058B5">
        <w:rPr>
          <w:rFonts w:ascii="Arial" w:hAnsi="Arial" w:cs="Arial"/>
        </w:rPr>
        <w:t>for SSL, which is the port configured upon</w:t>
      </w:r>
      <w:r w:rsidRPr="001058B5">
        <w:rPr>
          <w:rFonts w:ascii="Arial" w:hAnsi="Arial" w:cs="Arial"/>
          <w:spacing w:val="-17"/>
        </w:rPr>
        <w:t xml:space="preserve"> </w:t>
      </w:r>
      <w:r w:rsidRPr="001058B5">
        <w:rPr>
          <w:rFonts w:ascii="Arial" w:hAnsi="Arial" w:cs="Arial"/>
        </w:rPr>
        <w:t>installation.</w:t>
      </w:r>
    </w:p>
    <w:p w14:paraId="7B0A59D2" w14:textId="77777777" w:rsidR="008C539B" w:rsidRPr="001058B5" w:rsidRDefault="00C12992">
      <w:pPr>
        <w:pStyle w:val="BodyText"/>
        <w:spacing w:before="119" w:line="232" w:lineRule="auto"/>
        <w:ind w:left="2620" w:right="312"/>
        <w:rPr>
          <w:rFonts w:ascii="Arial" w:hAnsi="Arial" w:cs="Arial"/>
        </w:rPr>
      </w:pPr>
      <w:r w:rsidRPr="001058B5">
        <w:rPr>
          <w:rFonts w:ascii="Arial" w:hAnsi="Arial" w:cs="Arial"/>
        </w:rPr>
        <w:t>You can run HTTPS on any port, but the standards specify port 443, where any HTTPS-compliant browser looks by default. The port can also be specified in the URL, for example:</w:t>
      </w:r>
    </w:p>
    <w:p w14:paraId="5724BD4E" w14:textId="77777777" w:rsidR="008C539B" w:rsidRPr="001058B5" w:rsidRDefault="00C12992">
      <w:pPr>
        <w:spacing w:before="140"/>
        <w:ind w:left="2620"/>
        <w:rPr>
          <w:rFonts w:ascii="Arial" w:hAnsi="Arial" w:cs="Arial"/>
          <w:sz w:val="18"/>
        </w:rPr>
      </w:pPr>
      <w:r w:rsidRPr="001058B5">
        <w:rPr>
          <w:rFonts w:ascii="Arial" w:hAnsi="Arial" w:cs="Arial"/>
          <w:w w:val="95"/>
          <w:sz w:val="18"/>
        </w:rPr>
        <w:t>https://secure.example.com:4445/</w:t>
      </w:r>
    </w:p>
    <w:p w14:paraId="377F4875" w14:textId="77777777" w:rsidR="008C539B" w:rsidRPr="001058B5" w:rsidRDefault="008C539B">
      <w:pPr>
        <w:pStyle w:val="BodyText"/>
        <w:spacing w:before="10"/>
        <w:rPr>
          <w:rFonts w:ascii="Arial" w:hAnsi="Arial" w:cs="Arial"/>
          <w:sz w:val="18"/>
        </w:rPr>
      </w:pPr>
    </w:p>
    <w:p w14:paraId="290B724B" w14:textId="77777777" w:rsidR="008C539B" w:rsidRPr="001058B5" w:rsidRDefault="00C12992">
      <w:pPr>
        <w:pStyle w:val="BodyText"/>
        <w:spacing w:line="232" w:lineRule="auto"/>
        <w:ind w:left="2620" w:right="848"/>
        <w:rPr>
          <w:rFonts w:ascii="Arial" w:hAnsi="Arial" w:cs="Arial"/>
        </w:rPr>
      </w:pPr>
      <w:r w:rsidRPr="001058B5">
        <w:rPr>
          <w:rFonts w:ascii="Arial" w:hAnsi="Arial" w:cs="Arial"/>
        </w:rPr>
        <w:t xml:space="preserve">If a </w:t>
      </w:r>
      <w:bookmarkStart w:id="2132" w:name="_bookmark2274"/>
      <w:bookmarkEnd w:id="2132"/>
      <w:r w:rsidRPr="001058B5">
        <w:rPr>
          <w:rFonts w:ascii="Arial" w:hAnsi="Arial" w:cs="Arial"/>
        </w:rPr>
        <w:t>firewall is in use, then it too must use the same ports for secure (SSL)</w:t>
      </w:r>
      <w:bookmarkStart w:id="2133" w:name="_bookmark2275"/>
      <w:bookmarkEnd w:id="2133"/>
      <w:r w:rsidRPr="001058B5">
        <w:rPr>
          <w:rFonts w:ascii="Arial" w:hAnsi="Arial" w:cs="Arial"/>
        </w:rPr>
        <w:t xml:space="preserve"> communication.</w:t>
      </w:r>
    </w:p>
    <w:p w14:paraId="372C6D28" w14:textId="77777777" w:rsidR="008C539B" w:rsidRPr="001058B5" w:rsidRDefault="00C12992">
      <w:pPr>
        <w:pStyle w:val="Heading7"/>
        <w:numPr>
          <w:ilvl w:val="0"/>
          <w:numId w:val="6"/>
        </w:numPr>
        <w:tabs>
          <w:tab w:val="left" w:pos="2620"/>
        </w:tabs>
        <w:spacing w:before="116"/>
        <w:ind w:right="367"/>
        <w:rPr>
          <w:rFonts w:ascii="Arial" w:hAnsi="Arial" w:cs="Arial"/>
        </w:rPr>
      </w:pPr>
      <w:r w:rsidRPr="001058B5">
        <w:rPr>
          <w:rFonts w:ascii="Arial" w:hAnsi="Arial" w:cs="Arial"/>
        </w:rPr>
        <w:t xml:space="preserve">Ensure that TCPS is </w:t>
      </w:r>
      <w:bookmarkStart w:id="2134" w:name="_bookmark2276"/>
      <w:bookmarkEnd w:id="2134"/>
      <w:r w:rsidRPr="001058B5">
        <w:rPr>
          <w:rFonts w:ascii="Arial" w:hAnsi="Arial" w:cs="Arial"/>
        </w:rPr>
        <w:t>specified as the PROTOCOL in the ADDRESS</w:t>
      </w:r>
      <w:r w:rsidRPr="001058B5">
        <w:rPr>
          <w:rFonts w:ascii="Arial" w:hAnsi="Arial" w:cs="Arial"/>
          <w:spacing w:val="-34"/>
        </w:rPr>
        <w:t xml:space="preserve"> </w:t>
      </w:r>
      <w:r w:rsidRPr="001058B5">
        <w:rPr>
          <w:rFonts w:ascii="Arial" w:hAnsi="Arial" w:cs="Arial"/>
        </w:rPr>
        <w:t>parameter in the tnsnames.ora file (typically on the cli</w:t>
      </w:r>
      <w:bookmarkStart w:id="2135" w:name="_bookmark2277"/>
      <w:bookmarkEnd w:id="2135"/>
      <w:r w:rsidRPr="001058B5">
        <w:rPr>
          <w:rFonts w:ascii="Arial" w:hAnsi="Arial" w:cs="Arial"/>
        </w:rPr>
        <w:t>ent or in the LDAP</w:t>
      </w:r>
      <w:r w:rsidRPr="001058B5">
        <w:rPr>
          <w:rFonts w:ascii="Arial" w:hAnsi="Arial" w:cs="Arial"/>
          <w:spacing w:val="-25"/>
        </w:rPr>
        <w:t xml:space="preserve"> </w:t>
      </w:r>
      <w:r w:rsidRPr="001058B5">
        <w:rPr>
          <w:rFonts w:ascii="Arial" w:hAnsi="Arial" w:cs="Arial"/>
        </w:rPr>
        <w:t>directory).</w:t>
      </w:r>
    </w:p>
    <w:p w14:paraId="3E645D11" w14:textId="77777777" w:rsidR="008C539B" w:rsidRPr="001058B5" w:rsidRDefault="00C12992">
      <w:pPr>
        <w:pStyle w:val="BodyText"/>
        <w:spacing w:before="114" w:line="246" w:lineRule="exact"/>
        <w:ind w:left="2620"/>
        <w:rPr>
          <w:rFonts w:ascii="Arial" w:hAnsi="Arial" w:cs="Arial"/>
        </w:rPr>
      </w:pPr>
      <w:bookmarkStart w:id="2136" w:name="_bookmark2278"/>
      <w:bookmarkEnd w:id="2136"/>
      <w:r w:rsidRPr="001058B5">
        <w:rPr>
          <w:rFonts w:ascii="Arial" w:hAnsi="Arial" w:cs="Arial"/>
        </w:rPr>
        <w:t>An identical specification must appear in the listener.ora</w:t>
      </w:r>
      <w:r w:rsidRPr="001058B5">
        <w:rPr>
          <w:rFonts w:ascii="Arial" w:hAnsi="Arial" w:cs="Arial"/>
          <w:spacing w:val="-88"/>
        </w:rPr>
        <w:t xml:space="preserve"> </w:t>
      </w:r>
      <w:r w:rsidRPr="001058B5">
        <w:rPr>
          <w:rFonts w:ascii="Arial" w:hAnsi="Arial" w:cs="Arial"/>
        </w:rPr>
        <w:t>file (typically in the</w:t>
      </w:r>
    </w:p>
    <w:p w14:paraId="2B531E3C" w14:textId="77777777" w:rsidR="008C539B" w:rsidRPr="001058B5" w:rsidRDefault="00C12992">
      <w:pPr>
        <w:pStyle w:val="BodyText"/>
        <w:spacing w:line="246" w:lineRule="exact"/>
        <w:ind w:left="2620"/>
        <w:rPr>
          <w:rFonts w:ascii="Arial" w:hAnsi="Arial" w:cs="Arial"/>
        </w:rPr>
      </w:pPr>
      <w:r w:rsidRPr="001058B5">
        <w:rPr>
          <w:rFonts w:ascii="Arial" w:hAnsi="Arial" w:cs="Arial"/>
        </w:rPr>
        <w:t>$ORACLE_HOME/net</w:t>
      </w:r>
      <w:bookmarkStart w:id="2137" w:name="_bookmark2279"/>
      <w:bookmarkEnd w:id="2137"/>
      <w:r w:rsidRPr="001058B5">
        <w:rPr>
          <w:rFonts w:ascii="Arial" w:hAnsi="Arial" w:cs="Arial"/>
        </w:rPr>
        <w:t>work/admin</w:t>
      </w:r>
      <w:r w:rsidRPr="001058B5">
        <w:rPr>
          <w:rFonts w:ascii="Arial" w:hAnsi="Arial" w:cs="Arial"/>
          <w:spacing w:val="-83"/>
        </w:rPr>
        <w:t xml:space="preserve"> </w:t>
      </w:r>
      <w:r w:rsidRPr="001058B5">
        <w:rPr>
          <w:rFonts w:ascii="Arial" w:hAnsi="Arial" w:cs="Arial"/>
        </w:rPr>
        <w:t>directory).</w:t>
      </w:r>
    </w:p>
    <w:p w14:paraId="2EBB9B18" w14:textId="77777777" w:rsidR="008C539B" w:rsidRPr="001058B5" w:rsidRDefault="00C12992">
      <w:pPr>
        <w:pStyle w:val="Heading7"/>
        <w:numPr>
          <w:ilvl w:val="0"/>
          <w:numId w:val="6"/>
        </w:numPr>
        <w:tabs>
          <w:tab w:val="left" w:pos="2620"/>
        </w:tabs>
        <w:spacing w:before="111"/>
        <w:ind w:right="345"/>
        <w:rPr>
          <w:rFonts w:ascii="Arial" w:hAnsi="Arial" w:cs="Arial"/>
        </w:rPr>
      </w:pPr>
      <w:r w:rsidRPr="001058B5">
        <w:rPr>
          <w:rFonts w:ascii="Arial" w:hAnsi="Arial" w:cs="Arial"/>
        </w:rPr>
        <w:t>Ensure that the SSL mode is consistent for both ends of every</w:t>
      </w:r>
      <w:r w:rsidRPr="001058B5">
        <w:rPr>
          <w:rFonts w:ascii="Arial" w:hAnsi="Arial" w:cs="Arial"/>
          <w:spacing w:val="-36"/>
        </w:rPr>
        <w:t xml:space="preserve"> </w:t>
      </w:r>
      <w:r w:rsidRPr="001058B5">
        <w:rPr>
          <w:rFonts w:ascii="Arial" w:hAnsi="Arial" w:cs="Arial"/>
        </w:rPr>
        <w:t>communication. For example, the database (on one side) and the user or application (on the other) must have the same SSL</w:t>
      </w:r>
      <w:r w:rsidRPr="001058B5">
        <w:rPr>
          <w:rFonts w:ascii="Arial" w:hAnsi="Arial" w:cs="Arial"/>
          <w:spacing w:val="-2"/>
        </w:rPr>
        <w:t xml:space="preserve"> </w:t>
      </w:r>
      <w:r w:rsidRPr="001058B5">
        <w:rPr>
          <w:rFonts w:ascii="Arial" w:hAnsi="Arial" w:cs="Arial"/>
        </w:rPr>
        <w:t>mode.</w:t>
      </w:r>
    </w:p>
    <w:p w14:paraId="6E39C381" w14:textId="77777777" w:rsidR="008C539B" w:rsidRPr="001058B5" w:rsidRDefault="00C12992">
      <w:pPr>
        <w:pStyle w:val="BodyText"/>
        <w:spacing w:before="119" w:line="232" w:lineRule="auto"/>
        <w:ind w:left="2619" w:right="284"/>
        <w:rPr>
          <w:rFonts w:ascii="Arial" w:hAnsi="Arial" w:cs="Arial"/>
        </w:rPr>
      </w:pPr>
      <w:r w:rsidRPr="001058B5">
        <w:rPr>
          <w:rFonts w:ascii="Arial" w:hAnsi="Arial" w:cs="Arial"/>
        </w:rPr>
        <w:t>The mode can specify either client or server authentication (one-way), both client and server authentication (two-way</w:t>
      </w:r>
      <w:bookmarkStart w:id="2138" w:name="_bookmark2280"/>
      <w:bookmarkEnd w:id="2138"/>
      <w:r w:rsidRPr="001058B5">
        <w:rPr>
          <w:rFonts w:ascii="Arial" w:hAnsi="Arial" w:cs="Arial"/>
        </w:rPr>
        <w:t>), or no authentication.</w:t>
      </w:r>
    </w:p>
    <w:p w14:paraId="390E1942" w14:textId="77777777" w:rsidR="008C539B" w:rsidRPr="001058B5" w:rsidRDefault="00C12992">
      <w:pPr>
        <w:pStyle w:val="Heading7"/>
        <w:numPr>
          <w:ilvl w:val="0"/>
          <w:numId w:val="6"/>
        </w:numPr>
        <w:tabs>
          <w:tab w:val="left" w:pos="2620"/>
        </w:tabs>
        <w:spacing w:before="116"/>
        <w:ind w:right="453"/>
        <w:rPr>
          <w:rFonts w:ascii="Arial" w:hAnsi="Arial" w:cs="Arial"/>
        </w:rPr>
      </w:pPr>
      <w:r w:rsidRPr="001058B5">
        <w:rPr>
          <w:rFonts w:ascii="Arial" w:hAnsi="Arial" w:cs="Arial"/>
        </w:rPr>
        <w:t>Ensure that the server supports the client cipher suites and the certificate</w:t>
      </w:r>
      <w:r w:rsidRPr="001058B5">
        <w:rPr>
          <w:rFonts w:ascii="Arial" w:hAnsi="Arial" w:cs="Arial"/>
          <w:spacing w:val="-26"/>
        </w:rPr>
        <w:t xml:space="preserve"> </w:t>
      </w:r>
      <w:r w:rsidRPr="001058B5">
        <w:rPr>
          <w:rFonts w:ascii="Arial" w:hAnsi="Arial" w:cs="Arial"/>
        </w:rPr>
        <w:t>key algorithm in</w:t>
      </w:r>
      <w:r w:rsidRPr="001058B5">
        <w:rPr>
          <w:rFonts w:ascii="Arial" w:hAnsi="Arial" w:cs="Arial"/>
          <w:spacing w:val="-2"/>
        </w:rPr>
        <w:t xml:space="preserve"> </w:t>
      </w:r>
      <w:r w:rsidRPr="001058B5">
        <w:rPr>
          <w:rFonts w:ascii="Arial" w:hAnsi="Arial" w:cs="Arial"/>
        </w:rPr>
        <w:t>use.</w:t>
      </w:r>
    </w:p>
    <w:p w14:paraId="6CEBDA4E" w14:textId="77777777" w:rsidR="008C539B" w:rsidRPr="001058B5" w:rsidRDefault="00C12992">
      <w:pPr>
        <w:pStyle w:val="ListParagraph"/>
        <w:numPr>
          <w:ilvl w:val="0"/>
          <w:numId w:val="6"/>
        </w:numPr>
        <w:tabs>
          <w:tab w:val="left" w:pos="2620"/>
        </w:tabs>
        <w:spacing w:before="118"/>
        <w:ind w:right="386"/>
        <w:rPr>
          <w:rFonts w:ascii="Arial" w:hAnsi="Arial" w:cs="Arial"/>
          <w:b/>
          <w:sz w:val="20"/>
        </w:rPr>
      </w:pP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DN</w:t>
      </w:r>
      <w:r w:rsidRPr="001058B5">
        <w:rPr>
          <w:rFonts w:ascii="Arial" w:hAnsi="Arial" w:cs="Arial"/>
          <w:b/>
          <w:spacing w:val="-3"/>
          <w:sz w:val="20"/>
        </w:rPr>
        <w:t xml:space="preserve"> </w:t>
      </w:r>
      <w:r w:rsidRPr="001058B5">
        <w:rPr>
          <w:rFonts w:ascii="Arial" w:hAnsi="Arial" w:cs="Arial"/>
          <w:b/>
          <w:sz w:val="20"/>
        </w:rPr>
        <w:t>matching</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both</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and</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to</w:t>
      </w:r>
      <w:r w:rsidRPr="001058B5">
        <w:rPr>
          <w:rFonts w:ascii="Arial" w:hAnsi="Arial" w:cs="Arial"/>
          <w:b/>
          <w:spacing w:val="-3"/>
          <w:sz w:val="20"/>
        </w:rPr>
        <w:t xml:space="preserve"> </w:t>
      </w:r>
      <w:bookmarkStart w:id="2139" w:name="_bookmark2281"/>
      <w:bookmarkEnd w:id="2139"/>
      <w:r w:rsidRPr="001058B5">
        <w:rPr>
          <w:rFonts w:ascii="Arial" w:hAnsi="Arial" w:cs="Arial"/>
          <w:b/>
          <w:sz w:val="20"/>
        </w:rPr>
        <w:t>prevent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from falsifying its identity to the client during</w:t>
      </w:r>
      <w:r w:rsidRPr="001058B5">
        <w:rPr>
          <w:rFonts w:ascii="Arial" w:hAnsi="Arial" w:cs="Arial"/>
          <w:b/>
          <w:spacing w:val="-7"/>
          <w:sz w:val="20"/>
        </w:rPr>
        <w:t xml:space="preserve"> </w:t>
      </w:r>
      <w:r w:rsidRPr="001058B5">
        <w:rPr>
          <w:rFonts w:ascii="Arial" w:hAnsi="Arial" w:cs="Arial"/>
          <w:b/>
          <w:sz w:val="20"/>
        </w:rPr>
        <w:t>connections.</w:t>
      </w:r>
    </w:p>
    <w:p w14:paraId="2F22E0AB" w14:textId="77777777" w:rsidR="008C539B" w:rsidRPr="001058B5" w:rsidRDefault="00C12992">
      <w:pPr>
        <w:pStyle w:val="BodyText"/>
        <w:spacing w:before="119" w:line="232" w:lineRule="auto"/>
        <w:ind w:left="2620" w:right="700"/>
        <w:rPr>
          <w:rFonts w:ascii="Arial" w:hAnsi="Arial" w:cs="Arial"/>
        </w:rPr>
      </w:pPr>
      <w:r w:rsidRPr="001058B5">
        <w:rPr>
          <w:rFonts w:ascii="Arial" w:hAnsi="Arial" w:cs="Arial"/>
        </w:rPr>
        <w:t>This setting ensures that the server identity is correct by matching its global database name against the DN from the server certificate.</w:t>
      </w:r>
    </w:p>
    <w:p w14:paraId="6811BD2F" w14:textId="77777777" w:rsidR="008C539B" w:rsidRPr="001058B5" w:rsidRDefault="00C12992">
      <w:pPr>
        <w:pStyle w:val="BodyText"/>
        <w:spacing w:before="112"/>
        <w:ind w:left="2620"/>
        <w:rPr>
          <w:rFonts w:ascii="Arial" w:hAnsi="Arial" w:cs="Arial"/>
        </w:rPr>
      </w:pPr>
      <w:r w:rsidRPr="001058B5">
        <w:rPr>
          <w:rFonts w:ascii="Arial" w:hAnsi="Arial" w:cs="Arial"/>
          <w:spacing w:val="-6"/>
        </w:rPr>
        <w:t xml:space="preserve">You </w:t>
      </w:r>
      <w:r w:rsidRPr="001058B5">
        <w:rPr>
          <w:rFonts w:ascii="Arial" w:hAnsi="Arial" w:cs="Arial"/>
        </w:rPr>
        <w:t>can enable DN matching in the tnsnames.ora</w:t>
      </w:r>
      <w:r w:rsidRPr="001058B5">
        <w:rPr>
          <w:rFonts w:ascii="Arial" w:hAnsi="Arial" w:cs="Arial"/>
          <w:spacing w:val="-83"/>
        </w:rPr>
        <w:t xml:space="preserve"> </w:t>
      </w:r>
      <w:r w:rsidRPr="001058B5">
        <w:rPr>
          <w:rFonts w:ascii="Arial" w:hAnsi="Arial" w:cs="Arial"/>
        </w:rPr>
        <w:t>file. For example:</w:t>
      </w:r>
    </w:p>
    <w:p w14:paraId="0B93B5B4" w14:textId="77777777" w:rsidR="008C539B" w:rsidRPr="001058B5" w:rsidRDefault="00C12992">
      <w:pPr>
        <w:spacing w:before="137"/>
        <w:ind w:left="2620"/>
        <w:rPr>
          <w:rFonts w:ascii="Arial" w:hAnsi="Arial" w:cs="Arial"/>
          <w:sz w:val="18"/>
        </w:rPr>
      </w:pPr>
      <w:r w:rsidRPr="001058B5">
        <w:rPr>
          <w:rFonts w:ascii="Arial" w:hAnsi="Arial" w:cs="Arial"/>
          <w:w w:val="95"/>
          <w:sz w:val="18"/>
        </w:rPr>
        <w:t>set:SSL_SERVER_CERT_DN="cn=finance,cn=OracleContext,c=us,o=example"</w:t>
      </w:r>
    </w:p>
    <w:p w14:paraId="3CAE7702" w14:textId="77777777" w:rsidR="008C539B" w:rsidRPr="001058B5" w:rsidRDefault="008C539B">
      <w:pPr>
        <w:pStyle w:val="BodyText"/>
        <w:spacing w:before="9"/>
        <w:rPr>
          <w:rFonts w:ascii="Arial" w:hAnsi="Arial" w:cs="Arial"/>
          <w:sz w:val="18"/>
        </w:rPr>
      </w:pPr>
    </w:p>
    <w:p w14:paraId="0C185F8C" w14:textId="77777777" w:rsidR="008C539B" w:rsidRPr="001058B5" w:rsidRDefault="00C12992">
      <w:pPr>
        <w:pStyle w:val="BodyText"/>
        <w:spacing w:before="1" w:line="232" w:lineRule="auto"/>
        <w:ind w:left="2620"/>
        <w:rPr>
          <w:rFonts w:ascii="Arial" w:hAnsi="Arial" w:cs="Arial"/>
        </w:rPr>
      </w:pPr>
      <w:r w:rsidRPr="001058B5">
        <w:rPr>
          <w:rFonts w:ascii="Arial" w:hAnsi="Arial" w:cs="Arial"/>
        </w:rPr>
        <w:t>Otherwise, a client application would not check the server certificate, which could allow the server to falsify its identity.</w:t>
      </w:r>
    </w:p>
    <w:p w14:paraId="1E162CD8" w14:textId="77777777" w:rsidR="008C539B" w:rsidRPr="001058B5" w:rsidRDefault="00C12992">
      <w:pPr>
        <w:pStyle w:val="Heading7"/>
        <w:numPr>
          <w:ilvl w:val="0"/>
          <w:numId w:val="6"/>
        </w:numPr>
        <w:tabs>
          <w:tab w:val="left" w:pos="2620"/>
        </w:tabs>
        <w:spacing w:before="116"/>
        <w:ind w:right="182"/>
        <w:rPr>
          <w:rFonts w:ascii="Arial" w:hAnsi="Arial" w:cs="Arial"/>
        </w:rPr>
      </w:pPr>
      <w:r w:rsidRPr="001058B5">
        <w:rPr>
          <w:rFonts w:ascii="Arial" w:hAnsi="Arial" w:cs="Arial"/>
        </w:rPr>
        <w:t>Do</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remove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encryption</w:t>
      </w:r>
      <w:r w:rsidRPr="001058B5">
        <w:rPr>
          <w:rFonts w:ascii="Arial" w:hAnsi="Arial" w:cs="Arial"/>
          <w:spacing w:val="-8"/>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yo</w:t>
      </w:r>
      <w:bookmarkStart w:id="2140" w:name="_bookmark2283"/>
      <w:bookmarkEnd w:id="2140"/>
      <w:r w:rsidRPr="001058B5">
        <w:rPr>
          <w:rFonts w:ascii="Arial" w:hAnsi="Arial" w:cs="Arial"/>
        </w:rPr>
        <w:t>ur</w:t>
      </w:r>
      <w:r w:rsidRPr="001058B5">
        <w:rPr>
          <w:rFonts w:ascii="Arial" w:hAnsi="Arial" w:cs="Arial"/>
          <w:spacing w:val="-8"/>
        </w:rPr>
        <w:t xml:space="preserve"> </w:t>
      </w:r>
      <w:bookmarkStart w:id="2141" w:name="_bookmark2282"/>
      <w:bookmarkEnd w:id="2141"/>
      <w:r w:rsidRPr="001058B5">
        <w:rPr>
          <w:rFonts w:ascii="Arial" w:hAnsi="Arial" w:cs="Arial"/>
        </w:rPr>
        <w:t>RSA</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8"/>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your</w:t>
      </w:r>
      <w:r w:rsidRPr="001058B5">
        <w:rPr>
          <w:rFonts w:ascii="Arial" w:hAnsi="Arial" w:cs="Arial"/>
          <w:spacing w:val="-8"/>
        </w:rPr>
        <w:t xml:space="preserve"> </w:t>
      </w:r>
      <w:r w:rsidRPr="001058B5">
        <w:rPr>
          <w:rFonts w:ascii="Arial" w:hAnsi="Arial" w:cs="Arial"/>
        </w:rPr>
        <w:t>server.key file, which requires that you enter your pass phrase to read and parse this</w:t>
      </w:r>
      <w:r w:rsidRPr="001058B5">
        <w:rPr>
          <w:rFonts w:ascii="Arial" w:hAnsi="Arial" w:cs="Arial"/>
          <w:spacing w:val="-28"/>
        </w:rPr>
        <w:t xml:space="preserve"> </w:t>
      </w:r>
      <w:r w:rsidRPr="001058B5">
        <w:rPr>
          <w:rFonts w:ascii="Arial" w:hAnsi="Arial" w:cs="Arial"/>
        </w:rPr>
        <w:t>file.</w:t>
      </w:r>
    </w:p>
    <w:p w14:paraId="53C309AC" w14:textId="77777777" w:rsidR="008C539B" w:rsidRPr="001058B5" w:rsidRDefault="008D1AB8">
      <w:pPr>
        <w:pStyle w:val="BodyText"/>
        <w:spacing w:before="10"/>
        <w:rPr>
          <w:rFonts w:ascii="Arial" w:hAnsi="Arial" w:cs="Arial"/>
          <w:b/>
          <w:sz w:val="18"/>
        </w:rPr>
      </w:pPr>
      <w:r>
        <w:rPr>
          <w:rFonts w:ascii="Arial" w:hAnsi="Arial" w:cs="Arial"/>
        </w:rPr>
        <w:pict w14:anchorId="7507CC6F">
          <v:group id="_x0000_s1094" style="position:absolute;margin-left:204pt;margin-top:13.35pt;width:312pt;height:2.5pt;z-index:6208;mso-wrap-distance-left:0;mso-wrap-distance-right:0;mso-position-horizontal-relative:page" coordorigin="4080,267" coordsize="6240,50">
            <v:line id="_x0000_s1096" style="position:absolute" from="4080,270" to="10320,270" strokeweight=".24pt"/>
            <v:line id="_x0000_s1095" style="position:absolute" from="4080,314" to="10320,314" strokeweight=".24pt"/>
            <w10:wrap type="topAndBottom" anchorx="page"/>
          </v:group>
        </w:pict>
      </w:r>
    </w:p>
    <w:p w14:paraId="7C56F5F4" w14:textId="77777777" w:rsidR="008C539B" w:rsidRPr="001058B5" w:rsidRDefault="00C12992">
      <w:pPr>
        <w:pStyle w:val="BodyText"/>
        <w:spacing w:before="20" w:after="104"/>
        <w:ind w:left="2980"/>
        <w:rPr>
          <w:rFonts w:ascii="Arial" w:hAnsi="Arial" w:cs="Arial"/>
        </w:rPr>
      </w:pPr>
      <w:r w:rsidRPr="001058B5">
        <w:rPr>
          <w:rFonts w:ascii="Arial" w:hAnsi="Arial" w:cs="Arial"/>
          <w:b/>
          <w:sz w:val="19"/>
        </w:rPr>
        <w:t xml:space="preserve">Note: </w:t>
      </w:r>
      <w:r w:rsidRPr="001058B5">
        <w:rPr>
          <w:rFonts w:ascii="Arial" w:hAnsi="Arial" w:cs="Arial"/>
        </w:rPr>
        <w:t>A server without SSL does not require a pass phrase.</w:t>
      </w:r>
    </w:p>
    <w:p w14:paraId="2F26961D" w14:textId="43DE1133" w:rsidR="008C539B" w:rsidRPr="001058B5" w:rsidRDefault="008D1AB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0AC953F">
          <v:group id="_x0000_s1091" style="width:312pt;height:2.55pt;mso-position-horizontal-relative:char;mso-position-vertical-relative:line" coordsize="6240,51">
            <v:line id="_x0000_s1093" style="position:absolute" from="0,2" to="6240,2" strokeweight=".24pt"/>
            <v:line id="_x0000_s1092" style="position:absolute" from="0,48" to="6240,48" strokeweight=".24pt"/>
            <w10:anchorlock/>
          </v:group>
        </w:pict>
      </w:r>
    </w:p>
    <w:p w14:paraId="7659B5C4" w14:textId="77777777" w:rsidR="008C539B" w:rsidRPr="001058B5" w:rsidRDefault="008C539B">
      <w:pPr>
        <w:pStyle w:val="BodyText"/>
        <w:spacing w:before="9"/>
        <w:rPr>
          <w:rFonts w:ascii="Arial" w:hAnsi="Arial" w:cs="Arial"/>
          <w:sz w:val="11"/>
        </w:rPr>
      </w:pPr>
    </w:p>
    <w:p w14:paraId="6A9F1B3C" w14:textId="77777777" w:rsidR="008C539B" w:rsidRPr="001058B5" w:rsidRDefault="00C12992">
      <w:pPr>
        <w:pStyle w:val="BodyText"/>
        <w:spacing w:before="100" w:line="230" w:lineRule="auto"/>
        <w:ind w:left="2619" w:right="102"/>
        <w:rPr>
          <w:rFonts w:ascii="Arial" w:hAnsi="Arial" w:cs="Arial"/>
        </w:rPr>
      </w:pPr>
      <w:r w:rsidRPr="001058B5">
        <w:rPr>
          <w:rFonts w:ascii="Arial" w:hAnsi="Arial" w:cs="Arial"/>
        </w:rPr>
        <w:t>If you decide your server is secure enough, you could remove the encryption from the RSA private key while preserving the original file. This enables system boot scripts to start the database server, because no pass phrase is needed. Ideally, restrict permissions to the root user only, and have the Web server start as root, but then log on as another user. Otherwise, anyone who gets this key can impersonate you on the Internet, or decrypt the data that was sent to the server.</w:t>
      </w:r>
    </w:p>
    <w:p w14:paraId="74E4B08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454FBD2" w14:textId="77777777" w:rsidR="008C539B" w:rsidRPr="001058B5" w:rsidRDefault="008C539B">
      <w:pPr>
        <w:pStyle w:val="BodyText"/>
        <w:spacing w:before="11"/>
        <w:rPr>
          <w:rFonts w:ascii="Arial" w:hAnsi="Arial" w:cs="Arial"/>
          <w:sz w:val="29"/>
        </w:rPr>
      </w:pPr>
    </w:p>
    <w:p w14:paraId="4B4D539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08BEF4A" w14:textId="77777777" w:rsidR="008C539B" w:rsidRPr="001058B5" w:rsidRDefault="00C12992">
      <w:pPr>
        <w:pStyle w:val="ListParagraph"/>
        <w:numPr>
          <w:ilvl w:val="1"/>
          <w:numId w:val="6"/>
        </w:numPr>
        <w:tabs>
          <w:tab w:val="left" w:pos="2740"/>
        </w:tabs>
        <w:spacing w:before="134" w:line="232" w:lineRule="auto"/>
        <w:ind w:right="2226"/>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3"/>
          <w:sz w:val="20"/>
        </w:rPr>
        <w:t xml:space="preserve"> </w:t>
      </w:r>
      <w:r w:rsidRPr="001058B5">
        <w:rPr>
          <w:rFonts w:ascii="Arial" w:hAnsi="Arial" w:cs="Arial"/>
          <w:sz w:val="20"/>
        </w:rPr>
        <w:t>for general SSL information, including</w:t>
      </w:r>
      <w:r w:rsidRPr="001058B5">
        <w:rPr>
          <w:rFonts w:ascii="Arial" w:hAnsi="Arial" w:cs="Arial"/>
          <w:spacing w:val="-2"/>
          <w:sz w:val="20"/>
        </w:rPr>
        <w:t xml:space="preserve"> </w:t>
      </w:r>
      <w:r w:rsidRPr="001058B5">
        <w:rPr>
          <w:rFonts w:ascii="Arial" w:hAnsi="Arial" w:cs="Arial"/>
          <w:sz w:val="20"/>
        </w:rPr>
        <w:t>configuration</w:t>
      </w:r>
    </w:p>
    <w:p w14:paraId="4367CF43" w14:textId="77777777" w:rsidR="008C539B" w:rsidRPr="001058B5" w:rsidRDefault="00C12992">
      <w:pPr>
        <w:pStyle w:val="ListParagraph"/>
        <w:numPr>
          <w:ilvl w:val="1"/>
          <w:numId w:val="6"/>
        </w:numPr>
        <w:tabs>
          <w:tab w:val="left" w:pos="2740"/>
        </w:tabs>
        <w:spacing w:before="117" w:line="232" w:lineRule="auto"/>
        <w:ind w:right="2721"/>
        <w:rPr>
          <w:rFonts w:ascii="Arial" w:hAnsi="Arial" w:cs="Arial"/>
          <w:sz w:val="20"/>
        </w:rPr>
      </w:pPr>
      <w:r w:rsidRPr="001058B5">
        <w:rPr>
          <w:rFonts w:ascii="Arial" w:hAnsi="Arial" w:cs="Arial"/>
          <w:i/>
          <w:sz w:val="20"/>
        </w:rPr>
        <w:t xml:space="preserve">Oracle Database Net Services Reference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TCP-related parameters in</w:t>
      </w:r>
      <w:r w:rsidRPr="001058B5">
        <w:rPr>
          <w:rFonts w:ascii="Arial" w:hAnsi="Arial" w:cs="Arial"/>
          <w:spacing w:val="-9"/>
          <w:sz w:val="20"/>
        </w:rPr>
        <w:t xml:space="preserve"> </w:t>
      </w:r>
      <w:r w:rsidRPr="001058B5">
        <w:rPr>
          <w:rFonts w:ascii="Arial" w:hAnsi="Arial" w:cs="Arial"/>
          <w:sz w:val="20"/>
        </w:rPr>
        <w:t>sqlnet.ora</w:t>
      </w:r>
    </w:p>
    <w:p w14:paraId="00870E0B" w14:textId="77777777" w:rsidR="008C539B" w:rsidRPr="001058B5" w:rsidRDefault="008C539B">
      <w:pPr>
        <w:pStyle w:val="BodyText"/>
        <w:spacing w:before="11"/>
        <w:rPr>
          <w:rFonts w:ascii="Arial" w:hAnsi="Arial" w:cs="Arial"/>
          <w:sz w:val="24"/>
        </w:rPr>
      </w:pPr>
    </w:p>
    <w:p w14:paraId="58326129" w14:textId="77777777" w:rsidR="008C539B" w:rsidRPr="001058B5" w:rsidRDefault="00C12992">
      <w:pPr>
        <w:pStyle w:val="Heading3"/>
        <w:ind w:left="100"/>
      </w:pPr>
      <w:bookmarkStart w:id="2142" w:name="Guidelines_for_Auditing"/>
      <w:bookmarkStart w:id="2143" w:name="_bookmark2284"/>
      <w:bookmarkStart w:id="2144" w:name="_bookmark2285"/>
      <w:bookmarkEnd w:id="2142"/>
      <w:bookmarkEnd w:id="2143"/>
      <w:bookmarkEnd w:id="2144"/>
      <w:r w:rsidRPr="001058B5">
        <w:t>Guidelines f</w:t>
      </w:r>
      <w:bookmarkStart w:id="2145" w:name="_bookmark2286"/>
      <w:bookmarkEnd w:id="2145"/>
      <w:r w:rsidRPr="001058B5">
        <w:t>or Auditing</w:t>
      </w:r>
    </w:p>
    <w:p w14:paraId="1FC63F55"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1378723A"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287" w:history="1">
        <w:r w:rsidR="00C12992" w:rsidRPr="001058B5">
          <w:rPr>
            <w:rFonts w:ascii="Arial" w:hAnsi="Arial" w:cs="Arial"/>
            <w:color w:val="0000CC"/>
            <w:sz w:val="20"/>
          </w:rPr>
          <w:t>Auditing Sensitive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EC2E674"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291" w:history="1">
        <w:r w:rsidR="00C12992" w:rsidRPr="001058B5">
          <w:rPr>
            <w:rFonts w:ascii="Arial" w:hAnsi="Arial" w:cs="Arial"/>
            <w:color w:val="0000CC"/>
            <w:sz w:val="20"/>
          </w:rPr>
          <w:t>Keeping Audited Information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Manageable</w:t>
        </w:r>
      </w:hyperlink>
    </w:p>
    <w:p w14:paraId="660F9946"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294" w:history="1">
        <w:r w:rsidR="00C12992" w:rsidRPr="001058B5">
          <w:rPr>
            <w:rFonts w:ascii="Arial" w:hAnsi="Arial" w:cs="Arial"/>
            <w:color w:val="0000CC"/>
            <w:sz w:val="20"/>
          </w:rPr>
          <w:t xml:space="preserve">Auditing </w:t>
        </w:r>
        <w:r w:rsidR="00C12992" w:rsidRPr="001058B5">
          <w:rPr>
            <w:rFonts w:ascii="Arial" w:hAnsi="Arial" w:cs="Arial"/>
            <w:color w:val="0000CC"/>
            <w:spacing w:val="-3"/>
            <w:sz w:val="20"/>
          </w:rPr>
          <w:t xml:space="preserve">Typical </w:t>
        </w:r>
        <w:r w:rsidR="00C12992" w:rsidRPr="001058B5">
          <w:rPr>
            <w:rFonts w:ascii="Arial" w:hAnsi="Arial" w:cs="Arial"/>
            <w:color w:val="0000CC"/>
            <w:sz w:val="20"/>
          </w:rPr>
          <w:t>Database Activity</w:t>
        </w:r>
      </w:hyperlink>
    </w:p>
    <w:p w14:paraId="7F7807EA"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298" w:history="1">
        <w:r w:rsidR="00C12992" w:rsidRPr="001058B5">
          <w:rPr>
            <w:rFonts w:ascii="Arial" w:hAnsi="Arial" w:cs="Arial"/>
            <w:color w:val="0000CC"/>
            <w:sz w:val="20"/>
          </w:rPr>
          <w:t>Auditing Suspicious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Activity</w:t>
        </w:r>
      </w:hyperlink>
    </w:p>
    <w:p w14:paraId="3AD49505"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300" w:history="1">
        <w:r w:rsidR="00C12992" w:rsidRPr="001058B5">
          <w:rPr>
            <w:rFonts w:ascii="Arial" w:hAnsi="Arial" w:cs="Arial"/>
            <w:color w:val="0000CC"/>
            <w:sz w:val="20"/>
          </w:rPr>
          <w:t>Recommended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Settings</w:t>
        </w:r>
      </w:hyperlink>
    </w:p>
    <w:p w14:paraId="0865A1C8" w14:textId="77777777" w:rsidR="008C539B" w:rsidRPr="001058B5" w:rsidRDefault="008C539B">
      <w:pPr>
        <w:pStyle w:val="BodyText"/>
        <w:spacing w:before="6"/>
        <w:rPr>
          <w:rFonts w:ascii="Arial" w:hAnsi="Arial" w:cs="Arial"/>
          <w:sz w:val="25"/>
        </w:rPr>
      </w:pPr>
    </w:p>
    <w:p w14:paraId="3DFC3BA4" w14:textId="77777777" w:rsidR="008C539B" w:rsidRPr="001058B5" w:rsidRDefault="00C12992">
      <w:pPr>
        <w:pStyle w:val="Heading4"/>
        <w:ind w:left="100"/>
      </w:pPr>
      <w:bookmarkStart w:id="2146" w:name="Auditing_Sensitive_Information"/>
      <w:bookmarkStart w:id="2147" w:name="_bookmark2287"/>
      <w:bookmarkStart w:id="2148" w:name="_bookmark2288"/>
      <w:bookmarkEnd w:id="2146"/>
      <w:bookmarkEnd w:id="2147"/>
      <w:bookmarkEnd w:id="2148"/>
      <w:r w:rsidRPr="001058B5">
        <w:t>Auditing Sensitive Information</w:t>
      </w:r>
    </w:p>
    <w:p w14:paraId="1088CF15" w14:textId="77777777" w:rsidR="008C539B" w:rsidRPr="001058B5" w:rsidRDefault="00C12992">
      <w:pPr>
        <w:pStyle w:val="BodyText"/>
        <w:spacing w:before="84" w:line="228" w:lineRule="auto"/>
        <w:ind w:left="1660" w:right="741"/>
        <w:rPr>
          <w:rFonts w:ascii="Arial" w:hAnsi="Arial" w:cs="Arial"/>
        </w:rPr>
      </w:pPr>
      <w:r w:rsidRPr="001058B5">
        <w:rPr>
          <w:rFonts w:ascii="Arial" w:hAnsi="Arial" w:cs="Arial"/>
        </w:rPr>
        <w:t xml:space="preserve">Be aware that sensitive </w:t>
      </w:r>
      <w:bookmarkStart w:id="2149" w:name="_bookmark2290"/>
      <w:bookmarkEnd w:id="2149"/>
      <w:r w:rsidRPr="001058B5">
        <w:rPr>
          <w:rFonts w:ascii="Arial" w:hAnsi="Arial" w:cs="Arial"/>
        </w:rPr>
        <w:t xml:space="preserve">data, </w:t>
      </w:r>
      <w:bookmarkStart w:id="2150" w:name="_bookmark2289"/>
      <w:bookmarkEnd w:id="2150"/>
      <w:r w:rsidRPr="001058B5">
        <w:rPr>
          <w:rFonts w:ascii="Arial" w:hAnsi="Arial" w:cs="Arial"/>
        </w:rPr>
        <w:t>such as credit card numbers, appear in the fine-grained audit trail if you collect SQL text. For standard auditing, setting the AUDIT_TRAIL initialization parameter to DB,</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or XML,</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enables the collection of SQL text. For fine-grained auditing, you would set the audit_trail</w:t>
      </w:r>
      <w:r w:rsidRPr="001058B5">
        <w:rPr>
          <w:rFonts w:ascii="Arial" w:hAnsi="Arial" w:cs="Arial"/>
          <w:spacing w:val="-90"/>
        </w:rPr>
        <w:t xml:space="preserve"> </w:t>
      </w:r>
      <w:r w:rsidRPr="001058B5">
        <w:rPr>
          <w:rFonts w:ascii="Arial" w:hAnsi="Arial" w:cs="Arial"/>
        </w:rPr>
        <w:t xml:space="preserve">parameter of the </w:t>
      </w:r>
      <w:r w:rsidRPr="001058B5">
        <w:rPr>
          <w:rFonts w:ascii="Arial" w:hAnsi="Arial" w:cs="Arial"/>
          <w:w w:val="90"/>
        </w:rPr>
        <w:t>DBMS_FGA</w:t>
      </w:r>
      <w:r w:rsidRPr="001058B5">
        <w:rPr>
          <w:rFonts w:ascii="Arial" w:hAnsi="Arial" w:cs="Arial"/>
          <w:spacing w:val="-72"/>
          <w:w w:val="90"/>
        </w:rPr>
        <w:t xml:space="preserve"> </w:t>
      </w:r>
      <w:r w:rsidRPr="001058B5">
        <w:rPr>
          <w:rFonts w:ascii="Arial" w:hAnsi="Arial" w:cs="Arial"/>
          <w:w w:val="90"/>
        </w:rPr>
        <w:t>PL/SQL package to DBMS_FGA.DB + DBMS_FGA.EXTENDED</w:t>
      </w:r>
      <w:r w:rsidRPr="001058B5">
        <w:rPr>
          <w:rFonts w:ascii="Arial" w:hAnsi="Arial" w:cs="Arial"/>
          <w:spacing w:val="-72"/>
          <w:w w:val="90"/>
        </w:rPr>
        <w:t xml:space="preserve"> </w:t>
      </w:r>
      <w:r w:rsidRPr="001058B5">
        <w:rPr>
          <w:rFonts w:ascii="Arial" w:hAnsi="Arial" w:cs="Arial"/>
          <w:w w:val="90"/>
        </w:rPr>
        <w:t xml:space="preserve">or DBMS_FGA.XML + </w:t>
      </w:r>
      <w:r w:rsidRPr="001058B5">
        <w:rPr>
          <w:rFonts w:ascii="Arial" w:hAnsi="Arial" w:cs="Arial"/>
        </w:rPr>
        <w:t>DBMS_FGA.EXTENDED.</w:t>
      </w:r>
    </w:p>
    <w:p w14:paraId="6B7D1D90" w14:textId="77777777" w:rsidR="008C539B" w:rsidRPr="001058B5" w:rsidRDefault="00C12992">
      <w:pPr>
        <w:pStyle w:val="BodyText"/>
        <w:spacing w:before="122" w:line="232" w:lineRule="auto"/>
        <w:ind w:left="1660" w:right="700"/>
        <w:rPr>
          <w:rFonts w:ascii="Arial" w:hAnsi="Arial" w:cs="Arial"/>
        </w:rPr>
      </w:pPr>
      <w:r w:rsidRPr="001058B5">
        <w:rPr>
          <w:rFonts w:ascii="Arial" w:hAnsi="Arial" w:cs="Arial"/>
        </w:rPr>
        <w:t>If you have sensitive data that is being audited, consider using either of the following solutions:</w:t>
      </w:r>
    </w:p>
    <w:p w14:paraId="39E3FB59" w14:textId="77777777" w:rsidR="008C539B" w:rsidRPr="001058B5" w:rsidRDefault="00C12992" w:rsidP="006F7931">
      <w:pPr>
        <w:pStyle w:val="ListParagraph"/>
        <w:numPr>
          <w:ilvl w:val="1"/>
          <w:numId w:val="137"/>
        </w:numPr>
        <w:tabs>
          <w:tab w:val="left" w:pos="2020"/>
        </w:tabs>
        <w:spacing w:before="122" w:line="232" w:lineRule="auto"/>
        <w:ind w:right="783" w:hanging="359"/>
        <w:rPr>
          <w:rFonts w:ascii="Arial" w:hAnsi="Arial" w:cs="Arial"/>
          <w:sz w:val="20"/>
        </w:rPr>
      </w:pPr>
      <w:r w:rsidRPr="001058B5">
        <w:rPr>
          <w:rFonts w:ascii="Arial" w:hAnsi="Arial" w:cs="Arial"/>
          <w:b/>
          <w:sz w:val="20"/>
        </w:rPr>
        <w:t>Move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5"/>
          <w:sz w:val="20"/>
        </w:rPr>
        <w:t xml:space="preserve"> </w:t>
      </w:r>
      <w:r w:rsidRPr="001058B5">
        <w:rPr>
          <w:rFonts w:ascii="Arial" w:hAnsi="Arial" w:cs="Arial"/>
          <w:b/>
          <w:sz w:val="20"/>
        </w:rPr>
        <w:t>trail</w:t>
      </w:r>
      <w:r w:rsidRPr="001058B5">
        <w:rPr>
          <w:rFonts w:ascii="Arial" w:hAnsi="Arial" w:cs="Arial"/>
          <w:b/>
          <w:spacing w:val="-6"/>
          <w:sz w:val="20"/>
        </w:rPr>
        <w:t xml:space="preserve"> </w:t>
      </w:r>
      <w:r w:rsidRPr="001058B5">
        <w:rPr>
          <w:rFonts w:ascii="Arial" w:hAnsi="Arial" w:cs="Arial"/>
          <w:b/>
          <w:sz w:val="20"/>
        </w:rPr>
        <w:t>out</w:t>
      </w:r>
      <w:r w:rsidRPr="001058B5">
        <w:rPr>
          <w:rFonts w:ascii="Arial" w:hAnsi="Arial" w:cs="Arial"/>
          <w:b/>
          <w:spacing w:val="-5"/>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SYSTEM</w:t>
      </w:r>
      <w:r w:rsidRPr="001058B5">
        <w:rPr>
          <w:rFonts w:ascii="Arial" w:hAnsi="Arial" w:cs="Arial"/>
          <w:b/>
          <w:spacing w:val="-5"/>
          <w:sz w:val="20"/>
        </w:rPr>
        <w:t xml:space="preserve"> </w:t>
      </w:r>
      <w:r w:rsidRPr="001058B5">
        <w:rPr>
          <w:rFonts w:ascii="Arial" w:hAnsi="Arial" w:cs="Arial"/>
          <w:b/>
          <w:sz w:val="20"/>
        </w:rPr>
        <w:t>tablespace</w:t>
      </w:r>
      <w:r w:rsidRPr="001058B5">
        <w:rPr>
          <w:rFonts w:ascii="Arial" w:hAnsi="Arial" w:cs="Arial"/>
          <w:b/>
          <w:spacing w:val="-5"/>
          <w:sz w:val="20"/>
        </w:rPr>
        <w:t xml:space="preserve"> </w:t>
      </w:r>
      <w:r w:rsidRPr="001058B5">
        <w:rPr>
          <w:rFonts w:ascii="Arial" w:hAnsi="Arial" w:cs="Arial"/>
          <w:b/>
          <w:sz w:val="20"/>
        </w:rPr>
        <w:t>and</w:t>
      </w:r>
      <w:r w:rsidRPr="001058B5">
        <w:rPr>
          <w:rFonts w:ascii="Arial" w:hAnsi="Arial" w:cs="Arial"/>
          <w:b/>
          <w:spacing w:val="-6"/>
          <w:sz w:val="20"/>
        </w:rPr>
        <w:t xml:space="preserve"> </w:t>
      </w:r>
      <w:r w:rsidRPr="001058B5">
        <w:rPr>
          <w:rFonts w:ascii="Arial" w:hAnsi="Arial" w:cs="Arial"/>
          <w:b/>
          <w:sz w:val="20"/>
        </w:rPr>
        <w:t>into</w:t>
      </w:r>
      <w:r w:rsidRPr="001058B5">
        <w:rPr>
          <w:rFonts w:ascii="Arial" w:hAnsi="Arial" w:cs="Arial"/>
          <w:b/>
          <w:spacing w:val="-6"/>
          <w:sz w:val="20"/>
        </w:rPr>
        <w:t xml:space="preserve"> </w:t>
      </w:r>
      <w:r w:rsidRPr="001058B5">
        <w:rPr>
          <w:rFonts w:ascii="Arial" w:hAnsi="Arial" w:cs="Arial"/>
          <w:b/>
          <w:sz w:val="20"/>
        </w:rPr>
        <w:t>SYSAUX</w:t>
      </w:r>
      <w:r w:rsidRPr="001058B5">
        <w:rPr>
          <w:rFonts w:ascii="Arial" w:hAnsi="Arial" w:cs="Arial"/>
          <w:b/>
          <w:spacing w:val="-5"/>
          <w:sz w:val="20"/>
        </w:rPr>
        <w:t xml:space="preserve"> </w:t>
      </w:r>
      <w:r w:rsidRPr="001058B5">
        <w:rPr>
          <w:rFonts w:ascii="Arial" w:hAnsi="Arial" w:cs="Arial"/>
          <w:b/>
          <w:sz w:val="20"/>
        </w:rPr>
        <w:t>or</w:t>
      </w:r>
      <w:r w:rsidRPr="001058B5">
        <w:rPr>
          <w:rFonts w:ascii="Arial" w:hAnsi="Arial" w:cs="Arial"/>
          <w:b/>
          <w:spacing w:val="-6"/>
          <w:sz w:val="20"/>
        </w:rPr>
        <w:t xml:space="preserve"> </w:t>
      </w:r>
      <w:r w:rsidRPr="001058B5">
        <w:rPr>
          <w:rFonts w:ascii="Arial" w:hAnsi="Arial" w:cs="Arial"/>
          <w:b/>
          <w:sz w:val="20"/>
        </w:rPr>
        <w:t xml:space="preserve">another tablespace. </w:t>
      </w:r>
      <w:r w:rsidRPr="001058B5">
        <w:rPr>
          <w:rFonts w:ascii="Arial" w:hAnsi="Arial" w:cs="Arial"/>
          <w:sz w:val="20"/>
        </w:rPr>
        <w:t xml:space="preserve">See </w:t>
      </w:r>
      <w:hyperlink w:anchor="_bookmark2016" w:history="1">
        <w:r w:rsidRPr="001058B5">
          <w:rPr>
            <w:rFonts w:ascii="Arial" w:hAnsi="Arial" w:cs="Arial"/>
            <w:color w:val="0000CC"/>
            <w:sz w:val="20"/>
          </w:rPr>
          <w:t xml:space="preserve">"Moving the Database Audit </w:t>
        </w:r>
        <w:r w:rsidRPr="001058B5">
          <w:rPr>
            <w:rFonts w:ascii="Arial" w:hAnsi="Arial" w:cs="Arial"/>
            <w:color w:val="0000CC"/>
            <w:spacing w:val="-4"/>
            <w:sz w:val="20"/>
          </w:rPr>
          <w:t xml:space="preserve">Trail </w:t>
        </w:r>
        <w:r w:rsidRPr="001058B5">
          <w:rPr>
            <w:rFonts w:ascii="Arial" w:hAnsi="Arial" w:cs="Arial"/>
            <w:color w:val="0000CC"/>
            <w:sz w:val="20"/>
          </w:rPr>
          <w:t xml:space="preserve">to a Different Tablespace" </w:t>
        </w:r>
        <w:r w:rsidRPr="001058B5">
          <w:rPr>
            <w:rFonts w:ascii="Arial" w:hAnsi="Arial" w:cs="Arial"/>
            <w:sz w:val="20"/>
          </w:rPr>
          <w:t>on</w:t>
        </w:r>
      </w:hyperlink>
      <w:hyperlink w:anchor="_bookmark2016" w:history="1">
        <w:r w:rsidRPr="001058B5">
          <w:rPr>
            <w:rFonts w:ascii="Arial" w:hAnsi="Arial" w:cs="Arial"/>
            <w:sz w:val="20"/>
          </w:rPr>
          <w:t xml:space="preserve"> page 9-60</w:t>
        </w:r>
      </w:hyperlink>
      <w:r w:rsidRPr="001058B5">
        <w:rPr>
          <w:rFonts w:ascii="Arial" w:hAnsi="Arial" w:cs="Arial"/>
          <w:sz w:val="20"/>
        </w:rPr>
        <w:t xml:space="preserve">. Afterwards, encrypt this tablespace. For more information about tablespace encryption, see </w:t>
      </w:r>
      <w:r w:rsidRPr="001058B5">
        <w:rPr>
          <w:rFonts w:ascii="Arial" w:hAnsi="Arial" w:cs="Arial"/>
          <w:i/>
          <w:sz w:val="20"/>
        </w:rPr>
        <w:t>Oracle Database Advanced Security 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A2E5DAB" w14:textId="77777777" w:rsidR="008C539B" w:rsidRPr="001058B5" w:rsidRDefault="00C12992" w:rsidP="006F7931">
      <w:pPr>
        <w:pStyle w:val="ListParagraph"/>
        <w:numPr>
          <w:ilvl w:val="1"/>
          <w:numId w:val="137"/>
        </w:numPr>
        <w:tabs>
          <w:tab w:val="left" w:pos="2020"/>
        </w:tabs>
        <w:spacing w:before="119" w:line="232" w:lineRule="auto"/>
        <w:ind w:right="1212"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3"/>
          <w:sz w:val="20"/>
        </w:rPr>
        <w:t xml:space="preserve"> </w:t>
      </w: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collection</w:t>
      </w:r>
      <w:r w:rsidRPr="001058B5">
        <w:rPr>
          <w:rFonts w:ascii="Arial" w:hAnsi="Arial" w:cs="Arial"/>
          <w:b/>
          <w:spacing w:val="-2"/>
          <w:sz w:val="20"/>
        </w:rPr>
        <w:t xml:space="preserve"> </w:t>
      </w:r>
      <w:r w:rsidRPr="001058B5">
        <w:rPr>
          <w:rFonts w:ascii="Arial" w:hAnsi="Arial" w:cs="Arial"/>
          <w:b/>
          <w:sz w:val="20"/>
        </w:rPr>
        <w:t>of</w:t>
      </w:r>
      <w:r w:rsidRPr="001058B5">
        <w:rPr>
          <w:rFonts w:ascii="Arial" w:hAnsi="Arial" w:cs="Arial"/>
          <w:b/>
          <w:spacing w:val="-4"/>
          <w:sz w:val="20"/>
        </w:rPr>
        <w:t xml:space="preserve"> </w:t>
      </w:r>
      <w:r w:rsidRPr="001058B5">
        <w:rPr>
          <w:rFonts w:ascii="Arial" w:hAnsi="Arial" w:cs="Arial"/>
          <w:b/>
          <w:sz w:val="20"/>
        </w:rPr>
        <w:t>SQL</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3"/>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following settings</w:t>
      </w:r>
      <w:r w:rsidRPr="001058B5">
        <w:rPr>
          <w:rFonts w:ascii="Arial" w:hAnsi="Arial" w:cs="Arial"/>
          <w:spacing w:val="-2"/>
          <w:sz w:val="20"/>
        </w:rPr>
        <w:t xml:space="preserve"> </w:t>
      </w:r>
      <w:r w:rsidRPr="001058B5">
        <w:rPr>
          <w:rFonts w:ascii="Arial" w:hAnsi="Arial" w:cs="Arial"/>
          <w:sz w:val="20"/>
        </w:rPr>
        <w:t>instead:</w:t>
      </w:r>
    </w:p>
    <w:p w14:paraId="5FCC6F3E" w14:textId="77777777" w:rsidR="008C539B" w:rsidRPr="001058B5" w:rsidRDefault="00C12992">
      <w:pPr>
        <w:pStyle w:val="ListParagraph"/>
        <w:numPr>
          <w:ilvl w:val="0"/>
          <w:numId w:val="5"/>
        </w:numPr>
        <w:tabs>
          <w:tab w:val="left" w:pos="2379"/>
          <w:tab w:val="left" w:pos="2380"/>
        </w:tabs>
        <w:spacing w:before="121" w:line="228" w:lineRule="auto"/>
        <w:ind w:right="954"/>
        <w:rPr>
          <w:rFonts w:ascii="Arial" w:hAnsi="Arial" w:cs="Arial"/>
          <w:sz w:val="20"/>
        </w:rPr>
      </w:pPr>
      <w:r w:rsidRPr="001058B5">
        <w:rPr>
          <w:rFonts w:ascii="Arial" w:hAnsi="Arial" w:cs="Arial"/>
          <w:b/>
          <w:sz w:val="20"/>
        </w:rPr>
        <w:t>Standard</w:t>
      </w:r>
      <w:r w:rsidRPr="001058B5">
        <w:rPr>
          <w:rFonts w:ascii="Arial" w:hAnsi="Arial" w:cs="Arial"/>
          <w:b/>
          <w:spacing w:val="-28"/>
          <w:sz w:val="20"/>
        </w:rPr>
        <w:t xml:space="preserve"> </w:t>
      </w:r>
      <w:r w:rsidRPr="001058B5">
        <w:rPr>
          <w:rFonts w:ascii="Arial" w:hAnsi="Arial" w:cs="Arial"/>
          <w:b/>
          <w:sz w:val="20"/>
        </w:rPr>
        <w:t>auditing:</w:t>
      </w:r>
      <w:r w:rsidRPr="001058B5">
        <w:rPr>
          <w:rFonts w:ascii="Arial" w:hAnsi="Arial" w:cs="Arial"/>
          <w:b/>
          <w:spacing w:val="-28"/>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AUDIT_TRAIL</w:t>
      </w:r>
      <w:r w:rsidRPr="001058B5">
        <w:rPr>
          <w:rFonts w:ascii="Arial" w:hAnsi="Arial" w:cs="Arial"/>
          <w:spacing w:val="-100"/>
          <w:sz w:val="20"/>
        </w:rPr>
        <w:t xml:space="preserve"> </w:t>
      </w:r>
      <w:r w:rsidRPr="001058B5">
        <w:rPr>
          <w:rFonts w:ascii="Arial" w:hAnsi="Arial" w:cs="Arial"/>
          <w:sz w:val="20"/>
        </w:rPr>
        <w:t>initialization</w:t>
      </w:r>
      <w:r w:rsidRPr="001058B5">
        <w:rPr>
          <w:rFonts w:ascii="Arial" w:hAnsi="Arial" w:cs="Arial"/>
          <w:spacing w:val="-27"/>
          <w:sz w:val="20"/>
        </w:rPr>
        <w:t xml:space="preserve"> </w:t>
      </w:r>
      <w:r w:rsidRPr="001058B5">
        <w:rPr>
          <w:rFonts w:ascii="Arial" w:hAnsi="Arial" w:cs="Arial"/>
          <w:sz w:val="20"/>
        </w:rPr>
        <w:t>parameter</w:t>
      </w:r>
      <w:r w:rsidRPr="001058B5">
        <w:rPr>
          <w:rFonts w:ascii="Arial" w:hAnsi="Arial" w:cs="Arial"/>
          <w:spacing w:val="-27"/>
          <w:sz w:val="20"/>
        </w:rPr>
        <w:t xml:space="preserve"> </w:t>
      </w:r>
      <w:r w:rsidRPr="001058B5">
        <w:rPr>
          <w:rFonts w:ascii="Arial" w:hAnsi="Arial" w:cs="Arial"/>
          <w:sz w:val="20"/>
        </w:rPr>
        <w:t>to</w:t>
      </w:r>
      <w:r w:rsidRPr="001058B5">
        <w:rPr>
          <w:rFonts w:ascii="Arial" w:hAnsi="Arial" w:cs="Arial"/>
          <w:spacing w:val="-27"/>
          <w:sz w:val="20"/>
        </w:rPr>
        <w:t xml:space="preserve"> </w:t>
      </w:r>
      <w:r w:rsidRPr="001058B5">
        <w:rPr>
          <w:rFonts w:ascii="Arial" w:hAnsi="Arial" w:cs="Arial"/>
          <w:sz w:val="20"/>
        </w:rPr>
        <w:t>DB,</w:t>
      </w:r>
      <w:r w:rsidRPr="001058B5">
        <w:rPr>
          <w:rFonts w:ascii="Arial" w:hAnsi="Arial" w:cs="Arial"/>
          <w:spacing w:val="-28"/>
          <w:sz w:val="20"/>
        </w:rPr>
        <w:t xml:space="preserve"> </w:t>
      </w:r>
      <w:r w:rsidRPr="001058B5">
        <w:rPr>
          <w:rFonts w:ascii="Arial" w:hAnsi="Arial" w:cs="Arial"/>
          <w:sz w:val="20"/>
        </w:rPr>
        <w:t>OS,</w:t>
      </w:r>
      <w:r w:rsidRPr="001058B5">
        <w:rPr>
          <w:rFonts w:ascii="Arial" w:hAnsi="Arial" w:cs="Arial"/>
          <w:spacing w:val="-28"/>
          <w:sz w:val="20"/>
        </w:rPr>
        <w:t xml:space="preserve"> </w:t>
      </w:r>
      <w:r w:rsidRPr="001058B5">
        <w:rPr>
          <w:rFonts w:ascii="Arial" w:hAnsi="Arial" w:cs="Arial"/>
          <w:sz w:val="20"/>
        </w:rPr>
        <w:t xml:space="preserve">or XML. See </w:t>
      </w:r>
      <w:hyperlink w:anchor="_bookmark1655" w:history="1">
        <w:r w:rsidRPr="001058B5">
          <w:rPr>
            <w:rFonts w:ascii="Arial" w:hAnsi="Arial" w:cs="Arial"/>
            <w:color w:val="0000CC"/>
            <w:sz w:val="20"/>
          </w:rPr>
          <w:t>"Configuring Standard Auditing with the AUDIT_TRAIL</w:t>
        </w:r>
      </w:hyperlink>
      <w:hyperlink w:anchor="_bookmark1655" w:history="1">
        <w:r w:rsidRPr="001058B5">
          <w:rPr>
            <w:rFonts w:ascii="Arial" w:hAnsi="Arial" w:cs="Arial"/>
            <w:color w:val="0000CC"/>
            <w:sz w:val="20"/>
          </w:rPr>
          <w:t xml:space="preserve"> Initialization Parameter"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9-8</w:t>
        </w:r>
      </w:hyperlink>
      <w:r w:rsidRPr="001058B5">
        <w:rPr>
          <w:rFonts w:ascii="Arial" w:hAnsi="Arial" w:cs="Arial"/>
          <w:sz w:val="20"/>
        </w:rPr>
        <w:t>.</w:t>
      </w:r>
    </w:p>
    <w:p w14:paraId="40D47CC2" w14:textId="77777777" w:rsidR="008C539B" w:rsidRPr="001058B5" w:rsidRDefault="00C12992">
      <w:pPr>
        <w:pStyle w:val="ListParagraph"/>
        <w:numPr>
          <w:ilvl w:val="0"/>
          <w:numId w:val="5"/>
        </w:numPr>
        <w:tabs>
          <w:tab w:val="left" w:pos="2380"/>
        </w:tabs>
        <w:spacing w:before="125" w:line="228" w:lineRule="auto"/>
        <w:ind w:right="857"/>
        <w:jc w:val="both"/>
        <w:rPr>
          <w:rFonts w:ascii="Arial" w:hAnsi="Arial" w:cs="Arial"/>
          <w:sz w:val="20"/>
        </w:rPr>
      </w:pPr>
      <w:r w:rsidRPr="001058B5">
        <w:rPr>
          <w:rFonts w:ascii="Arial" w:hAnsi="Arial" w:cs="Arial"/>
          <w:b/>
          <w:w w:val="95"/>
          <w:sz w:val="20"/>
        </w:rPr>
        <w:t>Fine-grained</w:t>
      </w:r>
      <w:r w:rsidRPr="001058B5">
        <w:rPr>
          <w:rFonts w:ascii="Arial" w:hAnsi="Arial" w:cs="Arial"/>
          <w:b/>
          <w:spacing w:val="-26"/>
          <w:w w:val="95"/>
          <w:sz w:val="20"/>
        </w:rPr>
        <w:t xml:space="preserve"> </w:t>
      </w:r>
      <w:r w:rsidRPr="001058B5">
        <w:rPr>
          <w:rFonts w:ascii="Arial" w:hAnsi="Arial" w:cs="Arial"/>
          <w:b/>
          <w:w w:val="95"/>
          <w:sz w:val="20"/>
        </w:rPr>
        <w:t>auditing:</w:t>
      </w:r>
      <w:r w:rsidRPr="001058B5">
        <w:rPr>
          <w:rFonts w:ascii="Arial" w:hAnsi="Arial" w:cs="Arial"/>
          <w:b/>
          <w:spacing w:val="-25"/>
          <w:w w:val="95"/>
          <w:sz w:val="20"/>
        </w:rPr>
        <w:t xml:space="preserve"> </w:t>
      </w:r>
      <w:r w:rsidRPr="001058B5">
        <w:rPr>
          <w:rFonts w:ascii="Arial" w:hAnsi="Arial" w:cs="Arial"/>
          <w:w w:val="95"/>
          <w:sz w:val="20"/>
        </w:rPr>
        <w:t>Set</w:t>
      </w:r>
      <w:r w:rsidRPr="001058B5">
        <w:rPr>
          <w:rFonts w:ascii="Arial" w:hAnsi="Arial" w:cs="Arial"/>
          <w:spacing w:val="-25"/>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DBMS_FGA.ADD_POLICY</w:t>
      </w:r>
      <w:r w:rsidRPr="001058B5">
        <w:rPr>
          <w:rFonts w:ascii="Arial" w:hAnsi="Arial" w:cs="Arial"/>
          <w:spacing w:val="-92"/>
          <w:w w:val="95"/>
          <w:sz w:val="20"/>
        </w:rPr>
        <w:t xml:space="preserve"> </w:t>
      </w:r>
      <w:r w:rsidRPr="001058B5">
        <w:rPr>
          <w:rFonts w:ascii="Arial" w:hAnsi="Arial" w:cs="Arial"/>
          <w:w w:val="95"/>
          <w:sz w:val="20"/>
        </w:rPr>
        <w:t>audit_trail</w:t>
      </w:r>
      <w:r w:rsidRPr="001058B5">
        <w:rPr>
          <w:rFonts w:ascii="Arial" w:hAnsi="Arial" w:cs="Arial"/>
          <w:spacing w:val="-95"/>
          <w:w w:val="95"/>
          <w:sz w:val="20"/>
        </w:rPr>
        <w:t xml:space="preserve"> </w:t>
      </w:r>
      <w:r w:rsidRPr="001058B5">
        <w:rPr>
          <w:rFonts w:ascii="Arial" w:hAnsi="Arial" w:cs="Arial"/>
          <w:w w:val="95"/>
          <w:sz w:val="20"/>
        </w:rPr>
        <w:t>parameter to</w:t>
      </w:r>
      <w:r w:rsidRPr="001058B5">
        <w:rPr>
          <w:rFonts w:ascii="Arial" w:hAnsi="Arial" w:cs="Arial"/>
          <w:spacing w:val="-6"/>
          <w:w w:val="95"/>
          <w:sz w:val="20"/>
        </w:rPr>
        <w:t xml:space="preserve"> </w:t>
      </w:r>
      <w:r w:rsidRPr="001058B5">
        <w:rPr>
          <w:rFonts w:ascii="Arial" w:hAnsi="Arial" w:cs="Arial"/>
          <w:w w:val="95"/>
          <w:sz w:val="20"/>
        </w:rPr>
        <w:t>DBMS_FGA.DB</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6"/>
          <w:w w:val="95"/>
          <w:sz w:val="20"/>
        </w:rPr>
        <w:t xml:space="preserve"> </w:t>
      </w:r>
      <w:r w:rsidRPr="001058B5">
        <w:rPr>
          <w:rFonts w:ascii="Arial" w:hAnsi="Arial" w:cs="Arial"/>
          <w:w w:val="95"/>
          <w:sz w:val="20"/>
        </w:rPr>
        <w:t>DBMS_FGA.XML.</w:t>
      </w:r>
      <w:r w:rsidRPr="001058B5">
        <w:rPr>
          <w:rFonts w:ascii="Arial" w:hAnsi="Arial" w:cs="Arial"/>
          <w:spacing w:val="-6"/>
          <w:w w:val="95"/>
          <w:sz w:val="20"/>
        </w:rPr>
        <w:t xml:space="preserve"> </w:t>
      </w:r>
      <w:r w:rsidRPr="001058B5">
        <w:rPr>
          <w:rFonts w:ascii="Arial" w:hAnsi="Arial" w:cs="Arial"/>
          <w:w w:val="95"/>
          <w:sz w:val="20"/>
        </w:rPr>
        <w:t>See</w:t>
      </w:r>
      <w:r w:rsidRPr="001058B5">
        <w:rPr>
          <w:rFonts w:ascii="Arial" w:hAnsi="Arial" w:cs="Arial"/>
          <w:spacing w:val="-6"/>
          <w:w w:val="95"/>
          <w:sz w:val="20"/>
        </w:rPr>
        <w:t xml:space="preserve"> </w:t>
      </w:r>
      <w:hyperlink w:anchor="_bookmark1922" w:history="1">
        <w:r w:rsidRPr="001058B5">
          <w:rPr>
            <w:rFonts w:ascii="Arial" w:hAnsi="Arial" w:cs="Arial"/>
            <w:color w:val="0000CC"/>
            <w:w w:val="95"/>
            <w:sz w:val="20"/>
          </w:rPr>
          <w:t>"Creating</w:t>
        </w:r>
        <w:r w:rsidRPr="001058B5">
          <w:rPr>
            <w:rFonts w:ascii="Arial" w:hAnsi="Arial" w:cs="Arial"/>
            <w:color w:val="0000CC"/>
            <w:spacing w:val="-6"/>
            <w:w w:val="95"/>
            <w:sz w:val="20"/>
          </w:rPr>
          <w:t xml:space="preserve"> </w:t>
        </w:r>
        <w:r w:rsidRPr="001058B5">
          <w:rPr>
            <w:rFonts w:ascii="Arial" w:hAnsi="Arial" w:cs="Arial"/>
            <w:color w:val="0000CC"/>
            <w:w w:val="95"/>
            <w:sz w:val="20"/>
          </w:rPr>
          <w:t>a</w:t>
        </w:r>
        <w:r w:rsidRPr="001058B5">
          <w:rPr>
            <w:rFonts w:ascii="Arial" w:hAnsi="Arial" w:cs="Arial"/>
            <w:color w:val="0000CC"/>
            <w:spacing w:val="-6"/>
            <w:w w:val="95"/>
            <w:sz w:val="20"/>
          </w:rPr>
          <w:t xml:space="preserve"> </w:t>
        </w:r>
        <w:r w:rsidRPr="001058B5">
          <w:rPr>
            <w:rFonts w:ascii="Arial" w:hAnsi="Arial" w:cs="Arial"/>
            <w:color w:val="0000CC"/>
            <w:w w:val="95"/>
            <w:sz w:val="20"/>
          </w:rPr>
          <w:t>Fine-Grained</w:t>
        </w:r>
        <w:r w:rsidRPr="001058B5">
          <w:rPr>
            <w:rFonts w:ascii="Arial" w:hAnsi="Arial" w:cs="Arial"/>
            <w:color w:val="0000CC"/>
            <w:spacing w:val="-6"/>
            <w:w w:val="95"/>
            <w:sz w:val="20"/>
          </w:rPr>
          <w:t xml:space="preserve"> </w:t>
        </w:r>
        <w:r w:rsidRPr="001058B5">
          <w:rPr>
            <w:rFonts w:ascii="Arial" w:hAnsi="Arial" w:cs="Arial"/>
            <w:color w:val="0000CC"/>
            <w:w w:val="95"/>
            <w:sz w:val="20"/>
          </w:rPr>
          <w:t>Audit</w:t>
        </w:r>
        <w:r w:rsidRPr="001058B5">
          <w:rPr>
            <w:rFonts w:ascii="Arial" w:hAnsi="Arial" w:cs="Arial"/>
            <w:color w:val="0000CC"/>
            <w:spacing w:val="-6"/>
            <w:w w:val="95"/>
            <w:sz w:val="20"/>
          </w:rPr>
          <w:t xml:space="preserve"> </w:t>
        </w:r>
        <w:r w:rsidRPr="001058B5">
          <w:rPr>
            <w:rFonts w:ascii="Arial" w:hAnsi="Arial" w:cs="Arial"/>
            <w:color w:val="0000CC"/>
            <w:w w:val="95"/>
            <w:sz w:val="20"/>
          </w:rPr>
          <w:t>Policy"</w:t>
        </w:r>
      </w:hyperlink>
      <w:hyperlink w:anchor="_bookmark1922" w:history="1">
        <w:r w:rsidRPr="001058B5">
          <w:rPr>
            <w:rFonts w:ascii="Arial" w:hAnsi="Arial" w:cs="Arial"/>
            <w:w w:val="95"/>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9-40</w:t>
        </w:r>
      </w:hyperlink>
      <w:r w:rsidRPr="001058B5">
        <w:rPr>
          <w:rFonts w:ascii="Arial" w:hAnsi="Arial" w:cs="Arial"/>
          <w:sz w:val="20"/>
        </w:rPr>
        <w:t>.</w:t>
      </w:r>
    </w:p>
    <w:p w14:paraId="32C2F326" w14:textId="77777777" w:rsidR="008C539B" w:rsidRPr="001058B5" w:rsidRDefault="008C539B">
      <w:pPr>
        <w:pStyle w:val="BodyText"/>
        <w:spacing w:before="9"/>
        <w:rPr>
          <w:rFonts w:ascii="Arial" w:hAnsi="Arial" w:cs="Arial"/>
          <w:sz w:val="25"/>
        </w:rPr>
      </w:pPr>
    </w:p>
    <w:p w14:paraId="7BF6B605" w14:textId="77777777" w:rsidR="008C539B" w:rsidRPr="001058B5" w:rsidRDefault="00C12992">
      <w:pPr>
        <w:pStyle w:val="Heading4"/>
        <w:ind w:left="100"/>
      </w:pPr>
      <w:bookmarkStart w:id="2151" w:name="Keeping_Audited_Information_Manageable"/>
      <w:bookmarkStart w:id="2152" w:name="_bookmark2291"/>
      <w:bookmarkStart w:id="2153" w:name="_bookmark2292"/>
      <w:bookmarkEnd w:id="2151"/>
      <w:bookmarkEnd w:id="2152"/>
      <w:bookmarkEnd w:id="2153"/>
      <w:r w:rsidRPr="001058B5">
        <w:t>Keeping Audit</w:t>
      </w:r>
      <w:bookmarkStart w:id="2154" w:name="_bookmark2293"/>
      <w:bookmarkEnd w:id="2154"/>
      <w:r w:rsidRPr="001058B5">
        <w:t>ed Information Manageable</w:t>
      </w:r>
    </w:p>
    <w:p w14:paraId="42B1C704" w14:textId="77777777" w:rsidR="008C539B" w:rsidRPr="001058B5" w:rsidRDefault="00C12992">
      <w:pPr>
        <w:pStyle w:val="BodyText"/>
        <w:spacing w:before="79" w:line="232" w:lineRule="auto"/>
        <w:ind w:left="1659" w:right="805"/>
        <w:rPr>
          <w:rFonts w:ascii="Arial" w:hAnsi="Arial" w:cs="Arial"/>
        </w:rPr>
      </w:pPr>
      <w:r w:rsidRPr="001058B5">
        <w:rPr>
          <w:rFonts w:ascii="Arial" w:hAnsi="Arial" w:cs="Arial"/>
        </w:rPr>
        <w:t>Although auditing is relatively inexpensive, limit the number of audited events as much as possible. This minimizes the performance impact on the execution of audited statements and the size of the audit trail, making it easier to analyze and understand.</w:t>
      </w:r>
    </w:p>
    <w:p w14:paraId="392CBF31"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when devising an auditing strategy:</w:t>
      </w:r>
    </w:p>
    <w:p w14:paraId="04AF935F" w14:textId="77777777" w:rsidR="008C539B" w:rsidRPr="001058B5" w:rsidRDefault="00C12992">
      <w:pPr>
        <w:pStyle w:val="Heading7"/>
        <w:numPr>
          <w:ilvl w:val="0"/>
          <w:numId w:val="4"/>
        </w:numPr>
        <w:tabs>
          <w:tab w:val="left" w:pos="2020"/>
        </w:tabs>
        <w:spacing w:before="116"/>
        <w:jc w:val="left"/>
        <w:rPr>
          <w:rFonts w:ascii="Arial" w:hAnsi="Arial" w:cs="Arial"/>
        </w:rPr>
      </w:pPr>
      <w:r w:rsidRPr="001058B5">
        <w:rPr>
          <w:rFonts w:ascii="Arial" w:hAnsi="Arial" w:cs="Arial"/>
        </w:rPr>
        <w:t>Evaluate your reason for</w:t>
      </w:r>
      <w:r w:rsidRPr="001058B5">
        <w:rPr>
          <w:rFonts w:ascii="Arial" w:hAnsi="Arial" w:cs="Arial"/>
          <w:spacing w:val="-3"/>
        </w:rPr>
        <w:t xml:space="preserve"> </w:t>
      </w:r>
      <w:r w:rsidRPr="001058B5">
        <w:rPr>
          <w:rFonts w:ascii="Arial" w:hAnsi="Arial" w:cs="Arial"/>
        </w:rPr>
        <w:t>auditing.</w:t>
      </w:r>
    </w:p>
    <w:p w14:paraId="5EB54B72"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After you have a clear understanding of the reasons for auditing, you can devise an appropriate auditing strategy and avoid unnecessary auditing.</w:t>
      </w:r>
    </w:p>
    <w:p w14:paraId="6C1C4D7F" w14:textId="77777777" w:rsidR="008C539B" w:rsidRPr="001058B5" w:rsidRDefault="008C539B">
      <w:pPr>
        <w:spacing w:line="232" w:lineRule="auto"/>
        <w:rPr>
          <w:rFonts w:ascii="Arial" w:hAnsi="Arial" w:cs="Arial"/>
        </w:rPr>
        <w:sectPr w:rsidR="008C539B" w:rsidRPr="001058B5">
          <w:headerReference w:type="even" r:id="rId261"/>
          <w:headerReference w:type="default" r:id="rId262"/>
          <w:pgSz w:w="12240" w:h="15840"/>
          <w:pgMar w:top="840" w:right="1060" w:bottom="860" w:left="1100" w:header="549" w:footer="663" w:gutter="0"/>
          <w:cols w:space="720"/>
        </w:sectPr>
      </w:pPr>
    </w:p>
    <w:p w14:paraId="14D5EF5C" w14:textId="77777777" w:rsidR="008C539B" w:rsidRPr="001058B5" w:rsidRDefault="008C539B">
      <w:pPr>
        <w:pStyle w:val="BodyText"/>
        <w:spacing w:before="5"/>
        <w:rPr>
          <w:rFonts w:ascii="Arial" w:hAnsi="Arial" w:cs="Arial"/>
          <w:sz w:val="25"/>
        </w:rPr>
      </w:pPr>
    </w:p>
    <w:p w14:paraId="6E4C5763" w14:textId="77777777" w:rsidR="008C539B" w:rsidRPr="001058B5" w:rsidRDefault="00C12992">
      <w:pPr>
        <w:pStyle w:val="BodyText"/>
        <w:spacing w:before="99" w:line="232" w:lineRule="auto"/>
        <w:ind w:left="2620" w:right="180"/>
        <w:rPr>
          <w:rFonts w:ascii="Arial" w:hAnsi="Arial" w:cs="Arial"/>
        </w:rPr>
      </w:pPr>
      <w:r w:rsidRPr="001058B5">
        <w:rPr>
          <w:rFonts w:ascii="Arial" w:hAnsi="Arial" w:cs="Arial"/>
        </w:rPr>
        <w:t>For example, suppose you are auditing to investigate suspicious database activity. This information by itself is not specific enough. What types of suspicious database activity do you suspect or have you noticed? A more focused auditing strategy might be to audit unauthorized deletions from arbitrary tables in the database. This purpose narrows the type of action being audited and the type of object being affected by the suspicious activity.</w:t>
      </w:r>
    </w:p>
    <w:p w14:paraId="01C16F4C" w14:textId="77777777" w:rsidR="008C539B" w:rsidRPr="001058B5" w:rsidRDefault="00C12992">
      <w:pPr>
        <w:pStyle w:val="Heading7"/>
        <w:numPr>
          <w:ilvl w:val="0"/>
          <w:numId w:val="4"/>
        </w:numPr>
        <w:tabs>
          <w:tab w:val="left" w:pos="2620"/>
        </w:tabs>
        <w:spacing w:before="112"/>
        <w:ind w:left="2620"/>
        <w:jc w:val="left"/>
        <w:rPr>
          <w:rFonts w:ascii="Arial" w:hAnsi="Arial" w:cs="Arial"/>
        </w:rPr>
      </w:pPr>
      <w:r w:rsidRPr="001058B5">
        <w:rPr>
          <w:rFonts w:ascii="Arial" w:hAnsi="Arial" w:cs="Arial"/>
        </w:rPr>
        <w:t>Audit</w:t>
      </w:r>
      <w:r w:rsidRPr="001058B5">
        <w:rPr>
          <w:rFonts w:ascii="Arial" w:hAnsi="Arial" w:cs="Arial"/>
          <w:spacing w:val="-1"/>
        </w:rPr>
        <w:t xml:space="preserve"> </w:t>
      </w:r>
      <w:r w:rsidRPr="001058B5">
        <w:rPr>
          <w:rFonts w:ascii="Arial" w:hAnsi="Arial" w:cs="Arial"/>
        </w:rPr>
        <w:t>knowledgeably.</w:t>
      </w:r>
    </w:p>
    <w:p w14:paraId="74D773AC" w14:textId="77777777" w:rsidR="008C539B" w:rsidRPr="001058B5" w:rsidRDefault="00C12992">
      <w:pPr>
        <w:pStyle w:val="BodyText"/>
        <w:spacing w:before="120" w:line="232" w:lineRule="auto"/>
        <w:ind w:left="2619"/>
        <w:rPr>
          <w:rFonts w:ascii="Arial" w:hAnsi="Arial" w:cs="Arial"/>
        </w:rPr>
      </w:pPr>
      <w:r w:rsidRPr="001058B5">
        <w:rPr>
          <w:rFonts w:ascii="Arial" w:hAnsi="Arial" w:cs="Arial"/>
        </w:rPr>
        <w:t>Audit the minimum number of statements, users, or objects required to get the targeted information. This prevents unnecessary audit information from cluttering the meaningful information and using valuable space in the SYSTEM</w:t>
      </w:r>
      <w:r w:rsidRPr="001058B5">
        <w:rPr>
          <w:rFonts w:ascii="Arial" w:hAnsi="Arial" w:cs="Arial"/>
          <w:spacing w:val="-84"/>
        </w:rPr>
        <w:t xml:space="preserve"> </w:t>
      </w:r>
      <w:r w:rsidRPr="001058B5">
        <w:rPr>
          <w:rFonts w:ascii="Arial" w:hAnsi="Arial" w:cs="Arial"/>
        </w:rPr>
        <w:t>tablespace.</w:t>
      </w:r>
    </w:p>
    <w:p w14:paraId="087D8F1E" w14:textId="77777777" w:rsidR="008C539B" w:rsidRPr="001058B5" w:rsidRDefault="00C12992">
      <w:pPr>
        <w:pStyle w:val="BodyText"/>
        <w:spacing w:line="232" w:lineRule="auto"/>
        <w:ind w:left="2619" w:right="102"/>
        <w:rPr>
          <w:rFonts w:ascii="Arial" w:hAnsi="Arial" w:cs="Arial"/>
        </w:rPr>
      </w:pPr>
      <w:r w:rsidRPr="001058B5">
        <w:rPr>
          <w:rFonts w:ascii="Arial" w:hAnsi="Arial" w:cs="Arial"/>
        </w:rPr>
        <w:t>Balance your need to gather sufficient security information with your ability to store and process it.</w:t>
      </w:r>
    </w:p>
    <w:p w14:paraId="53E81F3B" w14:textId="77777777" w:rsidR="008C539B" w:rsidRPr="001058B5" w:rsidRDefault="00C12992">
      <w:pPr>
        <w:pStyle w:val="BodyText"/>
        <w:spacing w:before="111" w:line="232" w:lineRule="auto"/>
        <w:ind w:left="2619" w:right="199"/>
        <w:rPr>
          <w:rFonts w:ascii="Arial" w:hAnsi="Arial" w:cs="Arial"/>
        </w:rPr>
      </w:pPr>
      <w:r w:rsidRPr="001058B5">
        <w:rPr>
          <w:rFonts w:ascii="Arial" w:hAnsi="Arial" w:cs="Arial"/>
        </w:rPr>
        <w:t xml:space="preserve">For example, if you are auditing to gather information about database activity, then determine exactly what types of activities you want to track, audit only the activities of interest, and audit only for the amount of time necessary to gather the information that you want. As another example, do not audit </w:t>
      </w:r>
      <w:r w:rsidRPr="001058B5">
        <w:rPr>
          <w:rFonts w:ascii="Arial" w:hAnsi="Arial" w:cs="Arial"/>
          <w:i/>
        </w:rPr>
        <w:t xml:space="preserve">objects </w:t>
      </w:r>
      <w:r w:rsidRPr="001058B5">
        <w:rPr>
          <w:rFonts w:ascii="Arial" w:hAnsi="Arial" w:cs="Arial"/>
        </w:rPr>
        <w:t>if you are only interested in logical I/O information for each session.</w:t>
      </w:r>
    </w:p>
    <w:p w14:paraId="0B02F028" w14:textId="77777777" w:rsidR="008C539B" w:rsidRPr="001058B5" w:rsidRDefault="00C12992">
      <w:pPr>
        <w:pStyle w:val="Heading7"/>
        <w:numPr>
          <w:ilvl w:val="0"/>
          <w:numId w:val="4"/>
        </w:numPr>
        <w:tabs>
          <w:tab w:val="left" w:pos="2620"/>
        </w:tabs>
        <w:spacing w:before="113"/>
        <w:ind w:left="2620"/>
        <w:jc w:val="left"/>
        <w:rPr>
          <w:rFonts w:ascii="Arial" w:hAnsi="Arial" w:cs="Arial"/>
        </w:rPr>
      </w:pPr>
      <w:r w:rsidRPr="001058B5">
        <w:rPr>
          <w:rFonts w:ascii="Arial" w:hAnsi="Arial" w:cs="Arial"/>
        </w:rPr>
        <w:t xml:space="preserve">Before you implement an auditing </w:t>
      </w:r>
      <w:r w:rsidRPr="001058B5">
        <w:rPr>
          <w:rFonts w:ascii="Arial" w:hAnsi="Arial" w:cs="Arial"/>
          <w:spacing w:val="-3"/>
        </w:rPr>
        <w:t xml:space="preserve">strategy, </w:t>
      </w:r>
      <w:r w:rsidRPr="001058B5">
        <w:rPr>
          <w:rFonts w:ascii="Arial" w:hAnsi="Arial" w:cs="Arial"/>
        </w:rPr>
        <w:t>consult your legal</w:t>
      </w:r>
      <w:r w:rsidRPr="001058B5">
        <w:rPr>
          <w:rFonts w:ascii="Arial" w:hAnsi="Arial" w:cs="Arial"/>
          <w:spacing w:val="-12"/>
        </w:rPr>
        <w:t xml:space="preserve"> </w:t>
      </w:r>
      <w:r w:rsidRPr="001058B5">
        <w:rPr>
          <w:rFonts w:ascii="Arial" w:hAnsi="Arial" w:cs="Arial"/>
        </w:rPr>
        <w:t>department.</w:t>
      </w:r>
    </w:p>
    <w:p w14:paraId="0AC3DA38" w14:textId="77777777" w:rsidR="008C539B" w:rsidRPr="001058B5" w:rsidRDefault="00C12992">
      <w:pPr>
        <w:pStyle w:val="BodyText"/>
        <w:spacing w:before="121" w:line="232" w:lineRule="auto"/>
        <w:ind w:left="2619" w:right="106"/>
        <w:rPr>
          <w:rFonts w:ascii="Arial" w:hAnsi="Arial" w:cs="Arial"/>
        </w:rPr>
      </w:pPr>
      <w:r w:rsidRPr="001058B5">
        <w:rPr>
          <w:rFonts w:ascii="Arial" w:hAnsi="Arial" w:cs="Arial"/>
        </w:rPr>
        <w:t>You should have the legal department of your organization review your audit strategy. Because your auditing will monitor other users in your organization, you must ensure that you are correctly following the compliance and corporate policy of your site.</w:t>
      </w:r>
    </w:p>
    <w:p w14:paraId="169745DA" w14:textId="77777777" w:rsidR="008C539B" w:rsidRPr="001058B5" w:rsidRDefault="008C539B">
      <w:pPr>
        <w:pStyle w:val="BodyText"/>
        <w:spacing w:before="4"/>
        <w:rPr>
          <w:rFonts w:ascii="Arial" w:hAnsi="Arial" w:cs="Arial"/>
          <w:sz w:val="25"/>
        </w:rPr>
      </w:pPr>
    </w:p>
    <w:p w14:paraId="445F75D1" w14:textId="77777777" w:rsidR="008C539B" w:rsidRPr="001058B5" w:rsidRDefault="00C12992">
      <w:pPr>
        <w:pStyle w:val="Heading4"/>
      </w:pPr>
      <w:bookmarkStart w:id="2155" w:name="Auditing_Typical_Database_Activity"/>
      <w:bookmarkStart w:id="2156" w:name="_bookmark2294"/>
      <w:bookmarkEnd w:id="2155"/>
      <w:bookmarkEnd w:id="2156"/>
      <w:r w:rsidRPr="001058B5">
        <w:t>Auditing Typi</w:t>
      </w:r>
      <w:bookmarkStart w:id="2157" w:name="_bookmark2295"/>
      <w:bookmarkEnd w:id="2157"/>
      <w:r w:rsidRPr="001058B5">
        <w:t>cal Database Activity</w:t>
      </w:r>
    </w:p>
    <w:p w14:paraId="1D37A08E" w14:textId="77777777" w:rsidR="008C539B" w:rsidRPr="001058B5" w:rsidRDefault="00C12992">
      <w:pPr>
        <w:pStyle w:val="BodyText"/>
        <w:spacing w:before="81" w:line="232" w:lineRule="auto"/>
        <w:ind w:left="2260"/>
        <w:rPr>
          <w:rFonts w:ascii="Arial" w:hAnsi="Arial" w:cs="Arial"/>
        </w:rPr>
      </w:pPr>
      <w:r w:rsidRPr="001058B5">
        <w:rPr>
          <w:rFonts w:ascii="Arial" w:hAnsi="Arial" w:cs="Arial"/>
        </w:rPr>
        <w:t>When your purpose for auditing is to gather historical information about particular database activities, use the following guidelines:</w:t>
      </w:r>
    </w:p>
    <w:p w14:paraId="7A1721F4"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Audit only pertinent actions.</w:t>
      </w:r>
    </w:p>
    <w:p w14:paraId="647E7A96" w14:textId="77777777" w:rsidR="008C539B" w:rsidRPr="001058B5" w:rsidRDefault="00C12992">
      <w:pPr>
        <w:pStyle w:val="BodyText"/>
        <w:spacing w:before="120" w:line="232" w:lineRule="auto"/>
        <w:ind w:left="2620" w:right="245"/>
        <w:rPr>
          <w:rFonts w:ascii="Arial" w:hAnsi="Arial" w:cs="Arial"/>
        </w:rPr>
      </w:pPr>
      <w:r w:rsidRPr="001058B5">
        <w:rPr>
          <w:rFonts w:ascii="Arial" w:hAnsi="Arial" w:cs="Arial"/>
        </w:rPr>
        <w:t>At a minimum, audit user access, the use of system privileges, and changes to the database schema structure. To avoid cluttering meaningful information with useless audit records and reduce the amount of audit trail administration, only audit the targeted database activities. Remember also that auditing too much can affect database performance.</w:t>
      </w:r>
    </w:p>
    <w:p w14:paraId="6331AA86" w14:textId="77777777" w:rsidR="008C539B" w:rsidRPr="001058B5" w:rsidRDefault="00C12992">
      <w:pPr>
        <w:pStyle w:val="BodyText"/>
        <w:spacing w:before="115" w:line="232" w:lineRule="auto"/>
        <w:ind w:left="2620"/>
        <w:rPr>
          <w:rFonts w:ascii="Arial" w:hAnsi="Arial" w:cs="Arial"/>
        </w:rPr>
      </w:pPr>
      <w:r w:rsidRPr="001058B5">
        <w:rPr>
          <w:rFonts w:ascii="Arial" w:hAnsi="Arial" w:cs="Arial"/>
        </w:rPr>
        <w:t>For example, auditing changes to all tables in a database produces far too many audit trail records and can slow down database performance. However, auditing changes to critical tables, such as salaries in a Human Resources table, is useful.</w:t>
      </w:r>
    </w:p>
    <w:p w14:paraId="0367D550" w14:textId="77777777" w:rsidR="008C539B" w:rsidRPr="001058B5" w:rsidRDefault="00C12992">
      <w:pPr>
        <w:pStyle w:val="BodyText"/>
        <w:spacing w:before="117" w:line="232" w:lineRule="auto"/>
        <w:ind w:left="2620" w:right="98"/>
        <w:rPr>
          <w:rFonts w:ascii="Arial" w:hAnsi="Arial" w:cs="Arial"/>
        </w:rPr>
      </w:pPr>
      <w:r w:rsidRPr="001058B5">
        <w:rPr>
          <w:rFonts w:ascii="Arial" w:hAnsi="Arial" w:cs="Arial"/>
        </w:rPr>
        <w:t xml:space="preserve">You can audit specific actions by using fine-grained auditing, which is described in </w:t>
      </w:r>
      <w:hyperlink w:anchor="_bookmark1894" w:history="1">
        <w:r w:rsidRPr="001058B5">
          <w:rPr>
            <w:rFonts w:ascii="Arial" w:hAnsi="Arial" w:cs="Arial"/>
            <w:color w:val="0000CC"/>
          </w:rPr>
          <w:t xml:space="preserve">"Auditing Specific Activities with Fine-Grained Auditing" </w:t>
        </w:r>
      </w:hyperlink>
      <w:hyperlink w:anchor="_bookmark1894" w:history="1">
        <w:r w:rsidRPr="001058B5">
          <w:rPr>
            <w:rFonts w:ascii="Arial" w:hAnsi="Arial" w:cs="Arial"/>
          </w:rPr>
          <w:t>on page 9-36</w:t>
        </w:r>
      </w:hyperlink>
      <w:r w:rsidRPr="001058B5">
        <w:rPr>
          <w:rFonts w:ascii="Arial" w:hAnsi="Arial" w:cs="Arial"/>
        </w:rPr>
        <w:t>.</w:t>
      </w:r>
    </w:p>
    <w:p w14:paraId="416F107D"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Archive audit records and purge the audit</w:t>
      </w:r>
      <w:r w:rsidRPr="001058B5">
        <w:rPr>
          <w:rFonts w:ascii="Arial" w:hAnsi="Arial" w:cs="Arial"/>
          <w:spacing w:val="-6"/>
        </w:rPr>
        <w:t xml:space="preserve"> </w:t>
      </w:r>
      <w:r w:rsidRPr="001058B5">
        <w:rPr>
          <w:rFonts w:ascii="Arial" w:hAnsi="Arial" w:cs="Arial"/>
        </w:rPr>
        <w:t>trail.</w:t>
      </w:r>
    </w:p>
    <w:p w14:paraId="5CD86E9D" w14:textId="77777777" w:rsidR="008C539B" w:rsidRPr="001058B5" w:rsidRDefault="00C12992">
      <w:pPr>
        <w:pStyle w:val="BodyText"/>
        <w:spacing w:before="121" w:line="232" w:lineRule="auto"/>
        <w:ind w:left="2620" w:right="99"/>
        <w:rPr>
          <w:rFonts w:ascii="Arial" w:hAnsi="Arial" w:cs="Arial"/>
        </w:rPr>
      </w:pPr>
      <w:r w:rsidRPr="001058B5">
        <w:rPr>
          <w:rFonts w:ascii="Arial" w:hAnsi="Arial" w:cs="Arial"/>
        </w:rPr>
        <w:t>After you collect the required information, archive the audit records of interest and then purge the audit trail of this information. See the following sections:</w:t>
      </w:r>
    </w:p>
    <w:p w14:paraId="761869C1" w14:textId="77777777" w:rsidR="008C539B" w:rsidRPr="001058B5" w:rsidRDefault="008D1AB8">
      <w:pPr>
        <w:pStyle w:val="ListParagraph"/>
        <w:numPr>
          <w:ilvl w:val="1"/>
          <w:numId w:val="3"/>
        </w:numPr>
        <w:tabs>
          <w:tab w:val="left" w:pos="2980"/>
        </w:tabs>
        <w:spacing w:before="112"/>
        <w:rPr>
          <w:rFonts w:ascii="Arial" w:hAnsi="Arial" w:cs="Arial"/>
          <w:sz w:val="20"/>
        </w:rPr>
      </w:pPr>
      <w:hyperlink w:anchor="_bookmark2022" w:history="1">
        <w:r w:rsidR="00C12992" w:rsidRPr="001058B5">
          <w:rPr>
            <w:rFonts w:ascii="Arial" w:hAnsi="Arial" w:cs="Arial"/>
            <w:color w:val="0000CC"/>
            <w:sz w:val="20"/>
          </w:rPr>
          <w:t xml:space="preserve">"Archiving the Database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9-61</w:t>
        </w:r>
      </w:hyperlink>
    </w:p>
    <w:p w14:paraId="219E0075" w14:textId="77777777" w:rsidR="008C539B" w:rsidRPr="001058B5" w:rsidRDefault="008D1AB8">
      <w:pPr>
        <w:pStyle w:val="ListParagraph"/>
        <w:numPr>
          <w:ilvl w:val="1"/>
          <w:numId w:val="3"/>
        </w:numPr>
        <w:tabs>
          <w:tab w:val="left" w:pos="2980"/>
        </w:tabs>
        <w:rPr>
          <w:rFonts w:ascii="Arial" w:hAnsi="Arial" w:cs="Arial"/>
          <w:sz w:val="20"/>
        </w:rPr>
      </w:pPr>
      <w:hyperlink w:anchor="_bookmark2040" w:history="1">
        <w:r w:rsidR="00C12992" w:rsidRPr="001058B5">
          <w:rPr>
            <w:rFonts w:ascii="Arial" w:hAnsi="Arial" w:cs="Arial"/>
            <w:color w:val="0000CC"/>
            <w:sz w:val="20"/>
          </w:rPr>
          <w:t xml:space="preserve">"Archiving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9-65</w:t>
        </w:r>
      </w:hyperlink>
    </w:p>
    <w:p w14:paraId="45845F59" w14:textId="77777777" w:rsidR="008C539B" w:rsidRPr="001058B5" w:rsidRDefault="008D1AB8">
      <w:pPr>
        <w:pStyle w:val="ListParagraph"/>
        <w:numPr>
          <w:ilvl w:val="1"/>
          <w:numId w:val="3"/>
        </w:numPr>
        <w:tabs>
          <w:tab w:val="left" w:pos="2980"/>
        </w:tabs>
        <w:spacing w:before="112"/>
        <w:rPr>
          <w:rFonts w:ascii="Arial" w:hAnsi="Arial" w:cs="Arial"/>
          <w:sz w:val="20"/>
        </w:rPr>
      </w:pPr>
      <w:hyperlink w:anchor="_bookmark2044"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Records" </w:t>
        </w:r>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9-65</w:t>
        </w:r>
      </w:hyperlink>
    </w:p>
    <w:p w14:paraId="024AA0D1" w14:textId="77777777" w:rsidR="008C539B" w:rsidRPr="001058B5" w:rsidRDefault="008D1AB8">
      <w:pPr>
        <w:pStyle w:val="ListParagraph"/>
        <w:numPr>
          <w:ilvl w:val="1"/>
          <w:numId w:val="3"/>
        </w:numPr>
        <w:tabs>
          <w:tab w:val="left" w:pos="2980"/>
        </w:tabs>
        <w:rPr>
          <w:rFonts w:ascii="Arial" w:hAnsi="Arial" w:cs="Arial"/>
          <w:sz w:val="20"/>
        </w:rPr>
      </w:pPr>
      <w:hyperlink w:anchor="_bookmark2012" w:history="1">
        <w:r w:rsidR="00C12992" w:rsidRPr="001058B5">
          <w:rPr>
            <w:rFonts w:ascii="Arial" w:hAnsi="Arial" w:cs="Arial"/>
            <w:color w:val="0000CC"/>
            <w:sz w:val="20"/>
          </w:rPr>
          <w:t xml:space="preserve">"Controlling the Size of the Database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9-59</w:t>
        </w:r>
      </w:hyperlink>
    </w:p>
    <w:p w14:paraId="04083058" w14:textId="77777777" w:rsidR="008C539B" w:rsidRPr="001058B5" w:rsidRDefault="008D1AB8">
      <w:pPr>
        <w:pStyle w:val="ListParagraph"/>
        <w:numPr>
          <w:ilvl w:val="1"/>
          <w:numId w:val="3"/>
        </w:numPr>
        <w:tabs>
          <w:tab w:val="left" w:pos="29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9-62</w:t>
        </w:r>
      </w:hyperlink>
    </w:p>
    <w:p w14:paraId="49335F36" w14:textId="77777777" w:rsidR="008C539B" w:rsidRPr="001058B5" w:rsidRDefault="00C12992">
      <w:pPr>
        <w:pStyle w:val="Heading7"/>
        <w:numPr>
          <w:ilvl w:val="0"/>
          <w:numId w:val="3"/>
        </w:numPr>
        <w:tabs>
          <w:tab w:val="left" w:pos="2620"/>
        </w:tabs>
        <w:spacing w:before="115"/>
        <w:jc w:val="left"/>
        <w:rPr>
          <w:rFonts w:ascii="Arial" w:hAnsi="Arial" w:cs="Arial"/>
        </w:rPr>
      </w:pPr>
      <w:r w:rsidRPr="001058B5">
        <w:rPr>
          <w:rFonts w:ascii="Arial" w:hAnsi="Arial" w:cs="Arial"/>
        </w:rPr>
        <w:t>Remember your company’s privacy</w:t>
      </w:r>
      <w:r w:rsidRPr="001058B5">
        <w:rPr>
          <w:rFonts w:ascii="Arial" w:hAnsi="Arial" w:cs="Arial"/>
          <w:spacing w:val="-3"/>
        </w:rPr>
        <w:t xml:space="preserve"> </w:t>
      </w:r>
      <w:r w:rsidRPr="001058B5">
        <w:rPr>
          <w:rFonts w:ascii="Arial" w:hAnsi="Arial" w:cs="Arial"/>
        </w:rPr>
        <w:t>considerations.</w:t>
      </w:r>
    </w:p>
    <w:p w14:paraId="52D870C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46B4880" w14:textId="77777777" w:rsidR="008C539B" w:rsidRPr="001058B5" w:rsidRDefault="008C539B">
      <w:pPr>
        <w:pStyle w:val="BodyText"/>
        <w:spacing w:before="3"/>
        <w:rPr>
          <w:rFonts w:ascii="Arial" w:hAnsi="Arial" w:cs="Arial"/>
          <w:b/>
          <w:sz w:val="26"/>
        </w:rPr>
      </w:pPr>
    </w:p>
    <w:p w14:paraId="32C937E8" w14:textId="77777777" w:rsidR="008C539B" w:rsidRPr="001058B5" w:rsidRDefault="00C12992">
      <w:pPr>
        <w:pStyle w:val="BodyText"/>
        <w:spacing w:before="98" w:line="232" w:lineRule="auto"/>
        <w:ind w:left="2019" w:right="1012"/>
        <w:rPr>
          <w:rFonts w:ascii="Arial" w:hAnsi="Arial" w:cs="Arial"/>
        </w:rPr>
      </w:pPr>
      <w:r w:rsidRPr="001058B5">
        <w:rPr>
          <w:rFonts w:ascii="Arial" w:hAnsi="Arial" w:cs="Arial"/>
        </w:rPr>
        <w:t>Privacy regulations often lead to additional business privacy policies. Most privacy laws require businesses to monitor access to personally identifiable information (PII), and monitoring is implemented by auditing. A business-level privacy policy should address all relevant aspects of data access and user accountability, including technical, legal, and company policy concerns.</w:t>
      </w:r>
    </w:p>
    <w:p w14:paraId="6C729E37" w14:textId="77777777" w:rsidR="008C539B" w:rsidRPr="001058B5" w:rsidRDefault="00C12992">
      <w:pPr>
        <w:pStyle w:val="Heading7"/>
        <w:numPr>
          <w:ilvl w:val="0"/>
          <w:numId w:val="3"/>
        </w:numPr>
        <w:tabs>
          <w:tab w:val="left" w:pos="2020"/>
        </w:tabs>
        <w:spacing w:before="113"/>
        <w:ind w:left="2020"/>
        <w:jc w:val="left"/>
        <w:rPr>
          <w:rFonts w:ascii="Arial" w:hAnsi="Arial" w:cs="Arial"/>
        </w:rPr>
      </w:pPr>
      <w:r w:rsidRPr="001058B5">
        <w:rPr>
          <w:rFonts w:ascii="Arial" w:hAnsi="Arial" w:cs="Arial"/>
        </w:rPr>
        <w:t>Check the Oracle Database log files for additional audit</w:t>
      </w:r>
      <w:r w:rsidRPr="001058B5">
        <w:rPr>
          <w:rFonts w:ascii="Arial" w:hAnsi="Arial" w:cs="Arial"/>
          <w:spacing w:val="-7"/>
        </w:rPr>
        <w:t xml:space="preserve"> </w:t>
      </w:r>
      <w:r w:rsidRPr="001058B5">
        <w:rPr>
          <w:rFonts w:ascii="Arial" w:hAnsi="Arial" w:cs="Arial"/>
        </w:rPr>
        <w:t>information</w:t>
      </w:r>
    </w:p>
    <w:p w14:paraId="042C8325" w14:textId="77777777" w:rsidR="008C539B" w:rsidRPr="001058B5" w:rsidRDefault="00C12992">
      <w:pPr>
        <w:pStyle w:val="BodyText"/>
        <w:spacing w:before="123" w:line="230" w:lineRule="auto"/>
        <w:ind w:left="2019" w:right="782"/>
        <w:jc w:val="both"/>
        <w:rPr>
          <w:rFonts w:ascii="Arial" w:hAnsi="Arial" w:cs="Arial"/>
        </w:rPr>
      </w:pPr>
      <w:r w:rsidRPr="001058B5">
        <w:rPr>
          <w:rFonts w:ascii="Arial" w:hAnsi="Arial" w:cs="Arial"/>
        </w:rPr>
        <w:t>The</w:t>
      </w:r>
      <w:r w:rsidRPr="001058B5">
        <w:rPr>
          <w:rFonts w:ascii="Arial" w:hAnsi="Arial" w:cs="Arial"/>
          <w:spacing w:val="-7"/>
        </w:rPr>
        <w:t xml:space="preserve"> </w:t>
      </w:r>
      <w:r w:rsidRPr="001058B5">
        <w:rPr>
          <w:rFonts w:ascii="Arial" w:hAnsi="Arial" w:cs="Arial"/>
        </w:rPr>
        <w:t>log</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generated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contain</w:t>
      </w:r>
      <w:r w:rsidRPr="001058B5">
        <w:rPr>
          <w:rFonts w:ascii="Arial" w:hAnsi="Arial" w:cs="Arial"/>
          <w:spacing w:val="-7"/>
        </w:rPr>
        <w:t xml:space="preserve"> </w:t>
      </w:r>
      <w:r w:rsidRPr="001058B5">
        <w:rPr>
          <w:rFonts w:ascii="Arial" w:hAnsi="Arial" w:cs="Arial"/>
        </w:rPr>
        <w:t>useful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 use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auditing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6"/>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creates</w:t>
      </w:r>
      <w:r w:rsidRPr="001058B5">
        <w:rPr>
          <w:rFonts w:ascii="Arial" w:hAnsi="Arial" w:cs="Arial"/>
          <w:spacing w:val="-4"/>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alert</w:t>
      </w:r>
      <w:r w:rsidRPr="001058B5">
        <w:rPr>
          <w:rFonts w:ascii="Arial" w:hAnsi="Arial" w:cs="Arial"/>
          <w:spacing w:val="-4"/>
        </w:rPr>
        <w:t xml:space="preserve"> </w:t>
      </w:r>
      <w:r w:rsidRPr="001058B5">
        <w:rPr>
          <w:rFonts w:ascii="Arial" w:hAnsi="Arial" w:cs="Arial"/>
        </w:rPr>
        <w:t>file to</w:t>
      </w:r>
      <w:r w:rsidRPr="001058B5">
        <w:rPr>
          <w:rFonts w:ascii="Arial" w:hAnsi="Arial" w:cs="Arial"/>
          <w:spacing w:val="-27"/>
        </w:rPr>
        <w:t xml:space="preserve"> </w:t>
      </w:r>
      <w:r w:rsidRPr="001058B5">
        <w:rPr>
          <w:rFonts w:ascii="Arial" w:hAnsi="Arial" w:cs="Arial"/>
        </w:rPr>
        <w:t>record</w:t>
      </w:r>
      <w:r w:rsidRPr="001058B5">
        <w:rPr>
          <w:rFonts w:ascii="Arial" w:hAnsi="Arial" w:cs="Arial"/>
          <w:spacing w:val="-27"/>
        </w:rPr>
        <w:t xml:space="preserve"> </w:t>
      </w:r>
      <w:r w:rsidRPr="001058B5">
        <w:rPr>
          <w:rFonts w:ascii="Arial" w:hAnsi="Arial" w:cs="Arial"/>
        </w:rPr>
        <w:t>STARTUP</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SHUTDOWN</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structural</w:t>
      </w:r>
      <w:r w:rsidRPr="001058B5">
        <w:rPr>
          <w:rFonts w:ascii="Arial" w:hAnsi="Arial" w:cs="Arial"/>
          <w:spacing w:val="-27"/>
        </w:rPr>
        <w:t xml:space="preserve"> </w:t>
      </w:r>
      <w:r w:rsidRPr="001058B5">
        <w:rPr>
          <w:rFonts w:ascii="Arial" w:hAnsi="Arial" w:cs="Arial"/>
        </w:rPr>
        <w:t>changes</w:t>
      </w:r>
      <w:r w:rsidRPr="001058B5">
        <w:rPr>
          <w:rFonts w:ascii="Arial" w:hAnsi="Arial" w:cs="Arial"/>
          <w:spacing w:val="-28"/>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7"/>
        </w:rPr>
        <w:t xml:space="preserve"> </w:t>
      </w:r>
      <w:r w:rsidRPr="001058B5">
        <w:rPr>
          <w:rFonts w:ascii="Arial" w:hAnsi="Arial" w:cs="Arial"/>
        </w:rPr>
        <w:t>adding data files to the</w:t>
      </w:r>
      <w:r w:rsidRPr="001058B5">
        <w:rPr>
          <w:rFonts w:ascii="Arial" w:hAnsi="Arial" w:cs="Arial"/>
          <w:spacing w:val="-2"/>
        </w:rPr>
        <w:t xml:space="preserve"> </w:t>
      </w:r>
      <w:r w:rsidRPr="001058B5">
        <w:rPr>
          <w:rFonts w:ascii="Arial" w:hAnsi="Arial" w:cs="Arial"/>
        </w:rPr>
        <w:t>database.</w:t>
      </w:r>
    </w:p>
    <w:p w14:paraId="3AAFC9EE"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For </w:t>
      </w:r>
      <w:bookmarkStart w:id="2158" w:name="_bookmark2297"/>
      <w:bookmarkEnd w:id="2158"/>
      <w:r w:rsidRPr="001058B5">
        <w:rPr>
          <w:rFonts w:ascii="Arial" w:hAnsi="Arial" w:cs="Arial"/>
        </w:rPr>
        <w:t xml:space="preserve">example, if you want to audit </w:t>
      </w:r>
      <w:bookmarkStart w:id="2159" w:name="_bookmark2296"/>
      <w:bookmarkEnd w:id="2159"/>
      <w:r w:rsidRPr="001058B5">
        <w:rPr>
          <w:rFonts w:ascii="Arial" w:hAnsi="Arial" w:cs="Arial"/>
        </w:rPr>
        <w:t>committed or rolled back transactions, you can use the redo log files.</w:t>
      </w:r>
    </w:p>
    <w:p w14:paraId="04E27EBD" w14:textId="77777777" w:rsidR="008C539B" w:rsidRPr="001058B5" w:rsidRDefault="008C539B">
      <w:pPr>
        <w:pStyle w:val="BodyText"/>
        <w:spacing w:before="6"/>
        <w:rPr>
          <w:rFonts w:ascii="Arial" w:hAnsi="Arial" w:cs="Arial"/>
          <w:sz w:val="25"/>
        </w:rPr>
      </w:pPr>
    </w:p>
    <w:p w14:paraId="0024D2E2" w14:textId="77777777" w:rsidR="008C539B" w:rsidRPr="001058B5" w:rsidRDefault="00C12992">
      <w:pPr>
        <w:pStyle w:val="Heading4"/>
        <w:ind w:left="100"/>
      </w:pPr>
      <w:bookmarkStart w:id="2160" w:name="Auditing_Suspicious_Database_Activity"/>
      <w:bookmarkStart w:id="2161" w:name="_bookmark2298"/>
      <w:bookmarkEnd w:id="2160"/>
      <w:bookmarkEnd w:id="2161"/>
      <w:r w:rsidRPr="001058B5">
        <w:t>Auditing Susp</w:t>
      </w:r>
      <w:bookmarkStart w:id="2162" w:name="_bookmark2299"/>
      <w:bookmarkEnd w:id="2162"/>
      <w:r w:rsidRPr="001058B5">
        <w:t>icious Database Activity</w:t>
      </w:r>
    </w:p>
    <w:p w14:paraId="1FBAE0C0" w14:textId="77777777" w:rsidR="008C539B" w:rsidRPr="001058B5" w:rsidRDefault="00C12992">
      <w:pPr>
        <w:pStyle w:val="BodyText"/>
        <w:spacing w:before="75"/>
        <w:ind w:left="1660"/>
        <w:rPr>
          <w:rFonts w:ascii="Arial" w:hAnsi="Arial" w:cs="Arial"/>
        </w:rPr>
      </w:pPr>
      <w:r w:rsidRPr="001058B5">
        <w:rPr>
          <w:rFonts w:ascii="Arial" w:hAnsi="Arial" w:cs="Arial"/>
        </w:rPr>
        <w:t>When you audit to monitor suspicious database activity, use the following guidelines:</w:t>
      </w:r>
    </w:p>
    <w:p w14:paraId="5F4CE584" w14:textId="77777777" w:rsidR="008C539B" w:rsidRPr="001058B5" w:rsidRDefault="00C12992">
      <w:pPr>
        <w:pStyle w:val="Heading7"/>
        <w:numPr>
          <w:ilvl w:val="0"/>
          <w:numId w:val="2"/>
        </w:numPr>
        <w:tabs>
          <w:tab w:val="left" w:pos="2020"/>
        </w:tabs>
        <w:spacing w:before="115"/>
        <w:rPr>
          <w:rFonts w:ascii="Arial" w:hAnsi="Arial" w:cs="Arial"/>
        </w:rPr>
      </w:pPr>
      <w:r w:rsidRPr="001058B5">
        <w:rPr>
          <w:rFonts w:ascii="Arial" w:hAnsi="Arial" w:cs="Arial"/>
        </w:rPr>
        <w:t>First audit generally, and then</w:t>
      </w:r>
      <w:r w:rsidRPr="001058B5">
        <w:rPr>
          <w:rFonts w:ascii="Arial" w:hAnsi="Arial" w:cs="Arial"/>
          <w:spacing w:val="-7"/>
        </w:rPr>
        <w:t xml:space="preserve"> </w:t>
      </w:r>
      <w:r w:rsidRPr="001058B5">
        <w:rPr>
          <w:rFonts w:ascii="Arial" w:hAnsi="Arial" w:cs="Arial"/>
        </w:rPr>
        <w:t>specifically.</w:t>
      </w:r>
    </w:p>
    <w:p w14:paraId="240DD0EC" w14:textId="77777777" w:rsidR="008C539B" w:rsidRPr="001058B5" w:rsidRDefault="00C12992">
      <w:pPr>
        <w:pStyle w:val="BodyText"/>
        <w:spacing w:before="121" w:line="232" w:lineRule="auto"/>
        <w:ind w:left="2019" w:right="848"/>
        <w:rPr>
          <w:rFonts w:ascii="Arial" w:hAnsi="Arial" w:cs="Arial"/>
        </w:rPr>
      </w:pPr>
      <w:r w:rsidRPr="001058B5">
        <w:rPr>
          <w:rFonts w:ascii="Arial" w:hAnsi="Arial" w:cs="Arial"/>
        </w:rPr>
        <w:t xml:space="preserve">When you start to audit for suspicious database activity, often not much information is available to target specific users or schema objects. Therefore, set audit options more generally at first, that is, by using the standard audit options described in </w:t>
      </w:r>
      <w:hyperlink w:anchor="_bookmark1602" w:history="1">
        <w:r w:rsidRPr="001058B5">
          <w:rPr>
            <w:rFonts w:ascii="Arial" w:hAnsi="Arial" w:cs="Arial"/>
            <w:color w:val="0000CC"/>
          </w:rPr>
          <w:t xml:space="preserve">Chapter 9, "Verifying Security Access with Auditing" </w:t>
        </w:r>
      </w:hyperlink>
      <w:r w:rsidRPr="001058B5">
        <w:rPr>
          <w:rFonts w:ascii="Arial" w:hAnsi="Arial" w:cs="Arial"/>
        </w:rPr>
        <w:t>explains how you can use the standard audit options to audit SQL statements, schema objects, privileges, and so on.</w:t>
      </w:r>
    </w:p>
    <w:p w14:paraId="4114AAA7" w14:textId="77777777" w:rsidR="008C539B" w:rsidRPr="001058B5" w:rsidRDefault="00C12992">
      <w:pPr>
        <w:pStyle w:val="BodyText"/>
        <w:spacing w:before="114" w:line="232" w:lineRule="auto"/>
        <w:ind w:left="2020" w:right="802"/>
        <w:rPr>
          <w:rFonts w:ascii="Arial" w:hAnsi="Arial" w:cs="Arial"/>
        </w:rPr>
      </w:pPr>
      <w:r w:rsidRPr="001058B5">
        <w:rPr>
          <w:rFonts w:ascii="Arial" w:hAnsi="Arial" w:cs="Arial"/>
        </w:rPr>
        <w:t xml:space="preserve">After you have recorded and analyzed the preliminary audit information, disable general auditing, and then audit specific actions. You can use fine-grained auditing, which is described in </w:t>
      </w:r>
      <w:hyperlink w:anchor="_bookmark1894" w:history="1">
        <w:r w:rsidRPr="001058B5">
          <w:rPr>
            <w:rFonts w:ascii="Arial" w:hAnsi="Arial" w:cs="Arial"/>
            <w:color w:val="0000CC"/>
          </w:rPr>
          <w:t>"Auditing Specific Activities with Fine-Grained</w:t>
        </w:r>
      </w:hyperlink>
      <w:r w:rsidRPr="001058B5">
        <w:rPr>
          <w:rFonts w:ascii="Arial" w:hAnsi="Arial" w:cs="Arial"/>
          <w:color w:val="0000CC"/>
        </w:rPr>
        <w:t xml:space="preserve"> </w:t>
      </w:r>
      <w:hyperlink w:anchor="_bookmark1894" w:history="1">
        <w:r w:rsidRPr="001058B5">
          <w:rPr>
            <w:rFonts w:ascii="Arial" w:hAnsi="Arial" w:cs="Arial"/>
            <w:color w:val="0000CC"/>
          </w:rPr>
          <w:t xml:space="preserve">Auditing" </w:t>
        </w:r>
      </w:hyperlink>
      <w:hyperlink w:anchor="_bookmark1894" w:history="1">
        <w:r w:rsidRPr="001058B5">
          <w:rPr>
            <w:rFonts w:ascii="Arial" w:hAnsi="Arial" w:cs="Arial"/>
          </w:rPr>
          <w:t>on page 9-36</w:t>
        </w:r>
      </w:hyperlink>
      <w:r w:rsidRPr="001058B5">
        <w:rPr>
          <w:rFonts w:ascii="Arial" w:hAnsi="Arial" w:cs="Arial"/>
        </w:rPr>
        <w:t>, to audit specific actions. Continue this process until you have gathered enough evidence to draw conclusions about the origin of the suspicious database activity.</w:t>
      </w:r>
    </w:p>
    <w:p w14:paraId="50E395FE" w14:textId="77777777" w:rsidR="008C539B" w:rsidRPr="001058B5" w:rsidRDefault="00C12992">
      <w:pPr>
        <w:pStyle w:val="Heading7"/>
        <w:numPr>
          <w:ilvl w:val="0"/>
          <w:numId w:val="2"/>
        </w:numPr>
        <w:tabs>
          <w:tab w:val="left" w:pos="2020"/>
        </w:tabs>
        <w:spacing w:before="111"/>
        <w:rPr>
          <w:rFonts w:ascii="Arial" w:hAnsi="Arial" w:cs="Arial"/>
        </w:rPr>
      </w:pPr>
      <w:r w:rsidRPr="001058B5">
        <w:rPr>
          <w:rFonts w:ascii="Arial" w:hAnsi="Arial" w:cs="Arial"/>
        </w:rPr>
        <w:t>Audit common suspicious</w:t>
      </w:r>
      <w:r w:rsidRPr="001058B5">
        <w:rPr>
          <w:rFonts w:ascii="Arial" w:hAnsi="Arial" w:cs="Arial"/>
          <w:spacing w:val="-2"/>
        </w:rPr>
        <w:t xml:space="preserve"> </w:t>
      </w:r>
      <w:r w:rsidRPr="001058B5">
        <w:rPr>
          <w:rFonts w:ascii="Arial" w:hAnsi="Arial" w:cs="Arial"/>
        </w:rPr>
        <w:t>activities.</w:t>
      </w:r>
    </w:p>
    <w:p w14:paraId="45FE1C7F" w14:textId="77777777" w:rsidR="008C539B" w:rsidRPr="001058B5" w:rsidRDefault="00C12992">
      <w:pPr>
        <w:pStyle w:val="BodyText"/>
        <w:spacing w:before="115"/>
        <w:ind w:left="2020"/>
        <w:rPr>
          <w:rFonts w:ascii="Arial" w:hAnsi="Arial" w:cs="Arial"/>
        </w:rPr>
      </w:pPr>
      <w:r w:rsidRPr="001058B5">
        <w:rPr>
          <w:rFonts w:ascii="Arial" w:hAnsi="Arial" w:cs="Arial"/>
        </w:rPr>
        <w:t>Common suspicious activities are as follows:</w:t>
      </w:r>
    </w:p>
    <w:p w14:paraId="40980B34"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Users who access the database during unusual</w:t>
      </w:r>
      <w:r w:rsidRPr="001058B5">
        <w:rPr>
          <w:rFonts w:ascii="Arial" w:hAnsi="Arial" w:cs="Arial"/>
          <w:spacing w:val="-9"/>
          <w:sz w:val="20"/>
        </w:rPr>
        <w:t xml:space="preserve"> </w:t>
      </w:r>
      <w:r w:rsidRPr="001058B5">
        <w:rPr>
          <w:rFonts w:ascii="Arial" w:hAnsi="Arial" w:cs="Arial"/>
          <w:sz w:val="20"/>
        </w:rPr>
        <w:t>hours</w:t>
      </w:r>
    </w:p>
    <w:p w14:paraId="23F2A647" w14:textId="77777777" w:rsidR="008C539B" w:rsidRPr="001058B5" w:rsidRDefault="00C12992">
      <w:pPr>
        <w:pStyle w:val="ListParagraph"/>
        <w:numPr>
          <w:ilvl w:val="1"/>
          <w:numId w:val="2"/>
        </w:numPr>
        <w:tabs>
          <w:tab w:val="left" w:pos="2380"/>
        </w:tabs>
        <w:rPr>
          <w:rFonts w:ascii="Arial" w:hAnsi="Arial" w:cs="Arial"/>
          <w:sz w:val="20"/>
        </w:rPr>
      </w:pPr>
      <w:r w:rsidRPr="001058B5">
        <w:rPr>
          <w:rFonts w:ascii="Arial" w:hAnsi="Arial" w:cs="Arial"/>
          <w:sz w:val="20"/>
        </w:rPr>
        <w:t>Multiple failed user login</w:t>
      </w:r>
      <w:r w:rsidRPr="001058B5">
        <w:rPr>
          <w:rFonts w:ascii="Arial" w:hAnsi="Arial" w:cs="Arial"/>
          <w:spacing w:val="-3"/>
          <w:sz w:val="20"/>
        </w:rPr>
        <w:t xml:space="preserve"> </w:t>
      </w:r>
      <w:r w:rsidRPr="001058B5">
        <w:rPr>
          <w:rFonts w:ascii="Arial" w:hAnsi="Arial" w:cs="Arial"/>
          <w:sz w:val="20"/>
        </w:rPr>
        <w:t>attempts</w:t>
      </w:r>
    </w:p>
    <w:p w14:paraId="2EE1CA36"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Login attempts by non-existent</w:t>
      </w:r>
      <w:r w:rsidRPr="001058B5">
        <w:rPr>
          <w:rFonts w:ascii="Arial" w:hAnsi="Arial" w:cs="Arial"/>
          <w:spacing w:val="-4"/>
          <w:sz w:val="20"/>
        </w:rPr>
        <w:t xml:space="preserve"> </w:t>
      </w:r>
      <w:r w:rsidRPr="001058B5">
        <w:rPr>
          <w:rFonts w:ascii="Arial" w:hAnsi="Arial" w:cs="Arial"/>
          <w:sz w:val="20"/>
        </w:rPr>
        <w:t>users</w:t>
      </w:r>
    </w:p>
    <w:p w14:paraId="271739FC" w14:textId="77777777" w:rsidR="008C539B" w:rsidRPr="001058B5" w:rsidRDefault="00C12992">
      <w:pPr>
        <w:pStyle w:val="BodyText"/>
        <w:spacing w:before="119" w:line="230" w:lineRule="auto"/>
        <w:ind w:left="2020" w:right="868"/>
        <w:rPr>
          <w:rFonts w:ascii="Arial" w:hAnsi="Arial" w:cs="Arial"/>
        </w:rPr>
      </w:pPr>
      <w:r w:rsidRPr="001058B5">
        <w:rPr>
          <w:rFonts w:ascii="Arial" w:hAnsi="Arial" w:cs="Arial"/>
        </w:rPr>
        <w:t>In addition, monitor users who share accounts or multiple users who are logging in from the same IP address. You can query the DBA_AUDIT_SESSION data dictionary view to find this kind of activity. For a very granular approach, create fine-grained audit policies.</w:t>
      </w:r>
    </w:p>
    <w:p w14:paraId="41182D26" w14:textId="77777777" w:rsidR="008C539B" w:rsidRPr="001058B5" w:rsidRDefault="00C12992">
      <w:pPr>
        <w:pStyle w:val="Heading7"/>
        <w:numPr>
          <w:ilvl w:val="0"/>
          <w:numId w:val="2"/>
        </w:numPr>
        <w:tabs>
          <w:tab w:val="left" w:pos="2020"/>
        </w:tabs>
        <w:spacing w:before="118"/>
        <w:rPr>
          <w:rFonts w:ascii="Arial" w:hAnsi="Arial" w:cs="Arial"/>
        </w:rPr>
      </w:pPr>
      <w:r w:rsidRPr="001058B5">
        <w:rPr>
          <w:rFonts w:ascii="Arial" w:hAnsi="Arial" w:cs="Arial"/>
        </w:rPr>
        <w:t>Protect the audit trail.</w:t>
      </w:r>
    </w:p>
    <w:p w14:paraId="5788D1E9" w14:textId="77777777" w:rsidR="008C539B" w:rsidRPr="001058B5" w:rsidRDefault="00C12992">
      <w:pPr>
        <w:pStyle w:val="BodyText"/>
        <w:spacing w:before="121" w:line="232" w:lineRule="auto"/>
        <w:ind w:left="2020" w:right="800"/>
        <w:jc w:val="both"/>
        <w:rPr>
          <w:rFonts w:ascii="Arial" w:hAnsi="Arial" w:cs="Arial"/>
        </w:rPr>
      </w:pPr>
      <w:r w:rsidRPr="001058B5">
        <w:rPr>
          <w:rFonts w:ascii="Arial" w:hAnsi="Arial" w:cs="Arial"/>
        </w:rPr>
        <w:t xml:space="preserve">When auditing for suspicious database </w:t>
      </w:r>
      <w:r w:rsidRPr="001058B5">
        <w:rPr>
          <w:rFonts w:ascii="Arial" w:hAnsi="Arial" w:cs="Arial"/>
          <w:spacing w:val="-3"/>
        </w:rPr>
        <w:t xml:space="preserve">activity, </w:t>
      </w:r>
      <w:r w:rsidRPr="001058B5">
        <w:rPr>
          <w:rFonts w:ascii="Arial" w:hAnsi="Arial" w:cs="Arial"/>
        </w:rPr>
        <w:t xml:space="preserve">protect the audit trail so that audit information cannot be added, changed, or deleted without being audited. </w:t>
      </w:r>
      <w:r w:rsidRPr="001058B5">
        <w:rPr>
          <w:rFonts w:ascii="Arial" w:hAnsi="Arial" w:cs="Arial"/>
          <w:spacing w:val="-7"/>
        </w:rPr>
        <w:t xml:space="preserve">You </w:t>
      </w:r>
      <w:r w:rsidRPr="001058B5">
        <w:rPr>
          <w:rFonts w:ascii="Arial" w:hAnsi="Arial" w:cs="Arial"/>
        </w:rPr>
        <w:t>can audit the standard audit trail by using the AUDIT</w:t>
      </w:r>
      <w:r w:rsidRPr="001058B5">
        <w:rPr>
          <w:rFonts w:ascii="Arial" w:hAnsi="Arial" w:cs="Arial"/>
          <w:spacing w:val="-104"/>
        </w:rPr>
        <w:t xml:space="preserve"> </w:t>
      </w:r>
      <w:r w:rsidRPr="001058B5">
        <w:rPr>
          <w:rFonts w:ascii="Arial" w:hAnsi="Arial" w:cs="Arial"/>
        </w:rPr>
        <w:t>SQL statement.</w:t>
      </w:r>
    </w:p>
    <w:p w14:paraId="36E9BFF2" w14:textId="77777777" w:rsidR="008C539B" w:rsidRPr="001058B5" w:rsidRDefault="00C12992">
      <w:pPr>
        <w:pStyle w:val="BodyText"/>
        <w:spacing w:before="107"/>
        <w:ind w:left="2020"/>
        <w:rPr>
          <w:rFonts w:ascii="Arial" w:hAnsi="Arial" w:cs="Arial"/>
        </w:rPr>
      </w:pPr>
      <w:r w:rsidRPr="001058B5">
        <w:rPr>
          <w:rFonts w:ascii="Arial" w:hAnsi="Arial" w:cs="Arial"/>
        </w:rPr>
        <w:t>For example:</w:t>
      </w:r>
    </w:p>
    <w:p w14:paraId="40757AC2"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SELECT ON SYS.AUD$ BY ACCESS;</w:t>
      </w:r>
    </w:p>
    <w:p w14:paraId="75F34821" w14:textId="77777777" w:rsidR="008C539B" w:rsidRPr="001058B5" w:rsidRDefault="008C539B">
      <w:pPr>
        <w:pStyle w:val="BodyText"/>
        <w:spacing w:before="3"/>
        <w:rPr>
          <w:rFonts w:ascii="Arial" w:hAnsi="Arial" w:cs="Arial"/>
          <w:sz w:val="18"/>
        </w:rPr>
      </w:pPr>
    </w:p>
    <w:p w14:paraId="11230A29" w14:textId="77777777" w:rsidR="008C539B" w:rsidRPr="001058B5" w:rsidRDefault="00C12992">
      <w:pPr>
        <w:pStyle w:val="BodyText"/>
        <w:ind w:left="2020"/>
        <w:rPr>
          <w:rFonts w:ascii="Arial" w:hAnsi="Arial" w:cs="Arial"/>
        </w:rPr>
      </w:pPr>
      <w:r w:rsidRPr="001058B5">
        <w:rPr>
          <w:rFonts w:ascii="Arial" w:hAnsi="Arial" w:cs="Arial"/>
        </w:rPr>
        <w:t xml:space="preserve">See also </w:t>
      </w:r>
      <w:hyperlink w:anchor="_bookmark2019" w:history="1">
        <w:r w:rsidRPr="001058B5">
          <w:rPr>
            <w:rFonts w:ascii="Arial" w:hAnsi="Arial" w:cs="Arial"/>
            <w:color w:val="0000CC"/>
          </w:rPr>
          <w:t xml:space="preserve">"Auditing the Database Audit Trail" </w:t>
        </w:r>
        <w:r w:rsidRPr="001058B5">
          <w:rPr>
            <w:rFonts w:ascii="Arial" w:hAnsi="Arial" w:cs="Arial"/>
          </w:rPr>
          <w:t>on page 9-61</w:t>
        </w:r>
      </w:hyperlink>
      <w:r w:rsidRPr="001058B5">
        <w:rPr>
          <w:rFonts w:ascii="Arial" w:hAnsi="Arial" w:cs="Arial"/>
        </w:rPr>
        <w:t>.</w:t>
      </w:r>
    </w:p>
    <w:p w14:paraId="0849773A" w14:textId="77777777" w:rsidR="008C539B" w:rsidRPr="001058B5" w:rsidRDefault="008C539B">
      <w:pPr>
        <w:rPr>
          <w:rFonts w:ascii="Arial" w:hAnsi="Arial" w:cs="Arial"/>
        </w:rPr>
        <w:sectPr w:rsidR="008C539B" w:rsidRPr="001058B5">
          <w:footerReference w:type="even" r:id="rId263"/>
          <w:footerReference w:type="default" r:id="rId264"/>
          <w:pgSz w:w="12240" w:h="15840"/>
          <w:pgMar w:top="840" w:right="1060" w:bottom="860" w:left="1100" w:header="549" w:footer="663" w:gutter="0"/>
          <w:pgNumType w:start="20"/>
          <w:cols w:space="720"/>
        </w:sectPr>
      </w:pPr>
    </w:p>
    <w:p w14:paraId="056FA59F" w14:textId="77777777" w:rsidR="008C539B" w:rsidRPr="001058B5" w:rsidRDefault="008C539B">
      <w:pPr>
        <w:pStyle w:val="BodyText"/>
        <w:spacing w:before="5"/>
        <w:rPr>
          <w:rFonts w:ascii="Arial" w:hAnsi="Arial" w:cs="Arial"/>
          <w:sz w:val="25"/>
        </w:rPr>
      </w:pPr>
    </w:p>
    <w:p w14:paraId="2731650F" w14:textId="77777777" w:rsidR="008C539B" w:rsidRPr="001058B5" w:rsidRDefault="00C12992">
      <w:pPr>
        <w:pStyle w:val="BodyText"/>
        <w:spacing w:before="103" w:line="228" w:lineRule="auto"/>
        <w:ind w:left="2619" w:right="375"/>
        <w:rPr>
          <w:rFonts w:ascii="Arial" w:hAnsi="Arial" w:cs="Arial"/>
        </w:rPr>
      </w:pPr>
      <w:r w:rsidRPr="001058B5">
        <w:rPr>
          <w:rFonts w:ascii="Arial" w:hAnsi="Arial" w:cs="Arial"/>
        </w:rPr>
        <w:t>To audit the fine-grained audit trail, as user SYS, you would enter the following statement:</w:t>
      </w:r>
    </w:p>
    <w:p w14:paraId="2CFEAEF1" w14:textId="77777777" w:rsidR="008C539B" w:rsidRPr="001058B5" w:rsidRDefault="00C12992">
      <w:pPr>
        <w:spacing w:before="143"/>
        <w:ind w:left="2620"/>
        <w:rPr>
          <w:rFonts w:ascii="Arial" w:hAnsi="Arial" w:cs="Arial"/>
          <w:sz w:val="18"/>
        </w:rPr>
      </w:pPr>
      <w:r w:rsidRPr="001058B5">
        <w:rPr>
          <w:rFonts w:ascii="Arial" w:hAnsi="Arial" w:cs="Arial"/>
          <w:w w:val="95"/>
          <w:sz w:val="18"/>
        </w:rPr>
        <w:t>AUDIT SELECT ON SYS.FGA$ BY ACCESS;</w:t>
      </w:r>
    </w:p>
    <w:p w14:paraId="418A19C2" w14:textId="77777777" w:rsidR="008C539B" w:rsidRPr="001058B5" w:rsidRDefault="008C539B">
      <w:pPr>
        <w:pStyle w:val="BodyText"/>
        <w:spacing w:before="2"/>
        <w:rPr>
          <w:rFonts w:ascii="Arial" w:hAnsi="Arial" w:cs="Arial"/>
          <w:sz w:val="19"/>
        </w:rPr>
      </w:pPr>
    </w:p>
    <w:p w14:paraId="6A0B08E2" w14:textId="77777777" w:rsidR="008C539B" w:rsidRPr="001058B5" w:rsidRDefault="00C12992">
      <w:pPr>
        <w:pStyle w:val="BodyText"/>
        <w:spacing w:line="228" w:lineRule="auto"/>
        <w:ind w:left="2619" w:right="219"/>
        <w:rPr>
          <w:rFonts w:ascii="Arial" w:hAnsi="Arial" w:cs="Arial"/>
        </w:rPr>
      </w:pPr>
      <w:r w:rsidRPr="001058B5">
        <w:rPr>
          <w:rFonts w:ascii="Arial" w:hAnsi="Arial" w:cs="Arial"/>
        </w:rPr>
        <w:t xml:space="preserve">If you have Oracle Database </w:t>
      </w:r>
      <w:r w:rsidRPr="001058B5">
        <w:rPr>
          <w:rFonts w:ascii="Arial" w:hAnsi="Arial" w:cs="Arial"/>
          <w:spacing w:val="-4"/>
        </w:rPr>
        <w:t xml:space="preserve">Vault </w:t>
      </w:r>
      <w:r w:rsidRPr="001058B5">
        <w:rPr>
          <w:rFonts w:ascii="Arial" w:hAnsi="Arial" w:cs="Arial"/>
        </w:rPr>
        <w:t xml:space="preserve">enabled, you can further protect the </w:t>
      </w:r>
      <w:r w:rsidRPr="001058B5">
        <w:rPr>
          <w:rFonts w:ascii="Arial" w:hAnsi="Arial" w:cs="Arial"/>
          <w:w w:val="90"/>
        </w:rPr>
        <w:t xml:space="preserve">SYS.AUDIT$, SYSTEM.AUD$, SYS.FGA$, and SYS.FGA_LOG$ tables by enclosing them </w:t>
      </w:r>
      <w:r w:rsidRPr="001058B5">
        <w:rPr>
          <w:rFonts w:ascii="Arial" w:hAnsi="Arial" w:cs="Arial"/>
        </w:rPr>
        <w:t xml:space="preserve">in a realm. (In an Oracle Database </w:t>
      </w:r>
      <w:r w:rsidRPr="001058B5">
        <w:rPr>
          <w:rFonts w:ascii="Arial" w:hAnsi="Arial" w:cs="Arial"/>
          <w:spacing w:val="-4"/>
        </w:rPr>
        <w:t xml:space="preserve">Vault </w:t>
      </w:r>
      <w:r w:rsidRPr="001058B5">
        <w:rPr>
          <w:rFonts w:ascii="Arial" w:hAnsi="Arial" w:cs="Arial"/>
        </w:rPr>
        <w:t>environment, the AUD$</w:t>
      </w:r>
      <w:r w:rsidRPr="001058B5">
        <w:rPr>
          <w:rFonts w:ascii="Arial" w:hAnsi="Arial" w:cs="Arial"/>
          <w:spacing w:val="-84"/>
        </w:rPr>
        <w:t xml:space="preserve"> </w:t>
      </w:r>
      <w:r w:rsidRPr="001058B5">
        <w:rPr>
          <w:rFonts w:ascii="Arial" w:hAnsi="Arial" w:cs="Arial"/>
        </w:rPr>
        <w:t>table is moved to the SYSTEM</w:t>
      </w:r>
      <w:r w:rsidRPr="001058B5">
        <w:rPr>
          <w:rFonts w:ascii="Arial" w:hAnsi="Arial" w:cs="Arial"/>
          <w:spacing w:val="-93"/>
        </w:rPr>
        <w:t xml:space="preserve"> </w:t>
      </w:r>
      <w:r w:rsidRPr="001058B5">
        <w:rPr>
          <w:rFonts w:ascii="Arial" w:hAnsi="Arial" w:cs="Arial"/>
        </w:rPr>
        <w:t>schema when Oracle Label Security is enabled. SYS.AUD$</w:t>
      </w:r>
      <w:r w:rsidRPr="001058B5">
        <w:rPr>
          <w:rFonts w:ascii="Arial" w:hAnsi="Arial" w:cs="Arial"/>
          <w:spacing w:val="-93"/>
        </w:rPr>
        <w:t xml:space="preserve"> </w:t>
      </w:r>
      <w:r w:rsidRPr="001058B5">
        <w:rPr>
          <w:rFonts w:ascii="Arial" w:hAnsi="Arial" w:cs="Arial"/>
        </w:rPr>
        <w:t xml:space="preserve">becomes a synonym for the SYSTEM.AUD$ table.) See </w:t>
      </w:r>
      <w:r w:rsidRPr="001058B5">
        <w:rPr>
          <w:rFonts w:ascii="Arial" w:hAnsi="Arial" w:cs="Arial"/>
          <w:i/>
        </w:rPr>
        <w:t xml:space="preserve">Oracle Database </w:t>
      </w:r>
      <w:r w:rsidRPr="001058B5">
        <w:rPr>
          <w:rFonts w:ascii="Arial" w:hAnsi="Arial" w:cs="Arial"/>
          <w:i/>
          <w:spacing w:val="-3"/>
        </w:rPr>
        <w:t xml:space="preserve">Vault </w:t>
      </w:r>
      <w:r w:rsidRPr="001058B5">
        <w:rPr>
          <w:rFonts w:ascii="Arial" w:hAnsi="Arial" w:cs="Arial"/>
          <w:i/>
        </w:rPr>
        <w:t xml:space="preserve">Administrator's Guide </w:t>
      </w:r>
      <w:r w:rsidRPr="001058B5">
        <w:rPr>
          <w:rFonts w:ascii="Arial" w:hAnsi="Arial" w:cs="Arial"/>
        </w:rPr>
        <w:t>for more information.</w:t>
      </w:r>
    </w:p>
    <w:p w14:paraId="4460A509" w14:textId="77777777" w:rsidR="008C539B" w:rsidRPr="001058B5" w:rsidRDefault="008C539B">
      <w:pPr>
        <w:pStyle w:val="BodyText"/>
        <w:spacing w:before="1"/>
        <w:rPr>
          <w:rFonts w:ascii="Arial" w:hAnsi="Arial" w:cs="Arial"/>
          <w:sz w:val="26"/>
        </w:rPr>
      </w:pPr>
    </w:p>
    <w:p w14:paraId="4AA8296E" w14:textId="77777777" w:rsidR="008C539B" w:rsidRPr="001058B5" w:rsidRDefault="00C12992">
      <w:pPr>
        <w:pStyle w:val="Heading4"/>
        <w:spacing w:before="1"/>
      </w:pPr>
      <w:bookmarkStart w:id="2163" w:name="Recommended_Audit_Settings"/>
      <w:bookmarkStart w:id="2164" w:name="_bookmark2300"/>
      <w:bookmarkEnd w:id="2163"/>
      <w:bookmarkEnd w:id="2164"/>
      <w:r w:rsidRPr="001058B5">
        <w:t>Recommended Audit S</w:t>
      </w:r>
      <w:bookmarkStart w:id="2165" w:name="_bookmark2301"/>
      <w:bookmarkEnd w:id="2165"/>
      <w:r w:rsidRPr="001058B5">
        <w:t>ettings</w:t>
      </w:r>
    </w:p>
    <w:p w14:paraId="304A2EAA" w14:textId="77777777" w:rsidR="008C539B" w:rsidRPr="001058B5" w:rsidRDefault="00C12992">
      <w:pPr>
        <w:spacing w:before="73"/>
        <w:ind w:left="2260"/>
        <w:rPr>
          <w:rFonts w:ascii="Arial" w:hAnsi="Arial" w:cs="Arial"/>
          <w:sz w:val="20"/>
        </w:rPr>
      </w:pPr>
      <w:r w:rsidRPr="001058B5">
        <w:rPr>
          <w:rFonts w:ascii="Arial" w:hAnsi="Arial" w:cs="Arial"/>
          <w:b/>
          <w:sz w:val="20"/>
        </w:rPr>
        <w:t xml:space="preserve">Database schema </w:t>
      </w:r>
      <w:bookmarkStart w:id="2166" w:name="_bookmark2302"/>
      <w:bookmarkEnd w:id="2166"/>
      <w:r w:rsidRPr="001058B5">
        <w:rPr>
          <w:rFonts w:ascii="Arial" w:hAnsi="Arial" w:cs="Arial"/>
          <w:b/>
          <w:sz w:val="20"/>
        </w:rPr>
        <w:t xml:space="preserve">or structure changes. </w:t>
      </w:r>
      <w:r w:rsidRPr="001058B5">
        <w:rPr>
          <w:rFonts w:ascii="Arial" w:hAnsi="Arial" w:cs="Arial"/>
          <w:sz w:val="20"/>
        </w:rPr>
        <w:t>Use the following AUDIT</w:t>
      </w:r>
      <w:r w:rsidRPr="001058B5">
        <w:rPr>
          <w:rFonts w:ascii="Arial" w:hAnsi="Arial" w:cs="Arial"/>
          <w:spacing w:val="-83"/>
          <w:sz w:val="20"/>
        </w:rPr>
        <w:t xml:space="preserve"> </w:t>
      </w:r>
      <w:r w:rsidRPr="001058B5">
        <w:rPr>
          <w:rFonts w:ascii="Arial" w:hAnsi="Arial" w:cs="Arial"/>
          <w:sz w:val="20"/>
        </w:rPr>
        <w:t>statement settings:</w:t>
      </w:r>
    </w:p>
    <w:p w14:paraId="28ECF11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ALTER</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24EA0E8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ALTER</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23CC8C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ALTER DATABASE BY</w:t>
      </w:r>
      <w:r w:rsidRPr="001058B5">
        <w:rPr>
          <w:rFonts w:ascii="Arial" w:hAnsi="Arial" w:cs="Arial"/>
          <w:spacing w:val="-72"/>
          <w:w w:val="95"/>
          <w:sz w:val="20"/>
        </w:rPr>
        <w:t xml:space="preserve"> </w:t>
      </w:r>
      <w:r w:rsidRPr="001058B5">
        <w:rPr>
          <w:rFonts w:ascii="Arial" w:hAnsi="Arial" w:cs="Arial"/>
          <w:w w:val="95"/>
          <w:sz w:val="20"/>
        </w:rPr>
        <w:t>ACCESS;</w:t>
      </w:r>
    </w:p>
    <w:p w14:paraId="30EE814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SYSTEM BY</w:t>
      </w:r>
      <w:r w:rsidRPr="001058B5">
        <w:rPr>
          <w:rFonts w:ascii="Arial" w:hAnsi="Arial" w:cs="Arial"/>
          <w:spacing w:val="-70"/>
          <w:w w:val="95"/>
          <w:sz w:val="20"/>
        </w:rPr>
        <w:t xml:space="preserve"> </w:t>
      </w:r>
      <w:r w:rsidRPr="001058B5">
        <w:rPr>
          <w:rFonts w:ascii="Arial" w:hAnsi="Arial" w:cs="Arial"/>
          <w:w w:val="95"/>
          <w:sz w:val="20"/>
        </w:rPr>
        <w:t>ACCESS;</w:t>
      </w:r>
    </w:p>
    <w:p w14:paraId="48E299F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ANY</w:t>
      </w:r>
      <w:r w:rsidRPr="001058B5">
        <w:rPr>
          <w:rFonts w:ascii="Arial" w:hAnsi="Arial" w:cs="Arial"/>
          <w:spacing w:val="-51"/>
          <w:w w:val="95"/>
          <w:sz w:val="20"/>
        </w:rPr>
        <w:t xml:space="preserve"> </w:t>
      </w:r>
      <w:r w:rsidRPr="001058B5">
        <w:rPr>
          <w:rFonts w:ascii="Arial" w:hAnsi="Arial" w:cs="Arial"/>
          <w:w w:val="95"/>
          <w:sz w:val="20"/>
        </w:rPr>
        <w:t>EDITION;</w:t>
      </w:r>
    </w:p>
    <w:p w14:paraId="3838BD3E"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JOB</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73C0D5AD"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CREATE</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LIBRARY</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47D24C1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2"/>
          <w:w w:val="95"/>
          <w:sz w:val="20"/>
        </w:rPr>
        <w:t xml:space="preserve"> </w:t>
      </w:r>
      <w:r w:rsidRPr="001058B5">
        <w:rPr>
          <w:rFonts w:ascii="Arial" w:hAnsi="Arial" w:cs="Arial"/>
          <w:w w:val="95"/>
          <w:sz w:val="20"/>
        </w:rPr>
        <w:t>PROCEDURE</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69BE5DD4"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7228CCB"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EXTERNAL</w:t>
      </w:r>
      <w:r w:rsidRPr="001058B5">
        <w:rPr>
          <w:rFonts w:ascii="Arial" w:hAnsi="Arial" w:cs="Arial"/>
          <w:spacing w:val="-20"/>
          <w:w w:val="95"/>
          <w:sz w:val="20"/>
        </w:rPr>
        <w:t xml:space="preserve"> </w:t>
      </w:r>
      <w:r w:rsidRPr="001058B5">
        <w:rPr>
          <w:rFonts w:ascii="Arial" w:hAnsi="Arial" w:cs="Arial"/>
          <w:w w:val="95"/>
          <w:sz w:val="20"/>
        </w:rPr>
        <w:t>JOB</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13802E7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ANY</w:t>
      </w:r>
      <w:r w:rsidRPr="001058B5">
        <w:rPr>
          <w:rFonts w:ascii="Arial" w:hAnsi="Arial" w:cs="Arial"/>
          <w:spacing w:val="-48"/>
          <w:w w:val="95"/>
          <w:sz w:val="20"/>
        </w:rPr>
        <w:t xml:space="preserve"> </w:t>
      </w:r>
      <w:r w:rsidRPr="001058B5">
        <w:rPr>
          <w:rFonts w:ascii="Arial" w:hAnsi="Arial" w:cs="Arial"/>
          <w:w w:val="95"/>
          <w:sz w:val="20"/>
        </w:rPr>
        <w:t>EDITION;</w:t>
      </w:r>
    </w:p>
    <w:p w14:paraId="3783B2E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DROP</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PROCEDURE</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5273CED7"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bookmarkStart w:id="2167" w:name="_bookmark2303"/>
      <w:bookmarkEnd w:id="2167"/>
      <w:r w:rsidRPr="001058B5">
        <w:rPr>
          <w:rFonts w:ascii="Arial" w:hAnsi="Arial" w:cs="Arial"/>
          <w:w w:val="95"/>
          <w:sz w:val="20"/>
        </w:rPr>
        <w:t>DROP</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8"/>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3FD2F668" w14:textId="77777777" w:rsidR="008C539B" w:rsidRPr="001058B5" w:rsidRDefault="00C12992">
      <w:pPr>
        <w:spacing w:before="108"/>
        <w:ind w:left="2260"/>
        <w:rPr>
          <w:rFonts w:ascii="Arial" w:hAnsi="Arial" w:cs="Arial"/>
          <w:sz w:val="20"/>
        </w:rPr>
      </w:pPr>
      <w:r w:rsidRPr="001058B5">
        <w:rPr>
          <w:rFonts w:ascii="Arial" w:hAnsi="Arial" w:cs="Arial"/>
          <w:b/>
          <w:sz w:val="20"/>
        </w:rPr>
        <w:t xml:space="preserve">Database access and privileges. </w:t>
      </w:r>
      <w:r w:rsidRPr="001058B5">
        <w:rPr>
          <w:rFonts w:ascii="Arial" w:hAnsi="Arial" w:cs="Arial"/>
          <w:sz w:val="20"/>
        </w:rPr>
        <w:t>Use these AUDIT</w:t>
      </w:r>
      <w:r w:rsidRPr="001058B5">
        <w:rPr>
          <w:rFonts w:ascii="Arial" w:hAnsi="Arial" w:cs="Arial"/>
          <w:spacing w:val="-101"/>
          <w:sz w:val="20"/>
        </w:rPr>
        <w:t xml:space="preserve"> </w:t>
      </w:r>
      <w:r w:rsidRPr="001058B5">
        <w:rPr>
          <w:rFonts w:ascii="Arial" w:hAnsi="Arial" w:cs="Arial"/>
          <w:sz w:val="20"/>
        </w:rPr>
        <w:t>statement settings:</w:t>
      </w:r>
    </w:p>
    <w:p w14:paraId="1B43C7A1"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PROFILE BY</w:t>
      </w:r>
      <w:r w:rsidRPr="001058B5">
        <w:rPr>
          <w:rFonts w:ascii="Arial" w:hAnsi="Arial" w:cs="Arial"/>
          <w:spacing w:val="-71"/>
          <w:w w:val="95"/>
          <w:sz w:val="20"/>
        </w:rPr>
        <w:t xml:space="preserve"> </w:t>
      </w:r>
      <w:r w:rsidRPr="001058B5">
        <w:rPr>
          <w:rFonts w:ascii="Arial" w:hAnsi="Arial" w:cs="Arial"/>
          <w:w w:val="95"/>
          <w:sz w:val="20"/>
        </w:rPr>
        <w:t>ACCESS;</w:t>
      </w:r>
    </w:p>
    <w:p w14:paraId="124E28C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USER BY</w:t>
      </w:r>
      <w:r w:rsidRPr="001058B5">
        <w:rPr>
          <w:rFonts w:ascii="Arial" w:hAnsi="Arial" w:cs="Arial"/>
          <w:spacing w:val="-68"/>
          <w:w w:val="95"/>
          <w:sz w:val="20"/>
        </w:rPr>
        <w:t xml:space="preserve"> </w:t>
      </w:r>
      <w:r w:rsidRPr="001058B5">
        <w:rPr>
          <w:rFonts w:ascii="Arial" w:hAnsi="Arial" w:cs="Arial"/>
          <w:w w:val="95"/>
          <w:sz w:val="20"/>
        </w:rPr>
        <w:t>ACCESS;</w:t>
      </w:r>
    </w:p>
    <w:p w14:paraId="5B7F4A76"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AUDIT SYSTEM BY</w:t>
      </w:r>
      <w:r w:rsidRPr="001058B5">
        <w:rPr>
          <w:rFonts w:ascii="Arial" w:hAnsi="Arial" w:cs="Arial"/>
          <w:spacing w:val="-70"/>
          <w:w w:val="95"/>
          <w:sz w:val="20"/>
        </w:rPr>
        <w:t xml:space="preserve"> </w:t>
      </w:r>
      <w:r w:rsidRPr="001058B5">
        <w:rPr>
          <w:rFonts w:ascii="Arial" w:hAnsi="Arial" w:cs="Arial"/>
          <w:w w:val="95"/>
          <w:sz w:val="20"/>
        </w:rPr>
        <w:t>ACCESS;</w:t>
      </w:r>
    </w:p>
    <w:p w14:paraId="3D58677C"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CREATE</w:t>
      </w:r>
      <w:r w:rsidRPr="001058B5">
        <w:rPr>
          <w:rFonts w:ascii="Arial" w:hAnsi="Arial" w:cs="Arial"/>
          <w:spacing w:val="-24"/>
          <w:w w:val="95"/>
          <w:sz w:val="20"/>
        </w:rPr>
        <w:t xml:space="preserve"> </w:t>
      </w:r>
      <w:r w:rsidRPr="001058B5">
        <w:rPr>
          <w:rFonts w:ascii="Arial" w:hAnsi="Arial" w:cs="Arial"/>
          <w:w w:val="95"/>
          <w:sz w:val="20"/>
        </w:rPr>
        <w:t>PUBLIC</w:t>
      </w:r>
      <w:r w:rsidRPr="001058B5">
        <w:rPr>
          <w:rFonts w:ascii="Arial" w:hAnsi="Arial" w:cs="Arial"/>
          <w:spacing w:val="-24"/>
          <w:w w:val="95"/>
          <w:sz w:val="20"/>
        </w:rPr>
        <w:t xml:space="preserve"> </w:t>
      </w:r>
      <w:r w:rsidRPr="001058B5">
        <w:rPr>
          <w:rFonts w:ascii="Arial" w:hAnsi="Arial" w:cs="Arial"/>
          <w:w w:val="95"/>
          <w:sz w:val="20"/>
        </w:rPr>
        <w:t>DATABASE</w:t>
      </w:r>
      <w:r w:rsidRPr="001058B5">
        <w:rPr>
          <w:rFonts w:ascii="Arial" w:hAnsi="Arial" w:cs="Arial"/>
          <w:spacing w:val="-24"/>
          <w:w w:val="95"/>
          <w:sz w:val="20"/>
        </w:rPr>
        <w:t xml:space="preserve"> </w:t>
      </w:r>
      <w:r w:rsidRPr="001058B5">
        <w:rPr>
          <w:rFonts w:ascii="Arial" w:hAnsi="Arial" w:cs="Arial"/>
          <w:w w:val="95"/>
          <w:sz w:val="20"/>
        </w:rPr>
        <w:t>LINK</w:t>
      </w:r>
      <w:r w:rsidRPr="001058B5">
        <w:rPr>
          <w:rFonts w:ascii="Arial" w:hAnsi="Arial" w:cs="Arial"/>
          <w:spacing w:val="-24"/>
          <w:w w:val="95"/>
          <w:sz w:val="20"/>
        </w:rPr>
        <w:t xml:space="preserve"> </w:t>
      </w:r>
      <w:r w:rsidRPr="001058B5">
        <w:rPr>
          <w:rFonts w:ascii="Arial" w:hAnsi="Arial" w:cs="Arial"/>
          <w:w w:val="95"/>
          <w:sz w:val="20"/>
        </w:rPr>
        <w:t>BY</w:t>
      </w:r>
      <w:r w:rsidRPr="001058B5">
        <w:rPr>
          <w:rFonts w:ascii="Arial" w:hAnsi="Arial" w:cs="Arial"/>
          <w:spacing w:val="-24"/>
          <w:w w:val="95"/>
          <w:sz w:val="20"/>
        </w:rPr>
        <w:t xml:space="preserve"> </w:t>
      </w:r>
      <w:r w:rsidRPr="001058B5">
        <w:rPr>
          <w:rFonts w:ascii="Arial" w:hAnsi="Arial" w:cs="Arial"/>
          <w:w w:val="95"/>
          <w:sz w:val="20"/>
        </w:rPr>
        <w:t>ACCESS;</w:t>
      </w:r>
    </w:p>
    <w:p w14:paraId="0386D8FE"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SESSION BY</w:t>
      </w:r>
      <w:r w:rsidRPr="001058B5">
        <w:rPr>
          <w:rFonts w:ascii="Arial" w:hAnsi="Arial" w:cs="Arial"/>
          <w:spacing w:val="-72"/>
          <w:w w:val="95"/>
          <w:sz w:val="20"/>
        </w:rPr>
        <w:t xml:space="preserve"> </w:t>
      </w:r>
      <w:r w:rsidRPr="001058B5">
        <w:rPr>
          <w:rFonts w:ascii="Arial" w:hAnsi="Arial" w:cs="Arial"/>
          <w:w w:val="95"/>
          <w:sz w:val="20"/>
        </w:rPr>
        <w:t>ACCESS;</w:t>
      </w:r>
    </w:p>
    <w:p w14:paraId="673F2CB0"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USER BY</w:t>
      </w:r>
      <w:r w:rsidRPr="001058B5">
        <w:rPr>
          <w:rFonts w:ascii="Arial" w:hAnsi="Arial" w:cs="Arial"/>
          <w:spacing w:val="-68"/>
          <w:w w:val="95"/>
          <w:sz w:val="20"/>
        </w:rPr>
        <w:t xml:space="preserve"> </w:t>
      </w:r>
      <w:r w:rsidRPr="001058B5">
        <w:rPr>
          <w:rFonts w:ascii="Arial" w:hAnsi="Arial" w:cs="Arial"/>
          <w:w w:val="95"/>
          <w:sz w:val="20"/>
        </w:rPr>
        <w:t>ACCESS;</w:t>
      </w:r>
    </w:p>
    <w:p w14:paraId="7DA2406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PROFILE BY</w:t>
      </w:r>
      <w:r w:rsidRPr="001058B5">
        <w:rPr>
          <w:rFonts w:ascii="Arial" w:hAnsi="Arial" w:cs="Arial"/>
          <w:spacing w:val="-70"/>
          <w:w w:val="95"/>
          <w:sz w:val="20"/>
        </w:rPr>
        <w:t xml:space="preserve"> </w:t>
      </w:r>
      <w:r w:rsidRPr="001058B5">
        <w:rPr>
          <w:rFonts w:ascii="Arial" w:hAnsi="Arial" w:cs="Arial"/>
          <w:w w:val="95"/>
          <w:sz w:val="20"/>
        </w:rPr>
        <w:t>ACCESS;</w:t>
      </w:r>
    </w:p>
    <w:p w14:paraId="548E1299"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DROP USER BY</w:t>
      </w:r>
      <w:r w:rsidRPr="001058B5">
        <w:rPr>
          <w:rFonts w:ascii="Arial" w:hAnsi="Arial" w:cs="Arial"/>
          <w:spacing w:val="-67"/>
          <w:w w:val="95"/>
          <w:sz w:val="20"/>
        </w:rPr>
        <w:t xml:space="preserve"> </w:t>
      </w:r>
      <w:r w:rsidRPr="001058B5">
        <w:rPr>
          <w:rFonts w:ascii="Arial" w:hAnsi="Arial" w:cs="Arial"/>
          <w:w w:val="95"/>
          <w:sz w:val="20"/>
        </w:rPr>
        <w:t>ACCESS;</w:t>
      </w:r>
    </w:p>
    <w:p w14:paraId="696C6D9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EXEMPT</w:t>
      </w:r>
      <w:r w:rsidRPr="001058B5">
        <w:rPr>
          <w:rFonts w:ascii="Arial" w:hAnsi="Arial" w:cs="Arial"/>
          <w:spacing w:val="-20"/>
          <w:w w:val="95"/>
          <w:sz w:val="20"/>
        </w:rPr>
        <w:t xml:space="preserve"> </w:t>
      </w:r>
      <w:r w:rsidRPr="001058B5">
        <w:rPr>
          <w:rFonts w:ascii="Arial" w:hAnsi="Arial" w:cs="Arial"/>
          <w:w w:val="95"/>
          <w:sz w:val="20"/>
        </w:rPr>
        <w:t>ACCESS</w:t>
      </w:r>
      <w:r w:rsidRPr="001058B5">
        <w:rPr>
          <w:rFonts w:ascii="Arial" w:hAnsi="Arial" w:cs="Arial"/>
          <w:spacing w:val="-20"/>
          <w:w w:val="95"/>
          <w:sz w:val="20"/>
        </w:rPr>
        <w:t xml:space="preserve"> </w:t>
      </w:r>
      <w:r w:rsidRPr="001058B5">
        <w:rPr>
          <w:rFonts w:ascii="Arial" w:hAnsi="Arial" w:cs="Arial"/>
          <w:w w:val="95"/>
          <w:sz w:val="20"/>
        </w:rPr>
        <w:t>POLICY</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7FB53D4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GRANT</w:t>
      </w:r>
      <w:r w:rsidRPr="001058B5">
        <w:rPr>
          <w:rFonts w:ascii="Arial" w:hAnsi="Arial" w:cs="Arial"/>
          <w:spacing w:val="-23"/>
          <w:w w:val="95"/>
          <w:sz w:val="20"/>
        </w:rPr>
        <w:t xml:space="preserve"> </w:t>
      </w:r>
      <w:r w:rsidRPr="001058B5">
        <w:rPr>
          <w:rFonts w:ascii="Arial" w:hAnsi="Arial" w:cs="Arial"/>
          <w:w w:val="95"/>
          <w:sz w:val="20"/>
        </w:rPr>
        <w:t>ANY</w:t>
      </w:r>
      <w:r w:rsidRPr="001058B5">
        <w:rPr>
          <w:rFonts w:ascii="Arial" w:hAnsi="Arial" w:cs="Arial"/>
          <w:spacing w:val="-25"/>
          <w:w w:val="95"/>
          <w:sz w:val="20"/>
        </w:rPr>
        <w:t xml:space="preserve"> </w:t>
      </w:r>
      <w:r w:rsidRPr="001058B5">
        <w:rPr>
          <w:rFonts w:ascii="Arial" w:hAnsi="Arial" w:cs="Arial"/>
          <w:w w:val="95"/>
          <w:sz w:val="20"/>
        </w:rPr>
        <w:t>OBJECT</w:t>
      </w:r>
      <w:r w:rsidRPr="001058B5">
        <w:rPr>
          <w:rFonts w:ascii="Arial" w:hAnsi="Arial" w:cs="Arial"/>
          <w:spacing w:val="-23"/>
          <w:w w:val="95"/>
          <w:sz w:val="20"/>
        </w:rPr>
        <w:t xml:space="preserve"> </w:t>
      </w:r>
      <w:r w:rsidRPr="001058B5">
        <w:rPr>
          <w:rFonts w:ascii="Arial" w:hAnsi="Arial" w:cs="Arial"/>
          <w:w w:val="95"/>
          <w:sz w:val="20"/>
        </w:rPr>
        <w:t>PRIVILEGE</w:t>
      </w:r>
      <w:r w:rsidRPr="001058B5">
        <w:rPr>
          <w:rFonts w:ascii="Arial" w:hAnsi="Arial" w:cs="Arial"/>
          <w:spacing w:val="-23"/>
          <w:w w:val="95"/>
          <w:sz w:val="20"/>
        </w:rPr>
        <w:t xml:space="preserve"> </w:t>
      </w:r>
      <w:r w:rsidRPr="001058B5">
        <w:rPr>
          <w:rFonts w:ascii="Arial" w:hAnsi="Arial" w:cs="Arial"/>
          <w:w w:val="95"/>
          <w:sz w:val="20"/>
        </w:rPr>
        <w:t>BY</w:t>
      </w:r>
      <w:r w:rsidRPr="001058B5">
        <w:rPr>
          <w:rFonts w:ascii="Arial" w:hAnsi="Arial" w:cs="Arial"/>
          <w:spacing w:val="-23"/>
          <w:w w:val="95"/>
          <w:sz w:val="20"/>
        </w:rPr>
        <w:t xml:space="preserve"> </w:t>
      </w:r>
      <w:r w:rsidRPr="001058B5">
        <w:rPr>
          <w:rFonts w:ascii="Arial" w:hAnsi="Arial" w:cs="Arial"/>
          <w:w w:val="95"/>
          <w:sz w:val="20"/>
        </w:rPr>
        <w:t>ACCESS;</w:t>
      </w:r>
    </w:p>
    <w:p w14:paraId="66FCBD8F"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GRANT</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PRIVILEGE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0900FF0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GRANT</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ROLE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06446E7D"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ROLE BY</w:t>
      </w:r>
      <w:r w:rsidRPr="001058B5">
        <w:rPr>
          <w:rFonts w:ascii="Arial" w:hAnsi="Arial" w:cs="Arial"/>
          <w:spacing w:val="-46"/>
          <w:w w:val="95"/>
          <w:sz w:val="20"/>
        </w:rPr>
        <w:t xml:space="preserve"> </w:t>
      </w:r>
      <w:r w:rsidRPr="001058B5">
        <w:rPr>
          <w:rFonts w:ascii="Arial" w:hAnsi="Arial" w:cs="Arial"/>
          <w:w w:val="95"/>
          <w:sz w:val="20"/>
        </w:rPr>
        <w:t>ACCESS;</w:t>
      </w:r>
    </w:p>
    <w:p w14:paraId="0A4F54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0714613" w14:textId="77777777" w:rsidR="008C539B" w:rsidRPr="001058B5" w:rsidRDefault="008C539B">
      <w:pPr>
        <w:pStyle w:val="BodyText"/>
        <w:spacing w:before="2"/>
        <w:rPr>
          <w:rFonts w:ascii="Arial" w:hAnsi="Arial" w:cs="Arial"/>
          <w:sz w:val="24"/>
        </w:rPr>
      </w:pPr>
    </w:p>
    <w:p w14:paraId="349A01B9" w14:textId="77777777" w:rsidR="008C539B" w:rsidRPr="001058B5" w:rsidRDefault="00C12992">
      <w:pPr>
        <w:pStyle w:val="Heading3"/>
        <w:spacing w:before="107"/>
        <w:ind w:left="100"/>
      </w:pPr>
      <w:bookmarkStart w:id="2168" w:name="Addressing_the_CONNECT_Role_Change"/>
      <w:bookmarkStart w:id="2169" w:name="_bookmark2304"/>
      <w:bookmarkEnd w:id="2168"/>
      <w:bookmarkEnd w:id="2169"/>
      <w:r w:rsidRPr="001058B5">
        <w:t xml:space="preserve">Addressing </w:t>
      </w:r>
      <w:bookmarkStart w:id="2170" w:name="_bookmark2305"/>
      <w:bookmarkEnd w:id="2170"/>
      <w:r w:rsidRPr="001058B5">
        <w:t>the CONNECT Role Change</w:t>
      </w:r>
    </w:p>
    <w:p w14:paraId="1340E03D" w14:textId="77777777" w:rsidR="008C539B" w:rsidRPr="001058B5" w:rsidRDefault="00C12992">
      <w:pPr>
        <w:pStyle w:val="BodyText"/>
        <w:spacing w:before="88" w:line="230"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introduced</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version</w:t>
      </w:r>
      <w:r w:rsidRPr="001058B5">
        <w:rPr>
          <w:rFonts w:ascii="Arial" w:hAnsi="Arial" w:cs="Arial"/>
          <w:spacing w:val="-12"/>
        </w:rPr>
        <w:t xml:space="preserve"> </w:t>
      </w:r>
      <w:r w:rsidRPr="001058B5">
        <w:rPr>
          <w:rFonts w:ascii="Arial" w:hAnsi="Arial" w:cs="Arial"/>
        </w:rPr>
        <w:t>7,</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added</w:t>
      </w:r>
      <w:r w:rsidRPr="001058B5">
        <w:rPr>
          <w:rFonts w:ascii="Arial" w:hAnsi="Arial" w:cs="Arial"/>
          <w:spacing w:val="-11"/>
        </w:rPr>
        <w:t xml:space="preserve"> </w:t>
      </w:r>
      <w:r w:rsidRPr="001058B5">
        <w:rPr>
          <w:rFonts w:ascii="Arial" w:hAnsi="Arial" w:cs="Arial"/>
        </w:rPr>
        <w:t>new and robust support for database roles. The CONNECT role is used in sample code, applications, documentation, and technical papers. In Oracle Database 10</w:t>
      </w:r>
      <w:r w:rsidRPr="001058B5">
        <w:rPr>
          <w:rFonts w:ascii="Arial" w:hAnsi="Arial" w:cs="Arial"/>
          <w:i/>
        </w:rPr>
        <w:t xml:space="preserve">g </w:t>
      </w:r>
      <w:r w:rsidRPr="001058B5">
        <w:rPr>
          <w:rFonts w:ascii="Arial" w:hAnsi="Arial" w:cs="Arial"/>
        </w:rPr>
        <w:t>Release 2 (10.2),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was</w:t>
      </w:r>
      <w:r w:rsidRPr="001058B5">
        <w:rPr>
          <w:rFonts w:ascii="Arial" w:hAnsi="Arial" w:cs="Arial"/>
          <w:spacing w:val="-12"/>
        </w:rPr>
        <w:t xml:space="preserve"> </w:t>
      </w:r>
      <w:r w:rsidRPr="001058B5">
        <w:rPr>
          <w:rFonts w:ascii="Arial" w:hAnsi="Arial" w:cs="Arial"/>
        </w:rPr>
        <w:t>changed.</w:t>
      </w:r>
      <w:r w:rsidRPr="001058B5">
        <w:rPr>
          <w:rFonts w:ascii="Arial" w:hAnsi="Arial" w:cs="Arial"/>
          <w:spacing w:val="-11"/>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upgrading</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earlier</w:t>
      </w:r>
      <w:r w:rsidRPr="001058B5">
        <w:rPr>
          <w:rFonts w:ascii="Arial" w:hAnsi="Arial" w:cs="Arial"/>
          <w:spacing w:val="-11"/>
        </w:rPr>
        <w:t xml:space="preserve"> </w:t>
      </w:r>
      <w:r w:rsidRPr="001058B5">
        <w:rPr>
          <w:rFonts w:ascii="Arial" w:hAnsi="Arial" w:cs="Arial"/>
        </w:rPr>
        <w:t>than Oracle Database 10.2 to the current release, then read this</w:t>
      </w:r>
      <w:r w:rsidRPr="001058B5">
        <w:rPr>
          <w:rFonts w:ascii="Arial" w:hAnsi="Arial" w:cs="Arial"/>
          <w:spacing w:val="-11"/>
        </w:rPr>
        <w:t xml:space="preserve"> </w:t>
      </w:r>
      <w:r w:rsidRPr="001058B5">
        <w:rPr>
          <w:rFonts w:ascii="Arial" w:hAnsi="Arial" w:cs="Arial"/>
        </w:rPr>
        <w:t>section.</w:t>
      </w:r>
    </w:p>
    <w:p w14:paraId="3AE74952" w14:textId="77777777" w:rsidR="008C539B" w:rsidRPr="001058B5" w:rsidRDefault="00C12992">
      <w:pPr>
        <w:pStyle w:val="BodyText"/>
        <w:spacing w:before="108"/>
        <w:ind w:left="1660"/>
        <w:rPr>
          <w:rFonts w:ascii="Arial" w:hAnsi="Arial" w:cs="Arial"/>
        </w:rPr>
      </w:pPr>
      <w:r w:rsidRPr="001058B5">
        <w:rPr>
          <w:rFonts w:ascii="Arial" w:hAnsi="Arial" w:cs="Arial"/>
        </w:rPr>
        <w:t>This section contains:</w:t>
      </w:r>
    </w:p>
    <w:p w14:paraId="55F49B5D"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306" w:history="1">
        <w:r w:rsidR="00C12992" w:rsidRPr="001058B5">
          <w:rPr>
            <w:rFonts w:ascii="Arial" w:hAnsi="Arial" w:cs="Arial"/>
            <w:color w:val="0000CC"/>
            <w:sz w:val="20"/>
          </w:rPr>
          <w:t xml:space="preserve">Why </w:t>
        </w:r>
        <w:r w:rsidR="00C12992" w:rsidRPr="001058B5">
          <w:rPr>
            <w:rFonts w:ascii="Arial" w:hAnsi="Arial" w:cs="Arial"/>
            <w:color w:val="0000CC"/>
            <w:spacing w:val="-7"/>
            <w:sz w:val="20"/>
          </w:rPr>
          <w:t xml:space="preserve">Was </w:t>
        </w:r>
        <w:r w:rsidR="00C12992" w:rsidRPr="001058B5">
          <w:rPr>
            <w:rFonts w:ascii="Arial" w:hAnsi="Arial" w:cs="Arial"/>
            <w:color w:val="0000CC"/>
            <w:sz w:val="20"/>
          </w:rPr>
          <w:t>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Changed?</w:t>
        </w:r>
      </w:hyperlink>
    </w:p>
    <w:p w14:paraId="23F9310E"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308" w:history="1">
        <w:r w:rsidR="00C12992" w:rsidRPr="001058B5">
          <w:rPr>
            <w:rFonts w:ascii="Arial" w:hAnsi="Arial" w:cs="Arial"/>
            <w:color w:val="0000CC"/>
            <w:sz w:val="20"/>
          </w:rPr>
          <w:t>How the CONNNECT Role Change Affects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hyperlink>
    </w:p>
    <w:p w14:paraId="29DB99A3" w14:textId="77777777" w:rsidR="008C539B" w:rsidRPr="001058B5" w:rsidRDefault="008D1AB8" w:rsidP="006F7931">
      <w:pPr>
        <w:pStyle w:val="ListParagraph"/>
        <w:numPr>
          <w:ilvl w:val="1"/>
          <w:numId w:val="137"/>
        </w:numPr>
        <w:tabs>
          <w:tab w:val="left" w:pos="2020"/>
        </w:tabs>
        <w:spacing w:before="112"/>
        <w:ind w:hanging="359"/>
        <w:rPr>
          <w:rFonts w:ascii="Arial" w:hAnsi="Arial" w:cs="Arial"/>
          <w:sz w:val="20"/>
        </w:rPr>
      </w:pPr>
      <w:hyperlink w:anchor="_bookmark2316" w:history="1">
        <w:r w:rsidR="00C12992" w:rsidRPr="001058B5">
          <w:rPr>
            <w:rFonts w:ascii="Arial" w:hAnsi="Arial" w:cs="Arial"/>
            <w:color w:val="0000CC"/>
            <w:sz w:val="20"/>
          </w:rPr>
          <w:t>How the CONNECT Role Change Affects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Users</w:t>
        </w:r>
      </w:hyperlink>
    </w:p>
    <w:p w14:paraId="68A1DADA" w14:textId="77777777" w:rsidR="008C539B" w:rsidRPr="001058B5" w:rsidRDefault="008D1AB8" w:rsidP="006F7931">
      <w:pPr>
        <w:pStyle w:val="ListParagraph"/>
        <w:numPr>
          <w:ilvl w:val="1"/>
          <w:numId w:val="137"/>
        </w:numPr>
        <w:tabs>
          <w:tab w:val="left" w:pos="2020"/>
        </w:tabs>
        <w:ind w:hanging="359"/>
        <w:rPr>
          <w:rFonts w:ascii="Arial" w:hAnsi="Arial" w:cs="Arial"/>
          <w:sz w:val="20"/>
        </w:rPr>
      </w:pPr>
      <w:hyperlink w:anchor="_bookmark2324" w:history="1">
        <w:r w:rsidR="00C12992" w:rsidRPr="001058B5">
          <w:rPr>
            <w:rFonts w:ascii="Arial" w:hAnsi="Arial" w:cs="Arial"/>
            <w:color w:val="0000CC"/>
            <w:sz w:val="20"/>
          </w:rPr>
          <w:t>Approaches to Addressing the CONNECT Role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Change</w:t>
        </w:r>
      </w:hyperlink>
    </w:p>
    <w:p w14:paraId="2455D8D4" w14:textId="77777777" w:rsidR="008C539B" w:rsidRPr="001058B5" w:rsidRDefault="008C539B">
      <w:pPr>
        <w:pStyle w:val="BodyText"/>
        <w:spacing w:before="6"/>
        <w:rPr>
          <w:rFonts w:ascii="Arial" w:hAnsi="Arial" w:cs="Arial"/>
          <w:sz w:val="25"/>
        </w:rPr>
      </w:pPr>
    </w:p>
    <w:p w14:paraId="0C6C0B9E" w14:textId="77777777" w:rsidR="008C539B" w:rsidRPr="001058B5" w:rsidRDefault="00C12992">
      <w:pPr>
        <w:pStyle w:val="Heading4"/>
        <w:ind w:left="100"/>
      </w:pPr>
      <w:bookmarkStart w:id="2171" w:name="Why_Was_the_CONNECT_Role_Changed?"/>
      <w:bookmarkStart w:id="2172" w:name="_bookmark2306"/>
      <w:bookmarkEnd w:id="2171"/>
      <w:bookmarkEnd w:id="2172"/>
      <w:r w:rsidRPr="001058B5">
        <w:t xml:space="preserve">Why Was the </w:t>
      </w:r>
      <w:bookmarkStart w:id="2173" w:name="_bookmark2307"/>
      <w:bookmarkEnd w:id="2173"/>
      <w:r w:rsidRPr="001058B5">
        <w:t>CONNECT Role Changed?</w:t>
      </w:r>
    </w:p>
    <w:p w14:paraId="280674A2" w14:textId="77777777" w:rsidR="008C539B" w:rsidRPr="001058B5" w:rsidRDefault="00C12992">
      <w:pPr>
        <w:pStyle w:val="BodyText"/>
        <w:spacing w:before="75"/>
        <w:ind w:left="1660"/>
        <w:rPr>
          <w:rFonts w:ascii="Arial" w:hAnsi="Arial" w:cs="Arial"/>
        </w:rPr>
      </w:pPr>
      <w:r w:rsidRPr="001058B5">
        <w:rPr>
          <w:rFonts w:ascii="Arial" w:hAnsi="Arial" w:cs="Arial"/>
        </w:rPr>
        <w:t>The CONNECT</w:t>
      </w:r>
      <w:r w:rsidRPr="001058B5">
        <w:rPr>
          <w:rFonts w:ascii="Arial" w:hAnsi="Arial" w:cs="Arial"/>
          <w:spacing w:val="-81"/>
        </w:rPr>
        <w:t xml:space="preserve"> </w:t>
      </w:r>
      <w:r w:rsidRPr="001058B5">
        <w:rPr>
          <w:rFonts w:ascii="Arial" w:hAnsi="Arial" w:cs="Arial"/>
        </w:rPr>
        <w:t>role was originally established with the following privileges:</w:t>
      </w:r>
    </w:p>
    <w:p w14:paraId="1AB5223A" w14:textId="77777777" w:rsidR="008C539B" w:rsidRPr="001058B5" w:rsidRDefault="008C539B">
      <w:pPr>
        <w:pStyle w:val="BodyText"/>
        <w:spacing w:before="6"/>
        <w:rPr>
          <w:rFonts w:ascii="Arial" w:hAnsi="Arial" w:cs="Arial"/>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8C539B" w:rsidRPr="001058B5" w14:paraId="7624BDC8" w14:textId="77777777">
        <w:trPr>
          <w:trHeight w:val="311"/>
        </w:trPr>
        <w:tc>
          <w:tcPr>
            <w:tcW w:w="2171" w:type="dxa"/>
            <w:tcBorders>
              <w:top w:val="single" w:sz="18" w:space="0" w:color="000000"/>
              <w:bottom w:val="single" w:sz="4" w:space="0" w:color="000000"/>
            </w:tcBorders>
          </w:tcPr>
          <w:p w14:paraId="31EEC77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Privileges A-C</w:t>
            </w:r>
          </w:p>
        </w:tc>
        <w:tc>
          <w:tcPr>
            <w:tcW w:w="2808" w:type="dxa"/>
            <w:tcBorders>
              <w:top w:val="single" w:sz="18" w:space="0" w:color="000000"/>
              <w:bottom w:val="single" w:sz="4" w:space="0" w:color="000000"/>
            </w:tcBorders>
          </w:tcPr>
          <w:p w14:paraId="3066E325" w14:textId="77777777" w:rsidR="008C539B" w:rsidRPr="001058B5" w:rsidRDefault="00C12992">
            <w:pPr>
              <w:pStyle w:val="TableParagraph"/>
              <w:spacing w:before="27"/>
              <w:ind w:left="318"/>
              <w:rPr>
                <w:rFonts w:ascii="Arial" w:hAnsi="Arial" w:cs="Arial"/>
                <w:b/>
                <w:sz w:val="18"/>
              </w:rPr>
            </w:pPr>
            <w:r w:rsidRPr="001058B5">
              <w:rPr>
                <w:rFonts w:ascii="Arial" w:hAnsi="Arial" w:cs="Arial"/>
                <w:b/>
                <w:sz w:val="18"/>
              </w:rPr>
              <w:t>Privileges C</w:t>
            </w:r>
          </w:p>
        </w:tc>
      </w:tr>
      <w:tr w:rsidR="008C539B" w:rsidRPr="001058B5" w14:paraId="2205266E" w14:textId="77777777">
        <w:trPr>
          <w:trHeight w:val="335"/>
        </w:trPr>
        <w:tc>
          <w:tcPr>
            <w:tcW w:w="2171" w:type="dxa"/>
            <w:tcBorders>
              <w:top w:val="single" w:sz="4" w:space="0" w:color="000000"/>
            </w:tcBorders>
          </w:tcPr>
          <w:p w14:paraId="7A919C7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 SESSION</w:t>
            </w:r>
          </w:p>
        </w:tc>
        <w:tc>
          <w:tcPr>
            <w:tcW w:w="2808" w:type="dxa"/>
            <w:tcBorders>
              <w:top w:val="single" w:sz="4" w:space="0" w:color="000000"/>
            </w:tcBorders>
          </w:tcPr>
          <w:p w14:paraId="3F2C4FFB" w14:textId="77777777" w:rsidR="008C539B" w:rsidRPr="001058B5" w:rsidRDefault="00C12992">
            <w:pPr>
              <w:pStyle w:val="TableParagraph"/>
              <w:spacing w:before="64"/>
              <w:ind w:left="318"/>
              <w:rPr>
                <w:rFonts w:ascii="Arial" w:hAnsi="Arial" w:cs="Arial"/>
                <w:sz w:val="18"/>
              </w:rPr>
            </w:pPr>
            <w:r w:rsidRPr="001058B5">
              <w:rPr>
                <w:rFonts w:ascii="Arial" w:hAnsi="Arial" w:cs="Arial"/>
                <w:w w:val="95"/>
                <w:sz w:val="18"/>
              </w:rPr>
              <w:t>CREATE SESSION</w:t>
            </w:r>
          </w:p>
        </w:tc>
      </w:tr>
      <w:tr w:rsidR="008C539B" w:rsidRPr="001058B5" w14:paraId="55BEB3FC" w14:textId="77777777">
        <w:trPr>
          <w:trHeight w:val="340"/>
        </w:trPr>
        <w:tc>
          <w:tcPr>
            <w:tcW w:w="2171" w:type="dxa"/>
          </w:tcPr>
          <w:p w14:paraId="3AA0000F"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CLUSTER</w:t>
            </w:r>
          </w:p>
        </w:tc>
        <w:tc>
          <w:tcPr>
            <w:tcW w:w="2808" w:type="dxa"/>
          </w:tcPr>
          <w:p w14:paraId="272F1ED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SYNONYM</w:t>
            </w:r>
          </w:p>
        </w:tc>
      </w:tr>
      <w:tr w:rsidR="008C539B" w:rsidRPr="001058B5" w14:paraId="39B2FB6B" w14:textId="77777777">
        <w:trPr>
          <w:trHeight w:val="339"/>
        </w:trPr>
        <w:tc>
          <w:tcPr>
            <w:tcW w:w="2171" w:type="dxa"/>
          </w:tcPr>
          <w:p w14:paraId="100BA5E3"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DATABASE LINK</w:t>
            </w:r>
          </w:p>
        </w:tc>
        <w:tc>
          <w:tcPr>
            <w:tcW w:w="2808" w:type="dxa"/>
          </w:tcPr>
          <w:p w14:paraId="29E7B90D"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TABLE</w:t>
            </w:r>
          </w:p>
        </w:tc>
      </w:tr>
      <w:tr w:rsidR="008C539B" w:rsidRPr="001058B5" w14:paraId="4B2312C9" w14:textId="77777777">
        <w:trPr>
          <w:trHeight w:val="334"/>
        </w:trPr>
        <w:tc>
          <w:tcPr>
            <w:tcW w:w="2171" w:type="dxa"/>
            <w:tcBorders>
              <w:bottom w:val="single" w:sz="4" w:space="0" w:color="000000"/>
            </w:tcBorders>
          </w:tcPr>
          <w:p w14:paraId="22640D97"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SEQUENCE</w:t>
            </w:r>
          </w:p>
        </w:tc>
        <w:tc>
          <w:tcPr>
            <w:tcW w:w="2808" w:type="dxa"/>
            <w:tcBorders>
              <w:bottom w:val="single" w:sz="4" w:space="0" w:color="000000"/>
            </w:tcBorders>
          </w:tcPr>
          <w:p w14:paraId="736A2BE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VIEW</w:t>
            </w:r>
          </w:p>
        </w:tc>
      </w:tr>
    </w:tbl>
    <w:p w14:paraId="1B948928" w14:textId="77777777" w:rsidR="008C539B" w:rsidRPr="001058B5" w:rsidRDefault="008C539B">
      <w:pPr>
        <w:pStyle w:val="BodyText"/>
        <w:spacing w:before="7"/>
        <w:rPr>
          <w:rFonts w:ascii="Arial" w:hAnsi="Arial" w:cs="Arial"/>
          <w:sz w:val="21"/>
        </w:rPr>
      </w:pPr>
    </w:p>
    <w:p w14:paraId="2C5E78BB"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Beginning</w:t>
      </w:r>
      <w:r w:rsidRPr="001058B5">
        <w:rPr>
          <w:rFonts w:ascii="Arial" w:hAnsi="Arial" w:cs="Arial"/>
          <w:spacing w:val="-19"/>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Oracle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10</w:t>
      </w:r>
      <w:r w:rsidRPr="001058B5">
        <w:rPr>
          <w:rFonts w:ascii="Arial" w:hAnsi="Arial" w:cs="Arial"/>
          <w:i/>
        </w:rPr>
        <w:t>g</w:t>
      </w:r>
      <w:r w:rsidRPr="001058B5">
        <w:rPr>
          <w:rFonts w:ascii="Arial" w:hAnsi="Arial" w:cs="Arial"/>
          <w:i/>
          <w:spacing w:val="-19"/>
        </w:rPr>
        <w:t xml:space="preserve"> </w:t>
      </w:r>
      <w:r w:rsidRPr="001058B5">
        <w:rPr>
          <w:rFonts w:ascii="Arial" w:hAnsi="Arial" w:cs="Arial"/>
        </w:rPr>
        <w:t>Release</w:t>
      </w:r>
      <w:r w:rsidRPr="001058B5">
        <w:rPr>
          <w:rFonts w:ascii="Arial" w:hAnsi="Arial" w:cs="Arial"/>
          <w:spacing w:val="-19"/>
        </w:rPr>
        <w:t xml:space="preserve"> </w:t>
      </w:r>
      <w:r w:rsidRPr="001058B5">
        <w:rPr>
          <w:rFonts w:ascii="Arial" w:hAnsi="Arial" w:cs="Arial"/>
        </w:rPr>
        <w:t>2,</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CONNECT</w:t>
      </w:r>
      <w:r w:rsidRPr="001058B5">
        <w:rPr>
          <w:rFonts w:ascii="Arial" w:hAnsi="Arial" w:cs="Arial"/>
          <w:spacing w:val="-93"/>
        </w:rPr>
        <w:t xml:space="preserve"> </w:t>
      </w:r>
      <w:r w:rsidRPr="001058B5">
        <w:rPr>
          <w:rFonts w:ascii="Arial" w:hAnsi="Arial" w:cs="Arial"/>
        </w:rPr>
        <w:t>role</w:t>
      </w:r>
      <w:r w:rsidRPr="001058B5">
        <w:rPr>
          <w:rFonts w:ascii="Arial" w:hAnsi="Arial" w:cs="Arial"/>
          <w:spacing w:val="-19"/>
        </w:rPr>
        <w:t xml:space="preserve"> </w:t>
      </w:r>
      <w:r w:rsidRPr="001058B5">
        <w:rPr>
          <w:rFonts w:ascii="Arial" w:hAnsi="Arial" w:cs="Arial"/>
        </w:rPr>
        <w:t>has</w:t>
      </w:r>
      <w:r w:rsidRPr="001058B5">
        <w:rPr>
          <w:rFonts w:ascii="Arial" w:hAnsi="Arial" w:cs="Arial"/>
          <w:spacing w:val="-19"/>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 SESSION</w:t>
      </w:r>
      <w:r w:rsidRPr="001058B5">
        <w:rPr>
          <w:rFonts w:ascii="Arial" w:hAnsi="Arial" w:cs="Arial"/>
          <w:spacing w:val="-95"/>
        </w:rPr>
        <w:t xml:space="preserve"> </w:t>
      </w:r>
      <w:r w:rsidRPr="001058B5">
        <w:rPr>
          <w:rFonts w:ascii="Arial" w:hAnsi="Arial" w:cs="Arial"/>
        </w:rPr>
        <w:t>privilege, all other privileges are removed.</w:t>
      </w:r>
    </w:p>
    <w:p w14:paraId="3F4A766D"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Although the CONNECT role was frequently used to provision new accounts in Oracle Database, connecting to the database does not require all those privileges. Making this change enables you to enforce good security practices more easily.</w:t>
      </w:r>
    </w:p>
    <w:p w14:paraId="26ADFAEE" w14:textId="77777777" w:rsidR="008C539B" w:rsidRPr="001058B5" w:rsidRDefault="00C12992">
      <w:pPr>
        <w:pStyle w:val="BodyText"/>
        <w:spacing w:before="119" w:line="232" w:lineRule="auto"/>
        <w:ind w:left="1659" w:right="883"/>
        <w:rPr>
          <w:rFonts w:ascii="Arial" w:hAnsi="Arial" w:cs="Arial"/>
        </w:rPr>
      </w:pPr>
      <w:r w:rsidRPr="001058B5">
        <w:rPr>
          <w:rFonts w:ascii="Arial" w:hAnsi="Arial" w:cs="Arial"/>
        </w:rPr>
        <w:t>Each user should have only the privileges needed to perform his or her tasks, an idea called the principle of least privilege. Least privilege mitigates risk by limiting privileges, so that it remains easy to do what is needed while concurrently reducing the ability to do inappropriate things, either inadvertently or maliciously.</w:t>
      </w:r>
    </w:p>
    <w:p w14:paraId="7B80534D" w14:textId="77777777" w:rsidR="008C539B" w:rsidRPr="001058B5" w:rsidRDefault="008C539B">
      <w:pPr>
        <w:pStyle w:val="BodyText"/>
        <w:spacing w:before="4"/>
        <w:rPr>
          <w:rFonts w:ascii="Arial" w:hAnsi="Arial" w:cs="Arial"/>
          <w:sz w:val="25"/>
        </w:rPr>
      </w:pPr>
    </w:p>
    <w:p w14:paraId="05089ED2" w14:textId="77777777" w:rsidR="008C539B" w:rsidRPr="001058B5" w:rsidRDefault="00C12992">
      <w:pPr>
        <w:pStyle w:val="Heading4"/>
        <w:ind w:left="100"/>
      </w:pPr>
      <w:bookmarkStart w:id="2174" w:name="How_the_CONNNECT_Role_Change_Affects_App"/>
      <w:bookmarkStart w:id="2175" w:name="_bookmark2308"/>
      <w:bookmarkEnd w:id="2174"/>
      <w:bookmarkEnd w:id="2175"/>
      <w:r w:rsidRPr="001058B5">
        <w:t>Howthe CO</w:t>
      </w:r>
      <w:bookmarkStart w:id="2176" w:name="_bookmark2309"/>
      <w:bookmarkEnd w:id="2176"/>
      <w:r w:rsidRPr="001058B5">
        <w:t>NNNECT Role Change Affects Applications</w:t>
      </w:r>
    </w:p>
    <w:p w14:paraId="36C19CDB" w14:textId="77777777" w:rsidR="008C539B" w:rsidRPr="001058B5" w:rsidRDefault="00C12992">
      <w:pPr>
        <w:pStyle w:val="BodyText"/>
        <w:spacing w:before="84"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effects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changes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upgrades, account provisioning, and installation of applications using new</w:t>
      </w:r>
      <w:r w:rsidRPr="001058B5">
        <w:rPr>
          <w:rFonts w:ascii="Arial" w:hAnsi="Arial" w:cs="Arial"/>
          <w:spacing w:val="-22"/>
        </w:rPr>
        <w:t xml:space="preserve"> </w:t>
      </w:r>
      <w:r w:rsidRPr="001058B5">
        <w:rPr>
          <w:rFonts w:ascii="Arial" w:hAnsi="Arial" w:cs="Arial"/>
        </w:rPr>
        <w:t>databases.</w:t>
      </w:r>
    </w:p>
    <w:p w14:paraId="3CAB4ABC" w14:textId="77777777" w:rsidR="008C539B" w:rsidRPr="001058B5" w:rsidRDefault="008C539B">
      <w:pPr>
        <w:pStyle w:val="BodyText"/>
        <w:spacing w:before="5"/>
        <w:rPr>
          <w:rFonts w:ascii="Arial" w:hAnsi="Arial" w:cs="Arial"/>
          <w:sz w:val="23"/>
        </w:rPr>
      </w:pPr>
    </w:p>
    <w:p w14:paraId="125EEB96" w14:textId="77777777" w:rsidR="008C539B" w:rsidRPr="001058B5" w:rsidRDefault="00C12992">
      <w:pPr>
        <w:pStyle w:val="Heading6"/>
        <w:ind w:left="1660"/>
      </w:pPr>
      <w:bookmarkStart w:id="2177" w:name="How_the_CONNECT_Role_Change_Affects_Data"/>
      <w:bookmarkStart w:id="2178" w:name="_bookmark2310"/>
      <w:bookmarkStart w:id="2179" w:name="_bookmark2311"/>
      <w:bookmarkEnd w:id="2177"/>
      <w:bookmarkEnd w:id="2178"/>
      <w:bookmarkEnd w:id="2179"/>
      <w:r w:rsidRPr="001058B5">
        <w:t>How the CONNECT Role Change Affects Database Upgrades</w:t>
      </w:r>
    </w:p>
    <w:p w14:paraId="5E809270" w14:textId="77777777" w:rsidR="008C539B" w:rsidRPr="001058B5" w:rsidRDefault="00C12992">
      <w:pPr>
        <w:pStyle w:val="BodyText"/>
        <w:spacing w:before="57" w:line="230" w:lineRule="auto"/>
        <w:ind w:left="1660" w:right="718"/>
        <w:rPr>
          <w:rFonts w:ascii="Arial" w:hAnsi="Arial" w:cs="Arial"/>
        </w:rPr>
      </w:pPr>
      <w:r w:rsidRPr="001058B5">
        <w:rPr>
          <w:rFonts w:ascii="Arial" w:hAnsi="Arial" w:cs="Arial"/>
        </w:rPr>
        <w:t>Upgrading your existing Oracle database to Oracle Database 10</w:t>
      </w:r>
      <w:r w:rsidRPr="001058B5">
        <w:rPr>
          <w:rFonts w:ascii="Arial" w:hAnsi="Arial" w:cs="Arial"/>
          <w:i/>
        </w:rPr>
        <w:t xml:space="preserve">g </w:t>
      </w:r>
      <w:r w:rsidRPr="001058B5">
        <w:rPr>
          <w:rFonts w:ascii="Arial" w:hAnsi="Arial" w:cs="Arial"/>
        </w:rPr>
        <w:t>Release 2 (10.2) automatically changes the CONNECT</w:t>
      </w:r>
      <w:r w:rsidRPr="001058B5">
        <w:rPr>
          <w:rFonts w:ascii="Arial" w:hAnsi="Arial" w:cs="Arial"/>
          <w:spacing w:val="-94"/>
        </w:rPr>
        <w:t xml:space="preserve"> </w:t>
      </w:r>
      <w:r w:rsidRPr="001058B5">
        <w:rPr>
          <w:rFonts w:ascii="Arial" w:hAnsi="Arial" w:cs="Arial"/>
        </w:rPr>
        <w:t>role to have only the CREATE</w:t>
      </w:r>
      <w:r w:rsidRPr="001058B5">
        <w:rPr>
          <w:rFonts w:ascii="Arial" w:hAnsi="Arial" w:cs="Arial"/>
          <w:spacing w:val="-57"/>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 Most applications are not affected because the applications objects already exist: no new tables, views, sequences, synonyms, clusters, or database links need to be created.</w:t>
      </w:r>
    </w:p>
    <w:p w14:paraId="057EAE54"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rPr>
        <w:t>Applications that create tables, views, sequences, synonyms, clusters, or database links, or that use the ALTER SESSION command dynamically, may fail due to insufficient privileges.</w:t>
      </w:r>
    </w:p>
    <w:p w14:paraId="67F2859C" w14:textId="77777777" w:rsidR="008C539B" w:rsidRPr="001058B5" w:rsidRDefault="008C539B">
      <w:pPr>
        <w:spacing w:line="230" w:lineRule="auto"/>
        <w:rPr>
          <w:rFonts w:ascii="Arial" w:hAnsi="Arial" w:cs="Arial"/>
        </w:rPr>
        <w:sectPr w:rsidR="008C539B" w:rsidRPr="001058B5">
          <w:headerReference w:type="even" r:id="rId265"/>
          <w:headerReference w:type="default" r:id="rId266"/>
          <w:pgSz w:w="12240" w:h="15840"/>
          <w:pgMar w:top="840" w:right="1060" w:bottom="860" w:left="1100" w:header="549" w:footer="663" w:gutter="0"/>
          <w:cols w:space="720"/>
        </w:sectPr>
      </w:pPr>
    </w:p>
    <w:p w14:paraId="5DFC9B3F" w14:textId="77777777" w:rsidR="008C539B" w:rsidRPr="001058B5" w:rsidRDefault="008C539B">
      <w:pPr>
        <w:pStyle w:val="BodyText"/>
        <w:spacing w:before="2"/>
        <w:rPr>
          <w:rFonts w:ascii="Arial" w:hAnsi="Arial" w:cs="Arial"/>
          <w:sz w:val="24"/>
        </w:rPr>
      </w:pPr>
    </w:p>
    <w:p w14:paraId="3EDC971B" w14:textId="77777777" w:rsidR="008C539B" w:rsidRPr="001058B5" w:rsidRDefault="00C12992">
      <w:pPr>
        <w:pStyle w:val="Heading6"/>
        <w:spacing w:before="105"/>
      </w:pPr>
      <w:bookmarkStart w:id="2180" w:name="How_the_CONNECT_Role_Change_Affects_Acco"/>
      <w:bookmarkStart w:id="2181" w:name="_bookmark2312"/>
      <w:bookmarkStart w:id="2182" w:name="_bookmark2313"/>
      <w:bookmarkEnd w:id="2180"/>
      <w:bookmarkEnd w:id="2181"/>
      <w:bookmarkEnd w:id="2182"/>
      <w:r w:rsidRPr="001058B5">
        <w:t>How the CONNECT Role Change Affects Account Provisioning</w:t>
      </w:r>
    </w:p>
    <w:p w14:paraId="2F9DAAC5" w14:textId="77777777" w:rsidR="008C539B" w:rsidRPr="001058B5" w:rsidRDefault="00C12992">
      <w:pPr>
        <w:pStyle w:val="BodyText"/>
        <w:spacing w:before="58" w:line="228" w:lineRule="auto"/>
        <w:ind w:left="2259" w:right="236"/>
        <w:jc w:val="both"/>
        <w:rPr>
          <w:rFonts w:ascii="Arial" w:hAnsi="Arial" w:cs="Arial"/>
        </w:rPr>
      </w:pPr>
      <w:r w:rsidRPr="001058B5">
        <w:rPr>
          <w:rFonts w:ascii="Arial" w:hAnsi="Arial" w:cs="Arial"/>
        </w:rPr>
        <w:t>If</w:t>
      </w:r>
      <w:r w:rsidRPr="001058B5">
        <w:rPr>
          <w:rFonts w:ascii="Arial" w:hAnsi="Arial" w:cs="Arial"/>
          <w:spacing w:val="-11"/>
        </w:rPr>
        <w:t xml:space="preserve"> </w:t>
      </w:r>
      <w:r w:rsidRPr="001058B5">
        <w:rPr>
          <w:rFonts w:ascii="Arial" w:hAnsi="Arial" w:cs="Arial"/>
        </w:rPr>
        <w:t>your</w:t>
      </w:r>
      <w:r w:rsidRPr="001058B5">
        <w:rPr>
          <w:rFonts w:ascii="Arial" w:hAnsi="Arial" w:cs="Arial"/>
          <w:spacing w:val="-11"/>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DBA</w:t>
      </w:r>
      <w:r w:rsidRPr="001058B5">
        <w:rPr>
          <w:rFonts w:ascii="Arial" w:hAnsi="Arial" w:cs="Arial"/>
          <w:spacing w:val="-11"/>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part</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provisioning process,</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1"/>
        </w:rPr>
        <w:t xml:space="preserve"> </w:t>
      </w:r>
      <w:r w:rsidRPr="001058B5">
        <w:rPr>
          <w:rFonts w:ascii="Arial" w:hAnsi="Arial" w:cs="Arial"/>
        </w:rPr>
        <w:t>CREATE</w:t>
      </w:r>
      <w:r w:rsidRPr="001058B5">
        <w:rPr>
          <w:rFonts w:ascii="Arial" w:hAnsi="Arial" w:cs="Arial"/>
          <w:spacing w:val="-59"/>
        </w:rPr>
        <w:t xml:space="preserve"> </w:t>
      </w:r>
      <w:r w:rsidRPr="001058B5">
        <w:rPr>
          <w:rFonts w:ascii="Arial" w:hAnsi="Arial" w:cs="Arial"/>
        </w:rPr>
        <w:t>SESSION</w:t>
      </w:r>
      <w:r w:rsidRPr="001058B5">
        <w:rPr>
          <w:rFonts w:ascii="Arial" w:hAnsi="Arial" w:cs="Arial"/>
          <w:spacing w:val="-95"/>
        </w:rPr>
        <w:t xml:space="preserve"> </w:t>
      </w:r>
      <w:r w:rsidRPr="001058B5">
        <w:rPr>
          <w:rFonts w:ascii="Arial" w:hAnsi="Arial" w:cs="Arial"/>
        </w:rPr>
        <w:t>privileges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included.</w:t>
      </w:r>
      <w:r w:rsidRPr="001058B5">
        <w:rPr>
          <w:rFonts w:ascii="Arial" w:hAnsi="Arial" w:cs="Arial"/>
          <w:spacing w:val="-22"/>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additional</w:t>
      </w:r>
      <w:r w:rsidRPr="001058B5">
        <w:rPr>
          <w:rFonts w:ascii="Arial" w:hAnsi="Arial" w:cs="Arial"/>
          <w:spacing w:val="-21"/>
        </w:rPr>
        <w:t xml:space="preserve"> </w:t>
      </w:r>
      <w:r w:rsidRPr="001058B5">
        <w:rPr>
          <w:rFonts w:ascii="Arial" w:hAnsi="Arial" w:cs="Arial"/>
        </w:rPr>
        <w:t>privileges must be granted either directly or through another</w:t>
      </w:r>
      <w:r w:rsidRPr="001058B5">
        <w:rPr>
          <w:rFonts w:ascii="Arial" w:hAnsi="Arial" w:cs="Arial"/>
          <w:spacing w:val="-7"/>
        </w:rPr>
        <w:t xml:space="preserve"> </w:t>
      </w:r>
      <w:r w:rsidRPr="001058B5">
        <w:rPr>
          <w:rFonts w:ascii="Arial" w:hAnsi="Arial" w:cs="Arial"/>
        </w:rPr>
        <w:t>role.</w:t>
      </w:r>
    </w:p>
    <w:p w14:paraId="4EAD17BD" w14:textId="77777777" w:rsidR="008C539B" w:rsidRPr="001058B5" w:rsidRDefault="00C12992">
      <w:pPr>
        <w:pStyle w:val="BodyText"/>
        <w:spacing w:before="115"/>
        <w:ind w:left="2260"/>
        <w:rPr>
          <w:rFonts w:ascii="Arial" w:hAnsi="Arial" w:cs="Arial"/>
        </w:rPr>
      </w:pPr>
      <w:r w:rsidRPr="001058B5">
        <w:rPr>
          <w:rFonts w:ascii="Arial" w:hAnsi="Arial" w:cs="Arial"/>
        </w:rPr>
        <w:t>This issue can be addressed by creating a new customized database role.</w:t>
      </w:r>
    </w:p>
    <w:p w14:paraId="61749522" w14:textId="77777777" w:rsidR="008C539B" w:rsidRPr="001058B5" w:rsidRDefault="00C12992">
      <w:pPr>
        <w:pStyle w:val="BodyText"/>
        <w:spacing w:before="211" w:line="232" w:lineRule="auto"/>
        <w:ind w:left="2980" w:right="1193"/>
        <w:rPr>
          <w:rFonts w:ascii="Arial" w:hAnsi="Arial" w:cs="Arial"/>
        </w:rPr>
      </w:pPr>
      <w:r w:rsidRPr="001058B5">
        <w:rPr>
          <w:rFonts w:ascii="Arial" w:hAnsi="Arial" w:cs="Arial"/>
          <w:b/>
          <w:sz w:val="19"/>
        </w:rPr>
        <w:t xml:space="preserve">See Also: </w:t>
      </w:r>
      <w:hyperlink w:anchor="_bookmark2324" w:history="1">
        <w:r w:rsidRPr="001058B5">
          <w:rPr>
            <w:rFonts w:ascii="Arial" w:hAnsi="Arial" w:cs="Arial"/>
            <w:color w:val="0000CC"/>
          </w:rPr>
          <w:t>Approaches to Addressing the CONNECT Role Change</w:t>
        </w:r>
      </w:hyperlink>
      <w:r w:rsidRPr="001058B5">
        <w:rPr>
          <w:rFonts w:ascii="Arial" w:hAnsi="Arial" w:cs="Arial"/>
          <w:color w:val="0000CC"/>
        </w:rPr>
        <w:t xml:space="preserve"> </w:t>
      </w:r>
      <w:hyperlink w:anchor="_bookmark2324" w:history="1">
        <w:r w:rsidRPr="001058B5">
          <w:rPr>
            <w:rFonts w:ascii="Arial" w:hAnsi="Arial" w:cs="Arial"/>
          </w:rPr>
          <w:t>on page 10-24</w:t>
        </w:r>
      </w:hyperlink>
    </w:p>
    <w:p w14:paraId="508A33A2" w14:textId="77777777" w:rsidR="008C539B" w:rsidRPr="001058B5" w:rsidRDefault="008C539B">
      <w:pPr>
        <w:pStyle w:val="BodyText"/>
        <w:spacing w:before="2"/>
        <w:rPr>
          <w:rFonts w:ascii="Arial" w:hAnsi="Arial" w:cs="Arial"/>
        </w:rPr>
      </w:pPr>
    </w:p>
    <w:p w14:paraId="60EBB879" w14:textId="77777777" w:rsidR="008C539B" w:rsidRPr="001058B5" w:rsidRDefault="00C12992">
      <w:pPr>
        <w:pStyle w:val="Heading6"/>
      </w:pPr>
      <w:bookmarkStart w:id="2183" w:name="_bookmark2314"/>
      <w:bookmarkStart w:id="2184" w:name="_bookmark2315"/>
      <w:bookmarkEnd w:id="2183"/>
      <w:bookmarkEnd w:id="2184"/>
      <w:r w:rsidRPr="001058B5">
        <w:rPr>
          <w:spacing w:val="-18"/>
        </w:rPr>
        <w:t xml:space="preserve">How </w:t>
      </w:r>
      <w:r w:rsidRPr="001058B5">
        <w:rPr>
          <w:spacing w:val="-12"/>
        </w:rPr>
        <w:t xml:space="preserve">the </w:t>
      </w:r>
      <w:r w:rsidRPr="001058B5">
        <w:rPr>
          <w:spacing w:val="-24"/>
        </w:rPr>
        <w:t xml:space="preserve">CONNECT </w:t>
      </w:r>
      <w:r w:rsidRPr="001058B5">
        <w:rPr>
          <w:spacing w:val="-16"/>
        </w:rPr>
        <w:t xml:space="preserve">Role </w:t>
      </w:r>
      <w:r w:rsidRPr="001058B5">
        <w:rPr>
          <w:spacing w:val="-20"/>
        </w:rPr>
        <w:t xml:space="preserve">Change </w:t>
      </w:r>
      <w:r w:rsidRPr="001058B5">
        <w:rPr>
          <w:spacing w:val="-16"/>
        </w:rPr>
        <w:t xml:space="preserve">Affects </w:t>
      </w:r>
      <w:r w:rsidRPr="001058B5">
        <w:rPr>
          <w:spacing w:val="-17"/>
        </w:rPr>
        <w:t xml:space="preserve">Applications Using </w:t>
      </w:r>
      <w:r w:rsidRPr="001058B5">
        <w:rPr>
          <w:spacing w:val="-18"/>
        </w:rPr>
        <w:t xml:space="preserve">New </w:t>
      </w:r>
      <w:r w:rsidRPr="001058B5">
        <w:rPr>
          <w:spacing w:val="-19"/>
        </w:rPr>
        <w:t>Databases</w:t>
      </w:r>
    </w:p>
    <w:p w14:paraId="4E10E601" w14:textId="77777777" w:rsidR="008C539B" w:rsidRPr="001058B5" w:rsidRDefault="00C12992">
      <w:pPr>
        <w:pStyle w:val="BodyText"/>
        <w:spacing w:before="57" w:line="230" w:lineRule="auto"/>
        <w:ind w:left="2260" w:right="102"/>
        <w:rPr>
          <w:rFonts w:ascii="Arial" w:hAnsi="Arial" w:cs="Arial"/>
        </w:rPr>
      </w:pPr>
      <w:r w:rsidRPr="001058B5">
        <w:rPr>
          <w:rFonts w:ascii="Arial" w:hAnsi="Arial" w:cs="Arial"/>
        </w:rPr>
        <w:t>New databases created using the Oracle Database 10</w:t>
      </w:r>
      <w:r w:rsidRPr="001058B5">
        <w:rPr>
          <w:rFonts w:ascii="Arial" w:hAnsi="Arial" w:cs="Arial"/>
          <w:i/>
        </w:rPr>
        <w:t xml:space="preserve">g </w:t>
      </w:r>
      <w:r w:rsidRPr="001058B5">
        <w:rPr>
          <w:rFonts w:ascii="Arial" w:hAnsi="Arial" w:cs="Arial"/>
        </w:rPr>
        <w:t>Release 2 (10.2) Utility (DBCA), or using database creation templates generated from DBCA, define the CONNECT</w:t>
      </w:r>
      <w:r w:rsidRPr="001058B5">
        <w:rPr>
          <w:rFonts w:ascii="Arial" w:hAnsi="Arial" w:cs="Arial"/>
          <w:spacing w:val="-86"/>
        </w:rPr>
        <w:t xml:space="preserve"> </w:t>
      </w:r>
      <w:r w:rsidRPr="001058B5">
        <w:rPr>
          <w:rFonts w:ascii="Arial" w:hAnsi="Arial" w:cs="Arial"/>
        </w:rPr>
        <w:t>role with only the CREATE SESSION privilege. Installing an application to use a new database may fail if the database schema used for the application is granted privileges solely through the CONNECT</w:t>
      </w:r>
      <w:r w:rsidRPr="001058B5">
        <w:rPr>
          <w:rFonts w:ascii="Arial" w:hAnsi="Arial" w:cs="Arial"/>
          <w:spacing w:val="-82"/>
        </w:rPr>
        <w:t xml:space="preserve"> </w:t>
      </w:r>
      <w:r w:rsidRPr="001058B5">
        <w:rPr>
          <w:rFonts w:ascii="Arial" w:hAnsi="Arial" w:cs="Arial"/>
        </w:rPr>
        <w:t>role.</w:t>
      </w:r>
    </w:p>
    <w:p w14:paraId="79548B5A" w14:textId="77777777" w:rsidR="008C539B" w:rsidRPr="001058B5" w:rsidRDefault="008C539B">
      <w:pPr>
        <w:pStyle w:val="BodyText"/>
        <w:spacing w:before="3"/>
        <w:rPr>
          <w:rFonts w:ascii="Arial" w:hAnsi="Arial" w:cs="Arial"/>
          <w:sz w:val="25"/>
        </w:rPr>
      </w:pPr>
    </w:p>
    <w:p w14:paraId="3B72F77A" w14:textId="77777777" w:rsidR="008C539B" w:rsidRPr="001058B5" w:rsidRDefault="00C12992">
      <w:pPr>
        <w:pStyle w:val="Heading4"/>
      </w:pPr>
      <w:bookmarkStart w:id="2185" w:name="How_the_CONNECT_Role_Change_Affects_User"/>
      <w:bookmarkStart w:id="2186" w:name="_bookmark2316"/>
      <w:bookmarkEnd w:id="2185"/>
      <w:bookmarkEnd w:id="2186"/>
      <w:r w:rsidRPr="001058B5">
        <w:t>Howthe CO</w:t>
      </w:r>
      <w:bookmarkStart w:id="2187" w:name="_bookmark2317"/>
      <w:bookmarkEnd w:id="2187"/>
      <w:r w:rsidRPr="001058B5">
        <w:t>NNECT Role Change Affects Users</w:t>
      </w:r>
    </w:p>
    <w:p w14:paraId="448CDFDB" w14:textId="77777777" w:rsidR="008C539B" w:rsidRPr="001058B5" w:rsidRDefault="00C12992">
      <w:pPr>
        <w:pStyle w:val="BodyText"/>
        <w:spacing w:before="83" w:line="228" w:lineRule="auto"/>
        <w:ind w:left="2260"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change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affects</w:t>
      </w:r>
      <w:r w:rsidRPr="001058B5">
        <w:rPr>
          <w:rFonts w:ascii="Arial" w:hAnsi="Arial" w:cs="Arial"/>
          <w:spacing w:val="-14"/>
        </w:rPr>
        <w:t xml:space="preserve"> </w:t>
      </w:r>
      <w:r w:rsidRPr="001058B5">
        <w:rPr>
          <w:rFonts w:ascii="Arial" w:hAnsi="Arial" w:cs="Arial"/>
        </w:rPr>
        <w:t>three</w:t>
      </w:r>
      <w:r w:rsidRPr="001058B5">
        <w:rPr>
          <w:rFonts w:ascii="Arial" w:hAnsi="Arial" w:cs="Arial"/>
          <w:spacing w:val="-13"/>
        </w:rPr>
        <w:t xml:space="preserve"> </w:t>
      </w:r>
      <w:r w:rsidRPr="001058B5">
        <w:rPr>
          <w:rFonts w:ascii="Arial" w:hAnsi="Arial" w:cs="Arial"/>
        </w:rPr>
        <w:t>classes</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differently:</w:t>
      </w:r>
      <w:r w:rsidRPr="001058B5">
        <w:rPr>
          <w:rFonts w:ascii="Arial" w:hAnsi="Arial" w:cs="Arial"/>
          <w:spacing w:val="-14"/>
        </w:rPr>
        <w:t xml:space="preserve"> </w:t>
      </w:r>
      <w:r w:rsidRPr="001058B5">
        <w:rPr>
          <w:rFonts w:ascii="Arial" w:hAnsi="Arial" w:cs="Arial"/>
        </w:rPr>
        <w:t>general</w:t>
      </w:r>
      <w:r w:rsidRPr="001058B5">
        <w:rPr>
          <w:rFonts w:ascii="Arial" w:hAnsi="Arial" w:cs="Arial"/>
          <w:spacing w:val="-14"/>
        </w:rPr>
        <w:t xml:space="preserve"> </w:t>
      </w:r>
      <w:r w:rsidRPr="001058B5">
        <w:rPr>
          <w:rFonts w:ascii="Arial" w:hAnsi="Arial" w:cs="Arial"/>
        </w:rPr>
        <w:t>users, application developers, and client/server</w:t>
      </w:r>
      <w:r w:rsidRPr="001058B5">
        <w:rPr>
          <w:rFonts w:ascii="Arial" w:hAnsi="Arial" w:cs="Arial"/>
          <w:spacing w:val="-3"/>
        </w:rPr>
        <w:t xml:space="preserve"> </w:t>
      </w:r>
      <w:r w:rsidRPr="001058B5">
        <w:rPr>
          <w:rFonts w:ascii="Arial" w:hAnsi="Arial" w:cs="Arial"/>
        </w:rPr>
        <w:t>applications.</w:t>
      </w:r>
    </w:p>
    <w:p w14:paraId="6B74BAE9" w14:textId="77777777" w:rsidR="008C539B" w:rsidRPr="001058B5" w:rsidRDefault="008C539B">
      <w:pPr>
        <w:pStyle w:val="BodyText"/>
        <w:spacing w:before="6"/>
        <w:rPr>
          <w:rFonts w:ascii="Arial" w:hAnsi="Arial" w:cs="Arial"/>
          <w:sz w:val="23"/>
        </w:rPr>
      </w:pPr>
    </w:p>
    <w:p w14:paraId="78335B20" w14:textId="77777777" w:rsidR="008C539B" w:rsidRPr="001058B5" w:rsidRDefault="00C12992">
      <w:pPr>
        <w:pStyle w:val="Heading6"/>
      </w:pPr>
      <w:bookmarkStart w:id="2188" w:name="How_the_CONNECT_Role_Change_Affects_Gene"/>
      <w:bookmarkStart w:id="2189" w:name="_bookmark2318"/>
      <w:bookmarkStart w:id="2190" w:name="_bookmark2319"/>
      <w:bookmarkEnd w:id="2188"/>
      <w:bookmarkEnd w:id="2189"/>
      <w:bookmarkEnd w:id="2190"/>
      <w:r w:rsidRPr="001058B5">
        <w:t>How the CONNECT Role Change Affects General Users</w:t>
      </w:r>
    </w:p>
    <w:p w14:paraId="653BDCC6" w14:textId="77777777" w:rsidR="008C539B" w:rsidRPr="001058B5" w:rsidRDefault="00C12992">
      <w:pPr>
        <w:pStyle w:val="BodyText"/>
        <w:spacing w:before="59" w:line="228" w:lineRule="auto"/>
        <w:ind w:left="2259" w:right="188"/>
        <w:jc w:val="both"/>
        <w:rPr>
          <w:rFonts w:ascii="Arial" w:hAnsi="Arial" w:cs="Arial"/>
        </w:rPr>
      </w:pPr>
      <w:r w:rsidRPr="001058B5">
        <w:rPr>
          <w:rFonts w:ascii="Arial" w:hAnsi="Arial" w:cs="Arial"/>
        </w:rPr>
        <w:t>The</w:t>
      </w:r>
      <w:r w:rsidRPr="001058B5">
        <w:rPr>
          <w:rFonts w:ascii="Arial" w:hAnsi="Arial" w:cs="Arial"/>
          <w:spacing w:val="-27"/>
        </w:rPr>
        <w:t xml:space="preserve"> </w:t>
      </w:r>
      <w:r w:rsidRPr="001058B5">
        <w:rPr>
          <w:rFonts w:ascii="Arial" w:hAnsi="Arial" w:cs="Arial"/>
        </w:rPr>
        <w:t>new</w:t>
      </w:r>
      <w:r w:rsidRPr="001058B5">
        <w:rPr>
          <w:rFonts w:ascii="Arial" w:hAnsi="Arial" w:cs="Arial"/>
          <w:spacing w:val="-26"/>
        </w:rPr>
        <w:t xml:space="preserve"> </w:t>
      </w:r>
      <w:r w:rsidRPr="001058B5">
        <w:rPr>
          <w:rFonts w:ascii="Arial" w:hAnsi="Arial" w:cs="Arial"/>
        </w:rPr>
        <w:t>CONNECT</w:t>
      </w:r>
      <w:r w:rsidRPr="001058B5">
        <w:rPr>
          <w:rFonts w:ascii="Arial" w:hAnsi="Arial" w:cs="Arial"/>
          <w:spacing w:val="-100"/>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supplies</w:t>
      </w:r>
      <w:r w:rsidRPr="001058B5">
        <w:rPr>
          <w:rFonts w:ascii="Arial" w:hAnsi="Arial" w:cs="Arial"/>
          <w:spacing w:val="-26"/>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71"/>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7"/>
        </w:rPr>
        <w:t xml:space="preserve"> </w:t>
      </w:r>
      <w:r w:rsidRPr="001058B5">
        <w:rPr>
          <w:rFonts w:ascii="Arial" w:hAnsi="Arial" w:cs="Arial"/>
        </w:rPr>
        <w:t>Users</w:t>
      </w:r>
      <w:r w:rsidRPr="001058B5">
        <w:rPr>
          <w:rFonts w:ascii="Arial" w:hAnsi="Arial" w:cs="Arial"/>
          <w:spacing w:val="-27"/>
        </w:rPr>
        <w:t xml:space="preserve"> </w:t>
      </w:r>
      <w:r w:rsidRPr="001058B5">
        <w:rPr>
          <w:rFonts w:ascii="Arial" w:hAnsi="Arial" w:cs="Arial"/>
        </w:rPr>
        <w:t>who</w:t>
      </w:r>
      <w:r w:rsidRPr="001058B5">
        <w:rPr>
          <w:rFonts w:ascii="Arial" w:hAnsi="Arial" w:cs="Arial"/>
          <w:spacing w:val="-26"/>
        </w:rPr>
        <w:t xml:space="preserve"> </w:t>
      </w:r>
      <w:r w:rsidRPr="001058B5">
        <w:rPr>
          <w:rFonts w:ascii="Arial" w:hAnsi="Arial" w:cs="Arial"/>
        </w:rPr>
        <w:t>connect 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affected,</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still</w:t>
      </w:r>
      <w:r w:rsidRPr="001058B5">
        <w:rPr>
          <w:rFonts w:ascii="Arial" w:hAnsi="Arial" w:cs="Arial"/>
          <w:spacing w:val="-11"/>
        </w:rPr>
        <w:t xml:space="preserve"> </w:t>
      </w:r>
      <w:r w:rsidRPr="001058B5">
        <w:rPr>
          <w:rFonts w:ascii="Arial" w:hAnsi="Arial" w:cs="Arial"/>
        </w:rPr>
        <w:t>has the CREATE SESSION</w:t>
      </w:r>
      <w:r w:rsidRPr="001058B5">
        <w:rPr>
          <w:rFonts w:ascii="Arial" w:hAnsi="Arial" w:cs="Arial"/>
          <w:spacing w:val="-103"/>
        </w:rPr>
        <w:t xml:space="preserve"> </w:t>
      </w:r>
      <w:r w:rsidRPr="001058B5">
        <w:rPr>
          <w:rFonts w:ascii="Arial" w:hAnsi="Arial" w:cs="Arial"/>
        </w:rPr>
        <w:t>privilege.</w:t>
      </w:r>
    </w:p>
    <w:p w14:paraId="44918566" w14:textId="77777777" w:rsidR="008C539B" w:rsidRPr="001058B5" w:rsidRDefault="00C12992">
      <w:pPr>
        <w:pStyle w:val="BodyText"/>
        <w:spacing w:before="119" w:line="230" w:lineRule="auto"/>
        <w:ind w:left="2259"/>
        <w:rPr>
          <w:rFonts w:ascii="Arial" w:hAnsi="Arial" w:cs="Arial"/>
        </w:rPr>
      </w:pPr>
      <w:r w:rsidRPr="001058B5">
        <w:rPr>
          <w:rFonts w:ascii="Arial" w:hAnsi="Arial" w:cs="Arial"/>
        </w:rPr>
        <w:t>However,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will</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present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certain</w:t>
      </w:r>
      <w:r w:rsidRPr="001058B5">
        <w:rPr>
          <w:rFonts w:ascii="Arial" w:hAnsi="Arial" w:cs="Arial"/>
          <w:spacing w:val="-6"/>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6"/>
        </w:rPr>
        <w:t xml:space="preserve"> </w:t>
      </w:r>
      <w:r w:rsidRPr="001058B5">
        <w:rPr>
          <w:rFonts w:ascii="Arial" w:hAnsi="Arial" w:cs="Arial"/>
        </w:rPr>
        <w:t>are provisioned solely with the CONNECT role. These are users who create tables, views, sequences,</w:t>
      </w:r>
      <w:r w:rsidRPr="001058B5">
        <w:rPr>
          <w:rFonts w:ascii="Arial" w:hAnsi="Arial" w:cs="Arial"/>
          <w:spacing w:val="-19"/>
        </w:rPr>
        <w:t xml:space="preserve"> </w:t>
      </w:r>
      <w:r w:rsidRPr="001058B5">
        <w:rPr>
          <w:rFonts w:ascii="Arial" w:hAnsi="Arial" w:cs="Arial"/>
        </w:rPr>
        <w:t>synonyms,</w:t>
      </w:r>
      <w:r w:rsidRPr="001058B5">
        <w:rPr>
          <w:rFonts w:ascii="Arial" w:hAnsi="Arial" w:cs="Arial"/>
          <w:spacing w:val="-19"/>
        </w:rPr>
        <w:t xml:space="preserve"> </w:t>
      </w:r>
      <w:r w:rsidRPr="001058B5">
        <w:rPr>
          <w:rFonts w:ascii="Arial" w:hAnsi="Arial" w:cs="Arial"/>
        </w:rPr>
        <w:t>clusters,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 xml:space="preserve">command. The privileges they need are no longer provided with the CONNECT role. </w:t>
      </w:r>
      <w:r w:rsidRPr="001058B5">
        <w:rPr>
          <w:rFonts w:ascii="Arial" w:hAnsi="Arial" w:cs="Arial"/>
          <w:spacing w:val="-10"/>
        </w:rPr>
        <w:t xml:space="preserve">To </w:t>
      </w:r>
      <w:r w:rsidRPr="001058B5">
        <w:rPr>
          <w:rFonts w:ascii="Arial" w:hAnsi="Arial" w:cs="Arial"/>
        </w:rPr>
        <w:t>authorize the additional privileges needed, the database administrator must create and apply additional roles for the appropriate privileges, or grant them directly to the users who need them.</w:t>
      </w:r>
    </w:p>
    <w:p w14:paraId="1DB7825B" w14:textId="77777777" w:rsidR="008C539B" w:rsidRPr="001058B5" w:rsidRDefault="00C12992">
      <w:pPr>
        <w:pStyle w:val="BodyText"/>
        <w:spacing w:before="121" w:line="228" w:lineRule="auto"/>
        <w:ind w:left="2260" w:right="185"/>
        <w:rPr>
          <w:rFonts w:ascii="Arial" w:hAnsi="Arial" w:cs="Arial"/>
        </w:rPr>
      </w:pPr>
      <w:r w:rsidRPr="001058B5">
        <w:rPr>
          <w:rFonts w:ascii="Arial" w:hAnsi="Arial" w:cs="Arial"/>
        </w:rPr>
        <w:t>Note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3"/>
        </w:rPr>
        <w:t xml:space="preserve"> </w:t>
      </w:r>
      <w:r w:rsidRPr="001058B5">
        <w:rPr>
          <w:rFonts w:ascii="Arial" w:hAnsi="Arial" w:cs="Arial"/>
        </w:rPr>
        <w:t>SESSION</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required</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setting</w:t>
      </w:r>
      <w:r w:rsidRPr="001058B5">
        <w:rPr>
          <w:rFonts w:ascii="Arial" w:hAnsi="Arial" w:cs="Arial"/>
          <w:spacing w:val="-19"/>
        </w:rPr>
        <w:t xml:space="preserve"> </w:t>
      </w:r>
      <w:r w:rsidRPr="001058B5">
        <w:rPr>
          <w:rFonts w:ascii="Arial" w:hAnsi="Arial" w:cs="Arial"/>
        </w:rPr>
        <w:t>events.</w:t>
      </w:r>
      <w:r w:rsidRPr="001058B5">
        <w:rPr>
          <w:rFonts w:ascii="Arial" w:hAnsi="Arial" w:cs="Arial"/>
          <w:spacing w:val="-19"/>
        </w:rPr>
        <w:t xml:space="preserve"> </w:t>
      </w:r>
      <w:r w:rsidRPr="001058B5">
        <w:rPr>
          <w:rFonts w:ascii="Arial" w:hAnsi="Arial" w:cs="Arial"/>
        </w:rPr>
        <w:t>Few</w:t>
      </w:r>
      <w:r w:rsidRPr="001058B5">
        <w:rPr>
          <w:rFonts w:ascii="Arial" w:hAnsi="Arial" w:cs="Arial"/>
          <w:spacing w:val="-18"/>
        </w:rPr>
        <w:t xml:space="preserve"> </w:t>
      </w:r>
      <w:r w:rsidRPr="001058B5">
        <w:rPr>
          <w:rFonts w:ascii="Arial" w:hAnsi="Arial" w:cs="Arial"/>
        </w:rPr>
        <w:t>database users</w:t>
      </w:r>
      <w:r w:rsidRPr="001058B5">
        <w:rPr>
          <w:rFonts w:ascii="Arial" w:hAnsi="Arial" w:cs="Arial"/>
          <w:spacing w:val="-5"/>
        </w:rPr>
        <w:t xml:space="preserve"> </w:t>
      </w:r>
      <w:r w:rsidRPr="001058B5">
        <w:rPr>
          <w:rFonts w:ascii="Arial" w:hAnsi="Arial" w:cs="Arial"/>
        </w:rPr>
        <w:t>should</w:t>
      </w:r>
      <w:r w:rsidRPr="001058B5">
        <w:rPr>
          <w:rFonts w:ascii="Arial" w:hAnsi="Arial" w:cs="Arial"/>
          <w:spacing w:val="-4"/>
        </w:rPr>
        <w:t xml:space="preserve"> </w:t>
      </w:r>
      <w:r w:rsidRPr="001058B5">
        <w:rPr>
          <w:rFonts w:ascii="Arial" w:hAnsi="Arial" w:cs="Arial"/>
        </w:rPr>
        <w:t>require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ALTER</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81"/>
        </w:rPr>
        <w:t xml:space="preserve"> </w:t>
      </w:r>
      <w:r w:rsidRPr="001058B5">
        <w:rPr>
          <w:rFonts w:ascii="Arial" w:hAnsi="Arial" w:cs="Arial"/>
        </w:rPr>
        <w:t>privilege.</w:t>
      </w:r>
    </w:p>
    <w:p w14:paraId="2410B0E8" w14:textId="77777777" w:rsidR="008C539B" w:rsidRPr="001058B5" w:rsidRDefault="00C12992">
      <w:pPr>
        <w:spacing w:before="140"/>
        <w:ind w:left="2260"/>
        <w:rPr>
          <w:rFonts w:ascii="Arial" w:hAnsi="Arial" w:cs="Arial"/>
          <w:sz w:val="18"/>
        </w:rPr>
      </w:pPr>
      <w:r w:rsidRPr="001058B5">
        <w:rPr>
          <w:rFonts w:ascii="Arial" w:hAnsi="Arial" w:cs="Arial"/>
          <w:w w:val="95"/>
          <w:sz w:val="18"/>
        </w:rPr>
        <w:t>ALTER SESSION SET EVENTS</w:t>
      </w:r>
      <w:r w:rsidRPr="001058B5">
        <w:rPr>
          <w:rFonts w:ascii="Arial" w:hAnsi="Arial" w:cs="Arial"/>
          <w:spacing w:val="-66"/>
          <w:w w:val="95"/>
          <w:sz w:val="18"/>
        </w:rPr>
        <w:t xml:space="preserve"> </w:t>
      </w:r>
      <w:r w:rsidRPr="001058B5">
        <w:rPr>
          <w:rFonts w:ascii="Arial" w:hAnsi="Arial" w:cs="Arial"/>
          <w:w w:val="95"/>
          <w:sz w:val="18"/>
        </w:rPr>
        <w:t>........</w:t>
      </w:r>
    </w:p>
    <w:p w14:paraId="2F5F7193" w14:textId="77777777" w:rsidR="008C539B" w:rsidRPr="001058B5" w:rsidRDefault="008C539B">
      <w:pPr>
        <w:pStyle w:val="BodyText"/>
        <w:spacing w:before="3"/>
        <w:rPr>
          <w:rFonts w:ascii="Arial" w:hAnsi="Arial" w:cs="Arial"/>
          <w:sz w:val="18"/>
        </w:rPr>
      </w:pPr>
    </w:p>
    <w:p w14:paraId="7B94DE34" w14:textId="77777777" w:rsidR="008C539B" w:rsidRPr="001058B5" w:rsidRDefault="00C12992">
      <w:pPr>
        <w:pStyle w:val="BodyText"/>
        <w:ind w:left="2260"/>
        <w:rPr>
          <w:rFonts w:ascii="Arial" w:hAnsi="Arial" w:cs="Arial"/>
        </w:rPr>
      </w:pPr>
      <w:r w:rsidRPr="001058B5">
        <w:rPr>
          <w:rFonts w:ascii="Arial" w:hAnsi="Arial" w:cs="Arial"/>
        </w:rPr>
        <w:t xml:space="preserve">The alter session privilege is </w:t>
      </w:r>
      <w:r w:rsidRPr="001058B5">
        <w:rPr>
          <w:rFonts w:ascii="Arial" w:hAnsi="Arial" w:cs="Arial"/>
          <w:i/>
        </w:rPr>
        <w:t xml:space="preserve">not </w:t>
      </w:r>
      <w:r w:rsidRPr="001058B5">
        <w:rPr>
          <w:rFonts w:ascii="Arial" w:hAnsi="Arial" w:cs="Arial"/>
        </w:rPr>
        <w:t>required for other alter session commands.</w:t>
      </w:r>
    </w:p>
    <w:p w14:paraId="191D6DE0" w14:textId="77777777" w:rsidR="008C539B" w:rsidRPr="001058B5" w:rsidRDefault="00C12992">
      <w:pPr>
        <w:spacing w:before="141"/>
        <w:ind w:left="2260"/>
        <w:rPr>
          <w:rFonts w:ascii="Arial" w:hAnsi="Arial" w:cs="Arial"/>
          <w:sz w:val="18"/>
        </w:rPr>
      </w:pPr>
      <w:r w:rsidRPr="001058B5">
        <w:rPr>
          <w:rFonts w:ascii="Arial" w:hAnsi="Arial" w:cs="Arial"/>
          <w:w w:val="95"/>
          <w:sz w:val="18"/>
        </w:rPr>
        <w:t>ALTER SESSION SET NLS_TERRITORY = FRANCE;</w:t>
      </w:r>
    </w:p>
    <w:p w14:paraId="190CDCF4" w14:textId="77777777" w:rsidR="008C539B" w:rsidRPr="001058B5" w:rsidRDefault="008C539B">
      <w:pPr>
        <w:pStyle w:val="BodyText"/>
        <w:rPr>
          <w:rFonts w:ascii="Arial" w:hAnsi="Arial" w:cs="Arial"/>
          <w:sz w:val="25"/>
        </w:rPr>
      </w:pPr>
    </w:p>
    <w:p w14:paraId="1D85476C" w14:textId="77777777" w:rsidR="008C539B" w:rsidRPr="001058B5" w:rsidRDefault="00C12992">
      <w:pPr>
        <w:pStyle w:val="Heading6"/>
      </w:pPr>
      <w:bookmarkStart w:id="2191" w:name="How_the_CONNECT_Role_Change_Affects_Appl"/>
      <w:bookmarkStart w:id="2192" w:name="_bookmark2320"/>
      <w:bookmarkStart w:id="2193" w:name="_bookmark2321"/>
      <w:bookmarkEnd w:id="2191"/>
      <w:bookmarkEnd w:id="2192"/>
      <w:bookmarkEnd w:id="2193"/>
      <w:r w:rsidRPr="001058B5">
        <w:t>How the CONNECT Role Change Affects Application Developers</w:t>
      </w:r>
    </w:p>
    <w:p w14:paraId="1D11B85A"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Application developers provisioned solely with the CONNECT role do not have appropriate privileges to create tables, views, sequences, synonyms, clusters, or 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nor</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administrator must</w:t>
      </w:r>
      <w:r w:rsidRPr="001058B5">
        <w:rPr>
          <w:rFonts w:ascii="Arial" w:hAnsi="Arial" w:cs="Arial"/>
          <w:spacing w:val="-4"/>
        </w:rPr>
        <w:t xml:space="preserve"> </w:t>
      </w:r>
      <w:r w:rsidRPr="001058B5">
        <w:rPr>
          <w:rFonts w:ascii="Arial" w:hAnsi="Arial" w:cs="Arial"/>
        </w:rPr>
        <w:t>either</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apply</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grant them directly to the application developers who need</w:t>
      </w:r>
      <w:r w:rsidRPr="001058B5">
        <w:rPr>
          <w:rFonts w:ascii="Arial" w:hAnsi="Arial" w:cs="Arial"/>
          <w:spacing w:val="-8"/>
        </w:rPr>
        <w:t xml:space="preserve"> </w:t>
      </w:r>
      <w:r w:rsidRPr="001058B5">
        <w:rPr>
          <w:rFonts w:ascii="Arial" w:hAnsi="Arial" w:cs="Arial"/>
        </w:rPr>
        <w:t>them.</w:t>
      </w:r>
    </w:p>
    <w:p w14:paraId="4BDA1E6D" w14:textId="77777777" w:rsidR="008C539B" w:rsidRPr="001058B5" w:rsidRDefault="008C539B">
      <w:pPr>
        <w:pStyle w:val="BodyText"/>
        <w:spacing w:before="3"/>
        <w:rPr>
          <w:rFonts w:ascii="Arial" w:hAnsi="Arial" w:cs="Arial"/>
          <w:sz w:val="23"/>
        </w:rPr>
      </w:pPr>
    </w:p>
    <w:p w14:paraId="09CE0B40" w14:textId="77777777" w:rsidR="008C539B" w:rsidRPr="001058B5" w:rsidRDefault="00C12992">
      <w:pPr>
        <w:pStyle w:val="Heading6"/>
      </w:pPr>
      <w:bookmarkStart w:id="2194" w:name="How_the_CONNECT_Role_Change_Affects_Clie"/>
      <w:bookmarkStart w:id="2195" w:name="_bookmark2322"/>
      <w:bookmarkStart w:id="2196" w:name="_bookmark2323"/>
      <w:bookmarkEnd w:id="2194"/>
      <w:bookmarkEnd w:id="2195"/>
      <w:bookmarkEnd w:id="2196"/>
      <w:r w:rsidRPr="001058B5">
        <w:t>How the CONNECT Role Change Affects Client Server Applications</w:t>
      </w:r>
    </w:p>
    <w:p w14:paraId="40924CF3" w14:textId="77777777" w:rsidR="008C539B" w:rsidRPr="001058B5" w:rsidRDefault="00C12992">
      <w:pPr>
        <w:pStyle w:val="BodyText"/>
        <w:spacing w:before="55" w:line="232" w:lineRule="auto"/>
        <w:ind w:left="2260" w:right="157"/>
        <w:rPr>
          <w:rFonts w:ascii="Arial" w:hAnsi="Arial" w:cs="Arial"/>
        </w:rPr>
      </w:pPr>
      <w:r w:rsidRPr="001058B5">
        <w:rPr>
          <w:rFonts w:ascii="Arial" w:hAnsi="Arial" w:cs="Arial"/>
        </w:rPr>
        <w:t>Most client/server applications that use dedicated user accounts will not be affected by this change. However, applications that create private synonyms or temporary tables using dynamic SQL in the user schema during account provisioning or run-time</w:t>
      </w:r>
    </w:p>
    <w:p w14:paraId="479ED0A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B88B36" w14:textId="77777777" w:rsidR="008C539B" w:rsidRPr="001058B5" w:rsidRDefault="008C539B">
      <w:pPr>
        <w:pStyle w:val="BodyText"/>
        <w:spacing w:before="5"/>
        <w:rPr>
          <w:rFonts w:ascii="Arial" w:hAnsi="Arial" w:cs="Arial"/>
          <w:sz w:val="25"/>
        </w:rPr>
      </w:pPr>
    </w:p>
    <w:p w14:paraId="6CC174F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operations will be affected. They will require additional roles or grants to acquire the system privileges appropriate to their activities.</w:t>
      </w:r>
    </w:p>
    <w:p w14:paraId="54B0826A" w14:textId="77777777" w:rsidR="008C539B" w:rsidRPr="001058B5" w:rsidRDefault="008C539B">
      <w:pPr>
        <w:pStyle w:val="BodyText"/>
        <w:spacing w:before="6"/>
        <w:rPr>
          <w:rFonts w:ascii="Arial" w:hAnsi="Arial" w:cs="Arial"/>
          <w:sz w:val="25"/>
        </w:rPr>
      </w:pPr>
    </w:p>
    <w:p w14:paraId="12880B54" w14:textId="77777777" w:rsidR="008C539B" w:rsidRPr="001058B5" w:rsidRDefault="00C12992">
      <w:pPr>
        <w:pStyle w:val="Heading4"/>
        <w:spacing w:before="1"/>
        <w:ind w:left="100"/>
      </w:pPr>
      <w:bookmarkStart w:id="2197" w:name="Approaches_to_Addressing_the_CONNECT_Rol"/>
      <w:bookmarkStart w:id="2198" w:name="_bookmark2324"/>
      <w:bookmarkEnd w:id="2197"/>
      <w:bookmarkEnd w:id="2198"/>
      <w:r w:rsidRPr="001058B5">
        <w:t>Approaches to Addressing the CONNECT Role Change</w:t>
      </w:r>
    </w:p>
    <w:p w14:paraId="082761CC"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Oracle recommends the following three approaches to address the impact of this change.</w:t>
      </w:r>
    </w:p>
    <w:p w14:paraId="69DF7F23" w14:textId="77777777" w:rsidR="008C539B" w:rsidRPr="001058B5" w:rsidRDefault="008C539B">
      <w:pPr>
        <w:pStyle w:val="BodyText"/>
        <w:spacing w:before="2"/>
        <w:rPr>
          <w:rFonts w:ascii="Arial" w:hAnsi="Arial" w:cs="Arial"/>
          <w:sz w:val="23"/>
        </w:rPr>
      </w:pPr>
    </w:p>
    <w:p w14:paraId="3E1D4C1D" w14:textId="77777777" w:rsidR="008C539B" w:rsidRPr="001058B5" w:rsidRDefault="00C12992">
      <w:pPr>
        <w:pStyle w:val="Heading6"/>
        <w:ind w:left="1660"/>
      </w:pPr>
      <w:bookmarkStart w:id="2199" w:name="Approach_1:_Create_a_New_Database_Role"/>
      <w:bookmarkStart w:id="2200" w:name="_bookmark2325"/>
      <w:bookmarkEnd w:id="2199"/>
      <w:bookmarkEnd w:id="2200"/>
      <w:r w:rsidRPr="001058B5">
        <w:t>Approach 1: Create a New Database Role</w:t>
      </w:r>
    </w:p>
    <w:p w14:paraId="04FDCBAE" w14:textId="77777777" w:rsidR="008C539B" w:rsidRPr="001058B5" w:rsidRDefault="00C12992">
      <w:pPr>
        <w:pStyle w:val="BodyText"/>
        <w:spacing w:before="59" w:line="228" w:lineRule="auto"/>
        <w:ind w:left="1660" w:right="848" w:hanging="1"/>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removed</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managed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creating</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new database</w:t>
      </w:r>
      <w:r w:rsidRPr="001058B5">
        <w:rPr>
          <w:rFonts w:ascii="Arial" w:hAnsi="Arial" w:cs="Arial"/>
          <w:spacing w:val="-2"/>
        </w:rPr>
        <w:t xml:space="preserve"> </w:t>
      </w:r>
      <w:r w:rsidRPr="001058B5">
        <w:rPr>
          <w:rFonts w:ascii="Arial" w:hAnsi="Arial" w:cs="Arial"/>
        </w:rPr>
        <w:t>role.</w:t>
      </w:r>
    </w:p>
    <w:p w14:paraId="177B8F35" w14:textId="77777777" w:rsidR="008C539B" w:rsidRPr="001058B5" w:rsidRDefault="00C12992">
      <w:pPr>
        <w:pStyle w:val="BodyText"/>
        <w:spacing w:before="120" w:line="232" w:lineRule="auto"/>
        <w:ind w:left="1660" w:right="848"/>
        <w:rPr>
          <w:rFonts w:ascii="Arial" w:hAnsi="Arial" w:cs="Arial"/>
        </w:rPr>
      </w:pPr>
      <w:r w:rsidRPr="001058B5">
        <w:rPr>
          <w:rFonts w:ascii="Arial" w:hAnsi="Arial" w:cs="Arial"/>
        </w:rPr>
        <w:t>First, connect to the upgraded Oracle database and create a new database role. The following example uses a role called my_app_developer.</w:t>
      </w:r>
    </w:p>
    <w:p w14:paraId="7A31922F" w14:textId="77777777" w:rsidR="008C539B" w:rsidRPr="001058B5" w:rsidRDefault="00C12992">
      <w:pPr>
        <w:spacing w:before="138"/>
        <w:ind w:left="1660"/>
        <w:rPr>
          <w:rFonts w:ascii="Arial" w:hAnsi="Arial" w:cs="Arial"/>
          <w:sz w:val="18"/>
        </w:rPr>
      </w:pPr>
      <w:r w:rsidRPr="001058B5">
        <w:rPr>
          <w:rFonts w:ascii="Arial" w:hAnsi="Arial" w:cs="Arial"/>
          <w:w w:val="95"/>
          <w:sz w:val="18"/>
        </w:rPr>
        <w:t>CREATE ROLE my_app_developer;</w:t>
      </w:r>
    </w:p>
    <w:p w14:paraId="5AC1FC2D" w14:textId="77777777" w:rsidR="008C539B" w:rsidRPr="001058B5" w:rsidRDefault="00C12992">
      <w:pPr>
        <w:spacing w:before="16"/>
        <w:ind w:left="1660"/>
        <w:rPr>
          <w:rFonts w:ascii="Arial" w:hAnsi="Arial" w:cs="Arial"/>
          <w:sz w:val="18"/>
        </w:rPr>
      </w:pPr>
      <w:r w:rsidRPr="001058B5">
        <w:rPr>
          <w:rFonts w:ascii="Arial" w:hAnsi="Arial" w:cs="Arial"/>
          <w:w w:val="95"/>
          <w:sz w:val="18"/>
        </w:rPr>
        <w:t>GRANT CREATE TABLE, CREATE VIEW, CREATE SEQUENCE, CREATE SYNONYM, CREATE CLUSTER,</w:t>
      </w:r>
    </w:p>
    <w:p w14:paraId="5EF421CA" w14:textId="77777777" w:rsidR="008C539B" w:rsidRPr="001058B5" w:rsidRDefault="00C12992">
      <w:pPr>
        <w:spacing w:before="16"/>
        <w:ind w:left="1660"/>
        <w:rPr>
          <w:rFonts w:ascii="Arial" w:hAnsi="Arial" w:cs="Arial"/>
          <w:sz w:val="18"/>
        </w:rPr>
      </w:pPr>
      <w:r w:rsidRPr="001058B5">
        <w:rPr>
          <w:rFonts w:ascii="Arial" w:hAnsi="Arial" w:cs="Arial"/>
          <w:w w:val="95"/>
          <w:sz w:val="18"/>
        </w:rPr>
        <w:t>CREATE DATABASE LINK, ALTER SESSION TO my_app_developer;</w:t>
      </w:r>
    </w:p>
    <w:p w14:paraId="56C11B3F" w14:textId="77777777" w:rsidR="008C539B" w:rsidRPr="001058B5" w:rsidRDefault="008C539B">
      <w:pPr>
        <w:pStyle w:val="BodyText"/>
        <w:spacing w:before="1"/>
        <w:rPr>
          <w:rFonts w:ascii="Arial" w:hAnsi="Arial" w:cs="Arial"/>
          <w:sz w:val="19"/>
        </w:rPr>
      </w:pPr>
    </w:p>
    <w:p w14:paraId="493F2A0F"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Second,</w:t>
      </w:r>
      <w:r w:rsidRPr="001058B5">
        <w:rPr>
          <w:rFonts w:ascii="Arial" w:hAnsi="Arial" w:cs="Arial"/>
          <w:spacing w:val="-13"/>
        </w:rPr>
        <w:t xml:space="preserve"> </w:t>
      </w:r>
      <w:r w:rsidRPr="001058B5">
        <w:rPr>
          <w:rFonts w:ascii="Arial" w:hAnsi="Arial" w:cs="Arial"/>
        </w:rPr>
        <w:t>determine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 new role to these users or</w:t>
      </w:r>
      <w:r w:rsidRPr="001058B5">
        <w:rPr>
          <w:rFonts w:ascii="Arial" w:hAnsi="Arial" w:cs="Arial"/>
          <w:spacing w:val="-5"/>
        </w:rPr>
        <w:t xml:space="preserve"> </w:t>
      </w:r>
      <w:r w:rsidRPr="001058B5">
        <w:rPr>
          <w:rFonts w:ascii="Arial" w:hAnsi="Arial" w:cs="Arial"/>
        </w:rPr>
        <w:t>roles.</w:t>
      </w:r>
    </w:p>
    <w:p w14:paraId="173D6A0D" w14:textId="77777777" w:rsidR="008C539B" w:rsidRPr="001058B5" w:rsidRDefault="00C12992">
      <w:pPr>
        <w:spacing w:before="144" w:line="259" w:lineRule="auto"/>
        <w:ind w:left="1752" w:right="3970" w:hanging="93"/>
        <w:rPr>
          <w:rFonts w:ascii="Arial" w:hAnsi="Arial" w:cs="Arial"/>
          <w:sz w:val="18"/>
        </w:rPr>
      </w:pPr>
      <w:r w:rsidRPr="001058B5">
        <w:rPr>
          <w:rFonts w:ascii="Arial" w:hAnsi="Arial" w:cs="Arial"/>
          <w:w w:val="85"/>
          <w:sz w:val="18"/>
        </w:rPr>
        <w:t xml:space="preserve">SELECT USER$.NAME, ADMIN_OPTION, DEFAULT_ROLE </w:t>
      </w:r>
      <w:r w:rsidRPr="001058B5">
        <w:rPr>
          <w:rFonts w:ascii="Arial" w:hAnsi="Arial" w:cs="Arial"/>
          <w:w w:val="95"/>
          <w:sz w:val="18"/>
        </w:rPr>
        <w:t>FROM USER$, SYSAUTH$, DBA_ROLE_PRIVS</w:t>
      </w:r>
    </w:p>
    <w:p w14:paraId="2A1A3E14" w14:textId="77777777" w:rsidR="008C539B" w:rsidRPr="001058B5" w:rsidRDefault="00C12992">
      <w:pPr>
        <w:ind w:left="1752"/>
        <w:rPr>
          <w:rFonts w:ascii="Arial" w:hAnsi="Arial" w:cs="Arial"/>
          <w:sz w:val="18"/>
        </w:rPr>
      </w:pPr>
      <w:r w:rsidRPr="001058B5">
        <w:rPr>
          <w:rFonts w:ascii="Arial" w:hAnsi="Arial" w:cs="Arial"/>
          <w:w w:val="95"/>
          <w:sz w:val="18"/>
        </w:rPr>
        <w:t>WHERE PRIVILEGE# =</w:t>
      </w:r>
    </w:p>
    <w:p w14:paraId="4BCC5870" w14:textId="77777777" w:rsidR="008C539B" w:rsidRPr="001058B5" w:rsidRDefault="00C12992">
      <w:pPr>
        <w:spacing w:before="15" w:line="259" w:lineRule="auto"/>
        <w:ind w:left="1752" w:right="3872"/>
        <w:rPr>
          <w:rFonts w:ascii="Arial" w:hAnsi="Arial" w:cs="Arial"/>
          <w:sz w:val="18"/>
        </w:rPr>
      </w:pPr>
      <w:r w:rsidRPr="001058B5">
        <w:rPr>
          <w:rFonts w:ascii="Arial" w:hAnsi="Arial" w:cs="Arial"/>
          <w:w w:val="95"/>
          <w:sz w:val="18"/>
        </w:rPr>
        <w:t>(SELECT</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NAME</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'CONNECT') AND USER$.USER# =</w:t>
      </w:r>
      <w:r w:rsidRPr="001058B5">
        <w:rPr>
          <w:rFonts w:ascii="Arial" w:hAnsi="Arial" w:cs="Arial"/>
          <w:spacing w:val="-62"/>
          <w:w w:val="95"/>
          <w:sz w:val="18"/>
        </w:rPr>
        <w:t xml:space="preserve"> </w:t>
      </w:r>
      <w:r w:rsidRPr="001058B5">
        <w:rPr>
          <w:rFonts w:ascii="Arial" w:hAnsi="Arial" w:cs="Arial"/>
          <w:w w:val="95"/>
          <w:sz w:val="18"/>
        </w:rPr>
        <w:t>GRANTEE#</w:t>
      </w:r>
    </w:p>
    <w:p w14:paraId="79698BFD" w14:textId="77777777" w:rsidR="008C539B" w:rsidRPr="001058B5" w:rsidRDefault="00C12992">
      <w:pPr>
        <w:ind w:left="1752"/>
        <w:rPr>
          <w:rFonts w:ascii="Arial" w:hAnsi="Arial" w:cs="Arial"/>
          <w:sz w:val="18"/>
        </w:rPr>
      </w:pPr>
      <w:r w:rsidRPr="001058B5">
        <w:rPr>
          <w:rFonts w:ascii="Arial" w:hAnsi="Arial" w:cs="Arial"/>
          <w:w w:val="95"/>
          <w:sz w:val="18"/>
        </w:rPr>
        <w:t>AND GRANTEE = USER$.NAME</w:t>
      </w:r>
    </w:p>
    <w:p w14:paraId="612C57CD" w14:textId="77777777" w:rsidR="008C539B" w:rsidRPr="001058B5" w:rsidRDefault="00C12992">
      <w:pPr>
        <w:spacing w:before="16"/>
        <w:ind w:left="1752"/>
        <w:rPr>
          <w:rFonts w:ascii="Arial" w:hAnsi="Arial" w:cs="Arial"/>
          <w:sz w:val="18"/>
        </w:rPr>
      </w:pPr>
      <w:r w:rsidRPr="001058B5">
        <w:rPr>
          <w:rFonts w:ascii="Arial" w:hAnsi="Arial" w:cs="Arial"/>
          <w:w w:val="95"/>
          <w:sz w:val="18"/>
        </w:rPr>
        <w:t>AND GRANTED_ROLE = 'CONNECT';</w:t>
      </w:r>
    </w:p>
    <w:p w14:paraId="7D314D14" w14:textId="77777777" w:rsidR="008C539B" w:rsidRPr="001058B5" w:rsidRDefault="008C539B">
      <w:pPr>
        <w:pStyle w:val="BodyText"/>
        <w:spacing w:before="10"/>
        <w:rPr>
          <w:rFonts w:ascii="Arial" w:hAnsi="Arial" w:cs="Arial"/>
        </w:rPr>
      </w:pPr>
    </w:p>
    <w:p w14:paraId="6766F0E6"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NAME</w:t>
      </w:r>
      <w:r w:rsidRPr="001058B5">
        <w:rPr>
          <w:rFonts w:ascii="Arial" w:hAnsi="Arial" w:cs="Arial"/>
          <w:w w:val="95"/>
          <w:sz w:val="18"/>
        </w:rPr>
        <w:tab/>
      </w:r>
      <w:r w:rsidRPr="001058B5">
        <w:rPr>
          <w:rFonts w:ascii="Arial" w:hAnsi="Arial" w:cs="Arial"/>
          <w:w w:val="90"/>
          <w:sz w:val="18"/>
        </w:rPr>
        <w:t>ADMIN_OPTI</w:t>
      </w:r>
      <w:r w:rsidRPr="001058B5">
        <w:rPr>
          <w:rFonts w:ascii="Arial" w:hAnsi="Arial" w:cs="Arial"/>
          <w:spacing w:val="-67"/>
          <w:w w:val="90"/>
          <w:sz w:val="18"/>
        </w:rPr>
        <w:t xml:space="preserve"> </w:t>
      </w:r>
      <w:r w:rsidRPr="001058B5">
        <w:rPr>
          <w:rFonts w:ascii="Arial" w:hAnsi="Arial" w:cs="Arial"/>
          <w:spacing w:val="-2"/>
          <w:w w:val="90"/>
          <w:sz w:val="18"/>
        </w:rPr>
        <w:t>DEF</w:t>
      </w:r>
    </w:p>
    <w:p w14:paraId="73349279" w14:textId="77777777" w:rsidR="008C539B" w:rsidRPr="001058B5" w:rsidRDefault="00C12992">
      <w:pPr>
        <w:tabs>
          <w:tab w:val="left" w:pos="4531"/>
          <w:tab w:val="left" w:pos="5551"/>
        </w:tabs>
        <w:spacing w:before="16" w:line="259" w:lineRule="auto"/>
        <w:ind w:left="1660" w:right="4249"/>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5"/>
          <w:sz w:val="18"/>
        </w:rPr>
        <w:t>R1</w:t>
      </w:r>
      <w:r w:rsidRPr="001058B5">
        <w:rPr>
          <w:rFonts w:ascii="Arial" w:hAnsi="Arial" w:cs="Arial"/>
          <w:w w:val="95"/>
          <w:sz w:val="18"/>
        </w:rPr>
        <w:tab/>
        <w:t>YES</w:t>
      </w:r>
      <w:r w:rsidRPr="001058B5">
        <w:rPr>
          <w:rFonts w:ascii="Arial" w:hAnsi="Arial" w:cs="Arial"/>
          <w:w w:val="95"/>
          <w:sz w:val="18"/>
        </w:rPr>
        <w:tab/>
      </w:r>
      <w:r w:rsidRPr="001058B5">
        <w:rPr>
          <w:rFonts w:ascii="Arial" w:hAnsi="Arial" w:cs="Arial"/>
          <w:spacing w:val="-2"/>
          <w:w w:val="85"/>
          <w:sz w:val="18"/>
        </w:rPr>
        <w:t>YES</w:t>
      </w:r>
    </w:p>
    <w:p w14:paraId="42E433E1" w14:textId="77777777" w:rsidR="008C539B" w:rsidRPr="001058B5" w:rsidRDefault="00C12992">
      <w:pPr>
        <w:tabs>
          <w:tab w:val="left" w:pos="4531"/>
          <w:tab w:val="left" w:pos="5551"/>
        </w:tabs>
        <w:ind w:left="1660"/>
        <w:rPr>
          <w:rFonts w:ascii="Arial" w:hAnsi="Arial" w:cs="Arial"/>
          <w:sz w:val="18"/>
        </w:rPr>
      </w:pPr>
      <w:r w:rsidRPr="001058B5">
        <w:rPr>
          <w:rFonts w:ascii="Arial" w:hAnsi="Arial" w:cs="Arial"/>
          <w:w w:val="95"/>
          <w:sz w:val="18"/>
        </w:rPr>
        <w:t>R2</w:t>
      </w:r>
      <w:r w:rsidRPr="001058B5">
        <w:rPr>
          <w:rFonts w:ascii="Arial" w:hAnsi="Arial" w:cs="Arial"/>
          <w:w w:val="95"/>
          <w:sz w:val="18"/>
        </w:rPr>
        <w:tab/>
        <w:t>NO</w:t>
      </w:r>
      <w:r w:rsidRPr="001058B5">
        <w:rPr>
          <w:rFonts w:ascii="Arial" w:hAnsi="Arial" w:cs="Arial"/>
          <w:w w:val="95"/>
          <w:sz w:val="18"/>
        </w:rPr>
        <w:tab/>
      </w:r>
      <w:r w:rsidRPr="001058B5">
        <w:rPr>
          <w:rFonts w:ascii="Arial" w:hAnsi="Arial" w:cs="Arial"/>
          <w:spacing w:val="-2"/>
          <w:w w:val="95"/>
          <w:sz w:val="18"/>
        </w:rPr>
        <w:t>YES</w:t>
      </w:r>
    </w:p>
    <w:p w14:paraId="47A70565" w14:textId="77777777" w:rsidR="008C539B" w:rsidRPr="001058B5" w:rsidRDefault="008C539B">
      <w:pPr>
        <w:pStyle w:val="BodyText"/>
        <w:spacing w:before="9"/>
        <w:rPr>
          <w:rFonts w:ascii="Arial" w:hAnsi="Arial" w:cs="Arial"/>
        </w:rPr>
      </w:pPr>
    </w:p>
    <w:p w14:paraId="6D86D88B" w14:textId="77777777" w:rsidR="008C539B" w:rsidRPr="001058B5" w:rsidRDefault="00C12992">
      <w:pPr>
        <w:spacing w:line="259" w:lineRule="auto"/>
        <w:ind w:left="1660" w:right="4058"/>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my_app_developer</w:t>
      </w:r>
      <w:r w:rsidRPr="001058B5">
        <w:rPr>
          <w:rFonts w:ascii="Arial" w:hAnsi="Arial" w:cs="Arial"/>
          <w:spacing w:val="-38"/>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R1</w:t>
      </w:r>
      <w:r w:rsidRPr="001058B5">
        <w:rPr>
          <w:rFonts w:ascii="Arial" w:hAnsi="Arial" w:cs="Arial"/>
          <w:spacing w:val="-38"/>
          <w:w w:val="90"/>
          <w:sz w:val="18"/>
        </w:rPr>
        <w:t xml:space="preserve"> </w:t>
      </w:r>
      <w:r w:rsidRPr="001058B5">
        <w:rPr>
          <w:rFonts w:ascii="Arial" w:hAnsi="Arial" w:cs="Arial"/>
          <w:w w:val="90"/>
          <w:sz w:val="18"/>
        </w:rPr>
        <w:t>WITH</w:t>
      </w:r>
      <w:r w:rsidRPr="001058B5">
        <w:rPr>
          <w:rFonts w:ascii="Arial" w:hAnsi="Arial" w:cs="Arial"/>
          <w:spacing w:val="-38"/>
          <w:w w:val="90"/>
          <w:sz w:val="18"/>
        </w:rPr>
        <w:t xml:space="preserve"> </w:t>
      </w:r>
      <w:r w:rsidRPr="001058B5">
        <w:rPr>
          <w:rFonts w:ascii="Arial" w:hAnsi="Arial" w:cs="Arial"/>
          <w:w w:val="90"/>
          <w:sz w:val="18"/>
        </w:rPr>
        <w:t>ADMIN</w:t>
      </w:r>
      <w:r w:rsidRPr="001058B5">
        <w:rPr>
          <w:rFonts w:ascii="Arial" w:hAnsi="Arial" w:cs="Arial"/>
          <w:spacing w:val="-38"/>
          <w:w w:val="90"/>
          <w:sz w:val="18"/>
        </w:rPr>
        <w:t xml:space="preserve"> </w:t>
      </w:r>
      <w:r w:rsidRPr="001058B5">
        <w:rPr>
          <w:rFonts w:ascii="Arial" w:hAnsi="Arial" w:cs="Arial"/>
          <w:w w:val="90"/>
          <w:sz w:val="18"/>
        </w:rPr>
        <w:t xml:space="preserve">OPTION; </w:t>
      </w:r>
      <w:r w:rsidRPr="001058B5">
        <w:rPr>
          <w:rFonts w:ascii="Arial" w:hAnsi="Arial" w:cs="Arial"/>
          <w:w w:val="95"/>
          <w:sz w:val="18"/>
        </w:rPr>
        <w:t>GRANT my_app_developer TO</w:t>
      </w:r>
      <w:r w:rsidRPr="001058B5">
        <w:rPr>
          <w:rFonts w:ascii="Arial" w:hAnsi="Arial" w:cs="Arial"/>
          <w:spacing w:val="-72"/>
          <w:w w:val="95"/>
          <w:sz w:val="18"/>
        </w:rPr>
        <w:t xml:space="preserve"> </w:t>
      </w:r>
      <w:r w:rsidRPr="001058B5">
        <w:rPr>
          <w:rFonts w:ascii="Arial" w:hAnsi="Arial" w:cs="Arial"/>
          <w:w w:val="95"/>
          <w:sz w:val="18"/>
        </w:rPr>
        <w:t>R2;</w:t>
      </w:r>
    </w:p>
    <w:p w14:paraId="692E3911" w14:textId="77777777" w:rsidR="008C539B" w:rsidRPr="001058B5" w:rsidRDefault="008C539B">
      <w:pPr>
        <w:pStyle w:val="BodyText"/>
        <w:spacing w:before="4"/>
        <w:rPr>
          <w:rFonts w:ascii="Arial" w:hAnsi="Arial" w:cs="Arial"/>
          <w:sz w:val="17"/>
        </w:rPr>
      </w:pPr>
    </w:p>
    <w:p w14:paraId="2D5022A9"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You can determine the privileges that users require by using Oracle Auditing. The audit information can then be analyzed and used to create additional database roles with finer granularity.</w:t>
      </w:r>
    </w:p>
    <w:p w14:paraId="764E6CEE" w14:textId="77777777" w:rsidR="008C539B" w:rsidRPr="001058B5" w:rsidRDefault="00C12992">
      <w:pPr>
        <w:pStyle w:val="BodyText"/>
        <w:spacing w:before="119" w:line="230" w:lineRule="auto"/>
        <w:ind w:left="1659" w:right="739"/>
        <w:rPr>
          <w:rFonts w:ascii="Arial" w:hAnsi="Arial" w:cs="Arial"/>
        </w:rPr>
      </w:pPr>
      <w:r w:rsidRPr="001058B5">
        <w:rPr>
          <w:rFonts w:ascii="Arial" w:hAnsi="Arial" w:cs="Arial"/>
        </w:rPr>
        <w:t>Privileges not used can then be revoked for specific users. Note that before auditing, the</w:t>
      </w:r>
      <w:r w:rsidRPr="001058B5">
        <w:rPr>
          <w:rFonts w:ascii="Arial" w:hAnsi="Arial" w:cs="Arial"/>
          <w:spacing w:val="-24"/>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initialization</w:t>
      </w:r>
      <w:r w:rsidRPr="001058B5">
        <w:rPr>
          <w:rFonts w:ascii="Arial" w:hAnsi="Arial" w:cs="Arial"/>
          <w:spacing w:val="-24"/>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initialized</w:t>
      </w:r>
      <w:r w:rsidRPr="001058B5">
        <w:rPr>
          <w:rFonts w:ascii="Arial" w:hAnsi="Arial" w:cs="Arial"/>
          <w:spacing w:val="-23"/>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database restarted.</w:t>
      </w:r>
    </w:p>
    <w:p w14:paraId="39B5E7DD" w14:textId="77777777" w:rsidR="008C539B" w:rsidRPr="001058B5" w:rsidRDefault="00C12992">
      <w:pPr>
        <w:spacing w:before="142" w:line="259" w:lineRule="auto"/>
        <w:ind w:left="1660" w:right="848"/>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128CD770" w14:textId="77777777" w:rsidR="008C539B" w:rsidRPr="001058B5" w:rsidRDefault="008C539B">
      <w:pPr>
        <w:pStyle w:val="BodyText"/>
        <w:spacing w:before="9"/>
        <w:rPr>
          <w:rFonts w:ascii="Arial" w:hAnsi="Arial" w:cs="Arial"/>
          <w:sz w:val="16"/>
        </w:rPr>
      </w:pPr>
    </w:p>
    <w:p w14:paraId="4031A879" w14:textId="77777777" w:rsidR="008C539B" w:rsidRPr="001058B5" w:rsidRDefault="00C12992">
      <w:pPr>
        <w:pStyle w:val="BodyText"/>
        <w:ind w:left="1660"/>
        <w:rPr>
          <w:rFonts w:ascii="Arial" w:hAnsi="Arial" w:cs="Arial"/>
        </w:rPr>
      </w:pPr>
      <w:r w:rsidRPr="001058B5">
        <w:rPr>
          <w:rFonts w:ascii="Arial" w:hAnsi="Arial" w:cs="Arial"/>
        </w:rPr>
        <w:t>Database privilege usage can now be monitored periodically.</w:t>
      </w:r>
    </w:p>
    <w:p w14:paraId="4C18FA0E" w14:textId="77777777" w:rsidR="008C539B" w:rsidRPr="001058B5" w:rsidRDefault="00C12992">
      <w:pPr>
        <w:spacing w:before="141" w:line="259" w:lineRule="auto"/>
        <w:ind w:left="1660" w:right="36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753DCB97" w14:textId="77777777" w:rsidR="008C539B" w:rsidRPr="001058B5" w:rsidRDefault="008C539B">
      <w:pPr>
        <w:pStyle w:val="BodyText"/>
        <w:spacing w:before="4"/>
        <w:rPr>
          <w:rFonts w:ascii="Arial" w:hAnsi="Arial" w:cs="Arial"/>
          <w:sz w:val="19"/>
        </w:rPr>
      </w:pPr>
    </w:p>
    <w:p w14:paraId="5EB85E42"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6204F44C" w14:textId="77777777" w:rsidR="008C539B" w:rsidRPr="001058B5" w:rsidRDefault="00C12992">
      <w:pPr>
        <w:tabs>
          <w:tab w:val="left" w:pos="4531"/>
        </w:tabs>
        <w:spacing w:before="16" w:line="259" w:lineRule="auto"/>
        <w:ind w:left="1660" w:right="40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3"/>
          <w:w w:val="95"/>
          <w:sz w:val="18"/>
        </w:rPr>
        <w:t xml:space="preserve"> </w:t>
      </w:r>
      <w:r w:rsidRPr="001058B5">
        <w:rPr>
          <w:rFonts w:ascii="Arial" w:hAnsi="Arial" w:cs="Arial"/>
          <w:w w:val="95"/>
          <w:sz w:val="18"/>
        </w:rPr>
        <w:t>TABLE</w:t>
      </w:r>
    </w:p>
    <w:p w14:paraId="731CFE25"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4"/>
          <w:w w:val="95"/>
          <w:sz w:val="18"/>
        </w:rPr>
        <w:t xml:space="preserve"> </w:t>
      </w:r>
      <w:r w:rsidRPr="001058B5">
        <w:rPr>
          <w:rFonts w:ascii="Arial" w:hAnsi="Arial" w:cs="Arial"/>
          <w:w w:val="95"/>
          <w:sz w:val="18"/>
        </w:rPr>
        <w:t>SEQUENCE</w:t>
      </w:r>
    </w:p>
    <w:p w14:paraId="3A4EB8EB" w14:textId="77777777" w:rsidR="008C539B" w:rsidRPr="001058B5" w:rsidRDefault="00C12992">
      <w:pPr>
        <w:tabs>
          <w:tab w:val="left" w:pos="4531"/>
        </w:tabs>
        <w:spacing w:before="15"/>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3"/>
          <w:w w:val="95"/>
          <w:sz w:val="18"/>
        </w:rPr>
        <w:t xml:space="preserve"> </w:t>
      </w:r>
      <w:r w:rsidRPr="001058B5">
        <w:rPr>
          <w:rFonts w:ascii="Arial" w:hAnsi="Arial" w:cs="Arial"/>
          <w:w w:val="95"/>
          <w:sz w:val="18"/>
        </w:rPr>
        <w:t>TABLE</w:t>
      </w:r>
    </w:p>
    <w:p w14:paraId="7918E35D" w14:textId="77777777" w:rsidR="008C539B" w:rsidRPr="001058B5" w:rsidRDefault="00C12992">
      <w:pPr>
        <w:tabs>
          <w:tab w:val="left" w:pos="4531"/>
        </w:tabs>
        <w:spacing w:before="17"/>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4AD758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6642CD" w14:textId="77777777" w:rsidR="008C539B" w:rsidRPr="001058B5" w:rsidRDefault="008C539B">
      <w:pPr>
        <w:pStyle w:val="BodyText"/>
        <w:rPr>
          <w:rFonts w:ascii="Arial" w:hAnsi="Arial" w:cs="Arial"/>
        </w:rPr>
      </w:pPr>
    </w:p>
    <w:p w14:paraId="681D89D6" w14:textId="77777777" w:rsidR="008C539B" w:rsidRPr="001058B5" w:rsidRDefault="008C539B">
      <w:pPr>
        <w:pStyle w:val="BodyText"/>
        <w:spacing w:before="7"/>
        <w:rPr>
          <w:rFonts w:ascii="Arial" w:hAnsi="Arial" w:cs="Arial"/>
          <w:sz w:val="18"/>
        </w:rPr>
      </w:pPr>
    </w:p>
    <w:p w14:paraId="503DCF00"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E3B214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D792278"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B2C48E8"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4CF5DB1A" w14:textId="77777777" w:rsidR="008C539B" w:rsidRPr="001058B5" w:rsidRDefault="008C539B">
      <w:pPr>
        <w:pStyle w:val="BodyText"/>
        <w:spacing w:before="8"/>
        <w:rPr>
          <w:rFonts w:ascii="Arial" w:hAnsi="Arial" w:cs="Arial"/>
        </w:rPr>
      </w:pPr>
    </w:p>
    <w:p w14:paraId="0EE340BA" w14:textId="77777777" w:rsidR="008C539B" w:rsidRPr="001058B5" w:rsidRDefault="00C12992">
      <w:pPr>
        <w:ind w:left="2260"/>
        <w:rPr>
          <w:rFonts w:ascii="Arial" w:hAnsi="Arial" w:cs="Arial"/>
          <w:sz w:val="18"/>
        </w:rPr>
      </w:pPr>
      <w:r w:rsidRPr="001058B5">
        <w:rPr>
          <w:rFonts w:ascii="Arial" w:hAnsi="Arial" w:cs="Arial"/>
          <w:w w:val="95"/>
          <w:sz w:val="18"/>
        </w:rPr>
        <w:t>8 rows selected.</w:t>
      </w:r>
    </w:p>
    <w:p w14:paraId="3F36CF9A" w14:textId="77777777" w:rsidR="008C539B" w:rsidRPr="001058B5" w:rsidRDefault="008C539B">
      <w:pPr>
        <w:pStyle w:val="BodyText"/>
        <w:spacing w:before="2"/>
        <w:rPr>
          <w:rFonts w:ascii="Arial" w:hAnsi="Arial" w:cs="Arial"/>
          <w:sz w:val="25"/>
        </w:rPr>
      </w:pPr>
    </w:p>
    <w:p w14:paraId="34C70AFB" w14:textId="77777777" w:rsidR="008C539B" w:rsidRPr="001058B5" w:rsidRDefault="00C12992">
      <w:pPr>
        <w:pStyle w:val="Heading6"/>
      </w:pPr>
      <w:bookmarkStart w:id="2201" w:name="Approach_2:_Restore_CONNECT_Privileges"/>
      <w:bookmarkStart w:id="2202" w:name="_bookmark2326"/>
      <w:bookmarkEnd w:id="2201"/>
      <w:bookmarkEnd w:id="2202"/>
      <w:r w:rsidRPr="001058B5">
        <w:t>Approach 2: Restore CONNECT Privileges</w:t>
      </w:r>
    </w:p>
    <w:p w14:paraId="52FD1653" w14:textId="77777777" w:rsidR="008C539B" w:rsidRPr="001058B5" w:rsidRDefault="00C12992">
      <w:pPr>
        <w:pStyle w:val="BodyText"/>
        <w:spacing w:before="56" w:line="230" w:lineRule="auto"/>
        <w:ind w:left="2260" w:right="295"/>
        <w:rPr>
          <w:rFonts w:ascii="Arial" w:hAnsi="Arial" w:cs="Arial"/>
        </w:rPr>
      </w:pPr>
      <w:r w:rsidRPr="001058B5">
        <w:rPr>
          <w:rFonts w:ascii="Arial" w:hAnsi="Arial" w:cs="Arial"/>
        </w:rPr>
        <w:t>Starting with Oracle Database 10</w:t>
      </w:r>
      <w:r w:rsidRPr="001058B5">
        <w:rPr>
          <w:rFonts w:ascii="Arial" w:hAnsi="Arial" w:cs="Arial"/>
          <w:i/>
        </w:rPr>
        <w:t xml:space="preserve">g </w:t>
      </w:r>
      <w:r w:rsidRPr="001058B5">
        <w:rPr>
          <w:rFonts w:ascii="Arial" w:hAnsi="Arial" w:cs="Arial"/>
        </w:rPr>
        <w:t xml:space="preserve">Release 2 (10.2), Oracle provided a script called </w:t>
      </w:r>
      <w:r w:rsidRPr="001058B5">
        <w:rPr>
          <w:rFonts w:ascii="Arial" w:hAnsi="Arial" w:cs="Arial"/>
          <w:w w:val="95"/>
        </w:rPr>
        <w:t>rstrconn.sql</w:t>
      </w:r>
      <w:r w:rsidRPr="001058B5">
        <w:rPr>
          <w:rFonts w:ascii="Arial" w:hAnsi="Arial" w:cs="Arial"/>
          <w:spacing w:val="-97"/>
          <w:w w:val="95"/>
        </w:rPr>
        <w:t xml:space="preserve"> </w:t>
      </w:r>
      <w:r w:rsidRPr="001058B5">
        <w:rPr>
          <w:rFonts w:ascii="Arial" w:hAnsi="Arial" w:cs="Arial"/>
          <w:w w:val="95"/>
        </w:rPr>
        <w:t>in</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$ORACLE_HOME/rdbms/admin</w:t>
      </w:r>
      <w:r w:rsidRPr="001058B5">
        <w:rPr>
          <w:rFonts w:ascii="Arial" w:hAnsi="Arial" w:cs="Arial"/>
          <w:spacing w:val="-96"/>
          <w:w w:val="95"/>
        </w:rPr>
        <w:t xml:space="preserve"> </w:t>
      </w:r>
      <w:r w:rsidRPr="001058B5">
        <w:rPr>
          <w:rFonts w:ascii="Arial" w:hAnsi="Arial" w:cs="Arial"/>
          <w:spacing w:val="-3"/>
          <w:w w:val="95"/>
        </w:rPr>
        <w:t>directory.</w:t>
      </w:r>
      <w:r w:rsidRPr="001058B5">
        <w:rPr>
          <w:rFonts w:ascii="Arial" w:hAnsi="Arial" w:cs="Arial"/>
          <w:spacing w:val="-27"/>
          <w:w w:val="95"/>
        </w:rPr>
        <w:t xml:space="preserve"> </w:t>
      </w:r>
      <w:r w:rsidRPr="001058B5">
        <w:rPr>
          <w:rFonts w:ascii="Arial" w:hAnsi="Arial" w:cs="Arial"/>
          <w:w w:val="95"/>
        </w:rPr>
        <w:t>After</w:t>
      </w:r>
      <w:r w:rsidRPr="001058B5">
        <w:rPr>
          <w:rFonts w:ascii="Arial" w:hAnsi="Arial" w:cs="Arial"/>
          <w:spacing w:val="-27"/>
          <w:w w:val="95"/>
        </w:rPr>
        <w:t xml:space="preserve"> </w:t>
      </w:r>
      <w:r w:rsidRPr="001058B5">
        <w:rPr>
          <w:rFonts w:ascii="Arial" w:hAnsi="Arial" w:cs="Arial"/>
          <w:w w:val="95"/>
        </w:rPr>
        <w:t>a</w:t>
      </w:r>
      <w:r w:rsidRPr="001058B5">
        <w:rPr>
          <w:rFonts w:ascii="Arial" w:hAnsi="Arial" w:cs="Arial"/>
          <w:spacing w:val="-27"/>
          <w:w w:val="95"/>
        </w:rPr>
        <w:t xml:space="preserve"> </w:t>
      </w:r>
      <w:r w:rsidRPr="001058B5">
        <w:rPr>
          <w:rFonts w:ascii="Arial" w:hAnsi="Arial" w:cs="Arial"/>
          <w:w w:val="95"/>
        </w:rPr>
        <w:t>database</w:t>
      </w:r>
      <w:r w:rsidRPr="001058B5">
        <w:rPr>
          <w:rFonts w:ascii="Arial" w:hAnsi="Arial" w:cs="Arial"/>
          <w:spacing w:val="-27"/>
          <w:w w:val="95"/>
        </w:rPr>
        <w:t xml:space="preserve"> </w:t>
      </w:r>
      <w:r w:rsidRPr="001058B5">
        <w:rPr>
          <w:rFonts w:ascii="Arial" w:hAnsi="Arial" w:cs="Arial"/>
          <w:w w:val="95"/>
        </w:rPr>
        <w:t xml:space="preserve">upgrade </w:t>
      </w:r>
      <w:r w:rsidRPr="001058B5">
        <w:rPr>
          <w:rFonts w:ascii="Arial" w:hAnsi="Arial" w:cs="Arial"/>
        </w:rPr>
        <w:t>or new database creation, this script can be used to grant the privileges that were removed</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10</w:t>
      </w:r>
      <w:r w:rsidRPr="001058B5">
        <w:rPr>
          <w:rFonts w:ascii="Arial" w:hAnsi="Arial" w:cs="Arial"/>
          <w:i/>
        </w:rPr>
        <w:t>g</w:t>
      </w:r>
      <w:r w:rsidRPr="001058B5">
        <w:rPr>
          <w:rFonts w:ascii="Arial" w:hAnsi="Arial" w:cs="Arial"/>
          <w:i/>
          <w:spacing w:val="-5"/>
        </w:rPr>
        <w:t xml:space="preserve"> </w:t>
      </w:r>
      <w:r w:rsidRPr="001058B5">
        <w:rPr>
          <w:rFonts w:ascii="Arial" w:hAnsi="Arial" w:cs="Arial"/>
        </w:rPr>
        <w:t>Release</w:t>
      </w:r>
      <w:r w:rsidRPr="001058B5">
        <w:rPr>
          <w:rFonts w:ascii="Arial" w:hAnsi="Arial" w:cs="Arial"/>
          <w:spacing w:val="-4"/>
        </w:rPr>
        <w:t xml:space="preserve"> </w:t>
      </w:r>
      <w:r w:rsidRPr="001058B5">
        <w:rPr>
          <w:rFonts w:ascii="Arial" w:hAnsi="Arial" w:cs="Arial"/>
        </w:rPr>
        <w:t>2</w:t>
      </w:r>
      <w:r w:rsidRPr="001058B5">
        <w:rPr>
          <w:rFonts w:ascii="Arial" w:hAnsi="Arial" w:cs="Arial"/>
          <w:spacing w:val="-5"/>
        </w:rPr>
        <w:t xml:space="preserve"> </w:t>
      </w:r>
      <w:r w:rsidRPr="001058B5">
        <w:rPr>
          <w:rFonts w:ascii="Arial" w:hAnsi="Arial" w:cs="Arial"/>
        </w:rPr>
        <w:t>(10.2).</w:t>
      </w:r>
    </w:p>
    <w:p w14:paraId="524E5182" w14:textId="77777777" w:rsidR="008C539B" w:rsidRPr="001058B5" w:rsidRDefault="00C12992">
      <w:pPr>
        <w:pStyle w:val="BodyText"/>
        <w:spacing w:before="118" w:line="230" w:lineRule="auto"/>
        <w:ind w:left="2259" w:right="199"/>
        <w:rPr>
          <w:rFonts w:ascii="Arial" w:hAnsi="Arial" w:cs="Arial"/>
        </w:rPr>
      </w:pPr>
      <w:r w:rsidRPr="001058B5">
        <w:rPr>
          <w:rFonts w:ascii="Arial" w:hAnsi="Arial" w:cs="Arial"/>
        </w:rPr>
        <w:t>If this approach is used, then privileges that are not used should be revoked from users who do not need them. To identify such privileges and users, the database must be restarted with the database initialization parameter AUDIT_TRAIL initialized, for example, AUDIT_TRAIL=DB. Oracle Database auditing should then be turned on to monitor what privileges are used, as follows:</w:t>
      </w:r>
    </w:p>
    <w:p w14:paraId="2199BC86" w14:textId="77777777" w:rsidR="008C539B" w:rsidRPr="001058B5" w:rsidRDefault="00C12992">
      <w:pPr>
        <w:spacing w:before="141" w:line="259" w:lineRule="auto"/>
        <w:ind w:left="2260"/>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21E2216B" w14:textId="77777777" w:rsidR="008C539B" w:rsidRPr="001058B5" w:rsidRDefault="008C539B">
      <w:pPr>
        <w:pStyle w:val="BodyText"/>
        <w:spacing w:before="9"/>
        <w:rPr>
          <w:rFonts w:ascii="Arial" w:hAnsi="Arial" w:cs="Arial"/>
          <w:sz w:val="16"/>
        </w:rPr>
      </w:pPr>
    </w:p>
    <w:p w14:paraId="7B28DD4F" w14:textId="77777777" w:rsidR="008C539B" w:rsidRPr="001058B5" w:rsidRDefault="00C12992">
      <w:pPr>
        <w:pStyle w:val="BodyText"/>
        <w:spacing w:before="1"/>
        <w:ind w:left="2260"/>
        <w:rPr>
          <w:rFonts w:ascii="Arial" w:hAnsi="Arial" w:cs="Arial"/>
        </w:rPr>
      </w:pPr>
      <w:r w:rsidRPr="001058B5">
        <w:rPr>
          <w:rFonts w:ascii="Arial" w:hAnsi="Arial" w:cs="Arial"/>
        </w:rPr>
        <w:t>Database privilege usage can also be monitored periodically.</w:t>
      </w:r>
    </w:p>
    <w:p w14:paraId="69BF1EED" w14:textId="77777777" w:rsidR="008C539B" w:rsidRPr="001058B5" w:rsidRDefault="00C12992">
      <w:pPr>
        <w:spacing w:before="140" w:line="259" w:lineRule="auto"/>
        <w:ind w:left="2260" w:right="30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6412546B" w14:textId="77777777" w:rsidR="008C539B" w:rsidRPr="001058B5" w:rsidRDefault="008C539B">
      <w:pPr>
        <w:pStyle w:val="BodyText"/>
        <w:spacing w:before="4"/>
        <w:rPr>
          <w:rFonts w:ascii="Arial" w:hAnsi="Arial" w:cs="Arial"/>
          <w:sz w:val="19"/>
        </w:rPr>
      </w:pPr>
    </w:p>
    <w:p w14:paraId="2E3D8369" w14:textId="77777777" w:rsidR="008C539B" w:rsidRPr="001058B5" w:rsidRDefault="00C12992">
      <w:pPr>
        <w:tabs>
          <w:tab w:val="left" w:pos="5131"/>
        </w:tabs>
        <w:spacing w:before="1"/>
        <w:ind w:left="22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08E71443"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4"/>
          <w:w w:val="95"/>
          <w:sz w:val="18"/>
        </w:rPr>
        <w:t xml:space="preserve"> </w:t>
      </w:r>
      <w:r w:rsidRPr="001058B5">
        <w:rPr>
          <w:rFonts w:ascii="Arial" w:hAnsi="Arial" w:cs="Arial"/>
          <w:w w:val="95"/>
          <w:sz w:val="18"/>
        </w:rPr>
        <w:t>TABLE</w:t>
      </w:r>
    </w:p>
    <w:p w14:paraId="2400FBE6" w14:textId="77777777" w:rsidR="008C539B" w:rsidRPr="001058B5" w:rsidRDefault="00C12992">
      <w:pPr>
        <w:tabs>
          <w:tab w:val="left" w:pos="5131"/>
        </w:tabs>
        <w:spacing w:line="203" w:lineRule="exact"/>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6"/>
          <w:w w:val="95"/>
          <w:sz w:val="18"/>
        </w:rPr>
        <w:t xml:space="preserve"> </w:t>
      </w:r>
      <w:r w:rsidRPr="001058B5">
        <w:rPr>
          <w:rFonts w:ascii="Arial" w:hAnsi="Arial" w:cs="Arial"/>
          <w:w w:val="95"/>
          <w:sz w:val="18"/>
        </w:rPr>
        <w:t>SEQUENCE</w:t>
      </w:r>
    </w:p>
    <w:p w14:paraId="54CC6AD0"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5"/>
          <w:w w:val="95"/>
          <w:sz w:val="18"/>
        </w:rPr>
        <w:t xml:space="preserve"> </w:t>
      </w:r>
      <w:r w:rsidRPr="001058B5">
        <w:rPr>
          <w:rFonts w:ascii="Arial" w:hAnsi="Arial" w:cs="Arial"/>
          <w:w w:val="95"/>
          <w:sz w:val="18"/>
        </w:rPr>
        <w:t>TABLE</w:t>
      </w:r>
    </w:p>
    <w:p w14:paraId="412A999C"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1A53CCA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1BDF6B2E"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51F79E2" w14:textId="77777777" w:rsidR="008C539B" w:rsidRPr="001058B5" w:rsidRDefault="00C12992">
      <w:pPr>
        <w:tabs>
          <w:tab w:val="left" w:pos="5131"/>
        </w:tabs>
        <w:spacing w:before="15"/>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0393B975"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53E75A0" w14:textId="77777777" w:rsidR="008C539B" w:rsidRPr="001058B5" w:rsidRDefault="00C12992">
      <w:pPr>
        <w:spacing w:before="17"/>
        <w:ind w:left="2260"/>
        <w:rPr>
          <w:rFonts w:ascii="Arial" w:hAnsi="Arial" w:cs="Arial"/>
          <w:sz w:val="18"/>
        </w:rPr>
      </w:pPr>
      <w:r w:rsidRPr="001058B5">
        <w:rPr>
          <w:rFonts w:ascii="Arial" w:hAnsi="Arial" w:cs="Arial"/>
          <w:w w:val="95"/>
          <w:sz w:val="18"/>
        </w:rPr>
        <w:t>8 rows selected.</w:t>
      </w:r>
    </w:p>
    <w:p w14:paraId="583356D6" w14:textId="77777777" w:rsidR="008C539B" w:rsidRPr="001058B5" w:rsidRDefault="008C539B">
      <w:pPr>
        <w:pStyle w:val="BodyText"/>
        <w:rPr>
          <w:rFonts w:ascii="Arial" w:hAnsi="Arial" w:cs="Arial"/>
          <w:sz w:val="18"/>
        </w:rPr>
      </w:pPr>
    </w:p>
    <w:p w14:paraId="4497362B" w14:textId="77777777" w:rsidR="008C539B" w:rsidRPr="001058B5" w:rsidRDefault="008C539B">
      <w:pPr>
        <w:pStyle w:val="BodyText"/>
        <w:rPr>
          <w:rFonts w:ascii="Arial" w:hAnsi="Arial" w:cs="Arial"/>
          <w:sz w:val="22"/>
        </w:rPr>
      </w:pPr>
    </w:p>
    <w:p w14:paraId="7805F512" w14:textId="77777777" w:rsidR="008C539B" w:rsidRPr="001058B5" w:rsidRDefault="00C12992">
      <w:pPr>
        <w:spacing w:line="232" w:lineRule="auto"/>
        <w:ind w:left="2259"/>
        <w:rPr>
          <w:rFonts w:ascii="Arial" w:hAnsi="Arial" w:cs="Arial"/>
          <w:sz w:val="20"/>
        </w:rPr>
      </w:pPr>
      <w:r w:rsidRPr="001058B5">
        <w:rPr>
          <w:rFonts w:ascii="Arial" w:hAnsi="Arial" w:cs="Arial"/>
          <w:b/>
          <w:spacing w:val="-16"/>
          <w:sz w:val="20"/>
        </w:rPr>
        <w:t xml:space="preserve">New </w:t>
      </w:r>
      <w:r w:rsidRPr="001058B5">
        <w:rPr>
          <w:rFonts w:ascii="Arial" w:hAnsi="Arial" w:cs="Arial"/>
          <w:b/>
          <w:spacing w:val="-14"/>
          <w:sz w:val="20"/>
        </w:rPr>
        <w:t xml:space="preserve">View </w:t>
      </w:r>
      <w:r w:rsidRPr="001058B5">
        <w:rPr>
          <w:rFonts w:ascii="Arial" w:hAnsi="Arial" w:cs="Arial"/>
          <w:b/>
          <w:spacing w:val="-19"/>
          <w:sz w:val="20"/>
        </w:rPr>
        <w:t xml:space="preserve">Showing </w:t>
      </w:r>
      <w:r w:rsidRPr="001058B5">
        <w:rPr>
          <w:rFonts w:ascii="Arial" w:hAnsi="Arial" w:cs="Arial"/>
          <w:b/>
          <w:spacing w:val="-23"/>
          <w:sz w:val="20"/>
        </w:rPr>
        <w:t xml:space="preserve">CONNECT </w:t>
      </w:r>
      <w:r w:rsidRPr="001058B5">
        <w:rPr>
          <w:rFonts w:ascii="Arial" w:hAnsi="Arial" w:cs="Arial"/>
          <w:b/>
          <w:spacing w:val="-17"/>
          <w:sz w:val="20"/>
        </w:rPr>
        <w:t xml:space="preserve">Grantees </w:t>
      </w:r>
      <w:r w:rsidRPr="001058B5">
        <w:rPr>
          <w:rFonts w:ascii="Arial" w:hAnsi="Arial" w:cs="Arial"/>
          <w:sz w:val="20"/>
        </w:rPr>
        <w:t>A new view enables administrators who continue using the old CONNECT</w:t>
      </w:r>
      <w:r w:rsidRPr="001058B5">
        <w:rPr>
          <w:rFonts w:ascii="Arial" w:hAnsi="Arial" w:cs="Arial"/>
          <w:spacing w:val="-81"/>
          <w:sz w:val="20"/>
        </w:rPr>
        <w:t xml:space="preserve"> </w:t>
      </w:r>
      <w:r w:rsidRPr="001058B5">
        <w:rPr>
          <w:rFonts w:ascii="Arial" w:hAnsi="Arial" w:cs="Arial"/>
          <w:sz w:val="20"/>
        </w:rPr>
        <w:t>role to see quickly which users have that role.</w:t>
      </w:r>
    </w:p>
    <w:p w14:paraId="1797B17F" w14:textId="77777777" w:rsidR="008C539B" w:rsidRPr="001058B5" w:rsidRDefault="008D1AB8">
      <w:pPr>
        <w:pStyle w:val="BodyText"/>
        <w:spacing w:before="108"/>
        <w:ind w:left="2260"/>
        <w:rPr>
          <w:rFonts w:ascii="Arial" w:hAnsi="Arial" w:cs="Arial"/>
        </w:rPr>
      </w:pPr>
      <w:hyperlink w:anchor="_bookmark2328"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10–1 </w:t>
        </w:r>
      </w:hyperlink>
      <w:r w:rsidR="00C12992" w:rsidRPr="001058B5">
        <w:rPr>
          <w:rFonts w:ascii="Arial" w:hAnsi="Arial" w:cs="Arial"/>
        </w:rPr>
        <w:t>shows the columns in the new DBA_CONNECT_ROLE_GRANTEES</w:t>
      </w:r>
      <w:r w:rsidR="00C12992" w:rsidRPr="001058B5">
        <w:rPr>
          <w:rFonts w:ascii="Arial" w:hAnsi="Arial" w:cs="Arial"/>
          <w:spacing w:val="-91"/>
        </w:rPr>
        <w:t xml:space="preserve"> </w:t>
      </w:r>
      <w:r w:rsidR="00C12992" w:rsidRPr="001058B5">
        <w:rPr>
          <w:rFonts w:ascii="Arial" w:hAnsi="Arial" w:cs="Arial"/>
          <w:spacing w:val="-4"/>
        </w:rPr>
        <w:t>view.</w:t>
      </w:r>
    </w:p>
    <w:p w14:paraId="318115A7" w14:textId="77777777" w:rsidR="008C539B" w:rsidRPr="001058B5" w:rsidRDefault="008C539B">
      <w:pPr>
        <w:pStyle w:val="BodyText"/>
        <w:spacing w:before="8"/>
        <w:rPr>
          <w:rFonts w:ascii="Arial" w:hAnsi="Arial" w:cs="Arial"/>
          <w:sz w:val="10"/>
        </w:rPr>
      </w:pPr>
    </w:p>
    <w:p w14:paraId="40286A34" w14:textId="77777777" w:rsidR="008C539B" w:rsidRPr="001058B5" w:rsidRDefault="00C12992">
      <w:pPr>
        <w:tabs>
          <w:tab w:val="left" w:pos="3392"/>
        </w:tabs>
        <w:spacing w:before="105"/>
        <w:ind w:left="2260"/>
        <w:rPr>
          <w:rFonts w:ascii="Arial" w:hAnsi="Arial" w:cs="Arial"/>
          <w:b/>
          <w:i/>
          <w:sz w:val="18"/>
        </w:rPr>
      </w:pPr>
      <w:bookmarkStart w:id="2203" w:name="_bookmark2327"/>
      <w:bookmarkStart w:id="2204" w:name="_bookmark2328"/>
      <w:bookmarkEnd w:id="2203"/>
      <w:bookmarkEnd w:id="220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10–1</w:t>
      </w:r>
      <w:r w:rsidRPr="001058B5">
        <w:rPr>
          <w:rFonts w:ascii="Arial" w:hAnsi="Arial" w:cs="Arial"/>
          <w:b/>
          <w:i/>
          <w:sz w:val="18"/>
        </w:rPr>
        <w:tab/>
        <w:t>Columns and Contents for</w:t>
      </w:r>
      <w:r w:rsidRPr="001058B5">
        <w:rPr>
          <w:rFonts w:ascii="Arial" w:hAnsi="Arial" w:cs="Arial"/>
          <w:b/>
          <w:i/>
          <w:spacing w:val="-10"/>
          <w:sz w:val="18"/>
        </w:rPr>
        <w:t xml:space="preserve"> </w:t>
      </w:r>
      <w:r w:rsidRPr="001058B5">
        <w:rPr>
          <w:rFonts w:ascii="Arial" w:hAnsi="Arial" w:cs="Arial"/>
          <w:b/>
          <w:i/>
          <w:sz w:val="18"/>
        </w:rPr>
        <w:t>DBA_CONNECT_ROLE_GRANTEES</w:t>
      </w:r>
    </w:p>
    <w:p w14:paraId="697F321E"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8C539B" w:rsidRPr="001058B5" w14:paraId="615BB412" w14:textId="77777777">
        <w:trPr>
          <w:trHeight w:val="312"/>
        </w:trPr>
        <w:tc>
          <w:tcPr>
            <w:tcW w:w="2310" w:type="dxa"/>
            <w:tcBorders>
              <w:top w:val="single" w:sz="18" w:space="0" w:color="000000"/>
              <w:bottom w:val="single" w:sz="4" w:space="0" w:color="000000"/>
            </w:tcBorders>
          </w:tcPr>
          <w:p w14:paraId="4FB291F3"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Column Name</w:t>
            </w:r>
          </w:p>
        </w:tc>
        <w:tc>
          <w:tcPr>
            <w:tcW w:w="5354" w:type="dxa"/>
            <w:tcBorders>
              <w:top w:val="single" w:sz="18" w:space="0" w:color="000000"/>
              <w:bottom w:val="single" w:sz="4" w:space="0" w:color="000000"/>
            </w:tcBorders>
          </w:tcPr>
          <w:p w14:paraId="1095E415" w14:textId="77777777" w:rsidR="008C539B" w:rsidRPr="001058B5" w:rsidRDefault="00C12992">
            <w:pPr>
              <w:pStyle w:val="TableParagraph"/>
              <w:spacing w:before="29"/>
              <w:ind w:left="90"/>
              <w:rPr>
                <w:rFonts w:ascii="Arial" w:hAnsi="Arial" w:cs="Arial"/>
                <w:b/>
                <w:sz w:val="18"/>
              </w:rPr>
            </w:pPr>
            <w:r w:rsidRPr="001058B5">
              <w:rPr>
                <w:rFonts w:ascii="Arial" w:hAnsi="Arial" w:cs="Arial"/>
                <w:b/>
                <w:sz w:val="18"/>
              </w:rPr>
              <w:t>Contents</w:t>
            </w:r>
          </w:p>
        </w:tc>
      </w:tr>
      <w:tr w:rsidR="008C539B" w:rsidRPr="001058B5" w14:paraId="002ED7FD" w14:textId="77777777">
        <w:trPr>
          <w:trHeight w:val="332"/>
        </w:trPr>
        <w:tc>
          <w:tcPr>
            <w:tcW w:w="2310" w:type="dxa"/>
            <w:tcBorders>
              <w:top w:val="single" w:sz="4" w:space="0" w:color="000000"/>
              <w:bottom w:val="single" w:sz="2" w:space="0" w:color="000000"/>
            </w:tcBorders>
          </w:tcPr>
          <w:p w14:paraId="16180A75" w14:textId="77777777" w:rsidR="008C539B" w:rsidRPr="001058B5" w:rsidRDefault="00C12992">
            <w:pPr>
              <w:pStyle w:val="TableParagraph"/>
              <w:spacing w:before="41"/>
              <w:rPr>
                <w:rFonts w:ascii="Arial" w:hAnsi="Arial" w:cs="Arial"/>
                <w:sz w:val="18"/>
              </w:rPr>
            </w:pPr>
            <w:r w:rsidRPr="001058B5">
              <w:rPr>
                <w:rFonts w:ascii="Arial" w:hAnsi="Arial" w:cs="Arial"/>
                <w:sz w:val="18"/>
              </w:rPr>
              <w:t>Grantee</w:t>
            </w:r>
          </w:p>
        </w:tc>
        <w:tc>
          <w:tcPr>
            <w:tcW w:w="5354" w:type="dxa"/>
            <w:tcBorders>
              <w:top w:val="single" w:sz="4" w:space="0" w:color="000000"/>
              <w:bottom w:val="single" w:sz="2" w:space="0" w:color="000000"/>
            </w:tcBorders>
          </w:tcPr>
          <w:p w14:paraId="3355DDE8" w14:textId="77777777" w:rsidR="008C539B" w:rsidRPr="001058B5" w:rsidRDefault="00C12992">
            <w:pPr>
              <w:pStyle w:val="TableParagraph"/>
              <w:spacing w:before="41"/>
              <w:ind w:left="90"/>
              <w:rPr>
                <w:rFonts w:ascii="Arial" w:hAnsi="Arial" w:cs="Arial"/>
                <w:sz w:val="18"/>
              </w:rPr>
            </w:pPr>
            <w:r w:rsidRPr="001058B5">
              <w:rPr>
                <w:rFonts w:ascii="Arial" w:hAnsi="Arial" w:cs="Arial"/>
                <w:sz w:val="18"/>
              </w:rPr>
              <w:t>User granted the CONNECT</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3FDBCA2" w14:textId="77777777">
        <w:trPr>
          <w:trHeight w:val="334"/>
        </w:trPr>
        <w:tc>
          <w:tcPr>
            <w:tcW w:w="2310" w:type="dxa"/>
            <w:tcBorders>
              <w:top w:val="single" w:sz="2" w:space="0" w:color="000000"/>
              <w:bottom w:val="single" w:sz="2" w:space="0" w:color="000000"/>
            </w:tcBorders>
          </w:tcPr>
          <w:p w14:paraId="2020BC0F" w14:textId="77777777" w:rsidR="008C539B" w:rsidRPr="001058B5" w:rsidRDefault="00C12992">
            <w:pPr>
              <w:pStyle w:val="TableParagraph"/>
              <w:spacing w:before="44"/>
              <w:rPr>
                <w:rFonts w:ascii="Arial" w:hAnsi="Arial" w:cs="Arial"/>
                <w:sz w:val="18"/>
              </w:rPr>
            </w:pPr>
            <w:r w:rsidRPr="001058B5">
              <w:rPr>
                <w:rFonts w:ascii="Arial" w:hAnsi="Arial" w:cs="Arial"/>
                <w:sz w:val="18"/>
              </w:rPr>
              <w:t>Path_of_connect_role_grant</w:t>
            </w:r>
          </w:p>
        </w:tc>
        <w:tc>
          <w:tcPr>
            <w:tcW w:w="5354" w:type="dxa"/>
            <w:tcBorders>
              <w:top w:val="single" w:sz="2" w:space="0" w:color="000000"/>
              <w:bottom w:val="single" w:sz="2" w:space="0" w:color="000000"/>
            </w:tcBorders>
          </w:tcPr>
          <w:p w14:paraId="22DB594E" w14:textId="77777777" w:rsidR="008C539B" w:rsidRPr="001058B5" w:rsidRDefault="00C12992">
            <w:pPr>
              <w:pStyle w:val="TableParagraph"/>
              <w:spacing w:before="44"/>
              <w:ind w:left="90"/>
              <w:rPr>
                <w:rFonts w:ascii="Arial" w:hAnsi="Arial" w:cs="Arial"/>
                <w:sz w:val="18"/>
              </w:rPr>
            </w:pPr>
            <w:r w:rsidRPr="001058B5">
              <w:rPr>
                <w:rFonts w:ascii="Arial" w:hAnsi="Arial" w:cs="Arial"/>
                <w:sz w:val="18"/>
              </w:rPr>
              <w:t>Role (or nested roles) by which the user is granted CONNECT</w:t>
            </w:r>
          </w:p>
        </w:tc>
      </w:tr>
      <w:tr w:rsidR="008C539B" w:rsidRPr="001058B5" w14:paraId="6E285200" w14:textId="77777777">
        <w:trPr>
          <w:trHeight w:val="552"/>
        </w:trPr>
        <w:tc>
          <w:tcPr>
            <w:tcW w:w="2310" w:type="dxa"/>
            <w:tcBorders>
              <w:top w:val="single" w:sz="2" w:space="0" w:color="000000"/>
              <w:bottom w:val="single" w:sz="4" w:space="0" w:color="000000"/>
            </w:tcBorders>
          </w:tcPr>
          <w:p w14:paraId="483A6EA3" w14:textId="77777777" w:rsidR="008C539B" w:rsidRPr="001058B5" w:rsidRDefault="00C12992">
            <w:pPr>
              <w:pStyle w:val="TableParagraph"/>
              <w:spacing w:before="45"/>
              <w:rPr>
                <w:rFonts w:ascii="Arial" w:hAnsi="Arial" w:cs="Arial"/>
                <w:sz w:val="18"/>
              </w:rPr>
            </w:pPr>
            <w:r w:rsidRPr="001058B5">
              <w:rPr>
                <w:rFonts w:ascii="Arial" w:hAnsi="Arial" w:cs="Arial"/>
                <w:sz w:val="18"/>
              </w:rPr>
              <w:t>Admin_opt</w:t>
            </w:r>
          </w:p>
        </w:tc>
        <w:tc>
          <w:tcPr>
            <w:tcW w:w="5354" w:type="dxa"/>
            <w:tcBorders>
              <w:top w:val="single" w:sz="2" w:space="0" w:color="000000"/>
              <w:bottom w:val="single" w:sz="4" w:space="0" w:color="000000"/>
            </w:tcBorders>
          </w:tcPr>
          <w:p w14:paraId="04B3509D" w14:textId="77777777" w:rsidR="008C539B" w:rsidRPr="001058B5" w:rsidRDefault="00C12992">
            <w:pPr>
              <w:pStyle w:val="TableParagraph"/>
              <w:spacing w:before="74" w:line="218" w:lineRule="auto"/>
              <w:ind w:left="89"/>
              <w:rPr>
                <w:rFonts w:ascii="Arial" w:hAnsi="Arial" w:cs="Arial"/>
                <w:sz w:val="18"/>
              </w:rPr>
            </w:pPr>
            <w:r w:rsidRPr="001058B5">
              <w:rPr>
                <w:rFonts w:ascii="Arial" w:hAnsi="Arial" w:cs="Arial"/>
                <w:w w:val="95"/>
                <w:sz w:val="18"/>
              </w:rPr>
              <w:t>VARCHAR2(3),</w:t>
            </w:r>
            <w:r w:rsidRPr="001058B5">
              <w:rPr>
                <w:rFonts w:ascii="Arial" w:hAnsi="Arial" w:cs="Arial"/>
                <w:spacing w:val="-18"/>
                <w:w w:val="95"/>
                <w:sz w:val="18"/>
              </w:rPr>
              <w:t xml:space="preserve"> </w:t>
            </w:r>
            <w:r w:rsidRPr="001058B5">
              <w:rPr>
                <w:rFonts w:ascii="Arial" w:hAnsi="Arial" w:cs="Arial"/>
                <w:w w:val="95"/>
                <w:sz w:val="18"/>
              </w:rPr>
              <w:t>YES</w:t>
            </w:r>
            <w:r w:rsidRPr="001058B5">
              <w:rPr>
                <w:rFonts w:ascii="Arial" w:hAnsi="Arial" w:cs="Arial"/>
                <w:spacing w:val="-83"/>
                <w:w w:val="95"/>
                <w:sz w:val="18"/>
              </w:rPr>
              <w:t xml:space="preserve"> </w:t>
            </w:r>
            <w:r w:rsidRPr="001058B5">
              <w:rPr>
                <w:rFonts w:ascii="Arial" w:hAnsi="Arial" w:cs="Arial"/>
                <w:w w:val="95"/>
                <w:sz w:val="18"/>
              </w:rPr>
              <w:t>if</w:t>
            </w:r>
            <w:r w:rsidRPr="001058B5">
              <w:rPr>
                <w:rFonts w:ascii="Arial" w:hAnsi="Arial" w:cs="Arial"/>
                <w:spacing w:val="-19"/>
                <w:w w:val="95"/>
                <w:sz w:val="18"/>
              </w:rPr>
              <w:t xml:space="preserve"> </w:t>
            </w:r>
            <w:r w:rsidRPr="001058B5">
              <w:rPr>
                <w:rFonts w:ascii="Arial" w:hAnsi="Arial" w:cs="Arial"/>
                <w:w w:val="95"/>
                <w:sz w:val="18"/>
              </w:rPr>
              <w:t>user</w:t>
            </w:r>
            <w:r w:rsidRPr="001058B5">
              <w:rPr>
                <w:rFonts w:ascii="Arial" w:hAnsi="Arial" w:cs="Arial"/>
                <w:spacing w:val="-19"/>
                <w:w w:val="95"/>
                <w:sz w:val="18"/>
              </w:rPr>
              <w:t xml:space="preserve"> </w:t>
            </w:r>
            <w:r w:rsidRPr="001058B5">
              <w:rPr>
                <w:rFonts w:ascii="Arial" w:hAnsi="Arial" w:cs="Arial"/>
                <w:w w:val="95"/>
                <w:sz w:val="18"/>
              </w:rPr>
              <w:t>has</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ADMIN</w:t>
            </w:r>
            <w:r w:rsidRPr="001058B5">
              <w:rPr>
                <w:rFonts w:ascii="Arial" w:hAnsi="Arial" w:cs="Arial"/>
                <w:spacing w:val="-83"/>
                <w:w w:val="95"/>
                <w:sz w:val="18"/>
              </w:rPr>
              <w:t xml:space="preserve"> </w:t>
            </w:r>
            <w:r w:rsidRPr="001058B5">
              <w:rPr>
                <w:rFonts w:ascii="Arial" w:hAnsi="Arial" w:cs="Arial"/>
                <w:w w:val="95"/>
                <w:sz w:val="18"/>
              </w:rPr>
              <w:t>option</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 xml:space="preserve">CONNECT; </w:t>
            </w:r>
            <w:r w:rsidRPr="001058B5">
              <w:rPr>
                <w:rFonts w:ascii="Arial" w:hAnsi="Arial" w:cs="Arial"/>
                <w:sz w:val="18"/>
              </w:rPr>
              <w:t>otherwise,</w:t>
            </w:r>
            <w:r w:rsidRPr="001058B5">
              <w:rPr>
                <w:rFonts w:ascii="Arial" w:hAnsi="Arial" w:cs="Arial"/>
                <w:spacing w:val="-3"/>
                <w:sz w:val="18"/>
              </w:rPr>
              <w:t xml:space="preserve"> </w:t>
            </w:r>
            <w:r w:rsidRPr="001058B5">
              <w:rPr>
                <w:rFonts w:ascii="Arial" w:hAnsi="Arial" w:cs="Arial"/>
                <w:sz w:val="18"/>
              </w:rPr>
              <w:t>NO</w:t>
            </w:r>
          </w:p>
        </w:tc>
      </w:tr>
    </w:tbl>
    <w:p w14:paraId="1BDEC855" w14:textId="77777777" w:rsidR="008C539B" w:rsidRPr="001058B5" w:rsidRDefault="008C539B">
      <w:pPr>
        <w:pStyle w:val="BodyText"/>
        <w:spacing w:before="2"/>
        <w:rPr>
          <w:rFonts w:ascii="Arial" w:hAnsi="Arial" w:cs="Arial"/>
          <w:b/>
          <w:i/>
          <w:sz w:val="22"/>
        </w:rPr>
      </w:pPr>
    </w:p>
    <w:p w14:paraId="4CB821F2" w14:textId="77777777" w:rsidR="008C539B" w:rsidRPr="001058B5" w:rsidRDefault="00C12992">
      <w:pPr>
        <w:pStyle w:val="Heading6"/>
      </w:pPr>
      <w:bookmarkStart w:id="2205" w:name="Approach_3:_Conduct_Least_Privilege_Anal"/>
      <w:bookmarkStart w:id="2206" w:name="_bookmark2329"/>
      <w:bookmarkEnd w:id="2205"/>
      <w:bookmarkEnd w:id="2206"/>
      <w:r w:rsidRPr="001058B5">
        <w:t>Approach 3: Conduct Least Privilege Analysis</w:t>
      </w:r>
    </w:p>
    <w:p w14:paraId="4EFB1C2D"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Oracle partners and application providers should use this approach to deliver more secure products to the Oracle customer base. The principle of least privilege mitigates risk by limiting privileges to the minimum set required to perform a given function.</w:t>
      </w:r>
    </w:p>
    <w:p w14:paraId="1274CD5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5F5E755" w14:textId="77777777" w:rsidR="008C539B" w:rsidRPr="001058B5" w:rsidRDefault="008C539B">
      <w:pPr>
        <w:pStyle w:val="BodyText"/>
        <w:spacing w:before="5"/>
        <w:rPr>
          <w:rFonts w:ascii="Arial" w:hAnsi="Arial" w:cs="Arial"/>
          <w:sz w:val="25"/>
        </w:rPr>
      </w:pPr>
    </w:p>
    <w:p w14:paraId="65B87D38" w14:textId="77777777" w:rsidR="008C539B" w:rsidRPr="001058B5" w:rsidRDefault="00C12992">
      <w:pPr>
        <w:pStyle w:val="BodyText"/>
        <w:spacing w:before="99" w:line="232" w:lineRule="auto"/>
        <w:ind w:left="1659" w:right="739"/>
        <w:rPr>
          <w:rFonts w:ascii="Arial" w:hAnsi="Arial" w:cs="Arial"/>
        </w:rPr>
      </w:pPr>
      <w:r w:rsidRPr="001058B5">
        <w:rPr>
          <w:rFonts w:ascii="Arial" w:hAnsi="Arial" w:cs="Arial"/>
        </w:rPr>
        <w:t>For each class of users that the analysis shows need the same set of privileges, create a role with only those privileges. Remove all other privileges from those users, and assign that role to those users. As needs change, you can grant additional privileges, either directly or through these new roles, or create new roles to meet new needs. This approach helps to ensure that inappropriate privileges have been limited, thereby reducing the risk of inadvertent or malicious harm.</w:t>
      </w:r>
    </w:p>
    <w:p w14:paraId="71A8C94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33E6CE6" w14:textId="77777777" w:rsidR="008C539B" w:rsidRPr="001058B5" w:rsidRDefault="008C539B">
      <w:pPr>
        <w:pStyle w:val="BodyText"/>
        <w:rPr>
          <w:rFonts w:ascii="Arial" w:hAnsi="Arial" w:cs="Arial"/>
        </w:rPr>
      </w:pPr>
    </w:p>
    <w:p w14:paraId="3CE4B81A" w14:textId="77777777" w:rsidR="008C539B" w:rsidRPr="001058B5" w:rsidRDefault="008C539B">
      <w:pPr>
        <w:pStyle w:val="BodyText"/>
        <w:rPr>
          <w:rFonts w:ascii="Arial" w:hAnsi="Arial" w:cs="Arial"/>
        </w:rPr>
      </w:pPr>
    </w:p>
    <w:p w14:paraId="2D77A3B9" w14:textId="77777777" w:rsidR="008C539B" w:rsidRPr="001058B5" w:rsidRDefault="008C539B">
      <w:pPr>
        <w:pStyle w:val="BodyText"/>
        <w:rPr>
          <w:rFonts w:ascii="Arial" w:hAnsi="Arial" w:cs="Arial"/>
        </w:rPr>
      </w:pPr>
    </w:p>
    <w:p w14:paraId="61D0C7B9" w14:textId="77777777" w:rsidR="008C539B" w:rsidRPr="001058B5" w:rsidRDefault="008C539B">
      <w:pPr>
        <w:pStyle w:val="BodyText"/>
        <w:rPr>
          <w:rFonts w:ascii="Arial" w:hAnsi="Arial" w:cs="Arial"/>
        </w:rPr>
      </w:pPr>
    </w:p>
    <w:p w14:paraId="218AE40B" w14:textId="77777777" w:rsidR="008C539B" w:rsidRPr="001058B5" w:rsidRDefault="008C539B">
      <w:pPr>
        <w:pStyle w:val="BodyText"/>
        <w:rPr>
          <w:rFonts w:ascii="Arial" w:hAnsi="Arial" w:cs="Arial"/>
        </w:rPr>
      </w:pPr>
    </w:p>
    <w:p w14:paraId="685B39AF" w14:textId="77777777" w:rsidR="008C539B" w:rsidRPr="001058B5" w:rsidRDefault="008C539B">
      <w:pPr>
        <w:pStyle w:val="BodyText"/>
        <w:spacing w:before="7"/>
        <w:rPr>
          <w:rFonts w:ascii="Arial" w:hAnsi="Arial" w:cs="Arial"/>
          <w:sz w:val="27"/>
        </w:rPr>
      </w:pPr>
    </w:p>
    <w:p w14:paraId="0EC0D78D" w14:textId="691D3051" w:rsidR="008C539B" w:rsidRPr="001058B5" w:rsidRDefault="008D1AB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0BD9C61A">
          <v:group id="_x0000_s1088" style="width:465pt;height:3pt;mso-position-horizontal-relative:char;mso-position-vertical-relative:line" coordsize="9300,60">
            <v:rect id="_x0000_s1090" style="position:absolute;left:9270;width:30;height:60" fillcolor="black" stroked="f"/>
            <v:line id="_x0000_s1089" style="position:absolute" from="0,30" to="9270,30" strokeweight="3pt"/>
            <w10:anchorlock/>
          </v:group>
        </w:pict>
      </w:r>
    </w:p>
    <w:p w14:paraId="171A020F" w14:textId="77777777" w:rsidR="008C539B" w:rsidRPr="001058B5" w:rsidRDefault="008C539B">
      <w:pPr>
        <w:pStyle w:val="BodyText"/>
        <w:spacing w:before="5"/>
        <w:rPr>
          <w:rFonts w:ascii="Arial" w:hAnsi="Arial" w:cs="Arial"/>
          <w:sz w:val="6"/>
        </w:rPr>
      </w:pPr>
    </w:p>
    <w:p w14:paraId="5BCDB803" w14:textId="0EC887B9" w:rsidR="008C539B" w:rsidRPr="001058B5" w:rsidRDefault="008D1AB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36C3B3F7">
          <v:group id="_x0000_s1085" style="width:462.5pt;height:.5pt;mso-position-horizontal-relative:char;mso-position-vertical-relative:line" coordsize="9250,10">
            <v:rect id="_x0000_s1087" style="position:absolute;left:9244;width:5;height:10" fillcolor="black" stroked="f"/>
            <v:line id="_x0000_s1086" style="position:absolute" from="0,5" to="9245,5" strokeweight=".16936mm"/>
            <w10:anchorlock/>
          </v:group>
        </w:pict>
      </w:r>
    </w:p>
    <w:p w14:paraId="7E193EA0" w14:textId="77777777" w:rsidR="008C539B" w:rsidRPr="001058B5" w:rsidRDefault="00C12992">
      <w:pPr>
        <w:pStyle w:val="Heading2"/>
        <w:spacing w:line="501" w:lineRule="exact"/>
        <w:ind w:right="133"/>
        <w:jc w:val="right"/>
      </w:pPr>
      <w:bookmarkStart w:id="2207" w:name="Glossary"/>
      <w:bookmarkStart w:id="2208" w:name="_bookmark2330"/>
      <w:bookmarkEnd w:id="2207"/>
      <w:bookmarkEnd w:id="2208"/>
      <w:r w:rsidRPr="001058B5">
        <w:rPr>
          <w:w w:val="95"/>
        </w:rPr>
        <w:t>Glossary</w:t>
      </w:r>
    </w:p>
    <w:p w14:paraId="298483C7" w14:textId="77777777" w:rsidR="008C539B" w:rsidRPr="001058B5" w:rsidRDefault="008C539B">
      <w:pPr>
        <w:pStyle w:val="BodyText"/>
        <w:spacing w:before="9"/>
        <w:rPr>
          <w:rFonts w:ascii="Arial" w:hAnsi="Arial" w:cs="Arial"/>
          <w:b/>
          <w:sz w:val="67"/>
        </w:rPr>
      </w:pPr>
    </w:p>
    <w:p w14:paraId="5BC02250" w14:textId="77777777" w:rsidR="008C539B" w:rsidRPr="001058B5" w:rsidRDefault="00C12992">
      <w:pPr>
        <w:pStyle w:val="Heading7"/>
        <w:ind w:left="2260"/>
        <w:rPr>
          <w:rFonts w:ascii="Arial" w:hAnsi="Arial" w:cs="Arial"/>
        </w:rPr>
      </w:pPr>
      <w:bookmarkStart w:id="2209" w:name="_bookmark2331"/>
      <w:bookmarkEnd w:id="2209"/>
      <w:r w:rsidRPr="001058B5">
        <w:rPr>
          <w:rFonts w:ascii="Arial" w:hAnsi="Arial" w:cs="Arial"/>
        </w:rPr>
        <w:t>application context</w:t>
      </w:r>
    </w:p>
    <w:p w14:paraId="74F139AA" w14:textId="77777777" w:rsidR="008C539B" w:rsidRPr="001058B5" w:rsidRDefault="00C12992">
      <w:pPr>
        <w:pStyle w:val="BodyText"/>
        <w:spacing w:before="91" w:line="232" w:lineRule="auto"/>
        <w:ind w:left="2260" w:right="102"/>
        <w:rPr>
          <w:rFonts w:ascii="Arial" w:hAnsi="Arial" w:cs="Arial"/>
        </w:rPr>
      </w:pPr>
      <w:r w:rsidRPr="001058B5">
        <w:rPr>
          <w:rFonts w:ascii="Arial" w:hAnsi="Arial" w:cs="Arial"/>
        </w:rPr>
        <w:t>A name-value pair that enables an application to access session information about a user, such as the user ID or other user-specific information, and then securely pass this data to the database.</w:t>
      </w:r>
    </w:p>
    <w:p w14:paraId="653E3075"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40" w:history="1">
        <w:r w:rsidRPr="001058B5">
          <w:rPr>
            <w:rFonts w:ascii="Arial" w:hAnsi="Arial" w:cs="Arial"/>
            <w:b/>
            <w:color w:val="0000CC"/>
            <w:sz w:val="20"/>
          </w:rPr>
          <w:t>global application context</w:t>
        </w:r>
      </w:hyperlink>
      <w:r w:rsidRPr="001058B5">
        <w:rPr>
          <w:rFonts w:ascii="Arial" w:hAnsi="Arial" w:cs="Arial"/>
          <w:sz w:val="20"/>
        </w:rPr>
        <w:t>.</w:t>
      </w:r>
    </w:p>
    <w:p w14:paraId="1DD5E288" w14:textId="77777777" w:rsidR="008C539B" w:rsidRPr="001058B5" w:rsidRDefault="00C12992">
      <w:pPr>
        <w:pStyle w:val="Heading7"/>
        <w:spacing w:before="196"/>
        <w:ind w:left="2260"/>
        <w:rPr>
          <w:rFonts w:ascii="Arial" w:hAnsi="Arial" w:cs="Arial"/>
        </w:rPr>
      </w:pPr>
      <w:bookmarkStart w:id="2210" w:name="_bookmark2332"/>
      <w:bookmarkEnd w:id="2210"/>
      <w:r w:rsidRPr="001058B5">
        <w:rPr>
          <w:rFonts w:ascii="Arial" w:hAnsi="Arial" w:cs="Arial"/>
        </w:rPr>
        <w:t>application role</w:t>
      </w:r>
    </w:p>
    <w:p w14:paraId="31602FB5"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database role that is granted to application users and that is secured by embedding passwords inside the application.</w:t>
      </w:r>
    </w:p>
    <w:p w14:paraId="5213045A"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51" w:history="1">
        <w:r w:rsidRPr="001058B5">
          <w:rPr>
            <w:rFonts w:ascii="Arial" w:hAnsi="Arial" w:cs="Arial"/>
            <w:b/>
            <w:color w:val="0000CC"/>
            <w:sz w:val="20"/>
          </w:rPr>
          <w:t>secure application role</w:t>
        </w:r>
      </w:hyperlink>
      <w:r w:rsidRPr="001058B5">
        <w:rPr>
          <w:rFonts w:ascii="Arial" w:hAnsi="Arial" w:cs="Arial"/>
          <w:sz w:val="20"/>
        </w:rPr>
        <w:t>.</w:t>
      </w:r>
    </w:p>
    <w:p w14:paraId="3E9AC31E" w14:textId="77777777" w:rsidR="008C539B" w:rsidRPr="001058B5" w:rsidRDefault="00C12992">
      <w:pPr>
        <w:pStyle w:val="Heading7"/>
        <w:spacing w:before="195"/>
        <w:ind w:left="2260"/>
        <w:rPr>
          <w:rFonts w:ascii="Arial" w:hAnsi="Arial" w:cs="Arial"/>
        </w:rPr>
      </w:pPr>
      <w:bookmarkStart w:id="2211" w:name="_bookmark2333"/>
      <w:bookmarkEnd w:id="2211"/>
      <w:r w:rsidRPr="001058B5">
        <w:rPr>
          <w:rFonts w:ascii="Arial" w:hAnsi="Arial" w:cs="Arial"/>
        </w:rPr>
        <w:t>certificate</w:t>
      </w:r>
    </w:p>
    <w:p w14:paraId="523C283E" w14:textId="77777777" w:rsidR="008C539B" w:rsidRPr="001058B5" w:rsidRDefault="00C12992">
      <w:pPr>
        <w:pStyle w:val="BodyText"/>
        <w:spacing w:before="86"/>
        <w:ind w:left="2260"/>
        <w:rPr>
          <w:rFonts w:ascii="Arial" w:hAnsi="Arial" w:cs="Arial"/>
        </w:rPr>
      </w:pPr>
      <w:r w:rsidRPr="001058B5">
        <w:rPr>
          <w:rFonts w:ascii="Arial" w:hAnsi="Arial" w:cs="Arial"/>
        </w:rPr>
        <w:t>An ITU x.509 v3 standard data structure that securely binds an identify to a public key.</w:t>
      </w:r>
    </w:p>
    <w:p w14:paraId="68E0C443"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A certificate is created when an entity's public key is signed by a trusted identity, a certificate authority. The certificate ensures that the entity's information is correct, and that the public key belongs to that entity.</w:t>
      </w:r>
    </w:p>
    <w:p w14:paraId="11D63435"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A certificate contains the entity's name, identifying information, and public key. It is also likely to contain a serial number, expiration date, and information about the rights, uses, and privileges associated with the certificate. Finally, it contains information about the certificate authority that issued it.</w:t>
      </w:r>
    </w:p>
    <w:p w14:paraId="619D7E03" w14:textId="77777777" w:rsidR="008C539B" w:rsidRPr="001058B5" w:rsidRDefault="00C12992">
      <w:pPr>
        <w:pStyle w:val="Heading7"/>
        <w:spacing w:before="195"/>
        <w:ind w:left="2260"/>
        <w:rPr>
          <w:rFonts w:ascii="Arial" w:hAnsi="Arial" w:cs="Arial"/>
        </w:rPr>
      </w:pPr>
      <w:r w:rsidRPr="001058B5">
        <w:rPr>
          <w:rFonts w:ascii="Arial" w:hAnsi="Arial" w:cs="Arial"/>
        </w:rPr>
        <w:t>certificate revocation list (CRL)</w:t>
      </w:r>
    </w:p>
    <w:p w14:paraId="71F8321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6" w:history="1">
        <w:r w:rsidRPr="001058B5">
          <w:rPr>
            <w:rFonts w:ascii="Arial" w:hAnsi="Arial" w:cs="Arial"/>
            <w:b/>
            <w:color w:val="0000CC"/>
            <w:sz w:val="20"/>
          </w:rPr>
          <w:t>CRL</w:t>
        </w:r>
      </w:hyperlink>
      <w:r w:rsidRPr="001058B5">
        <w:rPr>
          <w:rFonts w:ascii="Arial" w:hAnsi="Arial" w:cs="Arial"/>
          <w:sz w:val="20"/>
        </w:rPr>
        <w:t>.</w:t>
      </w:r>
    </w:p>
    <w:p w14:paraId="59A6D055" w14:textId="77777777" w:rsidR="008C539B" w:rsidRPr="001058B5" w:rsidRDefault="00C12992">
      <w:pPr>
        <w:pStyle w:val="Heading7"/>
        <w:spacing w:before="195"/>
        <w:ind w:left="2260"/>
        <w:rPr>
          <w:rFonts w:ascii="Arial" w:hAnsi="Arial" w:cs="Arial"/>
        </w:rPr>
      </w:pPr>
      <w:r w:rsidRPr="001058B5">
        <w:rPr>
          <w:rFonts w:ascii="Arial" w:hAnsi="Arial" w:cs="Arial"/>
        </w:rPr>
        <w:t>Classless Inter-Domain Routing</w:t>
      </w:r>
    </w:p>
    <w:p w14:paraId="6F933267"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5" w:history="1">
        <w:r w:rsidRPr="001058B5">
          <w:rPr>
            <w:rFonts w:ascii="Arial" w:hAnsi="Arial" w:cs="Arial"/>
            <w:b/>
            <w:color w:val="0000CC"/>
            <w:sz w:val="20"/>
          </w:rPr>
          <w:t>CIDR</w:t>
        </w:r>
      </w:hyperlink>
      <w:r w:rsidRPr="001058B5">
        <w:rPr>
          <w:rFonts w:ascii="Arial" w:hAnsi="Arial" w:cs="Arial"/>
          <w:sz w:val="20"/>
        </w:rPr>
        <w:t>.</w:t>
      </w:r>
    </w:p>
    <w:p w14:paraId="7D019E56" w14:textId="77777777" w:rsidR="008C539B" w:rsidRPr="001058B5" w:rsidRDefault="00C12992">
      <w:pPr>
        <w:pStyle w:val="Heading7"/>
        <w:spacing w:before="196"/>
        <w:ind w:left="2260"/>
        <w:rPr>
          <w:rFonts w:ascii="Arial" w:hAnsi="Arial" w:cs="Arial"/>
        </w:rPr>
      </w:pPr>
      <w:r w:rsidRPr="001058B5">
        <w:rPr>
          <w:rFonts w:ascii="Arial" w:hAnsi="Arial" w:cs="Arial"/>
        </w:rPr>
        <w:t>cleartext</w:t>
      </w:r>
    </w:p>
    <w:p w14:paraId="42245270" w14:textId="77777777" w:rsidR="008C539B" w:rsidRPr="001058B5" w:rsidRDefault="00C12992">
      <w:pPr>
        <w:pStyle w:val="BodyText"/>
        <w:spacing w:before="85"/>
        <w:ind w:left="2260"/>
        <w:rPr>
          <w:rFonts w:ascii="Arial" w:hAnsi="Arial" w:cs="Arial"/>
        </w:rPr>
      </w:pPr>
      <w:r w:rsidRPr="001058B5">
        <w:rPr>
          <w:rFonts w:ascii="Arial" w:hAnsi="Arial" w:cs="Arial"/>
        </w:rPr>
        <w:t>Unencrypted plain text.</w:t>
      </w:r>
    </w:p>
    <w:p w14:paraId="067B5CA5" w14:textId="77777777" w:rsidR="008C539B" w:rsidRPr="001058B5" w:rsidRDefault="00C12992">
      <w:pPr>
        <w:pStyle w:val="Heading7"/>
        <w:spacing w:before="196"/>
        <w:ind w:left="2260"/>
        <w:rPr>
          <w:rFonts w:ascii="Arial" w:hAnsi="Arial" w:cs="Arial"/>
        </w:rPr>
      </w:pPr>
      <w:bookmarkStart w:id="2212" w:name="_bookmark2334"/>
      <w:bookmarkStart w:id="2213" w:name="_bookmark2335"/>
      <w:bookmarkEnd w:id="2212"/>
      <w:bookmarkEnd w:id="2213"/>
      <w:r w:rsidRPr="001058B5">
        <w:rPr>
          <w:rFonts w:ascii="Arial" w:hAnsi="Arial" w:cs="Arial"/>
        </w:rPr>
        <w:t>CIDR</w:t>
      </w:r>
    </w:p>
    <w:p w14:paraId="459DE422" w14:textId="77777777" w:rsidR="008C539B" w:rsidRPr="001058B5" w:rsidRDefault="00C12992">
      <w:pPr>
        <w:pStyle w:val="BodyText"/>
        <w:spacing w:before="94" w:line="230" w:lineRule="auto"/>
        <w:ind w:left="2259" w:right="188"/>
        <w:rPr>
          <w:rFonts w:ascii="Arial" w:hAnsi="Arial" w:cs="Arial"/>
        </w:rPr>
      </w:pPr>
      <w:r w:rsidRPr="001058B5">
        <w:rPr>
          <w:rFonts w:ascii="Arial" w:hAnsi="Arial" w:cs="Arial"/>
        </w:rPr>
        <w:t xml:space="preserve">The standard notation used for IP addresses. In CIDR notation, an IPv6 subnet is denoted by the subnet prefix and the size in bits of the prefix (in decimal), separated </w:t>
      </w:r>
      <w:r w:rsidRPr="001058B5">
        <w:rPr>
          <w:rFonts w:ascii="Arial" w:hAnsi="Arial" w:cs="Arial"/>
          <w:w w:val="95"/>
        </w:rPr>
        <w:t xml:space="preserve">by the slash (/) character. For example, fe80:0000:0217:f2ff::/64 denotes a subnet </w:t>
      </w:r>
      <w:r w:rsidRPr="001058B5">
        <w:rPr>
          <w:rFonts w:ascii="Arial" w:hAnsi="Arial" w:cs="Arial"/>
        </w:rPr>
        <w:t xml:space="preserve">with addresses fe80:0000:0217:f2ff:0000:0000:0000:0000 through </w:t>
      </w:r>
      <w:r w:rsidRPr="001058B5">
        <w:rPr>
          <w:rFonts w:ascii="Arial" w:hAnsi="Arial" w:cs="Arial"/>
          <w:w w:val="90"/>
        </w:rPr>
        <w:t xml:space="preserve">fe80:0000:0217:f2ff:ffff:ffff:ffff:ffff. The CIDR notation includes support for </w:t>
      </w:r>
      <w:r w:rsidRPr="001058B5">
        <w:rPr>
          <w:rFonts w:ascii="Arial" w:hAnsi="Arial" w:cs="Arial"/>
        </w:rPr>
        <w:t>IPv4 addresses. For example, 192.0.2.1/24</w:t>
      </w:r>
      <w:r w:rsidRPr="001058B5">
        <w:rPr>
          <w:rFonts w:ascii="Arial" w:hAnsi="Arial" w:cs="Arial"/>
          <w:spacing w:val="-87"/>
        </w:rPr>
        <w:t xml:space="preserve"> </w:t>
      </w:r>
      <w:r w:rsidRPr="001058B5">
        <w:rPr>
          <w:rFonts w:ascii="Arial" w:hAnsi="Arial" w:cs="Arial"/>
        </w:rPr>
        <w:t>denotes the subnet with addresses</w:t>
      </w:r>
    </w:p>
    <w:p w14:paraId="5545BD0C" w14:textId="77777777" w:rsidR="008C539B" w:rsidRPr="001058B5" w:rsidRDefault="00C12992">
      <w:pPr>
        <w:pStyle w:val="BodyText"/>
        <w:spacing w:line="238" w:lineRule="exact"/>
        <w:ind w:left="2260"/>
        <w:rPr>
          <w:rFonts w:ascii="Arial" w:hAnsi="Arial" w:cs="Arial"/>
        </w:rPr>
      </w:pPr>
      <w:r w:rsidRPr="001058B5">
        <w:rPr>
          <w:rFonts w:ascii="Arial" w:hAnsi="Arial" w:cs="Arial"/>
        </w:rPr>
        <w:t>192.0.2.1</w:t>
      </w:r>
      <w:r w:rsidRPr="001058B5">
        <w:rPr>
          <w:rFonts w:ascii="Arial" w:hAnsi="Arial" w:cs="Arial"/>
          <w:spacing w:val="-85"/>
        </w:rPr>
        <w:t xml:space="preserve"> </w:t>
      </w:r>
      <w:r w:rsidRPr="001058B5">
        <w:rPr>
          <w:rFonts w:ascii="Arial" w:hAnsi="Arial" w:cs="Arial"/>
        </w:rPr>
        <w:t>through 192.0.2.255.</w:t>
      </w:r>
    </w:p>
    <w:p w14:paraId="6F72673F" w14:textId="77777777" w:rsidR="008C539B" w:rsidRPr="001058B5" w:rsidRDefault="008C539B">
      <w:pPr>
        <w:spacing w:line="238" w:lineRule="exact"/>
        <w:rPr>
          <w:rFonts w:ascii="Arial" w:hAnsi="Arial" w:cs="Arial"/>
        </w:rPr>
        <w:sectPr w:rsidR="008C539B" w:rsidRPr="001058B5">
          <w:headerReference w:type="default" r:id="rId267"/>
          <w:footerReference w:type="even" r:id="rId268"/>
          <w:footerReference w:type="default" r:id="rId269"/>
          <w:pgSz w:w="12240" w:h="15840"/>
          <w:pgMar w:top="1500" w:right="1060" w:bottom="860" w:left="1100" w:header="0" w:footer="663" w:gutter="0"/>
          <w:pgNumType w:start="1"/>
          <w:cols w:space="720"/>
        </w:sectPr>
      </w:pPr>
    </w:p>
    <w:p w14:paraId="12EFDFB0" w14:textId="77777777" w:rsidR="008C539B" w:rsidRPr="001058B5" w:rsidRDefault="008C539B">
      <w:pPr>
        <w:pStyle w:val="BodyText"/>
        <w:spacing w:before="11"/>
        <w:rPr>
          <w:rFonts w:ascii="Arial" w:hAnsi="Arial" w:cs="Arial"/>
          <w:sz w:val="24"/>
        </w:rPr>
      </w:pPr>
    </w:p>
    <w:p w14:paraId="176529E6" w14:textId="77777777" w:rsidR="008C539B" w:rsidRPr="001058B5" w:rsidRDefault="00C12992">
      <w:pPr>
        <w:pStyle w:val="Heading7"/>
        <w:spacing w:before="104"/>
        <w:rPr>
          <w:rFonts w:ascii="Arial" w:hAnsi="Arial" w:cs="Arial"/>
        </w:rPr>
      </w:pPr>
      <w:bookmarkStart w:id="2214" w:name="_bookmark2336"/>
      <w:bookmarkEnd w:id="2214"/>
      <w:r w:rsidRPr="001058B5">
        <w:rPr>
          <w:rFonts w:ascii="Arial" w:hAnsi="Arial" w:cs="Arial"/>
        </w:rPr>
        <w:t>CRL</w:t>
      </w:r>
    </w:p>
    <w:p w14:paraId="1F05108F"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 xml:space="preserve">A set of signed data structures that contain a list of revoked </w:t>
      </w:r>
      <w:hyperlink w:anchor="_bookmark2333" w:history="1">
        <w:r w:rsidRPr="001058B5">
          <w:rPr>
            <w:rFonts w:ascii="Arial" w:hAnsi="Arial" w:cs="Arial"/>
            <w:b/>
            <w:color w:val="0000CC"/>
          </w:rPr>
          <w:t>certificate</w:t>
        </w:r>
      </w:hyperlink>
      <w:r w:rsidRPr="001058B5">
        <w:rPr>
          <w:rFonts w:ascii="Arial" w:hAnsi="Arial" w:cs="Arial"/>
          <w:b/>
        </w:rPr>
        <w:t>s</w:t>
      </w:r>
      <w:r w:rsidRPr="001058B5">
        <w:rPr>
          <w:rFonts w:ascii="Arial" w:hAnsi="Arial" w:cs="Arial"/>
        </w:rPr>
        <w:t>. The authenticity and integrity of the CRL is provided by a digital signature appended to it. Usually, the CRL signer is the same entity that signed the issued certificate.</w:t>
      </w:r>
    </w:p>
    <w:p w14:paraId="2058F3AD" w14:textId="77777777" w:rsidR="008C539B" w:rsidRPr="001058B5" w:rsidRDefault="00C12992">
      <w:pPr>
        <w:pStyle w:val="Heading7"/>
        <w:spacing w:before="194"/>
        <w:rPr>
          <w:rFonts w:ascii="Arial" w:hAnsi="Arial" w:cs="Arial"/>
        </w:rPr>
      </w:pPr>
      <w:bookmarkStart w:id="2215" w:name="_bookmark2337"/>
      <w:bookmarkEnd w:id="2215"/>
      <w:r w:rsidRPr="001058B5">
        <w:rPr>
          <w:rFonts w:ascii="Arial" w:hAnsi="Arial" w:cs="Arial"/>
        </w:rPr>
        <w:t>definer’s rights procedure</w:t>
      </w:r>
    </w:p>
    <w:p w14:paraId="0F88F065"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 procedure (or program unit) that executes with the privileges of its owner, not its current user. Definer's rights subprograms are bound to the schema in which they are located.</w:t>
      </w:r>
    </w:p>
    <w:p w14:paraId="137AFD2E" w14:textId="77777777" w:rsidR="008C539B" w:rsidRPr="001058B5" w:rsidRDefault="00C12992">
      <w:pPr>
        <w:pStyle w:val="BodyText"/>
        <w:spacing w:before="121" w:line="228" w:lineRule="auto"/>
        <w:ind w:left="1659" w:right="749"/>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6"/>
        </w:rPr>
        <w:t xml:space="preserve"> </w:t>
      </w:r>
      <w:r w:rsidRPr="001058B5">
        <w:rPr>
          <w:rFonts w:ascii="Arial" w:hAnsi="Arial" w:cs="Arial"/>
        </w:rPr>
        <w:t>calls a definer's rights procedure, which is owned by user scott, to update the dept table, then this procedure will update the dept table in the scott schema. This is because the procedure executes with the privileges of the user who owns (defined) the procedure (that is, scott).</w:t>
      </w:r>
    </w:p>
    <w:p w14:paraId="704F80CF"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2" w:history="1">
        <w:r w:rsidRPr="001058B5">
          <w:rPr>
            <w:rFonts w:ascii="Arial" w:hAnsi="Arial" w:cs="Arial"/>
            <w:b/>
            <w:color w:val="0000CC"/>
            <w:sz w:val="20"/>
          </w:rPr>
          <w:t>invoker’s rights procedure</w:t>
        </w:r>
      </w:hyperlink>
      <w:r w:rsidRPr="001058B5">
        <w:rPr>
          <w:rFonts w:ascii="Arial" w:hAnsi="Arial" w:cs="Arial"/>
          <w:sz w:val="20"/>
        </w:rPr>
        <w:t>.</w:t>
      </w:r>
    </w:p>
    <w:p w14:paraId="350D80C2" w14:textId="77777777" w:rsidR="008C539B" w:rsidRPr="001058B5" w:rsidRDefault="00C12992">
      <w:pPr>
        <w:pStyle w:val="Heading7"/>
        <w:spacing w:before="196"/>
        <w:rPr>
          <w:rFonts w:ascii="Arial" w:hAnsi="Arial" w:cs="Arial"/>
        </w:rPr>
      </w:pPr>
      <w:r w:rsidRPr="001058B5">
        <w:rPr>
          <w:rFonts w:ascii="Arial" w:hAnsi="Arial" w:cs="Arial"/>
        </w:rPr>
        <w:t>decryption</w:t>
      </w:r>
    </w:p>
    <w:p w14:paraId="62115A2E" w14:textId="77777777" w:rsidR="008C539B" w:rsidRPr="001058B5" w:rsidRDefault="00C12992">
      <w:pPr>
        <w:pStyle w:val="BodyText"/>
        <w:spacing w:before="85"/>
        <w:ind w:left="1660"/>
        <w:rPr>
          <w:rFonts w:ascii="Arial" w:hAnsi="Arial" w:cs="Arial"/>
        </w:rPr>
      </w:pPr>
      <w:r w:rsidRPr="001058B5">
        <w:rPr>
          <w:rFonts w:ascii="Arial" w:hAnsi="Arial" w:cs="Arial"/>
        </w:rPr>
        <w:t>Decoding an encyrpted message so that it is readable.</w:t>
      </w:r>
    </w:p>
    <w:p w14:paraId="4EBD9065" w14:textId="77777777" w:rsidR="008C539B" w:rsidRPr="001058B5" w:rsidRDefault="00C12992">
      <w:pPr>
        <w:pStyle w:val="Heading7"/>
        <w:spacing w:before="196"/>
        <w:rPr>
          <w:rFonts w:ascii="Arial" w:hAnsi="Arial" w:cs="Arial"/>
        </w:rPr>
      </w:pPr>
      <w:r w:rsidRPr="001058B5">
        <w:rPr>
          <w:rFonts w:ascii="Arial" w:hAnsi="Arial" w:cs="Arial"/>
        </w:rPr>
        <w:t>de</w:t>
      </w:r>
      <w:bookmarkStart w:id="2216" w:name="_bookmark2338"/>
      <w:bookmarkEnd w:id="2216"/>
      <w:r w:rsidRPr="001058B5">
        <w:rPr>
          <w:rFonts w:ascii="Arial" w:hAnsi="Arial" w:cs="Arial"/>
        </w:rPr>
        <w:t>nial-of-service (DoS) attack</w:t>
      </w:r>
    </w:p>
    <w:p w14:paraId="59594BEE"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An attack that renders a Web site inaccessible or unusable. The denial-of-service attack can occur in many different ways but frequently includes attacks that cause the site to crash, reject connections, or perform too slowly to be usable. DoS attacks come in two forms:</w:t>
      </w:r>
    </w:p>
    <w:p w14:paraId="51C2D01D" w14:textId="77777777" w:rsidR="008C539B" w:rsidRPr="001058B5" w:rsidRDefault="00C12992" w:rsidP="006F7931">
      <w:pPr>
        <w:pStyle w:val="ListParagraph"/>
        <w:numPr>
          <w:ilvl w:val="1"/>
          <w:numId w:val="137"/>
        </w:numPr>
        <w:tabs>
          <w:tab w:val="left" w:pos="2020"/>
        </w:tabs>
        <w:spacing w:before="110"/>
        <w:ind w:hanging="359"/>
        <w:rPr>
          <w:rFonts w:ascii="Arial" w:hAnsi="Arial" w:cs="Arial"/>
          <w:sz w:val="20"/>
        </w:rPr>
      </w:pPr>
      <w:r w:rsidRPr="001058B5">
        <w:rPr>
          <w:rFonts w:ascii="Arial" w:hAnsi="Arial" w:cs="Arial"/>
          <w:sz w:val="20"/>
        </w:rPr>
        <w:t>Basic denial-of-service attacks, which require only one or a few</w:t>
      </w:r>
      <w:r w:rsidRPr="001058B5">
        <w:rPr>
          <w:rFonts w:ascii="Arial" w:hAnsi="Arial" w:cs="Arial"/>
          <w:spacing w:val="-10"/>
          <w:sz w:val="20"/>
        </w:rPr>
        <w:t xml:space="preserve"> </w:t>
      </w:r>
      <w:r w:rsidRPr="001058B5">
        <w:rPr>
          <w:rFonts w:ascii="Arial" w:hAnsi="Arial" w:cs="Arial"/>
          <w:sz w:val="20"/>
        </w:rPr>
        <w:t>computers</w:t>
      </w:r>
    </w:p>
    <w:p w14:paraId="39B6BC88" w14:textId="77777777" w:rsidR="008C539B" w:rsidRPr="001058B5" w:rsidRDefault="00C12992" w:rsidP="006F7931">
      <w:pPr>
        <w:pStyle w:val="ListParagraph"/>
        <w:numPr>
          <w:ilvl w:val="1"/>
          <w:numId w:val="137"/>
        </w:numPr>
        <w:tabs>
          <w:tab w:val="left" w:pos="2020"/>
        </w:tabs>
        <w:spacing w:before="117" w:line="232" w:lineRule="auto"/>
        <w:ind w:right="1051" w:hanging="359"/>
        <w:rPr>
          <w:rFonts w:ascii="Arial" w:hAnsi="Arial" w:cs="Arial"/>
          <w:sz w:val="20"/>
        </w:rPr>
      </w:pPr>
      <w:r w:rsidRPr="001058B5">
        <w:rPr>
          <w:rFonts w:ascii="Arial" w:hAnsi="Arial" w:cs="Arial"/>
          <w:sz w:val="20"/>
        </w:rPr>
        <w:t>Distributed</w:t>
      </w:r>
      <w:r w:rsidRPr="001058B5">
        <w:rPr>
          <w:rFonts w:ascii="Arial" w:hAnsi="Arial" w:cs="Arial"/>
          <w:spacing w:val="-5"/>
          <w:sz w:val="20"/>
        </w:rPr>
        <w:t xml:space="preserve"> </w:t>
      </w:r>
      <w:r w:rsidRPr="001058B5">
        <w:rPr>
          <w:rFonts w:ascii="Arial" w:hAnsi="Arial" w:cs="Arial"/>
          <w:sz w:val="20"/>
        </w:rPr>
        <w:t>denial-of-service</w:t>
      </w:r>
      <w:r w:rsidRPr="001058B5">
        <w:rPr>
          <w:rFonts w:ascii="Arial" w:hAnsi="Arial" w:cs="Arial"/>
          <w:spacing w:val="-5"/>
          <w:sz w:val="20"/>
        </w:rPr>
        <w:t xml:space="preserve"> </w:t>
      </w:r>
      <w:r w:rsidRPr="001058B5">
        <w:rPr>
          <w:rFonts w:ascii="Arial" w:hAnsi="Arial" w:cs="Arial"/>
          <w:sz w:val="20"/>
        </w:rPr>
        <w:t>(DDoS)</w:t>
      </w:r>
      <w:r w:rsidRPr="001058B5">
        <w:rPr>
          <w:rFonts w:ascii="Arial" w:hAnsi="Arial" w:cs="Arial"/>
          <w:spacing w:val="-5"/>
          <w:sz w:val="20"/>
        </w:rPr>
        <w:t xml:space="preserve"> </w:t>
      </w:r>
      <w:r w:rsidRPr="001058B5">
        <w:rPr>
          <w:rFonts w:ascii="Arial" w:hAnsi="Arial" w:cs="Arial"/>
          <w:sz w:val="20"/>
        </w:rPr>
        <w:t>attacks,</w:t>
      </w:r>
      <w:r w:rsidRPr="001058B5">
        <w:rPr>
          <w:rFonts w:ascii="Arial" w:hAnsi="Arial" w:cs="Arial"/>
          <w:spacing w:val="-6"/>
          <w:sz w:val="20"/>
        </w:rPr>
        <w:t xml:space="preserve"> </w:t>
      </w:r>
      <w:r w:rsidRPr="001058B5">
        <w:rPr>
          <w:rFonts w:ascii="Arial" w:hAnsi="Arial" w:cs="Arial"/>
          <w:sz w:val="20"/>
        </w:rPr>
        <w:t>which</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many</w:t>
      </w:r>
      <w:r w:rsidRPr="001058B5">
        <w:rPr>
          <w:rFonts w:ascii="Arial" w:hAnsi="Arial" w:cs="Arial"/>
          <w:spacing w:val="-5"/>
          <w:sz w:val="20"/>
        </w:rPr>
        <w:t xml:space="preserve"> </w:t>
      </w:r>
      <w:r w:rsidRPr="001058B5">
        <w:rPr>
          <w:rFonts w:ascii="Arial" w:hAnsi="Arial" w:cs="Arial"/>
          <w:sz w:val="20"/>
        </w:rPr>
        <w:t>computers</w:t>
      </w:r>
      <w:r w:rsidRPr="001058B5">
        <w:rPr>
          <w:rFonts w:ascii="Arial" w:hAnsi="Arial" w:cs="Arial"/>
          <w:spacing w:val="-6"/>
          <w:sz w:val="20"/>
        </w:rPr>
        <w:t xml:space="preserve"> </w:t>
      </w:r>
      <w:r w:rsidRPr="001058B5">
        <w:rPr>
          <w:rFonts w:ascii="Arial" w:hAnsi="Arial" w:cs="Arial"/>
          <w:sz w:val="20"/>
        </w:rPr>
        <w:t>to execute</w:t>
      </w:r>
    </w:p>
    <w:p w14:paraId="326B78A3" w14:textId="77777777" w:rsidR="008C539B" w:rsidRPr="001058B5" w:rsidRDefault="00C12992">
      <w:pPr>
        <w:pStyle w:val="Heading7"/>
        <w:spacing w:before="196"/>
        <w:rPr>
          <w:rFonts w:ascii="Arial" w:hAnsi="Arial" w:cs="Arial"/>
        </w:rPr>
      </w:pPr>
      <w:r w:rsidRPr="001058B5">
        <w:rPr>
          <w:rFonts w:ascii="Arial" w:hAnsi="Arial" w:cs="Arial"/>
        </w:rPr>
        <w:t>directly granted role</w:t>
      </w:r>
    </w:p>
    <w:p w14:paraId="5FFFC6C7" w14:textId="77777777" w:rsidR="008C539B" w:rsidRPr="001058B5" w:rsidRDefault="00C12992">
      <w:pPr>
        <w:spacing w:before="91" w:line="232" w:lineRule="auto"/>
        <w:ind w:left="1660" w:right="848"/>
        <w:rPr>
          <w:rFonts w:ascii="Arial" w:hAnsi="Arial" w:cs="Arial"/>
          <w:sz w:val="20"/>
        </w:rPr>
      </w:pPr>
      <w:r w:rsidRPr="001058B5">
        <w:rPr>
          <w:rFonts w:ascii="Arial" w:hAnsi="Arial" w:cs="Arial"/>
          <w:sz w:val="20"/>
        </w:rPr>
        <w:t xml:space="preserve">A </w:t>
      </w:r>
      <w:hyperlink w:anchor="_bookmark2349" w:history="1">
        <w:r w:rsidRPr="001058B5">
          <w:rPr>
            <w:rFonts w:ascii="Arial" w:hAnsi="Arial" w:cs="Arial"/>
            <w:b/>
            <w:color w:val="0000CC"/>
            <w:sz w:val="20"/>
          </w:rPr>
          <w:t xml:space="preserve">role </w:t>
        </w:r>
      </w:hyperlink>
      <w:r w:rsidRPr="001058B5">
        <w:rPr>
          <w:rFonts w:ascii="Arial" w:hAnsi="Arial" w:cs="Arial"/>
          <w:sz w:val="20"/>
        </w:rPr>
        <w:t xml:space="preserve">that has been granted directly to the user, as opposed to an </w:t>
      </w:r>
      <w:hyperlink w:anchor="_bookmark2341" w:history="1">
        <w:r w:rsidRPr="001058B5">
          <w:rPr>
            <w:rFonts w:ascii="Arial" w:hAnsi="Arial" w:cs="Arial"/>
            <w:b/>
            <w:color w:val="0000CC"/>
            <w:sz w:val="20"/>
          </w:rPr>
          <w:t>indirectly granted</w:t>
        </w:r>
      </w:hyperlink>
      <w:r w:rsidRPr="001058B5">
        <w:rPr>
          <w:rFonts w:ascii="Arial" w:hAnsi="Arial" w:cs="Arial"/>
          <w:b/>
          <w:color w:val="0000CC"/>
          <w:sz w:val="20"/>
        </w:rPr>
        <w:t xml:space="preserve"> </w:t>
      </w:r>
      <w:hyperlink w:anchor="_bookmark2341" w:history="1">
        <w:r w:rsidRPr="001058B5">
          <w:rPr>
            <w:rFonts w:ascii="Arial" w:hAnsi="Arial" w:cs="Arial"/>
            <w:b/>
            <w:color w:val="0000CC"/>
            <w:sz w:val="20"/>
          </w:rPr>
          <w:t>role</w:t>
        </w:r>
      </w:hyperlink>
      <w:r w:rsidRPr="001058B5">
        <w:rPr>
          <w:rFonts w:ascii="Arial" w:hAnsi="Arial" w:cs="Arial"/>
          <w:sz w:val="20"/>
        </w:rPr>
        <w:t>.</w:t>
      </w:r>
    </w:p>
    <w:p w14:paraId="727997A8" w14:textId="77777777" w:rsidR="008C539B" w:rsidRPr="001058B5" w:rsidRDefault="00C12992">
      <w:pPr>
        <w:pStyle w:val="Heading7"/>
        <w:spacing w:before="197"/>
        <w:rPr>
          <w:rFonts w:ascii="Arial" w:hAnsi="Arial" w:cs="Arial"/>
        </w:rPr>
      </w:pPr>
      <w:r w:rsidRPr="001058B5">
        <w:rPr>
          <w:rFonts w:ascii="Arial" w:hAnsi="Arial" w:cs="Arial"/>
        </w:rPr>
        <w:t>encryption</w:t>
      </w:r>
    </w:p>
    <w:p w14:paraId="3DBC004B" w14:textId="77777777" w:rsidR="008C539B" w:rsidRPr="001058B5" w:rsidRDefault="00C12992">
      <w:pPr>
        <w:pStyle w:val="BodyText"/>
        <w:spacing w:before="86"/>
        <w:ind w:left="1660"/>
        <w:rPr>
          <w:rFonts w:ascii="Arial" w:hAnsi="Arial" w:cs="Arial"/>
        </w:rPr>
      </w:pPr>
      <w:r w:rsidRPr="001058B5">
        <w:rPr>
          <w:rFonts w:ascii="Arial" w:hAnsi="Arial" w:cs="Arial"/>
        </w:rPr>
        <w:t>Disguising a message, rendering it unreadable to all but the intended recipient.</w:t>
      </w:r>
    </w:p>
    <w:p w14:paraId="70640540" w14:textId="77777777" w:rsidR="008C539B" w:rsidRPr="001058B5" w:rsidRDefault="00C12992">
      <w:pPr>
        <w:pStyle w:val="Heading7"/>
        <w:spacing w:before="195"/>
        <w:rPr>
          <w:rFonts w:ascii="Arial" w:hAnsi="Arial" w:cs="Arial"/>
        </w:rPr>
      </w:pPr>
      <w:bookmarkStart w:id="2217" w:name="_bookmark2339"/>
      <w:bookmarkEnd w:id="2217"/>
      <w:r w:rsidRPr="001058B5">
        <w:rPr>
          <w:rFonts w:ascii="Arial" w:hAnsi="Arial" w:cs="Arial"/>
        </w:rPr>
        <w:t>forced cleanup</w:t>
      </w:r>
    </w:p>
    <w:p w14:paraId="482A5772" w14:textId="77777777" w:rsidR="008C539B" w:rsidRPr="001058B5" w:rsidRDefault="00C12992">
      <w:pPr>
        <w:pStyle w:val="BodyText"/>
        <w:spacing w:before="94" w:line="230" w:lineRule="auto"/>
        <w:ind w:left="1660" w:right="854"/>
        <w:jc w:val="both"/>
        <w:rPr>
          <w:rFonts w:ascii="Arial" w:hAnsi="Arial" w:cs="Arial"/>
        </w:rPr>
      </w:pPr>
      <w:r w:rsidRPr="001058B5">
        <w:rPr>
          <w:rFonts w:ascii="Arial" w:hAnsi="Arial" w:cs="Arial"/>
        </w:rPr>
        <w:t>The</w:t>
      </w:r>
      <w:r w:rsidRPr="001058B5">
        <w:rPr>
          <w:rFonts w:ascii="Arial" w:hAnsi="Arial" w:cs="Arial"/>
          <w:spacing w:val="-4"/>
        </w:rPr>
        <w:t xml:space="preserve"> </w:t>
      </w:r>
      <w:r w:rsidRPr="001058B5">
        <w:rPr>
          <w:rFonts w:ascii="Arial" w:hAnsi="Arial" w:cs="Arial"/>
        </w:rPr>
        <w:t>ability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forcibly</w:t>
      </w:r>
      <w:r w:rsidRPr="001058B5">
        <w:rPr>
          <w:rFonts w:ascii="Arial" w:hAnsi="Arial" w:cs="Arial"/>
          <w:spacing w:val="-4"/>
        </w:rPr>
        <w:t xml:space="preserve"> </w:t>
      </w:r>
      <w:r w:rsidRPr="001058B5">
        <w:rPr>
          <w:rFonts w:ascii="Arial" w:hAnsi="Arial" w:cs="Arial"/>
        </w:rPr>
        <w:t>cleanup</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remove)</w:t>
      </w:r>
      <w:r w:rsidRPr="001058B5">
        <w:rPr>
          <w:rFonts w:ascii="Arial" w:hAnsi="Arial" w:cs="Arial"/>
          <w:spacing w:val="-4"/>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spacing w:val="-10"/>
        </w:rPr>
        <w:t xml:space="preserve">To </w:t>
      </w:r>
      <w:r w:rsidRPr="001058B5">
        <w:rPr>
          <w:rFonts w:ascii="Arial" w:hAnsi="Arial" w:cs="Arial"/>
          <w:w w:val="95"/>
        </w:rPr>
        <w:t>accomplish</w:t>
      </w:r>
      <w:r w:rsidRPr="001058B5">
        <w:rPr>
          <w:rFonts w:ascii="Arial" w:hAnsi="Arial" w:cs="Arial"/>
          <w:spacing w:val="-19"/>
          <w:w w:val="95"/>
        </w:rPr>
        <w:t xml:space="preserve"> </w:t>
      </w:r>
      <w:r w:rsidRPr="001058B5">
        <w:rPr>
          <w:rFonts w:ascii="Arial" w:hAnsi="Arial" w:cs="Arial"/>
          <w:w w:val="95"/>
        </w:rPr>
        <w:t>this,</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USE_LAST_ARCH_TIMESTAMP</w:t>
      </w:r>
      <w:r w:rsidRPr="001058B5">
        <w:rPr>
          <w:rFonts w:ascii="Arial" w:hAnsi="Arial" w:cs="Arial"/>
          <w:spacing w:val="-90"/>
          <w:w w:val="95"/>
        </w:rPr>
        <w:t xml:space="preserve"> </w:t>
      </w:r>
      <w:r w:rsidRPr="001058B5">
        <w:rPr>
          <w:rFonts w:ascii="Arial" w:hAnsi="Arial" w:cs="Arial"/>
          <w:w w:val="95"/>
        </w:rPr>
        <w:t>argument</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DBMS_AUDIT_ </w:t>
      </w:r>
      <w:r w:rsidRPr="001058B5">
        <w:rPr>
          <w:rFonts w:ascii="Arial" w:hAnsi="Arial" w:cs="Arial"/>
        </w:rPr>
        <w:t>MGMT.CLEAN_AUDIT_TRAIL</w:t>
      </w:r>
      <w:r w:rsidRPr="001058B5">
        <w:rPr>
          <w:rFonts w:ascii="Arial" w:hAnsi="Arial" w:cs="Arial"/>
          <w:spacing w:val="-96"/>
        </w:rPr>
        <w:t xml:space="preserve"> </w:t>
      </w:r>
      <w:r w:rsidRPr="001058B5">
        <w:rPr>
          <w:rFonts w:ascii="Arial" w:hAnsi="Arial" w:cs="Arial"/>
        </w:rPr>
        <w:t>procedure to FALSE.</w:t>
      </w:r>
    </w:p>
    <w:p w14:paraId="1B69792C" w14:textId="77777777" w:rsidR="008C539B" w:rsidRPr="001058B5" w:rsidRDefault="00C12992">
      <w:pPr>
        <w:spacing w:before="109"/>
        <w:ind w:left="16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385A4EC6" w14:textId="77777777" w:rsidR="008C539B" w:rsidRPr="001058B5" w:rsidRDefault="00C12992">
      <w:pPr>
        <w:pStyle w:val="Heading7"/>
        <w:spacing w:before="197"/>
        <w:rPr>
          <w:rFonts w:ascii="Arial" w:hAnsi="Arial" w:cs="Arial"/>
        </w:rPr>
      </w:pPr>
      <w:r w:rsidRPr="001058B5">
        <w:rPr>
          <w:rFonts w:ascii="Arial" w:hAnsi="Arial" w:cs="Arial"/>
        </w:rPr>
        <w:t>Forwardable Ticket Granting Ticket</w:t>
      </w:r>
    </w:p>
    <w:p w14:paraId="7B8CC7D6" w14:textId="77777777" w:rsidR="008C539B" w:rsidRPr="001058B5" w:rsidRDefault="00C12992">
      <w:pPr>
        <w:pStyle w:val="BodyText"/>
        <w:spacing w:before="90" w:line="232" w:lineRule="auto"/>
        <w:ind w:left="1660" w:right="848"/>
        <w:rPr>
          <w:rFonts w:ascii="Arial" w:hAnsi="Arial" w:cs="Arial"/>
        </w:rPr>
      </w:pPr>
      <w:r w:rsidRPr="001058B5">
        <w:rPr>
          <w:rFonts w:ascii="Arial" w:hAnsi="Arial" w:cs="Arial"/>
        </w:rPr>
        <w:t>A special Kerberos ticket that can be forwarded to proxies, permitting the proxy to obtain additional Kerberos tickets on behalf of the client for proxy authentication.</w:t>
      </w:r>
    </w:p>
    <w:p w14:paraId="62DB48A3"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17E84A3" w14:textId="77777777" w:rsidR="008C539B" w:rsidRPr="001058B5" w:rsidRDefault="00C12992">
      <w:pPr>
        <w:pStyle w:val="Heading7"/>
        <w:spacing w:before="197"/>
        <w:rPr>
          <w:rFonts w:ascii="Arial" w:hAnsi="Arial" w:cs="Arial"/>
        </w:rPr>
      </w:pPr>
      <w:bookmarkStart w:id="2218" w:name="_bookmark2340"/>
      <w:bookmarkEnd w:id="2218"/>
      <w:r w:rsidRPr="001058B5">
        <w:rPr>
          <w:rFonts w:ascii="Arial" w:hAnsi="Arial" w:cs="Arial"/>
        </w:rPr>
        <w:t>global application context</w:t>
      </w:r>
    </w:p>
    <w:p w14:paraId="3DB31883" w14:textId="77777777" w:rsidR="008C539B" w:rsidRPr="001058B5" w:rsidRDefault="00C12992">
      <w:pPr>
        <w:pStyle w:val="BodyText"/>
        <w:spacing w:before="91" w:line="232" w:lineRule="auto"/>
        <w:ind w:left="1660" w:right="848"/>
        <w:rPr>
          <w:rFonts w:ascii="Arial" w:hAnsi="Arial" w:cs="Arial"/>
        </w:rPr>
      </w:pPr>
      <w:r w:rsidRPr="001058B5">
        <w:rPr>
          <w:rFonts w:ascii="Arial" w:hAnsi="Arial" w:cs="Arial"/>
        </w:rPr>
        <w:t>A name-value pair that enables application context values to be accessible across database sessions.</w:t>
      </w:r>
    </w:p>
    <w:p w14:paraId="1AC03561"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31" w:history="1">
        <w:r w:rsidRPr="001058B5">
          <w:rPr>
            <w:rFonts w:ascii="Arial" w:hAnsi="Arial" w:cs="Arial"/>
            <w:b/>
            <w:color w:val="0000CC"/>
            <w:sz w:val="20"/>
          </w:rPr>
          <w:t>application context</w:t>
        </w:r>
      </w:hyperlink>
      <w:r w:rsidRPr="001058B5">
        <w:rPr>
          <w:rFonts w:ascii="Arial" w:hAnsi="Arial" w:cs="Arial"/>
          <w:sz w:val="20"/>
        </w:rPr>
        <w:t>.</w:t>
      </w:r>
    </w:p>
    <w:p w14:paraId="5ACC9145" w14:textId="77777777" w:rsidR="008C539B" w:rsidRPr="001058B5" w:rsidRDefault="008C539B">
      <w:pPr>
        <w:rPr>
          <w:rFonts w:ascii="Arial" w:hAnsi="Arial" w:cs="Arial"/>
          <w:sz w:val="20"/>
        </w:rPr>
        <w:sectPr w:rsidR="008C539B" w:rsidRPr="001058B5">
          <w:headerReference w:type="even" r:id="rId270"/>
          <w:headerReference w:type="default" r:id="rId271"/>
          <w:pgSz w:w="12240" w:h="15840"/>
          <w:pgMar w:top="840" w:right="1060" w:bottom="860" w:left="1100" w:header="549" w:footer="663" w:gutter="0"/>
          <w:cols w:space="720"/>
        </w:sectPr>
      </w:pPr>
    </w:p>
    <w:p w14:paraId="74EDE565" w14:textId="77777777" w:rsidR="008C539B" w:rsidRPr="001058B5" w:rsidRDefault="008C539B">
      <w:pPr>
        <w:pStyle w:val="BodyText"/>
        <w:spacing w:before="11"/>
        <w:rPr>
          <w:rFonts w:ascii="Arial" w:hAnsi="Arial" w:cs="Arial"/>
          <w:sz w:val="24"/>
        </w:rPr>
      </w:pPr>
    </w:p>
    <w:p w14:paraId="65865205" w14:textId="77777777" w:rsidR="008C539B" w:rsidRPr="001058B5" w:rsidRDefault="00C12992">
      <w:pPr>
        <w:pStyle w:val="Heading7"/>
        <w:spacing w:before="104"/>
        <w:ind w:left="2260"/>
        <w:rPr>
          <w:rFonts w:ascii="Arial" w:hAnsi="Arial" w:cs="Arial"/>
        </w:rPr>
      </w:pPr>
      <w:bookmarkStart w:id="2219" w:name="_bookmark2341"/>
      <w:bookmarkEnd w:id="2219"/>
      <w:r w:rsidRPr="001058B5">
        <w:rPr>
          <w:rFonts w:ascii="Arial" w:hAnsi="Arial" w:cs="Arial"/>
        </w:rPr>
        <w:t>indirectly granted role</w:t>
      </w:r>
    </w:p>
    <w:p w14:paraId="6D056D3E" w14:textId="77777777" w:rsidR="008C539B" w:rsidRPr="001058B5" w:rsidRDefault="00C12992">
      <w:pPr>
        <w:pStyle w:val="BodyText"/>
        <w:spacing w:before="94" w:line="230" w:lineRule="auto"/>
        <w:ind w:left="2259" w:right="185"/>
        <w:rPr>
          <w:rFonts w:ascii="Arial" w:hAnsi="Arial" w:cs="Arial"/>
        </w:rPr>
      </w:pPr>
      <w:r w:rsidRPr="001058B5">
        <w:rPr>
          <w:rFonts w:ascii="Arial" w:hAnsi="Arial" w:cs="Arial"/>
        </w:rPr>
        <w:t xml:space="preserve">A </w:t>
      </w:r>
      <w:hyperlink w:anchor="_bookmark2349" w:history="1">
        <w:r w:rsidRPr="001058B5">
          <w:rPr>
            <w:rFonts w:ascii="Arial" w:hAnsi="Arial" w:cs="Arial"/>
            <w:b/>
            <w:color w:val="0000CC"/>
          </w:rPr>
          <w:t xml:space="preserve">role </w:t>
        </w:r>
      </w:hyperlink>
      <w:r w:rsidRPr="001058B5">
        <w:rPr>
          <w:rFonts w:ascii="Arial" w:hAnsi="Arial" w:cs="Arial"/>
        </w:rPr>
        <w:t xml:space="preserve">granted to a user through another role that has already been granted to this </w:t>
      </w:r>
      <w:r w:rsidRPr="001058B5">
        <w:rPr>
          <w:rFonts w:ascii="Arial" w:hAnsi="Arial" w:cs="Arial"/>
          <w:spacing w:val="-4"/>
        </w:rPr>
        <w:t>user.</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1"/>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role3</w:t>
      </w:r>
      <w:r w:rsidRPr="001058B5">
        <w:rPr>
          <w:rFonts w:ascii="Arial" w:hAnsi="Arial" w:cs="Arial"/>
          <w:spacing w:val="-91"/>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role1</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2"/>
        </w:rPr>
        <w:t xml:space="preserve"> </w:t>
      </w:r>
      <w:r w:rsidRPr="001058B5">
        <w:rPr>
          <w:rFonts w:ascii="Arial" w:hAnsi="Arial" w:cs="Arial"/>
        </w:rPr>
        <w:t>and role3</w:t>
      </w:r>
      <w:r w:rsidRPr="001058B5">
        <w:rPr>
          <w:rFonts w:ascii="Arial" w:hAnsi="Arial" w:cs="Arial"/>
          <w:spacing w:val="-96"/>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now</w:t>
      </w:r>
      <w:r w:rsidRPr="001058B5">
        <w:rPr>
          <w:rFonts w:ascii="Arial" w:hAnsi="Arial" w:cs="Arial"/>
          <w:spacing w:val="-21"/>
        </w:rPr>
        <w:t xml:space="preserve"> </w:t>
      </w:r>
      <w:r w:rsidRPr="001058B5">
        <w:rPr>
          <w:rFonts w:ascii="Arial" w:hAnsi="Arial" w:cs="Arial"/>
        </w:rPr>
        <w:t>under</w:t>
      </w:r>
      <w:r w:rsidRPr="001058B5">
        <w:rPr>
          <w:rFonts w:ascii="Arial" w:hAnsi="Arial" w:cs="Arial"/>
          <w:spacing w:val="-21"/>
        </w:rPr>
        <w:t xml:space="preserve"> </w:t>
      </w:r>
      <w:r w:rsidRPr="001058B5">
        <w:rPr>
          <w:rFonts w:ascii="Arial" w:hAnsi="Arial" w:cs="Arial"/>
        </w:rPr>
        <w:t>role1.</w:t>
      </w:r>
      <w:r w:rsidRPr="001058B5">
        <w:rPr>
          <w:rFonts w:ascii="Arial" w:hAnsi="Arial" w:cs="Arial"/>
          <w:spacing w:val="-22"/>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means</w:t>
      </w:r>
      <w:r w:rsidRPr="001058B5">
        <w:rPr>
          <w:rFonts w:ascii="Arial" w:hAnsi="Arial" w:cs="Arial"/>
          <w:spacing w:val="-21"/>
        </w:rPr>
        <w:t xml:space="preserve"> </w:t>
      </w:r>
      <w:r w:rsidRPr="001058B5">
        <w:rPr>
          <w:rFonts w:ascii="Arial" w:hAnsi="Arial" w:cs="Arial"/>
        </w:rPr>
        <w:t>psmith</w:t>
      </w:r>
      <w:r w:rsidRPr="001058B5">
        <w:rPr>
          <w:rFonts w:ascii="Arial" w:hAnsi="Arial" w:cs="Arial"/>
          <w:spacing w:val="-95"/>
        </w:rPr>
        <w:t xml:space="preserve"> </w:t>
      </w:r>
      <w:r w:rsidRPr="001058B5">
        <w:rPr>
          <w:rFonts w:ascii="Arial" w:hAnsi="Arial" w:cs="Arial"/>
        </w:rPr>
        <w:t>has</w:t>
      </w:r>
      <w:r w:rsidRPr="001058B5">
        <w:rPr>
          <w:rFonts w:ascii="Arial" w:hAnsi="Arial" w:cs="Arial"/>
          <w:spacing w:val="-22"/>
        </w:rPr>
        <w:t xml:space="preserve"> </w:t>
      </w:r>
      <w:r w:rsidRPr="001058B5">
        <w:rPr>
          <w:rFonts w:ascii="Arial" w:hAnsi="Arial" w:cs="Arial"/>
        </w:rPr>
        <w:t>been</w:t>
      </w:r>
      <w:r w:rsidRPr="001058B5">
        <w:rPr>
          <w:rFonts w:ascii="Arial" w:hAnsi="Arial" w:cs="Arial"/>
          <w:spacing w:val="-22"/>
        </w:rPr>
        <w:t xml:space="preserve"> </w:t>
      </w:r>
      <w:r w:rsidRPr="001058B5">
        <w:rPr>
          <w:rFonts w:ascii="Arial" w:hAnsi="Arial" w:cs="Arial"/>
        </w:rPr>
        <w:t>indirectly</w:t>
      </w:r>
      <w:r w:rsidRPr="001058B5">
        <w:rPr>
          <w:rFonts w:ascii="Arial" w:hAnsi="Arial" w:cs="Arial"/>
          <w:spacing w:val="-21"/>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roles role2</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role3,</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addition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role1.</w:t>
      </w:r>
      <w:r w:rsidRPr="001058B5">
        <w:rPr>
          <w:rFonts w:ascii="Arial" w:hAnsi="Arial" w:cs="Arial"/>
          <w:spacing w:val="-20"/>
        </w:rPr>
        <w:t xml:space="preserve"> </w:t>
      </w:r>
      <w:r w:rsidRPr="001058B5">
        <w:rPr>
          <w:rFonts w:ascii="Arial" w:hAnsi="Arial" w:cs="Arial"/>
        </w:rPr>
        <w:t>Enabling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role1</w:t>
      </w:r>
      <w:r w:rsidRPr="001058B5">
        <w:rPr>
          <w:rFonts w:ascii="Arial" w:hAnsi="Arial" w:cs="Arial"/>
          <w:spacing w:val="-19"/>
        </w:rPr>
        <w:t xml:space="preserve"> </w:t>
      </w:r>
      <w:r w:rsidRPr="001058B5">
        <w:rPr>
          <w:rFonts w:ascii="Arial" w:hAnsi="Arial" w:cs="Arial"/>
        </w:rPr>
        <w:t>for psmith enables the indirect roles role2 and role3 for this user as</w:t>
      </w:r>
      <w:r w:rsidRPr="001058B5">
        <w:rPr>
          <w:rFonts w:ascii="Arial" w:hAnsi="Arial" w:cs="Arial"/>
          <w:spacing w:val="-18"/>
        </w:rPr>
        <w:t xml:space="preserve"> </w:t>
      </w:r>
      <w:r w:rsidRPr="001058B5">
        <w:rPr>
          <w:rFonts w:ascii="Arial" w:hAnsi="Arial" w:cs="Arial"/>
        </w:rPr>
        <w:t>well.</w:t>
      </w:r>
    </w:p>
    <w:p w14:paraId="043CE527" w14:textId="77777777" w:rsidR="008C539B" w:rsidRPr="001058B5" w:rsidRDefault="00C12992">
      <w:pPr>
        <w:pStyle w:val="Heading7"/>
        <w:spacing w:before="192"/>
        <w:ind w:left="2260"/>
        <w:rPr>
          <w:rFonts w:ascii="Arial" w:hAnsi="Arial" w:cs="Arial"/>
        </w:rPr>
      </w:pPr>
      <w:r w:rsidRPr="001058B5">
        <w:rPr>
          <w:rFonts w:ascii="Arial" w:hAnsi="Arial" w:cs="Arial"/>
        </w:rPr>
        <w:t>integrity</w:t>
      </w:r>
    </w:p>
    <w:p w14:paraId="2F2FC5F0"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guarantee that the contents of a message received were not altered from the contents of the original message sent.</w:t>
      </w:r>
    </w:p>
    <w:p w14:paraId="56C94793" w14:textId="77777777" w:rsidR="008C539B" w:rsidRPr="001058B5" w:rsidRDefault="00C12992">
      <w:pPr>
        <w:pStyle w:val="Heading7"/>
        <w:spacing w:before="197"/>
        <w:ind w:left="2260"/>
        <w:rPr>
          <w:rFonts w:ascii="Arial" w:hAnsi="Arial" w:cs="Arial"/>
        </w:rPr>
      </w:pPr>
      <w:bookmarkStart w:id="2220" w:name="_bookmark2342"/>
      <w:bookmarkEnd w:id="2220"/>
      <w:r w:rsidRPr="001058B5">
        <w:rPr>
          <w:rFonts w:ascii="Arial" w:hAnsi="Arial" w:cs="Arial"/>
        </w:rPr>
        <w:t>invoker’s rights procedure</w:t>
      </w:r>
    </w:p>
    <w:p w14:paraId="02CBC5DF" w14:textId="77777777" w:rsidR="008C539B" w:rsidRPr="001058B5" w:rsidRDefault="00C12992">
      <w:pPr>
        <w:pStyle w:val="BodyText"/>
        <w:spacing w:before="92" w:line="230" w:lineRule="auto"/>
        <w:ind w:left="2260" w:right="185"/>
        <w:rPr>
          <w:rFonts w:ascii="Arial" w:hAnsi="Arial" w:cs="Arial"/>
        </w:rPr>
      </w:pPr>
      <w:r w:rsidRPr="001058B5">
        <w:rPr>
          <w:rFonts w:ascii="Arial" w:hAnsi="Arial" w:cs="Arial"/>
        </w:rPr>
        <w:t>A procedure (or program unit) that executes with the privileges of the current user, that is, the user who invokes the procedure. These procedures are not bound to a particular schema. They can be run by a variety of users and allow multiple users to manage their own data by using centralized application logic. Invoker's rights procedures are created with the AUTHID clause in the declaration section of the procedure code.</w:t>
      </w:r>
    </w:p>
    <w:p w14:paraId="5E72ABF7" w14:textId="77777777" w:rsidR="008C539B" w:rsidRPr="001058B5" w:rsidRDefault="00C12992">
      <w:pPr>
        <w:pStyle w:val="BodyText"/>
        <w:spacing w:before="127" w:line="228" w:lineRule="auto"/>
        <w:ind w:left="2259" w:right="155"/>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5"/>
        </w:rPr>
        <w:t xml:space="preserve"> </w:t>
      </w:r>
      <w:r w:rsidRPr="001058B5">
        <w:rPr>
          <w:rFonts w:ascii="Arial" w:hAnsi="Arial" w:cs="Arial"/>
        </w:rPr>
        <w:t>calls an invoker’s rights procedure, which is owned by user scott, to update the dept</w:t>
      </w:r>
      <w:r w:rsidRPr="001058B5">
        <w:rPr>
          <w:rFonts w:ascii="Arial" w:hAnsi="Arial" w:cs="Arial"/>
          <w:spacing w:val="-88"/>
        </w:rPr>
        <w:t xml:space="preserve"> </w:t>
      </w:r>
      <w:r w:rsidRPr="001058B5">
        <w:rPr>
          <w:rFonts w:ascii="Arial" w:hAnsi="Arial" w:cs="Arial"/>
        </w:rPr>
        <w:t>table, then this procedure will update the dept table in the blake schema. This is because the procedure executes with the privileges of the user who invoked the procedure (that is, blake.).</w:t>
      </w:r>
    </w:p>
    <w:p w14:paraId="703C0629"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37" w:history="1">
        <w:r w:rsidRPr="001058B5">
          <w:rPr>
            <w:rFonts w:ascii="Arial" w:hAnsi="Arial" w:cs="Arial"/>
            <w:b/>
            <w:color w:val="0000CC"/>
            <w:sz w:val="20"/>
          </w:rPr>
          <w:t>definer’s rights procedure</w:t>
        </w:r>
      </w:hyperlink>
      <w:r w:rsidRPr="001058B5">
        <w:rPr>
          <w:rFonts w:ascii="Arial" w:hAnsi="Arial" w:cs="Arial"/>
          <w:sz w:val="20"/>
        </w:rPr>
        <w:t>.</w:t>
      </w:r>
    </w:p>
    <w:p w14:paraId="49C54529" w14:textId="77777777" w:rsidR="008C539B" w:rsidRPr="001058B5" w:rsidRDefault="00C12992">
      <w:pPr>
        <w:pStyle w:val="Heading7"/>
        <w:spacing w:before="197"/>
        <w:ind w:left="2260"/>
        <w:rPr>
          <w:rFonts w:ascii="Arial" w:hAnsi="Arial" w:cs="Arial"/>
        </w:rPr>
      </w:pPr>
      <w:bookmarkStart w:id="2221" w:name="_bookmark2343"/>
      <w:bookmarkEnd w:id="2221"/>
      <w:r w:rsidRPr="001058B5">
        <w:rPr>
          <w:rFonts w:ascii="Arial" w:hAnsi="Arial" w:cs="Arial"/>
        </w:rPr>
        <w:t>KDC</w:t>
      </w:r>
    </w:p>
    <w:p w14:paraId="2FFB0FE2" w14:textId="77777777" w:rsidR="008C539B" w:rsidRPr="001058B5" w:rsidRDefault="00C12992">
      <w:pPr>
        <w:spacing w:before="86" w:line="348" w:lineRule="auto"/>
        <w:ind w:left="2260" w:right="4153"/>
        <w:rPr>
          <w:rFonts w:ascii="Arial" w:hAnsi="Arial" w:cs="Arial"/>
          <w:sz w:val="20"/>
        </w:rPr>
      </w:pPr>
      <w:r w:rsidRPr="001058B5">
        <w:rPr>
          <w:rFonts w:ascii="Arial" w:hAnsi="Arial" w:cs="Arial"/>
          <w:sz w:val="20"/>
        </w:rPr>
        <w:t xml:space="preserve">A computer that issues Kerberos tickets. 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4D9D30B6" w14:textId="77777777" w:rsidR="008C539B" w:rsidRPr="001058B5" w:rsidRDefault="00C12992">
      <w:pPr>
        <w:pStyle w:val="Heading7"/>
        <w:spacing w:before="83"/>
        <w:ind w:left="2260"/>
        <w:rPr>
          <w:rFonts w:ascii="Arial" w:hAnsi="Arial" w:cs="Arial"/>
        </w:rPr>
      </w:pPr>
      <w:bookmarkStart w:id="2222" w:name="_bookmark2344"/>
      <w:bookmarkStart w:id="2223" w:name="_bookmark2345"/>
      <w:bookmarkEnd w:id="2222"/>
      <w:bookmarkEnd w:id="2223"/>
      <w:r w:rsidRPr="001058B5">
        <w:rPr>
          <w:rFonts w:ascii="Arial" w:hAnsi="Arial" w:cs="Arial"/>
        </w:rPr>
        <w:t>Kerberos ticket</w:t>
      </w:r>
    </w:p>
    <w:p w14:paraId="22628744" w14:textId="77777777" w:rsidR="008C539B" w:rsidRPr="001058B5" w:rsidRDefault="00C12992">
      <w:pPr>
        <w:pStyle w:val="BodyText"/>
        <w:spacing w:before="91" w:line="232" w:lineRule="auto"/>
        <w:ind w:left="2260" w:right="700"/>
        <w:rPr>
          <w:rFonts w:ascii="Arial" w:hAnsi="Arial" w:cs="Arial"/>
        </w:rPr>
      </w:pPr>
      <w:r w:rsidRPr="001058B5">
        <w:rPr>
          <w:rFonts w:ascii="Arial" w:hAnsi="Arial" w:cs="Arial"/>
        </w:rPr>
        <w:t>A temporary set of electronic credentials that verify the identity of a client for a particular service. Also referred to as a service ticket.</w:t>
      </w:r>
    </w:p>
    <w:p w14:paraId="38EC0AAE" w14:textId="77777777" w:rsidR="008C539B" w:rsidRPr="001058B5" w:rsidRDefault="00C12992">
      <w:pPr>
        <w:pStyle w:val="Heading7"/>
        <w:spacing w:before="197"/>
        <w:ind w:left="2260"/>
        <w:rPr>
          <w:rFonts w:ascii="Arial" w:hAnsi="Arial" w:cs="Arial"/>
        </w:rPr>
      </w:pPr>
      <w:r w:rsidRPr="001058B5">
        <w:rPr>
          <w:rFonts w:ascii="Arial" w:hAnsi="Arial" w:cs="Arial"/>
        </w:rPr>
        <w:t>Key Distribution Center (KDC)</w:t>
      </w:r>
    </w:p>
    <w:p w14:paraId="526279EB"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3" w:history="1">
        <w:r w:rsidRPr="001058B5">
          <w:rPr>
            <w:rFonts w:ascii="Arial" w:hAnsi="Arial" w:cs="Arial"/>
            <w:b/>
            <w:color w:val="0000CC"/>
            <w:sz w:val="20"/>
          </w:rPr>
          <w:t>KDC</w:t>
        </w:r>
      </w:hyperlink>
      <w:r w:rsidRPr="001058B5">
        <w:rPr>
          <w:rFonts w:ascii="Arial" w:hAnsi="Arial" w:cs="Arial"/>
          <w:sz w:val="20"/>
        </w:rPr>
        <w:t>.</w:t>
      </w:r>
    </w:p>
    <w:p w14:paraId="26EC1BDE" w14:textId="77777777" w:rsidR="008C539B" w:rsidRPr="001058B5" w:rsidRDefault="00C12992">
      <w:pPr>
        <w:pStyle w:val="Heading7"/>
        <w:spacing w:before="195"/>
        <w:ind w:left="2260"/>
        <w:rPr>
          <w:rFonts w:ascii="Arial" w:hAnsi="Arial" w:cs="Arial"/>
        </w:rPr>
      </w:pPr>
      <w:bookmarkStart w:id="2224" w:name="_bookmark2346"/>
      <w:bookmarkEnd w:id="2224"/>
      <w:r w:rsidRPr="001058B5">
        <w:rPr>
          <w:rFonts w:ascii="Arial" w:hAnsi="Arial" w:cs="Arial"/>
        </w:rPr>
        <w:t>last archive timestamp</w:t>
      </w:r>
    </w:p>
    <w:p w14:paraId="4AF5D1EA" w14:textId="77777777" w:rsidR="008C539B" w:rsidRPr="001058B5" w:rsidRDefault="00C12992">
      <w:pPr>
        <w:pStyle w:val="BodyText"/>
        <w:spacing w:before="94" w:line="230" w:lineRule="auto"/>
        <w:ind w:left="2259" w:right="102"/>
        <w:rPr>
          <w:rFonts w:ascii="Arial" w:hAnsi="Arial" w:cs="Arial"/>
        </w:rPr>
      </w:pPr>
      <w:r w:rsidRPr="001058B5">
        <w:rPr>
          <w:rFonts w:ascii="Arial" w:hAnsi="Arial" w:cs="Arial"/>
        </w:rPr>
        <w:t xml:space="preserve">A timestamp that indicates the timestamp of the last archived audit record. For the database audit trail, this timestamp indicates the last audit record archived. For operating system audit files, it indicates the highest last modified timestamp property of the audit file that was archived. </w:t>
      </w:r>
      <w:r w:rsidRPr="001058B5">
        <w:rPr>
          <w:rFonts w:ascii="Arial" w:hAnsi="Arial" w:cs="Arial"/>
          <w:spacing w:val="-9"/>
        </w:rPr>
        <w:t xml:space="preserve">To </w:t>
      </w:r>
      <w:r w:rsidRPr="001058B5">
        <w:rPr>
          <w:rFonts w:ascii="Arial" w:hAnsi="Arial" w:cs="Arial"/>
        </w:rPr>
        <w:t>set this timestamp, you use the DBMS_AUDIT_ MGMT.SET_LAST_ARCHIVE_TIMESTAMP</w:t>
      </w:r>
      <w:r w:rsidRPr="001058B5">
        <w:rPr>
          <w:rFonts w:ascii="Arial" w:hAnsi="Arial" w:cs="Arial"/>
          <w:spacing w:val="-95"/>
        </w:rPr>
        <w:t xml:space="preserve"> </w:t>
      </w:r>
      <w:r w:rsidRPr="001058B5">
        <w:rPr>
          <w:rFonts w:ascii="Arial" w:hAnsi="Arial" w:cs="Arial"/>
        </w:rPr>
        <w:t>PL/SQL procedure.</w:t>
      </w:r>
    </w:p>
    <w:p w14:paraId="5382D5AC"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5D4C1541" w14:textId="77777777" w:rsidR="008C539B" w:rsidRPr="001058B5" w:rsidRDefault="00C12992">
      <w:pPr>
        <w:pStyle w:val="Heading7"/>
        <w:spacing w:before="197"/>
        <w:ind w:left="2260"/>
        <w:rPr>
          <w:rFonts w:ascii="Arial" w:hAnsi="Arial" w:cs="Arial"/>
        </w:rPr>
      </w:pPr>
      <w:r w:rsidRPr="001058B5">
        <w:rPr>
          <w:rFonts w:ascii="Arial" w:hAnsi="Arial" w:cs="Arial"/>
        </w:rPr>
        <w:t>lightweight user session</w:t>
      </w:r>
    </w:p>
    <w:p w14:paraId="4AD83C6C" w14:textId="77777777" w:rsidR="008C539B" w:rsidRPr="001058B5" w:rsidRDefault="00C12992">
      <w:pPr>
        <w:pStyle w:val="BodyText"/>
        <w:spacing w:before="90" w:line="232" w:lineRule="auto"/>
        <w:ind w:left="2259" w:right="182"/>
        <w:rPr>
          <w:rFonts w:ascii="Arial" w:hAnsi="Arial" w:cs="Arial"/>
        </w:rPr>
      </w:pPr>
      <w:r w:rsidRPr="001058B5">
        <w:rPr>
          <w:rFonts w:ascii="Arial" w:hAnsi="Arial" w:cs="Arial"/>
        </w:rPr>
        <w:t>A user session that contains only information pertinent to the application that the user is</w:t>
      </w:r>
      <w:r w:rsidRPr="001058B5">
        <w:rPr>
          <w:rFonts w:ascii="Arial" w:hAnsi="Arial" w:cs="Arial"/>
          <w:spacing w:val="-6"/>
        </w:rPr>
        <w:t xml:space="preserve"> </w:t>
      </w:r>
      <w:r w:rsidRPr="001058B5">
        <w:rPr>
          <w:rFonts w:ascii="Arial" w:hAnsi="Arial" w:cs="Arial"/>
        </w:rPr>
        <w:t>logging</w:t>
      </w:r>
      <w:r w:rsidRPr="001058B5">
        <w:rPr>
          <w:rFonts w:ascii="Arial" w:hAnsi="Arial" w:cs="Arial"/>
          <w:spacing w:val="-6"/>
        </w:rPr>
        <w:t xml:space="preserve"> </w:t>
      </w:r>
      <w:r w:rsidRPr="001058B5">
        <w:rPr>
          <w:rFonts w:ascii="Arial" w:hAnsi="Arial" w:cs="Arial"/>
        </w:rPr>
        <w:t>onto.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lightweight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session</w:t>
      </w:r>
      <w:r w:rsidRPr="001058B5">
        <w:rPr>
          <w:rFonts w:ascii="Arial" w:hAnsi="Arial" w:cs="Arial"/>
          <w:spacing w:val="-6"/>
        </w:rPr>
        <w:t xml:space="preserve"> </w:t>
      </w:r>
      <w:r w:rsidRPr="001058B5">
        <w:rPr>
          <w:rFonts w:ascii="Arial" w:hAnsi="Arial" w:cs="Arial"/>
        </w:rPr>
        <w:t>does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hold</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resources, such as transactions and cursors; hence it is considered "lightweight." Lightweight user sessions consume far less system resources than traditional database</w:t>
      </w:r>
      <w:r w:rsidRPr="001058B5">
        <w:rPr>
          <w:rFonts w:ascii="Arial" w:hAnsi="Arial" w:cs="Arial"/>
          <w:spacing w:val="-28"/>
        </w:rPr>
        <w:t xml:space="preserve"> </w:t>
      </w:r>
      <w:r w:rsidRPr="001058B5">
        <w:rPr>
          <w:rFonts w:ascii="Arial" w:hAnsi="Arial" w:cs="Arial"/>
        </w:rPr>
        <w:t>session.</w:t>
      </w:r>
    </w:p>
    <w:p w14:paraId="6492E4F5" w14:textId="77777777" w:rsidR="008C539B" w:rsidRPr="001058B5" w:rsidRDefault="00C12992">
      <w:pPr>
        <w:pStyle w:val="BodyText"/>
        <w:spacing w:line="232" w:lineRule="auto"/>
        <w:ind w:left="2259" w:right="114"/>
        <w:rPr>
          <w:rFonts w:ascii="Arial" w:hAnsi="Arial" w:cs="Arial"/>
        </w:rPr>
      </w:pPr>
      <w:r w:rsidRPr="001058B5">
        <w:rPr>
          <w:rFonts w:ascii="Arial" w:hAnsi="Arial" w:cs="Arial"/>
        </w:rPr>
        <w:t>Because lightweight user sessions consume much fewer server resources, a lightweight user session can be dedicated to each end user and can persist for as long as the application deems necessary.</w:t>
      </w:r>
    </w:p>
    <w:p w14:paraId="7266702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EE9909C" w14:textId="77777777" w:rsidR="008C539B" w:rsidRPr="001058B5" w:rsidRDefault="008C539B">
      <w:pPr>
        <w:pStyle w:val="BodyText"/>
        <w:spacing w:before="11"/>
        <w:rPr>
          <w:rFonts w:ascii="Arial" w:hAnsi="Arial" w:cs="Arial"/>
          <w:sz w:val="24"/>
        </w:rPr>
      </w:pPr>
    </w:p>
    <w:p w14:paraId="415DA808" w14:textId="77777777" w:rsidR="008C539B" w:rsidRPr="001058B5" w:rsidRDefault="00C12992">
      <w:pPr>
        <w:pStyle w:val="Heading7"/>
        <w:spacing w:before="104"/>
        <w:rPr>
          <w:rFonts w:ascii="Arial" w:hAnsi="Arial" w:cs="Arial"/>
        </w:rPr>
      </w:pPr>
      <w:bookmarkStart w:id="2225" w:name="_bookmark2347"/>
      <w:bookmarkEnd w:id="2225"/>
      <w:r w:rsidRPr="001058B5">
        <w:rPr>
          <w:rFonts w:ascii="Arial" w:hAnsi="Arial" w:cs="Arial"/>
        </w:rPr>
        <w:t>mandatory auditing</w:t>
      </w:r>
    </w:p>
    <w:p w14:paraId="4104224F" w14:textId="77777777" w:rsidR="008C539B" w:rsidRPr="001058B5" w:rsidRDefault="00C12992">
      <w:pPr>
        <w:pStyle w:val="BodyText"/>
        <w:spacing w:before="92" w:line="232" w:lineRule="auto"/>
        <w:ind w:left="1659" w:right="926"/>
        <w:rPr>
          <w:rFonts w:ascii="Arial" w:hAnsi="Arial" w:cs="Arial"/>
        </w:rPr>
      </w:pPr>
      <w:r w:rsidRPr="001058B5">
        <w:rPr>
          <w:rFonts w:ascii="Arial" w:hAnsi="Arial" w:cs="Arial"/>
        </w:rPr>
        <w:t>Activities that are audited by default, regardless of whether or not auditing was enabled. These activities include connections to the instance with administrator privileges, database startups, and database shutdowns. Oracle Database writes these activities to the operating system audit trail.</w:t>
      </w:r>
    </w:p>
    <w:p w14:paraId="56A4FDA6" w14:textId="77777777" w:rsidR="008C539B" w:rsidRPr="001058B5" w:rsidRDefault="00C12992">
      <w:pPr>
        <w:pStyle w:val="Heading7"/>
        <w:spacing w:before="193"/>
        <w:rPr>
          <w:rFonts w:ascii="Arial" w:hAnsi="Arial" w:cs="Arial"/>
        </w:rPr>
      </w:pPr>
      <w:r w:rsidRPr="001058B5">
        <w:rPr>
          <w:rFonts w:ascii="Arial" w:hAnsi="Arial" w:cs="Arial"/>
        </w:rPr>
        <w:t>namespace</w:t>
      </w:r>
    </w:p>
    <w:p w14:paraId="12A3B80D" w14:textId="77777777" w:rsidR="008C539B" w:rsidRPr="001058B5" w:rsidRDefault="00C12992">
      <w:pPr>
        <w:pStyle w:val="BodyText"/>
        <w:spacing w:before="92" w:line="232" w:lineRule="auto"/>
        <w:ind w:left="1660" w:right="932"/>
        <w:rPr>
          <w:rFonts w:ascii="Arial" w:hAnsi="Arial" w:cs="Arial"/>
        </w:rPr>
      </w:pPr>
      <w:r w:rsidRPr="001058B5">
        <w:rPr>
          <w:rFonts w:ascii="Arial" w:hAnsi="Arial" w:cs="Arial"/>
        </w:rPr>
        <w:t xml:space="preserve">In Oracle Database </w:t>
      </w:r>
      <w:r w:rsidRPr="001058B5">
        <w:rPr>
          <w:rFonts w:ascii="Arial" w:hAnsi="Arial" w:cs="Arial"/>
          <w:spacing w:val="-3"/>
        </w:rPr>
        <w:t xml:space="preserve">security, </w:t>
      </w:r>
      <w:r w:rsidRPr="001058B5">
        <w:rPr>
          <w:rFonts w:ascii="Arial" w:hAnsi="Arial" w:cs="Arial"/>
        </w:rPr>
        <w:t xml:space="preserve">the name of an application context. </w:t>
      </w:r>
      <w:r w:rsidRPr="001058B5">
        <w:rPr>
          <w:rFonts w:ascii="Arial" w:hAnsi="Arial" w:cs="Arial"/>
          <w:spacing w:val="-7"/>
        </w:rPr>
        <w:t xml:space="preserve">You </w:t>
      </w:r>
      <w:r w:rsidRPr="001058B5">
        <w:rPr>
          <w:rFonts w:ascii="Arial" w:hAnsi="Arial" w:cs="Arial"/>
        </w:rPr>
        <w:t>create this name in a CREATE CONTEXT</w:t>
      </w:r>
      <w:r w:rsidRPr="001058B5">
        <w:rPr>
          <w:rFonts w:ascii="Arial" w:hAnsi="Arial" w:cs="Arial"/>
          <w:spacing w:val="-107"/>
        </w:rPr>
        <w:t xml:space="preserve"> </w:t>
      </w:r>
      <w:r w:rsidRPr="001058B5">
        <w:rPr>
          <w:rFonts w:ascii="Arial" w:hAnsi="Arial" w:cs="Arial"/>
        </w:rPr>
        <w:t>statement.</w:t>
      </w:r>
    </w:p>
    <w:p w14:paraId="2DD89008" w14:textId="77777777" w:rsidR="008C539B" w:rsidRPr="001058B5" w:rsidRDefault="00C12992">
      <w:pPr>
        <w:pStyle w:val="Heading7"/>
        <w:spacing w:before="193"/>
        <w:rPr>
          <w:rFonts w:ascii="Arial" w:hAnsi="Arial" w:cs="Arial"/>
        </w:rPr>
      </w:pPr>
      <w:r w:rsidRPr="001058B5">
        <w:rPr>
          <w:rFonts w:ascii="Arial" w:hAnsi="Arial" w:cs="Arial"/>
        </w:rPr>
        <w:t>Oracle Virtual Private Database</w:t>
      </w:r>
    </w:p>
    <w:p w14:paraId="681A5D6B" w14:textId="77777777" w:rsidR="008C539B" w:rsidRPr="001058B5" w:rsidRDefault="00C12992">
      <w:pPr>
        <w:pStyle w:val="BodyText"/>
        <w:spacing w:before="93" w:line="230" w:lineRule="auto"/>
        <w:ind w:left="1659" w:right="848"/>
        <w:rPr>
          <w:rFonts w:ascii="Arial" w:hAnsi="Arial" w:cs="Arial"/>
        </w:rPr>
      </w:pPr>
      <w:r w:rsidRPr="001058B5">
        <w:rPr>
          <w:rFonts w:ascii="Arial" w:hAnsi="Arial" w:cs="Arial"/>
        </w:rPr>
        <w:t>A set of features that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applied.</w:t>
      </w:r>
    </w:p>
    <w:p w14:paraId="567EBBE5" w14:textId="77777777" w:rsidR="008C539B" w:rsidRPr="001058B5" w:rsidRDefault="00C12992">
      <w:pPr>
        <w:pStyle w:val="Heading7"/>
        <w:spacing w:before="199"/>
        <w:rPr>
          <w:rFonts w:ascii="Arial" w:hAnsi="Arial" w:cs="Arial"/>
        </w:rPr>
      </w:pPr>
      <w:r w:rsidRPr="001058B5">
        <w:rPr>
          <w:rFonts w:ascii="Arial" w:hAnsi="Arial" w:cs="Arial"/>
        </w:rPr>
        <w:t>PUBLIC role</w:t>
      </w:r>
    </w:p>
    <w:p w14:paraId="56FB1ADB" w14:textId="77777777" w:rsidR="008C539B" w:rsidRPr="001058B5" w:rsidRDefault="00C12992">
      <w:pPr>
        <w:pStyle w:val="BodyText"/>
        <w:spacing w:before="94" w:line="230" w:lineRule="auto"/>
        <w:ind w:left="1659" w:right="700"/>
        <w:rPr>
          <w:rFonts w:ascii="Arial" w:hAnsi="Arial" w:cs="Arial"/>
        </w:rPr>
      </w:pPr>
      <w:r w:rsidRPr="001058B5">
        <w:rPr>
          <w:rFonts w:ascii="Arial" w:hAnsi="Arial" w:cs="Arial"/>
        </w:rPr>
        <w:t>A special role that every database account automatically has. By default, it has no privileges</w:t>
      </w:r>
      <w:r w:rsidRPr="001058B5">
        <w:rPr>
          <w:rFonts w:ascii="Arial" w:hAnsi="Arial" w:cs="Arial"/>
          <w:spacing w:val="-5"/>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but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grants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many</w:t>
      </w:r>
      <w:r w:rsidRPr="001058B5">
        <w:rPr>
          <w:rFonts w:ascii="Arial" w:hAnsi="Arial" w:cs="Arial"/>
          <w:spacing w:val="-3"/>
        </w:rPr>
        <w:t xml:space="preserve"> </w:t>
      </w:r>
      <w:r w:rsidRPr="001058B5">
        <w:rPr>
          <w:rFonts w:ascii="Arial" w:hAnsi="Arial" w:cs="Arial"/>
        </w:rPr>
        <w:t>Java</w:t>
      </w:r>
      <w:r w:rsidRPr="001058B5">
        <w:rPr>
          <w:rFonts w:ascii="Arial" w:hAnsi="Arial" w:cs="Arial"/>
          <w:spacing w:val="-5"/>
        </w:rPr>
        <w:t xml:space="preserve"> </w:t>
      </w:r>
      <w:r w:rsidRPr="001058B5">
        <w:rPr>
          <w:rFonts w:ascii="Arial" w:hAnsi="Arial" w:cs="Arial"/>
        </w:rPr>
        <w:t>objects.</w:t>
      </w:r>
      <w:r w:rsidRPr="001058B5">
        <w:rPr>
          <w:rFonts w:ascii="Arial" w:hAnsi="Arial" w:cs="Arial"/>
          <w:spacing w:val="-5"/>
        </w:rPr>
        <w:t xml:space="preserve"> </w:t>
      </w:r>
      <w:r w:rsidRPr="001058B5">
        <w:rPr>
          <w:rFonts w:ascii="Arial" w:hAnsi="Arial" w:cs="Arial"/>
          <w:spacing w:val="-6"/>
        </w:rPr>
        <w:t>You</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drop the</w:t>
      </w:r>
      <w:r w:rsidRPr="001058B5">
        <w:rPr>
          <w:rFonts w:ascii="Arial" w:hAnsi="Arial" w:cs="Arial"/>
          <w:spacing w:val="-9"/>
        </w:rPr>
        <w:t xml:space="preserve"> </w:t>
      </w:r>
      <w:r w:rsidRPr="001058B5">
        <w:rPr>
          <w:rFonts w:ascii="Arial" w:hAnsi="Arial" w:cs="Arial"/>
        </w:rPr>
        <w:t>PUBLIC</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9"/>
        </w:rPr>
        <w:t xml:space="preserve"> </w:t>
      </w:r>
      <w:r w:rsidRPr="001058B5">
        <w:rPr>
          <w:rFonts w:ascii="Arial" w:hAnsi="Arial" w:cs="Arial"/>
        </w:rPr>
        <w:t>and</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manual</w:t>
      </w:r>
      <w:r w:rsidRPr="001058B5">
        <w:rPr>
          <w:rFonts w:ascii="Arial" w:hAnsi="Arial" w:cs="Arial"/>
          <w:spacing w:val="-9"/>
        </w:rPr>
        <w:t xml:space="preserve"> </w:t>
      </w:r>
      <w:r w:rsidRPr="001058B5">
        <w:rPr>
          <w:rFonts w:ascii="Arial" w:hAnsi="Arial" w:cs="Arial"/>
        </w:rPr>
        <w:t>grant</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meaning,</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10"/>
        </w:rPr>
        <w:t xml:space="preserve"> </w:t>
      </w:r>
      <w:r w:rsidRPr="001058B5">
        <w:rPr>
          <w:rFonts w:ascii="Arial" w:hAnsi="Arial" w:cs="Arial"/>
        </w:rPr>
        <w:t>the user account will always assume this role. Because all database user accounts assume the PUBLIC role, it does not appear in the DBA_ROLES and SESSION_ROLES data dictionary</w:t>
      </w:r>
      <w:r w:rsidRPr="001058B5">
        <w:rPr>
          <w:rFonts w:ascii="Arial" w:hAnsi="Arial" w:cs="Arial"/>
          <w:spacing w:val="-1"/>
        </w:rPr>
        <w:t xml:space="preserve"> </w:t>
      </w:r>
      <w:r w:rsidRPr="001058B5">
        <w:rPr>
          <w:rFonts w:ascii="Arial" w:hAnsi="Arial" w:cs="Arial"/>
        </w:rPr>
        <w:t>views.</w:t>
      </w:r>
    </w:p>
    <w:p w14:paraId="7A421527" w14:textId="77777777" w:rsidR="008C539B" w:rsidRPr="001058B5" w:rsidRDefault="00C12992">
      <w:pPr>
        <w:pStyle w:val="Heading7"/>
        <w:spacing w:before="197"/>
        <w:rPr>
          <w:rFonts w:ascii="Arial" w:hAnsi="Arial" w:cs="Arial"/>
        </w:rPr>
      </w:pPr>
      <w:bookmarkStart w:id="2226" w:name="_bookmark2348"/>
      <w:bookmarkEnd w:id="2226"/>
      <w:r w:rsidRPr="001058B5">
        <w:rPr>
          <w:rFonts w:ascii="Arial" w:hAnsi="Arial" w:cs="Arial"/>
        </w:rPr>
        <w:t>purge job</w:t>
      </w:r>
    </w:p>
    <w:p w14:paraId="543271F4" w14:textId="77777777" w:rsidR="008C539B" w:rsidRPr="001058B5" w:rsidRDefault="00C12992">
      <w:pPr>
        <w:pStyle w:val="BodyText"/>
        <w:spacing w:before="93" w:line="230" w:lineRule="auto"/>
        <w:ind w:left="1660" w:right="700"/>
        <w:rPr>
          <w:rFonts w:ascii="Arial" w:hAnsi="Arial" w:cs="Arial"/>
        </w:rPr>
      </w:pPr>
      <w:r w:rsidRPr="001058B5">
        <w:rPr>
          <w:rFonts w:ascii="Arial" w:hAnsi="Arial" w:cs="Arial"/>
          <w:w w:val="95"/>
        </w:rPr>
        <w:t>A database job created by the DBMS_AUDIT_MGMT.CREATE_PURGE_JOB</w:t>
      </w:r>
      <w:r w:rsidRPr="001058B5">
        <w:rPr>
          <w:rFonts w:ascii="Arial" w:hAnsi="Arial" w:cs="Arial"/>
          <w:spacing w:val="-88"/>
          <w:w w:val="95"/>
        </w:rPr>
        <w:t xml:space="preserve"> </w:t>
      </w:r>
      <w:r w:rsidRPr="001058B5">
        <w:rPr>
          <w:rFonts w:ascii="Arial" w:hAnsi="Arial" w:cs="Arial"/>
          <w:w w:val="95"/>
        </w:rPr>
        <w:t xml:space="preserve">procedure, which </w:t>
      </w:r>
      <w:r w:rsidRPr="001058B5">
        <w:rPr>
          <w:rFonts w:ascii="Arial" w:hAnsi="Arial" w:cs="Arial"/>
        </w:rPr>
        <w:t>manages the deletion of the audit trail. A database administrator schedules, enables, and disables the purge job. When the purge job becomes active, it deletes audit records from the database audit tables, or it deletes Oracle Database operating system audit files.</w:t>
      </w:r>
    </w:p>
    <w:p w14:paraId="2E4A6FFD" w14:textId="77777777" w:rsidR="008C539B" w:rsidRPr="001058B5" w:rsidRDefault="00C12992">
      <w:pPr>
        <w:spacing w:before="116"/>
        <w:ind w:left="1660"/>
        <w:rPr>
          <w:rFonts w:ascii="Arial" w:hAnsi="Arial" w:cs="Arial"/>
          <w:sz w:val="20"/>
        </w:rPr>
      </w:pPr>
      <w:r w:rsidRPr="001058B5">
        <w:rPr>
          <w:rFonts w:ascii="Arial" w:hAnsi="Arial" w:cs="Arial"/>
          <w:sz w:val="20"/>
        </w:rPr>
        <w:t xml:space="preserve">See also </w:t>
      </w:r>
      <w:hyperlink w:anchor="_bookmark2339" w:history="1">
        <w:r w:rsidRPr="001058B5">
          <w:rPr>
            <w:rFonts w:ascii="Arial" w:hAnsi="Arial" w:cs="Arial"/>
            <w:b/>
            <w:color w:val="0000CC"/>
            <w:sz w:val="20"/>
          </w:rPr>
          <w:t>forced cleanup</w:t>
        </w:r>
      </w:hyperlink>
      <w:r w:rsidRPr="001058B5">
        <w:rPr>
          <w:rFonts w:ascii="Arial" w:hAnsi="Arial" w:cs="Arial"/>
          <w:sz w:val="20"/>
        </w:rPr>
        <w:t xml:space="preserve">, </w:t>
      </w:r>
      <w:hyperlink w:anchor="_bookmark2346" w:history="1">
        <w:r w:rsidRPr="001058B5">
          <w:rPr>
            <w:rFonts w:ascii="Arial" w:hAnsi="Arial" w:cs="Arial"/>
            <w:b/>
            <w:color w:val="0000CC"/>
            <w:sz w:val="20"/>
          </w:rPr>
          <w:t>last archive timestamp</w:t>
        </w:r>
      </w:hyperlink>
      <w:r w:rsidRPr="001058B5">
        <w:rPr>
          <w:rFonts w:ascii="Arial" w:hAnsi="Arial" w:cs="Arial"/>
          <w:sz w:val="20"/>
        </w:rPr>
        <w:t>.</w:t>
      </w:r>
    </w:p>
    <w:p w14:paraId="78B70849" w14:textId="77777777" w:rsidR="008C539B" w:rsidRPr="001058B5" w:rsidRDefault="00C12992">
      <w:pPr>
        <w:pStyle w:val="Heading7"/>
        <w:spacing w:before="197"/>
        <w:rPr>
          <w:rFonts w:ascii="Arial" w:hAnsi="Arial" w:cs="Arial"/>
        </w:rPr>
      </w:pPr>
      <w:bookmarkStart w:id="2227" w:name="_bookmark2349"/>
      <w:bookmarkEnd w:id="2227"/>
      <w:r w:rsidRPr="001058B5">
        <w:rPr>
          <w:rFonts w:ascii="Arial" w:hAnsi="Arial" w:cs="Arial"/>
        </w:rPr>
        <w:t>role</w:t>
      </w:r>
    </w:p>
    <w:p w14:paraId="20C5CE62" w14:textId="77777777" w:rsidR="008C539B" w:rsidRPr="001058B5" w:rsidRDefault="00C12992">
      <w:pPr>
        <w:pStyle w:val="BodyText"/>
        <w:spacing w:before="84" w:line="348" w:lineRule="auto"/>
        <w:ind w:left="1660" w:right="848"/>
        <w:rPr>
          <w:rFonts w:ascii="Arial" w:hAnsi="Arial" w:cs="Arial"/>
        </w:rPr>
      </w:pPr>
      <w:r w:rsidRPr="001058B5">
        <w:rPr>
          <w:rFonts w:ascii="Arial" w:hAnsi="Arial" w:cs="Arial"/>
        </w:rPr>
        <w:t xml:space="preserve">A named group of related privileges that you grant as a group to users or other roles. See also </w:t>
      </w:r>
      <w:hyperlink w:anchor="_bookmark2341" w:history="1">
        <w:r w:rsidRPr="001058B5">
          <w:rPr>
            <w:rFonts w:ascii="Arial" w:hAnsi="Arial" w:cs="Arial"/>
            <w:b/>
            <w:color w:val="0000CC"/>
          </w:rPr>
          <w:t>indirectly granted role</w:t>
        </w:r>
      </w:hyperlink>
      <w:r w:rsidRPr="001058B5">
        <w:rPr>
          <w:rFonts w:ascii="Arial" w:hAnsi="Arial" w:cs="Arial"/>
        </w:rPr>
        <w:t>.</w:t>
      </w:r>
    </w:p>
    <w:p w14:paraId="5F8B54CD" w14:textId="77777777" w:rsidR="008C539B" w:rsidRPr="001058B5" w:rsidRDefault="00C12992">
      <w:pPr>
        <w:pStyle w:val="Heading7"/>
        <w:spacing w:before="84"/>
        <w:rPr>
          <w:rFonts w:ascii="Arial" w:hAnsi="Arial" w:cs="Arial"/>
        </w:rPr>
      </w:pPr>
      <w:bookmarkStart w:id="2228" w:name="_bookmark2350"/>
      <w:bookmarkEnd w:id="2228"/>
      <w:r w:rsidRPr="001058B5">
        <w:rPr>
          <w:rFonts w:ascii="Arial" w:hAnsi="Arial" w:cs="Arial"/>
        </w:rPr>
        <w:t>salt</w:t>
      </w:r>
    </w:p>
    <w:p w14:paraId="7F411615" w14:textId="77777777" w:rsidR="008C539B" w:rsidRPr="001058B5" w:rsidRDefault="00C12992">
      <w:pPr>
        <w:pStyle w:val="BodyText"/>
        <w:spacing w:before="92" w:line="232" w:lineRule="auto"/>
        <w:ind w:left="1659" w:right="739"/>
        <w:rPr>
          <w:rFonts w:ascii="Arial" w:hAnsi="Arial" w:cs="Arial"/>
        </w:rPr>
      </w:pPr>
      <w:r w:rsidRPr="001058B5">
        <w:rPr>
          <w:rFonts w:ascii="Arial" w:hAnsi="Arial" w:cs="Arial"/>
        </w:rPr>
        <w:t>In cryptography, a way to strengthen the security of encrypted data. Salt is a random string that is added to the data before it is encrypted, making it more difficult for attackers to steal the data by matching patterns of ciphertext to known ciphertext samples. Salt is often also added to passwords, before the passwords are encrypted, to avoid dictionary attacks, a method that unethical hackers (attackers) use to steal passwords. The encrypted salted values make it difficult for attackers to match the hash value of encrypted passwords (sometimes called verifiers) with their dictionary lists of common password hash values.</w:t>
      </w:r>
    </w:p>
    <w:p w14:paraId="7EF92D1E" w14:textId="77777777" w:rsidR="008C539B" w:rsidRPr="001058B5" w:rsidRDefault="00C12992">
      <w:pPr>
        <w:pStyle w:val="Heading7"/>
        <w:spacing w:before="191"/>
        <w:rPr>
          <w:rFonts w:ascii="Arial" w:hAnsi="Arial" w:cs="Arial"/>
        </w:rPr>
      </w:pPr>
      <w:bookmarkStart w:id="2229" w:name="_bookmark2351"/>
      <w:bookmarkEnd w:id="2229"/>
      <w:r w:rsidRPr="001058B5">
        <w:rPr>
          <w:rFonts w:ascii="Arial" w:hAnsi="Arial" w:cs="Arial"/>
        </w:rPr>
        <w:t>secure application role</w:t>
      </w:r>
    </w:p>
    <w:p w14:paraId="3844E417" w14:textId="77777777" w:rsidR="008C539B" w:rsidRPr="001058B5" w:rsidRDefault="00C12992">
      <w:pPr>
        <w:pStyle w:val="BodyText"/>
        <w:spacing w:before="90" w:line="232" w:lineRule="auto"/>
        <w:ind w:left="1660" w:right="700"/>
        <w:rPr>
          <w:rFonts w:ascii="Arial" w:hAnsi="Arial" w:cs="Arial"/>
        </w:rPr>
      </w:pPr>
      <w:r w:rsidRPr="001058B5">
        <w:rPr>
          <w:rFonts w:ascii="Arial" w:hAnsi="Arial" w:cs="Arial"/>
        </w:rPr>
        <w:t>A database role that is granted to application users, but secured by using an invoker's right stored procedure to retrieve the role password from a database table. A secure application role password is not embedded in the application.</w:t>
      </w:r>
    </w:p>
    <w:p w14:paraId="45EF1A80"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See also </w:t>
      </w:r>
      <w:hyperlink w:anchor="_bookmark2332" w:history="1">
        <w:r w:rsidRPr="001058B5">
          <w:rPr>
            <w:rFonts w:ascii="Arial" w:hAnsi="Arial" w:cs="Arial"/>
            <w:b/>
            <w:color w:val="0000CC"/>
            <w:sz w:val="20"/>
          </w:rPr>
          <w:t>application role</w:t>
        </w:r>
      </w:hyperlink>
      <w:r w:rsidRPr="001058B5">
        <w:rPr>
          <w:rFonts w:ascii="Arial" w:hAnsi="Arial" w:cs="Arial"/>
          <w:sz w:val="20"/>
        </w:rPr>
        <w:t>.</w:t>
      </w:r>
    </w:p>
    <w:p w14:paraId="00D879AB" w14:textId="77777777" w:rsidR="008C539B" w:rsidRPr="001058B5" w:rsidRDefault="008C539B">
      <w:pPr>
        <w:rPr>
          <w:rFonts w:ascii="Arial" w:hAnsi="Arial" w:cs="Arial"/>
          <w:sz w:val="20"/>
        </w:rPr>
        <w:sectPr w:rsidR="008C539B" w:rsidRPr="001058B5">
          <w:headerReference w:type="even" r:id="rId272"/>
          <w:headerReference w:type="default" r:id="rId273"/>
          <w:pgSz w:w="12240" w:h="15840"/>
          <w:pgMar w:top="840" w:right="1060" w:bottom="860" w:left="1100" w:header="549" w:footer="663" w:gutter="0"/>
          <w:cols w:space="720"/>
        </w:sectPr>
      </w:pPr>
    </w:p>
    <w:p w14:paraId="0BC04E72" w14:textId="77777777" w:rsidR="008C539B" w:rsidRPr="001058B5" w:rsidRDefault="008C539B">
      <w:pPr>
        <w:pStyle w:val="BodyText"/>
        <w:spacing w:before="11"/>
        <w:rPr>
          <w:rFonts w:ascii="Arial" w:hAnsi="Arial" w:cs="Arial"/>
          <w:sz w:val="24"/>
        </w:rPr>
      </w:pPr>
    </w:p>
    <w:p w14:paraId="6B8E1D2A" w14:textId="77777777" w:rsidR="008C539B" w:rsidRPr="001058B5" w:rsidRDefault="00C12992">
      <w:pPr>
        <w:pStyle w:val="Heading7"/>
        <w:spacing w:before="104"/>
        <w:ind w:left="2260"/>
        <w:rPr>
          <w:rFonts w:ascii="Arial" w:hAnsi="Arial" w:cs="Arial"/>
        </w:rPr>
      </w:pPr>
      <w:r w:rsidRPr="001058B5">
        <w:rPr>
          <w:rFonts w:ascii="Arial" w:hAnsi="Arial" w:cs="Arial"/>
        </w:rPr>
        <w:t>separation of duty</w:t>
      </w:r>
    </w:p>
    <w:p w14:paraId="4601D0FA" w14:textId="77777777" w:rsidR="008C539B" w:rsidRPr="001058B5" w:rsidRDefault="00C12992">
      <w:pPr>
        <w:pStyle w:val="BodyText"/>
        <w:spacing w:before="94" w:line="230" w:lineRule="auto"/>
        <w:ind w:left="2259"/>
        <w:rPr>
          <w:rFonts w:ascii="Arial" w:hAnsi="Arial" w:cs="Arial"/>
        </w:rPr>
      </w:pPr>
      <w:r w:rsidRPr="001058B5">
        <w:rPr>
          <w:rFonts w:ascii="Arial" w:hAnsi="Arial" w:cs="Arial"/>
        </w:rPr>
        <w:t xml:space="preserve">Restricting activities </w:t>
      </w:r>
      <w:bookmarkStart w:id="2230" w:name="_bookmark2352"/>
      <w:bookmarkEnd w:id="2230"/>
      <w:r w:rsidRPr="001058B5">
        <w:rPr>
          <w:rFonts w:ascii="Arial" w:hAnsi="Arial" w:cs="Arial"/>
        </w:rPr>
        <w:t xml:space="preserve">only to those users who must perform them. For example, you should not grant the SYSDBA privilege to any user. Only grant this privilege to administrative users. Separation of duty is required by many compliance policies. See </w:t>
      </w:r>
      <w:hyperlink w:anchor="_bookmark2131" w:history="1">
        <w:r w:rsidRPr="001058B5">
          <w:rPr>
            <w:rFonts w:ascii="Arial" w:hAnsi="Arial" w:cs="Arial"/>
            <w:color w:val="0000CC"/>
          </w:rPr>
          <w:t xml:space="preserve">"Guidelines for Securing User Accounts and Privileges" </w:t>
        </w:r>
        <w:r w:rsidRPr="001058B5">
          <w:rPr>
            <w:rFonts w:ascii="Arial" w:hAnsi="Arial" w:cs="Arial"/>
          </w:rPr>
          <w:t xml:space="preserve">on page 10-2 </w:t>
        </w:r>
      </w:hyperlink>
      <w:r w:rsidRPr="001058B5">
        <w:rPr>
          <w:rFonts w:ascii="Arial" w:hAnsi="Arial" w:cs="Arial"/>
        </w:rPr>
        <w:t>for guidelines on granting privileges to the correct users.</w:t>
      </w:r>
    </w:p>
    <w:p w14:paraId="4EBADAAA" w14:textId="77777777" w:rsidR="008C539B" w:rsidRPr="001058B5" w:rsidRDefault="00C12992">
      <w:pPr>
        <w:pStyle w:val="Heading7"/>
        <w:spacing w:before="199"/>
        <w:ind w:left="2260"/>
        <w:rPr>
          <w:rFonts w:ascii="Arial" w:hAnsi="Arial" w:cs="Arial"/>
        </w:rPr>
      </w:pPr>
      <w:r w:rsidRPr="001058B5">
        <w:rPr>
          <w:rFonts w:ascii="Arial" w:hAnsi="Arial" w:cs="Arial"/>
        </w:rPr>
        <w:t>service ticket</w:t>
      </w:r>
    </w:p>
    <w:p w14:paraId="71638F6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3819F51" w14:textId="77777777" w:rsidR="008C539B" w:rsidRPr="001058B5" w:rsidRDefault="00C12992">
      <w:pPr>
        <w:pStyle w:val="Heading7"/>
        <w:spacing w:before="196"/>
        <w:ind w:left="2260"/>
        <w:rPr>
          <w:rFonts w:ascii="Arial" w:hAnsi="Arial" w:cs="Arial"/>
        </w:rPr>
      </w:pPr>
      <w:r w:rsidRPr="001058B5">
        <w:rPr>
          <w:rFonts w:ascii="Arial" w:hAnsi="Arial" w:cs="Arial"/>
        </w:rPr>
        <w:t>wallet</w:t>
      </w:r>
    </w:p>
    <w:p w14:paraId="6EC996C1" w14:textId="77777777" w:rsidR="008C539B" w:rsidRPr="001058B5" w:rsidRDefault="00C12992">
      <w:pPr>
        <w:pStyle w:val="BodyText"/>
        <w:spacing w:before="85"/>
        <w:ind w:left="2260"/>
        <w:rPr>
          <w:rFonts w:ascii="Arial" w:hAnsi="Arial" w:cs="Arial"/>
        </w:rPr>
      </w:pPr>
      <w:r w:rsidRPr="001058B5">
        <w:rPr>
          <w:rFonts w:ascii="Arial" w:hAnsi="Arial" w:cs="Arial"/>
        </w:rPr>
        <w:t>A data structure used to store and manage security credentials for an individual entity.</w:t>
      </w:r>
    </w:p>
    <w:p w14:paraId="46A94A0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7898ED6" w14:textId="77777777" w:rsidR="008C539B" w:rsidRPr="001058B5" w:rsidRDefault="008C539B">
      <w:pPr>
        <w:pStyle w:val="BodyText"/>
        <w:spacing w:before="4"/>
        <w:rPr>
          <w:rFonts w:ascii="Arial" w:hAnsi="Arial" w:cs="Arial"/>
          <w:sz w:val="17"/>
        </w:rPr>
      </w:pPr>
    </w:p>
    <w:p w14:paraId="23398C99" w14:textId="77777777" w:rsidR="008C539B" w:rsidRPr="001058B5" w:rsidRDefault="008C539B">
      <w:pPr>
        <w:rPr>
          <w:rFonts w:ascii="Arial" w:hAnsi="Arial" w:cs="Arial"/>
          <w:sz w:val="17"/>
        </w:rPr>
        <w:sectPr w:rsidR="008C539B" w:rsidRPr="001058B5">
          <w:headerReference w:type="even" r:id="rId274"/>
          <w:pgSz w:w="12240" w:h="15840"/>
          <w:pgMar w:top="840" w:right="1060" w:bottom="860" w:left="1100" w:header="549" w:footer="663" w:gutter="0"/>
          <w:cols w:space="720"/>
        </w:sectPr>
      </w:pPr>
    </w:p>
    <w:p w14:paraId="71D38FCA" w14:textId="77777777" w:rsidR="008C539B" w:rsidRPr="001058B5" w:rsidRDefault="008C539B">
      <w:pPr>
        <w:pStyle w:val="BodyText"/>
        <w:rPr>
          <w:rFonts w:ascii="Arial" w:hAnsi="Arial" w:cs="Arial"/>
        </w:rPr>
      </w:pPr>
    </w:p>
    <w:p w14:paraId="5C4019CA" w14:textId="77777777" w:rsidR="008C539B" w:rsidRPr="001058B5" w:rsidRDefault="008C539B">
      <w:pPr>
        <w:pStyle w:val="BodyText"/>
        <w:rPr>
          <w:rFonts w:ascii="Arial" w:hAnsi="Arial" w:cs="Arial"/>
        </w:rPr>
      </w:pPr>
    </w:p>
    <w:p w14:paraId="222A3952" w14:textId="77777777" w:rsidR="008C539B" w:rsidRPr="001058B5" w:rsidRDefault="008C539B">
      <w:pPr>
        <w:pStyle w:val="BodyText"/>
        <w:rPr>
          <w:rFonts w:ascii="Arial" w:hAnsi="Arial" w:cs="Arial"/>
        </w:rPr>
      </w:pPr>
    </w:p>
    <w:p w14:paraId="48E5B796" w14:textId="77777777" w:rsidR="008C539B" w:rsidRPr="001058B5" w:rsidRDefault="008C539B">
      <w:pPr>
        <w:pStyle w:val="BodyText"/>
        <w:rPr>
          <w:rFonts w:ascii="Arial" w:hAnsi="Arial" w:cs="Arial"/>
        </w:rPr>
      </w:pPr>
    </w:p>
    <w:p w14:paraId="2FC0C332" w14:textId="77777777" w:rsidR="008C539B" w:rsidRPr="001058B5" w:rsidRDefault="008C539B">
      <w:pPr>
        <w:pStyle w:val="BodyText"/>
        <w:rPr>
          <w:rFonts w:ascii="Arial" w:hAnsi="Arial" w:cs="Arial"/>
        </w:rPr>
      </w:pPr>
    </w:p>
    <w:p w14:paraId="110D1681" w14:textId="77777777" w:rsidR="008C539B" w:rsidRPr="001058B5" w:rsidRDefault="008C539B">
      <w:pPr>
        <w:pStyle w:val="BodyText"/>
        <w:rPr>
          <w:rFonts w:ascii="Arial" w:hAnsi="Arial" w:cs="Arial"/>
        </w:rPr>
      </w:pPr>
    </w:p>
    <w:p w14:paraId="3E251553" w14:textId="77777777" w:rsidR="008C539B" w:rsidRPr="001058B5" w:rsidRDefault="008C539B">
      <w:pPr>
        <w:pStyle w:val="BodyText"/>
        <w:spacing w:before="9" w:after="1"/>
        <w:rPr>
          <w:rFonts w:ascii="Arial" w:hAnsi="Arial" w:cs="Arial"/>
          <w:sz w:val="17"/>
        </w:rPr>
      </w:pPr>
    </w:p>
    <w:p w14:paraId="2FAFEF6A" w14:textId="57071CBF" w:rsidR="008C539B" w:rsidRPr="001058B5" w:rsidRDefault="008D1AB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BB41D02">
          <v:group id="_x0000_s1082" style="width:465pt;height:3pt;mso-position-horizontal-relative:char;mso-position-vertical-relative:line" coordsize="9300,60">
            <v:rect id="_x0000_s1084" style="position:absolute;left:9270;width:30;height:60" fillcolor="black" stroked="f"/>
            <v:line id="_x0000_s1083" style="position:absolute" from="0,30" to="9270,30" strokeweight="3pt"/>
            <w10:anchorlock/>
          </v:group>
        </w:pict>
      </w:r>
    </w:p>
    <w:p w14:paraId="0B807C52" w14:textId="77777777" w:rsidR="008C539B" w:rsidRPr="001058B5" w:rsidRDefault="008C539B">
      <w:pPr>
        <w:pStyle w:val="BodyText"/>
        <w:spacing w:before="11"/>
        <w:rPr>
          <w:rFonts w:ascii="Arial" w:hAnsi="Arial" w:cs="Arial"/>
          <w:sz w:val="6"/>
        </w:rPr>
      </w:pPr>
    </w:p>
    <w:p w14:paraId="5B2DFBDA" w14:textId="1D45C6BD" w:rsidR="008C539B" w:rsidRPr="001058B5" w:rsidRDefault="008D1AB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4BC41AA">
          <v:group id="_x0000_s1079" style="width:462.5pt;height:.5pt;mso-position-horizontal-relative:char;mso-position-vertical-relative:line" coordsize="9250,10">
            <v:rect id="_x0000_s1081" style="position:absolute;left:9244;width:5;height:10" fillcolor="black" stroked="f"/>
            <v:line id="_x0000_s1080" style="position:absolute" from="0,5" to="9245,5" strokeweight=".16936mm"/>
            <w10:anchorlock/>
          </v:group>
        </w:pict>
      </w:r>
    </w:p>
    <w:p w14:paraId="0E23BE87" w14:textId="77777777" w:rsidR="008C539B" w:rsidRPr="001058B5" w:rsidRDefault="00C12992">
      <w:pPr>
        <w:pStyle w:val="Heading2"/>
        <w:spacing w:line="501" w:lineRule="exact"/>
        <w:ind w:right="133"/>
        <w:jc w:val="right"/>
      </w:pPr>
      <w:bookmarkStart w:id="2231" w:name="Index"/>
      <w:bookmarkStart w:id="2232" w:name="_bookmark2353"/>
      <w:bookmarkEnd w:id="2231"/>
      <w:bookmarkEnd w:id="2232"/>
      <w:r w:rsidRPr="001058B5">
        <w:rPr>
          <w:w w:val="95"/>
        </w:rPr>
        <w:t>Index</w:t>
      </w:r>
    </w:p>
    <w:p w14:paraId="0C50FCD7" w14:textId="77777777" w:rsidR="008C539B" w:rsidRPr="001058B5" w:rsidRDefault="008C539B">
      <w:pPr>
        <w:pStyle w:val="BodyText"/>
        <w:rPr>
          <w:rFonts w:ascii="Arial" w:hAnsi="Arial" w:cs="Arial"/>
          <w:b/>
        </w:rPr>
      </w:pPr>
    </w:p>
    <w:p w14:paraId="1A0075A3" w14:textId="77777777" w:rsidR="008C539B" w:rsidRPr="001058B5" w:rsidRDefault="008C539B">
      <w:pPr>
        <w:pStyle w:val="BodyText"/>
        <w:spacing w:before="10"/>
        <w:rPr>
          <w:rFonts w:ascii="Arial" w:hAnsi="Arial" w:cs="Arial"/>
          <w:b/>
          <w:sz w:val="29"/>
        </w:rPr>
      </w:pPr>
    </w:p>
    <w:p w14:paraId="1EADA42A" w14:textId="77777777" w:rsidR="008C539B" w:rsidRPr="001058B5" w:rsidRDefault="008C539B">
      <w:pPr>
        <w:rPr>
          <w:rFonts w:ascii="Arial" w:hAnsi="Arial" w:cs="Arial"/>
          <w:sz w:val="29"/>
        </w:rPr>
        <w:sectPr w:rsidR="008C539B" w:rsidRPr="001058B5">
          <w:headerReference w:type="default" r:id="rId275"/>
          <w:footerReference w:type="default" r:id="rId276"/>
          <w:pgSz w:w="12240" w:h="15840"/>
          <w:pgMar w:top="1500" w:right="1060" w:bottom="280" w:left="1100" w:header="0" w:footer="0" w:gutter="0"/>
          <w:cols w:space="720"/>
        </w:sectPr>
      </w:pPr>
    </w:p>
    <w:p w14:paraId="067FB0B5" w14:textId="77777777" w:rsidR="008C539B" w:rsidRPr="001058B5" w:rsidRDefault="008D1AB8">
      <w:pPr>
        <w:pStyle w:val="Heading5"/>
        <w:spacing w:before="106"/>
        <w:ind w:left="700"/>
      </w:pPr>
      <w:r>
        <w:pict w14:anchorId="152FC0A5">
          <v:line id="_x0000_s1078" style="position:absolute;left:0;text-align:left;z-index:6352;mso-position-horizontal-relative:page" from="90.6pt,21.05pt" to="306pt,21.05pt" strokeweight=".16936mm">
            <w10:wrap anchorx="page"/>
          </v:line>
        </w:pict>
      </w:r>
      <w:bookmarkStart w:id="2233" w:name="A"/>
      <w:bookmarkEnd w:id="2233"/>
      <w:r w:rsidR="00C12992" w:rsidRPr="001058B5">
        <w:rPr>
          <w:w w:val="99"/>
        </w:rPr>
        <w:t>A</w:t>
      </w:r>
    </w:p>
    <w:p w14:paraId="6BAAD43C" w14:textId="77777777" w:rsidR="008C539B" w:rsidRPr="001058B5" w:rsidRDefault="00C12992">
      <w:pPr>
        <w:spacing w:before="86" w:line="222" w:lineRule="exact"/>
        <w:ind w:left="700"/>
        <w:rPr>
          <w:rFonts w:ascii="Arial" w:hAnsi="Arial" w:cs="Arial"/>
          <w:sz w:val="18"/>
        </w:rPr>
      </w:pPr>
      <w:r w:rsidRPr="001058B5">
        <w:rPr>
          <w:rFonts w:ascii="Arial" w:hAnsi="Arial" w:cs="Arial"/>
          <w:sz w:val="18"/>
        </w:rPr>
        <w:t>access control</w:t>
      </w:r>
    </w:p>
    <w:p w14:paraId="139D02C0" w14:textId="77777777" w:rsidR="008C539B" w:rsidRPr="001058B5" w:rsidRDefault="008D1AB8">
      <w:pPr>
        <w:spacing w:before="2" w:line="235" w:lineRule="auto"/>
        <w:ind w:left="940" w:right="506"/>
        <w:rPr>
          <w:rFonts w:ascii="Arial" w:hAnsi="Arial" w:cs="Arial"/>
          <w:sz w:val="18"/>
        </w:rPr>
      </w:pPr>
      <w:hyperlink w:anchor="_bookmark1553" w:history="1">
        <w:r w:rsidR="00C12992" w:rsidRPr="001058B5">
          <w:rPr>
            <w:rFonts w:ascii="Arial" w:hAnsi="Arial" w:cs="Arial"/>
            <w:sz w:val="18"/>
          </w:rPr>
          <w:t>encryption, problems not solved by, 8-1</w:t>
        </w:r>
      </w:hyperlink>
      <w:r w:rsidR="00C12992" w:rsidRPr="001058B5">
        <w:rPr>
          <w:rFonts w:ascii="Arial" w:hAnsi="Arial" w:cs="Arial"/>
          <w:sz w:val="18"/>
        </w:rPr>
        <w:t xml:space="preserve"> </w:t>
      </w:r>
      <w:hyperlink w:anchor="_bookmark2232" w:history="1">
        <w:r w:rsidR="00C12992" w:rsidRPr="001058B5">
          <w:rPr>
            <w:rFonts w:ascii="Arial" w:hAnsi="Arial" w:cs="Arial"/>
            <w:sz w:val="18"/>
          </w:rPr>
          <w:t>enforcing, 10-13</w:t>
        </w:r>
      </w:hyperlink>
    </w:p>
    <w:p w14:paraId="097F4A75" w14:textId="77777777" w:rsidR="008C539B" w:rsidRPr="001058B5" w:rsidRDefault="008D1AB8">
      <w:pPr>
        <w:spacing w:line="220" w:lineRule="exact"/>
        <w:ind w:left="940"/>
        <w:rPr>
          <w:rFonts w:ascii="Arial" w:hAnsi="Arial" w:cs="Arial"/>
          <w:sz w:val="18"/>
        </w:rPr>
      </w:pPr>
      <w:hyperlink w:anchor="_bookmark714" w:history="1">
        <w:r w:rsidR="00C12992" w:rsidRPr="001058B5">
          <w:rPr>
            <w:rFonts w:ascii="Arial" w:hAnsi="Arial" w:cs="Arial"/>
            <w:sz w:val="18"/>
          </w:rPr>
          <w:t>object privileges, 4-23</w:t>
        </w:r>
      </w:hyperlink>
    </w:p>
    <w:p w14:paraId="735821A6" w14:textId="77777777" w:rsidR="008C539B" w:rsidRPr="001058B5" w:rsidRDefault="008D1AB8">
      <w:pPr>
        <w:spacing w:before="2" w:line="235" w:lineRule="auto"/>
        <w:ind w:left="700" w:right="1799"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access control list (ACL)</w:t>
      </w:r>
    </w:p>
    <w:p w14:paraId="170FD185" w14:textId="77777777" w:rsidR="008C539B" w:rsidRPr="001058B5" w:rsidRDefault="00C12992">
      <w:pPr>
        <w:spacing w:line="220" w:lineRule="exact"/>
        <w:ind w:left="940"/>
        <w:rPr>
          <w:rFonts w:ascii="Arial" w:hAnsi="Arial" w:cs="Arial"/>
          <w:sz w:val="18"/>
        </w:rPr>
      </w:pPr>
      <w:r w:rsidRPr="001058B5">
        <w:rPr>
          <w:rFonts w:ascii="Arial" w:hAnsi="Arial" w:cs="Arial"/>
          <w:sz w:val="18"/>
        </w:rPr>
        <w:t>examples</w:t>
      </w:r>
    </w:p>
    <w:p w14:paraId="54E5AAAA" w14:textId="77777777" w:rsidR="008C539B" w:rsidRPr="001058B5" w:rsidRDefault="008D1AB8">
      <w:pPr>
        <w:spacing w:before="2" w:line="235" w:lineRule="auto"/>
        <w:ind w:left="1540" w:right="506" w:hanging="360"/>
        <w:rPr>
          <w:rFonts w:ascii="Arial" w:hAnsi="Arial" w:cs="Arial"/>
          <w:sz w:val="18"/>
        </w:rPr>
      </w:pPr>
      <w:hyperlink w:anchor="_bookmark1945" w:history="1">
        <w:r w:rsidR="00C12992" w:rsidRPr="001058B5">
          <w:rPr>
            <w:rFonts w:ascii="Arial" w:hAnsi="Arial" w:cs="Arial"/>
            <w:sz w:val="18"/>
          </w:rPr>
          <w:t>external network connection for email alert, 9-44</w:t>
        </w:r>
      </w:hyperlink>
    </w:p>
    <w:p w14:paraId="09D12350" w14:textId="77777777" w:rsidR="008C539B" w:rsidRPr="001058B5" w:rsidRDefault="008D1AB8">
      <w:pPr>
        <w:spacing w:line="237" w:lineRule="auto"/>
        <w:ind w:left="1180" w:right="506"/>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7446897" w14:textId="77777777" w:rsidR="008C539B" w:rsidRPr="001058B5" w:rsidRDefault="00C12992">
      <w:pPr>
        <w:spacing w:line="235" w:lineRule="auto"/>
        <w:ind w:left="1180" w:right="1930" w:hanging="240"/>
        <w:rPr>
          <w:rFonts w:ascii="Arial" w:hAnsi="Arial" w:cs="Arial"/>
          <w:sz w:val="18"/>
        </w:rPr>
      </w:pPr>
      <w:r w:rsidRPr="001058B5">
        <w:rPr>
          <w:rFonts w:ascii="Arial" w:hAnsi="Arial" w:cs="Arial"/>
          <w:sz w:val="18"/>
        </w:rPr>
        <w:t xml:space="preserve">external network services </w:t>
      </w:r>
      <w:hyperlink w:anchor="_bookmark882" w:history="1">
        <w:r w:rsidRPr="001058B5">
          <w:rPr>
            <w:rFonts w:ascii="Arial" w:hAnsi="Arial" w:cs="Arial"/>
            <w:sz w:val="18"/>
          </w:rPr>
          <w:t>about, 4-50</w:t>
        </w:r>
      </w:hyperlink>
    </w:p>
    <w:p w14:paraId="566D28FE" w14:textId="77777777" w:rsidR="008C539B" w:rsidRPr="001058B5" w:rsidRDefault="008D1AB8">
      <w:pPr>
        <w:spacing w:line="235" w:lineRule="auto"/>
        <w:ind w:left="1180"/>
        <w:rPr>
          <w:rFonts w:ascii="Arial" w:hAnsi="Arial" w:cs="Arial"/>
          <w:sz w:val="18"/>
        </w:rPr>
      </w:pPr>
      <w:hyperlink w:anchor="_bookmark896" w:history="1">
        <w:r w:rsidR="00C12992" w:rsidRPr="001058B5">
          <w:rPr>
            <w:rFonts w:ascii="Arial" w:hAnsi="Arial" w:cs="Arial"/>
            <w:sz w:val="18"/>
          </w:rPr>
          <w:t>adding more users or privileges, 4-53</w:t>
        </w:r>
      </w:hyperlink>
      <w:r w:rsidR="00C12992" w:rsidRPr="001058B5">
        <w:rPr>
          <w:rFonts w:ascii="Arial" w:hAnsi="Arial" w:cs="Arial"/>
          <w:sz w:val="18"/>
        </w:rPr>
        <w:t xml:space="preserve"> </w:t>
      </w:r>
      <w:hyperlink w:anchor="_bookmark879" w:history="1">
        <w:r w:rsidR="00C12992" w:rsidRPr="001058B5">
          <w:rPr>
            <w:rFonts w:ascii="Arial" w:hAnsi="Arial" w:cs="Arial"/>
            <w:sz w:val="18"/>
          </w:rPr>
          <w:t>advantages, 4-49</w:t>
        </w:r>
      </w:hyperlink>
    </w:p>
    <w:p w14:paraId="34CA84B2" w14:textId="77777777" w:rsidR="008C539B" w:rsidRPr="001058B5" w:rsidRDefault="008D1AB8">
      <w:pPr>
        <w:spacing w:before="1" w:line="235" w:lineRule="auto"/>
        <w:ind w:left="1180"/>
        <w:rPr>
          <w:rFonts w:ascii="Arial" w:hAnsi="Arial" w:cs="Arial"/>
          <w:sz w:val="18"/>
        </w:rPr>
      </w:pPr>
      <w:hyperlink w:anchor="_bookmark889" w:history="1">
        <w:r w:rsidR="00C12992" w:rsidRPr="001058B5">
          <w:rPr>
            <w:rFonts w:ascii="Arial" w:hAnsi="Arial" w:cs="Arial"/>
            <w:sz w:val="18"/>
          </w:rPr>
          <w:t>affect of upgrade from earlier release, 4-51</w:t>
        </w:r>
      </w:hyperlink>
      <w:r w:rsidR="00C12992" w:rsidRPr="001058B5">
        <w:rPr>
          <w:rFonts w:ascii="Arial" w:hAnsi="Arial" w:cs="Arial"/>
          <w:sz w:val="18"/>
        </w:rPr>
        <w:t xml:space="preserve"> </w:t>
      </w:r>
      <w:hyperlink w:anchor="_bookmark892" w:history="1">
        <w:r w:rsidR="00C12992" w:rsidRPr="001058B5">
          <w:rPr>
            <w:rFonts w:ascii="Arial" w:hAnsi="Arial" w:cs="Arial"/>
            <w:sz w:val="18"/>
          </w:rPr>
          <w:t>creating ACL, 4-51</w:t>
        </w:r>
      </w:hyperlink>
      <w:r w:rsidR="00C12992" w:rsidRPr="001058B5">
        <w:rPr>
          <w:rFonts w:ascii="Arial" w:hAnsi="Arial" w:cs="Arial"/>
          <w:sz w:val="18"/>
        </w:rPr>
        <w:t xml:space="preserve"> </w:t>
      </w:r>
      <w:hyperlink w:anchor="_bookmark893" w:history="1">
        <w:r w:rsidR="00C12992" w:rsidRPr="001058B5">
          <w:rPr>
            <w:rFonts w:ascii="Arial" w:hAnsi="Arial" w:cs="Arial"/>
            <w:sz w:val="18"/>
          </w:rPr>
          <w:t>DBMS_NETWORK_ACL_ADMIN package,</w:t>
        </w:r>
      </w:hyperlink>
    </w:p>
    <w:p w14:paraId="58517422" w14:textId="77777777" w:rsidR="008C539B" w:rsidRPr="001058B5" w:rsidRDefault="008D1AB8">
      <w:pPr>
        <w:spacing w:line="222" w:lineRule="exact"/>
        <w:ind w:left="1540"/>
        <w:rPr>
          <w:rFonts w:ascii="Arial" w:hAnsi="Arial" w:cs="Arial"/>
          <w:sz w:val="18"/>
        </w:rPr>
      </w:pPr>
      <w:hyperlink w:anchor="_bookmark893" w:history="1">
        <w:r w:rsidR="00C12992" w:rsidRPr="001058B5">
          <w:rPr>
            <w:rFonts w:ascii="Arial" w:hAnsi="Arial" w:cs="Arial"/>
            <w:sz w:val="18"/>
          </w:rPr>
          <w:t>general process, 4-51</w:t>
        </w:r>
      </w:hyperlink>
    </w:p>
    <w:p w14:paraId="47E12387" w14:textId="77777777" w:rsidR="008C539B" w:rsidRPr="001058B5" w:rsidRDefault="008D1AB8">
      <w:pPr>
        <w:spacing w:before="2" w:line="235" w:lineRule="auto"/>
        <w:ind w:left="1180"/>
        <w:rPr>
          <w:rFonts w:ascii="Arial" w:hAnsi="Arial" w:cs="Arial"/>
          <w:sz w:val="18"/>
        </w:rPr>
      </w:pPr>
      <w:hyperlink w:anchor="_bookmark1946" w:history="1">
        <w:r w:rsidR="00C12992" w:rsidRPr="001058B5">
          <w:rPr>
            <w:rFonts w:ascii="Arial" w:hAnsi="Arial" w:cs="Arial"/>
            <w:sz w:val="18"/>
          </w:rPr>
          <w:t>email alert for audit violation tutorial, 9-44</w:t>
        </w:r>
      </w:hyperlink>
      <w:r w:rsidR="00C12992" w:rsidRPr="001058B5">
        <w:rPr>
          <w:rFonts w:ascii="Arial" w:hAnsi="Arial" w:cs="Arial"/>
          <w:sz w:val="18"/>
        </w:rPr>
        <w:t xml:space="preserve"> </w:t>
      </w:r>
      <w:hyperlink w:anchor="_bookmark952" w:history="1">
        <w:r w:rsidR="00C12992" w:rsidRPr="001058B5">
          <w:rPr>
            <w:rFonts w:ascii="Arial" w:hAnsi="Arial" w:cs="Arial"/>
            <w:sz w:val="18"/>
          </w:rPr>
          <w:t>finding information about, 4-71</w:t>
        </w:r>
      </w:hyperlink>
    </w:p>
    <w:p w14:paraId="231CD074" w14:textId="77777777" w:rsidR="008C539B" w:rsidRPr="001058B5" w:rsidRDefault="008D1AB8">
      <w:pPr>
        <w:spacing w:line="220" w:lineRule="exact"/>
        <w:ind w:left="1180"/>
        <w:rPr>
          <w:rFonts w:ascii="Arial" w:hAnsi="Arial" w:cs="Arial"/>
          <w:sz w:val="18"/>
        </w:rPr>
      </w:pPr>
      <w:hyperlink w:anchor="_bookmark898" w:history="1">
        <w:r w:rsidR="00C12992" w:rsidRPr="001058B5">
          <w:rPr>
            <w:rFonts w:ascii="Arial" w:hAnsi="Arial" w:cs="Arial"/>
            <w:sz w:val="18"/>
          </w:rPr>
          <w:t>hosts, assigning, 4-53</w:t>
        </w:r>
      </w:hyperlink>
    </w:p>
    <w:p w14:paraId="2375C6E3" w14:textId="77777777" w:rsidR="008C539B" w:rsidRPr="001058B5" w:rsidRDefault="008D1AB8">
      <w:pPr>
        <w:spacing w:before="1" w:line="235" w:lineRule="auto"/>
        <w:ind w:left="1540" w:right="506" w:hanging="360"/>
        <w:rPr>
          <w:rFonts w:ascii="Arial" w:hAnsi="Arial" w:cs="Arial"/>
          <w:sz w:val="18"/>
        </w:rPr>
      </w:pPr>
      <w:hyperlink w:anchor="_bookmark928" w:history="1">
        <w:r w:rsidR="00C12992" w:rsidRPr="001058B5">
          <w:rPr>
            <w:rFonts w:ascii="Arial" w:hAnsi="Arial" w:cs="Arial"/>
            <w:sz w:val="18"/>
          </w:rPr>
          <w:t>network hosts, using wildcards to specify, 4-64</w:t>
        </w:r>
      </w:hyperlink>
    </w:p>
    <w:p w14:paraId="785BB6A5" w14:textId="77777777" w:rsidR="008C539B" w:rsidRPr="001058B5" w:rsidRDefault="008D1AB8">
      <w:pPr>
        <w:spacing w:line="220" w:lineRule="exact"/>
        <w:ind w:left="1180"/>
        <w:rPr>
          <w:rFonts w:ascii="Arial" w:hAnsi="Arial" w:cs="Arial"/>
          <w:sz w:val="18"/>
        </w:rPr>
      </w:pPr>
      <w:hyperlink w:anchor="_bookmark889" w:history="1">
        <w:r w:rsidR="00C12992" w:rsidRPr="001058B5">
          <w:rPr>
            <w:rFonts w:ascii="Arial" w:hAnsi="Arial" w:cs="Arial"/>
            <w:sz w:val="18"/>
          </w:rPr>
          <w:t>ORA-24247 errors, 4-51</w:t>
        </w:r>
      </w:hyperlink>
    </w:p>
    <w:p w14:paraId="717AE361" w14:textId="77777777" w:rsidR="008C539B" w:rsidRPr="001058B5" w:rsidRDefault="008D1AB8">
      <w:pPr>
        <w:spacing w:before="2" w:line="235" w:lineRule="auto"/>
        <w:ind w:left="1180" w:right="917"/>
        <w:rPr>
          <w:rFonts w:ascii="Arial" w:hAnsi="Arial" w:cs="Arial"/>
          <w:sz w:val="18"/>
        </w:rPr>
      </w:pPr>
      <w:hyperlink w:anchor="_bookmark930" w:history="1">
        <w:r w:rsidR="00C12992" w:rsidRPr="001058B5">
          <w:rPr>
            <w:rFonts w:ascii="Arial" w:hAnsi="Arial" w:cs="Arial"/>
            <w:sz w:val="18"/>
          </w:rPr>
          <w:t>order of precedence, hosts, 4-65</w:t>
        </w:r>
      </w:hyperlink>
      <w:r w:rsidR="00C12992" w:rsidRPr="001058B5">
        <w:rPr>
          <w:rFonts w:ascii="Arial" w:hAnsi="Arial" w:cs="Arial"/>
          <w:sz w:val="18"/>
        </w:rPr>
        <w:t xml:space="preserve"> </w:t>
      </w:r>
      <w:hyperlink w:anchor="_bookmark932" w:history="1">
        <w:r w:rsidR="00C12992" w:rsidRPr="001058B5">
          <w:rPr>
            <w:rFonts w:ascii="Arial" w:hAnsi="Arial" w:cs="Arial"/>
            <w:sz w:val="18"/>
          </w:rPr>
          <w:t>port ranges, 4-66</w:t>
        </w:r>
      </w:hyperlink>
    </w:p>
    <w:p w14:paraId="127201CB" w14:textId="77777777" w:rsidR="008C539B" w:rsidRPr="001058B5" w:rsidRDefault="008D1AB8">
      <w:pPr>
        <w:spacing w:line="220" w:lineRule="exact"/>
        <w:ind w:left="1180"/>
        <w:rPr>
          <w:rFonts w:ascii="Arial" w:hAnsi="Arial" w:cs="Arial"/>
          <w:sz w:val="18"/>
        </w:rPr>
      </w:pPr>
      <w:hyperlink w:anchor="_bookmark934" w:history="1">
        <w:r w:rsidR="00C12992" w:rsidRPr="001058B5">
          <w:rPr>
            <w:rFonts w:ascii="Arial" w:hAnsi="Arial" w:cs="Arial"/>
            <w:sz w:val="18"/>
          </w:rPr>
          <w:t>privilege assignments, about, 4-66</w:t>
        </w:r>
      </w:hyperlink>
    </w:p>
    <w:p w14:paraId="3ABB7E78" w14:textId="77777777" w:rsidR="008C539B" w:rsidRPr="001058B5" w:rsidRDefault="008D1AB8">
      <w:pPr>
        <w:spacing w:before="1" w:line="235" w:lineRule="auto"/>
        <w:ind w:left="1540" w:right="-12" w:hanging="360"/>
        <w:rPr>
          <w:rFonts w:ascii="Arial" w:hAnsi="Arial" w:cs="Arial"/>
          <w:sz w:val="18"/>
        </w:rPr>
      </w:pPr>
      <w:hyperlink w:anchor="_bookmark937" w:history="1">
        <w:r w:rsidR="00C12992" w:rsidRPr="001058B5">
          <w:rPr>
            <w:rFonts w:ascii="Arial" w:hAnsi="Arial" w:cs="Arial"/>
            <w:sz w:val="18"/>
          </w:rPr>
          <w:t>privilege assignments, database</w:t>
        </w:r>
        <w:r w:rsidR="00C12992" w:rsidRPr="001058B5">
          <w:rPr>
            <w:rFonts w:ascii="Arial" w:hAnsi="Arial" w:cs="Arial"/>
            <w:spacing w:val="-12"/>
            <w:sz w:val="18"/>
          </w:rPr>
          <w:t xml:space="preserve"> </w:t>
        </w:r>
        <w:r w:rsidR="00C12992" w:rsidRPr="001058B5">
          <w:rPr>
            <w:rFonts w:ascii="Arial" w:hAnsi="Arial" w:cs="Arial"/>
            <w:sz w:val="18"/>
          </w:rPr>
          <w:t>administrators checking,</w:t>
        </w:r>
        <w:r w:rsidR="00C12992" w:rsidRPr="001058B5">
          <w:rPr>
            <w:rFonts w:ascii="Arial" w:hAnsi="Arial" w:cs="Arial"/>
            <w:spacing w:val="42"/>
            <w:sz w:val="18"/>
          </w:rPr>
          <w:t xml:space="preserve"> </w:t>
        </w:r>
        <w:r w:rsidR="00C12992" w:rsidRPr="001058B5">
          <w:rPr>
            <w:rFonts w:ascii="Arial" w:hAnsi="Arial" w:cs="Arial"/>
            <w:sz w:val="18"/>
          </w:rPr>
          <w:t>4-67</w:t>
        </w:r>
      </w:hyperlink>
    </w:p>
    <w:p w14:paraId="45EFA480" w14:textId="77777777" w:rsidR="008C539B" w:rsidRPr="001058B5" w:rsidRDefault="008D1AB8">
      <w:pPr>
        <w:spacing w:before="2" w:line="235" w:lineRule="auto"/>
        <w:ind w:left="1180" w:right="127"/>
        <w:rPr>
          <w:rFonts w:ascii="Arial" w:hAnsi="Arial" w:cs="Arial"/>
          <w:sz w:val="18"/>
        </w:rPr>
      </w:pPr>
      <w:hyperlink w:anchor="_bookmark943" w:history="1">
        <w:r w:rsidR="00C12992" w:rsidRPr="001058B5">
          <w:rPr>
            <w:rFonts w:ascii="Arial" w:hAnsi="Arial" w:cs="Arial"/>
            <w:sz w:val="18"/>
          </w:rPr>
          <w:t>privilege assignments, users checking, 4-68</w:t>
        </w:r>
      </w:hyperlink>
      <w:r w:rsidR="00C12992" w:rsidRPr="001058B5">
        <w:rPr>
          <w:rFonts w:ascii="Arial" w:hAnsi="Arial" w:cs="Arial"/>
          <w:sz w:val="18"/>
        </w:rPr>
        <w:t xml:space="preserve"> </w:t>
      </w:r>
      <w:hyperlink w:anchor="_bookmark949" w:history="1">
        <w:r w:rsidR="00C12992" w:rsidRPr="001058B5">
          <w:rPr>
            <w:rFonts w:ascii="Arial" w:hAnsi="Arial" w:cs="Arial"/>
            <w:sz w:val="18"/>
          </w:rPr>
          <w:t>setting precedence, multiple roles, 4-69</w:t>
        </w:r>
      </w:hyperlink>
      <w:r w:rsidR="00C12992" w:rsidRPr="001058B5">
        <w:rPr>
          <w:rFonts w:ascii="Arial" w:hAnsi="Arial" w:cs="Arial"/>
          <w:sz w:val="18"/>
        </w:rPr>
        <w:t xml:space="preserve"> </w:t>
      </w:r>
      <w:hyperlink w:anchor="_bookmark950" w:history="1">
        <w:r w:rsidR="00C12992" w:rsidRPr="001058B5">
          <w:rPr>
            <w:rFonts w:ascii="Arial" w:hAnsi="Arial" w:cs="Arial"/>
            <w:sz w:val="18"/>
          </w:rPr>
          <w:t>setting precedence, multiple users, 4-69</w:t>
        </w:r>
      </w:hyperlink>
      <w:r w:rsidR="00C12992" w:rsidRPr="001058B5">
        <w:rPr>
          <w:rFonts w:ascii="Arial" w:hAnsi="Arial" w:cs="Arial"/>
          <w:sz w:val="18"/>
        </w:rPr>
        <w:t xml:space="preserve"> </w:t>
      </w:r>
      <w:hyperlink w:anchor="_bookmark895" w:history="1">
        <w:r w:rsidR="00C12992" w:rsidRPr="001058B5">
          <w:rPr>
            <w:rFonts w:ascii="Arial" w:hAnsi="Arial" w:cs="Arial"/>
            <w:sz w:val="18"/>
          </w:rPr>
          <w:t>syntax for creating, 4-51</w:t>
        </w:r>
      </w:hyperlink>
    </w:p>
    <w:p w14:paraId="1586935A" w14:textId="77777777" w:rsidR="008C539B" w:rsidRPr="001058B5" w:rsidRDefault="00C12992">
      <w:pPr>
        <w:spacing w:line="221" w:lineRule="exact"/>
        <w:ind w:left="940"/>
        <w:rPr>
          <w:rFonts w:ascii="Arial" w:hAnsi="Arial" w:cs="Arial"/>
          <w:sz w:val="18"/>
        </w:rPr>
      </w:pPr>
      <w:r w:rsidRPr="001058B5">
        <w:rPr>
          <w:rFonts w:ascii="Arial" w:hAnsi="Arial" w:cs="Arial"/>
          <w:sz w:val="18"/>
        </w:rPr>
        <w:t>hosts</w:t>
      </w:r>
    </w:p>
    <w:p w14:paraId="66CF96CB" w14:textId="77777777" w:rsidR="008C539B" w:rsidRPr="001058B5" w:rsidRDefault="008D1AB8">
      <w:pPr>
        <w:spacing w:line="220" w:lineRule="exact"/>
        <w:ind w:left="1180"/>
        <w:rPr>
          <w:rFonts w:ascii="Arial" w:hAnsi="Arial" w:cs="Arial"/>
          <w:sz w:val="18"/>
        </w:rPr>
      </w:pPr>
      <w:hyperlink w:anchor="_bookmark899" w:history="1">
        <w:r w:rsidR="00C12992" w:rsidRPr="001058B5">
          <w:rPr>
            <w:rFonts w:ascii="Arial" w:hAnsi="Arial" w:cs="Arial"/>
            <w:sz w:val="18"/>
          </w:rPr>
          <w:t>local host, 4-54</w:t>
        </w:r>
      </w:hyperlink>
    </w:p>
    <w:p w14:paraId="44D8E54E" w14:textId="77777777" w:rsidR="008C539B" w:rsidRPr="001058B5" w:rsidRDefault="008D1AB8">
      <w:pPr>
        <w:spacing w:before="2" w:line="235" w:lineRule="auto"/>
        <w:ind w:left="940" w:right="1799"/>
        <w:rPr>
          <w:rFonts w:ascii="Arial" w:hAnsi="Arial" w:cs="Arial"/>
          <w:sz w:val="18"/>
        </w:rPr>
      </w:pPr>
      <w:hyperlink w:anchor="_bookmark899" w:history="1">
        <w:r w:rsidR="00C12992" w:rsidRPr="001058B5">
          <w:rPr>
            <w:rFonts w:ascii="Arial" w:hAnsi="Arial" w:cs="Arial"/>
            <w:sz w:val="18"/>
          </w:rPr>
          <w:t>localhost setting, 4-54</w:t>
        </w:r>
      </w:hyperlink>
      <w:r w:rsidR="00C12992" w:rsidRPr="001058B5">
        <w:rPr>
          <w:rFonts w:ascii="Arial" w:hAnsi="Arial" w:cs="Arial"/>
          <w:sz w:val="18"/>
        </w:rPr>
        <w:t xml:space="preserve"> wallet access</w:t>
      </w:r>
    </w:p>
    <w:p w14:paraId="4FE1A8F7" w14:textId="77777777" w:rsidR="008C539B" w:rsidRPr="001058B5" w:rsidRDefault="008D1AB8">
      <w:pPr>
        <w:spacing w:line="220" w:lineRule="exact"/>
        <w:ind w:left="1180"/>
        <w:rPr>
          <w:rFonts w:ascii="Arial" w:hAnsi="Arial" w:cs="Arial"/>
          <w:sz w:val="18"/>
        </w:rPr>
      </w:pPr>
      <w:hyperlink w:anchor="_bookmark886" w:history="1">
        <w:r w:rsidR="00C12992" w:rsidRPr="001058B5">
          <w:rPr>
            <w:rFonts w:ascii="Arial" w:hAnsi="Arial" w:cs="Arial"/>
            <w:sz w:val="18"/>
          </w:rPr>
          <w:t>about, 4-50</w:t>
        </w:r>
      </w:hyperlink>
    </w:p>
    <w:p w14:paraId="1F1BFE73" w14:textId="77777777" w:rsidR="008C539B" w:rsidRPr="001058B5" w:rsidRDefault="008D1AB8">
      <w:pPr>
        <w:spacing w:line="220" w:lineRule="exact"/>
        <w:ind w:left="1180"/>
        <w:rPr>
          <w:rFonts w:ascii="Arial" w:hAnsi="Arial" w:cs="Arial"/>
          <w:sz w:val="18"/>
        </w:rPr>
      </w:pPr>
      <w:hyperlink w:anchor="_bookmark887" w:history="1">
        <w:r w:rsidR="00C12992" w:rsidRPr="001058B5">
          <w:rPr>
            <w:rFonts w:ascii="Arial" w:hAnsi="Arial" w:cs="Arial"/>
            <w:sz w:val="18"/>
          </w:rPr>
          <w:t>advantages, 4-51</w:t>
        </w:r>
      </w:hyperlink>
    </w:p>
    <w:p w14:paraId="0FFD38C7" w14:textId="77777777" w:rsidR="008C539B" w:rsidRPr="001058B5" w:rsidRDefault="008D1AB8">
      <w:pPr>
        <w:spacing w:before="1" w:line="235" w:lineRule="auto"/>
        <w:ind w:left="1180" w:right="506"/>
        <w:rPr>
          <w:rFonts w:ascii="Arial" w:hAnsi="Arial" w:cs="Arial"/>
          <w:sz w:val="18"/>
        </w:rPr>
      </w:pPr>
      <w:hyperlink w:anchor="_bookmark906" w:history="1">
        <w:r w:rsidR="00C12992" w:rsidRPr="001058B5">
          <w:rPr>
            <w:rFonts w:ascii="Arial" w:hAnsi="Arial" w:cs="Arial"/>
            <w:sz w:val="18"/>
          </w:rPr>
          <w:t>client certificate credentials, using, 4-55</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finding information about, 4-71</w:t>
        </w:r>
      </w:hyperlink>
    </w:p>
    <w:p w14:paraId="0077EA36" w14:textId="77777777" w:rsidR="008C539B" w:rsidRPr="001058B5" w:rsidRDefault="008D1AB8">
      <w:pPr>
        <w:spacing w:line="220" w:lineRule="exact"/>
        <w:ind w:left="1180"/>
        <w:rPr>
          <w:rFonts w:ascii="Arial" w:hAnsi="Arial" w:cs="Arial"/>
          <w:sz w:val="18"/>
        </w:rPr>
      </w:pPr>
      <w:hyperlink w:anchor="_bookmark901" w:history="1">
        <w:r w:rsidR="00C12992" w:rsidRPr="001058B5">
          <w:rPr>
            <w:rFonts w:ascii="Arial" w:hAnsi="Arial" w:cs="Arial"/>
            <w:sz w:val="18"/>
          </w:rPr>
          <w:t>non-shared wallets, 4-55</w:t>
        </w:r>
      </w:hyperlink>
    </w:p>
    <w:p w14:paraId="1360CAC6" w14:textId="77777777" w:rsidR="008C539B" w:rsidRPr="001058B5" w:rsidRDefault="008D1AB8">
      <w:pPr>
        <w:spacing w:line="222" w:lineRule="exact"/>
        <w:ind w:left="1180"/>
        <w:rPr>
          <w:rFonts w:ascii="Arial" w:hAnsi="Arial" w:cs="Arial"/>
          <w:sz w:val="18"/>
        </w:rPr>
      </w:pPr>
      <w:hyperlink w:anchor="_bookmark902" w:history="1">
        <w:r w:rsidR="00C12992" w:rsidRPr="001058B5">
          <w:rPr>
            <w:rFonts w:ascii="Arial" w:hAnsi="Arial" w:cs="Arial"/>
            <w:sz w:val="18"/>
          </w:rPr>
          <w:t>password credentials, 4-55</w:t>
        </w:r>
      </w:hyperlink>
    </w:p>
    <w:p w14:paraId="034FC768" w14:textId="77777777" w:rsidR="008C539B" w:rsidRPr="001058B5" w:rsidRDefault="00C12992">
      <w:pPr>
        <w:spacing w:before="122" w:line="235" w:lineRule="auto"/>
        <w:ind w:left="1138" w:right="816"/>
        <w:rPr>
          <w:rFonts w:ascii="Arial" w:hAnsi="Arial" w:cs="Arial"/>
          <w:sz w:val="18"/>
        </w:rPr>
      </w:pPr>
      <w:r w:rsidRPr="001058B5">
        <w:rPr>
          <w:rFonts w:ascii="Arial" w:hAnsi="Arial" w:cs="Arial"/>
        </w:rPr>
        <w:br w:type="column"/>
      </w:r>
      <w:hyperlink w:anchor="_bookmark907" w:history="1">
        <w:r w:rsidRPr="001058B5">
          <w:rPr>
            <w:rFonts w:ascii="Arial" w:hAnsi="Arial" w:cs="Arial"/>
            <w:sz w:val="18"/>
          </w:rPr>
          <w:t>password credentials, using, 4-55</w:t>
        </w:r>
      </w:hyperlink>
      <w:r w:rsidRPr="001058B5">
        <w:rPr>
          <w:rFonts w:ascii="Arial" w:hAnsi="Arial" w:cs="Arial"/>
          <w:sz w:val="18"/>
        </w:rPr>
        <w:t xml:space="preserve"> </w:t>
      </w:r>
      <w:hyperlink w:anchor="_bookmark901" w:history="1">
        <w:r w:rsidRPr="001058B5">
          <w:rPr>
            <w:rFonts w:ascii="Arial" w:hAnsi="Arial" w:cs="Arial"/>
            <w:sz w:val="18"/>
          </w:rPr>
          <w:t>shared database session, 4-55</w:t>
        </w:r>
      </w:hyperlink>
    </w:p>
    <w:p w14:paraId="26A1859C" w14:textId="77777777" w:rsidR="008C539B" w:rsidRPr="001058B5" w:rsidRDefault="008D1AB8">
      <w:pPr>
        <w:spacing w:line="237" w:lineRule="auto"/>
        <w:ind w:left="1138" w:right="302"/>
        <w:rPr>
          <w:rFonts w:ascii="Arial" w:hAnsi="Arial" w:cs="Arial"/>
          <w:sz w:val="18"/>
        </w:rPr>
      </w:pPr>
      <w:hyperlink w:anchor="_bookmark903" w:history="1">
        <w:r w:rsidR="00C12992" w:rsidRPr="001058B5">
          <w:rPr>
            <w:rFonts w:ascii="Arial" w:hAnsi="Arial" w:cs="Arial"/>
            <w:sz w:val="18"/>
          </w:rPr>
          <w:t>wallets with sensitive information, 4-55</w:t>
        </w:r>
      </w:hyperlink>
      <w:r w:rsidR="00C12992" w:rsidRPr="001058B5">
        <w:rPr>
          <w:rFonts w:ascii="Arial" w:hAnsi="Arial" w:cs="Arial"/>
          <w:sz w:val="18"/>
        </w:rPr>
        <w:t xml:space="preserve"> </w:t>
      </w:r>
      <w:hyperlink w:anchor="_bookmark908" w:history="1">
        <w:r w:rsidR="00C12992" w:rsidRPr="001058B5">
          <w:rPr>
            <w:rFonts w:ascii="Arial" w:hAnsi="Arial" w:cs="Arial"/>
            <w:sz w:val="18"/>
          </w:rPr>
          <w:t>wallets without sensitive information, 4-55</w:t>
        </w:r>
      </w:hyperlink>
    </w:p>
    <w:p w14:paraId="1D8F82F0" w14:textId="77777777" w:rsidR="008C539B" w:rsidRPr="001058B5" w:rsidRDefault="00C12992">
      <w:pPr>
        <w:spacing w:line="235" w:lineRule="auto"/>
        <w:ind w:left="898" w:right="3022" w:hanging="240"/>
        <w:rPr>
          <w:rFonts w:ascii="Arial" w:hAnsi="Arial" w:cs="Arial"/>
          <w:sz w:val="18"/>
        </w:rPr>
      </w:pPr>
      <w:r w:rsidRPr="001058B5">
        <w:rPr>
          <w:rFonts w:ascii="Arial" w:hAnsi="Arial" w:cs="Arial"/>
          <w:sz w:val="18"/>
        </w:rPr>
        <w:t xml:space="preserve">account locking </w:t>
      </w:r>
      <w:hyperlink w:anchor="_bookmark232" w:history="1">
        <w:r w:rsidRPr="001058B5">
          <w:rPr>
            <w:rFonts w:ascii="Arial" w:hAnsi="Arial" w:cs="Arial"/>
            <w:sz w:val="18"/>
          </w:rPr>
          <w:t>example, 3-7</w:t>
        </w:r>
      </w:hyperlink>
    </w:p>
    <w:p w14:paraId="259EE813" w14:textId="77777777" w:rsidR="008C539B" w:rsidRPr="001058B5" w:rsidRDefault="008D1AB8">
      <w:pPr>
        <w:spacing w:line="220" w:lineRule="exact"/>
        <w:ind w:left="898"/>
        <w:rPr>
          <w:rFonts w:ascii="Arial" w:hAnsi="Arial" w:cs="Arial"/>
          <w:sz w:val="18"/>
        </w:rPr>
      </w:pPr>
      <w:hyperlink w:anchor="_bookmark237" w:history="1">
        <w:r w:rsidR="00C12992" w:rsidRPr="001058B5">
          <w:rPr>
            <w:rFonts w:ascii="Arial" w:hAnsi="Arial" w:cs="Arial"/>
            <w:sz w:val="18"/>
          </w:rPr>
          <w:t>explicit, 3-7</w:t>
        </w:r>
      </w:hyperlink>
    </w:p>
    <w:p w14:paraId="5C39E98B" w14:textId="77777777" w:rsidR="008C539B" w:rsidRPr="001058B5" w:rsidRDefault="008D1AB8">
      <w:pPr>
        <w:spacing w:line="235" w:lineRule="auto"/>
        <w:ind w:left="898"/>
        <w:rPr>
          <w:rFonts w:ascii="Arial" w:hAnsi="Arial" w:cs="Arial"/>
          <w:sz w:val="18"/>
        </w:rPr>
      </w:pPr>
      <w:hyperlink w:anchor="_bookmark228" w:history="1">
        <w:r w:rsidR="00C12992" w:rsidRPr="001058B5">
          <w:rPr>
            <w:rFonts w:ascii="Arial" w:hAnsi="Arial" w:cs="Arial"/>
            <w:sz w:val="18"/>
          </w:rPr>
          <w:t>password management, 3-6</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p>
    <w:p w14:paraId="34C16A60" w14:textId="77777777" w:rsidR="008C539B" w:rsidRPr="001058B5" w:rsidRDefault="00C12992">
      <w:pPr>
        <w:spacing w:line="220" w:lineRule="exact"/>
        <w:ind w:left="658"/>
        <w:rPr>
          <w:rFonts w:ascii="Arial" w:hAnsi="Arial" w:cs="Arial"/>
          <w:sz w:val="18"/>
        </w:rPr>
      </w:pPr>
      <w:r w:rsidRPr="001058B5">
        <w:rPr>
          <w:rFonts w:ascii="Arial" w:hAnsi="Arial" w:cs="Arial"/>
          <w:sz w:val="18"/>
        </w:rPr>
        <w:t>ad hoc tools</w:t>
      </w:r>
    </w:p>
    <w:p w14:paraId="7B1AC42E" w14:textId="77777777" w:rsidR="008C539B" w:rsidRPr="001058B5" w:rsidRDefault="008D1AB8">
      <w:pPr>
        <w:spacing w:before="2" w:line="235" w:lineRule="auto"/>
        <w:ind w:left="658" w:right="302" w:firstLine="240"/>
        <w:rPr>
          <w:rFonts w:ascii="Arial" w:hAnsi="Arial" w:cs="Arial"/>
          <w:sz w:val="18"/>
        </w:rPr>
      </w:pPr>
      <w:hyperlink w:anchor="_bookmark701" w:history="1">
        <w:r w:rsidR="00C12992" w:rsidRPr="001058B5">
          <w:rPr>
            <w:rFonts w:ascii="Arial" w:hAnsi="Arial" w:cs="Arial"/>
            <w:sz w:val="18"/>
          </w:rPr>
          <w:t>database access, security problems of, 4-21</w:t>
        </w:r>
      </w:hyperlink>
      <w:r w:rsidR="00C12992" w:rsidRPr="001058B5">
        <w:rPr>
          <w:rFonts w:ascii="Arial" w:hAnsi="Arial" w:cs="Arial"/>
          <w:sz w:val="18"/>
        </w:rPr>
        <w:t xml:space="preserve"> ADM_PARALLEL_EXECUTE_TASK role</w:t>
      </w:r>
    </w:p>
    <w:p w14:paraId="4CE51AB6" w14:textId="77777777" w:rsidR="008C539B" w:rsidRPr="001058B5" w:rsidRDefault="008D1AB8">
      <w:pPr>
        <w:spacing w:before="1" w:line="235" w:lineRule="auto"/>
        <w:ind w:left="658" w:right="3022" w:firstLine="240"/>
        <w:rPr>
          <w:rFonts w:ascii="Arial" w:hAnsi="Arial" w:cs="Arial"/>
          <w:sz w:val="18"/>
        </w:rPr>
      </w:pPr>
      <w:hyperlink w:anchor="_bookmark587" w:history="1">
        <w:r w:rsidR="00C12992" w:rsidRPr="001058B5">
          <w:rPr>
            <w:rFonts w:ascii="Arial" w:hAnsi="Arial" w:cs="Arial"/>
            <w:sz w:val="18"/>
          </w:rPr>
          <w:t>about, 4-11</w:t>
        </w:r>
      </w:hyperlink>
      <w:r w:rsidR="00C12992" w:rsidRPr="001058B5">
        <w:rPr>
          <w:rFonts w:ascii="Arial" w:hAnsi="Arial" w:cs="Arial"/>
          <w:sz w:val="18"/>
        </w:rPr>
        <w:t xml:space="preserve"> ADMIN OPTION</w:t>
      </w:r>
    </w:p>
    <w:p w14:paraId="0C3E97A7" w14:textId="77777777" w:rsidR="008C539B" w:rsidRPr="001058B5" w:rsidRDefault="008D1AB8">
      <w:pPr>
        <w:spacing w:line="220" w:lineRule="exact"/>
        <w:ind w:left="898"/>
        <w:rPr>
          <w:rFonts w:ascii="Arial" w:hAnsi="Arial" w:cs="Arial"/>
          <w:sz w:val="18"/>
        </w:rPr>
      </w:pPr>
      <w:hyperlink w:anchor="_bookmark801" w:history="1">
        <w:r w:rsidR="00C12992" w:rsidRPr="001058B5">
          <w:rPr>
            <w:rFonts w:ascii="Arial" w:hAnsi="Arial" w:cs="Arial"/>
            <w:sz w:val="18"/>
          </w:rPr>
          <w:t>about, 4-38</w:t>
        </w:r>
      </w:hyperlink>
    </w:p>
    <w:p w14:paraId="584CABD9" w14:textId="77777777" w:rsidR="008C539B" w:rsidRPr="001058B5" w:rsidRDefault="008D1AB8">
      <w:pPr>
        <w:spacing w:line="220" w:lineRule="exact"/>
        <w:ind w:left="898"/>
        <w:rPr>
          <w:rFonts w:ascii="Arial" w:hAnsi="Arial" w:cs="Arial"/>
          <w:sz w:val="18"/>
        </w:rPr>
      </w:pPr>
      <w:hyperlink w:anchor="_bookmark824" w:history="1">
        <w:r w:rsidR="00C12992" w:rsidRPr="001058B5">
          <w:rPr>
            <w:rFonts w:ascii="Arial" w:hAnsi="Arial" w:cs="Arial"/>
            <w:sz w:val="18"/>
          </w:rPr>
          <w:t>revoking privileges, 4-41</w:t>
        </w:r>
      </w:hyperlink>
    </w:p>
    <w:p w14:paraId="106976EE" w14:textId="77777777" w:rsidR="008C539B" w:rsidRPr="001058B5" w:rsidRDefault="008D1AB8">
      <w:pPr>
        <w:spacing w:line="220" w:lineRule="exact"/>
        <w:ind w:left="898"/>
        <w:rPr>
          <w:rFonts w:ascii="Arial" w:hAnsi="Arial" w:cs="Arial"/>
          <w:sz w:val="18"/>
        </w:rPr>
      </w:pPr>
      <w:hyperlink w:anchor="_bookmark824" w:history="1">
        <w:r w:rsidR="00C12992" w:rsidRPr="001058B5">
          <w:rPr>
            <w:rFonts w:ascii="Arial" w:hAnsi="Arial" w:cs="Arial"/>
            <w:sz w:val="18"/>
          </w:rPr>
          <w:t>revoking roles, 4-41</w:t>
        </w:r>
      </w:hyperlink>
    </w:p>
    <w:p w14:paraId="39044CCC" w14:textId="77777777" w:rsidR="008C539B" w:rsidRPr="001058B5" w:rsidRDefault="008D1AB8">
      <w:pPr>
        <w:spacing w:line="220" w:lineRule="exact"/>
        <w:ind w:left="898"/>
        <w:rPr>
          <w:rFonts w:ascii="Arial" w:hAnsi="Arial" w:cs="Arial"/>
          <w:sz w:val="18"/>
        </w:rPr>
      </w:pPr>
      <w:hyperlink w:anchor="_bookmark692" w:history="1">
        <w:r w:rsidR="00C12992" w:rsidRPr="001058B5">
          <w:rPr>
            <w:rFonts w:ascii="Arial" w:hAnsi="Arial" w:cs="Arial"/>
            <w:sz w:val="18"/>
          </w:rPr>
          <w:t>roles, 4-21</w:t>
        </w:r>
      </w:hyperlink>
    </w:p>
    <w:p w14:paraId="7502FAC2" w14:textId="77777777" w:rsidR="008C539B" w:rsidRPr="001058B5" w:rsidRDefault="008D1AB8">
      <w:pPr>
        <w:spacing w:before="3" w:line="235" w:lineRule="auto"/>
        <w:ind w:left="658" w:right="1987" w:firstLine="240"/>
        <w:rPr>
          <w:rFonts w:ascii="Arial" w:hAnsi="Arial" w:cs="Arial"/>
          <w:sz w:val="18"/>
        </w:rPr>
      </w:pPr>
      <w:hyperlink w:anchor="_bookmark532" w:history="1">
        <w:r w:rsidR="00C12992" w:rsidRPr="001058B5">
          <w:rPr>
            <w:rFonts w:ascii="Arial" w:hAnsi="Arial" w:cs="Arial"/>
            <w:sz w:val="18"/>
          </w:rPr>
          <w:t>system privileges, 4-5</w:t>
        </w:r>
      </w:hyperlink>
      <w:r w:rsidR="00C12992" w:rsidRPr="001058B5">
        <w:rPr>
          <w:rFonts w:ascii="Arial" w:hAnsi="Arial" w:cs="Arial"/>
          <w:sz w:val="18"/>
        </w:rPr>
        <w:t xml:space="preserve"> administrative privileges</w:t>
      </w:r>
    </w:p>
    <w:p w14:paraId="0E5ADDB7" w14:textId="77777777" w:rsidR="008C539B" w:rsidRPr="001058B5" w:rsidRDefault="008D1AB8">
      <w:pPr>
        <w:spacing w:before="1" w:line="235" w:lineRule="auto"/>
        <w:ind w:left="658" w:right="1987" w:firstLine="240"/>
        <w:rPr>
          <w:rFonts w:ascii="Arial" w:hAnsi="Arial" w:cs="Arial"/>
          <w:sz w:val="18"/>
        </w:rPr>
      </w:pPr>
      <w:hyperlink w:anchor="_bookmark505" w:history="1">
        <w:r w:rsidR="00C12992" w:rsidRPr="001058B5">
          <w:rPr>
            <w:rFonts w:ascii="Arial" w:hAnsi="Arial" w:cs="Arial"/>
            <w:sz w:val="18"/>
          </w:rPr>
          <w:t>granting to users, 4-2</w:t>
        </w:r>
      </w:hyperlink>
      <w:r w:rsidR="00C12992" w:rsidRPr="001058B5">
        <w:rPr>
          <w:rFonts w:ascii="Arial" w:hAnsi="Arial" w:cs="Arial"/>
          <w:sz w:val="18"/>
        </w:rPr>
        <w:t xml:space="preserve"> administrative user passwords</w:t>
      </w:r>
    </w:p>
    <w:p w14:paraId="4EF8650F" w14:textId="77777777" w:rsidR="008C539B" w:rsidRPr="001058B5" w:rsidRDefault="008D1AB8">
      <w:pPr>
        <w:spacing w:line="237" w:lineRule="auto"/>
        <w:ind w:left="658" w:right="816" w:firstLine="240"/>
        <w:rPr>
          <w:rFonts w:ascii="Arial" w:hAnsi="Arial" w:cs="Arial"/>
          <w:sz w:val="18"/>
        </w:rPr>
      </w:pPr>
      <w:hyperlink w:anchor="_bookmark2179" w:history="1">
        <w:r w:rsidR="00C12992" w:rsidRPr="001058B5">
          <w:rPr>
            <w:rFonts w:ascii="Arial" w:hAnsi="Arial" w:cs="Arial"/>
            <w:sz w:val="18"/>
          </w:rPr>
          <w:t>default, importance of changing, 10-9</w:t>
        </w:r>
      </w:hyperlink>
      <w:r w:rsidR="00C12992" w:rsidRPr="001058B5">
        <w:rPr>
          <w:rFonts w:ascii="Arial" w:hAnsi="Arial" w:cs="Arial"/>
          <w:sz w:val="18"/>
        </w:rPr>
        <w:t xml:space="preserve"> administrator privileges</w:t>
      </w:r>
    </w:p>
    <w:p w14:paraId="2A49D767" w14:textId="77777777" w:rsidR="008C539B" w:rsidRPr="001058B5" w:rsidRDefault="008D1AB8">
      <w:pPr>
        <w:spacing w:line="217" w:lineRule="exact"/>
        <w:ind w:left="898"/>
        <w:rPr>
          <w:rFonts w:ascii="Arial" w:hAnsi="Arial" w:cs="Arial"/>
          <w:sz w:val="18"/>
        </w:rPr>
      </w:pPr>
      <w:hyperlink w:anchor="_bookmark2242" w:history="1">
        <w:r w:rsidR="00C12992" w:rsidRPr="001058B5">
          <w:rPr>
            <w:rFonts w:ascii="Arial" w:hAnsi="Arial" w:cs="Arial"/>
            <w:sz w:val="18"/>
          </w:rPr>
          <w:t>access, 10-14</w:t>
        </w:r>
      </w:hyperlink>
    </w:p>
    <w:p w14:paraId="6DD953EC" w14:textId="77777777" w:rsidR="008C539B" w:rsidRPr="001058B5" w:rsidRDefault="008D1AB8">
      <w:pPr>
        <w:spacing w:line="237" w:lineRule="auto"/>
        <w:ind w:left="898" w:right="816"/>
        <w:rPr>
          <w:rFonts w:ascii="Arial" w:hAnsi="Arial" w:cs="Arial"/>
          <w:sz w:val="18"/>
        </w:rPr>
      </w:pPr>
      <w:hyperlink w:anchor="_bookmark330" w:history="1">
        <w:r w:rsidR="00C12992" w:rsidRPr="001058B5">
          <w:rPr>
            <w:rFonts w:ascii="Arial" w:hAnsi="Arial" w:cs="Arial"/>
            <w:sz w:val="18"/>
          </w:rPr>
          <w:t>operating system authentication, 3-25</w:t>
        </w:r>
      </w:hyperlink>
      <w:r w:rsidR="00C12992" w:rsidRPr="001058B5">
        <w:rPr>
          <w:rFonts w:ascii="Arial" w:hAnsi="Arial" w:cs="Arial"/>
          <w:sz w:val="18"/>
        </w:rPr>
        <w:t xml:space="preserve"> </w:t>
      </w:r>
      <w:hyperlink w:anchor="_bookmark333" w:history="1">
        <w:r w:rsidR="00C12992" w:rsidRPr="001058B5">
          <w:rPr>
            <w:rFonts w:ascii="Arial" w:hAnsi="Arial" w:cs="Arial"/>
            <w:sz w:val="18"/>
          </w:rPr>
          <w:t xml:space="preserve">passwords, 3-25, </w:t>
        </w:r>
      </w:hyperlink>
      <w:hyperlink w:anchor="_bookmark2180" w:history="1">
        <w:r w:rsidR="00C12992" w:rsidRPr="001058B5">
          <w:rPr>
            <w:rFonts w:ascii="Arial" w:hAnsi="Arial" w:cs="Arial"/>
            <w:sz w:val="18"/>
          </w:rPr>
          <w:t>10-9</w:t>
        </w:r>
      </w:hyperlink>
    </w:p>
    <w:p w14:paraId="457565D7" w14:textId="77777777" w:rsidR="008C539B" w:rsidRPr="001058B5" w:rsidRDefault="008D1AB8">
      <w:pPr>
        <w:spacing w:line="235" w:lineRule="auto"/>
        <w:ind w:left="1258" w:right="816" w:hanging="360"/>
        <w:rPr>
          <w:rFonts w:ascii="Arial" w:hAnsi="Arial" w:cs="Arial"/>
          <w:sz w:val="18"/>
        </w:rPr>
      </w:pPr>
      <w:hyperlink w:anchor="_bookmark320" w:history="1">
        <w:r w:rsidR="00C12992" w:rsidRPr="001058B5">
          <w:rPr>
            <w:rFonts w:ascii="Arial" w:hAnsi="Arial" w:cs="Arial"/>
            <w:sz w:val="18"/>
          </w:rPr>
          <w:t>SYSDBA and SYSOPER access, centrally controlling, 3-22</w:t>
        </w:r>
      </w:hyperlink>
    </w:p>
    <w:p w14:paraId="43D0D288" w14:textId="77777777" w:rsidR="008C539B" w:rsidRPr="001058B5" w:rsidRDefault="008D1AB8">
      <w:pPr>
        <w:spacing w:line="235" w:lineRule="auto"/>
        <w:ind w:left="658" w:right="1209" w:firstLine="240"/>
        <w:rPr>
          <w:rFonts w:ascii="Arial" w:hAnsi="Arial" w:cs="Arial"/>
          <w:sz w:val="18"/>
        </w:rPr>
      </w:pPr>
      <w:hyperlink w:anchor="_bookmark2242" w:history="1">
        <w:r w:rsidR="00C12992" w:rsidRPr="001058B5">
          <w:rPr>
            <w:rFonts w:ascii="Arial" w:hAnsi="Arial" w:cs="Arial"/>
            <w:sz w:val="18"/>
          </w:rPr>
          <w:t>write, on listener.ora file, 10-14</w:t>
        </w:r>
      </w:hyperlink>
      <w:r w:rsidR="00C12992" w:rsidRPr="001058B5">
        <w:rPr>
          <w:rFonts w:ascii="Arial" w:hAnsi="Arial" w:cs="Arial"/>
          <w:sz w:val="18"/>
        </w:rPr>
        <w:t xml:space="preserve"> </w:t>
      </w:r>
      <w:hyperlink w:anchor="_bookmark1981" w:history="1">
        <w:r w:rsidR="00C12992" w:rsidRPr="001058B5">
          <w:rPr>
            <w:rFonts w:ascii="Arial" w:hAnsi="Arial" w:cs="Arial"/>
            <w:sz w:val="18"/>
          </w:rPr>
          <w:t>adump audit files directory, 9-54</w:t>
        </w:r>
      </w:hyperlink>
    </w:p>
    <w:p w14:paraId="3D2974B0" w14:textId="77777777" w:rsidR="008C539B" w:rsidRPr="001058B5" w:rsidRDefault="008D1AB8">
      <w:pPr>
        <w:spacing w:line="237" w:lineRule="auto"/>
        <w:ind w:left="658" w:right="816"/>
        <w:rPr>
          <w:rFonts w:ascii="Arial" w:hAnsi="Arial" w:cs="Arial"/>
          <w:sz w:val="18"/>
        </w:rPr>
      </w:pPr>
      <w:hyperlink w:anchor="_bookmark1947" w:history="1">
        <w:r w:rsidR="00C12992" w:rsidRPr="001058B5">
          <w:rPr>
            <w:rFonts w:ascii="Arial" w:hAnsi="Arial" w:cs="Arial"/>
            <w:sz w:val="18"/>
          </w:rPr>
          <w:t>alerts, used in fine-grained audit policy, 9-44</w:t>
        </w:r>
      </w:hyperlink>
      <w:r w:rsidR="00C12992" w:rsidRPr="001058B5">
        <w:rPr>
          <w:rFonts w:ascii="Arial" w:hAnsi="Arial" w:cs="Arial"/>
          <w:sz w:val="18"/>
        </w:rPr>
        <w:t xml:space="preserve"> </w:t>
      </w:r>
      <w:hyperlink w:anchor="_bookmark2147" w:history="1">
        <w:r w:rsidR="00C12992" w:rsidRPr="001058B5">
          <w:rPr>
            <w:rFonts w:ascii="Arial" w:hAnsi="Arial" w:cs="Arial"/>
            <w:sz w:val="18"/>
          </w:rPr>
          <w:t>"all permissions", 10-3</w:t>
        </w:r>
      </w:hyperlink>
    </w:p>
    <w:p w14:paraId="7A6E5023" w14:textId="77777777" w:rsidR="008C539B" w:rsidRPr="001058B5" w:rsidRDefault="00C12992">
      <w:pPr>
        <w:spacing w:line="235" w:lineRule="auto"/>
        <w:ind w:left="898" w:right="1209" w:hanging="240"/>
        <w:rPr>
          <w:rFonts w:ascii="Arial" w:hAnsi="Arial" w:cs="Arial"/>
          <w:sz w:val="18"/>
        </w:rPr>
      </w:pPr>
      <w:r w:rsidRPr="001058B5">
        <w:rPr>
          <w:rFonts w:ascii="Arial" w:hAnsi="Arial" w:cs="Arial"/>
          <w:sz w:val="18"/>
        </w:rPr>
        <w:t xml:space="preserve">ALTER ANY LIBRARY statement </w:t>
      </w:r>
      <w:hyperlink w:anchor="_bookmark2139" w:history="1">
        <w:r w:rsidRPr="001058B5">
          <w:rPr>
            <w:rFonts w:ascii="Arial" w:hAnsi="Arial" w:cs="Arial"/>
            <w:sz w:val="18"/>
          </w:rPr>
          <w:t>security guidelines, 10-3</w:t>
        </w:r>
      </w:hyperlink>
    </w:p>
    <w:p w14:paraId="75054480"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privilege statement</w:t>
      </w:r>
    </w:p>
    <w:p w14:paraId="6621D104" w14:textId="77777777" w:rsidR="008C539B" w:rsidRPr="001058B5" w:rsidRDefault="008D1AB8">
      <w:pPr>
        <w:spacing w:line="235" w:lineRule="auto"/>
        <w:ind w:left="658" w:right="1209" w:firstLine="240"/>
        <w:rPr>
          <w:rFonts w:ascii="Arial" w:hAnsi="Arial" w:cs="Arial"/>
          <w:sz w:val="18"/>
        </w:rPr>
      </w:pPr>
      <w:hyperlink w:anchor="_bookmark1086" w:history="1">
        <w:r w:rsidR="00C12992" w:rsidRPr="001058B5">
          <w:rPr>
            <w:rFonts w:ascii="Arial" w:hAnsi="Arial" w:cs="Arial"/>
            <w:sz w:val="18"/>
          </w:rPr>
          <w:t>SQL statements permitted, 5-17</w:t>
        </w:r>
      </w:hyperlink>
      <w:r w:rsidR="00C12992" w:rsidRPr="001058B5">
        <w:rPr>
          <w:rFonts w:ascii="Arial" w:hAnsi="Arial" w:cs="Arial"/>
          <w:sz w:val="18"/>
        </w:rPr>
        <w:t xml:space="preserve"> ALTER PROCEDURE statement</w:t>
      </w:r>
    </w:p>
    <w:p w14:paraId="3A5C83A9" w14:textId="77777777" w:rsidR="008C539B" w:rsidRPr="001058B5" w:rsidRDefault="008D1AB8">
      <w:pPr>
        <w:spacing w:before="2" w:line="235" w:lineRule="auto"/>
        <w:ind w:left="658" w:right="816" w:firstLine="240"/>
        <w:rPr>
          <w:rFonts w:ascii="Arial" w:hAnsi="Arial" w:cs="Arial"/>
          <w:sz w:val="18"/>
        </w:rPr>
      </w:pPr>
      <w:hyperlink w:anchor="_bookmark768" w:history="1">
        <w:r w:rsidR="00C12992" w:rsidRPr="001058B5">
          <w:rPr>
            <w:rFonts w:ascii="Arial" w:hAnsi="Arial" w:cs="Arial"/>
            <w:sz w:val="18"/>
          </w:rPr>
          <w:t>used for compiling procedures, 4-31</w:t>
        </w:r>
      </w:hyperlink>
      <w:r w:rsidR="00C12992" w:rsidRPr="001058B5">
        <w:rPr>
          <w:rFonts w:ascii="Arial" w:hAnsi="Arial" w:cs="Arial"/>
          <w:sz w:val="18"/>
        </w:rPr>
        <w:t xml:space="preserve"> ALTER PROFILE statement</w:t>
      </w:r>
    </w:p>
    <w:p w14:paraId="0A33B1E1" w14:textId="77777777" w:rsidR="008C539B" w:rsidRPr="001058B5" w:rsidRDefault="008D1AB8">
      <w:pPr>
        <w:spacing w:line="220" w:lineRule="exact"/>
        <w:ind w:left="898"/>
        <w:rPr>
          <w:rFonts w:ascii="Arial" w:hAnsi="Arial" w:cs="Arial"/>
          <w:sz w:val="18"/>
        </w:rPr>
      </w:pPr>
      <w:hyperlink w:anchor="_bookmark204" w:history="1">
        <w:r w:rsidR="00C12992" w:rsidRPr="001058B5">
          <w:rPr>
            <w:rFonts w:ascii="Arial" w:hAnsi="Arial" w:cs="Arial"/>
            <w:sz w:val="18"/>
          </w:rPr>
          <w:t>password management, 3-4</w:t>
        </w:r>
      </w:hyperlink>
    </w:p>
    <w:p w14:paraId="7C3BC326" w14:textId="77777777" w:rsidR="008C539B" w:rsidRPr="001058B5" w:rsidRDefault="008D1AB8">
      <w:pPr>
        <w:spacing w:line="220" w:lineRule="exact"/>
        <w:ind w:left="658"/>
        <w:rPr>
          <w:rFonts w:ascii="Arial" w:hAnsi="Arial" w:cs="Arial"/>
          <w:sz w:val="18"/>
        </w:rPr>
      </w:pPr>
      <w:hyperlink w:anchor="_bookmark149" w:history="1">
        <w:r w:rsidR="00C12992" w:rsidRPr="001058B5">
          <w:rPr>
            <w:rFonts w:ascii="Arial" w:hAnsi="Arial" w:cs="Arial"/>
            <w:sz w:val="18"/>
          </w:rPr>
          <w:t>ALTER RESOURCE COST statement, 2-14</w:t>
        </w:r>
      </w:hyperlink>
    </w:p>
    <w:p w14:paraId="1BBA94C6"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ROLE statement</w:t>
      </w:r>
    </w:p>
    <w:p w14:paraId="5FEA2F18" w14:textId="77777777" w:rsidR="008C539B" w:rsidRPr="001058B5" w:rsidRDefault="008D1AB8">
      <w:pPr>
        <w:spacing w:line="237" w:lineRule="auto"/>
        <w:ind w:left="658" w:right="816" w:firstLine="240"/>
        <w:rPr>
          <w:rFonts w:ascii="Arial" w:hAnsi="Arial" w:cs="Arial"/>
          <w:sz w:val="18"/>
        </w:rPr>
      </w:pPr>
      <w:hyperlink w:anchor="_bookmark652" w:history="1">
        <w:r w:rsidR="00C12992" w:rsidRPr="001058B5">
          <w:rPr>
            <w:rFonts w:ascii="Arial" w:hAnsi="Arial" w:cs="Arial"/>
            <w:sz w:val="18"/>
          </w:rPr>
          <w:t>changing authorization method, 4-17</w:t>
        </w:r>
      </w:hyperlink>
      <w:r w:rsidR="00C12992" w:rsidRPr="001058B5">
        <w:rPr>
          <w:rFonts w:ascii="Arial" w:hAnsi="Arial" w:cs="Arial"/>
          <w:sz w:val="18"/>
        </w:rPr>
        <w:t xml:space="preserve"> ALTER SESSION statement</w:t>
      </w:r>
    </w:p>
    <w:p w14:paraId="361D8A47" w14:textId="77777777" w:rsidR="008C539B" w:rsidRPr="001058B5" w:rsidRDefault="008D1AB8">
      <w:pPr>
        <w:spacing w:line="219" w:lineRule="exact"/>
        <w:ind w:left="898"/>
        <w:rPr>
          <w:rFonts w:ascii="Arial" w:hAnsi="Arial" w:cs="Arial"/>
          <w:sz w:val="18"/>
        </w:rPr>
      </w:pPr>
      <w:hyperlink w:anchor="_bookmark1065" w:history="1">
        <w:r w:rsidR="00C12992" w:rsidRPr="001058B5">
          <w:rPr>
            <w:rFonts w:ascii="Arial" w:hAnsi="Arial" w:cs="Arial"/>
            <w:sz w:val="18"/>
          </w:rPr>
          <w:t>schema, setting current, 5-16</w:t>
        </w:r>
      </w:hyperlink>
    </w:p>
    <w:p w14:paraId="264EA87A" w14:textId="77777777" w:rsidR="008C539B" w:rsidRPr="001058B5" w:rsidRDefault="008C539B">
      <w:pPr>
        <w:spacing w:line="219" w:lineRule="exact"/>
        <w:rPr>
          <w:rFonts w:ascii="Arial" w:hAnsi="Arial" w:cs="Arial"/>
          <w:sz w:val="18"/>
        </w:rPr>
        <w:sectPr w:rsidR="008C539B" w:rsidRPr="001058B5">
          <w:type w:val="continuous"/>
          <w:pgSz w:w="12240" w:h="15840"/>
          <w:pgMar w:top="1500" w:right="1060" w:bottom="280" w:left="1100" w:header="720" w:footer="720" w:gutter="0"/>
          <w:cols w:num="2" w:space="720" w:equalWidth="0">
            <w:col w:w="4922" w:space="40"/>
            <w:col w:w="5118"/>
          </w:cols>
        </w:sectPr>
      </w:pPr>
    </w:p>
    <w:p w14:paraId="32A20C44" w14:textId="77777777" w:rsidR="008C539B" w:rsidRPr="001058B5" w:rsidRDefault="008C539B">
      <w:pPr>
        <w:pStyle w:val="BodyText"/>
        <w:spacing w:before="3"/>
        <w:rPr>
          <w:rFonts w:ascii="Arial" w:hAnsi="Arial" w:cs="Arial"/>
          <w:sz w:val="25"/>
        </w:rPr>
      </w:pPr>
    </w:p>
    <w:p w14:paraId="0DBD4C2C" w14:textId="77777777" w:rsidR="008C539B" w:rsidRPr="001058B5" w:rsidRDefault="00C12992">
      <w:pPr>
        <w:spacing w:before="105"/>
        <w:ind w:right="137"/>
        <w:jc w:val="right"/>
        <w:rPr>
          <w:rFonts w:ascii="Arial" w:hAnsi="Arial" w:cs="Arial"/>
          <w:b/>
          <w:sz w:val="18"/>
        </w:rPr>
      </w:pPr>
      <w:r w:rsidRPr="001058B5">
        <w:rPr>
          <w:rFonts w:ascii="Arial" w:hAnsi="Arial" w:cs="Arial"/>
          <w:b/>
          <w:sz w:val="18"/>
        </w:rPr>
        <w:t>Index-1</w:t>
      </w:r>
    </w:p>
    <w:p w14:paraId="321FE1B1" w14:textId="77777777" w:rsidR="008C539B" w:rsidRPr="001058B5" w:rsidRDefault="008C539B">
      <w:pPr>
        <w:jc w:val="right"/>
        <w:rPr>
          <w:rFonts w:ascii="Arial" w:hAnsi="Arial" w:cs="Arial"/>
          <w:sz w:val="18"/>
        </w:rPr>
        <w:sectPr w:rsidR="008C539B" w:rsidRPr="001058B5">
          <w:type w:val="continuous"/>
          <w:pgSz w:w="12240" w:h="15840"/>
          <w:pgMar w:top="1500" w:right="1060" w:bottom="280" w:left="1100" w:header="720" w:footer="720" w:gutter="0"/>
          <w:cols w:space="720"/>
        </w:sectPr>
      </w:pPr>
    </w:p>
    <w:p w14:paraId="0C221580" w14:textId="77777777" w:rsidR="008C539B" w:rsidRPr="001058B5" w:rsidRDefault="008D1AB8">
      <w:pPr>
        <w:spacing w:before="70" w:line="235" w:lineRule="auto"/>
        <w:ind w:left="100" w:right="1581"/>
        <w:rPr>
          <w:rFonts w:ascii="Arial" w:hAnsi="Arial" w:cs="Arial"/>
          <w:sz w:val="18"/>
        </w:rPr>
      </w:pPr>
      <w:hyperlink w:anchor="_bookmark99" w:history="1">
        <w:r w:rsidR="00C12992" w:rsidRPr="001058B5">
          <w:rPr>
            <w:rFonts w:ascii="Arial" w:hAnsi="Arial" w:cs="Arial"/>
            <w:sz w:val="18"/>
          </w:rPr>
          <w:t>ALTER USER privilege, 2-7</w:t>
        </w:r>
      </w:hyperlink>
      <w:r w:rsidR="00C12992" w:rsidRPr="001058B5">
        <w:rPr>
          <w:rFonts w:ascii="Arial" w:hAnsi="Arial" w:cs="Arial"/>
          <w:sz w:val="18"/>
        </w:rPr>
        <w:t xml:space="preserve"> ALTER USER statement</w:t>
      </w:r>
    </w:p>
    <w:p w14:paraId="129F8CF2" w14:textId="77777777" w:rsidR="008C539B" w:rsidRPr="001058B5" w:rsidRDefault="008D1AB8">
      <w:pPr>
        <w:spacing w:line="220" w:lineRule="exact"/>
        <w:ind w:left="340"/>
        <w:rPr>
          <w:rFonts w:ascii="Arial" w:hAnsi="Arial" w:cs="Arial"/>
          <w:sz w:val="18"/>
        </w:rPr>
      </w:pPr>
      <w:hyperlink w:anchor="_bookmark872" w:history="1">
        <w:r w:rsidR="00C12992" w:rsidRPr="001058B5">
          <w:rPr>
            <w:rFonts w:ascii="Arial" w:hAnsi="Arial" w:cs="Arial"/>
            <w:sz w:val="18"/>
          </w:rPr>
          <w:t>default roles, 4-48</w:t>
        </w:r>
      </w:hyperlink>
    </w:p>
    <w:p w14:paraId="0DEED14C" w14:textId="77777777" w:rsidR="008C539B" w:rsidRPr="001058B5" w:rsidRDefault="008D1AB8">
      <w:pPr>
        <w:spacing w:line="220" w:lineRule="exact"/>
        <w:ind w:left="340"/>
        <w:rPr>
          <w:rFonts w:ascii="Arial" w:hAnsi="Arial" w:cs="Arial"/>
          <w:sz w:val="18"/>
        </w:rPr>
      </w:pPr>
      <w:hyperlink w:anchor="_bookmark237" w:history="1">
        <w:r w:rsidR="00C12992" w:rsidRPr="001058B5">
          <w:rPr>
            <w:rFonts w:ascii="Arial" w:hAnsi="Arial" w:cs="Arial"/>
            <w:sz w:val="18"/>
          </w:rPr>
          <w:t>explicit account unlocking, 3-7</w:t>
        </w:r>
      </w:hyperlink>
    </w:p>
    <w:p w14:paraId="1DDFF8A0" w14:textId="77777777" w:rsidR="008C539B" w:rsidRPr="001058B5" w:rsidRDefault="008D1AB8">
      <w:pPr>
        <w:spacing w:line="220" w:lineRule="exact"/>
        <w:ind w:left="340"/>
        <w:rPr>
          <w:rFonts w:ascii="Arial" w:hAnsi="Arial" w:cs="Arial"/>
          <w:sz w:val="18"/>
        </w:rPr>
      </w:pPr>
      <w:hyperlink w:anchor="_bookmark433" w:history="1">
        <w:r w:rsidR="00C12992" w:rsidRPr="001058B5">
          <w:rPr>
            <w:rFonts w:ascii="Arial" w:hAnsi="Arial" w:cs="Arial"/>
            <w:sz w:val="18"/>
          </w:rPr>
          <w:t>GRANT CONNECT THROUGH clause, 3-39</w:t>
        </w:r>
      </w:hyperlink>
    </w:p>
    <w:p w14:paraId="3451C574" w14:textId="77777777" w:rsidR="008C539B" w:rsidRPr="001058B5" w:rsidRDefault="008D1AB8">
      <w:pPr>
        <w:spacing w:line="220" w:lineRule="exact"/>
        <w:ind w:left="340"/>
        <w:rPr>
          <w:rFonts w:ascii="Arial" w:hAnsi="Arial" w:cs="Arial"/>
          <w:sz w:val="18"/>
        </w:rPr>
      </w:pPr>
      <w:hyperlink w:anchor="_bookmark105" w:history="1">
        <w:r w:rsidR="00C12992" w:rsidRPr="001058B5">
          <w:rPr>
            <w:rFonts w:ascii="Arial" w:hAnsi="Arial" w:cs="Arial"/>
            <w:sz w:val="18"/>
          </w:rPr>
          <w:t>passwords, changing,   2-8</w:t>
        </w:r>
      </w:hyperlink>
    </w:p>
    <w:p w14:paraId="4010B6E0" w14:textId="77777777" w:rsidR="008C539B" w:rsidRPr="001058B5" w:rsidRDefault="008D1AB8">
      <w:pPr>
        <w:spacing w:line="220" w:lineRule="exact"/>
        <w:ind w:left="340"/>
        <w:rPr>
          <w:rFonts w:ascii="Arial" w:hAnsi="Arial" w:cs="Arial"/>
          <w:sz w:val="18"/>
        </w:rPr>
      </w:pPr>
      <w:hyperlink w:anchor="_bookmark263" w:history="1">
        <w:r w:rsidR="00C12992" w:rsidRPr="001058B5">
          <w:rPr>
            <w:rFonts w:ascii="Arial" w:hAnsi="Arial" w:cs="Arial"/>
            <w:sz w:val="18"/>
          </w:rPr>
          <w:t>passwords, expiring,   3-10</w:t>
        </w:r>
      </w:hyperlink>
    </w:p>
    <w:p w14:paraId="5C449101" w14:textId="77777777" w:rsidR="008C539B" w:rsidRPr="001058B5" w:rsidRDefault="008D1AB8">
      <w:pPr>
        <w:spacing w:line="220" w:lineRule="exact"/>
        <w:ind w:left="340"/>
        <w:rPr>
          <w:rFonts w:ascii="Arial" w:hAnsi="Arial" w:cs="Arial"/>
          <w:sz w:val="18"/>
        </w:rPr>
      </w:pPr>
      <w:hyperlink w:anchor="_bookmark262" w:history="1">
        <w:r w:rsidR="00C12992" w:rsidRPr="001058B5">
          <w:rPr>
            <w:rFonts w:ascii="Arial" w:hAnsi="Arial" w:cs="Arial"/>
            <w:sz w:val="18"/>
          </w:rPr>
          <w:t>profiles, changing, 3-10</w:t>
        </w:r>
      </w:hyperlink>
    </w:p>
    <w:p w14:paraId="4D7BC734" w14:textId="77777777" w:rsidR="008C539B" w:rsidRPr="001058B5" w:rsidRDefault="008D1AB8">
      <w:pPr>
        <w:spacing w:line="220" w:lineRule="exact"/>
        <w:ind w:left="340"/>
        <w:rPr>
          <w:rFonts w:ascii="Arial" w:hAnsi="Arial" w:cs="Arial"/>
          <w:sz w:val="18"/>
        </w:rPr>
      </w:pPr>
      <w:hyperlink w:anchor="_bookmark436" w:history="1">
        <w:r w:rsidR="00C12992" w:rsidRPr="001058B5">
          <w:rPr>
            <w:rFonts w:ascii="Arial" w:hAnsi="Arial" w:cs="Arial"/>
            <w:sz w:val="18"/>
          </w:rPr>
          <w:t>REVOKE CONNECT THROUGH clause, 3-39</w:t>
        </w:r>
      </w:hyperlink>
    </w:p>
    <w:p w14:paraId="2095E8B0" w14:textId="77777777" w:rsidR="008C539B" w:rsidRPr="001058B5" w:rsidRDefault="008D1AB8">
      <w:pPr>
        <w:spacing w:line="220" w:lineRule="exact"/>
        <w:ind w:left="340"/>
        <w:rPr>
          <w:rFonts w:ascii="Arial" w:hAnsi="Arial" w:cs="Arial"/>
          <w:sz w:val="18"/>
        </w:rPr>
      </w:pPr>
      <w:hyperlink w:anchor="_bookmark205" w:history="1">
        <w:r w:rsidR="00C12992" w:rsidRPr="001058B5">
          <w:rPr>
            <w:rFonts w:ascii="Arial" w:hAnsi="Arial" w:cs="Arial"/>
            <w:sz w:val="18"/>
          </w:rPr>
          <w:t>user profile, 3-4</w:t>
        </w:r>
      </w:hyperlink>
    </w:p>
    <w:p w14:paraId="320C76C3" w14:textId="77777777" w:rsidR="008C539B" w:rsidRPr="001058B5" w:rsidRDefault="008D1AB8">
      <w:pPr>
        <w:spacing w:line="237" w:lineRule="auto"/>
        <w:ind w:left="100" w:right="2480"/>
        <w:rPr>
          <w:rFonts w:ascii="Arial" w:hAnsi="Arial" w:cs="Arial"/>
          <w:sz w:val="18"/>
        </w:rPr>
      </w:pPr>
      <w:hyperlink w:anchor="_bookmark101" w:history="1">
        <w:r w:rsidR="00C12992" w:rsidRPr="001058B5">
          <w:rPr>
            <w:rFonts w:ascii="Arial" w:hAnsi="Arial" w:cs="Arial"/>
            <w:sz w:val="18"/>
          </w:rPr>
          <w:t>altering users, 2-8</w:t>
        </w:r>
      </w:hyperlink>
      <w:r w:rsidR="00C12992" w:rsidRPr="001058B5">
        <w:rPr>
          <w:rFonts w:ascii="Arial" w:hAnsi="Arial" w:cs="Arial"/>
          <w:sz w:val="18"/>
        </w:rPr>
        <w:t xml:space="preserve"> ANSI operations</w:t>
      </w:r>
    </w:p>
    <w:p w14:paraId="2334F3FA" w14:textId="77777777" w:rsidR="008C539B" w:rsidRPr="001058B5" w:rsidRDefault="008D1AB8">
      <w:pPr>
        <w:spacing w:line="235" w:lineRule="auto"/>
        <w:ind w:left="100" w:right="249"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ANY system privilege</w:t>
      </w:r>
    </w:p>
    <w:p w14:paraId="41808F31" w14:textId="77777777" w:rsidR="008C539B" w:rsidRPr="001058B5" w:rsidRDefault="008D1AB8">
      <w:pPr>
        <w:spacing w:before="1" w:line="235" w:lineRule="auto"/>
        <w:ind w:left="100" w:right="1581"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application contexts</w:t>
      </w:r>
    </w:p>
    <w:p w14:paraId="7C022EAD" w14:textId="77777777" w:rsidR="008C539B" w:rsidRPr="001058B5" w:rsidRDefault="008D1AB8">
      <w:pPr>
        <w:spacing w:line="220" w:lineRule="exact"/>
        <w:ind w:left="340"/>
        <w:rPr>
          <w:rFonts w:ascii="Arial" w:hAnsi="Arial" w:cs="Arial"/>
          <w:sz w:val="18"/>
        </w:rPr>
      </w:pPr>
      <w:hyperlink w:anchor="_bookmark1126" w:history="1">
        <w:r w:rsidR="00C12992" w:rsidRPr="001058B5">
          <w:rPr>
            <w:rFonts w:ascii="Arial" w:hAnsi="Arial" w:cs="Arial"/>
            <w:sz w:val="18"/>
          </w:rPr>
          <w:t>about, 6-1</w:t>
        </w:r>
      </w:hyperlink>
    </w:p>
    <w:p w14:paraId="7AC5A7EB" w14:textId="77777777" w:rsidR="008C539B" w:rsidRPr="001058B5" w:rsidRDefault="008D1AB8">
      <w:pPr>
        <w:spacing w:before="2" w:line="235" w:lineRule="auto"/>
        <w:ind w:left="340" w:right="2017"/>
        <w:rPr>
          <w:rFonts w:ascii="Arial" w:hAnsi="Arial" w:cs="Arial"/>
          <w:sz w:val="18"/>
        </w:rPr>
      </w:pPr>
      <w:hyperlink w:anchor="_bookmark1140" w:history="1">
        <w:r w:rsidR="00C12992" w:rsidRPr="001058B5">
          <w:rPr>
            <w:rFonts w:ascii="Arial" w:hAnsi="Arial" w:cs="Arial"/>
            <w:sz w:val="18"/>
          </w:rPr>
          <w:t>as secure data cache, 6-2</w:t>
        </w:r>
      </w:hyperlink>
      <w:r w:rsidR="00C12992" w:rsidRPr="001058B5">
        <w:rPr>
          <w:rFonts w:ascii="Arial" w:hAnsi="Arial" w:cs="Arial"/>
          <w:sz w:val="18"/>
        </w:rPr>
        <w:t xml:space="preserve"> </w:t>
      </w:r>
      <w:hyperlink w:anchor="_bookmark1139" w:history="1">
        <w:r w:rsidR="00C12992" w:rsidRPr="001058B5">
          <w:rPr>
            <w:rFonts w:ascii="Arial" w:hAnsi="Arial" w:cs="Arial"/>
            <w:sz w:val="18"/>
          </w:rPr>
          <w:t>benefits of using,  6-2</w:t>
        </w:r>
      </w:hyperlink>
      <w:r w:rsidR="00C12992" w:rsidRPr="001058B5">
        <w:rPr>
          <w:rFonts w:ascii="Arial" w:hAnsi="Arial" w:cs="Arial"/>
          <w:sz w:val="18"/>
        </w:rPr>
        <w:t xml:space="preserve"> </w:t>
      </w:r>
      <w:hyperlink w:anchor="_bookmark1368" w:history="1">
        <w:r w:rsidR="00C12992" w:rsidRPr="001058B5">
          <w:rPr>
            <w:rFonts w:ascii="Arial" w:hAnsi="Arial" w:cs="Arial"/>
            <w:sz w:val="18"/>
          </w:rPr>
          <w:t>bind variables,</w:t>
        </w:r>
        <w:r w:rsidR="00C12992" w:rsidRPr="001058B5">
          <w:rPr>
            <w:rFonts w:ascii="Arial" w:hAnsi="Arial" w:cs="Arial"/>
            <w:spacing w:val="40"/>
            <w:sz w:val="18"/>
          </w:rPr>
          <w:t xml:space="preserve"> </w:t>
        </w:r>
        <w:r w:rsidR="00C12992" w:rsidRPr="001058B5">
          <w:rPr>
            <w:rFonts w:ascii="Arial" w:hAnsi="Arial" w:cs="Arial"/>
            <w:sz w:val="18"/>
          </w:rPr>
          <w:t>7-4</w:t>
        </w:r>
      </w:hyperlink>
    </w:p>
    <w:p w14:paraId="0BC7D2FE" w14:textId="77777777" w:rsidR="008C539B" w:rsidRPr="001058B5" w:rsidRDefault="008D1AB8">
      <w:pPr>
        <w:spacing w:line="221" w:lineRule="exact"/>
        <w:ind w:left="340"/>
        <w:rPr>
          <w:rFonts w:ascii="Arial" w:hAnsi="Arial" w:cs="Arial"/>
          <w:sz w:val="18"/>
        </w:rPr>
      </w:pPr>
      <w:hyperlink w:anchor="_bookmark1128" w:history="1">
        <w:r w:rsidR="00C12992" w:rsidRPr="001058B5">
          <w:rPr>
            <w:rFonts w:ascii="Arial" w:hAnsi="Arial" w:cs="Arial"/>
            <w:sz w:val="18"/>
          </w:rPr>
          <w:t>components, 6-1</w:t>
        </w:r>
      </w:hyperlink>
    </w:p>
    <w:p w14:paraId="0BF60E0D" w14:textId="77777777" w:rsidR="008C539B" w:rsidRPr="001058B5" w:rsidRDefault="008D1AB8">
      <w:pPr>
        <w:spacing w:line="220" w:lineRule="exact"/>
        <w:ind w:left="340"/>
        <w:rPr>
          <w:rFonts w:ascii="Arial" w:hAnsi="Arial" w:cs="Arial"/>
          <w:sz w:val="18"/>
        </w:rPr>
      </w:pPr>
      <w:hyperlink w:anchor="_bookmark1187" w:history="1">
        <w:r w:rsidR="00C12992" w:rsidRPr="001058B5">
          <w:rPr>
            <w:rFonts w:ascii="Arial" w:hAnsi="Arial" w:cs="Arial"/>
            <w:sz w:val="18"/>
          </w:rPr>
          <w:t>DBMS_SESSION.SET_CONTEXT procedure, 6-9</w:t>
        </w:r>
      </w:hyperlink>
    </w:p>
    <w:p w14:paraId="7985CFE7" w14:textId="77777777" w:rsidR="008C539B" w:rsidRPr="001058B5" w:rsidRDefault="008D1AB8">
      <w:pPr>
        <w:spacing w:line="237" w:lineRule="auto"/>
        <w:ind w:left="340" w:right="2017"/>
        <w:rPr>
          <w:rFonts w:ascii="Arial" w:hAnsi="Arial" w:cs="Arial"/>
          <w:sz w:val="18"/>
        </w:rPr>
      </w:pPr>
      <w:hyperlink w:anchor="_bookmark1337" w:history="1">
        <w:r w:rsidR="00C12992" w:rsidRPr="001058B5">
          <w:rPr>
            <w:rFonts w:ascii="Arial" w:hAnsi="Arial" w:cs="Arial"/>
            <w:sz w:val="18"/>
          </w:rPr>
          <w:t>driving context, 6-45</w:t>
        </w:r>
      </w:hyperlink>
      <w:r w:rsidR="00C12992" w:rsidRPr="001058B5">
        <w:rPr>
          <w:rFonts w:ascii="Arial" w:hAnsi="Arial" w:cs="Arial"/>
          <w:sz w:val="18"/>
        </w:rPr>
        <w:t xml:space="preserve"> </w:t>
      </w:r>
      <w:hyperlink w:anchor="_bookmark1142" w:history="1">
        <w:r w:rsidR="00C12992" w:rsidRPr="001058B5">
          <w:rPr>
            <w:rFonts w:ascii="Arial" w:hAnsi="Arial" w:cs="Arial"/>
            <w:sz w:val="18"/>
          </w:rPr>
          <w:t>editions, affect on, 6-3</w:t>
        </w:r>
      </w:hyperlink>
    </w:p>
    <w:p w14:paraId="1D85C030" w14:textId="77777777" w:rsidR="008C539B" w:rsidRPr="001058B5" w:rsidRDefault="008D1AB8">
      <w:pPr>
        <w:spacing w:line="235" w:lineRule="auto"/>
        <w:ind w:left="340" w:right="249"/>
        <w:rPr>
          <w:rFonts w:ascii="Arial" w:hAnsi="Arial" w:cs="Arial"/>
          <w:sz w:val="18"/>
        </w:rPr>
      </w:pPr>
      <w:hyperlink w:anchor="_bookmark1338"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w:t>
      </w:r>
      <w:hyperlink w:anchor="_bookmark1333" w:history="1">
        <w:r w:rsidR="00C12992" w:rsidRPr="001058B5">
          <w:rPr>
            <w:rFonts w:ascii="Arial" w:hAnsi="Arial" w:cs="Arial"/>
            <w:sz w:val="18"/>
          </w:rPr>
          <w:t>finding information about, 6-45</w:t>
        </w:r>
      </w:hyperlink>
    </w:p>
    <w:p w14:paraId="2F2AC13D" w14:textId="77777777" w:rsidR="008C539B" w:rsidRPr="001058B5" w:rsidRDefault="00C12992">
      <w:pPr>
        <w:spacing w:before="1" w:line="235" w:lineRule="auto"/>
        <w:ind w:left="580" w:right="1119" w:hanging="240"/>
        <w:rPr>
          <w:rFonts w:ascii="Arial" w:hAnsi="Arial" w:cs="Arial"/>
          <w:sz w:val="18"/>
        </w:rPr>
      </w:pPr>
      <w:r w:rsidRPr="001058B5">
        <w:rPr>
          <w:rFonts w:ascii="Arial" w:hAnsi="Arial" w:cs="Arial"/>
          <w:sz w:val="18"/>
        </w:rPr>
        <w:t xml:space="preserve">global application contexts </w:t>
      </w:r>
      <w:hyperlink w:anchor="_bookmark1279" w:history="1">
        <w:r w:rsidRPr="001058B5">
          <w:rPr>
            <w:rFonts w:ascii="Arial" w:hAnsi="Arial" w:cs="Arial"/>
            <w:sz w:val="18"/>
          </w:rPr>
          <w:t>authenticating user for multiple</w:t>
        </w:r>
      </w:hyperlink>
    </w:p>
    <w:p w14:paraId="164405CC" w14:textId="77777777" w:rsidR="008C539B" w:rsidRPr="001058B5" w:rsidRDefault="008D1AB8">
      <w:pPr>
        <w:spacing w:line="220" w:lineRule="exact"/>
        <w:ind w:left="940"/>
        <w:rPr>
          <w:rFonts w:ascii="Arial" w:hAnsi="Arial" w:cs="Arial"/>
          <w:sz w:val="18"/>
        </w:rPr>
      </w:pPr>
      <w:hyperlink w:anchor="_bookmark1279" w:history="1">
        <w:r w:rsidR="00C12992" w:rsidRPr="001058B5">
          <w:rPr>
            <w:rFonts w:ascii="Arial" w:hAnsi="Arial" w:cs="Arial"/>
            <w:sz w:val="18"/>
          </w:rPr>
          <w:t>applications, 6-27</w:t>
        </w:r>
      </w:hyperlink>
    </w:p>
    <w:p w14:paraId="4A9F2545" w14:textId="77777777" w:rsidR="008C539B" w:rsidRPr="001058B5" w:rsidRDefault="008D1AB8">
      <w:pPr>
        <w:spacing w:line="220" w:lineRule="exact"/>
        <w:ind w:left="580"/>
        <w:rPr>
          <w:rFonts w:ascii="Arial" w:hAnsi="Arial" w:cs="Arial"/>
          <w:sz w:val="18"/>
        </w:rPr>
      </w:pPr>
      <w:hyperlink w:anchor="_bookmark1257" w:history="1">
        <w:r w:rsidR="00C12992" w:rsidRPr="001058B5">
          <w:rPr>
            <w:rFonts w:ascii="Arial" w:hAnsi="Arial" w:cs="Arial"/>
            <w:sz w:val="18"/>
          </w:rPr>
          <w:t>creating, 6-23</w:t>
        </w:r>
      </w:hyperlink>
    </w:p>
    <w:p w14:paraId="5665B0D1" w14:textId="77777777" w:rsidR="008C539B" w:rsidRPr="001058B5" w:rsidRDefault="008D1AB8">
      <w:pPr>
        <w:spacing w:line="220" w:lineRule="exact"/>
        <w:ind w:left="340"/>
        <w:rPr>
          <w:rFonts w:ascii="Arial" w:hAnsi="Arial" w:cs="Arial"/>
          <w:sz w:val="18"/>
        </w:rPr>
      </w:pPr>
      <w:hyperlink w:anchor="_bookmark1195" w:history="1">
        <w:r w:rsidR="00C12992" w:rsidRPr="001058B5">
          <w:rPr>
            <w:rFonts w:ascii="Arial" w:hAnsi="Arial" w:cs="Arial"/>
            <w:sz w:val="18"/>
          </w:rPr>
          <w:t>logon trigger, creating, 6-11</w:t>
        </w:r>
      </w:hyperlink>
    </w:p>
    <w:p w14:paraId="163D1938" w14:textId="77777777" w:rsidR="008C539B" w:rsidRPr="001058B5" w:rsidRDefault="008D1AB8">
      <w:pPr>
        <w:spacing w:line="237" w:lineRule="auto"/>
        <w:ind w:left="340"/>
        <w:rPr>
          <w:rFonts w:ascii="Arial" w:hAnsi="Arial" w:cs="Arial"/>
          <w:sz w:val="18"/>
        </w:rPr>
      </w:pPr>
      <w:hyperlink w:anchor="_bookmark1366" w:history="1">
        <w:r w:rsidR="00C12992" w:rsidRPr="001058B5">
          <w:rPr>
            <w:rFonts w:ascii="Arial" w:hAnsi="Arial" w:cs="Arial"/>
            <w:sz w:val="18"/>
          </w:rPr>
          <w:t>Oracle Virtual Private Database, used with, 7-3</w:t>
        </w:r>
      </w:hyperlink>
      <w:r w:rsidR="00C12992" w:rsidRPr="001058B5">
        <w:rPr>
          <w:rFonts w:ascii="Arial" w:hAnsi="Arial" w:cs="Arial"/>
          <w:sz w:val="18"/>
        </w:rPr>
        <w:t xml:space="preserve"> </w:t>
      </w:r>
      <w:hyperlink w:anchor="_bookmark1485" w:history="1">
        <w:r w:rsidR="00C12992" w:rsidRPr="001058B5">
          <w:rPr>
            <w:rFonts w:ascii="Arial" w:hAnsi="Arial" w:cs="Arial"/>
            <w:sz w:val="18"/>
          </w:rPr>
          <w:t>performance, 7-27</w:t>
        </w:r>
      </w:hyperlink>
    </w:p>
    <w:p w14:paraId="40FD4446" w14:textId="77777777" w:rsidR="008C539B" w:rsidRPr="001058B5" w:rsidRDefault="008D1AB8">
      <w:pPr>
        <w:spacing w:line="235" w:lineRule="auto"/>
        <w:ind w:left="340" w:right="1581"/>
        <w:rPr>
          <w:rFonts w:ascii="Arial" w:hAnsi="Arial" w:cs="Arial"/>
          <w:sz w:val="18"/>
        </w:rPr>
      </w:pPr>
      <w:hyperlink w:anchor="_bookmark1422" w:history="1">
        <w:r w:rsidR="00C12992" w:rsidRPr="001058B5">
          <w:rPr>
            <w:rFonts w:ascii="Arial" w:hAnsi="Arial" w:cs="Arial"/>
            <w:sz w:val="18"/>
          </w:rPr>
          <w:t>policy groups, used in, 7-11</w:t>
        </w:r>
      </w:hyperlink>
      <w:r w:rsidR="00C12992" w:rsidRPr="001058B5">
        <w:rPr>
          <w:rFonts w:ascii="Arial" w:hAnsi="Arial" w:cs="Arial"/>
          <w:sz w:val="18"/>
        </w:rPr>
        <w:t xml:space="preserve"> </w:t>
      </w:r>
      <w:hyperlink w:anchor="_bookmark1367" w:history="1">
        <w:r w:rsidR="00C12992" w:rsidRPr="001058B5">
          <w:rPr>
            <w:rFonts w:ascii="Arial" w:hAnsi="Arial" w:cs="Arial"/>
            <w:sz w:val="18"/>
          </w:rPr>
          <w:t>returning predicate, 7-3</w:t>
        </w:r>
      </w:hyperlink>
    </w:p>
    <w:p w14:paraId="4F30FD7B" w14:textId="77777777" w:rsidR="008C539B" w:rsidRPr="001058B5" w:rsidRDefault="008D1AB8">
      <w:pPr>
        <w:spacing w:before="1" w:line="235" w:lineRule="auto"/>
        <w:ind w:left="340" w:right="1119"/>
        <w:rPr>
          <w:rFonts w:ascii="Arial" w:hAnsi="Arial" w:cs="Arial"/>
          <w:sz w:val="18"/>
        </w:rPr>
      </w:pPr>
      <w:hyperlink w:anchor="_bookmark1169" w:history="1">
        <w:r w:rsidR="00C12992" w:rsidRPr="001058B5">
          <w:rPr>
            <w:rFonts w:ascii="Arial" w:hAnsi="Arial" w:cs="Arial"/>
            <w:sz w:val="18"/>
          </w:rPr>
          <w:t>session information, retrieving, 6-7</w:t>
        </w:r>
      </w:hyperlink>
      <w:r w:rsidR="00C12992" w:rsidRPr="001058B5">
        <w:rPr>
          <w:rFonts w:ascii="Arial" w:hAnsi="Arial" w:cs="Arial"/>
          <w:sz w:val="18"/>
        </w:rPr>
        <w:t xml:space="preserve"> </w:t>
      </w:r>
      <w:hyperlink w:anchor="_bookmark1220" w:history="1">
        <w:r w:rsidR="00C12992" w:rsidRPr="001058B5">
          <w:rPr>
            <w:rFonts w:ascii="Arial" w:hAnsi="Arial" w:cs="Arial"/>
            <w:sz w:val="18"/>
          </w:rPr>
          <w:t>support for database links, 6-16</w:t>
        </w:r>
      </w:hyperlink>
      <w:r w:rsidR="00C12992" w:rsidRPr="001058B5">
        <w:rPr>
          <w:rFonts w:ascii="Arial" w:hAnsi="Arial" w:cs="Arial"/>
          <w:sz w:val="18"/>
        </w:rPr>
        <w:t xml:space="preserve"> </w:t>
      </w:r>
      <w:hyperlink w:anchor="_bookmark1144" w:history="1">
        <w:r w:rsidR="00C12992" w:rsidRPr="001058B5">
          <w:rPr>
            <w:rFonts w:ascii="Arial" w:hAnsi="Arial" w:cs="Arial"/>
            <w:sz w:val="18"/>
          </w:rPr>
          <w:t>types, 6-3</w:t>
        </w:r>
      </w:hyperlink>
    </w:p>
    <w:p w14:paraId="25793F89" w14:textId="77777777" w:rsidR="008C539B" w:rsidRPr="001058B5" w:rsidRDefault="008D1AB8">
      <w:pPr>
        <w:spacing w:before="2" w:line="235" w:lineRule="auto"/>
        <w:ind w:left="340" w:right="249"/>
        <w:rPr>
          <w:rFonts w:ascii="Arial" w:hAnsi="Arial" w:cs="Arial"/>
          <w:sz w:val="18"/>
        </w:rPr>
      </w:pPr>
      <w:hyperlink w:anchor="_bookmark1247" w:history="1">
        <w:r w:rsidR="00C12992" w:rsidRPr="001058B5">
          <w:rPr>
            <w:rFonts w:ascii="Arial" w:hAnsi="Arial" w:cs="Arial"/>
            <w:sz w:val="18"/>
          </w:rPr>
          <w:t xml:space="preserve">users, nondatabase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t>
      </w:r>
      <w:hyperlink w:anchor="_bookmark1131" w:history="1">
        <w:r w:rsidR="00C12992" w:rsidRPr="001058B5">
          <w:rPr>
            <w:rFonts w:ascii="Arial" w:hAnsi="Arial" w:cs="Arial"/>
            <w:sz w:val="18"/>
          </w:rPr>
          <w:t>where values are stored, 6-2</w:t>
        </w:r>
      </w:hyperlink>
    </w:p>
    <w:p w14:paraId="37873B2B" w14:textId="77777777" w:rsidR="008C539B" w:rsidRPr="001058B5" w:rsidRDefault="008D1AB8">
      <w:pPr>
        <w:spacing w:before="1" w:line="235" w:lineRule="auto"/>
        <w:ind w:left="700" w:right="193" w:hanging="360"/>
        <w:jc w:val="both"/>
        <w:rPr>
          <w:rFonts w:ascii="Arial" w:hAnsi="Arial" w:cs="Arial"/>
          <w:sz w:val="18"/>
        </w:rPr>
      </w:pPr>
      <w:hyperlink w:anchor="_bookmark1242" w:history="1">
        <w:r w:rsidR="00C12992" w:rsidRPr="001058B5">
          <w:rPr>
            <w:rFonts w:ascii="Arial" w:hAnsi="Arial" w:cs="Arial"/>
            <w:i/>
            <w:sz w:val="18"/>
          </w:rPr>
          <w:t xml:space="preserve">See also </w:t>
        </w:r>
      </w:hyperlink>
      <w:r w:rsidR="00C12992" w:rsidRPr="001058B5">
        <w:rPr>
          <w:rFonts w:ascii="Arial" w:hAnsi="Arial" w:cs="Arial"/>
          <w:sz w:val="18"/>
        </w:rPr>
        <w:t>client session-based application contexts, database session-based application</w:t>
      </w:r>
      <w:r w:rsidR="00C12992" w:rsidRPr="001058B5">
        <w:rPr>
          <w:rFonts w:ascii="Arial" w:hAnsi="Arial" w:cs="Arial"/>
          <w:spacing w:val="-28"/>
          <w:sz w:val="18"/>
        </w:rPr>
        <w:t xml:space="preserve"> </w:t>
      </w:r>
      <w:r w:rsidR="00C12992" w:rsidRPr="001058B5">
        <w:rPr>
          <w:rFonts w:ascii="Arial" w:hAnsi="Arial" w:cs="Arial"/>
          <w:sz w:val="18"/>
        </w:rPr>
        <w:t>contexts, global application</w:t>
      </w:r>
      <w:r w:rsidR="00C12992" w:rsidRPr="001058B5">
        <w:rPr>
          <w:rFonts w:ascii="Arial" w:hAnsi="Arial" w:cs="Arial"/>
          <w:spacing w:val="-3"/>
          <w:sz w:val="18"/>
        </w:rPr>
        <w:t xml:space="preserve"> </w:t>
      </w:r>
      <w:r w:rsidR="00C12992" w:rsidRPr="001058B5">
        <w:rPr>
          <w:rFonts w:ascii="Arial" w:hAnsi="Arial" w:cs="Arial"/>
          <w:sz w:val="18"/>
        </w:rPr>
        <w:t>contexts</w:t>
      </w:r>
    </w:p>
    <w:p w14:paraId="59F5B6A3" w14:textId="77777777" w:rsidR="008C539B" w:rsidRPr="001058B5" w:rsidRDefault="00C12992">
      <w:pPr>
        <w:spacing w:before="1" w:line="237" w:lineRule="auto"/>
        <w:ind w:left="340" w:right="1581" w:hanging="240"/>
        <w:rPr>
          <w:rFonts w:ascii="Arial" w:hAnsi="Arial" w:cs="Arial"/>
          <w:sz w:val="18"/>
        </w:rPr>
      </w:pPr>
      <w:r w:rsidRPr="001058B5">
        <w:rPr>
          <w:rFonts w:ascii="Arial" w:hAnsi="Arial" w:cs="Arial"/>
          <w:sz w:val="18"/>
        </w:rPr>
        <w:t xml:space="preserve">application developers </w:t>
      </w:r>
      <w:hyperlink w:anchor="_bookmark2321" w:history="1">
        <w:r w:rsidRPr="001058B5">
          <w:rPr>
            <w:rFonts w:ascii="Arial" w:hAnsi="Arial" w:cs="Arial"/>
            <w:sz w:val="18"/>
          </w:rPr>
          <w:t>CONNECT role change,</w:t>
        </w:r>
        <w:r w:rsidRPr="001058B5">
          <w:rPr>
            <w:rFonts w:ascii="Arial" w:hAnsi="Arial" w:cs="Arial"/>
            <w:spacing w:val="30"/>
            <w:sz w:val="18"/>
          </w:rPr>
          <w:t xml:space="preserve"> </w:t>
        </w:r>
        <w:r w:rsidRPr="001058B5">
          <w:rPr>
            <w:rFonts w:ascii="Arial" w:hAnsi="Arial" w:cs="Arial"/>
            <w:sz w:val="18"/>
          </w:rPr>
          <w:t>10-23</w:t>
        </w:r>
      </w:hyperlink>
    </w:p>
    <w:p w14:paraId="426C792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 security</w:t>
      </w:r>
    </w:p>
    <w:p w14:paraId="566FF919" w14:textId="77777777" w:rsidR="008C539B" w:rsidRPr="001058B5" w:rsidRDefault="008D1AB8">
      <w:pPr>
        <w:spacing w:line="237" w:lineRule="auto"/>
        <w:ind w:left="700" w:right="1346" w:hanging="360"/>
        <w:rPr>
          <w:rFonts w:ascii="Arial" w:hAnsi="Arial" w:cs="Arial"/>
          <w:sz w:val="18"/>
        </w:rPr>
      </w:pPr>
      <w:hyperlink w:anchor="_bookmark904" w:history="1">
        <w:r w:rsidR="00C12992" w:rsidRPr="001058B5">
          <w:rPr>
            <w:rFonts w:ascii="Arial" w:hAnsi="Arial" w:cs="Arial"/>
            <w:sz w:val="18"/>
          </w:rPr>
          <w:t>restricting wallet access to current application, 4-55</w:t>
        </w:r>
      </w:hyperlink>
    </w:p>
    <w:p w14:paraId="20B41591" w14:textId="77777777" w:rsidR="008C539B" w:rsidRPr="001058B5" w:rsidRDefault="008D1AB8">
      <w:pPr>
        <w:spacing w:line="235" w:lineRule="auto"/>
        <w:ind w:left="340"/>
        <w:rPr>
          <w:rFonts w:ascii="Arial" w:hAnsi="Arial" w:cs="Arial"/>
          <w:sz w:val="18"/>
        </w:rPr>
      </w:pPr>
      <w:hyperlink w:anchor="_bookmark909" w:history="1">
        <w:r w:rsidR="00C12992" w:rsidRPr="001058B5">
          <w:rPr>
            <w:rFonts w:ascii="Arial" w:hAnsi="Arial" w:cs="Arial"/>
            <w:sz w:val="18"/>
          </w:rPr>
          <w:t>sharing wallet with other applications, 4-55</w:t>
        </w:r>
      </w:hyperlink>
      <w:r w:rsidR="00C12992" w:rsidRPr="001058B5">
        <w:rPr>
          <w:rFonts w:ascii="Arial" w:hAnsi="Arial" w:cs="Arial"/>
          <w:sz w:val="18"/>
        </w:rPr>
        <w:t xml:space="preserve"> </w:t>
      </w:r>
      <w:hyperlink w:anchor="_bookmark1161" w:history="1">
        <w:r w:rsidR="00C12992" w:rsidRPr="001058B5">
          <w:rPr>
            <w:rFonts w:ascii="Arial" w:hAnsi="Arial" w:cs="Arial"/>
            <w:sz w:val="18"/>
          </w:rPr>
          <w:t>specifying attributes, 6-6</w:t>
        </w:r>
      </w:hyperlink>
    </w:p>
    <w:p w14:paraId="37AC1B37" w14:textId="77777777" w:rsidR="008C539B" w:rsidRPr="001058B5" w:rsidRDefault="00C12992">
      <w:pPr>
        <w:spacing w:line="220" w:lineRule="exact"/>
        <w:ind w:left="100"/>
        <w:rPr>
          <w:rFonts w:ascii="Arial" w:hAnsi="Arial" w:cs="Arial"/>
          <w:sz w:val="18"/>
        </w:rPr>
      </w:pPr>
      <w:r w:rsidRPr="001058B5">
        <w:rPr>
          <w:rFonts w:ascii="Arial" w:hAnsi="Arial" w:cs="Arial"/>
          <w:sz w:val="18"/>
        </w:rPr>
        <w:t>application users who are database users</w:t>
      </w:r>
    </w:p>
    <w:p w14:paraId="609CE804" w14:textId="77777777" w:rsidR="008C539B" w:rsidRPr="001058B5" w:rsidRDefault="008D1AB8">
      <w:pPr>
        <w:spacing w:line="237" w:lineRule="auto"/>
        <w:ind w:left="700" w:right="249" w:hanging="360"/>
        <w:rPr>
          <w:rFonts w:ascii="Arial" w:hAnsi="Arial" w:cs="Arial"/>
          <w:sz w:val="18"/>
        </w:rPr>
      </w:pPr>
      <w:hyperlink w:anchor="_bookmark1532" w:history="1">
        <w:r w:rsidR="00C12992" w:rsidRPr="001058B5">
          <w:rPr>
            <w:rFonts w:ascii="Arial" w:hAnsi="Arial" w:cs="Arial"/>
            <w:sz w:val="18"/>
          </w:rPr>
          <w:t>Oracle Virtual Private Database, how it works with, 7-38</w:t>
        </w:r>
      </w:hyperlink>
    </w:p>
    <w:p w14:paraId="7E7DD5E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applications</w:t>
      </w:r>
    </w:p>
    <w:p w14:paraId="3C837002" w14:textId="77777777" w:rsidR="008C539B" w:rsidRPr="001058B5" w:rsidRDefault="008D1AB8">
      <w:pPr>
        <w:spacing w:line="237" w:lineRule="auto"/>
        <w:ind w:left="340" w:right="1581"/>
        <w:rPr>
          <w:rFonts w:ascii="Arial" w:hAnsi="Arial" w:cs="Arial"/>
          <w:sz w:val="18"/>
        </w:rPr>
      </w:pPr>
      <w:hyperlink w:anchor="_bookmark993" w:history="1">
        <w:r w:rsidR="00C12992" w:rsidRPr="001058B5">
          <w:rPr>
            <w:rFonts w:ascii="Arial" w:hAnsi="Arial" w:cs="Arial"/>
            <w:sz w:val="18"/>
          </w:rPr>
          <w:t>about security policies for, 5-1</w:t>
        </w:r>
      </w:hyperlink>
      <w:r w:rsidR="00C12992" w:rsidRPr="001058B5">
        <w:rPr>
          <w:rFonts w:ascii="Arial" w:hAnsi="Arial" w:cs="Arial"/>
          <w:sz w:val="18"/>
        </w:rPr>
        <w:t xml:space="preserve"> </w:t>
      </w:r>
      <w:hyperlink w:anchor="_bookmark998" w:history="1">
        <w:r w:rsidR="00C12992" w:rsidRPr="001058B5">
          <w:rPr>
            <w:rFonts w:ascii="Arial" w:hAnsi="Arial" w:cs="Arial"/>
            <w:sz w:val="18"/>
          </w:rPr>
          <w:t>database users, 5-2</w:t>
        </w:r>
      </w:hyperlink>
    </w:p>
    <w:p w14:paraId="196CD106" w14:textId="77777777" w:rsidR="008C539B" w:rsidRPr="001058B5" w:rsidRDefault="008D1AB8">
      <w:pPr>
        <w:spacing w:line="235" w:lineRule="auto"/>
        <w:ind w:left="340" w:right="1581"/>
        <w:rPr>
          <w:rFonts w:ascii="Arial" w:hAnsi="Arial" w:cs="Arial"/>
          <w:sz w:val="18"/>
        </w:rPr>
      </w:pPr>
      <w:hyperlink w:anchor="_bookmark557" w:history="1">
        <w:r w:rsidR="00C12992" w:rsidRPr="001058B5">
          <w:rPr>
            <w:rFonts w:ascii="Arial" w:hAnsi="Arial" w:cs="Arial"/>
            <w:sz w:val="18"/>
          </w:rPr>
          <w:t>enhancing security with, 4-8</w:t>
        </w:r>
      </w:hyperlink>
      <w:r w:rsidR="00C12992" w:rsidRPr="001058B5">
        <w:rPr>
          <w:rFonts w:ascii="Arial" w:hAnsi="Arial" w:cs="Arial"/>
          <w:sz w:val="18"/>
        </w:rPr>
        <w:t xml:space="preserve"> </w:t>
      </w:r>
      <w:hyperlink w:anchor="_bookmark1076" w:history="1">
        <w:r w:rsidR="00C12992" w:rsidRPr="001058B5">
          <w:rPr>
            <w:rFonts w:ascii="Arial" w:hAnsi="Arial" w:cs="Arial"/>
            <w:sz w:val="18"/>
          </w:rPr>
          <w:t>object privileges, 5-16</w:t>
        </w:r>
      </w:hyperlink>
    </w:p>
    <w:p w14:paraId="7E9B93EA" w14:textId="77777777" w:rsidR="008C539B" w:rsidRPr="001058B5" w:rsidRDefault="008D1AB8">
      <w:pPr>
        <w:spacing w:line="235" w:lineRule="auto"/>
        <w:ind w:left="340"/>
        <w:rPr>
          <w:rFonts w:ascii="Arial" w:hAnsi="Arial" w:cs="Arial"/>
          <w:sz w:val="18"/>
        </w:rPr>
      </w:pPr>
      <w:hyperlink w:anchor="_bookmark1081" w:history="1">
        <w:r w:rsidR="00C12992" w:rsidRPr="001058B5">
          <w:rPr>
            <w:rFonts w:ascii="Arial" w:hAnsi="Arial" w:cs="Arial"/>
            <w:sz w:val="18"/>
          </w:rPr>
          <w:t>object privileges permitting SQL statements, 5-17</w:t>
        </w:r>
      </w:hyperlink>
      <w:r w:rsidR="00C12992" w:rsidRPr="001058B5">
        <w:rPr>
          <w:rFonts w:ascii="Arial" w:hAnsi="Arial" w:cs="Arial"/>
          <w:sz w:val="18"/>
        </w:rPr>
        <w:t xml:space="preserve"> One Big Application User authentication</w:t>
      </w:r>
    </w:p>
    <w:p w14:paraId="318675D0" w14:textId="77777777" w:rsidR="008C539B" w:rsidRPr="001058B5" w:rsidRDefault="00C12992">
      <w:pPr>
        <w:spacing w:before="70" w:line="235" w:lineRule="auto"/>
        <w:ind w:left="580" w:right="1806"/>
        <w:rPr>
          <w:rFonts w:ascii="Arial" w:hAnsi="Arial" w:cs="Arial"/>
          <w:sz w:val="18"/>
        </w:rPr>
      </w:pPr>
      <w:r w:rsidRPr="001058B5">
        <w:rPr>
          <w:rFonts w:ascii="Arial" w:hAnsi="Arial" w:cs="Arial"/>
        </w:rPr>
        <w:br w:type="column"/>
      </w:r>
      <w:hyperlink w:anchor="_bookmark1011" w:history="1">
        <w:r w:rsidRPr="001058B5">
          <w:rPr>
            <w:rFonts w:ascii="Arial" w:hAnsi="Arial" w:cs="Arial"/>
            <w:sz w:val="18"/>
          </w:rPr>
          <w:t>security considerations, 5-3</w:t>
        </w:r>
      </w:hyperlink>
      <w:r w:rsidRPr="001058B5">
        <w:rPr>
          <w:rFonts w:ascii="Arial" w:hAnsi="Arial" w:cs="Arial"/>
          <w:sz w:val="18"/>
        </w:rPr>
        <w:t xml:space="preserve"> </w:t>
      </w:r>
      <w:hyperlink w:anchor="_bookmark999" w:history="1">
        <w:r w:rsidRPr="001058B5">
          <w:rPr>
            <w:rFonts w:ascii="Arial" w:hAnsi="Arial" w:cs="Arial"/>
            <w:sz w:val="18"/>
          </w:rPr>
          <w:t>security risks of, 5-2</w:t>
        </w:r>
      </w:hyperlink>
    </w:p>
    <w:p w14:paraId="0E628581" w14:textId="77777777" w:rsidR="008C539B" w:rsidRPr="001058B5" w:rsidRDefault="008D1AB8">
      <w:pPr>
        <w:spacing w:line="237" w:lineRule="auto"/>
        <w:ind w:left="700" w:right="836" w:hanging="360"/>
        <w:rPr>
          <w:rFonts w:ascii="Arial" w:hAnsi="Arial" w:cs="Arial"/>
          <w:sz w:val="18"/>
        </w:rPr>
      </w:pPr>
      <w:hyperlink w:anchor="_bookmark1509" w:history="1">
        <w:r w:rsidR="00C12992" w:rsidRPr="001058B5">
          <w:rPr>
            <w:rFonts w:ascii="Arial" w:hAnsi="Arial" w:cs="Arial"/>
            <w:sz w:val="18"/>
          </w:rPr>
          <w:t>Oracle Virtual Private Database, how it works with, 7-35</w:t>
        </w:r>
      </w:hyperlink>
    </w:p>
    <w:p w14:paraId="74A870A4" w14:textId="77777777" w:rsidR="008C539B" w:rsidRPr="001058B5" w:rsidRDefault="008D1AB8">
      <w:pPr>
        <w:spacing w:line="235" w:lineRule="auto"/>
        <w:ind w:left="340" w:right="1892"/>
        <w:jc w:val="both"/>
        <w:rPr>
          <w:rFonts w:ascii="Arial" w:hAnsi="Arial" w:cs="Arial"/>
          <w:sz w:val="18"/>
        </w:rPr>
      </w:pPr>
      <w:hyperlink w:anchor="_bookmark1019" w:history="1">
        <w:r w:rsidR="00C12992" w:rsidRPr="001058B5">
          <w:rPr>
            <w:rFonts w:ascii="Arial" w:hAnsi="Arial" w:cs="Arial"/>
            <w:sz w:val="18"/>
          </w:rPr>
          <w:t>password handling,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password protection strategies, 5-3</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privileges, managing, 5-11</w:t>
        </w:r>
      </w:hyperlink>
    </w:p>
    <w:p w14:paraId="7CF6280E" w14:textId="77777777" w:rsidR="008C539B" w:rsidRPr="001058B5" w:rsidRDefault="00C12992">
      <w:pPr>
        <w:spacing w:line="221" w:lineRule="exact"/>
        <w:ind w:left="340"/>
        <w:rPr>
          <w:rFonts w:ascii="Arial" w:hAnsi="Arial" w:cs="Arial"/>
          <w:sz w:val="18"/>
        </w:rPr>
      </w:pPr>
      <w:r w:rsidRPr="001058B5">
        <w:rPr>
          <w:rFonts w:ascii="Arial" w:hAnsi="Arial" w:cs="Arial"/>
          <w:sz w:val="18"/>
        </w:rPr>
        <w:t>roles</w:t>
      </w:r>
    </w:p>
    <w:p w14:paraId="0A6B9142" w14:textId="77777777" w:rsidR="008C539B" w:rsidRPr="001058B5" w:rsidRDefault="008D1AB8">
      <w:pPr>
        <w:spacing w:line="220" w:lineRule="exact"/>
        <w:ind w:left="580"/>
        <w:rPr>
          <w:rFonts w:ascii="Arial" w:hAnsi="Arial" w:cs="Arial"/>
          <w:sz w:val="18"/>
        </w:rPr>
      </w:pPr>
      <w:hyperlink w:anchor="_bookmark563" w:history="1">
        <w:r w:rsidR="00C12992" w:rsidRPr="001058B5">
          <w:rPr>
            <w:rFonts w:ascii="Arial" w:hAnsi="Arial" w:cs="Arial"/>
            <w:sz w:val="18"/>
          </w:rPr>
          <w:t>multiple, 4-8</w:t>
        </w:r>
      </w:hyperlink>
    </w:p>
    <w:p w14:paraId="5BB0414E" w14:textId="77777777" w:rsidR="008C539B" w:rsidRPr="001058B5" w:rsidRDefault="008D1AB8">
      <w:pPr>
        <w:spacing w:line="235" w:lineRule="auto"/>
        <w:ind w:left="940" w:right="1513" w:hanging="360"/>
        <w:rPr>
          <w:rFonts w:ascii="Arial" w:hAnsi="Arial" w:cs="Arial"/>
          <w:sz w:val="18"/>
        </w:rPr>
      </w:pPr>
      <w:hyperlink w:anchor="_bookmark1051" w:history="1">
        <w:r w:rsidR="00C12992" w:rsidRPr="001058B5">
          <w:rPr>
            <w:rFonts w:ascii="Arial" w:hAnsi="Arial" w:cs="Arial"/>
            <w:sz w:val="18"/>
          </w:rPr>
          <w:t>privileges, associating with database roles, 5-14</w:t>
        </w:r>
      </w:hyperlink>
    </w:p>
    <w:p w14:paraId="13C62D3F" w14:textId="77777777" w:rsidR="008C539B" w:rsidRPr="001058B5" w:rsidRDefault="008D1AB8">
      <w:pPr>
        <w:spacing w:line="220" w:lineRule="exact"/>
        <w:ind w:left="340"/>
        <w:rPr>
          <w:rFonts w:ascii="Arial" w:hAnsi="Arial" w:cs="Arial"/>
          <w:sz w:val="18"/>
        </w:rPr>
      </w:pPr>
      <w:hyperlink w:anchor="_bookmark698" w:history="1">
        <w:r w:rsidR="00C12992" w:rsidRPr="001058B5">
          <w:rPr>
            <w:rFonts w:ascii="Arial" w:hAnsi="Arial" w:cs="Arial"/>
            <w:sz w:val="18"/>
          </w:rPr>
          <w:t xml:space="preserve">security,    4-21, </w:t>
        </w:r>
      </w:hyperlink>
      <w:hyperlink w:anchor="_bookmark1008" w:history="1">
        <w:r w:rsidR="00C12992" w:rsidRPr="001058B5">
          <w:rPr>
            <w:rFonts w:ascii="Arial" w:hAnsi="Arial" w:cs="Arial"/>
            <w:sz w:val="18"/>
          </w:rPr>
          <w:t>5-2</w:t>
        </w:r>
      </w:hyperlink>
    </w:p>
    <w:p w14:paraId="34C2908C" w14:textId="77777777" w:rsidR="008C539B" w:rsidRPr="001058B5" w:rsidRDefault="008D1AB8">
      <w:pPr>
        <w:spacing w:before="1" w:line="235" w:lineRule="auto"/>
        <w:ind w:left="340" w:right="1806"/>
        <w:rPr>
          <w:rFonts w:ascii="Arial" w:hAnsi="Arial" w:cs="Arial"/>
          <w:sz w:val="18"/>
        </w:rPr>
      </w:pPr>
      <w:hyperlink w:anchor="_bookmark996" w:history="1">
        <w:r w:rsidR="00C12992" w:rsidRPr="001058B5">
          <w:rPr>
            <w:rFonts w:ascii="Arial" w:hAnsi="Arial" w:cs="Arial"/>
            <w:sz w:val="18"/>
          </w:rPr>
          <w:t>security considerations for use, 5-1</w:t>
        </w:r>
      </w:hyperlink>
      <w:r w:rsidR="00C12992" w:rsidRPr="001058B5">
        <w:rPr>
          <w:rFonts w:ascii="Arial" w:hAnsi="Arial" w:cs="Arial"/>
          <w:sz w:val="18"/>
        </w:rPr>
        <w:t xml:space="preserve"> </w:t>
      </w:r>
      <w:hyperlink w:anchor="_bookmark1510" w:history="1">
        <w:r w:rsidR="00C12992" w:rsidRPr="001058B5">
          <w:rPr>
            <w:rFonts w:ascii="Arial" w:hAnsi="Arial" w:cs="Arial"/>
            <w:sz w:val="18"/>
          </w:rPr>
          <w:t>security limitations, 7-35</w:t>
        </w:r>
      </w:hyperlink>
    </w:p>
    <w:p w14:paraId="2730095A" w14:textId="77777777" w:rsidR="008C539B" w:rsidRPr="001058B5" w:rsidRDefault="008D1AB8">
      <w:pPr>
        <w:spacing w:line="220" w:lineRule="exact"/>
        <w:ind w:left="340"/>
        <w:rPr>
          <w:rFonts w:ascii="Arial" w:hAnsi="Arial" w:cs="Arial"/>
          <w:sz w:val="18"/>
        </w:rPr>
      </w:pPr>
      <w:hyperlink w:anchor="_bookmark1429" w:history="1">
        <w:r w:rsidR="00C12992" w:rsidRPr="001058B5">
          <w:rPr>
            <w:rFonts w:ascii="Arial" w:hAnsi="Arial" w:cs="Arial"/>
            <w:sz w:val="18"/>
          </w:rPr>
          <w:t>security policies, 7-12</w:t>
        </w:r>
      </w:hyperlink>
    </w:p>
    <w:p w14:paraId="78E387E6" w14:textId="77777777" w:rsidR="008C539B" w:rsidRPr="001058B5" w:rsidRDefault="008D1AB8">
      <w:pPr>
        <w:spacing w:before="2" w:line="235" w:lineRule="auto"/>
        <w:ind w:left="100" w:right="1806" w:firstLine="240"/>
        <w:rPr>
          <w:rFonts w:ascii="Arial" w:hAnsi="Arial" w:cs="Arial"/>
          <w:sz w:val="18"/>
        </w:rPr>
      </w:pPr>
      <w:hyperlink w:anchor="_bookmark1433" w:history="1">
        <w:r w:rsidR="00C12992" w:rsidRPr="001058B5">
          <w:rPr>
            <w:rFonts w:ascii="Arial" w:hAnsi="Arial" w:cs="Arial"/>
            <w:sz w:val="18"/>
          </w:rPr>
          <w:t>validating with security policies, 7-13</w:t>
        </w:r>
      </w:hyperlink>
      <w:r w:rsidR="00C12992" w:rsidRPr="001058B5">
        <w:rPr>
          <w:rFonts w:ascii="Arial" w:hAnsi="Arial" w:cs="Arial"/>
          <w:sz w:val="18"/>
        </w:rPr>
        <w:t xml:space="preserve"> AQ_ADMINISTRATOR_ROLE role</w:t>
      </w:r>
    </w:p>
    <w:p w14:paraId="4BE18A53" w14:textId="77777777" w:rsidR="008C539B" w:rsidRPr="001058B5" w:rsidRDefault="008D1AB8">
      <w:pPr>
        <w:spacing w:before="2" w:line="235" w:lineRule="auto"/>
        <w:ind w:left="100" w:right="3279" w:firstLine="240"/>
        <w:rPr>
          <w:rFonts w:ascii="Arial" w:hAnsi="Arial" w:cs="Arial"/>
          <w:sz w:val="18"/>
        </w:rPr>
      </w:pPr>
      <w:hyperlink w:anchor="_bookmark588" w:history="1">
        <w:r w:rsidR="00C12992" w:rsidRPr="001058B5">
          <w:rPr>
            <w:rFonts w:ascii="Arial" w:hAnsi="Arial" w:cs="Arial"/>
            <w:sz w:val="18"/>
          </w:rPr>
          <w:t>about, 4-11</w:t>
        </w:r>
      </w:hyperlink>
      <w:r w:rsidR="00C12992" w:rsidRPr="001058B5">
        <w:rPr>
          <w:rFonts w:ascii="Arial" w:hAnsi="Arial" w:cs="Arial"/>
          <w:sz w:val="18"/>
        </w:rPr>
        <w:t xml:space="preserve"> AQ_USER_ROLE role</w:t>
      </w:r>
    </w:p>
    <w:p w14:paraId="26847117" w14:textId="77777777" w:rsidR="008C539B" w:rsidRPr="001058B5" w:rsidRDefault="008D1AB8">
      <w:pPr>
        <w:spacing w:line="237" w:lineRule="auto"/>
        <w:ind w:left="100" w:right="3279" w:firstLine="240"/>
        <w:rPr>
          <w:rFonts w:ascii="Arial" w:hAnsi="Arial" w:cs="Arial"/>
          <w:sz w:val="18"/>
        </w:rPr>
      </w:pPr>
      <w:hyperlink w:anchor="_bookmark589" w:history="1">
        <w:r w:rsidR="00C12992" w:rsidRPr="001058B5">
          <w:rPr>
            <w:rFonts w:ascii="Arial" w:hAnsi="Arial" w:cs="Arial"/>
            <w:sz w:val="18"/>
          </w:rPr>
          <w:t>about, 4-11</w:t>
        </w:r>
      </w:hyperlink>
      <w:r w:rsidR="00C12992" w:rsidRPr="001058B5">
        <w:rPr>
          <w:rFonts w:ascii="Arial" w:hAnsi="Arial" w:cs="Arial"/>
          <w:sz w:val="18"/>
        </w:rPr>
        <w:t xml:space="preserve"> archiving</w:t>
      </w:r>
    </w:p>
    <w:p w14:paraId="41F33827" w14:textId="77777777" w:rsidR="008C539B" w:rsidRPr="001058B5" w:rsidRDefault="008D1AB8">
      <w:pPr>
        <w:spacing w:line="235" w:lineRule="auto"/>
        <w:ind w:left="340" w:right="1806"/>
        <w:rPr>
          <w:rFonts w:ascii="Arial" w:hAnsi="Arial" w:cs="Arial"/>
          <w:sz w:val="18"/>
        </w:rPr>
      </w:pPr>
      <w:hyperlink w:anchor="_bookmark2041" w:history="1">
        <w:r w:rsidR="00C12992" w:rsidRPr="001058B5">
          <w:rPr>
            <w:rFonts w:ascii="Arial" w:hAnsi="Arial" w:cs="Arial"/>
            <w:sz w:val="18"/>
          </w:rPr>
          <w:t>operating system audit files, 9-65</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standard audit trail, 9-61</w:t>
        </w:r>
      </w:hyperlink>
      <w:r w:rsidR="00C12992" w:rsidRPr="001058B5">
        <w:rPr>
          <w:rFonts w:ascii="Arial" w:hAnsi="Arial" w:cs="Arial"/>
          <w:sz w:val="18"/>
        </w:rPr>
        <w:t xml:space="preserve"> </w:t>
      </w:r>
      <w:hyperlink w:anchor="_bookmark2060" w:history="1">
        <w:r w:rsidR="00C12992" w:rsidRPr="001058B5">
          <w:rPr>
            <w:rFonts w:ascii="Arial" w:hAnsi="Arial" w:cs="Arial"/>
            <w:sz w:val="18"/>
          </w:rPr>
          <w:t>timestamping audit trail, 9-69</w:t>
        </w:r>
      </w:hyperlink>
    </w:p>
    <w:p w14:paraId="2ABDFDDF" w14:textId="77777777" w:rsidR="008C539B" w:rsidRPr="001058B5" w:rsidRDefault="00C12992">
      <w:pPr>
        <w:spacing w:line="221" w:lineRule="exact"/>
        <w:ind w:left="100"/>
        <w:rPr>
          <w:rFonts w:ascii="Arial" w:hAnsi="Arial" w:cs="Arial"/>
          <w:sz w:val="18"/>
        </w:rPr>
      </w:pPr>
      <w:r w:rsidRPr="001058B5">
        <w:rPr>
          <w:rFonts w:ascii="Arial" w:hAnsi="Arial" w:cs="Arial"/>
          <w:sz w:val="18"/>
        </w:rPr>
        <w:t>attacks</w:t>
      </w:r>
    </w:p>
    <w:p w14:paraId="55C11559" w14:textId="77777777" w:rsidR="008C539B" w:rsidRPr="001058B5" w:rsidRDefault="008D1AB8">
      <w:pPr>
        <w:spacing w:line="220" w:lineRule="exact"/>
        <w:ind w:left="340"/>
        <w:rPr>
          <w:rFonts w:ascii="Arial" w:hAnsi="Arial" w:cs="Arial"/>
          <w:sz w:val="18"/>
        </w:rPr>
      </w:pPr>
      <w:hyperlink w:anchor="_bookmark2263" w:history="1">
        <w:r w:rsidR="00C12992" w:rsidRPr="001058B5">
          <w:rPr>
            <w:rFonts w:ascii="Arial" w:hAnsi="Arial" w:cs="Arial"/>
            <w:i/>
            <w:sz w:val="18"/>
          </w:rPr>
          <w:t xml:space="preserve">See </w:t>
        </w:r>
      </w:hyperlink>
      <w:r w:rsidR="00C12992" w:rsidRPr="001058B5">
        <w:rPr>
          <w:rFonts w:ascii="Arial" w:hAnsi="Arial" w:cs="Arial"/>
          <w:sz w:val="18"/>
        </w:rPr>
        <w:t>security attacks</w:t>
      </w:r>
    </w:p>
    <w:p w14:paraId="6B5CE028" w14:textId="77777777" w:rsidR="008C539B" w:rsidRPr="001058B5" w:rsidRDefault="008D1AB8">
      <w:pPr>
        <w:spacing w:line="220" w:lineRule="exact"/>
        <w:ind w:left="100"/>
        <w:rPr>
          <w:rFonts w:ascii="Arial" w:hAnsi="Arial" w:cs="Arial"/>
          <w:sz w:val="18"/>
        </w:rPr>
      </w:pPr>
      <w:hyperlink w:anchor="_bookmark1861" w:history="1">
        <w:r w:rsidR="00C12992" w:rsidRPr="001058B5">
          <w:rPr>
            <w:rFonts w:ascii="Arial" w:hAnsi="Arial" w:cs="Arial"/>
            <w:sz w:val="18"/>
          </w:rPr>
          <w:t>AUDIT EXECUTE PROCEDURE statement, 9-33</w:t>
        </w:r>
      </w:hyperlink>
    </w:p>
    <w:p w14:paraId="65103CCA" w14:textId="77777777" w:rsidR="008C539B" w:rsidRPr="001058B5" w:rsidRDefault="00C12992">
      <w:pPr>
        <w:spacing w:line="220" w:lineRule="exact"/>
        <w:ind w:left="100"/>
        <w:rPr>
          <w:rFonts w:ascii="Arial" w:hAnsi="Arial" w:cs="Arial"/>
          <w:sz w:val="18"/>
        </w:rPr>
      </w:pPr>
      <w:r w:rsidRPr="001058B5">
        <w:rPr>
          <w:rFonts w:ascii="Arial" w:hAnsi="Arial" w:cs="Arial"/>
          <w:sz w:val="18"/>
        </w:rPr>
        <w:t>audit files</w:t>
      </w:r>
    </w:p>
    <w:p w14:paraId="3AF8FEB4" w14:textId="77777777" w:rsidR="008C539B" w:rsidRPr="001058B5" w:rsidRDefault="008D1AB8">
      <w:pPr>
        <w:spacing w:line="237" w:lineRule="auto"/>
        <w:ind w:left="340" w:right="1806"/>
        <w:rPr>
          <w:rFonts w:ascii="Arial" w:hAnsi="Arial" w:cs="Arial"/>
          <w:sz w:val="18"/>
        </w:rPr>
      </w:pPr>
      <w:hyperlink w:anchor="_bookmark1620" w:history="1">
        <w:r w:rsidR="00C12992" w:rsidRPr="001058B5">
          <w:rPr>
            <w:rFonts w:ascii="Arial" w:hAnsi="Arial" w:cs="Arial"/>
            <w:sz w:val="18"/>
          </w:rPr>
          <w:t>activities always written to, 9-4</w:t>
        </w:r>
      </w:hyperlink>
      <w:r w:rsidR="00C12992" w:rsidRPr="001058B5">
        <w:rPr>
          <w:rFonts w:ascii="Arial" w:hAnsi="Arial" w:cs="Arial"/>
          <w:sz w:val="18"/>
        </w:rPr>
        <w:t xml:space="preserve"> </w:t>
      </w:r>
      <w:hyperlink w:anchor="_bookmark1982" w:history="1">
        <w:r w:rsidR="00C12992" w:rsidRPr="001058B5">
          <w:rPr>
            <w:rFonts w:ascii="Arial" w:hAnsi="Arial" w:cs="Arial"/>
            <w:sz w:val="18"/>
          </w:rPr>
          <w:t>directory, 9-54</w:t>
        </w:r>
      </w:hyperlink>
    </w:p>
    <w:p w14:paraId="7D5019C0" w14:textId="77777777" w:rsidR="008C539B" w:rsidRPr="001058B5" w:rsidRDefault="008D1AB8">
      <w:pPr>
        <w:spacing w:line="235" w:lineRule="auto"/>
        <w:ind w:left="340" w:right="2594"/>
        <w:rPr>
          <w:rFonts w:ascii="Arial" w:hAnsi="Arial" w:cs="Arial"/>
          <w:sz w:val="18"/>
        </w:rPr>
      </w:pPr>
      <w:hyperlink w:anchor="_bookmark1983" w:history="1">
        <w:r w:rsidR="00C12992" w:rsidRPr="001058B5">
          <w:rPr>
            <w:rFonts w:ascii="Arial" w:hAnsi="Arial" w:cs="Arial"/>
            <w:sz w:val="18"/>
          </w:rPr>
          <w:t>file names, form of, 9-54</w:t>
        </w:r>
      </w:hyperlink>
      <w:r w:rsidR="00C12992" w:rsidRPr="001058B5">
        <w:rPr>
          <w:rFonts w:ascii="Arial" w:hAnsi="Arial" w:cs="Arial"/>
          <w:sz w:val="18"/>
        </w:rPr>
        <w:t xml:space="preserve"> operating system audit trail</w:t>
      </w:r>
    </w:p>
    <w:p w14:paraId="04F8DD34" w14:textId="77777777" w:rsidR="008C539B" w:rsidRPr="001058B5" w:rsidRDefault="008D1AB8">
      <w:pPr>
        <w:spacing w:line="220" w:lineRule="exact"/>
        <w:ind w:left="580"/>
        <w:rPr>
          <w:rFonts w:ascii="Arial" w:hAnsi="Arial" w:cs="Arial"/>
          <w:sz w:val="18"/>
        </w:rPr>
      </w:pPr>
      <w:hyperlink w:anchor="_bookmark2061" w:history="1">
        <w:r w:rsidR="00C12992" w:rsidRPr="001058B5">
          <w:rPr>
            <w:rFonts w:ascii="Arial" w:hAnsi="Arial" w:cs="Arial"/>
            <w:sz w:val="18"/>
          </w:rPr>
          <w:t>archiving, setting timestamp, 9-69</w:t>
        </w:r>
      </w:hyperlink>
    </w:p>
    <w:p w14:paraId="5A4AD082" w14:textId="77777777" w:rsidR="008C539B" w:rsidRPr="001058B5" w:rsidRDefault="008D1AB8">
      <w:pPr>
        <w:spacing w:line="235" w:lineRule="auto"/>
        <w:ind w:left="940" w:right="534" w:hanging="360"/>
        <w:rPr>
          <w:rFonts w:ascii="Arial" w:hAnsi="Arial" w:cs="Arial"/>
          <w:sz w:val="18"/>
        </w:rPr>
      </w:pPr>
      <w:hyperlink w:anchor="_bookmark1687" w:history="1">
        <w:r w:rsidR="00C12992" w:rsidRPr="001058B5">
          <w:rPr>
            <w:rFonts w:ascii="Arial" w:hAnsi="Arial" w:cs="Arial"/>
            <w:sz w:val="18"/>
          </w:rPr>
          <w:t>audited actions in common with database audit trail, 9-11</w:t>
        </w:r>
      </w:hyperlink>
    </w:p>
    <w:p w14:paraId="032DE30C" w14:textId="77777777" w:rsidR="008C539B" w:rsidRPr="001058B5" w:rsidRDefault="00C12992">
      <w:pPr>
        <w:spacing w:line="235" w:lineRule="auto"/>
        <w:ind w:left="580" w:right="2359" w:hanging="240"/>
        <w:rPr>
          <w:rFonts w:ascii="Arial" w:hAnsi="Arial" w:cs="Arial"/>
          <w:sz w:val="18"/>
        </w:rPr>
      </w:pPr>
      <w:r w:rsidRPr="001058B5">
        <w:rPr>
          <w:rFonts w:ascii="Arial" w:hAnsi="Arial" w:cs="Arial"/>
          <w:sz w:val="18"/>
        </w:rPr>
        <w:t xml:space="preserve">operating system file </w:t>
      </w:r>
      <w:hyperlink w:anchor="_bookmark1708" w:history="1">
        <w:r w:rsidRPr="001058B5">
          <w:rPr>
            <w:rFonts w:ascii="Arial" w:hAnsi="Arial" w:cs="Arial"/>
            <w:sz w:val="18"/>
          </w:rPr>
          <w:t>advantages of using, 9-16</w:t>
        </w:r>
      </w:hyperlink>
      <w:r w:rsidRPr="001058B5">
        <w:rPr>
          <w:rFonts w:ascii="Arial" w:hAnsi="Arial" w:cs="Arial"/>
          <w:sz w:val="18"/>
        </w:rPr>
        <w:t xml:space="preserve"> </w:t>
      </w:r>
      <w:hyperlink w:anchor="_bookmark1701" w:history="1">
        <w:r w:rsidRPr="001058B5">
          <w:rPr>
            <w:rFonts w:ascii="Arial" w:hAnsi="Arial" w:cs="Arial"/>
            <w:sz w:val="18"/>
          </w:rPr>
          <w:t>appearance of text file, 9-13</w:t>
        </w:r>
      </w:hyperlink>
    </w:p>
    <w:p w14:paraId="126BF258" w14:textId="77777777" w:rsidR="008C539B" w:rsidRPr="001058B5" w:rsidRDefault="008D1AB8">
      <w:pPr>
        <w:spacing w:before="3" w:line="235" w:lineRule="auto"/>
        <w:ind w:left="580" w:right="1806"/>
        <w:rPr>
          <w:rFonts w:ascii="Arial" w:hAnsi="Arial" w:cs="Arial"/>
          <w:sz w:val="18"/>
        </w:rPr>
      </w:pPr>
      <w:hyperlink w:anchor="_bookmark1704" w:history="1">
        <w:r w:rsidR="00C12992" w:rsidRPr="001058B5">
          <w:rPr>
            <w:rFonts w:ascii="Arial" w:hAnsi="Arial" w:cs="Arial"/>
            <w:sz w:val="18"/>
          </w:rPr>
          <w:t>appearance of XML file, 9-15</w:t>
        </w:r>
      </w:hyperlink>
      <w:r w:rsidR="00C12992" w:rsidRPr="001058B5">
        <w:rPr>
          <w:rFonts w:ascii="Arial" w:hAnsi="Arial" w:cs="Arial"/>
          <w:sz w:val="18"/>
        </w:rPr>
        <w:t xml:space="preserve"> </w:t>
      </w:r>
      <w:hyperlink w:anchor="_bookmark2041" w:history="1">
        <w:r w:rsidR="00C12992" w:rsidRPr="001058B5">
          <w:rPr>
            <w:rFonts w:ascii="Arial" w:hAnsi="Arial" w:cs="Arial"/>
            <w:sz w:val="18"/>
          </w:rPr>
          <w:t>archiving, 9-65</w:t>
        </w:r>
      </w:hyperlink>
    </w:p>
    <w:p w14:paraId="523CC92D" w14:textId="77777777" w:rsidR="008C539B" w:rsidRPr="001058B5" w:rsidRDefault="008D1AB8">
      <w:pPr>
        <w:spacing w:line="220" w:lineRule="exact"/>
        <w:ind w:left="580"/>
        <w:rPr>
          <w:rFonts w:ascii="Arial" w:hAnsi="Arial" w:cs="Arial"/>
          <w:sz w:val="18"/>
        </w:rPr>
      </w:pPr>
      <w:hyperlink w:anchor="_bookmark1698" w:history="1">
        <w:r w:rsidR="00C12992" w:rsidRPr="001058B5">
          <w:rPr>
            <w:rFonts w:ascii="Arial" w:hAnsi="Arial" w:cs="Arial"/>
            <w:sz w:val="18"/>
          </w:rPr>
          <w:t>contents, 9-13</w:t>
        </w:r>
      </w:hyperlink>
    </w:p>
    <w:p w14:paraId="00FE9E77" w14:textId="77777777" w:rsidR="008C539B" w:rsidRPr="001058B5" w:rsidRDefault="008D1AB8">
      <w:pPr>
        <w:spacing w:before="2" w:line="235" w:lineRule="auto"/>
        <w:ind w:left="580" w:right="2594"/>
        <w:rPr>
          <w:rFonts w:ascii="Arial" w:hAnsi="Arial" w:cs="Arial"/>
          <w:sz w:val="18"/>
        </w:rPr>
      </w:pPr>
      <w:hyperlink w:anchor="_bookmark1714" w:history="1">
        <w:r w:rsidR="00C12992" w:rsidRPr="001058B5">
          <w:rPr>
            <w:rFonts w:ascii="Arial" w:hAnsi="Arial" w:cs="Arial"/>
            <w:sz w:val="18"/>
          </w:rPr>
          <w:t>directory location, 9-17</w:t>
        </w:r>
      </w:hyperlink>
      <w:r w:rsidR="00C12992" w:rsidRPr="001058B5">
        <w:rPr>
          <w:rFonts w:ascii="Arial" w:hAnsi="Arial" w:cs="Arial"/>
          <w:sz w:val="18"/>
        </w:rPr>
        <w:t xml:space="preserve"> </w:t>
      </w:r>
      <w:hyperlink w:anchor="_bookmark1712" w:history="1">
        <w:r w:rsidR="00C12992" w:rsidRPr="001058B5">
          <w:rPr>
            <w:rFonts w:ascii="Arial" w:hAnsi="Arial" w:cs="Arial"/>
            <w:sz w:val="18"/>
          </w:rPr>
          <w:t>how it works, 9-17</w:t>
        </w:r>
      </w:hyperlink>
    </w:p>
    <w:p w14:paraId="4311E9E9" w14:textId="77777777" w:rsidR="008C539B" w:rsidRPr="001058B5" w:rsidRDefault="008D1AB8">
      <w:pPr>
        <w:spacing w:line="237" w:lineRule="auto"/>
        <w:ind w:left="340" w:right="2594" w:firstLine="240"/>
        <w:rPr>
          <w:rFonts w:ascii="Arial" w:hAnsi="Arial" w:cs="Arial"/>
          <w:sz w:val="18"/>
        </w:rPr>
      </w:pPr>
      <w:hyperlink w:anchor="_bookmark2032" w:history="1">
        <w:r w:rsidR="00C12992" w:rsidRPr="001058B5">
          <w:rPr>
            <w:rFonts w:ascii="Arial" w:hAnsi="Arial" w:cs="Arial"/>
            <w:sz w:val="18"/>
          </w:rPr>
          <w:t>if becomes too full, 9-62</w:t>
        </w:r>
      </w:hyperlink>
      <w:r w:rsidR="00C12992" w:rsidRPr="001058B5">
        <w:rPr>
          <w:rFonts w:ascii="Arial" w:hAnsi="Arial" w:cs="Arial"/>
          <w:sz w:val="18"/>
        </w:rPr>
        <w:t xml:space="preserve"> standard audit trail</w:t>
      </w:r>
    </w:p>
    <w:p w14:paraId="21476FB5" w14:textId="77777777" w:rsidR="008C539B" w:rsidRPr="001058B5" w:rsidRDefault="008D1AB8">
      <w:pPr>
        <w:spacing w:line="235" w:lineRule="auto"/>
        <w:ind w:left="580" w:right="1190"/>
        <w:rPr>
          <w:rFonts w:ascii="Arial" w:hAnsi="Arial" w:cs="Arial"/>
          <w:sz w:val="18"/>
        </w:rPr>
      </w:pPr>
      <w:hyperlink w:anchor="_bookmark2060" w:history="1">
        <w:r w:rsidR="00C12992" w:rsidRPr="001058B5">
          <w:rPr>
            <w:rFonts w:ascii="Arial" w:hAnsi="Arial" w:cs="Arial"/>
            <w:sz w:val="18"/>
          </w:rPr>
          <w:t>archiving, setting timestamp,  9-69</w:t>
        </w:r>
      </w:hyperlink>
      <w:r w:rsidR="00C12992" w:rsidRPr="001058B5">
        <w:rPr>
          <w:rFonts w:ascii="Arial" w:hAnsi="Arial" w:cs="Arial"/>
          <w:sz w:val="18"/>
        </w:rPr>
        <w:t xml:space="preserve"> </w:t>
      </w:r>
      <w:hyperlink w:anchor="_bookmark1688" w:history="1">
        <w:r w:rsidR="00C12992" w:rsidRPr="001058B5">
          <w:rPr>
            <w:rFonts w:ascii="Arial" w:hAnsi="Arial" w:cs="Arial"/>
            <w:sz w:val="18"/>
          </w:rPr>
          <w:t>audited actions in common with</w:t>
        </w:r>
        <w:r w:rsidR="00C12992" w:rsidRPr="001058B5">
          <w:rPr>
            <w:rFonts w:ascii="Arial" w:hAnsi="Arial" w:cs="Arial"/>
            <w:spacing w:val="-17"/>
            <w:sz w:val="18"/>
          </w:rPr>
          <w:t xml:space="preserve"> </w:t>
        </w:r>
        <w:r w:rsidR="00C12992" w:rsidRPr="001058B5">
          <w:rPr>
            <w:rFonts w:ascii="Arial" w:hAnsi="Arial" w:cs="Arial"/>
            <w:sz w:val="18"/>
          </w:rPr>
          <w:t>operating</w:t>
        </w:r>
      </w:hyperlink>
    </w:p>
    <w:p w14:paraId="4C952C73" w14:textId="77777777" w:rsidR="008C539B" w:rsidRPr="001058B5" w:rsidRDefault="008D1AB8">
      <w:pPr>
        <w:spacing w:line="235" w:lineRule="auto"/>
        <w:ind w:left="580" w:right="1806" w:firstLine="360"/>
        <w:rPr>
          <w:rFonts w:ascii="Arial" w:hAnsi="Arial" w:cs="Arial"/>
          <w:sz w:val="18"/>
        </w:rPr>
      </w:pPr>
      <w:hyperlink w:anchor="_bookmark1688" w:history="1">
        <w:r w:rsidR="00C12992" w:rsidRPr="001058B5">
          <w:rPr>
            <w:rFonts w:ascii="Arial" w:hAnsi="Arial" w:cs="Arial"/>
            <w:sz w:val="18"/>
          </w:rPr>
          <w:t>system audit trail, 9-11</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records, archiving, 9-61</w:t>
        </w:r>
      </w:hyperlink>
    </w:p>
    <w:p w14:paraId="11D70C60" w14:textId="77777777" w:rsidR="008C539B" w:rsidRPr="001058B5" w:rsidRDefault="008D1AB8">
      <w:pPr>
        <w:spacing w:line="237" w:lineRule="auto"/>
        <w:ind w:left="100" w:right="2594" w:firstLine="240"/>
        <w:rPr>
          <w:rFonts w:ascii="Arial" w:hAnsi="Arial" w:cs="Arial"/>
          <w:sz w:val="18"/>
        </w:rPr>
      </w:pPr>
      <w:hyperlink w:anchor="_bookmark1979" w:history="1">
        <w:r w:rsidR="00C12992" w:rsidRPr="001058B5">
          <w:rPr>
            <w:rFonts w:ascii="Arial" w:hAnsi="Arial" w:cs="Arial"/>
            <w:sz w:val="18"/>
          </w:rPr>
          <w:t>where written to, 9-54</w:t>
        </w:r>
      </w:hyperlink>
      <w:r w:rsidR="00C12992" w:rsidRPr="001058B5">
        <w:rPr>
          <w:rFonts w:ascii="Arial" w:hAnsi="Arial" w:cs="Arial"/>
          <w:sz w:val="18"/>
        </w:rPr>
        <w:t xml:space="preserve"> AUDIT statement</w:t>
      </w:r>
    </w:p>
    <w:p w14:paraId="02027521" w14:textId="77777777" w:rsidR="008C539B" w:rsidRPr="001058B5" w:rsidRDefault="008D1AB8">
      <w:pPr>
        <w:spacing w:line="218" w:lineRule="exact"/>
        <w:ind w:left="340"/>
        <w:rPr>
          <w:rFonts w:ascii="Arial" w:hAnsi="Arial" w:cs="Arial"/>
          <w:sz w:val="18"/>
        </w:rPr>
      </w:pPr>
      <w:hyperlink w:anchor="_bookmark1644" w:history="1">
        <w:r w:rsidR="00C12992" w:rsidRPr="001058B5">
          <w:rPr>
            <w:rFonts w:ascii="Arial" w:hAnsi="Arial" w:cs="Arial"/>
            <w:sz w:val="18"/>
          </w:rPr>
          <w:t>about, 9-7</w:t>
        </w:r>
      </w:hyperlink>
    </w:p>
    <w:p w14:paraId="33541395" w14:textId="77777777" w:rsidR="008C539B" w:rsidRPr="001058B5" w:rsidRDefault="008D1AB8">
      <w:pPr>
        <w:spacing w:before="1" w:line="235" w:lineRule="auto"/>
        <w:ind w:left="100" w:right="2934" w:firstLine="240"/>
        <w:rPr>
          <w:rFonts w:ascii="Arial" w:hAnsi="Arial" w:cs="Arial"/>
          <w:sz w:val="18"/>
        </w:rPr>
      </w:pPr>
      <w:hyperlink w:anchor="_bookmark1825" w:history="1">
        <w:r w:rsidR="00C12992" w:rsidRPr="001058B5">
          <w:rPr>
            <w:rFonts w:ascii="Arial" w:hAnsi="Arial" w:cs="Arial"/>
            <w:sz w:val="18"/>
          </w:rPr>
          <w:t>schema objects, 9-30</w:t>
        </w:r>
      </w:hyperlink>
      <w:r w:rsidR="00C12992" w:rsidRPr="001058B5">
        <w:rPr>
          <w:rFonts w:ascii="Arial" w:hAnsi="Arial" w:cs="Arial"/>
          <w:sz w:val="18"/>
        </w:rPr>
        <w:t xml:space="preserve"> audit trail</w:t>
      </w:r>
    </w:p>
    <w:p w14:paraId="3B80157F" w14:textId="77777777" w:rsidR="008C539B" w:rsidRPr="001058B5" w:rsidRDefault="008D1AB8">
      <w:pPr>
        <w:spacing w:line="220" w:lineRule="exact"/>
        <w:ind w:left="340"/>
        <w:rPr>
          <w:rFonts w:ascii="Arial" w:hAnsi="Arial" w:cs="Arial"/>
          <w:sz w:val="18"/>
        </w:rPr>
      </w:pPr>
      <w:hyperlink w:anchor="_bookmark1997" w:history="1">
        <w:r w:rsidR="00C12992" w:rsidRPr="001058B5">
          <w:rPr>
            <w:rFonts w:ascii="Arial" w:hAnsi="Arial" w:cs="Arial"/>
            <w:sz w:val="18"/>
          </w:rPr>
          <w:t>about, 9-57</w:t>
        </w:r>
      </w:hyperlink>
    </w:p>
    <w:p w14:paraId="3BC575DD" w14:textId="77777777" w:rsidR="008C539B" w:rsidRPr="001058B5" w:rsidRDefault="008D1AB8">
      <w:pPr>
        <w:spacing w:line="220" w:lineRule="exact"/>
        <w:ind w:left="340"/>
        <w:rPr>
          <w:rFonts w:ascii="Arial" w:hAnsi="Arial" w:cs="Arial"/>
          <w:sz w:val="18"/>
        </w:rPr>
      </w:pPr>
      <w:hyperlink w:anchor="_bookmark2024" w:history="1">
        <w:r w:rsidR="00C12992" w:rsidRPr="001058B5">
          <w:rPr>
            <w:rFonts w:ascii="Arial" w:hAnsi="Arial" w:cs="Arial"/>
            <w:sz w:val="18"/>
          </w:rPr>
          <w:t>archiving, 9-61</w:t>
        </w:r>
      </w:hyperlink>
    </w:p>
    <w:p w14:paraId="21477920" w14:textId="77777777" w:rsidR="008C539B" w:rsidRPr="001058B5" w:rsidRDefault="008D1AB8">
      <w:pPr>
        <w:spacing w:line="220" w:lineRule="exact"/>
        <w:ind w:left="340"/>
        <w:rPr>
          <w:rFonts w:ascii="Arial" w:hAnsi="Arial" w:cs="Arial"/>
          <w:sz w:val="18"/>
        </w:rPr>
      </w:pPr>
      <w:hyperlink w:anchor="_bookmark2116" w:history="1">
        <w:r w:rsidR="00C12992" w:rsidRPr="001058B5">
          <w:rPr>
            <w:rFonts w:ascii="Arial" w:hAnsi="Arial" w:cs="Arial"/>
            <w:sz w:val="18"/>
          </w:rPr>
          <w:t>deleting views, 9-84</w:t>
        </w:r>
      </w:hyperlink>
    </w:p>
    <w:p w14:paraId="4DFE924C" w14:textId="77777777" w:rsidR="008C539B" w:rsidRPr="001058B5" w:rsidRDefault="008D1AB8">
      <w:pPr>
        <w:spacing w:line="237" w:lineRule="auto"/>
        <w:ind w:left="340" w:right="1806"/>
        <w:rPr>
          <w:rFonts w:ascii="Arial" w:hAnsi="Arial" w:cs="Arial"/>
          <w:sz w:val="18"/>
        </w:rPr>
      </w:pP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w:t>
      </w:r>
      <w:hyperlink w:anchor="_bookmark2103" w:history="1">
        <w:r w:rsidR="00C12992" w:rsidRPr="001058B5">
          <w:rPr>
            <w:rFonts w:ascii="Arial" w:hAnsi="Arial" w:cs="Arial"/>
            <w:sz w:val="18"/>
          </w:rPr>
          <w:t>interpreting, 9-81</w:t>
        </w:r>
      </w:hyperlink>
    </w:p>
    <w:p w14:paraId="3A3F4700" w14:textId="77777777" w:rsidR="008C539B" w:rsidRPr="001058B5" w:rsidRDefault="008D1AB8">
      <w:pPr>
        <w:spacing w:line="219" w:lineRule="exact"/>
        <w:ind w:left="340"/>
        <w:rPr>
          <w:rFonts w:ascii="Arial" w:hAnsi="Arial" w:cs="Arial"/>
          <w:sz w:val="18"/>
        </w:rPr>
      </w:pPr>
      <w:hyperlink w:anchor="_bookmark1997" w:history="1">
        <w:r w:rsidR="00C12992" w:rsidRPr="001058B5">
          <w:rPr>
            <w:rFonts w:ascii="Arial" w:hAnsi="Arial" w:cs="Arial"/>
            <w:sz w:val="18"/>
          </w:rPr>
          <w:t>types of, 9-57</w:t>
        </w:r>
      </w:hyperlink>
    </w:p>
    <w:p w14:paraId="2893993A" w14:textId="77777777" w:rsidR="008C539B" w:rsidRPr="001058B5" w:rsidRDefault="008C539B">
      <w:pPr>
        <w:spacing w:line="219" w:lineRule="exact"/>
        <w:rPr>
          <w:rFonts w:ascii="Arial" w:hAnsi="Arial" w:cs="Arial"/>
          <w:sz w:val="18"/>
        </w:rPr>
        <w:sectPr w:rsidR="008C539B" w:rsidRPr="001058B5">
          <w:headerReference w:type="even" r:id="rId277"/>
          <w:footerReference w:type="even" r:id="rId278"/>
          <w:footerReference w:type="default" r:id="rId279"/>
          <w:pgSz w:w="12240" w:h="15840"/>
          <w:pgMar w:top="1200" w:right="1060" w:bottom="860" w:left="1100" w:header="0" w:footer="663" w:gutter="0"/>
          <w:cols w:num="2" w:space="720" w:equalWidth="0">
            <w:col w:w="4414" w:space="506"/>
            <w:col w:w="5160"/>
          </w:cols>
        </w:sectPr>
      </w:pPr>
    </w:p>
    <w:p w14:paraId="416A11D3" w14:textId="77777777" w:rsidR="008C539B" w:rsidRPr="001058B5" w:rsidRDefault="008D1AB8">
      <w:pPr>
        <w:spacing w:before="70" w:line="235" w:lineRule="auto"/>
        <w:ind w:left="1300" w:right="164" w:hanging="360"/>
        <w:rPr>
          <w:rFonts w:ascii="Arial" w:hAnsi="Arial" w:cs="Arial"/>
          <w:sz w:val="18"/>
        </w:rPr>
      </w:pPr>
      <w:hyperlink w:anchor="_bookmark2001" w:history="1">
        <w:r w:rsidR="00C12992" w:rsidRPr="001058B5">
          <w:rPr>
            <w:rFonts w:ascii="Arial" w:hAnsi="Arial" w:cs="Arial"/>
            <w:i/>
            <w:sz w:val="18"/>
          </w:rPr>
          <w:t xml:space="preserve">See also </w:t>
        </w:r>
      </w:hyperlink>
      <w:r w:rsidR="00C12992" w:rsidRPr="001058B5">
        <w:rPr>
          <w:rFonts w:ascii="Arial" w:hAnsi="Arial" w:cs="Arial"/>
          <w:sz w:val="18"/>
        </w:rPr>
        <w:t>standard audit trail, SYS.AUD$ table, SYS.FGA_LOG$ table</w:t>
      </w:r>
    </w:p>
    <w:p w14:paraId="1D3A97A2"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AUDIT_FILE_DEST initialization parameter </w:t>
      </w:r>
      <w:hyperlink w:anchor="_bookmark1716" w:history="1">
        <w:r w:rsidRPr="001058B5">
          <w:rPr>
            <w:rFonts w:ascii="Arial" w:hAnsi="Arial" w:cs="Arial"/>
            <w:sz w:val="18"/>
          </w:rPr>
          <w:t>about, 9-17</w:t>
        </w:r>
      </w:hyperlink>
    </w:p>
    <w:p w14:paraId="6BD7DC5E" w14:textId="77777777" w:rsidR="008C539B" w:rsidRPr="001058B5" w:rsidRDefault="008D1AB8">
      <w:pPr>
        <w:spacing w:line="235" w:lineRule="auto"/>
        <w:ind w:left="700" w:right="-4" w:firstLine="240"/>
        <w:rPr>
          <w:rFonts w:ascii="Arial" w:hAnsi="Arial" w:cs="Arial"/>
          <w:sz w:val="18"/>
        </w:rPr>
      </w:pPr>
      <w:hyperlink w:anchor="_bookmark1715" w:history="1">
        <w:r w:rsidR="00C12992" w:rsidRPr="001058B5">
          <w:rPr>
            <w:rFonts w:ascii="Arial" w:hAnsi="Arial" w:cs="Arial"/>
            <w:sz w:val="18"/>
          </w:rPr>
          <w:t>setting for OS auditing, 9-17</w:t>
        </w:r>
      </w:hyperlink>
      <w:r w:rsidR="00C12992" w:rsidRPr="001058B5">
        <w:rPr>
          <w:rFonts w:ascii="Arial" w:hAnsi="Arial" w:cs="Arial"/>
          <w:sz w:val="18"/>
        </w:rPr>
        <w:t xml:space="preserve"> AUDIT_SYS_OPERATIONS initialization</w:t>
      </w:r>
      <w:r w:rsidR="00C12992" w:rsidRPr="001058B5">
        <w:rPr>
          <w:rFonts w:ascii="Arial" w:hAnsi="Arial" w:cs="Arial"/>
          <w:spacing w:val="-23"/>
          <w:sz w:val="18"/>
        </w:rPr>
        <w:t xml:space="preserve"> </w:t>
      </w:r>
      <w:r w:rsidR="00C12992" w:rsidRPr="001058B5">
        <w:rPr>
          <w:rFonts w:ascii="Arial" w:hAnsi="Arial" w:cs="Arial"/>
          <w:sz w:val="18"/>
        </w:rPr>
        <w:t>parameter</w:t>
      </w:r>
    </w:p>
    <w:p w14:paraId="532DFD08" w14:textId="77777777" w:rsidR="008C539B" w:rsidRPr="001058B5" w:rsidRDefault="008D1AB8">
      <w:pPr>
        <w:spacing w:line="220" w:lineRule="exact"/>
        <w:ind w:left="940"/>
        <w:rPr>
          <w:rFonts w:ascii="Arial" w:hAnsi="Arial" w:cs="Arial"/>
          <w:sz w:val="18"/>
        </w:rPr>
      </w:pPr>
      <w:hyperlink w:anchor="_bookmark1977" w:history="1">
        <w:r w:rsidR="00C12992" w:rsidRPr="001058B5">
          <w:rPr>
            <w:rFonts w:ascii="Arial" w:hAnsi="Arial" w:cs="Arial"/>
            <w:sz w:val="18"/>
          </w:rPr>
          <w:t>auditing SYS, 9-53</w:t>
        </w:r>
      </w:hyperlink>
    </w:p>
    <w:p w14:paraId="2650F18D"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AUDIT_SYSLOG_LEVEL initialization parameter </w:t>
      </w:r>
      <w:hyperlink w:anchor="_bookmark1624" w:history="1">
        <w:r w:rsidRPr="001058B5">
          <w:rPr>
            <w:rFonts w:ascii="Arial" w:hAnsi="Arial" w:cs="Arial"/>
            <w:sz w:val="18"/>
          </w:rPr>
          <w:t>how it affects mandatory audit records, 9-4</w:t>
        </w:r>
      </w:hyperlink>
    </w:p>
    <w:p w14:paraId="0A4F794E" w14:textId="77777777" w:rsidR="008C539B" w:rsidRPr="001058B5" w:rsidRDefault="00C12992">
      <w:pPr>
        <w:spacing w:line="235" w:lineRule="auto"/>
        <w:ind w:left="940" w:right="548" w:hanging="240"/>
        <w:rPr>
          <w:rFonts w:ascii="Arial" w:hAnsi="Arial" w:cs="Arial"/>
          <w:sz w:val="18"/>
        </w:rPr>
      </w:pPr>
      <w:r w:rsidRPr="001058B5">
        <w:rPr>
          <w:rFonts w:ascii="Arial" w:hAnsi="Arial" w:cs="Arial"/>
          <w:sz w:val="18"/>
        </w:rPr>
        <w:t xml:space="preserve">AUDIT_TRAIL initialization parameter </w:t>
      </w:r>
      <w:hyperlink w:anchor="_bookmark1657" w:history="1">
        <w:r w:rsidRPr="001058B5">
          <w:rPr>
            <w:rFonts w:ascii="Arial" w:hAnsi="Arial" w:cs="Arial"/>
            <w:sz w:val="18"/>
          </w:rPr>
          <w:t>about, 9-8</w:t>
        </w:r>
      </w:hyperlink>
    </w:p>
    <w:p w14:paraId="25ED58F7" w14:textId="77777777" w:rsidR="008C539B" w:rsidRPr="001058B5" w:rsidRDefault="008D1AB8">
      <w:pPr>
        <w:spacing w:line="220" w:lineRule="exact"/>
        <w:ind w:left="940"/>
        <w:rPr>
          <w:rFonts w:ascii="Arial" w:hAnsi="Arial" w:cs="Arial"/>
          <w:sz w:val="18"/>
        </w:rPr>
      </w:pPr>
      <w:hyperlink w:anchor="_bookmark1985" w:history="1">
        <w:r w:rsidR="00C12992" w:rsidRPr="001058B5">
          <w:rPr>
            <w:rFonts w:ascii="Arial" w:hAnsi="Arial" w:cs="Arial"/>
            <w:sz w:val="18"/>
          </w:rPr>
          <w:t>auditing SYS, 9-54</w:t>
        </w:r>
      </w:hyperlink>
    </w:p>
    <w:p w14:paraId="1D7AB4FA" w14:textId="77777777" w:rsidR="008C539B" w:rsidRPr="001058B5" w:rsidRDefault="008D1AB8">
      <w:pPr>
        <w:spacing w:line="235" w:lineRule="auto"/>
        <w:ind w:left="940" w:right="548"/>
        <w:rPr>
          <w:rFonts w:ascii="Arial" w:hAnsi="Arial" w:cs="Arial"/>
          <w:sz w:val="18"/>
        </w:rPr>
      </w:pPr>
      <w:hyperlink w:anchor="_bookmark1672" w:history="1">
        <w:r w:rsidR="00C12992" w:rsidRPr="001058B5">
          <w:rPr>
            <w:rFonts w:ascii="Arial" w:hAnsi="Arial" w:cs="Arial"/>
            <w:sz w:val="18"/>
          </w:rPr>
          <w:t>database, starting in read-only mode, 9-10</w:t>
        </w:r>
      </w:hyperlink>
      <w:r w:rsidR="00C12992" w:rsidRPr="001058B5">
        <w:rPr>
          <w:rFonts w:ascii="Arial" w:hAnsi="Arial" w:cs="Arial"/>
          <w:sz w:val="18"/>
        </w:rPr>
        <w:t xml:space="preserve"> </w:t>
      </w:r>
      <w:hyperlink w:anchor="_bookmark1671" w:history="1">
        <w:r w:rsidR="00C12992" w:rsidRPr="001058B5">
          <w:rPr>
            <w:rFonts w:ascii="Arial" w:hAnsi="Arial" w:cs="Arial"/>
            <w:sz w:val="18"/>
          </w:rPr>
          <w:t>DB (database) setting, 9-10</w:t>
        </w:r>
      </w:hyperlink>
    </w:p>
    <w:p w14:paraId="077DABF9" w14:textId="77777777" w:rsidR="008C539B" w:rsidRPr="001058B5" w:rsidRDefault="008D1AB8">
      <w:pPr>
        <w:spacing w:before="1" w:line="235" w:lineRule="auto"/>
        <w:ind w:left="940" w:right="1100"/>
        <w:rPr>
          <w:rFonts w:ascii="Arial" w:hAnsi="Arial" w:cs="Arial"/>
          <w:sz w:val="18"/>
        </w:rPr>
      </w:pPr>
      <w:hyperlink w:anchor="_bookmark1674" w:history="1">
        <w:r w:rsidR="00C12992" w:rsidRPr="001058B5">
          <w:rPr>
            <w:rFonts w:ascii="Arial" w:hAnsi="Arial" w:cs="Arial"/>
            <w:sz w:val="18"/>
          </w:rPr>
          <w:t>DB, EXTENDED setting, 9-10</w:t>
        </w:r>
      </w:hyperlink>
      <w:r w:rsidR="00C12992" w:rsidRPr="001058B5">
        <w:rPr>
          <w:rFonts w:ascii="Arial" w:hAnsi="Arial" w:cs="Arial"/>
          <w:sz w:val="18"/>
        </w:rPr>
        <w:t xml:space="preserve"> </w:t>
      </w:r>
      <w:hyperlink w:anchor="_bookmark1682" w:history="1">
        <w:r w:rsidR="00C12992" w:rsidRPr="001058B5">
          <w:rPr>
            <w:rFonts w:ascii="Arial" w:hAnsi="Arial" w:cs="Arial"/>
            <w:sz w:val="18"/>
          </w:rPr>
          <w:t>disabling, 9-11</w:t>
        </w:r>
      </w:hyperlink>
    </w:p>
    <w:p w14:paraId="7B3B1811" w14:textId="77777777" w:rsidR="008C539B" w:rsidRPr="001058B5" w:rsidRDefault="008D1AB8">
      <w:pPr>
        <w:spacing w:line="237" w:lineRule="auto"/>
        <w:ind w:left="940" w:right="1100"/>
        <w:rPr>
          <w:rFonts w:ascii="Arial" w:hAnsi="Arial" w:cs="Arial"/>
          <w:sz w:val="18"/>
        </w:rPr>
      </w:pPr>
      <w:hyperlink w:anchor="_bookmark1677" w:history="1">
        <w:r w:rsidR="00C12992" w:rsidRPr="001058B5">
          <w:rPr>
            <w:rFonts w:ascii="Arial" w:hAnsi="Arial" w:cs="Arial"/>
            <w:sz w:val="18"/>
          </w:rPr>
          <w:t>OS (operating system) setting, 9-10</w:t>
        </w:r>
      </w:hyperlink>
      <w:r w:rsidR="00C12992" w:rsidRPr="001058B5">
        <w:rPr>
          <w:rFonts w:ascii="Arial" w:hAnsi="Arial" w:cs="Arial"/>
          <w:sz w:val="18"/>
        </w:rPr>
        <w:t xml:space="preserve"> </w:t>
      </w:r>
      <w:hyperlink w:anchor="_bookmark1661" w:history="1">
        <w:r w:rsidR="00C12992" w:rsidRPr="001058B5">
          <w:rPr>
            <w:rFonts w:ascii="Arial" w:hAnsi="Arial" w:cs="Arial"/>
            <w:sz w:val="18"/>
          </w:rPr>
          <w:t>setting, 9-8</w:t>
        </w:r>
      </w:hyperlink>
    </w:p>
    <w:p w14:paraId="25172F40" w14:textId="77777777" w:rsidR="008C539B" w:rsidRPr="001058B5" w:rsidRDefault="008D1AB8">
      <w:pPr>
        <w:spacing w:line="217" w:lineRule="exact"/>
        <w:ind w:left="940"/>
        <w:rPr>
          <w:rFonts w:ascii="Arial" w:hAnsi="Arial" w:cs="Arial"/>
          <w:sz w:val="18"/>
        </w:rPr>
      </w:pPr>
      <w:hyperlink w:anchor="_bookmark1667" w:history="1">
        <w:r w:rsidR="00C12992" w:rsidRPr="001058B5">
          <w:rPr>
            <w:rFonts w:ascii="Arial" w:hAnsi="Arial" w:cs="Arial"/>
            <w:sz w:val="18"/>
          </w:rPr>
          <w:t>values,   9-9</w:t>
        </w:r>
      </w:hyperlink>
    </w:p>
    <w:p w14:paraId="057C7375" w14:textId="77777777" w:rsidR="008C539B" w:rsidRPr="001058B5" w:rsidRDefault="008D1AB8">
      <w:pPr>
        <w:spacing w:line="220" w:lineRule="exact"/>
        <w:ind w:left="940"/>
        <w:rPr>
          <w:rFonts w:ascii="Arial" w:hAnsi="Arial" w:cs="Arial"/>
          <w:sz w:val="18"/>
        </w:rPr>
      </w:pPr>
      <w:hyperlink w:anchor="_bookmark1680" w:history="1">
        <w:r w:rsidR="00C12992" w:rsidRPr="001058B5">
          <w:rPr>
            <w:rFonts w:ascii="Arial" w:hAnsi="Arial" w:cs="Arial"/>
            <w:sz w:val="18"/>
          </w:rPr>
          <w:t>XML setting, 9-11</w:t>
        </w:r>
      </w:hyperlink>
    </w:p>
    <w:p w14:paraId="126614BE" w14:textId="77777777" w:rsidR="008C539B" w:rsidRPr="001058B5" w:rsidRDefault="008D1AB8">
      <w:pPr>
        <w:spacing w:line="220" w:lineRule="exact"/>
        <w:ind w:left="940"/>
        <w:rPr>
          <w:rFonts w:ascii="Arial" w:hAnsi="Arial" w:cs="Arial"/>
          <w:sz w:val="18"/>
        </w:rPr>
      </w:pPr>
      <w:hyperlink w:anchor="_bookmark1683" w:history="1">
        <w:r w:rsidR="00C12992" w:rsidRPr="001058B5">
          <w:rPr>
            <w:rFonts w:ascii="Arial" w:hAnsi="Arial" w:cs="Arial"/>
            <w:sz w:val="18"/>
          </w:rPr>
          <w:t>XML, EXTENDED setting, 9-11</w:t>
        </w:r>
      </w:hyperlink>
    </w:p>
    <w:p w14:paraId="71366A34" w14:textId="77777777" w:rsidR="008C539B" w:rsidRPr="001058B5" w:rsidRDefault="00C12992">
      <w:pPr>
        <w:spacing w:line="220" w:lineRule="exact"/>
        <w:ind w:left="700"/>
        <w:rPr>
          <w:rFonts w:ascii="Arial" w:hAnsi="Arial" w:cs="Arial"/>
          <w:sz w:val="18"/>
        </w:rPr>
      </w:pPr>
      <w:r w:rsidRPr="001058B5">
        <w:rPr>
          <w:rFonts w:ascii="Arial" w:hAnsi="Arial" w:cs="Arial"/>
          <w:sz w:val="18"/>
        </w:rPr>
        <w:t>auditing</w:t>
      </w:r>
    </w:p>
    <w:p w14:paraId="4F953B09" w14:textId="77777777" w:rsidR="008C539B" w:rsidRPr="001058B5" w:rsidRDefault="00C12992">
      <w:pPr>
        <w:spacing w:line="220" w:lineRule="exact"/>
        <w:ind w:left="940"/>
        <w:rPr>
          <w:rFonts w:ascii="Arial" w:hAnsi="Arial" w:cs="Arial"/>
          <w:sz w:val="18"/>
        </w:rPr>
      </w:pPr>
      <w:r w:rsidRPr="001058B5">
        <w:rPr>
          <w:rFonts w:ascii="Arial" w:hAnsi="Arial" w:cs="Arial"/>
          <w:sz w:val="18"/>
        </w:rPr>
        <w:t>administrators</w:t>
      </w:r>
    </w:p>
    <w:p w14:paraId="2B06A2B6" w14:textId="77777777" w:rsidR="008C539B" w:rsidRPr="001058B5" w:rsidRDefault="008D1AB8">
      <w:pPr>
        <w:spacing w:before="1" w:line="235" w:lineRule="auto"/>
        <w:ind w:left="940" w:right="1952" w:firstLine="240"/>
        <w:rPr>
          <w:rFonts w:ascii="Arial" w:hAnsi="Arial" w:cs="Arial"/>
          <w:sz w:val="18"/>
        </w:rPr>
      </w:pPr>
      <w:hyperlink w:anchor="_bookmark1974"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32" w:history="1">
        <w:r w:rsidR="00C12992" w:rsidRPr="001058B5">
          <w:rPr>
            <w:rFonts w:ascii="Arial" w:hAnsi="Arial" w:cs="Arial"/>
            <w:sz w:val="18"/>
          </w:rPr>
          <w:t>audit options, 9-5</w:t>
        </w:r>
      </w:hyperlink>
    </w:p>
    <w:p w14:paraId="389CDCCF" w14:textId="77777777" w:rsidR="008C539B" w:rsidRPr="001058B5" w:rsidRDefault="008D1AB8">
      <w:pPr>
        <w:spacing w:line="220" w:lineRule="exact"/>
        <w:ind w:left="940"/>
        <w:rPr>
          <w:rFonts w:ascii="Arial" w:hAnsi="Arial" w:cs="Arial"/>
          <w:sz w:val="18"/>
        </w:rPr>
      </w:pPr>
      <w:hyperlink w:anchor="_bookmark1997" w:history="1">
        <w:r w:rsidR="00C12992" w:rsidRPr="001058B5">
          <w:rPr>
            <w:rFonts w:ascii="Arial" w:hAnsi="Arial" w:cs="Arial"/>
            <w:sz w:val="18"/>
          </w:rPr>
          <w:t>audit records, 9-57</w:t>
        </w:r>
      </w:hyperlink>
    </w:p>
    <w:p w14:paraId="74CFCFFB" w14:textId="77777777" w:rsidR="008C539B" w:rsidRPr="001058B5" w:rsidRDefault="008D1AB8">
      <w:pPr>
        <w:spacing w:before="2" w:line="235" w:lineRule="auto"/>
        <w:ind w:left="940" w:right="1100"/>
        <w:rPr>
          <w:rFonts w:ascii="Arial" w:hAnsi="Arial" w:cs="Arial"/>
          <w:sz w:val="18"/>
        </w:rPr>
      </w:pPr>
      <w:hyperlink w:anchor="_bookmark2289" w:history="1">
        <w:r w:rsidR="00C12992" w:rsidRPr="001058B5">
          <w:rPr>
            <w:rFonts w:ascii="Arial" w:hAnsi="Arial" w:cs="Arial"/>
            <w:sz w:val="18"/>
          </w:rPr>
          <w:t>audit trail, sensitive data in, 10-18</w:t>
        </w:r>
      </w:hyperlink>
      <w:r w:rsidR="00C12992" w:rsidRPr="001058B5">
        <w:rPr>
          <w:rFonts w:ascii="Arial" w:hAnsi="Arial" w:cs="Arial"/>
          <w:sz w:val="18"/>
        </w:rPr>
        <w:t xml:space="preserve"> </w:t>
      </w:r>
      <w:hyperlink w:anchor="_bookmark1997" w:history="1">
        <w:r w:rsidR="00C12992" w:rsidRPr="001058B5">
          <w:rPr>
            <w:rFonts w:ascii="Arial" w:hAnsi="Arial" w:cs="Arial"/>
            <w:sz w:val="18"/>
          </w:rPr>
          <w:t>audit trails, 9-57</w:t>
        </w:r>
      </w:hyperlink>
    </w:p>
    <w:p w14:paraId="636AC7C4" w14:textId="77777777" w:rsidR="008C539B" w:rsidRPr="001058B5" w:rsidRDefault="008D1AB8">
      <w:pPr>
        <w:spacing w:line="237" w:lineRule="auto"/>
        <w:ind w:left="1300" w:right="164" w:hanging="360"/>
        <w:rPr>
          <w:rFonts w:ascii="Arial" w:hAnsi="Arial" w:cs="Arial"/>
          <w:sz w:val="18"/>
        </w:rPr>
      </w:pPr>
      <w:hyperlink w:anchor="_bookmark1987" w:history="1">
        <w:r w:rsidR="00C12992" w:rsidRPr="001058B5">
          <w:rPr>
            <w:rFonts w:ascii="Arial" w:hAnsi="Arial" w:cs="Arial"/>
            <w:sz w:val="18"/>
          </w:rPr>
          <w:t>before-and-after changes, recording with triggers, 9-55</w:t>
        </w:r>
      </w:hyperlink>
    </w:p>
    <w:p w14:paraId="127EA683" w14:textId="77777777" w:rsidR="008C539B" w:rsidRPr="001058B5" w:rsidRDefault="008D1AB8">
      <w:pPr>
        <w:spacing w:line="235" w:lineRule="auto"/>
        <w:ind w:left="940" w:right="1296"/>
        <w:rPr>
          <w:rFonts w:ascii="Arial" w:hAnsi="Arial" w:cs="Arial"/>
          <w:sz w:val="18"/>
        </w:rPr>
      </w:pPr>
      <w:hyperlink w:anchor="_bookmark1741" w:history="1">
        <w:r w:rsidR="00C12992" w:rsidRPr="001058B5">
          <w:rPr>
            <w:rFonts w:ascii="Arial" w:hAnsi="Arial" w:cs="Arial"/>
            <w:sz w:val="18"/>
          </w:rPr>
          <w:t xml:space="preserve">committed data,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w:t>
      </w:r>
      <w:hyperlink w:anchor="_bookmark353" w:history="1">
        <w:r w:rsidR="00C12992" w:rsidRPr="001058B5">
          <w:rPr>
            <w:rFonts w:ascii="Arial" w:hAnsi="Arial" w:cs="Arial"/>
            <w:sz w:val="18"/>
          </w:rPr>
          <w:t>database user names, 3-27</w:t>
        </w:r>
      </w:hyperlink>
      <w:r w:rsidR="00C12992" w:rsidRPr="001058B5">
        <w:rPr>
          <w:rFonts w:ascii="Arial" w:hAnsi="Arial" w:cs="Arial"/>
          <w:sz w:val="18"/>
        </w:rPr>
        <w:t xml:space="preserve"> </w:t>
      </w: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628" w:history="1">
        <w:r w:rsidR="00C12992" w:rsidRPr="001058B5">
          <w:rPr>
            <w:rFonts w:ascii="Arial" w:hAnsi="Arial" w:cs="Arial"/>
            <w:sz w:val="18"/>
          </w:rPr>
          <w:t>distributed databases and, 9-4</w:t>
        </w:r>
      </w:hyperlink>
      <w:r w:rsidR="00C12992" w:rsidRPr="001058B5">
        <w:rPr>
          <w:rFonts w:ascii="Arial" w:hAnsi="Arial" w:cs="Arial"/>
          <w:sz w:val="18"/>
        </w:rPr>
        <w:t xml:space="preserve"> </w:t>
      </w: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fine-grained</w:t>
      </w:r>
    </w:p>
    <w:p w14:paraId="1FC6B02E" w14:textId="77777777" w:rsidR="008C539B" w:rsidRPr="001058B5" w:rsidRDefault="008D1AB8">
      <w:pPr>
        <w:spacing w:before="3" w:line="235" w:lineRule="auto"/>
        <w:ind w:left="940" w:right="1685" w:firstLine="240"/>
        <w:rPr>
          <w:rFonts w:ascii="Arial" w:hAnsi="Arial" w:cs="Arial"/>
          <w:sz w:val="18"/>
        </w:rPr>
      </w:pPr>
      <w:hyperlink w:anchor="_bookmark1897" w:history="1">
        <w:r w:rsidR="00C12992" w:rsidRPr="001058B5">
          <w:rPr>
            <w:rFonts w:ascii="Arial" w:hAnsi="Arial" w:cs="Arial"/>
            <w:i/>
            <w:sz w:val="18"/>
          </w:rPr>
          <w:t xml:space="preserve">See </w:t>
        </w:r>
      </w:hyperlink>
      <w:r w:rsidR="00C12992" w:rsidRPr="001058B5">
        <w:rPr>
          <w:rFonts w:ascii="Arial" w:hAnsi="Arial" w:cs="Arial"/>
          <w:sz w:val="18"/>
        </w:rPr>
        <w:t xml:space="preserve">fine-grained auditing </w:t>
      </w:r>
      <w:hyperlink w:anchor="_bookmark1851" w:history="1">
        <w:r w:rsidR="00C12992" w:rsidRPr="001058B5">
          <w:rPr>
            <w:rFonts w:ascii="Arial" w:hAnsi="Arial" w:cs="Arial"/>
            <w:sz w:val="18"/>
          </w:rPr>
          <w:t>functions, 9-32</w:t>
        </w:r>
      </w:hyperlink>
    </w:p>
    <w:p w14:paraId="24619E38" w14:textId="77777777" w:rsidR="008C539B" w:rsidRPr="001058B5" w:rsidRDefault="008D1AB8">
      <w:pPr>
        <w:spacing w:before="2" w:line="235" w:lineRule="auto"/>
        <w:ind w:left="940" w:right="-4"/>
        <w:rPr>
          <w:rFonts w:ascii="Arial" w:hAnsi="Arial" w:cs="Arial"/>
          <w:sz w:val="18"/>
        </w:rPr>
      </w:pPr>
      <w:hyperlink w:anchor="_bookmark1857" w:history="1">
        <w:r w:rsidR="00C12992" w:rsidRPr="001058B5">
          <w:rPr>
            <w:rFonts w:ascii="Arial" w:hAnsi="Arial" w:cs="Arial"/>
            <w:sz w:val="18"/>
          </w:rPr>
          <w:t>functions, Oracle Virtual Private Database, 9-33</w:t>
        </w:r>
      </w:hyperlink>
      <w:r w:rsidR="00C12992" w:rsidRPr="001058B5">
        <w:rPr>
          <w:rFonts w:ascii="Arial" w:hAnsi="Arial" w:cs="Arial"/>
          <w:sz w:val="18"/>
        </w:rPr>
        <w:t xml:space="preserve"> </w:t>
      </w:r>
      <w:hyperlink w:anchor="_bookmark1633" w:history="1">
        <w:r w:rsidR="00C12992" w:rsidRPr="001058B5">
          <w:rPr>
            <w:rFonts w:ascii="Arial" w:hAnsi="Arial" w:cs="Arial"/>
            <w:sz w:val="18"/>
          </w:rPr>
          <w:t>general steps for, 9-5</w:t>
        </w:r>
      </w:hyperlink>
    </w:p>
    <w:p w14:paraId="4FFF8516" w14:textId="77777777" w:rsidR="008C539B" w:rsidRPr="001058B5" w:rsidRDefault="008D1AB8">
      <w:pPr>
        <w:spacing w:line="237" w:lineRule="auto"/>
        <w:ind w:left="940" w:right="1100"/>
        <w:rPr>
          <w:rFonts w:ascii="Arial" w:hAnsi="Arial" w:cs="Arial"/>
          <w:sz w:val="18"/>
        </w:rPr>
      </w:pPr>
      <w:hyperlink w:anchor="_bookmark2286" w:history="1">
        <w:r w:rsidR="00C12992" w:rsidRPr="001058B5">
          <w:rPr>
            <w:rFonts w:ascii="Arial" w:hAnsi="Arial" w:cs="Arial"/>
            <w:sz w:val="18"/>
          </w:rPr>
          <w:t>guidelines for security, 10-18</w:t>
        </w:r>
      </w:hyperlink>
      <w:r w:rsidR="00C12992" w:rsidRPr="001058B5">
        <w:rPr>
          <w:rFonts w:ascii="Arial" w:hAnsi="Arial" w:cs="Arial"/>
          <w:sz w:val="18"/>
        </w:rPr>
        <w:t xml:space="preserve"> </w:t>
      </w:r>
      <w:hyperlink w:anchor="_bookmark2295" w:history="1">
        <w:r w:rsidR="00C12992" w:rsidRPr="001058B5">
          <w:rPr>
            <w:rFonts w:ascii="Arial" w:hAnsi="Arial" w:cs="Arial"/>
            <w:sz w:val="18"/>
          </w:rPr>
          <w:t>historical information, 10-19</w:t>
        </w:r>
      </w:hyperlink>
    </w:p>
    <w:p w14:paraId="18A1866B" w14:textId="77777777" w:rsidR="008C539B" w:rsidRPr="001058B5" w:rsidRDefault="008D1AB8">
      <w:pPr>
        <w:spacing w:line="235" w:lineRule="auto"/>
        <w:ind w:left="940" w:right="548"/>
        <w:rPr>
          <w:rFonts w:ascii="Arial" w:hAnsi="Arial" w:cs="Arial"/>
          <w:sz w:val="18"/>
        </w:rPr>
      </w:pPr>
      <w:hyperlink w:anchor="_bookmark2293" w:history="1">
        <w:r w:rsidR="00C12992" w:rsidRPr="001058B5">
          <w:rPr>
            <w:rFonts w:ascii="Arial" w:hAnsi="Arial" w:cs="Arial"/>
            <w:sz w:val="18"/>
          </w:rPr>
          <w:t>keeping information manageable, 10-18</w:t>
        </w:r>
      </w:hyperlink>
      <w:r w:rsidR="00C12992" w:rsidRPr="001058B5">
        <w:rPr>
          <w:rFonts w:ascii="Arial" w:hAnsi="Arial" w:cs="Arial"/>
          <w:sz w:val="18"/>
        </w:rPr>
        <w:t xml:space="preserve"> LOBs, auditing</w:t>
      </w:r>
    </w:p>
    <w:p w14:paraId="07AE8028" w14:textId="77777777" w:rsidR="008C539B" w:rsidRPr="001058B5" w:rsidRDefault="008D1AB8">
      <w:pPr>
        <w:spacing w:line="235" w:lineRule="auto"/>
        <w:ind w:left="940" w:right="1100" w:firstLine="240"/>
        <w:rPr>
          <w:rFonts w:ascii="Arial" w:hAnsi="Arial" w:cs="Arial"/>
          <w:sz w:val="18"/>
        </w:rPr>
      </w:pPr>
      <w:hyperlink w:anchor="_bookmark1906" w:history="1">
        <w:r w:rsidR="00C12992" w:rsidRPr="001058B5">
          <w:rPr>
            <w:rFonts w:ascii="Arial" w:hAnsi="Arial" w:cs="Arial"/>
            <w:sz w:val="18"/>
          </w:rPr>
          <w:t>user-defined columns, 9-38</w:t>
        </w:r>
      </w:hyperlink>
      <w:r w:rsidR="00C12992" w:rsidRPr="001058B5">
        <w:rPr>
          <w:rFonts w:ascii="Arial" w:hAnsi="Arial" w:cs="Arial"/>
          <w:sz w:val="18"/>
        </w:rPr>
        <w:t xml:space="preserve"> </w:t>
      </w:r>
      <w:hyperlink w:anchor="_bookmark1777" w:history="1">
        <w:r w:rsidR="00C12992" w:rsidRPr="001058B5">
          <w:rPr>
            <w:rFonts w:ascii="Arial" w:hAnsi="Arial" w:cs="Arial"/>
            <w:sz w:val="18"/>
          </w:rPr>
          <w:t>logon and logoff events, 9-25</w:t>
        </w:r>
      </w:hyperlink>
      <w:r w:rsidR="00C12992" w:rsidRPr="001058B5">
        <w:rPr>
          <w:rFonts w:ascii="Arial" w:hAnsi="Arial" w:cs="Arial"/>
          <w:sz w:val="18"/>
        </w:rPr>
        <w:t xml:space="preserve"> multitier environments</w:t>
      </w:r>
    </w:p>
    <w:p w14:paraId="4C77245F" w14:textId="77777777" w:rsidR="008C539B" w:rsidRPr="001058B5" w:rsidRDefault="008D1AB8">
      <w:pPr>
        <w:spacing w:before="3" w:line="235" w:lineRule="auto"/>
        <w:ind w:left="940" w:right="1952" w:firstLine="240"/>
        <w:rPr>
          <w:rFonts w:ascii="Arial" w:hAnsi="Arial" w:cs="Arial"/>
          <w:sz w:val="18"/>
        </w:rPr>
      </w:pPr>
      <w:hyperlink w:anchor="_bookmark1800" w:history="1">
        <w:r w:rsidR="00C12992" w:rsidRPr="001058B5">
          <w:rPr>
            <w:rFonts w:ascii="Arial" w:hAnsi="Arial" w:cs="Arial"/>
            <w:i/>
            <w:sz w:val="18"/>
          </w:rPr>
          <w:t xml:space="preserve">See </w:t>
        </w:r>
      </w:hyperlink>
      <w:r w:rsidR="00C12992" w:rsidRPr="001058B5">
        <w:rPr>
          <w:rFonts w:ascii="Arial" w:hAnsi="Arial" w:cs="Arial"/>
          <w:sz w:val="18"/>
        </w:rPr>
        <w:t>standard auditing network</w:t>
      </w:r>
    </w:p>
    <w:p w14:paraId="11BB1FF0" w14:textId="77777777" w:rsidR="008C539B" w:rsidRPr="001058B5" w:rsidRDefault="008D1AB8">
      <w:pPr>
        <w:spacing w:line="235" w:lineRule="auto"/>
        <w:ind w:left="940" w:right="1952" w:firstLine="240"/>
        <w:rPr>
          <w:rFonts w:ascii="Arial" w:hAnsi="Arial" w:cs="Arial"/>
          <w:sz w:val="18"/>
        </w:rPr>
      </w:pPr>
      <w:hyperlink w:anchor="_bookmark1869"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906" w:history="1">
        <w:r w:rsidR="00C12992" w:rsidRPr="001058B5">
          <w:rPr>
            <w:rFonts w:ascii="Arial" w:hAnsi="Arial" w:cs="Arial"/>
            <w:sz w:val="18"/>
          </w:rPr>
          <w:t>object columns, 9-38</w:t>
        </w:r>
      </w:hyperlink>
      <w:r w:rsidR="00C12992" w:rsidRPr="001058B5">
        <w:rPr>
          <w:rFonts w:ascii="Arial" w:hAnsi="Arial" w:cs="Arial"/>
          <w:sz w:val="18"/>
        </w:rPr>
        <w:t xml:space="preserve"> objects</w:t>
      </w:r>
    </w:p>
    <w:p w14:paraId="52C50258" w14:textId="77777777" w:rsidR="008C539B" w:rsidRPr="001058B5" w:rsidRDefault="008D1AB8">
      <w:pPr>
        <w:spacing w:before="1" w:line="222" w:lineRule="exact"/>
        <w:ind w:left="1180"/>
        <w:rPr>
          <w:rFonts w:ascii="Arial" w:hAnsi="Arial" w:cs="Arial"/>
          <w:sz w:val="18"/>
        </w:rPr>
      </w:pPr>
      <w:hyperlink w:anchor="_bookmark1810"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6AF7C0BC" w14:textId="77777777" w:rsidR="008C539B" w:rsidRPr="001058B5" w:rsidRDefault="008D1AB8">
      <w:pPr>
        <w:spacing w:before="1" w:line="235" w:lineRule="auto"/>
        <w:ind w:left="1300" w:right="164" w:hanging="360"/>
        <w:rPr>
          <w:rFonts w:ascii="Arial" w:hAnsi="Arial" w:cs="Arial"/>
          <w:sz w:val="18"/>
        </w:rPr>
      </w:pPr>
      <w:hyperlink w:anchor="_bookmark1002" w:history="1">
        <w:r w:rsidR="00C12992" w:rsidRPr="001058B5">
          <w:rPr>
            <w:rFonts w:ascii="Arial" w:hAnsi="Arial" w:cs="Arial"/>
            <w:sz w:val="18"/>
          </w:rPr>
          <w:t>One Big Application User authentication, compromised by, 5-2</w:t>
        </w:r>
      </w:hyperlink>
    </w:p>
    <w:p w14:paraId="3DA9D32D" w14:textId="77777777" w:rsidR="008C539B" w:rsidRPr="001058B5" w:rsidRDefault="00C12992">
      <w:pPr>
        <w:spacing w:before="2" w:line="235" w:lineRule="auto"/>
        <w:ind w:left="1180" w:right="1952" w:hanging="240"/>
        <w:rPr>
          <w:rFonts w:ascii="Arial" w:hAnsi="Arial" w:cs="Arial"/>
          <w:sz w:val="18"/>
        </w:rPr>
      </w:pPr>
      <w:r w:rsidRPr="001058B5">
        <w:rPr>
          <w:rFonts w:ascii="Arial" w:hAnsi="Arial" w:cs="Arial"/>
          <w:sz w:val="18"/>
        </w:rPr>
        <w:t xml:space="preserve">operating system files </w:t>
      </w:r>
      <w:hyperlink w:anchor="_bookmark1702" w:history="1">
        <w:r w:rsidRPr="001058B5">
          <w:rPr>
            <w:rFonts w:ascii="Arial" w:hAnsi="Arial" w:cs="Arial"/>
            <w:sz w:val="18"/>
          </w:rPr>
          <w:t>appearance, 9-13</w:t>
        </w:r>
      </w:hyperlink>
    </w:p>
    <w:p w14:paraId="371727F6" w14:textId="77777777" w:rsidR="008C539B" w:rsidRPr="001058B5" w:rsidRDefault="008D1AB8">
      <w:pPr>
        <w:spacing w:line="220" w:lineRule="exact"/>
        <w:ind w:left="1180"/>
        <w:rPr>
          <w:rFonts w:ascii="Arial" w:hAnsi="Arial" w:cs="Arial"/>
          <w:sz w:val="18"/>
        </w:rPr>
      </w:pPr>
      <w:hyperlink w:anchor="_bookmark1678" w:history="1">
        <w:r w:rsidR="00C12992" w:rsidRPr="001058B5">
          <w:rPr>
            <w:rFonts w:ascii="Arial" w:hAnsi="Arial" w:cs="Arial"/>
            <w:sz w:val="18"/>
          </w:rPr>
          <w:t>configuring,   9-10</w:t>
        </w:r>
      </w:hyperlink>
    </w:p>
    <w:p w14:paraId="0E64CE34" w14:textId="77777777" w:rsidR="008C539B" w:rsidRPr="001058B5" w:rsidRDefault="008D1AB8">
      <w:pPr>
        <w:spacing w:line="220" w:lineRule="exact"/>
        <w:ind w:left="1180"/>
        <w:rPr>
          <w:rFonts w:ascii="Arial" w:hAnsi="Arial" w:cs="Arial"/>
          <w:sz w:val="18"/>
        </w:rPr>
      </w:pPr>
      <w:hyperlink w:anchor="_bookmark2030" w:history="1">
        <w:r w:rsidR="00C12992" w:rsidRPr="001058B5">
          <w:rPr>
            <w:rFonts w:ascii="Arial" w:hAnsi="Arial" w:cs="Arial"/>
            <w:sz w:val="18"/>
          </w:rPr>
          <w:t>managing, 9-62</w:t>
        </w:r>
      </w:hyperlink>
    </w:p>
    <w:p w14:paraId="4C475F75" w14:textId="77777777" w:rsidR="008C539B" w:rsidRPr="001058B5" w:rsidRDefault="008D1AB8">
      <w:pPr>
        <w:spacing w:line="222" w:lineRule="exact"/>
        <w:ind w:left="940"/>
        <w:rPr>
          <w:rFonts w:ascii="Arial" w:hAnsi="Arial" w:cs="Arial"/>
          <w:sz w:val="18"/>
        </w:rPr>
      </w:pPr>
      <w:hyperlink w:anchor="_bookmark353" w:history="1">
        <w:r w:rsidR="00C12992" w:rsidRPr="001058B5">
          <w:rPr>
            <w:rFonts w:ascii="Arial" w:hAnsi="Arial" w:cs="Arial"/>
            <w:sz w:val="18"/>
          </w:rPr>
          <w:t>operating-system user names, 3-27</w:t>
        </w:r>
      </w:hyperlink>
    </w:p>
    <w:p w14:paraId="6925D8AE" w14:textId="77777777" w:rsidR="008C539B" w:rsidRPr="001058B5" w:rsidRDefault="00C12992">
      <w:pPr>
        <w:spacing w:before="70" w:line="235" w:lineRule="auto"/>
        <w:ind w:left="1300" w:right="836" w:hanging="360"/>
        <w:rPr>
          <w:rFonts w:ascii="Arial" w:hAnsi="Arial" w:cs="Arial"/>
          <w:sz w:val="18"/>
        </w:rPr>
      </w:pPr>
      <w:r w:rsidRPr="001058B5">
        <w:rPr>
          <w:rFonts w:ascii="Arial" w:hAnsi="Arial" w:cs="Arial"/>
        </w:rPr>
        <w:br w:type="column"/>
      </w:r>
      <w:hyperlink w:anchor="_bookmark1857" w:history="1">
        <w:r w:rsidRPr="001058B5">
          <w:rPr>
            <w:rFonts w:ascii="Arial" w:hAnsi="Arial" w:cs="Arial"/>
            <w:sz w:val="18"/>
          </w:rPr>
          <w:t>Oracle Virtual Private Database policy functions, 9-33</w:t>
        </w:r>
      </w:hyperlink>
    </w:p>
    <w:p w14:paraId="6BF6687F" w14:textId="77777777" w:rsidR="008C539B" w:rsidRPr="001058B5" w:rsidRDefault="008D1AB8">
      <w:pPr>
        <w:spacing w:line="220" w:lineRule="exact"/>
        <w:ind w:left="940"/>
        <w:rPr>
          <w:rFonts w:ascii="Arial" w:hAnsi="Arial" w:cs="Arial"/>
          <w:sz w:val="18"/>
        </w:rPr>
      </w:pPr>
      <w:hyperlink w:anchor="_bookmark1852" w:history="1">
        <w:r w:rsidR="00C12992" w:rsidRPr="001058B5">
          <w:rPr>
            <w:rFonts w:ascii="Arial" w:hAnsi="Arial" w:cs="Arial"/>
            <w:sz w:val="18"/>
          </w:rPr>
          <w:t>packages, 9-32</w:t>
        </w:r>
      </w:hyperlink>
    </w:p>
    <w:p w14:paraId="6713AF72" w14:textId="77777777" w:rsidR="008C539B" w:rsidRPr="001058B5" w:rsidRDefault="008D1AB8">
      <w:pPr>
        <w:spacing w:line="220" w:lineRule="exact"/>
        <w:ind w:left="940"/>
        <w:rPr>
          <w:rFonts w:ascii="Arial" w:hAnsi="Arial" w:cs="Arial"/>
          <w:sz w:val="18"/>
        </w:rPr>
      </w:pPr>
      <w:hyperlink w:anchor="_bookmark1630" w:history="1">
        <w:r w:rsidR="00C12992" w:rsidRPr="001058B5">
          <w:rPr>
            <w:rFonts w:ascii="Arial" w:hAnsi="Arial" w:cs="Arial"/>
            <w:sz w:val="18"/>
          </w:rPr>
          <w:t>performance, 9-4</w:t>
        </w:r>
      </w:hyperlink>
    </w:p>
    <w:p w14:paraId="793E840C" w14:textId="77777777" w:rsidR="008C539B" w:rsidRPr="001058B5" w:rsidRDefault="008D1AB8">
      <w:pPr>
        <w:spacing w:before="2" w:line="235" w:lineRule="auto"/>
        <w:ind w:left="940" w:right="1806"/>
        <w:rPr>
          <w:rFonts w:ascii="Arial" w:hAnsi="Arial" w:cs="Arial"/>
          <w:sz w:val="18"/>
        </w:rPr>
      </w:pPr>
      <w:hyperlink w:anchor="_bookmark1853" w:history="1">
        <w:r w:rsidR="00C12992" w:rsidRPr="001058B5">
          <w:rPr>
            <w:rFonts w:ascii="Arial" w:hAnsi="Arial" w:cs="Arial"/>
            <w:sz w:val="18"/>
          </w:rPr>
          <w:t>PL/SQL packages, 9-32</w:t>
        </w:r>
      </w:hyperlink>
      <w:r w:rsidR="00C12992" w:rsidRPr="001058B5">
        <w:rPr>
          <w:rFonts w:ascii="Arial" w:hAnsi="Arial" w:cs="Arial"/>
          <w:sz w:val="18"/>
        </w:rPr>
        <w:t xml:space="preserve"> privileges</w:t>
      </w:r>
    </w:p>
    <w:p w14:paraId="6E5CC62E" w14:textId="77777777" w:rsidR="008C539B" w:rsidRPr="001058B5" w:rsidRDefault="008D1AB8">
      <w:pPr>
        <w:spacing w:before="2" w:line="235" w:lineRule="auto"/>
        <w:ind w:left="940" w:right="2242" w:firstLine="240"/>
        <w:rPr>
          <w:rFonts w:ascii="Arial" w:hAnsi="Arial" w:cs="Arial"/>
          <w:sz w:val="18"/>
        </w:rPr>
      </w:pPr>
      <w:hyperlink w:anchor="_bookmark1787"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854" w:history="1">
        <w:r w:rsidR="00C12992" w:rsidRPr="001058B5">
          <w:rPr>
            <w:rFonts w:ascii="Arial" w:hAnsi="Arial" w:cs="Arial"/>
            <w:sz w:val="18"/>
          </w:rPr>
          <w:t>procedures, 9-32</w:t>
        </w:r>
      </w:hyperlink>
    </w:p>
    <w:p w14:paraId="782BBC6F" w14:textId="77777777" w:rsidR="008C539B" w:rsidRPr="001058B5" w:rsidRDefault="008D1AB8">
      <w:pPr>
        <w:spacing w:before="2" w:line="235" w:lineRule="auto"/>
        <w:ind w:left="940" w:right="1767"/>
        <w:rPr>
          <w:rFonts w:ascii="Arial" w:hAnsi="Arial" w:cs="Arial"/>
          <w:sz w:val="18"/>
        </w:rPr>
      </w:pPr>
      <w:hyperlink w:anchor="_bookmark1632" w:history="1">
        <w:r w:rsidR="00C12992" w:rsidRPr="001058B5">
          <w:rPr>
            <w:rFonts w:ascii="Arial" w:hAnsi="Arial" w:cs="Arial"/>
            <w:sz w:val="18"/>
          </w:rPr>
          <w:t>range of focus, 9-5</w:t>
        </w:r>
      </w:hyperlink>
      <w:r w:rsidR="00C12992" w:rsidRPr="001058B5">
        <w:rPr>
          <w:rFonts w:ascii="Arial" w:hAnsi="Arial" w:cs="Arial"/>
          <w:sz w:val="18"/>
        </w:rPr>
        <w:t xml:space="preserve"> </w:t>
      </w:r>
      <w:hyperlink w:anchor="_bookmark2301" w:history="1">
        <w:r w:rsidR="00C12992" w:rsidRPr="001058B5">
          <w:rPr>
            <w:rFonts w:ascii="Arial" w:hAnsi="Arial" w:cs="Arial"/>
            <w:sz w:val="18"/>
          </w:rPr>
          <w:t>recommended settings, 10-21</w:t>
        </w:r>
      </w:hyperlink>
      <w:r w:rsidR="00C12992" w:rsidRPr="001058B5">
        <w:rPr>
          <w:rFonts w:ascii="Arial" w:hAnsi="Arial" w:cs="Arial"/>
          <w:sz w:val="18"/>
        </w:rPr>
        <w:t xml:space="preserve"> Sarbanes-Oxley Act</w:t>
      </w:r>
    </w:p>
    <w:p w14:paraId="40E8D38D" w14:textId="77777777" w:rsidR="008C539B" w:rsidRPr="001058B5" w:rsidRDefault="008D1AB8">
      <w:pPr>
        <w:spacing w:before="2" w:line="235" w:lineRule="auto"/>
        <w:ind w:left="940" w:right="534" w:firstLine="240"/>
        <w:rPr>
          <w:rFonts w:ascii="Arial" w:hAnsi="Arial" w:cs="Arial"/>
          <w:sz w:val="18"/>
        </w:rPr>
      </w:pPr>
      <w:hyperlink w:anchor="_bookmark1607" w:history="1">
        <w:r w:rsidR="00C12992" w:rsidRPr="001058B5">
          <w:rPr>
            <w:rFonts w:ascii="Arial" w:hAnsi="Arial" w:cs="Arial"/>
            <w:sz w:val="18"/>
          </w:rPr>
          <w:t>auditing, meeting compliance through, 9-2</w:t>
        </w:r>
      </w:hyperlink>
      <w:r w:rsidR="00C12992" w:rsidRPr="001058B5">
        <w:rPr>
          <w:rFonts w:ascii="Arial" w:hAnsi="Arial" w:cs="Arial"/>
          <w:sz w:val="18"/>
        </w:rPr>
        <w:t xml:space="preserve"> schema objects</w:t>
      </w:r>
    </w:p>
    <w:p w14:paraId="3F08B159" w14:textId="77777777" w:rsidR="008C539B" w:rsidRPr="001058B5" w:rsidRDefault="008D1AB8">
      <w:pPr>
        <w:spacing w:line="220" w:lineRule="exact"/>
        <w:ind w:left="1180"/>
        <w:rPr>
          <w:rFonts w:ascii="Arial" w:hAnsi="Arial" w:cs="Arial"/>
          <w:sz w:val="18"/>
        </w:rPr>
      </w:pPr>
      <w:hyperlink w:anchor="_bookmark1811"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4B88771A" w14:textId="77777777" w:rsidR="008C539B" w:rsidRPr="001058B5" w:rsidRDefault="008D1AB8">
      <w:pPr>
        <w:spacing w:before="2" w:line="235" w:lineRule="auto"/>
        <w:ind w:left="940" w:right="836"/>
        <w:rPr>
          <w:rFonts w:ascii="Arial" w:hAnsi="Arial" w:cs="Arial"/>
          <w:sz w:val="18"/>
        </w:rPr>
      </w:pPr>
      <w:hyperlink w:anchor="_bookmark1828" w:history="1">
        <w:r w:rsidR="00C12992" w:rsidRPr="001058B5">
          <w:rPr>
            <w:rFonts w:ascii="Arial" w:hAnsi="Arial" w:cs="Arial"/>
            <w:sz w:val="18"/>
          </w:rPr>
          <w:t>schema objects created in the future, 9-30</w:t>
        </w:r>
      </w:hyperlink>
      <w:r w:rsidR="00C12992" w:rsidRPr="001058B5">
        <w:rPr>
          <w:rFonts w:ascii="Arial" w:hAnsi="Arial" w:cs="Arial"/>
          <w:sz w:val="18"/>
        </w:rPr>
        <w:t xml:space="preserve"> SQL statements</w:t>
      </w:r>
    </w:p>
    <w:p w14:paraId="4D4DFD22" w14:textId="77777777" w:rsidR="008C539B" w:rsidRPr="001058B5" w:rsidRDefault="008D1AB8">
      <w:pPr>
        <w:spacing w:line="237" w:lineRule="auto"/>
        <w:ind w:left="940" w:right="2242" w:firstLine="240"/>
        <w:rPr>
          <w:rFonts w:ascii="Arial" w:hAnsi="Arial" w:cs="Arial"/>
          <w:sz w:val="18"/>
        </w:rPr>
      </w:pPr>
      <w:hyperlink w:anchor="_bookmark1761" w:history="1">
        <w:r w:rsidR="00C12992" w:rsidRPr="001058B5">
          <w:rPr>
            <w:rFonts w:ascii="Arial" w:hAnsi="Arial" w:cs="Arial"/>
            <w:i/>
            <w:sz w:val="18"/>
          </w:rPr>
          <w:t xml:space="preserve">See </w:t>
        </w:r>
      </w:hyperlink>
      <w:r w:rsidR="00C12992" w:rsidRPr="001058B5">
        <w:rPr>
          <w:rFonts w:ascii="Arial" w:hAnsi="Arial" w:cs="Arial"/>
          <w:sz w:val="18"/>
        </w:rPr>
        <w:t>standard auditing standard</w:t>
      </w:r>
    </w:p>
    <w:p w14:paraId="43F4CF47" w14:textId="77777777" w:rsidR="008C539B" w:rsidRPr="001058B5" w:rsidRDefault="008D1AB8">
      <w:pPr>
        <w:spacing w:line="235" w:lineRule="auto"/>
        <w:ind w:left="940" w:firstLine="240"/>
        <w:rPr>
          <w:rFonts w:ascii="Arial" w:hAnsi="Arial" w:cs="Arial"/>
          <w:sz w:val="18"/>
        </w:rPr>
      </w:pPr>
      <w:hyperlink w:anchor="_bookmark1642" w:history="1">
        <w:r w:rsidR="00C12992" w:rsidRPr="001058B5">
          <w:rPr>
            <w:rFonts w:ascii="Arial" w:hAnsi="Arial" w:cs="Arial"/>
            <w:i/>
            <w:sz w:val="18"/>
          </w:rPr>
          <w:t xml:space="preserve">See </w:t>
        </w:r>
      </w:hyperlink>
      <w:r w:rsidR="00C12992" w:rsidRPr="001058B5">
        <w:rPr>
          <w:rFonts w:ascii="Arial" w:hAnsi="Arial" w:cs="Arial"/>
          <w:sz w:val="18"/>
        </w:rPr>
        <w:t>standard audit trail, standard auditing statements</w:t>
      </w:r>
    </w:p>
    <w:p w14:paraId="21C0AD0A" w14:textId="77777777" w:rsidR="008C539B" w:rsidRPr="001058B5" w:rsidRDefault="008D1AB8">
      <w:pPr>
        <w:spacing w:line="235" w:lineRule="auto"/>
        <w:ind w:left="940" w:right="836" w:firstLine="240"/>
        <w:rPr>
          <w:rFonts w:ascii="Arial" w:hAnsi="Arial" w:cs="Arial"/>
          <w:sz w:val="18"/>
        </w:rPr>
      </w:pPr>
      <w:hyperlink w:anchor="_bookmark1762"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93" w:history="1">
        <w:r w:rsidR="00C12992" w:rsidRPr="001058B5">
          <w:rPr>
            <w:rFonts w:ascii="Arial" w:hAnsi="Arial" w:cs="Arial"/>
            <w:sz w:val="18"/>
          </w:rPr>
          <w:t>STMT_AUDIT_OPTION_MAP table, 9-12</w:t>
        </w:r>
      </w:hyperlink>
    </w:p>
    <w:p w14:paraId="77BB0EBA" w14:textId="77777777" w:rsidR="008C539B" w:rsidRPr="001058B5" w:rsidRDefault="008D1AB8">
      <w:pPr>
        <w:spacing w:line="220" w:lineRule="exact"/>
        <w:ind w:left="940"/>
        <w:rPr>
          <w:rFonts w:ascii="Arial" w:hAnsi="Arial" w:cs="Arial"/>
          <w:sz w:val="18"/>
        </w:rPr>
      </w:pPr>
      <w:hyperlink w:anchor="_bookmark2299" w:history="1">
        <w:r w:rsidR="00C12992" w:rsidRPr="001058B5">
          <w:rPr>
            <w:rFonts w:ascii="Arial" w:hAnsi="Arial" w:cs="Arial"/>
            <w:sz w:val="18"/>
          </w:rPr>
          <w:t>suspicious activity, 10-20</w:t>
        </w:r>
      </w:hyperlink>
    </w:p>
    <w:p w14:paraId="5E30FB51" w14:textId="77777777" w:rsidR="008C539B" w:rsidRPr="001058B5" w:rsidRDefault="008D1AB8">
      <w:pPr>
        <w:spacing w:line="220" w:lineRule="exact"/>
        <w:ind w:left="940"/>
        <w:rPr>
          <w:rFonts w:ascii="Arial" w:hAnsi="Arial" w:cs="Arial"/>
          <w:sz w:val="18"/>
        </w:rPr>
      </w:pPr>
      <w:hyperlink w:anchor="_bookmark1975" w:history="1">
        <w:r w:rsidR="00C12992" w:rsidRPr="001058B5">
          <w:rPr>
            <w:rFonts w:ascii="Arial" w:hAnsi="Arial" w:cs="Arial"/>
            <w:sz w:val="18"/>
          </w:rPr>
          <w:t>SYS user, 9-53</w:t>
        </w:r>
      </w:hyperlink>
    </w:p>
    <w:p w14:paraId="1826351C" w14:textId="77777777" w:rsidR="008C539B" w:rsidRPr="001058B5" w:rsidRDefault="008D1AB8">
      <w:pPr>
        <w:spacing w:line="220" w:lineRule="exact"/>
        <w:ind w:left="940"/>
        <w:rPr>
          <w:rFonts w:ascii="Arial" w:hAnsi="Arial" w:cs="Arial"/>
          <w:sz w:val="18"/>
        </w:rPr>
      </w:pPr>
      <w:hyperlink w:anchor="_bookmark1911" w:history="1">
        <w:r w:rsidR="00C12992" w:rsidRPr="001058B5">
          <w:rPr>
            <w:rFonts w:ascii="Arial" w:hAnsi="Arial" w:cs="Arial"/>
            <w:sz w:val="18"/>
          </w:rPr>
          <w:t>SYS.FGA_LOG$ table, 9-38</w:t>
        </w:r>
      </w:hyperlink>
    </w:p>
    <w:p w14:paraId="0CD02F1E" w14:textId="77777777" w:rsidR="008C539B" w:rsidRPr="001058B5" w:rsidRDefault="008D1AB8">
      <w:pPr>
        <w:spacing w:line="220" w:lineRule="exact"/>
        <w:ind w:left="940"/>
        <w:rPr>
          <w:rFonts w:ascii="Arial" w:hAnsi="Arial" w:cs="Arial"/>
          <w:sz w:val="18"/>
        </w:rPr>
      </w:pPr>
      <w:hyperlink w:anchor="_bookmark1971" w:history="1">
        <w:r w:rsidR="00C12992" w:rsidRPr="001058B5">
          <w:rPr>
            <w:rFonts w:ascii="Arial" w:hAnsi="Arial" w:cs="Arial"/>
            <w:sz w:val="18"/>
          </w:rPr>
          <w:t>SYSTEM user, 9-53</w:t>
        </w:r>
      </w:hyperlink>
    </w:p>
    <w:p w14:paraId="29AC515D" w14:textId="77777777" w:rsidR="008C539B" w:rsidRPr="001058B5" w:rsidRDefault="008D1AB8">
      <w:pPr>
        <w:spacing w:line="220" w:lineRule="exact"/>
        <w:ind w:left="940"/>
        <w:rPr>
          <w:rFonts w:ascii="Arial" w:hAnsi="Arial" w:cs="Arial"/>
          <w:sz w:val="18"/>
        </w:rPr>
      </w:pPr>
      <w:hyperlink w:anchor="_bookmark1694" w:history="1">
        <w:r w:rsidR="00C12992" w:rsidRPr="001058B5">
          <w:rPr>
            <w:rFonts w:ascii="Arial" w:hAnsi="Arial" w:cs="Arial"/>
            <w:sz w:val="18"/>
          </w:rPr>
          <w:t>SYSTEM_PRIVILEGE_MAP table, 9-12</w:t>
        </w:r>
      </w:hyperlink>
    </w:p>
    <w:p w14:paraId="52BA30DB" w14:textId="77777777" w:rsidR="008C539B" w:rsidRPr="001058B5" w:rsidRDefault="008D1AB8">
      <w:pPr>
        <w:spacing w:line="220" w:lineRule="exact"/>
        <w:ind w:left="940"/>
        <w:rPr>
          <w:rFonts w:ascii="Arial" w:hAnsi="Arial" w:cs="Arial"/>
          <w:sz w:val="18"/>
        </w:rPr>
      </w:pPr>
      <w:hyperlink w:anchor="_bookmark1855" w:history="1">
        <w:r w:rsidR="00C12992" w:rsidRPr="001058B5">
          <w:rPr>
            <w:rFonts w:ascii="Arial" w:hAnsi="Arial" w:cs="Arial"/>
            <w:sz w:val="18"/>
          </w:rPr>
          <w:t>triggers, 9-32</w:t>
        </w:r>
      </w:hyperlink>
    </w:p>
    <w:p w14:paraId="4BF113C1" w14:textId="77777777" w:rsidR="008C539B" w:rsidRPr="001058B5" w:rsidRDefault="008D1AB8">
      <w:pPr>
        <w:spacing w:before="2" w:line="235" w:lineRule="auto"/>
        <w:ind w:left="940" w:right="2359"/>
        <w:rPr>
          <w:rFonts w:ascii="Arial" w:hAnsi="Arial" w:cs="Arial"/>
          <w:sz w:val="18"/>
        </w:rPr>
      </w:pPr>
      <w:hyperlink w:anchor="_bookmark1990" w:history="1">
        <w:r w:rsidR="00C12992" w:rsidRPr="001058B5">
          <w:rPr>
            <w:rFonts w:ascii="Arial" w:hAnsi="Arial" w:cs="Arial"/>
            <w:sz w:val="18"/>
          </w:rPr>
          <w:t>triggers used for, 9-55</w:t>
        </w:r>
      </w:hyperlink>
      <w:r w:rsidR="00C12992" w:rsidRPr="001058B5">
        <w:rPr>
          <w:rFonts w:ascii="Arial" w:hAnsi="Arial" w:cs="Arial"/>
          <w:sz w:val="18"/>
        </w:rPr>
        <w:t xml:space="preserve"> </w:t>
      </w:r>
      <w:hyperlink w:anchor="_bookmark1625" w:history="1">
        <w:r w:rsidR="00C12992" w:rsidRPr="001058B5">
          <w:rPr>
            <w:rFonts w:ascii="Arial" w:hAnsi="Arial" w:cs="Arial"/>
            <w:sz w:val="18"/>
          </w:rPr>
          <w:t>UNIX syslog,  9-4</w:t>
        </w:r>
      </w:hyperlink>
      <w:r w:rsidR="00C12992" w:rsidRPr="001058B5">
        <w:rPr>
          <w:rFonts w:ascii="Arial" w:hAnsi="Arial" w:cs="Arial"/>
          <w:sz w:val="18"/>
        </w:rPr>
        <w:t xml:space="preserve"> views</w:t>
      </w:r>
    </w:p>
    <w:p w14:paraId="7A8FB6EA" w14:textId="77777777" w:rsidR="008C539B" w:rsidRPr="001058B5" w:rsidRDefault="008D1AB8">
      <w:pPr>
        <w:spacing w:before="2" w:line="235" w:lineRule="auto"/>
        <w:ind w:left="1180" w:right="1513"/>
        <w:rPr>
          <w:rFonts w:ascii="Arial" w:hAnsi="Arial" w:cs="Arial"/>
          <w:sz w:val="18"/>
        </w:rPr>
      </w:pPr>
      <w:hyperlink w:anchor="_bookmark2110" w:history="1">
        <w:r w:rsidR="00C12992" w:rsidRPr="001058B5">
          <w:rPr>
            <w:rFonts w:ascii="Arial" w:hAnsi="Arial" w:cs="Arial"/>
            <w:sz w:val="18"/>
          </w:rPr>
          <w:t>active object options, 9-83</w:t>
        </w:r>
      </w:hyperlink>
      <w:r w:rsidR="00C12992" w:rsidRPr="001058B5">
        <w:rPr>
          <w:rFonts w:ascii="Arial" w:hAnsi="Arial" w:cs="Arial"/>
          <w:sz w:val="18"/>
        </w:rPr>
        <w:t xml:space="preserve"> </w:t>
      </w:r>
      <w:hyperlink w:anchor="_bookmark2108" w:history="1">
        <w:r w:rsidR="00C12992" w:rsidRPr="001058B5">
          <w:rPr>
            <w:rFonts w:ascii="Arial" w:hAnsi="Arial" w:cs="Arial"/>
            <w:sz w:val="18"/>
          </w:rPr>
          <w:t>active privilege options, 9-82</w:t>
        </w:r>
      </w:hyperlink>
      <w:r w:rsidR="00C12992" w:rsidRPr="001058B5">
        <w:rPr>
          <w:rFonts w:ascii="Arial" w:hAnsi="Arial" w:cs="Arial"/>
          <w:sz w:val="18"/>
        </w:rPr>
        <w:t xml:space="preserve"> </w:t>
      </w:r>
      <w:hyperlink w:anchor="_bookmark2105" w:history="1">
        <w:r w:rsidR="00C12992" w:rsidRPr="001058B5">
          <w:rPr>
            <w:rFonts w:ascii="Arial" w:hAnsi="Arial" w:cs="Arial"/>
            <w:sz w:val="18"/>
          </w:rPr>
          <w:t>active statement options, 9-82</w:t>
        </w:r>
      </w:hyperlink>
      <w:r w:rsidR="00C12992" w:rsidRPr="001058B5">
        <w:rPr>
          <w:rFonts w:ascii="Arial" w:hAnsi="Arial" w:cs="Arial"/>
          <w:sz w:val="18"/>
        </w:rPr>
        <w:t xml:space="preserve"> </w:t>
      </w:r>
      <w:hyperlink w:anchor="_bookmark2112" w:history="1">
        <w:r w:rsidR="00C12992" w:rsidRPr="001058B5">
          <w:rPr>
            <w:rFonts w:ascii="Arial" w:hAnsi="Arial" w:cs="Arial"/>
            <w:sz w:val="18"/>
          </w:rPr>
          <w:t>default object options, 9-83</w:t>
        </w:r>
      </w:hyperlink>
    </w:p>
    <w:p w14:paraId="76692D1C" w14:textId="77777777" w:rsidR="008C539B" w:rsidRPr="001058B5" w:rsidRDefault="008D1AB8">
      <w:pPr>
        <w:spacing w:before="4" w:line="235" w:lineRule="auto"/>
        <w:ind w:left="940" w:right="1190"/>
        <w:rPr>
          <w:rFonts w:ascii="Arial" w:hAnsi="Arial" w:cs="Arial"/>
          <w:sz w:val="18"/>
        </w:rPr>
      </w:pPr>
      <w:hyperlink w:anchor="_bookmark1653" w:history="1">
        <w:r w:rsidR="00C12992" w:rsidRPr="001058B5">
          <w:rPr>
            <w:rFonts w:ascii="Arial" w:hAnsi="Arial" w:cs="Arial"/>
            <w:sz w:val="18"/>
          </w:rPr>
          <w:t>when audit options take effect, 9-8</w:t>
        </w:r>
      </w:hyperlink>
      <w:r w:rsidR="00C12992" w:rsidRPr="001058B5">
        <w:rPr>
          <w:rFonts w:ascii="Arial" w:hAnsi="Arial" w:cs="Arial"/>
          <w:sz w:val="18"/>
        </w:rPr>
        <w:t xml:space="preserve"> XML files</w:t>
      </w:r>
    </w:p>
    <w:p w14:paraId="3BF47FFC" w14:textId="77777777" w:rsidR="008C539B" w:rsidRPr="001058B5" w:rsidRDefault="008D1AB8">
      <w:pPr>
        <w:spacing w:line="220" w:lineRule="exact"/>
        <w:ind w:left="1180"/>
        <w:rPr>
          <w:rFonts w:ascii="Arial" w:hAnsi="Arial" w:cs="Arial"/>
          <w:sz w:val="18"/>
        </w:rPr>
      </w:pPr>
      <w:hyperlink w:anchor="_bookmark1705" w:history="1">
        <w:r w:rsidR="00C12992" w:rsidRPr="001058B5">
          <w:rPr>
            <w:rFonts w:ascii="Arial" w:hAnsi="Arial" w:cs="Arial"/>
            <w:sz w:val="18"/>
          </w:rPr>
          <w:t>appearance,   9-15</w:t>
        </w:r>
      </w:hyperlink>
    </w:p>
    <w:p w14:paraId="2DDEC748" w14:textId="77777777" w:rsidR="008C539B" w:rsidRPr="001058B5" w:rsidRDefault="008D1AB8">
      <w:pPr>
        <w:spacing w:line="220" w:lineRule="exact"/>
        <w:ind w:left="1180"/>
        <w:rPr>
          <w:rFonts w:ascii="Arial" w:hAnsi="Arial" w:cs="Arial"/>
          <w:sz w:val="18"/>
        </w:rPr>
      </w:pPr>
      <w:hyperlink w:anchor="_bookmark1684" w:history="1">
        <w:r w:rsidR="00C12992" w:rsidRPr="001058B5">
          <w:rPr>
            <w:rFonts w:ascii="Arial" w:hAnsi="Arial" w:cs="Arial"/>
            <w:sz w:val="18"/>
          </w:rPr>
          <w:t>configuring,   9-11</w:t>
        </w:r>
      </w:hyperlink>
    </w:p>
    <w:p w14:paraId="568FDBBD" w14:textId="77777777" w:rsidR="008C539B" w:rsidRPr="001058B5" w:rsidRDefault="008D1AB8">
      <w:pPr>
        <w:spacing w:before="2" w:line="235" w:lineRule="auto"/>
        <w:ind w:left="1300" w:right="408" w:hanging="360"/>
        <w:rPr>
          <w:rFonts w:ascii="Arial" w:hAnsi="Arial" w:cs="Arial"/>
          <w:sz w:val="18"/>
        </w:rPr>
      </w:pPr>
      <w:hyperlink w:anchor="_bookmark1634" w:history="1">
        <w:r w:rsidR="00C12992" w:rsidRPr="001058B5">
          <w:rPr>
            <w:rFonts w:ascii="Arial" w:hAnsi="Arial" w:cs="Arial"/>
            <w:i/>
            <w:sz w:val="18"/>
          </w:rPr>
          <w:t xml:space="preserve">See also </w:t>
        </w:r>
      </w:hyperlink>
      <w:r w:rsidR="00C12992" w:rsidRPr="001058B5">
        <w:rPr>
          <w:rFonts w:ascii="Arial" w:hAnsi="Arial" w:cs="Arial"/>
          <w:sz w:val="18"/>
        </w:rPr>
        <w:t>SYS.AUD$ table, SYS.FGA_LOG$ table, standard auditing, standard audit trail, fine-grained auditing</w:t>
      </w:r>
    </w:p>
    <w:p w14:paraId="67EDBF8B" w14:textId="77777777" w:rsidR="008C539B" w:rsidRPr="001058B5" w:rsidRDefault="00C12992">
      <w:pPr>
        <w:spacing w:before="2" w:line="235" w:lineRule="auto"/>
        <w:ind w:left="940" w:right="2359" w:hanging="240"/>
        <w:rPr>
          <w:rFonts w:ascii="Arial" w:hAnsi="Arial" w:cs="Arial"/>
          <w:sz w:val="18"/>
        </w:rPr>
      </w:pPr>
      <w:r w:rsidRPr="001058B5">
        <w:rPr>
          <w:rFonts w:ascii="Arial" w:hAnsi="Arial" w:cs="Arial"/>
          <w:sz w:val="18"/>
        </w:rPr>
        <w:t xml:space="preserve">auditing, purging records </w:t>
      </w:r>
      <w:hyperlink w:anchor="_bookmark2046" w:history="1">
        <w:r w:rsidRPr="001058B5">
          <w:rPr>
            <w:rFonts w:ascii="Arial" w:hAnsi="Arial" w:cs="Arial"/>
            <w:sz w:val="18"/>
          </w:rPr>
          <w:t>about, 9-66</w:t>
        </w:r>
      </w:hyperlink>
    </w:p>
    <w:p w14:paraId="26DA2831" w14:textId="77777777" w:rsidR="008C539B" w:rsidRPr="001058B5" w:rsidRDefault="008D1AB8">
      <w:pPr>
        <w:spacing w:line="220" w:lineRule="exact"/>
        <w:ind w:left="940"/>
        <w:rPr>
          <w:rFonts w:ascii="Arial" w:hAnsi="Arial" w:cs="Arial"/>
          <w:sz w:val="18"/>
        </w:rPr>
      </w:pPr>
      <w:hyperlink w:anchor="_bookmark2089" w:history="1">
        <w:r w:rsidR="00C12992" w:rsidRPr="001058B5">
          <w:rPr>
            <w:rFonts w:ascii="Arial" w:hAnsi="Arial" w:cs="Arial"/>
            <w:sz w:val="18"/>
          </w:rPr>
          <w:t>cancelling archive timestamp, 9-78</w:t>
        </w:r>
      </w:hyperlink>
    </w:p>
    <w:p w14:paraId="1A449A79" w14:textId="77777777" w:rsidR="008C539B" w:rsidRPr="001058B5" w:rsidRDefault="008D1AB8">
      <w:pPr>
        <w:spacing w:before="1" w:line="235" w:lineRule="auto"/>
        <w:ind w:left="940" w:right="534"/>
        <w:rPr>
          <w:rFonts w:ascii="Arial" w:hAnsi="Arial" w:cs="Arial"/>
          <w:sz w:val="18"/>
        </w:rPr>
      </w:pPr>
      <w:hyperlink w:anchor="_bookmark2091" w:history="1">
        <w:r w:rsidR="00C12992" w:rsidRPr="001058B5">
          <w:rPr>
            <w:rFonts w:ascii="Arial" w:hAnsi="Arial" w:cs="Arial"/>
            <w:sz w:val="18"/>
          </w:rPr>
          <w:t>clearing database audit trail batch size, 9-78</w:t>
        </w:r>
      </w:hyperlink>
      <w:r w:rsidR="00C12992" w:rsidRPr="001058B5">
        <w:rPr>
          <w:rFonts w:ascii="Arial" w:hAnsi="Arial" w:cs="Arial"/>
          <w:sz w:val="18"/>
        </w:rPr>
        <w:t xml:space="preserve"> creating audit trail</w:t>
      </w:r>
    </w:p>
    <w:p w14:paraId="54E6D00C" w14:textId="77777777" w:rsidR="008C539B" w:rsidRPr="001058B5" w:rsidRDefault="008D1AB8">
      <w:pPr>
        <w:spacing w:line="220" w:lineRule="exact"/>
        <w:ind w:left="1180"/>
        <w:rPr>
          <w:rFonts w:ascii="Arial" w:hAnsi="Arial" w:cs="Arial"/>
          <w:sz w:val="18"/>
        </w:rPr>
      </w:pPr>
      <w:hyperlink w:anchor="_bookmark2053" w:history="1">
        <w:r w:rsidR="00C12992" w:rsidRPr="001058B5">
          <w:rPr>
            <w:rFonts w:ascii="Arial" w:hAnsi="Arial" w:cs="Arial"/>
            <w:sz w:val="18"/>
          </w:rPr>
          <w:t>purge job,   9-67</w:t>
        </w:r>
      </w:hyperlink>
    </w:p>
    <w:p w14:paraId="35C85020" w14:textId="77777777" w:rsidR="008C539B" w:rsidRPr="001058B5" w:rsidRDefault="008D1AB8">
      <w:pPr>
        <w:spacing w:before="2" w:line="235" w:lineRule="auto"/>
        <w:ind w:left="940" w:right="1806"/>
        <w:rPr>
          <w:rFonts w:ascii="Arial" w:hAnsi="Arial" w:cs="Arial"/>
          <w:sz w:val="18"/>
        </w:rPr>
      </w:pPr>
      <w:hyperlink w:anchor="_bookmark2064" w:history="1">
        <w:r w:rsidR="00C12992" w:rsidRPr="001058B5">
          <w:rPr>
            <w:rFonts w:ascii="Arial" w:hAnsi="Arial" w:cs="Arial"/>
            <w:sz w:val="18"/>
          </w:rPr>
          <w:t>creating the purge job, 9-70</w:t>
        </w:r>
      </w:hyperlink>
      <w:r w:rsidR="00C12992" w:rsidRPr="001058B5">
        <w:rPr>
          <w:rFonts w:ascii="Arial" w:hAnsi="Arial" w:cs="Arial"/>
          <w:sz w:val="18"/>
        </w:rPr>
        <w:t xml:space="preserve"> database audit trail</w:t>
      </w:r>
    </w:p>
    <w:p w14:paraId="60B6A773" w14:textId="77777777" w:rsidR="008C539B" w:rsidRPr="001058B5" w:rsidRDefault="008D1AB8">
      <w:pPr>
        <w:spacing w:before="2" w:line="235" w:lineRule="auto"/>
        <w:ind w:left="940" w:right="1461" w:firstLine="240"/>
        <w:rPr>
          <w:rFonts w:ascii="Arial" w:hAnsi="Arial" w:cs="Arial"/>
          <w:sz w:val="18"/>
        </w:rPr>
      </w:pPr>
      <w:hyperlink w:anchor="_bookmark2073" w:history="1">
        <w:r w:rsidR="00C12992" w:rsidRPr="001058B5">
          <w:rPr>
            <w:rFonts w:ascii="Arial" w:hAnsi="Arial" w:cs="Arial"/>
            <w:sz w:val="18"/>
          </w:rPr>
          <w:t>purging subset of records, 9-74</w:t>
        </w:r>
      </w:hyperlink>
      <w:r w:rsidR="00C12992" w:rsidRPr="001058B5">
        <w:rPr>
          <w:rFonts w:ascii="Arial" w:hAnsi="Arial" w:cs="Arial"/>
          <w:sz w:val="18"/>
        </w:rPr>
        <w:t xml:space="preserve"> </w:t>
      </w:r>
      <w:hyperlink w:anchor="_bookmark2087" w:history="1">
        <w:r w:rsidR="00C12992" w:rsidRPr="001058B5">
          <w:rPr>
            <w:rFonts w:ascii="Arial" w:hAnsi="Arial" w:cs="Arial"/>
            <w:sz w:val="18"/>
          </w:rPr>
          <w:t>deleting a purge job,  9-78</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disabling purge jobs,   9-77</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enabling purge jobs,   9-77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example,</w:t>
        </w:r>
        <w:r w:rsidR="00C12992" w:rsidRPr="001058B5">
          <w:rPr>
            <w:rFonts w:ascii="Arial" w:hAnsi="Arial" w:cs="Arial"/>
            <w:spacing w:val="42"/>
            <w:sz w:val="18"/>
          </w:rPr>
          <w:t xml:space="preserve"> </w:t>
        </w:r>
        <w:r w:rsidR="00C12992" w:rsidRPr="001058B5">
          <w:rPr>
            <w:rFonts w:ascii="Arial" w:hAnsi="Arial" w:cs="Arial"/>
            <w:sz w:val="18"/>
          </w:rPr>
          <w:t>9-79</w:t>
        </w:r>
      </w:hyperlink>
    </w:p>
    <w:p w14:paraId="5A42E016" w14:textId="77777777" w:rsidR="008C539B" w:rsidRPr="001058B5" w:rsidRDefault="008D1AB8">
      <w:pPr>
        <w:spacing w:before="4" w:line="235" w:lineRule="auto"/>
        <w:ind w:left="940" w:right="1806"/>
        <w:rPr>
          <w:rFonts w:ascii="Arial" w:hAnsi="Arial" w:cs="Arial"/>
          <w:sz w:val="18"/>
        </w:rPr>
      </w:pPr>
      <w:hyperlink w:anchor="_bookmark2048" w:history="1">
        <w:r w:rsidR="00C12992" w:rsidRPr="001058B5">
          <w:rPr>
            <w:rFonts w:ascii="Arial" w:hAnsi="Arial" w:cs="Arial"/>
            <w:sz w:val="18"/>
          </w:rPr>
          <w:t>general steps for, 9-66</w:t>
        </w:r>
      </w:hyperlink>
      <w:r w:rsidR="00C12992" w:rsidRPr="001058B5">
        <w:rPr>
          <w:rFonts w:ascii="Arial" w:hAnsi="Arial" w:cs="Arial"/>
          <w:sz w:val="18"/>
        </w:rPr>
        <w:t xml:space="preserve"> initializing</w:t>
      </w:r>
    </w:p>
    <w:p w14:paraId="529B88C1" w14:textId="77777777" w:rsidR="008C539B" w:rsidRPr="001058B5" w:rsidRDefault="008D1AB8">
      <w:pPr>
        <w:spacing w:line="220" w:lineRule="exact"/>
        <w:ind w:left="1180"/>
        <w:rPr>
          <w:rFonts w:ascii="Arial" w:hAnsi="Arial" w:cs="Arial"/>
          <w:sz w:val="18"/>
        </w:rPr>
      </w:pPr>
      <w:hyperlink w:anchor="_bookmark2081" w:history="1">
        <w:r w:rsidR="00C12992" w:rsidRPr="001058B5">
          <w:rPr>
            <w:rFonts w:ascii="Arial" w:hAnsi="Arial" w:cs="Arial"/>
            <w:sz w:val="18"/>
          </w:rPr>
          <w:t>cancelling, 9-76</w:t>
        </w:r>
      </w:hyperlink>
    </w:p>
    <w:p w14:paraId="33DA2902" w14:textId="77777777" w:rsidR="008C539B" w:rsidRPr="001058B5" w:rsidRDefault="008D1AB8">
      <w:pPr>
        <w:spacing w:before="2" w:line="235" w:lineRule="auto"/>
        <w:ind w:left="940" w:right="836"/>
        <w:rPr>
          <w:rFonts w:ascii="Arial" w:hAnsi="Arial" w:cs="Arial"/>
          <w:sz w:val="18"/>
        </w:rPr>
      </w:pPr>
      <w:hyperlink w:anchor="_bookmark2057" w:history="1">
        <w:r w:rsidR="00C12992" w:rsidRPr="001058B5">
          <w:rPr>
            <w:rFonts w:ascii="Arial" w:hAnsi="Arial" w:cs="Arial"/>
            <w:sz w:val="18"/>
          </w:rPr>
          <w:t>initializing cleanup operation, 9-68</w:t>
        </w:r>
      </w:hyperlink>
      <w:r w:rsidR="00C12992" w:rsidRPr="001058B5">
        <w:rPr>
          <w:rFonts w:ascii="Arial" w:hAnsi="Arial" w:cs="Arial"/>
          <w:sz w:val="18"/>
        </w:rPr>
        <w:t xml:space="preserve"> </w:t>
      </w:r>
      <w:hyperlink w:anchor="_bookmark2077" w:history="1">
        <w:r w:rsidR="00C12992" w:rsidRPr="001058B5">
          <w:rPr>
            <w:rFonts w:ascii="Arial" w:hAnsi="Arial" w:cs="Arial"/>
            <w:sz w:val="18"/>
          </w:rPr>
          <w:t>initializing, checking if done, 9-75</w:t>
        </w:r>
      </w:hyperlink>
    </w:p>
    <w:p w14:paraId="536403D9" w14:textId="77777777" w:rsidR="008C539B" w:rsidRPr="001058B5" w:rsidRDefault="008C539B">
      <w:pPr>
        <w:spacing w:line="235" w:lineRule="auto"/>
        <w:rPr>
          <w:rFonts w:ascii="Arial" w:hAnsi="Arial" w:cs="Arial"/>
          <w:sz w:val="18"/>
        </w:rPr>
        <w:sectPr w:rsidR="008C539B" w:rsidRPr="001058B5">
          <w:headerReference w:type="default" r:id="rId280"/>
          <w:pgSz w:w="12240" w:h="15840"/>
          <w:pgMar w:top="1200" w:right="1060" w:bottom="860" w:left="1100" w:header="0" w:footer="663" w:gutter="0"/>
          <w:cols w:num="2" w:space="720" w:equalWidth="0">
            <w:col w:w="4870" w:space="50"/>
            <w:col w:w="5160"/>
          </w:cols>
        </w:sectPr>
      </w:pPr>
    </w:p>
    <w:p w14:paraId="3EF478AB" w14:textId="77777777" w:rsidR="008C539B" w:rsidRPr="001058B5" w:rsidRDefault="008D1AB8">
      <w:pPr>
        <w:spacing w:before="70" w:line="235" w:lineRule="auto"/>
        <w:ind w:left="340" w:right="654"/>
        <w:rPr>
          <w:rFonts w:ascii="Arial" w:hAnsi="Arial" w:cs="Arial"/>
          <w:sz w:val="18"/>
        </w:rPr>
      </w:pPr>
      <w:hyperlink w:anchor="_bookmark2071" w:history="1">
        <w:r w:rsidR="00C12992" w:rsidRPr="001058B5">
          <w:rPr>
            <w:rFonts w:ascii="Arial" w:hAnsi="Arial" w:cs="Arial"/>
            <w:sz w:val="18"/>
          </w:rPr>
          <w:t>purging audit trail manually, 9-72</w:t>
        </w:r>
      </w:hyperlink>
      <w:r w:rsidR="00C12992" w:rsidRPr="001058B5">
        <w:rPr>
          <w:rFonts w:ascii="Arial" w:hAnsi="Arial" w:cs="Arial"/>
          <w:sz w:val="18"/>
        </w:rPr>
        <w:t xml:space="preserve"> </w:t>
      </w:r>
      <w:hyperlink w:anchor="_bookmark2067" w:history="1">
        <w:r w:rsidR="00C12992" w:rsidRPr="001058B5">
          <w:rPr>
            <w:rFonts w:ascii="Arial" w:hAnsi="Arial" w:cs="Arial"/>
            <w:sz w:val="18"/>
          </w:rPr>
          <w:t>purging records in batched groups, 9-71</w:t>
        </w:r>
      </w:hyperlink>
      <w:r w:rsidR="00C12992" w:rsidRPr="001058B5">
        <w:rPr>
          <w:rFonts w:ascii="Arial" w:hAnsi="Arial" w:cs="Arial"/>
          <w:sz w:val="18"/>
        </w:rPr>
        <w:t xml:space="preserve"> </w:t>
      </w:r>
      <w:hyperlink w:anchor="_bookmark2048" w:history="1">
        <w:r w:rsidR="00C12992" w:rsidRPr="001058B5">
          <w:rPr>
            <w:rFonts w:ascii="Arial" w:hAnsi="Arial" w:cs="Arial"/>
            <w:sz w:val="18"/>
          </w:rPr>
          <w:t>roadmap, 9-66</w:t>
        </w:r>
      </w:hyperlink>
    </w:p>
    <w:p w14:paraId="43C613FC" w14:textId="77777777" w:rsidR="008C539B" w:rsidRPr="001058B5" w:rsidRDefault="008D1AB8">
      <w:pPr>
        <w:spacing w:before="3" w:line="235" w:lineRule="auto"/>
        <w:ind w:left="340" w:right="1053"/>
        <w:rPr>
          <w:rFonts w:ascii="Arial" w:hAnsi="Arial" w:cs="Arial"/>
          <w:sz w:val="18"/>
        </w:rPr>
      </w:pPr>
      <w:hyperlink w:anchor="_bookmark2064" w:history="1">
        <w:r w:rsidR="00C12992" w:rsidRPr="001058B5">
          <w:rPr>
            <w:rFonts w:ascii="Arial" w:hAnsi="Arial" w:cs="Arial"/>
            <w:sz w:val="18"/>
          </w:rPr>
          <w:t>scheduling the purge job, 9-70</w:t>
        </w:r>
      </w:hyperlink>
      <w:r w:rsidR="00C12992" w:rsidRPr="001058B5">
        <w:rPr>
          <w:rFonts w:ascii="Arial" w:hAnsi="Arial" w:cs="Arial"/>
          <w:sz w:val="18"/>
        </w:rPr>
        <w:t xml:space="preserve"> </w:t>
      </w:r>
      <w:hyperlink w:anchor="_bookmark2061" w:history="1">
        <w:r w:rsidR="00C12992" w:rsidRPr="001058B5">
          <w:rPr>
            <w:rFonts w:ascii="Arial" w:hAnsi="Arial" w:cs="Arial"/>
            <w:sz w:val="18"/>
          </w:rPr>
          <w:t>setting archive timestamp,   9-69</w:t>
        </w:r>
      </w:hyperlink>
      <w:r w:rsidR="00C12992" w:rsidRPr="001058B5">
        <w:rPr>
          <w:rFonts w:ascii="Arial" w:hAnsi="Arial" w:cs="Arial"/>
          <w:sz w:val="18"/>
        </w:rPr>
        <w:t xml:space="preserve"> </w:t>
      </w:r>
      <w:hyperlink w:anchor="_bookmark2079" w:history="1">
        <w:r w:rsidR="00C12992" w:rsidRPr="001058B5">
          <w:rPr>
            <w:rFonts w:ascii="Arial" w:hAnsi="Arial" w:cs="Arial"/>
            <w:sz w:val="18"/>
          </w:rPr>
          <w:t>time interval for all purge jobs,</w:t>
        </w:r>
        <w:r w:rsidR="00C12992" w:rsidRPr="001058B5">
          <w:rPr>
            <w:rFonts w:ascii="Arial" w:hAnsi="Arial" w:cs="Arial"/>
            <w:spacing w:val="17"/>
            <w:sz w:val="18"/>
          </w:rPr>
          <w:t xml:space="preserve"> </w:t>
        </w:r>
        <w:r w:rsidR="00C12992" w:rsidRPr="001058B5">
          <w:rPr>
            <w:rFonts w:ascii="Arial" w:hAnsi="Arial" w:cs="Arial"/>
            <w:sz w:val="18"/>
          </w:rPr>
          <w:t>9-76</w:t>
        </w:r>
      </w:hyperlink>
    </w:p>
    <w:p w14:paraId="20F9788D" w14:textId="77777777" w:rsidR="008C539B" w:rsidRPr="001058B5" w:rsidRDefault="008D1AB8">
      <w:pPr>
        <w:spacing w:before="2" w:line="235" w:lineRule="auto"/>
        <w:ind w:left="100" w:right="654" w:firstLine="240"/>
        <w:rPr>
          <w:rFonts w:ascii="Arial" w:hAnsi="Arial" w:cs="Arial"/>
          <w:sz w:val="18"/>
        </w:rPr>
      </w:pPr>
      <w:hyperlink w:anchor="_bookmark2085" w:history="1">
        <w:r w:rsidR="00C12992" w:rsidRPr="001058B5">
          <w:rPr>
            <w:rFonts w:ascii="Arial" w:hAnsi="Arial" w:cs="Arial"/>
            <w:sz w:val="18"/>
          </w:rPr>
          <w:t>time interval for named purge job, 9-77</w:t>
        </w:r>
      </w:hyperlink>
      <w:r w:rsidR="00C12992" w:rsidRPr="001058B5">
        <w:rPr>
          <w:rFonts w:ascii="Arial" w:hAnsi="Arial" w:cs="Arial"/>
          <w:sz w:val="18"/>
        </w:rPr>
        <w:t xml:space="preserve"> </w:t>
      </w:r>
      <w:hyperlink w:anchor="_bookmark590" w:history="1">
        <w:r w:rsidR="00C12992" w:rsidRPr="001058B5">
          <w:rPr>
            <w:rFonts w:ascii="Arial" w:hAnsi="Arial" w:cs="Arial"/>
            <w:sz w:val="18"/>
          </w:rPr>
          <w:t>AUTHENTICATEDUSER role, 4-11</w:t>
        </w:r>
      </w:hyperlink>
    </w:p>
    <w:p w14:paraId="1D927013" w14:textId="77777777" w:rsidR="008C539B" w:rsidRPr="001058B5" w:rsidRDefault="00C12992">
      <w:pPr>
        <w:spacing w:before="2" w:line="235" w:lineRule="auto"/>
        <w:ind w:left="340" w:right="2792" w:hanging="240"/>
        <w:rPr>
          <w:rFonts w:ascii="Arial" w:hAnsi="Arial" w:cs="Arial"/>
          <w:sz w:val="18"/>
        </w:rPr>
      </w:pPr>
      <w:r w:rsidRPr="001058B5">
        <w:rPr>
          <w:rFonts w:ascii="Arial" w:hAnsi="Arial" w:cs="Arial"/>
          <w:sz w:val="18"/>
        </w:rPr>
        <w:t xml:space="preserve">authentication </w:t>
      </w:r>
      <w:hyperlink w:anchor="_bookmark183" w:history="1">
        <w:r w:rsidRPr="001058B5">
          <w:rPr>
            <w:rFonts w:ascii="Arial" w:hAnsi="Arial" w:cs="Arial"/>
            <w:sz w:val="18"/>
          </w:rPr>
          <w:t>about, 3-1</w:t>
        </w:r>
      </w:hyperlink>
      <w:r w:rsidRPr="001058B5">
        <w:rPr>
          <w:rFonts w:ascii="Arial" w:hAnsi="Arial" w:cs="Arial"/>
          <w:sz w:val="18"/>
        </w:rPr>
        <w:t xml:space="preserve"> administrators</w:t>
      </w:r>
    </w:p>
    <w:p w14:paraId="15E23AE2" w14:textId="77777777" w:rsidR="008C539B" w:rsidRPr="001058B5" w:rsidRDefault="008D1AB8">
      <w:pPr>
        <w:spacing w:line="221" w:lineRule="exact"/>
        <w:ind w:left="580"/>
        <w:rPr>
          <w:rFonts w:ascii="Arial" w:hAnsi="Arial" w:cs="Arial"/>
          <w:sz w:val="18"/>
        </w:rPr>
      </w:pPr>
      <w:hyperlink w:anchor="_bookmark330" w:history="1">
        <w:r w:rsidR="00C12992" w:rsidRPr="001058B5">
          <w:rPr>
            <w:rFonts w:ascii="Arial" w:hAnsi="Arial" w:cs="Arial"/>
            <w:sz w:val="18"/>
          </w:rPr>
          <w:t>operating system, 3-25</w:t>
        </w:r>
      </w:hyperlink>
    </w:p>
    <w:p w14:paraId="22F9A980" w14:textId="77777777" w:rsidR="008C539B" w:rsidRPr="001058B5" w:rsidRDefault="008D1AB8">
      <w:pPr>
        <w:spacing w:line="220" w:lineRule="exact"/>
        <w:ind w:left="580"/>
        <w:rPr>
          <w:rFonts w:ascii="Arial" w:hAnsi="Arial" w:cs="Arial"/>
          <w:sz w:val="18"/>
        </w:rPr>
      </w:pPr>
      <w:hyperlink w:anchor="_bookmark333" w:history="1">
        <w:r w:rsidR="00C12992" w:rsidRPr="001058B5">
          <w:rPr>
            <w:rFonts w:ascii="Arial" w:hAnsi="Arial" w:cs="Arial"/>
            <w:sz w:val="18"/>
          </w:rPr>
          <w:t>passwords, 3-25</w:t>
        </w:r>
      </w:hyperlink>
    </w:p>
    <w:p w14:paraId="5EE84C38" w14:textId="77777777" w:rsidR="008C539B" w:rsidRPr="001058B5" w:rsidRDefault="008D1AB8">
      <w:pPr>
        <w:spacing w:line="237" w:lineRule="auto"/>
        <w:ind w:left="940" w:hanging="360"/>
        <w:rPr>
          <w:rFonts w:ascii="Arial" w:hAnsi="Arial" w:cs="Arial"/>
          <w:sz w:val="18"/>
        </w:rPr>
      </w:pPr>
      <w:hyperlink w:anchor="_bookmark321" w:history="1">
        <w:r w:rsidR="00C12992" w:rsidRPr="001058B5">
          <w:rPr>
            <w:rFonts w:ascii="Arial" w:hAnsi="Arial" w:cs="Arial"/>
            <w:sz w:val="18"/>
          </w:rPr>
          <w:t>SYSDBA and SYSOPER access, centrally controlling, 3-22</w:t>
        </w:r>
      </w:hyperlink>
    </w:p>
    <w:p w14:paraId="10C0ED71" w14:textId="77777777" w:rsidR="008C539B" w:rsidRPr="001058B5" w:rsidRDefault="008D1AB8">
      <w:pPr>
        <w:spacing w:line="217" w:lineRule="exact"/>
        <w:ind w:left="340"/>
        <w:rPr>
          <w:rFonts w:ascii="Arial" w:hAnsi="Arial" w:cs="Arial"/>
          <w:sz w:val="18"/>
        </w:rPr>
      </w:pPr>
      <w:hyperlink w:anchor="_bookmark340" w:history="1">
        <w:r w:rsidR="00C12992" w:rsidRPr="001058B5">
          <w:rPr>
            <w:rFonts w:ascii="Arial" w:hAnsi="Arial" w:cs="Arial"/>
            <w:sz w:val="18"/>
          </w:rPr>
          <w:t>by database, 3-26</w:t>
        </w:r>
      </w:hyperlink>
    </w:p>
    <w:p w14:paraId="5461CD82" w14:textId="77777777" w:rsidR="008C539B" w:rsidRPr="001058B5" w:rsidRDefault="008D1AB8">
      <w:pPr>
        <w:spacing w:line="220" w:lineRule="exact"/>
        <w:ind w:left="340"/>
        <w:rPr>
          <w:rFonts w:ascii="Arial" w:hAnsi="Arial" w:cs="Arial"/>
          <w:sz w:val="18"/>
        </w:rPr>
      </w:pPr>
      <w:hyperlink w:anchor="_bookmark386" w:history="1">
        <w:r w:rsidR="00C12992" w:rsidRPr="001058B5">
          <w:rPr>
            <w:rFonts w:ascii="Arial" w:hAnsi="Arial" w:cs="Arial"/>
            <w:sz w:val="18"/>
          </w:rPr>
          <w:t>by SSL,   3-31</w:t>
        </w:r>
      </w:hyperlink>
    </w:p>
    <w:p w14:paraId="4715DCAD" w14:textId="77777777" w:rsidR="008C539B" w:rsidRPr="001058B5" w:rsidRDefault="008D1AB8">
      <w:pPr>
        <w:spacing w:line="220" w:lineRule="exact"/>
        <w:ind w:left="340"/>
        <w:rPr>
          <w:rFonts w:ascii="Arial" w:hAnsi="Arial" w:cs="Arial"/>
          <w:sz w:val="18"/>
        </w:rPr>
      </w:pPr>
      <w:hyperlink w:anchor="_bookmark2233" w:history="1">
        <w:r w:rsidR="00C12992" w:rsidRPr="001058B5">
          <w:rPr>
            <w:rFonts w:ascii="Arial" w:hAnsi="Arial" w:cs="Arial"/>
            <w:sz w:val="18"/>
          </w:rPr>
          <w:t>client,   10-13</w:t>
        </w:r>
      </w:hyperlink>
    </w:p>
    <w:p w14:paraId="2CBFBAA1" w14:textId="77777777" w:rsidR="008C539B" w:rsidRPr="001058B5" w:rsidRDefault="008D1AB8">
      <w:pPr>
        <w:spacing w:before="1" w:line="235" w:lineRule="auto"/>
        <w:ind w:left="340" w:right="1053"/>
        <w:rPr>
          <w:rFonts w:ascii="Arial" w:hAnsi="Arial" w:cs="Arial"/>
          <w:sz w:val="18"/>
        </w:rPr>
      </w:pPr>
      <w:hyperlink w:anchor="_bookmark450" w:history="1">
        <w:r w:rsidR="00C12992" w:rsidRPr="001058B5">
          <w:rPr>
            <w:rFonts w:ascii="Arial" w:hAnsi="Arial" w:cs="Arial"/>
            <w:sz w:val="18"/>
          </w:rPr>
          <w:t>client-to-middle tier process, 3-40</w:t>
        </w:r>
      </w:hyperlink>
      <w:r w:rsidR="00C12992" w:rsidRPr="001058B5">
        <w:rPr>
          <w:rFonts w:ascii="Arial" w:hAnsi="Arial" w:cs="Arial"/>
          <w:sz w:val="18"/>
        </w:rPr>
        <w:t xml:space="preserve"> </w:t>
      </w:r>
      <w:hyperlink w:anchor="_bookmark317" w:history="1">
        <w:r w:rsidR="00C12992" w:rsidRPr="001058B5">
          <w:rPr>
            <w:rFonts w:ascii="Arial" w:hAnsi="Arial" w:cs="Arial"/>
            <w:sz w:val="18"/>
          </w:rPr>
          <w:t>database administrators, 3-22</w:t>
        </w:r>
      </w:hyperlink>
      <w:r w:rsidR="00C12992" w:rsidRPr="001058B5">
        <w:rPr>
          <w:rFonts w:ascii="Arial" w:hAnsi="Arial" w:cs="Arial"/>
          <w:sz w:val="18"/>
        </w:rPr>
        <w:t xml:space="preserve"> databases, using</w:t>
      </w:r>
    </w:p>
    <w:p w14:paraId="52678DE6" w14:textId="77777777" w:rsidR="008C539B" w:rsidRPr="001058B5" w:rsidRDefault="008D1AB8">
      <w:pPr>
        <w:spacing w:line="221" w:lineRule="exact"/>
        <w:ind w:left="580"/>
        <w:rPr>
          <w:rFonts w:ascii="Arial" w:hAnsi="Arial" w:cs="Arial"/>
          <w:sz w:val="18"/>
        </w:rPr>
      </w:pPr>
      <w:hyperlink w:anchor="_bookmark342" w:history="1">
        <w:r w:rsidR="00C12992" w:rsidRPr="001058B5">
          <w:rPr>
            <w:rFonts w:ascii="Arial" w:hAnsi="Arial" w:cs="Arial"/>
            <w:sz w:val="18"/>
          </w:rPr>
          <w:t>about, 3-26</w:t>
        </w:r>
      </w:hyperlink>
    </w:p>
    <w:p w14:paraId="69BBA178" w14:textId="77777777" w:rsidR="008C539B" w:rsidRPr="001058B5" w:rsidRDefault="008D1AB8">
      <w:pPr>
        <w:spacing w:line="220" w:lineRule="exact"/>
        <w:ind w:left="580"/>
        <w:rPr>
          <w:rFonts w:ascii="Arial" w:hAnsi="Arial" w:cs="Arial"/>
          <w:sz w:val="18"/>
        </w:rPr>
      </w:pPr>
      <w:hyperlink w:anchor="_bookmark346" w:history="1">
        <w:r w:rsidR="00C12992" w:rsidRPr="001058B5">
          <w:rPr>
            <w:rFonts w:ascii="Arial" w:hAnsi="Arial" w:cs="Arial"/>
            <w:sz w:val="18"/>
          </w:rPr>
          <w:t>advantages, 3-26</w:t>
        </w:r>
      </w:hyperlink>
    </w:p>
    <w:p w14:paraId="5E2E6E88" w14:textId="77777777" w:rsidR="008C539B" w:rsidRPr="001058B5" w:rsidRDefault="008D1AB8">
      <w:pPr>
        <w:spacing w:line="220" w:lineRule="exact"/>
        <w:ind w:left="580"/>
        <w:rPr>
          <w:rFonts w:ascii="Arial" w:hAnsi="Arial" w:cs="Arial"/>
          <w:sz w:val="18"/>
        </w:rPr>
      </w:pPr>
      <w:hyperlink w:anchor="_bookmark348" w:history="1">
        <w:r w:rsidR="00C12992" w:rsidRPr="001058B5">
          <w:rPr>
            <w:rFonts w:ascii="Arial" w:hAnsi="Arial" w:cs="Arial"/>
            <w:sz w:val="18"/>
          </w:rPr>
          <w:t>procedure, 3-27</w:t>
        </w:r>
      </w:hyperlink>
    </w:p>
    <w:p w14:paraId="36532D80" w14:textId="77777777" w:rsidR="008C539B" w:rsidRPr="001058B5" w:rsidRDefault="008D1AB8">
      <w:pPr>
        <w:spacing w:line="220" w:lineRule="exact"/>
        <w:ind w:left="340"/>
        <w:rPr>
          <w:rFonts w:ascii="Arial" w:hAnsi="Arial" w:cs="Arial"/>
          <w:sz w:val="18"/>
        </w:rPr>
      </w:pPr>
      <w:hyperlink w:anchor="_bookmark382" w:history="1">
        <w:r w:rsidR="00C12992" w:rsidRPr="001058B5">
          <w:rPr>
            <w:rFonts w:ascii="Arial" w:hAnsi="Arial" w:cs="Arial"/>
            <w:sz w:val="18"/>
          </w:rPr>
          <w:t>directory service, 3-31</w:t>
        </w:r>
      </w:hyperlink>
    </w:p>
    <w:p w14:paraId="30055607" w14:textId="77777777" w:rsidR="008C539B" w:rsidRPr="001058B5" w:rsidRDefault="008D1AB8">
      <w:pPr>
        <w:spacing w:line="237" w:lineRule="auto"/>
        <w:ind w:left="340" w:right="1053"/>
        <w:rPr>
          <w:rFonts w:ascii="Arial" w:hAnsi="Arial" w:cs="Arial"/>
          <w:sz w:val="18"/>
        </w:rPr>
      </w:pPr>
      <w:hyperlink w:anchor="_bookmark366" w:history="1">
        <w:r w:rsidR="00C12992" w:rsidRPr="001058B5">
          <w:rPr>
            <w:rFonts w:ascii="Arial" w:hAnsi="Arial" w:cs="Arial"/>
            <w:sz w:val="18"/>
          </w:rPr>
          <w:t>directory-based services, 3-29</w:t>
        </w:r>
      </w:hyperlink>
      <w:r w:rsidR="00C12992" w:rsidRPr="001058B5">
        <w:rPr>
          <w:rFonts w:ascii="Arial" w:hAnsi="Arial" w:cs="Arial"/>
          <w:sz w:val="18"/>
        </w:rPr>
        <w:t xml:space="preserve"> external authentication</w:t>
      </w:r>
    </w:p>
    <w:p w14:paraId="57C20BCE" w14:textId="77777777" w:rsidR="008C539B" w:rsidRPr="001058B5" w:rsidRDefault="008D1AB8">
      <w:pPr>
        <w:spacing w:line="217" w:lineRule="exact"/>
        <w:ind w:left="580"/>
        <w:rPr>
          <w:rFonts w:ascii="Arial" w:hAnsi="Arial" w:cs="Arial"/>
          <w:sz w:val="18"/>
        </w:rPr>
      </w:pPr>
      <w:hyperlink w:anchor="_bookmark395" w:history="1">
        <w:r w:rsidR="00C12992" w:rsidRPr="001058B5">
          <w:rPr>
            <w:rFonts w:ascii="Arial" w:hAnsi="Arial" w:cs="Arial"/>
            <w:sz w:val="18"/>
          </w:rPr>
          <w:t>about, 3-32</w:t>
        </w:r>
      </w:hyperlink>
    </w:p>
    <w:p w14:paraId="4A4BBFB1" w14:textId="77777777" w:rsidR="008C539B" w:rsidRPr="001058B5" w:rsidRDefault="008D1AB8">
      <w:pPr>
        <w:spacing w:line="220" w:lineRule="exact"/>
        <w:ind w:left="580"/>
        <w:rPr>
          <w:rFonts w:ascii="Arial" w:hAnsi="Arial" w:cs="Arial"/>
          <w:sz w:val="18"/>
        </w:rPr>
      </w:pPr>
      <w:hyperlink w:anchor="_bookmark398" w:history="1">
        <w:r w:rsidR="00C12992" w:rsidRPr="001058B5">
          <w:rPr>
            <w:rFonts w:ascii="Arial" w:hAnsi="Arial" w:cs="Arial"/>
            <w:sz w:val="18"/>
          </w:rPr>
          <w:t>advantages, 3-33</w:t>
        </w:r>
      </w:hyperlink>
    </w:p>
    <w:p w14:paraId="5705CBAE" w14:textId="77777777" w:rsidR="008C539B" w:rsidRPr="001058B5" w:rsidRDefault="008D1AB8">
      <w:pPr>
        <w:spacing w:before="2" w:line="235" w:lineRule="auto"/>
        <w:ind w:left="580" w:right="654"/>
        <w:rPr>
          <w:rFonts w:ascii="Arial" w:hAnsi="Arial" w:cs="Arial"/>
          <w:sz w:val="18"/>
        </w:rPr>
      </w:pPr>
      <w:hyperlink w:anchor="_bookmark402" w:history="1">
        <w:r w:rsidR="00C12992" w:rsidRPr="001058B5">
          <w:rPr>
            <w:rFonts w:ascii="Arial" w:hAnsi="Arial" w:cs="Arial"/>
            <w:sz w:val="18"/>
          </w:rPr>
          <w:t>operating system authentication, 3-34</w:t>
        </w:r>
      </w:hyperlink>
      <w:r w:rsidR="00C12992" w:rsidRPr="001058B5">
        <w:rPr>
          <w:rFonts w:ascii="Arial" w:hAnsi="Arial" w:cs="Arial"/>
          <w:sz w:val="18"/>
        </w:rPr>
        <w:t xml:space="preserve"> </w:t>
      </w:r>
      <w:hyperlink w:anchor="_bookmark400" w:history="1">
        <w:r w:rsidR="00C12992" w:rsidRPr="001058B5">
          <w:rPr>
            <w:rFonts w:ascii="Arial" w:hAnsi="Arial" w:cs="Arial"/>
            <w:sz w:val="18"/>
          </w:rPr>
          <w:t>user creation, 3-33</w:t>
        </w:r>
      </w:hyperlink>
    </w:p>
    <w:p w14:paraId="1463BF03" w14:textId="77777777" w:rsidR="008C539B" w:rsidRPr="001058B5" w:rsidRDefault="00C12992">
      <w:pPr>
        <w:spacing w:line="237" w:lineRule="auto"/>
        <w:ind w:left="580" w:right="1815" w:hanging="240"/>
        <w:rPr>
          <w:rFonts w:ascii="Arial" w:hAnsi="Arial" w:cs="Arial"/>
          <w:sz w:val="18"/>
        </w:rPr>
      </w:pPr>
      <w:r w:rsidRPr="001058B5">
        <w:rPr>
          <w:rFonts w:ascii="Arial" w:hAnsi="Arial" w:cs="Arial"/>
          <w:sz w:val="18"/>
        </w:rPr>
        <w:t>global authentication</w:t>
      </w:r>
      <w:hyperlink w:anchor="_bookmark376" w:history="1">
        <w:r w:rsidRPr="001058B5">
          <w:rPr>
            <w:rFonts w:ascii="Arial" w:hAnsi="Arial" w:cs="Arial"/>
            <w:sz w:val="18"/>
          </w:rPr>
          <w:t xml:space="preserve"> about, 3-30</w:t>
        </w:r>
      </w:hyperlink>
    </w:p>
    <w:p w14:paraId="51A37FAD" w14:textId="77777777" w:rsidR="008C539B" w:rsidRPr="001058B5" w:rsidRDefault="008D1AB8">
      <w:pPr>
        <w:spacing w:line="217"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865E26C" w14:textId="77777777" w:rsidR="008C539B" w:rsidRPr="001058B5" w:rsidRDefault="008D1AB8">
      <w:pPr>
        <w:spacing w:line="237" w:lineRule="auto"/>
        <w:ind w:left="580" w:right="365"/>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47AC0327" w14:textId="77777777" w:rsidR="008C539B" w:rsidRPr="001058B5" w:rsidRDefault="00C12992">
      <w:pPr>
        <w:spacing w:line="235" w:lineRule="auto"/>
        <w:ind w:left="580" w:right="1815" w:hanging="240"/>
        <w:rPr>
          <w:rFonts w:ascii="Arial" w:hAnsi="Arial" w:cs="Arial"/>
          <w:sz w:val="18"/>
        </w:rPr>
      </w:pPr>
      <w:r w:rsidRPr="001058B5">
        <w:rPr>
          <w:rFonts w:ascii="Arial" w:hAnsi="Arial" w:cs="Arial"/>
          <w:sz w:val="18"/>
        </w:rPr>
        <w:t xml:space="preserve">middle-tier authentication </w:t>
      </w:r>
      <w:hyperlink w:anchor="_bookmark456" w:history="1">
        <w:r w:rsidRPr="001058B5">
          <w:rPr>
            <w:rFonts w:ascii="Arial" w:hAnsi="Arial" w:cs="Arial"/>
            <w:sz w:val="18"/>
          </w:rPr>
          <w:t>proxies, example, 3-42</w:t>
        </w:r>
      </w:hyperlink>
    </w:p>
    <w:p w14:paraId="2D01D8AB" w14:textId="77777777" w:rsidR="008C539B" w:rsidRPr="001058B5" w:rsidRDefault="008D1AB8">
      <w:pPr>
        <w:spacing w:line="235" w:lineRule="auto"/>
        <w:ind w:left="340" w:right="2118"/>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network</w:t>
      </w:r>
      <w:r w:rsidR="00C12992" w:rsidRPr="001058B5">
        <w:rPr>
          <w:rFonts w:ascii="Arial" w:hAnsi="Arial" w:cs="Arial"/>
          <w:spacing w:val="-5"/>
          <w:sz w:val="18"/>
        </w:rPr>
        <w:t xml:space="preserve"> </w:t>
      </w:r>
      <w:r w:rsidR="00C12992" w:rsidRPr="001058B5">
        <w:rPr>
          <w:rFonts w:ascii="Arial" w:hAnsi="Arial" w:cs="Arial"/>
          <w:sz w:val="18"/>
        </w:rPr>
        <w:t>authentication</w:t>
      </w:r>
    </w:p>
    <w:p w14:paraId="3AE1E85F" w14:textId="77777777" w:rsidR="008C539B" w:rsidRPr="001058B5" w:rsidRDefault="008D1AB8">
      <w:pPr>
        <w:spacing w:line="237" w:lineRule="auto"/>
        <w:ind w:left="580" w:right="1518"/>
        <w:rPr>
          <w:rFonts w:ascii="Arial" w:hAnsi="Arial" w:cs="Arial"/>
          <w:sz w:val="18"/>
        </w:rPr>
      </w:pP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362" w:history="1">
        <w:r w:rsidR="00C12992" w:rsidRPr="001058B5">
          <w:rPr>
            <w:rFonts w:ascii="Arial" w:hAnsi="Arial" w:cs="Arial"/>
            <w:sz w:val="18"/>
          </w:rPr>
          <w:t>third-party services, 3-28</w:t>
        </w:r>
      </w:hyperlink>
    </w:p>
    <w:p w14:paraId="079C4C99" w14:textId="77777777" w:rsidR="008C539B" w:rsidRPr="001058B5" w:rsidRDefault="008D1AB8">
      <w:pPr>
        <w:spacing w:line="235" w:lineRule="auto"/>
        <w:ind w:left="340"/>
        <w:rPr>
          <w:rFonts w:ascii="Arial" w:hAnsi="Arial" w:cs="Arial"/>
          <w:sz w:val="18"/>
        </w:rPr>
      </w:pPr>
      <w:hyperlink w:anchor="_bookmark1003"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operating system authentication</w:t>
      </w:r>
    </w:p>
    <w:p w14:paraId="12333305" w14:textId="77777777" w:rsidR="008C539B" w:rsidRPr="001058B5" w:rsidRDefault="008D1AB8">
      <w:pPr>
        <w:spacing w:line="220" w:lineRule="exact"/>
        <w:ind w:left="580"/>
        <w:rPr>
          <w:rFonts w:ascii="Arial" w:hAnsi="Arial" w:cs="Arial"/>
          <w:sz w:val="18"/>
        </w:rPr>
      </w:pPr>
      <w:hyperlink w:anchor="_bookmark350" w:history="1">
        <w:r w:rsidR="00C12992" w:rsidRPr="001058B5">
          <w:rPr>
            <w:rFonts w:ascii="Arial" w:hAnsi="Arial" w:cs="Arial"/>
            <w:sz w:val="18"/>
          </w:rPr>
          <w:t>about, 3-27</w:t>
        </w:r>
      </w:hyperlink>
    </w:p>
    <w:p w14:paraId="51390B73" w14:textId="77777777" w:rsidR="008C539B" w:rsidRPr="001058B5" w:rsidRDefault="008D1AB8">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1479234E" w14:textId="77777777" w:rsidR="008C539B" w:rsidRPr="001058B5" w:rsidRDefault="008D1AB8">
      <w:pPr>
        <w:spacing w:line="237" w:lineRule="auto"/>
        <w:ind w:left="340" w:right="1815" w:firstLine="240"/>
        <w:rPr>
          <w:rFonts w:ascii="Arial" w:hAnsi="Arial" w:cs="Arial"/>
          <w:sz w:val="18"/>
        </w:rPr>
      </w:pPr>
      <w:hyperlink w:anchor="_bookmark354" w:history="1">
        <w:r w:rsidR="00C12992" w:rsidRPr="001058B5">
          <w:rPr>
            <w:rFonts w:ascii="Arial" w:hAnsi="Arial" w:cs="Arial"/>
            <w:sz w:val="18"/>
          </w:rPr>
          <w:t>disadvantages, 3-27</w:t>
        </w:r>
      </w:hyperlink>
      <w:r w:rsidR="00C12992" w:rsidRPr="001058B5">
        <w:rPr>
          <w:rFonts w:ascii="Arial" w:hAnsi="Arial" w:cs="Arial"/>
          <w:sz w:val="18"/>
        </w:rPr>
        <w:t xml:space="preserve"> proxy user authentication</w:t>
      </w:r>
    </w:p>
    <w:p w14:paraId="064C29BA" w14:textId="77777777" w:rsidR="008C539B" w:rsidRPr="001058B5" w:rsidRDefault="008D1AB8">
      <w:pPr>
        <w:spacing w:line="217" w:lineRule="exact"/>
        <w:ind w:left="580"/>
        <w:rPr>
          <w:rFonts w:ascii="Arial" w:hAnsi="Arial" w:cs="Arial"/>
          <w:sz w:val="18"/>
        </w:rPr>
      </w:pPr>
      <w:hyperlink w:anchor="_bookmark418" w:history="1">
        <w:r w:rsidR="00C12992" w:rsidRPr="001058B5">
          <w:rPr>
            <w:rFonts w:ascii="Arial" w:hAnsi="Arial" w:cs="Arial"/>
            <w:sz w:val="18"/>
          </w:rPr>
          <w:t>about,   3-36</w:t>
        </w:r>
      </w:hyperlink>
    </w:p>
    <w:p w14:paraId="32E97580" w14:textId="77777777" w:rsidR="008C539B" w:rsidRPr="001058B5" w:rsidRDefault="008D1AB8">
      <w:pPr>
        <w:spacing w:line="235" w:lineRule="auto"/>
        <w:ind w:left="340" w:right="1518" w:firstLine="240"/>
        <w:rPr>
          <w:rFonts w:ascii="Arial" w:hAnsi="Arial" w:cs="Arial"/>
          <w:sz w:val="18"/>
        </w:rPr>
      </w:pPr>
      <w:hyperlink w:anchor="_bookmark437" w:history="1">
        <w:r w:rsidR="00C12992" w:rsidRPr="001058B5">
          <w:rPr>
            <w:rFonts w:ascii="Arial" w:hAnsi="Arial" w:cs="Arial"/>
            <w:sz w:val="18"/>
          </w:rPr>
          <w:t>expired passwords, 3-39</w:t>
        </w:r>
      </w:hyperlink>
      <w:r w:rsidR="00C12992" w:rsidRPr="001058B5">
        <w:rPr>
          <w:rFonts w:ascii="Arial" w:hAnsi="Arial" w:cs="Arial"/>
          <w:sz w:val="18"/>
        </w:rPr>
        <w:t xml:space="preserve"> </w:t>
      </w:r>
      <w:hyperlink w:anchor="_bookmark369" w:history="1">
        <w:r w:rsidR="00C12992" w:rsidRPr="001058B5">
          <w:rPr>
            <w:rFonts w:ascii="Arial" w:hAnsi="Arial" w:cs="Arial"/>
            <w:sz w:val="18"/>
          </w:rPr>
          <w:t>public key infrastructure, 3-29</w:t>
        </w:r>
      </w:hyperlink>
      <w:r w:rsidR="00C12992" w:rsidRPr="001058B5">
        <w:rPr>
          <w:rFonts w:ascii="Arial" w:hAnsi="Arial" w:cs="Arial"/>
          <w:sz w:val="18"/>
        </w:rPr>
        <w:t xml:space="preserve"> </w:t>
      </w:r>
      <w:hyperlink w:anchor="_bookmark365" w:history="1">
        <w:r w:rsidR="00C12992" w:rsidRPr="001058B5">
          <w:rPr>
            <w:rFonts w:ascii="Arial" w:hAnsi="Arial" w:cs="Arial"/>
            <w:sz w:val="18"/>
          </w:rPr>
          <w:t>RADIUS, 3-29</w:t>
        </w:r>
      </w:hyperlink>
    </w:p>
    <w:p w14:paraId="414D7A6E" w14:textId="77777777" w:rsidR="008C539B" w:rsidRPr="001058B5" w:rsidRDefault="008D1AB8">
      <w:pPr>
        <w:spacing w:line="222" w:lineRule="exact"/>
        <w:ind w:left="340"/>
        <w:rPr>
          <w:rFonts w:ascii="Arial" w:hAnsi="Arial" w:cs="Arial"/>
          <w:sz w:val="18"/>
        </w:rPr>
      </w:pPr>
      <w:hyperlink w:anchor="_bookmark2234" w:history="1">
        <w:r w:rsidR="00C12992" w:rsidRPr="001058B5">
          <w:rPr>
            <w:rFonts w:ascii="Arial" w:hAnsi="Arial" w:cs="Arial"/>
            <w:sz w:val="18"/>
          </w:rPr>
          <w:t>remote, 10-13</w:t>
        </w:r>
      </w:hyperlink>
    </w:p>
    <w:p w14:paraId="545E9A03" w14:textId="77777777" w:rsidR="008C539B" w:rsidRPr="001058B5" w:rsidRDefault="008D1AB8">
      <w:pPr>
        <w:spacing w:before="1" w:line="235" w:lineRule="auto"/>
        <w:ind w:left="340" w:right="654"/>
        <w:rPr>
          <w:rFonts w:ascii="Arial" w:hAnsi="Arial" w:cs="Arial"/>
          <w:sz w:val="18"/>
        </w:rPr>
      </w:pPr>
      <w:hyperlink w:anchor="_bookmark69" w:history="1">
        <w:r w:rsidR="00C12992" w:rsidRPr="001058B5">
          <w:rPr>
            <w:rFonts w:ascii="Arial" w:hAnsi="Arial" w:cs="Arial"/>
            <w:sz w:val="18"/>
          </w:rPr>
          <w:t>specifying when creating a user, 2-3</w:t>
        </w:r>
      </w:hyperlink>
      <w:r w:rsidR="00C12992" w:rsidRPr="001058B5">
        <w:rPr>
          <w:rFonts w:ascii="Arial" w:hAnsi="Arial" w:cs="Arial"/>
          <w:sz w:val="18"/>
        </w:rPr>
        <w:t xml:space="preserve"> </w:t>
      </w:r>
      <w:hyperlink w:anchor="_bookmark2188" w:history="1">
        <w:r w:rsidR="00C12992" w:rsidRPr="001058B5">
          <w:rPr>
            <w:rFonts w:ascii="Arial" w:hAnsi="Arial" w:cs="Arial"/>
            <w:sz w:val="18"/>
          </w:rPr>
          <w:t>strong, 10-9</w:t>
        </w:r>
      </w:hyperlink>
    </w:p>
    <w:p w14:paraId="4C474CF1" w14:textId="77777777" w:rsidR="008C539B" w:rsidRPr="001058B5" w:rsidRDefault="008D1AB8">
      <w:pPr>
        <w:spacing w:before="2" w:line="235" w:lineRule="auto"/>
        <w:ind w:left="340" w:right="763"/>
        <w:rPr>
          <w:rFonts w:ascii="Arial" w:hAnsi="Arial" w:cs="Arial"/>
          <w:sz w:val="18"/>
        </w:rPr>
      </w:pPr>
      <w:hyperlink w:anchor="_bookmark331" w:history="1">
        <w:r w:rsidR="00C12992" w:rsidRPr="001058B5">
          <w:rPr>
            <w:rFonts w:ascii="Arial" w:hAnsi="Arial" w:cs="Arial"/>
            <w:sz w:val="18"/>
          </w:rPr>
          <w:t>SYSDBA on Windows systems, 3-25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187" w:history="1">
        <w:r w:rsidR="00C12992" w:rsidRPr="001058B5">
          <w:rPr>
            <w:rFonts w:ascii="Arial" w:hAnsi="Arial" w:cs="Arial"/>
            <w:i/>
            <w:sz w:val="18"/>
          </w:rPr>
          <w:t xml:space="preserve">See also </w:t>
        </w:r>
      </w:hyperlink>
      <w:r w:rsidR="00C12992" w:rsidRPr="001058B5">
        <w:rPr>
          <w:rFonts w:ascii="Arial" w:hAnsi="Arial" w:cs="Arial"/>
          <w:sz w:val="18"/>
        </w:rPr>
        <w:t>passwords, proxy</w:t>
      </w:r>
      <w:r w:rsidR="00C12992" w:rsidRPr="001058B5">
        <w:rPr>
          <w:rFonts w:ascii="Arial" w:hAnsi="Arial" w:cs="Arial"/>
          <w:spacing w:val="-29"/>
          <w:sz w:val="18"/>
        </w:rPr>
        <w:t xml:space="preserve"> </w:t>
      </w:r>
      <w:r w:rsidR="00C12992" w:rsidRPr="001058B5">
        <w:rPr>
          <w:rFonts w:ascii="Arial" w:hAnsi="Arial" w:cs="Arial"/>
          <w:sz w:val="18"/>
        </w:rPr>
        <w:t>authentication</w:t>
      </w:r>
    </w:p>
    <w:p w14:paraId="665F89F2" w14:textId="77777777" w:rsidR="008C539B" w:rsidRPr="001058B5" w:rsidRDefault="00C12992">
      <w:pPr>
        <w:spacing w:line="221" w:lineRule="exact"/>
        <w:ind w:left="79" w:right="2087"/>
        <w:jc w:val="center"/>
        <w:rPr>
          <w:rFonts w:ascii="Arial" w:hAnsi="Arial" w:cs="Arial"/>
          <w:sz w:val="18"/>
        </w:rPr>
      </w:pPr>
      <w:r w:rsidRPr="001058B5">
        <w:rPr>
          <w:rFonts w:ascii="Arial" w:hAnsi="Arial" w:cs="Arial"/>
          <w:sz w:val="18"/>
        </w:rPr>
        <w:t>AUTHID DEFINER clause</w:t>
      </w:r>
    </w:p>
    <w:p w14:paraId="7A3C054B" w14:textId="77777777" w:rsidR="008C539B" w:rsidRPr="001058B5" w:rsidRDefault="008D1AB8">
      <w:pPr>
        <w:spacing w:line="222" w:lineRule="exact"/>
        <w:ind w:left="340"/>
        <w:rPr>
          <w:rFonts w:ascii="Arial" w:hAnsi="Arial" w:cs="Arial"/>
          <w:sz w:val="18"/>
        </w:rPr>
      </w:pPr>
      <w:hyperlink w:anchor="_bookmark1358" w:history="1">
        <w:r w:rsidR="00C12992" w:rsidRPr="001058B5">
          <w:rPr>
            <w:rFonts w:ascii="Arial" w:hAnsi="Arial" w:cs="Arial"/>
            <w:sz w:val="18"/>
          </w:rPr>
          <w:t>used with Oracle Virtual Private Database</w:t>
        </w:r>
      </w:hyperlink>
    </w:p>
    <w:p w14:paraId="6BA3FC2A" w14:textId="77777777" w:rsidR="008C539B" w:rsidRPr="001058B5" w:rsidRDefault="00C12992">
      <w:pPr>
        <w:spacing w:before="70" w:line="235" w:lineRule="auto"/>
        <w:ind w:left="100" w:right="3279" w:firstLine="600"/>
        <w:rPr>
          <w:rFonts w:ascii="Arial" w:hAnsi="Arial" w:cs="Arial"/>
          <w:sz w:val="18"/>
        </w:rPr>
      </w:pPr>
      <w:r w:rsidRPr="001058B5">
        <w:rPr>
          <w:rFonts w:ascii="Arial" w:hAnsi="Arial" w:cs="Arial"/>
        </w:rPr>
        <w:br w:type="column"/>
      </w:r>
      <w:hyperlink w:anchor="_bookmark1358" w:history="1">
        <w:r w:rsidRPr="001058B5">
          <w:rPr>
            <w:rFonts w:ascii="Arial" w:hAnsi="Arial" w:cs="Arial"/>
            <w:sz w:val="18"/>
          </w:rPr>
          <w:t>functions, 7-3</w:t>
        </w:r>
      </w:hyperlink>
      <w:r w:rsidRPr="001058B5">
        <w:rPr>
          <w:rFonts w:ascii="Arial" w:hAnsi="Arial" w:cs="Arial"/>
          <w:sz w:val="18"/>
        </w:rPr>
        <w:t xml:space="preserve"> authorization</w:t>
      </w:r>
    </w:p>
    <w:p w14:paraId="0D0DC315" w14:textId="77777777" w:rsidR="008C539B" w:rsidRPr="001058B5" w:rsidRDefault="008D1AB8">
      <w:pPr>
        <w:spacing w:line="220" w:lineRule="exact"/>
        <w:ind w:left="340"/>
        <w:rPr>
          <w:rFonts w:ascii="Arial" w:hAnsi="Arial" w:cs="Arial"/>
          <w:sz w:val="18"/>
        </w:rPr>
      </w:pPr>
      <w:hyperlink w:anchor="_bookmark495" w:history="1">
        <w:r w:rsidR="00C12992" w:rsidRPr="001058B5">
          <w:rPr>
            <w:rFonts w:ascii="Arial" w:hAnsi="Arial" w:cs="Arial"/>
            <w:sz w:val="18"/>
          </w:rPr>
          <w:t>about, 4-1</w:t>
        </w:r>
      </w:hyperlink>
    </w:p>
    <w:p w14:paraId="6401BECA" w14:textId="77777777" w:rsidR="008C539B" w:rsidRPr="001058B5" w:rsidRDefault="008D1AB8">
      <w:pPr>
        <w:spacing w:before="2" w:line="235" w:lineRule="auto"/>
        <w:ind w:left="340" w:right="2594"/>
        <w:rPr>
          <w:rFonts w:ascii="Arial" w:hAnsi="Arial" w:cs="Arial"/>
          <w:sz w:val="18"/>
        </w:rPr>
      </w:pPr>
      <w:hyperlink w:anchor="_bookmark651" w:history="1">
        <w:r w:rsidR="00C12992" w:rsidRPr="001058B5">
          <w:rPr>
            <w:rFonts w:ascii="Arial" w:hAnsi="Arial" w:cs="Arial"/>
            <w:sz w:val="18"/>
          </w:rPr>
          <w:t>changing for roles, 4-17</w:t>
        </w:r>
      </w:hyperlink>
      <w:r w:rsidR="00C12992" w:rsidRPr="001058B5">
        <w:rPr>
          <w:rFonts w:ascii="Arial" w:hAnsi="Arial" w:cs="Arial"/>
          <w:sz w:val="18"/>
        </w:rPr>
        <w:t xml:space="preserve"> global</w:t>
      </w:r>
    </w:p>
    <w:p w14:paraId="32013422" w14:textId="77777777" w:rsidR="008C539B" w:rsidRPr="001058B5" w:rsidRDefault="008D1AB8">
      <w:pPr>
        <w:spacing w:line="220" w:lineRule="exact"/>
        <w:ind w:left="580"/>
        <w:rPr>
          <w:rFonts w:ascii="Arial" w:hAnsi="Arial" w:cs="Arial"/>
          <w:sz w:val="18"/>
        </w:rPr>
      </w:pPr>
      <w:hyperlink w:anchor="_bookmark376" w:history="1">
        <w:r w:rsidR="00C12992" w:rsidRPr="001058B5">
          <w:rPr>
            <w:rFonts w:ascii="Arial" w:hAnsi="Arial" w:cs="Arial"/>
            <w:sz w:val="18"/>
          </w:rPr>
          <w:t>about, 3-30</w:t>
        </w:r>
      </w:hyperlink>
    </w:p>
    <w:p w14:paraId="7339D3A4" w14:textId="77777777" w:rsidR="008C539B" w:rsidRPr="001058B5" w:rsidRDefault="008D1AB8">
      <w:pPr>
        <w:spacing w:line="220"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C792BE0" w14:textId="77777777" w:rsidR="008C539B" w:rsidRPr="001058B5" w:rsidRDefault="008D1AB8">
      <w:pPr>
        <w:spacing w:before="2" w:line="235" w:lineRule="auto"/>
        <w:ind w:left="340" w:right="2934"/>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w:t>
      </w:r>
      <w:hyperlink w:anchor="_bookmark650" w:history="1">
        <w:r w:rsidR="00C12992" w:rsidRPr="001058B5">
          <w:rPr>
            <w:rFonts w:ascii="Arial" w:hAnsi="Arial" w:cs="Arial"/>
            <w:sz w:val="18"/>
          </w:rPr>
          <w:t>omitting for roles, 4-17</w:t>
        </w:r>
      </w:hyperlink>
      <w:r w:rsidR="00C12992" w:rsidRPr="001058B5">
        <w:rPr>
          <w:rFonts w:ascii="Arial" w:hAnsi="Arial" w:cs="Arial"/>
          <w:sz w:val="18"/>
        </w:rPr>
        <w:t xml:space="preserve"> </w:t>
      </w:r>
      <w:hyperlink w:anchor="_bookmark671" w:history="1">
        <w:r w:rsidR="00C12992" w:rsidRPr="001058B5">
          <w:rPr>
            <w:rFonts w:ascii="Arial" w:hAnsi="Arial" w:cs="Arial"/>
            <w:sz w:val="18"/>
          </w:rPr>
          <w:t>operating system,</w:t>
        </w:r>
        <w:r w:rsidR="00C12992" w:rsidRPr="001058B5">
          <w:rPr>
            <w:rFonts w:ascii="Arial" w:hAnsi="Arial" w:cs="Arial"/>
            <w:spacing w:val="32"/>
            <w:sz w:val="18"/>
          </w:rPr>
          <w:t xml:space="preserve"> </w:t>
        </w:r>
        <w:r w:rsidR="00C12992" w:rsidRPr="001058B5">
          <w:rPr>
            <w:rFonts w:ascii="Arial" w:hAnsi="Arial" w:cs="Arial"/>
            <w:sz w:val="18"/>
          </w:rPr>
          <w:t>4-19</w:t>
        </w:r>
      </w:hyperlink>
    </w:p>
    <w:p w14:paraId="1F94D611" w14:textId="77777777" w:rsidR="008C539B" w:rsidRPr="001058B5" w:rsidRDefault="008D1AB8">
      <w:pPr>
        <w:spacing w:line="237" w:lineRule="auto"/>
        <w:ind w:left="100" w:right="3279" w:firstLine="240"/>
        <w:rPr>
          <w:rFonts w:ascii="Arial" w:hAnsi="Arial" w:cs="Arial"/>
          <w:sz w:val="18"/>
        </w:rPr>
      </w:pPr>
      <w:hyperlink w:anchor="_bookmark657" w:history="1">
        <w:r w:rsidR="00C12992" w:rsidRPr="001058B5">
          <w:rPr>
            <w:rFonts w:ascii="Arial" w:hAnsi="Arial" w:cs="Arial"/>
            <w:sz w:val="18"/>
          </w:rPr>
          <w:t>roles, about, 4-17</w:t>
        </w:r>
      </w:hyperlink>
      <w:r w:rsidR="00C12992" w:rsidRPr="001058B5">
        <w:rPr>
          <w:rFonts w:ascii="Arial" w:hAnsi="Arial" w:cs="Arial"/>
          <w:sz w:val="18"/>
        </w:rPr>
        <w:t xml:space="preserve"> automatic reparse</w:t>
      </w:r>
    </w:p>
    <w:p w14:paraId="2BE50BAA" w14:textId="77777777" w:rsidR="008C539B" w:rsidRPr="001058B5" w:rsidRDefault="008D1AB8">
      <w:pPr>
        <w:spacing w:line="235" w:lineRule="auto"/>
        <w:ind w:left="700" w:right="836" w:hanging="360"/>
        <w:rPr>
          <w:rFonts w:ascii="Arial" w:hAnsi="Arial" w:cs="Arial"/>
          <w:sz w:val="18"/>
        </w:rPr>
      </w:pPr>
      <w:hyperlink w:anchor="_bookmark1513" w:history="1">
        <w:r w:rsidR="00C12992" w:rsidRPr="001058B5">
          <w:rPr>
            <w:rFonts w:ascii="Arial" w:hAnsi="Arial" w:cs="Arial"/>
            <w:sz w:val="18"/>
          </w:rPr>
          <w:t>Oracle Virtual Private Database, how it works with, 7-35</w:t>
        </w:r>
      </w:hyperlink>
    </w:p>
    <w:p w14:paraId="0CFD4929" w14:textId="77777777" w:rsidR="008C539B" w:rsidRPr="001058B5" w:rsidRDefault="008C539B">
      <w:pPr>
        <w:pStyle w:val="BodyText"/>
        <w:spacing w:before="4"/>
        <w:rPr>
          <w:rFonts w:ascii="Arial" w:hAnsi="Arial" w:cs="Arial"/>
          <w:sz w:val="21"/>
        </w:rPr>
      </w:pPr>
    </w:p>
    <w:p w14:paraId="6BEC598C" w14:textId="77777777" w:rsidR="008C539B" w:rsidRPr="001058B5" w:rsidRDefault="00C12992">
      <w:pPr>
        <w:pStyle w:val="Heading5"/>
      </w:pPr>
      <w:bookmarkStart w:id="2234" w:name="B"/>
      <w:bookmarkEnd w:id="2234"/>
      <w:r w:rsidRPr="001058B5">
        <w:rPr>
          <w:w w:val="99"/>
        </w:rPr>
        <w:t>B</w:t>
      </w:r>
    </w:p>
    <w:p w14:paraId="65343DC7" w14:textId="77777777" w:rsidR="008C539B" w:rsidRPr="001058B5" w:rsidRDefault="008C539B">
      <w:pPr>
        <w:pStyle w:val="BodyText"/>
        <w:rPr>
          <w:rFonts w:ascii="Arial" w:hAnsi="Arial" w:cs="Arial"/>
          <w:b/>
          <w:sz w:val="3"/>
        </w:rPr>
      </w:pPr>
    </w:p>
    <w:p w14:paraId="2032E71E" w14:textId="4C4ECC4C" w:rsidR="008C539B" w:rsidRPr="001058B5" w:rsidRDefault="008D1AB8">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2C37AFFB">
          <v:group id="_x0000_s1075" style="width:215.4pt;height:.5pt;mso-position-horizontal-relative:char;mso-position-vertical-relative:line" coordsize="4308,10">
            <v:rect id="_x0000_s1077" style="position:absolute;width:5;height:10" fillcolor="black" stroked="f"/>
            <v:line id="_x0000_s1076" style="position:absolute" from="5,5" to="4308,5" strokeweight=".48pt"/>
            <w10:anchorlock/>
          </v:group>
        </w:pict>
      </w:r>
    </w:p>
    <w:p w14:paraId="5BD92BFC"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banners</w:t>
      </w:r>
    </w:p>
    <w:p w14:paraId="35794454" w14:textId="77777777" w:rsidR="008C539B" w:rsidRPr="001058B5" w:rsidRDefault="008D1AB8">
      <w:pPr>
        <w:spacing w:before="1" w:line="235" w:lineRule="auto"/>
        <w:ind w:left="340" w:right="836"/>
        <w:rPr>
          <w:rFonts w:ascii="Arial" w:hAnsi="Arial" w:cs="Arial"/>
          <w:sz w:val="18"/>
        </w:rPr>
      </w:pPr>
      <w:hyperlink w:anchor="_bookmark1116" w:history="1">
        <w:r w:rsidR="00C12992" w:rsidRPr="001058B5">
          <w:rPr>
            <w:rFonts w:ascii="Arial" w:hAnsi="Arial" w:cs="Arial"/>
            <w:sz w:val="18"/>
          </w:rPr>
          <w:t>auditing user actions, configuring, 5-20</w:t>
        </w:r>
      </w:hyperlink>
      <w:r w:rsidR="00C12992" w:rsidRPr="001058B5">
        <w:rPr>
          <w:rFonts w:ascii="Arial" w:hAnsi="Arial" w:cs="Arial"/>
          <w:sz w:val="18"/>
        </w:rPr>
        <w:t xml:space="preserve"> </w:t>
      </w:r>
      <w:hyperlink w:anchor="_bookmark1117" w:history="1">
        <w:r w:rsidR="00C12992" w:rsidRPr="001058B5">
          <w:rPr>
            <w:rFonts w:ascii="Arial" w:hAnsi="Arial" w:cs="Arial"/>
            <w:sz w:val="18"/>
          </w:rPr>
          <w:t>unauthorized access, configuring, 5-20</w:t>
        </w:r>
      </w:hyperlink>
    </w:p>
    <w:p w14:paraId="083F25EF" w14:textId="77777777" w:rsidR="008C539B" w:rsidRPr="001058B5" w:rsidRDefault="008D1AB8">
      <w:pPr>
        <w:spacing w:before="2" w:line="235" w:lineRule="auto"/>
        <w:ind w:left="100" w:right="1806"/>
        <w:rPr>
          <w:rFonts w:ascii="Arial" w:hAnsi="Arial" w:cs="Arial"/>
          <w:sz w:val="18"/>
        </w:rPr>
      </w:pPr>
      <w:hyperlink w:anchor="_bookmark301" w:history="1">
        <w:r w:rsidR="00C12992" w:rsidRPr="001058B5">
          <w:rPr>
            <w:rFonts w:ascii="Arial" w:hAnsi="Arial" w:cs="Arial"/>
            <w:sz w:val="18"/>
          </w:rPr>
          <w:t>batch jobs, authenticating users in, 3-17</w:t>
        </w:r>
      </w:hyperlink>
      <w:r w:rsidR="00C12992" w:rsidRPr="001058B5">
        <w:rPr>
          <w:rFonts w:ascii="Arial" w:hAnsi="Arial" w:cs="Arial"/>
          <w:sz w:val="18"/>
        </w:rPr>
        <w:t xml:space="preserve"> BFILEs</w:t>
      </w:r>
    </w:p>
    <w:p w14:paraId="799EE603" w14:textId="77777777" w:rsidR="008C539B" w:rsidRPr="001058B5" w:rsidRDefault="008D1AB8">
      <w:pPr>
        <w:spacing w:line="237" w:lineRule="auto"/>
        <w:ind w:left="100" w:right="2359" w:firstLine="240"/>
        <w:rPr>
          <w:rFonts w:ascii="Arial" w:hAnsi="Arial" w:cs="Arial"/>
          <w:sz w:val="18"/>
        </w:rPr>
      </w:pPr>
      <w:hyperlink w:anchor="_bookmark2210" w:history="1">
        <w:r w:rsidR="00C12992" w:rsidRPr="001058B5">
          <w:rPr>
            <w:rFonts w:ascii="Arial" w:hAnsi="Arial" w:cs="Arial"/>
            <w:sz w:val="18"/>
          </w:rPr>
          <w:t>guidelines for security, 10-11</w:t>
        </w:r>
      </w:hyperlink>
      <w:r w:rsidR="00C12992" w:rsidRPr="001058B5">
        <w:rPr>
          <w:rFonts w:ascii="Arial" w:hAnsi="Arial" w:cs="Arial"/>
          <w:sz w:val="18"/>
        </w:rPr>
        <w:t xml:space="preserve"> bind variables</w:t>
      </w:r>
    </w:p>
    <w:p w14:paraId="5FEAF706" w14:textId="77777777" w:rsidR="008C539B" w:rsidRPr="001058B5" w:rsidRDefault="008D1AB8">
      <w:pPr>
        <w:spacing w:line="235" w:lineRule="auto"/>
        <w:ind w:left="340" w:right="1513"/>
        <w:rPr>
          <w:rFonts w:ascii="Arial" w:hAnsi="Arial" w:cs="Arial"/>
          <w:sz w:val="18"/>
        </w:rPr>
      </w:pPr>
      <w:hyperlink w:anchor="_bookmark1368" w:history="1">
        <w:r w:rsidR="00C12992" w:rsidRPr="001058B5">
          <w:rPr>
            <w:rFonts w:ascii="Arial" w:hAnsi="Arial" w:cs="Arial"/>
            <w:sz w:val="18"/>
          </w:rPr>
          <w:t>application contexts, used with, 7-4</w:t>
        </w:r>
      </w:hyperlink>
      <w:r w:rsidR="00C12992" w:rsidRPr="001058B5">
        <w:rPr>
          <w:rFonts w:ascii="Arial" w:hAnsi="Arial" w:cs="Arial"/>
          <w:sz w:val="18"/>
        </w:rPr>
        <w:t xml:space="preserve"> </w:t>
      </w:r>
      <w:hyperlink w:anchor="_bookmark1676" w:history="1">
        <w:r w:rsidR="00C12992" w:rsidRPr="001058B5">
          <w:rPr>
            <w:rFonts w:ascii="Arial" w:hAnsi="Arial" w:cs="Arial"/>
            <w:sz w:val="18"/>
          </w:rPr>
          <w:t>information captured in audit trail, 9-10</w:t>
        </w:r>
      </w:hyperlink>
    </w:p>
    <w:p w14:paraId="54139DC9" w14:textId="77777777" w:rsidR="008C539B" w:rsidRPr="001058B5" w:rsidRDefault="00C12992">
      <w:pPr>
        <w:spacing w:line="220" w:lineRule="exact"/>
        <w:ind w:left="100"/>
        <w:rPr>
          <w:rFonts w:ascii="Arial" w:hAnsi="Arial" w:cs="Arial"/>
          <w:sz w:val="18"/>
        </w:rPr>
      </w:pPr>
      <w:r w:rsidRPr="001058B5">
        <w:rPr>
          <w:rFonts w:ascii="Arial" w:hAnsi="Arial" w:cs="Arial"/>
          <w:sz w:val="18"/>
        </w:rPr>
        <w:t>BLOBS</w:t>
      </w:r>
    </w:p>
    <w:p w14:paraId="0F99047C" w14:textId="77777777" w:rsidR="008C539B" w:rsidRPr="001058B5" w:rsidRDefault="008D1AB8">
      <w:pPr>
        <w:spacing w:line="235" w:lineRule="auto"/>
        <w:ind w:left="100" w:right="3508" w:firstLine="240"/>
        <w:rPr>
          <w:rFonts w:ascii="Arial" w:hAnsi="Arial" w:cs="Arial"/>
          <w:sz w:val="18"/>
        </w:rPr>
      </w:pPr>
      <w:hyperlink w:anchor="_bookmark1581" w:history="1">
        <w:r w:rsidR="00C12992" w:rsidRPr="001058B5">
          <w:rPr>
            <w:rFonts w:ascii="Arial" w:hAnsi="Arial" w:cs="Arial"/>
            <w:sz w:val="18"/>
          </w:rPr>
          <w:t>encrypting, 8-7</w:t>
        </w:r>
      </w:hyperlink>
      <w:r w:rsidR="00C12992" w:rsidRPr="001058B5">
        <w:rPr>
          <w:rFonts w:ascii="Arial" w:hAnsi="Arial" w:cs="Arial"/>
          <w:sz w:val="18"/>
        </w:rPr>
        <w:t xml:space="preserve"> BY ACCESS clause</w:t>
      </w:r>
    </w:p>
    <w:p w14:paraId="7C4DC210" w14:textId="77777777" w:rsidR="008C539B" w:rsidRPr="001058B5" w:rsidRDefault="008D1AB8">
      <w:pPr>
        <w:spacing w:line="220" w:lineRule="exact"/>
        <w:ind w:left="340"/>
        <w:rPr>
          <w:rFonts w:ascii="Arial" w:hAnsi="Arial" w:cs="Arial"/>
          <w:sz w:val="18"/>
        </w:rPr>
      </w:pPr>
      <w:hyperlink w:anchor="_bookmark1749" w:history="1">
        <w:r w:rsidR="00C12992" w:rsidRPr="001058B5">
          <w:rPr>
            <w:rFonts w:ascii="Arial" w:hAnsi="Arial" w:cs="Arial"/>
            <w:sz w:val="18"/>
          </w:rPr>
          <w:t>about, 9-22</w:t>
        </w:r>
      </w:hyperlink>
    </w:p>
    <w:p w14:paraId="4E1AE8C8" w14:textId="77777777" w:rsidR="008C539B" w:rsidRPr="001058B5" w:rsidRDefault="008D1AB8">
      <w:pPr>
        <w:spacing w:line="220" w:lineRule="exact"/>
        <w:ind w:left="340"/>
        <w:rPr>
          <w:rFonts w:ascii="Arial" w:hAnsi="Arial" w:cs="Arial"/>
          <w:sz w:val="18"/>
        </w:rPr>
      </w:pPr>
      <w:hyperlink w:anchor="_bookmark1749" w:history="1">
        <w:r w:rsidR="00C12992" w:rsidRPr="001058B5">
          <w:rPr>
            <w:rFonts w:ascii="Arial" w:hAnsi="Arial" w:cs="Arial"/>
            <w:sz w:val="18"/>
          </w:rPr>
          <w:t>benefits of using, 9-22</w:t>
        </w:r>
      </w:hyperlink>
    </w:p>
    <w:p w14:paraId="79611BFE" w14:textId="77777777" w:rsidR="008C539B" w:rsidRPr="001058B5" w:rsidRDefault="008D1AB8">
      <w:pPr>
        <w:spacing w:before="1" w:line="235" w:lineRule="auto"/>
        <w:ind w:left="340" w:right="1190"/>
        <w:rPr>
          <w:rFonts w:ascii="Arial" w:hAnsi="Arial" w:cs="Arial"/>
          <w:sz w:val="18"/>
        </w:rPr>
      </w:pPr>
      <w:hyperlink w:anchor="_bookmark2106" w:history="1">
        <w:r w:rsidR="00C12992" w:rsidRPr="001058B5">
          <w:rPr>
            <w:rFonts w:ascii="Arial" w:hAnsi="Arial" w:cs="Arial"/>
            <w:sz w:val="18"/>
          </w:rPr>
          <w:t>finding statement audit options, 9-82</w:t>
        </w:r>
      </w:hyperlink>
      <w:r w:rsidR="00C12992" w:rsidRPr="001058B5">
        <w:rPr>
          <w:rFonts w:ascii="Arial" w:hAnsi="Arial" w:cs="Arial"/>
          <w:sz w:val="18"/>
        </w:rPr>
        <w:t xml:space="preserve"> </w:t>
      </w:r>
      <w:hyperlink w:anchor="_bookmark1756" w:history="1">
        <w:r w:rsidR="00C12992" w:rsidRPr="001058B5">
          <w:rPr>
            <w:rFonts w:ascii="Arial" w:hAnsi="Arial" w:cs="Arial"/>
            <w:sz w:val="18"/>
          </w:rPr>
          <w:t>NOAUDIT statement non-support of, 9-23</w:t>
        </w:r>
      </w:hyperlink>
      <w:r w:rsidR="00C12992" w:rsidRPr="001058B5">
        <w:rPr>
          <w:rFonts w:ascii="Arial" w:hAnsi="Arial" w:cs="Arial"/>
          <w:sz w:val="18"/>
        </w:rPr>
        <w:t xml:space="preserve"> </w:t>
      </w:r>
      <w:hyperlink w:anchor="_bookmark1749" w:history="1">
        <w:r w:rsidR="00C12992" w:rsidRPr="001058B5">
          <w:rPr>
            <w:rFonts w:ascii="Arial" w:hAnsi="Arial" w:cs="Arial"/>
            <w:sz w:val="18"/>
          </w:rPr>
          <w:t>using, 9-22</w:t>
        </w:r>
      </w:hyperlink>
    </w:p>
    <w:p w14:paraId="1D7BC939" w14:textId="77777777" w:rsidR="008C539B" w:rsidRPr="001058B5" w:rsidRDefault="008C539B">
      <w:pPr>
        <w:pStyle w:val="BodyText"/>
        <w:spacing w:before="6"/>
        <w:rPr>
          <w:rFonts w:ascii="Arial" w:hAnsi="Arial" w:cs="Arial"/>
          <w:sz w:val="21"/>
        </w:rPr>
      </w:pPr>
    </w:p>
    <w:p w14:paraId="30E3638E" w14:textId="77777777" w:rsidR="008C539B" w:rsidRPr="001058B5" w:rsidRDefault="00C12992">
      <w:pPr>
        <w:pStyle w:val="Heading5"/>
      </w:pPr>
      <w:bookmarkStart w:id="2235" w:name="C"/>
      <w:bookmarkEnd w:id="2235"/>
      <w:r w:rsidRPr="001058B5">
        <w:rPr>
          <w:w w:val="99"/>
        </w:rPr>
        <w:t>C</w:t>
      </w:r>
    </w:p>
    <w:p w14:paraId="1E6EFBE1" w14:textId="77777777" w:rsidR="008C539B" w:rsidRPr="001058B5" w:rsidRDefault="008C539B">
      <w:pPr>
        <w:pStyle w:val="BodyText"/>
        <w:rPr>
          <w:rFonts w:ascii="Arial" w:hAnsi="Arial" w:cs="Arial"/>
          <w:b/>
          <w:sz w:val="3"/>
        </w:rPr>
      </w:pPr>
    </w:p>
    <w:p w14:paraId="22C1B08B" w14:textId="54A87724" w:rsidR="008C539B" w:rsidRPr="001058B5" w:rsidRDefault="008D1AB8">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5BCADE73">
          <v:group id="_x0000_s1072" style="width:215.4pt;height:.5pt;mso-position-horizontal-relative:char;mso-position-vertical-relative:line" coordsize="4308,10">
            <v:rect id="_x0000_s1074" style="position:absolute;width:5;height:10" fillcolor="black" stroked="f"/>
            <v:line id="_x0000_s1073" style="position:absolute" from="5,5" to="4308,5" strokeweight=".48pt"/>
            <w10:anchorlock/>
          </v:group>
        </w:pict>
      </w:r>
    </w:p>
    <w:p w14:paraId="7B9E9B1C" w14:textId="77777777" w:rsidR="008C539B" w:rsidRPr="001058B5" w:rsidRDefault="008D1AB8">
      <w:pPr>
        <w:spacing w:before="32" w:line="222" w:lineRule="exact"/>
        <w:ind w:left="100"/>
        <w:rPr>
          <w:rFonts w:ascii="Arial" w:hAnsi="Arial" w:cs="Arial"/>
          <w:sz w:val="18"/>
        </w:rPr>
      </w:pPr>
      <w:hyperlink w:anchor="_bookmark591" w:history="1">
        <w:r w:rsidR="00C12992" w:rsidRPr="001058B5">
          <w:rPr>
            <w:rFonts w:ascii="Arial" w:hAnsi="Arial" w:cs="Arial"/>
            <w:sz w:val="18"/>
          </w:rPr>
          <w:t>CAPI_USER_ROLE role, 4-11</w:t>
        </w:r>
      </w:hyperlink>
    </w:p>
    <w:p w14:paraId="0EB1807A" w14:textId="77777777" w:rsidR="008C539B" w:rsidRPr="001058B5" w:rsidRDefault="008D1AB8">
      <w:pPr>
        <w:spacing w:before="2" w:line="235" w:lineRule="auto"/>
        <w:ind w:left="100" w:right="1806"/>
        <w:rPr>
          <w:rFonts w:ascii="Arial" w:hAnsi="Arial" w:cs="Arial"/>
          <w:sz w:val="18"/>
        </w:rPr>
      </w:pPr>
      <w:hyperlink w:anchor="_bookmark838" w:history="1">
        <w:r w:rsidR="00C12992" w:rsidRPr="001058B5">
          <w:rPr>
            <w:rFonts w:ascii="Arial" w:hAnsi="Arial" w:cs="Arial"/>
            <w:sz w:val="18"/>
          </w:rPr>
          <w:t>cascading revokes, 4-43</w:t>
        </w:r>
      </w:hyperlink>
      <w:r w:rsidR="00C12992" w:rsidRPr="001058B5">
        <w:rPr>
          <w:rFonts w:ascii="Arial" w:hAnsi="Arial" w:cs="Arial"/>
          <w:sz w:val="18"/>
        </w:rPr>
        <w:t xml:space="preserve"> CATNOAUD.SQL script</w:t>
      </w:r>
    </w:p>
    <w:p w14:paraId="4A9A932C" w14:textId="77777777" w:rsidR="008C539B" w:rsidRPr="001058B5" w:rsidRDefault="008D1AB8">
      <w:pPr>
        <w:spacing w:line="220" w:lineRule="exact"/>
        <w:ind w:left="340"/>
        <w:rPr>
          <w:rFonts w:ascii="Arial" w:hAnsi="Arial" w:cs="Arial"/>
          <w:sz w:val="18"/>
        </w:rPr>
      </w:pPr>
      <w:hyperlink w:anchor="_bookmark2116" w:history="1">
        <w:r w:rsidR="00C12992" w:rsidRPr="001058B5">
          <w:rPr>
            <w:rFonts w:ascii="Arial" w:hAnsi="Arial" w:cs="Arial"/>
            <w:sz w:val="18"/>
          </w:rPr>
          <w:t>about, 9-84</w:t>
        </w:r>
      </w:hyperlink>
    </w:p>
    <w:p w14:paraId="270CEA6F" w14:textId="77777777" w:rsidR="008C539B" w:rsidRPr="001058B5" w:rsidRDefault="008D1AB8">
      <w:pPr>
        <w:spacing w:before="2" w:line="235" w:lineRule="auto"/>
        <w:ind w:left="100" w:right="1806" w:firstLine="240"/>
        <w:rPr>
          <w:rFonts w:ascii="Arial" w:hAnsi="Arial" w:cs="Arial"/>
          <w:sz w:val="18"/>
        </w:rPr>
      </w:pPr>
      <w:hyperlink w:anchor="_bookmark2117" w:history="1">
        <w:r w:rsidR="00C12992" w:rsidRPr="001058B5">
          <w:rPr>
            <w:rFonts w:ascii="Arial" w:hAnsi="Arial" w:cs="Arial"/>
            <w:sz w:val="18"/>
          </w:rPr>
          <w:t>audit trail views, deleting with, 9-84</w:t>
        </w:r>
      </w:hyperlink>
      <w:r w:rsidR="00C12992" w:rsidRPr="001058B5">
        <w:rPr>
          <w:rFonts w:ascii="Arial" w:hAnsi="Arial" w:cs="Arial"/>
          <w:sz w:val="18"/>
        </w:rPr>
        <w:t xml:space="preserve"> certificate key algorithm</w:t>
      </w:r>
    </w:p>
    <w:p w14:paraId="358A69EF" w14:textId="77777777" w:rsidR="008C539B" w:rsidRPr="001058B5" w:rsidRDefault="008D1AB8">
      <w:pPr>
        <w:spacing w:before="1" w:line="235" w:lineRule="auto"/>
        <w:ind w:left="100" w:right="1513"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w:t>
      </w:r>
      <w:hyperlink w:anchor="_bookmark2181" w:history="1">
        <w:r w:rsidR="00C12992" w:rsidRPr="001058B5">
          <w:rPr>
            <w:rFonts w:ascii="Arial" w:hAnsi="Arial" w:cs="Arial"/>
            <w:sz w:val="18"/>
          </w:rPr>
          <w:t>change_on_install default password, 10-9</w:t>
        </w:r>
      </w:hyperlink>
      <w:r w:rsidR="00C12992" w:rsidRPr="001058B5">
        <w:rPr>
          <w:rFonts w:ascii="Arial" w:hAnsi="Arial" w:cs="Arial"/>
          <w:sz w:val="18"/>
        </w:rPr>
        <w:t xml:space="preserve"> character sets</w:t>
      </w:r>
    </w:p>
    <w:p w14:paraId="1A0EC5DA" w14:textId="77777777" w:rsidR="008C539B" w:rsidRPr="001058B5" w:rsidRDefault="008D1AB8">
      <w:pPr>
        <w:spacing w:line="237" w:lineRule="auto"/>
        <w:ind w:left="340" w:right="1190"/>
        <w:rPr>
          <w:rFonts w:ascii="Arial" w:hAnsi="Arial" w:cs="Arial"/>
          <w:sz w:val="18"/>
        </w:rPr>
      </w:pPr>
      <w:hyperlink w:anchor="_bookmark646" w:history="1">
        <w:r w:rsidR="00C12992" w:rsidRPr="001058B5">
          <w:rPr>
            <w:rFonts w:ascii="Arial" w:hAnsi="Arial" w:cs="Arial"/>
            <w:sz w:val="18"/>
          </w:rPr>
          <w:t>role names, multibyte characters in,    4-16</w:t>
        </w:r>
      </w:hyperlink>
      <w:hyperlink w:anchor="_bookmark662" w:history="1">
        <w:r w:rsidR="00C12992" w:rsidRPr="001058B5">
          <w:rPr>
            <w:rFonts w:ascii="Arial" w:hAnsi="Arial" w:cs="Arial"/>
            <w:sz w:val="18"/>
          </w:rPr>
          <w:t xml:space="preserve"> role passwords, multibyte characters in,</w:t>
        </w:r>
        <w:r w:rsidR="00C12992" w:rsidRPr="001058B5">
          <w:rPr>
            <w:rFonts w:ascii="Arial" w:hAnsi="Arial" w:cs="Arial"/>
            <w:spacing w:val="30"/>
            <w:sz w:val="18"/>
          </w:rPr>
          <w:t xml:space="preserve"> </w:t>
        </w:r>
        <w:r w:rsidR="00C12992" w:rsidRPr="001058B5">
          <w:rPr>
            <w:rFonts w:ascii="Arial" w:hAnsi="Arial" w:cs="Arial"/>
            <w:sz w:val="18"/>
          </w:rPr>
          <w:t>4-18</w:t>
        </w:r>
      </w:hyperlink>
    </w:p>
    <w:p w14:paraId="43C8EF5F" w14:textId="77777777" w:rsidR="008C539B" w:rsidRPr="001058B5" w:rsidRDefault="00C12992">
      <w:pPr>
        <w:spacing w:line="217" w:lineRule="exact"/>
        <w:ind w:left="100"/>
        <w:rPr>
          <w:rFonts w:ascii="Arial" w:hAnsi="Arial" w:cs="Arial"/>
          <w:sz w:val="18"/>
        </w:rPr>
      </w:pPr>
      <w:r w:rsidRPr="001058B5">
        <w:rPr>
          <w:rFonts w:ascii="Arial" w:hAnsi="Arial" w:cs="Arial"/>
          <w:sz w:val="18"/>
        </w:rPr>
        <w:t>cipher suites</w:t>
      </w:r>
    </w:p>
    <w:p w14:paraId="0E93EBAD" w14:textId="77777777" w:rsidR="008C539B" w:rsidRPr="001058B5" w:rsidRDefault="008D1AB8">
      <w:pPr>
        <w:spacing w:line="237" w:lineRule="auto"/>
        <w:ind w:left="100" w:right="2594"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client connections</w:t>
      </w:r>
    </w:p>
    <w:p w14:paraId="5BC50F5B" w14:textId="77777777" w:rsidR="008C539B" w:rsidRPr="001058B5" w:rsidRDefault="008D1AB8">
      <w:pPr>
        <w:spacing w:line="217" w:lineRule="exact"/>
        <w:ind w:left="340"/>
        <w:rPr>
          <w:rFonts w:ascii="Arial" w:hAnsi="Arial" w:cs="Arial"/>
          <w:sz w:val="18"/>
        </w:rPr>
      </w:pPr>
      <w:hyperlink w:anchor="_bookmark2229" w:history="1">
        <w:r w:rsidR="00C12992" w:rsidRPr="001058B5">
          <w:rPr>
            <w:rFonts w:ascii="Arial" w:hAnsi="Arial" w:cs="Arial"/>
            <w:sz w:val="18"/>
          </w:rPr>
          <w:t>guidelines for security, 10-13</w:t>
        </w:r>
      </w:hyperlink>
    </w:p>
    <w:p w14:paraId="31EB0926" w14:textId="77777777" w:rsidR="008C539B" w:rsidRPr="001058B5" w:rsidRDefault="008D1AB8">
      <w:pPr>
        <w:spacing w:line="237" w:lineRule="auto"/>
        <w:ind w:left="340" w:right="1806"/>
        <w:rPr>
          <w:rFonts w:ascii="Arial" w:hAnsi="Arial" w:cs="Arial"/>
          <w:sz w:val="18"/>
        </w:rPr>
      </w:pPr>
      <w:hyperlink w:anchor="_bookmark308" w:history="1">
        <w:r w:rsidR="00C12992" w:rsidRPr="001058B5">
          <w:rPr>
            <w:rFonts w:ascii="Arial" w:hAnsi="Arial" w:cs="Arial"/>
            <w:sz w:val="18"/>
          </w:rPr>
          <w:t>secure external password store, 3-18</w:t>
        </w:r>
      </w:hyperlink>
      <w:r w:rsidR="00C12992" w:rsidRPr="001058B5">
        <w:rPr>
          <w:rFonts w:ascii="Arial" w:hAnsi="Arial" w:cs="Arial"/>
          <w:sz w:val="18"/>
        </w:rPr>
        <w:t xml:space="preserve"> </w:t>
      </w:r>
      <w:hyperlink w:anchor="_bookmark2230" w:history="1">
        <w:r w:rsidR="00C12992" w:rsidRPr="001058B5">
          <w:rPr>
            <w:rFonts w:ascii="Arial" w:hAnsi="Arial" w:cs="Arial"/>
            <w:sz w:val="18"/>
          </w:rPr>
          <w:t>securing, 10-13</w:t>
        </w:r>
      </w:hyperlink>
    </w:p>
    <w:p w14:paraId="20CAD0A5" w14:textId="77777777" w:rsidR="008C539B" w:rsidRPr="001058B5" w:rsidRDefault="00C12992">
      <w:pPr>
        <w:spacing w:line="218" w:lineRule="exact"/>
        <w:ind w:left="100"/>
        <w:rPr>
          <w:rFonts w:ascii="Arial" w:hAnsi="Arial" w:cs="Arial"/>
          <w:sz w:val="18"/>
        </w:rPr>
      </w:pPr>
      <w:r w:rsidRPr="001058B5">
        <w:rPr>
          <w:rFonts w:ascii="Arial" w:hAnsi="Arial" w:cs="Arial"/>
          <w:sz w:val="18"/>
        </w:rPr>
        <w:t>client identifier</w:t>
      </w:r>
    </w:p>
    <w:p w14:paraId="1FB31B9E" w14:textId="77777777" w:rsidR="008C539B" w:rsidRPr="001058B5" w:rsidRDefault="008D1AB8">
      <w:pPr>
        <w:spacing w:before="2" w:line="235" w:lineRule="auto"/>
        <w:ind w:left="100" w:right="1190" w:firstLine="240"/>
        <w:rPr>
          <w:rFonts w:ascii="Arial" w:hAnsi="Arial" w:cs="Arial"/>
          <w:sz w:val="18"/>
        </w:rPr>
      </w:pPr>
      <w:hyperlink w:anchor="_bookmark480" w:history="1">
        <w:r w:rsidR="00C12992" w:rsidRPr="001058B5">
          <w:rPr>
            <w:rFonts w:ascii="Arial" w:hAnsi="Arial" w:cs="Arial"/>
            <w:sz w:val="18"/>
          </w:rPr>
          <w:t>setting for applications that use JDBC, 3-46</w:t>
        </w:r>
      </w:hyperlink>
      <w:r w:rsidR="00C12992" w:rsidRPr="001058B5">
        <w:rPr>
          <w:rFonts w:ascii="Arial" w:hAnsi="Arial" w:cs="Arial"/>
          <w:sz w:val="18"/>
        </w:rPr>
        <w:t xml:space="preserve"> client identifiers</w:t>
      </w:r>
    </w:p>
    <w:p w14:paraId="35372F6D" w14:textId="77777777" w:rsidR="008C539B" w:rsidRPr="001058B5" w:rsidRDefault="008D1AB8">
      <w:pPr>
        <w:spacing w:line="220" w:lineRule="exact"/>
        <w:ind w:left="340"/>
        <w:rPr>
          <w:rFonts w:ascii="Arial" w:hAnsi="Arial" w:cs="Arial"/>
          <w:sz w:val="18"/>
        </w:rPr>
      </w:pPr>
      <w:hyperlink w:anchor="_bookmark469" w:history="1">
        <w:r w:rsidR="00C12992" w:rsidRPr="001058B5">
          <w:rPr>
            <w:rFonts w:ascii="Arial" w:hAnsi="Arial" w:cs="Arial"/>
            <w:sz w:val="18"/>
          </w:rPr>
          <w:t>about,   3-44</w:t>
        </w:r>
      </w:hyperlink>
    </w:p>
    <w:p w14:paraId="212336D3" w14:textId="77777777" w:rsidR="008C539B" w:rsidRPr="001058B5" w:rsidRDefault="008D1AB8">
      <w:pPr>
        <w:spacing w:line="220" w:lineRule="exact"/>
        <w:ind w:left="340"/>
        <w:rPr>
          <w:rFonts w:ascii="Arial" w:hAnsi="Arial" w:cs="Arial"/>
          <w:sz w:val="18"/>
        </w:rPr>
      </w:pPr>
      <w:hyperlink w:anchor="_bookmark1805" w:history="1">
        <w:r w:rsidR="00C12992" w:rsidRPr="001058B5">
          <w:rPr>
            <w:rFonts w:ascii="Arial" w:hAnsi="Arial" w:cs="Arial"/>
            <w:sz w:val="18"/>
          </w:rPr>
          <w:t>auditing users, 9-28</w:t>
        </w:r>
      </w:hyperlink>
    </w:p>
    <w:p w14:paraId="5EFB0867" w14:textId="77777777" w:rsidR="008C539B" w:rsidRPr="001058B5" w:rsidRDefault="008D1AB8">
      <w:pPr>
        <w:spacing w:line="222" w:lineRule="exact"/>
        <w:ind w:left="340"/>
        <w:rPr>
          <w:rFonts w:ascii="Arial" w:hAnsi="Arial" w:cs="Arial"/>
          <w:sz w:val="18"/>
        </w:rPr>
      </w:pPr>
      <w:hyperlink w:anchor="_bookmark484" w:history="1">
        <w:r w:rsidR="00C12992" w:rsidRPr="001058B5">
          <w:rPr>
            <w:rFonts w:ascii="Arial" w:hAnsi="Arial" w:cs="Arial"/>
            <w:sz w:val="18"/>
          </w:rPr>
          <w:t>consistency between DBMS_SESSION.SET</w:t>
        </w:r>
      </w:hyperlink>
      <w:r w:rsidR="00C12992" w:rsidRPr="001058B5">
        <w:rPr>
          <w:rFonts w:ascii="Arial" w:hAnsi="Arial" w:cs="Arial"/>
          <w:sz w:val="18"/>
        </w:rPr>
        <w:t>_</w:t>
      </w:r>
    </w:p>
    <w:p w14:paraId="5F7E49C2" w14:textId="77777777" w:rsidR="008C539B" w:rsidRPr="001058B5" w:rsidRDefault="008C539B">
      <w:pPr>
        <w:spacing w:line="222" w:lineRule="exact"/>
        <w:rPr>
          <w:rFonts w:ascii="Arial" w:hAnsi="Arial" w:cs="Arial"/>
          <w:sz w:val="18"/>
        </w:rPr>
        <w:sectPr w:rsidR="008C539B" w:rsidRPr="001058B5">
          <w:headerReference w:type="even" r:id="rId281"/>
          <w:footerReference w:type="even" r:id="rId282"/>
          <w:footerReference w:type="default" r:id="rId283"/>
          <w:pgSz w:w="12240" w:h="15840"/>
          <w:pgMar w:top="1200" w:right="1060" w:bottom="860" w:left="1100" w:header="0" w:footer="663" w:gutter="0"/>
          <w:cols w:num="2" w:space="720" w:equalWidth="0">
            <w:col w:w="4321" w:space="599"/>
            <w:col w:w="5160"/>
          </w:cols>
        </w:sectPr>
      </w:pPr>
    </w:p>
    <w:p w14:paraId="0AE0785D" w14:textId="77777777" w:rsidR="008C539B" w:rsidRPr="001058B5" w:rsidRDefault="008D1AB8">
      <w:pPr>
        <w:spacing w:before="70" w:line="235" w:lineRule="auto"/>
        <w:ind w:left="1300"/>
        <w:rPr>
          <w:rFonts w:ascii="Arial" w:hAnsi="Arial" w:cs="Arial"/>
          <w:sz w:val="18"/>
        </w:rPr>
      </w:pPr>
      <w:hyperlink w:anchor="_bookmark484" w:history="1">
        <w:r w:rsidR="00C12992" w:rsidRPr="001058B5">
          <w:rPr>
            <w:rFonts w:ascii="Arial" w:hAnsi="Arial" w:cs="Arial"/>
            <w:sz w:val="18"/>
          </w:rPr>
          <w:t>IDENTIFIER and DBMS_APPLICATION_ INFO.SET_CLIENT_INFO, 3-46</w:t>
        </w:r>
      </w:hyperlink>
    </w:p>
    <w:p w14:paraId="607635F0" w14:textId="77777777" w:rsidR="008C539B" w:rsidRPr="001058B5" w:rsidRDefault="008D1AB8">
      <w:pPr>
        <w:spacing w:line="237" w:lineRule="auto"/>
        <w:ind w:left="940"/>
        <w:rPr>
          <w:rFonts w:ascii="Arial" w:hAnsi="Arial" w:cs="Arial"/>
          <w:sz w:val="18"/>
        </w:rPr>
      </w:pPr>
      <w:hyperlink w:anchor="_bookmark476" w:history="1">
        <w:r w:rsidR="00C12992" w:rsidRPr="001058B5">
          <w:rPr>
            <w:rFonts w:ascii="Arial" w:hAnsi="Arial" w:cs="Arial"/>
            <w:sz w:val="18"/>
          </w:rPr>
          <w:t>global application context, independent of, 3-45</w:t>
        </w:r>
      </w:hyperlink>
      <w:r w:rsidR="00C12992" w:rsidRPr="001058B5">
        <w:rPr>
          <w:rFonts w:ascii="Arial" w:hAnsi="Arial" w:cs="Arial"/>
          <w:sz w:val="18"/>
        </w:rPr>
        <w:t xml:space="preserve"> </w:t>
      </w:r>
      <w:hyperlink w:anchor="_bookmark1253" w:history="1">
        <w:r w:rsidR="00C12992" w:rsidRPr="001058B5">
          <w:rPr>
            <w:rFonts w:ascii="Arial" w:hAnsi="Arial" w:cs="Arial"/>
            <w:sz w:val="18"/>
          </w:rPr>
          <w:t>setting with DBMS_SESSION.SET_IDENTIFIER</w:t>
        </w:r>
      </w:hyperlink>
    </w:p>
    <w:p w14:paraId="32003432" w14:textId="77777777" w:rsidR="008C539B" w:rsidRPr="001058B5" w:rsidRDefault="008D1AB8">
      <w:pPr>
        <w:spacing w:line="217" w:lineRule="exact"/>
        <w:ind w:left="1300"/>
        <w:rPr>
          <w:rFonts w:ascii="Arial" w:hAnsi="Arial" w:cs="Arial"/>
          <w:sz w:val="18"/>
        </w:rPr>
      </w:pPr>
      <w:hyperlink w:anchor="_bookmark1253" w:history="1">
        <w:r w:rsidR="00C12992" w:rsidRPr="001058B5">
          <w:rPr>
            <w:rFonts w:ascii="Arial" w:hAnsi="Arial" w:cs="Arial"/>
            <w:sz w:val="18"/>
          </w:rPr>
          <w:t>procedure, 6-23</w:t>
        </w:r>
      </w:hyperlink>
    </w:p>
    <w:p w14:paraId="4CDF2D3E" w14:textId="77777777" w:rsidR="008C539B" w:rsidRPr="001058B5" w:rsidRDefault="008D1AB8">
      <w:pPr>
        <w:spacing w:line="220" w:lineRule="exact"/>
        <w:ind w:left="940"/>
        <w:rPr>
          <w:rFonts w:ascii="Arial" w:hAnsi="Arial" w:cs="Arial"/>
          <w:sz w:val="18"/>
        </w:rPr>
      </w:pPr>
      <w:hyperlink w:anchor="_bookmark1248" w:history="1">
        <w:r w:rsidR="00C12992" w:rsidRPr="001058B5">
          <w:rPr>
            <w:rFonts w:ascii="Arial" w:hAnsi="Arial" w:cs="Arial"/>
            <w:i/>
            <w:sz w:val="18"/>
          </w:rPr>
          <w:t xml:space="preserve">See also </w:t>
        </w:r>
      </w:hyperlink>
      <w:r w:rsidR="00C12992" w:rsidRPr="001058B5">
        <w:rPr>
          <w:rFonts w:ascii="Arial" w:hAnsi="Arial" w:cs="Arial"/>
          <w:sz w:val="18"/>
        </w:rPr>
        <w:t>nondatabase users</w:t>
      </w:r>
    </w:p>
    <w:p w14:paraId="28D77D84" w14:textId="77777777" w:rsidR="008C539B" w:rsidRPr="001058B5" w:rsidRDefault="00C12992">
      <w:pPr>
        <w:spacing w:before="1" w:line="235" w:lineRule="auto"/>
        <w:ind w:left="940" w:right="519" w:hanging="240"/>
        <w:rPr>
          <w:rFonts w:ascii="Arial" w:hAnsi="Arial" w:cs="Arial"/>
          <w:sz w:val="18"/>
        </w:rPr>
      </w:pPr>
      <w:r w:rsidRPr="001058B5">
        <w:rPr>
          <w:rFonts w:ascii="Arial" w:hAnsi="Arial" w:cs="Arial"/>
          <w:sz w:val="18"/>
        </w:rPr>
        <w:t xml:space="preserve">client session-based application contexts </w:t>
      </w:r>
      <w:hyperlink w:anchor="_bookmark1319" w:history="1">
        <w:r w:rsidRPr="001058B5">
          <w:rPr>
            <w:rFonts w:ascii="Arial" w:hAnsi="Arial" w:cs="Arial"/>
            <w:sz w:val="18"/>
          </w:rPr>
          <w:t>about, 6-42</w:t>
        </w:r>
      </w:hyperlink>
    </w:p>
    <w:p w14:paraId="6DF6EA32" w14:textId="77777777" w:rsidR="008C539B" w:rsidRPr="001058B5" w:rsidRDefault="008D1AB8">
      <w:pPr>
        <w:spacing w:before="2" w:line="235" w:lineRule="auto"/>
        <w:ind w:left="1300" w:hanging="360"/>
        <w:rPr>
          <w:rFonts w:ascii="Arial" w:hAnsi="Arial" w:cs="Arial"/>
          <w:sz w:val="18"/>
        </w:rPr>
      </w:pPr>
      <w:hyperlink w:anchor="_bookmark1329" w:history="1">
        <w:r w:rsidR="00C12992" w:rsidRPr="001058B5">
          <w:rPr>
            <w:rFonts w:ascii="Arial" w:hAnsi="Arial" w:cs="Arial"/>
            <w:sz w:val="18"/>
          </w:rPr>
          <w:t>CLIENTCONTEXT namespace, clearing value from, 6-44</w:t>
        </w:r>
      </w:hyperlink>
    </w:p>
    <w:p w14:paraId="348377AD" w14:textId="77777777" w:rsidR="008C539B" w:rsidRPr="001058B5" w:rsidRDefault="008D1AB8">
      <w:pPr>
        <w:spacing w:line="237" w:lineRule="auto"/>
        <w:ind w:left="1300" w:right="156" w:hanging="360"/>
        <w:rPr>
          <w:rFonts w:ascii="Arial" w:hAnsi="Arial" w:cs="Arial"/>
          <w:sz w:val="18"/>
        </w:rPr>
      </w:pPr>
      <w:hyperlink w:anchor="_bookmark1324" w:history="1">
        <w:r w:rsidR="00C12992" w:rsidRPr="001058B5">
          <w:rPr>
            <w:rFonts w:ascii="Arial" w:hAnsi="Arial" w:cs="Arial"/>
            <w:sz w:val="18"/>
          </w:rPr>
          <w:t>CLIENTCONTEXT namespace, setting value in, 6-43</w:t>
        </w:r>
      </w:hyperlink>
    </w:p>
    <w:p w14:paraId="3292F6E6" w14:textId="77777777" w:rsidR="008C539B" w:rsidRPr="001058B5" w:rsidRDefault="008D1AB8">
      <w:pPr>
        <w:spacing w:line="217" w:lineRule="exact"/>
        <w:ind w:left="940"/>
        <w:rPr>
          <w:rFonts w:ascii="Arial" w:hAnsi="Arial" w:cs="Arial"/>
          <w:sz w:val="18"/>
        </w:rPr>
      </w:pPr>
      <w:hyperlink w:anchor="_bookmark1326" w:history="1">
        <w:r w:rsidR="00C12992" w:rsidRPr="001058B5">
          <w:rPr>
            <w:rFonts w:ascii="Arial" w:hAnsi="Arial" w:cs="Arial"/>
            <w:sz w:val="18"/>
          </w:rPr>
          <w:t>retrieving CLIENTCONTEXT namespace, 6-43</w:t>
        </w:r>
      </w:hyperlink>
    </w:p>
    <w:p w14:paraId="4B16A13B" w14:textId="77777777" w:rsidR="008C539B" w:rsidRPr="001058B5" w:rsidRDefault="008D1AB8">
      <w:pPr>
        <w:spacing w:line="237" w:lineRule="auto"/>
        <w:ind w:left="700" w:firstLine="240"/>
        <w:rPr>
          <w:rFonts w:ascii="Arial" w:hAnsi="Arial" w:cs="Arial"/>
          <w:sz w:val="18"/>
        </w:rPr>
      </w:pPr>
      <w:hyperlink w:anchor="_bookmark1320"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CLIENT_IDENTIFIER USERENV attribute</w:t>
      </w:r>
    </w:p>
    <w:p w14:paraId="3E343FCE" w14:textId="77777777" w:rsidR="008C539B" w:rsidRPr="001058B5" w:rsidRDefault="008D1AB8">
      <w:pPr>
        <w:spacing w:line="235" w:lineRule="auto"/>
        <w:ind w:left="1300" w:right="519" w:hanging="360"/>
        <w:rPr>
          <w:rFonts w:ascii="Arial" w:hAnsi="Arial" w:cs="Arial"/>
          <w:sz w:val="18"/>
        </w:rPr>
      </w:pPr>
      <w:hyperlink w:anchor="_bookmark483" w:history="1">
        <w:r w:rsidR="00C12992" w:rsidRPr="001058B5">
          <w:rPr>
            <w:rFonts w:ascii="Arial" w:hAnsi="Arial" w:cs="Arial"/>
            <w:sz w:val="18"/>
          </w:rPr>
          <w:t>setting and clearing with DBMS_SESSION package, 3-46</w:t>
        </w:r>
      </w:hyperlink>
    </w:p>
    <w:p w14:paraId="7580A6D6" w14:textId="77777777" w:rsidR="008C539B" w:rsidRPr="001058B5" w:rsidRDefault="008D1AB8">
      <w:pPr>
        <w:spacing w:line="235" w:lineRule="auto"/>
        <w:ind w:left="1300" w:right="519" w:hanging="360"/>
        <w:rPr>
          <w:rFonts w:ascii="Arial" w:hAnsi="Arial" w:cs="Arial"/>
          <w:sz w:val="18"/>
        </w:rPr>
      </w:pPr>
      <w:hyperlink w:anchor="_bookmark479" w:history="1">
        <w:r w:rsidR="00C12992" w:rsidRPr="001058B5">
          <w:rPr>
            <w:rFonts w:ascii="Arial" w:hAnsi="Arial" w:cs="Arial"/>
            <w:sz w:val="18"/>
          </w:rPr>
          <w:t>setting with OCI user session handle attribute, 3-46</w:t>
        </w:r>
      </w:hyperlink>
    </w:p>
    <w:p w14:paraId="638D5A40" w14:textId="77777777" w:rsidR="008C539B" w:rsidRPr="001058B5" w:rsidRDefault="008D1AB8">
      <w:pPr>
        <w:spacing w:line="237" w:lineRule="auto"/>
        <w:ind w:left="700" w:firstLine="240"/>
        <w:rPr>
          <w:rFonts w:ascii="Arial" w:hAnsi="Arial" w:cs="Arial"/>
          <w:sz w:val="18"/>
        </w:rPr>
      </w:pPr>
      <w:hyperlink w:anchor="_bookmark477" w:history="1">
        <w:r w:rsidR="00C12992" w:rsidRPr="001058B5">
          <w:rPr>
            <w:rFonts w:ascii="Arial" w:hAnsi="Arial" w:cs="Arial"/>
            <w:i/>
            <w:sz w:val="18"/>
          </w:rPr>
          <w:t xml:space="preserve">See also </w:t>
        </w:r>
      </w:hyperlink>
      <w:r w:rsidR="00C12992" w:rsidRPr="001058B5">
        <w:rPr>
          <w:rFonts w:ascii="Arial" w:hAnsi="Arial" w:cs="Arial"/>
          <w:sz w:val="18"/>
        </w:rPr>
        <w:t xml:space="preserve">USERENV namespace </w:t>
      </w:r>
      <w:hyperlink w:anchor="_bookmark486" w:history="1">
        <w:r w:rsidR="00C12992" w:rsidRPr="001058B5">
          <w:rPr>
            <w:rFonts w:ascii="Arial" w:hAnsi="Arial" w:cs="Arial"/>
            <w:sz w:val="18"/>
          </w:rPr>
          <w:t>CLIENTID_OVERWRITE event, 3-46</w:t>
        </w:r>
      </w:hyperlink>
    </w:p>
    <w:p w14:paraId="40CC227D" w14:textId="77777777" w:rsidR="008C539B" w:rsidRPr="001058B5" w:rsidRDefault="008D1AB8">
      <w:pPr>
        <w:spacing w:line="235" w:lineRule="auto"/>
        <w:ind w:left="747" w:right="1566"/>
        <w:jc w:val="center"/>
        <w:rPr>
          <w:rFonts w:ascii="Arial" w:hAnsi="Arial" w:cs="Arial"/>
          <w:sz w:val="18"/>
        </w:rPr>
      </w:pPr>
      <w:hyperlink w:anchor="_bookmark1415" w:history="1">
        <w:r w:rsidR="00C12992" w:rsidRPr="001058B5">
          <w:rPr>
            <w:rFonts w:ascii="Arial" w:hAnsi="Arial" w:cs="Arial"/>
            <w:sz w:val="18"/>
          </w:rPr>
          <w:t>column masking behavior, 7-10</w:t>
        </w:r>
      </w:hyperlink>
      <w:r w:rsidR="00C12992" w:rsidRPr="001058B5">
        <w:rPr>
          <w:rFonts w:ascii="Arial" w:hAnsi="Arial" w:cs="Arial"/>
          <w:sz w:val="18"/>
        </w:rPr>
        <w:t xml:space="preserve"> </w:t>
      </w:r>
      <w:hyperlink w:anchor="_bookmark1416" w:history="1">
        <w:r w:rsidR="00C12992" w:rsidRPr="001058B5">
          <w:rPr>
            <w:rFonts w:ascii="Arial" w:hAnsi="Arial" w:cs="Arial"/>
            <w:sz w:val="18"/>
          </w:rPr>
          <w:t>column specification, 7-10</w:t>
        </w:r>
      </w:hyperlink>
    </w:p>
    <w:p w14:paraId="7253FC0F" w14:textId="77777777" w:rsidR="008C539B" w:rsidRPr="001058B5" w:rsidRDefault="008D1AB8">
      <w:pPr>
        <w:spacing w:before="1" w:line="235" w:lineRule="auto"/>
        <w:ind w:left="700" w:right="1996" w:firstLine="240"/>
        <w:rPr>
          <w:rFonts w:ascii="Arial" w:hAnsi="Arial" w:cs="Arial"/>
          <w:sz w:val="18"/>
        </w:rPr>
      </w:pPr>
      <w:hyperlink w:anchor="_bookmark1418" w:history="1">
        <w:r w:rsidR="00C12992" w:rsidRPr="001058B5">
          <w:rPr>
            <w:rFonts w:ascii="Arial" w:hAnsi="Arial" w:cs="Arial"/>
            <w:sz w:val="18"/>
          </w:rPr>
          <w:t>restrictions, 7-11</w:t>
        </w:r>
      </w:hyperlink>
      <w:r w:rsidR="00C12992" w:rsidRPr="001058B5">
        <w:rPr>
          <w:rFonts w:ascii="Arial" w:hAnsi="Arial" w:cs="Arial"/>
          <w:sz w:val="18"/>
        </w:rPr>
        <w:t xml:space="preserve"> columns</w:t>
      </w:r>
    </w:p>
    <w:p w14:paraId="1AF9C5CF" w14:textId="77777777" w:rsidR="008C539B" w:rsidRPr="001058B5" w:rsidRDefault="008D1AB8">
      <w:pPr>
        <w:spacing w:line="237" w:lineRule="auto"/>
        <w:ind w:left="940" w:right="519"/>
        <w:rPr>
          <w:rFonts w:ascii="Arial" w:hAnsi="Arial" w:cs="Arial"/>
          <w:sz w:val="18"/>
        </w:rPr>
      </w:pPr>
      <w:hyperlink w:anchor="_bookmark820" w:history="1">
        <w:r w:rsidR="00C12992" w:rsidRPr="001058B5">
          <w:rPr>
            <w:rFonts w:ascii="Arial" w:hAnsi="Arial" w:cs="Arial"/>
            <w:sz w:val="18"/>
          </w:rPr>
          <w:t>granting privileges for selected, 4-40</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granting privileges on, 4-40</w:t>
        </w:r>
      </w:hyperlink>
    </w:p>
    <w:p w14:paraId="7B266180" w14:textId="77777777" w:rsidR="008C539B" w:rsidRPr="001058B5" w:rsidRDefault="008D1AB8">
      <w:pPr>
        <w:spacing w:line="235" w:lineRule="auto"/>
        <w:ind w:left="940" w:right="1265"/>
        <w:rPr>
          <w:rFonts w:ascii="Arial" w:hAnsi="Arial" w:cs="Arial"/>
          <w:sz w:val="18"/>
        </w:rPr>
      </w:pPr>
      <w:hyperlink w:anchor="_bookmark820" w:history="1">
        <w:r w:rsidR="00C12992" w:rsidRPr="001058B5">
          <w:rPr>
            <w:rFonts w:ascii="Arial" w:hAnsi="Arial" w:cs="Arial"/>
            <w:sz w:val="18"/>
          </w:rPr>
          <w:t>INSERT privilege and, 4-40</w:t>
        </w:r>
      </w:hyperlink>
      <w:r w:rsidR="00C12992" w:rsidRPr="001058B5">
        <w:rPr>
          <w:rFonts w:ascii="Arial" w:hAnsi="Arial" w:cs="Arial"/>
          <w:sz w:val="18"/>
        </w:rPr>
        <w:t xml:space="preserve"> </w:t>
      </w:r>
      <w:hyperlink w:anchor="_bookmark976" w:history="1">
        <w:r w:rsidR="00C12992" w:rsidRPr="001058B5">
          <w:rPr>
            <w:rFonts w:ascii="Arial" w:hAnsi="Arial" w:cs="Arial"/>
            <w:sz w:val="18"/>
          </w:rPr>
          <w:t>listing users granted to, 4-73</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privileges, 4-40</w:t>
        </w:r>
      </w:hyperlink>
    </w:p>
    <w:p w14:paraId="0A775A66" w14:textId="77777777" w:rsidR="008C539B" w:rsidRPr="001058B5" w:rsidRDefault="00C12992">
      <w:pPr>
        <w:spacing w:line="235" w:lineRule="auto"/>
        <w:ind w:left="1180" w:right="2581"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1FD3A7F0" w14:textId="77777777" w:rsidR="008C539B" w:rsidRPr="001058B5" w:rsidRDefault="008D1AB8">
      <w:pPr>
        <w:spacing w:before="2" w:line="235" w:lineRule="auto"/>
        <w:ind w:left="700" w:right="917" w:firstLine="240"/>
        <w:rPr>
          <w:rFonts w:ascii="Arial" w:hAnsi="Arial" w:cs="Arial"/>
          <w:sz w:val="18"/>
        </w:rPr>
      </w:pPr>
      <w:hyperlink w:anchor="_bookmark834" w:history="1">
        <w:r w:rsidR="00C12992" w:rsidRPr="001058B5">
          <w:rPr>
            <w:rFonts w:ascii="Arial" w:hAnsi="Arial" w:cs="Arial"/>
            <w:sz w:val="18"/>
          </w:rPr>
          <w:t>revoking privileges on, 4-43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committed data</w:t>
      </w:r>
    </w:p>
    <w:p w14:paraId="15DE7476" w14:textId="77777777" w:rsidR="008C539B" w:rsidRPr="001058B5" w:rsidRDefault="008D1AB8">
      <w:pPr>
        <w:spacing w:before="3" w:line="235" w:lineRule="auto"/>
        <w:ind w:left="700" w:right="1996" w:firstLine="240"/>
        <w:rPr>
          <w:rFonts w:ascii="Arial" w:hAnsi="Arial" w:cs="Arial"/>
          <w:sz w:val="18"/>
        </w:rPr>
      </w:pPr>
      <w:hyperlink w:anchor="_bookmark1741" w:history="1">
        <w:r w:rsidR="00C12992" w:rsidRPr="001058B5">
          <w:rPr>
            <w:rFonts w:ascii="Arial" w:hAnsi="Arial" w:cs="Arial"/>
            <w:sz w:val="18"/>
          </w:rPr>
          <w:t xml:space="preserve">auditing,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configuration</w:t>
      </w:r>
    </w:p>
    <w:p w14:paraId="12269748" w14:textId="77777777" w:rsidR="008C539B" w:rsidRPr="001058B5" w:rsidRDefault="008D1AB8">
      <w:pPr>
        <w:spacing w:line="237" w:lineRule="auto"/>
        <w:ind w:left="700" w:right="1265"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configuration files</w:t>
      </w:r>
    </w:p>
    <w:p w14:paraId="6D865269" w14:textId="77777777" w:rsidR="008C539B" w:rsidRPr="001058B5" w:rsidRDefault="008D1AB8">
      <w:pPr>
        <w:spacing w:line="217" w:lineRule="exact"/>
        <w:ind w:left="940"/>
        <w:rPr>
          <w:rFonts w:ascii="Arial" w:hAnsi="Arial" w:cs="Arial"/>
          <w:sz w:val="18"/>
        </w:rPr>
      </w:pPr>
      <w:hyperlink w:anchor="_bookmark2246" w:history="1">
        <w:r w:rsidR="00C12992" w:rsidRPr="001058B5">
          <w:rPr>
            <w:rFonts w:ascii="Arial" w:hAnsi="Arial" w:cs="Arial"/>
            <w:sz w:val="18"/>
          </w:rPr>
          <w:t>listener.ora, 10-14</w:t>
        </w:r>
      </w:hyperlink>
    </w:p>
    <w:p w14:paraId="55147B42" w14:textId="77777777" w:rsidR="008C539B" w:rsidRPr="001058B5" w:rsidRDefault="008D1AB8">
      <w:pPr>
        <w:spacing w:line="235" w:lineRule="auto"/>
        <w:ind w:left="940" w:right="1265"/>
        <w:rPr>
          <w:rFonts w:ascii="Arial" w:hAnsi="Arial" w:cs="Arial"/>
          <w:sz w:val="18"/>
        </w:rPr>
      </w:pPr>
      <w:hyperlink w:anchor="_bookmark2247" w:history="1">
        <w:r w:rsidR="00C12992" w:rsidRPr="001058B5">
          <w:rPr>
            <w:rFonts w:ascii="Arial" w:hAnsi="Arial" w:cs="Arial"/>
            <w:sz w:val="18"/>
          </w:rPr>
          <w:t>sample listener.ora file, 10-14</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10-17</w:t>
        </w:r>
      </w:hyperlink>
    </w:p>
    <w:p w14:paraId="0DC96939" w14:textId="77777777" w:rsidR="008C539B" w:rsidRPr="001058B5" w:rsidRDefault="008D1AB8">
      <w:pPr>
        <w:spacing w:before="1" w:line="237" w:lineRule="auto"/>
        <w:ind w:left="700" w:right="1996" w:firstLine="240"/>
        <w:rPr>
          <w:rFonts w:ascii="Arial" w:hAnsi="Arial" w:cs="Arial"/>
          <w:sz w:val="18"/>
        </w:rPr>
      </w:pPr>
      <w:hyperlink w:anchor="_bookmark2276" w:history="1">
        <w:r w:rsidR="00C12992" w:rsidRPr="001058B5">
          <w:rPr>
            <w:rFonts w:ascii="Arial" w:hAnsi="Arial" w:cs="Arial"/>
            <w:sz w:val="18"/>
          </w:rPr>
          <w:t>typical directory, 10-17</w:t>
        </w:r>
      </w:hyperlink>
      <w:r w:rsidR="00C12992" w:rsidRPr="001058B5">
        <w:rPr>
          <w:rFonts w:ascii="Arial" w:hAnsi="Arial" w:cs="Arial"/>
          <w:sz w:val="18"/>
        </w:rPr>
        <w:t xml:space="preserve"> CONNECT role</w:t>
      </w:r>
    </w:p>
    <w:p w14:paraId="02D665CF" w14:textId="77777777" w:rsidR="008C539B" w:rsidRPr="001058B5" w:rsidRDefault="008D1AB8">
      <w:pPr>
        <w:spacing w:line="235" w:lineRule="auto"/>
        <w:ind w:left="940" w:right="1996"/>
        <w:rPr>
          <w:rFonts w:ascii="Arial" w:hAnsi="Arial" w:cs="Arial"/>
          <w:sz w:val="18"/>
        </w:rPr>
      </w:pPr>
      <w:hyperlink w:anchor="_bookmark2305" w:history="1">
        <w:r w:rsidR="00C12992" w:rsidRPr="001058B5">
          <w:rPr>
            <w:rFonts w:ascii="Arial" w:hAnsi="Arial" w:cs="Arial"/>
            <w:sz w:val="18"/>
          </w:rPr>
          <w:t>about, 10-22</w:t>
        </w:r>
      </w:hyperlink>
      <w:r w:rsidR="00C12992" w:rsidRPr="001058B5">
        <w:rPr>
          <w:rFonts w:ascii="Arial" w:hAnsi="Arial" w:cs="Arial"/>
          <w:sz w:val="18"/>
        </w:rPr>
        <w:t xml:space="preserve"> applications</w:t>
      </w:r>
    </w:p>
    <w:p w14:paraId="760C6F37" w14:textId="77777777" w:rsidR="008C539B" w:rsidRPr="001058B5" w:rsidRDefault="008D1AB8">
      <w:pPr>
        <w:spacing w:line="220" w:lineRule="exact"/>
        <w:ind w:left="1180"/>
        <w:rPr>
          <w:rFonts w:ascii="Arial" w:hAnsi="Arial" w:cs="Arial"/>
          <w:sz w:val="18"/>
        </w:rPr>
      </w:pPr>
      <w:hyperlink w:anchor="_bookmark2313" w:history="1">
        <w:r w:rsidR="00C12992" w:rsidRPr="001058B5">
          <w:rPr>
            <w:rFonts w:ascii="Arial" w:hAnsi="Arial" w:cs="Arial"/>
            <w:sz w:val="18"/>
          </w:rPr>
          <w:t>account provisioning, 10-23</w:t>
        </w:r>
      </w:hyperlink>
    </w:p>
    <w:p w14:paraId="561399F3" w14:textId="77777777" w:rsidR="008C539B" w:rsidRPr="001058B5" w:rsidRDefault="008D1AB8">
      <w:pPr>
        <w:spacing w:line="220" w:lineRule="exact"/>
        <w:ind w:left="1180"/>
        <w:rPr>
          <w:rFonts w:ascii="Arial" w:hAnsi="Arial" w:cs="Arial"/>
          <w:sz w:val="18"/>
        </w:rPr>
      </w:pPr>
      <w:hyperlink w:anchor="_bookmark2309" w:history="1">
        <w:r w:rsidR="00C12992" w:rsidRPr="001058B5">
          <w:rPr>
            <w:rFonts w:ascii="Arial" w:hAnsi="Arial" w:cs="Arial"/>
            <w:sz w:val="18"/>
          </w:rPr>
          <w:t>affects of, 10-22</w:t>
        </w:r>
      </w:hyperlink>
    </w:p>
    <w:p w14:paraId="4905F1B1" w14:textId="77777777" w:rsidR="008C539B" w:rsidRPr="001058B5" w:rsidRDefault="008D1AB8">
      <w:pPr>
        <w:spacing w:line="220" w:lineRule="exact"/>
        <w:ind w:left="1180"/>
        <w:rPr>
          <w:rFonts w:ascii="Arial" w:hAnsi="Arial" w:cs="Arial"/>
          <w:sz w:val="18"/>
        </w:rPr>
      </w:pPr>
      <w:hyperlink w:anchor="_bookmark2311" w:history="1">
        <w:r w:rsidR="00C12992" w:rsidRPr="001058B5">
          <w:rPr>
            <w:rFonts w:ascii="Arial" w:hAnsi="Arial" w:cs="Arial"/>
            <w:sz w:val="18"/>
          </w:rPr>
          <w:t>database upgrades, 10-22</w:t>
        </w:r>
      </w:hyperlink>
    </w:p>
    <w:p w14:paraId="0415FB28" w14:textId="77777777" w:rsidR="008C539B" w:rsidRPr="001058B5" w:rsidRDefault="008D1AB8">
      <w:pPr>
        <w:spacing w:before="1" w:line="235" w:lineRule="auto"/>
        <w:ind w:left="940" w:right="1996" w:firstLine="240"/>
        <w:rPr>
          <w:rFonts w:ascii="Arial" w:hAnsi="Arial" w:cs="Arial"/>
          <w:sz w:val="18"/>
        </w:rPr>
      </w:pPr>
      <w:hyperlink w:anchor="_bookmark2315" w:history="1">
        <w:r w:rsidR="00C12992" w:rsidRPr="001058B5">
          <w:rPr>
            <w:rFonts w:ascii="Arial" w:hAnsi="Arial" w:cs="Arial"/>
            <w:sz w:val="18"/>
          </w:rPr>
          <w:t>installation of, 10-23</w:t>
        </w:r>
      </w:hyperlink>
      <w:r w:rsidR="00C12992" w:rsidRPr="001058B5">
        <w:rPr>
          <w:rFonts w:ascii="Arial" w:hAnsi="Arial" w:cs="Arial"/>
          <w:sz w:val="18"/>
        </w:rPr>
        <w:t xml:space="preserve"> </w:t>
      </w:r>
      <w:hyperlink w:anchor="_bookmark592" w:history="1">
        <w:r w:rsidR="00C12992" w:rsidRPr="001058B5">
          <w:rPr>
            <w:rFonts w:ascii="Arial" w:hAnsi="Arial" w:cs="Arial"/>
            <w:sz w:val="18"/>
          </w:rPr>
          <w:t>script to create, 4-11</w:t>
        </w:r>
      </w:hyperlink>
      <w:r w:rsidR="00C12992" w:rsidRPr="001058B5">
        <w:rPr>
          <w:rFonts w:ascii="Arial" w:hAnsi="Arial" w:cs="Arial"/>
          <w:sz w:val="18"/>
        </w:rPr>
        <w:t xml:space="preserve"> users</w:t>
      </w:r>
    </w:p>
    <w:p w14:paraId="5A50D791" w14:textId="77777777" w:rsidR="008C539B" w:rsidRPr="001058B5" w:rsidRDefault="008D1AB8">
      <w:pPr>
        <w:spacing w:before="2" w:line="235" w:lineRule="auto"/>
        <w:ind w:left="1180" w:right="387"/>
        <w:rPr>
          <w:rFonts w:ascii="Arial" w:hAnsi="Arial" w:cs="Arial"/>
          <w:sz w:val="18"/>
        </w:rPr>
      </w:pPr>
      <w:hyperlink w:anchor="_bookmark2321" w:history="1">
        <w:r w:rsidR="00C12992" w:rsidRPr="001058B5">
          <w:rPr>
            <w:rFonts w:ascii="Arial" w:hAnsi="Arial" w:cs="Arial"/>
            <w:sz w:val="18"/>
          </w:rPr>
          <w:t>application developers, impact, 10-23</w:t>
        </w:r>
      </w:hyperlink>
      <w:r w:rsidR="00C12992" w:rsidRPr="001058B5">
        <w:rPr>
          <w:rFonts w:ascii="Arial" w:hAnsi="Arial" w:cs="Arial"/>
          <w:sz w:val="18"/>
        </w:rPr>
        <w:t xml:space="preserve"> </w:t>
      </w:r>
      <w:hyperlink w:anchor="_bookmark2323" w:history="1">
        <w:r w:rsidR="00C12992" w:rsidRPr="001058B5">
          <w:rPr>
            <w:rFonts w:ascii="Arial" w:hAnsi="Arial" w:cs="Arial"/>
            <w:sz w:val="18"/>
          </w:rPr>
          <w:t>client-server applications, impact, 10-23</w:t>
        </w:r>
      </w:hyperlink>
      <w:r w:rsidR="00C12992" w:rsidRPr="001058B5">
        <w:rPr>
          <w:rFonts w:ascii="Arial" w:hAnsi="Arial" w:cs="Arial"/>
          <w:sz w:val="18"/>
        </w:rPr>
        <w:t xml:space="preserve"> </w:t>
      </w:r>
      <w:hyperlink w:anchor="_bookmark2319" w:history="1">
        <w:r w:rsidR="00C12992" w:rsidRPr="001058B5">
          <w:rPr>
            <w:rFonts w:ascii="Arial" w:hAnsi="Arial" w:cs="Arial"/>
            <w:sz w:val="18"/>
          </w:rPr>
          <w:t>general users, impact, 10-23</w:t>
        </w:r>
      </w:hyperlink>
    </w:p>
    <w:p w14:paraId="6A6AABB1" w14:textId="77777777" w:rsidR="008C539B" w:rsidRPr="001058B5" w:rsidRDefault="008D1AB8">
      <w:pPr>
        <w:spacing w:line="221" w:lineRule="exact"/>
        <w:ind w:left="1180"/>
        <w:rPr>
          <w:rFonts w:ascii="Arial" w:hAnsi="Arial" w:cs="Arial"/>
          <w:sz w:val="18"/>
        </w:rPr>
      </w:pPr>
      <w:hyperlink w:anchor="_bookmark2317" w:history="1">
        <w:r w:rsidR="00C12992" w:rsidRPr="001058B5">
          <w:rPr>
            <w:rFonts w:ascii="Arial" w:hAnsi="Arial" w:cs="Arial"/>
            <w:sz w:val="18"/>
          </w:rPr>
          <w:t>how affects, 10-23</w:t>
        </w:r>
      </w:hyperlink>
    </w:p>
    <w:p w14:paraId="19499339" w14:textId="77777777" w:rsidR="008C539B" w:rsidRPr="001058B5" w:rsidRDefault="008D1AB8">
      <w:pPr>
        <w:spacing w:line="220" w:lineRule="exact"/>
        <w:ind w:left="940"/>
        <w:rPr>
          <w:rFonts w:ascii="Arial" w:hAnsi="Arial" w:cs="Arial"/>
          <w:sz w:val="18"/>
        </w:rPr>
      </w:pPr>
      <w:hyperlink w:anchor="_bookmark2307" w:history="1">
        <w:r w:rsidR="00C12992" w:rsidRPr="001058B5">
          <w:rPr>
            <w:rFonts w:ascii="Arial" w:hAnsi="Arial" w:cs="Arial"/>
            <w:sz w:val="18"/>
          </w:rPr>
          <w:t>why changed, 10-22</w:t>
        </w:r>
      </w:hyperlink>
    </w:p>
    <w:p w14:paraId="36A1B717" w14:textId="77777777" w:rsidR="008C539B" w:rsidRPr="001058B5" w:rsidRDefault="008D1AB8">
      <w:pPr>
        <w:spacing w:before="2" w:line="235" w:lineRule="auto"/>
        <w:ind w:left="700"/>
        <w:rPr>
          <w:rFonts w:ascii="Arial" w:hAnsi="Arial" w:cs="Arial"/>
          <w:sz w:val="18"/>
        </w:rPr>
      </w:pPr>
      <w:hyperlink w:anchor="_bookmark546" w:history="1">
        <w:r w:rsidR="00C12992" w:rsidRPr="001058B5">
          <w:rPr>
            <w:rFonts w:ascii="Arial" w:hAnsi="Arial" w:cs="Arial"/>
            <w:sz w:val="18"/>
          </w:rPr>
          <w:t>CONNECT role, privilege available to, 4-6</w:t>
        </w:r>
      </w:hyperlink>
      <w:r w:rsidR="00C12992" w:rsidRPr="001058B5">
        <w:rPr>
          <w:rFonts w:ascii="Arial" w:hAnsi="Arial" w:cs="Arial"/>
          <w:sz w:val="18"/>
        </w:rPr>
        <w:t xml:space="preserve"> connection pooling</w:t>
      </w:r>
    </w:p>
    <w:p w14:paraId="74F9CED6"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409" w:history="1">
        <w:r w:rsidRPr="001058B5">
          <w:rPr>
            <w:rFonts w:ascii="Arial" w:hAnsi="Arial" w:cs="Arial"/>
            <w:sz w:val="18"/>
          </w:rPr>
          <w:t>about, 3-34</w:t>
        </w:r>
      </w:hyperlink>
    </w:p>
    <w:p w14:paraId="2E80CDA5" w14:textId="77777777" w:rsidR="008C539B" w:rsidRPr="001058B5" w:rsidRDefault="008D1AB8">
      <w:pPr>
        <w:spacing w:before="1" w:line="235" w:lineRule="auto"/>
        <w:ind w:left="940" w:right="836"/>
        <w:rPr>
          <w:rFonts w:ascii="Arial" w:hAnsi="Arial" w:cs="Arial"/>
          <w:sz w:val="18"/>
        </w:rPr>
      </w:pPr>
      <w:hyperlink w:anchor="_bookmark1247" w:history="1">
        <w:r w:rsidR="00C12992" w:rsidRPr="001058B5">
          <w:rPr>
            <w:rFonts w:ascii="Arial" w:hAnsi="Arial" w:cs="Arial"/>
            <w:sz w:val="18"/>
          </w:rPr>
          <w:t>global application contexts, 6-22</w:t>
        </w:r>
      </w:hyperlink>
      <w:r w:rsidR="00C12992" w:rsidRPr="001058B5">
        <w:rPr>
          <w:rFonts w:ascii="Arial" w:hAnsi="Arial" w:cs="Arial"/>
          <w:sz w:val="18"/>
        </w:rPr>
        <w:t xml:space="preserve"> </w:t>
      </w:r>
      <w:hyperlink w:anchor="_bookmark1283" w:history="1">
        <w:r w:rsidR="00C12992" w:rsidRPr="001058B5">
          <w:rPr>
            <w:rFonts w:ascii="Arial" w:hAnsi="Arial" w:cs="Arial"/>
            <w:sz w:val="18"/>
          </w:rPr>
          <w:t>nondatabase users, 6-28</w:t>
        </w:r>
      </w:hyperlink>
    </w:p>
    <w:p w14:paraId="1E5E0DFB" w14:textId="77777777" w:rsidR="008C539B" w:rsidRPr="001058B5" w:rsidRDefault="008D1AB8">
      <w:pPr>
        <w:spacing w:before="2" w:line="235" w:lineRule="auto"/>
        <w:ind w:left="700" w:right="1806" w:firstLine="240"/>
        <w:rPr>
          <w:rFonts w:ascii="Arial" w:hAnsi="Arial" w:cs="Arial"/>
          <w:sz w:val="18"/>
        </w:rPr>
      </w:pPr>
      <w:hyperlink w:anchor="_bookmark448" w:history="1">
        <w:r w:rsidR="00C12992" w:rsidRPr="001058B5">
          <w:rPr>
            <w:rFonts w:ascii="Arial" w:hAnsi="Arial" w:cs="Arial"/>
            <w:sz w:val="18"/>
          </w:rPr>
          <w:t>proxy authentication, 3-40</w:t>
        </w:r>
      </w:hyperlink>
      <w:r w:rsidR="00C12992" w:rsidRPr="001058B5">
        <w:rPr>
          <w:rFonts w:ascii="Arial" w:hAnsi="Arial" w:cs="Arial"/>
          <w:sz w:val="18"/>
        </w:rPr>
        <w:t xml:space="preserve"> connections</w:t>
      </w:r>
    </w:p>
    <w:p w14:paraId="194B2443" w14:textId="77777777" w:rsidR="008C539B" w:rsidRPr="001058B5" w:rsidRDefault="008D1AB8">
      <w:pPr>
        <w:spacing w:line="237" w:lineRule="auto"/>
        <w:ind w:left="700" w:right="2594" w:firstLine="240"/>
        <w:rPr>
          <w:rFonts w:ascii="Arial" w:hAnsi="Arial" w:cs="Arial"/>
          <w:sz w:val="18"/>
        </w:rPr>
      </w:pPr>
      <w:hyperlink w:anchor="_bookmark2137" w:history="1">
        <w:r w:rsidR="00C12992" w:rsidRPr="001058B5">
          <w:rPr>
            <w:rFonts w:ascii="Arial" w:hAnsi="Arial" w:cs="Arial"/>
            <w:sz w:val="18"/>
          </w:rPr>
          <w:t>SYS privilege, 10-2</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 2-11</w:t>
        </w:r>
      </w:hyperlink>
    </w:p>
    <w:p w14:paraId="72BADC27" w14:textId="77777777" w:rsidR="008C539B" w:rsidRPr="001058B5" w:rsidRDefault="00C12992">
      <w:pPr>
        <w:spacing w:line="237" w:lineRule="auto"/>
        <w:ind w:left="940" w:right="1513" w:hanging="240"/>
        <w:rPr>
          <w:rFonts w:ascii="Arial" w:hAnsi="Arial" w:cs="Arial"/>
          <w:sz w:val="18"/>
        </w:rPr>
      </w:pPr>
      <w:r w:rsidRPr="001058B5">
        <w:rPr>
          <w:rFonts w:ascii="Arial" w:hAnsi="Arial" w:cs="Arial"/>
          <w:sz w:val="18"/>
        </w:rPr>
        <w:t xml:space="preserve">CREATE ANY LIBRARY statement </w:t>
      </w:r>
      <w:hyperlink w:anchor="_bookmark2140" w:history="1">
        <w:r w:rsidRPr="001058B5">
          <w:rPr>
            <w:rFonts w:ascii="Arial" w:hAnsi="Arial" w:cs="Arial"/>
            <w:sz w:val="18"/>
          </w:rPr>
          <w:t>security guidelines, 10-3</w:t>
        </w:r>
      </w:hyperlink>
    </w:p>
    <w:p w14:paraId="059CBEC1" w14:textId="77777777" w:rsidR="008C539B" w:rsidRPr="001058B5" w:rsidRDefault="008D1AB8">
      <w:pPr>
        <w:spacing w:line="235" w:lineRule="auto"/>
        <w:ind w:left="700"/>
        <w:rPr>
          <w:rFonts w:ascii="Arial" w:hAnsi="Arial" w:cs="Arial"/>
          <w:sz w:val="18"/>
        </w:rPr>
      </w:pPr>
      <w:hyperlink w:anchor="_bookmark764" w:history="1">
        <w:r w:rsidR="00C12992" w:rsidRPr="001058B5">
          <w:rPr>
            <w:rFonts w:ascii="Arial" w:hAnsi="Arial" w:cs="Arial"/>
            <w:sz w:val="18"/>
          </w:rPr>
          <w:t>CREATE ANY PROCEDURE system privilege, 4-31</w:t>
        </w:r>
      </w:hyperlink>
      <w:r w:rsidR="00C12992" w:rsidRPr="001058B5">
        <w:rPr>
          <w:rFonts w:ascii="Arial" w:hAnsi="Arial" w:cs="Arial"/>
          <w:sz w:val="18"/>
        </w:rPr>
        <w:t xml:space="preserve"> CREATE ANY TABLE statement</w:t>
      </w:r>
    </w:p>
    <w:p w14:paraId="694EABE1" w14:textId="77777777" w:rsidR="008C539B" w:rsidRPr="001058B5" w:rsidRDefault="008D1AB8">
      <w:pPr>
        <w:spacing w:line="235" w:lineRule="auto"/>
        <w:ind w:left="700" w:right="1513" w:firstLine="240"/>
        <w:rPr>
          <w:rFonts w:ascii="Arial" w:hAnsi="Arial" w:cs="Arial"/>
          <w:sz w:val="18"/>
        </w:rPr>
      </w:pPr>
      <w:hyperlink w:anchor="_bookmark2138" w:history="1">
        <w:r w:rsidR="00C12992" w:rsidRPr="001058B5">
          <w:rPr>
            <w:rFonts w:ascii="Arial" w:hAnsi="Arial" w:cs="Arial"/>
            <w:sz w:val="18"/>
          </w:rPr>
          <w:t>non-administrative users, 10-2</w:t>
        </w:r>
      </w:hyperlink>
      <w:r w:rsidR="00C12992" w:rsidRPr="001058B5">
        <w:rPr>
          <w:rFonts w:ascii="Arial" w:hAnsi="Arial" w:cs="Arial"/>
          <w:sz w:val="18"/>
        </w:rPr>
        <w:t xml:space="preserve"> CREATE CONTEXT statement</w:t>
      </w:r>
    </w:p>
    <w:p w14:paraId="0A24D8AB" w14:textId="77777777" w:rsidR="008C539B" w:rsidRPr="001058B5" w:rsidRDefault="008D1AB8">
      <w:pPr>
        <w:spacing w:line="220" w:lineRule="exact"/>
        <w:ind w:left="940"/>
        <w:rPr>
          <w:rFonts w:ascii="Arial" w:hAnsi="Arial" w:cs="Arial"/>
          <w:sz w:val="18"/>
        </w:rPr>
      </w:pPr>
      <w:hyperlink w:anchor="_bookmark1156" w:history="1">
        <w:r w:rsidR="00C12992" w:rsidRPr="001058B5">
          <w:rPr>
            <w:rFonts w:ascii="Arial" w:hAnsi="Arial" w:cs="Arial"/>
            <w:sz w:val="18"/>
          </w:rPr>
          <w:t>about, 6-5</w:t>
        </w:r>
      </w:hyperlink>
    </w:p>
    <w:p w14:paraId="4298CA40" w14:textId="77777777" w:rsidR="008C539B" w:rsidRPr="001058B5" w:rsidRDefault="008D1AB8">
      <w:pPr>
        <w:spacing w:line="220" w:lineRule="exact"/>
        <w:ind w:left="940"/>
        <w:rPr>
          <w:rFonts w:ascii="Arial" w:hAnsi="Arial" w:cs="Arial"/>
          <w:sz w:val="18"/>
        </w:rPr>
      </w:pPr>
      <w:hyperlink w:anchor="_bookmark1157" w:history="1">
        <w:r w:rsidR="00C12992" w:rsidRPr="001058B5">
          <w:rPr>
            <w:rFonts w:ascii="Arial" w:hAnsi="Arial" w:cs="Arial"/>
            <w:sz w:val="18"/>
          </w:rPr>
          <w:t>example, 6-5</w:t>
        </w:r>
      </w:hyperlink>
    </w:p>
    <w:p w14:paraId="7A93C094" w14:textId="77777777" w:rsidR="008C539B" w:rsidRPr="001058B5" w:rsidRDefault="00C12992">
      <w:pPr>
        <w:spacing w:line="235" w:lineRule="auto"/>
        <w:ind w:left="940" w:right="2072" w:hanging="240"/>
        <w:rPr>
          <w:rFonts w:ascii="Arial" w:hAnsi="Arial" w:cs="Arial"/>
          <w:sz w:val="18"/>
        </w:rPr>
      </w:pPr>
      <w:r w:rsidRPr="001058B5">
        <w:rPr>
          <w:rFonts w:ascii="Arial" w:hAnsi="Arial" w:cs="Arial"/>
          <w:sz w:val="18"/>
        </w:rPr>
        <w:t xml:space="preserve">CREATE LIBRARY statement </w:t>
      </w:r>
      <w:hyperlink w:anchor="_bookmark2141" w:history="1">
        <w:r w:rsidRPr="001058B5">
          <w:rPr>
            <w:rFonts w:ascii="Arial" w:hAnsi="Arial" w:cs="Arial"/>
            <w:sz w:val="18"/>
          </w:rPr>
          <w:t>security guidelines, 10-3</w:t>
        </w:r>
      </w:hyperlink>
    </w:p>
    <w:p w14:paraId="114FEAF9" w14:textId="77777777" w:rsidR="008C539B" w:rsidRPr="001058B5" w:rsidRDefault="008D1AB8">
      <w:pPr>
        <w:spacing w:before="1" w:line="235" w:lineRule="auto"/>
        <w:ind w:left="700" w:right="534"/>
        <w:rPr>
          <w:rFonts w:ascii="Arial" w:hAnsi="Arial" w:cs="Arial"/>
          <w:sz w:val="18"/>
        </w:rPr>
      </w:pPr>
      <w:hyperlink w:anchor="_bookmark764" w:history="1">
        <w:r w:rsidR="00C12992" w:rsidRPr="001058B5">
          <w:rPr>
            <w:rFonts w:ascii="Arial" w:hAnsi="Arial" w:cs="Arial"/>
            <w:sz w:val="18"/>
          </w:rPr>
          <w:t>CREATE PROCEDURE system privilege, 4-31</w:t>
        </w:r>
      </w:hyperlink>
      <w:r w:rsidR="00C12992" w:rsidRPr="001058B5">
        <w:rPr>
          <w:rFonts w:ascii="Arial" w:hAnsi="Arial" w:cs="Arial"/>
          <w:sz w:val="18"/>
        </w:rPr>
        <w:t xml:space="preserve"> CREATE PROFILE statement</w:t>
      </w:r>
    </w:p>
    <w:p w14:paraId="41F61A04" w14:textId="77777777" w:rsidR="008C539B" w:rsidRPr="001058B5" w:rsidRDefault="008D1AB8">
      <w:pPr>
        <w:spacing w:line="237" w:lineRule="auto"/>
        <w:ind w:left="940" w:right="1806"/>
        <w:rPr>
          <w:rFonts w:ascii="Arial" w:hAnsi="Arial" w:cs="Arial"/>
          <w:sz w:val="18"/>
        </w:rPr>
      </w:pPr>
      <w:hyperlink w:anchor="_bookmark231" w:history="1">
        <w:r w:rsidR="00C12992" w:rsidRPr="001058B5">
          <w:rPr>
            <w:rFonts w:ascii="Arial" w:hAnsi="Arial" w:cs="Arial"/>
            <w:sz w:val="18"/>
          </w:rPr>
          <w:t>account locking period, 3-6</w:t>
        </w:r>
      </w:hyperlink>
      <w:r w:rsidR="00C12992" w:rsidRPr="001058B5">
        <w:rPr>
          <w:rFonts w:ascii="Arial" w:hAnsi="Arial" w:cs="Arial"/>
          <w:sz w:val="18"/>
        </w:rPr>
        <w:t xml:space="preserve"> </w:t>
      </w:r>
      <w:hyperlink w:anchor="_bookmark231" w:history="1">
        <w:r w:rsidR="00C12992" w:rsidRPr="001058B5">
          <w:rPr>
            <w:rFonts w:ascii="Arial" w:hAnsi="Arial" w:cs="Arial"/>
            <w:sz w:val="18"/>
          </w:rPr>
          <w:t>failed login attempts, 3-6</w:t>
        </w:r>
      </w:hyperlink>
    </w:p>
    <w:p w14:paraId="1950D0D7" w14:textId="77777777" w:rsidR="008C539B" w:rsidRPr="001058B5" w:rsidRDefault="008D1AB8">
      <w:pPr>
        <w:spacing w:line="235" w:lineRule="auto"/>
        <w:ind w:left="940" w:right="836"/>
        <w:rPr>
          <w:rFonts w:ascii="Arial" w:hAnsi="Arial" w:cs="Arial"/>
          <w:sz w:val="18"/>
        </w:rPr>
      </w:pPr>
      <w:hyperlink w:anchor="_bookmark251" w:history="1">
        <w:r w:rsidR="00C12992" w:rsidRPr="001058B5">
          <w:rPr>
            <w:rFonts w:ascii="Arial" w:hAnsi="Arial" w:cs="Arial"/>
            <w:sz w:val="18"/>
          </w:rPr>
          <w:t>password 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password management, 3-4</w:t>
        </w:r>
      </w:hyperlink>
    </w:p>
    <w:p w14:paraId="4C688339" w14:textId="77777777" w:rsidR="008C539B" w:rsidRPr="001058B5" w:rsidRDefault="008D1AB8">
      <w:pPr>
        <w:spacing w:before="1" w:line="235" w:lineRule="auto"/>
        <w:ind w:left="700" w:right="1806" w:firstLine="240"/>
        <w:rPr>
          <w:rFonts w:ascii="Arial" w:hAnsi="Arial" w:cs="Arial"/>
          <w:sz w:val="18"/>
        </w:rPr>
      </w:pPr>
      <w:hyperlink w:anchor="_bookmark259" w:history="1">
        <w:r w:rsidR="00C12992" w:rsidRPr="001058B5">
          <w:rPr>
            <w:rFonts w:ascii="Arial" w:hAnsi="Arial" w:cs="Arial"/>
            <w:sz w:val="18"/>
          </w:rPr>
          <w:t>passwords, example, 3-10</w:t>
        </w:r>
      </w:hyperlink>
      <w:r w:rsidR="00C12992" w:rsidRPr="001058B5">
        <w:rPr>
          <w:rFonts w:ascii="Arial" w:hAnsi="Arial" w:cs="Arial"/>
          <w:sz w:val="18"/>
        </w:rPr>
        <w:t xml:space="preserve"> CREATE ROLE statement</w:t>
      </w:r>
    </w:p>
    <w:p w14:paraId="607F079C" w14:textId="77777777" w:rsidR="008C539B" w:rsidRPr="001058B5" w:rsidRDefault="008D1AB8">
      <w:pPr>
        <w:spacing w:line="220" w:lineRule="exact"/>
        <w:ind w:left="940"/>
        <w:rPr>
          <w:rFonts w:ascii="Arial" w:hAnsi="Arial" w:cs="Arial"/>
          <w:sz w:val="18"/>
        </w:rPr>
      </w:pPr>
      <w:hyperlink w:anchor="_bookmark667" w:history="1">
        <w:r w:rsidR="00C12992" w:rsidRPr="001058B5">
          <w:rPr>
            <w:rFonts w:ascii="Arial" w:hAnsi="Arial" w:cs="Arial"/>
            <w:sz w:val="18"/>
          </w:rPr>
          <w:t>IDENTIFIED EXTERNALLY option, 4-18</w:t>
        </w:r>
      </w:hyperlink>
    </w:p>
    <w:p w14:paraId="0453C6B7" w14:textId="77777777" w:rsidR="008C539B" w:rsidRPr="001058B5" w:rsidRDefault="00C12992">
      <w:pPr>
        <w:spacing w:before="2" w:line="235" w:lineRule="auto"/>
        <w:ind w:left="940" w:right="2061" w:hanging="240"/>
        <w:rPr>
          <w:rFonts w:ascii="Arial" w:hAnsi="Arial" w:cs="Arial"/>
          <w:sz w:val="18"/>
        </w:rPr>
      </w:pPr>
      <w:r w:rsidRPr="001058B5">
        <w:rPr>
          <w:rFonts w:ascii="Arial" w:hAnsi="Arial" w:cs="Arial"/>
          <w:sz w:val="18"/>
        </w:rPr>
        <w:t xml:space="preserve">CREATE SCHEMA statement </w:t>
      </w:r>
      <w:hyperlink w:anchor="_bookmark1062" w:history="1">
        <w:r w:rsidRPr="001058B5">
          <w:rPr>
            <w:rFonts w:ascii="Arial" w:hAnsi="Arial" w:cs="Arial"/>
            <w:sz w:val="18"/>
          </w:rPr>
          <w:t>securing, 5-15</w:t>
        </w:r>
      </w:hyperlink>
    </w:p>
    <w:p w14:paraId="1CFB0232" w14:textId="77777777" w:rsidR="008C539B" w:rsidRPr="001058B5" w:rsidRDefault="008D1AB8">
      <w:pPr>
        <w:spacing w:line="235" w:lineRule="auto"/>
        <w:ind w:left="940" w:right="1641" w:hanging="240"/>
        <w:jc w:val="both"/>
        <w:rPr>
          <w:rFonts w:ascii="Arial" w:hAnsi="Arial" w:cs="Arial"/>
          <w:sz w:val="18"/>
        </w:rPr>
      </w:pPr>
      <w:hyperlink w:anchor="_bookmark547" w:history="1">
        <w:r w:rsidR="00C12992" w:rsidRPr="001058B5">
          <w:rPr>
            <w:rFonts w:ascii="Arial" w:hAnsi="Arial" w:cs="Arial"/>
            <w:sz w:val="18"/>
          </w:rPr>
          <w:t>CREATE SESSION statement, 4-6</w:t>
        </w:r>
      </w:hyperlink>
      <w:r w:rsidR="00C12992" w:rsidRPr="001058B5">
        <w:rPr>
          <w:rFonts w:ascii="Arial" w:hAnsi="Arial" w:cs="Arial"/>
          <w:sz w:val="18"/>
        </w:rPr>
        <w:t xml:space="preserve"> </w:t>
      </w:r>
      <w:hyperlink w:anchor="_bookmark2165" w:history="1">
        <w:r w:rsidR="00C12992" w:rsidRPr="001058B5">
          <w:rPr>
            <w:rFonts w:ascii="Arial" w:hAnsi="Arial" w:cs="Arial"/>
            <w:sz w:val="18"/>
          </w:rPr>
          <w:t>CONNECT role privilege, 10-7</w:t>
        </w:r>
      </w:hyperlink>
      <w:r w:rsidR="00C12992" w:rsidRPr="001058B5">
        <w:rPr>
          <w:rFonts w:ascii="Arial" w:hAnsi="Arial" w:cs="Arial"/>
          <w:sz w:val="18"/>
        </w:rPr>
        <w:t xml:space="preserve"> </w:t>
      </w:r>
      <w:hyperlink w:anchor="_bookmark1063" w:history="1">
        <w:r w:rsidR="00C12992" w:rsidRPr="001058B5">
          <w:rPr>
            <w:rFonts w:ascii="Arial" w:hAnsi="Arial" w:cs="Arial"/>
            <w:sz w:val="18"/>
          </w:rPr>
          <w:t>securing, 5-15</w:t>
        </w:r>
      </w:hyperlink>
    </w:p>
    <w:p w14:paraId="648FF5FA" w14:textId="77777777" w:rsidR="008C539B" w:rsidRPr="001058B5" w:rsidRDefault="00C12992">
      <w:pPr>
        <w:spacing w:before="3" w:line="235" w:lineRule="auto"/>
        <w:ind w:left="940" w:right="1920" w:hanging="240"/>
        <w:rPr>
          <w:rFonts w:ascii="Arial" w:hAnsi="Arial" w:cs="Arial"/>
          <w:sz w:val="18"/>
        </w:rPr>
      </w:pPr>
      <w:r w:rsidRPr="001058B5">
        <w:rPr>
          <w:rFonts w:ascii="Arial" w:hAnsi="Arial" w:cs="Arial"/>
          <w:sz w:val="18"/>
        </w:rPr>
        <w:t xml:space="preserve">CREATE USER statement </w:t>
      </w:r>
      <w:hyperlink w:anchor="_bookmark237" w:history="1">
        <w:r w:rsidRPr="001058B5">
          <w:rPr>
            <w:rFonts w:ascii="Arial" w:hAnsi="Arial" w:cs="Arial"/>
            <w:sz w:val="18"/>
          </w:rPr>
          <w:t>explicit account locking, 3-7</w:t>
        </w:r>
      </w:hyperlink>
      <w:r w:rsidRPr="001058B5">
        <w:rPr>
          <w:rFonts w:ascii="Arial" w:hAnsi="Arial" w:cs="Arial"/>
          <w:sz w:val="18"/>
        </w:rPr>
        <w:t xml:space="preserve"> </w:t>
      </w:r>
      <w:hyperlink w:anchor="_bookmark69" w:history="1">
        <w:r w:rsidRPr="001058B5">
          <w:rPr>
            <w:rFonts w:ascii="Arial" w:hAnsi="Arial" w:cs="Arial"/>
            <w:sz w:val="18"/>
          </w:rPr>
          <w:t>IDENTIFIED BY option, 2-3</w:t>
        </w:r>
      </w:hyperlink>
    </w:p>
    <w:p w14:paraId="01DC7268" w14:textId="77777777" w:rsidR="008C539B" w:rsidRPr="001058B5" w:rsidRDefault="008D1AB8">
      <w:pPr>
        <w:spacing w:line="221" w:lineRule="exact"/>
        <w:ind w:left="940"/>
        <w:rPr>
          <w:rFonts w:ascii="Arial" w:hAnsi="Arial" w:cs="Arial"/>
          <w:sz w:val="18"/>
        </w:rPr>
      </w:pPr>
      <w:hyperlink w:anchor="_bookmark69" w:history="1">
        <w:r w:rsidR="00C12992" w:rsidRPr="001058B5">
          <w:rPr>
            <w:rFonts w:ascii="Arial" w:hAnsi="Arial" w:cs="Arial"/>
            <w:sz w:val="18"/>
          </w:rPr>
          <w:t>IDENTIFIED EXTERNALLY option, 2-3</w:t>
        </w:r>
      </w:hyperlink>
    </w:p>
    <w:p w14:paraId="011DB98E" w14:textId="77777777" w:rsidR="008C539B" w:rsidRPr="001058B5" w:rsidRDefault="008D1AB8">
      <w:pPr>
        <w:spacing w:line="220" w:lineRule="exact"/>
        <w:ind w:left="940"/>
        <w:rPr>
          <w:rFonts w:ascii="Arial" w:hAnsi="Arial" w:cs="Arial"/>
          <w:sz w:val="18"/>
        </w:rPr>
      </w:pPr>
      <w:hyperlink w:anchor="_bookmark263" w:history="1">
        <w:r w:rsidR="00C12992" w:rsidRPr="001058B5">
          <w:rPr>
            <w:rFonts w:ascii="Arial" w:hAnsi="Arial" w:cs="Arial"/>
            <w:sz w:val="18"/>
          </w:rPr>
          <w:t>passwords, expiring, 3-10</w:t>
        </w:r>
      </w:hyperlink>
    </w:p>
    <w:p w14:paraId="6C6431C9" w14:textId="77777777" w:rsidR="008C539B" w:rsidRPr="001058B5" w:rsidRDefault="008D1AB8">
      <w:pPr>
        <w:spacing w:line="220" w:lineRule="exact"/>
        <w:ind w:left="940"/>
        <w:rPr>
          <w:rFonts w:ascii="Arial" w:hAnsi="Arial" w:cs="Arial"/>
          <w:sz w:val="18"/>
        </w:rPr>
      </w:pPr>
      <w:hyperlink w:anchor="_bookmark205" w:history="1">
        <w:r w:rsidR="00C12992" w:rsidRPr="001058B5">
          <w:rPr>
            <w:rFonts w:ascii="Arial" w:hAnsi="Arial" w:cs="Arial"/>
            <w:sz w:val="18"/>
          </w:rPr>
          <w:t>user profile, 3-4</w:t>
        </w:r>
      </w:hyperlink>
    </w:p>
    <w:p w14:paraId="5AD6DB81" w14:textId="77777777" w:rsidR="008C539B" w:rsidRPr="001058B5" w:rsidRDefault="008D1AB8">
      <w:pPr>
        <w:spacing w:line="220" w:lineRule="exact"/>
        <w:ind w:left="700"/>
        <w:rPr>
          <w:rFonts w:ascii="Arial" w:hAnsi="Arial" w:cs="Arial"/>
          <w:sz w:val="18"/>
        </w:rPr>
      </w:pPr>
      <w:hyperlink w:anchor="_bookmark593" w:history="1">
        <w:r w:rsidR="00C12992" w:rsidRPr="001058B5">
          <w:rPr>
            <w:rFonts w:ascii="Arial" w:hAnsi="Arial" w:cs="Arial"/>
            <w:sz w:val="18"/>
          </w:rPr>
          <w:t>CSW_USR_ROLE role, 4-11</w:t>
        </w:r>
      </w:hyperlink>
    </w:p>
    <w:p w14:paraId="7FAFDBD2" w14:textId="77777777" w:rsidR="008C539B" w:rsidRPr="001058B5" w:rsidRDefault="008D1AB8">
      <w:pPr>
        <w:spacing w:line="220" w:lineRule="exact"/>
        <w:ind w:left="700"/>
        <w:rPr>
          <w:rFonts w:ascii="Arial" w:hAnsi="Arial" w:cs="Arial"/>
          <w:sz w:val="18"/>
        </w:rPr>
      </w:pPr>
      <w:hyperlink w:anchor="_bookmark594" w:history="1">
        <w:r w:rsidR="00C12992" w:rsidRPr="001058B5">
          <w:rPr>
            <w:rFonts w:ascii="Arial" w:hAnsi="Arial" w:cs="Arial"/>
            <w:sz w:val="18"/>
          </w:rPr>
          <w:t>CTXAPP role, 4-12</w:t>
        </w:r>
      </w:hyperlink>
    </w:p>
    <w:p w14:paraId="18910014" w14:textId="77777777" w:rsidR="008C539B" w:rsidRPr="001058B5" w:rsidRDefault="00C12992">
      <w:pPr>
        <w:spacing w:line="220" w:lineRule="exact"/>
        <w:ind w:left="700"/>
        <w:rPr>
          <w:rFonts w:ascii="Arial" w:hAnsi="Arial" w:cs="Arial"/>
          <w:sz w:val="18"/>
        </w:rPr>
      </w:pPr>
      <w:r w:rsidRPr="001058B5">
        <w:rPr>
          <w:rFonts w:ascii="Arial" w:hAnsi="Arial" w:cs="Arial"/>
          <w:sz w:val="18"/>
        </w:rPr>
        <w:t>cursors</w:t>
      </w:r>
    </w:p>
    <w:p w14:paraId="0DBCAB40" w14:textId="77777777" w:rsidR="008C539B" w:rsidRPr="001058B5" w:rsidRDefault="008D1AB8">
      <w:pPr>
        <w:spacing w:line="237" w:lineRule="auto"/>
        <w:ind w:left="940" w:right="361"/>
        <w:rPr>
          <w:rFonts w:ascii="Arial" w:hAnsi="Arial" w:cs="Arial"/>
          <w:sz w:val="18"/>
        </w:rPr>
      </w:pPr>
      <w:hyperlink w:anchor="_bookmark1204" w:history="1">
        <w:r w:rsidR="00C12992" w:rsidRPr="001058B5">
          <w:rPr>
            <w:rFonts w:ascii="Arial" w:hAnsi="Arial" w:cs="Arial"/>
            <w:sz w:val="18"/>
          </w:rPr>
          <w:t>reparsing, for application contexts,    6-12</w:t>
        </w:r>
      </w:hyperlink>
      <w:hyperlink w:anchor="_bookmark1369" w:history="1">
        <w:r w:rsidR="00C12992" w:rsidRPr="001058B5">
          <w:rPr>
            <w:rFonts w:ascii="Arial" w:hAnsi="Arial" w:cs="Arial"/>
            <w:sz w:val="18"/>
          </w:rPr>
          <w:t xml:space="preserve"> shared, used with Virtual Private Database,</w:t>
        </w:r>
        <w:r w:rsidR="00C12992" w:rsidRPr="001058B5">
          <w:rPr>
            <w:rFonts w:ascii="Arial" w:hAnsi="Arial" w:cs="Arial"/>
            <w:spacing w:val="32"/>
            <w:sz w:val="18"/>
          </w:rPr>
          <w:t xml:space="preserve"> </w:t>
        </w:r>
        <w:r w:rsidR="00C12992" w:rsidRPr="001058B5">
          <w:rPr>
            <w:rFonts w:ascii="Arial" w:hAnsi="Arial" w:cs="Arial"/>
            <w:sz w:val="18"/>
          </w:rPr>
          <w:t>7-4</w:t>
        </w:r>
      </w:hyperlink>
    </w:p>
    <w:p w14:paraId="1A0281A1" w14:textId="77777777" w:rsidR="008C539B" w:rsidRPr="001058B5" w:rsidRDefault="008D1AB8">
      <w:pPr>
        <w:spacing w:line="217" w:lineRule="exact"/>
        <w:ind w:left="700"/>
        <w:rPr>
          <w:rFonts w:ascii="Arial" w:hAnsi="Arial" w:cs="Arial"/>
          <w:sz w:val="18"/>
        </w:rPr>
      </w:pPr>
      <w:hyperlink w:anchor="_bookmark2222" w:history="1">
        <w:r w:rsidR="00C12992" w:rsidRPr="001058B5">
          <w:rPr>
            <w:rFonts w:ascii="Arial" w:hAnsi="Arial" w:cs="Arial"/>
            <w:sz w:val="18"/>
          </w:rPr>
          <w:t>custom installation, 10-12</w:t>
        </w:r>
      </w:hyperlink>
    </w:p>
    <w:p w14:paraId="6D33CCFC" w14:textId="77777777" w:rsidR="008C539B" w:rsidRPr="001058B5" w:rsidRDefault="008D1AB8">
      <w:pPr>
        <w:spacing w:line="222" w:lineRule="exact"/>
        <w:ind w:left="700"/>
        <w:rPr>
          <w:rFonts w:ascii="Arial" w:hAnsi="Arial" w:cs="Arial"/>
          <w:sz w:val="18"/>
        </w:rPr>
      </w:pPr>
      <w:hyperlink w:anchor="_bookmark595" w:history="1">
        <w:r w:rsidR="00C12992" w:rsidRPr="001058B5">
          <w:rPr>
            <w:rFonts w:ascii="Arial" w:hAnsi="Arial" w:cs="Arial"/>
            <w:sz w:val="18"/>
          </w:rPr>
          <w:t>CWM_USER role, 4-12</w:t>
        </w:r>
      </w:hyperlink>
    </w:p>
    <w:p w14:paraId="774BD508" w14:textId="77777777" w:rsidR="008C539B" w:rsidRPr="001058B5" w:rsidRDefault="008C539B">
      <w:pPr>
        <w:pStyle w:val="BodyText"/>
        <w:spacing w:before="2"/>
        <w:rPr>
          <w:rFonts w:ascii="Arial" w:hAnsi="Arial" w:cs="Arial"/>
          <w:sz w:val="21"/>
        </w:rPr>
      </w:pPr>
    </w:p>
    <w:p w14:paraId="33388CEB" w14:textId="77777777" w:rsidR="008C539B" w:rsidRPr="001058B5" w:rsidRDefault="00C12992">
      <w:pPr>
        <w:pStyle w:val="Heading5"/>
        <w:spacing w:before="1"/>
        <w:ind w:left="700"/>
      </w:pPr>
      <w:bookmarkStart w:id="2236" w:name="D"/>
      <w:bookmarkEnd w:id="2236"/>
      <w:r w:rsidRPr="001058B5">
        <w:rPr>
          <w:w w:val="99"/>
        </w:rPr>
        <w:t>D</w:t>
      </w:r>
    </w:p>
    <w:p w14:paraId="1B82D456" w14:textId="77777777" w:rsidR="008C539B" w:rsidRPr="001058B5" w:rsidRDefault="008C539B">
      <w:pPr>
        <w:pStyle w:val="BodyText"/>
        <w:spacing w:before="11"/>
        <w:rPr>
          <w:rFonts w:ascii="Arial" w:hAnsi="Arial" w:cs="Arial"/>
          <w:b/>
          <w:sz w:val="2"/>
        </w:rPr>
      </w:pPr>
    </w:p>
    <w:p w14:paraId="0518AD3B" w14:textId="4827B267" w:rsidR="008C539B" w:rsidRPr="001058B5" w:rsidRDefault="008D1AB8">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89D5434">
          <v:group id="_x0000_s1069" style="width:215.4pt;height:.5pt;mso-position-horizontal-relative:char;mso-position-vertical-relative:line" coordsize="4308,10">
            <v:rect id="_x0000_s1071" style="position:absolute;width:5;height:10" fillcolor="black" stroked="f"/>
            <v:line id="_x0000_s1070" style="position:absolute" from="5,5" to="4308,5" strokeweight=".48pt"/>
            <w10:anchorlock/>
          </v:group>
        </w:pict>
      </w:r>
    </w:p>
    <w:p w14:paraId="1EBA5693" w14:textId="77777777" w:rsidR="008C539B" w:rsidRPr="001058B5" w:rsidRDefault="00C12992">
      <w:pPr>
        <w:spacing w:before="36" w:line="235" w:lineRule="auto"/>
        <w:ind w:left="940" w:right="1806" w:hanging="240"/>
        <w:rPr>
          <w:rFonts w:ascii="Arial" w:hAnsi="Arial" w:cs="Arial"/>
          <w:sz w:val="18"/>
        </w:rPr>
      </w:pPr>
      <w:r w:rsidRPr="001058B5">
        <w:rPr>
          <w:rFonts w:ascii="Arial" w:hAnsi="Arial" w:cs="Arial"/>
          <w:sz w:val="18"/>
        </w:rPr>
        <w:t xml:space="preserve">data definition language (DDL) </w:t>
      </w:r>
      <w:hyperlink w:anchor="_bookmark576" w:history="1">
        <w:r w:rsidRPr="001058B5">
          <w:rPr>
            <w:rFonts w:ascii="Arial" w:hAnsi="Arial" w:cs="Arial"/>
            <w:sz w:val="18"/>
          </w:rPr>
          <w:t>roles and privileges, 4-9</w:t>
        </w:r>
      </w:hyperlink>
      <w:r w:rsidRPr="001058B5">
        <w:rPr>
          <w:rFonts w:ascii="Arial" w:hAnsi="Arial" w:cs="Arial"/>
          <w:sz w:val="18"/>
        </w:rPr>
        <w:t xml:space="preserve"> </w:t>
      </w:r>
      <w:hyperlink w:anchor="_bookmark1765" w:history="1">
        <w:r w:rsidRPr="001058B5">
          <w:rPr>
            <w:rFonts w:ascii="Arial" w:hAnsi="Arial" w:cs="Arial"/>
            <w:sz w:val="18"/>
          </w:rPr>
          <w:t>standard auditing, 9-23</w:t>
        </w:r>
      </w:hyperlink>
    </w:p>
    <w:p w14:paraId="6D980A55" w14:textId="77777777" w:rsidR="008C539B" w:rsidRPr="001058B5" w:rsidRDefault="00C12992">
      <w:pPr>
        <w:spacing w:before="3" w:line="235" w:lineRule="auto"/>
        <w:ind w:left="940" w:right="2594" w:hanging="240"/>
        <w:rPr>
          <w:rFonts w:ascii="Arial" w:hAnsi="Arial" w:cs="Arial"/>
          <w:sz w:val="18"/>
        </w:rPr>
      </w:pPr>
      <w:r w:rsidRPr="001058B5">
        <w:rPr>
          <w:rFonts w:ascii="Arial" w:hAnsi="Arial" w:cs="Arial"/>
          <w:sz w:val="18"/>
        </w:rPr>
        <w:t xml:space="preserve">data dictionary </w:t>
      </w:r>
      <w:hyperlink w:anchor="_bookmark2197" w:history="1">
        <w:r w:rsidRPr="001058B5">
          <w:rPr>
            <w:rFonts w:ascii="Arial" w:hAnsi="Arial" w:cs="Arial"/>
            <w:sz w:val="18"/>
          </w:rPr>
          <w:t>protecting, 10-10</w:t>
        </w:r>
      </w:hyperlink>
    </w:p>
    <w:p w14:paraId="7CD16346" w14:textId="77777777" w:rsidR="008C539B" w:rsidRPr="001058B5" w:rsidRDefault="008D1AB8">
      <w:pPr>
        <w:spacing w:line="237" w:lineRule="auto"/>
        <w:ind w:left="1300" w:right="1483" w:hanging="360"/>
        <w:rPr>
          <w:rFonts w:ascii="Arial" w:hAnsi="Arial" w:cs="Arial"/>
          <w:sz w:val="18"/>
        </w:rPr>
      </w:pPr>
      <w:hyperlink w:anchor="_bookmark515" w:history="1">
        <w:r w:rsidR="00C12992" w:rsidRPr="001058B5">
          <w:rPr>
            <w:rFonts w:ascii="Arial" w:hAnsi="Arial" w:cs="Arial"/>
            <w:sz w:val="18"/>
          </w:rPr>
          <w:t>securing with O7_DICTIONARY_ ACCESSIBILITY, 4-3</w:t>
        </w:r>
      </w:hyperlink>
    </w:p>
    <w:p w14:paraId="07DA7323" w14:textId="77777777" w:rsidR="008C539B" w:rsidRPr="001058B5" w:rsidRDefault="00C12992">
      <w:pPr>
        <w:spacing w:line="218" w:lineRule="exact"/>
        <w:ind w:left="700"/>
        <w:rPr>
          <w:rFonts w:ascii="Arial" w:hAnsi="Arial" w:cs="Arial"/>
          <w:sz w:val="18"/>
        </w:rPr>
      </w:pPr>
      <w:r w:rsidRPr="001058B5">
        <w:rPr>
          <w:rFonts w:ascii="Arial" w:hAnsi="Arial" w:cs="Arial"/>
          <w:sz w:val="18"/>
        </w:rPr>
        <w:t>data dictionary views</w:t>
      </w:r>
    </w:p>
    <w:p w14:paraId="627FBF2F" w14:textId="77777777" w:rsidR="008C539B" w:rsidRPr="001058B5" w:rsidRDefault="008D1AB8">
      <w:pPr>
        <w:spacing w:before="1" w:line="235" w:lineRule="auto"/>
        <w:ind w:left="700" w:right="3121" w:firstLine="240"/>
        <w:rPr>
          <w:rFonts w:ascii="Arial" w:hAnsi="Arial" w:cs="Arial"/>
          <w:sz w:val="18"/>
        </w:rPr>
      </w:pPr>
      <w:hyperlink w:anchor="_bookmark962" w:history="1">
        <w:r w:rsidR="00C12992" w:rsidRPr="001058B5">
          <w:rPr>
            <w:rFonts w:ascii="Arial" w:hAnsi="Arial" w:cs="Arial"/>
            <w:i/>
            <w:sz w:val="18"/>
          </w:rPr>
          <w:t xml:space="preserve">See </w:t>
        </w:r>
      </w:hyperlink>
      <w:r w:rsidR="00C12992" w:rsidRPr="001058B5">
        <w:rPr>
          <w:rFonts w:ascii="Arial" w:hAnsi="Arial" w:cs="Arial"/>
          <w:sz w:val="18"/>
        </w:rPr>
        <w:t xml:space="preserve">views </w:t>
      </w:r>
      <w:hyperlink w:anchor="_bookmark2210" w:history="1">
        <w:r w:rsidR="00C12992" w:rsidRPr="001058B5">
          <w:rPr>
            <w:rFonts w:ascii="Arial" w:hAnsi="Arial" w:cs="Arial"/>
            <w:sz w:val="18"/>
          </w:rPr>
          <w:t>data files,</w:t>
        </w:r>
        <w:r w:rsidR="00C12992" w:rsidRPr="001058B5">
          <w:rPr>
            <w:rFonts w:ascii="Arial" w:hAnsi="Arial" w:cs="Arial"/>
            <w:spacing w:val="37"/>
            <w:sz w:val="18"/>
          </w:rPr>
          <w:t xml:space="preserve"> </w:t>
        </w:r>
        <w:r w:rsidR="00C12992" w:rsidRPr="001058B5">
          <w:rPr>
            <w:rFonts w:ascii="Arial" w:hAnsi="Arial" w:cs="Arial"/>
            <w:sz w:val="18"/>
          </w:rPr>
          <w:t>10-11</w:t>
        </w:r>
      </w:hyperlink>
    </w:p>
    <w:p w14:paraId="59D65420" w14:textId="77777777" w:rsidR="008C539B" w:rsidRPr="001058B5" w:rsidRDefault="008D1AB8">
      <w:pPr>
        <w:spacing w:line="235" w:lineRule="auto"/>
        <w:ind w:left="700" w:right="1625" w:firstLine="71"/>
        <w:jc w:val="center"/>
        <w:rPr>
          <w:rFonts w:ascii="Arial" w:hAnsi="Arial" w:cs="Arial"/>
          <w:sz w:val="18"/>
        </w:rPr>
      </w:pPr>
      <w:hyperlink w:anchor="_bookmark2196" w:history="1">
        <w:r w:rsidR="00C12992" w:rsidRPr="001058B5">
          <w:rPr>
            <w:rFonts w:ascii="Arial" w:hAnsi="Arial" w:cs="Arial"/>
            <w:sz w:val="18"/>
          </w:rPr>
          <w:t>guidelines for security,    10-10</w:t>
        </w:r>
      </w:hyperlink>
      <w:r w:rsidR="00C12992" w:rsidRPr="001058B5">
        <w:rPr>
          <w:rFonts w:ascii="Arial" w:hAnsi="Arial" w:cs="Arial"/>
          <w:sz w:val="18"/>
        </w:rPr>
        <w:t xml:space="preserve">  data manipulation language (DML) </w:t>
      </w:r>
      <w:hyperlink w:anchor="_bookmark731" w:history="1">
        <w:r w:rsidR="00C12992" w:rsidRPr="001058B5">
          <w:rPr>
            <w:rFonts w:ascii="Arial" w:hAnsi="Arial" w:cs="Arial"/>
            <w:sz w:val="18"/>
          </w:rPr>
          <w:t>privileges controlling, 4-26</w:t>
        </w:r>
      </w:hyperlink>
    </w:p>
    <w:p w14:paraId="0E66389A" w14:textId="77777777" w:rsidR="008C539B" w:rsidRPr="001058B5" w:rsidRDefault="008C539B">
      <w:pPr>
        <w:spacing w:line="235" w:lineRule="auto"/>
        <w:jc w:val="center"/>
        <w:rPr>
          <w:rFonts w:ascii="Arial" w:hAnsi="Arial" w:cs="Arial"/>
          <w:sz w:val="18"/>
        </w:rPr>
        <w:sectPr w:rsidR="008C539B" w:rsidRPr="001058B5">
          <w:headerReference w:type="default" r:id="rId284"/>
          <w:pgSz w:w="12240" w:h="15840"/>
          <w:pgMar w:top="1200" w:right="1060" w:bottom="860" w:left="1100" w:header="0" w:footer="663" w:gutter="0"/>
          <w:cols w:num="2" w:space="720" w:equalWidth="0">
            <w:col w:w="4853" w:space="67"/>
            <w:col w:w="5160"/>
          </w:cols>
        </w:sectPr>
      </w:pPr>
    </w:p>
    <w:p w14:paraId="029631C8" w14:textId="77777777" w:rsidR="008C539B" w:rsidRPr="001058B5" w:rsidRDefault="008D1AB8">
      <w:pPr>
        <w:spacing w:before="70" w:line="235" w:lineRule="auto"/>
        <w:ind w:left="100" w:right="1887" w:firstLine="240"/>
        <w:rPr>
          <w:rFonts w:ascii="Arial" w:hAnsi="Arial" w:cs="Arial"/>
          <w:sz w:val="18"/>
        </w:rPr>
      </w:pPr>
      <w:hyperlink w:anchor="_bookmark1766" w:history="1">
        <w:r w:rsidR="00C12992" w:rsidRPr="001058B5">
          <w:rPr>
            <w:rFonts w:ascii="Arial" w:hAnsi="Arial" w:cs="Arial"/>
            <w:sz w:val="18"/>
          </w:rPr>
          <w:t>standard auditing, 9-23</w:t>
        </w:r>
      </w:hyperlink>
      <w:r w:rsidR="00C12992" w:rsidRPr="001058B5">
        <w:rPr>
          <w:rFonts w:ascii="Arial" w:hAnsi="Arial" w:cs="Arial"/>
          <w:sz w:val="18"/>
        </w:rPr>
        <w:t xml:space="preserve"> data security</w:t>
      </w:r>
    </w:p>
    <w:p w14:paraId="57008438" w14:textId="77777777" w:rsidR="008C539B" w:rsidRPr="001058B5" w:rsidRDefault="008D1AB8">
      <w:pPr>
        <w:spacing w:line="237" w:lineRule="auto"/>
        <w:ind w:left="100" w:right="597" w:firstLine="240"/>
        <w:rPr>
          <w:rFonts w:ascii="Arial" w:hAnsi="Arial" w:cs="Arial"/>
          <w:sz w:val="18"/>
        </w:rPr>
      </w:pPr>
      <w:hyperlink w:anchor="_bookmark1559" w:history="1">
        <w:r w:rsidR="00C12992" w:rsidRPr="001058B5">
          <w:rPr>
            <w:rFonts w:ascii="Arial" w:hAnsi="Arial" w:cs="Arial"/>
            <w:sz w:val="18"/>
          </w:rPr>
          <w:t>encryption, problems not solved by, 8-3</w:t>
        </w:r>
      </w:hyperlink>
      <w:r w:rsidR="00C12992" w:rsidRPr="001058B5">
        <w:rPr>
          <w:rFonts w:ascii="Arial" w:hAnsi="Arial" w:cs="Arial"/>
          <w:sz w:val="18"/>
        </w:rPr>
        <w:t xml:space="preserve"> database administrators (DBAs)</w:t>
      </w:r>
    </w:p>
    <w:p w14:paraId="49DD4BE3" w14:textId="77777777" w:rsidR="008C539B" w:rsidRPr="001058B5" w:rsidRDefault="008D1AB8">
      <w:pPr>
        <w:spacing w:line="217" w:lineRule="exact"/>
        <w:ind w:left="340"/>
        <w:rPr>
          <w:rFonts w:ascii="Arial" w:hAnsi="Arial" w:cs="Arial"/>
          <w:sz w:val="18"/>
        </w:rPr>
      </w:pPr>
      <w:hyperlink w:anchor="_bookmark1555" w:history="1">
        <w:r w:rsidR="00C12992" w:rsidRPr="001058B5">
          <w:rPr>
            <w:rFonts w:ascii="Arial" w:hAnsi="Arial" w:cs="Arial"/>
            <w:sz w:val="18"/>
          </w:rPr>
          <w:t>access, controlling, 8-2</w:t>
        </w:r>
      </w:hyperlink>
    </w:p>
    <w:p w14:paraId="49B51164" w14:textId="77777777" w:rsidR="008C539B" w:rsidRPr="001058B5" w:rsidRDefault="008D1AB8">
      <w:pPr>
        <w:spacing w:line="220" w:lineRule="exact"/>
        <w:ind w:left="340"/>
        <w:rPr>
          <w:rFonts w:ascii="Arial" w:hAnsi="Arial" w:cs="Arial"/>
          <w:sz w:val="18"/>
        </w:rPr>
      </w:pPr>
      <w:hyperlink w:anchor="_bookmark317" w:history="1">
        <w:r w:rsidR="00C12992" w:rsidRPr="001058B5">
          <w:rPr>
            <w:rFonts w:ascii="Arial" w:hAnsi="Arial" w:cs="Arial"/>
            <w:sz w:val="18"/>
          </w:rPr>
          <w:t>authentication, 3-22</w:t>
        </w:r>
      </w:hyperlink>
    </w:p>
    <w:p w14:paraId="4268FF92" w14:textId="77777777" w:rsidR="008C539B" w:rsidRPr="001058B5" w:rsidRDefault="008D1AB8">
      <w:pPr>
        <w:spacing w:before="1" w:line="235" w:lineRule="auto"/>
        <w:ind w:left="100" w:right="597" w:firstLine="240"/>
        <w:rPr>
          <w:rFonts w:ascii="Arial" w:hAnsi="Arial" w:cs="Arial"/>
          <w:sz w:val="18"/>
        </w:rPr>
      </w:pPr>
      <w:hyperlink w:anchor="_bookmark1555" w:history="1">
        <w:r w:rsidR="00C12992" w:rsidRPr="001058B5">
          <w:rPr>
            <w:rFonts w:ascii="Arial" w:hAnsi="Arial" w:cs="Arial"/>
            <w:sz w:val="18"/>
          </w:rPr>
          <w:t>malicious, encryption not solved by, 8-2</w:t>
        </w:r>
      </w:hyperlink>
      <w:r w:rsidR="00C12992" w:rsidRPr="001058B5">
        <w:rPr>
          <w:rFonts w:ascii="Arial" w:hAnsi="Arial" w:cs="Arial"/>
          <w:sz w:val="18"/>
        </w:rPr>
        <w:t xml:space="preserve"> database audit trail</w:t>
      </w:r>
    </w:p>
    <w:p w14:paraId="51216080" w14:textId="77777777" w:rsidR="008C539B" w:rsidRPr="001058B5" w:rsidRDefault="008D1AB8">
      <w:pPr>
        <w:spacing w:before="2" w:line="235" w:lineRule="auto"/>
        <w:ind w:left="700" w:hanging="360"/>
        <w:rPr>
          <w:rFonts w:ascii="Arial" w:hAnsi="Arial" w:cs="Arial"/>
          <w:sz w:val="18"/>
        </w:rPr>
      </w:pPr>
      <w:hyperlink w:anchor="_bookmark1689" w:history="1">
        <w:r w:rsidR="00C12992" w:rsidRPr="001058B5">
          <w:rPr>
            <w:rFonts w:ascii="Arial" w:hAnsi="Arial" w:cs="Arial"/>
            <w:sz w:val="18"/>
          </w:rPr>
          <w:t>audited actions in common with operating system audit trail, 9-11</w:t>
        </w:r>
      </w:hyperlink>
    </w:p>
    <w:p w14:paraId="087FEDE3" w14:textId="77777777" w:rsidR="008C539B" w:rsidRPr="001058B5" w:rsidRDefault="008D1AB8">
      <w:pPr>
        <w:spacing w:line="237" w:lineRule="auto"/>
        <w:ind w:left="340" w:right="597"/>
        <w:rPr>
          <w:rFonts w:ascii="Arial" w:hAnsi="Arial" w:cs="Arial"/>
          <w:sz w:val="18"/>
        </w:rPr>
      </w:pPr>
      <w:hyperlink w:anchor="_bookmark2068" w:history="1">
        <w:r w:rsidR="00C12992" w:rsidRPr="001058B5">
          <w:rPr>
            <w:rFonts w:ascii="Arial" w:hAnsi="Arial" w:cs="Arial"/>
            <w:sz w:val="18"/>
          </w:rPr>
          <w:t>batch size for records during purging, 9-71</w:t>
        </w:r>
      </w:hyperlink>
      <w:r w:rsidR="00C12992" w:rsidRPr="001058B5">
        <w:rPr>
          <w:rFonts w:ascii="Arial" w:hAnsi="Arial" w:cs="Arial"/>
          <w:sz w:val="18"/>
        </w:rPr>
        <w:t xml:space="preserve"> </w:t>
      </w:r>
      <w:hyperlink w:anchor="_bookmark1610" w:history="1">
        <w:r w:rsidR="00C12992" w:rsidRPr="001058B5">
          <w:rPr>
            <w:rFonts w:ascii="Arial" w:hAnsi="Arial" w:cs="Arial"/>
            <w:sz w:val="18"/>
          </w:rPr>
          <w:t>protecting, 9-3</w:t>
        </w:r>
      </w:hyperlink>
    </w:p>
    <w:p w14:paraId="2ED5D9B5" w14:textId="77777777" w:rsidR="008C539B" w:rsidRPr="001058B5" w:rsidRDefault="008D1AB8">
      <w:pPr>
        <w:spacing w:line="235" w:lineRule="auto"/>
        <w:ind w:left="700" w:right="1111" w:hanging="360"/>
        <w:rPr>
          <w:rFonts w:ascii="Arial" w:hAnsi="Arial" w:cs="Arial"/>
          <w:sz w:val="18"/>
        </w:rPr>
      </w:pPr>
      <w:hyperlink w:anchor="_bookmark2017" w:history="1">
        <w:r w:rsidR="00C12992" w:rsidRPr="001058B5">
          <w:rPr>
            <w:rFonts w:ascii="Arial" w:hAnsi="Arial" w:cs="Arial"/>
            <w:sz w:val="18"/>
          </w:rPr>
          <w:t>tablespace, moving to one other than SYSTEM, 9-60</w:t>
        </w:r>
      </w:hyperlink>
    </w:p>
    <w:p w14:paraId="5D0DD017" w14:textId="77777777" w:rsidR="008C539B" w:rsidRPr="001058B5" w:rsidRDefault="00C12992">
      <w:pPr>
        <w:spacing w:before="1" w:line="235" w:lineRule="auto"/>
        <w:ind w:left="340" w:right="926" w:hanging="240"/>
        <w:rPr>
          <w:rFonts w:ascii="Arial" w:hAnsi="Arial" w:cs="Arial"/>
          <w:sz w:val="18"/>
        </w:rPr>
      </w:pPr>
      <w:r w:rsidRPr="001058B5">
        <w:rPr>
          <w:rFonts w:ascii="Arial" w:hAnsi="Arial" w:cs="Arial"/>
          <w:sz w:val="18"/>
        </w:rPr>
        <w:t xml:space="preserve">Database Configuration Assistant (DBCA) </w:t>
      </w:r>
      <w:hyperlink w:anchor="_bookmark2182" w:history="1">
        <w:r w:rsidRPr="001058B5">
          <w:rPr>
            <w:rFonts w:ascii="Arial" w:hAnsi="Arial" w:cs="Arial"/>
            <w:sz w:val="18"/>
          </w:rPr>
          <w:t>default passwords, changing, 10-9</w:t>
        </w:r>
      </w:hyperlink>
    </w:p>
    <w:p w14:paraId="75F4EC4D" w14:textId="77777777" w:rsidR="008C539B" w:rsidRPr="001058B5" w:rsidRDefault="008D1AB8">
      <w:pPr>
        <w:spacing w:line="237" w:lineRule="auto"/>
        <w:ind w:left="700" w:right="597" w:hanging="360"/>
        <w:rPr>
          <w:rFonts w:ascii="Arial" w:hAnsi="Arial" w:cs="Arial"/>
          <w:sz w:val="18"/>
        </w:rPr>
      </w:pPr>
      <w:hyperlink w:anchor="_bookmark2155" w:history="1">
        <w:r w:rsidR="00C12992" w:rsidRPr="001058B5">
          <w:rPr>
            <w:rFonts w:ascii="Arial" w:hAnsi="Arial" w:cs="Arial"/>
            <w:sz w:val="18"/>
          </w:rPr>
          <w:t>user accounts, automatically locking and expiring, 10-4</w:t>
        </w:r>
      </w:hyperlink>
    </w:p>
    <w:p w14:paraId="501A4008" w14:textId="77777777" w:rsidR="008C539B" w:rsidRPr="001058B5" w:rsidRDefault="00C12992">
      <w:pPr>
        <w:spacing w:line="217" w:lineRule="exact"/>
        <w:ind w:left="100"/>
        <w:rPr>
          <w:rFonts w:ascii="Arial" w:hAnsi="Arial" w:cs="Arial"/>
          <w:sz w:val="18"/>
        </w:rPr>
      </w:pPr>
      <w:r w:rsidRPr="001058B5">
        <w:rPr>
          <w:rFonts w:ascii="Arial" w:hAnsi="Arial" w:cs="Arial"/>
          <w:sz w:val="18"/>
        </w:rPr>
        <w:t>database links</w:t>
      </w:r>
    </w:p>
    <w:p w14:paraId="1A1748B4" w14:textId="77777777" w:rsidR="008C539B" w:rsidRPr="001058B5" w:rsidRDefault="008D1AB8">
      <w:pPr>
        <w:spacing w:line="237" w:lineRule="auto"/>
        <w:ind w:left="340" w:right="597"/>
        <w:rPr>
          <w:rFonts w:ascii="Arial" w:hAnsi="Arial" w:cs="Arial"/>
          <w:sz w:val="18"/>
        </w:rPr>
      </w:pPr>
      <w:hyperlink w:anchor="_bookmark1220" w:history="1">
        <w:r w:rsidR="00C12992" w:rsidRPr="001058B5">
          <w:rPr>
            <w:rFonts w:ascii="Arial" w:hAnsi="Arial" w:cs="Arial"/>
            <w:sz w:val="18"/>
          </w:rPr>
          <w:t>application context support, 6-16</w:t>
        </w:r>
      </w:hyperlink>
      <w:r w:rsidR="00C12992" w:rsidRPr="001058B5">
        <w:rPr>
          <w:rFonts w:ascii="Arial" w:hAnsi="Arial" w:cs="Arial"/>
          <w:sz w:val="18"/>
        </w:rPr>
        <w:t xml:space="preserve"> </w:t>
      </w:r>
      <w:hyperlink w:anchor="_bookmark1184" w:history="1">
        <w:r w:rsidR="00C12992" w:rsidRPr="001058B5">
          <w:rPr>
            <w:rFonts w:ascii="Arial" w:hAnsi="Arial" w:cs="Arial"/>
            <w:sz w:val="18"/>
          </w:rPr>
          <w:t>application contexts, 6-9</w:t>
        </w:r>
      </w:hyperlink>
    </w:p>
    <w:p w14:paraId="0A4CD40C" w14:textId="77777777" w:rsidR="008C539B" w:rsidRPr="001058B5" w:rsidRDefault="008D1AB8">
      <w:pPr>
        <w:spacing w:line="217" w:lineRule="exact"/>
        <w:ind w:left="340"/>
        <w:rPr>
          <w:rFonts w:ascii="Arial" w:hAnsi="Arial" w:cs="Arial"/>
          <w:sz w:val="18"/>
        </w:rPr>
      </w:pPr>
      <w:hyperlink w:anchor="_bookmark1818" w:history="1">
        <w:r w:rsidR="00C12992" w:rsidRPr="001058B5">
          <w:rPr>
            <w:rFonts w:ascii="Arial" w:hAnsi="Arial" w:cs="Arial"/>
            <w:sz w:val="18"/>
          </w:rPr>
          <w:t>auditing, 9-29</w:t>
        </w:r>
      </w:hyperlink>
    </w:p>
    <w:p w14:paraId="406F7BBE" w14:textId="77777777" w:rsidR="008C539B" w:rsidRPr="001058B5" w:rsidRDefault="008D1AB8">
      <w:pPr>
        <w:spacing w:line="235" w:lineRule="auto"/>
        <w:ind w:left="340" w:right="193"/>
        <w:rPr>
          <w:rFonts w:ascii="Arial" w:hAnsi="Arial" w:cs="Arial"/>
          <w:sz w:val="18"/>
        </w:rPr>
      </w:pPr>
      <w:hyperlink w:anchor="_bookmark364" w:history="1">
        <w:r w:rsidR="00C12992" w:rsidRPr="001058B5">
          <w:rPr>
            <w:rFonts w:ascii="Arial" w:hAnsi="Arial" w:cs="Arial"/>
            <w:sz w:val="18"/>
          </w:rPr>
          <w:t>authenticating with Kerberos, 3-28</w:t>
        </w:r>
      </w:hyperlink>
      <w:r w:rsidR="00C12992" w:rsidRPr="001058B5">
        <w:rPr>
          <w:rFonts w:ascii="Arial" w:hAnsi="Arial" w:cs="Arial"/>
          <w:sz w:val="18"/>
        </w:rPr>
        <w:t xml:space="preserve"> </w:t>
      </w:r>
      <w:hyperlink w:anchor="_bookmark363" w:history="1">
        <w:r w:rsidR="00C12992" w:rsidRPr="001058B5">
          <w:rPr>
            <w:rFonts w:ascii="Arial" w:hAnsi="Arial" w:cs="Arial"/>
            <w:sz w:val="18"/>
          </w:rPr>
          <w:t>authenticating with third-party services, 3-28</w:t>
        </w:r>
      </w:hyperlink>
      <w:r w:rsidR="00C12992" w:rsidRPr="001058B5">
        <w:rPr>
          <w:rFonts w:ascii="Arial" w:hAnsi="Arial" w:cs="Arial"/>
          <w:sz w:val="18"/>
        </w:rPr>
        <w:t xml:space="preserve"> </w:t>
      </w:r>
      <w:hyperlink w:anchor="_bookmark392" w:history="1">
        <w:r w:rsidR="00C12992" w:rsidRPr="001058B5">
          <w:rPr>
            <w:rFonts w:ascii="Arial" w:hAnsi="Arial" w:cs="Arial"/>
            <w:sz w:val="18"/>
          </w:rPr>
          <w:t>global user authentication, 3-32</w:t>
        </w:r>
      </w:hyperlink>
    </w:p>
    <w:p w14:paraId="0FEB0862" w14:textId="77777777" w:rsidR="008C539B" w:rsidRPr="001058B5" w:rsidRDefault="008D1AB8">
      <w:pPr>
        <w:spacing w:line="221" w:lineRule="exact"/>
        <w:ind w:left="340"/>
        <w:rPr>
          <w:rFonts w:ascii="Arial" w:hAnsi="Arial" w:cs="Arial"/>
          <w:sz w:val="18"/>
        </w:rPr>
      </w:pPr>
      <w:hyperlink w:anchor="_bookmark722" w:history="1">
        <w:r w:rsidR="00C12992" w:rsidRPr="001058B5">
          <w:rPr>
            <w:rFonts w:ascii="Arial" w:hAnsi="Arial" w:cs="Arial"/>
            <w:sz w:val="18"/>
          </w:rPr>
          <w:t>object privileges, 4-24</w:t>
        </w:r>
      </w:hyperlink>
    </w:p>
    <w:p w14:paraId="46AD61B5" w14:textId="77777777" w:rsidR="008C539B" w:rsidRPr="001058B5" w:rsidRDefault="008D1AB8">
      <w:pPr>
        <w:spacing w:before="2" w:line="235" w:lineRule="auto"/>
        <w:ind w:left="340" w:right="38"/>
        <w:rPr>
          <w:rFonts w:ascii="Arial" w:hAnsi="Arial" w:cs="Arial"/>
          <w:sz w:val="18"/>
        </w:rPr>
      </w:pPr>
      <w:hyperlink w:anchor="_bookmark355" w:history="1">
        <w:r w:rsidR="00C12992" w:rsidRPr="001058B5">
          <w:rPr>
            <w:rFonts w:ascii="Arial" w:hAnsi="Arial" w:cs="Arial"/>
            <w:sz w:val="18"/>
          </w:rPr>
          <w:t>operating system accounts, care needed, 3-28</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session-based application contexts, accessing, 6-9</w:t>
        </w:r>
      </w:hyperlink>
    </w:p>
    <w:p w14:paraId="048A28E3" w14:textId="77777777" w:rsidR="008C539B" w:rsidRPr="001058B5" w:rsidRDefault="00C12992">
      <w:pPr>
        <w:spacing w:line="237" w:lineRule="auto"/>
        <w:ind w:left="340" w:right="597" w:hanging="240"/>
        <w:rPr>
          <w:rFonts w:ascii="Arial" w:hAnsi="Arial" w:cs="Arial"/>
          <w:sz w:val="18"/>
        </w:rPr>
      </w:pPr>
      <w:r w:rsidRPr="001058B5">
        <w:rPr>
          <w:rFonts w:ascii="Arial" w:hAnsi="Arial" w:cs="Arial"/>
          <w:sz w:val="18"/>
        </w:rPr>
        <w:t xml:space="preserve">database session-based application contexts </w:t>
      </w:r>
      <w:hyperlink w:anchor="_bookmark1150" w:history="1">
        <w:r w:rsidRPr="001058B5">
          <w:rPr>
            <w:rFonts w:ascii="Arial" w:hAnsi="Arial" w:cs="Arial"/>
            <w:sz w:val="18"/>
          </w:rPr>
          <w:t>about, 6-4</w:t>
        </w:r>
      </w:hyperlink>
    </w:p>
    <w:p w14:paraId="434F2E8F" w14:textId="77777777" w:rsidR="008C539B" w:rsidRPr="001058B5" w:rsidRDefault="008D1AB8">
      <w:pPr>
        <w:spacing w:line="235" w:lineRule="auto"/>
        <w:ind w:left="340" w:right="597"/>
        <w:rPr>
          <w:rFonts w:ascii="Arial" w:hAnsi="Arial" w:cs="Arial"/>
          <w:sz w:val="18"/>
        </w:rPr>
      </w:pPr>
      <w:hyperlink w:anchor="_bookmark1152" w:history="1">
        <w:r w:rsidR="00C12992" w:rsidRPr="001058B5">
          <w:rPr>
            <w:rFonts w:ascii="Arial" w:hAnsi="Arial" w:cs="Arial"/>
            <w:sz w:val="18"/>
          </w:rPr>
          <w:t>cleaning up after user exits, 6-4</w:t>
        </w:r>
      </w:hyperlink>
      <w:r w:rsidR="00C12992" w:rsidRPr="001058B5">
        <w:rPr>
          <w:rFonts w:ascii="Arial" w:hAnsi="Arial" w:cs="Arial"/>
          <w:sz w:val="18"/>
        </w:rPr>
        <w:t xml:space="preserve"> </w:t>
      </w:r>
      <w:hyperlink w:anchor="_bookmark1154" w:history="1">
        <w:r w:rsidR="00C12992" w:rsidRPr="001058B5">
          <w:rPr>
            <w:rFonts w:ascii="Arial" w:hAnsi="Arial" w:cs="Arial"/>
            <w:sz w:val="18"/>
          </w:rPr>
          <w:t>components, 6-5</w:t>
        </w:r>
      </w:hyperlink>
    </w:p>
    <w:p w14:paraId="4FB9F03A" w14:textId="77777777" w:rsidR="008C539B" w:rsidRPr="001058B5" w:rsidRDefault="008D1AB8">
      <w:pPr>
        <w:spacing w:line="220" w:lineRule="exact"/>
        <w:ind w:left="340"/>
        <w:rPr>
          <w:rFonts w:ascii="Arial" w:hAnsi="Arial" w:cs="Arial"/>
          <w:sz w:val="18"/>
        </w:rPr>
      </w:pPr>
      <w:hyperlink w:anchor="_bookmark1156" w:history="1">
        <w:r w:rsidR="00C12992" w:rsidRPr="001058B5">
          <w:rPr>
            <w:rFonts w:ascii="Arial" w:hAnsi="Arial" w:cs="Arial"/>
            <w:sz w:val="18"/>
          </w:rPr>
          <w:t>creating, 6-5</w:t>
        </w:r>
      </w:hyperlink>
    </w:p>
    <w:p w14:paraId="2B41B777" w14:textId="77777777" w:rsidR="008C539B" w:rsidRPr="001058B5" w:rsidRDefault="008D1AB8">
      <w:pPr>
        <w:spacing w:line="220" w:lineRule="exact"/>
        <w:ind w:left="340"/>
        <w:rPr>
          <w:rFonts w:ascii="Arial" w:hAnsi="Arial" w:cs="Arial"/>
          <w:sz w:val="18"/>
        </w:rPr>
      </w:pPr>
      <w:hyperlink w:anchor="_bookmark1184" w:history="1">
        <w:r w:rsidR="00C12992" w:rsidRPr="001058B5">
          <w:rPr>
            <w:rFonts w:ascii="Arial" w:hAnsi="Arial" w:cs="Arial"/>
            <w:sz w:val="18"/>
          </w:rPr>
          <w:t>database links, 6-9</w:t>
        </w:r>
      </w:hyperlink>
    </w:p>
    <w:p w14:paraId="13281445" w14:textId="77777777" w:rsidR="008C539B" w:rsidRPr="001058B5" w:rsidRDefault="008D1AB8">
      <w:pPr>
        <w:spacing w:line="220" w:lineRule="exact"/>
        <w:ind w:left="340"/>
        <w:rPr>
          <w:rFonts w:ascii="Arial" w:hAnsi="Arial" w:cs="Arial"/>
          <w:sz w:val="18"/>
        </w:rPr>
      </w:pPr>
      <w:hyperlink w:anchor="_bookmark1177" w:history="1">
        <w:r w:rsidR="00C12992" w:rsidRPr="001058B5">
          <w:rPr>
            <w:rFonts w:ascii="Arial" w:hAnsi="Arial" w:cs="Arial"/>
            <w:sz w:val="18"/>
          </w:rPr>
          <w:t>dynamic SQL, 6-8</w:t>
        </w:r>
      </w:hyperlink>
    </w:p>
    <w:p w14:paraId="039E4BD9" w14:textId="77777777" w:rsidR="008C539B" w:rsidRPr="001058B5" w:rsidRDefault="008D1AB8">
      <w:pPr>
        <w:spacing w:line="235" w:lineRule="auto"/>
        <w:ind w:left="340" w:right="1887"/>
        <w:rPr>
          <w:rFonts w:ascii="Arial" w:hAnsi="Arial" w:cs="Arial"/>
          <w:sz w:val="18"/>
        </w:rPr>
      </w:pPr>
      <w:hyperlink w:anchor="_bookmark1236" w:history="1">
        <w:r w:rsidR="00C12992" w:rsidRPr="001058B5">
          <w:rPr>
            <w:rFonts w:ascii="Arial" w:hAnsi="Arial" w:cs="Arial"/>
            <w:sz w:val="18"/>
          </w:rPr>
          <w:t>externalized, using, 6-21</w:t>
        </w:r>
      </w:hyperlink>
      <w:r w:rsidR="00C12992" w:rsidRPr="001058B5">
        <w:rPr>
          <w:rFonts w:ascii="Arial" w:hAnsi="Arial" w:cs="Arial"/>
          <w:sz w:val="18"/>
        </w:rPr>
        <w:t xml:space="preserve"> </w:t>
      </w:r>
      <w:hyperlink w:anchor="_bookmark1148" w:history="1">
        <w:r w:rsidR="00C12992" w:rsidRPr="001058B5">
          <w:rPr>
            <w:rFonts w:ascii="Arial" w:hAnsi="Arial" w:cs="Arial"/>
            <w:sz w:val="18"/>
          </w:rPr>
          <w:t>how to use, 6-4</w:t>
        </w:r>
      </w:hyperlink>
    </w:p>
    <w:p w14:paraId="6AD080D2" w14:textId="77777777" w:rsidR="008C539B" w:rsidRPr="001058B5" w:rsidRDefault="008D1AB8">
      <w:pPr>
        <w:spacing w:line="220" w:lineRule="exact"/>
        <w:ind w:left="340"/>
        <w:rPr>
          <w:rFonts w:ascii="Arial" w:hAnsi="Arial" w:cs="Arial"/>
          <w:sz w:val="18"/>
        </w:rPr>
      </w:pPr>
      <w:hyperlink w:anchor="_bookmark1219" w:history="1">
        <w:r w:rsidR="00C12992" w:rsidRPr="001058B5">
          <w:rPr>
            <w:rFonts w:ascii="Arial" w:hAnsi="Arial" w:cs="Arial"/>
            <w:sz w:val="18"/>
          </w:rPr>
          <w:t>initializing externally, 6-16</w:t>
        </w:r>
      </w:hyperlink>
    </w:p>
    <w:p w14:paraId="5BEAF2F2" w14:textId="77777777" w:rsidR="008C539B" w:rsidRPr="001058B5" w:rsidRDefault="008D1AB8">
      <w:pPr>
        <w:spacing w:line="220" w:lineRule="exact"/>
        <w:ind w:left="340"/>
        <w:rPr>
          <w:rFonts w:ascii="Arial" w:hAnsi="Arial" w:cs="Arial"/>
          <w:sz w:val="18"/>
        </w:rPr>
      </w:pPr>
      <w:hyperlink w:anchor="_bookmark1229" w:history="1">
        <w:r w:rsidR="00C12992" w:rsidRPr="001058B5">
          <w:rPr>
            <w:rFonts w:ascii="Arial" w:hAnsi="Arial" w:cs="Arial"/>
            <w:sz w:val="18"/>
          </w:rPr>
          <w:t>initializing globally, 6-18</w:t>
        </w:r>
      </w:hyperlink>
    </w:p>
    <w:p w14:paraId="5F771517" w14:textId="77777777" w:rsidR="008C539B" w:rsidRPr="001058B5" w:rsidRDefault="008D1AB8">
      <w:pPr>
        <w:spacing w:line="220" w:lineRule="exact"/>
        <w:ind w:left="340"/>
        <w:rPr>
          <w:rFonts w:ascii="Arial" w:hAnsi="Arial" w:cs="Arial"/>
          <w:sz w:val="18"/>
        </w:rPr>
      </w:pPr>
      <w:hyperlink w:anchor="_bookmark1158" w:history="1">
        <w:r w:rsidR="00C12992" w:rsidRPr="001058B5">
          <w:rPr>
            <w:rFonts w:ascii="Arial" w:hAnsi="Arial" w:cs="Arial"/>
            <w:sz w:val="18"/>
          </w:rPr>
          <w:t>ownership, 6-5</w:t>
        </w:r>
      </w:hyperlink>
    </w:p>
    <w:p w14:paraId="7670F1C3" w14:textId="77777777" w:rsidR="008C539B" w:rsidRPr="001058B5" w:rsidRDefault="008D1AB8">
      <w:pPr>
        <w:spacing w:line="220" w:lineRule="exact"/>
        <w:ind w:left="340"/>
        <w:rPr>
          <w:rFonts w:ascii="Arial" w:hAnsi="Arial" w:cs="Arial"/>
          <w:sz w:val="18"/>
        </w:rPr>
      </w:pPr>
      <w:hyperlink w:anchor="_bookmark1181" w:history="1">
        <w:r w:rsidR="00C12992" w:rsidRPr="001058B5">
          <w:rPr>
            <w:rFonts w:ascii="Arial" w:hAnsi="Arial" w:cs="Arial"/>
            <w:sz w:val="18"/>
          </w:rPr>
          <w:t>parallel queries, 6-9</w:t>
        </w:r>
      </w:hyperlink>
    </w:p>
    <w:p w14:paraId="65F7C0F2" w14:textId="77777777" w:rsidR="008C539B" w:rsidRPr="001058B5" w:rsidRDefault="008D1AB8">
      <w:pPr>
        <w:spacing w:before="2" w:line="235" w:lineRule="auto"/>
        <w:ind w:left="340" w:right="1129"/>
        <w:rPr>
          <w:rFonts w:ascii="Arial" w:hAnsi="Arial" w:cs="Arial"/>
          <w:sz w:val="18"/>
        </w:rPr>
      </w:pPr>
      <w:hyperlink w:anchor="_bookmark1163" w:history="1">
        <w:r w:rsidR="00C12992" w:rsidRPr="001058B5">
          <w:rPr>
            <w:rFonts w:ascii="Arial" w:hAnsi="Arial" w:cs="Arial"/>
            <w:sz w:val="18"/>
          </w:rPr>
          <w:t>PL/SQL package creation, 6-6</w:t>
        </w:r>
      </w:hyperlink>
      <w:r w:rsidR="00C12992" w:rsidRPr="001058B5">
        <w:rPr>
          <w:rFonts w:ascii="Arial" w:hAnsi="Arial" w:cs="Arial"/>
          <w:sz w:val="18"/>
        </w:rPr>
        <w:t xml:space="preserve"> </w:t>
      </w:r>
      <w:hyperlink w:anchor="_bookmark1189" w:history="1">
        <w:r w:rsidR="00C12992" w:rsidRPr="001058B5">
          <w:rPr>
            <w:rFonts w:ascii="Arial" w:hAnsi="Arial" w:cs="Arial"/>
            <w:sz w:val="18"/>
          </w:rPr>
          <w:t>session information, setting, 6-9</w:t>
        </w:r>
      </w:hyperlink>
      <w:r w:rsidR="00C12992" w:rsidRPr="001058B5">
        <w:rPr>
          <w:rFonts w:ascii="Arial" w:hAnsi="Arial" w:cs="Arial"/>
          <w:sz w:val="18"/>
        </w:rPr>
        <w:t xml:space="preserve"> </w:t>
      </w:r>
      <w:hyperlink w:anchor="_bookmark1170" w:history="1">
        <w:r w:rsidR="00C12992" w:rsidRPr="001058B5">
          <w:rPr>
            <w:rFonts w:ascii="Arial" w:hAnsi="Arial" w:cs="Arial"/>
            <w:sz w:val="18"/>
          </w:rPr>
          <w:t>SYS_CONTEXT function, 6-7</w:t>
        </w:r>
      </w:hyperlink>
    </w:p>
    <w:p w14:paraId="6CB1EE89" w14:textId="77777777" w:rsidR="008C539B" w:rsidRPr="001058B5" w:rsidRDefault="008D1AB8">
      <w:pPr>
        <w:spacing w:line="221" w:lineRule="exact"/>
        <w:ind w:left="340"/>
        <w:rPr>
          <w:rFonts w:ascii="Arial" w:hAnsi="Arial" w:cs="Arial"/>
          <w:sz w:val="18"/>
        </w:rPr>
      </w:pPr>
      <w:hyperlink w:anchor="_bookmark1129" w:history="1">
        <w:r w:rsidR="00C12992" w:rsidRPr="001058B5">
          <w:rPr>
            <w:rFonts w:ascii="Arial" w:hAnsi="Arial" w:cs="Arial"/>
            <w:sz w:val="18"/>
          </w:rPr>
          <w:t>trusted procedure, 6-2</w:t>
        </w:r>
      </w:hyperlink>
    </w:p>
    <w:p w14:paraId="0118E9D2" w14:textId="77777777" w:rsidR="008C539B" w:rsidRPr="001058B5" w:rsidRDefault="008D1AB8">
      <w:pPr>
        <w:spacing w:line="220" w:lineRule="exact"/>
        <w:ind w:left="340"/>
        <w:rPr>
          <w:rFonts w:ascii="Arial" w:hAnsi="Arial" w:cs="Arial"/>
          <w:sz w:val="18"/>
        </w:rPr>
      </w:pPr>
      <w:hyperlink w:anchor="_bookmark1208" w:history="1">
        <w:r w:rsidR="00C12992" w:rsidRPr="001058B5">
          <w:rPr>
            <w:rFonts w:ascii="Arial" w:hAnsi="Arial" w:cs="Arial"/>
            <w:sz w:val="18"/>
          </w:rPr>
          <w:t>tutorial, 6-13</w:t>
        </w:r>
      </w:hyperlink>
    </w:p>
    <w:p w14:paraId="33CECE12" w14:textId="77777777" w:rsidR="008C539B" w:rsidRPr="001058B5" w:rsidRDefault="008D1AB8">
      <w:pPr>
        <w:spacing w:line="220" w:lineRule="exact"/>
        <w:ind w:left="340"/>
        <w:rPr>
          <w:rFonts w:ascii="Arial" w:hAnsi="Arial" w:cs="Arial"/>
          <w:sz w:val="18"/>
        </w:rPr>
      </w:pPr>
      <w:hyperlink w:anchor="_bookmark1151" w:history="1">
        <w:r w:rsidR="00C12992" w:rsidRPr="001058B5">
          <w:rPr>
            <w:rFonts w:ascii="Arial" w:hAnsi="Arial" w:cs="Arial"/>
            <w:i/>
            <w:sz w:val="18"/>
          </w:rPr>
          <w:t xml:space="preserve">See also </w:t>
        </w:r>
      </w:hyperlink>
      <w:r w:rsidR="00C12992" w:rsidRPr="001058B5">
        <w:rPr>
          <w:rFonts w:ascii="Arial" w:hAnsi="Arial" w:cs="Arial"/>
          <w:sz w:val="18"/>
        </w:rPr>
        <w:t>application contexts</w:t>
      </w:r>
    </w:p>
    <w:p w14:paraId="1FC44589" w14:textId="77777777" w:rsidR="008C539B" w:rsidRPr="001058B5" w:rsidRDefault="008D1AB8">
      <w:pPr>
        <w:spacing w:before="2" w:line="235" w:lineRule="auto"/>
        <w:ind w:left="100" w:right="597"/>
        <w:rPr>
          <w:rFonts w:ascii="Arial" w:hAnsi="Arial" w:cs="Arial"/>
          <w:sz w:val="18"/>
        </w:rPr>
      </w:pPr>
      <w:hyperlink w:anchor="_bookmark2311" w:history="1">
        <w:r w:rsidR="00C12992" w:rsidRPr="001058B5">
          <w:rPr>
            <w:rFonts w:ascii="Arial" w:hAnsi="Arial" w:cs="Arial"/>
            <w:sz w:val="18"/>
          </w:rPr>
          <w:t>database upgrades and CONNECT role, 10-22</w:t>
        </w:r>
      </w:hyperlink>
      <w:r w:rsidR="00C12992" w:rsidRPr="001058B5">
        <w:rPr>
          <w:rFonts w:ascii="Arial" w:hAnsi="Arial" w:cs="Arial"/>
          <w:sz w:val="18"/>
        </w:rPr>
        <w:t xml:space="preserve"> databases</w:t>
      </w:r>
    </w:p>
    <w:p w14:paraId="47AC5234"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w:t>
      </w:r>
    </w:p>
    <w:p w14:paraId="38DA6447" w14:textId="77777777" w:rsidR="008C539B" w:rsidRPr="001058B5" w:rsidRDefault="008D1AB8">
      <w:pPr>
        <w:spacing w:before="2" w:line="235" w:lineRule="auto"/>
        <w:ind w:left="340" w:right="1111"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w:t>
      </w:r>
      <w:hyperlink w:anchor="_bookmark54" w:history="1">
        <w:r w:rsidR="00C12992" w:rsidRPr="001058B5">
          <w:rPr>
            <w:rFonts w:ascii="Arial" w:hAnsi="Arial" w:cs="Arial"/>
            <w:sz w:val="18"/>
          </w:rPr>
          <w:t>additional security resources, 1-2</w:t>
        </w:r>
      </w:hyperlink>
      <w:r w:rsidR="00C12992" w:rsidRPr="001058B5">
        <w:rPr>
          <w:rFonts w:ascii="Arial" w:hAnsi="Arial" w:cs="Arial"/>
          <w:sz w:val="18"/>
        </w:rPr>
        <w:t xml:space="preserve"> </w:t>
      </w:r>
      <w:hyperlink w:anchor="_bookmark340" w:history="1">
        <w:r w:rsidR="00C12992" w:rsidRPr="001058B5">
          <w:rPr>
            <w:rFonts w:ascii="Arial" w:hAnsi="Arial" w:cs="Arial"/>
            <w:sz w:val="18"/>
          </w:rPr>
          <w:t>authentication, 3-26</w:t>
        </w:r>
      </w:hyperlink>
    </w:p>
    <w:p w14:paraId="2D45CF9C" w14:textId="77777777" w:rsidR="008C539B" w:rsidRPr="001058B5" w:rsidRDefault="008D1AB8">
      <w:pPr>
        <w:spacing w:before="3" w:line="235" w:lineRule="auto"/>
        <w:ind w:left="340" w:right="597"/>
        <w:rPr>
          <w:rFonts w:ascii="Arial" w:hAnsi="Arial" w:cs="Arial"/>
          <w:sz w:val="18"/>
        </w:rPr>
      </w:pPr>
      <w:hyperlink w:anchor="_bookmark998" w:history="1">
        <w:r w:rsidR="00C12992" w:rsidRPr="001058B5">
          <w:rPr>
            <w:rFonts w:ascii="Arial" w:hAnsi="Arial" w:cs="Arial"/>
            <w:sz w:val="18"/>
          </w:rPr>
          <w:t>database user and application user, 5-2</w:t>
        </w:r>
      </w:hyperlink>
      <w:r w:rsidR="00C12992" w:rsidRPr="001058B5">
        <w:rPr>
          <w:rFonts w:ascii="Arial" w:hAnsi="Arial" w:cs="Arial"/>
          <w:sz w:val="18"/>
        </w:rPr>
        <w:t xml:space="preserve"> default audit settings</w:t>
      </w:r>
    </w:p>
    <w:p w14:paraId="6A3A6903" w14:textId="77777777" w:rsidR="008C539B" w:rsidRPr="001058B5" w:rsidRDefault="008D1AB8">
      <w:pPr>
        <w:spacing w:line="220" w:lineRule="exact"/>
        <w:ind w:left="580"/>
        <w:rPr>
          <w:rFonts w:ascii="Arial" w:hAnsi="Arial" w:cs="Arial"/>
          <w:sz w:val="18"/>
        </w:rPr>
      </w:pPr>
      <w:hyperlink w:anchor="_bookmark1884" w:history="1">
        <w:r w:rsidR="00C12992" w:rsidRPr="001058B5">
          <w:rPr>
            <w:rFonts w:ascii="Arial" w:hAnsi="Arial" w:cs="Arial"/>
            <w:sz w:val="18"/>
          </w:rPr>
          <w:t>about, 9-35</w:t>
        </w:r>
      </w:hyperlink>
    </w:p>
    <w:p w14:paraId="5DDB9405" w14:textId="77777777" w:rsidR="008C539B" w:rsidRPr="001058B5" w:rsidRDefault="008D1AB8">
      <w:pPr>
        <w:spacing w:line="220" w:lineRule="exact"/>
        <w:ind w:left="580"/>
        <w:rPr>
          <w:rFonts w:ascii="Arial" w:hAnsi="Arial" w:cs="Arial"/>
          <w:sz w:val="18"/>
        </w:rPr>
      </w:pPr>
      <w:hyperlink w:anchor="_bookmark1885" w:history="1">
        <w:r w:rsidR="00C12992" w:rsidRPr="001058B5">
          <w:rPr>
            <w:rFonts w:ascii="Arial" w:hAnsi="Arial" w:cs="Arial"/>
            <w:sz w:val="18"/>
          </w:rPr>
          <w:t>DBCA-created databases, 9-35</w:t>
        </w:r>
      </w:hyperlink>
    </w:p>
    <w:p w14:paraId="4BCA6E4A" w14:textId="77777777" w:rsidR="008C539B" w:rsidRPr="001058B5" w:rsidRDefault="008D1AB8">
      <w:pPr>
        <w:spacing w:line="237" w:lineRule="auto"/>
        <w:ind w:left="340" w:right="926" w:firstLine="240"/>
        <w:rPr>
          <w:rFonts w:ascii="Arial" w:hAnsi="Arial" w:cs="Arial"/>
          <w:sz w:val="18"/>
        </w:rPr>
      </w:pPr>
      <w:hyperlink w:anchor="_bookmark1886" w:history="1">
        <w:r w:rsidR="00C12992" w:rsidRPr="001058B5">
          <w:rPr>
            <w:rFonts w:ascii="Arial" w:hAnsi="Arial" w:cs="Arial"/>
            <w:sz w:val="18"/>
          </w:rPr>
          <w:t>manually-created databases, 9-35</w:t>
        </w:r>
      </w:hyperlink>
      <w:r w:rsidR="00C12992" w:rsidRPr="001058B5">
        <w:rPr>
          <w:rFonts w:ascii="Arial" w:hAnsi="Arial" w:cs="Arial"/>
          <w:sz w:val="18"/>
        </w:rPr>
        <w:t xml:space="preserve"> </w:t>
      </w:r>
      <w:hyperlink w:anchor="_bookmark222" w:history="1">
        <w:r w:rsidR="00C12992" w:rsidRPr="001058B5">
          <w:rPr>
            <w:rFonts w:ascii="Arial" w:hAnsi="Arial" w:cs="Arial"/>
            <w:sz w:val="18"/>
          </w:rPr>
          <w:t>default password security settings, 3-6</w:t>
        </w:r>
      </w:hyperlink>
    </w:p>
    <w:p w14:paraId="2FF5EAFE" w14:textId="77777777" w:rsidR="008C539B" w:rsidRPr="001058B5" w:rsidRDefault="008D1AB8">
      <w:pPr>
        <w:spacing w:line="219" w:lineRule="exact"/>
        <w:ind w:left="580"/>
        <w:rPr>
          <w:rFonts w:ascii="Arial" w:hAnsi="Arial" w:cs="Arial"/>
          <w:sz w:val="18"/>
        </w:rPr>
      </w:pPr>
      <w:hyperlink w:anchor="_bookmark226" w:history="1">
        <w:r w:rsidR="00C12992" w:rsidRPr="001058B5">
          <w:rPr>
            <w:rFonts w:ascii="Arial" w:hAnsi="Arial" w:cs="Arial"/>
            <w:sz w:val="18"/>
          </w:rPr>
          <w:t>DBCA-created databases, 3-6</w:t>
        </w:r>
      </w:hyperlink>
    </w:p>
    <w:p w14:paraId="0844F183" w14:textId="77777777" w:rsidR="008C539B" w:rsidRPr="001058B5" w:rsidRDefault="00C12992">
      <w:pPr>
        <w:spacing w:before="70" w:line="235" w:lineRule="auto"/>
        <w:ind w:left="340" w:right="1513" w:firstLine="240"/>
        <w:rPr>
          <w:rFonts w:ascii="Arial" w:hAnsi="Arial" w:cs="Arial"/>
          <w:sz w:val="18"/>
        </w:rPr>
      </w:pPr>
      <w:r w:rsidRPr="001058B5">
        <w:rPr>
          <w:rFonts w:ascii="Arial" w:hAnsi="Arial" w:cs="Arial"/>
        </w:rPr>
        <w:br w:type="column"/>
      </w:r>
      <w:hyperlink w:anchor="_bookmark224" w:history="1">
        <w:r w:rsidRPr="001058B5">
          <w:rPr>
            <w:rFonts w:ascii="Arial" w:hAnsi="Arial" w:cs="Arial"/>
            <w:sz w:val="18"/>
          </w:rPr>
          <w:t>manually-created databases, 3-6</w:t>
        </w:r>
      </w:hyperlink>
      <w:r w:rsidRPr="001058B5">
        <w:rPr>
          <w:rFonts w:ascii="Arial" w:hAnsi="Arial" w:cs="Arial"/>
          <w:sz w:val="18"/>
        </w:rPr>
        <w:t xml:space="preserve"> </w:t>
      </w:r>
      <w:hyperlink w:anchor="_bookmark52" w:history="1">
        <w:r w:rsidRPr="001058B5">
          <w:rPr>
            <w:rFonts w:ascii="Arial" w:hAnsi="Arial" w:cs="Arial"/>
            <w:sz w:val="18"/>
          </w:rPr>
          <w:t>default security features, summary, 1-1</w:t>
        </w:r>
      </w:hyperlink>
      <w:r w:rsidRPr="001058B5">
        <w:rPr>
          <w:rFonts w:ascii="Arial" w:hAnsi="Arial" w:cs="Arial"/>
          <w:sz w:val="18"/>
        </w:rPr>
        <w:t xml:space="preserve"> </w:t>
      </w:r>
      <w:hyperlink w:anchor="_bookmark792" w:history="1">
        <w:r w:rsidRPr="001058B5">
          <w:rPr>
            <w:rFonts w:ascii="Arial" w:hAnsi="Arial" w:cs="Arial"/>
            <w:sz w:val="18"/>
          </w:rPr>
          <w:t>granting privileges, 4-37</w:t>
        </w:r>
      </w:hyperlink>
    </w:p>
    <w:p w14:paraId="57F1DCE5" w14:textId="77777777" w:rsidR="008C539B" w:rsidRPr="001058B5" w:rsidRDefault="008D1AB8">
      <w:pPr>
        <w:spacing w:before="3" w:line="235" w:lineRule="auto"/>
        <w:ind w:left="340" w:right="2594"/>
        <w:rPr>
          <w:rFonts w:ascii="Arial" w:hAnsi="Arial" w:cs="Arial"/>
          <w:sz w:val="18"/>
        </w:rPr>
      </w:pPr>
      <w:hyperlink w:anchor="_bookmark792" w:history="1">
        <w:r w:rsidR="00C12992" w:rsidRPr="001058B5">
          <w:rPr>
            <w:rFonts w:ascii="Arial" w:hAnsi="Arial" w:cs="Arial"/>
            <w:sz w:val="18"/>
          </w:rPr>
          <w:t>granting roles, 4-37</w:t>
        </w:r>
      </w:hyperlink>
      <w:r w:rsidR="00C12992" w:rsidRPr="001058B5">
        <w:rPr>
          <w:rFonts w:ascii="Arial" w:hAnsi="Arial" w:cs="Arial"/>
          <w:sz w:val="18"/>
        </w:rPr>
        <w:t xml:space="preserve"> </w:t>
      </w:r>
      <w:hyperlink w:anchor="_bookmark115" w:history="1">
        <w:r w:rsidR="00C12992" w:rsidRPr="001058B5">
          <w:rPr>
            <w:rFonts w:ascii="Arial" w:hAnsi="Arial" w:cs="Arial"/>
            <w:sz w:val="18"/>
          </w:rPr>
          <w:t>limitations on usage, 2-10</w:t>
        </w:r>
      </w:hyperlink>
    </w:p>
    <w:p w14:paraId="74B420C5" w14:textId="77777777" w:rsidR="008C539B" w:rsidRPr="001058B5" w:rsidRDefault="008D1AB8">
      <w:pPr>
        <w:spacing w:line="237" w:lineRule="auto"/>
        <w:ind w:left="340" w:right="1806"/>
        <w:rPr>
          <w:rFonts w:ascii="Arial" w:hAnsi="Arial" w:cs="Arial"/>
          <w:sz w:val="18"/>
        </w:rPr>
      </w:pPr>
      <w:hyperlink w:anchor="_bookmark1673" w:history="1">
        <w:r w:rsidR="00C12992" w:rsidRPr="001058B5">
          <w:rPr>
            <w:rFonts w:ascii="Arial" w:hAnsi="Arial" w:cs="Arial"/>
            <w:sz w:val="18"/>
          </w:rPr>
          <w:t>read-only mode, starting in, 9-10</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security and schemas, 5-15</w:t>
        </w:r>
      </w:hyperlink>
    </w:p>
    <w:p w14:paraId="3D5A0EC4" w14:textId="77777777" w:rsidR="008C539B" w:rsidRPr="001058B5" w:rsidRDefault="008D1AB8">
      <w:pPr>
        <w:spacing w:line="237" w:lineRule="auto"/>
        <w:ind w:left="340" w:right="1513"/>
        <w:rPr>
          <w:rFonts w:ascii="Arial" w:hAnsi="Arial" w:cs="Arial"/>
          <w:sz w:val="18"/>
        </w:rPr>
      </w:pPr>
      <w:hyperlink w:anchor="_bookmark1009" w:history="1">
        <w:r w:rsidR="00C12992" w:rsidRPr="001058B5">
          <w:rPr>
            <w:rFonts w:ascii="Arial" w:hAnsi="Arial" w:cs="Arial"/>
            <w:sz w:val="18"/>
          </w:rPr>
          <w:t>security embedded, advantages of, 5-2</w:t>
        </w:r>
      </w:hyperlink>
      <w:r w:rsidR="00C12992" w:rsidRPr="001058B5">
        <w:rPr>
          <w:rFonts w:ascii="Arial" w:hAnsi="Arial" w:cs="Arial"/>
          <w:sz w:val="18"/>
        </w:rPr>
        <w:t xml:space="preserve"> </w:t>
      </w:r>
      <w:hyperlink w:anchor="_bookmark1351" w:history="1">
        <w:r w:rsidR="00C12992" w:rsidRPr="001058B5">
          <w:rPr>
            <w:rFonts w:ascii="Arial" w:hAnsi="Arial" w:cs="Arial"/>
            <w:sz w:val="18"/>
          </w:rPr>
          <w:t>security policies based on, 7-2</w:t>
        </w:r>
      </w:hyperlink>
    </w:p>
    <w:p w14:paraId="42F54FF1" w14:textId="77777777" w:rsidR="008C539B" w:rsidRPr="001058B5" w:rsidRDefault="008D1AB8">
      <w:pPr>
        <w:spacing w:line="217" w:lineRule="exact"/>
        <w:ind w:left="100"/>
        <w:rPr>
          <w:rFonts w:ascii="Arial" w:hAnsi="Arial" w:cs="Arial"/>
          <w:sz w:val="18"/>
        </w:rPr>
      </w:pPr>
      <w:hyperlink w:anchor="_bookmark596" w:history="1">
        <w:r w:rsidR="00C12992" w:rsidRPr="001058B5">
          <w:rPr>
            <w:rFonts w:ascii="Arial" w:hAnsi="Arial" w:cs="Arial"/>
            <w:sz w:val="18"/>
          </w:rPr>
          <w:t>DATAPUMP_EXP_FULL_DATABASE role,   4-12</w:t>
        </w:r>
      </w:hyperlink>
    </w:p>
    <w:p w14:paraId="5808A91D" w14:textId="77777777" w:rsidR="008C539B" w:rsidRPr="001058B5" w:rsidRDefault="008D1AB8">
      <w:pPr>
        <w:spacing w:line="220" w:lineRule="exact"/>
        <w:ind w:left="100"/>
        <w:rPr>
          <w:rFonts w:ascii="Arial" w:hAnsi="Arial" w:cs="Arial"/>
          <w:sz w:val="18"/>
        </w:rPr>
      </w:pPr>
      <w:hyperlink w:anchor="_bookmark597" w:history="1">
        <w:r w:rsidR="00C12992" w:rsidRPr="001058B5">
          <w:rPr>
            <w:rFonts w:ascii="Arial" w:hAnsi="Arial" w:cs="Arial"/>
            <w:sz w:val="18"/>
          </w:rPr>
          <w:t>DATAPUMP_IMP_FULL_DATABASE role,   4-12</w:t>
        </w:r>
      </w:hyperlink>
    </w:p>
    <w:p w14:paraId="5F4CB232" w14:textId="77777777" w:rsidR="008C539B" w:rsidRPr="001058B5" w:rsidRDefault="00C12992">
      <w:pPr>
        <w:spacing w:line="220" w:lineRule="exact"/>
        <w:ind w:left="100"/>
        <w:rPr>
          <w:rFonts w:ascii="Arial" w:hAnsi="Arial" w:cs="Arial"/>
          <w:sz w:val="18"/>
        </w:rPr>
      </w:pPr>
      <w:r w:rsidRPr="001058B5">
        <w:rPr>
          <w:rFonts w:ascii="Arial" w:hAnsi="Arial" w:cs="Arial"/>
          <w:sz w:val="18"/>
        </w:rPr>
        <w:t>DBA role</w:t>
      </w:r>
    </w:p>
    <w:p w14:paraId="1C5D2140" w14:textId="77777777" w:rsidR="008C539B" w:rsidRPr="001058B5" w:rsidRDefault="008D1AB8">
      <w:pPr>
        <w:spacing w:line="220" w:lineRule="exact"/>
        <w:ind w:left="340"/>
        <w:rPr>
          <w:rFonts w:ascii="Arial" w:hAnsi="Arial" w:cs="Arial"/>
          <w:sz w:val="18"/>
        </w:rPr>
      </w:pPr>
      <w:hyperlink w:anchor="_bookmark598" w:history="1">
        <w:r w:rsidR="00C12992" w:rsidRPr="001058B5">
          <w:rPr>
            <w:rFonts w:ascii="Arial" w:hAnsi="Arial" w:cs="Arial"/>
            <w:sz w:val="18"/>
          </w:rPr>
          <w:t>about, 4-12</w:t>
        </w:r>
      </w:hyperlink>
    </w:p>
    <w:p w14:paraId="3BD15C1B" w14:textId="77777777" w:rsidR="008C539B" w:rsidRPr="001058B5" w:rsidRDefault="008D1AB8">
      <w:pPr>
        <w:spacing w:line="220" w:lineRule="exact"/>
        <w:ind w:left="100"/>
        <w:rPr>
          <w:rFonts w:ascii="Arial" w:hAnsi="Arial" w:cs="Arial"/>
          <w:sz w:val="18"/>
        </w:rPr>
      </w:pPr>
      <w:hyperlink w:anchor="_bookmark935" w:history="1">
        <w:r w:rsidR="00C12992" w:rsidRPr="001058B5">
          <w:rPr>
            <w:rFonts w:ascii="Arial" w:hAnsi="Arial" w:cs="Arial"/>
            <w:sz w:val="18"/>
          </w:rPr>
          <w:t>DBA_NETWORK_ACL_PRIVILEGES view, 4-66</w:t>
        </w:r>
      </w:hyperlink>
    </w:p>
    <w:p w14:paraId="69C75910" w14:textId="77777777" w:rsidR="008C539B" w:rsidRPr="001058B5" w:rsidRDefault="00C12992">
      <w:pPr>
        <w:spacing w:line="220" w:lineRule="exact"/>
        <w:ind w:left="100"/>
        <w:rPr>
          <w:rFonts w:ascii="Arial" w:hAnsi="Arial" w:cs="Arial"/>
          <w:sz w:val="18"/>
        </w:rPr>
      </w:pPr>
      <w:r w:rsidRPr="001058B5">
        <w:rPr>
          <w:rFonts w:ascii="Arial" w:hAnsi="Arial" w:cs="Arial"/>
          <w:sz w:val="18"/>
        </w:rPr>
        <w:t>DBA_ROLE_PRIVS view</w:t>
      </w:r>
    </w:p>
    <w:p w14:paraId="1FB0B22D" w14:textId="77777777" w:rsidR="008C539B" w:rsidRPr="001058B5" w:rsidRDefault="008D1AB8">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DBA_ROLES data dictionary view</w:t>
      </w:r>
    </w:p>
    <w:p w14:paraId="58B02962" w14:textId="77777777" w:rsidR="008C539B" w:rsidRPr="001058B5" w:rsidRDefault="008D1AB8">
      <w:pPr>
        <w:spacing w:line="220" w:lineRule="exact"/>
        <w:ind w:left="340"/>
        <w:rPr>
          <w:rFonts w:ascii="Arial" w:hAnsi="Arial" w:cs="Arial"/>
          <w:sz w:val="18"/>
        </w:rPr>
      </w:pPr>
      <w:hyperlink w:anchor="_bookmark535" w:history="1">
        <w:r w:rsidR="00C12992" w:rsidRPr="001058B5">
          <w:rPr>
            <w:rFonts w:ascii="Arial" w:hAnsi="Arial" w:cs="Arial"/>
            <w:sz w:val="18"/>
          </w:rPr>
          <w:t>PUBLIC role, 4-5</w:t>
        </w:r>
      </w:hyperlink>
    </w:p>
    <w:p w14:paraId="793087EA" w14:textId="77777777" w:rsidR="008C539B" w:rsidRPr="001058B5" w:rsidRDefault="008D1AB8">
      <w:pPr>
        <w:spacing w:line="235" w:lineRule="auto"/>
        <w:ind w:left="100" w:right="836"/>
        <w:rPr>
          <w:rFonts w:ascii="Arial" w:hAnsi="Arial" w:cs="Arial"/>
          <w:sz w:val="18"/>
        </w:rPr>
      </w:pPr>
      <w:hyperlink w:anchor="_bookmark599" w:history="1">
        <w:r w:rsidR="00C12992" w:rsidRPr="001058B5">
          <w:rPr>
            <w:rFonts w:ascii="Arial" w:hAnsi="Arial" w:cs="Arial"/>
            <w:sz w:val="18"/>
          </w:rPr>
          <w:t>DBFS_ROLE role, 4-12</w:t>
        </w:r>
      </w:hyperlink>
      <w:r w:rsidR="00C12992" w:rsidRPr="001058B5">
        <w:rPr>
          <w:rFonts w:ascii="Arial" w:hAnsi="Arial" w:cs="Arial"/>
          <w:sz w:val="18"/>
        </w:rPr>
        <w:t xml:space="preserve"> DBMS_APPLICATION.SET_CLIENT_INFO</w:t>
      </w:r>
    </w:p>
    <w:p w14:paraId="55DB0AC0" w14:textId="77777777" w:rsidR="008C539B" w:rsidRPr="001058B5" w:rsidRDefault="00C12992">
      <w:pPr>
        <w:spacing w:before="1" w:line="235" w:lineRule="auto"/>
        <w:ind w:left="340" w:right="1190" w:firstLine="120"/>
        <w:rPr>
          <w:rFonts w:ascii="Arial" w:hAnsi="Arial" w:cs="Arial"/>
          <w:sz w:val="18"/>
        </w:rPr>
      </w:pPr>
      <w:r w:rsidRPr="001058B5">
        <w:rPr>
          <w:rFonts w:ascii="Arial" w:hAnsi="Arial" w:cs="Arial"/>
          <w:sz w:val="18"/>
        </w:rPr>
        <w:t xml:space="preserve">procedure </w:t>
      </w:r>
      <w:hyperlink w:anchor="_bookmark487" w:history="1">
        <w:r w:rsidRPr="001058B5">
          <w:rPr>
            <w:rFonts w:ascii="Arial" w:hAnsi="Arial" w:cs="Arial"/>
            <w:sz w:val="18"/>
          </w:rPr>
          <w:t>DBMS_SESSION.SET_IDENTIFIER value,</w:t>
        </w:r>
      </w:hyperlink>
    </w:p>
    <w:p w14:paraId="4F385392" w14:textId="77777777" w:rsidR="008C539B" w:rsidRPr="001058B5" w:rsidRDefault="008D1AB8">
      <w:pPr>
        <w:spacing w:line="237" w:lineRule="auto"/>
        <w:ind w:left="100" w:right="1806" w:firstLine="600"/>
        <w:rPr>
          <w:rFonts w:ascii="Arial" w:hAnsi="Arial" w:cs="Arial"/>
          <w:sz w:val="18"/>
        </w:rPr>
      </w:pPr>
      <w:hyperlink w:anchor="_bookmark487" w:history="1">
        <w:r w:rsidR="00C12992" w:rsidRPr="001058B5">
          <w:rPr>
            <w:rFonts w:ascii="Arial" w:hAnsi="Arial" w:cs="Arial"/>
            <w:sz w:val="18"/>
          </w:rPr>
          <w:t>overwriting, 3-46</w:t>
        </w:r>
      </w:hyperlink>
      <w:r w:rsidR="00C12992" w:rsidRPr="001058B5">
        <w:rPr>
          <w:rFonts w:ascii="Arial" w:hAnsi="Arial" w:cs="Arial"/>
          <w:sz w:val="18"/>
        </w:rPr>
        <w:t xml:space="preserve"> DBMS_CRYPTO package</w:t>
      </w:r>
    </w:p>
    <w:p w14:paraId="3EEAF07D" w14:textId="77777777" w:rsidR="008C539B" w:rsidRPr="001058B5" w:rsidRDefault="008D1AB8">
      <w:pPr>
        <w:spacing w:line="217" w:lineRule="exact"/>
        <w:ind w:left="340"/>
        <w:rPr>
          <w:rFonts w:ascii="Arial" w:hAnsi="Arial" w:cs="Arial"/>
          <w:sz w:val="18"/>
        </w:rPr>
      </w:pPr>
      <w:hyperlink w:anchor="_bookmark1584" w:history="1">
        <w:r w:rsidR="00C12992" w:rsidRPr="001058B5">
          <w:rPr>
            <w:rFonts w:ascii="Arial" w:hAnsi="Arial" w:cs="Arial"/>
            <w:sz w:val="18"/>
          </w:rPr>
          <w:t>about, 8-8</w:t>
        </w:r>
      </w:hyperlink>
    </w:p>
    <w:p w14:paraId="5618CD31" w14:textId="77777777" w:rsidR="008C539B" w:rsidRPr="001058B5" w:rsidRDefault="008D1AB8">
      <w:pPr>
        <w:spacing w:line="237" w:lineRule="auto"/>
        <w:ind w:left="340" w:right="1806"/>
        <w:rPr>
          <w:rFonts w:ascii="Arial" w:hAnsi="Arial" w:cs="Arial"/>
          <w:sz w:val="18"/>
        </w:rPr>
      </w:pPr>
      <w:hyperlink w:anchor="_bookmark1587" w:history="1">
        <w:r w:rsidR="00C12992" w:rsidRPr="001058B5">
          <w:rPr>
            <w:rFonts w:ascii="Arial" w:hAnsi="Arial" w:cs="Arial"/>
            <w:sz w:val="18"/>
          </w:rPr>
          <w:t>encryption algorithms supported, 8-8</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1084AC37" w14:textId="77777777" w:rsidR="008C539B" w:rsidRPr="001058B5" w:rsidRDefault="00C12992">
      <w:pPr>
        <w:spacing w:line="235" w:lineRule="auto"/>
        <w:ind w:left="340" w:right="3279" w:hanging="240"/>
        <w:rPr>
          <w:rFonts w:ascii="Arial" w:hAnsi="Arial" w:cs="Arial"/>
          <w:sz w:val="18"/>
        </w:rPr>
      </w:pPr>
      <w:r w:rsidRPr="001058B5">
        <w:rPr>
          <w:rFonts w:ascii="Arial" w:hAnsi="Arial" w:cs="Arial"/>
          <w:sz w:val="18"/>
        </w:rPr>
        <w:t xml:space="preserve">DBMS_FGA package </w:t>
      </w:r>
      <w:hyperlink w:anchor="_bookmark1920" w:history="1">
        <w:r w:rsidRPr="001058B5">
          <w:rPr>
            <w:rFonts w:ascii="Arial" w:hAnsi="Arial" w:cs="Arial"/>
            <w:sz w:val="18"/>
          </w:rPr>
          <w:t>about, 9-39</w:t>
        </w:r>
      </w:hyperlink>
    </w:p>
    <w:p w14:paraId="4CCF8489" w14:textId="77777777" w:rsidR="008C539B" w:rsidRPr="001058B5" w:rsidRDefault="008D1AB8">
      <w:pPr>
        <w:spacing w:line="220" w:lineRule="exact"/>
        <w:ind w:left="340"/>
        <w:rPr>
          <w:rFonts w:ascii="Arial" w:hAnsi="Arial" w:cs="Arial"/>
          <w:sz w:val="18"/>
        </w:rPr>
      </w:pPr>
      <w:hyperlink w:anchor="_bookmark1923" w:history="1">
        <w:r w:rsidR="00C12992" w:rsidRPr="001058B5">
          <w:rPr>
            <w:rFonts w:ascii="Arial" w:hAnsi="Arial" w:cs="Arial"/>
            <w:sz w:val="18"/>
          </w:rPr>
          <w:t>ADD_POLICY procedure, 9-40</w:t>
        </w:r>
      </w:hyperlink>
    </w:p>
    <w:p w14:paraId="501C4B58" w14:textId="77777777" w:rsidR="008C539B" w:rsidRPr="001058B5" w:rsidRDefault="008D1AB8">
      <w:pPr>
        <w:spacing w:line="220" w:lineRule="exact"/>
        <w:ind w:left="340"/>
        <w:rPr>
          <w:rFonts w:ascii="Arial" w:hAnsi="Arial" w:cs="Arial"/>
          <w:sz w:val="18"/>
        </w:rPr>
      </w:pPr>
      <w:hyperlink w:anchor="_bookmark1935" w:history="1">
        <w:r w:rsidR="00C12992" w:rsidRPr="001058B5">
          <w:rPr>
            <w:rFonts w:ascii="Arial" w:hAnsi="Arial" w:cs="Arial"/>
            <w:sz w:val="18"/>
          </w:rPr>
          <w:t>DISABLE_POLICY procedure, 9-43</w:t>
        </w:r>
      </w:hyperlink>
    </w:p>
    <w:p w14:paraId="6883450F" w14:textId="77777777" w:rsidR="008C539B" w:rsidRPr="001058B5" w:rsidRDefault="008D1AB8">
      <w:pPr>
        <w:spacing w:line="220" w:lineRule="exact"/>
        <w:ind w:left="340"/>
        <w:rPr>
          <w:rFonts w:ascii="Arial" w:hAnsi="Arial" w:cs="Arial"/>
          <w:sz w:val="18"/>
        </w:rPr>
      </w:pPr>
      <w:hyperlink w:anchor="_bookmark1940" w:history="1">
        <w:r w:rsidR="00C12992" w:rsidRPr="001058B5">
          <w:rPr>
            <w:rFonts w:ascii="Arial" w:hAnsi="Arial" w:cs="Arial"/>
            <w:sz w:val="18"/>
          </w:rPr>
          <w:t>DROP_POLICY procedure, 9-44</w:t>
        </w:r>
      </w:hyperlink>
    </w:p>
    <w:p w14:paraId="0EFD4557" w14:textId="77777777" w:rsidR="008C539B" w:rsidRPr="001058B5" w:rsidRDefault="008D1AB8">
      <w:pPr>
        <w:spacing w:line="235" w:lineRule="auto"/>
        <w:ind w:left="100" w:right="836" w:firstLine="240"/>
        <w:rPr>
          <w:rFonts w:ascii="Arial" w:hAnsi="Arial" w:cs="Arial"/>
          <w:sz w:val="18"/>
        </w:rPr>
      </w:pPr>
      <w:hyperlink w:anchor="_bookmark1937" w:history="1">
        <w:r w:rsidR="00C12992" w:rsidRPr="001058B5">
          <w:rPr>
            <w:rFonts w:ascii="Arial" w:hAnsi="Arial" w:cs="Arial"/>
            <w:sz w:val="18"/>
          </w:rPr>
          <w:t>ENABLE_POLICY procedure, 9-44</w:t>
        </w:r>
      </w:hyperlink>
      <w:r w:rsidR="00C12992" w:rsidRPr="001058B5">
        <w:rPr>
          <w:rFonts w:ascii="Arial" w:hAnsi="Arial" w:cs="Arial"/>
          <w:sz w:val="18"/>
        </w:rPr>
        <w:t xml:space="preserve"> DBMS_OBFUSCATION_TOOLKIT package</w:t>
      </w:r>
    </w:p>
    <w:p w14:paraId="2559DBDF" w14:textId="77777777" w:rsidR="008C539B" w:rsidRPr="001058B5" w:rsidRDefault="008D1AB8">
      <w:pPr>
        <w:spacing w:line="220" w:lineRule="exact"/>
        <w:ind w:left="340"/>
        <w:rPr>
          <w:rFonts w:ascii="Arial" w:hAnsi="Arial" w:cs="Arial"/>
          <w:sz w:val="18"/>
        </w:rPr>
      </w:pPr>
      <w:hyperlink w:anchor="_bookmark1585" w:history="1">
        <w:r w:rsidR="00C12992" w:rsidRPr="001058B5">
          <w:rPr>
            <w:rFonts w:ascii="Arial" w:hAnsi="Arial" w:cs="Arial"/>
            <w:sz w:val="18"/>
          </w:rPr>
          <w:t>backward compatibility, 8-8</w:t>
        </w:r>
      </w:hyperlink>
    </w:p>
    <w:p w14:paraId="0354B582" w14:textId="77777777" w:rsidR="008C539B" w:rsidRPr="001058B5" w:rsidRDefault="008D1AB8">
      <w:pPr>
        <w:spacing w:before="2" w:line="235" w:lineRule="auto"/>
        <w:ind w:left="100" w:right="2158" w:firstLine="240"/>
        <w:rPr>
          <w:rFonts w:ascii="Arial" w:hAnsi="Arial" w:cs="Arial"/>
          <w:sz w:val="18"/>
        </w:rPr>
      </w:pPr>
      <w:hyperlink w:anchor="_bookmark1586" w:history="1">
        <w:r w:rsidR="00C12992" w:rsidRPr="001058B5">
          <w:rPr>
            <w:rFonts w:ascii="Arial" w:hAnsi="Arial" w:cs="Arial"/>
            <w:i/>
            <w:sz w:val="18"/>
          </w:rPr>
          <w:t xml:space="preserve">See also </w:t>
        </w:r>
      </w:hyperlink>
      <w:r w:rsidR="00C12992" w:rsidRPr="001058B5">
        <w:rPr>
          <w:rFonts w:ascii="Arial" w:hAnsi="Arial" w:cs="Arial"/>
          <w:sz w:val="18"/>
        </w:rPr>
        <w:t>DBMS_CRYPTO package DBMS_RLS package</w:t>
      </w:r>
    </w:p>
    <w:p w14:paraId="63C3F83E" w14:textId="77777777" w:rsidR="008C539B" w:rsidRPr="001058B5" w:rsidRDefault="008D1AB8">
      <w:pPr>
        <w:spacing w:line="220" w:lineRule="exact"/>
        <w:ind w:left="340"/>
        <w:rPr>
          <w:rFonts w:ascii="Arial" w:hAnsi="Arial" w:cs="Arial"/>
          <w:sz w:val="18"/>
        </w:rPr>
      </w:pPr>
      <w:hyperlink w:anchor="_bookmark1382" w:history="1">
        <w:r w:rsidR="00C12992" w:rsidRPr="001058B5">
          <w:rPr>
            <w:rFonts w:ascii="Arial" w:hAnsi="Arial" w:cs="Arial"/>
            <w:sz w:val="18"/>
          </w:rPr>
          <w:t>about, 7-6</w:t>
        </w:r>
      </w:hyperlink>
    </w:p>
    <w:p w14:paraId="70174F52" w14:textId="77777777" w:rsidR="008C539B" w:rsidRPr="001058B5" w:rsidRDefault="008D1AB8">
      <w:pPr>
        <w:spacing w:before="2" w:line="235" w:lineRule="auto"/>
        <w:ind w:left="100" w:right="836"/>
        <w:rPr>
          <w:rFonts w:ascii="Arial" w:hAnsi="Arial" w:cs="Arial"/>
          <w:sz w:val="18"/>
        </w:rPr>
      </w:pPr>
      <w:hyperlink w:anchor="_bookmark1396" w:history="1">
        <w:r w:rsidR="00C12992" w:rsidRPr="001058B5">
          <w:rPr>
            <w:rFonts w:ascii="Arial" w:hAnsi="Arial" w:cs="Arial"/>
            <w:sz w:val="18"/>
          </w:rPr>
          <w:t>DBMS_RLS.ADD_CONTEXT procedure, 7-6</w:t>
        </w:r>
      </w:hyperlink>
      <w:r w:rsidR="00C12992" w:rsidRPr="001058B5">
        <w:rPr>
          <w:rFonts w:ascii="Arial" w:hAnsi="Arial" w:cs="Arial"/>
          <w:sz w:val="18"/>
        </w:rPr>
        <w:t xml:space="preserve"> </w:t>
      </w:r>
      <w:hyperlink w:anchor="_bookmark1391" w:history="1">
        <w:r w:rsidR="00C12992" w:rsidRPr="001058B5">
          <w:rPr>
            <w:rFonts w:ascii="Arial" w:hAnsi="Arial" w:cs="Arial"/>
            <w:sz w:val="18"/>
          </w:rPr>
          <w:t>DBMS_RLS.ADD_GROUPED_POLICY</w:t>
        </w:r>
      </w:hyperlink>
    </w:p>
    <w:p w14:paraId="494AE3BE" w14:textId="77777777" w:rsidR="008C539B" w:rsidRPr="001058B5" w:rsidRDefault="008D1AB8">
      <w:pPr>
        <w:spacing w:line="237" w:lineRule="auto"/>
        <w:ind w:left="100" w:right="1806" w:firstLine="360"/>
        <w:rPr>
          <w:rFonts w:ascii="Arial" w:hAnsi="Arial" w:cs="Arial"/>
          <w:sz w:val="18"/>
        </w:rPr>
      </w:pPr>
      <w:hyperlink w:anchor="_bookmark1391" w:history="1">
        <w:r w:rsidR="00C12992" w:rsidRPr="001058B5">
          <w:rPr>
            <w:rFonts w:ascii="Arial" w:hAnsi="Arial" w:cs="Arial"/>
            <w:sz w:val="18"/>
          </w:rPr>
          <w:t>procedure, 7-6</w:t>
        </w:r>
      </w:hyperlink>
      <w:r w:rsidR="00C12992" w:rsidRPr="001058B5">
        <w:rPr>
          <w:rFonts w:ascii="Arial" w:hAnsi="Arial" w:cs="Arial"/>
          <w:sz w:val="18"/>
        </w:rPr>
        <w:t xml:space="preserve"> DBMS_RLS.ADD_POLICY</w:t>
      </w:r>
    </w:p>
    <w:p w14:paraId="590FB9AD" w14:textId="77777777" w:rsidR="008C539B" w:rsidRPr="001058B5" w:rsidRDefault="008D1AB8">
      <w:pPr>
        <w:spacing w:line="217" w:lineRule="exact"/>
        <w:ind w:left="340"/>
        <w:rPr>
          <w:rFonts w:ascii="Arial" w:hAnsi="Arial" w:cs="Arial"/>
          <w:sz w:val="18"/>
        </w:rPr>
      </w:pPr>
      <w:hyperlink w:anchor="_bookmark1409" w:history="1">
        <w:r w:rsidR="00C12992" w:rsidRPr="001058B5">
          <w:rPr>
            <w:rFonts w:ascii="Arial" w:hAnsi="Arial" w:cs="Arial"/>
            <w:sz w:val="18"/>
          </w:rPr>
          <w:t>sec_relevant_cols parameter, 7-8</w:t>
        </w:r>
      </w:hyperlink>
    </w:p>
    <w:p w14:paraId="4B5310E4" w14:textId="77777777" w:rsidR="008C539B" w:rsidRPr="001058B5" w:rsidRDefault="008D1AB8">
      <w:pPr>
        <w:spacing w:line="237" w:lineRule="auto"/>
        <w:ind w:left="100" w:right="836" w:firstLine="240"/>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DBMS_RLS.ADD_POLICY procedure</w:t>
      </w:r>
    </w:p>
    <w:p w14:paraId="4CBBDC02" w14:textId="77777777" w:rsidR="008C539B" w:rsidRPr="001058B5" w:rsidRDefault="008D1AB8">
      <w:pPr>
        <w:spacing w:line="235" w:lineRule="auto"/>
        <w:ind w:left="100" w:right="1806" w:firstLine="240"/>
        <w:rPr>
          <w:rFonts w:ascii="Arial" w:hAnsi="Arial" w:cs="Arial"/>
          <w:sz w:val="18"/>
        </w:rPr>
      </w:pPr>
      <w:hyperlink w:anchor="_bookmark1385" w:history="1">
        <w:r w:rsidR="00C12992" w:rsidRPr="001058B5">
          <w:rPr>
            <w:rFonts w:ascii="Arial" w:hAnsi="Arial" w:cs="Arial"/>
            <w:sz w:val="18"/>
          </w:rPr>
          <w:t>about, 7-6</w:t>
        </w:r>
      </w:hyperlink>
      <w:r w:rsidR="00C12992" w:rsidRPr="001058B5">
        <w:rPr>
          <w:rFonts w:ascii="Arial" w:hAnsi="Arial" w:cs="Arial"/>
          <w:sz w:val="18"/>
        </w:rPr>
        <w:t xml:space="preserve"> </w:t>
      </w:r>
      <w:hyperlink w:anchor="_bookmark1389" w:history="1">
        <w:r w:rsidR="00C12992" w:rsidRPr="001058B5">
          <w:rPr>
            <w:rFonts w:ascii="Arial" w:hAnsi="Arial" w:cs="Arial"/>
            <w:sz w:val="18"/>
          </w:rPr>
          <w:t>DBMS_RLS.CREATE_POLICY_GROUP</w:t>
        </w:r>
      </w:hyperlink>
    </w:p>
    <w:p w14:paraId="5DF4291E" w14:textId="77777777" w:rsidR="008C539B" w:rsidRPr="001058B5" w:rsidRDefault="008D1AB8">
      <w:pPr>
        <w:spacing w:line="235" w:lineRule="auto"/>
        <w:ind w:left="100" w:right="836" w:firstLine="360"/>
        <w:rPr>
          <w:rFonts w:ascii="Arial" w:hAnsi="Arial" w:cs="Arial"/>
          <w:sz w:val="18"/>
        </w:rPr>
      </w:pPr>
      <w:hyperlink w:anchor="_bookmark1389"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0" w:history="1">
        <w:r w:rsidR="00C12992" w:rsidRPr="001058B5">
          <w:rPr>
            <w:rFonts w:ascii="Arial" w:hAnsi="Arial" w:cs="Arial"/>
            <w:sz w:val="18"/>
          </w:rPr>
          <w:t>DBMS_RLS.DELETE_POLICY_GROUPS</w:t>
        </w:r>
      </w:hyperlink>
    </w:p>
    <w:p w14:paraId="7ADA4F6B" w14:textId="77777777" w:rsidR="008C539B" w:rsidRPr="001058B5" w:rsidRDefault="008D1AB8">
      <w:pPr>
        <w:spacing w:line="237" w:lineRule="auto"/>
        <w:ind w:left="100" w:right="836" w:firstLine="360"/>
        <w:rPr>
          <w:rFonts w:ascii="Arial" w:hAnsi="Arial" w:cs="Arial"/>
          <w:sz w:val="18"/>
        </w:rPr>
      </w:pPr>
      <w:hyperlink w:anchor="_bookmark1390"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4" w:history="1">
        <w:r w:rsidR="00C12992" w:rsidRPr="001058B5">
          <w:rPr>
            <w:rFonts w:ascii="Arial" w:hAnsi="Arial" w:cs="Arial"/>
            <w:sz w:val="18"/>
          </w:rPr>
          <w:t>DBMS_RLS.DISABLE_GROUPED_POLICY</w:t>
        </w:r>
      </w:hyperlink>
    </w:p>
    <w:p w14:paraId="2425AED0" w14:textId="77777777" w:rsidR="008C539B" w:rsidRPr="001058B5" w:rsidRDefault="008D1AB8">
      <w:pPr>
        <w:spacing w:line="218" w:lineRule="exact"/>
        <w:ind w:left="460"/>
        <w:rPr>
          <w:rFonts w:ascii="Arial" w:hAnsi="Arial" w:cs="Arial"/>
          <w:sz w:val="18"/>
        </w:rPr>
      </w:pPr>
      <w:hyperlink w:anchor="_bookmark1394" w:history="1">
        <w:r w:rsidR="00C12992" w:rsidRPr="001058B5">
          <w:rPr>
            <w:rFonts w:ascii="Arial" w:hAnsi="Arial" w:cs="Arial"/>
            <w:sz w:val="18"/>
          </w:rPr>
          <w:t>procedure, 7-6</w:t>
        </w:r>
      </w:hyperlink>
    </w:p>
    <w:p w14:paraId="54B02D9D" w14:textId="77777777" w:rsidR="008C539B" w:rsidRPr="001058B5" w:rsidRDefault="008D1AB8">
      <w:pPr>
        <w:spacing w:before="1" w:line="235" w:lineRule="auto"/>
        <w:ind w:left="100" w:right="836"/>
        <w:rPr>
          <w:rFonts w:ascii="Arial" w:hAnsi="Arial" w:cs="Arial"/>
          <w:sz w:val="18"/>
        </w:rPr>
      </w:pPr>
      <w:hyperlink w:anchor="_bookmark1397" w:history="1">
        <w:r w:rsidR="00C12992" w:rsidRPr="001058B5">
          <w:rPr>
            <w:rFonts w:ascii="Arial" w:hAnsi="Arial" w:cs="Arial"/>
            <w:sz w:val="18"/>
          </w:rPr>
          <w:t>DBMS_RLS.DROP_CONTEXT procedure, 7-6</w:t>
        </w:r>
      </w:hyperlink>
      <w:r w:rsidR="00C12992" w:rsidRPr="001058B5">
        <w:rPr>
          <w:rFonts w:ascii="Arial" w:hAnsi="Arial" w:cs="Arial"/>
          <w:sz w:val="18"/>
        </w:rPr>
        <w:t xml:space="preserve"> </w:t>
      </w:r>
      <w:hyperlink w:anchor="_bookmark1395" w:history="1">
        <w:r w:rsidR="00C12992" w:rsidRPr="001058B5">
          <w:rPr>
            <w:rFonts w:ascii="Arial" w:hAnsi="Arial" w:cs="Arial"/>
            <w:sz w:val="18"/>
          </w:rPr>
          <w:t>DBMS_RLS.DROP_GROUPED_POLICY</w:t>
        </w:r>
      </w:hyperlink>
    </w:p>
    <w:p w14:paraId="05D2C7E4" w14:textId="77777777" w:rsidR="008C539B" w:rsidRPr="001058B5" w:rsidRDefault="008D1AB8">
      <w:pPr>
        <w:spacing w:line="220" w:lineRule="exact"/>
        <w:ind w:left="460"/>
        <w:rPr>
          <w:rFonts w:ascii="Arial" w:hAnsi="Arial" w:cs="Arial"/>
          <w:sz w:val="18"/>
        </w:rPr>
      </w:pPr>
      <w:hyperlink w:anchor="_bookmark1395" w:history="1">
        <w:r w:rsidR="00C12992" w:rsidRPr="001058B5">
          <w:rPr>
            <w:rFonts w:ascii="Arial" w:hAnsi="Arial" w:cs="Arial"/>
            <w:sz w:val="18"/>
          </w:rPr>
          <w:t>procedure, 7-6</w:t>
        </w:r>
      </w:hyperlink>
    </w:p>
    <w:p w14:paraId="024B1FDE" w14:textId="77777777" w:rsidR="008C539B" w:rsidRPr="001058B5" w:rsidRDefault="008D1AB8">
      <w:pPr>
        <w:spacing w:before="2" w:line="235" w:lineRule="auto"/>
        <w:ind w:left="100" w:right="836"/>
        <w:rPr>
          <w:rFonts w:ascii="Arial" w:hAnsi="Arial" w:cs="Arial"/>
          <w:sz w:val="18"/>
        </w:rPr>
      </w:pPr>
      <w:hyperlink w:anchor="_bookmark1388" w:history="1">
        <w:r w:rsidR="00C12992" w:rsidRPr="001058B5">
          <w:rPr>
            <w:rFonts w:ascii="Arial" w:hAnsi="Arial" w:cs="Arial"/>
            <w:sz w:val="18"/>
          </w:rPr>
          <w:t>DBMS_RLS.DROP_POLICY procedure, 7-6</w:t>
        </w:r>
      </w:hyperlink>
      <w:r w:rsidR="00C12992" w:rsidRPr="001058B5">
        <w:rPr>
          <w:rFonts w:ascii="Arial" w:hAnsi="Arial" w:cs="Arial"/>
          <w:sz w:val="18"/>
        </w:rPr>
        <w:t xml:space="preserve"> </w:t>
      </w:r>
      <w:hyperlink w:anchor="_bookmark1392" w:history="1">
        <w:r w:rsidR="00C12992" w:rsidRPr="001058B5">
          <w:rPr>
            <w:rFonts w:ascii="Arial" w:hAnsi="Arial" w:cs="Arial"/>
            <w:sz w:val="18"/>
          </w:rPr>
          <w:t>DBMS_RLS.ENABLE_GROUPED_POLICY</w:t>
        </w:r>
      </w:hyperlink>
    </w:p>
    <w:p w14:paraId="1712374E" w14:textId="77777777" w:rsidR="008C539B" w:rsidRPr="001058B5" w:rsidRDefault="008D1AB8">
      <w:pPr>
        <w:spacing w:line="220" w:lineRule="exact"/>
        <w:ind w:left="460"/>
        <w:rPr>
          <w:rFonts w:ascii="Arial" w:hAnsi="Arial" w:cs="Arial"/>
          <w:sz w:val="18"/>
        </w:rPr>
      </w:pPr>
      <w:hyperlink w:anchor="_bookmark1392" w:history="1">
        <w:r w:rsidR="00C12992" w:rsidRPr="001058B5">
          <w:rPr>
            <w:rFonts w:ascii="Arial" w:hAnsi="Arial" w:cs="Arial"/>
            <w:sz w:val="18"/>
          </w:rPr>
          <w:t>procedure, 7-6</w:t>
        </w:r>
      </w:hyperlink>
    </w:p>
    <w:p w14:paraId="30E072E5" w14:textId="77777777" w:rsidR="008C539B" w:rsidRPr="001058B5" w:rsidRDefault="008D1AB8">
      <w:pPr>
        <w:spacing w:before="2" w:line="235" w:lineRule="auto"/>
        <w:ind w:left="100" w:right="836"/>
        <w:rPr>
          <w:rFonts w:ascii="Arial" w:hAnsi="Arial" w:cs="Arial"/>
          <w:sz w:val="18"/>
        </w:rPr>
      </w:pPr>
      <w:hyperlink w:anchor="_bookmark1386" w:history="1">
        <w:r w:rsidR="00C12992" w:rsidRPr="001058B5">
          <w:rPr>
            <w:rFonts w:ascii="Arial" w:hAnsi="Arial" w:cs="Arial"/>
            <w:sz w:val="18"/>
          </w:rPr>
          <w:t>DBMS_RLS.ENABLE_POLICY procedure, 7-6</w:t>
        </w:r>
      </w:hyperlink>
      <w:r w:rsidR="00C12992" w:rsidRPr="001058B5">
        <w:rPr>
          <w:rFonts w:ascii="Arial" w:hAnsi="Arial" w:cs="Arial"/>
          <w:sz w:val="18"/>
        </w:rPr>
        <w:t xml:space="preserve"> </w:t>
      </w:r>
      <w:hyperlink w:anchor="_bookmark1393" w:history="1">
        <w:r w:rsidR="00C12992" w:rsidRPr="001058B5">
          <w:rPr>
            <w:rFonts w:ascii="Arial" w:hAnsi="Arial" w:cs="Arial"/>
            <w:sz w:val="18"/>
          </w:rPr>
          <w:t>DBMS_RLS.REFRESH_GROUPED_POLICY</w:t>
        </w:r>
      </w:hyperlink>
    </w:p>
    <w:p w14:paraId="2DA49794" w14:textId="77777777" w:rsidR="008C539B" w:rsidRPr="001058B5" w:rsidRDefault="008C539B">
      <w:pPr>
        <w:spacing w:line="235" w:lineRule="auto"/>
        <w:rPr>
          <w:rFonts w:ascii="Arial" w:hAnsi="Arial" w:cs="Arial"/>
          <w:sz w:val="18"/>
        </w:rPr>
        <w:sectPr w:rsidR="008C539B" w:rsidRPr="001058B5">
          <w:headerReference w:type="even" r:id="rId285"/>
          <w:footerReference w:type="even" r:id="rId286"/>
          <w:footerReference w:type="default" r:id="rId287"/>
          <w:pgSz w:w="12240" w:h="15840"/>
          <w:pgMar w:top="1200" w:right="1060" w:bottom="860" w:left="1100" w:header="0" w:footer="663" w:gutter="0"/>
          <w:cols w:num="2" w:space="720" w:equalWidth="0">
            <w:col w:w="4409" w:space="511"/>
            <w:col w:w="5160"/>
          </w:cols>
        </w:sectPr>
      </w:pPr>
    </w:p>
    <w:p w14:paraId="1E57E12F" w14:textId="77777777" w:rsidR="008C539B" w:rsidRPr="001058B5" w:rsidRDefault="008D1AB8">
      <w:pPr>
        <w:spacing w:before="67" w:line="222" w:lineRule="exact"/>
        <w:ind w:left="1060"/>
        <w:rPr>
          <w:rFonts w:ascii="Arial" w:hAnsi="Arial" w:cs="Arial"/>
          <w:sz w:val="18"/>
        </w:rPr>
      </w:pPr>
      <w:hyperlink w:anchor="_bookmark1393" w:history="1">
        <w:r w:rsidR="00C12992" w:rsidRPr="001058B5">
          <w:rPr>
            <w:rFonts w:ascii="Arial" w:hAnsi="Arial" w:cs="Arial"/>
            <w:sz w:val="18"/>
          </w:rPr>
          <w:t>procedure, 7-6</w:t>
        </w:r>
      </w:hyperlink>
    </w:p>
    <w:p w14:paraId="2C668870" w14:textId="77777777" w:rsidR="008C539B" w:rsidRPr="001058B5" w:rsidRDefault="008D1AB8">
      <w:pPr>
        <w:spacing w:before="1" w:line="235" w:lineRule="auto"/>
        <w:ind w:left="700"/>
        <w:rPr>
          <w:rFonts w:ascii="Arial" w:hAnsi="Arial" w:cs="Arial"/>
          <w:sz w:val="18"/>
        </w:rPr>
      </w:pPr>
      <w:hyperlink w:anchor="_bookmark1387" w:history="1">
        <w:r w:rsidR="00C12992" w:rsidRPr="001058B5">
          <w:rPr>
            <w:rFonts w:ascii="Arial" w:hAnsi="Arial" w:cs="Arial"/>
            <w:sz w:val="18"/>
          </w:rPr>
          <w:t>DBMS_RLS.REFRESH_POLICY procedure, 7-6</w:t>
        </w:r>
      </w:hyperlink>
      <w:r w:rsidR="00C12992" w:rsidRPr="001058B5">
        <w:rPr>
          <w:rFonts w:ascii="Arial" w:hAnsi="Arial" w:cs="Arial"/>
          <w:sz w:val="18"/>
        </w:rPr>
        <w:t xml:space="preserve"> DBMS_SESSION package</w:t>
      </w:r>
    </w:p>
    <w:p w14:paraId="748D0BA6" w14:textId="77777777" w:rsidR="008C539B" w:rsidRPr="001058B5" w:rsidRDefault="008D1AB8">
      <w:pPr>
        <w:spacing w:line="220" w:lineRule="exact"/>
        <w:ind w:left="940"/>
        <w:rPr>
          <w:rFonts w:ascii="Arial" w:hAnsi="Arial" w:cs="Arial"/>
          <w:sz w:val="18"/>
        </w:rPr>
      </w:pPr>
      <w:hyperlink w:anchor="_bookmark483" w:history="1">
        <w:r w:rsidR="00C12992" w:rsidRPr="001058B5">
          <w:rPr>
            <w:rFonts w:ascii="Arial" w:hAnsi="Arial" w:cs="Arial"/>
            <w:sz w:val="18"/>
          </w:rPr>
          <w:t>client identifiers, using, 3-46</w:t>
        </w:r>
      </w:hyperlink>
    </w:p>
    <w:p w14:paraId="6204CCC6" w14:textId="77777777" w:rsidR="008C539B" w:rsidRPr="001058B5" w:rsidRDefault="008D1AB8">
      <w:pPr>
        <w:spacing w:before="2" w:line="235" w:lineRule="auto"/>
        <w:ind w:left="940"/>
        <w:rPr>
          <w:rFonts w:ascii="Arial" w:hAnsi="Arial" w:cs="Arial"/>
          <w:sz w:val="18"/>
        </w:rPr>
      </w:pPr>
      <w:hyperlink w:anchor="_bookmark1261" w:history="1">
        <w:r w:rsidR="00C12992" w:rsidRPr="001058B5">
          <w:rPr>
            <w:rFonts w:ascii="Arial" w:hAnsi="Arial" w:cs="Arial"/>
            <w:sz w:val="18"/>
          </w:rPr>
          <w:t>global application context, used in, 6-23</w:t>
        </w:r>
      </w:hyperlink>
      <w:r w:rsidR="00C12992" w:rsidRPr="001058B5">
        <w:rPr>
          <w:rFonts w:ascii="Arial" w:hAnsi="Arial" w:cs="Arial"/>
          <w:sz w:val="18"/>
        </w:rPr>
        <w:t xml:space="preserve"> SET_CONTEXT procedure</w:t>
      </w:r>
    </w:p>
    <w:p w14:paraId="6D30B04D" w14:textId="77777777" w:rsidR="008C539B" w:rsidRPr="001058B5" w:rsidRDefault="008D1AB8">
      <w:pPr>
        <w:spacing w:line="220" w:lineRule="exact"/>
        <w:ind w:left="1180"/>
        <w:rPr>
          <w:rFonts w:ascii="Arial" w:hAnsi="Arial" w:cs="Arial"/>
          <w:sz w:val="18"/>
        </w:rPr>
      </w:pPr>
      <w:hyperlink w:anchor="_bookmark1188" w:history="1">
        <w:r w:rsidR="00C12992" w:rsidRPr="001058B5">
          <w:rPr>
            <w:rFonts w:ascii="Arial" w:hAnsi="Arial" w:cs="Arial"/>
            <w:sz w:val="18"/>
          </w:rPr>
          <w:t>about, 6-9</w:t>
        </w:r>
      </w:hyperlink>
    </w:p>
    <w:p w14:paraId="7FE87B25" w14:textId="77777777" w:rsidR="008C539B" w:rsidRPr="001058B5" w:rsidRDefault="008D1AB8">
      <w:pPr>
        <w:spacing w:line="237" w:lineRule="auto"/>
        <w:ind w:left="1540" w:right="526" w:hanging="360"/>
        <w:rPr>
          <w:rFonts w:ascii="Arial" w:hAnsi="Arial" w:cs="Arial"/>
          <w:sz w:val="18"/>
        </w:rPr>
      </w:pPr>
      <w:hyperlink w:anchor="_bookmark1167" w:history="1">
        <w:r w:rsidR="00C12992" w:rsidRPr="001058B5">
          <w:rPr>
            <w:rFonts w:ascii="Arial" w:hAnsi="Arial" w:cs="Arial"/>
            <w:sz w:val="18"/>
          </w:rPr>
          <w:t>application context name-value pair, setting, 6-7</w:t>
        </w:r>
      </w:hyperlink>
    </w:p>
    <w:p w14:paraId="14C94057" w14:textId="77777777" w:rsidR="008C539B" w:rsidRPr="001058B5" w:rsidRDefault="00C12992">
      <w:pPr>
        <w:spacing w:line="235" w:lineRule="auto"/>
        <w:ind w:left="940" w:right="526" w:hanging="240"/>
        <w:rPr>
          <w:rFonts w:ascii="Arial" w:hAnsi="Arial" w:cs="Arial"/>
          <w:sz w:val="18"/>
        </w:rPr>
      </w:pPr>
      <w:r w:rsidRPr="001058B5">
        <w:rPr>
          <w:rFonts w:ascii="Arial" w:hAnsi="Arial" w:cs="Arial"/>
          <w:sz w:val="18"/>
        </w:rPr>
        <w:t xml:space="preserve">DBMS_SESSION.SET_CONTEXT procedure </w:t>
      </w:r>
      <w:hyperlink w:anchor="_bookmark1187" w:history="1">
        <w:r w:rsidRPr="001058B5">
          <w:rPr>
            <w:rFonts w:ascii="Arial" w:hAnsi="Arial" w:cs="Arial"/>
            <w:sz w:val="18"/>
          </w:rPr>
          <w:t>about, 6-9</w:t>
        </w:r>
      </w:hyperlink>
    </w:p>
    <w:p w14:paraId="07B613DD" w14:textId="77777777" w:rsidR="008C539B" w:rsidRPr="001058B5" w:rsidRDefault="008D1AB8">
      <w:pPr>
        <w:spacing w:line="220" w:lineRule="exact"/>
        <w:ind w:left="940"/>
        <w:rPr>
          <w:rFonts w:ascii="Arial" w:hAnsi="Arial" w:cs="Arial"/>
          <w:sz w:val="18"/>
        </w:rPr>
      </w:pPr>
      <w:hyperlink w:anchor="_bookmark1190" w:history="1">
        <w:r w:rsidR="00C12992" w:rsidRPr="001058B5">
          <w:rPr>
            <w:rFonts w:ascii="Arial" w:hAnsi="Arial" w:cs="Arial"/>
            <w:sz w:val="18"/>
          </w:rPr>
          <w:t>syntax, 6-9</w:t>
        </w:r>
      </w:hyperlink>
    </w:p>
    <w:p w14:paraId="6F24B8FC" w14:textId="77777777" w:rsidR="008C539B" w:rsidRPr="001058B5" w:rsidRDefault="008D1AB8">
      <w:pPr>
        <w:spacing w:line="235" w:lineRule="auto"/>
        <w:ind w:left="700" w:firstLine="240"/>
        <w:rPr>
          <w:rFonts w:ascii="Arial" w:hAnsi="Arial" w:cs="Arial"/>
          <w:sz w:val="18"/>
        </w:rPr>
      </w:pPr>
      <w:hyperlink w:anchor="_bookmark1270" w:history="1">
        <w:r w:rsidR="00C12992" w:rsidRPr="001058B5">
          <w:rPr>
            <w:rFonts w:ascii="Arial" w:hAnsi="Arial" w:cs="Arial"/>
            <w:sz w:val="18"/>
          </w:rPr>
          <w:t>username and client_id settings, 6-25</w:t>
        </w:r>
      </w:hyperlink>
      <w:r w:rsidR="00C12992" w:rsidRPr="001058B5">
        <w:rPr>
          <w:rFonts w:ascii="Arial" w:hAnsi="Arial" w:cs="Arial"/>
          <w:sz w:val="18"/>
        </w:rPr>
        <w:t xml:space="preserve"> DBMS_SESSION.SET_IDENTIFIER procedure</w:t>
      </w:r>
    </w:p>
    <w:p w14:paraId="6ED9821F" w14:textId="77777777" w:rsidR="008C539B" w:rsidRPr="001058B5" w:rsidRDefault="008D1AB8">
      <w:pPr>
        <w:spacing w:before="2" w:line="235" w:lineRule="auto"/>
        <w:ind w:left="940" w:right="-13"/>
        <w:rPr>
          <w:rFonts w:ascii="Arial" w:hAnsi="Arial" w:cs="Arial"/>
          <w:sz w:val="18"/>
        </w:rPr>
      </w:pPr>
      <w:hyperlink w:anchor="_bookmark1253" w:history="1">
        <w:r w:rsidR="00C12992" w:rsidRPr="001058B5">
          <w:rPr>
            <w:rFonts w:ascii="Arial" w:hAnsi="Arial" w:cs="Arial"/>
            <w:sz w:val="18"/>
          </w:rPr>
          <w:t>client session ID, setting, 6-23</w:t>
        </w:r>
      </w:hyperlink>
      <w:r w:rsidR="00C12992" w:rsidRPr="001058B5">
        <w:rPr>
          <w:rFonts w:ascii="Arial" w:hAnsi="Arial" w:cs="Arial"/>
          <w:sz w:val="18"/>
        </w:rPr>
        <w:t xml:space="preserve"> </w:t>
      </w:r>
      <w:hyperlink w:anchor="_bookmark485" w:history="1">
        <w:r w:rsidR="00C12992" w:rsidRPr="001058B5">
          <w:rPr>
            <w:rFonts w:ascii="Arial" w:hAnsi="Arial" w:cs="Arial"/>
            <w:sz w:val="18"/>
          </w:rPr>
          <w:t>DBMS_APPLICATION.SET_CLIENT_INFO</w:t>
        </w:r>
        <w:r w:rsidR="00C12992" w:rsidRPr="001058B5">
          <w:rPr>
            <w:rFonts w:ascii="Arial" w:hAnsi="Arial" w:cs="Arial"/>
            <w:spacing w:val="-17"/>
            <w:sz w:val="18"/>
          </w:rPr>
          <w:t xml:space="preserve"> </w:t>
        </w:r>
        <w:r w:rsidR="00C12992" w:rsidRPr="001058B5">
          <w:rPr>
            <w:rFonts w:ascii="Arial" w:hAnsi="Arial" w:cs="Arial"/>
            <w:sz w:val="18"/>
          </w:rPr>
          <w:t>value,</w:t>
        </w:r>
      </w:hyperlink>
    </w:p>
    <w:p w14:paraId="2961D2BA" w14:textId="77777777" w:rsidR="008C539B" w:rsidRPr="001058B5" w:rsidRDefault="008D1AB8">
      <w:pPr>
        <w:spacing w:line="237" w:lineRule="auto"/>
        <w:ind w:left="700" w:right="1966" w:firstLine="600"/>
        <w:rPr>
          <w:rFonts w:ascii="Arial" w:hAnsi="Arial" w:cs="Arial"/>
          <w:sz w:val="18"/>
        </w:rPr>
      </w:pPr>
      <w:hyperlink w:anchor="_bookmark485" w:history="1">
        <w:r w:rsidR="00C12992" w:rsidRPr="001058B5">
          <w:rPr>
            <w:rFonts w:ascii="Arial" w:hAnsi="Arial" w:cs="Arial"/>
            <w:sz w:val="18"/>
          </w:rPr>
          <w:t>overwritten by, 3-46</w:t>
        </w:r>
      </w:hyperlink>
      <w:r w:rsidR="00C12992" w:rsidRPr="001058B5">
        <w:rPr>
          <w:rFonts w:ascii="Arial" w:hAnsi="Arial" w:cs="Arial"/>
          <w:sz w:val="18"/>
        </w:rPr>
        <w:t xml:space="preserve"> DBSNMP user account</w:t>
      </w:r>
    </w:p>
    <w:p w14:paraId="28DDFFF7" w14:textId="77777777" w:rsidR="008C539B" w:rsidRPr="001058B5" w:rsidRDefault="008D1AB8">
      <w:pPr>
        <w:spacing w:line="235" w:lineRule="auto"/>
        <w:ind w:left="700" w:right="1966" w:firstLine="240"/>
        <w:rPr>
          <w:rFonts w:ascii="Arial" w:hAnsi="Arial" w:cs="Arial"/>
          <w:sz w:val="18"/>
        </w:rPr>
      </w:pPr>
      <w:hyperlink w:anchor="_bookmark2183" w:history="1">
        <w:r w:rsidR="00C12992" w:rsidRPr="001058B5">
          <w:rPr>
            <w:rFonts w:ascii="Arial" w:hAnsi="Arial" w:cs="Arial"/>
            <w:sz w:val="18"/>
          </w:rPr>
          <w:t>password usage, 10-9</w:t>
        </w:r>
      </w:hyperlink>
      <w:r w:rsidR="00C12992" w:rsidRPr="001058B5">
        <w:rPr>
          <w:rFonts w:ascii="Arial" w:hAnsi="Arial" w:cs="Arial"/>
          <w:sz w:val="18"/>
        </w:rPr>
        <w:t xml:space="preserve"> DDL</w:t>
      </w:r>
    </w:p>
    <w:p w14:paraId="67B16AC3" w14:textId="77777777" w:rsidR="008C539B" w:rsidRPr="001058B5" w:rsidRDefault="008D1AB8">
      <w:pPr>
        <w:spacing w:line="235" w:lineRule="auto"/>
        <w:ind w:left="700" w:right="1512" w:firstLine="240"/>
        <w:rPr>
          <w:rFonts w:ascii="Arial" w:hAnsi="Arial" w:cs="Arial"/>
          <w:sz w:val="18"/>
        </w:rPr>
      </w:pPr>
      <w:hyperlink w:anchor="_bookmark577" w:history="1">
        <w:r w:rsidR="00C12992" w:rsidRPr="001058B5">
          <w:rPr>
            <w:rFonts w:ascii="Arial" w:hAnsi="Arial" w:cs="Arial"/>
            <w:i/>
            <w:sz w:val="18"/>
          </w:rPr>
          <w:t xml:space="preserve">See </w:t>
        </w:r>
      </w:hyperlink>
      <w:r w:rsidR="00C12992" w:rsidRPr="001058B5">
        <w:rPr>
          <w:rFonts w:ascii="Arial" w:hAnsi="Arial" w:cs="Arial"/>
          <w:sz w:val="18"/>
        </w:rPr>
        <w:t xml:space="preserve">data definition language </w:t>
      </w:r>
      <w:hyperlink w:anchor="_bookmark2173" w:history="1">
        <w:r w:rsidR="00C12992" w:rsidRPr="001058B5">
          <w:rPr>
            <w:rFonts w:ascii="Arial" w:hAnsi="Arial" w:cs="Arial"/>
            <w:sz w:val="18"/>
          </w:rPr>
          <w:t xml:space="preserve">default passwords, 10-8, </w:t>
        </w:r>
      </w:hyperlink>
      <w:hyperlink w:anchor="_bookmark2175" w:history="1">
        <w:r w:rsidR="00C12992" w:rsidRPr="001058B5">
          <w:rPr>
            <w:rFonts w:ascii="Arial" w:hAnsi="Arial" w:cs="Arial"/>
            <w:sz w:val="18"/>
          </w:rPr>
          <w:t>10-9</w:t>
        </w:r>
      </w:hyperlink>
    </w:p>
    <w:p w14:paraId="1C59B859" w14:textId="77777777" w:rsidR="008C539B" w:rsidRPr="001058B5" w:rsidRDefault="008D1AB8">
      <w:pPr>
        <w:spacing w:line="237" w:lineRule="auto"/>
        <w:ind w:left="940"/>
        <w:rPr>
          <w:rFonts w:ascii="Arial" w:hAnsi="Arial" w:cs="Arial"/>
          <w:sz w:val="18"/>
        </w:rPr>
      </w:pPr>
      <w:hyperlink w:anchor="_bookmark2181" w:history="1">
        <w:r w:rsidR="00C12992" w:rsidRPr="001058B5">
          <w:rPr>
            <w:rFonts w:ascii="Arial" w:hAnsi="Arial" w:cs="Arial"/>
            <w:sz w:val="18"/>
          </w:rPr>
          <w:t>change_on_install or manager passwords,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changing, importance of, 3-4</w:t>
        </w:r>
      </w:hyperlink>
    </w:p>
    <w:p w14:paraId="3901EB53" w14:textId="77777777" w:rsidR="008C539B" w:rsidRPr="001058B5" w:rsidRDefault="008D1AB8">
      <w:pPr>
        <w:spacing w:line="217" w:lineRule="exact"/>
        <w:ind w:left="940"/>
        <w:rPr>
          <w:rFonts w:ascii="Arial" w:hAnsi="Arial" w:cs="Arial"/>
          <w:sz w:val="18"/>
        </w:rPr>
      </w:pPr>
      <w:hyperlink w:anchor="_bookmark208" w:history="1">
        <w:r w:rsidR="00C12992" w:rsidRPr="001058B5">
          <w:rPr>
            <w:rFonts w:ascii="Arial" w:hAnsi="Arial" w:cs="Arial"/>
            <w:sz w:val="18"/>
          </w:rPr>
          <w:t>finding, 3-4</w:t>
        </w:r>
      </w:hyperlink>
    </w:p>
    <w:p w14:paraId="19ADA373" w14:textId="77777777" w:rsidR="008C539B" w:rsidRPr="001058B5" w:rsidRDefault="008D1AB8">
      <w:pPr>
        <w:spacing w:line="237" w:lineRule="auto"/>
        <w:ind w:left="700" w:right="1966"/>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default profiles</w:t>
      </w:r>
    </w:p>
    <w:p w14:paraId="35643384" w14:textId="77777777" w:rsidR="008C539B" w:rsidRPr="001058B5" w:rsidRDefault="008D1AB8">
      <w:pPr>
        <w:spacing w:line="235" w:lineRule="auto"/>
        <w:ind w:left="700" w:right="2710" w:firstLine="240"/>
        <w:rPr>
          <w:rFonts w:ascii="Arial" w:hAnsi="Arial" w:cs="Arial"/>
          <w:sz w:val="18"/>
        </w:rPr>
      </w:pPr>
      <w:hyperlink w:anchor="_bookmark211" w:history="1">
        <w:r w:rsidR="00C12992" w:rsidRPr="001058B5">
          <w:rPr>
            <w:rFonts w:ascii="Arial" w:hAnsi="Arial" w:cs="Arial"/>
            <w:sz w:val="18"/>
          </w:rPr>
          <w:t>about, 3-4</w:t>
        </w:r>
      </w:hyperlink>
      <w:r w:rsidR="00C12992" w:rsidRPr="001058B5">
        <w:rPr>
          <w:rFonts w:ascii="Arial" w:hAnsi="Arial" w:cs="Arial"/>
          <w:sz w:val="18"/>
        </w:rPr>
        <w:t xml:space="preserve"> default roles</w:t>
      </w:r>
    </w:p>
    <w:p w14:paraId="60192665" w14:textId="77777777" w:rsidR="008C539B" w:rsidRPr="001058B5" w:rsidRDefault="008D1AB8">
      <w:pPr>
        <w:spacing w:line="235" w:lineRule="auto"/>
        <w:ind w:left="940" w:right="1966"/>
        <w:rPr>
          <w:rFonts w:ascii="Arial" w:hAnsi="Arial" w:cs="Arial"/>
          <w:sz w:val="18"/>
        </w:rPr>
      </w:pPr>
      <w:hyperlink w:anchor="_bookmark96" w:history="1">
        <w:r w:rsidR="00C12992" w:rsidRPr="001058B5">
          <w:rPr>
            <w:rFonts w:ascii="Arial" w:hAnsi="Arial" w:cs="Arial"/>
            <w:sz w:val="18"/>
          </w:rPr>
          <w:t>setting for user, 2-7</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specifying, 4-48</w:t>
        </w:r>
      </w:hyperlink>
    </w:p>
    <w:p w14:paraId="3FE2C98F" w14:textId="77777777" w:rsidR="008C539B" w:rsidRPr="001058B5" w:rsidRDefault="00C12992">
      <w:pPr>
        <w:spacing w:line="237" w:lineRule="auto"/>
        <w:ind w:left="940" w:right="2710" w:hanging="240"/>
        <w:rPr>
          <w:rFonts w:ascii="Arial" w:hAnsi="Arial" w:cs="Arial"/>
          <w:sz w:val="18"/>
        </w:rPr>
      </w:pPr>
      <w:r w:rsidRPr="001058B5">
        <w:rPr>
          <w:rFonts w:ascii="Arial" w:hAnsi="Arial" w:cs="Arial"/>
          <w:sz w:val="18"/>
        </w:rPr>
        <w:t xml:space="preserve">default users </w:t>
      </w:r>
      <w:hyperlink w:anchor="_bookmark2153" w:history="1">
        <w:r w:rsidRPr="001058B5">
          <w:rPr>
            <w:rFonts w:ascii="Arial" w:hAnsi="Arial" w:cs="Arial"/>
            <w:sz w:val="18"/>
          </w:rPr>
          <w:t>accounts, 10-4</w:t>
        </w:r>
      </w:hyperlink>
    </w:p>
    <w:p w14:paraId="7A5B36C2" w14:textId="77777777" w:rsidR="008C539B" w:rsidRPr="001058B5" w:rsidRDefault="008D1AB8">
      <w:pPr>
        <w:spacing w:line="235" w:lineRule="auto"/>
        <w:ind w:left="940" w:right="526"/>
        <w:rPr>
          <w:rFonts w:ascii="Arial" w:hAnsi="Arial" w:cs="Arial"/>
          <w:sz w:val="18"/>
        </w:rPr>
      </w:pPr>
      <w:hyperlink w:anchor="_bookmark2158" w:history="1">
        <w:r w:rsidR="00C12992" w:rsidRPr="001058B5">
          <w:rPr>
            <w:rFonts w:ascii="Arial" w:hAnsi="Arial" w:cs="Arial"/>
            <w:sz w:val="18"/>
          </w:rPr>
          <w:t>Enterprise Manager accounts, 10-4</w:t>
        </w:r>
      </w:hyperlink>
      <w:r w:rsidR="00C12992" w:rsidRPr="001058B5">
        <w:rPr>
          <w:rFonts w:ascii="Arial" w:hAnsi="Arial" w:cs="Arial"/>
          <w:sz w:val="18"/>
        </w:rPr>
        <w:t xml:space="preserve"> </w:t>
      </w:r>
      <w:hyperlink w:anchor="_bookmark2177" w:history="1">
        <w:r w:rsidR="00C12992" w:rsidRPr="001058B5">
          <w:rPr>
            <w:rFonts w:ascii="Arial" w:hAnsi="Arial" w:cs="Arial"/>
            <w:sz w:val="18"/>
          </w:rPr>
          <w:t>passwords, 10-9</w:t>
        </w:r>
      </w:hyperlink>
    </w:p>
    <w:p w14:paraId="18509914" w14:textId="77777777" w:rsidR="008C539B" w:rsidRPr="001058B5" w:rsidRDefault="00C12992">
      <w:pPr>
        <w:spacing w:line="220" w:lineRule="exact"/>
        <w:ind w:left="700"/>
        <w:rPr>
          <w:rFonts w:ascii="Arial" w:hAnsi="Arial" w:cs="Arial"/>
          <w:sz w:val="18"/>
        </w:rPr>
      </w:pPr>
      <w:r w:rsidRPr="001058B5">
        <w:rPr>
          <w:rFonts w:ascii="Arial" w:hAnsi="Arial" w:cs="Arial"/>
          <w:sz w:val="18"/>
        </w:rPr>
        <w:t>defaults</w:t>
      </w:r>
    </w:p>
    <w:p w14:paraId="670D5D9E" w14:textId="77777777" w:rsidR="008C539B" w:rsidRPr="001058B5" w:rsidRDefault="008D1AB8">
      <w:pPr>
        <w:spacing w:line="220" w:lineRule="exact"/>
        <w:ind w:left="940"/>
        <w:rPr>
          <w:rFonts w:ascii="Arial" w:hAnsi="Arial" w:cs="Arial"/>
          <w:sz w:val="18"/>
        </w:rPr>
      </w:pPr>
      <w:hyperlink w:anchor="_bookmark77" w:history="1">
        <w:r w:rsidR="00C12992" w:rsidRPr="001058B5">
          <w:rPr>
            <w:rFonts w:ascii="Arial" w:hAnsi="Arial" w:cs="Arial"/>
            <w:sz w:val="18"/>
          </w:rPr>
          <w:t>tablespace quota, 2-5</w:t>
        </w:r>
      </w:hyperlink>
    </w:p>
    <w:p w14:paraId="06CD6FF0" w14:textId="77777777" w:rsidR="008C539B" w:rsidRPr="001058B5" w:rsidRDefault="008D1AB8">
      <w:pPr>
        <w:spacing w:line="237" w:lineRule="auto"/>
        <w:ind w:left="700" w:right="1966" w:firstLine="240"/>
        <w:rPr>
          <w:rFonts w:ascii="Arial" w:hAnsi="Arial" w:cs="Arial"/>
          <w:sz w:val="18"/>
        </w:rPr>
      </w:pPr>
      <w:hyperlink w:anchor="_bookmark72" w:history="1">
        <w:r w:rsidR="00C12992" w:rsidRPr="001058B5">
          <w:rPr>
            <w:rFonts w:ascii="Arial" w:hAnsi="Arial" w:cs="Arial"/>
            <w:sz w:val="18"/>
          </w:rPr>
          <w:t>user tablespaces, 2-4</w:t>
        </w:r>
      </w:hyperlink>
      <w:r w:rsidR="00C12992" w:rsidRPr="001058B5">
        <w:rPr>
          <w:rFonts w:ascii="Arial" w:hAnsi="Arial" w:cs="Arial"/>
          <w:sz w:val="18"/>
        </w:rPr>
        <w:t xml:space="preserve"> definer’s rights</w:t>
      </w:r>
    </w:p>
    <w:p w14:paraId="124BEF21" w14:textId="77777777" w:rsidR="008C539B" w:rsidRPr="001058B5" w:rsidRDefault="008D1AB8">
      <w:pPr>
        <w:spacing w:line="217" w:lineRule="exact"/>
        <w:ind w:left="940"/>
        <w:rPr>
          <w:rFonts w:ascii="Arial" w:hAnsi="Arial" w:cs="Arial"/>
          <w:sz w:val="18"/>
        </w:rPr>
      </w:pPr>
      <w:hyperlink w:anchor="_bookmark754" w:history="1">
        <w:r w:rsidR="00C12992" w:rsidRPr="001058B5">
          <w:rPr>
            <w:rFonts w:ascii="Arial" w:hAnsi="Arial" w:cs="Arial"/>
            <w:sz w:val="18"/>
          </w:rPr>
          <w:t>about, 4-29</w:t>
        </w:r>
      </w:hyperlink>
    </w:p>
    <w:p w14:paraId="06218D86" w14:textId="77777777" w:rsidR="008C539B" w:rsidRPr="001058B5" w:rsidRDefault="008D1AB8">
      <w:pPr>
        <w:spacing w:line="237" w:lineRule="auto"/>
        <w:ind w:left="940" w:right="526"/>
        <w:rPr>
          <w:rFonts w:ascii="Arial" w:hAnsi="Arial" w:cs="Arial"/>
          <w:sz w:val="18"/>
        </w:rPr>
      </w:pPr>
      <w:hyperlink w:anchor="_bookmark755"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57" w:history="1">
        <w:r w:rsidR="00C12992" w:rsidRPr="001058B5">
          <w:rPr>
            <w:rFonts w:ascii="Arial" w:hAnsi="Arial" w:cs="Arial"/>
            <w:sz w:val="18"/>
          </w:rPr>
          <w:t>procedure security, 4-29</w:t>
        </w:r>
      </w:hyperlink>
    </w:p>
    <w:p w14:paraId="503EFA90" w14:textId="77777777" w:rsidR="008C539B" w:rsidRPr="001058B5" w:rsidRDefault="008D1AB8">
      <w:pPr>
        <w:spacing w:line="217" w:lineRule="exact"/>
        <w:ind w:left="940"/>
        <w:rPr>
          <w:rFonts w:ascii="Arial" w:hAnsi="Arial" w:cs="Arial"/>
          <w:sz w:val="18"/>
        </w:rPr>
      </w:pPr>
      <w:hyperlink w:anchor="_bookmark1045" w:history="1">
        <w:r w:rsidR="00C12992" w:rsidRPr="001058B5">
          <w:rPr>
            <w:rFonts w:ascii="Arial" w:hAnsi="Arial" w:cs="Arial"/>
            <w:sz w:val="18"/>
          </w:rPr>
          <w:t>secure application roles, 5-13</w:t>
        </w:r>
      </w:hyperlink>
    </w:p>
    <w:p w14:paraId="1B1F3896" w14:textId="77777777" w:rsidR="008C539B" w:rsidRPr="001058B5" w:rsidRDefault="008D1AB8">
      <w:pPr>
        <w:spacing w:line="237" w:lineRule="auto"/>
        <w:ind w:left="1300" w:hanging="360"/>
        <w:rPr>
          <w:rFonts w:ascii="Arial" w:hAnsi="Arial" w:cs="Arial"/>
          <w:sz w:val="18"/>
        </w:rPr>
      </w:pPr>
      <w:hyperlink w:anchor="_bookmark1359" w:history="1">
        <w:r w:rsidR="00C12992" w:rsidRPr="001058B5">
          <w:rPr>
            <w:rFonts w:ascii="Arial" w:hAnsi="Arial" w:cs="Arial"/>
            <w:sz w:val="18"/>
          </w:rPr>
          <w:t>used with Oracle Virtual Private Database functions, 7-3</w:t>
        </w:r>
      </w:hyperlink>
    </w:p>
    <w:p w14:paraId="17CA96E8" w14:textId="77777777" w:rsidR="008C539B" w:rsidRPr="001058B5" w:rsidRDefault="00C12992">
      <w:pPr>
        <w:spacing w:line="217" w:lineRule="exact"/>
        <w:ind w:left="700"/>
        <w:rPr>
          <w:rFonts w:ascii="Arial" w:hAnsi="Arial" w:cs="Arial"/>
          <w:sz w:val="18"/>
        </w:rPr>
      </w:pPr>
      <w:r w:rsidRPr="001058B5">
        <w:rPr>
          <w:rFonts w:ascii="Arial" w:hAnsi="Arial" w:cs="Arial"/>
          <w:sz w:val="18"/>
        </w:rPr>
        <w:t>DELETE privilege</w:t>
      </w:r>
    </w:p>
    <w:p w14:paraId="520BEF8A" w14:textId="77777777" w:rsidR="008C539B" w:rsidRPr="001058B5" w:rsidRDefault="008D1AB8">
      <w:pPr>
        <w:spacing w:line="237" w:lineRule="auto"/>
        <w:ind w:left="700" w:firstLine="240"/>
        <w:rPr>
          <w:rFonts w:ascii="Arial" w:hAnsi="Arial" w:cs="Arial"/>
          <w:sz w:val="18"/>
        </w:rPr>
      </w:pPr>
      <w:hyperlink w:anchor="_bookmark1087" w:history="1">
        <w:r w:rsidR="00C12992" w:rsidRPr="001058B5">
          <w:rPr>
            <w:rFonts w:ascii="Arial" w:hAnsi="Arial" w:cs="Arial"/>
            <w:sz w:val="18"/>
          </w:rPr>
          <w:t>SQL statements permitted, 5-17</w:t>
        </w:r>
      </w:hyperlink>
      <w:r w:rsidR="00C12992" w:rsidRPr="001058B5">
        <w:rPr>
          <w:rFonts w:ascii="Arial" w:hAnsi="Arial" w:cs="Arial"/>
          <w:sz w:val="18"/>
        </w:rPr>
        <w:t xml:space="preserve"> DELETE_CATALOG_ROLE role</w:t>
      </w:r>
    </w:p>
    <w:p w14:paraId="2EF14FE2" w14:textId="77777777" w:rsidR="008C539B" w:rsidRPr="001058B5" w:rsidRDefault="008D1AB8">
      <w:pPr>
        <w:spacing w:line="217" w:lineRule="exact"/>
        <w:ind w:left="940"/>
        <w:rPr>
          <w:rFonts w:ascii="Arial" w:hAnsi="Arial" w:cs="Arial"/>
          <w:sz w:val="18"/>
        </w:rPr>
      </w:pPr>
      <w:hyperlink w:anchor="_bookmark600" w:history="1">
        <w:r w:rsidR="00C12992" w:rsidRPr="001058B5">
          <w:rPr>
            <w:rFonts w:ascii="Arial" w:hAnsi="Arial" w:cs="Arial"/>
            <w:sz w:val="18"/>
          </w:rPr>
          <w:t>about, 4-12</w:t>
        </w:r>
      </w:hyperlink>
    </w:p>
    <w:p w14:paraId="7A926744" w14:textId="77777777" w:rsidR="008C539B" w:rsidRPr="001058B5" w:rsidRDefault="008D1AB8">
      <w:pPr>
        <w:spacing w:line="237" w:lineRule="auto"/>
        <w:ind w:left="700" w:right="526" w:firstLine="240"/>
        <w:rPr>
          <w:rFonts w:ascii="Arial" w:hAnsi="Arial" w:cs="Arial"/>
          <w:sz w:val="18"/>
        </w:rPr>
      </w:pPr>
      <w:hyperlink w:anchor="_bookmark527"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denial-of-service (DoS) attacks</w:t>
      </w:r>
    </w:p>
    <w:p w14:paraId="5D90978F" w14:textId="77777777" w:rsidR="008C539B" w:rsidRPr="001058B5" w:rsidRDefault="008D1AB8">
      <w:pPr>
        <w:spacing w:line="237" w:lineRule="auto"/>
        <w:ind w:left="940" w:right="1512"/>
        <w:rPr>
          <w:rFonts w:ascii="Arial" w:hAnsi="Arial" w:cs="Arial"/>
          <w:sz w:val="18"/>
        </w:rPr>
      </w:pPr>
      <w:hyperlink w:anchor="_bookmark1101" w:history="1">
        <w:r w:rsidR="00C12992" w:rsidRPr="001058B5">
          <w:rPr>
            <w:rFonts w:ascii="Arial" w:hAnsi="Arial" w:cs="Arial"/>
            <w:sz w:val="18"/>
          </w:rPr>
          <w:t>bad packets, preventing, 5-18</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networks, securing, 10-16</w:t>
        </w:r>
      </w:hyperlink>
    </w:p>
    <w:p w14:paraId="0F132C88" w14:textId="77777777" w:rsidR="008C539B" w:rsidRPr="001058B5" w:rsidRDefault="00C12992">
      <w:pPr>
        <w:spacing w:line="235" w:lineRule="auto"/>
        <w:ind w:left="940" w:right="1966" w:hanging="240"/>
        <w:rPr>
          <w:rFonts w:ascii="Arial" w:hAnsi="Arial" w:cs="Arial"/>
          <w:sz w:val="18"/>
        </w:rPr>
      </w:pPr>
      <w:r w:rsidRPr="001058B5">
        <w:rPr>
          <w:rFonts w:ascii="Arial" w:hAnsi="Arial" w:cs="Arial"/>
          <w:sz w:val="18"/>
        </w:rPr>
        <w:t xml:space="preserve">denial-of-service attacks </w:t>
      </w:r>
      <w:hyperlink w:anchor="_bookmark2338" w:history="1">
        <w:r w:rsidRPr="001058B5">
          <w:rPr>
            <w:rFonts w:ascii="Arial" w:hAnsi="Arial" w:cs="Arial"/>
            <w:sz w:val="18"/>
          </w:rPr>
          <w:t>about, Glossary-2</w:t>
        </w:r>
      </w:hyperlink>
    </w:p>
    <w:p w14:paraId="6DA0203D" w14:textId="77777777" w:rsidR="008C539B" w:rsidRPr="001058B5" w:rsidRDefault="00C12992">
      <w:pPr>
        <w:spacing w:line="220" w:lineRule="exact"/>
        <w:ind w:left="700"/>
        <w:rPr>
          <w:rFonts w:ascii="Arial" w:hAnsi="Arial" w:cs="Arial"/>
          <w:sz w:val="18"/>
        </w:rPr>
      </w:pPr>
      <w:r w:rsidRPr="001058B5">
        <w:rPr>
          <w:rFonts w:ascii="Arial" w:hAnsi="Arial" w:cs="Arial"/>
          <w:sz w:val="18"/>
        </w:rPr>
        <w:t>denial-of-service(DoS) attacks</w:t>
      </w:r>
    </w:p>
    <w:p w14:paraId="3301C543" w14:textId="77777777" w:rsidR="008C539B" w:rsidRPr="001058B5" w:rsidRDefault="008D1AB8">
      <w:pPr>
        <w:spacing w:line="235" w:lineRule="auto"/>
        <w:ind w:left="700" w:firstLine="240"/>
        <w:rPr>
          <w:rFonts w:ascii="Arial" w:hAnsi="Arial" w:cs="Arial"/>
          <w:sz w:val="18"/>
        </w:rPr>
      </w:pPr>
      <w:hyperlink w:anchor="_bookmark1710" w:history="1">
        <w:r w:rsidR="00C12992" w:rsidRPr="001058B5">
          <w:rPr>
            <w:rFonts w:ascii="Arial" w:hAnsi="Arial" w:cs="Arial"/>
            <w:sz w:val="18"/>
          </w:rPr>
          <w:t>audit trail, writing to operating system file, 9-16</w:t>
        </w:r>
      </w:hyperlink>
      <w:r w:rsidR="00C12992" w:rsidRPr="001058B5">
        <w:rPr>
          <w:rFonts w:ascii="Arial" w:hAnsi="Arial" w:cs="Arial"/>
          <w:sz w:val="18"/>
        </w:rPr>
        <w:t xml:space="preserve"> </w:t>
      </w:r>
      <w:hyperlink w:anchor="_bookmark517" w:history="1">
        <w:r w:rsidR="00C12992" w:rsidRPr="001058B5">
          <w:rPr>
            <w:rFonts w:ascii="Arial" w:hAnsi="Arial" w:cs="Arial"/>
            <w:sz w:val="18"/>
          </w:rPr>
          <w:t>dictionary protection mechanism, 4-3</w:t>
        </w:r>
      </w:hyperlink>
    </w:p>
    <w:p w14:paraId="65F973FA" w14:textId="77777777" w:rsidR="008C539B" w:rsidRPr="001058B5" w:rsidRDefault="00C12992">
      <w:pPr>
        <w:spacing w:line="220" w:lineRule="exact"/>
        <w:ind w:left="700"/>
        <w:rPr>
          <w:rFonts w:ascii="Arial" w:hAnsi="Arial" w:cs="Arial"/>
          <w:sz w:val="18"/>
        </w:rPr>
      </w:pPr>
      <w:r w:rsidRPr="001058B5">
        <w:rPr>
          <w:rFonts w:ascii="Arial" w:hAnsi="Arial" w:cs="Arial"/>
          <w:sz w:val="18"/>
        </w:rPr>
        <w:t>direct path load</w:t>
      </w:r>
    </w:p>
    <w:p w14:paraId="2DE33974" w14:textId="77777777" w:rsidR="008C539B" w:rsidRPr="001058B5" w:rsidRDefault="008D1AB8">
      <w:pPr>
        <w:spacing w:line="222" w:lineRule="exact"/>
        <w:ind w:left="940"/>
        <w:rPr>
          <w:rFonts w:ascii="Arial" w:hAnsi="Arial" w:cs="Arial"/>
          <w:sz w:val="18"/>
        </w:rPr>
      </w:pPr>
      <w:hyperlink w:anchor="_bookmark1901" w:history="1">
        <w:r w:rsidR="00C12992" w:rsidRPr="001058B5">
          <w:rPr>
            <w:rFonts w:ascii="Arial" w:hAnsi="Arial" w:cs="Arial"/>
            <w:sz w:val="18"/>
          </w:rPr>
          <w:t>fine-grained auditing effects on, 9-37</w:t>
        </w:r>
      </w:hyperlink>
    </w:p>
    <w:p w14:paraId="011FE5BF" w14:textId="77777777" w:rsidR="008C539B" w:rsidRPr="001058B5" w:rsidRDefault="00C12992">
      <w:pPr>
        <w:spacing w:before="70" w:line="235" w:lineRule="auto"/>
        <w:ind w:left="959" w:hanging="360"/>
        <w:rPr>
          <w:rFonts w:ascii="Arial" w:hAnsi="Arial" w:cs="Arial"/>
          <w:sz w:val="18"/>
        </w:rPr>
      </w:pPr>
      <w:r w:rsidRPr="001058B5">
        <w:rPr>
          <w:rFonts w:ascii="Arial" w:hAnsi="Arial" w:cs="Arial"/>
        </w:rPr>
        <w:br w:type="column"/>
      </w:r>
      <w:hyperlink w:anchor="_bookmark324" w:history="1">
        <w:r w:rsidRPr="001058B5">
          <w:rPr>
            <w:rFonts w:ascii="Arial" w:hAnsi="Arial" w:cs="Arial"/>
            <w:sz w:val="18"/>
          </w:rPr>
          <w:t>directory authentication, configuring for SYSDBA or SYSOPER access, 3-22</w:t>
        </w:r>
      </w:hyperlink>
    </w:p>
    <w:p w14:paraId="3FBD7241" w14:textId="77777777" w:rsidR="008C539B" w:rsidRPr="001058B5" w:rsidRDefault="00C12992">
      <w:pPr>
        <w:spacing w:line="237" w:lineRule="auto"/>
        <w:ind w:left="839" w:right="2318" w:hanging="240"/>
        <w:rPr>
          <w:rFonts w:ascii="Arial" w:hAnsi="Arial" w:cs="Arial"/>
          <w:sz w:val="18"/>
        </w:rPr>
      </w:pPr>
      <w:r w:rsidRPr="001058B5">
        <w:rPr>
          <w:rFonts w:ascii="Arial" w:hAnsi="Arial" w:cs="Arial"/>
          <w:sz w:val="18"/>
        </w:rPr>
        <w:t xml:space="preserve">directory object auditing </w:t>
      </w:r>
      <w:hyperlink w:anchor="_bookmark1844" w:history="1">
        <w:r w:rsidRPr="001058B5">
          <w:rPr>
            <w:rFonts w:ascii="Arial" w:hAnsi="Arial" w:cs="Arial"/>
            <w:sz w:val="18"/>
          </w:rPr>
          <w:t>configuring, 9-32</w:t>
        </w:r>
      </w:hyperlink>
    </w:p>
    <w:p w14:paraId="61D50559" w14:textId="77777777" w:rsidR="008C539B" w:rsidRPr="001058B5" w:rsidRDefault="008D1AB8">
      <w:pPr>
        <w:spacing w:line="235" w:lineRule="auto"/>
        <w:ind w:left="599" w:right="2318" w:firstLine="240"/>
        <w:rPr>
          <w:rFonts w:ascii="Arial" w:hAnsi="Arial" w:cs="Arial"/>
          <w:sz w:val="18"/>
        </w:rPr>
      </w:pPr>
      <w:hyperlink w:anchor="_bookmark1847" w:history="1">
        <w:r w:rsidR="00C12992" w:rsidRPr="001058B5">
          <w:rPr>
            <w:rFonts w:ascii="Arial" w:hAnsi="Arial" w:cs="Arial"/>
            <w:sz w:val="18"/>
          </w:rPr>
          <w:t>removing, 9-32</w:t>
        </w:r>
      </w:hyperlink>
      <w:r w:rsidR="00C12992" w:rsidRPr="001058B5">
        <w:rPr>
          <w:rFonts w:ascii="Arial" w:hAnsi="Arial" w:cs="Arial"/>
          <w:sz w:val="18"/>
        </w:rPr>
        <w:t xml:space="preserve"> directory objects</w:t>
      </w:r>
    </w:p>
    <w:p w14:paraId="443B158D" w14:textId="77777777" w:rsidR="008C539B" w:rsidRPr="001058B5" w:rsidRDefault="008D1AB8">
      <w:pPr>
        <w:spacing w:line="220" w:lineRule="exact"/>
        <w:ind w:left="839"/>
        <w:rPr>
          <w:rFonts w:ascii="Arial" w:hAnsi="Arial" w:cs="Arial"/>
          <w:sz w:val="18"/>
        </w:rPr>
      </w:pPr>
      <w:hyperlink w:anchor="_bookmark1842" w:history="1">
        <w:r w:rsidR="00C12992" w:rsidRPr="001058B5">
          <w:rPr>
            <w:rFonts w:ascii="Arial" w:hAnsi="Arial" w:cs="Arial"/>
            <w:sz w:val="18"/>
          </w:rPr>
          <w:t>auditing, 9-32</w:t>
        </w:r>
      </w:hyperlink>
    </w:p>
    <w:p w14:paraId="29B6A37B" w14:textId="77777777" w:rsidR="008C539B" w:rsidRPr="001058B5" w:rsidRDefault="008D1AB8">
      <w:pPr>
        <w:spacing w:line="235" w:lineRule="auto"/>
        <w:ind w:left="599" w:right="789" w:firstLine="240"/>
        <w:rPr>
          <w:rFonts w:ascii="Arial" w:hAnsi="Arial" w:cs="Arial"/>
          <w:sz w:val="18"/>
        </w:rPr>
      </w:pPr>
      <w:hyperlink w:anchor="_bookmark798" w:history="1">
        <w:r w:rsidR="00C12992" w:rsidRPr="001058B5">
          <w:rPr>
            <w:rFonts w:ascii="Arial" w:hAnsi="Arial" w:cs="Arial"/>
            <w:sz w:val="18"/>
          </w:rPr>
          <w:t>granting EXECUTE privilege on, 4-37</w:t>
        </w:r>
      </w:hyperlink>
      <w:r w:rsidR="00C12992" w:rsidRPr="001058B5">
        <w:rPr>
          <w:rFonts w:ascii="Arial" w:hAnsi="Arial" w:cs="Arial"/>
          <w:sz w:val="18"/>
        </w:rPr>
        <w:t xml:space="preserve"> </w:t>
      </w:r>
      <w:hyperlink w:anchor="_bookmark366" w:history="1">
        <w:r w:rsidR="00C12992" w:rsidRPr="001058B5">
          <w:rPr>
            <w:rFonts w:ascii="Arial" w:hAnsi="Arial" w:cs="Arial"/>
            <w:sz w:val="18"/>
          </w:rPr>
          <w:t>directory-based services authentication, 3-29</w:t>
        </w:r>
      </w:hyperlink>
      <w:r w:rsidR="00C12992" w:rsidRPr="001058B5">
        <w:rPr>
          <w:rFonts w:ascii="Arial" w:hAnsi="Arial" w:cs="Arial"/>
          <w:sz w:val="18"/>
        </w:rPr>
        <w:t xml:space="preserve"> disabling unnecessary services</w:t>
      </w:r>
    </w:p>
    <w:p w14:paraId="5EAA76AE" w14:textId="77777777" w:rsidR="008C539B" w:rsidRPr="001058B5" w:rsidRDefault="008D1AB8">
      <w:pPr>
        <w:spacing w:line="221" w:lineRule="exact"/>
        <w:ind w:left="839"/>
        <w:rPr>
          <w:rFonts w:ascii="Arial" w:hAnsi="Arial" w:cs="Arial"/>
          <w:sz w:val="18"/>
        </w:rPr>
      </w:pPr>
      <w:hyperlink w:anchor="_bookmark2268" w:history="1">
        <w:r w:rsidR="00C12992" w:rsidRPr="001058B5">
          <w:rPr>
            <w:rFonts w:ascii="Arial" w:hAnsi="Arial" w:cs="Arial"/>
            <w:sz w:val="18"/>
          </w:rPr>
          <w:t>FTP, TFTP, TELNET, 10-16</w:t>
        </w:r>
      </w:hyperlink>
    </w:p>
    <w:p w14:paraId="4C97D89D" w14:textId="77777777" w:rsidR="008C539B" w:rsidRPr="001058B5" w:rsidRDefault="00C12992">
      <w:pPr>
        <w:spacing w:line="220" w:lineRule="exact"/>
        <w:ind w:left="599"/>
        <w:rPr>
          <w:rFonts w:ascii="Arial" w:hAnsi="Arial" w:cs="Arial"/>
          <w:sz w:val="18"/>
        </w:rPr>
      </w:pPr>
      <w:r w:rsidRPr="001058B5">
        <w:rPr>
          <w:rFonts w:ascii="Arial" w:hAnsi="Arial" w:cs="Arial"/>
          <w:sz w:val="18"/>
        </w:rPr>
        <w:t>dispatcher processes (D</w:t>
      </w:r>
      <w:r w:rsidRPr="001058B5">
        <w:rPr>
          <w:rFonts w:ascii="Arial" w:hAnsi="Arial" w:cs="Arial"/>
          <w:i/>
          <w:sz w:val="18"/>
        </w:rPr>
        <w:t>nnn</w:t>
      </w:r>
      <w:r w:rsidRPr="001058B5">
        <w:rPr>
          <w:rFonts w:ascii="Arial" w:hAnsi="Arial" w:cs="Arial"/>
          <w:sz w:val="18"/>
        </w:rPr>
        <w:t>)</w:t>
      </w:r>
    </w:p>
    <w:p w14:paraId="785DCBFC" w14:textId="77777777" w:rsidR="008C539B" w:rsidRPr="001058B5" w:rsidRDefault="008D1AB8">
      <w:pPr>
        <w:spacing w:before="1" w:line="235" w:lineRule="auto"/>
        <w:ind w:left="599" w:right="789" w:firstLine="240"/>
        <w:rPr>
          <w:rFonts w:ascii="Arial" w:hAnsi="Arial" w:cs="Arial"/>
          <w:sz w:val="18"/>
        </w:rPr>
      </w:pPr>
      <w:hyperlink w:anchor="_bookmark134" w:history="1">
        <w:r w:rsidR="00C12992" w:rsidRPr="001058B5">
          <w:rPr>
            <w:rFonts w:ascii="Arial" w:hAnsi="Arial" w:cs="Arial"/>
            <w:sz w:val="18"/>
          </w:rPr>
          <w:t>limiting SGA space for each session, 2-12</w:t>
        </w:r>
      </w:hyperlink>
      <w:r w:rsidR="00C12992" w:rsidRPr="001058B5">
        <w:rPr>
          <w:rFonts w:ascii="Arial" w:hAnsi="Arial" w:cs="Arial"/>
          <w:sz w:val="18"/>
        </w:rPr>
        <w:t xml:space="preserve"> distributed databases</w:t>
      </w:r>
    </w:p>
    <w:p w14:paraId="4167714B" w14:textId="77777777" w:rsidR="008C539B" w:rsidRPr="001058B5" w:rsidRDefault="008D1AB8">
      <w:pPr>
        <w:spacing w:before="2" w:line="235" w:lineRule="auto"/>
        <w:ind w:left="599" w:right="2580" w:firstLine="240"/>
        <w:rPr>
          <w:rFonts w:ascii="Arial" w:hAnsi="Arial" w:cs="Arial"/>
          <w:sz w:val="18"/>
        </w:rPr>
      </w:pPr>
      <w:hyperlink w:anchor="_bookmark1628" w:history="1">
        <w:r w:rsidR="00C12992" w:rsidRPr="001058B5">
          <w:rPr>
            <w:rFonts w:ascii="Arial" w:hAnsi="Arial" w:cs="Arial"/>
            <w:sz w:val="18"/>
          </w:rPr>
          <w:t>auditing and, 9-4</w:t>
        </w:r>
      </w:hyperlink>
      <w:r w:rsidR="00C12992" w:rsidRPr="001058B5">
        <w:rPr>
          <w:rFonts w:ascii="Arial" w:hAnsi="Arial" w:cs="Arial"/>
          <w:sz w:val="18"/>
        </w:rPr>
        <w:t xml:space="preserve"> DML</w:t>
      </w:r>
    </w:p>
    <w:p w14:paraId="38720FB5" w14:textId="77777777" w:rsidR="008C539B" w:rsidRPr="001058B5" w:rsidRDefault="008D1AB8">
      <w:pPr>
        <w:spacing w:line="237" w:lineRule="auto"/>
        <w:ind w:left="599" w:right="1604" w:firstLine="240"/>
        <w:rPr>
          <w:rFonts w:ascii="Arial" w:hAnsi="Arial" w:cs="Arial"/>
          <w:sz w:val="18"/>
        </w:rPr>
      </w:pPr>
      <w:hyperlink w:anchor="_bookmark732" w:history="1">
        <w:r w:rsidR="00C12992" w:rsidRPr="001058B5">
          <w:rPr>
            <w:rFonts w:ascii="Arial" w:hAnsi="Arial" w:cs="Arial"/>
            <w:i/>
            <w:sz w:val="18"/>
          </w:rPr>
          <w:t xml:space="preserve">See </w:t>
        </w:r>
      </w:hyperlink>
      <w:r w:rsidR="00C12992" w:rsidRPr="001058B5">
        <w:rPr>
          <w:rFonts w:ascii="Arial" w:hAnsi="Arial" w:cs="Arial"/>
          <w:sz w:val="18"/>
        </w:rPr>
        <w:t xml:space="preserve">data manipulation language </w:t>
      </w:r>
      <w:hyperlink w:anchor="_bookmark1337" w:history="1">
        <w:r w:rsidR="00C12992" w:rsidRPr="001058B5">
          <w:rPr>
            <w:rFonts w:ascii="Arial" w:hAnsi="Arial" w:cs="Arial"/>
            <w:sz w:val="18"/>
          </w:rPr>
          <w:t>driving context, 6-45</w:t>
        </w:r>
      </w:hyperlink>
    </w:p>
    <w:p w14:paraId="0AD154D8" w14:textId="77777777" w:rsidR="008C539B" w:rsidRPr="001058B5" w:rsidRDefault="00C12992">
      <w:pPr>
        <w:spacing w:line="235" w:lineRule="auto"/>
        <w:ind w:left="839" w:right="2310" w:hanging="240"/>
        <w:rPr>
          <w:rFonts w:ascii="Arial" w:hAnsi="Arial" w:cs="Arial"/>
          <w:sz w:val="18"/>
        </w:rPr>
      </w:pPr>
      <w:r w:rsidRPr="001058B5">
        <w:rPr>
          <w:rFonts w:ascii="Arial" w:hAnsi="Arial" w:cs="Arial"/>
          <w:sz w:val="18"/>
        </w:rPr>
        <w:t xml:space="preserve">DROP PROFILE statement </w:t>
      </w:r>
      <w:hyperlink w:anchor="_bookmark149" w:history="1">
        <w:r w:rsidRPr="001058B5">
          <w:rPr>
            <w:rFonts w:ascii="Arial" w:hAnsi="Arial" w:cs="Arial"/>
            <w:sz w:val="18"/>
          </w:rPr>
          <w:t>example, 2-14</w:t>
        </w:r>
      </w:hyperlink>
    </w:p>
    <w:p w14:paraId="1BB09DE4" w14:textId="77777777" w:rsidR="008C539B" w:rsidRPr="001058B5" w:rsidRDefault="00C12992">
      <w:pPr>
        <w:spacing w:before="1" w:line="235" w:lineRule="auto"/>
        <w:ind w:left="839" w:right="2580" w:hanging="240"/>
        <w:rPr>
          <w:rFonts w:ascii="Arial" w:hAnsi="Arial" w:cs="Arial"/>
          <w:sz w:val="18"/>
        </w:rPr>
      </w:pPr>
      <w:r w:rsidRPr="001058B5">
        <w:rPr>
          <w:rFonts w:ascii="Arial" w:hAnsi="Arial" w:cs="Arial"/>
          <w:sz w:val="18"/>
        </w:rPr>
        <w:t xml:space="preserve">DROP ROLE statement </w:t>
      </w:r>
      <w:hyperlink w:anchor="_bookmark696" w:history="1">
        <w:r w:rsidRPr="001058B5">
          <w:rPr>
            <w:rFonts w:ascii="Arial" w:hAnsi="Arial" w:cs="Arial"/>
            <w:sz w:val="18"/>
          </w:rPr>
          <w:t>example, 4-21</w:t>
        </w:r>
      </w:hyperlink>
    </w:p>
    <w:p w14:paraId="61A5E8E0" w14:textId="77777777" w:rsidR="008C539B" w:rsidRPr="001058B5" w:rsidRDefault="008D1AB8">
      <w:pPr>
        <w:spacing w:line="237" w:lineRule="auto"/>
        <w:ind w:left="599" w:right="1604" w:firstLine="240"/>
        <w:rPr>
          <w:rFonts w:ascii="Arial" w:hAnsi="Arial" w:cs="Arial"/>
          <w:sz w:val="18"/>
        </w:rPr>
      </w:pPr>
      <w:hyperlink w:anchor="_bookmark694" w:history="1">
        <w:r w:rsidR="00C12992" w:rsidRPr="001058B5">
          <w:rPr>
            <w:rFonts w:ascii="Arial" w:hAnsi="Arial" w:cs="Arial"/>
            <w:sz w:val="18"/>
          </w:rPr>
          <w:t>security domain, affected, 4-21</w:t>
        </w:r>
      </w:hyperlink>
      <w:r w:rsidR="00C12992" w:rsidRPr="001058B5">
        <w:rPr>
          <w:rFonts w:ascii="Arial" w:hAnsi="Arial" w:cs="Arial"/>
          <w:sz w:val="18"/>
        </w:rPr>
        <w:t xml:space="preserve"> DROP USER statement</w:t>
      </w:r>
    </w:p>
    <w:p w14:paraId="34E3CA4B" w14:textId="77777777" w:rsidR="008C539B" w:rsidRPr="001058B5" w:rsidRDefault="008D1AB8">
      <w:pPr>
        <w:spacing w:line="217" w:lineRule="exact"/>
        <w:ind w:left="839"/>
        <w:rPr>
          <w:rFonts w:ascii="Arial" w:hAnsi="Arial" w:cs="Arial"/>
          <w:sz w:val="18"/>
        </w:rPr>
      </w:pPr>
      <w:hyperlink w:anchor="_bookmark159" w:history="1">
        <w:r w:rsidR="00C12992" w:rsidRPr="001058B5">
          <w:rPr>
            <w:rFonts w:ascii="Arial" w:hAnsi="Arial" w:cs="Arial"/>
            <w:sz w:val="18"/>
          </w:rPr>
          <w:t>about, 2-14</w:t>
        </w:r>
      </w:hyperlink>
    </w:p>
    <w:p w14:paraId="21D46ED2" w14:textId="77777777" w:rsidR="008C539B" w:rsidRPr="001058B5" w:rsidRDefault="008D1AB8">
      <w:pPr>
        <w:spacing w:line="237" w:lineRule="auto"/>
        <w:ind w:left="599" w:right="789" w:firstLine="240"/>
        <w:rPr>
          <w:rFonts w:ascii="Arial" w:hAnsi="Arial" w:cs="Arial"/>
          <w:sz w:val="18"/>
        </w:rPr>
      </w:pPr>
      <w:hyperlink w:anchor="_bookmark161" w:history="1">
        <w:r w:rsidR="00C12992" w:rsidRPr="001058B5">
          <w:rPr>
            <w:rFonts w:ascii="Arial" w:hAnsi="Arial" w:cs="Arial"/>
            <w:sz w:val="18"/>
          </w:rPr>
          <w:t>schema objects of dropped user, 2-15</w:t>
        </w:r>
      </w:hyperlink>
      <w:r w:rsidR="00C12992" w:rsidRPr="001058B5">
        <w:rPr>
          <w:rFonts w:ascii="Arial" w:hAnsi="Arial" w:cs="Arial"/>
          <w:sz w:val="18"/>
        </w:rPr>
        <w:t xml:space="preserve"> DUAL table</w:t>
      </w:r>
    </w:p>
    <w:p w14:paraId="6DAC4461" w14:textId="77777777" w:rsidR="008C539B" w:rsidRPr="001058B5" w:rsidRDefault="008D1AB8">
      <w:pPr>
        <w:spacing w:line="217" w:lineRule="exact"/>
        <w:ind w:left="839"/>
        <w:rPr>
          <w:rFonts w:ascii="Arial" w:hAnsi="Arial" w:cs="Arial"/>
          <w:sz w:val="18"/>
        </w:rPr>
      </w:pPr>
      <w:hyperlink w:anchor="_bookmark1173" w:history="1">
        <w:r w:rsidR="00C12992" w:rsidRPr="001058B5">
          <w:rPr>
            <w:rFonts w:ascii="Arial" w:hAnsi="Arial" w:cs="Arial"/>
            <w:sz w:val="18"/>
          </w:rPr>
          <w:t>about, 6-8</w:t>
        </w:r>
      </w:hyperlink>
    </w:p>
    <w:p w14:paraId="04C83221" w14:textId="77777777" w:rsidR="008C539B" w:rsidRPr="001058B5" w:rsidRDefault="008D1AB8">
      <w:pPr>
        <w:spacing w:line="237" w:lineRule="auto"/>
        <w:ind w:left="959" w:right="210" w:hanging="360"/>
        <w:rPr>
          <w:rFonts w:ascii="Arial" w:hAnsi="Arial" w:cs="Arial"/>
          <w:sz w:val="18"/>
        </w:rPr>
      </w:pPr>
      <w:hyperlink w:anchor="_bookmark1440" w:history="1">
        <w:r w:rsidR="00C12992" w:rsidRPr="001058B5">
          <w:rPr>
            <w:rFonts w:ascii="Arial" w:hAnsi="Arial" w:cs="Arial"/>
            <w:sz w:val="18"/>
          </w:rPr>
          <w:t>dynamic Oracle Virtual Private Database policy types, 7-15</w:t>
        </w:r>
      </w:hyperlink>
    </w:p>
    <w:p w14:paraId="0F37DD41" w14:textId="77777777" w:rsidR="008C539B" w:rsidRPr="001058B5" w:rsidRDefault="008D1AB8">
      <w:pPr>
        <w:spacing w:line="219" w:lineRule="exact"/>
        <w:ind w:left="599"/>
        <w:rPr>
          <w:rFonts w:ascii="Arial" w:hAnsi="Arial" w:cs="Arial"/>
          <w:sz w:val="18"/>
        </w:rPr>
      </w:pPr>
      <w:hyperlink w:anchor="_bookmark1439" w:history="1">
        <w:r w:rsidR="00C12992" w:rsidRPr="001058B5">
          <w:rPr>
            <w:rFonts w:ascii="Arial" w:hAnsi="Arial" w:cs="Arial"/>
            <w:sz w:val="18"/>
          </w:rPr>
          <w:t>DYNAMIC policy type, 7-15</w:t>
        </w:r>
      </w:hyperlink>
    </w:p>
    <w:p w14:paraId="6D2FC21B" w14:textId="77777777" w:rsidR="008C539B" w:rsidRPr="001058B5" w:rsidRDefault="008C539B">
      <w:pPr>
        <w:pStyle w:val="BodyText"/>
        <w:spacing w:before="1"/>
        <w:rPr>
          <w:rFonts w:ascii="Arial" w:hAnsi="Arial" w:cs="Arial"/>
          <w:sz w:val="21"/>
        </w:rPr>
      </w:pPr>
    </w:p>
    <w:p w14:paraId="5C366830" w14:textId="77777777" w:rsidR="008C539B" w:rsidRPr="001058B5" w:rsidRDefault="00C12992">
      <w:pPr>
        <w:pStyle w:val="Heading5"/>
        <w:ind w:left="599"/>
      </w:pPr>
      <w:bookmarkStart w:id="2237" w:name="E"/>
      <w:bookmarkEnd w:id="2237"/>
      <w:r w:rsidRPr="001058B5">
        <w:t>E</w:t>
      </w:r>
    </w:p>
    <w:p w14:paraId="2E47E64F" w14:textId="77777777" w:rsidR="008C539B" w:rsidRPr="001058B5" w:rsidRDefault="008C539B">
      <w:pPr>
        <w:pStyle w:val="BodyText"/>
        <w:rPr>
          <w:rFonts w:ascii="Arial" w:hAnsi="Arial" w:cs="Arial"/>
          <w:b/>
          <w:sz w:val="3"/>
        </w:rPr>
      </w:pPr>
    </w:p>
    <w:p w14:paraId="175B3B9E" w14:textId="6C9F6770" w:rsidR="008C539B" w:rsidRPr="001058B5" w:rsidRDefault="008D1AB8">
      <w:pPr>
        <w:pStyle w:val="BodyText"/>
        <w:spacing w:line="20" w:lineRule="exact"/>
        <w:ind w:left="610"/>
        <w:rPr>
          <w:rFonts w:ascii="Arial" w:hAnsi="Arial" w:cs="Arial"/>
          <w:sz w:val="2"/>
        </w:rPr>
      </w:pPr>
      <w:r>
        <w:rPr>
          <w:rFonts w:ascii="Arial" w:hAnsi="Arial" w:cs="Arial"/>
          <w:sz w:val="2"/>
        </w:rPr>
      </w:r>
      <w:r>
        <w:rPr>
          <w:rFonts w:ascii="Arial" w:hAnsi="Arial" w:cs="Arial"/>
          <w:sz w:val="2"/>
        </w:rPr>
        <w:pict w14:anchorId="7B70FE3C">
          <v:group id="_x0000_s1066" style="width:215.4pt;height:.5pt;mso-position-horizontal-relative:char;mso-position-vertical-relative:line" coordsize="4308,10">
            <v:rect id="_x0000_s1068" style="position:absolute;width:5;height:10" fillcolor="black" stroked="f"/>
            <v:line id="_x0000_s1067" style="position:absolute" from="5,5" to="4308,5" strokeweight=".48pt"/>
            <w10:anchorlock/>
          </v:group>
        </w:pict>
      </w:r>
    </w:p>
    <w:p w14:paraId="220AEADA" w14:textId="77777777" w:rsidR="008C539B" w:rsidRPr="001058B5" w:rsidRDefault="00C12992">
      <w:pPr>
        <w:spacing w:before="32" w:line="222" w:lineRule="exact"/>
        <w:ind w:left="599"/>
        <w:rPr>
          <w:rFonts w:ascii="Arial" w:hAnsi="Arial" w:cs="Arial"/>
          <w:sz w:val="18"/>
        </w:rPr>
      </w:pPr>
      <w:r w:rsidRPr="001058B5">
        <w:rPr>
          <w:rFonts w:ascii="Arial" w:hAnsi="Arial" w:cs="Arial"/>
          <w:sz w:val="18"/>
        </w:rPr>
        <w:t>editions</w:t>
      </w:r>
    </w:p>
    <w:p w14:paraId="17E0677E" w14:textId="77777777" w:rsidR="008C539B" w:rsidRPr="001058B5" w:rsidRDefault="008D1AB8">
      <w:pPr>
        <w:spacing w:line="220" w:lineRule="exact"/>
        <w:ind w:left="839"/>
        <w:rPr>
          <w:rFonts w:ascii="Arial" w:hAnsi="Arial" w:cs="Arial"/>
          <w:sz w:val="18"/>
        </w:rPr>
      </w:pPr>
      <w:hyperlink w:anchor="_bookmark1142" w:history="1">
        <w:r w:rsidR="00C12992" w:rsidRPr="001058B5">
          <w:rPr>
            <w:rFonts w:ascii="Arial" w:hAnsi="Arial" w:cs="Arial"/>
            <w:sz w:val="18"/>
          </w:rPr>
          <w:t>application contexts, how affects, 6-3</w:t>
        </w:r>
      </w:hyperlink>
    </w:p>
    <w:p w14:paraId="16EF0C64" w14:textId="77777777" w:rsidR="008C539B" w:rsidRPr="001058B5" w:rsidRDefault="008D1AB8">
      <w:pPr>
        <w:spacing w:before="1" w:line="235" w:lineRule="auto"/>
        <w:ind w:left="839" w:right="210"/>
        <w:rPr>
          <w:rFonts w:ascii="Arial" w:hAnsi="Arial" w:cs="Arial"/>
          <w:sz w:val="18"/>
        </w:rPr>
      </w:pPr>
      <w:hyperlink w:anchor="_bookmark1267" w:history="1">
        <w:r w:rsidR="00C12992" w:rsidRPr="001058B5">
          <w:rPr>
            <w:rFonts w:ascii="Arial" w:hAnsi="Arial" w:cs="Arial"/>
            <w:sz w:val="18"/>
          </w:rPr>
          <w:t>fine-grained auditing packages, results in, 6-24</w:t>
        </w:r>
      </w:hyperlink>
      <w:r w:rsidR="00C12992" w:rsidRPr="001058B5">
        <w:rPr>
          <w:rFonts w:ascii="Arial" w:hAnsi="Arial" w:cs="Arial"/>
          <w:sz w:val="18"/>
        </w:rPr>
        <w:t xml:space="preserve"> </w:t>
      </w:r>
      <w:hyperlink w:anchor="_bookmark1266" w:history="1">
        <w:r w:rsidR="00C12992" w:rsidRPr="001058B5">
          <w:rPr>
            <w:rFonts w:ascii="Arial" w:hAnsi="Arial" w:cs="Arial"/>
            <w:sz w:val="18"/>
          </w:rPr>
          <w:t>global application contexts, how affects, 6-24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Oracle Virtual Private Database packages, results</w:t>
        </w:r>
      </w:hyperlink>
    </w:p>
    <w:p w14:paraId="6BBB13F8" w14:textId="77777777" w:rsidR="008C539B" w:rsidRPr="001058B5" w:rsidRDefault="008D1AB8">
      <w:pPr>
        <w:spacing w:line="221" w:lineRule="exact"/>
        <w:ind w:left="1199"/>
        <w:rPr>
          <w:rFonts w:ascii="Arial" w:hAnsi="Arial" w:cs="Arial"/>
          <w:sz w:val="18"/>
        </w:rPr>
      </w:pPr>
      <w:hyperlink w:anchor="_bookmark1268" w:history="1">
        <w:r w:rsidR="00C12992" w:rsidRPr="001058B5">
          <w:rPr>
            <w:rFonts w:ascii="Arial" w:hAnsi="Arial" w:cs="Arial"/>
            <w:sz w:val="18"/>
          </w:rPr>
          <w:t>in, 6-24</w:t>
        </w:r>
      </w:hyperlink>
    </w:p>
    <w:p w14:paraId="02FA016A" w14:textId="77777777" w:rsidR="008C539B" w:rsidRPr="001058B5" w:rsidRDefault="008D1AB8">
      <w:pPr>
        <w:spacing w:line="220" w:lineRule="exact"/>
        <w:ind w:left="599"/>
        <w:rPr>
          <w:rFonts w:ascii="Arial" w:hAnsi="Arial" w:cs="Arial"/>
          <w:sz w:val="18"/>
        </w:rPr>
      </w:pPr>
      <w:hyperlink w:anchor="_bookmark601" w:history="1">
        <w:r w:rsidR="00C12992" w:rsidRPr="001058B5">
          <w:rPr>
            <w:rFonts w:ascii="Arial" w:hAnsi="Arial" w:cs="Arial"/>
            <w:sz w:val="18"/>
          </w:rPr>
          <w:t>EJBCLIENT role, 4-12</w:t>
        </w:r>
      </w:hyperlink>
    </w:p>
    <w:p w14:paraId="4C14FDC6" w14:textId="77777777" w:rsidR="008C539B" w:rsidRPr="001058B5" w:rsidRDefault="008D1AB8">
      <w:pPr>
        <w:spacing w:before="2" w:line="235" w:lineRule="auto"/>
        <w:ind w:left="599" w:right="2318"/>
        <w:rPr>
          <w:rFonts w:ascii="Arial" w:hAnsi="Arial" w:cs="Arial"/>
          <w:sz w:val="18"/>
        </w:rPr>
      </w:pPr>
      <w:hyperlink w:anchor="_bookmark1946" w:history="1">
        <w:r w:rsidR="00C12992" w:rsidRPr="001058B5">
          <w:rPr>
            <w:rFonts w:ascii="Arial" w:hAnsi="Arial" w:cs="Arial"/>
            <w:sz w:val="18"/>
          </w:rPr>
          <w:t>email alert example, 9-44</w:t>
        </w:r>
      </w:hyperlink>
      <w:r w:rsidR="00C12992" w:rsidRPr="001058B5">
        <w:rPr>
          <w:rFonts w:ascii="Arial" w:hAnsi="Arial" w:cs="Arial"/>
          <w:sz w:val="18"/>
        </w:rPr>
        <w:t xml:space="preserve"> encryption</w:t>
      </w:r>
    </w:p>
    <w:p w14:paraId="5C586C99" w14:textId="77777777" w:rsidR="008C539B" w:rsidRPr="001058B5" w:rsidRDefault="008D1AB8">
      <w:pPr>
        <w:spacing w:line="220" w:lineRule="exact"/>
        <w:ind w:left="839"/>
        <w:rPr>
          <w:rFonts w:ascii="Arial" w:hAnsi="Arial" w:cs="Arial"/>
          <w:sz w:val="18"/>
        </w:rPr>
      </w:pPr>
      <w:hyperlink w:anchor="_bookmark1553" w:history="1">
        <w:r w:rsidR="00C12992" w:rsidRPr="001058B5">
          <w:rPr>
            <w:rFonts w:ascii="Arial" w:hAnsi="Arial" w:cs="Arial"/>
            <w:sz w:val="18"/>
          </w:rPr>
          <w:t>access control, 8-1</w:t>
        </w:r>
      </w:hyperlink>
    </w:p>
    <w:p w14:paraId="474B07FE" w14:textId="77777777" w:rsidR="008C539B" w:rsidRPr="001058B5" w:rsidRDefault="008D1AB8">
      <w:pPr>
        <w:spacing w:line="220" w:lineRule="exact"/>
        <w:ind w:left="839"/>
        <w:rPr>
          <w:rFonts w:ascii="Arial" w:hAnsi="Arial" w:cs="Arial"/>
          <w:sz w:val="18"/>
        </w:rPr>
      </w:pPr>
      <w:hyperlink w:anchor="_bookmark1581" w:history="1">
        <w:r w:rsidR="00C12992" w:rsidRPr="001058B5">
          <w:rPr>
            <w:rFonts w:ascii="Arial" w:hAnsi="Arial" w:cs="Arial"/>
            <w:sz w:val="18"/>
          </w:rPr>
          <w:t>BLOBS, 8-7</w:t>
        </w:r>
      </w:hyperlink>
    </w:p>
    <w:p w14:paraId="247E7005" w14:textId="77777777" w:rsidR="008C539B" w:rsidRPr="001058B5" w:rsidRDefault="008D1AB8">
      <w:pPr>
        <w:spacing w:line="220" w:lineRule="exact"/>
        <w:ind w:left="839"/>
        <w:rPr>
          <w:rFonts w:ascii="Arial" w:hAnsi="Arial" w:cs="Arial"/>
          <w:sz w:val="18"/>
        </w:rPr>
      </w:pPr>
      <w:hyperlink w:anchor="_bookmark1561" w:history="1">
        <w:r w:rsidR="00C12992" w:rsidRPr="001058B5">
          <w:rPr>
            <w:rFonts w:ascii="Arial" w:hAnsi="Arial" w:cs="Arial"/>
            <w:sz w:val="18"/>
          </w:rPr>
          <w:t>challenges, 8-4</w:t>
        </w:r>
      </w:hyperlink>
    </w:p>
    <w:p w14:paraId="219C3401" w14:textId="77777777" w:rsidR="008C539B" w:rsidRPr="001058B5" w:rsidRDefault="008D1AB8">
      <w:pPr>
        <w:spacing w:line="237" w:lineRule="auto"/>
        <w:ind w:left="839" w:right="789"/>
        <w:rPr>
          <w:rFonts w:ascii="Arial" w:hAnsi="Arial" w:cs="Arial"/>
          <w:sz w:val="18"/>
        </w:rPr>
      </w:pPr>
      <w:hyperlink w:anchor="_bookmark1559" w:history="1">
        <w:r w:rsidR="00C12992" w:rsidRPr="001058B5">
          <w:rPr>
            <w:rFonts w:ascii="Arial" w:hAnsi="Arial" w:cs="Arial"/>
            <w:sz w:val="18"/>
          </w:rPr>
          <w:t>data security, problems not solved by, 8-3</w:t>
        </w:r>
      </w:hyperlink>
      <w:r w:rsidR="00C12992" w:rsidRPr="001058B5">
        <w:rPr>
          <w:rFonts w:ascii="Arial" w:hAnsi="Arial" w:cs="Arial"/>
          <w:sz w:val="18"/>
        </w:rPr>
        <w:t xml:space="preserve"> </w:t>
      </w:r>
      <w:hyperlink w:anchor="_bookmark2251" w:history="1">
        <w:r w:rsidR="00C12992" w:rsidRPr="001058B5">
          <w:rPr>
            <w:rFonts w:ascii="Arial" w:hAnsi="Arial" w:cs="Arial"/>
            <w:sz w:val="18"/>
          </w:rPr>
          <w:t>data transfer, 10-15</w:t>
        </w:r>
      </w:hyperlink>
    </w:p>
    <w:p w14:paraId="0083C915" w14:textId="77777777" w:rsidR="008C539B" w:rsidRPr="001058B5" w:rsidRDefault="008D1AB8">
      <w:pPr>
        <w:spacing w:line="235" w:lineRule="auto"/>
        <w:ind w:left="839" w:right="1724"/>
        <w:jc w:val="both"/>
        <w:rPr>
          <w:rFonts w:ascii="Arial" w:hAnsi="Arial" w:cs="Arial"/>
          <w:sz w:val="18"/>
        </w:rPr>
      </w:pPr>
      <w:hyperlink w:anchor="_bookmark1584" w:history="1">
        <w:r w:rsidR="00C12992" w:rsidRPr="001058B5">
          <w:rPr>
            <w:rFonts w:ascii="Arial" w:hAnsi="Arial" w:cs="Arial"/>
            <w:sz w:val="18"/>
          </w:rPr>
          <w:t>DBMS_CRYPTO package, 8-8</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deleted encrypted data, 10-11</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5AC5DF61" w14:textId="77777777" w:rsidR="008C539B" w:rsidRPr="001058B5" w:rsidRDefault="008D1AB8">
      <w:pPr>
        <w:spacing w:line="221" w:lineRule="exact"/>
        <w:ind w:left="839"/>
        <w:rPr>
          <w:rFonts w:ascii="Arial" w:hAnsi="Arial" w:cs="Arial"/>
          <w:sz w:val="18"/>
        </w:rPr>
      </w:pPr>
      <w:hyperlink w:anchor="_bookmark1599" w:history="1">
        <w:r w:rsidR="00C12992" w:rsidRPr="001058B5">
          <w:rPr>
            <w:rFonts w:ascii="Arial" w:hAnsi="Arial" w:cs="Arial"/>
            <w:sz w:val="18"/>
          </w:rPr>
          <w:t>finding information about, 8-15</w:t>
        </w:r>
      </w:hyperlink>
    </w:p>
    <w:p w14:paraId="74176148" w14:textId="77777777" w:rsidR="008C539B" w:rsidRPr="001058B5" w:rsidRDefault="008D1AB8">
      <w:pPr>
        <w:spacing w:line="237" w:lineRule="auto"/>
        <w:ind w:left="1199" w:right="789" w:hanging="360"/>
        <w:rPr>
          <w:rFonts w:ascii="Arial" w:hAnsi="Arial" w:cs="Arial"/>
          <w:sz w:val="18"/>
        </w:rPr>
      </w:pPr>
      <w:hyperlink w:anchor="_bookmark1925" w:history="1">
        <w:r w:rsidR="00C12992" w:rsidRPr="001058B5">
          <w:rPr>
            <w:rFonts w:ascii="Arial" w:hAnsi="Arial" w:cs="Arial"/>
            <w:sz w:val="18"/>
          </w:rPr>
          <w:t>fine-grained audit policies on encrypted columns, 9-40</w:t>
        </w:r>
      </w:hyperlink>
    </w:p>
    <w:p w14:paraId="3FFBF2AE" w14:textId="77777777" w:rsidR="008C539B" w:rsidRPr="001058B5" w:rsidRDefault="008D1AB8">
      <w:pPr>
        <w:spacing w:line="218" w:lineRule="exact"/>
        <w:ind w:left="839"/>
        <w:rPr>
          <w:rFonts w:ascii="Arial" w:hAnsi="Arial" w:cs="Arial"/>
          <w:sz w:val="18"/>
        </w:rPr>
      </w:pPr>
      <w:hyperlink w:anchor="_bookmark1563" w:history="1">
        <w:r w:rsidR="00C12992" w:rsidRPr="001058B5">
          <w:rPr>
            <w:rFonts w:ascii="Arial" w:hAnsi="Arial" w:cs="Arial"/>
            <w:sz w:val="18"/>
          </w:rPr>
          <w:t>indexed data, 8-4</w:t>
        </w:r>
      </w:hyperlink>
    </w:p>
    <w:p w14:paraId="3F99C9DD" w14:textId="77777777" w:rsidR="008C539B" w:rsidRPr="001058B5" w:rsidRDefault="008D1AB8">
      <w:pPr>
        <w:spacing w:line="220" w:lineRule="exact"/>
        <w:ind w:left="839"/>
        <w:rPr>
          <w:rFonts w:ascii="Arial" w:hAnsi="Arial" w:cs="Arial"/>
          <w:sz w:val="18"/>
        </w:rPr>
      </w:pPr>
      <w:hyperlink w:anchor="_bookmark1565" w:history="1">
        <w:r w:rsidR="00C12992" w:rsidRPr="001058B5">
          <w:rPr>
            <w:rFonts w:ascii="Arial" w:hAnsi="Arial" w:cs="Arial"/>
            <w:sz w:val="18"/>
          </w:rPr>
          <w:t>key generation, 8-4</w:t>
        </w:r>
      </w:hyperlink>
    </w:p>
    <w:p w14:paraId="09E1F629" w14:textId="77777777" w:rsidR="008C539B" w:rsidRPr="001058B5" w:rsidRDefault="008D1AB8">
      <w:pPr>
        <w:spacing w:line="220" w:lineRule="exact"/>
        <w:ind w:left="839"/>
        <w:rPr>
          <w:rFonts w:ascii="Arial" w:hAnsi="Arial" w:cs="Arial"/>
          <w:sz w:val="18"/>
        </w:rPr>
      </w:pPr>
      <w:hyperlink w:anchor="_bookmark1569" w:history="1">
        <w:r w:rsidR="00C12992" w:rsidRPr="001058B5">
          <w:rPr>
            <w:rFonts w:ascii="Arial" w:hAnsi="Arial" w:cs="Arial"/>
            <w:sz w:val="18"/>
          </w:rPr>
          <w:t>key storage, 8-5</w:t>
        </w:r>
      </w:hyperlink>
    </w:p>
    <w:p w14:paraId="3CAD3253" w14:textId="77777777" w:rsidR="008C539B" w:rsidRPr="001058B5" w:rsidRDefault="008D1AB8">
      <w:pPr>
        <w:spacing w:line="220" w:lineRule="exact"/>
        <w:ind w:left="839"/>
        <w:rPr>
          <w:rFonts w:ascii="Arial" w:hAnsi="Arial" w:cs="Arial"/>
          <w:sz w:val="18"/>
        </w:rPr>
      </w:pPr>
      <w:hyperlink w:anchor="_bookmark1567" w:history="1">
        <w:r w:rsidR="00C12992" w:rsidRPr="001058B5">
          <w:rPr>
            <w:rFonts w:ascii="Arial" w:hAnsi="Arial" w:cs="Arial"/>
            <w:sz w:val="18"/>
          </w:rPr>
          <w:t>key transmission, 8-5</w:t>
        </w:r>
      </w:hyperlink>
    </w:p>
    <w:p w14:paraId="5B70732A" w14:textId="77777777" w:rsidR="008C539B" w:rsidRPr="001058B5" w:rsidRDefault="008D1AB8">
      <w:pPr>
        <w:spacing w:line="220" w:lineRule="exact"/>
        <w:ind w:left="839"/>
        <w:rPr>
          <w:rFonts w:ascii="Arial" w:hAnsi="Arial" w:cs="Arial"/>
          <w:sz w:val="18"/>
        </w:rPr>
      </w:pPr>
      <w:hyperlink w:anchor="_bookmark1579" w:history="1">
        <w:r w:rsidR="00C12992" w:rsidRPr="001058B5">
          <w:rPr>
            <w:rFonts w:ascii="Arial" w:hAnsi="Arial" w:cs="Arial"/>
            <w:sz w:val="18"/>
          </w:rPr>
          <w:t>keys, changing, 8-7</w:t>
        </w:r>
      </w:hyperlink>
    </w:p>
    <w:p w14:paraId="03FF0A5F" w14:textId="77777777" w:rsidR="008C539B" w:rsidRPr="001058B5" w:rsidRDefault="008D1AB8">
      <w:pPr>
        <w:spacing w:line="222" w:lineRule="exact"/>
        <w:ind w:left="839"/>
        <w:rPr>
          <w:rFonts w:ascii="Arial" w:hAnsi="Arial" w:cs="Arial"/>
          <w:sz w:val="18"/>
        </w:rPr>
      </w:pPr>
      <w:hyperlink w:anchor="_bookmark1555" w:history="1">
        <w:r w:rsidR="00C12992" w:rsidRPr="001058B5">
          <w:rPr>
            <w:rFonts w:ascii="Arial" w:hAnsi="Arial" w:cs="Arial"/>
            <w:sz w:val="18"/>
          </w:rPr>
          <w:t>malicious database administrators, 8-2</w:t>
        </w:r>
      </w:hyperlink>
    </w:p>
    <w:p w14:paraId="6A3D9881" w14:textId="77777777" w:rsidR="008C539B" w:rsidRPr="001058B5" w:rsidRDefault="008C539B">
      <w:pPr>
        <w:spacing w:line="222" w:lineRule="exact"/>
        <w:rPr>
          <w:rFonts w:ascii="Arial" w:hAnsi="Arial" w:cs="Arial"/>
          <w:sz w:val="18"/>
        </w:rPr>
        <w:sectPr w:rsidR="008C539B" w:rsidRPr="001058B5">
          <w:headerReference w:type="default" r:id="rId288"/>
          <w:pgSz w:w="12240" w:h="15840"/>
          <w:pgMar w:top="1200" w:right="1060" w:bottom="860" w:left="1100" w:header="0" w:footer="663" w:gutter="0"/>
          <w:cols w:num="2" w:space="720" w:equalWidth="0">
            <w:col w:w="4981" w:space="40"/>
            <w:col w:w="5059"/>
          </w:cols>
        </w:sectPr>
      </w:pPr>
    </w:p>
    <w:p w14:paraId="58107D54" w14:textId="77777777" w:rsidR="008C539B" w:rsidRPr="001058B5" w:rsidRDefault="008D1AB8">
      <w:pPr>
        <w:spacing w:before="70" w:line="235" w:lineRule="auto"/>
        <w:ind w:left="340" w:right="1645"/>
        <w:rPr>
          <w:rFonts w:ascii="Arial" w:hAnsi="Arial" w:cs="Arial"/>
          <w:sz w:val="18"/>
        </w:rPr>
      </w:pPr>
      <w:hyperlink w:anchor="_bookmark2266" w:history="1">
        <w:r w:rsidR="00C12992" w:rsidRPr="001058B5">
          <w:rPr>
            <w:rFonts w:ascii="Arial" w:hAnsi="Arial" w:cs="Arial"/>
            <w:sz w:val="18"/>
          </w:rPr>
          <w:t>network traffic, 10-16</w:t>
        </w:r>
      </w:hyperlink>
      <w:r w:rsidR="00C12992" w:rsidRPr="001058B5">
        <w:rPr>
          <w:rFonts w:ascii="Arial" w:hAnsi="Arial" w:cs="Arial"/>
          <w:sz w:val="18"/>
        </w:rPr>
        <w:t xml:space="preserve"> </w:t>
      </w:r>
      <w:hyperlink w:anchor="_bookmark1551" w:history="1">
        <w:r w:rsidR="00C12992" w:rsidRPr="001058B5">
          <w:rPr>
            <w:rFonts w:ascii="Arial" w:hAnsi="Arial" w:cs="Arial"/>
            <w:sz w:val="18"/>
          </w:rPr>
          <w:t>problems not solved by, 8-1</w:t>
        </w:r>
      </w:hyperlink>
    </w:p>
    <w:p w14:paraId="0BA4F202" w14:textId="77777777" w:rsidR="008C539B" w:rsidRPr="001058B5" w:rsidRDefault="008D1AB8">
      <w:pPr>
        <w:spacing w:line="237" w:lineRule="auto"/>
        <w:ind w:left="340" w:right="620"/>
        <w:rPr>
          <w:rFonts w:ascii="Arial" w:hAnsi="Arial" w:cs="Arial"/>
          <w:sz w:val="18"/>
        </w:rPr>
      </w:pP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p>
    <w:p w14:paraId="51E4FF2E" w14:textId="77777777" w:rsidR="008C539B" w:rsidRPr="001058B5" w:rsidRDefault="008D1AB8">
      <w:pPr>
        <w:spacing w:line="235" w:lineRule="auto"/>
        <w:ind w:left="100" w:right="1645"/>
        <w:rPr>
          <w:rFonts w:ascii="Arial" w:hAnsi="Arial" w:cs="Arial"/>
          <w:sz w:val="18"/>
        </w:rPr>
      </w:pPr>
      <w:hyperlink w:anchor="_bookmark680" w:history="1">
        <w:r w:rsidR="00C12992" w:rsidRPr="001058B5">
          <w:rPr>
            <w:rFonts w:ascii="Arial" w:hAnsi="Arial" w:cs="Arial"/>
            <w:sz w:val="18"/>
          </w:rPr>
          <w:t>enterprise directory service, 4-19</w:t>
        </w:r>
      </w:hyperlink>
      <w:r w:rsidR="00C12992" w:rsidRPr="001058B5">
        <w:rPr>
          <w:rFonts w:ascii="Arial" w:hAnsi="Arial" w:cs="Arial"/>
          <w:sz w:val="18"/>
        </w:rPr>
        <w:t xml:space="preserve"> </w:t>
      </w:r>
      <w:hyperlink w:anchor="_bookmark2189" w:history="1">
        <w:r w:rsidR="00C12992" w:rsidRPr="001058B5">
          <w:rPr>
            <w:rFonts w:ascii="Arial" w:hAnsi="Arial" w:cs="Arial"/>
            <w:sz w:val="18"/>
          </w:rPr>
          <w:t>Enterprise Edition, 10-9</w:t>
        </w:r>
      </w:hyperlink>
      <w:r w:rsidR="00C12992" w:rsidRPr="001058B5">
        <w:rPr>
          <w:rFonts w:ascii="Arial" w:hAnsi="Arial" w:cs="Arial"/>
          <w:sz w:val="18"/>
        </w:rPr>
        <w:t xml:space="preserve"> Enterprise</w:t>
      </w:r>
      <w:r w:rsidR="00C12992" w:rsidRPr="001058B5">
        <w:rPr>
          <w:rFonts w:ascii="Arial" w:hAnsi="Arial" w:cs="Arial"/>
          <w:spacing w:val="-1"/>
          <w:sz w:val="18"/>
        </w:rPr>
        <w:t xml:space="preserve"> </w:t>
      </w:r>
      <w:r w:rsidR="00C12992" w:rsidRPr="001058B5">
        <w:rPr>
          <w:rFonts w:ascii="Arial" w:hAnsi="Arial" w:cs="Arial"/>
          <w:sz w:val="18"/>
        </w:rPr>
        <w:t>Manager</w:t>
      </w:r>
    </w:p>
    <w:p w14:paraId="591E7A5A" w14:textId="77777777" w:rsidR="008C539B" w:rsidRPr="001058B5" w:rsidRDefault="008D1AB8">
      <w:pPr>
        <w:spacing w:line="221" w:lineRule="exact"/>
        <w:ind w:left="340"/>
        <w:rPr>
          <w:rFonts w:ascii="Arial" w:hAnsi="Arial" w:cs="Arial"/>
          <w:sz w:val="18"/>
        </w:rPr>
      </w:pPr>
      <w:hyperlink w:anchor="_bookmark689" w:history="1">
        <w:r w:rsidR="00C12992" w:rsidRPr="001058B5">
          <w:rPr>
            <w:rFonts w:ascii="Arial" w:hAnsi="Arial" w:cs="Arial"/>
            <w:sz w:val="18"/>
          </w:rPr>
          <w:t>granting roles, 4-20</w:t>
        </w:r>
      </w:hyperlink>
    </w:p>
    <w:p w14:paraId="0148A517" w14:textId="77777777" w:rsidR="008C539B" w:rsidRPr="001058B5" w:rsidRDefault="008D1AB8">
      <w:pPr>
        <w:spacing w:line="220" w:lineRule="exact"/>
        <w:ind w:left="340"/>
        <w:rPr>
          <w:rFonts w:ascii="Arial" w:hAnsi="Arial" w:cs="Arial"/>
          <w:sz w:val="18"/>
        </w:rPr>
      </w:pPr>
      <w:hyperlink w:anchor="_bookmark138" w:history="1">
        <w:r w:rsidR="00C12992" w:rsidRPr="001058B5">
          <w:rPr>
            <w:rFonts w:ascii="Arial" w:hAnsi="Arial" w:cs="Arial"/>
            <w:sz w:val="18"/>
          </w:rPr>
          <w:t>statistics monitor, 2-12</w:t>
        </w:r>
      </w:hyperlink>
    </w:p>
    <w:p w14:paraId="5AF22764" w14:textId="77777777" w:rsidR="008C539B" w:rsidRPr="001058B5" w:rsidRDefault="008D1AB8">
      <w:pPr>
        <w:spacing w:line="235" w:lineRule="auto"/>
        <w:ind w:left="100" w:right="1645"/>
        <w:rPr>
          <w:rFonts w:ascii="Arial" w:hAnsi="Arial" w:cs="Arial"/>
          <w:sz w:val="18"/>
        </w:rPr>
      </w:pPr>
      <w:hyperlink w:anchor="_bookmark379" w:history="1">
        <w:r w:rsidR="00C12992" w:rsidRPr="001058B5">
          <w:rPr>
            <w:rFonts w:ascii="Arial" w:hAnsi="Arial" w:cs="Arial"/>
            <w:sz w:val="18"/>
          </w:rPr>
          <w:t xml:space="preserve">enterprise roles, 3-30, </w:t>
        </w:r>
      </w:hyperlink>
      <w:hyperlink w:anchor="_bookmark683" w:history="1">
        <w:r w:rsidR="00C12992" w:rsidRPr="001058B5">
          <w:rPr>
            <w:rFonts w:ascii="Arial" w:hAnsi="Arial" w:cs="Arial"/>
            <w:sz w:val="18"/>
          </w:rPr>
          <w:t>4-19</w:t>
        </w:r>
      </w:hyperlink>
      <w:r w:rsidR="00C12992" w:rsidRPr="001058B5">
        <w:rPr>
          <w:rFonts w:ascii="Arial" w:hAnsi="Arial" w:cs="Arial"/>
          <w:sz w:val="18"/>
        </w:rPr>
        <w:t xml:space="preserve"> </w:t>
      </w:r>
      <w:hyperlink w:anchor="_bookmark1005" w:history="1">
        <w:r w:rsidR="00C12992" w:rsidRPr="001058B5">
          <w:rPr>
            <w:rFonts w:ascii="Arial" w:hAnsi="Arial" w:cs="Arial"/>
            <w:sz w:val="18"/>
          </w:rPr>
          <w:t>enterprise user management, 5-2</w:t>
        </w:r>
      </w:hyperlink>
      <w:r w:rsidR="00C12992" w:rsidRPr="001058B5">
        <w:rPr>
          <w:rFonts w:ascii="Arial" w:hAnsi="Arial" w:cs="Arial"/>
          <w:sz w:val="18"/>
        </w:rPr>
        <w:t xml:space="preserve"> Enterprise User Security</w:t>
      </w:r>
    </w:p>
    <w:p w14:paraId="16DDFE79" w14:textId="77777777" w:rsidR="008C539B" w:rsidRPr="001058B5" w:rsidRDefault="008D1AB8">
      <w:pPr>
        <w:spacing w:before="2" w:line="235" w:lineRule="auto"/>
        <w:ind w:left="340" w:right="130"/>
        <w:rPr>
          <w:rFonts w:ascii="Arial" w:hAnsi="Arial" w:cs="Arial"/>
          <w:sz w:val="18"/>
        </w:rPr>
      </w:pPr>
      <w:hyperlink w:anchor="_bookmark1233" w:history="1">
        <w:r w:rsidR="00C12992" w:rsidRPr="001058B5">
          <w:rPr>
            <w:rFonts w:ascii="Arial" w:hAnsi="Arial" w:cs="Arial"/>
            <w:sz w:val="18"/>
          </w:rPr>
          <w:t>application context, globally initialized, 6-19</w:t>
        </w:r>
      </w:hyperlink>
      <w:r w:rsidR="00C12992" w:rsidRPr="001058B5">
        <w:rPr>
          <w:rFonts w:ascii="Arial" w:hAnsi="Arial" w:cs="Arial"/>
          <w:sz w:val="18"/>
        </w:rPr>
        <w:t xml:space="preserve"> proxy authentication</w:t>
      </w:r>
    </w:p>
    <w:p w14:paraId="5D783069" w14:textId="77777777" w:rsidR="008C539B" w:rsidRPr="001058B5" w:rsidRDefault="008D1AB8">
      <w:pPr>
        <w:spacing w:before="2" w:line="235" w:lineRule="auto"/>
        <w:ind w:left="940" w:hanging="360"/>
        <w:rPr>
          <w:rFonts w:ascii="Arial" w:hAnsi="Arial" w:cs="Arial"/>
          <w:sz w:val="18"/>
        </w:rPr>
      </w:pPr>
      <w:hyperlink w:anchor="_bookmark1533" w:history="1">
        <w:r w:rsidR="00C12992" w:rsidRPr="001058B5">
          <w:rPr>
            <w:rFonts w:ascii="Arial" w:hAnsi="Arial" w:cs="Arial"/>
            <w:sz w:val="18"/>
          </w:rPr>
          <w:t>Oracle Virtual Private Database, how it works with, 7-38</w:t>
        </w:r>
      </w:hyperlink>
    </w:p>
    <w:p w14:paraId="66E61EC8" w14:textId="77777777" w:rsidR="008C539B" w:rsidRPr="001058B5" w:rsidRDefault="00C12992">
      <w:pPr>
        <w:spacing w:line="220" w:lineRule="exact"/>
        <w:ind w:left="100"/>
        <w:rPr>
          <w:rFonts w:ascii="Arial" w:hAnsi="Arial" w:cs="Arial"/>
          <w:sz w:val="18"/>
        </w:rPr>
      </w:pPr>
      <w:r w:rsidRPr="001058B5">
        <w:rPr>
          <w:rFonts w:ascii="Arial" w:hAnsi="Arial" w:cs="Arial"/>
          <w:sz w:val="18"/>
        </w:rPr>
        <w:t>enterprise users</w:t>
      </w:r>
    </w:p>
    <w:p w14:paraId="2537DB6A" w14:textId="77777777" w:rsidR="008C539B" w:rsidRPr="001058B5" w:rsidRDefault="008D1AB8">
      <w:pPr>
        <w:spacing w:before="2" w:line="235" w:lineRule="auto"/>
        <w:ind w:left="340" w:right="1645"/>
        <w:rPr>
          <w:rFonts w:ascii="Arial" w:hAnsi="Arial" w:cs="Arial"/>
          <w:sz w:val="18"/>
        </w:rPr>
      </w:pPr>
      <w:hyperlink w:anchor="_bookmark380" w:history="1">
        <w:r w:rsidR="00C12992" w:rsidRPr="001058B5">
          <w:rPr>
            <w:rFonts w:ascii="Arial" w:hAnsi="Arial" w:cs="Arial"/>
            <w:sz w:val="18"/>
          </w:rPr>
          <w:t>centralized management, 3-30</w:t>
        </w:r>
      </w:hyperlink>
      <w:r w:rsidR="00C12992" w:rsidRPr="001058B5">
        <w:rPr>
          <w:rFonts w:ascii="Arial" w:hAnsi="Arial" w:cs="Arial"/>
          <w:sz w:val="18"/>
        </w:rPr>
        <w:t xml:space="preserve"> </w:t>
      </w:r>
      <w:hyperlink w:anchor="_bookmark684" w:history="1">
        <w:r w:rsidR="00C12992" w:rsidRPr="001058B5">
          <w:rPr>
            <w:rFonts w:ascii="Arial" w:hAnsi="Arial" w:cs="Arial"/>
            <w:sz w:val="18"/>
          </w:rPr>
          <w:t>global role, creating, 4-19</w:t>
        </w:r>
      </w:hyperlink>
    </w:p>
    <w:p w14:paraId="6AE9358A" w14:textId="77777777" w:rsidR="008C539B" w:rsidRPr="001058B5" w:rsidRDefault="008D1AB8">
      <w:pPr>
        <w:spacing w:line="237" w:lineRule="auto"/>
        <w:ind w:left="700" w:right="620" w:hanging="360"/>
        <w:rPr>
          <w:rFonts w:ascii="Arial" w:hAnsi="Arial" w:cs="Arial"/>
          <w:sz w:val="18"/>
        </w:rPr>
      </w:pPr>
      <w:hyperlink w:anchor="_bookmark1006" w:history="1">
        <w:r w:rsidR="00C12992" w:rsidRPr="001058B5">
          <w:rPr>
            <w:rFonts w:ascii="Arial" w:hAnsi="Arial" w:cs="Arial"/>
            <w:sz w:val="18"/>
          </w:rPr>
          <w:t>One Big Application User authentication, compromised by, 5-2</w:t>
        </w:r>
      </w:hyperlink>
    </w:p>
    <w:p w14:paraId="0FB7ECA4" w14:textId="77777777" w:rsidR="008C539B" w:rsidRPr="001058B5" w:rsidRDefault="008D1AB8">
      <w:pPr>
        <w:spacing w:line="217" w:lineRule="exact"/>
        <w:ind w:left="340"/>
        <w:rPr>
          <w:rFonts w:ascii="Arial" w:hAnsi="Arial" w:cs="Arial"/>
          <w:sz w:val="18"/>
        </w:rPr>
      </w:pPr>
      <w:hyperlink w:anchor="_bookmark419" w:history="1">
        <w:r w:rsidR="00C12992" w:rsidRPr="001058B5">
          <w:rPr>
            <w:rFonts w:ascii="Arial" w:hAnsi="Arial" w:cs="Arial"/>
            <w:sz w:val="18"/>
          </w:rPr>
          <w:t>proxy authentication, 3-36</w:t>
        </w:r>
      </w:hyperlink>
    </w:p>
    <w:p w14:paraId="1DFE0CA6" w14:textId="77777777" w:rsidR="008C539B" w:rsidRPr="001058B5" w:rsidRDefault="008D1AB8">
      <w:pPr>
        <w:spacing w:line="237" w:lineRule="auto"/>
        <w:ind w:left="100" w:right="620" w:firstLine="240"/>
        <w:rPr>
          <w:rFonts w:ascii="Arial" w:hAnsi="Arial" w:cs="Arial"/>
          <w:sz w:val="18"/>
        </w:rPr>
      </w:pPr>
      <w:hyperlink w:anchor="_bookmark1068" w:history="1">
        <w:r w:rsidR="00C12992" w:rsidRPr="001058B5">
          <w:rPr>
            <w:rFonts w:ascii="Arial" w:hAnsi="Arial" w:cs="Arial"/>
            <w:sz w:val="18"/>
          </w:rPr>
          <w:t>shared schemas, protecting users, 5-16</w:t>
        </w:r>
      </w:hyperlink>
      <w:r w:rsidR="00C12992" w:rsidRPr="001058B5">
        <w:rPr>
          <w:rFonts w:ascii="Arial" w:hAnsi="Arial" w:cs="Arial"/>
          <w:sz w:val="18"/>
        </w:rPr>
        <w:t xml:space="preserve"> errors</w:t>
      </w:r>
    </w:p>
    <w:p w14:paraId="3637F134" w14:textId="77777777" w:rsidR="008C539B" w:rsidRPr="001058B5" w:rsidRDefault="008D1AB8">
      <w:pPr>
        <w:spacing w:line="217" w:lineRule="exact"/>
        <w:ind w:left="340"/>
        <w:rPr>
          <w:rFonts w:ascii="Arial" w:hAnsi="Arial" w:cs="Arial"/>
          <w:sz w:val="18"/>
        </w:rPr>
      </w:pPr>
      <w:hyperlink w:anchor="_bookmark111" w:history="1">
        <w:r w:rsidR="00C12992" w:rsidRPr="001058B5">
          <w:rPr>
            <w:rFonts w:ascii="Arial" w:hAnsi="Arial" w:cs="Arial"/>
            <w:sz w:val="18"/>
          </w:rPr>
          <w:t>OPW-00005, 2-9</w:t>
        </w:r>
      </w:hyperlink>
    </w:p>
    <w:p w14:paraId="1B2D3AE0" w14:textId="77777777" w:rsidR="008C539B" w:rsidRPr="001058B5" w:rsidRDefault="008D1AB8">
      <w:pPr>
        <w:spacing w:line="220" w:lineRule="exact"/>
        <w:ind w:left="340"/>
        <w:rPr>
          <w:rFonts w:ascii="Arial" w:hAnsi="Arial" w:cs="Arial"/>
          <w:sz w:val="18"/>
        </w:rPr>
      </w:pPr>
      <w:hyperlink w:anchor="_bookmark1928" w:history="1">
        <w:r w:rsidR="00C12992" w:rsidRPr="001058B5">
          <w:rPr>
            <w:rFonts w:ascii="Arial" w:hAnsi="Arial" w:cs="Arial"/>
            <w:sz w:val="18"/>
          </w:rPr>
          <w:t>ORA-00036,   9-41</w:t>
        </w:r>
      </w:hyperlink>
    </w:p>
    <w:p w14:paraId="313854D4" w14:textId="77777777" w:rsidR="008C539B" w:rsidRPr="001058B5" w:rsidRDefault="008D1AB8">
      <w:pPr>
        <w:spacing w:line="220" w:lineRule="exact"/>
        <w:ind w:left="340"/>
        <w:rPr>
          <w:rFonts w:ascii="Arial" w:hAnsi="Arial" w:cs="Arial"/>
          <w:sz w:val="18"/>
        </w:rPr>
      </w:pPr>
      <w:hyperlink w:anchor="_bookmark741" w:history="1">
        <w:r w:rsidR="00C12992" w:rsidRPr="001058B5">
          <w:rPr>
            <w:rFonts w:ascii="Arial" w:hAnsi="Arial" w:cs="Arial"/>
            <w:sz w:val="18"/>
          </w:rPr>
          <w:t>ORA-01720,   4-28</w:t>
        </w:r>
      </w:hyperlink>
    </w:p>
    <w:p w14:paraId="591B1E5C" w14:textId="77777777" w:rsidR="008C539B" w:rsidRPr="001058B5" w:rsidRDefault="008D1AB8">
      <w:pPr>
        <w:spacing w:line="220" w:lineRule="exact"/>
        <w:ind w:left="340"/>
        <w:rPr>
          <w:rFonts w:ascii="Arial" w:hAnsi="Arial" w:cs="Arial"/>
          <w:sz w:val="18"/>
        </w:rPr>
      </w:pPr>
      <w:hyperlink w:anchor="_bookmark1957" w:history="1">
        <w:r w:rsidR="00C12992" w:rsidRPr="001058B5">
          <w:rPr>
            <w:rFonts w:ascii="Arial" w:hAnsi="Arial" w:cs="Arial"/>
            <w:sz w:val="18"/>
          </w:rPr>
          <w:t>ORA-06512,   9-48</w:t>
        </w:r>
      </w:hyperlink>
    </w:p>
    <w:p w14:paraId="006884FF" w14:textId="77777777" w:rsidR="008C539B" w:rsidRPr="001058B5" w:rsidRDefault="008D1AB8">
      <w:pPr>
        <w:spacing w:line="220" w:lineRule="exact"/>
        <w:ind w:left="340"/>
        <w:rPr>
          <w:rFonts w:ascii="Arial" w:hAnsi="Arial" w:cs="Arial"/>
          <w:sz w:val="18"/>
        </w:rPr>
      </w:pPr>
      <w:hyperlink w:anchor="_bookmark1929" w:history="1">
        <w:r w:rsidR="00C12992" w:rsidRPr="001058B5">
          <w:rPr>
            <w:rFonts w:ascii="Arial" w:hAnsi="Arial" w:cs="Arial"/>
            <w:sz w:val="18"/>
          </w:rPr>
          <w:t>ORA-1000, 9-41</w:t>
        </w:r>
      </w:hyperlink>
    </w:p>
    <w:p w14:paraId="44C2C862" w14:textId="77777777" w:rsidR="008C539B" w:rsidRPr="001058B5" w:rsidRDefault="008D1AB8">
      <w:pPr>
        <w:spacing w:line="220" w:lineRule="exact"/>
        <w:ind w:left="340"/>
        <w:rPr>
          <w:rFonts w:ascii="Arial" w:hAnsi="Arial" w:cs="Arial"/>
          <w:sz w:val="18"/>
        </w:rPr>
      </w:pPr>
      <w:hyperlink w:anchor="_bookmark890" w:history="1">
        <w:r w:rsidR="00C12992" w:rsidRPr="001058B5">
          <w:rPr>
            <w:rFonts w:ascii="Arial" w:hAnsi="Arial" w:cs="Arial"/>
            <w:sz w:val="18"/>
          </w:rPr>
          <w:t xml:space="preserve">ORA-24247, 4-51, </w:t>
        </w:r>
      </w:hyperlink>
      <w:hyperlink w:anchor="_bookmark1956" w:history="1">
        <w:r w:rsidR="00C12992" w:rsidRPr="001058B5">
          <w:rPr>
            <w:rFonts w:ascii="Arial" w:hAnsi="Arial" w:cs="Arial"/>
            <w:sz w:val="18"/>
          </w:rPr>
          <w:t>9-48</w:t>
        </w:r>
      </w:hyperlink>
    </w:p>
    <w:p w14:paraId="7F8E35B6" w14:textId="77777777" w:rsidR="008C539B" w:rsidRPr="001058B5" w:rsidRDefault="008D1AB8">
      <w:pPr>
        <w:spacing w:line="220" w:lineRule="exact"/>
        <w:ind w:left="340"/>
        <w:rPr>
          <w:rFonts w:ascii="Arial" w:hAnsi="Arial" w:cs="Arial"/>
          <w:sz w:val="18"/>
        </w:rPr>
      </w:pPr>
      <w:hyperlink w:anchor="_bookmark520" w:history="1">
        <w:r w:rsidR="00C12992" w:rsidRPr="001058B5">
          <w:rPr>
            <w:rFonts w:ascii="Arial" w:hAnsi="Arial" w:cs="Arial"/>
            <w:sz w:val="18"/>
          </w:rPr>
          <w:t>ORA-28009, 4-3</w:t>
        </w:r>
      </w:hyperlink>
    </w:p>
    <w:p w14:paraId="0DAF74BE" w14:textId="77777777" w:rsidR="008C539B" w:rsidRPr="001058B5" w:rsidRDefault="008D1AB8">
      <w:pPr>
        <w:spacing w:line="237" w:lineRule="auto"/>
        <w:ind w:left="340" w:right="2606"/>
        <w:rPr>
          <w:rFonts w:ascii="Arial" w:hAnsi="Arial" w:cs="Arial"/>
          <w:sz w:val="18"/>
        </w:rPr>
      </w:pPr>
      <w:hyperlink w:anchor="_bookmark344" w:history="1">
        <w:r w:rsidR="00C12992" w:rsidRPr="001058B5">
          <w:rPr>
            <w:rFonts w:ascii="Arial" w:hAnsi="Arial" w:cs="Arial"/>
            <w:sz w:val="18"/>
          </w:rPr>
          <w:t>ORA-28040, 3-26</w:t>
        </w:r>
      </w:hyperlink>
      <w:r w:rsidR="00C12992" w:rsidRPr="001058B5">
        <w:rPr>
          <w:rFonts w:ascii="Arial" w:hAnsi="Arial" w:cs="Arial"/>
          <w:sz w:val="18"/>
        </w:rPr>
        <w:t xml:space="preserve"> ORA-28046</w:t>
      </w:r>
    </w:p>
    <w:p w14:paraId="1F1E469C" w14:textId="77777777" w:rsidR="008C539B" w:rsidRPr="001058B5" w:rsidRDefault="008D1AB8">
      <w:pPr>
        <w:spacing w:line="217" w:lineRule="exact"/>
        <w:ind w:left="580"/>
        <w:rPr>
          <w:rFonts w:ascii="Arial" w:hAnsi="Arial" w:cs="Arial"/>
          <w:sz w:val="18"/>
        </w:rPr>
      </w:pPr>
      <w:hyperlink w:anchor="_bookmark110" w:history="1">
        <w:r w:rsidR="00C12992" w:rsidRPr="001058B5">
          <w:rPr>
            <w:rFonts w:ascii="Arial" w:hAnsi="Arial" w:cs="Arial"/>
            <w:sz w:val="18"/>
          </w:rPr>
          <w:t>ORA-28046 error, 2-9</w:t>
        </w:r>
      </w:hyperlink>
    </w:p>
    <w:p w14:paraId="6787A13E" w14:textId="77777777" w:rsidR="008C539B" w:rsidRPr="001058B5" w:rsidRDefault="008D1AB8">
      <w:pPr>
        <w:spacing w:line="220" w:lineRule="exact"/>
        <w:ind w:left="340"/>
        <w:rPr>
          <w:rFonts w:ascii="Arial" w:hAnsi="Arial" w:cs="Arial"/>
          <w:sz w:val="18"/>
        </w:rPr>
      </w:pPr>
      <w:hyperlink w:anchor="_bookmark1927" w:history="1">
        <w:r w:rsidR="00C12992" w:rsidRPr="001058B5">
          <w:rPr>
            <w:rFonts w:ascii="Arial" w:hAnsi="Arial" w:cs="Arial"/>
            <w:sz w:val="18"/>
          </w:rPr>
          <w:t>ORA-28133,   9-40</w:t>
        </w:r>
      </w:hyperlink>
    </w:p>
    <w:p w14:paraId="5941A7CE" w14:textId="77777777" w:rsidR="008C539B" w:rsidRPr="001058B5" w:rsidRDefault="008D1AB8">
      <w:pPr>
        <w:spacing w:line="220" w:lineRule="exact"/>
        <w:ind w:left="340"/>
        <w:rPr>
          <w:rFonts w:ascii="Arial" w:hAnsi="Arial" w:cs="Arial"/>
          <w:sz w:val="18"/>
        </w:rPr>
      </w:pPr>
      <w:hyperlink w:anchor="_bookmark1930" w:history="1">
        <w:r w:rsidR="00C12992" w:rsidRPr="001058B5">
          <w:rPr>
            <w:rFonts w:ascii="Arial" w:hAnsi="Arial" w:cs="Arial"/>
            <w:sz w:val="18"/>
          </w:rPr>
          <w:t>ORA-28144,   9-42</w:t>
        </w:r>
      </w:hyperlink>
    </w:p>
    <w:p w14:paraId="46CF7356" w14:textId="77777777" w:rsidR="008C539B" w:rsidRPr="001058B5" w:rsidRDefault="00C12992">
      <w:pPr>
        <w:spacing w:line="220" w:lineRule="exact"/>
        <w:ind w:left="100"/>
        <w:rPr>
          <w:rFonts w:ascii="Arial" w:hAnsi="Arial" w:cs="Arial"/>
          <w:sz w:val="18"/>
        </w:rPr>
      </w:pPr>
      <w:r w:rsidRPr="001058B5">
        <w:rPr>
          <w:rFonts w:ascii="Arial" w:hAnsi="Arial" w:cs="Arial"/>
          <w:sz w:val="18"/>
        </w:rPr>
        <w:t>examples</w:t>
      </w:r>
    </w:p>
    <w:p w14:paraId="1F887A7E"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 lists</w:t>
      </w:r>
    </w:p>
    <w:p w14:paraId="51CFFBDB" w14:textId="77777777" w:rsidR="008C539B" w:rsidRPr="001058B5" w:rsidRDefault="008D1AB8">
      <w:pPr>
        <w:spacing w:before="1" w:line="235" w:lineRule="auto"/>
        <w:ind w:left="580" w:right="620"/>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2FDD05C" w14:textId="77777777" w:rsidR="008C539B" w:rsidRPr="001058B5" w:rsidRDefault="008D1AB8">
      <w:pPr>
        <w:spacing w:line="237" w:lineRule="auto"/>
        <w:ind w:left="340" w:right="2025"/>
        <w:rPr>
          <w:rFonts w:ascii="Arial" w:hAnsi="Arial" w:cs="Arial"/>
          <w:sz w:val="18"/>
        </w:rPr>
      </w:pPr>
      <w:hyperlink w:anchor="_bookmark232" w:history="1">
        <w:r w:rsidR="00C12992" w:rsidRPr="001058B5">
          <w:rPr>
            <w:rFonts w:ascii="Arial" w:hAnsi="Arial" w:cs="Arial"/>
            <w:sz w:val="18"/>
          </w:rPr>
          <w:t>account locking,  3-7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audit trail, purging,</w:t>
        </w:r>
        <w:r w:rsidR="00C12992" w:rsidRPr="001058B5">
          <w:rPr>
            <w:rFonts w:ascii="Arial" w:hAnsi="Arial" w:cs="Arial"/>
            <w:spacing w:val="36"/>
            <w:sz w:val="18"/>
          </w:rPr>
          <w:t xml:space="preserve"> </w:t>
        </w:r>
        <w:r w:rsidR="00C12992" w:rsidRPr="001058B5">
          <w:rPr>
            <w:rFonts w:ascii="Arial" w:hAnsi="Arial" w:cs="Arial"/>
            <w:sz w:val="18"/>
          </w:rPr>
          <w:t>9-79</w:t>
        </w:r>
      </w:hyperlink>
    </w:p>
    <w:p w14:paraId="4E2F1E0E" w14:textId="77777777" w:rsidR="008C539B" w:rsidRPr="001058B5" w:rsidRDefault="008D1AB8">
      <w:pPr>
        <w:spacing w:line="235" w:lineRule="auto"/>
        <w:ind w:left="700" w:right="620" w:hanging="360"/>
        <w:rPr>
          <w:rFonts w:ascii="Arial" w:hAnsi="Arial" w:cs="Arial"/>
          <w:sz w:val="18"/>
        </w:rPr>
      </w:pPr>
      <w:hyperlink w:anchor="_bookmark1988" w:history="1">
        <w:r w:rsidR="00C12992" w:rsidRPr="001058B5">
          <w:rPr>
            <w:rFonts w:ascii="Arial" w:hAnsi="Arial" w:cs="Arial"/>
            <w:sz w:val="18"/>
          </w:rPr>
          <w:t>audit trigger to record before-and-after values, 9-55</w:t>
        </w:r>
      </w:hyperlink>
    </w:p>
    <w:p w14:paraId="00A0E79D" w14:textId="77777777" w:rsidR="008C539B" w:rsidRPr="001058B5" w:rsidRDefault="00C12992">
      <w:pPr>
        <w:spacing w:line="220" w:lineRule="exact"/>
        <w:ind w:left="340"/>
        <w:rPr>
          <w:rFonts w:ascii="Arial" w:hAnsi="Arial" w:cs="Arial"/>
          <w:sz w:val="18"/>
        </w:rPr>
      </w:pPr>
      <w:r w:rsidRPr="001058B5">
        <w:rPr>
          <w:rFonts w:ascii="Arial" w:hAnsi="Arial" w:cs="Arial"/>
          <w:sz w:val="18"/>
        </w:rPr>
        <w:t>data encryption</w:t>
      </w:r>
    </w:p>
    <w:p w14:paraId="37E2346C" w14:textId="77777777" w:rsidR="008C539B" w:rsidRPr="001058B5" w:rsidRDefault="008D1AB8">
      <w:pPr>
        <w:spacing w:line="235" w:lineRule="auto"/>
        <w:ind w:left="580" w:right="15"/>
        <w:rPr>
          <w:rFonts w:ascii="Arial" w:hAnsi="Arial" w:cs="Arial"/>
          <w:sz w:val="18"/>
        </w:rPr>
      </w:pPr>
      <w:hyperlink w:anchor="_bookmark1597" w:history="1">
        <w:r w:rsidR="00C12992" w:rsidRPr="001058B5">
          <w:rPr>
            <w:rFonts w:ascii="Arial" w:hAnsi="Arial" w:cs="Arial"/>
            <w:sz w:val="18"/>
          </w:rPr>
          <w:t>encrypting and decrypting BLOB data, 8-12</w:t>
        </w:r>
      </w:hyperlink>
      <w:r w:rsidR="00C12992" w:rsidRPr="001058B5">
        <w:rPr>
          <w:rFonts w:ascii="Arial" w:hAnsi="Arial" w:cs="Arial"/>
          <w:sz w:val="18"/>
        </w:rPr>
        <w:t xml:space="preserve"> </w:t>
      </w:r>
      <w:hyperlink w:anchor="_bookmark1595" w:history="1">
        <w:r w:rsidR="00C12992" w:rsidRPr="001058B5">
          <w:rPr>
            <w:rFonts w:ascii="Arial" w:hAnsi="Arial" w:cs="Arial"/>
            <w:sz w:val="18"/>
          </w:rPr>
          <w:t>encrypting and decrypting procedure with AES</w:t>
        </w:r>
      </w:hyperlink>
    </w:p>
    <w:p w14:paraId="7C01EA86" w14:textId="77777777" w:rsidR="008C539B" w:rsidRPr="001058B5" w:rsidRDefault="008D1AB8">
      <w:pPr>
        <w:spacing w:line="220" w:lineRule="exact"/>
        <w:ind w:left="940"/>
        <w:rPr>
          <w:rFonts w:ascii="Arial" w:hAnsi="Arial" w:cs="Arial"/>
          <w:sz w:val="18"/>
        </w:rPr>
      </w:pPr>
      <w:hyperlink w:anchor="_bookmark1595" w:history="1">
        <w:r w:rsidR="00C12992" w:rsidRPr="001058B5">
          <w:rPr>
            <w:rFonts w:ascii="Arial" w:hAnsi="Arial" w:cs="Arial"/>
            <w:sz w:val="18"/>
          </w:rPr>
          <w:t>256-Bit, 8-11</w:t>
        </w:r>
      </w:hyperlink>
    </w:p>
    <w:p w14:paraId="708F136F" w14:textId="77777777" w:rsidR="008C539B" w:rsidRPr="001058B5" w:rsidRDefault="008D1AB8">
      <w:pPr>
        <w:spacing w:before="1" w:line="235" w:lineRule="auto"/>
        <w:ind w:left="700" w:right="130" w:hanging="360"/>
        <w:rPr>
          <w:rFonts w:ascii="Arial" w:hAnsi="Arial" w:cs="Arial"/>
          <w:sz w:val="18"/>
        </w:rPr>
      </w:pPr>
      <w:hyperlink w:anchor="_bookmark798" w:history="1">
        <w:r w:rsidR="00C12992" w:rsidRPr="001058B5">
          <w:rPr>
            <w:rFonts w:ascii="Arial" w:hAnsi="Arial" w:cs="Arial"/>
            <w:sz w:val="18"/>
          </w:rPr>
          <w:t>directory objects, granting EXECUTE privilege on, 4-37</w:t>
        </w:r>
      </w:hyperlink>
    </w:p>
    <w:p w14:paraId="3BE973CC" w14:textId="77777777" w:rsidR="008C539B" w:rsidRPr="001058B5" w:rsidRDefault="008D1AB8">
      <w:pPr>
        <w:spacing w:line="220" w:lineRule="exact"/>
        <w:ind w:left="340"/>
        <w:rPr>
          <w:rFonts w:ascii="Arial" w:hAnsi="Arial" w:cs="Arial"/>
          <w:sz w:val="18"/>
        </w:rPr>
      </w:pPr>
      <w:hyperlink w:anchor="_bookmark1593" w:history="1">
        <w:r w:rsidR="00C12992" w:rsidRPr="001058B5">
          <w:rPr>
            <w:rFonts w:ascii="Arial" w:hAnsi="Arial" w:cs="Arial"/>
            <w:sz w:val="18"/>
          </w:rPr>
          <w:t>encrypting procedure, 8-10</w:t>
        </w:r>
      </w:hyperlink>
    </w:p>
    <w:p w14:paraId="060C374C" w14:textId="77777777" w:rsidR="008C539B" w:rsidRPr="001058B5" w:rsidRDefault="008D1AB8">
      <w:pPr>
        <w:spacing w:line="220" w:lineRule="exact"/>
        <w:ind w:left="340"/>
        <w:rPr>
          <w:rFonts w:ascii="Arial" w:hAnsi="Arial" w:cs="Arial"/>
          <w:sz w:val="18"/>
        </w:rPr>
      </w:pPr>
      <w:hyperlink w:anchor="_bookmark1029" w:history="1">
        <w:r w:rsidR="00C12992" w:rsidRPr="001058B5">
          <w:rPr>
            <w:rFonts w:ascii="Arial" w:hAnsi="Arial" w:cs="Arial"/>
            <w:sz w:val="18"/>
          </w:rPr>
          <w:t>Java code to read passwords, 5-7</w:t>
        </w:r>
      </w:hyperlink>
    </w:p>
    <w:p w14:paraId="1DB21E73" w14:textId="77777777" w:rsidR="008C539B" w:rsidRPr="001058B5" w:rsidRDefault="008D1AB8">
      <w:pPr>
        <w:spacing w:before="2" w:line="235" w:lineRule="auto"/>
        <w:ind w:left="340"/>
        <w:rPr>
          <w:rFonts w:ascii="Arial" w:hAnsi="Arial" w:cs="Arial"/>
          <w:sz w:val="18"/>
        </w:rPr>
      </w:pPr>
      <w:hyperlink w:anchor="_bookmark233" w:history="1">
        <w:r w:rsidR="00C12992" w:rsidRPr="001058B5">
          <w:rPr>
            <w:rFonts w:ascii="Arial" w:hAnsi="Arial" w:cs="Arial"/>
            <w:sz w:val="18"/>
          </w:rPr>
          <w:t>locking an account with CREATE PROFILE, 3-7</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login attempt grace period, 3-10</w:t>
        </w:r>
      </w:hyperlink>
    </w:p>
    <w:p w14:paraId="5546F253" w14:textId="77777777" w:rsidR="008C539B" w:rsidRPr="001058B5" w:rsidRDefault="008D1AB8">
      <w:pPr>
        <w:spacing w:line="237" w:lineRule="auto"/>
        <w:ind w:left="340"/>
        <w:rPr>
          <w:rFonts w:ascii="Arial" w:hAnsi="Arial" w:cs="Arial"/>
          <w:sz w:val="18"/>
        </w:rPr>
      </w:pPr>
      <w:hyperlink w:anchor="_bookmark1284" w:history="1">
        <w:r w:rsidR="00C12992" w:rsidRPr="001058B5">
          <w:rPr>
            <w:rFonts w:ascii="Arial" w:hAnsi="Arial" w:cs="Arial"/>
            <w:sz w:val="18"/>
          </w:rPr>
          <w:t>nondatabase user authentication, 6-28</w:t>
        </w:r>
      </w:hyperlink>
      <w:r w:rsidR="00C12992" w:rsidRPr="001058B5">
        <w:rPr>
          <w:rFonts w:ascii="Arial" w:hAnsi="Arial" w:cs="Arial"/>
          <w:sz w:val="18"/>
        </w:rPr>
        <w:t xml:space="preserve"> </w:t>
      </w:r>
      <w:hyperlink w:anchor="_bookmark518" w:history="1">
        <w:r w:rsidR="00C12992" w:rsidRPr="001058B5">
          <w:rPr>
            <w:rFonts w:ascii="Arial" w:hAnsi="Arial" w:cs="Arial"/>
            <w:sz w:val="18"/>
          </w:rPr>
          <w:t>O7_DICTIONARY_ACCESSIBILITY initialization</w:t>
        </w:r>
      </w:hyperlink>
    </w:p>
    <w:p w14:paraId="1DCB3E1C" w14:textId="77777777" w:rsidR="008C539B" w:rsidRPr="001058B5" w:rsidRDefault="008D1AB8">
      <w:pPr>
        <w:spacing w:line="235" w:lineRule="auto"/>
        <w:ind w:left="340" w:right="1645" w:firstLine="360"/>
        <w:rPr>
          <w:rFonts w:ascii="Arial" w:hAnsi="Arial" w:cs="Arial"/>
          <w:sz w:val="18"/>
        </w:rPr>
      </w:pPr>
      <w:hyperlink w:anchor="_bookmark518" w:history="1">
        <w:r w:rsidR="00C12992" w:rsidRPr="001058B5">
          <w:rPr>
            <w:rFonts w:ascii="Arial" w:hAnsi="Arial" w:cs="Arial"/>
            <w:sz w:val="18"/>
          </w:rPr>
          <w:t>parameter, setting, 4-3</w:t>
        </w:r>
      </w:hyperlink>
      <w:r w:rsidR="00C12992" w:rsidRPr="001058B5">
        <w:rPr>
          <w:rFonts w:ascii="Arial" w:hAnsi="Arial" w:cs="Arial"/>
          <w:sz w:val="18"/>
        </w:rPr>
        <w:t xml:space="preserve"> passwords</w:t>
      </w:r>
    </w:p>
    <w:p w14:paraId="191A777D" w14:textId="77777777" w:rsidR="008C539B" w:rsidRPr="001058B5" w:rsidRDefault="008D1AB8">
      <w:pPr>
        <w:spacing w:line="235" w:lineRule="auto"/>
        <w:ind w:left="580" w:right="1645"/>
        <w:rPr>
          <w:rFonts w:ascii="Arial" w:hAnsi="Arial" w:cs="Arial"/>
          <w:sz w:val="18"/>
        </w:rPr>
      </w:pPr>
      <w:hyperlink w:anchor="_bookmark253"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changing, 2-8</w:t>
        </w:r>
      </w:hyperlink>
    </w:p>
    <w:p w14:paraId="2766BC8B" w14:textId="77777777" w:rsidR="008C539B" w:rsidRPr="001058B5" w:rsidRDefault="00C12992">
      <w:pPr>
        <w:spacing w:before="70" w:line="235" w:lineRule="auto"/>
        <w:ind w:left="340" w:right="2594" w:firstLine="240"/>
        <w:rPr>
          <w:rFonts w:ascii="Arial" w:hAnsi="Arial" w:cs="Arial"/>
          <w:sz w:val="18"/>
        </w:rPr>
      </w:pPr>
      <w:r w:rsidRPr="001058B5">
        <w:rPr>
          <w:rFonts w:ascii="Arial" w:hAnsi="Arial" w:cs="Arial"/>
        </w:rPr>
        <w:br w:type="column"/>
      </w:r>
      <w:hyperlink w:anchor="_bookmark70" w:history="1">
        <w:r w:rsidRPr="001058B5">
          <w:rPr>
            <w:rFonts w:ascii="Arial" w:hAnsi="Arial" w:cs="Arial"/>
            <w:sz w:val="18"/>
          </w:rPr>
          <w:t>creating for user, 2-3</w:t>
        </w:r>
      </w:hyperlink>
      <w:r w:rsidRPr="001058B5">
        <w:rPr>
          <w:rFonts w:ascii="Arial" w:hAnsi="Arial" w:cs="Arial"/>
          <w:sz w:val="18"/>
        </w:rPr>
        <w:t xml:space="preserve"> privileges</w:t>
      </w:r>
    </w:p>
    <w:p w14:paraId="2B5BFAF0" w14:textId="77777777" w:rsidR="008C539B" w:rsidRPr="001058B5" w:rsidRDefault="008D1AB8">
      <w:pPr>
        <w:spacing w:line="237" w:lineRule="auto"/>
        <w:ind w:left="580" w:right="1806"/>
        <w:rPr>
          <w:rFonts w:ascii="Arial" w:hAnsi="Arial" w:cs="Arial"/>
          <w:sz w:val="18"/>
        </w:rPr>
      </w:pPr>
      <w:hyperlink w:anchor="_bookmark803" w:history="1">
        <w:r w:rsidR="00C12992" w:rsidRPr="001058B5">
          <w:rPr>
            <w:rFonts w:ascii="Arial" w:hAnsi="Arial" w:cs="Arial"/>
            <w:sz w:val="18"/>
          </w:rPr>
          <w:t>granting ADMIN OPTION, 4-38</w:t>
        </w:r>
      </w:hyperlink>
      <w:r w:rsidR="00C12992" w:rsidRPr="001058B5">
        <w:rPr>
          <w:rFonts w:ascii="Arial" w:hAnsi="Arial" w:cs="Arial"/>
          <w:sz w:val="18"/>
        </w:rPr>
        <w:t xml:space="preserve"> </w:t>
      </w:r>
      <w:hyperlink w:anchor="_bookmark967" w:history="1">
        <w:r w:rsidR="00C12992" w:rsidRPr="001058B5">
          <w:rPr>
            <w:rFonts w:ascii="Arial" w:hAnsi="Arial" w:cs="Arial"/>
            <w:sz w:val="18"/>
          </w:rPr>
          <w:t>views, 4-72</w:t>
        </w:r>
      </w:hyperlink>
    </w:p>
    <w:p w14:paraId="02B685E2" w14:textId="77777777" w:rsidR="008C539B" w:rsidRPr="001058B5" w:rsidRDefault="008D1AB8">
      <w:pPr>
        <w:spacing w:line="235" w:lineRule="auto"/>
        <w:ind w:left="340" w:right="836"/>
        <w:rPr>
          <w:rFonts w:ascii="Arial" w:hAnsi="Arial" w:cs="Arial"/>
          <w:sz w:val="18"/>
        </w:rPr>
      </w:pPr>
      <w:hyperlink w:anchor="_bookmark772" w:history="1">
        <w:r w:rsidR="00C12992" w:rsidRPr="001058B5">
          <w:rPr>
            <w:rFonts w:ascii="Arial" w:hAnsi="Arial" w:cs="Arial"/>
            <w:sz w:val="18"/>
          </w:rPr>
          <w:t>procedure privileges affecting packages, 4-32</w:t>
        </w:r>
      </w:hyperlink>
      <w:r w:rsidR="00C12992" w:rsidRPr="001058B5">
        <w:rPr>
          <w:rFonts w:ascii="Arial" w:hAnsi="Arial" w:cs="Arial"/>
          <w:sz w:val="18"/>
        </w:rPr>
        <w:t xml:space="preserve"> </w:t>
      </w:r>
      <w:hyperlink w:anchor="_bookmark94" w:history="1">
        <w:r w:rsidR="00C12992" w:rsidRPr="001058B5">
          <w:rPr>
            <w:rFonts w:ascii="Arial" w:hAnsi="Arial" w:cs="Arial"/>
            <w:sz w:val="18"/>
          </w:rPr>
          <w:t>profiles, assigning to user, 2-7</w:t>
        </w:r>
      </w:hyperlink>
    </w:p>
    <w:p w14:paraId="2F3AE786" w14:textId="77777777" w:rsidR="008C539B" w:rsidRPr="001058B5" w:rsidRDefault="00C12992">
      <w:pPr>
        <w:spacing w:line="220" w:lineRule="exact"/>
        <w:ind w:left="340"/>
        <w:rPr>
          <w:rFonts w:ascii="Arial" w:hAnsi="Arial" w:cs="Arial"/>
          <w:sz w:val="18"/>
        </w:rPr>
      </w:pPr>
      <w:r w:rsidRPr="001058B5">
        <w:rPr>
          <w:rFonts w:ascii="Arial" w:hAnsi="Arial" w:cs="Arial"/>
          <w:sz w:val="18"/>
        </w:rPr>
        <w:t>roles</w:t>
      </w:r>
    </w:p>
    <w:p w14:paraId="01D0D0E9" w14:textId="77777777" w:rsidR="008C539B" w:rsidRPr="001058B5" w:rsidRDefault="008D1AB8">
      <w:pPr>
        <w:spacing w:line="235" w:lineRule="auto"/>
        <w:ind w:left="580" w:right="836"/>
        <w:rPr>
          <w:rFonts w:ascii="Arial" w:hAnsi="Arial" w:cs="Arial"/>
          <w:sz w:val="18"/>
        </w:rPr>
      </w:pPr>
      <w:hyperlink w:anchor="_bookmark653" w:history="1">
        <w:r w:rsidR="00C12992" w:rsidRPr="001058B5">
          <w:rPr>
            <w:rFonts w:ascii="Arial" w:hAnsi="Arial" w:cs="Arial"/>
            <w:sz w:val="18"/>
          </w:rPr>
          <w:t>altering for external authorization, 4-17</w:t>
        </w:r>
      </w:hyperlink>
      <w:r w:rsidR="00C12992" w:rsidRPr="001058B5">
        <w:rPr>
          <w:rFonts w:ascii="Arial" w:hAnsi="Arial" w:cs="Arial"/>
          <w:sz w:val="18"/>
        </w:rPr>
        <w:t xml:space="preserve"> </w:t>
      </w:r>
      <w:hyperlink w:anchor="_bookmark664" w:history="1">
        <w:r w:rsidR="00C12992" w:rsidRPr="001058B5">
          <w:rPr>
            <w:rFonts w:ascii="Arial" w:hAnsi="Arial" w:cs="Arial"/>
            <w:sz w:val="18"/>
          </w:rPr>
          <w:t>creating for application authorization, 4-18</w:t>
        </w:r>
      </w:hyperlink>
      <w:r w:rsidR="00C12992" w:rsidRPr="001058B5">
        <w:rPr>
          <w:rFonts w:ascii="Arial" w:hAnsi="Arial" w:cs="Arial"/>
          <w:sz w:val="18"/>
        </w:rPr>
        <w:t xml:space="preserve"> </w:t>
      </w:r>
      <w:hyperlink w:anchor="_bookmark669" w:history="1">
        <w:r w:rsidR="00C12992" w:rsidRPr="001058B5">
          <w:rPr>
            <w:rFonts w:ascii="Arial" w:hAnsi="Arial" w:cs="Arial"/>
            <w:sz w:val="18"/>
          </w:rPr>
          <w:t>creating for external authorization, 4-19</w:t>
        </w:r>
      </w:hyperlink>
      <w:r w:rsidR="00C12992" w:rsidRPr="001058B5">
        <w:rPr>
          <w:rFonts w:ascii="Arial" w:hAnsi="Arial" w:cs="Arial"/>
          <w:sz w:val="18"/>
        </w:rPr>
        <w:t xml:space="preserve"> </w:t>
      </w:r>
      <w:hyperlink w:anchor="_bookmark648" w:history="1">
        <w:r w:rsidR="00C12992" w:rsidRPr="001058B5">
          <w:rPr>
            <w:rFonts w:ascii="Arial" w:hAnsi="Arial" w:cs="Arial"/>
            <w:sz w:val="18"/>
          </w:rPr>
          <w:t>creating for password authorization, 4-17</w:t>
        </w:r>
      </w:hyperlink>
      <w:r w:rsidR="00C12992" w:rsidRPr="001058B5">
        <w:rPr>
          <w:rFonts w:ascii="Arial" w:hAnsi="Arial" w:cs="Arial"/>
          <w:sz w:val="18"/>
        </w:rPr>
        <w:t xml:space="preserve"> </w:t>
      </w:r>
      <w:hyperlink w:anchor="_bookmark872" w:history="1">
        <w:r w:rsidR="00C12992" w:rsidRPr="001058B5">
          <w:rPr>
            <w:rFonts w:ascii="Arial" w:hAnsi="Arial" w:cs="Arial"/>
            <w:sz w:val="18"/>
          </w:rPr>
          <w:t>default, setting, 4-48</w:t>
        </w:r>
      </w:hyperlink>
    </w:p>
    <w:p w14:paraId="42EB1ADD" w14:textId="77777777" w:rsidR="008C539B" w:rsidRPr="001058B5" w:rsidRDefault="008D1AB8">
      <w:pPr>
        <w:spacing w:before="4" w:line="235" w:lineRule="auto"/>
        <w:ind w:left="940" w:right="836" w:hanging="360"/>
        <w:rPr>
          <w:rFonts w:ascii="Arial" w:hAnsi="Arial" w:cs="Arial"/>
          <w:sz w:val="18"/>
        </w:rPr>
      </w:pPr>
      <w:hyperlink w:anchor="_bookmark660" w:history="1">
        <w:r w:rsidR="00C12992" w:rsidRPr="001058B5">
          <w:rPr>
            <w:rFonts w:ascii="Arial" w:hAnsi="Arial" w:cs="Arial"/>
            <w:sz w:val="18"/>
          </w:rPr>
          <w:t>using SET ROLE for password-authenticated roles, 4-18</w:t>
        </w:r>
      </w:hyperlink>
    </w:p>
    <w:p w14:paraId="50726E2C" w14:textId="77777777" w:rsidR="008C539B" w:rsidRPr="001058B5" w:rsidRDefault="008D1AB8">
      <w:pPr>
        <w:spacing w:line="220" w:lineRule="exact"/>
        <w:ind w:left="580"/>
        <w:rPr>
          <w:rFonts w:ascii="Arial" w:hAnsi="Arial" w:cs="Arial"/>
          <w:sz w:val="18"/>
        </w:rPr>
      </w:pPr>
      <w:hyperlink w:anchor="_bookmark967" w:history="1">
        <w:r w:rsidR="00C12992" w:rsidRPr="001058B5">
          <w:rPr>
            <w:rFonts w:ascii="Arial" w:hAnsi="Arial" w:cs="Arial"/>
            <w:sz w:val="18"/>
          </w:rPr>
          <w:t>views, 4-72</w:t>
        </w:r>
      </w:hyperlink>
    </w:p>
    <w:p w14:paraId="50F96F51" w14:textId="77777777" w:rsidR="008C539B" w:rsidRPr="001058B5" w:rsidRDefault="008D1AB8">
      <w:pPr>
        <w:spacing w:before="2" w:line="235" w:lineRule="auto"/>
        <w:ind w:left="340" w:right="1806"/>
        <w:rPr>
          <w:rFonts w:ascii="Arial" w:hAnsi="Arial" w:cs="Arial"/>
          <w:sz w:val="18"/>
        </w:rPr>
      </w:pPr>
      <w:hyperlink w:anchor="_bookmark306" w:history="1">
        <w:r w:rsidR="00C12992" w:rsidRPr="001058B5">
          <w:rPr>
            <w:rFonts w:ascii="Arial" w:hAnsi="Arial" w:cs="Arial"/>
            <w:sz w:val="18"/>
          </w:rPr>
          <w:t>secure external password store, 3-17</w:t>
        </w:r>
      </w:hyperlink>
      <w:r w:rsidR="00C12992" w:rsidRPr="001058B5">
        <w:rPr>
          <w:rFonts w:ascii="Arial" w:hAnsi="Arial" w:cs="Arial"/>
          <w:sz w:val="18"/>
        </w:rPr>
        <w:t xml:space="preserve"> session ID of user</w:t>
      </w:r>
    </w:p>
    <w:p w14:paraId="0C304E65" w14:textId="77777777" w:rsidR="008C539B" w:rsidRPr="001058B5" w:rsidRDefault="008D1AB8">
      <w:pPr>
        <w:spacing w:line="220" w:lineRule="exact"/>
        <w:ind w:left="580"/>
        <w:rPr>
          <w:rFonts w:ascii="Arial" w:hAnsi="Arial" w:cs="Arial"/>
          <w:sz w:val="18"/>
        </w:rPr>
      </w:pPr>
      <w:hyperlink w:anchor="_bookmark155" w:history="1">
        <w:r w:rsidR="00C12992" w:rsidRPr="001058B5">
          <w:rPr>
            <w:rFonts w:ascii="Arial" w:hAnsi="Arial" w:cs="Arial"/>
            <w:sz w:val="18"/>
          </w:rPr>
          <w:t>finding,   2-14</w:t>
        </w:r>
      </w:hyperlink>
    </w:p>
    <w:p w14:paraId="343C359C" w14:textId="77777777" w:rsidR="008C539B" w:rsidRPr="001058B5" w:rsidRDefault="008D1AB8">
      <w:pPr>
        <w:spacing w:line="220" w:lineRule="exact"/>
        <w:ind w:left="580"/>
        <w:rPr>
          <w:rFonts w:ascii="Arial" w:hAnsi="Arial" w:cs="Arial"/>
          <w:sz w:val="18"/>
        </w:rPr>
      </w:pPr>
      <w:hyperlink w:anchor="_bookmark157" w:history="1">
        <w:r w:rsidR="00C12992" w:rsidRPr="001058B5">
          <w:rPr>
            <w:rFonts w:ascii="Arial" w:hAnsi="Arial" w:cs="Arial"/>
            <w:sz w:val="18"/>
          </w:rPr>
          <w:t>terminating, 2-14</w:t>
        </w:r>
      </w:hyperlink>
    </w:p>
    <w:p w14:paraId="04E16F00" w14:textId="77777777" w:rsidR="008C539B" w:rsidRPr="001058B5" w:rsidRDefault="008D1AB8">
      <w:pPr>
        <w:spacing w:line="237" w:lineRule="auto"/>
        <w:ind w:left="340" w:right="836"/>
        <w:rPr>
          <w:rFonts w:ascii="Arial" w:hAnsi="Arial" w:cs="Arial"/>
          <w:sz w:val="18"/>
        </w:rPr>
      </w:pPr>
      <w:hyperlink w:anchor="_bookmark796" w:history="1">
        <w:r w:rsidR="00C12992" w:rsidRPr="001058B5">
          <w:rPr>
            <w:rFonts w:ascii="Arial" w:hAnsi="Arial" w:cs="Arial"/>
            <w:sz w:val="18"/>
          </w:rPr>
          <w:t>system privilege and role, granting, 4-37</w:t>
        </w:r>
      </w:hyperlink>
      <w:r w:rsidR="00C12992" w:rsidRPr="001058B5">
        <w:rPr>
          <w:rFonts w:ascii="Arial" w:hAnsi="Arial" w:cs="Arial"/>
          <w:sz w:val="18"/>
        </w:rPr>
        <w:t xml:space="preserve"> tablespaces</w:t>
      </w:r>
    </w:p>
    <w:p w14:paraId="576C17DC" w14:textId="77777777" w:rsidR="008C539B" w:rsidRPr="001058B5" w:rsidRDefault="008D1AB8">
      <w:pPr>
        <w:spacing w:line="235" w:lineRule="auto"/>
        <w:ind w:left="580" w:right="2242"/>
        <w:rPr>
          <w:rFonts w:ascii="Arial" w:hAnsi="Arial" w:cs="Arial"/>
          <w:sz w:val="18"/>
        </w:rPr>
      </w:pPr>
      <w:hyperlink w:anchor="_bookmark74" w:history="1">
        <w:r w:rsidR="00C12992" w:rsidRPr="001058B5">
          <w:rPr>
            <w:rFonts w:ascii="Arial" w:hAnsi="Arial" w:cs="Arial"/>
            <w:sz w:val="18"/>
          </w:rPr>
          <w:t>assigning default to user, 2-4</w:t>
        </w:r>
      </w:hyperlink>
      <w:r w:rsidR="00C12992" w:rsidRPr="001058B5">
        <w:rPr>
          <w:rFonts w:ascii="Arial" w:hAnsi="Arial" w:cs="Arial"/>
          <w:sz w:val="18"/>
        </w:rPr>
        <w:t xml:space="preserve"> </w:t>
      </w:r>
      <w:hyperlink w:anchor="_bookmark78" w:history="1">
        <w:r w:rsidR="00C12992" w:rsidRPr="001058B5">
          <w:rPr>
            <w:rFonts w:ascii="Arial" w:hAnsi="Arial" w:cs="Arial"/>
            <w:sz w:val="18"/>
          </w:rPr>
          <w:t>quota, assigning to user, 2-5</w:t>
        </w:r>
      </w:hyperlink>
      <w:r w:rsidR="00C12992" w:rsidRPr="001058B5">
        <w:rPr>
          <w:rFonts w:ascii="Arial" w:hAnsi="Arial" w:cs="Arial"/>
          <w:sz w:val="18"/>
        </w:rPr>
        <w:t xml:space="preserve"> </w:t>
      </w:r>
      <w:hyperlink w:anchor="_bookmark90" w:history="1">
        <w:r w:rsidR="00C12992" w:rsidRPr="001058B5">
          <w:rPr>
            <w:rFonts w:ascii="Arial" w:hAnsi="Arial" w:cs="Arial"/>
            <w:sz w:val="18"/>
          </w:rPr>
          <w:t>temporary, 2-6</w:t>
        </w:r>
      </w:hyperlink>
    </w:p>
    <w:p w14:paraId="68DC29FD" w14:textId="77777777" w:rsidR="008C539B" w:rsidRPr="001058B5" w:rsidRDefault="008D1AB8">
      <w:pPr>
        <w:spacing w:before="1" w:line="235" w:lineRule="auto"/>
        <w:ind w:left="340" w:right="3279"/>
        <w:rPr>
          <w:rFonts w:ascii="Arial" w:hAnsi="Arial" w:cs="Arial"/>
          <w:sz w:val="18"/>
        </w:rPr>
      </w:pPr>
      <w:hyperlink w:anchor="_bookmark786" w:history="1">
        <w:r w:rsidR="00C12992" w:rsidRPr="001058B5">
          <w:rPr>
            <w:rFonts w:ascii="Arial" w:hAnsi="Arial" w:cs="Arial"/>
            <w:sz w:val="18"/>
          </w:rPr>
          <w:t>type creation, 4-34</w:t>
        </w:r>
      </w:hyperlink>
      <w:r w:rsidR="00C12992" w:rsidRPr="001058B5">
        <w:rPr>
          <w:rFonts w:ascii="Arial" w:hAnsi="Arial" w:cs="Arial"/>
          <w:sz w:val="18"/>
        </w:rPr>
        <w:t xml:space="preserve"> users</w:t>
      </w:r>
    </w:p>
    <w:p w14:paraId="6143AB4C" w14:textId="77777777" w:rsidR="008C539B" w:rsidRPr="001058B5" w:rsidRDefault="008D1AB8">
      <w:pPr>
        <w:spacing w:line="220" w:lineRule="exact"/>
        <w:ind w:left="580"/>
        <w:rPr>
          <w:rFonts w:ascii="Arial" w:hAnsi="Arial" w:cs="Arial"/>
          <w:sz w:val="18"/>
        </w:rPr>
      </w:pPr>
      <w:hyperlink w:anchor="_bookmark62" w:history="1">
        <w:r w:rsidR="00C12992" w:rsidRPr="001058B5">
          <w:rPr>
            <w:rFonts w:ascii="Arial" w:hAnsi="Arial" w:cs="Arial"/>
            <w:sz w:val="18"/>
          </w:rPr>
          <w:t>account creation, 2-2</w:t>
        </w:r>
      </w:hyperlink>
    </w:p>
    <w:p w14:paraId="7C0F5B05" w14:textId="77777777" w:rsidR="008C539B" w:rsidRPr="001058B5" w:rsidRDefault="008D1AB8">
      <w:pPr>
        <w:spacing w:before="1" w:line="235" w:lineRule="auto"/>
        <w:ind w:left="580" w:right="836"/>
        <w:rPr>
          <w:rFonts w:ascii="Arial" w:hAnsi="Arial" w:cs="Arial"/>
          <w:sz w:val="18"/>
        </w:rPr>
      </w:pPr>
      <w:hyperlink w:anchor="_bookmark806" w:history="1">
        <w:r w:rsidR="00C12992" w:rsidRPr="001058B5">
          <w:rPr>
            <w:rFonts w:ascii="Arial" w:hAnsi="Arial" w:cs="Arial"/>
            <w:sz w:val="18"/>
          </w:rPr>
          <w:t>creating with GRANT statement, 4-38</w:t>
        </w:r>
      </w:hyperlink>
      <w:r w:rsidR="00C12992" w:rsidRPr="001058B5">
        <w:rPr>
          <w:rFonts w:ascii="Arial" w:hAnsi="Arial" w:cs="Arial"/>
          <w:sz w:val="18"/>
        </w:rPr>
        <w:t xml:space="preserve"> </w:t>
      </w:r>
      <w:hyperlink w:anchor="_bookmark162" w:history="1">
        <w:r w:rsidR="00C12992" w:rsidRPr="001058B5">
          <w:rPr>
            <w:rFonts w:ascii="Arial" w:hAnsi="Arial" w:cs="Arial"/>
            <w:sz w:val="18"/>
          </w:rPr>
          <w:t>dropping, 2-15</w:t>
        </w:r>
      </w:hyperlink>
    </w:p>
    <w:p w14:paraId="7423DBE7" w14:textId="77777777" w:rsidR="008C539B" w:rsidRPr="001058B5" w:rsidRDefault="008D1AB8">
      <w:pPr>
        <w:spacing w:before="2" w:line="235" w:lineRule="auto"/>
        <w:ind w:left="580" w:right="836"/>
        <w:rPr>
          <w:rFonts w:ascii="Arial" w:hAnsi="Arial" w:cs="Arial"/>
          <w:sz w:val="18"/>
        </w:rPr>
      </w:pPr>
      <w:hyperlink w:anchor="_bookmark432" w:history="1">
        <w:r w:rsidR="00C12992" w:rsidRPr="001058B5">
          <w:rPr>
            <w:rFonts w:ascii="Arial" w:hAnsi="Arial" w:cs="Arial"/>
            <w:sz w:val="18"/>
          </w:rPr>
          <w:t>middle-tier server proxying a client, 3-39</w:t>
        </w:r>
      </w:hyperlink>
      <w:r w:rsidR="00C12992" w:rsidRPr="001058B5">
        <w:rPr>
          <w:rFonts w:ascii="Arial" w:hAnsi="Arial" w:cs="Arial"/>
          <w:sz w:val="18"/>
        </w:rPr>
        <w:t xml:space="preserve"> </w:t>
      </w:r>
      <w:hyperlink w:anchor="_bookmark67" w:history="1">
        <w:r w:rsidR="00C12992" w:rsidRPr="001058B5">
          <w:rPr>
            <w:rFonts w:ascii="Arial" w:hAnsi="Arial" w:cs="Arial"/>
            <w:sz w:val="18"/>
          </w:rPr>
          <w:t>naming, 2-3</w:t>
        </w:r>
      </w:hyperlink>
    </w:p>
    <w:p w14:paraId="1EB82E52" w14:textId="77777777" w:rsidR="008C539B" w:rsidRPr="001058B5" w:rsidRDefault="008D1AB8">
      <w:pPr>
        <w:spacing w:line="237" w:lineRule="auto"/>
        <w:ind w:left="580" w:right="1806"/>
        <w:rPr>
          <w:rFonts w:ascii="Arial" w:hAnsi="Arial" w:cs="Arial"/>
          <w:sz w:val="18"/>
        </w:rPr>
      </w:pPr>
      <w:hyperlink w:anchor="_bookmark811" w:history="1">
        <w:r w:rsidR="00C12992" w:rsidRPr="001058B5">
          <w:rPr>
            <w:rFonts w:ascii="Arial" w:hAnsi="Arial" w:cs="Arial"/>
            <w:sz w:val="18"/>
          </w:rPr>
          <w:t>object privileges granted to, 4-39</w:t>
        </w:r>
      </w:hyperlink>
      <w:r w:rsidR="00C12992" w:rsidRPr="001058B5">
        <w:rPr>
          <w:rFonts w:ascii="Arial" w:hAnsi="Arial" w:cs="Arial"/>
          <w:sz w:val="18"/>
        </w:rPr>
        <w:t xml:space="preserve"> </w:t>
      </w:r>
      <w:hyperlink w:anchor="_bookmark432" w:history="1">
        <w:r w:rsidR="00C12992" w:rsidRPr="001058B5">
          <w:rPr>
            <w:rFonts w:ascii="Arial" w:hAnsi="Arial" w:cs="Arial"/>
            <w:sz w:val="18"/>
          </w:rPr>
          <w:t>proxy user, connecting as, 3-39</w:t>
        </w:r>
      </w:hyperlink>
    </w:p>
    <w:p w14:paraId="1AD5CDF1" w14:textId="77777777" w:rsidR="008C539B" w:rsidRPr="001058B5" w:rsidRDefault="008D1AB8">
      <w:pPr>
        <w:spacing w:line="235" w:lineRule="auto"/>
        <w:ind w:left="100" w:right="3523" w:firstLine="240"/>
        <w:rPr>
          <w:rFonts w:ascii="Arial" w:hAnsi="Arial" w:cs="Arial"/>
          <w:sz w:val="18"/>
        </w:rPr>
      </w:pPr>
      <w:hyperlink w:anchor="_bookmark1466" w:history="1">
        <w:r w:rsidR="00C12992" w:rsidRPr="001058B5">
          <w:rPr>
            <w:rFonts w:ascii="Arial" w:hAnsi="Arial" w:cs="Arial"/>
            <w:i/>
            <w:sz w:val="18"/>
          </w:rPr>
          <w:t xml:space="preserve">See also </w:t>
        </w:r>
      </w:hyperlink>
      <w:r w:rsidR="00C12992" w:rsidRPr="001058B5">
        <w:rPr>
          <w:rFonts w:ascii="Arial" w:hAnsi="Arial" w:cs="Arial"/>
          <w:sz w:val="18"/>
        </w:rPr>
        <w:t>tutorials exceptions</w:t>
      </w:r>
    </w:p>
    <w:p w14:paraId="174A5B56" w14:textId="77777777" w:rsidR="008C539B" w:rsidRPr="001058B5" w:rsidRDefault="008D1AB8">
      <w:pPr>
        <w:spacing w:before="1" w:line="235" w:lineRule="auto"/>
        <w:ind w:left="700" w:right="836" w:hanging="360"/>
        <w:rPr>
          <w:rFonts w:ascii="Arial" w:hAnsi="Arial" w:cs="Arial"/>
          <w:sz w:val="18"/>
        </w:rPr>
      </w:pPr>
      <w:hyperlink w:anchor="_bookmark1214" w:history="1">
        <w:r w:rsidR="00C12992" w:rsidRPr="001058B5">
          <w:rPr>
            <w:rFonts w:ascii="Arial" w:hAnsi="Arial" w:cs="Arial"/>
            <w:sz w:val="18"/>
          </w:rPr>
          <w:t>WHEN NO DATA FOUND, used in application context package, 6-15</w:t>
        </w:r>
      </w:hyperlink>
    </w:p>
    <w:p w14:paraId="1A9EC258" w14:textId="77777777" w:rsidR="008C539B" w:rsidRPr="001058B5" w:rsidRDefault="00C12992">
      <w:pPr>
        <w:spacing w:line="237" w:lineRule="auto"/>
        <w:ind w:left="580" w:right="1190" w:hanging="240"/>
        <w:rPr>
          <w:rFonts w:ascii="Arial" w:hAnsi="Arial" w:cs="Arial"/>
          <w:sz w:val="18"/>
        </w:rPr>
      </w:pPr>
      <w:r w:rsidRPr="001058B5">
        <w:rPr>
          <w:rFonts w:ascii="Arial" w:hAnsi="Arial" w:cs="Arial"/>
          <w:sz w:val="18"/>
        </w:rPr>
        <w:t xml:space="preserve">WHEN OTHERS, used in triggers </w:t>
      </w:r>
      <w:hyperlink w:anchor="_bookmark1202" w:history="1">
        <w:r w:rsidRPr="001058B5">
          <w:rPr>
            <w:rFonts w:ascii="Arial" w:hAnsi="Arial" w:cs="Arial"/>
            <w:sz w:val="18"/>
          </w:rPr>
          <w:t>development environment (debugging)</w:t>
        </w:r>
      </w:hyperlink>
    </w:p>
    <w:p w14:paraId="5792641D" w14:textId="77777777" w:rsidR="008C539B" w:rsidRPr="001058B5" w:rsidRDefault="008D1AB8">
      <w:pPr>
        <w:spacing w:line="217" w:lineRule="exact"/>
        <w:ind w:left="940"/>
        <w:rPr>
          <w:rFonts w:ascii="Arial" w:hAnsi="Arial" w:cs="Arial"/>
          <w:sz w:val="18"/>
        </w:rPr>
      </w:pPr>
      <w:hyperlink w:anchor="_bookmark1202" w:history="1">
        <w:r w:rsidR="00C12992" w:rsidRPr="001058B5">
          <w:rPr>
            <w:rFonts w:ascii="Arial" w:hAnsi="Arial" w:cs="Arial"/>
            <w:sz w:val="18"/>
          </w:rPr>
          <w:t>example, 6-12</w:t>
        </w:r>
      </w:hyperlink>
    </w:p>
    <w:p w14:paraId="26178494" w14:textId="77777777" w:rsidR="008C539B" w:rsidRPr="001058B5" w:rsidRDefault="008D1AB8">
      <w:pPr>
        <w:spacing w:line="237" w:lineRule="auto"/>
        <w:ind w:left="100" w:right="836" w:firstLine="480"/>
        <w:rPr>
          <w:rFonts w:ascii="Arial" w:hAnsi="Arial" w:cs="Arial"/>
          <w:sz w:val="18"/>
        </w:rPr>
      </w:pPr>
      <w:hyperlink w:anchor="_bookmark1198" w:history="1">
        <w:r w:rsidR="00C12992" w:rsidRPr="001058B5">
          <w:rPr>
            <w:rFonts w:ascii="Arial" w:hAnsi="Arial" w:cs="Arial"/>
            <w:sz w:val="18"/>
          </w:rPr>
          <w:t>production environment example, 6-11</w:t>
        </w:r>
      </w:hyperlink>
      <w:r w:rsidR="00C12992" w:rsidRPr="001058B5">
        <w:rPr>
          <w:rFonts w:ascii="Arial" w:hAnsi="Arial" w:cs="Arial"/>
          <w:sz w:val="18"/>
        </w:rPr>
        <w:t xml:space="preserve"> exclusive mode</w:t>
      </w:r>
    </w:p>
    <w:p w14:paraId="6F45E5A6" w14:textId="77777777" w:rsidR="008C539B" w:rsidRPr="001058B5" w:rsidRDefault="008D1AB8">
      <w:pPr>
        <w:spacing w:line="235" w:lineRule="auto"/>
        <w:ind w:left="700" w:right="1806" w:hanging="360"/>
        <w:rPr>
          <w:rFonts w:ascii="Arial" w:hAnsi="Arial" w:cs="Arial"/>
          <w:sz w:val="18"/>
        </w:rPr>
      </w:pPr>
      <w:hyperlink w:anchor="_bookmark295" w:history="1">
        <w:r w:rsidR="00C12992" w:rsidRPr="001058B5">
          <w:rPr>
            <w:rFonts w:ascii="Arial" w:hAnsi="Arial" w:cs="Arial"/>
            <w:sz w:val="18"/>
          </w:rPr>
          <w:t>SHA-1 password hashing algorithm, enabling, 3-16</w:t>
        </w:r>
      </w:hyperlink>
    </w:p>
    <w:p w14:paraId="678800DF" w14:textId="77777777" w:rsidR="008C539B" w:rsidRPr="001058B5" w:rsidRDefault="00C12992">
      <w:pPr>
        <w:spacing w:line="235" w:lineRule="auto"/>
        <w:ind w:left="340" w:right="1806" w:hanging="240"/>
        <w:rPr>
          <w:rFonts w:ascii="Arial" w:hAnsi="Arial" w:cs="Arial"/>
          <w:sz w:val="18"/>
        </w:rPr>
      </w:pPr>
      <w:r w:rsidRPr="001058B5">
        <w:rPr>
          <w:rFonts w:ascii="Arial" w:hAnsi="Arial" w:cs="Arial"/>
          <w:sz w:val="18"/>
        </w:rPr>
        <w:t xml:space="preserve">EXECUTE ANY LIBRARY statement </w:t>
      </w:r>
      <w:hyperlink w:anchor="_bookmark2142" w:history="1">
        <w:r w:rsidRPr="001058B5">
          <w:rPr>
            <w:rFonts w:ascii="Arial" w:hAnsi="Arial" w:cs="Arial"/>
            <w:sz w:val="18"/>
          </w:rPr>
          <w:t>security guidelines, 10-3</w:t>
        </w:r>
      </w:hyperlink>
    </w:p>
    <w:p w14:paraId="679656AE" w14:textId="77777777" w:rsidR="008C539B" w:rsidRPr="001058B5" w:rsidRDefault="00C12992">
      <w:pPr>
        <w:spacing w:line="220" w:lineRule="exact"/>
        <w:ind w:left="100"/>
        <w:rPr>
          <w:rFonts w:ascii="Arial" w:hAnsi="Arial" w:cs="Arial"/>
          <w:sz w:val="18"/>
        </w:rPr>
      </w:pPr>
      <w:r w:rsidRPr="001058B5">
        <w:rPr>
          <w:rFonts w:ascii="Arial" w:hAnsi="Arial" w:cs="Arial"/>
          <w:sz w:val="18"/>
        </w:rPr>
        <w:t>EXECUTE privilege</w:t>
      </w:r>
    </w:p>
    <w:p w14:paraId="0D885217" w14:textId="77777777" w:rsidR="008C539B" w:rsidRPr="001058B5" w:rsidRDefault="008D1AB8">
      <w:pPr>
        <w:spacing w:before="2" w:line="235" w:lineRule="auto"/>
        <w:ind w:left="100" w:right="1806" w:firstLine="240"/>
        <w:rPr>
          <w:rFonts w:ascii="Arial" w:hAnsi="Arial" w:cs="Arial"/>
          <w:sz w:val="18"/>
        </w:rPr>
      </w:pPr>
      <w:hyperlink w:anchor="_bookmark1089" w:history="1">
        <w:r w:rsidR="00C12992" w:rsidRPr="001058B5">
          <w:rPr>
            <w:rFonts w:ascii="Arial" w:hAnsi="Arial" w:cs="Arial"/>
            <w:sz w:val="18"/>
          </w:rPr>
          <w:t>SQL statements permitted, 5-17</w:t>
        </w:r>
      </w:hyperlink>
      <w:r w:rsidR="00C12992" w:rsidRPr="001058B5">
        <w:rPr>
          <w:rFonts w:ascii="Arial" w:hAnsi="Arial" w:cs="Arial"/>
          <w:sz w:val="18"/>
        </w:rPr>
        <w:t xml:space="preserve"> EXECUTE_CATALOG_ROLE role</w:t>
      </w:r>
    </w:p>
    <w:p w14:paraId="41C20004" w14:textId="77777777" w:rsidR="008C539B" w:rsidRPr="001058B5" w:rsidRDefault="008D1AB8">
      <w:pPr>
        <w:spacing w:line="220" w:lineRule="exact"/>
        <w:ind w:left="340"/>
        <w:rPr>
          <w:rFonts w:ascii="Arial" w:hAnsi="Arial" w:cs="Arial"/>
          <w:sz w:val="18"/>
        </w:rPr>
      </w:pPr>
      <w:hyperlink w:anchor="_bookmark602" w:history="1">
        <w:r w:rsidR="00C12992" w:rsidRPr="001058B5">
          <w:rPr>
            <w:rFonts w:ascii="Arial" w:hAnsi="Arial" w:cs="Arial"/>
            <w:sz w:val="18"/>
          </w:rPr>
          <w:t>about, 4-12</w:t>
        </w:r>
      </w:hyperlink>
    </w:p>
    <w:p w14:paraId="4A87741E" w14:textId="77777777" w:rsidR="008C539B" w:rsidRPr="001058B5" w:rsidRDefault="008D1AB8">
      <w:pPr>
        <w:spacing w:before="2" w:line="235" w:lineRule="auto"/>
        <w:ind w:left="100" w:right="836" w:firstLine="240"/>
        <w:rPr>
          <w:rFonts w:ascii="Arial" w:hAnsi="Arial" w:cs="Arial"/>
          <w:sz w:val="18"/>
        </w:rPr>
      </w:pPr>
      <w:hyperlink w:anchor="_bookmark526"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1441" w:history="1">
        <w:r w:rsidR="00C12992" w:rsidRPr="001058B5">
          <w:rPr>
            <w:rFonts w:ascii="Arial" w:hAnsi="Arial" w:cs="Arial"/>
            <w:sz w:val="18"/>
          </w:rPr>
          <w:t>execution time for statements, measuring, 7-15</w:t>
        </w:r>
      </w:hyperlink>
      <w:r w:rsidR="00C12992" w:rsidRPr="001058B5">
        <w:rPr>
          <w:rFonts w:ascii="Arial" w:hAnsi="Arial" w:cs="Arial"/>
          <w:sz w:val="18"/>
        </w:rPr>
        <w:t xml:space="preserve"> EXEMPT ACCESS POLICY privilege</w:t>
      </w:r>
    </w:p>
    <w:p w14:paraId="497E747F" w14:textId="77777777" w:rsidR="008C539B" w:rsidRPr="001058B5" w:rsidRDefault="008D1AB8">
      <w:pPr>
        <w:spacing w:before="2" w:line="235" w:lineRule="auto"/>
        <w:ind w:left="700" w:right="836" w:hanging="360"/>
        <w:rPr>
          <w:rFonts w:ascii="Arial" w:hAnsi="Arial" w:cs="Arial"/>
          <w:sz w:val="18"/>
        </w:rPr>
      </w:pPr>
      <w:hyperlink w:anchor="_bookmark1526" w:history="1">
        <w:r w:rsidR="00C12992" w:rsidRPr="001058B5">
          <w:rPr>
            <w:rFonts w:ascii="Arial" w:hAnsi="Arial" w:cs="Arial"/>
            <w:sz w:val="18"/>
          </w:rPr>
          <w:t>Oracle Virtual Private Database enforcements, exemption, 7-37</w:t>
        </w:r>
      </w:hyperlink>
    </w:p>
    <w:p w14:paraId="1347FE90" w14:textId="77777777" w:rsidR="008C539B" w:rsidRPr="001058B5" w:rsidRDefault="00C12992">
      <w:pPr>
        <w:spacing w:line="220" w:lineRule="exact"/>
        <w:ind w:left="100"/>
        <w:rPr>
          <w:rFonts w:ascii="Arial" w:hAnsi="Arial" w:cs="Arial"/>
          <w:sz w:val="18"/>
        </w:rPr>
      </w:pPr>
      <w:r w:rsidRPr="001058B5">
        <w:rPr>
          <w:rFonts w:ascii="Arial" w:hAnsi="Arial" w:cs="Arial"/>
          <w:sz w:val="18"/>
        </w:rPr>
        <w:t>EXP_FULL_DATABASE role</w:t>
      </w:r>
    </w:p>
    <w:p w14:paraId="4BFD864C" w14:textId="77777777" w:rsidR="008C539B" w:rsidRPr="001058B5" w:rsidRDefault="008D1AB8">
      <w:pPr>
        <w:spacing w:before="2" w:line="235" w:lineRule="auto"/>
        <w:ind w:left="100" w:right="3388" w:firstLine="240"/>
        <w:rPr>
          <w:rFonts w:ascii="Arial" w:hAnsi="Arial" w:cs="Arial"/>
          <w:sz w:val="18"/>
        </w:rPr>
      </w:pPr>
      <w:hyperlink w:anchor="_bookmark603" w:history="1">
        <w:r w:rsidR="00C12992" w:rsidRPr="001058B5">
          <w:rPr>
            <w:rFonts w:ascii="Arial" w:hAnsi="Arial" w:cs="Arial"/>
            <w:sz w:val="18"/>
          </w:rPr>
          <w:t>about, 4-12</w:t>
        </w:r>
      </w:hyperlink>
      <w:r w:rsidR="00C12992" w:rsidRPr="001058B5">
        <w:rPr>
          <w:rFonts w:ascii="Arial" w:hAnsi="Arial" w:cs="Arial"/>
          <w:sz w:val="18"/>
        </w:rPr>
        <w:t xml:space="preserve"> expiring a password</w:t>
      </w:r>
    </w:p>
    <w:p w14:paraId="5815DCFC" w14:textId="77777777" w:rsidR="008C539B" w:rsidRPr="001058B5" w:rsidRDefault="008D1AB8">
      <w:pPr>
        <w:spacing w:before="2" w:line="235" w:lineRule="auto"/>
        <w:ind w:left="100" w:right="3279" w:firstLine="240"/>
        <w:rPr>
          <w:rFonts w:ascii="Arial" w:hAnsi="Arial" w:cs="Arial"/>
          <w:sz w:val="18"/>
        </w:rPr>
      </w:pPr>
      <w:hyperlink w:anchor="_bookmark264" w:history="1">
        <w:r w:rsidR="00C12992" w:rsidRPr="001058B5">
          <w:rPr>
            <w:rFonts w:ascii="Arial" w:hAnsi="Arial" w:cs="Arial"/>
            <w:sz w:val="18"/>
          </w:rPr>
          <w:t>explicitly, 3-10</w:t>
        </w:r>
      </w:hyperlink>
      <w:r w:rsidR="00C12992" w:rsidRPr="001058B5">
        <w:rPr>
          <w:rFonts w:ascii="Arial" w:hAnsi="Arial" w:cs="Arial"/>
          <w:sz w:val="18"/>
        </w:rPr>
        <w:t xml:space="preserve"> exporting data</w:t>
      </w:r>
    </w:p>
    <w:p w14:paraId="59CBA568" w14:textId="77777777" w:rsidR="008C539B" w:rsidRPr="001058B5" w:rsidRDefault="008C539B">
      <w:pPr>
        <w:spacing w:line="235" w:lineRule="auto"/>
        <w:rPr>
          <w:rFonts w:ascii="Arial" w:hAnsi="Arial" w:cs="Arial"/>
          <w:sz w:val="18"/>
        </w:rPr>
        <w:sectPr w:rsidR="008C539B" w:rsidRPr="001058B5">
          <w:headerReference w:type="even" r:id="rId289"/>
          <w:footerReference w:type="even" r:id="rId290"/>
          <w:footerReference w:type="default" r:id="rId291"/>
          <w:pgSz w:w="12240" w:h="15840"/>
          <w:pgMar w:top="1200" w:right="1060" w:bottom="860" w:left="1100" w:header="0" w:footer="663" w:gutter="0"/>
          <w:cols w:num="2" w:space="720" w:equalWidth="0">
            <w:col w:w="4413" w:space="507"/>
            <w:col w:w="5160"/>
          </w:cols>
        </w:sectPr>
      </w:pPr>
    </w:p>
    <w:p w14:paraId="74957C44" w14:textId="77777777" w:rsidR="008C539B" w:rsidRPr="001058B5" w:rsidRDefault="008D1AB8">
      <w:pPr>
        <w:spacing w:before="70" w:line="235" w:lineRule="auto"/>
        <w:ind w:left="1300" w:right="-4" w:hanging="360"/>
        <w:rPr>
          <w:rFonts w:ascii="Arial" w:hAnsi="Arial" w:cs="Arial"/>
          <w:sz w:val="18"/>
        </w:rPr>
      </w:pPr>
      <w:hyperlink w:anchor="_bookmark1522" w:history="1">
        <w:r w:rsidR="00C12992" w:rsidRPr="001058B5">
          <w:rPr>
            <w:rFonts w:ascii="Arial" w:hAnsi="Arial" w:cs="Arial"/>
            <w:sz w:val="18"/>
          </w:rPr>
          <w:t>direct path export impact</w:t>
        </w:r>
        <w:r w:rsidR="00C12992" w:rsidRPr="001058B5">
          <w:rPr>
            <w:rFonts w:ascii="Arial" w:hAnsi="Arial" w:cs="Arial"/>
            <w:spacing w:val="-33"/>
            <w:sz w:val="18"/>
          </w:rPr>
          <w:t xml:space="preserve"> </w:t>
        </w:r>
        <w:r w:rsidR="00C12992" w:rsidRPr="001058B5">
          <w:rPr>
            <w:rFonts w:ascii="Arial" w:hAnsi="Arial" w:cs="Arial"/>
            <w:sz w:val="18"/>
          </w:rPr>
          <w:t>on Oracle Virtual Private Database,</w:t>
        </w:r>
        <w:r w:rsidR="00C12992" w:rsidRPr="001058B5">
          <w:rPr>
            <w:rFonts w:ascii="Arial" w:hAnsi="Arial" w:cs="Arial"/>
            <w:spacing w:val="43"/>
            <w:sz w:val="18"/>
          </w:rPr>
          <w:t xml:space="preserve"> </w:t>
        </w:r>
        <w:r w:rsidR="00C12992" w:rsidRPr="001058B5">
          <w:rPr>
            <w:rFonts w:ascii="Arial" w:hAnsi="Arial" w:cs="Arial"/>
            <w:sz w:val="18"/>
          </w:rPr>
          <w:t>7-36</w:t>
        </w:r>
      </w:hyperlink>
    </w:p>
    <w:p w14:paraId="25CD35B7" w14:textId="77777777" w:rsidR="008C539B" w:rsidRPr="001058B5" w:rsidRDefault="008D1AB8">
      <w:pPr>
        <w:spacing w:line="237" w:lineRule="auto"/>
        <w:ind w:left="700" w:right="1699" w:firstLine="240"/>
        <w:rPr>
          <w:rFonts w:ascii="Arial" w:hAnsi="Arial" w:cs="Arial"/>
          <w:sz w:val="18"/>
        </w:rPr>
      </w:pPr>
      <w:hyperlink w:anchor="_bookmark1524" w:history="1">
        <w:r w:rsidR="00C12992" w:rsidRPr="001058B5">
          <w:rPr>
            <w:rFonts w:ascii="Arial" w:hAnsi="Arial" w:cs="Arial"/>
            <w:sz w:val="18"/>
          </w:rPr>
          <w:t>policy enforcement, 7-36</w:t>
        </w:r>
      </w:hyperlink>
      <w:r w:rsidR="00C12992" w:rsidRPr="001058B5">
        <w:rPr>
          <w:rFonts w:ascii="Arial" w:hAnsi="Arial" w:cs="Arial"/>
          <w:sz w:val="18"/>
        </w:rPr>
        <w:t xml:space="preserve"> external authentication</w:t>
      </w:r>
    </w:p>
    <w:p w14:paraId="4C926E71" w14:textId="77777777" w:rsidR="008C539B" w:rsidRPr="001058B5" w:rsidRDefault="008D1AB8">
      <w:pPr>
        <w:spacing w:line="217" w:lineRule="exact"/>
        <w:ind w:left="940"/>
        <w:rPr>
          <w:rFonts w:ascii="Arial" w:hAnsi="Arial" w:cs="Arial"/>
          <w:sz w:val="18"/>
        </w:rPr>
      </w:pPr>
      <w:hyperlink w:anchor="_bookmark395" w:history="1">
        <w:r w:rsidR="00C12992" w:rsidRPr="001058B5">
          <w:rPr>
            <w:rFonts w:ascii="Arial" w:hAnsi="Arial" w:cs="Arial"/>
            <w:sz w:val="18"/>
          </w:rPr>
          <w:t>about, 3-32</w:t>
        </w:r>
      </w:hyperlink>
    </w:p>
    <w:p w14:paraId="28A3D166" w14:textId="77777777" w:rsidR="008C539B" w:rsidRPr="001058B5" w:rsidRDefault="008D1AB8">
      <w:pPr>
        <w:spacing w:line="220" w:lineRule="exact"/>
        <w:ind w:left="940"/>
        <w:rPr>
          <w:rFonts w:ascii="Arial" w:hAnsi="Arial" w:cs="Arial"/>
          <w:sz w:val="18"/>
        </w:rPr>
      </w:pPr>
      <w:hyperlink w:anchor="_bookmark398" w:history="1">
        <w:r w:rsidR="00C12992" w:rsidRPr="001058B5">
          <w:rPr>
            <w:rFonts w:ascii="Arial" w:hAnsi="Arial" w:cs="Arial"/>
            <w:sz w:val="18"/>
          </w:rPr>
          <w:t>advantages, 3-33</w:t>
        </w:r>
      </w:hyperlink>
    </w:p>
    <w:p w14:paraId="2FA5028F" w14:textId="77777777" w:rsidR="008C539B" w:rsidRPr="001058B5" w:rsidRDefault="008D1AB8">
      <w:pPr>
        <w:spacing w:line="220" w:lineRule="exact"/>
        <w:ind w:left="940"/>
        <w:rPr>
          <w:rFonts w:ascii="Arial" w:hAnsi="Arial" w:cs="Arial"/>
          <w:sz w:val="18"/>
        </w:rPr>
      </w:pPr>
      <w:hyperlink w:anchor="_bookmark406" w:history="1">
        <w:r w:rsidR="00C12992" w:rsidRPr="001058B5">
          <w:rPr>
            <w:rFonts w:ascii="Arial" w:hAnsi="Arial" w:cs="Arial"/>
            <w:sz w:val="18"/>
          </w:rPr>
          <w:t>network, 3-34</w:t>
        </w:r>
      </w:hyperlink>
    </w:p>
    <w:p w14:paraId="685FECE2" w14:textId="77777777" w:rsidR="008C539B" w:rsidRPr="001058B5" w:rsidRDefault="008D1AB8">
      <w:pPr>
        <w:spacing w:line="220" w:lineRule="exact"/>
        <w:ind w:left="940"/>
        <w:rPr>
          <w:rFonts w:ascii="Arial" w:hAnsi="Arial" w:cs="Arial"/>
          <w:sz w:val="18"/>
        </w:rPr>
      </w:pPr>
      <w:hyperlink w:anchor="_bookmark403" w:history="1">
        <w:r w:rsidR="00C12992" w:rsidRPr="001058B5">
          <w:rPr>
            <w:rFonts w:ascii="Arial" w:hAnsi="Arial" w:cs="Arial"/>
            <w:sz w:val="18"/>
          </w:rPr>
          <w:t>operating system, 3-34</w:t>
        </w:r>
      </w:hyperlink>
    </w:p>
    <w:p w14:paraId="430F7823" w14:textId="77777777" w:rsidR="008C539B" w:rsidRPr="001058B5" w:rsidRDefault="008D1AB8">
      <w:pPr>
        <w:spacing w:line="220" w:lineRule="exact"/>
        <w:ind w:left="940"/>
        <w:rPr>
          <w:rFonts w:ascii="Arial" w:hAnsi="Arial" w:cs="Arial"/>
          <w:sz w:val="18"/>
        </w:rPr>
      </w:pPr>
      <w:hyperlink w:anchor="_bookmark400" w:history="1">
        <w:r w:rsidR="00C12992" w:rsidRPr="001058B5">
          <w:rPr>
            <w:rFonts w:ascii="Arial" w:hAnsi="Arial" w:cs="Arial"/>
            <w:sz w:val="18"/>
          </w:rPr>
          <w:t>user creation, 3-33</w:t>
        </w:r>
      </w:hyperlink>
    </w:p>
    <w:p w14:paraId="4380AEFB" w14:textId="77777777" w:rsidR="008C539B" w:rsidRPr="001058B5" w:rsidRDefault="00C12992">
      <w:pPr>
        <w:spacing w:line="220" w:lineRule="exact"/>
        <w:ind w:left="700"/>
        <w:rPr>
          <w:rFonts w:ascii="Arial" w:hAnsi="Arial" w:cs="Arial"/>
          <w:sz w:val="18"/>
        </w:rPr>
      </w:pPr>
      <w:r w:rsidRPr="001058B5">
        <w:rPr>
          <w:rFonts w:ascii="Arial" w:hAnsi="Arial" w:cs="Arial"/>
          <w:sz w:val="18"/>
        </w:rPr>
        <w:t>external network services, fine-grained access to</w:t>
      </w:r>
    </w:p>
    <w:p w14:paraId="3AC5ABF9" w14:textId="77777777" w:rsidR="008C539B" w:rsidRPr="001058B5" w:rsidRDefault="008D1AB8">
      <w:pPr>
        <w:spacing w:line="237" w:lineRule="auto"/>
        <w:ind w:left="700" w:right="1699" w:firstLine="240"/>
        <w:rPr>
          <w:rFonts w:ascii="Arial" w:hAnsi="Arial" w:cs="Arial"/>
          <w:sz w:val="18"/>
        </w:rPr>
      </w:pPr>
      <w:hyperlink w:anchor="_bookmark883" w:history="1">
        <w:r w:rsidR="00C12992" w:rsidRPr="001058B5">
          <w:rPr>
            <w:rFonts w:ascii="Arial" w:hAnsi="Arial" w:cs="Arial"/>
            <w:i/>
            <w:sz w:val="18"/>
          </w:rPr>
          <w:t xml:space="preserve">See </w:t>
        </w:r>
      </w:hyperlink>
      <w:r w:rsidR="00C12992" w:rsidRPr="001058B5">
        <w:rPr>
          <w:rFonts w:ascii="Arial" w:hAnsi="Arial" w:cs="Arial"/>
          <w:sz w:val="18"/>
        </w:rPr>
        <w:t xml:space="preserve">access control list (ACL) </w:t>
      </w:r>
      <w:hyperlink w:anchor="_bookmark2210" w:history="1">
        <w:r w:rsidR="00C12992" w:rsidRPr="001058B5">
          <w:rPr>
            <w:rFonts w:ascii="Arial" w:hAnsi="Arial" w:cs="Arial"/>
            <w:sz w:val="18"/>
          </w:rPr>
          <w:t>external tables, 10-11</w:t>
        </w:r>
      </w:hyperlink>
    </w:p>
    <w:p w14:paraId="4C6352A9" w14:textId="77777777" w:rsidR="008C539B" w:rsidRPr="001058B5" w:rsidRDefault="008C539B">
      <w:pPr>
        <w:pStyle w:val="BodyText"/>
        <w:spacing w:before="2"/>
        <w:rPr>
          <w:rFonts w:ascii="Arial" w:hAnsi="Arial" w:cs="Arial"/>
          <w:sz w:val="21"/>
        </w:rPr>
      </w:pPr>
    </w:p>
    <w:p w14:paraId="19670A1E" w14:textId="77777777" w:rsidR="008C539B" w:rsidRPr="001058B5" w:rsidRDefault="008D1AB8">
      <w:pPr>
        <w:pStyle w:val="Heading5"/>
        <w:ind w:left="700"/>
      </w:pPr>
      <w:r>
        <w:pict w14:anchorId="38D64E7D">
          <v:line id="_x0000_s1065" style="position:absolute;left:0;text-align:left;z-index:6496;mso-position-horizontal-relative:page" from="90.6pt,15.75pt" to="306pt,15.75pt" strokeweight=".16936mm">
            <w10:wrap anchorx="page"/>
          </v:line>
        </w:pict>
      </w:r>
      <w:bookmarkStart w:id="2238" w:name="F"/>
      <w:bookmarkEnd w:id="2238"/>
      <w:r w:rsidR="00C12992" w:rsidRPr="001058B5">
        <w:t>F</w:t>
      </w:r>
    </w:p>
    <w:p w14:paraId="20FBE9E1" w14:textId="77777777" w:rsidR="008C539B" w:rsidRPr="001058B5" w:rsidRDefault="00C12992">
      <w:pPr>
        <w:spacing w:before="89" w:line="235" w:lineRule="auto"/>
        <w:ind w:left="940" w:right="2033" w:hanging="240"/>
        <w:rPr>
          <w:rFonts w:ascii="Arial" w:hAnsi="Arial" w:cs="Arial"/>
          <w:sz w:val="18"/>
        </w:rPr>
      </w:pPr>
      <w:r w:rsidRPr="001058B5">
        <w:rPr>
          <w:rFonts w:ascii="Arial" w:hAnsi="Arial" w:cs="Arial"/>
          <w:sz w:val="18"/>
        </w:rPr>
        <w:t xml:space="preserve">failed login attempts </w:t>
      </w:r>
      <w:hyperlink w:anchor="_bookmark229" w:history="1">
        <w:r w:rsidRPr="001058B5">
          <w:rPr>
            <w:rFonts w:ascii="Arial" w:hAnsi="Arial" w:cs="Arial"/>
            <w:sz w:val="18"/>
          </w:rPr>
          <w:t>account locking, 3-6</w:t>
        </w:r>
      </w:hyperlink>
    </w:p>
    <w:p w14:paraId="7B48336D" w14:textId="77777777" w:rsidR="008C539B" w:rsidRPr="001058B5" w:rsidRDefault="008D1AB8">
      <w:pPr>
        <w:spacing w:line="220" w:lineRule="exact"/>
        <w:ind w:left="940"/>
        <w:rPr>
          <w:rFonts w:ascii="Arial" w:hAnsi="Arial" w:cs="Arial"/>
          <w:sz w:val="18"/>
        </w:rPr>
      </w:pPr>
      <w:hyperlink w:anchor="_bookmark229" w:history="1">
        <w:r w:rsidR="00C12992" w:rsidRPr="001058B5">
          <w:rPr>
            <w:rFonts w:ascii="Arial" w:hAnsi="Arial" w:cs="Arial"/>
            <w:sz w:val="18"/>
          </w:rPr>
          <w:t>password management, 3-6</w:t>
        </w:r>
      </w:hyperlink>
    </w:p>
    <w:p w14:paraId="1BE9E2DF" w14:textId="77777777" w:rsidR="008C539B" w:rsidRPr="001058B5" w:rsidRDefault="008D1AB8">
      <w:pPr>
        <w:spacing w:before="2" w:line="235" w:lineRule="auto"/>
        <w:ind w:left="700" w:right="2511" w:firstLine="240"/>
        <w:rPr>
          <w:rFonts w:ascii="Arial" w:hAnsi="Arial" w:cs="Arial"/>
          <w:sz w:val="18"/>
        </w:rPr>
      </w:pPr>
      <w:hyperlink w:anchor="_bookmark238" w:history="1">
        <w:r w:rsidR="00C12992" w:rsidRPr="001058B5">
          <w:rPr>
            <w:rFonts w:ascii="Arial" w:hAnsi="Arial" w:cs="Arial"/>
            <w:sz w:val="18"/>
          </w:rPr>
          <w:t>resetting, 3-7</w:t>
        </w:r>
      </w:hyperlink>
      <w:r w:rsidR="00C12992" w:rsidRPr="001058B5">
        <w:rPr>
          <w:rFonts w:ascii="Arial" w:hAnsi="Arial" w:cs="Arial"/>
          <w:sz w:val="18"/>
        </w:rPr>
        <w:t xml:space="preserve"> features, new security</w:t>
      </w:r>
    </w:p>
    <w:p w14:paraId="76B14BAB" w14:textId="77777777" w:rsidR="008C539B" w:rsidRPr="001058B5" w:rsidRDefault="008D1AB8">
      <w:pPr>
        <w:spacing w:before="2" w:line="235" w:lineRule="auto"/>
        <w:ind w:left="700" w:right="1699" w:firstLine="240"/>
        <w:rPr>
          <w:rFonts w:ascii="Arial" w:hAnsi="Arial" w:cs="Arial"/>
          <w:sz w:val="18"/>
        </w:rPr>
      </w:pPr>
      <w:hyperlink w:anchor="_bookmark6" w:history="1">
        <w:r w:rsidR="00C12992" w:rsidRPr="001058B5">
          <w:rPr>
            <w:rFonts w:ascii="Arial" w:hAnsi="Arial" w:cs="Arial"/>
            <w:i/>
            <w:sz w:val="18"/>
          </w:rPr>
          <w:t xml:space="preserve">See </w:t>
        </w:r>
      </w:hyperlink>
      <w:r w:rsidR="00C12992" w:rsidRPr="001058B5">
        <w:rPr>
          <w:rFonts w:ascii="Arial" w:hAnsi="Arial" w:cs="Arial"/>
          <w:sz w:val="18"/>
        </w:rPr>
        <w:t>new features, security files</w:t>
      </w:r>
    </w:p>
    <w:p w14:paraId="0AB0C3FA" w14:textId="77777777" w:rsidR="008C539B" w:rsidRPr="001058B5" w:rsidRDefault="00C12992">
      <w:pPr>
        <w:spacing w:line="220" w:lineRule="exact"/>
        <w:ind w:left="940"/>
        <w:rPr>
          <w:rFonts w:ascii="Arial" w:hAnsi="Arial" w:cs="Arial"/>
          <w:sz w:val="18"/>
        </w:rPr>
      </w:pPr>
      <w:r w:rsidRPr="001058B5">
        <w:rPr>
          <w:rFonts w:ascii="Arial" w:hAnsi="Arial" w:cs="Arial"/>
          <w:sz w:val="18"/>
        </w:rPr>
        <w:t>BFILEs</w:t>
      </w:r>
    </w:p>
    <w:p w14:paraId="3A5B142E" w14:textId="77777777" w:rsidR="008C539B" w:rsidRPr="001058B5" w:rsidRDefault="008D1AB8">
      <w:pPr>
        <w:spacing w:before="2" w:line="235" w:lineRule="auto"/>
        <w:ind w:left="940" w:right="-4" w:firstLine="240"/>
        <w:rPr>
          <w:rFonts w:ascii="Arial" w:hAnsi="Arial" w:cs="Arial"/>
          <w:sz w:val="18"/>
        </w:rPr>
      </w:pPr>
      <w:hyperlink w:anchor="_bookmark2210"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82" w:history="1">
        <w:r w:rsidR="00C12992" w:rsidRPr="001058B5">
          <w:rPr>
            <w:rFonts w:ascii="Arial" w:hAnsi="Arial" w:cs="Arial"/>
            <w:sz w:val="18"/>
          </w:rPr>
          <w:t>BLOB, 8-7</w:t>
        </w:r>
      </w:hyperlink>
    </w:p>
    <w:p w14:paraId="5321F1B1" w14:textId="77777777" w:rsidR="008C539B" w:rsidRPr="001058B5" w:rsidRDefault="00C12992">
      <w:pPr>
        <w:spacing w:line="220" w:lineRule="exact"/>
        <w:ind w:left="940"/>
        <w:rPr>
          <w:rFonts w:ascii="Arial" w:hAnsi="Arial" w:cs="Arial"/>
          <w:sz w:val="18"/>
        </w:rPr>
      </w:pPr>
      <w:r w:rsidRPr="001058B5">
        <w:rPr>
          <w:rFonts w:ascii="Arial" w:hAnsi="Arial" w:cs="Arial"/>
          <w:sz w:val="18"/>
        </w:rPr>
        <w:t>data</w:t>
      </w:r>
    </w:p>
    <w:p w14:paraId="5841E9FE" w14:textId="77777777" w:rsidR="008C539B" w:rsidRPr="001058B5" w:rsidRDefault="008D1AB8">
      <w:pPr>
        <w:spacing w:before="2"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external tables</w:t>
      </w:r>
    </w:p>
    <w:p w14:paraId="73BA952E" w14:textId="77777777" w:rsidR="008C539B" w:rsidRPr="001058B5" w:rsidRDefault="008D1AB8">
      <w:pPr>
        <w:spacing w:line="237" w:lineRule="auto"/>
        <w:ind w:left="940" w:right="349" w:firstLine="24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72" w:history="1">
        <w:r w:rsidR="00C12992" w:rsidRPr="001058B5">
          <w:rPr>
            <w:rFonts w:ascii="Arial" w:hAnsi="Arial" w:cs="Arial"/>
            <w:sz w:val="18"/>
          </w:rPr>
          <w:t>keys, 8-7</w:t>
        </w:r>
      </w:hyperlink>
    </w:p>
    <w:p w14:paraId="57F9F2BB" w14:textId="77777777" w:rsidR="008C539B" w:rsidRPr="001058B5" w:rsidRDefault="00C12992">
      <w:pPr>
        <w:spacing w:line="217" w:lineRule="exact"/>
        <w:ind w:left="940"/>
        <w:rPr>
          <w:rFonts w:ascii="Arial" w:hAnsi="Arial" w:cs="Arial"/>
          <w:sz w:val="18"/>
        </w:rPr>
      </w:pPr>
      <w:r w:rsidRPr="001058B5">
        <w:rPr>
          <w:rFonts w:ascii="Arial" w:hAnsi="Arial" w:cs="Arial"/>
          <w:sz w:val="18"/>
        </w:rPr>
        <w:t>listener.ora file</w:t>
      </w:r>
    </w:p>
    <w:p w14:paraId="2AE1D4DD" w14:textId="77777777" w:rsidR="008C539B" w:rsidRPr="001058B5" w:rsidRDefault="008D1AB8">
      <w:pPr>
        <w:spacing w:line="237" w:lineRule="auto"/>
        <w:ind w:left="940" w:right="765" w:firstLine="240"/>
        <w:rPr>
          <w:rFonts w:ascii="Arial" w:hAnsi="Arial" w:cs="Arial"/>
          <w:sz w:val="18"/>
        </w:rPr>
      </w:pPr>
      <w:hyperlink w:anchor="_bookmark2246" w:history="1">
        <w:r w:rsidR="00C12992" w:rsidRPr="001058B5">
          <w:rPr>
            <w:rFonts w:ascii="Arial" w:hAnsi="Arial" w:cs="Arial"/>
            <w:sz w:val="18"/>
          </w:rPr>
          <w:t xml:space="preserve">guidelines for security, 10-14, </w:t>
        </w:r>
      </w:hyperlink>
      <w:hyperlink w:anchor="_bookmark2277" w:history="1">
        <w:r w:rsidR="00C12992" w:rsidRPr="001058B5">
          <w:rPr>
            <w:rFonts w:ascii="Arial" w:hAnsi="Arial" w:cs="Arial"/>
            <w:sz w:val="18"/>
          </w:rPr>
          <w:t>10-17</w:t>
        </w:r>
      </w:hyperlink>
      <w:r w:rsidR="00C12992" w:rsidRPr="001058B5">
        <w:rPr>
          <w:rFonts w:ascii="Arial" w:hAnsi="Arial" w:cs="Arial"/>
          <w:sz w:val="18"/>
        </w:rPr>
        <w:t xml:space="preserve"> log</w:t>
      </w:r>
    </w:p>
    <w:p w14:paraId="34AFEF76" w14:textId="77777777" w:rsidR="008C539B" w:rsidRPr="001058B5" w:rsidRDefault="008D1AB8">
      <w:pPr>
        <w:spacing w:line="235" w:lineRule="auto"/>
        <w:ind w:left="1180" w:right="765"/>
        <w:rPr>
          <w:rFonts w:ascii="Arial" w:hAnsi="Arial" w:cs="Arial"/>
          <w:sz w:val="18"/>
        </w:rPr>
      </w:pPr>
      <w:hyperlink w:anchor="_bookmark1980" w:history="1">
        <w:r w:rsidR="00C12992" w:rsidRPr="001058B5">
          <w:rPr>
            <w:rFonts w:ascii="Arial" w:hAnsi="Arial" w:cs="Arial"/>
            <w:sz w:val="18"/>
          </w:rPr>
          <w:t>audit file location for Windows, 9-54</w:t>
        </w:r>
      </w:hyperlink>
      <w:r w:rsidR="00C12992" w:rsidRPr="001058B5">
        <w:rPr>
          <w:rFonts w:ascii="Arial" w:hAnsi="Arial" w:cs="Arial"/>
          <w:sz w:val="18"/>
        </w:rPr>
        <w:t xml:space="preserve"> </w:t>
      </w:r>
      <w:hyperlink w:anchor="_bookmark1718" w:history="1">
        <w:r w:rsidR="00C12992" w:rsidRPr="001058B5">
          <w:rPr>
            <w:rFonts w:ascii="Arial" w:hAnsi="Arial" w:cs="Arial"/>
            <w:sz w:val="18"/>
          </w:rPr>
          <w:t>audit file locations, 9-17</w:t>
        </w:r>
      </w:hyperlink>
    </w:p>
    <w:p w14:paraId="5C825F27" w14:textId="77777777" w:rsidR="008C539B" w:rsidRPr="001058B5" w:rsidRDefault="008D1AB8">
      <w:pPr>
        <w:spacing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2248" w:history="1">
        <w:r w:rsidR="00C12992" w:rsidRPr="001058B5">
          <w:rPr>
            <w:rFonts w:ascii="Arial" w:hAnsi="Arial" w:cs="Arial"/>
            <w:sz w:val="18"/>
          </w:rPr>
          <w:t>restrict listener access, 10-15</w:t>
        </w:r>
      </w:hyperlink>
    </w:p>
    <w:p w14:paraId="10893A7B" w14:textId="77777777" w:rsidR="008C539B" w:rsidRPr="001058B5" w:rsidRDefault="008D1AB8">
      <w:pPr>
        <w:spacing w:before="1" w:line="235" w:lineRule="auto"/>
        <w:ind w:left="940" w:right="1344"/>
        <w:jc w:val="both"/>
        <w:rPr>
          <w:rFonts w:ascii="Arial" w:hAnsi="Arial" w:cs="Arial"/>
          <w:sz w:val="18"/>
        </w:rPr>
      </w:pP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 10-10</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tnsnames.ora, 10-17</w:t>
        </w:r>
      </w:hyperlink>
    </w:p>
    <w:p w14:paraId="7B9535F4" w14:textId="77777777" w:rsidR="008C539B" w:rsidRPr="001058B5" w:rsidRDefault="00C12992">
      <w:pPr>
        <w:spacing w:line="221" w:lineRule="exact"/>
        <w:ind w:left="940"/>
        <w:rPr>
          <w:rFonts w:ascii="Arial" w:hAnsi="Arial" w:cs="Arial"/>
          <w:sz w:val="18"/>
        </w:rPr>
      </w:pPr>
      <w:r w:rsidRPr="001058B5">
        <w:rPr>
          <w:rFonts w:ascii="Arial" w:hAnsi="Arial" w:cs="Arial"/>
          <w:sz w:val="18"/>
        </w:rPr>
        <w:t>trace</w:t>
      </w:r>
    </w:p>
    <w:p w14:paraId="2643D777" w14:textId="77777777" w:rsidR="008C539B" w:rsidRPr="001058B5" w:rsidRDefault="008D1AB8">
      <w:pPr>
        <w:spacing w:before="2" w:line="235" w:lineRule="auto"/>
        <w:ind w:left="700" w:right="349" w:firstLine="48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fine-grained access control</w:t>
      </w:r>
    </w:p>
    <w:p w14:paraId="13ADB398" w14:textId="77777777" w:rsidR="008C539B" w:rsidRPr="001058B5" w:rsidRDefault="008D1AB8">
      <w:pPr>
        <w:spacing w:line="237" w:lineRule="auto"/>
        <w:ind w:left="700" w:right="652" w:firstLine="240"/>
        <w:rPr>
          <w:rFonts w:ascii="Arial" w:hAnsi="Arial" w:cs="Arial"/>
          <w:sz w:val="18"/>
        </w:rPr>
      </w:pPr>
      <w:hyperlink w:anchor="_bookmark1354"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 fine-grained auditing</w:t>
      </w:r>
    </w:p>
    <w:p w14:paraId="09CF8D03" w14:textId="77777777" w:rsidR="008C539B" w:rsidRPr="001058B5" w:rsidRDefault="008D1AB8">
      <w:pPr>
        <w:spacing w:line="217" w:lineRule="exact"/>
        <w:ind w:left="940"/>
        <w:rPr>
          <w:rFonts w:ascii="Arial" w:hAnsi="Arial" w:cs="Arial"/>
          <w:sz w:val="18"/>
        </w:rPr>
      </w:pPr>
      <w:hyperlink w:anchor="_bookmark1898" w:history="1">
        <w:r w:rsidR="00C12992" w:rsidRPr="001058B5">
          <w:rPr>
            <w:rFonts w:ascii="Arial" w:hAnsi="Arial" w:cs="Arial"/>
            <w:sz w:val="18"/>
          </w:rPr>
          <w:t>about, 9-37</w:t>
        </w:r>
      </w:hyperlink>
    </w:p>
    <w:p w14:paraId="7A6167CE" w14:textId="77777777" w:rsidR="008C539B" w:rsidRPr="001058B5" w:rsidRDefault="008D1AB8">
      <w:pPr>
        <w:spacing w:line="237" w:lineRule="auto"/>
        <w:ind w:left="940" w:right="765"/>
        <w:rPr>
          <w:rFonts w:ascii="Arial" w:hAnsi="Arial" w:cs="Arial"/>
          <w:sz w:val="18"/>
        </w:rPr>
      </w:pPr>
      <w:hyperlink w:anchor="_bookmark1910" w:history="1">
        <w:r w:rsidR="00C12992" w:rsidRPr="001058B5">
          <w:rPr>
            <w:rFonts w:ascii="Arial" w:hAnsi="Arial" w:cs="Arial"/>
            <w:sz w:val="18"/>
          </w:rPr>
          <w:t>activities always recorded, 9-38</w:t>
        </w:r>
      </w:hyperlink>
      <w:r w:rsidR="00C12992" w:rsidRPr="001058B5">
        <w:rPr>
          <w:rFonts w:ascii="Arial" w:hAnsi="Arial" w:cs="Arial"/>
          <w:sz w:val="18"/>
        </w:rPr>
        <w:t xml:space="preserve"> </w:t>
      </w:r>
      <w:hyperlink w:anchor="_bookmark1905" w:history="1">
        <w:r w:rsidR="00C12992" w:rsidRPr="001058B5">
          <w:rPr>
            <w:rFonts w:ascii="Arial" w:hAnsi="Arial" w:cs="Arial"/>
            <w:sz w:val="18"/>
          </w:rPr>
          <w:t>advantages, 9-38</w:t>
        </w:r>
      </w:hyperlink>
    </w:p>
    <w:p w14:paraId="05D84120" w14:textId="77777777" w:rsidR="008C539B" w:rsidRPr="001058B5" w:rsidRDefault="008D1AB8">
      <w:pPr>
        <w:spacing w:line="235" w:lineRule="auto"/>
        <w:ind w:left="940" w:right="1699"/>
        <w:rPr>
          <w:rFonts w:ascii="Arial" w:hAnsi="Arial" w:cs="Arial"/>
          <w:sz w:val="18"/>
        </w:rPr>
      </w:pPr>
      <w:hyperlink w:anchor="_bookmark1948" w:history="1">
        <w:r w:rsidR="00C12992" w:rsidRPr="001058B5">
          <w:rPr>
            <w:rFonts w:ascii="Arial" w:hAnsi="Arial" w:cs="Arial"/>
            <w:sz w:val="18"/>
          </w:rPr>
          <w:t>alerts, adding to policy, 9-44</w:t>
        </w:r>
      </w:hyperlink>
      <w:r w:rsidR="00C12992" w:rsidRPr="001058B5">
        <w:rPr>
          <w:rFonts w:ascii="Arial" w:hAnsi="Arial" w:cs="Arial"/>
          <w:sz w:val="18"/>
        </w:rPr>
        <w:t xml:space="preserve"> </w:t>
      </w:r>
      <w:hyperlink w:anchor="_bookmark2025"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933" w:history="1">
        <w:r w:rsidR="00C12992" w:rsidRPr="001058B5">
          <w:rPr>
            <w:rFonts w:ascii="Arial" w:hAnsi="Arial" w:cs="Arial"/>
            <w:sz w:val="18"/>
          </w:rPr>
          <w:t>columns, specific, 9-43</w:t>
        </w:r>
      </w:hyperlink>
      <w:r w:rsidR="00C12992" w:rsidRPr="001058B5">
        <w:rPr>
          <w:rFonts w:ascii="Arial" w:hAnsi="Arial" w:cs="Arial"/>
          <w:sz w:val="18"/>
        </w:rPr>
        <w:t xml:space="preserve"> </w:t>
      </w:r>
      <w:hyperlink w:anchor="_bookmark1915" w:history="1">
        <w:r w:rsidR="00C12992" w:rsidRPr="001058B5">
          <w:rPr>
            <w:rFonts w:ascii="Arial" w:hAnsi="Arial" w:cs="Arial"/>
            <w:sz w:val="18"/>
          </w:rPr>
          <w:t>creating audit trail for, 9-39</w:t>
        </w:r>
      </w:hyperlink>
      <w:r w:rsidR="00C12992" w:rsidRPr="001058B5">
        <w:rPr>
          <w:rFonts w:ascii="Arial" w:hAnsi="Arial" w:cs="Arial"/>
          <w:sz w:val="18"/>
        </w:rPr>
        <w:t xml:space="preserve"> </w:t>
      </w:r>
      <w:hyperlink w:anchor="_bookmark1920" w:history="1">
        <w:r w:rsidR="00C12992" w:rsidRPr="001058B5">
          <w:rPr>
            <w:rFonts w:ascii="Arial" w:hAnsi="Arial" w:cs="Arial"/>
            <w:sz w:val="18"/>
          </w:rPr>
          <w:t>DBMS_FGA package, 9-39</w:t>
        </w:r>
      </w:hyperlink>
      <w:r w:rsidR="00C12992" w:rsidRPr="001058B5">
        <w:rPr>
          <w:rFonts w:ascii="Arial" w:hAnsi="Arial" w:cs="Arial"/>
          <w:sz w:val="18"/>
        </w:rPr>
        <w:t xml:space="preserve"> </w:t>
      </w:r>
      <w:hyperlink w:anchor="_bookmark1900" w:history="1">
        <w:r w:rsidR="00C12992" w:rsidRPr="001058B5">
          <w:rPr>
            <w:rFonts w:ascii="Arial" w:hAnsi="Arial" w:cs="Arial"/>
            <w:sz w:val="18"/>
          </w:rPr>
          <w:t>direct loads of data, 9-37</w:t>
        </w:r>
      </w:hyperlink>
    </w:p>
    <w:p w14:paraId="544722B2" w14:textId="77777777" w:rsidR="008C539B" w:rsidRPr="001058B5" w:rsidRDefault="008D1AB8">
      <w:pPr>
        <w:spacing w:before="2" w:line="235" w:lineRule="auto"/>
        <w:ind w:left="940" w:right="1352"/>
        <w:rPr>
          <w:rFonts w:ascii="Arial" w:hAnsi="Arial" w:cs="Arial"/>
          <w:sz w:val="18"/>
        </w:rPr>
      </w:pPr>
      <w:hyperlink w:anchor="_bookmark1913" w:history="1">
        <w:r w:rsidR="00C12992" w:rsidRPr="001058B5">
          <w:rPr>
            <w:rFonts w:ascii="Arial" w:hAnsi="Arial" w:cs="Arial"/>
            <w:sz w:val="18"/>
          </w:rPr>
          <w:t>edition-based redefinitions, 9-39</w:t>
        </w:r>
      </w:hyperlink>
      <w:r w:rsidR="00C12992" w:rsidRPr="001058B5">
        <w:rPr>
          <w:rFonts w:ascii="Arial" w:hAnsi="Arial" w:cs="Arial"/>
          <w:sz w:val="18"/>
        </w:rPr>
        <w:t xml:space="preserve"> </w:t>
      </w:r>
      <w:hyperlink w:anchor="_bookmark1267" w:history="1">
        <w:r w:rsidR="00C12992" w:rsidRPr="001058B5">
          <w:rPr>
            <w:rFonts w:ascii="Arial" w:hAnsi="Arial" w:cs="Arial"/>
            <w:sz w:val="18"/>
          </w:rPr>
          <w:t>editions, results in, 6-24</w:t>
        </w:r>
      </w:hyperlink>
      <w:r w:rsidR="00C12992" w:rsidRPr="001058B5">
        <w:rPr>
          <w:rFonts w:ascii="Arial" w:hAnsi="Arial" w:cs="Arial"/>
          <w:sz w:val="18"/>
        </w:rPr>
        <w:t xml:space="preserve"> </w:t>
      </w:r>
      <w:hyperlink w:anchor="_bookmark1926" w:history="1">
        <w:r w:rsidR="00C12992" w:rsidRPr="001058B5">
          <w:rPr>
            <w:rFonts w:ascii="Arial" w:hAnsi="Arial" w:cs="Arial"/>
            <w:sz w:val="18"/>
          </w:rPr>
          <w:t>encrypted table columns,</w:t>
        </w:r>
        <w:r w:rsidR="00C12992" w:rsidRPr="001058B5">
          <w:rPr>
            <w:rFonts w:ascii="Arial" w:hAnsi="Arial" w:cs="Arial"/>
            <w:spacing w:val="30"/>
            <w:sz w:val="18"/>
          </w:rPr>
          <w:t xml:space="preserve"> </w:t>
        </w:r>
        <w:r w:rsidR="00C12992" w:rsidRPr="001058B5">
          <w:rPr>
            <w:rFonts w:ascii="Arial" w:hAnsi="Arial" w:cs="Arial"/>
            <w:sz w:val="18"/>
          </w:rPr>
          <w:t>9-40</w:t>
        </w:r>
      </w:hyperlink>
    </w:p>
    <w:p w14:paraId="480AD7BC" w14:textId="77777777" w:rsidR="008C539B" w:rsidRPr="001058B5" w:rsidRDefault="008D1AB8">
      <w:pPr>
        <w:spacing w:before="3" w:line="235" w:lineRule="auto"/>
        <w:ind w:left="940" w:right="652"/>
        <w:rPr>
          <w:rFonts w:ascii="Arial" w:hAnsi="Arial" w:cs="Arial"/>
          <w:sz w:val="18"/>
        </w:rPr>
      </w:pPr>
      <w:hyperlink w:anchor="_bookmark2096" w:history="1">
        <w:r w:rsidR="00C12992" w:rsidRPr="001058B5">
          <w:rPr>
            <w:rFonts w:ascii="Arial" w:hAnsi="Arial" w:cs="Arial"/>
            <w:sz w:val="18"/>
          </w:rPr>
          <w:t>finding errors by checking trace files, 9-80</w:t>
        </w:r>
      </w:hyperlink>
      <w:r w:rsidR="00C12992" w:rsidRPr="001058B5">
        <w:rPr>
          <w:rFonts w:ascii="Arial" w:hAnsi="Arial" w:cs="Arial"/>
          <w:sz w:val="18"/>
        </w:rPr>
        <w:t xml:space="preserve"> </w:t>
      </w:r>
      <w:hyperlink w:anchor="_bookmark1917" w:history="1">
        <w:r w:rsidR="00C12992" w:rsidRPr="001058B5">
          <w:rPr>
            <w:rFonts w:ascii="Arial" w:hAnsi="Arial" w:cs="Arial"/>
            <w:sz w:val="18"/>
          </w:rPr>
          <w:t>how audit records are generated,   9-39</w:t>
        </w:r>
      </w:hyperlink>
      <w:r w:rsidR="00C12992" w:rsidRPr="001058B5">
        <w:rPr>
          <w:rFonts w:ascii="Arial" w:hAnsi="Arial" w:cs="Arial"/>
          <w:sz w:val="18"/>
        </w:rPr>
        <w:t xml:space="preserve"> </w:t>
      </w:r>
      <w:hyperlink w:anchor="_bookmark1899" w:history="1">
        <w:r w:rsidR="00C12992" w:rsidRPr="001058B5">
          <w:rPr>
            <w:rFonts w:ascii="Arial" w:hAnsi="Arial" w:cs="Arial"/>
            <w:sz w:val="18"/>
          </w:rPr>
          <w:t>how to use,</w:t>
        </w:r>
        <w:r w:rsidR="00C12992" w:rsidRPr="001058B5">
          <w:rPr>
            <w:rFonts w:ascii="Arial" w:hAnsi="Arial" w:cs="Arial"/>
            <w:spacing w:val="41"/>
            <w:sz w:val="18"/>
          </w:rPr>
          <w:t xml:space="preserve"> </w:t>
        </w:r>
        <w:r w:rsidR="00C12992" w:rsidRPr="001058B5">
          <w:rPr>
            <w:rFonts w:ascii="Arial" w:hAnsi="Arial" w:cs="Arial"/>
            <w:sz w:val="18"/>
          </w:rPr>
          <w:t>9-37</w:t>
        </w:r>
      </w:hyperlink>
    </w:p>
    <w:p w14:paraId="630335AA" w14:textId="77777777" w:rsidR="008C539B" w:rsidRPr="001058B5" w:rsidRDefault="00C12992">
      <w:pPr>
        <w:spacing w:before="70" w:line="235" w:lineRule="auto"/>
        <w:ind w:left="842" w:right="1665"/>
        <w:rPr>
          <w:rFonts w:ascii="Arial" w:hAnsi="Arial" w:cs="Arial"/>
          <w:sz w:val="18"/>
        </w:rPr>
      </w:pPr>
      <w:r w:rsidRPr="001058B5">
        <w:rPr>
          <w:rFonts w:ascii="Arial" w:hAnsi="Arial" w:cs="Arial"/>
        </w:rPr>
        <w:br w:type="column"/>
      </w:r>
      <w:hyperlink w:anchor="_bookmark1903" w:history="1">
        <w:r w:rsidRPr="001058B5">
          <w:rPr>
            <w:rFonts w:ascii="Arial" w:hAnsi="Arial" w:cs="Arial"/>
            <w:sz w:val="18"/>
          </w:rPr>
          <w:t>location of audit records, 9-37</w:t>
        </w:r>
      </w:hyperlink>
      <w:r w:rsidRPr="001058B5">
        <w:rPr>
          <w:rFonts w:ascii="Arial" w:hAnsi="Arial" w:cs="Arial"/>
          <w:sz w:val="18"/>
        </w:rPr>
        <w:t xml:space="preserve"> </w:t>
      </w:r>
      <w:hyperlink w:anchor="_bookmark1615" w:history="1">
        <w:r w:rsidRPr="001058B5">
          <w:rPr>
            <w:rFonts w:ascii="Arial" w:hAnsi="Arial" w:cs="Arial"/>
            <w:sz w:val="18"/>
          </w:rPr>
          <w:t>non-SYS activities audited, 9-3</w:t>
        </w:r>
      </w:hyperlink>
      <w:r w:rsidRPr="001058B5">
        <w:rPr>
          <w:rFonts w:ascii="Arial" w:hAnsi="Arial" w:cs="Arial"/>
          <w:sz w:val="18"/>
        </w:rPr>
        <w:t xml:space="preserve"> policies</w:t>
      </w:r>
    </w:p>
    <w:p w14:paraId="0D2EA9F4" w14:textId="77777777" w:rsidR="008C539B" w:rsidRPr="001058B5" w:rsidRDefault="008D1AB8">
      <w:pPr>
        <w:spacing w:line="221" w:lineRule="exact"/>
        <w:ind w:left="1082"/>
        <w:rPr>
          <w:rFonts w:ascii="Arial" w:hAnsi="Arial" w:cs="Arial"/>
          <w:sz w:val="18"/>
        </w:rPr>
      </w:pPr>
      <w:hyperlink w:anchor="_bookmark1923" w:history="1">
        <w:r w:rsidR="00C12992" w:rsidRPr="001058B5">
          <w:rPr>
            <w:rFonts w:ascii="Arial" w:hAnsi="Arial" w:cs="Arial"/>
            <w:sz w:val="18"/>
          </w:rPr>
          <w:t>adding, 9-40</w:t>
        </w:r>
      </w:hyperlink>
    </w:p>
    <w:p w14:paraId="523ABE65" w14:textId="77777777" w:rsidR="008C539B" w:rsidRPr="001058B5" w:rsidRDefault="008D1AB8">
      <w:pPr>
        <w:spacing w:line="220" w:lineRule="exact"/>
        <w:ind w:left="1082"/>
        <w:rPr>
          <w:rFonts w:ascii="Arial" w:hAnsi="Arial" w:cs="Arial"/>
          <w:sz w:val="18"/>
        </w:rPr>
      </w:pPr>
      <w:hyperlink w:anchor="_bookmark1935" w:history="1">
        <w:r w:rsidR="00C12992" w:rsidRPr="001058B5">
          <w:rPr>
            <w:rFonts w:ascii="Arial" w:hAnsi="Arial" w:cs="Arial"/>
            <w:sz w:val="18"/>
          </w:rPr>
          <w:t>disabling,   9-43</w:t>
        </w:r>
      </w:hyperlink>
    </w:p>
    <w:p w14:paraId="32A710D8" w14:textId="77777777" w:rsidR="008C539B" w:rsidRPr="001058B5" w:rsidRDefault="008D1AB8">
      <w:pPr>
        <w:spacing w:line="220" w:lineRule="exact"/>
        <w:ind w:left="1082"/>
        <w:rPr>
          <w:rFonts w:ascii="Arial" w:hAnsi="Arial" w:cs="Arial"/>
          <w:sz w:val="18"/>
        </w:rPr>
      </w:pPr>
      <w:hyperlink w:anchor="_bookmark1940" w:history="1">
        <w:r w:rsidR="00C12992" w:rsidRPr="001058B5">
          <w:rPr>
            <w:rFonts w:ascii="Arial" w:hAnsi="Arial" w:cs="Arial"/>
            <w:sz w:val="18"/>
          </w:rPr>
          <w:t>dropping,   9-44</w:t>
        </w:r>
      </w:hyperlink>
    </w:p>
    <w:p w14:paraId="4E3DF460" w14:textId="77777777" w:rsidR="008C539B" w:rsidRPr="001058B5" w:rsidRDefault="008D1AB8">
      <w:pPr>
        <w:spacing w:line="220" w:lineRule="exact"/>
        <w:ind w:left="1082"/>
        <w:rPr>
          <w:rFonts w:ascii="Arial" w:hAnsi="Arial" w:cs="Arial"/>
          <w:sz w:val="18"/>
        </w:rPr>
      </w:pPr>
      <w:hyperlink w:anchor="_bookmark1937" w:history="1">
        <w:r w:rsidR="00C12992" w:rsidRPr="001058B5">
          <w:rPr>
            <w:rFonts w:ascii="Arial" w:hAnsi="Arial" w:cs="Arial"/>
            <w:sz w:val="18"/>
          </w:rPr>
          <w:t>enabling, 9-44</w:t>
        </w:r>
      </w:hyperlink>
    </w:p>
    <w:p w14:paraId="39D4F2C6" w14:textId="77777777" w:rsidR="008C539B" w:rsidRPr="001058B5" w:rsidRDefault="008D1AB8">
      <w:pPr>
        <w:spacing w:line="220" w:lineRule="exact"/>
        <w:ind w:left="1082"/>
        <w:rPr>
          <w:rFonts w:ascii="Arial" w:hAnsi="Arial" w:cs="Arial"/>
          <w:sz w:val="18"/>
        </w:rPr>
      </w:pPr>
      <w:hyperlink w:anchor="_bookmark1923" w:history="1">
        <w:r w:rsidR="00C12992" w:rsidRPr="001058B5">
          <w:rPr>
            <w:rFonts w:ascii="Arial" w:hAnsi="Arial" w:cs="Arial"/>
            <w:sz w:val="18"/>
          </w:rPr>
          <w:t>modifying, 9-40</w:t>
        </w:r>
      </w:hyperlink>
    </w:p>
    <w:p w14:paraId="39725EFC" w14:textId="77777777" w:rsidR="008C539B" w:rsidRPr="001058B5" w:rsidRDefault="008D1AB8">
      <w:pPr>
        <w:spacing w:line="220" w:lineRule="exact"/>
        <w:ind w:left="1082"/>
        <w:rPr>
          <w:rFonts w:ascii="Arial" w:hAnsi="Arial" w:cs="Arial"/>
          <w:sz w:val="18"/>
        </w:rPr>
      </w:pPr>
      <w:hyperlink w:anchor="_bookmark1924" w:history="1">
        <w:r w:rsidR="00C12992" w:rsidRPr="001058B5">
          <w:rPr>
            <w:rFonts w:ascii="Arial" w:hAnsi="Arial" w:cs="Arial"/>
            <w:sz w:val="18"/>
          </w:rPr>
          <w:t>where created, 9-40</w:t>
        </w:r>
      </w:hyperlink>
    </w:p>
    <w:p w14:paraId="73B2C734" w14:textId="77777777" w:rsidR="008C539B" w:rsidRPr="001058B5" w:rsidRDefault="008D1AB8">
      <w:pPr>
        <w:spacing w:before="2" w:line="235" w:lineRule="auto"/>
        <w:ind w:left="842" w:right="1994"/>
        <w:rPr>
          <w:rFonts w:ascii="Arial" w:hAnsi="Arial" w:cs="Arial"/>
          <w:sz w:val="18"/>
        </w:rPr>
      </w:pPr>
      <w:hyperlink w:anchor="_bookmark1908" w:history="1">
        <w:r w:rsidR="00C12992" w:rsidRPr="001058B5">
          <w:rPr>
            <w:rFonts w:ascii="Arial" w:hAnsi="Arial" w:cs="Arial"/>
            <w:sz w:val="18"/>
          </w:rPr>
          <w:t>privileges needed, 9-38</w:t>
        </w:r>
      </w:hyperlink>
      <w:r w:rsidR="00C12992" w:rsidRPr="001058B5">
        <w:rPr>
          <w:rFonts w:ascii="Arial" w:hAnsi="Arial" w:cs="Arial"/>
          <w:sz w:val="18"/>
        </w:rPr>
        <w:t xml:space="preserve"> records</w:t>
      </w:r>
    </w:p>
    <w:p w14:paraId="2C91180B" w14:textId="77777777" w:rsidR="008C539B" w:rsidRPr="001058B5" w:rsidRDefault="008D1AB8">
      <w:pPr>
        <w:spacing w:line="220" w:lineRule="exact"/>
        <w:ind w:left="1082"/>
        <w:rPr>
          <w:rFonts w:ascii="Arial" w:hAnsi="Arial" w:cs="Arial"/>
          <w:sz w:val="18"/>
        </w:rPr>
      </w:pPr>
      <w:hyperlink w:anchor="_bookmark2027" w:history="1">
        <w:r w:rsidR="00C12992" w:rsidRPr="001058B5">
          <w:rPr>
            <w:rFonts w:ascii="Arial" w:hAnsi="Arial" w:cs="Arial"/>
            <w:sz w:val="18"/>
          </w:rPr>
          <w:t>archiving, 9-61</w:t>
        </w:r>
      </w:hyperlink>
    </w:p>
    <w:p w14:paraId="5554251A" w14:textId="77777777" w:rsidR="008C539B" w:rsidRPr="001058B5" w:rsidRDefault="008D1AB8">
      <w:pPr>
        <w:spacing w:before="1" w:line="235" w:lineRule="auto"/>
        <w:ind w:left="602" w:right="1665" w:firstLine="240"/>
        <w:rPr>
          <w:rFonts w:ascii="Arial" w:hAnsi="Arial" w:cs="Arial"/>
          <w:sz w:val="18"/>
        </w:rPr>
      </w:pPr>
      <w:hyperlink w:anchor="_bookmark1896" w:history="1">
        <w:r w:rsidR="00C12992" w:rsidRPr="001058B5">
          <w:rPr>
            <w:rFonts w:ascii="Arial" w:hAnsi="Arial" w:cs="Arial"/>
            <w:i/>
            <w:sz w:val="18"/>
          </w:rPr>
          <w:t xml:space="preserve">See also </w:t>
        </w:r>
      </w:hyperlink>
      <w:r w:rsidR="00C12992" w:rsidRPr="001058B5">
        <w:rPr>
          <w:rFonts w:ascii="Arial" w:hAnsi="Arial" w:cs="Arial"/>
          <w:sz w:val="18"/>
        </w:rPr>
        <w:t>SYS.FGA_LOG$ table firewalls</w:t>
      </w:r>
    </w:p>
    <w:p w14:paraId="18203EC0" w14:textId="77777777" w:rsidR="008C539B" w:rsidRPr="001058B5" w:rsidRDefault="008D1AB8">
      <w:pPr>
        <w:spacing w:before="2" w:line="235" w:lineRule="auto"/>
        <w:ind w:left="842" w:right="1665"/>
        <w:rPr>
          <w:rFonts w:ascii="Arial" w:hAnsi="Arial" w:cs="Arial"/>
          <w:sz w:val="18"/>
        </w:rPr>
      </w:pPr>
      <w:hyperlink w:anchor="_bookmark2252" w:history="1">
        <w:r w:rsidR="00C12992" w:rsidRPr="001058B5">
          <w:rPr>
            <w:rFonts w:ascii="Arial" w:hAnsi="Arial" w:cs="Arial"/>
            <w:sz w:val="18"/>
          </w:rPr>
          <w:t>advice about using, 10-15</w:t>
        </w:r>
      </w:hyperlink>
      <w:r w:rsidR="00C12992" w:rsidRPr="001058B5">
        <w:rPr>
          <w:rFonts w:ascii="Arial" w:hAnsi="Arial" w:cs="Arial"/>
          <w:sz w:val="18"/>
        </w:rPr>
        <w:t xml:space="preserve"> </w:t>
      </w:r>
      <w:hyperlink w:anchor="_bookmark2253" w:history="1">
        <w:r w:rsidR="00C12992" w:rsidRPr="001058B5">
          <w:rPr>
            <w:rFonts w:ascii="Arial" w:hAnsi="Arial" w:cs="Arial"/>
            <w:sz w:val="18"/>
          </w:rPr>
          <w:t>database server location, 10-15</w:t>
        </w:r>
      </w:hyperlink>
      <w:r w:rsidR="00C12992" w:rsidRPr="001058B5">
        <w:rPr>
          <w:rFonts w:ascii="Arial" w:hAnsi="Arial" w:cs="Arial"/>
          <w:sz w:val="18"/>
        </w:rPr>
        <w:t xml:space="preserve"> </w:t>
      </w:r>
      <w:hyperlink w:anchor="_bookmark2274" w:history="1">
        <w:r w:rsidR="00C12992" w:rsidRPr="001058B5">
          <w:rPr>
            <w:rFonts w:ascii="Arial" w:hAnsi="Arial" w:cs="Arial"/>
            <w:sz w:val="18"/>
          </w:rPr>
          <w:t>ports, 10-17</w:t>
        </w:r>
      </w:hyperlink>
    </w:p>
    <w:p w14:paraId="2813F93C" w14:textId="77777777" w:rsidR="008C539B" w:rsidRPr="001058B5" w:rsidRDefault="008D1AB8">
      <w:pPr>
        <w:spacing w:before="2" w:line="235" w:lineRule="auto"/>
        <w:ind w:left="602" w:right="1994" w:firstLine="240"/>
        <w:rPr>
          <w:rFonts w:ascii="Arial" w:hAnsi="Arial" w:cs="Arial"/>
          <w:sz w:val="18"/>
        </w:rPr>
      </w:pPr>
      <w:hyperlink w:anchor="_bookmark2254" w:history="1">
        <w:r w:rsidR="00C12992" w:rsidRPr="001058B5">
          <w:rPr>
            <w:rFonts w:ascii="Arial" w:hAnsi="Arial" w:cs="Arial"/>
            <w:sz w:val="18"/>
          </w:rPr>
          <w:t>supported types, 10-15</w:t>
        </w:r>
      </w:hyperlink>
      <w:r w:rsidR="00C12992" w:rsidRPr="001058B5">
        <w:rPr>
          <w:rFonts w:ascii="Arial" w:hAnsi="Arial" w:cs="Arial"/>
          <w:sz w:val="18"/>
        </w:rPr>
        <w:t xml:space="preserve"> flashback query</w:t>
      </w:r>
    </w:p>
    <w:p w14:paraId="214D3017" w14:textId="77777777" w:rsidR="008C539B" w:rsidRPr="001058B5" w:rsidRDefault="008D1AB8">
      <w:pPr>
        <w:spacing w:line="220" w:lineRule="exact"/>
        <w:ind w:left="842"/>
        <w:rPr>
          <w:rFonts w:ascii="Arial" w:hAnsi="Arial" w:cs="Arial"/>
          <w:sz w:val="18"/>
        </w:rPr>
      </w:pPr>
      <w:hyperlink w:anchor="_bookmark2009" w:history="1">
        <w:r w:rsidR="00C12992" w:rsidRPr="001058B5">
          <w:rPr>
            <w:rFonts w:ascii="Arial" w:hAnsi="Arial" w:cs="Arial"/>
            <w:sz w:val="18"/>
          </w:rPr>
          <w:t>auditing, used with, 9-59</w:t>
        </w:r>
      </w:hyperlink>
    </w:p>
    <w:p w14:paraId="293AAC29" w14:textId="77777777" w:rsidR="008C539B" w:rsidRPr="001058B5" w:rsidRDefault="008D1AB8">
      <w:pPr>
        <w:spacing w:before="2" w:line="235" w:lineRule="auto"/>
        <w:ind w:left="1202" w:right="436" w:hanging="360"/>
        <w:rPr>
          <w:rFonts w:ascii="Arial" w:hAnsi="Arial" w:cs="Arial"/>
          <w:sz w:val="18"/>
        </w:rPr>
      </w:pPr>
      <w:hyperlink w:anchor="_bookmark1515" w:history="1">
        <w:r w:rsidR="00C12992" w:rsidRPr="001058B5">
          <w:rPr>
            <w:rFonts w:ascii="Arial" w:hAnsi="Arial" w:cs="Arial"/>
            <w:sz w:val="18"/>
          </w:rPr>
          <w:t>Oracle Virtual Private Database, how it works with, 7-35</w:t>
        </w:r>
      </w:hyperlink>
    </w:p>
    <w:p w14:paraId="4AEB7783" w14:textId="77777777" w:rsidR="008C539B" w:rsidRPr="001058B5" w:rsidRDefault="00C12992">
      <w:pPr>
        <w:spacing w:line="220" w:lineRule="exact"/>
        <w:ind w:left="602"/>
        <w:rPr>
          <w:rFonts w:ascii="Arial" w:hAnsi="Arial" w:cs="Arial"/>
          <w:sz w:val="18"/>
        </w:rPr>
      </w:pPr>
      <w:r w:rsidRPr="001058B5">
        <w:rPr>
          <w:rFonts w:ascii="Arial" w:hAnsi="Arial" w:cs="Arial"/>
          <w:sz w:val="18"/>
        </w:rPr>
        <w:t>foreign keys</w:t>
      </w:r>
    </w:p>
    <w:p w14:paraId="4654B588" w14:textId="77777777" w:rsidR="008C539B" w:rsidRPr="001058B5" w:rsidRDefault="008D1AB8">
      <w:pPr>
        <w:spacing w:before="3" w:line="235" w:lineRule="auto"/>
        <w:ind w:left="602" w:right="1376" w:firstLine="240"/>
        <w:rPr>
          <w:rFonts w:ascii="Arial" w:hAnsi="Arial" w:cs="Arial"/>
          <w:sz w:val="18"/>
        </w:rPr>
      </w:pPr>
      <w:hyperlink w:anchor="_bookmark734" w:history="1">
        <w:r w:rsidR="00C12992" w:rsidRPr="001058B5">
          <w:rPr>
            <w:rFonts w:ascii="Arial" w:hAnsi="Arial" w:cs="Arial"/>
            <w:sz w:val="18"/>
          </w:rPr>
          <w:t>privilege to use parent key, 4-27</w:t>
        </w:r>
      </w:hyperlink>
      <w:r w:rsidR="00C12992" w:rsidRPr="001058B5">
        <w:rPr>
          <w:rFonts w:ascii="Arial" w:hAnsi="Arial" w:cs="Arial"/>
          <w:sz w:val="18"/>
        </w:rPr>
        <w:t xml:space="preserve"> </w:t>
      </w:r>
      <w:hyperlink w:anchor="_bookmark2268" w:history="1">
        <w:r w:rsidR="00C12992" w:rsidRPr="001058B5">
          <w:rPr>
            <w:rFonts w:ascii="Arial" w:hAnsi="Arial" w:cs="Arial"/>
            <w:sz w:val="18"/>
          </w:rPr>
          <w:t>FTP service, 10-16</w:t>
        </w:r>
      </w:hyperlink>
    </w:p>
    <w:p w14:paraId="3AC4ED2F" w14:textId="77777777" w:rsidR="008C539B" w:rsidRPr="001058B5" w:rsidRDefault="00C12992">
      <w:pPr>
        <w:spacing w:line="220" w:lineRule="exact"/>
        <w:ind w:left="602"/>
        <w:rPr>
          <w:rFonts w:ascii="Arial" w:hAnsi="Arial" w:cs="Arial"/>
          <w:sz w:val="18"/>
        </w:rPr>
      </w:pPr>
      <w:r w:rsidRPr="001058B5">
        <w:rPr>
          <w:rFonts w:ascii="Arial" w:hAnsi="Arial" w:cs="Arial"/>
          <w:sz w:val="18"/>
        </w:rPr>
        <w:t>functions</w:t>
      </w:r>
    </w:p>
    <w:p w14:paraId="2FCC088E" w14:textId="77777777" w:rsidR="008C539B" w:rsidRPr="001058B5" w:rsidRDefault="008D1AB8">
      <w:pPr>
        <w:spacing w:line="220" w:lineRule="exact"/>
        <w:ind w:left="842"/>
        <w:rPr>
          <w:rFonts w:ascii="Arial" w:hAnsi="Arial" w:cs="Arial"/>
          <w:sz w:val="18"/>
        </w:rPr>
      </w:pPr>
      <w:hyperlink w:anchor="_bookmark1851" w:history="1">
        <w:r w:rsidR="00C12992" w:rsidRPr="001058B5">
          <w:rPr>
            <w:rFonts w:ascii="Arial" w:hAnsi="Arial" w:cs="Arial"/>
            <w:sz w:val="18"/>
          </w:rPr>
          <w:t>auditing, 9-32</w:t>
        </w:r>
      </w:hyperlink>
    </w:p>
    <w:p w14:paraId="4170F951" w14:textId="77777777" w:rsidR="008C539B" w:rsidRPr="001058B5" w:rsidRDefault="00C12992">
      <w:pPr>
        <w:spacing w:before="1" w:line="235" w:lineRule="auto"/>
        <w:ind w:left="1082" w:right="1685" w:hanging="240"/>
        <w:rPr>
          <w:rFonts w:ascii="Arial" w:hAnsi="Arial" w:cs="Arial"/>
          <w:sz w:val="18"/>
        </w:rPr>
      </w:pPr>
      <w:r w:rsidRPr="001058B5">
        <w:rPr>
          <w:rFonts w:ascii="Arial" w:hAnsi="Arial" w:cs="Arial"/>
          <w:sz w:val="18"/>
        </w:rPr>
        <w:t xml:space="preserve">Oracle Virtual Private Database </w:t>
      </w:r>
      <w:hyperlink w:anchor="_bookmark1373" w:history="1">
        <w:r w:rsidRPr="001058B5">
          <w:rPr>
            <w:rFonts w:ascii="Arial" w:hAnsi="Arial" w:cs="Arial"/>
            <w:sz w:val="18"/>
          </w:rPr>
          <w:t>components of, 7-4</w:t>
        </w:r>
      </w:hyperlink>
      <w:r w:rsidRPr="001058B5">
        <w:rPr>
          <w:rFonts w:ascii="Arial" w:hAnsi="Arial" w:cs="Arial"/>
          <w:sz w:val="18"/>
        </w:rPr>
        <w:t xml:space="preserve"> </w:t>
      </w:r>
      <w:hyperlink w:anchor="_bookmark1360" w:history="1">
        <w:r w:rsidRPr="001058B5">
          <w:rPr>
            <w:rFonts w:ascii="Arial" w:hAnsi="Arial" w:cs="Arial"/>
            <w:sz w:val="18"/>
          </w:rPr>
          <w:t>privileges used to run, 7-3</w:t>
        </w:r>
      </w:hyperlink>
    </w:p>
    <w:p w14:paraId="26196814" w14:textId="77777777" w:rsidR="008C539B" w:rsidRPr="001058B5" w:rsidRDefault="008D1AB8">
      <w:pPr>
        <w:spacing w:line="221" w:lineRule="exact"/>
        <w:ind w:left="842"/>
        <w:rPr>
          <w:rFonts w:ascii="Arial" w:hAnsi="Arial" w:cs="Arial"/>
          <w:sz w:val="18"/>
        </w:rPr>
      </w:pPr>
      <w:hyperlink w:anchor="_bookmark747" w:history="1">
        <w:r w:rsidR="00C12992" w:rsidRPr="001058B5">
          <w:rPr>
            <w:rFonts w:ascii="Arial" w:hAnsi="Arial" w:cs="Arial"/>
            <w:sz w:val="18"/>
          </w:rPr>
          <w:t>privileges for, 4-29</w:t>
        </w:r>
      </w:hyperlink>
    </w:p>
    <w:p w14:paraId="37BA7DF7" w14:textId="77777777" w:rsidR="008C539B" w:rsidRPr="001058B5" w:rsidRDefault="008D1AB8">
      <w:pPr>
        <w:spacing w:line="222" w:lineRule="exact"/>
        <w:ind w:left="842"/>
        <w:rPr>
          <w:rFonts w:ascii="Arial" w:hAnsi="Arial" w:cs="Arial"/>
          <w:sz w:val="18"/>
        </w:rPr>
      </w:pPr>
      <w:hyperlink w:anchor="_bookmark571" w:history="1">
        <w:r w:rsidR="00C12992" w:rsidRPr="001058B5">
          <w:rPr>
            <w:rFonts w:ascii="Arial" w:hAnsi="Arial" w:cs="Arial"/>
            <w:sz w:val="18"/>
          </w:rPr>
          <w:t>roles, 4-9</w:t>
        </w:r>
      </w:hyperlink>
    </w:p>
    <w:p w14:paraId="087F3723" w14:textId="77777777" w:rsidR="008C539B" w:rsidRPr="001058B5" w:rsidRDefault="008C539B">
      <w:pPr>
        <w:pStyle w:val="BodyText"/>
        <w:spacing w:before="3"/>
        <w:rPr>
          <w:rFonts w:ascii="Arial" w:hAnsi="Arial" w:cs="Arial"/>
          <w:sz w:val="21"/>
        </w:rPr>
      </w:pPr>
    </w:p>
    <w:p w14:paraId="1372FB5B" w14:textId="77777777" w:rsidR="008C539B" w:rsidRPr="001058B5" w:rsidRDefault="00C12992">
      <w:pPr>
        <w:pStyle w:val="Heading5"/>
        <w:ind w:left="602"/>
      </w:pPr>
      <w:bookmarkStart w:id="2239" w:name="G"/>
      <w:bookmarkEnd w:id="2239"/>
      <w:r w:rsidRPr="001058B5">
        <w:t>G</w:t>
      </w:r>
    </w:p>
    <w:p w14:paraId="3D218A08" w14:textId="77777777" w:rsidR="008C539B" w:rsidRPr="001058B5" w:rsidRDefault="008C539B">
      <w:pPr>
        <w:pStyle w:val="BodyText"/>
        <w:spacing w:before="11"/>
        <w:rPr>
          <w:rFonts w:ascii="Arial" w:hAnsi="Arial" w:cs="Arial"/>
          <w:b/>
          <w:sz w:val="2"/>
        </w:rPr>
      </w:pPr>
    </w:p>
    <w:p w14:paraId="4AB922AE" w14:textId="2E45ED38" w:rsidR="008C539B" w:rsidRPr="001058B5" w:rsidRDefault="008D1AB8">
      <w:pPr>
        <w:pStyle w:val="BodyText"/>
        <w:spacing w:line="20" w:lineRule="exact"/>
        <w:ind w:left="613"/>
        <w:rPr>
          <w:rFonts w:ascii="Arial" w:hAnsi="Arial" w:cs="Arial"/>
          <w:sz w:val="2"/>
        </w:rPr>
      </w:pPr>
      <w:r>
        <w:rPr>
          <w:rFonts w:ascii="Arial" w:hAnsi="Arial" w:cs="Arial"/>
          <w:sz w:val="2"/>
        </w:rPr>
      </w:r>
      <w:r>
        <w:rPr>
          <w:rFonts w:ascii="Arial" w:hAnsi="Arial" w:cs="Arial"/>
          <w:sz w:val="2"/>
        </w:rPr>
        <w:pict w14:anchorId="30C8B970">
          <v:group id="_x0000_s1062" style="width:215.4pt;height:.5pt;mso-position-horizontal-relative:char;mso-position-vertical-relative:line" coordsize="4308,10">
            <v:rect id="_x0000_s1064" style="position:absolute;width:5;height:10" fillcolor="black" stroked="f"/>
            <v:line id="_x0000_s1063" style="position:absolute" from="5,5" to="4308,5" strokeweight=".48pt"/>
            <w10:anchorlock/>
          </v:group>
        </w:pict>
      </w:r>
    </w:p>
    <w:p w14:paraId="3B745BE1" w14:textId="77777777" w:rsidR="008C539B" w:rsidRPr="001058B5" w:rsidRDefault="008D1AB8">
      <w:pPr>
        <w:spacing w:before="33" w:line="222" w:lineRule="exact"/>
        <w:ind w:left="602"/>
        <w:rPr>
          <w:rFonts w:ascii="Arial" w:hAnsi="Arial" w:cs="Arial"/>
          <w:sz w:val="18"/>
        </w:rPr>
      </w:pPr>
      <w:hyperlink w:anchor="_bookmark604" w:history="1">
        <w:r w:rsidR="00C12992" w:rsidRPr="001058B5">
          <w:rPr>
            <w:rFonts w:ascii="Arial" w:hAnsi="Arial" w:cs="Arial"/>
            <w:sz w:val="18"/>
          </w:rPr>
          <w:t>GATHER_SYSTEM_STATISTICS role, 4-13</w:t>
        </w:r>
      </w:hyperlink>
    </w:p>
    <w:p w14:paraId="79F5AB70" w14:textId="77777777" w:rsidR="008C539B" w:rsidRPr="001058B5" w:rsidRDefault="00C12992">
      <w:pPr>
        <w:spacing w:before="2" w:line="235" w:lineRule="auto"/>
        <w:ind w:left="842" w:right="1994" w:hanging="240"/>
        <w:rPr>
          <w:rFonts w:ascii="Arial" w:hAnsi="Arial" w:cs="Arial"/>
          <w:sz w:val="18"/>
        </w:rPr>
      </w:pPr>
      <w:r w:rsidRPr="001058B5">
        <w:rPr>
          <w:rFonts w:ascii="Arial" w:hAnsi="Arial" w:cs="Arial"/>
          <w:sz w:val="18"/>
        </w:rPr>
        <w:t xml:space="preserve">global application contexts </w:t>
      </w:r>
      <w:hyperlink w:anchor="_bookmark1240" w:history="1">
        <w:r w:rsidRPr="001058B5">
          <w:rPr>
            <w:rFonts w:ascii="Arial" w:hAnsi="Arial" w:cs="Arial"/>
            <w:sz w:val="18"/>
          </w:rPr>
          <w:t>about, 6-22</w:t>
        </w:r>
      </w:hyperlink>
    </w:p>
    <w:p w14:paraId="60BEECAF" w14:textId="77777777" w:rsidR="008C539B" w:rsidRPr="001058B5" w:rsidRDefault="008D1AB8">
      <w:pPr>
        <w:spacing w:before="2" w:line="235" w:lineRule="auto"/>
        <w:ind w:left="842" w:right="436"/>
        <w:rPr>
          <w:rFonts w:ascii="Arial" w:hAnsi="Arial" w:cs="Arial"/>
          <w:sz w:val="18"/>
        </w:rPr>
      </w:pPr>
      <w:hyperlink w:anchor="_bookmark1285" w:history="1">
        <w:r w:rsidR="00C12992" w:rsidRPr="001058B5">
          <w:rPr>
            <w:rFonts w:ascii="Arial" w:hAnsi="Arial" w:cs="Arial"/>
            <w:sz w:val="18"/>
          </w:rPr>
          <w:t>authenticating nondatabase users, 6-28</w:t>
        </w:r>
      </w:hyperlink>
      <w:r w:rsidR="00C12992" w:rsidRPr="001058B5">
        <w:rPr>
          <w:rFonts w:ascii="Arial" w:hAnsi="Arial" w:cs="Arial"/>
          <w:sz w:val="18"/>
        </w:rPr>
        <w:t xml:space="preserve"> </w:t>
      </w:r>
      <w:hyperlink w:anchor="_bookmark1249" w:history="1">
        <w:r w:rsidR="00C12992" w:rsidRPr="001058B5">
          <w:rPr>
            <w:rFonts w:ascii="Arial" w:hAnsi="Arial" w:cs="Arial"/>
            <w:sz w:val="18"/>
          </w:rPr>
          <w:t>components, 6-22</w:t>
        </w:r>
      </w:hyperlink>
    </w:p>
    <w:p w14:paraId="178ADF4D" w14:textId="77777777" w:rsidR="008C539B" w:rsidRPr="001058B5" w:rsidRDefault="008D1AB8">
      <w:pPr>
        <w:spacing w:line="220" w:lineRule="exact"/>
        <w:ind w:left="842"/>
        <w:rPr>
          <w:rFonts w:ascii="Arial" w:hAnsi="Arial" w:cs="Arial"/>
          <w:sz w:val="18"/>
        </w:rPr>
      </w:pPr>
      <w:hyperlink w:anchor="_bookmark1266" w:history="1">
        <w:r w:rsidR="00C12992" w:rsidRPr="001058B5">
          <w:rPr>
            <w:rFonts w:ascii="Arial" w:hAnsi="Arial" w:cs="Arial"/>
            <w:sz w:val="18"/>
          </w:rPr>
          <w:t>editions, affect on, 6-24</w:t>
        </w:r>
      </w:hyperlink>
    </w:p>
    <w:p w14:paraId="45A54BC3" w14:textId="77777777" w:rsidR="008C539B" w:rsidRPr="001058B5" w:rsidRDefault="008D1AB8">
      <w:pPr>
        <w:spacing w:before="2" w:line="235" w:lineRule="auto"/>
        <w:ind w:left="1202" w:right="650" w:hanging="360"/>
        <w:rPr>
          <w:rFonts w:ascii="Arial" w:hAnsi="Arial" w:cs="Arial"/>
          <w:sz w:val="18"/>
        </w:rPr>
      </w:pPr>
      <w:hyperlink w:anchor="_bookmark1287" w:history="1">
        <w:r w:rsidR="00C12992" w:rsidRPr="001058B5">
          <w:rPr>
            <w:rFonts w:ascii="Arial" w:hAnsi="Arial" w:cs="Arial"/>
            <w:sz w:val="18"/>
          </w:rPr>
          <w:t>example of authenticating nondatabase users, 6-29</w:t>
        </w:r>
      </w:hyperlink>
    </w:p>
    <w:p w14:paraId="715859EB" w14:textId="77777777" w:rsidR="008C539B" w:rsidRPr="001058B5" w:rsidRDefault="008D1AB8">
      <w:pPr>
        <w:spacing w:line="237" w:lineRule="auto"/>
        <w:ind w:left="1202" w:hanging="360"/>
        <w:rPr>
          <w:rFonts w:ascii="Arial" w:hAnsi="Arial" w:cs="Arial"/>
          <w:sz w:val="18"/>
        </w:rPr>
      </w:pPr>
      <w:hyperlink w:anchor="_bookmark1280" w:history="1">
        <w:r w:rsidR="00C12992" w:rsidRPr="001058B5">
          <w:rPr>
            <w:rFonts w:ascii="Arial" w:hAnsi="Arial" w:cs="Arial"/>
            <w:sz w:val="18"/>
          </w:rPr>
          <w:t>example of authenticating user moving to different application, 6-27</w:t>
        </w:r>
      </w:hyperlink>
    </w:p>
    <w:p w14:paraId="657E83A8" w14:textId="77777777" w:rsidR="008C539B" w:rsidRPr="001058B5" w:rsidRDefault="008D1AB8">
      <w:pPr>
        <w:spacing w:line="235" w:lineRule="auto"/>
        <w:ind w:left="842" w:right="436"/>
        <w:rPr>
          <w:rFonts w:ascii="Arial" w:hAnsi="Arial" w:cs="Arial"/>
          <w:sz w:val="18"/>
        </w:rPr>
      </w:pPr>
      <w:hyperlink w:anchor="_bookmark1276" w:history="1">
        <w:r w:rsidR="00C12992" w:rsidRPr="001058B5">
          <w:rPr>
            <w:rFonts w:ascii="Arial" w:hAnsi="Arial" w:cs="Arial"/>
            <w:sz w:val="18"/>
          </w:rPr>
          <w:t>example of setting values for all users, 6-26</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Oracle RAC environment, 6-23</w:t>
        </w:r>
      </w:hyperlink>
    </w:p>
    <w:p w14:paraId="418DA477" w14:textId="77777777" w:rsidR="008C539B" w:rsidRPr="001058B5" w:rsidRDefault="008D1AB8">
      <w:pPr>
        <w:spacing w:line="235" w:lineRule="auto"/>
        <w:ind w:left="842" w:right="1665"/>
        <w:rPr>
          <w:rFonts w:ascii="Arial" w:hAnsi="Arial" w:cs="Arial"/>
          <w:sz w:val="18"/>
        </w:rPr>
      </w:pPr>
      <w:hyperlink w:anchor="_bookmark1243" w:history="1">
        <w:r w:rsidR="00C12992" w:rsidRPr="001058B5">
          <w:rPr>
            <w:rFonts w:ascii="Arial" w:hAnsi="Arial" w:cs="Arial"/>
            <w:sz w:val="18"/>
          </w:rPr>
          <w:t>Oracle RAC instances, 6-22</w:t>
        </w:r>
      </w:hyperlink>
      <w:r w:rsidR="00C12992" w:rsidRPr="001058B5">
        <w:rPr>
          <w:rFonts w:ascii="Arial" w:hAnsi="Arial" w:cs="Arial"/>
          <w:sz w:val="18"/>
        </w:rPr>
        <w:t xml:space="preserve"> </w:t>
      </w:r>
      <w:hyperlink w:anchor="_bookmark1258" w:history="1">
        <w:r w:rsidR="00C12992" w:rsidRPr="001058B5">
          <w:rPr>
            <w:rFonts w:ascii="Arial" w:hAnsi="Arial" w:cs="Arial"/>
            <w:sz w:val="18"/>
          </w:rPr>
          <w:t>ownership, 6-23</w:t>
        </w:r>
      </w:hyperlink>
    </w:p>
    <w:p w14:paraId="71EB3A4D" w14:textId="77777777" w:rsidR="008C539B" w:rsidRPr="001058B5" w:rsidRDefault="008D1AB8">
      <w:pPr>
        <w:spacing w:before="1" w:line="235" w:lineRule="auto"/>
        <w:ind w:left="842" w:right="1595"/>
        <w:jc w:val="both"/>
        <w:rPr>
          <w:rFonts w:ascii="Arial" w:hAnsi="Arial" w:cs="Arial"/>
          <w:sz w:val="18"/>
        </w:rPr>
      </w:pPr>
      <w:hyperlink w:anchor="_bookmark1263" w:history="1">
        <w:r w:rsidR="00C12992" w:rsidRPr="001058B5">
          <w:rPr>
            <w:rFonts w:ascii="Arial" w:hAnsi="Arial" w:cs="Arial"/>
            <w:sz w:val="18"/>
          </w:rPr>
          <w:t>PL/SQL package creation, 6-24</w:t>
        </w:r>
      </w:hyperlink>
      <w:r w:rsidR="00C12992" w:rsidRPr="001058B5">
        <w:rPr>
          <w:rFonts w:ascii="Arial" w:hAnsi="Arial" w:cs="Arial"/>
          <w:sz w:val="18"/>
        </w:rPr>
        <w:t xml:space="preserve"> </w:t>
      </w:r>
      <w:hyperlink w:anchor="_bookmark1316" w:history="1">
        <w:r w:rsidR="00C12992" w:rsidRPr="001058B5">
          <w:rPr>
            <w:rFonts w:ascii="Arial" w:hAnsi="Arial" w:cs="Arial"/>
            <w:sz w:val="18"/>
          </w:rPr>
          <w:t>process, lightweight users, 6-40</w:t>
        </w:r>
      </w:hyperlink>
      <w:r w:rsidR="00C12992" w:rsidRPr="001058B5">
        <w:rPr>
          <w:rFonts w:ascii="Arial" w:hAnsi="Arial" w:cs="Arial"/>
          <w:sz w:val="18"/>
        </w:rPr>
        <w:t xml:space="preserve"> </w:t>
      </w:r>
      <w:hyperlink w:anchor="_bookmark1314" w:history="1">
        <w:r w:rsidR="00C12992" w:rsidRPr="001058B5">
          <w:rPr>
            <w:rFonts w:ascii="Arial" w:hAnsi="Arial" w:cs="Arial"/>
            <w:sz w:val="18"/>
          </w:rPr>
          <w:t>process, standard, 6-39</w:t>
        </w:r>
      </w:hyperlink>
    </w:p>
    <w:p w14:paraId="68288A57" w14:textId="77777777" w:rsidR="008C539B" w:rsidRPr="001058B5" w:rsidRDefault="008D1AB8">
      <w:pPr>
        <w:spacing w:line="237" w:lineRule="auto"/>
        <w:ind w:left="842" w:right="436"/>
        <w:rPr>
          <w:rFonts w:ascii="Arial" w:hAnsi="Arial" w:cs="Arial"/>
          <w:sz w:val="18"/>
        </w:rPr>
      </w:pPr>
      <w:hyperlink w:anchor="_bookmark1275" w:history="1">
        <w:r w:rsidR="00C12992" w:rsidRPr="001058B5">
          <w:rPr>
            <w:rFonts w:ascii="Arial" w:hAnsi="Arial" w:cs="Arial"/>
            <w:sz w:val="18"/>
          </w:rPr>
          <w:t>sharing values globally for all users, 6-26</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system global area, 6-22</w:t>
        </w:r>
      </w:hyperlink>
    </w:p>
    <w:p w14:paraId="76501ADF" w14:textId="77777777" w:rsidR="008C539B" w:rsidRPr="001058B5" w:rsidRDefault="008D1AB8">
      <w:pPr>
        <w:spacing w:line="218" w:lineRule="exact"/>
        <w:ind w:left="842"/>
        <w:rPr>
          <w:rFonts w:ascii="Arial" w:hAnsi="Arial" w:cs="Arial"/>
          <w:sz w:val="18"/>
        </w:rPr>
      </w:pPr>
      <w:hyperlink w:anchor="_bookmark1302" w:history="1">
        <w:r w:rsidR="00C12992" w:rsidRPr="001058B5">
          <w:rPr>
            <w:rFonts w:ascii="Arial" w:hAnsi="Arial" w:cs="Arial"/>
            <w:sz w:val="18"/>
          </w:rPr>
          <w:t>tutorial for client session IDs, 6-35</w:t>
        </w:r>
      </w:hyperlink>
    </w:p>
    <w:p w14:paraId="7A23D318" w14:textId="77777777" w:rsidR="008C539B" w:rsidRPr="001058B5" w:rsidRDefault="008D1AB8">
      <w:pPr>
        <w:spacing w:before="2" w:line="235" w:lineRule="auto"/>
        <w:ind w:left="842" w:right="142"/>
        <w:rPr>
          <w:rFonts w:ascii="Arial" w:hAnsi="Arial" w:cs="Arial"/>
          <w:sz w:val="18"/>
        </w:rPr>
      </w:pPr>
      <w:hyperlink w:anchor="_bookmark1537" w:history="1">
        <w:r w:rsidR="00C12992" w:rsidRPr="001058B5">
          <w:rPr>
            <w:rFonts w:ascii="Arial" w:hAnsi="Arial" w:cs="Arial"/>
            <w:sz w:val="18"/>
          </w:rPr>
          <w:t>used for One Big Application User scenarios, 7-38</w:t>
        </w:r>
      </w:hyperlink>
      <w:r w:rsidR="00C12992" w:rsidRPr="001058B5">
        <w:rPr>
          <w:rFonts w:ascii="Arial" w:hAnsi="Arial" w:cs="Arial"/>
          <w:sz w:val="18"/>
        </w:rPr>
        <w:t xml:space="preserve"> </w:t>
      </w:r>
      <w:hyperlink w:anchor="_bookmark1273" w:history="1">
        <w:r w:rsidR="00C12992" w:rsidRPr="001058B5">
          <w:rPr>
            <w:rFonts w:ascii="Arial" w:hAnsi="Arial" w:cs="Arial"/>
            <w:sz w:val="18"/>
          </w:rPr>
          <w:t>user name retrieval with USER function,    6-25</w:t>
        </w:r>
      </w:hyperlink>
      <w:r w:rsidR="00C12992" w:rsidRPr="001058B5">
        <w:rPr>
          <w:rFonts w:ascii="Arial" w:hAnsi="Arial" w:cs="Arial"/>
          <w:sz w:val="18"/>
        </w:rPr>
        <w:t xml:space="preserve"> </w:t>
      </w:r>
      <w:hyperlink w:anchor="_bookmark1538" w:history="1">
        <w:r w:rsidR="00C12992" w:rsidRPr="001058B5">
          <w:rPr>
            <w:rFonts w:ascii="Arial" w:hAnsi="Arial" w:cs="Arial"/>
            <w:sz w:val="18"/>
          </w:rPr>
          <w:t>uses for,</w:t>
        </w:r>
        <w:r w:rsidR="00C12992" w:rsidRPr="001058B5">
          <w:rPr>
            <w:rFonts w:ascii="Arial" w:hAnsi="Arial" w:cs="Arial"/>
            <w:spacing w:val="43"/>
            <w:sz w:val="18"/>
          </w:rPr>
          <w:t xml:space="preserve"> </w:t>
        </w:r>
        <w:r w:rsidR="00C12992" w:rsidRPr="001058B5">
          <w:rPr>
            <w:rFonts w:ascii="Arial" w:hAnsi="Arial" w:cs="Arial"/>
            <w:sz w:val="18"/>
          </w:rPr>
          <w:t>7-38</w:t>
        </w:r>
      </w:hyperlink>
    </w:p>
    <w:p w14:paraId="4B664A1C" w14:textId="77777777" w:rsidR="008C539B" w:rsidRPr="001058B5" w:rsidRDefault="008D1AB8">
      <w:pPr>
        <w:spacing w:before="3" w:line="235" w:lineRule="auto"/>
        <w:ind w:left="602" w:right="1994" w:firstLine="240"/>
        <w:rPr>
          <w:rFonts w:ascii="Arial" w:hAnsi="Arial" w:cs="Arial"/>
          <w:sz w:val="18"/>
        </w:rPr>
      </w:pPr>
      <w:hyperlink w:anchor="_bookmark1245" w:history="1">
        <w:r w:rsidR="00C12992" w:rsidRPr="001058B5">
          <w:rPr>
            <w:rFonts w:ascii="Arial" w:hAnsi="Arial" w:cs="Arial"/>
            <w:i/>
            <w:sz w:val="18"/>
          </w:rPr>
          <w:t xml:space="preserve">See also </w:t>
        </w:r>
      </w:hyperlink>
      <w:r w:rsidR="00C12992" w:rsidRPr="001058B5">
        <w:rPr>
          <w:rFonts w:ascii="Arial" w:hAnsi="Arial" w:cs="Arial"/>
          <w:sz w:val="18"/>
        </w:rPr>
        <w:t>application contexts global authentication</w:t>
      </w:r>
    </w:p>
    <w:p w14:paraId="2E3600E5" w14:textId="77777777" w:rsidR="008C539B" w:rsidRPr="001058B5" w:rsidRDefault="008C539B">
      <w:pPr>
        <w:spacing w:line="235" w:lineRule="auto"/>
        <w:rPr>
          <w:rFonts w:ascii="Arial" w:hAnsi="Arial" w:cs="Arial"/>
          <w:sz w:val="18"/>
        </w:rPr>
        <w:sectPr w:rsidR="008C539B" w:rsidRPr="001058B5">
          <w:headerReference w:type="default" r:id="rId292"/>
          <w:pgSz w:w="12240" w:h="15840"/>
          <w:pgMar w:top="1200" w:right="1060" w:bottom="860" w:left="1100" w:header="0" w:footer="663" w:gutter="0"/>
          <w:cols w:num="2" w:space="720" w:equalWidth="0">
            <w:col w:w="4978" w:space="40"/>
            <w:col w:w="5062"/>
          </w:cols>
        </w:sectPr>
      </w:pPr>
    </w:p>
    <w:p w14:paraId="68CD1A2B" w14:textId="77777777" w:rsidR="008C539B" w:rsidRPr="001058B5" w:rsidRDefault="008D1AB8">
      <w:pPr>
        <w:spacing w:before="67" w:line="222" w:lineRule="exact"/>
        <w:ind w:left="340"/>
        <w:rPr>
          <w:rFonts w:ascii="Arial" w:hAnsi="Arial" w:cs="Arial"/>
          <w:sz w:val="18"/>
        </w:rPr>
      </w:pPr>
      <w:hyperlink w:anchor="_bookmark376" w:history="1">
        <w:r w:rsidR="00C12992" w:rsidRPr="001058B5">
          <w:rPr>
            <w:rFonts w:ascii="Arial" w:hAnsi="Arial" w:cs="Arial"/>
            <w:sz w:val="18"/>
          </w:rPr>
          <w:t>about, 3-30</w:t>
        </w:r>
      </w:hyperlink>
    </w:p>
    <w:p w14:paraId="1F71E0AE" w14:textId="77777777" w:rsidR="008C539B" w:rsidRPr="001058B5" w:rsidRDefault="008D1AB8">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6EC52CC1" w14:textId="77777777" w:rsidR="008C539B" w:rsidRPr="001058B5" w:rsidRDefault="008D1AB8">
      <w:pPr>
        <w:spacing w:line="237" w:lineRule="auto"/>
        <w:ind w:left="340" w:right="813"/>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1D52D523" w14:textId="77777777" w:rsidR="008C539B" w:rsidRPr="001058B5" w:rsidRDefault="00C12992">
      <w:pPr>
        <w:spacing w:line="235" w:lineRule="auto"/>
        <w:ind w:left="340" w:right="2551" w:hanging="240"/>
        <w:rPr>
          <w:rFonts w:ascii="Arial" w:hAnsi="Arial" w:cs="Arial"/>
          <w:sz w:val="18"/>
        </w:rPr>
      </w:pPr>
      <w:r w:rsidRPr="001058B5">
        <w:rPr>
          <w:rFonts w:ascii="Arial" w:hAnsi="Arial" w:cs="Arial"/>
          <w:sz w:val="18"/>
        </w:rPr>
        <w:t xml:space="preserve">global authorization </w:t>
      </w:r>
      <w:hyperlink w:anchor="_bookmark376" w:history="1">
        <w:r w:rsidRPr="001058B5">
          <w:rPr>
            <w:rFonts w:ascii="Arial" w:hAnsi="Arial" w:cs="Arial"/>
            <w:sz w:val="18"/>
          </w:rPr>
          <w:t>about, 3-30</w:t>
        </w:r>
      </w:hyperlink>
    </w:p>
    <w:p w14:paraId="0DC75E49" w14:textId="77777777" w:rsidR="008C539B" w:rsidRPr="001058B5" w:rsidRDefault="008D1AB8">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3478BD55" w14:textId="77777777" w:rsidR="008C539B" w:rsidRPr="001058B5" w:rsidRDefault="008D1AB8">
      <w:pPr>
        <w:spacing w:line="220" w:lineRule="exact"/>
        <w:ind w:left="340"/>
        <w:rPr>
          <w:rFonts w:ascii="Arial" w:hAnsi="Arial" w:cs="Arial"/>
          <w:sz w:val="18"/>
        </w:rPr>
      </w:pPr>
      <w:hyperlink w:anchor="_bookmark681" w:history="1">
        <w:r w:rsidR="00C12992" w:rsidRPr="001058B5">
          <w:rPr>
            <w:rFonts w:ascii="Arial" w:hAnsi="Arial" w:cs="Arial"/>
            <w:sz w:val="18"/>
          </w:rPr>
          <w:t>role creation, 4-19</w:t>
        </w:r>
      </w:hyperlink>
    </w:p>
    <w:p w14:paraId="1704432B" w14:textId="77777777" w:rsidR="008C539B" w:rsidRPr="001058B5" w:rsidRDefault="008D1AB8">
      <w:pPr>
        <w:spacing w:before="1" w:line="235" w:lineRule="auto"/>
        <w:ind w:left="100" w:right="2836" w:firstLine="240"/>
        <w:rPr>
          <w:rFonts w:ascii="Arial" w:hAnsi="Arial" w:cs="Arial"/>
          <w:sz w:val="18"/>
        </w:rPr>
      </w:pPr>
      <w:hyperlink w:anchor="_bookmark377" w:history="1">
        <w:r w:rsidR="00C12992" w:rsidRPr="001058B5">
          <w:rPr>
            <w:rFonts w:ascii="Arial" w:hAnsi="Arial" w:cs="Arial"/>
            <w:sz w:val="18"/>
          </w:rPr>
          <w:t>roles, 3-30</w:t>
        </w:r>
      </w:hyperlink>
      <w:r w:rsidR="00C12992" w:rsidRPr="001058B5">
        <w:rPr>
          <w:rFonts w:ascii="Arial" w:hAnsi="Arial" w:cs="Arial"/>
          <w:sz w:val="18"/>
        </w:rPr>
        <w:t xml:space="preserve"> global roles</w:t>
      </w:r>
    </w:p>
    <w:p w14:paraId="19918192" w14:textId="77777777" w:rsidR="008C539B" w:rsidRPr="001058B5" w:rsidRDefault="008D1AB8">
      <w:pPr>
        <w:spacing w:line="220" w:lineRule="exact"/>
        <w:ind w:left="340"/>
        <w:rPr>
          <w:rFonts w:ascii="Arial" w:hAnsi="Arial" w:cs="Arial"/>
          <w:sz w:val="18"/>
        </w:rPr>
      </w:pPr>
      <w:hyperlink w:anchor="_bookmark679" w:history="1">
        <w:r w:rsidR="00C12992" w:rsidRPr="001058B5">
          <w:rPr>
            <w:rFonts w:ascii="Arial" w:hAnsi="Arial" w:cs="Arial"/>
            <w:sz w:val="18"/>
          </w:rPr>
          <w:t>about, 4-19</w:t>
        </w:r>
      </w:hyperlink>
    </w:p>
    <w:p w14:paraId="7E24734F" w14:textId="77777777" w:rsidR="008C539B" w:rsidRPr="001058B5" w:rsidRDefault="008D1AB8">
      <w:pPr>
        <w:spacing w:line="220" w:lineRule="exact"/>
        <w:ind w:left="100"/>
        <w:rPr>
          <w:rFonts w:ascii="Arial" w:hAnsi="Arial" w:cs="Arial"/>
          <w:sz w:val="18"/>
        </w:rPr>
      </w:pPr>
      <w:hyperlink w:anchor="_bookmark378" w:history="1">
        <w:r w:rsidR="00C12992" w:rsidRPr="001058B5">
          <w:rPr>
            <w:rFonts w:ascii="Arial" w:hAnsi="Arial" w:cs="Arial"/>
            <w:sz w:val="18"/>
          </w:rPr>
          <w:t>global users, 3-30</w:t>
        </w:r>
      </w:hyperlink>
    </w:p>
    <w:p w14:paraId="5768A385" w14:textId="77777777" w:rsidR="008C539B" w:rsidRPr="001058B5" w:rsidRDefault="008D1AB8">
      <w:pPr>
        <w:spacing w:line="220" w:lineRule="exact"/>
        <w:ind w:left="100"/>
        <w:rPr>
          <w:rFonts w:ascii="Arial" w:hAnsi="Arial" w:cs="Arial"/>
          <w:sz w:val="18"/>
        </w:rPr>
      </w:pPr>
      <w:hyperlink w:anchor="_bookmark605" w:history="1">
        <w:r w:rsidR="00C12992" w:rsidRPr="001058B5">
          <w:rPr>
            <w:rFonts w:ascii="Arial" w:hAnsi="Arial" w:cs="Arial"/>
            <w:sz w:val="18"/>
          </w:rPr>
          <w:t>GLOBAL_AQ_USER_ROLE role, 4-13</w:t>
        </w:r>
      </w:hyperlink>
    </w:p>
    <w:p w14:paraId="64560F0A" w14:textId="77777777" w:rsidR="008C539B" w:rsidRPr="001058B5" w:rsidRDefault="00C12992">
      <w:pPr>
        <w:spacing w:line="237" w:lineRule="auto"/>
        <w:ind w:left="340" w:right="1696" w:hanging="240"/>
        <w:rPr>
          <w:rFonts w:ascii="Arial" w:hAnsi="Arial" w:cs="Arial"/>
          <w:sz w:val="18"/>
        </w:rPr>
      </w:pPr>
      <w:r w:rsidRPr="001058B5">
        <w:rPr>
          <w:rFonts w:ascii="Arial" w:hAnsi="Arial" w:cs="Arial"/>
          <w:sz w:val="18"/>
        </w:rPr>
        <w:t xml:space="preserve">grace period for login attempts </w:t>
      </w:r>
      <w:hyperlink w:anchor="_bookmark260" w:history="1">
        <w:r w:rsidRPr="001058B5">
          <w:rPr>
            <w:rFonts w:ascii="Arial" w:hAnsi="Arial" w:cs="Arial"/>
            <w:sz w:val="18"/>
          </w:rPr>
          <w:t>example, 3-10</w:t>
        </w:r>
      </w:hyperlink>
    </w:p>
    <w:p w14:paraId="548BD7C9" w14:textId="77777777" w:rsidR="008C539B" w:rsidRPr="001058B5" w:rsidRDefault="008D1AB8">
      <w:pPr>
        <w:spacing w:line="235" w:lineRule="auto"/>
        <w:ind w:left="100" w:right="813"/>
        <w:rPr>
          <w:rFonts w:ascii="Arial" w:hAnsi="Arial" w:cs="Arial"/>
          <w:sz w:val="18"/>
        </w:rPr>
      </w:pPr>
      <w:hyperlink w:anchor="_bookmark257" w:history="1">
        <w:r w:rsidR="00C12992" w:rsidRPr="001058B5">
          <w:rPr>
            <w:rFonts w:ascii="Arial" w:hAnsi="Arial" w:cs="Arial"/>
            <w:sz w:val="18"/>
          </w:rPr>
          <w:t>grace period for password expiration, 3-9</w:t>
        </w:r>
      </w:hyperlink>
      <w:r w:rsidR="00C12992" w:rsidRPr="001058B5">
        <w:rPr>
          <w:rFonts w:ascii="Arial" w:hAnsi="Arial" w:cs="Arial"/>
          <w:sz w:val="18"/>
        </w:rPr>
        <w:t xml:space="preserve"> GRANT ALL PRIVILEGES statement</w:t>
      </w:r>
    </w:p>
    <w:p w14:paraId="13E21C1B" w14:textId="77777777" w:rsidR="008C539B" w:rsidRPr="001058B5" w:rsidRDefault="008D1AB8">
      <w:pPr>
        <w:spacing w:before="1" w:line="235" w:lineRule="auto"/>
        <w:ind w:left="700" w:hanging="360"/>
        <w:rPr>
          <w:rFonts w:ascii="Arial" w:hAnsi="Arial" w:cs="Arial"/>
          <w:sz w:val="18"/>
        </w:rPr>
      </w:pPr>
      <w:hyperlink w:anchor="_bookmark2204" w:history="1">
        <w:r w:rsidR="00C12992" w:rsidRPr="001058B5">
          <w:rPr>
            <w:rFonts w:ascii="Arial" w:hAnsi="Arial" w:cs="Arial"/>
            <w:sz w:val="18"/>
          </w:rPr>
          <w:t>SELECT ANY DICTIONARY privilege, exclusion of, 10-10</w:t>
        </w:r>
      </w:hyperlink>
    </w:p>
    <w:p w14:paraId="645CE25E" w14:textId="77777777" w:rsidR="008C539B" w:rsidRPr="001058B5" w:rsidRDefault="008D1AB8">
      <w:pPr>
        <w:spacing w:line="220" w:lineRule="exact"/>
        <w:ind w:left="100"/>
        <w:rPr>
          <w:rFonts w:ascii="Arial" w:hAnsi="Arial" w:cs="Arial"/>
          <w:sz w:val="18"/>
        </w:rPr>
      </w:pPr>
      <w:hyperlink w:anchor="_bookmark817" w:history="1">
        <w:r w:rsidR="00C12992" w:rsidRPr="001058B5">
          <w:rPr>
            <w:rFonts w:ascii="Arial" w:hAnsi="Arial" w:cs="Arial"/>
            <w:sz w:val="18"/>
          </w:rPr>
          <w:t>GRANT ANY OBJECT PRIVILEGE system</w:t>
        </w:r>
      </w:hyperlink>
    </w:p>
    <w:p w14:paraId="5A651094" w14:textId="77777777" w:rsidR="008C539B" w:rsidRPr="001058B5" w:rsidRDefault="008D1AB8">
      <w:pPr>
        <w:spacing w:line="220" w:lineRule="exact"/>
        <w:ind w:left="460"/>
        <w:rPr>
          <w:rFonts w:ascii="Arial" w:hAnsi="Arial" w:cs="Arial"/>
          <w:sz w:val="18"/>
        </w:rPr>
      </w:pPr>
      <w:hyperlink w:anchor="_bookmark817" w:history="1">
        <w:r w:rsidR="00C12992" w:rsidRPr="001058B5">
          <w:rPr>
            <w:rFonts w:ascii="Arial" w:hAnsi="Arial" w:cs="Arial"/>
            <w:sz w:val="18"/>
          </w:rPr>
          <w:t xml:space="preserve">privilege, 4-39, </w:t>
        </w:r>
      </w:hyperlink>
      <w:hyperlink w:anchor="_bookmark831" w:history="1">
        <w:r w:rsidR="00C12992" w:rsidRPr="001058B5">
          <w:rPr>
            <w:rFonts w:ascii="Arial" w:hAnsi="Arial" w:cs="Arial"/>
            <w:sz w:val="18"/>
          </w:rPr>
          <w:t>4-42</w:t>
        </w:r>
      </w:hyperlink>
    </w:p>
    <w:p w14:paraId="7239F533" w14:textId="77777777" w:rsidR="008C539B" w:rsidRPr="001058B5" w:rsidRDefault="008D1AB8">
      <w:pPr>
        <w:spacing w:before="1" w:line="235" w:lineRule="auto"/>
        <w:ind w:left="100"/>
        <w:rPr>
          <w:rFonts w:ascii="Arial" w:hAnsi="Arial" w:cs="Arial"/>
          <w:sz w:val="18"/>
        </w:rPr>
      </w:pPr>
      <w:hyperlink w:anchor="_bookmark532" w:history="1">
        <w:r w:rsidR="00C12992" w:rsidRPr="001058B5">
          <w:rPr>
            <w:rFonts w:ascii="Arial" w:hAnsi="Arial" w:cs="Arial"/>
            <w:sz w:val="18"/>
          </w:rPr>
          <w:t>GRANT ANY PRIVILEGE system privilege, 4-5</w:t>
        </w:r>
      </w:hyperlink>
      <w:r w:rsidR="00C12992" w:rsidRPr="001058B5">
        <w:rPr>
          <w:rFonts w:ascii="Arial" w:hAnsi="Arial" w:cs="Arial"/>
          <w:sz w:val="18"/>
        </w:rPr>
        <w:t xml:space="preserve"> GRANT CONNECT THROUGH clause</w:t>
      </w:r>
    </w:p>
    <w:p w14:paraId="348093E6" w14:textId="77777777" w:rsidR="008C539B" w:rsidRPr="001058B5" w:rsidRDefault="008D1AB8">
      <w:pPr>
        <w:spacing w:before="2" w:line="235" w:lineRule="auto"/>
        <w:ind w:left="700" w:hanging="360"/>
        <w:rPr>
          <w:rFonts w:ascii="Arial" w:hAnsi="Arial" w:cs="Arial"/>
          <w:sz w:val="18"/>
        </w:rPr>
      </w:pPr>
      <w:hyperlink w:anchor="_bookmark215" w:history="1">
        <w:r w:rsidR="00C12992" w:rsidRPr="001058B5">
          <w:rPr>
            <w:rFonts w:ascii="Arial" w:hAnsi="Arial" w:cs="Arial"/>
            <w:sz w:val="18"/>
          </w:rPr>
          <w:t>consideration when setting FAILED_LOGIN_ ATTEMPTS parameter, 3-5</w:t>
        </w:r>
      </w:hyperlink>
    </w:p>
    <w:p w14:paraId="43B6A776" w14:textId="77777777" w:rsidR="008C539B" w:rsidRPr="001058B5" w:rsidRDefault="008D1AB8">
      <w:pPr>
        <w:spacing w:line="237" w:lineRule="auto"/>
        <w:ind w:left="100" w:right="1696" w:firstLine="240"/>
        <w:rPr>
          <w:rFonts w:ascii="Arial" w:hAnsi="Arial" w:cs="Arial"/>
          <w:sz w:val="18"/>
        </w:rPr>
      </w:pPr>
      <w:hyperlink w:anchor="_bookmark434" w:history="1">
        <w:r w:rsidR="00C12992" w:rsidRPr="001058B5">
          <w:rPr>
            <w:rFonts w:ascii="Arial" w:hAnsi="Arial" w:cs="Arial"/>
            <w:sz w:val="18"/>
          </w:rPr>
          <w:t>for proxy authorization, 3-39</w:t>
        </w:r>
      </w:hyperlink>
      <w:r w:rsidR="00C12992" w:rsidRPr="001058B5">
        <w:rPr>
          <w:rFonts w:ascii="Arial" w:hAnsi="Arial" w:cs="Arial"/>
          <w:sz w:val="18"/>
        </w:rPr>
        <w:t xml:space="preserve"> </w:t>
      </w:r>
      <w:hyperlink w:anchor="_bookmark795" w:history="1">
        <w:r w:rsidR="00C12992" w:rsidRPr="001058B5">
          <w:rPr>
            <w:rFonts w:ascii="Arial" w:hAnsi="Arial" w:cs="Arial"/>
            <w:sz w:val="18"/>
          </w:rPr>
          <w:t>GRANT statement, 4-37</w:t>
        </w:r>
      </w:hyperlink>
    </w:p>
    <w:p w14:paraId="51432997" w14:textId="77777777" w:rsidR="008C539B" w:rsidRPr="001058B5" w:rsidRDefault="008D1AB8">
      <w:pPr>
        <w:spacing w:line="217" w:lineRule="exact"/>
        <w:ind w:left="340"/>
        <w:rPr>
          <w:rFonts w:ascii="Arial" w:hAnsi="Arial" w:cs="Arial"/>
          <w:sz w:val="18"/>
        </w:rPr>
      </w:pPr>
      <w:hyperlink w:anchor="_bookmark801" w:history="1">
        <w:r w:rsidR="00C12992" w:rsidRPr="001058B5">
          <w:rPr>
            <w:rFonts w:ascii="Arial" w:hAnsi="Arial" w:cs="Arial"/>
            <w:sz w:val="18"/>
          </w:rPr>
          <w:t>ADMIN OPTION, 4-38</w:t>
        </w:r>
      </w:hyperlink>
    </w:p>
    <w:p w14:paraId="189F69E3" w14:textId="77777777" w:rsidR="008C539B" w:rsidRPr="001058B5" w:rsidRDefault="008D1AB8">
      <w:pPr>
        <w:spacing w:line="237" w:lineRule="auto"/>
        <w:ind w:left="340" w:right="1696"/>
        <w:rPr>
          <w:rFonts w:ascii="Arial" w:hAnsi="Arial" w:cs="Arial"/>
          <w:sz w:val="18"/>
        </w:rPr>
      </w:pPr>
      <w:hyperlink w:anchor="_bookmark807" w:history="1">
        <w:r w:rsidR="00C12992" w:rsidRPr="001058B5">
          <w:rPr>
            <w:rFonts w:ascii="Arial" w:hAnsi="Arial" w:cs="Arial"/>
            <w:sz w:val="18"/>
          </w:rPr>
          <w:t>creating a new user, 4-38</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 xml:space="preserve">object privileges, 4-38, </w:t>
        </w:r>
      </w:hyperlink>
      <w:hyperlink w:anchor="_bookmark1075" w:history="1">
        <w:r w:rsidR="00C12992" w:rsidRPr="001058B5">
          <w:rPr>
            <w:rFonts w:ascii="Arial" w:hAnsi="Arial" w:cs="Arial"/>
            <w:sz w:val="18"/>
          </w:rPr>
          <w:t>5-16</w:t>
        </w:r>
      </w:hyperlink>
    </w:p>
    <w:p w14:paraId="36ADEFC0" w14:textId="77777777" w:rsidR="008C539B" w:rsidRPr="001058B5" w:rsidRDefault="008D1AB8">
      <w:pPr>
        <w:spacing w:line="235" w:lineRule="auto"/>
        <w:ind w:left="340" w:right="1138"/>
        <w:rPr>
          <w:rFonts w:ascii="Arial" w:hAnsi="Arial" w:cs="Arial"/>
          <w:sz w:val="18"/>
        </w:rPr>
      </w:pPr>
      <w:hyperlink w:anchor="_bookmark792" w:history="1">
        <w:r w:rsidR="00C12992" w:rsidRPr="001058B5">
          <w:rPr>
            <w:rFonts w:ascii="Arial" w:hAnsi="Arial" w:cs="Arial"/>
            <w:sz w:val="18"/>
          </w:rPr>
          <w:t>system privileges and roles, 4-37</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49D35AC3" w14:textId="77777777" w:rsidR="008C539B" w:rsidRPr="001058B5" w:rsidRDefault="008D1AB8">
      <w:pPr>
        <w:spacing w:line="220" w:lineRule="exact"/>
        <w:ind w:left="340"/>
        <w:rPr>
          <w:rFonts w:ascii="Arial" w:hAnsi="Arial" w:cs="Arial"/>
          <w:sz w:val="18"/>
        </w:rPr>
      </w:pPr>
      <w:hyperlink w:anchor="_bookmark814" w:history="1">
        <w:r w:rsidR="00C12992" w:rsidRPr="001058B5">
          <w:rPr>
            <w:rFonts w:ascii="Arial" w:hAnsi="Arial" w:cs="Arial"/>
            <w:sz w:val="18"/>
          </w:rPr>
          <w:t>WITH GRANT OPTION, 4-39</w:t>
        </w:r>
      </w:hyperlink>
    </w:p>
    <w:p w14:paraId="4C4DC5A7" w14:textId="77777777" w:rsidR="008C539B" w:rsidRPr="001058B5" w:rsidRDefault="00C12992">
      <w:pPr>
        <w:spacing w:line="235" w:lineRule="auto"/>
        <w:ind w:left="340" w:right="2040" w:hanging="240"/>
        <w:rPr>
          <w:rFonts w:ascii="Arial" w:hAnsi="Arial" w:cs="Arial"/>
          <w:sz w:val="18"/>
        </w:rPr>
      </w:pPr>
      <w:r w:rsidRPr="001058B5">
        <w:rPr>
          <w:rFonts w:ascii="Arial" w:hAnsi="Arial" w:cs="Arial"/>
          <w:sz w:val="18"/>
        </w:rPr>
        <w:t xml:space="preserve">granting privileges and roles </w:t>
      </w:r>
      <w:hyperlink w:anchor="_bookmark529" w:history="1">
        <w:r w:rsidRPr="001058B5">
          <w:rPr>
            <w:rFonts w:ascii="Arial" w:hAnsi="Arial" w:cs="Arial"/>
            <w:sz w:val="18"/>
          </w:rPr>
          <w:t>about, 4-4</w:t>
        </w:r>
      </w:hyperlink>
    </w:p>
    <w:p w14:paraId="5EA47733" w14:textId="77777777" w:rsidR="008C539B" w:rsidRPr="001058B5" w:rsidRDefault="008D1AB8">
      <w:pPr>
        <w:spacing w:before="1" w:line="235" w:lineRule="auto"/>
        <w:ind w:left="340" w:right="81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717" w:history="1">
        <w:r w:rsidR="00C12992" w:rsidRPr="001058B5">
          <w:rPr>
            <w:rFonts w:ascii="Arial" w:hAnsi="Arial" w:cs="Arial"/>
            <w:sz w:val="18"/>
          </w:rPr>
          <w:t>specifying ALL, 4-24</w:t>
        </w:r>
      </w:hyperlink>
    </w:p>
    <w:p w14:paraId="667DD011" w14:textId="77777777" w:rsidR="008C539B" w:rsidRPr="001058B5" w:rsidRDefault="00C12992">
      <w:pPr>
        <w:spacing w:line="237" w:lineRule="auto"/>
        <w:ind w:left="340" w:right="2551" w:hanging="240"/>
        <w:rPr>
          <w:rFonts w:ascii="Arial" w:hAnsi="Arial" w:cs="Arial"/>
          <w:sz w:val="18"/>
        </w:rPr>
      </w:pPr>
      <w:r w:rsidRPr="001058B5">
        <w:rPr>
          <w:rFonts w:ascii="Arial" w:hAnsi="Arial" w:cs="Arial"/>
          <w:sz w:val="18"/>
        </w:rPr>
        <w:t xml:space="preserve">guidelines for security </w:t>
      </w:r>
      <w:hyperlink w:anchor="_bookmark2286" w:history="1">
        <w:r w:rsidRPr="001058B5">
          <w:rPr>
            <w:rFonts w:ascii="Arial" w:hAnsi="Arial" w:cs="Arial"/>
            <w:sz w:val="18"/>
          </w:rPr>
          <w:t>auditing, 10-18</w:t>
        </w:r>
      </w:hyperlink>
    </w:p>
    <w:p w14:paraId="03A415A3" w14:textId="77777777" w:rsidR="008C539B" w:rsidRPr="001058B5" w:rsidRDefault="008D1AB8">
      <w:pPr>
        <w:spacing w:line="217" w:lineRule="exact"/>
        <w:ind w:left="340"/>
        <w:rPr>
          <w:rFonts w:ascii="Arial" w:hAnsi="Arial" w:cs="Arial"/>
          <w:sz w:val="18"/>
        </w:rPr>
      </w:pPr>
      <w:hyperlink w:anchor="_bookmark2222" w:history="1">
        <w:r w:rsidR="00C12992" w:rsidRPr="001058B5">
          <w:rPr>
            <w:rFonts w:ascii="Arial" w:hAnsi="Arial" w:cs="Arial"/>
            <w:sz w:val="18"/>
          </w:rPr>
          <w:t>custom installation, 10-12</w:t>
        </w:r>
      </w:hyperlink>
    </w:p>
    <w:p w14:paraId="48DED28D" w14:textId="77777777" w:rsidR="008C539B" w:rsidRPr="001058B5" w:rsidRDefault="008D1AB8">
      <w:pPr>
        <w:spacing w:before="1" w:line="235" w:lineRule="auto"/>
        <w:ind w:left="340" w:right="1138"/>
        <w:rPr>
          <w:rFonts w:ascii="Arial" w:hAnsi="Arial" w:cs="Arial"/>
          <w:sz w:val="18"/>
        </w:rPr>
      </w:pPr>
      <w:hyperlink w:anchor="_bookmark2196" w:history="1">
        <w:r w:rsidR="00C12992" w:rsidRPr="001058B5">
          <w:rPr>
            <w:rFonts w:ascii="Arial" w:hAnsi="Arial" w:cs="Arial"/>
            <w:sz w:val="18"/>
          </w:rPr>
          <w:t>data files and directories, 10-10</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encrypting sensitive data, 10-11</w:t>
        </w:r>
      </w:hyperlink>
      <w:r w:rsidR="00C12992" w:rsidRPr="001058B5">
        <w:rPr>
          <w:rFonts w:ascii="Arial" w:hAnsi="Arial" w:cs="Arial"/>
          <w:sz w:val="18"/>
        </w:rPr>
        <w:t xml:space="preserve"> </w:t>
      </w:r>
      <w:hyperlink w:anchor="_bookmark2221" w:history="1">
        <w:r w:rsidR="00C12992" w:rsidRPr="001058B5">
          <w:rPr>
            <w:rFonts w:ascii="Arial" w:hAnsi="Arial" w:cs="Arial"/>
            <w:sz w:val="18"/>
          </w:rPr>
          <w:t>installation and configuration, 10-12</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networking security,   10-13</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accounts,</w:t>
        </w:r>
        <w:r w:rsidR="00C12992" w:rsidRPr="001058B5">
          <w:rPr>
            <w:rFonts w:ascii="Arial" w:hAnsi="Arial" w:cs="Arial"/>
            <w:spacing w:val="-10"/>
            <w:sz w:val="18"/>
          </w:rPr>
          <w:t xml:space="preserve"> </w:t>
        </w:r>
        <w:r w:rsidR="00C12992" w:rsidRPr="001058B5">
          <w:rPr>
            <w:rFonts w:ascii="Arial" w:hAnsi="Arial" w:cs="Arial"/>
            <w:sz w:val="18"/>
          </w:rPr>
          <w:t>limiting</w:t>
        </w:r>
      </w:hyperlink>
    </w:p>
    <w:p w14:paraId="274037E0" w14:textId="77777777" w:rsidR="008C539B" w:rsidRPr="001058B5" w:rsidRDefault="008D1AB8">
      <w:pPr>
        <w:spacing w:before="1" w:line="222" w:lineRule="exact"/>
        <w:ind w:left="700"/>
        <w:rPr>
          <w:rFonts w:ascii="Arial" w:hAnsi="Arial" w:cs="Arial"/>
          <w:sz w:val="18"/>
        </w:rPr>
      </w:pPr>
      <w:hyperlink w:anchor="_bookmark2206" w:history="1">
        <w:r w:rsidR="00C12992" w:rsidRPr="001058B5">
          <w:rPr>
            <w:rFonts w:ascii="Arial" w:hAnsi="Arial" w:cs="Arial"/>
            <w:sz w:val="18"/>
          </w:rPr>
          <w:t>privileges, 10-10</w:t>
        </w:r>
      </w:hyperlink>
    </w:p>
    <w:p w14:paraId="65AC5F3E" w14:textId="77777777" w:rsidR="008C539B" w:rsidRPr="001058B5" w:rsidRDefault="008D1AB8">
      <w:pPr>
        <w:spacing w:line="237" w:lineRule="auto"/>
        <w:ind w:left="340"/>
        <w:rPr>
          <w:rFonts w:ascii="Arial" w:hAnsi="Arial" w:cs="Arial"/>
          <w:sz w:val="18"/>
        </w:rPr>
      </w:pPr>
      <w:hyperlink w:anchor="_bookmark2205" w:history="1">
        <w:r w:rsidR="00C12992" w:rsidRPr="001058B5">
          <w:rPr>
            <w:rFonts w:ascii="Arial" w:hAnsi="Arial" w:cs="Arial"/>
            <w:sz w:val="18"/>
          </w:rPr>
          <w:t>operating system users, limiting number of, 10-10</w:t>
        </w:r>
      </w:hyperlink>
      <w:r w:rsidR="00C12992" w:rsidRPr="001058B5">
        <w:rPr>
          <w:rFonts w:ascii="Arial" w:hAnsi="Arial" w:cs="Arial"/>
          <w:sz w:val="18"/>
        </w:rPr>
        <w:t xml:space="preserve"> </w:t>
      </w:r>
      <w:hyperlink w:anchor="_bookmark2208" w:history="1">
        <w:r w:rsidR="00C12992" w:rsidRPr="001058B5">
          <w:rPr>
            <w:rFonts w:ascii="Arial" w:hAnsi="Arial" w:cs="Arial"/>
            <w:sz w:val="18"/>
          </w:rPr>
          <w:t>Oracle home default permissions, disallowing</w:t>
        </w:r>
      </w:hyperlink>
    </w:p>
    <w:p w14:paraId="20CEC9AF" w14:textId="77777777" w:rsidR="008C539B" w:rsidRPr="001058B5" w:rsidRDefault="008D1AB8">
      <w:pPr>
        <w:spacing w:line="235" w:lineRule="auto"/>
        <w:ind w:left="340" w:right="350" w:firstLine="360"/>
        <w:rPr>
          <w:rFonts w:ascii="Arial" w:hAnsi="Arial" w:cs="Arial"/>
          <w:sz w:val="18"/>
        </w:rPr>
      </w:pPr>
      <w:hyperlink w:anchor="_bookmark2208" w:history="1">
        <w:r w:rsidR="00C12992" w:rsidRPr="001058B5">
          <w:rPr>
            <w:rFonts w:ascii="Arial" w:hAnsi="Arial" w:cs="Arial"/>
            <w:sz w:val="18"/>
          </w:rPr>
          <w:t>modification, 10-10</w:t>
        </w:r>
      </w:hyperlink>
      <w:r w:rsidR="00C12992" w:rsidRPr="001058B5">
        <w:rPr>
          <w:rFonts w:ascii="Arial" w:hAnsi="Arial" w:cs="Arial"/>
          <w:sz w:val="18"/>
        </w:rPr>
        <w:t xml:space="preserve"> </w:t>
      </w:r>
      <w:hyperlink w:anchor="_bookmark2217" w:history="1">
        <w:r w:rsidR="00C12992" w:rsidRPr="001058B5">
          <w:rPr>
            <w:rFonts w:ascii="Arial" w:hAnsi="Arial" w:cs="Arial"/>
            <w:sz w:val="18"/>
          </w:rPr>
          <w:t>ORACLE_DATAPUMP access driver, 10-11</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passwords, 10-7</w:t>
        </w:r>
      </w:hyperlink>
    </w:p>
    <w:p w14:paraId="381BF13A" w14:textId="77777777" w:rsidR="008C539B" w:rsidRPr="001058B5" w:rsidRDefault="00C12992">
      <w:pPr>
        <w:spacing w:line="237" w:lineRule="auto"/>
        <w:ind w:left="580" w:right="2425" w:hanging="240"/>
        <w:rPr>
          <w:rFonts w:ascii="Arial" w:hAnsi="Arial" w:cs="Arial"/>
          <w:sz w:val="18"/>
        </w:rPr>
      </w:pPr>
      <w:r w:rsidRPr="001058B5">
        <w:rPr>
          <w:rFonts w:ascii="Arial" w:hAnsi="Arial" w:cs="Arial"/>
          <w:sz w:val="18"/>
        </w:rPr>
        <w:t xml:space="preserve">Secure Sockets Layer </w:t>
      </w:r>
      <w:hyperlink w:anchor="_bookmark2279" w:history="1">
        <w:r w:rsidRPr="001058B5">
          <w:rPr>
            <w:rFonts w:ascii="Arial" w:hAnsi="Arial" w:cs="Arial"/>
            <w:sz w:val="18"/>
          </w:rPr>
          <w:t>mode, 10-17</w:t>
        </w:r>
      </w:hyperlink>
    </w:p>
    <w:p w14:paraId="23020FD2" w14:textId="77777777" w:rsidR="008C539B" w:rsidRPr="001058B5" w:rsidRDefault="008D1AB8">
      <w:pPr>
        <w:spacing w:line="235" w:lineRule="auto"/>
        <w:ind w:left="340" w:right="1449" w:firstLine="240"/>
        <w:rPr>
          <w:rFonts w:ascii="Arial" w:hAnsi="Arial" w:cs="Arial"/>
          <w:sz w:val="18"/>
        </w:rPr>
      </w:pPr>
      <w:hyperlink w:anchor="_bookmark2275" w:history="1">
        <w:r w:rsidR="00C12992" w:rsidRPr="001058B5">
          <w:rPr>
            <w:rFonts w:ascii="Arial" w:hAnsi="Arial" w:cs="Arial"/>
            <w:sz w:val="18"/>
          </w:rPr>
          <w:t>TCPS protocol,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w:t>
        </w:r>
        <w:r w:rsidR="00C12992" w:rsidRPr="001058B5">
          <w:rPr>
            <w:rFonts w:ascii="Arial" w:hAnsi="Arial" w:cs="Arial"/>
            <w:spacing w:val="27"/>
            <w:sz w:val="18"/>
          </w:rPr>
          <w:t xml:space="preserve"> </w:t>
        </w:r>
        <w:r w:rsidR="00C12992" w:rsidRPr="001058B5">
          <w:rPr>
            <w:rFonts w:ascii="Arial" w:hAnsi="Arial" w:cs="Arial"/>
            <w:sz w:val="18"/>
          </w:rPr>
          <w:t>10-10</w:t>
        </w:r>
      </w:hyperlink>
    </w:p>
    <w:p w14:paraId="2125A549" w14:textId="77777777" w:rsidR="008C539B" w:rsidRPr="001058B5" w:rsidRDefault="008D1AB8">
      <w:pPr>
        <w:spacing w:line="222" w:lineRule="exact"/>
        <w:ind w:left="340"/>
        <w:rPr>
          <w:rFonts w:ascii="Arial" w:hAnsi="Arial" w:cs="Arial"/>
          <w:sz w:val="18"/>
        </w:rPr>
      </w:pPr>
      <w:hyperlink w:anchor="_bookmark2132" w:history="1">
        <w:r w:rsidR="00C12992" w:rsidRPr="001058B5">
          <w:rPr>
            <w:rFonts w:ascii="Arial" w:hAnsi="Arial" w:cs="Arial"/>
            <w:sz w:val="18"/>
          </w:rPr>
          <w:t>user accounts and privileges, 10-2</w:t>
        </w:r>
      </w:hyperlink>
    </w:p>
    <w:p w14:paraId="3C42ABA0" w14:textId="77777777" w:rsidR="008C539B" w:rsidRPr="001058B5" w:rsidRDefault="008C539B">
      <w:pPr>
        <w:pStyle w:val="BodyText"/>
        <w:spacing w:before="2"/>
        <w:rPr>
          <w:rFonts w:ascii="Arial" w:hAnsi="Arial" w:cs="Arial"/>
          <w:sz w:val="21"/>
        </w:rPr>
      </w:pPr>
    </w:p>
    <w:p w14:paraId="64BEE540" w14:textId="77777777" w:rsidR="008C539B" w:rsidRPr="001058B5" w:rsidRDefault="00C12992">
      <w:pPr>
        <w:pStyle w:val="Heading5"/>
      </w:pPr>
      <w:bookmarkStart w:id="2240" w:name="H"/>
      <w:bookmarkEnd w:id="2240"/>
      <w:r w:rsidRPr="001058B5">
        <w:rPr>
          <w:w w:val="99"/>
        </w:rPr>
        <w:t>H</w:t>
      </w:r>
    </w:p>
    <w:p w14:paraId="0A6DB713" w14:textId="77777777" w:rsidR="008C539B" w:rsidRPr="001058B5" w:rsidRDefault="008C539B">
      <w:pPr>
        <w:pStyle w:val="BodyText"/>
        <w:spacing w:before="11"/>
        <w:rPr>
          <w:rFonts w:ascii="Arial" w:hAnsi="Arial" w:cs="Arial"/>
          <w:b/>
          <w:sz w:val="2"/>
        </w:rPr>
      </w:pPr>
    </w:p>
    <w:p w14:paraId="2E14F9D1" w14:textId="5F7DE7A7" w:rsidR="008C539B" w:rsidRPr="001058B5" w:rsidRDefault="008D1AB8">
      <w:pPr>
        <w:pStyle w:val="BodyText"/>
        <w:spacing w:line="20" w:lineRule="exact"/>
        <w:ind w:left="107" w:right="-25"/>
        <w:rPr>
          <w:rFonts w:ascii="Arial" w:hAnsi="Arial" w:cs="Arial"/>
          <w:sz w:val="2"/>
        </w:rPr>
      </w:pPr>
      <w:r>
        <w:rPr>
          <w:rFonts w:ascii="Arial" w:hAnsi="Arial" w:cs="Arial"/>
          <w:sz w:val="2"/>
        </w:rPr>
      </w:r>
      <w:r>
        <w:rPr>
          <w:rFonts w:ascii="Arial" w:hAnsi="Arial" w:cs="Arial"/>
          <w:sz w:val="2"/>
        </w:rPr>
        <w:pict w14:anchorId="5FDFEA8F">
          <v:group id="_x0000_s1060" style="width:215.4pt;height:.5pt;mso-position-horizontal-relative:char;mso-position-vertical-relative:line" coordsize="4308,10">
            <v:line id="_x0000_s1061" style="position:absolute" from="0,5" to="4308,5" strokeweight=".48pt"/>
            <w10:anchorlock/>
          </v:group>
        </w:pict>
      </w:r>
    </w:p>
    <w:p w14:paraId="75C09D51" w14:textId="77777777" w:rsidR="008C539B" w:rsidRPr="001058B5" w:rsidRDefault="00C12992">
      <w:pPr>
        <w:spacing w:before="32"/>
        <w:ind w:left="100"/>
        <w:rPr>
          <w:rFonts w:ascii="Arial" w:hAnsi="Arial" w:cs="Arial"/>
          <w:sz w:val="18"/>
        </w:rPr>
      </w:pPr>
      <w:r w:rsidRPr="001058B5">
        <w:rPr>
          <w:rFonts w:ascii="Arial" w:hAnsi="Arial" w:cs="Arial"/>
          <w:sz w:val="18"/>
        </w:rPr>
        <w:t>hackers</w:t>
      </w:r>
    </w:p>
    <w:p w14:paraId="796016D2" w14:textId="77777777" w:rsidR="008C539B" w:rsidRPr="001058B5" w:rsidRDefault="00C12992">
      <w:pPr>
        <w:spacing w:before="70" w:line="235" w:lineRule="auto"/>
        <w:ind w:left="100" w:right="1806" w:firstLine="240"/>
        <w:rPr>
          <w:rFonts w:ascii="Arial" w:hAnsi="Arial" w:cs="Arial"/>
          <w:sz w:val="18"/>
        </w:rPr>
      </w:pPr>
      <w:r w:rsidRPr="001058B5">
        <w:rPr>
          <w:rFonts w:ascii="Arial" w:hAnsi="Arial" w:cs="Arial"/>
        </w:rPr>
        <w:br w:type="column"/>
      </w:r>
      <w:hyperlink w:anchor="_bookmark193" w:history="1">
        <w:r w:rsidRPr="001058B5">
          <w:rPr>
            <w:rFonts w:ascii="Arial" w:hAnsi="Arial" w:cs="Arial"/>
            <w:i/>
            <w:sz w:val="18"/>
          </w:rPr>
          <w:t xml:space="preserve">See </w:t>
        </w:r>
      </w:hyperlink>
      <w:r w:rsidRPr="001058B5">
        <w:rPr>
          <w:rFonts w:ascii="Arial" w:hAnsi="Arial" w:cs="Arial"/>
          <w:sz w:val="18"/>
        </w:rPr>
        <w:t>security attacks HS_ADMIN_EXECUTE_ROLE role</w:t>
      </w:r>
    </w:p>
    <w:p w14:paraId="765873CA" w14:textId="77777777" w:rsidR="008C539B" w:rsidRPr="001058B5" w:rsidRDefault="008D1AB8">
      <w:pPr>
        <w:spacing w:line="237" w:lineRule="auto"/>
        <w:ind w:left="100" w:right="3121" w:firstLine="240"/>
        <w:rPr>
          <w:rFonts w:ascii="Arial" w:hAnsi="Arial" w:cs="Arial"/>
          <w:sz w:val="18"/>
        </w:rPr>
      </w:pPr>
      <w:hyperlink w:anchor="_bookmark606" w:history="1">
        <w:r w:rsidR="00C12992" w:rsidRPr="001058B5">
          <w:rPr>
            <w:rFonts w:ascii="Arial" w:hAnsi="Arial" w:cs="Arial"/>
            <w:sz w:val="18"/>
          </w:rPr>
          <w:t>about, 4-13</w:t>
        </w:r>
      </w:hyperlink>
      <w:r w:rsidR="00C12992" w:rsidRPr="001058B5">
        <w:rPr>
          <w:rFonts w:ascii="Arial" w:hAnsi="Arial" w:cs="Arial"/>
          <w:sz w:val="18"/>
        </w:rPr>
        <w:t xml:space="preserve"> HS_ADMIN_ROLE role</w:t>
      </w:r>
    </w:p>
    <w:p w14:paraId="3A5F162D" w14:textId="77777777" w:rsidR="008C539B" w:rsidRPr="001058B5" w:rsidRDefault="008D1AB8">
      <w:pPr>
        <w:spacing w:line="235" w:lineRule="auto"/>
        <w:ind w:left="100" w:right="1806" w:firstLine="240"/>
        <w:rPr>
          <w:rFonts w:ascii="Arial" w:hAnsi="Arial" w:cs="Arial"/>
          <w:sz w:val="18"/>
        </w:rPr>
      </w:pPr>
      <w:hyperlink w:anchor="_bookmark607" w:history="1">
        <w:r w:rsidR="00C12992" w:rsidRPr="001058B5">
          <w:rPr>
            <w:rFonts w:ascii="Arial" w:hAnsi="Arial" w:cs="Arial"/>
            <w:sz w:val="18"/>
          </w:rPr>
          <w:t>about, 4-13</w:t>
        </w:r>
      </w:hyperlink>
      <w:r w:rsidR="00C12992" w:rsidRPr="001058B5">
        <w:rPr>
          <w:rFonts w:ascii="Arial" w:hAnsi="Arial" w:cs="Arial"/>
          <w:sz w:val="18"/>
        </w:rPr>
        <w:t xml:space="preserve"> HS_ADMIN_SELECT_ROLE role</w:t>
      </w:r>
    </w:p>
    <w:p w14:paraId="6CE297AF" w14:textId="77777777" w:rsidR="008C539B" w:rsidRPr="001058B5" w:rsidRDefault="008D1AB8">
      <w:pPr>
        <w:spacing w:before="1" w:line="235" w:lineRule="auto"/>
        <w:ind w:left="100" w:right="3388" w:firstLine="240"/>
        <w:rPr>
          <w:rFonts w:ascii="Arial" w:hAnsi="Arial" w:cs="Arial"/>
          <w:sz w:val="18"/>
        </w:rPr>
      </w:pPr>
      <w:hyperlink w:anchor="_bookmark608" w:history="1">
        <w:r w:rsidR="00C12992" w:rsidRPr="001058B5">
          <w:rPr>
            <w:rFonts w:ascii="Arial" w:hAnsi="Arial" w:cs="Arial"/>
            <w:sz w:val="18"/>
          </w:rPr>
          <w:t>about,  4-13</w:t>
        </w:r>
      </w:hyperlink>
      <w:r w:rsidR="00C12992" w:rsidRPr="001058B5">
        <w:rPr>
          <w:rFonts w:ascii="Arial" w:hAnsi="Arial" w:cs="Arial"/>
          <w:sz w:val="18"/>
        </w:rPr>
        <w:t xml:space="preserve"> HTTP</w:t>
      </w:r>
      <w:r w:rsidR="00C12992" w:rsidRPr="001058B5">
        <w:rPr>
          <w:rFonts w:ascii="Arial" w:hAnsi="Arial" w:cs="Arial"/>
          <w:spacing w:val="-14"/>
          <w:sz w:val="18"/>
        </w:rPr>
        <w:t xml:space="preserve"> </w:t>
      </w:r>
      <w:r w:rsidR="00C12992" w:rsidRPr="001058B5">
        <w:rPr>
          <w:rFonts w:ascii="Arial" w:hAnsi="Arial" w:cs="Arial"/>
          <w:sz w:val="18"/>
        </w:rPr>
        <w:t>authentication</w:t>
      </w:r>
    </w:p>
    <w:p w14:paraId="4BE1FE86" w14:textId="77777777" w:rsidR="008C539B" w:rsidRPr="001058B5" w:rsidRDefault="008D1AB8">
      <w:pPr>
        <w:spacing w:before="2" w:line="235" w:lineRule="auto"/>
        <w:ind w:left="100" w:right="1190" w:firstLine="240"/>
        <w:rPr>
          <w:rFonts w:ascii="Arial" w:hAnsi="Arial" w:cs="Arial"/>
          <w:sz w:val="18"/>
        </w:rPr>
      </w:pPr>
      <w:hyperlink w:anchor="_bookmark905" w:history="1">
        <w:r w:rsidR="00C12992" w:rsidRPr="001058B5">
          <w:rPr>
            <w:rFonts w:ascii="Arial" w:hAnsi="Arial" w:cs="Arial"/>
            <w:i/>
            <w:sz w:val="18"/>
          </w:rPr>
          <w:t xml:space="preserve">See </w:t>
        </w:r>
      </w:hyperlink>
      <w:r w:rsidR="00C12992" w:rsidRPr="001058B5">
        <w:rPr>
          <w:rFonts w:ascii="Arial" w:hAnsi="Arial" w:cs="Arial"/>
          <w:sz w:val="18"/>
        </w:rPr>
        <w:t>access control lists (ACL), wallet access HTTPS</w:t>
      </w:r>
    </w:p>
    <w:p w14:paraId="37EE2E86" w14:textId="77777777" w:rsidR="008C539B" w:rsidRPr="001058B5" w:rsidRDefault="008D1AB8">
      <w:pPr>
        <w:spacing w:line="221" w:lineRule="exact"/>
        <w:ind w:left="340"/>
        <w:rPr>
          <w:rFonts w:ascii="Arial" w:hAnsi="Arial" w:cs="Arial"/>
          <w:sz w:val="18"/>
        </w:rPr>
      </w:pPr>
      <w:hyperlink w:anchor="_bookmark2273" w:history="1">
        <w:r w:rsidR="00C12992" w:rsidRPr="001058B5">
          <w:rPr>
            <w:rFonts w:ascii="Arial" w:hAnsi="Arial" w:cs="Arial"/>
            <w:sz w:val="18"/>
          </w:rPr>
          <w:t>port, correct running on, 10-17</w:t>
        </w:r>
      </w:hyperlink>
    </w:p>
    <w:p w14:paraId="477BAE56" w14:textId="77777777" w:rsidR="008C539B" w:rsidRPr="001058B5" w:rsidRDefault="008C539B">
      <w:pPr>
        <w:pStyle w:val="BodyText"/>
        <w:spacing w:before="2"/>
        <w:rPr>
          <w:rFonts w:ascii="Arial" w:hAnsi="Arial" w:cs="Arial"/>
          <w:sz w:val="21"/>
        </w:rPr>
      </w:pPr>
    </w:p>
    <w:p w14:paraId="6EDBE30B" w14:textId="77777777" w:rsidR="008C539B" w:rsidRPr="001058B5" w:rsidRDefault="00C12992">
      <w:pPr>
        <w:pStyle w:val="Heading5"/>
        <w:spacing w:before="1"/>
      </w:pPr>
      <w:bookmarkStart w:id="2241" w:name="I"/>
      <w:bookmarkEnd w:id="2241"/>
      <w:r w:rsidRPr="001058B5">
        <w:t>I</w:t>
      </w:r>
    </w:p>
    <w:p w14:paraId="04A219FB" w14:textId="77777777" w:rsidR="008C539B" w:rsidRPr="001058B5" w:rsidRDefault="008C539B">
      <w:pPr>
        <w:pStyle w:val="BodyText"/>
        <w:spacing w:before="11"/>
        <w:rPr>
          <w:rFonts w:ascii="Arial" w:hAnsi="Arial" w:cs="Arial"/>
          <w:b/>
          <w:sz w:val="2"/>
        </w:rPr>
      </w:pPr>
    </w:p>
    <w:p w14:paraId="59CB64C2" w14:textId="5EB01E94" w:rsidR="008C539B" w:rsidRPr="001058B5" w:rsidRDefault="008D1AB8">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3BBF04C7">
          <v:group id="_x0000_s1057" style="width:215.4pt;height:.5pt;mso-position-horizontal-relative:char;mso-position-vertical-relative:line" coordsize="4308,10">
            <v:rect id="_x0000_s1059" style="position:absolute;width:5;height:10" fillcolor="black" stroked="f"/>
            <v:line id="_x0000_s1058" style="position:absolute" from="5,5" to="4308,5" strokeweight=".48pt"/>
            <w10:anchorlock/>
          </v:group>
        </w:pict>
      </w:r>
    </w:p>
    <w:p w14:paraId="6AE5579E"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IMP_FULL_DATABASE role</w:t>
      </w:r>
    </w:p>
    <w:p w14:paraId="7B5F2CE0" w14:textId="77777777" w:rsidR="008C539B" w:rsidRPr="001058B5" w:rsidRDefault="008D1AB8">
      <w:pPr>
        <w:spacing w:before="1" w:line="235" w:lineRule="auto"/>
        <w:ind w:left="100" w:right="3704" w:firstLine="240"/>
        <w:rPr>
          <w:rFonts w:ascii="Arial" w:hAnsi="Arial" w:cs="Arial"/>
          <w:sz w:val="18"/>
        </w:rPr>
      </w:pPr>
      <w:hyperlink w:anchor="_bookmark609" w:history="1">
        <w:r w:rsidR="00C12992" w:rsidRPr="001058B5">
          <w:rPr>
            <w:rFonts w:ascii="Arial" w:hAnsi="Arial" w:cs="Arial"/>
            <w:sz w:val="18"/>
          </w:rPr>
          <w:t>about, 4-13</w:t>
        </w:r>
      </w:hyperlink>
      <w:r w:rsidR="00C12992" w:rsidRPr="001058B5">
        <w:rPr>
          <w:rFonts w:ascii="Arial" w:hAnsi="Arial" w:cs="Arial"/>
          <w:sz w:val="18"/>
        </w:rPr>
        <w:t xml:space="preserve"> INDEX privilege</w:t>
      </w:r>
    </w:p>
    <w:p w14:paraId="0D497D8C" w14:textId="77777777" w:rsidR="008C539B" w:rsidRPr="001058B5" w:rsidRDefault="008D1AB8">
      <w:pPr>
        <w:spacing w:before="2" w:line="235" w:lineRule="auto"/>
        <w:ind w:left="100" w:right="1806" w:firstLine="240"/>
        <w:rPr>
          <w:rFonts w:ascii="Arial" w:hAnsi="Arial" w:cs="Arial"/>
          <w:sz w:val="18"/>
        </w:rPr>
      </w:pPr>
      <w:hyperlink w:anchor="_bookmark1090" w:history="1">
        <w:r w:rsidR="00C12992" w:rsidRPr="001058B5">
          <w:rPr>
            <w:rFonts w:ascii="Arial" w:hAnsi="Arial" w:cs="Arial"/>
            <w:sz w:val="18"/>
          </w:rPr>
          <w:t>SQL statements permitted, 5-17</w:t>
        </w:r>
      </w:hyperlink>
      <w:r w:rsidR="00C12992" w:rsidRPr="001058B5">
        <w:rPr>
          <w:rFonts w:ascii="Arial" w:hAnsi="Arial" w:cs="Arial"/>
          <w:sz w:val="18"/>
        </w:rPr>
        <w:t xml:space="preserve"> indexed data</w:t>
      </w:r>
    </w:p>
    <w:p w14:paraId="57621430" w14:textId="77777777" w:rsidR="008C539B" w:rsidRPr="001058B5" w:rsidRDefault="008D1AB8">
      <w:pPr>
        <w:spacing w:before="1" w:line="235" w:lineRule="auto"/>
        <w:ind w:left="100" w:right="2811" w:firstLine="240"/>
        <w:rPr>
          <w:rFonts w:ascii="Arial" w:hAnsi="Arial" w:cs="Arial"/>
          <w:sz w:val="18"/>
        </w:rPr>
      </w:pPr>
      <w:hyperlink w:anchor="_bookmark1563" w:history="1">
        <w:r w:rsidR="00C12992" w:rsidRPr="001058B5">
          <w:rPr>
            <w:rFonts w:ascii="Arial" w:hAnsi="Arial" w:cs="Arial"/>
            <w:sz w:val="18"/>
          </w:rPr>
          <w:t>encryption,   8-4</w:t>
        </w:r>
      </w:hyperlink>
      <w:r w:rsidR="00C12992" w:rsidRPr="001058B5">
        <w:rPr>
          <w:rFonts w:ascii="Arial" w:hAnsi="Arial" w:cs="Arial"/>
          <w:sz w:val="18"/>
        </w:rPr>
        <w:t xml:space="preserve"> </w:t>
      </w:r>
      <w:hyperlink w:anchor="_bookmark552" w:history="1">
        <w:r w:rsidR="00C12992" w:rsidRPr="001058B5">
          <w:rPr>
            <w:rFonts w:ascii="Arial" w:hAnsi="Arial" w:cs="Arial"/>
            <w:sz w:val="18"/>
          </w:rPr>
          <w:t>indirectly granted roles, 4-7</w:t>
        </w:r>
      </w:hyperlink>
      <w:r w:rsidR="00C12992" w:rsidRPr="001058B5">
        <w:rPr>
          <w:rFonts w:ascii="Arial" w:hAnsi="Arial" w:cs="Arial"/>
          <w:sz w:val="18"/>
        </w:rPr>
        <w:t xml:space="preserve"> initialization</w:t>
      </w:r>
      <w:r w:rsidR="00C12992" w:rsidRPr="001058B5">
        <w:rPr>
          <w:rFonts w:ascii="Arial" w:hAnsi="Arial" w:cs="Arial"/>
          <w:spacing w:val="-2"/>
          <w:sz w:val="18"/>
        </w:rPr>
        <w:t xml:space="preserve"> </w:t>
      </w:r>
      <w:r w:rsidR="00C12992" w:rsidRPr="001058B5">
        <w:rPr>
          <w:rFonts w:ascii="Arial" w:hAnsi="Arial" w:cs="Arial"/>
          <w:sz w:val="18"/>
        </w:rPr>
        <w:t>parameters</w:t>
      </w:r>
    </w:p>
    <w:p w14:paraId="68AD5558" w14:textId="77777777" w:rsidR="008C539B" w:rsidRPr="001058B5" w:rsidRDefault="008D1AB8">
      <w:pPr>
        <w:spacing w:line="221" w:lineRule="exact"/>
        <w:ind w:left="340"/>
        <w:rPr>
          <w:rFonts w:ascii="Arial" w:hAnsi="Arial" w:cs="Arial"/>
          <w:sz w:val="18"/>
        </w:rPr>
      </w:pPr>
      <w:hyperlink w:anchor="_bookmark1096" w:history="1">
        <w:r w:rsidR="00C12992" w:rsidRPr="001058B5">
          <w:rPr>
            <w:rFonts w:ascii="Arial" w:hAnsi="Arial" w:cs="Arial"/>
            <w:sz w:val="18"/>
          </w:rPr>
          <w:t xml:space="preserve">application protection, 5-17 to </w:t>
        </w:r>
      </w:hyperlink>
      <w:hyperlink w:anchor="_bookmark1120" w:history="1">
        <w:r w:rsidR="00C12992" w:rsidRPr="001058B5">
          <w:rPr>
            <w:rFonts w:ascii="Arial" w:hAnsi="Arial" w:cs="Arial"/>
            <w:sz w:val="18"/>
          </w:rPr>
          <w:t>5-20</w:t>
        </w:r>
      </w:hyperlink>
    </w:p>
    <w:p w14:paraId="5CAFFDFD" w14:textId="77777777" w:rsidR="008C539B" w:rsidRPr="001058B5" w:rsidRDefault="008D1AB8">
      <w:pPr>
        <w:spacing w:line="220" w:lineRule="exact"/>
        <w:ind w:left="340"/>
        <w:rPr>
          <w:rFonts w:ascii="Arial" w:hAnsi="Arial" w:cs="Arial"/>
          <w:sz w:val="18"/>
        </w:rPr>
      </w:pPr>
      <w:hyperlink w:anchor="_bookmark1622" w:history="1">
        <w:r w:rsidR="00C12992" w:rsidRPr="001058B5">
          <w:rPr>
            <w:rFonts w:ascii="Arial" w:hAnsi="Arial" w:cs="Arial"/>
            <w:sz w:val="18"/>
          </w:rPr>
          <w:t xml:space="preserve">AUDIT_FILE_DEST, 9-4, </w:t>
        </w:r>
      </w:hyperlink>
      <w:hyperlink w:anchor="_bookmark1984" w:history="1">
        <w:r w:rsidR="00C12992" w:rsidRPr="001058B5">
          <w:rPr>
            <w:rFonts w:ascii="Arial" w:hAnsi="Arial" w:cs="Arial"/>
            <w:sz w:val="18"/>
          </w:rPr>
          <w:t>9-54</w:t>
        </w:r>
      </w:hyperlink>
    </w:p>
    <w:p w14:paraId="66AFB7C3" w14:textId="77777777" w:rsidR="008C539B" w:rsidRPr="001058B5" w:rsidRDefault="008D1AB8">
      <w:pPr>
        <w:spacing w:line="220" w:lineRule="exact"/>
        <w:ind w:left="340"/>
        <w:rPr>
          <w:rFonts w:ascii="Arial" w:hAnsi="Arial" w:cs="Arial"/>
          <w:sz w:val="18"/>
        </w:rPr>
      </w:pPr>
      <w:hyperlink w:anchor="_bookmark1978" w:history="1">
        <w:r w:rsidR="00C12992" w:rsidRPr="001058B5">
          <w:rPr>
            <w:rFonts w:ascii="Arial" w:hAnsi="Arial" w:cs="Arial"/>
            <w:sz w:val="18"/>
          </w:rPr>
          <w:t>AUDIT_SYS_OPERATIONS, 9-53</w:t>
        </w:r>
      </w:hyperlink>
    </w:p>
    <w:p w14:paraId="7E29A068" w14:textId="77777777" w:rsidR="008C539B" w:rsidRPr="001058B5" w:rsidRDefault="008D1AB8">
      <w:pPr>
        <w:spacing w:line="237" w:lineRule="auto"/>
        <w:ind w:left="340" w:right="1806"/>
        <w:rPr>
          <w:rFonts w:ascii="Arial" w:hAnsi="Arial" w:cs="Arial"/>
          <w:sz w:val="18"/>
        </w:rPr>
      </w:pPr>
      <w:hyperlink w:anchor="_bookmark1731" w:history="1">
        <w:r w:rsidR="00C12992" w:rsidRPr="001058B5">
          <w:rPr>
            <w:rFonts w:ascii="Arial" w:hAnsi="Arial" w:cs="Arial"/>
            <w:sz w:val="18"/>
          </w:rPr>
          <w:t>AUDIT_SYSLOG_LEVEL, 9-19</w:t>
        </w:r>
      </w:hyperlink>
      <w:r w:rsidR="00C12992" w:rsidRPr="001058B5">
        <w:rPr>
          <w:rFonts w:ascii="Arial" w:hAnsi="Arial" w:cs="Arial"/>
          <w:sz w:val="18"/>
        </w:rPr>
        <w:t xml:space="preserve"> AUDIT_TRAIL</w:t>
      </w:r>
    </w:p>
    <w:p w14:paraId="1DFBBD8E" w14:textId="77777777" w:rsidR="008C539B" w:rsidRPr="001058B5" w:rsidRDefault="008D1AB8">
      <w:pPr>
        <w:spacing w:line="217" w:lineRule="exact"/>
        <w:ind w:left="580"/>
        <w:rPr>
          <w:rFonts w:ascii="Arial" w:hAnsi="Arial" w:cs="Arial"/>
          <w:sz w:val="18"/>
        </w:rPr>
      </w:pPr>
      <w:hyperlink w:anchor="_bookmark1662" w:history="1">
        <w:r w:rsidR="00C12992" w:rsidRPr="001058B5">
          <w:rPr>
            <w:rFonts w:ascii="Arial" w:hAnsi="Arial" w:cs="Arial"/>
            <w:sz w:val="18"/>
          </w:rPr>
          <w:t>about,   9-8</w:t>
        </w:r>
      </w:hyperlink>
    </w:p>
    <w:p w14:paraId="5DA3A928" w14:textId="77777777" w:rsidR="008C539B" w:rsidRPr="001058B5" w:rsidRDefault="008D1AB8">
      <w:pPr>
        <w:spacing w:line="220" w:lineRule="exact"/>
        <w:ind w:left="580"/>
        <w:rPr>
          <w:rFonts w:ascii="Arial" w:hAnsi="Arial" w:cs="Arial"/>
          <w:sz w:val="18"/>
        </w:rPr>
      </w:pPr>
      <w:hyperlink w:anchor="_bookmark1668" w:history="1">
        <w:r w:rsidR="00C12992" w:rsidRPr="001058B5">
          <w:rPr>
            <w:rFonts w:ascii="Arial" w:hAnsi="Arial" w:cs="Arial"/>
            <w:sz w:val="18"/>
          </w:rPr>
          <w:t>using,   9-9</w:t>
        </w:r>
      </w:hyperlink>
    </w:p>
    <w:p w14:paraId="6A9D42B0" w14:textId="77777777" w:rsidR="008C539B" w:rsidRPr="001058B5" w:rsidRDefault="008D1AB8">
      <w:pPr>
        <w:spacing w:before="2" w:line="235" w:lineRule="auto"/>
        <w:ind w:left="340" w:right="1806"/>
        <w:rPr>
          <w:rFonts w:ascii="Arial" w:hAnsi="Arial" w:cs="Arial"/>
          <w:sz w:val="18"/>
        </w:rPr>
      </w:pPr>
      <w:hyperlink w:anchor="_bookmark1663" w:history="1">
        <w:r w:rsidR="00C12992" w:rsidRPr="001058B5">
          <w:rPr>
            <w:rFonts w:ascii="Arial" w:hAnsi="Arial" w:cs="Arial"/>
            <w:sz w:val="18"/>
          </w:rPr>
          <w:t>current value, checking, 9-8</w:t>
        </w:r>
      </w:hyperlink>
      <w:r w:rsidR="00C12992" w:rsidRPr="001058B5">
        <w:rPr>
          <w:rFonts w:ascii="Arial" w:hAnsi="Arial" w:cs="Arial"/>
          <w:sz w:val="18"/>
        </w:rPr>
        <w:t xml:space="preserve"> </w:t>
      </w:r>
      <w:hyperlink w:anchor="_bookmark875" w:history="1">
        <w:r w:rsidR="00C12992" w:rsidRPr="001058B5">
          <w:rPr>
            <w:rFonts w:ascii="Arial" w:hAnsi="Arial" w:cs="Arial"/>
            <w:sz w:val="18"/>
          </w:rPr>
          <w:t>MAX_ENABLED_ROLES, 4-49</w:t>
        </w:r>
      </w:hyperlink>
    </w:p>
    <w:p w14:paraId="2E144E01" w14:textId="77777777" w:rsidR="008C539B" w:rsidRPr="001058B5" w:rsidRDefault="008D1AB8">
      <w:pPr>
        <w:spacing w:line="220" w:lineRule="exact"/>
        <w:ind w:left="340"/>
        <w:rPr>
          <w:rFonts w:ascii="Arial" w:hAnsi="Arial" w:cs="Arial"/>
          <w:sz w:val="18"/>
        </w:rPr>
      </w:pPr>
      <w:hyperlink w:anchor="_bookmark516" w:history="1">
        <w:r w:rsidR="00C12992" w:rsidRPr="001058B5">
          <w:rPr>
            <w:rFonts w:ascii="Arial" w:hAnsi="Arial" w:cs="Arial"/>
            <w:sz w:val="18"/>
          </w:rPr>
          <w:t>O7_DICTIONARY_ACCESSIBILITY, 4-3</w:t>
        </w:r>
      </w:hyperlink>
    </w:p>
    <w:p w14:paraId="5C013DB3" w14:textId="77777777" w:rsidR="008C539B" w:rsidRPr="001058B5" w:rsidRDefault="008D1AB8">
      <w:pPr>
        <w:spacing w:line="220" w:lineRule="exact"/>
        <w:ind w:left="340"/>
        <w:rPr>
          <w:rFonts w:ascii="Arial" w:hAnsi="Arial" w:cs="Arial"/>
          <w:sz w:val="18"/>
        </w:rPr>
      </w:pPr>
      <w:hyperlink w:anchor="_bookmark396" w:history="1">
        <w:r w:rsidR="00C12992" w:rsidRPr="001058B5">
          <w:rPr>
            <w:rFonts w:ascii="Arial" w:hAnsi="Arial" w:cs="Arial"/>
            <w:sz w:val="18"/>
          </w:rPr>
          <w:t>OS_AUTHENT_PREFIX, 3-32</w:t>
        </w:r>
      </w:hyperlink>
    </w:p>
    <w:p w14:paraId="36A8E4DA" w14:textId="77777777" w:rsidR="008C539B" w:rsidRPr="001058B5" w:rsidRDefault="008D1AB8">
      <w:pPr>
        <w:spacing w:line="220" w:lineRule="exact"/>
        <w:ind w:left="340"/>
        <w:rPr>
          <w:rFonts w:ascii="Arial" w:hAnsi="Arial" w:cs="Arial"/>
          <w:sz w:val="18"/>
        </w:rPr>
      </w:pPr>
      <w:hyperlink w:anchor="_bookmark672" w:history="1">
        <w:r w:rsidR="00C12992" w:rsidRPr="001058B5">
          <w:rPr>
            <w:rFonts w:ascii="Arial" w:hAnsi="Arial" w:cs="Arial"/>
            <w:sz w:val="18"/>
          </w:rPr>
          <w:t>OS_ROLES, 4-19</w:t>
        </w:r>
      </w:hyperlink>
    </w:p>
    <w:p w14:paraId="08605D75" w14:textId="77777777" w:rsidR="008C539B" w:rsidRPr="001058B5" w:rsidRDefault="008D1AB8">
      <w:pPr>
        <w:spacing w:line="220" w:lineRule="exact"/>
        <w:ind w:left="340"/>
        <w:rPr>
          <w:rFonts w:ascii="Arial" w:hAnsi="Arial" w:cs="Arial"/>
          <w:sz w:val="18"/>
        </w:rPr>
      </w:pPr>
      <w:hyperlink w:anchor="_bookmark2235" w:history="1">
        <w:r w:rsidR="00C12992" w:rsidRPr="001058B5">
          <w:rPr>
            <w:rFonts w:ascii="Arial" w:hAnsi="Arial" w:cs="Arial"/>
            <w:sz w:val="18"/>
          </w:rPr>
          <w:t>REMOTE_OS_AUTHENT, 10-13</w:t>
        </w:r>
      </w:hyperlink>
    </w:p>
    <w:p w14:paraId="73EE184F" w14:textId="77777777" w:rsidR="008C539B" w:rsidRPr="001058B5" w:rsidRDefault="008D1AB8">
      <w:pPr>
        <w:spacing w:line="220" w:lineRule="exact"/>
        <w:ind w:left="340"/>
        <w:rPr>
          <w:rFonts w:ascii="Arial" w:hAnsi="Arial" w:cs="Arial"/>
          <w:sz w:val="18"/>
        </w:rPr>
      </w:pPr>
      <w:hyperlink w:anchor="_bookmark143" w:history="1">
        <w:r w:rsidR="00C12992" w:rsidRPr="001058B5">
          <w:rPr>
            <w:rFonts w:ascii="Arial" w:hAnsi="Arial" w:cs="Arial"/>
            <w:sz w:val="18"/>
          </w:rPr>
          <w:t>RESOURCE_LIMIT, 2-13</w:t>
        </w:r>
      </w:hyperlink>
    </w:p>
    <w:p w14:paraId="1027817E" w14:textId="77777777" w:rsidR="008C539B" w:rsidRPr="001058B5" w:rsidRDefault="008D1AB8">
      <w:pPr>
        <w:spacing w:line="220" w:lineRule="exact"/>
        <w:ind w:left="340"/>
        <w:rPr>
          <w:rFonts w:ascii="Arial" w:hAnsi="Arial" w:cs="Arial"/>
          <w:sz w:val="18"/>
        </w:rPr>
      </w:pPr>
      <w:hyperlink w:anchor="_bookmark278" w:history="1">
        <w:r w:rsidR="00C12992" w:rsidRPr="001058B5">
          <w:rPr>
            <w:rFonts w:ascii="Arial" w:hAnsi="Arial" w:cs="Arial"/>
            <w:sz w:val="18"/>
          </w:rPr>
          <w:t>SEC_CASE_SENSITIVE_LOGON, 3-13</w:t>
        </w:r>
      </w:hyperlink>
    </w:p>
    <w:p w14:paraId="569F7CBD" w14:textId="77777777" w:rsidR="008C539B" w:rsidRPr="001058B5" w:rsidRDefault="008D1AB8">
      <w:pPr>
        <w:spacing w:line="237" w:lineRule="auto"/>
        <w:ind w:left="340" w:right="836"/>
        <w:rPr>
          <w:rFonts w:ascii="Arial" w:hAnsi="Arial" w:cs="Arial"/>
          <w:sz w:val="18"/>
        </w:rPr>
      </w:pPr>
      <w:hyperlink w:anchor="_bookmark1111" w:history="1">
        <w:r w:rsidR="00C12992" w:rsidRPr="001058B5">
          <w:rPr>
            <w:rFonts w:ascii="Arial" w:hAnsi="Arial" w:cs="Arial"/>
            <w:sz w:val="18"/>
          </w:rPr>
          <w:t>SEC_MAX_FAILED_LOGIN_ATTEMPTS,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w:t>
        </w:r>
      </w:hyperlink>
    </w:p>
    <w:p w14:paraId="3F8140D1" w14:textId="77777777" w:rsidR="008C539B" w:rsidRPr="001058B5" w:rsidRDefault="008D1AB8">
      <w:pPr>
        <w:spacing w:line="235" w:lineRule="auto"/>
        <w:ind w:left="340" w:right="1806" w:firstLine="360"/>
        <w:rPr>
          <w:rFonts w:ascii="Arial" w:hAnsi="Arial" w:cs="Arial"/>
          <w:sz w:val="18"/>
        </w:rPr>
      </w:pPr>
      <w:hyperlink w:anchor="_bookmark1107"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w:t>
        </w:r>
      </w:hyperlink>
    </w:p>
    <w:p w14:paraId="5CA069D1" w14:textId="77777777" w:rsidR="008C539B" w:rsidRPr="001058B5" w:rsidRDefault="008D1AB8">
      <w:pPr>
        <w:spacing w:before="1" w:line="235" w:lineRule="auto"/>
        <w:ind w:left="340" w:right="1806" w:firstLine="360"/>
        <w:rPr>
          <w:rFonts w:ascii="Arial" w:hAnsi="Arial" w:cs="Arial"/>
          <w:sz w:val="18"/>
        </w:rPr>
      </w:pPr>
      <w:hyperlink w:anchor="_bookmark1104"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w:t>
        </w:r>
      </w:hyperlink>
    </w:p>
    <w:p w14:paraId="1108533E" w14:textId="77777777" w:rsidR="008C539B" w:rsidRPr="001058B5" w:rsidRDefault="008D1AB8">
      <w:pPr>
        <w:spacing w:line="220" w:lineRule="exact"/>
        <w:ind w:left="700"/>
        <w:rPr>
          <w:rFonts w:ascii="Arial" w:hAnsi="Arial" w:cs="Arial"/>
          <w:sz w:val="18"/>
        </w:rPr>
      </w:pPr>
      <w:hyperlink w:anchor="_bookmark1114" w:history="1">
        <w:r w:rsidR="00C12992" w:rsidRPr="001058B5">
          <w:rPr>
            <w:rFonts w:ascii="Arial" w:hAnsi="Arial" w:cs="Arial"/>
            <w:sz w:val="18"/>
          </w:rPr>
          <w:t>BANNER, 5-19</w:t>
        </w:r>
      </w:hyperlink>
    </w:p>
    <w:p w14:paraId="076E1C9C" w14:textId="77777777" w:rsidR="008C539B" w:rsidRPr="001058B5" w:rsidRDefault="008D1AB8">
      <w:pPr>
        <w:spacing w:before="2" w:line="235" w:lineRule="auto"/>
        <w:ind w:left="340" w:right="836"/>
        <w:rPr>
          <w:rFonts w:ascii="Arial" w:hAnsi="Arial" w:cs="Arial"/>
          <w:sz w:val="18"/>
        </w:rPr>
      </w:pPr>
      <w:hyperlink w:anchor="_bookmark1119" w:history="1">
        <w:r w:rsidR="00C12992" w:rsidRPr="001058B5">
          <w:rPr>
            <w:rFonts w:ascii="Arial" w:hAnsi="Arial" w:cs="Arial"/>
            <w:sz w:val="18"/>
          </w:rPr>
          <w:t>SEC_USER_AUDIT_ACTION_BANNER,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w:t>
        </w:r>
      </w:hyperlink>
    </w:p>
    <w:p w14:paraId="264C5129" w14:textId="77777777" w:rsidR="008C539B" w:rsidRPr="001058B5" w:rsidRDefault="008D1AB8">
      <w:pPr>
        <w:spacing w:line="220" w:lineRule="exact"/>
        <w:ind w:left="700"/>
        <w:rPr>
          <w:rFonts w:ascii="Arial" w:hAnsi="Arial" w:cs="Arial"/>
          <w:sz w:val="18"/>
        </w:rPr>
      </w:pPr>
      <w:hyperlink w:anchor="_bookmark1118" w:history="1">
        <w:r w:rsidR="00C12992" w:rsidRPr="001058B5">
          <w:rPr>
            <w:rFonts w:ascii="Arial" w:hAnsi="Arial" w:cs="Arial"/>
            <w:sz w:val="18"/>
          </w:rPr>
          <w:t>BANNER, 5-20</w:t>
        </w:r>
      </w:hyperlink>
    </w:p>
    <w:p w14:paraId="58D2461E" w14:textId="77777777" w:rsidR="008C539B" w:rsidRPr="001058B5" w:rsidRDefault="00C12992">
      <w:pPr>
        <w:spacing w:before="2" w:line="235" w:lineRule="auto"/>
        <w:ind w:left="340" w:right="3279" w:hanging="240"/>
        <w:rPr>
          <w:rFonts w:ascii="Arial" w:hAnsi="Arial" w:cs="Arial"/>
          <w:sz w:val="18"/>
        </w:rPr>
      </w:pPr>
      <w:r w:rsidRPr="001058B5">
        <w:rPr>
          <w:rFonts w:ascii="Arial" w:hAnsi="Arial" w:cs="Arial"/>
          <w:sz w:val="18"/>
        </w:rPr>
        <w:t xml:space="preserve">INSERT privilege </w:t>
      </w:r>
      <w:hyperlink w:anchor="_bookmark820" w:history="1">
        <w:r w:rsidRPr="001058B5">
          <w:rPr>
            <w:rFonts w:ascii="Arial" w:hAnsi="Arial" w:cs="Arial"/>
            <w:sz w:val="18"/>
          </w:rPr>
          <w:t>granting,   4-40</w:t>
        </w:r>
      </w:hyperlink>
    </w:p>
    <w:p w14:paraId="15D8DDE5" w14:textId="77777777" w:rsidR="008C539B" w:rsidRPr="001058B5" w:rsidRDefault="008D1AB8">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3BC54A5F" w14:textId="77777777" w:rsidR="008C539B" w:rsidRPr="001058B5" w:rsidRDefault="008D1AB8">
      <w:pPr>
        <w:spacing w:before="2" w:line="235" w:lineRule="auto"/>
        <w:ind w:left="100" w:right="1806" w:firstLine="240"/>
        <w:rPr>
          <w:rFonts w:ascii="Arial" w:hAnsi="Arial" w:cs="Arial"/>
          <w:sz w:val="18"/>
        </w:rPr>
      </w:pPr>
      <w:hyperlink w:anchor="_bookmark1091" w:history="1">
        <w:r w:rsidR="00C12992" w:rsidRPr="001058B5">
          <w:rPr>
            <w:rFonts w:ascii="Arial" w:hAnsi="Arial" w:cs="Arial"/>
            <w:sz w:val="18"/>
          </w:rPr>
          <w:t>SQL statements permitted, 5-17</w:t>
        </w:r>
      </w:hyperlink>
      <w:r w:rsidR="00C12992" w:rsidRPr="001058B5">
        <w:rPr>
          <w:rFonts w:ascii="Arial" w:hAnsi="Arial" w:cs="Arial"/>
          <w:sz w:val="18"/>
        </w:rPr>
        <w:t xml:space="preserve"> installation</w:t>
      </w:r>
    </w:p>
    <w:p w14:paraId="1AC2F07C" w14:textId="77777777" w:rsidR="008C539B" w:rsidRPr="001058B5" w:rsidRDefault="008D1AB8">
      <w:pPr>
        <w:spacing w:line="237" w:lineRule="auto"/>
        <w:ind w:left="100" w:right="2359"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intruders</w:t>
      </w:r>
    </w:p>
    <w:p w14:paraId="439093F2" w14:textId="77777777" w:rsidR="008C539B" w:rsidRPr="001058B5" w:rsidRDefault="008D1AB8">
      <w:pPr>
        <w:spacing w:line="237" w:lineRule="auto"/>
        <w:ind w:left="100" w:right="3282" w:firstLine="240"/>
        <w:rPr>
          <w:rFonts w:ascii="Arial" w:hAnsi="Arial" w:cs="Arial"/>
          <w:sz w:val="18"/>
        </w:rPr>
      </w:pPr>
      <w:hyperlink w:anchor="_bookmark194" w:history="1">
        <w:r w:rsidR="00C12992" w:rsidRPr="001058B5">
          <w:rPr>
            <w:rFonts w:ascii="Arial" w:hAnsi="Arial" w:cs="Arial"/>
            <w:i/>
            <w:sz w:val="18"/>
          </w:rPr>
          <w:t xml:space="preserve">See </w:t>
        </w:r>
      </w:hyperlink>
      <w:r w:rsidR="00C12992" w:rsidRPr="001058B5">
        <w:rPr>
          <w:rFonts w:ascii="Arial" w:hAnsi="Arial" w:cs="Arial"/>
          <w:sz w:val="18"/>
        </w:rPr>
        <w:t>security attacks invoker’s rights</w:t>
      </w:r>
    </w:p>
    <w:p w14:paraId="1C888F05" w14:textId="77777777" w:rsidR="008C539B" w:rsidRPr="001058B5" w:rsidRDefault="008D1AB8">
      <w:pPr>
        <w:spacing w:line="217" w:lineRule="exact"/>
        <w:ind w:left="340"/>
        <w:rPr>
          <w:rFonts w:ascii="Arial" w:hAnsi="Arial" w:cs="Arial"/>
          <w:sz w:val="18"/>
        </w:rPr>
      </w:pPr>
      <w:hyperlink w:anchor="_bookmark761" w:history="1">
        <w:r w:rsidR="00C12992" w:rsidRPr="001058B5">
          <w:rPr>
            <w:rFonts w:ascii="Arial" w:hAnsi="Arial" w:cs="Arial"/>
            <w:sz w:val="18"/>
          </w:rPr>
          <w:t>about,   4-30</w:t>
        </w:r>
      </w:hyperlink>
    </w:p>
    <w:p w14:paraId="3DE38011" w14:textId="77777777" w:rsidR="008C539B" w:rsidRPr="001058B5" w:rsidRDefault="008D1AB8">
      <w:pPr>
        <w:spacing w:line="237" w:lineRule="auto"/>
        <w:ind w:left="340" w:right="1806"/>
        <w:rPr>
          <w:rFonts w:ascii="Arial" w:hAnsi="Arial" w:cs="Arial"/>
          <w:sz w:val="18"/>
        </w:rPr>
      </w:pPr>
      <w:hyperlink w:anchor="_bookmark756"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62" w:history="1">
        <w:r w:rsidR="00C12992" w:rsidRPr="001058B5">
          <w:rPr>
            <w:rFonts w:ascii="Arial" w:hAnsi="Arial" w:cs="Arial"/>
            <w:sz w:val="18"/>
          </w:rPr>
          <w:t>procedure security, 4-30</w:t>
        </w:r>
      </w:hyperlink>
    </w:p>
    <w:p w14:paraId="5BB4F06E" w14:textId="77777777" w:rsidR="008C539B" w:rsidRPr="001058B5" w:rsidRDefault="008D1AB8">
      <w:pPr>
        <w:spacing w:line="219" w:lineRule="exact"/>
        <w:ind w:left="340"/>
        <w:rPr>
          <w:rFonts w:ascii="Arial" w:hAnsi="Arial" w:cs="Arial"/>
          <w:sz w:val="18"/>
        </w:rPr>
      </w:pPr>
      <w:hyperlink w:anchor="_bookmark1046" w:history="1">
        <w:r w:rsidR="00C12992" w:rsidRPr="001058B5">
          <w:rPr>
            <w:rFonts w:ascii="Arial" w:hAnsi="Arial" w:cs="Arial"/>
            <w:sz w:val="18"/>
          </w:rPr>
          <w:t>secure application roles, 5-13</w:t>
        </w:r>
      </w:hyperlink>
    </w:p>
    <w:p w14:paraId="47788726" w14:textId="77777777" w:rsidR="008C539B" w:rsidRPr="001058B5" w:rsidRDefault="008C539B">
      <w:pPr>
        <w:spacing w:line="219" w:lineRule="exact"/>
        <w:rPr>
          <w:rFonts w:ascii="Arial" w:hAnsi="Arial" w:cs="Arial"/>
          <w:sz w:val="18"/>
        </w:rPr>
        <w:sectPr w:rsidR="008C539B" w:rsidRPr="001058B5">
          <w:headerReference w:type="even" r:id="rId293"/>
          <w:footerReference w:type="even" r:id="rId294"/>
          <w:footerReference w:type="default" r:id="rId295"/>
          <w:pgSz w:w="12240" w:h="15840"/>
          <w:pgMar w:top="1200" w:right="1060" w:bottom="860" w:left="1100" w:header="0" w:footer="663" w:gutter="0"/>
          <w:cols w:num="2" w:space="720" w:equalWidth="0">
            <w:col w:w="4453" w:space="467"/>
            <w:col w:w="5160"/>
          </w:cols>
        </w:sectPr>
      </w:pPr>
    </w:p>
    <w:p w14:paraId="75E598D0" w14:textId="77777777" w:rsidR="008C539B" w:rsidRPr="001058B5" w:rsidRDefault="008D1AB8">
      <w:pPr>
        <w:spacing w:before="70" w:line="235" w:lineRule="auto"/>
        <w:ind w:left="1300" w:right="288" w:hanging="360"/>
        <w:rPr>
          <w:rFonts w:ascii="Arial" w:hAnsi="Arial" w:cs="Arial"/>
          <w:sz w:val="18"/>
        </w:rPr>
      </w:pPr>
      <w:hyperlink w:anchor="_bookmark1044" w:history="1">
        <w:r w:rsidR="00C12992" w:rsidRPr="001058B5">
          <w:rPr>
            <w:rFonts w:ascii="Arial" w:hAnsi="Arial" w:cs="Arial"/>
            <w:sz w:val="18"/>
          </w:rPr>
          <w:t>secure application roles, requirement for enabling, 5-13</w:t>
        </w:r>
      </w:hyperlink>
    </w:p>
    <w:p w14:paraId="042465DE" w14:textId="77777777" w:rsidR="008C539B" w:rsidRPr="001058B5" w:rsidRDefault="00C12992">
      <w:pPr>
        <w:spacing w:line="237" w:lineRule="auto"/>
        <w:ind w:left="940" w:right="2542" w:hanging="240"/>
        <w:rPr>
          <w:rFonts w:ascii="Arial" w:hAnsi="Arial" w:cs="Arial"/>
          <w:sz w:val="18"/>
        </w:rPr>
      </w:pPr>
      <w:r w:rsidRPr="001058B5">
        <w:rPr>
          <w:rFonts w:ascii="Arial" w:hAnsi="Arial" w:cs="Arial"/>
          <w:sz w:val="18"/>
        </w:rPr>
        <w:t xml:space="preserve">IP addresses </w:t>
      </w:r>
      <w:hyperlink w:anchor="_bookmark2258" w:history="1">
        <w:r w:rsidRPr="001058B5">
          <w:rPr>
            <w:rFonts w:ascii="Arial" w:hAnsi="Arial" w:cs="Arial"/>
            <w:sz w:val="18"/>
          </w:rPr>
          <w:t>falsifying, 10-16</w:t>
        </w:r>
      </w:hyperlink>
    </w:p>
    <w:p w14:paraId="0364A455" w14:textId="77777777" w:rsidR="008C539B" w:rsidRPr="001058B5" w:rsidRDefault="008C539B">
      <w:pPr>
        <w:pStyle w:val="BodyText"/>
        <w:spacing w:before="2"/>
        <w:rPr>
          <w:rFonts w:ascii="Arial" w:hAnsi="Arial" w:cs="Arial"/>
          <w:sz w:val="21"/>
        </w:rPr>
      </w:pPr>
    </w:p>
    <w:p w14:paraId="47010A93" w14:textId="77777777" w:rsidR="008C539B" w:rsidRPr="001058B5" w:rsidRDefault="008D1AB8">
      <w:pPr>
        <w:pStyle w:val="Heading5"/>
        <w:ind w:left="700"/>
      </w:pPr>
      <w:r>
        <w:pict w14:anchorId="2A2712CC">
          <v:line id="_x0000_s1056" style="position:absolute;left:0;text-align:left;z-index:6616;mso-position-horizontal-relative:page" from="90.6pt,15.75pt" to="306pt,15.75pt" strokeweight=".16936mm">
            <w10:wrap anchorx="page"/>
          </v:line>
        </w:pict>
      </w:r>
      <w:bookmarkStart w:id="2242" w:name="J"/>
      <w:bookmarkEnd w:id="2242"/>
      <w:r w:rsidR="00C12992" w:rsidRPr="001058B5">
        <w:rPr>
          <w:w w:val="99"/>
        </w:rPr>
        <w:t>J</w:t>
      </w:r>
    </w:p>
    <w:p w14:paraId="0DFF7E00" w14:textId="77777777" w:rsidR="008C539B" w:rsidRPr="001058B5" w:rsidRDefault="008D1AB8">
      <w:pPr>
        <w:spacing w:before="86" w:line="222" w:lineRule="exact"/>
        <w:ind w:left="700"/>
        <w:rPr>
          <w:rFonts w:ascii="Arial" w:hAnsi="Arial" w:cs="Arial"/>
          <w:sz w:val="18"/>
        </w:rPr>
      </w:pPr>
      <w:hyperlink w:anchor="_bookmark614" w:history="1">
        <w:r w:rsidR="00C12992" w:rsidRPr="001058B5">
          <w:rPr>
            <w:rFonts w:ascii="Arial" w:hAnsi="Arial" w:cs="Arial"/>
            <w:sz w:val="18"/>
          </w:rPr>
          <w:t>JAVA_ADMIN role, 4-13</w:t>
        </w:r>
      </w:hyperlink>
    </w:p>
    <w:p w14:paraId="1D917C40" w14:textId="77777777" w:rsidR="008C539B" w:rsidRPr="001058B5" w:rsidRDefault="008D1AB8">
      <w:pPr>
        <w:spacing w:line="220" w:lineRule="exact"/>
        <w:ind w:left="700"/>
        <w:rPr>
          <w:rFonts w:ascii="Arial" w:hAnsi="Arial" w:cs="Arial"/>
          <w:sz w:val="18"/>
        </w:rPr>
      </w:pPr>
      <w:hyperlink w:anchor="_bookmark615" w:history="1">
        <w:r w:rsidR="00C12992" w:rsidRPr="001058B5">
          <w:rPr>
            <w:rFonts w:ascii="Arial" w:hAnsi="Arial" w:cs="Arial"/>
            <w:sz w:val="18"/>
          </w:rPr>
          <w:t>JAVA_DEPLOY role, 4-14</w:t>
        </w:r>
      </w:hyperlink>
    </w:p>
    <w:p w14:paraId="71586A34" w14:textId="77777777" w:rsidR="008C539B" w:rsidRPr="001058B5" w:rsidRDefault="008D1AB8">
      <w:pPr>
        <w:spacing w:line="220" w:lineRule="exact"/>
        <w:ind w:left="700"/>
        <w:rPr>
          <w:rFonts w:ascii="Arial" w:hAnsi="Arial" w:cs="Arial"/>
          <w:sz w:val="18"/>
        </w:rPr>
      </w:pPr>
      <w:hyperlink w:anchor="_bookmark610" w:history="1">
        <w:r w:rsidR="00C12992" w:rsidRPr="001058B5">
          <w:rPr>
            <w:rFonts w:ascii="Arial" w:hAnsi="Arial" w:cs="Arial"/>
            <w:sz w:val="18"/>
          </w:rPr>
          <w:t>JAVADEBUGPRIV role, 4-13</w:t>
        </w:r>
      </w:hyperlink>
    </w:p>
    <w:p w14:paraId="67EF4D9E" w14:textId="77777777" w:rsidR="008C539B" w:rsidRPr="001058B5" w:rsidRDefault="008D1AB8">
      <w:pPr>
        <w:spacing w:line="220" w:lineRule="exact"/>
        <w:ind w:left="700"/>
        <w:rPr>
          <w:rFonts w:ascii="Arial" w:hAnsi="Arial" w:cs="Arial"/>
          <w:sz w:val="18"/>
        </w:rPr>
      </w:pPr>
      <w:hyperlink w:anchor="_bookmark611" w:history="1">
        <w:r w:rsidR="00C12992" w:rsidRPr="001058B5">
          <w:rPr>
            <w:rFonts w:ascii="Arial" w:hAnsi="Arial" w:cs="Arial"/>
            <w:sz w:val="18"/>
          </w:rPr>
          <w:t>JAVAIDPRIV role, 4-13</w:t>
        </w:r>
      </w:hyperlink>
    </w:p>
    <w:p w14:paraId="628182A2" w14:textId="77777777" w:rsidR="008C539B" w:rsidRPr="001058B5" w:rsidRDefault="008D1AB8">
      <w:pPr>
        <w:spacing w:line="220" w:lineRule="exact"/>
        <w:ind w:left="700"/>
        <w:rPr>
          <w:rFonts w:ascii="Arial" w:hAnsi="Arial" w:cs="Arial"/>
          <w:sz w:val="18"/>
        </w:rPr>
      </w:pPr>
      <w:hyperlink w:anchor="_bookmark612" w:history="1">
        <w:r w:rsidR="00C12992" w:rsidRPr="001058B5">
          <w:rPr>
            <w:rFonts w:ascii="Arial" w:hAnsi="Arial" w:cs="Arial"/>
            <w:sz w:val="18"/>
          </w:rPr>
          <w:t>JAVASYSPRIV role, 4-13</w:t>
        </w:r>
      </w:hyperlink>
    </w:p>
    <w:p w14:paraId="1D7D71B2" w14:textId="77777777" w:rsidR="008C539B" w:rsidRPr="001058B5" w:rsidRDefault="008D1AB8">
      <w:pPr>
        <w:spacing w:line="220" w:lineRule="exact"/>
        <w:ind w:left="700"/>
        <w:rPr>
          <w:rFonts w:ascii="Arial" w:hAnsi="Arial" w:cs="Arial"/>
          <w:sz w:val="18"/>
        </w:rPr>
      </w:pPr>
      <w:hyperlink w:anchor="_bookmark613" w:history="1">
        <w:r w:rsidR="00C12992" w:rsidRPr="001058B5">
          <w:rPr>
            <w:rFonts w:ascii="Arial" w:hAnsi="Arial" w:cs="Arial"/>
            <w:sz w:val="18"/>
          </w:rPr>
          <w:t>JAVAUSERPRIV role, 4-13</w:t>
        </w:r>
      </w:hyperlink>
    </w:p>
    <w:p w14:paraId="707F8244" w14:textId="77777777" w:rsidR="008C539B" w:rsidRPr="001058B5" w:rsidRDefault="00C12992">
      <w:pPr>
        <w:spacing w:line="220" w:lineRule="exact"/>
        <w:ind w:left="700"/>
        <w:rPr>
          <w:rFonts w:ascii="Arial" w:hAnsi="Arial" w:cs="Arial"/>
          <w:sz w:val="18"/>
        </w:rPr>
      </w:pPr>
      <w:r w:rsidRPr="001058B5">
        <w:rPr>
          <w:rFonts w:ascii="Arial" w:hAnsi="Arial" w:cs="Arial"/>
          <w:sz w:val="18"/>
        </w:rPr>
        <w:t>JDBC connections</w:t>
      </w:r>
    </w:p>
    <w:p w14:paraId="66B56B47" w14:textId="77777777" w:rsidR="008C539B" w:rsidRPr="001058B5" w:rsidRDefault="00C12992">
      <w:pPr>
        <w:spacing w:before="2" w:line="235" w:lineRule="auto"/>
        <w:ind w:left="1180" w:right="800" w:hanging="240"/>
        <w:rPr>
          <w:rFonts w:ascii="Arial" w:hAnsi="Arial" w:cs="Arial"/>
          <w:sz w:val="18"/>
        </w:rPr>
      </w:pPr>
      <w:r w:rsidRPr="001058B5">
        <w:rPr>
          <w:rFonts w:ascii="Arial" w:hAnsi="Arial" w:cs="Arial"/>
          <w:sz w:val="18"/>
        </w:rPr>
        <w:t xml:space="preserve">JDBC Thin Driver proxy authentication </w:t>
      </w:r>
      <w:hyperlink w:anchor="_bookmark420" w:history="1">
        <w:r w:rsidRPr="001058B5">
          <w:rPr>
            <w:rFonts w:ascii="Arial" w:hAnsi="Arial" w:cs="Arial"/>
            <w:sz w:val="18"/>
          </w:rPr>
          <w:t>configuring, 3-36</w:t>
        </w:r>
      </w:hyperlink>
    </w:p>
    <w:p w14:paraId="58E1774E" w14:textId="77777777" w:rsidR="008C539B" w:rsidRPr="001058B5" w:rsidRDefault="008D1AB8">
      <w:pPr>
        <w:spacing w:line="220" w:lineRule="exact"/>
        <w:ind w:left="1180"/>
        <w:rPr>
          <w:rFonts w:ascii="Arial" w:hAnsi="Arial" w:cs="Arial"/>
          <w:sz w:val="18"/>
        </w:rPr>
      </w:pPr>
      <w:hyperlink w:anchor="_bookmark449" w:history="1">
        <w:r w:rsidR="00C12992" w:rsidRPr="001058B5">
          <w:rPr>
            <w:rFonts w:ascii="Arial" w:hAnsi="Arial" w:cs="Arial"/>
            <w:sz w:val="18"/>
          </w:rPr>
          <w:t>with real user, 3-40</w:t>
        </w:r>
      </w:hyperlink>
    </w:p>
    <w:p w14:paraId="5CAAD67B" w14:textId="77777777" w:rsidR="008C539B" w:rsidRPr="001058B5" w:rsidRDefault="008D1AB8">
      <w:pPr>
        <w:spacing w:before="2" w:line="235" w:lineRule="auto"/>
        <w:ind w:left="1180" w:right="288" w:hanging="240"/>
        <w:rPr>
          <w:rFonts w:ascii="Arial" w:hAnsi="Arial" w:cs="Arial"/>
          <w:sz w:val="18"/>
        </w:rPr>
      </w:pPr>
      <w:hyperlink w:anchor="_bookmark420" w:history="1">
        <w:r w:rsidR="00C12992" w:rsidRPr="001058B5">
          <w:rPr>
            <w:rFonts w:ascii="Arial" w:hAnsi="Arial" w:cs="Arial"/>
            <w:sz w:val="18"/>
          </w:rPr>
          <w:t>JDBC/OCI proxy authentication, 3-36</w:t>
        </w:r>
      </w:hyperlink>
      <w:r w:rsidR="00C12992" w:rsidRPr="001058B5">
        <w:rPr>
          <w:rFonts w:ascii="Arial" w:hAnsi="Arial" w:cs="Arial"/>
          <w:sz w:val="18"/>
        </w:rPr>
        <w:t xml:space="preserve"> </w:t>
      </w:r>
      <w:hyperlink w:anchor="_bookmark449" w:history="1">
        <w:r w:rsidR="00C12992" w:rsidRPr="001058B5">
          <w:rPr>
            <w:rFonts w:ascii="Arial" w:hAnsi="Arial" w:cs="Arial"/>
            <w:sz w:val="18"/>
          </w:rPr>
          <w:t>multiple user sessions, 3-40</w:t>
        </w:r>
      </w:hyperlink>
    </w:p>
    <w:p w14:paraId="20F32326" w14:textId="77777777" w:rsidR="008C539B" w:rsidRPr="001058B5" w:rsidRDefault="008D1AB8">
      <w:pPr>
        <w:spacing w:line="237" w:lineRule="auto"/>
        <w:ind w:left="700" w:right="288" w:firstLine="480"/>
        <w:rPr>
          <w:rFonts w:ascii="Arial" w:hAnsi="Arial" w:cs="Arial"/>
          <w:sz w:val="18"/>
        </w:rPr>
      </w:pPr>
      <w:hyperlink w:anchor="_bookmark1534" w:history="1">
        <w:r w:rsidR="00C12992" w:rsidRPr="001058B5">
          <w:rPr>
            <w:rFonts w:ascii="Arial" w:hAnsi="Arial" w:cs="Arial"/>
            <w:sz w:val="18"/>
          </w:rPr>
          <w:t>Oracle Virtual Private Database, 7-38</w:t>
        </w:r>
      </w:hyperlink>
      <w:r w:rsidR="00C12992" w:rsidRPr="001058B5">
        <w:rPr>
          <w:rFonts w:ascii="Arial" w:hAnsi="Arial" w:cs="Arial"/>
          <w:sz w:val="18"/>
        </w:rPr>
        <w:t xml:space="preserve"> </w:t>
      </w:r>
      <w:hyperlink w:anchor="_bookmark616" w:history="1">
        <w:r w:rsidR="00C12992" w:rsidRPr="001058B5">
          <w:rPr>
            <w:rFonts w:ascii="Arial" w:hAnsi="Arial" w:cs="Arial"/>
            <w:sz w:val="18"/>
          </w:rPr>
          <w:t>JMXSERVER role, 4-14</w:t>
        </w:r>
      </w:hyperlink>
    </w:p>
    <w:p w14:paraId="2A9822F3" w14:textId="77777777" w:rsidR="008C539B" w:rsidRPr="001058B5" w:rsidRDefault="008C539B">
      <w:pPr>
        <w:pStyle w:val="BodyText"/>
        <w:spacing w:before="2"/>
        <w:rPr>
          <w:rFonts w:ascii="Arial" w:hAnsi="Arial" w:cs="Arial"/>
          <w:sz w:val="21"/>
        </w:rPr>
      </w:pPr>
    </w:p>
    <w:p w14:paraId="29819C52" w14:textId="77777777" w:rsidR="008C539B" w:rsidRPr="001058B5" w:rsidRDefault="008D1AB8">
      <w:pPr>
        <w:pStyle w:val="Heading5"/>
        <w:ind w:left="700"/>
      </w:pPr>
      <w:r>
        <w:pict w14:anchorId="3808E10B">
          <v:line id="_x0000_s1055" style="position:absolute;left:0;text-align:left;z-index:6640;mso-position-horizontal-relative:page" from="90.6pt,15.75pt" to="306pt,15.75pt" strokeweight=".48pt">
            <w10:wrap anchorx="page"/>
          </v:line>
        </w:pict>
      </w:r>
      <w:bookmarkStart w:id="2243" w:name="K"/>
      <w:bookmarkEnd w:id="2243"/>
      <w:r w:rsidR="00C12992" w:rsidRPr="001058B5">
        <w:rPr>
          <w:w w:val="99"/>
        </w:rPr>
        <w:t>K</w:t>
      </w:r>
    </w:p>
    <w:p w14:paraId="6C56B9AC" w14:textId="77777777" w:rsidR="008C539B" w:rsidRPr="001058B5" w:rsidRDefault="008D1AB8">
      <w:pPr>
        <w:spacing w:before="90" w:line="235" w:lineRule="auto"/>
        <w:ind w:left="940" w:right="931" w:hanging="240"/>
        <w:rPr>
          <w:rFonts w:ascii="Arial" w:hAnsi="Arial" w:cs="Arial"/>
          <w:sz w:val="18"/>
        </w:rPr>
      </w:pPr>
      <w:hyperlink w:anchor="_bookmark364" w:history="1">
        <w:r w:rsidR="00C12992" w:rsidRPr="001058B5">
          <w:rPr>
            <w:rFonts w:ascii="Arial" w:hAnsi="Arial" w:cs="Arial"/>
            <w:sz w:val="18"/>
          </w:rPr>
          <w:t>Kerberos authentication, 3-28</w:t>
        </w:r>
      </w:hyperlink>
      <w:r w:rsidR="00C12992" w:rsidRPr="001058B5">
        <w:rPr>
          <w:rFonts w:ascii="Arial" w:hAnsi="Arial" w:cs="Arial"/>
          <w:sz w:val="18"/>
        </w:rPr>
        <w:t xml:space="preserve"> </w:t>
      </w:r>
      <w:hyperlink w:anchor="_bookmark326" w:history="1">
        <w:r w:rsidR="00C12992" w:rsidRPr="001058B5">
          <w:rPr>
            <w:rFonts w:ascii="Arial" w:hAnsi="Arial" w:cs="Arial"/>
            <w:sz w:val="18"/>
          </w:rPr>
          <w:t>configuring for SYSDBA or SYSOPER</w:t>
        </w:r>
      </w:hyperlink>
    </w:p>
    <w:p w14:paraId="561DEB0D" w14:textId="77777777" w:rsidR="008C539B" w:rsidRPr="001058B5" w:rsidRDefault="008D1AB8">
      <w:pPr>
        <w:spacing w:line="220" w:lineRule="exact"/>
        <w:ind w:left="1300"/>
        <w:rPr>
          <w:rFonts w:ascii="Arial" w:hAnsi="Arial" w:cs="Arial"/>
          <w:sz w:val="18"/>
        </w:rPr>
      </w:pPr>
      <w:hyperlink w:anchor="_bookmark326" w:history="1">
        <w:r w:rsidR="00C12992" w:rsidRPr="001058B5">
          <w:rPr>
            <w:rFonts w:ascii="Arial" w:hAnsi="Arial" w:cs="Arial"/>
            <w:sz w:val="18"/>
          </w:rPr>
          <w:t>access, 3-23</w:t>
        </w:r>
      </w:hyperlink>
    </w:p>
    <w:p w14:paraId="54CF3D65" w14:textId="77777777" w:rsidR="008C539B" w:rsidRPr="001058B5" w:rsidRDefault="008D1AB8">
      <w:pPr>
        <w:spacing w:before="1" w:line="235" w:lineRule="auto"/>
        <w:ind w:left="700" w:right="1494" w:firstLine="240"/>
        <w:rPr>
          <w:rFonts w:ascii="Arial" w:hAnsi="Arial" w:cs="Arial"/>
          <w:sz w:val="18"/>
        </w:rPr>
      </w:pPr>
      <w:hyperlink w:anchor="_bookmark2190" w:history="1">
        <w:r w:rsidR="00C12992" w:rsidRPr="001058B5">
          <w:rPr>
            <w:rFonts w:ascii="Arial" w:hAnsi="Arial" w:cs="Arial"/>
            <w:sz w:val="18"/>
          </w:rPr>
          <w:t>password management, 10-9</w:t>
        </w:r>
      </w:hyperlink>
      <w:r w:rsidR="00C12992" w:rsidRPr="001058B5">
        <w:rPr>
          <w:rFonts w:ascii="Arial" w:hAnsi="Arial" w:cs="Arial"/>
          <w:sz w:val="18"/>
        </w:rPr>
        <w:t xml:space="preserve"> key generation</w:t>
      </w:r>
    </w:p>
    <w:p w14:paraId="2D732635" w14:textId="77777777" w:rsidR="008C539B" w:rsidRPr="001058B5" w:rsidRDefault="008D1AB8">
      <w:pPr>
        <w:spacing w:before="2" w:line="235" w:lineRule="auto"/>
        <w:ind w:left="700" w:right="2542" w:firstLine="240"/>
        <w:rPr>
          <w:rFonts w:ascii="Arial" w:hAnsi="Arial" w:cs="Arial"/>
          <w:sz w:val="18"/>
        </w:rPr>
      </w:pPr>
      <w:hyperlink w:anchor="_bookmark1565" w:history="1">
        <w:r w:rsidR="00C12992" w:rsidRPr="001058B5">
          <w:rPr>
            <w:rFonts w:ascii="Arial" w:hAnsi="Arial" w:cs="Arial"/>
            <w:sz w:val="18"/>
          </w:rPr>
          <w:t>encryption, 8-4</w:t>
        </w:r>
      </w:hyperlink>
      <w:r w:rsidR="00C12992" w:rsidRPr="001058B5">
        <w:rPr>
          <w:rFonts w:ascii="Arial" w:hAnsi="Arial" w:cs="Arial"/>
          <w:sz w:val="18"/>
        </w:rPr>
        <w:t xml:space="preserve"> key storage</w:t>
      </w:r>
    </w:p>
    <w:p w14:paraId="358D82EA" w14:textId="77777777" w:rsidR="008C539B" w:rsidRPr="001058B5" w:rsidRDefault="008D1AB8">
      <w:pPr>
        <w:spacing w:line="237" w:lineRule="auto"/>
        <w:ind w:left="700" w:right="2542" w:firstLine="240"/>
        <w:rPr>
          <w:rFonts w:ascii="Arial" w:hAnsi="Arial" w:cs="Arial"/>
          <w:sz w:val="18"/>
        </w:rPr>
      </w:pPr>
      <w:hyperlink w:anchor="_bookmark1569" w:history="1">
        <w:r w:rsidR="00C12992" w:rsidRPr="001058B5">
          <w:rPr>
            <w:rFonts w:ascii="Arial" w:hAnsi="Arial" w:cs="Arial"/>
            <w:sz w:val="18"/>
          </w:rPr>
          <w:t>encryption, 8-5</w:t>
        </w:r>
      </w:hyperlink>
      <w:r w:rsidR="00C12992" w:rsidRPr="001058B5">
        <w:rPr>
          <w:rFonts w:ascii="Arial" w:hAnsi="Arial" w:cs="Arial"/>
          <w:sz w:val="18"/>
        </w:rPr>
        <w:t xml:space="preserve"> key transmission</w:t>
      </w:r>
    </w:p>
    <w:p w14:paraId="10E425AD" w14:textId="77777777" w:rsidR="008C539B" w:rsidRPr="001058B5" w:rsidRDefault="008D1AB8">
      <w:pPr>
        <w:spacing w:line="219" w:lineRule="exact"/>
        <w:ind w:left="940"/>
        <w:rPr>
          <w:rFonts w:ascii="Arial" w:hAnsi="Arial" w:cs="Arial"/>
          <w:sz w:val="18"/>
        </w:rPr>
      </w:pPr>
      <w:hyperlink w:anchor="_bookmark1567" w:history="1">
        <w:r w:rsidR="00C12992" w:rsidRPr="001058B5">
          <w:rPr>
            <w:rFonts w:ascii="Arial" w:hAnsi="Arial" w:cs="Arial"/>
            <w:sz w:val="18"/>
          </w:rPr>
          <w:t>encryption, 8-5</w:t>
        </w:r>
      </w:hyperlink>
    </w:p>
    <w:p w14:paraId="1B860915" w14:textId="77777777" w:rsidR="008C539B" w:rsidRPr="001058B5" w:rsidRDefault="008C539B">
      <w:pPr>
        <w:pStyle w:val="BodyText"/>
        <w:spacing w:before="2"/>
        <w:rPr>
          <w:rFonts w:ascii="Arial" w:hAnsi="Arial" w:cs="Arial"/>
          <w:sz w:val="21"/>
        </w:rPr>
      </w:pPr>
    </w:p>
    <w:p w14:paraId="00173D0E" w14:textId="77777777" w:rsidR="008C539B" w:rsidRPr="001058B5" w:rsidRDefault="008D1AB8">
      <w:pPr>
        <w:pStyle w:val="Heading5"/>
        <w:ind w:left="700"/>
      </w:pPr>
      <w:r>
        <w:pict w14:anchorId="47AE4108">
          <v:line id="_x0000_s1054" style="position:absolute;left:0;text-align:left;z-index:6664;mso-position-horizontal-relative:page" from="90.6pt,15.75pt" to="306pt,15.75pt" strokeweight=".48pt">
            <w10:wrap anchorx="page"/>
          </v:line>
        </w:pict>
      </w:r>
      <w:bookmarkStart w:id="2244" w:name="L"/>
      <w:bookmarkEnd w:id="2244"/>
      <w:r w:rsidR="00C12992" w:rsidRPr="001058B5">
        <w:t>L</w:t>
      </w:r>
    </w:p>
    <w:p w14:paraId="168DEE12" w14:textId="77777777" w:rsidR="008C539B" w:rsidRPr="001058B5" w:rsidRDefault="008D1AB8">
      <w:pPr>
        <w:spacing w:before="86" w:line="222" w:lineRule="exact"/>
        <w:ind w:left="700"/>
        <w:rPr>
          <w:rFonts w:ascii="Arial" w:hAnsi="Arial" w:cs="Arial"/>
          <w:sz w:val="18"/>
        </w:rPr>
      </w:pPr>
      <w:hyperlink w:anchor="_bookmark617" w:history="1">
        <w:r w:rsidR="00C12992" w:rsidRPr="001058B5">
          <w:rPr>
            <w:rFonts w:ascii="Arial" w:hAnsi="Arial" w:cs="Arial"/>
            <w:sz w:val="18"/>
          </w:rPr>
          <w:t>LBAC_DBA role, 4-14</w:t>
        </w:r>
      </w:hyperlink>
    </w:p>
    <w:p w14:paraId="5DF2F3EB" w14:textId="77777777" w:rsidR="008C539B" w:rsidRPr="001058B5" w:rsidRDefault="008D1AB8">
      <w:pPr>
        <w:spacing w:before="2" w:line="235" w:lineRule="auto"/>
        <w:ind w:left="940" w:right="1494" w:hanging="240"/>
        <w:rPr>
          <w:rFonts w:ascii="Arial" w:hAnsi="Arial" w:cs="Arial"/>
          <w:sz w:val="18"/>
        </w:rPr>
      </w:pPr>
      <w:hyperlink w:anchor="_bookmark2134" w:history="1">
        <w:r w:rsidR="00C12992" w:rsidRPr="001058B5">
          <w:rPr>
            <w:rFonts w:ascii="Arial" w:hAnsi="Arial" w:cs="Arial"/>
            <w:sz w:val="18"/>
          </w:rPr>
          <w:t>least privilege principle,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4C845B86" w14:textId="77777777" w:rsidR="008C539B" w:rsidRPr="001058B5" w:rsidRDefault="008D1AB8">
      <w:pPr>
        <w:spacing w:line="237" w:lineRule="auto"/>
        <w:ind w:left="940" w:right="1494"/>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0CB8138D" w14:textId="77777777" w:rsidR="008C539B" w:rsidRPr="001058B5" w:rsidRDefault="00C12992">
      <w:pPr>
        <w:spacing w:line="217" w:lineRule="exact"/>
        <w:ind w:left="700"/>
        <w:rPr>
          <w:rFonts w:ascii="Arial" w:hAnsi="Arial" w:cs="Arial"/>
          <w:sz w:val="18"/>
        </w:rPr>
      </w:pPr>
      <w:r w:rsidRPr="001058B5">
        <w:rPr>
          <w:rFonts w:ascii="Arial" w:hAnsi="Arial" w:cs="Arial"/>
          <w:sz w:val="18"/>
        </w:rPr>
        <w:t>libraries</w:t>
      </w:r>
    </w:p>
    <w:p w14:paraId="0CD2C2F8" w14:textId="77777777" w:rsidR="008C539B" w:rsidRPr="001058B5" w:rsidRDefault="008D1AB8">
      <w:pPr>
        <w:spacing w:line="237" w:lineRule="auto"/>
        <w:ind w:left="700" w:right="1494" w:firstLine="240"/>
        <w:rPr>
          <w:rFonts w:ascii="Arial" w:hAnsi="Arial" w:cs="Arial"/>
          <w:sz w:val="18"/>
        </w:rPr>
      </w:pPr>
      <w:hyperlink w:anchor="_bookmark2141" w:history="1">
        <w:r w:rsidR="00C12992" w:rsidRPr="001058B5">
          <w:rPr>
            <w:rFonts w:ascii="Arial" w:hAnsi="Arial" w:cs="Arial"/>
            <w:sz w:val="18"/>
          </w:rPr>
          <w:t>security guidelines, 10-3</w:t>
        </w:r>
      </w:hyperlink>
      <w:r w:rsidR="00C12992" w:rsidRPr="001058B5">
        <w:rPr>
          <w:rFonts w:ascii="Arial" w:hAnsi="Arial" w:cs="Arial"/>
          <w:sz w:val="18"/>
        </w:rPr>
        <w:t xml:space="preserve"> lightweight users</w:t>
      </w:r>
    </w:p>
    <w:p w14:paraId="0C8E6728" w14:textId="77777777" w:rsidR="008C539B" w:rsidRPr="001058B5" w:rsidRDefault="008D1AB8">
      <w:pPr>
        <w:spacing w:line="235" w:lineRule="auto"/>
        <w:ind w:left="940"/>
        <w:rPr>
          <w:rFonts w:ascii="Arial" w:hAnsi="Arial" w:cs="Arial"/>
          <w:sz w:val="18"/>
        </w:rPr>
      </w:pPr>
      <w:hyperlink w:anchor="_bookmark1303" w:history="1">
        <w:r w:rsidR="00C12992" w:rsidRPr="001058B5">
          <w:rPr>
            <w:rFonts w:ascii="Arial" w:hAnsi="Arial" w:cs="Arial"/>
            <w:sz w:val="18"/>
          </w:rPr>
          <w:t>example using a global application context, 6-35</w:t>
        </w:r>
      </w:hyperlink>
      <w:r w:rsidR="00C12992" w:rsidRPr="001058B5">
        <w:rPr>
          <w:rFonts w:ascii="Arial" w:hAnsi="Arial" w:cs="Arial"/>
          <w:sz w:val="18"/>
        </w:rPr>
        <w:t xml:space="preserve"> </w:t>
      </w:r>
      <w:hyperlink w:anchor="_bookmark1486" w:history="1">
        <w:r w:rsidR="00C12992" w:rsidRPr="001058B5">
          <w:rPr>
            <w:rFonts w:ascii="Arial" w:hAnsi="Arial" w:cs="Arial"/>
            <w:sz w:val="18"/>
          </w:rPr>
          <w:t>Lightweight Directory Access Protocol</w:t>
        </w:r>
      </w:hyperlink>
    </w:p>
    <w:p w14:paraId="4E1832D0" w14:textId="77777777" w:rsidR="008C539B" w:rsidRPr="001058B5" w:rsidRDefault="008D1AB8">
      <w:pPr>
        <w:spacing w:line="220" w:lineRule="exact"/>
        <w:ind w:left="1302" w:right="2419"/>
        <w:jc w:val="center"/>
        <w:rPr>
          <w:rFonts w:ascii="Arial" w:hAnsi="Arial" w:cs="Arial"/>
          <w:sz w:val="18"/>
        </w:rPr>
      </w:pPr>
      <w:hyperlink w:anchor="_bookmark1486" w:history="1">
        <w:r w:rsidR="00C12992" w:rsidRPr="001058B5">
          <w:rPr>
            <w:rFonts w:ascii="Arial" w:hAnsi="Arial" w:cs="Arial"/>
            <w:sz w:val="18"/>
          </w:rPr>
          <w:t>(LDAP),   7-28</w:t>
        </w:r>
      </w:hyperlink>
    </w:p>
    <w:p w14:paraId="116221C5" w14:textId="77777777" w:rsidR="008C539B" w:rsidRPr="001058B5" w:rsidRDefault="00C12992">
      <w:pPr>
        <w:spacing w:line="220" w:lineRule="exact"/>
        <w:ind w:left="700"/>
        <w:rPr>
          <w:rFonts w:ascii="Arial" w:hAnsi="Arial" w:cs="Arial"/>
          <w:sz w:val="18"/>
        </w:rPr>
      </w:pPr>
      <w:r w:rsidRPr="001058B5">
        <w:rPr>
          <w:rFonts w:ascii="Arial" w:hAnsi="Arial" w:cs="Arial"/>
          <w:sz w:val="18"/>
        </w:rPr>
        <w:t>listener</w:t>
      </w:r>
    </w:p>
    <w:p w14:paraId="7CB62BA0" w14:textId="77777777" w:rsidR="008C539B" w:rsidRPr="001058B5" w:rsidRDefault="008D1AB8">
      <w:pPr>
        <w:spacing w:line="220" w:lineRule="exact"/>
        <w:ind w:left="940"/>
        <w:rPr>
          <w:rFonts w:ascii="Arial" w:hAnsi="Arial" w:cs="Arial"/>
          <w:sz w:val="18"/>
        </w:rPr>
      </w:pPr>
      <w:hyperlink w:anchor="_bookmark2249" w:history="1">
        <w:r w:rsidR="00C12992" w:rsidRPr="001058B5">
          <w:rPr>
            <w:rFonts w:ascii="Arial" w:hAnsi="Arial" w:cs="Arial"/>
            <w:sz w:val="18"/>
          </w:rPr>
          <w:t>not an Oracle owner, 10-15</w:t>
        </w:r>
      </w:hyperlink>
    </w:p>
    <w:p w14:paraId="73B487A4" w14:textId="77777777" w:rsidR="008C539B" w:rsidRPr="001058B5" w:rsidRDefault="008D1AB8">
      <w:pPr>
        <w:spacing w:line="235" w:lineRule="auto"/>
        <w:ind w:left="940" w:right="288"/>
        <w:rPr>
          <w:rFonts w:ascii="Arial" w:hAnsi="Arial" w:cs="Arial"/>
          <w:sz w:val="18"/>
        </w:rPr>
      </w:pPr>
      <w:hyperlink w:anchor="_bookmark2242" w:history="1">
        <w:r w:rsidR="00C12992" w:rsidRPr="001058B5">
          <w:rPr>
            <w:rFonts w:ascii="Arial" w:hAnsi="Arial" w:cs="Arial"/>
            <w:sz w:val="18"/>
          </w:rPr>
          <w:t>preventing online administration, 10-14</w:t>
        </w:r>
      </w:hyperlink>
      <w:r w:rsidR="00C12992" w:rsidRPr="001058B5">
        <w:rPr>
          <w:rFonts w:ascii="Arial" w:hAnsi="Arial" w:cs="Arial"/>
          <w:sz w:val="18"/>
        </w:rPr>
        <w:t xml:space="preserve"> </w:t>
      </w:r>
      <w:hyperlink w:anchor="_bookmark2250" w:history="1">
        <w:r w:rsidR="00C12992" w:rsidRPr="001058B5">
          <w:rPr>
            <w:rFonts w:ascii="Arial" w:hAnsi="Arial" w:cs="Arial"/>
            <w:sz w:val="18"/>
          </w:rPr>
          <w:t>restrict privileges, 10-15</w:t>
        </w:r>
      </w:hyperlink>
    </w:p>
    <w:p w14:paraId="6FC49BC8" w14:textId="77777777" w:rsidR="008C539B" w:rsidRPr="001058B5" w:rsidRDefault="008D1AB8">
      <w:pPr>
        <w:spacing w:line="237" w:lineRule="auto"/>
        <w:ind w:left="700" w:right="931" w:firstLine="240"/>
        <w:rPr>
          <w:rFonts w:ascii="Arial" w:hAnsi="Arial" w:cs="Arial"/>
          <w:sz w:val="18"/>
        </w:rPr>
      </w:pPr>
      <w:hyperlink w:anchor="_bookmark2260" w:history="1">
        <w:r w:rsidR="00C12992" w:rsidRPr="001058B5">
          <w:rPr>
            <w:rFonts w:ascii="Arial" w:hAnsi="Arial" w:cs="Arial"/>
            <w:sz w:val="18"/>
          </w:rPr>
          <w:t>secure administration, 10-16</w:t>
        </w:r>
      </w:hyperlink>
      <w:r w:rsidR="00C12992" w:rsidRPr="001058B5">
        <w:rPr>
          <w:rFonts w:ascii="Arial" w:hAnsi="Arial" w:cs="Arial"/>
          <w:sz w:val="18"/>
        </w:rPr>
        <w:t xml:space="preserve"> listener.ora file</w:t>
      </w:r>
    </w:p>
    <w:p w14:paraId="64993593" w14:textId="77777777" w:rsidR="008C539B" w:rsidRPr="001058B5" w:rsidRDefault="008D1AB8">
      <w:pPr>
        <w:spacing w:line="218" w:lineRule="exact"/>
        <w:ind w:left="940"/>
        <w:rPr>
          <w:rFonts w:ascii="Arial" w:hAnsi="Arial" w:cs="Arial"/>
          <w:sz w:val="18"/>
        </w:rPr>
      </w:pPr>
      <w:hyperlink w:anchor="_bookmark2246" w:history="1">
        <w:r w:rsidR="00C12992" w:rsidRPr="001058B5">
          <w:rPr>
            <w:rFonts w:ascii="Arial" w:hAnsi="Arial" w:cs="Arial"/>
            <w:sz w:val="18"/>
          </w:rPr>
          <w:t>administering remotely, 10-14</w:t>
        </w:r>
      </w:hyperlink>
    </w:p>
    <w:p w14:paraId="64A93439" w14:textId="77777777" w:rsidR="008C539B" w:rsidRPr="001058B5" w:rsidRDefault="008D1AB8">
      <w:pPr>
        <w:spacing w:line="220" w:lineRule="exact"/>
        <w:ind w:left="940"/>
        <w:rPr>
          <w:rFonts w:ascii="Arial" w:hAnsi="Arial" w:cs="Arial"/>
          <w:sz w:val="18"/>
        </w:rPr>
      </w:pPr>
      <w:hyperlink w:anchor="_bookmark2278" w:history="1">
        <w:r w:rsidR="00C12992" w:rsidRPr="001058B5">
          <w:rPr>
            <w:rFonts w:ascii="Arial" w:hAnsi="Arial" w:cs="Arial"/>
            <w:sz w:val="18"/>
          </w:rPr>
          <w:t>default location,   10-17</w:t>
        </w:r>
      </w:hyperlink>
    </w:p>
    <w:p w14:paraId="4A455728" w14:textId="77777777" w:rsidR="008C539B" w:rsidRPr="001058B5" w:rsidRDefault="008D1AB8">
      <w:pPr>
        <w:spacing w:line="235" w:lineRule="auto"/>
        <w:ind w:left="940" w:right="288"/>
        <w:rPr>
          <w:rFonts w:ascii="Arial" w:hAnsi="Arial" w:cs="Arial"/>
          <w:sz w:val="18"/>
        </w:rPr>
      </w:pPr>
      <w:hyperlink w:anchor="_bookmark2243" w:history="1">
        <w:r w:rsidR="00C12992" w:rsidRPr="001058B5">
          <w:rPr>
            <w:rFonts w:ascii="Arial" w:hAnsi="Arial" w:cs="Arial"/>
            <w:sz w:val="18"/>
          </w:rPr>
          <w:t>online administration, preventing, 10-14</w:t>
        </w:r>
      </w:hyperlink>
      <w:r w:rsidR="00C12992" w:rsidRPr="001058B5">
        <w:rPr>
          <w:rFonts w:ascii="Arial" w:hAnsi="Arial" w:cs="Arial"/>
          <w:sz w:val="18"/>
        </w:rPr>
        <w:t xml:space="preserve"> </w:t>
      </w:r>
      <w:hyperlink w:anchor="_bookmark2277" w:history="1">
        <w:r w:rsidR="00C12992" w:rsidRPr="001058B5">
          <w:rPr>
            <w:rFonts w:ascii="Arial" w:hAnsi="Arial" w:cs="Arial"/>
            <w:sz w:val="18"/>
          </w:rPr>
          <w:t>TCPS, securing, 10-17</w:t>
        </w:r>
      </w:hyperlink>
    </w:p>
    <w:p w14:paraId="612D7B50" w14:textId="77777777" w:rsidR="008C539B" w:rsidRPr="001058B5" w:rsidRDefault="00C12992">
      <w:pPr>
        <w:spacing w:line="220" w:lineRule="exact"/>
        <w:ind w:left="700"/>
        <w:rPr>
          <w:rFonts w:ascii="Arial" w:hAnsi="Arial" w:cs="Arial"/>
          <w:sz w:val="18"/>
        </w:rPr>
      </w:pPr>
      <w:r w:rsidRPr="001058B5">
        <w:rPr>
          <w:rFonts w:ascii="Arial" w:hAnsi="Arial" w:cs="Arial"/>
          <w:sz w:val="18"/>
        </w:rPr>
        <w:t>LOBS</w:t>
      </w:r>
    </w:p>
    <w:p w14:paraId="28E0877A" w14:textId="77777777" w:rsidR="008C539B" w:rsidRPr="001058B5" w:rsidRDefault="008D1AB8">
      <w:pPr>
        <w:spacing w:before="2" w:line="235" w:lineRule="auto"/>
        <w:ind w:left="700" w:right="2542" w:firstLine="240"/>
        <w:rPr>
          <w:rFonts w:ascii="Arial" w:hAnsi="Arial" w:cs="Arial"/>
          <w:sz w:val="18"/>
        </w:rPr>
      </w:pPr>
      <w:hyperlink w:anchor="_bookmark1906" w:history="1">
        <w:r w:rsidR="00C12992" w:rsidRPr="001058B5">
          <w:rPr>
            <w:rFonts w:ascii="Arial" w:hAnsi="Arial" w:cs="Arial"/>
            <w:sz w:val="18"/>
          </w:rPr>
          <w:t>auditing, 9-38</w:t>
        </w:r>
      </w:hyperlink>
      <w:r w:rsidR="00C12992" w:rsidRPr="001058B5">
        <w:rPr>
          <w:rFonts w:ascii="Arial" w:hAnsi="Arial" w:cs="Arial"/>
          <w:sz w:val="18"/>
        </w:rPr>
        <w:t xml:space="preserve"> lock and expire</w:t>
      </w:r>
    </w:p>
    <w:p w14:paraId="48BA1DE0" w14:textId="77777777" w:rsidR="008C539B" w:rsidRPr="001058B5" w:rsidRDefault="00C12992">
      <w:pPr>
        <w:spacing w:before="70" w:line="235" w:lineRule="auto"/>
        <w:ind w:left="930" w:right="1697"/>
        <w:rPr>
          <w:rFonts w:ascii="Arial" w:hAnsi="Arial" w:cs="Arial"/>
          <w:sz w:val="18"/>
        </w:rPr>
      </w:pPr>
      <w:r w:rsidRPr="001058B5">
        <w:rPr>
          <w:rFonts w:ascii="Arial" w:hAnsi="Arial" w:cs="Arial"/>
        </w:rPr>
        <w:br w:type="column"/>
      </w:r>
      <w:hyperlink w:anchor="_bookmark2157" w:history="1">
        <w:r w:rsidRPr="001058B5">
          <w:rPr>
            <w:rFonts w:ascii="Arial" w:hAnsi="Arial" w:cs="Arial"/>
            <w:sz w:val="18"/>
          </w:rPr>
          <w:t>default accounts, 10-4</w:t>
        </w:r>
      </w:hyperlink>
      <w:r w:rsidRPr="001058B5">
        <w:rPr>
          <w:rFonts w:ascii="Arial" w:hAnsi="Arial" w:cs="Arial"/>
          <w:sz w:val="18"/>
        </w:rPr>
        <w:t xml:space="preserve"> </w:t>
      </w:r>
      <w:hyperlink w:anchor="_bookmark2154" w:history="1">
        <w:r w:rsidRPr="001058B5">
          <w:rPr>
            <w:rFonts w:ascii="Arial" w:hAnsi="Arial" w:cs="Arial"/>
            <w:sz w:val="18"/>
          </w:rPr>
          <w:t>predefined user accounts, 10-4</w:t>
        </w:r>
      </w:hyperlink>
    </w:p>
    <w:p w14:paraId="2718E9F3" w14:textId="77777777" w:rsidR="008C539B" w:rsidRPr="001058B5" w:rsidRDefault="00C12992">
      <w:pPr>
        <w:spacing w:line="220" w:lineRule="exact"/>
        <w:ind w:left="690"/>
        <w:rPr>
          <w:rFonts w:ascii="Arial" w:hAnsi="Arial" w:cs="Arial"/>
          <w:sz w:val="18"/>
        </w:rPr>
      </w:pPr>
      <w:r w:rsidRPr="001058B5">
        <w:rPr>
          <w:rFonts w:ascii="Arial" w:hAnsi="Arial" w:cs="Arial"/>
          <w:sz w:val="18"/>
        </w:rPr>
        <w:t>log files</w:t>
      </w:r>
    </w:p>
    <w:p w14:paraId="01D3E560" w14:textId="77777777" w:rsidR="008C539B" w:rsidRPr="001058B5" w:rsidRDefault="008D1AB8">
      <w:pPr>
        <w:spacing w:before="2" w:line="235" w:lineRule="auto"/>
        <w:ind w:left="930" w:right="1697"/>
        <w:rPr>
          <w:rFonts w:ascii="Arial" w:hAnsi="Arial" w:cs="Arial"/>
          <w:sz w:val="18"/>
        </w:rPr>
      </w:pPr>
      <w:hyperlink w:anchor="_bookmark1718" w:history="1">
        <w:r w:rsidR="00C12992" w:rsidRPr="001058B5">
          <w:rPr>
            <w:rFonts w:ascii="Arial" w:hAnsi="Arial" w:cs="Arial"/>
            <w:sz w:val="18"/>
          </w:rPr>
          <w:t>auditing, default location, 9-17</w:t>
        </w:r>
      </w:hyperlink>
      <w:r w:rsidR="00C12992" w:rsidRPr="001058B5">
        <w:rPr>
          <w:rFonts w:ascii="Arial" w:hAnsi="Arial" w:cs="Arial"/>
          <w:sz w:val="18"/>
        </w:rPr>
        <w:t xml:space="preserve"> </w:t>
      </w:r>
      <w:hyperlink w:anchor="_bookmark2210" w:history="1">
        <w:r w:rsidR="00C12992" w:rsidRPr="001058B5">
          <w:rPr>
            <w:rFonts w:ascii="Arial" w:hAnsi="Arial" w:cs="Arial"/>
            <w:sz w:val="18"/>
          </w:rPr>
          <w:t>owned by trusted user, 10-11</w:t>
        </w:r>
      </w:hyperlink>
      <w:r w:rsidR="00C12992" w:rsidRPr="001058B5">
        <w:rPr>
          <w:rFonts w:ascii="Arial" w:hAnsi="Arial" w:cs="Arial"/>
          <w:sz w:val="18"/>
        </w:rPr>
        <w:t xml:space="preserve"> </w:t>
      </w:r>
      <w:hyperlink w:anchor="_bookmark1980" w:history="1">
        <w:r w:rsidR="00C12992" w:rsidRPr="001058B5">
          <w:rPr>
            <w:rFonts w:ascii="Arial" w:hAnsi="Arial" w:cs="Arial"/>
            <w:sz w:val="18"/>
          </w:rPr>
          <w:t>Windows Event Viewer, 9-54</w:t>
        </w:r>
      </w:hyperlink>
    </w:p>
    <w:p w14:paraId="39133C0A" w14:textId="77777777" w:rsidR="008C539B" w:rsidRPr="001058B5" w:rsidRDefault="008D1AB8">
      <w:pPr>
        <w:spacing w:before="3" w:line="235" w:lineRule="auto"/>
        <w:ind w:left="690" w:right="2424"/>
        <w:rPr>
          <w:rFonts w:ascii="Arial" w:hAnsi="Arial" w:cs="Arial"/>
          <w:sz w:val="18"/>
        </w:rPr>
      </w:pPr>
      <w:hyperlink w:anchor="_bookmark126" w:history="1">
        <w:r w:rsidR="00C12992" w:rsidRPr="001058B5">
          <w:rPr>
            <w:rFonts w:ascii="Arial" w:hAnsi="Arial" w:cs="Arial"/>
            <w:sz w:val="18"/>
          </w:rPr>
          <w:t>logical reads limit, 2-11</w:t>
        </w:r>
      </w:hyperlink>
      <w:r w:rsidR="00C12992" w:rsidRPr="001058B5">
        <w:rPr>
          <w:rFonts w:ascii="Arial" w:hAnsi="Arial" w:cs="Arial"/>
          <w:sz w:val="18"/>
        </w:rPr>
        <w:t xml:space="preserve"> logon triggers</w:t>
      </w:r>
    </w:p>
    <w:p w14:paraId="31F30CE6" w14:textId="77777777" w:rsidR="008C539B" w:rsidRPr="001058B5" w:rsidRDefault="008D1AB8">
      <w:pPr>
        <w:spacing w:before="2" w:line="235" w:lineRule="auto"/>
        <w:ind w:left="930" w:right="1697"/>
        <w:rPr>
          <w:rFonts w:ascii="Arial" w:hAnsi="Arial" w:cs="Arial"/>
          <w:sz w:val="18"/>
        </w:rPr>
      </w:pPr>
      <w:hyperlink w:anchor="_bookmark1775"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196" w:history="1">
        <w:r w:rsidR="00C12992" w:rsidRPr="001058B5">
          <w:rPr>
            <w:rFonts w:ascii="Arial" w:hAnsi="Arial" w:cs="Arial"/>
            <w:sz w:val="18"/>
          </w:rPr>
          <w:t>examples, 6-11</w:t>
        </w:r>
      </w:hyperlink>
    </w:p>
    <w:p w14:paraId="5442A60D" w14:textId="77777777" w:rsidR="008C539B" w:rsidRPr="001058B5" w:rsidRDefault="008D1AB8">
      <w:pPr>
        <w:spacing w:line="237" w:lineRule="auto"/>
        <w:ind w:left="930" w:right="364"/>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10" w:history="1">
        <w:r w:rsidR="00C12992" w:rsidRPr="001058B5">
          <w:rPr>
            <w:rFonts w:ascii="Arial" w:hAnsi="Arial" w:cs="Arial"/>
            <w:sz w:val="18"/>
          </w:rPr>
          <w:t>secure application roles, 4-23</w:t>
        </w:r>
      </w:hyperlink>
    </w:p>
    <w:p w14:paraId="1BE91A0A" w14:textId="77777777" w:rsidR="008C539B" w:rsidRPr="001058B5" w:rsidRDefault="008D1AB8">
      <w:pPr>
        <w:spacing w:line="219" w:lineRule="exact"/>
        <w:ind w:left="690"/>
        <w:rPr>
          <w:rFonts w:ascii="Arial" w:hAnsi="Arial" w:cs="Arial"/>
          <w:sz w:val="18"/>
        </w:rPr>
      </w:pPr>
      <w:hyperlink w:anchor="_bookmark618" w:history="1">
        <w:r w:rsidR="00C12992" w:rsidRPr="001058B5">
          <w:rPr>
            <w:rFonts w:ascii="Arial" w:hAnsi="Arial" w:cs="Arial"/>
            <w:sz w:val="18"/>
          </w:rPr>
          <w:t>LOGSTDBY_ADMINISTRATOR role, 4-14</w:t>
        </w:r>
      </w:hyperlink>
    </w:p>
    <w:p w14:paraId="5898B8E3" w14:textId="77777777" w:rsidR="008C539B" w:rsidRPr="001058B5" w:rsidRDefault="008C539B">
      <w:pPr>
        <w:pStyle w:val="BodyText"/>
        <w:spacing w:before="2"/>
        <w:rPr>
          <w:rFonts w:ascii="Arial" w:hAnsi="Arial" w:cs="Arial"/>
          <w:sz w:val="21"/>
        </w:rPr>
      </w:pPr>
    </w:p>
    <w:p w14:paraId="75F9D2B3" w14:textId="77777777" w:rsidR="008C539B" w:rsidRPr="001058B5" w:rsidRDefault="00C12992">
      <w:pPr>
        <w:pStyle w:val="Heading5"/>
        <w:ind w:left="690"/>
      </w:pPr>
      <w:bookmarkStart w:id="2245" w:name="M"/>
      <w:bookmarkEnd w:id="2245"/>
      <w:r w:rsidRPr="001058B5">
        <w:rPr>
          <w:w w:val="99"/>
        </w:rPr>
        <w:t>M</w:t>
      </w:r>
    </w:p>
    <w:p w14:paraId="0C150EFF" w14:textId="77777777" w:rsidR="008C539B" w:rsidRPr="001058B5" w:rsidRDefault="008C539B">
      <w:pPr>
        <w:pStyle w:val="BodyText"/>
        <w:spacing w:before="11"/>
        <w:rPr>
          <w:rFonts w:ascii="Arial" w:hAnsi="Arial" w:cs="Arial"/>
          <w:b/>
          <w:sz w:val="2"/>
        </w:rPr>
      </w:pPr>
    </w:p>
    <w:p w14:paraId="1EED0AC1" w14:textId="69E7E9E5" w:rsidR="008C539B" w:rsidRPr="001058B5" w:rsidRDefault="008D1AB8">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719D78C6">
          <v:group id="_x0000_s1051" style="width:215.4pt;height:.5pt;mso-position-horizontal-relative:char;mso-position-vertical-relative:line" coordsize="4308,10">
            <v:rect id="_x0000_s1053" style="position:absolute;width:5;height:10" fillcolor="black" stroked="f"/>
            <v:line id="_x0000_s1052" style="position:absolute" from="5,5" to="4308,5" strokeweight=".48pt"/>
            <w10:anchorlock/>
          </v:group>
        </w:pict>
      </w:r>
    </w:p>
    <w:p w14:paraId="06C257D9"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malicious database administrators</w:t>
      </w:r>
    </w:p>
    <w:p w14:paraId="68B0C91E" w14:textId="77777777" w:rsidR="008C539B" w:rsidRPr="001058B5" w:rsidRDefault="008D1AB8">
      <w:pPr>
        <w:spacing w:before="2" w:line="235" w:lineRule="auto"/>
        <w:ind w:left="690" w:right="1697" w:firstLine="240"/>
        <w:rPr>
          <w:rFonts w:ascii="Arial" w:hAnsi="Arial" w:cs="Arial"/>
          <w:sz w:val="18"/>
        </w:rPr>
      </w:pPr>
      <w:hyperlink w:anchor="_bookmark155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attacks </w:t>
      </w:r>
      <w:hyperlink w:anchor="_bookmark2181" w:history="1">
        <w:r w:rsidR="00C12992" w:rsidRPr="001058B5">
          <w:rPr>
            <w:rFonts w:ascii="Arial" w:hAnsi="Arial" w:cs="Arial"/>
            <w:sz w:val="18"/>
          </w:rPr>
          <w:t>manager default password, 10-9</w:t>
        </w:r>
      </w:hyperlink>
      <w:r w:rsidR="00C12992" w:rsidRPr="001058B5">
        <w:rPr>
          <w:rFonts w:ascii="Arial" w:hAnsi="Arial" w:cs="Arial"/>
          <w:sz w:val="18"/>
        </w:rPr>
        <w:t xml:space="preserve"> mandatory auditing</w:t>
      </w:r>
    </w:p>
    <w:p w14:paraId="612060F5" w14:textId="77777777" w:rsidR="008C539B" w:rsidRPr="001058B5" w:rsidRDefault="008D1AB8">
      <w:pPr>
        <w:spacing w:line="221" w:lineRule="exact"/>
        <w:ind w:left="930"/>
        <w:rPr>
          <w:rFonts w:ascii="Arial" w:hAnsi="Arial" w:cs="Arial"/>
          <w:sz w:val="18"/>
        </w:rPr>
      </w:pPr>
      <w:hyperlink w:anchor="_bookmark1621" w:history="1">
        <w:r w:rsidR="00C12992" w:rsidRPr="001058B5">
          <w:rPr>
            <w:rFonts w:ascii="Arial" w:hAnsi="Arial" w:cs="Arial"/>
            <w:sz w:val="18"/>
          </w:rPr>
          <w:t>about, 9-4</w:t>
        </w:r>
      </w:hyperlink>
    </w:p>
    <w:p w14:paraId="323487C6" w14:textId="77777777" w:rsidR="008C539B" w:rsidRPr="001058B5" w:rsidRDefault="008D1AB8">
      <w:pPr>
        <w:spacing w:before="1" w:line="235" w:lineRule="auto"/>
        <w:ind w:left="690" w:right="2424" w:firstLine="240"/>
        <w:rPr>
          <w:rFonts w:ascii="Arial" w:hAnsi="Arial" w:cs="Arial"/>
          <w:sz w:val="18"/>
        </w:rPr>
      </w:pPr>
      <w:hyperlink w:anchor="_bookmark1626" w:history="1">
        <w:r w:rsidR="00C12992" w:rsidRPr="001058B5">
          <w:rPr>
            <w:rFonts w:ascii="Arial" w:hAnsi="Arial" w:cs="Arial"/>
            <w:sz w:val="18"/>
          </w:rPr>
          <w:t>syslog, written to, 9-4</w:t>
        </w:r>
      </w:hyperlink>
      <w:r w:rsidR="00C12992" w:rsidRPr="001058B5">
        <w:rPr>
          <w:rFonts w:ascii="Arial" w:hAnsi="Arial" w:cs="Arial"/>
          <w:sz w:val="18"/>
        </w:rPr>
        <w:t xml:space="preserve"> memory</w:t>
      </w:r>
    </w:p>
    <w:p w14:paraId="24497892" w14:textId="77777777" w:rsidR="008C539B" w:rsidRPr="001058B5" w:rsidRDefault="008D1AB8">
      <w:pPr>
        <w:spacing w:line="220" w:lineRule="exact"/>
        <w:ind w:left="930"/>
        <w:rPr>
          <w:rFonts w:ascii="Arial" w:hAnsi="Arial" w:cs="Arial"/>
          <w:sz w:val="18"/>
        </w:rPr>
      </w:pPr>
      <w:hyperlink w:anchor="_bookmark179" w:history="1">
        <w:r w:rsidR="00C12992" w:rsidRPr="001058B5">
          <w:rPr>
            <w:rFonts w:ascii="Arial" w:hAnsi="Arial" w:cs="Arial"/>
            <w:sz w:val="18"/>
          </w:rPr>
          <w:t>users, viewing, 2-18</w:t>
        </w:r>
      </w:hyperlink>
    </w:p>
    <w:p w14:paraId="31A33103" w14:textId="77777777" w:rsidR="008C539B" w:rsidRPr="001058B5" w:rsidRDefault="008D1AB8">
      <w:pPr>
        <w:spacing w:before="2" w:line="235" w:lineRule="auto"/>
        <w:ind w:left="1050" w:right="364" w:hanging="360"/>
        <w:rPr>
          <w:rFonts w:ascii="Arial" w:hAnsi="Arial" w:cs="Arial"/>
          <w:sz w:val="18"/>
        </w:rPr>
      </w:pPr>
      <w:hyperlink w:anchor="_bookmark1405" w:history="1">
        <w:r w:rsidR="00C12992" w:rsidRPr="001058B5">
          <w:rPr>
            <w:rFonts w:ascii="Arial" w:hAnsi="Arial" w:cs="Arial"/>
            <w:sz w:val="18"/>
          </w:rPr>
          <w:t>MERGE INTO statement, affected by DBMS_ RLS.ADD_POLICY statement_types parameter, 7-8</w:t>
        </w:r>
      </w:hyperlink>
    </w:p>
    <w:p w14:paraId="5C9C0DDD" w14:textId="77777777" w:rsidR="008C539B" w:rsidRPr="001058B5" w:rsidRDefault="00C12992">
      <w:pPr>
        <w:spacing w:line="221" w:lineRule="exact"/>
        <w:ind w:left="690"/>
        <w:rPr>
          <w:rFonts w:ascii="Arial" w:hAnsi="Arial" w:cs="Arial"/>
          <w:sz w:val="18"/>
        </w:rPr>
      </w:pPr>
      <w:r w:rsidRPr="001058B5">
        <w:rPr>
          <w:rFonts w:ascii="Arial" w:hAnsi="Arial" w:cs="Arial"/>
          <w:sz w:val="18"/>
        </w:rPr>
        <w:t>methods</w:t>
      </w:r>
    </w:p>
    <w:p w14:paraId="69CCC5F4" w14:textId="77777777" w:rsidR="008C539B" w:rsidRPr="001058B5" w:rsidRDefault="008D1AB8">
      <w:pPr>
        <w:spacing w:line="220" w:lineRule="exact"/>
        <w:ind w:left="930"/>
        <w:rPr>
          <w:rFonts w:ascii="Arial" w:hAnsi="Arial" w:cs="Arial"/>
          <w:sz w:val="18"/>
        </w:rPr>
      </w:pPr>
      <w:hyperlink w:anchor="_bookmark776" w:history="1">
        <w:r w:rsidR="00C12992" w:rsidRPr="001058B5">
          <w:rPr>
            <w:rFonts w:ascii="Arial" w:hAnsi="Arial" w:cs="Arial"/>
            <w:sz w:val="18"/>
          </w:rPr>
          <w:t>privileges on, 4-33</w:t>
        </w:r>
      </w:hyperlink>
    </w:p>
    <w:p w14:paraId="6FD30657" w14:textId="77777777" w:rsidR="008C539B" w:rsidRPr="001058B5" w:rsidRDefault="008D1AB8">
      <w:pPr>
        <w:spacing w:line="220" w:lineRule="exact"/>
        <w:ind w:left="690"/>
        <w:rPr>
          <w:rFonts w:ascii="Arial" w:hAnsi="Arial" w:cs="Arial"/>
          <w:sz w:val="18"/>
        </w:rPr>
      </w:pPr>
      <w:hyperlink w:anchor="_bookmark619" w:history="1">
        <w:r w:rsidR="00C12992" w:rsidRPr="001058B5">
          <w:rPr>
            <w:rFonts w:ascii="Arial" w:hAnsi="Arial" w:cs="Arial"/>
            <w:sz w:val="18"/>
          </w:rPr>
          <w:t>MGMT_USER role, 4-14</w:t>
        </w:r>
      </w:hyperlink>
    </w:p>
    <w:p w14:paraId="0DA73C9B" w14:textId="77777777" w:rsidR="008C539B" w:rsidRPr="001058B5" w:rsidRDefault="00C12992">
      <w:pPr>
        <w:spacing w:line="220" w:lineRule="exact"/>
        <w:ind w:left="690"/>
        <w:rPr>
          <w:rFonts w:ascii="Arial" w:hAnsi="Arial" w:cs="Arial"/>
          <w:sz w:val="18"/>
        </w:rPr>
      </w:pPr>
      <w:r w:rsidRPr="001058B5">
        <w:rPr>
          <w:rFonts w:ascii="Arial" w:hAnsi="Arial" w:cs="Arial"/>
          <w:sz w:val="18"/>
        </w:rPr>
        <w:t>middle-tier systems</w:t>
      </w:r>
    </w:p>
    <w:p w14:paraId="63CCC9AB" w14:textId="77777777" w:rsidR="008C539B" w:rsidRPr="001058B5" w:rsidRDefault="008D1AB8">
      <w:pPr>
        <w:spacing w:line="220" w:lineRule="exact"/>
        <w:ind w:left="930"/>
        <w:rPr>
          <w:rFonts w:ascii="Arial" w:hAnsi="Arial" w:cs="Arial"/>
          <w:sz w:val="18"/>
        </w:rPr>
      </w:pPr>
      <w:hyperlink w:anchor="_bookmark472" w:history="1">
        <w:r w:rsidR="00C12992" w:rsidRPr="001058B5">
          <w:rPr>
            <w:rFonts w:ascii="Arial" w:hAnsi="Arial" w:cs="Arial"/>
            <w:sz w:val="18"/>
          </w:rPr>
          <w:t>client identifiers, 3-44</w:t>
        </w:r>
      </w:hyperlink>
    </w:p>
    <w:p w14:paraId="42618A46" w14:textId="77777777" w:rsidR="008C539B" w:rsidRPr="001058B5" w:rsidRDefault="008D1AB8">
      <w:pPr>
        <w:spacing w:line="220" w:lineRule="exact"/>
        <w:ind w:left="930"/>
        <w:rPr>
          <w:rFonts w:ascii="Arial" w:hAnsi="Arial" w:cs="Arial"/>
          <w:sz w:val="18"/>
        </w:rPr>
      </w:pPr>
      <w:hyperlink w:anchor="_bookmark465" w:history="1">
        <w:r w:rsidR="00C12992" w:rsidRPr="001058B5">
          <w:rPr>
            <w:rFonts w:ascii="Arial" w:hAnsi="Arial" w:cs="Arial"/>
            <w:sz w:val="18"/>
          </w:rPr>
          <w:t>enterprise user connections, 3-43</w:t>
        </w:r>
      </w:hyperlink>
    </w:p>
    <w:p w14:paraId="33028183" w14:textId="77777777" w:rsidR="008C539B" w:rsidRPr="001058B5" w:rsidRDefault="008D1AB8">
      <w:pPr>
        <w:spacing w:before="1" w:line="235" w:lineRule="auto"/>
        <w:ind w:left="930"/>
        <w:rPr>
          <w:rFonts w:ascii="Arial" w:hAnsi="Arial" w:cs="Arial"/>
          <w:sz w:val="18"/>
        </w:rPr>
      </w:pPr>
      <w:hyperlink w:anchor="_bookmark464" w:history="1">
        <w:r w:rsidR="00C12992" w:rsidRPr="001058B5">
          <w:rPr>
            <w:rFonts w:ascii="Arial" w:hAnsi="Arial" w:cs="Arial"/>
            <w:sz w:val="18"/>
          </w:rPr>
          <w:t>password-based proxy authentication, 3-43</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privileges, limiting, 3-41</w:t>
        </w:r>
      </w:hyperlink>
    </w:p>
    <w:p w14:paraId="022F4F84" w14:textId="77777777" w:rsidR="008C539B" w:rsidRPr="001058B5" w:rsidRDefault="008D1AB8">
      <w:pPr>
        <w:spacing w:before="2" w:line="235" w:lineRule="auto"/>
        <w:ind w:left="930" w:right="693"/>
        <w:rPr>
          <w:rFonts w:ascii="Arial" w:hAnsi="Arial" w:cs="Arial"/>
          <w:sz w:val="18"/>
        </w:rPr>
      </w:pPr>
      <w:hyperlink w:anchor="_bookmark456" w:history="1">
        <w:r w:rsidR="00C12992" w:rsidRPr="001058B5">
          <w:rPr>
            <w:rFonts w:ascii="Arial" w:hAnsi="Arial" w:cs="Arial"/>
            <w:sz w:val="18"/>
          </w:rPr>
          <w:t>proxies authenticating users,    3-42</w:t>
        </w:r>
      </w:hyperlink>
      <w:hyperlink w:anchor="_bookmark459" w:history="1">
        <w:r w:rsidR="00C12992" w:rsidRPr="001058B5">
          <w:rPr>
            <w:rFonts w:ascii="Arial" w:hAnsi="Arial" w:cs="Arial"/>
            <w:sz w:val="18"/>
          </w:rPr>
          <w:t xml:space="preserve"> proxying but not authenticating users, 3-42</w:t>
        </w:r>
      </w:hyperlink>
      <w:r w:rsidR="00C12992" w:rsidRPr="001058B5">
        <w:rPr>
          <w:rFonts w:ascii="Arial" w:hAnsi="Arial" w:cs="Arial"/>
          <w:sz w:val="18"/>
        </w:rPr>
        <w:t xml:space="preserve"> </w:t>
      </w:r>
      <w:hyperlink w:anchor="_bookmark462" w:history="1">
        <w:r w:rsidR="00C12992" w:rsidRPr="001058B5">
          <w:rPr>
            <w:rFonts w:ascii="Arial" w:hAnsi="Arial" w:cs="Arial"/>
            <w:sz w:val="18"/>
          </w:rPr>
          <w:t>reauthenticating user to database,</w:t>
        </w:r>
        <w:r w:rsidR="00C12992" w:rsidRPr="001058B5">
          <w:rPr>
            <w:rFonts w:ascii="Arial" w:hAnsi="Arial" w:cs="Arial"/>
            <w:spacing w:val="30"/>
            <w:sz w:val="18"/>
          </w:rPr>
          <w:t xml:space="preserve"> </w:t>
        </w:r>
        <w:r w:rsidR="00C12992" w:rsidRPr="001058B5">
          <w:rPr>
            <w:rFonts w:ascii="Arial" w:hAnsi="Arial" w:cs="Arial"/>
            <w:sz w:val="18"/>
          </w:rPr>
          <w:t>3-43</w:t>
        </w:r>
      </w:hyperlink>
    </w:p>
    <w:p w14:paraId="6C0A3505" w14:textId="77777777" w:rsidR="008C539B" w:rsidRPr="001058B5" w:rsidRDefault="008D1AB8">
      <w:pPr>
        <w:spacing w:before="2" w:line="235" w:lineRule="auto"/>
        <w:ind w:left="690" w:firstLine="240"/>
        <w:rPr>
          <w:rFonts w:ascii="Arial" w:hAnsi="Arial" w:cs="Arial"/>
          <w:sz w:val="18"/>
        </w:rPr>
      </w:pPr>
      <w:hyperlink w:anchor="_bookmark1225" w:history="1">
        <w:r w:rsidR="00C12992" w:rsidRPr="001058B5">
          <w:rPr>
            <w:rFonts w:ascii="Arial" w:hAnsi="Arial" w:cs="Arial"/>
            <w:sz w:val="18"/>
          </w:rPr>
          <w:t>USERENV namespace attributes, accessing, 6-17</w:t>
        </w:r>
      </w:hyperlink>
      <w:r w:rsidR="00C12992" w:rsidRPr="001058B5">
        <w:rPr>
          <w:rFonts w:ascii="Arial" w:hAnsi="Arial" w:cs="Arial"/>
          <w:sz w:val="18"/>
        </w:rPr>
        <w:t xml:space="preserve"> monitoring user actions</w:t>
      </w:r>
    </w:p>
    <w:p w14:paraId="5EA0F841" w14:textId="77777777" w:rsidR="008C539B" w:rsidRPr="001058B5" w:rsidRDefault="008D1AB8">
      <w:pPr>
        <w:spacing w:line="237" w:lineRule="auto"/>
        <w:ind w:left="1290" w:hanging="360"/>
        <w:rPr>
          <w:rFonts w:ascii="Arial" w:hAnsi="Arial" w:cs="Arial"/>
          <w:sz w:val="18"/>
        </w:rPr>
      </w:pPr>
      <w:hyperlink w:anchor="_bookmark1606" w:history="1">
        <w:r w:rsidR="00C12992" w:rsidRPr="001058B5">
          <w:rPr>
            <w:rFonts w:ascii="Arial" w:hAnsi="Arial" w:cs="Arial"/>
            <w:i/>
            <w:sz w:val="18"/>
          </w:rPr>
          <w:t xml:space="preserve">See also </w:t>
        </w:r>
      </w:hyperlink>
      <w:r w:rsidR="00C12992" w:rsidRPr="001058B5">
        <w:rPr>
          <w:rFonts w:ascii="Arial" w:hAnsi="Arial" w:cs="Arial"/>
          <w:sz w:val="18"/>
        </w:rPr>
        <w:t>auditing, standard auditing, fine-grained auditing</w:t>
      </w:r>
    </w:p>
    <w:p w14:paraId="6060B4B2" w14:textId="77777777" w:rsidR="008C539B" w:rsidRPr="001058B5" w:rsidRDefault="008D1AB8">
      <w:pPr>
        <w:spacing w:line="235" w:lineRule="auto"/>
        <w:ind w:left="690" w:right="364"/>
        <w:rPr>
          <w:rFonts w:ascii="Arial" w:hAnsi="Arial" w:cs="Arial"/>
          <w:sz w:val="18"/>
        </w:rPr>
      </w:pPr>
      <w:hyperlink w:anchor="_bookmark2259" w:history="1">
        <w:r w:rsidR="00C12992" w:rsidRPr="001058B5">
          <w:rPr>
            <w:rFonts w:ascii="Arial" w:hAnsi="Arial" w:cs="Arial"/>
            <w:sz w:val="18"/>
          </w:rPr>
          <w:t>multiplex multiple-client network sessions, 10-16</w:t>
        </w:r>
      </w:hyperlink>
      <w:r w:rsidR="00C12992" w:rsidRPr="001058B5">
        <w:rPr>
          <w:rFonts w:ascii="Arial" w:hAnsi="Arial" w:cs="Arial"/>
          <w:sz w:val="18"/>
        </w:rPr>
        <w:t xml:space="preserve"> My Oracle Support</w:t>
      </w:r>
    </w:p>
    <w:p w14:paraId="7900FDC2" w14:textId="77777777" w:rsidR="008C539B" w:rsidRPr="001058B5" w:rsidRDefault="008D1AB8">
      <w:pPr>
        <w:spacing w:line="222" w:lineRule="exact"/>
        <w:ind w:left="930"/>
        <w:rPr>
          <w:rFonts w:ascii="Arial" w:hAnsi="Arial" w:cs="Arial"/>
          <w:sz w:val="18"/>
        </w:rPr>
      </w:pPr>
      <w:hyperlink w:anchor="_bookmark2127" w:history="1">
        <w:r w:rsidR="00C12992" w:rsidRPr="001058B5">
          <w:rPr>
            <w:rFonts w:ascii="Arial" w:hAnsi="Arial" w:cs="Arial"/>
            <w:sz w:val="18"/>
          </w:rPr>
          <w:t>security patches, downloading, 10-2</w:t>
        </w:r>
      </w:hyperlink>
    </w:p>
    <w:p w14:paraId="3613E74D" w14:textId="77777777" w:rsidR="008C539B" w:rsidRPr="001058B5" w:rsidRDefault="008C539B">
      <w:pPr>
        <w:pStyle w:val="BodyText"/>
        <w:spacing w:before="2"/>
        <w:rPr>
          <w:rFonts w:ascii="Arial" w:hAnsi="Arial" w:cs="Arial"/>
          <w:sz w:val="21"/>
        </w:rPr>
      </w:pPr>
    </w:p>
    <w:p w14:paraId="349D3723" w14:textId="77777777" w:rsidR="008C539B" w:rsidRPr="001058B5" w:rsidRDefault="00C12992">
      <w:pPr>
        <w:pStyle w:val="Heading5"/>
        <w:ind w:left="690"/>
      </w:pPr>
      <w:bookmarkStart w:id="2246" w:name="N"/>
      <w:bookmarkEnd w:id="2246"/>
      <w:r w:rsidRPr="001058B5">
        <w:rPr>
          <w:w w:val="99"/>
        </w:rPr>
        <w:t>N</w:t>
      </w:r>
    </w:p>
    <w:p w14:paraId="0E58FC1B" w14:textId="77777777" w:rsidR="008C539B" w:rsidRPr="001058B5" w:rsidRDefault="008C539B">
      <w:pPr>
        <w:pStyle w:val="BodyText"/>
        <w:spacing w:before="11"/>
        <w:rPr>
          <w:rFonts w:ascii="Arial" w:hAnsi="Arial" w:cs="Arial"/>
          <w:b/>
          <w:sz w:val="2"/>
        </w:rPr>
      </w:pPr>
    </w:p>
    <w:p w14:paraId="06CC48BE" w14:textId="31150FEC" w:rsidR="008C539B" w:rsidRPr="001058B5" w:rsidRDefault="008D1AB8">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48FD4726">
          <v:group id="_x0000_s1048" style="width:215.4pt;height:.5pt;mso-position-horizontal-relative:char;mso-position-vertical-relative:line" coordsize="4308,10">
            <v:rect id="_x0000_s1050" style="position:absolute;width:5;height:10" fillcolor="black" stroked="f"/>
            <v:line id="_x0000_s1049" style="position:absolute" from="5,5" to="4308,5" strokeweight=".48pt"/>
            <w10:anchorlock/>
          </v:group>
        </w:pict>
      </w:r>
    </w:p>
    <w:p w14:paraId="660F4596"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Net8</w:t>
      </w:r>
    </w:p>
    <w:p w14:paraId="72ED7DE8" w14:textId="77777777" w:rsidR="008C539B" w:rsidRPr="001058B5" w:rsidRDefault="008D1AB8">
      <w:pPr>
        <w:spacing w:line="237" w:lineRule="auto"/>
        <w:ind w:left="690" w:right="2424" w:firstLine="240"/>
        <w:rPr>
          <w:rFonts w:ascii="Arial" w:hAnsi="Arial" w:cs="Arial"/>
          <w:sz w:val="18"/>
        </w:rPr>
      </w:pPr>
      <w:hyperlink w:anchor="_bookmark2255" w:history="1">
        <w:r w:rsidR="00C12992" w:rsidRPr="001058B5">
          <w:rPr>
            <w:rFonts w:ascii="Arial" w:hAnsi="Arial" w:cs="Arial"/>
            <w:i/>
            <w:sz w:val="18"/>
          </w:rPr>
          <w:t xml:space="preserve">See </w:t>
        </w:r>
      </w:hyperlink>
      <w:r w:rsidR="00C12992" w:rsidRPr="001058B5">
        <w:rPr>
          <w:rFonts w:ascii="Arial" w:hAnsi="Arial" w:cs="Arial"/>
          <w:sz w:val="18"/>
        </w:rPr>
        <w:t>Oracle Net network auditing</w:t>
      </w:r>
    </w:p>
    <w:p w14:paraId="1C041522" w14:textId="77777777" w:rsidR="008C539B" w:rsidRPr="001058B5" w:rsidRDefault="008D1AB8">
      <w:pPr>
        <w:spacing w:line="217" w:lineRule="exact"/>
        <w:ind w:left="930"/>
        <w:rPr>
          <w:rFonts w:ascii="Arial" w:hAnsi="Arial" w:cs="Arial"/>
          <w:sz w:val="18"/>
        </w:rPr>
      </w:pPr>
      <w:hyperlink w:anchor="_bookmark1870" w:history="1">
        <w:r w:rsidR="00C12992" w:rsidRPr="001058B5">
          <w:rPr>
            <w:rFonts w:ascii="Arial" w:hAnsi="Arial" w:cs="Arial"/>
            <w:sz w:val="18"/>
          </w:rPr>
          <w:t>about, 9-34</w:t>
        </w:r>
      </w:hyperlink>
    </w:p>
    <w:p w14:paraId="63AB89E6" w14:textId="77777777" w:rsidR="008C539B" w:rsidRPr="001058B5" w:rsidRDefault="008D1AB8">
      <w:pPr>
        <w:spacing w:line="237" w:lineRule="auto"/>
        <w:ind w:left="690" w:right="2577" w:firstLine="240"/>
        <w:rPr>
          <w:rFonts w:ascii="Arial" w:hAnsi="Arial" w:cs="Arial"/>
          <w:sz w:val="18"/>
        </w:rPr>
      </w:pPr>
      <w:hyperlink w:anchor="_bookmark1877" w:history="1">
        <w:r w:rsidR="00C12992" w:rsidRPr="001058B5">
          <w:rPr>
            <w:rFonts w:ascii="Arial" w:hAnsi="Arial" w:cs="Arial"/>
            <w:sz w:val="18"/>
          </w:rPr>
          <w:t>removing, 9-35</w:t>
        </w:r>
      </w:hyperlink>
      <w:r w:rsidR="00C12992" w:rsidRPr="001058B5">
        <w:rPr>
          <w:rFonts w:ascii="Arial" w:hAnsi="Arial" w:cs="Arial"/>
          <w:sz w:val="18"/>
        </w:rPr>
        <w:t xml:space="preserve"> network authentication</w:t>
      </w:r>
    </w:p>
    <w:p w14:paraId="46D62082" w14:textId="77777777" w:rsidR="008C539B" w:rsidRPr="001058B5" w:rsidRDefault="008D1AB8">
      <w:pPr>
        <w:spacing w:line="235" w:lineRule="auto"/>
        <w:ind w:left="930" w:right="1697"/>
        <w:rPr>
          <w:rFonts w:ascii="Arial" w:hAnsi="Arial" w:cs="Arial"/>
          <w:sz w:val="18"/>
        </w:rPr>
      </w:pPr>
      <w:hyperlink w:anchor="_bookmark406" w:history="1">
        <w:r w:rsidR="00C12992" w:rsidRPr="001058B5">
          <w:rPr>
            <w:rFonts w:ascii="Arial" w:hAnsi="Arial" w:cs="Arial"/>
            <w:sz w:val="18"/>
          </w:rPr>
          <w:t>external authentication, 3-34</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guidelines for securing, 10-9</w:t>
        </w:r>
      </w:hyperlink>
      <w:r w:rsidR="00C12992" w:rsidRPr="001058B5">
        <w:rPr>
          <w:rFonts w:ascii="Arial" w:hAnsi="Arial" w:cs="Arial"/>
          <w:sz w:val="18"/>
        </w:rPr>
        <w:t xml:space="preserve"> </w:t>
      </w: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smart cards, 10-9</w:t>
        </w:r>
      </w:hyperlink>
    </w:p>
    <w:p w14:paraId="1FAA00E8" w14:textId="77777777" w:rsidR="008C539B" w:rsidRPr="001058B5" w:rsidRDefault="008D1AB8">
      <w:pPr>
        <w:ind w:left="930"/>
        <w:rPr>
          <w:rFonts w:ascii="Arial" w:hAnsi="Arial" w:cs="Arial"/>
          <w:sz w:val="18"/>
        </w:rPr>
      </w:pPr>
      <w:hyperlink w:anchor="_bookmark362" w:history="1">
        <w:r w:rsidR="00C12992" w:rsidRPr="001058B5">
          <w:rPr>
            <w:rFonts w:ascii="Arial" w:hAnsi="Arial" w:cs="Arial"/>
            <w:sz w:val="18"/>
          </w:rPr>
          <w:t>third-party services, 3-28</w:t>
        </w:r>
      </w:hyperlink>
    </w:p>
    <w:p w14:paraId="57F18A6A" w14:textId="77777777" w:rsidR="008C539B" w:rsidRPr="001058B5" w:rsidRDefault="008C539B">
      <w:pPr>
        <w:rPr>
          <w:rFonts w:ascii="Arial" w:hAnsi="Arial" w:cs="Arial"/>
          <w:sz w:val="18"/>
        </w:rPr>
        <w:sectPr w:rsidR="008C539B" w:rsidRPr="001058B5">
          <w:headerReference w:type="default" r:id="rId296"/>
          <w:pgSz w:w="12240" w:h="15840"/>
          <w:pgMar w:top="1200" w:right="1060" w:bottom="860" w:left="1100" w:header="0" w:footer="663" w:gutter="0"/>
          <w:cols w:num="2" w:space="720" w:equalWidth="0">
            <w:col w:w="4890" w:space="40"/>
            <w:col w:w="5150"/>
          </w:cols>
        </w:sectPr>
      </w:pPr>
    </w:p>
    <w:p w14:paraId="6857DEF2" w14:textId="77777777" w:rsidR="008C539B" w:rsidRPr="001058B5" w:rsidRDefault="008D1AB8">
      <w:pPr>
        <w:spacing w:before="67" w:line="222" w:lineRule="exact"/>
        <w:ind w:left="340"/>
        <w:rPr>
          <w:rFonts w:ascii="Arial" w:hAnsi="Arial" w:cs="Arial"/>
          <w:sz w:val="18"/>
        </w:rPr>
      </w:pPr>
      <w:hyperlink w:anchor="_bookmark2191" w:history="1">
        <w:r w:rsidR="00C12992" w:rsidRPr="001058B5">
          <w:rPr>
            <w:rFonts w:ascii="Arial" w:hAnsi="Arial" w:cs="Arial"/>
            <w:sz w:val="18"/>
          </w:rPr>
          <w:t>token cards, 10-9</w:t>
        </w:r>
      </w:hyperlink>
    </w:p>
    <w:p w14:paraId="0E10CCF9" w14:textId="77777777" w:rsidR="008C539B" w:rsidRPr="001058B5" w:rsidRDefault="008D1AB8">
      <w:pPr>
        <w:spacing w:before="1" w:line="235" w:lineRule="auto"/>
        <w:ind w:left="100" w:right="1668" w:firstLine="240"/>
        <w:rPr>
          <w:rFonts w:ascii="Arial" w:hAnsi="Arial" w:cs="Arial"/>
          <w:sz w:val="18"/>
        </w:rPr>
      </w:pPr>
      <w:hyperlink w:anchor="_bookmark2191" w:history="1">
        <w:r w:rsidR="00C12992" w:rsidRPr="001058B5">
          <w:rPr>
            <w:rFonts w:ascii="Arial" w:hAnsi="Arial" w:cs="Arial"/>
            <w:sz w:val="18"/>
          </w:rPr>
          <w:t>X.509 certificates, 10-9</w:t>
        </w:r>
      </w:hyperlink>
      <w:r w:rsidR="00C12992" w:rsidRPr="001058B5">
        <w:rPr>
          <w:rFonts w:ascii="Arial" w:hAnsi="Arial" w:cs="Arial"/>
          <w:sz w:val="18"/>
        </w:rPr>
        <w:t xml:space="preserve"> network connections</w:t>
      </w:r>
    </w:p>
    <w:p w14:paraId="359424E1" w14:textId="77777777" w:rsidR="008C539B" w:rsidRPr="001058B5" w:rsidRDefault="008D1AB8">
      <w:pPr>
        <w:spacing w:before="2" w:line="235" w:lineRule="auto"/>
        <w:ind w:left="340"/>
        <w:rPr>
          <w:rFonts w:ascii="Arial" w:hAnsi="Arial" w:cs="Arial"/>
          <w:sz w:val="18"/>
        </w:rPr>
      </w:pPr>
      <w:hyperlink w:anchor="_bookmark2264" w:history="1">
        <w:r w:rsidR="00C12992" w:rsidRPr="001058B5">
          <w:rPr>
            <w:rFonts w:ascii="Arial" w:hAnsi="Arial" w:cs="Arial"/>
            <w:sz w:val="18"/>
          </w:rPr>
          <w:t>denial-of-service (DoS) attacks, addressing, 10-16</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 xml:space="preserve">guidelines for security, 10-13, </w:t>
        </w:r>
      </w:hyperlink>
      <w:hyperlink w:anchor="_bookmark2240" w:history="1">
        <w:r w:rsidR="00C12992" w:rsidRPr="001058B5">
          <w:rPr>
            <w:rFonts w:ascii="Arial" w:hAnsi="Arial" w:cs="Arial"/>
            <w:sz w:val="18"/>
          </w:rPr>
          <w:t>10-14</w:t>
        </w:r>
      </w:hyperlink>
    </w:p>
    <w:p w14:paraId="0F579CF7" w14:textId="77777777" w:rsidR="008C539B" w:rsidRPr="001058B5" w:rsidRDefault="008D1AB8">
      <w:pPr>
        <w:spacing w:line="237" w:lineRule="auto"/>
        <w:ind w:left="100" w:right="2579" w:firstLine="240"/>
        <w:rPr>
          <w:rFonts w:ascii="Arial" w:hAnsi="Arial" w:cs="Arial"/>
          <w:sz w:val="18"/>
        </w:rPr>
      </w:pPr>
      <w:hyperlink w:anchor="_bookmark2241" w:history="1">
        <w:r w:rsidR="00C12992" w:rsidRPr="001058B5">
          <w:rPr>
            <w:rFonts w:ascii="Arial" w:hAnsi="Arial" w:cs="Arial"/>
            <w:sz w:val="18"/>
          </w:rPr>
          <w:t>securing, 10-14</w:t>
        </w:r>
      </w:hyperlink>
      <w:r w:rsidR="00C12992" w:rsidRPr="001058B5">
        <w:rPr>
          <w:rFonts w:ascii="Arial" w:hAnsi="Arial" w:cs="Arial"/>
          <w:sz w:val="18"/>
        </w:rPr>
        <w:t xml:space="preserve"> network IP addresses</w:t>
      </w:r>
    </w:p>
    <w:p w14:paraId="2F2D5F50" w14:textId="77777777" w:rsidR="008C539B" w:rsidRPr="001058B5" w:rsidRDefault="008D1AB8">
      <w:pPr>
        <w:spacing w:line="235" w:lineRule="auto"/>
        <w:ind w:left="100" w:right="1668" w:firstLine="240"/>
        <w:rPr>
          <w:rFonts w:ascii="Arial" w:hAnsi="Arial" w:cs="Arial"/>
          <w:sz w:val="18"/>
        </w:rPr>
      </w:pPr>
      <w:hyperlink w:anchor="_bookmark2261" w:history="1">
        <w:r w:rsidR="00C12992" w:rsidRPr="001058B5">
          <w:rPr>
            <w:rFonts w:ascii="Arial" w:hAnsi="Arial" w:cs="Arial"/>
            <w:sz w:val="18"/>
          </w:rPr>
          <w:t>guidelines for security, 10-16</w:t>
        </w:r>
      </w:hyperlink>
      <w:r w:rsidR="00C12992" w:rsidRPr="001058B5">
        <w:rPr>
          <w:rFonts w:ascii="Arial" w:hAnsi="Arial" w:cs="Arial"/>
          <w:sz w:val="18"/>
        </w:rPr>
        <w:t xml:space="preserve"> </w:t>
      </w:r>
      <w:hyperlink w:anchor="_bookmark6" w:history="1">
        <w:r w:rsidR="00C12992" w:rsidRPr="001058B5">
          <w:rPr>
            <w:rFonts w:ascii="Arial" w:hAnsi="Arial" w:cs="Arial"/>
            <w:sz w:val="18"/>
          </w:rPr>
          <w:t>new features, security, 3-xxv</w:t>
        </w:r>
      </w:hyperlink>
      <w:r w:rsidR="00C12992" w:rsidRPr="001058B5">
        <w:rPr>
          <w:rFonts w:ascii="Arial" w:hAnsi="Arial" w:cs="Arial"/>
          <w:sz w:val="18"/>
        </w:rPr>
        <w:t xml:space="preserve"> NOAUDIT statement</w:t>
      </w:r>
    </w:p>
    <w:p w14:paraId="7AAE40A6" w14:textId="77777777" w:rsidR="008C539B" w:rsidRPr="001058B5" w:rsidRDefault="008D1AB8">
      <w:pPr>
        <w:spacing w:line="221" w:lineRule="exact"/>
        <w:ind w:left="340"/>
        <w:rPr>
          <w:rFonts w:ascii="Arial" w:hAnsi="Arial" w:cs="Arial"/>
          <w:sz w:val="18"/>
        </w:rPr>
      </w:pPr>
      <w:hyperlink w:anchor="_bookmark1754" w:history="1">
        <w:r w:rsidR="00C12992" w:rsidRPr="001058B5">
          <w:rPr>
            <w:rFonts w:ascii="Arial" w:hAnsi="Arial" w:cs="Arial"/>
            <w:sz w:val="18"/>
          </w:rPr>
          <w:t>audit options, removing, 9-23</w:t>
        </w:r>
      </w:hyperlink>
    </w:p>
    <w:p w14:paraId="09F3102D" w14:textId="77777777" w:rsidR="008C539B" w:rsidRPr="001058B5" w:rsidRDefault="008D1AB8">
      <w:pPr>
        <w:spacing w:before="1" w:line="235" w:lineRule="auto"/>
        <w:ind w:left="340"/>
        <w:rPr>
          <w:rFonts w:ascii="Arial" w:hAnsi="Arial" w:cs="Arial"/>
          <w:sz w:val="18"/>
        </w:rPr>
      </w:pPr>
      <w:hyperlink w:anchor="_bookmark1836" w:history="1">
        <w:r w:rsidR="00C12992" w:rsidRPr="001058B5">
          <w:rPr>
            <w:rFonts w:ascii="Arial" w:hAnsi="Arial" w:cs="Arial"/>
            <w:sz w:val="18"/>
          </w:rPr>
          <w:t>default object audit options, disabling, 9-31</w:t>
        </w:r>
      </w:hyperlink>
      <w:r w:rsidR="00C12992" w:rsidRPr="001058B5">
        <w:rPr>
          <w:rFonts w:ascii="Arial" w:hAnsi="Arial" w:cs="Arial"/>
          <w:sz w:val="18"/>
        </w:rPr>
        <w:t xml:space="preserve"> </w:t>
      </w:r>
      <w:hyperlink w:anchor="_bookmark1878" w:history="1">
        <w:r w:rsidR="00C12992" w:rsidRPr="001058B5">
          <w:rPr>
            <w:rFonts w:ascii="Arial" w:hAnsi="Arial" w:cs="Arial"/>
            <w:sz w:val="18"/>
          </w:rPr>
          <w:t>network auditing, removing, 9-35</w:t>
        </w:r>
      </w:hyperlink>
    </w:p>
    <w:p w14:paraId="4CC0492A" w14:textId="77777777" w:rsidR="008C539B" w:rsidRPr="001058B5" w:rsidRDefault="008D1AB8">
      <w:pPr>
        <w:spacing w:line="235" w:lineRule="auto"/>
        <w:ind w:left="340" w:right="1218"/>
        <w:rPr>
          <w:rFonts w:ascii="Arial" w:hAnsi="Arial" w:cs="Arial"/>
          <w:sz w:val="18"/>
        </w:rPr>
      </w:pPr>
      <w:hyperlink w:anchor="_bookmark1835" w:history="1">
        <w:r w:rsidR="00C12992" w:rsidRPr="001058B5">
          <w:rPr>
            <w:rFonts w:ascii="Arial" w:hAnsi="Arial" w:cs="Arial"/>
            <w:sz w:val="18"/>
          </w:rPr>
          <w:t>object auditing, removing, 9-31</w:t>
        </w:r>
      </w:hyperlink>
      <w:r w:rsidR="00C12992" w:rsidRPr="001058B5">
        <w:rPr>
          <w:rFonts w:ascii="Arial" w:hAnsi="Arial" w:cs="Arial"/>
          <w:sz w:val="18"/>
        </w:rPr>
        <w:t xml:space="preserve"> </w:t>
      </w:r>
      <w:hyperlink w:anchor="_bookmark1796" w:history="1">
        <w:r w:rsidR="00C12992" w:rsidRPr="001058B5">
          <w:rPr>
            <w:rFonts w:ascii="Arial" w:hAnsi="Arial" w:cs="Arial"/>
            <w:sz w:val="18"/>
          </w:rPr>
          <w:t>privilege auditing, removing, 9-27</w:t>
        </w:r>
      </w:hyperlink>
      <w:r w:rsidR="00C12992" w:rsidRPr="001058B5">
        <w:rPr>
          <w:rFonts w:ascii="Arial" w:hAnsi="Arial" w:cs="Arial"/>
          <w:sz w:val="18"/>
        </w:rPr>
        <w:t xml:space="preserve"> </w:t>
      </w:r>
      <w:hyperlink w:anchor="_bookmark1779" w:history="1">
        <w:r w:rsidR="00C12992" w:rsidRPr="001058B5">
          <w:rPr>
            <w:rFonts w:ascii="Arial" w:hAnsi="Arial" w:cs="Arial"/>
            <w:sz w:val="18"/>
          </w:rPr>
          <w:t>statement auditing, removing, 9-25</w:t>
        </w:r>
      </w:hyperlink>
    </w:p>
    <w:p w14:paraId="07C3C0A7" w14:textId="77777777" w:rsidR="008C539B" w:rsidRPr="001058B5" w:rsidRDefault="00C12992">
      <w:pPr>
        <w:spacing w:before="1" w:line="237" w:lineRule="auto"/>
        <w:ind w:left="340" w:right="2818" w:hanging="240"/>
        <w:rPr>
          <w:rFonts w:ascii="Arial" w:hAnsi="Arial" w:cs="Arial"/>
          <w:sz w:val="18"/>
        </w:rPr>
      </w:pPr>
      <w:r w:rsidRPr="001058B5">
        <w:rPr>
          <w:rFonts w:ascii="Arial" w:hAnsi="Arial" w:cs="Arial"/>
          <w:sz w:val="18"/>
        </w:rPr>
        <w:t xml:space="preserve">nondatabase users </w:t>
      </w:r>
      <w:hyperlink w:anchor="_bookmark1250" w:history="1">
        <w:r w:rsidRPr="001058B5">
          <w:rPr>
            <w:rFonts w:ascii="Arial" w:hAnsi="Arial" w:cs="Arial"/>
            <w:sz w:val="18"/>
          </w:rPr>
          <w:t>about, 6-22</w:t>
        </w:r>
      </w:hyperlink>
    </w:p>
    <w:p w14:paraId="7BC28BD3" w14:textId="77777777" w:rsidR="008C539B" w:rsidRPr="001058B5" w:rsidRDefault="008D1AB8">
      <w:pPr>
        <w:spacing w:line="235" w:lineRule="auto"/>
        <w:ind w:left="340" w:right="1218"/>
        <w:rPr>
          <w:rFonts w:ascii="Arial" w:hAnsi="Arial" w:cs="Arial"/>
          <w:sz w:val="18"/>
        </w:rPr>
      </w:pPr>
      <w:hyperlink w:anchor="_bookmark1998" w:history="1">
        <w:r w:rsidR="00C12992" w:rsidRPr="001058B5">
          <w:rPr>
            <w:rFonts w:ascii="Arial" w:hAnsi="Arial" w:cs="Arial"/>
            <w:sz w:val="18"/>
          </w:rPr>
          <w:t>audit record information, 9-57</w:t>
        </w:r>
      </w:hyperlink>
      <w:r w:rsidR="00C12992" w:rsidRPr="001058B5">
        <w:rPr>
          <w:rFonts w:ascii="Arial" w:hAnsi="Arial" w:cs="Arial"/>
          <w:sz w:val="18"/>
        </w:rPr>
        <w:t xml:space="preserve"> </w:t>
      </w:r>
      <w:hyperlink w:anchor="_bookmark1962" w:history="1">
        <w:r w:rsidR="00C12992" w:rsidRPr="001058B5">
          <w:rPr>
            <w:rFonts w:ascii="Arial" w:hAnsi="Arial" w:cs="Arial"/>
            <w:sz w:val="18"/>
          </w:rPr>
          <w:t>auditing, 9-50</w:t>
        </w:r>
      </w:hyperlink>
    </w:p>
    <w:p w14:paraId="717B1097" w14:textId="77777777" w:rsidR="008C539B" w:rsidRPr="001058B5" w:rsidRDefault="008D1AB8">
      <w:pPr>
        <w:spacing w:line="220" w:lineRule="exact"/>
        <w:ind w:left="340"/>
        <w:rPr>
          <w:rFonts w:ascii="Arial" w:hAnsi="Arial" w:cs="Arial"/>
          <w:sz w:val="18"/>
        </w:rPr>
      </w:pPr>
      <w:hyperlink w:anchor="_bookmark1291" w:history="1">
        <w:r w:rsidR="00C12992" w:rsidRPr="001058B5">
          <w:rPr>
            <w:rFonts w:ascii="Arial" w:hAnsi="Arial" w:cs="Arial"/>
            <w:sz w:val="18"/>
          </w:rPr>
          <w:t>clearing session data, 6-32</w:t>
        </w:r>
      </w:hyperlink>
    </w:p>
    <w:p w14:paraId="19386346" w14:textId="77777777" w:rsidR="008C539B" w:rsidRPr="001058B5" w:rsidRDefault="008D1AB8">
      <w:pPr>
        <w:spacing w:before="1" w:line="235" w:lineRule="auto"/>
        <w:ind w:left="700" w:right="384" w:hanging="360"/>
        <w:rPr>
          <w:rFonts w:ascii="Arial" w:hAnsi="Arial" w:cs="Arial"/>
          <w:sz w:val="18"/>
        </w:rPr>
      </w:pPr>
      <w:hyperlink w:anchor="_bookmark1321" w:history="1">
        <w:r w:rsidR="00C12992" w:rsidRPr="001058B5">
          <w:rPr>
            <w:rFonts w:ascii="Arial" w:hAnsi="Arial" w:cs="Arial"/>
            <w:sz w:val="18"/>
          </w:rPr>
          <w:t>creating client session-based application</w:t>
        </w:r>
      </w:hyperlink>
      <w:r w:rsidR="00C12992" w:rsidRPr="001058B5">
        <w:rPr>
          <w:rFonts w:ascii="Arial" w:hAnsi="Arial" w:cs="Arial"/>
          <w:sz w:val="18"/>
        </w:rPr>
        <w:t xml:space="preserve"> </w:t>
      </w:r>
      <w:hyperlink w:anchor="_bookmark1321" w:history="1">
        <w:r w:rsidR="00C12992" w:rsidRPr="001058B5">
          <w:rPr>
            <w:rFonts w:ascii="Arial" w:hAnsi="Arial" w:cs="Arial"/>
            <w:sz w:val="18"/>
          </w:rPr>
          <w:t xml:space="preserve">contexts, 6-42 to </w:t>
        </w:r>
      </w:hyperlink>
      <w:hyperlink w:anchor="_bookmark1331" w:history="1">
        <w:r w:rsidR="00C12992" w:rsidRPr="001058B5">
          <w:rPr>
            <w:rFonts w:ascii="Arial" w:hAnsi="Arial" w:cs="Arial"/>
            <w:sz w:val="18"/>
          </w:rPr>
          <w:t>6-44</w:t>
        </w:r>
      </w:hyperlink>
    </w:p>
    <w:p w14:paraId="234535FE" w14:textId="77777777" w:rsidR="008C539B" w:rsidRPr="001058B5" w:rsidRDefault="00C12992">
      <w:pPr>
        <w:spacing w:before="2" w:line="235" w:lineRule="auto"/>
        <w:ind w:left="580" w:right="1668" w:hanging="240"/>
        <w:rPr>
          <w:rFonts w:ascii="Arial" w:hAnsi="Arial" w:cs="Arial"/>
          <w:sz w:val="18"/>
        </w:rPr>
      </w:pPr>
      <w:r w:rsidRPr="001058B5">
        <w:rPr>
          <w:rFonts w:ascii="Arial" w:hAnsi="Arial" w:cs="Arial"/>
          <w:sz w:val="18"/>
        </w:rPr>
        <w:t xml:space="preserve">global application contexts </w:t>
      </w:r>
      <w:hyperlink w:anchor="_bookmark1288" w:history="1">
        <w:r w:rsidRPr="001058B5">
          <w:rPr>
            <w:rFonts w:ascii="Arial" w:hAnsi="Arial" w:cs="Arial"/>
            <w:sz w:val="18"/>
          </w:rPr>
          <w:t>package example, 6-29</w:t>
        </w:r>
      </w:hyperlink>
      <w:r w:rsidRPr="001058B5">
        <w:rPr>
          <w:rFonts w:ascii="Arial" w:hAnsi="Arial" w:cs="Arial"/>
          <w:sz w:val="18"/>
        </w:rPr>
        <w:t xml:space="preserve"> </w:t>
      </w:r>
      <w:hyperlink w:anchor="_bookmark1251" w:history="1">
        <w:r w:rsidRPr="001058B5">
          <w:rPr>
            <w:rFonts w:ascii="Arial" w:hAnsi="Arial" w:cs="Arial"/>
            <w:sz w:val="18"/>
          </w:rPr>
          <w:t>reason for using, 6-22</w:t>
        </w:r>
      </w:hyperlink>
      <w:r w:rsidRPr="001058B5">
        <w:rPr>
          <w:rFonts w:ascii="Arial" w:hAnsi="Arial" w:cs="Arial"/>
          <w:sz w:val="18"/>
        </w:rPr>
        <w:t xml:space="preserve"> </w:t>
      </w:r>
      <w:hyperlink w:anchor="_bookmark1286" w:history="1">
        <w:r w:rsidRPr="001058B5">
          <w:rPr>
            <w:rFonts w:ascii="Arial" w:hAnsi="Arial" w:cs="Arial"/>
            <w:sz w:val="18"/>
          </w:rPr>
          <w:t>setting, 6-28</w:t>
        </w:r>
      </w:hyperlink>
    </w:p>
    <w:p w14:paraId="313528A4" w14:textId="77777777" w:rsidR="008C539B" w:rsidRPr="001058B5" w:rsidRDefault="008D1AB8">
      <w:pPr>
        <w:spacing w:line="221" w:lineRule="exact"/>
        <w:ind w:left="580"/>
        <w:rPr>
          <w:rFonts w:ascii="Arial" w:hAnsi="Arial" w:cs="Arial"/>
          <w:sz w:val="18"/>
        </w:rPr>
      </w:pPr>
      <w:hyperlink w:anchor="_bookmark1304" w:history="1">
        <w:r w:rsidR="00C12992" w:rsidRPr="001058B5">
          <w:rPr>
            <w:rFonts w:ascii="Arial" w:hAnsi="Arial" w:cs="Arial"/>
            <w:sz w:val="18"/>
          </w:rPr>
          <w:t>tutorial, 6-35</w:t>
        </w:r>
      </w:hyperlink>
    </w:p>
    <w:p w14:paraId="5F64ED79" w14:textId="77777777" w:rsidR="008C539B" w:rsidRPr="001058B5" w:rsidRDefault="00C12992">
      <w:pPr>
        <w:spacing w:line="237" w:lineRule="auto"/>
        <w:ind w:left="580" w:right="384" w:hanging="240"/>
        <w:rPr>
          <w:rFonts w:ascii="Arial" w:hAnsi="Arial" w:cs="Arial"/>
          <w:sz w:val="18"/>
        </w:rPr>
      </w:pPr>
      <w:r w:rsidRPr="001058B5">
        <w:rPr>
          <w:rFonts w:ascii="Arial" w:hAnsi="Arial" w:cs="Arial"/>
          <w:sz w:val="18"/>
        </w:rPr>
        <w:t>One Big Application User authentication</w:t>
      </w:r>
      <w:hyperlink w:anchor="_bookmark1536" w:history="1">
        <w:r w:rsidRPr="001058B5">
          <w:rPr>
            <w:rFonts w:ascii="Arial" w:hAnsi="Arial" w:cs="Arial"/>
            <w:sz w:val="18"/>
          </w:rPr>
          <w:t xml:space="preserve"> about, 7-38</w:t>
        </w:r>
      </w:hyperlink>
    </w:p>
    <w:p w14:paraId="3DF72940" w14:textId="77777777" w:rsidR="008C539B" w:rsidRPr="001058B5" w:rsidRDefault="008D1AB8">
      <w:pPr>
        <w:spacing w:line="235" w:lineRule="auto"/>
        <w:ind w:left="580" w:right="1218"/>
        <w:rPr>
          <w:rFonts w:ascii="Arial" w:hAnsi="Arial" w:cs="Arial"/>
          <w:sz w:val="18"/>
        </w:rPr>
      </w:pPr>
      <w:hyperlink w:anchor="_bookmark1002" w:history="1">
        <w:r w:rsidR="00C12992" w:rsidRPr="001058B5">
          <w:rPr>
            <w:rFonts w:ascii="Arial" w:hAnsi="Arial" w:cs="Arial"/>
            <w:sz w:val="18"/>
          </w:rPr>
          <w:t>features compromised by, 5-2</w:t>
        </w:r>
      </w:hyperlink>
      <w:r w:rsidR="00C12992" w:rsidRPr="001058B5">
        <w:rPr>
          <w:rFonts w:ascii="Arial" w:hAnsi="Arial" w:cs="Arial"/>
          <w:sz w:val="18"/>
        </w:rPr>
        <w:t xml:space="preserve"> </w:t>
      </w:r>
      <w:hyperlink w:anchor="_bookmark999" w:history="1">
        <w:r w:rsidR="00C12992" w:rsidRPr="001058B5">
          <w:rPr>
            <w:rFonts w:ascii="Arial" w:hAnsi="Arial" w:cs="Arial"/>
            <w:sz w:val="18"/>
          </w:rPr>
          <w:t>security risks, 5-2</w:t>
        </w:r>
      </w:hyperlink>
    </w:p>
    <w:p w14:paraId="4DF6647A" w14:textId="77777777" w:rsidR="008C539B" w:rsidRPr="001058B5" w:rsidRDefault="00C12992">
      <w:pPr>
        <w:spacing w:before="1" w:line="235" w:lineRule="auto"/>
        <w:ind w:left="580" w:right="1218" w:hanging="240"/>
        <w:rPr>
          <w:rFonts w:ascii="Arial" w:hAnsi="Arial" w:cs="Arial"/>
          <w:sz w:val="18"/>
        </w:rPr>
      </w:pPr>
      <w:r w:rsidRPr="001058B5">
        <w:rPr>
          <w:rFonts w:ascii="Arial" w:hAnsi="Arial" w:cs="Arial"/>
          <w:sz w:val="18"/>
        </w:rPr>
        <w:t xml:space="preserve">Oracle Virtual Private Database </w:t>
      </w:r>
      <w:hyperlink w:anchor="_bookmark1539" w:history="1">
        <w:r w:rsidRPr="001058B5">
          <w:rPr>
            <w:rFonts w:ascii="Arial" w:hAnsi="Arial" w:cs="Arial"/>
            <w:sz w:val="18"/>
          </w:rPr>
          <w:t>how it works with, 7-38</w:t>
        </w:r>
      </w:hyperlink>
    </w:p>
    <w:p w14:paraId="00796933" w14:textId="77777777" w:rsidR="008C539B" w:rsidRPr="001058B5" w:rsidRDefault="008D1AB8">
      <w:pPr>
        <w:spacing w:line="220" w:lineRule="exact"/>
        <w:ind w:left="580"/>
        <w:rPr>
          <w:rFonts w:ascii="Arial" w:hAnsi="Arial" w:cs="Arial"/>
          <w:sz w:val="18"/>
        </w:rPr>
      </w:pPr>
      <w:hyperlink w:anchor="_bookmark1490" w:history="1">
        <w:r w:rsidR="00C12992" w:rsidRPr="001058B5">
          <w:rPr>
            <w:rFonts w:ascii="Arial" w:hAnsi="Arial" w:cs="Arial"/>
            <w:sz w:val="18"/>
          </w:rPr>
          <w:t>tutorial for creating a policy group,   7-28</w:t>
        </w:r>
      </w:hyperlink>
    </w:p>
    <w:p w14:paraId="4CC58AF0" w14:textId="77777777" w:rsidR="008C539B" w:rsidRPr="001058B5" w:rsidRDefault="008D1AB8">
      <w:pPr>
        <w:spacing w:line="222" w:lineRule="exact"/>
        <w:ind w:left="340"/>
        <w:rPr>
          <w:rFonts w:ascii="Arial" w:hAnsi="Arial" w:cs="Arial"/>
          <w:sz w:val="18"/>
        </w:rPr>
      </w:pPr>
      <w:hyperlink w:anchor="_bookmark1252"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 identifiers</w:t>
      </w:r>
    </w:p>
    <w:p w14:paraId="517008FB" w14:textId="77777777" w:rsidR="008C539B" w:rsidRPr="001058B5" w:rsidRDefault="008C539B">
      <w:pPr>
        <w:pStyle w:val="BodyText"/>
        <w:spacing w:before="2"/>
        <w:rPr>
          <w:rFonts w:ascii="Arial" w:hAnsi="Arial" w:cs="Arial"/>
          <w:sz w:val="21"/>
        </w:rPr>
      </w:pPr>
    </w:p>
    <w:p w14:paraId="52156AC9" w14:textId="77777777" w:rsidR="008C539B" w:rsidRPr="001058B5" w:rsidRDefault="00C12992">
      <w:pPr>
        <w:pStyle w:val="Heading5"/>
        <w:spacing w:before="1"/>
      </w:pPr>
      <w:bookmarkStart w:id="2247" w:name="O"/>
      <w:bookmarkEnd w:id="2247"/>
      <w:r w:rsidRPr="001058B5">
        <w:t>O</w:t>
      </w:r>
    </w:p>
    <w:p w14:paraId="1AAE868D" w14:textId="77777777" w:rsidR="008C539B" w:rsidRPr="001058B5" w:rsidRDefault="008C539B">
      <w:pPr>
        <w:pStyle w:val="BodyText"/>
        <w:spacing w:before="11"/>
        <w:rPr>
          <w:rFonts w:ascii="Arial" w:hAnsi="Arial" w:cs="Arial"/>
          <w:b/>
          <w:sz w:val="2"/>
        </w:rPr>
      </w:pPr>
    </w:p>
    <w:p w14:paraId="346C876B" w14:textId="6B1EDE8E" w:rsidR="008C539B" w:rsidRPr="001058B5" w:rsidRDefault="008D1AB8">
      <w:pPr>
        <w:pStyle w:val="BodyText"/>
        <w:spacing w:line="20" w:lineRule="exact"/>
        <w:ind w:left="107" w:right="-68"/>
        <w:rPr>
          <w:rFonts w:ascii="Arial" w:hAnsi="Arial" w:cs="Arial"/>
          <w:sz w:val="2"/>
        </w:rPr>
      </w:pPr>
      <w:r>
        <w:rPr>
          <w:rFonts w:ascii="Arial" w:hAnsi="Arial" w:cs="Arial"/>
          <w:sz w:val="2"/>
        </w:rPr>
      </w:r>
      <w:r>
        <w:rPr>
          <w:rFonts w:ascii="Arial" w:hAnsi="Arial" w:cs="Arial"/>
          <w:sz w:val="2"/>
        </w:rPr>
        <w:pict w14:anchorId="79B4481D">
          <v:group id="_x0000_s1046" style="width:215.4pt;height:.5pt;mso-position-horizontal-relative:char;mso-position-vertical-relative:line" coordsize="4308,10">
            <v:line id="_x0000_s1047" style="position:absolute" from="0,5" to="4308,5" strokeweight=".48pt"/>
            <w10:anchorlock/>
          </v:group>
        </w:pict>
      </w:r>
    </w:p>
    <w:p w14:paraId="4293F68D" w14:textId="77777777" w:rsidR="008C539B" w:rsidRPr="001058B5" w:rsidRDefault="00C12992">
      <w:pPr>
        <w:spacing w:before="35" w:line="235" w:lineRule="auto"/>
        <w:ind w:left="460" w:hanging="360"/>
        <w:rPr>
          <w:rFonts w:ascii="Arial" w:hAnsi="Arial" w:cs="Arial"/>
          <w:sz w:val="18"/>
        </w:rPr>
      </w:pPr>
      <w:r w:rsidRPr="001058B5">
        <w:rPr>
          <w:rFonts w:ascii="Arial" w:hAnsi="Arial" w:cs="Arial"/>
          <w:sz w:val="18"/>
        </w:rPr>
        <w:t>O7_DICTIONARY_ACCESSIBILITY initialization parameter</w:t>
      </w:r>
    </w:p>
    <w:p w14:paraId="41666187" w14:textId="77777777" w:rsidR="008C539B" w:rsidRPr="001058B5" w:rsidRDefault="008D1AB8">
      <w:pPr>
        <w:spacing w:line="220" w:lineRule="exact"/>
        <w:ind w:left="340"/>
        <w:rPr>
          <w:rFonts w:ascii="Arial" w:hAnsi="Arial" w:cs="Arial"/>
          <w:sz w:val="18"/>
        </w:rPr>
      </w:pPr>
      <w:hyperlink w:anchor="_bookmark515" w:history="1">
        <w:r w:rsidR="00C12992" w:rsidRPr="001058B5">
          <w:rPr>
            <w:rFonts w:ascii="Arial" w:hAnsi="Arial" w:cs="Arial"/>
            <w:sz w:val="18"/>
          </w:rPr>
          <w:t>about,   4-3</w:t>
        </w:r>
      </w:hyperlink>
    </w:p>
    <w:p w14:paraId="0FB85DE0" w14:textId="77777777" w:rsidR="008C539B" w:rsidRPr="001058B5" w:rsidRDefault="008D1AB8">
      <w:pPr>
        <w:spacing w:before="1" w:line="235" w:lineRule="auto"/>
        <w:ind w:left="340" w:right="384"/>
        <w:rPr>
          <w:rFonts w:ascii="Arial" w:hAnsi="Arial" w:cs="Arial"/>
          <w:sz w:val="18"/>
        </w:rPr>
      </w:pPr>
      <w:hyperlink w:anchor="_bookmark1612" w:history="1">
        <w:r w:rsidR="00C12992" w:rsidRPr="001058B5">
          <w:rPr>
            <w:rFonts w:ascii="Arial" w:hAnsi="Arial" w:cs="Arial"/>
            <w:sz w:val="18"/>
          </w:rPr>
          <w:t xml:space="preserve">auditing privileges on SYS objects, 9-3, </w:t>
        </w:r>
      </w:hyperlink>
      <w:hyperlink w:anchor="_bookmark1647" w:history="1">
        <w:r w:rsidR="00C12992" w:rsidRPr="001058B5">
          <w:rPr>
            <w:rFonts w:ascii="Arial" w:hAnsi="Arial" w:cs="Arial"/>
            <w:sz w:val="18"/>
          </w:rPr>
          <w:t>9-7</w:t>
        </w:r>
      </w:hyperlink>
      <w:r w:rsidR="00C12992" w:rsidRPr="001058B5">
        <w:rPr>
          <w:rFonts w:ascii="Arial" w:hAnsi="Arial" w:cs="Arial"/>
          <w:sz w:val="18"/>
        </w:rPr>
        <w:t xml:space="preserve"> </w:t>
      </w:r>
      <w:hyperlink w:anchor="_bookmark2200" w:history="1">
        <w:r w:rsidR="00C12992" w:rsidRPr="001058B5">
          <w:rPr>
            <w:rFonts w:ascii="Arial" w:hAnsi="Arial" w:cs="Arial"/>
            <w:sz w:val="18"/>
          </w:rPr>
          <w:t>data dictionary protection, 10-10</w:t>
        </w:r>
      </w:hyperlink>
    </w:p>
    <w:p w14:paraId="2EF60815" w14:textId="77777777" w:rsidR="008C539B" w:rsidRPr="001058B5" w:rsidRDefault="008D1AB8">
      <w:pPr>
        <w:spacing w:line="220" w:lineRule="exact"/>
        <w:ind w:left="340"/>
        <w:rPr>
          <w:rFonts w:ascii="Arial" w:hAnsi="Arial" w:cs="Arial"/>
          <w:sz w:val="18"/>
        </w:rPr>
      </w:pPr>
      <w:hyperlink w:anchor="_bookmark2203" w:history="1">
        <w:r w:rsidR="00C12992" w:rsidRPr="001058B5">
          <w:rPr>
            <w:rFonts w:ascii="Arial" w:hAnsi="Arial" w:cs="Arial"/>
            <w:sz w:val="18"/>
          </w:rPr>
          <w:t>default setting, 10-10</w:t>
        </w:r>
      </w:hyperlink>
    </w:p>
    <w:p w14:paraId="2FA0DFD4" w14:textId="77777777" w:rsidR="008C539B" w:rsidRPr="001058B5" w:rsidRDefault="008D1AB8">
      <w:pPr>
        <w:spacing w:before="2" w:line="235" w:lineRule="auto"/>
        <w:ind w:left="100" w:right="1218" w:firstLine="240"/>
        <w:rPr>
          <w:rFonts w:ascii="Arial" w:hAnsi="Arial" w:cs="Arial"/>
          <w:sz w:val="18"/>
        </w:rPr>
      </w:pPr>
      <w:hyperlink w:anchor="_bookmark515" w:history="1">
        <w:r w:rsidR="00C12992" w:rsidRPr="001058B5">
          <w:rPr>
            <w:rFonts w:ascii="Arial" w:hAnsi="Arial" w:cs="Arial"/>
            <w:sz w:val="18"/>
          </w:rPr>
          <w:t>securing data dictionary with, 4-3</w:t>
        </w:r>
      </w:hyperlink>
      <w:r w:rsidR="00C12992" w:rsidRPr="001058B5">
        <w:rPr>
          <w:rFonts w:ascii="Arial" w:hAnsi="Arial" w:cs="Arial"/>
          <w:sz w:val="18"/>
        </w:rPr>
        <w:t xml:space="preserve"> object columns</w:t>
      </w:r>
    </w:p>
    <w:p w14:paraId="49B78575" w14:textId="77777777" w:rsidR="008C539B" w:rsidRPr="001058B5" w:rsidRDefault="008D1AB8">
      <w:pPr>
        <w:spacing w:line="220" w:lineRule="exact"/>
        <w:ind w:left="340"/>
        <w:rPr>
          <w:rFonts w:ascii="Arial" w:hAnsi="Arial" w:cs="Arial"/>
          <w:sz w:val="18"/>
        </w:rPr>
      </w:pPr>
      <w:hyperlink w:anchor="_bookmark1906" w:history="1">
        <w:r w:rsidR="00C12992" w:rsidRPr="001058B5">
          <w:rPr>
            <w:rFonts w:ascii="Arial" w:hAnsi="Arial" w:cs="Arial"/>
            <w:sz w:val="18"/>
          </w:rPr>
          <w:t>auditing, 9-38</w:t>
        </w:r>
      </w:hyperlink>
    </w:p>
    <w:p w14:paraId="2087B13F" w14:textId="77777777" w:rsidR="008C539B" w:rsidRPr="001058B5" w:rsidRDefault="008D1AB8">
      <w:pPr>
        <w:spacing w:line="220" w:lineRule="exact"/>
        <w:ind w:left="100"/>
        <w:rPr>
          <w:rFonts w:ascii="Arial" w:hAnsi="Arial" w:cs="Arial"/>
          <w:sz w:val="18"/>
        </w:rPr>
      </w:pPr>
      <w:hyperlink w:anchor="_bookmark2136" w:history="1">
        <w:r w:rsidR="00C12992" w:rsidRPr="001058B5">
          <w:rPr>
            <w:rFonts w:ascii="Arial" w:hAnsi="Arial" w:cs="Arial"/>
            <w:sz w:val="18"/>
          </w:rPr>
          <w:t>object privileges, 10-2</w:t>
        </w:r>
      </w:hyperlink>
    </w:p>
    <w:p w14:paraId="10A78C44" w14:textId="77777777" w:rsidR="008C539B" w:rsidRPr="001058B5" w:rsidRDefault="008D1AB8">
      <w:pPr>
        <w:spacing w:line="220" w:lineRule="exact"/>
        <w:ind w:left="340"/>
        <w:rPr>
          <w:rFonts w:ascii="Arial" w:hAnsi="Arial" w:cs="Arial"/>
          <w:sz w:val="18"/>
        </w:rPr>
      </w:pPr>
      <w:hyperlink w:anchor="_bookmark720" w:history="1">
        <w:r w:rsidR="00C12992" w:rsidRPr="001058B5">
          <w:rPr>
            <w:rFonts w:ascii="Arial" w:hAnsi="Arial" w:cs="Arial"/>
            <w:sz w:val="18"/>
          </w:rPr>
          <w:t>about, 4-24</w:t>
        </w:r>
      </w:hyperlink>
    </w:p>
    <w:p w14:paraId="06BCC008" w14:textId="77777777" w:rsidR="008C539B" w:rsidRPr="001058B5" w:rsidRDefault="008D1AB8">
      <w:pPr>
        <w:spacing w:before="2" w:line="235" w:lineRule="auto"/>
        <w:ind w:left="340" w:right="384"/>
        <w:rPr>
          <w:rFonts w:ascii="Arial" w:hAnsi="Arial" w:cs="Arial"/>
          <w:sz w:val="18"/>
        </w:rPr>
      </w:pPr>
      <w:hyperlink w:anchor="_bookmark818" w:history="1">
        <w:r w:rsidR="00C12992" w:rsidRPr="001058B5">
          <w:rPr>
            <w:rFonts w:ascii="Arial" w:hAnsi="Arial" w:cs="Arial"/>
            <w:sz w:val="18"/>
          </w:rPr>
          <w:t>granting on behalf of the owner, 4-39</w:t>
        </w:r>
      </w:hyperlink>
      <w:r w:rsidR="00C12992" w:rsidRPr="001058B5">
        <w:rPr>
          <w:rFonts w:ascii="Arial" w:hAnsi="Arial" w:cs="Arial"/>
          <w:sz w:val="18"/>
        </w:rPr>
        <w:t xml:space="preserve"> </w:t>
      </w:r>
      <w:hyperlink w:anchor="_bookmark1072" w:history="1">
        <w:r w:rsidR="00C12992" w:rsidRPr="001058B5">
          <w:rPr>
            <w:rFonts w:ascii="Arial" w:hAnsi="Arial" w:cs="Arial"/>
            <w:sz w:val="18"/>
          </w:rPr>
          <w:t>managing, 5-16</w:t>
        </w:r>
      </w:hyperlink>
    </w:p>
    <w:p w14:paraId="121FB6A5" w14:textId="77777777" w:rsidR="008C539B" w:rsidRPr="001058B5" w:rsidRDefault="008D1AB8">
      <w:pPr>
        <w:spacing w:line="220" w:lineRule="exact"/>
        <w:ind w:left="340"/>
        <w:rPr>
          <w:rFonts w:ascii="Arial" w:hAnsi="Arial" w:cs="Arial"/>
          <w:sz w:val="18"/>
        </w:rPr>
      </w:pPr>
      <w:hyperlink w:anchor="_bookmark828" w:history="1">
        <w:r w:rsidR="00C12992" w:rsidRPr="001058B5">
          <w:rPr>
            <w:rFonts w:ascii="Arial" w:hAnsi="Arial" w:cs="Arial"/>
            <w:sz w:val="18"/>
          </w:rPr>
          <w:t>revoking, 4-42</w:t>
        </w:r>
      </w:hyperlink>
    </w:p>
    <w:p w14:paraId="65AE9335" w14:textId="77777777" w:rsidR="008C539B" w:rsidRPr="001058B5" w:rsidRDefault="008D1AB8">
      <w:pPr>
        <w:spacing w:before="2" w:line="235" w:lineRule="auto"/>
        <w:ind w:left="340" w:right="1218"/>
        <w:rPr>
          <w:rFonts w:ascii="Arial" w:hAnsi="Arial" w:cs="Arial"/>
          <w:sz w:val="18"/>
        </w:rPr>
      </w:pPr>
      <w:hyperlink w:anchor="_bookmark832" w:history="1">
        <w:r w:rsidR="00C12992" w:rsidRPr="001058B5">
          <w:rPr>
            <w:rFonts w:ascii="Arial" w:hAnsi="Arial" w:cs="Arial"/>
            <w:sz w:val="18"/>
          </w:rPr>
          <w:t>revoking on behalf of owner, 4-42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privileges, 4-24</w:t>
        </w:r>
      </w:hyperlink>
    </w:p>
    <w:p w14:paraId="75524C17" w14:textId="77777777" w:rsidR="008C539B" w:rsidRPr="001058B5" w:rsidRDefault="008D1AB8">
      <w:pPr>
        <w:spacing w:before="2" w:line="235" w:lineRule="auto"/>
        <w:ind w:left="340" w:right="1502"/>
        <w:rPr>
          <w:rFonts w:ascii="Arial" w:hAnsi="Arial" w:cs="Arial"/>
          <w:sz w:val="18"/>
        </w:rPr>
      </w:pPr>
      <w:hyperlink w:anchor="_bookmark720" w:history="1">
        <w:r w:rsidR="00C12992" w:rsidRPr="001058B5">
          <w:rPr>
            <w:rFonts w:ascii="Arial" w:hAnsi="Arial" w:cs="Arial"/>
            <w:i/>
            <w:sz w:val="18"/>
          </w:rPr>
          <w:t xml:space="preserve">See also </w:t>
        </w:r>
      </w:hyperlink>
      <w:r w:rsidR="00C12992" w:rsidRPr="001058B5">
        <w:rPr>
          <w:rFonts w:ascii="Arial" w:hAnsi="Arial" w:cs="Arial"/>
          <w:sz w:val="18"/>
        </w:rPr>
        <w:t xml:space="preserve">schema object privileges </w:t>
      </w:r>
      <w:hyperlink w:anchor="_bookmark727" w:history="1">
        <w:r w:rsidR="00C12992" w:rsidRPr="001058B5">
          <w:rPr>
            <w:rFonts w:ascii="Arial" w:hAnsi="Arial" w:cs="Arial"/>
            <w:sz w:val="18"/>
          </w:rPr>
          <w:t>synonyms, 4-25</w:t>
        </w:r>
      </w:hyperlink>
    </w:p>
    <w:p w14:paraId="713E0783" w14:textId="77777777" w:rsidR="008C539B" w:rsidRPr="001058B5" w:rsidRDefault="00C12992">
      <w:pPr>
        <w:spacing w:line="220" w:lineRule="exact"/>
        <w:ind w:left="100"/>
        <w:rPr>
          <w:rFonts w:ascii="Arial" w:hAnsi="Arial" w:cs="Arial"/>
          <w:sz w:val="18"/>
        </w:rPr>
      </w:pPr>
      <w:r w:rsidRPr="001058B5">
        <w:rPr>
          <w:rFonts w:ascii="Arial" w:hAnsi="Arial" w:cs="Arial"/>
          <w:sz w:val="18"/>
        </w:rPr>
        <w:t>objects</w:t>
      </w:r>
    </w:p>
    <w:p w14:paraId="73B321DA" w14:textId="77777777" w:rsidR="008C539B" w:rsidRPr="001058B5" w:rsidRDefault="008D1AB8">
      <w:pPr>
        <w:spacing w:before="2" w:line="235" w:lineRule="auto"/>
        <w:ind w:left="340" w:right="384"/>
        <w:rPr>
          <w:rFonts w:ascii="Arial" w:hAnsi="Arial" w:cs="Arial"/>
          <w:sz w:val="18"/>
        </w:rPr>
      </w:pPr>
      <w:hyperlink w:anchor="_bookmark1072" w:history="1">
        <w:r w:rsidR="00C12992" w:rsidRPr="001058B5">
          <w:rPr>
            <w:rFonts w:ascii="Arial" w:hAnsi="Arial" w:cs="Arial"/>
            <w:sz w:val="18"/>
          </w:rPr>
          <w:t>applications, managing privileges in, 5-16</w:t>
        </w:r>
      </w:hyperlink>
      <w:r w:rsidR="00C12992" w:rsidRPr="001058B5">
        <w:rPr>
          <w:rFonts w:ascii="Arial" w:hAnsi="Arial" w:cs="Arial"/>
          <w:sz w:val="18"/>
        </w:rPr>
        <w:t xml:space="preserve"> </w:t>
      </w:r>
      <w:hyperlink w:anchor="_bookmark1081" w:history="1">
        <w:r w:rsidR="00C12992" w:rsidRPr="001058B5">
          <w:rPr>
            <w:rFonts w:ascii="Arial" w:hAnsi="Arial" w:cs="Arial"/>
            <w:sz w:val="18"/>
          </w:rPr>
          <w:t>granting privileges, 5-17</w:t>
        </w:r>
      </w:hyperlink>
    </w:p>
    <w:p w14:paraId="3A268C60"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73E4132B" w14:textId="77777777" w:rsidR="008C539B" w:rsidRPr="001058B5" w:rsidRDefault="008D1AB8">
      <w:pPr>
        <w:spacing w:line="220" w:lineRule="exact"/>
        <w:ind w:left="580"/>
        <w:rPr>
          <w:rFonts w:ascii="Arial" w:hAnsi="Arial" w:cs="Arial"/>
          <w:sz w:val="18"/>
        </w:rPr>
      </w:pPr>
      <w:hyperlink w:anchor="_bookmark1076" w:history="1">
        <w:r w:rsidR="00C12992" w:rsidRPr="001058B5">
          <w:rPr>
            <w:rFonts w:ascii="Arial" w:hAnsi="Arial" w:cs="Arial"/>
            <w:sz w:val="18"/>
          </w:rPr>
          <w:t>applications, 5-16</w:t>
        </w:r>
      </w:hyperlink>
    </w:p>
    <w:p w14:paraId="0FC03FBA" w14:textId="77777777" w:rsidR="008C539B" w:rsidRPr="001058B5" w:rsidRDefault="008D1AB8">
      <w:pPr>
        <w:spacing w:line="220" w:lineRule="exact"/>
        <w:ind w:left="580"/>
        <w:rPr>
          <w:rFonts w:ascii="Arial" w:hAnsi="Arial" w:cs="Arial"/>
          <w:sz w:val="18"/>
        </w:rPr>
      </w:pPr>
      <w:hyperlink w:anchor="_bookmark776" w:history="1">
        <w:r w:rsidR="00C12992" w:rsidRPr="001058B5">
          <w:rPr>
            <w:rFonts w:ascii="Arial" w:hAnsi="Arial" w:cs="Arial"/>
            <w:sz w:val="18"/>
          </w:rPr>
          <w:t>managing, 4-33</w:t>
        </w:r>
      </w:hyperlink>
    </w:p>
    <w:p w14:paraId="5D5973A6" w14:textId="77777777" w:rsidR="008C539B" w:rsidRPr="001058B5" w:rsidRDefault="008D1AB8">
      <w:pPr>
        <w:spacing w:before="2" w:line="235" w:lineRule="auto"/>
        <w:ind w:left="340" w:right="1922"/>
        <w:jc w:val="both"/>
        <w:rPr>
          <w:rFonts w:ascii="Arial" w:hAnsi="Arial" w:cs="Arial"/>
          <w:sz w:val="18"/>
        </w:rPr>
      </w:pPr>
      <w:hyperlink w:anchor="_bookmark1067" w:history="1">
        <w:r w:rsidR="00C12992" w:rsidRPr="001058B5">
          <w:rPr>
            <w:rFonts w:ascii="Arial" w:hAnsi="Arial" w:cs="Arial"/>
            <w:sz w:val="18"/>
          </w:rPr>
          <w:t>protecting in shared schemas, 5-16</w:t>
        </w:r>
      </w:hyperlink>
      <w:r w:rsidR="00C12992" w:rsidRPr="001058B5">
        <w:rPr>
          <w:rFonts w:ascii="Arial" w:hAnsi="Arial" w:cs="Arial"/>
          <w:sz w:val="18"/>
        </w:rPr>
        <w:t xml:space="preserve"> </w:t>
      </w:r>
      <w:hyperlink w:anchor="_bookmark1061" w:history="1">
        <w:r w:rsidR="00C12992" w:rsidRPr="001058B5">
          <w:rPr>
            <w:rFonts w:ascii="Arial" w:hAnsi="Arial" w:cs="Arial"/>
            <w:sz w:val="18"/>
          </w:rPr>
          <w:t>protecting in unique schemas, 5-15</w:t>
        </w:r>
      </w:hyperlink>
      <w:r w:rsidR="00C12992" w:rsidRPr="001058B5">
        <w:rPr>
          <w:rFonts w:ascii="Arial" w:hAnsi="Arial" w:cs="Arial"/>
          <w:sz w:val="18"/>
        </w:rPr>
        <w:t xml:space="preserve"> </w:t>
      </w:r>
      <w:hyperlink w:anchor="_bookmark522" w:history="1">
        <w:r w:rsidR="00C12992" w:rsidRPr="001058B5">
          <w:rPr>
            <w:rFonts w:ascii="Arial" w:hAnsi="Arial" w:cs="Arial"/>
            <w:sz w:val="18"/>
          </w:rPr>
          <w:t>SYS schema, access to, 4-4</w:t>
        </w:r>
      </w:hyperlink>
    </w:p>
    <w:p w14:paraId="4BB6802B" w14:textId="77777777" w:rsidR="008C539B" w:rsidRPr="001058B5" w:rsidRDefault="008D1AB8">
      <w:pPr>
        <w:spacing w:line="221" w:lineRule="exact"/>
        <w:ind w:left="100"/>
        <w:rPr>
          <w:rFonts w:ascii="Arial" w:hAnsi="Arial" w:cs="Arial"/>
          <w:sz w:val="18"/>
        </w:rPr>
      </w:pPr>
      <w:hyperlink w:anchor="_bookmark620" w:history="1">
        <w:r w:rsidR="00C12992" w:rsidRPr="001058B5">
          <w:rPr>
            <w:rFonts w:ascii="Arial" w:hAnsi="Arial" w:cs="Arial"/>
            <w:sz w:val="18"/>
          </w:rPr>
          <w:t>OEM_ADVISOR role, 4-14</w:t>
        </w:r>
      </w:hyperlink>
    </w:p>
    <w:p w14:paraId="335FDBCC" w14:textId="77777777" w:rsidR="008C539B" w:rsidRPr="001058B5" w:rsidRDefault="008D1AB8">
      <w:pPr>
        <w:spacing w:line="220" w:lineRule="exact"/>
        <w:ind w:left="100"/>
        <w:rPr>
          <w:rFonts w:ascii="Arial" w:hAnsi="Arial" w:cs="Arial"/>
          <w:sz w:val="18"/>
        </w:rPr>
      </w:pPr>
      <w:hyperlink w:anchor="_bookmark621" w:history="1">
        <w:r w:rsidR="00C12992" w:rsidRPr="001058B5">
          <w:rPr>
            <w:rFonts w:ascii="Arial" w:hAnsi="Arial" w:cs="Arial"/>
            <w:sz w:val="18"/>
          </w:rPr>
          <w:t>OEM_MONITOR role, 4-14</w:t>
        </w:r>
      </w:hyperlink>
    </w:p>
    <w:p w14:paraId="7F7FE358" w14:textId="77777777" w:rsidR="008C539B" w:rsidRPr="001058B5" w:rsidRDefault="008D1AB8">
      <w:pPr>
        <w:spacing w:line="220" w:lineRule="exact"/>
        <w:ind w:left="100"/>
        <w:rPr>
          <w:rFonts w:ascii="Arial" w:hAnsi="Arial" w:cs="Arial"/>
          <w:sz w:val="18"/>
        </w:rPr>
      </w:pPr>
      <w:hyperlink w:anchor="_bookmark622" w:history="1">
        <w:r w:rsidR="00C12992" w:rsidRPr="001058B5">
          <w:rPr>
            <w:rFonts w:ascii="Arial" w:hAnsi="Arial" w:cs="Arial"/>
            <w:sz w:val="18"/>
          </w:rPr>
          <w:t>OLAP_DBA role, 4-14</w:t>
        </w:r>
      </w:hyperlink>
    </w:p>
    <w:p w14:paraId="684196AF" w14:textId="77777777" w:rsidR="008C539B" w:rsidRPr="001058B5" w:rsidRDefault="008D1AB8">
      <w:pPr>
        <w:spacing w:line="220" w:lineRule="exact"/>
        <w:ind w:left="100"/>
        <w:rPr>
          <w:rFonts w:ascii="Arial" w:hAnsi="Arial" w:cs="Arial"/>
          <w:sz w:val="18"/>
        </w:rPr>
      </w:pPr>
      <w:hyperlink w:anchor="_bookmark623" w:history="1">
        <w:r w:rsidR="00C12992" w:rsidRPr="001058B5">
          <w:rPr>
            <w:rFonts w:ascii="Arial" w:hAnsi="Arial" w:cs="Arial"/>
            <w:sz w:val="18"/>
          </w:rPr>
          <w:t>OLAP_USER role, 4-14</w:t>
        </w:r>
      </w:hyperlink>
    </w:p>
    <w:p w14:paraId="373EB12F" w14:textId="77777777" w:rsidR="008C539B" w:rsidRPr="001058B5" w:rsidRDefault="008D1AB8">
      <w:pPr>
        <w:spacing w:line="220" w:lineRule="exact"/>
        <w:ind w:left="100"/>
        <w:rPr>
          <w:rFonts w:ascii="Arial" w:hAnsi="Arial" w:cs="Arial"/>
          <w:sz w:val="18"/>
        </w:rPr>
      </w:pPr>
      <w:hyperlink w:anchor="_bookmark624" w:history="1">
        <w:r w:rsidR="00C12992" w:rsidRPr="001058B5">
          <w:rPr>
            <w:rFonts w:ascii="Arial" w:hAnsi="Arial" w:cs="Arial"/>
            <w:sz w:val="18"/>
          </w:rPr>
          <w:t>OLAP_XS_ADMIN role, 4-14</w:t>
        </w:r>
      </w:hyperlink>
    </w:p>
    <w:p w14:paraId="7B202A58" w14:textId="77777777" w:rsidR="008C539B" w:rsidRPr="001058B5" w:rsidRDefault="00C12992">
      <w:pPr>
        <w:spacing w:line="220" w:lineRule="exact"/>
        <w:ind w:left="100"/>
        <w:rPr>
          <w:rFonts w:ascii="Arial" w:hAnsi="Arial" w:cs="Arial"/>
          <w:sz w:val="18"/>
        </w:rPr>
      </w:pPr>
      <w:r w:rsidRPr="001058B5">
        <w:rPr>
          <w:rFonts w:ascii="Arial" w:hAnsi="Arial" w:cs="Arial"/>
          <w:sz w:val="18"/>
        </w:rPr>
        <w:t>One Big Application User authentication</w:t>
      </w:r>
    </w:p>
    <w:p w14:paraId="1C055CBE" w14:textId="77777777" w:rsidR="008C539B" w:rsidRPr="001058B5" w:rsidRDefault="008D1AB8">
      <w:pPr>
        <w:spacing w:before="1" w:line="235" w:lineRule="auto"/>
        <w:ind w:left="99" w:right="2854" w:firstLine="31"/>
        <w:jc w:val="center"/>
        <w:rPr>
          <w:rFonts w:ascii="Arial" w:hAnsi="Arial" w:cs="Arial"/>
          <w:sz w:val="18"/>
        </w:rPr>
      </w:pPr>
      <w:hyperlink w:anchor="_bookmark1241" w:history="1">
        <w:r w:rsidR="00C12992" w:rsidRPr="001058B5">
          <w:rPr>
            <w:rFonts w:ascii="Arial" w:hAnsi="Arial" w:cs="Arial"/>
            <w:i/>
            <w:sz w:val="18"/>
          </w:rPr>
          <w:t xml:space="preserve">See </w:t>
        </w:r>
      </w:hyperlink>
      <w:r w:rsidR="00C12992" w:rsidRPr="001058B5">
        <w:rPr>
          <w:rFonts w:ascii="Arial" w:hAnsi="Arial" w:cs="Arial"/>
          <w:sz w:val="18"/>
        </w:rPr>
        <w:t xml:space="preserve">nondatabase users operating system audit trail </w:t>
      </w:r>
      <w:hyperlink w:anchor="_bookmark2038" w:history="1">
        <w:r w:rsidR="00C12992" w:rsidRPr="001058B5">
          <w:rPr>
            <w:rFonts w:ascii="Arial" w:hAnsi="Arial" w:cs="Arial"/>
            <w:sz w:val="18"/>
          </w:rPr>
          <w:t>age, controlling, 9-64</w:t>
        </w:r>
      </w:hyperlink>
    </w:p>
    <w:p w14:paraId="14C3B8B9" w14:textId="77777777" w:rsidR="008C539B" w:rsidRPr="001058B5" w:rsidRDefault="008D1AB8">
      <w:pPr>
        <w:spacing w:before="3" w:line="235" w:lineRule="auto"/>
        <w:ind w:left="700" w:right="836" w:hanging="360"/>
        <w:rPr>
          <w:rFonts w:ascii="Arial" w:hAnsi="Arial" w:cs="Arial"/>
          <w:sz w:val="18"/>
        </w:rPr>
      </w:pPr>
      <w:hyperlink w:anchor="_bookmark1690" w:history="1">
        <w:r w:rsidR="00C12992" w:rsidRPr="001058B5">
          <w:rPr>
            <w:rFonts w:ascii="Arial" w:hAnsi="Arial" w:cs="Arial"/>
            <w:sz w:val="18"/>
          </w:rPr>
          <w:t>audited actions in common with database audit trail, 9-11</w:t>
        </w:r>
      </w:hyperlink>
    </w:p>
    <w:p w14:paraId="33924090" w14:textId="77777777" w:rsidR="008C539B" w:rsidRPr="001058B5" w:rsidRDefault="008D1AB8">
      <w:pPr>
        <w:spacing w:before="2" w:line="235" w:lineRule="auto"/>
        <w:ind w:left="100" w:right="2594" w:firstLine="240"/>
        <w:rPr>
          <w:rFonts w:ascii="Arial" w:hAnsi="Arial" w:cs="Arial"/>
          <w:sz w:val="18"/>
        </w:rPr>
      </w:pPr>
      <w:hyperlink w:anchor="_bookmark2035" w:history="1">
        <w:r w:rsidR="00C12992" w:rsidRPr="001058B5">
          <w:rPr>
            <w:rFonts w:ascii="Arial" w:hAnsi="Arial" w:cs="Arial"/>
            <w:sz w:val="18"/>
          </w:rPr>
          <w:t>size, controlling, 9-62</w:t>
        </w:r>
      </w:hyperlink>
      <w:r w:rsidR="00C12992" w:rsidRPr="001058B5">
        <w:rPr>
          <w:rFonts w:ascii="Arial" w:hAnsi="Arial" w:cs="Arial"/>
          <w:sz w:val="18"/>
        </w:rPr>
        <w:t xml:space="preserve"> operating systems</w:t>
      </w:r>
    </w:p>
    <w:p w14:paraId="0CC3A65D" w14:textId="77777777" w:rsidR="008C539B" w:rsidRPr="001058B5" w:rsidRDefault="008D1AB8">
      <w:pPr>
        <w:spacing w:line="237" w:lineRule="auto"/>
        <w:ind w:left="340" w:right="3279"/>
        <w:rPr>
          <w:rFonts w:ascii="Arial" w:hAnsi="Arial" w:cs="Arial"/>
          <w:sz w:val="18"/>
        </w:rPr>
      </w:pPr>
      <w:hyperlink w:anchor="_bookmark851" w:history="1">
        <w:r w:rsidR="00C12992" w:rsidRPr="001058B5">
          <w:rPr>
            <w:rFonts w:ascii="Arial" w:hAnsi="Arial" w:cs="Arial"/>
            <w:sz w:val="18"/>
          </w:rPr>
          <w:t>accounts, 4-46</w:t>
        </w:r>
      </w:hyperlink>
      <w:r w:rsidR="00C12992" w:rsidRPr="001058B5">
        <w:rPr>
          <w:rFonts w:ascii="Arial" w:hAnsi="Arial" w:cs="Arial"/>
          <w:sz w:val="18"/>
        </w:rPr>
        <w:t xml:space="preserve"> authentication</w:t>
      </w:r>
    </w:p>
    <w:p w14:paraId="48D1ED4A" w14:textId="77777777" w:rsidR="008C539B" w:rsidRPr="001058B5" w:rsidRDefault="008D1AB8">
      <w:pPr>
        <w:spacing w:line="217" w:lineRule="exact"/>
        <w:ind w:left="580"/>
        <w:rPr>
          <w:rFonts w:ascii="Arial" w:hAnsi="Arial" w:cs="Arial"/>
          <w:sz w:val="18"/>
        </w:rPr>
      </w:pPr>
      <w:hyperlink w:anchor="_bookmark350" w:history="1">
        <w:r w:rsidR="00C12992" w:rsidRPr="001058B5">
          <w:rPr>
            <w:rFonts w:ascii="Arial" w:hAnsi="Arial" w:cs="Arial"/>
            <w:sz w:val="18"/>
          </w:rPr>
          <w:t>about, 3-27</w:t>
        </w:r>
      </w:hyperlink>
    </w:p>
    <w:p w14:paraId="38890FDE" w14:textId="77777777" w:rsidR="008C539B" w:rsidRPr="001058B5" w:rsidRDefault="008D1AB8">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7D328545" w14:textId="77777777" w:rsidR="008C539B" w:rsidRPr="001058B5" w:rsidRDefault="008D1AB8">
      <w:pPr>
        <w:spacing w:line="220" w:lineRule="exact"/>
        <w:ind w:left="580"/>
        <w:rPr>
          <w:rFonts w:ascii="Arial" w:hAnsi="Arial" w:cs="Arial"/>
          <w:sz w:val="18"/>
        </w:rPr>
      </w:pPr>
      <w:hyperlink w:anchor="_bookmark354" w:history="1">
        <w:r w:rsidR="00C12992" w:rsidRPr="001058B5">
          <w:rPr>
            <w:rFonts w:ascii="Arial" w:hAnsi="Arial" w:cs="Arial"/>
            <w:sz w:val="18"/>
          </w:rPr>
          <w:t>disadvantages, 3-27</w:t>
        </w:r>
      </w:hyperlink>
    </w:p>
    <w:p w14:paraId="162FAF2A" w14:textId="77777777" w:rsidR="008C539B" w:rsidRPr="001058B5" w:rsidRDefault="008D1AB8">
      <w:pPr>
        <w:spacing w:line="220" w:lineRule="exact"/>
        <w:ind w:left="580"/>
        <w:rPr>
          <w:rFonts w:ascii="Arial" w:hAnsi="Arial" w:cs="Arial"/>
          <w:sz w:val="18"/>
        </w:rPr>
      </w:pPr>
      <w:hyperlink w:anchor="_bookmark847" w:history="1">
        <w:r w:rsidR="00C12992" w:rsidRPr="001058B5">
          <w:rPr>
            <w:rFonts w:ascii="Arial" w:hAnsi="Arial" w:cs="Arial"/>
            <w:sz w:val="18"/>
          </w:rPr>
          <w:t>roles, using, 4-45</w:t>
        </w:r>
      </w:hyperlink>
    </w:p>
    <w:p w14:paraId="3E5FA4EA" w14:textId="77777777" w:rsidR="008C539B" w:rsidRPr="001058B5" w:rsidRDefault="008D1AB8">
      <w:pPr>
        <w:spacing w:line="220" w:lineRule="exact"/>
        <w:ind w:left="340"/>
        <w:rPr>
          <w:rFonts w:ascii="Arial" w:hAnsi="Arial" w:cs="Arial"/>
          <w:sz w:val="18"/>
        </w:rPr>
      </w:pPr>
      <w:hyperlink w:anchor="_bookmark403" w:history="1">
        <w:r w:rsidR="00C12992" w:rsidRPr="001058B5">
          <w:rPr>
            <w:rFonts w:ascii="Arial" w:hAnsi="Arial" w:cs="Arial"/>
            <w:sz w:val="18"/>
          </w:rPr>
          <w:t>authentication, external, 3-34</w:t>
        </w:r>
      </w:hyperlink>
    </w:p>
    <w:p w14:paraId="764689DC" w14:textId="77777777" w:rsidR="008C539B" w:rsidRPr="001058B5" w:rsidRDefault="008D1AB8">
      <w:pPr>
        <w:spacing w:before="1" w:line="235" w:lineRule="auto"/>
        <w:ind w:left="340" w:right="1907"/>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enabling and disabling roles, 4-47</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w:t>
        </w:r>
        <w:r w:rsidR="00C12992" w:rsidRPr="001058B5">
          <w:rPr>
            <w:rFonts w:ascii="Arial" w:hAnsi="Arial" w:cs="Arial"/>
            <w:spacing w:val="-12"/>
            <w:sz w:val="18"/>
          </w:rPr>
          <w:t xml:space="preserve"> </w:t>
        </w:r>
        <w:r w:rsidR="00C12992" w:rsidRPr="001058B5">
          <w:rPr>
            <w:rFonts w:ascii="Arial" w:hAnsi="Arial" w:cs="Arial"/>
            <w:sz w:val="18"/>
          </w:rPr>
          <w:t>privileges,</w:t>
        </w:r>
      </w:hyperlink>
    </w:p>
    <w:p w14:paraId="0B23A97F" w14:textId="77777777" w:rsidR="008C539B" w:rsidRPr="001058B5" w:rsidRDefault="008D1AB8">
      <w:pPr>
        <w:spacing w:line="221" w:lineRule="exact"/>
        <w:ind w:left="700"/>
        <w:rPr>
          <w:rFonts w:ascii="Arial" w:hAnsi="Arial" w:cs="Arial"/>
          <w:sz w:val="18"/>
        </w:rPr>
      </w:pPr>
      <w:hyperlink w:anchor="_bookmark2206" w:history="1">
        <w:r w:rsidR="00C12992" w:rsidRPr="001058B5">
          <w:rPr>
            <w:rFonts w:ascii="Arial" w:hAnsi="Arial" w:cs="Arial"/>
            <w:sz w:val="18"/>
          </w:rPr>
          <w:t>limiting, 10-10</w:t>
        </w:r>
      </w:hyperlink>
    </w:p>
    <w:p w14:paraId="722A2841" w14:textId="77777777" w:rsidR="008C539B" w:rsidRPr="001058B5" w:rsidRDefault="008D1AB8">
      <w:pPr>
        <w:spacing w:line="220" w:lineRule="exact"/>
        <w:ind w:left="340"/>
        <w:rPr>
          <w:rFonts w:ascii="Arial" w:hAnsi="Arial" w:cs="Arial"/>
          <w:sz w:val="18"/>
        </w:rPr>
      </w:pPr>
      <w:hyperlink w:anchor="_bookmark850" w:history="1">
        <w:r w:rsidR="00C12992" w:rsidRPr="001058B5">
          <w:rPr>
            <w:rFonts w:ascii="Arial" w:hAnsi="Arial" w:cs="Arial"/>
            <w:sz w:val="18"/>
          </w:rPr>
          <w:t>role identification, 4-46</w:t>
        </w:r>
      </w:hyperlink>
    </w:p>
    <w:p w14:paraId="56572B84" w14:textId="77777777" w:rsidR="008C539B" w:rsidRPr="001058B5" w:rsidRDefault="008D1AB8">
      <w:pPr>
        <w:spacing w:line="220" w:lineRule="exact"/>
        <w:ind w:left="340"/>
        <w:rPr>
          <w:rFonts w:ascii="Arial" w:hAnsi="Arial" w:cs="Arial"/>
          <w:sz w:val="18"/>
        </w:rPr>
      </w:pPr>
      <w:hyperlink w:anchor="_bookmark580" w:history="1">
        <w:r w:rsidR="00C12992" w:rsidRPr="001058B5">
          <w:rPr>
            <w:rFonts w:ascii="Arial" w:hAnsi="Arial" w:cs="Arial"/>
            <w:sz w:val="18"/>
          </w:rPr>
          <w:t>roles and, 4-10</w:t>
        </w:r>
      </w:hyperlink>
    </w:p>
    <w:p w14:paraId="692D41FD" w14:textId="77777777" w:rsidR="008C539B" w:rsidRPr="001058B5" w:rsidRDefault="008D1AB8">
      <w:pPr>
        <w:spacing w:before="2" w:line="235" w:lineRule="auto"/>
        <w:ind w:left="340" w:right="2197"/>
        <w:rPr>
          <w:rFonts w:ascii="Arial" w:hAnsi="Arial" w:cs="Arial"/>
          <w:sz w:val="18"/>
        </w:rPr>
      </w:pP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2205" w:history="1">
        <w:r w:rsidR="00C12992" w:rsidRPr="001058B5">
          <w:rPr>
            <w:rFonts w:ascii="Arial" w:hAnsi="Arial" w:cs="Arial"/>
            <w:sz w:val="18"/>
          </w:rPr>
          <w:t>users, limiting number of,</w:t>
        </w:r>
        <w:r w:rsidR="00C12992" w:rsidRPr="001058B5">
          <w:rPr>
            <w:rFonts w:ascii="Arial" w:hAnsi="Arial" w:cs="Arial"/>
            <w:spacing w:val="28"/>
            <w:sz w:val="18"/>
          </w:rPr>
          <w:t xml:space="preserve"> </w:t>
        </w:r>
        <w:r w:rsidR="00C12992" w:rsidRPr="001058B5">
          <w:rPr>
            <w:rFonts w:ascii="Arial" w:hAnsi="Arial" w:cs="Arial"/>
            <w:sz w:val="18"/>
          </w:rPr>
          <w:t>10-10</w:t>
        </w:r>
      </w:hyperlink>
    </w:p>
    <w:p w14:paraId="08497B5A" w14:textId="77777777" w:rsidR="008C539B" w:rsidRPr="001058B5" w:rsidRDefault="008D1AB8">
      <w:pPr>
        <w:spacing w:line="220" w:lineRule="exact"/>
        <w:ind w:left="100"/>
        <w:rPr>
          <w:rFonts w:ascii="Arial" w:hAnsi="Arial" w:cs="Arial"/>
          <w:sz w:val="18"/>
        </w:rPr>
      </w:pPr>
      <w:hyperlink w:anchor="_bookmark111" w:history="1">
        <w:r w:rsidR="00C12992" w:rsidRPr="001058B5">
          <w:rPr>
            <w:rFonts w:ascii="Arial" w:hAnsi="Arial" w:cs="Arial"/>
            <w:sz w:val="18"/>
          </w:rPr>
          <w:t>OPW-00005 error, 2-9</w:t>
        </w:r>
      </w:hyperlink>
    </w:p>
    <w:p w14:paraId="060DE984" w14:textId="77777777" w:rsidR="008C539B" w:rsidRPr="001058B5" w:rsidRDefault="008D1AB8">
      <w:pPr>
        <w:spacing w:line="220" w:lineRule="exact"/>
        <w:ind w:left="100"/>
        <w:rPr>
          <w:rFonts w:ascii="Arial" w:hAnsi="Arial" w:cs="Arial"/>
          <w:sz w:val="18"/>
        </w:rPr>
      </w:pPr>
      <w:hyperlink w:anchor="_bookmark741" w:history="1">
        <w:r w:rsidR="00C12992" w:rsidRPr="001058B5">
          <w:rPr>
            <w:rFonts w:ascii="Arial" w:hAnsi="Arial" w:cs="Arial"/>
            <w:sz w:val="18"/>
          </w:rPr>
          <w:t>ORA-01720 error,   4-28</w:t>
        </w:r>
      </w:hyperlink>
    </w:p>
    <w:p w14:paraId="5EC41ACF" w14:textId="77777777" w:rsidR="008C539B" w:rsidRPr="001058B5" w:rsidRDefault="008D1AB8">
      <w:pPr>
        <w:spacing w:line="220" w:lineRule="exact"/>
        <w:ind w:left="100"/>
        <w:rPr>
          <w:rFonts w:ascii="Arial" w:hAnsi="Arial" w:cs="Arial"/>
          <w:sz w:val="18"/>
        </w:rPr>
      </w:pPr>
      <w:hyperlink w:anchor="_bookmark1957" w:history="1">
        <w:r w:rsidR="00C12992" w:rsidRPr="001058B5">
          <w:rPr>
            <w:rFonts w:ascii="Arial" w:hAnsi="Arial" w:cs="Arial"/>
            <w:sz w:val="18"/>
          </w:rPr>
          <w:t>ORA-06512 error,   9-48</w:t>
        </w:r>
      </w:hyperlink>
    </w:p>
    <w:p w14:paraId="24455756" w14:textId="77777777" w:rsidR="008C539B" w:rsidRPr="001058B5" w:rsidRDefault="008D1AB8">
      <w:pPr>
        <w:spacing w:line="220" w:lineRule="exact"/>
        <w:ind w:left="100"/>
        <w:rPr>
          <w:rFonts w:ascii="Arial" w:hAnsi="Arial" w:cs="Arial"/>
          <w:sz w:val="18"/>
        </w:rPr>
      </w:pPr>
      <w:hyperlink w:anchor="_bookmark83" w:history="1">
        <w:r w:rsidR="00C12992" w:rsidRPr="001058B5">
          <w:rPr>
            <w:rFonts w:ascii="Arial" w:hAnsi="Arial" w:cs="Arial"/>
            <w:sz w:val="18"/>
          </w:rPr>
          <w:t>ORA-1536 error, 2-5</w:t>
        </w:r>
      </w:hyperlink>
    </w:p>
    <w:p w14:paraId="13343372" w14:textId="77777777" w:rsidR="008C539B" w:rsidRPr="001058B5" w:rsidRDefault="008D1AB8">
      <w:pPr>
        <w:spacing w:line="220" w:lineRule="exact"/>
        <w:ind w:left="100"/>
        <w:rPr>
          <w:rFonts w:ascii="Arial" w:hAnsi="Arial" w:cs="Arial"/>
          <w:sz w:val="18"/>
        </w:rPr>
      </w:pPr>
      <w:hyperlink w:anchor="_bookmark890" w:history="1">
        <w:r w:rsidR="00C12992" w:rsidRPr="001058B5">
          <w:rPr>
            <w:rFonts w:ascii="Arial" w:hAnsi="Arial" w:cs="Arial"/>
            <w:sz w:val="18"/>
          </w:rPr>
          <w:t xml:space="preserve">ORA-24247 error, 4-51, </w:t>
        </w:r>
      </w:hyperlink>
      <w:hyperlink w:anchor="_bookmark1956" w:history="1">
        <w:r w:rsidR="00C12992" w:rsidRPr="001058B5">
          <w:rPr>
            <w:rFonts w:ascii="Arial" w:hAnsi="Arial" w:cs="Arial"/>
            <w:sz w:val="18"/>
          </w:rPr>
          <w:t>9-48</w:t>
        </w:r>
      </w:hyperlink>
    </w:p>
    <w:p w14:paraId="54A64E8A" w14:textId="77777777" w:rsidR="008C539B" w:rsidRPr="001058B5" w:rsidRDefault="008D1AB8">
      <w:pPr>
        <w:spacing w:line="220" w:lineRule="exact"/>
        <w:ind w:left="100"/>
        <w:rPr>
          <w:rFonts w:ascii="Arial" w:hAnsi="Arial" w:cs="Arial"/>
          <w:sz w:val="18"/>
        </w:rPr>
      </w:pPr>
      <w:hyperlink w:anchor="_bookmark520" w:history="1">
        <w:r w:rsidR="00C12992" w:rsidRPr="001058B5">
          <w:rPr>
            <w:rFonts w:ascii="Arial" w:hAnsi="Arial" w:cs="Arial"/>
            <w:sz w:val="18"/>
          </w:rPr>
          <w:t>ORA-28009 error, 4-3</w:t>
        </w:r>
      </w:hyperlink>
    </w:p>
    <w:p w14:paraId="0B1FF1D5" w14:textId="77777777" w:rsidR="008C539B" w:rsidRPr="001058B5" w:rsidRDefault="008D1AB8">
      <w:pPr>
        <w:spacing w:line="220" w:lineRule="exact"/>
        <w:ind w:left="100"/>
        <w:rPr>
          <w:rFonts w:ascii="Arial" w:hAnsi="Arial" w:cs="Arial"/>
          <w:sz w:val="18"/>
        </w:rPr>
      </w:pPr>
      <w:hyperlink w:anchor="_bookmark344" w:history="1">
        <w:r w:rsidR="00C12992" w:rsidRPr="001058B5">
          <w:rPr>
            <w:rFonts w:ascii="Arial" w:hAnsi="Arial" w:cs="Arial"/>
            <w:sz w:val="18"/>
          </w:rPr>
          <w:t>ORA-28040 error, 3-26</w:t>
        </w:r>
      </w:hyperlink>
    </w:p>
    <w:p w14:paraId="638D28DB" w14:textId="77777777" w:rsidR="008C539B" w:rsidRPr="001058B5" w:rsidRDefault="00C12992">
      <w:pPr>
        <w:spacing w:line="220" w:lineRule="exact"/>
        <w:ind w:left="100"/>
        <w:rPr>
          <w:rFonts w:ascii="Arial" w:hAnsi="Arial" w:cs="Arial"/>
          <w:sz w:val="18"/>
        </w:rPr>
      </w:pPr>
      <w:r w:rsidRPr="001058B5">
        <w:rPr>
          <w:rFonts w:ascii="Arial" w:hAnsi="Arial" w:cs="Arial"/>
          <w:sz w:val="18"/>
        </w:rPr>
        <w:t>Oracle Advanced Security</w:t>
      </w:r>
    </w:p>
    <w:p w14:paraId="39654767" w14:textId="77777777" w:rsidR="008C539B" w:rsidRPr="001058B5" w:rsidRDefault="008D1AB8">
      <w:pPr>
        <w:spacing w:before="1" w:line="235" w:lineRule="auto"/>
        <w:ind w:left="340" w:right="1806"/>
        <w:rPr>
          <w:rFonts w:ascii="Arial" w:hAnsi="Arial" w:cs="Arial"/>
          <w:sz w:val="18"/>
        </w:rPr>
      </w:pPr>
      <w:hyperlink w:anchor="_bookmark2187" w:history="1">
        <w:r w:rsidR="00C12992" w:rsidRPr="001058B5">
          <w:rPr>
            <w:rFonts w:ascii="Arial" w:hAnsi="Arial" w:cs="Arial"/>
            <w:sz w:val="18"/>
          </w:rPr>
          <w:t>network authentication services, 10-9</w:t>
        </w:r>
      </w:hyperlink>
      <w:r w:rsidR="00C12992" w:rsidRPr="001058B5">
        <w:rPr>
          <w:rFonts w:ascii="Arial" w:hAnsi="Arial" w:cs="Arial"/>
          <w:sz w:val="18"/>
        </w:rPr>
        <w:t xml:space="preserve"> </w:t>
      </w:r>
      <w:hyperlink w:anchor="_bookmark2267" w:history="1">
        <w:r w:rsidR="00C12992" w:rsidRPr="001058B5">
          <w:rPr>
            <w:rFonts w:ascii="Arial" w:hAnsi="Arial" w:cs="Arial"/>
            <w:sz w:val="18"/>
          </w:rPr>
          <w:t>network traffic encryption, 10-16</w:t>
        </w:r>
      </w:hyperlink>
    </w:p>
    <w:p w14:paraId="7D711F31" w14:textId="77777777" w:rsidR="008C539B" w:rsidRPr="001058B5" w:rsidRDefault="008D1AB8">
      <w:pPr>
        <w:spacing w:before="2" w:line="235" w:lineRule="auto"/>
        <w:ind w:left="100" w:right="1513" w:firstLine="240"/>
        <w:rPr>
          <w:rFonts w:ascii="Arial" w:hAnsi="Arial" w:cs="Arial"/>
          <w:sz w:val="18"/>
        </w:rPr>
      </w:pPr>
      <w:hyperlink w:anchor="_bookmark1069" w:history="1">
        <w:r w:rsidR="00C12992" w:rsidRPr="001058B5">
          <w:rPr>
            <w:rFonts w:ascii="Arial" w:hAnsi="Arial" w:cs="Arial"/>
            <w:sz w:val="18"/>
          </w:rPr>
          <w:t>user access to application schemas, 5-16</w:t>
        </w:r>
      </w:hyperlink>
      <w:r w:rsidR="00C12992" w:rsidRPr="001058B5">
        <w:rPr>
          <w:rFonts w:ascii="Arial" w:hAnsi="Arial" w:cs="Arial"/>
          <w:sz w:val="18"/>
        </w:rPr>
        <w:t xml:space="preserve"> Oracle Call Interface (OCI)</w:t>
      </w:r>
    </w:p>
    <w:p w14:paraId="77C6A6C4" w14:textId="77777777" w:rsidR="008C539B" w:rsidRPr="001058B5" w:rsidRDefault="008D1AB8">
      <w:pPr>
        <w:spacing w:line="237" w:lineRule="auto"/>
        <w:ind w:left="340" w:right="836"/>
        <w:rPr>
          <w:rFonts w:ascii="Arial" w:hAnsi="Arial" w:cs="Arial"/>
          <w:sz w:val="18"/>
        </w:rPr>
      </w:pPr>
      <w:hyperlink w:anchor="_bookmark1322" w:history="1">
        <w:r w:rsidR="00C12992" w:rsidRPr="001058B5">
          <w:rPr>
            <w:rFonts w:ascii="Arial" w:hAnsi="Arial" w:cs="Arial"/>
            <w:sz w:val="18"/>
          </w:rPr>
          <w:t>application contexts, client session-based, 6-42</w:t>
        </w:r>
      </w:hyperlink>
      <w:r w:rsidR="00C12992" w:rsidRPr="001058B5">
        <w:rPr>
          <w:rFonts w:ascii="Arial" w:hAnsi="Arial" w:cs="Arial"/>
          <w:sz w:val="18"/>
        </w:rPr>
        <w:t xml:space="preserve"> </w:t>
      </w:r>
      <w:hyperlink w:anchor="_bookmark421" w:history="1">
        <w:r w:rsidR="00C12992" w:rsidRPr="001058B5">
          <w:rPr>
            <w:rFonts w:ascii="Arial" w:hAnsi="Arial" w:cs="Arial"/>
            <w:sz w:val="18"/>
          </w:rPr>
          <w:t>proxy authentication, 3-36</w:t>
        </w:r>
      </w:hyperlink>
    </w:p>
    <w:p w14:paraId="1AF892BC" w14:textId="77777777" w:rsidR="008C539B" w:rsidRPr="001058B5" w:rsidRDefault="008D1AB8">
      <w:pPr>
        <w:spacing w:line="235" w:lineRule="auto"/>
        <w:ind w:left="940" w:right="836" w:hanging="360"/>
        <w:rPr>
          <w:rFonts w:ascii="Arial" w:hAnsi="Arial" w:cs="Arial"/>
          <w:sz w:val="18"/>
        </w:rPr>
      </w:pPr>
      <w:hyperlink w:anchor="_bookmark1535" w:history="1">
        <w:r w:rsidR="00C12992" w:rsidRPr="001058B5">
          <w:rPr>
            <w:rFonts w:ascii="Arial" w:hAnsi="Arial" w:cs="Arial"/>
            <w:sz w:val="18"/>
          </w:rPr>
          <w:t>Oracle Virtual Private Database, how it works with, 7-38</w:t>
        </w:r>
      </w:hyperlink>
    </w:p>
    <w:p w14:paraId="4D21EE91" w14:textId="77777777" w:rsidR="008C539B" w:rsidRPr="001058B5" w:rsidRDefault="008D1AB8">
      <w:pPr>
        <w:spacing w:line="235" w:lineRule="auto"/>
        <w:ind w:left="340" w:right="1461"/>
        <w:rPr>
          <w:rFonts w:ascii="Arial" w:hAnsi="Arial" w:cs="Arial"/>
          <w:sz w:val="18"/>
        </w:rPr>
      </w:pPr>
      <w:hyperlink w:anchor="_bookmark446" w:history="1">
        <w:r w:rsidR="00C12992" w:rsidRPr="001058B5">
          <w:rPr>
            <w:rFonts w:ascii="Arial" w:hAnsi="Arial" w:cs="Arial"/>
            <w:sz w:val="18"/>
          </w:rPr>
          <w:t>proxy authentication with real user, 3-40</w:t>
        </w:r>
      </w:hyperlink>
      <w:r w:rsidR="00C12992" w:rsidRPr="001058B5">
        <w:rPr>
          <w:rFonts w:ascii="Arial" w:hAnsi="Arial" w:cs="Arial"/>
          <w:sz w:val="18"/>
        </w:rPr>
        <w:t xml:space="preserve"> </w:t>
      </w:r>
      <w:hyperlink w:anchor="_bookmark1097" w:history="1">
        <w:r w:rsidR="00C12992" w:rsidRPr="001058B5">
          <w:rPr>
            <w:rFonts w:ascii="Arial" w:hAnsi="Arial" w:cs="Arial"/>
            <w:sz w:val="18"/>
          </w:rPr>
          <w:t>security-related initialization</w:t>
        </w:r>
      </w:hyperlink>
    </w:p>
    <w:p w14:paraId="29CA1A54" w14:textId="77777777" w:rsidR="008C539B" w:rsidRPr="001058B5" w:rsidRDefault="008D1AB8">
      <w:pPr>
        <w:spacing w:before="2" w:line="235" w:lineRule="auto"/>
        <w:ind w:left="100" w:right="2359" w:firstLine="600"/>
        <w:rPr>
          <w:rFonts w:ascii="Arial" w:hAnsi="Arial" w:cs="Arial"/>
          <w:sz w:val="18"/>
        </w:rPr>
      </w:pPr>
      <w:hyperlink w:anchor="_bookmark1097" w:history="1">
        <w:r w:rsidR="00C12992" w:rsidRPr="001058B5">
          <w:rPr>
            <w:rFonts w:ascii="Arial" w:hAnsi="Arial" w:cs="Arial"/>
            <w:sz w:val="18"/>
          </w:rPr>
          <w:t xml:space="preserve">parameters, 5-17 to </w:t>
        </w:r>
      </w:hyperlink>
      <w:hyperlink w:anchor="_bookmark1121" w:history="1">
        <w:r w:rsidR="00C12992" w:rsidRPr="001058B5">
          <w:rPr>
            <w:rFonts w:ascii="Arial" w:hAnsi="Arial" w:cs="Arial"/>
            <w:sz w:val="18"/>
          </w:rPr>
          <w:t>5-20</w:t>
        </w:r>
      </w:hyperlink>
      <w:r w:rsidR="00C12992" w:rsidRPr="001058B5">
        <w:rPr>
          <w:rFonts w:ascii="Arial" w:hAnsi="Arial" w:cs="Arial"/>
          <w:sz w:val="18"/>
        </w:rPr>
        <w:t xml:space="preserve"> Oracle Connection Manager</w:t>
      </w:r>
    </w:p>
    <w:p w14:paraId="4960C056" w14:textId="77777777" w:rsidR="008C539B" w:rsidRPr="001058B5" w:rsidRDefault="008D1AB8">
      <w:pPr>
        <w:spacing w:line="237" w:lineRule="auto"/>
        <w:ind w:left="100" w:right="1806" w:firstLine="240"/>
        <w:rPr>
          <w:rFonts w:ascii="Arial" w:hAnsi="Arial" w:cs="Arial"/>
          <w:sz w:val="18"/>
        </w:rPr>
      </w:pPr>
      <w:hyperlink w:anchor="_bookmark2257" w:history="1">
        <w:r w:rsidR="00C12992" w:rsidRPr="001058B5">
          <w:rPr>
            <w:rFonts w:ascii="Arial" w:hAnsi="Arial" w:cs="Arial"/>
            <w:sz w:val="18"/>
          </w:rPr>
          <w:t>securing client networks with, 10-16</w:t>
        </w:r>
      </w:hyperlink>
      <w:r w:rsidR="00C12992" w:rsidRPr="001058B5">
        <w:rPr>
          <w:rFonts w:ascii="Arial" w:hAnsi="Arial" w:cs="Arial"/>
          <w:sz w:val="18"/>
        </w:rPr>
        <w:t xml:space="preserve"> Oracle Data Pump</w:t>
      </w:r>
    </w:p>
    <w:p w14:paraId="1FBF8972" w14:textId="77777777" w:rsidR="008C539B" w:rsidRPr="001058B5" w:rsidRDefault="008D1AB8">
      <w:pPr>
        <w:spacing w:line="235" w:lineRule="auto"/>
        <w:ind w:left="100" w:right="1513" w:firstLine="240"/>
        <w:rPr>
          <w:rFonts w:ascii="Arial" w:hAnsi="Arial" w:cs="Arial"/>
          <w:sz w:val="18"/>
        </w:rPr>
      </w:pPr>
      <w:hyperlink w:anchor="_bookmark1528" w:history="1">
        <w:r w:rsidR="00C12992" w:rsidRPr="001058B5">
          <w:rPr>
            <w:rFonts w:ascii="Arial" w:hAnsi="Arial" w:cs="Arial"/>
            <w:sz w:val="18"/>
          </w:rPr>
          <w:t>exported data from VPD policies, 7-37</w:t>
        </w:r>
      </w:hyperlink>
      <w:r w:rsidR="00C12992" w:rsidRPr="001058B5">
        <w:rPr>
          <w:rFonts w:ascii="Arial" w:hAnsi="Arial" w:cs="Arial"/>
          <w:sz w:val="18"/>
        </w:rPr>
        <w:t xml:space="preserve"> Oracle Database Enterprise User Security</w:t>
      </w:r>
    </w:p>
    <w:p w14:paraId="1208AAF7" w14:textId="77777777" w:rsidR="008C539B" w:rsidRPr="001058B5" w:rsidRDefault="008D1AB8">
      <w:pPr>
        <w:spacing w:before="1" w:line="235" w:lineRule="auto"/>
        <w:ind w:left="100" w:right="2072" w:firstLine="240"/>
        <w:rPr>
          <w:rFonts w:ascii="Arial" w:hAnsi="Arial" w:cs="Arial"/>
          <w:sz w:val="18"/>
        </w:rPr>
      </w:pPr>
      <w:hyperlink w:anchor="_bookmark294" w:history="1">
        <w:r w:rsidR="00C12992" w:rsidRPr="001058B5">
          <w:rPr>
            <w:rFonts w:ascii="Arial" w:hAnsi="Arial" w:cs="Arial"/>
            <w:sz w:val="18"/>
          </w:rPr>
          <w:t>password security threats, 3-16</w:t>
        </w:r>
      </w:hyperlink>
      <w:r w:rsidR="00C12992" w:rsidRPr="001058B5">
        <w:rPr>
          <w:rFonts w:ascii="Arial" w:hAnsi="Arial" w:cs="Arial"/>
          <w:sz w:val="18"/>
        </w:rPr>
        <w:t xml:space="preserve"> Oracle Enterprise Security Manager</w:t>
      </w:r>
    </w:p>
    <w:p w14:paraId="71938352" w14:textId="77777777" w:rsidR="008C539B" w:rsidRPr="001058B5" w:rsidRDefault="008C539B">
      <w:pPr>
        <w:spacing w:line="235" w:lineRule="auto"/>
        <w:rPr>
          <w:rFonts w:ascii="Arial" w:hAnsi="Arial" w:cs="Arial"/>
          <w:sz w:val="18"/>
        </w:rPr>
        <w:sectPr w:rsidR="008C539B" w:rsidRPr="001058B5">
          <w:headerReference w:type="even" r:id="rId297"/>
          <w:footerReference w:type="even" r:id="rId298"/>
          <w:footerReference w:type="default" r:id="rId299"/>
          <w:pgSz w:w="12240" w:h="15840"/>
          <w:pgMar w:top="1200" w:right="1060" w:bottom="860" w:left="1100" w:header="0" w:footer="663" w:gutter="0"/>
          <w:cols w:num="2" w:space="720" w:equalWidth="0">
            <w:col w:w="4410" w:space="510"/>
            <w:col w:w="5160"/>
          </w:cols>
        </w:sectPr>
      </w:pPr>
    </w:p>
    <w:p w14:paraId="4321C678" w14:textId="77777777" w:rsidR="008C539B" w:rsidRPr="001058B5" w:rsidRDefault="008D1AB8">
      <w:pPr>
        <w:spacing w:before="70" w:line="235" w:lineRule="auto"/>
        <w:ind w:left="700" w:right="1390" w:firstLine="240"/>
        <w:rPr>
          <w:rFonts w:ascii="Arial" w:hAnsi="Arial" w:cs="Arial"/>
          <w:sz w:val="18"/>
        </w:rPr>
      </w:pPr>
      <w:hyperlink w:anchor="_bookmark368" w:history="1">
        <w:r w:rsidR="00C12992" w:rsidRPr="001058B5">
          <w:rPr>
            <w:rFonts w:ascii="Arial" w:hAnsi="Arial" w:cs="Arial"/>
            <w:sz w:val="18"/>
          </w:rPr>
          <w:t>role management with, 3-29</w:t>
        </w:r>
      </w:hyperlink>
      <w:r w:rsidR="00C12992" w:rsidRPr="001058B5">
        <w:rPr>
          <w:rFonts w:ascii="Arial" w:hAnsi="Arial" w:cs="Arial"/>
          <w:sz w:val="18"/>
        </w:rPr>
        <w:t xml:space="preserve"> Oracle home</w:t>
      </w:r>
    </w:p>
    <w:p w14:paraId="01C7AFCE" w14:textId="77777777" w:rsidR="008C539B" w:rsidRPr="001058B5" w:rsidRDefault="008D1AB8">
      <w:pPr>
        <w:spacing w:line="237" w:lineRule="auto"/>
        <w:ind w:left="1300" w:right="1390" w:hanging="360"/>
        <w:rPr>
          <w:rFonts w:ascii="Arial" w:hAnsi="Arial" w:cs="Arial"/>
          <w:sz w:val="18"/>
        </w:rPr>
      </w:pPr>
      <w:hyperlink w:anchor="_bookmark2208" w:history="1">
        <w:r w:rsidR="00C12992" w:rsidRPr="001058B5">
          <w:rPr>
            <w:rFonts w:ascii="Arial" w:hAnsi="Arial" w:cs="Arial"/>
            <w:sz w:val="18"/>
          </w:rPr>
          <w:t>default permissions, disallowing modification, 10-10</w:t>
        </w:r>
      </w:hyperlink>
    </w:p>
    <w:p w14:paraId="64B02CE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Internet Directory (OID)</w:t>
      </w:r>
    </w:p>
    <w:p w14:paraId="55B692AC" w14:textId="77777777" w:rsidR="008C539B" w:rsidRPr="001058B5" w:rsidRDefault="008D1AB8">
      <w:pPr>
        <w:spacing w:line="237" w:lineRule="auto"/>
        <w:ind w:left="940"/>
        <w:rPr>
          <w:rFonts w:ascii="Arial" w:hAnsi="Arial" w:cs="Arial"/>
          <w:sz w:val="18"/>
        </w:rPr>
      </w:pPr>
      <w:hyperlink w:anchor="_bookmark367" w:history="1">
        <w:r w:rsidR="00C12992" w:rsidRPr="001058B5">
          <w:rPr>
            <w:rFonts w:ascii="Arial" w:hAnsi="Arial" w:cs="Arial"/>
            <w:sz w:val="18"/>
          </w:rPr>
          <w:t>authenticating with directory-based service, 3-29</w:t>
        </w:r>
      </w:hyperlink>
      <w:r w:rsidR="00C12992" w:rsidRPr="001058B5">
        <w:rPr>
          <w:rFonts w:ascii="Arial" w:hAnsi="Arial" w:cs="Arial"/>
          <w:sz w:val="18"/>
        </w:rPr>
        <w:t xml:space="preserve"> </w:t>
      </w:r>
      <w:hyperlink w:anchor="_bookmark322" w:history="1">
        <w:r w:rsidR="00C12992" w:rsidRPr="001058B5">
          <w:rPr>
            <w:rFonts w:ascii="Arial" w:hAnsi="Arial" w:cs="Arial"/>
            <w:sz w:val="18"/>
          </w:rPr>
          <w:t>SYSDBA and SYSOPER access, controlling, 3-22</w:t>
        </w:r>
      </w:hyperlink>
    </w:p>
    <w:p w14:paraId="5825C6A5" w14:textId="77777777" w:rsidR="008C539B" w:rsidRPr="001058B5" w:rsidRDefault="00C12992">
      <w:pPr>
        <w:spacing w:line="237" w:lineRule="auto"/>
        <w:ind w:left="940" w:right="349" w:hanging="240"/>
        <w:rPr>
          <w:rFonts w:ascii="Arial" w:hAnsi="Arial" w:cs="Arial"/>
          <w:sz w:val="18"/>
        </w:rPr>
      </w:pPr>
      <w:r w:rsidRPr="001058B5">
        <w:rPr>
          <w:rFonts w:ascii="Arial" w:hAnsi="Arial" w:cs="Arial"/>
          <w:sz w:val="18"/>
        </w:rPr>
        <w:t xml:space="preserve">Oracle Java Virtual Machine (OJVM) </w:t>
      </w:r>
      <w:hyperlink w:anchor="_bookmark2148" w:history="1">
        <w:r w:rsidRPr="001058B5">
          <w:rPr>
            <w:rFonts w:ascii="Arial" w:hAnsi="Arial" w:cs="Arial"/>
            <w:sz w:val="18"/>
          </w:rPr>
          <w:t>permissions, restricting, 10-3</w:t>
        </w:r>
      </w:hyperlink>
    </w:p>
    <w:p w14:paraId="3C4292F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Label Security (OLS)</w:t>
      </w:r>
    </w:p>
    <w:p w14:paraId="610BE9B6" w14:textId="77777777" w:rsidR="008C539B" w:rsidRPr="001058B5" w:rsidRDefault="008D1AB8">
      <w:pPr>
        <w:spacing w:line="237" w:lineRule="auto"/>
        <w:ind w:left="700" w:firstLine="240"/>
        <w:rPr>
          <w:rFonts w:ascii="Arial" w:hAnsi="Arial" w:cs="Arial"/>
          <w:sz w:val="18"/>
        </w:rPr>
      </w:pPr>
      <w:hyperlink w:anchor="_bookmark1518" w:history="1">
        <w:r w:rsidR="00C12992" w:rsidRPr="001058B5">
          <w:rPr>
            <w:rFonts w:ascii="Arial" w:hAnsi="Arial" w:cs="Arial"/>
            <w:sz w:val="18"/>
          </w:rPr>
          <w:t>Oracle Virtual Private Database, using with, 7-36</w:t>
        </w:r>
      </w:hyperlink>
      <w:r w:rsidR="00C12992" w:rsidRPr="001058B5">
        <w:rPr>
          <w:rFonts w:ascii="Arial" w:hAnsi="Arial" w:cs="Arial"/>
          <w:sz w:val="18"/>
        </w:rPr>
        <w:t xml:space="preserve"> Oracle Net</w:t>
      </w:r>
    </w:p>
    <w:p w14:paraId="2111D3DF" w14:textId="77777777" w:rsidR="008C539B" w:rsidRPr="001058B5" w:rsidRDefault="008D1AB8">
      <w:pPr>
        <w:spacing w:line="235" w:lineRule="auto"/>
        <w:ind w:left="700" w:right="1643" w:firstLine="240"/>
        <w:rPr>
          <w:rFonts w:ascii="Arial" w:hAnsi="Arial" w:cs="Arial"/>
          <w:sz w:val="18"/>
        </w:rPr>
      </w:pPr>
      <w:hyperlink w:anchor="_bookmark2254" w:history="1">
        <w:r w:rsidR="00C12992" w:rsidRPr="001058B5">
          <w:rPr>
            <w:rFonts w:ascii="Arial" w:hAnsi="Arial" w:cs="Arial"/>
            <w:sz w:val="18"/>
          </w:rPr>
          <w:t>firewall support,  10-15</w:t>
        </w:r>
      </w:hyperlink>
      <w:r w:rsidR="00C12992" w:rsidRPr="001058B5">
        <w:rPr>
          <w:rFonts w:ascii="Arial" w:hAnsi="Arial" w:cs="Arial"/>
          <w:sz w:val="18"/>
        </w:rPr>
        <w:t xml:space="preserve"> Oracle Real Application</w:t>
      </w:r>
      <w:r w:rsidR="00C12992" w:rsidRPr="001058B5">
        <w:rPr>
          <w:rFonts w:ascii="Arial" w:hAnsi="Arial" w:cs="Arial"/>
          <w:spacing w:val="-23"/>
          <w:sz w:val="18"/>
        </w:rPr>
        <w:t xml:space="preserve"> </w:t>
      </w:r>
      <w:r w:rsidR="00C12992" w:rsidRPr="001058B5">
        <w:rPr>
          <w:rFonts w:ascii="Arial" w:hAnsi="Arial" w:cs="Arial"/>
          <w:sz w:val="18"/>
        </w:rPr>
        <w:t>Clusters</w:t>
      </w:r>
    </w:p>
    <w:p w14:paraId="43F9C2F1" w14:textId="77777777" w:rsidR="008C539B" w:rsidRPr="001058B5" w:rsidRDefault="008D1AB8">
      <w:pPr>
        <w:spacing w:line="235" w:lineRule="auto"/>
        <w:ind w:left="940" w:right="349"/>
        <w:rPr>
          <w:rFonts w:ascii="Arial" w:hAnsi="Arial" w:cs="Arial"/>
          <w:sz w:val="18"/>
        </w:rPr>
      </w:pPr>
      <w:hyperlink w:anchor="_bookmark2062" w:history="1">
        <w:r w:rsidR="00C12992" w:rsidRPr="001058B5">
          <w:rPr>
            <w:rFonts w:ascii="Arial" w:hAnsi="Arial" w:cs="Arial"/>
            <w:sz w:val="18"/>
          </w:rPr>
          <w:t>archive timestamp for audit records, 9-70</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global application contexts, 6-23</w:t>
        </w:r>
      </w:hyperlink>
    </w:p>
    <w:p w14:paraId="5FB8627A" w14:textId="77777777" w:rsidR="008C539B" w:rsidRPr="001058B5" w:rsidRDefault="008D1AB8">
      <w:pPr>
        <w:spacing w:line="237" w:lineRule="auto"/>
        <w:ind w:left="700" w:right="1970" w:firstLine="240"/>
        <w:rPr>
          <w:rFonts w:ascii="Arial" w:hAnsi="Arial" w:cs="Arial"/>
          <w:sz w:val="18"/>
        </w:rPr>
      </w:pPr>
      <w:hyperlink w:anchor="_bookmark1246" w:history="1">
        <w:r w:rsidR="00C12992" w:rsidRPr="001058B5">
          <w:rPr>
            <w:rFonts w:ascii="Arial" w:hAnsi="Arial" w:cs="Arial"/>
            <w:sz w:val="18"/>
          </w:rPr>
          <w:t>global contexts, 6-22</w:t>
        </w:r>
      </w:hyperlink>
      <w:r w:rsidR="00C12992" w:rsidRPr="001058B5">
        <w:rPr>
          <w:rFonts w:ascii="Arial" w:hAnsi="Arial" w:cs="Arial"/>
          <w:sz w:val="18"/>
        </w:rPr>
        <w:t xml:space="preserve"> Oracle Technology Network</w:t>
      </w:r>
    </w:p>
    <w:p w14:paraId="3FA6D4BC" w14:textId="77777777" w:rsidR="008C539B" w:rsidRPr="001058B5" w:rsidRDefault="008D1AB8">
      <w:pPr>
        <w:spacing w:line="217" w:lineRule="exact"/>
        <w:ind w:left="940"/>
        <w:rPr>
          <w:rFonts w:ascii="Arial" w:hAnsi="Arial" w:cs="Arial"/>
          <w:sz w:val="18"/>
        </w:rPr>
      </w:pPr>
      <w:hyperlink w:anchor="_bookmark2125" w:history="1">
        <w:r w:rsidR="00C12992" w:rsidRPr="001058B5">
          <w:rPr>
            <w:rFonts w:ascii="Arial" w:hAnsi="Arial" w:cs="Arial"/>
            <w:sz w:val="18"/>
          </w:rPr>
          <w:t>security alerts, 10-2</w:t>
        </w:r>
      </w:hyperlink>
    </w:p>
    <w:p w14:paraId="7E3C1825" w14:textId="77777777" w:rsidR="008C539B" w:rsidRPr="001058B5" w:rsidRDefault="00C12992">
      <w:pPr>
        <w:spacing w:line="237" w:lineRule="auto"/>
        <w:ind w:left="940" w:right="709" w:hanging="240"/>
        <w:rPr>
          <w:rFonts w:ascii="Arial" w:hAnsi="Arial" w:cs="Arial"/>
          <w:sz w:val="18"/>
        </w:rPr>
      </w:pPr>
      <w:r w:rsidRPr="001058B5">
        <w:rPr>
          <w:rFonts w:ascii="Arial" w:hAnsi="Arial" w:cs="Arial"/>
          <w:sz w:val="18"/>
        </w:rPr>
        <w:t xml:space="preserve">Oracle Virtual Private Database (VPD) </w:t>
      </w:r>
      <w:hyperlink w:anchor="_bookmark1345" w:history="1">
        <w:r w:rsidRPr="001058B5">
          <w:rPr>
            <w:rFonts w:ascii="Arial" w:hAnsi="Arial" w:cs="Arial"/>
            <w:sz w:val="18"/>
          </w:rPr>
          <w:t>about, 7-1</w:t>
        </w:r>
      </w:hyperlink>
    </w:p>
    <w:p w14:paraId="62773A33" w14:textId="77777777" w:rsidR="008C539B" w:rsidRPr="001058B5" w:rsidRDefault="008D1AB8">
      <w:pPr>
        <w:spacing w:line="235" w:lineRule="auto"/>
        <w:ind w:left="940" w:right="1390"/>
        <w:rPr>
          <w:rFonts w:ascii="Arial" w:hAnsi="Arial" w:cs="Arial"/>
          <w:sz w:val="18"/>
        </w:rPr>
      </w:pPr>
      <w:hyperlink w:anchor="_bookmark1507" w:history="1">
        <w:r w:rsidR="00C12992" w:rsidRPr="001058B5">
          <w:rPr>
            <w:rFonts w:ascii="Arial" w:hAnsi="Arial" w:cs="Arial"/>
            <w:sz w:val="18"/>
          </w:rPr>
          <w:t>ANSI operations, 7-34</w:t>
        </w:r>
      </w:hyperlink>
      <w:r w:rsidR="00C12992" w:rsidRPr="001058B5">
        <w:rPr>
          <w:rFonts w:ascii="Arial" w:hAnsi="Arial" w:cs="Arial"/>
          <w:sz w:val="18"/>
        </w:rPr>
        <w:t xml:space="preserve"> application contexts</w:t>
      </w:r>
    </w:p>
    <w:p w14:paraId="1300B2FC" w14:textId="77777777" w:rsidR="008C539B" w:rsidRPr="001058B5" w:rsidRDefault="008D1AB8">
      <w:pPr>
        <w:spacing w:line="220" w:lineRule="exact"/>
        <w:ind w:left="1180"/>
        <w:rPr>
          <w:rFonts w:ascii="Arial" w:hAnsi="Arial" w:cs="Arial"/>
          <w:sz w:val="18"/>
        </w:rPr>
      </w:pPr>
      <w:hyperlink w:anchor="_bookmark1477" w:history="1">
        <w:r w:rsidR="00C12992" w:rsidRPr="001058B5">
          <w:rPr>
            <w:rFonts w:ascii="Arial" w:hAnsi="Arial" w:cs="Arial"/>
            <w:sz w:val="18"/>
          </w:rPr>
          <w:t>tutorial, 7-23</w:t>
        </w:r>
      </w:hyperlink>
    </w:p>
    <w:p w14:paraId="1CDF3C13" w14:textId="77777777" w:rsidR="008C539B" w:rsidRPr="001058B5" w:rsidRDefault="008D1AB8">
      <w:pPr>
        <w:spacing w:line="235" w:lineRule="auto"/>
        <w:ind w:left="940" w:right="1970" w:firstLine="240"/>
        <w:rPr>
          <w:rFonts w:ascii="Arial" w:hAnsi="Arial" w:cs="Arial"/>
          <w:sz w:val="18"/>
        </w:rPr>
      </w:pPr>
      <w:hyperlink w:anchor="_bookmark1366" w:history="1">
        <w:r w:rsidR="00C12992" w:rsidRPr="001058B5">
          <w:rPr>
            <w:rFonts w:ascii="Arial" w:hAnsi="Arial" w:cs="Arial"/>
            <w:sz w:val="18"/>
          </w:rPr>
          <w:t>used with, 7-3</w:t>
        </w:r>
      </w:hyperlink>
      <w:r w:rsidR="00C12992" w:rsidRPr="001058B5">
        <w:rPr>
          <w:rFonts w:ascii="Arial" w:hAnsi="Arial" w:cs="Arial"/>
          <w:sz w:val="18"/>
        </w:rPr>
        <w:t xml:space="preserve"> applications</w:t>
      </w:r>
    </w:p>
    <w:p w14:paraId="3B10662A" w14:textId="77777777" w:rsidR="008C539B" w:rsidRPr="001058B5" w:rsidRDefault="008D1AB8">
      <w:pPr>
        <w:spacing w:line="220" w:lineRule="exact"/>
        <w:ind w:left="1180"/>
        <w:rPr>
          <w:rFonts w:ascii="Arial" w:hAnsi="Arial" w:cs="Arial"/>
          <w:sz w:val="18"/>
        </w:rPr>
      </w:pPr>
      <w:hyperlink w:anchor="_bookmark1509" w:history="1">
        <w:r w:rsidR="00C12992" w:rsidRPr="001058B5">
          <w:rPr>
            <w:rFonts w:ascii="Arial" w:hAnsi="Arial" w:cs="Arial"/>
            <w:sz w:val="18"/>
          </w:rPr>
          <w:t>how it works with, 7-35</w:t>
        </w:r>
      </w:hyperlink>
    </w:p>
    <w:p w14:paraId="7F2C3B1C" w14:textId="77777777" w:rsidR="008C539B" w:rsidRPr="001058B5" w:rsidRDefault="008D1AB8">
      <w:pPr>
        <w:spacing w:line="235" w:lineRule="auto"/>
        <w:ind w:left="1540" w:hanging="360"/>
        <w:rPr>
          <w:rFonts w:ascii="Arial" w:hAnsi="Arial" w:cs="Arial"/>
          <w:sz w:val="18"/>
        </w:rPr>
      </w:pPr>
      <w:hyperlink w:anchor="_bookmark1532" w:history="1">
        <w:r w:rsidR="00C12992" w:rsidRPr="001058B5">
          <w:rPr>
            <w:rFonts w:ascii="Arial" w:hAnsi="Arial" w:cs="Arial"/>
            <w:sz w:val="18"/>
          </w:rPr>
          <w:t>users who are database users, how it works with, 7-38</w:t>
        </w:r>
      </w:hyperlink>
    </w:p>
    <w:p w14:paraId="5EE4A9EA" w14:textId="77777777" w:rsidR="008C539B" w:rsidRPr="001058B5" w:rsidRDefault="008D1AB8">
      <w:pPr>
        <w:spacing w:line="235" w:lineRule="auto"/>
        <w:ind w:left="940" w:right="349"/>
        <w:rPr>
          <w:rFonts w:ascii="Arial" w:hAnsi="Arial" w:cs="Arial"/>
          <w:sz w:val="18"/>
        </w:rPr>
      </w:pPr>
      <w:hyperlink w:anchor="_bookmark1010" w:history="1">
        <w:r w:rsidR="00C12992" w:rsidRPr="001058B5">
          <w:rPr>
            <w:rFonts w:ascii="Arial" w:hAnsi="Arial" w:cs="Arial"/>
            <w:sz w:val="18"/>
          </w:rPr>
          <w:t>applications using for security,    5-2</w:t>
        </w:r>
      </w:hyperlink>
      <w:hyperlink w:anchor="_bookmark1513" w:history="1">
        <w:r w:rsidR="00C12992" w:rsidRPr="001058B5">
          <w:rPr>
            <w:rFonts w:ascii="Arial" w:hAnsi="Arial" w:cs="Arial"/>
            <w:sz w:val="18"/>
          </w:rPr>
          <w:t xml:space="preserve"> automatic reparsing, how it works with, 7-35</w:t>
        </w:r>
      </w:hyperlink>
      <w:r w:rsidR="00C12992" w:rsidRPr="001058B5">
        <w:rPr>
          <w:rFonts w:ascii="Arial" w:hAnsi="Arial" w:cs="Arial"/>
          <w:sz w:val="18"/>
        </w:rPr>
        <w:t xml:space="preserve"> </w:t>
      </w:r>
      <w:hyperlink w:anchor="_bookmark1349" w:history="1">
        <w:r w:rsidR="00C12992" w:rsidRPr="001058B5">
          <w:rPr>
            <w:rFonts w:ascii="Arial" w:hAnsi="Arial" w:cs="Arial"/>
            <w:sz w:val="18"/>
          </w:rPr>
          <w:t>benefits,</w:t>
        </w:r>
        <w:r w:rsidR="00C12992" w:rsidRPr="001058B5">
          <w:rPr>
            <w:rFonts w:ascii="Arial" w:hAnsi="Arial" w:cs="Arial"/>
            <w:spacing w:val="41"/>
            <w:sz w:val="18"/>
          </w:rPr>
          <w:t xml:space="preserve"> </w:t>
        </w:r>
        <w:r w:rsidR="00C12992" w:rsidRPr="001058B5">
          <w:rPr>
            <w:rFonts w:ascii="Arial" w:hAnsi="Arial" w:cs="Arial"/>
            <w:sz w:val="18"/>
          </w:rPr>
          <w:t>7-2</w:t>
        </w:r>
      </w:hyperlink>
    </w:p>
    <w:p w14:paraId="055762E2" w14:textId="77777777" w:rsidR="008C539B" w:rsidRPr="001058B5" w:rsidRDefault="008D1AB8">
      <w:pPr>
        <w:spacing w:before="3" w:line="235" w:lineRule="auto"/>
        <w:ind w:left="940" w:right="1932"/>
        <w:rPr>
          <w:rFonts w:ascii="Arial" w:hAnsi="Arial" w:cs="Arial"/>
          <w:sz w:val="18"/>
        </w:rPr>
      </w:pPr>
      <w:hyperlink w:anchor="_bookmark1409" w:history="1">
        <w:r w:rsidR="00C12992" w:rsidRPr="001058B5">
          <w:rPr>
            <w:rFonts w:ascii="Arial" w:hAnsi="Arial" w:cs="Arial"/>
            <w:sz w:val="18"/>
          </w:rPr>
          <w:t>column level,   7-8</w:t>
        </w:r>
      </w:hyperlink>
      <w:r w:rsidR="00C12992" w:rsidRPr="001058B5">
        <w:rPr>
          <w:rFonts w:ascii="Arial" w:hAnsi="Arial" w:cs="Arial"/>
          <w:sz w:val="18"/>
        </w:rPr>
        <w:t xml:space="preserve"> column masking</w:t>
      </w:r>
      <w:r w:rsidR="00C12992" w:rsidRPr="001058B5">
        <w:rPr>
          <w:rFonts w:ascii="Arial" w:hAnsi="Arial" w:cs="Arial"/>
          <w:spacing w:val="-15"/>
          <w:sz w:val="18"/>
        </w:rPr>
        <w:t xml:space="preserve"> </w:t>
      </w:r>
      <w:r w:rsidR="00C12992" w:rsidRPr="001058B5">
        <w:rPr>
          <w:rFonts w:ascii="Arial" w:hAnsi="Arial" w:cs="Arial"/>
          <w:sz w:val="18"/>
        </w:rPr>
        <w:t>behavior</w:t>
      </w:r>
    </w:p>
    <w:p w14:paraId="047928A9" w14:textId="77777777" w:rsidR="008C539B" w:rsidRPr="001058B5" w:rsidRDefault="008D1AB8">
      <w:pPr>
        <w:spacing w:line="220" w:lineRule="exact"/>
        <w:ind w:left="1180"/>
        <w:rPr>
          <w:rFonts w:ascii="Arial" w:hAnsi="Arial" w:cs="Arial"/>
          <w:sz w:val="18"/>
        </w:rPr>
      </w:pPr>
      <w:hyperlink w:anchor="_bookmark1415" w:history="1">
        <w:r w:rsidR="00C12992" w:rsidRPr="001058B5">
          <w:rPr>
            <w:rFonts w:ascii="Arial" w:hAnsi="Arial" w:cs="Arial"/>
            <w:sz w:val="18"/>
          </w:rPr>
          <w:t>enabling, 7-10</w:t>
        </w:r>
      </w:hyperlink>
    </w:p>
    <w:p w14:paraId="3719837B" w14:textId="77777777" w:rsidR="008C539B" w:rsidRPr="001058B5" w:rsidRDefault="008D1AB8">
      <w:pPr>
        <w:spacing w:line="220" w:lineRule="exact"/>
        <w:ind w:left="1180"/>
        <w:rPr>
          <w:rFonts w:ascii="Arial" w:hAnsi="Arial" w:cs="Arial"/>
          <w:sz w:val="18"/>
        </w:rPr>
      </w:pPr>
      <w:hyperlink w:anchor="_bookmark1418" w:history="1">
        <w:r w:rsidR="00C12992" w:rsidRPr="001058B5">
          <w:rPr>
            <w:rFonts w:ascii="Arial" w:hAnsi="Arial" w:cs="Arial"/>
            <w:sz w:val="18"/>
          </w:rPr>
          <w:t>restrictions, 7-11</w:t>
        </w:r>
      </w:hyperlink>
    </w:p>
    <w:p w14:paraId="68D5E657" w14:textId="77777777" w:rsidR="008C539B" w:rsidRPr="001058B5" w:rsidRDefault="008D1AB8">
      <w:pPr>
        <w:spacing w:line="220" w:lineRule="exact"/>
        <w:ind w:left="940"/>
        <w:rPr>
          <w:rFonts w:ascii="Arial" w:hAnsi="Arial" w:cs="Arial"/>
          <w:sz w:val="18"/>
        </w:rPr>
      </w:pPr>
      <w:hyperlink w:anchor="_bookmark1410" w:history="1">
        <w:r w:rsidR="00C12992" w:rsidRPr="001058B5">
          <w:rPr>
            <w:rFonts w:ascii="Arial" w:hAnsi="Arial" w:cs="Arial"/>
            <w:sz w:val="18"/>
          </w:rPr>
          <w:t>column-level display, 7-8</w:t>
        </w:r>
      </w:hyperlink>
    </w:p>
    <w:p w14:paraId="70F27D95" w14:textId="77777777" w:rsidR="008C539B" w:rsidRPr="001058B5" w:rsidRDefault="008D1AB8">
      <w:pPr>
        <w:spacing w:line="220" w:lineRule="exact"/>
        <w:ind w:left="940"/>
        <w:rPr>
          <w:rFonts w:ascii="Arial" w:hAnsi="Arial" w:cs="Arial"/>
          <w:sz w:val="18"/>
        </w:rPr>
      </w:pPr>
      <w:hyperlink w:anchor="_bookmark1371" w:history="1">
        <w:r w:rsidR="00C12992" w:rsidRPr="001058B5">
          <w:rPr>
            <w:rFonts w:ascii="Arial" w:hAnsi="Arial" w:cs="Arial"/>
            <w:sz w:val="18"/>
          </w:rPr>
          <w:t>components, 7-4</w:t>
        </w:r>
      </w:hyperlink>
    </w:p>
    <w:p w14:paraId="21C89F23" w14:textId="77777777" w:rsidR="008C539B" w:rsidRPr="001058B5" w:rsidRDefault="008D1AB8">
      <w:pPr>
        <w:spacing w:line="220" w:lineRule="exact"/>
        <w:ind w:left="940"/>
        <w:rPr>
          <w:rFonts w:ascii="Arial" w:hAnsi="Arial" w:cs="Arial"/>
          <w:sz w:val="18"/>
        </w:rPr>
      </w:pPr>
      <w:hyperlink w:anchor="_bookmark1379" w:history="1">
        <w:r w:rsidR="00C12992" w:rsidRPr="001058B5">
          <w:rPr>
            <w:rFonts w:ascii="Arial" w:hAnsi="Arial" w:cs="Arial"/>
            <w:sz w:val="18"/>
          </w:rPr>
          <w:t xml:space="preserve">configuring, 7-5 to </w:t>
        </w:r>
      </w:hyperlink>
      <w:hyperlink w:anchor="_bookmark1460" w:history="1">
        <w:r w:rsidR="00C12992" w:rsidRPr="001058B5">
          <w:rPr>
            <w:rFonts w:ascii="Arial" w:hAnsi="Arial" w:cs="Arial"/>
            <w:sz w:val="18"/>
          </w:rPr>
          <w:t>7-19</w:t>
        </w:r>
      </w:hyperlink>
    </w:p>
    <w:p w14:paraId="288DCBAC" w14:textId="77777777" w:rsidR="008C539B" w:rsidRPr="001058B5" w:rsidRDefault="008D1AB8">
      <w:pPr>
        <w:spacing w:line="220" w:lineRule="exact"/>
        <w:ind w:left="940"/>
        <w:rPr>
          <w:rFonts w:ascii="Arial" w:hAnsi="Arial" w:cs="Arial"/>
          <w:sz w:val="18"/>
        </w:rPr>
      </w:pPr>
      <w:hyperlink w:anchor="_bookmark1369" w:history="1">
        <w:r w:rsidR="00C12992" w:rsidRPr="001058B5">
          <w:rPr>
            <w:rFonts w:ascii="Arial" w:hAnsi="Arial" w:cs="Arial"/>
            <w:sz w:val="18"/>
          </w:rPr>
          <w:t>cursors, shared, 7-4</w:t>
        </w:r>
      </w:hyperlink>
    </w:p>
    <w:p w14:paraId="62CB43AC" w14:textId="77777777" w:rsidR="008C539B" w:rsidRPr="001058B5" w:rsidRDefault="008D1AB8">
      <w:pPr>
        <w:spacing w:line="237" w:lineRule="auto"/>
        <w:ind w:left="940" w:right="1390"/>
        <w:rPr>
          <w:rFonts w:ascii="Arial" w:hAnsi="Arial" w:cs="Arial"/>
          <w:sz w:val="18"/>
        </w:rPr>
      </w:pPr>
      <w:hyperlink w:anchor="_bookmark1502" w:history="1">
        <w:r w:rsidR="00C12992" w:rsidRPr="001058B5">
          <w:rPr>
            <w:rFonts w:ascii="Arial" w:hAnsi="Arial" w:cs="Arial"/>
            <w:sz w:val="18"/>
          </w:rPr>
          <w:t>edition-based redefinitions, 7-34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editions, results in, 6-24</w:t>
        </w:r>
      </w:hyperlink>
    </w:p>
    <w:p w14:paraId="2AF0148C" w14:textId="77777777" w:rsidR="008C539B" w:rsidRPr="001058B5" w:rsidRDefault="008D1AB8">
      <w:pPr>
        <w:spacing w:line="235" w:lineRule="auto"/>
        <w:ind w:left="1300" w:hanging="360"/>
        <w:rPr>
          <w:rFonts w:ascii="Arial" w:hAnsi="Arial" w:cs="Arial"/>
          <w:sz w:val="18"/>
        </w:rPr>
      </w:pPr>
      <w:hyperlink w:anchor="_bookmark1533" w:history="1">
        <w:r w:rsidR="00C12992" w:rsidRPr="001058B5">
          <w:rPr>
            <w:rFonts w:ascii="Arial" w:hAnsi="Arial" w:cs="Arial"/>
            <w:sz w:val="18"/>
          </w:rPr>
          <w:t>Enterprise User Security proxy authentication, how it works with, 7-38</w:t>
        </w:r>
      </w:hyperlink>
    </w:p>
    <w:p w14:paraId="57510A63" w14:textId="77777777" w:rsidR="008C539B" w:rsidRPr="001058B5" w:rsidRDefault="008D1AB8">
      <w:pPr>
        <w:spacing w:line="220" w:lineRule="exact"/>
        <w:ind w:left="940"/>
        <w:rPr>
          <w:rFonts w:ascii="Arial" w:hAnsi="Arial" w:cs="Arial"/>
          <w:sz w:val="18"/>
        </w:rPr>
      </w:pPr>
      <w:hyperlink w:anchor="_bookmark1523" w:history="1">
        <w:r w:rsidR="00C12992" w:rsidRPr="001058B5">
          <w:rPr>
            <w:rFonts w:ascii="Arial" w:hAnsi="Arial" w:cs="Arial"/>
            <w:sz w:val="18"/>
          </w:rPr>
          <w:t>exporting data, 7-36</w:t>
        </w:r>
      </w:hyperlink>
    </w:p>
    <w:p w14:paraId="5B085566" w14:textId="77777777" w:rsidR="008C539B" w:rsidRPr="001058B5" w:rsidRDefault="008D1AB8">
      <w:pPr>
        <w:spacing w:line="235" w:lineRule="auto"/>
        <w:ind w:left="940"/>
        <w:rPr>
          <w:rFonts w:ascii="Arial" w:hAnsi="Arial" w:cs="Arial"/>
          <w:sz w:val="18"/>
        </w:rPr>
      </w:pPr>
      <w:hyperlink w:anchor="_bookmark1529" w:history="1">
        <w:r w:rsidR="00C12992" w:rsidRPr="001058B5">
          <w:rPr>
            <w:rFonts w:ascii="Arial" w:hAnsi="Arial" w:cs="Arial"/>
            <w:sz w:val="18"/>
          </w:rPr>
          <w:t>exporting data using Data Pump Export, 7-37</w:t>
        </w:r>
      </w:hyperlink>
      <w:r w:rsidR="00C12992" w:rsidRPr="001058B5">
        <w:rPr>
          <w:rFonts w:ascii="Arial" w:hAnsi="Arial" w:cs="Arial"/>
          <w:sz w:val="18"/>
        </w:rPr>
        <w:t xml:space="preserve"> </w:t>
      </w:r>
      <w:hyperlink w:anchor="_bookmark1544" w:history="1">
        <w:r w:rsidR="00C12992" w:rsidRPr="001058B5">
          <w:rPr>
            <w:rFonts w:ascii="Arial" w:hAnsi="Arial" w:cs="Arial"/>
            <w:sz w:val="18"/>
          </w:rPr>
          <w:t>finding information about, 7-39</w:t>
        </w:r>
      </w:hyperlink>
    </w:p>
    <w:p w14:paraId="69C1174C" w14:textId="77777777" w:rsidR="008C539B" w:rsidRPr="001058B5" w:rsidRDefault="008D1AB8">
      <w:pPr>
        <w:spacing w:before="2" w:line="235" w:lineRule="auto"/>
        <w:ind w:left="940" w:right="349"/>
        <w:rPr>
          <w:rFonts w:ascii="Arial" w:hAnsi="Arial" w:cs="Arial"/>
          <w:sz w:val="18"/>
        </w:rPr>
      </w:pPr>
      <w:hyperlink w:anchor="_bookmark1515" w:history="1">
        <w:r w:rsidR="00C12992" w:rsidRPr="001058B5">
          <w:rPr>
            <w:rFonts w:ascii="Arial" w:hAnsi="Arial" w:cs="Arial"/>
            <w:sz w:val="18"/>
          </w:rPr>
          <w:t>flashback query, how it works with, 7-35</w:t>
        </w:r>
      </w:hyperlink>
      <w:r w:rsidR="00C12992" w:rsidRPr="001058B5">
        <w:rPr>
          <w:rFonts w:ascii="Arial" w:hAnsi="Arial" w:cs="Arial"/>
          <w:sz w:val="18"/>
        </w:rPr>
        <w:t xml:space="preserve"> function</w:t>
      </w:r>
    </w:p>
    <w:p w14:paraId="2FA7B85F" w14:textId="77777777" w:rsidR="008C539B" w:rsidRPr="001058B5" w:rsidRDefault="008D1AB8">
      <w:pPr>
        <w:spacing w:line="220" w:lineRule="exact"/>
        <w:ind w:left="1180"/>
        <w:rPr>
          <w:rFonts w:ascii="Arial" w:hAnsi="Arial" w:cs="Arial"/>
          <w:sz w:val="18"/>
        </w:rPr>
      </w:pPr>
      <w:hyperlink w:anchor="_bookmark1815" w:history="1">
        <w:r w:rsidR="00C12992" w:rsidRPr="001058B5">
          <w:rPr>
            <w:rFonts w:ascii="Arial" w:hAnsi="Arial" w:cs="Arial"/>
            <w:sz w:val="18"/>
          </w:rPr>
          <w:t>auditing, 9-29</w:t>
        </w:r>
      </w:hyperlink>
    </w:p>
    <w:p w14:paraId="5058CE5B" w14:textId="77777777" w:rsidR="008C539B" w:rsidRPr="001058B5" w:rsidRDefault="008D1AB8">
      <w:pPr>
        <w:spacing w:line="220" w:lineRule="exact"/>
        <w:ind w:left="1180"/>
        <w:rPr>
          <w:rFonts w:ascii="Arial" w:hAnsi="Arial" w:cs="Arial"/>
          <w:sz w:val="18"/>
        </w:rPr>
      </w:pPr>
      <w:hyperlink w:anchor="_bookmark1374" w:history="1">
        <w:r w:rsidR="00C12992" w:rsidRPr="001058B5">
          <w:rPr>
            <w:rFonts w:ascii="Arial" w:hAnsi="Arial" w:cs="Arial"/>
            <w:sz w:val="18"/>
          </w:rPr>
          <w:t>components, 7-4</w:t>
        </w:r>
      </w:hyperlink>
    </w:p>
    <w:p w14:paraId="79F15B96" w14:textId="77777777" w:rsidR="008C539B" w:rsidRPr="001058B5" w:rsidRDefault="008D1AB8">
      <w:pPr>
        <w:spacing w:line="220" w:lineRule="exact"/>
        <w:ind w:left="1180"/>
        <w:rPr>
          <w:rFonts w:ascii="Arial" w:hAnsi="Arial" w:cs="Arial"/>
          <w:sz w:val="18"/>
        </w:rPr>
      </w:pPr>
      <w:hyperlink w:anchor="_bookmark1361" w:history="1">
        <w:r w:rsidR="00C12992" w:rsidRPr="001058B5">
          <w:rPr>
            <w:rFonts w:ascii="Arial" w:hAnsi="Arial" w:cs="Arial"/>
            <w:sz w:val="18"/>
          </w:rPr>
          <w:t>how it is executed, 7-3</w:t>
        </w:r>
      </w:hyperlink>
    </w:p>
    <w:p w14:paraId="3B53843A" w14:textId="77777777" w:rsidR="008C539B" w:rsidRPr="001058B5" w:rsidRDefault="008D1AB8">
      <w:pPr>
        <w:spacing w:before="2" w:line="235" w:lineRule="auto"/>
        <w:ind w:left="1300" w:right="349" w:hanging="360"/>
        <w:rPr>
          <w:rFonts w:ascii="Arial" w:hAnsi="Arial" w:cs="Arial"/>
          <w:sz w:val="18"/>
        </w:rPr>
      </w:pPr>
      <w:hyperlink w:anchor="_bookmark1534" w:history="1">
        <w:r w:rsidR="00C12992" w:rsidRPr="001058B5">
          <w:rPr>
            <w:rFonts w:ascii="Arial" w:hAnsi="Arial" w:cs="Arial"/>
            <w:sz w:val="18"/>
          </w:rPr>
          <w:t>JDBC proxy authentication, how it works with, 7-38</w:t>
        </w:r>
      </w:hyperlink>
    </w:p>
    <w:p w14:paraId="0E046CEE" w14:textId="77777777" w:rsidR="008C539B" w:rsidRPr="001058B5" w:rsidRDefault="008D1AB8">
      <w:pPr>
        <w:spacing w:line="237" w:lineRule="auto"/>
        <w:ind w:left="1300" w:right="349" w:hanging="360"/>
        <w:rPr>
          <w:rFonts w:ascii="Arial" w:hAnsi="Arial" w:cs="Arial"/>
          <w:sz w:val="18"/>
        </w:rPr>
      </w:pPr>
      <w:hyperlink w:anchor="_bookmark1539" w:history="1">
        <w:r w:rsidR="00C12992" w:rsidRPr="001058B5">
          <w:rPr>
            <w:rFonts w:ascii="Arial" w:hAnsi="Arial" w:cs="Arial"/>
            <w:sz w:val="18"/>
          </w:rPr>
          <w:t>nondatabase user applications, how works with, 7-38</w:t>
        </w:r>
      </w:hyperlink>
    </w:p>
    <w:p w14:paraId="5AD3A15A" w14:textId="77777777" w:rsidR="008C539B" w:rsidRPr="001058B5" w:rsidRDefault="008D1AB8">
      <w:pPr>
        <w:spacing w:line="235" w:lineRule="auto"/>
        <w:ind w:left="1300" w:right="709" w:hanging="360"/>
        <w:rPr>
          <w:rFonts w:ascii="Arial" w:hAnsi="Arial" w:cs="Arial"/>
          <w:sz w:val="18"/>
        </w:rPr>
      </w:pPr>
      <w:hyperlink w:anchor="_bookmark1535" w:history="1">
        <w:r w:rsidR="00C12992" w:rsidRPr="001058B5">
          <w:rPr>
            <w:rFonts w:ascii="Arial" w:hAnsi="Arial" w:cs="Arial"/>
            <w:sz w:val="18"/>
          </w:rPr>
          <w:t>OCI proxy authentication, how it works with, 7-38</w:t>
        </w:r>
      </w:hyperlink>
    </w:p>
    <w:p w14:paraId="03E1F10F" w14:textId="77777777" w:rsidR="008C539B" w:rsidRPr="001058B5" w:rsidRDefault="00C12992">
      <w:pPr>
        <w:spacing w:line="235" w:lineRule="auto"/>
        <w:ind w:left="1180" w:right="1421" w:hanging="240"/>
        <w:rPr>
          <w:rFonts w:ascii="Arial" w:hAnsi="Arial" w:cs="Arial"/>
          <w:sz w:val="18"/>
        </w:rPr>
      </w:pPr>
      <w:r w:rsidRPr="001058B5">
        <w:rPr>
          <w:rFonts w:ascii="Arial" w:hAnsi="Arial" w:cs="Arial"/>
          <w:sz w:val="18"/>
        </w:rPr>
        <w:t xml:space="preserve">Oracle Label  Security </w:t>
      </w:r>
      <w:hyperlink w:anchor="_bookmark1521" w:history="1">
        <w:r w:rsidRPr="001058B5">
          <w:rPr>
            <w:rFonts w:ascii="Arial" w:hAnsi="Arial" w:cs="Arial"/>
            <w:sz w:val="18"/>
          </w:rPr>
          <w:t>exceptions in behavior,</w:t>
        </w:r>
        <w:r w:rsidRPr="001058B5">
          <w:rPr>
            <w:rFonts w:ascii="Arial" w:hAnsi="Arial" w:cs="Arial"/>
            <w:spacing w:val="30"/>
            <w:sz w:val="18"/>
          </w:rPr>
          <w:t xml:space="preserve"> </w:t>
        </w:r>
        <w:r w:rsidRPr="001058B5">
          <w:rPr>
            <w:rFonts w:ascii="Arial" w:hAnsi="Arial" w:cs="Arial"/>
            <w:sz w:val="18"/>
          </w:rPr>
          <w:t>7-36</w:t>
        </w:r>
      </w:hyperlink>
    </w:p>
    <w:p w14:paraId="0DE98D7E" w14:textId="77777777" w:rsidR="008C539B" w:rsidRPr="001058B5" w:rsidRDefault="00C12992">
      <w:pPr>
        <w:spacing w:before="67" w:line="222" w:lineRule="exact"/>
        <w:ind w:left="1109"/>
        <w:rPr>
          <w:rFonts w:ascii="Arial" w:hAnsi="Arial" w:cs="Arial"/>
          <w:sz w:val="18"/>
        </w:rPr>
      </w:pPr>
      <w:r w:rsidRPr="001058B5">
        <w:rPr>
          <w:rFonts w:ascii="Arial" w:hAnsi="Arial" w:cs="Arial"/>
        </w:rPr>
        <w:br w:type="column"/>
      </w:r>
      <w:hyperlink w:anchor="_bookmark1518" w:history="1">
        <w:r w:rsidRPr="001058B5">
          <w:rPr>
            <w:rFonts w:ascii="Arial" w:hAnsi="Arial" w:cs="Arial"/>
            <w:sz w:val="18"/>
          </w:rPr>
          <w:t>using with, 7-36</w:t>
        </w:r>
      </w:hyperlink>
    </w:p>
    <w:p w14:paraId="53E5C15C" w14:textId="77777777" w:rsidR="008C539B" w:rsidRPr="001058B5" w:rsidRDefault="008D1AB8">
      <w:pPr>
        <w:spacing w:before="1" w:line="235" w:lineRule="auto"/>
        <w:ind w:left="869" w:right="1248"/>
        <w:rPr>
          <w:rFonts w:ascii="Arial" w:hAnsi="Arial" w:cs="Arial"/>
          <w:sz w:val="18"/>
        </w:rPr>
      </w:pPr>
      <w:hyperlink w:anchor="_bookmark1507" w:history="1">
        <w:r w:rsidR="00C12992" w:rsidRPr="001058B5">
          <w:rPr>
            <w:rFonts w:ascii="Arial" w:hAnsi="Arial" w:cs="Arial"/>
            <w:sz w:val="18"/>
          </w:rPr>
          <w:t>outer join operations, 7-34</w:t>
        </w:r>
      </w:hyperlink>
      <w:r w:rsidR="00C12992" w:rsidRPr="001058B5">
        <w:rPr>
          <w:rFonts w:ascii="Arial" w:hAnsi="Arial" w:cs="Arial"/>
          <w:sz w:val="18"/>
        </w:rPr>
        <w:t xml:space="preserve"> </w:t>
      </w:r>
      <w:hyperlink w:anchor="_bookmark1355" w:history="1">
        <w:r w:rsidR="00C12992" w:rsidRPr="001058B5">
          <w:rPr>
            <w:rFonts w:ascii="Arial" w:hAnsi="Arial" w:cs="Arial"/>
            <w:sz w:val="18"/>
          </w:rPr>
          <w:t>performance benefit, 7-3</w:t>
        </w:r>
      </w:hyperlink>
    </w:p>
    <w:p w14:paraId="3037D52B" w14:textId="77777777" w:rsidR="008C539B" w:rsidRPr="001058B5" w:rsidRDefault="00C12992">
      <w:pPr>
        <w:spacing w:before="2" w:line="235" w:lineRule="auto"/>
        <w:ind w:left="1109" w:right="525" w:hanging="240"/>
        <w:rPr>
          <w:rFonts w:ascii="Arial" w:hAnsi="Arial" w:cs="Arial"/>
          <w:sz w:val="18"/>
        </w:rPr>
      </w:pPr>
      <w:r w:rsidRPr="001058B5">
        <w:rPr>
          <w:rFonts w:ascii="Arial" w:hAnsi="Arial" w:cs="Arial"/>
          <w:sz w:val="18"/>
        </w:rPr>
        <w:t xml:space="preserve">policies, Oracle Virtual Private Database </w:t>
      </w:r>
      <w:hyperlink w:anchor="_bookmark1381" w:history="1">
        <w:r w:rsidRPr="001058B5">
          <w:rPr>
            <w:rFonts w:ascii="Arial" w:hAnsi="Arial" w:cs="Arial"/>
            <w:sz w:val="18"/>
          </w:rPr>
          <w:t>about, 7-6</w:t>
        </w:r>
      </w:hyperlink>
    </w:p>
    <w:p w14:paraId="68F997ED" w14:textId="77777777" w:rsidR="008C539B" w:rsidRPr="001058B5" w:rsidRDefault="008D1AB8">
      <w:pPr>
        <w:spacing w:before="1" w:line="235" w:lineRule="auto"/>
        <w:ind w:left="1109" w:right="1248"/>
        <w:rPr>
          <w:rFonts w:ascii="Arial" w:hAnsi="Arial" w:cs="Arial"/>
          <w:sz w:val="18"/>
        </w:rPr>
      </w:pPr>
      <w:hyperlink w:anchor="_bookmark1434" w:history="1">
        <w:r w:rsidR="00C12992" w:rsidRPr="001058B5">
          <w:rPr>
            <w:rFonts w:ascii="Arial" w:hAnsi="Arial" w:cs="Arial"/>
            <w:sz w:val="18"/>
          </w:rPr>
          <w:t>applications, validating, 7-13</w:t>
        </w:r>
      </w:hyperlink>
      <w:r w:rsidR="00C12992" w:rsidRPr="001058B5">
        <w:rPr>
          <w:rFonts w:ascii="Arial" w:hAnsi="Arial" w:cs="Arial"/>
          <w:sz w:val="18"/>
        </w:rPr>
        <w:t xml:space="preserve"> </w:t>
      </w:r>
      <w:hyperlink w:anchor="_bookmark1399" w:history="1">
        <w:r w:rsidR="00C12992" w:rsidRPr="001058B5">
          <w:rPr>
            <w:rFonts w:ascii="Arial" w:hAnsi="Arial" w:cs="Arial"/>
            <w:sz w:val="18"/>
          </w:rPr>
          <w:t>attaching to database object, 7-7</w:t>
        </w:r>
      </w:hyperlink>
      <w:r w:rsidR="00C12992" w:rsidRPr="001058B5">
        <w:rPr>
          <w:rFonts w:ascii="Arial" w:hAnsi="Arial" w:cs="Arial"/>
          <w:sz w:val="18"/>
        </w:rPr>
        <w:t xml:space="preserve"> </w:t>
      </w:r>
      <w:hyperlink w:anchor="_bookmark1410" w:history="1">
        <w:r w:rsidR="00C12992" w:rsidRPr="001058B5">
          <w:rPr>
            <w:rFonts w:ascii="Arial" w:hAnsi="Arial" w:cs="Arial"/>
            <w:sz w:val="18"/>
          </w:rPr>
          <w:t>column display, 7-8</w:t>
        </w:r>
      </w:hyperlink>
    </w:p>
    <w:p w14:paraId="4A465FF9" w14:textId="77777777" w:rsidR="008C539B" w:rsidRPr="001058B5" w:rsidRDefault="008D1AB8">
      <w:pPr>
        <w:spacing w:before="4" w:line="235" w:lineRule="auto"/>
        <w:ind w:left="1109" w:right="1248"/>
        <w:rPr>
          <w:rFonts w:ascii="Arial" w:hAnsi="Arial" w:cs="Arial"/>
          <w:sz w:val="18"/>
        </w:rPr>
      </w:pPr>
      <w:hyperlink w:anchor="_bookmark1413" w:history="1">
        <w:r w:rsidR="00C12992" w:rsidRPr="001058B5">
          <w:rPr>
            <w:rFonts w:ascii="Arial" w:hAnsi="Arial" w:cs="Arial"/>
            <w:sz w:val="18"/>
          </w:rPr>
          <w:t>column-level display, default, 7-9</w:t>
        </w:r>
      </w:hyperlink>
      <w:r w:rsidR="00C12992" w:rsidRPr="001058B5">
        <w:rPr>
          <w:rFonts w:ascii="Arial" w:hAnsi="Arial" w:cs="Arial"/>
          <w:sz w:val="18"/>
        </w:rPr>
        <w:t xml:space="preserve"> </w:t>
      </w:r>
      <w:hyperlink w:anchor="_bookmark1440" w:history="1">
        <w:r w:rsidR="00C12992" w:rsidRPr="001058B5">
          <w:rPr>
            <w:rFonts w:ascii="Arial" w:hAnsi="Arial" w:cs="Arial"/>
            <w:sz w:val="18"/>
          </w:rPr>
          <w:t>dynamic, 7-15</w:t>
        </w:r>
      </w:hyperlink>
    </w:p>
    <w:p w14:paraId="08DCBD7C" w14:textId="77777777" w:rsidR="008C539B" w:rsidRPr="001058B5" w:rsidRDefault="008D1AB8">
      <w:pPr>
        <w:spacing w:line="220" w:lineRule="exact"/>
        <w:ind w:left="1109"/>
        <w:rPr>
          <w:rFonts w:ascii="Arial" w:hAnsi="Arial" w:cs="Arial"/>
          <w:sz w:val="18"/>
        </w:rPr>
      </w:pPr>
      <w:hyperlink w:anchor="_bookmark1431" w:history="1">
        <w:r w:rsidR="00C12992" w:rsidRPr="001058B5">
          <w:rPr>
            <w:rFonts w:ascii="Arial" w:hAnsi="Arial" w:cs="Arial"/>
            <w:sz w:val="18"/>
          </w:rPr>
          <w:t>multiple,   7-13</w:t>
        </w:r>
      </w:hyperlink>
    </w:p>
    <w:p w14:paraId="175DF25A" w14:textId="77777777" w:rsidR="008C539B" w:rsidRPr="001058B5" w:rsidRDefault="008D1AB8">
      <w:pPr>
        <w:spacing w:before="2" w:line="235" w:lineRule="auto"/>
        <w:ind w:left="1109" w:right="1248"/>
        <w:rPr>
          <w:rFonts w:ascii="Arial" w:hAnsi="Arial" w:cs="Arial"/>
          <w:sz w:val="18"/>
        </w:rPr>
      </w:pPr>
      <w:hyperlink w:anchor="_bookmark1437" w:history="1">
        <w:r w:rsidR="00C12992" w:rsidRPr="001058B5">
          <w:rPr>
            <w:rFonts w:ascii="Arial" w:hAnsi="Arial" w:cs="Arial"/>
            <w:sz w:val="18"/>
          </w:rPr>
          <w:t>optimizing performance, 7-14</w:t>
        </w:r>
      </w:hyperlink>
      <w:r w:rsidR="00C12992" w:rsidRPr="001058B5">
        <w:rPr>
          <w:rFonts w:ascii="Arial" w:hAnsi="Arial" w:cs="Arial"/>
          <w:sz w:val="18"/>
        </w:rPr>
        <w:t xml:space="preserve"> </w:t>
      </w:r>
      <w:hyperlink w:anchor="_bookmark1362" w:history="1">
        <w:r w:rsidR="00C12992" w:rsidRPr="001058B5">
          <w:rPr>
            <w:rFonts w:ascii="Arial" w:hAnsi="Arial" w:cs="Arial"/>
            <w:sz w:val="18"/>
          </w:rPr>
          <w:t>privileges used to run, 7-3</w:t>
        </w:r>
      </w:hyperlink>
    </w:p>
    <w:p w14:paraId="0A2711EF" w14:textId="77777777" w:rsidR="008C539B" w:rsidRPr="001058B5" w:rsidRDefault="008D1AB8">
      <w:pPr>
        <w:spacing w:line="237" w:lineRule="auto"/>
        <w:ind w:left="869" w:right="1248" w:firstLine="240"/>
        <w:rPr>
          <w:rFonts w:ascii="Arial" w:hAnsi="Arial" w:cs="Arial"/>
          <w:sz w:val="18"/>
        </w:rPr>
      </w:pPr>
      <w:hyperlink w:anchor="_bookmark1403" w:history="1">
        <w:r w:rsidR="00C12992" w:rsidRPr="001058B5">
          <w:rPr>
            <w:rFonts w:ascii="Arial" w:hAnsi="Arial" w:cs="Arial"/>
            <w:sz w:val="18"/>
          </w:rPr>
          <w:t>SQL statements, specifying, 7-7</w:t>
        </w:r>
      </w:hyperlink>
      <w:r w:rsidR="00C12992" w:rsidRPr="001058B5">
        <w:rPr>
          <w:rFonts w:ascii="Arial" w:hAnsi="Arial" w:cs="Arial"/>
          <w:sz w:val="18"/>
        </w:rPr>
        <w:t xml:space="preserve"> policy groups</w:t>
      </w:r>
    </w:p>
    <w:p w14:paraId="17E7A9E3" w14:textId="77777777" w:rsidR="008C539B" w:rsidRPr="001058B5" w:rsidRDefault="008D1AB8">
      <w:pPr>
        <w:spacing w:line="217" w:lineRule="exact"/>
        <w:ind w:left="1109"/>
        <w:rPr>
          <w:rFonts w:ascii="Arial" w:hAnsi="Arial" w:cs="Arial"/>
          <w:sz w:val="18"/>
        </w:rPr>
      </w:pPr>
      <w:hyperlink w:anchor="_bookmark1423" w:history="1">
        <w:r w:rsidR="00C12992" w:rsidRPr="001058B5">
          <w:rPr>
            <w:rFonts w:ascii="Arial" w:hAnsi="Arial" w:cs="Arial"/>
            <w:sz w:val="18"/>
          </w:rPr>
          <w:t>about, 7-11</w:t>
        </w:r>
      </w:hyperlink>
    </w:p>
    <w:p w14:paraId="2D6D1573" w14:textId="77777777" w:rsidR="008C539B" w:rsidRPr="001058B5" w:rsidRDefault="008D1AB8">
      <w:pPr>
        <w:spacing w:line="220" w:lineRule="exact"/>
        <w:ind w:left="1109"/>
        <w:rPr>
          <w:rFonts w:ascii="Arial" w:hAnsi="Arial" w:cs="Arial"/>
          <w:sz w:val="18"/>
        </w:rPr>
      </w:pPr>
      <w:hyperlink w:anchor="_bookmark1424" w:history="1">
        <w:r w:rsidR="00C12992" w:rsidRPr="001058B5">
          <w:rPr>
            <w:rFonts w:ascii="Arial" w:hAnsi="Arial" w:cs="Arial"/>
            <w:sz w:val="18"/>
          </w:rPr>
          <w:t>benefits,   7-12</w:t>
        </w:r>
      </w:hyperlink>
    </w:p>
    <w:p w14:paraId="4CDCA828" w14:textId="77777777" w:rsidR="008C539B" w:rsidRPr="001058B5" w:rsidRDefault="008D1AB8">
      <w:pPr>
        <w:spacing w:line="220" w:lineRule="exact"/>
        <w:ind w:left="1109"/>
        <w:rPr>
          <w:rFonts w:ascii="Arial" w:hAnsi="Arial" w:cs="Arial"/>
          <w:sz w:val="18"/>
        </w:rPr>
      </w:pPr>
      <w:hyperlink w:anchor="_bookmark1426" w:history="1">
        <w:r w:rsidR="00C12992" w:rsidRPr="001058B5">
          <w:rPr>
            <w:rFonts w:ascii="Arial" w:hAnsi="Arial" w:cs="Arial"/>
            <w:sz w:val="18"/>
          </w:rPr>
          <w:t>creating,   7-12</w:t>
        </w:r>
      </w:hyperlink>
    </w:p>
    <w:p w14:paraId="482BD608" w14:textId="77777777" w:rsidR="008C539B" w:rsidRPr="001058B5" w:rsidRDefault="008D1AB8">
      <w:pPr>
        <w:spacing w:line="220" w:lineRule="exact"/>
        <w:ind w:left="1109"/>
        <w:rPr>
          <w:rFonts w:ascii="Arial" w:hAnsi="Arial" w:cs="Arial"/>
          <w:sz w:val="18"/>
        </w:rPr>
      </w:pPr>
      <w:hyperlink w:anchor="_bookmark1428" w:history="1">
        <w:r w:rsidR="00C12992" w:rsidRPr="001058B5">
          <w:rPr>
            <w:rFonts w:ascii="Arial" w:hAnsi="Arial" w:cs="Arial"/>
            <w:sz w:val="18"/>
          </w:rPr>
          <w:t>default, 7-12</w:t>
        </w:r>
      </w:hyperlink>
    </w:p>
    <w:p w14:paraId="54BEC008" w14:textId="77777777" w:rsidR="008C539B" w:rsidRPr="001058B5" w:rsidRDefault="008D1AB8">
      <w:pPr>
        <w:spacing w:line="237" w:lineRule="auto"/>
        <w:ind w:left="869" w:right="1248" w:firstLine="240"/>
        <w:rPr>
          <w:rFonts w:ascii="Arial" w:hAnsi="Arial" w:cs="Arial"/>
          <w:sz w:val="18"/>
        </w:rPr>
      </w:pPr>
      <w:hyperlink w:anchor="_bookmark1491" w:history="1">
        <w:r w:rsidR="00C12992" w:rsidRPr="001058B5">
          <w:rPr>
            <w:rFonts w:ascii="Arial" w:hAnsi="Arial" w:cs="Arial"/>
            <w:sz w:val="18"/>
          </w:rPr>
          <w:t>tutorial, implementation, 7-28</w:t>
        </w:r>
      </w:hyperlink>
      <w:r w:rsidR="00C12992" w:rsidRPr="001058B5">
        <w:rPr>
          <w:rFonts w:ascii="Arial" w:hAnsi="Arial" w:cs="Arial"/>
          <w:sz w:val="18"/>
        </w:rPr>
        <w:t xml:space="preserve"> policy types</w:t>
      </w:r>
    </w:p>
    <w:p w14:paraId="34D9C58E" w14:textId="77777777" w:rsidR="008C539B" w:rsidRPr="001058B5" w:rsidRDefault="008D1AB8">
      <w:pPr>
        <w:spacing w:line="235" w:lineRule="auto"/>
        <w:ind w:left="1109" w:right="1053"/>
        <w:rPr>
          <w:rFonts w:ascii="Arial" w:hAnsi="Arial" w:cs="Arial"/>
          <w:sz w:val="18"/>
        </w:rPr>
      </w:pPr>
      <w:hyperlink w:anchor="_bookmark1453" w:history="1">
        <w:r w:rsidR="00C12992" w:rsidRPr="001058B5">
          <w:rPr>
            <w:rFonts w:ascii="Arial" w:hAnsi="Arial" w:cs="Arial"/>
            <w:sz w:val="18"/>
          </w:rPr>
          <w:t>context sensitive, about,  7-17</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context sensitive, when to use, 7-18</w:t>
        </w:r>
      </w:hyperlink>
      <w:r w:rsidR="00C12992" w:rsidRPr="001058B5">
        <w:rPr>
          <w:rFonts w:ascii="Arial" w:hAnsi="Arial" w:cs="Arial"/>
          <w:sz w:val="18"/>
        </w:rPr>
        <w:t xml:space="preserve"> </w:t>
      </w:r>
      <w:hyperlink w:anchor="_bookmark1859" w:history="1">
        <w:r w:rsidR="00C12992" w:rsidRPr="001058B5">
          <w:rPr>
            <w:rFonts w:ascii="Arial" w:hAnsi="Arial" w:cs="Arial"/>
            <w:sz w:val="18"/>
          </w:rPr>
          <w:t>context-sensitive, audited,</w:t>
        </w:r>
        <w:r w:rsidR="00C12992" w:rsidRPr="001058B5">
          <w:rPr>
            <w:rFonts w:ascii="Arial" w:hAnsi="Arial" w:cs="Arial"/>
            <w:spacing w:val="37"/>
            <w:sz w:val="18"/>
          </w:rPr>
          <w:t xml:space="preserve"> </w:t>
        </w:r>
        <w:r w:rsidR="00C12992" w:rsidRPr="001058B5">
          <w:rPr>
            <w:rFonts w:ascii="Arial" w:hAnsi="Arial" w:cs="Arial"/>
            <w:sz w:val="18"/>
          </w:rPr>
          <w:t>9-33</w:t>
        </w:r>
      </w:hyperlink>
    </w:p>
    <w:p w14:paraId="217C997A" w14:textId="77777777" w:rsidR="008C539B" w:rsidRPr="001058B5" w:rsidRDefault="008D1AB8">
      <w:pPr>
        <w:spacing w:line="221" w:lineRule="exact"/>
        <w:ind w:left="1109"/>
        <w:rPr>
          <w:rFonts w:ascii="Arial" w:hAnsi="Arial" w:cs="Arial"/>
          <w:sz w:val="18"/>
        </w:rPr>
      </w:pPr>
      <w:hyperlink w:anchor="_bookmark1439" w:history="1">
        <w:r w:rsidR="00C12992" w:rsidRPr="001058B5">
          <w:rPr>
            <w:rFonts w:ascii="Arial" w:hAnsi="Arial" w:cs="Arial"/>
            <w:sz w:val="18"/>
          </w:rPr>
          <w:t>DYNAMIC, 7-15</w:t>
        </w:r>
      </w:hyperlink>
    </w:p>
    <w:p w14:paraId="44189C56" w14:textId="77777777" w:rsidR="008C539B" w:rsidRPr="001058B5" w:rsidRDefault="008D1AB8">
      <w:pPr>
        <w:spacing w:line="220" w:lineRule="exact"/>
        <w:ind w:left="1109"/>
        <w:rPr>
          <w:rFonts w:ascii="Arial" w:hAnsi="Arial" w:cs="Arial"/>
          <w:sz w:val="18"/>
        </w:rPr>
      </w:pPr>
      <w:hyperlink w:anchor="_bookmark1856" w:history="1">
        <w:r w:rsidR="00C12992" w:rsidRPr="001058B5">
          <w:rPr>
            <w:rFonts w:ascii="Arial" w:hAnsi="Arial" w:cs="Arial"/>
            <w:sz w:val="18"/>
          </w:rPr>
          <w:t>dynamic, audited, 9-33</w:t>
        </w:r>
      </w:hyperlink>
    </w:p>
    <w:p w14:paraId="7F325FDD" w14:textId="77777777" w:rsidR="008C539B" w:rsidRPr="001058B5" w:rsidRDefault="008D1AB8">
      <w:pPr>
        <w:spacing w:line="235" w:lineRule="auto"/>
        <w:ind w:left="1109" w:right="525"/>
        <w:rPr>
          <w:rFonts w:ascii="Arial" w:hAnsi="Arial" w:cs="Arial"/>
          <w:sz w:val="18"/>
        </w:rPr>
      </w:pPr>
      <w:hyperlink w:anchor="_bookmark1456" w:history="1">
        <w:r w:rsidR="00C12992" w:rsidRPr="001058B5">
          <w:rPr>
            <w:rFonts w:ascii="Arial" w:hAnsi="Arial" w:cs="Arial"/>
            <w:sz w:val="18"/>
          </w:rPr>
          <w:t>shared context sensitive, about,   7-18</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shared context sensitive, when to use, 7-18</w:t>
        </w:r>
      </w:hyperlink>
      <w:r w:rsidR="00C12992" w:rsidRPr="001058B5">
        <w:rPr>
          <w:rFonts w:ascii="Arial" w:hAnsi="Arial" w:cs="Arial"/>
          <w:sz w:val="18"/>
        </w:rPr>
        <w:t xml:space="preserve"> </w:t>
      </w:r>
      <w:hyperlink w:anchor="_bookmark1447" w:history="1">
        <w:r w:rsidR="00C12992" w:rsidRPr="001058B5">
          <w:rPr>
            <w:rFonts w:ascii="Arial" w:hAnsi="Arial" w:cs="Arial"/>
            <w:sz w:val="18"/>
          </w:rPr>
          <w:t>shared static, about,</w:t>
        </w:r>
        <w:r w:rsidR="00C12992" w:rsidRPr="001058B5">
          <w:rPr>
            <w:rFonts w:ascii="Arial" w:hAnsi="Arial" w:cs="Arial"/>
            <w:spacing w:val="41"/>
            <w:sz w:val="18"/>
          </w:rPr>
          <w:t xml:space="preserve"> </w:t>
        </w:r>
        <w:r w:rsidR="00C12992" w:rsidRPr="001058B5">
          <w:rPr>
            <w:rFonts w:ascii="Arial" w:hAnsi="Arial" w:cs="Arial"/>
            <w:sz w:val="18"/>
          </w:rPr>
          <w:t>7-16</w:t>
        </w:r>
      </w:hyperlink>
    </w:p>
    <w:p w14:paraId="4A948C35" w14:textId="77777777" w:rsidR="008C539B" w:rsidRPr="001058B5" w:rsidRDefault="008D1AB8">
      <w:pPr>
        <w:spacing w:before="2" w:line="235" w:lineRule="auto"/>
        <w:ind w:left="1109" w:right="1248"/>
        <w:rPr>
          <w:rFonts w:ascii="Arial" w:hAnsi="Arial" w:cs="Arial"/>
          <w:sz w:val="18"/>
        </w:rPr>
      </w:pPr>
      <w:hyperlink w:anchor="_bookmark1450" w:history="1">
        <w:r w:rsidR="00C12992" w:rsidRPr="001058B5">
          <w:rPr>
            <w:rFonts w:ascii="Arial" w:hAnsi="Arial" w:cs="Arial"/>
            <w:sz w:val="18"/>
          </w:rPr>
          <w:t>shared static, when to use, 7-17</w:t>
        </w:r>
      </w:hyperlink>
      <w:r w:rsidR="00C12992" w:rsidRPr="001058B5">
        <w:rPr>
          <w:rFonts w:ascii="Arial" w:hAnsi="Arial" w:cs="Arial"/>
          <w:sz w:val="18"/>
        </w:rPr>
        <w:t xml:space="preserve"> </w:t>
      </w:r>
      <w:hyperlink w:anchor="_bookmark1444" w:history="1">
        <w:r w:rsidR="00C12992" w:rsidRPr="001058B5">
          <w:rPr>
            <w:rFonts w:ascii="Arial" w:hAnsi="Arial" w:cs="Arial"/>
            <w:sz w:val="18"/>
          </w:rPr>
          <w:t>static, about, 7-16</w:t>
        </w:r>
      </w:hyperlink>
    </w:p>
    <w:p w14:paraId="3FD3AEE3" w14:textId="77777777" w:rsidR="008C539B" w:rsidRPr="001058B5" w:rsidRDefault="008D1AB8">
      <w:pPr>
        <w:spacing w:line="237" w:lineRule="auto"/>
        <w:ind w:left="1109" w:right="1977"/>
        <w:rPr>
          <w:rFonts w:ascii="Arial" w:hAnsi="Arial" w:cs="Arial"/>
          <w:sz w:val="18"/>
        </w:rPr>
      </w:pPr>
      <w:hyperlink w:anchor="_bookmark1858" w:history="1">
        <w:r w:rsidR="00C12992" w:rsidRPr="001058B5">
          <w:rPr>
            <w:rFonts w:ascii="Arial" w:hAnsi="Arial" w:cs="Arial"/>
            <w:sz w:val="18"/>
          </w:rPr>
          <w:t>static, audited, 9-33</w:t>
        </w:r>
      </w:hyperlink>
      <w:r w:rsidR="00C12992" w:rsidRPr="001058B5">
        <w:rPr>
          <w:rFonts w:ascii="Arial" w:hAnsi="Arial" w:cs="Arial"/>
          <w:sz w:val="18"/>
        </w:rPr>
        <w:t xml:space="preserve"> </w:t>
      </w:r>
      <w:hyperlink w:anchor="_bookmark1450" w:history="1">
        <w:r w:rsidR="00C12992" w:rsidRPr="001058B5">
          <w:rPr>
            <w:rFonts w:ascii="Arial" w:hAnsi="Arial" w:cs="Arial"/>
            <w:sz w:val="18"/>
          </w:rPr>
          <w:t>static, when to use,</w:t>
        </w:r>
        <w:r w:rsidR="00C12992" w:rsidRPr="001058B5">
          <w:rPr>
            <w:rFonts w:ascii="Arial" w:hAnsi="Arial" w:cs="Arial"/>
            <w:spacing w:val="35"/>
            <w:sz w:val="18"/>
          </w:rPr>
          <w:t xml:space="preserve"> </w:t>
        </w:r>
        <w:r w:rsidR="00C12992" w:rsidRPr="001058B5">
          <w:rPr>
            <w:rFonts w:ascii="Arial" w:hAnsi="Arial" w:cs="Arial"/>
            <w:sz w:val="18"/>
          </w:rPr>
          <w:t>7-17</w:t>
        </w:r>
      </w:hyperlink>
    </w:p>
    <w:p w14:paraId="36E907F1" w14:textId="77777777" w:rsidR="008C539B" w:rsidRPr="001058B5" w:rsidRDefault="008D1AB8">
      <w:pPr>
        <w:spacing w:line="235" w:lineRule="auto"/>
        <w:ind w:left="869" w:right="1248" w:firstLine="240"/>
        <w:rPr>
          <w:rFonts w:ascii="Arial" w:hAnsi="Arial" w:cs="Arial"/>
          <w:sz w:val="18"/>
        </w:rPr>
      </w:pPr>
      <w:hyperlink w:anchor="_bookmark1462" w:history="1">
        <w:r w:rsidR="00C12992" w:rsidRPr="001058B5">
          <w:rPr>
            <w:rFonts w:ascii="Arial" w:hAnsi="Arial" w:cs="Arial"/>
            <w:sz w:val="18"/>
          </w:rPr>
          <w:t>summary of features, 7-19</w:t>
        </w:r>
      </w:hyperlink>
      <w:r w:rsidR="00C12992" w:rsidRPr="001058B5">
        <w:rPr>
          <w:rFonts w:ascii="Arial" w:hAnsi="Arial" w:cs="Arial"/>
          <w:sz w:val="18"/>
        </w:rPr>
        <w:t xml:space="preserve"> </w:t>
      </w:r>
      <w:hyperlink w:anchor="_bookmark1504" w:history="1">
        <w:r w:rsidR="00C12992" w:rsidRPr="001058B5">
          <w:rPr>
            <w:rFonts w:ascii="Arial" w:hAnsi="Arial" w:cs="Arial"/>
            <w:sz w:val="18"/>
          </w:rPr>
          <w:t>SELECT FOR UPDATE statements in</w:t>
        </w:r>
      </w:hyperlink>
    </w:p>
    <w:p w14:paraId="24E27B59" w14:textId="77777777" w:rsidR="008C539B" w:rsidRPr="001058B5" w:rsidRDefault="008D1AB8">
      <w:pPr>
        <w:spacing w:line="220" w:lineRule="exact"/>
        <w:ind w:left="1229"/>
        <w:rPr>
          <w:rFonts w:ascii="Arial" w:hAnsi="Arial" w:cs="Arial"/>
          <w:sz w:val="18"/>
        </w:rPr>
      </w:pPr>
      <w:hyperlink w:anchor="_bookmark1504" w:history="1">
        <w:r w:rsidR="00C12992" w:rsidRPr="001058B5">
          <w:rPr>
            <w:rFonts w:ascii="Arial" w:hAnsi="Arial" w:cs="Arial"/>
            <w:sz w:val="18"/>
          </w:rPr>
          <w:t>policies, 7-34</w:t>
        </w:r>
      </w:hyperlink>
    </w:p>
    <w:p w14:paraId="1FA2D429" w14:textId="77777777" w:rsidR="008C539B" w:rsidRPr="001058B5" w:rsidRDefault="008D1AB8">
      <w:pPr>
        <w:spacing w:line="220" w:lineRule="exact"/>
        <w:ind w:left="869"/>
        <w:rPr>
          <w:rFonts w:ascii="Arial" w:hAnsi="Arial" w:cs="Arial"/>
          <w:sz w:val="18"/>
        </w:rPr>
      </w:pPr>
      <w:hyperlink w:anchor="_bookmark1469" w:history="1">
        <w:r w:rsidR="00C12992" w:rsidRPr="001058B5">
          <w:rPr>
            <w:rFonts w:ascii="Arial" w:hAnsi="Arial" w:cs="Arial"/>
            <w:sz w:val="18"/>
          </w:rPr>
          <w:t>tutorial, simple, 7-20</w:t>
        </w:r>
      </w:hyperlink>
    </w:p>
    <w:p w14:paraId="44B1DFAB" w14:textId="77777777" w:rsidR="008C539B" w:rsidRPr="001058B5" w:rsidRDefault="008D1AB8">
      <w:pPr>
        <w:spacing w:line="220" w:lineRule="exact"/>
        <w:ind w:left="869"/>
        <w:rPr>
          <w:rFonts w:ascii="Arial" w:hAnsi="Arial" w:cs="Arial"/>
          <w:sz w:val="18"/>
        </w:rPr>
      </w:pPr>
      <w:hyperlink w:anchor="_bookmark1531" w:history="1">
        <w:r w:rsidR="00C12992" w:rsidRPr="001058B5">
          <w:rPr>
            <w:rFonts w:ascii="Arial" w:hAnsi="Arial" w:cs="Arial"/>
            <w:sz w:val="18"/>
          </w:rPr>
          <w:t>user models, 7-38</w:t>
        </w:r>
      </w:hyperlink>
    </w:p>
    <w:p w14:paraId="76DE747D" w14:textId="77777777" w:rsidR="008C539B" w:rsidRPr="001058B5" w:rsidRDefault="008D1AB8">
      <w:pPr>
        <w:spacing w:line="235" w:lineRule="auto"/>
        <w:ind w:left="629" w:firstLine="240"/>
        <w:rPr>
          <w:rFonts w:ascii="Arial" w:hAnsi="Arial" w:cs="Arial"/>
          <w:sz w:val="18"/>
        </w:rPr>
      </w:pPr>
      <w:hyperlink w:anchor="_bookmark1540" w:history="1">
        <w:r w:rsidR="00C12992" w:rsidRPr="001058B5">
          <w:rPr>
            <w:rFonts w:ascii="Arial" w:hAnsi="Arial" w:cs="Arial"/>
            <w:sz w:val="18"/>
          </w:rPr>
          <w:t>Web-based applications, how it works with, 7-38</w:t>
        </w:r>
      </w:hyperlink>
      <w:r w:rsidR="00C12992" w:rsidRPr="001058B5">
        <w:rPr>
          <w:rFonts w:ascii="Arial" w:hAnsi="Arial" w:cs="Arial"/>
          <w:sz w:val="18"/>
        </w:rPr>
        <w:t xml:space="preserve"> Oracle Wallet Manager</w:t>
      </w:r>
    </w:p>
    <w:p w14:paraId="4F27E9A7" w14:textId="77777777" w:rsidR="008C539B" w:rsidRPr="001058B5" w:rsidRDefault="008D1AB8">
      <w:pPr>
        <w:spacing w:line="237" w:lineRule="auto"/>
        <w:ind w:left="629" w:right="1248" w:firstLine="240"/>
        <w:rPr>
          <w:rFonts w:ascii="Arial" w:hAnsi="Arial" w:cs="Arial"/>
          <w:sz w:val="18"/>
        </w:rPr>
      </w:pPr>
      <w:hyperlink w:anchor="_bookmark371" w:history="1">
        <w:r w:rsidR="00C12992" w:rsidRPr="001058B5">
          <w:rPr>
            <w:rFonts w:ascii="Arial" w:hAnsi="Arial" w:cs="Arial"/>
            <w:sz w:val="18"/>
          </w:rPr>
          <w:t>X.509 Version 3 certificates, 3-30</w:t>
        </w:r>
      </w:hyperlink>
      <w:r w:rsidR="00C12992" w:rsidRPr="001058B5">
        <w:rPr>
          <w:rFonts w:ascii="Arial" w:hAnsi="Arial" w:cs="Arial"/>
          <w:sz w:val="18"/>
        </w:rPr>
        <w:t xml:space="preserve"> Oracle wallets</w:t>
      </w:r>
    </w:p>
    <w:p w14:paraId="493B8A74" w14:textId="77777777" w:rsidR="008C539B" w:rsidRPr="001058B5" w:rsidRDefault="008D1AB8">
      <w:pPr>
        <w:spacing w:line="235" w:lineRule="auto"/>
        <w:ind w:left="629" w:right="1489" w:firstLine="240"/>
        <w:rPr>
          <w:rFonts w:ascii="Arial" w:hAnsi="Arial" w:cs="Arial"/>
          <w:sz w:val="18"/>
        </w:rPr>
      </w:pPr>
      <w:hyperlink w:anchor="_bookmark372" w:history="1">
        <w:r w:rsidR="00C12992" w:rsidRPr="001058B5">
          <w:rPr>
            <w:rFonts w:ascii="Arial" w:hAnsi="Arial" w:cs="Arial"/>
            <w:sz w:val="18"/>
          </w:rPr>
          <w:t>authentication method, 3-30</w:t>
        </w:r>
      </w:hyperlink>
      <w:r w:rsidR="00C12992" w:rsidRPr="001058B5">
        <w:rPr>
          <w:rFonts w:ascii="Arial" w:hAnsi="Arial" w:cs="Arial"/>
          <w:sz w:val="18"/>
        </w:rPr>
        <w:t xml:space="preserve"> Oracle Warehouse Builder</w:t>
      </w:r>
    </w:p>
    <w:p w14:paraId="0C3B555E" w14:textId="77777777" w:rsidR="008C539B" w:rsidRPr="001058B5" w:rsidRDefault="008D1AB8">
      <w:pPr>
        <w:spacing w:before="1" w:line="235" w:lineRule="auto"/>
        <w:ind w:left="629" w:right="1248" w:firstLine="240"/>
        <w:rPr>
          <w:rFonts w:ascii="Arial" w:hAnsi="Arial" w:cs="Arial"/>
          <w:sz w:val="18"/>
        </w:rPr>
      </w:pPr>
      <w:hyperlink w:anchor="_bookmark626" w:history="1">
        <w:r w:rsidR="00C12992" w:rsidRPr="001058B5">
          <w:rPr>
            <w:rFonts w:ascii="Arial" w:hAnsi="Arial" w:cs="Arial"/>
            <w:sz w:val="18"/>
          </w:rPr>
          <w:t>roles, predefined, 4-14</w:t>
        </w:r>
      </w:hyperlink>
      <w:r w:rsidR="00C12992" w:rsidRPr="001058B5">
        <w:rPr>
          <w:rFonts w:ascii="Arial" w:hAnsi="Arial" w:cs="Arial"/>
          <w:sz w:val="18"/>
        </w:rPr>
        <w:t xml:space="preserve"> ORACLE_DATAPUMP access driver</w:t>
      </w:r>
    </w:p>
    <w:p w14:paraId="5B46A6BA" w14:textId="77777777" w:rsidR="008C539B" w:rsidRPr="001058B5" w:rsidRDefault="008D1AB8">
      <w:pPr>
        <w:spacing w:line="237" w:lineRule="auto"/>
        <w:ind w:left="629" w:right="1248" w:firstLine="240"/>
        <w:rPr>
          <w:rFonts w:ascii="Arial" w:hAnsi="Arial" w:cs="Arial"/>
          <w:i/>
          <w:sz w:val="18"/>
        </w:rPr>
      </w:pPr>
      <w:hyperlink w:anchor="_bookmark2217" w:history="1">
        <w:r w:rsidR="00C12992" w:rsidRPr="001058B5">
          <w:rPr>
            <w:rFonts w:ascii="Arial" w:hAnsi="Arial" w:cs="Arial"/>
            <w:sz w:val="18"/>
          </w:rPr>
          <w:t>guidelines for security, 10-11</w:t>
        </w:r>
      </w:hyperlink>
      <w:r w:rsidR="00C12992" w:rsidRPr="001058B5">
        <w:rPr>
          <w:rFonts w:ascii="Arial" w:hAnsi="Arial" w:cs="Arial"/>
          <w:sz w:val="18"/>
        </w:rPr>
        <w:t xml:space="preserve"> Oracle</w:t>
      </w:r>
      <w:r w:rsidR="00C12992" w:rsidRPr="001058B5">
        <w:rPr>
          <w:rFonts w:ascii="Arial" w:hAnsi="Arial" w:cs="Arial"/>
          <w:i/>
          <w:sz w:val="18"/>
        </w:rPr>
        <w:t>MetaLink</w:t>
      </w:r>
    </w:p>
    <w:p w14:paraId="40771486" w14:textId="77777777" w:rsidR="008C539B" w:rsidRPr="001058B5" w:rsidRDefault="008D1AB8">
      <w:pPr>
        <w:spacing w:line="235" w:lineRule="auto"/>
        <w:ind w:left="629" w:right="2256" w:firstLine="240"/>
        <w:rPr>
          <w:rFonts w:ascii="Arial" w:hAnsi="Arial" w:cs="Arial"/>
          <w:sz w:val="18"/>
        </w:rPr>
      </w:pPr>
      <w:hyperlink w:anchor="_bookmark2129" w:history="1">
        <w:r w:rsidR="00C12992" w:rsidRPr="001058B5">
          <w:rPr>
            <w:rFonts w:ascii="Arial" w:hAnsi="Arial" w:cs="Arial"/>
            <w:i/>
            <w:sz w:val="18"/>
          </w:rPr>
          <w:t xml:space="preserve">See </w:t>
        </w:r>
      </w:hyperlink>
      <w:r w:rsidR="00C12992" w:rsidRPr="001058B5">
        <w:rPr>
          <w:rFonts w:ascii="Arial" w:hAnsi="Arial" w:cs="Arial"/>
          <w:sz w:val="18"/>
        </w:rPr>
        <w:t>My Oracle Support ORAPWD password utility</w:t>
      </w:r>
    </w:p>
    <w:p w14:paraId="335B222F" w14:textId="77777777" w:rsidR="008C539B" w:rsidRPr="001058B5" w:rsidRDefault="008D1AB8">
      <w:pPr>
        <w:spacing w:line="235" w:lineRule="auto"/>
        <w:ind w:left="869" w:right="1365"/>
        <w:jc w:val="both"/>
        <w:rPr>
          <w:rFonts w:ascii="Arial" w:hAnsi="Arial" w:cs="Arial"/>
          <w:sz w:val="18"/>
        </w:rPr>
      </w:pPr>
      <w:hyperlink w:anchor="_bookmark286" w:history="1">
        <w:r w:rsidR="00C12992" w:rsidRPr="001058B5">
          <w:rPr>
            <w:rFonts w:ascii="Arial" w:hAnsi="Arial" w:cs="Arial"/>
            <w:sz w:val="18"/>
          </w:rPr>
          <w:t>case sensitivity in passwords, 3-14</w:t>
        </w:r>
      </w:hyperlink>
      <w:r w:rsidR="00C12992" w:rsidRPr="001058B5">
        <w:rPr>
          <w:rFonts w:ascii="Arial" w:hAnsi="Arial" w:cs="Arial"/>
          <w:sz w:val="18"/>
        </w:rPr>
        <w:t xml:space="preserve"> </w:t>
      </w:r>
      <w:hyperlink w:anchor="_bookmark335" w:history="1">
        <w:r w:rsidR="00C12992" w:rsidRPr="001058B5">
          <w:rPr>
            <w:rFonts w:ascii="Arial" w:hAnsi="Arial" w:cs="Arial"/>
            <w:sz w:val="18"/>
          </w:rPr>
          <w:t>password file authentication, 3-25</w:t>
        </w:r>
      </w:hyperlink>
      <w:r w:rsidR="00C12992" w:rsidRPr="001058B5">
        <w:rPr>
          <w:rFonts w:ascii="Arial" w:hAnsi="Arial" w:cs="Arial"/>
          <w:sz w:val="18"/>
        </w:rPr>
        <w:t xml:space="preserve"> </w:t>
      </w:r>
      <w:hyperlink w:anchor="_bookmark336" w:history="1">
        <w:r w:rsidR="00C12992" w:rsidRPr="001058B5">
          <w:rPr>
            <w:rFonts w:ascii="Arial" w:hAnsi="Arial" w:cs="Arial"/>
            <w:sz w:val="18"/>
          </w:rPr>
          <w:t>permissions to run, 3-25</w:t>
        </w:r>
      </w:hyperlink>
    </w:p>
    <w:p w14:paraId="4A3B462E" w14:textId="77777777" w:rsidR="008C539B" w:rsidRPr="001058B5" w:rsidRDefault="00C12992">
      <w:pPr>
        <w:spacing w:line="221" w:lineRule="exact"/>
        <w:ind w:left="629"/>
        <w:rPr>
          <w:rFonts w:ascii="Arial" w:hAnsi="Arial" w:cs="Arial"/>
          <w:sz w:val="18"/>
        </w:rPr>
      </w:pPr>
      <w:r w:rsidRPr="001058B5">
        <w:rPr>
          <w:rFonts w:ascii="Arial" w:hAnsi="Arial" w:cs="Arial"/>
          <w:sz w:val="18"/>
        </w:rPr>
        <w:t>ORAPWD utility</w:t>
      </w:r>
    </w:p>
    <w:p w14:paraId="5F003C22" w14:textId="77777777" w:rsidR="008C539B" w:rsidRPr="001058B5" w:rsidRDefault="008D1AB8">
      <w:pPr>
        <w:spacing w:line="237" w:lineRule="auto"/>
        <w:ind w:left="629" w:right="1248" w:firstLine="240"/>
        <w:rPr>
          <w:rFonts w:ascii="Arial" w:hAnsi="Arial" w:cs="Arial"/>
          <w:sz w:val="18"/>
        </w:rPr>
      </w:pPr>
      <w:hyperlink w:anchor="_bookmark109" w:history="1">
        <w:r w:rsidR="00C12992" w:rsidRPr="001058B5">
          <w:rPr>
            <w:rFonts w:ascii="Arial" w:hAnsi="Arial" w:cs="Arial"/>
            <w:sz w:val="18"/>
          </w:rPr>
          <w:t>changing SYS password with, 2-9</w:t>
        </w:r>
      </w:hyperlink>
      <w:r w:rsidR="00C12992" w:rsidRPr="001058B5">
        <w:rPr>
          <w:rFonts w:ascii="Arial" w:hAnsi="Arial" w:cs="Arial"/>
          <w:sz w:val="18"/>
        </w:rPr>
        <w:t xml:space="preserve"> </w:t>
      </w:r>
      <w:hyperlink w:anchor="_bookmark625" w:history="1">
        <w:r w:rsidR="00C12992" w:rsidRPr="001058B5">
          <w:rPr>
            <w:rFonts w:ascii="Arial" w:hAnsi="Arial" w:cs="Arial"/>
            <w:sz w:val="18"/>
          </w:rPr>
          <w:t>ORDADMIN role, 4-14</w:t>
        </w:r>
      </w:hyperlink>
    </w:p>
    <w:p w14:paraId="270FD3FF" w14:textId="77777777" w:rsidR="008C539B" w:rsidRPr="001058B5" w:rsidRDefault="00C12992">
      <w:pPr>
        <w:spacing w:line="235" w:lineRule="auto"/>
        <w:ind w:left="869" w:right="1248" w:hanging="240"/>
        <w:rPr>
          <w:rFonts w:ascii="Arial" w:hAnsi="Arial" w:cs="Arial"/>
          <w:sz w:val="18"/>
        </w:rPr>
      </w:pPr>
      <w:r w:rsidRPr="001058B5">
        <w:rPr>
          <w:rFonts w:ascii="Arial" w:hAnsi="Arial" w:cs="Arial"/>
          <w:sz w:val="18"/>
        </w:rPr>
        <w:t xml:space="preserve">OS_ROLES initialization parameter </w:t>
      </w:r>
      <w:hyperlink w:anchor="_bookmark857" w:history="1">
        <w:r w:rsidRPr="001058B5">
          <w:rPr>
            <w:rFonts w:ascii="Arial" w:hAnsi="Arial" w:cs="Arial"/>
            <w:sz w:val="18"/>
          </w:rPr>
          <w:t>operating system role grants, 4-47</w:t>
        </w:r>
      </w:hyperlink>
    </w:p>
    <w:p w14:paraId="2544A9D7" w14:textId="77777777" w:rsidR="008C539B" w:rsidRPr="001058B5" w:rsidRDefault="008D1AB8">
      <w:pPr>
        <w:spacing w:before="1" w:line="235" w:lineRule="auto"/>
        <w:ind w:left="869"/>
        <w:rPr>
          <w:rFonts w:ascii="Arial" w:hAnsi="Arial" w:cs="Arial"/>
          <w:sz w:val="18"/>
        </w:rPr>
      </w:pPr>
      <w:hyperlink w:anchor="_bookmark671" w:history="1">
        <w:r w:rsidR="00C12992" w:rsidRPr="001058B5">
          <w:rPr>
            <w:rFonts w:ascii="Arial" w:hAnsi="Arial" w:cs="Arial"/>
            <w:sz w:val="18"/>
          </w:rPr>
          <w:t>operating-system authorization and, 4-19</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REMOTE_OS_ROLES and, 4-47</w:t>
        </w:r>
      </w:hyperlink>
    </w:p>
    <w:p w14:paraId="56346C87" w14:textId="77777777" w:rsidR="008C539B" w:rsidRPr="001058B5" w:rsidRDefault="008C539B">
      <w:pPr>
        <w:spacing w:line="235" w:lineRule="auto"/>
        <w:rPr>
          <w:rFonts w:ascii="Arial" w:hAnsi="Arial" w:cs="Arial"/>
          <w:sz w:val="18"/>
        </w:rPr>
        <w:sectPr w:rsidR="008C539B" w:rsidRPr="001058B5">
          <w:headerReference w:type="default" r:id="rId300"/>
          <w:pgSz w:w="12240" w:h="15840"/>
          <w:pgMar w:top="1200" w:right="1060" w:bottom="860" w:left="1100" w:header="0" w:footer="663" w:gutter="0"/>
          <w:cols w:num="2" w:space="720" w:equalWidth="0">
            <w:col w:w="4951" w:space="40"/>
            <w:col w:w="5089"/>
          </w:cols>
        </w:sectPr>
      </w:pPr>
    </w:p>
    <w:p w14:paraId="34346590" w14:textId="77777777" w:rsidR="008C539B" w:rsidRPr="001058B5" w:rsidRDefault="008D1AB8">
      <w:pPr>
        <w:spacing w:before="70" w:line="235" w:lineRule="auto"/>
        <w:ind w:left="100" w:right="2626" w:firstLine="240"/>
        <w:rPr>
          <w:rFonts w:ascii="Arial" w:hAnsi="Arial" w:cs="Arial"/>
          <w:sz w:val="18"/>
        </w:rPr>
      </w:pPr>
      <w:hyperlink w:anchor="_bookmark850" w:history="1">
        <w:r w:rsidR="00C12992" w:rsidRPr="001058B5">
          <w:rPr>
            <w:rFonts w:ascii="Arial" w:hAnsi="Arial" w:cs="Arial"/>
            <w:sz w:val="18"/>
          </w:rPr>
          <w:t>using,   4-46</w:t>
        </w:r>
      </w:hyperlink>
      <w:r w:rsidR="00C12992" w:rsidRPr="001058B5">
        <w:rPr>
          <w:rFonts w:ascii="Arial" w:hAnsi="Arial" w:cs="Arial"/>
          <w:sz w:val="18"/>
        </w:rPr>
        <w:t xml:space="preserve"> outer join</w:t>
      </w:r>
      <w:r w:rsidR="00C12992" w:rsidRPr="001058B5">
        <w:rPr>
          <w:rFonts w:ascii="Arial" w:hAnsi="Arial" w:cs="Arial"/>
          <w:spacing w:val="-17"/>
          <w:sz w:val="18"/>
        </w:rPr>
        <w:t xml:space="preserve"> </w:t>
      </w:r>
      <w:r w:rsidR="00C12992" w:rsidRPr="001058B5">
        <w:rPr>
          <w:rFonts w:ascii="Arial" w:hAnsi="Arial" w:cs="Arial"/>
          <w:sz w:val="18"/>
        </w:rPr>
        <w:t>operations</w:t>
      </w:r>
    </w:p>
    <w:p w14:paraId="59291C14" w14:textId="77777777" w:rsidR="008C539B" w:rsidRPr="001058B5" w:rsidRDefault="008D1AB8">
      <w:pPr>
        <w:spacing w:line="237" w:lineRule="auto"/>
        <w:ind w:left="100"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w:t>
      </w:r>
      <w:hyperlink w:anchor="_bookmark627" w:history="1">
        <w:r w:rsidR="00C12992" w:rsidRPr="001058B5">
          <w:rPr>
            <w:rFonts w:ascii="Arial" w:hAnsi="Arial" w:cs="Arial"/>
            <w:sz w:val="18"/>
          </w:rPr>
          <w:t>OWB_DESIGNCENTER_VIEW role, 4-15</w:t>
        </w:r>
      </w:hyperlink>
    </w:p>
    <w:p w14:paraId="19271225" w14:textId="77777777" w:rsidR="008C539B" w:rsidRPr="001058B5" w:rsidRDefault="008D1AB8">
      <w:pPr>
        <w:spacing w:line="217" w:lineRule="exact"/>
        <w:ind w:left="100"/>
        <w:rPr>
          <w:rFonts w:ascii="Arial" w:hAnsi="Arial" w:cs="Arial"/>
          <w:sz w:val="18"/>
        </w:rPr>
      </w:pPr>
      <w:hyperlink w:anchor="_bookmark628" w:history="1">
        <w:r w:rsidR="00C12992" w:rsidRPr="001058B5">
          <w:rPr>
            <w:rFonts w:ascii="Arial" w:hAnsi="Arial" w:cs="Arial"/>
            <w:sz w:val="18"/>
          </w:rPr>
          <w:t>OWB_USER role, 4-15</w:t>
        </w:r>
      </w:hyperlink>
    </w:p>
    <w:p w14:paraId="0AEFD7FB" w14:textId="77777777" w:rsidR="008C539B" w:rsidRPr="001058B5" w:rsidRDefault="008D1AB8">
      <w:pPr>
        <w:spacing w:line="222" w:lineRule="exact"/>
        <w:ind w:left="100"/>
        <w:rPr>
          <w:rFonts w:ascii="Arial" w:hAnsi="Arial" w:cs="Arial"/>
          <w:sz w:val="18"/>
        </w:rPr>
      </w:pPr>
      <w:hyperlink w:anchor="_bookmark626" w:history="1">
        <w:r w:rsidR="00C12992" w:rsidRPr="001058B5">
          <w:rPr>
            <w:rFonts w:ascii="Arial" w:hAnsi="Arial" w:cs="Arial"/>
            <w:sz w:val="18"/>
          </w:rPr>
          <w:t>OWB$CLIENT role, 4-14</w:t>
        </w:r>
      </w:hyperlink>
    </w:p>
    <w:p w14:paraId="2E3D770D" w14:textId="77777777" w:rsidR="008C539B" w:rsidRPr="001058B5" w:rsidRDefault="008C539B">
      <w:pPr>
        <w:pStyle w:val="BodyText"/>
        <w:spacing w:before="3"/>
        <w:rPr>
          <w:rFonts w:ascii="Arial" w:hAnsi="Arial" w:cs="Arial"/>
          <w:sz w:val="21"/>
        </w:rPr>
      </w:pPr>
    </w:p>
    <w:p w14:paraId="070CF06A" w14:textId="77777777" w:rsidR="008C539B" w:rsidRPr="001058B5" w:rsidRDefault="00C12992">
      <w:pPr>
        <w:pStyle w:val="Heading5"/>
        <w:spacing w:before="1"/>
      </w:pPr>
      <w:bookmarkStart w:id="2248" w:name="P"/>
      <w:bookmarkEnd w:id="2248"/>
      <w:r w:rsidRPr="001058B5">
        <w:t>P</w:t>
      </w:r>
    </w:p>
    <w:p w14:paraId="166FB8F3" w14:textId="77777777" w:rsidR="008C539B" w:rsidRPr="001058B5" w:rsidRDefault="008C539B">
      <w:pPr>
        <w:pStyle w:val="BodyText"/>
        <w:spacing w:before="11"/>
        <w:rPr>
          <w:rFonts w:ascii="Arial" w:hAnsi="Arial" w:cs="Arial"/>
          <w:b/>
          <w:sz w:val="2"/>
        </w:rPr>
      </w:pPr>
    </w:p>
    <w:p w14:paraId="5716FCB8" w14:textId="12A05360" w:rsidR="008C539B" w:rsidRPr="001058B5" w:rsidRDefault="008D1AB8">
      <w:pPr>
        <w:pStyle w:val="BodyText"/>
        <w:spacing w:line="20" w:lineRule="exact"/>
        <w:ind w:left="107" w:right="-97"/>
        <w:rPr>
          <w:rFonts w:ascii="Arial" w:hAnsi="Arial" w:cs="Arial"/>
          <w:sz w:val="2"/>
        </w:rPr>
      </w:pPr>
      <w:r>
        <w:rPr>
          <w:rFonts w:ascii="Arial" w:hAnsi="Arial" w:cs="Arial"/>
          <w:sz w:val="2"/>
        </w:rPr>
      </w:r>
      <w:r>
        <w:rPr>
          <w:rFonts w:ascii="Arial" w:hAnsi="Arial" w:cs="Arial"/>
          <w:sz w:val="2"/>
        </w:rPr>
        <w:pict w14:anchorId="642EF956">
          <v:group id="_x0000_s1044" style="width:215.4pt;height:.5pt;mso-position-horizontal-relative:char;mso-position-vertical-relative:line" coordsize="4308,10">
            <v:line id="_x0000_s1045" style="position:absolute" from="0,5" to="4308,5" strokeweight=".16936mm"/>
            <w10:anchorlock/>
          </v:group>
        </w:pict>
      </w:r>
    </w:p>
    <w:p w14:paraId="27EA12C2"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packages</w:t>
      </w:r>
    </w:p>
    <w:p w14:paraId="59DE763D" w14:textId="77777777" w:rsidR="008C539B" w:rsidRPr="001058B5" w:rsidRDefault="008D1AB8">
      <w:pPr>
        <w:spacing w:line="220" w:lineRule="exact"/>
        <w:ind w:left="340"/>
        <w:rPr>
          <w:rFonts w:ascii="Arial" w:hAnsi="Arial" w:cs="Arial"/>
          <w:sz w:val="18"/>
        </w:rPr>
      </w:pPr>
      <w:hyperlink w:anchor="_bookmark1852" w:history="1">
        <w:r w:rsidR="00C12992" w:rsidRPr="001058B5">
          <w:rPr>
            <w:rFonts w:ascii="Arial" w:hAnsi="Arial" w:cs="Arial"/>
            <w:sz w:val="18"/>
          </w:rPr>
          <w:t>auditing, 9-32</w:t>
        </w:r>
      </w:hyperlink>
    </w:p>
    <w:p w14:paraId="466AF33A" w14:textId="77777777" w:rsidR="008C539B" w:rsidRPr="001058B5" w:rsidRDefault="008D1AB8">
      <w:pPr>
        <w:spacing w:line="220" w:lineRule="exact"/>
        <w:ind w:left="340"/>
        <w:rPr>
          <w:rFonts w:ascii="Arial" w:hAnsi="Arial" w:cs="Arial"/>
          <w:sz w:val="18"/>
        </w:rPr>
      </w:pPr>
      <w:hyperlink w:anchor="_bookmark774" w:history="1">
        <w:r w:rsidR="00C12992" w:rsidRPr="001058B5">
          <w:rPr>
            <w:rFonts w:ascii="Arial" w:hAnsi="Arial" w:cs="Arial"/>
            <w:sz w:val="18"/>
          </w:rPr>
          <w:t>examples, 4-32</w:t>
        </w:r>
      </w:hyperlink>
    </w:p>
    <w:p w14:paraId="1001D596" w14:textId="77777777" w:rsidR="008C539B" w:rsidRPr="001058B5" w:rsidRDefault="008D1AB8">
      <w:pPr>
        <w:spacing w:before="1" w:line="235" w:lineRule="auto"/>
        <w:ind w:left="340" w:right="1010"/>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privileges</w:t>
      </w:r>
    </w:p>
    <w:p w14:paraId="316B82FB" w14:textId="77777777" w:rsidR="008C539B" w:rsidRPr="001058B5" w:rsidRDefault="008D1AB8">
      <w:pPr>
        <w:spacing w:before="2" w:line="235" w:lineRule="auto"/>
        <w:ind w:left="580" w:right="1010"/>
        <w:rPr>
          <w:rFonts w:ascii="Arial" w:hAnsi="Arial" w:cs="Arial"/>
          <w:sz w:val="18"/>
        </w:rPr>
      </w:pPr>
      <w:hyperlink w:anchor="_bookmark771" w:history="1">
        <w:r w:rsidR="00C12992" w:rsidRPr="001058B5">
          <w:rPr>
            <w:rFonts w:ascii="Arial" w:hAnsi="Arial" w:cs="Arial"/>
            <w:sz w:val="18"/>
          </w:rPr>
          <w:t>divided by construct, 4-31</w:t>
        </w:r>
      </w:hyperlink>
      <w:r w:rsidR="00C12992" w:rsidRPr="001058B5">
        <w:rPr>
          <w:rFonts w:ascii="Arial" w:hAnsi="Arial" w:cs="Arial"/>
          <w:sz w:val="18"/>
        </w:rPr>
        <w:t xml:space="preserve"> </w:t>
      </w:r>
      <w:hyperlink w:anchor="_bookmark748" w:history="1">
        <w:r w:rsidR="00C12992" w:rsidRPr="001058B5">
          <w:rPr>
            <w:rFonts w:ascii="Arial" w:hAnsi="Arial" w:cs="Arial"/>
            <w:sz w:val="18"/>
          </w:rPr>
          <w:t xml:space="preserve">executing, 4-29, </w:t>
        </w:r>
      </w:hyperlink>
      <w:hyperlink w:anchor="_bookmark771" w:history="1">
        <w:r w:rsidR="00C12992" w:rsidRPr="001058B5">
          <w:rPr>
            <w:rFonts w:ascii="Arial" w:hAnsi="Arial" w:cs="Arial"/>
            <w:sz w:val="18"/>
          </w:rPr>
          <w:t>4-31</w:t>
        </w:r>
      </w:hyperlink>
    </w:p>
    <w:p w14:paraId="048CA676" w14:textId="77777777" w:rsidR="008C539B" w:rsidRPr="001058B5" w:rsidRDefault="008D1AB8">
      <w:pPr>
        <w:spacing w:line="220" w:lineRule="exact"/>
        <w:ind w:left="100"/>
        <w:rPr>
          <w:rFonts w:ascii="Arial" w:hAnsi="Arial" w:cs="Arial"/>
          <w:sz w:val="18"/>
        </w:rPr>
      </w:pPr>
      <w:hyperlink w:anchor="_bookmark1182" w:history="1">
        <w:r w:rsidR="00C12992" w:rsidRPr="001058B5">
          <w:rPr>
            <w:rFonts w:ascii="Arial" w:hAnsi="Arial" w:cs="Arial"/>
            <w:sz w:val="18"/>
          </w:rPr>
          <w:t>parallel execution servers, 6-9</w:t>
        </w:r>
      </w:hyperlink>
    </w:p>
    <w:p w14:paraId="22DAB717" w14:textId="77777777" w:rsidR="008C539B" w:rsidRPr="001058B5" w:rsidRDefault="008D1AB8">
      <w:pPr>
        <w:spacing w:before="2" w:line="235" w:lineRule="auto"/>
        <w:ind w:left="100" w:right="1010"/>
        <w:rPr>
          <w:rFonts w:ascii="Arial" w:hAnsi="Arial" w:cs="Arial"/>
          <w:sz w:val="18"/>
        </w:rPr>
      </w:pPr>
      <w:hyperlink w:anchor="_bookmark1180" w:history="1">
        <w:r w:rsidR="00C12992" w:rsidRPr="001058B5">
          <w:rPr>
            <w:rFonts w:ascii="Arial" w:hAnsi="Arial" w:cs="Arial"/>
            <w:sz w:val="18"/>
          </w:rPr>
          <w:t>parallel query, and SYS_CONTEXT, 6-9</w:t>
        </w:r>
      </w:hyperlink>
      <w:r w:rsidR="00C12992" w:rsidRPr="001058B5">
        <w:rPr>
          <w:rFonts w:ascii="Arial" w:hAnsi="Arial" w:cs="Arial"/>
          <w:sz w:val="18"/>
        </w:rPr>
        <w:t xml:space="preserve"> pass phrase</w:t>
      </w:r>
    </w:p>
    <w:p w14:paraId="3BAEA600" w14:textId="77777777" w:rsidR="008C539B" w:rsidRPr="001058B5" w:rsidRDefault="008D1AB8">
      <w:pPr>
        <w:spacing w:line="237" w:lineRule="auto"/>
        <w:ind w:left="100" w:right="1010" w:firstLine="240"/>
        <w:rPr>
          <w:rFonts w:ascii="Arial" w:hAnsi="Arial" w:cs="Arial"/>
          <w:sz w:val="18"/>
        </w:rPr>
      </w:pPr>
      <w:hyperlink w:anchor="_bookmark2283" w:history="1">
        <w:r w:rsidR="00C12992" w:rsidRPr="001058B5">
          <w:rPr>
            <w:rFonts w:ascii="Arial" w:hAnsi="Arial" w:cs="Arial"/>
            <w:sz w:val="18"/>
          </w:rPr>
          <w:t>read and parse server.key file, 10-17</w:t>
        </w:r>
      </w:hyperlink>
      <w:r w:rsidR="00C12992" w:rsidRPr="001058B5">
        <w:rPr>
          <w:rFonts w:ascii="Arial" w:hAnsi="Arial" w:cs="Arial"/>
          <w:sz w:val="18"/>
        </w:rPr>
        <w:t xml:space="preserve"> password files</w:t>
      </w:r>
    </w:p>
    <w:p w14:paraId="36233421" w14:textId="77777777" w:rsidR="008C539B" w:rsidRPr="001058B5" w:rsidRDefault="008D1AB8">
      <w:pPr>
        <w:spacing w:line="235" w:lineRule="auto"/>
        <w:ind w:left="700" w:right="15" w:hanging="360"/>
        <w:rPr>
          <w:rFonts w:ascii="Arial" w:hAnsi="Arial" w:cs="Arial"/>
          <w:sz w:val="18"/>
        </w:rPr>
      </w:pPr>
      <w:hyperlink w:anchor="_bookmark282" w:history="1">
        <w:r w:rsidR="00C12992" w:rsidRPr="001058B5">
          <w:rPr>
            <w:rFonts w:ascii="Arial" w:hAnsi="Arial" w:cs="Arial"/>
            <w:sz w:val="18"/>
          </w:rPr>
          <w:t>case sensitivity, effect on SEC_CASE_SENSITIVE_ LOGON parameter, 3-14</w:t>
        </w:r>
      </w:hyperlink>
    </w:p>
    <w:p w14:paraId="7F939F90" w14:textId="77777777" w:rsidR="008C539B" w:rsidRPr="001058B5" w:rsidRDefault="008D1AB8">
      <w:pPr>
        <w:spacing w:line="235" w:lineRule="auto"/>
        <w:ind w:left="100" w:firstLine="240"/>
        <w:rPr>
          <w:rFonts w:ascii="Arial" w:hAnsi="Arial" w:cs="Arial"/>
          <w:sz w:val="18"/>
        </w:rPr>
      </w:pPr>
      <w:hyperlink w:anchor="_bookmark334" w:history="1">
        <w:r w:rsidR="00C12992" w:rsidRPr="001058B5">
          <w:rPr>
            <w:rFonts w:ascii="Arial" w:hAnsi="Arial" w:cs="Arial"/>
            <w:sz w:val="18"/>
          </w:rPr>
          <w:t>how used to authenticate administrators, 3-25</w:t>
        </w:r>
      </w:hyperlink>
      <w:r w:rsidR="00C12992" w:rsidRPr="001058B5">
        <w:rPr>
          <w:rFonts w:ascii="Arial" w:hAnsi="Arial" w:cs="Arial"/>
          <w:sz w:val="18"/>
        </w:rPr>
        <w:t xml:space="preserve"> PASSWORD statement</w:t>
      </w:r>
    </w:p>
    <w:p w14:paraId="5D5D65C0" w14:textId="77777777" w:rsidR="008C539B" w:rsidRPr="001058B5" w:rsidRDefault="008D1AB8">
      <w:pPr>
        <w:spacing w:line="220" w:lineRule="exact"/>
        <w:ind w:left="340"/>
        <w:rPr>
          <w:rFonts w:ascii="Arial" w:hAnsi="Arial" w:cs="Arial"/>
          <w:sz w:val="18"/>
        </w:rPr>
      </w:pPr>
      <w:hyperlink w:anchor="_bookmark104" w:history="1">
        <w:r w:rsidR="00C12992" w:rsidRPr="001058B5">
          <w:rPr>
            <w:rFonts w:ascii="Arial" w:hAnsi="Arial" w:cs="Arial"/>
            <w:sz w:val="18"/>
          </w:rPr>
          <w:t>about, 2-8</w:t>
        </w:r>
      </w:hyperlink>
    </w:p>
    <w:p w14:paraId="63155C20" w14:textId="77777777" w:rsidR="008C539B" w:rsidRPr="001058B5" w:rsidRDefault="008D1AB8">
      <w:pPr>
        <w:spacing w:before="2" w:line="235" w:lineRule="auto"/>
        <w:ind w:left="100"/>
        <w:rPr>
          <w:rFonts w:ascii="Arial" w:hAnsi="Arial" w:cs="Arial"/>
          <w:sz w:val="18"/>
        </w:rPr>
      </w:pPr>
      <w:hyperlink w:anchor="_bookmark251" w:history="1">
        <w:r w:rsidR="00C12992" w:rsidRPr="001058B5">
          <w:rPr>
            <w:rFonts w:ascii="Arial" w:hAnsi="Arial" w:cs="Arial"/>
            <w:sz w:val="18"/>
          </w:rPr>
          <w:t>PASSWORD_LIFE_TIME profile parameter, 3-8</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 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 parameter, 3-7</w:t>
        </w:r>
      </w:hyperlink>
      <w:r w:rsidR="00C12992" w:rsidRPr="001058B5">
        <w:rPr>
          <w:rFonts w:ascii="Arial" w:hAnsi="Arial" w:cs="Arial"/>
          <w:sz w:val="18"/>
        </w:rPr>
        <w:t xml:space="preserve"> passwords</w:t>
      </w:r>
    </w:p>
    <w:p w14:paraId="457C2E9C" w14:textId="77777777" w:rsidR="008C539B" w:rsidRPr="001058B5" w:rsidRDefault="008D1AB8">
      <w:pPr>
        <w:spacing w:line="222" w:lineRule="exact"/>
        <w:ind w:left="340"/>
        <w:rPr>
          <w:rFonts w:ascii="Arial" w:hAnsi="Arial" w:cs="Arial"/>
          <w:sz w:val="18"/>
        </w:rPr>
      </w:pPr>
      <w:hyperlink w:anchor="_bookmark203" w:history="1">
        <w:r w:rsidR="00C12992" w:rsidRPr="001058B5">
          <w:rPr>
            <w:rFonts w:ascii="Arial" w:hAnsi="Arial" w:cs="Arial"/>
            <w:sz w:val="18"/>
          </w:rPr>
          <w:t>about managing, 3-4</w:t>
        </w:r>
      </w:hyperlink>
    </w:p>
    <w:p w14:paraId="48150198" w14:textId="77777777" w:rsidR="008C539B" w:rsidRPr="001058B5" w:rsidRDefault="008D1AB8">
      <w:pPr>
        <w:spacing w:before="2" w:line="235" w:lineRule="auto"/>
        <w:ind w:left="340" w:right="1412"/>
        <w:rPr>
          <w:rFonts w:ascii="Arial" w:hAnsi="Arial" w:cs="Arial"/>
          <w:sz w:val="18"/>
        </w:rPr>
      </w:pPr>
      <w:hyperlink w:anchor="_bookmark230" w:history="1">
        <w:r w:rsidR="00C12992" w:rsidRPr="001058B5">
          <w:rPr>
            <w:rFonts w:ascii="Arial" w:hAnsi="Arial" w:cs="Arial"/>
            <w:sz w:val="18"/>
          </w:rPr>
          <w:t>account locking, 3-6</w:t>
        </w:r>
      </w:hyperlink>
      <w:r w:rsidR="00C12992" w:rsidRPr="001058B5">
        <w:rPr>
          <w:rFonts w:ascii="Arial" w:hAnsi="Arial" w:cs="Arial"/>
          <w:sz w:val="18"/>
        </w:rPr>
        <w:t xml:space="preserve"> administrator</w:t>
      </w:r>
    </w:p>
    <w:p w14:paraId="68EB05C6" w14:textId="77777777" w:rsidR="008C539B" w:rsidRPr="001058B5" w:rsidRDefault="008D1AB8">
      <w:pPr>
        <w:spacing w:line="237" w:lineRule="auto"/>
        <w:ind w:left="580" w:right="1010"/>
        <w:rPr>
          <w:rFonts w:ascii="Arial" w:hAnsi="Arial" w:cs="Arial"/>
          <w:sz w:val="18"/>
        </w:rPr>
      </w:pPr>
      <w:hyperlink w:anchor="_bookmark334" w:history="1">
        <w:r w:rsidR="00C12992" w:rsidRPr="001058B5">
          <w:rPr>
            <w:rFonts w:ascii="Arial" w:hAnsi="Arial" w:cs="Arial"/>
            <w:sz w:val="18"/>
          </w:rPr>
          <w:t>authenticating with, 3-25</w:t>
        </w:r>
      </w:hyperlink>
      <w:r w:rsidR="00C12992" w:rsidRPr="001058B5">
        <w:rPr>
          <w:rFonts w:ascii="Arial" w:hAnsi="Arial" w:cs="Arial"/>
          <w:sz w:val="18"/>
        </w:rPr>
        <w:t xml:space="preserve"> </w:t>
      </w:r>
      <w:hyperlink w:anchor="_bookmark2180" w:history="1">
        <w:r w:rsidR="00C12992" w:rsidRPr="001058B5">
          <w:rPr>
            <w:rFonts w:ascii="Arial" w:hAnsi="Arial" w:cs="Arial"/>
            <w:sz w:val="18"/>
          </w:rPr>
          <w:t>guidelines for securing, 10-9</w:t>
        </w:r>
      </w:hyperlink>
    </w:p>
    <w:p w14:paraId="1B4969CE" w14:textId="77777777" w:rsidR="008C539B" w:rsidRPr="001058B5" w:rsidRDefault="008D1AB8">
      <w:pPr>
        <w:spacing w:line="235" w:lineRule="auto"/>
        <w:ind w:left="340" w:right="1412"/>
        <w:rPr>
          <w:rFonts w:ascii="Arial" w:hAnsi="Arial" w:cs="Arial"/>
          <w:sz w:val="18"/>
        </w:rPr>
      </w:pPr>
      <w:hyperlink w:anchor="_bookmark251"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ALTER PROFILE statement, 3-4</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altering,</w:t>
        </w:r>
        <w:r w:rsidR="00C12992" w:rsidRPr="001058B5">
          <w:rPr>
            <w:rFonts w:ascii="Arial" w:hAnsi="Arial" w:cs="Arial"/>
            <w:spacing w:val="42"/>
            <w:sz w:val="18"/>
          </w:rPr>
          <w:t xml:space="preserve"> </w:t>
        </w:r>
        <w:r w:rsidR="00C12992" w:rsidRPr="001058B5">
          <w:rPr>
            <w:rFonts w:ascii="Arial" w:hAnsi="Arial" w:cs="Arial"/>
            <w:sz w:val="18"/>
          </w:rPr>
          <w:t>2-8</w:t>
        </w:r>
      </w:hyperlink>
    </w:p>
    <w:p w14:paraId="6A6CB463" w14:textId="77777777" w:rsidR="008C539B" w:rsidRPr="001058B5" w:rsidRDefault="008D1AB8">
      <w:pPr>
        <w:spacing w:before="1" w:line="235" w:lineRule="auto"/>
        <w:ind w:left="340" w:right="1010"/>
        <w:rPr>
          <w:rFonts w:ascii="Arial" w:hAnsi="Arial" w:cs="Arial"/>
          <w:sz w:val="18"/>
        </w:rPr>
      </w:pPr>
      <w:hyperlink w:anchor="_bookmark1019" w:history="1">
        <w:r w:rsidR="00C12992" w:rsidRPr="001058B5">
          <w:rPr>
            <w:rFonts w:ascii="Arial" w:hAnsi="Arial" w:cs="Arial"/>
            <w:sz w:val="18"/>
          </w:rPr>
          <w:t>application design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applications, strategies for protecting</w:t>
        </w:r>
      </w:hyperlink>
    </w:p>
    <w:p w14:paraId="67512EC7" w14:textId="77777777" w:rsidR="008C539B" w:rsidRPr="001058B5" w:rsidRDefault="008D1AB8">
      <w:pPr>
        <w:spacing w:before="2" w:line="235" w:lineRule="auto"/>
        <w:ind w:left="340" w:right="2090" w:firstLine="360"/>
        <w:rPr>
          <w:rFonts w:ascii="Arial" w:hAnsi="Arial" w:cs="Arial"/>
          <w:sz w:val="18"/>
        </w:rPr>
      </w:pPr>
      <w:hyperlink w:anchor="_bookmark1014" w:history="1">
        <w:r w:rsidR="00C12992" w:rsidRPr="001058B5">
          <w:rPr>
            <w:rFonts w:ascii="Arial" w:hAnsi="Arial" w:cs="Arial"/>
            <w:sz w:val="18"/>
          </w:rPr>
          <w:t>passwords, 5-3</w:t>
        </w:r>
      </w:hyperlink>
      <w:r w:rsidR="00C12992" w:rsidRPr="001058B5">
        <w:rPr>
          <w:rFonts w:ascii="Arial" w:hAnsi="Arial" w:cs="Arial"/>
          <w:sz w:val="18"/>
        </w:rPr>
        <w:t xml:space="preserve"> </w:t>
      </w:r>
      <w:hyperlink w:anchor="_bookmark191" w:history="1">
        <w:r w:rsidR="00C12992" w:rsidRPr="001058B5">
          <w:rPr>
            <w:rFonts w:ascii="Arial" w:hAnsi="Arial" w:cs="Arial"/>
            <w:sz w:val="18"/>
          </w:rPr>
          <w:t>brute force attacks, 3-2</w:t>
        </w:r>
      </w:hyperlink>
    </w:p>
    <w:p w14:paraId="307C68F4" w14:textId="77777777" w:rsidR="008C539B" w:rsidRPr="001058B5" w:rsidRDefault="008D1AB8">
      <w:pPr>
        <w:spacing w:line="237" w:lineRule="auto"/>
        <w:ind w:left="700" w:hanging="360"/>
        <w:rPr>
          <w:rFonts w:ascii="Arial" w:hAnsi="Arial" w:cs="Arial"/>
          <w:sz w:val="18"/>
        </w:rPr>
      </w:pPr>
      <w:hyperlink w:anchor="_bookmark278" w:history="1">
        <w:r w:rsidR="00C12992" w:rsidRPr="001058B5">
          <w:rPr>
            <w:rFonts w:ascii="Arial" w:hAnsi="Arial" w:cs="Arial"/>
            <w:sz w:val="18"/>
          </w:rPr>
          <w:t>case sensitivity setting, SEC_CASE_SENSITIVE_ LOGIN, 3-13</w:t>
        </w:r>
      </w:hyperlink>
    </w:p>
    <w:p w14:paraId="2FD31842" w14:textId="77777777" w:rsidR="008C539B" w:rsidRPr="001058B5" w:rsidRDefault="008D1AB8">
      <w:pPr>
        <w:spacing w:line="235" w:lineRule="auto"/>
        <w:ind w:left="340" w:right="1292"/>
        <w:rPr>
          <w:rFonts w:ascii="Arial" w:hAnsi="Arial" w:cs="Arial"/>
          <w:sz w:val="18"/>
        </w:rPr>
      </w:pPr>
      <w:hyperlink w:anchor="_bookmark277" w:history="1">
        <w:r w:rsidR="00C12992" w:rsidRPr="001058B5">
          <w:rPr>
            <w:rFonts w:ascii="Arial" w:hAnsi="Arial" w:cs="Arial"/>
            <w:sz w:val="18"/>
          </w:rPr>
          <w:t>case sensitivity, configuring, 3-13</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for roles, 4-17</w:t>
        </w:r>
      </w:hyperlink>
      <w:r w:rsidR="00C12992" w:rsidRPr="001058B5">
        <w:rPr>
          <w:rFonts w:ascii="Arial" w:hAnsi="Arial" w:cs="Arial"/>
          <w:sz w:val="18"/>
        </w:rPr>
        <w:t xml:space="preserve"> complexity</w:t>
      </w:r>
      <w:r w:rsidR="00C12992" w:rsidRPr="001058B5">
        <w:rPr>
          <w:rFonts w:ascii="Arial" w:hAnsi="Arial" w:cs="Arial"/>
          <w:spacing w:val="-1"/>
          <w:sz w:val="18"/>
        </w:rPr>
        <w:t xml:space="preserve"> </w:t>
      </w:r>
      <w:r w:rsidR="00C12992" w:rsidRPr="001058B5">
        <w:rPr>
          <w:rFonts w:ascii="Arial" w:hAnsi="Arial" w:cs="Arial"/>
          <w:sz w:val="18"/>
        </w:rPr>
        <w:t>verification</w:t>
      </w:r>
    </w:p>
    <w:p w14:paraId="5056579E" w14:textId="77777777" w:rsidR="008C539B" w:rsidRPr="001058B5" w:rsidRDefault="008D1AB8">
      <w:pPr>
        <w:spacing w:line="221" w:lineRule="exact"/>
        <w:ind w:left="580"/>
        <w:rPr>
          <w:rFonts w:ascii="Arial" w:hAnsi="Arial" w:cs="Arial"/>
          <w:sz w:val="18"/>
        </w:rPr>
      </w:pPr>
      <w:hyperlink w:anchor="_bookmark270" w:history="1">
        <w:r w:rsidR="00C12992" w:rsidRPr="001058B5">
          <w:rPr>
            <w:rFonts w:ascii="Arial" w:hAnsi="Arial" w:cs="Arial"/>
            <w:sz w:val="18"/>
          </w:rPr>
          <w:t>about, 3-11</w:t>
        </w:r>
      </w:hyperlink>
    </w:p>
    <w:p w14:paraId="1B6C38B8" w14:textId="77777777" w:rsidR="008C539B" w:rsidRPr="001058B5" w:rsidRDefault="008D1AB8">
      <w:pPr>
        <w:spacing w:line="235" w:lineRule="auto"/>
        <w:ind w:left="340" w:right="1292" w:firstLine="240"/>
        <w:rPr>
          <w:rFonts w:ascii="Arial" w:hAnsi="Arial" w:cs="Arial"/>
          <w:sz w:val="18"/>
        </w:rPr>
      </w:pPr>
      <w:hyperlink w:anchor="_bookmark2172" w:history="1">
        <w:r w:rsidR="00C12992" w:rsidRPr="001058B5">
          <w:rPr>
            <w:rFonts w:ascii="Arial" w:hAnsi="Arial" w:cs="Arial"/>
            <w:sz w:val="18"/>
          </w:rPr>
          <w:t>guidelines for security, 10-8</w:t>
        </w:r>
      </w:hyperlink>
      <w:r w:rsidR="00C12992" w:rsidRPr="001058B5">
        <w:rPr>
          <w:rFonts w:ascii="Arial" w:hAnsi="Arial" w:cs="Arial"/>
          <w:sz w:val="18"/>
        </w:rPr>
        <w:t xml:space="preserve"> </w:t>
      </w:r>
      <w:hyperlink w:anchor="_bookmark350" w:history="1">
        <w:r w:rsidR="00C12992" w:rsidRPr="001058B5">
          <w:rPr>
            <w:rFonts w:ascii="Arial" w:hAnsi="Arial" w:cs="Arial"/>
            <w:sz w:val="18"/>
          </w:rPr>
          <w:t>connecting without,   3-27</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CREATE PROFILE statement,</w:t>
        </w:r>
        <w:r w:rsidR="00C12992" w:rsidRPr="001058B5">
          <w:rPr>
            <w:rFonts w:ascii="Arial" w:hAnsi="Arial" w:cs="Arial"/>
            <w:spacing w:val="31"/>
            <w:sz w:val="18"/>
          </w:rPr>
          <w:t xml:space="preserve"> </w:t>
        </w:r>
        <w:r w:rsidR="00C12992" w:rsidRPr="001058B5">
          <w:rPr>
            <w:rFonts w:ascii="Arial" w:hAnsi="Arial" w:cs="Arial"/>
            <w:sz w:val="18"/>
          </w:rPr>
          <w:t>3-4</w:t>
        </w:r>
      </w:hyperlink>
    </w:p>
    <w:p w14:paraId="21C8A909" w14:textId="77777777" w:rsidR="008C539B" w:rsidRPr="001058B5" w:rsidRDefault="008D1AB8">
      <w:pPr>
        <w:spacing w:before="2" w:line="235" w:lineRule="auto"/>
        <w:ind w:left="340" w:right="1010"/>
        <w:rPr>
          <w:rFonts w:ascii="Arial" w:hAnsi="Arial" w:cs="Arial"/>
          <w:sz w:val="18"/>
        </w:rPr>
      </w:pPr>
      <w:hyperlink w:anchor="_bookmark2193" w:history="1">
        <w:r w:rsidR="00C12992" w:rsidRPr="001058B5">
          <w:rPr>
            <w:rFonts w:ascii="Arial" w:hAnsi="Arial" w:cs="Arial"/>
            <w:sz w:val="18"/>
          </w:rPr>
          <w:t>danger in storing as clear text, 10-9</w:t>
        </w:r>
      </w:hyperlink>
      <w:r w:rsidR="00C12992" w:rsidRPr="001058B5">
        <w:rPr>
          <w:rFonts w:ascii="Arial" w:hAnsi="Arial" w:cs="Arial"/>
          <w:sz w:val="18"/>
        </w:rPr>
        <w:t xml:space="preserve"> </w:t>
      </w:r>
      <w:hyperlink w:anchor="_bookmark342" w:history="1">
        <w:r w:rsidR="00C12992" w:rsidRPr="001058B5">
          <w:rPr>
            <w:rFonts w:ascii="Arial" w:hAnsi="Arial" w:cs="Arial"/>
            <w:sz w:val="18"/>
          </w:rPr>
          <w:t>database user authentication, 3-26</w:t>
        </w:r>
      </w:hyperlink>
      <w:r w:rsidR="00C12992" w:rsidRPr="001058B5">
        <w:rPr>
          <w:rFonts w:ascii="Arial" w:hAnsi="Arial" w:cs="Arial"/>
          <w:sz w:val="18"/>
        </w:rPr>
        <w:t xml:space="preserve"> default profile settings</w:t>
      </w:r>
    </w:p>
    <w:p w14:paraId="2A098EF8" w14:textId="77777777" w:rsidR="008C539B" w:rsidRPr="001058B5" w:rsidRDefault="008D1AB8">
      <w:pPr>
        <w:spacing w:line="222" w:lineRule="exact"/>
        <w:ind w:left="580"/>
        <w:rPr>
          <w:rFonts w:ascii="Arial" w:hAnsi="Arial" w:cs="Arial"/>
          <w:sz w:val="18"/>
        </w:rPr>
      </w:pPr>
      <w:hyperlink w:anchor="_bookmark211" w:history="1">
        <w:r w:rsidR="00C12992" w:rsidRPr="001058B5">
          <w:rPr>
            <w:rFonts w:ascii="Arial" w:hAnsi="Arial" w:cs="Arial"/>
            <w:sz w:val="18"/>
          </w:rPr>
          <w:t>about, 3-4</w:t>
        </w:r>
      </w:hyperlink>
    </w:p>
    <w:p w14:paraId="4BBE8B9F" w14:textId="77777777" w:rsidR="008C539B" w:rsidRPr="001058B5" w:rsidRDefault="008D1AB8">
      <w:pPr>
        <w:spacing w:before="2" w:line="235" w:lineRule="auto"/>
        <w:ind w:left="340" w:right="1412"/>
        <w:rPr>
          <w:rFonts w:ascii="Arial" w:hAnsi="Arial" w:cs="Arial"/>
          <w:sz w:val="18"/>
        </w:rPr>
      </w:pPr>
      <w:hyperlink w:anchor="_bookmark2175" w:history="1">
        <w:r w:rsidR="00C12992" w:rsidRPr="001058B5">
          <w:rPr>
            <w:rFonts w:ascii="Arial" w:hAnsi="Arial" w:cs="Arial"/>
            <w:sz w:val="18"/>
          </w:rPr>
          <w:t>default user account,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default, finding, 3-4</w:t>
        </w:r>
      </w:hyperlink>
    </w:p>
    <w:p w14:paraId="67FF3032" w14:textId="77777777" w:rsidR="008C539B" w:rsidRPr="001058B5" w:rsidRDefault="008D1AB8">
      <w:pPr>
        <w:spacing w:before="2" w:line="235" w:lineRule="auto"/>
        <w:ind w:left="340" w:right="1010"/>
        <w:rPr>
          <w:rFonts w:ascii="Arial" w:hAnsi="Arial" w:cs="Arial"/>
          <w:sz w:val="18"/>
        </w:rPr>
      </w:pPr>
      <w:hyperlink w:anchor="_bookmark192" w:history="1">
        <w:r w:rsidR="00C12992" w:rsidRPr="001058B5">
          <w:rPr>
            <w:rFonts w:ascii="Arial" w:hAnsi="Arial" w:cs="Arial"/>
            <w:sz w:val="18"/>
          </w:rPr>
          <w:t>delays for incorrect passwords, 3-2</w:t>
        </w:r>
      </w:hyperlink>
      <w:r w:rsidR="00C12992" w:rsidRPr="001058B5">
        <w:rPr>
          <w:rFonts w:ascii="Arial" w:hAnsi="Arial" w:cs="Arial"/>
          <w:sz w:val="18"/>
        </w:rPr>
        <w:t xml:space="preserve"> </w:t>
      </w:r>
      <w:hyperlink w:anchor="_bookmark2185" w:history="1">
        <w:r w:rsidR="00C12992" w:rsidRPr="001058B5">
          <w:rPr>
            <w:rFonts w:ascii="Arial" w:hAnsi="Arial" w:cs="Arial"/>
            <w:sz w:val="18"/>
          </w:rPr>
          <w:t>duration, 10-9</w:t>
        </w:r>
      </w:hyperlink>
    </w:p>
    <w:p w14:paraId="43E8DB69" w14:textId="77777777" w:rsidR="008C539B" w:rsidRPr="001058B5" w:rsidRDefault="00C12992">
      <w:pPr>
        <w:spacing w:before="70" w:line="235" w:lineRule="auto"/>
        <w:ind w:left="340" w:right="2594"/>
        <w:rPr>
          <w:rFonts w:ascii="Arial" w:hAnsi="Arial" w:cs="Arial"/>
          <w:sz w:val="18"/>
        </w:rPr>
      </w:pPr>
      <w:r w:rsidRPr="001058B5">
        <w:rPr>
          <w:rFonts w:ascii="Arial" w:hAnsi="Arial" w:cs="Arial"/>
        </w:rPr>
        <w:br w:type="column"/>
      </w:r>
      <w:hyperlink w:anchor="_bookmark190" w:history="1">
        <w:r w:rsidRPr="001058B5">
          <w:rPr>
            <w:rFonts w:ascii="Arial" w:hAnsi="Arial" w:cs="Arial"/>
            <w:sz w:val="18"/>
          </w:rPr>
          <w:t xml:space="preserve">encrypting, 3-2, </w:t>
        </w:r>
      </w:hyperlink>
      <w:hyperlink w:anchor="_bookmark2193" w:history="1">
        <w:r w:rsidRPr="001058B5">
          <w:rPr>
            <w:rFonts w:ascii="Arial" w:hAnsi="Arial" w:cs="Arial"/>
            <w:sz w:val="18"/>
          </w:rPr>
          <w:t>10-9</w:t>
        </w:r>
      </w:hyperlink>
      <w:r w:rsidRPr="001058B5">
        <w:rPr>
          <w:rFonts w:ascii="Arial" w:hAnsi="Arial" w:cs="Arial"/>
          <w:sz w:val="18"/>
        </w:rPr>
        <w:t xml:space="preserve"> </w:t>
      </w:r>
      <w:hyperlink w:anchor="_bookmark198" w:history="1">
        <w:r w:rsidRPr="001058B5">
          <w:rPr>
            <w:rFonts w:ascii="Arial" w:hAnsi="Arial" w:cs="Arial"/>
            <w:sz w:val="18"/>
          </w:rPr>
          <w:t>examples of creating, 3-3</w:t>
        </w:r>
      </w:hyperlink>
      <w:r w:rsidRPr="001058B5">
        <w:rPr>
          <w:rFonts w:ascii="Arial" w:hAnsi="Arial" w:cs="Arial"/>
          <w:sz w:val="18"/>
        </w:rPr>
        <w:t xml:space="preserve"> expiring</w:t>
      </w:r>
    </w:p>
    <w:p w14:paraId="57361E8A" w14:textId="77777777" w:rsidR="008C539B" w:rsidRPr="001058B5" w:rsidRDefault="008D1AB8">
      <w:pPr>
        <w:spacing w:line="221" w:lineRule="exact"/>
        <w:ind w:left="580"/>
        <w:rPr>
          <w:rFonts w:ascii="Arial" w:hAnsi="Arial" w:cs="Arial"/>
          <w:sz w:val="18"/>
        </w:rPr>
      </w:pPr>
      <w:hyperlink w:anchor="_bookmark264" w:history="1">
        <w:r w:rsidR="00C12992" w:rsidRPr="001058B5">
          <w:rPr>
            <w:rFonts w:ascii="Arial" w:hAnsi="Arial" w:cs="Arial"/>
            <w:sz w:val="18"/>
          </w:rPr>
          <w:t>explicitly, 3-10</w:t>
        </w:r>
      </w:hyperlink>
    </w:p>
    <w:p w14:paraId="523E7457" w14:textId="77777777" w:rsidR="008C539B" w:rsidRPr="001058B5" w:rsidRDefault="008D1AB8">
      <w:pPr>
        <w:spacing w:line="220" w:lineRule="exact"/>
        <w:ind w:left="580"/>
        <w:rPr>
          <w:rFonts w:ascii="Arial" w:hAnsi="Arial" w:cs="Arial"/>
          <w:sz w:val="18"/>
        </w:rPr>
      </w:pPr>
      <w:hyperlink w:anchor="_bookmark252" w:history="1">
        <w:r w:rsidR="00C12992" w:rsidRPr="001058B5">
          <w:rPr>
            <w:rFonts w:ascii="Arial" w:hAnsi="Arial" w:cs="Arial"/>
            <w:sz w:val="18"/>
          </w:rPr>
          <w:t>procedure for, 3-8</w:t>
        </w:r>
      </w:hyperlink>
    </w:p>
    <w:p w14:paraId="41021023" w14:textId="77777777" w:rsidR="008C539B" w:rsidRPr="001058B5" w:rsidRDefault="008D1AB8">
      <w:pPr>
        <w:spacing w:line="237" w:lineRule="auto"/>
        <w:ind w:left="580" w:right="1806"/>
        <w:rPr>
          <w:rFonts w:ascii="Arial" w:hAnsi="Arial" w:cs="Arial"/>
          <w:sz w:val="18"/>
        </w:rPr>
      </w:pPr>
      <w:hyperlink w:anchor="_bookmark438" w:history="1">
        <w:r w:rsidR="00C12992" w:rsidRPr="001058B5">
          <w:rPr>
            <w:rFonts w:ascii="Arial" w:hAnsi="Arial" w:cs="Arial"/>
            <w:sz w:val="18"/>
          </w:rPr>
          <w:t>proxy account passwords, 3-39</w:t>
        </w:r>
      </w:hyperlink>
      <w:r w:rsidR="00C12992" w:rsidRPr="001058B5">
        <w:rPr>
          <w:rFonts w:ascii="Arial" w:hAnsi="Arial" w:cs="Arial"/>
          <w:sz w:val="18"/>
        </w:rPr>
        <w:t xml:space="preserve"> </w:t>
      </w:r>
      <w:hyperlink w:anchor="_bookmark257" w:history="1">
        <w:r w:rsidR="00C12992" w:rsidRPr="001058B5">
          <w:rPr>
            <w:rFonts w:ascii="Arial" w:hAnsi="Arial" w:cs="Arial"/>
            <w:sz w:val="18"/>
          </w:rPr>
          <w:t>with grace period, 3-9</w:t>
        </w:r>
      </w:hyperlink>
    </w:p>
    <w:p w14:paraId="0731E317" w14:textId="77777777" w:rsidR="008C539B" w:rsidRPr="001058B5" w:rsidRDefault="008D1AB8">
      <w:pPr>
        <w:spacing w:line="235" w:lineRule="auto"/>
        <w:ind w:left="340" w:right="2535"/>
        <w:rPr>
          <w:rFonts w:ascii="Arial" w:hAnsi="Arial" w:cs="Arial"/>
          <w:sz w:val="18"/>
        </w:rPr>
      </w:pPr>
      <w:hyperlink w:anchor="_bookmark238" w:history="1">
        <w:r w:rsidR="00C12992" w:rsidRPr="001058B5">
          <w:rPr>
            <w:rFonts w:ascii="Arial" w:hAnsi="Arial" w:cs="Arial"/>
            <w:sz w:val="18"/>
          </w:rPr>
          <w:t>failed logins, resetting, 3-7</w:t>
        </w:r>
      </w:hyperlink>
      <w:r w:rsidR="00C12992" w:rsidRPr="001058B5">
        <w:rPr>
          <w:rFonts w:ascii="Arial" w:hAnsi="Arial" w:cs="Arial"/>
          <w:sz w:val="18"/>
        </w:rPr>
        <w:t xml:space="preserve"> </w:t>
      </w:r>
      <w:hyperlink w:anchor="_bookmark284" w:history="1">
        <w:r w:rsidR="00C12992" w:rsidRPr="001058B5">
          <w:rPr>
            <w:rFonts w:ascii="Arial" w:hAnsi="Arial" w:cs="Arial"/>
            <w:sz w:val="18"/>
          </w:rPr>
          <w:t>finding version of,  3-14</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grace period, example, 3-10</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guidelines for security, 10-7</w:t>
        </w:r>
      </w:hyperlink>
      <w:r w:rsidR="00C12992" w:rsidRPr="001058B5">
        <w:rPr>
          <w:rFonts w:ascii="Arial" w:hAnsi="Arial" w:cs="Arial"/>
          <w:sz w:val="18"/>
        </w:rPr>
        <w:t xml:space="preserve"> </w:t>
      </w:r>
      <w:hyperlink w:anchor="_bookmark241" w:history="1">
        <w:r w:rsidR="00C12992" w:rsidRPr="001058B5">
          <w:rPr>
            <w:rFonts w:ascii="Arial" w:hAnsi="Arial" w:cs="Arial"/>
            <w:sz w:val="18"/>
          </w:rPr>
          <w:t>history,</w:t>
        </w:r>
        <w:r w:rsidR="00C12992" w:rsidRPr="001058B5">
          <w:rPr>
            <w:rFonts w:ascii="Arial" w:hAnsi="Arial" w:cs="Arial"/>
            <w:spacing w:val="42"/>
            <w:sz w:val="18"/>
          </w:rPr>
          <w:t xml:space="preserve"> </w:t>
        </w:r>
        <w:r w:rsidR="00C12992" w:rsidRPr="001058B5">
          <w:rPr>
            <w:rFonts w:ascii="Arial" w:hAnsi="Arial" w:cs="Arial"/>
            <w:sz w:val="18"/>
          </w:rPr>
          <w:t>3-7</w:t>
        </w:r>
      </w:hyperlink>
    </w:p>
    <w:p w14:paraId="1FE18AB3" w14:textId="77777777" w:rsidR="008C539B" w:rsidRPr="001058B5" w:rsidRDefault="008D1AB8">
      <w:pPr>
        <w:spacing w:before="4" w:line="235" w:lineRule="auto"/>
        <w:ind w:left="340" w:right="1461"/>
        <w:rPr>
          <w:rFonts w:ascii="Arial" w:hAnsi="Arial" w:cs="Arial"/>
          <w:sz w:val="18"/>
        </w:rPr>
      </w:pPr>
      <w:hyperlink w:anchor="_bookmark1029" w:history="1">
        <w:r w:rsidR="00C12992" w:rsidRPr="001058B5">
          <w:rPr>
            <w:rFonts w:ascii="Arial" w:hAnsi="Arial" w:cs="Arial"/>
            <w:sz w:val="18"/>
          </w:rPr>
          <w:t>Java code example to read passwords, 5-7</w:t>
        </w:r>
      </w:hyperlink>
      <w:r w:rsidR="00C12992" w:rsidRPr="001058B5">
        <w:rPr>
          <w:rFonts w:ascii="Arial" w:hAnsi="Arial" w:cs="Arial"/>
          <w:sz w:val="18"/>
        </w:rPr>
        <w:t xml:space="preserve"> </w:t>
      </w:r>
      <w:hyperlink w:anchor="_bookmark266" w:history="1">
        <w:r w:rsidR="00C12992" w:rsidRPr="001058B5">
          <w:rPr>
            <w:rFonts w:ascii="Arial" w:hAnsi="Arial" w:cs="Arial"/>
            <w:sz w:val="18"/>
          </w:rPr>
          <w:t>life time set too low, 3-10</w:t>
        </w:r>
      </w:hyperlink>
    </w:p>
    <w:p w14:paraId="2A92C859" w14:textId="77777777" w:rsidR="008C539B" w:rsidRPr="001058B5" w:rsidRDefault="008D1AB8">
      <w:pPr>
        <w:spacing w:line="220" w:lineRule="exact"/>
        <w:ind w:left="340"/>
        <w:rPr>
          <w:rFonts w:ascii="Arial" w:hAnsi="Arial" w:cs="Arial"/>
          <w:sz w:val="18"/>
        </w:rPr>
      </w:pPr>
      <w:hyperlink w:anchor="_bookmark251" w:history="1">
        <w:r w:rsidR="00C12992" w:rsidRPr="001058B5">
          <w:rPr>
            <w:rFonts w:ascii="Arial" w:hAnsi="Arial" w:cs="Arial"/>
            <w:sz w:val="18"/>
          </w:rPr>
          <w:t>lifetime for, 3-8</w:t>
        </w:r>
      </w:hyperlink>
    </w:p>
    <w:p w14:paraId="5C1CD792" w14:textId="77777777" w:rsidR="008C539B" w:rsidRPr="001058B5" w:rsidRDefault="008D1AB8">
      <w:pPr>
        <w:spacing w:line="220" w:lineRule="exact"/>
        <w:ind w:left="340"/>
        <w:rPr>
          <w:rFonts w:ascii="Arial" w:hAnsi="Arial" w:cs="Arial"/>
          <w:sz w:val="18"/>
        </w:rPr>
      </w:pPr>
      <w:hyperlink w:anchor="_bookmark235" w:history="1">
        <w:r w:rsidR="00C12992" w:rsidRPr="001058B5">
          <w:rPr>
            <w:rFonts w:ascii="Arial" w:hAnsi="Arial" w:cs="Arial"/>
            <w:sz w:val="18"/>
          </w:rPr>
          <w:t>lock time, 3-7</w:t>
        </w:r>
      </w:hyperlink>
    </w:p>
    <w:p w14:paraId="5986E2B1" w14:textId="77777777" w:rsidR="008C539B" w:rsidRPr="001058B5" w:rsidRDefault="008D1AB8">
      <w:pPr>
        <w:spacing w:line="220" w:lineRule="exact"/>
        <w:ind w:left="340"/>
        <w:rPr>
          <w:rFonts w:ascii="Arial" w:hAnsi="Arial" w:cs="Arial"/>
          <w:sz w:val="18"/>
        </w:rPr>
      </w:pPr>
      <w:hyperlink w:anchor="_bookmark2186" w:history="1">
        <w:r w:rsidR="00C12992" w:rsidRPr="001058B5">
          <w:rPr>
            <w:rFonts w:ascii="Arial" w:hAnsi="Arial" w:cs="Arial"/>
            <w:sz w:val="18"/>
          </w:rPr>
          <w:t>management rules, 10-9</w:t>
        </w:r>
      </w:hyperlink>
    </w:p>
    <w:p w14:paraId="26B3744C" w14:textId="77777777" w:rsidR="008C539B" w:rsidRPr="001058B5" w:rsidRDefault="008D1AB8">
      <w:pPr>
        <w:spacing w:line="220" w:lineRule="exact"/>
        <w:ind w:left="340"/>
        <w:rPr>
          <w:rFonts w:ascii="Arial" w:hAnsi="Arial" w:cs="Arial"/>
          <w:sz w:val="18"/>
        </w:rPr>
      </w:pPr>
      <w:hyperlink w:anchor="_bookmark201" w:history="1">
        <w:r w:rsidR="00C12992" w:rsidRPr="001058B5">
          <w:rPr>
            <w:rFonts w:ascii="Arial" w:hAnsi="Arial" w:cs="Arial"/>
            <w:sz w:val="18"/>
          </w:rPr>
          <w:t>managing, 3-3</w:t>
        </w:r>
      </w:hyperlink>
    </w:p>
    <w:p w14:paraId="4D8152D6" w14:textId="77777777" w:rsidR="008C539B" w:rsidRPr="001058B5" w:rsidRDefault="008D1AB8">
      <w:pPr>
        <w:spacing w:before="1" w:line="235" w:lineRule="auto"/>
        <w:ind w:left="340" w:right="2072"/>
        <w:rPr>
          <w:rFonts w:ascii="Arial" w:hAnsi="Arial" w:cs="Arial"/>
          <w:sz w:val="18"/>
        </w:rPr>
      </w:pPr>
      <w:hyperlink w:anchor="_bookmark247" w:history="1">
        <w:r w:rsidR="00C12992" w:rsidRPr="001058B5">
          <w:rPr>
            <w:rFonts w:ascii="Arial" w:hAnsi="Arial" w:cs="Arial"/>
            <w:sz w:val="18"/>
          </w:rPr>
          <w:t>maximum reuse time, 3-7</w:t>
        </w:r>
      </w:hyperlink>
      <w:r w:rsidR="00C12992" w:rsidRPr="001058B5">
        <w:rPr>
          <w:rFonts w:ascii="Arial" w:hAnsi="Arial" w:cs="Arial"/>
          <w:sz w:val="18"/>
        </w:rPr>
        <w:t xml:space="preserve"> </w:t>
      </w:r>
      <w:hyperlink w:anchor="_bookmark286" w:history="1">
        <w:r w:rsidR="00C12992" w:rsidRPr="001058B5">
          <w:rPr>
            <w:rFonts w:ascii="Arial" w:hAnsi="Arial" w:cs="Arial"/>
            <w:sz w:val="18"/>
          </w:rPr>
          <w:t>ORAPWD password utility, 3-14</w:t>
        </w:r>
      </w:hyperlink>
    </w:p>
    <w:p w14:paraId="7553C3AA" w14:textId="77777777" w:rsidR="008C539B" w:rsidRPr="001058B5" w:rsidRDefault="008D1AB8">
      <w:pPr>
        <w:spacing w:before="2" w:line="235" w:lineRule="auto"/>
        <w:ind w:left="340" w:right="1513"/>
        <w:rPr>
          <w:rFonts w:ascii="Arial" w:hAnsi="Arial" w:cs="Arial"/>
          <w:sz w:val="18"/>
        </w:rPr>
      </w:pPr>
      <w:hyperlink w:anchor="_bookmark271" w:history="1">
        <w:r w:rsidR="00C12992" w:rsidRPr="001058B5">
          <w:rPr>
            <w:rFonts w:ascii="Arial" w:hAnsi="Arial" w:cs="Arial"/>
            <w:sz w:val="18"/>
          </w:rPr>
          <w:t>password complexity verification, 3-11</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 risks, 3-25</w:t>
        </w:r>
      </w:hyperlink>
    </w:p>
    <w:p w14:paraId="29864E7D" w14:textId="77777777" w:rsidR="008C539B" w:rsidRPr="001058B5" w:rsidRDefault="008D1AB8">
      <w:pPr>
        <w:spacing w:line="237" w:lineRule="auto"/>
        <w:ind w:left="340" w:right="836"/>
        <w:rPr>
          <w:rFonts w:ascii="Arial" w:hAnsi="Arial" w:cs="Arial"/>
          <w:sz w:val="18"/>
        </w:rPr>
      </w:pP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w:t>
        </w:r>
      </w:hyperlink>
    </w:p>
    <w:p w14:paraId="207DE375" w14:textId="77777777" w:rsidR="008C539B" w:rsidRPr="001058B5" w:rsidRDefault="008D1AB8">
      <w:pPr>
        <w:spacing w:line="235" w:lineRule="auto"/>
        <w:ind w:left="340" w:right="1806" w:firstLine="360"/>
        <w:rPr>
          <w:rFonts w:ascii="Arial" w:hAnsi="Arial" w:cs="Arial"/>
          <w:sz w:val="18"/>
        </w:rPr>
      </w:pPr>
      <w:hyperlink w:anchor="_bookmark247" w:history="1">
        <w:r w:rsidR="00C12992" w:rsidRPr="001058B5">
          <w:rPr>
            <w:rFonts w:ascii="Arial" w:hAnsi="Arial" w:cs="Arial"/>
            <w:sz w:val="18"/>
          </w:rPr>
          <w:t>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w:t>
        </w:r>
      </w:hyperlink>
    </w:p>
    <w:p w14:paraId="188BD560" w14:textId="77777777" w:rsidR="008C539B" w:rsidRPr="001058B5" w:rsidRDefault="008D1AB8">
      <w:pPr>
        <w:spacing w:line="220" w:lineRule="exact"/>
        <w:ind w:left="700"/>
        <w:rPr>
          <w:rFonts w:ascii="Arial" w:hAnsi="Arial" w:cs="Arial"/>
          <w:sz w:val="18"/>
        </w:rPr>
      </w:pPr>
      <w:hyperlink w:anchor="_bookmark245" w:history="1">
        <w:r w:rsidR="00C12992" w:rsidRPr="001058B5">
          <w:rPr>
            <w:rFonts w:ascii="Arial" w:hAnsi="Arial" w:cs="Arial"/>
            <w:sz w:val="18"/>
          </w:rPr>
          <w:t>parameter, 3-7</w:t>
        </w:r>
      </w:hyperlink>
    </w:p>
    <w:p w14:paraId="47857D7F" w14:textId="77777777" w:rsidR="008C539B" w:rsidRPr="001058B5" w:rsidRDefault="008D1AB8">
      <w:pPr>
        <w:spacing w:line="220" w:lineRule="exact"/>
        <w:ind w:left="340"/>
        <w:rPr>
          <w:rFonts w:ascii="Arial" w:hAnsi="Arial" w:cs="Arial"/>
          <w:sz w:val="18"/>
        </w:rPr>
      </w:pPr>
      <w:hyperlink w:anchor="_bookmark201" w:history="1">
        <w:r w:rsidR="00C12992" w:rsidRPr="001058B5">
          <w:rPr>
            <w:rFonts w:ascii="Arial" w:hAnsi="Arial" w:cs="Arial"/>
            <w:sz w:val="18"/>
          </w:rPr>
          <w:t>policies, 3-3</w:t>
        </w:r>
      </w:hyperlink>
    </w:p>
    <w:p w14:paraId="672C3EC3" w14:textId="77777777" w:rsidR="008C539B" w:rsidRPr="001058B5" w:rsidRDefault="008D1AB8">
      <w:pPr>
        <w:spacing w:line="237" w:lineRule="auto"/>
        <w:ind w:left="340" w:right="1806"/>
        <w:rPr>
          <w:rFonts w:ascii="Arial" w:hAnsi="Arial" w:cs="Arial"/>
          <w:sz w:val="18"/>
        </w:rPr>
      </w:pPr>
      <w:hyperlink w:anchor="_bookmark655" w:history="1">
        <w:r w:rsidR="00C12992" w:rsidRPr="001058B5">
          <w:rPr>
            <w:rFonts w:ascii="Arial" w:hAnsi="Arial" w:cs="Arial"/>
            <w:sz w:val="18"/>
          </w:rPr>
          <w:t>privileges for changing for roles, 4-17</w:t>
        </w:r>
      </w:hyperlink>
      <w:r w:rsidR="00C12992" w:rsidRPr="001058B5">
        <w:rPr>
          <w:rFonts w:ascii="Arial" w:hAnsi="Arial" w:cs="Arial"/>
          <w:sz w:val="18"/>
        </w:rPr>
        <w:t xml:space="preserve"> </w:t>
      </w:r>
      <w:hyperlink w:anchor="_bookmark99" w:history="1">
        <w:r w:rsidR="00C12992" w:rsidRPr="001058B5">
          <w:rPr>
            <w:rFonts w:ascii="Arial" w:hAnsi="Arial" w:cs="Arial"/>
            <w:sz w:val="18"/>
          </w:rPr>
          <w:t>privileges to alter, 2-7</w:t>
        </w:r>
      </w:hyperlink>
    </w:p>
    <w:p w14:paraId="27709F93" w14:textId="77777777" w:rsidR="008C539B" w:rsidRPr="001058B5" w:rsidRDefault="008D1AB8">
      <w:pPr>
        <w:spacing w:line="217" w:lineRule="exact"/>
        <w:ind w:left="340"/>
        <w:rPr>
          <w:rFonts w:ascii="Arial" w:hAnsi="Arial" w:cs="Arial"/>
          <w:sz w:val="18"/>
        </w:rPr>
      </w:pPr>
      <w:hyperlink w:anchor="_bookmark188" w:history="1">
        <w:r w:rsidR="00C12992" w:rsidRPr="001058B5">
          <w:rPr>
            <w:rFonts w:ascii="Arial" w:hAnsi="Arial" w:cs="Arial"/>
            <w:sz w:val="18"/>
          </w:rPr>
          <w:t>protections, built-in, 3-2</w:t>
        </w:r>
      </w:hyperlink>
    </w:p>
    <w:p w14:paraId="26A690FD" w14:textId="77777777" w:rsidR="008C539B" w:rsidRPr="001058B5" w:rsidRDefault="008D1AB8">
      <w:pPr>
        <w:spacing w:line="237" w:lineRule="auto"/>
        <w:ind w:left="340" w:right="1806"/>
        <w:rPr>
          <w:rFonts w:ascii="Arial" w:hAnsi="Arial" w:cs="Arial"/>
          <w:sz w:val="18"/>
        </w:rPr>
      </w:pPr>
      <w:hyperlink w:anchor="_bookmark464" w:history="1">
        <w:r w:rsidR="00C12992" w:rsidRPr="001058B5">
          <w:rPr>
            <w:rFonts w:ascii="Arial" w:hAnsi="Arial" w:cs="Arial"/>
            <w:sz w:val="18"/>
          </w:rPr>
          <w:t>proxy authentication, 3-43</w:t>
        </w:r>
      </w:hyperlink>
      <w:r w:rsidR="00C12992" w:rsidRPr="001058B5">
        <w:rPr>
          <w:rFonts w:ascii="Arial" w:hAnsi="Arial" w:cs="Arial"/>
          <w:sz w:val="18"/>
        </w:rPr>
        <w:t xml:space="preserve"> requirements</w:t>
      </w:r>
    </w:p>
    <w:p w14:paraId="5F14F16E" w14:textId="77777777" w:rsidR="008C539B" w:rsidRPr="001058B5" w:rsidRDefault="008D1AB8">
      <w:pPr>
        <w:spacing w:line="217" w:lineRule="exact"/>
        <w:ind w:left="580"/>
        <w:rPr>
          <w:rFonts w:ascii="Arial" w:hAnsi="Arial" w:cs="Arial"/>
          <w:sz w:val="18"/>
        </w:rPr>
      </w:pPr>
      <w:hyperlink w:anchor="_bookmark2171" w:history="1">
        <w:r w:rsidR="00C12992" w:rsidRPr="001058B5">
          <w:rPr>
            <w:rFonts w:ascii="Arial" w:hAnsi="Arial" w:cs="Arial"/>
            <w:sz w:val="18"/>
          </w:rPr>
          <w:t>additional, 10-7</w:t>
        </w:r>
      </w:hyperlink>
    </w:p>
    <w:p w14:paraId="417EF9A7" w14:textId="77777777" w:rsidR="008C539B" w:rsidRPr="001058B5" w:rsidRDefault="008D1AB8">
      <w:pPr>
        <w:spacing w:line="220" w:lineRule="exact"/>
        <w:ind w:left="580"/>
        <w:rPr>
          <w:rFonts w:ascii="Arial" w:hAnsi="Arial" w:cs="Arial"/>
          <w:sz w:val="18"/>
        </w:rPr>
      </w:pPr>
      <w:hyperlink w:anchor="_bookmark198" w:history="1">
        <w:r w:rsidR="00C12992" w:rsidRPr="001058B5">
          <w:rPr>
            <w:rFonts w:ascii="Arial" w:hAnsi="Arial" w:cs="Arial"/>
            <w:sz w:val="18"/>
          </w:rPr>
          <w:t>minimum,   3-3</w:t>
        </w:r>
      </w:hyperlink>
    </w:p>
    <w:p w14:paraId="3F3C5CB3" w14:textId="77777777" w:rsidR="008C539B" w:rsidRPr="001058B5" w:rsidRDefault="008D1AB8">
      <w:pPr>
        <w:spacing w:line="220" w:lineRule="exact"/>
        <w:ind w:left="340"/>
        <w:rPr>
          <w:rFonts w:ascii="Arial" w:hAnsi="Arial" w:cs="Arial"/>
          <w:sz w:val="18"/>
        </w:rPr>
      </w:pPr>
      <w:hyperlink w:anchor="_bookmark245" w:history="1">
        <w:r w:rsidR="00C12992" w:rsidRPr="001058B5">
          <w:rPr>
            <w:rFonts w:ascii="Arial" w:hAnsi="Arial" w:cs="Arial"/>
            <w:sz w:val="18"/>
          </w:rPr>
          <w:t xml:space="preserve">reusing,    3-7, </w:t>
        </w:r>
      </w:hyperlink>
      <w:hyperlink w:anchor="_bookmark2185" w:history="1">
        <w:r w:rsidR="00C12992" w:rsidRPr="001058B5">
          <w:rPr>
            <w:rFonts w:ascii="Arial" w:hAnsi="Arial" w:cs="Arial"/>
            <w:sz w:val="18"/>
          </w:rPr>
          <w:t>10-9</w:t>
        </w:r>
      </w:hyperlink>
    </w:p>
    <w:p w14:paraId="09BD217D" w14:textId="77777777" w:rsidR="008C539B" w:rsidRPr="001058B5" w:rsidRDefault="008D1AB8">
      <w:pPr>
        <w:spacing w:line="220" w:lineRule="exact"/>
        <w:ind w:left="340"/>
        <w:rPr>
          <w:rFonts w:ascii="Arial" w:hAnsi="Arial" w:cs="Arial"/>
          <w:sz w:val="18"/>
        </w:rPr>
      </w:pPr>
      <w:hyperlink w:anchor="_bookmark242" w:history="1">
        <w:r w:rsidR="00C12992" w:rsidRPr="001058B5">
          <w:rPr>
            <w:rFonts w:ascii="Arial" w:hAnsi="Arial" w:cs="Arial"/>
            <w:sz w:val="18"/>
          </w:rPr>
          <w:t>reusing passwords, 3-7</w:t>
        </w:r>
      </w:hyperlink>
    </w:p>
    <w:p w14:paraId="37BA5F73" w14:textId="77777777" w:rsidR="008C539B" w:rsidRPr="001058B5" w:rsidRDefault="008D1AB8">
      <w:pPr>
        <w:spacing w:line="235" w:lineRule="auto"/>
        <w:ind w:left="340" w:right="1325"/>
        <w:rPr>
          <w:rFonts w:ascii="Arial" w:hAnsi="Arial" w:cs="Arial"/>
          <w:sz w:val="18"/>
        </w:rPr>
      </w:pPr>
      <w:hyperlink w:anchor="_bookmark647" w:history="1">
        <w:r w:rsidR="00C12992" w:rsidRPr="001058B5">
          <w:rPr>
            <w:rFonts w:ascii="Arial" w:hAnsi="Arial" w:cs="Arial"/>
            <w:sz w:val="18"/>
          </w:rPr>
          <w:t>roles authenticated by passwords,   4-17</w:t>
        </w:r>
      </w:hyperlink>
      <w:r w:rsidR="00C12992" w:rsidRPr="001058B5">
        <w:rPr>
          <w:rFonts w:ascii="Arial" w:hAnsi="Arial" w:cs="Arial"/>
          <w:sz w:val="18"/>
        </w:rPr>
        <w:t xml:space="preserve"> </w:t>
      </w:r>
      <w:hyperlink w:anchor="_bookmark659" w:history="1">
        <w:r w:rsidR="00C12992" w:rsidRPr="001058B5">
          <w:rPr>
            <w:rFonts w:ascii="Arial" w:hAnsi="Arial" w:cs="Arial"/>
            <w:sz w:val="18"/>
          </w:rPr>
          <w:t>roles enabled by SET ROLE statement, 4-18</w:t>
        </w:r>
      </w:hyperlink>
      <w:r w:rsidR="00C12992" w:rsidRPr="001058B5">
        <w:rPr>
          <w:rFonts w:ascii="Arial" w:hAnsi="Arial" w:cs="Arial"/>
          <w:sz w:val="18"/>
        </w:rPr>
        <w:t xml:space="preserve"> </w:t>
      </w:r>
      <w:hyperlink w:anchor="_bookmark300" w:history="1">
        <w:r w:rsidR="00C12992" w:rsidRPr="001058B5">
          <w:rPr>
            <w:rFonts w:ascii="Arial" w:hAnsi="Arial" w:cs="Arial"/>
            <w:sz w:val="18"/>
          </w:rPr>
          <w:t>secure external password store,  3-17</w:t>
        </w:r>
      </w:hyperlink>
      <w:r w:rsidR="00C12992" w:rsidRPr="001058B5">
        <w:rPr>
          <w:rFonts w:ascii="Arial" w:hAnsi="Arial" w:cs="Arial"/>
          <w:sz w:val="18"/>
        </w:rPr>
        <w:t xml:space="preserve"> </w:t>
      </w:r>
      <w:hyperlink w:anchor="_bookmark338" w:history="1">
        <w:r w:rsidR="00C12992" w:rsidRPr="001058B5">
          <w:rPr>
            <w:rFonts w:ascii="Arial" w:hAnsi="Arial" w:cs="Arial"/>
            <w:sz w:val="18"/>
          </w:rPr>
          <w:t>security risks,</w:t>
        </w:r>
        <w:r w:rsidR="00C12992" w:rsidRPr="001058B5">
          <w:rPr>
            <w:rFonts w:ascii="Arial" w:hAnsi="Arial" w:cs="Arial"/>
            <w:spacing w:val="41"/>
            <w:sz w:val="18"/>
          </w:rPr>
          <w:t xml:space="preserve"> </w:t>
        </w:r>
        <w:r w:rsidR="00C12992" w:rsidRPr="001058B5">
          <w:rPr>
            <w:rFonts w:ascii="Arial" w:hAnsi="Arial" w:cs="Arial"/>
            <w:sz w:val="18"/>
          </w:rPr>
          <w:t>3-25</w:t>
        </w:r>
      </w:hyperlink>
    </w:p>
    <w:p w14:paraId="03EC8A9C" w14:textId="77777777" w:rsidR="008C539B" w:rsidRPr="001058B5" w:rsidRDefault="008D1AB8">
      <w:pPr>
        <w:spacing w:line="222" w:lineRule="exact"/>
        <w:ind w:left="340"/>
        <w:rPr>
          <w:rFonts w:ascii="Arial" w:hAnsi="Arial" w:cs="Arial"/>
          <w:sz w:val="18"/>
        </w:rPr>
      </w:pPr>
      <w:hyperlink w:anchor="_bookmark108" w:history="1">
        <w:r w:rsidR="00C12992" w:rsidRPr="001058B5">
          <w:rPr>
            <w:rFonts w:ascii="Arial" w:hAnsi="Arial" w:cs="Arial"/>
            <w:sz w:val="18"/>
          </w:rPr>
          <w:t>SYS account, 2-9</w:t>
        </w:r>
      </w:hyperlink>
    </w:p>
    <w:p w14:paraId="248E2F42" w14:textId="77777777" w:rsidR="008C539B" w:rsidRPr="001058B5" w:rsidRDefault="008D1AB8">
      <w:pPr>
        <w:spacing w:line="220" w:lineRule="exact"/>
        <w:ind w:left="340"/>
        <w:rPr>
          <w:rFonts w:ascii="Arial" w:hAnsi="Arial" w:cs="Arial"/>
          <w:sz w:val="18"/>
        </w:rPr>
      </w:pPr>
      <w:hyperlink w:anchor="_bookmark2184" w:history="1">
        <w:r w:rsidR="00C12992" w:rsidRPr="001058B5">
          <w:rPr>
            <w:rFonts w:ascii="Arial" w:hAnsi="Arial" w:cs="Arial"/>
            <w:sz w:val="18"/>
          </w:rPr>
          <w:t>SYS and SYSTEM, 10-9</w:t>
        </w:r>
      </w:hyperlink>
    </w:p>
    <w:p w14:paraId="7DB7AD5F" w14:textId="77777777" w:rsidR="008C539B" w:rsidRPr="001058B5" w:rsidRDefault="008D1AB8">
      <w:pPr>
        <w:spacing w:line="237" w:lineRule="auto"/>
        <w:ind w:left="340" w:right="1996"/>
        <w:rPr>
          <w:rFonts w:ascii="Arial" w:hAnsi="Arial" w:cs="Arial"/>
          <w:sz w:val="18"/>
        </w:rPr>
      </w:pPr>
      <w:hyperlink w:anchor="_bookmark558" w:history="1">
        <w:r w:rsidR="00C12992" w:rsidRPr="001058B5">
          <w:rPr>
            <w:rFonts w:ascii="Arial" w:hAnsi="Arial" w:cs="Arial"/>
            <w:sz w:val="18"/>
          </w:rPr>
          <w:t>used in roles, 4-8</w:t>
        </w:r>
      </w:hyperlink>
      <w:r w:rsidR="00C12992" w:rsidRPr="001058B5">
        <w:rPr>
          <w:rFonts w:ascii="Arial" w:hAnsi="Arial" w:cs="Arial"/>
          <w:sz w:val="18"/>
        </w:rPr>
        <w:t xml:space="preserve"> UTLPWDMG.SQL password script</w:t>
      </w:r>
    </w:p>
    <w:p w14:paraId="0A8310C6" w14:textId="77777777" w:rsidR="008C539B" w:rsidRPr="001058B5" w:rsidRDefault="008D1AB8">
      <w:pPr>
        <w:spacing w:line="217" w:lineRule="exact"/>
        <w:ind w:left="580"/>
        <w:rPr>
          <w:rFonts w:ascii="Arial" w:hAnsi="Arial" w:cs="Arial"/>
          <w:sz w:val="18"/>
        </w:rPr>
      </w:pPr>
      <w:hyperlink w:anchor="_bookmark271" w:history="1">
        <w:r w:rsidR="00C12992" w:rsidRPr="001058B5">
          <w:rPr>
            <w:rFonts w:ascii="Arial" w:hAnsi="Arial" w:cs="Arial"/>
            <w:sz w:val="18"/>
          </w:rPr>
          <w:t>password management, 3-11</w:t>
        </w:r>
      </w:hyperlink>
    </w:p>
    <w:p w14:paraId="612727C3" w14:textId="77777777" w:rsidR="008C539B" w:rsidRPr="001058B5" w:rsidRDefault="008D1AB8">
      <w:pPr>
        <w:spacing w:line="237" w:lineRule="auto"/>
        <w:ind w:left="700" w:right="1027" w:hanging="360"/>
        <w:rPr>
          <w:rFonts w:ascii="Arial" w:hAnsi="Arial" w:cs="Arial"/>
          <w:sz w:val="18"/>
        </w:rPr>
      </w:pPr>
      <w:hyperlink w:anchor="_bookmark291" w:history="1">
        <w:r w:rsidR="00C12992" w:rsidRPr="001058B5">
          <w:rPr>
            <w:rFonts w:ascii="Arial" w:hAnsi="Arial" w:cs="Arial"/>
            <w:sz w:val="18"/>
          </w:rPr>
          <w:t>verified using SHA-1 hashing algorithm, 3-15,</w:t>
        </w:r>
      </w:hyperlink>
      <w:r w:rsidR="00C12992" w:rsidRPr="001058B5">
        <w:rPr>
          <w:rFonts w:ascii="Arial" w:hAnsi="Arial" w:cs="Arial"/>
          <w:sz w:val="18"/>
        </w:rPr>
        <w:t xml:space="preserve"> </w:t>
      </w:r>
      <w:hyperlink w:anchor="_bookmark296" w:history="1">
        <w:r w:rsidR="00C12992" w:rsidRPr="001058B5">
          <w:rPr>
            <w:rFonts w:ascii="Arial" w:hAnsi="Arial" w:cs="Arial"/>
            <w:sz w:val="18"/>
          </w:rPr>
          <w:t>3-16</w:t>
        </w:r>
      </w:hyperlink>
    </w:p>
    <w:p w14:paraId="362D47A5" w14:textId="77777777" w:rsidR="008C539B" w:rsidRPr="001058B5" w:rsidRDefault="008D1AB8">
      <w:pPr>
        <w:spacing w:line="235" w:lineRule="auto"/>
        <w:ind w:left="700" w:right="836" w:hanging="360"/>
        <w:rPr>
          <w:rFonts w:ascii="Arial" w:hAnsi="Arial" w:cs="Arial"/>
          <w:sz w:val="18"/>
        </w:rPr>
      </w:pPr>
      <w:hyperlink w:anchor="_bookmark189" w:history="1">
        <w:r w:rsidR="00C12992" w:rsidRPr="001058B5">
          <w:rPr>
            <w:rFonts w:ascii="Arial" w:hAnsi="Arial" w:cs="Arial"/>
            <w:i/>
            <w:sz w:val="18"/>
          </w:rPr>
          <w:t xml:space="preserve">See also </w:t>
        </w:r>
      </w:hyperlink>
      <w:r w:rsidR="00C12992" w:rsidRPr="001058B5">
        <w:rPr>
          <w:rFonts w:ascii="Arial" w:hAnsi="Arial" w:cs="Arial"/>
          <w:sz w:val="18"/>
        </w:rPr>
        <w:t>authentication, and access control list (ACL), wallet access</w:t>
      </w:r>
    </w:p>
    <w:p w14:paraId="02225CB0" w14:textId="77777777" w:rsidR="008C539B" w:rsidRPr="001058B5" w:rsidRDefault="00C12992">
      <w:pPr>
        <w:spacing w:line="220" w:lineRule="exact"/>
        <w:ind w:left="100"/>
        <w:rPr>
          <w:rFonts w:ascii="Arial" w:hAnsi="Arial" w:cs="Arial"/>
          <w:sz w:val="18"/>
        </w:rPr>
      </w:pPr>
      <w:r w:rsidRPr="001058B5">
        <w:rPr>
          <w:rFonts w:ascii="Arial" w:hAnsi="Arial" w:cs="Arial"/>
          <w:sz w:val="18"/>
        </w:rPr>
        <w:t>performance</w:t>
      </w:r>
    </w:p>
    <w:p w14:paraId="7B4A73F2" w14:textId="77777777" w:rsidR="008C539B" w:rsidRPr="001058B5" w:rsidRDefault="008D1AB8">
      <w:pPr>
        <w:spacing w:line="220" w:lineRule="exact"/>
        <w:ind w:left="340"/>
        <w:rPr>
          <w:rFonts w:ascii="Arial" w:hAnsi="Arial" w:cs="Arial"/>
          <w:sz w:val="18"/>
        </w:rPr>
      </w:pPr>
      <w:hyperlink w:anchor="_bookmark1132" w:history="1">
        <w:r w:rsidR="00C12992" w:rsidRPr="001058B5">
          <w:rPr>
            <w:rFonts w:ascii="Arial" w:hAnsi="Arial" w:cs="Arial"/>
            <w:sz w:val="18"/>
          </w:rPr>
          <w:t>application contexts, 6-2</w:t>
        </w:r>
      </w:hyperlink>
    </w:p>
    <w:p w14:paraId="724F0AF7" w14:textId="77777777" w:rsidR="008C539B" w:rsidRPr="001058B5" w:rsidRDefault="008D1AB8">
      <w:pPr>
        <w:spacing w:line="220" w:lineRule="exact"/>
        <w:ind w:left="340"/>
        <w:rPr>
          <w:rFonts w:ascii="Arial" w:hAnsi="Arial" w:cs="Arial"/>
          <w:sz w:val="18"/>
        </w:rPr>
      </w:pPr>
      <w:hyperlink w:anchor="_bookmark1630" w:history="1">
        <w:r w:rsidR="00C12992" w:rsidRPr="001058B5">
          <w:rPr>
            <w:rFonts w:ascii="Arial" w:hAnsi="Arial" w:cs="Arial"/>
            <w:sz w:val="18"/>
          </w:rPr>
          <w:t>auditing, 9-4</w:t>
        </w:r>
      </w:hyperlink>
    </w:p>
    <w:p w14:paraId="5D64A6D5" w14:textId="77777777" w:rsidR="008C539B" w:rsidRPr="001058B5" w:rsidRDefault="008D1AB8">
      <w:pPr>
        <w:spacing w:line="235" w:lineRule="auto"/>
        <w:ind w:left="700" w:right="836" w:hanging="360"/>
        <w:rPr>
          <w:rFonts w:ascii="Arial" w:hAnsi="Arial" w:cs="Arial"/>
          <w:sz w:val="18"/>
        </w:rPr>
      </w:pPr>
      <w:hyperlink w:anchor="_bookmark2017" w:history="1">
        <w:r w:rsidR="00C12992" w:rsidRPr="001058B5">
          <w:rPr>
            <w:rFonts w:ascii="Arial" w:hAnsi="Arial" w:cs="Arial"/>
            <w:sz w:val="18"/>
          </w:rPr>
          <w:t>database audit trail, moving to different tablespace, 9-60</w:t>
        </w:r>
      </w:hyperlink>
    </w:p>
    <w:p w14:paraId="79611204" w14:textId="77777777" w:rsidR="008C539B" w:rsidRPr="001058B5" w:rsidRDefault="008D1AB8">
      <w:pPr>
        <w:spacing w:before="2" w:line="235" w:lineRule="auto"/>
        <w:ind w:left="340" w:right="754"/>
        <w:rPr>
          <w:rFonts w:ascii="Arial" w:hAnsi="Arial" w:cs="Arial"/>
          <w:sz w:val="18"/>
        </w:rPr>
      </w:pPr>
      <w:hyperlink w:anchor="_bookmark1356" w:history="1">
        <w:r w:rsidR="00C12992" w:rsidRPr="001058B5">
          <w:rPr>
            <w:rFonts w:ascii="Arial" w:hAnsi="Arial" w:cs="Arial"/>
            <w:sz w:val="18"/>
          </w:rPr>
          <w:t>Oracle Virtual Private Database policies,  7-3</w:t>
        </w:r>
      </w:hyperlink>
      <w:r w:rsidR="00C12992" w:rsidRPr="001058B5">
        <w:rPr>
          <w:rFonts w:ascii="Arial" w:hAnsi="Arial" w:cs="Arial"/>
          <w:sz w:val="18"/>
        </w:rPr>
        <w:t xml:space="preserve"> </w:t>
      </w:r>
      <w:hyperlink w:anchor="_bookmark1437" w:history="1">
        <w:r w:rsidR="00C12992" w:rsidRPr="001058B5">
          <w:rPr>
            <w:rFonts w:ascii="Arial" w:hAnsi="Arial" w:cs="Arial"/>
            <w:sz w:val="18"/>
          </w:rPr>
          <w:t>Oracle Virtual Private Database policy types,</w:t>
        </w:r>
        <w:r w:rsidR="00C12992" w:rsidRPr="001058B5">
          <w:rPr>
            <w:rFonts w:ascii="Arial" w:hAnsi="Arial" w:cs="Arial"/>
            <w:spacing w:val="35"/>
            <w:sz w:val="18"/>
          </w:rPr>
          <w:t xml:space="preserve"> </w:t>
        </w:r>
        <w:r w:rsidR="00C12992" w:rsidRPr="001058B5">
          <w:rPr>
            <w:rFonts w:ascii="Arial" w:hAnsi="Arial" w:cs="Arial"/>
            <w:sz w:val="18"/>
          </w:rPr>
          <w:t>7-14</w:t>
        </w:r>
      </w:hyperlink>
      <w:r w:rsidR="00C12992" w:rsidRPr="001058B5">
        <w:rPr>
          <w:rFonts w:ascii="Arial" w:hAnsi="Arial" w:cs="Arial"/>
          <w:sz w:val="18"/>
        </w:rPr>
        <w:t xml:space="preserve"> </w:t>
      </w:r>
      <w:hyperlink w:anchor="_bookmark116" w:history="1">
        <w:r w:rsidR="00C12992" w:rsidRPr="001058B5">
          <w:rPr>
            <w:rFonts w:ascii="Arial" w:hAnsi="Arial" w:cs="Arial"/>
            <w:sz w:val="18"/>
          </w:rPr>
          <w:t>resource limits and,</w:t>
        </w:r>
        <w:r w:rsidR="00C12992" w:rsidRPr="001058B5">
          <w:rPr>
            <w:rFonts w:ascii="Arial" w:hAnsi="Arial" w:cs="Arial"/>
            <w:spacing w:val="40"/>
            <w:sz w:val="18"/>
          </w:rPr>
          <w:t xml:space="preserve"> </w:t>
        </w:r>
        <w:r w:rsidR="00C12992" w:rsidRPr="001058B5">
          <w:rPr>
            <w:rFonts w:ascii="Arial" w:hAnsi="Arial" w:cs="Arial"/>
            <w:sz w:val="18"/>
          </w:rPr>
          <w:t>2-10</w:t>
        </w:r>
      </w:hyperlink>
    </w:p>
    <w:p w14:paraId="1BFD1F16" w14:textId="77777777" w:rsidR="008C539B" w:rsidRPr="001058B5" w:rsidRDefault="00C12992">
      <w:pPr>
        <w:spacing w:before="2" w:line="235" w:lineRule="auto"/>
        <w:ind w:left="340" w:right="3508" w:hanging="240"/>
        <w:rPr>
          <w:rFonts w:ascii="Arial" w:hAnsi="Arial" w:cs="Arial"/>
          <w:sz w:val="18"/>
        </w:rPr>
      </w:pPr>
      <w:r w:rsidRPr="001058B5">
        <w:rPr>
          <w:rFonts w:ascii="Arial" w:hAnsi="Arial" w:cs="Arial"/>
          <w:sz w:val="18"/>
        </w:rPr>
        <w:t xml:space="preserve">permissions </w:t>
      </w:r>
      <w:hyperlink w:anchor="_bookmark2207" w:history="1">
        <w:r w:rsidRPr="001058B5">
          <w:rPr>
            <w:rFonts w:ascii="Arial" w:hAnsi="Arial" w:cs="Arial"/>
            <w:sz w:val="18"/>
          </w:rPr>
          <w:t>default, 10-10</w:t>
        </w:r>
      </w:hyperlink>
    </w:p>
    <w:p w14:paraId="589E5DBE" w14:textId="77777777" w:rsidR="008C539B" w:rsidRPr="001058B5" w:rsidRDefault="008C539B">
      <w:pPr>
        <w:spacing w:line="235" w:lineRule="auto"/>
        <w:rPr>
          <w:rFonts w:ascii="Arial" w:hAnsi="Arial" w:cs="Arial"/>
          <w:sz w:val="18"/>
        </w:rPr>
        <w:sectPr w:rsidR="008C539B" w:rsidRPr="001058B5">
          <w:headerReference w:type="even" r:id="rId301"/>
          <w:footerReference w:type="even" r:id="rId302"/>
          <w:footerReference w:type="default" r:id="rId303"/>
          <w:pgSz w:w="12240" w:h="15840"/>
          <w:pgMar w:top="1200" w:right="1060" w:bottom="860" w:left="1100" w:header="0" w:footer="663" w:gutter="0"/>
          <w:cols w:num="2" w:space="720" w:equalWidth="0">
            <w:col w:w="4381" w:space="539"/>
            <w:col w:w="5160"/>
          </w:cols>
        </w:sectPr>
      </w:pPr>
    </w:p>
    <w:p w14:paraId="4E7F1831" w14:textId="77777777" w:rsidR="008C539B" w:rsidRPr="001058B5" w:rsidRDefault="008D1AB8">
      <w:pPr>
        <w:spacing w:before="70" w:line="235" w:lineRule="auto"/>
        <w:ind w:left="700" w:right="1821" w:firstLine="240"/>
        <w:rPr>
          <w:rFonts w:ascii="Arial" w:hAnsi="Arial" w:cs="Arial"/>
          <w:sz w:val="18"/>
        </w:rPr>
      </w:pPr>
      <w:hyperlink w:anchor="_bookmark2144" w:history="1">
        <w:r w:rsidR="00C12992" w:rsidRPr="001058B5">
          <w:rPr>
            <w:rFonts w:ascii="Arial" w:hAnsi="Arial" w:cs="Arial"/>
            <w:sz w:val="18"/>
          </w:rPr>
          <w:t>run-time facilities, 10-3</w:t>
        </w:r>
      </w:hyperlink>
      <w:r w:rsidR="00C12992" w:rsidRPr="001058B5">
        <w:rPr>
          <w:rFonts w:ascii="Arial" w:hAnsi="Arial" w:cs="Arial"/>
          <w:sz w:val="18"/>
        </w:rPr>
        <w:t xml:space="preserve"> PKI</w:t>
      </w:r>
    </w:p>
    <w:p w14:paraId="7CCFE54A" w14:textId="77777777" w:rsidR="008C539B" w:rsidRPr="001058B5" w:rsidRDefault="008D1AB8">
      <w:pPr>
        <w:spacing w:line="220" w:lineRule="exact"/>
        <w:ind w:left="940"/>
        <w:rPr>
          <w:rFonts w:ascii="Arial" w:hAnsi="Arial" w:cs="Arial"/>
          <w:sz w:val="18"/>
        </w:rPr>
      </w:pPr>
      <w:hyperlink w:anchor="_bookmark370" w:history="1">
        <w:r w:rsidR="00C12992" w:rsidRPr="001058B5">
          <w:rPr>
            <w:rFonts w:ascii="Arial" w:hAnsi="Arial" w:cs="Arial"/>
            <w:i/>
            <w:sz w:val="18"/>
          </w:rPr>
          <w:t xml:space="preserve">See </w:t>
        </w:r>
      </w:hyperlink>
      <w:r w:rsidR="00C12992" w:rsidRPr="001058B5">
        <w:rPr>
          <w:rFonts w:ascii="Arial" w:hAnsi="Arial" w:cs="Arial"/>
          <w:sz w:val="18"/>
        </w:rPr>
        <w:t>public key infrastructure (PKI)</w:t>
      </w:r>
    </w:p>
    <w:p w14:paraId="4E9C51C0" w14:textId="77777777" w:rsidR="008C539B" w:rsidRPr="001058B5" w:rsidRDefault="00C12992">
      <w:pPr>
        <w:spacing w:line="220" w:lineRule="exact"/>
        <w:ind w:left="700"/>
        <w:rPr>
          <w:rFonts w:ascii="Arial" w:hAnsi="Arial" w:cs="Arial"/>
          <w:sz w:val="18"/>
        </w:rPr>
      </w:pPr>
      <w:r w:rsidRPr="001058B5">
        <w:rPr>
          <w:rFonts w:ascii="Arial" w:hAnsi="Arial" w:cs="Arial"/>
          <w:sz w:val="18"/>
        </w:rPr>
        <w:t>PL/SQL</w:t>
      </w:r>
    </w:p>
    <w:p w14:paraId="5DF914FB" w14:textId="77777777" w:rsidR="008C539B" w:rsidRPr="001058B5" w:rsidRDefault="008D1AB8">
      <w:pPr>
        <w:spacing w:before="2" w:line="235" w:lineRule="auto"/>
        <w:ind w:left="940" w:right="1184"/>
        <w:rPr>
          <w:rFonts w:ascii="Arial" w:hAnsi="Arial" w:cs="Arial"/>
          <w:sz w:val="18"/>
        </w:rPr>
      </w:pPr>
      <w:hyperlink w:anchor="_bookmark1651" w:history="1">
        <w:r w:rsidR="00C12992" w:rsidRPr="001058B5">
          <w:rPr>
            <w:rFonts w:ascii="Arial" w:hAnsi="Arial" w:cs="Arial"/>
            <w:sz w:val="18"/>
          </w:rPr>
          <w:t>auditing of statements within, 9-8</w:t>
        </w:r>
      </w:hyperlink>
      <w:r w:rsidR="00C12992" w:rsidRPr="001058B5">
        <w:rPr>
          <w:rFonts w:ascii="Arial" w:hAnsi="Arial" w:cs="Arial"/>
          <w:sz w:val="18"/>
        </w:rPr>
        <w:t xml:space="preserve"> </w:t>
      </w:r>
      <w:hyperlink w:anchor="_bookmark571" w:history="1">
        <w:r w:rsidR="00C12992" w:rsidRPr="001058B5">
          <w:rPr>
            <w:rFonts w:ascii="Arial" w:hAnsi="Arial" w:cs="Arial"/>
            <w:sz w:val="18"/>
          </w:rPr>
          <w:t>roles in procedures, 4-9</w:t>
        </w:r>
      </w:hyperlink>
    </w:p>
    <w:p w14:paraId="37A6C00B" w14:textId="77777777" w:rsidR="008C539B" w:rsidRPr="001058B5" w:rsidRDefault="00C12992">
      <w:pPr>
        <w:spacing w:before="2" w:line="235" w:lineRule="auto"/>
        <w:ind w:left="422" w:right="2695"/>
        <w:jc w:val="right"/>
        <w:rPr>
          <w:rFonts w:ascii="Arial" w:hAnsi="Arial" w:cs="Arial"/>
          <w:sz w:val="18"/>
        </w:rPr>
      </w:pPr>
      <w:r w:rsidRPr="001058B5">
        <w:rPr>
          <w:rFonts w:ascii="Arial" w:hAnsi="Arial" w:cs="Arial"/>
          <w:sz w:val="18"/>
        </w:rPr>
        <w:t xml:space="preserve">PL/SQL functions </w:t>
      </w:r>
      <w:hyperlink w:anchor="_bookmark1862" w:history="1">
        <w:r w:rsidRPr="001058B5">
          <w:rPr>
            <w:rFonts w:ascii="Arial" w:hAnsi="Arial" w:cs="Arial"/>
            <w:sz w:val="18"/>
          </w:rPr>
          <w:t>auditing, 9-33</w:t>
        </w:r>
      </w:hyperlink>
      <w:r w:rsidRPr="001058B5">
        <w:rPr>
          <w:rFonts w:ascii="Arial" w:hAnsi="Arial" w:cs="Arial"/>
          <w:sz w:val="18"/>
        </w:rPr>
        <w:t xml:space="preserve"> PL/SQL packages</w:t>
      </w:r>
    </w:p>
    <w:p w14:paraId="13223E31" w14:textId="77777777" w:rsidR="008C539B" w:rsidRPr="001058B5" w:rsidRDefault="008D1AB8">
      <w:pPr>
        <w:spacing w:before="2" w:line="235" w:lineRule="auto"/>
        <w:ind w:left="700" w:right="1821" w:firstLine="240"/>
        <w:rPr>
          <w:rFonts w:ascii="Arial" w:hAnsi="Arial" w:cs="Arial"/>
          <w:sz w:val="18"/>
        </w:rPr>
      </w:pPr>
      <w:hyperlink w:anchor="_bookmark1853" w:history="1">
        <w:r w:rsidR="00C12992" w:rsidRPr="001058B5">
          <w:rPr>
            <w:rFonts w:ascii="Arial" w:hAnsi="Arial" w:cs="Arial"/>
            <w:sz w:val="18"/>
          </w:rPr>
          <w:t xml:space="preserve">auditing, 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PL/SQL procedures</w:t>
      </w:r>
    </w:p>
    <w:p w14:paraId="23B88943" w14:textId="77777777" w:rsidR="008C539B" w:rsidRPr="001058B5" w:rsidRDefault="008D1AB8">
      <w:pPr>
        <w:spacing w:line="220" w:lineRule="exact"/>
        <w:ind w:left="940"/>
        <w:rPr>
          <w:rFonts w:ascii="Arial" w:hAnsi="Arial" w:cs="Arial"/>
          <w:sz w:val="18"/>
        </w:rPr>
      </w:pPr>
      <w:hyperlink w:anchor="_bookmark1862" w:history="1">
        <w:r w:rsidR="00C12992" w:rsidRPr="001058B5">
          <w:rPr>
            <w:rFonts w:ascii="Arial" w:hAnsi="Arial" w:cs="Arial"/>
            <w:sz w:val="18"/>
          </w:rPr>
          <w:t>auditing, 9-33</w:t>
        </w:r>
      </w:hyperlink>
    </w:p>
    <w:p w14:paraId="7976904D" w14:textId="77777777" w:rsidR="008C539B" w:rsidRPr="001058B5" w:rsidRDefault="008D1AB8">
      <w:pPr>
        <w:spacing w:before="1" w:line="235" w:lineRule="auto"/>
        <w:ind w:left="700" w:right="1184" w:firstLine="240"/>
        <w:rPr>
          <w:rFonts w:ascii="Arial" w:hAnsi="Arial" w:cs="Arial"/>
          <w:sz w:val="18"/>
        </w:rPr>
      </w:pPr>
      <w:hyperlink w:anchor="_bookmark1165" w:history="1">
        <w:r w:rsidR="00C12992" w:rsidRPr="001058B5">
          <w:rPr>
            <w:rFonts w:ascii="Arial" w:hAnsi="Arial" w:cs="Arial"/>
            <w:sz w:val="18"/>
          </w:rPr>
          <w:t>setting application context, 6-7</w:t>
        </w:r>
      </w:hyperlink>
      <w:r w:rsidR="00C12992" w:rsidRPr="001058B5">
        <w:rPr>
          <w:rFonts w:ascii="Arial" w:hAnsi="Arial" w:cs="Arial"/>
          <w:sz w:val="18"/>
        </w:rPr>
        <w:t xml:space="preserve"> PMON background process</w:t>
      </w:r>
    </w:p>
    <w:p w14:paraId="548AC651" w14:textId="77777777" w:rsidR="008C539B" w:rsidRPr="001058B5" w:rsidRDefault="008D1AB8">
      <w:pPr>
        <w:spacing w:before="2" w:line="235" w:lineRule="auto"/>
        <w:ind w:left="700" w:right="296" w:firstLine="240"/>
        <w:rPr>
          <w:rFonts w:ascii="Arial" w:hAnsi="Arial" w:cs="Arial"/>
          <w:sz w:val="18"/>
        </w:rPr>
      </w:pPr>
      <w:hyperlink w:anchor="_bookmark1153" w:history="1">
        <w:r w:rsidR="00C12992" w:rsidRPr="001058B5">
          <w:rPr>
            <w:rFonts w:ascii="Arial" w:hAnsi="Arial" w:cs="Arial"/>
            <w:sz w:val="18"/>
          </w:rPr>
          <w:t>application contexts, cleaning up, 6-4</w:t>
        </w:r>
      </w:hyperlink>
      <w:r w:rsidR="00C12992" w:rsidRPr="001058B5">
        <w:rPr>
          <w:rFonts w:ascii="Arial" w:hAnsi="Arial" w:cs="Arial"/>
          <w:sz w:val="18"/>
        </w:rPr>
        <w:t xml:space="preserve"> positional parameters</w:t>
      </w:r>
    </w:p>
    <w:p w14:paraId="6AE70470" w14:textId="77777777" w:rsidR="008C539B" w:rsidRPr="001058B5" w:rsidRDefault="008D1AB8">
      <w:pPr>
        <w:spacing w:line="220" w:lineRule="exact"/>
        <w:ind w:left="940"/>
        <w:rPr>
          <w:rFonts w:ascii="Arial" w:hAnsi="Arial" w:cs="Arial"/>
          <w:sz w:val="18"/>
        </w:rPr>
      </w:pPr>
      <w:hyperlink w:anchor="_bookmark1025" w:history="1">
        <w:r w:rsidR="00C12992" w:rsidRPr="001058B5">
          <w:rPr>
            <w:rFonts w:ascii="Arial" w:hAnsi="Arial" w:cs="Arial"/>
            <w:sz w:val="18"/>
          </w:rPr>
          <w:t>security risks,   5-6</w:t>
        </w:r>
      </w:hyperlink>
    </w:p>
    <w:p w14:paraId="3BA235EC" w14:textId="77777777" w:rsidR="008C539B" w:rsidRPr="001058B5" w:rsidRDefault="008D1AB8">
      <w:pPr>
        <w:spacing w:before="2" w:line="235" w:lineRule="auto"/>
        <w:ind w:left="940" w:right="1184" w:hanging="240"/>
        <w:rPr>
          <w:rFonts w:ascii="Arial" w:hAnsi="Arial" w:cs="Arial"/>
          <w:sz w:val="18"/>
        </w:rPr>
      </w:pPr>
      <w:hyperlink w:anchor="_bookmark2134" w:history="1">
        <w:r w:rsidR="00C12992" w:rsidRPr="001058B5">
          <w:rPr>
            <w:rFonts w:ascii="Arial" w:hAnsi="Arial" w:cs="Arial"/>
            <w:sz w:val="18"/>
          </w:rPr>
          <w:t>principle of least privilege,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58FB74AD" w14:textId="77777777" w:rsidR="008C539B" w:rsidRPr="001058B5" w:rsidRDefault="008D1AB8">
      <w:pPr>
        <w:spacing w:line="237" w:lineRule="auto"/>
        <w:ind w:left="940" w:right="1472"/>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41B7F7CD" w14:textId="77777777" w:rsidR="008C539B" w:rsidRPr="001058B5" w:rsidRDefault="00C12992">
      <w:pPr>
        <w:spacing w:line="217" w:lineRule="exact"/>
        <w:ind w:left="700"/>
        <w:rPr>
          <w:rFonts w:ascii="Arial" w:hAnsi="Arial" w:cs="Arial"/>
          <w:sz w:val="18"/>
        </w:rPr>
      </w:pPr>
      <w:r w:rsidRPr="001058B5">
        <w:rPr>
          <w:rFonts w:ascii="Arial" w:hAnsi="Arial" w:cs="Arial"/>
          <w:sz w:val="18"/>
        </w:rPr>
        <w:t>privileges</w:t>
      </w:r>
    </w:p>
    <w:p w14:paraId="49AA3CFA" w14:textId="77777777" w:rsidR="008C539B" w:rsidRPr="001058B5" w:rsidRDefault="008D1AB8">
      <w:pPr>
        <w:spacing w:line="220" w:lineRule="exact"/>
        <w:ind w:left="940"/>
        <w:rPr>
          <w:rFonts w:ascii="Arial" w:hAnsi="Arial" w:cs="Arial"/>
          <w:sz w:val="18"/>
        </w:rPr>
      </w:pPr>
      <w:hyperlink w:anchor="_bookmark498" w:history="1">
        <w:r w:rsidR="00C12992" w:rsidRPr="001058B5">
          <w:rPr>
            <w:rFonts w:ascii="Arial" w:hAnsi="Arial" w:cs="Arial"/>
            <w:sz w:val="18"/>
          </w:rPr>
          <w:t>about, 4-1</w:t>
        </w:r>
      </w:hyperlink>
    </w:p>
    <w:p w14:paraId="22F223EE" w14:textId="77777777" w:rsidR="008C539B" w:rsidRPr="001058B5" w:rsidRDefault="008D1AB8">
      <w:pPr>
        <w:spacing w:before="2" w:line="235" w:lineRule="auto"/>
        <w:ind w:left="1300" w:right="-11" w:hanging="360"/>
        <w:rPr>
          <w:rFonts w:ascii="Arial" w:hAnsi="Arial" w:cs="Arial"/>
          <w:sz w:val="18"/>
        </w:rPr>
      </w:pPr>
      <w:hyperlink w:anchor="_bookmark934" w:history="1">
        <w:r w:rsidR="00C12992" w:rsidRPr="001058B5">
          <w:rPr>
            <w:rFonts w:ascii="Arial" w:hAnsi="Arial" w:cs="Arial"/>
            <w:sz w:val="18"/>
          </w:rPr>
          <w:t>access control lists, checking for external</w:t>
        </w:r>
        <w:r w:rsidR="00C12992" w:rsidRPr="001058B5">
          <w:rPr>
            <w:rFonts w:ascii="Arial" w:hAnsi="Arial" w:cs="Arial"/>
            <w:spacing w:val="-14"/>
            <w:sz w:val="18"/>
          </w:rPr>
          <w:t xml:space="preserve"> </w:t>
        </w:r>
        <w:r w:rsidR="00C12992" w:rsidRPr="001058B5">
          <w:rPr>
            <w:rFonts w:ascii="Arial" w:hAnsi="Arial" w:cs="Arial"/>
            <w:sz w:val="18"/>
          </w:rPr>
          <w:t>network services,</w:t>
        </w:r>
        <w:r w:rsidR="00C12992" w:rsidRPr="001058B5">
          <w:rPr>
            <w:rFonts w:ascii="Arial" w:hAnsi="Arial" w:cs="Arial"/>
            <w:spacing w:val="43"/>
            <w:sz w:val="18"/>
          </w:rPr>
          <w:t xml:space="preserve"> </w:t>
        </w:r>
        <w:r w:rsidR="00C12992" w:rsidRPr="001058B5">
          <w:rPr>
            <w:rFonts w:ascii="Arial" w:hAnsi="Arial" w:cs="Arial"/>
            <w:sz w:val="18"/>
          </w:rPr>
          <w:t>4-66</w:t>
        </w:r>
      </w:hyperlink>
    </w:p>
    <w:p w14:paraId="3E592486" w14:textId="77777777" w:rsidR="008C539B" w:rsidRPr="001058B5" w:rsidRDefault="00C12992">
      <w:pPr>
        <w:spacing w:line="220" w:lineRule="exact"/>
        <w:ind w:left="940"/>
        <w:rPr>
          <w:rFonts w:ascii="Arial" w:hAnsi="Arial" w:cs="Arial"/>
          <w:sz w:val="18"/>
        </w:rPr>
      </w:pPr>
      <w:r w:rsidRPr="001058B5">
        <w:rPr>
          <w:rFonts w:ascii="Arial" w:hAnsi="Arial" w:cs="Arial"/>
          <w:sz w:val="18"/>
        </w:rPr>
        <w:t>altering</w:t>
      </w:r>
    </w:p>
    <w:p w14:paraId="7CDAF1F5" w14:textId="77777777" w:rsidR="008C539B" w:rsidRPr="001058B5" w:rsidRDefault="008D1AB8">
      <w:pPr>
        <w:spacing w:line="220" w:lineRule="exact"/>
        <w:ind w:left="1180"/>
        <w:rPr>
          <w:rFonts w:ascii="Arial" w:hAnsi="Arial" w:cs="Arial"/>
          <w:sz w:val="18"/>
        </w:rPr>
      </w:pPr>
      <w:hyperlink w:anchor="_bookmark106" w:history="1">
        <w:r w:rsidR="00C12992" w:rsidRPr="001058B5">
          <w:rPr>
            <w:rFonts w:ascii="Arial" w:hAnsi="Arial" w:cs="Arial"/>
            <w:sz w:val="18"/>
          </w:rPr>
          <w:t>passwords, 2-8</w:t>
        </w:r>
      </w:hyperlink>
    </w:p>
    <w:p w14:paraId="76813691" w14:textId="77777777" w:rsidR="008C539B" w:rsidRPr="001058B5" w:rsidRDefault="008D1AB8">
      <w:pPr>
        <w:spacing w:line="220" w:lineRule="exact"/>
        <w:ind w:left="1180"/>
        <w:rPr>
          <w:rFonts w:ascii="Arial" w:hAnsi="Arial" w:cs="Arial"/>
          <w:sz w:val="18"/>
        </w:rPr>
      </w:pPr>
      <w:hyperlink w:anchor="_bookmark99" w:history="1">
        <w:r w:rsidR="00C12992" w:rsidRPr="001058B5">
          <w:rPr>
            <w:rFonts w:ascii="Arial" w:hAnsi="Arial" w:cs="Arial"/>
            <w:sz w:val="18"/>
          </w:rPr>
          <w:t>users, 2-7</w:t>
        </w:r>
      </w:hyperlink>
    </w:p>
    <w:p w14:paraId="56174E89" w14:textId="77777777" w:rsidR="008C539B" w:rsidRPr="001058B5" w:rsidRDefault="008D1AB8">
      <w:pPr>
        <w:spacing w:line="237" w:lineRule="auto"/>
        <w:ind w:left="940"/>
        <w:rPr>
          <w:rFonts w:ascii="Arial" w:hAnsi="Arial" w:cs="Arial"/>
          <w:sz w:val="18"/>
        </w:rPr>
      </w:pPr>
      <w:hyperlink w:anchor="_bookmark655" w:history="1">
        <w:r w:rsidR="00C12992" w:rsidRPr="001058B5">
          <w:rPr>
            <w:rFonts w:ascii="Arial" w:hAnsi="Arial" w:cs="Arial"/>
            <w:sz w:val="18"/>
          </w:rPr>
          <w:t>altering role authentication method, 4-17</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applications, managing, 5-11</w:t>
        </w:r>
      </w:hyperlink>
    </w:p>
    <w:p w14:paraId="572CD355" w14:textId="77777777" w:rsidR="008C539B" w:rsidRPr="001058B5" w:rsidRDefault="008D1AB8">
      <w:pPr>
        <w:spacing w:line="235" w:lineRule="auto"/>
        <w:ind w:left="940"/>
        <w:rPr>
          <w:rFonts w:ascii="Arial" w:hAnsi="Arial" w:cs="Arial"/>
          <w:sz w:val="18"/>
        </w:rPr>
      </w:pPr>
      <w:hyperlink w:anchor="_bookmark1888"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w:t>
      </w:r>
      <w:hyperlink w:anchor="_bookmark1788" w:history="1">
        <w:r w:rsidR="00C12992" w:rsidRPr="001058B5">
          <w:rPr>
            <w:rFonts w:ascii="Arial" w:hAnsi="Arial" w:cs="Arial"/>
            <w:sz w:val="18"/>
          </w:rPr>
          <w:t>auditing use of, 9-26</w:t>
        </w:r>
      </w:hyperlink>
    </w:p>
    <w:p w14:paraId="6DB43D7E" w14:textId="77777777" w:rsidR="008C539B" w:rsidRPr="001058B5" w:rsidRDefault="008D1AB8">
      <w:pPr>
        <w:spacing w:line="235" w:lineRule="auto"/>
        <w:ind w:left="940"/>
        <w:rPr>
          <w:rFonts w:ascii="Arial" w:hAnsi="Arial" w:cs="Arial"/>
          <w:sz w:val="18"/>
        </w:rPr>
      </w:pPr>
      <w:hyperlink w:anchor="_bookmark2303"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838" w:history="1">
        <w:r w:rsidR="00C12992" w:rsidRPr="001058B5">
          <w:rPr>
            <w:rFonts w:ascii="Arial" w:hAnsi="Arial" w:cs="Arial"/>
            <w:sz w:val="18"/>
          </w:rPr>
          <w:t>cascading revokes, 4-43</w:t>
        </w:r>
      </w:hyperlink>
    </w:p>
    <w:p w14:paraId="36A7EDE8" w14:textId="77777777" w:rsidR="008C539B" w:rsidRPr="001058B5" w:rsidRDefault="008D1AB8">
      <w:pPr>
        <w:spacing w:line="220" w:lineRule="exact"/>
        <w:ind w:left="940"/>
        <w:rPr>
          <w:rFonts w:ascii="Arial" w:hAnsi="Arial" w:cs="Arial"/>
          <w:sz w:val="18"/>
        </w:rPr>
      </w:pPr>
      <w:hyperlink w:anchor="_bookmark820" w:history="1">
        <w:r w:rsidR="00C12992" w:rsidRPr="001058B5">
          <w:rPr>
            <w:rFonts w:ascii="Arial" w:hAnsi="Arial" w:cs="Arial"/>
            <w:sz w:val="18"/>
          </w:rPr>
          <w:t>column, 4-40</w:t>
        </w:r>
      </w:hyperlink>
    </w:p>
    <w:p w14:paraId="635E9CBE" w14:textId="77777777" w:rsidR="008C539B" w:rsidRPr="001058B5" w:rsidRDefault="008D1AB8">
      <w:pPr>
        <w:spacing w:line="220" w:lineRule="exact"/>
        <w:ind w:left="940"/>
        <w:rPr>
          <w:rFonts w:ascii="Arial" w:hAnsi="Arial" w:cs="Arial"/>
          <w:sz w:val="18"/>
        </w:rPr>
      </w:pPr>
      <w:hyperlink w:anchor="_bookmark767" w:history="1">
        <w:r w:rsidR="00C12992" w:rsidRPr="001058B5">
          <w:rPr>
            <w:rFonts w:ascii="Arial" w:hAnsi="Arial" w:cs="Arial"/>
            <w:sz w:val="18"/>
          </w:rPr>
          <w:t>compiling procedures, 4-31</w:t>
        </w:r>
      </w:hyperlink>
    </w:p>
    <w:p w14:paraId="3FB01F75" w14:textId="77777777" w:rsidR="008C539B" w:rsidRPr="001058B5" w:rsidRDefault="008D1AB8">
      <w:pPr>
        <w:spacing w:before="2" w:line="235" w:lineRule="auto"/>
        <w:ind w:left="940" w:right="296"/>
        <w:rPr>
          <w:rFonts w:ascii="Arial" w:hAnsi="Arial" w:cs="Arial"/>
          <w:sz w:val="18"/>
        </w:rPr>
      </w:pPr>
      <w:hyperlink w:anchor="_bookmark764" w:history="1">
        <w:r w:rsidR="00C12992" w:rsidRPr="001058B5">
          <w:rPr>
            <w:rFonts w:ascii="Arial" w:hAnsi="Arial" w:cs="Arial"/>
            <w:sz w:val="18"/>
          </w:rPr>
          <w:t>creating or replacing procedures, 4-31</w:t>
        </w:r>
      </w:hyperlink>
      <w:r w:rsidR="00C12992" w:rsidRPr="001058B5">
        <w:rPr>
          <w:rFonts w:ascii="Arial" w:hAnsi="Arial" w:cs="Arial"/>
          <w:sz w:val="18"/>
        </w:rPr>
        <w:t xml:space="preserve"> </w:t>
      </w:r>
      <w:hyperlink w:anchor="_bookmark63" w:history="1">
        <w:r w:rsidR="00C12992" w:rsidRPr="001058B5">
          <w:rPr>
            <w:rFonts w:ascii="Arial" w:hAnsi="Arial" w:cs="Arial"/>
            <w:sz w:val="18"/>
          </w:rPr>
          <w:t>creating users, 2-2</w:t>
        </w:r>
      </w:hyperlink>
    </w:p>
    <w:p w14:paraId="62B39DB3" w14:textId="77777777" w:rsidR="008C539B" w:rsidRPr="001058B5" w:rsidRDefault="008D1AB8">
      <w:pPr>
        <w:spacing w:line="220" w:lineRule="exact"/>
        <w:ind w:left="940"/>
        <w:rPr>
          <w:rFonts w:ascii="Arial" w:hAnsi="Arial" w:cs="Arial"/>
          <w:sz w:val="18"/>
        </w:rPr>
      </w:pPr>
      <w:hyperlink w:anchor="_bookmark150" w:history="1">
        <w:r w:rsidR="00C12992" w:rsidRPr="001058B5">
          <w:rPr>
            <w:rFonts w:ascii="Arial" w:hAnsi="Arial" w:cs="Arial"/>
            <w:sz w:val="18"/>
          </w:rPr>
          <w:t>dropping profiles, 2-14</w:t>
        </w:r>
      </w:hyperlink>
    </w:p>
    <w:p w14:paraId="1FB5BFD6" w14:textId="77777777" w:rsidR="008C539B" w:rsidRPr="001058B5" w:rsidRDefault="008D1AB8">
      <w:pPr>
        <w:spacing w:before="1" w:line="235" w:lineRule="auto"/>
        <w:ind w:left="940" w:right="1184"/>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granting</w:t>
      </w:r>
    </w:p>
    <w:p w14:paraId="1A8D261F" w14:textId="77777777" w:rsidR="008C539B" w:rsidRPr="001058B5" w:rsidRDefault="008D1AB8">
      <w:pPr>
        <w:spacing w:line="220" w:lineRule="exact"/>
        <w:ind w:left="1180"/>
        <w:rPr>
          <w:rFonts w:ascii="Arial" w:hAnsi="Arial" w:cs="Arial"/>
          <w:sz w:val="18"/>
        </w:rPr>
      </w:pPr>
      <w:hyperlink w:anchor="_bookmark530" w:history="1">
        <w:r w:rsidR="00C12992" w:rsidRPr="001058B5">
          <w:rPr>
            <w:rFonts w:ascii="Arial" w:hAnsi="Arial" w:cs="Arial"/>
            <w:sz w:val="18"/>
          </w:rPr>
          <w:t xml:space="preserve">about,    4-4, </w:t>
        </w:r>
      </w:hyperlink>
      <w:hyperlink w:anchor="_bookmark792" w:history="1">
        <w:r w:rsidR="00C12992" w:rsidRPr="001058B5">
          <w:rPr>
            <w:rFonts w:ascii="Arial" w:hAnsi="Arial" w:cs="Arial"/>
            <w:sz w:val="18"/>
          </w:rPr>
          <w:t>4-37</w:t>
        </w:r>
      </w:hyperlink>
    </w:p>
    <w:p w14:paraId="33FC41A3" w14:textId="77777777" w:rsidR="008C539B" w:rsidRPr="001058B5" w:rsidRDefault="008D1AB8">
      <w:pPr>
        <w:spacing w:line="220" w:lineRule="exact"/>
        <w:ind w:left="1180"/>
        <w:rPr>
          <w:rFonts w:ascii="Arial" w:hAnsi="Arial" w:cs="Arial"/>
          <w:sz w:val="18"/>
        </w:rPr>
      </w:pPr>
      <w:hyperlink w:anchor="_bookmark772" w:history="1">
        <w:r w:rsidR="00C12992" w:rsidRPr="001058B5">
          <w:rPr>
            <w:rFonts w:ascii="Arial" w:hAnsi="Arial" w:cs="Arial"/>
            <w:sz w:val="18"/>
          </w:rPr>
          <w:t>examples,   4-32</w:t>
        </w:r>
      </w:hyperlink>
    </w:p>
    <w:p w14:paraId="6F6EE3E7" w14:textId="77777777" w:rsidR="008C539B" w:rsidRPr="001058B5" w:rsidRDefault="008D1AB8">
      <w:pPr>
        <w:spacing w:line="220" w:lineRule="exact"/>
        <w:ind w:left="1180"/>
        <w:rPr>
          <w:rFonts w:ascii="Arial" w:hAnsi="Arial" w:cs="Arial"/>
          <w:sz w:val="18"/>
        </w:rPr>
      </w:pPr>
      <w:hyperlink w:anchor="_bookmark724" w:history="1">
        <w:r w:rsidR="00C12992" w:rsidRPr="001058B5">
          <w:rPr>
            <w:rFonts w:ascii="Arial" w:hAnsi="Arial" w:cs="Arial"/>
            <w:sz w:val="18"/>
          </w:rPr>
          <w:t xml:space="preserve">object privileges, 4-25, </w:t>
        </w:r>
      </w:hyperlink>
      <w:hyperlink w:anchor="_bookmark810" w:history="1">
        <w:r w:rsidR="00C12992" w:rsidRPr="001058B5">
          <w:rPr>
            <w:rFonts w:ascii="Arial" w:hAnsi="Arial" w:cs="Arial"/>
            <w:sz w:val="18"/>
          </w:rPr>
          <w:t>4-38</w:t>
        </w:r>
      </w:hyperlink>
    </w:p>
    <w:p w14:paraId="0C29FF05" w14:textId="77777777" w:rsidR="008C539B" w:rsidRPr="001058B5" w:rsidRDefault="008D1AB8">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2291E16" w14:textId="77777777" w:rsidR="008C539B" w:rsidRPr="001058B5" w:rsidRDefault="008D1AB8">
      <w:pPr>
        <w:spacing w:line="220" w:lineRule="exact"/>
        <w:ind w:left="1180"/>
        <w:rPr>
          <w:rFonts w:ascii="Arial" w:hAnsi="Arial" w:cs="Arial"/>
          <w:sz w:val="18"/>
        </w:rPr>
      </w:pPr>
      <w:hyperlink w:anchor="_bookmark792" w:history="1">
        <w:r w:rsidR="00C12992" w:rsidRPr="001058B5">
          <w:rPr>
            <w:rFonts w:ascii="Arial" w:hAnsi="Arial" w:cs="Arial"/>
            <w:sz w:val="18"/>
          </w:rPr>
          <w:t>system privileges, 4-37</w:t>
        </w:r>
      </w:hyperlink>
    </w:p>
    <w:p w14:paraId="3E73FF78" w14:textId="77777777" w:rsidR="008C539B" w:rsidRPr="001058B5" w:rsidRDefault="008D1AB8">
      <w:pPr>
        <w:spacing w:before="2" w:line="235" w:lineRule="auto"/>
        <w:ind w:left="940" w:right="1821"/>
        <w:rPr>
          <w:rFonts w:ascii="Arial" w:hAnsi="Arial" w:cs="Arial"/>
          <w:sz w:val="18"/>
        </w:rPr>
      </w:pPr>
      <w:hyperlink w:anchor="_bookmark969" w:history="1">
        <w:r w:rsidR="00C12992" w:rsidRPr="001058B5">
          <w:rPr>
            <w:rFonts w:ascii="Arial" w:hAnsi="Arial" w:cs="Arial"/>
            <w:sz w:val="18"/>
          </w:rPr>
          <w:t>grants, listing, 4-73</w:t>
        </w:r>
      </w:hyperlink>
      <w:r w:rsidR="00C12992" w:rsidRPr="001058B5">
        <w:rPr>
          <w:rFonts w:ascii="Arial" w:hAnsi="Arial" w:cs="Arial"/>
          <w:sz w:val="18"/>
        </w:rPr>
        <w:t xml:space="preserve"> </w:t>
      </w:r>
      <w:hyperlink w:anchor="_bookmark541" w:history="1">
        <w:r w:rsidR="00C12992" w:rsidRPr="001058B5">
          <w:rPr>
            <w:rFonts w:ascii="Arial" w:hAnsi="Arial" w:cs="Arial"/>
            <w:sz w:val="18"/>
          </w:rPr>
          <w:t>grouping with roles, 4-6</w:t>
        </w:r>
      </w:hyperlink>
      <w:r w:rsidR="00C12992" w:rsidRPr="001058B5">
        <w:rPr>
          <w:rFonts w:ascii="Arial" w:hAnsi="Arial" w:cs="Arial"/>
          <w:sz w:val="18"/>
        </w:rPr>
        <w:t xml:space="preserve"> </w:t>
      </w:r>
      <w:hyperlink w:anchor="_bookmark1073" w:history="1">
        <w:r w:rsidR="00C12992" w:rsidRPr="001058B5">
          <w:rPr>
            <w:rFonts w:ascii="Arial" w:hAnsi="Arial" w:cs="Arial"/>
            <w:sz w:val="18"/>
          </w:rPr>
          <w:t>managing, 5-16</w:t>
        </w:r>
      </w:hyperlink>
    </w:p>
    <w:p w14:paraId="031C7165" w14:textId="77777777" w:rsidR="008C539B" w:rsidRPr="001058B5" w:rsidRDefault="008D1AB8">
      <w:pPr>
        <w:spacing w:line="221" w:lineRule="exact"/>
        <w:ind w:left="940"/>
        <w:rPr>
          <w:rFonts w:ascii="Arial" w:hAnsi="Arial" w:cs="Arial"/>
          <w:sz w:val="18"/>
        </w:rPr>
      </w:pPr>
      <w:hyperlink w:anchor="_bookmark454" w:history="1">
        <w:r w:rsidR="00C12992" w:rsidRPr="001058B5">
          <w:rPr>
            <w:rFonts w:ascii="Arial" w:hAnsi="Arial" w:cs="Arial"/>
            <w:sz w:val="18"/>
          </w:rPr>
          <w:t>middle tier, 3-41</w:t>
        </w:r>
      </w:hyperlink>
    </w:p>
    <w:p w14:paraId="7536D826" w14:textId="77777777" w:rsidR="008C539B" w:rsidRPr="001058B5" w:rsidRDefault="008D1AB8">
      <w:pPr>
        <w:spacing w:line="220" w:lineRule="exact"/>
        <w:ind w:left="940"/>
        <w:rPr>
          <w:rFonts w:ascii="Arial" w:hAnsi="Arial" w:cs="Arial"/>
          <w:sz w:val="18"/>
        </w:rPr>
      </w:pPr>
      <w:hyperlink w:anchor="_bookmark714" w:history="1">
        <w:r w:rsidR="00C12992" w:rsidRPr="001058B5">
          <w:rPr>
            <w:rFonts w:ascii="Arial" w:hAnsi="Arial" w:cs="Arial"/>
            <w:sz w:val="18"/>
          </w:rPr>
          <w:t xml:space="preserve">object, 4-23, </w:t>
        </w:r>
      </w:hyperlink>
      <w:hyperlink w:anchor="_bookmark716" w:history="1">
        <w:r w:rsidR="00C12992" w:rsidRPr="001058B5">
          <w:rPr>
            <w:rFonts w:ascii="Arial" w:hAnsi="Arial" w:cs="Arial"/>
            <w:sz w:val="18"/>
          </w:rPr>
          <w:t xml:space="preserve">4-24, </w:t>
        </w:r>
      </w:hyperlink>
      <w:hyperlink w:anchor="_bookmark1081" w:history="1">
        <w:r w:rsidR="00C12992" w:rsidRPr="001058B5">
          <w:rPr>
            <w:rFonts w:ascii="Arial" w:hAnsi="Arial" w:cs="Arial"/>
            <w:sz w:val="18"/>
          </w:rPr>
          <w:t>5-17</w:t>
        </w:r>
      </w:hyperlink>
    </w:p>
    <w:p w14:paraId="540F2D4E" w14:textId="77777777" w:rsidR="008C539B" w:rsidRPr="001058B5" w:rsidRDefault="008D1AB8">
      <w:pPr>
        <w:spacing w:before="1" w:line="235" w:lineRule="auto"/>
        <w:ind w:left="940" w:right="1293" w:firstLine="240"/>
        <w:rPr>
          <w:rFonts w:ascii="Arial" w:hAnsi="Arial" w:cs="Arial"/>
          <w:sz w:val="18"/>
        </w:rPr>
      </w:pP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749" w:history="1">
        <w:r w:rsidR="00C12992" w:rsidRPr="001058B5">
          <w:rPr>
            <w:rFonts w:ascii="Arial" w:hAnsi="Arial" w:cs="Arial"/>
            <w:sz w:val="18"/>
          </w:rPr>
          <w:t>procedures, 4-29</w:t>
        </w:r>
      </w:hyperlink>
    </w:p>
    <w:p w14:paraId="6549F1B6" w14:textId="77777777" w:rsidR="008C539B" w:rsidRPr="001058B5" w:rsidRDefault="008D1AB8">
      <w:pPr>
        <w:spacing w:before="1" w:line="237" w:lineRule="auto"/>
        <w:ind w:left="1180" w:right="1184"/>
        <w:rPr>
          <w:rFonts w:ascii="Arial" w:hAnsi="Arial" w:cs="Arial"/>
          <w:sz w:val="18"/>
        </w:rPr>
      </w:pPr>
      <w:hyperlink w:anchor="_bookmark765" w:history="1">
        <w:r w:rsidR="00C12992" w:rsidRPr="001058B5">
          <w:rPr>
            <w:rFonts w:ascii="Arial" w:hAnsi="Arial" w:cs="Arial"/>
            <w:sz w:val="18"/>
          </w:rPr>
          <w:t>creating and replacing, 4-31</w:t>
        </w:r>
      </w:hyperlink>
      <w:r w:rsidR="00C12992" w:rsidRPr="001058B5">
        <w:rPr>
          <w:rFonts w:ascii="Arial" w:hAnsi="Arial" w:cs="Arial"/>
          <w:sz w:val="18"/>
        </w:rPr>
        <w:t xml:space="preserve"> </w:t>
      </w:r>
      <w:hyperlink w:anchor="_bookmark750" w:history="1">
        <w:r w:rsidR="00C12992" w:rsidRPr="001058B5">
          <w:rPr>
            <w:rFonts w:ascii="Arial" w:hAnsi="Arial" w:cs="Arial"/>
            <w:sz w:val="18"/>
          </w:rPr>
          <w:t>executing, 4-29</w:t>
        </w:r>
      </w:hyperlink>
    </w:p>
    <w:p w14:paraId="60CAADEE" w14:textId="77777777" w:rsidR="008C539B" w:rsidRPr="001058B5" w:rsidRDefault="008D1AB8">
      <w:pPr>
        <w:spacing w:line="235" w:lineRule="auto"/>
        <w:ind w:left="940" w:right="2188" w:firstLine="240"/>
        <w:jc w:val="both"/>
        <w:rPr>
          <w:rFonts w:ascii="Arial" w:hAnsi="Arial" w:cs="Arial"/>
          <w:sz w:val="18"/>
        </w:rPr>
      </w:pPr>
      <w:hyperlink w:anchor="_bookmark771" w:history="1">
        <w:r w:rsidR="00C12992" w:rsidRPr="001058B5">
          <w:rPr>
            <w:rFonts w:ascii="Arial" w:hAnsi="Arial" w:cs="Arial"/>
            <w:sz w:val="18"/>
          </w:rPr>
          <w:t>in packages, 4-31</w:t>
        </w:r>
      </w:hyperlink>
      <w:r w:rsidR="00C12992" w:rsidRPr="001058B5">
        <w:rPr>
          <w:rFonts w:ascii="Arial" w:hAnsi="Arial" w:cs="Arial"/>
          <w:sz w:val="18"/>
        </w:rPr>
        <w:t xml:space="preserve"> </w:t>
      </w:r>
      <w:hyperlink w:anchor="_bookmark501" w:history="1">
        <w:r w:rsidR="00C12992" w:rsidRPr="001058B5">
          <w:rPr>
            <w:rFonts w:ascii="Arial" w:hAnsi="Arial" w:cs="Arial"/>
            <w:sz w:val="18"/>
          </w:rPr>
          <w:t>reasons to grant, 4-2</w:t>
        </w:r>
      </w:hyperlink>
      <w:r w:rsidR="00C12992" w:rsidRPr="001058B5">
        <w:rPr>
          <w:rFonts w:ascii="Arial" w:hAnsi="Arial" w:cs="Arial"/>
          <w:sz w:val="18"/>
        </w:rPr>
        <w:t xml:space="preserve"> revoking privileges</w:t>
      </w:r>
    </w:p>
    <w:p w14:paraId="5A7F62FE" w14:textId="77777777" w:rsidR="008C539B" w:rsidRPr="001058B5" w:rsidRDefault="008D1AB8">
      <w:pPr>
        <w:spacing w:line="223" w:lineRule="exact"/>
        <w:ind w:left="1180"/>
        <w:rPr>
          <w:rFonts w:ascii="Arial" w:hAnsi="Arial" w:cs="Arial"/>
          <w:sz w:val="18"/>
        </w:rPr>
      </w:pPr>
      <w:hyperlink w:anchor="_bookmark530" w:history="1">
        <w:r w:rsidR="00C12992" w:rsidRPr="001058B5">
          <w:rPr>
            <w:rFonts w:ascii="Arial" w:hAnsi="Arial" w:cs="Arial"/>
            <w:sz w:val="18"/>
          </w:rPr>
          <w:t>about, 4-4</w:t>
        </w:r>
      </w:hyperlink>
    </w:p>
    <w:p w14:paraId="64059AD0" w14:textId="77777777" w:rsidR="008C539B" w:rsidRPr="001058B5" w:rsidRDefault="00C12992">
      <w:pPr>
        <w:spacing w:before="67" w:line="222" w:lineRule="exact"/>
        <w:ind w:left="1180"/>
        <w:rPr>
          <w:rFonts w:ascii="Arial" w:hAnsi="Arial" w:cs="Arial"/>
          <w:sz w:val="18"/>
        </w:rPr>
      </w:pPr>
      <w:r w:rsidRPr="001058B5">
        <w:rPr>
          <w:rFonts w:ascii="Arial" w:hAnsi="Arial" w:cs="Arial"/>
        </w:rPr>
        <w:br w:type="column"/>
      </w:r>
      <w:hyperlink w:anchor="_bookmark828" w:history="1">
        <w:r w:rsidRPr="001058B5">
          <w:rPr>
            <w:rFonts w:ascii="Arial" w:hAnsi="Arial" w:cs="Arial"/>
            <w:sz w:val="18"/>
          </w:rPr>
          <w:t>object, 4-42</w:t>
        </w:r>
      </w:hyperlink>
    </w:p>
    <w:p w14:paraId="46111705" w14:textId="77777777" w:rsidR="008C539B" w:rsidRPr="001058B5" w:rsidRDefault="008D1AB8">
      <w:pPr>
        <w:spacing w:before="1" w:line="235" w:lineRule="auto"/>
        <w:ind w:left="1180" w:right="534"/>
        <w:rPr>
          <w:rFonts w:ascii="Arial" w:hAnsi="Arial" w:cs="Arial"/>
          <w:sz w:val="18"/>
        </w:rPr>
      </w:pPr>
      <w:hyperlink w:anchor="_bookmark842" w:history="1">
        <w:r w:rsidR="00C12992" w:rsidRPr="001058B5">
          <w:rPr>
            <w:rFonts w:ascii="Arial" w:hAnsi="Arial" w:cs="Arial"/>
            <w:sz w:val="18"/>
          </w:rPr>
          <w:t>object privileges, cascading effect, 4-44</w:t>
        </w:r>
      </w:hyperlink>
      <w:r w:rsidR="00C12992" w:rsidRPr="001058B5">
        <w:rPr>
          <w:rFonts w:ascii="Arial" w:hAnsi="Arial" w:cs="Arial"/>
          <w:sz w:val="18"/>
        </w:rPr>
        <w:t xml:space="preserve"> </w:t>
      </w:r>
      <w:hyperlink w:anchor="_bookmark829" w:history="1">
        <w:r w:rsidR="00C12992" w:rsidRPr="001058B5">
          <w:rPr>
            <w:rFonts w:ascii="Arial" w:hAnsi="Arial" w:cs="Arial"/>
            <w:sz w:val="18"/>
          </w:rPr>
          <w:t>object privileges, requirements for, 4-42</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schema object, 4-25</w:t>
        </w:r>
      </w:hyperlink>
    </w:p>
    <w:p w14:paraId="18AD0584" w14:textId="77777777" w:rsidR="008C539B" w:rsidRPr="001058B5" w:rsidRDefault="008D1AB8">
      <w:pPr>
        <w:spacing w:before="3" w:line="235" w:lineRule="auto"/>
        <w:ind w:left="940" w:right="1513"/>
        <w:rPr>
          <w:rFonts w:ascii="Arial" w:hAnsi="Arial" w:cs="Arial"/>
          <w:sz w:val="18"/>
        </w:rPr>
      </w:pPr>
      <w:hyperlink w:anchor="_bookmark825" w:history="1">
        <w:r w:rsidR="00C12992" w:rsidRPr="001058B5">
          <w:rPr>
            <w:rFonts w:ascii="Arial" w:hAnsi="Arial" w:cs="Arial"/>
            <w:sz w:val="18"/>
          </w:rPr>
          <w:t>revoking system privileges, 4-41</w:t>
        </w:r>
      </w:hyperlink>
      <w:r w:rsidR="00C12992" w:rsidRPr="001058B5">
        <w:rPr>
          <w:rFonts w:ascii="Arial" w:hAnsi="Arial" w:cs="Arial"/>
          <w:sz w:val="18"/>
        </w:rPr>
        <w:t xml:space="preserve"> roles</w:t>
      </w:r>
    </w:p>
    <w:p w14:paraId="40B9659B" w14:textId="77777777" w:rsidR="008C539B" w:rsidRPr="001058B5" w:rsidRDefault="008D1AB8">
      <w:pPr>
        <w:spacing w:line="220" w:lineRule="exact"/>
        <w:ind w:left="1180"/>
        <w:rPr>
          <w:rFonts w:ascii="Arial" w:hAnsi="Arial" w:cs="Arial"/>
          <w:sz w:val="18"/>
        </w:rPr>
      </w:pPr>
      <w:hyperlink w:anchor="_bookmark644" w:history="1">
        <w:r w:rsidR="00C12992" w:rsidRPr="001058B5">
          <w:rPr>
            <w:rFonts w:ascii="Arial" w:hAnsi="Arial" w:cs="Arial"/>
            <w:sz w:val="18"/>
          </w:rPr>
          <w:t>creating, 4-16</w:t>
        </w:r>
      </w:hyperlink>
    </w:p>
    <w:p w14:paraId="237BBE2E" w14:textId="77777777" w:rsidR="008C539B" w:rsidRPr="001058B5" w:rsidRDefault="008D1AB8">
      <w:pPr>
        <w:spacing w:line="220" w:lineRule="exact"/>
        <w:ind w:left="1180"/>
        <w:rPr>
          <w:rFonts w:ascii="Arial" w:hAnsi="Arial" w:cs="Arial"/>
          <w:sz w:val="18"/>
        </w:rPr>
      </w:pPr>
      <w:hyperlink w:anchor="_bookmark695" w:history="1">
        <w:r w:rsidR="00C12992" w:rsidRPr="001058B5">
          <w:rPr>
            <w:rFonts w:ascii="Arial" w:hAnsi="Arial" w:cs="Arial"/>
            <w:sz w:val="18"/>
          </w:rPr>
          <w:t>dropping, 4-21</w:t>
        </w:r>
      </w:hyperlink>
    </w:p>
    <w:p w14:paraId="5D3BC081" w14:textId="77777777" w:rsidR="008C539B" w:rsidRPr="001058B5" w:rsidRDefault="008D1AB8">
      <w:pPr>
        <w:spacing w:line="220" w:lineRule="exact"/>
        <w:ind w:left="1180"/>
        <w:rPr>
          <w:rFonts w:ascii="Arial" w:hAnsi="Arial" w:cs="Arial"/>
          <w:sz w:val="18"/>
        </w:rPr>
      </w:pPr>
      <w:hyperlink w:anchor="_bookmark578" w:history="1">
        <w:r w:rsidR="00C12992" w:rsidRPr="001058B5">
          <w:rPr>
            <w:rFonts w:ascii="Arial" w:hAnsi="Arial" w:cs="Arial"/>
            <w:sz w:val="18"/>
          </w:rPr>
          <w:t>restrictions on, 4-10</w:t>
        </w:r>
      </w:hyperlink>
    </w:p>
    <w:p w14:paraId="5854EDE0" w14:textId="77777777" w:rsidR="008C539B" w:rsidRPr="001058B5" w:rsidRDefault="008D1AB8">
      <w:pPr>
        <w:spacing w:before="1" w:line="235" w:lineRule="auto"/>
        <w:ind w:left="940" w:right="1806"/>
        <w:rPr>
          <w:rFonts w:ascii="Arial" w:hAnsi="Arial" w:cs="Arial"/>
          <w:sz w:val="18"/>
        </w:rPr>
      </w:pPr>
      <w:hyperlink w:anchor="_bookmark503" w:history="1">
        <w:r w:rsidR="00C12992" w:rsidRPr="001058B5">
          <w:rPr>
            <w:rFonts w:ascii="Arial" w:hAnsi="Arial" w:cs="Arial"/>
            <w:sz w:val="18"/>
          </w:rPr>
          <w:t>roles, why better to grant, 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4-24</w:t>
        </w:r>
      </w:hyperlink>
    </w:p>
    <w:p w14:paraId="4D36A27C" w14:textId="77777777" w:rsidR="008C539B" w:rsidRPr="001058B5" w:rsidRDefault="008D1AB8">
      <w:pPr>
        <w:spacing w:before="2" w:line="235" w:lineRule="auto"/>
        <w:ind w:left="1180" w:right="83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71" w:history="1">
        <w:r w:rsidR="00C12992" w:rsidRPr="001058B5">
          <w:rPr>
            <w:rFonts w:ascii="Arial" w:hAnsi="Arial" w:cs="Arial"/>
            <w:sz w:val="18"/>
          </w:rPr>
          <w:t>packages, 4-31</w:t>
        </w:r>
      </w:hyperlink>
    </w:p>
    <w:p w14:paraId="44044F68" w14:textId="77777777" w:rsidR="008C539B" w:rsidRPr="001058B5" w:rsidRDefault="008D1AB8">
      <w:pPr>
        <w:spacing w:line="220" w:lineRule="exact"/>
        <w:ind w:left="1180"/>
        <w:rPr>
          <w:rFonts w:ascii="Arial" w:hAnsi="Arial" w:cs="Arial"/>
          <w:sz w:val="18"/>
        </w:rPr>
      </w:pPr>
      <w:hyperlink w:anchor="_bookmark749" w:history="1">
        <w:r w:rsidR="00C12992" w:rsidRPr="001058B5">
          <w:rPr>
            <w:rFonts w:ascii="Arial" w:hAnsi="Arial" w:cs="Arial"/>
            <w:sz w:val="18"/>
          </w:rPr>
          <w:t>procedures, 4-29</w:t>
        </w:r>
      </w:hyperlink>
    </w:p>
    <w:p w14:paraId="746712E2" w14:textId="77777777" w:rsidR="008C539B" w:rsidRPr="001058B5" w:rsidRDefault="008D1AB8">
      <w:pPr>
        <w:spacing w:before="2" w:line="235" w:lineRule="auto"/>
        <w:ind w:left="940" w:right="1027"/>
        <w:rPr>
          <w:rFonts w:ascii="Arial" w:hAnsi="Arial" w:cs="Arial"/>
          <w:sz w:val="18"/>
        </w:rPr>
      </w:pPr>
      <w:hyperlink w:anchor="_bookmark108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727" w:history="1">
        <w:r w:rsidR="00C12992" w:rsidRPr="001058B5">
          <w:rPr>
            <w:rFonts w:ascii="Arial" w:hAnsi="Arial" w:cs="Arial"/>
            <w:sz w:val="18"/>
          </w:rPr>
          <w:t>synonyms and underlying objects, 4-25</w:t>
        </w:r>
      </w:hyperlink>
      <w:r w:rsidR="00C12992" w:rsidRPr="001058B5">
        <w:rPr>
          <w:rFonts w:ascii="Arial" w:hAnsi="Arial" w:cs="Arial"/>
          <w:sz w:val="18"/>
        </w:rPr>
        <w:t xml:space="preserve"> system</w:t>
      </w:r>
    </w:p>
    <w:p w14:paraId="314C5A98" w14:textId="77777777" w:rsidR="008C539B" w:rsidRPr="001058B5" w:rsidRDefault="008D1AB8">
      <w:pPr>
        <w:spacing w:line="221" w:lineRule="exact"/>
        <w:ind w:left="1180"/>
        <w:rPr>
          <w:rFonts w:ascii="Arial" w:hAnsi="Arial" w:cs="Arial"/>
          <w:sz w:val="18"/>
        </w:rPr>
      </w:pPr>
      <w:hyperlink w:anchor="_bookmark530" w:history="1">
        <w:r w:rsidR="00C12992" w:rsidRPr="001058B5">
          <w:rPr>
            <w:rFonts w:ascii="Arial" w:hAnsi="Arial" w:cs="Arial"/>
            <w:sz w:val="18"/>
          </w:rPr>
          <w:t>granting and revoking, 4-4</w:t>
        </w:r>
      </w:hyperlink>
    </w:p>
    <w:p w14:paraId="593C41AC" w14:textId="77777777" w:rsidR="008C539B" w:rsidRPr="001058B5" w:rsidRDefault="008D1AB8">
      <w:pPr>
        <w:spacing w:before="1" w:line="235" w:lineRule="auto"/>
        <w:ind w:left="940" w:right="836" w:firstLine="240"/>
        <w:rPr>
          <w:rFonts w:ascii="Arial" w:hAnsi="Arial" w:cs="Arial"/>
          <w:sz w:val="18"/>
        </w:rPr>
      </w:pPr>
      <w:hyperlink w:anchor="_bookmark2202" w:history="1">
        <w:r w:rsidR="00C12992" w:rsidRPr="001058B5">
          <w:rPr>
            <w:rFonts w:ascii="Arial" w:hAnsi="Arial" w:cs="Arial"/>
            <w:sz w:val="18"/>
          </w:rPr>
          <w:t>SELECT ANY DICTIONARY, 10-10</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and OBJECT, 10-2</w:t>
        </w:r>
      </w:hyperlink>
    </w:p>
    <w:p w14:paraId="77B0561F" w14:textId="77777777" w:rsidR="008C539B" w:rsidRPr="001058B5" w:rsidRDefault="00C12992">
      <w:pPr>
        <w:spacing w:before="2" w:line="235" w:lineRule="auto"/>
        <w:ind w:left="1180" w:right="2811" w:hanging="240"/>
        <w:rPr>
          <w:rFonts w:ascii="Arial" w:hAnsi="Arial" w:cs="Arial"/>
          <w:sz w:val="18"/>
        </w:rPr>
      </w:pPr>
      <w:r w:rsidRPr="001058B5">
        <w:rPr>
          <w:rFonts w:ascii="Arial" w:hAnsi="Arial" w:cs="Arial"/>
          <w:sz w:val="18"/>
        </w:rPr>
        <w:t xml:space="preserve">system privileges </w:t>
      </w:r>
      <w:hyperlink w:anchor="_bookmark509" w:history="1">
        <w:r w:rsidRPr="001058B5">
          <w:rPr>
            <w:rFonts w:ascii="Arial" w:hAnsi="Arial" w:cs="Arial"/>
            <w:sz w:val="18"/>
          </w:rPr>
          <w:t>about, 4-3</w:t>
        </w:r>
      </w:hyperlink>
    </w:p>
    <w:p w14:paraId="42E4E004" w14:textId="77777777" w:rsidR="008C539B" w:rsidRPr="001058B5" w:rsidRDefault="008D1AB8">
      <w:pPr>
        <w:spacing w:line="220" w:lineRule="exact"/>
        <w:ind w:left="940"/>
        <w:rPr>
          <w:rFonts w:ascii="Arial" w:hAnsi="Arial" w:cs="Arial"/>
          <w:sz w:val="18"/>
        </w:rPr>
      </w:pPr>
      <w:hyperlink w:anchor="_bookmark759" w:history="1">
        <w:r w:rsidR="00C12992" w:rsidRPr="001058B5">
          <w:rPr>
            <w:rFonts w:ascii="Arial" w:hAnsi="Arial" w:cs="Arial"/>
            <w:sz w:val="18"/>
          </w:rPr>
          <w:t>trigger privileges, 4-30</w:t>
        </w:r>
      </w:hyperlink>
    </w:p>
    <w:p w14:paraId="6172E3ED" w14:textId="77777777" w:rsidR="008C539B" w:rsidRPr="001058B5" w:rsidRDefault="008D1AB8">
      <w:pPr>
        <w:spacing w:before="2" w:line="235" w:lineRule="auto"/>
        <w:ind w:left="1300" w:hanging="360"/>
        <w:rPr>
          <w:rFonts w:ascii="Arial" w:hAnsi="Arial" w:cs="Arial"/>
          <w:sz w:val="18"/>
        </w:rPr>
      </w:pPr>
      <w:hyperlink w:anchor="_bookmark1363" w:history="1">
        <w:r w:rsidR="00C12992" w:rsidRPr="001058B5">
          <w:rPr>
            <w:rFonts w:ascii="Arial" w:hAnsi="Arial" w:cs="Arial"/>
            <w:sz w:val="18"/>
          </w:rPr>
          <w:t>used for Oracle Virtual Private Database policy functions, 7-3</w:t>
        </w:r>
      </w:hyperlink>
    </w:p>
    <w:p w14:paraId="0F9ED936" w14:textId="77777777" w:rsidR="008C539B" w:rsidRPr="001058B5" w:rsidRDefault="00C12992">
      <w:pPr>
        <w:spacing w:line="220" w:lineRule="exact"/>
        <w:ind w:left="940"/>
        <w:rPr>
          <w:rFonts w:ascii="Arial" w:hAnsi="Arial" w:cs="Arial"/>
          <w:sz w:val="18"/>
        </w:rPr>
      </w:pPr>
      <w:r w:rsidRPr="001058B5">
        <w:rPr>
          <w:rFonts w:ascii="Arial" w:hAnsi="Arial" w:cs="Arial"/>
          <w:sz w:val="18"/>
        </w:rPr>
        <w:t>view privileges</w:t>
      </w:r>
    </w:p>
    <w:p w14:paraId="5BFFA57D" w14:textId="77777777" w:rsidR="008C539B" w:rsidRPr="001058B5" w:rsidRDefault="008D1AB8">
      <w:pPr>
        <w:spacing w:before="2" w:line="235" w:lineRule="auto"/>
        <w:ind w:left="1180" w:right="2242"/>
        <w:rPr>
          <w:rFonts w:ascii="Arial" w:hAnsi="Arial" w:cs="Arial"/>
          <w:sz w:val="18"/>
        </w:rPr>
      </w:pPr>
      <w:hyperlink w:anchor="_bookmark740" w:history="1">
        <w:r w:rsidR="00C12992" w:rsidRPr="001058B5">
          <w:rPr>
            <w:rFonts w:ascii="Arial" w:hAnsi="Arial" w:cs="Arial"/>
            <w:sz w:val="18"/>
          </w:rPr>
          <w:t>creating a view, 4-27</w:t>
        </w:r>
      </w:hyperlink>
      <w:r w:rsidR="00C12992" w:rsidRPr="001058B5">
        <w:rPr>
          <w:rFonts w:ascii="Arial" w:hAnsi="Arial" w:cs="Arial"/>
          <w:sz w:val="18"/>
        </w:rPr>
        <w:t xml:space="preserve"> </w:t>
      </w:r>
      <w:hyperlink w:anchor="_bookmark743" w:history="1">
        <w:r w:rsidR="00C12992" w:rsidRPr="001058B5">
          <w:rPr>
            <w:rFonts w:ascii="Arial" w:hAnsi="Arial" w:cs="Arial"/>
            <w:sz w:val="18"/>
          </w:rPr>
          <w:t>using a view, 4-28</w:t>
        </w:r>
      </w:hyperlink>
    </w:p>
    <w:p w14:paraId="797C8113" w14:textId="77777777" w:rsidR="008C539B" w:rsidRPr="001058B5" w:rsidRDefault="008D1AB8">
      <w:pPr>
        <w:spacing w:line="220" w:lineRule="exact"/>
        <w:ind w:left="940"/>
        <w:rPr>
          <w:rFonts w:ascii="Arial" w:hAnsi="Arial" w:cs="Arial"/>
          <w:sz w:val="18"/>
        </w:rPr>
      </w:pPr>
      <w:hyperlink w:anchor="_bookmark738" w:history="1">
        <w:r w:rsidR="00C12992" w:rsidRPr="001058B5">
          <w:rPr>
            <w:rFonts w:ascii="Arial" w:hAnsi="Arial" w:cs="Arial"/>
            <w:sz w:val="18"/>
          </w:rPr>
          <w:t>views, 4-27</w:t>
        </w:r>
      </w:hyperlink>
    </w:p>
    <w:p w14:paraId="3870BFD9" w14:textId="77777777" w:rsidR="008C539B" w:rsidRPr="001058B5" w:rsidRDefault="008D1AB8">
      <w:pPr>
        <w:spacing w:before="2" w:line="235" w:lineRule="auto"/>
        <w:ind w:left="1300" w:hanging="360"/>
        <w:rPr>
          <w:rFonts w:ascii="Arial" w:hAnsi="Arial" w:cs="Arial"/>
          <w:sz w:val="18"/>
        </w:rPr>
      </w:pPr>
      <w:hyperlink w:anchor="_bookmark507" w:history="1">
        <w:r w:rsidR="00C12992" w:rsidRPr="001058B5">
          <w:rPr>
            <w:rFonts w:ascii="Arial" w:hAnsi="Arial" w:cs="Arial"/>
            <w:i/>
            <w:sz w:val="18"/>
          </w:rPr>
          <w:t xml:space="preserve">See also </w:t>
        </w:r>
      </w:hyperlink>
      <w:r w:rsidR="00C12992" w:rsidRPr="001058B5">
        <w:rPr>
          <w:rFonts w:ascii="Arial" w:hAnsi="Arial" w:cs="Arial"/>
          <w:sz w:val="18"/>
        </w:rPr>
        <w:t>access control list (ACL) and system privileges.</w:t>
      </w:r>
    </w:p>
    <w:p w14:paraId="587CAABE" w14:textId="77777777" w:rsidR="008C539B" w:rsidRPr="001058B5" w:rsidRDefault="00C12992">
      <w:pPr>
        <w:spacing w:line="220" w:lineRule="exact"/>
        <w:ind w:left="700"/>
        <w:rPr>
          <w:rFonts w:ascii="Arial" w:hAnsi="Arial" w:cs="Arial"/>
          <w:sz w:val="18"/>
        </w:rPr>
      </w:pPr>
      <w:r w:rsidRPr="001058B5">
        <w:rPr>
          <w:rFonts w:ascii="Arial" w:hAnsi="Arial" w:cs="Arial"/>
          <w:sz w:val="18"/>
        </w:rPr>
        <w:t>procedures</w:t>
      </w:r>
    </w:p>
    <w:p w14:paraId="41AF1CBB" w14:textId="77777777" w:rsidR="008C539B" w:rsidRPr="001058B5" w:rsidRDefault="008D1AB8">
      <w:pPr>
        <w:spacing w:line="220" w:lineRule="exact"/>
        <w:ind w:left="940"/>
        <w:rPr>
          <w:rFonts w:ascii="Arial" w:hAnsi="Arial" w:cs="Arial"/>
          <w:sz w:val="18"/>
        </w:rPr>
      </w:pPr>
      <w:hyperlink w:anchor="_bookmark1822" w:history="1">
        <w:r w:rsidR="00C12992" w:rsidRPr="001058B5">
          <w:rPr>
            <w:rFonts w:ascii="Arial" w:hAnsi="Arial" w:cs="Arial"/>
            <w:sz w:val="18"/>
          </w:rPr>
          <w:t xml:space="preserve">auditing, 9-29, </w:t>
        </w:r>
      </w:hyperlink>
      <w:hyperlink w:anchor="_bookmark1854" w:history="1">
        <w:r w:rsidR="00C12992" w:rsidRPr="001058B5">
          <w:rPr>
            <w:rFonts w:ascii="Arial" w:hAnsi="Arial" w:cs="Arial"/>
            <w:sz w:val="18"/>
          </w:rPr>
          <w:t>9-32</w:t>
        </w:r>
      </w:hyperlink>
    </w:p>
    <w:p w14:paraId="75EE0660" w14:textId="77777777" w:rsidR="008C539B" w:rsidRPr="001058B5" w:rsidRDefault="008D1AB8">
      <w:pPr>
        <w:spacing w:before="2" w:line="235" w:lineRule="auto"/>
        <w:ind w:left="940" w:right="2594"/>
        <w:rPr>
          <w:rFonts w:ascii="Arial" w:hAnsi="Arial" w:cs="Arial"/>
          <w:sz w:val="18"/>
        </w:rPr>
      </w:pPr>
      <w:hyperlink w:anchor="_bookmark767" w:history="1">
        <w:r w:rsidR="00C12992" w:rsidRPr="001058B5">
          <w:rPr>
            <w:rFonts w:ascii="Arial" w:hAnsi="Arial" w:cs="Arial"/>
            <w:sz w:val="18"/>
          </w:rPr>
          <w:t>compiling, 4-31</w:t>
        </w:r>
      </w:hyperlink>
      <w:r w:rsidR="00C12992" w:rsidRPr="001058B5">
        <w:rPr>
          <w:rFonts w:ascii="Arial" w:hAnsi="Arial" w:cs="Arial"/>
          <w:sz w:val="18"/>
        </w:rPr>
        <w:t xml:space="preserve"> definer’s rights</w:t>
      </w:r>
    </w:p>
    <w:p w14:paraId="477785EA" w14:textId="77777777" w:rsidR="008C539B" w:rsidRPr="001058B5" w:rsidRDefault="008D1AB8">
      <w:pPr>
        <w:spacing w:line="220" w:lineRule="exact"/>
        <w:ind w:left="1180"/>
        <w:rPr>
          <w:rFonts w:ascii="Arial" w:hAnsi="Arial" w:cs="Arial"/>
          <w:sz w:val="18"/>
        </w:rPr>
      </w:pPr>
      <w:hyperlink w:anchor="_bookmark757" w:history="1">
        <w:r w:rsidR="00C12992" w:rsidRPr="001058B5">
          <w:rPr>
            <w:rFonts w:ascii="Arial" w:hAnsi="Arial" w:cs="Arial"/>
            <w:sz w:val="18"/>
          </w:rPr>
          <w:t>about, 4-29</w:t>
        </w:r>
      </w:hyperlink>
    </w:p>
    <w:p w14:paraId="4F59315B" w14:textId="77777777" w:rsidR="008C539B" w:rsidRPr="001058B5" w:rsidRDefault="008D1AB8">
      <w:pPr>
        <w:spacing w:line="220" w:lineRule="exact"/>
        <w:ind w:left="1180"/>
        <w:rPr>
          <w:rFonts w:ascii="Arial" w:hAnsi="Arial" w:cs="Arial"/>
          <w:sz w:val="18"/>
        </w:rPr>
      </w:pPr>
      <w:hyperlink w:anchor="_bookmark572" w:history="1">
        <w:r w:rsidR="00C12992" w:rsidRPr="001058B5">
          <w:rPr>
            <w:rFonts w:ascii="Arial" w:hAnsi="Arial" w:cs="Arial"/>
            <w:sz w:val="18"/>
          </w:rPr>
          <w:t>roles disabled, 4-9</w:t>
        </w:r>
      </w:hyperlink>
    </w:p>
    <w:p w14:paraId="2BC7579C" w14:textId="77777777" w:rsidR="008C539B" w:rsidRPr="001058B5" w:rsidRDefault="008D1AB8">
      <w:pPr>
        <w:spacing w:line="220" w:lineRule="exact"/>
        <w:ind w:left="940"/>
        <w:rPr>
          <w:rFonts w:ascii="Arial" w:hAnsi="Arial" w:cs="Arial"/>
          <w:sz w:val="18"/>
        </w:rPr>
      </w:pPr>
      <w:hyperlink w:anchor="_bookmark774" w:history="1">
        <w:r w:rsidR="00C12992" w:rsidRPr="001058B5">
          <w:rPr>
            <w:rFonts w:ascii="Arial" w:hAnsi="Arial" w:cs="Arial"/>
            <w:sz w:val="18"/>
          </w:rPr>
          <w:t>examples of, 4-32</w:t>
        </w:r>
      </w:hyperlink>
    </w:p>
    <w:p w14:paraId="1978D690" w14:textId="77777777" w:rsidR="008C539B" w:rsidRPr="001058B5" w:rsidRDefault="008D1AB8">
      <w:pPr>
        <w:spacing w:before="2" w:line="235" w:lineRule="auto"/>
        <w:ind w:left="940" w:right="1513"/>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invoker’s rights</w:t>
      </w:r>
    </w:p>
    <w:p w14:paraId="4BCC1273" w14:textId="77777777" w:rsidR="008C539B" w:rsidRPr="001058B5" w:rsidRDefault="008D1AB8">
      <w:pPr>
        <w:spacing w:line="220" w:lineRule="exact"/>
        <w:ind w:left="1180"/>
        <w:rPr>
          <w:rFonts w:ascii="Arial" w:hAnsi="Arial" w:cs="Arial"/>
          <w:sz w:val="18"/>
        </w:rPr>
      </w:pPr>
      <w:hyperlink w:anchor="_bookmark762" w:history="1">
        <w:r w:rsidR="00C12992" w:rsidRPr="001058B5">
          <w:rPr>
            <w:rFonts w:ascii="Arial" w:hAnsi="Arial" w:cs="Arial"/>
            <w:sz w:val="18"/>
          </w:rPr>
          <w:t>about,   4-30</w:t>
        </w:r>
      </w:hyperlink>
    </w:p>
    <w:p w14:paraId="6EECB232" w14:textId="77777777" w:rsidR="008C539B" w:rsidRPr="001058B5" w:rsidRDefault="008D1AB8">
      <w:pPr>
        <w:spacing w:before="2" w:line="235" w:lineRule="auto"/>
        <w:ind w:left="940" w:right="2197" w:firstLine="240"/>
        <w:rPr>
          <w:rFonts w:ascii="Arial" w:hAnsi="Arial" w:cs="Arial"/>
          <w:sz w:val="18"/>
        </w:rPr>
      </w:pPr>
      <w:hyperlink w:anchor="_bookmark574" w:history="1">
        <w:r w:rsidR="00C12992" w:rsidRPr="001058B5">
          <w:rPr>
            <w:rFonts w:ascii="Arial" w:hAnsi="Arial" w:cs="Arial"/>
            <w:sz w:val="18"/>
          </w:rPr>
          <w:t>roles used, 4-9</w:t>
        </w:r>
      </w:hyperlink>
      <w:r w:rsidR="00C12992" w:rsidRPr="001058B5">
        <w:rPr>
          <w:rFonts w:ascii="Arial" w:hAnsi="Arial" w:cs="Arial"/>
          <w:sz w:val="18"/>
        </w:rPr>
        <w:t xml:space="preserve"> privileges for procedures</w:t>
      </w:r>
    </w:p>
    <w:p w14:paraId="097D2200" w14:textId="77777777" w:rsidR="008C539B" w:rsidRPr="001058B5" w:rsidRDefault="008D1AB8">
      <w:pPr>
        <w:spacing w:line="237" w:lineRule="auto"/>
        <w:ind w:left="1180" w:right="1806"/>
        <w:rPr>
          <w:rFonts w:ascii="Arial" w:hAnsi="Arial" w:cs="Arial"/>
          <w:sz w:val="18"/>
        </w:rPr>
      </w:pPr>
      <w:hyperlink w:anchor="_bookmark765" w:history="1">
        <w:r w:rsidR="00C12992" w:rsidRPr="001058B5">
          <w:rPr>
            <w:rFonts w:ascii="Arial" w:hAnsi="Arial" w:cs="Arial"/>
            <w:sz w:val="18"/>
          </w:rPr>
          <w:t>create or replace, 4-31</w:t>
        </w:r>
      </w:hyperlink>
      <w:r w:rsidR="00C12992" w:rsidRPr="001058B5">
        <w:rPr>
          <w:rFonts w:ascii="Arial" w:hAnsi="Arial" w:cs="Arial"/>
          <w:sz w:val="18"/>
        </w:rPr>
        <w:t xml:space="preserve"> </w:t>
      </w:r>
      <w:hyperlink w:anchor="_bookmark751" w:history="1">
        <w:r w:rsidR="00C12992" w:rsidRPr="001058B5">
          <w:rPr>
            <w:rFonts w:ascii="Arial" w:hAnsi="Arial" w:cs="Arial"/>
            <w:sz w:val="18"/>
          </w:rPr>
          <w:t>executing, 4-29</w:t>
        </w:r>
      </w:hyperlink>
    </w:p>
    <w:p w14:paraId="208E1AF7" w14:textId="77777777" w:rsidR="008C539B" w:rsidRPr="001058B5" w:rsidRDefault="008D1AB8">
      <w:pPr>
        <w:spacing w:line="235" w:lineRule="auto"/>
        <w:ind w:left="940" w:right="1513" w:firstLine="240"/>
        <w:rPr>
          <w:rFonts w:ascii="Arial" w:hAnsi="Arial" w:cs="Arial"/>
          <w:sz w:val="18"/>
        </w:rPr>
      </w:pPr>
      <w:hyperlink w:anchor="_bookmark771" w:history="1">
        <w:r w:rsidR="00C12992" w:rsidRPr="001058B5">
          <w:rPr>
            <w:rFonts w:ascii="Arial" w:hAnsi="Arial" w:cs="Arial"/>
            <w:sz w:val="18"/>
          </w:rPr>
          <w:t>executing in packages, 4-31</w:t>
        </w:r>
      </w:hyperlink>
      <w:r w:rsidR="00C12992" w:rsidRPr="001058B5">
        <w:rPr>
          <w:rFonts w:ascii="Arial" w:hAnsi="Arial" w:cs="Arial"/>
          <w:sz w:val="18"/>
        </w:rPr>
        <w:t xml:space="preserve"> </w:t>
      </w:r>
      <w:hyperlink w:anchor="_bookmark764" w:history="1">
        <w:r w:rsidR="00C12992" w:rsidRPr="001058B5">
          <w:rPr>
            <w:rFonts w:ascii="Arial" w:hAnsi="Arial" w:cs="Arial"/>
            <w:sz w:val="18"/>
          </w:rPr>
          <w:t>privileges required for, 4-31</w:t>
        </w:r>
      </w:hyperlink>
      <w:r w:rsidR="00C12992" w:rsidRPr="001058B5">
        <w:rPr>
          <w:rFonts w:ascii="Arial" w:hAnsi="Arial" w:cs="Arial"/>
          <w:sz w:val="18"/>
        </w:rPr>
        <w:t xml:space="preserve"> </w:t>
      </w:r>
      <w:hyperlink w:anchor="_bookmark758" w:history="1">
        <w:r w:rsidR="00C12992" w:rsidRPr="001058B5">
          <w:rPr>
            <w:rFonts w:ascii="Arial" w:hAnsi="Arial" w:cs="Arial"/>
            <w:sz w:val="18"/>
          </w:rPr>
          <w:t>security enhanced by, 4-30</w:t>
        </w:r>
      </w:hyperlink>
    </w:p>
    <w:p w14:paraId="06AD3BB8" w14:textId="77777777" w:rsidR="008C539B" w:rsidRPr="001058B5" w:rsidRDefault="00C12992">
      <w:pPr>
        <w:spacing w:before="1" w:line="235" w:lineRule="auto"/>
        <w:ind w:left="940" w:right="1461" w:hanging="240"/>
        <w:rPr>
          <w:rFonts w:ascii="Arial" w:hAnsi="Arial" w:cs="Arial"/>
          <w:sz w:val="18"/>
        </w:rPr>
      </w:pPr>
      <w:r w:rsidRPr="001058B5">
        <w:rPr>
          <w:rFonts w:ascii="Arial" w:hAnsi="Arial" w:cs="Arial"/>
          <w:sz w:val="18"/>
        </w:rPr>
        <w:t xml:space="preserve">process monitor process (PMON) </w:t>
      </w:r>
      <w:hyperlink w:anchor="_bookmark131" w:history="1">
        <w:r w:rsidRPr="001058B5">
          <w:rPr>
            <w:rFonts w:ascii="Arial" w:hAnsi="Arial" w:cs="Arial"/>
            <w:sz w:val="18"/>
          </w:rPr>
          <w:t>cleans up timed-out sessions, 2-11</w:t>
        </w:r>
      </w:hyperlink>
    </w:p>
    <w:p w14:paraId="3ED8A7FC" w14:textId="77777777" w:rsidR="008C539B" w:rsidRPr="001058B5" w:rsidRDefault="008D1AB8">
      <w:pPr>
        <w:spacing w:line="220" w:lineRule="exact"/>
        <w:ind w:left="700"/>
        <w:rPr>
          <w:rFonts w:ascii="Arial" w:hAnsi="Arial" w:cs="Arial"/>
          <w:sz w:val="18"/>
        </w:rPr>
      </w:pPr>
      <w:hyperlink w:anchor="_bookmark705" w:history="1">
        <w:r w:rsidR="00C12992" w:rsidRPr="001058B5">
          <w:rPr>
            <w:rFonts w:ascii="Arial" w:hAnsi="Arial" w:cs="Arial"/>
            <w:sz w:val="18"/>
          </w:rPr>
          <w:t>PRODUCT_USER_PROFILE table, 4-22</w:t>
        </w:r>
      </w:hyperlink>
    </w:p>
    <w:p w14:paraId="18B1337C" w14:textId="77777777" w:rsidR="008C539B" w:rsidRPr="001058B5" w:rsidRDefault="008D1AB8">
      <w:pPr>
        <w:spacing w:line="237" w:lineRule="auto"/>
        <w:ind w:left="700" w:right="836" w:firstLine="240"/>
        <w:rPr>
          <w:rFonts w:ascii="Arial" w:hAnsi="Arial" w:cs="Arial"/>
          <w:sz w:val="18"/>
        </w:rPr>
      </w:pPr>
      <w:hyperlink w:anchor="_bookmark704" w:history="1">
        <w:r w:rsidR="00C12992" w:rsidRPr="001058B5">
          <w:rPr>
            <w:rFonts w:ascii="Arial" w:hAnsi="Arial" w:cs="Arial"/>
            <w:sz w:val="18"/>
          </w:rPr>
          <w:t>SQL commands, disabling with, 4-22</w:t>
        </w:r>
      </w:hyperlink>
      <w:r w:rsidR="00C12992" w:rsidRPr="001058B5">
        <w:rPr>
          <w:rFonts w:ascii="Arial" w:hAnsi="Arial" w:cs="Arial"/>
          <w:sz w:val="18"/>
        </w:rPr>
        <w:t xml:space="preserve"> products and options</w:t>
      </w:r>
    </w:p>
    <w:p w14:paraId="6110D3B8" w14:textId="77777777" w:rsidR="008C539B" w:rsidRPr="001058B5" w:rsidRDefault="008D1AB8">
      <w:pPr>
        <w:spacing w:line="235" w:lineRule="auto"/>
        <w:ind w:left="700" w:right="1513" w:firstLine="240"/>
        <w:rPr>
          <w:rFonts w:ascii="Arial" w:hAnsi="Arial" w:cs="Arial"/>
          <w:sz w:val="18"/>
        </w:rPr>
      </w:pPr>
      <w:hyperlink w:anchor="_bookmark2223" w:history="1">
        <w:r w:rsidR="00C12992" w:rsidRPr="001058B5">
          <w:rPr>
            <w:rFonts w:ascii="Arial" w:hAnsi="Arial" w:cs="Arial"/>
            <w:sz w:val="18"/>
          </w:rPr>
          <w:t>install only as necessary, 10-12</w:t>
        </w:r>
      </w:hyperlink>
      <w:r w:rsidR="00C12992" w:rsidRPr="001058B5">
        <w:rPr>
          <w:rFonts w:ascii="Arial" w:hAnsi="Arial" w:cs="Arial"/>
          <w:sz w:val="18"/>
        </w:rPr>
        <w:t xml:space="preserve"> profile parameters</w:t>
      </w:r>
    </w:p>
    <w:p w14:paraId="5D97121C" w14:textId="77777777" w:rsidR="008C539B" w:rsidRPr="001058B5" w:rsidRDefault="008D1AB8">
      <w:pPr>
        <w:spacing w:line="220" w:lineRule="exact"/>
        <w:ind w:left="940"/>
        <w:rPr>
          <w:rFonts w:ascii="Arial" w:hAnsi="Arial" w:cs="Arial"/>
          <w:sz w:val="18"/>
        </w:rPr>
      </w:pPr>
      <w:hyperlink w:anchor="_bookmark214" w:history="1">
        <w:r w:rsidR="00C12992" w:rsidRPr="001058B5">
          <w:rPr>
            <w:rFonts w:ascii="Arial" w:hAnsi="Arial" w:cs="Arial"/>
            <w:sz w:val="18"/>
          </w:rPr>
          <w:t>FAILED_LOGIN_ATTEMPTS, 3-5</w:t>
        </w:r>
      </w:hyperlink>
    </w:p>
    <w:p w14:paraId="079E94F7" w14:textId="77777777" w:rsidR="008C539B" w:rsidRPr="001058B5" w:rsidRDefault="008D1AB8">
      <w:pPr>
        <w:spacing w:line="220" w:lineRule="exact"/>
        <w:ind w:left="940"/>
        <w:rPr>
          <w:rFonts w:ascii="Arial" w:hAnsi="Arial" w:cs="Arial"/>
          <w:sz w:val="18"/>
        </w:rPr>
      </w:pPr>
      <w:hyperlink w:anchor="_bookmark216" w:history="1">
        <w:r w:rsidR="00C12992" w:rsidRPr="001058B5">
          <w:rPr>
            <w:rFonts w:ascii="Arial" w:hAnsi="Arial" w:cs="Arial"/>
            <w:sz w:val="18"/>
          </w:rPr>
          <w:t xml:space="preserve">PASSWORD_GRACE_TIME, 3-5, </w:t>
        </w:r>
      </w:hyperlink>
      <w:hyperlink w:anchor="_bookmark261" w:history="1">
        <w:r w:rsidR="00C12992" w:rsidRPr="001058B5">
          <w:rPr>
            <w:rFonts w:ascii="Arial" w:hAnsi="Arial" w:cs="Arial"/>
            <w:sz w:val="18"/>
          </w:rPr>
          <w:t>3-10</w:t>
        </w:r>
      </w:hyperlink>
    </w:p>
    <w:p w14:paraId="69C58492" w14:textId="77777777" w:rsidR="008C539B" w:rsidRPr="001058B5" w:rsidRDefault="008D1AB8">
      <w:pPr>
        <w:spacing w:line="220" w:lineRule="exact"/>
        <w:ind w:left="940"/>
        <w:rPr>
          <w:rFonts w:ascii="Arial" w:hAnsi="Arial" w:cs="Arial"/>
          <w:sz w:val="18"/>
        </w:rPr>
      </w:pPr>
      <w:hyperlink w:anchor="_bookmark217" w:history="1">
        <w:r w:rsidR="00C12992" w:rsidRPr="001058B5">
          <w:rPr>
            <w:rFonts w:ascii="Arial" w:hAnsi="Arial" w:cs="Arial"/>
            <w:sz w:val="18"/>
          </w:rPr>
          <w:t xml:space="preserve">PASSWORD_LIFE_TIME, 3-5, </w:t>
        </w:r>
      </w:hyperlink>
      <w:hyperlink w:anchor="_bookmark254" w:history="1">
        <w:r w:rsidR="00C12992" w:rsidRPr="001058B5">
          <w:rPr>
            <w:rFonts w:ascii="Arial" w:hAnsi="Arial" w:cs="Arial"/>
            <w:sz w:val="18"/>
          </w:rPr>
          <w:t xml:space="preserve">3-8, </w:t>
        </w:r>
      </w:hyperlink>
      <w:hyperlink w:anchor="_bookmark267" w:history="1">
        <w:r w:rsidR="00C12992" w:rsidRPr="001058B5">
          <w:rPr>
            <w:rFonts w:ascii="Arial" w:hAnsi="Arial" w:cs="Arial"/>
            <w:sz w:val="18"/>
          </w:rPr>
          <w:t>3-10</w:t>
        </w:r>
      </w:hyperlink>
    </w:p>
    <w:p w14:paraId="597BC1C2" w14:textId="77777777" w:rsidR="008C539B" w:rsidRPr="001058B5" w:rsidRDefault="008D1AB8">
      <w:pPr>
        <w:spacing w:line="220" w:lineRule="exact"/>
        <w:ind w:left="940"/>
        <w:rPr>
          <w:rFonts w:ascii="Arial" w:hAnsi="Arial" w:cs="Arial"/>
          <w:sz w:val="18"/>
        </w:rPr>
      </w:pPr>
      <w:hyperlink w:anchor="_bookmark218" w:history="1">
        <w:r w:rsidR="00C12992" w:rsidRPr="001058B5">
          <w:rPr>
            <w:rFonts w:ascii="Arial" w:hAnsi="Arial" w:cs="Arial"/>
            <w:sz w:val="18"/>
          </w:rPr>
          <w:t xml:space="preserve">PASSWORD_LOCK_TIME, 3-5, </w:t>
        </w:r>
      </w:hyperlink>
      <w:hyperlink w:anchor="_bookmark236" w:history="1">
        <w:r w:rsidR="00C12992" w:rsidRPr="001058B5">
          <w:rPr>
            <w:rFonts w:ascii="Arial" w:hAnsi="Arial" w:cs="Arial"/>
            <w:sz w:val="18"/>
          </w:rPr>
          <w:t>3-7</w:t>
        </w:r>
      </w:hyperlink>
    </w:p>
    <w:p w14:paraId="7BC51ED1" w14:textId="77777777" w:rsidR="008C539B" w:rsidRPr="001058B5" w:rsidRDefault="008D1AB8">
      <w:pPr>
        <w:spacing w:line="222" w:lineRule="exact"/>
        <w:ind w:left="940"/>
        <w:rPr>
          <w:rFonts w:ascii="Arial" w:hAnsi="Arial" w:cs="Arial"/>
          <w:sz w:val="18"/>
        </w:rPr>
      </w:pPr>
      <w:hyperlink w:anchor="_bookmark219" w:history="1">
        <w:r w:rsidR="00C12992" w:rsidRPr="001058B5">
          <w:rPr>
            <w:rFonts w:ascii="Arial" w:hAnsi="Arial" w:cs="Arial"/>
            <w:sz w:val="18"/>
          </w:rPr>
          <w:t xml:space="preserve">PASSWORD_REUSE_MAX, 3-5, </w:t>
        </w:r>
      </w:hyperlink>
      <w:hyperlink w:anchor="_bookmark248" w:history="1">
        <w:r w:rsidR="00C12992" w:rsidRPr="001058B5">
          <w:rPr>
            <w:rFonts w:ascii="Arial" w:hAnsi="Arial" w:cs="Arial"/>
            <w:sz w:val="18"/>
          </w:rPr>
          <w:t>3-7</w:t>
        </w:r>
      </w:hyperlink>
    </w:p>
    <w:p w14:paraId="543C34FB" w14:textId="77777777" w:rsidR="008C539B" w:rsidRPr="001058B5" w:rsidRDefault="008C539B">
      <w:pPr>
        <w:spacing w:line="222" w:lineRule="exact"/>
        <w:rPr>
          <w:rFonts w:ascii="Arial" w:hAnsi="Arial" w:cs="Arial"/>
          <w:sz w:val="18"/>
        </w:rPr>
        <w:sectPr w:rsidR="008C539B" w:rsidRPr="001058B5">
          <w:headerReference w:type="default" r:id="rId304"/>
          <w:pgSz w:w="12240" w:h="15840"/>
          <w:pgMar w:top="1200" w:right="1060" w:bottom="860" w:left="1100" w:header="0" w:footer="663" w:gutter="0"/>
          <w:cols w:num="2" w:space="720" w:equalWidth="0">
            <w:col w:w="4868" w:space="52"/>
            <w:col w:w="5160"/>
          </w:cols>
        </w:sectPr>
      </w:pPr>
    </w:p>
    <w:p w14:paraId="24C9612B" w14:textId="77777777" w:rsidR="008C539B" w:rsidRPr="001058B5" w:rsidRDefault="008D1AB8">
      <w:pPr>
        <w:spacing w:before="67" w:line="222" w:lineRule="exact"/>
        <w:ind w:left="340"/>
        <w:rPr>
          <w:rFonts w:ascii="Arial" w:hAnsi="Arial" w:cs="Arial"/>
          <w:sz w:val="18"/>
        </w:rPr>
      </w:pPr>
      <w:hyperlink w:anchor="_bookmark220" w:history="1">
        <w:r w:rsidR="00C12992" w:rsidRPr="001058B5">
          <w:rPr>
            <w:rFonts w:ascii="Arial" w:hAnsi="Arial" w:cs="Arial"/>
            <w:sz w:val="18"/>
          </w:rPr>
          <w:t xml:space="preserve">PASSWORD_REUSE_TIME, 3-6, </w:t>
        </w:r>
      </w:hyperlink>
      <w:hyperlink w:anchor="_bookmark246" w:history="1">
        <w:r w:rsidR="00C12992" w:rsidRPr="001058B5">
          <w:rPr>
            <w:rFonts w:ascii="Arial" w:hAnsi="Arial" w:cs="Arial"/>
            <w:sz w:val="18"/>
          </w:rPr>
          <w:t>3-7</w:t>
        </w:r>
      </w:hyperlink>
    </w:p>
    <w:p w14:paraId="5CA17C3F" w14:textId="77777777" w:rsidR="008C539B" w:rsidRPr="001058B5" w:rsidRDefault="008D1AB8">
      <w:pPr>
        <w:spacing w:line="220" w:lineRule="exact"/>
        <w:ind w:left="100"/>
        <w:rPr>
          <w:rFonts w:ascii="Arial" w:hAnsi="Arial" w:cs="Arial"/>
          <w:sz w:val="18"/>
        </w:rPr>
      </w:pPr>
      <w:hyperlink w:anchor="_bookmark141" w:history="1">
        <w:r w:rsidR="00C12992" w:rsidRPr="001058B5">
          <w:rPr>
            <w:rFonts w:ascii="Arial" w:hAnsi="Arial" w:cs="Arial"/>
            <w:sz w:val="18"/>
          </w:rPr>
          <w:t>profiles, 2-12</w:t>
        </w:r>
      </w:hyperlink>
    </w:p>
    <w:p w14:paraId="3A285D9F" w14:textId="77777777" w:rsidR="008C539B" w:rsidRPr="001058B5" w:rsidRDefault="008D1AB8">
      <w:pPr>
        <w:spacing w:line="220" w:lineRule="exact"/>
        <w:ind w:left="340"/>
        <w:rPr>
          <w:rFonts w:ascii="Arial" w:hAnsi="Arial" w:cs="Arial"/>
          <w:sz w:val="18"/>
        </w:rPr>
      </w:pPr>
      <w:hyperlink w:anchor="_bookmark142" w:history="1">
        <w:r w:rsidR="00C12992" w:rsidRPr="001058B5">
          <w:rPr>
            <w:rFonts w:ascii="Arial" w:hAnsi="Arial" w:cs="Arial"/>
            <w:sz w:val="18"/>
          </w:rPr>
          <w:t>about, 2-12</w:t>
        </w:r>
      </w:hyperlink>
    </w:p>
    <w:p w14:paraId="399C6358" w14:textId="77777777" w:rsidR="008C539B" w:rsidRPr="001058B5" w:rsidRDefault="008D1AB8">
      <w:pPr>
        <w:spacing w:line="220" w:lineRule="exact"/>
        <w:ind w:left="340"/>
        <w:rPr>
          <w:rFonts w:ascii="Arial" w:hAnsi="Arial" w:cs="Arial"/>
          <w:sz w:val="18"/>
        </w:rPr>
      </w:pPr>
      <w:hyperlink w:anchor="_bookmark145" w:history="1">
        <w:r w:rsidR="00C12992" w:rsidRPr="001058B5">
          <w:rPr>
            <w:rFonts w:ascii="Arial" w:hAnsi="Arial" w:cs="Arial"/>
            <w:sz w:val="18"/>
          </w:rPr>
          <w:t>creating, 2-13</w:t>
        </w:r>
      </w:hyperlink>
    </w:p>
    <w:p w14:paraId="3F9C04DB" w14:textId="77777777" w:rsidR="008C539B" w:rsidRPr="001058B5" w:rsidRDefault="008D1AB8">
      <w:pPr>
        <w:spacing w:line="220" w:lineRule="exact"/>
        <w:ind w:left="340"/>
        <w:rPr>
          <w:rFonts w:ascii="Arial" w:hAnsi="Arial" w:cs="Arial"/>
          <w:sz w:val="18"/>
        </w:rPr>
      </w:pPr>
      <w:hyperlink w:anchor="_bookmark150" w:history="1">
        <w:r w:rsidR="00C12992" w:rsidRPr="001058B5">
          <w:rPr>
            <w:rFonts w:ascii="Arial" w:hAnsi="Arial" w:cs="Arial"/>
            <w:sz w:val="18"/>
          </w:rPr>
          <w:t>dropping, 2-14</w:t>
        </w:r>
      </w:hyperlink>
    </w:p>
    <w:p w14:paraId="5F730FE3" w14:textId="77777777" w:rsidR="008C539B" w:rsidRPr="001058B5" w:rsidRDefault="008D1AB8">
      <w:pPr>
        <w:spacing w:before="1" w:line="235" w:lineRule="auto"/>
        <w:ind w:left="340" w:right="834"/>
        <w:rPr>
          <w:rFonts w:ascii="Arial" w:hAnsi="Arial" w:cs="Arial"/>
          <w:sz w:val="18"/>
        </w:rPr>
      </w:pPr>
      <w:hyperlink w:anchor="_bookmark167" w:history="1">
        <w:r w:rsidR="00C12992" w:rsidRPr="001058B5">
          <w:rPr>
            <w:rFonts w:ascii="Arial" w:hAnsi="Arial" w:cs="Arial"/>
            <w:sz w:val="18"/>
          </w:rPr>
          <w:t>finding information about,    2-15</w:t>
        </w:r>
      </w:hyperlink>
      <w:hyperlink w:anchor="_bookmark177" w:history="1">
        <w:r w:rsidR="00C12992" w:rsidRPr="001058B5">
          <w:rPr>
            <w:rFonts w:ascii="Arial" w:hAnsi="Arial" w:cs="Arial"/>
            <w:sz w:val="18"/>
          </w:rPr>
          <w:t xml:space="preserve"> finding settings for default profile, 2-18</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managing,</w:t>
        </w:r>
        <w:r w:rsidR="00C12992" w:rsidRPr="001058B5">
          <w:rPr>
            <w:rFonts w:ascii="Arial" w:hAnsi="Arial" w:cs="Arial"/>
            <w:spacing w:val="43"/>
            <w:sz w:val="18"/>
          </w:rPr>
          <w:t xml:space="preserve"> </w:t>
        </w:r>
        <w:r w:rsidR="00C12992" w:rsidRPr="001058B5">
          <w:rPr>
            <w:rFonts w:ascii="Arial" w:hAnsi="Arial" w:cs="Arial"/>
            <w:sz w:val="18"/>
          </w:rPr>
          <w:t>2-12</w:t>
        </w:r>
      </w:hyperlink>
    </w:p>
    <w:p w14:paraId="5C35587F" w14:textId="77777777" w:rsidR="008C539B" w:rsidRPr="001058B5" w:rsidRDefault="008D1AB8">
      <w:pPr>
        <w:spacing w:before="4" w:line="235" w:lineRule="auto"/>
        <w:ind w:left="340" w:right="1553"/>
        <w:rPr>
          <w:rFonts w:ascii="Arial" w:hAnsi="Arial" w:cs="Arial"/>
          <w:sz w:val="18"/>
        </w:rPr>
      </w:pPr>
      <w:hyperlink w:anchor="_bookmark205" w:history="1">
        <w:r w:rsidR="00C12992" w:rsidRPr="001058B5">
          <w:rPr>
            <w:rFonts w:ascii="Arial" w:hAnsi="Arial" w:cs="Arial"/>
            <w:sz w:val="18"/>
          </w:rPr>
          <w:t>password management, 3-4</w:t>
        </w:r>
      </w:hyperlink>
      <w:r w:rsidR="00C12992" w:rsidRPr="001058B5">
        <w:rPr>
          <w:rFonts w:ascii="Arial" w:hAnsi="Arial" w:cs="Arial"/>
          <w:sz w:val="18"/>
        </w:rPr>
        <w:t xml:space="preserve"> </w:t>
      </w:r>
      <w:hyperlink w:anchor="_bookmark150" w:history="1">
        <w:r w:rsidR="00C12992" w:rsidRPr="001058B5">
          <w:rPr>
            <w:rFonts w:ascii="Arial" w:hAnsi="Arial" w:cs="Arial"/>
            <w:sz w:val="18"/>
          </w:rPr>
          <w:t>privileges for dropping, 2-14</w:t>
        </w:r>
      </w:hyperlink>
      <w:r w:rsidR="00C12992" w:rsidRPr="001058B5">
        <w:rPr>
          <w:rFonts w:ascii="Arial" w:hAnsi="Arial" w:cs="Arial"/>
          <w:sz w:val="18"/>
        </w:rPr>
        <w:t xml:space="preserve"> </w:t>
      </w:r>
      <w:hyperlink w:anchor="_bookmark93" w:history="1">
        <w:r w:rsidR="00C12992" w:rsidRPr="001058B5">
          <w:rPr>
            <w:rFonts w:ascii="Arial" w:hAnsi="Arial" w:cs="Arial"/>
            <w:sz w:val="18"/>
          </w:rPr>
          <w:t>specifying for user, 2-7</w:t>
        </w:r>
      </w:hyperlink>
      <w:r w:rsidR="00C12992" w:rsidRPr="001058B5">
        <w:rPr>
          <w:rFonts w:ascii="Arial" w:hAnsi="Arial" w:cs="Arial"/>
          <w:sz w:val="18"/>
        </w:rPr>
        <w:t xml:space="preserve"> </w:t>
      </w:r>
      <w:hyperlink w:anchor="_bookmark176" w:history="1">
        <w:r w:rsidR="00C12992" w:rsidRPr="001058B5">
          <w:rPr>
            <w:rFonts w:ascii="Arial" w:hAnsi="Arial" w:cs="Arial"/>
            <w:sz w:val="18"/>
          </w:rPr>
          <w:t>viewing, 2-17</w:t>
        </w:r>
      </w:hyperlink>
    </w:p>
    <w:p w14:paraId="0590E299" w14:textId="77777777" w:rsidR="008C539B" w:rsidRPr="001058B5" w:rsidRDefault="00C12992">
      <w:pPr>
        <w:spacing w:before="3" w:line="235" w:lineRule="auto"/>
        <w:ind w:left="340" w:right="2588" w:hanging="240"/>
        <w:rPr>
          <w:rFonts w:ascii="Arial" w:hAnsi="Arial" w:cs="Arial"/>
          <w:sz w:val="18"/>
        </w:rPr>
      </w:pPr>
      <w:r w:rsidRPr="001058B5">
        <w:rPr>
          <w:rFonts w:ascii="Arial" w:hAnsi="Arial" w:cs="Arial"/>
          <w:sz w:val="18"/>
        </w:rPr>
        <w:t xml:space="preserve">proxy authentication </w:t>
      </w:r>
      <w:hyperlink w:anchor="_bookmark418" w:history="1">
        <w:r w:rsidRPr="001058B5">
          <w:rPr>
            <w:rFonts w:ascii="Arial" w:hAnsi="Arial" w:cs="Arial"/>
            <w:sz w:val="18"/>
          </w:rPr>
          <w:t xml:space="preserve">about,    3-36, </w:t>
        </w:r>
      </w:hyperlink>
      <w:hyperlink w:anchor="_bookmark422" w:history="1">
        <w:r w:rsidRPr="001058B5">
          <w:rPr>
            <w:rFonts w:ascii="Arial" w:hAnsi="Arial" w:cs="Arial"/>
            <w:sz w:val="18"/>
          </w:rPr>
          <w:t>3-37</w:t>
        </w:r>
      </w:hyperlink>
    </w:p>
    <w:p w14:paraId="2251AE9F" w14:textId="77777777" w:rsidR="008C539B" w:rsidRPr="001058B5" w:rsidRDefault="008D1AB8">
      <w:pPr>
        <w:spacing w:line="220" w:lineRule="exact"/>
        <w:ind w:left="340"/>
        <w:rPr>
          <w:rFonts w:ascii="Arial" w:hAnsi="Arial" w:cs="Arial"/>
          <w:sz w:val="18"/>
        </w:rPr>
      </w:pPr>
      <w:hyperlink w:anchor="_bookmark424" w:history="1">
        <w:r w:rsidR="00C12992" w:rsidRPr="001058B5">
          <w:rPr>
            <w:rFonts w:ascii="Arial" w:hAnsi="Arial" w:cs="Arial"/>
            <w:sz w:val="18"/>
          </w:rPr>
          <w:t>advantages,   3-37</w:t>
        </w:r>
      </w:hyperlink>
    </w:p>
    <w:p w14:paraId="32A4D597" w14:textId="77777777" w:rsidR="008C539B" w:rsidRPr="001058B5" w:rsidRDefault="008D1AB8">
      <w:pPr>
        <w:spacing w:line="220" w:lineRule="exact"/>
        <w:ind w:left="340"/>
        <w:rPr>
          <w:rFonts w:ascii="Arial" w:hAnsi="Arial" w:cs="Arial"/>
          <w:sz w:val="18"/>
        </w:rPr>
      </w:pPr>
      <w:hyperlink w:anchor="_bookmark411" w:history="1">
        <w:r w:rsidR="00C12992" w:rsidRPr="001058B5">
          <w:rPr>
            <w:rFonts w:ascii="Arial" w:hAnsi="Arial" w:cs="Arial"/>
            <w:sz w:val="18"/>
          </w:rPr>
          <w:t>auditing operations, 3-35</w:t>
        </w:r>
      </w:hyperlink>
    </w:p>
    <w:p w14:paraId="78A2D4CC" w14:textId="77777777" w:rsidR="008C539B" w:rsidRPr="001058B5" w:rsidRDefault="008D1AB8">
      <w:pPr>
        <w:spacing w:line="220" w:lineRule="exact"/>
        <w:ind w:left="340"/>
        <w:rPr>
          <w:rFonts w:ascii="Arial" w:hAnsi="Arial" w:cs="Arial"/>
          <w:sz w:val="18"/>
        </w:rPr>
      </w:pPr>
      <w:hyperlink w:anchor="_bookmark1803" w:history="1">
        <w:r w:rsidR="00C12992" w:rsidRPr="001058B5">
          <w:rPr>
            <w:rFonts w:ascii="Arial" w:hAnsi="Arial" w:cs="Arial"/>
            <w:sz w:val="18"/>
          </w:rPr>
          <w:t>auditing users, 9-27</w:t>
        </w:r>
      </w:hyperlink>
    </w:p>
    <w:p w14:paraId="19CA993D" w14:textId="77777777" w:rsidR="008C539B" w:rsidRPr="001058B5" w:rsidRDefault="008D1AB8">
      <w:pPr>
        <w:spacing w:before="2" w:line="235" w:lineRule="auto"/>
        <w:ind w:left="340" w:right="1115"/>
        <w:rPr>
          <w:rFonts w:ascii="Arial" w:hAnsi="Arial" w:cs="Arial"/>
          <w:sz w:val="18"/>
        </w:rPr>
      </w:pPr>
      <w:hyperlink w:anchor="_bookmark451" w:history="1">
        <w:r w:rsidR="00C12992" w:rsidRPr="001058B5">
          <w:rPr>
            <w:rFonts w:ascii="Arial" w:hAnsi="Arial" w:cs="Arial"/>
            <w:sz w:val="18"/>
          </w:rPr>
          <w:t>client-to-middle tier sequence, 3-40</w:t>
        </w:r>
      </w:hyperlink>
      <w:r w:rsidR="00C12992" w:rsidRPr="001058B5">
        <w:rPr>
          <w:rFonts w:ascii="Arial" w:hAnsi="Arial" w:cs="Arial"/>
          <w:sz w:val="18"/>
        </w:rPr>
        <w:t xml:space="preserve"> </w:t>
      </w:r>
      <w:hyperlink w:anchor="_bookmark427" w:history="1">
        <w:r w:rsidR="00C12992" w:rsidRPr="001058B5">
          <w:rPr>
            <w:rFonts w:ascii="Arial" w:hAnsi="Arial" w:cs="Arial"/>
            <w:sz w:val="18"/>
          </w:rPr>
          <w:t>creating proxy user accounts, 3-38</w:t>
        </w:r>
      </w:hyperlink>
      <w:r w:rsidR="00C12992" w:rsidRPr="001058B5">
        <w:rPr>
          <w:rFonts w:ascii="Arial" w:hAnsi="Arial" w:cs="Arial"/>
          <w:sz w:val="18"/>
        </w:rPr>
        <w:t xml:space="preserve"> middle-tier</w:t>
      </w:r>
    </w:p>
    <w:p w14:paraId="0C6567D8" w14:textId="77777777" w:rsidR="008C539B" w:rsidRPr="001058B5" w:rsidRDefault="008D1AB8">
      <w:pPr>
        <w:spacing w:before="2" w:line="235" w:lineRule="auto"/>
        <w:ind w:left="580"/>
        <w:rPr>
          <w:rFonts w:ascii="Arial" w:hAnsi="Arial" w:cs="Arial"/>
          <w:sz w:val="18"/>
        </w:rPr>
      </w:pPr>
      <w:hyperlink w:anchor="_bookmark460" w:history="1">
        <w:r w:rsidR="00C12992" w:rsidRPr="001058B5">
          <w:rPr>
            <w:rFonts w:ascii="Arial" w:hAnsi="Arial" w:cs="Arial"/>
            <w:sz w:val="18"/>
          </w:rPr>
          <w:t>authorizing but not authenticating users, 3-42</w:t>
        </w:r>
      </w:hyperlink>
      <w:r w:rsidR="00C12992" w:rsidRPr="001058B5">
        <w:rPr>
          <w:rFonts w:ascii="Arial" w:hAnsi="Arial" w:cs="Arial"/>
          <w:sz w:val="18"/>
        </w:rPr>
        <w:t xml:space="preserve"> </w:t>
      </w:r>
      <w:hyperlink w:anchor="_bookmark457" w:history="1">
        <w:r w:rsidR="00C12992" w:rsidRPr="001058B5">
          <w:rPr>
            <w:rFonts w:ascii="Arial" w:hAnsi="Arial" w:cs="Arial"/>
            <w:sz w:val="18"/>
          </w:rPr>
          <w:t>authorizing to proxy and authenticate</w:t>
        </w:r>
      </w:hyperlink>
    </w:p>
    <w:p w14:paraId="294D832A" w14:textId="77777777" w:rsidR="008C539B" w:rsidRPr="001058B5" w:rsidRDefault="008D1AB8">
      <w:pPr>
        <w:spacing w:line="220" w:lineRule="exact"/>
        <w:ind w:left="943" w:right="2466"/>
        <w:jc w:val="center"/>
        <w:rPr>
          <w:rFonts w:ascii="Arial" w:hAnsi="Arial" w:cs="Arial"/>
          <w:sz w:val="18"/>
        </w:rPr>
      </w:pPr>
      <w:hyperlink w:anchor="_bookmark457" w:history="1">
        <w:r w:rsidR="00C12992" w:rsidRPr="001058B5">
          <w:rPr>
            <w:rFonts w:ascii="Arial" w:hAnsi="Arial" w:cs="Arial"/>
            <w:sz w:val="18"/>
          </w:rPr>
          <w:t>users,   3-42</w:t>
        </w:r>
      </w:hyperlink>
    </w:p>
    <w:p w14:paraId="1DADB6DB" w14:textId="77777777" w:rsidR="008C539B" w:rsidRPr="001058B5" w:rsidRDefault="008D1AB8">
      <w:pPr>
        <w:spacing w:line="220" w:lineRule="exact"/>
        <w:ind w:left="580"/>
        <w:rPr>
          <w:rFonts w:ascii="Arial" w:hAnsi="Arial" w:cs="Arial"/>
          <w:sz w:val="18"/>
        </w:rPr>
      </w:pPr>
      <w:hyperlink w:anchor="_bookmark453" w:history="1">
        <w:r w:rsidR="00C12992" w:rsidRPr="001058B5">
          <w:rPr>
            <w:rFonts w:ascii="Arial" w:hAnsi="Arial" w:cs="Arial"/>
            <w:sz w:val="18"/>
          </w:rPr>
          <w:t>limiting privileges, 3-41</w:t>
        </w:r>
      </w:hyperlink>
    </w:p>
    <w:p w14:paraId="2C4CA5CF" w14:textId="77777777" w:rsidR="008C539B" w:rsidRPr="001058B5" w:rsidRDefault="008D1AB8">
      <w:pPr>
        <w:spacing w:line="220" w:lineRule="exact"/>
        <w:ind w:left="580"/>
        <w:rPr>
          <w:rFonts w:ascii="Arial" w:hAnsi="Arial" w:cs="Arial"/>
          <w:sz w:val="18"/>
        </w:rPr>
      </w:pPr>
      <w:hyperlink w:anchor="_bookmark463" w:history="1">
        <w:r w:rsidR="00C12992" w:rsidRPr="001058B5">
          <w:rPr>
            <w:rFonts w:ascii="Arial" w:hAnsi="Arial" w:cs="Arial"/>
            <w:sz w:val="18"/>
          </w:rPr>
          <w:t>reauthenticating users, 3-43</w:t>
        </w:r>
      </w:hyperlink>
    </w:p>
    <w:p w14:paraId="1381BD29" w14:textId="77777777" w:rsidR="008C539B" w:rsidRPr="001058B5" w:rsidRDefault="008D1AB8">
      <w:pPr>
        <w:spacing w:line="220" w:lineRule="exact"/>
        <w:ind w:left="340"/>
        <w:rPr>
          <w:rFonts w:ascii="Arial" w:hAnsi="Arial" w:cs="Arial"/>
          <w:sz w:val="18"/>
        </w:rPr>
      </w:pPr>
      <w:hyperlink w:anchor="_bookmark439" w:history="1">
        <w:r w:rsidR="00C12992" w:rsidRPr="001058B5">
          <w:rPr>
            <w:rFonts w:ascii="Arial" w:hAnsi="Arial" w:cs="Arial"/>
            <w:sz w:val="18"/>
          </w:rPr>
          <w:t>passwords, expired, 3-39</w:t>
        </w:r>
      </w:hyperlink>
    </w:p>
    <w:p w14:paraId="734281E4" w14:textId="77777777" w:rsidR="008C539B" w:rsidRPr="001058B5" w:rsidRDefault="008D1AB8">
      <w:pPr>
        <w:spacing w:before="2" w:line="235" w:lineRule="auto"/>
        <w:ind w:left="340" w:right="179"/>
        <w:rPr>
          <w:rFonts w:ascii="Arial" w:hAnsi="Arial" w:cs="Arial"/>
          <w:sz w:val="18"/>
        </w:rPr>
      </w:pPr>
      <w:hyperlink w:anchor="_bookmark428" w:history="1">
        <w:r w:rsidR="00C12992" w:rsidRPr="001058B5">
          <w:rPr>
            <w:rFonts w:ascii="Arial" w:hAnsi="Arial" w:cs="Arial"/>
            <w:sz w:val="18"/>
          </w:rPr>
          <w:t>privileges required for creating users, 3-38</w:t>
        </w:r>
      </w:hyperlink>
      <w:r w:rsidR="00C12992" w:rsidRPr="001058B5">
        <w:rPr>
          <w:rFonts w:ascii="Arial" w:hAnsi="Arial" w:cs="Arial"/>
          <w:sz w:val="18"/>
        </w:rPr>
        <w:t xml:space="preserve"> </w:t>
      </w:r>
      <w:hyperlink w:anchor="_bookmark441" w:history="1">
        <w:r w:rsidR="00C12992" w:rsidRPr="001058B5">
          <w:rPr>
            <w:rFonts w:ascii="Arial" w:hAnsi="Arial" w:cs="Arial"/>
            <w:sz w:val="18"/>
          </w:rPr>
          <w:t>secure external password store, used with, 3-40</w:t>
        </w:r>
      </w:hyperlink>
      <w:r w:rsidR="00C12992" w:rsidRPr="001058B5">
        <w:rPr>
          <w:rFonts w:ascii="Arial" w:hAnsi="Arial" w:cs="Arial"/>
          <w:sz w:val="18"/>
        </w:rPr>
        <w:t xml:space="preserve"> </w:t>
      </w:r>
      <w:hyperlink w:anchor="_bookmark425" w:history="1">
        <w:r w:rsidR="00C12992" w:rsidRPr="001058B5">
          <w:rPr>
            <w:rFonts w:ascii="Arial" w:hAnsi="Arial" w:cs="Arial"/>
            <w:sz w:val="18"/>
          </w:rPr>
          <w:t>security benefits,</w:t>
        </w:r>
        <w:r w:rsidR="00C12992" w:rsidRPr="001058B5">
          <w:rPr>
            <w:rFonts w:ascii="Arial" w:hAnsi="Arial" w:cs="Arial"/>
            <w:spacing w:val="41"/>
            <w:sz w:val="18"/>
          </w:rPr>
          <w:t xml:space="preserve"> </w:t>
        </w:r>
        <w:r w:rsidR="00C12992" w:rsidRPr="001058B5">
          <w:rPr>
            <w:rFonts w:ascii="Arial" w:hAnsi="Arial" w:cs="Arial"/>
            <w:sz w:val="18"/>
          </w:rPr>
          <w:t>3-37</w:t>
        </w:r>
      </w:hyperlink>
    </w:p>
    <w:p w14:paraId="597E0A47" w14:textId="77777777" w:rsidR="008C539B" w:rsidRPr="001058B5" w:rsidRDefault="008D1AB8">
      <w:pPr>
        <w:spacing w:before="2" w:line="235" w:lineRule="auto"/>
        <w:ind w:left="100" w:right="834" w:firstLine="240"/>
        <w:rPr>
          <w:rFonts w:ascii="Arial" w:hAnsi="Arial" w:cs="Arial"/>
          <w:sz w:val="18"/>
        </w:rPr>
      </w:pPr>
      <w:hyperlink w:anchor="_bookmark447" w:history="1">
        <w:r w:rsidR="00C12992" w:rsidRPr="001058B5">
          <w:rPr>
            <w:rFonts w:ascii="Arial" w:hAnsi="Arial" w:cs="Arial"/>
            <w:sz w:val="18"/>
          </w:rPr>
          <w:t>users, passing real identity of, 3-40</w:t>
        </w:r>
      </w:hyperlink>
      <w:r w:rsidR="00C12992" w:rsidRPr="001058B5">
        <w:rPr>
          <w:rFonts w:ascii="Arial" w:hAnsi="Arial" w:cs="Arial"/>
          <w:sz w:val="18"/>
        </w:rPr>
        <w:t xml:space="preserve"> proxy user accounts</w:t>
      </w:r>
    </w:p>
    <w:p w14:paraId="535D28C6" w14:textId="77777777" w:rsidR="008C539B" w:rsidRPr="001058B5" w:rsidRDefault="008D1AB8">
      <w:pPr>
        <w:spacing w:line="237" w:lineRule="auto"/>
        <w:ind w:left="100" w:firstLine="240"/>
        <w:rPr>
          <w:rFonts w:ascii="Arial" w:hAnsi="Arial" w:cs="Arial"/>
          <w:sz w:val="18"/>
        </w:rPr>
      </w:pPr>
      <w:hyperlink w:anchor="_bookmark428" w:history="1">
        <w:r w:rsidR="00C12992" w:rsidRPr="001058B5">
          <w:rPr>
            <w:rFonts w:ascii="Arial" w:hAnsi="Arial" w:cs="Arial"/>
            <w:sz w:val="18"/>
          </w:rPr>
          <w:t>privileges required for creation, 3-38</w:t>
        </w:r>
      </w:hyperlink>
      <w:r w:rsidR="00C12992" w:rsidRPr="001058B5">
        <w:rPr>
          <w:rFonts w:ascii="Arial" w:hAnsi="Arial" w:cs="Arial"/>
          <w:sz w:val="18"/>
        </w:rPr>
        <w:t xml:space="preserve"> </w:t>
      </w:r>
      <w:hyperlink w:anchor="_bookmark1226" w:history="1">
        <w:r w:rsidR="00C12992" w:rsidRPr="001058B5">
          <w:rPr>
            <w:rFonts w:ascii="Arial" w:hAnsi="Arial" w:cs="Arial"/>
            <w:sz w:val="18"/>
          </w:rPr>
          <w:t>PROXY_USER attribute, 6-17</w:t>
        </w:r>
      </w:hyperlink>
    </w:p>
    <w:p w14:paraId="37F20BBF" w14:textId="77777777" w:rsidR="008C539B" w:rsidRPr="001058B5" w:rsidRDefault="008D1AB8">
      <w:pPr>
        <w:spacing w:line="217" w:lineRule="exact"/>
        <w:ind w:left="100"/>
        <w:rPr>
          <w:rFonts w:ascii="Arial" w:hAnsi="Arial" w:cs="Arial"/>
          <w:sz w:val="18"/>
        </w:rPr>
      </w:pPr>
      <w:hyperlink w:anchor="_bookmark435" w:history="1">
        <w:r w:rsidR="00C12992" w:rsidRPr="001058B5">
          <w:rPr>
            <w:rFonts w:ascii="Arial" w:hAnsi="Arial" w:cs="Arial"/>
            <w:sz w:val="18"/>
          </w:rPr>
          <w:t>PROXY_USERS view, 3-39</w:t>
        </w:r>
      </w:hyperlink>
    </w:p>
    <w:p w14:paraId="5BB973BB" w14:textId="77777777" w:rsidR="008C539B" w:rsidRPr="001058B5" w:rsidRDefault="00C12992">
      <w:pPr>
        <w:spacing w:line="237" w:lineRule="auto"/>
        <w:ind w:left="340" w:right="2946"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7499A280" w14:textId="77777777" w:rsidR="008C539B" w:rsidRPr="001058B5" w:rsidRDefault="00C12992">
      <w:pPr>
        <w:spacing w:line="217" w:lineRule="exact"/>
        <w:ind w:left="100"/>
        <w:rPr>
          <w:rFonts w:ascii="Arial" w:hAnsi="Arial" w:cs="Arial"/>
          <w:sz w:val="18"/>
        </w:rPr>
      </w:pPr>
      <w:r w:rsidRPr="001058B5">
        <w:rPr>
          <w:rFonts w:ascii="Arial" w:hAnsi="Arial" w:cs="Arial"/>
          <w:sz w:val="18"/>
        </w:rPr>
        <w:t>PUBLIC</w:t>
      </w:r>
    </w:p>
    <w:p w14:paraId="44FBF2F9" w14:textId="77777777" w:rsidR="008C539B" w:rsidRPr="001058B5" w:rsidRDefault="008D1AB8">
      <w:pPr>
        <w:spacing w:line="220" w:lineRule="exact"/>
        <w:ind w:left="340"/>
        <w:rPr>
          <w:rFonts w:ascii="Arial" w:hAnsi="Arial" w:cs="Arial"/>
          <w:sz w:val="18"/>
        </w:rPr>
      </w:pPr>
      <w:hyperlink w:anchor="_bookmark845" w:history="1">
        <w:r w:rsidR="00C12992" w:rsidRPr="001058B5">
          <w:rPr>
            <w:rFonts w:ascii="Arial" w:hAnsi="Arial" w:cs="Arial"/>
            <w:sz w:val="18"/>
          </w:rPr>
          <w:t>procedures and, 4-45</w:t>
        </w:r>
      </w:hyperlink>
    </w:p>
    <w:p w14:paraId="10A518A5" w14:textId="77777777" w:rsidR="008C539B" w:rsidRPr="001058B5" w:rsidRDefault="008D1AB8">
      <w:pPr>
        <w:spacing w:line="220" w:lineRule="exact"/>
        <w:ind w:left="340"/>
        <w:rPr>
          <w:rFonts w:ascii="Arial" w:hAnsi="Arial" w:cs="Arial"/>
          <w:sz w:val="18"/>
        </w:rPr>
      </w:pPr>
      <w:hyperlink w:anchor="_bookmark845" w:history="1">
        <w:r w:rsidR="00C12992" w:rsidRPr="001058B5">
          <w:rPr>
            <w:rFonts w:ascii="Arial" w:hAnsi="Arial" w:cs="Arial"/>
            <w:sz w:val="18"/>
          </w:rPr>
          <w:t>role, 4-45</w:t>
        </w:r>
      </w:hyperlink>
    </w:p>
    <w:p w14:paraId="28AF31C8" w14:textId="77777777" w:rsidR="008C539B" w:rsidRPr="001058B5" w:rsidRDefault="00C12992">
      <w:pPr>
        <w:spacing w:before="1" w:line="235" w:lineRule="auto"/>
        <w:ind w:left="340" w:right="1553" w:hanging="240"/>
        <w:rPr>
          <w:rFonts w:ascii="Arial" w:hAnsi="Arial" w:cs="Arial"/>
          <w:sz w:val="18"/>
        </w:rPr>
      </w:pPr>
      <w:r w:rsidRPr="001058B5">
        <w:rPr>
          <w:rFonts w:ascii="Arial" w:hAnsi="Arial" w:cs="Arial"/>
          <w:sz w:val="18"/>
        </w:rPr>
        <w:t xml:space="preserve">public key infrastructure (PKI) </w:t>
      </w:r>
      <w:hyperlink w:anchor="_bookmark369" w:history="1">
        <w:r w:rsidRPr="001058B5">
          <w:rPr>
            <w:rFonts w:ascii="Arial" w:hAnsi="Arial" w:cs="Arial"/>
            <w:sz w:val="18"/>
          </w:rPr>
          <w:t>about, 3-29</w:t>
        </w:r>
      </w:hyperlink>
    </w:p>
    <w:p w14:paraId="64159634" w14:textId="77777777" w:rsidR="008C539B" w:rsidRPr="001058B5" w:rsidRDefault="00C12992">
      <w:pPr>
        <w:spacing w:before="2" w:line="235" w:lineRule="auto"/>
        <w:ind w:left="340" w:right="2946" w:hanging="240"/>
        <w:rPr>
          <w:rFonts w:ascii="Arial" w:hAnsi="Arial" w:cs="Arial"/>
          <w:sz w:val="18"/>
        </w:rPr>
      </w:pPr>
      <w:r w:rsidRPr="001058B5">
        <w:rPr>
          <w:rFonts w:ascii="Arial" w:hAnsi="Arial" w:cs="Arial"/>
          <w:sz w:val="18"/>
        </w:rPr>
        <w:t>PUBLIC role</w:t>
      </w:r>
      <w:hyperlink w:anchor="_bookmark534" w:history="1">
        <w:r w:rsidRPr="001058B5">
          <w:rPr>
            <w:rFonts w:ascii="Arial" w:hAnsi="Arial" w:cs="Arial"/>
            <w:sz w:val="18"/>
          </w:rPr>
          <w:t xml:space="preserve"> about, 4-5</w:t>
        </w:r>
      </w:hyperlink>
    </w:p>
    <w:p w14:paraId="2B302CD9" w14:textId="77777777" w:rsidR="008C539B" w:rsidRPr="001058B5" w:rsidRDefault="008D1AB8">
      <w:pPr>
        <w:spacing w:line="237" w:lineRule="auto"/>
        <w:ind w:left="340" w:right="179"/>
        <w:rPr>
          <w:rFonts w:ascii="Arial" w:hAnsi="Arial" w:cs="Arial"/>
          <w:sz w:val="18"/>
        </w:rPr>
      </w:pPr>
      <w:hyperlink w:anchor="_bookmark844" w:history="1">
        <w:r w:rsidR="00C12992" w:rsidRPr="001058B5">
          <w:rPr>
            <w:rFonts w:ascii="Arial" w:hAnsi="Arial" w:cs="Arial"/>
            <w:sz w:val="18"/>
          </w:rPr>
          <w:t>granting and revoking privileges to, 4-45</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security domain of users, 4-9</w:t>
        </w:r>
      </w:hyperlink>
    </w:p>
    <w:p w14:paraId="72354025" w14:textId="77777777" w:rsidR="008C539B" w:rsidRPr="001058B5" w:rsidRDefault="008D1AB8">
      <w:pPr>
        <w:spacing w:line="235" w:lineRule="auto"/>
        <w:ind w:left="100" w:firstLine="240"/>
        <w:rPr>
          <w:rFonts w:ascii="Arial" w:hAnsi="Arial" w:cs="Arial"/>
          <w:sz w:val="18"/>
        </w:rPr>
      </w:pPr>
      <w:hyperlink w:anchor="_bookmark536" w:history="1">
        <w:r w:rsidR="00C12992" w:rsidRPr="001058B5">
          <w:rPr>
            <w:rFonts w:ascii="Arial" w:hAnsi="Arial" w:cs="Arial"/>
            <w:sz w:val="18"/>
          </w:rPr>
          <w:t>security risk in privileges granted to, 4-5</w:t>
        </w:r>
      </w:hyperlink>
      <w:r w:rsidR="00C12992" w:rsidRPr="001058B5">
        <w:rPr>
          <w:rFonts w:ascii="Arial" w:hAnsi="Arial" w:cs="Arial"/>
          <w:sz w:val="18"/>
        </w:rPr>
        <w:t xml:space="preserve"> PUBLIC_DEFAULT profile</w:t>
      </w:r>
    </w:p>
    <w:p w14:paraId="7FEAB7EF" w14:textId="77777777" w:rsidR="008C539B" w:rsidRPr="001058B5" w:rsidRDefault="008D1AB8">
      <w:pPr>
        <w:spacing w:line="222" w:lineRule="exact"/>
        <w:ind w:left="340"/>
        <w:rPr>
          <w:rFonts w:ascii="Arial" w:hAnsi="Arial" w:cs="Arial"/>
          <w:sz w:val="18"/>
        </w:rPr>
      </w:pPr>
      <w:hyperlink w:anchor="_bookmark151" w:history="1">
        <w:r w:rsidR="00C12992" w:rsidRPr="001058B5">
          <w:rPr>
            <w:rFonts w:ascii="Arial" w:hAnsi="Arial" w:cs="Arial"/>
            <w:sz w:val="18"/>
          </w:rPr>
          <w:t>profiles, dropping, 2-14</w:t>
        </w:r>
      </w:hyperlink>
    </w:p>
    <w:p w14:paraId="6A9F4CA0" w14:textId="77777777" w:rsidR="008C539B" w:rsidRPr="001058B5" w:rsidRDefault="008C539B">
      <w:pPr>
        <w:pStyle w:val="BodyText"/>
        <w:spacing w:before="1"/>
        <w:rPr>
          <w:rFonts w:ascii="Arial" w:hAnsi="Arial" w:cs="Arial"/>
          <w:sz w:val="21"/>
        </w:rPr>
      </w:pPr>
    </w:p>
    <w:p w14:paraId="7C4B7940" w14:textId="77777777" w:rsidR="008C539B" w:rsidRPr="001058B5" w:rsidRDefault="00C12992">
      <w:pPr>
        <w:pStyle w:val="Heading5"/>
      </w:pPr>
      <w:bookmarkStart w:id="2249" w:name="Q"/>
      <w:bookmarkEnd w:id="2249"/>
      <w:r w:rsidRPr="001058B5">
        <w:t>Q</w:t>
      </w:r>
    </w:p>
    <w:p w14:paraId="7677985D" w14:textId="77777777" w:rsidR="008C539B" w:rsidRPr="001058B5" w:rsidRDefault="008C539B">
      <w:pPr>
        <w:pStyle w:val="BodyText"/>
        <w:spacing w:before="11"/>
        <w:rPr>
          <w:rFonts w:ascii="Arial" w:hAnsi="Arial" w:cs="Arial"/>
          <w:b/>
          <w:sz w:val="2"/>
        </w:rPr>
      </w:pPr>
    </w:p>
    <w:p w14:paraId="651D1B66" w14:textId="6496C945" w:rsidR="008C539B" w:rsidRPr="001058B5" w:rsidRDefault="008D1AB8">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681C0886">
          <v:group id="_x0000_s1042" style="width:215.4pt;height:.5pt;mso-position-horizontal-relative:char;mso-position-vertical-relative:line" coordsize="4308,10">
            <v:line id="_x0000_s1043" style="position:absolute" from="0,5" to="4308,5" strokeweight=".48pt"/>
            <w10:anchorlock/>
          </v:group>
        </w:pict>
      </w:r>
    </w:p>
    <w:p w14:paraId="28B0FC63"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quotas</w:t>
      </w:r>
    </w:p>
    <w:p w14:paraId="28CF1DC2" w14:textId="77777777" w:rsidR="008C539B" w:rsidRPr="001058B5" w:rsidRDefault="008D1AB8">
      <w:pPr>
        <w:spacing w:line="220" w:lineRule="exact"/>
        <w:ind w:left="340"/>
        <w:rPr>
          <w:rFonts w:ascii="Arial" w:hAnsi="Arial" w:cs="Arial"/>
          <w:sz w:val="18"/>
        </w:rPr>
      </w:pPr>
      <w:hyperlink w:anchor="_bookmark76" w:history="1">
        <w:r w:rsidR="00C12992" w:rsidRPr="001058B5">
          <w:rPr>
            <w:rFonts w:ascii="Arial" w:hAnsi="Arial" w:cs="Arial"/>
            <w:sz w:val="18"/>
          </w:rPr>
          <w:t>tablespace, 2-5</w:t>
        </w:r>
      </w:hyperlink>
    </w:p>
    <w:p w14:paraId="2CB5735E" w14:textId="77777777" w:rsidR="008C539B" w:rsidRPr="001058B5" w:rsidRDefault="008D1AB8">
      <w:pPr>
        <w:spacing w:before="2" w:line="235" w:lineRule="auto"/>
        <w:ind w:left="340" w:right="1553"/>
        <w:rPr>
          <w:rFonts w:ascii="Arial" w:hAnsi="Arial" w:cs="Arial"/>
          <w:sz w:val="18"/>
        </w:rPr>
      </w:pPr>
      <w:hyperlink w:anchor="_bookmark79" w:history="1">
        <w:r w:rsidR="00C12992" w:rsidRPr="001058B5">
          <w:rPr>
            <w:rFonts w:ascii="Arial" w:hAnsi="Arial" w:cs="Arial"/>
            <w:sz w:val="18"/>
          </w:rPr>
          <w:t>temporary segments and, 2-5</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2-5</w:t>
        </w:r>
      </w:hyperlink>
    </w:p>
    <w:p w14:paraId="4817B976" w14:textId="77777777" w:rsidR="008C539B" w:rsidRPr="001058B5" w:rsidRDefault="008D1AB8">
      <w:pPr>
        <w:spacing w:line="222" w:lineRule="exact"/>
        <w:ind w:left="340"/>
        <w:rPr>
          <w:rFonts w:ascii="Arial" w:hAnsi="Arial" w:cs="Arial"/>
          <w:sz w:val="18"/>
        </w:rPr>
      </w:pPr>
      <w:hyperlink w:anchor="_bookmark174" w:history="1">
        <w:r w:rsidR="00C12992" w:rsidRPr="001058B5">
          <w:rPr>
            <w:rFonts w:ascii="Arial" w:hAnsi="Arial" w:cs="Arial"/>
            <w:sz w:val="18"/>
          </w:rPr>
          <w:t>viewing, 2-17</w:t>
        </w:r>
      </w:hyperlink>
    </w:p>
    <w:p w14:paraId="5132B550" w14:textId="77777777" w:rsidR="008C539B" w:rsidRPr="001058B5" w:rsidRDefault="008C539B">
      <w:pPr>
        <w:pStyle w:val="BodyText"/>
        <w:spacing w:before="3"/>
        <w:rPr>
          <w:rFonts w:ascii="Arial" w:hAnsi="Arial" w:cs="Arial"/>
          <w:sz w:val="21"/>
        </w:rPr>
      </w:pPr>
    </w:p>
    <w:p w14:paraId="2162A8EA" w14:textId="77777777" w:rsidR="008C539B" w:rsidRPr="001058B5" w:rsidRDefault="00C12992">
      <w:pPr>
        <w:pStyle w:val="Heading5"/>
      </w:pPr>
      <w:bookmarkStart w:id="2250" w:name="R"/>
      <w:bookmarkEnd w:id="2250"/>
      <w:r w:rsidRPr="001058B5">
        <w:rPr>
          <w:w w:val="99"/>
        </w:rPr>
        <w:t>R</w:t>
      </w:r>
    </w:p>
    <w:p w14:paraId="60F6CD3B" w14:textId="77777777" w:rsidR="008C539B" w:rsidRPr="001058B5" w:rsidRDefault="008C539B">
      <w:pPr>
        <w:pStyle w:val="BodyText"/>
        <w:spacing w:before="11"/>
        <w:rPr>
          <w:rFonts w:ascii="Arial" w:hAnsi="Arial" w:cs="Arial"/>
          <w:b/>
          <w:sz w:val="2"/>
        </w:rPr>
      </w:pPr>
    </w:p>
    <w:p w14:paraId="772C416C" w14:textId="291FE476" w:rsidR="008C539B" w:rsidRPr="001058B5" w:rsidRDefault="008D1AB8">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461E06E5">
          <v:group id="_x0000_s1040" style="width:215.4pt;height:.5pt;mso-position-horizontal-relative:char;mso-position-vertical-relative:line" coordsize="4308,10">
            <v:line id="_x0000_s1041" style="position:absolute" from="0,5" to="4308,5" strokeweight=".48pt"/>
            <w10:anchorlock/>
          </v:group>
        </w:pict>
      </w:r>
    </w:p>
    <w:p w14:paraId="77D6C923" w14:textId="77777777" w:rsidR="008C539B" w:rsidRPr="001058B5" w:rsidRDefault="008D1AB8">
      <w:pPr>
        <w:spacing w:before="32"/>
        <w:ind w:left="100"/>
        <w:rPr>
          <w:rFonts w:ascii="Arial" w:hAnsi="Arial" w:cs="Arial"/>
          <w:sz w:val="18"/>
        </w:rPr>
      </w:pPr>
      <w:hyperlink w:anchor="_bookmark365" w:history="1">
        <w:r w:rsidR="00C12992" w:rsidRPr="001058B5">
          <w:rPr>
            <w:rFonts w:ascii="Arial" w:hAnsi="Arial" w:cs="Arial"/>
            <w:sz w:val="18"/>
          </w:rPr>
          <w:t>RADIUS authentication, 3-29</w:t>
        </w:r>
      </w:hyperlink>
    </w:p>
    <w:p w14:paraId="05EF3C21" w14:textId="77777777" w:rsidR="008C539B" w:rsidRPr="001058B5" w:rsidRDefault="00C12992">
      <w:pPr>
        <w:spacing w:before="70" w:line="235" w:lineRule="auto"/>
        <w:ind w:left="460" w:right="1513" w:hanging="360"/>
        <w:rPr>
          <w:rFonts w:ascii="Arial" w:hAnsi="Arial" w:cs="Arial"/>
          <w:sz w:val="18"/>
        </w:rPr>
      </w:pPr>
      <w:r w:rsidRPr="001058B5">
        <w:rPr>
          <w:rFonts w:ascii="Arial" w:hAnsi="Arial" w:cs="Arial"/>
        </w:rPr>
        <w:br w:type="column"/>
      </w:r>
      <w:hyperlink w:anchor="_bookmark1673" w:history="1">
        <w:r w:rsidRPr="001058B5">
          <w:rPr>
            <w:rFonts w:ascii="Arial" w:hAnsi="Arial" w:cs="Arial"/>
            <w:sz w:val="18"/>
          </w:rPr>
          <w:t>read-only mode, affect on AUDIT_TRAIL parameter, 9-10</w:t>
        </w:r>
      </w:hyperlink>
    </w:p>
    <w:p w14:paraId="45E26D91" w14:textId="77777777" w:rsidR="008C539B" w:rsidRPr="001058B5" w:rsidRDefault="00C12992">
      <w:pPr>
        <w:spacing w:line="220" w:lineRule="exact"/>
        <w:ind w:left="100"/>
        <w:rPr>
          <w:rFonts w:ascii="Arial" w:hAnsi="Arial" w:cs="Arial"/>
          <w:sz w:val="18"/>
        </w:rPr>
      </w:pPr>
      <w:r w:rsidRPr="001058B5">
        <w:rPr>
          <w:rFonts w:ascii="Arial" w:hAnsi="Arial" w:cs="Arial"/>
          <w:sz w:val="18"/>
        </w:rPr>
        <w:t>reads</w:t>
      </w:r>
    </w:p>
    <w:p w14:paraId="1A923AA1" w14:textId="77777777" w:rsidR="008C539B" w:rsidRPr="001058B5" w:rsidRDefault="008D1AB8">
      <w:pPr>
        <w:spacing w:before="2" w:line="235" w:lineRule="auto"/>
        <w:ind w:left="100" w:right="1806" w:firstLine="240"/>
        <w:rPr>
          <w:rFonts w:ascii="Arial" w:hAnsi="Arial" w:cs="Arial"/>
          <w:sz w:val="18"/>
        </w:rPr>
      </w:pPr>
      <w:hyperlink w:anchor="_bookmark126" w:history="1">
        <w:r w:rsidR="00C12992" w:rsidRPr="001058B5">
          <w:rPr>
            <w:rFonts w:ascii="Arial" w:hAnsi="Arial" w:cs="Arial"/>
            <w:sz w:val="18"/>
          </w:rPr>
          <w:t>limits on data blocks, 2-11</w:t>
        </w:r>
      </w:hyperlink>
      <w:r w:rsidR="00C12992" w:rsidRPr="001058B5">
        <w:rPr>
          <w:rFonts w:ascii="Arial" w:hAnsi="Arial" w:cs="Arial"/>
          <w:sz w:val="18"/>
        </w:rPr>
        <w:t xml:space="preserve"> RECOVERY_CATALOG_OWNER role</w:t>
      </w:r>
    </w:p>
    <w:p w14:paraId="76DFFBFD" w14:textId="77777777" w:rsidR="008C539B" w:rsidRPr="001058B5" w:rsidRDefault="008D1AB8">
      <w:pPr>
        <w:spacing w:line="237" w:lineRule="auto"/>
        <w:ind w:left="100" w:right="3704" w:firstLine="240"/>
        <w:rPr>
          <w:rFonts w:ascii="Arial" w:hAnsi="Arial" w:cs="Arial"/>
          <w:sz w:val="18"/>
        </w:rPr>
      </w:pPr>
      <w:hyperlink w:anchor="_bookmark629" w:history="1">
        <w:r w:rsidR="00C12992" w:rsidRPr="001058B5">
          <w:rPr>
            <w:rFonts w:ascii="Arial" w:hAnsi="Arial" w:cs="Arial"/>
            <w:sz w:val="18"/>
          </w:rPr>
          <w:t>about, 4-15</w:t>
        </w:r>
      </w:hyperlink>
      <w:r w:rsidR="00C12992" w:rsidRPr="001058B5">
        <w:rPr>
          <w:rFonts w:ascii="Arial" w:hAnsi="Arial" w:cs="Arial"/>
          <w:sz w:val="18"/>
        </w:rPr>
        <w:t xml:space="preserve"> redo log files</w:t>
      </w:r>
    </w:p>
    <w:p w14:paraId="09D32062" w14:textId="77777777" w:rsidR="008C539B" w:rsidRPr="001058B5" w:rsidRDefault="008D1AB8">
      <w:pPr>
        <w:spacing w:line="237" w:lineRule="auto"/>
        <w:ind w:left="700" w:right="1806" w:hanging="360"/>
        <w:rPr>
          <w:rFonts w:ascii="Arial" w:hAnsi="Arial" w:cs="Arial"/>
          <w:sz w:val="18"/>
        </w:rPr>
      </w:pPr>
      <w:hyperlink w:anchor="_bookmark2297" w:history="1">
        <w:r w:rsidR="00C12992" w:rsidRPr="001058B5">
          <w:rPr>
            <w:rFonts w:ascii="Arial" w:hAnsi="Arial" w:cs="Arial"/>
            <w:sz w:val="18"/>
          </w:rPr>
          <w:t>auditing committed and rolled back transactions, 10-20</w:t>
        </w:r>
      </w:hyperlink>
    </w:p>
    <w:p w14:paraId="038E12AB" w14:textId="77777777" w:rsidR="008C539B" w:rsidRPr="001058B5" w:rsidRDefault="00C12992">
      <w:pPr>
        <w:spacing w:line="217" w:lineRule="exact"/>
        <w:ind w:left="100"/>
        <w:rPr>
          <w:rFonts w:ascii="Arial" w:hAnsi="Arial" w:cs="Arial"/>
          <w:sz w:val="18"/>
        </w:rPr>
      </w:pPr>
      <w:r w:rsidRPr="001058B5">
        <w:rPr>
          <w:rFonts w:ascii="Arial" w:hAnsi="Arial" w:cs="Arial"/>
          <w:sz w:val="18"/>
        </w:rPr>
        <w:t>REFERENCES privilege</w:t>
      </w:r>
    </w:p>
    <w:p w14:paraId="7C6ECD09" w14:textId="77777777" w:rsidR="008C539B" w:rsidRPr="001058B5" w:rsidRDefault="008D1AB8">
      <w:pPr>
        <w:spacing w:line="220" w:lineRule="exact"/>
        <w:ind w:left="340"/>
        <w:rPr>
          <w:rFonts w:ascii="Arial" w:hAnsi="Arial" w:cs="Arial"/>
          <w:sz w:val="18"/>
        </w:rPr>
      </w:pPr>
      <w:hyperlink w:anchor="_bookmark836" w:history="1">
        <w:r w:rsidR="00C12992" w:rsidRPr="001058B5">
          <w:rPr>
            <w:rFonts w:ascii="Arial" w:hAnsi="Arial" w:cs="Arial"/>
            <w:sz w:val="18"/>
          </w:rPr>
          <w:t>CASCADE CONSTRAINTS option, 4-43</w:t>
        </w:r>
      </w:hyperlink>
    </w:p>
    <w:p w14:paraId="41BCC4D6" w14:textId="77777777" w:rsidR="008C539B" w:rsidRPr="001058B5" w:rsidRDefault="008D1AB8">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01D8153F" w14:textId="77777777" w:rsidR="008C539B" w:rsidRPr="001058B5" w:rsidRDefault="008D1AB8">
      <w:pPr>
        <w:spacing w:line="235" w:lineRule="auto"/>
        <w:ind w:left="100" w:right="1806" w:firstLine="240"/>
        <w:rPr>
          <w:rFonts w:ascii="Arial" w:hAnsi="Arial" w:cs="Arial"/>
          <w:sz w:val="18"/>
        </w:rPr>
      </w:pPr>
      <w:hyperlink w:anchor="_bookmark109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2234" w:history="1">
        <w:r w:rsidR="00C12992" w:rsidRPr="001058B5">
          <w:rPr>
            <w:rFonts w:ascii="Arial" w:hAnsi="Arial" w:cs="Arial"/>
            <w:sz w:val="18"/>
          </w:rPr>
          <w:t>remote authentication, 10-13</w:t>
        </w:r>
      </w:hyperlink>
    </w:p>
    <w:p w14:paraId="59B3BAA5" w14:textId="77777777" w:rsidR="008C539B" w:rsidRPr="001058B5" w:rsidRDefault="00C12992">
      <w:pPr>
        <w:spacing w:line="235" w:lineRule="auto"/>
        <w:ind w:left="340" w:right="836" w:hanging="240"/>
        <w:rPr>
          <w:rFonts w:ascii="Arial" w:hAnsi="Arial" w:cs="Arial"/>
          <w:sz w:val="18"/>
        </w:rPr>
      </w:pPr>
      <w:r w:rsidRPr="001058B5">
        <w:rPr>
          <w:rFonts w:ascii="Arial" w:hAnsi="Arial" w:cs="Arial"/>
          <w:sz w:val="18"/>
        </w:rPr>
        <w:t xml:space="preserve">REMOTE_OS_AUTHENT initialization parameter </w:t>
      </w:r>
      <w:hyperlink w:anchor="_bookmark2237" w:history="1">
        <w:r w:rsidRPr="001058B5">
          <w:rPr>
            <w:rFonts w:ascii="Arial" w:hAnsi="Arial" w:cs="Arial"/>
            <w:sz w:val="18"/>
          </w:rPr>
          <w:t>guideline for securing, 10-13</w:t>
        </w:r>
      </w:hyperlink>
    </w:p>
    <w:p w14:paraId="5F0C44F4" w14:textId="77777777" w:rsidR="008C539B" w:rsidRPr="001058B5" w:rsidRDefault="008D1AB8">
      <w:pPr>
        <w:spacing w:line="220" w:lineRule="exact"/>
        <w:ind w:left="340"/>
        <w:rPr>
          <w:rFonts w:ascii="Arial" w:hAnsi="Arial" w:cs="Arial"/>
          <w:sz w:val="18"/>
        </w:rPr>
      </w:pPr>
      <w:hyperlink w:anchor="_bookmark404" w:history="1">
        <w:r w:rsidR="00C12992" w:rsidRPr="001058B5">
          <w:rPr>
            <w:rFonts w:ascii="Arial" w:hAnsi="Arial" w:cs="Arial"/>
            <w:sz w:val="18"/>
          </w:rPr>
          <w:t>setting, 3-34</w:t>
        </w:r>
      </w:hyperlink>
    </w:p>
    <w:p w14:paraId="74BE1C87" w14:textId="77777777" w:rsidR="008C539B" w:rsidRPr="001058B5" w:rsidRDefault="008D1AB8">
      <w:pPr>
        <w:spacing w:before="2" w:line="235" w:lineRule="auto"/>
        <w:ind w:left="100" w:right="836"/>
        <w:rPr>
          <w:rFonts w:ascii="Arial" w:hAnsi="Arial" w:cs="Arial"/>
          <w:sz w:val="18"/>
        </w:rPr>
      </w:pPr>
      <w:hyperlink w:anchor="_bookmark2236" w:history="1">
        <w:r w:rsidR="00C12992" w:rsidRPr="001058B5">
          <w:rPr>
            <w:rFonts w:ascii="Arial" w:hAnsi="Arial" w:cs="Arial"/>
            <w:sz w:val="18"/>
          </w:rPr>
          <w:t>remote_os_authentication, 10-13</w:t>
        </w:r>
      </w:hyperlink>
      <w:r w:rsidR="00C12992" w:rsidRPr="001058B5">
        <w:rPr>
          <w:rFonts w:ascii="Arial" w:hAnsi="Arial" w:cs="Arial"/>
          <w:sz w:val="18"/>
        </w:rPr>
        <w:t xml:space="preserve"> REMOTE_OS_ROLES initialization parameter</w:t>
      </w:r>
    </w:p>
    <w:p w14:paraId="3C5969B8" w14:textId="77777777" w:rsidR="008C539B" w:rsidRPr="001058B5" w:rsidRDefault="008D1AB8">
      <w:pPr>
        <w:spacing w:line="237" w:lineRule="auto"/>
        <w:ind w:left="340" w:right="1190"/>
        <w:rPr>
          <w:rFonts w:ascii="Arial" w:hAnsi="Arial" w:cs="Arial"/>
          <w:sz w:val="18"/>
        </w:rPr>
      </w:pPr>
      <w:hyperlink w:anchor="_bookmark861" w:history="1">
        <w:r w:rsidR="00C12992" w:rsidRPr="001058B5">
          <w:rPr>
            <w:rFonts w:ascii="Arial" w:hAnsi="Arial" w:cs="Arial"/>
            <w:sz w:val="18"/>
          </w:rPr>
          <w:t>OS role management risk on network, 4-48</w:t>
        </w:r>
      </w:hyperlink>
      <w:r w:rsidR="00C12992" w:rsidRPr="001058B5">
        <w:rPr>
          <w:rFonts w:ascii="Arial" w:hAnsi="Arial" w:cs="Arial"/>
          <w:sz w:val="18"/>
        </w:rPr>
        <w:t xml:space="preserve"> </w:t>
      </w:r>
      <w:hyperlink w:anchor="_bookmark673" w:history="1">
        <w:r w:rsidR="00C12992" w:rsidRPr="001058B5">
          <w:rPr>
            <w:rFonts w:ascii="Arial" w:hAnsi="Arial" w:cs="Arial"/>
            <w:sz w:val="18"/>
          </w:rPr>
          <w:t>setting, 4-19</w:t>
        </w:r>
      </w:hyperlink>
    </w:p>
    <w:p w14:paraId="4D39894A" w14:textId="77777777" w:rsidR="008C539B" w:rsidRPr="001058B5" w:rsidRDefault="00C12992">
      <w:pPr>
        <w:spacing w:line="235" w:lineRule="auto"/>
        <w:ind w:left="340" w:right="3508" w:hanging="240"/>
        <w:rPr>
          <w:rFonts w:ascii="Arial" w:hAnsi="Arial" w:cs="Arial"/>
          <w:sz w:val="18"/>
        </w:rPr>
      </w:pPr>
      <w:r w:rsidRPr="001058B5">
        <w:rPr>
          <w:rFonts w:ascii="Arial" w:hAnsi="Arial" w:cs="Arial"/>
          <w:sz w:val="18"/>
        </w:rPr>
        <w:t xml:space="preserve">resource limits </w:t>
      </w:r>
      <w:hyperlink w:anchor="_bookmark115" w:history="1">
        <w:r w:rsidRPr="001058B5">
          <w:rPr>
            <w:rFonts w:ascii="Arial" w:hAnsi="Arial" w:cs="Arial"/>
            <w:sz w:val="18"/>
          </w:rPr>
          <w:t>about, 2-10</w:t>
        </w:r>
      </w:hyperlink>
    </w:p>
    <w:p w14:paraId="3354C6BB" w14:textId="77777777" w:rsidR="008C539B" w:rsidRPr="001058B5" w:rsidRDefault="008D1AB8">
      <w:pPr>
        <w:spacing w:line="220" w:lineRule="exact"/>
        <w:ind w:left="340"/>
        <w:rPr>
          <w:rFonts w:ascii="Arial" w:hAnsi="Arial" w:cs="Arial"/>
          <w:sz w:val="18"/>
        </w:rPr>
      </w:pPr>
      <w:hyperlink w:anchor="_bookmark122" w:history="1">
        <w:r w:rsidR="00C12992" w:rsidRPr="001058B5">
          <w:rPr>
            <w:rFonts w:ascii="Arial" w:hAnsi="Arial" w:cs="Arial"/>
            <w:sz w:val="18"/>
          </w:rPr>
          <w:t>call level, limiting, 2-11</w:t>
        </w:r>
      </w:hyperlink>
    </w:p>
    <w:p w14:paraId="5658CE85" w14:textId="77777777" w:rsidR="008C539B" w:rsidRPr="001058B5" w:rsidRDefault="008D1AB8">
      <w:pPr>
        <w:spacing w:line="235" w:lineRule="auto"/>
        <w:ind w:left="340" w:right="1513"/>
        <w:rPr>
          <w:rFonts w:ascii="Arial" w:hAnsi="Arial" w:cs="Arial"/>
          <w:sz w:val="18"/>
        </w:rPr>
      </w:pPr>
      <w:hyperlink w:anchor="_bookmark132" w:history="1">
        <w:r w:rsidR="00C12992" w:rsidRPr="001058B5">
          <w:rPr>
            <w:rFonts w:ascii="Arial" w:hAnsi="Arial" w:cs="Arial"/>
            <w:sz w:val="18"/>
          </w:rPr>
          <w:t>connection time for each session, 2-11</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limiting, 2-11</w:t>
        </w:r>
      </w:hyperlink>
    </w:p>
    <w:p w14:paraId="27F7B54F" w14:textId="77777777" w:rsidR="008C539B" w:rsidRPr="001058B5" w:rsidRDefault="008D1AB8">
      <w:pPr>
        <w:spacing w:before="2" w:line="235" w:lineRule="auto"/>
        <w:ind w:left="340" w:right="2359"/>
        <w:rPr>
          <w:rFonts w:ascii="Arial" w:hAnsi="Arial" w:cs="Arial"/>
          <w:sz w:val="18"/>
        </w:rPr>
      </w:pPr>
      <w:hyperlink w:anchor="_bookmark137" w:history="1">
        <w:r w:rsidR="00C12992" w:rsidRPr="001058B5">
          <w:rPr>
            <w:rFonts w:ascii="Arial" w:hAnsi="Arial" w:cs="Arial"/>
            <w:sz w:val="18"/>
          </w:rPr>
          <w:t>determining values for, 2-12</w:t>
        </w:r>
      </w:hyperlink>
      <w:r w:rsidR="00C12992" w:rsidRPr="001058B5">
        <w:rPr>
          <w:rFonts w:ascii="Arial" w:hAnsi="Arial" w:cs="Arial"/>
          <w:sz w:val="18"/>
        </w:rPr>
        <w:t xml:space="preserve"> </w:t>
      </w:r>
      <w:hyperlink w:anchor="_bookmark129" w:history="1">
        <w:r w:rsidR="00C12992" w:rsidRPr="001058B5">
          <w:rPr>
            <w:rFonts w:ascii="Arial" w:hAnsi="Arial" w:cs="Arial"/>
            <w:sz w:val="18"/>
          </w:rPr>
          <w:t>idle time in each session, 2-11</w:t>
        </w:r>
      </w:hyperlink>
      <w:r w:rsidR="00C12992" w:rsidRPr="001058B5">
        <w:rPr>
          <w:rFonts w:ascii="Arial" w:hAnsi="Arial" w:cs="Arial"/>
          <w:sz w:val="18"/>
        </w:rPr>
        <w:t xml:space="preserve"> </w:t>
      </w:r>
      <w:hyperlink w:anchor="_bookmark126" w:history="1">
        <w:r w:rsidR="00C12992" w:rsidRPr="001058B5">
          <w:rPr>
            <w:rFonts w:ascii="Arial" w:hAnsi="Arial" w:cs="Arial"/>
            <w:sz w:val="18"/>
          </w:rPr>
          <w:t>logical reads, limiting, 2-11</w:t>
        </w:r>
      </w:hyperlink>
    </w:p>
    <w:p w14:paraId="64F36E3D" w14:textId="77777777" w:rsidR="008C539B" w:rsidRPr="001058B5" w:rsidRDefault="008D1AB8">
      <w:pPr>
        <w:spacing w:before="2" w:line="235" w:lineRule="auto"/>
        <w:ind w:left="340" w:right="1513"/>
        <w:rPr>
          <w:rFonts w:ascii="Arial" w:hAnsi="Arial" w:cs="Arial"/>
          <w:sz w:val="18"/>
        </w:rPr>
      </w:pPr>
      <w:hyperlink w:anchor="_bookmark134" w:history="1">
        <w:r w:rsidR="00C12992" w:rsidRPr="001058B5">
          <w:rPr>
            <w:rFonts w:ascii="Arial" w:hAnsi="Arial" w:cs="Arial"/>
            <w:sz w:val="18"/>
          </w:rPr>
          <w:t>private SGA space for each session, 2-12</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profiles, 2-12</w:t>
        </w:r>
      </w:hyperlink>
    </w:p>
    <w:p w14:paraId="69D9127E" w14:textId="77777777" w:rsidR="008C539B" w:rsidRPr="001058B5" w:rsidRDefault="008D1AB8">
      <w:pPr>
        <w:spacing w:line="237" w:lineRule="auto"/>
        <w:ind w:left="340" w:right="2594"/>
        <w:rPr>
          <w:rFonts w:ascii="Arial" w:hAnsi="Arial" w:cs="Arial"/>
          <w:sz w:val="18"/>
        </w:rPr>
      </w:pPr>
      <w:hyperlink w:anchor="_bookmark120" w:history="1">
        <w:r w:rsidR="00C12992" w:rsidRPr="001058B5">
          <w:rPr>
            <w:rFonts w:ascii="Arial" w:hAnsi="Arial" w:cs="Arial"/>
            <w:sz w:val="18"/>
          </w:rPr>
          <w:t>session level, limiting, 2-10</w:t>
        </w:r>
      </w:hyperlink>
      <w:r w:rsidR="00C12992" w:rsidRPr="001058B5">
        <w:rPr>
          <w:rFonts w:ascii="Arial" w:hAnsi="Arial" w:cs="Arial"/>
          <w:sz w:val="18"/>
        </w:rPr>
        <w:t xml:space="preserve"> sessions</w:t>
      </w:r>
    </w:p>
    <w:p w14:paraId="47A76109" w14:textId="77777777" w:rsidR="008C539B" w:rsidRPr="001058B5" w:rsidRDefault="008D1AB8">
      <w:pPr>
        <w:spacing w:line="235" w:lineRule="auto"/>
        <w:ind w:left="580" w:right="2072"/>
        <w:rPr>
          <w:rFonts w:ascii="Arial" w:hAnsi="Arial" w:cs="Arial"/>
          <w:sz w:val="18"/>
        </w:rPr>
      </w:pPr>
      <w:hyperlink w:anchor="_bookmark128" w:history="1">
        <w:r w:rsidR="00C12992" w:rsidRPr="001058B5">
          <w:rPr>
            <w:rFonts w:ascii="Arial" w:hAnsi="Arial" w:cs="Arial"/>
            <w:sz w:val="18"/>
          </w:rPr>
          <w:t>concurrent for user, 2-11</w:t>
        </w:r>
      </w:hyperlink>
      <w:r w:rsidR="00C12992" w:rsidRPr="001058B5">
        <w:rPr>
          <w:rFonts w:ascii="Arial" w:hAnsi="Arial" w:cs="Arial"/>
          <w:sz w:val="18"/>
        </w:rPr>
        <w:t xml:space="preserve"> </w:t>
      </w:r>
      <w:hyperlink w:anchor="_bookmark133" w:history="1">
        <w:r w:rsidR="00C12992" w:rsidRPr="001058B5">
          <w:rPr>
            <w:rFonts w:ascii="Arial" w:hAnsi="Arial" w:cs="Arial"/>
            <w:sz w:val="18"/>
          </w:rPr>
          <w:t>elapsed connection time, 2-11</w:t>
        </w:r>
      </w:hyperlink>
      <w:r w:rsidR="00C12992" w:rsidRPr="001058B5">
        <w:rPr>
          <w:rFonts w:ascii="Arial" w:hAnsi="Arial" w:cs="Arial"/>
          <w:sz w:val="18"/>
        </w:rPr>
        <w:t xml:space="preserve"> </w:t>
      </w:r>
      <w:hyperlink w:anchor="_bookmark130" w:history="1">
        <w:r w:rsidR="00C12992" w:rsidRPr="001058B5">
          <w:rPr>
            <w:rFonts w:ascii="Arial" w:hAnsi="Arial" w:cs="Arial"/>
            <w:sz w:val="18"/>
          </w:rPr>
          <w:t>idle time, 2-11</w:t>
        </w:r>
      </w:hyperlink>
    </w:p>
    <w:p w14:paraId="7B427A5F" w14:textId="77777777" w:rsidR="008C539B" w:rsidRPr="001058B5" w:rsidRDefault="008D1AB8">
      <w:pPr>
        <w:spacing w:line="221" w:lineRule="exact"/>
        <w:ind w:left="580"/>
        <w:rPr>
          <w:rFonts w:ascii="Arial" w:hAnsi="Arial" w:cs="Arial"/>
          <w:sz w:val="18"/>
        </w:rPr>
      </w:pPr>
      <w:hyperlink w:anchor="_bookmark135" w:history="1">
        <w:r w:rsidR="00C12992" w:rsidRPr="001058B5">
          <w:rPr>
            <w:rFonts w:ascii="Arial" w:hAnsi="Arial" w:cs="Arial"/>
            <w:sz w:val="18"/>
          </w:rPr>
          <w:t>SGA space, 2-12</w:t>
        </w:r>
      </w:hyperlink>
    </w:p>
    <w:p w14:paraId="405D8220" w14:textId="77777777" w:rsidR="008C539B" w:rsidRPr="001058B5" w:rsidRDefault="008D1AB8">
      <w:pPr>
        <w:spacing w:line="237" w:lineRule="auto"/>
        <w:ind w:left="100" w:right="3320" w:firstLine="240"/>
        <w:rPr>
          <w:rFonts w:ascii="Arial" w:hAnsi="Arial" w:cs="Arial"/>
          <w:sz w:val="18"/>
        </w:rPr>
      </w:pPr>
      <w:hyperlink w:anchor="_bookmark118" w:history="1">
        <w:r w:rsidR="00C12992" w:rsidRPr="001058B5">
          <w:rPr>
            <w:rFonts w:ascii="Arial" w:hAnsi="Arial" w:cs="Arial"/>
            <w:sz w:val="18"/>
          </w:rPr>
          <w:t>types, 2-10</w:t>
        </w:r>
      </w:hyperlink>
      <w:r w:rsidR="00C12992" w:rsidRPr="001058B5">
        <w:rPr>
          <w:rFonts w:ascii="Arial" w:hAnsi="Arial" w:cs="Arial"/>
          <w:sz w:val="18"/>
        </w:rPr>
        <w:t xml:space="preserve"> RESOURCE privilege</w:t>
      </w:r>
    </w:p>
    <w:p w14:paraId="5E55E9F4" w14:textId="77777777" w:rsidR="008C539B" w:rsidRPr="001058B5" w:rsidRDefault="008D1AB8">
      <w:pPr>
        <w:spacing w:line="235" w:lineRule="auto"/>
        <w:ind w:left="100" w:right="836" w:firstLine="240"/>
        <w:rPr>
          <w:rFonts w:ascii="Arial" w:hAnsi="Arial" w:cs="Arial"/>
          <w:sz w:val="18"/>
        </w:rPr>
      </w:pPr>
      <w:hyperlink w:anchor="_bookmark1064" w:history="1">
        <w:r w:rsidR="00C12992" w:rsidRPr="001058B5">
          <w:rPr>
            <w:rFonts w:ascii="Arial" w:hAnsi="Arial" w:cs="Arial"/>
            <w:sz w:val="18"/>
          </w:rPr>
          <w:t>CREATE SCHEMA statement, needed for, 5-15</w:t>
        </w:r>
      </w:hyperlink>
      <w:r w:rsidR="00C12992" w:rsidRPr="001058B5">
        <w:rPr>
          <w:rFonts w:ascii="Arial" w:hAnsi="Arial" w:cs="Arial"/>
          <w:sz w:val="18"/>
        </w:rPr>
        <w:t xml:space="preserve"> </w:t>
      </w:r>
      <w:hyperlink w:anchor="_bookmark780" w:history="1">
        <w:r w:rsidR="00C12992" w:rsidRPr="001058B5">
          <w:rPr>
            <w:rFonts w:ascii="Arial" w:hAnsi="Arial" w:cs="Arial"/>
            <w:sz w:val="18"/>
          </w:rPr>
          <w:t>RESOURCE role, 4-33</w:t>
        </w:r>
      </w:hyperlink>
    </w:p>
    <w:p w14:paraId="20FD17CD" w14:textId="77777777" w:rsidR="008C539B" w:rsidRPr="001058B5" w:rsidRDefault="008D1AB8">
      <w:pPr>
        <w:spacing w:line="220" w:lineRule="exact"/>
        <w:ind w:left="340"/>
        <w:rPr>
          <w:rFonts w:ascii="Arial" w:hAnsi="Arial" w:cs="Arial"/>
          <w:sz w:val="18"/>
        </w:rPr>
      </w:pPr>
      <w:hyperlink w:anchor="_bookmark630" w:history="1">
        <w:r w:rsidR="00C12992" w:rsidRPr="001058B5">
          <w:rPr>
            <w:rFonts w:ascii="Arial" w:hAnsi="Arial" w:cs="Arial"/>
            <w:sz w:val="18"/>
          </w:rPr>
          <w:t>about, 4-15</w:t>
        </w:r>
      </w:hyperlink>
    </w:p>
    <w:p w14:paraId="2886C501" w14:textId="77777777" w:rsidR="008C539B" w:rsidRPr="001058B5" w:rsidRDefault="00C12992">
      <w:pPr>
        <w:spacing w:line="220" w:lineRule="exact"/>
        <w:ind w:left="100"/>
        <w:rPr>
          <w:rFonts w:ascii="Arial" w:hAnsi="Arial" w:cs="Arial"/>
          <w:sz w:val="18"/>
        </w:rPr>
      </w:pPr>
      <w:r w:rsidRPr="001058B5">
        <w:rPr>
          <w:rFonts w:ascii="Arial" w:hAnsi="Arial" w:cs="Arial"/>
          <w:sz w:val="18"/>
        </w:rPr>
        <w:t>REVOKE CONNECT THROUGH clause</w:t>
      </w:r>
    </w:p>
    <w:p w14:paraId="55406D50" w14:textId="77777777" w:rsidR="008C539B" w:rsidRPr="001058B5" w:rsidRDefault="008D1AB8">
      <w:pPr>
        <w:spacing w:line="237" w:lineRule="auto"/>
        <w:ind w:left="100" w:right="1806" w:firstLine="240"/>
        <w:rPr>
          <w:rFonts w:ascii="Arial" w:hAnsi="Arial" w:cs="Arial"/>
          <w:sz w:val="18"/>
        </w:rPr>
      </w:pPr>
      <w:hyperlink w:anchor="_bookmark436" w:history="1">
        <w:r w:rsidR="00C12992" w:rsidRPr="001058B5">
          <w:rPr>
            <w:rFonts w:ascii="Arial" w:hAnsi="Arial" w:cs="Arial"/>
            <w:sz w:val="18"/>
          </w:rPr>
          <w:t>revoking proxy authorization, 3-39</w:t>
        </w:r>
      </w:hyperlink>
      <w:r w:rsidR="00C12992" w:rsidRPr="001058B5">
        <w:rPr>
          <w:rFonts w:ascii="Arial" w:hAnsi="Arial" w:cs="Arial"/>
          <w:sz w:val="18"/>
        </w:rPr>
        <w:t xml:space="preserve"> REVOKE statement</w:t>
      </w:r>
    </w:p>
    <w:p w14:paraId="23AE6783" w14:textId="77777777" w:rsidR="008C539B" w:rsidRPr="001058B5" w:rsidRDefault="008D1AB8">
      <w:pPr>
        <w:spacing w:line="235" w:lineRule="auto"/>
        <w:ind w:left="340" w:right="1806"/>
        <w:rPr>
          <w:rFonts w:ascii="Arial" w:hAnsi="Arial" w:cs="Arial"/>
          <w:sz w:val="18"/>
        </w:rPr>
      </w:pPr>
      <w:hyperlink w:anchor="_bookmark825" w:history="1">
        <w:r w:rsidR="00C12992" w:rsidRPr="001058B5">
          <w:rPr>
            <w:rFonts w:ascii="Arial" w:hAnsi="Arial" w:cs="Arial"/>
            <w:sz w:val="18"/>
          </w:rPr>
          <w:t>system privileges and roles, 4-41</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74C5D112" w14:textId="77777777" w:rsidR="008C539B" w:rsidRPr="001058B5" w:rsidRDefault="00C12992">
      <w:pPr>
        <w:spacing w:line="235" w:lineRule="auto"/>
        <w:ind w:left="340" w:right="2594" w:hanging="240"/>
        <w:rPr>
          <w:rFonts w:ascii="Arial" w:hAnsi="Arial" w:cs="Arial"/>
          <w:sz w:val="18"/>
        </w:rPr>
      </w:pPr>
      <w:r w:rsidRPr="001058B5">
        <w:rPr>
          <w:rFonts w:ascii="Arial" w:hAnsi="Arial" w:cs="Arial"/>
          <w:sz w:val="18"/>
        </w:rPr>
        <w:t xml:space="preserve">revoking privileges and roles </w:t>
      </w:r>
      <w:hyperlink w:anchor="_bookmark838" w:history="1">
        <w:r w:rsidRPr="001058B5">
          <w:rPr>
            <w:rFonts w:ascii="Arial" w:hAnsi="Arial" w:cs="Arial"/>
            <w:sz w:val="18"/>
          </w:rPr>
          <w:t>cascading effects, 4-43</w:t>
        </w:r>
      </w:hyperlink>
    </w:p>
    <w:p w14:paraId="63F2A07D" w14:textId="77777777" w:rsidR="008C539B" w:rsidRPr="001058B5" w:rsidRDefault="008D1AB8">
      <w:pPr>
        <w:spacing w:line="237" w:lineRule="auto"/>
        <w:ind w:left="340" w:right="2594"/>
        <w:rPr>
          <w:rFonts w:ascii="Arial" w:hAnsi="Arial" w:cs="Arial"/>
          <w:sz w:val="18"/>
        </w:rPr>
      </w:pP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825" w:history="1">
        <w:r w:rsidR="00C12992" w:rsidRPr="001058B5">
          <w:rPr>
            <w:rFonts w:ascii="Arial" w:hAnsi="Arial" w:cs="Arial"/>
            <w:sz w:val="18"/>
          </w:rPr>
          <w:t>REVOKE statement, 4-41</w:t>
        </w:r>
      </w:hyperlink>
    </w:p>
    <w:p w14:paraId="6E03CC79" w14:textId="77777777" w:rsidR="008C539B" w:rsidRPr="001058B5" w:rsidRDefault="008D1AB8">
      <w:pPr>
        <w:spacing w:line="218" w:lineRule="exact"/>
        <w:ind w:left="340"/>
        <w:rPr>
          <w:rFonts w:ascii="Arial" w:hAnsi="Arial" w:cs="Arial"/>
          <w:sz w:val="18"/>
        </w:rPr>
      </w:pPr>
      <w:hyperlink w:anchor="_bookmark717" w:history="1">
        <w:r w:rsidR="00C12992" w:rsidRPr="001058B5">
          <w:rPr>
            <w:rFonts w:ascii="Arial" w:hAnsi="Arial" w:cs="Arial"/>
            <w:sz w:val="18"/>
          </w:rPr>
          <w:t>specifying ALL, 4-24</w:t>
        </w:r>
      </w:hyperlink>
    </w:p>
    <w:p w14:paraId="22C841D5" w14:textId="77777777" w:rsidR="008C539B" w:rsidRPr="001058B5" w:rsidRDefault="008D1AB8">
      <w:pPr>
        <w:spacing w:line="235" w:lineRule="auto"/>
        <w:ind w:left="100" w:right="1513" w:firstLine="240"/>
        <w:rPr>
          <w:rFonts w:ascii="Arial" w:hAnsi="Arial" w:cs="Arial"/>
          <w:sz w:val="18"/>
        </w:rPr>
      </w:pPr>
      <w:hyperlink w:anchor="_bookmark855"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role identification</w:t>
      </w:r>
    </w:p>
    <w:p w14:paraId="7792563A" w14:textId="77777777" w:rsidR="008C539B" w:rsidRPr="001058B5" w:rsidRDefault="008D1AB8">
      <w:pPr>
        <w:spacing w:line="237" w:lineRule="auto"/>
        <w:ind w:left="100" w:right="1806" w:firstLine="240"/>
        <w:rPr>
          <w:rFonts w:ascii="Arial" w:hAnsi="Arial" w:cs="Arial"/>
          <w:sz w:val="18"/>
        </w:rPr>
      </w:pPr>
      <w:hyperlink w:anchor="_bookmark851" w:history="1">
        <w:r w:rsidR="00C12992" w:rsidRPr="001058B5">
          <w:rPr>
            <w:rFonts w:ascii="Arial" w:hAnsi="Arial" w:cs="Arial"/>
            <w:sz w:val="18"/>
          </w:rPr>
          <w:t>operating system accounts, 4-46</w:t>
        </w:r>
      </w:hyperlink>
      <w:r w:rsidR="00C12992" w:rsidRPr="001058B5">
        <w:rPr>
          <w:rFonts w:ascii="Arial" w:hAnsi="Arial" w:cs="Arial"/>
          <w:sz w:val="18"/>
        </w:rPr>
        <w:t xml:space="preserve"> ROLE_SYS_PRIVS view</w:t>
      </w:r>
    </w:p>
    <w:p w14:paraId="4402E4B5" w14:textId="77777777" w:rsidR="008C539B" w:rsidRPr="001058B5" w:rsidRDefault="008D1AB8">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5-12</w:t>
        </w:r>
      </w:hyperlink>
      <w:r w:rsidR="00C12992" w:rsidRPr="001058B5">
        <w:rPr>
          <w:rFonts w:ascii="Arial" w:hAnsi="Arial" w:cs="Arial"/>
          <w:sz w:val="18"/>
        </w:rPr>
        <w:t xml:space="preserve"> ROLE_TAB_PRIVS view</w:t>
      </w:r>
    </w:p>
    <w:p w14:paraId="3E0CD47D" w14:textId="77777777" w:rsidR="008C539B" w:rsidRPr="001058B5" w:rsidRDefault="008D1AB8">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roles</w:t>
      </w:r>
    </w:p>
    <w:p w14:paraId="0D4085FF" w14:textId="77777777" w:rsidR="008C539B" w:rsidRPr="001058B5" w:rsidRDefault="008C539B">
      <w:pPr>
        <w:spacing w:line="235" w:lineRule="auto"/>
        <w:rPr>
          <w:rFonts w:ascii="Arial" w:hAnsi="Arial" w:cs="Arial"/>
          <w:sz w:val="18"/>
        </w:rPr>
        <w:sectPr w:rsidR="008C539B" w:rsidRPr="001058B5">
          <w:headerReference w:type="even" r:id="rId305"/>
          <w:footerReference w:type="even" r:id="rId306"/>
          <w:footerReference w:type="default" r:id="rId307"/>
          <w:pgSz w:w="12240" w:h="15840"/>
          <w:pgMar w:top="1200" w:right="1060" w:bottom="860" w:left="1100" w:header="0" w:footer="663" w:gutter="0"/>
          <w:cols w:num="2" w:space="720" w:equalWidth="0">
            <w:col w:w="4378" w:space="542"/>
            <w:col w:w="5160"/>
          </w:cols>
        </w:sectPr>
      </w:pPr>
    </w:p>
    <w:p w14:paraId="7F613F28" w14:textId="77777777" w:rsidR="008C539B" w:rsidRPr="001058B5" w:rsidRDefault="008D1AB8">
      <w:pPr>
        <w:spacing w:before="67" w:line="222" w:lineRule="exact"/>
        <w:ind w:left="940"/>
        <w:rPr>
          <w:rFonts w:ascii="Arial" w:hAnsi="Arial" w:cs="Arial"/>
          <w:sz w:val="18"/>
        </w:rPr>
      </w:pPr>
      <w:hyperlink w:anchor="_bookmark499" w:history="1">
        <w:r w:rsidR="00C12992" w:rsidRPr="001058B5">
          <w:rPr>
            <w:rFonts w:ascii="Arial" w:hAnsi="Arial" w:cs="Arial"/>
            <w:sz w:val="18"/>
          </w:rPr>
          <w:t xml:space="preserve">about, 4-1, </w:t>
        </w:r>
      </w:hyperlink>
      <w:hyperlink w:anchor="_bookmark543" w:history="1">
        <w:r w:rsidR="00C12992" w:rsidRPr="001058B5">
          <w:rPr>
            <w:rFonts w:ascii="Arial" w:hAnsi="Arial" w:cs="Arial"/>
            <w:sz w:val="18"/>
          </w:rPr>
          <w:t>4-6</w:t>
        </w:r>
      </w:hyperlink>
    </w:p>
    <w:p w14:paraId="50C0D239" w14:textId="77777777" w:rsidR="008C539B" w:rsidRPr="001058B5" w:rsidRDefault="008D1AB8">
      <w:pPr>
        <w:spacing w:before="1" w:line="235" w:lineRule="auto"/>
        <w:ind w:left="940"/>
        <w:rPr>
          <w:rFonts w:ascii="Arial" w:hAnsi="Arial" w:cs="Arial"/>
          <w:sz w:val="18"/>
        </w:rPr>
      </w:pPr>
      <w:hyperlink w:anchor="_bookmark587" w:history="1">
        <w:r w:rsidR="00C12992" w:rsidRPr="001058B5">
          <w:rPr>
            <w:rFonts w:ascii="Arial" w:hAnsi="Arial" w:cs="Arial"/>
            <w:sz w:val="18"/>
          </w:rPr>
          <w:t>ADM_PARALLEL_EXECUTE_TASK role, 4-11</w:t>
        </w:r>
      </w:hyperlink>
      <w:r w:rsidR="00C12992" w:rsidRPr="001058B5">
        <w:rPr>
          <w:rFonts w:ascii="Arial" w:hAnsi="Arial" w:cs="Arial"/>
          <w:sz w:val="18"/>
        </w:rPr>
        <w:t xml:space="preserve"> </w:t>
      </w:r>
      <w:hyperlink w:anchor="_bookmark801" w:history="1">
        <w:r w:rsidR="00C12992" w:rsidRPr="001058B5">
          <w:rPr>
            <w:rFonts w:ascii="Arial" w:hAnsi="Arial" w:cs="Arial"/>
            <w:sz w:val="18"/>
          </w:rPr>
          <w:t>ADMIN OPTION and, 4-38</w:t>
        </w:r>
      </w:hyperlink>
    </w:p>
    <w:p w14:paraId="104DB5BE" w14:textId="77777777" w:rsidR="008C539B" w:rsidRPr="001058B5" w:rsidRDefault="008D1AB8">
      <w:pPr>
        <w:spacing w:before="2" w:line="235" w:lineRule="auto"/>
        <w:ind w:left="940" w:right="903"/>
        <w:rPr>
          <w:rFonts w:ascii="Arial" w:hAnsi="Arial" w:cs="Arial"/>
          <w:sz w:val="18"/>
        </w:rPr>
      </w:pPr>
      <w:hyperlink w:anchor="_bookmark1034" w:history="1">
        <w:r w:rsidR="00C12992" w:rsidRPr="001058B5">
          <w:rPr>
            <w:rFonts w:ascii="Arial" w:hAnsi="Arial" w:cs="Arial"/>
            <w:sz w:val="18"/>
          </w:rPr>
          <w:t>advantages in application use, 5-11</w:t>
        </w:r>
      </w:hyperlink>
      <w:r w:rsidR="00C12992" w:rsidRPr="001058B5">
        <w:rPr>
          <w:rFonts w:ascii="Arial" w:hAnsi="Arial" w:cs="Arial"/>
          <w:sz w:val="18"/>
        </w:rPr>
        <w:t xml:space="preserve"> </w:t>
      </w:r>
      <w:hyperlink w:anchor="_bookmark563" w:history="1">
        <w:r w:rsidR="00C12992" w:rsidRPr="001058B5">
          <w:rPr>
            <w:rFonts w:ascii="Arial" w:hAnsi="Arial" w:cs="Arial"/>
            <w:sz w:val="18"/>
          </w:rPr>
          <w:t xml:space="preserve">application, 4-8, </w:t>
        </w:r>
      </w:hyperlink>
      <w:hyperlink w:anchor="_bookmark698" w:history="1">
        <w:r w:rsidR="00C12992" w:rsidRPr="001058B5">
          <w:rPr>
            <w:rFonts w:ascii="Arial" w:hAnsi="Arial" w:cs="Arial"/>
            <w:sz w:val="18"/>
          </w:rPr>
          <w:t xml:space="preserve">4-21, </w:t>
        </w:r>
      </w:hyperlink>
      <w:hyperlink w:anchor="_bookmark1051" w:history="1">
        <w:r w:rsidR="00C12992" w:rsidRPr="001058B5">
          <w:rPr>
            <w:rFonts w:ascii="Arial" w:hAnsi="Arial" w:cs="Arial"/>
            <w:sz w:val="18"/>
          </w:rPr>
          <w:t xml:space="preserve">5-14, </w:t>
        </w:r>
      </w:hyperlink>
      <w:hyperlink w:anchor="_bookmark1073" w:history="1">
        <w:r w:rsidR="00C12992" w:rsidRPr="001058B5">
          <w:rPr>
            <w:rFonts w:ascii="Arial" w:hAnsi="Arial" w:cs="Arial"/>
            <w:sz w:val="18"/>
          </w:rPr>
          <w:t>5-16</w:t>
        </w:r>
      </w:hyperlink>
    </w:p>
    <w:p w14:paraId="1041F61F" w14:textId="77777777" w:rsidR="008C539B" w:rsidRPr="001058B5" w:rsidRDefault="008D1AB8">
      <w:pPr>
        <w:spacing w:line="237" w:lineRule="auto"/>
        <w:ind w:left="940" w:right="903"/>
        <w:rPr>
          <w:rFonts w:ascii="Arial" w:hAnsi="Arial" w:cs="Arial"/>
          <w:sz w:val="18"/>
        </w:rPr>
      </w:pPr>
      <w:hyperlink w:anchor="_bookmark1033" w:history="1">
        <w:r w:rsidR="00C12992" w:rsidRPr="001058B5">
          <w:rPr>
            <w:rFonts w:ascii="Arial" w:hAnsi="Arial" w:cs="Arial"/>
            <w:sz w:val="18"/>
          </w:rPr>
          <w:t>application privileges, 5-11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applications, for user, 5-14</w:t>
        </w:r>
      </w:hyperlink>
    </w:p>
    <w:p w14:paraId="4D8BAA4D" w14:textId="77777777" w:rsidR="008C539B" w:rsidRPr="001058B5" w:rsidRDefault="008D1AB8">
      <w:pPr>
        <w:spacing w:line="218" w:lineRule="exact"/>
        <w:ind w:left="940"/>
        <w:rPr>
          <w:rFonts w:ascii="Arial" w:hAnsi="Arial" w:cs="Arial"/>
          <w:sz w:val="18"/>
        </w:rPr>
      </w:pPr>
      <w:hyperlink w:anchor="_bookmark588" w:history="1">
        <w:r w:rsidR="00C12992" w:rsidRPr="001058B5">
          <w:rPr>
            <w:rFonts w:ascii="Arial" w:hAnsi="Arial" w:cs="Arial"/>
            <w:sz w:val="18"/>
          </w:rPr>
          <w:t>AQ_ADMINISTRATOR_ROLE role, 4-11</w:t>
        </w:r>
      </w:hyperlink>
    </w:p>
    <w:p w14:paraId="021117CE" w14:textId="77777777" w:rsidR="008C539B" w:rsidRPr="001058B5" w:rsidRDefault="008D1AB8">
      <w:pPr>
        <w:spacing w:line="220" w:lineRule="exact"/>
        <w:ind w:left="940"/>
        <w:rPr>
          <w:rFonts w:ascii="Arial" w:hAnsi="Arial" w:cs="Arial"/>
          <w:sz w:val="18"/>
        </w:rPr>
      </w:pPr>
      <w:hyperlink w:anchor="_bookmark589" w:history="1">
        <w:r w:rsidR="00C12992" w:rsidRPr="001058B5">
          <w:rPr>
            <w:rFonts w:ascii="Arial" w:hAnsi="Arial" w:cs="Arial"/>
            <w:sz w:val="18"/>
          </w:rPr>
          <w:t>AQ_USER_ROLE role, 4-11</w:t>
        </w:r>
      </w:hyperlink>
    </w:p>
    <w:p w14:paraId="64CAE66B" w14:textId="77777777" w:rsidR="008C539B" w:rsidRPr="001058B5" w:rsidRDefault="008D1AB8">
      <w:pPr>
        <w:spacing w:line="220" w:lineRule="exact"/>
        <w:ind w:left="940"/>
        <w:rPr>
          <w:rFonts w:ascii="Arial" w:hAnsi="Arial" w:cs="Arial"/>
          <w:sz w:val="18"/>
        </w:rPr>
      </w:pPr>
      <w:hyperlink w:anchor="_bookmark590" w:history="1">
        <w:r w:rsidR="00C12992" w:rsidRPr="001058B5">
          <w:rPr>
            <w:rFonts w:ascii="Arial" w:hAnsi="Arial" w:cs="Arial"/>
            <w:sz w:val="18"/>
          </w:rPr>
          <w:t>AUTHENTICATEDUSER role, 4-11</w:t>
        </w:r>
      </w:hyperlink>
    </w:p>
    <w:p w14:paraId="56F673A2" w14:textId="77777777" w:rsidR="008C539B" w:rsidRPr="001058B5" w:rsidRDefault="008D1AB8">
      <w:pPr>
        <w:spacing w:line="220" w:lineRule="exact"/>
        <w:ind w:left="940"/>
        <w:rPr>
          <w:rFonts w:ascii="Arial" w:hAnsi="Arial" w:cs="Arial"/>
          <w:sz w:val="18"/>
        </w:rPr>
      </w:pPr>
      <w:hyperlink w:anchor="_bookmark657" w:history="1">
        <w:r w:rsidR="00C12992" w:rsidRPr="001058B5">
          <w:rPr>
            <w:rFonts w:ascii="Arial" w:hAnsi="Arial" w:cs="Arial"/>
            <w:sz w:val="18"/>
          </w:rPr>
          <w:t>authorization, 4-17</w:t>
        </w:r>
      </w:hyperlink>
    </w:p>
    <w:p w14:paraId="47BEF9C0" w14:textId="77777777" w:rsidR="008C539B" w:rsidRPr="001058B5" w:rsidRDefault="008D1AB8">
      <w:pPr>
        <w:spacing w:before="1" w:line="235" w:lineRule="auto"/>
        <w:ind w:left="940"/>
        <w:rPr>
          <w:rFonts w:ascii="Arial" w:hAnsi="Arial" w:cs="Arial"/>
          <w:sz w:val="18"/>
        </w:rPr>
      </w:pPr>
      <w:hyperlink w:anchor="_bookmark680" w:history="1">
        <w:r w:rsidR="00C12992" w:rsidRPr="001058B5">
          <w:rPr>
            <w:rFonts w:ascii="Arial" w:hAnsi="Arial" w:cs="Arial"/>
            <w:sz w:val="18"/>
          </w:rPr>
          <w:t>authorized by enterprise directory service, 4-19</w:t>
        </w:r>
      </w:hyperlink>
      <w:r w:rsidR="00C12992" w:rsidRPr="001058B5">
        <w:rPr>
          <w:rFonts w:ascii="Arial" w:hAnsi="Arial" w:cs="Arial"/>
          <w:sz w:val="18"/>
        </w:rPr>
        <w:t xml:space="preserve"> </w:t>
      </w:r>
      <w:hyperlink w:anchor="_bookmark591" w:history="1">
        <w:r w:rsidR="00C12992" w:rsidRPr="001058B5">
          <w:rPr>
            <w:rFonts w:ascii="Arial" w:hAnsi="Arial" w:cs="Arial"/>
            <w:sz w:val="18"/>
          </w:rPr>
          <w:t>CAPI_USER_ROLE role, 4-11</w:t>
        </w:r>
      </w:hyperlink>
    </w:p>
    <w:p w14:paraId="048003CF" w14:textId="77777777" w:rsidR="008C539B" w:rsidRPr="001058B5" w:rsidRDefault="008D1AB8">
      <w:pPr>
        <w:spacing w:line="237" w:lineRule="auto"/>
        <w:ind w:left="940" w:right="903"/>
        <w:rPr>
          <w:rFonts w:ascii="Arial" w:hAnsi="Arial" w:cs="Arial"/>
          <w:sz w:val="18"/>
        </w:rPr>
      </w:pPr>
      <w:hyperlink w:anchor="_bookmark651" w:history="1">
        <w:r w:rsidR="00C12992" w:rsidRPr="001058B5">
          <w:rPr>
            <w:rFonts w:ascii="Arial" w:hAnsi="Arial" w:cs="Arial"/>
            <w:sz w:val="18"/>
          </w:rPr>
          <w:t>changing authorization for, 4-17</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passwords, 4-17</w:t>
        </w:r>
      </w:hyperlink>
    </w:p>
    <w:p w14:paraId="3E1ED37F" w14:textId="77777777" w:rsidR="008C539B" w:rsidRPr="001058B5" w:rsidRDefault="008D1AB8">
      <w:pPr>
        <w:spacing w:line="217" w:lineRule="exact"/>
        <w:ind w:left="940"/>
        <w:rPr>
          <w:rFonts w:ascii="Arial" w:hAnsi="Arial" w:cs="Arial"/>
          <w:sz w:val="18"/>
        </w:rPr>
      </w:pPr>
      <w:hyperlink w:anchor="_bookmark546" w:history="1">
        <w:r w:rsidR="00C12992" w:rsidRPr="001058B5">
          <w:rPr>
            <w:rFonts w:ascii="Arial" w:hAnsi="Arial" w:cs="Arial"/>
            <w:sz w:val="18"/>
          </w:rPr>
          <w:t>CONNECT, 4-6</w:t>
        </w:r>
      </w:hyperlink>
    </w:p>
    <w:p w14:paraId="3FA48AED" w14:textId="77777777" w:rsidR="008C539B" w:rsidRPr="001058B5" w:rsidRDefault="00C12992">
      <w:pPr>
        <w:spacing w:line="237" w:lineRule="auto"/>
        <w:ind w:left="1180" w:right="2725" w:hanging="240"/>
        <w:rPr>
          <w:rFonts w:ascii="Arial" w:hAnsi="Arial" w:cs="Arial"/>
          <w:sz w:val="18"/>
        </w:rPr>
      </w:pPr>
      <w:r w:rsidRPr="001058B5">
        <w:rPr>
          <w:rFonts w:ascii="Arial" w:hAnsi="Arial" w:cs="Arial"/>
          <w:sz w:val="18"/>
        </w:rPr>
        <w:t xml:space="preserve">CONNECT role </w:t>
      </w:r>
      <w:hyperlink w:anchor="_bookmark592" w:history="1">
        <w:r w:rsidRPr="001058B5">
          <w:rPr>
            <w:rFonts w:ascii="Arial" w:hAnsi="Arial" w:cs="Arial"/>
            <w:sz w:val="18"/>
          </w:rPr>
          <w:t>about, 4-11</w:t>
        </w:r>
      </w:hyperlink>
    </w:p>
    <w:p w14:paraId="26726D22" w14:textId="77777777" w:rsidR="008C539B" w:rsidRPr="001058B5" w:rsidRDefault="008D1AB8">
      <w:pPr>
        <w:spacing w:line="235" w:lineRule="auto"/>
        <w:ind w:left="940" w:right="903"/>
        <w:rPr>
          <w:rFonts w:ascii="Arial" w:hAnsi="Arial" w:cs="Arial"/>
          <w:sz w:val="18"/>
        </w:rPr>
      </w:pPr>
      <w:hyperlink w:anchor="_bookmark2162" w:history="1">
        <w:r w:rsidR="00C12992" w:rsidRPr="001058B5">
          <w:rPr>
            <w:rFonts w:ascii="Arial" w:hAnsi="Arial" w:cs="Arial"/>
            <w:sz w:val="18"/>
          </w:rPr>
          <w:t>create your own, 10-6</w:t>
        </w:r>
      </w:hyperlink>
      <w:r w:rsidR="00C12992" w:rsidRPr="001058B5">
        <w:rPr>
          <w:rFonts w:ascii="Arial" w:hAnsi="Arial" w:cs="Arial"/>
          <w:sz w:val="18"/>
        </w:rPr>
        <w:t xml:space="preserve"> </w:t>
      </w:r>
      <w:hyperlink w:anchor="_bookmark593" w:history="1">
        <w:r w:rsidR="00C12992" w:rsidRPr="001058B5">
          <w:rPr>
            <w:rFonts w:ascii="Arial" w:hAnsi="Arial" w:cs="Arial"/>
            <w:sz w:val="18"/>
          </w:rPr>
          <w:t>CSW_USR_ROLE role, 4-11</w:t>
        </w:r>
      </w:hyperlink>
    </w:p>
    <w:p w14:paraId="0ED16C53" w14:textId="77777777" w:rsidR="008C539B" w:rsidRPr="001058B5" w:rsidRDefault="008D1AB8">
      <w:pPr>
        <w:spacing w:line="220" w:lineRule="exact"/>
        <w:ind w:left="940"/>
        <w:rPr>
          <w:rFonts w:ascii="Arial" w:hAnsi="Arial" w:cs="Arial"/>
          <w:sz w:val="18"/>
        </w:rPr>
      </w:pPr>
      <w:hyperlink w:anchor="_bookmark594" w:history="1">
        <w:r w:rsidR="00C12992" w:rsidRPr="001058B5">
          <w:rPr>
            <w:rFonts w:ascii="Arial" w:hAnsi="Arial" w:cs="Arial"/>
            <w:sz w:val="18"/>
          </w:rPr>
          <w:t>CTXAPP role, 4-12</w:t>
        </w:r>
      </w:hyperlink>
    </w:p>
    <w:p w14:paraId="13355DC2" w14:textId="77777777" w:rsidR="008C539B" w:rsidRPr="001058B5" w:rsidRDefault="008D1AB8">
      <w:pPr>
        <w:spacing w:line="220" w:lineRule="exact"/>
        <w:ind w:left="940"/>
        <w:rPr>
          <w:rFonts w:ascii="Arial" w:hAnsi="Arial" w:cs="Arial"/>
          <w:sz w:val="18"/>
        </w:rPr>
      </w:pPr>
      <w:hyperlink w:anchor="_bookmark595" w:history="1">
        <w:r w:rsidR="00C12992" w:rsidRPr="001058B5">
          <w:rPr>
            <w:rFonts w:ascii="Arial" w:hAnsi="Arial" w:cs="Arial"/>
            <w:sz w:val="18"/>
          </w:rPr>
          <w:t>CWM_USER role, 4-12</w:t>
        </w:r>
      </w:hyperlink>
    </w:p>
    <w:p w14:paraId="015A9866" w14:textId="77777777" w:rsidR="008C539B" w:rsidRPr="001058B5" w:rsidRDefault="008D1AB8">
      <w:pPr>
        <w:spacing w:line="237" w:lineRule="auto"/>
        <w:ind w:left="940"/>
        <w:rPr>
          <w:rFonts w:ascii="Arial" w:hAnsi="Arial" w:cs="Arial"/>
          <w:sz w:val="18"/>
        </w:rPr>
      </w:pPr>
      <w:hyperlink w:anchor="_bookmark1053" w:history="1">
        <w:r w:rsidR="00C12992" w:rsidRPr="001058B5">
          <w:rPr>
            <w:rFonts w:ascii="Arial" w:hAnsi="Arial" w:cs="Arial"/>
            <w:sz w:val="18"/>
          </w:rPr>
          <w:t>database role, users, 5-14</w:t>
        </w:r>
      </w:hyperlink>
      <w:r w:rsidR="00C12992" w:rsidRPr="001058B5">
        <w:rPr>
          <w:rFonts w:ascii="Arial" w:hAnsi="Arial" w:cs="Arial"/>
          <w:sz w:val="18"/>
        </w:rPr>
        <w:t xml:space="preserve"> </w:t>
      </w:r>
      <w:hyperlink w:anchor="_bookmark596" w:history="1">
        <w:r w:rsidR="00C12992" w:rsidRPr="001058B5">
          <w:rPr>
            <w:rFonts w:ascii="Arial" w:hAnsi="Arial" w:cs="Arial"/>
            <w:sz w:val="18"/>
          </w:rPr>
          <w:t>DATAPUMP_EXP_FULL_DATABASE role,   4-12</w:t>
        </w:r>
      </w:hyperlink>
    </w:p>
    <w:p w14:paraId="0B952805" w14:textId="77777777" w:rsidR="008C539B" w:rsidRPr="001058B5" w:rsidRDefault="008D1AB8">
      <w:pPr>
        <w:spacing w:line="217" w:lineRule="exact"/>
        <w:ind w:left="940"/>
        <w:rPr>
          <w:rFonts w:ascii="Arial" w:hAnsi="Arial" w:cs="Arial"/>
          <w:sz w:val="18"/>
        </w:rPr>
      </w:pPr>
      <w:hyperlink w:anchor="_bookmark597" w:history="1">
        <w:r w:rsidR="00C12992" w:rsidRPr="001058B5">
          <w:rPr>
            <w:rFonts w:ascii="Arial" w:hAnsi="Arial" w:cs="Arial"/>
            <w:sz w:val="18"/>
          </w:rPr>
          <w:t>DATAPUMP_IMP_FULL_DATABASE role,   4-12</w:t>
        </w:r>
      </w:hyperlink>
    </w:p>
    <w:p w14:paraId="742D0CAC" w14:textId="77777777" w:rsidR="008C539B" w:rsidRPr="001058B5" w:rsidRDefault="008D1AB8">
      <w:pPr>
        <w:spacing w:line="220" w:lineRule="exact"/>
        <w:ind w:left="940"/>
        <w:rPr>
          <w:rFonts w:ascii="Arial" w:hAnsi="Arial" w:cs="Arial"/>
          <w:sz w:val="18"/>
        </w:rPr>
      </w:pPr>
      <w:hyperlink w:anchor="_bookmark598" w:history="1">
        <w:r w:rsidR="00C12992" w:rsidRPr="001058B5">
          <w:rPr>
            <w:rFonts w:ascii="Arial" w:hAnsi="Arial" w:cs="Arial"/>
            <w:sz w:val="18"/>
          </w:rPr>
          <w:t>DBA role, 4-12</w:t>
        </w:r>
      </w:hyperlink>
    </w:p>
    <w:p w14:paraId="7F4C2B6A" w14:textId="77777777" w:rsidR="008C539B" w:rsidRPr="001058B5" w:rsidRDefault="008D1AB8">
      <w:pPr>
        <w:spacing w:line="220" w:lineRule="exact"/>
        <w:ind w:left="940"/>
        <w:rPr>
          <w:rFonts w:ascii="Arial" w:hAnsi="Arial" w:cs="Arial"/>
          <w:sz w:val="18"/>
        </w:rPr>
      </w:pPr>
      <w:hyperlink w:anchor="_bookmark599" w:history="1">
        <w:r w:rsidR="00C12992" w:rsidRPr="001058B5">
          <w:rPr>
            <w:rFonts w:ascii="Arial" w:hAnsi="Arial" w:cs="Arial"/>
            <w:sz w:val="18"/>
          </w:rPr>
          <w:t>DBFS_ROLE role, 4-12</w:t>
        </w:r>
      </w:hyperlink>
    </w:p>
    <w:p w14:paraId="282A6C95" w14:textId="77777777" w:rsidR="008C539B" w:rsidRPr="001058B5" w:rsidRDefault="008D1AB8">
      <w:pPr>
        <w:spacing w:line="235" w:lineRule="auto"/>
        <w:ind w:left="940" w:right="1513"/>
        <w:rPr>
          <w:rFonts w:ascii="Arial" w:hAnsi="Arial" w:cs="Arial"/>
          <w:sz w:val="18"/>
        </w:rPr>
      </w:pPr>
      <w:hyperlink w:anchor="_bookmark576" w:history="1">
        <w:r w:rsidR="00C12992" w:rsidRPr="001058B5">
          <w:rPr>
            <w:rFonts w:ascii="Arial" w:hAnsi="Arial" w:cs="Arial"/>
            <w:sz w:val="18"/>
          </w:rPr>
          <w:t>DDL statements and, 4-9</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default, 4-48</w:t>
        </w:r>
      </w:hyperlink>
    </w:p>
    <w:p w14:paraId="7E945955" w14:textId="77777777" w:rsidR="008C539B" w:rsidRPr="001058B5" w:rsidRDefault="008D1AB8">
      <w:pPr>
        <w:spacing w:line="220" w:lineRule="exact"/>
        <w:ind w:left="940"/>
        <w:rPr>
          <w:rFonts w:ascii="Arial" w:hAnsi="Arial" w:cs="Arial"/>
          <w:sz w:val="18"/>
        </w:rPr>
      </w:pPr>
      <w:hyperlink w:anchor="_bookmark96" w:history="1">
        <w:r w:rsidR="00C12992" w:rsidRPr="001058B5">
          <w:rPr>
            <w:rFonts w:ascii="Arial" w:hAnsi="Arial" w:cs="Arial"/>
            <w:sz w:val="18"/>
          </w:rPr>
          <w:t>default, setting for user, 2-7</w:t>
        </w:r>
      </w:hyperlink>
    </w:p>
    <w:p w14:paraId="1C33FD7A" w14:textId="77777777" w:rsidR="008C539B" w:rsidRPr="001058B5" w:rsidRDefault="008D1AB8">
      <w:pPr>
        <w:spacing w:before="1" w:line="235" w:lineRule="auto"/>
        <w:ind w:left="940"/>
        <w:rPr>
          <w:rFonts w:ascii="Arial" w:hAnsi="Arial" w:cs="Arial"/>
          <w:sz w:val="18"/>
        </w:rPr>
      </w:pPr>
      <w:hyperlink w:anchor="_bookmark572" w:history="1">
        <w:r w:rsidR="00C12992" w:rsidRPr="001058B5">
          <w:rPr>
            <w:rFonts w:ascii="Arial" w:hAnsi="Arial" w:cs="Arial"/>
            <w:sz w:val="18"/>
          </w:rPr>
          <w:t>definer’s rights procedures disable, 4-9</w:t>
        </w:r>
      </w:hyperlink>
      <w:r w:rsidR="00C12992" w:rsidRPr="001058B5">
        <w:rPr>
          <w:rFonts w:ascii="Arial" w:hAnsi="Arial" w:cs="Arial"/>
          <w:sz w:val="18"/>
        </w:rPr>
        <w:t xml:space="preserve"> </w:t>
      </w:r>
      <w:hyperlink w:anchor="_bookmark600" w:history="1">
        <w:r w:rsidR="00C12992" w:rsidRPr="001058B5">
          <w:rPr>
            <w:rFonts w:ascii="Arial" w:hAnsi="Arial" w:cs="Arial"/>
            <w:sz w:val="18"/>
          </w:rPr>
          <w:t>DELETE_CATALOG_ROLE role, 4-12</w:t>
        </w:r>
      </w:hyperlink>
    </w:p>
    <w:p w14:paraId="119004DE" w14:textId="77777777" w:rsidR="008C539B" w:rsidRPr="001058B5" w:rsidRDefault="008D1AB8">
      <w:pPr>
        <w:spacing w:before="2" w:line="235" w:lineRule="auto"/>
        <w:ind w:left="940" w:right="903"/>
        <w:rPr>
          <w:rFonts w:ascii="Arial" w:hAnsi="Arial" w:cs="Arial"/>
          <w:sz w:val="18"/>
        </w:rPr>
      </w:pPr>
      <w:hyperlink w:anchor="_bookmark578" w:history="1">
        <w:r w:rsidR="00C12992" w:rsidRPr="001058B5">
          <w:rPr>
            <w:rFonts w:ascii="Arial" w:hAnsi="Arial" w:cs="Arial"/>
            <w:sz w:val="18"/>
          </w:rPr>
          <w:t>dependency management in, 4-10</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4-48</w:t>
        </w:r>
      </w:hyperlink>
    </w:p>
    <w:p w14:paraId="5D17806E" w14:textId="77777777" w:rsidR="008C539B" w:rsidRPr="001058B5" w:rsidRDefault="008D1AB8">
      <w:pPr>
        <w:spacing w:line="220" w:lineRule="exact"/>
        <w:ind w:left="940"/>
        <w:rPr>
          <w:rFonts w:ascii="Arial" w:hAnsi="Arial" w:cs="Arial"/>
          <w:sz w:val="18"/>
        </w:rPr>
      </w:pPr>
      <w:hyperlink w:anchor="_bookmark694" w:history="1">
        <w:r w:rsidR="00C12992" w:rsidRPr="001058B5">
          <w:rPr>
            <w:rFonts w:ascii="Arial" w:hAnsi="Arial" w:cs="Arial"/>
            <w:sz w:val="18"/>
          </w:rPr>
          <w:t>dropping,   4-21</w:t>
        </w:r>
      </w:hyperlink>
    </w:p>
    <w:p w14:paraId="69A6D63F" w14:textId="77777777" w:rsidR="008C539B" w:rsidRPr="001058B5" w:rsidRDefault="008D1AB8">
      <w:pPr>
        <w:spacing w:line="220" w:lineRule="exact"/>
        <w:ind w:left="940"/>
        <w:rPr>
          <w:rFonts w:ascii="Arial" w:hAnsi="Arial" w:cs="Arial"/>
          <w:sz w:val="18"/>
        </w:rPr>
      </w:pPr>
      <w:hyperlink w:anchor="_bookmark601" w:history="1">
        <w:r w:rsidR="00C12992" w:rsidRPr="001058B5">
          <w:rPr>
            <w:rFonts w:ascii="Arial" w:hAnsi="Arial" w:cs="Arial"/>
            <w:sz w:val="18"/>
          </w:rPr>
          <w:t>EJBCLIENT role, 4-12</w:t>
        </w:r>
      </w:hyperlink>
    </w:p>
    <w:p w14:paraId="40762A5E" w14:textId="77777777" w:rsidR="008C539B" w:rsidRPr="001058B5" w:rsidRDefault="008D1AB8">
      <w:pPr>
        <w:spacing w:line="220" w:lineRule="exact"/>
        <w:ind w:left="940"/>
        <w:rPr>
          <w:rFonts w:ascii="Arial" w:hAnsi="Arial" w:cs="Arial"/>
          <w:sz w:val="18"/>
        </w:rPr>
      </w:pPr>
      <w:hyperlink w:anchor="_bookmark550" w:history="1">
        <w:r w:rsidR="00C12992" w:rsidRPr="001058B5">
          <w:rPr>
            <w:rFonts w:ascii="Arial" w:hAnsi="Arial" w:cs="Arial"/>
            <w:sz w:val="18"/>
          </w:rPr>
          <w:t xml:space="preserve">enabled or disabled, 4-7, </w:t>
        </w:r>
      </w:hyperlink>
      <w:hyperlink w:anchor="_bookmark687" w:history="1">
        <w:r w:rsidR="00C12992" w:rsidRPr="001058B5">
          <w:rPr>
            <w:rFonts w:ascii="Arial" w:hAnsi="Arial" w:cs="Arial"/>
            <w:sz w:val="18"/>
          </w:rPr>
          <w:t>4-20</w:t>
        </w:r>
      </w:hyperlink>
    </w:p>
    <w:p w14:paraId="10443F2E" w14:textId="77777777" w:rsidR="008C539B" w:rsidRPr="001058B5" w:rsidRDefault="008D1AB8">
      <w:pPr>
        <w:spacing w:line="220" w:lineRule="exact"/>
        <w:ind w:left="940"/>
        <w:rPr>
          <w:rFonts w:ascii="Arial" w:hAnsi="Arial" w:cs="Arial"/>
          <w:sz w:val="18"/>
        </w:rPr>
      </w:pPr>
      <w:hyperlink w:anchor="_bookmark867" w:history="1">
        <w:r w:rsidR="00C12992" w:rsidRPr="001058B5">
          <w:rPr>
            <w:rFonts w:ascii="Arial" w:hAnsi="Arial" w:cs="Arial"/>
            <w:sz w:val="18"/>
          </w:rPr>
          <w:t xml:space="preserve">enabling, 4-48, </w:t>
        </w:r>
      </w:hyperlink>
      <w:hyperlink w:anchor="_bookmark1051" w:history="1">
        <w:r w:rsidR="00C12992" w:rsidRPr="001058B5">
          <w:rPr>
            <w:rFonts w:ascii="Arial" w:hAnsi="Arial" w:cs="Arial"/>
            <w:sz w:val="18"/>
          </w:rPr>
          <w:t>5-14</w:t>
        </w:r>
      </w:hyperlink>
    </w:p>
    <w:p w14:paraId="253871D3" w14:textId="77777777" w:rsidR="008C539B" w:rsidRPr="001058B5" w:rsidRDefault="008D1AB8">
      <w:pPr>
        <w:spacing w:line="220" w:lineRule="exact"/>
        <w:ind w:left="940"/>
        <w:rPr>
          <w:rFonts w:ascii="Arial" w:hAnsi="Arial" w:cs="Arial"/>
          <w:sz w:val="18"/>
        </w:rPr>
      </w:pPr>
      <w:hyperlink w:anchor="_bookmark379" w:history="1">
        <w:r w:rsidR="00C12992" w:rsidRPr="001058B5">
          <w:rPr>
            <w:rFonts w:ascii="Arial" w:hAnsi="Arial" w:cs="Arial"/>
            <w:sz w:val="18"/>
          </w:rPr>
          <w:t xml:space="preserve">enterprise, 3-30, </w:t>
        </w:r>
      </w:hyperlink>
      <w:hyperlink w:anchor="_bookmark683" w:history="1">
        <w:r w:rsidR="00C12992" w:rsidRPr="001058B5">
          <w:rPr>
            <w:rFonts w:ascii="Arial" w:hAnsi="Arial" w:cs="Arial"/>
            <w:sz w:val="18"/>
          </w:rPr>
          <w:t>4-19</w:t>
        </w:r>
      </w:hyperlink>
    </w:p>
    <w:p w14:paraId="01736247" w14:textId="77777777" w:rsidR="008C539B" w:rsidRPr="001058B5" w:rsidRDefault="008D1AB8">
      <w:pPr>
        <w:spacing w:line="220" w:lineRule="exact"/>
        <w:ind w:left="940"/>
        <w:rPr>
          <w:rFonts w:ascii="Arial" w:hAnsi="Arial" w:cs="Arial"/>
          <w:sz w:val="18"/>
        </w:rPr>
      </w:pPr>
      <w:hyperlink w:anchor="_bookmark602" w:history="1">
        <w:r w:rsidR="00C12992" w:rsidRPr="001058B5">
          <w:rPr>
            <w:rFonts w:ascii="Arial" w:hAnsi="Arial" w:cs="Arial"/>
            <w:sz w:val="18"/>
          </w:rPr>
          <w:t>EXECUTE_CATALOG_ROLE role, 4-12</w:t>
        </w:r>
      </w:hyperlink>
    </w:p>
    <w:p w14:paraId="428E013B" w14:textId="77777777" w:rsidR="008C539B" w:rsidRPr="001058B5" w:rsidRDefault="008D1AB8">
      <w:pPr>
        <w:spacing w:line="220" w:lineRule="exact"/>
        <w:ind w:left="940"/>
        <w:rPr>
          <w:rFonts w:ascii="Arial" w:hAnsi="Arial" w:cs="Arial"/>
          <w:sz w:val="18"/>
        </w:rPr>
      </w:pPr>
      <w:hyperlink w:anchor="_bookmark603" w:history="1">
        <w:r w:rsidR="00C12992" w:rsidRPr="001058B5">
          <w:rPr>
            <w:rFonts w:ascii="Arial" w:hAnsi="Arial" w:cs="Arial"/>
            <w:sz w:val="18"/>
          </w:rPr>
          <w:t>EXP_FULL_DATABASE role, 4-12</w:t>
        </w:r>
      </w:hyperlink>
    </w:p>
    <w:p w14:paraId="5CD1FA31" w14:textId="77777777" w:rsidR="008C539B" w:rsidRPr="001058B5" w:rsidRDefault="008D1AB8">
      <w:pPr>
        <w:spacing w:before="2" w:line="235" w:lineRule="auto"/>
        <w:ind w:left="940" w:right="90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502" w:history="1">
        <w:r w:rsidR="00C12992" w:rsidRPr="001058B5">
          <w:rPr>
            <w:rFonts w:ascii="Arial" w:hAnsi="Arial" w:cs="Arial"/>
            <w:sz w:val="18"/>
          </w:rPr>
          <w:t xml:space="preserve">functionality, 4-2, </w:t>
        </w:r>
      </w:hyperlink>
      <w:hyperlink w:anchor="_bookmark548" w:history="1">
        <w:r w:rsidR="00C12992" w:rsidRPr="001058B5">
          <w:rPr>
            <w:rFonts w:ascii="Arial" w:hAnsi="Arial" w:cs="Arial"/>
            <w:sz w:val="18"/>
          </w:rPr>
          <w:t>4-6</w:t>
        </w:r>
      </w:hyperlink>
    </w:p>
    <w:p w14:paraId="7E781339" w14:textId="77777777" w:rsidR="008C539B" w:rsidRPr="001058B5" w:rsidRDefault="008D1AB8">
      <w:pPr>
        <w:spacing w:line="220" w:lineRule="exact"/>
        <w:ind w:left="940"/>
        <w:rPr>
          <w:rFonts w:ascii="Arial" w:hAnsi="Arial" w:cs="Arial"/>
          <w:sz w:val="18"/>
        </w:rPr>
      </w:pPr>
      <w:hyperlink w:anchor="_bookmark549" w:history="1">
        <w:r w:rsidR="00C12992" w:rsidRPr="001058B5">
          <w:rPr>
            <w:rFonts w:ascii="Arial" w:hAnsi="Arial" w:cs="Arial"/>
            <w:sz w:val="18"/>
          </w:rPr>
          <w:t>functionality of, 4-6</w:t>
        </w:r>
      </w:hyperlink>
    </w:p>
    <w:p w14:paraId="5F866159" w14:textId="77777777" w:rsidR="008C539B" w:rsidRPr="001058B5" w:rsidRDefault="008D1AB8">
      <w:pPr>
        <w:spacing w:line="220" w:lineRule="exact"/>
        <w:ind w:left="940"/>
        <w:rPr>
          <w:rFonts w:ascii="Arial" w:hAnsi="Arial" w:cs="Arial"/>
          <w:sz w:val="18"/>
        </w:rPr>
      </w:pPr>
      <w:hyperlink w:anchor="_bookmark604" w:history="1">
        <w:r w:rsidR="00C12992" w:rsidRPr="001058B5">
          <w:rPr>
            <w:rFonts w:ascii="Arial" w:hAnsi="Arial" w:cs="Arial"/>
            <w:sz w:val="18"/>
          </w:rPr>
          <w:t>GATHER_SYSTEM_STATISTICS role, 4-13</w:t>
        </w:r>
      </w:hyperlink>
    </w:p>
    <w:p w14:paraId="4151860C" w14:textId="77777777" w:rsidR="008C539B" w:rsidRPr="001058B5" w:rsidRDefault="008D1AB8">
      <w:pPr>
        <w:spacing w:line="220" w:lineRule="exact"/>
        <w:ind w:left="940"/>
        <w:rPr>
          <w:rFonts w:ascii="Arial" w:hAnsi="Arial" w:cs="Arial"/>
          <w:sz w:val="18"/>
        </w:rPr>
      </w:pPr>
      <w:hyperlink w:anchor="_bookmark680" w:history="1">
        <w:r w:rsidR="00C12992" w:rsidRPr="001058B5">
          <w:rPr>
            <w:rFonts w:ascii="Arial" w:hAnsi="Arial" w:cs="Arial"/>
            <w:sz w:val="18"/>
          </w:rPr>
          <w:t>global authorization, 4-19</w:t>
        </w:r>
      </w:hyperlink>
    </w:p>
    <w:p w14:paraId="6F9057B8" w14:textId="77777777" w:rsidR="008C539B" w:rsidRPr="001058B5" w:rsidRDefault="008D1AB8">
      <w:pPr>
        <w:spacing w:line="237" w:lineRule="auto"/>
        <w:ind w:left="940" w:right="2725" w:firstLine="240"/>
        <w:rPr>
          <w:rFonts w:ascii="Arial" w:hAnsi="Arial" w:cs="Arial"/>
          <w:sz w:val="18"/>
        </w:rPr>
      </w:pPr>
      <w:hyperlink w:anchor="_bookmark679" w:history="1">
        <w:r w:rsidR="00C12992" w:rsidRPr="001058B5">
          <w:rPr>
            <w:rFonts w:ascii="Arial" w:hAnsi="Arial" w:cs="Arial"/>
            <w:sz w:val="18"/>
          </w:rPr>
          <w:t>about, 4-19</w:t>
        </w:r>
      </w:hyperlink>
      <w:r w:rsidR="00C12992" w:rsidRPr="001058B5">
        <w:rPr>
          <w:rFonts w:ascii="Arial" w:hAnsi="Arial" w:cs="Arial"/>
          <w:sz w:val="18"/>
        </w:rPr>
        <w:t xml:space="preserve"> global roles</w:t>
      </w:r>
    </w:p>
    <w:p w14:paraId="0F821420" w14:textId="77777777" w:rsidR="008C539B" w:rsidRPr="001058B5" w:rsidRDefault="008D1AB8">
      <w:pPr>
        <w:spacing w:line="217" w:lineRule="exact"/>
        <w:ind w:left="1180"/>
        <w:rPr>
          <w:rFonts w:ascii="Arial" w:hAnsi="Arial" w:cs="Arial"/>
          <w:sz w:val="18"/>
        </w:rPr>
      </w:pPr>
      <w:hyperlink w:anchor="_bookmark377" w:history="1">
        <w:r w:rsidR="00C12992" w:rsidRPr="001058B5">
          <w:rPr>
            <w:rFonts w:ascii="Arial" w:hAnsi="Arial" w:cs="Arial"/>
            <w:sz w:val="18"/>
          </w:rPr>
          <w:t>about, 3-30</w:t>
        </w:r>
      </w:hyperlink>
    </w:p>
    <w:p w14:paraId="0C4AC0DB" w14:textId="77777777" w:rsidR="008C539B" w:rsidRPr="001058B5" w:rsidRDefault="008D1AB8">
      <w:pPr>
        <w:spacing w:line="220" w:lineRule="exact"/>
        <w:ind w:left="1180"/>
        <w:rPr>
          <w:rFonts w:ascii="Arial" w:hAnsi="Arial" w:cs="Arial"/>
          <w:sz w:val="18"/>
        </w:rPr>
      </w:pPr>
      <w:hyperlink w:anchor="_bookmark681" w:history="1">
        <w:r w:rsidR="00C12992" w:rsidRPr="001058B5">
          <w:rPr>
            <w:rFonts w:ascii="Arial" w:hAnsi="Arial" w:cs="Arial"/>
            <w:sz w:val="18"/>
          </w:rPr>
          <w:t>creating, 4-19</w:t>
        </w:r>
      </w:hyperlink>
    </w:p>
    <w:p w14:paraId="2AD55200" w14:textId="77777777" w:rsidR="008C539B" w:rsidRPr="001058B5" w:rsidRDefault="008D1AB8">
      <w:pPr>
        <w:spacing w:before="2" w:line="235" w:lineRule="auto"/>
        <w:ind w:left="940" w:firstLine="240"/>
        <w:rPr>
          <w:rFonts w:ascii="Arial" w:hAnsi="Arial" w:cs="Arial"/>
          <w:sz w:val="18"/>
        </w:rPr>
      </w:pPr>
      <w:hyperlink w:anchor="_bookmark668" w:history="1">
        <w:r w:rsidR="00C12992" w:rsidRPr="001058B5">
          <w:rPr>
            <w:rFonts w:ascii="Arial" w:hAnsi="Arial" w:cs="Arial"/>
            <w:sz w:val="18"/>
          </w:rPr>
          <w:t>external sources, and, 4-18</w:t>
        </w:r>
      </w:hyperlink>
      <w:r w:rsidR="00C12992" w:rsidRPr="001058B5">
        <w:rPr>
          <w:rFonts w:ascii="Arial" w:hAnsi="Arial" w:cs="Arial"/>
          <w:sz w:val="18"/>
        </w:rPr>
        <w:t xml:space="preserve"> </w:t>
      </w:r>
      <w:hyperlink w:anchor="_bookmark605" w:history="1">
        <w:r w:rsidR="00C12992" w:rsidRPr="001058B5">
          <w:rPr>
            <w:rFonts w:ascii="Arial" w:hAnsi="Arial" w:cs="Arial"/>
            <w:sz w:val="18"/>
          </w:rPr>
          <w:t>GLOBAL_AQ_USER_ROLE role, 4-13</w:t>
        </w:r>
      </w:hyperlink>
    </w:p>
    <w:p w14:paraId="54B78591" w14:textId="77777777" w:rsidR="008C539B" w:rsidRPr="001058B5" w:rsidRDefault="008D1AB8">
      <w:pPr>
        <w:spacing w:before="1" w:line="235" w:lineRule="auto"/>
        <w:ind w:left="940" w:right="1513"/>
        <w:rPr>
          <w:rFonts w:ascii="Arial" w:hAnsi="Arial" w:cs="Arial"/>
          <w:sz w:val="18"/>
        </w:rPr>
      </w:pPr>
      <w:hyperlink w:anchor="_bookmark858" w:history="1">
        <w:r w:rsidR="00C12992" w:rsidRPr="001058B5">
          <w:rPr>
            <w:rFonts w:ascii="Arial" w:hAnsi="Arial" w:cs="Arial"/>
            <w:sz w:val="18"/>
          </w:rPr>
          <w:t>GRANT statement, 4-47</w:t>
        </w:r>
      </w:hyperlink>
      <w:r w:rsidR="00C12992" w:rsidRPr="001058B5">
        <w:rPr>
          <w:rFonts w:ascii="Arial" w:hAnsi="Arial" w:cs="Arial"/>
          <w:sz w:val="18"/>
        </w:rPr>
        <w:t xml:space="preserve"> </w:t>
      </w:r>
      <w:hyperlink w:anchor="_bookmark551" w:history="1">
        <w:r w:rsidR="00C12992" w:rsidRPr="001058B5">
          <w:rPr>
            <w:rFonts w:ascii="Arial" w:hAnsi="Arial" w:cs="Arial"/>
            <w:sz w:val="18"/>
          </w:rPr>
          <w:t>granted to other roles, 4-7</w:t>
        </w:r>
      </w:hyperlink>
      <w:r w:rsidR="00C12992" w:rsidRPr="001058B5">
        <w:rPr>
          <w:rFonts w:ascii="Arial" w:hAnsi="Arial" w:cs="Arial"/>
          <w:sz w:val="18"/>
        </w:rPr>
        <w:t xml:space="preserve"> granting roles</w:t>
      </w:r>
    </w:p>
    <w:p w14:paraId="1F8BF507" w14:textId="77777777" w:rsidR="008C539B" w:rsidRPr="001058B5" w:rsidRDefault="008D1AB8">
      <w:pPr>
        <w:spacing w:line="221" w:lineRule="exact"/>
        <w:ind w:left="1180"/>
        <w:rPr>
          <w:rFonts w:ascii="Arial" w:hAnsi="Arial" w:cs="Arial"/>
          <w:sz w:val="18"/>
        </w:rPr>
      </w:pPr>
      <w:hyperlink w:anchor="_bookmark792" w:history="1">
        <w:r w:rsidR="00C12992" w:rsidRPr="001058B5">
          <w:rPr>
            <w:rFonts w:ascii="Arial" w:hAnsi="Arial" w:cs="Arial"/>
            <w:sz w:val="18"/>
          </w:rPr>
          <w:t>about, 4-37</w:t>
        </w:r>
      </w:hyperlink>
    </w:p>
    <w:p w14:paraId="5743CFDA" w14:textId="77777777" w:rsidR="008C539B" w:rsidRPr="001058B5" w:rsidRDefault="008D1AB8">
      <w:pPr>
        <w:spacing w:line="220" w:lineRule="exact"/>
        <w:ind w:left="1180"/>
        <w:rPr>
          <w:rFonts w:ascii="Arial" w:hAnsi="Arial" w:cs="Arial"/>
          <w:sz w:val="18"/>
        </w:rPr>
      </w:pPr>
      <w:hyperlink w:anchor="_bookmark688" w:history="1">
        <w:r w:rsidR="00C12992" w:rsidRPr="001058B5">
          <w:rPr>
            <w:rFonts w:ascii="Arial" w:hAnsi="Arial" w:cs="Arial"/>
            <w:sz w:val="18"/>
          </w:rPr>
          <w:t>methods for, 4-20</w:t>
        </w:r>
      </w:hyperlink>
    </w:p>
    <w:p w14:paraId="5F89D4E1" w14:textId="77777777" w:rsidR="008C539B" w:rsidRPr="001058B5" w:rsidRDefault="008D1AB8">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5B8B127" w14:textId="77777777" w:rsidR="008C539B" w:rsidRPr="001058B5" w:rsidRDefault="008D1AB8">
      <w:pPr>
        <w:spacing w:before="3" w:line="235" w:lineRule="auto"/>
        <w:ind w:left="940" w:right="1513" w:firstLine="240"/>
        <w:rPr>
          <w:rFonts w:ascii="Arial" w:hAnsi="Arial" w:cs="Arial"/>
          <w:sz w:val="18"/>
        </w:rPr>
      </w:pPr>
      <w:hyperlink w:anchor="_bookmark529" w:history="1">
        <w:r w:rsidR="00C12992" w:rsidRPr="001058B5">
          <w:rPr>
            <w:rFonts w:ascii="Arial" w:hAnsi="Arial" w:cs="Arial"/>
            <w:sz w:val="18"/>
          </w:rPr>
          <w:t>system privileges, 4-4</w:t>
        </w:r>
      </w:hyperlink>
      <w:r w:rsidR="00C12992" w:rsidRPr="001058B5">
        <w:rPr>
          <w:rFonts w:ascii="Arial" w:hAnsi="Arial" w:cs="Arial"/>
          <w:sz w:val="18"/>
        </w:rPr>
        <w:t xml:space="preserve"> </w:t>
      </w:r>
      <w:hyperlink w:anchor="_bookmark2161" w:history="1">
        <w:r w:rsidR="00C12992" w:rsidRPr="001058B5">
          <w:rPr>
            <w:rFonts w:ascii="Arial" w:hAnsi="Arial" w:cs="Arial"/>
            <w:sz w:val="18"/>
          </w:rPr>
          <w:t>guidelines for security, 10-6</w:t>
        </w:r>
      </w:hyperlink>
    </w:p>
    <w:p w14:paraId="5970F0D8" w14:textId="77777777" w:rsidR="008C539B" w:rsidRPr="001058B5" w:rsidRDefault="00C12992">
      <w:pPr>
        <w:spacing w:before="67" w:line="222" w:lineRule="exact"/>
        <w:ind w:left="865"/>
        <w:rPr>
          <w:rFonts w:ascii="Arial" w:hAnsi="Arial" w:cs="Arial"/>
          <w:sz w:val="18"/>
        </w:rPr>
      </w:pPr>
      <w:r w:rsidRPr="001058B5">
        <w:rPr>
          <w:rFonts w:ascii="Arial" w:hAnsi="Arial" w:cs="Arial"/>
        </w:rPr>
        <w:br w:type="column"/>
      </w:r>
      <w:hyperlink w:anchor="_bookmark606" w:history="1">
        <w:r w:rsidRPr="001058B5">
          <w:rPr>
            <w:rFonts w:ascii="Arial" w:hAnsi="Arial" w:cs="Arial"/>
            <w:sz w:val="18"/>
          </w:rPr>
          <w:t>HS_ADMIN_EXECUTE_ROLE role, 4-13</w:t>
        </w:r>
      </w:hyperlink>
    </w:p>
    <w:p w14:paraId="5CD479D7" w14:textId="77777777" w:rsidR="008C539B" w:rsidRPr="001058B5" w:rsidRDefault="008D1AB8">
      <w:pPr>
        <w:spacing w:line="220" w:lineRule="exact"/>
        <w:ind w:left="865"/>
        <w:rPr>
          <w:rFonts w:ascii="Arial" w:hAnsi="Arial" w:cs="Arial"/>
          <w:sz w:val="18"/>
        </w:rPr>
      </w:pPr>
      <w:hyperlink w:anchor="_bookmark607" w:history="1">
        <w:r w:rsidR="00C12992" w:rsidRPr="001058B5">
          <w:rPr>
            <w:rFonts w:ascii="Arial" w:hAnsi="Arial" w:cs="Arial"/>
            <w:sz w:val="18"/>
          </w:rPr>
          <w:t>HS_ADMIN_ROLE role, 4-13</w:t>
        </w:r>
      </w:hyperlink>
    </w:p>
    <w:p w14:paraId="5E53121B" w14:textId="77777777" w:rsidR="008C539B" w:rsidRPr="001058B5" w:rsidRDefault="008D1AB8">
      <w:pPr>
        <w:spacing w:line="220" w:lineRule="exact"/>
        <w:ind w:left="865"/>
        <w:rPr>
          <w:rFonts w:ascii="Arial" w:hAnsi="Arial" w:cs="Arial"/>
          <w:sz w:val="18"/>
        </w:rPr>
      </w:pPr>
      <w:hyperlink w:anchor="_bookmark608" w:history="1">
        <w:r w:rsidR="00C12992" w:rsidRPr="001058B5">
          <w:rPr>
            <w:rFonts w:ascii="Arial" w:hAnsi="Arial" w:cs="Arial"/>
            <w:sz w:val="18"/>
          </w:rPr>
          <w:t>HS_ADMIN_SELECT_ROLE role, 4-13</w:t>
        </w:r>
      </w:hyperlink>
    </w:p>
    <w:p w14:paraId="33EA9051" w14:textId="77777777" w:rsidR="008C539B" w:rsidRPr="001058B5" w:rsidRDefault="008D1AB8">
      <w:pPr>
        <w:spacing w:line="220" w:lineRule="exact"/>
        <w:ind w:left="865"/>
        <w:rPr>
          <w:rFonts w:ascii="Arial" w:hAnsi="Arial" w:cs="Arial"/>
          <w:sz w:val="18"/>
        </w:rPr>
      </w:pPr>
      <w:hyperlink w:anchor="_bookmark609" w:history="1">
        <w:r w:rsidR="00C12992" w:rsidRPr="001058B5">
          <w:rPr>
            <w:rFonts w:ascii="Arial" w:hAnsi="Arial" w:cs="Arial"/>
            <w:sz w:val="18"/>
          </w:rPr>
          <w:t>IMP_FULL_DATABASE role, 4-13</w:t>
        </w:r>
      </w:hyperlink>
    </w:p>
    <w:p w14:paraId="48AF4C97" w14:textId="77777777" w:rsidR="008C539B" w:rsidRPr="001058B5" w:rsidRDefault="008D1AB8">
      <w:pPr>
        <w:spacing w:line="220" w:lineRule="exact"/>
        <w:ind w:left="865"/>
        <w:rPr>
          <w:rFonts w:ascii="Arial" w:hAnsi="Arial" w:cs="Arial"/>
          <w:sz w:val="18"/>
        </w:rPr>
      </w:pPr>
      <w:hyperlink w:anchor="_bookmark557" w:history="1">
        <w:r w:rsidR="00C12992" w:rsidRPr="001058B5">
          <w:rPr>
            <w:rFonts w:ascii="Arial" w:hAnsi="Arial" w:cs="Arial"/>
            <w:sz w:val="18"/>
          </w:rPr>
          <w:t>in applications, 4-8</w:t>
        </w:r>
      </w:hyperlink>
    </w:p>
    <w:p w14:paraId="081A1C8B" w14:textId="77777777" w:rsidR="008C539B" w:rsidRPr="001058B5" w:rsidRDefault="008D1AB8">
      <w:pPr>
        <w:spacing w:line="220" w:lineRule="exact"/>
        <w:ind w:left="865"/>
        <w:rPr>
          <w:rFonts w:ascii="Arial" w:hAnsi="Arial" w:cs="Arial"/>
          <w:sz w:val="18"/>
        </w:rPr>
      </w:pPr>
      <w:hyperlink w:anchor="_bookmark552" w:history="1">
        <w:r w:rsidR="00C12992" w:rsidRPr="001058B5">
          <w:rPr>
            <w:rFonts w:ascii="Arial" w:hAnsi="Arial" w:cs="Arial"/>
            <w:sz w:val="18"/>
          </w:rPr>
          <w:t>indirectly granted, 4-7</w:t>
        </w:r>
      </w:hyperlink>
    </w:p>
    <w:p w14:paraId="6CC5B23F" w14:textId="77777777" w:rsidR="008C539B" w:rsidRPr="001058B5" w:rsidRDefault="008D1AB8">
      <w:pPr>
        <w:spacing w:before="2" w:line="235" w:lineRule="auto"/>
        <w:ind w:left="865" w:right="1012"/>
        <w:rPr>
          <w:rFonts w:ascii="Arial" w:hAnsi="Arial" w:cs="Arial"/>
          <w:sz w:val="18"/>
        </w:rPr>
      </w:pPr>
      <w:hyperlink w:anchor="_bookmark574" w:history="1">
        <w:r w:rsidR="00C12992" w:rsidRPr="001058B5">
          <w:rPr>
            <w:rFonts w:ascii="Arial" w:hAnsi="Arial" w:cs="Arial"/>
            <w:sz w:val="18"/>
          </w:rPr>
          <w:t>invoker’s rights procedures use, 4-9</w:t>
        </w:r>
      </w:hyperlink>
      <w:r w:rsidR="00C12992" w:rsidRPr="001058B5">
        <w:rPr>
          <w:rFonts w:ascii="Arial" w:hAnsi="Arial" w:cs="Arial"/>
          <w:sz w:val="18"/>
        </w:rPr>
        <w:t xml:space="preserve"> </w:t>
      </w:r>
      <w:hyperlink w:anchor="_bookmark614" w:history="1">
        <w:r w:rsidR="00C12992" w:rsidRPr="001058B5">
          <w:rPr>
            <w:rFonts w:ascii="Arial" w:hAnsi="Arial" w:cs="Arial"/>
            <w:sz w:val="18"/>
          </w:rPr>
          <w:t>JAVA_ADMIN role, 4-13</w:t>
        </w:r>
      </w:hyperlink>
    </w:p>
    <w:p w14:paraId="77540C1A" w14:textId="77777777" w:rsidR="008C539B" w:rsidRPr="001058B5" w:rsidRDefault="008D1AB8">
      <w:pPr>
        <w:spacing w:line="220" w:lineRule="exact"/>
        <w:ind w:left="865"/>
        <w:rPr>
          <w:rFonts w:ascii="Arial" w:hAnsi="Arial" w:cs="Arial"/>
          <w:sz w:val="18"/>
        </w:rPr>
      </w:pPr>
      <w:hyperlink w:anchor="_bookmark615" w:history="1">
        <w:r w:rsidR="00C12992" w:rsidRPr="001058B5">
          <w:rPr>
            <w:rFonts w:ascii="Arial" w:hAnsi="Arial" w:cs="Arial"/>
            <w:sz w:val="18"/>
          </w:rPr>
          <w:t>JAVA_DEPLOY role, 4-14</w:t>
        </w:r>
      </w:hyperlink>
    </w:p>
    <w:p w14:paraId="6E612CF7" w14:textId="77777777" w:rsidR="008C539B" w:rsidRPr="001058B5" w:rsidRDefault="008D1AB8">
      <w:pPr>
        <w:spacing w:line="220" w:lineRule="exact"/>
        <w:ind w:left="865"/>
        <w:rPr>
          <w:rFonts w:ascii="Arial" w:hAnsi="Arial" w:cs="Arial"/>
          <w:sz w:val="18"/>
        </w:rPr>
      </w:pPr>
      <w:hyperlink w:anchor="_bookmark610" w:history="1">
        <w:r w:rsidR="00C12992" w:rsidRPr="001058B5">
          <w:rPr>
            <w:rFonts w:ascii="Arial" w:hAnsi="Arial" w:cs="Arial"/>
            <w:sz w:val="18"/>
          </w:rPr>
          <w:t>JAVADEBUGPRIV role, 4-13</w:t>
        </w:r>
      </w:hyperlink>
    </w:p>
    <w:p w14:paraId="2106F2BF" w14:textId="77777777" w:rsidR="008C539B" w:rsidRPr="001058B5" w:rsidRDefault="008D1AB8">
      <w:pPr>
        <w:spacing w:line="220" w:lineRule="exact"/>
        <w:ind w:left="865"/>
        <w:rPr>
          <w:rFonts w:ascii="Arial" w:hAnsi="Arial" w:cs="Arial"/>
          <w:sz w:val="18"/>
        </w:rPr>
      </w:pPr>
      <w:hyperlink w:anchor="_bookmark611" w:history="1">
        <w:r w:rsidR="00C12992" w:rsidRPr="001058B5">
          <w:rPr>
            <w:rFonts w:ascii="Arial" w:hAnsi="Arial" w:cs="Arial"/>
            <w:sz w:val="18"/>
          </w:rPr>
          <w:t>JAVAIDPRIV role, 4-13</w:t>
        </w:r>
      </w:hyperlink>
    </w:p>
    <w:p w14:paraId="229B5C56" w14:textId="77777777" w:rsidR="008C539B" w:rsidRPr="001058B5" w:rsidRDefault="008D1AB8">
      <w:pPr>
        <w:spacing w:line="220" w:lineRule="exact"/>
        <w:ind w:left="865"/>
        <w:rPr>
          <w:rFonts w:ascii="Arial" w:hAnsi="Arial" w:cs="Arial"/>
          <w:sz w:val="18"/>
        </w:rPr>
      </w:pPr>
      <w:hyperlink w:anchor="_bookmark612" w:history="1">
        <w:r w:rsidR="00C12992" w:rsidRPr="001058B5">
          <w:rPr>
            <w:rFonts w:ascii="Arial" w:hAnsi="Arial" w:cs="Arial"/>
            <w:sz w:val="18"/>
          </w:rPr>
          <w:t>JAVASYSPRIV role, 4-13</w:t>
        </w:r>
      </w:hyperlink>
    </w:p>
    <w:p w14:paraId="3D3205A4" w14:textId="77777777" w:rsidR="008C539B" w:rsidRPr="001058B5" w:rsidRDefault="008D1AB8">
      <w:pPr>
        <w:spacing w:line="220" w:lineRule="exact"/>
        <w:ind w:left="865"/>
        <w:rPr>
          <w:rFonts w:ascii="Arial" w:hAnsi="Arial" w:cs="Arial"/>
          <w:sz w:val="18"/>
        </w:rPr>
      </w:pPr>
      <w:hyperlink w:anchor="_bookmark613" w:history="1">
        <w:r w:rsidR="00C12992" w:rsidRPr="001058B5">
          <w:rPr>
            <w:rFonts w:ascii="Arial" w:hAnsi="Arial" w:cs="Arial"/>
            <w:sz w:val="18"/>
          </w:rPr>
          <w:t>JAVAUSERPRIV role, 4-13</w:t>
        </w:r>
      </w:hyperlink>
    </w:p>
    <w:p w14:paraId="430F3979" w14:textId="77777777" w:rsidR="008C539B" w:rsidRPr="001058B5" w:rsidRDefault="008D1AB8">
      <w:pPr>
        <w:spacing w:line="220" w:lineRule="exact"/>
        <w:ind w:left="865"/>
        <w:rPr>
          <w:rFonts w:ascii="Arial" w:hAnsi="Arial" w:cs="Arial"/>
          <w:sz w:val="18"/>
        </w:rPr>
      </w:pPr>
      <w:hyperlink w:anchor="_bookmark616" w:history="1">
        <w:r w:rsidR="00C12992" w:rsidRPr="001058B5">
          <w:rPr>
            <w:rFonts w:ascii="Arial" w:hAnsi="Arial" w:cs="Arial"/>
            <w:sz w:val="18"/>
          </w:rPr>
          <w:t>JMXSERVER role, 4-14</w:t>
        </w:r>
      </w:hyperlink>
    </w:p>
    <w:p w14:paraId="3A1CA914" w14:textId="77777777" w:rsidR="008C539B" w:rsidRPr="001058B5" w:rsidRDefault="008D1AB8">
      <w:pPr>
        <w:spacing w:before="2" w:line="235" w:lineRule="auto"/>
        <w:ind w:left="865" w:right="1012"/>
        <w:rPr>
          <w:rFonts w:ascii="Arial" w:hAnsi="Arial" w:cs="Arial"/>
          <w:sz w:val="18"/>
        </w:rPr>
      </w:pPr>
      <w:hyperlink w:anchor="_bookmark2163" w:history="1">
        <w:r w:rsidR="00C12992" w:rsidRPr="001058B5">
          <w:rPr>
            <w:rFonts w:ascii="Arial" w:hAnsi="Arial" w:cs="Arial"/>
            <w:sz w:val="18"/>
          </w:rPr>
          <w:t>job responsibility privileges only, 10-6</w:t>
        </w:r>
      </w:hyperlink>
      <w:r w:rsidR="00C12992" w:rsidRPr="001058B5">
        <w:rPr>
          <w:rFonts w:ascii="Arial" w:hAnsi="Arial" w:cs="Arial"/>
          <w:sz w:val="18"/>
        </w:rPr>
        <w:t xml:space="preserve"> </w:t>
      </w:r>
      <w:hyperlink w:anchor="_bookmark617" w:history="1">
        <w:r w:rsidR="00C12992" w:rsidRPr="001058B5">
          <w:rPr>
            <w:rFonts w:ascii="Arial" w:hAnsi="Arial" w:cs="Arial"/>
            <w:sz w:val="18"/>
          </w:rPr>
          <w:t>LBAC_DBA role, 4-14</w:t>
        </w:r>
      </w:hyperlink>
    </w:p>
    <w:p w14:paraId="788F4119" w14:textId="77777777" w:rsidR="008C539B" w:rsidRPr="001058B5" w:rsidRDefault="008D1AB8">
      <w:pPr>
        <w:spacing w:line="220" w:lineRule="exact"/>
        <w:ind w:left="865"/>
        <w:rPr>
          <w:rFonts w:ascii="Arial" w:hAnsi="Arial" w:cs="Arial"/>
          <w:sz w:val="18"/>
        </w:rPr>
      </w:pPr>
      <w:hyperlink w:anchor="_bookmark972" w:history="1">
        <w:r w:rsidR="00C12992" w:rsidRPr="001058B5">
          <w:rPr>
            <w:rFonts w:ascii="Arial" w:hAnsi="Arial" w:cs="Arial"/>
            <w:sz w:val="18"/>
          </w:rPr>
          <w:t>listing grants, 4-73</w:t>
        </w:r>
      </w:hyperlink>
    </w:p>
    <w:p w14:paraId="2AC15E4F" w14:textId="77777777" w:rsidR="008C539B" w:rsidRPr="001058B5" w:rsidRDefault="008D1AB8">
      <w:pPr>
        <w:spacing w:before="2" w:line="235" w:lineRule="auto"/>
        <w:ind w:left="865" w:right="1012"/>
        <w:rPr>
          <w:rFonts w:ascii="Arial" w:hAnsi="Arial" w:cs="Arial"/>
          <w:sz w:val="18"/>
        </w:rPr>
      </w:pPr>
      <w:hyperlink w:anchor="_bookmark986" w:history="1">
        <w:r w:rsidR="00C12992" w:rsidRPr="001058B5">
          <w:rPr>
            <w:rFonts w:ascii="Arial" w:hAnsi="Arial" w:cs="Arial"/>
            <w:sz w:val="18"/>
          </w:rPr>
          <w:t>listing privileges and roles in, 4-75</w:t>
        </w:r>
      </w:hyperlink>
      <w:r w:rsidR="00C12992" w:rsidRPr="001058B5">
        <w:rPr>
          <w:rFonts w:ascii="Arial" w:hAnsi="Arial" w:cs="Arial"/>
          <w:sz w:val="18"/>
        </w:rPr>
        <w:t xml:space="preserve"> </w:t>
      </w:r>
      <w:hyperlink w:anchor="_bookmark983" w:history="1">
        <w:r w:rsidR="00C12992" w:rsidRPr="001058B5">
          <w:rPr>
            <w:rFonts w:ascii="Arial" w:hAnsi="Arial" w:cs="Arial"/>
            <w:sz w:val="18"/>
          </w:rPr>
          <w:t>listing roles, 4-74</w:t>
        </w:r>
      </w:hyperlink>
    </w:p>
    <w:p w14:paraId="574BCAD9" w14:textId="77777777" w:rsidR="008C539B" w:rsidRPr="001058B5" w:rsidRDefault="008D1AB8">
      <w:pPr>
        <w:spacing w:line="220" w:lineRule="exact"/>
        <w:ind w:left="865"/>
        <w:rPr>
          <w:rFonts w:ascii="Arial" w:hAnsi="Arial" w:cs="Arial"/>
          <w:sz w:val="18"/>
        </w:rPr>
      </w:pPr>
      <w:hyperlink w:anchor="_bookmark618" w:history="1">
        <w:r w:rsidR="00C12992" w:rsidRPr="001058B5">
          <w:rPr>
            <w:rFonts w:ascii="Arial" w:hAnsi="Arial" w:cs="Arial"/>
            <w:sz w:val="18"/>
          </w:rPr>
          <w:t>LOGSTDBY_ADMINISTRATOR role, 4-14</w:t>
        </w:r>
      </w:hyperlink>
    </w:p>
    <w:p w14:paraId="11B1D1FC" w14:textId="77777777" w:rsidR="008C539B" w:rsidRPr="001058B5" w:rsidRDefault="008D1AB8">
      <w:pPr>
        <w:spacing w:before="2" w:line="235" w:lineRule="auto"/>
        <w:ind w:left="865"/>
        <w:rPr>
          <w:rFonts w:ascii="Arial" w:hAnsi="Arial" w:cs="Arial"/>
          <w:sz w:val="18"/>
        </w:rPr>
      </w:pPr>
      <w:hyperlink w:anchor="_bookmark847" w:history="1">
        <w:r w:rsidR="00C12992" w:rsidRPr="001058B5">
          <w:rPr>
            <w:rFonts w:ascii="Arial" w:hAnsi="Arial" w:cs="Arial"/>
            <w:sz w:val="18"/>
          </w:rPr>
          <w:t>management using the operating system, 4-45</w:t>
        </w:r>
      </w:hyperlink>
      <w:r w:rsidR="00C12992" w:rsidRPr="001058B5">
        <w:rPr>
          <w:rFonts w:ascii="Arial" w:hAnsi="Arial" w:cs="Arial"/>
          <w:sz w:val="18"/>
        </w:rPr>
        <w:t xml:space="preserve"> managing roles</w:t>
      </w:r>
    </w:p>
    <w:p w14:paraId="6DD15A48" w14:textId="77777777" w:rsidR="008C539B" w:rsidRPr="001058B5" w:rsidRDefault="008D1AB8">
      <w:pPr>
        <w:spacing w:line="220" w:lineRule="exact"/>
        <w:ind w:left="1105"/>
        <w:rPr>
          <w:rFonts w:ascii="Arial" w:hAnsi="Arial" w:cs="Arial"/>
          <w:sz w:val="18"/>
        </w:rPr>
      </w:pPr>
      <w:hyperlink w:anchor="_bookmark541" w:history="1">
        <w:r w:rsidR="00C12992" w:rsidRPr="001058B5">
          <w:rPr>
            <w:rFonts w:ascii="Arial" w:hAnsi="Arial" w:cs="Arial"/>
            <w:sz w:val="18"/>
          </w:rPr>
          <w:t>about, 4-6</w:t>
        </w:r>
      </w:hyperlink>
    </w:p>
    <w:p w14:paraId="13815CAB" w14:textId="77777777" w:rsidR="008C539B" w:rsidRPr="001058B5" w:rsidRDefault="008D1AB8">
      <w:pPr>
        <w:spacing w:line="220" w:lineRule="exact"/>
        <w:ind w:left="1105"/>
        <w:rPr>
          <w:rFonts w:ascii="Arial" w:hAnsi="Arial" w:cs="Arial"/>
          <w:sz w:val="18"/>
        </w:rPr>
      </w:pPr>
      <w:hyperlink w:anchor="_bookmark1073" w:history="1">
        <w:r w:rsidR="00C12992" w:rsidRPr="001058B5">
          <w:rPr>
            <w:rFonts w:ascii="Arial" w:hAnsi="Arial" w:cs="Arial"/>
            <w:sz w:val="18"/>
          </w:rPr>
          <w:t>categorizing users, 5-16</w:t>
        </w:r>
      </w:hyperlink>
    </w:p>
    <w:p w14:paraId="64CCBDCC" w14:textId="77777777" w:rsidR="008C539B" w:rsidRPr="001058B5" w:rsidRDefault="008D1AB8">
      <w:pPr>
        <w:spacing w:before="1" w:line="235" w:lineRule="auto"/>
        <w:ind w:left="865" w:right="759"/>
        <w:jc w:val="both"/>
        <w:rPr>
          <w:rFonts w:ascii="Arial" w:hAnsi="Arial" w:cs="Arial"/>
          <w:sz w:val="18"/>
        </w:rPr>
      </w:pPr>
      <w:hyperlink w:anchor="_bookmark580" w:history="1">
        <w:r w:rsidR="00C12992" w:rsidRPr="001058B5">
          <w:rPr>
            <w:rFonts w:ascii="Arial" w:hAnsi="Arial" w:cs="Arial"/>
            <w:sz w:val="18"/>
          </w:rPr>
          <w:t>managing through operating system, 4-10</w:t>
        </w:r>
      </w:hyperlink>
      <w:r w:rsidR="00C12992" w:rsidRPr="001058B5">
        <w:rPr>
          <w:rFonts w:ascii="Arial" w:hAnsi="Arial" w:cs="Arial"/>
          <w:sz w:val="18"/>
        </w:rPr>
        <w:t xml:space="preserve"> </w:t>
      </w:r>
      <w:hyperlink w:anchor="_bookmark876" w:history="1">
        <w:r w:rsidR="00C12992" w:rsidRPr="001058B5">
          <w:rPr>
            <w:rFonts w:ascii="Arial" w:hAnsi="Arial" w:cs="Arial"/>
            <w:sz w:val="18"/>
          </w:rPr>
          <w:t>maximum number a user can enable, 4-49</w:t>
        </w:r>
      </w:hyperlink>
      <w:r w:rsidR="00C12992" w:rsidRPr="001058B5">
        <w:rPr>
          <w:rFonts w:ascii="Arial" w:hAnsi="Arial" w:cs="Arial"/>
          <w:sz w:val="18"/>
        </w:rPr>
        <w:t xml:space="preserve"> </w:t>
      </w:r>
      <w:hyperlink w:anchor="_bookmark619" w:history="1">
        <w:r w:rsidR="00C12992" w:rsidRPr="001058B5">
          <w:rPr>
            <w:rFonts w:ascii="Arial" w:hAnsi="Arial" w:cs="Arial"/>
            <w:sz w:val="18"/>
          </w:rPr>
          <w:t>MGMT_USER role, 4-14</w:t>
        </w:r>
      </w:hyperlink>
    </w:p>
    <w:p w14:paraId="1D9A255C" w14:textId="77777777" w:rsidR="008C539B" w:rsidRPr="001058B5" w:rsidRDefault="008D1AB8">
      <w:pPr>
        <w:spacing w:before="3" w:line="235" w:lineRule="auto"/>
        <w:ind w:left="865" w:right="1012"/>
        <w:rPr>
          <w:rFonts w:ascii="Arial" w:hAnsi="Arial" w:cs="Arial"/>
          <w:sz w:val="18"/>
        </w:rPr>
      </w:pPr>
      <w:hyperlink w:anchor="_bookmark646" w:history="1">
        <w:r w:rsidR="00C12992" w:rsidRPr="001058B5">
          <w:rPr>
            <w:rFonts w:ascii="Arial" w:hAnsi="Arial" w:cs="Arial"/>
            <w:sz w:val="18"/>
          </w:rPr>
          <w:t>multibyte characters in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passwords, 4-18</w:t>
        </w:r>
      </w:hyperlink>
      <w:r w:rsidR="00C12992" w:rsidRPr="001058B5">
        <w:rPr>
          <w:rFonts w:ascii="Arial" w:hAnsi="Arial" w:cs="Arial"/>
          <w:sz w:val="18"/>
        </w:rPr>
        <w:t xml:space="preserve"> </w:t>
      </w:r>
      <w:hyperlink w:anchor="_bookmark544" w:history="1">
        <w:r w:rsidR="00C12992" w:rsidRPr="001058B5">
          <w:rPr>
            <w:rFonts w:ascii="Arial" w:hAnsi="Arial" w:cs="Arial"/>
            <w:sz w:val="18"/>
          </w:rPr>
          <w:t>naming, 4-6</w:t>
        </w:r>
      </w:hyperlink>
    </w:p>
    <w:p w14:paraId="3D9803A1" w14:textId="77777777" w:rsidR="008C539B" w:rsidRPr="001058B5" w:rsidRDefault="008D1AB8">
      <w:pPr>
        <w:spacing w:before="2" w:line="235" w:lineRule="auto"/>
        <w:ind w:left="865" w:right="1358"/>
        <w:rPr>
          <w:rFonts w:ascii="Arial" w:hAnsi="Arial" w:cs="Arial"/>
          <w:sz w:val="18"/>
        </w:rPr>
      </w:pPr>
      <w:hyperlink w:anchor="_bookmark674" w:history="1">
        <w:r w:rsidR="00C12992" w:rsidRPr="001058B5">
          <w:rPr>
            <w:rFonts w:ascii="Arial" w:hAnsi="Arial" w:cs="Arial"/>
            <w:sz w:val="18"/>
          </w:rPr>
          <w:t>network authorization, 4-19</w:t>
        </w:r>
      </w:hyperlink>
      <w:r w:rsidR="00C12992" w:rsidRPr="001058B5">
        <w:rPr>
          <w:rFonts w:ascii="Arial" w:hAnsi="Arial" w:cs="Arial"/>
          <w:sz w:val="18"/>
        </w:rPr>
        <w:t xml:space="preserve"> </w:t>
      </w:r>
      <w:hyperlink w:anchor="_bookmark675" w:history="1">
        <w:r w:rsidR="00C12992" w:rsidRPr="001058B5">
          <w:rPr>
            <w:rFonts w:ascii="Arial" w:hAnsi="Arial" w:cs="Arial"/>
            <w:sz w:val="18"/>
          </w:rPr>
          <w:t>network client authorization, 4-19</w:t>
        </w:r>
      </w:hyperlink>
      <w:r w:rsidR="00C12992" w:rsidRPr="001058B5">
        <w:rPr>
          <w:rFonts w:ascii="Arial" w:hAnsi="Arial" w:cs="Arial"/>
          <w:sz w:val="18"/>
        </w:rPr>
        <w:t xml:space="preserve"> </w:t>
      </w:r>
      <w:hyperlink w:anchor="_bookmark620" w:history="1">
        <w:r w:rsidR="00C12992" w:rsidRPr="001058B5">
          <w:rPr>
            <w:rFonts w:ascii="Arial" w:hAnsi="Arial" w:cs="Arial"/>
            <w:sz w:val="18"/>
          </w:rPr>
          <w:t>OEM_ADVISOR role, 4-14</w:t>
        </w:r>
      </w:hyperlink>
    </w:p>
    <w:p w14:paraId="0BCFFCBA" w14:textId="77777777" w:rsidR="008C539B" w:rsidRPr="001058B5" w:rsidRDefault="008D1AB8">
      <w:pPr>
        <w:spacing w:line="221" w:lineRule="exact"/>
        <w:ind w:left="865"/>
        <w:rPr>
          <w:rFonts w:ascii="Arial" w:hAnsi="Arial" w:cs="Arial"/>
          <w:sz w:val="18"/>
        </w:rPr>
      </w:pPr>
      <w:hyperlink w:anchor="_bookmark621" w:history="1">
        <w:r w:rsidR="00C12992" w:rsidRPr="001058B5">
          <w:rPr>
            <w:rFonts w:ascii="Arial" w:hAnsi="Arial" w:cs="Arial"/>
            <w:sz w:val="18"/>
          </w:rPr>
          <w:t>OEM_MONITOR role, 4-14</w:t>
        </w:r>
      </w:hyperlink>
    </w:p>
    <w:p w14:paraId="451F18C1" w14:textId="77777777" w:rsidR="008C539B" w:rsidRPr="001058B5" w:rsidRDefault="008D1AB8">
      <w:pPr>
        <w:spacing w:line="220" w:lineRule="exact"/>
        <w:ind w:left="865"/>
        <w:rPr>
          <w:rFonts w:ascii="Arial" w:hAnsi="Arial" w:cs="Arial"/>
          <w:sz w:val="18"/>
        </w:rPr>
      </w:pPr>
      <w:hyperlink w:anchor="_bookmark622" w:history="1">
        <w:r w:rsidR="00C12992" w:rsidRPr="001058B5">
          <w:rPr>
            <w:rFonts w:ascii="Arial" w:hAnsi="Arial" w:cs="Arial"/>
            <w:sz w:val="18"/>
          </w:rPr>
          <w:t>OLAP_DBA role, 4-14</w:t>
        </w:r>
      </w:hyperlink>
    </w:p>
    <w:p w14:paraId="55056BE5" w14:textId="77777777" w:rsidR="008C539B" w:rsidRPr="001058B5" w:rsidRDefault="008D1AB8">
      <w:pPr>
        <w:spacing w:line="220" w:lineRule="exact"/>
        <w:ind w:left="865"/>
        <w:rPr>
          <w:rFonts w:ascii="Arial" w:hAnsi="Arial" w:cs="Arial"/>
          <w:sz w:val="18"/>
        </w:rPr>
      </w:pPr>
      <w:hyperlink w:anchor="_bookmark623" w:history="1">
        <w:r w:rsidR="00C12992" w:rsidRPr="001058B5">
          <w:rPr>
            <w:rFonts w:ascii="Arial" w:hAnsi="Arial" w:cs="Arial"/>
            <w:sz w:val="18"/>
          </w:rPr>
          <w:t>OLAP_USER role, 4-14</w:t>
        </w:r>
      </w:hyperlink>
    </w:p>
    <w:p w14:paraId="4C090A7B" w14:textId="77777777" w:rsidR="008C539B" w:rsidRPr="001058B5" w:rsidRDefault="008D1AB8">
      <w:pPr>
        <w:spacing w:line="220" w:lineRule="exact"/>
        <w:ind w:left="865"/>
        <w:rPr>
          <w:rFonts w:ascii="Arial" w:hAnsi="Arial" w:cs="Arial"/>
          <w:sz w:val="18"/>
        </w:rPr>
      </w:pPr>
      <w:hyperlink w:anchor="_bookmark624" w:history="1">
        <w:r w:rsidR="00C12992" w:rsidRPr="001058B5">
          <w:rPr>
            <w:rFonts w:ascii="Arial" w:hAnsi="Arial" w:cs="Arial"/>
            <w:sz w:val="18"/>
          </w:rPr>
          <w:t>OLAP_XS_ADMIN role, 4-14</w:t>
        </w:r>
      </w:hyperlink>
    </w:p>
    <w:p w14:paraId="11E3E5CE" w14:textId="77777777" w:rsidR="008C539B" w:rsidRPr="001058B5" w:rsidRDefault="008D1AB8">
      <w:pPr>
        <w:spacing w:line="237" w:lineRule="auto"/>
        <w:ind w:left="865"/>
        <w:rPr>
          <w:rFonts w:ascii="Arial" w:hAnsi="Arial" w:cs="Arial"/>
          <w:sz w:val="18"/>
        </w:rPr>
      </w:pPr>
      <w:hyperlink w:anchor="_bookmark1004"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w:t>
      </w:r>
      <w:hyperlink w:anchor="_bookmark851" w:history="1">
        <w:r w:rsidR="00C12992" w:rsidRPr="001058B5">
          <w:rPr>
            <w:rFonts w:ascii="Arial" w:hAnsi="Arial" w:cs="Arial"/>
            <w:sz w:val="18"/>
          </w:rPr>
          <w:t>operating system, 4-46</w:t>
        </w:r>
      </w:hyperlink>
    </w:p>
    <w:p w14:paraId="6EF3D07F" w14:textId="77777777" w:rsidR="008C539B" w:rsidRPr="001058B5" w:rsidRDefault="008D1AB8">
      <w:pPr>
        <w:spacing w:line="235" w:lineRule="auto"/>
        <w:ind w:left="865" w:right="1012"/>
        <w:rPr>
          <w:rFonts w:ascii="Arial" w:hAnsi="Arial" w:cs="Arial"/>
          <w:sz w:val="18"/>
        </w:rPr>
      </w:pPr>
      <w:hyperlink w:anchor="_bookmark671" w:history="1">
        <w:r w:rsidR="00C12992" w:rsidRPr="001058B5">
          <w:rPr>
            <w:rFonts w:ascii="Arial" w:hAnsi="Arial" w:cs="Arial"/>
            <w:sz w:val="18"/>
          </w:rPr>
          <w:t>operating system authorization, 4-19</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operating system granting of, 4-47</w:t>
        </w:r>
      </w:hyperlink>
      <w:r w:rsidR="00C12992" w:rsidRPr="001058B5">
        <w:rPr>
          <w:rFonts w:ascii="Arial" w:hAnsi="Arial" w:cs="Arial"/>
          <w:sz w:val="18"/>
        </w:rPr>
        <w:t xml:space="preserve"> </w:t>
      </w:r>
      <w:hyperlink w:anchor="_bookmark850" w:history="1">
        <w:r w:rsidR="00C12992" w:rsidRPr="001058B5">
          <w:rPr>
            <w:rFonts w:ascii="Arial" w:hAnsi="Arial" w:cs="Arial"/>
            <w:sz w:val="18"/>
          </w:rPr>
          <w:t>operating system identification of, 4-46</w:t>
        </w:r>
      </w:hyperlink>
    </w:p>
    <w:p w14:paraId="1A928EFA" w14:textId="77777777" w:rsidR="008C539B" w:rsidRPr="001058B5" w:rsidRDefault="008D1AB8">
      <w:pPr>
        <w:spacing w:before="1" w:line="235" w:lineRule="auto"/>
        <w:ind w:left="1225" w:right="19" w:hanging="360"/>
        <w:rPr>
          <w:rFonts w:ascii="Arial" w:hAnsi="Arial" w:cs="Arial"/>
          <w:sz w:val="18"/>
        </w:rPr>
      </w:pPr>
      <w:hyperlink w:anchor="_bookmark860" w:history="1">
        <w:r w:rsidR="00C12992" w:rsidRPr="001058B5">
          <w:rPr>
            <w:rFonts w:ascii="Arial" w:hAnsi="Arial" w:cs="Arial"/>
            <w:sz w:val="18"/>
          </w:rPr>
          <w:t>operating system management and the shared server, 4-47</w:t>
        </w:r>
      </w:hyperlink>
    </w:p>
    <w:p w14:paraId="0383C399" w14:textId="77777777" w:rsidR="008C539B" w:rsidRPr="001058B5" w:rsidRDefault="008D1AB8">
      <w:pPr>
        <w:spacing w:line="220" w:lineRule="exact"/>
        <w:ind w:left="865"/>
        <w:rPr>
          <w:rFonts w:ascii="Arial" w:hAnsi="Arial" w:cs="Arial"/>
          <w:sz w:val="18"/>
        </w:rPr>
      </w:pPr>
      <w:hyperlink w:anchor="_bookmark853" w:history="1">
        <w:r w:rsidR="00C12992" w:rsidRPr="001058B5">
          <w:rPr>
            <w:rFonts w:ascii="Arial" w:hAnsi="Arial" w:cs="Arial"/>
            <w:sz w:val="18"/>
          </w:rPr>
          <w:t>operating system-managed, 4-47</w:t>
        </w:r>
      </w:hyperlink>
    </w:p>
    <w:p w14:paraId="70F36F97" w14:textId="77777777" w:rsidR="008C539B" w:rsidRPr="001058B5" w:rsidRDefault="008D1AB8">
      <w:pPr>
        <w:spacing w:line="220" w:lineRule="exact"/>
        <w:ind w:left="865"/>
        <w:rPr>
          <w:rFonts w:ascii="Arial" w:hAnsi="Arial" w:cs="Arial"/>
          <w:sz w:val="18"/>
        </w:rPr>
      </w:pPr>
      <w:hyperlink w:anchor="_bookmark667" w:history="1">
        <w:r w:rsidR="00C12992" w:rsidRPr="001058B5">
          <w:rPr>
            <w:rFonts w:ascii="Arial" w:hAnsi="Arial" w:cs="Arial"/>
            <w:sz w:val="18"/>
          </w:rPr>
          <w:t>operating-system authorization, 4-18</w:t>
        </w:r>
      </w:hyperlink>
    </w:p>
    <w:p w14:paraId="460CD7BC" w14:textId="77777777" w:rsidR="008C539B" w:rsidRPr="001058B5" w:rsidRDefault="008D1AB8">
      <w:pPr>
        <w:spacing w:line="220" w:lineRule="exact"/>
        <w:ind w:left="865"/>
        <w:rPr>
          <w:rFonts w:ascii="Arial" w:hAnsi="Arial" w:cs="Arial"/>
          <w:sz w:val="18"/>
        </w:rPr>
      </w:pPr>
      <w:hyperlink w:anchor="_bookmark625" w:history="1">
        <w:r w:rsidR="00C12992" w:rsidRPr="001058B5">
          <w:rPr>
            <w:rFonts w:ascii="Arial" w:hAnsi="Arial" w:cs="Arial"/>
            <w:sz w:val="18"/>
          </w:rPr>
          <w:t>ORDADMIN role, 4-14</w:t>
        </w:r>
      </w:hyperlink>
    </w:p>
    <w:p w14:paraId="75BD2614" w14:textId="77777777" w:rsidR="008C539B" w:rsidRPr="001058B5" w:rsidRDefault="008D1AB8">
      <w:pPr>
        <w:spacing w:line="220" w:lineRule="exact"/>
        <w:ind w:left="865"/>
        <w:rPr>
          <w:rFonts w:ascii="Arial" w:hAnsi="Arial" w:cs="Arial"/>
          <w:sz w:val="18"/>
        </w:rPr>
      </w:pPr>
      <w:hyperlink w:anchor="_bookmark627" w:history="1">
        <w:r w:rsidR="00C12992" w:rsidRPr="001058B5">
          <w:rPr>
            <w:rFonts w:ascii="Arial" w:hAnsi="Arial" w:cs="Arial"/>
            <w:sz w:val="18"/>
          </w:rPr>
          <w:t>OWB_DESIGNCENTER_VIEW role, 4-15</w:t>
        </w:r>
      </w:hyperlink>
    </w:p>
    <w:p w14:paraId="746AC4D9" w14:textId="77777777" w:rsidR="008C539B" w:rsidRPr="001058B5" w:rsidRDefault="008D1AB8">
      <w:pPr>
        <w:spacing w:line="220" w:lineRule="exact"/>
        <w:ind w:left="865"/>
        <w:rPr>
          <w:rFonts w:ascii="Arial" w:hAnsi="Arial" w:cs="Arial"/>
          <w:sz w:val="18"/>
        </w:rPr>
      </w:pPr>
      <w:hyperlink w:anchor="_bookmark628" w:history="1">
        <w:r w:rsidR="00C12992" w:rsidRPr="001058B5">
          <w:rPr>
            <w:rFonts w:ascii="Arial" w:hAnsi="Arial" w:cs="Arial"/>
            <w:sz w:val="18"/>
          </w:rPr>
          <w:t>OWB_USER role, 4-15</w:t>
        </w:r>
      </w:hyperlink>
    </w:p>
    <w:p w14:paraId="3F0EB523" w14:textId="77777777" w:rsidR="008C539B" w:rsidRPr="001058B5" w:rsidRDefault="008D1AB8">
      <w:pPr>
        <w:spacing w:line="220" w:lineRule="exact"/>
        <w:ind w:left="865"/>
        <w:rPr>
          <w:rFonts w:ascii="Arial" w:hAnsi="Arial" w:cs="Arial"/>
          <w:sz w:val="18"/>
        </w:rPr>
      </w:pPr>
      <w:hyperlink w:anchor="_bookmark626" w:history="1">
        <w:r w:rsidR="00C12992" w:rsidRPr="001058B5">
          <w:rPr>
            <w:rFonts w:ascii="Arial" w:hAnsi="Arial" w:cs="Arial"/>
            <w:sz w:val="18"/>
          </w:rPr>
          <w:t>OWB$CLIENT role, 4-14</w:t>
        </w:r>
      </w:hyperlink>
    </w:p>
    <w:p w14:paraId="3247E6BE" w14:textId="77777777" w:rsidR="008C539B" w:rsidRPr="001058B5" w:rsidRDefault="008D1AB8">
      <w:pPr>
        <w:spacing w:line="220" w:lineRule="exact"/>
        <w:ind w:left="865"/>
        <w:rPr>
          <w:rFonts w:ascii="Arial" w:hAnsi="Arial" w:cs="Arial"/>
          <w:sz w:val="18"/>
        </w:rPr>
      </w:pPr>
      <w:hyperlink w:anchor="_bookmark583" w:history="1">
        <w:r w:rsidR="00C12992" w:rsidRPr="001058B5">
          <w:rPr>
            <w:rFonts w:ascii="Arial" w:hAnsi="Arial" w:cs="Arial"/>
            <w:sz w:val="18"/>
          </w:rPr>
          <w:t>predefined, 4-11</w:t>
        </w:r>
      </w:hyperlink>
    </w:p>
    <w:p w14:paraId="0B6BD780" w14:textId="77777777" w:rsidR="008C539B" w:rsidRPr="001058B5" w:rsidRDefault="008D1AB8">
      <w:pPr>
        <w:spacing w:line="237" w:lineRule="auto"/>
        <w:ind w:left="865" w:right="1358"/>
        <w:rPr>
          <w:rFonts w:ascii="Arial" w:hAnsi="Arial" w:cs="Arial"/>
          <w:sz w:val="18"/>
        </w:rPr>
      </w:pPr>
      <w:hyperlink w:anchor="_bookmark644" w:history="1">
        <w:r w:rsidR="00C12992" w:rsidRPr="001058B5">
          <w:rPr>
            <w:rFonts w:ascii="Arial" w:hAnsi="Arial" w:cs="Arial"/>
            <w:sz w:val="18"/>
          </w:rPr>
          <w:t>privileges for creating, 4-16</w:t>
        </w:r>
      </w:hyperlink>
      <w:r w:rsidR="00C12992" w:rsidRPr="001058B5">
        <w:rPr>
          <w:rFonts w:ascii="Arial" w:hAnsi="Arial" w:cs="Arial"/>
          <w:sz w:val="18"/>
        </w:rPr>
        <w:t xml:space="preserve"> </w:t>
      </w:r>
      <w:hyperlink w:anchor="_bookmark695" w:history="1">
        <w:r w:rsidR="00C12992" w:rsidRPr="001058B5">
          <w:rPr>
            <w:rFonts w:ascii="Arial" w:hAnsi="Arial" w:cs="Arial"/>
            <w:sz w:val="18"/>
          </w:rPr>
          <w:t>privileges for dropping, 4-21</w:t>
        </w:r>
      </w:hyperlink>
    </w:p>
    <w:p w14:paraId="4337001F" w14:textId="77777777" w:rsidR="008C539B" w:rsidRPr="001058B5" w:rsidRDefault="008D1AB8">
      <w:pPr>
        <w:spacing w:line="235" w:lineRule="auto"/>
        <w:ind w:left="1225" w:right="567" w:hanging="360"/>
        <w:rPr>
          <w:rFonts w:ascii="Arial" w:hAnsi="Arial" w:cs="Arial"/>
          <w:sz w:val="18"/>
        </w:rPr>
      </w:pPr>
      <w:hyperlink w:anchor="_bookmark655" w:history="1">
        <w:r w:rsidR="00C12992" w:rsidRPr="001058B5">
          <w:rPr>
            <w:rFonts w:ascii="Arial" w:hAnsi="Arial" w:cs="Arial"/>
            <w:sz w:val="18"/>
          </w:rPr>
          <w:t>privileges, changing authorization method for, 4-17</w:t>
        </w:r>
      </w:hyperlink>
    </w:p>
    <w:p w14:paraId="300C8F10" w14:textId="77777777" w:rsidR="008C539B" w:rsidRPr="001058B5" w:rsidRDefault="008D1AB8">
      <w:pPr>
        <w:spacing w:before="1" w:line="235" w:lineRule="auto"/>
        <w:ind w:left="865"/>
        <w:rPr>
          <w:rFonts w:ascii="Arial" w:hAnsi="Arial" w:cs="Arial"/>
          <w:sz w:val="18"/>
        </w:rPr>
      </w:pPr>
      <w:hyperlink w:anchor="_bookmark655" w:history="1">
        <w:r w:rsidR="00C12992" w:rsidRPr="001058B5">
          <w:rPr>
            <w:rFonts w:ascii="Arial" w:hAnsi="Arial" w:cs="Arial"/>
            <w:sz w:val="18"/>
          </w:rPr>
          <w:t>privileges, changing passwords, 4-17</w:t>
        </w:r>
      </w:hyperlink>
      <w:r w:rsidR="00C12992" w:rsidRPr="001058B5">
        <w:rPr>
          <w:rFonts w:ascii="Arial" w:hAnsi="Arial" w:cs="Arial"/>
          <w:sz w:val="18"/>
        </w:rPr>
        <w:t xml:space="preserve"> </w:t>
      </w:r>
      <w:hyperlink w:anchor="_bookmark629" w:history="1">
        <w:r w:rsidR="00C12992" w:rsidRPr="001058B5">
          <w:rPr>
            <w:rFonts w:ascii="Arial" w:hAnsi="Arial" w:cs="Arial"/>
            <w:sz w:val="18"/>
          </w:rPr>
          <w:t>RECOVERY_CATALOG_OWNER role, 4-15</w:t>
        </w:r>
      </w:hyperlink>
    </w:p>
    <w:p w14:paraId="6CD91E91" w14:textId="77777777" w:rsidR="008C539B" w:rsidRPr="001058B5" w:rsidRDefault="008D1AB8">
      <w:pPr>
        <w:spacing w:line="220" w:lineRule="exact"/>
        <w:ind w:left="865"/>
        <w:rPr>
          <w:rFonts w:ascii="Arial" w:hAnsi="Arial" w:cs="Arial"/>
          <w:sz w:val="18"/>
        </w:rPr>
      </w:pPr>
      <w:hyperlink w:anchor="_bookmark630" w:history="1">
        <w:r w:rsidR="00C12992" w:rsidRPr="001058B5">
          <w:rPr>
            <w:rFonts w:ascii="Arial" w:hAnsi="Arial" w:cs="Arial"/>
            <w:sz w:val="18"/>
          </w:rPr>
          <w:t>RESOURCE role, 4-15</w:t>
        </w:r>
      </w:hyperlink>
    </w:p>
    <w:p w14:paraId="6076A4FF" w14:textId="77777777" w:rsidR="008C539B" w:rsidRPr="001058B5" w:rsidRDefault="008D1AB8">
      <w:pPr>
        <w:spacing w:before="2" w:line="235" w:lineRule="auto"/>
        <w:ind w:left="865" w:right="1012"/>
        <w:rPr>
          <w:rFonts w:ascii="Arial" w:hAnsi="Arial" w:cs="Arial"/>
          <w:sz w:val="18"/>
        </w:rPr>
      </w:pPr>
      <w:hyperlink w:anchor="_bookmark698" w:history="1">
        <w:r w:rsidR="00C12992" w:rsidRPr="001058B5">
          <w:rPr>
            <w:rFonts w:ascii="Arial" w:hAnsi="Arial" w:cs="Arial"/>
            <w:sz w:val="18"/>
          </w:rPr>
          <w:t>restricting from tool users, 4-21</w:t>
        </w:r>
      </w:hyperlink>
      <w:r w:rsidR="00C12992" w:rsidRPr="001058B5">
        <w:rPr>
          <w:rFonts w:ascii="Arial" w:hAnsi="Arial" w:cs="Arial"/>
          <w:sz w:val="18"/>
        </w:rPr>
        <w:t xml:space="preserve"> </w:t>
      </w:r>
      <w:hyperlink w:anchor="_bookmark578" w:history="1">
        <w:r w:rsidR="00C12992" w:rsidRPr="001058B5">
          <w:rPr>
            <w:rFonts w:ascii="Arial" w:hAnsi="Arial" w:cs="Arial"/>
            <w:sz w:val="18"/>
          </w:rPr>
          <w:t>restrictions on privileges of, 4-10</w:t>
        </w:r>
      </w:hyperlink>
    </w:p>
    <w:p w14:paraId="42A4C272" w14:textId="77777777" w:rsidR="008C539B" w:rsidRPr="001058B5" w:rsidRDefault="008C539B">
      <w:pPr>
        <w:spacing w:line="235" w:lineRule="auto"/>
        <w:rPr>
          <w:rFonts w:ascii="Arial" w:hAnsi="Arial" w:cs="Arial"/>
          <w:sz w:val="18"/>
        </w:rPr>
        <w:sectPr w:rsidR="008C539B" w:rsidRPr="001058B5">
          <w:headerReference w:type="default" r:id="rId308"/>
          <w:pgSz w:w="12240" w:h="15840"/>
          <w:pgMar w:top="1200" w:right="1060" w:bottom="860" w:left="1100" w:header="0" w:footer="663" w:gutter="0"/>
          <w:cols w:num="2" w:space="720" w:equalWidth="0">
            <w:col w:w="4955" w:space="40"/>
            <w:col w:w="5085"/>
          </w:cols>
        </w:sectPr>
      </w:pPr>
    </w:p>
    <w:p w14:paraId="45C47A43" w14:textId="77777777" w:rsidR="008C539B" w:rsidRPr="001058B5" w:rsidRDefault="008D1AB8">
      <w:pPr>
        <w:spacing w:before="67" w:line="222" w:lineRule="exact"/>
        <w:ind w:left="340"/>
        <w:rPr>
          <w:rFonts w:ascii="Arial" w:hAnsi="Arial" w:cs="Arial"/>
          <w:sz w:val="18"/>
        </w:rPr>
      </w:pPr>
      <w:hyperlink w:anchor="_bookmark858" w:history="1">
        <w:r w:rsidR="00C12992" w:rsidRPr="001058B5">
          <w:rPr>
            <w:rFonts w:ascii="Arial" w:hAnsi="Arial" w:cs="Arial"/>
            <w:sz w:val="18"/>
          </w:rPr>
          <w:t>REVOKE statement, 4-47</w:t>
        </w:r>
      </w:hyperlink>
    </w:p>
    <w:p w14:paraId="1D9336EE" w14:textId="77777777" w:rsidR="008C539B" w:rsidRPr="001058B5" w:rsidRDefault="008D1AB8">
      <w:pPr>
        <w:spacing w:line="220" w:lineRule="exact"/>
        <w:ind w:left="340"/>
        <w:rPr>
          <w:rFonts w:ascii="Arial" w:hAnsi="Arial" w:cs="Arial"/>
          <w:sz w:val="18"/>
        </w:rPr>
      </w:pPr>
      <w:hyperlink w:anchor="_bookmark688" w:history="1">
        <w:r w:rsidR="00C12992" w:rsidRPr="001058B5">
          <w:rPr>
            <w:rFonts w:ascii="Arial" w:hAnsi="Arial" w:cs="Arial"/>
            <w:sz w:val="18"/>
          </w:rPr>
          <w:t xml:space="preserve">revoking, 4-20, </w:t>
        </w:r>
      </w:hyperlink>
      <w:hyperlink w:anchor="_bookmark825" w:history="1">
        <w:r w:rsidR="00C12992" w:rsidRPr="001058B5">
          <w:rPr>
            <w:rFonts w:ascii="Arial" w:hAnsi="Arial" w:cs="Arial"/>
            <w:sz w:val="18"/>
          </w:rPr>
          <w:t>4-41</w:t>
        </w:r>
      </w:hyperlink>
    </w:p>
    <w:p w14:paraId="33AF1317" w14:textId="77777777" w:rsidR="008C539B" w:rsidRPr="001058B5" w:rsidRDefault="008D1AB8">
      <w:pPr>
        <w:spacing w:line="237" w:lineRule="auto"/>
        <w:ind w:left="340"/>
        <w:rPr>
          <w:rFonts w:ascii="Arial" w:hAnsi="Arial" w:cs="Arial"/>
          <w:sz w:val="18"/>
        </w:rPr>
      </w:pPr>
      <w:hyperlink w:anchor="_bookmark826" w:history="1">
        <w:r w:rsidR="00C12992" w:rsidRPr="001058B5">
          <w:rPr>
            <w:rFonts w:ascii="Arial" w:hAnsi="Arial" w:cs="Arial"/>
            <w:sz w:val="18"/>
          </w:rPr>
          <w:t>revoking ADMIN option, 4-42</w:t>
        </w:r>
      </w:hyperlink>
      <w:r w:rsidR="00C12992" w:rsidRPr="001058B5">
        <w:rPr>
          <w:rFonts w:ascii="Arial" w:hAnsi="Arial" w:cs="Arial"/>
          <w:sz w:val="18"/>
        </w:rPr>
        <w:t xml:space="preserve"> </w:t>
      </w:r>
      <w:hyperlink w:anchor="_bookmark631" w:history="1">
        <w:r w:rsidR="00C12992" w:rsidRPr="001058B5">
          <w:rPr>
            <w:rFonts w:ascii="Arial" w:hAnsi="Arial" w:cs="Arial"/>
            <w:sz w:val="18"/>
          </w:rPr>
          <w:t>SCHEDULER_ADMIN role, 4-15</w:t>
        </w:r>
      </w:hyperlink>
    </w:p>
    <w:p w14:paraId="5E7C2FE5" w14:textId="77777777" w:rsidR="008C539B" w:rsidRPr="001058B5" w:rsidRDefault="008D1AB8">
      <w:pPr>
        <w:spacing w:line="235" w:lineRule="auto"/>
        <w:ind w:left="340" w:right="1485"/>
        <w:rPr>
          <w:rFonts w:ascii="Arial" w:hAnsi="Arial" w:cs="Arial"/>
          <w:sz w:val="18"/>
        </w:rPr>
      </w:pPr>
      <w:hyperlink w:anchor="_bookmark544" w:history="1">
        <w:r w:rsidR="00C12992" w:rsidRPr="001058B5">
          <w:rPr>
            <w:rFonts w:ascii="Arial" w:hAnsi="Arial" w:cs="Arial"/>
            <w:sz w:val="18"/>
          </w:rPr>
          <w:t>schemas do not contain, 4-6</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p>
    <w:p w14:paraId="5D465C86" w14:textId="77777777" w:rsidR="008C539B" w:rsidRPr="001058B5" w:rsidRDefault="008D1AB8">
      <w:pPr>
        <w:spacing w:line="220" w:lineRule="exact"/>
        <w:ind w:left="340"/>
        <w:rPr>
          <w:rFonts w:ascii="Arial" w:hAnsi="Arial" w:cs="Arial"/>
          <w:sz w:val="18"/>
        </w:rPr>
      </w:pPr>
      <w:hyperlink w:anchor="_bookmark632" w:history="1">
        <w:r w:rsidR="00C12992" w:rsidRPr="001058B5">
          <w:rPr>
            <w:rFonts w:ascii="Arial" w:hAnsi="Arial" w:cs="Arial"/>
            <w:sz w:val="18"/>
          </w:rPr>
          <w:t>SELECT_CATALOG_ROLE role, 4-15</w:t>
        </w:r>
      </w:hyperlink>
    </w:p>
    <w:p w14:paraId="6F5875F1" w14:textId="77777777" w:rsidR="008C539B" w:rsidRPr="001058B5" w:rsidRDefault="008D1AB8">
      <w:pPr>
        <w:spacing w:line="235" w:lineRule="auto"/>
        <w:ind w:left="340" w:right="1485"/>
        <w:rPr>
          <w:rFonts w:ascii="Arial" w:hAnsi="Arial" w:cs="Arial"/>
          <w:sz w:val="18"/>
        </w:rPr>
      </w:pPr>
      <w:hyperlink w:anchor="_bookmark857" w:history="1">
        <w:r w:rsidR="00C12992" w:rsidRPr="001058B5">
          <w:rPr>
            <w:rFonts w:ascii="Arial" w:hAnsi="Arial" w:cs="Arial"/>
            <w:sz w:val="18"/>
          </w:rPr>
          <w:t>SET ROLE statement, 4-47</w:t>
        </w:r>
      </w:hyperlink>
      <w:r w:rsidR="00C12992" w:rsidRPr="001058B5">
        <w:rPr>
          <w:rFonts w:ascii="Arial" w:hAnsi="Arial" w:cs="Arial"/>
          <w:sz w:val="18"/>
        </w:rPr>
        <w:t xml:space="preserve"> </w:t>
      </w:r>
      <w:hyperlink w:anchor="_bookmark574" w:history="1">
        <w:r w:rsidR="00C12992" w:rsidRPr="001058B5">
          <w:rPr>
            <w:rFonts w:ascii="Arial" w:hAnsi="Arial" w:cs="Arial"/>
            <w:sz w:val="18"/>
          </w:rPr>
          <w:t>setting in PL/SQL blocks, 4-9</w:t>
        </w:r>
      </w:hyperlink>
      <w:r w:rsidR="00C12992" w:rsidRPr="001058B5">
        <w:rPr>
          <w:rFonts w:ascii="Arial" w:hAnsi="Arial" w:cs="Arial"/>
          <w:sz w:val="18"/>
        </w:rPr>
        <w:t xml:space="preserve"> </w:t>
      </w:r>
      <w:hyperlink w:anchor="_bookmark633" w:history="1">
        <w:r w:rsidR="00C12992" w:rsidRPr="001058B5">
          <w:rPr>
            <w:rFonts w:ascii="Arial" w:hAnsi="Arial" w:cs="Arial"/>
            <w:sz w:val="18"/>
          </w:rPr>
          <w:t>SNMPAGENT role, 4-15</w:t>
        </w:r>
      </w:hyperlink>
    </w:p>
    <w:p w14:paraId="2FB182A8" w14:textId="77777777" w:rsidR="008C539B" w:rsidRPr="001058B5" w:rsidRDefault="008D1AB8">
      <w:pPr>
        <w:spacing w:line="221" w:lineRule="exact"/>
        <w:ind w:left="340"/>
        <w:rPr>
          <w:rFonts w:ascii="Arial" w:hAnsi="Arial" w:cs="Arial"/>
          <w:sz w:val="18"/>
        </w:rPr>
      </w:pPr>
      <w:hyperlink w:anchor="_bookmark634" w:history="1">
        <w:r w:rsidR="00C12992" w:rsidRPr="001058B5">
          <w:rPr>
            <w:rFonts w:ascii="Arial" w:hAnsi="Arial" w:cs="Arial"/>
            <w:sz w:val="18"/>
          </w:rPr>
          <w:t>SPATIAL_CSW_ADMIN role,   4-15</w:t>
        </w:r>
      </w:hyperlink>
    </w:p>
    <w:p w14:paraId="47EE3448" w14:textId="77777777" w:rsidR="008C539B" w:rsidRPr="001058B5" w:rsidRDefault="008D1AB8">
      <w:pPr>
        <w:spacing w:line="220" w:lineRule="exact"/>
        <w:ind w:left="340"/>
        <w:rPr>
          <w:rFonts w:ascii="Arial" w:hAnsi="Arial" w:cs="Arial"/>
          <w:sz w:val="18"/>
        </w:rPr>
      </w:pPr>
      <w:hyperlink w:anchor="_bookmark635" w:history="1">
        <w:r w:rsidR="00C12992" w:rsidRPr="001058B5">
          <w:rPr>
            <w:rFonts w:ascii="Arial" w:hAnsi="Arial" w:cs="Arial"/>
            <w:sz w:val="18"/>
          </w:rPr>
          <w:t>SPATIAL_WFS_ADMIN role,   4-15</w:t>
        </w:r>
      </w:hyperlink>
    </w:p>
    <w:p w14:paraId="1858926A" w14:textId="77777777" w:rsidR="008C539B" w:rsidRPr="001058B5" w:rsidRDefault="008D1AB8">
      <w:pPr>
        <w:spacing w:before="2" w:line="235" w:lineRule="auto"/>
        <w:ind w:left="340" w:right="1770"/>
        <w:rPr>
          <w:rFonts w:ascii="Arial" w:hAnsi="Arial" w:cs="Arial"/>
          <w:sz w:val="18"/>
        </w:rPr>
      </w:pPr>
      <w:hyperlink w:anchor="_bookmark645" w:history="1">
        <w:r w:rsidR="00C12992" w:rsidRPr="001058B5">
          <w:rPr>
            <w:rFonts w:ascii="Arial" w:hAnsi="Arial" w:cs="Arial"/>
            <w:sz w:val="18"/>
          </w:rPr>
          <w:t>unique names for,    4-16</w:t>
        </w:r>
      </w:hyperlink>
      <w:r w:rsidR="00C12992" w:rsidRPr="001058B5">
        <w:rPr>
          <w:rFonts w:ascii="Arial" w:hAnsi="Arial" w:cs="Arial"/>
          <w:sz w:val="18"/>
        </w:rPr>
        <w:t xml:space="preserve"> </w:t>
      </w:r>
      <w:hyperlink w:anchor="_bookmark558" w:history="1">
        <w:r w:rsidR="00C12992" w:rsidRPr="001058B5">
          <w:rPr>
            <w:rFonts w:ascii="Arial" w:hAnsi="Arial" w:cs="Arial"/>
            <w:sz w:val="18"/>
          </w:rPr>
          <w:t>use of passwords with, 4-8</w:t>
        </w:r>
      </w:hyperlink>
      <w:r w:rsidR="00C12992" w:rsidRPr="001058B5">
        <w:rPr>
          <w:rFonts w:ascii="Arial" w:hAnsi="Arial" w:cs="Arial"/>
          <w:sz w:val="18"/>
        </w:rPr>
        <w:t xml:space="preserve"> </w:t>
      </w:r>
      <w:hyperlink w:anchor="_bookmark565" w:history="1">
        <w:r w:rsidR="00C12992" w:rsidRPr="001058B5">
          <w:rPr>
            <w:rFonts w:ascii="Arial" w:hAnsi="Arial" w:cs="Arial"/>
            <w:sz w:val="18"/>
          </w:rPr>
          <w:t>user, 4-9,</w:t>
        </w:r>
        <w:r w:rsidR="00C12992" w:rsidRPr="001058B5">
          <w:rPr>
            <w:rFonts w:ascii="Arial" w:hAnsi="Arial" w:cs="Arial"/>
            <w:spacing w:val="-3"/>
            <w:sz w:val="18"/>
          </w:rPr>
          <w:t xml:space="preserve"> </w:t>
        </w:r>
      </w:hyperlink>
      <w:hyperlink w:anchor="_bookmark1073" w:history="1">
        <w:r w:rsidR="00C12992" w:rsidRPr="001058B5">
          <w:rPr>
            <w:rFonts w:ascii="Arial" w:hAnsi="Arial" w:cs="Arial"/>
            <w:sz w:val="18"/>
          </w:rPr>
          <w:t>5-16</w:t>
        </w:r>
      </w:hyperlink>
    </w:p>
    <w:p w14:paraId="18F5A156" w14:textId="77777777" w:rsidR="008C539B" w:rsidRPr="001058B5" w:rsidRDefault="008D1AB8">
      <w:pPr>
        <w:spacing w:before="2" w:line="235" w:lineRule="auto"/>
        <w:ind w:left="340" w:right="1485"/>
        <w:rPr>
          <w:rFonts w:ascii="Arial" w:hAnsi="Arial" w:cs="Arial"/>
          <w:sz w:val="18"/>
        </w:rPr>
      </w:pPr>
      <w:hyperlink w:anchor="_bookmark691" w:history="1">
        <w:r w:rsidR="00C12992" w:rsidRPr="001058B5">
          <w:rPr>
            <w:rFonts w:ascii="Arial" w:hAnsi="Arial" w:cs="Arial"/>
            <w:sz w:val="18"/>
          </w:rPr>
          <w:t>users capable of granting, 4-20</w:t>
        </w:r>
      </w:hyperlink>
      <w:r w:rsidR="00C12992" w:rsidRPr="001058B5">
        <w:rPr>
          <w:rFonts w:ascii="Arial" w:hAnsi="Arial" w:cs="Arial"/>
          <w:sz w:val="18"/>
        </w:rPr>
        <w:t xml:space="preserve"> </w:t>
      </w:r>
      <w:hyperlink w:anchor="_bookmark548" w:history="1">
        <w:r w:rsidR="00C12992" w:rsidRPr="001058B5">
          <w:rPr>
            <w:rFonts w:ascii="Arial" w:hAnsi="Arial" w:cs="Arial"/>
            <w:sz w:val="18"/>
          </w:rPr>
          <w:t xml:space="preserve">uses of, 4-6, </w:t>
        </w:r>
      </w:hyperlink>
      <w:hyperlink w:anchor="_bookmark560" w:history="1">
        <w:r w:rsidR="00C12992" w:rsidRPr="001058B5">
          <w:rPr>
            <w:rFonts w:ascii="Arial" w:hAnsi="Arial" w:cs="Arial"/>
            <w:sz w:val="18"/>
          </w:rPr>
          <w:t>4-8</w:t>
        </w:r>
      </w:hyperlink>
    </w:p>
    <w:p w14:paraId="223B15E5" w14:textId="77777777" w:rsidR="008C539B" w:rsidRPr="001058B5" w:rsidRDefault="008D1AB8">
      <w:pPr>
        <w:spacing w:line="220" w:lineRule="exact"/>
        <w:ind w:left="340"/>
        <w:rPr>
          <w:rFonts w:ascii="Arial" w:hAnsi="Arial" w:cs="Arial"/>
          <w:sz w:val="18"/>
        </w:rPr>
      </w:pPr>
      <w:hyperlink w:anchor="_bookmark636" w:history="1">
        <w:r w:rsidR="00C12992" w:rsidRPr="001058B5">
          <w:rPr>
            <w:rFonts w:ascii="Arial" w:hAnsi="Arial" w:cs="Arial"/>
            <w:sz w:val="18"/>
          </w:rPr>
          <w:t>WFS_USR_ROLE role, 4-15</w:t>
        </w:r>
      </w:hyperlink>
    </w:p>
    <w:p w14:paraId="4FC3A7C4" w14:textId="77777777" w:rsidR="008C539B" w:rsidRPr="001058B5" w:rsidRDefault="008D1AB8">
      <w:pPr>
        <w:spacing w:line="220" w:lineRule="exact"/>
        <w:ind w:left="340"/>
        <w:rPr>
          <w:rFonts w:ascii="Arial" w:hAnsi="Arial" w:cs="Arial"/>
          <w:sz w:val="18"/>
        </w:rPr>
      </w:pPr>
      <w:hyperlink w:anchor="_bookmark815" w:history="1">
        <w:r w:rsidR="00C12992" w:rsidRPr="001058B5">
          <w:rPr>
            <w:rFonts w:ascii="Arial" w:hAnsi="Arial" w:cs="Arial"/>
            <w:sz w:val="18"/>
          </w:rPr>
          <w:t>WITH GRANT OPTION and, 4-39</w:t>
        </w:r>
      </w:hyperlink>
    </w:p>
    <w:p w14:paraId="2007DF2D" w14:textId="77777777" w:rsidR="008C539B" w:rsidRPr="001058B5" w:rsidRDefault="008D1AB8">
      <w:pPr>
        <w:spacing w:line="220" w:lineRule="exact"/>
        <w:ind w:left="340"/>
        <w:rPr>
          <w:rFonts w:ascii="Arial" w:hAnsi="Arial" w:cs="Arial"/>
          <w:sz w:val="18"/>
        </w:rPr>
      </w:pPr>
      <w:hyperlink w:anchor="_bookmark650" w:history="1">
        <w:r w:rsidR="00C12992" w:rsidRPr="001058B5">
          <w:rPr>
            <w:rFonts w:ascii="Arial" w:hAnsi="Arial" w:cs="Arial"/>
            <w:sz w:val="18"/>
          </w:rPr>
          <w:t>without authorization, 4-17</w:t>
        </w:r>
      </w:hyperlink>
    </w:p>
    <w:p w14:paraId="69097412" w14:textId="77777777" w:rsidR="008C539B" w:rsidRPr="001058B5" w:rsidRDefault="008D1AB8">
      <w:pPr>
        <w:spacing w:line="220" w:lineRule="exact"/>
        <w:ind w:left="340"/>
        <w:rPr>
          <w:rFonts w:ascii="Arial" w:hAnsi="Arial" w:cs="Arial"/>
          <w:sz w:val="18"/>
        </w:rPr>
      </w:pPr>
      <w:hyperlink w:anchor="_bookmark637" w:history="1">
        <w:r w:rsidR="00C12992" w:rsidRPr="001058B5">
          <w:rPr>
            <w:rFonts w:ascii="Arial" w:hAnsi="Arial" w:cs="Arial"/>
            <w:sz w:val="18"/>
          </w:rPr>
          <w:t>WM_ADMIN_ROLE role, 4-16</w:t>
        </w:r>
      </w:hyperlink>
    </w:p>
    <w:p w14:paraId="2AB6D59E" w14:textId="77777777" w:rsidR="008C539B" w:rsidRPr="001058B5" w:rsidRDefault="008D1AB8">
      <w:pPr>
        <w:spacing w:line="220" w:lineRule="exact"/>
        <w:ind w:left="340"/>
        <w:rPr>
          <w:rFonts w:ascii="Arial" w:hAnsi="Arial" w:cs="Arial"/>
          <w:sz w:val="18"/>
        </w:rPr>
      </w:pPr>
      <w:hyperlink w:anchor="_bookmark639" w:history="1">
        <w:r w:rsidR="00C12992" w:rsidRPr="001058B5">
          <w:rPr>
            <w:rFonts w:ascii="Arial" w:hAnsi="Arial" w:cs="Arial"/>
            <w:sz w:val="18"/>
          </w:rPr>
          <w:t>XDB_SET_INVOKER roles, 4-16</w:t>
        </w:r>
      </w:hyperlink>
    </w:p>
    <w:p w14:paraId="432DEAA3" w14:textId="77777777" w:rsidR="008C539B" w:rsidRPr="001058B5" w:rsidRDefault="008D1AB8">
      <w:pPr>
        <w:spacing w:line="220" w:lineRule="exact"/>
        <w:ind w:left="340"/>
        <w:rPr>
          <w:rFonts w:ascii="Arial" w:hAnsi="Arial" w:cs="Arial"/>
          <w:sz w:val="18"/>
        </w:rPr>
      </w:pPr>
      <w:hyperlink w:anchor="_bookmark640" w:history="1">
        <w:r w:rsidR="00C12992" w:rsidRPr="001058B5">
          <w:rPr>
            <w:rFonts w:ascii="Arial" w:hAnsi="Arial" w:cs="Arial"/>
            <w:sz w:val="18"/>
          </w:rPr>
          <w:t>XDB_WEBSERVICES role, 4-16</w:t>
        </w:r>
      </w:hyperlink>
    </w:p>
    <w:p w14:paraId="538F39B1" w14:textId="77777777" w:rsidR="008C539B" w:rsidRPr="001058B5" w:rsidRDefault="008D1AB8">
      <w:pPr>
        <w:spacing w:line="220" w:lineRule="exact"/>
        <w:ind w:left="340"/>
        <w:rPr>
          <w:rFonts w:ascii="Arial" w:hAnsi="Arial" w:cs="Arial"/>
          <w:sz w:val="18"/>
        </w:rPr>
      </w:pPr>
      <w:hyperlink w:anchor="_bookmark641" w:history="1">
        <w:r w:rsidR="00C12992" w:rsidRPr="001058B5">
          <w:rPr>
            <w:rFonts w:ascii="Arial" w:hAnsi="Arial" w:cs="Arial"/>
            <w:sz w:val="18"/>
          </w:rPr>
          <w:t>XDB_WEBSERVICES_OVER_HTTP role, 4-16</w:t>
        </w:r>
      </w:hyperlink>
    </w:p>
    <w:p w14:paraId="38A52A45" w14:textId="77777777" w:rsidR="008C539B" w:rsidRPr="001058B5" w:rsidRDefault="008D1AB8">
      <w:pPr>
        <w:spacing w:line="220" w:lineRule="exact"/>
        <w:ind w:left="340"/>
        <w:rPr>
          <w:rFonts w:ascii="Arial" w:hAnsi="Arial" w:cs="Arial"/>
          <w:sz w:val="18"/>
        </w:rPr>
      </w:pPr>
      <w:hyperlink w:anchor="_bookmark642" w:history="1">
        <w:r w:rsidR="00C12992" w:rsidRPr="001058B5">
          <w:rPr>
            <w:rFonts w:ascii="Arial" w:hAnsi="Arial" w:cs="Arial"/>
            <w:sz w:val="18"/>
          </w:rPr>
          <w:t>XDB_WEBSERVICES_WITH_PUBLIC role, 4-16</w:t>
        </w:r>
      </w:hyperlink>
    </w:p>
    <w:p w14:paraId="33537348" w14:textId="77777777" w:rsidR="008C539B" w:rsidRPr="001058B5" w:rsidRDefault="008D1AB8">
      <w:pPr>
        <w:spacing w:line="220" w:lineRule="exact"/>
        <w:ind w:left="340"/>
        <w:rPr>
          <w:rFonts w:ascii="Arial" w:hAnsi="Arial" w:cs="Arial"/>
          <w:sz w:val="18"/>
        </w:rPr>
      </w:pPr>
      <w:hyperlink w:anchor="_bookmark638" w:history="1">
        <w:r w:rsidR="00C12992" w:rsidRPr="001058B5">
          <w:rPr>
            <w:rFonts w:ascii="Arial" w:hAnsi="Arial" w:cs="Arial"/>
            <w:sz w:val="18"/>
          </w:rPr>
          <w:t>XDBADMIN role, 4-16</w:t>
        </w:r>
      </w:hyperlink>
    </w:p>
    <w:p w14:paraId="237A5F4F" w14:textId="77777777" w:rsidR="008C539B" w:rsidRPr="001058B5" w:rsidRDefault="008D1AB8">
      <w:pPr>
        <w:spacing w:before="2" w:line="235" w:lineRule="auto"/>
        <w:ind w:left="100" w:right="1485" w:firstLine="240"/>
        <w:rPr>
          <w:rFonts w:ascii="Arial" w:hAnsi="Arial" w:cs="Arial"/>
          <w:sz w:val="18"/>
        </w:rPr>
      </w:pPr>
      <w:hyperlink w:anchor="_bookmark1041" w:history="1">
        <w:r w:rsidR="00C12992" w:rsidRPr="001058B5">
          <w:rPr>
            <w:rFonts w:ascii="Arial" w:hAnsi="Arial" w:cs="Arial"/>
            <w:i/>
            <w:sz w:val="18"/>
          </w:rPr>
          <w:t xml:space="preserve">See also </w:t>
        </w:r>
      </w:hyperlink>
      <w:r w:rsidR="00C12992" w:rsidRPr="001058B5">
        <w:rPr>
          <w:rFonts w:ascii="Arial" w:hAnsi="Arial" w:cs="Arial"/>
          <w:sz w:val="18"/>
        </w:rPr>
        <w:t>secure application roles root file paths</w:t>
      </w:r>
    </w:p>
    <w:p w14:paraId="28A71E7C" w14:textId="77777777" w:rsidR="008C539B" w:rsidRPr="001058B5" w:rsidRDefault="008D1AB8">
      <w:pPr>
        <w:spacing w:line="237" w:lineRule="auto"/>
        <w:ind w:left="100" w:right="38" w:firstLine="240"/>
        <w:rPr>
          <w:rFonts w:ascii="Arial" w:hAnsi="Arial" w:cs="Arial"/>
          <w:sz w:val="18"/>
        </w:rPr>
      </w:pPr>
      <w:hyperlink w:anchor="_bookmark2149" w:history="1">
        <w:r w:rsidR="00C12992" w:rsidRPr="001058B5">
          <w:rPr>
            <w:rFonts w:ascii="Arial" w:hAnsi="Arial" w:cs="Arial"/>
            <w:sz w:val="18"/>
          </w:rPr>
          <w:t>for files and packages outside the database, 10-3</w:t>
        </w:r>
      </w:hyperlink>
      <w:r w:rsidR="00C12992" w:rsidRPr="001058B5">
        <w:rPr>
          <w:rFonts w:ascii="Arial" w:hAnsi="Arial" w:cs="Arial"/>
          <w:sz w:val="18"/>
        </w:rPr>
        <w:t xml:space="preserve"> row-level security</w:t>
      </w:r>
    </w:p>
    <w:p w14:paraId="2E494B26" w14:textId="77777777" w:rsidR="008C539B" w:rsidRPr="001058B5" w:rsidRDefault="008D1AB8">
      <w:pPr>
        <w:spacing w:line="235" w:lineRule="auto"/>
        <w:ind w:left="700" w:hanging="360"/>
        <w:rPr>
          <w:rFonts w:ascii="Arial" w:hAnsi="Arial" w:cs="Arial"/>
          <w:sz w:val="18"/>
        </w:rPr>
      </w:pPr>
      <w:hyperlink w:anchor="_bookmark1346" w:history="1">
        <w:r w:rsidR="00C12992" w:rsidRPr="001058B5">
          <w:rPr>
            <w:rFonts w:ascii="Arial" w:hAnsi="Arial" w:cs="Arial"/>
            <w:i/>
            <w:sz w:val="18"/>
          </w:rPr>
          <w:t xml:space="preserve">See </w:t>
        </w:r>
      </w:hyperlink>
      <w:r w:rsidR="00C12992" w:rsidRPr="001058B5">
        <w:rPr>
          <w:rFonts w:ascii="Arial" w:hAnsi="Arial" w:cs="Arial"/>
          <w:sz w:val="18"/>
        </w:rPr>
        <w:t>fine-grained access control, Oracle Virtual Private Database (VPD)</w:t>
      </w:r>
    </w:p>
    <w:p w14:paraId="4CD4AAF3" w14:textId="77777777" w:rsidR="008C539B" w:rsidRPr="001058B5" w:rsidRDefault="008D1AB8">
      <w:pPr>
        <w:spacing w:line="235" w:lineRule="auto"/>
        <w:ind w:left="100" w:right="2272"/>
        <w:rPr>
          <w:rFonts w:ascii="Arial" w:hAnsi="Arial" w:cs="Arial"/>
          <w:sz w:val="18"/>
        </w:rPr>
      </w:pPr>
      <w:hyperlink w:anchor="_bookmark2282" w:history="1">
        <w:r w:rsidR="00C12992" w:rsidRPr="001058B5">
          <w:rPr>
            <w:rFonts w:ascii="Arial" w:hAnsi="Arial" w:cs="Arial"/>
            <w:sz w:val="18"/>
          </w:rPr>
          <w:t>RSA private key, 10-17</w:t>
        </w:r>
      </w:hyperlink>
      <w:r w:rsidR="00C12992" w:rsidRPr="001058B5">
        <w:rPr>
          <w:rFonts w:ascii="Arial" w:hAnsi="Arial" w:cs="Arial"/>
          <w:sz w:val="18"/>
        </w:rPr>
        <w:t xml:space="preserve"> </w:t>
      </w:r>
      <w:hyperlink w:anchor="_bookmark2145" w:history="1">
        <w:r w:rsidR="00C12992" w:rsidRPr="001058B5">
          <w:rPr>
            <w:rFonts w:ascii="Arial" w:hAnsi="Arial" w:cs="Arial"/>
            <w:sz w:val="18"/>
          </w:rPr>
          <w:t>run-time facilities, 10-3</w:t>
        </w:r>
      </w:hyperlink>
    </w:p>
    <w:p w14:paraId="15AF0452" w14:textId="77777777" w:rsidR="008C539B" w:rsidRPr="001058B5" w:rsidRDefault="008D1AB8">
      <w:pPr>
        <w:spacing w:line="221" w:lineRule="exact"/>
        <w:ind w:left="340"/>
        <w:rPr>
          <w:rFonts w:ascii="Arial" w:hAnsi="Arial" w:cs="Arial"/>
          <w:sz w:val="18"/>
        </w:rPr>
      </w:pPr>
      <w:hyperlink w:anchor="_bookmark2144" w:history="1">
        <w:r w:rsidR="00C12992" w:rsidRPr="001058B5">
          <w:rPr>
            <w:rFonts w:ascii="Arial" w:hAnsi="Arial" w:cs="Arial"/>
            <w:sz w:val="18"/>
          </w:rPr>
          <w:t>restriction permissions, 10-3</w:t>
        </w:r>
      </w:hyperlink>
    </w:p>
    <w:p w14:paraId="764581AC" w14:textId="77777777" w:rsidR="008C539B" w:rsidRPr="001058B5" w:rsidRDefault="008C539B">
      <w:pPr>
        <w:pStyle w:val="BodyText"/>
        <w:spacing w:before="3"/>
        <w:rPr>
          <w:rFonts w:ascii="Arial" w:hAnsi="Arial" w:cs="Arial"/>
          <w:sz w:val="21"/>
        </w:rPr>
      </w:pPr>
    </w:p>
    <w:p w14:paraId="638C930D" w14:textId="77777777" w:rsidR="008C539B" w:rsidRPr="001058B5" w:rsidRDefault="00C12992">
      <w:pPr>
        <w:pStyle w:val="Heading5"/>
      </w:pPr>
      <w:bookmarkStart w:id="2251" w:name="S"/>
      <w:bookmarkEnd w:id="2251"/>
      <w:r w:rsidRPr="001058B5">
        <w:t>S</w:t>
      </w:r>
    </w:p>
    <w:p w14:paraId="22F24566" w14:textId="77777777" w:rsidR="008C539B" w:rsidRPr="001058B5" w:rsidRDefault="008C539B">
      <w:pPr>
        <w:pStyle w:val="BodyText"/>
        <w:rPr>
          <w:rFonts w:ascii="Arial" w:hAnsi="Arial" w:cs="Arial"/>
          <w:b/>
          <w:sz w:val="3"/>
        </w:rPr>
      </w:pPr>
    </w:p>
    <w:p w14:paraId="435D0E34" w14:textId="6CA85620" w:rsidR="008C539B" w:rsidRPr="001058B5" w:rsidRDefault="008D1AB8">
      <w:pPr>
        <w:pStyle w:val="BodyText"/>
        <w:spacing w:line="20" w:lineRule="exact"/>
        <w:ind w:left="107" w:right="-145"/>
        <w:rPr>
          <w:rFonts w:ascii="Arial" w:hAnsi="Arial" w:cs="Arial"/>
          <w:sz w:val="2"/>
        </w:rPr>
      </w:pPr>
      <w:r>
        <w:rPr>
          <w:rFonts w:ascii="Arial" w:hAnsi="Arial" w:cs="Arial"/>
          <w:sz w:val="2"/>
        </w:rPr>
      </w:r>
      <w:r>
        <w:rPr>
          <w:rFonts w:ascii="Arial" w:hAnsi="Arial" w:cs="Arial"/>
          <w:sz w:val="2"/>
        </w:rPr>
        <w:pict w14:anchorId="2EE0CA94">
          <v:group id="_x0000_s1038" style="width:215.4pt;height:.5pt;mso-position-horizontal-relative:char;mso-position-vertical-relative:line" coordsize="4308,10">
            <v:line id="_x0000_s1039" style="position:absolute" from="0,5" to="4308,5" strokeweight=".48pt"/>
            <w10:anchorlock/>
          </v:group>
        </w:pict>
      </w:r>
    </w:p>
    <w:p w14:paraId="63F6CAEA"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Sample Schemas</w:t>
      </w:r>
    </w:p>
    <w:p w14:paraId="0DD34DAD" w14:textId="77777777" w:rsidR="008C539B" w:rsidRPr="001058B5" w:rsidRDefault="008D1AB8">
      <w:pPr>
        <w:spacing w:before="1" w:line="235" w:lineRule="auto"/>
        <w:ind w:left="340" w:right="684"/>
        <w:rPr>
          <w:rFonts w:ascii="Arial" w:hAnsi="Arial" w:cs="Arial"/>
          <w:sz w:val="18"/>
        </w:rPr>
      </w:pPr>
      <w:hyperlink w:anchor="_bookmark2224" w:history="1">
        <w:r w:rsidR="00C12992" w:rsidRPr="001058B5">
          <w:rPr>
            <w:rFonts w:ascii="Arial" w:hAnsi="Arial" w:cs="Arial"/>
            <w:sz w:val="18"/>
          </w:rPr>
          <w:t>remove or relock for production, 10-12</w:t>
        </w:r>
      </w:hyperlink>
      <w:r w:rsidR="00C12992" w:rsidRPr="001058B5">
        <w:rPr>
          <w:rFonts w:ascii="Arial" w:hAnsi="Arial" w:cs="Arial"/>
          <w:sz w:val="18"/>
        </w:rPr>
        <w:t xml:space="preserve"> </w:t>
      </w:r>
      <w:hyperlink w:anchor="_bookmark2224" w:history="1">
        <w:r w:rsidR="00C12992" w:rsidRPr="001058B5">
          <w:rPr>
            <w:rFonts w:ascii="Arial" w:hAnsi="Arial" w:cs="Arial"/>
            <w:sz w:val="18"/>
          </w:rPr>
          <w:t>test database, 10-12</w:t>
        </w:r>
      </w:hyperlink>
    </w:p>
    <w:p w14:paraId="7E579114" w14:textId="77777777" w:rsidR="008C539B" w:rsidRPr="001058B5" w:rsidRDefault="008D1AB8">
      <w:pPr>
        <w:spacing w:before="2" w:line="235" w:lineRule="auto"/>
        <w:ind w:left="100" w:right="2298"/>
        <w:rPr>
          <w:rFonts w:ascii="Arial" w:hAnsi="Arial" w:cs="Arial"/>
          <w:sz w:val="18"/>
        </w:rPr>
      </w:pPr>
      <w:hyperlink w:anchor="_bookmark2225" w:history="1">
        <w:r w:rsidR="00C12992" w:rsidRPr="001058B5">
          <w:rPr>
            <w:rFonts w:ascii="Arial" w:hAnsi="Arial" w:cs="Arial"/>
            <w:sz w:val="18"/>
          </w:rPr>
          <w:t>sample schemas, 10-12</w:t>
        </w:r>
      </w:hyperlink>
      <w:r w:rsidR="00C12992" w:rsidRPr="001058B5">
        <w:rPr>
          <w:rFonts w:ascii="Arial" w:hAnsi="Arial" w:cs="Arial"/>
          <w:sz w:val="18"/>
        </w:rPr>
        <w:t xml:space="preserve"> Sarbanes-Oxley Act</w:t>
      </w:r>
    </w:p>
    <w:p w14:paraId="0065A50E" w14:textId="77777777" w:rsidR="008C539B" w:rsidRPr="001058B5" w:rsidRDefault="008D1AB8">
      <w:pPr>
        <w:spacing w:line="237" w:lineRule="auto"/>
        <w:ind w:left="100" w:firstLine="240"/>
        <w:rPr>
          <w:rFonts w:ascii="Arial" w:hAnsi="Arial" w:cs="Arial"/>
          <w:sz w:val="18"/>
        </w:rPr>
      </w:pPr>
      <w:hyperlink w:anchor="_bookmark1607" w:history="1">
        <w:r w:rsidR="00C12992" w:rsidRPr="001058B5">
          <w:rPr>
            <w:rFonts w:ascii="Arial" w:hAnsi="Arial" w:cs="Arial"/>
            <w:sz w:val="18"/>
          </w:rPr>
          <w:t>auditing to meet compliance, 9-2</w:t>
        </w:r>
      </w:hyperlink>
      <w:r w:rsidR="00C12992" w:rsidRPr="001058B5">
        <w:rPr>
          <w:rFonts w:ascii="Arial" w:hAnsi="Arial" w:cs="Arial"/>
          <w:sz w:val="18"/>
        </w:rPr>
        <w:t xml:space="preserve"> SCHEDULER_ADMIN role</w:t>
      </w:r>
    </w:p>
    <w:p w14:paraId="5679B611" w14:textId="77777777" w:rsidR="008C539B" w:rsidRPr="001058B5" w:rsidRDefault="008D1AB8">
      <w:pPr>
        <w:spacing w:line="235" w:lineRule="auto"/>
        <w:ind w:left="100" w:right="2406" w:firstLine="240"/>
        <w:rPr>
          <w:rFonts w:ascii="Arial" w:hAnsi="Arial" w:cs="Arial"/>
          <w:sz w:val="18"/>
        </w:rPr>
      </w:pPr>
      <w:hyperlink w:anchor="_bookmark631" w:history="1">
        <w:r w:rsidR="00C12992" w:rsidRPr="001058B5">
          <w:rPr>
            <w:rFonts w:ascii="Arial" w:hAnsi="Arial" w:cs="Arial"/>
            <w:sz w:val="18"/>
          </w:rPr>
          <w:t>about,   4-15</w:t>
        </w:r>
      </w:hyperlink>
      <w:r w:rsidR="00C12992" w:rsidRPr="001058B5">
        <w:rPr>
          <w:rFonts w:ascii="Arial" w:hAnsi="Arial" w:cs="Arial"/>
          <w:sz w:val="18"/>
        </w:rPr>
        <w:t xml:space="preserve"> schema object</w:t>
      </w:r>
      <w:r w:rsidR="00C12992" w:rsidRPr="001058B5">
        <w:rPr>
          <w:rFonts w:ascii="Arial" w:hAnsi="Arial" w:cs="Arial"/>
          <w:spacing w:val="-14"/>
          <w:sz w:val="18"/>
        </w:rPr>
        <w:t xml:space="preserve"> </w:t>
      </w:r>
      <w:r w:rsidR="00C12992" w:rsidRPr="001058B5">
        <w:rPr>
          <w:rFonts w:ascii="Arial" w:hAnsi="Arial" w:cs="Arial"/>
          <w:sz w:val="18"/>
        </w:rPr>
        <w:t>auditing</w:t>
      </w:r>
    </w:p>
    <w:p w14:paraId="164A9BEC" w14:textId="77777777" w:rsidR="008C539B" w:rsidRPr="001058B5" w:rsidRDefault="008D1AB8">
      <w:pPr>
        <w:spacing w:line="220" w:lineRule="exact"/>
        <w:ind w:left="340"/>
        <w:rPr>
          <w:rFonts w:ascii="Arial" w:hAnsi="Arial" w:cs="Arial"/>
          <w:sz w:val="18"/>
        </w:rPr>
      </w:pPr>
      <w:hyperlink w:anchor="_bookmark1824" w:history="1">
        <w:r w:rsidR="00C12992" w:rsidRPr="001058B5">
          <w:rPr>
            <w:rFonts w:ascii="Arial" w:hAnsi="Arial" w:cs="Arial"/>
            <w:sz w:val="18"/>
          </w:rPr>
          <w:t>enabling, 9-30</w:t>
        </w:r>
      </w:hyperlink>
    </w:p>
    <w:p w14:paraId="474C6442" w14:textId="77777777" w:rsidR="008C539B" w:rsidRPr="001058B5" w:rsidRDefault="008D1AB8">
      <w:pPr>
        <w:spacing w:line="220" w:lineRule="exact"/>
        <w:ind w:left="340"/>
        <w:rPr>
          <w:rFonts w:ascii="Arial" w:hAnsi="Arial" w:cs="Arial"/>
          <w:sz w:val="18"/>
        </w:rPr>
      </w:pPr>
      <w:hyperlink w:anchor="_bookmark1834" w:history="1">
        <w:r w:rsidR="00C12992" w:rsidRPr="001058B5">
          <w:rPr>
            <w:rFonts w:ascii="Arial" w:hAnsi="Arial" w:cs="Arial"/>
            <w:sz w:val="18"/>
          </w:rPr>
          <w:t>removing, 9-31</w:t>
        </w:r>
      </w:hyperlink>
    </w:p>
    <w:p w14:paraId="58AF024E" w14:textId="77777777" w:rsidR="008C539B" w:rsidRPr="001058B5" w:rsidRDefault="008D1AB8">
      <w:pPr>
        <w:spacing w:line="237" w:lineRule="auto"/>
        <w:ind w:left="100" w:right="1485"/>
        <w:rPr>
          <w:rFonts w:ascii="Arial" w:hAnsi="Arial" w:cs="Arial"/>
          <w:sz w:val="18"/>
        </w:rPr>
      </w:pPr>
      <w:hyperlink w:anchor="_bookmark720" w:history="1">
        <w:r w:rsidR="00C12992" w:rsidRPr="001058B5">
          <w:rPr>
            <w:rFonts w:ascii="Arial" w:hAnsi="Arial" w:cs="Arial"/>
            <w:sz w:val="18"/>
          </w:rPr>
          <w:t>schema object privileges, 4-24</w:t>
        </w:r>
      </w:hyperlink>
      <w:r w:rsidR="00C12992" w:rsidRPr="001058B5">
        <w:rPr>
          <w:rFonts w:ascii="Arial" w:hAnsi="Arial" w:cs="Arial"/>
          <w:sz w:val="18"/>
        </w:rPr>
        <w:t xml:space="preserve"> schema objects</w:t>
      </w:r>
    </w:p>
    <w:p w14:paraId="4CF84B5E" w14:textId="77777777" w:rsidR="008C539B" w:rsidRPr="001058B5" w:rsidRDefault="008D1AB8">
      <w:pPr>
        <w:spacing w:line="235" w:lineRule="auto"/>
        <w:ind w:left="340" w:right="1485"/>
        <w:rPr>
          <w:rFonts w:ascii="Arial" w:hAnsi="Arial" w:cs="Arial"/>
          <w:sz w:val="18"/>
        </w:rPr>
      </w:pPr>
      <w:hyperlink w:anchor="_bookmark1835" w:history="1">
        <w:r w:rsidR="00C12992" w:rsidRPr="001058B5">
          <w:rPr>
            <w:rFonts w:ascii="Arial" w:hAnsi="Arial" w:cs="Arial"/>
            <w:sz w:val="18"/>
          </w:rPr>
          <w:t>audit options, removing, 9-31</w:t>
        </w:r>
      </w:hyperlink>
      <w:r w:rsidR="00C12992" w:rsidRPr="001058B5">
        <w:rPr>
          <w:rFonts w:ascii="Arial" w:hAnsi="Arial" w:cs="Arial"/>
          <w:sz w:val="18"/>
        </w:rPr>
        <w:t xml:space="preserve"> </w:t>
      </w:r>
      <w:hyperlink w:anchor="_bookmark1812" w:history="1">
        <w:r w:rsidR="00C12992" w:rsidRPr="001058B5">
          <w:rPr>
            <w:rFonts w:ascii="Arial" w:hAnsi="Arial" w:cs="Arial"/>
            <w:sz w:val="18"/>
          </w:rPr>
          <w:t>auditing, 9-29</w:t>
        </w:r>
      </w:hyperlink>
    </w:p>
    <w:p w14:paraId="6C70379A" w14:textId="77777777" w:rsidR="008C539B" w:rsidRPr="001058B5" w:rsidRDefault="008D1AB8">
      <w:pPr>
        <w:spacing w:line="235" w:lineRule="auto"/>
        <w:ind w:left="340" w:right="684"/>
        <w:rPr>
          <w:rFonts w:ascii="Arial" w:hAnsi="Arial" w:cs="Arial"/>
          <w:sz w:val="18"/>
        </w:rPr>
      </w:pPr>
      <w:hyperlink w:anchor="_bookmark1831" w:history="1">
        <w:r w:rsidR="00C12992" w:rsidRPr="001058B5">
          <w:rPr>
            <w:rFonts w:ascii="Arial" w:hAnsi="Arial" w:cs="Arial"/>
            <w:sz w:val="18"/>
          </w:rPr>
          <w:t>auditing procedures or functions, 9-31</w:t>
        </w:r>
      </w:hyperlink>
      <w:r w:rsidR="00C12992" w:rsidRPr="001058B5">
        <w:rPr>
          <w:rFonts w:ascii="Arial" w:hAnsi="Arial" w:cs="Arial"/>
          <w:sz w:val="18"/>
        </w:rPr>
        <w:t xml:space="preserve"> </w:t>
      </w:r>
      <w:hyperlink w:anchor="_bookmark842" w:history="1">
        <w:r w:rsidR="00C12992" w:rsidRPr="001058B5">
          <w:rPr>
            <w:rFonts w:ascii="Arial" w:hAnsi="Arial" w:cs="Arial"/>
            <w:sz w:val="18"/>
          </w:rPr>
          <w:t>cascading effects on revoking, 4-44</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audit options, 9-30</w:t>
        </w:r>
      </w:hyperlink>
    </w:p>
    <w:p w14:paraId="281202B6" w14:textId="77777777" w:rsidR="008C539B" w:rsidRPr="001058B5" w:rsidRDefault="008D1AB8">
      <w:pPr>
        <w:spacing w:before="2" w:line="235" w:lineRule="auto"/>
        <w:ind w:left="340" w:right="1485"/>
        <w:rPr>
          <w:rFonts w:ascii="Arial" w:hAnsi="Arial" w:cs="Arial"/>
          <w:sz w:val="18"/>
        </w:rPr>
      </w:pPr>
      <w:hyperlink w:anchor="_bookmark73" w:history="1">
        <w:r w:rsidR="00C12992" w:rsidRPr="001058B5">
          <w:rPr>
            <w:rFonts w:ascii="Arial" w:hAnsi="Arial" w:cs="Arial"/>
            <w:sz w:val="18"/>
          </w:rPr>
          <w:t>default tablespace for, 2-4</w:t>
        </w:r>
      </w:hyperlink>
      <w:r w:rsidR="00C12992" w:rsidRPr="001058B5">
        <w:rPr>
          <w:rFonts w:ascii="Arial" w:hAnsi="Arial" w:cs="Arial"/>
          <w:sz w:val="18"/>
        </w:rPr>
        <w:t xml:space="preserve"> </w:t>
      </w:r>
      <w:hyperlink w:anchor="_bookmark153" w:history="1">
        <w:r w:rsidR="00C12992" w:rsidRPr="001058B5">
          <w:rPr>
            <w:rFonts w:ascii="Arial" w:hAnsi="Arial" w:cs="Arial"/>
            <w:sz w:val="18"/>
          </w:rPr>
          <w:t>dropped users, owned by, 2-14</w:t>
        </w:r>
      </w:hyperlink>
      <w:r w:rsidR="00C12992" w:rsidRPr="001058B5">
        <w:rPr>
          <w:rFonts w:ascii="Arial" w:hAnsi="Arial" w:cs="Arial"/>
          <w:sz w:val="18"/>
        </w:rPr>
        <w:t xml:space="preserve"> </w:t>
      </w:r>
      <w:hyperlink w:anchor="_bookmark1825" w:history="1">
        <w:r w:rsidR="00C12992" w:rsidRPr="001058B5">
          <w:rPr>
            <w:rFonts w:ascii="Arial" w:hAnsi="Arial" w:cs="Arial"/>
            <w:sz w:val="18"/>
          </w:rPr>
          <w:t>enabling audit options on, 9-30</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granting privileges, 4-38</w:t>
        </w:r>
      </w:hyperlink>
    </w:p>
    <w:p w14:paraId="55FECC05"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2AE5B5BB" w14:textId="77777777" w:rsidR="008C539B" w:rsidRPr="001058B5" w:rsidRDefault="008D1AB8">
      <w:pPr>
        <w:spacing w:before="1" w:line="235" w:lineRule="auto"/>
        <w:ind w:left="580" w:right="199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738" w:history="1">
        <w:r w:rsidR="00C12992" w:rsidRPr="001058B5">
          <w:rPr>
            <w:rFonts w:ascii="Arial" w:hAnsi="Arial" w:cs="Arial"/>
            <w:sz w:val="18"/>
          </w:rPr>
          <w:t>view privileges,</w:t>
        </w:r>
        <w:r w:rsidR="00C12992" w:rsidRPr="001058B5">
          <w:rPr>
            <w:rFonts w:ascii="Arial" w:hAnsi="Arial" w:cs="Arial"/>
            <w:spacing w:val="42"/>
            <w:sz w:val="18"/>
          </w:rPr>
          <w:t xml:space="preserve"> </w:t>
        </w:r>
        <w:r w:rsidR="00C12992" w:rsidRPr="001058B5">
          <w:rPr>
            <w:rFonts w:ascii="Arial" w:hAnsi="Arial" w:cs="Arial"/>
            <w:sz w:val="18"/>
          </w:rPr>
          <w:t>4-27</w:t>
        </w:r>
      </w:hyperlink>
    </w:p>
    <w:p w14:paraId="49799F93" w14:textId="77777777" w:rsidR="008C539B" w:rsidRPr="001058B5" w:rsidRDefault="008D1AB8">
      <w:pPr>
        <w:spacing w:before="3" w:line="235" w:lineRule="auto"/>
        <w:ind w:left="340" w:right="2811"/>
        <w:rPr>
          <w:rFonts w:ascii="Arial" w:hAnsi="Arial" w:cs="Arial"/>
          <w:sz w:val="18"/>
        </w:rPr>
      </w:pPr>
      <w:hyperlink w:anchor="_bookmark720" w:history="1">
        <w:r w:rsidR="00C12992" w:rsidRPr="001058B5">
          <w:rPr>
            <w:rFonts w:ascii="Arial" w:hAnsi="Arial" w:cs="Arial"/>
            <w:sz w:val="18"/>
          </w:rPr>
          <w:t>privileges on,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to access,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with, 4-24</w:t>
        </w:r>
      </w:hyperlink>
    </w:p>
    <w:p w14:paraId="59EB9FAB" w14:textId="77777777" w:rsidR="008C539B" w:rsidRPr="001058B5" w:rsidRDefault="008D1AB8">
      <w:pPr>
        <w:spacing w:line="237" w:lineRule="auto"/>
        <w:ind w:left="340" w:right="2359"/>
        <w:rPr>
          <w:rFonts w:ascii="Arial" w:hAnsi="Arial" w:cs="Arial"/>
          <w:sz w:val="18"/>
        </w:rPr>
      </w:pPr>
      <w:hyperlink w:anchor="_bookmark1796" w:history="1">
        <w:r w:rsidR="00C12992" w:rsidRPr="001058B5">
          <w:rPr>
            <w:rFonts w:ascii="Arial" w:hAnsi="Arial" w:cs="Arial"/>
            <w:sz w:val="18"/>
          </w:rPr>
          <w:t>removing audit options, 9-27</w:t>
        </w:r>
      </w:hyperlink>
      <w:r w:rsidR="00C12992" w:rsidRPr="001058B5">
        <w:rPr>
          <w:rFonts w:ascii="Arial" w:hAnsi="Arial" w:cs="Arial"/>
          <w:sz w:val="18"/>
        </w:rPr>
        <w:t xml:space="preserve"> </w:t>
      </w:r>
      <w:hyperlink w:anchor="_bookmark828" w:history="1">
        <w:r w:rsidR="00C12992" w:rsidRPr="001058B5">
          <w:rPr>
            <w:rFonts w:ascii="Arial" w:hAnsi="Arial" w:cs="Arial"/>
            <w:sz w:val="18"/>
          </w:rPr>
          <w:t>revoking privileges, 4-42</w:t>
        </w:r>
      </w:hyperlink>
    </w:p>
    <w:p w14:paraId="3F595816" w14:textId="77777777" w:rsidR="008C539B" w:rsidRPr="001058B5" w:rsidRDefault="008D1AB8">
      <w:pPr>
        <w:spacing w:line="235" w:lineRule="auto"/>
        <w:ind w:left="100" w:right="2359"/>
        <w:rPr>
          <w:rFonts w:ascii="Arial" w:hAnsi="Arial" w:cs="Arial"/>
          <w:sz w:val="18"/>
        </w:rPr>
      </w:pPr>
      <w:hyperlink w:anchor="_bookmark1070" w:history="1">
        <w:r w:rsidR="00C12992" w:rsidRPr="001058B5">
          <w:rPr>
            <w:rFonts w:ascii="Arial" w:hAnsi="Arial" w:cs="Arial"/>
            <w:sz w:val="18"/>
          </w:rPr>
          <w:t>schema-independent users, 5-16</w:t>
        </w:r>
      </w:hyperlink>
      <w:r w:rsidR="00C12992" w:rsidRPr="001058B5">
        <w:rPr>
          <w:rFonts w:ascii="Arial" w:hAnsi="Arial" w:cs="Arial"/>
          <w:sz w:val="18"/>
        </w:rPr>
        <w:t xml:space="preserve"> schemas</w:t>
      </w:r>
    </w:p>
    <w:p w14:paraId="61950C39" w14:textId="77777777" w:rsidR="008C539B" w:rsidRPr="001058B5" w:rsidRDefault="008D1AB8">
      <w:pPr>
        <w:spacing w:before="1" w:line="235" w:lineRule="auto"/>
        <w:ind w:left="340" w:right="1190"/>
        <w:rPr>
          <w:rFonts w:ascii="Arial" w:hAnsi="Arial" w:cs="Arial"/>
          <w:sz w:val="18"/>
        </w:rPr>
      </w:pPr>
      <w:hyperlink w:anchor="_bookmark2302"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385" w:history="1">
        <w:r w:rsidR="00C12992" w:rsidRPr="001058B5">
          <w:rPr>
            <w:rFonts w:ascii="Arial" w:hAnsi="Arial" w:cs="Arial"/>
            <w:sz w:val="18"/>
          </w:rPr>
          <w:t>private, 3-31</w:t>
        </w:r>
      </w:hyperlink>
    </w:p>
    <w:p w14:paraId="2E02C472" w14:textId="77777777" w:rsidR="008C539B" w:rsidRPr="001058B5" w:rsidRDefault="008D1AB8">
      <w:pPr>
        <w:spacing w:before="1" w:line="235" w:lineRule="auto"/>
        <w:ind w:left="340" w:right="1806"/>
        <w:rPr>
          <w:rFonts w:ascii="Arial" w:hAnsi="Arial" w:cs="Arial"/>
          <w:sz w:val="18"/>
        </w:rPr>
      </w:pPr>
      <w:hyperlink w:anchor="_bookmark389" w:history="1">
        <w:r w:rsidR="00C12992" w:rsidRPr="001058B5">
          <w:rPr>
            <w:rFonts w:ascii="Arial" w:hAnsi="Arial" w:cs="Arial"/>
            <w:sz w:val="18"/>
          </w:rPr>
          <w:t>shared among enterprise users, 3-31</w:t>
        </w:r>
      </w:hyperlink>
      <w:r w:rsidR="00C12992" w:rsidRPr="001058B5">
        <w:rPr>
          <w:rFonts w:ascii="Arial" w:hAnsi="Arial" w:cs="Arial"/>
          <w:sz w:val="18"/>
        </w:rPr>
        <w:t xml:space="preserve"> </w:t>
      </w:r>
      <w:hyperlink w:anchor="_bookmark1067" w:history="1">
        <w:r w:rsidR="00C12992" w:rsidRPr="001058B5">
          <w:rPr>
            <w:rFonts w:ascii="Arial" w:hAnsi="Arial" w:cs="Arial"/>
            <w:sz w:val="18"/>
          </w:rPr>
          <w:t>shared, protecting objects in, 5-16</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unique, 5-15</w:t>
        </w:r>
      </w:hyperlink>
    </w:p>
    <w:p w14:paraId="3B3705CF" w14:textId="77777777" w:rsidR="008C539B" w:rsidRPr="001058B5" w:rsidRDefault="008D1AB8">
      <w:pPr>
        <w:spacing w:before="1" w:line="237" w:lineRule="auto"/>
        <w:ind w:left="100" w:right="1806" w:firstLine="240"/>
        <w:rPr>
          <w:rFonts w:ascii="Arial" w:hAnsi="Arial" w:cs="Arial"/>
          <w:sz w:val="18"/>
        </w:rPr>
      </w:pPr>
      <w:hyperlink w:anchor="_bookmark1061" w:history="1">
        <w:r w:rsidR="00C12992" w:rsidRPr="001058B5">
          <w:rPr>
            <w:rFonts w:ascii="Arial" w:hAnsi="Arial" w:cs="Arial"/>
            <w:sz w:val="18"/>
          </w:rPr>
          <w:t>unique, protecting objects in, 5-15</w:t>
        </w:r>
      </w:hyperlink>
      <w:r w:rsidR="00C12992" w:rsidRPr="001058B5">
        <w:rPr>
          <w:rFonts w:ascii="Arial" w:hAnsi="Arial" w:cs="Arial"/>
          <w:sz w:val="18"/>
        </w:rPr>
        <w:t xml:space="preserve"> SCOTT user account</w:t>
      </w:r>
    </w:p>
    <w:p w14:paraId="48E6991C" w14:textId="77777777" w:rsidR="008C539B" w:rsidRPr="001058B5" w:rsidRDefault="008D1AB8">
      <w:pPr>
        <w:spacing w:line="235" w:lineRule="auto"/>
        <w:ind w:left="100" w:right="2359" w:firstLine="240"/>
        <w:rPr>
          <w:rFonts w:ascii="Arial" w:hAnsi="Arial" w:cs="Arial"/>
          <w:sz w:val="18"/>
        </w:rPr>
      </w:pPr>
      <w:hyperlink w:anchor="_bookmark2164" w:history="1">
        <w:r w:rsidR="00C12992" w:rsidRPr="001058B5">
          <w:rPr>
            <w:rFonts w:ascii="Arial" w:hAnsi="Arial" w:cs="Arial"/>
            <w:sz w:val="18"/>
          </w:rPr>
          <w:t>restricting privileges of, 10-6</w:t>
        </w:r>
      </w:hyperlink>
      <w:r w:rsidR="00C12992" w:rsidRPr="001058B5">
        <w:rPr>
          <w:rFonts w:ascii="Arial" w:hAnsi="Arial" w:cs="Arial"/>
          <w:sz w:val="18"/>
        </w:rPr>
        <w:t xml:space="preserve"> script files</w:t>
      </w:r>
    </w:p>
    <w:p w14:paraId="518CA8E1" w14:textId="77777777" w:rsidR="008C539B" w:rsidRPr="001058B5" w:rsidRDefault="008D1AB8">
      <w:pPr>
        <w:spacing w:before="1" w:line="235" w:lineRule="auto"/>
        <w:ind w:left="340" w:right="1806"/>
        <w:rPr>
          <w:rFonts w:ascii="Arial" w:hAnsi="Arial" w:cs="Arial"/>
          <w:sz w:val="18"/>
        </w:rPr>
      </w:pPr>
      <w:hyperlink w:anchor="_bookmark2117" w:history="1">
        <w:r w:rsidR="00C12992" w:rsidRPr="001058B5">
          <w:rPr>
            <w:rFonts w:ascii="Arial" w:hAnsi="Arial" w:cs="Arial"/>
            <w:sz w:val="18"/>
          </w:rPr>
          <w:t>audit trail views, removing, 9-84</w:t>
        </w:r>
      </w:hyperlink>
      <w:r w:rsidR="00C12992" w:rsidRPr="001058B5">
        <w:rPr>
          <w:rFonts w:ascii="Arial" w:hAnsi="Arial" w:cs="Arial"/>
          <w:sz w:val="18"/>
        </w:rPr>
        <w:t xml:space="preserve"> </w:t>
      </w:r>
      <w:hyperlink w:anchor="_bookmark2117" w:history="1">
        <w:r w:rsidR="00C12992" w:rsidRPr="001058B5">
          <w:rPr>
            <w:rFonts w:ascii="Arial" w:hAnsi="Arial" w:cs="Arial"/>
            <w:sz w:val="18"/>
          </w:rPr>
          <w:t>CATNOAUD.SQL, 9-84</w:t>
        </w:r>
      </w:hyperlink>
    </w:p>
    <w:p w14:paraId="1C37942F" w14:textId="77777777" w:rsidR="008C539B" w:rsidRPr="001058B5" w:rsidRDefault="008D1AB8">
      <w:pPr>
        <w:spacing w:line="237" w:lineRule="auto"/>
        <w:ind w:left="100" w:right="836"/>
        <w:rPr>
          <w:rFonts w:ascii="Arial" w:hAnsi="Arial" w:cs="Arial"/>
          <w:sz w:val="18"/>
        </w:rPr>
      </w:pPr>
      <w:hyperlink w:anchor="_bookmark302" w:history="1">
        <w:r w:rsidR="00C12992" w:rsidRPr="001058B5">
          <w:rPr>
            <w:rFonts w:ascii="Arial" w:hAnsi="Arial" w:cs="Arial"/>
            <w:sz w:val="18"/>
          </w:rPr>
          <w:t>scripts, authenticating users in, 3-17</w:t>
        </w:r>
      </w:hyperlink>
      <w:r w:rsidR="00C12992" w:rsidRPr="001058B5">
        <w:rPr>
          <w:rFonts w:ascii="Arial" w:hAnsi="Arial" w:cs="Arial"/>
          <w:sz w:val="18"/>
        </w:rPr>
        <w:t xml:space="preserve"> SEC_CASE_SENSITIVE_LOGON initialization</w:t>
      </w:r>
    </w:p>
    <w:p w14:paraId="1B3C9DC0" w14:textId="77777777" w:rsidR="008C539B" w:rsidRPr="001058B5" w:rsidRDefault="00C12992">
      <w:pPr>
        <w:spacing w:line="235" w:lineRule="auto"/>
        <w:ind w:left="340" w:right="3808" w:firstLine="50"/>
        <w:jc w:val="center"/>
        <w:rPr>
          <w:rFonts w:ascii="Arial" w:hAnsi="Arial" w:cs="Arial"/>
          <w:sz w:val="18"/>
        </w:rPr>
      </w:pPr>
      <w:r w:rsidRPr="001058B5">
        <w:rPr>
          <w:rFonts w:ascii="Arial" w:hAnsi="Arial" w:cs="Arial"/>
          <w:sz w:val="18"/>
        </w:rPr>
        <w:t xml:space="preserve">parameter </w:t>
      </w:r>
      <w:hyperlink w:anchor="_bookmark278" w:history="1">
        <w:r w:rsidRPr="001058B5">
          <w:rPr>
            <w:rFonts w:ascii="Arial" w:hAnsi="Arial" w:cs="Arial"/>
            <w:sz w:val="18"/>
          </w:rPr>
          <w:t>about, 3-13</w:t>
        </w:r>
      </w:hyperlink>
    </w:p>
    <w:p w14:paraId="7F7C9DF2" w14:textId="77777777" w:rsidR="008C539B" w:rsidRPr="001058B5" w:rsidRDefault="008D1AB8">
      <w:pPr>
        <w:spacing w:line="235" w:lineRule="auto"/>
        <w:ind w:left="700" w:right="836" w:hanging="360"/>
        <w:rPr>
          <w:rFonts w:ascii="Arial" w:hAnsi="Arial" w:cs="Arial"/>
          <w:sz w:val="18"/>
        </w:rPr>
      </w:pPr>
      <w:hyperlink w:anchor="_bookmark279" w:history="1">
        <w:r w:rsidR="00C12992" w:rsidRPr="001058B5">
          <w:rPr>
            <w:rFonts w:ascii="Arial" w:hAnsi="Arial" w:cs="Arial"/>
            <w:sz w:val="18"/>
          </w:rPr>
          <w:t>conflict with SQLNET.ALLOWED_LOGON_ VERSION setting, 3-13</w:t>
        </w:r>
      </w:hyperlink>
    </w:p>
    <w:p w14:paraId="6AC44CE4" w14:textId="77777777" w:rsidR="008C539B" w:rsidRPr="001058B5" w:rsidRDefault="008D1AB8">
      <w:pPr>
        <w:spacing w:line="220" w:lineRule="exact"/>
        <w:ind w:left="100"/>
        <w:rPr>
          <w:rFonts w:ascii="Arial" w:hAnsi="Arial" w:cs="Arial"/>
          <w:sz w:val="18"/>
        </w:rPr>
      </w:pPr>
      <w:hyperlink w:anchor="_bookmark1111" w:history="1">
        <w:r w:rsidR="00C12992" w:rsidRPr="001058B5">
          <w:rPr>
            <w:rFonts w:ascii="Arial" w:hAnsi="Arial" w:cs="Arial"/>
            <w:sz w:val="18"/>
          </w:rPr>
          <w:t>SEC_MAX_FAILED_LOGIN_ATTEMPTS</w:t>
        </w:r>
      </w:hyperlink>
    </w:p>
    <w:p w14:paraId="07C6A9F6" w14:textId="77777777" w:rsidR="008C539B" w:rsidRPr="001058B5" w:rsidRDefault="008D1AB8">
      <w:pPr>
        <w:spacing w:before="2" w:line="235" w:lineRule="auto"/>
        <w:ind w:left="100" w:right="836" w:firstLine="360"/>
        <w:rPr>
          <w:rFonts w:ascii="Arial" w:hAnsi="Arial" w:cs="Arial"/>
          <w:sz w:val="18"/>
        </w:rPr>
      </w:pPr>
      <w:hyperlink w:anchor="_bookmark1111"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SEC_PROTOCOL_ERROR_FURTHER_ACTION</w:t>
        </w:r>
      </w:hyperlink>
    </w:p>
    <w:p w14:paraId="6B7301D4" w14:textId="77777777" w:rsidR="008C539B" w:rsidRPr="001058B5" w:rsidRDefault="008D1AB8">
      <w:pPr>
        <w:spacing w:line="237" w:lineRule="auto"/>
        <w:ind w:left="100" w:right="836" w:firstLine="360"/>
        <w:rPr>
          <w:rFonts w:ascii="Arial" w:hAnsi="Arial" w:cs="Arial"/>
          <w:sz w:val="18"/>
        </w:rPr>
      </w:pPr>
      <w:hyperlink w:anchor="_bookmark1107" w:history="1">
        <w:r w:rsidR="00C12992" w:rsidRPr="001058B5">
          <w:rPr>
            <w:rFonts w:ascii="Arial" w:hAnsi="Arial" w:cs="Arial"/>
            <w:sz w:val="18"/>
          </w:rPr>
          <w:t>initialization parameter,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SEC_PROTOCOL_ERROR_TRACE_ACTION</w:t>
        </w:r>
      </w:hyperlink>
    </w:p>
    <w:p w14:paraId="361A1C73" w14:textId="77777777" w:rsidR="008C539B" w:rsidRPr="001058B5" w:rsidRDefault="008D1AB8">
      <w:pPr>
        <w:spacing w:line="217" w:lineRule="exact"/>
        <w:ind w:left="460"/>
        <w:rPr>
          <w:rFonts w:ascii="Arial" w:hAnsi="Arial" w:cs="Arial"/>
          <w:sz w:val="18"/>
        </w:rPr>
      </w:pPr>
      <w:hyperlink w:anchor="_bookmark1104" w:history="1">
        <w:r w:rsidR="00C12992" w:rsidRPr="001058B5">
          <w:rPr>
            <w:rFonts w:ascii="Arial" w:hAnsi="Arial" w:cs="Arial"/>
            <w:sz w:val="18"/>
          </w:rPr>
          <w:t>initialization parameter, 5-18</w:t>
        </w:r>
      </w:hyperlink>
    </w:p>
    <w:p w14:paraId="22C23A20" w14:textId="77777777" w:rsidR="008C539B" w:rsidRPr="001058B5" w:rsidRDefault="008D1AB8">
      <w:pPr>
        <w:spacing w:line="237" w:lineRule="auto"/>
        <w:ind w:left="100" w:right="836"/>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SEC_RETURN_SERVER_RELEASE_BANNER</w:t>
        </w:r>
      </w:hyperlink>
    </w:p>
    <w:p w14:paraId="103CA902" w14:textId="77777777" w:rsidR="008C539B" w:rsidRPr="001058B5" w:rsidRDefault="008D1AB8">
      <w:pPr>
        <w:spacing w:line="235" w:lineRule="auto"/>
        <w:ind w:left="100" w:firstLine="360"/>
        <w:rPr>
          <w:rFonts w:ascii="Arial" w:hAnsi="Arial" w:cs="Arial"/>
          <w:sz w:val="18"/>
        </w:rPr>
      </w:pPr>
      <w:hyperlink w:anchor="_bookmark1114"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19" w:history="1">
        <w:r w:rsidR="00C12992" w:rsidRPr="001058B5">
          <w:rPr>
            <w:rFonts w:ascii="Arial" w:hAnsi="Arial" w:cs="Arial"/>
            <w:sz w:val="18"/>
          </w:rPr>
          <w:t>SEC_USER_AUDIT_ACTION_BANNER initialization</w:t>
        </w:r>
      </w:hyperlink>
    </w:p>
    <w:p w14:paraId="022C5ADE" w14:textId="77777777" w:rsidR="008C539B" w:rsidRPr="001058B5" w:rsidRDefault="008D1AB8">
      <w:pPr>
        <w:spacing w:line="235" w:lineRule="auto"/>
        <w:ind w:left="100" w:right="836" w:firstLine="360"/>
        <w:rPr>
          <w:rFonts w:ascii="Arial" w:hAnsi="Arial" w:cs="Arial"/>
          <w:sz w:val="18"/>
        </w:rPr>
      </w:pPr>
      <w:hyperlink w:anchor="_bookmark1119" w:history="1">
        <w:r w:rsidR="00C12992" w:rsidRPr="001058B5">
          <w:rPr>
            <w:rFonts w:ascii="Arial" w:hAnsi="Arial" w:cs="Arial"/>
            <w:sz w:val="18"/>
          </w:rPr>
          <w:t>parameter,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SEC_USER_UNAUTHORIZED_ACCESS_BANNER</w:t>
        </w:r>
      </w:hyperlink>
    </w:p>
    <w:p w14:paraId="7AA69F68" w14:textId="77777777" w:rsidR="008C539B" w:rsidRPr="001058B5" w:rsidRDefault="008D1AB8">
      <w:pPr>
        <w:spacing w:line="237" w:lineRule="auto"/>
        <w:ind w:left="100" w:right="1806" w:firstLine="360"/>
        <w:rPr>
          <w:rFonts w:ascii="Arial" w:hAnsi="Arial" w:cs="Arial"/>
          <w:sz w:val="18"/>
        </w:rPr>
      </w:pPr>
      <w:hyperlink w:anchor="_bookmark1118" w:history="1">
        <w:r w:rsidR="00C12992" w:rsidRPr="001058B5">
          <w:rPr>
            <w:rFonts w:ascii="Arial" w:hAnsi="Arial" w:cs="Arial"/>
            <w:sz w:val="18"/>
          </w:rPr>
          <w:t>initialization parameter, 5-20</w:t>
        </w:r>
      </w:hyperlink>
      <w:r w:rsidR="00C12992" w:rsidRPr="001058B5">
        <w:rPr>
          <w:rFonts w:ascii="Arial" w:hAnsi="Arial" w:cs="Arial"/>
          <w:sz w:val="18"/>
        </w:rPr>
        <w:t xml:space="preserve"> secconf.sql script</w:t>
      </w:r>
    </w:p>
    <w:p w14:paraId="653E51CA" w14:textId="77777777" w:rsidR="008C539B" w:rsidRPr="001058B5" w:rsidRDefault="008D1AB8">
      <w:pPr>
        <w:spacing w:line="217" w:lineRule="exact"/>
        <w:ind w:left="340"/>
        <w:rPr>
          <w:rFonts w:ascii="Arial" w:hAnsi="Arial" w:cs="Arial"/>
          <w:sz w:val="18"/>
        </w:rPr>
      </w:pPr>
      <w:hyperlink w:anchor="_bookmark1892" w:history="1">
        <w:r w:rsidR="00C12992" w:rsidRPr="001058B5">
          <w:rPr>
            <w:rFonts w:ascii="Arial" w:hAnsi="Arial" w:cs="Arial"/>
            <w:sz w:val="18"/>
          </w:rPr>
          <w:t>audit settings,   9-36</w:t>
        </w:r>
      </w:hyperlink>
    </w:p>
    <w:p w14:paraId="22D4B0A4" w14:textId="77777777" w:rsidR="008C539B" w:rsidRPr="001058B5" w:rsidRDefault="008D1AB8">
      <w:pPr>
        <w:spacing w:line="237" w:lineRule="auto"/>
        <w:ind w:left="100" w:right="2594" w:firstLine="240"/>
        <w:rPr>
          <w:rFonts w:ascii="Arial" w:hAnsi="Arial" w:cs="Arial"/>
          <w:sz w:val="18"/>
        </w:rPr>
      </w:pPr>
      <w:hyperlink w:anchor="_bookmark225" w:history="1">
        <w:r w:rsidR="00C12992" w:rsidRPr="001058B5">
          <w:rPr>
            <w:rFonts w:ascii="Arial" w:hAnsi="Arial" w:cs="Arial"/>
            <w:sz w:val="18"/>
          </w:rPr>
          <w:t>password settings, 3-6</w:t>
        </w:r>
      </w:hyperlink>
      <w:r w:rsidR="00C12992" w:rsidRPr="001058B5">
        <w:rPr>
          <w:rFonts w:ascii="Arial" w:hAnsi="Arial" w:cs="Arial"/>
          <w:sz w:val="18"/>
        </w:rPr>
        <w:t xml:space="preserve"> secure application roles</w:t>
      </w:r>
    </w:p>
    <w:p w14:paraId="54893987" w14:textId="77777777" w:rsidR="008C539B" w:rsidRPr="001058B5" w:rsidRDefault="008D1AB8">
      <w:pPr>
        <w:spacing w:line="217" w:lineRule="exact"/>
        <w:ind w:left="340"/>
        <w:rPr>
          <w:rFonts w:ascii="Arial" w:hAnsi="Arial" w:cs="Arial"/>
          <w:sz w:val="18"/>
        </w:rPr>
      </w:pPr>
      <w:hyperlink w:anchor="_bookmark709" w:history="1">
        <w:r w:rsidR="00C12992" w:rsidRPr="001058B5">
          <w:rPr>
            <w:rFonts w:ascii="Arial" w:hAnsi="Arial" w:cs="Arial"/>
            <w:sz w:val="18"/>
          </w:rPr>
          <w:t>about, 4-22</w:t>
        </w:r>
      </w:hyperlink>
    </w:p>
    <w:p w14:paraId="2F70C17E" w14:textId="77777777" w:rsidR="008C539B" w:rsidRPr="001058B5" w:rsidRDefault="008D1AB8">
      <w:pPr>
        <w:spacing w:line="220" w:lineRule="exact"/>
        <w:ind w:left="340"/>
        <w:rPr>
          <w:rFonts w:ascii="Arial" w:hAnsi="Arial" w:cs="Arial"/>
          <w:sz w:val="18"/>
        </w:rPr>
      </w:pPr>
      <w:hyperlink w:anchor="_bookmark1039" w:history="1">
        <w:r w:rsidR="00C12992" w:rsidRPr="001058B5">
          <w:rPr>
            <w:rFonts w:ascii="Arial" w:hAnsi="Arial" w:cs="Arial"/>
            <w:sz w:val="18"/>
          </w:rPr>
          <w:t>creating, 5-12</w:t>
        </w:r>
      </w:hyperlink>
    </w:p>
    <w:p w14:paraId="13BBC343" w14:textId="77777777" w:rsidR="008C539B" w:rsidRPr="001058B5" w:rsidRDefault="008D1AB8">
      <w:pPr>
        <w:spacing w:before="1" w:line="235" w:lineRule="auto"/>
        <w:ind w:left="340" w:right="1806"/>
        <w:rPr>
          <w:rFonts w:ascii="Arial" w:hAnsi="Arial" w:cs="Arial"/>
          <w:sz w:val="18"/>
        </w:rPr>
      </w:pPr>
      <w:hyperlink w:anchor="_bookmark1042" w:history="1">
        <w:r w:rsidR="00C12992" w:rsidRPr="001058B5">
          <w:rPr>
            <w:rFonts w:ascii="Arial" w:hAnsi="Arial" w:cs="Arial"/>
            <w:sz w:val="18"/>
          </w:rPr>
          <w:t>creating PL/SQL package, 5-13</w:t>
        </w:r>
      </w:hyperlink>
      <w:r w:rsidR="00C12992" w:rsidRPr="001058B5">
        <w:rPr>
          <w:rFonts w:ascii="Arial" w:hAnsi="Arial" w:cs="Arial"/>
          <w:sz w:val="18"/>
        </w:rPr>
        <w:t xml:space="preserve"> </w:t>
      </w:r>
      <w:hyperlink w:anchor="_bookmark966" w:history="1">
        <w:r w:rsidR="00C12992" w:rsidRPr="001058B5">
          <w:rPr>
            <w:rFonts w:ascii="Arial" w:hAnsi="Arial" w:cs="Arial"/>
            <w:sz w:val="18"/>
          </w:rPr>
          <w:t>finding with DBA_ROLES view, 4-71</w:t>
        </w:r>
      </w:hyperlink>
      <w:r w:rsidR="00C12992" w:rsidRPr="001058B5">
        <w:rPr>
          <w:rFonts w:ascii="Arial" w:hAnsi="Arial" w:cs="Arial"/>
          <w:sz w:val="18"/>
        </w:rPr>
        <w:t xml:space="preserve"> </w:t>
      </w:r>
      <w:hyperlink w:anchor="_bookmark1046" w:history="1">
        <w:r w:rsidR="00C12992" w:rsidRPr="001058B5">
          <w:rPr>
            <w:rFonts w:ascii="Arial" w:hAnsi="Arial" w:cs="Arial"/>
            <w:sz w:val="18"/>
          </w:rPr>
          <w:t>invoker’s rights,</w:t>
        </w:r>
        <w:r w:rsidR="00C12992" w:rsidRPr="001058B5">
          <w:rPr>
            <w:rFonts w:ascii="Arial" w:hAnsi="Arial" w:cs="Arial"/>
            <w:spacing w:val="40"/>
            <w:sz w:val="18"/>
          </w:rPr>
          <w:t xml:space="preserve"> </w:t>
        </w:r>
        <w:r w:rsidR="00C12992" w:rsidRPr="001058B5">
          <w:rPr>
            <w:rFonts w:ascii="Arial" w:hAnsi="Arial" w:cs="Arial"/>
            <w:sz w:val="18"/>
          </w:rPr>
          <w:t>5-13</w:t>
        </w:r>
      </w:hyperlink>
    </w:p>
    <w:p w14:paraId="253E9591" w14:textId="77777777" w:rsidR="008C539B" w:rsidRPr="001058B5" w:rsidRDefault="008D1AB8">
      <w:pPr>
        <w:spacing w:before="3" w:line="235" w:lineRule="auto"/>
        <w:ind w:left="340" w:right="1806"/>
        <w:rPr>
          <w:rFonts w:ascii="Arial" w:hAnsi="Arial" w:cs="Arial"/>
          <w:sz w:val="18"/>
        </w:rPr>
      </w:pPr>
      <w:hyperlink w:anchor="_bookmark1044" w:history="1">
        <w:r w:rsidR="00C12992" w:rsidRPr="001058B5">
          <w:rPr>
            <w:rFonts w:ascii="Arial" w:hAnsi="Arial" w:cs="Arial"/>
            <w:sz w:val="18"/>
          </w:rPr>
          <w:t>invoker’s rights requirement, 5-13</w:t>
        </w:r>
      </w:hyperlink>
      <w:r w:rsidR="00C12992" w:rsidRPr="001058B5">
        <w:rPr>
          <w:rFonts w:ascii="Arial" w:hAnsi="Arial" w:cs="Arial"/>
          <w:sz w:val="18"/>
        </w:rPr>
        <w:t xml:space="preserve"> </w:t>
      </w:r>
      <w:hyperlink w:anchor="_bookmark1043" w:history="1">
        <w:r w:rsidR="00C12992" w:rsidRPr="001058B5">
          <w:rPr>
            <w:rFonts w:ascii="Arial" w:hAnsi="Arial" w:cs="Arial"/>
            <w:sz w:val="18"/>
          </w:rPr>
          <w:t>package for, 5-13</w:t>
        </w:r>
      </w:hyperlink>
    </w:p>
    <w:p w14:paraId="6CFCA64D" w14:textId="77777777" w:rsidR="008C539B" w:rsidRPr="001058B5" w:rsidRDefault="008D1AB8">
      <w:pPr>
        <w:spacing w:line="220" w:lineRule="exact"/>
        <w:ind w:left="340"/>
        <w:rPr>
          <w:rFonts w:ascii="Arial" w:hAnsi="Arial" w:cs="Arial"/>
          <w:sz w:val="18"/>
        </w:rPr>
      </w:pPr>
      <w:hyperlink w:anchor="_bookmark1049" w:history="1">
        <w:r w:rsidR="00C12992" w:rsidRPr="001058B5">
          <w:rPr>
            <w:rFonts w:ascii="Arial" w:hAnsi="Arial" w:cs="Arial"/>
            <w:sz w:val="18"/>
          </w:rPr>
          <w:t>SET ROLE statement, 5-14</w:t>
        </w:r>
      </w:hyperlink>
    </w:p>
    <w:p w14:paraId="3384D4E1" w14:textId="77777777" w:rsidR="008C539B" w:rsidRPr="001058B5" w:rsidRDefault="008D1AB8">
      <w:pPr>
        <w:spacing w:before="1" w:line="235" w:lineRule="auto"/>
        <w:ind w:left="700" w:right="1513" w:hanging="360"/>
        <w:rPr>
          <w:rFonts w:ascii="Arial" w:hAnsi="Arial" w:cs="Arial"/>
          <w:sz w:val="18"/>
        </w:rPr>
      </w:pPr>
      <w:hyperlink w:anchor="_bookmark1047" w:history="1">
        <w:r w:rsidR="00C12992" w:rsidRPr="001058B5">
          <w:rPr>
            <w:rFonts w:ascii="Arial" w:hAnsi="Arial" w:cs="Arial"/>
            <w:sz w:val="18"/>
          </w:rPr>
          <w:t>user environment information from SYS_</w:t>
        </w:r>
      </w:hyperlink>
      <w:r w:rsidR="00C12992" w:rsidRPr="001058B5">
        <w:rPr>
          <w:rFonts w:ascii="Arial" w:hAnsi="Arial" w:cs="Arial"/>
          <w:sz w:val="18"/>
        </w:rPr>
        <w:t xml:space="preserve"> </w:t>
      </w:r>
      <w:hyperlink w:anchor="_bookmark1047" w:history="1">
        <w:r w:rsidR="00C12992" w:rsidRPr="001058B5">
          <w:rPr>
            <w:rFonts w:ascii="Arial" w:hAnsi="Arial" w:cs="Arial"/>
            <w:sz w:val="18"/>
          </w:rPr>
          <w:t xml:space="preserve">CONTEXT SQL function, 5-13, </w:t>
        </w:r>
      </w:hyperlink>
      <w:hyperlink w:anchor="_bookmark1048" w:history="1">
        <w:r w:rsidR="00C12992" w:rsidRPr="001058B5">
          <w:rPr>
            <w:rFonts w:ascii="Arial" w:hAnsi="Arial" w:cs="Arial"/>
            <w:sz w:val="18"/>
          </w:rPr>
          <w:t>5-14</w:t>
        </w:r>
      </w:hyperlink>
    </w:p>
    <w:p w14:paraId="09E78DCA" w14:textId="77777777" w:rsidR="008C539B" w:rsidRPr="001058B5" w:rsidRDefault="008D1AB8">
      <w:pPr>
        <w:spacing w:before="2" w:line="235" w:lineRule="auto"/>
        <w:ind w:left="100" w:right="1190" w:firstLine="240"/>
        <w:rPr>
          <w:rFonts w:ascii="Arial" w:hAnsi="Arial" w:cs="Arial"/>
          <w:sz w:val="18"/>
        </w:rPr>
      </w:pPr>
      <w:hyperlink w:anchor="_bookmark711" w:history="1">
        <w:r w:rsidR="00C12992" w:rsidRPr="001058B5">
          <w:rPr>
            <w:rFonts w:ascii="Arial" w:hAnsi="Arial" w:cs="Arial"/>
            <w:sz w:val="18"/>
          </w:rPr>
          <w:t>using to ensure database connection, 4-23</w:t>
        </w:r>
      </w:hyperlink>
      <w:r w:rsidR="00C12992" w:rsidRPr="001058B5">
        <w:rPr>
          <w:rFonts w:ascii="Arial" w:hAnsi="Arial" w:cs="Arial"/>
          <w:sz w:val="18"/>
        </w:rPr>
        <w:t xml:space="preserve"> secure external password store</w:t>
      </w:r>
    </w:p>
    <w:p w14:paraId="13372DE4" w14:textId="77777777" w:rsidR="008C539B" w:rsidRPr="001058B5" w:rsidRDefault="008D1AB8">
      <w:pPr>
        <w:spacing w:line="220" w:lineRule="exact"/>
        <w:ind w:left="340"/>
        <w:rPr>
          <w:rFonts w:ascii="Arial" w:hAnsi="Arial" w:cs="Arial"/>
          <w:sz w:val="18"/>
        </w:rPr>
      </w:pPr>
      <w:hyperlink w:anchor="_bookmark300" w:history="1">
        <w:r w:rsidR="00C12992" w:rsidRPr="001058B5">
          <w:rPr>
            <w:rFonts w:ascii="Arial" w:hAnsi="Arial" w:cs="Arial"/>
            <w:sz w:val="18"/>
          </w:rPr>
          <w:t>about, 3-17</w:t>
        </w:r>
      </w:hyperlink>
    </w:p>
    <w:p w14:paraId="46E83D73" w14:textId="77777777" w:rsidR="008C539B" w:rsidRPr="001058B5" w:rsidRDefault="008D1AB8">
      <w:pPr>
        <w:spacing w:line="220" w:lineRule="exact"/>
        <w:ind w:left="340"/>
        <w:rPr>
          <w:rFonts w:ascii="Arial" w:hAnsi="Arial" w:cs="Arial"/>
          <w:sz w:val="18"/>
        </w:rPr>
      </w:pPr>
      <w:hyperlink w:anchor="_bookmark308" w:history="1">
        <w:r w:rsidR="00C12992" w:rsidRPr="001058B5">
          <w:rPr>
            <w:rFonts w:ascii="Arial" w:hAnsi="Arial" w:cs="Arial"/>
            <w:sz w:val="18"/>
          </w:rPr>
          <w:t>client configuration, 3-18</w:t>
        </w:r>
      </w:hyperlink>
    </w:p>
    <w:p w14:paraId="568A3267" w14:textId="77777777" w:rsidR="008C539B" w:rsidRPr="001058B5" w:rsidRDefault="008D1AB8">
      <w:pPr>
        <w:spacing w:line="222" w:lineRule="exact"/>
        <w:ind w:left="340"/>
        <w:rPr>
          <w:rFonts w:ascii="Arial" w:hAnsi="Arial" w:cs="Arial"/>
          <w:sz w:val="18"/>
        </w:rPr>
      </w:pPr>
      <w:hyperlink w:anchor="_bookmark306" w:history="1">
        <w:r w:rsidR="00C12992" w:rsidRPr="001058B5">
          <w:rPr>
            <w:rFonts w:ascii="Arial" w:hAnsi="Arial" w:cs="Arial"/>
            <w:sz w:val="18"/>
          </w:rPr>
          <w:t>examples, 3-17</w:t>
        </w:r>
      </w:hyperlink>
    </w:p>
    <w:p w14:paraId="0EBC7A27" w14:textId="77777777" w:rsidR="008C539B" w:rsidRPr="001058B5" w:rsidRDefault="008C539B">
      <w:pPr>
        <w:spacing w:line="222" w:lineRule="exact"/>
        <w:rPr>
          <w:rFonts w:ascii="Arial" w:hAnsi="Arial" w:cs="Arial"/>
          <w:sz w:val="18"/>
        </w:rPr>
        <w:sectPr w:rsidR="008C539B" w:rsidRPr="001058B5">
          <w:headerReference w:type="even" r:id="rId309"/>
          <w:footerReference w:type="even" r:id="rId310"/>
          <w:footerReference w:type="default" r:id="rId311"/>
          <w:pgSz w:w="12240" w:h="15840"/>
          <w:pgMar w:top="1200" w:right="1060" w:bottom="860" w:left="1100" w:header="0" w:footer="663" w:gutter="0"/>
          <w:cols w:num="2" w:space="720" w:equalWidth="0">
            <w:col w:w="4333" w:space="587"/>
            <w:col w:w="5160"/>
          </w:cols>
        </w:sectPr>
      </w:pPr>
    </w:p>
    <w:p w14:paraId="6FA6F0BF" w14:textId="77777777" w:rsidR="008C539B" w:rsidRPr="001058B5" w:rsidRDefault="008D1AB8">
      <w:pPr>
        <w:spacing w:before="67" w:line="222" w:lineRule="exact"/>
        <w:ind w:left="940"/>
        <w:rPr>
          <w:rFonts w:ascii="Arial" w:hAnsi="Arial" w:cs="Arial"/>
          <w:sz w:val="18"/>
        </w:rPr>
      </w:pPr>
      <w:hyperlink w:anchor="_bookmark305" w:history="1">
        <w:r w:rsidR="00C12992" w:rsidRPr="001058B5">
          <w:rPr>
            <w:rFonts w:ascii="Arial" w:hAnsi="Arial" w:cs="Arial"/>
            <w:sz w:val="18"/>
          </w:rPr>
          <w:t>how it works, 3-17</w:t>
        </w:r>
      </w:hyperlink>
    </w:p>
    <w:p w14:paraId="726ED3A2" w14:textId="77777777" w:rsidR="008C539B" w:rsidRPr="001058B5" w:rsidRDefault="008D1AB8">
      <w:pPr>
        <w:spacing w:before="1" w:line="235" w:lineRule="auto"/>
        <w:ind w:left="700" w:right="703" w:firstLine="240"/>
        <w:rPr>
          <w:rFonts w:ascii="Arial" w:hAnsi="Arial" w:cs="Arial"/>
          <w:sz w:val="18"/>
        </w:rPr>
      </w:pPr>
      <w:hyperlink w:anchor="_bookmark441" w:history="1">
        <w:r w:rsidR="00C12992" w:rsidRPr="001058B5">
          <w:rPr>
            <w:rFonts w:ascii="Arial" w:hAnsi="Arial" w:cs="Arial"/>
            <w:sz w:val="18"/>
          </w:rPr>
          <w:t>proxy authentication, used with, 3-40</w:t>
        </w:r>
      </w:hyperlink>
      <w:r w:rsidR="00C12992" w:rsidRPr="001058B5">
        <w:rPr>
          <w:rFonts w:ascii="Arial" w:hAnsi="Arial" w:cs="Arial"/>
          <w:sz w:val="18"/>
        </w:rPr>
        <w:t xml:space="preserve"> Secure Sockets Layer (SSL)</w:t>
      </w:r>
    </w:p>
    <w:p w14:paraId="20B9DE9F" w14:textId="77777777" w:rsidR="008C539B" w:rsidRPr="001058B5" w:rsidRDefault="008D1AB8">
      <w:pPr>
        <w:spacing w:line="220" w:lineRule="exact"/>
        <w:ind w:left="940"/>
        <w:rPr>
          <w:rFonts w:ascii="Arial" w:hAnsi="Arial" w:cs="Arial"/>
          <w:sz w:val="18"/>
        </w:rPr>
      </w:pPr>
      <w:hyperlink w:anchor="_bookmark359" w:history="1">
        <w:r w:rsidR="00C12992" w:rsidRPr="001058B5">
          <w:rPr>
            <w:rFonts w:ascii="Arial" w:hAnsi="Arial" w:cs="Arial"/>
            <w:sz w:val="18"/>
          </w:rPr>
          <w:t>about, 3-28</w:t>
        </w:r>
      </w:hyperlink>
    </w:p>
    <w:p w14:paraId="159E3B7A" w14:textId="77777777" w:rsidR="008C539B" w:rsidRPr="001058B5" w:rsidRDefault="008D1AB8">
      <w:pPr>
        <w:spacing w:before="2" w:line="235" w:lineRule="auto"/>
        <w:ind w:left="940" w:right="1002"/>
        <w:rPr>
          <w:rFonts w:ascii="Arial" w:hAnsi="Arial" w:cs="Arial"/>
          <w:sz w:val="18"/>
        </w:rPr>
      </w:pPr>
      <w:hyperlink w:anchor="_bookmark2280" w:history="1">
        <w:r w:rsidR="00C12992" w:rsidRPr="001058B5">
          <w:rPr>
            <w:rFonts w:ascii="Arial" w:hAnsi="Arial" w:cs="Arial"/>
            <w:sz w:val="18"/>
          </w:rPr>
          <w:t>certificate key algorithm, 10-17</w:t>
        </w:r>
      </w:hyperlink>
      <w:r w:rsidR="00C12992" w:rsidRPr="001058B5">
        <w:rPr>
          <w:rFonts w:ascii="Arial" w:hAnsi="Arial" w:cs="Arial"/>
          <w:sz w:val="18"/>
        </w:rPr>
        <w:t xml:space="preserve"> </w:t>
      </w:r>
      <w:hyperlink w:anchor="_bookmark2280" w:history="1">
        <w:r w:rsidR="00C12992" w:rsidRPr="001058B5">
          <w:rPr>
            <w:rFonts w:ascii="Arial" w:hAnsi="Arial" w:cs="Arial"/>
            <w:sz w:val="18"/>
          </w:rPr>
          <w:t>cipher suites, 10-17</w:t>
        </w:r>
      </w:hyperlink>
    </w:p>
    <w:p w14:paraId="725C7642" w14:textId="77777777" w:rsidR="008C539B" w:rsidRPr="001058B5" w:rsidRDefault="008D1AB8">
      <w:pPr>
        <w:spacing w:before="2" w:line="235" w:lineRule="auto"/>
        <w:ind w:left="940" w:right="703"/>
        <w:rPr>
          <w:rFonts w:ascii="Arial" w:hAnsi="Arial" w:cs="Arial"/>
          <w:sz w:val="18"/>
        </w:rPr>
      </w:pPr>
      <w:hyperlink w:anchor="_bookmark2272" w:history="1">
        <w:r w:rsidR="00C12992" w:rsidRPr="001058B5">
          <w:rPr>
            <w:rFonts w:ascii="Arial" w:hAnsi="Arial" w:cs="Arial"/>
            <w:sz w:val="18"/>
          </w:rPr>
          <w:t>configuration files, securing, 10-17</w:t>
        </w:r>
      </w:hyperlink>
      <w:r w:rsidR="00C12992" w:rsidRPr="001058B5">
        <w:rPr>
          <w:rFonts w:ascii="Arial" w:hAnsi="Arial" w:cs="Arial"/>
          <w:sz w:val="18"/>
        </w:rPr>
        <w:t xml:space="preserve"> </w:t>
      </w:r>
      <w:hyperlink w:anchor="_bookmark328" w:history="1">
        <w:r w:rsidR="00C12992" w:rsidRPr="001058B5">
          <w:rPr>
            <w:rFonts w:ascii="Arial" w:hAnsi="Arial" w:cs="Arial"/>
            <w:sz w:val="18"/>
          </w:rPr>
          <w:t>configuring for SYSDBA or SYSOPER</w:t>
        </w:r>
      </w:hyperlink>
    </w:p>
    <w:p w14:paraId="6031B1FE" w14:textId="77777777" w:rsidR="008C539B" w:rsidRPr="001058B5" w:rsidRDefault="008D1AB8">
      <w:pPr>
        <w:spacing w:line="220" w:lineRule="exact"/>
        <w:ind w:left="1300"/>
        <w:rPr>
          <w:rFonts w:ascii="Arial" w:hAnsi="Arial" w:cs="Arial"/>
          <w:sz w:val="18"/>
        </w:rPr>
      </w:pPr>
      <w:hyperlink w:anchor="_bookmark328" w:history="1">
        <w:r w:rsidR="00C12992" w:rsidRPr="001058B5">
          <w:rPr>
            <w:rFonts w:ascii="Arial" w:hAnsi="Arial" w:cs="Arial"/>
            <w:sz w:val="18"/>
          </w:rPr>
          <w:t>access, 3-24</w:t>
        </w:r>
      </w:hyperlink>
    </w:p>
    <w:p w14:paraId="6D864C64" w14:textId="77777777" w:rsidR="008C539B" w:rsidRPr="001058B5" w:rsidRDefault="008D1AB8">
      <w:pPr>
        <w:spacing w:before="1" w:line="235" w:lineRule="auto"/>
        <w:ind w:left="940" w:right="703"/>
        <w:rPr>
          <w:rFonts w:ascii="Arial" w:hAnsi="Arial" w:cs="Arial"/>
          <w:sz w:val="18"/>
        </w:rPr>
      </w:pPr>
      <w:hyperlink w:anchor="_bookmark386" w:history="1">
        <w:r w:rsidR="00C12992" w:rsidRPr="001058B5">
          <w:rPr>
            <w:rFonts w:ascii="Arial" w:hAnsi="Arial" w:cs="Arial"/>
            <w:sz w:val="18"/>
          </w:rPr>
          <w:t>global users with private schemas, 3-31</w:t>
        </w:r>
      </w:hyperlink>
      <w:r w:rsidR="00C12992" w:rsidRPr="001058B5">
        <w:rPr>
          <w:rFonts w:ascii="Arial" w:hAnsi="Arial" w:cs="Arial"/>
          <w:sz w:val="18"/>
        </w:rPr>
        <w:t xml:space="preserve"> </w:t>
      </w:r>
      <w:hyperlink w:anchor="_bookmark2270" w:history="1">
        <w:r w:rsidR="00C12992" w:rsidRPr="001058B5">
          <w:rPr>
            <w:rFonts w:ascii="Arial" w:hAnsi="Arial" w:cs="Arial"/>
            <w:sz w:val="18"/>
          </w:rPr>
          <w:t>guidelines for security, 10-16</w:t>
        </w:r>
      </w:hyperlink>
    </w:p>
    <w:p w14:paraId="542D807A" w14:textId="77777777" w:rsidR="008C539B" w:rsidRPr="001058B5" w:rsidRDefault="008D1AB8">
      <w:pPr>
        <w:spacing w:line="220" w:lineRule="exact"/>
        <w:ind w:left="940"/>
        <w:rPr>
          <w:rFonts w:ascii="Arial" w:hAnsi="Arial" w:cs="Arial"/>
          <w:sz w:val="18"/>
        </w:rPr>
      </w:pPr>
      <w:hyperlink w:anchor="_bookmark2244" w:history="1">
        <w:r w:rsidR="00C12992" w:rsidRPr="001058B5">
          <w:rPr>
            <w:rFonts w:ascii="Arial" w:hAnsi="Arial" w:cs="Arial"/>
            <w:sz w:val="18"/>
          </w:rPr>
          <w:t>listener, administering,   10-14</w:t>
        </w:r>
      </w:hyperlink>
    </w:p>
    <w:p w14:paraId="70A6B4BD" w14:textId="77777777" w:rsidR="008C539B" w:rsidRPr="001058B5" w:rsidRDefault="008D1AB8">
      <w:pPr>
        <w:spacing w:line="220" w:lineRule="exact"/>
        <w:ind w:left="940"/>
        <w:rPr>
          <w:rFonts w:ascii="Arial" w:hAnsi="Arial" w:cs="Arial"/>
          <w:sz w:val="18"/>
        </w:rPr>
      </w:pPr>
      <w:hyperlink w:anchor="_bookmark2279" w:history="1">
        <w:r w:rsidR="00C12992" w:rsidRPr="001058B5">
          <w:rPr>
            <w:rFonts w:ascii="Arial" w:hAnsi="Arial" w:cs="Arial"/>
            <w:sz w:val="18"/>
          </w:rPr>
          <w:t>mode, 10-17</w:t>
        </w:r>
      </w:hyperlink>
    </w:p>
    <w:p w14:paraId="4670B07E" w14:textId="77777777" w:rsidR="008C539B" w:rsidRPr="001058B5" w:rsidRDefault="008D1AB8">
      <w:pPr>
        <w:spacing w:line="237" w:lineRule="auto"/>
        <w:ind w:left="940" w:right="2001"/>
        <w:rPr>
          <w:rFonts w:ascii="Arial" w:hAnsi="Arial" w:cs="Arial"/>
          <w:sz w:val="18"/>
        </w:rPr>
      </w:pPr>
      <w:hyperlink w:anchor="_bookmark2283" w:history="1">
        <w:r w:rsidR="00C12992" w:rsidRPr="001058B5">
          <w:rPr>
            <w:rFonts w:ascii="Arial" w:hAnsi="Arial" w:cs="Arial"/>
            <w:sz w:val="18"/>
          </w:rPr>
          <w:t>pass phrase,    10-17</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RSA private key,</w:t>
        </w:r>
        <w:r w:rsidR="00C12992" w:rsidRPr="001058B5">
          <w:rPr>
            <w:rFonts w:ascii="Arial" w:hAnsi="Arial" w:cs="Arial"/>
            <w:spacing w:val="33"/>
            <w:sz w:val="18"/>
          </w:rPr>
          <w:t xml:space="preserve"> </w:t>
        </w:r>
        <w:r w:rsidR="00C12992" w:rsidRPr="001058B5">
          <w:rPr>
            <w:rFonts w:ascii="Arial" w:hAnsi="Arial" w:cs="Arial"/>
            <w:sz w:val="18"/>
          </w:rPr>
          <w:t>10-17</w:t>
        </w:r>
      </w:hyperlink>
    </w:p>
    <w:p w14:paraId="6C2FB919" w14:textId="77777777" w:rsidR="008C539B" w:rsidRPr="001058B5" w:rsidRDefault="008D1AB8">
      <w:pPr>
        <w:spacing w:line="235" w:lineRule="auto"/>
        <w:ind w:left="940" w:right="703"/>
        <w:rPr>
          <w:rFonts w:ascii="Arial" w:hAnsi="Arial" w:cs="Arial"/>
          <w:sz w:val="18"/>
        </w:rPr>
      </w:pPr>
      <w:hyperlink w:anchor="_bookmark2271" w:history="1">
        <w:r w:rsidR="00C12992" w:rsidRPr="001058B5">
          <w:rPr>
            <w:rFonts w:ascii="Arial" w:hAnsi="Arial" w:cs="Arial"/>
            <w:sz w:val="18"/>
          </w:rPr>
          <w:t>securing SSL connection, 10-16</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file, 10-17</w:t>
        </w:r>
      </w:hyperlink>
    </w:p>
    <w:p w14:paraId="7DDCE06D" w14:textId="77777777" w:rsidR="008C539B" w:rsidRPr="001058B5" w:rsidRDefault="008D1AB8">
      <w:pPr>
        <w:spacing w:line="220" w:lineRule="exact"/>
        <w:ind w:left="940"/>
        <w:rPr>
          <w:rFonts w:ascii="Arial" w:hAnsi="Arial" w:cs="Arial"/>
          <w:sz w:val="18"/>
        </w:rPr>
      </w:pPr>
      <w:hyperlink w:anchor="_bookmark2275" w:history="1">
        <w:r w:rsidR="00C12992" w:rsidRPr="001058B5">
          <w:rPr>
            <w:rFonts w:ascii="Arial" w:hAnsi="Arial" w:cs="Arial"/>
            <w:sz w:val="18"/>
          </w:rPr>
          <w:t>TCPS, 10-17</w:t>
        </w:r>
      </w:hyperlink>
    </w:p>
    <w:p w14:paraId="1D9AA89D" w14:textId="77777777" w:rsidR="008C539B" w:rsidRPr="001058B5" w:rsidRDefault="00C12992">
      <w:pPr>
        <w:spacing w:line="220" w:lineRule="exact"/>
        <w:ind w:left="700"/>
        <w:rPr>
          <w:rFonts w:ascii="Arial" w:hAnsi="Arial" w:cs="Arial"/>
          <w:sz w:val="18"/>
        </w:rPr>
      </w:pPr>
      <w:r w:rsidRPr="001058B5">
        <w:rPr>
          <w:rFonts w:ascii="Arial" w:hAnsi="Arial" w:cs="Arial"/>
          <w:sz w:val="18"/>
        </w:rPr>
        <w:t>security</w:t>
      </w:r>
    </w:p>
    <w:p w14:paraId="514361FB" w14:textId="77777777" w:rsidR="008C539B" w:rsidRPr="001058B5" w:rsidRDefault="008D1AB8">
      <w:pPr>
        <w:spacing w:line="237" w:lineRule="auto"/>
        <w:ind w:left="940" w:right="1002"/>
        <w:rPr>
          <w:rFonts w:ascii="Arial" w:hAnsi="Arial" w:cs="Arial"/>
          <w:sz w:val="18"/>
        </w:rPr>
      </w:pPr>
      <w:hyperlink w:anchor="_bookmark557" w:history="1">
        <w:r w:rsidR="00C12992" w:rsidRPr="001058B5">
          <w:rPr>
            <w:rFonts w:ascii="Arial" w:hAnsi="Arial" w:cs="Arial"/>
            <w:sz w:val="18"/>
          </w:rPr>
          <w:t>application enforcement of, 4-8</w:t>
        </w:r>
      </w:hyperlink>
      <w:r w:rsidR="00C12992" w:rsidRPr="001058B5">
        <w:rPr>
          <w:rFonts w:ascii="Arial" w:hAnsi="Arial" w:cs="Arial"/>
          <w:sz w:val="18"/>
        </w:rPr>
        <w:t xml:space="preserve"> default user accounts</w:t>
      </w:r>
    </w:p>
    <w:p w14:paraId="2112B6F2" w14:textId="77777777" w:rsidR="008C539B" w:rsidRPr="001058B5" w:rsidRDefault="008D1AB8">
      <w:pPr>
        <w:spacing w:line="235" w:lineRule="auto"/>
        <w:ind w:left="1180" w:right="42"/>
        <w:rPr>
          <w:rFonts w:ascii="Arial" w:hAnsi="Arial" w:cs="Arial"/>
          <w:sz w:val="18"/>
        </w:rPr>
      </w:pPr>
      <w:hyperlink w:anchor="_bookmark2156" w:history="1">
        <w:r w:rsidR="00C12992" w:rsidRPr="001058B5">
          <w:rPr>
            <w:rFonts w:ascii="Arial" w:hAnsi="Arial" w:cs="Arial"/>
            <w:sz w:val="18"/>
          </w:rPr>
          <w:t>locked and expired automatically, 10-4</w:t>
        </w:r>
      </w:hyperlink>
      <w:r w:rsidR="00C12992" w:rsidRPr="001058B5">
        <w:rPr>
          <w:rFonts w:ascii="Arial" w:hAnsi="Arial" w:cs="Arial"/>
          <w:sz w:val="18"/>
        </w:rPr>
        <w:t xml:space="preserve"> </w:t>
      </w:r>
      <w:hyperlink w:anchor="_bookmark2153" w:history="1">
        <w:r w:rsidR="00C12992" w:rsidRPr="001058B5">
          <w:rPr>
            <w:rFonts w:ascii="Arial" w:hAnsi="Arial" w:cs="Arial"/>
            <w:sz w:val="18"/>
          </w:rPr>
          <w:t>locking and expiring, 10-4</w:t>
        </w:r>
      </w:hyperlink>
    </w:p>
    <w:p w14:paraId="660136CE" w14:textId="77777777" w:rsidR="008C539B" w:rsidRPr="001058B5" w:rsidRDefault="008D1AB8">
      <w:pPr>
        <w:spacing w:line="235" w:lineRule="auto"/>
        <w:ind w:left="940" w:right="703"/>
        <w:rPr>
          <w:rFonts w:ascii="Arial" w:hAnsi="Arial" w:cs="Arial"/>
          <w:sz w:val="18"/>
        </w:rPr>
      </w:pPr>
      <w:hyperlink w:anchor="_bookmark687" w:history="1">
        <w:r w:rsidR="00C12992" w:rsidRPr="001058B5">
          <w:rPr>
            <w:rFonts w:ascii="Arial" w:hAnsi="Arial" w:cs="Arial"/>
            <w:sz w:val="18"/>
          </w:rPr>
          <w:t>domains, enabled roles and, 4-20</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application, 5-2</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database, 5-2</w:t>
        </w:r>
      </w:hyperlink>
    </w:p>
    <w:p w14:paraId="57A07552" w14:textId="77777777" w:rsidR="008C539B" w:rsidRPr="001058B5" w:rsidRDefault="008D1AB8">
      <w:pPr>
        <w:spacing w:before="2" w:line="235" w:lineRule="auto"/>
        <w:ind w:left="940" w:right="42"/>
        <w:rPr>
          <w:rFonts w:ascii="Arial" w:hAnsi="Arial" w:cs="Arial"/>
          <w:sz w:val="18"/>
        </w:rPr>
      </w:pPr>
      <w:hyperlink w:anchor="_bookmark646" w:history="1">
        <w:r w:rsidR="00C12992" w:rsidRPr="001058B5">
          <w:rPr>
            <w:rFonts w:ascii="Arial" w:hAnsi="Arial" w:cs="Arial"/>
            <w:sz w:val="18"/>
          </w:rPr>
          <w:t>multibyte characters in role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role passwords, 4-18</w:t>
        </w:r>
      </w:hyperlink>
      <w:r w:rsidR="00C12992" w:rsidRPr="001058B5">
        <w:rPr>
          <w:rFonts w:ascii="Arial" w:hAnsi="Arial" w:cs="Arial"/>
          <w:sz w:val="18"/>
        </w:rPr>
        <w:t xml:space="preserve"> </w:t>
      </w:r>
      <w:hyperlink w:anchor="_bookmark343" w:history="1">
        <w:r w:rsidR="00C12992" w:rsidRPr="001058B5">
          <w:rPr>
            <w:rFonts w:ascii="Arial" w:hAnsi="Arial" w:cs="Arial"/>
            <w:sz w:val="18"/>
          </w:rPr>
          <w:t>passwords, 3-26</w:t>
        </w:r>
      </w:hyperlink>
    </w:p>
    <w:p w14:paraId="41C1A7A0" w14:textId="77777777" w:rsidR="008C539B" w:rsidRPr="001058B5" w:rsidRDefault="00C12992">
      <w:pPr>
        <w:spacing w:line="221" w:lineRule="exact"/>
        <w:ind w:left="940"/>
        <w:rPr>
          <w:rFonts w:ascii="Arial" w:hAnsi="Arial" w:cs="Arial"/>
          <w:sz w:val="18"/>
        </w:rPr>
      </w:pPr>
      <w:r w:rsidRPr="001058B5">
        <w:rPr>
          <w:rFonts w:ascii="Arial" w:hAnsi="Arial" w:cs="Arial"/>
          <w:sz w:val="18"/>
        </w:rPr>
        <w:t>policies</w:t>
      </w:r>
    </w:p>
    <w:p w14:paraId="3D4880FD" w14:textId="77777777" w:rsidR="008C539B" w:rsidRPr="001058B5" w:rsidRDefault="008D1AB8">
      <w:pPr>
        <w:spacing w:line="220" w:lineRule="exact"/>
        <w:ind w:left="1180"/>
        <w:rPr>
          <w:rFonts w:ascii="Arial" w:hAnsi="Arial" w:cs="Arial"/>
          <w:sz w:val="18"/>
        </w:rPr>
      </w:pPr>
      <w:hyperlink w:anchor="_bookmark994" w:history="1">
        <w:r w:rsidR="00C12992" w:rsidRPr="001058B5">
          <w:rPr>
            <w:rFonts w:ascii="Arial" w:hAnsi="Arial" w:cs="Arial"/>
            <w:sz w:val="18"/>
          </w:rPr>
          <w:t>applications, 5-1</w:t>
        </w:r>
      </w:hyperlink>
    </w:p>
    <w:p w14:paraId="218937EA" w14:textId="77777777" w:rsidR="008C539B" w:rsidRPr="001058B5" w:rsidRDefault="008D1AB8">
      <w:pPr>
        <w:spacing w:line="237" w:lineRule="auto"/>
        <w:ind w:left="1180" w:right="703"/>
        <w:rPr>
          <w:rFonts w:ascii="Arial" w:hAnsi="Arial" w:cs="Arial"/>
          <w:sz w:val="18"/>
        </w:rPr>
      </w:pPr>
      <w:hyperlink w:anchor="_bookmark698" w:history="1">
        <w:r w:rsidR="00C12992" w:rsidRPr="001058B5">
          <w:rPr>
            <w:rFonts w:ascii="Arial" w:hAnsi="Arial" w:cs="Arial"/>
            <w:sz w:val="18"/>
          </w:rPr>
          <w:t>SQL*Plus users, restricting, 4-21</w:t>
        </w:r>
      </w:hyperlink>
      <w:r w:rsidR="00C12992" w:rsidRPr="001058B5">
        <w:rPr>
          <w:rFonts w:ascii="Arial" w:hAnsi="Arial" w:cs="Arial"/>
          <w:sz w:val="18"/>
        </w:rPr>
        <w:t xml:space="preserve"> </w:t>
      </w:r>
      <w:hyperlink w:anchor="_bookmark1352" w:history="1">
        <w:r w:rsidR="00C12992" w:rsidRPr="001058B5">
          <w:rPr>
            <w:rFonts w:ascii="Arial" w:hAnsi="Arial" w:cs="Arial"/>
            <w:sz w:val="18"/>
          </w:rPr>
          <w:t>tables or views, 7-2</w:t>
        </w:r>
      </w:hyperlink>
    </w:p>
    <w:p w14:paraId="2832C2DB" w14:textId="77777777" w:rsidR="008C539B" w:rsidRPr="001058B5" w:rsidRDefault="008D1AB8">
      <w:pPr>
        <w:spacing w:line="217" w:lineRule="exact"/>
        <w:ind w:left="940"/>
        <w:rPr>
          <w:rFonts w:ascii="Arial" w:hAnsi="Arial" w:cs="Arial"/>
          <w:sz w:val="18"/>
        </w:rPr>
      </w:pPr>
      <w:hyperlink w:anchor="_bookmark758" w:history="1">
        <w:r w:rsidR="00C12992" w:rsidRPr="001058B5">
          <w:rPr>
            <w:rFonts w:ascii="Arial" w:hAnsi="Arial" w:cs="Arial"/>
            <w:sz w:val="18"/>
          </w:rPr>
          <w:t>procedures enhance,   4-30</w:t>
        </w:r>
      </w:hyperlink>
    </w:p>
    <w:p w14:paraId="3E6A23E6" w14:textId="77777777" w:rsidR="008C539B" w:rsidRPr="001058B5" w:rsidRDefault="008D1AB8">
      <w:pPr>
        <w:spacing w:line="220" w:lineRule="exact"/>
        <w:ind w:left="940"/>
        <w:rPr>
          <w:rFonts w:ascii="Arial" w:hAnsi="Arial" w:cs="Arial"/>
          <w:sz w:val="18"/>
        </w:rPr>
      </w:pPr>
      <w:hyperlink w:anchor="_bookmark54" w:history="1">
        <w:r w:rsidR="00C12992" w:rsidRPr="001058B5">
          <w:rPr>
            <w:rFonts w:ascii="Arial" w:hAnsi="Arial" w:cs="Arial"/>
            <w:sz w:val="18"/>
          </w:rPr>
          <w:t>resources, additional,   1-2</w:t>
        </w:r>
      </w:hyperlink>
    </w:p>
    <w:p w14:paraId="08F00E51" w14:textId="77777777" w:rsidR="008C539B" w:rsidRPr="001058B5" w:rsidRDefault="008D1AB8">
      <w:pPr>
        <w:spacing w:line="220" w:lineRule="exact"/>
        <w:ind w:left="940"/>
        <w:rPr>
          <w:rFonts w:ascii="Arial" w:hAnsi="Arial" w:cs="Arial"/>
          <w:sz w:val="18"/>
        </w:rPr>
      </w:pPr>
      <w:hyperlink w:anchor="_bookmark1034" w:history="1">
        <w:r w:rsidR="00C12992" w:rsidRPr="001058B5">
          <w:rPr>
            <w:rFonts w:ascii="Arial" w:hAnsi="Arial" w:cs="Arial"/>
            <w:sz w:val="18"/>
          </w:rPr>
          <w:t>roles, advantages in application use, 5-11</w:t>
        </w:r>
      </w:hyperlink>
    </w:p>
    <w:p w14:paraId="7C61F225" w14:textId="77777777" w:rsidR="008C539B" w:rsidRPr="001058B5" w:rsidRDefault="008D1AB8">
      <w:pPr>
        <w:spacing w:before="1" w:line="235" w:lineRule="auto"/>
        <w:ind w:left="700" w:right="2249" w:firstLine="240"/>
        <w:rPr>
          <w:rFonts w:ascii="Arial" w:hAnsi="Arial" w:cs="Arial"/>
          <w:sz w:val="18"/>
        </w:rPr>
      </w:pPr>
      <w:hyperlink w:anchor="_bookmark214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risks </w:t>
      </w:r>
      <w:hyperlink w:anchor="_bookmark2126" w:history="1">
        <w:r w:rsidR="00C12992" w:rsidRPr="001058B5">
          <w:rPr>
            <w:rFonts w:ascii="Arial" w:hAnsi="Arial" w:cs="Arial"/>
            <w:sz w:val="18"/>
          </w:rPr>
          <w:t>security alerts, 10-2</w:t>
        </w:r>
      </w:hyperlink>
      <w:r w:rsidR="00C12992" w:rsidRPr="001058B5">
        <w:rPr>
          <w:rFonts w:ascii="Arial" w:hAnsi="Arial" w:cs="Arial"/>
          <w:sz w:val="18"/>
        </w:rPr>
        <w:t xml:space="preserve"> security attacks</w:t>
      </w:r>
    </w:p>
    <w:p w14:paraId="54936289" w14:textId="77777777" w:rsidR="008C539B" w:rsidRPr="001058B5" w:rsidRDefault="008D1AB8">
      <w:pPr>
        <w:spacing w:before="3" w:line="235" w:lineRule="auto"/>
        <w:ind w:left="1300" w:right="703" w:hanging="360"/>
        <w:rPr>
          <w:rFonts w:ascii="Arial" w:hAnsi="Arial" w:cs="Arial"/>
          <w:sz w:val="18"/>
        </w:rPr>
      </w:pPr>
      <w:hyperlink w:anchor="_bookmark1106" w:history="1">
        <w:r w:rsidR="00C12992" w:rsidRPr="001058B5">
          <w:rPr>
            <w:rFonts w:ascii="Arial" w:hAnsi="Arial" w:cs="Arial"/>
            <w:sz w:val="18"/>
          </w:rPr>
          <w:t>access to server after protocol errors, preventing, 5-18</w:t>
        </w:r>
      </w:hyperlink>
    </w:p>
    <w:p w14:paraId="35380D98" w14:textId="77777777" w:rsidR="008C539B" w:rsidRPr="001058B5" w:rsidRDefault="008D1AB8">
      <w:pPr>
        <w:spacing w:before="2" w:line="235" w:lineRule="auto"/>
        <w:ind w:left="1300" w:right="703" w:hanging="360"/>
        <w:rPr>
          <w:rFonts w:ascii="Arial" w:hAnsi="Arial" w:cs="Arial"/>
          <w:sz w:val="18"/>
        </w:rPr>
      </w:pPr>
      <w:hyperlink w:anchor="_bookmark1160" w:history="1">
        <w:r w:rsidR="00C12992" w:rsidRPr="001058B5">
          <w:rPr>
            <w:rFonts w:ascii="Arial" w:hAnsi="Arial" w:cs="Arial"/>
            <w:sz w:val="18"/>
          </w:rPr>
          <w:t>application context values, attempts to change, 6-6</w:t>
        </w:r>
      </w:hyperlink>
    </w:p>
    <w:p w14:paraId="426E424E" w14:textId="77777777" w:rsidR="008C539B" w:rsidRPr="001058B5" w:rsidRDefault="008D1AB8">
      <w:pPr>
        <w:spacing w:before="1" w:line="235" w:lineRule="auto"/>
        <w:ind w:left="940" w:right="561"/>
        <w:rPr>
          <w:rFonts w:ascii="Arial" w:hAnsi="Arial" w:cs="Arial"/>
          <w:sz w:val="18"/>
        </w:rPr>
      </w:pPr>
      <w:hyperlink w:anchor="_bookmark1014" w:history="1">
        <w:r w:rsidR="00C12992" w:rsidRPr="001058B5">
          <w:rPr>
            <w:rFonts w:ascii="Arial" w:hAnsi="Arial" w:cs="Arial"/>
            <w:sz w:val="18"/>
          </w:rPr>
          <w:t>application design to prevent attacks, 5-3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denial of service,</w:t>
        </w:r>
        <w:r w:rsidR="00C12992" w:rsidRPr="001058B5">
          <w:rPr>
            <w:rFonts w:ascii="Arial" w:hAnsi="Arial" w:cs="Arial"/>
            <w:spacing w:val="41"/>
            <w:sz w:val="18"/>
          </w:rPr>
          <w:t xml:space="preserve"> </w:t>
        </w:r>
        <w:r w:rsidR="00C12992" w:rsidRPr="001058B5">
          <w:rPr>
            <w:rFonts w:ascii="Arial" w:hAnsi="Arial" w:cs="Arial"/>
            <w:sz w:val="18"/>
          </w:rPr>
          <w:t>10-16</w:t>
        </w:r>
      </w:hyperlink>
    </w:p>
    <w:p w14:paraId="1AF28C1F" w14:textId="77777777" w:rsidR="008C539B" w:rsidRPr="001058B5" w:rsidRDefault="00C12992">
      <w:pPr>
        <w:spacing w:line="221" w:lineRule="exact"/>
        <w:ind w:left="940"/>
        <w:rPr>
          <w:rFonts w:ascii="Arial" w:hAnsi="Arial" w:cs="Arial"/>
          <w:sz w:val="18"/>
        </w:rPr>
      </w:pPr>
      <w:r w:rsidRPr="001058B5">
        <w:rPr>
          <w:rFonts w:ascii="Arial" w:hAnsi="Arial" w:cs="Arial"/>
          <w:sz w:val="18"/>
        </w:rPr>
        <w:t>denial-of-service</w:t>
      </w:r>
    </w:p>
    <w:p w14:paraId="65F6364F" w14:textId="77777777" w:rsidR="008C539B" w:rsidRPr="001058B5" w:rsidRDefault="008D1AB8">
      <w:pPr>
        <w:spacing w:line="220" w:lineRule="exact"/>
        <w:ind w:left="1180"/>
        <w:rPr>
          <w:rFonts w:ascii="Arial" w:hAnsi="Arial" w:cs="Arial"/>
          <w:sz w:val="18"/>
        </w:rPr>
      </w:pPr>
      <w:hyperlink w:anchor="_bookmark1101" w:history="1">
        <w:r w:rsidR="00C12992" w:rsidRPr="001058B5">
          <w:rPr>
            <w:rFonts w:ascii="Arial" w:hAnsi="Arial" w:cs="Arial"/>
            <w:sz w:val="18"/>
          </w:rPr>
          <w:t>bad packets, addressing, 5-18</w:t>
        </w:r>
      </w:hyperlink>
    </w:p>
    <w:p w14:paraId="318E659E" w14:textId="77777777" w:rsidR="008C539B" w:rsidRPr="001058B5" w:rsidRDefault="008D1AB8">
      <w:pPr>
        <w:spacing w:before="1" w:line="235" w:lineRule="auto"/>
        <w:ind w:left="940"/>
        <w:rPr>
          <w:rFonts w:ascii="Arial" w:hAnsi="Arial" w:cs="Arial"/>
          <w:sz w:val="18"/>
        </w:rPr>
      </w:pPr>
      <w:hyperlink w:anchor="_bookmark2265" w:history="1">
        <w:r w:rsidR="00C12992" w:rsidRPr="001058B5">
          <w:rPr>
            <w:rFonts w:ascii="Arial" w:hAnsi="Arial" w:cs="Arial"/>
            <w:sz w:val="18"/>
          </w:rPr>
          <w:t>denial-of-service attacks through listener, 10-16</w:t>
        </w:r>
      </w:hyperlink>
      <w:r w:rsidR="00C12992" w:rsidRPr="001058B5">
        <w:rPr>
          <w:rFonts w:ascii="Arial" w:hAnsi="Arial" w:cs="Arial"/>
          <w:sz w:val="18"/>
        </w:rPr>
        <w:t xml:space="preserve"> </w:t>
      </w:r>
      <w:hyperlink w:anchor="_bookmark1100" w:history="1">
        <w:r w:rsidR="00C12992" w:rsidRPr="001058B5">
          <w:rPr>
            <w:rFonts w:ascii="Arial" w:hAnsi="Arial" w:cs="Arial"/>
            <w:sz w:val="18"/>
          </w:rPr>
          <w:t>disk flooding, preventing, 5-17</w:t>
        </w:r>
      </w:hyperlink>
    </w:p>
    <w:p w14:paraId="3EDD2DF9" w14:textId="77777777" w:rsidR="008C539B" w:rsidRPr="001058B5" w:rsidRDefault="008D1AB8">
      <w:pPr>
        <w:spacing w:line="220" w:lineRule="exact"/>
        <w:ind w:left="940"/>
        <w:rPr>
          <w:rFonts w:ascii="Arial" w:hAnsi="Arial" w:cs="Arial"/>
          <w:sz w:val="18"/>
        </w:rPr>
      </w:pPr>
      <w:hyperlink w:anchor="_bookmark2238" w:history="1">
        <w:r w:rsidR="00C12992" w:rsidRPr="001058B5">
          <w:rPr>
            <w:rFonts w:ascii="Arial" w:hAnsi="Arial" w:cs="Arial"/>
            <w:sz w:val="18"/>
          </w:rPr>
          <w:t>eavesdropping, 10-14</w:t>
        </w:r>
      </w:hyperlink>
    </w:p>
    <w:p w14:paraId="46397F8D" w14:textId="77777777" w:rsidR="008C539B" w:rsidRPr="001058B5" w:rsidRDefault="008D1AB8">
      <w:pPr>
        <w:spacing w:line="237" w:lineRule="auto"/>
        <w:ind w:left="940" w:right="703"/>
        <w:rPr>
          <w:rFonts w:ascii="Arial" w:hAnsi="Arial" w:cs="Arial"/>
          <w:sz w:val="18"/>
        </w:rPr>
      </w:pPr>
      <w:hyperlink w:anchor="_bookmark1557" w:history="1">
        <w:r w:rsidR="00C12992" w:rsidRPr="001058B5">
          <w:rPr>
            <w:rFonts w:ascii="Arial" w:hAnsi="Arial" w:cs="Arial"/>
            <w:sz w:val="18"/>
          </w:rPr>
          <w:t>encryption, problems not solved by, 8-2</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falsified IP addresses, 10-13</w:t>
        </w:r>
      </w:hyperlink>
    </w:p>
    <w:p w14:paraId="26DF12C0" w14:textId="77777777" w:rsidR="008C539B" w:rsidRPr="001058B5" w:rsidRDefault="008D1AB8">
      <w:pPr>
        <w:spacing w:line="235" w:lineRule="auto"/>
        <w:ind w:left="940"/>
        <w:jc w:val="both"/>
        <w:rPr>
          <w:rFonts w:ascii="Arial" w:hAnsi="Arial" w:cs="Arial"/>
          <w:sz w:val="18"/>
        </w:rPr>
      </w:pPr>
      <w:hyperlink w:anchor="_bookmark2231" w:history="1">
        <w:r w:rsidR="00C12992" w:rsidRPr="001058B5">
          <w:rPr>
            <w:rFonts w:ascii="Arial" w:hAnsi="Arial" w:cs="Arial"/>
            <w:sz w:val="18"/>
          </w:rPr>
          <w:t>falsified or stolen client system identities, 10-13</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hacked operating systems or applications, 10-13</w:t>
        </w:r>
      </w:hyperlink>
      <w:r w:rsidR="00C12992" w:rsidRPr="001058B5">
        <w:rPr>
          <w:rFonts w:ascii="Arial" w:hAnsi="Arial" w:cs="Arial"/>
          <w:sz w:val="18"/>
        </w:rPr>
        <w:t xml:space="preserve"> </w:t>
      </w:r>
      <w:hyperlink w:anchor="_bookmark1557" w:history="1">
        <w:r w:rsidR="00C12992" w:rsidRPr="001058B5">
          <w:rPr>
            <w:rFonts w:ascii="Arial" w:hAnsi="Arial" w:cs="Arial"/>
            <w:sz w:val="18"/>
          </w:rPr>
          <w:t>intruders, 8-2</w:t>
        </w:r>
      </w:hyperlink>
    </w:p>
    <w:p w14:paraId="56DF1103" w14:textId="77777777" w:rsidR="008C539B" w:rsidRPr="001058B5" w:rsidRDefault="008D1AB8">
      <w:pPr>
        <w:spacing w:before="1" w:line="235" w:lineRule="auto"/>
        <w:ind w:left="940" w:right="1002"/>
        <w:rPr>
          <w:rFonts w:ascii="Arial" w:hAnsi="Arial" w:cs="Arial"/>
          <w:sz w:val="18"/>
        </w:rPr>
      </w:pPr>
      <w:hyperlink w:anchor="_bookmark1616" w:history="1">
        <w:r w:rsidR="00C12992" w:rsidRPr="001058B5">
          <w:rPr>
            <w:rFonts w:ascii="Arial" w:hAnsi="Arial" w:cs="Arial"/>
            <w:sz w:val="18"/>
          </w:rPr>
          <w:t>non-SYS activities audited, 9-3</w:t>
        </w:r>
      </w:hyperlink>
      <w:r w:rsidR="00C12992" w:rsidRPr="001058B5">
        <w:rPr>
          <w:rFonts w:ascii="Arial" w:hAnsi="Arial" w:cs="Arial"/>
          <w:sz w:val="18"/>
        </w:rPr>
        <w:t xml:space="preserve"> </w:t>
      </w:r>
      <w:hyperlink w:anchor="_bookmark195" w:history="1">
        <w:r w:rsidR="00C12992" w:rsidRPr="001058B5">
          <w:rPr>
            <w:rFonts w:ascii="Arial" w:hAnsi="Arial" w:cs="Arial"/>
            <w:sz w:val="18"/>
          </w:rPr>
          <w:t>password cracking, 3-2</w:t>
        </w:r>
      </w:hyperlink>
    </w:p>
    <w:p w14:paraId="469C81F2" w14:textId="77777777" w:rsidR="008C539B" w:rsidRPr="001058B5" w:rsidRDefault="008D1AB8">
      <w:pPr>
        <w:spacing w:line="220" w:lineRule="exact"/>
        <w:ind w:left="940"/>
        <w:rPr>
          <w:rFonts w:ascii="Arial" w:hAnsi="Arial" w:cs="Arial"/>
          <w:sz w:val="18"/>
        </w:rPr>
      </w:pPr>
      <w:hyperlink w:anchor="_bookmark191" w:history="1">
        <w:r w:rsidR="00C12992" w:rsidRPr="001058B5">
          <w:rPr>
            <w:rFonts w:ascii="Arial" w:hAnsi="Arial" w:cs="Arial"/>
            <w:sz w:val="18"/>
          </w:rPr>
          <w:t>password protections against, 3-2</w:t>
        </w:r>
      </w:hyperlink>
    </w:p>
    <w:p w14:paraId="7D32034B" w14:textId="77777777" w:rsidR="008C539B" w:rsidRPr="001058B5" w:rsidRDefault="008D1AB8">
      <w:pPr>
        <w:spacing w:line="222" w:lineRule="exact"/>
        <w:ind w:left="940"/>
        <w:rPr>
          <w:rFonts w:ascii="Arial" w:hAnsi="Arial" w:cs="Arial"/>
          <w:sz w:val="18"/>
        </w:rPr>
      </w:pPr>
      <w:hyperlink w:anchor="_bookmark1098" w:history="1">
        <w:r w:rsidR="00C12992" w:rsidRPr="001058B5">
          <w:rPr>
            <w:rFonts w:ascii="Arial" w:hAnsi="Arial" w:cs="Arial"/>
            <w:sz w:val="18"/>
          </w:rPr>
          <w:t>preventing malicious attacks from clients, 5-17</w:t>
        </w:r>
      </w:hyperlink>
    </w:p>
    <w:p w14:paraId="02B5410C" w14:textId="77777777" w:rsidR="008C539B" w:rsidRPr="001058B5" w:rsidRDefault="00C12992">
      <w:pPr>
        <w:spacing w:before="70" w:line="235" w:lineRule="auto"/>
        <w:ind w:left="1300" w:right="52" w:hanging="360"/>
        <w:rPr>
          <w:rFonts w:ascii="Arial" w:hAnsi="Arial" w:cs="Arial"/>
          <w:sz w:val="18"/>
        </w:rPr>
      </w:pPr>
      <w:r w:rsidRPr="001058B5">
        <w:rPr>
          <w:rFonts w:ascii="Arial" w:hAnsi="Arial" w:cs="Arial"/>
        </w:rPr>
        <w:br w:type="column"/>
      </w:r>
      <w:hyperlink w:anchor="_bookmark442" w:history="1">
        <w:r w:rsidRPr="001058B5">
          <w:rPr>
            <w:rFonts w:ascii="Arial" w:hAnsi="Arial" w:cs="Arial"/>
            <w:sz w:val="18"/>
          </w:rPr>
          <w:t>preventing password theft with proxy authentication and secure external password store, 3-40</w:t>
        </w:r>
      </w:hyperlink>
    </w:p>
    <w:p w14:paraId="7E8D12F1" w14:textId="77777777" w:rsidR="008C539B" w:rsidRPr="001058B5" w:rsidRDefault="008D1AB8">
      <w:pPr>
        <w:spacing w:before="3" w:line="235" w:lineRule="auto"/>
        <w:ind w:left="940" w:right="836"/>
        <w:rPr>
          <w:rFonts w:ascii="Arial" w:hAnsi="Arial" w:cs="Arial"/>
          <w:sz w:val="18"/>
        </w:rPr>
      </w:pPr>
      <w:hyperlink w:anchor="_bookmark1297" w:history="1">
        <w:r w:rsidR="00C12992" w:rsidRPr="001058B5">
          <w:rPr>
            <w:rFonts w:ascii="Arial" w:hAnsi="Arial" w:cs="Arial"/>
            <w:sz w:val="18"/>
          </w:rPr>
          <w:t>session ID, need for encryption, 6-34</w:t>
        </w:r>
      </w:hyperlink>
      <w:r w:rsidR="00C12992" w:rsidRPr="001058B5">
        <w:rPr>
          <w:rFonts w:ascii="Arial" w:hAnsi="Arial" w:cs="Arial"/>
          <w:sz w:val="18"/>
        </w:rPr>
        <w:t xml:space="preserve"> </w:t>
      </w:r>
      <w:hyperlink w:anchor="_bookmark1024" w:history="1">
        <w:r w:rsidR="00C12992" w:rsidRPr="001058B5">
          <w:rPr>
            <w:rFonts w:ascii="Arial" w:hAnsi="Arial" w:cs="Arial"/>
            <w:sz w:val="18"/>
          </w:rPr>
          <w:t>shoulder surfing, 5-5</w:t>
        </w:r>
      </w:hyperlink>
    </w:p>
    <w:p w14:paraId="051CA07E" w14:textId="77777777" w:rsidR="008C539B" w:rsidRPr="001058B5" w:rsidRDefault="008D1AB8">
      <w:pPr>
        <w:spacing w:line="237" w:lineRule="auto"/>
        <w:ind w:left="940" w:right="1461"/>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w:t>
      </w:r>
      <w:hyperlink w:anchor="_bookmark1110" w:history="1">
        <w:r w:rsidR="00C12992" w:rsidRPr="001058B5">
          <w:rPr>
            <w:rFonts w:ascii="Arial" w:hAnsi="Arial" w:cs="Arial"/>
            <w:sz w:val="18"/>
          </w:rPr>
          <w:t>unlimited authenticated requests,</w:t>
        </w:r>
      </w:hyperlink>
    </w:p>
    <w:p w14:paraId="3645AC69" w14:textId="77777777" w:rsidR="008C539B" w:rsidRPr="001058B5" w:rsidRDefault="008D1AB8">
      <w:pPr>
        <w:spacing w:line="218" w:lineRule="exact"/>
        <w:ind w:left="1300"/>
        <w:rPr>
          <w:rFonts w:ascii="Arial" w:hAnsi="Arial" w:cs="Arial"/>
          <w:sz w:val="18"/>
        </w:rPr>
      </w:pPr>
      <w:hyperlink w:anchor="_bookmark1110" w:history="1">
        <w:r w:rsidR="00C12992" w:rsidRPr="001058B5">
          <w:rPr>
            <w:rFonts w:ascii="Arial" w:hAnsi="Arial" w:cs="Arial"/>
            <w:sz w:val="18"/>
          </w:rPr>
          <w:t>preventing, 5-19</w:t>
        </w:r>
      </w:hyperlink>
    </w:p>
    <w:p w14:paraId="29F3F92F" w14:textId="77777777" w:rsidR="008C539B" w:rsidRPr="001058B5" w:rsidRDefault="008D1AB8">
      <w:pPr>
        <w:spacing w:line="220" w:lineRule="exact"/>
        <w:ind w:left="940"/>
        <w:rPr>
          <w:rFonts w:ascii="Arial" w:hAnsi="Arial" w:cs="Arial"/>
          <w:sz w:val="18"/>
        </w:rPr>
      </w:pPr>
      <w:hyperlink w:anchor="_bookmark1200" w:history="1">
        <w:r w:rsidR="00C12992" w:rsidRPr="001058B5">
          <w:rPr>
            <w:rFonts w:ascii="Arial" w:hAnsi="Arial" w:cs="Arial"/>
            <w:sz w:val="18"/>
          </w:rPr>
          <w:t>user session output, hiding from intruders, 6-12</w:t>
        </w:r>
      </w:hyperlink>
    </w:p>
    <w:p w14:paraId="0FAB4D07" w14:textId="77777777" w:rsidR="008C539B" w:rsidRPr="001058B5" w:rsidRDefault="008D1AB8">
      <w:pPr>
        <w:spacing w:line="235" w:lineRule="auto"/>
        <w:ind w:left="700" w:right="2535" w:firstLine="240"/>
        <w:rPr>
          <w:rFonts w:ascii="Arial" w:hAnsi="Arial" w:cs="Arial"/>
          <w:sz w:val="18"/>
        </w:rPr>
      </w:pPr>
      <w:hyperlink w:anchor="_bookmark443" w:history="1">
        <w:r w:rsidR="00C12992" w:rsidRPr="001058B5">
          <w:rPr>
            <w:rFonts w:ascii="Arial" w:hAnsi="Arial" w:cs="Arial"/>
            <w:i/>
            <w:sz w:val="18"/>
          </w:rPr>
          <w:t xml:space="preserve">See also </w:t>
        </w:r>
      </w:hyperlink>
      <w:r w:rsidR="00C12992" w:rsidRPr="001058B5">
        <w:rPr>
          <w:rFonts w:ascii="Arial" w:hAnsi="Arial" w:cs="Arial"/>
          <w:sz w:val="18"/>
        </w:rPr>
        <w:t>security risks security domains</w:t>
      </w:r>
    </w:p>
    <w:p w14:paraId="39B6CDED" w14:textId="77777777" w:rsidR="008C539B" w:rsidRPr="001058B5" w:rsidRDefault="008D1AB8">
      <w:pPr>
        <w:spacing w:before="2" w:line="235" w:lineRule="auto"/>
        <w:ind w:left="700" w:right="2359" w:firstLine="240"/>
        <w:rPr>
          <w:rFonts w:ascii="Arial" w:hAnsi="Arial" w:cs="Arial"/>
          <w:sz w:val="18"/>
        </w:rPr>
      </w:pPr>
      <w:hyperlink w:anchor="_bookmark550" w:history="1">
        <w:r w:rsidR="00C12992" w:rsidRPr="001058B5">
          <w:rPr>
            <w:rFonts w:ascii="Arial" w:hAnsi="Arial" w:cs="Arial"/>
            <w:sz w:val="18"/>
          </w:rPr>
          <w:t>enabled roles and, 4-7</w:t>
        </w:r>
      </w:hyperlink>
      <w:r w:rsidR="00C12992" w:rsidRPr="001058B5">
        <w:rPr>
          <w:rFonts w:ascii="Arial" w:hAnsi="Arial" w:cs="Arial"/>
          <w:sz w:val="18"/>
        </w:rPr>
        <w:t xml:space="preserve"> security patches</w:t>
      </w:r>
    </w:p>
    <w:p w14:paraId="3506C268" w14:textId="77777777" w:rsidR="008C539B" w:rsidRPr="001058B5" w:rsidRDefault="008D1AB8">
      <w:pPr>
        <w:spacing w:line="220" w:lineRule="exact"/>
        <w:ind w:left="940"/>
        <w:rPr>
          <w:rFonts w:ascii="Arial" w:hAnsi="Arial" w:cs="Arial"/>
          <w:sz w:val="18"/>
        </w:rPr>
      </w:pPr>
      <w:hyperlink w:anchor="_bookmark2124" w:history="1">
        <w:r w:rsidR="00C12992" w:rsidRPr="001058B5">
          <w:rPr>
            <w:rFonts w:ascii="Arial" w:hAnsi="Arial" w:cs="Arial"/>
            <w:sz w:val="18"/>
          </w:rPr>
          <w:t>about,   10-2</w:t>
        </w:r>
      </w:hyperlink>
    </w:p>
    <w:p w14:paraId="5F5CEA4B" w14:textId="77777777" w:rsidR="008C539B" w:rsidRPr="001058B5" w:rsidRDefault="008D1AB8">
      <w:pPr>
        <w:spacing w:before="2" w:line="235" w:lineRule="auto"/>
        <w:ind w:left="700" w:right="2594" w:firstLine="240"/>
        <w:rPr>
          <w:rFonts w:ascii="Arial" w:hAnsi="Arial" w:cs="Arial"/>
          <w:sz w:val="18"/>
        </w:rPr>
      </w:pPr>
      <w:hyperlink w:anchor="_bookmark2127" w:history="1">
        <w:r w:rsidR="00C12992" w:rsidRPr="001058B5">
          <w:rPr>
            <w:rFonts w:ascii="Arial" w:hAnsi="Arial" w:cs="Arial"/>
            <w:sz w:val="18"/>
          </w:rPr>
          <w:t>downloading, 10-2</w:t>
        </w:r>
      </w:hyperlink>
      <w:r w:rsidR="00C12992" w:rsidRPr="001058B5">
        <w:rPr>
          <w:rFonts w:ascii="Arial" w:hAnsi="Arial" w:cs="Arial"/>
          <w:sz w:val="18"/>
        </w:rPr>
        <w:t xml:space="preserve"> security policies</w:t>
      </w:r>
    </w:p>
    <w:p w14:paraId="0A952946" w14:textId="77777777" w:rsidR="008C539B" w:rsidRPr="001058B5" w:rsidRDefault="008D1AB8">
      <w:pPr>
        <w:spacing w:line="237" w:lineRule="auto"/>
        <w:ind w:left="700" w:right="534" w:firstLine="240"/>
        <w:rPr>
          <w:rFonts w:ascii="Arial" w:hAnsi="Arial" w:cs="Arial"/>
          <w:sz w:val="18"/>
        </w:rPr>
      </w:pPr>
      <w:hyperlink w:anchor="_bookmark1421"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policies security risks</w:t>
      </w:r>
    </w:p>
    <w:p w14:paraId="175D16BC" w14:textId="77777777" w:rsidR="008C539B" w:rsidRPr="001058B5" w:rsidRDefault="008D1AB8">
      <w:pPr>
        <w:spacing w:line="217" w:lineRule="exact"/>
        <w:ind w:left="940"/>
        <w:rPr>
          <w:rFonts w:ascii="Arial" w:hAnsi="Arial" w:cs="Arial"/>
          <w:sz w:val="18"/>
        </w:rPr>
      </w:pPr>
      <w:hyperlink w:anchor="_bookmark701" w:history="1">
        <w:r w:rsidR="00C12992" w:rsidRPr="001058B5">
          <w:rPr>
            <w:rFonts w:ascii="Arial" w:hAnsi="Arial" w:cs="Arial"/>
            <w:sz w:val="18"/>
          </w:rPr>
          <w:t>ad hoc tools, 4-21</w:t>
        </w:r>
      </w:hyperlink>
    </w:p>
    <w:p w14:paraId="693DD587" w14:textId="77777777" w:rsidR="008C539B" w:rsidRPr="001058B5" w:rsidRDefault="008D1AB8">
      <w:pPr>
        <w:spacing w:before="1" w:line="235" w:lineRule="auto"/>
        <w:ind w:left="940" w:right="361"/>
        <w:rPr>
          <w:rFonts w:ascii="Arial" w:hAnsi="Arial" w:cs="Arial"/>
          <w:sz w:val="18"/>
        </w:rPr>
      </w:pPr>
      <w:hyperlink w:anchor="_bookmark999" w:history="1">
        <w:r w:rsidR="00C12992" w:rsidRPr="001058B5">
          <w:rPr>
            <w:rFonts w:ascii="Arial" w:hAnsi="Arial" w:cs="Arial"/>
            <w:sz w:val="18"/>
          </w:rPr>
          <w:t>application users not being database users, 5-2</w:t>
        </w:r>
      </w:hyperlink>
      <w:r w:rsidR="00C12992" w:rsidRPr="001058B5">
        <w:rPr>
          <w:rFonts w:ascii="Arial" w:hAnsi="Arial" w:cs="Arial"/>
          <w:sz w:val="18"/>
        </w:rPr>
        <w:t xml:space="preserve"> </w:t>
      </w:r>
      <w:hyperlink w:anchor="_bookmark1009" w:history="1">
        <w:r w:rsidR="00C12992" w:rsidRPr="001058B5">
          <w:rPr>
            <w:rFonts w:ascii="Arial" w:hAnsi="Arial" w:cs="Arial"/>
            <w:sz w:val="18"/>
          </w:rPr>
          <w:t>applications enforcing rather than database, 5-2</w:t>
        </w:r>
      </w:hyperlink>
      <w:r w:rsidR="00C12992" w:rsidRPr="001058B5">
        <w:rPr>
          <w:rFonts w:ascii="Arial" w:hAnsi="Arial" w:cs="Arial"/>
          <w:sz w:val="18"/>
        </w:rPr>
        <w:t xml:space="preserve"> </w:t>
      </w:r>
      <w:hyperlink w:anchor="_bookmark1722" w:history="1">
        <w:r w:rsidR="00C12992" w:rsidRPr="001058B5">
          <w:rPr>
            <w:rFonts w:ascii="Arial" w:hAnsi="Arial" w:cs="Arial"/>
            <w:sz w:val="18"/>
          </w:rPr>
          <w:t>audit records being tampered with, 9-18</w:t>
        </w:r>
      </w:hyperlink>
    </w:p>
    <w:p w14:paraId="043594D5" w14:textId="77777777" w:rsidR="008C539B" w:rsidRPr="001058B5" w:rsidRDefault="008D1AB8">
      <w:pPr>
        <w:spacing w:before="2" w:line="235" w:lineRule="auto"/>
        <w:ind w:left="940" w:right="1325"/>
        <w:rPr>
          <w:rFonts w:ascii="Arial" w:hAnsi="Arial" w:cs="Arial"/>
          <w:sz w:val="18"/>
        </w:rPr>
      </w:pPr>
      <w:hyperlink w:anchor="_bookmark1102" w:history="1">
        <w:r w:rsidR="00C12992" w:rsidRPr="001058B5">
          <w:rPr>
            <w:rFonts w:ascii="Arial" w:hAnsi="Arial" w:cs="Arial"/>
            <w:sz w:val="18"/>
          </w:rPr>
          <w:t>bad packets to server,   5-18</w:t>
        </w:r>
      </w:hyperlink>
      <w:r w:rsidR="00C12992" w:rsidRPr="001058B5">
        <w:rPr>
          <w:rFonts w:ascii="Arial" w:hAnsi="Arial" w:cs="Arial"/>
          <w:sz w:val="18"/>
        </w:rPr>
        <w:t xml:space="preserve"> </w:t>
      </w:r>
      <w:hyperlink w:anchor="_bookmark1611" w:history="1">
        <w:r w:rsidR="00C12992" w:rsidRPr="001058B5">
          <w:rPr>
            <w:rFonts w:ascii="Arial" w:hAnsi="Arial" w:cs="Arial"/>
            <w:sz w:val="18"/>
          </w:rPr>
          <w:t>database audit trail, protecting, 9-3</w:t>
        </w:r>
      </w:hyperlink>
      <w:r w:rsidR="00C12992" w:rsidRPr="001058B5">
        <w:rPr>
          <w:rFonts w:ascii="Arial" w:hAnsi="Arial" w:cs="Arial"/>
          <w:sz w:val="18"/>
        </w:rPr>
        <w:t xml:space="preserve"> </w:t>
      </w:r>
      <w:hyperlink w:anchor="_bookmark1113" w:history="1">
        <w:r w:rsidR="00C12992" w:rsidRPr="001058B5">
          <w:rPr>
            <w:rFonts w:ascii="Arial" w:hAnsi="Arial" w:cs="Arial"/>
            <w:sz w:val="18"/>
          </w:rPr>
          <w:t>database version displaying,</w:t>
        </w:r>
        <w:r w:rsidR="00C12992" w:rsidRPr="001058B5">
          <w:rPr>
            <w:rFonts w:ascii="Arial" w:hAnsi="Arial" w:cs="Arial"/>
            <w:spacing w:val="32"/>
            <w:sz w:val="18"/>
          </w:rPr>
          <w:t xml:space="preserve"> </w:t>
        </w:r>
        <w:r w:rsidR="00C12992" w:rsidRPr="001058B5">
          <w:rPr>
            <w:rFonts w:ascii="Arial" w:hAnsi="Arial" w:cs="Arial"/>
            <w:sz w:val="18"/>
          </w:rPr>
          <w:t>5-19</w:t>
        </w:r>
      </w:hyperlink>
    </w:p>
    <w:p w14:paraId="169B5B5D" w14:textId="77777777" w:rsidR="008C539B" w:rsidRPr="001058B5" w:rsidRDefault="008D1AB8">
      <w:pPr>
        <w:spacing w:before="1" w:line="237" w:lineRule="auto"/>
        <w:ind w:left="940" w:right="836"/>
        <w:rPr>
          <w:rFonts w:ascii="Arial" w:hAnsi="Arial" w:cs="Arial"/>
          <w:sz w:val="18"/>
        </w:rPr>
      </w:pPr>
      <w:hyperlink w:anchor="_bookmark1574" w:history="1">
        <w:r w:rsidR="00C12992" w:rsidRPr="001058B5">
          <w:rPr>
            <w:rFonts w:ascii="Arial" w:hAnsi="Arial" w:cs="Arial"/>
            <w:sz w:val="18"/>
          </w:rPr>
          <w:t>encryption keys, users managing, 8-7</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files, 3-25</w:t>
        </w:r>
      </w:hyperlink>
    </w:p>
    <w:p w14:paraId="610CCA29" w14:textId="77777777" w:rsidR="008C539B" w:rsidRPr="001058B5" w:rsidRDefault="008D1AB8">
      <w:pPr>
        <w:spacing w:line="235" w:lineRule="auto"/>
        <w:ind w:left="940" w:right="361"/>
        <w:rPr>
          <w:rFonts w:ascii="Arial" w:hAnsi="Arial" w:cs="Arial"/>
          <w:sz w:val="18"/>
        </w:rPr>
      </w:pPr>
      <w:hyperlink w:anchor="_bookmark303" w:history="1">
        <w:r w:rsidR="00C12992" w:rsidRPr="001058B5">
          <w:rPr>
            <w:rFonts w:ascii="Arial" w:hAnsi="Arial" w:cs="Arial"/>
            <w:sz w:val="18"/>
          </w:rPr>
          <w:t>passwords exposed in large deployments, 3-17</w:t>
        </w:r>
      </w:hyperlink>
      <w:r w:rsidR="00C12992" w:rsidRPr="001058B5">
        <w:rPr>
          <w:rFonts w:ascii="Arial" w:hAnsi="Arial" w:cs="Arial"/>
          <w:sz w:val="18"/>
        </w:rPr>
        <w:t xml:space="preserve"> </w:t>
      </w:r>
      <w:hyperlink w:anchor="_bookmark1023" w:history="1">
        <w:r w:rsidR="00C12992" w:rsidRPr="001058B5">
          <w:rPr>
            <w:rFonts w:ascii="Arial" w:hAnsi="Arial" w:cs="Arial"/>
            <w:sz w:val="18"/>
          </w:rPr>
          <w:t>passwords, exposing in programs or scripts, 5-5</w:t>
        </w:r>
      </w:hyperlink>
      <w:r w:rsidR="00C12992" w:rsidRPr="001058B5">
        <w:rPr>
          <w:rFonts w:ascii="Arial" w:hAnsi="Arial" w:cs="Arial"/>
          <w:sz w:val="18"/>
        </w:rPr>
        <w:t xml:space="preserve"> </w:t>
      </w:r>
      <w:hyperlink w:anchor="_bookmark1025" w:history="1">
        <w:r w:rsidR="00C12992" w:rsidRPr="001058B5">
          <w:rPr>
            <w:rFonts w:ascii="Arial" w:hAnsi="Arial" w:cs="Arial"/>
            <w:sz w:val="18"/>
          </w:rPr>
          <w:t>positional parameters in SQL scripts, 5-6</w:t>
        </w:r>
      </w:hyperlink>
      <w:r w:rsidR="00C12992" w:rsidRPr="001058B5">
        <w:rPr>
          <w:rFonts w:ascii="Arial" w:hAnsi="Arial" w:cs="Arial"/>
          <w:sz w:val="18"/>
        </w:rPr>
        <w:t xml:space="preserve"> </w:t>
      </w:r>
      <w:hyperlink w:anchor="_bookmark538" w:history="1">
        <w:r w:rsidR="00C12992" w:rsidRPr="001058B5">
          <w:rPr>
            <w:rFonts w:ascii="Arial" w:hAnsi="Arial" w:cs="Arial"/>
            <w:sz w:val="18"/>
          </w:rPr>
          <w:t>privileges carelessly granted, 4-5</w:t>
        </w:r>
      </w:hyperlink>
    </w:p>
    <w:p w14:paraId="42B47CC2" w14:textId="77777777" w:rsidR="008C539B" w:rsidRPr="001058B5" w:rsidRDefault="008D1AB8">
      <w:pPr>
        <w:spacing w:before="2" w:line="235" w:lineRule="auto"/>
        <w:ind w:left="940" w:right="534"/>
        <w:rPr>
          <w:rFonts w:ascii="Arial" w:hAnsi="Arial" w:cs="Arial"/>
          <w:sz w:val="18"/>
        </w:rPr>
      </w:pPr>
      <w:hyperlink w:anchor="_bookmark536" w:history="1">
        <w:r w:rsidR="00C12992" w:rsidRPr="001058B5">
          <w:rPr>
            <w:rFonts w:ascii="Arial" w:hAnsi="Arial" w:cs="Arial"/>
            <w:sz w:val="18"/>
          </w:rPr>
          <w:t>privileges granted to PUBLIC role,    4-5</w:t>
        </w:r>
      </w:hyperlink>
      <w:r w:rsidR="00C12992" w:rsidRPr="001058B5">
        <w:rPr>
          <w:rFonts w:ascii="Arial" w:hAnsi="Arial" w:cs="Arial"/>
          <w:sz w:val="18"/>
        </w:rPr>
        <w:t xml:space="preserve"> </w:t>
      </w:r>
      <w:hyperlink w:anchor="_bookmark676" w:history="1">
        <w:r w:rsidR="00C12992" w:rsidRPr="001058B5">
          <w:rPr>
            <w:rFonts w:ascii="Arial" w:hAnsi="Arial" w:cs="Arial"/>
            <w:sz w:val="18"/>
          </w:rPr>
          <w:t>remote user impersonating another user, 4-19</w:t>
        </w:r>
      </w:hyperlink>
      <w:r w:rsidR="00C12992" w:rsidRPr="001058B5">
        <w:rPr>
          <w:rFonts w:ascii="Arial" w:hAnsi="Arial" w:cs="Arial"/>
          <w:sz w:val="18"/>
        </w:rPr>
        <w:t xml:space="preserve"> </w:t>
      </w:r>
      <w:hyperlink w:anchor="_bookmark2290" w:history="1">
        <w:r w:rsidR="00C12992" w:rsidRPr="001058B5">
          <w:rPr>
            <w:rFonts w:ascii="Arial" w:hAnsi="Arial" w:cs="Arial"/>
            <w:sz w:val="18"/>
          </w:rPr>
          <w:t>sensitive data in audit trail,</w:t>
        </w:r>
        <w:r w:rsidR="00C12992" w:rsidRPr="001058B5">
          <w:rPr>
            <w:rFonts w:ascii="Arial" w:hAnsi="Arial" w:cs="Arial"/>
            <w:spacing w:val="37"/>
            <w:sz w:val="18"/>
          </w:rPr>
          <w:t xml:space="preserve"> </w:t>
        </w:r>
        <w:r w:rsidR="00C12992" w:rsidRPr="001058B5">
          <w:rPr>
            <w:rFonts w:ascii="Arial" w:hAnsi="Arial" w:cs="Arial"/>
            <w:sz w:val="18"/>
          </w:rPr>
          <w:t>10-18</w:t>
        </w:r>
      </w:hyperlink>
    </w:p>
    <w:p w14:paraId="2122ED9A" w14:textId="77777777" w:rsidR="008C539B" w:rsidRPr="001058B5" w:rsidRDefault="008D1AB8">
      <w:pPr>
        <w:spacing w:before="2" w:line="235" w:lineRule="auto"/>
        <w:ind w:left="940" w:right="1533"/>
        <w:rPr>
          <w:rFonts w:ascii="Arial" w:hAnsi="Arial" w:cs="Arial"/>
          <w:sz w:val="18"/>
        </w:rPr>
      </w:pPr>
      <w:hyperlink w:anchor="_bookmark2281" w:history="1">
        <w:r w:rsidR="00C12992" w:rsidRPr="001058B5">
          <w:rPr>
            <w:rFonts w:ascii="Arial" w:hAnsi="Arial" w:cs="Arial"/>
            <w:sz w:val="18"/>
          </w:rPr>
          <w:t>server falsifying identities, 10-17</w:t>
        </w:r>
      </w:hyperlink>
      <w:r w:rsidR="00C12992" w:rsidRPr="001058B5">
        <w:rPr>
          <w:rFonts w:ascii="Arial" w:hAnsi="Arial" w:cs="Arial"/>
          <w:sz w:val="18"/>
        </w:rPr>
        <w:t xml:space="preserve"> </w:t>
      </w:r>
      <w:hyperlink w:anchor="_bookmark1054" w:history="1">
        <w:r w:rsidR="00C12992" w:rsidRPr="001058B5">
          <w:rPr>
            <w:rFonts w:ascii="Arial" w:hAnsi="Arial" w:cs="Arial"/>
            <w:sz w:val="18"/>
          </w:rPr>
          <w:t>users with multiple roles,  5-15</w:t>
        </w:r>
      </w:hyperlink>
      <w:r w:rsidR="00C12992" w:rsidRPr="001058B5">
        <w:rPr>
          <w:rFonts w:ascii="Arial" w:hAnsi="Arial" w:cs="Arial"/>
          <w:sz w:val="18"/>
        </w:rPr>
        <w:t xml:space="preserve"> </w:t>
      </w:r>
      <w:hyperlink w:anchor="_bookmark444" w:history="1">
        <w:r w:rsidR="00C12992" w:rsidRPr="001058B5">
          <w:rPr>
            <w:rFonts w:ascii="Arial" w:hAnsi="Arial" w:cs="Arial"/>
            <w:i/>
            <w:sz w:val="18"/>
          </w:rPr>
          <w:t xml:space="preserve">See also </w:t>
        </w:r>
      </w:hyperlink>
      <w:r w:rsidR="00C12992" w:rsidRPr="001058B5">
        <w:rPr>
          <w:rFonts w:ascii="Arial" w:hAnsi="Arial" w:cs="Arial"/>
          <w:sz w:val="18"/>
        </w:rPr>
        <w:t>security</w:t>
      </w:r>
      <w:r w:rsidR="00C12992" w:rsidRPr="001058B5">
        <w:rPr>
          <w:rFonts w:ascii="Arial" w:hAnsi="Arial" w:cs="Arial"/>
          <w:spacing w:val="-5"/>
          <w:sz w:val="18"/>
        </w:rPr>
        <w:t xml:space="preserve"> </w:t>
      </w:r>
      <w:r w:rsidR="00C12992" w:rsidRPr="001058B5">
        <w:rPr>
          <w:rFonts w:ascii="Arial" w:hAnsi="Arial" w:cs="Arial"/>
          <w:sz w:val="18"/>
        </w:rPr>
        <w:t>attacks</w:t>
      </w:r>
    </w:p>
    <w:p w14:paraId="5401FF97" w14:textId="77777777" w:rsidR="008C539B" w:rsidRPr="001058B5" w:rsidRDefault="00C12992">
      <w:pPr>
        <w:spacing w:before="1" w:line="237" w:lineRule="auto"/>
        <w:ind w:left="940" w:right="2580" w:hanging="240"/>
        <w:rPr>
          <w:rFonts w:ascii="Arial" w:hAnsi="Arial" w:cs="Arial"/>
          <w:sz w:val="18"/>
        </w:rPr>
      </w:pPr>
      <w:r w:rsidRPr="001058B5">
        <w:rPr>
          <w:rFonts w:ascii="Arial" w:hAnsi="Arial" w:cs="Arial"/>
          <w:sz w:val="18"/>
        </w:rPr>
        <w:t>security settings scripts audit settings</w:t>
      </w:r>
    </w:p>
    <w:p w14:paraId="6BB72B1B" w14:textId="77777777" w:rsidR="008C539B" w:rsidRPr="001058B5" w:rsidRDefault="008D1AB8">
      <w:pPr>
        <w:spacing w:line="235" w:lineRule="auto"/>
        <w:ind w:left="940" w:right="2594" w:firstLine="240"/>
        <w:rPr>
          <w:rFonts w:ascii="Arial" w:hAnsi="Arial" w:cs="Arial"/>
          <w:sz w:val="18"/>
        </w:rPr>
      </w:pPr>
      <w:hyperlink w:anchor="_bookmark1892" w:history="1">
        <w:r w:rsidR="00C12992" w:rsidRPr="001058B5">
          <w:rPr>
            <w:rFonts w:ascii="Arial" w:hAnsi="Arial" w:cs="Arial"/>
            <w:sz w:val="18"/>
          </w:rPr>
          <w:t>secconf.sql, 9-36</w:t>
        </w:r>
      </w:hyperlink>
      <w:r w:rsidR="00C12992" w:rsidRPr="001058B5">
        <w:rPr>
          <w:rFonts w:ascii="Arial" w:hAnsi="Arial" w:cs="Arial"/>
          <w:sz w:val="18"/>
        </w:rPr>
        <w:t xml:space="preserve"> password settings</w:t>
      </w:r>
    </w:p>
    <w:p w14:paraId="6CFD902F" w14:textId="77777777" w:rsidR="008C539B" w:rsidRPr="001058B5" w:rsidRDefault="008D1AB8">
      <w:pPr>
        <w:spacing w:line="220" w:lineRule="exact"/>
        <w:ind w:left="1180"/>
        <w:rPr>
          <w:rFonts w:ascii="Arial" w:hAnsi="Arial" w:cs="Arial"/>
          <w:sz w:val="18"/>
        </w:rPr>
      </w:pPr>
      <w:hyperlink w:anchor="_bookmark225" w:history="1">
        <w:r w:rsidR="00C12992" w:rsidRPr="001058B5">
          <w:rPr>
            <w:rFonts w:ascii="Arial" w:hAnsi="Arial" w:cs="Arial"/>
            <w:sz w:val="18"/>
          </w:rPr>
          <w:t>secconf.sql,   3-6</w:t>
        </w:r>
      </w:hyperlink>
    </w:p>
    <w:p w14:paraId="56915222" w14:textId="77777777" w:rsidR="008C539B" w:rsidRPr="001058B5" w:rsidRDefault="008D1AB8">
      <w:pPr>
        <w:spacing w:line="220" w:lineRule="exact"/>
        <w:ind w:left="940"/>
        <w:rPr>
          <w:rFonts w:ascii="Arial" w:hAnsi="Arial" w:cs="Arial"/>
          <w:sz w:val="18"/>
        </w:rPr>
      </w:pPr>
      <w:hyperlink w:anchor="_bookmark1891" w:history="1">
        <w:r w:rsidR="00C12992" w:rsidRPr="001058B5">
          <w:rPr>
            <w:rFonts w:ascii="Arial" w:hAnsi="Arial" w:cs="Arial"/>
            <w:sz w:val="18"/>
          </w:rPr>
          <w:t>undoaud.sql,   9-36</w:t>
        </w:r>
      </w:hyperlink>
    </w:p>
    <w:p w14:paraId="2008D452" w14:textId="77777777" w:rsidR="008C539B" w:rsidRPr="001058B5" w:rsidRDefault="008D1AB8">
      <w:pPr>
        <w:spacing w:line="220" w:lineRule="exact"/>
        <w:ind w:left="940"/>
        <w:rPr>
          <w:rFonts w:ascii="Arial" w:hAnsi="Arial" w:cs="Arial"/>
          <w:sz w:val="18"/>
        </w:rPr>
      </w:pPr>
      <w:hyperlink w:anchor="_bookmark223" w:history="1">
        <w:r w:rsidR="00C12992" w:rsidRPr="001058B5">
          <w:rPr>
            <w:rFonts w:ascii="Arial" w:hAnsi="Arial" w:cs="Arial"/>
            <w:sz w:val="18"/>
          </w:rPr>
          <w:t>undopwd.sql,   3-6</w:t>
        </w:r>
      </w:hyperlink>
    </w:p>
    <w:p w14:paraId="0DC60BD5" w14:textId="77777777" w:rsidR="008C539B" w:rsidRPr="001058B5" w:rsidRDefault="00C12992">
      <w:pPr>
        <w:spacing w:before="1" w:line="235" w:lineRule="auto"/>
        <w:ind w:left="940" w:right="1190" w:hanging="240"/>
        <w:rPr>
          <w:rFonts w:ascii="Arial" w:hAnsi="Arial" w:cs="Arial"/>
          <w:sz w:val="18"/>
        </w:rPr>
      </w:pPr>
      <w:r w:rsidRPr="001058B5">
        <w:rPr>
          <w:rFonts w:ascii="Arial" w:hAnsi="Arial" w:cs="Arial"/>
          <w:sz w:val="18"/>
        </w:rPr>
        <w:t xml:space="preserve">SELECT ANY DICTIONARY privilege </w:t>
      </w:r>
      <w:hyperlink w:anchor="_bookmark2201" w:history="1">
        <w:r w:rsidRPr="001058B5">
          <w:rPr>
            <w:rFonts w:ascii="Arial" w:hAnsi="Arial" w:cs="Arial"/>
            <w:sz w:val="18"/>
          </w:rPr>
          <w:t>data dictionary, accessing, 10-10</w:t>
        </w:r>
      </w:hyperlink>
    </w:p>
    <w:p w14:paraId="01C0AD25" w14:textId="77777777" w:rsidR="008C539B" w:rsidRPr="001058B5" w:rsidRDefault="008D1AB8">
      <w:pPr>
        <w:spacing w:line="237" w:lineRule="auto"/>
        <w:ind w:left="1300" w:right="534" w:hanging="360"/>
        <w:rPr>
          <w:rFonts w:ascii="Arial" w:hAnsi="Arial" w:cs="Arial"/>
          <w:sz w:val="18"/>
        </w:rPr>
      </w:pPr>
      <w:hyperlink w:anchor="_bookmark2204" w:history="1">
        <w:r w:rsidR="00C12992" w:rsidRPr="001058B5">
          <w:rPr>
            <w:rFonts w:ascii="Arial" w:hAnsi="Arial" w:cs="Arial"/>
            <w:sz w:val="18"/>
          </w:rPr>
          <w:t>exclusion from GRANT ALL PRIVILEGES privilege, 10-10</w:t>
        </w:r>
      </w:hyperlink>
    </w:p>
    <w:p w14:paraId="57BF11D9" w14:textId="77777777" w:rsidR="008C539B" w:rsidRPr="001058B5" w:rsidRDefault="008D1AB8">
      <w:pPr>
        <w:spacing w:line="235" w:lineRule="auto"/>
        <w:ind w:left="1060" w:hanging="360"/>
        <w:rPr>
          <w:rFonts w:ascii="Arial" w:hAnsi="Arial" w:cs="Arial"/>
          <w:sz w:val="18"/>
        </w:rPr>
      </w:pPr>
      <w:hyperlink w:anchor="_bookmark1504" w:history="1">
        <w:r w:rsidR="00C12992" w:rsidRPr="001058B5">
          <w:rPr>
            <w:rFonts w:ascii="Arial" w:hAnsi="Arial" w:cs="Arial"/>
            <w:sz w:val="18"/>
          </w:rPr>
          <w:t>SELECT FOR UPDATE statement in Virtual Private Database policies, 7-34</w:t>
        </w:r>
      </w:hyperlink>
    </w:p>
    <w:p w14:paraId="581C8E85" w14:textId="77777777" w:rsidR="008C539B" w:rsidRPr="001058B5" w:rsidRDefault="00C12992">
      <w:pPr>
        <w:spacing w:line="220" w:lineRule="exact"/>
        <w:ind w:left="700"/>
        <w:rPr>
          <w:rFonts w:ascii="Arial" w:hAnsi="Arial" w:cs="Arial"/>
          <w:sz w:val="18"/>
        </w:rPr>
      </w:pPr>
      <w:r w:rsidRPr="001058B5">
        <w:rPr>
          <w:rFonts w:ascii="Arial" w:hAnsi="Arial" w:cs="Arial"/>
          <w:sz w:val="18"/>
        </w:rPr>
        <w:t>SELECT privilege</w:t>
      </w:r>
    </w:p>
    <w:p w14:paraId="5A94693E" w14:textId="77777777" w:rsidR="008C539B" w:rsidRPr="001058B5" w:rsidRDefault="008D1AB8">
      <w:pPr>
        <w:spacing w:line="237" w:lineRule="auto"/>
        <w:ind w:left="700" w:right="836" w:firstLine="240"/>
        <w:rPr>
          <w:rFonts w:ascii="Arial" w:hAnsi="Arial" w:cs="Arial"/>
          <w:sz w:val="18"/>
        </w:rPr>
      </w:pPr>
      <w:hyperlink w:anchor="_bookmark1093" w:history="1">
        <w:r w:rsidR="00C12992" w:rsidRPr="001058B5">
          <w:rPr>
            <w:rFonts w:ascii="Arial" w:hAnsi="Arial" w:cs="Arial"/>
            <w:sz w:val="18"/>
          </w:rPr>
          <w:t>SQL statements permitted, 5-17</w:t>
        </w:r>
      </w:hyperlink>
      <w:r w:rsidR="00C12992" w:rsidRPr="001058B5">
        <w:rPr>
          <w:rFonts w:ascii="Arial" w:hAnsi="Arial" w:cs="Arial"/>
          <w:sz w:val="18"/>
        </w:rPr>
        <w:t xml:space="preserve"> SELECT_CATALOG_ROLE role</w:t>
      </w:r>
    </w:p>
    <w:p w14:paraId="0A966311" w14:textId="77777777" w:rsidR="008C539B" w:rsidRPr="001058B5" w:rsidRDefault="008D1AB8">
      <w:pPr>
        <w:spacing w:line="217" w:lineRule="exact"/>
        <w:ind w:left="940"/>
        <w:rPr>
          <w:rFonts w:ascii="Arial" w:hAnsi="Arial" w:cs="Arial"/>
          <w:sz w:val="18"/>
        </w:rPr>
      </w:pPr>
      <w:hyperlink w:anchor="_bookmark632" w:history="1">
        <w:r w:rsidR="00C12992" w:rsidRPr="001058B5">
          <w:rPr>
            <w:rFonts w:ascii="Arial" w:hAnsi="Arial" w:cs="Arial"/>
            <w:sz w:val="18"/>
          </w:rPr>
          <w:t>about, 4-15</w:t>
        </w:r>
      </w:hyperlink>
    </w:p>
    <w:p w14:paraId="46633A19" w14:textId="77777777" w:rsidR="008C539B" w:rsidRPr="001058B5" w:rsidRDefault="008D1AB8">
      <w:pPr>
        <w:spacing w:line="235" w:lineRule="auto"/>
        <w:ind w:left="700" w:right="534" w:firstLine="240"/>
        <w:rPr>
          <w:rFonts w:ascii="Arial" w:hAnsi="Arial" w:cs="Arial"/>
          <w:sz w:val="18"/>
        </w:rPr>
      </w:pPr>
      <w:hyperlink w:anchor="_bookmark525"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2352" w:history="1">
        <w:r w:rsidR="00C12992" w:rsidRPr="001058B5">
          <w:rPr>
            <w:rFonts w:ascii="Arial" w:hAnsi="Arial" w:cs="Arial"/>
            <w:sz w:val="18"/>
          </w:rPr>
          <w:t>separation of duty concepts, Glossary-5</w:t>
        </w:r>
      </w:hyperlink>
      <w:r w:rsidR="00C12992" w:rsidRPr="001058B5">
        <w:rPr>
          <w:rFonts w:ascii="Arial" w:hAnsi="Arial" w:cs="Arial"/>
          <w:sz w:val="18"/>
        </w:rPr>
        <w:t xml:space="preserve"> sequences</w:t>
      </w:r>
    </w:p>
    <w:p w14:paraId="67B8B064" w14:textId="77777777" w:rsidR="008C539B" w:rsidRPr="001058B5" w:rsidRDefault="008D1AB8">
      <w:pPr>
        <w:spacing w:line="237" w:lineRule="auto"/>
        <w:ind w:left="700" w:right="2594" w:firstLine="240"/>
        <w:rPr>
          <w:rFonts w:ascii="Arial" w:hAnsi="Arial" w:cs="Arial"/>
          <w:sz w:val="18"/>
        </w:rPr>
      </w:pPr>
      <w:hyperlink w:anchor="_bookmark1816" w:history="1">
        <w:r w:rsidR="00C12992" w:rsidRPr="001058B5">
          <w:rPr>
            <w:rFonts w:ascii="Arial" w:hAnsi="Arial" w:cs="Arial"/>
            <w:sz w:val="18"/>
          </w:rPr>
          <w:t>auditing, 9-29</w:t>
        </w:r>
      </w:hyperlink>
      <w:r w:rsidR="00C12992" w:rsidRPr="001058B5">
        <w:rPr>
          <w:rFonts w:ascii="Arial" w:hAnsi="Arial" w:cs="Arial"/>
          <w:sz w:val="18"/>
        </w:rPr>
        <w:t xml:space="preserve"> server.key file</w:t>
      </w:r>
    </w:p>
    <w:p w14:paraId="3353C7F7" w14:textId="77777777" w:rsidR="008C539B" w:rsidRPr="001058B5" w:rsidRDefault="008D1AB8">
      <w:pPr>
        <w:spacing w:line="219" w:lineRule="exact"/>
        <w:ind w:left="940"/>
        <w:rPr>
          <w:rFonts w:ascii="Arial" w:hAnsi="Arial" w:cs="Arial"/>
          <w:sz w:val="18"/>
        </w:rPr>
      </w:pPr>
      <w:hyperlink w:anchor="_bookmark2283" w:history="1">
        <w:r w:rsidR="00C12992" w:rsidRPr="001058B5">
          <w:rPr>
            <w:rFonts w:ascii="Arial" w:hAnsi="Arial" w:cs="Arial"/>
            <w:sz w:val="18"/>
          </w:rPr>
          <w:t>pass phrase to read and parse, 10-17</w:t>
        </w:r>
      </w:hyperlink>
    </w:p>
    <w:p w14:paraId="302B2E31" w14:textId="77777777" w:rsidR="008C539B" w:rsidRPr="001058B5" w:rsidRDefault="008C539B">
      <w:pPr>
        <w:spacing w:line="219" w:lineRule="exact"/>
        <w:rPr>
          <w:rFonts w:ascii="Arial" w:hAnsi="Arial" w:cs="Arial"/>
          <w:sz w:val="18"/>
        </w:rPr>
        <w:sectPr w:rsidR="008C539B" w:rsidRPr="001058B5">
          <w:headerReference w:type="default" r:id="rId312"/>
          <w:pgSz w:w="12240" w:h="15840"/>
          <w:pgMar w:top="1200" w:right="1060" w:bottom="860" w:left="1100" w:header="0" w:footer="663" w:gutter="0"/>
          <w:cols w:num="2" w:space="720" w:equalWidth="0">
            <w:col w:w="4874" w:space="46"/>
            <w:col w:w="5160"/>
          </w:cols>
        </w:sectPr>
      </w:pPr>
    </w:p>
    <w:p w14:paraId="0397D104" w14:textId="77777777" w:rsidR="008C539B" w:rsidRPr="001058B5" w:rsidRDefault="00C12992">
      <w:pPr>
        <w:spacing w:before="70" w:line="235" w:lineRule="auto"/>
        <w:ind w:left="340" w:right="1136" w:hanging="240"/>
        <w:rPr>
          <w:rFonts w:ascii="Arial" w:hAnsi="Arial" w:cs="Arial"/>
          <w:sz w:val="18"/>
        </w:rPr>
      </w:pPr>
      <w:r w:rsidRPr="001058B5">
        <w:rPr>
          <w:rFonts w:ascii="Arial" w:hAnsi="Arial" w:cs="Arial"/>
          <w:sz w:val="18"/>
        </w:rPr>
        <w:lastRenderedPageBreak/>
        <w:t xml:space="preserve">SESSION_ROLES data dictionary view </w:t>
      </w:r>
      <w:hyperlink w:anchor="_bookmark537" w:history="1">
        <w:r w:rsidRPr="001058B5">
          <w:rPr>
            <w:rFonts w:ascii="Arial" w:hAnsi="Arial" w:cs="Arial"/>
            <w:sz w:val="18"/>
          </w:rPr>
          <w:t>PUBLIC role, 4-5</w:t>
        </w:r>
      </w:hyperlink>
    </w:p>
    <w:p w14:paraId="723A374E" w14:textId="77777777" w:rsidR="008C539B" w:rsidRPr="001058B5" w:rsidRDefault="00C12992">
      <w:pPr>
        <w:spacing w:line="220" w:lineRule="exact"/>
        <w:ind w:left="100"/>
        <w:rPr>
          <w:rFonts w:ascii="Arial" w:hAnsi="Arial" w:cs="Arial"/>
          <w:sz w:val="18"/>
        </w:rPr>
      </w:pPr>
      <w:r w:rsidRPr="001058B5">
        <w:rPr>
          <w:rFonts w:ascii="Arial" w:hAnsi="Arial" w:cs="Arial"/>
          <w:sz w:val="18"/>
        </w:rPr>
        <w:t>SESSION_ROLES view</w:t>
      </w:r>
    </w:p>
    <w:p w14:paraId="3E6895A9" w14:textId="77777777" w:rsidR="008C539B" w:rsidRPr="001058B5" w:rsidRDefault="008D1AB8">
      <w:pPr>
        <w:spacing w:before="2" w:line="235" w:lineRule="auto"/>
        <w:ind w:left="100" w:right="1136" w:firstLine="240"/>
        <w:rPr>
          <w:rFonts w:ascii="Arial" w:hAnsi="Arial" w:cs="Arial"/>
          <w:sz w:val="18"/>
        </w:rPr>
      </w:pPr>
      <w:hyperlink w:anchor="_bookmark573" w:history="1">
        <w:r w:rsidR="00C12992" w:rsidRPr="001058B5">
          <w:rPr>
            <w:rFonts w:ascii="Arial" w:hAnsi="Arial" w:cs="Arial"/>
            <w:sz w:val="18"/>
          </w:rPr>
          <w:t>queried from PL/SQL block, 4-9</w:t>
        </w:r>
      </w:hyperlink>
      <w:r w:rsidR="00C12992" w:rsidRPr="001058B5">
        <w:rPr>
          <w:rFonts w:ascii="Arial" w:hAnsi="Arial" w:cs="Arial"/>
          <w:sz w:val="18"/>
        </w:rPr>
        <w:t xml:space="preserve"> sessions</w:t>
      </w:r>
    </w:p>
    <w:p w14:paraId="4D4244A4" w14:textId="77777777" w:rsidR="008C539B" w:rsidRPr="001058B5" w:rsidRDefault="008D1AB8">
      <w:pPr>
        <w:spacing w:before="1" w:line="235" w:lineRule="auto"/>
        <w:ind w:left="340" w:right="1380"/>
        <w:rPr>
          <w:rFonts w:ascii="Arial" w:hAnsi="Arial" w:cs="Arial"/>
          <w:sz w:val="18"/>
        </w:rPr>
      </w:pPr>
      <w:hyperlink w:anchor="_bookmark979" w:history="1">
        <w:r w:rsidR="00C12992" w:rsidRPr="001058B5">
          <w:rPr>
            <w:rFonts w:ascii="Arial" w:hAnsi="Arial" w:cs="Arial"/>
            <w:sz w:val="18"/>
          </w:rPr>
          <w:t>listing privilege domain of, 4-74</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hyperlink w:anchor="_bookmark129" w:history="1">
        <w:r w:rsidR="00C12992" w:rsidRPr="001058B5">
          <w:rPr>
            <w:rFonts w:ascii="Arial" w:hAnsi="Arial" w:cs="Arial"/>
            <w:sz w:val="18"/>
          </w:rPr>
          <w:t xml:space="preserve"> time limits on,</w:t>
        </w:r>
        <w:r w:rsidR="00C12992" w:rsidRPr="001058B5">
          <w:rPr>
            <w:rFonts w:ascii="Arial" w:hAnsi="Arial" w:cs="Arial"/>
            <w:spacing w:val="42"/>
            <w:sz w:val="18"/>
          </w:rPr>
          <w:t xml:space="preserve"> </w:t>
        </w:r>
        <w:r w:rsidR="00C12992" w:rsidRPr="001058B5">
          <w:rPr>
            <w:rFonts w:ascii="Arial" w:hAnsi="Arial" w:cs="Arial"/>
            <w:sz w:val="18"/>
          </w:rPr>
          <w:t>2-11</w:t>
        </w:r>
      </w:hyperlink>
    </w:p>
    <w:p w14:paraId="02503607" w14:textId="77777777" w:rsidR="008C539B" w:rsidRPr="001058B5" w:rsidRDefault="008D1AB8">
      <w:pPr>
        <w:spacing w:before="4" w:line="235" w:lineRule="auto"/>
        <w:ind w:left="100" w:right="728" w:firstLine="240"/>
        <w:rPr>
          <w:rFonts w:ascii="Arial" w:hAnsi="Arial" w:cs="Arial"/>
          <w:sz w:val="18"/>
        </w:rPr>
      </w:pPr>
      <w:hyperlink w:anchor="_bookmark1653" w:history="1">
        <w:r w:rsidR="00C12992" w:rsidRPr="001058B5">
          <w:rPr>
            <w:rFonts w:ascii="Arial" w:hAnsi="Arial" w:cs="Arial"/>
            <w:sz w:val="18"/>
          </w:rPr>
          <w:t>when auditing options take effect, 9-8</w:t>
        </w:r>
      </w:hyperlink>
      <w:r w:rsidR="00C12992" w:rsidRPr="001058B5">
        <w:rPr>
          <w:rFonts w:ascii="Arial" w:hAnsi="Arial" w:cs="Arial"/>
          <w:sz w:val="18"/>
        </w:rPr>
        <w:t xml:space="preserve"> SET ROLE statement</w:t>
      </w:r>
    </w:p>
    <w:p w14:paraId="5A3553FA" w14:textId="77777777" w:rsidR="008C539B" w:rsidRPr="001058B5" w:rsidRDefault="008D1AB8">
      <w:pPr>
        <w:spacing w:line="235" w:lineRule="auto"/>
        <w:ind w:left="340" w:right="728"/>
        <w:rPr>
          <w:rFonts w:ascii="Arial" w:hAnsi="Arial" w:cs="Arial"/>
          <w:sz w:val="18"/>
        </w:rPr>
      </w:pPr>
      <w:hyperlink w:anchor="_bookmark1057" w:history="1">
        <w:r w:rsidR="00C12992" w:rsidRPr="001058B5">
          <w:rPr>
            <w:rFonts w:ascii="Arial" w:hAnsi="Arial" w:cs="Arial"/>
            <w:sz w:val="18"/>
          </w:rPr>
          <w:t>application code, including in, 5-15</w:t>
        </w:r>
      </w:hyperlink>
      <w:r w:rsidR="00C12992" w:rsidRPr="001058B5">
        <w:rPr>
          <w:rFonts w:ascii="Arial" w:hAnsi="Arial" w:cs="Arial"/>
          <w:sz w:val="18"/>
        </w:rPr>
        <w:t xml:space="preserve"> </w:t>
      </w:r>
      <w:hyperlink w:anchor="_bookmark1055" w:history="1">
        <w:r w:rsidR="00C12992" w:rsidRPr="001058B5">
          <w:rPr>
            <w:rFonts w:ascii="Arial" w:hAnsi="Arial" w:cs="Arial"/>
            <w:sz w:val="18"/>
          </w:rPr>
          <w:t>associating privileges with role, 5-15</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roles with, 4-48</w:t>
        </w:r>
      </w:hyperlink>
    </w:p>
    <w:p w14:paraId="4AE388D2" w14:textId="77777777" w:rsidR="008C539B" w:rsidRPr="001058B5" w:rsidRDefault="008D1AB8">
      <w:pPr>
        <w:spacing w:before="1" w:line="237" w:lineRule="auto"/>
        <w:ind w:left="340" w:right="1580"/>
        <w:rPr>
          <w:rFonts w:ascii="Arial" w:hAnsi="Arial" w:cs="Arial"/>
          <w:sz w:val="18"/>
        </w:rPr>
      </w:pPr>
      <w:hyperlink w:anchor="_bookmark867" w:history="1">
        <w:r w:rsidR="00C12992" w:rsidRPr="001058B5">
          <w:rPr>
            <w:rFonts w:ascii="Arial" w:hAnsi="Arial" w:cs="Arial"/>
            <w:sz w:val="18"/>
          </w:rPr>
          <w:t>enabling roles with, 4-48</w:t>
        </w:r>
      </w:hyperlink>
      <w:r w:rsidR="00C12992" w:rsidRPr="001058B5">
        <w:rPr>
          <w:rFonts w:ascii="Arial" w:hAnsi="Arial" w:cs="Arial"/>
          <w:sz w:val="18"/>
        </w:rPr>
        <w:t xml:space="preserve"> </w:t>
      </w:r>
      <w:hyperlink w:anchor="_bookmark1049" w:history="1">
        <w:r w:rsidR="00C12992" w:rsidRPr="001058B5">
          <w:rPr>
            <w:rFonts w:ascii="Arial" w:hAnsi="Arial" w:cs="Arial"/>
            <w:sz w:val="18"/>
          </w:rPr>
          <w:t>secure application roles, 5-14</w:t>
        </w:r>
      </w:hyperlink>
    </w:p>
    <w:p w14:paraId="1604B975" w14:textId="77777777" w:rsidR="008C539B" w:rsidRPr="001058B5" w:rsidRDefault="008D1AB8">
      <w:pPr>
        <w:spacing w:line="235" w:lineRule="auto"/>
        <w:ind w:left="100" w:right="728" w:firstLine="240"/>
        <w:rPr>
          <w:rFonts w:ascii="Arial" w:hAnsi="Arial" w:cs="Arial"/>
          <w:sz w:val="18"/>
        </w:rPr>
      </w:pPr>
      <w:hyperlink w:anchor="_bookmark858"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SGA</w:t>
      </w:r>
    </w:p>
    <w:p w14:paraId="4E4B76D3" w14:textId="77777777" w:rsidR="008C539B" w:rsidRPr="001058B5" w:rsidRDefault="008D1AB8">
      <w:pPr>
        <w:spacing w:line="220" w:lineRule="exact"/>
        <w:ind w:left="340"/>
        <w:rPr>
          <w:rFonts w:ascii="Arial" w:hAnsi="Arial" w:cs="Arial"/>
          <w:sz w:val="18"/>
        </w:rPr>
      </w:pPr>
      <w:hyperlink w:anchor="_bookmark1133" w:history="1">
        <w:r w:rsidR="00C12992" w:rsidRPr="001058B5">
          <w:rPr>
            <w:rFonts w:ascii="Arial" w:hAnsi="Arial" w:cs="Arial"/>
            <w:i/>
            <w:sz w:val="18"/>
          </w:rPr>
          <w:t xml:space="preserve">See </w:t>
        </w:r>
      </w:hyperlink>
      <w:r w:rsidR="00C12992" w:rsidRPr="001058B5">
        <w:rPr>
          <w:rFonts w:ascii="Arial" w:hAnsi="Arial" w:cs="Arial"/>
          <w:sz w:val="18"/>
        </w:rPr>
        <w:t>System Global Area (SGA)</w:t>
      </w:r>
    </w:p>
    <w:p w14:paraId="401A54C5" w14:textId="77777777" w:rsidR="008C539B" w:rsidRPr="001058B5" w:rsidRDefault="00C12992">
      <w:pPr>
        <w:spacing w:before="1" w:line="235" w:lineRule="auto"/>
        <w:ind w:left="340" w:right="2195" w:hanging="240"/>
        <w:rPr>
          <w:rFonts w:ascii="Arial" w:hAnsi="Arial" w:cs="Arial"/>
          <w:sz w:val="18"/>
        </w:rPr>
      </w:pPr>
      <w:r w:rsidRPr="001058B5">
        <w:rPr>
          <w:rFonts w:ascii="Arial" w:hAnsi="Arial" w:cs="Arial"/>
          <w:sz w:val="18"/>
        </w:rPr>
        <w:t xml:space="preserve">SHA-1 hashing algorithm </w:t>
      </w:r>
      <w:hyperlink w:anchor="_bookmark292" w:history="1">
        <w:r w:rsidRPr="001058B5">
          <w:rPr>
            <w:rFonts w:ascii="Arial" w:hAnsi="Arial" w:cs="Arial"/>
            <w:sz w:val="18"/>
          </w:rPr>
          <w:t>about, 3-15</w:t>
        </w:r>
      </w:hyperlink>
    </w:p>
    <w:p w14:paraId="4D32D46B" w14:textId="77777777" w:rsidR="008C539B" w:rsidRPr="001058B5" w:rsidRDefault="008D1AB8">
      <w:pPr>
        <w:spacing w:line="220" w:lineRule="exact"/>
        <w:ind w:left="340"/>
        <w:rPr>
          <w:rFonts w:ascii="Arial" w:hAnsi="Arial" w:cs="Arial"/>
          <w:sz w:val="18"/>
        </w:rPr>
      </w:pPr>
      <w:hyperlink w:anchor="_bookmark296" w:history="1">
        <w:r w:rsidR="00C12992" w:rsidRPr="001058B5">
          <w:rPr>
            <w:rFonts w:ascii="Arial" w:hAnsi="Arial" w:cs="Arial"/>
            <w:sz w:val="18"/>
          </w:rPr>
          <w:t>enabling exclusive mode,   3-16</w:t>
        </w:r>
      </w:hyperlink>
    </w:p>
    <w:p w14:paraId="320BF852" w14:textId="77777777" w:rsidR="008C539B" w:rsidRPr="001058B5" w:rsidRDefault="008D1AB8">
      <w:pPr>
        <w:spacing w:before="1" w:line="235" w:lineRule="auto"/>
        <w:ind w:left="340"/>
        <w:rPr>
          <w:rFonts w:ascii="Arial" w:hAnsi="Arial" w:cs="Arial"/>
          <w:sz w:val="18"/>
        </w:rPr>
      </w:pPr>
      <w:hyperlink w:anchor="_bookmark291" w:history="1">
        <w:r w:rsidR="00C12992" w:rsidRPr="001058B5">
          <w:rPr>
            <w:rFonts w:ascii="Arial" w:hAnsi="Arial" w:cs="Arial"/>
            <w:sz w:val="18"/>
          </w:rPr>
          <w:t>how it increases password safety, 3-15</w:t>
        </w:r>
      </w:hyperlink>
      <w:r w:rsidR="00C12992" w:rsidRPr="001058B5">
        <w:rPr>
          <w:rFonts w:ascii="Arial" w:hAnsi="Arial" w:cs="Arial"/>
          <w:sz w:val="18"/>
        </w:rPr>
        <w:t xml:space="preserve"> </w:t>
      </w:r>
      <w:hyperlink w:anchor="_bookmark293" w:history="1">
        <w:r w:rsidR="00C12992" w:rsidRPr="001058B5">
          <w:rPr>
            <w:rFonts w:ascii="Arial" w:hAnsi="Arial" w:cs="Arial"/>
            <w:sz w:val="18"/>
          </w:rPr>
          <w:t>recommended by Oracle, 3-15</w:t>
        </w:r>
      </w:hyperlink>
    </w:p>
    <w:p w14:paraId="10422767" w14:textId="77777777" w:rsidR="008C539B" w:rsidRPr="001058B5" w:rsidRDefault="00C12992">
      <w:pPr>
        <w:spacing w:line="220" w:lineRule="exact"/>
        <w:ind w:left="100"/>
        <w:rPr>
          <w:rFonts w:ascii="Arial" w:hAnsi="Arial" w:cs="Arial"/>
          <w:sz w:val="18"/>
        </w:rPr>
      </w:pPr>
      <w:r w:rsidRPr="001058B5">
        <w:rPr>
          <w:rFonts w:ascii="Arial" w:hAnsi="Arial" w:cs="Arial"/>
          <w:sz w:val="18"/>
        </w:rPr>
        <w:t>Shared Global Area (SGA)</w:t>
      </w:r>
    </w:p>
    <w:p w14:paraId="54EE4414" w14:textId="77777777" w:rsidR="008C539B" w:rsidRPr="001058B5" w:rsidRDefault="008D1AB8">
      <w:pPr>
        <w:spacing w:before="2" w:line="235" w:lineRule="auto"/>
        <w:ind w:left="100" w:right="1136" w:firstLine="240"/>
        <w:rPr>
          <w:rFonts w:ascii="Arial" w:hAnsi="Arial" w:cs="Arial"/>
          <w:sz w:val="18"/>
        </w:rPr>
      </w:pPr>
      <w:hyperlink w:anchor="_bookmark1134" w:history="1">
        <w:r w:rsidR="00C12992" w:rsidRPr="001058B5">
          <w:rPr>
            <w:rFonts w:ascii="Arial" w:hAnsi="Arial" w:cs="Arial"/>
            <w:i/>
            <w:sz w:val="18"/>
          </w:rPr>
          <w:t xml:space="preserve">See </w:t>
        </w:r>
      </w:hyperlink>
      <w:r w:rsidR="00C12992" w:rsidRPr="001058B5">
        <w:rPr>
          <w:rFonts w:ascii="Arial" w:hAnsi="Arial" w:cs="Arial"/>
          <w:sz w:val="18"/>
        </w:rPr>
        <w:t>System Global Area (SGA) shared server</w:t>
      </w:r>
    </w:p>
    <w:p w14:paraId="53B68CCE" w14:textId="77777777" w:rsidR="008C539B" w:rsidRPr="001058B5" w:rsidRDefault="008D1AB8">
      <w:pPr>
        <w:spacing w:before="2" w:line="235" w:lineRule="auto"/>
        <w:ind w:left="340" w:right="1136"/>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operating system role management</w:t>
        </w:r>
      </w:hyperlink>
    </w:p>
    <w:p w14:paraId="1D449700" w14:textId="77777777" w:rsidR="008C539B" w:rsidRPr="001058B5" w:rsidRDefault="008D1AB8">
      <w:pPr>
        <w:spacing w:line="220" w:lineRule="exact"/>
        <w:ind w:left="747" w:right="2264"/>
        <w:jc w:val="center"/>
        <w:rPr>
          <w:rFonts w:ascii="Arial" w:hAnsi="Arial" w:cs="Arial"/>
          <w:sz w:val="18"/>
        </w:rPr>
      </w:pPr>
      <w:hyperlink w:anchor="_bookmark860" w:history="1">
        <w:r w:rsidR="00C12992" w:rsidRPr="001058B5">
          <w:rPr>
            <w:rFonts w:ascii="Arial" w:hAnsi="Arial" w:cs="Arial"/>
            <w:sz w:val="18"/>
          </w:rPr>
          <w:t>restrictions, 4-47</w:t>
        </w:r>
      </w:hyperlink>
    </w:p>
    <w:p w14:paraId="6B619E82" w14:textId="77777777" w:rsidR="008C539B" w:rsidRPr="001058B5" w:rsidRDefault="008D1AB8">
      <w:pPr>
        <w:spacing w:line="220" w:lineRule="exact"/>
        <w:ind w:left="100"/>
        <w:rPr>
          <w:rFonts w:ascii="Arial" w:hAnsi="Arial" w:cs="Arial"/>
          <w:sz w:val="18"/>
        </w:rPr>
      </w:pPr>
      <w:hyperlink w:anchor="_bookmark1024" w:history="1">
        <w:r w:rsidR="00C12992" w:rsidRPr="001058B5">
          <w:rPr>
            <w:rFonts w:ascii="Arial" w:hAnsi="Arial" w:cs="Arial"/>
            <w:sz w:val="18"/>
          </w:rPr>
          <w:t>shoulder surfing, 5-5</w:t>
        </w:r>
      </w:hyperlink>
    </w:p>
    <w:p w14:paraId="1B0AD452" w14:textId="77777777" w:rsidR="008C539B" w:rsidRPr="001058B5" w:rsidRDefault="008D1AB8">
      <w:pPr>
        <w:spacing w:line="220" w:lineRule="exact"/>
        <w:ind w:left="100"/>
        <w:rPr>
          <w:rFonts w:ascii="Arial" w:hAnsi="Arial" w:cs="Arial"/>
          <w:sz w:val="18"/>
        </w:rPr>
      </w:pPr>
      <w:hyperlink w:anchor="_bookmark1663" w:history="1">
        <w:r w:rsidR="00C12992" w:rsidRPr="001058B5">
          <w:rPr>
            <w:rFonts w:ascii="Arial" w:hAnsi="Arial" w:cs="Arial"/>
            <w:sz w:val="18"/>
          </w:rPr>
          <w:t>SHOW PARAMETER command, 9-8</w:t>
        </w:r>
      </w:hyperlink>
    </w:p>
    <w:p w14:paraId="09800145" w14:textId="77777777" w:rsidR="008C539B" w:rsidRPr="001058B5" w:rsidRDefault="00C12992">
      <w:pPr>
        <w:spacing w:line="220" w:lineRule="exact"/>
        <w:ind w:left="100"/>
        <w:rPr>
          <w:rFonts w:ascii="Arial" w:hAnsi="Arial" w:cs="Arial"/>
          <w:sz w:val="18"/>
        </w:rPr>
      </w:pPr>
      <w:r w:rsidRPr="001058B5">
        <w:rPr>
          <w:rFonts w:ascii="Arial" w:hAnsi="Arial" w:cs="Arial"/>
          <w:sz w:val="18"/>
        </w:rPr>
        <w:t>smart cards</w:t>
      </w:r>
    </w:p>
    <w:p w14:paraId="0EBD5F61" w14:textId="77777777" w:rsidR="008C539B" w:rsidRPr="001058B5" w:rsidRDefault="008D1AB8">
      <w:pPr>
        <w:spacing w:before="2" w:line="235" w:lineRule="auto"/>
        <w:ind w:left="100" w:right="1136" w:firstLine="240"/>
        <w:rPr>
          <w:rFonts w:ascii="Arial" w:hAnsi="Arial" w:cs="Arial"/>
          <w:sz w:val="18"/>
        </w:rPr>
      </w:pPr>
      <w:hyperlink w:anchor="_bookmark2192" w:history="1">
        <w:r w:rsidR="00C12992" w:rsidRPr="001058B5">
          <w:rPr>
            <w:rFonts w:ascii="Arial" w:hAnsi="Arial" w:cs="Arial"/>
            <w:sz w:val="18"/>
          </w:rPr>
          <w:t>guidelines for security, 10-9</w:t>
        </w:r>
      </w:hyperlink>
      <w:r w:rsidR="00C12992" w:rsidRPr="001058B5">
        <w:rPr>
          <w:rFonts w:ascii="Arial" w:hAnsi="Arial" w:cs="Arial"/>
          <w:sz w:val="18"/>
        </w:rPr>
        <w:t xml:space="preserve"> SNMPAGENT role</w:t>
      </w:r>
    </w:p>
    <w:p w14:paraId="1200BF45" w14:textId="77777777" w:rsidR="008C539B" w:rsidRPr="001058B5" w:rsidRDefault="008D1AB8">
      <w:pPr>
        <w:spacing w:line="220" w:lineRule="exact"/>
        <w:ind w:left="340"/>
        <w:rPr>
          <w:rFonts w:ascii="Arial" w:hAnsi="Arial" w:cs="Arial"/>
          <w:sz w:val="18"/>
        </w:rPr>
      </w:pPr>
      <w:hyperlink w:anchor="_bookmark633" w:history="1">
        <w:r w:rsidR="00C12992" w:rsidRPr="001058B5">
          <w:rPr>
            <w:rFonts w:ascii="Arial" w:hAnsi="Arial" w:cs="Arial"/>
            <w:sz w:val="18"/>
          </w:rPr>
          <w:t>about, 4-15</w:t>
        </w:r>
      </w:hyperlink>
    </w:p>
    <w:p w14:paraId="41B661EE" w14:textId="77777777" w:rsidR="008C539B" w:rsidRPr="001058B5" w:rsidRDefault="008D1AB8">
      <w:pPr>
        <w:spacing w:line="220" w:lineRule="exact"/>
        <w:ind w:left="100"/>
        <w:rPr>
          <w:rFonts w:ascii="Arial" w:hAnsi="Arial" w:cs="Arial"/>
          <w:sz w:val="18"/>
        </w:rPr>
      </w:pPr>
      <w:hyperlink w:anchor="_bookmark634" w:history="1">
        <w:r w:rsidR="00C12992" w:rsidRPr="001058B5">
          <w:rPr>
            <w:rFonts w:ascii="Arial" w:hAnsi="Arial" w:cs="Arial"/>
            <w:sz w:val="18"/>
          </w:rPr>
          <w:t>SPATIAL_CSW_ADMIN role,   4-15</w:t>
        </w:r>
      </w:hyperlink>
    </w:p>
    <w:p w14:paraId="0CD7B338" w14:textId="77777777" w:rsidR="008C539B" w:rsidRPr="001058B5" w:rsidRDefault="008D1AB8">
      <w:pPr>
        <w:spacing w:line="220" w:lineRule="exact"/>
        <w:ind w:left="100"/>
        <w:rPr>
          <w:rFonts w:ascii="Arial" w:hAnsi="Arial" w:cs="Arial"/>
          <w:sz w:val="18"/>
        </w:rPr>
      </w:pPr>
      <w:hyperlink w:anchor="_bookmark635" w:history="1">
        <w:r w:rsidR="00C12992" w:rsidRPr="001058B5">
          <w:rPr>
            <w:rFonts w:ascii="Arial" w:hAnsi="Arial" w:cs="Arial"/>
            <w:sz w:val="18"/>
          </w:rPr>
          <w:t>SPATIAL_WFS_ADMIN role,   4-15</w:t>
        </w:r>
      </w:hyperlink>
    </w:p>
    <w:p w14:paraId="4A0310F5" w14:textId="77777777" w:rsidR="008C539B" w:rsidRPr="001058B5" w:rsidRDefault="008D1AB8">
      <w:pPr>
        <w:spacing w:line="237" w:lineRule="auto"/>
        <w:ind w:left="100" w:right="2195"/>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SQL statements</w:t>
      </w:r>
    </w:p>
    <w:p w14:paraId="72AE67E2" w14:textId="77777777" w:rsidR="008C539B" w:rsidRPr="001058B5" w:rsidRDefault="008D1AB8">
      <w:pPr>
        <w:spacing w:line="235" w:lineRule="auto"/>
        <w:ind w:left="340"/>
        <w:rPr>
          <w:rFonts w:ascii="Arial" w:hAnsi="Arial" w:cs="Arial"/>
          <w:sz w:val="18"/>
        </w:rPr>
      </w:pPr>
      <w:hyperlink w:anchor="_bookmark1889"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auditing</w:t>
      </w:r>
    </w:p>
    <w:p w14:paraId="27D443FC" w14:textId="77777777" w:rsidR="008C539B" w:rsidRPr="001058B5" w:rsidRDefault="008D1AB8">
      <w:pPr>
        <w:spacing w:line="220" w:lineRule="exact"/>
        <w:ind w:left="580"/>
        <w:rPr>
          <w:rFonts w:ascii="Arial" w:hAnsi="Arial" w:cs="Arial"/>
          <w:sz w:val="18"/>
        </w:rPr>
      </w:pPr>
      <w:hyperlink w:anchor="_bookmark1763" w:history="1">
        <w:r w:rsidR="00C12992" w:rsidRPr="001058B5">
          <w:rPr>
            <w:rFonts w:ascii="Arial" w:hAnsi="Arial" w:cs="Arial"/>
            <w:sz w:val="18"/>
          </w:rPr>
          <w:t>about, 9-23</w:t>
        </w:r>
      </w:hyperlink>
    </w:p>
    <w:p w14:paraId="1540F031" w14:textId="77777777" w:rsidR="008C539B" w:rsidRPr="001058B5" w:rsidRDefault="008D1AB8">
      <w:pPr>
        <w:spacing w:line="220" w:lineRule="exact"/>
        <w:ind w:left="580"/>
        <w:rPr>
          <w:rFonts w:ascii="Arial" w:hAnsi="Arial" w:cs="Arial"/>
          <w:sz w:val="18"/>
        </w:rPr>
      </w:pPr>
      <w:hyperlink w:anchor="_bookmark1768" w:history="1">
        <w:r w:rsidR="00C12992" w:rsidRPr="001058B5">
          <w:rPr>
            <w:rFonts w:ascii="Arial" w:hAnsi="Arial" w:cs="Arial"/>
            <w:sz w:val="18"/>
          </w:rPr>
          <w:t>configuring, 9-24</w:t>
        </w:r>
      </w:hyperlink>
    </w:p>
    <w:p w14:paraId="774B52E0" w14:textId="77777777" w:rsidR="008C539B" w:rsidRPr="001058B5" w:rsidRDefault="008D1AB8">
      <w:pPr>
        <w:spacing w:line="220" w:lineRule="exact"/>
        <w:ind w:left="580"/>
        <w:rPr>
          <w:rFonts w:ascii="Arial" w:hAnsi="Arial" w:cs="Arial"/>
          <w:sz w:val="18"/>
        </w:rPr>
      </w:pPr>
      <w:hyperlink w:anchor="_bookmark1780" w:history="1">
        <w:r w:rsidR="00C12992" w:rsidRPr="001058B5">
          <w:rPr>
            <w:rFonts w:ascii="Arial" w:hAnsi="Arial" w:cs="Arial"/>
            <w:sz w:val="18"/>
          </w:rPr>
          <w:t>removing, 9-25</w:t>
        </w:r>
      </w:hyperlink>
    </w:p>
    <w:p w14:paraId="1FB75BBB" w14:textId="77777777" w:rsidR="008C539B" w:rsidRPr="001058B5" w:rsidRDefault="008D1AB8">
      <w:pPr>
        <w:spacing w:before="1" w:line="235" w:lineRule="auto"/>
        <w:ind w:left="340" w:right="1136" w:firstLine="240"/>
        <w:rPr>
          <w:rFonts w:ascii="Arial" w:hAnsi="Arial" w:cs="Arial"/>
          <w:sz w:val="18"/>
        </w:rPr>
      </w:pPr>
      <w:hyperlink w:anchor="_bookmark1650" w:history="1">
        <w:r w:rsidR="00C12992" w:rsidRPr="001058B5">
          <w:rPr>
            <w:rFonts w:ascii="Arial" w:hAnsi="Arial" w:cs="Arial"/>
            <w:sz w:val="18"/>
          </w:rPr>
          <w:t>when records generated, 9-8</w:t>
        </w:r>
      </w:hyperlink>
      <w:r w:rsidR="00C12992" w:rsidRPr="001058B5">
        <w:rPr>
          <w:rFonts w:ascii="Arial" w:hAnsi="Arial" w:cs="Arial"/>
          <w:sz w:val="18"/>
        </w:rPr>
        <w:t xml:space="preserve"> </w:t>
      </w:r>
      <w:hyperlink w:anchor="_bookmark1178" w:history="1">
        <w:r w:rsidR="00C12992" w:rsidRPr="001058B5">
          <w:rPr>
            <w:rFonts w:ascii="Arial" w:hAnsi="Arial" w:cs="Arial"/>
            <w:sz w:val="18"/>
          </w:rPr>
          <w:t>dynamic, 6-8</w:t>
        </w:r>
      </w:hyperlink>
    </w:p>
    <w:p w14:paraId="5846CE41" w14:textId="77777777" w:rsidR="008C539B" w:rsidRPr="001058B5" w:rsidRDefault="008D1AB8">
      <w:pPr>
        <w:spacing w:line="237" w:lineRule="auto"/>
        <w:ind w:left="340"/>
        <w:rPr>
          <w:rFonts w:ascii="Arial" w:hAnsi="Arial" w:cs="Arial"/>
          <w:sz w:val="18"/>
        </w:rPr>
      </w:pPr>
      <w:hyperlink w:anchor="_bookmark1081" w:history="1">
        <w:r w:rsidR="00C12992" w:rsidRPr="001058B5">
          <w:rPr>
            <w:rFonts w:ascii="Arial" w:hAnsi="Arial" w:cs="Arial"/>
            <w:sz w:val="18"/>
          </w:rPr>
          <w:t>object privileges permitting in applications, 5-17</w:t>
        </w:r>
      </w:hyperlink>
      <w:r w:rsidR="00C12992" w:rsidRPr="001058B5">
        <w:rPr>
          <w:rFonts w:ascii="Arial" w:hAnsi="Arial" w:cs="Arial"/>
          <w:sz w:val="18"/>
        </w:rPr>
        <w:t xml:space="preserve"> </w:t>
      </w:r>
      <w:hyperlink w:anchor="_bookmark721" w:history="1">
        <w:r w:rsidR="00C12992" w:rsidRPr="001058B5">
          <w:rPr>
            <w:rFonts w:ascii="Arial" w:hAnsi="Arial" w:cs="Arial"/>
            <w:sz w:val="18"/>
          </w:rPr>
          <w:t xml:space="preserve">privileges required for, 4-24, </w:t>
        </w:r>
      </w:hyperlink>
      <w:hyperlink w:anchor="_bookmark1083" w:history="1">
        <w:r w:rsidR="00C12992" w:rsidRPr="001058B5">
          <w:rPr>
            <w:rFonts w:ascii="Arial" w:hAnsi="Arial" w:cs="Arial"/>
            <w:sz w:val="18"/>
          </w:rPr>
          <w:t>5-17</w:t>
        </w:r>
      </w:hyperlink>
    </w:p>
    <w:p w14:paraId="2F636BBB" w14:textId="77777777" w:rsidR="008C539B" w:rsidRPr="001058B5" w:rsidRDefault="008D1AB8">
      <w:pPr>
        <w:spacing w:line="235" w:lineRule="auto"/>
        <w:ind w:left="340" w:right="1380"/>
        <w:rPr>
          <w:rFonts w:ascii="Arial" w:hAnsi="Arial" w:cs="Arial"/>
          <w:sz w:val="18"/>
        </w:rPr>
      </w:pPr>
      <w:hyperlink w:anchor="_bookmark122" w:history="1">
        <w:r w:rsidR="00C12992" w:rsidRPr="001058B5">
          <w:rPr>
            <w:rFonts w:ascii="Arial" w:hAnsi="Arial" w:cs="Arial"/>
            <w:sz w:val="18"/>
          </w:rPr>
          <w:t>resource limits and, 2-11</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p>
    <w:p w14:paraId="1428AFCA" w14:textId="77777777" w:rsidR="008C539B" w:rsidRPr="001058B5" w:rsidRDefault="00C12992">
      <w:pPr>
        <w:spacing w:line="220" w:lineRule="exact"/>
        <w:ind w:left="100"/>
        <w:rPr>
          <w:rFonts w:ascii="Arial" w:hAnsi="Arial" w:cs="Arial"/>
          <w:sz w:val="18"/>
        </w:rPr>
      </w:pPr>
      <w:r w:rsidRPr="001058B5">
        <w:rPr>
          <w:rFonts w:ascii="Arial" w:hAnsi="Arial" w:cs="Arial"/>
          <w:sz w:val="18"/>
        </w:rPr>
        <w:t>SQL*Net</w:t>
      </w:r>
    </w:p>
    <w:p w14:paraId="77EC9D77" w14:textId="77777777" w:rsidR="008C539B" w:rsidRPr="001058B5" w:rsidRDefault="008D1AB8">
      <w:pPr>
        <w:spacing w:line="237" w:lineRule="auto"/>
        <w:ind w:left="100" w:right="2853" w:firstLine="240"/>
        <w:rPr>
          <w:rFonts w:ascii="Arial" w:hAnsi="Arial" w:cs="Arial"/>
          <w:sz w:val="18"/>
        </w:rPr>
      </w:pPr>
      <w:hyperlink w:anchor="_bookmark2256" w:history="1">
        <w:r w:rsidR="00C12992" w:rsidRPr="001058B5">
          <w:rPr>
            <w:rFonts w:ascii="Arial" w:hAnsi="Arial" w:cs="Arial"/>
            <w:i/>
            <w:sz w:val="18"/>
          </w:rPr>
          <w:t xml:space="preserve">See </w:t>
        </w:r>
      </w:hyperlink>
      <w:r w:rsidR="00C12992" w:rsidRPr="001058B5">
        <w:rPr>
          <w:rFonts w:ascii="Arial" w:hAnsi="Arial" w:cs="Arial"/>
          <w:sz w:val="18"/>
        </w:rPr>
        <w:t>Oracle Net SQL*Plus</w:t>
      </w:r>
    </w:p>
    <w:p w14:paraId="4B61CA34" w14:textId="77777777" w:rsidR="008C539B" w:rsidRPr="001058B5" w:rsidRDefault="008D1AB8">
      <w:pPr>
        <w:spacing w:line="235" w:lineRule="auto"/>
        <w:ind w:left="340" w:right="1580"/>
        <w:rPr>
          <w:rFonts w:ascii="Arial" w:hAnsi="Arial" w:cs="Arial"/>
          <w:sz w:val="18"/>
        </w:rPr>
      </w:pPr>
      <w:hyperlink w:anchor="_bookmark352" w:history="1">
        <w:r w:rsidR="00C12992" w:rsidRPr="001058B5">
          <w:rPr>
            <w:rFonts w:ascii="Arial" w:hAnsi="Arial" w:cs="Arial"/>
            <w:sz w:val="18"/>
          </w:rPr>
          <w:t>connecting with, 3-27</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r w:rsidR="00C12992" w:rsidRPr="001058B5">
        <w:rPr>
          <w:rFonts w:ascii="Arial" w:hAnsi="Arial" w:cs="Arial"/>
          <w:sz w:val="18"/>
        </w:rPr>
        <w:t xml:space="preserve"> </w:t>
      </w:r>
      <w:hyperlink w:anchor="_bookmark138" w:history="1">
        <w:r w:rsidR="00C12992" w:rsidRPr="001058B5">
          <w:rPr>
            <w:rFonts w:ascii="Arial" w:hAnsi="Arial" w:cs="Arial"/>
            <w:sz w:val="18"/>
          </w:rPr>
          <w:t>statistics monitor, 2-12</w:t>
        </w:r>
      </w:hyperlink>
    </w:p>
    <w:p w14:paraId="0196FCFE" w14:textId="77777777" w:rsidR="008C539B" w:rsidRPr="001058B5" w:rsidRDefault="00C12992">
      <w:pPr>
        <w:spacing w:line="221" w:lineRule="exact"/>
        <w:ind w:left="100"/>
        <w:rPr>
          <w:rFonts w:ascii="Arial" w:hAnsi="Arial" w:cs="Arial"/>
          <w:sz w:val="18"/>
        </w:rPr>
      </w:pPr>
      <w:r w:rsidRPr="001058B5">
        <w:rPr>
          <w:rFonts w:ascii="Arial" w:hAnsi="Arial" w:cs="Arial"/>
          <w:sz w:val="18"/>
        </w:rPr>
        <w:t>SQLNET.ALLOWED_LOGON_VERSION parameter</w:t>
      </w:r>
    </w:p>
    <w:p w14:paraId="1874566C" w14:textId="77777777" w:rsidR="008C539B" w:rsidRPr="001058B5" w:rsidRDefault="008D1AB8">
      <w:pPr>
        <w:spacing w:line="237" w:lineRule="auto"/>
        <w:ind w:left="700" w:hanging="360"/>
        <w:rPr>
          <w:rFonts w:ascii="Arial" w:hAnsi="Arial" w:cs="Arial"/>
          <w:sz w:val="18"/>
        </w:rPr>
      </w:pPr>
      <w:hyperlink w:anchor="_bookmark280" w:history="1">
        <w:r w:rsidR="00C12992" w:rsidRPr="001058B5">
          <w:rPr>
            <w:rFonts w:ascii="Arial" w:hAnsi="Arial" w:cs="Arial"/>
            <w:sz w:val="18"/>
          </w:rPr>
          <w:t>conflict with SEC_CASE_SENSITIVE_LOGON FALSE setting, 3-13</w:t>
        </w:r>
      </w:hyperlink>
    </w:p>
    <w:p w14:paraId="42241EEA" w14:textId="77777777" w:rsidR="008C539B" w:rsidRPr="001058B5" w:rsidRDefault="00C12992">
      <w:pPr>
        <w:spacing w:line="219" w:lineRule="exact"/>
        <w:ind w:left="100"/>
        <w:rPr>
          <w:rFonts w:ascii="Arial" w:hAnsi="Arial" w:cs="Arial"/>
          <w:sz w:val="18"/>
        </w:rPr>
      </w:pPr>
      <w:r w:rsidRPr="001058B5">
        <w:rPr>
          <w:rFonts w:ascii="Arial" w:hAnsi="Arial" w:cs="Arial"/>
          <w:sz w:val="18"/>
        </w:rPr>
        <w:t>SSL</w:t>
      </w:r>
    </w:p>
    <w:p w14:paraId="7EC2C664" w14:textId="77777777" w:rsidR="008C539B" w:rsidRPr="001058B5" w:rsidRDefault="00C12992">
      <w:pPr>
        <w:spacing w:before="70" w:line="235" w:lineRule="auto"/>
        <w:ind w:left="100" w:right="2594" w:firstLine="240"/>
        <w:rPr>
          <w:rFonts w:ascii="Arial" w:hAnsi="Arial" w:cs="Arial"/>
          <w:sz w:val="18"/>
        </w:rPr>
      </w:pPr>
      <w:r w:rsidRPr="001058B5">
        <w:rPr>
          <w:rFonts w:ascii="Arial" w:hAnsi="Arial" w:cs="Arial"/>
        </w:rPr>
        <w:br w:type="column"/>
      </w:r>
      <w:hyperlink w:anchor="_bookmark360" w:history="1">
        <w:r w:rsidRPr="001058B5">
          <w:rPr>
            <w:rFonts w:ascii="Arial" w:hAnsi="Arial" w:cs="Arial"/>
            <w:i/>
            <w:sz w:val="18"/>
          </w:rPr>
          <w:t xml:space="preserve">See </w:t>
        </w:r>
      </w:hyperlink>
      <w:r w:rsidRPr="001058B5">
        <w:rPr>
          <w:rFonts w:ascii="Arial" w:hAnsi="Arial" w:cs="Arial"/>
          <w:sz w:val="18"/>
        </w:rPr>
        <w:t>Secure Sockets Layer standard audit trail</w:t>
      </w:r>
    </w:p>
    <w:p w14:paraId="1141E883" w14:textId="77777777" w:rsidR="008C539B" w:rsidRPr="001058B5" w:rsidRDefault="008D1AB8">
      <w:pPr>
        <w:spacing w:before="1" w:line="235" w:lineRule="auto"/>
        <w:ind w:left="340" w:right="2072"/>
        <w:rPr>
          <w:rFonts w:ascii="Arial" w:hAnsi="Arial" w:cs="Arial"/>
          <w:sz w:val="18"/>
        </w:rPr>
      </w:pPr>
      <w:hyperlink w:anchor="_bookmark1623" w:history="1">
        <w:r w:rsidR="00C12992" w:rsidRPr="001058B5">
          <w:rPr>
            <w:rFonts w:ascii="Arial" w:hAnsi="Arial" w:cs="Arial"/>
            <w:sz w:val="18"/>
          </w:rPr>
          <w:t>activities always recorded, 9-4</w:t>
        </w:r>
      </w:hyperlink>
      <w:r w:rsidR="00C12992" w:rsidRPr="001058B5">
        <w:rPr>
          <w:rFonts w:ascii="Arial" w:hAnsi="Arial" w:cs="Arial"/>
          <w:sz w:val="18"/>
        </w:rPr>
        <w:t xml:space="preserve"> </w:t>
      </w:r>
      <w:hyperlink w:anchor="_bookmark1735" w:history="1">
        <w:r w:rsidR="00C12992" w:rsidRPr="001058B5">
          <w:rPr>
            <w:rFonts w:ascii="Arial" w:hAnsi="Arial" w:cs="Arial"/>
            <w:sz w:val="18"/>
          </w:rPr>
          <w:t>AUDIT SQL statement, 9-20</w:t>
        </w:r>
      </w:hyperlink>
      <w:r w:rsidR="00C12992" w:rsidRPr="001058B5">
        <w:rPr>
          <w:rFonts w:ascii="Arial" w:hAnsi="Arial" w:cs="Arial"/>
          <w:sz w:val="18"/>
        </w:rPr>
        <w:t xml:space="preserve"> </w:t>
      </w:r>
      <w:hyperlink w:anchor="_bookmark2020" w:history="1">
        <w:r w:rsidR="00C12992" w:rsidRPr="001058B5">
          <w:rPr>
            <w:rFonts w:ascii="Arial" w:hAnsi="Arial" w:cs="Arial"/>
            <w:sz w:val="18"/>
          </w:rPr>
          <w:t>auditing standard audit trail, 9-61</w:t>
        </w:r>
      </w:hyperlink>
      <w:r w:rsidR="00C12992" w:rsidRPr="001058B5">
        <w:rPr>
          <w:rFonts w:ascii="Arial" w:hAnsi="Arial" w:cs="Arial"/>
          <w:sz w:val="18"/>
        </w:rPr>
        <w:t xml:space="preserve"> </w:t>
      </w:r>
      <w:hyperlink w:anchor="_bookmark2013" w:history="1">
        <w:r w:rsidR="00C12992" w:rsidRPr="001058B5">
          <w:rPr>
            <w:rFonts w:ascii="Arial" w:hAnsi="Arial" w:cs="Arial"/>
            <w:sz w:val="18"/>
          </w:rPr>
          <w:t>controlling size of, 9-59</w:t>
        </w:r>
      </w:hyperlink>
    </w:p>
    <w:p w14:paraId="28819892" w14:textId="77777777" w:rsidR="008C539B" w:rsidRPr="001058B5" w:rsidRDefault="008D1AB8">
      <w:pPr>
        <w:spacing w:before="1" w:line="222" w:lineRule="exact"/>
        <w:ind w:left="340"/>
        <w:rPr>
          <w:rFonts w:ascii="Arial" w:hAnsi="Arial" w:cs="Arial"/>
          <w:sz w:val="18"/>
        </w:rPr>
      </w:pPr>
      <w:hyperlink w:anchor="_bookmark1658" w:history="1">
        <w:r w:rsidR="00C12992" w:rsidRPr="001058B5">
          <w:rPr>
            <w:rFonts w:ascii="Arial" w:hAnsi="Arial" w:cs="Arial"/>
            <w:sz w:val="18"/>
          </w:rPr>
          <w:t>disabling, 9-8</w:t>
        </w:r>
      </w:hyperlink>
    </w:p>
    <w:p w14:paraId="0EC6EE9C" w14:textId="77777777" w:rsidR="008C539B" w:rsidRPr="001058B5" w:rsidRDefault="008D1AB8">
      <w:pPr>
        <w:spacing w:line="237" w:lineRule="auto"/>
        <w:ind w:left="340" w:right="2934"/>
        <w:rPr>
          <w:rFonts w:ascii="Arial" w:hAnsi="Arial" w:cs="Arial"/>
          <w:sz w:val="18"/>
        </w:rPr>
      </w:pPr>
      <w:hyperlink w:anchor="_bookmark1659" w:history="1">
        <w:r w:rsidR="00C12992" w:rsidRPr="001058B5">
          <w:rPr>
            <w:rFonts w:ascii="Arial" w:hAnsi="Arial" w:cs="Arial"/>
            <w:sz w:val="18"/>
          </w:rPr>
          <w:t>enabling,  9-8</w:t>
        </w:r>
      </w:hyperlink>
      <w:r w:rsidR="00C12992" w:rsidRPr="001058B5">
        <w:rPr>
          <w:rFonts w:ascii="Arial" w:hAnsi="Arial" w:cs="Arial"/>
          <w:sz w:val="18"/>
        </w:rPr>
        <w:t xml:space="preserve"> </w:t>
      </w:r>
      <w:hyperlink w:anchor="_bookmark2014" w:history="1">
        <w:r w:rsidR="00C12992" w:rsidRPr="001058B5">
          <w:rPr>
            <w:rFonts w:ascii="Arial" w:hAnsi="Arial" w:cs="Arial"/>
            <w:sz w:val="18"/>
          </w:rPr>
          <w:t>maximum size of,</w:t>
        </w:r>
        <w:r w:rsidR="00C12992" w:rsidRPr="001058B5">
          <w:rPr>
            <w:rFonts w:ascii="Arial" w:hAnsi="Arial" w:cs="Arial"/>
            <w:spacing w:val="36"/>
            <w:sz w:val="18"/>
          </w:rPr>
          <w:t xml:space="preserve"> </w:t>
        </w:r>
        <w:r w:rsidR="00C12992" w:rsidRPr="001058B5">
          <w:rPr>
            <w:rFonts w:ascii="Arial" w:hAnsi="Arial" w:cs="Arial"/>
            <w:sz w:val="18"/>
          </w:rPr>
          <w:t>9-60</w:t>
        </w:r>
      </w:hyperlink>
    </w:p>
    <w:p w14:paraId="00BC9AC9" w14:textId="77777777" w:rsidR="008C539B" w:rsidRPr="001058B5" w:rsidRDefault="008D1AB8">
      <w:pPr>
        <w:spacing w:line="235" w:lineRule="auto"/>
        <w:ind w:left="340" w:right="1806"/>
        <w:rPr>
          <w:rFonts w:ascii="Arial" w:hAnsi="Arial" w:cs="Arial"/>
          <w:sz w:val="18"/>
        </w:rPr>
      </w:pPr>
      <w:hyperlink w:anchor="_bookmark1755" w:history="1">
        <w:r w:rsidR="00C12992" w:rsidRPr="001058B5">
          <w:rPr>
            <w:rFonts w:ascii="Arial" w:hAnsi="Arial" w:cs="Arial"/>
            <w:sz w:val="18"/>
          </w:rPr>
          <w:t>NOAUDIT SQL statement, 9-23</w:t>
        </w:r>
      </w:hyperlink>
      <w:r w:rsidR="00C12992" w:rsidRPr="001058B5">
        <w:rPr>
          <w:rFonts w:ascii="Arial" w:hAnsi="Arial" w:cs="Arial"/>
          <w:sz w:val="18"/>
        </w:rPr>
        <w:t xml:space="preserve"> </w:t>
      </w:r>
      <w:hyperlink w:anchor="_bookmark2042" w:history="1">
        <w:r w:rsidR="00C12992" w:rsidRPr="001058B5">
          <w:rPr>
            <w:rFonts w:ascii="Arial" w:hAnsi="Arial" w:cs="Arial"/>
            <w:sz w:val="18"/>
          </w:rPr>
          <w:t>records, purging, 9-65</w:t>
        </w:r>
      </w:hyperlink>
    </w:p>
    <w:p w14:paraId="5E8AC8C4" w14:textId="77777777" w:rsidR="008C539B" w:rsidRPr="001058B5" w:rsidRDefault="008D1AB8">
      <w:pPr>
        <w:spacing w:line="220" w:lineRule="exact"/>
        <w:ind w:left="340"/>
        <w:rPr>
          <w:rFonts w:ascii="Arial" w:hAnsi="Arial" w:cs="Arial"/>
          <w:sz w:val="18"/>
        </w:rPr>
      </w:pPr>
      <w:hyperlink w:anchor="_bookmark2074" w:history="1">
        <w:r w:rsidR="00C12992" w:rsidRPr="001058B5">
          <w:rPr>
            <w:rFonts w:ascii="Arial" w:hAnsi="Arial" w:cs="Arial"/>
            <w:sz w:val="18"/>
          </w:rPr>
          <w:t>size, reducing, 9-74</w:t>
        </w:r>
      </w:hyperlink>
    </w:p>
    <w:p w14:paraId="0D44E671" w14:textId="77777777" w:rsidR="008C539B" w:rsidRPr="001058B5" w:rsidRDefault="008D1AB8">
      <w:pPr>
        <w:spacing w:line="220" w:lineRule="exact"/>
        <w:ind w:left="340"/>
        <w:rPr>
          <w:rFonts w:ascii="Arial" w:hAnsi="Arial" w:cs="Arial"/>
          <w:sz w:val="18"/>
        </w:rPr>
      </w:pPr>
      <w:hyperlink w:anchor="_bookmark1652" w:history="1">
        <w:r w:rsidR="00C12992" w:rsidRPr="001058B5">
          <w:rPr>
            <w:rFonts w:ascii="Arial" w:hAnsi="Arial" w:cs="Arial"/>
            <w:sz w:val="18"/>
          </w:rPr>
          <w:t>transaction independence, 9-8</w:t>
        </w:r>
      </w:hyperlink>
    </w:p>
    <w:p w14:paraId="274936D3" w14:textId="77777777" w:rsidR="008C539B" w:rsidRPr="001058B5" w:rsidRDefault="008D1AB8">
      <w:pPr>
        <w:spacing w:line="237" w:lineRule="auto"/>
        <w:ind w:left="100" w:right="3279" w:firstLine="240"/>
        <w:rPr>
          <w:rFonts w:ascii="Arial" w:hAnsi="Arial" w:cs="Arial"/>
          <w:sz w:val="18"/>
        </w:rPr>
      </w:pPr>
      <w:hyperlink w:anchor="_bookmark1649" w:history="1">
        <w:r w:rsidR="00C12992" w:rsidRPr="001058B5">
          <w:rPr>
            <w:rFonts w:ascii="Arial" w:hAnsi="Arial" w:cs="Arial"/>
            <w:sz w:val="18"/>
          </w:rPr>
          <w:t>when created, 9-8</w:t>
        </w:r>
      </w:hyperlink>
      <w:r w:rsidR="00C12992" w:rsidRPr="001058B5">
        <w:rPr>
          <w:rFonts w:ascii="Arial" w:hAnsi="Arial" w:cs="Arial"/>
          <w:sz w:val="18"/>
        </w:rPr>
        <w:t xml:space="preserve"> standard auditing</w:t>
      </w:r>
    </w:p>
    <w:p w14:paraId="3EC8F1DA" w14:textId="77777777" w:rsidR="008C539B" w:rsidRPr="001058B5" w:rsidRDefault="008D1AB8">
      <w:pPr>
        <w:spacing w:line="217" w:lineRule="exact"/>
        <w:ind w:left="340"/>
        <w:rPr>
          <w:rFonts w:ascii="Arial" w:hAnsi="Arial" w:cs="Arial"/>
          <w:sz w:val="18"/>
        </w:rPr>
      </w:pPr>
      <w:hyperlink w:anchor="_bookmark1643" w:history="1">
        <w:r w:rsidR="00C12992" w:rsidRPr="001058B5">
          <w:rPr>
            <w:rFonts w:ascii="Arial" w:hAnsi="Arial" w:cs="Arial"/>
            <w:sz w:val="18"/>
          </w:rPr>
          <w:t>about, 9-7</w:t>
        </w:r>
      </w:hyperlink>
    </w:p>
    <w:p w14:paraId="3DF310B0" w14:textId="77777777" w:rsidR="008C539B" w:rsidRPr="001058B5" w:rsidRDefault="008D1AB8">
      <w:pPr>
        <w:spacing w:line="237" w:lineRule="auto"/>
        <w:ind w:left="340" w:right="1190"/>
        <w:rPr>
          <w:rFonts w:ascii="Arial" w:hAnsi="Arial" w:cs="Arial"/>
          <w:sz w:val="18"/>
        </w:rPr>
      </w:pPr>
      <w:hyperlink w:anchor="_bookmark1976" w:history="1">
        <w:r w:rsidR="00C12992" w:rsidRPr="001058B5">
          <w:rPr>
            <w:rFonts w:ascii="Arial" w:hAnsi="Arial" w:cs="Arial"/>
            <w:sz w:val="18"/>
          </w:rPr>
          <w:t>administrative users on all platforms, 9-53</w:t>
        </w:r>
      </w:hyperlink>
      <w:r w:rsidR="00C12992" w:rsidRPr="001058B5">
        <w:rPr>
          <w:rFonts w:ascii="Arial" w:hAnsi="Arial" w:cs="Arial"/>
          <w:sz w:val="18"/>
        </w:rPr>
        <w:t xml:space="preserve"> </w:t>
      </w:r>
      <w:hyperlink w:anchor="_bookmark1820" w:history="1">
        <w:r w:rsidR="00C12992" w:rsidRPr="001058B5">
          <w:rPr>
            <w:rFonts w:ascii="Arial" w:hAnsi="Arial" w:cs="Arial"/>
            <w:sz w:val="18"/>
          </w:rPr>
          <w:t>affected by editions, 9-29</w:t>
        </w:r>
      </w:hyperlink>
    </w:p>
    <w:p w14:paraId="30D3F745" w14:textId="77777777" w:rsidR="008C539B" w:rsidRPr="001058B5" w:rsidRDefault="008D1AB8">
      <w:pPr>
        <w:spacing w:line="235" w:lineRule="auto"/>
        <w:ind w:left="340" w:right="2594"/>
        <w:rPr>
          <w:rFonts w:ascii="Arial" w:hAnsi="Arial" w:cs="Arial"/>
          <w:sz w:val="18"/>
        </w:rPr>
      </w:pPr>
      <w:hyperlink w:anchor="_bookmark2026"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736" w:history="1">
        <w:r w:rsidR="00C12992" w:rsidRPr="001058B5">
          <w:rPr>
            <w:rFonts w:ascii="Arial" w:hAnsi="Arial" w:cs="Arial"/>
            <w:sz w:val="18"/>
          </w:rPr>
          <w:t>audit option levels, 9-20</w:t>
        </w:r>
      </w:hyperlink>
      <w:r w:rsidR="00C12992" w:rsidRPr="001058B5">
        <w:rPr>
          <w:rFonts w:ascii="Arial" w:hAnsi="Arial" w:cs="Arial"/>
          <w:sz w:val="18"/>
        </w:rPr>
        <w:t xml:space="preserve"> audit trails</w:t>
      </w:r>
    </w:p>
    <w:p w14:paraId="4EC1E8E8" w14:textId="77777777" w:rsidR="008C539B" w:rsidRPr="001058B5" w:rsidRDefault="008D1AB8">
      <w:pPr>
        <w:spacing w:line="235" w:lineRule="auto"/>
        <w:ind w:left="340" w:right="3279" w:firstLine="240"/>
        <w:rPr>
          <w:rFonts w:ascii="Arial" w:hAnsi="Arial" w:cs="Arial"/>
          <w:sz w:val="18"/>
        </w:rPr>
      </w:pPr>
      <w:hyperlink w:anchor="_bookmark2002" w:history="1">
        <w:r w:rsidR="00C12992" w:rsidRPr="001058B5">
          <w:rPr>
            <w:rFonts w:ascii="Arial" w:hAnsi="Arial" w:cs="Arial"/>
            <w:sz w:val="18"/>
          </w:rPr>
          <w:t>database, 9-58</w:t>
        </w:r>
      </w:hyperlink>
      <w:r w:rsidR="00C12992" w:rsidRPr="001058B5">
        <w:rPr>
          <w:rFonts w:ascii="Arial" w:hAnsi="Arial" w:cs="Arial"/>
          <w:sz w:val="18"/>
        </w:rPr>
        <w:t xml:space="preserve"> auditing</w:t>
      </w:r>
    </w:p>
    <w:p w14:paraId="0010FA21" w14:textId="77777777" w:rsidR="008C539B" w:rsidRPr="001058B5" w:rsidRDefault="008D1AB8">
      <w:pPr>
        <w:spacing w:before="1" w:line="235" w:lineRule="auto"/>
        <w:ind w:left="340" w:right="1920" w:firstLine="240"/>
        <w:rPr>
          <w:rFonts w:ascii="Arial" w:hAnsi="Arial" w:cs="Arial"/>
          <w:sz w:val="18"/>
        </w:rPr>
      </w:pP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746" w:history="1">
        <w:r w:rsidR="00C12992" w:rsidRPr="001058B5">
          <w:rPr>
            <w:rFonts w:ascii="Arial" w:hAnsi="Arial" w:cs="Arial"/>
            <w:sz w:val="18"/>
          </w:rPr>
          <w:t>cursors, affect on auditing, 9-22</w:t>
        </w:r>
      </w:hyperlink>
      <w:r w:rsidR="00C12992" w:rsidRPr="001058B5">
        <w:rPr>
          <w:rFonts w:ascii="Arial" w:hAnsi="Arial" w:cs="Arial"/>
          <w:sz w:val="18"/>
        </w:rPr>
        <w:t xml:space="preserve"> </w:t>
      </w:r>
      <w:hyperlink w:anchor="_bookmark2002" w:history="1">
        <w:r w:rsidR="00C12992" w:rsidRPr="001058B5">
          <w:rPr>
            <w:rFonts w:ascii="Arial" w:hAnsi="Arial" w:cs="Arial"/>
            <w:sz w:val="18"/>
          </w:rPr>
          <w:t>database audit trail records, 9-58</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DDL statement auditing, 9-23</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options, 9-30</w:t>
        </w:r>
      </w:hyperlink>
    </w:p>
    <w:p w14:paraId="26588268" w14:textId="77777777" w:rsidR="008C539B" w:rsidRPr="001058B5" w:rsidRDefault="008D1AB8">
      <w:pPr>
        <w:spacing w:before="2" w:line="237" w:lineRule="auto"/>
        <w:ind w:left="340" w:right="1806"/>
        <w:rPr>
          <w:rFonts w:ascii="Arial" w:hAnsi="Arial" w:cs="Arial"/>
          <w:sz w:val="18"/>
        </w:rPr>
      </w:pPr>
      <w:hyperlink w:anchor="_bookmark1836" w:history="1">
        <w:r w:rsidR="00C12992" w:rsidRPr="001058B5">
          <w:rPr>
            <w:rFonts w:ascii="Arial" w:hAnsi="Arial" w:cs="Arial"/>
            <w:sz w:val="18"/>
          </w:rPr>
          <w:t>default options, disabling, 9-31</w:t>
        </w:r>
      </w:hyperlink>
      <w:r w:rsidR="00C12992" w:rsidRPr="001058B5">
        <w:rPr>
          <w:rFonts w:ascii="Arial" w:hAnsi="Arial" w:cs="Arial"/>
          <w:sz w:val="18"/>
        </w:rPr>
        <w:t xml:space="preserve"> directory object auditing</w:t>
      </w:r>
    </w:p>
    <w:p w14:paraId="2C8F8F06" w14:textId="77777777" w:rsidR="008C539B" w:rsidRPr="001058B5" w:rsidRDefault="008D1AB8">
      <w:pPr>
        <w:spacing w:line="217" w:lineRule="exact"/>
        <w:ind w:left="580"/>
        <w:rPr>
          <w:rFonts w:ascii="Arial" w:hAnsi="Arial" w:cs="Arial"/>
          <w:sz w:val="18"/>
        </w:rPr>
      </w:pPr>
      <w:hyperlink w:anchor="_bookmark1842" w:history="1">
        <w:r w:rsidR="00C12992" w:rsidRPr="001058B5">
          <w:rPr>
            <w:rFonts w:ascii="Arial" w:hAnsi="Arial" w:cs="Arial"/>
            <w:sz w:val="18"/>
          </w:rPr>
          <w:t>about, 9-32</w:t>
        </w:r>
      </w:hyperlink>
    </w:p>
    <w:p w14:paraId="1A6EA5FC" w14:textId="77777777" w:rsidR="008C539B" w:rsidRPr="001058B5" w:rsidRDefault="008D1AB8">
      <w:pPr>
        <w:spacing w:line="220" w:lineRule="exact"/>
        <w:ind w:left="580"/>
        <w:rPr>
          <w:rFonts w:ascii="Arial" w:hAnsi="Arial" w:cs="Arial"/>
          <w:sz w:val="18"/>
        </w:rPr>
      </w:pPr>
      <w:hyperlink w:anchor="_bookmark1844" w:history="1">
        <w:r w:rsidR="00C12992" w:rsidRPr="001058B5">
          <w:rPr>
            <w:rFonts w:ascii="Arial" w:hAnsi="Arial" w:cs="Arial"/>
            <w:sz w:val="18"/>
          </w:rPr>
          <w:t>configuring, 9-32</w:t>
        </w:r>
      </w:hyperlink>
    </w:p>
    <w:p w14:paraId="21E26EFE" w14:textId="77777777" w:rsidR="008C539B" w:rsidRPr="001058B5" w:rsidRDefault="008D1AB8">
      <w:pPr>
        <w:spacing w:line="220" w:lineRule="exact"/>
        <w:ind w:left="580"/>
        <w:rPr>
          <w:rFonts w:ascii="Arial" w:hAnsi="Arial" w:cs="Arial"/>
          <w:sz w:val="18"/>
        </w:rPr>
      </w:pPr>
      <w:hyperlink w:anchor="_bookmark1847" w:history="1">
        <w:r w:rsidR="00C12992" w:rsidRPr="001058B5">
          <w:rPr>
            <w:rFonts w:ascii="Arial" w:hAnsi="Arial" w:cs="Arial"/>
            <w:sz w:val="18"/>
          </w:rPr>
          <w:t>removing, 9-32</w:t>
        </w:r>
      </w:hyperlink>
    </w:p>
    <w:p w14:paraId="06C8D3D4" w14:textId="77777777" w:rsidR="008C539B" w:rsidRPr="001058B5" w:rsidRDefault="008D1AB8">
      <w:pPr>
        <w:spacing w:before="1" w:line="235" w:lineRule="auto"/>
        <w:ind w:left="340" w:right="1513"/>
        <w:rPr>
          <w:rFonts w:ascii="Arial" w:hAnsi="Arial" w:cs="Arial"/>
          <w:sz w:val="18"/>
        </w:rPr>
      </w:pPr>
      <w:hyperlink w:anchor="_bookmark1757" w:history="1">
        <w:r w:rsidR="00C12992" w:rsidRPr="001058B5">
          <w:rPr>
            <w:rFonts w:ascii="Arial" w:hAnsi="Arial" w:cs="Arial"/>
            <w:sz w:val="18"/>
          </w:rPr>
          <w:t>disabling options versus auditing, 9-23</w:t>
        </w:r>
      </w:hyperlink>
      <w:r w:rsidR="00C12992" w:rsidRPr="001058B5">
        <w:rPr>
          <w:rFonts w:ascii="Arial" w:hAnsi="Arial" w:cs="Arial"/>
          <w:sz w:val="18"/>
        </w:rPr>
        <w:t xml:space="preserve"> </w:t>
      </w:r>
      <w:hyperlink w:anchor="_bookmark1766" w:history="1">
        <w:r w:rsidR="00C12992" w:rsidRPr="001058B5">
          <w:rPr>
            <w:rFonts w:ascii="Arial" w:hAnsi="Arial" w:cs="Arial"/>
            <w:sz w:val="18"/>
          </w:rPr>
          <w:t>DML statements, 9-23</w:t>
        </w:r>
      </w:hyperlink>
    </w:p>
    <w:p w14:paraId="61731F6A" w14:textId="77777777" w:rsidR="008C539B" w:rsidRPr="001058B5" w:rsidRDefault="008D1AB8">
      <w:pPr>
        <w:spacing w:before="2" w:line="235" w:lineRule="auto"/>
        <w:ind w:left="340" w:right="836"/>
        <w:rPr>
          <w:rFonts w:ascii="Arial" w:hAnsi="Arial" w:cs="Arial"/>
          <w:sz w:val="18"/>
        </w:rPr>
      </w:pPr>
      <w:hyperlink w:anchor="_bookmark1699" w:history="1">
        <w:r w:rsidR="00C12992" w:rsidRPr="001058B5">
          <w:rPr>
            <w:rFonts w:ascii="Arial" w:hAnsi="Arial" w:cs="Arial"/>
            <w:sz w:val="18"/>
          </w:rPr>
          <w:t>information stored in operating system file, 9-13</w:t>
        </w:r>
      </w:hyperlink>
      <w:r w:rsidR="00C12992" w:rsidRPr="001058B5">
        <w:rPr>
          <w:rFonts w:ascii="Arial" w:hAnsi="Arial" w:cs="Arial"/>
          <w:sz w:val="18"/>
        </w:rPr>
        <w:t xml:space="preserve"> </w:t>
      </w:r>
      <w:hyperlink w:anchor="_bookmark1621" w:history="1">
        <w:r w:rsidR="00C12992" w:rsidRPr="001058B5">
          <w:rPr>
            <w:rFonts w:ascii="Arial" w:hAnsi="Arial" w:cs="Arial"/>
            <w:sz w:val="18"/>
          </w:rPr>
          <w:t>mandatory auditing, 9-4</w:t>
        </w:r>
      </w:hyperlink>
    </w:p>
    <w:p w14:paraId="18891694" w14:textId="77777777" w:rsidR="008C539B" w:rsidRPr="001058B5" w:rsidRDefault="00C12992">
      <w:pPr>
        <w:spacing w:line="237" w:lineRule="auto"/>
        <w:ind w:left="580" w:right="3279" w:hanging="240"/>
        <w:rPr>
          <w:rFonts w:ascii="Arial" w:hAnsi="Arial" w:cs="Arial"/>
          <w:sz w:val="18"/>
        </w:rPr>
      </w:pPr>
      <w:r w:rsidRPr="001058B5">
        <w:rPr>
          <w:rFonts w:ascii="Arial" w:hAnsi="Arial" w:cs="Arial"/>
          <w:sz w:val="18"/>
        </w:rPr>
        <w:t xml:space="preserve">network auditing </w:t>
      </w:r>
      <w:hyperlink w:anchor="_bookmark1870" w:history="1">
        <w:r w:rsidRPr="001058B5">
          <w:rPr>
            <w:rFonts w:ascii="Arial" w:hAnsi="Arial" w:cs="Arial"/>
            <w:sz w:val="18"/>
          </w:rPr>
          <w:t>about, 9-34</w:t>
        </w:r>
      </w:hyperlink>
    </w:p>
    <w:p w14:paraId="5E33E2E9" w14:textId="77777777" w:rsidR="008C539B" w:rsidRPr="001058B5" w:rsidRDefault="008D1AB8">
      <w:pPr>
        <w:spacing w:line="217" w:lineRule="exact"/>
        <w:ind w:left="580"/>
        <w:rPr>
          <w:rFonts w:ascii="Arial" w:hAnsi="Arial" w:cs="Arial"/>
          <w:sz w:val="18"/>
        </w:rPr>
      </w:pPr>
      <w:hyperlink w:anchor="_bookmark1875" w:history="1">
        <w:r w:rsidR="00C12992" w:rsidRPr="001058B5">
          <w:rPr>
            <w:rFonts w:ascii="Arial" w:hAnsi="Arial" w:cs="Arial"/>
            <w:sz w:val="18"/>
          </w:rPr>
          <w:t>configuring, 9-34</w:t>
        </w:r>
      </w:hyperlink>
    </w:p>
    <w:p w14:paraId="0794F8DD" w14:textId="77777777" w:rsidR="008C539B" w:rsidRPr="001058B5" w:rsidRDefault="008D1AB8">
      <w:pPr>
        <w:spacing w:line="237" w:lineRule="auto"/>
        <w:ind w:left="580" w:right="1806"/>
        <w:rPr>
          <w:rFonts w:ascii="Arial" w:hAnsi="Arial" w:cs="Arial"/>
          <w:sz w:val="18"/>
        </w:rPr>
      </w:pPr>
      <w:hyperlink w:anchor="_bookmark1871" w:history="1">
        <w:r w:rsidR="00C12992" w:rsidRPr="001058B5">
          <w:rPr>
            <w:rFonts w:ascii="Arial" w:hAnsi="Arial" w:cs="Arial"/>
            <w:sz w:val="18"/>
          </w:rPr>
          <w:t>error types recorded, 9-34</w:t>
        </w:r>
      </w:hyperlink>
      <w:r w:rsidR="00C12992" w:rsidRPr="001058B5">
        <w:rPr>
          <w:rFonts w:ascii="Arial" w:hAnsi="Arial" w:cs="Arial"/>
          <w:sz w:val="18"/>
        </w:rPr>
        <w:t xml:space="preserve"> </w:t>
      </w:r>
      <w:hyperlink w:anchor="_bookmark1879" w:history="1">
        <w:r w:rsidR="00C12992" w:rsidRPr="001058B5">
          <w:rPr>
            <w:rFonts w:ascii="Arial" w:hAnsi="Arial" w:cs="Arial"/>
            <w:sz w:val="18"/>
          </w:rPr>
          <w:t>removing, 9-35</w:t>
        </w:r>
      </w:hyperlink>
    </w:p>
    <w:p w14:paraId="791BDF31" w14:textId="77777777" w:rsidR="008C539B" w:rsidRPr="001058B5" w:rsidRDefault="008D1AB8">
      <w:pPr>
        <w:spacing w:line="235" w:lineRule="auto"/>
        <w:ind w:left="340" w:right="2242"/>
        <w:rPr>
          <w:rFonts w:ascii="Arial" w:hAnsi="Arial" w:cs="Arial"/>
          <w:sz w:val="18"/>
        </w:rPr>
      </w:pPr>
      <w:hyperlink w:anchor="_bookmark1615" w:history="1">
        <w:r w:rsidR="00C12992" w:rsidRPr="001058B5">
          <w:rPr>
            <w:rFonts w:ascii="Arial" w:hAnsi="Arial" w:cs="Arial"/>
            <w:sz w:val="18"/>
          </w:rPr>
          <w:t>non-SYS activities audited, 9-3</w:t>
        </w:r>
      </w:hyperlink>
      <w:r w:rsidR="00C12992" w:rsidRPr="001058B5">
        <w:rPr>
          <w:rFonts w:ascii="Arial" w:hAnsi="Arial" w:cs="Arial"/>
          <w:sz w:val="18"/>
        </w:rPr>
        <w:t xml:space="preserve"> object auditing</w:t>
      </w:r>
    </w:p>
    <w:p w14:paraId="3D4E61BF" w14:textId="77777777" w:rsidR="008C539B" w:rsidRPr="001058B5" w:rsidRDefault="008D1AB8">
      <w:pPr>
        <w:spacing w:line="235" w:lineRule="auto"/>
        <w:ind w:left="340" w:right="1513" w:firstLine="240"/>
        <w:rPr>
          <w:rFonts w:ascii="Arial" w:hAnsi="Arial" w:cs="Arial"/>
          <w:sz w:val="18"/>
        </w:rPr>
      </w:pPr>
      <w:hyperlink w:anchor="_bookmark1813"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schema object </w:t>
      </w:r>
      <w:hyperlink w:anchor="_bookmark1697" w:history="1">
        <w:r w:rsidR="00C12992" w:rsidRPr="001058B5">
          <w:rPr>
            <w:rFonts w:ascii="Arial" w:hAnsi="Arial" w:cs="Arial"/>
            <w:sz w:val="18"/>
          </w:rPr>
          <w:t>operating system audit trail, 9-13</w:t>
        </w:r>
      </w:hyperlink>
    </w:p>
    <w:p w14:paraId="0308BB7A" w14:textId="77777777" w:rsidR="008C539B" w:rsidRPr="001058B5" w:rsidRDefault="008D1AB8">
      <w:pPr>
        <w:spacing w:line="220" w:lineRule="exact"/>
        <w:ind w:left="580"/>
        <w:rPr>
          <w:rFonts w:ascii="Arial" w:hAnsi="Arial" w:cs="Arial"/>
          <w:sz w:val="18"/>
        </w:rPr>
      </w:pPr>
      <w:hyperlink w:anchor="_bookmark1717" w:history="1">
        <w:r w:rsidR="00C12992" w:rsidRPr="001058B5">
          <w:rPr>
            <w:rFonts w:ascii="Arial" w:hAnsi="Arial" w:cs="Arial"/>
            <w:sz w:val="18"/>
          </w:rPr>
          <w:t>file location, 9-17</w:t>
        </w:r>
      </w:hyperlink>
    </w:p>
    <w:p w14:paraId="010CD7B2" w14:textId="77777777" w:rsidR="008C539B" w:rsidRPr="001058B5" w:rsidRDefault="008D1AB8">
      <w:pPr>
        <w:spacing w:before="2" w:line="235" w:lineRule="auto"/>
        <w:ind w:left="340" w:right="1513"/>
        <w:rPr>
          <w:rFonts w:ascii="Arial" w:hAnsi="Arial" w:cs="Arial"/>
          <w:sz w:val="18"/>
        </w:rPr>
      </w:pPr>
      <w:hyperlink w:anchor="_bookmark1709" w:history="1">
        <w:r w:rsidR="00C12992" w:rsidRPr="001058B5">
          <w:rPr>
            <w:rFonts w:ascii="Arial" w:hAnsi="Arial" w:cs="Arial"/>
            <w:sz w:val="18"/>
          </w:rPr>
          <w:t>operating system audit trail using, 9-16</w:t>
        </w:r>
      </w:hyperlink>
      <w:r w:rsidR="00C12992" w:rsidRPr="001058B5">
        <w:rPr>
          <w:rFonts w:ascii="Arial" w:hAnsi="Arial" w:cs="Arial"/>
          <w:sz w:val="18"/>
        </w:rPr>
        <w:t xml:space="preserve"> privilege auditing</w:t>
      </w:r>
    </w:p>
    <w:p w14:paraId="64BB66C2" w14:textId="77777777" w:rsidR="008C539B" w:rsidRPr="001058B5" w:rsidRDefault="008D1AB8">
      <w:pPr>
        <w:spacing w:line="220" w:lineRule="exact"/>
        <w:ind w:left="580"/>
        <w:rPr>
          <w:rFonts w:ascii="Arial" w:hAnsi="Arial" w:cs="Arial"/>
          <w:sz w:val="18"/>
        </w:rPr>
      </w:pPr>
      <w:hyperlink w:anchor="_bookmark1788" w:history="1">
        <w:r w:rsidR="00C12992" w:rsidRPr="001058B5">
          <w:rPr>
            <w:rFonts w:ascii="Arial" w:hAnsi="Arial" w:cs="Arial"/>
            <w:sz w:val="18"/>
          </w:rPr>
          <w:t>about, 9-26</w:t>
        </w:r>
      </w:hyperlink>
    </w:p>
    <w:p w14:paraId="04621FED" w14:textId="77777777" w:rsidR="008C539B" w:rsidRPr="001058B5" w:rsidRDefault="008D1AB8">
      <w:pPr>
        <w:spacing w:line="220" w:lineRule="exact"/>
        <w:ind w:left="580"/>
        <w:rPr>
          <w:rFonts w:ascii="Arial" w:hAnsi="Arial" w:cs="Arial"/>
          <w:sz w:val="18"/>
        </w:rPr>
      </w:pPr>
      <w:hyperlink w:anchor="_bookmark1792" w:history="1">
        <w:r w:rsidR="00C12992" w:rsidRPr="001058B5">
          <w:rPr>
            <w:rFonts w:ascii="Arial" w:hAnsi="Arial" w:cs="Arial"/>
            <w:sz w:val="18"/>
          </w:rPr>
          <w:t>configuring, 9-26</w:t>
        </w:r>
      </w:hyperlink>
    </w:p>
    <w:p w14:paraId="436F8CB5" w14:textId="77777777" w:rsidR="008C539B" w:rsidRPr="001058B5" w:rsidRDefault="008D1AB8">
      <w:pPr>
        <w:spacing w:line="220" w:lineRule="exact"/>
        <w:ind w:left="580"/>
        <w:rPr>
          <w:rFonts w:ascii="Arial" w:hAnsi="Arial" w:cs="Arial"/>
          <w:sz w:val="18"/>
        </w:rPr>
      </w:pPr>
      <w:hyperlink w:anchor="_bookmark1801" w:history="1">
        <w:r w:rsidR="00C12992" w:rsidRPr="001058B5">
          <w:rPr>
            <w:rFonts w:ascii="Arial" w:hAnsi="Arial" w:cs="Arial"/>
            <w:sz w:val="18"/>
          </w:rPr>
          <w:t>multitier environment, 9-27</w:t>
        </w:r>
      </w:hyperlink>
    </w:p>
    <w:p w14:paraId="2975CBC7" w14:textId="77777777" w:rsidR="008C539B" w:rsidRPr="001058B5" w:rsidRDefault="008D1AB8">
      <w:pPr>
        <w:spacing w:line="220" w:lineRule="exact"/>
        <w:ind w:left="580"/>
        <w:rPr>
          <w:rFonts w:ascii="Arial" w:hAnsi="Arial" w:cs="Arial"/>
          <w:sz w:val="18"/>
        </w:rPr>
      </w:pPr>
      <w:hyperlink w:anchor="_bookmark1793" w:history="1">
        <w:r w:rsidR="00C12992" w:rsidRPr="001058B5">
          <w:rPr>
            <w:rFonts w:ascii="Arial" w:hAnsi="Arial" w:cs="Arial"/>
            <w:sz w:val="18"/>
          </w:rPr>
          <w:t>options, 9-26</w:t>
        </w:r>
      </w:hyperlink>
    </w:p>
    <w:p w14:paraId="27176AD6" w14:textId="77777777" w:rsidR="008C539B" w:rsidRPr="001058B5" w:rsidRDefault="008D1AB8">
      <w:pPr>
        <w:spacing w:line="220" w:lineRule="exact"/>
        <w:ind w:left="580"/>
        <w:rPr>
          <w:rFonts w:ascii="Arial" w:hAnsi="Arial" w:cs="Arial"/>
          <w:sz w:val="18"/>
        </w:rPr>
      </w:pPr>
      <w:hyperlink w:anchor="_bookmark1797" w:history="1">
        <w:r w:rsidR="00C12992" w:rsidRPr="001058B5">
          <w:rPr>
            <w:rFonts w:ascii="Arial" w:hAnsi="Arial" w:cs="Arial"/>
            <w:sz w:val="18"/>
          </w:rPr>
          <w:t>removing, 9-27</w:t>
        </w:r>
      </w:hyperlink>
    </w:p>
    <w:p w14:paraId="486A498A" w14:textId="77777777" w:rsidR="008C539B" w:rsidRPr="001058B5" w:rsidRDefault="008D1AB8">
      <w:pPr>
        <w:spacing w:line="220" w:lineRule="exact"/>
        <w:ind w:left="580"/>
        <w:rPr>
          <w:rFonts w:ascii="Arial" w:hAnsi="Arial" w:cs="Arial"/>
          <w:sz w:val="18"/>
        </w:rPr>
      </w:pPr>
      <w:hyperlink w:anchor="_bookmark1790" w:history="1">
        <w:r w:rsidR="00C12992" w:rsidRPr="001058B5">
          <w:rPr>
            <w:rFonts w:ascii="Arial" w:hAnsi="Arial" w:cs="Arial"/>
            <w:sz w:val="18"/>
          </w:rPr>
          <w:t>types, 9-26</w:t>
        </w:r>
      </w:hyperlink>
    </w:p>
    <w:p w14:paraId="30941D02" w14:textId="77777777" w:rsidR="008C539B" w:rsidRPr="001058B5" w:rsidRDefault="008D1AB8">
      <w:pPr>
        <w:spacing w:before="2" w:line="235" w:lineRule="auto"/>
        <w:ind w:left="340" w:right="2359"/>
        <w:rPr>
          <w:rFonts w:ascii="Arial" w:hAnsi="Arial" w:cs="Arial"/>
          <w:sz w:val="18"/>
        </w:rPr>
      </w:pPr>
      <w:hyperlink w:anchor="_bookmark1646" w:history="1">
        <w:r w:rsidR="00C12992" w:rsidRPr="001058B5">
          <w:rPr>
            <w:rFonts w:ascii="Arial" w:hAnsi="Arial" w:cs="Arial"/>
            <w:sz w:val="18"/>
          </w:rPr>
          <w:t>privileges needed, 9-7</w:t>
        </w:r>
      </w:hyperlink>
      <w:r w:rsidR="00C12992" w:rsidRPr="001058B5">
        <w:rPr>
          <w:rFonts w:ascii="Arial" w:hAnsi="Arial" w:cs="Arial"/>
          <w:sz w:val="18"/>
        </w:rPr>
        <w:t xml:space="preserve"> </w:t>
      </w:r>
      <w:hyperlink w:anchor="_bookmark1831" w:history="1">
        <w:r w:rsidR="00C12992" w:rsidRPr="001058B5">
          <w:rPr>
            <w:rFonts w:ascii="Arial" w:hAnsi="Arial" w:cs="Arial"/>
            <w:sz w:val="18"/>
          </w:rPr>
          <w:t>procedures or functions, 9-31</w:t>
        </w:r>
      </w:hyperlink>
      <w:r w:rsidR="00C12992" w:rsidRPr="001058B5">
        <w:rPr>
          <w:rFonts w:ascii="Arial" w:hAnsi="Arial" w:cs="Arial"/>
          <w:sz w:val="18"/>
        </w:rPr>
        <w:t xml:space="preserve"> </w:t>
      </w:r>
      <w:hyperlink w:anchor="_bookmark1733" w:history="1">
        <w:r w:rsidR="00C12992" w:rsidRPr="001058B5">
          <w:rPr>
            <w:rFonts w:ascii="Arial" w:hAnsi="Arial" w:cs="Arial"/>
            <w:sz w:val="18"/>
          </w:rPr>
          <w:t>range of focus, 9-20</w:t>
        </w:r>
      </w:hyperlink>
    </w:p>
    <w:p w14:paraId="3D29A274" w14:textId="77777777" w:rsidR="008C539B" w:rsidRPr="001058B5" w:rsidRDefault="00C12992">
      <w:pPr>
        <w:spacing w:line="221" w:lineRule="exact"/>
        <w:ind w:left="340"/>
        <w:rPr>
          <w:rFonts w:ascii="Arial" w:hAnsi="Arial" w:cs="Arial"/>
          <w:sz w:val="18"/>
        </w:rPr>
      </w:pPr>
      <w:r w:rsidRPr="001058B5">
        <w:rPr>
          <w:rFonts w:ascii="Arial" w:hAnsi="Arial" w:cs="Arial"/>
          <w:sz w:val="18"/>
        </w:rPr>
        <w:t>records</w:t>
      </w:r>
    </w:p>
    <w:p w14:paraId="014A15FC" w14:textId="77777777" w:rsidR="008C539B" w:rsidRPr="001058B5" w:rsidRDefault="008D1AB8">
      <w:pPr>
        <w:spacing w:line="222" w:lineRule="exact"/>
        <w:ind w:left="580"/>
        <w:rPr>
          <w:rFonts w:ascii="Arial" w:hAnsi="Arial" w:cs="Arial"/>
          <w:sz w:val="18"/>
        </w:rPr>
      </w:pPr>
      <w:hyperlink w:anchor="_bookmark2027" w:history="1">
        <w:r w:rsidR="00C12992" w:rsidRPr="001058B5">
          <w:rPr>
            <w:rFonts w:ascii="Arial" w:hAnsi="Arial" w:cs="Arial"/>
            <w:sz w:val="18"/>
          </w:rPr>
          <w:t>archiving, 9-61</w:t>
        </w:r>
      </w:hyperlink>
    </w:p>
    <w:p w14:paraId="123A0FDC" w14:textId="77777777" w:rsidR="008C539B" w:rsidRPr="001058B5" w:rsidRDefault="008C539B">
      <w:pPr>
        <w:spacing w:line="222" w:lineRule="exact"/>
        <w:rPr>
          <w:rFonts w:ascii="Arial" w:hAnsi="Arial" w:cs="Arial"/>
          <w:sz w:val="18"/>
        </w:rPr>
        <w:sectPr w:rsidR="008C539B" w:rsidRPr="001058B5">
          <w:headerReference w:type="even" r:id="rId313"/>
          <w:footerReference w:type="even" r:id="rId314"/>
          <w:footerReference w:type="default" r:id="rId315"/>
          <w:pgSz w:w="12240" w:h="15840"/>
          <w:pgMar w:top="1200" w:right="1060" w:bottom="860" w:left="1100" w:header="0" w:footer="663" w:gutter="0"/>
          <w:cols w:num="2" w:space="720" w:equalWidth="0">
            <w:col w:w="4359" w:space="561"/>
            <w:col w:w="5160"/>
          </w:cols>
        </w:sectPr>
      </w:pPr>
    </w:p>
    <w:p w14:paraId="587F1DF3" w14:textId="77777777" w:rsidR="008C539B" w:rsidRPr="001058B5" w:rsidRDefault="008D1AB8">
      <w:pPr>
        <w:spacing w:before="70" w:line="235" w:lineRule="auto"/>
        <w:ind w:left="940" w:right="2710"/>
        <w:rPr>
          <w:rFonts w:ascii="Arial" w:hAnsi="Arial" w:cs="Arial"/>
          <w:sz w:val="18"/>
        </w:rPr>
      </w:pPr>
      <w:hyperlink w:anchor="_bookmark1754" w:history="1">
        <w:r w:rsidR="00C12992" w:rsidRPr="001058B5">
          <w:rPr>
            <w:rFonts w:ascii="Arial" w:hAnsi="Arial" w:cs="Arial"/>
            <w:sz w:val="18"/>
          </w:rPr>
          <w:t>removing, 9-23</w:t>
        </w:r>
      </w:hyperlink>
      <w:r w:rsidR="00C12992" w:rsidRPr="001058B5">
        <w:rPr>
          <w:rFonts w:ascii="Arial" w:hAnsi="Arial" w:cs="Arial"/>
          <w:sz w:val="18"/>
        </w:rPr>
        <w:t xml:space="preserve"> schema object</w:t>
      </w:r>
    </w:p>
    <w:p w14:paraId="1FACCD02" w14:textId="77777777" w:rsidR="008C539B" w:rsidRPr="001058B5" w:rsidRDefault="008D1AB8">
      <w:pPr>
        <w:spacing w:line="237" w:lineRule="auto"/>
        <w:ind w:left="940" w:right="891" w:firstLine="240"/>
        <w:rPr>
          <w:rFonts w:ascii="Arial" w:hAnsi="Arial" w:cs="Arial"/>
          <w:sz w:val="18"/>
        </w:rPr>
      </w:pPr>
      <w:hyperlink w:anchor="_bookmark1838" w:history="1">
        <w:r w:rsidR="00C12992" w:rsidRPr="001058B5">
          <w:rPr>
            <w:rFonts w:ascii="Arial" w:hAnsi="Arial" w:cs="Arial"/>
            <w:sz w:val="18"/>
          </w:rPr>
          <w:t>objects created in the future, 9-31</w:t>
        </w:r>
      </w:hyperlink>
      <w:r w:rsidR="00C12992" w:rsidRPr="001058B5">
        <w:rPr>
          <w:rFonts w:ascii="Arial" w:hAnsi="Arial" w:cs="Arial"/>
          <w:sz w:val="18"/>
        </w:rPr>
        <w:t xml:space="preserve"> schema object auditing</w:t>
      </w:r>
    </w:p>
    <w:p w14:paraId="434179BA" w14:textId="77777777" w:rsidR="008C539B" w:rsidRPr="001058B5" w:rsidRDefault="008D1AB8">
      <w:pPr>
        <w:spacing w:line="217" w:lineRule="exact"/>
        <w:ind w:left="1180"/>
        <w:rPr>
          <w:rFonts w:ascii="Arial" w:hAnsi="Arial" w:cs="Arial"/>
          <w:sz w:val="18"/>
        </w:rPr>
      </w:pPr>
      <w:hyperlink w:anchor="_bookmark1812" w:history="1">
        <w:r w:rsidR="00C12992" w:rsidRPr="001058B5">
          <w:rPr>
            <w:rFonts w:ascii="Arial" w:hAnsi="Arial" w:cs="Arial"/>
            <w:sz w:val="18"/>
          </w:rPr>
          <w:t>about, 9-29</w:t>
        </w:r>
      </w:hyperlink>
    </w:p>
    <w:p w14:paraId="41E7B0A8" w14:textId="77777777" w:rsidR="008C539B" w:rsidRPr="001058B5" w:rsidRDefault="008D1AB8">
      <w:pPr>
        <w:spacing w:line="220" w:lineRule="exact"/>
        <w:ind w:left="1180"/>
        <w:rPr>
          <w:rFonts w:ascii="Arial" w:hAnsi="Arial" w:cs="Arial"/>
          <w:sz w:val="18"/>
        </w:rPr>
      </w:pPr>
      <w:hyperlink w:anchor="_bookmark1824" w:history="1">
        <w:r w:rsidR="00C12992" w:rsidRPr="001058B5">
          <w:rPr>
            <w:rFonts w:ascii="Arial" w:hAnsi="Arial" w:cs="Arial"/>
            <w:sz w:val="18"/>
          </w:rPr>
          <w:t>enabling,   9-30</w:t>
        </w:r>
      </w:hyperlink>
    </w:p>
    <w:p w14:paraId="7070FFEF" w14:textId="77777777" w:rsidR="008C539B" w:rsidRPr="001058B5" w:rsidRDefault="008D1AB8">
      <w:pPr>
        <w:spacing w:line="220" w:lineRule="exact"/>
        <w:ind w:left="1180"/>
        <w:rPr>
          <w:rFonts w:ascii="Arial" w:hAnsi="Arial" w:cs="Arial"/>
          <w:sz w:val="18"/>
        </w:rPr>
      </w:pPr>
      <w:hyperlink w:anchor="_bookmark1825" w:history="1">
        <w:r w:rsidR="00C12992" w:rsidRPr="001058B5">
          <w:rPr>
            <w:rFonts w:ascii="Arial" w:hAnsi="Arial" w:cs="Arial"/>
            <w:sz w:val="18"/>
          </w:rPr>
          <w:t>example,   9-30</w:t>
        </w:r>
      </w:hyperlink>
    </w:p>
    <w:p w14:paraId="3A176B09" w14:textId="77777777" w:rsidR="008C539B" w:rsidRPr="001058B5" w:rsidRDefault="008D1AB8">
      <w:pPr>
        <w:spacing w:line="220" w:lineRule="exact"/>
        <w:ind w:left="1180"/>
        <w:rPr>
          <w:rFonts w:ascii="Arial" w:hAnsi="Arial" w:cs="Arial"/>
          <w:sz w:val="18"/>
        </w:rPr>
      </w:pPr>
      <w:hyperlink w:anchor="_bookmark1822" w:history="1">
        <w:r w:rsidR="00C12992" w:rsidRPr="001058B5">
          <w:rPr>
            <w:rFonts w:ascii="Arial" w:hAnsi="Arial" w:cs="Arial"/>
            <w:sz w:val="18"/>
          </w:rPr>
          <w:t>options, 9-29</w:t>
        </w:r>
      </w:hyperlink>
    </w:p>
    <w:p w14:paraId="2F7211CF" w14:textId="77777777" w:rsidR="008C539B" w:rsidRPr="001058B5" w:rsidRDefault="008D1AB8">
      <w:pPr>
        <w:spacing w:line="220" w:lineRule="exact"/>
        <w:ind w:left="1180"/>
        <w:rPr>
          <w:rFonts w:ascii="Arial" w:hAnsi="Arial" w:cs="Arial"/>
          <w:sz w:val="18"/>
        </w:rPr>
      </w:pPr>
      <w:hyperlink w:anchor="_bookmark1835" w:history="1">
        <w:r w:rsidR="00C12992" w:rsidRPr="001058B5">
          <w:rPr>
            <w:rFonts w:ascii="Arial" w:hAnsi="Arial" w:cs="Arial"/>
            <w:sz w:val="18"/>
          </w:rPr>
          <w:t>removing, 9-31</w:t>
        </w:r>
      </w:hyperlink>
    </w:p>
    <w:p w14:paraId="46220E5C" w14:textId="77777777" w:rsidR="008C539B" w:rsidRPr="001058B5" w:rsidRDefault="008D1AB8">
      <w:pPr>
        <w:spacing w:before="1" w:line="235" w:lineRule="auto"/>
        <w:ind w:left="940" w:right="2710" w:firstLine="240"/>
        <w:rPr>
          <w:rFonts w:ascii="Arial" w:hAnsi="Arial" w:cs="Arial"/>
          <w:sz w:val="18"/>
        </w:rPr>
      </w:pPr>
      <w:hyperlink w:anchor="_bookmark1817" w:history="1">
        <w:r w:rsidR="00C12992" w:rsidRPr="001058B5">
          <w:rPr>
            <w:rFonts w:ascii="Arial" w:hAnsi="Arial" w:cs="Arial"/>
            <w:sz w:val="18"/>
          </w:rPr>
          <w:t>types, 9-29</w:t>
        </w:r>
      </w:hyperlink>
      <w:r w:rsidR="00C12992" w:rsidRPr="001058B5">
        <w:rPr>
          <w:rFonts w:ascii="Arial" w:hAnsi="Arial" w:cs="Arial"/>
          <w:sz w:val="18"/>
        </w:rPr>
        <w:t xml:space="preserve"> SQL statement</w:t>
      </w:r>
    </w:p>
    <w:p w14:paraId="238DC94C" w14:textId="77777777" w:rsidR="008C539B" w:rsidRPr="001058B5" w:rsidRDefault="008D1AB8">
      <w:pPr>
        <w:spacing w:before="2" w:line="235" w:lineRule="auto"/>
        <w:ind w:left="940" w:firstLine="240"/>
        <w:rPr>
          <w:rFonts w:ascii="Arial" w:hAnsi="Arial" w:cs="Arial"/>
          <w:sz w:val="18"/>
        </w:rPr>
      </w:pPr>
      <w:hyperlink w:anchor="_bookmark1781" w:history="1">
        <w:r w:rsidR="00C12992" w:rsidRPr="001058B5">
          <w:rPr>
            <w:rFonts w:ascii="Arial" w:hAnsi="Arial" w:cs="Arial"/>
            <w:i/>
            <w:sz w:val="18"/>
          </w:rPr>
          <w:t xml:space="preserve">See </w:t>
        </w:r>
      </w:hyperlink>
      <w:r w:rsidR="00C12992" w:rsidRPr="001058B5">
        <w:rPr>
          <w:rFonts w:ascii="Arial" w:hAnsi="Arial" w:cs="Arial"/>
          <w:sz w:val="18"/>
        </w:rPr>
        <w:t>standard auditing, statement auditing statement auditing</w:t>
      </w:r>
    </w:p>
    <w:p w14:paraId="11703557" w14:textId="77777777" w:rsidR="008C539B" w:rsidRPr="001058B5" w:rsidRDefault="008D1AB8">
      <w:pPr>
        <w:spacing w:line="220" w:lineRule="exact"/>
        <w:ind w:left="1180"/>
        <w:rPr>
          <w:rFonts w:ascii="Arial" w:hAnsi="Arial" w:cs="Arial"/>
          <w:sz w:val="18"/>
        </w:rPr>
      </w:pPr>
      <w:hyperlink w:anchor="_bookmark1763" w:history="1">
        <w:r w:rsidR="00C12992" w:rsidRPr="001058B5">
          <w:rPr>
            <w:rFonts w:ascii="Arial" w:hAnsi="Arial" w:cs="Arial"/>
            <w:sz w:val="18"/>
          </w:rPr>
          <w:t>about, 9-23</w:t>
        </w:r>
      </w:hyperlink>
    </w:p>
    <w:p w14:paraId="18BAFE15" w14:textId="77777777" w:rsidR="008C539B" w:rsidRPr="001058B5" w:rsidRDefault="008D1AB8">
      <w:pPr>
        <w:spacing w:before="2" w:line="235" w:lineRule="auto"/>
        <w:ind w:left="1180" w:right="384"/>
        <w:rPr>
          <w:rFonts w:ascii="Arial" w:hAnsi="Arial" w:cs="Arial"/>
          <w:sz w:val="18"/>
        </w:rPr>
      </w:pPr>
      <w:hyperlink w:anchor="_bookmark1772" w:history="1">
        <w:r w:rsidR="00C12992" w:rsidRPr="001058B5">
          <w:rPr>
            <w:rFonts w:ascii="Arial" w:hAnsi="Arial" w:cs="Arial"/>
            <w:sz w:val="18"/>
          </w:rPr>
          <w:t>all statements for individual users,   9-24</w:t>
        </w:r>
      </w:hyperlink>
      <w:r w:rsidR="00C12992" w:rsidRPr="001058B5">
        <w:rPr>
          <w:rFonts w:ascii="Arial" w:hAnsi="Arial" w:cs="Arial"/>
          <w:sz w:val="18"/>
        </w:rPr>
        <w:t xml:space="preserve"> </w:t>
      </w:r>
      <w:hyperlink w:anchor="_bookmark1774" w:history="1">
        <w:r w:rsidR="00C12992" w:rsidRPr="001058B5">
          <w:rPr>
            <w:rFonts w:ascii="Arial" w:hAnsi="Arial" w:cs="Arial"/>
            <w:sz w:val="18"/>
          </w:rPr>
          <w:t>all statements for the current session, 9-24</w:t>
        </w:r>
      </w:hyperlink>
      <w:r w:rsidR="00C12992" w:rsidRPr="001058B5">
        <w:rPr>
          <w:rFonts w:ascii="Arial" w:hAnsi="Arial" w:cs="Arial"/>
          <w:sz w:val="18"/>
        </w:rPr>
        <w:t xml:space="preserve"> </w:t>
      </w:r>
      <w:hyperlink w:anchor="_bookmark1768" w:history="1">
        <w:r w:rsidR="00C12992" w:rsidRPr="001058B5">
          <w:rPr>
            <w:rFonts w:ascii="Arial" w:hAnsi="Arial" w:cs="Arial"/>
            <w:sz w:val="18"/>
          </w:rPr>
          <w:t>configuring,</w:t>
        </w:r>
        <w:r w:rsidR="00C12992" w:rsidRPr="001058B5">
          <w:rPr>
            <w:rFonts w:ascii="Arial" w:hAnsi="Arial" w:cs="Arial"/>
            <w:spacing w:val="42"/>
            <w:sz w:val="18"/>
          </w:rPr>
          <w:t xml:space="preserve"> </w:t>
        </w:r>
        <w:r w:rsidR="00C12992" w:rsidRPr="001058B5">
          <w:rPr>
            <w:rFonts w:ascii="Arial" w:hAnsi="Arial" w:cs="Arial"/>
            <w:sz w:val="18"/>
          </w:rPr>
          <w:t>9-24</w:t>
        </w:r>
      </w:hyperlink>
    </w:p>
    <w:p w14:paraId="58B23D4D" w14:textId="77777777" w:rsidR="008C539B" w:rsidRPr="001058B5" w:rsidRDefault="008D1AB8">
      <w:pPr>
        <w:spacing w:line="221" w:lineRule="exact"/>
        <w:ind w:left="1180"/>
        <w:rPr>
          <w:rFonts w:ascii="Arial" w:hAnsi="Arial" w:cs="Arial"/>
          <w:sz w:val="18"/>
        </w:rPr>
      </w:pPr>
      <w:hyperlink w:anchor="_bookmark1801" w:history="1">
        <w:r w:rsidR="00C12992" w:rsidRPr="001058B5">
          <w:rPr>
            <w:rFonts w:ascii="Arial" w:hAnsi="Arial" w:cs="Arial"/>
            <w:sz w:val="18"/>
          </w:rPr>
          <w:t>multitier environment, 9-27</w:t>
        </w:r>
      </w:hyperlink>
    </w:p>
    <w:p w14:paraId="48E68C5D" w14:textId="77777777" w:rsidR="008C539B" w:rsidRPr="001058B5" w:rsidRDefault="008D1AB8">
      <w:pPr>
        <w:spacing w:line="220" w:lineRule="exact"/>
        <w:ind w:left="1180"/>
        <w:rPr>
          <w:rFonts w:ascii="Arial" w:hAnsi="Arial" w:cs="Arial"/>
          <w:sz w:val="18"/>
        </w:rPr>
      </w:pPr>
      <w:hyperlink w:anchor="_bookmark1780" w:history="1">
        <w:r w:rsidR="00C12992" w:rsidRPr="001058B5">
          <w:rPr>
            <w:rFonts w:ascii="Arial" w:hAnsi="Arial" w:cs="Arial"/>
            <w:sz w:val="18"/>
          </w:rPr>
          <w:t>removing,   9-25</w:t>
        </w:r>
      </w:hyperlink>
    </w:p>
    <w:p w14:paraId="4FA39A02" w14:textId="77777777" w:rsidR="008C539B" w:rsidRPr="001058B5" w:rsidRDefault="008D1AB8">
      <w:pPr>
        <w:spacing w:line="237" w:lineRule="auto"/>
        <w:ind w:left="1540" w:right="526" w:hanging="360"/>
        <w:rPr>
          <w:rFonts w:ascii="Arial" w:hAnsi="Arial" w:cs="Arial"/>
          <w:sz w:val="18"/>
        </w:rPr>
      </w:pPr>
      <w:hyperlink w:anchor="_bookmark1773" w:history="1">
        <w:r w:rsidR="00C12992" w:rsidRPr="001058B5">
          <w:rPr>
            <w:rFonts w:ascii="Arial" w:hAnsi="Arial" w:cs="Arial"/>
            <w:sz w:val="18"/>
          </w:rPr>
          <w:t>SQL statement shortcuts by individual users, 9-24</w:t>
        </w:r>
      </w:hyperlink>
    </w:p>
    <w:p w14:paraId="525830D7" w14:textId="77777777" w:rsidR="008C539B" w:rsidRPr="001058B5" w:rsidRDefault="008D1AB8">
      <w:pPr>
        <w:spacing w:line="235" w:lineRule="auto"/>
        <w:ind w:left="1180" w:right="1704"/>
        <w:rPr>
          <w:rFonts w:ascii="Arial" w:hAnsi="Arial" w:cs="Arial"/>
          <w:sz w:val="18"/>
        </w:rPr>
      </w:pPr>
      <w:hyperlink w:anchor="_bookmark1769" w:history="1">
        <w:r w:rsidR="00C12992" w:rsidRPr="001058B5">
          <w:rPr>
            <w:rFonts w:ascii="Arial" w:hAnsi="Arial" w:cs="Arial"/>
            <w:sz w:val="18"/>
          </w:rPr>
          <w:t>statement level,  9-24</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types you can audit,</w:t>
        </w:r>
        <w:r w:rsidR="00C12992" w:rsidRPr="001058B5">
          <w:rPr>
            <w:rFonts w:ascii="Arial" w:hAnsi="Arial" w:cs="Arial"/>
            <w:spacing w:val="33"/>
            <w:sz w:val="18"/>
          </w:rPr>
          <w:t xml:space="preserve"> </w:t>
        </w:r>
        <w:r w:rsidR="00C12992" w:rsidRPr="001058B5">
          <w:rPr>
            <w:rFonts w:ascii="Arial" w:hAnsi="Arial" w:cs="Arial"/>
            <w:sz w:val="18"/>
          </w:rPr>
          <w:t>9-23</w:t>
        </w:r>
      </w:hyperlink>
    </w:p>
    <w:p w14:paraId="1C569A73" w14:textId="77777777" w:rsidR="008C539B" w:rsidRPr="001058B5" w:rsidRDefault="008D1AB8">
      <w:pPr>
        <w:spacing w:before="1" w:line="235" w:lineRule="auto"/>
        <w:ind w:left="940" w:right="526"/>
        <w:rPr>
          <w:rFonts w:ascii="Arial" w:hAnsi="Arial" w:cs="Arial"/>
          <w:sz w:val="18"/>
        </w:rPr>
      </w:pPr>
      <w:hyperlink w:anchor="_bookmark1744" w:history="1">
        <w:r w:rsidR="00C12992" w:rsidRPr="001058B5">
          <w:rPr>
            <w:rFonts w:ascii="Arial" w:hAnsi="Arial" w:cs="Arial"/>
            <w:sz w:val="18"/>
          </w:rPr>
          <w:t>statement executions, number of, 9-21</w:t>
        </w:r>
      </w:hyperlink>
      <w:r w:rsidR="00C12992" w:rsidRPr="001058B5">
        <w:rPr>
          <w:rFonts w:ascii="Arial" w:hAnsi="Arial" w:cs="Arial"/>
          <w:sz w:val="18"/>
        </w:rPr>
        <w:t xml:space="preserve"> </w:t>
      </w:r>
      <w:hyperlink w:anchor="_bookmark1740" w:history="1">
        <w:r w:rsidR="00C12992" w:rsidRPr="001058B5">
          <w:rPr>
            <w:rFonts w:ascii="Arial" w:hAnsi="Arial" w:cs="Arial"/>
            <w:sz w:val="18"/>
          </w:rPr>
          <w:t>successful or unsuccessful, 9-21</w:t>
        </w:r>
      </w:hyperlink>
    </w:p>
    <w:p w14:paraId="416FE84C" w14:textId="77777777" w:rsidR="008C539B" w:rsidRPr="001058B5" w:rsidRDefault="008D1AB8">
      <w:pPr>
        <w:spacing w:line="220" w:lineRule="exact"/>
        <w:ind w:left="1180"/>
        <w:rPr>
          <w:rFonts w:ascii="Arial" w:hAnsi="Arial" w:cs="Arial"/>
          <w:sz w:val="18"/>
        </w:rPr>
      </w:pPr>
      <w:hyperlink w:anchor="_bookmark1740" w:history="1">
        <w:r w:rsidR="00C12992" w:rsidRPr="001058B5">
          <w:rPr>
            <w:rFonts w:ascii="Arial" w:hAnsi="Arial" w:cs="Arial"/>
            <w:sz w:val="18"/>
          </w:rPr>
          <w:t>setting,   9-21</w:t>
        </w:r>
      </w:hyperlink>
    </w:p>
    <w:p w14:paraId="7D2F8020" w14:textId="77777777" w:rsidR="008C539B" w:rsidRPr="001058B5" w:rsidRDefault="008D1AB8">
      <w:pPr>
        <w:spacing w:line="220" w:lineRule="exact"/>
        <w:ind w:left="940"/>
        <w:rPr>
          <w:rFonts w:ascii="Arial" w:hAnsi="Arial" w:cs="Arial"/>
          <w:sz w:val="18"/>
        </w:rPr>
      </w:pPr>
      <w:hyperlink w:anchor="_bookmark1976" w:history="1">
        <w:r w:rsidR="00C12992" w:rsidRPr="001058B5">
          <w:rPr>
            <w:rFonts w:ascii="Arial" w:hAnsi="Arial" w:cs="Arial"/>
            <w:sz w:val="18"/>
          </w:rPr>
          <w:t>SYS users,   9-53</w:t>
        </w:r>
      </w:hyperlink>
    </w:p>
    <w:p w14:paraId="225347A2" w14:textId="77777777" w:rsidR="008C539B" w:rsidRPr="001058B5" w:rsidRDefault="008D1AB8">
      <w:pPr>
        <w:spacing w:before="1" w:line="235" w:lineRule="auto"/>
        <w:ind w:left="940" w:right="526"/>
        <w:rPr>
          <w:rFonts w:ascii="Arial" w:hAnsi="Arial" w:cs="Arial"/>
          <w:sz w:val="18"/>
        </w:rPr>
      </w:pPr>
      <w:hyperlink w:anchor="_bookmark1720" w:history="1">
        <w:r w:rsidR="00C12992" w:rsidRPr="001058B5">
          <w:rPr>
            <w:rFonts w:ascii="Arial" w:hAnsi="Arial" w:cs="Arial"/>
            <w:sz w:val="18"/>
          </w:rPr>
          <w:t>syslog audit trail on UNIX systems, 9-18</w:t>
        </w:r>
      </w:hyperlink>
      <w:r w:rsidR="00C12992" w:rsidRPr="001058B5">
        <w:rPr>
          <w:rFonts w:ascii="Arial" w:hAnsi="Arial" w:cs="Arial"/>
          <w:sz w:val="18"/>
        </w:rPr>
        <w:t xml:space="preserve"> </w:t>
      </w:r>
      <w:hyperlink w:anchor="_bookmark1751" w:history="1">
        <w:r w:rsidR="00C12992" w:rsidRPr="001058B5">
          <w:rPr>
            <w:rFonts w:ascii="Arial" w:hAnsi="Arial" w:cs="Arial"/>
            <w:sz w:val="18"/>
          </w:rPr>
          <w:t>user, 9-23</w:t>
        </w:r>
      </w:hyperlink>
    </w:p>
    <w:p w14:paraId="6FEFDD01" w14:textId="77777777" w:rsidR="008C539B" w:rsidRPr="001058B5" w:rsidRDefault="008D1AB8">
      <w:pPr>
        <w:spacing w:before="2" w:line="235" w:lineRule="auto"/>
        <w:ind w:left="1300" w:hanging="360"/>
        <w:rPr>
          <w:rFonts w:ascii="Arial" w:hAnsi="Arial" w:cs="Arial"/>
          <w:sz w:val="18"/>
        </w:rPr>
      </w:pPr>
      <w:hyperlink w:anchor="_bookmark1660" w:history="1">
        <w:r w:rsidR="00C12992" w:rsidRPr="001058B5">
          <w:rPr>
            <w:rFonts w:ascii="Arial" w:hAnsi="Arial" w:cs="Arial"/>
            <w:i/>
            <w:sz w:val="18"/>
          </w:rPr>
          <w:t xml:space="preserve">See also </w:t>
        </w:r>
      </w:hyperlink>
      <w:r w:rsidR="00C12992" w:rsidRPr="001058B5">
        <w:rPr>
          <w:rFonts w:ascii="Arial" w:hAnsi="Arial" w:cs="Arial"/>
          <w:sz w:val="18"/>
        </w:rPr>
        <w:t>auditing, standard audit trail, SYS.AUD$ table</w:t>
      </w:r>
    </w:p>
    <w:p w14:paraId="5FFE5052" w14:textId="77777777" w:rsidR="008C539B" w:rsidRPr="001058B5" w:rsidRDefault="008D1AB8">
      <w:pPr>
        <w:spacing w:line="237" w:lineRule="auto"/>
        <w:ind w:left="1060" w:right="367" w:hanging="360"/>
        <w:rPr>
          <w:rFonts w:ascii="Arial" w:hAnsi="Arial" w:cs="Arial"/>
          <w:sz w:val="18"/>
        </w:rPr>
      </w:pPr>
      <w:hyperlink w:anchor="_bookmark1403" w:history="1">
        <w:r w:rsidR="00C12992" w:rsidRPr="001058B5">
          <w:rPr>
            <w:rFonts w:ascii="Arial" w:hAnsi="Arial" w:cs="Arial"/>
            <w:sz w:val="18"/>
          </w:rPr>
          <w:t>statement_types parameter of DBMS_RLS.ADD_ POLICY procedure, 7-7</w:t>
        </w:r>
      </w:hyperlink>
    </w:p>
    <w:p w14:paraId="3A5C356D" w14:textId="77777777" w:rsidR="008C539B" w:rsidRPr="001058B5" w:rsidRDefault="008D1AB8">
      <w:pPr>
        <w:spacing w:line="217" w:lineRule="exact"/>
        <w:ind w:left="700"/>
        <w:rPr>
          <w:rFonts w:ascii="Arial" w:hAnsi="Arial" w:cs="Arial"/>
          <w:sz w:val="18"/>
        </w:rPr>
      </w:pPr>
      <w:hyperlink w:anchor="_bookmark1693" w:history="1">
        <w:r w:rsidR="00C12992" w:rsidRPr="001058B5">
          <w:rPr>
            <w:rFonts w:ascii="Arial" w:hAnsi="Arial" w:cs="Arial"/>
            <w:sz w:val="18"/>
          </w:rPr>
          <w:t>STMT_AUDIT_OPTION_MAP table, 9-12</w:t>
        </w:r>
      </w:hyperlink>
    </w:p>
    <w:p w14:paraId="7E7A760E" w14:textId="77777777" w:rsidR="008C539B" w:rsidRPr="001058B5" w:rsidRDefault="00C12992">
      <w:pPr>
        <w:spacing w:line="220" w:lineRule="exact"/>
        <w:ind w:left="700"/>
        <w:rPr>
          <w:rFonts w:ascii="Arial" w:hAnsi="Arial" w:cs="Arial"/>
          <w:sz w:val="18"/>
        </w:rPr>
      </w:pPr>
      <w:r w:rsidRPr="001058B5">
        <w:rPr>
          <w:rFonts w:ascii="Arial" w:hAnsi="Arial" w:cs="Arial"/>
          <w:sz w:val="18"/>
        </w:rPr>
        <w:t>storage</w:t>
      </w:r>
    </w:p>
    <w:p w14:paraId="3B0FE0A9" w14:textId="77777777" w:rsidR="008C539B" w:rsidRPr="001058B5" w:rsidRDefault="008D1AB8">
      <w:pPr>
        <w:spacing w:line="220" w:lineRule="exact"/>
        <w:ind w:left="940"/>
        <w:rPr>
          <w:rFonts w:ascii="Arial" w:hAnsi="Arial" w:cs="Arial"/>
          <w:sz w:val="18"/>
        </w:rPr>
      </w:pPr>
      <w:hyperlink w:anchor="_bookmark80" w:history="1">
        <w:r w:rsidR="00C12992" w:rsidRPr="001058B5">
          <w:rPr>
            <w:rFonts w:ascii="Arial" w:hAnsi="Arial" w:cs="Arial"/>
            <w:sz w:val="18"/>
          </w:rPr>
          <w:t>quotas and, 2-5</w:t>
        </w:r>
      </w:hyperlink>
    </w:p>
    <w:p w14:paraId="6B2A8AAF" w14:textId="77777777" w:rsidR="008C539B" w:rsidRPr="001058B5" w:rsidRDefault="008D1AB8">
      <w:pPr>
        <w:spacing w:before="1" w:line="235" w:lineRule="auto"/>
        <w:ind w:left="700" w:right="1966" w:firstLine="240"/>
        <w:rPr>
          <w:rFonts w:ascii="Arial" w:hAnsi="Arial" w:cs="Arial"/>
          <w:sz w:val="18"/>
        </w:rPr>
      </w:pPr>
      <w:hyperlink w:anchor="_bookmark86" w:history="1">
        <w:r w:rsidR="00C12992" w:rsidRPr="001058B5">
          <w:rPr>
            <w:rFonts w:ascii="Arial" w:hAnsi="Arial" w:cs="Arial"/>
            <w:sz w:val="18"/>
          </w:rPr>
          <w:t>unlimited quotas, 2-5</w:t>
        </w:r>
      </w:hyperlink>
      <w:r w:rsidR="00C12992" w:rsidRPr="001058B5">
        <w:rPr>
          <w:rFonts w:ascii="Arial" w:hAnsi="Arial" w:cs="Arial"/>
          <w:sz w:val="18"/>
        </w:rPr>
        <w:t xml:space="preserve"> stored procedures</w:t>
      </w:r>
    </w:p>
    <w:p w14:paraId="5A174CDD" w14:textId="77777777" w:rsidR="008C539B" w:rsidRPr="001058B5" w:rsidRDefault="008D1AB8">
      <w:pPr>
        <w:spacing w:before="2" w:line="235" w:lineRule="auto"/>
        <w:ind w:left="700" w:right="526" w:firstLine="240"/>
        <w:rPr>
          <w:rFonts w:ascii="Arial" w:hAnsi="Arial" w:cs="Arial"/>
          <w:sz w:val="18"/>
        </w:rPr>
      </w:pPr>
      <w:hyperlink w:anchor="_bookmark845" w:history="1">
        <w:r w:rsidR="00C12992" w:rsidRPr="001058B5">
          <w:rPr>
            <w:rFonts w:ascii="Arial" w:hAnsi="Arial" w:cs="Arial"/>
            <w:sz w:val="18"/>
          </w:rPr>
          <w:t>using privileges granted to PUBLIC, 4-45</w:t>
        </w:r>
      </w:hyperlink>
      <w:r w:rsidR="00C12992" w:rsidRPr="001058B5">
        <w:rPr>
          <w:rFonts w:ascii="Arial" w:hAnsi="Arial" w:cs="Arial"/>
          <w:sz w:val="18"/>
        </w:rPr>
        <w:t xml:space="preserve"> strong authentication</w:t>
      </w:r>
    </w:p>
    <w:p w14:paraId="4AECACB3" w14:textId="77777777" w:rsidR="008C539B" w:rsidRPr="001058B5" w:rsidRDefault="008D1AB8">
      <w:pPr>
        <w:spacing w:line="237" w:lineRule="auto"/>
        <w:ind w:left="1300" w:hanging="360"/>
        <w:rPr>
          <w:rFonts w:ascii="Arial" w:hAnsi="Arial" w:cs="Arial"/>
          <w:sz w:val="18"/>
        </w:rPr>
      </w:pPr>
      <w:hyperlink w:anchor="_bookmark320" w:history="1">
        <w:r w:rsidR="00C12992" w:rsidRPr="001058B5">
          <w:rPr>
            <w:rFonts w:ascii="Arial" w:hAnsi="Arial" w:cs="Arial"/>
            <w:sz w:val="18"/>
          </w:rPr>
          <w:t>centrally</w:t>
        </w:r>
        <w:r w:rsidR="00C12992" w:rsidRPr="001058B5">
          <w:rPr>
            <w:rFonts w:ascii="Arial" w:hAnsi="Arial" w:cs="Arial"/>
            <w:spacing w:val="-11"/>
            <w:sz w:val="18"/>
          </w:rPr>
          <w:t xml:space="preserve"> </w:t>
        </w:r>
        <w:r w:rsidR="00C12992" w:rsidRPr="001058B5">
          <w:rPr>
            <w:rFonts w:ascii="Arial" w:hAnsi="Arial" w:cs="Arial"/>
            <w:sz w:val="18"/>
          </w:rPr>
          <w:t>controlling</w:t>
        </w:r>
        <w:r w:rsidR="00C12992" w:rsidRPr="001058B5">
          <w:rPr>
            <w:rFonts w:ascii="Arial" w:hAnsi="Arial" w:cs="Arial"/>
            <w:spacing w:val="-11"/>
            <w:sz w:val="18"/>
          </w:rPr>
          <w:t xml:space="preserve"> </w:t>
        </w:r>
        <w:r w:rsidR="00C12992" w:rsidRPr="001058B5">
          <w:rPr>
            <w:rFonts w:ascii="Arial" w:hAnsi="Arial" w:cs="Arial"/>
            <w:sz w:val="18"/>
          </w:rPr>
          <w:t>SYSDBA</w:t>
        </w:r>
        <w:r w:rsidR="00C12992" w:rsidRPr="001058B5">
          <w:rPr>
            <w:rFonts w:ascii="Arial" w:hAnsi="Arial" w:cs="Arial"/>
            <w:spacing w:val="-11"/>
            <w:sz w:val="18"/>
          </w:rPr>
          <w:t xml:space="preserve"> </w:t>
        </w:r>
        <w:r w:rsidR="00C12992" w:rsidRPr="001058B5">
          <w:rPr>
            <w:rFonts w:ascii="Arial" w:hAnsi="Arial" w:cs="Arial"/>
            <w:sz w:val="18"/>
          </w:rPr>
          <w:t>and</w:t>
        </w:r>
        <w:r w:rsidR="00C12992" w:rsidRPr="001058B5">
          <w:rPr>
            <w:rFonts w:ascii="Arial" w:hAnsi="Arial" w:cs="Arial"/>
            <w:spacing w:val="-12"/>
            <w:sz w:val="18"/>
          </w:rPr>
          <w:t xml:space="preserve"> </w:t>
        </w:r>
        <w:r w:rsidR="00C12992" w:rsidRPr="001058B5">
          <w:rPr>
            <w:rFonts w:ascii="Arial" w:hAnsi="Arial" w:cs="Arial"/>
            <w:sz w:val="18"/>
          </w:rPr>
          <w:t>SYSOPER</w:t>
        </w:r>
        <w:r w:rsidR="00C12992" w:rsidRPr="001058B5">
          <w:rPr>
            <w:rFonts w:ascii="Arial" w:hAnsi="Arial" w:cs="Arial"/>
            <w:spacing w:val="-12"/>
            <w:sz w:val="18"/>
          </w:rPr>
          <w:t xml:space="preserve"> </w:t>
        </w:r>
        <w:r w:rsidR="00C12992" w:rsidRPr="001058B5">
          <w:rPr>
            <w:rFonts w:ascii="Arial" w:hAnsi="Arial" w:cs="Arial"/>
            <w:sz w:val="18"/>
          </w:rPr>
          <w:t>access to multiple databases,</w:t>
        </w:r>
        <w:r w:rsidR="00C12992" w:rsidRPr="001058B5">
          <w:rPr>
            <w:rFonts w:ascii="Arial" w:hAnsi="Arial" w:cs="Arial"/>
            <w:spacing w:val="40"/>
            <w:sz w:val="18"/>
          </w:rPr>
          <w:t xml:space="preserve"> </w:t>
        </w:r>
        <w:r w:rsidR="00C12992" w:rsidRPr="001058B5">
          <w:rPr>
            <w:rFonts w:ascii="Arial" w:hAnsi="Arial" w:cs="Arial"/>
            <w:sz w:val="18"/>
          </w:rPr>
          <w:t>3-22</w:t>
        </w:r>
      </w:hyperlink>
    </w:p>
    <w:p w14:paraId="74AA36E0" w14:textId="77777777" w:rsidR="008C539B" w:rsidRPr="001058B5" w:rsidRDefault="008D1AB8">
      <w:pPr>
        <w:spacing w:line="235" w:lineRule="auto"/>
        <w:ind w:left="700" w:right="2710" w:firstLine="240"/>
        <w:rPr>
          <w:rFonts w:ascii="Arial" w:hAnsi="Arial" w:cs="Arial"/>
          <w:sz w:val="18"/>
        </w:rPr>
      </w:pPr>
      <w:hyperlink w:anchor="_bookmark2188" w:history="1">
        <w:r w:rsidR="00C12992" w:rsidRPr="001058B5">
          <w:rPr>
            <w:rFonts w:ascii="Arial" w:hAnsi="Arial" w:cs="Arial"/>
            <w:sz w:val="18"/>
          </w:rPr>
          <w:t>guideline, 10-9</w:t>
        </w:r>
      </w:hyperlink>
      <w:r w:rsidR="00C12992" w:rsidRPr="001058B5">
        <w:rPr>
          <w:rFonts w:ascii="Arial" w:hAnsi="Arial" w:cs="Arial"/>
          <w:sz w:val="18"/>
        </w:rPr>
        <w:t xml:space="preserve"> symbolic links</w:t>
      </w:r>
    </w:p>
    <w:p w14:paraId="41082623" w14:textId="77777777" w:rsidR="008C539B" w:rsidRPr="001058B5" w:rsidRDefault="008D1AB8">
      <w:pPr>
        <w:spacing w:line="235" w:lineRule="auto"/>
        <w:ind w:left="700" w:right="1966" w:firstLine="240"/>
        <w:rPr>
          <w:rFonts w:ascii="Arial" w:hAnsi="Arial" w:cs="Arial"/>
          <w:sz w:val="18"/>
        </w:rPr>
      </w:pPr>
      <w:hyperlink w:anchor="_bookmark2209" w:history="1">
        <w:r w:rsidR="00C12992" w:rsidRPr="001058B5">
          <w:rPr>
            <w:rFonts w:ascii="Arial" w:hAnsi="Arial" w:cs="Arial"/>
            <w:sz w:val="18"/>
          </w:rPr>
          <w:t>restricting, 10-10</w:t>
        </w:r>
      </w:hyperlink>
      <w:r w:rsidR="00C12992" w:rsidRPr="001058B5">
        <w:rPr>
          <w:rFonts w:ascii="Arial" w:hAnsi="Arial" w:cs="Arial"/>
          <w:sz w:val="18"/>
        </w:rPr>
        <w:t xml:space="preserve"> synonyms</w:t>
      </w:r>
    </w:p>
    <w:p w14:paraId="70ABE2CE" w14:textId="77777777" w:rsidR="008C539B" w:rsidRPr="001058B5" w:rsidRDefault="008D1AB8">
      <w:pPr>
        <w:spacing w:line="237" w:lineRule="auto"/>
        <w:ind w:left="940" w:right="1512"/>
        <w:rPr>
          <w:rFonts w:ascii="Arial" w:hAnsi="Arial" w:cs="Arial"/>
          <w:sz w:val="18"/>
        </w:rPr>
      </w:pPr>
      <w:hyperlink w:anchor="_bookmark727" w:history="1">
        <w:r w:rsidR="00C12992" w:rsidRPr="001058B5">
          <w:rPr>
            <w:rFonts w:ascii="Arial" w:hAnsi="Arial" w:cs="Arial"/>
            <w:sz w:val="18"/>
          </w:rPr>
          <w:t>object privileges, 4-25</w:t>
        </w:r>
      </w:hyperlink>
      <w:r w:rsidR="00C12992" w:rsidRPr="001058B5">
        <w:rPr>
          <w:rFonts w:ascii="Arial" w:hAnsi="Arial" w:cs="Arial"/>
          <w:sz w:val="18"/>
        </w:rPr>
        <w:t xml:space="preserve"> </w:t>
      </w:r>
      <w:hyperlink w:anchor="_bookmark2143" w:history="1">
        <w:r w:rsidR="00C12992" w:rsidRPr="001058B5">
          <w:rPr>
            <w:rFonts w:ascii="Arial" w:hAnsi="Arial" w:cs="Arial"/>
            <w:sz w:val="18"/>
          </w:rPr>
          <w:t>privileges, guidelines on, 10-3</w:t>
        </w:r>
      </w:hyperlink>
    </w:p>
    <w:p w14:paraId="0D28EDBA" w14:textId="77777777" w:rsidR="008C539B" w:rsidRPr="001058B5" w:rsidRDefault="00C12992">
      <w:pPr>
        <w:spacing w:line="217" w:lineRule="exact"/>
        <w:ind w:left="700"/>
        <w:rPr>
          <w:rFonts w:ascii="Arial" w:hAnsi="Arial" w:cs="Arial"/>
          <w:sz w:val="18"/>
        </w:rPr>
      </w:pPr>
      <w:r w:rsidRPr="001058B5">
        <w:rPr>
          <w:rFonts w:ascii="Arial" w:hAnsi="Arial" w:cs="Arial"/>
          <w:sz w:val="18"/>
        </w:rPr>
        <w:t>SYS account</w:t>
      </w:r>
    </w:p>
    <w:p w14:paraId="7634B9D4" w14:textId="77777777" w:rsidR="008C539B" w:rsidRPr="001058B5" w:rsidRDefault="008D1AB8">
      <w:pPr>
        <w:spacing w:line="220" w:lineRule="exact"/>
        <w:ind w:left="940"/>
        <w:rPr>
          <w:rFonts w:ascii="Arial" w:hAnsi="Arial" w:cs="Arial"/>
          <w:sz w:val="18"/>
        </w:rPr>
      </w:pPr>
      <w:hyperlink w:anchor="_bookmark108" w:history="1">
        <w:r w:rsidR="00C12992" w:rsidRPr="001058B5">
          <w:rPr>
            <w:rFonts w:ascii="Arial" w:hAnsi="Arial" w:cs="Arial"/>
            <w:sz w:val="18"/>
          </w:rPr>
          <w:t>changing password, 2-9</w:t>
        </w:r>
      </w:hyperlink>
    </w:p>
    <w:p w14:paraId="5FCA023C" w14:textId="77777777" w:rsidR="008C539B" w:rsidRPr="001058B5" w:rsidRDefault="008D1AB8">
      <w:pPr>
        <w:spacing w:before="1" w:line="235" w:lineRule="auto"/>
        <w:ind w:left="700" w:right="1966" w:firstLine="240"/>
        <w:rPr>
          <w:rFonts w:ascii="Arial" w:hAnsi="Arial" w:cs="Arial"/>
          <w:sz w:val="18"/>
        </w:rPr>
      </w:pPr>
      <w:hyperlink w:anchor="_bookmark1525" w:history="1">
        <w:r w:rsidR="00C12992" w:rsidRPr="001058B5">
          <w:rPr>
            <w:rFonts w:ascii="Arial" w:hAnsi="Arial" w:cs="Arial"/>
            <w:sz w:val="18"/>
          </w:rPr>
          <w:t>policy enforcement, 7-37</w:t>
        </w:r>
      </w:hyperlink>
      <w:r w:rsidR="00C12992" w:rsidRPr="001058B5">
        <w:rPr>
          <w:rFonts w:ascii="Arial" w:hAnsi="Arial" w:cs="Arial"/>
          <w:sz w:val="18"/>
        </w:rPr>
        <w:t xml:space="preserve"> SYS and SYSTEM</w:t>
      </w:r>
    </w:p>
    <w:p w14:paraId="63C49A53" w14:textId="77777777" w:rsidR="008C539B" w:rsidRPr="001058B5" w:rsidRDefault="008D1AB8">
      <w:pPr>
        <w:spacing w:before="2" w:line="235" w:lineRule="auto"/>
        <w:ind w:left="700" w:right="2710" w:firstLine="240"/>
        <w:rPr>
          <w:rFonts w:ascii="Arial" w:hAnsi="Arial" w:cs="Arial"/>
          <w:sz w:val="18"/>
        </w:rPr>
      </w:pPr>
      <w:hyperlink w:anchor="_bookmark2184" w:history="1">
        <w:r w:rsidR="00C12992" w:rsidRPr="001058B5">
          <w:rPr>
            <w:rFonts w:ascii="Arial" w:hAnsi="Arial" w:cs="Arial"/>
            <w:sz w:val="18"/>
          </w:rPr>
          <w:t>passwords, 10-9</w:t>
        </w:r>
      </w:hyperlink>
      <w:r w:rsidR="00C12992" w:rsidRPr="001058B5">
        <w:rPr>
          <w:rFonts w:ascii="Arial" w:hAnsi="Arial" w:cs="Arial"/>
          <w:sz w:val="18"/>
        </w:rPr>
        <w:t xml:space="preserve"> SYS schema</w:t>
      </w:r>
    </w:p>
    <w:p w14:paraId="08615CE3" w14:textId="77777777" w:rsidR="008C539B" w:rsidRPr="001058B5" w:rsidRDefault="008D1AB8">
      <w:pPr>
        <w:spacing w:line="237" w:lineRule="auto"/>
        <w:ind w:left="700" w:right="1966" w:firstLine="240"/>
        <w:rPr>
          <w:rFonts w:ascii="Arial" w:hAnsi="Arial" w:cs="Arial"/>
          <w:sz w:val="18"/>
        </w:rPr>
      </w:pPr>
      <w:hyperlink w:anchor="_bookmark522" w:history="1">
        <w:r w:rsidR="00C12992" w:rsidRPr="001058B5">
          <w:rPr>
            <w:rFonts w:ascii="Arial" w:hAnsi="Arial" w:cs="Arial"/>
            <w:sz w:val="18"/>
          </w:rPr>
          <w:t>objects, access to, 4-4</w:t>
        </w:r>
      </w:hyperlink>
      <w:r w:rsidR="00C12992" w:rsidRPr="001058B5">
        <w:rPr>
          <w:rFonts w:ascii="Arial" w:hAnsi="Arial" w:cs="Arial"/>
          <w:sz w:val="18"/>
        </w:rPr>
        <w:t xml:space="preserve"> SYS_CONTEXT function</w:t>
      </w:r>
    </w:p>
    <w:p w14:paraId="1A35382D" w14:textId="77777777" w:rsidR="008C539B" w:rsidRPr="001058B5" w:rsidRDefault="008D1AB8">
      <w:pPr>
        <w:spacing w:line="217" w:lineRule="exact"/>
        <w:ind w:left="940"/>
        <w:rPr>
          <w:rFonts w:ascii="Arial" w:hAnsi="Arial" w:cs="Arial"/>
          <w:sz w:val="18"/>
        </w:rPr>
      </w:pPr>
      <w:hyperlink w:anchor="_bookmark1166" w:history="1">
        <w:r w:rsidR="00C12992" w:rsidRPr="001058B5">
          <w:rPr>
            <w:rFonts w:ascii="Arial" w:hAnsi="Arial" w:cs="Arial"/>
            <w:sz w:val="18"/>
          </w:rPr>
          <w:t>about, 6-7</w:t>
        </w:r>
      </w:hyperlink>
    </w:p>
    <w:p w14:paraId="06B8C34F" w14:textId="77777777" w:rsidR="008C539B" w:rsidRPr="001058B5" w:rsidRDefault="008D1AB8">
      <w:pPr>
        <w:spacing w:line="235" w:lineRule="auto"/>
        <w:ind w:left="940" w:right="891"/>
        <w:rPr>
          <w:rFonts w:ascii="Arial" w:hAnsi="Arial" w:cs="Arial"/>
          <w:sz w:val="18"/>
        </w:rPr>
      </w:pPr>
      <w:hyperlink w:anchor="_bookmark1776"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965" w:history="1">
        <w:r w:rsidR="00C12992" w:rsidRPr="001058B5">
          <w:rPr>
            <w:rFonts w:ascii="Arial" w:hAnsi="Arial" w:cs="Arial"/>
            <w:sz w:val="18"/>
          </w:rPr>
          <w:t>auditing nondatabase users with, 9-51</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database links,</w:t>
        </w:r>
        <w:r w:rsidR="00C12992" w:rsidRPr="001058B5">
          <w:rPr>
            <w:rFonts w:ascii="Arial" w:hAnsi="Arial" w:cs="Arial"/>
            <w:spacing w:val="41"/>
            <w:sz w:val="18"/>
          </w:rPr>
          <w:t xml:space="preserve"> </w:t>
        </w:r>
        <w:r w:rsidR="00C12992" w:rsidRPr="001058B5">
          <w:rPr>
            <w:rFonts w:ascii="Arial" w:hAnsi="Arial" w:cs="Arial"/>
            <w:sz w:val="18"/>
          </w:rPr>
          <w:t>6-9</w:t>
        </w:r>
      </w:hyperlink>
    </w:p>
    <w:p w14:paraId="79296093" w14:textId="77777777" w:rsidR="008C539B" w:rsidRPr="001058B5" w:rsidRDefault="00C12992">
      <w:pPr>
        <w:spacing w:before="70" w:line="235" w:lineRule="auto"/>
        <w:ind w:left="839" w:right="1604"/>
        <w:rPr>
          <w:rFonts w:ascii="Arial" w:hAnsi="Arial" w:cs="Arial"/>
          <w:sz w:val="18"/>
        </w:rPr>
      </w:pPr>
      <w:r w:rsidRPr="001058B5">
        <w:rPr>
          <w:rFonts w:ascii="Arial" w:hAnsi="Arial" w:cs="Arial"/>
        </w:rPr>
        <w:br w:type="column"/>
      </w:r>
      <w:hyperlink w:anchor="_bookmark1178" w:history="1">
        <w:r w:rsidRPr="001058B5">
          <w:rPr>
            <w:rFonts w:ascii="Arial" w:hAnsi="Arial" w:cs="Arial"/>
            <w:sz w:val="18"/>
          </w:rPr>
          <w:t>dynamic SQL statements, 6-8</w:t>
        </w:r>
      </w:hyperlink>
      <w:r w:rsidRPr="001058B5">
        <w:rPr>
          <w:rFonts w:ascii="Arial" w:hAnsi="Arial" w:cs="Arial"/>
          <w:sz w:val="18"/>
        </w:rPr>
        <w:t xml:space="preserve"> </w:t>
      </w:r>
      <w:hyperlink w:anchor="_bookmark1191" w:history="1">
        <w:r w:rsidRPr="001058B5">
          <w:rPr>
            <w:rFonts w:ascii="Arial" w:hAnsi="Arial" w:cs="Arial"/>
            <w:sz w:val="18"/>
          </w:rPr>
          <w:t>example, 6-10</w:t>
        </w:r>
      </w:hyperlink>
    </w:p>
    <w:p w14:paraId="436ACE0E" w14:textId="77777777" w:rsidR="008C539B" w:rsidRPr="001058B5" w:rsidRDefault="008D1AB8">
      <w:pPr>
        <w:spacing w:line="220" w:lineRule="exact"/>
        <w:ind w:left="839"/>
        <w:rPr>
          <w:rFonts w:ascii="Arial" w:hAnsi="Arial" w:cs="Arial"/>
          <w:sz w:val="18"/>
        </w:rPr>
      </w:pPr>
      <w:hyperlink w:anchor="_bookmark1180" w:history="1">
        <w:r w:rsidR="00C12992" w:rsidRPr="001058B5">
          <w:rPr>
            <w:rFonts w:ascii="Arial" w:hAnsi="Arial" w:cs="Arial"/>
            <w:sz w:val="18"/>
          </w:rPr>
          <w:t>parallel query, 6-9</w:t>
        </w:r>
      </w:hyperlink>
    </w:p>
    <w:p w14:paraId="736FC33A" w14:textId="77777777" w:rsidR="008C539B" w:rsidRPr="001058B5" w:rsidRDefault="008D1AB8">
      <w:pPr>
        <w:spacing w:line="220" w:lineRule="exact"/>
        <w:ind w:left="839"/>
        <w:rPr>
          <w:rFonts w:ascii="Arial" w:hAnsi="Arial" w:cs="Arial"/>
          <w:sz w:val="18"/>
        </w:rPr>
      </w:pPr>
      <w:hyperlink w:anchor="_bookmark1451" w:history="1">
        <w:r w:rsidR="00C12992" w:rsidRPr="001058B5">
          <w:rPr>
            <w:rFonts w:ascii="Arial" w:hAnsi="Arial" w:cs="Arial"/>
            <w:sz w:val="18"/>
          </w:rPr>
          <w:t>STATIC policies, 7-17</w:t>
        </w:r>
      </w:hyperlink>
    </w:p>
    <w:p w14:paraId="21A1879A" w14:textId="77777777" w:rsidR="008C539B" w:rsidRPr="001058B5" w:rsidRDefault="008D1AB8">
      <w:pPr>
        <w:spacing w:line="220" w:lineRule="exact"/>
        <w:ind w:left="839"/>
        <w:rPr>
          <w:rFonts w:ascii="Arial" w:hAnsi="Arial" w:cs="Arial"/>
          <w:sz w:val="18"/>
        </w:rPr>
      </w:pPr>
      <w:hyperlink w:anchor="_bookmark1171" w:history="1">
        <w:r w:rsidR="00C12992" w:rsidRPr="001058B5">
          <w:rPr>
            <w:rFonts w:ascii="Arial" w:hAnsi="Arial" w:cs="Arial"/>
            <w:sz w:val="18"/>
          </w:rPr>
          <w:t>syntax, 6-7</w:t>
        </w:r>
      </w:hyperlink>
    </w:p>
    <w:p w14:paraId="4CDBD86A" w14:textId="77777777" w:rsidR="008C539B" w:rsidRPr="001058B5" w:rsidRDefault="008D1AB8">
      <w:pPr>
        <w:spacing w:line="220" w:lineRule="exact"/>
        <w:ind w:left="839"/>
        <w:rPr>
          <w:rFonts w:ascii="Arial" w:hAnsi="Arial" w:cs="Arial"/>
          <w:sz w:val="18"/>
        </w:rPr>
      </w:pPr>
      <w:hyperlink w:anchor="_bookmark1047" w:history="1">
        <w:r w:rsidR="00C12992" w:rsidRPr="001058B5">
          <w:rPr>
            <w:rFonts w:ascii="Arial" w:hAnsi="Arial" w:cs="Arial"/>
            <w:sz w:val="18"/>
          </w:rPr>
          <w:t>validating users, 5-13</w:t>
        </w:r>
      </w:hyperlink>
    </w:p>
    <w:p w14:paraId="290A4090" w14:textId="77777777" w:rsidR="008C539B" w:rsidRPr="001058B5" w:rsidRDefault="008D1AB8">
      <w:pPr>
        <w:spacing w:before="2" w:line="235" w:lineRule="auto"/>
        <w:ind w:left="959" w:right="210" w:hanging="360"/>
        <w:rPr>
          <w:rFonts w:ascii="Arial" w:hAnsi="Arial" w:cs="Arial"/>
          <w:sz w:val="18"/>
        </w:rPr>
      </w:pPr>
      <w:hyperlink w:anchor="_bookmark1428" w:history="1">
        <w:r w:rsidR="00C12992" w:rsidRPr="001058B5">
          <w:rPr>
            <w:rFonts w:ascii="Arial" w:hAnsi="Arial" w:cs="Arial"/>
            <w:sz w:val="18"/>
          </w:rPr>
          <w:t>SYS_DEFAULT Oracle Virtual Private Database policy group, 7-12</w:t>
        </w:r>
      </w:hyperlink>
    </w:p>
    <w:p w14:paraId="095B96ED" w14:textId="77777777" w:rsidR="008C539B" w:rsidRPr="001058B5" w:rsidRDefault="00C12992">
      <w:pPr>
        <w:spacing w:before="2" w:line="235" w:lineRule="auto"/>
        <w:ind w:left="839" w:right="2684" w:hanging="240"/>
        <w:rPr>
          <w:rFonts w:ascii="Arial" w:hAnsi="Arial" w:cs="Arial"/>
          <w:sz w:val="18"/>
        </w:rPr>
      </w:pPr>
      <w:r w:rsidRPr="001058B5">
        <w:rPr>
          <w:rFonts w:ascii="Arial" w:hAnsi="Arial" w:cs="Arial"/>
          <w:sz w:val="18"/>
        </w:rPr>
        <w:t xml:space="preserve">SYS.AUD$ table </w:t>
      </w:r>
      <w:hyperlink w:anchor="_bookmark2003" w:history="1">
        <w:r w:rsidRPr="001058B5">
          <w:rPr>
            <w:rFonts w:ascii="Arial" w:hAnsi="Arial" w:cs="Arial"/>
            <w:sz w:val="18"/>
          </w:rPr>
          <w:t>about, 9-58</w:t>
        </w:r>
      </w:hyperlink>
    </w:p>
    <w:p w14:paraId="19B9C7EF" w14:textId="77777777" w:rsidR="008C539B" w:rsidRPr="001058B5" w:rsidRDefault="008D1AB8">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0737DA65" w14:textId="77777777" w:rsidR="008C539B" w:rsidRPr="001058B5" w:rsidRDefault="008D1AB8">
      <w:pPr>
        <w:spacing w:before="2" w:line="235" w:lineRule="auto"/>
        <w:ind w:left="839" w:right="1604"/>
        <w:rPr>
          <w:rFonts w:ascii="Arial" w:hAnsi="Arial" w:cs="Arial"/>
          <w:sz w:val="18"/>
        </w:rPr>
      </w:pPr>
      <w:hyperlink w:anchor="_bookmark1671" w:history="1">
        <w:r w:rsidR="00C12992" w:rsidRPr="001058B5">
          <w:rPr>
            <w:rFonts w:ascii="Arial" w:hAnsi="Arial" w:cs="Arial"/>
            <w:sz w:val="18"/>
          </w:rPr>
          <w:t>audit records, writing to, 9-10</w:t>
        </w:r>
      </w:hyperlink>
      <w:r w:rsidR="00C12992" w:rsidRPr="001058B5">
        <w:rPr>
          <w:rFonts w:ascii="Arial" w:hAnsi="Arial" w:cs="Arial"/>
          <w:sz w:val="18"/>
        </w:rPr>
        <w:t xml:space="preserve"> </w:t>
      </w:r>
      <w:hyperlink w:anchor="_bookmark2005" w:history="1">
        <w:r w:rsidR="00C12992" w:rsidRPr="001058B5">
          <w:rPr>
            <w:rFonts w:ascii="Arial" w:hAnsi="Arial" w:cs="Arial"/>
            <w:sz w:val="18"/>
          </w:rPr>
          <w:t>contents, 9-58</w:t>
        </w:r>
      </w:hyperlink>
    </w:p>
    <w:p w14:paraId="04C1FB82" w14:textId="77777777" w:rsidR="008C539B" w:rsidRPr="001058B5" w:rsidRDefault="008D1AB8">
      <w:pPr>
        <w:spacing w:line="237" w:lineRule="auto"/>
        <w:ind w:left="839" w:right="789"/>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3" w:history="1">
        <w:r w:rsidR="00C12992" w:rsidRPr="001058B5">
          <w:rPr>
            <w:rFonts w:ascii="Arial" w:hAnsi="Arial" w:cs="Arial"/>
            <w:sz w:val="18"/>
          </w:rPr>
          <w:t>location in Oracle Database Vault</w:t>
        </w:r>
      </w:hyperlink>
    </w:p>
    <w:p w14:paraId="20DA6127" w14:textId="77777777" w:rsidR="008C539B" w:rsidRPr="001058B5" w:rsidRDefault="008D1AB8">
      <w:pPr>
        <w:spacing w:line="217" w:lineRule="exact"/>
        <w:ind w:left="1199"/>
        <w:rPr>
          <w:rFonts w:ascii="Arial" w:hAnsi="Arial" w:cs="Arial"/>
          <w:sz w:val="18"/>
        </w:rPr>
      </w:pPr>
      <w:hyperlink w:anchor="_bookmark1613" w:history="1">
        <w:r w:rsidR="00C12992" w:rsidRPr="001058B5">
          <w:rPr>
            <w:rFonts w:ascii="Arial" w:hAnsi="Arial" w:cs="Arial"/>
            <w:sz w:val="18"/>
          </w:rPr>
          <w:t>environment, 9-3</w:t>
        </w:r>
      </w:hyperlink>
    </w:p>
    <w:p w14:paraId="74CDCE1C" w14:textId="77777777" w:rsidR="008C539B" w:rsidRPr="001058B5" w:rsidRDefault="008D1AB8">
      <w:pPr>
        <w:spacing w:before="1" w:line="235" w:lineRule="auto"/>
        <w:ind w:left="839" w:right="1095"/>
        <w:rPr>
          <w:rFonts w:ascii="Arial" w:hAnsi="Arial" w:cs="Arial"/>
          <w:sz w:val="18"/>
        </w:rPr>
      </w:pPr>
      <w:hyperlink w:anchor="_bookmark1991" w:history="1">
        <w:r w:rsidR="00C12992" w:rsidRPr="001058B5">
          <w:rPr>
            <w:rFonts w:ascii="Arial" w:hAnsi="Arial" w:cs="Arial"/>
            <w:sz w:val="18"/>
          </w:rPr>
          <w:t>modifying manually, dangers of, 9-55</w:t>
        </w:r>
      </w:hyperlink>
      <w:r w:rsidR="00C12992" w:rsidRPr="001058B5">
        <w:rPr>
          <w:rFonts w:ascii="Arial" w:hAnsi="Arial" w:cs="Arial"/>
          <w:sz w:val="18"/>
        </w:rPr>
        <w:t xml:space="preserve"> </w:t>
      </w:r>
      <w:hyperlink w:anchor="_bookmark1617" w:history="1">
        <w:r w:rsidR="00C12992" w:rsidRPr="001058B5">
          <w:rPr>
            <w:rFonts w:ascii="Arial" w:hAnsi="Arial" w:cs="Arial"/>
            <w:sz w:val="18"/>
          </w:rPr>
          <w:t>non-SYS actions audited,    9-3</w:t>
        </w:r>
      </w:hyperlink>
      <w:hyperlink w:anchor="_bookmark2028" w:history="1">
        <w:r w:rsidR="00C12992" w:rsidRPr="001058B5">
          <w:rPr>
            <w:rFonts w:ascii="Arial" w:hAnsi="Arial" w:cs="Arial"/>
            <w:sz w:val="18"/>
          </w:rPr>
          <w:t xml:space="preserve"> purging,</w:t>
        </w:r>
        <w:r w:rsidR="00C12992" w:rsidRPr="001058B5">
          <w:rPr>
            <w:rFonts w:ascii="Arial" w:hAnsi="Arial" w:cs="Arial"/>
            <w:spacing w:val="42"/>
            <w:sz w:val="18"/>
          </w:rPr>
          <w:t xml:space="preserve"> </w:t>
        </w:r>
        <w:r w:rsidR="00C12992" w:rsidRPr="001058B5">
          <w:rPr>
            <w:rFonts w:ascii="Arial" w:hAnsi="Arial" w:cs="Arial"/>
            <w:sz w:val="18"/>
          </w:rPr>
          <w:t>9-61</w:t>
        </w:r>
      </w:hyperlink>
    </w:p>
    <w:p w14:paraId="16690A2D" w14:textId="77777777" w:rsidR="008C539B" w:rsidRPr="001058B5" w:rsidRDefault="008D1AB8">
      <w:pPr>
        <w:spacing w:line="221" w:lineRule="exact"/>
        <w:ind w:left="839"/>
        <w:rPr>
          <w:rFonts w:ascii="Arial" w:hAnsi="Arial" w:cs="Arial"/>
          <w:sz w:val="18"/>
        </w:rPr>
      </w:pPr>
      <w:hyperlink w:anchor="_bookmark2008" w:history="1">
        <w:r w:rsidR="00C12992" w:rsidRPr="001058B5">
          <w:rPr>
            <w:rFonts w:ascii="Arial" w:hAnsi="Arial" w:cs="Arial"/>
            <w:sz w:val="18"/>
          </w:rPr>
          <w:t>too full or unavailable, 9-58</w:t>
        </w:r>
      </w:hyperlink>
    </w:p>
    <w:p w14:paraId="56B81984" w14:textId="77777777" w:rsidR="008C539B" w:rsidRPr="001058B5" w:rsidRDefault="008D1AB8">
      <w:pPr>
        <w:spacing w:before="2" w:line="235" w:lineRule="auto"/>
        <w:ind w:left="599" w:right="2157" w:firstLine="240"/>
        <w:rPr>
          <w:rFonts w:ascii="Arial" w:hAnsi="Arial" w:cs="Arial"/>
          <w:sz w:val="18"/>
        </w:rPr>
      </w:pPr>
      <w:hyperlink w:anchor="_bookmark2004" w:history="1">
        <w:r w:rsidR="00C12992" w:rsidRPr="001058B5">
          <w:rPr>
            <w:rFonts w:ascii="Arial" w:hAnsi="Arial" w:cs="Arial"/>
            <w:i/>
            <w:sz w:val="18"/>
          </w:rPr>
          <w:t xml:space="preserve">See also </w:t>
        </w:r>
      </w:hyperlink>
      <w:r w:rsidR="00C12992" w:rsidRPr="001058B5">
        <w:rPr>
          <w:rFonts w:ascii="Arial" w:hAnsi="Arial" w:cs="Arial"/>
          <w:sz w:val="18"/>
        </w:rPr>
        <w:t>standard auditing SYSAUX tablespace</w:t>
      </w:r>
    </w:p>
    <w:p w14:paraId="6FB7CD7E" w14:textId="77777777" w:rsidR="008C539B" w:rsidRPr="001058B5" w:rsidRDefault="008D1AB8">
      <w:pPr>
        <w:spacing w:line="237" w:lineRule="auto"/>
        <w:ind w:left="599" w:firstLine="240"/>
        <w:rPr>
          <w:rFonts w:ascii="Arial" w:hAnsi="Arial" w:cs="Arial"/>
          <w:sz w:val="18"/>
        </w:rPr>
      </w:pPr>
      <w:hyperlink w:anchor="_bookmark2017" w:history="1">
        <w:r w:rsidR="00C12992" w:rsidRPr="001058B5">
          <w:rPr>
            <w:rFonts w:ascii="Arial" w:hAnsi="Arial" w:cs="Arial"/>
            <w:sz w:val="18"/>
          </w:rPr>
          <w:t>moving database audit trail tables to, 9-60</w:t>
        </w:r>
      </w:hyperlink>
      <w:r w:rsidR="00C12992" w:rsidRPr="001058B5">
        <w:rPr>
          <w:rFonts w:ascii="Arial" w:hAnsi="Arial" w:cs="Arial"/>
          <w:sz w:val="18"/>
        </w:rPr>
        <w:t xml:space="preserve"> SYS.FGA_LOG$</w:t>
      </w:r>
    </w:p>
    <w:p w14:paraId="7953543B" w14:textId="77777777" w:rsidR="008C539B" w:rsidRPr="001058B5" w:rsidRDefault="008D1AB8">
      <w:pPr>
        <w:spacing w:line="235" w:lineRule="auto"/>
        <w:ind w:left="599" w:right="1604" w:firstLine="240"/>
        <w:rPr>
          <w:rFonts w:ascii="Arial" w:hAnsi="Arial" w:cs="Arial"/>
          <w:sz w:val="18"/>
        </w:rPr>
      </w:pPr>
      <w:hyperlink w:anchor="_bookmark1911" w:history="1">
        <w:r w:rsidR="00C12992" w:rsidRPr="001058B5">
          <w:rPr>
            <w:rFonts w:ascii="Arial" w:hAnsi="Arial" w:cs="Arial"/>
            <w:sz w:val="18"/>
          </w:rPr>
          <w:t>fine-grained auditing, 9-38</w:t>
        </w:r>
      </w:hyperlink>
      <w:r w:rsidR="00C12992" w:rsidRPr="001058B5">
        <w:rPr>
          <w:rFonts w:ascii="Arial" w:hAnsi="Arial" w:cs="Arial"/>
          <w:sz w:val="18"/>
        </w:rPr>
        <w:t xml:space="preserve"> SYS.FGA_LOG$ table</w:t>
      </w:r>
    </w:p>
    <w:p w14:paraId="0CD34636" w14:textId="77777777" w:rsidR="008C539B" w:rsidRPr="001058B5" w:rsidRDefault="008D1AB8">
      <w:pPr>
        <w:spacing w:line="220" w:lineRule="exact"/>
        <w:ind w:left="839"/>
        <w:rPr>
          <w:rFonts w:ascii="Arial" w:hAnsi="Arial" w:cs="Arial"/>
          <w:sz w:val="18"/>
        </w:rPr>
      </w:pPr>
      <w:hyperlink w:anchor="_bookmark2003" w:history="1">
        <w:r w:rsidR="00C12992" w:rsidRPr="001058B5">
          <w:rPr>
            <w:rFonts w:ascii="Arial" w:hAnsi="Arial" w:cs="Arial"/>
            <w:sz w:val="18"/>
          </w:rPr>
          <w:t>about, 9-58</w:t>
        </w:r>
      </w:hyperlink>
    </w:p>
    <w:p w14:paraId="203932F3" w14:textId="77777777" w:rsidR="008C539B" w:rsidRPr="001058B5" w:rsidRDefault="008D1AB8">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4D6469FF" w14:textId="77777777" w:rsidR="008C539B" w:rsidRPr="001058B5" w:rsidRDefault="008D1AB8">
      <w:pPr>
        <w:spacing w:line="220" w:lineRule="exact"/>
        <w:ind w:left="839"/>
        <w:rPr>
          <w:rFonts w:ascii="Arial" w:hAnsi="Arial" w:cs="Arial"/>
          <w:sz w:val="18"/>
        </w:rPr>
      </w:pPr>
      <w:hyperlink w:anchor="_bookmark2005" w:history="1">
        <w:r w:rsidR="00C12992" w:rsidRPr="001058B5">
          <w:rPr>
            <w:rFonts w:ascii="Arial" w:hAnsi="Arial" w:cs="Arial"/>
            <w:sz w:val="18"/>
          </w:rPr>
          <w:t>contents, 9-58</w:t>
        </w:r>
      </w:hyperlink>
    </w:p>
    <w:p w14:paraId="20432DAF" w14:textId="77777777" w:rsidR="008C539B" w:rsidRPr="001058B5" w:rsidRDefault="008D1AB8">
      <w:pPr>
        <w:spacing w:line="235" w:lineRule="auto"/>
        <w:ind w:left="839" w:right="1071"/>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8" w:history="1">
        <w:r w:rsidR="00C12992" w:rsidRPr="001058B5">
          <w:rPr>
            <w:rFonts w:ascii="Arial" w:hAnsi="Arial" w:cs="Arial"/>
            <w:sz w:val="18"/>
          </w:rPr>
          <w:t>non-SYS actions audited, 9-3</w:t>
        </w:r>
      </w:hyperlink>
    </w:p>
    <w:p w14:paraId="4C3C6871" w14:textId="77777777" w:rsidR="008C539B" w:rsidRPr="001058B5" w:rsidRDefault="008D1AB8">
      <w:pPr>
        <w:spacing w:line="220" w:lineRule="exact"/>
        <w:ind w:left="839"/>
        <w:rPr>
          <w:rFonts w:ascii="Arial" w:hAnsi="Arial" w:cs="Arial"/>
          <w:sz w:val="18"/>
        </w:rPr>
      </w:pPr>
      <w:hyperlink w:anchor="_bookmark2028" w:history="1">
        <w:r w:rsidR="00C12992" w:rsidRPr="001058B5">
          <w:rPr>
            <w:rFonts w:ascii="Arial" w:hAnsi="Arial" w:cs="Arial"/>
            <w:sz w:val="18"/>
          </w:rPr>
          <w:t>purging, 9-61</w:t>
        </w:r>
      </w:hyperlink>
    </w:p>
    <w:p w14:paraId="447F9709" w14:textId="77777777" w:rsidR="008C539B" w:rsidRPr="001058B5" w:rsidRDefault="008D1AB8">
      <w:pPr>
        <w:spacing w:before="2" w:line="235" w:lineRule="auto"/>
        <w:ind w:left="599" w:right="789" w:firstLine="240"/>
        <w:rPr>
          <w:rFonts w:ascii="Arial" w:hAnsi="Arial" w:cs="Arial"/>
          <w:sz w:val="18"/>
        </w:rPr>
      </w:pPr>
      <w:hyperlink w:anchor="_bookmark2008" w:history="1">
        <w:r w:rsidR="00C12992" w:rsidRPr="001058B5">
          <w:rPr>
            <w:rFonts w:ascii="Arial" w:hAnsi="Arial" w:cs="Arial"/>
            <w:sz w:val="18"/>
          </w:rPr>
          <w:t>too full or unavailable, 9-58</w:t>
        </w:r>
      </w:hyperlink>
      <w:r w:rsidR="00C12992" w:rsidRPr="001058B5">
        <w:rPr>
          <w:rFonts w:ascii="Arial" w:hAnsi="Arial" w:cs="Arial"/>
          <w:sz w:val="18"/>
        </w:rPr>
        <w:t xml:space="preserve"> SYS.FGA_LOGS$ table</w:t>
      </w:r>
    </w:p>
    <w:p w14:paraId="6DD201E5" w14:textId="77777777" w:rsidR="008C539B" w:rsidRPr="001058B5" w:rsidRDefault="008D1AB8">
      <w:pPr>
        <w:spacing w:line="237" w:lineRule="auto"/>
        <w:ind w:left="599" w:right="1890" w:firstLine="240"/>
        <w:rPr>
          <w:rFonts w:ascii="Arial" w:hAnsi="Arial" w:cs="Arial"/>
          <w:sz w:val="18"/>
        </w:rPr>
      </w:pPr>
      <w:hyperlink w:anchor="_bookmark2006" w:history="1">
        <w:r w:rsidR="00C12992" w:rsidRPr="001058B5">
          <w:rPr>
            <w:rFonts w:ascii="Arial" w:hAnsi="Arial" w:cs="Arial"/>
            <w:i/>
            <w:sz w:val="18"/>
          </w:rPr>
          <w:t xml:space="preserve">See also </w:t>
        </w:r>
      </w:hyperlink>
      <w:r w:rsidR="00C12992" w:rsidRPr="001058B5">
        <w:rPr>
          <w:rFonts w:ascii="Arial" w:hAnsi="Arial" w:cs="Arial"/>
          <w:sz w:val="18"/>
        </w:rPr>
        <w:t>fine-grained auditing syslog audit trail</w:t>
      </w:r>
    </w:p>
    <w:p w14:paraId="2C9F8EED" w14:textId="77777777" w:rsidR="008C539B" w:rsidRPr="001058B5" w:rsidRDefault="008D1AB8">
      <w:pPr>
        <w:spacing w:line="217" w:lineRule="exact"/>
        <w:ind w:left="839"/>
        <w:rPr>
          <w:rFonts w:ascii="Arial" w:hAnsi="Arial" w:cs="Arial"/>
          <w:sz w:val="18"/>
        </w:rPr>
      </w:pPr>
      <w:hyperlink w:anchor="_bookmark1723" w:history="1">
        <w:r w:rsidR="00C12992" w:rsidRPr="001058B5">
          <w:rPr>
            <w:rFonts w:ascii="Arial" w:hAnsi="Arial" w:cs="Arial"/>
            <w:sz w:val="18"/>
          </w:rPr>
          <w:t>about, 9-18</w:t>
        </w:r>
      </w:hyperlink>
    </w:p>
    <w:p w14:paraId="003AE0C2" w14:textId="77777777" w:rsidR="008C539B" w:rsidRPr="001058B5" w:rsidRDefault="008D1AB8">
      <w:pPr>
        <w:spacing w:line="220" w:lineRule="exact"/>
        <w:ind w:left="839"/>
        <w:rPr>
          <w:rFonts w:ascii="Arial" w:hAnsi="Arial" w:cs="Arial"/>
          <w:sz w:val="18"/>
        </w:rPr>
      </w:pPr>
      <w:hyperlink w:anchor="_bookmark1727" w:history="1">
        <w:r w:rsidR="00C12992" w:rsidRPr="001058B5">
          <w:rPr>
            <w:rFonts w:ascii="Arial" w:hAnsi="Arial" w:cs="Arial"/>
            <w:sz w:val="18"/>
          </w:rPr>
          <w:t>appearance,   9-19</w:t>
        </w:r>
      </w:hyperlink>
    </w:p>
    <w:p w14:paraId="6DCD30F7" w14:textId="77777777" w:rsidR="008C539B" w:rsidRPr="001058B5" w:rsidRDefault="008D1AB8">
      <w:pPr>
        <w:spacing w:line="220" w:lineRule="exact"/>
        <w:ind w:left="839"/>
        <w:rPr>
          <w:rFonts w:ascii="Arial" w:hAnsi="Arial" w:cs="Arial"/>
          <w:sz w:val="18"/>
        </w:rPr>
      </w:pPr>
      <w:hyperlink w:anchor="_bookmark1730" w:history="1">
        <w:r w:rsidR="00C12992" w:rsidRPr="001058B5">
          <w:rPr>
            <w:rFonts w:ascii="Arial" w:hAnsi="Arial" w:cs="Arial"/>
            <w:sz w:val="18"/>
          </w:rPr>
          <w:t>configuring,   9-19</w:t>
        </w:r>
      </w:hyperlink>
    </w:p>
    <w:p w14:paraId="73DC604D" w14:textId="77777777" w:rsidR="008C539B" w:rsidRPr="001058B5" w:rsidRDefault="008D1AB8">
      <w:pPr>
        <w:spacing w:line="220" w:lineRule="exact"/>
        <w:ind w:left="839"/>
        <w:rPr>
          <w:rFonts w:ascii="Arial" w:hAnsi="Arial" w:cs="Arial"/>
          <w:sz w:val="18"/>
        </w:rPr>
      </w:pPr>
      <w:hyperlink w:anchor="_bookmark1725" w:history="1">
        <w:r w:rsidR="00C12992" w:rsidRPr="001058B5">
          <w:rPr>
            <w:rFonts w:ascii="Arial" w:hAnsi="Arial" w:cs="Arial"/>
            <w:sz w:val="18"/>
          </w:rPr>
          <w:t>format, 9-19</w:t>
        </w:r>
      </w:hyperlink>
    </w:p>
    <w:p w14:paraId="686759D7" w14:textId="77777777" w:rsidR="008C539B" w:rsidRPr="001058B5" w:rsidRDefault="008D1AB8">
      <w:pPr>
        <w:spacing w:line="237" w:lineRule="auto"/>
        <w:ind w:left="839"/>
        <w:rPr>
          <w:rFonts w:ascii="Arial" w:hAnsi="Arial" w:cs="Arial"/>
          <w:sz w:val="18"/>
        </w:rPr>
      </w:pPr>
      <w:hyperlink w:anchor="_bookmark1685" w:history="1">
        <w:r w:rsidR="00C12992" w:rsidRPr="001058B5">
          <w:rPr>
            <w:rFonts w:ascii="Arial" w:hAnsi="Arial" w:cs="Arial"/>
            <w:sz w:val="18"/>
          </w:rPr>
          <w:t>format when AUDIT_TRAIL is set to XML, 9-11</w:t>
        </w:r>
      </w:hyperlink>
      <w:r w:rsidR="00C12992" w:rsidRPr="001058B5">
        <w:rPr>
          <w:rFonts w:ascii="Arial" w:hAnsi="Arial" w:cs="Arial"/>
          <w:sz w:val="18"/>
        </w:rPr>
        <w:t xml:space="preserve"> </w:t>
      </w:r>
      <w:hyperlink w:anchor="_bookmark1624" w:history="1">
        <w:r w:rsidR="00C12992" w:rsidRPr="001058B5">
          <w:rPr>
            <w:rFonts w:ascii="Arial" w:hAnsi="Arial" w:cs="Arial"/>
            <w:sz w:val="18"/>
          </w:rPr>
          <w:t>mandatory audit records written to, 9-4</w:t>
        </w:r>
      </w:hyperlink>
    </w:p>
    <w:p w14:paraId="5FEE6E49" w14:textId="77777777" w:rsidR="008C539B" w:rsidRPr="001058B5" w:rsidRDefault="008D1AB8">
      <w:pPr>
        <w:spacing w:line="217" w:lineRule="exact"/>
        <w:ind w:left="599"/>
        <w:rPr>
          <w:rFonts w:ascii="Arial" w:hAnsi="Arial" w:cs="Arial"/>
          <w:sz w:val="18"/>
        </w:rPr>
      </w:pPr>
      <w:hyperlink w:anchor="_bookmark2183" w:history="1">
        <w:r w:rsidR="00C12992" w:rsidRPr="001058B5">
          <w:rPr>
            <w:rFonts w:ascii="Arial" w:hAnsi="Arial" w:cs="Arial"/>
            <w:sz w:val="18"/>
          </w:rPr>
          <w:t>SYSMAN user account, 10-9</w:t>
        </w:r>
      </w:hyperlink>
    </w:p>
    <w:p w14:paraId="5909D6E9" w14:textId="77777777" w:rsidR="008C539B" w:rsidRPr="001058B5" w:rsidRDefault="008D1AB8">
      <w:pPr>
        <w:spacing w:line="237" w:lineRule="auto"/>
        <w:ind w:left="599" w:right="1604"/>
        <w:rPr>
          <w:rFonts w:ascii="Arial" w:hAnsi="Arial" w:cs="Arial"/>
          <w:sz w:val="18"/>
        </w:rPr>
      </w:pPr>
      <w:hyperlink w:anchor="_bookmark2137" w:history="1">
        <w:r w:rsidR="00C12992" w:rsidRPr="001058B5">
          <w:rPr>
            <w:rFonts w:ascii="Arial" w:hAnsi="Arial" w:cs="Arial"/>
            <w:sz w:val="18"/>
          </w:rPr>
          <w:t>SYS-privileged connections, 10-2</w:t>
        </w:r>
      </w:hyperlink>
      <w:r w:rsidR="00C12992" w:rsidRPr="001058B5">
        <w:rPr>
          <w:rFonts w:ascii="Arial" w:hAnsi="Arial" w:cs="Arial"/>
          <w:sz w:val="18"/>
        </w:rPr>
        <w:t xml:space="preserve"> System Global Area (SGA)</w:t>
      </w:r>
    </w:p>
    <w:p w14:paraId="6986942A" w14:textId="77777777" w:rsidR="008C539B" w:rsidRPr="001058B5" w:rsidRDefault="008D1AB8">
      <w:pPr>
        <w:spacing w:line="235" w:lineRule="auto"/>
        <w:ind w:left="839" w:right="1095"/>
        <w:rPr>
          <w:rFonts w:ascii="Arial" w:hAnsi="Arial" w:cs="Arial"/>
          <w:sz w:val="18"/>
        </w:rPr>
      </w:pPr>
      <w:hyperlink w:anchor="_bookmark1135" w:history="1">
        <w:r w:rsidR="00C12992" w:rsidRPr="001058B5">
          <w:rPr>
            <w:rFonts w:ascii="Arial" w:hAnsi="Arial" w:cs="Arial"/>
            <w:sz w:val="18"/>
          </w:rPr>
          <w:t>application contexts, storing in, 6-2</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global application context information</w:t>
        </w:r>
      </w:hyperlink>
    </w:p>
    <w:p w14:paraId="6AEF0232" w14:textId="77777777" w:rsidR="008C539B" w:rsidRPr="001058B5" w:rsidRDefault="008D1AB8">
      <w:pPr>
        <w:spacing w:line="220" w:lineRule="exact"/>
        <w:ind w:left="1199"/>
        <w:rPr>
          <w:rFonts w:ascii="Arial" w:hAnsi="Arial" w:cs="Arial"/>
          <w:sz w:val="18"/>
        </w:rPr>
      </w:pPr>
      <w:hyperlink w:anchor="_bookmark1244" w:history="1">
        <w:r w:rsidR="00C12992" w:rsidRPr="001058B5">
          <w:rPr>
            <w:rFonts w:ascii="Arial" w:hAnsi="Arial" w:cs="Arial"/>
            <w:sz w:val="18"/>
          </w:rPr>
          <w:t>location, 6-22</w:t>
        </w:r>
      </w:hyperlink>
    </w:p>
    <w:p w14:paraId="6E342A6D" w14:textId="77777777" w:rsidR="008C539B" w:rsidRPr="001058B5" w:rsidRDefault="008D1AB8">
      <w:pPr>
        <w:spacing w:line="235" w:lineRule="auto"/>
        <w:ind w:left="599" w:right="1604" w:firstLine="240"/>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privileges, 10-2</w:t>
        </w:r>
      </w:hyperlink>
    </w:p>
    <w:p w14:paraId="624C97F3" w14:textId="77777777" w:rsidR="008C539B" w:rsidRPr="001058B5" w:rsidRDefault="008D1AB8">
      <w:pPr>
        <w:spacing w:line="220" w:lineRule="exact"/>
        <w:ind w:left="839"/>
        <w:rPr>
          <w:rFonts w:ascii="Arial" w:hAnsi="Arial" w:cs="Arial"/>
          <w:sz w:val="18"/>
        </w:rPr>
      </w:pPr>
      <w:hyperlink w:anchor="_bookmark509" w:history="1">
        <w:r w:rsidR="00C12992" w:rsidRPr="001058B5">
          <w:rPr>
            <w:rFonts w:ascii="Arial" w:hAnsi="Arial" w:cs="Arial"/>
            <w:sz w:val="18"/>
          </w:rPr>
          <w:t>about, 4-3</w:t>
        </w:r>
      </w:hyperlink>
    </w:p>
    <w:p w14:paraId="2F6E24F6" w14:textId="77777777" w:rsidR="008C539B" w:rsidRPr="001058B5" w:rsidRDefault="008D1AB8">
      <w:pPr>
        <w:spacing w:line="237" w:lineRule="auto"/>
        <w:ind w:left="839" w:right="2318"/>
        <w:rPr>
          <w:rFonts w:ascii="Arial" w:hAnsi="Arial" w:cs="Arial"/>
          <w:sz w:val="18"/>
        </w:rPr>
      </w:pPr>
      <w:hyperlink w:anchor="_bookmark532" w:history="1">
        <w:r w:rsidR="00C12992" w:rsidRPr="001058B5">
          <w:rPr>
            <w:rFonts w:ascii="Arial" w:hAnsi="Arial" w:cs="Arial"/>
            <w:sz w:val="18"/>
          </w:rPr>
          <w:t>ADMIN OPTION, 4-5</w:t>
        </w:r>
      </w:hyperlink>
      <w:r w:rsidR="00C12992" w:rsidRPr="001058B5">
        <w:rPr>
          <w:rFonts w:ascii="Arial" w:hAnsi="Arial" w:cs="Arial"/>
          <w:sz w:val="18"/>
        </w:rPr>
        <w:t xml:space="preserve"> ANY</w:t>
      </w:r>
    </w:p>
    <w:p w14:paraId="2F8CC97C" w14:textId="77777777" w:rsidR="008C539B" w:rsidRPr="001058B5" w:rsidRDefault="008D1AB8">
      <w:pPr>
        <w:spacing w:line="235" w:lineRule="auto"/>
        <w:ind w:left="839" w:right="1604"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w:t>
      </w:r>
      <w:hyperlink w:anchor="_bookmark513" w:history="1">
        <w:r w:rsidR="00C12992" w:rsidRPr="001058B5">
          <w:rPr>
            <w:rFonts w:ascii="Arial" w:hAnsi="Arial" w:cs="Arial"/>
            <w:sz w:val="18"/>
          </w:rPr>
          <w:t>ANY system privileges, 4-3</w:t>
        </w:r>
      </w:hyperlink>
    </w:p>
    <w:p w14:paraId="471A64E6" w14:textId="77777777" w:rsidR="008C539B" w:rsidRPr="001058B5" w:rsidRDefault="008D1AB8">
      <w:pPr>
        <w:spacing w:line="235" w:lineRule="auto"/>
        <w:ind w:left="839"/>
        <w:rPr>
          <w:rFonts w:ascii="Arial" w:hAnsi="Arial" w:cs="Arial"/>
          <w:sz w:val="18"/>
        </w:rPr>
      </w:pPr>
      <w:hyperlink w:anchor="_bookmark817" w:history="1">
        <w:r w:rsidR="00C12992" w:rsidRPr="001058B5">
          <w:rPr>
            <w:rFonts w:ascii="Arial" w:hAnsi="Arial" w:cs="Arial"/>
            <w:sz w:val="18"/>
          </w:rPr>
          <w:t xml:space="preserve">GRANT ANY OBJECT PRIVILEGE, 4-39, </w:t>
        </w:r>
      </w:hyperlink>
      <w:hyperlink w:anchor="_bookmark831" w:history="1">
        <w:r w:rsidR="00C12992" w:rsidRPr="001058B5">
          <w:rPr>
            <w:rFonts w:ascii="Arial" w:hAnsi="Arial" w:cs="Arial"/>
            <w:sz w:val="18"/>
          </w:rPr>
          <w:t>4-42</w:t>
        </w:r>
      </w:hyperlink>
      <w:r w:rsidR="00C12992" w:rsidRPr="001058B5">
        <w:rPr>
          <w:rFonts w:ascii="Arial" w:hAnsi="Arial" w:cs="Arial"/>
          <w:sz w:val="18"/>
        </w:rPr>
        <w:t xml:space="preserve"> </w:t>
      </w:r>
      <w:hyperlink w:anchor="_bookmark532" w:history="1">
        <w:r w:rsidR="00C12992" w:rsidRPr="001058B5">
          <w:rPr>
            <w:rFonts w:ascii="Arial" w:hAnsi="Arial" w:cs="Arial"/>
            <w:sz w:val="18"/>
          </w:rPr>
          <w:t>GRANT ANY PRIVILEGE, 4-5</w:t>
        </w:r>
      </w:hyperlink>
    </w:p>
    <w:p w14:paraId="5A9DB700" w14:textId="77777777" w:rsidR="008C539B" w:rsidRPr="001058B5" w:rsidRDefault="008D1AB8">
      <w:pPr>
        <w:spacing w:line="220" w:lineRule="exact"/>
        <w:ind w:left="839"/>
        <w:rPr>
          <w:rFonts w:ascii="Arial" w:hAnsi="Arial" w:cs="Arial"/>
          <w:sz w:val="18"/>
        </w:rPr>
      </w:pPr>
      <w:hyperlink w:anchor="_bookmark795" w:history="1">
        <w:r w:rsidR="00C12992" w:rsidRPr="001058B5">
          <w:rPr>
            <w:rFonts w:ascii="Arial" w:hAnsi="Arial" w:cs="Arial"/>
            <w:sz w:val="18"/>
          </w:rPr>
          <w:t>granting, 4-37</w:t>
        </w:r>
      </w:hyperlink>
    </w:p>
    <w:p w14:paraId="6F8266F8" w14:textId="77777777" w:rsidR="008C539B" w:rsidRPr="001058B5" w:rsidRDefault="008D1AB8">
      <w:pPr>
        <w:spacing w:before="2" w:line="235" w:lineRule="auto"/>
        <w:ind w:left="839" w:right="1604"/>
        <w:rPr>
          <w:rFonts w:ascii="Arial" w:hAnsi="Arial" w:cs="Arial"/>
          <w:sz w:val="18"/>
        </w:rPr>
      </w:pPr>
      <w:hyperlink w:anchor="_bookmark529" w:history="1">
        <w:r w:rsidR="00C12992" w:rsidRPr="001058B5">
          <w:rPr>
            <w:rFonts w:ascii="Arial" w:hAnsi="Arial" w:cs="Arial"/>
            <w:sz w:val="18"/>
          </w:rPr>
          <w:t>granting and revoking, 4-4</w:t>
        </w:r>
      </w:hyperlink>
      <w:r w:rsidR="00C12992" w:rsidRPr="001058B5">
        <w:rPr>
          <w:rFonts w:ascii="Arial" w:hAnsi="Arial" w:cs="Arial"/>
          <w:sz w:val="18"/>
        </w:rPr>
        <w:t xml:space="preserve"> </w:t>
      </w:r>
      <w:hyperlink w:anchor="_bookmark510" w:history="1">
        <w:r w:rsidR="00C12992" w:rsidRPr="001058B5">
          <w:rPr>
            <w:rFonts w:ascii="Arial" w:hAnsi="Arial" w:cs="Arial"/>
            <w:sz w:val="18"/>
          </w:rPr>
          <w:t>power of, 4-3</w:t>
        </w:r>
      </w:hyperlink>
    </w:p>
    <w:p w14:paraId="78B52E7A" w14:textId="77777777" w:rsidR="008C539B" w:rsidRPr="001058B5" w:rsidRDefault="008C539B">
      <w:pPr>
        <w:spacing w:line="235" w:lineRule="auto"/>
        <w:rPr>
          <w:rFonts w:ascii="Arial" w:hAnsi="Arial" w:cs="Arial"/>
          <w:sz w:val="18"/>
        </w:rPr>
        <w:sectPr w:rsidR="008C539B" w:rsidRPr="001058B5">
          <w:headerReference w:type="default" r:id="rId316"/>
          <w:pgSz w:w="12240" w:h="15840"/>
          <w:pgMar w:top="1200" w:right="1060" w:bottom="860" w:left="1100" w:header="0" w:footer="663" w:gutter="0"/>
          <w:cols w:num="2" w:space="720" w:equalWidth="0">
            <w:col w:w="4981" w:space="40"/>
            <w:col w:w="5059"/>
          </w:cols>
        </w:sectPr>
      </w:pPr>
    </w:p>
    <w:p w14:paraId="59C4FE39" w14:textId="77777777" w:rsidR="008C539B" w:rsidRPr="001058B5" w:rsidRDefault="008D1AB8">
      <w:pPr>
        <w:spacing w:before="67" w:line="222" w:lineRule="exact"/>
        <w:ind w:left="340"/>
        <w:rPr>
          <w:rFonts w:ascii="Arial" w:hAnsi="Arial" w:cs="Arial"/>
          <w:sz w:val="18"/>
        </w:rPr>
      </w:pPr>
      <w:hyperlink w:anchor="_bookmark512" w:history="1">
        <w:r w:rsidR="00C12992" w:rsidRPr="001058B5">
          <w:rPr>
            <w:rFonts w:ascii="Arial" w:hAnsi="Arial" w:cs="Arial"/>
            <w:sz w:val="18"/>
          </w:rPr>
          <w:t>restriction needs, 4-3</w:t>
        </w:r>
      </w:hyperlink>
    </w:p>
    <w:p w14:paraId="7559ACF1" w14:textId="77777777" w:rsidR="008C539B" w:rsidRPr="001058B5" w:rsidRDefault="008D1AB8">
      <w:pPr>
        <w:spacing w:before="1" w:line="235" w:lineRule="auto"/>
        <w:ind w:left="340" w:right="1054"/>
        <w:rPr>
          <w:rFonts w:ascii="Arial" w:hAnsi="Arial" w:cs="Arial"/>
          <w:sz w:val="18"/>
        </w:rPr>
      </w:pPr>
      <w:hyperlink w:anchor="_bookmark840" w:history="1">
        <w:r w:rsidR="00C12992" w:rsidRPr="001058B5">
          <w:rPr>
            <w:rFonts w:ascii="Arial" w:hAnsi="Arial" w:cs="Arial"/>
            <w:sz w:val="18"/>
          </w:rPr>
          <w:t>revoking, cascading effect of, 4-44</w:t>
        </w:r>
      </w:hyperlink>
      <w:r w:rsidR="00C12992" w:rsidRPr="001058B5">
        <w:rPr>
          <w:rFonts w:ascii="Arial" w:hAnsi="Arial" w:cs="Arial"/>
          <w:sz w:val="18"/>
        </w:rPr>
        <w:t xml:space="preserve"> </w:t>
      </w:r>
      <w:hyperlink w:anchor="_bookmark2202" w:history="1">
        <w:r w:rsidR="00C12992" w:rsidRPr="001058B5">
          <w:rPr>
            <w:rFonts w:ascii="Arial" w:hAnsi="Arial" w:cs="Arial"/>
            <w:sz w:val="18"/>
          </w:rPr>
          <w:t>SELECT ANY DICTIONARY,   10-10</w:t>
        </w:r>
      </w:hyperlink>
    </w:p>
    <w:p w14:paraId="0C4C8A65" w14:textId="77777777" w:rsidR="008C539B" w:rsidRPr="001058B5" w:rsidRDefault="008D1AB8">
      <w:pPr>
        <w:spacing w:line="222" w:lineRule="exact"/>
        <w:ind w:left="100"/>
        <w:rPr>
          <w:rFonts w:ascii="Arial" w:hAnsi="Arial" w:cs="Arial"/>
          <w:sz w:val="18"/>
        </w:rPr>
      </w:pPr>
      <w:hyperlink w:anchor="_bookmark1694" w:history="1">
        <w:r w:rsidR="00C12992" w:rsidRPr="001058B5">
          <w:rPr>
            <w:rFonts w:ascii="Arial" w:hAnsi="Arial" w:cs="Arial"/>
            <w:sz w:val="18"/>
          </w:rPr>
          <w:t>SYSTEM_PRIVILEGE_MAP table,   9-12</w:t>
        </w:r>
      </w:hyperlink>
    </w:p>
    <w:p w14:paraId="6F660D72" w14:textId="77777777" w:rsidR="008C539B" w:rsidRPr="001058B5" w:rsidRDefault="008C539B">
      <w:pPr>
        <w:pStyle w:val="BodyText"/>
        <w:spacing w:before="3"/>
        <w:rPr>
          <w:rFonts w:ascii="Arial" w:hAnsi="Arial" w:cs="Arial"/>
          <w:sz w:val="21"/>
        </w:rPr>
      </w:pPr>
    </w:p>
    <w:p w14:paraId="391EB691" w14:textId="77777777" w:rsidR="008C539B" w:rsidRPr="001058B5" w:rsidRDefault="00C12992">
      <w:pPr>
        <w:pStyle w:val="Heading5"/>
      </w:pPr>
      <w:bookmarkStart w:id="2252" w:name="T"/>
      <w:bookmarkEnd w:id="2252"/>
      <w:r w:rsidRPr="001058B5">
        <w:t>T</w:t>
      </w:r>
    </w:p>
    <w:p w14:paraId="6A4E9EBB" w14:textId="77777777" w:rsidR="008C539B" w:rsidRPr="001058B5" w:rsidRDefault="008C539B">
      <w:pPr>
        <w:pStyle w:val="BodyText"/>
        <w:rPr>
          <w:rFonts w:ascii="Arial" w:hAnsi="Arial" w:cs="Arial"/>
          <w:b/>
          <w:sz w:val="3"/>
        </w:rPr>
      </w:pPr>
    </w:p>
    <w:p w14:paraId="652C65C4" w14:textId="53979C8E" w:rsidR="008C539B" w:rsidRPr="001058B5" w:rsidRDefault="008D1AB8">
      <w:pPr>
        <w:pStyle w:val="BodyText"/>
        <w:spacing w:line="20" w:lineRule="exact"/>
        <w:ind w:left="107" w:right="-26"/>
        <w:rPr>
          <w:rFonts w:ascii="Arial" w:hAnsi="Arial" w:cs="Arial"/>
          <w:sz w:val="2"/>
        </w:rPr>
      </w:pPr>
      <w:r>
        <w:rPr>
          <w:rFonts w:ascii="Arial" w:hAnsi="Arial" w:cs="Arial"/>
          <w:sz w:val="2"/>
        </w:rPr>
      </w:r>
      <w:r>
        <w:rPr>
          <w:rFonts w:ascii="Arial" w:hAnsi="Arial" w:cs="Arial"/>
          <w:sz w:val="2"/>
        </w:rPr>
        <w:pict w14:anchorId="20D09048">
          <v:group id="_x0000_s1036" style="width:215.4pt;height:.5pt;mso-position-horizontal-relative:char;mso-position-vertical-relative:line" coordsize="4308,10">
            <v:line id="_x0000_s1037" style="position:absolute" from="0,5" to="4308,5" strokeweight=".16936mm"/>
            <w10:anchorlock/>
          </v:group>
        </w:pict>
      </w:r>
    </w:p>
    <w:p w14:paraId="7348F760"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tables</w:t>
      </w:r>
    </w:p>
    <w:p w14:paraId="514722A6" w14:textId="77777777" w:rsidR="008C539B" w:rsidRPr="001058B5" w:rsidRDefault="008D1AB8">
      <w:pPr>
        <w:spacing w:line="220" w:lineRule="exact"/>
        <w:ind w:left="340"/>
        <w:rPr>
          <w:rFonts w:ascii="Arial" w:hAnsi="Arial" w:cs="Arial"/>
          <w:sz w:val="18"/>
        </w:rPr>
      </w:pPr>
      <w:hyperlink w:anchor="_bookmark1816" w:history="1">
        <w:r w:rsidR="00C12992" w:rsidRPr="001058B5">
          <w:rPr>
            <w:rFonts w:ascii="Arial" w:hAnsi="Arial" w:cs="Arial"/>
            <w:sz w:val="18"/>
          </w:rPr>
          <w:t>auditing, 9-29</w:t>
        </w:r>
      </w:hyperlink>
    </w:p>
    <w:p w14:paraId="31090F0D" w14:textId="77777777" w:rsidR="008C539B" w:rsidRPr="001058B5" w:rsidRDefault="008D1AB8">
      <w:pPr>
        <w:spacing w:before="1" w:line="235" w:lineRule="auto"/>
        <w:ind w:left="100" w:right="1954" w:firstLine="240"/>
        <w:rPr>
          <w:rFonts w:ascii="Arial" w:hAnsi="Arial" w:cs="Arial"/>
          <w:sz w:val="18"/>
        </w:rPr>
      </w:pPr>
      <w:hyperlink w:anchor="_bookmark729" w:history="1">
        <w:r w:rsidR="00C12992" w:rsidRPr="001058B5">
          <w:rPr>
            <w:rFonts w:ascii="Arial" w:hAnsi="Arial" w:cs="Arial"/>
            <w:sz w:val="18"/>
          </w:rPr>
          <w:t>privileges on, 4-26</w:t>
        </w:r>
      </w:hyperlink>
      <w:r w:rsidR="00C12992" w:rsidRPr="001058B5">
        <w:rPr>
          <w:rFonts w:ascii="Arial" w:hAnsi="Arial" w:cs="Arial"/>
          <w:sz w:val="18"/>
        </w:rPr>
        <w:t xml:space="preserve"> tablespaces</w:t>
      </w:r>
    </w:p>
    <w:p w14:paraId="439329E8" w14:textId="77777777" w:rsidR="008C539B" w:rsidRPr="001058B5" w:rsidRDefault="008D1AB8">
      <w:pPr>
        <w:spacing w:before="2" w:line="235" w:lineRule="auto"/>
        <w:ind w:left="340" w:right="1054"/>
        <w:rPr>
          <w:rFonts w:ascii="Arial" w:hAnsi="Arial" w:cs="Arial"/>
          <w:sz w:val="18"/>
        </w:rPr>
      </w:pPr>
      <w:hyperlink w:anchor="_bookmark72" w:history="1">
        <w:r w:rsidR="00C12992" w:rsidRPr="001058B5">
          <w:rPr>
            <w:rFonts w:ascii="Arial" w:hAnsi="Arial" w:cs="Arial"/>
            <w:sz w:val="18"/>
          </w:rPr>
          <w:t>assigning defaults for users, 2-4</w:t>
        </w:r>
      </w:hyperlink>
      <w:r w:rsidR="00C12992" w:rsidRPr="001058B5">
        <w:rPr>
          <w:rFonts w:ascii="Arial" w:hAnsi="Arial" w:cs="Arial"/>
          <w:sz w:val="18"/>
        </w:rPr>
        <w:t xml:space="preserve"> </w:t>
      </w:r>
      <w:hyperlink w:anchor="_bookmark77" w:history="1">
        <w:r w:rsidR="00C12992" w:rsidRPr="001058B5">
          <w:rPr>
            <w:rFonts w:ascii="Arial" w:hAnsi="Arial" w:cs="Arial"/>
            <w:sz w:val="18"/>
          </w:rPr>
          <w:t>default quota, 2-5</w:t>
        </w:r>
      </w:hyperlink>
    </w:p>
    <w:p w14:paraId="7FBB8E5B" w14:textId="77777777" w:rsidR="008C539B" w:rsidRPr="001058B5" w:rsidRDefault="008D1AB8">
      <w:pPr>
        <w:spacing w:before="1" w:line="235" w:lineRule="auto"/>
        <w:ind w:left="340" w:right="1954"/>
        <w:rPr>
          <w:rFonts w:ascii="Arial" w:hAnsi="Arial" w:cs="Arial"/>
          <w:sz w:val="18"/>
        </w:rPr>
      </w:pPr>
      <w:hyperlink w:anchor="_bookmark76" w:history="1">
        <w:r w:rsidR="00C12992" w:rsidRPr="001058B5">
          <w:rPr>
            <w:rFonts w:ascii="Arial" w:hAnsi="Arial" w:cs="Arial"/>
            <w:sz w:val="18"/>
          </w:rPr>
          <w:t>quotas for users,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quotas, viewing, 2-17</w:t>
        </w:r>
      </w:hyperlink>
      <w:r w:rsidR="00C12992" w:rsidRPr="001058B5">
        <w:rPr>
          <w:rFonts w:ascii="Arial" w:hAnsi="Arial" w:cs="Arial"/>
          <w:sz w:val="18"/>
        </w:rPr>
        <w:t xml:space="preserve"> temporary</w:t>
      </w:r>
    </w:p>
    <w:p w14:paraId="59513A89" w14:textId="77777777" w:rsidR="008C539B" w:rsidRPr="001058B5" w:rsidRDefault="008D1AB8">
      <w:pPr>
        <w:spacing w:before="1" w:line="237" w:lineRule="auto"/>
        <w:ind w:left="340" w:right="1954" w:firstLine="240"/>
        <w:rPr>
          <w:rFonts w:ascii="Arial" w:hAnsi="Arial" w:cs="Arial"/>
          <w:sz w:val="18"/>
        </w:rPr>
      </w:pPr>
      <w:hyperlink w:anchor="_bookmark91" w:history="1">
        <w:r w:rsidR="00C12992" w:rsidRPr="001058B5">
          <w:rPr>
            <w:rFonts w:ascii="Arial" w:hAnsi="Arial" w:cs="Arial"/>
            <w:sz w:val="18"/>
          </w:rPr>
          <w:t>assigning to users, 2-6</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quotas, 2-5</w:t>
        </w:r>
      </w:hyperlink>
    </w:p>
    <w:p w14:paraId="1C3F6ED1" w14:textId="77777777" w:rsidR="008C539B" w:rsidRPr="001058B5" w:rsidRDefault="00C12992">
      <w:pPr>
        <w:spacing w:line="217" w:lineRule="exact"/>
        <w:ind w:left="100"/>
        <w:rPr>
          <w:rFonts w:ascii="Arial" w:hAnsi="Arial" w:cs="Arial"/>
          <w:sz w:val="18"/>
        </w:rPr>
      </w:pPr>
      <w:r w:rsidRPr="001058B5">
        <w:rPr>
          <w:rFonts w:ascii="Arial" w:hAnsi="Arial" w:cs="Arial"/>
          <w:sz w:val="18"/>
        </w:rPr>
        <w:t>TCPS protocol</w:t>
      </w:r>
    </w:p>
    <w:p w14:paraId="488B019F" w14:textId="77777777" w:rsidR="008C539B" w:rsidRPr="001058B5" w:rsidRDefault="008D1AB8">
      <w:pPr>
        <w:spacing w:line="237" w:lineRule="auto"/>
        <w:ind w:left="340" w:right="238"/>
        <w:rPr>
          <w:rFonts w:ascii="Arial" w:hAnsi="Arial" w:cs="Arial"/>
          <w:sz w:val="18"/>
        </w:rPr>
      </w:pPr>
      <w:hyperlink w:anchor="_bookmark2245" w:history="1">
        <w:r w:rsidR="00C12992" w:rsidRPr="001058B5">
          <w:rPr>
            <w:rFonts w:ascii="Arial" w:hAnsi="Arial" w:cs="Arial"/>
            <w:sz w:val="18"/>
          </w:rPr>
          <w:t>Secure Sockets Layer, used with, 10-14</w:t>
        </w:r>
      </w:hyperlink>
      <w:r w:rsidR="00C12992" w:rsidRPr="001058B5">
        <w:rPr>
          <w:rFonts w:ascii="Arial" w:hAnsi="Arial" w:cs="Arial"/>
          <w:sz w:val="18"/>
        </w:rPr>
        <w:t xml:space="preserve"> </w:t>
      </w:r>
      <w:hyperlink w:anchor="_bookmark2275" w:history="1">
        <w:r w:rsidR="00C12992" w:rsidRPr="001058B5">
          <w:rPr>
            <w:rFonts w:ascii="Arial" w:hAnsi="Arial" w:cs="Arial"/>
            <w:sz w:val="18"/>
          </w:rPr>
          <w:t>tnsnames.ora file, used in, 10-17</w:t>
        </w:r>
      </w:hyperlink>
    </w:p>
    <w:p w14:paraId="17CA055C" w14:textId="77777777" w:rsidR="008C539B" w:rsidRPr="001058B5" w:rsidRDefault="008D1AB8">
      <w:pPr>
        <w:spacing w:line="217" w:lineRule="exact"/>
        <w:ind w:left="100"/>
        <w:rPr>
          <w:rFonts w:ascii="Arial" w:hAnsi="Arial" w:cs="Arial"/>
          <w:sz w:val="18"/>
        </w:rPr>
      </w:pPr>
      <w:hyperlink w:anchor="_bookmark2268" w:history="1">
        <w:r w:rsidR="00C12992" w:rsidRPr="001058B5">
          <w:rPr>
            <w:rFonts w:ascii="Arial" w:hAnsi="Arial" w:cs="Arial"/>
            <w:sz w:val="18"/>
          </w:rPr>
          <w:t>TELNET service, 10-16</w:t>
        </w:r>
      </w:hyperlink>
    </w:p>
    <w:p w14:paraId="3C3C50AC" w14:textId="77777777" w:rsidR="008C539B" w:rsidRPr="001058B5" w:rsidRDefault="008D1AB8">
      <w:pPr>
        <w:spacing w:line="220" w:lineRule="exact"/>
        <w:ind w:left="100"/>
        <w:rPr>
          <w:rFonts w:ascii="Arial" w:hAnsi="Arial" w:cs="Arial"/>
          <w:sz w:val="18"/>
        </w:rPr>
      </w:pPr>
      <w:hyperlink w:anchor="_bookmark2268" w:history="1">
        <w:r w:rsidR="00C12992" w:rsidRPr="001058B5">
          <w:rPr>
            <w:rFonts w:ascii="Arial" w:hAnsi="Arial" w:cs="Arial"/>
            <w:sz w:val="18"/>
          </w:rPr>
          <w:t>TFTP service, 10-16</w:t>
        </w:r>
      </w:hyperlink>
    </w:p>
    <w:p w14:paraId="70EF9D70" w14:textId="77777777" w:rsidR="008C539B" w:rsidRPr="001058B5" w:rsidRDefault="008D1AB8">
      <w:pPr>
        <w:spacing w:before="1" w:line="235" w:lineRule="auto"/>
        <w:ind w:left="100" w:right="238"/>
        <w:rPr>
          <w:rFonts w:ascii="Arial" w:hAnsi="Arial" w:cs="Arial"/>
          <w:sz w:val="18"/>
        </w:rPr>
      </w:pPr>
      <w:hyperlink w:anchor="_bookmark1441" w:history="1">
        <w:r w:rsidR="00C12992" w:rsidRPr="001058B5">
          <w:rPr>
            <w:rFonts w:ascii="Arial" w:hAnsi="Arial" w:cs="Arial"/>
            <w:sz w:val="18"/>
          </w:rPr>
          <w:t>time measurement for statement execution, 7-15</w:t>
        </w:r>
      </w:hyperlink>
      <w:r w:rsidR="00C12992" w:rsidRPr="001058B5">
        <w:rPr>
          <w:rFonts w:ascii="Arial" w:hAnsi="Arial" w:cs="Arial"/>
          <w:sz w:val="18"/>
        </w:rPr>
        <w:t xml:space="preserve"> </w:t>
      </w:r>
      <w:hyperlink w:anchor="_bookmark2192" w:history="1">
        <w:r w:rsidR="00C12992" w:rsidRPr="001058B5">
          <w:rPr>
            <w:rFonts w:ascii="Arial" w:hAnsi="Arial" w:cs="Arial"/>
            <w:sz w:val="18"/>
          </w:rPr>
          <w:t>token cards, 10-9</w:t>
        </w:r>
      </w:hyperlink>
    </w:p>
    <w:p w14:paraId="3377D26A" w14:textId="77777777" w:rsidR="008C539B" w:rsidRPr="001058B5" w:rsidRDefault="008D1AB8">
      <w:pPr>
        <w:spacing w:line="237" w:lineRule="auto"/>
        <w:ind w:left="100" w:right="1954"/>
        <w:rPr>
          <w:rFonts w:ascii="Arial" w:hAnsi="Arial" w:cs="Arial"/>
          <w:sz w:val="18"/>
        </w:rPr>
      </w:pPr>
      <w:hyperlink w:anchor="_bookmark1638" w:history="1">
        <w:r w:rsidR="00C12992" w:rsidRPr="001058B5">
          <w:rPr>
            <w:rFonts w:ascii="Arial" w:hAnsi="Arial" w:cs="Arial"/>
            <w:sz w:val="18"/>
          </w:rPr>
          <w:t>top-level SQL statements, 9-6</w:t>
        </w:r>
      </w:hyperlink>
      <w:r w:rsidR="00C12992" w:rsidRPr="001058B5">
        <w:rPr>
          <w:rFonts w:ascii="Arial" w:hAnsi="Arial" w:cs="Arial"/>
          <w:sz w:val="18"/>
        </w:rPr>
        <w:t xml:space="preserve"> trace files</w:t>
      </w:r>
    </w:p>
    <w:p w14:paraId="16D008BF" w14:textId="77777777" w:rsidR="008C539B" w:rsidRPr="001058B5" w:rsidRDefault="008D1AB8">
      <w:pPr>
        <w:spacing w:line="235" w:lineRule="auto"/>
        <w:ind w:left="340" w:right="573"/>
        <w:rPr>
          <w:rFonts w:ascii="Arial" w:hAnsi="Arial" w:cs="Arial"/>
          <w:sz w:val="18"/>
        </w:rPr>
      </w:pPr>
      <w:hyperlink w:anchor="_bookmark2213" w:history="1">
        <w:r w:rsidR="00C12992" w:rsidRPr="001058B5">
          <w:rPr>
            <w:rFonts w:ascii="Arial" w:hAnsi="Arial" w:cs="Arial"/>
            <w:sz w:val="18"/>
          </w:rPr>
          <w:t>access to, importance of restricting, 10-11</w:t>
        </w:r>
      </w:hyperlink>
      <w:r w:rsidR="00C12992" w:rsidRPr="001058B5">
        <w:rPr>
          <w:rFonts w:ascii="Arial" w:hAnsi="Arial" w:cs="Arial"/>
          <w:sz w:val="18"/>
        </w:rPr>
        <w:t xml:space="preserve"> </w:t>
      </w:r>
      <w:hyperlink w:anchor="_bookmark1103" w:history="1">
        <w:r w:rsidR="00C12992" w:rsidRPr="001058B5">
          <w:rPr>
            <w:rFonts w:ascii="Arial" w:hAnsi="Arial" w:cs="Arial"/>
            <w:sz w:val="18"/>
          </w:rPr>
          <w:t>bad packets, 5-18</w:t>
        </w:r>
      </w:hyperlink>
    </w:p>
    <w:p w14:paraId="45EC51DE" w14:textId="77777777" w:rsidR="008C539B" w:rsidRPr="001058B5" w:rsidRDefault="008D1AB8">
      <w:pPr>
        <w:spacing w:before="1" w:line="235" w:lineRule="auto"/>
        <w:ind w:left="100" w:right="1215" w:firstLine="240"/>
        <w:rPr>
          <w:rFonts w:ascii="Arial" w:hAnsi="Arial" w:cs="Arial"/>
          <w:sz w:val="18"/>
        </w:rPr>
      </w:pPr>
      <w:hyperlink w:anchor="_bookmark1339" w:history="1">
        <w:r w:rsidR="00C12992" w:rsidRPr="001058B5">
          <w:rPr>
            <w:rFonts w:ascii="Arial" w:hAnsi="Arial" w:cs="Arial"/>
            <w:sz w:val="18"/>
          </w:rPr>
          <w:t>location of, finding,  6-45</w:t>
        </w:r>
      </w:hyperlink>
      <w:r w:rsidR="00C12992" w:rsidRPr="001058B5">
        <w:rPr>
          <w:rFonts w:ascii="Arial" w:hAnsi="Arial" w:cs="Arial"/>
          <w:sz w:val="18"/>
        </w:rPr>
        <w:t xml:space="preserve"> </w:t>
      </w: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r w:rsidR="00C12992" w:rsidRPr="001058B5">
        <w:rPr>
          <w:rFonts w:ascii="Arial" w:hAnsi="Arial" w:cs="Arial"/>
          <w:sz w:val="18"/>
        </w:rPr>
        <w:t xml:space="preserve"> triggers</w:t>
      </w:r>
    </w:p>
    <w:p w14:paraId="160D7A42" w14:textId="77777777" w:rsidR="008C539B" w:rsidRPr="001058B5" w:rsidRDefault="008D1AB8">
      <w:pPr>
        <w:spacing w:before="2" w:line="235" w:lineRule="auto"/>
        <w:ind w:left="340" w:right="1477"/>
        <w:rPr>
          <w:rFonts w:ascii="Arial" w:hAnsi="Arial" w:cs="Arial"/>
          <w:sz w:val="18"/>
        </w:rPr>
      </w:pPr>
      <w:hyperlink w:anchor="_bookmark1989" w:history="1">
        <w:r w:rsidR="00C12992" w:rsidRPr="001058B5">
          <w:rPr>
            <w:rFonts w:ascii="Arial" w:hAnsi="Arial" w:cs="Arial"/>
            <w:sz w:val="18"/>
          </w:rPr>
          <w:t>audit data, recording, 9-55</w:t>
        </w:r>
      </w:hyperlink>
      <w:r w:rsidR="00C12992" w:rsidRPr="001058B5">
        <w:rPr>
          <w:rFonts w:ascii="Arial" w:hAnsi="Arial" w:cs="Arial"/>
          <w:sz w:val="18"/>
        </w:rPr>
        <w:t xml:space="preserve"> </w:t>
      </w:r>
      <w:hyperlink w:anchor="_bookmark1822" w:history="1">
        <w:r w:rsidR="00C12992" w:rsidRPr="001058B5">
          <w:rPr>
            <w:rFonts w:ascii="Arial" w:hAnsi="Arial" w:cs="Arial"/>
            <w:sz w:val="18"/>
          </w:rPr>
          <w:t xml:space="preserve">auditing, 9-29, </w:t>
        </w:r>
      </w:hyperlink>
      <w:hyperlink w:anchor="_bookmark1855" w:history="1">
        <w:r w:rsidR="00C12992" w:rsidRPr="001058B5">
          <w:rPr>
            <w:rFonts w:ascii="Arial" w:hAnsi="Arial" w:cs="Arial"/>
            <w:sz w:val="18"/>
          </w:rPr>
          <w:t xml:space="preserve">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w:t>
      </w:r>
      <w:hyperlink w:anchor="_bookmark1088" w:history="1">
        <w:r w:rsidR="00C12992" w:rsidRPr="001058B5">
          <w:rPr>
            <w:rFonts w:ascii="Arial" w:hAnsi="Arial" w:cs="Arial"/>
            <w:sz w:val="18"/>
          </w:rPr>
          <w:t>CREATE TRIGGER ON, 5-17</w:t>
        </w:r>
      </w:hyperlink>
    </w:p>
    <w:p w14:paraId="1E17E9D4" w14:textId="77777777" w:rsidR="008C539B" w:rsidRPr="001058B5" w:rsidRDefault="00C12992">
      <w:pPr>
        <w:spacing w:line="221" w:lineRule="exact"/>
        <w:ind w:left="340"/>
        <w:rPr>
          <w:rFonts w:ascii="Arial" w:hAnsi="Arial" w:cs="Arial"/>
          <w:sz w:val="18"/>
        </w:rPr>
      </w:pPr>
      <w:r w:rsidRPr="001058B5">
        <w:rPr>
          <w:rFonts w:ascii="Arial" w:hAnsi="Arial" w:cs="Arial"/>
          <w:sz w:val="18"/>
        </w:rPr>
        <w:t>logon</w:t>
      </w:r>
    </w:p>
    <w:p w14:paraId="1672382B" w14:textId="77777777" w:rsidR="008C539B" w:rsidRPr="001058B5" w:rsidRDefault="008D1AB8">
      <w:pPr>
        <w:spacing w:line="220" w:lineRule="exact"/>
        <w:ind w:left="580"/>
        <w:rPr>
          <w:rFonts w:ascii="Arial" w:hAnsi="Arial" w:cs="Arial"/>
          <w:sz w:val="18"/>
        </w:rPr>
      </w:pPr>
      <w:hyperlink w:anchor="_bookmark1196" w:history="1">
        <w:r w:rsidR="00C12992" w:rsidRPr="001058B5">
          <w:rPr>
            <w:rFonts w:ascii="Arial" w:hAnsi="Arial" w:cs="Arial"/>
            <w:sz w:val="18"/>
          </w:rPr>
          <w:t>examples, 6-11</w:t>
        </w:r>
      </w:hyperlink>
    </w:p>
    <w:p w14:paraId="36E18E68" w14:textId="77777777" w:rsidR="008C539B" w:rsidRPr="001058B5" w:rsidRDefault="008D1AB8">
      <w:pPr>
        <w:spacing w:before="2" w:line="235" w:lineRule="auto"/>
        <w:ind w:left="340" w:firstLine="240"/>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59" w:history="1">
        <w:r w:rsidR="00C12992" w:rsidRPr="001058B5">
          <w:rPr>
            <w:rFonts w:ascii="Arial" w:hAnsi="Arial" w:cs="Arial"/>
            <w:sz w:val="18"/>
          </w:rPr>
          <w:t>privileges for executing, 4-30</w:t>
        </w:r>
      </w:hyperlink>
    </w:p>
    <w:p w14:paraId="0620FBE2" w14:textId="77777777" w:rsidR="008C539B" w:rsidRPr="001058B5" w:rsidRDefault="008D1AB8">
      <w:pPr>
        <w:spacing w:line="220" w:lineRule="exact"/>
        <w:ind w:left="580"/>
        <w:rPr>
          <w:rFonts w:ascii="Arial" w:hAnsi="Arial" w:cs="Arial"/>
          <w:sz w:val="18"/>
        </w:rPr>
      </w:pPr>
      <w:hyperlink w:anchor="_bookmark571" w:history="1">
        <w:r w:rsidR="00C12992" w:rsidRPr="001058B5">
          <w:rPr>
            <w:rFonts w:ascii="Arial" w:hAnsi="Arial" w:cs="Arial"/>
            <w:sz w:val="18"/>
          </w:rPr>
          <w:t>roles, 4-9</w:t>
        </w:r>
      </w:hyperlink>
    </w:p>
    <w:p w14:paraId="3A6BC73F" w14:textId="77777777" w:rsidR="008C539B" w:rsidRPr="001058B5" w:rsidRDefault="008D1AB8">
      <w:pPr>
        <w:spacing w:before="2" w:line="235" w:lineRule="auto"/>
        <w:ind w:left="100" w:right="1054" w:firstLine="240"/>
        <w:rPr>
          <w:rFonts w:ascii="Arial" w:hAnsi="Arial" w:cs="Arial"/>
          <w:sz w:val="18"/>
        </w:rPr>
      </w:pPr>
      <w:hyperlink w:anchor="_bookmark1199" w:history="1">
        <w:r w:rsidR="00C12992" w:rsidRPr="001058B5">
          <w:rPr>
            <w:rFonts w:ascii="Arial" w:hAnsi="Arial" w:cs="Arial"/>
            <w:sz w:val="18"/>
          </w:rPr>
          <w:t>WHEN OTHERS exception, 6-11</w:t>
        </w:r>
      </w:hyperlink>
      <w:r w:rsidR="00C12992" w:rsidRPr="001058B5">
        <w:rPr>
          <w:rFonts w:ascii="Arial" w:hAnsi="Arial" w:cs="Arial"/>
          <w:sz w:val="18"/>
        </w:rPr>
        <w:t xml:space="preserve"> troubleshooting</w:t>
      </w:r>
    </w:p>
    <w:p w14:paraId="53C793ED" w14:textId="77777777" w:rsidR="008C539B" w:rsidRPr="001058B5" w:rsidRDefault="008D1AB8">
      <w:pPr>
        <w:spacing w:line="237" w:lineRule="auto"/>
        <w:ind w:left="100" w:right="238" w:firstLine="240"/>
        <w:rPr>
          <w:rFonts w:ascii="Arial" w:hAnsi="Arial" w:cs="Arial"/>
          <w:sz w:val="18"/>
        </w:rPr>
      </w:pPr>
      <w:hyperlink w:anchor="_bookmark1340"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trusted procedure</w:t>
      </w:r>
    </w:p>
    <w:p w14:paraId="2A82D559" w14:textId="77777777" w:rsidR="008C539B" w:rsidRPr="001058B5" w:rsidRDefault="008D1AB8">
      <w:pPr>
        <w:spacing w:line="235" w:lineRule="auto"/>
        <w:ind w:left="100" w:firstLine="240"/>
        <w:rPr>
          <w:rFonts w:ascii="Arial" w:hAnsi="Arial" w:cs="Arial"/>
          <w:sz w:val="18"/>
        </w:rPr>
      </w:pPr>
      <w:hyperlink w:anchor="_bookmark1129" w:history="1">
        <w:r w:rsidR="00C12992" w:rsidRPr="001058B5">
          <w:rPr>
            <w:rFonts w:ascii="Arial" w:hAnsi="Arial" w:cs="Arial"/>
            <w:sz w:val="18"/>
          </w:rPr>
          <w:t>database session-based application contexts, 6-2</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configuration file, 10-17</w:t>
        </w:r>
      </w:hyperlink>
    </w:p>
    <w:p w14:paraId="783F8089" w14:textId="77777777" w:rsidR="008C539B" w:rsidRPr="001058B5" w:rsidRDefault="00C12992">
      <w:pPr>
        <w:spacing w:line="220" w:lineRule="exact"/>
        <w:ind w:left="100"/>
        <w:rPr>
          <w:rFonts w:ascii="Arial" w:hAnsi="Arial" w:cs="Arial"/>
          <w:sz w:val="18"/>
        </w:rPr>
      </w:pPr>
      <w:r w:rsidRPr="001058B5">
        <w:rPr>
          <w:rFonts w:ascii="Arial" w:hAnsi="Arial" w:cs="Arial"/>
          <w:sz w:val="18"/>
        </w:rPr>
        <w:t>tutorials</w:t>
      </w:r>
    </w:p>
    <w:p w14:paraId="3732F35E" w14:textId="77777777" w:rsidR="008C539B" w:rsidRPr="001058B5" w:rsidRDefault="008D1AB8">
      <w:pPr>
        <w:spacing w:line="235" w:lineRule="auto"/>
        <w:ind w:left="340"/>
        <w:rPr>
          <w:rFonts w:ascii="Arial" w:hAnsi="Arial" w:cs="Arial"/>
          <w:sz w:val="18"/>
        </w:rPr>
      </w:pPr>
      <w:hyperlink w:anchor="_bookmark1208" w:history="1">
        <w:r w:rsidR="00C12992" w:rsidRPr="001058B5">
          <w:rPr>
            <w:rFonts w:ascii="Arial" w:hAnsi="Arial" w:cs="Arial"/>
            <w:sz w:val="18"/>
          </w:rPr>
          <w:t>application context, database session-based, 6-13</w:t>
        </w:r>
      </w:hyperlink>
      <w:r w:rsidR="00C12992" w:rsidRPr="001058B5">
        <w:rPr>
          <w:rFonts w:ascii="Arial" w:hAnsi="Arial" w:cs="Arial"/>
          <w:sz w:val="18"/>
        </w:rPr>
        <w:t xml:space="preserve"> auditing</w:t>
      </w:r>
    </w:p>
    <w:p w14:paraId="38AF30B2" w14:textId="77777777" w:rsidR="008C539B" w:rsidRPr="001058B5" w:rsidRDefault="008D1AB8">
      <w:pPr>
        <w:spacing w:before="2" w:line="235" w:lineRule="auto"/>
        <w:ind w:left="940" w:right="952" w:hanging="360"/>
        <w:rPr>
          <w:rFonts w:ascii="Arial" w:hAnsi="Arial" w:cs="Arial"/>
          <w:sz w:val="18"/>
        </w:rPr>
      </w:pPr>
      <w:hyperlink w:anchor="_bookmark1962" w:history="1">
        <w:r w:rsidR="00C12992" w:rsidRPr="001058B5">
          <w:rPr>
            <w:rFonts w:ascii="Arial" w:hAnsi="Arial" w:cs="Arial"/>
            <w:sz w:val="18"/>
          </w:rPr>
          <w:t>creating policy to audit nondatabase users, 9-50</w:t>
        </w:r>
      </w:hyperlink>
    </w:p>
    <w:p w14:paraId="33EBE472" w14:textId="77777777" w:rsidR="008C539B" w:rsidRPr="001058B5" w:rsidRDefault="008D1AB8">
      <w:pPr>
        <w:spacing w:before="1" w:line="235" w:lineRule="auto"/>
        <w:ind w:left="340" w:right="119" w:firstLine="240"/>
        <w:rPr>
          <w:rFonts w:ascii="Arial" w:hAnsi="Arial" w:cs="Arial"/>
          <w:sz w:val="18"/>
        </w:rPr>
      </w:pPr>
      <w:hyperlink w:anchor="_bookmark1947" w:history="1">
        <w:r w:rsidR="00C12992" w:rsidRPr="001058B5">
          <w:rPr>
            <w:rFonts w:ascii="Arial" w:hAnsi="Arial" w:cs="Arial"/>
            <w:sz w:val="18"/>
          </w:rPr>
          <w:t>creating policy using email alert,    9-44</w:t>
        </w:r>
      </w:hyperlink>
      <w:r w:rsidR="00C12992" w:rsidRPr="001058B5">
        <w:rPr>
          <w:rFonts w:ascii="Arial" w:hAnsi="Arial" w:cs="Arial"/>
          <w:sz w:val="18"/>
        </w:rPr>
        <w:t xml:space="preserve"> </w:t>
      </w:r>
      <w:hyperlink w:anchor="_bookmark1949" w:history="1">
        <w:r w:rsidR="00C12992" w:rsidRPr="001058B5">
          <w:rPr>
            <w:rFonts w:ascii="Arial" w:hAnsi="Arial" w:cs="Arial"/>
            <w:sz w:val="18"/>
          </w:rPr>
          <w:t>external network services, using email alert, 9-44</w:t>
        </w:r>
      </w:hyperlink>
      <w:r w:rsidR="00C12992" w:rsidRPr="001058B5">
        <w:rPr>
          <w:rFonts w:ascii="Arial" w:hAnsi="Arial" w:cs="Arial"/>
          <w:sz w:val="18"/>
        </w:rPr>
        <w:t xml:space="preserve"> </w:t>
      </w:r>
      <w:hyperlink w:anchor="_bookmark1305" w:history="1">
        <w:r w:rsidR="00C12992" w:rsidRPr="001058B5">
          <w:rPr>
            <w:rFonts w:ascii="Arial" w:hAnsi="Arial" w:cs="Arial"/>
            <w:sz w:val="18"/>
          </w:rPr>
          <w:t>global application context with client</w:t>
        </w:r>
        <w:r w:rsidR="00C12992" w:rsidRPr="001058B5">
          <w:rPr>
            <w:rFonts w:ascii="Arial" w:hAnsi="Arial" w:cs="Arial"/>
            <w:spacing w:val="-12"/>
            <w:sz w:val="18"/>
          </w:rPr>
          <w:t xml:space="preserve"> </w:t>
        </w:r>
        <w:r w:rsidR="00C12992" w:rsidRPr="001058B5">
          <w:rPr>
            <w:rFonts w:ascii="Arial" w:hAnsi="Arial" w:cs="Arial"/>
            <w:sz w:val="18"/>
          </w:rPr>
          <w:t>session</w:t>
        </w:r>
      </w:hyperlink>
    </w:p>
    <w:p w14:paraId="7BA7C3B3" w14:textId="77777777" w:rsidR="008C539B" w:rsidRPr="001058B5" w:rsidRDefault="008D1AB8">
      <w:pPr>
        <w:spacing w:line="222" w:lineRule="exact"/>
        <w:ind w:left="700"/>
        <w:rPr>
          <w:rFonts w:ascii="Arial" w:hAnsi="Arial" w:cs="Arial"/>
          <w:sz w:val="18"/>
        </w:rPr>
      </w:pPr>
      <w:hyperlink w:anchor="_bookmark1305" w:history="1">
        <w:r w:rsidR="00C12992" w:rsidRPr="001058B5">
          <w:rPr>
            <w:rFonts w:ascii="Arial" w:hAnsi="Arial" w:cs="Arial"/>
            <w:sz w:val="18"/>
          </w:rPr>
          <w:t>ID, 6-35</w:t>
        </w:r>
      </w:hyperlink>
    </w:p>
    <w:p w14:paraId="6E0BA582" w14:textId="77777777" w:rsidR="008C539B" w:rsidRPr="001058B5" w:rsidRDefault="00C12992">
      <w:pPr>
        <w:spacing w:line="220" w:lineRule="exact"/>
        <w:ind w:left="340"/>
        <w:rPr>
          <w:rFonts w:ascii="Arial" w:hAnsi="Arial" w:cs="Arial"/>
          <w:sz w:val="18"/>
        </w:rPr>
      </w:pPr>
      <w:r w:rsidRPr="001058B5">
        <w:rPr>
          <w:rFonts w:ascii="Arial" w:hAnsi="Arial" w:cs="Arial"/>
          <w:sz w:val="18"/>
        </w:rPr>
        <w:t>nondatabase users</w:t>
      </w:r>
    </w:p>
    <w:p w14:paraId="4FD95341" w14:textId="77777777" w:rsidR="008C539B" w:rsidRPr="001058B5" w:rsidRDefault="008D1AB8">
      <w:pPr>
        <w:spacing w:line="237" w:lineRule="auto"/>
        <w:ind w:left="940" w:hanging="360"/>
        <w:rPr>
          <w:rFonts w:ascii="Arial" w:hAnsi="Arial" w:cs="Arial"/>
          <w:sz w:val="18"/>
        </w:rPr>
      </w:pPr>
      <w:hyperlink w:anchor="_bookmark1492" w:history="1">
        <w:r w:rsidR="00C12992" w:rsidRPr="001058B5">
          <w:rPr>
            <w:rFonts w:ascii="Arial" w:hAnsi="Arial" w:cs="Arial"/>
            <w:sz w:val="18"/>
          </w:rPr>
          <w:t>creating Oracle Virtual Private Database policy group, 7-28</w:t>
        </w:r>
      </w:hyperlink>
    </w:p>
    <w:p w14:paraId="5F5BB529" w14:textId="77777777" w:rsidR="008C539B" w:rsidRPr="001058B5" w:rsidRDefault="008D1AB8">
      <w:pPr>
        <w:spacing w:line="219" w:lineRule="exact"/>
        <w:ind w:left="580"/>
        <w:rPr>
          <w:rFonts w:ascii="Arial" w:hAnsi="Arial" w:cs="Arial"/>
          <w:sz w:val="18"/>
        </w:rPr>
      </w:pPr>
      <w:hyperlink w:anchor="_bookmark1304" w:history="1">
        <w:r w:rsidR="00C12992" w:rsidRPr="001058B5">
          <w:rPr>
            <w:rFonts w:ascii="Arial" w:hAnsi="Arial" w:cs="Arial"/>
            <w:sz w:val="18"/>
          </w:rPr>
          <w:t>global application context, 6-35</w:t>
        </w:r>
      </w:hyperlink>
    </w:p>
    <w:p w14:paraId="5C41C9D9" w14:textId="77777777" w:rsidR="008C539B" w:rsidRPr="001058B5" w:rsidRDefault="00C12992">
      <w:pPr>
        <w:spacing w:before="70" w:line="235" w:lineRule="auto"/>
        <w:ind w:left="580" w:right="2242" w:hanging="240"/>
        <w:rPr>
          <w:rFonts w:ascii="Arial" w:hAnsi="Arial" w:cs="Arial"/>
          <w:sz w:val="18"/>
        </w:rPr>
      </w:pPr>
      <w:r w:rsidRPr="001058B5">
        <w:rPr>
          <w:rFonts w:ascii="Arial" w:hAnsi="Arial" w:cs="Arial"/>
        </w:rPr>
        <w:br w:type="column"/>
      </w:r>
      <w:r w:rsidRPr="001058B5">
        <w:rPr>
          <w:rFonts w:ascii="Arial" w:hAnsi="Arial" w:cs="Arial"/>
          <w:sz w:val="18"/>
        </w:rPr>
        <w:t xml:space="preserve">Oracle Virtual Private Database </w:t>
      </w:r>
      <w:hyperlink w:anchor="_bookmark1491" w:history="1">
        <w:r w:rsidRPr="001058B5">
          <w:rPr>
            <w:rFonts w:ascii="Arial" w:hAnsi="Arial" w:cs="Arial"/>
            <w:sz w:val="18"/>
          </w:rPr>
          <w:t>policy groups, 7-28</w:t>
        </w:r>
      </w:hyperlink>
    </w:p>
    <w:p w14:paraId="62E96F82" w14:textId="77777777" w:rsidR="008C539B" w:rsidRPr="001058B5" w:rsidRDefault="008D1AB8">
      <w:pPr>
        <w:spacing w:line="220" w:lineRule="exact"/>
        <w:ind w:left="580"/>
        <w:rPr>
          <w:rFonts w:ascii="Arial" w:hAnsi="Arial" w:cs="Arial"/>
          <w:sz w:val="18"/>
        </w:rPr>
      </w:pPr>
      <w:hyperlink w:anchor="_bookmark1477" w:history="1">
        <w:r w:rsidR="00C12992" w:rsidRPr="001058B5">
          <w:rPr>
            <w:rFonts w:ascii="Arial" w:hAnsi="Arial" w:cs="Arial"/>
            <w:sz w:val="18"/>
          </w:rPr>
          <w:t>policy implementing, 7-23</w:t>
        </w:r>
      </w:hyperlink>
    </w:p>
    <w:p w14:paraId="3067BAB9" w14:textId="77777777" w:rsidR="008C539B" w:rsidRPr="001058B5" w:rsidRDefault="008D1AB8">
      <w:pPr>
        <w:spacing w:line="220" w:lineRule="exact"/>
        <w:ind w:left="580"/>
        <w:rPr>
          <w:rFonts w:ascii="Arial" w:hAnsi="Arial" w:cs="Arial"/>
          <w:sz w:val="18"/>
        </w:rPr>
      </w:pPr>
      <w:hyperlink w:anchor="_bookmark1469" w:history="1">
        <w:r w:rsidR="00C12992" w:rsidRPr="001058B5">
          <w:rPr>
            <w:rFonts w:ascii="Arial" w:hAnsi="Arial" w:cs="Arial"/>
            <w:sz w:val="18"/>
          </w:rPr>
          <w:t>simple example, 7-20</w:t>
        </w:r>
      </w:hyperlink>
    </w:p>
    <w:p w14:paraId="167325A6" w14:textId="77777777" w:rsidR="008C539B" w:rsidRPr="001058B5" w:rsidRDefault="008D1AB8">
      <w:pPr>
        <w:spacing w:before="2" w:line="235" w:lineRule="auto"/>
        <w:ind w:left="100" w:right="3279" w:firstLine="240"/>
        <w:rPr>
          <w:rFonts w:ascii="Arial" w:hAnsi="Arial" w:cs="Arial"/>
          <w:sz w:val="18"/>
        </w:rPr>
      </w:pPr>
      <w:hyperlink w:anchor="_bookmark1209" w:history="1">
        <w:r w:rsidR="00C12992" w:rsidRPr="001058B5">
          <w:rPr>
            <w:rFonts w:ascii="Arial" w:hAnsi="Arial" w:cs="Arial"/>
            <w:i/>
            <w:sz w:val="18"/>
          </w:rPr>
          <w:t xml:space="preserve">See also </w:t>
        </w:r>
      </w:hyperlink>
      <w:r w:rsidR="00C12992" w:rsidRPr="001058B5">
        <w:rPr>
          <w:rFonts w:ascii="Arial" w:hAnsi="Arial" w:cs="Arial"/>
          <w:sz w:val="18"/>
        </w:rPr>
        <w:t>examples types</w:t>
      </w:r>
    </w:p>
    <w:p w14:paraId="5A780DFF" w14:textId="77777777" w:rsidR="008C539B" w:rsidRPr="001058B5" w:rsidRDefault="008D1AB8">
      <w:pPr>
        <w:spacing w:line="220" w:lineRule="exact"/>
        <w:ind w:left="340"/>
        <w:rPr>
          <w:rFonts w:ascii="Arial" w:hAnsi="Arial" w:cs="Arial"/>
          <w:sz w:val="18"/>
        </w:rPr>
      </w:pPr>
      <w:hyperlink w:anchor="_bookmark786" w:history="1">
        <w:r w:rsidR="00C12992" w:rsidRPr="001058B5">
          <w:rPr>
            <w:rFonts w:ascii="Arial" w:hAnsi="Arial" w:cs="Arial"/>
            <w:sz w:val="18"/>
          </w:rPr>
          <w:t>creating, 4-34</w:t>
        </w:r>
      </w:hyperlink>
    </w:p>
    <w:p w14:paraId="4ABDCE6C" w14:textId="77777777" w:rsidR="008C539B" w:rsidRPr="001058B5" w:rsidRDefault="008D1AB8">
      <w:pPr>
        <w:spacing w:line="237" w:lineRule="auto"/>
        <w:ind w:left="340" w:right="3279"/>
        <w:rPr>
          <w:rFonts w:ascii="Arial" w:hAnsi="Arial" w:cs="Arial"/>
          <w:sz w:val="18"/>
        </w:rPr>
      </w:pPr>
      <w:hyperlink w:anchor="_bookmark776" w:history="1">
        <w:r w:rsidR="00C12992" w:rsidRPr="001058B5">
          <w:rPr>
            <w:rFonts w:ascii="Arial" w:hAnsi="Arial" w:cs="Arial"/>
            <w:sz w:val="18"/>
          </w:rPr>
          <w:t>privileges on, 4-33</w:t>
        </w:r>
      </w:hyperlink>
      <w:r w:rsidR="00C12992" w:rsidRPr="001058B5">
        <w:rPr>
          <w:rFonts w:ascii="Arial" w:hAnsi="Arial" w:cs="Arial"/>
          <w:sz w:val="18"/>
        </w:rPr>
        <w:t xml:space="preserve"> user defined</w:t>
      </w:r>
    </w:p>
    <w:p w14:paraId="6EA4D674" w14:textId="77777777" w:rsidR="008C539B" w:rsidRPr="001058B5" w:rsidRDefault="008D1AB8">
      <w:pPr>
        <w:spacing w:line="219" w:lineRule="exact"/>
        <w:ind w:left="580"/>
        <w:rPr>
          <w:rFonts w:ascii="Arial" w:hAnsi="Arial" w:cs="Arial"/>
          <w:sz w:val="18"/>
        </w:rPr>
      </w:pPr>
      <w:hyperlink w:anchor="_bookmark784" w:history="1">
        <w:r w:rsidR="00C12992" w:rsidRPr="001058B5">
          <w:rPr>
            <w:rFonts w:ascii="Arial" w:hAnsi="Arial" w:cs="Arial"/>
            <w:sz w:val="18"/>
          </w:rPr>
          <w:t>creation requirements, 4-34</w:t>
        </w:r>
      </w:hyperlink>
    </w:p>
    <w:p w14:paraId="44C41C72" w14:textId="77777777" w:rsidR="008C539B" w:rsidRPr="001058B5" w:rsidRDefault="008C539B">
      <w:pPr>
        <w:pStyle w:val="BodyText"/>
        <w:spacing w:before="2"/>
        <w:rPr>
          <w:rFonts w:ascii="Arial" w:hAnsi="Arial" w:cs="Arial"/>
          <w:sz w:val="21"/>
        </w:rPr>
      </w:pPr>
    </w:p>
    <w:p w14:paraId="32842871" w14:textId="77777777" w:rsidR="008C539B" w:rsidRPr="001058B5" w:rsidRDefault="00C12992">
      <w:pPr>
        <w:pStyle w:val="Heading5"/>
        <w:spacing w:before="1"/>
      </w:pPr>
      <w:bookmarkStart w:id="2253" w:name="U"/>
      <w:bookmarkEnd w:id="2253"/>
      <w:r w:rsidRPr="001058B5">
        <w:rPr>
          <w:w w:val="99"/>
        </w:rPr>
        <w:t>U</w:t>
      </w:r>
    </w:p>
    <w:p w14:paraId="13104787" w14:textId="77777777" w:rsidR="008C539B" w:rsidRPr="001058B5" w:rsidRDefault="008C539B">
      <w:pPr>
        <w:pStyle w:val="BodyText"/>
        <w:spacing w:before="10"/>
        <w:rPr>
          <w:rFonts w:ascii="Arial" w:hAnsi="Arial" w:cs="Arial"/>
          <w:b/>
          <w:sz w:val="2"/>
        </w:rPr>
      </w:pPr>
    </w:p>
    <w:p w14:paraId="7294BCAA" w14:textId="7EA99D38" w:rsidR="008C539B" w:rsidRPr="001058B5" w:rsidRDefault="008D1AB8">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1D359E10">
          <v:group id="_x0000_s1033" style="width:215.4pt;height:.5pt;mso-position-horizontal-relative:char;mso-position-vertical-relative:line" coordsize="4308,10">
            <v:rect id="_x0000_s1035" style="position:absolute;width:5;height:10" fillcolor="black" stroked="f"/>
            <v:line id="_x0000_s1034" style="position:absolute" from="5,5" to="4308,5" strokeweight=".48pt"/>
            <w10:anchorlock/>
          </v:group>
        </w:pict>
      </w:r>
    </w:p>
    <w:p w14:paraId="4F16AF8E"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UDP and TCP ports</w:t>
      </w:r>
    </w:p>
    <w:p w14:paraId="3459C6B5" w14:textId="77777777" w:rsidR="008C539B" w:rsidRPr="001058B5" w:rsidRDefault="008D1AB8">
      <w:pPr>
        <w:spacing w:before="2" w:line="235" w:lineRule="auto"/>
        <w:ind w:left="100" w:right="1513" w:firstLine="240"/>
        <w:rPr>
          <w:rFonts w:ascii="Arial" w:hAnsi="Arial" w:cs="Arial"/>
          <w:sz w:val="18"/>
        </w:rPr>
      </w:pPr>
      <w:hyperlink w:anchor="_bookmark2268" w:history="1">
        <w:r w:rsidR="00C12992" w:rsidRPr="001058B5">
          <w:rPr>
            <w:rFonts w:ascii="Arial" w:hAnsi="Arial" w:cs="Arial"/>
            <w:sz w:val="18"/>
          </w:rPr>
          <w:t>close for ALL disabled services, 10-16</w:t>
        </w:r>
      </w:hyperlink>
      <w:r w:rsidR="00C12992" w:rsidRPr="001058B5">
        <w:rPr>
          <w:rFonts w:ascii="Arial" w:hAnsi="Arial" w:cs="Arial"/>
          <w:sz w:val="18"/>
        </w:rPr>
        <w:t xml:space="preserve"> UGA</w:t>
      </w:r>
    </w:p>
    <w:p w14:paraId="7328EBB6" w14:textId="77777777" w:rsidR="008C539B" w:rsidRPr="001058B5" w:rsidRDefault="008D1AB8">
      <w:pPr>
        <w:spacing w:line="237" w:lineRule="auto"/>
        <w:ind w:left="100" w:right="2551" w:firstLine="240"/>
        <w:rPr>
          <w:rFonts w:ascii="Arial" w:hAnsi="Arial" w:cs="Arial"/>
          <w:sz w:val="18"/>
        </w:rPr>
      </w:pPr>
      <w:hyperlink w:anchor="_bookmark1136" w:history="1">
        <w:r w:rsidR="00C12992" w:rsidRPr="001058B5">
          <w:rPr>
            <w:rFonts w:ascii="Arial" w:hAnsi="Arial" w:cs="Arial"/>
            <w:i/>
            <w:sz w:val="18"/>
          </w:rPr>
          <w:t xml:space="preserve">See </w:t>
        </w:r>
      </w:hyperlink>
      <w:r w:rsidR="00C12992" w:rsidRPr="001058B5">
        <w:rPr>
          <w:rFonts w:ascii="Arial" w:hAnsi="Arial" w:cs="Arial"/>
          <w:sz w:val="18"/>
        </w:rPr>
        <w:t xml:space="preserve">User Global Area (UGA) </w:t>
      </w:r>
      <w:hyperlink w:anchor="_bookmark1891" w:history="1">
        <w:r w:rsidR="00C12992" w:rsidRPr="001058B5">
          <w:rPr>
            <w:rFonts w:ascii="Arial" w:hAnsi="Arial" w:cs="Arial"/>
            <w:sz w:val="18"/>
          </w:rPr>
          <w:t>undoaud.sql script, 9-36</w:t>
        </w:r>
      </w:hyperlink>
    </w:p>
    <w:p w14:paraId="03E79CC8" w14:textId="77777777" w:rsidR="008C539B" w:rsidRPr="001058B5" w:rsidRDefault="008D1AB8">
      <w:pPr>
        <w:spacing w:line="235" w:lineRule="auto"/>
        <w:ind w:left="100" w:right="2934"/>
        <w:rPr>
          <w:rFonts w:ascii="Arial" w:hAnsi="Arial" w:cs="Arial"/>
          <w:sz w:val="18"/>
        </w:rPr>
      </w:pPr>
      <w:hyperlink w:anchor="_bookmark223" w:history="1">
        <w:r w:rsidR="00C12992" w:rsidRPr="001058B5">
          <w:rPr>
            <w:rFonts w:ascii="Arial" w:hAnsi="Arial" w:cs="Arial"/>
            <w:sz w:val="18"/>
          </w:rPr>
          <w:t>undopwd.sql script, 3-6</w:t>
        </w:r>
      </w:hyperlink>
      <w:r w:rsidR="00C12992" w:rsidRPr="001058B5">
        <w:rPr>
          <w:rFonts w:ascii="Arial" w:hAnsi="Arial" w:cs="Arial"/>
          <w:sz w:val="18"/>
        </w:rPr>
        <w:t xml:space="preserve"> UNIX systems</w:t>
      </w:r>
    </w:p>
    <w:p w14:paraId="67765B47" w14:textId="77777777" w:rsidR="008C539B" w:rsidRPr="001058B5" w:rsidRDefault="008D1AB8">
      <w:pPr>
        <w:spacing w:before="1" w:line="235" w:lineRule="auto"/>
        <w:ind w:left="100" w:right="1920" w:firstLine="240"/>
        <w:rPr>
          <w:rFonts w:ascii="Arial" w:hAnsi="Arial" w:cs="Arial"/>
          <w:sz w:val="18"/>
        </w:rPr>
      </w:pPr>
      <w:hyperlink w:anchor="_bookmark1625" w:history="1">
        <w:r w:rsidR="00C12992" w:rsidRPr="001058B5">
          <w:rPr>
            <w:rFonts w:ascii="Arial" w:hAnsi="Arial" w:cs="Arial"/>
            <w:sz w:val="18"/>
          </w:rPr>
          <w:t>audit data written to syslog, 9-4</w:t>
        </w:r>
      </w:hyperlink>
      <w:r w:rsidR="00C12992" w:rsidRPr="001058B5">
        <w:rPr>
          <w:rFonts w:ascii="Arial" w:hAnsi="Arial" w:cs="Arial"/>
          <w:sz w:val="18"/>
        </w:rPr>
        <w:t xml:space="preserve"> </w:t>
      </w:r>
      <w:hyperlink w:anchor="_bookmark1720" w:history="1">
        <w:r w:rsidR="00C12992" w:rsidRPr="001058B5">
          <w:rPr>
            <w:rFonts w:ascii="Arial" w:hAnsi="Arial" w:cs="Arial"/>
            <w:sz w:val="18"/>
          </w:rPr>
          <w:t>UNIX systems, auditing users on, 9-18</w:t>
        </w:r>
      </w:hyperlink>
    </w:p>
    <w:p w14:paraId="42989C98" w14:textId="77777777" w:rsidR="008C539B" w:rsidRPr="001058B5" w:rsidRDefault="008D1AB8">
      <w:pPr>
        <w:spacing w:line="220" w:lineRule="exact"/>
        <w:ind w:left="100"/>
        <w:rPr>
          <w:rFonts w:ascii="Arial" w:hAnsi="Arial" w:cs="Arial"/>
          <w:sz w:val="18"/>
        </w:rPr>
      </w:pPr>
      <w:hyperlink w:anchor="_bookmark87" w:history="1">
        <w:r w:rsidR="00C12992" w:rsidRPr="001058B5">
          <w:rPr>
            <w:rFonts w:ascii="Arial" w:hAnsi="Arial" w:cs="Arial"/>
            <w:sz w:val="18"/>
          </w:rPr>
          <w:t xml:space="preserve">UNLIMITED TABLESPACE privilege, 2-5, </w:t>
        </w:r>
      </w:hyperlink>
      <w:hyperlink w:anchor="_bookmark88" w:history="1">
        <w:r w:rsidR="00C12992" w:rsidRPr="001058B5">
          <w:rPr>
            <w:rFonts w:ascii="Arial" w:hAnsi="Arial" w:cs="Arial"/>
            <w:sz w:val="18"/>
          </w:rPr>
          <w:t>2-6</w:t>
        </w:r>
      </w:hyperlink>
    </w:p>
    <w:p w14:paraId="73BC38F9" w14:textId="77777777" w:rsidR="008C539B" w:rsidRPr="001058B5" w:rsidRDefault="00C12992">
      <w:pPr>
        <w:spacing w:before="2" w:line="235" w:lineRule="auto"/>
        <w:ind w:left="340" w:right="3536" w:hanging="240"/>
        <w:rPr>
          <w:rFonts w:ascii="Arial" w:hAnsi="Arial" w:cs="Arial"/>
          <w:sz w:val="18"/>
        </w:rPr>
      </w:pPr>
      <w:r w:rsidRPr="001058B5">
        <w:rPr>
          <w:rFonts w:ascii="Arial" w:hAnsi="Arial" w:cs="Arial"/>
          <w:sz w:val="18"/>
        </w:rPr>
        <w:t xml:space="preserve">UPDATE privilege </w:t>
      </w:r>
      <w:hyperlink w:anchor="_bookmark834" w:history="1">
        <w:r w:rsidRPr="001058B5">
          <w:rPr>
            <w:rFonts w:ascii="Arial" w:hAnsi="Arial" w:cs="Arial"/>
            <w:sz w:val="18"/>
          </w:rPr>
          <w:t>revoking, 4-43</w:t>
        </w:r>
      </w:hyperlink>
    </w:p>
    <w:p w14:paraId="16E2ACC9" w14:textId="77777777" w:rsidR="008C539B" w:rsidRPr="001058B5" w:rsidRDefault="00C12992">
      <w:pPr>
        <w:spacing w:line="220" w:lineRule="exact"/>
        <w:ind w:left="100"/>
        <w:rPr>
          <w:rFonts w:ascii="Arial" w:hAnsi="Arial" w:cs="Arial"/>
          <w:sz w:val="18"/>
        </w:rPr>
      </w:pPr>
      <w:r w:rsidRPr="001058B5">
        <w:rPr>
          <w:rFonts w:ascii="Arial" w:hAnsi="Arial" w:cs="Arial"/>
          <w:sz w:val="18"/>
        </w:rPr>
        <w:t>user accounts</w:t>
      </w:r>
    </w:p>
    <w:p w14:paraId="110B461B" w14:textId="77777777" w:rsidR="008C539B" w:rsidRPr="001058B5" w:rsidRDefault="008D1AB8">
      <w:pPr>
        <w:spacing w:before="2" w:line="235" w:lineRule="auto"/>
        <w:ind w:left="340" w:right="1806"/>
        <w:rPr>
          <w:rFonts w:ascii="Arial" w:hAnsi="Arial" w:cs="Arial"/>
          <w:sz w:val="18"/>
        </w:rPr>
      </w:pPr>
      <w:hyperlink w:anchor="_bookmark2179" w:history="1">
        <w:r w:rsidR="00C12992" w:rsidRPr="001058B5">
          <w:rPr>
            <w:rFonts w:ascii="Arial" w:hAnsi="Arial" w:cs="Arial"/>
            <w:sz w:val="18"/>
          </w:rPr>
          <w:t>administrative user passwords, 10-9</w:t>
        </w:r>
      </w:hyperlink>
      <w:r w:rsidR="00C12992" w:rsidRPr="001058B5">
        <w:rPr>
          <w:rFonts w:ascii="Arial" w:hAnsi="Arial" w:cs="Arial"/>
          <w:sz w:val="18"/>
        </w:rPr>
        <w:t xml:space="preserve"> </w:t>
      </w:r>
      <w:hyperlink w:anchor="_bookmark2176" w:history="1">
        <w:r w:rsidR="00C12992" w:rsidRPr="001058B5">
          <w:rPr>
            <w:rFonts w:ascii="Arial" w:hAnsi="Arial" w:cs="Arial"/>
            <w:sz w:val="18"/>
          </w:rPr>
          <w:t>default user account, 10-9</w:t>
        </w:r>
      </w:hyperlink>
    </w:p>
    <w:p w14:paraId="788D3E4A" w14:textId="77777777" w:rsidR="008C539B" w:rsidRPr="001058B5" w:rsidRDefault="008D1AB8">
      <w:pPr>
        <w:spacing w:line="220" w:lineRule="exact"/>
        <w:ind w:left="340"/>
        <w:rPr>
          <w:rFonts w:ascii="Arial" w:hAnsi="Arial" w:cs="Arial"/>
          <w:sz w:val="18"/>
        </w:rPr>
      </w:pPr>
      <w:hyperlink w:anchor="_bookmark2168" w:history="1">
        <w:r w:rsidR="00C12992" w:rsidRPr="001058B5">
          <w:rPr>
            <w:rFonts w:ascii="Arial" w:hAnsi="Arial" w:cs="Arial"/>
            <w:sz w:val="18"/>
          </w:rPr>
          <w:t>password guidelines, 10-7</w:t>
        </w:r>
      </w:hyperlink>
    </w:p>
    <w:p w14:paraId="5D9B9DD5" w14:textId="77777777" w:rsidR="008C539B" w:rsidRPr="001058B5" w:rsidRDefault="008D1AB8">
      <w:pPr>
        <w:spacing w:line="220" w:lineRule="exact"/>
        <w:ind w:left="340"/>
        <w:rPr>
          <w:rFonts w:ascii="Arial" w:hAnsi="Arial" w:cs="Arial"/>
          <w:sz w:val="18"/>
        </w:rPr>
      </w:pPr>
      <w:hyperlink w:anchor="_bookmark2193" w:history="1">
        <w:r w:rsidR="00C12992" w:rsidRPr="001058B5">
          <w:rPr>
            <w:rFonts w:ascii="Arial" w:hAnsi="Arial" w:cs="Arial"/>
            <w:sz w:val="18"/>
          </w:rPr>
          <w:t>passwords, encrypted, 10-9</w:t>
        </w:r>
      </w:hyperlink>
    </w:p>
    <w:p w14:paraId="3602E572" w14:textId="77777777" w:rsidR="008C539B" w:rsidRPr="001058B5" w:rsidRDefault="008D1AB8">
      <w:pPr>
        <w:spacing w:before="1" w:line="235" w:lineRule="auto"/>
        <w:ind w:left="100" w:right="3279" w:firstLine="240"/>
        <w:rPr>
          <w:rFonts w:ascii="Arial" w:hAnsi="Arial" w:cs="Arial"/>
          <w:sz w:val="18"/>
        </w:rPr>
      </w:pPr>
      <w:hyperlink w:anchor="_bookmark429" w:history="1">
        <w:r w:rsidR="00C12992" w:rsidRPr="001058B5">
          <w:rPr>
            <w:rFonts w:ascii="Arial" w:hAnsi="Arial" w:cs="Arial"/>
            <w:sz w:val="18"/>
          </w:rPr>
          <w:t>proxy users, 3-38</w:t>
        </w:r>
      </w:hyperlink>
      <w:r w:rsidR="00C12992" w:rsidRPr="001058B5">
        <w:rPr>
          <w:rFonts w:ascii="Arial" w:hAnsi="Arial" w:cs="Arial"/>
          <w:sz w:val="18"/>
        </w:rPr>
        <w:t xml:space="preserve"> USER function</w:t>
      </w:r>
    </w:p>
    <w:p w14:paraId="282923ED" w14:textId="77777777" w:rsidR="008C539B" w:rsidRPr="001058B5" w:rsidRDefault="008D1AB8">
      <w:pPr>
        <w:spacing w:before="2" w:line="235" w:lineRule="auto"/>
        <w:ind w:left="100" w:right="2072" w:firstLine="240"/>
        <w:rPr>
          <w:rFonts w:ascii="Arial" w:hAnsi="Arial" w:cs="Arial"/>
          <w:sz w:val="18"/>
        </w:rPr>
      </w:pPr>
      <w:hyperlink w:anchor="_bookmark1273" w:history="1">
        <w:r w:rsidR="00C12992" w:rsidRPr="001058B5">
          <w:rPr>
            <w:rFonts w:ascii="Arial" w:hAnsi="Arial" w:cs="Arial"/>
            <w:sz w:val="18"/>
          </w:rPr>
          <w:t>global application contexts, 6-25</w:t>
        </w:r>
      </w:hyperlink>
      <w:r w:rsidR="00C12992" w:rsidRPr="001058B5">
        <w:rPr>
          <w:rFonts w:ascii="Arial" w:hAnsi="Arial" w:cs="Arial"/>
          <w:sz w:val="18"/>
        </w:rPr>
        <w:t xml:space="preserve"> User Global Area (UGA)</w:t>
      </w:r>
    </w:p>
    <w:p w14:paraId="4D5408F3" w14:textId="77777777" w:rsidR="008C539B" w:rsidRPr="001058B5" w:rsidRDefault="008D1AB8">
      <w:pPr>
        <w:spacing w:line="237" w:lineRule="auto"/>
        <w:ind w:left="100" w:right="1806" w:firstLine="240"/>
        <w:rPr>
          <w:rFonts w:ascii="Arial" w:hAnsi="Arial" w:cs="Arial"/>
          <w:sz w:val="18"/>
        </w:rPr>
      </w:pPr>
      <w:hyperlink w:anchor="_bookmark1137" w:history="1">
        <w:r w:rsidR="00C12992" w:rsidRPr="001058B5">
          <w:rPr>
            <w:rFonts w:ascii="Arial" w:hAnsi="Arial" w:cs="Arial"/>
            <w:sz w:val="18"/>
          </w:rPr>
          <w:t>application contexts, storing in, 6-2</w:t>
        </w:r>
      </w:hyperlink>
      <w:r w:rsidR="00C12992" w:rsidRPr="001058B5">
        <w:rPr>
          <w:rFonts w:ascii="Arial" w:hAnsi="Arial" w:cs="Arial"/>
          <w:sz w:val="18"/>
        </w:rPr>
        <w:t xml:space="preserve"> user names</w:t>
      </w:r>
    </w:p>
    <w:p w14:paraId="2BE8218E" w14:textId="77777777" w:rsidR="008C539B" w:rsidRPr="001058B5" w:rsidRDefault="008D1AB8">
      <w:pPr>
        <w:spacing w:line="217" w:lineRule="exact"/>
        <w:ind w:left="340"/>
        <w:rPr>
          <w:rFonts w:ascii="Arial" w:hAnsi="Arial" w:cs="Arial"/>
          <w:sz w:val="18"/>
        </w:rPr>
      </w:pPr>
      <w:hyperlink w:anchor="_bookmark1059" w:history="1">
        <w:r w:rsidR="00C12992" w:rsidRPr="001058B5">
          <w:rPr>
            <w:rFonts w:ascii="Arial" w:hAnsi="Arial" w:cs="Arial"/>
            <w:sz w:val="18"/>
          </w:rPr>
          <w:t>schemas, 5-15</w:t>
        </w:r>
      </w:hyperlink>
    </w:p>
    <w:p w14:paraId="035BFECF" w14:textId="77777777" w:rsidR="008C539B" w:rsidRPr="001058B5" w:rsidRDefault="008D1AB8">
      <w:pPr>
        <w:spacing w:line="220" w:lineRule="exact"/>
        <w:ind w:left="100"/>
        <w:rPr>
          <w:rFonts w:ascii="Arial" w:hAnsi="Arial" w:cs="Arial"/>
          <w:sz w:val="18"/>
        </w:rPr>
      </w:pPr>
      <w:hyperlink w:anchor="_bookmark744" w:history="1">
        <w:r w:rsidR="00C12992" w:rsidRPr="001058B5">
          <w:rPr>
            <w:rFonts w:ascii="Arial" w:hAnsi="Arial" w:cs="Arial"/>
            <w:sz w:val="18"/>
          </w:rPr>
          <w:t>USER pseudo column, 4-29</w:t>
        </w:r>
      </w:hyperlink>
    </w:p>
    <w:p w14:paraId="7B4B03D7" w14:textId="77777777" w:rsidR="008C539B" w:rsidRPr="001058B5" w:rsidRDefault="008D1AB8">
      <w:pPr>
        <w:spacing w:before="1" w:line="235" w:lineRule="auto"/>
        <w:ind w:left="460" w:right="836" w:hanging="360"/>
        <w:rPr>
          <w:rFonts w:ascii="Arial" w:hAnsi="Arial" w:cs="Arial"/>
          <w:sz w:val="18"/>
        </w:rPr>
      </w:pPr>
      <w:hyperlink w:anchor="_bookmark448" w:history="1">
        <w:r w:rsidR="00C12992" w:rsidRPr="001058B5">
          <w:rPr>
            <w:rFonts w:ascii="Arial" w:hAnsi="Arial" w:cs="Arial"/>
            <w:sz w:val="18"/>
          </w:rPr>
          <w:t>user sessions, multiple within single database connection, 3-40</w:t>
        </w:r>
      </w:hyperlink>
    </w:p>
    <w:p w14:paraId="07DF5B9A" w14:textId="77777777" w:rsidR="008C539B" w:rsidRPr="001058B5" w:rsidRDefault="00C12992">
      <w:pPr>
        <w:spacing w:line="237" w:lineRule="auto"/>
        <w:ind w:left="340" w:right="3279" w:hanging="240"/>
        <w:rPr>
          <w:rFonts w:ascii="Arial" w:hAnsi="Arial" w:cs="Arial"/>
          <w:sz w:val="18"/>
        </w:rPr>
      </w:pPr>
      <w:r w:rsidRPr="001058B5">
        <w:rPr>
          <w:rFonts w:ascii="Arial" w:hAnsi="Arial" w:cs="Arial"/>
          <w:sz w:val="18"/>
        </w:rPr>
        <w:t xml:space="preserve">user-defined columns </w:t>
      </w:r>
      <w:hyperlink w:anchor="_bookmark1906" w:history="1">
        <w:r w:rsidRPr="001058B5">
          <w:rPr>
            <w:rFonts w:ascii="Arial" w:hAnsi="Arial" w:cs="Arial"/>
            <w:sz w:val="18"/>
          </w:rPr>
          <w:t>auditing, 9-38</w:t>
        </w:r>
      </w:hyperlink>
    </w:p>
    <w:p w14:paraId="1EC9C63D" w14:textId="77777777" w:rsidR="008C539B" w:rsidRPr="001058B5" w:rsidRDefault="008D1AB8">
      <w:pPr>
        <w:spacing w:line="235" w:lineRule="auto"/>
        <w:ind w:left="100" w:right="2594"/>
        <w:rPr>
          <w:rFonts w:ascii="Arial" w:hAnsi="Arial" w:cs="Arial"/>
          <w:sz w:val="18"/>
        </w:rPr>
      </w:pPr>
      <w:hyperlink w:anchor="_bookmark1175" w:history="1">
        <w:r w:rsidR="00C12992" w:rsidRPr="001058B5">
          <w:rPr>
            <w:rFonts w:ascii="Arial" w:hAnsi="Arial" w:cs="Arial"/>
            <w:sz w:val="18"/>
          </w:rPr>
          <w:t xml:space="preserve">USERENV function, 6-8, </w:t>
        </w:r>
      </w:hyperlink>
      <w:hyperlink w:anchor="_bookmark1590" w:history="1">
        <w:r w:rsidR="00C12992" w:rsidRPr="001058B5">
          <w:rPr>
            <w:rFonts w:ascii="Arial" w:hAnsi="Arial" w:cs="Arial"/>
            <w:sz w:val="18"/>
          </w:rPr>
          <w:t>8-9</w:t>
        </w:r>
      </w:hyperlink>
      <w:r w:rsidR="00C12992" w:rsidRPr="001058B5">
        <w:rPr>
          <w:rFonts w:ascii="Arial" w:hAnsi="Arial" w:cs="Arial"/>
          <w:sz w:val="18"/>
        </w:rPr>
        <w:t xml:space="preserve"> USERENV namespace</w:t>
      </w:r>
    </w:p>
    <w:p w14:paraId="3DC6DAD7" w14:textId="77777777" w:rsidR="008C539B" w:rsidRPr="001058B5" w:rsidRDefault="008D1AB8">
      <w:pPr>
        <w:spacing w:line="220" w:lineRule="exact"/>
        <w:ind w:left="340"/>
        <w:rPr>
          <w:rFonts w:ascii="Arial" w:hAnsi="Arial" w:cs="Arial"/>
          <w:sz w:val="18"/>
        </w:rPr>
      </w:pPr>
      <w:hyperlink w:anchor="_bookmark1172" w:history="1">
        <w:r w:rsidR="00C12992" w:rsidRPr="001058B5">
          <w:rPr>
            <w:rFonts w:ascii="Arial" w:hAnsi="Arial" w:cs="Arial"/>
            <w:sz w:val="18"/>
          </w:rPr>
          <w:t>about, 6-8</w:t>
        </w:r>
      </w:hyperlink>
    </w:p>
    <w:p w14:paraId="10C64B4A" w14:textId="77777777" w:rsidR="008C539B" w:rsidRPr="001058B5" w:rsidRDefault="008D1AB8">
      <w:pPr>
        <w:spacing w:line="220" w:lineRule="exact"/>
        <w:ind w:left="340"/>
        <w:rPr>
          <w:rFonts w:ascii="Arial" w:hAnsi="Arial" w:cs="Arial"/>
          <w:sz w:val="18"/>
        </w:rPr>
      </w:pPr>
      <w:hyperlink w:anchor="_bookmark470" w:history="1">
        <w:r w:rsidR="00C12992" w:rsidRPr="001058B5">
          <w:rPr>
            <w:rFonts w:ascii="Arial" w:hAnsi="Arial" w:cs="Arial"/>
            <w:sz w:val="18"/>
          </w:rPr>
          <w:t>client identifiers, 3-44</w:t>
        </w:r>
      </w:hyperlink>
    </w:p>
    <w:p w14:paraId="22431FEA" w14:textId="77777777" w:rsidR="008C539B" w:rsidRPr="001058B5" w:rsidRDefault="008D1AB8">
      <w:pPr>
        <w:spacing w:line="237" w:lineRule="auto"/>
        <w:ind w:left="100" w:right="534" w:firstLine="240"/>
        <w:rPr>
          <w:rFonts w:ascii="Arial" w:hAnsi="Arial" w:cs="Arial"/>
          <w:sz w:val="18"/>
        </w:rPr>
      </w:pPr>
      <w:hyperlink w:anchor="_bookmark478" w:history="1">
        <w:r w:rsidR="00C12992" w:rsidRPr="001058B5">
          <w:rPr>
            <w:rFonts w:ascii="Arial" w:hAnsi="Arial" w:cs="Arial"/>
            <w:i/>
            <w:sz w:val="18"/>
          </w:rPr>
          <w:t xml:space="preserve">See also </w:t>
        </w:r>
      </w:hyperlink>
      <w:r w:rsidR="00C12992" w:rsidRPr="001058B5">
        <w:rPr>
          <w:rFonts w:ascii="Arial" w:hAnsi="Arial" w:cs="Arial"/>
          <w:sz w:val="18"/>
        </w:rPr>
        <w:t>CLIENT_IDENTIFIER USERENV attribute users</w:t>
      </w:r>
    </w:p>
    <w:p w14:paraId="042C192C" w14:textId="77777777" w:rsidR="008C539B" w:rsidRPr="001058B5" w:rsidRDefault="008D1AB8">
      <w:pPr>
        <w:spacing w:line="235" w:lineRule="auto"/>
        <w:ind w:left="340" w:right="836"/>
        <w:rPr>
          <w:rFonts w:ascii="Arial" w:hAnsi="Arial" w:cs="Arial"/>
          <w:sz w:val="18"/>
        </w:rPr>
      </w:pPr>
      <w:hyperlink w:anchor="_bookmark802" w:history="1">
        <w:r w:rsidR="00C12992" w:rsidRPr="001058B5">
          <w:rPr>
            <w:rFonts w:ascii="Arial" w:hAnsi="Arial" w:cs="Arial"/>
            <w:sz w:val="18"/>
          </w:rPr>
          <w:t>administrative option (ADMIN OPTION), 4-38</w:t>
        </w:r>
      </w:hyperlink>
      <w:r w:rsidR="00C12992" w:rsidRPr="001058B5">
        <w:rPr>
          <w:rFonts w:ascii="Arial" w:hAnsi="Arial" w:cs="Arial"/>
          <w:sz w:val="18"/>
        </w:rPr>
        <w:t xml:space="preserve"> </w:t>
      </w:r>
      <w:hyperlink w:anchor="_bookmark101" w:history="1">
        <w:r w:rsidR="00C12992" w:rsidRPr="001058B5">
          <w:rPr>
            <w:rFonts w:ascii="Arial" w:hAnsi="Arial" w:cs="Arial"/>
            <w:sz w:val="18"/>
          </w:rPr>
          <w:t>altering, 2-8</w:t>
        </w:r>
      </w:hyperlink>
    </w:p>
    <w:p w14:paraId="2ACE5333" w14:textId="77777777" w:rsidR="008C539B" w:rsidRPr="001058B5" w:rsidRDefault="008D1AB8">
      <w:pPr>
        <w:spacing w:line="235" w:lineRule="auto"/>
        <w:ind w:left="340" w:right="836"/>
        <w:rPr>
          <w:rFonts w:ascii="Arial" w:hAnsi="Arial" w:cs="Arial"/>
          <w:sz w:val="18"/>
        </w:rPr>
      </w:pPr>
      <w:hyperlink w:anchor="_bookmark469" w:history="1">
        <w:r w:rsidR="00C12992" w:rsidRPr="001058B5">
          <w:rPr>
            <w:rFonts w:ascii="Arial" w:hAnsi="Arial" w:cs="Arial"/>
            <w:sz w:val="18"/>
          </w:rPr>
          <w:t>application users not known to database, 3-44</w:t>
        </w:r>
      </w:hyperlink>
      <w:r w:rsidR="00C12992" w:rsidRPr="001058B5">
        <w:rPr>
          <w:rFonts w:ascii="Arial" w:hAnsi="Arial" w:cs="Arial"/>
          <w:sz w:val="18"/>
        </w:rPr>
        <w:t xml:space="preserve"> </w:t>
      </w:r>
      <w:hyperlink w:anchor="_bookmark86" w:history="1">
        <w:r w:rsidR="00C12992" w:rsidRPr="001058B5">
          <w:rPr>
            <w:rFonts w:ascii="Arial" w:hAnsi="Arial" w:cs="Arial"/>
            <w:sz w:val="18"/>
          </w:rPr>
          <w:t>assigning unlimited quotas for, 2-5</w:t>
        </w:r>
      </w:hyperlink>
    </w:p>
    <w:p w14:paraId="485A976E" w14:textId="77777777" w:rsidR="008C539B" w:rsidRPr="001058B5" w:rsidRDefault="008D1AB8">
      <w:pPr>
        <w:spacing w:line="220" w:lineRule="exact"/>
        <w:ind w:left="340"/>
        <w:rPr>
          <w:rFonts w:ascii="Arial" w:hAnsi="Arial" w:cs="Arial"/>
          <w:sz w:val="18"/>
        </w:rPr>
      </w:pPr>
      <w:hyperlink w:anchor="_bookmark1751" w:history="1">
        <w:r w:rsidR="00C12992" w:rsidRPr="001058B5">
          <w:rPr>
            <w:rFonts w:ascii="Arial" w:hAnsi="Arial" w:cs="Arial"/>
            <w:sz w:val="18"/>
          </w:rPr>
          <w:t>auditing, 9-23</w:t>
        </w:r>
      </w:hyperlink>
    </w:p>
    <w:p w14:paraId="567030E0" w14:textId="77777777" w:rsidR="008C539B" w:rsidRPr="001058B5" w:rsidRDefault="008D1AB8">
      <w:pPr>
        <w:spacing w:before="1" w:line="235" w:lineRule="auto"/>
        <w:ind w:left="340" w:right="2534"/>
        <w:jc w:val="both"/>
        <w:rPr>
          <w:rFonts w:ascii="Arial" w:hAnsi="Arial" w:cs="Arial"/>
          <w:sz w:val="18"/>
        </w:rPr>
      </w:pPr>
      <w:hyperlink w:anchor="_bookmark1053" w:history="1">
        <w:r w:rsidR="00C12992" w:rsidRPr="001058B5">
          <w:rPr>
            <w:rFonts w:ascii="Arial" w:hAnsi="Arial" w:cs="Arial"/>
            <w:sz w:val="18"/>
          </w:rPr>
          <w:t>database role, current, 5-14</w:t>
        </w:r>
      </w:hyperlink>
      <w:r w:rsidR="00C12992" w:rsidRPr="001058B5">
        <w:rPr>
          <w:rFonts w:ascii="Arial" w:hAnsi="Arial" w:cs="Arial"/>
          <w:sz w:val="18"/>
        </w:rPr>
        <w:t xml:space="preserve"> </w:t>
      </w:r>
      <w:hyperlink w:anchor="_bookmark96" w:history="1">
        <w:r w:rsidR="00C12992" w:rsidRPr="001058B5">
          <w:rPr>
            <w:rFonts w:ascii="Arial" w:hAnsi="Arial" w:cs="Arial"/>
            <w:sz w:val="18"/>
          </w:rPr>
          <w:t>default roles, changing, 2-7</w:t>
        </w:r>
      </w:hyperlink>
      <w:r w:rsidR="00C12992" w:rsidRPr="001058B5">
        <w:rPr>
          <w:rFonts w:ascii="Arial" w:hAnsi="Arial" w:cs="Arial"/>
          <w:sz w:val="18"/>
        </w:rPr>
        <w:t xml:space="preserve"> </w:t>
      </w:r>
      <w:hyperlink w:anchor="_bookmark72" w:history="1">
        <w:r w:rsidR="00C12992" w:rsidRPr="001058B5">
          <w:rPr>
            <w:rFonts w:ascii="Arial" w:hAnsi="Arial" w:cs="Arial"/>
            <w:sz w:val="18"/>
          </w:rPr>
          <w:t>default tablespaces, 2-4</w:t>
        </w:r>
      </w:hyperlink>
    </w:p>
    <w:p w14:paraId="290FDA04" w14:textId="77777777" w:rsidR="008C539B" w:rsidRPr="001058B5" w:rsidRDefault="008D1AB8">
      <w:pPr>
        <w:spacing w:line="221" w:lineRule="exact"/>
        <w:ind w:left="340"/>
        <w:rPr>
          <w:rFonts w:ascii="Arial" w:hAnsi="Arial" w:cs="Arial"/>
          <w:sz w:val="18"/>
        </w:rPr>
      </w:pPr>
      <w:hyperlink w:anchor="_bookmark153" w:history="1">
        <w:r w:rsidR="00C12992" w:rsidRPr="001058B5">
          <w:rPr>
            <w:rFonts w:ascii="Arial" w:hAnsi="Arial" w:cs="Arial"/>
            <w:sz w:val="18"/>
          </w:rPr>
          <w:t>dropping, 2-14</w:t>
        </w:r>
      </w:hyperlink>
    </w:p>
    <w:p w14:paraId="602BA0B8" w14:textId="77777777" w:rsidR="008C539B" w:rsidRPr="001058B5" w:rsidRDefault="008D1AB8">
      <w:pPr>
        <w:spacing w:before="2" w:line="235" w:lineRule="auto"/>
        <w:ind w:left="340" w:right="2594"/>
        <w:rPr>
          <w:rFonts w:ascii="Arial" w:hAnsi="Arial" w:cs="Arial"/>
          <w:sz w:val="18"/>
        </w:rPr>
      </w:pPr>
      <w:hyperlink w:anchor="_bookmark151" w:history="1">
        <w:r w:rsidR="00C12992" w:rsidRPr="001058B5">
          <w:rPr>
            <w:rFonts w:ascii="Arial" w:hAnsi="Arial" w:cs="Arial"/>
            <w:sz w:val="18"/>
          </w:rPr>
          <w:t>dropping profiles and, 2-14</w:t>
        </w:r>
      </w:hyperlink>
      <w:r w:rsidR="00C12992" w:rsidRPr="001058B5">
        <w:rPr>
          <w:rFonts w:ascii="Arial" w:hAnsi="Arial" w:cs="Arial"/>
          <w:sz w:val="18"/>
        </w:rPr>
        <w:t xml:space="preserve"> </w:t>
      </w:r>
      <w:hyperlink w:anchor="_bookmark694" w:history="1">
        <w:r w:rsidR="00C12992" w:rsidRPr="001058B5">
          <w:rPr>
            <w:rFonts w:ascii="Arial" w:hAnsi="Arial" w:cs="Arial"/>
            <w:sz w:val="18"/>
          </w:rPr>
          <w:t>dropping roles and, 4-21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enabling roles for, 5-14</w:t>
        </w:r>
      </w:hyperlink>
    </w:p>
    <w:p w14:paraId="04C1A7D0" w14:textId="77777777" w:rsidR="008C539B" w:rsidRPr="001058B5" w:rsidRDefault="008C539B">
      <w:pPr>
        <w:spacing w:line="235" w:lineRule="auto"/>
        <w:rPr>
          <w:rFonts w:ascii="Arial" w:hAnsi="Arial" w:cs="Arial"/>
          <w:sz w:val="18"/>
        </w:rPr>
        <w:sectPr w:rsidR="008C539B" w:rsidRPr="001058B5">
          <w:headerReference w:type="even" r:id="rId317"/>
          <w:footerReference w:type="even" r:id="rId318"/>
          <w:footerReference w:type="default" r:id="rId319"/>
          <w:pgSz w:w="12240" w:h="15840"/>
          <w:pgMar w:top="1200" w:right="1060" w:bottom="860" w:left="1100" w:header="0" w:footer="663" w:gutter="0"/>
          <w:cols w:num="2" w:space="720" w:equalWidth="0">
            <w:col w:w="4452" w:space="468"/>
            <w:col w:w="5160"/>
          </w:cols>
        </w:sectPr>
      </w:pPr>
    </w:p>
    <w:p w14:paraId="144F786F" w14:textId="77777777" w:rsidR="008C539B" w:rsidRPr="001058B5" w:rsidRDefault="008D1AB8">
      <w:pPr>
        <w:spacing w:before="67" w:line="222" w:lineRule="exact"/>
        <w:ind w:left="940"/>
        <w:rPr>
          <w:rFonts w:ascii="Arial" w:hAnsi="Arial" w:cs="Arial"/>
          <w:sz w:val="18"/>
        </w:rPr>
      </w:pPr>
      <w:hyperlink w:anchor="_bookmark380" w:history="1">
        <w:r w:rsidR="00C12992" w:rsidRPr="001058B5">
          <w:rPr>
            <w:rFonts w:ascii="Arial" w:hAnsi="Arial" w:cs="Arial"/>
            <w:sz w:val="18"/>
          </w:rPr>
          <w:t xml:space="preserve">enterprise, 3-30, </w:t>
        </w:r>
      </w:hyperlink>
      <w:hyperlink w:anchor="_bookmark684" w:history="1">
        <w:r w:rsidR="00C12992" w:rsidRPr="001058B5">
          <w:rPr>
            <w:rFonts w:ascii="Arial" w:hAnsi="Arial" w:cs="Arial"/>
            <w:sz w:val="18"/>
          </w:rPr>
          <w:t>4-19</w:t>
        </w:r>
      </w:hyperlink>
    </w:p>
    <w:p w14:paraId="47CBF1B2" w14:textId="77777777" w:rsidR="008C539B" w:rsidRPr="001058B5" w:rsidRDefault="008D1AB8">
      <w:pPr>
        <w:spacing w:before="1" w:line="235" w:lineRule="auto"/>
        <w:ind w:left="940"/>
        <w:rPr>
          <w:rFonts w:ascii="Arial" w:hAnsi="Arial" w:cs="Arial"/>
          <w:sz w:val="18"/>
        </w:rPr>
      </w:pPr>
      <w:hyperlink w:anchor="_bookmark1068" w:history="1">
        <w:r w:rsidR="00C12992" w:rsidRPr="001058B5">
          <w:rPr>
            <w:rFonts w:ascii="Arial" w:hAnsi="Arial" w:cs="Arial"/>
            <w:sz w:val="18"/>
          </w:rPr>
          <w:t>enterprise, shared schema protection, 5-16</w:t>
        </w:r>
      </w:hyperlink>
      <w:r w:rsidR="00C12992" w:rsidRPr="001058B5">
        <w:rPr>
          <w:rFonts w:ascii="Arial" w:hAnsi="Arial" w:cs="Arial"/>
          <w:sz w:val="18"/>
        </w:rPr>
        <w:t xml:space="preserve"> external authentication</w:t>
      </w:r>
    </w:p>
    <w:p w14:paraId="76041C6B" w14:textId="77777777" w:rsidR="008C539B" w:rsidRPr="001058B5" w:rsidRDefault="008D1AB8">
      <w:pPr>
        <w:spacing w:line="220" w:lineRule="exact"/>
        <w:ind w:left="1180"/>
        <w:rPr>
          <w:rFonts w:ascii="Arial" w:hAnsi="Arial" w:cs="Arial"/>
          <w:sz w:val="18"/>
        </w:rPr>
      </w:pPr>
      <w:hyperlink w:anchor="_bookmark395" w:history="1">
        <w:r w:rsidR="00C12992" w:rsidRPr="001058B5">
          <w:rPr>
            <w:rFonts w:ascii="Arial" w:hAnsi="Arial" w:cs="Arial"/>
            <w:sz w:val="18"/>
          </w:rPr>
          <w:t>about, 3-32</w:t>
        </w:r>
      </w:hyperlink>
    </w:p>
    <w:p w14:paraId="16C31E26" w14:textId="77777777" w:rsidR="008C539B" w:rsidRPr="001058B5" w:rsidRDefault="008D1AB8">
      <w:pPr>
        <w:spacing w:line="220" w:lineRule="exact"/>
        <w:ind w:left="1180"/>
        <w:rPr>
          <w:rFonts w:ascii="Arial" w:hAnsi="Arial" w:cs="Arial"/>
          <w:sz w:val="18"/>
        </w:rPr>
      </w:pPr>
      <w:hyperlink w:anchor="_bookmark398" w:history="1">
        <w:r w:rsidR="00C12992" w:rsidRPr="001058B5">
          <w:rPr>
            <w:rFonts w:ascii="Arial" w:hAnsi="Arial" w:cs="Arial"/>
            <w:sz w:val="18"/>
          </w:rPr>
          <w:t>advantages, 3-33</w:t>
        </w:r>
      </w:hyperlink>
    </w:p>
    <w:p w14:paraId="56685339" w14:textId="77777777" w:rsidR="008C539B" w:rsidRPr="001058B5" w:rsidRDefault="008D1AB8">
      <w:pPr>
        <w:spacing w:line="220" w:lineRule="exact"/>
        <w:ind w:left="1180"/>
        <w:rPr>
          <w:rFonts w:ascii="Arial" w:hAnsi="Arial" w:cs="Arial"/>
          <w:sz w:val="18"/>
        </w:rPr>
      </w:pPr>
      <w:hyperlink w:anchor="_bookmark146" w:history="1">
        <w:r w:rsidR="00C12992" w:rsidRPr="001058B5">
          <w:rPr>
            <w:rFonts w:ascii="Arial" w:hAnsi="Arial" w:cs="Arial"/>
            <w:sz w:val="18"/>
          </w:rPr>
          <w:t>assigning profiles,   2-13</w:t>
        </w:r>
      </w:hyperlink>
    </w:p>
    <w:p w14:paraId="7B4D8D1E" w14:textId="77777777" w:rsidR="008C539B" w:rsidRPr="001058B5" w:rsidRDefault="008D1AB8">
      <w:pPr>
        <w:spacing w:line="220" w:lineRule="exact"/>
        <w:ind w:left="1180"/>
        <w:rPr>
          <w:rFonts w:ascii="Arial" w:hAnsi="Arial" w:cs="Arial"/>
          <w:sz w:val="18"/>
        </w:rPr>
      </w:pPr>
      <w:hyperlink w:anchor="_bookmark402" w:history="1">
        <w:r w:rsidR="00C12992" w:rsidRPr="001058B5">
          <w:rPr>
            <w:rFonts w:ascii="Arial" w:hAnsi="Arial" w:cs="Arial"/>
            <w:sz w:val="18"/>
          </w:rPr>
          <w:t>operating system,   3-34</w:t>
        </w:r>
      </w:hyperlink>
    </w:p>
    <w:p w14:paraId="692BA8D0" w14:textId="77777777" w:rsidR="008C539B" w:rsidRPr="001058B5" w:rsidRDefault="008D1AB8">
      <w:pPr>
        <w:spacing w:line="220" w:lineRule="exact"/>
        <w:ind w:left="1180"/>
        <w:rPr>
          <w:rFonts w:ascii="Arial" w:hAnsi="Arial" w:cs="Arial"/>
          <w:sz w:val="18"/>
        </w:rPr>
      </w:pPr>
      <w:hyperlink w:anchor="_bookmark400" w:history="1">
        <w:r w:rsidR="00C12992" w:rsidRPr="001058B5">
          <w:rPr>
            <w:rFonts w:ascii="Arial" w:hAnsi="Arial" w:cs="Arial"/>
            <w:sz w:val="18"/>
          </w:rPr>
          <w:t>user creation, 3-33</w:t>
        </w:r>
      </w:hyperlink>
    </w:p>
    <w:p w14:paraId="4AF82993" w14:textId="77777777" w:rsidR="008C539B" w:rsidRPr="001058B5" w:rsidRDefault="008D1AB8">
      <w:pPr>
        <w:spacing w:line="220" w:lineRule="exact"/>
        <w:ind w:left="940"/>
        <w:rPr>
          <w:rFonts w:ascii="Arial" w:hAnsi="Arial" w:cs="Arial"/>
          <w:sz w:val="18"/>
        </w:rPr>
      </w:pPr>
      <w:hyperlink w:anchor="_bookmark167" w:history="1">
        <w:r w:rsidR="00C12992" w:rsidRPr="001058B5">
          <w:rPr>
            <w:rFonts w:ascii="Arial" w:hAnsi="Arial" w:cs="Arial"/>
            <w:sz w:val="18"/>
          </w:rPr>
          <w:t>finding information about, 2-15</w:t>
        </w:r>
      </w:hyperlink>
    </w:p>
    <w:p w14:paraId="2D5FC977" w14:textId="77777777" w:rsidR="008C539B" w:rsidRPr="001058B5" w:rsidRDefault="008D1AB8">
      <w:pPr>
        <w:spacing w:before="2" w:line="235" w:lineRule="auto"/>
        <w:ind w:left="940"/>
        <w:rPr>
          <w:rFonts w:ascii="Arial" w:hAnsi="Arial" w:cs="Arial"/>
          <w:sz w:val="18"/>
        </w:rPr>
      </w:pPr>
      <w:hyperlink w:anchor="_bookmark489" w:history="1">
        <w:r w:rsidR="00C12992" w:rsidRPr="001058B5">
          <w:rPr>
            <w:rFonts w:ascii="Arial" w:hAnsi="Arial" w:cs="Arial"/>
            <w:sz w:val="18"/>
          </w:rPr>
          <w:t>finding information about authentication, 3-47</w:t>
        </w:r>
      </w:hyperlink>
      <w:r w:rsidR="00C12992" w:rsidRPr="001058B5">
        <w:rPr>
          <w:rFonts w:ascii="Arial" w:hAnsi="Arial" w:cs="Arial"/>
          <w:sz w:val="18"/>
        </w:rPr>
        <w:t xml:space="preserve"> </w:t>
      </w:r>
      <w:hyperlink w:anchor="_bookmark378" w:history="1">
        <w:r w:rsidR="00C12992" w:rsidRPr="001058B5">
          <w:rPr>
            <w:rFonts w:ascii="Arial" w:hAnsi="Arial" w:cs="Arial"/>
            <w:sz w:val="18"/>
          </w:rPr>
          <w:t>global, 3-30</w:t>
        </w:r>
      </w:hyperlink>
    </w:p>
    <w:p w14:paraId="4EC0A4A2" w14:textId="77777777" w:rsidR="008C539B" w:rsidRPr="001058B5" w:rsidRDefault="008D1AB8">
      <w:pPr>
        <w:spacing w:before="2" w:line="235" w:lineRule="auto"/>
        <w:ind w:left="940" w:right="1544" w:firstLine="240"/>
        <w:rPr>
          <w:rFonts w:ascii="Arial" w:hAnsi="Arial" w:cs="Arial"/>
          <w:sz w:val="18"/>
        </w:rPr>
      </w:pPr>
      <w:hyperlink w:anchor="_bookmark147" w:history="1">
        <w:r w:rsidR="00C12992" w:rsidRPr="001058B5">
          <w:rPr>
            <w:rFonts w:ascii="Arial" w:hAnsi="Arial" w:cs="Arial"/>
            <w:sz w:val="18"/>
          </w:rPr>
          <w:t>assigning profiles, 2-13</w:t>
        </w:r>
      </w:hyperlink>
      <w:r w:rsidR="00C12992" w:rsidRPr="001058B5">
        <w:rPr>
          <w:rFonts w:ascii="Arial" w:hAnsi="Arial" w:cs="Arial"/>
          <w:sz w:val="18"/>
        </w:rPr>
        <w:t xml:space="preserve"> hosts, connecting to multiple</w:t>
      </w:r>
    </w:p>
    <w:p w14:paraId="4F78C2DA" w14:textId="77777777" w:rsidR="008C539B" w:rsidRPr="001058B5" w:rsidRDefault="008D1AB8">
      <w:pPr>
        <w:spacing w:line="237" w:lineRule="auto"/>
        <w:ind w:left="1540" w:hanging="360"/>
        <w:rPr>
          <w:rFonts w:ascii="Arial" w:hAnsi="Arial" w:cs="Arial"/>
          <w:sz w:val="18"/>
        </w:rPr>
      </w:pPr>
      <w:hyperlink w:anchor="_bookmark880" w:history="1">
        <w:r w:rsidR="00C12992" w:rsidRPr="001058B5">
          <w:rPr>
            <w:rFonts w:ascii="Arial" w:hAnsi="Arial" w:cs="Arial"/>
            <w:i/>
            <w:sz w:val="18"/>
          </w:rPr>
          <w:t xml:space="preserve">See </w:t>
        </w:r>
      </w:hyperlink>
      <w:r w:rsidR="00C12992" w:rsidRPr="001058B5">
        <w:rPr>
          <w:rFonts w:ascii="Arial" w:hAnsi="Arial" w:cs="Arial"/>
          <w:sz w:val="18"/>
        </w:rPr>
        <w:t>external network services, fine-grained access to</w:t>
      </w:r>
    </w:p>
    <w:p w14:paraId="66D80387" w14:textId="77777777" w:rsidR="008C539B" w:rsidRPr="001058B5" w:rsidRDefault="008D1AB8">
      <w:pPr>
        <w:spacing w:line="235" w:lineRule="auto"/>
        <w:ind w:left="940" w:right="1210"/>
        <w:rPr>
          <w:rFonts w:ascii="Arial" w:hAnsi="Arial" w:cs="Arial"/>
          <w:sz w:val="18"/>
        </w:rPr>
      </w:pPr>
      <w:hyperlink w:anchor="_bookmark172" w:history="1">
        <w:r w:rsidR="00C12992" w:rsidRPr="001058B5">
          <w:rPr>
            <w:rFonts w:ascii="Arial" w:hAnsi="Arial" w:cs="Arial"/>
            <w:sz w:val="18"/>
          </w:rPr>
          <w:t>information about, viewing, 2-16</w:t>
        </w:r>
      </w:hyperlink>
      <w:r w:rsidR="00C12992" w:rsidRPr="001058B5">
        <w:rPr>
          <w:rFonts w:ascii="Arial" w:hAnsi="Arial" w:cs="Arial"/>
          <w:sz w:val="18"/>
        </w:rPr>
        <w:t xml:space="preserve"> </w:t>
      </w:r>
      <w:hyperlink w:anchor="_bookmark972" w:history="1">
        <w:r w:rsidR="00C12992" w:rsidRPr="001058B5">
          <w:rPr>
            <w:rFonts w:ascii="Arial" w:hAnsi="Arial" w:cs="Arial"/>
            <w:sz w:val="18"/>
          </w:rPr>
          <w:t>listing roles granted to, 4-73</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p>
    <w:p w14:paraId="080C4630" w14:textId="77777777" w:rsidR="008C539B" w:rsidRPr="001058B5" w:rsidRDefault="008D1AB8">
      <w:pPr>
        <w:spacing w:line="235" w:lineRule="auto"/>
        <w:ind w:left="940"/>
        <w:rPr>
          <w:rFonts w:ascii="Arial" w:hAnsi="Arial" w:cs="Arial"/>
          <w:sz w:val="18"/>
        </w:rPr>
      </w:pPr>
      <w:hyperlink w:anchor="_bookmark406" w:history="1">
        <w:r w:rsidR="00C12992" w:rsidRPr="001058B5">
          <w:rPr>
            <w:rFonts w:ascii="Arial" w:hAnsi="Arial" w:cs="Arial"/>
            <w:sz w:val="18"/>
          </w:rPr>
          <w:t>network authentication, external, 3-34</w:t>
        </w:r>
      </w:hyperlink>
      <w:r w:rsidR="00C12992" w:rsidRPr="001058B5">
        <w:rPr>
          <w:rFonts w:ascii="Arial" w:hAnsi="Arial" w:cs="Arial"/>
          <w:sz w:val="18"/>
        </w:rPr>
        <w:t xml:space="preserve"> </w:t>
      </w:r>
      <w:hyperlink w:anchor="_bookmark1247" w:history="1">
        <w:r w:rsidR="00C12992" w:rsidRPr="001058B5">
          <w:rPr>
            <w:rFonts w:ascii="Arial" w:hAnsi="Arial" w:cs="Arial"/>
            <w:sz w:val="18"/>
          </w:rPr>
          <w:t xml:space="preserve">nondatabase, 6-22, </w:t>
        </w:r>
      </w:hyperlink>
      <w:hyperlink w:anchor="_bookmark1283" w:history="1">
        <w:r w:rsidR="00C12992" w:rsidRPr="001058B5">
          <w:rPr>
            <w:rFonts w:ascii="Arial" w:hAnsi="Arial" w:cs="Arial"/>
            <w:sz w:val="18"/>
          </w:rPr>
          <w:t>6-28</w:t>
        </w:r>
      </w:hyperlink>
    </w:p>
    <w:p w14:paraId="59ED4161" w14:textId="77777777" w:rsidR="008C539B" w:rsidRPr="001058B5" w:rsidRDefault="008D1AB8">
      <w:pPr>
        <w:spacing w:line="220" w:lineRule="exact"/>
        <w:ind w:left="940"/>
        <w:rPr>
          <w:rFonts w:ascii="Arial" w:hAnsi="Arial" w:cs="Arial"/>
          <w:sz w:val="18"/>
        </w:rPr>
      </w:pPr>
      <w:hyperlink w:anchor="_bookmark154" w:history="1">
        <w:r w:rsidR="00C12992" w:rsidRPr="001058B5">
          <w:rPr>
            <w:rFonts w:ascii="Arial" w:hAnsi="Arial" w:cs="Arial"/>
            <w:sz w:val="18"/>
          </w:rPr>
          <w:t>objects after dropping, 2-14</w:t>
        </w:r>
      </w:hyperlink>
    </w:p>
    <w:p w14:paraId="7DF20AF0" w14:textId="77777777" w:rsidR="008C539B" w:rsidRPr="001058B5" w:rsidRDefault="008D1AB8">
      <w:pPr>
        <w:spacing w:before="2" w:line="235" w:lineRule="auto"/>
        <w:ind w:left="940"/>
        <w:rPr>
          <w:rFonts w:ascii="Arial" w:hAnsi="Arial" w:cs="Arial"/>
          <w:sz w:val="18"/>
        </w:rPr>
      </w:pPr>
      <w:hyperlink w:anchor="_bookmark403" w:history="1">
        <w:r w:rsidR="00C12992" w:rsidRPr="001058B5">
          <w:rPr>
            <w:rFonts w:ascii="Arial" w:hAnsi="Arial" w:cs="Arial"/>
            <w:sz w:val="18"/>
          </w:rPr>
          <w:t>operating system external authentication, 3-34</w:t>
        </w:r>
      </w:hyperlink>
      <w:r w:rsidR="00C12992" w:rsidRPr="001058B5">
        <w:rPr>
          <w:rFonts w:ascii="Arial" w:hAnsi="Arial" w:cs="Arial"/>
          <w:sz w:val="18"/>
        </w:rPr>
        <w:t xml:space="preserve"> </w:t>
      </w:r>
      <w:hyperlink w:anchor="_bookmark190" w:history="1">
        <w:r w:rsidR="00C12992" w:rsidRPr="001058B5">
          <w:rPr>
            <w:rFonts w:ascii="Arial" w:hAnsi="Arial" w:cs="Arial"/>
            <w:sz w:val="18"/>
          </w:rPr>
          <w:t>password encryption, 3-2</w:t>
        </w:r>
      </w:hyperlink>
    </w:p>
    <w:p w14:paraId="499A9E2F" w14:textId="77777777" w:rsidR="008C539B" w:rsidRPr="001058B5" w:rsidRDefault="00C12992">
      <w:pPr>
        <w:spacing w:line="220" w:lineRule="exact"/>
        <w:ind w:left="940"/>
        <w:rPr>
          <w:rFonts w:ascii="Arial" w:hAnsi="Arial" w:cs="Arial"/>
          <w:sz w:val="18"/>
        </w:rPr>
      </w:pPr>
      <w:r w:rsidRPr="001058B5">
        <w:rPr>
          <w:rFonts w:ascii="Arial" w:hAnsi="Arial" w:cs="Arial"/>
          <w:sz w:val="18"/>
        </w:rPr>
        <w:t>privileges</w:t>
      </w:r>
    </w:p>
    <w:p w14:paraId="4BB35ACC" w14:textId="77777777" w:rsidR="008C539B" w:rsidRPr="001058B5" w:rsidRDefault="008D1AB8">
      <w:pPr>
        <w:spacing w:before="1" w:line="235" w:lineRule="auto"/>
        <w:ind w:left="1180" w:right="1210"/>
        <w:rPr>
          <w:rFonts w:ascii="Arial" w:hAnsi="Arial" w:cs="Arial"/>
          <w:sz w:val="18"/>
        </w:rPr>
      </w:pPr>
      <w:hyperlink w:anchor="_bookmark99" w:history="1">
        <w:r w:rsidR="00C12992" w:rsidRPr="001058B5">
          <w:rPr>
            <w:rFonts w:ascii="Arial" w:hAnsi="Arial" w:cs="Arial"/>
            <w:sz w:val="18"/>
          </w:rPr>
          <w:t>for changing passwords, 2-7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for creating, 2-2</w:t>
        </w:r>
      </w:hyperlink>
    </w:p>
    <w:p w14:paraId="3AAF2943" w14:textId="77777777" w:rsidR="008C539B" w:rsidRPr="001058B5" w:rsidRDefault="008D1AB8">
      <w:pPr>
        <w:spacing w:line="220" w:lineRule="exact"/>
        <w:ind w:left="1180"/>
        <w:rPr>
          <w:rFonts w:ascii="Arial" w:hAnsi="Arial" w:cs="Arial"/>
          <w:sz w:val="18"/>
        </w:rPr>
      </w:pPr>
      <w:hyperlink w:anchor="_bookmark969" w:history="1">
        <w:r w:rsidR="00C12992" w:rsidRPr="001058B5">
          <w:rPr>
            <w:rFonts w:ascii="Arial" w:hAnsi="Arial" w:cs="Arial"/>
            <w:sz w:val="18"/>
          </w:rPr>
          <w:t>granted to, listing, 4-73</w:t>
        </w:r>
      </w:hyperlink>
    </w:p>
    <w:p w14:paraId="6CCED16B" w14:textId="77777777" w:rsidR="008C539B" w:rsidRPr="001058B5" w:rsidRDefault="008D1AB8">
      <w:pPr>
        <w:spacing w:before="2" w:line="235" w:lineRule="auto"/>
        <w:ind w:left="940" w:right="1210" w:firstLine="240"/>
        <w:rPr>
          <w:rFonts w:ascii="Arial" w:hAnsi="Arial" w:cs="Arial"/>
          <w:sz w:val="18"/>
        </w:rPr>
      </w:pPr>
      <w:hyperlink w:anchor="_bookmark1053" w:history="1">
        <w:r w:rsidR="00C12992" w:rsidRPr="001058B5">
          <w:rPr>
            <w:rFonts w:ascii="Arial" w:hAnsi="Arial" w:cs="Arial"/>
            <w:sz w:val="18"/>
          </w:rPr>
          <w:t>of current database role, 5-14</w:t>
        </w:r>
      </w:hyperlink>
      <w:r w:rsidR="00C12992" w:rsidRPr="001058B5">
        <w:rPr>
          <w:rFonts w:ascii="Arial" w:hAnsi="Arial" w:cs="Arial"/>
          <w:sz w:val="18"/>
        </w:rPr>
        <w:t xml:space="preserve"> profiles</w:t>
      </w:r>
    </w:p>
    <w:p w14:paraId="5544ED28" w14:textId="77777777" w:rsidR="008C539B" w:rsidRPr="001058B5" w:rsidRDefault="008D1AB8">
      <w:pPr>
        <w:spacing w:line="220" w:lineRule="exact"/>
        <w:ind w:left="1180"/>
        <w:rPr>
          <w:rFonts w:ascii="Arial" w:hAnsi="Arial" w:cs="Arial"/>
          <w:sz w:val="18"/>
        </w:rPr>
      </w:pPr>
      <w:hyperlink w:anchor="_bookmark145" w:history="1">
        <w:r w:rsidR="00C12992" w:rsidRPr="001058B5">
          <w:rPr>
            <w:rFonts w:ascii="Arial" w:hAnsi="Arial" w:cs="Arial"/>
            <w:sz w:val="18"/>
          </w:rPr>
          <w:t>creating, 2-13</w:t>
        </w:r>
      </w:hyperlink>
    </w:p>
    <w:p w14:paraId="504AF7F7" w14:textId="77777777" w:rsidR="008C539B" w:rsidRPr="001058B5" w:rsidRDefault="008D1AB8">
      <w:pPr>
        <w:spacing w:line="220" w:lineRule="exact"/>
        <w:ind w:left="1180"/>
        <w:rPr>
          <w:rFonts w:ascii="Arial" w:hAnsi="Arial" w:cs="Arial"/>
          <w:sz w:val="18"/>
        </w:rPr>
      </w:pPr>
      <w:hyperlink w:anchor="_bookmark93" w:history="1">
        <w:r w:rsidR="00C12992" w:rsidRPr="001058B5">
          <w:rPr>
            <w:rFonts w:ascii="Arial" w:hAnsi="Arial" w:cs="Arial"/>
            <w:sz w:val="18"/>
          </w:rPr>
          <w:t>specifying, 2-7</w:t>
        </w:r>
      </w:hyperlink>
    </w:p>
    <w:p w14:paraId="67178FCD" w14:textId="77777777" w:rsidR="008C539B" w:rsidRPr="001058B5" w:rsidRDefault="008D1AB8">
      <w:pPr>
        <w:spacing w:before="1" w:line="235" w:lineRule="auto"/>
        <w:ind w:left="940" w:right="1218"/>
        <w:rPr>
          <w:rFonts w:ascii="Arial" w:hAnsi="Arial" w:cs="Arial"/>
          <w:sz w:val="18"/>
        </w:rPr>
      </w:pPr>
      <w:hyperlink w:anchor="_bookmark418" w:history="1">
        <w:r w:rsidR="00C12992" w:rsidRPr="001058B5">
          <w:rPr>
            <w:rFonts w:ascii="Arial" w:hAnsi="Arial" w:cs="Arial"/>
            <w:sz w:val="18"/>
          </w:rPr>
          <w:t>proxy authentication,   3-36</w:t>
        </w:r>
      </w:hyperlink>
      <w:r w:rsidR="00C12992" w:rsidRPr="001058B5">
        <w:rPr>
          <w:rFonts w:ascii="Arial" w:hAnsi="Arial" w:cs="Arial"/>
          <w:sz w:val="18"/>
        </w:rPr>
        <w:t xml:space="preserve"> </w:t>
      </w:r>
      <w:hyperlink w:anchor="_bookmark422" w:history="1">
        <w:r w:rsidR="00C12992" w:rsidRPr="001058B5">
          <w:rPr>
            <w:rFonts w:ascii="Arial" w:hAnsi="Arial" w:cs="Arial"/>
            <w:sz w:val="18"/>
          </w:rPr>
          <w:t>proxy users, connecting as, 3-37</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PUBLIC role, 4-9,</w:t>
        </w:r>
        <w:r w:rsidR="00C12992" w:rsidRPr="001058B5">
          <w:rPr>
            <w:rFonts w:ascii="Arial" w:hAnsi="Arial" w:cs="Arial"/>
            <w:spacing w:val="-3"/>
            <w:sz w:val="18"/>
          </w:rPr>
          <w:t xml:space="preserve"> </w:t>
        </w:r>
      </w:hyperlink>
      <w:hyperlink w:anchor="_bookmark844" w:history="1">
        <w:r w:rsidR="00C12992" w:rsidRPr="001058B5">
          <w:rPr>
            <w:rFonts w:ascii="Arial" w:hAnsi="Arial" w:cs="Arial"/>
            <w:sz w:val="18"/>
          </w:rPr>
          <w:t>4-45</w:t>
        </w:r>
      </w:hyperlink>
    </w:p>
    <w:p w14:paraId="0DF499D8" w14:textId="77777777" w:rsidR="008C539B" w:rsidRPr="001058B5" w:rsidRDefault="008D1AB8">
      <w:pPr>
        <w:spacing w:before="2" w:line="235" w:lineRule="auto"/>
        <w:ind w:left="940" w:right="1210"/>
        <w:rPr>
          <w:rFonts w:ascii="Arial" w:hAnsi="Arial" w:cs="Arial"/>
          <w:sz w:val="18"/>
        </w:rPr>
      </w:pPr>
      <w:hyperlink w:anchor="_bookmark82" w:history="1">
        <w:r w:rsidR="00C12992" w:rsidRPr="001058B5">
          <w:rPr>
            <w:rFonts w:ascii="Arial" w:hAnsi="Arial" w:cs="Arial"/>
            <w:sz w:val="18"/>
          </w:rPr>
          <w:t>quota limits for tablespace, 2-5</w:t>
        </w:r>
      </w:hyperlink>
      <w:r w:rsidR="00C12992" w:rsidRPr="001058B5">
        <w:rPr>
          <w:rFonts w:ascii="Arial" w:hAnsi="Arial" w:cs="Arial"/>
          <w:sz w:val="18"/>
        </w:rPr>
        <w:t xml:space="preserve"> </w:t>
      </w:r>
      <w:hyperlink w:anchor="_bookmark698" w:history="1">
        <w:r w:rsidR="00C12992" w:rsidRPr="001058B5">
          <w:rPr>
            <w:rFonts w:ascii="Arial" w:hAnsi="Arial" w:cs="Arial"/>
            <w:sz w:val="18"/>
          </w:rPr>
          <w:t>restricting application roles, 4-21</w:t>
        </w:r>
      </w:hyperlink>
      <w:r w:rsidR="00C12992" w:rsidRPr="001058B5">
        <w:rPr>
          <w:rFonts w:ascii="Arial" w:hAnsi="Arial" w:cs="Arial"/>
          <w:sz w:val="18"/>
        </w:rPr>
        <w:t xml:space="preserve"> </w:t>
      </w:r>
      <w:hyperlink w:anchor="_bookmark554" w:history="1">
        <w:r w:rsidR="00C12992" w:rsidRPr="001058B5">
          <w:rPr>
            <w:rFonts w:ascii="Arial" w:hAnsi="Arial" w:cs="Arial"/>
            <w:sz w:val="18"/>
          </w:rPr>
          <w:t>roles and, 4-7</w:t>
        </w:r>
      </w:hyperlink>
    </w:p>
    <w:p w14:paraId="7BBEBC4C" w14:textId="77777777" w:rsidR="008C539B" w:rsidRPr="001058B5" w:rsidRDefault="008D1AB8">
      <w:pPr>
        <w:spacing w:before="1" w:line="237" w:lineRule="auto"/>
        <w:ind w:left="940" w:right="1640" w:firstLine="240"/>
        <w:rPr>
          <w:rFonts w:ascii="Arial" w:hAnsi="Arial" w:cs="Arial"/>
          <w:sz w:val="18"/>
        </w:rPr>
      </w:pPr>
      <w:hyperlink w:anchor="_bookmark565" w:history="1">
        <w:r w:rsidR="00C12992" w:rsidRPr="001058B5">
          <w:rPr>
            <w:rFonts w:ascii="Arial" w:hAnsi="Arial" w:cs="Arial"/>
            <w:sz w:val="18"/>
          </w:rPr>
          <w:t>for types of users, 4-9</w:t>
        </w:r>
      </w:hyperlink>
      <w:r w:rsidR="00C12992" w:rsidRPr="001058B5">
        <w:rPr>
          <w:rFonts w:ascii="Arial" w:hAnsi="Arial" w:cs="Arial"/>
          <w:sz w:val="18"/>
        </w:rPr>
        <w:t xml:space="preserve"> </w:t>
      </w:r>
      <w:hyperlink w:anchor="_bookmark1070" w:history="1">
        <w:r w:rsidR="00C12992" w:rsidRPr="001058B5">
          <w:rPr>
            <w:rFonts w:ascii="Arial" w:hAnsi="Arial" w:cs="Arial"/>
            <w:sz w:val="18"/>
          </w:rPr>
          <w:t>schema-independent, 5-16</w:t>
        </w:r>
      </w:hyperlink>
    </w:p>
    <w:p w14:paraId="5F4A9EBA" w14:textId="77777777" w:rsidR="008C539B" w:rsidRPr="001058B5" w:rsidRDefault="008D1AB8">
      <w:pPr>
        <w:spacing w:line="235" w:lineRule="auto"/>
        <w:ind w:left="940" w:right="1544"/>
        <w:rPr>
          <w:rFonts w:ascii="Arial" w:hAnsi="Arial" w:cs="Arial"/>
          <w:sz w:val="18"/>
        </w:rPr>
      </w:pPr>
      <w:hyperlink w:anchor="_bookmark385" w:history="1">
        <w:r w:rsidR="00C12992" w:rsidRPr="001058B5">
          <w:rPr>
            <w:rFonts w:ascii="Arial" w:hAnsi="Arial" w:cs="Arial"/>
            <w:sz w:val="18"/>
          </w:rPr>
          <w:t>schemas, private, 3-31</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r w:rsidR="00C12992" w:rsidRPr="001058B5">
        <w:rPr>
          <w:rFonts w:ascii="Arial" w:hAnsi="Arial" w:cs="Arial"/>
          <w:sz w:val="18"/>
        </w:rPr>
        <w:t xml:space="preserve"> </w:t>
      </w:r>
      <w:hyperlink w:anchor="_bookmark58" w:history="1">
        <w:r w:rsidR="00C12992" w:rsidRPr="001058B5">
          <w:rPr>
            <w:rFonts w:ascii="Arial" w:hAnsi="Arial" w:cs="Arial"/>
            <w:sz w:val="18"/>
          </w:rPr>
          <w:t>security, about, 2-1</w:t>
        </w:r>
      </w:hyperlink>
    </w:p>
    <w:p w14:paraId="4CB82DCC" w14:textId="77777777" w:rsidR="008C539B" w:rsidRPr="001058B5" w:rsidRDefault="008D1AB8">
      <w:pPr>
        <w:spacing w:before="2" w:line="235" w:lineRule="auto"/>
        <w:ind w:left="940" w:right="1210"/>
        <w:rPr>
          <w:rFonts w:ascii="Arial" w:hAnsi="Arial" w:cs="Arial"/>
          <w:sz w:val="18"/>
        </w:rPr>
      </w:pPr>
      <w:hyperlink w:anchor="_bookmark76" w:history="1">
        <w:r w:rsidR="00C12992" w:rsidRPr="001058B5">
          <w:rPr>
            <w:rFonts w:ascii="Arial" w:hAnsi="Arial" w:cs="Arial"/>
            <w:sz w:val="18"/>
          </w:rPr>
          <w:t>tablespace quotas,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tablespace quotas, viewing, 2-17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user accounts, creating,</w:t>
        </w:r>
        <w:r w:rsidR="00C12992" w:rsidRPr="001058B5">
          <w:rPr>
            <w:rFonts w:ascii="Arial" w:hAnsi="Arial" w:cs="Arial"/>
            <w:spacing w:val="38"/>
            <w:sz w:val="18"/>
          </w:rPr>
          <w:t xml:space="preserve"> </w:t>
        </w:r>
        <w:r w:rsidR="00C12992" w:rsidRPr="001058B5">
          <w:rPr>
            <w:rFonts w:ascii="Arial" w:hAnsi="Arial" w:cs="Arial"/>
            <w:sz w:val="18"/>
          </w:rPr>
          <w:t>2-2</w:t>
        </w:r>
      </w:hyperlink>
    </w:p>
    <w:p w14:paraId="50C1B7FC" w14:textId="77777777" w:rsidR="008C539B" w:rsidRPr="001058B5" w:rsidRDefault="008D1AB8">
      <w:pPr>
        <w:spacing w:before="2" w:line="235" w:lineRule="auto"/>
        <w:ind w:left="1300" w:right="736" w:hanging="360"/>
        <w:rPr>
          <w:rFonts w:ascii="Arial" w:hAnsi="Arial" w:cs="Arial"/>
          <w:sz w:val="18"/>
        </w:rPr>
      </w:pPr>
      <w:hyperlink w:anchor="_bookmark1531" w:history="1">
        <w:r w:rsidR="00C12992" w:rsidRPr="001058B5">
          <w:rPr>
            <w:rFonts w:ascii="Arial" w:hAnsi="Arial" w:cs="Arial"/>
            <w:sz w:val="18"/>
          </w:rPr>
          <w:t>user models and Oracle Virtual Private Database, 7-38</w:t>
        </w:r>
      </w:hyperlink>
    </w:p>
    <w:p w14:paraId="32BC2653" w14:textId="77777777" w:rsidR="008C539B" w:rsidRPr="001058B5" w:rsidRDefault="008D1AB8">
      <w:pPr>
        <w:spacing w:before="2" w:line="235" w:lineRule="auto"/>
        <w:ind w:left="1300" w:hanging="360"/>
        <w:rPr>
          <w:rFonts w:ascii="Arial" w:hAnsi="Arial" w:cs="Arial"/>
          <w:sz w:val="18"/>
        </w:rPr>
      </w:pPr>
      <w:hyperlink w:anchor="_bookmark66" w:history="1">
        <w:r w:rsidR="00C12992" w:rsidRPr="001058B5">
          <w:rPr>
            <w:rFonts w:ascii="Arial" w:hAnsi="Arial" w:cs="Arial"/>
            <w:sz w:val="18"/>
          </w:rPr>
          <w:t>user name, specifying with CREATE USER statement, 2-2</w:t>
        </w:r>
      </w:hyperlink>
    </w:p>
    <w:p w14:paraId="77170794" w14:textId="77777777" w:rsidR="008C539B" w:rsidRPr="001058B5" w:rsidRDefault="008D1AB8">
      <w:pPr>
        <w:spacing w:line="237" w:lineRule="auto"/>
        <w:ind w:left="700" w:firstLine="240"/>
        <w:rPr>
          <w:rFonts w:ascii="Arial" w:hAnsi="Arial" w:cs="Arial"/>
          <w:sz w:val="18"/>
        </w:rPr>
      </w:pPr>
      <w:hyperlink w:anchor="_bookmark165" w:history="1">
        <w:r w:rsidR="00C12992" w:rsidRPr="001058B5">
          <w:rPr>
            <w:rFonts w:ascii="Arial" w:hAnsi="Arial" w:cs="Arial"/>
            <w:sz w:val="18"/>
          </w:rPr>
          <w:t>views for finding information about, 2-15</w:t>
        </w:r>
      </w:hyperlink>
      <w:r w:rsidR="00C12992" w:rsidRPr="001058B5">
        <w:rPr>
          <w:rFonts w:ascii="Arial" w:hAnsi="Arial" w:cs="Arial"/>
          <w:sz w:val="18"/>
        </w:rPr>
        <w:t xml:space="preserve"> UTLPWDMG.SQL</w:t>
      </w:r>
    </w:p>
    <w:p w14:paraId="498AB944" w14:textId="77777777" w:rsidR="008C539B" w:rsidRPr="001058B5" w:rsidRDefault="008D1AB8">
      <w:pPr>
        <w:spacing w:line="218" w:lineRule="exact"/>
        <w:ind w:left="940"/>
        <w:rPr>
          <w:rFonts w:ascii="Arial" w:hAnsi="Arial" w:cs="Arial"/>
          <w:sz w:val="18"/>
        </w:rPr>
      </w:pPr>
      <w:hyperlink w:anchor="_bookmark271" w:history="1">
        <w:r w:rsidR="00C12992" w:rsidRPr="001058B5">
          <w:rPr>
            <w:rFonts w:ascii="Arial" w:hAnsi="Arial" w:cs="Arial"/>
            <w:sz w:val="18"/>
          </w:rPr>
          <w:t>about, 3-11</w:t>
        </w:r>
      </w:hyperlink>
    </w:p>
    <w:p w14:paraId="69F25352" w14:textId="77777777" w:rsidR="008C539B" w:rsidRPr="001058B5" w:rsidRDefault="008D1AB8">
      <w:pPr>
        <w:spacing w:line="222" w:lineRule="exact"/>
        <w:ind w:left="940"/>
        <w:rPr>
          <w:rFonts w:ascii="Arial" w:hAnsi="Arial" w:cs="Arial"/>
          <w:sz w:val="18"/>
        </w:rPr>
      </w:pPr>
      <w:hyperlink w:anchor="_bookmark2172" w:history="1">
        <w:r w:rsidR="00C12992" w:rsidRPr="001058B5">
          <w:rPr>
            <w:rFonts w:ascii="Arial" w:hAnsi="Arial" w:cs="Arial"/>
            <w:sz w:val="18"/>
          </w:rPr>
          <w:t>guidelines for security, 10-8</w:t>
        </w:r>
      </w:hyperlink>
    </w:p>
    <w:p w14:paraId="10736707" w14:textId="77777777" w:rsidR="008C539B" w:rsidRPr="001058B5" w:rsidRDefault="008C539B">
      <w:pPr>
        <w:pStyle w:val="BodyText"/>
        <w:spacing w:before="2"/>
        <w:rPr>
          <w:rFonts w:ascii="Arial" w:hAnsi="Arial" w:cs="Arial"/>
          <w:sz w:val="21"/>
        </w:rPr>
      </w:pPr>
    </w:p>
    <w:p w14:paraId="36444326" w14:textId="77777777" w:rsidR="008C539B" w:rsidRPr="001058B5" w:rsidRDefault="008D1AB8">
      <w:pPr>
        <w:pStyle w:val="Heading5"/>
        <w:ind w:left="700"/>
      </w:pPr>
      <w:r>
        <w:pict w14:anchorId="2CFD8822">
          <v:line id="_x0000_s1032" style="position:absolute;left:0;text-align:left;z-index:6904;mso-position-horizontal-relative:page" from="90.6pt,15.75pt" to="306pt,15.75pt" strokeweight=".48pt">
            <w10:wrap anchorx="page"/>
          </v:line>
        </w:pict>
      </w:r>
      <w:bookmarkStart w:id="2254" w:name="V"/>
      <w:bookmarkEnd w:id="2254"/>
      <w:r w:rsidR="00C12992" w:rsidRPr="001058B5">
        <w:t>V</w:t>
      </w:r>
    </w:p>
    <w:p w14:paraId="73D0C6D8" w14:textId="77777777" w:rsidR="008C539B" w:rsidRPr="001058B5" w:rsidRDefault="008D1AB8">
      <w:pPr>
        <w:spacing w:before="89" w:line="235" w:lineRule="auto"/>
        <w:ind w:left="1060" w:right="299" w:hanging="360"/>
        <w:rPr>
          <w:rFonts w:ascii="Arial" w:hAnsi="Arial" w:cs="Arial"/>
          <w:sz w:val="18"/>
        </w:rPr>
      </w:pPr>
      <w:hyperlink w:anchor="_bookmark2010" w:history="1">
        <w:r w:rsidR="00C12992" w:rsidRPr="001058B5">
          <w:rPr>
            <w:rFonts w:ascii="Arial" w:hAnsi="Arial" w:cs="Arial"/>
            <w:sz w:val="18"/>
          </w:rPr>
          <w:t>V$LOGMNR_CONTENTS data dictionary view, 9-59</w:t>
        </w:r>
      </w:hyperlink>
    </w:p>
    <w:p w14:paraId="2B693598" w14:textId="77777777" w:rsidR="008C539B" w:rsidRPr="001058B5" w:rsidRDefault="008D1AB8">
      <w:pPr>
        <w:spacing w:before="2" w:line="235" w:lineRule="auto"/>
        <w:ind w:left="700" w:right="1544"/>
        <w:rPr>
          <w:rFonts w:ascii="Arial" w:hAnsi="Arial" w:cs="Arial"/>
          <w:sz w:val="18"/>
        </w:rPr>
      </w:pPr>
      <w:hyperlink w:anchor="_bookmark2262" w:history="1">
        <w:r w:rsidR="00C12992" w:rsidRPr="001058B5">
          <w:rPr>
            <w:rFonts w:ascii="Arial" w:hAnsi="Arial" w:cs="Arial"/>
            <w:sz w:val="18"/>
          </w:rPr>
          <w:t>valid node checking, 10-16</w:t>
        </w:r>
      </w:hyperlink>
      <w:r w:rsidR="00C12992" w:rsidRPr="001058B5">
        <w:rPr>
          <w:rFonts w:ascii="Arial" w:hAnsi="Arial" w:cs="Arial"/>
          <w:sz w:val="18"/>
        </w:rPr>
        <w:t xml:space="preserve"> views</w:t>
      </w:r>
    </w:p>
    <w:p w14:paraId="7E39DC0F"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737" w:history="1">
        <w:r w:rsidRPr="001058B5">
          <w:rPr>
            <w:rFonts w:ascii="Arial" w:hAnsi="Arial" w:cs="Arial"/>
            <w:sz w:val="18"/>
          </w:rPr>
          <w:t>about, 4-27</w:t>
        </w:r>
      </w:hyperlink>
    </w:p>
    <w:p w14:paraId="0CBC3578" w14:textId="77777777" w:rsidR="008C539B" w:rsidRPr="001058B5" w:rsidRDefault="00C12992">
      <w:pPr>
        <w:spacing w:line="220" w:lineRule="exact"/>
        <w:ind w:left="940"/>
        <w:rPr>
          <w:rFonts w:ascii="Arial" w:hAnsi="Arial" w:cs="Arial"/>
          <w:sz w:val="18"/>
        </w:rPr>
      </w:pPr>
      <w:r w:rsidRPr="001058B5">
        <w:rPr>
          <w:rFonts w:ascii="Arial" w:hAnsi="Arial" w:cs="Arial"/>
          <w:sz w:val="18"/>
        </w:rPr>
        <w:t>access control list data</w:t>
      </w:r>
    </w:p>
    <w:p w14:paraId="2B5C068D" w14:textId="77777777" w:rsidR="008C539B" w:rsidRPr="001058B5" w:rsidRDefault="008D1AB8">
      <w:pPr>
        <w:spacing w:line="237" w:lineRule="auto"/>
        <w:ind w:left="1180" w:right="1190"/>
        <w:rPr>
          <w:rFonts w:ascii="Arial" w:hAnsi="Arial" w:cs="Arial"/>
          <w:sz w:val="18"/>
        </w:rPr>
      </w:pPr>
      <w:hyperlink w:anchor="_bookmark952" w:history="1">
        <w:r w:rsidR="00C12992" w:rsidRPr="001058B5">
          <w:rPr>
            <w:rFonts w:ascii="Arial" w:hAnsi="Arial" w:cs="Arial"/>
            <w:sz w:val="18"/>
          </w:rPr>
          <w:t>external network services, 4-71</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wallet access, 4-71</w:t>
        </w:r>
      </w:hyperlink>
    </w:p>
    <w:p w14:paraId="04740D6B" w14:textId="77777777" w:rsidR="008C539B" w:rsidRPr="001058B5" w:rsidRDefault="008D1AB8">
      <w:pPr>
        <w:spacing w:line="217" w:lineRule="exact"/>
        <w:ind w:left="940"/>
        <w:rPr>
          <w:rFonts w:ascii="Arial" w:hAnsi="Arial" w:cs="Arial"/>
          <w:sz w:val="18"/>
        </w:rPr>
      </w:pPr>
      <w:hyperlink w:anchor="_bookmark1334" w:history="1">
        <w:r w:rsidR="00C12992" w:rsidRPr="001058B5">
          <w:rPr>
            <w:rFonts w:ascii="Arial" w:hAnsi="Arial" w:cs="Arial"/>
            <w:sz w:val="18"/>
          </w:rPr>
          <w:t>application contexts, 6-45</w:t>
        </w:r>
      </w:hyperlink>
    </w:p>
    <w:p w14:paraId="73336C34" w14:textId="77777777" w:rsidR="008C539B" w:rsidRPr="001058B5" w:rsidRDefault="008D1AB8">
      <w:pPr>
        <w:spacing w:line="220" w:lineRule="exact"/>
        <w:ind w:left="940"/>
        <w:rPr>
          <w:rFonts w:ascii="Arial" w:hAnsi="Arial" w:cs="Arial"/>
          <w:sz w:val="18"/>
        </w:rPr>
      </w:pPr>
      <w:hyperlink w:anchor="_bookmark2099" w:history="1">
        <w:r w:rsidR="00C12992" w:rsidRPr="001058B5">
          <w:rPr>
            <w:rFonts w:ascii="Arial" w:hAnsi="Arial" w:cs="Arial"/>
            <w:sz w:val="18"/>
          </w:rPr>
          <w:t>audit trail, 9-80</w:t>
        </w:r>
      </w:hyperlink>
    </w:p>
    <w:p w14:paraId="16CAF8C9" w14:textId="77777777" w:rsidR="008C539B" w:rsidRPr="001058B5" w:rsidRDefault="008D1AB8">
      <w:pPr>
        <w:spacing w:line="220" w:lineRule="exact"/>
        <w:ind w:left="940"/>
        <w:rPr>
          <w:rFonts w:ascii="Arial" w:hAnsi="Arial" w:cs="Arial"/>
          <w:sz w:val="18"/>
        </w:rPr>
      </w:pPr>
      <w:hyperlink w:anchor="_bookmark1816" w:history="1">
        <w:r w:rsidR="00C12992" w:rsidRPr="001058B5">
          <w:rPr>
            <w:rFonts w:ascii="Arial" w:hAnsi="Arial" w:cs="Arial"/>
            <w:sz w:val="18"/>
          </w:rPr>
          <w:t>auditing, 9-29</w:t>
        </w:r>
      </w:hyperlink>
    </w:p>
    <w:p w14:paraId="03B6EE19" w14:textId="77777777" w:rsidR="008C539B" w:rsidRPr="001058B5" w:rsidRDefault="008D1AB8">
      <w:pPr>
        <w:spacing w:line="220" w:lineRule="exact"/>
        <w:ind w:left="940"/>
        <w:rPr>
          <w:rFonts w:ascii="Arial" w:hAnsi="Arial" w:cs="Arial"/>
          <w:sz w:val="18"/>
        </w:rPr>
      </w:pPr>
      <w:hyperlink w:anchor="_bookmark490" w:history="1">
        <w:r w:rsidR="00C12992" w:rsidRPr="001058B5">
          <w:rPr>
            <w:rFonts w:ascii="Arial" w:hAnsi="Arial" w:cs="Arial"/>
            <w:sz w:val="18"/>
          </w:rPr>
          <w:t>authentication, 3-47</w:t>
        </w:r>
      </w:hyperlink>
    </w:p>
    <w:p w14:paraId="1BD8D59A" w14:textId="77777777" w:rsidR="008C539B" w:rsidRPr="001058B5" w:rsidRDefault="008D1AB8">
      <w:pPr>
        <w:spacing w:line="220" w:lineRule="exact"/>
        <w:ind w:left="940"/>
        <w:rPr>
          <w:rFonts w:ascii="Arial" w:hAnsi="Arial" w:cs="Arial"/>
          <w:sz w:val="18"/>
        </w:rPr>
      </w:pPr>
      <w:hyperlink w:anchor="_bookmark977" w:history="1">
        <w:r w:rsidR="00C12992" w:rsidRPr="001058B5">
          <w:rPr>
            <w:rFonts w:ascii="Arial" w:hAnsi="Arial" w:cs="Arial"/>
            <w:sz w:val="18"/>
          </w:rPr>
          <w:t>DBA_COL_PRIVS, 4-73</w:t>
        </w:r>
      </w:hyperlink>
    </w:p>
    <w:p w14:paraId="68874857" w14:textId="77777777" w:rsidR="008C539B" w:rsidRPr="001058B5" w:rsidRDefault="008D1AB8">
      <w:pPr>
        <w:spacing w:line="220" w:lineRule="exact"/>
        <w:ind w:left="940"/>
        <w:rPr>
          <w:rFonts w:ascii="Arial" w:hAnsi="Arial" w:cs="Arial"/>
          <w:sz w:val="18"/>
        </w:rPr>
      </w:pPr>
      <w:hyperlink w:anchor="_bookmark935" w:history="1">
        <w:r w:rsidR="00C12992" w:rsidRPr="001058B5">
          <w:rPr>
            <w:rFonts w:ascii="Arial" w:hAnsi="Arial" w:cs="Arial"/>
            <w:sz w:val="18"/>
          </w:rPr>
          <w:t xml:space="preserve">DBA_NETWORK_ACL_PRIVILEGES, 4-66, </w:t>
        </w:r>
      </w:hyperlink>
      <w:hyperlink w:anchor="_bookmark957" w:history="1">
        <w:r w:rsidR="00C12992" w:rsidRPr="001058B5">
          <w:rPr>
            <w:rFonts w:ascii="Arial" w:hAnsi="Arial" w:cs="Arial"/>
            <w:sz w:val="18"/>
          </w:rPr>
          <w:t>4-71</w:t>
        </w:r>
      </w:hyperlink>
    </w:p>
    <w:p w14:paraId="28EF11D1" w14:textId="77777777" w:rsidR="008C539B" w:rsidRPr="001058B5" w:rsidRDefault="008D1AB8">
      <w:pPr>
        <w:spacing w:line="220" w:lineRule="exact"/>
        <w:ind w:left="940"/>
        <w:rPr>
          <w:rFonts w:ascii="Arial" w:hAnsi="Arial" w:cs="Arial"/>
          <w:sz w:val="18"/>
        </w:rPr>
      </w:pPr>
      <w:hyperlink w:anchor="_bookmark956" w:history="1">
        <w:r w:rsidR="00C12992" w:rsidRPr="001058B5">
          <w:rPr>
            <w:rFonts w:ascii="Arial" w:hAnsi="Arial" w:cs="Arial"/>
            <w:sz w:val="18"/>
          </w:rPr>
          <w:t>DBA_NETWORK_ACLS, 4-71</w:t>
        </w:r>
      </w:hyperlink>
    </w:p>
    <w:p w14:paraId="768B3B17" w14:textId="77777777" w:rsidR="008C539B" w:rsidRPr="001058B5" w:rsidRDefault="008D1AB8">
      <w:pPr>
        <w:spacing w:line="220" w:lineRule="exact"/>
        <w:ind w:left="940"/>
        <w:rPr>
          <w:rFonts w:ascii="Arial" w:hAnsi="Arial" w:cs="Arial"/>
          <w:sz w:val="18"/>
        </w:rPr>
      </w:pPr>
      <w:hyperlink w:anchor="_bookmark973" w:history="1">
        <w:r w:rsidR="00C12992" w:rsidRPr="001058B5">
          <w:rPr>
            <w:rFonts w:ascii="Arial" w:hAnsi="Arial" w:cs="Arial"/>
            <w:sz w:val="18"/>
          </w:rPr>
          <w:t>DBA_ROLE_PRIVS, 4-73</w:t>
        </w:r>
      </w:hyperlink>
    </w:p>
    <w:p w14:paraId="5666DC16" w14:textId="77777777" w:rsidR="008C539B" w:rsidRPr="001058B5" w:rsidRDefault="008D1AB8">
      <w:pPr>
        <w:spacing w:line="220" w:lineRule="exact"/>
        <w:ind w:left="940"/>
        <w:rPr>
          <w:rFonts w:ascii="Arial" w:hAnsi="Arial" w:cs="Arial"/>
          <w:sz w:val="18"/>
        </w:rPr>
      </w:pPr>
      <w:hyperlink w:anchor="_bookmark984" w:history="1">
        <w:r w:rsidR="00C12992" w:rsidRPr="001058B5">
          <w:rPr>
            <w:rFonts w:ascii="Arial" w:hAnsi="Arial" w:cs="Arial"/>
            <w:sz w:val="18"/>
          </w:rPr>
          <w:t>DBA_ROLES, 4-74</w:t>
        </w:r>
      </w:hyperlink>
    </w:p>
    <w:p w14:paraId="43162636" w14:textId="77777777" w:rsidR="008C539B" w:rsidRPr="001058B5" w:rsidRDefault="008D1AB8">
      <w:pPr>
        <w:spacing w:line="220" w:lineRule="exact"/>
        <w:ind w:left="940"/>
        <w:rPr>
          <w:rFonts w:ascii="Arial" w:hAnsi="Arial" w:cs="Arial"/>
          <w:sz w:val="18"/>
        </w:rPr>
      </w:pPr>
      <w:hyperlink w:anchor="_bookmark970" w:history="1">
        <w:r w:rsidR="00C12992" w:rsidRPr="001058B5">
          <w:rPr>
            <w:rFonts w:ascii="Arial" w:hAnsi="Arial" w:cs="Arial"/>
            <w:sz w:val="18"/>
          </w:rPr>
          <w:t>DBA_SYS_PRIVS, 4-73</w:t>
        </w:r>
      </w:hyperlink>
    </w:p>
    <w:p w14:paraId="43C4C6E0" w14:textId="77777777" w:rsidR="008C539B" w:rsidRPr="001058B5" w:rsidRDefault="008D1AB8">
      <w:pPr>
        <w:spacing w:line="220" w:lineRule="exact"/>
        <w:ind w:left="940"/>
        <w:rPr>
          <w:rFonts w:ascii="Arial" w:hAnsi="Arial" w:cs="Arial"/>
          <w:sz w:val="18"/>
        </w:rPr>
      </w:pPr>
      <w:hyperlink w:anchor="_bookmark975" w:history="1">
        <w:r w:rsidR="00C12992" w:rsidRPr="001058B5">
          <w:rPr>
            <w:rFonts w:ascii="Arial" w:hAnsi="Arial" w:cs="Arial"/>
            <w:sz w:val="18"/>
          </w:rPr>
          <w:t>DBA_TAB_PRIVS, 4-73</w:t>
        </w:r>
      </w:hyperlink>
    </w:p>
    <w:p w14:paraId="6F0E505F" w14:textId="77777777" w:rsidR="008C539B" w:rsidRPr="001058B5" w:rsidRDefault="008D1AB8">
      <w:pPr>
        <w:spacing w:line="220" w:lineRule="exact"/>
        <w:ind w:left="940"/>
        <w:rPr>
          <w:rFonts w:ascii="Arial" w:hAnsi="Arial" w:cs="Arial"/>
          <w:sz w:val="18"/>
        </w:rPr>
      </w:pPr>
      <w:hyperlink w:anchor="_bookmark208" w:history="1">
        <w:r w:rsidR="00C12992" w:rsidRPr="001058B5">
          <w:rPr>
            <w:rFonts w:ascii="Arial" w:hAnsi="Arial" w:cs="Arial"/>
            <w:sz w:val="18"/>
          </w:rPr>
          <w:t>DBA_USERS_WITH_DEFPWD, 3-4</w:t>
        </w:r>
      </w:hyperlink>
    </w:p>
    <w:p w14:paraId="132E33EA" w14:textId="77777777" w:rsidR="008C539B" w:rsidRPr="001058B5" w:rsidRDefault="008D1AB8">
      <w:pPr>
        <w:spacing w:line="220" w:lineRule="exact"/>
        <w:ind w:left="940"/>
        <w:rPr>
          <w:rFonts w:ascii="Arial" w:hAnsi="Arial" w:cs="Arial"/>
          <w:sz w:val="18"/>
        </w:rPr>
      </w:pPr>
      <w:hyperlink w:anchor="_bookmark958" w:history="1">
        <w:r w:rsidR="00C12992" w:rsidRPr="001058B5">
          <w:rPr>
            <w:rFonts w:ascii="Arial" w:hAnsi="Arial" w:cs="Arial"/>
            <w:sz w:val="18"/>
          </w:rPr>
          <w:t>DBA_WALLET_ACLS, 4-71</w:t>
        </w:r>
      </w:hyperlink>
    </w:p>
    <w:p w14:paraId="6E8A64F5" w14:textId="77777777" w:rsidR="008C539B" w:rsidRPr="001058B5" w:rsidRDefault="008D1AB8">
      <w:pPr>
        <w:spacing w:line="220" w:lineRule="exact"/>
        <w:ind w:left="940"/>
        <w:rPr>
          <w:rFonts w:ascii="Arial" w:hAnsi="Arial" w:cs="Arial"/>
          <w:sz w:val="18"/>
        </w:rPr>
      </w:pPr>
      <w:hyperlink w:anchor="_bookmark1599" w:history="1">
        <w:r w:rsidR="00C12992" w:rsidRPr="001058B5">
          <w:rPr>
            <w:rFonts w:ascii="Arial" w:hAnsi="Arial" w:cs="Arial"/>
            <w:sz w:val="18"/>
          </w:rPr>
          <w:t>encrypted data,   8-15</w:t>
        </w:r>
      </w:hyperlink>
    </w:p>
    <w:p w14:paraId="4E4FF9BF" w14:textId="77777777" w:rsidR="008C539B" w:rsidRPr="001058B5" w:rsidRDefault="008D1AB8">
      <w:pPr>
        <w:spacing w:before="1" w:line="235" w:lineRule="auto"/>
        <w:ind w:left="940"/>
        <w:rPr>
          <w:rFonts w:ascii="Arial" w:hAnsi="Arial" w:cs="Arial"/>
          <w:sz w:val="18"/>
        </w:rPr>
      </w:pPr>
      <w:hyperlink w:anchor="_bookmark1544" w:history="1">
        <w:r w:rsidR="00C12992" w:rsidRPr="001058B5">
          <w:rPr>
            <w:rFonts w:ascii="Arial" w:hAnsi="Arial" w:cs="Arial"/>
            <w:sz w:val="18"/>
          </w:rPr>
          <w:t>Oracle Virtual Private Database policies, 7-39</w:t>
        </w:r>
      </w:hyperlink>
      <w:r w:rsidR="00C12992" w:rsidRPr="001058B5">
        <w:rPr>
          <w:rFonts w:ascii="Arial" w:hAnsi="Arial" w:cs="Arial"/>
          <w:sz w:val="18"/>
        </w:rPr>
        <w:t xml:space="preserve"> </w:t>
      </w:r>
      <w:hyperlink w:anchor="_bookmark737" w:history="1">
        <w:r w:rsidR="00C12992" w:rsidRPr="001058B5">
          <w:rPr>
            <w:rFonts w:ascii="Arial" w:hAnsi="Arial" w:cs="Arial"/>
            <w:sz w:val="18"/>
          </w:rPr>
          <w:t xml:space="preserve">privileges, 4-27, </w:t>
        </w:r>
      </w:hyperlink>
      <w:hyperlink w:anchor="_bookmark963" w:history="1">
        <w:r w:rsidR="00C12992" w:rsidRPr="001058B5">
          <w:rPr>
            <w:rFonts w:ascii="Arial" w:hAnsi="Arial" w:cs="Arial"/>
            <w:sz w:val="18"/>
          </w:rPr>
          <w:t>4-71</w:t>
        </w:r>
      </w:hyperlink>
    </w:p>
    <w:p w14:paraId="6D2D0035" w14:textId="77777777" w:rsidR="008C539B" w:rsidRPr="001058B5" w:rsidRDefault="008D1AB8">
      <w:pPr>
        <w:spacing w:line="220" w:lineRule="exact"/>
        <w:ind w:left="940"/>
        <w:rPr>
          <w:rFonts w:ascii="Arial" w:hAnsi="Arial" w:cs="Arial"/>
          <w:sz w:val="18"/>
        </w:rPr>
      </w:pPr>
      <w:hyperlink w:anchor="_bookmark168" w:history="1">
        <w:r w:rsidR="00C12992" w:rsidRPr="001058B5">
          <w:rPr>
            <w:rFonts w:ascii="Arial" w:hAnsi="Arial" w:cs="Arial"/>
            <w:sz w:val="18"/>
          </w:rPr>
          <w:t>profiles, 2-15</w:t>
        </w:r>
      </w:hyperlink>
    </w:p>
    <w:p w14:paraId="726DD9B4" w14:textId="77777777" w:rsidR="008C539B" w:rsidRPr="001058B5" w:rsidRDefault="008D1AB8">
      <w:pPr>
        <w:spacing w:line="220" w:lineRule="exact"/>
        <w:ind w:left="940"/>
        <w:rPr>
          <w:rFonts w:ascii="Arial" w:hAnsi="Arial" w:cs="Arial"/>
          <w:sz w:val="18"/>
        </w:rPr>
      </w:pPr>
      <w:hyperlink w:anchor="_bookmark987" w:history="1">
        <w:r w:rsidR="00C12992" w:rsidRPr="001058B5">
          <w:rPr>
            <w:rFonts w:ascii="Arial" w:hAnsi="Arial" w:cs="Arial"/>
            <w:sz w:val="18"/>
          </w:rPr>
          <w:t>ROLE_ROLE_PRIVS, 4-75</w:t>
        </w:r>
      </w:hyperlink>
    </w:p>
    <w:p w14:paraId="7B45B052" w14:textId="77777777" w:rsidR="008C539B" w:rsidRPr="001058B5" w:rsidRDefault="008D1AB8">
      <w:pPr>
        <w:spacing w:line="220" w:lineRule="exact"/>
        <w:ind w:left="940"/>
        <w:rPr>
          <w:rFonts w:ascii="Arial" w:hAnsi="Arial" w:cs="Arial"/>
          <w:sz w:val="18"/>
        </w:rPr>
      </w:pPr>
      <w:hyperlink w:anchor="_bookmark988" w:history="1">
        <w:r w:rsidR="00C12992" w:rsidRPr="001058B5">
          <w:rPr>
            <w:rFonts w:ascii="Arial" w:hAnsi="Arial" w:cs="Arial"/>
            <w:sz w:val="18"/>
          </w:rPr>
          <w:t>ROLE_SYS_PRIVS, 4-75</w:t>
        </w:r>
      </w:hyperlink>
    </w:p>
    <w:p w14:paraId="3B8A2337" w14:textId="77777777" w:rsidR="008C539B" w:rsidRPr="001058B5" w:rsidRDefault="008D1AB8">
      <w:pPr>
        <w:spacing w:line="220" w:lineRule="exact"/>
        <w:ind w:left="940"/>
        <w:rPr>
          <w:rFonts w:ascii="Arial" w:hAnsi="Arial" w:cs="Arial"/>
          <w:sz w:val="18"/>
        </w:rPr>
      </w:pPr>
      <w:hyperlink w:anchor="_bookmark989" w:history="1">
        <w:r w:rsidR="00C12992" w:rsidRPr="001058B5">
          <w:rPr>
            <w:rFonts w:ascii="Arial" w:hAnsi="Arial" w:cs="Arial"/>
            <w:sz w:val="18"/>
          </w:rPr>
          <w:t>ROLE_TAB_PRIVS, 4-75</w:t>
        </w:r>
      </w:hyperlink>
    </w:p>
    <w:p w14:paraId="3D75BE56" w14:textId="77777777" w:rsidR="008C539B" w:rsidRPr="001058B5" w:rsidRDefault="008D1AB8">
      <w:pPr>
        <w:spacing w:line="220" w:lineRule="exact"/>
        <w:ind w:left="940"/>
        <w:rPr>
          <w:rFonts w:ascii="Arial" w:hAnsi="Arial" w:cs="Arial"/>
          <w:sz w:val="18"/>
        </w:rPr>
      </w:pPr>
      <w:hyperlink w:anchor="_bookmark963" w:history="1">
        <w:r w:rsidR="00C12992" w:rsidRPr="001058B5">
          <w:rPr>
            <w:rFonts w:ascii="Arial" w:hAnsi="Arial" w:cs="Arial"/>
            <w:sz w:val="18"/>
          </w:rPr>
          <w:t>roles, 4-71</w:t>
        </w:r>
      </w:hyperlink>
    </w:p>
    <w:p w14:paraId="6913BC69" w14:textId="77777777" w:rsidR="008C539B" w:rsidRPr="001058B5" w:rsidRDefault="008D1AB8">
      <w:pPr>
        <w:spacing w:line="237" w:lineRule="auto"/>
        <w:ind w:left="940" w:right="1806"/>
        <w:rPr>
          <w:rFonts w:ascii="Arial" w:hAnsi="Arial" w:cs="Arial"/>
          <w:sz w:val="18"/>
        </w:rPr>
      </w:pPr>
      <w:hyperlink w:anchor="_bookmark743" w:history="1">
        <w:r w:rsidR="00C12992" w:rsidRPr="001058B5">
          <w:rPr>
            <w:rFonts w:ascii="Arial" w:hAnsi="Arial" w:cs="Arial"/>
            <w:sz w:val="18"/>
          </w:rPr>
          <w:t>security applications of, 4-28</w:t>
        </w:r>
      </w:hyperlink>
      <w:r w:rsidR="00C12992" w:rsidRPr="001058B5">
        <w:rPr>
          <w:rFonts w:ascii="Arial" w:hAnsi="Arial" w:cs="Arial"/>
          <w:sz w:val="18"/>
        </w:rPr>
        <w:t xml:space="preserve"> </w:t>
      </w:r>
      <w:hyperlink w:anchor="_bookmark981" w:history="1">
        <w:r w:rsidR="00C12992" w:rsidRPr="001058B5">
          <w:rPr>
            <w:rFonts w:ascii="Arial" w:hAnsi="Arial" w:cs="Arial"/>
            <w:sz w:val="18"/>
          </w:rPr>
          <w:t>SESSION_PRIVS, 4-74</w:t>
        </w:r>
      </w:hyperlink>
    </w:p>
    <w:p w14:paraId="352FF9D0" w14:textId="77777777" w:rsidR="008C539B" w:rsidRPr="001058B5" w:rsidRDefault="008D1AB8">
      <w:pPr>
        <w:spacing w:line="217" w:lineRule="exact"/>
        <w:ind w:left="940"/>
        <w:rPr>
          <w:rFonts w:ascii="Arial" w:hAnsi="Arial" w:cs="Arial"/>
          <w:sz w:val="18"/>
        </w:rPr>
      </w:pPr>
      <w:hyperlink w:anchor="_bookmark980" w:history="1">
        <w:r w:rsidR="00C12992" w:rsidRPr="001058B5">
          <w:rPr>
            <w:rFonts w:ascii="Arial" w:hAnsi="Arial" w:cs="Arial"/>
            <w:sz w:val="18"/>
          </w:rPr>
          <w:t>SESSION_ROLES, 4-74</w:t>
        </w:r>
      </w:hyperlink>
    </w:p>
    <w:p w14:paraId="0C8F6919" w14:textId="77777777" w:rsidR="008C539B" w:rsidRPr="001058B5" w:rsidRDefault="008D1AB8">
      <w:pPr>
        <w:spacing w:line="220" w:lineRule="exact"/>
        <w:ind w:left="940"/>
        <w:rPr>
          <w:rFonts w:ascii="Arial" w:hAnsi="Arial" w:cs="Arial"/>
          <w:sz w:val="18"/>
        </w:rPr>
      </w:pPr>
      <w:hyperlink w:anchor="_bookmark959" w:history="1">
        <w:r w:rsidR="00C12992" w:rsidRPr="001058B5">
          <w:rPr>
            <w:rFonts w:ascii="Arial" w:hAnsi="Arial" w:cs="Arial"/>
            <w:sz w:val="18"/>
          </w:rPr>
          <w:t>USER_NETWORK_ACL_PRIVILEGES, 4-71</w:t>
        </w:r>
      </w:hyperlink>
    </w:p>
    <w:p w14:paraId="74BF90F6" w14:textId="77777777" w:rsidR="008C539B" w:rsidRPr="001058B5" w:rsidRDefault="008D1AB8">
      <w:pPr>
        <w:spacing w:line="220" w:lineRule="exact"/>
        <w:ind w:left="940"/>
        <w:rPr>
          <w:rFonts w:ascii="Arial" w:hAnsi="Arial" w:cs="Arial"/>
          <w:sz w:val="18"/>
        </w:rPr>
      </w:pPr>
      <w:hyperlink w:anchor="_bookmark168" w:history="1">
        <w:r w:rsidR="00C12992" w:rsidRPr="001058B5">
          <w:rPr>
            <w:rFonts w:ascii="Arial" w:hAnsi="Arial" w:cs="Arial"/>
            <w:sz w:val="18"/>
          </w:rPr>
          <w:t>users, 2-15</w:t>
        </w:r>
      </w:hyperlink>
    </w:p>
    <w:p w14:paraId="74292600" w14:textId="77777777" w:rsidR="008C539B" w:rsidRPr="001058B5" w:rsidRDefault="00C12992">
      <w:pPr>
        <w:spacing w:line="220" w:lineRule="exact"/>
        <w:ind w:left="700"/>
        <w:rPr>
          <w:rFonts w:ascii="Arial" w:hAnsi="Arial" w:cs="Arial"/>
          <w:sz w:val="18"/>
        </w:rPr>
      </w:pPr>
      <w:r w:rsidRPr="001058B5">
        <w:rPr>
          <w:rFonts w:ascii="Arial" w:hAnsi="Arial" w:cs="Arial"/>
          <w:sz w:val="18"/>
        </w:rPr>
        <w:t>Virtual Private Database</w:t>
      </w:r>
    </w:p>
    <w:p w14:paraId="69A3B8EC" w14:textId="77777777" w:rsidR="008C539B" w:rsidRPr="001058B5" w:rsidRDefault="008D1AB8">
      <w:pPr>
        <w:spacing w:line="237" w:lineRule="auto"/>
        <w:ind w:left="700" w:right="1190"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w:t>
      </w:r>
    </w:p>
    <w:p w14:paraId="48FA175E" w14:textId="77777777" w:rsidR="008C539B" w:rsidRPr="001058B5" w:rsidRDefault="008D1AB8">
      <w:pPr>
        <w:spacing w:line="235" w:lineRule="auto"/>
        <w:ind w:left="700" w:right="836"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 xml:space="preserve">Oracle Virtual Private Database </w:t>
      </w:r>
      <w:hyperlink w:anchor="_bookmark2150" w:history="1">
        <w:r w:rsidR="00C12992" w:rsidRPr="001058B5">
          <w:rPr>
            <w:rFonts w:ascii="Arial" w:hAnsi="Arial" w:cs="Arial"/>
            <w:sz w:val="18"/>
          </w:rPr>
          <w:t>vulnerable run-time call, 10-4</w:t>
        </w:r>
      </w:hyperlink>
    </w:p>
    <w:p w14:paraId="3D5F3EA0" w14:textId="77777777" w:rsidR="008C539B" w:rsidRPr="001058B5" w:rsidRDefault="008D1AB8">
      <w:pPr>
        <w:spacing w:line="222" w:lineRule="exact"/>
        <w:ind w:left="940"/>
        <w:rPr>
          <w:rFonts w:ascii="Arial" w:hAnsi="Arial" w:cs="Arial"/>
          <w:sz w:val="18"/>
        </w:rPr>
      </w:pPr>
      <w:hyperlink w:anchor="_bookmark2151" w:history="1">
        <w:r w:rsidR="00C12992" w:rsidRPr="001058B5">
          <w:rPr>
            <w:rFonts w:ascii="Arial" w:hAnsi="Arial" w:cs="Arial"/>
            <w:sz w:val="18"/>
          </w:rPr>
          <w:t>made more secure, 10-4</w:t>
        </w:r>
      </w:hyperlink>
    </w:p>
    <w:p w14:paraId="09F252ED" w14:textId="77777777" w:rsidR="008C539B" w:rsidRPr="001058B5" w:rsidRDefault="008C539B">
      <w:pPr>
        <w:pStyle w:val="BodyText"/>
        <w:spacing w:before="1"/>
        <w:rPr>
          <w:rFonts w:ascii="Arial" w:hAnsi="Arial" w:cs="Arial"/>
          <w:sz w:val="21"/>
        </w:rPr>
      </w:pPr>
    </w:p>
    <w:p w14:paraId="3063F68F" w14:textId="77777777" w:rsidR="008C539B" w:rsidRPr="001058B5" w:rsidRDefault="00C12992">
      <w:pPr>
        <w:pStyle w:val="Heading5"/>
        <w:spacing w:before="1"/>
        <w:ind w:left="700"/>
      </w:pPr>
      <w:bookmarkStart w:id="2255" w:name="W"/>
      <w:bookmarkEnd w:id="2255"/>
      <w:r w:rsidRPr="001058B5">
        <w:t>W</w:t>
      </w:r>
    </w:p>
    <w:p w14:paraId="05F6A917" w14:textId="77777777" w:rsidR="008C539B" w:rsidRPr="001058B5" w:rsidRDefault="008C539B">
      <w:pPr>
        <w:pStyle w:val="BodyText"/>
        <w:spacing w:before="11"/>
        <w:rPr>
          <w:rFonts w:ascii="Arial" w:hAnsi="Arial" w:cs="Arial"/>
          <w:b/>
          <w:sz w:val="2"/>
        </w:rPr>
      </w:pPr>
    </w:p>
    <w:p w14:paraId="62C1825D" w14:textId="6D222D9F" w:rsidR="008C539B" w:rsidRPr="001058B5" w:rsidRDefault="008D1AB8">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0E81EF14">
          <v:group id="_x0000_s1029" style="width:215.4pt;height:.5pt;mso-position-horizontal-relative:char;mso-position-vertical-relative:line" coordsize="4308,10">
            <v:rect id="_x0000_s1031" style="position:absolute;width:5;height:10" fillcolor="black" stroked="f"/>
            <v:line id="_x0000_s1030" style="position:absolute" from="5,5" to="4308,5" strokeweight=".48pt"/>
            <w10:anchorlock/>
          </v:group>
        </w:pict>
      </w:r>
    </w:p>
    <w:p w14:paraId="34B30DAA" w14:textId="77777777" w:rsidR="008C539B" w:rsidRPr="001058B5" w:rsidRDefault="00C12992">
      <w:pPr>
        <w:spacing w:before="32" w:line="222" w:lineRule="exact"/>
        <w:ind w:left="700"/>
        <w:rPr>
          <w:rFonts w:ascii="Arial" w:hAnsi="Arial" w:cs="Arial"/>
          <w:sz w:val="18"/>
        </w:rPr>
      </w:pPr>
      <w:r w:rsidRPr="001058B5">
        <w:rPr>
          <w:rFonts w:ascii="Arial" w:hAnsi="Arial" w:cs="Arial"/>
          <w:sz w:val="18"/>
        </w:rPr>
        <w:t>Wallet Manager</w:t>
      </w:r>
    </w:p>
    <w:p w14:paraId="54201177" w14:textId="77777777" w:rsidR="008C539B" w:rsidRPr="001058B5" w:rsidRDefault="008D1AB8">
      <w:pPr>
        <w:spacing w:line="237" w:lineRule="auto"/>
        <w:ind w:left="700" w:right="1806" w:firstLine="240"/>
        <w:rPr>
          <w:rFonts w:ascii="Arial" w:hAnsi="Arial" w:cs="Arial"/>
          <w:sz w:val="18"/>
        </w:rPr>
      </w:pPr>
      <w:hyperlink w:anchor="_bookmark373" w:history="1">
        <w:r w:rsidR="00C12992" w:rsidRPr="001058B5">
          <w:rPr>
            <w:rFonts w:ascii="Arial" w:hAnsi="Arial" w:cs="Arial"/>
            <w:i/>
            <w:sz w:val="18"/>
          </w:rPr>
          <w:t xml:space="preserve">See </w:t>
        </w:r>
      </w:hyperlink>
      <w:r w:rsidR="00C12992" w:rsidRPr="001058B5">
        <w:rPr>
          <w:rFonts w:ascii="Arial" w:hAnsi="Arial" w:cs="Arial"/>
          <w:sz w:val="18"/>
        </w:rPr>
        <w:t>Oracle Wallet Manager wallets</w:t>
      </w:r>
    </w:p>
    <w:p w14:paraId="6D4AF2D8" w14:textId="77777777" w:rsidR="008C539B" w:rsidRPr="001058B5" w:rsidRDefault="008D1AB8">
      <w:pPr>
        <w:spacing w:line="217" w:lineRule="exact"/>
        <w:ind w:left="940"/>
        <w:rPr>
          <w:rFonts w:ascii="Arial" w:hAnsi="Arial" w:cs="Arial"/>
          <w:sz w:val="18"/>
        </w:rPr>
      </w:pPr>
      <w:hyperlink w:anchor="_bookmark372" w:history="1">
        <w:r w:rsidR="00C12992" w:rsidRPr="001058B5">
          <w:rPr>
            <w:rFonts w:ascii="Arial" w:hAnsi="Arial" w:cs="Arial"/>
            <w:sz w:val="18"/>
          </w:rPr>
          <w:t>authentication method, 3-30</w:t>
        </w:r>
      </w:hyperlink>
    </w:p>
    <w:p w14:paraId="6F5348E5" w14:textId="77777777" w:rsidR="008C539B" w:rsidRPr="001058B5" w:rsidRDefault="008D1AB8">
      <w:pPr>
        <w:spacing w:line="237" w:lineRule="auto"/>
        <w:ind w:left="700" w:right="476" w:firstLine="240"/>
        <w:rPr>
          <w:rFonts w:ascii="Arial" w:hAnsi="Arial" w:cs="Arial"/>
          <w:sz w:val="18"/>
        </w:rPr>
      </w:pPr>
      <w:hyperlink w:anchor="_bookmark884" w:history="1">
        <w:r w:rsidR="00C12992" w:rsidRPr="001058B5">
          <w:rPr>
            <w:rFonts w:ascii="Arial" w:hAnsi="Arial" w:cs="Arial"/>
            <w:i/>
            <w:sz w:val="18"/>
          </w:rPr>
          <w:t xml:space="preserve">See also </w:t>
        </w:r>
      </w:hyperlink>
      <w:r w:rsidR="00C12992" w:rsidRPr="001058B5">
        <w:rPr>
          <w:rFonts w:ascii="Arial" w:hAnsi="Arial" w:cs="Arial"/>
          <w:sz w:val="18"/>
        </w:rPr>
        <w:t>access control lists (ACL), wallet access Web applications</w:t>
      </w:r>
    </w:p>
    <w:p w14:paraId="69205FEA" w14:textId="77777777" w:rsidR="008C539B" w:rsidRPr="001058B5" w:rsidRDefault="008D1AB8">
      <w:pPr>
        <w:spacing w:line="235" w:lineRule="auto"/>
        <w:ind w:left="700" w:right="1915" w:firstLine="240"/>
        <w:rPr>
          <w:rFonts w:ascii="Arial" w:hAnsi="Arial" w:cs="Arial"/>
          <w:sz w:val="18"/>
        </w:rPr>
      </w:pPr>
      <w:hyperlink w:anchor="_bookmark1247" w:history="1">
        <w:r w:rsidR="00C12992" w:rsidRPr="001058B5">
          <w:rPr>
            <w:rFonts w:ascii="Arial" w:hAnsi="Arial" w:cs="Arial"/>
            <w:sz w:val="18"/>
          </w:rPr>
          <w:t xml:space="preserve">user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Web-based applications</w:t>
      </w:r>
    </w:p>
    <w:p w14:paraId="1A0C9569" w14:textId="77777777" w:rsidR="008C539B" w:rsidRPr="001058B5" w:rsidRDefault="008D1AB8">
      <w:pPr>
        <w:spacing w:line="235" w:lineRule="auto"/>
        <w:ind w:left="1300" w:right="408" w:hanging="360"/>
        <w:rPr>
          <w:rFonts w:ascii="Arial" w:hAnsi="Arial" w:cs="Arial"/>
          <w:sz w:val="18"/>
        </w:rPr>
      </w:pPr>
      <w:hyperlink w:anchor="_bookmark1540" w:history="1">
        <w:r w:rsidR="00C12992" w:rsidRPr="001058B5">
          <w:rPr>
            <w:rFonts w:ascii="Arial" w:hAnsi="Arial" w:cs="Arial"/>
            <w:sz w:val="18"/>
          </w:rPr>
          <w:t>Oracle Virtual Private Database, how it works with, 7-38</w:t>
        </w:r>
      </w:hyperlink>
    </w:p>
    <w:p w14:paraId="6FCCAB38" w14:textId="77777777" w:rsidR="008C539B" w:rsidRPr="001058B5" w:rsidRDefault="008D1AB8">
      <w:pPr>
        <w:spacing w:line="220" w:lineRule="exact"/>
        <w:ind w:left="700"/>
        <w:rPr>
          <w:rFonts w:ascii="Arial" w:hAnsi="Arial" w:cs="Arial"/>
          <w:sz w:val="18"/>
        </w:rPr>
      </w:pPr>
      <w:hyperlink w:anchor="_bookmark636" w:history="1">
        <w:r w:rsidR="00C12992" w:rsidRPr="001058B5">
          <w:rPr>
            <w:rFonts w:ascii="Arial" w:hAnsi="Arial" w:cs="Arial"/>
            <w:sz w:val="18"/>
          </w:rPr>
          <w:t>WFS_USR_ROLE role, 4-15</w:t>
        </w:r>
      </w:hyperlink>
    </w:p>
    <w:p w14:paraId="19D16787" w14:textId="77777777" w:rsidR="008C539B" w:rsidRPr="001058B5" w:rsidRDefault="00C12992">
      <w:pPr>
        <w:spacing w:before="2" w:line="235" w:lineRule="auto"/>
        <w:ind w:left="940" w:right="1806" w:hanging="240"/>
        <w:rPr>
          <w:rFonts w:ascii="Arial" w:hAnsi="Arial" w:cs="Arial"/>
          <w:sz w:val="18"/>
        </w:rPr>
      </w:pPr>
      <w:r w:rsidRPr="001058B5">
        <w:rPr>
          <w:rFonts w:ascii="Arial" w:hAnsi="Arial" w:cs="Arial"/>
          <w:sz w:val="18"/>
        </w:rPr>
        <w:t xml:space="preserve">WHEN OTHERS exceptions </w:t>
      </w:r>
      <w:hyperlink w:anchor="_bookmark1199" w:history="1">
        <w:r w:rsidRPr="001058B5">
          <w:rPr>
            <w:rFonts w:ascii="Arial" w:hAnsi="Arial" w:cs="Arial"/>
            <w:sz w:val="18"/>
          </w:rPr>
          <w:t>logon triggers, used in,   6-11</w:t>
        </w:r>
      </w:hyperlink>
    </w:p>
    <w:p w14:paraId="117D53FA" w14:textId="77777777" w:rsidR="008C539B" w:rsidRPr="001058B5" w:rsidRDefault="008D1AB8">
      <w:pPr>
        <w:spacing w:before="1" w:line="235" w:lineRule="auto"/>
        <w:ind w:left="700" w:right="1190"/>
        <w:rPr>
          <w:rFonts w:ascii="Arial" w:hAnsi="Arial" w:cs="Arial"/>
          <w:sz w:val="18"/>
        </w:rPr>
      </w:pPr>
      <w:hyperlink w:anchor="_bookmark1375" w:history="1">
        <w:r w:rsidR="00C12992" w:rsidRPr="001058B5">
          <w:rPr>
            <w:rFonts w:ascii="Arial" w:hAnsi="Arial" w:cs="Arial"/>
            <w:sz w:val="18"/>
          </w:rPr>
          <w:t>WHERE clause, dynamic SQL, 7-5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637" w:history="1">
        <w:r w:rsidR="00C12992" w:rsidRPr="001058B5">
          <w:rPr>
            <w:rFonts w:ascii="Arial" w:hAnsi="Arial" w:cs="Arial"/>
            <w:sz w:val="18"/>
          </w:rPr>
          <w:t>WM_ADMIN_ROLE role, 4-16</w:t>
        </w:r>
      </w:hyperlink>
    </w:p>
    <w:p w14:paraId="100B5E90" w14:textId="77777777" w:rsidR="008C539B" w:rsidRPr="001058B5" w:rsidRDefault="008C539B">
      <w:pPr>
        <w:pStyle w:val="BodyText"/>
        <w:spacing w:before="6"/>
        <w:rPr>
          <w:rFonts w:ascii="Arial" w:hAnsi="Arial" w:cs="Arial"/>
          <w:sz w:val="21"/>
        </w:rPr>
      </w:pPr>
    </w:p>
    <w:p w14:paraId="1F376B65" w14:textId="77777777" w:rsidR="008C539B" w:rsidRPr="001058B5" w:rsidRDefault="00C12992">
      <w:pPr>
        <w:pStyle w:val="Heading5"/>
        <w:ind w:left="700"/>
      </w:pPr>
      <w:bookmarkStart w:id="2256" w:name="X"/>
      <w:bookmarkEnd w:id="2256"/>
      <w:r w:rsidRPr="001058B5">
        <w:t>X</w:t>
      </w:r>
    </w:p>
    <w:p w14:paraId="2C1FB432" w14:textId="77777777" w:rsidR="008C539B" w:rsidRPr="001058B5" w:rsidRDefault="008C539B">
      <w:pPr>
        <w:pStyle w:val="BodyText"/>
        <w:spacing w:before="11"/>
        <w:rPr>
          <w:rFonts w:ascii="Arial" w:hAnsi="Arial" w:cs="Arial"/>
          <w:b/>
          <w:sz w:val="2"/>
        </w:rPr>
      </w:pPr>
    </w:p>
    <w:p w14:paraId="5750A5F9" w14:textId="6BF8BCA7" w:rsidR="008C539B" w:rsidRPr="001058B5" w:rsidRDefault="008D1AB8">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5E345A7">
          <v:group id="_x0000_s1026" style="width:215.4pt;height:.5pt;mso-position-horizontal-relative:char;mso-position-vertical-relative:line" coordsize="4308,10">
            <v:rect id="_x0000_s1028" style="position:absolute;width:5;height:10" fillcolor="black" stroked="f"/>
            <v:line id="_x0000_s1027" style="position:absolute" from="5,5" to="4308,5" strokeweight=".48pt"/>
            <w10:anchorlock/>
          </v:group>
        </w:pict>
      </w:r>
    </w:p>
    <w:p w14:paraId="4BFC2A0E" w14:textId="77777777" w:rsidR="008C539B" w:rsidRPr="001058B5" w:rsidRDefault="00C12992">
      <w:pPr>
        <w:spacing w:before="33" w:line="222" w:lineRule="exact"/>
        <w:ind w:left="700"/>
        <w:rPr>
          <w:rFonts w:ascii="Arial" w:hAnsi="Arial" w:cs="Arial"/>
          <w:sz w:val="18"/>
        </w:rPr>
      </w:pPr>
      <w:r w:rsidRPr="001058B5">
        <w:rPr>
          <w:rFonts w:ascii="Arial" w:hAnsi="Arial" w:cs="Arial"/>
          <w:sz w:val="18"/>
        </w:rPr>
        <w:t>X.509 certificates</w:t>
      </w:r>
    </w:p>
    <w:p w14:paraId="23E64ACE" w14:textId="77777777" w:rsidR="008C539B" w:rsidRPr="001058B5" w:rsidRDefault="008D1AB8">
      <w:pPr>
        <w:spacing w:line="222" w:lineRule="exact"/>
        <w:ind w:left="940"/>
        <w:rPr>
          <w:rFonts w:ascii="Arial" w:hAnsi="Arial" w:cs="Arial"/>
          <w:sz w:val="18"/>
        </w:rPr>
      </w:pPr>
      <w:hyperlink w:anchor="_bookmark2192" w:history="1">
        <w:r w:rsidR="00C12992" w:rsidRPr="001058B5">
          <w:rPr>
            <w:rFonts w:ascii="Arial" w:hAnsi="Arial" w:cs="Arial"/>
            <w:sz w:val="18"/>
          </w:rPr>
          <w:t>guidelines for security, 10-9</w:t>
        </w:r>
      </w:hyperlink>
    </w:p>
    <w:p w14:paraId="54D09401" w14:textId="77777777" w:rsidR="008C539B" w:rsidRPr="001058B5" w:rsidRDefault="008C539B">
      <w:pPr>
        <w:spacing w:line="222" w:lineRule="exact"/>
        <w:rPr>
          <w:rFonts w:ascii="Arial" w:hAnsi="Arial" w:cs="Arial"/>
          <w:sz w:val="18"/>
        </w:rPr>
        <w:sectPr w:rsidR="008C539B" w:rsidRPr="001058B5">
          <w:headerReference w:type="default" r:id="rId320"/>
          <w:pgSz w:w="12240" w:h="15840"/>
          <w:pgMar w:top="1200" w:right="1060" w:bottom="860" w:left="1100" w:header="0" w:footer="663" w:gutter="0"/>
          <w:cols w:num="2" w:space="720" w:equalWidth="0">
            <w:col w:w="4803" w:space="117"/>
            <w:col w:w="5160"/>
          </w:cols>
        </w:sectPr>
      </w:pPr>
    </w:p>
    <w:p w14:paraId="60CADC07" w14:textId="77777777" w:rsidR="008C539B" w:rsidRPr="001058B5" w:rsidRDefault="008D1AB8">
      <w:pPr>
        <w:spacing w:before="67" w:line="222" w:lineRule="exact"/>
        <w:ind w:left="100"/>
        <w:rPr>
          <w:rFonts w:ascii="Arial" w:hAnsi="Arial" w:cs="Arial"/>
          <w:sz w:val="18"/>
        </w:rPr>
      </w:pPr>
      <w:hyperlink w:anchor="_bookmark639" w:history="1">
        <w:r w:rsidR="00C12992" w:rsidRPr="001058B5">
          <w:rPr>
            <w:rFonts w:ascii="Arial" w:hAnsi="Arial" w:cs="Arial"/>
            <w:sz w:val="18"/>
          </w:rPr>
          <w:t>XDB_SET_INVOKER role, 4-16</w:t>
        </w:r>
      </w:hyperlink>
    </w:p>
    <w:p w14:paraId="6167E76F" w14:textId="77777777" w:rsidR="008C539B" w:rsidRPr="001058B5" w:rsidRDefault="008D1AB8">
      <w:pPr>
        <w:spacing w:before="1" w:line="235" w:lineRule="auto"/>
        <w:ind w:left="100" w:right="4739"/>
        <w:rPr>
          <w:rFonts w:ascii="Arial" w:hAnsi="Arial" w:cs="Arial"/>
          <w:sz w:val="18"/>
        </w:rPr>
      </w:pPr>
      <w:hyperlink w:anchor="_bookmark640" w:history="1">
        <w:r w:rsidR="00C12992" w:rsidRPr="001058B5">
          <w:rPr>
            <w:rFonts w:ascii="Arial" w:hAnsi="Arial" w:cs="Arial"/>
            <w:sz w:val="18"/>
          </w:rPr>
          <w:t>XDB_WEBSERVICES role, 4-16</w:t>
        </w:r>
      </w:hyperlink>
      <w:r w:rsidR="00C12992" w:rsidRPr="001058B5">
        <w:rPr>
          <w:rFonts w:ascii="Arial" w:hAnsi="Arial" w:cs="Arial"/>
          <w:sz w:val="18"/>
        </w:rPr>
        <w:t xml:space="preserve"> XDB_WEBSERVICES_OVER_HTTP role</w:t>
      </w:r>
    </w:p>
    <w:p w14:paraId="6A2686EE" w14:textId="77777777" w:rsidR="008C539B" w:rsidRPr="001058B5" w:rsidRDefault="008D1AB8">
      <w:pPr>
        <w:spacing w:line="220" w:lineRule="exact"/>
        <w:ind w:left="340"/>
        <w:rPr>
          <w:rFonts w:ascii="Arial" w:hAnsi="Arial" w:cs="Arial"/>
          <w:sz w:val="18"/>
        </w:rPr>
      </w:pPr>
      <w:hyperlink w:anchor="_bookmark641" w:history="1">
        <w:r w:rsidR="00C12992" w:rsidRPr="001058B5">
          <w:rPr>
            <w:rFonts w:ascii="Arial" w:hAnsi="Arial" w:cs="Arial"/>
            <w:sz w:val="18"/>
          </w:rPr>
          <w:t>about, 4-16</w:t>
        </w:r>
      </w:hyperlink>
    </w:p>
    <w:p w14:paraId="63135118" w14:textId="77777777" w:rsidR="008C539B" w:rsidRPr="001058B5" w:rsidRDefault="008D1AB8">
      <w:pPr>
        <w:spacing w:line="220" w:lineRule="exact"/>
        <w:ind w:left="100"/>
        <w:rPr>
          <w:rFonts w:ascii="Arial" w:hAnsi="Arial" w:cs="Arial"/>
          <w:sz w:val="18"/>
        </w:rPr>
      </w:pPr>
      <w:hyperlink w:anchor="_bookmark642" w:history="1">
        <w:r w:rsidR="00C12992" w:rsidRPr="001058B5">
          <w:rPr>
            <w:rFonts w:ascii="Arial" w:hAnsi="Arial" w:cs="Arial"/>
            <w:sz w:val="18"/>
          </w:rPr>
          <w:t>XDB_WEBSERVICES_WITH_PUBLIC role, 4-16</w:t>
        </w:r>
      </w:hyperlink>
    </w:p>
    <w:p w14:paraId="771AF07D" w14:textId="77777777" w:rsidR="008C539B" w:rsidRPr="001058B5" w:rsidRDefault="008D1AB8">
      <w:pPr>
        <w:spacing w:line="237" w:lineRule="auto"/>
        <w:ind w:left="100" w:right="8032"/>
        <w:rPr>
          <w:rFonts w:ascii="Arial" w:hAnsi="Arial" w:cs="Arial"/>
          <w:sz w:val="18"/>
        </w:rPr>
      </w:pPr>
      <w:hyperlink w:anchor="_bookmark638" w:history="1">
        <w:r w:rsidR="00C12992" w:rsidRPr="001058B5">
          <w:rPr>
            <w:rFonts w:ascii="Arial" w:hAnsi="Arial" w:cs="Arial"/>
            <w:sz w:val="18"/>
          </w:rPr>
          <w:t>XDBADMIN role, 4-16</w:t>
        </w:r>
      </w:hyperlink>
      <w:r w:rsidR="00C12992" w:rsidRPr="001058B5">
        <w:rPr>
          <w:rFonts w:ascii="Arial" w:hAnsi="Arial" w:cs="Arial"/>
          <w:sz w:val="18"/>
        </w:rPr>
        <w:t xml:space="preserve"> XML</w:t>
      </w:r>
    </w:p>
    <w:p w14:paraId="5F88E564" w14:textId="77777777" w:rsidR="008C539B" w:rsidRPr="001058B5" w:rsidRDefault="008D1AB8">
      <w:pPr>
        <w:spacing w:line="237" w:lineRule="auto"/>
        <w:ind w:left="340" w:right="5904"/>
        <w:rPr>
          <w:rFonts w:ascii="Arial" w:hAnsi="Arial" w:cs="Arial"/>
          <w:sz w:val="18"/>
        </w:rPr>
      </w:pPr>
      <w:hyperlink w:anchor="_bookmark1679" w:history="1">
        <w:r w:rsidR="00C12992" w:rsidRPr="001058B5">
          <w:rPr>
            <w:rFonts w:ascii="Arial" w:hAnsi="Arial" w:cs="Arial"/>
            <w:sz w:val="18"/>
          </w:rPr>
          <w:t>AUDIT_TRAIL XML setting, 9-11</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AUDIT_TRAIL XML, EXTENDED setting, 9-11</w:t>
        </w:r>
      </w:hyperlink>
    </w:p>
    <w:p w14:paraId="21D52271" w14:textId="77777777" w:rsidR="008C539B" w:rsidRPr="001058B5" w:rsidRDefault="00C12992">
      <w:pPr>
        <w:spacing w:line="217" w:lineRule="exact"/>
        <w:ind w:left="100"/>
        <w:rPr>
          <w:rFonts w:ascii="Arial" w:hAnsi="Arial" w:cs="Arial"/>
          <w:sz w:val="18"/>
        </w:rPr>
      </w:pPr>
      <w:r w:rsidRPr="001058B5">
        <w:rPr>
          <w:rFonts w:ascii="Arial" w:hAnsi="Arial" w:cs="Arial"/>
          <w:sz w:val="18"/>
        </w:rPr>
        <w:t>XML, EXTENDED AUDIT_TRAIL setting</w:t>
      </w:r>
    </w:p>
    <w:p w14:paraId="08971F39" w14:textId="77777777" w:rsidR="008C539B" w:rsidRPr="001058B5" w:rsidRDefault="008D1AB8">
      <w:pPr>
        <w:spacing w:line="237" w:lineRule="auto"/>
        <w:ind w:left="340" w:right="6551"/>
        <w:rPr>
          <w:rFonts w:ascii="Arial" w:hAnsi="Arial" w:cs="Arial"/>
          <w:sz w:val="18"/>
        </w:rPr>
      </w:pPr>
      <w:hyperlink w:anchor="_bookmark1675" w:history="1">
        <w:r w:rsidR="00C12992" w:rsidRPr="001058B5">
          <w:rPr>
            <w:rFonts w:ascii="Arial" w:hAnsi="Arial" w:cs="Arial"/>
            <w:sz w:val="18"/>
          </w:rPr>
          <w:t>used with DB in AUDIT_TRAIL, 9-10</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used with XML in AUDIT_TRAIL, 9-11</w:t>
        </w:r>
      </w:hyperlink>
    </w:p>
    <w:sectPr w:rsidR="008C539B" w:rsidRPr="001058B5">
      <w:headerReference w:type="even" r:id="rId321"/>
      <w:footerReference w:type="even" r:id="rId322"/>
      <w:pgSz w:w="12240" w:h="15840"/>
      <w:pgMar w:top="1200" w:right="1060" w:bottom="860" w:left="1100" w:header="0" w:footer="663"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8" w:author="AutoBVT" w:date="2018-10-31T13:09:00Z" w:initials="A">
    <w:p w14:paraId="353AE8F1" w14:textId="30074456" w:rsidR="00377208" w:rsidRDefault="00377208">
      <w:pPr>
        <w:pStyle w:val="CommentText"/>
      </w:pPr>
      <w:r>
        <w:rPr>
          <w:rStyle w:val="CommentReference"/>
        </w:rPr>
        <w:annotationRef/>
      </w:r>
    </w:p>
  </w:comment>
  <w:comment w:id="77" w:author="Cong Tri Nguyen" w:date="2018-10-29T20:48:00Z" w:initials="CTN">
    <w:p w14:paraId="670BFC23" w14:textId="77777777" w:rsidR="00377208" w:rsidRPr="001058B5" w:rsidRDefault="00377208" w:rsidP="007C2125">
      <w:pPr>
        <w:pStyle w:val="BodyText"/>
        <w:spacing w:before="112" w:line="232" w:lineRule="auto"/>
        <w:ind w:left="2380" w:right="1456"/>
        <w:rPr>
          <w:rFonts w:ascii="Arial" w:hAnsi="Arial" w:cs="Arial"/>
        </w:rPr>
      </w:pPr>
      <w:r>
        <w:rPr>
          <w:rStyle w:val="CommentReference"/>
        </w:rPr>
        <w:annotationRef/>
      </w:r>
      <w:r>
        <w:rPr>
          <w:rFonts w:ascii="Arial" w:hAnsi="Arial" w:cs="Arial"/>
        </w:rPr>
        <w:t xml:space="preserve">, </w:t>
      </w:r>
      <w:r w:rsidRPr="001058B5">
        <w:rPr>
          <w:rFonts w:ascii="Arial" w:hAnsi="Arial" w:cs="Arial"/>
        </w:rPr>
        <w:t>Creating organization-specific roles gives an organization detailed control of the privileges it assigns, and protects it in case Oracle Database changes the roles that it defines in future releases.</w:t>
      </w:r>
    </w:p>
    <w:p w14:paraId="11FBC976" w14:textId="036C7AFA" w:rsidR="00377208" w:rsidRDefault="00377208">
      <w:pPr>
        <w:pStyle w:val="CommentText"/>
      </w:pPr>
    </w:p>
  </w:comment>
  <w:comment w:id="88" w:author="Cong Tri Nguyen" w:date="2018-10-29T23:23:00Z" w:initials="CTN">
    <w:p w14:paraId="1658D8D8" w14:textId="741869EE" w:rsidR="00377208" w:rsidRPr="00B862CB" w:rsidRDefault="00377208" w:rsidP="00B862CB">
      <w:pPr>
        <w:shd w:val="clear" w:color="auto" w:fill="FFFFFF"/>
        <w:jc w:val="center"/>
        <w:textAlignment w:val="baseline"/>
        <w:rPr>
          <w:rFonts w:ascii="inherit" w:eastAsia="Times New Roman" w:hAnsi="inherit" w:cs="Arial"/>
          <w:color w:val="242729"/>
          <w:sz w:val="20"/>
          <w:szCs w:val="20"/>
        </w:rPr>
      </w:pPr>
      <w:r>
        <w:rPr>
          <w:rStyle w:val="CommentReference"/>
        </w:rPr>
        <w:annotationRef/>
      </w:r>
    </w:p>
    <w:p w14:paraId="6983A0A5" w14:textId="77777777" w:rsidR="00377208" w:rsidRPr="00B862CB" w:rsidRDefault="00377208"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schema is a namespace - a logical thing. It is used to organize the </w:t>
      </w:r>
      <w:r w:rsidRPr="00B862CB">
        <w:rPr>
          <w:rFonts w:ascii="inherit" w:eastAsia="Times New Roman" w:hAnsi="inherit" w:cs="Arial"/>
          <w:i/>
          <w:iCs/>
          <w:color w:val="242729"/>
          <w:sz w:val="23"/>
          <w:szCs w:val="23"/>
          <w:bdr w:val="none" w:sz="0" w:space="0" w:color="auto" w:frame="1"/>
        </w:rPr>
        <w:t>names</w:t>
      </w:r>
      <w:r w:rsidRPr="00B862CB">
        <w:rPr>
          <w:rFonts w:ascii="inherit" w:eastAsia="Times New Roman" w:hAnsi="inherit" w:cs="Arial"/>
          <w:color w:val="242729"/>
          <w:sz w:val="23"/>
          <w:szCs w:val="23"/>
        </w:rPr>
        <w:t> of database objects. It has nothing to do with the way the data is stored.</w:t>
      </w:r>
    </w:p>
    <w:p w14:paraId="79B6D366" w14:textId="77777777" w:rsidR="00377208" w:rsidRPr="00B862CB" w:rsidRDefault="00377208"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tablespace is a physical thing. It's a container for data and has nothing to do with the logical organization of the database objects.</w:t>
      </w:r>
    </w:p>
    <w:p w14:paraId="75D8DAC0" w14:textId="77777777" w:rsidR="00377208" w:rsidRPr="00B862CB" w:rsidRDefault="00377208"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single object (e.g. a table) could be spread across multiple tablespaces (depending on the DBMS being used) but it can only be defined in a single schema. The table </w:t>
      </w:r>
      <w:r w:rsidRPr="00B862CB">
        <w:rPr>
          <w:rFonts w:ascii="Consolas" w:eastAsia="Times New Roman" w:hAnsi="Consolas" w:cs="Courier New"/>
          <w:color w:val="242729"/>
          <w:sz w:val="20"/>
          <w:szCs w:val="20"/>
          <w:bdr w:val="none" w:sz="0" w:space="0" w:color="auto" w:frame="1"/>
          <w:shd w:val="clear" w:color="auto" w:fill="EFF0F1"/>
        </w:rPr>
        <w:t>schema_1.table_1</w:t>
      </w:r>
      <w:r w:rsidRPr="00B862CB">
        <w:rPr>
          <w:rFonts w:ascii="inherit" w:eastAsia="Times New Roman" w:hAnsi="inherit" w:cs="Arial"/>
          <w:color w:val="242729"/>
          <w:sz w:val="23"/>
          <w:szCs w:val="23"/>
        </w:rPr>
        <w:t> is a </w:t>
      </w:r>
      <w:r w:rsidRPr="00B862CB">
        <w:rPr>
          <w:rFonts w:ascii="inherit" w:eastAsia="Times New Roman" w:hAnsi="inherit" w:cs="Arial"/>
          <w:i/>
          <w:iCs/>
          <w:color w:val="242729"/>
          <w:sz w:val="23"/>
          <w:szCs w:val="23"/>
          <w:bdr w:val="none" w:sz="0" w:space="0" w:color="auto" w:frame="1"/>
        </w:rPr>
        <w:t>different</w:t>
      </w:r>
      <w:r w:rsidRPr="00B862CB">
        <w:rPr>
          <w:rFonts w:ascii="inherit" w:eastAsia="Times New Roman" w:hAnsi="inherit" w:cs="Arial"/>
          <w:color w:val="242729"/>
          <w:sz w:val="23"/>
          <w:szCs w:val="23"/>
        </w:rPr>
        <w:t>table than </w:t>
      </w:r>
      <w:r w:rsidRPr="00B862CB">
        <w:rPr>
          <w:rFonts w:ascii="Consolas" w:eastAsia="Times New Roman" w:hAnsi="Consolas" w:cs="Courier New"/>
          <w:color w:val="242729"/>
          <w:sz w:val="20"/>
          <w:szCs w:val="20"/>
          <w:bdr w:val="none" w:sz="0" w:space="0" w:color="auto" w:frame="1"/>
          <w:shd w:val="clear" w:color="auto" w:fill="EFF0F1"/>
        </w:rPr>
        <w:t>schema_2.table_1</w:t>
      </w:r>
      <w:r w:rsidRPr="00B862CB">
        <w:rPr>
          <w:rFonts w:ascii="inherit" w:eastAsia="Times New Roman" w:hAnsi="inherit" w:cs="Arial"/>
          <w:color w:val="242729"/>
          <w:sz w:val="23"/>
          <w:szCs w:val="23"/>
        </w:rPr>
        <w:t> - although the "plain" name is the same, the fully qualified name is different and therefore those are two different tables.</w:t>
      </w:r>
    </w:p>
    <w:p w14:paraId="1B4CEAC4" w14:textId="77777777" w:rsidR="00377208" w:rsidRPr="00B862CB" w:rsidRDefault="00377208"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Objects that are organized in the same schema, are not necessarily stored in the same tablespace. And a single tablespace can contain objects from different schemas.</w:t>
      </w:r>
    </w:p>
    <w:p w14:paraId="70D73425" w14:textId="77777777" w:rsidR="00377208" w:rsidRPr="00B862CB" w:rsidRDefault="00377208"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Schemas (and catalogs which are another level of namespace) are part of the SQL language and are defined in the SQL standard.</w:t>
      </w:r>
    </w:p>
    <w:p w14:paraId="18892204" w14:textId="77777777" w:rsidR="00377208" w:rsidRPr="0060423A" w:rsidRDefault="00377208" w:rsidP="0060423A">
      <w:pPr>
        <w:pStyle w:val="NormalWeb"/>
        <w:spacing w:before="0" w:beforeAutospacing="0" w:after="0" w:afterAutospacing="0"/>
        <w:textAlignment w:val="baseline"/>
        <w:rPr>
          <w:rFonts w:ascii="Arial" w:hAnsi="Arial" w:cs="Arial"/>
          <w:color w:val="242729"/>
          <w:sz w:val="23"/>
          <w:szCs w:val="23"/>
        </w:rPr>
      </w:pPr>
      <w:r w:rsidRPr="00B862CB">
        <w:rPr>
          <w:rFonts w:ascii="inherit" w:hAnsi="inherit" w:cs="Arial"/>
          <w:color w:val="242729"/>
          <w:sz w:val="23"/>
          <w:szCs w:val="23"/>
        </w:rPr>
        <w:t>Tablespaces are part of the physical storage and are DBMS specific (although nearly all DBMS support a concept like that) and are not part of the SQL query language (as defined by the SQL standard). They are however defined and managed through vendor specific SQL/DDL statements.</w:t>
      </w:r>
      <w:r>
        <w:rPr>
          <w:rFonts w:ascii="inherit" w:hAnsi="inherit" w:cs="Arial"/>
          <w:color w:val="242729"/>
          <w:sz w:val="23"/>
          <w:szCs w:val="23"/>
        </w:rPr>
        <w:br/>
      </w:r>
      <w:r>
        <w:rPr>
          <w:rFonts w:ascii="inherit" w:hAnsi="inherit" w:cs="Arial"/>
          <w:color w:val="242729"/>
          <w:sz w:val="23"/>
          <w:szCs w:val="23"/>
        </w:rPr>
        <w:br/>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w:t>
      </w:r>
      <w:r w:rsidRPr="0060423A">
        <w:rPr>
          <w:rFonts w:ascii="Arial" w:hAnsi="Arial" w:cs="Arial"/>
          <w:color w:val="242729"/>
          <w:sz w:val="23"/>
          <w:szCs w:val="23"/>
        </w:rPr>
        <w:br/>
        <w:t>A </w:t>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 is a collection of database objects. A schema is owned by a database user and has the same name as that user. </w:t>
      </w:r>
      <w:r w:rsidRPr="0060423A">
        <w:rPr>
          <w:rFonts w:ascii="inherit" w:hAnsi="inherit" w:cs="Arial"/>
          <w:b/>
          <w:bCs/>
          <w:color w:val="242729"/>
          <w:sz w:val="23"/>
          <w:szCs w:val="23"/>
          <w:bdr w:val="none" w:sz="0" w:space="0" w:color="auto" w:frame="1"/>
        </w:rPr>
        <w:t>Schema objects</w:t>
      </w:r>
      <w:r w:rsidRPr="0060423A">
        <w:rPr>
          <w:rFonts w:ascii="Arial" w:hAnsi="Arial" w:cs="Arial"/>
          <w:color w:val="242729"/>
          <w:sz w:val="23"/>
          <w:szCs w:val="23"/>
        </w:rPr>
        <w:t> are the logical structures that directly refer to the database's data. Schema objects include structures like </w:t>
      </w:r>
      <w:r w:rsidRPr="0060423A">
        <w:rPr>
          <w:rFonts w:ascii="inherit" w:hAnsi="inherit" w:cs="Arial"/>
          <w:b/>
          <w:bCs/>
          <w:color w:val="242729"/>
          <w:sz w:val="23"/>
          <w:szCs w:val="23"/>
          <w:bdr w:val="none" w:sz="0" w:space="0" w:color="auto" w:frame="1"/>
        </w:rPr>
        <w:t>tables</w:t>
      </w:r>
      <w:r w:rsidRPr="0060423A">
        <w:rPr>
          <w:rFonts w:ascii="Arial" w:hAnsi="Arial" w:cs="Arial"/>
          <w:color w:val="242729"/>
          <w:sz w:val="23"/>
          <w:szCs w:val="23"/>
        </w:rPr>
        <w:t>, </w:t>
      </w:r>
      <w:r w:rsidRPr="0060423A">
        <w:rPr>
          <w:rFonts w:ascii="inherit" w:hAnsi="inherit" w:cs="Arial"/>
          <w:b/>
          <w:bCs/>
          <w:color w:val="242729"/>
          <w:sz w:val="23"/>
          <w:szCs w:val="23"/>
          <w:bdr w:val="none" w:sz="0" w:space="0" w:color="auto" w:frame="1"/>
        </w:rPr>
        <w:t>views</w:t>
      </w:r>
      <w:r w:rsidRPr="0060423A">
        <w:rPr>
          <w:rFonts w:ascii="Arial" w:hAnsi="Arial" w:cs="Arial"/>
          <w:color w:val="242729"/>
          <w:sz w:val="23"/>
          <w:szCs w:val="23"/>
        </w:rPr>
        <w:t>, and </w:t>
      </w:r>
      <w:r w:rsidRPr="0060423A">
        <w:rPr>
          <w:rFonts w:ascii="inherit" w:hAnsi="inherit" w:cs="Arial"/>
          <w:b/>
          <w:bCs/>
          <w:color w:val="242729"/>
          <w:sz w:val="23"/>
          <w:szCs w:val="23"/>
          <w:bdr w:val="none" w:sz="0" w:space="0" w:color="auto" w:frame="1"/>
        </w:rPr>
        <w:t>indexes</w:t>
      </w:r>
      <w:r w:rsidRPr="0060423A">
        <w:rPr>
          <w:rFonts w:ascii="Arial" w:hAnsi="Arial" w:cs="Arial"/>
          <w:color w:val="242729"/>
          <w:sz w:val="23"/>
          <w:szCs w:val="23"/>
        </w:rPr>
        <w:t>. (There is no relationship between a tablespace and a schema. Objects in the same schema can be in different tablespaces, and a tablespace can hold objects from different schemas.)</w:t>
      </w:r>
    </w:p>
    <w:p w14:paraId="5FEAA833" w14:textId="77777777" w:rsidR="00377208" w:rsidRPr="0060423A" w:rsidRDefault="00377208" w:rsidP="0060423A">
      <w:pPr>
        <w:widowControl/>
        <w:autoSpaceDE/>
        <w:autoSpaceDN/>
        <w:textAlignment w:val="baseline"/>
        <w:rPr>
          <w:rFonts w:ascii="Arial" w:eastAsia="Times New Roman" w:hAnsi="Arial" w:cs="Arial"/>
          <w:color w:val="242729"/>
          <w:sz w:val="23"/>
          <w:szCs w:val="23"/>
        </w:rPr>
      </w:pPr>
      <w:r w:rsidRPr="0060423A">
        <w:rPr>
          <w:rFonts w:ascii="inherit" w:eastAsia="Times New Roman" w:hAnsi="inherit" w:cs="Arial"/>
          <w:b/>
          <w:bCs/>
          <w:color w:val="242729"/>
          <w:sz w:val="23"/>
          <w:szCs w:val="23"/>
          <w:bdr w:val="none" w:sz="0" w:space="0" w:color="auto" w:frame="1"/>
        </w:rPr>
        <w:t>Tablespaces</w:t>
      </w:r>
      <w:r w:rsidRPr="0060423A">
        <w:rPr>
          <w:rFonts w:ascii="Arial" w:eastAsia="Times New Roman" w:hAnsi="Arial" w:cs="Arial"/>
          <w:color w:val="242729"/>
          <w:sz w:val="23"/>
          <w:szCs w:val="23"/>
        </w:rPr>
        <w:t>:</w:t>
      </w:r>
      <w:r w:rsidRPr="0060423A">
        <w:rPr>
          <w:rFonts w:ascii="Arial" w:eastAsia="Times New Roman" w:hAnsi="Arial" w:cs="Arial"/>
          <w:color w:val="242729"/>
          <w:sz w:val="23"/>
          <w:szCs w:val="23"/>
        </w:rPr>
        <w:br/>
        <w:t>A database is divided into one or more logical storage units called tablespaces. Tablespaces are divided into logical units of storage called segments, which are further divided into extents. Extents are a collection of contiguous blocks. The size of a tablespace is the size of the datafiles that constitute the tablespace. The size of a database is the collective size of the tablespaces that constitute the database.</w:t>
      </w:r>
    </w:p>
    <w:p w14:paraId="4843A7EF" w14:textId="77777777" w:rsidR="00377208" w:rsidRPr="0060423A" w:rsidRDefault="00377208" w:rsidP="0060423A">
      <w:pPr>
        <w:widowControl/>
        <w:autoSpaceDE/>
        <w:autoSpaceDN/>
        <w:spacing w:after="240"/>
        <w:textAlignment w:val="baseline"/>
        <w:rPr>
          <w:rFonts w:ascii="Arial" w:eastAsia="Times New Roman" w:hAnsi="Arial" w:cs="Arial"/>
          <w:color w:val="242729"/>
          <w:sz w:val="23"/>
          <w:szCs w:val="23"/>
        </w:rPr>
      </w:pPr>
      <w:r w:rsidRPr="0060423A">
        <w:rPr>
          <w:rFonts w:ascii="Arial" w:eastAsia="Times New Roman" w:hAnsi="Arial" w:cs="Arial"/>
          <w:color w:val="242729"/>
          <w:sz w:val="23"/>
          <w:szCs w:val="23"/>
        </w:rPr>
        <w:t>You can enlarge a database in three ways:</w:t>
      </w:r>
    </w:p>
    <w:p w14:paraId="668E5BE1" w14:textId="77777777" w:rsidR="00377208" w:rsidRPr="0060423A" w:rsidRDefault="00377208"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datafile to a tablespace</w:t>
      </w:r>
    </w:p>
    <w:p w14:paraId="7E67C1B1" w14:textId="77777777" w:rsidR="00377208" w:rsidRPr="0060423A" w:rsidRDefault="00377208"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6D7EA646" w14:textId="77777777" w:rsidR="00377208" w:rsidRPr="0060423A" w:rsidRDefault="00377208"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new tablespace</w:t>
      </w:r>
    </w:p>
    <w:p w14:paraId="2EBDB8C0" w14:textId="77777777" w:rsidR="00377208" w:rsidRPr="0060423A" w:rsidRDefault="00377208"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3F657830" w14:textId="77777777" w:rsidR="00377208" w:rsidRPr="0060423A" w:rsidRDefault="00377208"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rPr>
      </w:pPr>
      <w:r w:rsidRPr="0060423A">
        <w:rPr>
          <w:rFonts w:ascii="Consolas" w:eastAsia="Times New Roman" w:hAnsi="Consolas" w:cs="Courier New"/>
          <w:color w:val="242729"/>
          <w:sz w:val="20"/>
          <w:szCs w:val="20"/>
          <w:bdr w:val="none" w:sz="0" w:space="0" w:color="auto" w:frame="1"/>
          <w:shd w:val="clear" w:color="auto" w:fill="EFF0F1"/>
        </w:rPr>
        <w:t>Increase the size of a datafile</w:t>
      </w:r>
    </w:p>
    <w:p w14:paraId="0AF87292" w14:textId="2804D20A" w:rsidR="00377208" w:rsidRPr="00B862CB" w:rsidRDefault="00377208" w:rsidP="00B862CB">
      <w:pPr>
        <w:widowControl/>
        <w:shd w:val="clear" w:color="auto" w:fill="FFFFFF"/>
        <w:autoSpaceDE/>
        <w:autoSpaceDN/>
        <w:spacing w:after="240"/>
        <w:textAlignment w:val="baseline"/>
        <w:rPr>
          <w:rFonts w:ascii="inherit" w:eastAsia="Times New Roman" w:hAnsi="inherit" w:cs="Arial"/>
          <w:b/>
          <w:color w:val="242729"/>
          <w:sz w:val="23"/>
          <w:szCs w:val="23"/>
        </w:rPr>
      </w:pPr>
    </w:p>
    <w:p w14:paraId="40EC74E9" w14:textId="4A4DED21" w:rsidR="00377208" w:rsidRDefault="00377208">
      <w:pPr>
        <w:pStyle w:val="CommentText"/>
      </w:pPr>
    </w:p>
  </w:comment>
  <w:comment w:id="90" w:author="Cong Tri Nguyen" w:date="2018-10-30T01:17:00Z" w:initials="CTN">
    <w:p w14:paraId="2DBEFF6E" w14:textId="77777777" w:rsidR="00377208" w:rsidRPr="00EF706C" w:rsidRDefault="00377208" w:rsidP="00EF706C">
      <w:pPr>
        <w:rPr>
          <w:sz w:val="20"/>
          <w:szCs w:val="20"/>
        </w:rPr>
      </w:pPr>
      <w:r>
        <w:rPr>
          <w:rStyle w:val="CommentReference"/>
        </w:rPr>
        <w:annotationRef/>
      </w:r>
      <w:r w:rsidRPr="00EF706C">
        <w:rPr>
          <w:sz w:val="20"/>
          <w:szCs w:val="20"/>
        </w:rPr>
        <w:t>A quota is the amount of space allocated to a user in a tablespace.</w:t>
      </w:r>
    </w:p>
    <w:p w14:paraId="384E71AF" w14:textId="346C206A" w:rsidR="00377208" w:rsidRDefault="00377208">
      <w:pPr>
        <w:pStyle w:val="CommentText"/>
      </w:pPr>
    </w:p>
  </w:comment>
  <w:comment w:id="159" w:author="Cong Tri Nguyen" w:date="2018-10-30T19:04:00Z" w:initials="CTN">
    <w:p w14:paraId="4B39454A" w14:textId="3F2824FB" w:rsidR="00377208" w:rsidRDefault="00377208">
      <w:pPr>
        <w:pStyle w:val="CommentText"/>
      </w:pPr>
      <w:r>
        <w:rPr>
          <w:rStyle w:val="CommentReference"/>
        </w:rPr>
        <w:annotationRef/>
      </w:r>
      <w:r>
        <w:t>2</w:t>
      </w:r>
    </w:p>
  </w:comment>
  <w:comment w:id="808" w:author="Cong Tri Nguyen" w:date="2018-10-29T02:40:00Z" w:initials="CTN">
    <w:p w14:paraId="15211C82" w14:textId="77777777" w:rsidR="00377208" w:rsidRDefault="00377208">
      <w:pPr>
        <w:pStyle w:val="CommentText"/>
      </w:pPr>
      <w:r>
        <w:rPr>
          <w:rStyle w:val="CommentReference"/>
        </w:rPr>
        <w:annotationRef/>
      </w:r>
      <w:r>
        <w:t>4</w:t>
      </w:r>
    </w:p>
  </w:comment>
  <w:comment w:id="1747" w:author="Cong Tri Nguyen" w:date="2018-10-29T02:43:00Z" w:initials="CTN">
    <w:p w14:paraId="0D02FB87" w14:textId="77777777" w:rsidR="00377208" w:rsidRDefault="00377208" w:rsidP="00791656">
      <w:pPr>
        <w:pStyle w:val="CommentText"/>
      </w:pPr>
      <w:r>
        <w:rPr>
          <w:rStyle w:val="CommentReference"/>
        </w:rPr>
        <w:annotationRef/>
      </w:r>
      <w:r>
        <w:t>8</w:t>
      </w:r>
    </w:p>
  </w:comment>
  <w:comment w:id="1987" w:author="Cong Tri Nguyen" w:date="2018-10-29T02:44:00Z" w:initials="CTN">
    <w:p w14:paraId="45930E54" w14:textId="77777777" w:rsidR="00377208" w:rsidRDefault="00377208">
      <w:pPr>
        <w:pStyle w:val="CommentText"/>
      </w:pPr>
      <w:r>
        <w:rPr>
          <w:rStyle w:val="CommentReference"/>
        </w:rPr>
        <w:annotationRef/>
      </w:r>
      <w:r>
        <w:t>9</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3AE8F1" w15:done="0"/>
  <w15:commentEx w15:paraId="11FBC976" w15:done="0"/>
  <w15:commentEx w15:paraId="40EC74E9" w15:done="0"/>
  <w15:commentEx w15:paraId="384E71AF" w15:done="0"/>
  <w15:commentEx w15:paraId="4B39454A" w15:done="0"/>
  <w15:commentEx w15:paraId="15211C82" w15:done="0"/>
  <w15:commentEx w15:paraId="0D02FB87" w15:done="0"/>
  <w15:commentEx w15:paraId="45930E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3AE8F1" w16cid:durableId="1F980B95"/>
  <w16cid:commentId w16cid:paraId="11FBC976" w16cid:durableId="1F980B96"/>
  <w16cid:commentId w16cid:paraId="40EC74E9" w16cid:durableId="1F980B97"/>
  <w16cid:commentId w16cid:paraId="384E71AF" w16cid:durableId="1F980B98"/>
  <w16cid:commentId w16cid:paraId="4B39454A" w16cid:durableId="1F980B99"/>
  <w16cid:commentId w16cid:paraId="53D45DD8" w16cid:durableId="1F980B9A"/>
  <w16cid:commentId w16cid:paraId="15211C82" w16cid:durableId="1F980B9B"/>
  <w16cid:commentId w16cid:paraId="0D02FB87" w16cid:durableId="1F980B9D"/>
  <w16cid:commentId w16cid:paraId="45930E54" w16cid:durableId="1F980B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0C7C5" w14:textId="77777777" w:rsidR="00FA3ECC" w:rsidRDefault="00FA3ECC">
      <w:r>
        <w:separator/>
      </w:r>
    </w:p>
  </w:endnote>
  <w:endnote w:type="continuationSeparator" w:id="0">
    <w:p w14:paraId="09F383A3" w14:textId="77777777" w:rsidR="00FA3ECC" w:rsidRDefault="00FA3ECC">
      <w:r>
        <w:continuationSeparator/>
      </w:r>
    </w:p>
  </w:endnote>
  <w:endnote w:type="continuationNotice" w:id="1">
    <w:p w14:paraId="502FE8C1" w14:textId="77777777" w:rsidR="00FA3ECC" w:rsidRDefault="00FA3E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BFD31" w14:textId="77777777" w:rsidR="00377208" w:rsidRDefault="00377208">
    <w:pPr>
      <w:pStyle w:val="BodyText"/>
      <w:spacing w:line="14" w:lineRule="auto"/>
    </w:pPr>
    <w:r>
      <w:pict w14:anchorId="4019613A">
        <v:shapetype id="_x0000_t202" coordsize="21600,21600" o:spt="202" path="m,l,21600r21600,l21600,xe">
          <v:stroke joinstyle="miter"/>
          <v:path gradientshapeok="t" o:connecttype="rect"/>
        </v:shapetype>
        <v:shape id="_x0000_s2726" type="#_x0000_t202" style="position:absolute;margin-left:58pt;margin-top:748.1pt;width:10.5pt;height:12.45pt;z-index:-697936;mso-position-horizontal-relative:page;mso-position-vertical-relative:page" filled="f" stroked="f">
          <v:textbox inset="0,0,0,0">
            <w:txbxContent>
              <w:p w14:paraId="73E7068D" w14:textId="33445D4D" w:rsidR="00377208" w:rsidRDefault="00377208">
                <w:pPr>
                  <w:spacing w:before="18"/>
                  <w:ind w:left="40"/>
                  <w:rPr>
                    <w:rFonts w:ascii="Arial"/>
                    <w:sz w:val="18"/>
                  </w:rPr>
                </w:pPr>
                <w:r>
                  <w:fldChar w:fldCharType="begin"/>
                </w:r>
                <w:r>
                  <w:rPr>
                    <w:rFonts w:ascii="Arial"/>
                    <w:sz w:val="18"/>
                  </w:rPr>
                  <w:instrText xml:space="preserve"> PAGE  \* roman </w:instrText>
                </w:r>
                <w:r>
                  <w:fldChar w:fldCharType="separate"/>
                </w:r>
                <w:r w:rsidR="00FB5570">
                  <w:rPr>
                    <w:rFonts w:ascii="Arial"/>
                    <w:noProof/>
                    <w:sz w:val="18"/>
                  </w:rPr>
                  <w:t>i</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4C29" w14:textId="77777777" w:rsidR="00377208" w:rsidRDefault="00377208">
    <w:pPr>
      <w:pStyle w:val="BodyText"/>
      <w:spacing w:line="14" w:lineRule="auto"/>
    </w:pPr>
    <w:r>
      <w:pict w14:anchorId="65F1873A">
        <v:shapetype id="_x0000_t202" coordsize="21600,21600" o:spt="202" path="m,l,21600r21600,l21600,xe">
          <v:stroke joinstyle="miter"/>
          <v:path gradientshapeok="t" o:connecttype="rect"/>
        </v:shapetype>
        <v:shape id="_x0000_s2718" type="#_x0000_t202" style="position:absolute;margin-left:536.5pt;margin-top:748.1pt;width:17.5pt;height:12.45pt;z-index:-697600;mso-position-horizontal-relative:page;mso-position-vertical-relative:page" filled="f" stroked="f">
          <v:textbox inset="0,0,0,0">
            <w:txbxContent>
              <w:p w14:paraId="29915550" w14:textId="77777777" w:rsidR="00377208" w:rsidRDefault="00377208">
                <w:pPr>
                  <w:spacing w:before="18"/>
                  <w:ind w:left="40"/>
                  <w:rPr>
                    <w:rFonts w:ascii="Arial"/>
                    <w:sz w:val="18"/>
                  </w:rPr>
                </w:pPr>
                <w:r>
                  <w:rPr>
                    <w:rFonts w:ascii="Arial"/>
                    <w:sz w:val="18"/>
                  </w:rPr>
                  <w:t>xxv</w:t>
                </w:r>
              </w:p>
            </w:txbxContent>
          </v:textbox>
          <w10:wrap anchorx="page" anchory="page"/>
        </v:shape>
      </w:pic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CDFA3" w14:textId="77777777" w:rsidR="00377208" w:rsidRDefault="00377208">
    <w:pPr>
      <w:pStyle w:val="BodyText"/>
      <w:spacing w:line="14" w:lineRule="auto"/>
    </w:pPr>
    <w:r>
      <w:pict w14:anchorId="3910B5C5">
        <v:shapetype id="_x0000_t202" coordsize="21600,21600" o:spt="202" path="m,l,21600r21600,l21600,xe">
          <v:stroke joinstyle="miter"/>
          <v:path gradientshapeok="t" o:connecttype="rect"/>
        </v:shapetype>
        <v:shape id="_x0000_s2069" type="#_x0000_t202" style="position:absolute;margin-left:59pt;margin-top:747.85pt;width:33.35pt;height:12.75pt;z-index:-688600;mso-position-horizontal-relative:page;mso-position-vertical-relative:page" filled="f" stroked="f">
          <v:textbox inset="0,0,0,0">
            <w:txbxContent>
              <w:p w14:paraId="33983CE1" w14:textId="77777777" w:rsidR="00377208" w:rsidRDefault="00377208">
                <w:pPr>
                  <w:spacing w:before="24"/>
                  <w:ind w:left="20"/>
                  <w:rPr>
                    <w:rFonts w:ascii="Arial"/>
                    <w:b/>
                    <w:sz w:val="18"/>
                  </w:rPr>
                </w:pPr>
                <w:r>
                  <w:rPr>
                    <w:rFonts w:ascii="Arial"/>
                    <w:b/>
                    <w:sz w:val="18"/>
                  </w:rPr>
                  <w:t>Index-4</w:t>
                </w:r>
              </w:p>
            </w:txbxContent>
          </v:textbox>
          <w10:wrap anchorx="page" anchory="page"/>
        </v:shape>
      </w:pic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D20BC" w14:textId="77777777" w:rsidR="00377208" w:rsidRDefault="00377208">
    <w:pPr>
      <w:pStyle w:val="BodyText"/>
      <w:spacing w:line="14" w:lineRule="auto"/>
    </w:pPr>
    <w:r>
      <w:pict w14:anchorId="511A0AD3">
        <v:shapetype id="_x0000_t202" coordsize="21600,21600" o:spt="202" path="m,l,21600r21600,l21600,xe">
          <v:stroke joinstyle="miter"/>
          <v:path gradientshapeok="t" o:connecttype="rect"/>
        </v:shapetype>
        <v:shape id="_x0000_s2068" type="#_x0000_t202" style="position:absolute;margin-left:519.7pt;margin-top:747.85pt;width:33.35pt;height:12.75pt;z-index:-688576;mso-position-horizontal-relative:page;mso-position-vertical-relative:page" filled="f" stroked="f">
          <v:textbox inset="0,0,0,0">
            <w:txbxContent>
              <w:p w14:paraId="0C75AA53" w14:textId="77777777" w:rsidR="00377208" w:rsidRDefault="00377208">
                <w:pPr>
                  <w:spacing w:before="24"/>
                  <w:ind w:left="20"/>
                  <w:rPr>
                    <w:rFonts w:ascii="Arial"/>
                    <w:b/>
                    <w:sz w:val="18"/>
                  </w:rPr>
                </w:pPr>
                <w:r>
                  <w:rPr>
                    <w:rFonts w:ascii="Arial"/>
                    <w:b/>
                    <w:sz w:val="18"/>
                  </w:rPr>
                  <w:t>Index-5</w:t>
                </w:r>
              </w:p>
            </w:txbxContent>
          </v:textbox>
          <w10:wrap anchorx="page" anchory="page"/>
        </v:shape>
      </w:pic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14446" w14:textId="77777777" w:rsidR="00377208" w:rsidRDefault="00377208">
    <w:pPr>
      <w:pStyle w:val="BodyText"/>
      <w:spacing w:line="14" w:lineRule="auto"/>
    </w:pPr>
    <w:r>
      <w:pict w14:anchorId="6F1E2CB2">
        <v:shapetype id="_x0000_t202" coordsize="21600,21600" o:spt="202" path="m,l,21600r21600,l21600,xe">
          <v:stroke joinstyle="miter"/>
          <v:path gradientshapeok="t" o:connecttype="rect"/>
        </v:shapetype>
        <v:shape id="_x0000_s2067" type="#_x0000_t202" style="position:absolute;margin-left:59pt;margin-top:747.85pt;width:33.35pt;height:12.75pt;z-index:-688552;mso-position-horizontal-relative:page;mso-position-vertical-relative:page" filled="f" stroked="f">
          <v:textbox inset="0,0,0,0">
            <w:txbxContent>
              <w:p w14:paraId="2C209A5E" w14:textId="77777777" w:rsidR="00377208" w:rsidRDefault="00377208">
                <w:pPr>
                  <w:spacing w:before="24"/>
                  <w:ind w:left="20"/>
                  <w:rPr>
                    <w:rFonts w:ascii="Arial"/>
                    <w:b/>
                    <w:sz w:val="18"/>
                  </w:rPr>
                </w:pPr>
                <w:r>
                  <w:rPr>
                    <w:rFonts w:ascii="Arial"/>
                    <w:b/>
                    <w:sz w:val="18"/>
                  </w:rPr>
                  <w:t>Index-6</w:t>
                </w:r>
              </w:p>
            </w:txbxContent>
          </v:textbox>
          <w10:wrap anchorx="page" anchory="page"/>
        </v:shape>
      </w:pic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7390" w14:textId="77777777" w:rsidR="00377208" w:rsidRDefault="00377208">
    <w:pPr>
      <w:pStyle w:val="BodyText"/>
      <w:spacing w:line="14" w:lineRule="auto"/>
    </w:pPr>
    <w:r>
      <w:pict w14:anchorId="73A5A604">
        <v:shapetype id="_x0000_t202" coordsize="21600,21600" o:spt="202" path="m,l,21600r21600,l21600,xe">
          <v:stroke joinstyle="miter"/>
          <v:path gradientshapeok="t" o:connecttype="rect"/>
        </v:shapetype>
        <v:shape id="_x0000_s2066" type="#_x0000_t202" style="position:absolute;margin-left:519.7pt;margin-top:747.85pt;width:33.35pt;height:12.75pt;z-index:-688528;mso-position-horizontal-relative:page;mso-position-vertical-relative:page" filled="f" stroked="f">
          <v:textbox inset="0,0,0,0">
            <w:txbxContent>
              <w:p w14:paraId="0EEECD89" w14:textId="77777777" w:rsidR="00377208" w:rsidRDefault="00377208">
                <w:pPr>
                  <w:spacing w:before="24"/>
                  <w:ind w:left="20"/>
                  <w:rPr>
                    <w:rFonts w:ascii="Arial"/>
                    <w:b/>
                    <w:sz w:val="18"/>
                  </w:rPr>
                </w:pPr>
                <w:r>
                  <w:rPr>
                    <w:rFonts w:ascii="Arial"/>
                    <w:b/>
                    <w:sz w:val="18"/>
                  </w:rPr>
                  <w:t>Index-7</w:t>
                </w:r>
              </w:p>
            </w:txbxContent>
          </v:textbox>
          <w10:wrap anchorx="page" anchory="page"/>
        </v:shape>
      </w:pic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0762D" w14:textId="77777777" w:rsidR="00377208" w:rsidRDefault="00377208">
    <w:pPr>
      <w:pStyle w:val="BodyText"/>
      <w:spacing w:line="14" w:lineRule="auto"/>
    </w:pPr>
    <w:r>
      <w:pict w14:anchorId="34DEE350">
        <v:shapetype id="_x0000_t202" coordsize="21600,21600" o:spt="202" path="m,l,21600r21600,l21600,xe">
          <v:stroke joinstyle="miter"/>
          <v:path gradientshapeok="t" o:connecttype="rect"/>
        </v:shapetype>
        <v:shape id="_x0000_s2065" type="#_x0000_t202" style="position:absolute;margin-left:59pt;margin-top:747.85pt;width:33.35pt;height:12.75pt;z-index:-688504;mso-position-horizontal-relative:page;mso-position-vertical-relative:page" filled="f" stroked="f">
          <v:textbox inset="0,0,0,0">
            <w:txbxContent>
              <w:p w14:paraId="61018CB1" w14:textId="77777777" w:rsidR="00377208" w:rsidRDefault="00377208">
                <w:pPr>
                  <w:spacing w:before="24"/>
                  <w:ind w:left="20"/>
                  <w:rPr>
                    <w:rFonts w:ascii="Arial"/>
                    <w:b/>
                    <w:sz w:val="18"/>
                  </w:rPr>
                </w:pPr>
                <w:r>
                  <w:rPr>
                    <w:rFonts w:ascii="Arial"/>
                    <w:b/>
                    <w:sz w:val="18"/>
                  </w:rPr>
                  <w:t>Index-8</w:t>
                </w:r>
              </w:p>
            </w:txbxContent>
          </v:textbox>
          <w10:wrap anchorx="page" anchory="page"/>
        </v:shape>
      </w:pic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3D09F" w14:textId="77777777" w:rsidR="00377208" w:rsidRDefault="00377208">
    <w:pPr>
      <w:pStyle w:val="BodyText"/>
      <w:spacing w:line="14" w:lineRule="auto"/>
    </w:pPr>
    <w:r>
      <w:pict w14:anchorId="65C33147">
        <v:shapetype id="_x0000_t202" coordsize="21600,21600" o:spt="202" path="m,l,21600r21600,l21600,xe">
          <v:stroke joinstyle="miter"/>
          <v:path gradientshapeok="t" o:connecttype="rect"/>
        </v:shapetype>
        <v:shape id="_x0000_s2064" type="#_x0000_t202" style="position:absolute;margin-left:514.7pt;margin-top:747.85pt;width:39.35pt;height:12.75pt;z-index:-688480;mso-position-horizontal-relative:page;mso-position-vertical-relative:page" filled="f" stroked="f">
          <v:textbox inset="0,0,0,0">
            <w:txbxContent>
              <w:p w14:paraId="161E6121" w14:textId="77777777" w:rsidR="00377208" w:rsidRDefault="00377208">
                <w:pPr>
                  <w:spacing w:before="24"/>
                  <w:ind w:left="20"/>
                  <w:rPr>
                    <w:rFonts w:ascii="Arial"/>
                    <w:b/>
                    <w:sz w:val="18"/>
                  </w:rPr>
                </w:pPr>
                <w:r>
                  <w:rPr>
                    <w:rFonts w:ascii="Arial"/>
                    <w:b/>
                    <w:sz w:val="18"/>
                  </w:rPr>
                  <w:t>Index-11</w:t>
                </w:r>
              </w:p>
            </w:txbxContent>
          </v:textbox>
          <w10:wrap anchorx="page" anchory="page"/>
        </v:shape>
      </w:pic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B17E4" w14:textId="77777777" w:rsidR="00377208" w:rsidRDefault="00377208">
    <w:pPr>
      <w:pStyle w:val="BodyText"/>
      <w:spacing w:line="14" w:lineRule="auto"/>
    </w:pPr>
    <w:r>
      <w:pict w14:anchorId="0C4659FF">
        <v:shapetype id="_x0000_t202" coordsize="21600,21600" o:spt="202" path="m,l,21600r21600,l21600,xe">
          <v:stroke joinstyle="miter"/>
          <v:path gradientshapeok="t" o:connecttype="rect"/>
        </v:shapetype>
        <v:shape id="_x0000_s2063" type="#_x0000_t202" style="position:absolute;margin-left:59pt;margin-top:747.85pt;width:38.3pt;height:12.75pt;z-index:-688456;mso-position-horizontal-relative:page;mso-position-vertical-relative:page" filled="f" stroked="f">
          <v:textbox inset="0,0,0,0">
            <w:txbxContent>
              <w:p w14:paraId="39D2FD06" w14:textId="77777777" w:rsidR="00377208" w:rsidRDefault="00377208">
                <w:pPr>
                  <w:spacing w:before="24"/>
                  <w:ind w:left="20"/>
                  <w:rPr>
                    <w:rFonts w:ascii="Arial"/>
                    <w:b/>
                    <w:sz w:val="18"/>
                  </w:rPr>
                </w:pPr>
                <w:r>
                  <w:rPr>
                    <w:rFonts w:ascii="Arial"/>
                    <w:b/>
                    <w:sz w:val="18"/>
                  </w:rPr>
                  <w:t>Index-10</w:t>
                </w:r>
              </w:p>
            </w:txbxContent>
          </v:textbox>
          <w10:wrap anchorx="page" anchory="page"/>
        </v:shape>
      </w:pic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EE019" w14:textId="77777777" w:rsidR="00377208" w:rsidRDefault="00377208">
    <w:pPr>
      <w:pStyle w:val="BodyText"/>
      <w:spacing w:line="14" w:lineRule="auto"/>
    </w:pPr>
    <w:r>
      <w:pict w14:anchorId="01F74004">
        <v:shapetype id="_x0000_t202" coordsize="21600,21600" o:spt="202" path="m,l,21600r21600,l21600,xe">
          <v:stroke joinstyle="miter"/>
          <v:path gradientshapeok="t" o:connecttype="rect"/>
        </v:shapetype>
        <v:shape id="_x0000_s2062" type="#_x0000_t202" style="position:absolute;margin-left:514.7pt;margin-top:747.85pt;width:39.3pt;height:12.75pt;z-index:-688432;mso-position-horizontal-relative:page;mso-position-vertical-relative:page" filled="f" stroked="f">
          <v:textbox inset="0,0,0,0">
            <w:txbxContent>
              <w:p w14:paraId="66A50601" w14:textId="77777777" w:rsidR="00377208" w:rsidRDefault="00377208">
                <w:pPr>
                  <w:spacing w:before="24"/>
                  <w:ind w:left="20"/>
                  <w:rPr>
                    <w:rFonts w:ascii="Arial"/>
                    <w:b/>
                    <w:sz w:val="18"/>
                  </w:rPr>
                </w:pPr>
                <w:r>
                  <w:rPr>
                    <w:rFonts w:ascii="Arial"/>
                    <w:b/>
                    <w:sz w:val="18"/>
                  </w:rPr>
                  <w:t>Index-11</w:t>
                </w:r>
              </w:p>
            </w:txbxContent>
          </v:textbox>
          <w10:wrap anchorx="page" anchory="page"/>
        </v:shape>
      </w:pic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9DF22" w14:textId="77777777" w:rsidR="00377208" w:rsidRDefault="00377208">
    <w:pPr>
      <w:pStyle w:val="BodyText"/>
      <w:spacing w:line="14" w:lineRule="auto"/>
    </w:pPr>
    <w:r>
      <w:pict w14:anchorId="055F8BA9">
        <v:shapetype id="_x0000_t202" coordsize="21600,21600" o:spt="202" path="m,l,21600r21600,l21600,xe">
          <v:stroke joinstyle="miter"/>
          <v:path gradientshapeok="t" o:connecttype="rect"/>
        </v:shapetype>
        <v:shape id="_x0000_s2061" type="#_x0000_t202" style="position:absolute;margin-left:59pt;margin-top:747.85pt;width:38.3pt;height:12.75pt;z-index:-688408;mso-position-horizontal-relative:page;mso-position-vertical-relative:page" filled="f" stroked="f">
          <v:textbox inset="0,0,0,0">
            <w:txbxContent>
              <w:p w14:paraId="48E0981B" w14:textId="77777777" w:rsidR="00377208" w:rsidRDefault="00377208">
                <w:pPr>
                  <w:spacing w:before="24"/>
                  <w:ind w:left="20"/>
                  <w:rPr>
                    <w:rFonts w:ascii="Arial"/>
                    <w:b/>
                    <w:sz w:val="18"/>
                  </w:rPr>
                </w:pPr>
                <w:r>
                  <w:rPr>
                    <w:rFonts w:ascii="Arial"/>
                    <w:b/>
                    <w:sz w:val="18"/>
                  </w:rPr>
                  <w:t>Index-12</w:t>
                </w:r>
              </w:p>
            </w:txbxContent>
          </v:textbox>
          <w10:wrap anchorx="page" anchory="page"/>
        </v:shape>
      </w:pic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35F3E" w14:textId="77777777" w:rsidR="00377208" w:rsidRDefault="00377208">
    <w:pPr>
      <w:pStyle w:val="BodyText"/>
      <w:spacing w:line="14" w:lineRule="auto"/>
    </w:pPr>
    <w:r>
      <w:pict w14:anchorId="3D7D7A56">
        <v:shapetype id="_x0000_t202" coordsize="21600,21600" o:spt="202" path="m,l,21600r21600,l21600,xe">
          <v:stroke joinstyle="miter"/>
          <v:path gradientshapeok="t" o:connecttype="rect"/>
        </v:shapetype>
        <v:shape id="_x0000_s2060" type="#_x0000_t202" style="position:absolute;margin-left:514.7pt;margin-top:747.85pt;width:39.3pt;height:12.75pt;z-index:-688384;mso-position-horizontal-relative:page;mso-position-vertical-relative:page" filled="f" stroked="f">
          <v:textbox inset="0,0,0,0">
            <w:txbxContent>
              <w:p w14:paraId="65545E44" w14:textId="77777777" w:rsidR="00377208" w:rsidRDefault="00377208">
                <w:pPr>
                  <w:spacing w:before="24"/>
                  <w:ind w:left="20"/>
                  <w:rPr>
                    <w:rFonts w:ascii="Arial"/>
                    <w:b/>
                    <w:sz w:val="18"/>
                  </w:rPr>
                </w:pPr>
                <w:r>
                  <w:rPr>
                    <w:rFonts w:ascii="Arial"/>
                    <w:b/>
                    <w:sz w:val="18"/>
                  </w:rPr>
                  <w:t>Index-13</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CE7C0" w14:textId="77777777" w:rsidR="00377208" w:rsidRDefault="00377208">
    <w:pPr>
      <w:pStyle w:val="BodyText"/>
      <w:spacing w:line="14" w:lineRule="auto"/>
    </w:pPr>
    <w:r>
      <w:pict w14:anchorId="7DDDB1B5">
        <v:shapetype id="_x0000_t202" coordsize="21600,21600" o:spt="202" path="m,l,21600r21600,l21600,xe">
          <v:stroke joinstyle="miter"/>
          <v:path gradientshapeok="t" o:connecttype="rect"/>
        </v:shapetype>
        <v:shape id="_x0000_s2716" type="#_x0000_t202" style="position:absolute;margin-left:533.55pt;margin-top:748.1pt;width:19.5pt;height:12.45pt;z-index:-697552;mso-position-horizontal-relative:page;mso-position-vertical-relative:page" filled="f" stroked="f">
          <v:textbox inset="0,0,0,0">
            <w:txbxContent>
              <w:p w14:paraId="147C7512" w14:textId="77777777" w:rsidR="00377208" w:rsidRDefault="00377208">
                <w:pPr>
                  <w:spacing w:before="18"/>
                  <w:ind w:left="20"/>
                  <w:rPr>
                    <w:rFonts w:ascii="Arial"/>
                    <w:sz w:val="18"/>
                  </w:rPr>
                </w:pPr>
                <w:r>
                  <w:rPr>
                    <w:rFonts w:ascii="Arial"/>
                    <w:sz w:val="18"/>
                  </w:rPr>
                  <w:t>xxvii</w:t>
                </w:r>
              </w:p>
            </w:txbxContent>
          </v:textbox>
          <w10:wrap anchorx="page" anchory="page"/>
        </v:shape>
      </w:pic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7D0CC" w14:textId="77777777" w:rsidR="00377208" w:rsidRDefault="00377208">
    <w:pPr>
      <w:pStyle w:val="BodyText"/>
      <w:spacing w:line="14" w:lineRule="auto"/>
    </w:pPr>
    <w:r>
      <w:pict w14:anchorId="11CAF899">
        <v:shapetype id="_x0000_t202" coordsize="21600,21600" o:spt="202" path="m,l,21600r21600,l21600,xe">
          <v:stroke joinstyle="miter"/>
          <v:path gradientshapeok="t" o:connecttype="rect"/>
        </v:shapetype>
        <v:shape id="_x0000_s2059" type="#_x0000_t202" style="position:absolute;margin-left:59pt;margin-top:747.85pt;width:38.3pt;height:12.75pt;z-index:-688360;mso-position-horizontal-relative:page;mso-position-vertical-relative:page" filled="f" stroked="f">
          <v:textbox inset="0,0,0,0">
            <w:txbxContent>
              <w:p w14:paraId="596F0CDB" w14:textId="77777777" w:rsidR="00377208" w:rsidRDefault="00377208">
                <w:pPr>
                  <w:spacing w:before="24"/>
                  <w:ind w:left="20"/>
                  <w:rPr>
                    <w:rFonts w:ascii="Arial"/>
                    <w:b/>
                    <w:sz w:val="18"/>
                  </w:rPr>
                </w:pPr>
                <w:r>
                  <w:rPr>
                    <w:rFonts w:ascii="Arial"/>
                    <w:b/>
                    <w:sz w:val="18"/>
                  </w:rPr>
                  <w:t>Index-14</w:t>
                </w:r>
              </w:p>
            </w:txbxContent>
          </v:textbox>
          <w10:wrap anchorx="page" anchory="page"/>
        </v:shape>
      </w:pic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543B6" w14:textId="77777777" w:rsidR="00377208" w:rsidRDefault="00377208">
    <w:pPr>
      <w:pStyle w:val="BodyText"/>
      <w:spacing w:line="14" w:lineRule="auto"/>
    </w:pPr>
    <w:r>
      <w:pict w14:anchorId="32AFB516">
        <v:shapetype id="_x0000_t202" coordsize="21600,21600" o:spt="202" path="m,l,21600r21600,l21600,xe">
          <v:stroke joinstyle="miter"/>
          <v:path gradientshapeok="t" o:connecttype="rect"/>
        </v:shapetype>
        <v:shape id="_x0000_s2058" type="#_x0000_t202" style="position:absolute;margin-left:514.7pt;margin-top:747.85pt;width:39.3pt;height:12.75pt;z-index:-688336;mso-position-horizontal-relative:page;mso-position-vertical-relative:page" filled="f" stroked="f">
          <v:textbox inset="0,0,0,0">
            <w:txbxContent>
              <w:p w14:paraId="6B9D14A7" w14:textId="77777777" w:rsidR="00377208" w:rsidRDefault="00377208">
                <w:pPr>
                  <w:spacing w:before="24"/>
                  <w:ind w:left="20"/>
                  <w:rPr>
                    <w:rFonts w:ascii="Arial"/>
                    <w:b/>
                    <w:sz w:val="18"/>
                  </w:rPr>
                </w:pPr>
                <w:r>
                  <w:rPr>
                    <w:rFonts w:ascii="Arial"/>
                    <w:b/>
                    <w:sz w:val="18"/>
                  </w:rPr>
                  <w:t>Index-15</w:t>
                </w:r>
              </w:p>
            </w:txbxContent>
          </v:textbox>
          <w10:wrap anchorx="page" anchory="page"/>
        </v:shape>
      </w:pic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EE1F" w14:textId="77777777" w:rsidR="00377208" w:rsidRDefault="00377208">
    <w:pPr>
      <w:pStyle w:val="BodyText"/>
      <w:spacing w:line="14" w:lineRule="auto"/>
    </w:pPr>
    <w:r>
      <w:pict w14:anchorId="19C2ECFA">
        <v:shapetype id="_x0000_t202" coordsize="21600,21600" o:spt="202" path="m,l,21600r21600,l21600,xe">
          <v:stroke joinstyle="miter"/>
          <v:path gradientshapeok="t" o:connecttype="rect"/>
        </v:shapetype>
        <v:shape id="_x0000_s2057" type="#_x0000_t202" style="position:absolute;margin-left:59pt;margin-top:747.85pt;width:38.3pt;height:12.75pt;z-index:-688312;mso-position-horizontal-relative:page;mso-position-vertical-relative:page" filled="f" stroked="f">
          <v:textbox inset="0,0,0,0">
            <w:txbxContent>
              <w:p w14:paraId="7DE16B6E" w14:textId="77777777" w:rsidR="00377208" w:rsidRDefault="00377208">
                <w:pPr>
                  <w:spacing w:before="24"/>
                  <w:ind w:left="20"/>
                  <w:rPr>
                    <w:rFonts w:ascii="Arial"/>
                    <w:b/>
                    <w:sz w:val="18"/>
                  </w:rPr>
                </w:pPr>
                <w:r>
                  <w:rPr>
                    <w:rFonts w:ascii="Arial"/>
                    <w:b/>
                    <w:sz w:val="18"/>
                  </w:rPr>
                  <w:t>Index-16</w:t>
                </w:r>
              </w:p>
            </w:txbxContent>
          </v:textbox>
          <w10:wrap anchorx="page" anchory="page"/>
        </v:shape>
      </w:pic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F58A6" w14:textId="77777777" w:rsidR="00377208" w:rsidRDefault="00377208">
    <w:pPr>
      <w:pStyle w:val="BodyText"/>
      <w:spacing w:line="14" w:lineRule="auto"/>
    </w:pPr>
    <w:r>
      <w:pict w14:anchorId="660A0072">
        <v:shapetype id="_x0000_t202" coordsize="21600,21600" o:spt="202" path="m,l,21600r21600,l21600,xe">
          <v:stroke joinstyle="miter"/>
          <v:path gradientshapeok="t" o:connecttype="rect"/>
        </v:shapetype>
        <v:shape id="_x0000_s2056" type="#_x0000_t202" style="position:absolute;margin-left:514.7pt;margin-top:747.85pt;width:39.3pt;height:12.75pt;z-index:-688288;mso-position-horizontal-relative:page;mso-position-vertical-relative:page" filled="f" stroked="f">
          <v:textbox inset="0,0,0,0">
            <w:txbxContent>
              <w:p w14:paraId="6A6F9FF9" w14:textId="77777777" w:rsidR="00377208" w:rsidRDefault="00377208">
                <w:pPr>
                  <w:spacing w:before="24"/>
                  <w:ind w:left="20"/>
                  <w:rPr>
                    <w:rFonts w:ascii="Arial"/>
                    <w:b/>
                    <w:sz w:val="18"/>
                  </w:rPr>
                </w:pPr>
                <w:r>
                  <w:rPr>
                    <w:rFonts w:ascii="Arial"/>
                    <w:b/>
                    <w:sz w:val="18"/>
                  </w:rPr>
                  <w:t>Index-17</w:t>
                </w:r>
              </w:p>
            </w:txbxContent>
          </v:textbox>
          <w10:wrap anchorx="page" anchory="page"/>
        </v:shape>
      </w:pic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3CDB" w14:textId="77777777" w:rsidR="00377208" w:rsidRDefault="00377208">
    <w:pPr>
      <w:pStyle w:val="BodyText"/>
      <w:spacing w:line="14" w:lineRule="auto"/>
    </w:pPr>
    <w:r>
      <w:pict w14:anchorId="28BFF626">
        <v:shapetype id="_x0000_t202" coordsize="21600,21600" o:spt="202" path="m,l,21600r21600,l21600,xe">
          <v:stroke joinstyle="miter"/>
          <v:path gradientshapeok="t" o:connecttype="rect"/>
        </v:shapetype>
        <v:shape id="_x0000_s2055" type="#_x0000_t202" style="position:absolute;margin-left:59pt;margin-top:747.85pt;width:38.3pt;height:12.75pt;z-index:-688264;mso-position-horizontal-relative:page;mso-position-vertical-relative:page" filled="f" stroked="f">
          <v:textbox inset="0,0,0,0">
            <w:txbxContent>
              <w:p w14:paraId="0D4043FF" w14:textId="77777777" w:rsidR="00377208" w:rsidRDefault="00377208">
                <w:pPr>
                  <w:spacing w:before="24"/>
                  <w:ind w:left="20"/>
                  <w:rPr>
                    <w:rFonts w:ascii="Arial"/>
                    <w:b/>
                    <w:sz w:val="18"/>
                  </w:rPr>
                </w:pPr>
                <w:r>
                  <w:rPr>
                    <w:rFonts w:ascii="Arial"/>
                    <w:b/>
                    <w:sz w:val="18"/>
                  </w:rPr>
                  <w:t>Index-18</w:t>
                </w:r>
              </w:p>
            </w:txbxContent>
          </v:textbox>
          <w10:wrap anchorx="page" anchory="page"/>
        </v:shape>
      </w:pic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DA45C" w14:textId="77777777" w:rsidR="00377208" w:rsidRDefault="00377208">
    <w:pPr>
      <w:pStyle w:val="BodyText"/>
      <w:spacing w:line="14" w:lineRule="auto"/>
    </w:pPr>
    <w:r>
      <w:pict w14:anchorId="6752D663">
        <v:shapetype id="_x0000_t202" coordsize="21600,21600" o:spt="202" path="m,l,21600r21600,l21600,xe">
          <v:stroke joinstyle="miter"/>
          <v:path gradientshapeok="t" o:connecttype="rect"/>
        </v:shapetype>
        <v:shape id="_x0000_s2054" type="#_x0000_t202" style="position:absolute;margin-left:514.7pt;margin-top:747.85pt;width:39.3pt;height:12.75pt;z-index:-688240;mso-position-horizontal-relative:page;mso-position-vertical-relative:page" filled="f" stroked="f">
          <v:textbox inset="0,0,0,0">
            <w:txbxContent>
              <w:p w14:paraId="606BB063" w14:textId="77777777" w:rsidR="00377208" w:rsidRDefault="00377208">
                <w:pPr>
                  <w:spacing w:before="24"/>
                  <w:ind w:left="20"/>
                  <w:rPr>
                    <w:rFonts w:ascii="Arial"/>
                    <w:b/>
                    <w:sz w:val="18"/>
                  </w:rPr>
                </w:pPr>
                <w:r>
                  <w:rPr>
                    <w:rFonts w:ascii="Arial"/>
                    <w:b/>
                    <w:sz w:val="18"/>
                  </w:rPr>
                  <w:t>Index-19</w:t>
                </w:r>
              </w:p>
            </w:txbxContent>
          </v:textbox>
          <w10:wrap anchorx="page" anchory="page"/>
        </v:shape>
      </w:pic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7C186" w14:textId="77777777" w:rsidR="00377208" w:rsidRDefault="00377208">
    <w:pPr>
      <w:pStyle w:val="BodyText"/>
      <w:spacing w:line="14" w:lineRule="auto"/>
    </w:pPr>
    <w:r>
      <w:pict w14:anchorId="6FF771D9">
        <v:shapetype id="_x0000_t202" coordsize="21600,21600" o:spt="202" path="m,l,21600r21600,l21600,xe">
          <v:stroke joinstyle="miter"/>
          <v:path gradientshapeok="t" o:connecttype="rect"/>
        </v:shapetype>
        <v:shape id="_x0000_s2053" type="#_x0000_t202" style="position:absolute;margin-left:59pt;margin-top:747.85pt;width:38.3pt;height:12.75pt;z-index:-688216;mso-position-horizontal-relative:page;mso-position-vertical-relative:page" filled="f" stroked="f">
          <v:textbox inset="0,0,0,0">
            <w:txbxContent>
              <w:p w14:paraId="193DCAA5" w14:textId="77777777" w:rsidR="00377208" w:rsidRDefault="00377208">
                <w:pPr>
                  <w:spacing w:before="24"/>
                  <w:ind w:left="20"/>
                  <w:rPr>
                    <w:rFonts w:ascii="Arial"/>
                    <w:b/>
                    <w:sz w:val="18"/>
                  </w:rPr>
                </w:pPr>
                <w:r>
                  <w:rPr>
                    <w:rFonts w:ascii="Arial"/>
                    <w:b/>
                    <w:sz w:val="18"/>
                  </w:rPr>
                  <w:t>Index-20</w:t>
                </w:r>
              </w:p>
            </w:txbxContent>
          </v:textbox>
          <w10:wrap anchorx="page" anchory="page"/>
        </v:shape>
      </w:pic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99082" w14:textId="77777777" w:rsidR="00377208" w:rsidRDefault="00377208">
    <w:pPr>
      <w:pStyle w:val="BodyText"/>
      <w:spacing w:line="14" w:lineRule="auto"/>
    </w:pPr>
    <w:r>
      <w:pict w14:anchorId="02D78287">
        <v:shapetype id="_x0000_t202" coordsize="21600,21600" o:spt="202" path="m,l,21600r21600,l21600,xe">
          <v:stroke joinstyle="miter"/>
          <v:path gradientshapeok="t" o:connecttype="rect"/>
        </v:shapetype>
        <v:shape id="_x0000_s2052" type="#_x0000_t202" style="position:absolute;margin-left:514.7pt;margin-top:747.85pt;width:39.3pt;height:12.75pt;z-index:-688192;mso-position-horizontal-relative:page;mso-position-vertical-relative:page" filled="f" stroked="f">
          <v:textbox inset="0,0,0,0">
            <w:txbxContent>
              <w:p w14:paraId="2BC84AB3" w14:textId="77777777" w:rsidR="00377208" w:rsidRDefault="00377208">
                <w:pPr>
                  <w:spacing w:before="24"/>
                  <w:ind w:left="20"/>
                  <w:rPr>
                    <w:rFonts w:ascii="Arial"/>
                    <w:b/>
                    <w:sz w:val="18"/>
                  </w:rPr>
                </w:pPr>
                <w:r>
                  <w:rPr>
                    <w:rFonts w:ascii="Arial"/>
                    <w:b/>
                    <w:sz w:val="18"/>
                  </w:rPr>
                  <w:t>Index-21</w:t>
                </w:r>
              </w:p>
            </w:txbxContent>
          </v:textbox>
          <w10:wrap anchorx="page" anchory="page"/>
        </v:shape>
      </w:pic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9F6BB" w14:textId="77777777" w:rsidR="00377208" w:rsidRDefault="00377208">
    <w:pPr>
      <w:pStyle w:val="BodyText"/>
      <w:spacing w:line="14" w:lineRule="auto"/>
    </w:pPr>
    <w:r>
      <w:pict w14:anchorId="20B72FB7">
        <v:shapetype id="_x0000_t202" coordsize="21600,21600" o:spt="202" path="m,l,21600r21600,l21600,xe">
          <v:stroke joinstyle="miter"/>
          <v:path gradientshapeok="t" o:connecttype="rect"/>
        </v:shapetype>
        <v:shape id="_x0000_s2051" type="#_x0000_t202" style="position:absolute;margin-left:59pt;margin-top:747.85pt;width:38.3pt;height:12.75pt;z-index:-688168;mso-position-horizontal-relative:page;mso-position-vertical-relative:page" filled="f" stroked="f">
          <v:textbox inset="0,0,0,0">
            <w:txbxContent>
              <w:p w14:paraId="4EDBC526" w14:textId="77777777" w:rsidR="00377208" w:rsidRDefault="00377208">
                <w:pPr>
                  <w:spacing w:before="24"/>
                  <w:ind w:left="20"/>
                  <w:rPr>
                    <w:rFonts w:ascii="Arial"/>
                    <w:b/>
                    <w:sz w:val="18"/>
                  </w:rPr>
                </w:pPr>
                <w:r>
                  <w:rPr>
                    <w:rFonts w:ascii="Arial"/>
                    <w:b/>
                    <w:sz w:val="18"/>
                  </w:rPr>
                  <w:t>Index-22</w:t>
                </w:r>
              </w:p>
            </w:txbxContent>
          </v:textbox>
          <w10:wrap anchorx="page" anchory="page"/>
        </v:shape>
      </w:pic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117CE" w14:textId="77777777" w:rsidR="00377208" w:rsidRDefault="00377208">
    <w:pPr>
      <w:pStyle w:val="BodyText"/>
      <w:spacing w:line="14" w:lineRule="auto"/>
    </w:pPr>
    <w:r>
      <w:pict w14:anchorId="2EAE3B94">
        <v:shapetype id="_x0000_t202" coordsize="21600,21600" o:spt="202" path="m,l,21600r21600,l21600,xe">
          <v:stroke joinstyle="miter"/>
          <v:path gradientshapeok="t" o:connecttype="rect"/>
        </v:shapetype>
        <v:shape id="_x0000_s2050" type="#_x0000_t202" style="position:absolute;margin-left:514.7pt;margin-top:747.85pt;width:39.3pt;height:12.75pt;z-index:-688144;mso-position-horizontal-relative:page;mso-position-vertical-relative:page" filled="f" stroked="f">
          <v:textbox inset="0,0,0,0">
            <w:txbxContent>
              <w:p w14:paraId="5B094F01" w14:textId="77777777" w:rsidR="00377208" w:rsidRDefault="00377208">
                <w:pPr>
                  <w:spacing w:before="24"/>
                  <w:ind w:left="20"/>
                  <w:rPr>
                    <w:rFonts w:ascii="Arial"/>
                    <w:b/>
                    <w:sz w:val="18"/>
                  </w:rPr>
                </w:pPr>
                <w:r>
                  <w:rPr>
                    <w:rFonts w:ascii="Arial"/>
                    <w:b/>
                    <w:sz w:val="18"/>
                  </w:rPr>
                  <w:t>Index-23</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17034" w14:textId="77777777" w:rsidR="00377208" w:rsidRDefault="00377208">
    <w:pPr>
      <w:pStyle w:val="BodyText"/>
      <w:spacing w:line="14" w:lineRule="auto"/>
    </w:pPr>
    <w:r>
      <w:pict w14:anchorId="3CF76457">
        <v:shapetype id="_x0000_t202" coordsize="21600,21600" o:spt="202" path="m,l,21600r21600,l21600,xe">
          <v:stroke joinstyle="miter"/>
          <v:path gradientshapeok="t" o:connecttype="rect"/>
        </v:shapetype>
        <v:shape id="_x0000_s2717" type="#_x0000_t202" style="position:absolute;margin-left:58pt;margin-top:748.1pt;width:18.45pt;height:12.45pt;z-index:-697576;mso-position-horizontal-relative:page;mso-position-vertical-relative:page" filled="f" stroked="f">
          <v:textbox inset="0,0,0,0">
            <w:txbxContent>
              <w:p w14:paraId="7A47F802" w14:textId="5843F550" w:rsidR="00377208" w:rsidRDefault="00377208">
                <w:pPr>
                  <w:spacing w:before="18"/>
                  <w:ind w:left="40"/>
                  <w:rPr>
                    <w:rFonts w:ascii="Arial"/>
                    <w:sz w:val="18"/>
                  </w:rPr>
                </w:pPr>
                <w:r>
                  <w:fldChar w:fldCharType="begin"/>
                </w:r>
                <w:r>
                  <w:rPr>
                    <w:rFonts w:ascii="Arial"/>
                    <w:sz w:val="18"/>
                  </w:rPr>
                  <w:instrText xml:space="preserve"> PAGE  \* roman </w:instrText>
                </w:r>
                <w:r>
                  <w:fldChar w:fldCharType="separate"/>
                </w:r>
                <w:r w:rsidR="00FB5570">
                  <w:rPr>
                    <w:rFonts w:ascii="Arial"/>
                    <w:noProof/>
                    <w:sz w:val="18"/>
                  </w:rPr>
                  <w:t>xxv</w:t>
                </w:r>
                <w:r>
                  <w:fldChar w:fldCharType="end"/>
                </w:r>
                <w:r>
                  <w:rPr>
                    <w:rFonts w:ascii="Arial"/>
                    <w:sz w:val="18"/>
                  </w:rPr>
                  <w:t>i</w:t>
                </w:r>
              </w:p>
            </w:txbxContent>
          </v:textbox>
          <w10:wrap anchorx="page" anchory="page"/>
        </v:shape>
      </w:pic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00C0A" w14:textId="77777777" w:rsidR="00377208" w:rsidRDefault="00377208">
    <w:pPr>
      <w:pStyle w:val="BodyText"/>
      <w:spacing w:line="14" w:lineRule="auto"/>
    </w:pPr>
    <w:r>
      <w:pict w14:anchorId="6D305ACE">
        <v:shapetype id="_x0000_t202" coordsize="21600,21600" o:spt="202" path="m,l,21600r21600,l21600,xe">
          <v:stroke joinstyle="miter"/>
          <v:path gradientshapeok="t" o:connecttype="rect"/>
        </v:shapetype>
        <v:shape id="_x0000_s2049" type="#_x0000_t202" style="position:absolute;margin-left:59pt;margin-top:747.85pt;width:38.3pt;height:12.75pt;z-index:-688120;mso-position-horizontal-relative:page;mso-position-vertical-relative:page" filled="f" stroked="f">
          <v:textbox inset="0,0,0,0">
            <w:txbxContent>
              <w:p w14:paraId="28EB127E" w14:textId="77777777" w:rsidR="00377208" w:rsidRDefault="00377208">
                <w:pPr>
                  <w:spacing w:before="24"/>
                  <w:ind w:left="20"/>
                  <w:rPr>
                    <w:rFonts w:ascii="Arial"/>
                    <w:b/>
                    <w:sz w:val="18"/>
                  </w:rPr>
                </w:pPr>
                <w:r>
                  <w:rPr>
                    <w:rFonts w:ascii="Arial"/>
                    <w:b/>
                    <w:sz w:val="18"/>
                  </w:rPr>
                  <w:t>Index-24</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EDD29" w14:textId="77777777" w:rsidR="00377208" w:rsidRDefault="00377208">
    <w:pPr>
      <w:pStyle w:val="BodyText"/>
      <w:spacing w:line="14" w:lineRule="auto"/>
    </w:pPr>
    <w:r>
      <w:pict w14:anchorId="79D1338C">
        <v:shapetype id="_x0000_t202" coordsize="21600,21600" o:spt="202" path="m,l,21600r21600,l21600,xe">
          <v:stroke joinstyle="miter"/>
          <v:path gradientshapeok="t" o:connecttype="rect"/>
        </v:shapetype>
        <v:shape id="_x0000_s2714" type="#_x0000_t202" style="position:absolute;margin-left:535.5pt;margin-top:748.1pt;width:17.5pt;height:12.45pt;z-index:-697504;mso-position-horizontal-relative:page;mso-position-vertical-relative:page" filled="f" stroked="f">
          <v:textbox inset="0,0,0,0">
            <w:txbxContent>
              <w:p w14:paraId="3DF0308A" w14:textId="77777777" w:rsidR="00377208" w:rsidRDefault="00377208">
                <w:pPr>
                  <w:spacing w:before="18"/>
                  <w:ind w:left="20"/>
                  <w:rPr>
                    <w:rFonts w:ascii="Arial"/>
                    <w:sz w:val="18"/>
                  </w:rPr>
                </w:pPr>
                <w:r>
                  <w:rPr>
                    <w:rFonts w:ascii="Arial"/>
                    <w:sz w:val="18"/>
                  </w:rPr>
                  <w:t>xxix</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38D3" w14:textId="77777777" w:rsidR="00377208" w:rsidRDefault="00377208">
    <w:pPr>
      <w:pStyle w:val="BodyText"/>
      <w:spacing w:line="14" w:lineRule="auto"/>
    </w:pPr>
    <w:r>
      <w:pict w14:anchorId="69B368CF">
        <v:shapetype id="_x0000_t202" coordsize="21600,21600" o:spt="202" path="m,l,21600r21600,l21600,xe">
          <v:stroke joinstyle="miter"/>
          <v:path gradientshapeok="t" o:connecttype="rect"/>
        </v:shapetype>
        <v:shape id="_x0000_s2715" type="#_x0000_t202" style="position:absolute;margin-left:58pt;margin-top:748.1pt;width:22.5pt;height:12.45pt;z-index:-697528;mso-position-horizontal-relative:page;mso-position-vertical-relative:page" filled="f" stroked="f">
          <v:textbox inset="0,0,0,0">
            <w:txbxContent>
              <w:p w14:paraId="7DC26086" w14:textId="0C3BE7DF" w:rsidR="00377208" w:rsidRDefault="00377208">
                <w:pPr>
                  <w:spacing w:before="18"/>
                  <w:ind w:left="40"/>
                  <w:rPr>
                    <w:rFonts w:ascii="Arial"/>
                    <w:sz w:val="18"/>
                  </w:rPr>
                </w:pPr>
                <w:r>
                  <w:fldChar w:fldCharType="begin"/>
                </w:r>
                <w:r>
                  <w:rPr>
                    <w:rFonts w:ascii="Arial"/>
                    <w:sz w:val="18"/>
                  </w:rPr>
                  <w:instrText xml:space="preserve"> PAGE  \* roman </w:instrText>
                </w:r>
                <w:r>
                  <w:fldChar w:fldCharType="separate"/>
                </w:r>
                <w:r w:rsidR="00FB5570">
                  <w:rPr>
                    <w:rFonts w:ascii="Arial"/>
                    <w:noProof/>
                    <w:sz w:val="18"/>
                  </w:rPr>
                  <w:t>xxvii</w:t>
                </w:r>
                <w:r>
                  <w:fldChar w:fldCharType="end"/>
                </w:r>
                <w:r>
                  <w:rPr>
                    <w:rFonts w:ascii="Arial"/>
                    <w:sz w:val="18"/>
                  </w:rPr>
                  <w:t>i</w:t>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49740" w14:textId="77777777" w:rsidR="00377208" w:rsidRDefault="00377208">
    <w:pPr>
      <w:pStyle w:val="BodyText"/>
      <w:spacing w:line="14" w:lineRule="auto"/>
    </w:pPr>
    <w:r>
      <w:pict w14:anchorId="22C8BD38">
        <v:shapetype id="_x0000_t202" coordsize="21600,21600" o:spt="202" path="m,l,21600r21600,l21600,xe">
          <v:stroke joinstyle="miter"/>
          <v:path gradientshapeok="t" o:connecttype="rect"/>
        </v:shapetype>
        <v:shape id="_x0000_s2713" type="#_x0000_t202" style="position:absolute;margin-left:59pt;margin-top:748.1pt;width:15.5pt;height:12.45pt;z-index:-697480;mso-position-horizontal-relative:page;mso-position-vertical-relative:page" filled="f" stroked="f">
          <v:textbox inset="0,0,0,0">
            <w:txbxContent>
              <w:p w14:paraId="372D6916" w14:textId="77777777" w:rsidR="00377208" w:rsidRDefault="00377208">
                <w:pPr>
                  <w:spacing w:before="18"/>
                  <w:ind w:left="20"/>
                  <w:rPr>
                    <w:rFonts w:ascii="Arial"/>
                    <w:sz w:val="18"/>
                  </w:rPr>
                </w:pPr>
                <w:r>
                  <w:rPr>
                    <w:rFonts w:ascii="Arial"/>
                    <w:sz w:val="18"/>
                  </w:rPr>
                  <w:t>xxx</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2BAAB" w14:textId="77777777" w:rsidR="00377208" w:rsidRDefault="00377208">
    <w:pPr>
      <w:pStyle w:val="BodyText"/>
      <w:spacing w:line="14" w:lineRule="auto"/>
    </w:pPr>
    <w:r>
      <w:pict w14:anchorId="0A0FD607">
        <v:shapetype id="_x0000_t202" coordsize="21600,21600" o:spt="202" path="m,l,21600r21600,l21600,xe">
          <v:stroke joinstyle="miter"/>
          <v:path gradientshapeok="t" o:connecttype="rect"/>
        </v:shapetype>
        <v:shape id="_x0000_s2712" type="#_x0000_t202" style="position:absolute;margin-left:534.5pt;margin-top:748.1pt;width:18.5pt;height:12.45pt;z-index:-697456;mso-position-horizontal-relative:page;mso-position-vertical-relative:page" filled="f" stroked="f">
          <v:textbox inset="0,0,0,0">
            <w:txbxContent>
              <w:p w14:paraId="01E62AE5" w14:textId="77777777" w:rsidR="00377208" w:rsidRDefault="00377208">
                <w:pPr>
                  <w:spacing w:before="18"/>
                  <w:ind w:left="40"/>
                  <w:rPr>
                    <w:rFonts w:ascii="Arial"/>
                    <w:sz w:val="18"/>
                  </w:rPr>
                </w:pPr>
                <w:r>
                  <w:rPr>
                    <w:rFonts w:ascii="Arial"/>
                    <w:sz w:val="18"/>
                  </w:rPr>
                  <w:t>xxxi</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4265B" w14:textId="77777777" w:rsidR="00377208" w:rsidRDefault="00377208">
    <w:pPr>
      <w:pStyle w:val="BodyText"/>
      <w:spacing w:line="14" w:lineRule="auto"/>
    </w:pPr>
    <w:r>
      <w:pict w14:anchorId="1C92855D">
        <v:shapetype id="_x0000_t202" coordsize="21600,21600" o:spt="202" path="m,l,21600r21600,l21600,xe">
          <v:stroke joinstyle="miter"/>
          <v:path gradientshapeok="t" o:connecttype="rect"/>
        </v:shapetype>
        <v:shape id="_x0000_s2711" type="#_x0000_t202" style="position:absolute;margin-left:59pt;margin-top:748.1pt;width:19.55pt;height:12.45pt;z-index:-697432;mso-position-horizontal-relative:page;mso-position-vertical-relative:page" filled="f" stroked="f">
          <v:textbox inset="0,0,0,0">
            <w:txbxContent>
              <w:p w14:paraId="38DEE507" w14:textId="77777777" w:rsidR="00377208" w:rsidRDefault="00377208">
                <w:pPr>
                  <w:spacing w:before="18"/>
                  <w:ind w:left="20"/>
                  <w:rPr>
                    <w:rFonts w:ascii="Arial"/>
                    <w:sz w:val="18"/>
                  </w:rPr>
                </w:pPr>
                <w:r>
                  <w:rPr>
                    <w:rFonts w:ascii="Arial"/>
                    <w:sz w:val="18"/>
                  </w:rPr>
                  <w:t>xxxii</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DD76" w14:textId="77777777" w:rsidR="00377208" w:rsidRDefault="00377208">
    <w:pPr>
      <w:pStyle w:val="BodyText"/>
      <w:spacing w:line="14" w:lineRule="auto"/>
    </w:pPr>
    <w:r>
      <w:pict w14:anchorId="3C130AD1">
        <v:shapetype id="_x0000_t202" coordsize="21600,21600" o:spt="202" path="m,l,21600r21600,l21600,xe">
          <v:stroke joinstyle="miter"/>
          <v:path gradientshapeok="t" o:connecttype="rect"/>
        </v:shapetype>
        <v:shape id="_x0000_s2710" type="#_x0000_t202" style="position:absolute;margin-left:530.55pt;margin-top:748.1pt;width:22.45pt;height:12.45pt;z-index:-697408;mso-position-horizontal-relative:page;mso-position-vertical-relative:page" filled="f" stroked="f">
          <v:textbox inset="0,0,0,0">
            <w:txbxContent>
              <w:p w14:paraId="0CA48737" w14:textId="77777777" w:rsidR="00377208" w:rsidRDefault="00377208">
                <w:pPr>
                  <w:spacing w:before="18"/>
                  <w:ind w:left="40"/>
                  <w:rPr>
                    <w:rFonts w:ascii="Arial"/>
                    <w:sz w:val="18"/>
                  </w:rPr>
                </w:pPr>
                <w:r>
                  <w:rPr>
                    <w:rFonts w:ascii="Arial"/>
                    <w:sz w:val="18"/>
                  </w:rPr>
                  <w:t>xxxiii</w:t>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C3580" w14:textId="77777777" w:rsidR="00377208" w:rsidRDefault="00377208">
    <w:pPr>
      <w:pStyle w:val="BodyText"/>
      <w:spacing w:line="14" w:lineRule="auto"/>
    </w:pPr>
    <w:r>
      <w:pict w14:anchorId="4192B916">
        <v:shapetype id="_x0000_t202" coordsize="21600,21600" o:spt="202" path="m,l,21600r21600,l21600,xe">
          <v:stroke joinstyle="miter"/>
          <v:path gradientshapeok="t" o:connecttype="rect"/>
        </v:shapetype>
        <v:shape id="_x0000_s2709" type="#_x0000_t202" style="position:absolute;margin-left:59pt;margin-top:748.1pt;width:22.05pt;height:12.45pt;z-index:-697384;mso-position-horizontal-relative:page;mso-position-vertical-relative:page" filled="f" stroked="f">
          <v:textbox inset="0,0,0,0">
            <w:txbxContent>
              <w:p w14:paraId="29593D33" w14:textId="77777777" w:rsidR="00377208" w:rsidRDefault="00377208">
                <w:pPr>
                  <w:spacing w:before="18"/>
                  <w:ind w:left="20"/>
                  <w:rPr>
                    <w:rFonts w:ascii="Arial"/>
                    <w:sz w:val="18"/>
                  </w:rPr>
                </w:pPr>
                <w:r>
                  <w:rPr>
                    <w:rFonts w:ascii="Arial"/>
                    <w:sz w:val="18"/>
                  </w:rPr>
                  <w:t>xxxiv</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2369B" w14:textId="77777777" w:rsidR="00377208" w:rsidRDefault="00377208">
    <w:pPr>
      <w:pStyle w:val="BodyText"/>
      <w:spacing w:line="14" w:lineRule="auto"/>
    </w:pPr>
    <w:r>
      <w:pict w14:anchorId="28B3D34D">
        <v:shapetype id="_x0000_t202" coordsize="21600,21600" o:spt="202" path="m,l,21600r21600,l21600,xe">
          <v:stroke joinstyle="miter"/>
          <v:path gradientshapeok="t" o:connecttype="rect"/>
        </v:shapetype>
        <v:shape id="_x0000_s2727" type="#_x0000_t202" style="position:absolute;margin-left:544pt;margin-top:748.1pt;width:10.05pt;height:12.45pt;z-index:-697960;mso-position-horizontal-relative:page;mso-position-vertical-relative:page" filled="f" stroked="f">
          <v:textbox inset="0,0,0,0">
            <w:txbxContent>
              <w:p w14:paraId="6730F454" w14:textId="48BDC1E4" w:rsidR="00377208" w:rsidRDefault="00377208">
                <w:pPr>
                  <w:spacing w:before="18"/>
                  <w:ind w:left="40"/>
                  <w:rPr>
                    <w:rFonts w:ascii="Arial"/>
                    <w:sz w:val="18"/>
                  </w:rPr>
                </w:pPr>
                <w:r>
                  <w:fldChar w:fldCharType="begin"/>
                </w:r>
                <w:r>
                  <w:rPr>
                    <w:rFonts w:ascii="Arial"/>
                    <w:sz w:val="18"/>
                  </w:rPr>
                  <w:instrText xml:space="preserve"> PAGE  \* roman </w:instrText>
                </w:r>
                <w:r>
                  <w:fldChar w:fldCharType="separate"/>
                </w:r>
                <w:r w:rsidR="00FB5570">
                  <w:rPr>
                    <w:rFonts w:ascii="Arial"/>
                    <w:noProof/>
                    <w:sz w:val="18"/>
                  </w:rPr>
                  <w:t>xv</w:t>
                </w:r>
                <w: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35A47" w14:textId="77777777" w:rsidR="00377208" w:rsidRDefault="00377208">
    <w:pPr>
      <w:pStyle w:val="BodyText"/>
      <w:spacing w:line="14" w:lineRule="auto"/>
    </w:pPr>
    <w:r>
      <w:pict w14:anchorId="34D34D92">
        <v:shapetype id="_x0000_t202" coordsize="21600,21600" o:spt="202" path="m,l,21600r21600,l21600,xe">
          <v:stroke joinstyle="miter"/>
          <v:path gradientshapeok="t" o:connecttype="rect"/>
        </v:shapetype>
        <v:shape id="_x0000_s2708" type="#_x0000_t202" style="position:absolute;margin-left:533.05pt;margin-top:748.1pt;width:19.95pt;height:12.45pt;z-index:-697360;mso-position-horizontal-relative:page;mso-position-vertical-relative:page" filled="f" stroked="f">
          <v:textbox inset="0,0,0,0">
            <w:txbxContent>
              <w:p w14:paraId="533BCDCB" w14:textId="77777777" w:rsidR="00377208" w:rsidRDefault="00377208">
                <w:pPr>
                  <w:spacing w:before="18"/>
                  <w:ind w:left="20"/>
                  <w:rPr>
                    <w:rFonts w:ascii="Arial"/>
                    <w:sz w:val="18"/>
                  </w:rPr>
                </w:pPr>
                <w:r>
                  <w:rPr>
                    <w:rFonts w:ascii="Arial"/>
                    <w:sz w:val="18"/>
                  </w:rPr>
                  <w:t>xxxv</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0C1C4" w14:textId="77777777" w:rsidR="00377208" w:rsidRDefault="00377208">
    <w:pPr>
      <w:pStyle w:val="BodyText"/>
      <w:spacing w:line="14" w:lineRule="auto"/>
    </w:pPr>
    <w:r>
      <w:pict w14:anchorId="2953A5F1">
        <v:shapetype id="_x0000_t202" coordsize="21600,21600" o:spt="202" path="m,l,21600r21600,l21600,xe">
          <v:stroke joinstyle="miter"/>
          <v:path gradientshapeok="t" o:connecttype="rect"/>
        </v:shapetype>
        <v:shape id="_x0000_s2707" type="#_x0000_t202" style="position:absolute;margin-left:59pt;margin-top:748.1pt;width:21.95pt;height:12.45pt;z-index:-697336;mso-position-horizontal-relative:page;mso-position-vertical-relative:page" filled="f" stroked="f">
          <v:textbox inset="0,0,0,0">
            <w:txbxContent>
              <w:p w14:paraId="593E13F9" w14:textId="77777777" w:rsidR="00377208" w:rsidRDefault="00377208">
                <w:pPr>
                  <w:spacing w:before="18"/>
                  <w:ind w:left="20"/>
                  <w:rPr>
                    <w:rFonts w:ascii="Arial"/>
                    <w:sz w:val="18"/>
                  </w:rPr>
                </w:pPr>
                <w:r>
                  <w:rPr>
                    <w:rFonts w:ascii="Arial"/>
                    <w:sz w:val="18"/>
                  </w:rPr>
                  <w:t>xxxvi</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196A1" w14:textId="77777777" w:rsidR="00377208" w:rsidRDefault="00377208">
    <w:pPr>
      <w:pStyle w:val="BodyText"/>
      <w:spacing w:line="14" w:lineRule="auto"/>
    </w:pPr>
    <w:r>
      <w:pict w14:anchorId="0911E878">
        <v:shapetype id="_x0000_t202" coordsize="21600,21600" o:spt="202" path="m,l,21600r21600,l21600,xe">
          <v:stroke joinstyle="miter"/>
          <v:path gradientshapeok="t" o:connecttype="rect"/>
        </v:shapetype>
        <v:shape id="_x0000_s2706" type="#_x0000_t202" style="position:absolute;margin-left:379.65pt;margin-top:747.85pt;width:173.4pt;height:12.75pt;z-index:-697312;mso-position-horizontal-relative:page;mso-position-vertical-relative:page" filled="f" stroked="f">
          <v:textbox inset="0,0,0,0">
            <w:txbxContent>
              <w:p w14:paraId="0425C1B2" w14:textId="77777777" w:rsidR="00377208" w:rsidRDefault="00377208">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44AA" w14:textId="77777777" w:rsidR="00377208" w:rsidRDefault="00377208">
    <w:pPr>
      <w:pStyle w:val="BodyText"/>
      <w:spacing w:line="14" w:lineRule="auto"/>
    </w:pPr>
    <w:r>
      <w:pict w14:anchorId="61941BC8">
        <v:shapetype id="_x0000_t202" coordsize="21600,21600" o:spt="202" path="m,l,21600r21600,l21600,xe">
          <v:stroke joinstyle="miter"/>
          <v:path gradientshapeok="t" o:connecttype="rect"/>
        </v:shapetype>
        <v:shape id="_x0000_s2700" type="#_x0000_t202" style="position:absolute;margin-left:59pt;margin-top:747.85pt;width:152.85pt;height:12.75pt;z-index:-697216;mso-position-horizontal-relative:page;mso-position-vertical-relative:page" filled="f" stroked="f">
          <v:textbox inset="0,0,0,0">
            <w:txbxContent>
              <w:p w14:paraId="4EE1AF27" w14:textId="77777777" w:rsidR="00377208" w:rsidRDefault="00377208">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EBFE" w14:textId="77777777" w:rsidR="00377208" w:rsidRDefault="00377208">
    <w:pPr>
      <w:pStyle w:val="BodyText"/>
      <w:spacing w:line="14" w:lineRule="auto"/>
    </w:pPr>
    <w:r>
      <w:pict w14:anchorId="09FAAC5D">
        <v:shapetype id="_x0000_t202" coordsize="21600,21600" o:spt="202" path="m,l,21600r21600,l21600,xe">
          <v:stroke joinstyle="miter"/>
          <v:path gradientshapeok="t" o:connecttype="rect"/>
        </v:shapetype>
        <v:shape id="_x0000_s2699" type="#_x0000_t202" style="position:absolute;margin-left:345.9pt;margin-top:747.85pt;width:208.1pt;height:12.75pt;z-index:-697192;mso-position-horizontal-relative:page;mso-position-vertical-relative:page" filled="f" stroked="f">
          <v:textbox inset="0,0,0,0">
            <w:txbxContent>
              <w:p w14:paraId="567B05F5" w14:textId="77777777" w:rsidR="00377208" w:rsidRDefault="00377208">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FCA6" w14:textId="77777777" w:rsidR="00377208" w:rsidRDefault="00377208">
    <w:pPr>
      <w:pStyle w:val="BodyText"/>
      <w:spacing w:line="14" w:lineRule="auto"/>
    </w:pPr>
    <w:r>
      <w:pict w14:anchorId="5948557E">
        <v:shapetype id="_x0000_t202" coordsize="21600,21600" o:spt="202" path="m,l,21600r21600,l21600,xe">
          <v:stroke joinstyle="miter"/>
          <v:path gradientshapeok="t" o:connecttype="rect"/>
        </v:shapetype>
        <v:shape id="_x0000_s2666" type="#_x0000_t202" style="position:absolute;margin-left:59pt;margin-top:747.85pt;width:158pt;height:12.75pt;z-index:-696736;mso-position-horizontal-relative:page;mso-position-vertical-relative:page" filled="f" stroked="f">
          <v:textbox inset="0,0,0,0">
            <w:txbxContent>
              <w:p w14:paraId="55A6A567" w14:textId="67B317F9" w:rsidR="00377208" w:rsidRDefault="00377208">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sidR="00FB5570">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63B06" w14:textId="77777777" w:rsidR="00377208" w:rsidRDefault="00377208">
    <w:pPr>
      <w:pStyle w:val="BodyText"/>
      <w:spacing w:line="14" w:lineRule="auto"/>
    </w:pPr>
    <w:r>
      <w:pict w14:anchorId="470498B7">
        <v:shapetype id="_x0000_t202" coordsize="21600,21600" o:spt="202" path="m,l,21600r21600,l21600,xe">
          <v:stroke joinstyle="miter"/>
          <v:path gradientshapeok="t" o:connecttype="rect"/>
        </v:shapetype>
        <v:shape id="_x0000_s2667" type="#_x0000_t202" style="position:absolute;margin-left:340.95pt;margin-top:747.85pt;width:213.1pt;height:12.75pt;z-index:-696760;mso-position-horizontal-relative:page;mso-position-vertical-relative:page" filled="f" stroked="f">
          <v:textbox inset="0,0,0,0">
            <w:txbxContent>
              <w:p w14:paraId="1C746D11" w14:textId="3F21F85F" w:rsidR="00377208" w:rsidRDefault="00377208">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sidR="00FB5570">
                  <w:rPr>
                    <w:rFonts w:ascii="Arial"/>
                    <w:b/>
                    <w:noProof/>
                    <w:sz w:val="18"/>
                  </w:rPr>
                  <w:t>21</w:t>
                </w:r>
                <w:r>
                  <w:fldChar w:fldCharType="end"/>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56864" w14:textId="77777777" w:rsidR="00377208" w:rsidRDefault="00377208">
    <w:pPr>
      <w:pStyle w:val="BodyText"/>
      <w:spacing w:line="14" w:lineRule="auto"/>
    </w:pPr>
    <w:r>
      <w:pict w14:anchorId="75357C9D">
        <v:shapetype id="_x0000_t202" coordsize="21600,21600" o:spt="202" path="m,l,21600r21600,l21600,xe">
          <v:stroke joinstyle="miter"/>
          <v:path gradientshapeok="t" o:connecttype="rect"/>
        </v:shapetype>
        <v:shape id="_x0000_s2648" type="#_x0000_t202" style="position:absolute;margin-left:59pt;margin-top:747.85pt;width:158pt;height:12.75pt;z-index:-696496;mso-position-horizontal-relative:page;mso-position-vertical-relative:page" filled="f" stroked="f">
          <v:textbox inset="0,0,0,0">
            <w:txbxContent>
              <w:p w14:paraId="6368B7DA" w14:textId="44E74234" w:rsidR="00377208" w:rsidRDefault="00377208">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FB5570">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5D1C2" w14:textId="77777777" w:rsidR="00377208" w:rsidRDefault="00377208">
    <w:pPr>
      <w:pStyle w:val="BodyText"/>
      <w:spacing w:line="14" w:lineRule="auto"/>
    </w:pPr>
    <w:r>
      <w:pict w14:anchorId="1FFA7A10">
        <v:shapetype id="_x0000_t202" coordsize="21600,21600" o:spt="202" path="m,l,21600r21600,l21600,xe">
          <v:stroke joinstyle="miter"/>
          <v:path gradientshapeok="t" o:connecttype="rect"/>
        </v:shapetype>
        <v:shape id="_x0000_s2649" type="#_x0000_t202" style="position:absolute;margin-left:423.75pt;margin-top:747.85pt;width:130.3pt;height:12.75pt;z-index:-696520;mso-position-horizontal-relative:page;mso-position-vertical-relative:page" filled="f" stroked="f">
          <v:textbox inset="0,0,0,0">
            <w:txbxContent>
              <w:p w14:paraId="08428DD4" w14:textId="5DD00209" w:rsidR="00377208" w:rsidRDefault="00377208">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FB5570">
                  <w:rPr>
                    <w:rFonts w:ascii="Arial"/>
                    <w:b/>
                    <w:noProof/>
                    <w:sz w:val="18"/>
                  </w:rPr>
                  <w:t>9</w:t>
                </w:r>
                <w: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5BF0" w14:textId="77777777" w:rsidR="00377208" w:rsidRDefault="00377208">
    <w:pPr>
      <w:pStyle w:val="BodyText"/>
      <w:spacing w:line="14" w:lineRule="auto"/>
    </w:pPr>
    <w:r>
      <w:pict w14:anchorId="0D561749">
        <v:shapetype id="_x0000_t202" coordsize="21600,21600" o:spt="202" path="m,l,21600r21600,l21600,xe">
          <v:stroke joinstyle="miter"/>
          <v:path gradientshapeok="t" o:connecttype="rect"/>
        </v:shapetype>
        <v:shape id="_x0000_s2638" type="#_x0000_t202" style="position:absolute;margin-left:59pt;margin-top:747.85pt;width:158pt;height:12.75pt;z-index:-696352;mso-position-horizontal-relative:page;mso-position-vertical-relative:page" filled="f" stroked="f">
          <v:textbox inset="0,0,0,0">
            <w:txbxContent>
              <w:p w14:paraId="32AD8A7B" w14:textId="1A8AD064" w:rsidR="00377208" w:rsidRDefault="00377208">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FB5570">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871D1" w14:textId="77777777" w:rsidR="00377208" w:rsidRDefault="00377208">
    <w:pPr>
      <w:pStyle w:val="BodyText"/>
      <w:spacing w:line="14" w:lineRule="auto"/>
    </w:pPr>
    <w:r>
      <w:pict w14:anchorId="15BDF3A9">
        <v:shapetype id="_x0000_t202" coordsize="21600,21600" o:spt="202" path="m,l,21600r21600,l21600,xe">
          <v:stroke joinstyle="miter"/>
          <v:path gradientshapeok="t" o:connecttype="rect"/>
        </v:shapetype>
        <v:shape id="_x0000_s2725" type="#_x0000_t202" style="position:absolute;margin-left:538.05pt;margin-top:748.1pt;width:15pt;height:12.45pt;z-index:-697768;mso-position-horizontal-relative:page;mso-position-vertical-relative:page" filled="f" stroked="f">
          <v:textbox inset="0,0,0,0">
            <w:txbxContent>
              <w:p w14:paraId="0D414821" w14:textId="77777777" w:rsidR="00377208" w:rsidRDefault="00377208">
                <w:pPr>
                  <w:spacing w:before="18"/>
                  <w:ind w:left="20"/>
                  <w:rPr>
                    <w:rFonts w:ascii="Arial"/>
                    <w:sz w:val="18"/>
                  </w:rPr>
                </w:pPr>
                <w:r>
                  <w:rPr>
                    <w:rFonts w:ascii="Arial"/>
                    <w:sz w:val="18"/>
                  </w:rPr>
                  <w:t>xvii</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135EF" w14:textId="77777777" w:rsidR="00377208" w:rsidRDefault="00377208">
    <w:pPr>
      <w:pStyle w:val="BodyText"/>
      <w:spacing w:line="14" w:lineRule="auto"/>
    </w:pPr>
    <w:r>
      <w:pict w14:anchorId="3AC80836">
        <v:shapetype id="_x0000_t202" coordsize="21600,21600" o:spt="202" path="m,l,21600r21600,l21600,xe">
          <v:stroke joinstyle="miter"/>
          <v:path gradientshapeok="t" o:connecttype="rect"/>
        </v:shapetype>
        <v:shape id="_x0000_s2639" type="#_x0000_t202" style="position:absolute;margin-left:418.75pt;margin-top:747.85pt;width:135.3pt;height:12.75pt;z-index:-696376;mso-position-horizontal-relative:page;mso-position-vertical-relative:page" filled="f" stroked="f">
          <v:textbox inset="0,0,0,0">
            <w:txbxContent>
              <w:p w14:paraId="4EEE5E4F" w14:textId="164DEAA5" w:rsidR="00377208" w:rsidRDefault="00377208">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FB5570">
                  <w:rPr>
                    <w:rFonts w:ascii="Arial"/>
                    <w:b/>
                    <w:noProof/>
                    <w:sz w:val="18"/>
                  </w:rPr>
                  <w:t>21</w:t>
                </w:r>
                <w: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A20CB" w14:textId="77777777" w:rsidR="00377208" w:rsidRDefault="00377208">
    <w:pPr>
      <w:pStyle w:val="BodyText"/>
      <w:spacing w:line="14" w:lineRule="auto"/>
    </w:pPr>
    <w:r>
      <w:pict w14:anchorId="26EFDE67">
        <v:shapetype id="_x0000_t202" coordsize="21600,21600" o:spt="202" path="m,l,21600r21600,l21600,xe">
          <v:stroke joinstyle="miter"/>
          <v:path gradientshapeok="t" o:connecttype="rect"/>
        </v:shapetype>
        <v:shape id="_x0000_s2636" type="#_x0000_t202" style="position:absolute;margin-left:59pt;margin-top:747.85pt;width:158pt;height:12.75pt;z-index:-696304;mso-position-horizontal-relative:page;mso-position-vertical-relative:page" filled="f" stroked="f">
          <v:textbox inset="0,0,0,0">
            <w:txbxContent>
              <w:p w14:paraId="1D2A4E02" w14:textId="08C4B301" w:rsidR="00377208" w:rsidRDefault="00377208">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FB5570">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68342" w14:textId="77777777" w:rsidR="00377208" w:rsidRDefault="00377208">
    <w:pPr>
      <w:pStyle w:val="BodyText"/>
      <w:spacing w:line="14" w:lineRule="auto"/>
    </w:pPr>
    <w:r>
      <w:pict w14:anchorId="5B33E6A4">
        <v:shapetype id="_x0000_t202" coordsize="21600,21600" o:spt="202" path="m,l,21600r21600,l21600,xe">
          <v:stroke joinstyle="miter"/>
          <v:path gradientshapeok="t" o:connecttype="rect"/>
        </v:shapetype>
        <v:shape id="_x0000_s2637" type="#_x0000_t202" style="position:absolute;margin-left:418.75pt;margin-top:747.85pt;width:135.3pt;height:12.75pt;z-index:-696328;mso-position-horizontal-relative:page;mso-position-vertical-relative:page" filled="f" stroked="f">
          <v:textbox inset="0,0,0,0">
            <w:txbxContent>
              <w:p w14:paraId="7688886C" w14:textId="7EDEE730" w:rsidR="00377208" w:rsidRDefault="00377208">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FB5570">
                  <w:rPr>
                    <w:rFonts w:ascii="Arial"/>
                    <w:b/>
                    <w:noProof/>
                    <w:sz w:val="18"/>
                  </w:rPr>
                  <w:t>31</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43F5B" w14:textId="77777777" w:rsidR="00377208" w:rsidRDefault="00377208">
    <w:pPr>
      <w:pStyle w:val="BodyText"/>
      <w:spacing w:line="14" w:lineRule="auto"/>
    </w:pPr>
    <w:r>
      <w:pict w14:anchorId="69E3CF4B">
        <v:shapetype id="_x0000_t202" coordsize="21600,21600" o:spt="202" path="m,l,21600r21600,l21600,xe">
          <v:stroke joinstyle="miter"/>
          <v:path gradientshapeok="t" o:connecttype="rect"/>
        </v:shapetype>
        <v:shape id="_x0000_s2602" type="#_x0000_t202" style="position:absolute;margin-left:59pt;margin-top:747.85pt;width:158pt;height:12.75pt;z-index:-695872;mso-position-horizontal-relative:page;mso-position-vertical-relative:page" filled="f" stroked="f">
          <v:textbox inset="0,0,0,0">
            <w:txbxContent>
              <w:p w14:paraId="18EE3F26" w14:textId="1B4F4681" w:rsidR="00377208" w:rsidRDefault="00377208">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4B7379">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4D6B0" w14:textId="77777777" w:rsidR="00377208" w:rsidRDefault="00377208">
    <w:pPr>
      <w:pStyle w:val="BodyText"/>
      <w:spacing w:line="14" w:lineRule="auto"/>
    </w:pPr>
    <w:r>
      <w:pict w14:anchorId="63946F66">
        <v:shapetype id="_x0000_t202" coordsize="21600,21600" o:spt="202" path="m,l,21600r21600,l21600,xe">
          <v:stroke joinstyle="miter"/>
          <v:path gradientshapeok="t" o:connecttype="rect"/>
        </v:shapetype>
        <v:shape id="_x0000_s2603" type="#_x0000_t202" style="position:absolute;margin-left:418.75pt;margin-top:747.85pt;width:135.3pt;height:12.75pt;z-index:-695896;mso-position-horizontal-relative:page;mso-position-vertical-relative:page" filled="f" stroked="f">
          <v:textbox inset="0,0,0,0">
            <w:txbxContent>
              <w:p w14:paraId="6E9B8C1B" w14:textId="54527711" w:rsidR="00377208" w:rsidRDefault="00377208">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4B7379">
                  <w:rPr>
                    <w:rFonts w:ascii="Arial"/>
                    <w:b/>
                    <w:noProof/>
                    <w:sz w:val="18"/>
                  </w:rPr>
                  <w:t>39</w:t>
                </w:r>
                <w:r>
                  <w:fldChar w:fldCharType="end"/>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E482A" w14:textId="77777777" w:rsidR="00377208" w:rsidRDefault="00377208">
    <w:pPr>
      <w:pStyle w:val="BodyText"/>
      <w:spacing w:line="14" w:lineRule="auto"/>
    </w:pPr>
    <w:r>
      <w:pict w14:anchorId="55689040">
        <v:shapetype id="_x0000_t202" coordsize="21600,21600" o:spt="202" path="m,l,21600r21600,l21600,xe">
          <v:stroke joinstyle="miter"/>
          <v:path gradientshapeok="t" o:connecttype="rect"/>
        </v:shapetype>
        <v:shape id="_x0000_s2576" type="#_x0000_t202" style="position:absolute;margin-left:59pt;margin-top:747.85pt;width:158pt;height:12.75pt;z-index:-695536;mso-position-horizontal-relative:page;mso-position-vertical-relative:page" filled="f" stroked="f">
          <v:textbox style="mso-next-textbox:#_x0000_s2576" inset="0,0,0,0">
            <w:txbxContent>
              <w:p w14:paraId="40573F2F" w14:textId="5ED73158" w:rsidR="00377208" w:rsidRDefault="00377208">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4B7379">
                  <w:rPr>
                    <w:rFonts w:ascii="Arial"/>
                    <w:b/>
                    <w:noProof/>
                    <w:sz w:val="18"/>
                  </w:rPr>
                  <w:t>48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16A8C" w14:textId="77777777" w:rsidR="00377208" w:rsidRDefault="00377208">
    <w:pPr>
      <w:pStyle w:val="BodyText"/>
      <w:spacing w:line="14" w:lineRule="auto"/>
    </w:pPr>
    <w:r>
      <w:pict w14:anchorId="2772C7D6">
        <v:shapetype id="_x0000_t202" coordsize="21600,21600" o:spt="202" path="m,l,21600r21600,l21600,xe">
          <v:stroke joinstyle="miter"/>
          <v:path gradientshapeok="t" o:connecttype="rect"/>
        </v:shapetype>
        <v:shape id="_x0000_s2577" type="#_x0000_t202" style="position:absolute;margin-left:418.75pt;margin-top:747.85pt;width:135.3pt;height:12.75pt;z-index:-695560;mso-position-horizontal-relative:page;mso-position-vertical-relative:page" filled="f" stroked="f">
          <v:textbox style="mso-next-textbox:#_x0000_s2577" inset="0,0,0,0">
            <w:txbxContent>
              <w:p w14:paraId="4074587B" w14:textId="6B63C63A" w:rsidR="00377208" w:rsidRDefault="00377208">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4B7379">
                  <w:rPr>
                    <w:rFonts w:ascii="Arial"/>
                    <w:b/>
                    <w:noProof/>
                    <w:sz w:val="18"/>
                  </w:rPr>
                  <w:t>49</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EC740" w14:textId="77777777" w:rsidR="00377208" w:rsidRDefault="00377208">
    <w:pPr>
      <w:pStyle w:val="BodyText"/>
      <w:spacing w:line="14" w:lineRule="auto"/>
    </w:pPr>
    <w:r>
      <w:pict w14:anchorId="1F418AC5">
        <v:shapetype id="_x0000_t202" coordsize="21600,21600" o:spt="202" path="m,l,21600r21600,l21600,xe">
          <v:stroke joinstyle="miter"/>
          <v:path gradientshapeok="t" o:connecttype="rect"/>
        </v:shapetype>
        <v:shape id="_x0000_s2566" type="#_x0000_t202" style="position:absolute;margin-left:59pt;margin-top:747.85pt;width:158pt;height:12.75pt;z-index:-695392;mso-position-horizontal-relative:page;mso-position-vertical-relative:page" filled="f" stroked="f">
          <v:textbox inset="0,0,0,0">
            <w:txbxContent>
              <w:p w14:paraId="158F8347" w14:textId="167FF040" w:rsidR="00377208" w:rsidRDefault="00377208">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4B7379">
                  <w:rPr>
                    <w:rFonts w:ascii="Arial"/>
                    <w:b/>
                    <w:noProof/>
                    <w:sz w:val="18"/>
                  </w:rPr>
                  <w:t>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3FAC4" w14:textId="77777777" w:rsidR="00377208" w:rsidRDefault="00377208">
    <w:pPr>
      <w:pStyle w:val="BodyText"/>
      <w:spacing w:line="14" w:lineRule="auto"/>
    </w:pPr>
    <w:r>
      <w:pict w14:anchorId="30757199">
        <v:shapetype id="_x0000_t202" coordsize="21600,21600" o:spt="202" path="m,l,21600r21600,l21600,xe">
          <v:stroke joinstyle="miter"/>
          <v:path gradientshapeok="t" o:connecttype="rect"/>
        </v:shapetype>
        <v:shape id="_x0000_s2567" type="#_x0000_t202" style="position:absolute;margin-left:352.6pt;margin-top:747.85pt;width:201.45pt;height:12.75pt;z-index:-695416;mso-position-horizontal-relative:page;mso-position-vertical-relative:page" filled="f" stroked="f">
          <v:textbox inset="0,0,0,0">
            <w:txbxContent>
              <w:p w14:paraId="738C2129" w14:textId="09A63E62" w:rsidR="00377208" w:rsidRDefault="00377208">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4B7379">
                  <w:rPr>
                    <w:rFonts w:ascii="Arial"/>
                    <w:b/>
                    <w:noProof/>
                    <w:sz w:val="18"/>
                  </w:rPr>
                  <w:t>5</w:t>
                </w:r>
                <w: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4D1AA" w14:textId="77777777" w:rsidR="00377208" w:rsidRDefault="00377208">
    <w:pPr>
      <w:pStyle w:val="BodyText"/>
      <w:spacing w:line="14" w:lineRule="auto"/>
    </w:pPr>
    <w:r>
      <w:pict w14:anchorId="60FA3A22">
        <v:shapetype id="_x0000_t202" coordsize="21600,21600" o:spt="202" path="m,l,21600r21600,l21600,xe">
          <v:stroke joinstyle="miter"/>
          <v:path gradientshapeok="t" o:connecttype="rect"/>
        </v:shapetype>
        <v:shape id="_x0000_s2540" type="#_x0000_t202" style="position:absolute;margin-left:59pt;margin-top:747.85pt;width:158pt;height:12.75pt;z-index:-695056;mso-position-horizontal-relative:page;mso-position-vertical-relative:page" filled="f" stroked="f">
          <v:textbox inset="0,0,0,0">
            <w:txbxContent>
              <w:p w14:paraId="0E9FDF56" w14:textId="4122E495" w:rsidR="00377208" w:rsidRDefault="00377208">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FB5570">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55D5E" w14:textId="77777777" w:rsidR="00377208" w:rsidRDefault="00377208">
    <w:pPr>
      <w:pStyle w:val="BodyText"/>
      <w:spacing w:line="14" w:lineRule="auto"/>
    </w:pPr>
    <w:r>
      <w:pict w14:anchorId="33396732">
        <v:shapetype id="_x0000_t202" coordsize="21600,21600" o:spt="202" path="m,l,21600r21600,l21600,xe">
          <v:stroke joinstyle="miter"/>
          <v:path gradientshapeok="t" o:connecttype="rect"/>
        </v:shapetype>
        <v:shape id="_x0000_s2724" type="#_x0000_t202" style="position:absolute;margin-left:58pt;margin-top:748.1pt;width:18.95pt;height:12.45pt;z-index:-697744;mso-position-horizontal-relative:page;mso-position-vertical-relative:page" filled="f" stroked="f">
          <v:textbox inset="0,0,0,0">
            <w:txbxContent>
              <w:p w14:paraId="62917E57" w14:textId="77777777" w:rsidR="00377208" w:rsidRDefault="00377208">
                <w:pPr>
                  <w:spacing w:before="18"/>
                  <w:ind w:left="40"/>
                  <w:rPr>
                    <w:rFonts w:ascii="Arial"/>
                    <w:sz w:val="18"/>
                  </w:rPr>
                </w:pPr>
                <w:r>
                  <w:rPr>
                    <w:rFonts w:ascii="Arial"/>
                    <w:sz w:val="18"/>
                  </w:rPr>
                  <w:t>xviii</w:t>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CEEC2" w14:textId="77777777" w:rsidR="00377208" w:rsidRDefault="00377208">
    <w:pPr>
      <w:pStyle w:val="BodyText"/>
      <w:spacing w:line="14" w:lineRule="auto"/>
    </w:pPr>
    <w:r>
      <w:pict w14:anchorId="7A951F63">
        <v:shapetype id="_x0000_t202" coordsize="21600,21600" o:spt="202" path="m,l,21600r21600,l21600,xe">
          <v:stroke joinstyle="miter"/>
          <v:path gradientshapeok="t" o:connecttype="rect"/>
        </v:shapetype>
        <v:shape id="_x0000_s2541" type="#_x0000_t202" style="position:absolute;margin-left:347.6pt;margin-top:747.85pt;width:206.45pt;height:12.75pt;z-index:-695080;mso-position-horizontal-relative:page;mso-position-vertical-relative:page" filled="f" stroked="f">
          <v:textbox inset="0,0,0,0">
            <w:txbxContent>
              <w:p w14:paraId="458E18D5" w14:textId="0C256313" w:rsidR="00377208" w:rsidRDefault="00377208">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FB5570">
                  <w:rPr>
                    <w:rFonts w:ascii="Arial"/>
                    <w:b/>
                    <w:noProof/>
                    <w:sz w:val="18"/>
                  </w:rPr>
                  <w:t>19</w:t>
                </w:r>
                <w:r>
                  <w:fldChar w:fldCharType="end"/>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682A0" w14:textId="77777777" w:rsidR="00377208" w:rsidRDefault="00377208">
    <w:pPr>
      <w:pStyle w:val="BodyText"/>
      <w:spacing w:line="14" w:lineRule="auto"/>
    </w:pPr>
    <w:r>
      <w:pict w14:anchorId="45E20E87">
        <v:shapetype id="_x0000_t202" coordsize="21600,21600" o:spt="202" path="m,l,21600r21600,l21600,xe">
          <v:stroke joinstyle="miter"/>
          <v:path gradientshapeok="t" o:connecttype="rect"/>
        </v:shapetype>
        <v:shape id="_x0000_s2538" type="#_x0000_t202" style="position:absolute;margin-left:59pt;margin-top:747.85pt;width:158pt;height:12.75pt;z-index:-695008;mso-position-horizontal-relative:page;mso-position-vertical-relative:page" filled="f" stroked="f">
          <v:textbox inset="0,0,0,0">
            <w:txbxContent>
              <w:p w14:paraId="2E3E5A21" w14:textId="301A77DF" w:rsidR="00377208" w:rsidRDefault="00377208">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FB5570">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E2090" w14:textId="77777777" w:rsidR="00377208" w:rsidRDefault="00377208">
    <w:pPr>
      <w:pStyle w:val="BodyText"/>
      <w:spacing w:line="14" w:lineRule="auto"/>
    </w:pPr>
    <w:r>
      <w:pict w14:anchorId="0C542ABC">
        <v:shapetype id="_x0000_t202" coordsize="21600,21600" o:spt="202" path="m,l,21600r21600,l21600,xe">
          <v:stroke joinstyle="miter"/>
          <v:path gradientshapeok="t" o:connecttype="rect"/>
        </v:shapetype>
        <v:shape id="_x0000_s2539" type="#_x0000_t202" style="position:absolute;margin-left:347.6pt;margin-top:747.85pt;width:206.45pt;height:12.75pt;z-index:-695032;mso-position-horizontal-relative:page;mso-position-vertical-relative:page" filled="f" stroked="f">
          <v:textbox inset="0,0,0,0">
            <w:txbxContent>
              <w:p w14:paraId="21FE0F3F" w14:textId="37E9FC1F" w:rsidR="00377208" w:rsidRDefault="00377208">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FB5570">
                  <w:rPr>
                    <w:rFonts w:ascii="Arial"/>
                    <w:b/>
                    <w:noProof/>
                    <w:sz w:val="18"/>
                  </w:rPr>
                  <w:t>29</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CF796" w14:textId="77777777" w:rsidR="00377208" w:rsidRDefault="00377208">
    <w:pPr>
      <w:pStyle w:val="BodyText"/>
      <w:spacing w:line="14" w:lineRule="auto"/>
    </w:pPr>
    <w:r>
      <w:pict w14:anchorId="0D951A6C">
        <v:shapetype id="_x0000_t202" coordsize="21600,21600" o:spt="202" path="m,l,21600r21600,l21600,xe">
          <v:stroke joinstyle="miter"/>
          <v:path gradientshapeok="t" o:connecttype="rect"/>
        </v:shapetype>
        <v:shape id="_x0000_s2528" type="#_x0000_t202" style="position:absolute;margin-left:59pt;margin-top:747.85pt;width:158pt;height:12.75pt;z-index:-694864;mso-position-horizontal-relative:page;mso-position-vertical-relative:page" filled="f" stroked="f">
          <v:textbox inset="0,0,0,0">
            <w:txbxContent>
              <w:p w14:paraId="1F29D5A5" w14:textId="5EF61E08" w:rsidR="00377208" w:rsidRDefault="00377208">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FB5570">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EFE9" w14:textId="77777777" w:rsidR="00377208" w:rsidRDefault="00377208">
    <w:pPr>
      <w:pStyle w:val="BodyText"/>
      <w:spacing w:line="14" w:lineRule="auto"/>
    </w:pPr>
    <w:r>
      <w:pict w14:anchorId="2C235802">
        <v:shapetype id="_x0000_t202" coordsize="21600,21600" o:spt="202" path="m,l,21600r21600,l21600,xe">
          <v:stroke joinstyle="miter"/>
          <v:path gradientshapeok="t" o:connecttype="rect"/>
        </v:shapetype>
        <v:shape id="_x0000_s2529" type="#_x0000_t202" style="position:absolute;margin-left:347.6pt;margin-top:747.85pt;width:206.45pt;height:12.75pt;z-index:-694888;mso-position-horizontal-relative:page;mso-position-vertical-relative:page" filled="f" stroked="f">
          <v:textbox inset="0,0,0,0">
            <w:txbxContent>
              <w:p w14:paraId="370373A7" w14:textId="533D1EE6" w:rsidR="00377208" w:rsidRDefault="00377208">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FB5570">
                  <w:rPr>
                    <w:rFonts w:ascii="Arial"/>
                    <w:b/>
                    <w:noProof/>
                    <w:sz w:val="18"/>
                  </w:rPr>
                  <w:t>39</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076C" w14:textId="77777777" w:rsidR="00377208" w:rsidRDefault="00377208">
    <w:pPr>
      <w:pStyle w:val="BodyText"/>
      <w:spacing w:line="14" w:lineRule="auto"/>
    </w:pPr>
    <w:r>
      <w:pict w14:anchorId="11C3E677">
        <v:shapetype id="_x0000_t202" coordsize="21600,21600" o:spt="202" path="m,l,21600r21600,l21600,xe">
          <v:stroke joinstyle="miter"/>
          <v:path gradientshapeok="t" o:connecttype="rect"/>
        </v:shapetype>
        <v:shape id="_x0000_s2510" type="#_x0000_t202" style="position:absolute;margin-left:59pt;margin-top:747.85pt;width:158pt;height:12.75pt;z-index:-694624;mso-position-horizontal-relative:page;mso-position-vertical-relative:page" filled="f" stroked="f">
          <v:textbox inset="0,0,0,0">
            <w:txbxContent>
              <w:p w14:paraId="3AF0FEC4" w14:textId="7049AD2E" w:rsidR="00377208" w:rsidRDefault="00377208">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FB5570">
                  <w:rPr>
                    <w:rFonts w:ascii="Arial"/>
                    <w:b/>
                    <w:noProof/>
                    <w:sz w:val="18"/>
                  </w:rPr>
                  <w:t>102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9FE8D" w14:textId="77777777" w:rsidR="00377208" w:rsidRDefault="00377208">
    <w:pPr>
      <w:pStyle w:val="BodyText"/>
      <w:spacing w:line="14" w:lineRule="auto"/>
    </w:pPr>
    <w:r>
      <w:pict w14:anchorId="236D17C2">
        <v:shapetype id="_x0000_t202" coordsize="21600,21600" o:spt="202" path="m,l,21600r21600,l21600,xe">
          <v:stroke joinstyle="miter"/>
          <v:path gradientshapeok="t" o:connecttype="rect"/>
        </v:shapetype>
        <v:shape id="_x0000_s2511" type="#_x0000_t202" style="position:absolute;margin-left:347.6pt;margin-top:747.85pt;width:206.45pt;height:12.75pt;z-index:-694648;mso-position-horizontal-relative:page;mso-position-vertical-relative:page" filled="f" stroked="f">
          <v:textbox inset="0,0,0,0">
            <w:txbxContent>
              <w:p w14:paraId="1235002C" w14:textId="03D12E6B" w:rsidR="00377208" w:rsidRDefault="00377208">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FB5570">
                  <w:rPr>
                    <w:rFonts w:ascii="Arial"/>
                    <w:b/>
                    <w:noProof/>
                    <w:sz w:val="18"/>
                  </w:rPr>
                  <w:t>103</w:t>
                </w:r>
                <w: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C68D1" w14:textId="77777777" w:rsidR="00377208" w:rsidRDefault="00377208">
    <w:pPr>
      <w:pStyle w:val="BodyText"/>
      <w:spacing w:line="14" w:lineRule="auto"/>
    </w:pPr>
    <w:r>
      <w:rPr>
        <w:noProof/>
      </w:rPr>
      <w:pict w14:anchorId="1F73F95E">
        <v:shapetype id="_x0000_t202" coordsize="21600,21600" o:spt="202" path="m,l,21600r21600,l21600,xe">
          <v:stroke joinstyle="miter"/>
          <v:path gradientshapeok="t" o:connecttype="rect"/>
        </v:shapetype>
        <v:shape id="Text Box 370" o:spid="_x0000_s2991" type="#_x0000_t202" style="position:absolute;margin-left:59pt;margin-top:747.85pt;width:158pt;height:12.75pt;z-index:-595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" filled="f" stroked="f">
          <v:textbox inset="0,0,0,0">
            <w:txbxContent>
              <w:p w14:paraId="313AEA26" w14:textId="77777777" w:rsidR="00377208" w:rsidRDefault="00377208">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FB5570">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6C9C8" w14:textId="77777777" w:rsidR="00377208" w:rsidRDefault="00377208">
    <w:pPr>
      <w:pStyle w:val="BodyText"/>
      <w:spacing w:line="14" w:lineRule="auto"/>
    </w:pPr>
    <w:r>
      <w:rPr>
        <w:noProof/>
      </w:rPr>
      <w:pict w14:anchorId="3F323EC6">
        <v:shapetype id="_x0000_t202" coordsize="21600,21600" o:spt="202" path="m,l,21600r21600,l21600,xe">
          <v:stroke joinstyle="miter"/>
          <v:path gradientshapeok="t" o:connecttype="rect"/>
        </v:shapetype>
        <v:shape id="Text Box 371" o:spid="_x0000_s2990" type="#_x0000_t202" style="position:absolute;margin-left:307.45pt;margin-top:747.85pt;width:246.6pt;height:12.75pt;z-index:-59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CctAIAALY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" filled="f" stroked="f">
          <v:textbox inset="0,0,0,0">
            <w:txbxContent>
              <w:p w14:paraId="3C3587BA" w14:textId="77777777" w:rsidR="00377208" w:rsidRDefault="00377208">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FB5570">
                  <w:rPr>
                    <w:rFonts w:ascii="Arial"/>
                    <w:b/>
                    <w:noProof/>
                    <w:sz w:val="18"/>
                  </w:rPr>
                  <w:t>9</w:t>
                </w:r>
                <w: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5896E" w14:textId="77777777" w:rsidR="00377208" w:rsidRDefault="00377208">
    <w:pPr>
      <w:pStyle w:val="BodyText"/>
      <w:spacing w:line="14" w:lineRule="auto"/>
    </w:pPr>
    <w:r>
      <w:pict w14:anchorId="79D15C29">
        <v:shapetype id="_x0000_t202" coordsize="21600,21600" o:spt="202" path="m,l,21600r21600,l21600,xe">
          <v:stroke joinstyle="miter"/>
          <v:path gradientshapeok="t" o:connecttype="rect"/>
        </v:shapetype>
        <v:shape id="_x0000_s2967" type="#_x0000_t202" style="position:absolute;margin-left:59pt;margin-top:747.85pt;width:158pt;height:12.75pt;z-index:-612344;mso-position-horizontal-relative:page;mso-position-vertical-relative:page" filled="f" stroked="f">
          <v:textbox inset="0,0,0,0">
            <w:txbxContent>
              <w:p w14:paraId="73F608C0" w14:textId="77777777" w:rsidR="00377208" w:rsidRDefault="00377208">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FB5570">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D3958" w14:textId="77777777" w:rsidR="00377208" w:rsidRDefault="00377208">
    <w:pPr>
      <w:pStyle w:val="BodyText"/>
      <w:spacing w:line="14" w:lineRule="auto"/>
    </w:pPr>
    <w:r>
      <w:pict w14:anchorId="3C38C9F9">
        <v:shapetype id="_x0000_t202" coordsize="21600,21600" o:spt="202" path="m,l,21600r21600,l21600,xe">
          <v:stroke joinstyle="miter"/>
          <v:path gradientshapeok="t" o:connecttype="rect"/>
        </v:shapetype>
        <v:shape id="_x0000_s2722" type="#_x0000_t202" style="position:absolute;margin-left:58pt;margin-top:748.1pt;width:13pt;height:12.45pt;z-index:-697696;mso-position-horizontal-relative:page;mso-position-vertical-relative:page" filled="f" stroked="f">
          <v:textbox inset="0,0,0,0">
            <w:txbxContent>
              <w:p w14:paraId="209DFAED" w14:textId="2CDFEE0C" w:rsidR="00377208" w:rsidRDefault="00377208">
                <w:pPr>
                  <w:spacing w:before="18"/>
                  <w:ind w:left="40"/>
                  <w:rPr>
                    <w:rFonts w:ascii="Arial"/>
                    <w:sz w:val="18"/>
                  </w:rPr>
                </w:pPr>
                <w:r>
                  <w:fldChar w:fldCharType="begin"/>
                </w:r>
                <w:r>
                  <w:rPr>
                    <w:rFonts w:ascii="Arial"/>
                    <w:sz w:val="18"/>
                  </w:rPr>
                  <w:instrText xml:space="preserve"> PAGE  \* roman </w:instrText>
                </w:r>
                <w:r>
                  <w:fldChar w:fldCharType="separate"/>
                </w:r>
                <w:r w:rsidR="00FB5570">
                  <w:rPr>
                    <w:rFonts w:ascii="Arial"/>
                    <w:noProof/>
                    <w:sz w:val="18"/>
                  </w:rPr>
                  <w:t>xx</w:t>
                </w:r>
                <w: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982DE" w14:textId="77777777" w:rsidR="00377208" w:rsidRDefault="00377208">
    <w:pPr>
      <w:pStyle w:val="BodyText"/>
      <w:spacing w:line="14" w:lineRule="auto"/>
    </w:pPr>
    <w:r>
      <w:pict w14:anchorId="6FC99B0F">
        <v:shapetype id="_x0000_t202" coordsize="21600,21600" o:spt="202" path="m,l,21600r21600,l21600,xe">
          <v:stroke joinstyle="miter"/>
          <v:path gradientshapeok="t" o:connecttype="rect"/>
        </v:shapetype>
        <v:shape id="_x0000_s2966" type="#_x0000_t202" style="position:absolute;margin-left:302.4pt;margin-top:747.85pt;width:251.65pt;height:12.75pt;z-index:-613368;mso-position-horizontal-relative:page;mso-position-vertical-relative:page" filled="f" stroked="f">
          <v:textbox inset="0,0,0,0">
            <w:txbxContent>
              <w:p w14:paraId="40BAACFB" w14:textId="77777777" w:rsidR="00377208" w:rsidRDefault="00377208">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FB5570">
                  <w:rPr>
                    <w:rFonts w:ascii="Arial"/>
                    <w:b/>
                    <w:noProof/>
                    <w:sz w:val="18"/>
                  </w:rPr>
                  <w:t>21</w:t>
                </w:r>
                <w:r>
                  <w:fldChar w:fldCharType="end"/>
                </w:r>
              </w:p>
            </w:txbxContent>
          </v:textbox>
          <w10:wrap anchorx="page" anchory="page"/>
        </v:shape>
      </w:pic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29F22" w14:textId="77777777" w:rsidR="00377208" w:rsidRDefault="00377208">
    <w:pPr>
      <w:pStyle w:val="BodyText"/>
      <w:spacing w:line="14" w:lineRule="auto"/>
    </w:pPr>
    <w:r>
      <w:pict w14:anchorId="244E8C8E">
        <v:shapetype id="_x0000_t202" coordsize="21600,21600" o:spt="202" path="m,l,21600r21600,l21600,xe">
          <v:stroke joinstyle="miter"/>
          <v:path gradientshapeok="t" o:connecttype="rect"/>
        </v:shapetype>
        <v:shape id="_x0000_s2969" type="#_x0000_t202" style="position:absolute;margin-left:59pt;margin-top:747.85pt;width:158pt;height:12.75pt;z-index:-610296;mso-position-horizontal-relative:page;mso-position-vertical-relative:page" filled="f" stroked="f">
          <v:textbox inset="0,0,0,0">
            <w:txbxContent>
              <w:p w14:paraId="548ADD25" w14:textId="77777777" w:rsidR="00377208" w:rsidRDefault="00377208">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FB5570">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8238C" w14:textId="77777777" w:rsidR="00377208" w:rsidRDefault="00377208">
    <w:pPr>
      <w:pStyle w:val="BodyText"/>
      <w:spacing w:line="14" w:lineRule="auto"/>
    </w:pPr>
    <w:r>
      <w:pict w14:anchorId="7472F208">
        <v:shapetype id="_x0000_t202" coordsize="21600,21600" o:spt="202" path="m,l,21600r21600,l21600,xe">
          <v:stroke joinstyle="miter"/>
          <v:path gradientshapeok="t" o:connecttype="rect"/>
        </v:shapetype>
        <v:shape id="_x0000_s2968" type="#_x0000_t202" style="position:absolute;margin-left:302.4pt;margin-top:747.85pt;width:251.65pt;height:12.75pt;z-index:-611320;mso-position-horizontal-relative:page;mso-position-vertical-relative:page" filled="f" stroked="f">
          <v:textbox inset="0,0,0,0">
            <w:txbxContent>
              <w:p w14:paraId="6E52A49D" w14:textId="77777777" w:rsidR="00377208" w:rsidRDefault="00377208">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FB5570">
                  <w:rPr>
                    <w:rFonts w:ascii="Arial"/>
                    <w:b/>
                    <w:noProof/>
                    <w:sz w:val="18"/>
                  </w:rPr>
                  <w:t>29</w:t>
                </w:r>
                <w:r>
                  <w:fldChar w:fldCharType="end"/>
                </w:r>
              </w:p>
            </w:txbxContent>
          </v:textbox>
          <w10:wrap anchorx="page" anchory="page"/>
        </v:shape>
      </w:pic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27B48" w14:textId="77777777" w:rsidR="00377208" w:rsidRDefault="00377208">
    <w:pPr>
      <w:pStyle w:val="BodyText"/>
      <w:spacing w:line="14" w:lineRule="auto"/>
    </w:pPr>
    <w:r>
      <w:pict w14:anchorId="0329EF96">
        <v:shapetype id="_x0000_t202" coordsize="21600,21600" o:spt="202" path="m,l,21600r21600,l21600,xe">
          <v:stroke joinstyle="miter"/>
          <v:path gradientshapeok="t" o:connecttype="rect"/>
        </v:shapetype>
        <v:shape id="_x0000_s2979" type="#_x0000_t202" style="position:absolute;margin-left:59pt;margin-top:747.85pt;width:158pt;height:12.75pt;z-index:-604152;mso-position-horizontal-relative:page;mso-position-vertical-relative:page" filled="f" stroked="f">
          <v:textbox inset="0,0,0,0">
            <w:txbxContent>
              <w:p w14:paraId="71D958CB" w14:textId="77777777" w:rsidR="00377208" w:rsidRDefault="00377208">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FB5570">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50B3" w14:textId="77777777" w:rsidR="00377208" w:rsidRDefault="00377208">
    <w:pPr>
      <w:pStyle w:val="BodyText"/>
      <w:spacing w:line="14" w:lineRule="auto"/>
    </w:pPr>
    <w:r>
      <w:pict w14:anchorId="7AD8FF2B">
        <v:shapetype id="_x0000_t202" coordsize="21600,21600" o:spt="202" path="m,l,21600r21600,l21600,xe">
          <v:stroke joinstyle="miter"/>
          <v:path gradientshapeok="t" o:connecttype="rect"/>
        </v:shapetype>
        <v:shape id="_x0000_s2978" type="#_x0000_t202" style="position:absolute;margin-left:302.4pt;margin-top:747.85pt;width:251.65pt;height:12.75pt;z-index:-605176;mso-position-horizontal-relative:page;mso-position-vertical-relative:page" filled="f" stroked="f">
          <v:textbox inset="0,0,0,0">
            <w:txbxContent>
              <w:p w14:paraId="3A3052A4" w14:textId="77777777" w:rsidR="00377208" w:rsidRDefault="00377208">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FB5570">
                  <w:rPr>
                    <w:rFonts w:ascii="Arial"/>
                    <w:b/>
                    <w:noProof/>
                    <w:sz w:val="18"/>
                  </w:rPr>
                  <w:t>39</w:t>
                </w:r>
                <w: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572EE" w14:textId="77777777" w:rsidR="00377208" w:rsidRDefault="00377208">
    <w:pPr>
      <w:pStyle w:val="BodyText"/>
      <w:spacing w:line="14" w:lineRule="auto"/>
    </w:pPr>
    <w:r>
      <w:pict w14:anchorId="71C1FEDE">
        <v:shapetype id="_x0000_t202" coordsize="21600,21600" o:spt="202" path="m,l,21600r21600,l21600,xe">
          <v:stroke joinstyle="miter"/>
          <v:path gradientshapeok="t" o:connecttype="rect"/>
        </v:shapetype>
        <v:shape id="_x0000_s2981" type="#_x0000_t202" style="position:absolute;margin-left:59pt;margin-top:747.85pt;width:158pt;height:12.75pt;z-index:-602104;mso-position-horizontal-relative:page;mso-position-vertical-relative:page" filled="f" stroked="f">
          <v:textbox inset="0,0,0,0">
            <w:txbxContent>
              <w:p w14:paraId="6ADF30D2" w14:textId="77777777" w:rsidR="00377208" w:rsidRDefault="00377208">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FB5570">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EA411" w14:textId="77777777" w:rsidR="00377208" w:rsidRDefault="00377208">
    <w:pPr>
      <w:pStyle w:val="BodyText"/>
      <w:spacing w:line="14" w:lineRule="auto"/>
    </w:pPr>
    <w:r>
      <w:pict w14:anchorId="3A5B914C">
        <v:shapetype id="_x0000_t202" coordsize="21600,21600" o:spt="202" path="m,l,21600r21600,l21600,xe">
          <v:stroke joinstyle="miter"/>
          <v:path gradientshapeok="t" o:connecttype="rect"/>
        </v:shapetype>
        <v:shape id="_x0000_s2980" type="#_x0000_t202" style="position:absolute;margin-left:302.4pt;margin-top:747.85pt;width:251.65pt;height:12.75pt;z-index:-603128;mso-position-horizontal-relative:page;mso-position-vertical-relative:page" filled="f" stroked="f">
          <v:textbox inset="0,0,0,0">
            <w:txbxContent>
              <w:p w14:paraId="0F60E0ED" w14:textId="77777777" w:rsidR="00377208" w:rsidRDefault="00377208">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FB5570">
                  <w:rPr>
                    <w:rFonts w:ascii="Arial"/>
                    <w:b/>
                    <w:noProof/>
                    <w:sz w:val="18"/>
                  </w:rPr>
                  <w:t>45</w:t>
                </w:r>
                <w:r>
                  <w:fldChar w:fldCharType="end"/>
                </w:r>
              </w:p>
            </w:txbxContent>
          </v:textbox>
          <w10:wrap anchorx="page" anchory="page"/>
        </v:shape>
      </w:pic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EEEE9" w14:textId="77777777" w:rsidR="00377208" w:rsidRDefault="00377208">
    <w:pPr>
      <w:pStyle w:val="BodyText"/>
      <w:spacing w:line="14" w:lineRule="auto"/>
    </w:pPr>
    <w:r>
      <w:pict w14:anchorId="5FE8F518">
        <v:shapetype id="_x0000_t202" coordsize="21600,21600" o:spt="202" path="m,l,21600r21600,l21600,xe">
          <v:stroke joinstyle="miter"/>
          <v:path gradientshapeok="t" o:connecttype="rect"/>
        </v:shapetype>
        <v:shape id="_x0000_s2368" type="#_x0000_t202" style="position:absolute;margin-left:59pt;margin-top:747.85pt;width:158pt;height:12.75pt;z-index:-692656;mso-position-horizontal-relative:page;mso-position-vertical-relative:page" filled="f" stroked="f">
          <v:textbox inset="0,0,0,0">
            <w:txbxContent>
              <w:p w14:paraId="09146189" w14:textId="4A00BB75" w:rsidR="00377208" w:rsidRDefault="00377208">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FB5570">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720BE" w14:textId="77777777" w:rsidR="00377208" w:rsidRDefault="00377208">
    <w:pPr>
      <w:pStyle w:val="BodyText"/>
      <w:spacing w:line="14" w:lineRule="auto"/>
    </w:pPr>
    <w:r>
      <w:pict w14:anchorId="070F78E2">
        <v:shapetype id="_x0000_t202" coordsize="21600,21600" o:spt="202" path="m,l,21600r21600,l21600,xe">
          <v:stroke joinstyle="miter"/>
          <v:path gradientshapeok="t" o:connecttype="rect"/>
        </v:shapetype>
        <v:shape id="_x0000_s2369" type="#_x0000_t202" style="position:absolute;margin-left:283.1pt;margin-top:747.85pt;width:270.95pt;height:12.75pt;z-index:-692680;mso-position-horizontal-relative:page;mso-position-vertical-relative:page" filled="f" stroked="f">
          <v:textbox inset="0,0,0,0">
            <w:txbxContent>
              <w:p w14:paraId="549BB42D" w14:textId="083C2264" w:rsidR="00377208" w:rsidRDefault="00377208">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FB5570">
                  <w:rPr>
                    <w:rFonts w:ascii="Arial"/>
                    <w:b/>
                    <w:noProof/>
                    <w:sz w:val="18"/>
                  </w:rPr>
                  <w:t>9</w:t>
                </w:r>
                <w:r>
                  <w:fldChar w:fldCharType="end"/>
                </w:r>
              </w:p>
            </w:txbxContent>
          </v:textbox>
          <w10:wrap anchorx="page" anchory="page"/>
        </v:shape>
      </w:pic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EF1C2" w14:textId="77777777" w:rsidR="00377208" w:rsidRDefault="00377208">
    <w:pPr>
      <w:pStyle w:val="BodyText"/>
      <w:spacing w:line="14" w:lineRule="auto"/>
    </w:pPr>
    <w:r>
      <w:pict w14:anchorId="3E5AB68F">
        <v:shapetype id="_x0000_t202" coordsize="21600,21600" o:spt="202" path="m,l,21600r21600,l21600,xe">
          <v:stroke joinstyle="miter"/>
          <v:path gradientshapeok="t" o:connecttype="rect"/>
        </v:shapetype>
        <v:shape id="_x0000_s2342" type="#_x0000_t202" style="position:absolute;margin-left:59pt;margin-top:747.85pt;width:158pt;height:12.75pt;z-index:-692320;mso-position-horizontal-relative:page;mso-position-vertical-relative:page" filled="f" stroked="f">
          <v:textbox inset="0,0,0,0">
            <w:txbxContent>
              <w:p w14:paraId="10AA2F88" w14:textId="1608272E" w:rsidR="00377208" w:rsidRDefault="00377208">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FB5570">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90555" w14:textId="77777777" w:rsidR="00377208" w:rsidRDefault="00377208">
    <w:pPr>
      <w:pStyle w:val="BodyText"/>
      <w:spacing w:line="14" w:lineRule="auto"/>
    </w:pPr>
    <w:r>
      <w:pict w14:anchorId="69A92301">
        <v:shapetype id="_x0000_t202" coordsize="21600,21600" o:spt="202" path="m,l,21600r21600,l21600,xe">
          <v:stroke joinstyle="miter"/>
          <v:path gradientshapeok="t" o:connecttype="rect"/>
        </v:shapetype>
        <v:shape id="_x0000_s2723" type="#_x0000_t202" style="position:absolute;margin-left:539pt;margin-top:748.1pt;width:15pt;height:12.45pt;z-index:-697720;mso-position-horizontal-relative:page;mso-position-vertical-relative:page" filled="f" stroked="f">
          <v:textbox inset="0,0,0,0">
            <w:txbxContent>
              <w:p w14:paraId="1E775996" w14:textId="2F2D9A09" w:rsidR="00377208" w:rsidRDefault="00377208">
                <w:pPr>
                  <w:spacing w:before="18"/>
                  <w:ind w:left="40"/>
                  <w:rPr>
                    <w:rFonts w:ascii="Arial"/>
                    <w:sz w:val="18"/>
                  </w:rPr>
                </w:pPr>
                <w:r>
                  <w:fldChar w:fldCharType="begin"/>
                </w:r>
                <w:r>
                  <w:rPr>
                    <w:rFonts w:ascii="Arial"/>
                    <w:sz w:val="18"/>
                  </w:rPr>
                  <w:instrText xml:space="preserve"> PAGE  \* roman </w:instrText>
                </w:r>
                <w:r>
                  <w:fldChar w:fldCharType="separate"/>
                </w:r>
                <w:r w:rsidR="00FB5570">
                  <w:rPr>
                    <w:rFonts w:ascii="Arial"/>
                    <w:noProof/>
                    <w:sz w:val="18"/>
                  </w:rPr>
                  <w:t>xxi</w:t>
                </w:r>
                <w:r>
                  <w:fldChar w:fldCharType="end"/>
                </w:r>
              </w:p>
            </w:txbxContent>
          </v:textbox>
          <w10:wrap anchorx="page" anchory="page"/>
        </v:shape>
      </w:pic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255C0" w14:textId="77777777" w:rsidR="00377208" w:rsidRDefault="00377208">
    <w:pPr>
      <w:pStyle w:val="BodyText"/>
      <w:spacing w:line="14" w:lineRule="auto"/>
    </w:pPr>
    <w:r>
      <w:pict w14:anchorId="391A5694">
        <v:shapetype id="_x0000_t202" coordsize="21600,21600" o:spt="202" path="m,l,21600r21600,l21600,xe">
          <v:stroke joinstyle="miter"/>
          <v:path gradientshapeok="t" o:connecttype="rect"/>
        </v:shapetype>
        <v:shape id="_x0000_s2343" type="#_x0000_t202" style="position:absolute;margin-left:278.1pt;margin-top:747.85pt;width:275.95pt;height:12.75pt;z-index:-692344;mso-position-horizontal-relative:page;mso-position-vertical-relative:page" filled="f" stroked="f">
          <v:textbox inset="0,0,0,0">
            <w:txbxContent>
              <w:p w14:paraId="3C36E146" w14:textId="5A10FD20" w:rsidR="00377208" w:rsidRDefault="00377208">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FB5570">
                  <w:rPr>
                    <w:rFonts w:ascii="Arial"/>
                    <w:b/>
                    <w:noProof/>
                    <w:sz w:val="18"/>
                  </w:rPr>
                  <w:t>19</w:t>
                </w:r>
                <w:r>
                  <w:fldChar w:fldCharType="end"/>
                </w: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0124F" w14:textId="77777777" w:rsidR="00377208" w:rsidRDefault="00377208">
    <w:pPr>
      <w:pStyle w:val="BodyText"/>
      <w:spacing w:line="14" w:lineRule="auto"/>
    </w:pPr>
    <w:r>
      <w:pict w14:anchorId="2DC17B02">
        <v:shapetype id="_x0000_t202" coordsize="21600,21600" o:spt="202" path="m,l,21600r21600,l21600,xe">
          <v:stroke joinstyle="miter"/>
          <v:path gradientshapeok="t" o:connecttype="rect"/>
        </v:shapetype>
        <v:shape id="_x0000_s2332" type="#_x0000_t202" style="position:absolute;margin-left:59pt;margin-top:747.85pt;width:158pt;height:12.75pt;z-index:-692176;mso-position-horizontal-relative:page;mso-position-vertical-relative:page" filled="f" stroked="f">
          <v:textbox inset="0,0,0,0">
            <w:txbxContent>
              <w:p w14:paraId="51919976" w14:textId="3B9060BF" w:rsidR="00377208" w:rsidRDefault="00377208">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FB5570">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3D430" w14:textId="77777777" w:rsidR="00377208" w:rsidRDefault="00377208">
    <w:pPr>
      <w:pStyle w:val="BodyText"/>
      <w:spacing w:line="14" w:lineRule="auto"/>
    </w:pPr>
    <w:r>
      <w:pict w14:anchorId="7298B99D">
        <v:shapetype id="_x0000_t202" coordsize="21600,21600" o:spt="202" path="m,l,21600r21600,l21600,xe">
          <v:stroke joinstyle="miter"/>
          <v:path gradientshapeok="t" o:connecttype="rect"/>
        </v:shapetype>
        <v:shape id="_x0000_s2333" type="#_x0000_t202" style="position:absolute;margin-left:278.1pt;margin-top:747.85pt;width:275.95pt;height:12.75pt;z-index:-692200;mso-position-horizontal-relative:page;mso-position-vertical-relative:page" filled="f" stroked="f">
          <v:textbox inset="0,0,0,0">
            <w:txbxContent>
              <w:p w14:paraId="7F77BDF3" w14:textId="3FBE8F58" w:rsidR="00377208" w:rsidRDefault="00377208">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FB5570">
                  <w:rPr>
                    <w:rFonts w:ascii="Arial"/>
                    <w:b/>
                    <w:noProof/>
                    <w:sz w:val="18"/>
                  </w:rPr>
                  <w:t>29</w:t>
                </w:r>
                <w:r>
                  <w:fldChar w:fldCharType="end"/>
                </w:r>
              </w:p>
            </w:txbxContent>
          </v:textbox>
          <w10:wrap anchorx="page" anchory="page"/>
        </v:shape>
      </w:pic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EEBA" w14:textId="77777777" w:rsidR="00377208" w:rsidRDefault="00377208">
    <w:pPr>
      <w:pStyle w:val="BodyText"/>
      <w:spacing w:line="14" w:lineRule="auto"/>
    </w:pPr>
    <w:r>
      <w:pict w14:anchorId="6815BD96">
        <v:shapetype id="_x0000_t202" coordsize="21600,21600" o:spt="202" path="m,l,21600r21600,l21600,xe">
          <v:stroke joinstyle="miter"/>
          <v:path gradientshapeok="t" o:connecttype="rect"/>
        </v:shapetype>
        <v:shape id="_x0000_s2330" type="#_x0000_t202" style="position:absolute;margin-left:59pt;margin-top:747.85pt;width:158pt;height:12.75pt;z-index:-692128;mso-position-horizontal-relative:page;mso-position-vertical-relative:page" filled="f" stroked="f">
          <v:textbox inset="0,0,0,0">
            <w:txbxContent>
              <w:p w14:paraId="6DEE6323" w14:textId="70A69DF8" w:rsidR="00377208" w:rsidRDefault="00377208">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FB5570">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45857" w14:textId="77777777" w:rsidR="00377208" w:rsidRDefault="00377208">
    <w:pPr>
      <w:pStyle w:val="BodyText"/>
      <w:spacing w:line="14" w:lineRule="auto"/>
    </w:pPr>
    <w:r>
      <w:pict w14:anchorId="2516FF95">
        <v:shapetype id="_x0000_t202" coordsize="21600,21600" o:spt="202" path="m,l,21600r21600,l21600,xe">
          <v:stroke joinstyle="miter"/>
          <v:path gradientshapeok="t" o:connecttype="rect"/>
        </v:shapetype>
        <v:shape id="_x0000_s2331" type="#_x0000_t202" style="position:absolute;margin-left:278.1pt;margin-top:747.85pt;width:275.95pt;height:12.75pt;z-index:-692152;mso-position-horizontal-relative:page;mso-position-vertical-relative:page" filled="f" stroked="f">
          <v:textbox inset="0,0,0,0">
            <w:txbxContent>
              <w:p w14:paraId="30F9F4CB" w14:textId="25EC2D28" w:rsidR="00377208" w:rsidRDefault="00377208">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FB5570">
                  <w:rPr>
                    <w:rFonts w:ascii="Arial"/>
                    <w:b/>
                    <w:noProof/>
                    <w:sz w:val="18"/>
                  </w:rPr>
                  <w:t>39</w:t>
                </w:r>
                <w:r>
                  <w:fldChar w:fldCharType="end"/>
                </w:r>
              </w:p>
            </w:txbxContent>
          </v:textbox>
          <w10:wrap anchorx="page" anchory="page"/>
        </v:shape>
      </w:pic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614B8" w14:textId="77777777" w:rsidR="00377208" w:rsidRDefault="00377208">
    <w:pPr>
      <w:pStyle w:val="BodyText"/>
      <w:spacing w:line="14" w:lineRule="auto"/>
    </w:pPr>
    <w:r>
      <w:pict w14:anchorId="6C7DC433">
        <v:shapetype id="_x0000_t202" coordsize="21600,21600" o:spt="202" path="m,l,21600r21600,l21600,xe">
          <v:stroke joinstyle="miter"/>
          <v:path gradientshapeok="t" o:connecttype="rect"/>
        </v:shapetype>
        <v:shape id="_x0000_s2879" type="#_x0000_t202" style="position:absolute;margin-left:59pt;margin-top:747.85pt;width:158pt;height:12.75pt;z-index:-638968;mso-position-horizontal-relative:page;mso-position-vertical-relative:page" filled="f" stroked="f">
          <v:textbox inset="0,0,0,0">
            <w:txbxContent>
              <w:p w14:paraId="56D4D699" w14:textId="52197CC6" w:rsidR="00377208" w:rsidRDefault="00377208">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FB5570">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16E43" w14:textId="77777777" w:rsidR="00377208" w:rsidRDefault="00377208">
    <w:pPr>
      <w:pStyle w:val="BodyText"/>
      <w:spacing w:line="14" w:lineRule="auto"/>
    </w:pPr>
    <w:r>
      <w:pict w14:anchorId="2FDCC9BF">
        <v:shapetype id="_x0000_t202" coordsize="21600,21600" o:spt="202" path="m,l,21600r21600,l21600,xe">
          <v:stroke joinstyle="miter"/>
          <v:path gradientshapeok="t" o:connecttype="rect"/>
        </v:shapetype>
        <v:shape id="_x0000_s2878" type="#_x0000_t202" style="position:absolute;margin-left:309.45pt;margin-top:747.85pt;width:244.6pt;height:12.75pt;z-index:-639992;mso-position-horizontal-relative:page;mso-position-vertical-relative:page" filled="f" stroked="f">
          <v:textbox inset="0,0,0,0">
            <w:txbxContent>
              <w:p w14:paraId="3E3981AD" w14:textId="5B5D86E8" w:rsidR="00377208" w:rsidRDefault="00377208">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FB5570">
                  <w:rPr>
                    <w:rFonts w:ascii="Arial"/>
                    <w:b/>
                    <w:noProof/>
                    <w:sz w:val="18"/>
                  </w:rPr>
                  <w:t>9</w:t>
                </w:r>
                <w:r>
                  <w:fldChar w:fldCharType="end"/>
                </w:r>
              </w:p>
            </w:txbxContent>
          </v:textbox>
          <w10:wrap anchorx="page" anchory="page"/>
        </v:shape>
      </w:pic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486E2" w14:textId="77777777" w:rsidR="00377208" w:rsidRDefault="00377208">
    <w:pPr>
      <w:pStyle w:val="BodyText"/>
      <w:spacing w:line="14" w:lineRule="auto"/>
    </w:pPr>
    <w:r>
      <w:pict w14:anchorId="6750CADB">
        <v:shapetype id="_x0000_t202" coordsize="21600,21600" o:spt="202" path="m,l,21600r21600,l21600,xe">
          <v:stroke joinstyle="miter"/>
          <v:path gradientshapeok="t" o:connecttype="rect"/>
        </v:shapetype>
        <v:shape id="_x0000_s2913" type="#_x0000_t202" style="position:absolute;margin-left:59pt;margin-top:747.85pt;width:158pt;height:12.75pt;z-index:-619512;mso-position-horizontal-relative:page;mso-position-vertical-relative:page" filled="f" stroked="f">
          <v:textbox inset="0,0,0,0">
            <w:txbxContent>
              <w:p w14:paraId="044E5B30" w14:textId="5690CA73" w:rsidR="00377208" w:rsidRDefault="00377208">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FB5570">
                  <w:rPr>
                    <w:rFonts w:ascii="Arial"/>
                    <w:b/>
                    <w:noProof/>
                    <w:sz w:val="18"/>
                  </w:rPr>
                  <w:t>16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3AE0B" w14:textId="77777777" w:rsidR="00377208" w:rsidRDefault="00377208">
    <w:pPr>
      <w:pStyle w:val="BodyText"/>
      <w:spacing w:line="14" w:lineRule="auto"/>
    </w:pPr>
    <w:r>
      <w:pict w14:anchorId="218317F7">
        <v:shapetype id="_x0000_t202" coordsize="21600,21600" o:spt="202" path="m,l,21600r21600,l21600,xe">
          <v:stroke joinstyle="miter"/>
          <v:path gradientshapeok="t" o:connecttype="rect"/>
        </v:shapetype>
        <v:shape id="_x0000_s2912" type="#_x0000_t202" style="position:absolute;margin-left:304.45pt;margin-top:747.85pt;width:249.6pt;height:12.75pt;z-index:-620536;mso-position-horizontal-relative:page;mso-position-vertical-relative:page" filled="f" stroked="f">
          <v:textbox inset="0,0,0,0">
            <w:txbxContent>
              <w:p w14:paraId="4D0CE800" w14:textId="509BE69C" w:rsidR="00377208" w:rsidRDefault="00377208">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FB5570">
                  <w:rPr>
                    <w:rFonts w:ascii="Arial"/>
                    <w:b/>
                    <w:noProof/>
                    <w:sz w:val="18"/>
                  </w:rPr>
                  <w:t>15</w:t>
                </w:r>
                <w:r>
                  <w:fldChar w:fldCharType="end"/>
                </w:r>
              </w:p>
            </w:txbxContent>
          </v:textbox>
          <w10:wrap anchorx="page" anchory="page"/>
        </v:shape>
      </w:pic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30F1A" w14:textId="77777777" w:rsidR="00377208" w:rsidRDefault="00377208">
    <w:pPr>
      <w:pStyle w:val="BodyText"/>
      <w:spacing w:line="14" w:lineRule="auto"/>
    </w:pPr>
    <w:r>
      <w:pict w14:anchorId="5AB44F55">
        <v:shapetype id="_x0000_t202" coordsize="21600,21600" o:spt="202" path="m,l,21600r21600,l21600,xe">
          <v:stroke joinstyle="miter"/>
          <v:path gradientshapeok="t" o:connecttype="rect"/>
        </v:shapetype>
        <v:shape id="_x0000_s2268" type="#_x0000_t202" style="position:absolute;margin-left:59pt;margin-top:747.85pt;width:158pt;height:12.75pt;z-index:-691312;mso-position-horizontal-relative:page;mso-position-vertical-relative:page" filled="f" stroked="f">
          <v:textbox inset="0,0,0,0">
            <w:txbxContent>
              <w:p w14:paraId="470D3F08" w14:textId="1074682E" w:rsidR="00377208" w:rsidRDefault="00377208">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1B28B" w14:textId="77777777" w:rsidR="00377208" w:rsidRDefault="00377208">
    <w:pPr>
      <w:pStyle w:val="BodyText"/>
      <w:spacing w:line="14" w:lineRule="auto"/>
    </w:pPr>
    <w:r>
      <w:pict w14:anchorId="18B0DD7E">
        <v:shapetype id="_x0000_t202" coordsize="21600,21600" o:spt="202" path="m,l,21600r21600,l21600,xe">
          <v:stroke joinstyle="miter"/>
          <v:path gradientshapeok="t" o:connecttype="rect"/>
        </v:shapetype>
        <v:shape id="_x0000_s2721" type="#_x0000_t202" style="position:absolute;margin-left:59pt;margin-top:748.1pt;width:15pt;height:12.45pt;z-index:-697672;mso-position-horizontal-relative:page;mso-position-vertical-relative:page" filled="f" stroked="f">
          <v:textbox inset="0,0,0,0">
            <w:txbxContent>
              <w:p w14:paraId="6701C2DB" w14:textId="77777777" w:rsidR="00377208" w:rsidRDefault="00377208">
                <w:pPr>
                  <w:spacing w:before="18"/>
                  <w:ind w:left="20"/>
                  <w:rPr>
                    <w:rFonts w:ascii="Arial"/>
                    <w:sz w:val="18"/>
                  </w:rPr>
                </w:pPr>
                <w:r>
                  <w:rPr>
                    <w:rFonts w:ascii="Arial"/>
                    <w:sz w:val="18"/>
                  </w:rPr>
                  <w:t>xxii</w:t>
                </w:r>
              </w:p>
            </w:txbxContent>
          </v:textbox>
          <w10:wrap anchorx="page" anchory="page"/>
        </v:shape>
      </w:pic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B264D" w14:textId="77777777" w:rsidR="00377208" w:rsidRDefault="00377208">
    <w:pPr>
      <w:pStyle w:val="BodyText"/>
      <w:spacing w:line="14" w:lineRule="auto"/>
    </w:pPr>
    <w:r>
      <w:pict w14:anchorId="52546178">
        <v:shapetype id="_x0000_t202" coordsize="21600,21600" o:spt="202" path="m,l,21600r21600,l21600,xe">
          <v:stroke joinstyle="miter"/>
          <v:path gradientshapeok="t" o:connecttype="rect"/>
        </v:shapetype>
        <v:shape id="_x0000_s2269" type="#_x0000_t202" style="position:absolute;margin-left:374.9pt;margin-top:747.85pt;width:179.15pt;height:12.75pt;z-index:-691336;mso-position-horizontal-relative:page;mso-position-vertical-relative:page" filled="f" stroked="f">
          <v:textbox inset="0,0,0,0">
            <w:txbxContent>
              <w:p w14:paraId="6D51711D" w14:textId="0C7C7059" w:rsidR="00377208" w:rsidRDefault="00377208">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9</w:t>
                </w:r>
                <w:r>
                  <w:fldChar w:fldCharType="end"/>
                </w:r>
              </w:p>
            </w:txbxContent>
          </v:textbox>
          <w10:wrap anchorx="page" anchory="page"/>
        </v:shape>
      </w:pic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A3517" w14:textId="77777777" w:rsidR="00377208" w:rsidRDefault="00377208">
    <w:pPr>
      <w:pStyle w:val="BodyText"/>
      <w:spacing w:line="14" w:lineRule="auto"/>
    </w:pPr>
    <w:r>
      <w:pict w14:anchorId="10B42979">
        <v:shapetype id="_x0000_t202" coordsize="21600,21600" o:spt="202" path="m,l,21600r21600,l21600,xe">
          <v:stroke joinstyle="miter"/>
          <v:path gradientshapeok="t" o:connecttype="rect"/>
        </v:shapetype>
        <v:shape id="_x0000_s2242" type="#_x0000_t202" style="position:absolute;margin-left:59pt;margin-top:747.85pt;width:158pt;height:12.75pt;z-index:-690976;mso-position-horizontal-relative:page;mso-position-vertical-relative:page" filled="f" stroked="f">
          <v:textbox inset="0,0,0,0">
            <w:txbxContent>
              <w:p w14:paraId="792E5A08" w14:textId="1D9A834A" w:rsidR="00377208" w:rsidRDefault="00377208">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F297" w14:textId="77777777" w:rsidR="00377208" w:rsidRDefault="00377208">
    <w:pPr>
      <w:pStyle w:val="BodyText"/>
      <w:spacing w:line="14" w:lineRule="auto"/>
    </w:pPr>
    <w:r>
      <w:pict w14:anchorId="6AA7CA2A">
        <v:shapetype id="_x0000_t202" coordsize="21600,21600" o:spt="202" path="m,l,21600r21600,l21600,xe">
          <v:stroke joinstyle="miter"/>
          <v:path gradientshapeok="t" o:connecttype="rect"/>
        </v:shapetype>
        <v:shape id="_x0000_s2243" type="#_x0000_t202" style="position:absolute;margin-left:369.9pt;margin-top:747.85pt;width:184.15pt;height:12.75pt;z-index:-691000;mso-position-horizontal-relative:page;mso-position-vertical-relative:page" filled="f" stroked="f">
          <v:textbox inset="0,0,0,0">
            <w:txbxContent>
              <w:p w14:paraId="586865EB" w14:textId="0DBF1EAD" w:rsidR="00377208" w:rsidRDefault="00377208">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21</w:t>
                </w:r>
                <w:r>
                  <w:fldChar w:fldCharType="end"/>
                </w:r>
              </w:p>
            </w:txbxContent>
          </v:textbox>
          <w10:wrap anchorx="page" anchory="page"/>
        </v:shape>
      </w:pic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9F074" w14:textId="77777777" w:rsidR="00377208" w:rsidRDefault="00377208">
    <w:pPr>
      <w:pStyle w:val="BodyText"/>
      <w:spacing w:line="14" w:lineRule="auto"/>
    </w:pPr>
    <w:r>
      <w:pict w14:anchorId="4203AAD6">
        <v:shapetype id="_x0000_t202" coordsize="21600,21600" o:spt="202" path="m,l,21600r21600,l21600,xe">
          <v:stroke joinstyle="miter"/>
          <v:path gradientshapeok="t" o:connecttype="rect"/>
        </v:shapetype>
        <v:shape id="_x0000_s2240" type="#_x0000_t202" style="position:absolute;margin-left:59pt;margin-top:747.85pt;width:158pt;height:12.75pt;z-index:-690928;mso-position-horizontal-relative:page;mso-position-vertical-relative:page" filled="f" stroked="f">
          <v:textbox inset="0,0,0,0">
            <w:txbxContent>
              <w:p w14:paraId="62E2DF25" w14:textId="5858D0BD" w:rsidR="00377208" w:rsidRDefault="00377208">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75834" w14:textId="77777777" w:rsidR="00377208" w:rsidRDefault="00377208">
    <w:pPr>
      <w:pStyle w:val="BodyText"/>
      <w:spacing w:line="14" w:lineRule="auto"/>
    </w:pPr>
    <w:r>
      <w:pict w14:anchorId="21BDBE11">
        <v:shapetype id="_x0000_t202" coordsize="21600,21600" o:spt="202" path="m,l,21600r21600,l21600,xe">
          <v:stroke joinstyle="miter"/>
          <v:path gradientshapeok="t" o:connecttype="rect"/>
        </v:shapetype>
        <v:shape id="_x0000_s2241" type="#_x0000_t202" style="position:absolute;margin-left:369.9pt;margin-top:747.85pt;width:184.15pt;height:12.75pt;z-index:-690952;mso-position-horizontal-relative:page;mso-position-vertical-relative:page" filled="f" stroked="f">
          <v:textbox inset="0,0,0,0">
            <w:txbxContent>
              <w:p w14:paraId="0D072757" w14:textId="065AC745" w:rsidR="00377208" w:rsidRDefault="00377208">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29</w:t>
                </w:r>
                <w:r>
                  <w:fldChar w:fldCharType="end"/>
                </w:r>
              </w:p>
            </w:txbxContent>
          </v:textbox>
          <w10:wrap anchorx="page" anchory="page"/>
        </v:shape>
      </w:pic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55F48" w14:textId="77777777" w:rsidR="00377208" w:rsidRDefault="00377208">
    <w:pPr>
      <w:pStyle w:val="BodyText"/>
      <w:spacing w:line="14" w:lineRule="auto"/>
    </w:pPr>
    <w:r>
      <w:pict w14:anchorId="0731625A">
        <v:shapetype id="_x0000_t202" coordsize="21600,21600" o:spt="202" path="m,l,21600r21600,l21600,xe">
          <v:stroke joinstyle="miter"/>
          <v:path gradientshapeok="t" o:connecttype="rect"/>
        </v:shapetype>
        <v:shape id="_x0000_s2238" type="#_x0000_t202" style="position:absolute;margin-left:59pt;margin-top:747.85pt;width:158pt;height:12.75pt;z-index:-690880;mso-position-horizontal-relative:page;mso-position-vertical-relative:page" filled="f" stroked="f">
          <v:textbox inset="0,0,0,0">
            <w:txbxContent>
              <w:p w14:paraId="4D0691FC" w14:textId="2BFB91A3" w:rsidR="00377208" w:rsidRDefault="00377208">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357DC" w14:textId="77777777" w:rsidR="00377208" w:rsidRDefault="00377208">
    <w:pPr>
      <w:pStyle w:val="BodyText"/>
      <w:spacing w:line="14" w:lineRule="auto"/>
    </w:pPr>
    <w:r>
      <w:pict w14:anchorId="0C96D7D0">
        <v:shapetype id="_x0000_t202" coordsize="21600,21600" o:spt="202" path="m,l,21600r21600,l21600,xe">
          <v:stroke joinstyle="miter"/>
          <v:path gradientshapeok="t" o:connecttype="rect"/>
        </v:shapetype>
        <v:shape id="_x0000_s2239" type="#_x0000_t202" style="position:absolute;margin-left:369.9pt;margin-top:747.85pt;width:184.15pt;height:12.75pt;z-index:-690904;mso-position-horizontal-relative:page;mso-position-vertical-relative:page" filled="f" stroked="f">
          <v:textbox inset="0,0,0,0">
            <w:txbxContent>
              <w:p w14:paraId="30405B8D" w14:textId="08A3D178" w:rsidR="00377208" w:rsidRDefault="00377208">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39</w:t>
                </w:r>
                <w:r>
                  <w:fldChar w:fldCharType="end"/>
                </w:r>
              </w:p>
            </w:txbxContent>
          </v:textbox>
          <w10:wrap anchorx="page" anchory="page"/>
        </v:shape>
      </w:pic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05950" w14:textId="77777777" w:rsidR="00377208" w:rsidRDefault="00377208">
    <w:pPr>
      <w:pStyle w:val="BodyText"/>
      <w:spacing w:line="14" w:lineRule="auto"/>
    </w:pPr>
    <w:r>
      <w:pict w14:anchorId="467830B3">
        <v:shapetype id="_x0000_t202" coordsize="21600,21600" o:spt="202" path="m,l,21600r21600,l21600,xe">
          <v:stroke joinstyle="miter"/>
          <v:path gradientshapeok="t" o:connecttype="rect"/>
        </v:shapetype>
        <v:shape id="_x0000_s2763" type="#_x0000_t202" style="position:absolute;margin-left:59pt;margin-top:747.85pt;width:158pt;height:12.75pt;z-index:-684024;mso-position-horizontal-relative:page;mso-position-vertical-relative:page" filled="f" stroked="f">
          <v:textbox inset="0,0,0,0">
            <w:txbxContent>
              <w:p w14:paraId="083C49BF" w14:textId="306168A7" w:rsidR="00377208" w:rsidRDefault="00377208">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DA6F6" w14:textId="77777777" w:rsidR="00377208" w:rsidRDefault="00377208">
    <w:pPr>
      <w:pStyle w:val="BodyText"/>
      <w:spacing w:line="14" w:lineRule="auto"/>
    </w:pPr>
    <w:r>
      <w:pict w14:anchorId="0BF127E2">
        <v:shapetype id="_x0000_t202" coordsize="21600,21600" o:spt="202" path="m,l,21600r21600,l21600,xe">
          <v:stroke joinstyle="miter"/>
          <v:path gradientshapeok="t" o:connecttype="rect"/>
        </v:shapetype>
        <v:shape id="_x0000_s2762" type="#_x0000_t202" style="position:absolute;margin-left:369.9pt;margin-top:747.85pt;width:184.15pt;height:12.75pt;z-index:-685048;mso-position-horizontal-relative:page;mso-position-vertical-relative:page" filled="f" stroked="f">
          <v:textbox inset="0,0,0,0">
            <w:txbxContent>
              <w:p w14:paraId="0BE5DD30" w14:textId="14D2BB7F" w:rsidR="00377208" w:rsidRDefault="00377208">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51</w:t>
                </w:r>
                <w:r>
                  <w:fldChar w:fldCharType="end"/>
                </w:r>
              </w:p>
            </w:txbxContent>
          </v:textbox>
          <w10:wrap anchorx="page" anchory="page"/>
        </v:shape>
      </w:pic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10B13" w14:textId="77777777" w:rsidR="00377208" w:rsidRDefault="00377208">
    <w:pPr>
      <w:pStyle w:val="BodyText"/>
      <w:spacing w:line="14" w:lineRule="auto"/>
    </w:pPr>
    <w:r>
      <w:pict w14:anchorId="3D93CF4F">
        <v:shapetype id="_x0000_t202" coordsize="21600,21600" o:spt="202" path="m,l,21600r21600,l21600,xe">
          <v:stroke joinstyle="miter"/>
          <v:path gradientshapeok="t" o:connecttype="rect"/>
        </v:shapetype>
        <v:shape id="_x0000_s2765" type="#_x0000_t202" style="position:absolute;margin-left:59pt;margin-top:747.85pt;width:158pt;height:12.75pt;z-index:-681976;mso-position-horizontal-relative:page;mso-position-vertical-relative:page" filled="f" stroked="f">
          <v:textbox inset="0,0,0,0">
            <w:txbxContent>
              <w:p w14:paraId="0C6321C7" w14:textId="362487E6" w:rsidR="00377208" w:rsidRDefault="00377208">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0EF5B" w14:textId="77777777" w:rsidR="00377208" w:rsidRDefault="00377208">
    <w:pPr>
      <w:pStyle w:val="BodyText"/>
      <w:spacing w:line="14" w:lineRule="auto"/>
    </w:pPr>
    <w:r>
      <w:pict w14:anchorId="542DF57A">
        <v:shapetype id="_x0000_t202" coordsize="21600,21600" o:spt="202" path="m,l,21600r21600,l21600,xe">
          <v:stroke joinstyle="miter"/>
          <v:path gradientshapeok="t" o:connecttype="rect"/>
        </v:shapetype>
        <v:shape id="_x0000_s2720" type="#_x0000_t202" style="position:absolute;margin-left:535.05pt;margin-top:748.1pt;width:19pt;height:12.45pt;z-index:-697648;mso-position-horizontal-relative:page;mso-position-vertical-relative:page" filled="f" stroked="f">
          <v:textbox inset="0,0,0,0">
            <w:txbxContent>
              <w:p w14:paraId="3239ABF8" w14:textId="77777777" w:rsidR="00377208" w:rsidRDefault="00377208">
                <w:pPr>
                  <w:spacing w:before="18"/>
                  <w:ind w:left="40"/>
                  <w:rPr>
                    <w:rFonts w:ascii="Arial"/>
                    <w:sz w:val="18"/>
                  </w:rPr>
                </w:pPr>
                <w:r>
                  <w:rPr>
                    <w:rFonts w:ascii="Arial"/>
                    <w:sz w:val="18"/>
                  </w:rPr>
                  <w:t>xxiii</w:t>
                </w:r>
              </w:p>
            </w:txbxContent>
          </v:textbox>
          <w10:wrap anchorx="page" anchory="page"/>
        </v:shape>
      </w:pic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B8936" w14:textId="77777777" w:rsidR="00377208" w:rsidRDefault="00377208">
    <w:pPr>
      <w:pStyle w:val="BodyText"/>
      <w:spacing w:line="14" w:lineRule="auto"/>
    </w:pPr>
    <w:r>
      <w:pict w14:anchorId="6A84EB1B">
        <v:shapetype id="_x0000_t202" coordsize="21600,21600" o:spt="202" path="m,l,21600r21600,l21600,xe">
          <v:stroke joinstyle="miter"/>
          <v:path gradientshapeok="t" o:connecttype="rect"/>
        </v:shapetype>
        <v:shape id="_x0000_s2764" type="#_x0000_t202" style="position:absolute;margin-left:369.9pt;margin-top:747.85pt;width:184.15pt;height:12.75pt;z-index:-683000;mso-position-horizontal-relative:page;mso-position-vertical-relative:page" filled="f" stroked="f">
          <v:textbox inset="0,0,0,0">
            <w:txbxContent>
              <w:p w14:paraId="521390A1" w14:textId="337AAE13" w:rsidR="00377208" w:rsidRDefault="00377208">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61</w:t>
                </w:r>
                <w:r>
                  <w:fldChar w:fldCharType="end"/>
                </w:r>
              </w:p>
            </w:txbxContent>
          </v:textbox>
          <w10:wrap anchorx="page" anchory="page"/>
        </v:shape>
      </w:pic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64E9E" w14:textId="77777777" w:rsidR="00377208" w:rsidRDefault="00377208">
    <w:pPr>
      <w:pStyle w:val="BodyText"/>
      <w:spacing w:line="14" w:lineRule="auto"/>
    </w:pPr>
    <w:r>
      <w:pict w14:anchorId="2D4A4EF5">
        <v:shapetype id="_x0000_t202" coordsize="21600,21600" o:spt="202" path="m,l,21600r21600,l21600,xe">
          <v:stroke joinstyle="miter"/>
          <v:path gradientshapeok="t" o:connecttype="rect"/>
        </v:shapetype>
        <v:shape id="_x0000_s2835" type="#_x0000_t202" style="position:absolute;margin-left:59pt;margin-top:747.85pt;width:158pt;height:12.75pt;z-index:-657400;mso-position-horizontal-relative:page;mso-position-vertical-relative:page" filled="f" stroked="f">
          <v:textbox inset="0,0,0,0">
            <w:txbxContent>
              <w:p w14:paraId="7471B8E3" w14:textId="5C1FB44F" w:rsidR="00377208" w:rsidRDefault="00377208">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70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56F75" w14:textId="77777777" w:rsidR="00377208" w:rsidRDefault="00377208">
    <w:pPr>
      <w:pStyle w:val="BodyText"/>
      <w:spacing w:line="14" w:lineRule="auto"/>
    </w:pPr>
    <w:r>
      <w:pict w14:anchorId="16C3D982">
        <v:shapetype id="_x0000_t202" coordsize="21600,21600" o:spt="202" path="m,l,21600r21600,l21600,xe">
          <v:stroke joinstyle="miter"/>
          <v:path gradientshapeok="t" o:connecttype="rect"/>
        </v:shapetype>
        <v:shape id="_x0000_s2834" type="#_x0000_t202" style="position:absolute;margin-left:369.9pt;margin-top:747.85pt;width:184.15pt;height:12.75pt;z-index:-658424;mso-position-horizontal-relative:page;mso-position-vertical-relative:page" filled="f" stroked="f">
          <v:textbox inset="0,0,0,0">
            <w:txbxContent>
              <w:p w14:paraId="49CED0C1" w14:textId="252A2D82" w:rsidR="00377208" w:rsidRDefault="00377208">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71</w:t>
                </w:r>
                <w:r>
                  <w:fldChar w:fldCharType="end"/>
                </w:r>
              </w:p>
            </w:txbxContent>
          </v:textbox>
          <w10:wrap anchorx="page" anchory="page"/>
        </v:shape>
      </w:pic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952E6" w14:textId="77777777" w:rsidR="00377208" w:rsidRDefault="00377208">
    <w:pPr>
      <w:pStyle w:val="BodyText"/>
      <w:spacing w:line="14" w:lineRule="auto"/>
    </w:pPr>
    <w:r>
      <w:pict w14:anchorId="243B2FAB">
        <v:shapetype id="_x0000_t202" coordsize="21600,21600" o:spt="202" path="m,l,21600r21600,l21600,xe">
          <v:stroke joinstyle="miter"/>
          <v:path gradientshapeok="t" o:connecttype="rect"/>
        </v:shapetype>
        <v:shape id="_x0000_s2845" type="#_x0000_t202" style="position:absolute;margin-left:59pt;margin-top:747.85pt;width:158pt;height:12.75pt;z-index:-651256;mso-position-horizontal-relative:page;mso-position-vertical-relative:page" filled="f" stroked="f">
          <v:textbox inset="0,0,0,0">
            <w:txbxContent>
              <w:p w14:paraId="3C2852B3" w14:textId="21C846B1" w:rsidR="00377208" w:rsidRDefault="00377208">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43C4" w14:textId="77777777" w:rsidR="00377208" w:rsidRDefault="00377208">
    <w:pPr>
      <w:pStyle w:val="BodyText"/>
      <w:spacing w:line="14" w:lineRule="auto"/>
    </w:pPr>
    <w:r>
      <w:pict w14:anchorId="0DA087DE">
        <v:shapetype id="_x0000_t202" coordsize="21600,21600" o:spt="202" path="m,l,21600r21600,l21600,xe">
          <v:stroke joinstyle="miter"/>
          <v:path gradientshapeok="t" o:connecttype="rect"/>
        </v:shapetype>
        <v:shape id="_x0000_s2844" type="#_x0000_t202" style="position:absolute;margin-left:369.9pt;margin-top:747.85pt;width:184.15pt;height:12.75pt;z-index:-652280;mso-position-horizontal-relative:page;mso-position-vertical-relative:page" filled="f" stroked="f">
          <v:textbox inset="0,0,0,0">
            <w:txbxContent>
              <w:p w14:paraId="0BA52510" w14:textId="31E54796" w:rsidR="00377208" w:rsidRDefault="00377208">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75</w:t>
                </w:r>
                <w:r>
                  <w:fldChar w:fldCharType="end"/>
                </w:r>
              </w:p>
            </w:txbxContent>
          </v:textbox>
          <w10:wrap anchorx="page" anchory="page"/>
        </v:shape>
      </w:pic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E5819" w14:textId="77777777" w:rsidR="00377208" w:rsidRDefault="00377208">
    <w:pPr>
      <w:pStyle w:val="BodyText"/>
      <w:spacing w:line="14" w:lineRule="auto"/>
    </w:pPr>
    <w:r>
      <w:pict w14:anchorId="5D10FD12">
        <v:shapetype id="_x0000_t202" coordsize="21600,21600" o:spt="202" path="m,l,21600r21600,l21600,xe">
          <v:stroke joinstyle="miter"/>
          <v:path gradientshapeok="t" o:connecttype="rect"/>
        </v:shapetype>
        <v:shape id="_x0000_s2182" type="#_x0000_t202" style="position:absolute;margin-left:59pt;margin-top:747.85pt;width:158pt;height:12.75pt;z-index:-690112;mso-position-horizontal-relative:page;mso-position-vertical-relative:page" filled="f" stroked="f">
          <v:textbox inset="0,0,0,0">
            <w:txbxContent>
              <w:p w14:paraId="509141ED" w14:textId="6DCDFAAE" w:rsidR="00377208" w:rsidRDefault="00377208">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82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93C3B" w14:textId="77777777" w:rsidR="00377208" w:rsidRDefault="00377208">
    <w:pPr>
      <w:pStyle w:val="BodyText"/>
      <w:spacing w:line="14" w:lineRule="auto"/>
    </w:pPr>
    <w:r>
      <w:pict w14:anchorId="6FC979DF">
        <v:shapetype id="_x0000_t202" coordsize="21600,21600" o:spt="202" path="m,l,21600r21600,l21600,xe">
          <v:stroke joinstyle="miter"/>
          <v:path gradientshapeok="t" o:connecttype="rect"/>
        </v:shapetype>
        <v:shape id="_x0000_s2183" type="#_x0000_t202" style="position:absolute;margin-left:369.9pt;margin-top:747.85pt;width:184.15pt;height:12.75pt;z-index:-690136;mso-position-horizontal-relative:page;mso-position-vertical-relative:page" filled="f" stroked="f">
          <v:textbox inset="0,0,0,0">
            <w:txbxContent>
              <w:p w14:paraId="6107A1E0" w14:textId="60ED5EA0" w:rsidR="00377208" w:rsidRDefault="00377208">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81</w:t>
                </w:r>
                <w:r>
                  <w:fldChar w:fldCharType="end"/>
                </w:r>
              </w:p>
            </w:txbxContent>
          </v:textbox>
          <w10:wrap anchorx="page" anchory="page"/>
        </v:shape>
      </w:pic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E4F0" w14:textId="77777777" w:rsidR="00377208" w:rsidRDefault="00377208">
    <w:pPr>
      <w:pStyle w:val="BodyText"/>
      <w:spacing w:line="14" w:lineRule="auto"/>
    </w:pPr>
    <w:r>
      <w:pict w14:anchorId="348F2AAC">
        <v:shapetype id="_x0000_t202" coordsize="21600,21600" o:spt="202" path="m,l,21600r21600,l21600,xe">
          <v:stroke joinstyle="miter"/>
          <v:path gradientshapeok="t" o:connecttype="rect"/>
        </v:shapetype>
        <v:shape id="_x0000_s2172" type="#_x0000_t202" style="position:absolute;margin-left:59pt;margin-top:747.85pt;width:158pt;height:12.75pt;z-index:-689968;mso-position-horizontal-relative:page;mso-position-vertical-relative:page" filled="f" stroked="f">
          <v:textbox inset="0,0,0,0">
            <w:txbxContent>
              <w:p w14:paraId="182C6F10" w14:textId="68624604" w:rsidR="00377208" w:rsidRDefault="00377208">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774EB" w14:textId="77777777" w:rsidR="00377208" w:rsidRDefault="00377208">
    <w:pPr>
      <w:pStyle w:val="BodyText"/>
      <w:spacing w:line="14" w:lineRule="auto"/>
    </w:pPr>
    <w:r>
      <w:pict w14:anchorId="7364E697">
        <v:shapetype id="_x0000_t202" coordsize="21600,21600" o:spt="202" path="m,l,21600r21600,l21600,xe">
          <v:stroke joinstyle="miter"/>
          <v:path gradientshapeok="t" o:connecttype="rect"/>
        </v:shapetype>
        <v:shape id="_x0000_s2173" type="#_x0000_t202" style="position:absolute;margin-left:369.9pt;margin-top:747.85pt;width:184.15pt;height:12.75pt;z-index:-689992;mso-position-horizontal-relative:page;mso-position-vertical-relative:page" filled="f" stroked="f">
          <v:textbox inset="0,0,0,0">
            <w:txbxContent>
              <w:p w14:paraId="1AA7D438" w14:textId="2550D708" w:rsidR="00377208" w:rsidRDefault="00377208">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FB5570">
                  <w:rPr>
                    <w:rFonts w:ascii="Arial"/>
                    <w:b/>
                    <w:noProof/>
                    <w:sz w:val="18"/>
                  </w:rPr>
                  <w:t>83</w:t>
                </w:r>
                <w:r>
                  <w:fldChar w:fldCharType="end"/>
                </w:r>
              </w:p>
            </w:txbxContent>
          </v:textbox>
          <w10:wrap anchorx="page" anchory="page"/>
        </v:shape>
      </w:pic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2D5B3" w14:textId="77777777" w:rsidR="00377208" w:rsidRDefault="00377208">
    <w:pPr>
      <w:pStyle w:val="BodyText"/>
      <w:spacing w:line="14" w:lineRule="auto"/>
    </w:pPr>
    <w:r>
      <w:pict w14:anchorId="00EF3475">
        <v:shapetype id="_x0000_t202" coordsize="21600,21600" o:spt="202" path="m,l,21600r21600,l21600,xe">
          <v:stroke joinstyle="miter"/>
          <v:path gradientshapeok="t" o:connecttype="rect"/>
        </v:shapetype>
        <v:shape id="_x0000_s2170" type="#_x0000_t202" style="position:absolute;margin-left:59pt;margin-top:747.85pt;width:158pt;height:12.75pt;z-index:-689920;mso-position-horizontal-relative:page;mso-position-vertical-relative:page" filled="f" stroked="f">
          <v:textbox inset="0,0,0,0">
            <w:txbxContent>
              <w:p w14:paraId="2C2D9C1B" w14:textId="0BC0D79B" w:rsidR="00377208" w:rsidRDefault="00377208">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FB5570">
                  <w:rPr>
                    <w:rFonts w:ascii="Arial"/>
                    <w:b/>
                    <w:noProof/>
                    <w:sz w:val="18"/>
                  </w:rPr>
                  <w:t>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45CB" w14:textId="77777777" w:rsidR="00377208" w:rsidRDefault="00377208">
    <w:pPr>
      <w:pStyle w:val="BodyText"/>
      <w:spacing w:line="14" w:lineRule="auto"/>
    </w:pPr>
    <w:r>
      <w:pict w14:anchorId="022F26D6">
        <v:shapetype id="_x0000_t202" coordsize="21600,21600" o:spt="202" path="m,l,21600r21600,l21600,xe">
          <v:stroke joinstyle="miter"/>
          <v:path gradientshapeok="t" o:connecttype="rect"/>
        </v:shapetype>
        <v:shape id="_x0000_s2719" type="#_x0000_t202" style="position:absolute;margin-left:59pt;margin-top:748.1pt;width:17.5pt;height:12.45pt;z-index:-697624;mso-position-horizontal-relative:page;mso-position-vertical-relative:page" filled="f" stroked="f">
          <v:textbox inset="0,0,0,0">
            <w:txbxContent>
              <w:p w14:paraId="007F1A8F" w14:textId="77777777" w:rsidR="00377208" w:rsidRDefault="00377208">
                <w:pPr>
                  <w:spacing w:before="18"/>
                  <w:ind w:left="20"/>
                  <w:rPr>
                    <w:rFonts w:ascii="Arial"/>
                    <w:sz w:val="18"/>
                  </w:rPr>
                </w:pPr>
                <w:r>
                  <w:rPr>
                    <w:rFonts w:ascii="Arial"/>
                    <w:sz w:val="18"/>
                  </w:rPr>
                  <w:t>xxiv</w:t>
                </w:r>
              </w:p>
            </w:txbxContent>
          </v:textbox>
          <w10:wrap anchorx="page" anchory="page"/>
        </v:shape>
      </w:pic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0792B" w14:textId="77777777" w:rsidR="00377208" w:rsidRDefault="00377208">
    <w:pPr>
      <w:pStyle w:val="BodyText"/>
      <w:spacing w:line="14" w:lineRule="auto"/>
    </w:pPr>
    <w:r>
      <w:pict w14:anchorId="73BC1AE2">
        <v:shapetype id="_x0000_t202" coordsize="21600,21600" o:spt="202" path="m,l,21600r21600,l21600,xe">
          <v:stroke joinstyle="miter"/>
          <v:path gradientshapeok="t" o:connecttype="rect"/>
        </v:shapetype>
        <v:shape id="_x0000_s2171" type="#_x0000_t202" style="position:absolute;margin-left:365.35pt;margin-top:747.85pt;width:188.7pt;height:12.75pt;z-index:-689944;mso-position-horizontal-relative:page;mso-position-vertical-relative:page" filled="f" stroked="f">
          <v:textbox inset="0,0,0,0">
            <w:txbxContent>
              <w:p w14:paraId="482E5866" w14:textId="4CF48AED" w:rsidR="00377208" w:rsidRDefault="00377208">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FB5570">
                  <w:rPr>
                    <w:rFonts w:ascii="Arial"/>
                    <w:b/>
                    <w:noProof/>
                    <w:sz w:val="18"/>
                  </w:rPr>
                  <w:t>9</w:t>
                </w:r>
                <w:r>
                  <w:fldChar w:fldCharType="end"/>
                </w:r>
              </w:p>
            </w:txbxContent>
          </v:textbox>
          <w10:wrap anchorx="page" anchory="page"/>
        </v:shape>
      </w:pic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94EF2" w14:textId="77777777" w:rsidR="00377208" w:rsidRDefault="00377208">
    <w:pPr>
      <w:pStyle w:val="BodyText"/>
      <w:spacing w:line="14" w:lineRule="auto"/>
    </w:pPr>
    <w:r>
      <w:pict w14:anchorId="2E5D2969">
        <v:shapetype id="_x0000_t202" coordsize="21600,21600" o:spt="202" path="m,l,21600r21600,l21600,xe">
          <v:stroke joinstyle="miter"/>
          <v:path gradientshapeok="t" o:connecttype="rect"/>
        </v:shapetype>
        <v:shape id="_x0000_s2129" type="#_x0000_t202" style="position:absolute;margin-left:59pt;margin-top:747.85pt;width:162.95pt;height:12.75pt;z-index:-689416;mso-position-horizontal-relative:page;mso-position-vertical-relative:page" filled="f" stroked="f">
          <v:textbox inset="0,0,0,0">
            <w:txbxContent>
              <w:p w14:paraId="1282BFA6" w14:textId="6285B985" w:rsidR="00377208" w:rsidRDefault="00377208">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FB5570">
                  <w:rPr>
                    <w:rFonts w:ascii="Arial"/>
                    <w:b/>
                    <w:noProof/>
                    <w:sz w:val="18"/>
                  </w:rPr>
                  <w:t>18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6033C" w14:textId="77777777" w:rsidR="00377208" w:rsidRDefault="00377208">
    <w:pPr>
      <w:pStyle w:val="BodyText"/>
      <w:spacing w:line="14" w:lineRule="auto"/>
    </w:pPr>
    <w:r>
      <w:pict w14:anchorId="470A75E3">
        <v:shapetype id="_x0000_t202" coordsize="21600,21600" o:spt="202" path="m,l,21600r21600,l21600,xe">
          <v:stroke joinstyle="miter"/>
          <v:path gradientshapeok="t" o:connecttype="rect"/>
        </v:shapetype>
        <v:shape id="_x0000_s2128" type="#_x0000_t202" style="position:absolute;margin-left:365.35pt;margin-top:747.85pt;width:188.65pt;height:12.75pt;z-index:-689392;mso-position-horizontal-relative:page;mso-position-vertical-relative:page" filled="f" stroked="f">
          <v:textbox inset="0,0,0,0">
            <w:txbxContent>
              <w:p w14:paraId="1CE6817A" w14:textId="70D406F7" w:rsidR="00377208" w:rsidRDefault="00377208">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FB5570">
                  <w:rPr>
                    <w:rFonts w:ascii="Arial"/>
                    <w:b/>
                    <w:noProof/>
                    <w:sz w:val="18"/>
                  </w:rPr>
                  <w:t>19</w:t>
                </w:r>
                <w:r>
                  <w:fldChar w:fldCharType="end"/>
                </w:r>
              </w:p>
            </w:txbxContent>
          </v:textbox>
          <w10:wrap anchorx="page" anchory="page"/>
        </v:shape>
      </w:pic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2305E" w14:textId="77777777" w:rsidR="00377208" w:rsidRDefault="00377208">
    <w:pPr>
      <w:pStyle w:val="BodyText"/>
      <w:spacing w:line="14" w:lineRule="auto"/>
    </w:pPr>
    <w:r>
      <w:pict w14:anchorId="1A2D8A38">
        <v:shapetype id="_x0000_t202" coordsize="21600,21600" o:spt="202" path="m,l,21600r21600,l21600,xe">
          <v:stroke joinstyle="miter"/>
          <v:path gradientshapeok="t" o:connecttype="rect"/>
        </v:shapetype>
        <v:shape id="_x0000_s2103" type="#_x0000_t202" style="position:absolute;margin-left:59pt;margin-top:747.85pt;width:162.95pt;height:12.75pt;z-index:-689080;mso-position-horizontal-relative:page;mso-position-vertical-relative:page" filled="f" stroked="f">
          <v:textbox inset="0,0,0,0">
            <w:txbxContent>
              <w:p w14:paraId="49F50512" w14:textId="1B21A6F8" w:rsidR="00377208" w:rsidRDefault="00377208">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FB5570">
                  <w:rPr>
                    <w:rFonts w:ascii="Arial"/>
                    <w:b/>
                    <w:noProof/>
                    <w:sz w:val="18"/>
                  </w:rPr>
                  <w:t>26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EEFC8" w14:textId="77777777" w:rsidR="00377208" w:rsidRDefault="00377208">
    <w:pPr>
      <w:pStyle w:val="BodyText"/>
      <w:spacing w:line="14" w:lineRule="auto"/>
    </w:pPr>
    <w:r>
      <w:pict w14:anchorId="601C4701">
        <v:shapetype id="_x0000_t202" coordsize="21600,21600" o:spt="202" path="m,l,21600r21600,l21600,xe">
          <v:stroke joinstyle="miter"/>
          <v:path gradientshapeok="t" o:connecttype="rect"/>
        </v:shapetype>
        <v:shape id="_x0000_s2102" type="#_x0000_t202" style="position:absolute;margin-left:365.35pt;margin-top:747.85pt;width:188.65pt;height:12.75pt;z-index:-689056;mso-position-horizontal-relative:page;mso-position-vertical-relative:page" filled="f" stroked="f">
          <v:textbox inset="0,0,0,0">
            <w:txbxContent>
              <w:p w14:paraId="6FB7E29D" w14:textId="2F0C4E88" w:rsidR="00377208" w:rsidRDefault="00377208">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FB5570">
                  <w:rPr>
                    <w:rFonts w:ascii="Arial"/>
                    <w:b/>
                    <w:noProof/>
                    <w:sz w:val="18"/>
                  </w:rPr>
                  <w:t>25</w:t>
                </w:r>
                <w:r>
                  <w:fldChar w:fldCharType="end"/>
                </w:r>
              </w:p>
            </w:txbxContent>
          </v:textbox>
          <w10:wrap anchorx="page" anchory="page"/>
        </v:shape>
      </w:pic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2FFC" w14:textId="77777777" w:rsidR="00377208" w:rsidRDefault="00377208">
    <w:pPr>
      <w:pStyle w:val="BodyText"/>
      <w:spacing w:line="14" w:lineRule="auto"/>
    </w:pPr>
    <w:r>
      <w:pict w14:anchorId="76FDB3F3">
        <v:shapetype id="_x0000_t202" coordsize="21600,21600" o:spt="202" path="m,l,21600r21600,l21600,xe">
          <v:stroke joinstyle="miter"/>
          <v:path gradientshapeok="t" o:connecttype="rect"/>
        </v:shapetype>
        <v:shape id="_x0000_s2092" type="#_x0000_t202" style="position:absolute;margin-left:59pt;margin-top:747.85pt;width:49.5pt;height:12.75pt;z-index:-688912;mso-position-horizontal-relative:page;mso-position-vertical-relative:page" filled="f" stroked="f">
          <v:textbox inset="0,0,0,0">
            <w:txbxContent>
              <w:p w14:paraId="1BEA5C3A" w14:textId="0B05A39A" w:rsidR="00377208" w:rsidRDefault="00377208">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FB5570">
                  <w:rPr>
                    <w:rFonts w:ascii="Arial"/>
                    <w:b/>
                    <w:noProof/>
                    <w:sz w:val="18"/>
                  </w:rPr>
                  <w:t>6</w:t>
                </w:r>
                <w:r>
                  <w:fldChar w:fldCharType="end"/>
                </w:r>
              </w:p>
            </w:txbxContent>
          </v:textbox>
          <w10:wrap anchorx="page" anchory="page"/>
        </v:shape>
      </w:pic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42AB9" w14:textId="77777777" w:rsidR="00377208" w:rsidRDefault="00377208">
    <w:pPr>
      <w:pStyle w:val="BodyText"/>
      <w:spacing w:line="14" w:lineRule="auto"/>
    </w:pPr>
    <w:r>
      <w:pict w14:anchorId="7DED68EF">
        <v:shapetype id="_x0000_t202" coordsize="21600,21600" o:spt="202" path="m,l,21600r21600,l21600,xe">
          <v:stroke joinstyle="miter"/>
          <v:path gradientshapeok="t" o:connecttype="rect"/>
        </v:shapetype>
        <v:shape id="_x0000_s2093" type="#_x0000_t202" style="position:absolute;margin-left:504.45pt;margin-top:747.85pt;width:49.55pt;height:12.75pt;z-index:-688936;mso-position-horizontal-relative:page;mso-position-vertical-relative:page" filled="f" stroked="f">
          <v:textbox inset="0,0,0,0">
            <w:txbxContent>
              <w:p w14:paraId="7B29180E" w14:textId="5EC577FE" w:rsidR="00377208" w:rsidRDefault="00377208">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FB5570">
                  <w:rPr>
                    <w:rFonts w:ascii="Arial"/>
                    <w:b/>
                    <w:noProof/>
                    <w:sz w:val="18"/>
                  </w:rPr>
                  <w:t>5</w:t>
                </w:r>
                <w:r>
                  <w:fldChar w:fldCharType="end"/>
                </w:r>
              </w:p>
            </w:txbxContent>
          </v:textbox>
          <w10:wrap anchorx="page" anchory="page"/>
        </v:shape>
      </w:pic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8C4DA" w14:textId="77777777" w:rsidR="00377208" w:rsidRDefault="00377208">
    <w:pPr>
      <w:pStyle w:val="BodyText"/>
      <w:spacing w:line="14" w:lineRule="auto"/>
      <w:rPr>
        <w:sz w:val="2"/>
      </w:rPr>
    </w:pP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64CA4" w14:textId="77777777" w:rsidR="00377208" w:rsidRDefault="00377208">
    <w:pPr>
      <w:pStyle w:val="BodyText"/>
      <w:spacing w:line="14" w:lineRule="auto"/>
    </w:pPr>
    <w:r>
      <w:pict w14:anchorId="5BABF1CF">
        <v:shapetype id="_x0000_t202" coordsize="21600,21600" o:spt="202" path="m,l,21600r21600,l21600,xe">
          <v:stroke joinstyle="miter"/>
          <v:path gradientshapeok="t" o:connecttype="rect"/>
        </v:shapetype>
        <v:shape id="_x0000_s2071" type="#_x0000_t202" style="position:absolute;margin-left:59pt;margin-top:747.85pt;width:33.35pt;height:12.75pt;z-index:-688648;mso-position-horizontal-relative:page;mso-position-vertical-relative:page" filled="f" stroked="f">
          <v:textbox inset="0,0,0,0">
            <w:txbxContent>
              <w:p w14:paraId="04402519" w14:textId="77777777" w:rsidR="00377208" w:rsidRDefault="00377208">
                <w:pPr>
                  <w:spacing w:before="24"/>
                  <w:ind w:left="20"/>
                  <w:rPr>
                    <w:rFonts w:ascii="Arial"/>
                    <w:b/>
                    <w:sz w:val="18"/>
                  </w:rPr>
                </w:pPr>
                <w:r>
                  <w:rPr>
                    <w:rFonts w:ascii="Arial"/>
                    <w:b/>
                    <w:sz w:val="18"/>
                  </w:rPr>
                  <w:t>Index-2</w:t>
                </w:r>
              </w:p>
            </w:txbxContent>
          </v:textbox>
          <w10:wrap anchorx="page" anchory="page"/>
        </v:shape>
      </w:pic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23969" w14:textId="77777777" w:rsidR="00377208" w:rsidRDefault="00377208">
    <w:pPr>
      <w:pStyle w:val="BodyText"/>
      <w:spacing w:line="14" w:lineRule="auto"/>
    </w:pPr>
    <w:r>
      <w:pict w14:anchorId="6E6879AC">
        <v:shapetype id="_x0000_t202" coordsize="21600,21600" o:spt="202" path="m,l,21600r21600,l21600,xe">
          <v:stroke joinstyle="miter"/>
          <v:path gradientshapeok="t" o:connecttype="rect"/>
        </v:shapetype>
        <v:shape id="_x0000_s2070" type="#_x0000_t202" style="position:absolute;margin-left:519.7pt;margin-top:747.85pt;width:33.35pt;height:12.75pt;z-index:-688624;mso-position-horizontal-relative:page;mso-position-vertical-relative:page" filled="f" stroked="f">
          <v:textbox inset="0,0,0,0">
            <w:txbxContent>
              <w:p w14:paraId="2D3CFC0E" w14:textId="77777777" w:rsidR="00377208" w:rsidRDefault="00377208">
                <w:pPr>
                  <w:spacing w:before="24"/>
                  <w:ind w:left="20"/>
                  <w:rPr>
                    <w:rFonts w:ascii="Arial"/>
                    <w:b/>
                    <w:sz w:val="18"/>
                  </w:rPr>
                </w:pPr>
                <w:r>
                  <w:rPr>
                    <w:rFonts w:ascii="Arial"/>
                    <w:b/>
                    <w:sz w:val="18"/>
                  </w:rPr>
                  <w:t>Index-3</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55BC37" w14:textId="77777777" w:rsidR="00FA3ECC" w:rsidRDefault="00FA3ECC">
      <w:r>
        <w:separator/>
      </w:r>
    </w:p>
  </w:footnote>
  <w:footnote w:type="continuationSeparator" w:id="0">
    <w:p w14:paraId="48CC5BEB" w14:textId="77777777" w:rsidR="00FA3ECC" w:rsidRDefault="00FA3ECC">
      <w:r>
        <w:continuationSeparator/>
      </w:r>
    </w:p>
  </w:footnote>
  <w:footnote w:type="continuationNotice" w:id="1">
    <w:p w14:paraId="098B769D" w14:textId="77777777" w:rsidR="00FA3ECC" w:rsidRDefault="00FA3EC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77239" w14:textId="78C05F2B" w:rsidR="00377208" w:rsidRDefault="00377208">
    <w:pPr>
      <w:pStyle w:val="BodyText"/>
      <w:spacing w:line="14" w:lineRule="auto"/>
    </w:pPr>
    <w:r>
      <w:rPr>
        <w:noProof/>
      </w:rPr>
      <w:pict w14:anchorId="3ECD35C2">
        <v:shapetype id="_x0000_t202" coordsize="21600,21600" o:spt="202" path="m,l,21600r21600,l21600,xe">
          <v:stroke joinstyle="miter"/>
          <v:path gradientshapeok="t" o:connecttype="rect"/>
        </v:shapetype>
        <v:shape id="_x0000_s2747" type="#_x0000_t202" style="position:absolute;margin-left:86.15pt;margin-top:95.75pt;width:465.55pt;height:52pt;z-index:-687096;mso-position-horizontal-relative:page;mso-position-vertical-relative:page" filled="f" stroked="f">
          <v:textbox style="mso-next-textbox:#_x0000_s2747" inset="0,0,0,0">
            <w:txbxContent>
              <w:p w14:paraId="07981234" w14:textId="77777777" w:rsidR="00377208" w:rsidRDefault="00377208"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w:r>
    <w:r>
      <w:pict w14:anchorId="0F0FF5E0">
        <v:group id="_x0000_s2702" style="position:absolute;margin-left:60pt;margin-top:42.35pt;width:462pt;height:.25pt;z-index:-697264;mso-position-horizontal-relative:page;mso-position-vertical-relative:page" coordorigin="1200,847" coordsize="9240,5">
          <v:shape id="_x0000_s2704" style="position:absolute;left:1200;top:847;width:2;height:5" coordorigin="1200,847" coordsize="0,5" path="m1200,852r,-5e" fillcolor="black" stroked="f">
            <v:path arrowok="t"/>
          </v:shape>
          <v:line id="_x0000_s2703" style="position:absolute" from="1200,850" to="10440,850" strokeweight=".24pt"/>
          <w10:wrap anchorx="page" anchory="page"/>
        </v:group>
      </w:pict>
    </w:r>
    <w:r>
      <w:pict w14:anchorId="72584147">
        <v:shape id="_x0000_s2701" type="#_x0000_t202" style="position:absolute;margin-left:59.55pt;margin-top:26.45pt;width:149.45pt;height:13pt;z-index:-697240;mso-position-horizontal-relative:page;mso-position-vertical-relative:page" filled="f" stroked="f">
          <v:textbox style="mso-next-textbox:#_x0000_s2701" inset="0,0,0,0">
            <w:txbxContent>
              <w:p w14:paraId="37AEA4DD" w14:textId="77777777" w:rsidR="00377208" w:rsidRDefault="00377208">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21A6E" w14:textId="77777777" w:rsidR="00377208" w:rsidRDefault="00377208">
    <w:pPr>
      <w:pStyle w:val="BodyText"/>
      <w:spacing w:line="14" w:lineRule="auto"/>
    </w:pPr>
    <w:r>
      <w:pict w14:anchorId="60C56540">
        <v:group id="_x0000_s2673" style="position:absolute;margin-left:90pt;margin-top:42.35pt;width:462pt;height:.25pt;z-index:-696856;mso-position-horizontal-relative:page;mso-position-vertical-relative:page" coordorigin="1800,847" coordsize="9240,5">
          <v:shape id="_x0000_s2675" style="position:absolute;left:1800;top:847;width:2;height:5" coordorigin="1800,847" coordsize="0,5" path="m1800,852r,-5e" fillcolor="black" stroked="f">
            <v:path arrowok="t"/>
          </v:shape>
          <v:line id="_x0000_s2674" style="position:absolute" from="1800,850" to="11040,850" strokeweight=".24pt"/>
          <w10:wrap anchorx="page" anchory="page"/>
        </v:group>
      </w:pict>
    </w:r>
    <w:r>
      <w:pict w14:anchorId="0FCA270A">
        <v:shapetype id="_x0000_t202" coordsize="21600,21600" o:spt="202" path="m,l,21600r21600,l21600,xe">
          <v:stroke joinstyle="miter"/>
          <v:path gradientshapeok="t" o:connecttype="rect"/>
        </v:shapetype>
        <v:shape id="_x0000_s2672" type="#_x0000_t202" style="position:absolute;margin-left:428.5pt;margin-top:26.45pt;width:125.15pt;height:13pt;z-index:-696832;mso-position-horizontal-relative:page;mso-position-vertical-relative:page" filled="f" stroked="f">
          <v:textbox inset="0,0,0,0">
            <w:txbxContent>
              <w:p w14:paraId="51F98581" w14:textId="77777777" w:rsidR="00377208" w:rsidRDefault="00377208">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B5A8F" w14:textId="77777777" w:rsidR="00377208" w:rsidRDefault="00377208">
    <w:pPr>
      <w:pStyle w:val="BodyText"/>
      <w:spacing w:line="14" w:lineRule="auto"/>
    </w:pPr>
    <w:r>
      <w:pict w14:anchorId="00154343">
        <v:group id="_x0000_s2249" style="position:absolute;margin-left:90pt;margin-top:42.35pt;width:462pt;height:.25pt;z-index:-691096;mso-position-horizontal-relative:page;mso-position-vertical-relative:page" coordorigin="1800,847" coordsize="9240,5">
          <v:shape id="_x0000_s2251" style="position:absolute;left:1800;top:847;width:2;height:5" coordorigin="1800,847" coordsize="0,5" path="m1800,852r,-5e" fillcolor="black" stroked="f">
            <v:path arrowok="t"/>
          </v:shape>
          <v:line id="_x0000_s2250" style="position:absolute" from="1800,850" to="11040,850" strokeweight=".24pt"/>
          <w10:wrap anchorx="page" anchory="page"/>
        </v:group>
      </w:pict>
    </w:r>
    <w:r>
      <w:pict w14:anchorId="4AC207DB">
        <v:shapetype id="_x0000_t202" coordsize="21600,21600" o:spt="202" path="m,l,21600r21600,l21600,xe">
          <v:stroke joinstyle="miter"/>
          <v:path gradientshapeok="t" o:connecttype="rect"/>
        </v:shapetype>
        <v:shape id="_x0000_s2248" type="#_x0000_t202" style="position:absolute;margin-left:371.2pt;margin-top:26.45pt;width:181.8pt;height:13pt;z-index:-691072;mso-position-horizontal-relative:page;mso-position-vertical-relative:page" filled="f" stroked="f">
          <v:textbox inset="0,0,0,0">
            <w:txbxContent>
              <w:p w14:paraId="35FC2BDF" w14:textId="77777777" w:rsidR="00377208" w:rsidRDefault="00377208">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77425" w14:textId="77777777" w:rsidR="00377208" w:rsidRDefault="00377208">
    <w:pPr>
      <w:pStyle w:val="BodyText"/>
      <w:spacing w:line="14" w:lineRule="auto"/>
    </w:pPr>
    <w:r>
      <w:pict w14:anchorId="11E1F41F">
        <v:group id="_x0000_s2231" style="position:absolute;margin-left:60pt;margin-top:42.35pt;width:462pt;height:.25pt;z-index:-690808;mso-position-horizontal-relative:page;mso-position-vertical-relative:page" coordorigin="1200,847" coordsize="9240,5">
          <v:shape id="_x0000_s2233" style="position:absolute;left:1200;top:847;width:2;height:5" coordorigin="1200,847" coordsize="0,5" path="m1200,852r,-5e" fillcolor="black" stroked="f">
            <v:path arrowok="t"/>
          </v:shape>
          <v:line id="_x0000_s2232" style="position:absolute" from="1200,850" to="10440,850" strokeweight=".24pt"/>
          <w10:wrap anchorx="page" anchory="page"/>
        </v:group>
      </w:pict>
    </w:r>
    <w:r>
      <w:pict w14:anchorId="245F0D86">
        <v:shapetype id="_x0000_t202" coordsize="21600,21600" o:spt="202" path="m,l,21600r21600,l21600,xe">
          <v:stroke joinstyle="miter"/>
          <v:path gradientshapeok="t" o:connecttype="rect"/>
        </v:shapetype>
        <v:shape id="_x0000_s2230" type="#_x0000_t202" style="position:absolute;margin-left:59.55pt;margin-top:26.45pt;width:197pt;height:13pt;z-index:-690784;mso-position-horizontal-relative:page;mso-position-vertical-relative:page" filled="f" stroked="f">
          <v:textbox inset="0,0,0,0">
            <w:txbxContent>
              <w:p w14:paraId="53752E64" w14:textId="77777777" w:rsidR="00377208" w:rsidRDefault="00377208">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B3047" w14:textId="77777777" w:rsidR="00377208" w:rsidRDefault="00377208">
    <w:pPr>
      <w:pStyle w:val="BodyText"/>
      <w:spacing w:line="14" w:lineRule="auto"/>
    </w:pPr>
    <w:r>
      <w:pict w14:anchorId="6D96935C">
        <v:group id="_x0000_s2235" style="position:absolute;margin-left:90pt;margin-top:42.35pt;width:462pt;height:.25pt;z-index:-690856;mso-position-horizontal-relative:page;mso-position-vertical-relative:page" coordorigin="1800,847" coordsize="9240,5">
          <v:shape id="_x0000_s2237" style="position:absolute;left:1800;top:847;width:2;height:5" coordorigin="1800,847" coordsize="0,5" path="m1800,852r,-5e" fillcolor="black" stroked="f">
            <v:path arrowok="t"/>
          </v:shape>
          <v:line id="_x0000_s2236" style="position:absolute" from="1800,850" to="11040,850" strokeweight=".24pt"/>
          <w10:wrap anchorx="page" anchory="page"/>
        </v:group>
      </w:pict>
    </w:r>
    <w:r>
      <w:pict w14:anchorId="44A02DC7">
        <v:shapetype id="_x0000_t202" coordsize="21600,21600" o:spt="202" path="m,l,21600r21600,l21600,xe">
          <v:stroke joinstyle="miter"/>
          <v:path gradientshapeok="t" o:connecttype="rect"/>
        </v:shapetype>
        <v:shape id="_x0000_s2234" type="#_x0000_t202" style="position:absolute;margin-left:275.65pt;margin-top:26.45pt;width:278pt;height:13pt;z-index:-690832;mso-position-horizontal-relative:page;mso-position-vertical-relative:page" filled="f" stroked="f">
          <v:textbox inset="0,0,0,0">
            <w:txbxContent>
              <w:p w14:paraId="009D19AD" w14:textId="77777777" w:rsidR="00377208" w:rsidRDefault="00377208">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F6023" w14:textId="77777777" w:rsidR="00377208" w:rsidRDefault="00377208">
    <w:pPr>
      <w:pStyle w:val="BodyText"/>
      <w:spacing w:line="14" w:lineRule="auto"/>
    </w:pPr>
    <w:r>
      <w:pict w14:anchorId="500900C9">
        <v:group id="_x0000_s2223" style="position:absolute;margin-left:60pt;margin-top:42.35pt;width:462pt;height:.25pt;z-index:-690712;mso-position-horizontal-relative:page;mso-position-vertical-relative:page" coordorigin="1200,847" coordsize="9240,5">
          <v:shape id="_x0000_s2225" style="position:absolute;left:1200;top:847;width:2;height:5" coordorigin="1200,847" coordsize="0,5" path="m1200,852r,-5e" fillcolor="black" stroked="f">
            <v:path arrowok="t"/>
          </v:shape>
          <v:line id="_x0000_s2224" style="position:absolute" from="1200,850" to="10440,850" strokeweight=".24pt"/>
          <w10:wrap anchorx="page" anchory="page"/>
        </v:group>
      </w:pict>
    </w:r>
    <w:r>
      <w:pict w14:anchorId="04700287">
        <v:shapetype id="_x0000_t202" coordsize="21600,21600" o:spt="202" path="m,l,21600r21600,l21600,xe">
          <v:stroke joinstyle="miter"/>
          <v:path gradientshapeok="t" o:connecttype="rect"/>
        </v:shapetype>
        <v:shape id="_x0000_s2222" type="#_x0000_t202" style="position:absolute;margin-left:59.55pt;margin-top:26.45pt;width:197pt;height:13pt;z-index:-690688;mso-position-horizontal-relative:page;mso-position-vertical-relative:page" filled="f" stroked="f">
          <v:textbox inset="0,0,0,0">
            <w:txbxContent>
              <w:p w14:paraId="3A6F5E35" w14:textId="77777777" w:rsidR="00377208" w:rsidRDefault="00377208">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4E8B9" w14:textId="77777777" w:rsidR="00377208" w:rsidRDefault="00377208">
    <w:pPr>
      <w:pStyle w:val="BodyText"/>
      <w:spacing w:line="14" w:lineRule="auto"/>
    </w:pPr>
    <w:r>
      <w:pict w14:anchorId="581DB0E9">
        <v:group id="_x0000_s2227" style="position:absolute;margin-left:90pt;margin-top:42.35pt;width:462pt;height:.25pt;z-index:-690760;mso-position-horizontal-relative:page;mso-position-vertical-relative:page" coordorigin="1800,847" coordsize="9240,5">
          <v:shape id="_x0000_s2229" style="position:absolute;left:1800;top:847;width:2;height:5" coordorigin="1800,847" coordsize="0,5" path="m1800,852r,-5e" fillcolor="black" stroked="f">
            <v:path arrowok="t"/>
          </v:shape>
          <v:line id="_x0000_s2228" style="position:absolute" from="1800,850" to="11040,850" strokeweight=".24pt"/>
          <w10:wrap anchorx="page" anchory="page"/>
        </v:group>
      </w:pict>
    </w:r>
    <w:r>
      <w:pict w14:anchorId="0618B982">
        <v:shapetype id="_x0000_t202" coordsize="21600,21600" o:spt="202" path="m,l,21600r21600,l21600,xe">
          <v:stroke joinstyle="miter"/>
          <v:path gradientshapeok="t" o:connecttype="rect"/>
        </v:shapetype>
        <v:shape id="_x0000_s2226" type="#_x0000_t202" style="position:absolute;margin-left:356.85pt;margin-top:26.45pt;width:196.2pt;height:13pt;z-index:-690736;mso-position-horizontal-relative:page;mso-position-vertical-relative:page" filled="f" stroked="f">
          <v:textbox inset="0,0,0,0">
            <w:txbxContent>
              <w:p w14:paraId="73BB5A71" w14:textId="77777777" w:rsidR="00377208" w:rsidRDefault="00377208">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0F5DC" w14:textId="77777777" w:rsidR="00377208" w:rsidRDefault="00377208">
    <w:pPr>
      <w:pStyle w:val="BodyText"/>
      <w:spacing w:line="14" w:lineRule="auto"/>
    </w:pPr>
    <w:r>
      <w:pict w14:anchorId="6036EEF3">
        <v:group id="_x0000_s2814" style="position:absolute;margin-left:60pt;margin-top:42.35pt;width:462pt;height:.25pt;z-index:-668664;mso-position-horizontal-relative:page;mso-position-vertical-relative:page" coordorigin="1200,847" coordsize="9240,5">
          <v:shape id="_x0000_s2815" style="position:absolute;left:1200;top:847;width:2;height:5" coordorigin="1200,847" coordsize="0,5" path="m1200,852r,-5e" fillcolor="black" stroked="f">
            <v:path arrowok="t"/>
          </v:shape>
          <v:line id="_x0000_s2816" style="position:absolute" from="1200,850" to="10440,850" strokeweight=".24pt"/>
          <w10:wrap anchorx="page" anchory="page"/>
        </v:group>
      </w:pict>
    </w:r>
    <w:r>
      <w:pict w14:anchorId="3679BBB1">
        <v:shapetype id="_x0000_t202" coordsize="21600,21600" o:spt="202" path="m,l,21600r21600,l21600,xe">
          <v:stroke joinstyle="miter"/>
          <v:path gradientshapeok="t" o:connecttype="rect"/>
        </v:shapetype>
        <v:shape id="_x0000_s2817" type="#_x0000_t202" style="position:absolute;margin-left:59.55pt;margin-top:26.45pt;width:127.9pt;height:13pt;z-index:-667640;mso-position-horizontal-relative:page;mso-position-vertical-relative:page" filled="f" stroked="f">
          <v:textbox inset="0,0,0,0">
            <w:txbxContent>
              <w:p w14:paraId="628913D5" w14:textId="77777777" w:rsidR="00377208" w:rsidRDefault="00377208">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DF7E" w14:textId="77777777" w:rsidR="00377208" w:rsidRDefault="00377208">
    <w:pPr>
      <w:pStyle w:val="BodyText"/>
      <w:spacing w:line="14" w:lineRule="auto"/>
    </w:pPr>
    <w:r>
      <w:pict w14:anchorId="772256DB">
        <v:group id="_x0000_s2810" style="position:absolute;margin-left:90pt;margin-top:42.35pt;width:462pt;height:.25pt;z-index:-670712;mso-position-horizontal-relative:page;mso-position-vertical-relative:page" coordorigin="1800,847" coordsize="9240,5">
          <v:shape id="_x0000_s2811" style="position:absolute;left:1800;top:847;width:2;height:5" coordorigin="1800,847" coordsize="0,5" path="m1800,852r,-5e" fillcolor="black" stroked="f">
            <v:path arrowok="t"/>
          </v:shape>
          <v:line id="_x0000_s2812" style="position:absolute" from="1800,850" to="11040,850" strokeweight=".24pt"/>
          <w10:wrap anchorx="page" anchory="page"/>
        </v:group>
      </w:pict>
    </w:r>
    <w:r>
      <w:pict w14:anchorId="7B6AFC6D">
        <v:shapetype id="_x0000_t202" coordsize="21600,21600" o:spt="202" path="m,l,21600r21600,l21600,xe">
          <v:stroke joinstyle="miter"/>
          <v:path gradientshapeok="t" o:connecttype="rect"/>
        </v:shapetype>
        <v:shape id="_x0000_s2813" type="#_x0000_t202" style="position:absolute;margin-left:425.85pt;margin-top:26.45pt;width:127.95pt;height:13pt;z-index:-669688;mso-position-horizontal-relative:page;mso-position-vertical-relative:page" filled="f" stroked="f">
          <v:textbox inset="0,0,0,0">
            <w:txbxContent>
              <w:p w14:paraId="3FCAB775" w14:textId="77777777" w:rsidR="00377208" w:rsidRDefault="00377208">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F248B" w14:textId="77777777" w:rsidR="00377208" w:rsidRDefault="00377208">
    <w:pPr>
      <w:pStyle w:val="BodyText"/>
      <w:spacing w:line="14" w:lineRule="auto"/>
    </w:pPr>
    <w:r>
      <w:pict w14:anchorId="5262DEF4">
        <v:group id="_x0000_s2822" style="position:absolute;margin-left:60pt;margin-top:42.35pt;width:462pt;height:.25pt;z-index:-664568;mso-position-horizontal-relative:page;mso-position-vertical-relative:page" coordorigin="1200,847" coordsize="9240,5">
          <v:shape id="_x0000_s2823" style="position:absolute;left:1200;top:847;width:2;height:5" coordorigin="1200,847" coordsize="0,5" path="m1200,852r,-5e" fillcolor="black" stroked="f">
            <v:path arrowok="t"/>
          </v:shape>
          <v:line id="_x0000_s2824" style="position:absolute" from="1200,850" to="10440,850" strokeweight=".24pt"/>
          <w10:wrap anchorx="page" anchory="page"/>
        </v:group>
      </w:pict>
    </w:r>
    <w:r>
      <w:pict w14:anchorId="36100C22">
        <v:shapetype id="_x0000_t202" coordsize="21600,21600" o:spt="202" path="m,l,21600r21600,l21600,xe">
          <v:stroke joinstyle="miter"/>
          <v:path gradientshapeok="t" o:connecttype="rect"/>
        </v:shapetype>
        <v:shape id="_x0000_s2825" type="#_x0000_t202" style="position:absolute;margin-left:59.55pt;margin-top:26.45pt;width:199.6pt;height:13pt;z-index:-663544;mso-position-horizontal-relative:page;mso-position-vertical-relative:page" filled="f" stroked="f">
          <v:textbox inset="0,0,0,0">
            <w:txbxContent>
              <w:p w14:paraId="5EECDE9D" w14:textId="77777777" w:rsidR="00377208" w:rsidRDefault="00377208">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B6F2D" w14:textId="77777777" w:rsidR="00377208" w:rsidRDefault="00377208">
    <w:pPr>
      <w:pStyle w:val="BodyText"/>
      <w:spacing w:line="14" w:lineRule="auto"/>
    </w:pPr>
    <w:r>
      <w:pict w14:anchorId="20AE57DC">
        <v:group id="_x0000_s2818" style="position:absolute;margin-left:90pt;margin-top:42.35pt;width:462pt;height:.25pt;z-index:-666616;mso-position-horizontal-relative:page;mso-position-vertical-relative:page" coordorigin="1800,847" coordsize="9240,5">
          <v:shape id="_x0000_s2819" style="position:absolute;left:1800;top:847;width:2;height:5" coordorigin="1800,847" coordsize="0,5" path="m1800,852r,-5e" fillcolor="black" stroked="f">
            <v:path arrowok="t"/>
          </v:shape>
          <v:line id="_x0000_s2820" style="position:absolute" from="1800,850" to="11040,850" strokeweight=".24pt"/>
          <w10:wrap anchorx="page" anchory="page"/>
        </v:group>
      </w:pict>
    </w:r>
    <w:r>
      <w:pict w14:anchorId="5B6D4ECA">
        <v:shapetype id="_x0000_t202" coordsize="21600,21600" o:spt="202" path="m,l,21600r21600,l21600,xe">
          <v:stroke joinstyle="miter"/>
          <v:path gradientshapeok="t" o:connecttype="rect"/>
        </v:shapetype>
        <v:shape id="_x0000_s2821" type="#_x0000_t202" style="position:absolute;margin-left:354.2pt;margin-top:26.45pt;width:199.6pt;height:13pt;z-index:-665592;mso-position-horizontal-relative:page;mso-position-vertical-relative:page" filled="f" stroked="f">
          <v:textbox inset="0,0,0,0">
            <w:txbxContent>
              <w:p w14:paraId="40252871" w14:textId="77777777" w:rsidR="00377208" w:rsidRDefault="00377208">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A96E0" w14:textId="77777777" w:rsidR="00377208" w:rsidRDefault="00377208">
    <w:pPr>
      <w:pStyle w:val="BodyText"/>
      <w:spacing w:line="14" w:lineRule="auto"/>
    </w:pPr>
    <w:r>
      <w:pict w14:anchorId="0B747A3F">
        <v:group id="_x0000_s2830" style="position:absolute;margin-left:60pt;margin-top:42.35pt;width:462pt;height:.25pt;z-index:-660472;mso-position-horizontal-relative:page;mso-position-vertical-relative:page" coordorigin="1200,847" coordsize="9240,5">
          <v:shape id="_x0000_s2831" style="position:absolute;left:1200;top:847;width:2;height:5" coordorigin="1200,847" coordsize="0,5" path="m1200,852r,-5e" fillcolor="black" stroked="f">
            <v:path arrowok="t"/>
          </v:shape>
          <v:line id="_x0000_s2832" style="position:absolute" from="1200,850" to="10440,850" strokeweight=".24pt"/>
          <w10:wrap anchorx="page" anchory="page"/>
        </v:group>
      </w:pict>
    </w:r>
    <w:r>
      <w:pict w14:anchorId="0E8274B8">
        <v:shapetype id="_x0000_t202" coordsize="21600,21600" o:spt="202" path="m,l,21600r21600,l21600,xe">
          <v:stroke joinstyle="miter"/>
          <v:path gradientshapeok="t" o:connecttype="rect"/>
        </v:shapetype>
        <v:shape id="_x0000_s2833" type="#_x0000_t202" style="position:absolute;margin-left:59.55pt;margin-top:26.45pt;width:109.3pt;height:13pt;z-index:-659448;mso-position-horizontal-relative:page;mso-position-vertical-relative:page" filled="f" stroked="f">
          <v:textbox inset="0,0,0,0">
            <w:txbxContent>
              <w:p w14:paraId="6C8D571B" w14:textId="77777777" w:rsidR="00377208" w:rsidRDefault="00377208">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81060" w14:textId="77777777" w:rsidR="00377208" w:rsidRDefault="00377208">
    <w:pPr>
      <w:pStyle w:val="BodyText"/>
      <w:spacing w:line="14" w:lineRule="auto"/>
    </w:pPr>
    <w:r>
      <w:pict w14:anchorId="16638B6F">
        <v:group id="_x0000_s2663" style="position:absolute;margin-left:60pt;margin-top:42.35pt;width:462pt;height:.25pt;z-index:-696712;mso-position-horizontal-relative:page;mso-position-vertical-relative:page" coordorigin="1200,847" coordsize="9240,5">
          <v:shape id="_x0000_s2665" style="position:absolute;left:1200;top:847;width:2;height:5" coordorigin="1200,847" coordsize="0,5" path="m1200,852r,-5e" fillcolor="black" stroked="f">
            <v:path arrowok="t"/>
          </v:shape>
          <v:line id="_x0000_s2664" style="position:absolute" from="1200,850" to="10440,850" strokeweight=".24pt"/>
          <w10:wrap anchorx="page" anchory="page"/>
        </v:group>
      </w:pict>
    </w:r>
    <w:r>
      <w:pict w14:anchorId="03E8EAD5">
        <v:shapetype id="_x0000_t202" coordsize="21600,21600" o:spt="202" path="m,l,21600r21600,l21600,xe">
          <v:stroke joinstyle="miter"/>
          <v:path gradientshapeok="t" o:connecttype="rect"/>
        </v:shapetype>
        <v:shape id="_x0000_s2662" type="#_x0000_t202" style="position:absolute;margin-left:59.55pt;margin-top:26.45pt;width:88.15pt;height:13pt;z-index:-696688;mso-position-horizontal-relative:page;mso-position-vertical-relative:page" filled="f" stroked="f">
          <v:textbox inset="0,0,0,0">
            <w:txbxContent>
              <w:p w14:paraId="0BB8F22F" w14:textId="77777777" w:rsidR="00377208" w:rsidRDefault="00377208">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380CF" w14:textId="77777777" w:rsidR="00377208" w:rsidRDefault="00377208">
    <w:pPr>
      <w:pStyle w:val="BodyText"/>
      <w:spacing w:line="14" w:lineRule="auto"/>
    </w:pPr>
    <w:r>
      <w:pict w14:anchorId="3DC4624D">
        <v:group id="_x0000_s2826" style="position:absolute;margin-left:90pt;margin-top:42.35pt;width:462pt;height:.25pt;z-index:-662520;mso-position-horizontal-relative:page;mso-position-vertical-relative:page" coordorigin="1800,847" coordsize="9240,5">
          <v:shape id="_x0000_s2827" style="position:absolute;left:1800;top:847;width:2;height:5" coordorigin="1800,847" coordsize="0,5" path="m1800,852r,-5e" fillcolor="black" stroked="f">
            <v:path arrowok="t"/>
          </v:shape>
          <v:line id="_x0000_s2828" style="position:absolute" from="1800,850" to="11040,850" strokeweight=".24pt"/>
          <w10:wrap anchorx="page" anchory="page"/>
        </v:group>
      </w:pict>
    </w:r>
    <w:r>
      <w:pict w14:anchorId="31FC0B4D">
        <v:shapetype id="_x0000_t202" coordsize="21600,21600" o:spt="202" path="m,l,21600r21600,l21600,xe">
          <v:stroke joinstyle="miter"/>
          <v:path gradientshapeok="t" o:connecttype="rect"/>
        </v:shapetype>
        <v:shape id="_x0000_s2829" type="#_x0000_t202" style="position:absolute;margin-left:444.4pt;margin-top:26.45pt;width:109.3pt;height:13pt;z-index:-661496;mso-position-horizontal-relative:page;mso-position-vertical-relative:page" filled="f" stroked="f">
          <v:textbox inset="0,0,0,0">
            <w:txbxContent>
              <w:p w14:paraId="0553A1C5" w14:textId="77777777" w:rsidR="00377208" w:rsidRDefault="00377208">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469A1" w14:textId="77777777" w:rsidR="00377208" w:rsidRDefault="00377208">
    <w:pPr>
      <w:pStyle w:val="BodyText"/>
      <w:spacing w:line="14" w:lineRule="auto"/>
    </w:pPr>
    <w:r>
      <w:pict w14:anchorId="727C1528">
        <v:group id="_x0000_s2840" style="position:absolute;margin-left:60pt;margin-top:42.35pt;width:462pt;height:.25pt;z-index:-654328;mso-position-horizontal-relative:page;mso-position-vertical-relative:page" coordorigin="1200,847" coordsize="9240,5">
          <v:shape id="_x0000_s2841" style="position:absolute;left:1200;top:847;width:2;height:5" coordorigin="1200,847" coordsize="0,5" path="m1200,852r,-5e" fillcolor="black" stroked="f">
            <v:path arrowok="t"/>
          </v:shape>
          <v:line id="_x0000_s2842" style="position:absolute" from="1200,850" to="10440,850" strokeweight=".24pt"/>
          <w10:wrap anchorx="page" anchory="page"/>
        </v:group>
      </w:pict>
    </w:r>
    <w:r>
      <w:pict w14:anchorId="1D44A3EF">
        <v:shapetype id="_x0000_t202" coordsize="21600,21600" o:spt="202" path="m,l,21600r21600,l21600,xe">
          <v:stroke joinstyle="miter"/>
          <v:path gradientshapeok="t" o:connecttype="rect"/>
        </v:shapetype>
        <v:shape id="_x0000_s2843" type="#_x0000_t202" style="position:absolute;margin-left:59.55pt;margin-top:26.45pt;width:101.75pt;height:13pt;z-index:-653304;mso-position-horizontal-relative:page;mso-position-vertical-relative:page" filled="f" stroked="f">
          <v:textbox style="mso-next-textbox:#_x0000_s2843" inset="0,0,0,0">
            <w:txbxContent>
              <w:p w14:paraId="1E2B525C" w14:textId="77777777" w:rsidR="00377208" w:rsidRDefault="00377208">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976B" w14:textId="77777777" w:rsidR="00377208" w:rsidRDefault="00377208">
    <w:pPr>
      <w:pStyle w:val="BodyText"/>
      <w:spacing w:line="14" w:lineRule="auto"/>
    </w:pPr>
    <w:r>
      <w:pict w14:anchorId="6D51B9CD">
        <v:group id="_x0000_s2836" style="position:absolute;margin-left:90pt;margin-top:42.35pt;width:462pt;height:.25pt;z-index:-656376;mso-position-horizontal-relative:page;mso-position-vertical-relative:page" coordorigin="1800,847" coordsize="9240,5">
          <v:shape id="_x0000_s2837" style="position:absolute;left:1800;top:847;width:2;height:5" coordorigin="1800,847" coordsize="0,5" path="m1800,852r,-5e" fillcolor="black" stroked="f">
            <v:path arrowok="t"/>
          </v:shape>
          <v:line id="_x0000_s2838" style="position:absolute" from="1800,850" to="11040,850" strokeweight=".24pt"/>
          <w10:wrap anchorx="page" anchory="page"/>
        </v:group>
      </w:pict>
    </w:r>
    <w:r>
      <w:pict w14:anchorId="7351CD3A">
        <v:shapetype id="_x0000_t202" coordsize="21600,21600" o:spt="202" path="m,l,21600r21600,l21600,xe">
          <v:stroke joinstyle="miter"/>
          <v:path gradientshapeok="t" o:connecttype="rect"/>
        </v:shapetype>
        <v:shape id="_x0000_s2839" type="#_x0000_t202" style="position:absolute;margin-left:451.95pt;margin-top:26.45pt;width:101.75pt;height:13pt;z-index:-655352;mso-position-horizontal-relative:page;mso-position-vertical-relative:page" filled="f" stroked="f">
          <v:textbox style="mso-next-textbox:#_x0000_s2839" inset="0,0,0,0">
            <w:txbxContent>
              <w:p w14:paraId="7F034984" w14:textId="77777777" w:rsidR="00377208" w:rsidRDefault="00377208">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3C38A" w14:textId="77777777" w:rsidR="00377208" w:rsidRDefault="00377208">
    <w:pPr>
      <w:pStyle w:val="BodyText"/>
      <w:spacing w:line="14" w:lineRule="auto"/>
    </w:pPr>
    <w:r>
      <w:pict w14:anchorId="1F555427">
        <v:group id="_x0000_s2179" style="position:absolute;margin-left:60pt;margin-top:42.35pt;width:462pt;height:.25pt;z-index:-690088;mso-position-horizontal-relative:page;mso-position-vertical-relative:page" coordorigin="1200,847" coordsize="9240,5">
          <v:shape id="_x0000_s2181" style="position:absolute;left:1200;top:847;width:2;height:5" coordorigin="1200,847" coordsize="0,5" path="m1200,852r,-5e" fillcolor="black" stroked="f">
            <v:path arrowok="t"/>
          </v:shape>
          <v:line id="_x0000_s2180" style="position:absolute" from="1200,850" to="10440,850" strokeweight=".24pt"/>
          <w10:wrap anchorx="page" anchory="page"/>
        </v:group>
      </w:pict>
    </w:r>
    <w:r>
      <w:pict w14:anchorId="278A24A0">
        <v:shapetype id="_x0000_t202" coordsize="21600,21600" o:spt="202" path="m,l,21600r21600,l21600,xe">
          <v:stroke joinstyle="miter"/>
          <v:path gradientshapeok="t" o:connecttype="rect"/>
        </v:shapetype>
        <v:shape id="_x0000_s2178" type="#_x0000_t202" style="position:absolute;margin-left:59.55pt;margin-top:26.45pt;width:161.3pt;height:13pt;z-index:-690064;mso-position-horizontal-relative:page;mso-position-vertical-relative:page" filled="f" stroked="f">
          <v:textbox inset="0,0,0,0">
            <w:txbxContent>
              <w:p w14:paraId="27491E7B" w14:textId="77777777" w:rsidR="00377208" w:rsidRDefault="00377208">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2E35" w14:textId="77777777" w:rsidR="00377208" w:rsidRDefault="00377208">
    <w:pPr>
      <w:pStyle w:val="BodyText"/>
      <w:spacing w:line="14" w:lineRule="auto"/>
    </w:pPr>
    <w:r>
      <w:pict w14:anchorId="79ABDA66">
        <v:group id="_x0000_s2175" style="position:absolute;margin-left:90pt;margin-top:42.35pt;width:462pt;height:.25pt;z-index:-690040;mso-position-horizontal-relative:page;mso-position-vertical-relative:page" coordorigin="1800,847" coordsize="9240,5">
          <v:shape id="_x0000_s2177" style="position:absolute;left:1800;top:847;width:2;height:5" coordorigin="1800,847" coordsize="0,5" path="m1800,852r,-5e" fillcolor="black" stroked="f">
            <v:path arrowok="t"/>
          </v:shape>
          <v:line id="_x0000_s2176" style="position:absolute" from="1800,850" to="11040,850" strokeweight=".24pt"/>
          <w10:wrap anchorx="page" anchory="page"/>
        </v:group>
      </w:pict>
    </w:r>
    <w:r>
      <w:pict w14:anchorId="50E677CF">
        <v:shapetype id="_x0000_t202" coordsize="21600,21600" o:spt="202" path="m,l,21600r21600,l21600,xe">
          <v:stroke joinstyle="miter"/>
          <v:path gradientshapeok="t" o:connecttype="rect"/>
        </v:shapetype>
        <v:shape id="_x0000_s2174" type="#_x0000_t202" style="position:absolute;margin-left:392.35pt;margin-top:26.45pt;width:161.35pt;height:13pt;z-index:-690016;mso-position-horizontal-relative:page;mso-position-vertical-relative:page" filled="f" stroked="f">
          <v:textbox inset="0,0,0,0">
            <w:txbxContent>
              <w:p w14:paraId="4FBC9C5A" w14:textId="77777777" w:rsidR="00377208" w:rsidRDefault="00377208">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B0F99" w14:textId="77777777" w:rsidR="00377208" w:rsidRDefault="00377208">
    <w:pPr>
      <w:pStyle w:val="BodyText"/>
      <w:spacing w:line="14" w:lineRule="auto"/>
      <w:rPr>
        <w:sz w:val="2"/>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70D29" w14:textId="77777777" w:rsidR="00377208" w:rsidRDefault="00377208">
    <w:pPr>
      <w:pStyle w:val="BodyText"/>
      <w:spacing w:line="14" w:lineRule="auto"/>
    </w:pPr>
    <w:r>
      <w:pict w14:anchorId="12603AA7">
        <v:group id="_x0000_s2167" style="position:absolute;margin-left:60pt;margin-top:42.35pt;width:462pt;height:.25pt;z-index:-689896;mso-position-horizontal-relative:page;mso-position-vertical-relative:page" coordorigin="1200,847" coordsize="9240,5">
          <v:shape id="_x0000_s2169" style="position:absolute;left:1200;top:847;width:2;height:5" coordorigin="1200,847" coordsize="0,5" path="m1200,852r,-5e" fillcolor="black" stroked="f">
            <v:path arrowok="t"/>
          </v:shape>
          <v:line id="_x0000_s2168" style="position:absolute" from="1200,850" to="10440,850" strokeweight=".24pt"/>
          <w10:wrap anchorx="page" anchory="page"/>
        </v:group>
      </w:pict>
    </w:r>
    <w:r>
      <w:pict w14:anchorId="10B6E2ED">
        <v:shapetype id="_x0000_t202" coordsize="21600,21600" o:spt="202" path="m,l,21600r21600,l21600,xe">
          <v:stroke joinstyle="miter"/>
          <v:path gradientshapeok="t" o:connecttype="rect"/>
        </v:shapetype>
        <v:shape id="_x0000_s2166" type="#_x0000_t202" style="position:absolute;margin-left:59.55pt;margin-top:26.45pt;width:290pt;height:13pt;z-index:-689872;mso-position-horizontal-relative:page;mso-position-vertical-relative:page" filled="f" stroked="f">
          <v:textbox inset="0,0,0,0">
            <w:txbxContent>
              <w:p w14:paraId="32481EB8" w14:textId="77777777" w:rsidR="00377208" w:rsidRDefault="00377208">
                <w:pPr>
                  <w:spacing w:before="18"/>
                  <w:ind w:left="20"/>
                  <w:rPr>
                    <w:rFonts w:ascii="Arial"/>
                    <w:sz w:val="19"/>
                  </w:rPr>
                </w:pPr>
                <w:r>
                  <w:rPr>
                    <w:rFonts w:ascii="Arial"/>
                    <w:spacing w:val="-14"/>
                    <w:sz w:val="19"/>
                  </w:rPr>
                  <w:t xml:space="preserve">Downloading </w:t>
                </w:r>
                <w:r>
                  <w:rPr>
                    <w:rFonts w:ascii="Arial"/>
                    <w:spacing w:val="-11"/>
                    <w:sz w:val="19"/>
                  </w:rPr>
                  <w:t xml:space="preserve">Security </w:t>
                </w:r>
                <w:r>
                  <w:rPr>
                    <w:rFonts w:ascii="Arial"/>
                    <w:spacing w:val="-14"/>
                    <w:sz w:val="19"/>
                  </w:rPr>
                  <w:t xml:space="preserve">Patches </w:t>
                </w:r>
                <w:r>
                  <w:rPr>
                    <w:rFonts w:ascii="Arial"/>
                    <w:spacing w:val="-11"/>
                    <w:sz w:val="19"/>
                  </w:rPr>
                  <w:t xml:space="preserve">and </w:t>
                </w:r>
                <w:r>
                  <w:rPr>
                    <w:rFonts w:ascii="Arial"/>
                    <w:spacing w:val="-12"/>
                    <w:sz w:val="19"/>
                  </w:rPr>
                  <w:t xml:space="preserve">Contacting Oracle </w:t>
                </w:r>
                <w:r>
                  <w:rPr>
                    <w:rFonts w:ascii="Arial"/>
                    <w:spacing w:val="-13"/>
                    <w:sz w:val="19"/>
                  </w:rPr>
                  <w:t xml:space="preserve">Regarding </w:t>
                </w:r>
                <w:r>
                  <w:rPr>
                    <w:rFonts w:ascii="Arial"/>
                    <w:spacing w:val="-11"/>
                    <w:sz w:val="19"/>
                  </w:rPr>
                  <w:t>Vulnerabilities</w:t>
                </w:r>
              </w:p>
            </w:txbxContent>
          </v:textbox>
          <w10:wrap anchorx="page" anchory="page"/>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077D2" w14:textId="77777777" w:rsidR="00377208" w:rsidRDefault="00377208">
    <w:pPr>
      <w:pStyle w:val="BodyText"/>
      <w:spacing w:line="14" w:lineRule="auto"/>
    </w:pPr>
    <w:r>
      <w:pict w14:anchorId="532C51CC">
        <v:group id="_x0000_s2163" style="position:absolute;margin-left:90pt;margin-top:42.35pt;width:462pt;height:.25pt;z-index:-689848;mso-position-horizontal-relative:page;mso-position-vertical-relative:page" coordorigin="1800,847" coordsize="9240,5">
          <v:shape id="_x0000_s2165" style="position:absolute;left:1800;top:847;width:2;height:5" coordorigin="1800,847" coordsize="0,5" path="m1800,852r,-5e" fillcolor="black" stroked="f">
            <v:path arrowok="t"/>
          </v:shape>
          <v:line id="_x0000_s2164" style="position:absolute" from="1800,850" to="11040,850" strokeweight=".24pt"/>
          <w10:wrap anchorx="page" anchory="page"/>
        </v:group>
      </w:pict>
    </w:r>
    <w:r>
      <w:pict w14:anchorId="664AE5AF">
        <v:shapetype id="_x0000_t202" coordsize="21600,21600" o:spt="202" path="m,l,21600r21600,l21600,xe">
          <v:stroke joinstyle="miter"/>
          <v:path gradientshapeok="t" o:connecttype="rect"/>
        </v:shapetype>
        <v:shape id="_x0000_s2162" type="#_x0000_t202" style="position:absolute;margin-left:356.4pt;margin-top:26.45pt;width:197.3pt;height:13pt;z-index:-689824;mso-position-horizontal-relative:page;mso-position-vertical-relative:page" filled="f" stroked="f">
          <v:textbox inset="0,0,0,0">
            <w:txbxContent>
              <w:p w14:paraId="12566440" w14:textId="77777777" w:rsidR="00377208" w:rsidRDefault="00377208">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6FBB" w14:textId="77777777" w:rsidR="00377208" w:rsidRDefault="00377208">
    <w:pPr>
      <w:pStyle w:val="BodyText"/>
      <w:spacing w:line="14" w:lineRule="auto"/>
    </w:pPr>
    <w:r>
      <w:pict w14:anchorId="625A5DF6">
        <v:group id="_x0000_s2159" style="position:absolute;margin-left:60pt;margin-top:42.35pt;width:462pt;height:.25pt;z-index:-689800;mso-position-horizontal-relative:page;mso-position-vertical-relative:page" coordorigin="1200,847" coordsize="9240,5">
          <v:shape id="_x0000_s2161" style="position:absolute;left:1200;top:847;width:2;height:5" coordorigin="1200,847" coordsize="0,5" path="m1200,852r,-5e" fillcolor="black" stroked="f">
            <v:path arrowok="t"/>
          </v:shape>
          <v:line id="_x0000_s2160" style="position:absolute" from="1200,850" to="10440,850" strokeweight=".24pt"/>
          <w10:wrap anchorx="page" anchory="page"/>
        </v:group>
      </w:pict>
    </w:r>
    <w:r>
      <w:pict w14:anchorId="3FD39C14">
        <v:shapetype id="_x0000_t202" coordsize="21600,21600" o:spt="202" path="m,l,21600r21600,l21600,xe">
          <v:stroke joinstyle="miter"/>
          <v:path gradientshapeok="t" o:connecttype="rect"/>
        </v:shapetype>
        <v:shape id="_x0000_s2158" type="#_x0000_t202" style="position:absolute;margin-left:59.55pt;margin-top:26.45pt;width:197.25pt;height:13pt;z-index:-689776;mso-position-horizontal-relative:page;mso-position-vertical-relative:page" filled="f" stroked="f">
          <v:textbox inset="0,0,0,0">
            <w:txbxContent>
              <w:p w14:paraId="0D7B3980" w14:textId="77777777" w:rsidR="00377208" w:rsidRDefault="00377208">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91985" w14:textId="77777777" w:rsidR="00377208" w:rsidRDefault="00377208">
    <w:pPr>
      <w:pStyle w:val="BodyText"/>
      <w:spacing w:line="14" w:lineRule="auto"/>
    </w:pPr>
    <w:r>
      <w:pict w14:anchorId="341792D1">
        <v:group id="_x0000_s2155" style="position:absolute;margin-left:90pt;margin-top:42.35pt;width:462pt;height:.25pt;z-index:-689752;mso-position-horizontal-relative:page;mso-position-vertical-relative:page" coordorigin="1800,847" coordsize="9240,5">
          <v:shape id="_x0000_s2157" style="position:absolute;left:1800;top:847;width:2;height:5" coordorigin="1800,847" coordsize="0,5" path="m1800,852r,-5e" fillcolor="black" stroked="f">
            <v:path arrowok="t"/>
          </v:shape>
          <v:line id="_x0000_s2156" style="position:absolute" from="1800,850" to="11040,850" strokeweight=".24pt"/>
          <w10:wrap anchorx="page" anchory="page"/>
        </v:group>
      </w:pict>
    </w:r>
    <w:r>
      <w:pict w14:anchorId="076836D1">
        <v:shapetype id="_x0000_t202" coordsize="21600,21600" o:spt="202" path="m,l,21600r21600,l21600,xe">
          <v:stroke joinstyle="miter"/>
          <v:path gradientshapeok="t" o:connecttype="rect"/>
        </v:shapetype>
        <v:shape id="_x0000_s2154" type="#_x0000_t202" style="position:absolute;margin-left:356.4pt;margin-top:26.45pt;width:197.3pt;height:13pt;z-index:-689728;mso-position-horizontal-relative:page;mso-position-vertical-relative:page" filled="f" stroked="f">
          <v:textbox inset="0,0,0,0">
            <w:txbxContent>
              <w:p w14:paraId="489FB3DE" w14:textId="77777777" w:rsidR="00377208" w:rsidRDefault="00377208">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0703" w14:textId="77777777" w:rsidR="00377208" w:rsidRDefault="00377208">
    <w:pPr>
      <w:pStyle w:val="BodyText"/>
      <w:spacing w:line="14" w:lineRule="auto"/>
    </w:pPr>
    <w:r>
      <w:pict w14:anchorId="1985A820">
        <v:group id="_x0000_s2659" style="position:absolute;margin-left:90pt;margin-top:42.35pt;width:462pt;height:.25pt;z-index:-696664;mso-position-horizontal-relative:page;mso-position-vertical-relative:page" coordorigin="1800,847" coordsize="9240,5">
          <v:shape id="_x0000_s2661" style="position:absolute;left:1800;top:847;width:2;height:5" coordorigin="1800,847" coordsize="0,5" path="m1800,852r,-5e" fillcolor="black" stroked="f">
            <v:path arrowok="t"/>
          </v:shape>
          <v:line id="_x0000_s2660" style="position:absolute" from="1800,850" to="11040,850" strokeweight=".24pt"/>
          <w10:wrap anchorx="page" anchory="page"/>
        </v:group>
      </w:pict>
    </w:r>
    <w:r>
      <w:pict w14:anchorId="378F96B0">
        <v:shapetype id="_x0000_t202" coordsize="21600,21600" o:spt="202" path="m,l,21600r21600,l21600,xe">
          <v:stroke joinstyle="miter"/>
          <v:path gradientshapeok="t" o:connecttype="rect"/>
        </v:shapetype>
        <v:shape id="_x0000_s2658" type="#_x0000_t202" style="position:absolute;margin-left:350.6pt;margin-top:26.45pt;width:203.05pt;height:13pt;z-index:-696640;mso-position-horizontal-relative:page;mso-position-vertical-relative:page" filled="f" stroked="f">
          <v:textbox inset="0,0,0,0">
            <w:txbxContent>
              <w:p w14:paraId="2D47F08D" w14:textId="77777777" w:rsidR="00377208" w:rsidRDefault="00377208">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FFB46" w14:textId="77777777" w:rsidR="00377208" w:rsidRDefault="00377208">
    <w:pPr>
      <w:pStyle w:val="BodyText"/>
      <w:spacing w:line="14" w:lineRule="auto"/>
    </w:pPr>
    <w:r>
      <w:pict w14:anchorId="440BB011">
        <v:group id="_x0000_s2151" style="position:absolute;margin-left:60pt;margin-top:42.35pt;width:462pt;height:.25pt;z-index:-689704;mso-position-horizontal-relative:page;mso-position-vertical-relative:page" coordorigin="1200,847" coordsize="9240,5">
          <v:shape id="_x0000_s2153" style="position:absolute;left:1200;top:847;width:2;height:5" coordorigin="1200,847" coordsize="0,5" path="m1200,852r,-5e" fillcolor="black" stroked="f">
            <v:path arrowok="t"/>
          </v:shape>
          <v:line id="_x0000_s2152" style="position:absolute" from="1200,850" to="10440,850" strokeweight=".24pt"/>
          <w10:wrap anchorx="page" anchory="page"/>
        </v:group>
      </w:pict>
    </w:r>
    <w:r>
      <w:pict w14:anchorId="0F6E423D">
        <v:shapetype id="_x0000_t202" coordsize="21600,21600" o:spt="202" path="m,l,21600r21600,l21600,xe">
          <v:stroke joinstyle="miter"/>
          <v:path gradientshapeok="t" o:connecttype="rect"/>
        </v:shapetype>
        <v:shape id="_x0000_s2150" type="#_x0000_t202" style="position:absolute;margin-left:59.55pt;margin-top:26.45pt;width:111pt;height:13pt;z-index:-689680;mso-position-horizontal-relative:page;mso-position-vertical-relative:page" filled="f" stroked="f">
          <v:textbox inset="0,0,0,0">
            <w:txbxContent>
              <w:p w14:paraId="4FDB9BAE" w14:textId="77777777" w:rsidR="00377208" w:rsidRDefault="00377208">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Securing Roles</w:t>
                </w:r>
              </w:p>
            </w:txbxContent>
          </v:textbox>
          <w10:wrap anchorx="page" anchory="page"/>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6C630" w14:textId="77777777" w:rsidR="00377208" w:rsidRDefault="00377208">
    <w:pPr>
      <w:pStyle w:val="BodyText"/>
      <w:spacing w:line="14" w:lineRule="auto"/>
    </w:pPr>
    <w:r>
      <w:pict w14:anchorId="13EFCB45">
        <v:group id="_x0000_s2147" style="position:absolute;margin-left:90pt;margin-top:42.35pt;width:462pt;height:.25pt;z-index:-689656;mso-position-horizontal-relative:page;mso-position-vertical-relative:page" coordorigin="1800,847" coordsize="9240,5">
          <v:shape id="_x0000_s2149" style="position:absolute;left:1800;top:847;width:2;height:5" coordorigin="1800,847" coordsize="0,5" path="m1800,852r,-5e" fillcolor="black" stroked="f">
            <v:path arrowok="t"/>
          </v:shape>
          <v:line id="_x0000_s2148" style="position:absolute" from="1800,850" to="11040,850" strokeweight=".24pt"/>
          <w10:wrap anchorx="page" anchory="page"/>
        </v:group>
      </w:pict>
    </w:r>
    <w:r>
      <w:pict w14:anchorId="7155D6E0">
        <v:shapetype id="_x0000_t202" coordsize="21600,21600" o:spt="202" path="m,l,21600r21600,l21600,xe">
          <v:stroke joinstyle="miter"/>
          <v:path gradientshapeok="t" o:connecttype="rect"/>
        </v:shapetype>
        <v:shape id="_x0000_s2146" type="#_x0000_t202" style="position:absolute;margin-left:424.35pt;margin-top:26.45pt;width:129.4pt;height:13pt;z-index:-689632;mso-position-horizontal-relative:page;mso-position-vertical-relative:page" filled="f" stroked="f">
          <v:textbox inset="0,0,0,0">
            <w:txbxContent>
              <w:p w14:paraId="3B9DF4FA" w14:textId="77777777" w:rsidR="00377208" w:rsidRDefault="00377208">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59CA4" w14:textId="77777777" w:rsidR="00377208" w:rsidRDefault="00377208">
    <w:pPr>
      <w:pStyle w:val="BodyText"/>
      <w:spacing w:line="14" w:lineRule="auto"/>
    </w:pPr>
    <w:r>
      <w:pict w14:anchorId="05215427">
        <v:group id="_x0000_s2143" style="position:absolute;margin-left:60pt;margin-top:42.35pt;width:462pt;height:.25pt;z-index:-689608;mso-position-horizontal-relative:page;mso-position-vertical-relative:page" coordorigin="1200,847" coordsize="9240,5">
          <v:shape id="_x0000_s2145" style="position:absolute;left:1200;top:847;width:2;height:5" coordorigin="1200,847" coordsize="0,5" path="m1200,852r,-5e" fillcolor="black" stroked="f">
            <v:path arrowok="t"/>
          </v:shape>
          <v:line id="_x0000_s2144" style="position:absolute" from="1200,850" to="10440,850" strokeweight=".24pt"/>
          <w10:wrap anchorx="page" anchory="page"/>
        </v:group>
      </w:pict>
    </w:r>
    <w:r>
      <w:pict w14:anchorId="6AA60A8C">
        <v:shapetype id="_x0000_t202" coordsize="21600,21600" o:spt="202" path="m,l,21600r21600,l21600,xe">
          <v:stroke joinstyle="miter"/>
          <v:path gradientshapeok="t" o:connecttype="rect"/>
        </v:shapetype>
        <v:shape id="_x0000_s2142" type="#_x0000_t202" style="position:absolute;margin-left:59.55pt;margin-top:26.45pt;width:129.4pt;height:13pt;z-index:-689584;mso-position-horizontal-relative:page;mso-position-vertical-relative:page" filled="f" stroked="f">
          <v:textbox inset="0,0,0,0">
            <w:txbxContent>
              <w:p w14:paraId="6DB1FAD7" w14:textId="77777777" w:rsidR="00377208" w:rsidRDefault="00377208">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E0363" w14:textId="77777777" w:rsidR="00377208" w:rsidRDefault="00377208">
    <w:pPr>
      <w:pStyle w:val="BodyText"/>
      <w:spacing w:line="14" w:lineRule="auto"/>
    </w:pPr>
    <w:r>
      <w:pict w14:anchorId="7EEF8767">
        <v:group id="_x0000_s2139" style="position:absolute;margin-left:90pt;margin-top:42.35pt;width:462pt;height:.25pt;z-index:-689560;mso-position-horizontal-relative:page;mso-position-vertical-relative:page" coordorigin="1800,847" coordsize="9240,5">
          <v:shape id="_x0000_s2141" style="position:absolute;left:1800;top:847;width:2;height:5" coordorigin="1800,847" coordsize="0,5" path="m1800,852r,-5e" fillcolor="black" stroked="f">
            <v:path arrowok="t"/>
          </v:shape>
          <v:line id="_x0000_s2140" style="position:absolute" from="1800,850" to="11040,850" strokeweight=".24pt"/>
          <w10:wrap anchorx="page" anchory="page"/>
        </v:group>
      </w:pict>
    </w:r>
    <w:r>
      <w:pict w14:anchorId="462A85DC">
        <v:shapetype id="_x0000_t202" coordsize="21600,21600" o:spt="202" path="m,l,21600r21600,l21600,xe">
          <v:stroke joinstyle="miter"/>
          <v:path gradientshapeok="t" o:connecttype="rect"/>
        </v:shapetype>
        <v:shape id="_x0000_s2138" type="#_x0000_t202" style="position:absolute;margin-left:424.35pt;margin-top:26.45pt;width:129.4pt;height:13pt;z-index:-689536;mso-position-horizontal-relative:page;mso-position-vertical-relative:page" filled="f" stroked="f">
          <v:textbox inset="0,0,0,0">
            <w:txbxContent>
              <w:p w14:paraId="38628148" w14:textId="77777777" w:rsidR="00377208" w:rsidRDefault="00377208">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9C1CD" w14:textId="77777777" w:rsidR="00377208" w:rsidRDefault="00377208">
    <w:pPr>
      <w:pStyle w:val="BodyText"/>
      <w:spacing w:line="14" w:lineRule="auto"/>
    </w:pPr>
    <w:r>
      <w:pict w14:anchorId="685E241C">
        <v:group id="_x0000_s2135" style="position:absolute;margin-left:60pt;margin-top:42.35pt;width:462pt;height:.25pt;z-index:-689512;mso-position-horizontal-relative:page;mso-position-vertical-relative:page" coordorigin="1200,847" coordsize="9240,5">
          <v:shape id="_x0000_s2137" style="position:absolute;left:1200;top:847;width:2;height:5" coordorigin="1200,847" coordsize="0,5" path="m1200,852r,-5e" fillcolor="black" stroked="f">
            <v:path arrowok="t"/>
          </v:shape>
          <v:line id="_x0000_s2136" style="position:absolute" from="1200,850" to="10440,850" strokeweight=".24pt"/>
          <w10:wrap anchorx="page" anchory="page"/>
        </v:group>
      </w:pict>
    </w:r>
    <w:r>
      <w:pict w14:anchorId="7E9C222E">
        <v:shapetype id="_x0000_t202" coordsize="21600,21600" o:spt="202" path="m,l,21600r21600,l21600,xe">
          <v:stroke joinstyle="miter"/>
          <v:path gradientshapeok="t" o:connecttype="rect"/>
        </v:shapetype>
        <v:shape id="_x0000_s2134" type="#_x0000_t202" style="position:absolute;margin-left:59.55pt;margin-top:26.45pt;width:107.5pt;height:13pt;z-index:-689488;mso-position-horizontal-relative:page;mso-position-vertical-relative:page" filled="f" stroked="f">
          <v:textbox inset="0,0,0,0">
            <w:txbxContent>
              <w:p w14:paraId="30EEBB10" w14:textId="77777777" w:rsidR="00377208" w:rsidRDefault="00377208">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1"/>
                    <w:sz w:val="19"/>
                  </w:rPr>
                  <w:t>Data</w:t>
                </w:r>
              </w:p>
            </w:txbxContent>
          </v:textbox>
          <w10:wrap anchorx="page" anchory="page"/>
        </v:shape>
      </w:pic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D9AA3" w14:textId="77777777" w:rsidR="00377208" w:rsidRDefault="00377208">
    <w:pPr>
      <w:pStyle w:val="BodyText"/>
      <w:spacing w:line="14" w:lineRule="auto"/>
    </w:pPr>
    <w:r>
      <w:pict w14:anchorId="46D84103">
        <v:group id="_x0000_s2131" style="position:absolute;margin-left:90pt;margin-top:42.35pt;width:462pt;height:.25pt;z-index:-689464;mso-position-horizontal-relative:page;mso-position-vertical-relative:page" coordorigin="1800,847" coordsize="9240,5">
          <v:shape id="_x0000_s2133" style="position:absolute;left:1800;top:847;width:2;height:5" coordorigin="1800,847" coordsize="0,5" path="m1800,852r,-5e" fillcolor="black" stroked="f">
            <v:path arrowok="t"/>
          </v:shape>
          <v:line id="_x0000_s2132" style="position:absolute" from="1800,850" to="11040,850" strokeweight=".24pt"/>
          <w10:wrap anchorx="page" anchory="page"/>
        </v:group>
      </w:pict>
    </w:r>
    <w:r>
      <w:pict w14:anchorId="7142E521">
        <v:shapetype id="_x0000_t202" coordsize="21600,21600" o:spt="202" path="m,l,21600r21600,l21600,xe">
          <v:stroke joinstyle="miter"/>
          <v:path gradientshapeok="t" o:connecttype="rect"/>
        </v:shapetype>
        <v:shape id="_x0000_s2130" type="#_x0000_t202" style="position:absolute;margin-left:326.6pt;margin-top:26.45pt;width:226.75pt;height:13pt;z-index:-689440;mso-position-horizontal-relative:page;mso-position-vertical-relative:page" filled="f" stroked="f">
          <v:textbox inset="0,0,0,0">
            <w:txbxContent>
              <w:p w14:paraId="61088B2E" w14:textId="77777777" w:rsidR="00377208" w:rsidRDefault="00377208">
                <w:pPr>
                  <w:spacing w:before="18"/>
                  <w:ind w:left="20"/>
                  <w:rPr>
                    <w:rFonts w:ascii="Arial"/>
                    <w:sz w:val="19"/>
                  </w:rPr>
                </w:pPr>
                <w:r>
                  <w:rPr>
                    <w:rFonts w:ascii="Arial"/>
                    <w:spacing w:val="-12"/>
                    <w:sz w:val="19"/>
                  </w:rPr>
                  <w:t xml:space="preserve">Guidelines </w:t>
                </w:r>
                <w:r>
                  <w:rPr>
                    <w:rFonts w:ascii="Arial"/>
                    <w:spacing w:val="-9"/>
                    <w:sz w:val="19"/>
                  </w:rPr>
                  <w:t>for</w:t>
                </w:r>
                <w:r>
                  <w:rPr>
                    <w:rFonts w:ascii="Arial"/>
                    <w:spacing w:val="-12"/>
                    <w:sz w:val="19"/>
                  </w:rPr>
                  <w:t xml:space="preserve"> Securing </w:t>
                </w:r>
                <w:r>
                  <w:rPr>
                    <w:rFonts w:ascii="Arial"/>
                    <w:spacing w:val="-7"/>
                    <w:sz w:val="19"/>
                  </w:rPr>
                  <w:t xml:space="preserve">the </w:t>
                </w:r>
                <w:r>
                  <w:rPr>
                    <w:rFonts w:ascii="Arial"/>
                    <w:spacing w:val="-19"/>
                    <w:sz w:val="19"/>
                  </w:rPr>
                  <w:t xml:space="preserve">ORACLE_LOADER </w:t>
                </w:r>
                <w:r>
                  <w:rPr>
                    <w:rFonts w:ascii="Arial"/>
                    <w:spacing w:val="-13"/>
                    <w:sz w:val="19"/>
                  </w:rPr>
                  <w:t xml:space="preserve">Access </w:t>
                </w:r>
                <w:r>
                  <w:rPr>
                    <w:rFonts w:ascii="Arial"/>
                    <w:spacing w:val="-11"/>
                    <w:sz w:val="19"/>
                  </w:rPr>
                  <w:t>Driver</w:t>
                </w:r>
              </w:p>
            </w:txbxContent>
          </v:textbox>
          <w10:wrap anchorx="page" anchory="page"/>
        </v:shape>
      </w:pic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308CD" w14:textId="77777777" w:rsidR="00377208" w:rsidRDefault="00377208">
    <w:pPr>
      <w:pStyle w:val="BodyText"/>
      <w:spacing w:line="14" w:lineRule="auto"/>
    </w:pPr>
    <w:r>
      <w:pict w14:anchorId="77597003">
        <v:group id="_x0000_s2125" style="position:absolute;margin-left:60pt;margin-top:42.35pt;width:462pt;height:.25pt;z-index:-689368;mso-position-horizontal-relative:page;mso-position-vertical-relative:page" coordorigin="1200,847" coordsize="9240,5">
          <v:shape id="_x0000_s2127" style="position:absolute;left:1200;top:847;width:2;height:5" coordorigin="1200,847" coordsize="0,5" path="m1200,852r,-5e" fillcolor="black" stroked="f">
            <v:path arrowok="t"/>
          </v:shape>
          <v:line id="_x0000_s2126" style="position:absolute" from="1200,850" to="10440,850" strokeweight=".24pt"/>
          <w10:wrap anchorx="page" anchory="page"/>
        </v:group>
      </w:pict>
    </w:r>
    <w:r>
      <w:pict w14:anchorId="3D2B082B">
        <v:shapetype id="_x0000_t202" coordsize="21600,21600" o:spt="202" path="m,l,21600r21600,l21600,xe">
          <v:stroke joinstyle="miter"/>
          <v:path gradientshapeok="t" o:connecttype="rect"/>
        </v:shapetype>
        <v:shape id="_x0000_s2124" type="#_x0000_t202" style="position:absolute;margin-left:59.55pt;margin-top:26.45pt;width:240.85pt;height:13pt;z-index:-689344;mso-position-horizontal-relative:page;mso-position-vertical-relative:page" filled="f" stroked="f">
          <v:textbox inset="0,0,0,0">
            <w:txbxContent>
              <w:p w14:paraId="2D98E841" w14:textId="77777777" w:rsidR="00377208" w:rsidRDefault="00377208">
                <w:pPr>
                  <w:spacing w:before="18"/>
                  <w:ind w:left="20"/>
                  <w:rPr>
                    <w:rFonts w:ascii="Arial"/>
                    <w:sz w:val="19"/>
                  </w:rPr>
                </w:pPr>
                <w:r>
                  <w:rPr>
                    <w:rFonts w:ascii="Arial"/>
                    <w:spacing w:val="-12"/>
                    <w:sz w:val="19"/>
                  </w:rPr>
                  <w:t>Guidelines</w:t>
                </w:r>
                <w:r>
                  <w:rPr>
                    <w:rFonts w:ascii="Arial"/>
                    <w:spacing w:val="-18"/>
                    <w:sz w:val="19"/>
                  </w:rPr>
                  <w:t xml:space="preserve"> </w:t>
                </w:r>
                <w:r>
                  <w:rPr>
                    <w:rFonts w:ascii="Arial"/>
                    <w:spacing w:val="-9"/>
                    <w:sz w:val="19"/>
                  </w:rPr>
                  <w:t>for</w:t>
                </w:r>
                <w:r>
                  <w:rPr>
                    <w:rFonts w:ascii="Arial"/>
                    <w:spacing w:val="-12"/>
                    <w:sz w:val="19"/>
                  </w:rPr>
                  <w:t xml:space="preserve"> Securing</w:t>
                </w:r>
                <w:r>
                  <w:rPr>
                    <w:rFonts w:ascii="Arial"/>
                    <w:spacing w:val="-20"/>
                    <w:sz w:val="19"/>
                  </w:rPr>
                  <w:t xml:space="preserve"> </w:t>
                </w:r>
                <w:r>
                  <w:rPr>
                    <w:rFonts w:ascii="Arial"/>
                    <w:sz w:val="19"/>
                  </w:rPr>
                  <w:t>a</w:t>
                </w:r>
                <w:r>
                  <w:rPr>
                    <w:rFonts w:ascii="Arial"/>
                    <w:spacing w:val="-21"/>
                    <w:sz w:val="19"/>
                  </w:rPr>
                  <w:t xml:space="preserve"> </w:t>
                </w:r>
                <w:r>
                  <w:rPr>
                    <w:rFonts w:ascii="Arial"/>
                    <w:spacing w:val="-13"/>
                    <w:sz w:val="19"/>
                  </w:rPr>
                  <w:t>Database</w:t>
                </w:r>
                <w:r>
                  <w:rPr>
                    <w:rFonts w:ascii="Arial"/>
                    <w:spacing w:val="-20"/>
                    <w:sz w:val="19"/>
                  </w:rPr>
                  <w:t xml:space="preserve"> </w:t>
                </w:r>
                <w:r>
                  <w:rPr>
                    <w:rFonts w:ascii="Arial"/>
                    <w:spacing w:val="-9"/>
                    <w:sz w:val="19"/>
                  </w:rPr>
                  <w:t>Installation</w:t>
                </w:r>
                <w:r>
                  <w:rPr>
                    <w:rFonts w:ascii="Arial"/>
                    <w:spacing w:val="-21"/>
                    <w:sz w:val="19"/>
                  </w:rPr>
                  <w:t xml:space="preserve"> </w:t>
                </w:r>
                <w:r>
                  <w:rPr>
                    <w:rFonts w:ascii="Arial"/>
                    <w:spacing w:val="-11"/>
                    <w:sz w:val="19"/>
                  </w:rPr>
                  <w:t>and</w:t>
                </w:r>
                <w:r>
                  <w:rPr>
                    <w:rFonts w:ascii="Arial"/>
                    <w:spacing w:val="-21"/>
                    <w:sz w:val="19"/>
                  </w:rPr>
                  <w:t xml:space="preserve"> </w:t>
                </w:r>
                <w:r>
                  <w:rPr>
                    <w:rFonts w:ascii="Arial"/>
                    <w:spacing w:val="-12"/>
                    <w:sz w:val="19"/>
                  </w:rPr>
                  <w:t>Configuration</w:t>
                </w:r>
              </w:p>
            </w:txbxContent>
          </v:textbox>
          <w10:wrap anchorx="page" anchory="page"/>
        </v:shape>
      </w:pic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FDA2" w14:textId="77777777" w:rsidR="00377208" w:rsidRDefault="00377208">
    <w:pPr>
      <w:pStyle w:val="BodyText"/>
      <w:spacing w:line="14" w:lineRule="auto"/>
    </w:pPr>
    <w:r>
      <w:pict w14:anchorId="36E534CF">
        <v:group id="_x0000_s2121" style="position:absolute;margin-left:90pt;margin-top:42.35pt;width:462pt;height:.25pt;z-index:-689320;mso-position-horizontal-relative:page;mso-position-vertical-relative:page" coordorigin="1800,847" coordsize="9240,5">
          <v:shape id="_x0000_s2123" style="position:absolute;left:1800;top:847;width:2;height:5" coordorigin="1800,847" coordsize="0,5" path="m1800,852r,-5e" fillcolor="black" stroked="f">
            <v:path arrowok="t"/>
          </v:shape>
          <v:line id="_x0000_s2122" style="position:absolute" from="1800,850" to="11040,850" strokeweight=".24pt"/>
          <w10:wrap anchorx="page" anchory="page"/>
        </v:group>
      </w:pict>
    </w:r>
    <w:r>
      <w:pict w14:anchorId="1227C537">
        <v:shapetype id="_x0000_t202" coordsize="21600,21600" o:spt="202" path="m,l,21600r21600,l21600,xe">
          <v:stroke joinstyle="miter"/>
          <v:path gradientshapeok="t" o:connecttype="rect"/>
        </v:shapetype>
        <v:shape id="_x0000_s2120" type="#_x0000_t202" style="position:absolute;margin-left:419.85pt;margin-top:26.45pt;width:133.85pt;height:13pt;z-index:-689296;mso-position-horizontal-relative:page;mso-position-vertical-relative:page" filled="f" stroked="f">
          <v:textbox inset="0,0,0,0">
            <w:txbxContent>
              <w:p w14:paraId="13BD2635" w14:textId="77777777" w:rsidR="00377208" w:rsidRDefault="00377208">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C035" w14:textId="77777777" w:rsidR="00377208" w:rsidRDefault="00377208">
    <w:pPr>
      <w:pStyle w:val="BodyText"/>
      <w:spacing w:line="14" w:lineRule="auto"/>
    </w:pPr>
    <w:r>
      <w:pict w14:anchorId="1AC5848F">
        <v:group id="_x0000_s2117" style="position:absolute;margin-left:60pt;margin-top:42.35pt;width:462pt;height:.25pt;z-index:-689272;mso-position-horizontal-relative:page;mso-position-vertical-relative:page" coordorigin="1200,847" coordsize="9240,5">
          <v:shape id="_x0000_s2119" style="position:absolute;left:1200;top:847;width:2;height:5" coordorigin="1200,847" coordsize="0,5" path="m1200,852r,-5e" fillcolor="black" stroked="f">
            <v:path arrowok="t"/>
          </v:shape>
          <v:line id="_x0000_s2118" style="position:absolute" from="1200,850" to="10440,850" strokeweight=".24pt"/>
          <w10:wrap anchorx="page" anchory="page"/>
        </v:group>
      </w:pict>
    </w:r>
    <w:r>
      <w:pict w14:anchorId="267B108E">
        <v:shapetype id="_x0000_t202" coordsize="21600,21600" o:spt="202" path="m,l,21600r21600,l21600,xe">
          <v:stroke joinstyle="miter"/>
          <v:path gradientshapeok="t" o:connecttype="rect"/>
        </v:shapetype>
        <v:shape id="_x0000_s2116" type="#_x0000_t202" style="position:absolute;margin-left:59.55pt;margin-top:26.45pt;width:133.85pt;height:13pt;z-index:-689248;mso-position-horizontal-relative:page;mso-position-vertical-relative:page" filled="f" stroked="f">
          <v:textbox inset="0,0,0,0">
            <w:txbxContent>
              <w:p w14:paraId="7F40F0BC" w14:textId="77777777" w:rsidR="00377208" w:rsidRDefault="00377208">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8"/>
                    <w:sz w:val="19"/>
                  </w:rPr>
                  <w:t xml:space="preserve">the </w:t>
                </w:r>
                <w:r>
                  <w:rPr>
                    <w:rFonts w:ascii="Arial"/>
                    <w:spacing w:val="-13"/>
                    <w:sz w:val="19"/>
                  </w:rPr>
                  <w:t>Network</w:t>
                </w:r>
              </w:p>
            </w:txbxContent>
          </v:textbox>
          <w10:wrap anchorx="page" anchory="page"/>
        </v:shape>
      </w:pic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8DEFD" w14:textId="77777777" w:rsidR="00377208" w:rsidRDefault="00377208">
    <w:pPr>
      <w:pStyle w:val="BodyText"/>
      <w:spacing w:line="14" w:lineRule="auto"/>
    </w:pPr>
    <w:r>
      <w:pict w14:anchorId="5A36F0AD">
        <v:group id="_x0000_s2113" style="position:absolute;margin-left:90pt;margin-top:42.35pt;width:462pt;height:.25pt;z-index:-689224;mso-position-horizontal-relative:page;mso-position-vertical-relative:page" coordorigin="1800,847" coordsize="9240,5">
          <v:shape id="_x0000_s2115" style="position:absolute;left:1800;top:847;width:2;height:5" coordorigin="1800,847" coordsize="0,5" path="m1800,852r,-5e" fillcolor="black" stroked="f">
            <v:path arrowok="t"/>
          </v:shape>
          <v:line id="_x0000_s2114" style="position:absolute" from="1800,850" to="11040,850" strokeweight=".24pt"/>
          <w10:wrap anchorx="page" anchory="page"/>
        </v:group>
      </w:pict>
    </w:r>
    <w:r>
      <w:pict w14:anchorId="08BBF591">
        <v:shapetype id="_x0000_t202" coordsize="21600,21600" o:spt="202" path="m,l,21600r21600,l21600,xe">
          <v:stroke joinstyle="miter"/>
          <v:path gradientshapeok="t" o:connecttype="rect"/>
        </v:shapetype>
        <v:shape id="_x0000_s2112" type="#_x0000_t202" style="position:absolute;margin-left:419.85pt;margin-top:26.45pt;width:133.85pt;height:13pt;z-index:-689200;mso-position-horizontal-relative:page;mso-position-vertical-relative:page" filled="f" stroked="f">
          <v:textbox inset="0,0,0,0">
            <w:txbxContent>
              <w:p w14:paraId="7E3CE986" w14:textId="77777777" w:rsidR="00377208" w:rsidRDefault="00377208">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CD130" w14:textId="77777777" w:rsidR="00377208" w:rsidRDefault="00377208">
    <w:pPr>
      <w:pStyle w:val="BodyText"/>
      <w:spacing w:line="14" w:lineRule="auto"/>
    </w:pPr>
    <w:r>
      <w:pict w14:anchorId="1A94A738">
        <v:group id="_x0000_s2655" style="position:absolute;margin-left:60pt;margin-top:42.35pt;width:462pt;height:.25pt;z-index:-696616;mso-position-horizontal-relative:page;mso-position-vertical-relative:page" coordorigin="1200,847" coordsize="9240,5">
          <v:shape id="_x0000_s2657" style="position:absolute;left:1200;top:847;width:2;height:5" coordorigin="1200,847" coordsize="0,5" path="m1200,852r,-5e" fillcolor="black" stroked="f">
            <v:path arrowok="t"/>
          </v:shape>
          <v:line id="_x0000_s2656" style="position:absolute" from="1200,850" to="10440,850" strokeweight=".24pt"/>
          <w10:wrap anchorx="page" anchory="page"/>
        </v:group>
      </w:pict>
    </w:r>
    <w:r>
      <w:pict w14:anchorId="53DFDB8C">
        <v:shapetype id="_x0000_t202" coordsize="21600,21600" o:spt="202" path="m,l,21600r21600,l21600,xe">
          <v:stroke joinstyle="miter"/>
          <v:path gradientshapeok="t" o:connecttype="rect"/>
        </v:shapetype>
        <v:shape id="_x0000_s2654" type="#_x0000_t202" style="position:absolute;margin-left:59.55pt;margin-top:26.45pt;width:203.05pt;height:13pt;z-index:-696592;mso-position-horizontal-relative:page;mso-position-vertical-relative:page" filled="f" stroked="f">
          <v:textbox inset="0,0,0,0">
            <w:txbxContent>
              <w:p w14:paraId="37D9BE94" w14:textId="77777777" w:rsidR="00377208" w:rsidRDefault="00377208">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E6135" w14:textId="77777777" w:rsidR="00377208" w:rsidRDefault="00377208">
    <w:pPr>
      <w:pStyle w:val="BodyText"/>
      <w:spacing w:line="14" w:lineRule="auto"/>
    </w:pPr>
    <w:r>
      <w:pict w14:anchorId="2DC8718D">
        <v:group id="_x0000_s2109" style="position:absolute;margin-left:60pt;margin-top:42.35pt;width:462pt;height:.25pt;z-index:-689176;mso-position-horizontal-relative:page;mso-position-vertical-relative:page" coordorigin="1200,847" coordsize="9240,5">
          <v:shape id="_x0000_s2111" style="position:absolute;left:1200;top:847;width:2;height:5" coordorigin="1200,847" coordsize="0,5" path="m1200,852r,-5e" fillcolor="black" stroked="f">
            <v:path arrowok="t"/>
          </v:shape>
          <v:line id="_x0000_s2110" style="position:absolute" from="1200,850" to="10440,850" strokeweight=".24pt"/>
          <w10:wrap anchorx="page" anchory="page"/>
        </v:group>
      </w:pict>
    </w:r>
    <w:r>
      <w:pict w14:anchorId="7DB8F8B3">
        <v:shapetype id="_x0000_t202" coordsize="21600,21600" o:spt="202" path="m,l,21600r21600,l21600,xe">
          <v:stroke joinstyle="miter"/>
          <v:path gradientshapeok="t" o:connecttype="rect"/>
        </v:shapetype>
        <v:shape id="_x0000_s2108" type="#_x0000_t202" style="position:absolute;margin-left:59.55pt;margin-top:26.45pt;width:84.25pt;height:13pt;z-index:-689152;mso-position-horizontal-relative:page;mso-position-vertical-relative:page" filled="f" stroked="f">
          <v:textbox inset="0,0,0,0">
            <w:txbxContent>
              <w:p w14:paraId="4E2ACC04" w14:textId="77777777" w:rsidR="00377208" w:rsidRDefault="00377208">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0B4D8" w14:textId="77777777" w:rsidR="00377208" w:rsidRDefault="00377208">
    <w:pPr>
      <w:pStyle w:val="BodyText"/>
      <w:spacing w:line="14" w:lineRule="auto"/>
    </w:pPr>
    <w:r>
      <w:pict w14:anchorId="3C29D9FF">
        <v:group id="_x0000_s2105" style="position:absolute;margin-left:90pt;margin-top:42.35pt;width:462pt;height:.25pt;z-index:-689128;mso-position-horizontal-relative:page;mso-position-vertical-relative:page" coordorigin="1800,847" coordsize="9240,5">
          <v:shape id="_x0000_s2107" style="position:absolute;left:1800;top:847;width:2;height:5" coordorigin="1800,847" coordsize="0,5" path="m1800,852r,-5e" fillcolor="black" stroked="f">
            <v:path arrowok="t"/>
          </v:shape>
          <v:line id="_x0000_s2106" style="position:absolute" from="1800,850" to="11040,850" strokeweight=".24pt"/>
          <w10:wrap anchorx="page" anchory="page"/>
        </v:group>
      </w:pict>
    </w:r>
    <w:r>
      <w:pict w14:anchorId="2C9CE5ED">
        <v:shapetype id="_x0000_t202" coordsize="21600,21600" o:spt="202" path="m,l,21600r21600,l21600,xe">
          <v:stroke joinstyle="miter"/>
          <v:path gradientshapeok="t" o:connecttype="rect"/>
        </v:shapetype>
        <v:shape id="_x0000_s2104" type="#_x0000_t202" style="position:absolute;margin-left:468.8pt;margin-top:26.45pt;width:84.25pt;height:13pt;z-index:-689104;mso-position-horizontal-relative:page;mso-position-vertical-relative:page" filled="f" stroked="f">
          <v:textbox inset="0,0,0,0">
            <w:txbxContent>
              <w:p w14:paraId="1D6514D7" w14:textId="77777777" w:rsidR="00377208" w:rsidRDefault="00377208">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1893" w14:textId="77777777" w:rsidR="00377208" w:rsidRDefault="00377208">
    <w:pPr>
      <w:pStyle w:val="BodyText"/>
      <w:spacing w:line="14" w:lineRule="auto"/>
    </w:pPr>
    <w:r>
      <w:pict w14:anchorId="37DCE833">
        <v:group id="_x0000_s2099" style="position:absolute;margin-left:60pt;margin-top:42.35pt;width:462pt;height:.25pt;z-index:-689032;mso-position-horizontal-relative:page;mso-position-vertical-relative:page" coordorigin="1200,847" coordsize="9240,5">
          <v:shape id="_x0000_s2101" style="position:absolute;left:1200;top:847;width:2;height:5" coordorigin="1200,847" coordsize="0,5" path="m1200,852r,-5e" fillcolor="black" stroked="f">
            <v:path arrowok="t"/>
          </v:shape>
          <v:line id="_x0000_s2100" style="position:absolute" from="1200,850" to="10440,850" strokeweight=".24pt"/>
          <w10:wrap anchorx="page" anchory="page"/>
        </v:group>
      </w:pict>
    </w:r>
    <w:r>
      <w:pict w14:anchorId="30C4C984">
        <v:shapetype id="_x0000_t202" coordsize="21600,21600" o:spt="202" path="m,l,21600r21600,l21600,xe">
          <v:stroke joinstyle="miter"/>
          <v:path gradientshapeok="t" o:connecttype="rect"/>
        </v:shapetype>
        <v:shape id="_x0000_s2098" type="#_x0000_t202" style="position:absolute;margin-left:59.55pt;margin-top:26.45pt;width:148.6pt;height:13pt;z-index:-689008;mso-position-horizontal-relative:page;mso-position-vertical-relative:page" filled="f" stroked="f">
          <v:textbox inset="0,0,0,0">
            <w:txbxContent>
              <w:p w14:paraId="7A20F898" w14:textId="77777777" w:rsidR="00377208" w:rsidRDefault="00377208">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8"/>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DBAB" w14:textId="77777777" w:rsidR="00377208" w:rsidRDefault="00377208">
    <w:pPr>
      <w:pStyle w:val="BodyText"/>
      <w:spacing w:line="14" w:lineRule="auto"/>
    </w:pPr>
    <w:r>
      <w:pict w14:anchorId="08739064">
        <v:group id="_x0000_s2095" style="position:absolute;margin-left:90pt;margin-top:42.35pt;width:462pt;height:.25pt;z-index:-688984;mso-position-horizontal-relative:page;mso-position-vertical-relative:page" coordorigin="1800,847" coordsize="9240,5">
          <v:shape id="_x0000_s2097" style="position:absolute;left:1800;top:847;width:2;height:5" coordorigin="1800,847" coordsize="0,5" path="m1800,852r,-5e" fillcolor="black" stroked="f">
            <v:path arrowok="t"/>
          </v:shape>
          <v:line id="_x0000_s2096" style="position:absolute" from="1800,850" to="11040,850" strokeweight=".24pt"/>
          <w10:wrap anchorx="page" anchory="page"/>
        </v:group>
      </w:pict>
    </w:r>
    <w:r>
      <w:pict w14:anchorId="54771216">
        <v:shapetype id="_x0000_t202" coordsize="21600,21600" o:spt="202" path="m,l,21600r21600,l21600,xe">
          <v:stroke joinstyle="miter"/>
          <v:path gradientshapeok="t" o:connecttype="rect"/>
        </v:shapetype>
        <v:shape id="_x0000_s2094" type="#_x0000_t202" style="position:absolute;margin-left:404.4pt;margin-top:26.45pt;width:148.55pt;height:13pt;z-index:-688960;mso-position-horizontal-relative:page;mso-position-vertical-relative:page" filled="f" stroked="f">
          <v:textbox inset="0,0,0,0">
            <w:txbxContent>
              <w:p w14:paraId="090B8AB6" w14:textId="77777777" w:rsidR="00377208" w:rsidRDefault="00377208">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9"/>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04963" w14:textId="77777777" w:rsidR="00377208" w:rsidRDefault="00377208">
    <w:pPr>
      <w:pStyle w:val="BodyText"/>
      <w:spacing w:line="14" w:lineRule="auto"/>
      <w:rPr>
        <w:sz w:val="2"/>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F4572" w14:textId="77777777" w:rsidR="00377208" w:rsidRDefault="00377208">
    <w:pPr>
      <w:pStyle w:val="BodyText"/>
      <w:spacing w:line="14" w:lineRule="auto"/>
    </w:pPr>
    <w:r>
      <w:pict w14:anchorId="17DF9C2D">
        <v:group id="_x0000_s2089" style="position:absolute;margin-left:60pt;margin-top:42.35pt;width:462pt;height:.25pt;z-index:-688888;mso-position-horizontal-relative:page;mso-position-vertical-relative:page" coordorigin="1200,847" coordsize="9240,5">
          <v:shape id="_x0000_s2091" style="position:absolute;left:1200;top:847;width:2;height:5" coordorigin="1200,847" coordsize="0,5" path="m1200,852r,-5e" fillcolor="black" stroked="f">
            <v:path arrowok="t"/>
          </v:shape>
          <v:line id="_x0000_s2090" style="position:absolute" from="1200,850" to="10440,850" strokeweight=".24pt"/>
          <w10:wrap anchorx="page" anchory="page"/>
        </v:group>
      </w:pict>
    </w:r>
    <w:r>
      <w:pict w14:anchorId="78772DDB">
        <v:shapetype id="_x0000_t202" coordsize="21600,21600" o:spt="202" path="m,l,21600r21600,l21600,xe">
          <v:stroke joinstyle="miter"/>
          <v:path gradientshapeok="t" o:connecttype="rect"/>
        </v:shapetype>
        <v:shape id="_x0000_s2088" type="#_x0000_t202" style="position:absolute;margin-left:59.55pt;margin-top:26.45pt;width:18.95pt;height:13pt;z-index:-688864;mso-position-horizontal-relative:page;mso-position-vertical-relative:page" filled="f" stroked="f">
          <v:textbox inset="0,0,0,0">
            <w:txbxContent>
              <w:p w14:paraId="344E554A" w14:textId="77777777" w:rsidR="00377208" w:rsidRDefault="00377208">
                <w:pPr>
                  <w:spacing w:before="18"/>
                  <w:ind w:left="20"/>
                  <w:rPr>
                    <w:rFonts w:ascii="Arial"/>
                    <w:sz w:val="19"/>
                  </w:rPr>
                </w:pPr>
                <w:r>
                  <w:rPr>
                    <w:rFonts w:ascii="Arial"/>
                    <w:spacing w:val="-14"/>
                    <w:sz w:val="19"/>
                  </w:rPr>
                  <w:t>CRL</w:t>
                </w:r>
              </w:p>
            </w:txbxContent>
          </v:textbox>
          <w10:wrap anchorx="page" anchory="page"/>
        </v:shape>
      </w:pic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0B89E" w14:textId="77777777" w:rsidR="00377208" w:rsidRDefault="00377208">
    <w:pPr>
      <w:pStyle w:val="BodyText"/>
      <w:spacing w:line="14" w:lineRule="auto"/>
    </w:pPr>
    <w:r>
      <w:pict w14:anchorId="0F271DA7">
        <v:group id="_x0000_s2085" style="position:absolute;margin-left:90pt;margin-top:42.35pt;width:462pt;height:.25pt;z-index:-688840;mso-position-horizontal-relative:page;mso-position-vertical-relative:page" coordorigin="1800,847" coordsize="9240,5">
          <v:shape id="_x0000_s2087" style="position:absolute;left:1800;top:847;width:2;height:5" coordorigin="1800,847" coordsize="0,5" path="m1800,852r,-5e" fillcolor="black" stroked="f">
            <v:path arrowok="t"/>
          </v:shape>
          <v:line id="_x0000_s2086" style="position:absolute" from="1800,850" to="11040,850" strokeweight=".24pt"/>
          <w10:wrap anchorx="page" anchory="page"/>
        </v:group>
      </w:pict>
    </w:r>
    <w:r>
      <w:pict w14:anchorId="6AA94324">
        <v:shapetype id="_x0000_t202" coordsize="21600,21600" o:spt="202" path="m,l,21600r21600,l21600,xe">
          <v:stroke joinstyle="miter"/>
          <v:path gradientshapeok="t" o:connecttype="rect"/>
        </v:shapetype>
        <v:shape id="_x0000_s2084" type="#_x0000_t202" style="position:absolute;margin-left:463.9pt;margin-top:26.45pt;width:89.95pt;height:13pt;z-index:-688816;mso-position-horizontal-relative:page;mso-position-vertical-relative:page" filled="f" stroked="f">
          <v:textbox inset="0,0,0,0">
            <w:txbxContent>
              <w:p w14:paraId="519439B0" w14:textId="77777777" w:rsidR="00377208" w:rsidRDefault="00377208">
                <w:pPr>
                  <w:spacing w:before="18"/>
                  <w:ind w:left="20"/>
                  <w:rPr>
                    <w:rFonts w:ascii="Arial"/>
                    <w:sz w:val="19"/>
                  </w:rPr>
                </w:pPr>
                <w:r>
                  <w:rPr>
                    <w:rFonts w:ascii="Arial"/>
                    <w:spacing w:val="-11"/>
                    <w:sz w:val="19"/>
                  </w:rPr>
                  <w:t xml:space="preserve">lightweight </w:t>
                </w:r>
                <w:r>
                  <w:rPr>
                    <w:rFonts w:ascii="Arial"/>
                    <w:spacing w:val="-12"/>
                    <w:sz w:val="19"/>
                  </w:rPr>
                  <w:t xml:space="preserve">user </w:t>
                </w:r>
                <w:r>
                  <w:rPr>
                    <w:rFonts w:ascii="Arial"/>
                    <w:spacing w:val="-11"/>
                    <w:sz w:val="19"/>
                  </w:rPr>
                  <w:t>session</w:t>
                </w:r>
              </w:p>
            </w:txbxContent>
          </v:textbox>
          <w10:wrap anchorx="page" anchory="page"/>
        </v:shape>
      </w:pic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61E7" w14:textId="77777777" w:rsidR="00377208" w:rsidRDefault="00377208">
    <w:pPr>
      <w:pStyle w:val="BodyText"/>
      <w:spacing w:line="14" w:lineRule="auto"/>
    </w:pPr>
    <w:r>
      <w:pict w14:anchorId="7A81B41C">
        <v:group id="_x0000_s2081" style="position:absolute;margin-left:60pt;margin-top:42.35pt;width:462pt;height:.25pt;z-index:-688792;mso-position-horizontal-relative:page;mso-position-vertical-relative:page" coordorigin="1200,847" coordsize="9240,5">
          <v:shape id="_x0000_s2083" style="position:absolute;left:1200;top:847;width:2;height:5" coordorigin="1200,847" coordsize="0,5" path="m1200,852r,-5e" fillcolor="black" stroked="f">
            <v:path arrowok="t"/>
          </v:shape>
          <v:line id="_x0000_s2082" style="position:absolute" from="1200,850" to="10440,850" strokeweight=".24pt"/>
          <w10:wrap anchorx="page" anchory="page"/>
        </v:group>
      </w:pict>
    </w:r>
    <w:r>
      <w:pict w14:anchorId="5CE795EC">
        <v:shapetype id="_x0000_t202" coordsize="21600,21600" o:spt="202" path="m,l,21600r21600,l21600,xe">
          <v:stroke joinstyle="miter"/>
          <v:path gradientshapeok="t" o:connecttype="rect"/>
        </v:shapetype>
        <v:shape id="_x0000_s2080" type="#_x0000_t202" style="position:absolute;margin-left:59.55pt;margin-top:26.45pt;width:71.85pt;height:13pt;z-index:-688768;mso-position-horizontal-relative:page;mso-position-vertical-relative:page" filled="f" stroked="f">
          <v:textbox inset="0,0,0,0">
            <w:txbxContent>
              <w:p w14:paraId="502A7960" w14:textId="77777777" w:rsidR="00377208" w:rsidRDefault="00377208">
                <w:pPr>
                  <w:spacing w:before="18"/>
                  <w:ind w:left="20"/>
                  <w:rPr>
                    <w:rFonts w:ascii="Arial"/>
                    <w:sz w:val="19"/>
                  </w:rPr>
                </w:pPr>
                <w:r>
                  <w:rPr>
                    <w:rFonts w:ascii="Arial"/>
                    <w:spacing w:val="-13"/>
                    <w:sz w:val="19"/>
                  </w:rPr>
                  <w:t xml:space="preserve">mandatory </w:t>
                </w:r>
                <w:r>
                  <w:rPr>
                    <w:rFonts w:ascii="Arial"/>
                    <w:spacing w:val="-12"/>
                    <w:sz w:val="19"/>
                  </w:rPr>
                  <w:t>auditing</w:t>
                </w:r>
              </w:p>
            </w:txbxContent>
          </v:textbox>
          <w10:wrap anchorx="page" anchory="page"/>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3BD3B" w14:textId="77777777" w:rsidR="00377208" w:rsidRDefault="00377208">
    <w:pPr>
      <w:pStyle w:val="BodyText"/>
      <w:spacing w:line="14" w:lineRule="auto"/>
    </w:pPr>
    <w:r>
      <w:pict w14:anchorId="3B6F7366">
        <v:group id="_x0000_s2077" style="position:absolute;margin-left:90pt;margin-top:42.35pt;width:462pt;height:.25pt;z-index:-688744;mso-position-horizontal-relative:page;mso-position-vertical-relative:page" coordorigin="1800,847" coordsize="9240,5">
          <v:shape id="_x0000_s2079" style="position:absolute;left:1800;top:847;width:2;height:5" coordorigin="1800,847" coordsize="0,5" path="m1800,852r,-5e" fillcolor="black" stroked="f">
            <v:path arrowok="t"/>
          </v:shape>
          <v:line id="_x0000_s2078" style="position:absolute" from="1800,850" to="11040,850" strokeweight=".24pt"/>
          <w10:wrap anchorx="page" anchory="page"/>
        </v:group>
      </w:pict>
    </w:r>
    <w:r>
      <w:pict w14:anchorId="3DAAE2C7">
        <v:shapetype id="_x0000_t202" coordsize="21600,21600" o:spt="202" path="m,l,21600r21600,l21600,xe">
          <v:stroke joinstyle="miter"/>
          <v:path gradientshapeok="t" o:connecttype="rect"/>
        </v:shapetype>
        <v:shape id="_x0000_s2076" type="#_x0000_t202" style="position:absolute;margin-left:530.05pt;margin-top:26.45pt;width:23.25pt;height:13pt;z-index:-688720;mso-position-horizontal-relative:page;mso-position-vertical-relative:page" filled="f" stroked="f">
          <v:textbox inset="0,0,0,0">
            <w:txbxContent>
              <w:p w14:paraId="122A5096" w14:textId="77777777" w:rsidR="00377208" w:rsidRDefault="00377208">
                <w:pPr>
                  <w:spacing w:before="18"/>
                  <w:ind w:left="20"/>
                  <w:rPr>
                    <w:rFonts w:ascii="Arial"/>
                    <w:sz w:val="19"/>
                  </w:rPr>
                </w:pPr>
                <w:r>
                  <w:rPr>
                    <w:rFonts w:ascii="Arial"/>
                    <w:spacing w:val="-11"/>
                    <w:sz w:val="19"/>
                  </w:rPr>
                  <w:t>wallet</w:t>
                </w:r>
              </w:p>
            </w:txbxContent>
          </v:textbox>
          <w10:wrap anchorx="page" anchory="page"/>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44256" w14:textId="77777777" w:rsidR="00377208" w:rsidRDefault="00377208">
    <w:pPr>
      <w:pStyle w:val="BodyText"/>
      <w:spacing w:line="14" w:lineRule="auto"/>
    </w:pPr>
    <w:r>
      <w:pict w14:anchorId="5FCAB426">
        <v:group id="_x0000_s2073" style="position:absolute;margin-left:60pt;margin-top:42.35pt;width:462pt;height:.25pt;z-index:-688696;mso-position-horizontal-relative:page;mso-position-vertical-relative:page" coordorigin="1200,847" coordsize="9240,5">
          <v:shape id="_x0000_s2075" style="position:absolute;left:1200;top:847;width:2;height:5" coordorigin="1200,847" coordsize="0,5" path="m1200,852r,-5e" fillcolor="black" stroked="f">
            <v:path arrowok="t"/>
          </v:shape>
          <v:line id="_x0000_s2074" style="position:absolute" from="1200,850" to="10440,850" strokeweight=".24pt"/>
          <w10:wrap anchorx="page" anchory="page"/>
        </v:group>
      </w:pict>
    </w:r>
    <w:r>
      <w:pict w14:anchorId="7E6DF70F">
        <v:shapetype id="_x0000_t202" coordsize="21600,21600" o:spt="202" path="m,l,21600r21600,l21600,xe">
          <v:stroke joinstyle="miter"/>
          <v:path gradientshapeok="t" o:connecttype="rect"/>
        </v:shapetype>
        <v:shape id="_x0000_s2072" type="#_x0000_t202" style="position:absolute;margin-left:59.55pt;margin-top:26.45pt;width:23.25pt;height:13pt;z-index:-688672;mso-position-horizontal-relative:page;mso-position-vertical-relative:page" filled="f" stroked="f">
          <v:textbox inset="0,0,0,0">
            <w:txbxContent>
              <w:p w14:paraId="62D003A8" w14:textId="77777777" w:rsidR="00377208" w:rsidRDefault="00377208">
                <w:pPr>
                  <w:spacing w:before="18"/>
                  <w:ind w:left="20"/>
                  <w:rPr>
                    <w:rFonts w:ascii="Arial"/>
                    <w:sz w:val="19"/>
                  </w:rPr>
                </w:pPr>
                <w:r>
                  <w:rPr>
                    <w:rFonts w:ascii="Arial"/>
                    <w:spacing w:val="-11"/>
                    <w:sz w:val="19"/>
                  </w:rPr>
                  <w:t>wallet</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3CC93" w14:textId="77777777" w:rsidR="00377208" w:rsidRDefault="00377208">
    <w:pPr>
      <w:pStyle w:val="BodyText"/>
      <w:spacing w:line="14" w:lineRule="auto"/>
    </w:pPr>
    <w:r>
      <w:pict w14:anchorId="4DF65948">
        <v:group id="_x0000_s2651" style="position:absolute;margin-left:90pt;margin-top:42.35pt;width:462pt;height:.25pt;z-index:-696568;mso-position-horizontal-relative:page;mso-position-vertical-relative:page" coordorigin="1800,847" coordsize="9240,5">
          <v:shape id="_x0000_s2653" style="position:absolute;left:1800;top:847;width:2;height:5" coordorigin="1800,847" coordsize="0,5" path="m1800,852r,-5e" fillcolor="black" stroked="f">
            <v:path arrowok="t"/>
          </v:shape>
          <v:line id="_x0000_s2652" style="position:absolute" from="1800,850" to="11040,850" strokeweight=".24pt"/>
          <w10:wrap anchorx="page" anchory="page"/>
        </v:group>
      </w:pict>
    </w:r>
    <w:r>
      <w:pict w14:anchorId="7ECC0DAC">
        <v:shapetype id="_x0000_t202" coordsize="21600,21600" o:spt="202" path="m,l,21600r21600,l21600,xe">
          <v:stroke joinstyle="miter"/>
          <v:path gradientshapeok="t" o:connecttype="rect"/>
        </v:shapetype>
        <v:shape id="_x0000_s2650" type="#_x0000_t202" style="position:absolute;margin-left:350.6pt;margin-top:26.45pt;width:203.05pt;height:13pt;z-index:-696544;mso-position-horizontal-relative:page;mso-position-vertical-relative:page" filled="f" stroked="f">
          <v:textbox inset="0,0,0,0">
            <w:txbxContent>
              <w:p w14:paraId="030D740F" w14:textId="77777777" w:rsidR="00377208" w:rsidRDefault="00377208">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62ADC" w14:textId="77777777" w:rsidR="00377208" w:rsidRDefault="00377208">
    <w:pPr>
      <w:pStyle w:val="BodyText"/>
      <w:spacing w:line="14" w:lineRule="auto"/>
      <w:rPr>
        <w:sz w:val="2"/>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75DC" w14:textId="77777777" w:rsidR="00377208" w:rsidRDefault="00377208">
    <w:pPr>
      <w:pStyle w:val="BodyText"/>
      <w:spacing w:line="14" w:lineRule="auto"/>
      <w:rPr>
        <w:sz w:val="2"/>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E5A24" w14:textId="77777777" w:rsidR="00377208" w:rsidRDefault="00377208">
    <w:pPr>
      <w:pStyle w:val="BodyText"/>
      <w:spacing w:line="14" w:lineRule="auto"/>
      <w:rPr>
        <w:sz w:val="2"/>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FFBC6" w14:textId="77777777" w:rsidR="00377208" w:rsidRDefault="00377208">
    <w:pPr>
      <w:pStyle w:val="BodyText"/>
      <w:spacing w:line="14" w:lineRule="auto"/>
      <w:rPr>
        <w:sz w:val="2"/>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8C0BB" w14:textId="77777777" w:rsidR="00377208" w:rsidRDefault="00377208">
    <w:pPr>
      <w:pStyle w:val="BodyText"/>
      <w:spacing w:line="14" w:lineRule="auto"/>
      <w:rPr>
        <w:sz w:val="2"/>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1A45" w14:textId="77777777" w:rsidR="00377208" w:rsidRDefault="00377208">
    <w:pPr>
      <w:pStyle w:val="BodyText"/>
      <w:spacing w:line="14" w:lineRule="auto"/>
      <w:rPr>
        <w:sz w:val="2"/>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06E4" w14:textId="77777777" w:rsidR="00377208" w:rsidRDefault="00377208">
    <w:pPr>
      <w:pStyle w:val="BodyText"/>
      <w:spacing w:line="14" w:lineRule="auto"/>
      <w:rPr>
        <w:sz w:val="2"/>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4D5BA" w14:textId="77777777" w:rsidR="00377208" w:rsidRDefault="00377208">
    <w:pPr>
      <w:pStyle w:val="BodyText"/>
      <w:spacing w:line="14" w:lineRule="auto"/>
      <w:rPr>
        <w:sz w:val="2"/>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B4267" w14:textId="77777777" w:rsidR="00377208" w:rsidRDefault="00377208">
    <w:pPr>
      <w:pStyle w:val="BodyText"/>
      <w:spacing w:line="14" w:lineRule="auto"/>
      <w:rPr>
        <w:sz w:val="2"/>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3D097" w14:textId="77777777" w:rsidR="00377208" w:rsidRDefault="00377208">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AAA09" w14:textId="77777777" w:rsidR="00377208" w:rsidRDefault="00377208">
    <w:pPr>
      <w:pStyle w:val="BodyText"/>
      <w:spacing w:line="14" w:lineRule="auto"/>
      <w:rPr>
        <w:sz w:val="2"/>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FD263" w14:textId="77777777" w:rsidR="00377208" w:rsidRDefault="00377208">
    <w:pPr>
      <w:pStyle w:val="BodyText"/>
      <w:spacing w:line="14" w:lineRule="auto"/>
      <w:rPr>
        <w:sz w:val="2"/>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9EB59" w14:textId="77777777" w:rsidR="00377208" w:rsidRDefault="00377208">
    <w:pPr>
      <w:pStyle w:val="BodyText"/>
      <w:spacing w:line="14" w:lineRule="auto"/>
      <w:rPr>
        <w:sz w:val="2"/>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87AD5" w14:textId="77777777" w:rsidR="00377208" w:rsidRDefault="00377208">
    <w:pPr>
      <w:pStyle w:val="BodyText"/>
      <w:spacing w:line="14" w:lineRule="auto"/>
      <w:rPr>
        <w:sz w:val="2"/>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F4D8B" w14:textId="77777777" w:rsidR="00377208" w:rsidRDefault="00377208">
    <w:pPr>
      <w:pStyle w:val="BodyText"/>
      <w:spacing w:line="14" w:lineRule="auto"/>
      <w:rPr>
        <w:sz w:val="2"/>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A6E1" w14:textId="77777777" w:rsidR="00377208" w:rsidRDefault="00377208">
    <w:pPr>
      <w:pStyle w:val="BodyText"/>
      <w:spacing w:line="14" w:lineRule="auto"/>
      <w:rPr>
        <w:sz w:val="2"/>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2F3E5" w14:textId="77777777" w:rsidR="00377208" w:rsidRDefault="00377208">
    <w:pPr>
      <w:pStyle w:val="BodyText"/>
      <w:spacing w:line="14" w:lineRule="auto"/>
      <w:rPr>
        <w:sz w:val="2"/>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E0014" w14:textId="77777777" w:rsidR="00377208" w:rsidRDefault="00377208">
    <w:pPr>
      <w:pStyle w:val="BodyText"/>
      <w:spacing w:line="14" w:lineRule="auto"/>
      <w:rPr>
        <w:sz w:val="2"/>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73F69" w14:textId="77777777" w:rsidR="00377208" w:rsidRDefault="00377208">
    <w:pPr>
      <w:pStyle w:val="BodyText"/>
      <w:spacing w:line="14" w:lineRule="auto"/>
      <w:rPr>
        <w:sz w:val="2"/>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AC550" w14:textId="77777777" w:rsidR="00377208" w:rsidRDefault="00377208">
    <w:pPr>
      <w:pStyle w:val="BodyText"/>
      <w:spacing w:line="14" w:lineRule="auto"/>
      <w:rPr>
        <w:sz w:val="2"/>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E7F52" w14:textId="77777777" w:rsidR="00377208" w:rsidRDefault="00377208">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DEF59" w14:textId="77777777" w:rsidR="00377208" w:rsidRDefault="00377208">
    <w:pPr>
      <w:pStyle w:val="BodyText"/>
      <w:spacing w:line="14" w:lineRule="auto"/>
    </w:pPr>
    <w:r>
      <w:pict w14:anchorId="6729885C">
        <v:group id="_x0000_s2645" style="position:absolute;margin-left:60pt;margin-top:42.35pt;width:462pt;height:.25pt;z-index:-696472;mso-position-horizontal-relative:page;mso-position-vertical-relative:page" coordorigin="1200,847" coordsize="9240,5">
          <v:shape id="_x0000_s2647" style="position:absolute;left:1200;top:847;width:2;height:5" coordorigin="1200,847" coordsize="0,5" path="m1200,852r,-5e" fillcolor="black" stroked="f">
            <v:path arrowok="t"/>
          </v:shape>
          <v:line id="_x0000_s2646" style="position:absolute" from="1200,850" to="10440,850" strokeweight=".24pt"/>
          <w10:wrap anchorx="page" anchory="page"/>
        </v:group>
      </w:pict>
    </w:r>
    <w:r>
      <w:pict w14:anchorId="3F611560">
        <v:shapetype id="_x0000_t202" coordsize="21600,21600" o:spt="202" path="m,l,21600r21600,l21600,xe">
          <v:stroke joinstyle="miter"/>
          <v:path gradientshapeok="t" o:connecttype="rect"/>
        </v:shapetype>
        <v:shape id="_x0000_s2644" type="#_x0000_t202" style="position:absolute;margin-left:59.55pt;margin-top:26.45pt;width:120.75pt;height:13pt;z-index:-696448;mso-position-horizontal-relative:page;mso-position-vertical-relative:page" filled="f" stroked="f">
          <v:textbox inset="0,0,0,0">
            <w:txbxContent>
              <w:p w14:paraId="24264E3C" w14:textId="77777777" w:rsidR="00377208" w:rsidRDefault="00377208">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B9016" w14:textId="77777777" w:rsidR="00377208" w:rsidRDefault="00377208">
    <w:pPr>
      <w:pStyle w:val="BodyText"/>
      <w:spacing w:line="14" w:lineRule="auto"/>
      <w:rPr>
        <w:sz w:val="2"/>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938D1" w14:textId="77777777" w:rsidR="00377208" w:rsidRDefault="00377208">
    <w:pPr>
      <w:pStyle w:val="BodyText"/>
      <w:spacing w:line="14" w:lineRule="auto"/>
      <w:rPr>
        <w:sz w:val="2"/>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CADDB" w14:textId="77777777" w:rsidR="00377208" w:rsidRDefault="00377208">
    <w:pPr>
      <w:pStyle w:val="BodyText"/>
      <w:spacing w:line="14" w:lineRule="auto"/>
      <w:rPr>
        <w:sz w:val="2"/>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81B17" w14:textId="77777777" w:rsidR="00377208" w:rsidRDefault="00377208">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D87CA" w14:textId="77777777" w:rsidR="00377208" w:rsidRDefault="00377208">
    <w:pPr>
      <w:pStyle w:val="BodyText"/>
      <w:spacing w:line="14" w:lineRule="auto"/>
    </w:pPr>
    <w:r>
      <w:pict w14:anchorId="0A7DE98E">
        <v:group id="_x0000_s2641" style="position:absolute;margin-left:90pt;margin-top:42.35pt;width:462pt;height:.25pt;z-index:-696424;mso-position-horizontal-relative:page;mso-position-vertical-relative:page" coordorigin="1800,847" coordsize="9240,5">
          <v:shape id="_x0000_s2643" style="position:absolute;left:1800;top:847;width:2;height:5" coordorigin="1800,847" coordsize="0,5" path="m1800,852r,-5e" fillcolor="black" stroked="f">
            <v:path arrowok="t"/>
          </v:shape>
          <v:line id="_x0000_s2642" style="position:absolute" from="1800,850" to="11040,850" strokeweight=".24pt"/>
          <w10:wrap anchorx="page" anchory="page"/>
        </v:group>
      </w:pict>
    </w:r>
    <w:r>
      <w:pict w14:anchorId="1B75B2B9">
        <v:shapetype id="_x0000_t202" coordsize="21600,21600" o:spt="202" path="m,l,21600r21600,l21600,xe">
          <v:stroke joinstyle="miter"/>
          <v:path gradientshapeok="t" o:connecttype="rect"/>
        </v:shapetype>
        <v:shape id="_x0000_s2640" type="#_x0000_t202" style="position:absolute;margin-left:432.25pt;margin-top:26.45pt;width:120.8pt;height:13pt;z-index:-696400;mso-position-horizontal-relative:page;mso-position-vertical-relative:page" filled="f" stroked="f">
          <v:textbox inset="0,0,0,0">
            <w:txbxContent>
              <w:p w14:paraId="06B6D0CB" w14:textId="77777777" w:rsidR="00377208" w:rsidRDefault="00377208">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719B5" w14:textId="77777777" w:rsidR="00377208" w:rsidRDefault="00377208">
    <w:pPr>
      <w:pStyle w:val="BodyText"/>
      <w:spacing w:line="14" w:lineRule="auto"/>
    </w:pPr>
    <w:r>
      <w:pict w14:anchorId="7123F785">
        <v:group id="_x0000_s2633" style="position:absolute;margin-left:60pt;margin-top:42.35pt;width:462pt;height:.25pt;z-index:-696280;mso-position-horizontal-relative:page;mso-position-vertical-relative:page" coordorigin="1200,847" coordsize="9240,5">
          <v:shape id="_x0000_s2635" style="position:absolute;left:1200;top:847;width:2;height:5" coordorigin="1200,847" coordsize="0,5" path="m1200,852r,-5e" fillcolor="black" stroked="f">
            <v:path arrowok="t"/>
          </v:shape>
          <v:line id="_x0000_s2634" style="position:absolute" from="1200,850" to="10440,850" strokeweight=".24pt"/>
          <w10:wrap anchorx="page" anchory="page"/>
        </v:group>
      </w:pict>
    </w:r>
    <w:r>
      <w:pict w14:anchorId="0BDB9045">
        <v:shapetype id="_x0000_t202" coordsize="21600,21600" o:spt="202" path="m,l,21600r21600,l21600,xe">
          <v:stroke joinstyle="miter"/>
          <v:path gradientshapeok="t" o:connecttype="rect"/>
        </v:shapetype>
        <v:shape id="_x0000_s2632" type="#_x0000_t202" style="position:absolute;margin-left:59.55pt;margin-top:26.45pt;width:146.3pt;height:13pt;z-index:-696256;mso-position-horizontal-relative:page;mso-position-vertical-relative:page" filled="f" stroked="f">
          <v:textbox style="mso-next-textbox:#_x0000_s2632" inset="0,0,0,0">
            <w:txbxContent>
              <w:p w14:paraId="33F37406" w14:textId="77777777" w:rsidR="00377208" w:rsidRDefault="00377208">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B6B78" w14:textId="77777777" w:rsidR="00377208" w:rsidRDefault="00377208">
    <w:pPr>
      <w:pStyle w:val="BodyText"/>
      <w:spacing w:line="14" w:lineRule="auto"/>
    </w:pPr>
    <w:r>
      <w:pict w14:anchorId="013A70BA">
        <v:group id="_x0000_s2629" style="position:absolute;margin-left:90pt;margin-top:42.35pt;width:462pt;height:.25pt;z-index:-696232;mso-position-horizontal-relative:page;mso-position-vertical-relative:page" coordorigin="1800,847" coordsize="9240,5">
          <v:shape id="_x0000_s2631" style="position:absolute;left:1800;top:847;width:2;height:5" coordorigin="1800,847" coordsize="0,5" path="m1800,852r,-5e" fillcolor="black" stroked="f">
            <v:path arrowok="t"/>
          </v:shape>
          <v:line id="_x0000_s2630" style="position:absolute" from="1800,850" to="11040,850" strokeweight=".24pt"/>
          <w10:wrap anchorx="page" anchory="page"/>
        </v:group>
      </w:pict>
    </w:r>
    <w:r>
      <w:pict w14:anchorId="3A0331E3">
        <v:shapetype id="_x0000_t202" coordsize="21600,21600" o:spt="202" path="m,l,21600r21600,l21600,xe">
          <v:stroke joinstyle="miter"/>
          <v:path gradientshapeok="t" o:connecttype="rect"/>
        </v:shapetype>
        <v:shape id="_x0000_s2628" type="#_x0000_t202" style="position:absolute;margin-left:407.35pt;margin-top:26.45pt;width:146.3pt;height:13pt;z-index:-696208;mso-position-horizontal-relative:page;mso-position-vertical-relative:page" filled="f" stroked="f">
          <v:textbox style="mso-next-textbox:#_x0000_s2628" inset="0,0,0,0">
            <w:txbxContent>
              <w:p w14:paraId="0C33E70B" w14:textId="77777777" w:rsidR="00377208" w:rsidRDefault="00377208">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B0B24" w14:textId="0C71C846" w:rsidR="00377208" w:rsidRPr="005D4FA8" w:rsidRDefault="00377208" w:rsidP="005D4FA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507C2" w14:textId="77777777" w:rsidR="00377208" w:rsidRDefault="00377208">
    <w:pPr>
      <w:pStyle w:val="BodyText"/>
      <w:spacing w:line="14" w:lineRule="auto"/>
    </w:pPr>
    <w:r>
      <w:pict w14:anchorId="279DB2A6">
        <v:group id="_x0000_s2625" style="position:absolute;margin-left:60pt;margin-top:42.35pt;width:462pt;height:.25pt;z-index:-696184;mso-position-horizontal-relative:page;mso-position-vertical-relative:page" coordorigin="1200,847" coordsize="9240,5">
          <v:shape id="_x0000_s2627" style="position:absolute;left:1200;top:847;width:2;height:5" coordorigin="1200,847" coordsize="0,5" path="m1200,852r,-5e" fillcolor="black" stroked="f">
            <v:path arrowok="t"/>
          </v:shape>
          <v:line id="_x0000_s2626" style="position:absolute" from="1200,850" to="10440,850" strokeweight=".24pt"/>
          <w10:wrap anchorx="page" anchory="page"/>
        </v:group>
      </w:pict>
    </w:r>
    <w:r>
      <w:pict w14:anchorId="67DB5FCC">
        <v:shapetype id="_x0000_t202" coordsize="21600,21600" o:spt="202" path="m,l,21600r21600,l21600,xe">
          <v:stroke joinstyle="miter"/>
          <v:path gradientshapeok="t" o:connecttype="rect"/>
        </v:shapetype>
        <v:shape id="_x0000_s2624" type="#_x0000_t202" style="position:absolute;margin-left:59.55pt;margin-top:26.45pt;width:155.05pt;height:13pt;z-index:-696160;mso-position-horizontal-relative:page;mso-position-vertical-relative:page" filled="f" stroked="f">
          <v:textbox inset="0,0,0,0">
            <w:txbxContent>
              <w:p w14:paraId="516ED544" w14:textId="77777777" w:rsidR="00377208" w:rsidRDefault="00377208">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35567" w14:textId="77777777" w:rsidR="00377208" w:rsidRDefault="00377208">
    <w:pPr>
      <w:pStyle w:val="BodyText"/>
      <w:spacing w:line="14" w:lineRule="auto"/>
    </w:pPr>
    <w:r>
      <w:pict w14:anchorId="65F6F89D">
        <v:group id="_x0000_s2621" style="position:absolute;margin-left:90pt;margin-top:42.35pt;width:462pt;height:.25pt;z-index:-696136;mso-position-horizontal-relative:page;mso-position-vertical-relative:page" coordorigin="1800,847" coordsize="9240,5">
          <v:shape id="_x0000_s2623" style="position:absolute;left:1800;top:847;width:2;height:5" coordorigin="1800,847" coordsize="0,5" path="m1800,852r,-5e" fillcolor="black" stroked="f">
            <v:path arrowok="t"/>
          </v:shape>
          <v:line id="_x0000_s2622" style="position:absolute" from="1800,850" to="11040,850" strokeweight=".24pt"/>
          <w10:wrap anchorx="page" anchory="page"/>
        </v:group>
      </w:pict>
    </w:r>
    <w:r>
      <w:pict w14:anchorId="4EAC8144">
        <v:shapetype id="_x0000_t202" coordsize="21600,21600" o:spt="202" path="m,l,21600r21600,l21600,xe">
          <v:stroke joinstyle="miter"/>
          <v:path gradientshapeok="t" o:connecttype="rect"/>
        </v:shapetype>
        <v:shape id="_x0000_s2620" type="#_x0000_t202" style="position:absolute;margin-left:368.3pt;margin-top:26.45pt;width:185.4pt;height:13pt;z-index:-696112;mso-position-horizontal-relative:page;mso-position-vertical-relative:page" filled="f" stroked="f">
          <v:textbox inset="0,0,0,0">
            <w:txbxContent>
              <w:p w14:paraId="0ABB96C3" w14:textId="77777777" w:rsidR="00377208" w:rsidRDefault="00377208">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3FFDD" w14:textId="77777777" w:rsidR="00377208" w:rsidRDefault="00377208">
    <w:pPr>
      <w:pStyle w:val="BodyText"/>
      <w:spacing w:line="14" w:lineRule="auto"/>
    </w:pPr>
    <w:r>
      <w:pict w14:anchorId="4AE7EC90">
        <v:group id="_x0000_s2617" style="position:absolute;margin-left:60pt;margin-top:42.35pt;width:462pt;height:.25pt;z-index:-696088;mso-position-horizontal-relative:page;mso-position-vertical-relative:page" coordorigin="1200,847" coordsize="9240,5">
          <v:shape id="_x0000_s2619" style="position:absolute;left:1200;top:847;width:2;height:5" coordorigin="1200,847" coordsize="0,5" path="m1200,852r,-5e" fillcolor="black" stroked="f">
            <v:path arrowok="t"/>
          </v:shape>
          <v:line id="_x0000_s2618" style="position:absolute" from="1200,850" to="10440,850" strokeweight=".24pt"/>
          <w10:wrap anchorx="page" anchory="page"/>
        </v:group>
      </w:pict>
    </w:r>
    <w:r>
      <w:pict w14:anchorId="3E6B2881">
        <v:shapetype id="_x0000_t202" coordsize="21600,21600" o:spt="202" path="m,l,21600r21600,l21600,xe">
          <v:stroke joinstyle="miter"/>
          <v:path gradientshapeok="t" o:connecttype="rect"/>
        </v:shapetype>
        <v:shape id="_x0000_s2616" type="#_x0000_t202" style="position:absolute;margin-left:59.55pt;margin-top:26.45pt;width:150.1pt;height:13pt;z-index:-696064;mso-position-horizontal-relative:page;mso-position-vertical-relative:page" filled="f" stroked="f">
          <v:textbox inset="0,0,0,0">
            <w:txbxContent>
              <w:p w14:paraId="051251BE" w14:textId="77777777" w:rsidR="00377208" w:rsidRDefault="00377208">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2FFB" w14:textId="77777777" w:rsidR="00377208" w:rsidRDefault="00377208">
    <w:pPr>
      <w:pStyle w:val="BodyText"/>
      <w:spacing w:line="14" w:lineRule="auto"/>
    </w:pPr>
    <w:r>
      <w:pict w14:anchorId="2FFDAEB0">
        <v:group id="_x0000_s2613" style="position:absolute;margin-left:90pt;margin-top:42.35pt;width:462pt;height:.25pt;z-index:-696040;mso-position-horizontal-relative:page;mso-position-vertical-relative:page" coordorigin="1800,847" coordsize="9240,5">
          <v:shape id="_x0000_s2615" style="position:absolute;left:1800;top:847;width:2;height:5" coordorigin="1800,847" coordsize="0,5" path="m1800,852r,-5e" fillcolor="black" stroked="f">
            <v:path arrowok="t"/>
          </v:shape>
          <v:line id="_x0000_s2614" style="position:absolute" from="1800,850" to="11040,850" strokeweight=".24pt"/>
          <w10:wrap anchorx="page" anchory="page"/>
        </v:group>
      </w:pict>
    </w:r>
    <w:r>
      <w:pict w14:anchorId="322356E7">
        <v:shapetype id="_x0000_t202" coordsize="21600,21600" o:spt="202" path="m,l,21600r21600,l21600,xe">
          <v:stroke joinstyle="miter"/>
          <v:path gradientshapeok="t" o:connecttype="rect"/>
        </v:shapetype>
        <v:shape id="_x0000_s2612" type="#_x0000_t202" style="position:absolute;margin-left:403.65pt;margin-top:26.45pt;width:150.05pt;height:13pt;z-index:-696016;mso-position-horizontal-relative:page;mso-position-vertical-relative:page" filled="f" stroked="f">
          <v:textbox inset="0,0,0,0">
            <w:txbxContent>
              <w:p w14:paraId="06780D6B" w14:textId="77777777" w:rsidR="00377208" w:rsidRDefault="00377208">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17FB" w14:textId="77777777" w:rsidR="00377208" w:rsidRDefault="00377208">
    <w:pPr>
      <w:pStyle w:val="BodyText"/>
      <w:spacing w:line="14" w:lineRule="auto"/>
    </w:pPr>
    <w:r>
      <w:pict w14:anchorId="10C9A1E7">
        <v:group id="_x0000_s2609" style="position:absolute;margin-left:60pt;margin-top:42.35pt;width:462pt;height:.25pt;z-index:-695992;mso-position-horizontal-relative:page;mso-position-vertical-relative:page" coordorigin="1200,847" coordsize="9240,5">
          <v:shape id="_x0000_s2611" style="position:absolute;left:1200;top:847;width:2;height:5" coordorigin="1200,847" coordsize="0,5" path="m1200,852r,-5e" fillcolor="black" stroked="f">
            <v:path arrowok="t"/>
          </v:shape>
          <v:line id="_x0000_s2610" style="position:absolute" from="1200,850" to="10440,850" strokeweight=".24pt"/>
          <w10:wrap anchorx="page" anchory="page"/>
        </v:group>
      </w:pict>
    </w:r>
    <w:r>
      <w:pict w14:anchorId="2254E76C">
        <v:shapetype id="_x0000_t202" coordsize="21600,21600" o:spt="202" path="m,l,21600r21600,l21600,xe">
          <v:stroke joinstyle="miter"/>
          <v:path gradientshapeok="t" o:connecttype="rect"/>
        </v:shapetype>
        <v:shape id="_x0000_s2608" type="#_x0000_t202" style="position:absolute;margin-left:59.55pt;margin-top:26.45pt;width:209.7pt;height:13pt;z-index:-695968;mso-position-horizontal-relative:page;mso-position-vertical-relative:page" filled="f" stroked="f">
          <v:textbox inset="0,0,0,0">
            <w:txbxContent>
              <w:p w14:paraId="1EAD0745" w14:textId="77777777" w:rsidR="00377208" w:rsidRDefault="00377208">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49E7A" w14:textId="77777777" w:rsidR="00377208" w:rsidRDefault="00377208">
    <w:pPr>
      <w:pStyle w:val="BodyText"/>
      <w:spacing w:line="14" w:lineRule="auto"/>
    </w:pPr>
    <w:r>
      <w:pict w14:anchorId="2E3EDF2B">
        <v:group id="_x0000_s2605" style="position:absolute;margin-left:90pt;margin-top:42.35pt;width:462pt;height:.25pt;z-index:-695944;mso-position-horizontal-relative:page;mso-position-vertical-relative:page" coordorigin="1800,847" coordsize="9240,5">
          <v:shape id="_x0000_s2607" style="position:absolute;left:1800;top:847;width:2;height:5" coordorigin="1800,847" coordsize="0,5" path="m1800,852r,-5e" fillcolor="black" stroked="f">
            <v:path arrowok="t"/>
          </v:shape>
          <v:line id="_x0000_s2606" style="position:absolute" from="1800,850" to="11040,850" strokeweight=".24pt"/>
          <w10:wrap anchorx="page" anchory="page"/>
        </v:group>
      </w:pict>
    </w:r>
    <w:r>
      <w:pict w14:anchorId="3D0452A8">
        <v:shapetype id="_x0000_t202" coordsize="21600,21600" o:spt="202" path="m,l,21600r21600,l21600,xe">
          <v:stroke joinstyle="miter"/>
          <v:path gradientshapeok="t" o:connecttype="rect"/>
        </v:shapetype>
        <v:shape id="_x0000_s2604" type="#_x0000_t202" style="position:absolute;margin-left:343.35pt;margin-top:26.45pt;width:209.65pt;height:13pt;z-index:-695920;mso-position-horizontal-relative:page;mso-position-vertical-relative:page" filled="f" stroked="f">
          <v:textbox inset="0,0,0,0">
            <w:txbxContent>
              <w:p w14:paraId="6BB9BEE4" w14:textId="77777777" w:rsidR="00377208" w:rsidRDefault="00377208">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1960B" w14:textId="77777777" w:rsidR="00377208" w:rsidRDefault="00377208">
    <w:pPr>
      <w:pStyle w:val="BodyText"/>
      <w:spacing w:line="14" w:lineRule="auto"/>
    </w:pPr>
    <w:r>
      <w:pict w14:anchorId="50827F42">
        <v:group id="_x0000_s2599" style="position:absolute;margin-left:60pt;margin-top:42.35pt;width:462pt;height:.25pt;z-index:-695848;mso-position-horizontal-relative:page;mso-position-vertical-relative:page" coordorigin="1200,847" coordsize="9240,5">
          <v:shape id="_x0000_s2601" style="position:absolute;left:1200;top:847;width:2;height:5" coordorigin="1200,847" coordsize="0,5" path="m1200,852r,-5e" fillcolor="black" stroked="f">
            <v:path arrowok="t"/>
          </v:shape>
          <v:line id="_x0000_s2600" style="position:absolute" from="1200,850" to="10440,850" strokeweight=".24pt"/>
          <w10:wrap anchorx="page" anchory="page"/>
        </v:group>
      </w:pict>
    </w:r>
    <w:r>
      <w:pict w14:anchorId="3958F3B3">
        <v:shapetype id="_x0000_t202" coordsize="21600,21600" o:spt="202" path="m,l,21600r21600,l21600,xe">
          <v:stroke joinstyle="miter"/>
          <v:path gradientshapeok="t" o:connecttype="rect"/>
        </v:shapetype>
        <v:shape id="_x0000_s2598" type="#_x0000_t202" style="position:absolute;margin-left:59.55pt;margin-top:26.45pt;width:256.55pt;height:13pt;z-index:-695824;mso-position-horizontal-relative:page;mso-position-vertical-relative:page" filled="f" stroked="f">
          <v:textbox inset="0,0,0,0">
            <w:txbxContent>
              <w:p w14:paraId="2733C2DA" w14:textId="77777777" w:rsidR="00377208" w:rsidRDefault="00377208">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9D4A3" w14:textId="77777777" w:rsidR="00377208" w:rsidRDefault="00377208">
    <w:pPr>
      <w:pStyle w:val="BodyText"/>
      <w:spacing w:line="14" w:lineRule="auto"/>
    </w:pPr>
    <w:r>
      <w:pict w14:anchorId="2489E302">
        <v:group id="_x0000_s2595" style="position:absolute;margin-left:90pt;margin-top:42.35pt;width:462pt;height:.25pt;z-index:-695800;mso-position-horizontal-relative:page;mso-position-vertical-relative:page" coordorigin="1800,847" coordsize="9240,5">
          <v:shape id="_x0000_s2597" style="position:absolute;left:1800;top:847;width:2;height:5" coordorigin="1800,847" coordsize="0,5" path="m1800,852r,-5e" fillcolor="black" stroked="f">
            <v:path arrowok="t"/>
          </v:shape>
          <v:line id="_x0000_s2596" style="position:absolute" from="1800,850" to="11040,850" strokeweight=".24pt"/>
          <w10:wrap anchorx="page" anchory="page"/>
        </v:group>
      </w:pict>
    </w:r>
    <w:r>
      <w:pict w14:anchorId="58D69A6B">
        <v:shapetype id="_x0000_t202" coordsize="21600,21600" o:spt="202" path="m,l,21600r21600,l21600,xe">
          <v:stroke joinstyle="miter"/>
          <v:path gradientshapeok="t" o:connecttype="rect"/>
        </v:shapetype>
        <v:shape id="_x0000_s2594" type="#_x0000_t202" style="position:absolute;margin-left:297.15pt;margin-top:26.45pt;width:256.55pt;height:13pt;z-index:-695776;mso-position-horizontal-relative:page;mso-position-vertical-relative:page" filled="f" stroked="f">
          <v:textbox inset="0,0,0,0">
            <w:txbxContent>
              <w:p w14:paraId="75DFC8B5" w14:textId="77777777" w:rsidR="00377208" w:rsidRDefault="00377208">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9D197" w14:textId="77777777" w:rsidR="00377208" w:rsidRDefault="00377208">
    <w:pPr>
      <w:pStyle w:val="BodyText"/>
      <w:spacing w:line="14" w:lineRule="auto"/>
    </w:pPr>
    <w:r>
      <w:pict w14:anchorId="3BEEDAC8">
        <v:group id="_x0000_s2591" style="position:absolute;margin-left:60pt;margin-top:42.35pt;width:462pt;height:.25pt;z-index:-695752;mso-position-horizontal-relative:page;mso-position-vertical-relative:page" coordorigin="1200,847" coordsize="9240,5">
          <v:shape id="_x0000_s2593" style="position:absolute;left:1200;top:847;width:2;height:5" coordorigin="1200,847" coordsize="0,5" path="m1200,852r,-5e" fillcolor="black" stroked="f">
            <v:path arrowok="t"/>
          </v:shape>
          <v:line id="_x0000_s2592" style="position:absolute" from="1200,850" to="10440,850" strokeweight=".24pt"/>
          <w10:wrap anchorx="page" anchory="page"/>
        </v:group>
      </w:pict>
    </w:r>
    <w:r>
      <w:pict w14:anchorId="554BF150">
        <v:shapetype id="_x0000_t202" coordsize="21600,21600" o:spt="202" path="m,l,21600r21600,l21600,xe">
          <v:stroke joinstyle="miter"/>
          <v:path gradientshapeok="t" o:connecttype="rect"/>
        </v:shapetype>
        <v:shape id="_x0000_s2590" type="#_x0000_t202" style="position:absolute;margin-left:59.55pt;margin-top:26.45pt;width:174.4pt;height:13pt;z-index:-695728;mso-position-horizontal-relative:page;mso-position-vertical-relative:page" filled="f" stroked="f">
          <v:textbox inset="0,0,0,0">
            <w:txbxContent>
              <w:p w14:paraId="6A0564F3" w14:textId="77777777" w:rsidR="00377208" w:rsidRDefault="00377208">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6246C" w14:textId="77777777" w:rsidR="00377208" w:rsidRDefault="00377208">
    <w:pPr>
      <w:pStyle w:val="BodyText"/>
      <w:spacing w:line="14" w:lineRule="auto"/>
    </w:pPr>
    <w:r>
      <w:pict w14:anchorId="5D756EEA">
        <v:group id="_x0000_s2587" style="position:absolute;margin-left:90pt;margin-top:42.35pt;width:462pt;height:.25pt;z-index:-695704;mso-position-horizontal-relative:page;mso-position-vertical-relative:page" coordorigin="1800,847" coordsize="9240,5">
          <v:shape id="_x0000_s2589" style="position:absolute;left:1800;top:847;width:2;height:5" coordorigin="1800,847" coordsize="0,5" path="m1800,852r,-5e" fillcolor="black" stroked="f">
            <v:path arrowok="t"/>
          </v:shape>
          <v:line id="_x0000_s2588" style="position:absolute" from="1800,850" to="11040,850" strokeweight=".24pt"/>
          <w10:wrap anchorx="page" anchory="page"/>
        </v:group>
      </w:pict>
    </w:r>
    <w:r>
      <w:pict w14:anchorId="7D2CF393">
        <v:shapetype id="_x0000_t202" coordsize="21600,21600" o:spt="202" path="m,l,21600r21600,l21600,xe">
          <v:stroke joinstyle="miter"/>
          <v:path gradientshapeok="t" o:connecttype="rect"/>
        </v:shapetype>
        <v:shape id="_x0000_s2586" type="#_x0000_t202" style="position:absolute;margin-left:378.7pt;margin-top:26.45pt;width:174.35pt;height:13pt;z-index:-695680;mso-position-horizontal-relative:page;mso-position-vertical-relative:page" filled="f" stroked="f">
          <v:textbox inset="0,0,0,0">
            <w:txbxContent>
              <w:p w14:paraId="26DB667D" w14:textId="77777777" w:rsidR="00377208" w:rsidRDefault="00377208">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D3909" w14:textId="77777777" w:rsidR="00377208" w:rsidRDefault="00377208">
    <w:pPr>
      <w:pStyle w:val="BodyText"/>
      <w:spacing w:line="14" w:lineRule="auto"/>
    </w:pPr>
    <w:r>
      <w:pict w14:anchorId="70B3240E">
        <v:group id="_x0000_s2695" style="position:absolute;margin-left:60pt;margin-top:42.35pt;width:462pt;height:.25pt;z-index:-697144;mso-position-horizontal-relative:page;mso-position-vertical-relative:page" coordorigin="1200,847" coordsize="9240,5">
          <v:shape id="_x0000_s2697" style="position:absolute;left:1200;top:847;width:2;height:5" coordorigin="1200,847" coordsize="0,5" path="m1200,852r,-5e" fillcolor="black" stroked="f">
            <v:path arrowok="t"/>
          </v:shape>
          <v:line id="_x0000_s2696" style="position:absolute" from="1200,850" to="10440,850" strokeweight=".24pt"/>
          <w10:wrap anchorx="page" anchory="page"/>
        </v:group>
      </w:pict>
    </w:r>
    <w:r>
      <w:pict w14:anchorId="237B16BD">
        <v:shapetype id="_x0000_t202" coordsize="21600,21600" o:spt="202" path="m,l,21600r21600,l21600,xe">
          <v:stroke joinstyle="miter"/>
          <v:path gradientshapeok="t" o:connecttype="rect"/>
        </v:shapetype>
        <v:shape id="_x0000_s2694" type="#_x0000_t202" style="position:absolute;margin-left:59.55pt;margin-top:26.45pt;width:89.05pt;height:13pt;z-index:-697120;mso-position-horizontal-relative:page;mso-position-vertical-relative:page" filled="f" stroked="f">
          <v:textbox style="mso-next-textbox:#_x0000_s2694" inset="0,0,0,0">
            <w:txbxContent>
              <w:p w14:paraId="4A236407" w14:textId="77777777" w:rsidR="00377208" w:rsidRDefault="00377208">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E39C8" w14:textId="77777777" w:rsidR="00377208" w:rsidRDefault="00377208">
    <w:pPr>
      <w:pStyle w:val="BodyText"/>
      <w:spacing w:line="14" w:lineRule="auto"/>
    </w:pPr>
    <w:r>
      <w:pict w14:anchorId="4089562C">
        <v:group id="_x0000_s2583" style="position:absolute;margin-left:60pt;margin-top:42.35pt;width:462pt;height:.25pt;z-index:-695656;mso-position-horizontal-relative:page;mso-position-vertical-relative:page" coordorigin="1200,847" coordsize="9240,5">
          <v:shape id="_x0000_s2585" style="position:absolute;left:1200;top:847;width:2;height:5" coordorigin="1200,847" coordsize="0,5" path="m1200,852r,-5e" fillcolor="black" stroked="f">
            <v:path arrowok="t"/>
          </v:shape>
          <v:line id="_x0000_s2584" style="position:absolute" from="1200,850" to="10440,850" strokeweight=".24pt"/>
          <w10:wrap anchorx="page" anchory="page"/>
        </v:group>
      </w:pict>
    </w:r>
    <w:r>
      <w:pict w14:anchorId="6FBBB4EA">
        <v:shapetype id="_x0000_t202" coordsize="21600,21600" o:spt="202" path="m,l,21600r21600,l21600,xe">
          <v:stroke joinstyle="miter"/>
          <v:path gradientshapeok="t" o:connecttype="rect"/>
        </v:shapetype>
        <v:shape id="_x0000_s2582" type="#_x0000_t202" style="position:absolute;margin-left:59.55pt;margin-top:26.45pt;width:191.75pt;height:13pt;z-index:-695632;mso-position-horizontal-relative:page;mso-position-vertical-relative:page" filled="f" stroked="f">
          <v:textbox inset="0,0,0,0">
            <w:txbxContent>
              <w:p w14:paraId="370E9BAC" w14:textId="77777777" w:rsidR="00377208" w:rsidRDefault="00377208">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E9B3C" w14:textId="77777777" w:rsidR="00377208" w:rsidRDefault="00377208">
    <w:pPr>
      <w:pStyle w:val="BodyText"/>
      <w:spacing w:line="14" w:lineRule="auto"/>
    </w:pPr>
    <w:r>
      <w:pict w14:anchorId="0F187A89">
        <v:group id="_x0000_s2579" style="position:absolute;margin-left:90pt;margin-top:42.35pt;width:462pt;height:.25pt;z-index:-695608;mso-position-horizontal-relative:page;mso-position-vertical-relative:page" coordorigin="1800,847" coordsize="9240,5">
          <v:shape id="_x0000_s2581" style="position:absolute;left:1800;top:847;width:2;height:5" coordorigin="1800,847" coordsize="0,5" path="m1800,852r,-5e" fillcolor="black" stroked="f">
            <v:path arrowok="t"/>
          </v:shape>
          <v:line id="_x0000_s2580" style="position:absolute" from="1800,850" to="11040,850" strokeweight=".24pt"/>
          <w10:wrap anchorx="page" anchory="page"/>
        </v:group>
      </w:pict>
    </w:r>
    <w:r>
      <w:pict w14:anchorId="39218142">
        <v:shapetype id="_x0000_t202" coordsize="21600,21600" o:spt="202" path="m,l,21600r21600,l21600,xe">
          <v:stroke joinstyle="miter"/>
          <v:path gradientshapeok="t" o:connecttype="rect"/>
        </v:shapetype>
        <v:shape id="_x0000_s2578" type="#_x0000_t202" style="position:absolute;margin-left:361.95pt;margin-top:26.45pt;width:191.7pt;height:13pt;z-index:-695584;mso-position-horizontal-relative:page;mso-position-vertical-relative:page" filled="f" stroked="f">
          <v:textbox inset="0,0,0,0">
            <w:txbxContent>
              <w:p w14:paraId="5994AE2C" w14:textId="77777777" w:rsidR="00377208" w:rsidRDefault="00377208">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DC7DF" w14:textId="77777777" w:rsidR="00377208" w:rsidRDefault="00377208">
    <w:pPr>
      <w:pStyle w:val="BodyText"/>
      <w:spacing w:line="14" w:lineRule="auto"/>
    </w:pPr>
    <w:r>
      <w:pict w14:anchorId="79691563">
        <v:group id="_x0000_s2569" style="position:absolute;margin-left:60pt;margin-top:42.35pt;width:462pt;height:.25pt;z-index:-695464;mso-position-horizontal-relative:page;mso-position-vertical-relative:page" coordorigin="1200,847" coordsize="9240,5">
          <v:shape id="_x0000_s2571" style="position:absolute;left:1200;top:847;width:2;height:5" coordorigin="1200,847" coordsize="0,5" path="m1200,852r,-5e" fillcolor="black" stroked="f">
            <v:path arrowok="t"/>
          </v:shape>
          <v:line id="_x0000_s2570" style="position:absolute" from="1200,850" to="10440,850" strokeweight=".24pt"/>
          <w10:wrap anchorx="page" anchory="page"/>
        </v:group>
      </w:pict>
    </w:r>
    <w:r>
      <w:pict w14:anchorId="4F665D17">
        <v:shapetype id="_x0000_t202" coordsize="21600,21600" o:spt="202" path="m,l,21600r21600,l21600,xe">
          <v:stroke joinstyle="miter"/>
          <v:path gradientshapeok="t" o:connecttype="rect"/>
        </v:shapetype>
        <v:shape id="_x0000_s2568" type="#_x0000_t202" style="position:absolute;margin-left:59.55pt;margin-top:26.45pt;width:170.3pt;height:13pt;z-index:-695440;mso-position-horizontal-relative:page;mso-position-vertical-relative:page" filled="f" stroked="f">
          <v:textbox inset="0,0,0,0">
            <w:txbxContent>
              <w:p w14:paraId="01D2EB07" w14:textId="77777777" w:rsidR="00377208" w:rsidRDefault="00377208">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0592A" w14:textId="77777777" w:rsidR="00377208" w:rsidRDefault="00377208">
    <w:pPr>
      <w:pStyle w:val="BodyText"/>
      <w:spacing w:line="14" w:lineRule="auto"/>
    </w:pPr>
    <w:r>
      <w:pict w14:anchorId="250E2B60">
        <v:group id="_x0000_s2573" style="position:absolute;margin-left:90pt;margin-top:42.35pt;width:462pt;height:.25pt;z-index:-695512;mso-position-horizontal-relative:page;mso-position-vertical-relative:page" coordorigin="1800,847" coordsize="9240,5">
          <v:shape id="_x0000_s2575" style="position:absolute;left:1800;top:847;width:2;height:5" coordorigin="1800,847" coordsize="0,5" path="m1800,852r,-5e" fillcolor="black" stroked="f">
            <v:path arrowok="t"/>
          </v:shape>
          <v:line id="_x0000_s2574" style="position:absolute" from="1800,850" to="11040,850" strokeweight=".24pt"/>
          <w10:wrap anchorx="page" anchory="page"/>
        </v:group>
      </w:pict>
    </w:r>
    <w:r>
      <w:pict w14:anchorId="2BA2CA8F">
        <v:shapetype id="_x0000_t202" coordsize="21600,21600" o:spt="202" path="m,l,21600r21600,l21600,xe">
          <v:stroke joinstyle="miter"/>
          <v:path gradientshapeok="t" o:connecttype="rect"/>
        </v:shapetype>
        <v:shape id="_x0000_s2572" type="#_x0000_t202" style="position:absolute;margin-left:383.55pt;margin-top:26.45pt;width:169.45pt;height:13pt;z-index:-695488;mso-position-horizontal-relative:page;mso-position-vertical-relative:page" filled="f" stroked="f">
          <v:textbox inset="0,0,0,0">
            <w:txbxContent>
              <w:p w14:paraId="520C0749" w14:textId="77777777" w:rsidR="00377208" w:rsidRDefault="00377208">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5E0A1" w14:textId="77777777" w:rsidR="00377208" w:rsidRDefault="00377208">
    <w:pPr>
      <w:pStyle w:val="BodyText"/>
      <w:spacing w:line="14" w:lineRule="auto"/>
      <w:rPr>
        <w:sz w:val="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DF37" w14:textId="77777777" w:rsidR="00377208" w:rsidRDefault="00377208">
    <w:pPr>
      <w:pStyle w:val="BodyText"/>
      <w:spacing w:line="14" w:lineRule="auto"/>
    </w:pPr>
    <w:r>
      <w:pict w14:anchorId="2493BFBE">
        <v:group id="_x0000_s2563" style="position:absolute;margin-left:60pt;margin-top:42.35pt;width:462pt;height:.25pt;z-index:-695368;mso-position-horizontal-relative:page;mso-position-vertical-relative:page" coordorigin="1200,847" coordsize="9240,5">
          <v:shape id="_x0000_s2565" style="position:absolute;left:1200;top:847;width:2;height:5" coordorigin="1200,847" coordsize="0,5" path="m1200,852r,-5e" fillcolor="black" stroked="f">
            <v:path arrowok="t"/>
          </v:shape>
          <v:line id="_x0000_s2564" style="position:absolute" from="1200,850" to="10440,850" strokeweight=".24pt"/>
          <w10:wrap anchorx="page" anchory="page"/>
        </v:group>
      </w:pict>
    </w:r>
    <w:r>
      <w:pict w14:anchorId="532FA899">
        <v:shapetype id="_x0000_t202" coordsize="21600,21600" o:spt="202" path="m,l,21600r21600,l21600,xe">
          <v:stroke joinstyle="miter"/>
          <v:path gradientshapeok="t" o:connecttype="rect"/>
        </v:shapetype>
        <v:shape id="_x0000_s2562" type="#_x0000_t202" style="position:absolute;margin-left:59.55pt;margin-top:26.45pt;width:133.7pt;height:13pt;z-index:-695344;mso-position-horizontal-relative:page;mso-position-vertical-relative:page" filled="f" stroked="f">
          <v:textbox inset="0,0,0,0">
            <w:txbxContent>
              <w:p w14:paraId="07F4BDD6" w14:textId="77777777" w:rsidR="00377208" w:rsidRDefault="00377208">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B490F" w14:textId="77777777" w:rsidR="00377208" w:rsidRDefault="00377208">
    <w:pPr>
      <w:pStyle w:val="BodyText"/>
      <w:spacing w:line="14" w:lineRule="auto"/>
    </w:pPr>
    <w:r>
      <w:pict w14:anchorId="6663E7D8">
        <v:group id="_x0000_s2559" style="position:absolute;margin-left:90pt;margin-top:42.35pt;width:462pt;height:.25pt;z-index:-695320;mso-position-horizontal-relative:page;mso-position-vertical-relative:page" coordorigin="1800,847" coordsize="9240,5">
          <v:shape id="_x0000_s2561" style="position:absolute;left:1800;top:847;width:2;height:5" coordorigin="1800,847" coordsize="0,5" path="m1800,852r,-5e" fillcolor="black" stroked="f">
            <v:path arrowok="t"/>
          </v:shape>
          <v:line id="_x0000_s2560" style="position:absolute" from="1800,850" to="11040,850" strokeweight=".24pt"/>
          <w10:wrap anchorx="page" anchory="page"/>
        </v:group>
      </w:pict>
    </w:r>
    <w:r>
      <w:pict w14:anchorId="21C249C0">
        <v:shapetype id="_x0000_t202" coordsize="21600,21600" o:spt="202" path="m,l,21600r21600,l21600,xe">
          <v:stroke joinstyle="miter"/>
          <v:path gradientshapeok="t" o:connecttype="rect"/>
        </v:shapetype>
        <v:shape id="_x0000_s2558" type="#_x0000_t202" style="position:absolute;margin-left:447.8pt;margin-top:26.45pt;width:105.95pt;height:13pt;z-index:-695296;mso-position-horizontal-relative:page;mso-position-vertical-relative:page" filled="f" stroked="f">
          <v:textbox inset="0,0,0,0">
            <w:txbxContent>
              <w:p w14:paraId="12A3FC5F" w14:textId="77777777" w:rsidR="00377208" w:rsidRDefault="00377208">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BA3D3" w14:textId="77777777" w:rsidR="00377208" w:rsidRDefault="00377208">
    <w:pPr>
      <w:pStyle w:val="BodyText"/>
      <w:spacing w:line="14" w:lineRule="auto"/>
    </w:pPr>
    <w:r>
      <w:pict w14:anchorId="3593FD07">
        <v:group id="_x0000_s2555" style="position:absolute;margin-left:60pt;margin-top:42.35pt;width:462pt;height:.25pt;z-index:-695272;mso-position-horizontal-relative:page;mso-position-vertical-relative:page" coordorigin="1200,847" coordsize="9240,5">
          <v:shape id="_x0000_s2557" style="position:absolute;left:1200;top:847;width:2;height:5" coordorigin="1200,847" coordsize="0,5" path="m1200,852r,-5e" fillcolor="black" stroked="f">
            <v:path arrowok="t"/>
          </v:shape>
          <v:line id="_x0000_s2556" style="position:absolute" from="1200,850" to="10440,850" strokeweight=".24pt"/>
          <w10:wrap anchorx="page" anchory="page"/>
        </v:group>
      </w:pict>
    </w:r>
    <w:r>
      <w:pict w14:anchorId="095ECAD1">
        <v:shapetype id="_x0000_t202" coordsize="21600,21600" o:spt="202" path="m,l,21600r21600,l21600,xe">
          <v:stroke joinstyle="miter"/>
          <v:path gradientshapeok="t" o:connecttype="rect"/>
        </v:shapetype>
        <v:shape id="_x0000_s2554" type="#_x0000_t202" style="position:absolute;margin-left:59.55pt;margin-top:26.45pt;width:105.95pt;height:13pt;z-index:-695248;mso-position-horizontal-relative:page;mso-position-vertical-relative:page" filled="f" stroked="f">
          <v:textbox inset="0,0,0,0">
            <w:txbxContent>
              <w:p w14:paraId="2B340B3B" w14:textId="77777777" w:rsidR="00377208" w:rsidRDefault="00377208">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45C3A" w14:textId="77777777" w:rsidR="00377208" w:rsidRDefault="00377208">
    <w:pPr>
      <w:pStyle w:val="BodyText"/>
      <w:spacing w:line="14" w:lineRule="auto"/>
    </w:pPr>
    <w:r>
      <w:pict w14:anchorId="14975C2A">
        <v:group id="_x0000_s2551" style="position:absolute;margin-left:90pt;margin-top:42.35pt;width:462pt;height:.25pt;z-index:-695224;mso-position-horizontal-relative:page;mso-position-vertical-relative:page" coordorigin="1800,847" coordsize="9240,5">
          <v:shape id="_x0000_s2553" style="position:absolute;left:1800;top:847;width:2;height:5" coordorigin="1800,847" coordsize="0,5" path="m1800,852r,-5e" fillcolor="black" stroked="f">
            <v:path arrowok="t"/>
          </v:shape>
          <v:line id="_x0000_s2552" style="position:absolute" from="1800,850" to="11040,850" strokeweight=".24pt"/>
          <w10:wrap anchorx="page" anchory="page"/>
        </v:group>
      </w:pict>
    </w:r>
    <w:r>
      <w:pict w14:anchorId="0DB77F7E">
        <v:shapetype id="_x0000_t202" coordsize="21600,21600" o:spt="202" path="m,l,21600r21600,l21600,xe">
          <v:stroke joinstyle="miter"/>
          <v:path gradientshapeok="t" o:connecttype="rect"/>
        </v:shapetype>
        <v:shape id="_x0000_s2550" type="#_x0000_t202" style="position:absolute;margin-left:447.8pt;margin-top:26.45pt;width:105.95pt;height:13pt;z-index:-695200;mso-position-horizontal-relative:page;mso-position-vertical-relative:page" filled="f" stroked="f">
          <v:textbox inset="0,0,0,0">
            <w:txbxContent>
              <w:p w14:paraId="347FBE87" w14:textId="77777777" w:rsidR="00377208" w:rsidRDefault="00377208">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9D914" w14:textId="77777777" w:rsidR="00377208" w:rsidRDefault="00377208">
    <w:pPr>
      <w:pStyle w:val="BodyText"/>
      <w:spacing w:line="14" w:lineRule="auto"/>
    </w:pPr>
    <w:r>
      <w:pict w14:anchorId="53A2BC25">
        <v:group id="_x0000_s2547" style="position:absolute;margin-left:60pt;margin-top:42.35pt;width:462pt;height:.25pt;z-index:-695176;mso-position-horizontal-relative:page;mso-position-vertical-relative:page" coordorigin="1200,847" coordsize="9240,5">
          <v:shape id="_x0000_s2549" style="position:absolute;left:1200;top:847;width:2;height:5" coordorigin="1200,847" coordsize="0,5" path="m1200,852r,-5e" fillcolor="black" stroked="f">
            <v:path arrowok="t"/>
          </v:shape>
          <v:line id="_x0000_s2548" style="position:absolute" from="1200,850" to="10440,850" strokeweight=".24pt"/>
          <w10:wrap anchorx="page" anchory="page"/>
        </v:group>
      </w:pict>
    </w:r>
    <w:r>
      <w:pict w14:anchorId="2518BA33">
        <v:shapetype id="_x0000_t202" coordsize="21600,21600" o:spt="202" path="m,l,21600r21600,l21600,xe">
          <v:stroke joinstyle="miter"/>
          <v:path gradientshapeok="t" o:connecttype="rect"/>
        </v:shapetype>
        <v:shape id="_x0000_s2546" type="#_x0000_t202" style="position:absolute;margin-left:59.55pt;margin-top:26.45pt;width:81.15pt;height:13pt;z-index:-695152;mso-position-horizontal-relative:page;mso-position-vertical-relative:page" filled="f" stroked="f">
          <v:textbox inset="0,0,0,0">
            <w:txbxContent>
              <w:p w14:paraId="29443BB2" w14:textId="77777777" w:rsidR="00377208" w:rsidRDefault="00377208">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281C3" w14:textId="710EBC22" w:rsidR="00377208" w:rsidRDefault="00377208">
    <w:pPr>
      <w:pStyle w:val="BodyText"/>
      <w:spacing w:line="14" w:lineRule="auto"/>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9A43" w14:textId="77777777" w:rsidR="00377208" w:rsidRDefault="00377208">
    <w:pPr>
      <w:pStyle w:val="BodyText"/>
      <w:spacing w:line="14" w:lineRule="auto"/>
    </w:pPr>
    <w:r>
      <w:pict w14:anchorId="40ABF970">
        <v:group id="_x0000_s2543" style="position:absolute;margin-left:90pt;margin-top:42.35pt;width:462pt;height:.25pt;z-index:-695128;mso-position-horizontal-relative:page;mso-position-vertical-relative:page" coordorigin="1800,847" coordsize="9240,5">
          <v:shape id="_x0000_s2545" style="position:absolute;left:1800;top:847;width:2;height:5" coordorigin="1800,847" coordsize="0,5" path="m1800,852r,-5e" fillcolor="black" stroked="f">
            <v:path arrowok="t"/>
          </v:shape>
          <v:line id="_x0000_s2544" style="position:absolute" from="1800,850" to="11040,850" strokeweight=".24pt"/>
          <w10:wrap anchorx="page" anchory="page"/>
        </v:group>
      </w:pict>
    </w:r>
    <w:r>
      <w:pict w14:anchorId="208D1F65">
        <v:shapetype id="_x0000_t202" coordsize="21600,21600" o:spt="202" path="m,l,21600r21600,l21600,xe">
          <v:stroke joinstyle="miter"/>
          <v:path gradientshapeok="t" o:connecttype="rect"/>
        </v:shapetype>
        <v:shape id="_x0000_s2542" type="#_x0000_t202" style="position:absolute;margin-left:472.6pt;margin-top:26.45pt;width:81.1pt;height:13pt;z-index:-695104;mso-position-horizontal-relative:page;mso-position-vertical-relative:page" filled="f" stroked="f">
          <v:textbox inset="0,0,0,0">
            <w:txbxContent>
              <w:p w14:paraId="21280B8C" w14:textId="77777777" w:rsidR="00377208" w:rsidRDefault="00377208">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6FF20" w14:textId="77777777" w:rsidR="00377208" w:rsidRDefault="00377208">
    <w:pPr>
      <w:pStyle w:val="BodyText"/>
      <w:spacing w:line="14" w:lineRule="auto"/>
    </w:pPr>
    <w:r>
      <w:pict w14:anchorId="13F83209">
        <v:group id="_x0000_s2531" style="position:absolute;margin-left:60pt;margin-top:42.35pt;width:462pt;height:.25pt;z-index:-694936;mso-position-horizontal-relative:page;mso-position-vertical-relative:page" coordorigin="1200,847" coordsize="9240,5">
          <v:shape id="_x0000_s2533" style="position:absolute;left:1200;top:847;width:2;height:5" coordorigin="1200,847" coordsize="0,5" path="m1200,852r,-5e" fillcolor="black" stroked="f">
            <v:path arrowok="t"/>
          </v:shape>
          <v:line id="_x0000_s2532" style="position:absolute" from="1200,850" to="10440,850" strokeweight=".24pt"/>
          <w10:wrap anchorx="page" anchory="page"/>
        </v:group>
      </w:pict>
    </w:r>
    <w:r>
      <w:pict w14:anchorId="33A43E8A">
        <v:shapetype id="_x0000_t202" coordsize="21600,21600" o:spt="202" path="m,l,21600r21600,l21600,xe">
          <v:stroke joinstyle="miter"/>
          <v:path gradientshapeok="t" o:connecttype="rect"/>
        </v:shapetype>
        <v:shape id="_x0000_s2530" type="#_x0000_t202" style="position:absolute;margin-left:59.55pt;margin-top:26.45pt;width:102.45pt;height:13pt;z-index:-694912;mso-position-horizontal-relative:page;mso-position-vertical-relative:page" filled="f" stroked="f">
          <v:textbox inset="0,0,0,0">
            <w:txbxContent>
              <w:p w14:paraId="27F6166C" w14:textId="77777777" w:rsidR="00377208" w:rsidRDefault="00377208">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03DAB" w14:textId="77777777" w:rsidR="00377208" w:rsidRDefault="00377208">
    <w:pPr>
      <w:pStyle w:val="BodyText"/>
      <w:spacing w:line="14" w:lineRule="auto"/>
    </w:pPr>
    <w:r>
      <w:pict w14:anchorId="3F00019C">
        <v:group id="_x0000_s2535" style="position:absolute;margin-left:90pt;margin-top:42.35pt;width:462pt;height:.25pt;z-index:-694984;mso-position-horizontal-relative:page;mso-position-vertical-relative:page" coordorigin="1800,847" coordsize="9240,5">
          <v:shape id="_x0000_s2537" style="position:absolute;left:1800;top:847;width:2;height:5" coordorigin="1800,847" coordsize="0,5" path="m1800,852r,-5e" fillcolor="black" stroked="f">
            <v:path arrowok="t"/>
          </v:shape>
          <v:line id="_x0000_s2536" style="position:absolute" from="1800,850" to="11040,850" strokeweight=".24pt"/>
          <w10:wrap anchorx="page" anchory="page"/>
        </v:group>
      </w:pict>
    </w:r>
    <w:r>
      <w:pict w14:anchorId="7E4A9077">
        <v:shapetype id="_x0000_t202" coordsize="21600,21600" o:spt="202" path="m,l,21600r21600,l21600,xe">
          <v:stroke joinstyle="miter"/>
          <v:path gradientshapeok="t" o:connecttype="rect"/>
        </v:shapetype>
        <v:shape id="_x0000_s2534" type="#_x0000_t202" style="position:absolute;margin-left:451.2pt;margin-top:26.45pt;width:102.5pt;height:13pt;z-index:-694960;mso-position-horizontal-relative:page;mso-position-vertical-relative:page" filled="f" stroked="f">
          <v:textbox inset="0,0,0,0">
            <w:txbxContent>
              <w:p w14:paraId="127C7C12" w14:textId="77777777" w:rsidR="00377208" w:rsidRDefault="00377208">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F29C1" w14:textId="77777777" w:rsidR="00377208" w:rsidRDefault="00377208">
    <w:pPr>
      <w:pStyle w:val="BodyText"/>
      <w:spacing w:line="14" w:lineRule="auto"/>
    </w:pPr>
    <w:r>
      <w:pict w14:anchorId="62F41619">
        <v:group id="_x0000_s2521" style="position:absolute;margin-left:60pt;margin-top:42.35pt;width:462pt;height:.25pt;z-index:-694792;mso-position-horizontal-relative:page;mso-position-vertical-relative:page" coordorigin="1200,847" coordsize="9240,5">
          <v:shape id="_x0000_s2523" style="position:absolute;left:1200;top:847;width:2;height:5" coordorigin="1200,847" coordsize="0,5" path="m1200,852r,-5e" fillcolor="black" stroked="f">
            <v:path arrowok="t"/>
          </v:shape>
          <v:line id="_x0000_s2522" style="position:absolute" from="1200,850" to="10440,850" strokeweight=".24pt"/>
          <w10:wrap anchorx="page" anchory="page"/>
        </v:group>
      </w:pict>
    </w:r>
    <w:r>
      <w:pict w14:anchorId="4900A0F6">
        <v:shapetype id="_x0000_t202" coordsize="21600,21600" o:spt="202" path="m,l,21600r21600,l21600,xe">
          <v:stroke joinstyle="miter"/>
          <v:path gradientshapeok="t" o:connecttype="rect"/>
        </v:shapetype>
        <v:shape id="_x0000_s2520" type="#_x0000_t202" style="position:absolute;margin-left:59.55pt;margin-top:26.45pt;width:137.65pt;height:13pt;z-index:-694768;mso-position-horizontal-relative:page;mso-position-vertical-relative:page" filled="f" stroked="f">
          <v:textbox inset="0,0,0,0">
            <w:txbxContent>
              <w:p w14:paraId="4A8E63E0" w14:textId="77777777" w:rsidR="00377208" w:rsidRDefault="00377208">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9015" w14:textId="77777777" w:rsidR="00377208" w:rsidRDefault="00377208">
    <w:pPr>
      <w:pStyle w:val="BodyText"/>
      <w:spacing w:line="14" w:lineRule="auto"/>
    </w:pPr>
    <w:r>
      <w:pict w14:anchorId="382BDC14">
        <v:group id="_x0000_s2525" style="position:absolute;margin-left:90pt;margin-top:42.35pt;width:462pt;height:.25pt;z-index:-694840;mso-position-horizontal-relative:page;mso-position-vertical-relative:page" coordorigin="1800,847" coordsize="9240,5">
          <v:shape id="_x0000_s2527" style="position:absolute;left:1800;top:847;width:2;height:5" coordorigin="1800,847" coordsize="0,5" path="m1800,852r,-5e" fillcolor="black" stroked="f">
            <v:path arrowok="t"/>
          </v:shape>
          <v:line id="_x0000_s2526" style="position:absolute" from="1800,850" to="11040,850" strokeweight=".24pt"/>
          <w10:wrap anchorx="page" anchory="page"/>
        </v:group>
      </w:pict>
    </w:r>
    <w:r>
      <w:pict w14:anchorId="05A6B586">
        <v:shapetype id="_x0000_t202" coordsize="21600,21600" o:spt="202" path="m,l,21600r21600,l21600,xe">
          <v:stroke joinstyle="miter"/>
          <v:path gradientshapeok="t" o:connecttype="rect"/>
        </v:shapetype>
        <v:shape id="_x0000_s2524" type="#_x0000_t202" style="position:absolute;margin-left:416.05pt;margin-top:26.45pt;width:137.6pt;height:13pt;z-index:-694816;mso-position-horizontal-relative:page;mso-position-vertical-relative:page" filled="f" stroked="f">
          <v:textbox inset="0,0,0,0">
            <w:txbxContent>
              <w:p w14:paraId="4EFC0281" w14:textId="77777777" w:rsidR="00377208" w:rsidRDefault="00377208">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FAFEA" w14:textId="77777777" w:rsidR="00377208" w:rsidRDefault="00377208">
    <w:pPr>
      <w:pStyle w:val="BodyText"/>
      <w:spacing w:line="14" w:lineRule="auto"/>
    </w:pPr>
    <w:r>
      <w:pict w14:anchorId="678E8961">
        <v:group id="_x0000_s2513" style="position:absolute;margin-left:60pt;margin-top:42.35pt;width:462pt;height:.25pt;z-index:-694696;mso-position-horizontal-relative:page;mso-position-vertical-relative:page" coordorigin="1200,847" coordsize="9240,5">
          <v:shape id="_x0000_s2515" style="position:absolute;left:1200;top:847;width:2;height:5" coordorigin="1200,847" coordsize="0,5" path="m1200,852r,-5e" fillcolor="black" stroked="f">
            <v:path arrowok="t"/>
          </v:shape>
          <v:line id="_x0000_s2514" style="position:absolute" from="1200,850" to="10440,850" strokeweight=".24pt"/>
          <w10:wrap anchorx="page" anchory="page"/>
        </v:group>
      </w:pict>
    </w:r>
    <w:r>
      <w:pict w14:anchorId="623934D0">
        <v:shapetype id="_x0000_t202" coordsize="21600,21600" o:spt="202" path="m,l,21600r21600,l21600,xe">
          <v:stroke joinstyle="miter"/>
          <v:path gradientshapeok="t" o:connecttype="rect"/>
        </v:shapetype>
        <v:shape id="_x0000_s2512" type="#_x0000_t202" style="position:absolute;margin-left:59.55pt;margin-top:26.45pt;width:158.25pt;height:13pt;z-index:-694672;mso-position-horizontal-relative:page;mso-position-vertical-relative:page" filled="f" stroked="f">
          <v:textbox inset="0,0,0,0">
            <w:txbxContent>
              <w:p w14:paraId="4D1999CF" w14:textId="77777777" w:rsidR="00377208" w:rsidRDefault="00377208">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A069" w14:textId="77777777" w:rsidR="00377208" w:rsidRDefault="00377208">
    <w:pPr>
      <w:pStyle w:val="BodyText"/>
      <w:spacing w:line="14" w:lineRule="auto"/>
    </w:pPr>
    <w:r>
      <w:pict w14:anchorId="47AC02F4">
        <v:group id="_x0000_s2517" style="position:absolute;margin-left:90pt;margin-top:42.35pt;width:462pt;height:.25pt;z-index:-694744;mso-position-horizontal-relative:page;mso-position-vertical-relative:page" coordorigin="1800,847" coordsize="9240,5">
          <v:shape id="_x0000_s2519" style="position:absolute;left:1800;top:847;width:2;height:5" coordorigin="1800,847" coordsize="0,5" path="m1800,852r,-5e" fillcolor="black" stroked="f">
            <v:path arrowok="t"/>
          </v:shape>
          <v:line id="_x0000_s2518" style="position:absolute" from="1800,850" to="11040,850" strokeweight=".24pt"/>
          <w10:wrap anchorx="page" anchory="page"/>
        </v:group>
      </w:pict>
    </w:r>
    <w:r>
      <w:pict w14:anchorId="2CFA19FE">
        <v:shapetype id="_x0000_t202" coordsize="21600,21600" o:spt="202" path="m,l,21600r21600,l21600,xe">
          <v:stroke joinstyle="miter"/>
          <v:path gradientshapeok="t" o:connecttype="rect"/>
        </v:shapetype>
        <v:shape id="_x0000_s2516" type="#_x0000_t202" style="position:absolute;margin-left:395.2pt;margin-top:26.45pt;width:158.25pt;height:13pt;z-index:-694720;mso-position-horizontal-relative:page;mso-position-vertical-relative:page" filled="f" stroked="f">
          <v:textbox inset="0,0,0,0">
            <w:txbxContent>
              <w:p w14:paraId="6471ACC1" w14:textId="77777777" w:rsidR="00377208" w:rsidRDefault="00377208">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A947D" w14:textId="77777777" w:rsidR="00377208" w:rsidRDefault="00377208">
    <w:pPr>
      <w:pStyle w:val="BodyText"/>
      <w:spacing w:line="14" w:lineRule="auto"/>
    </w:pPr>
    <w:r>
      <w:pict w14:anchorId="046A11B7">
        <v:group id="_x0000_s2491" style="position:absolute;margin-left:60pt;margin-top:42.35pt;width:462pt;height:.25pt;z-index:-694408;mso-position-horizontal-relative:page;mso-position-vertical-relative:page" coordorigin="1200,847" coordsize="9240,5">
          <v:shape id="_x0000_s2493" style="position:absolute;left:1200;top:847;width:2;height:5" coordorigin="1200,847" coordsize="0,5" path="m1200,852r,-5e" fillcolor="black" stroked="f">
            <v:path arrowok="t"/>
          </v:shape>
          <v:line id="_x0000_s2492" style="position:absolute" from="1200,850" to="10440,850" strokeweight=".24pt"/>
          <w10:wrap anchorx="page" anchory="page"/>
        </v:group>
      </w:pict>
    </w:r>
    <w:r>
      <w:pict w14:anchorId="74364828">
        <v:shapetype id="_x0000_t202" coordsize="21600,21600" o:spt="202" path="m,l,21600r21600,l21600,xe">
          <v:stroke joinstyle="miter"/>
          <v:path gradientshapeok="t" o:connecttype="rect"/>
        </v:shapetype>
        <v:shape id="_x0000_s2490" type="#_x0000_t202" style="position:absolute;margin-left:59.55pt;margin-top:26.45pt;width:233.6pt;height:13pt;z-index:-694384;mso-position-horizontal-relative:page;mso-position-vertical-relative:page" filled="f" stroked="f">
          <v:textbox style="mso-next-textbox:#_x0000_s2490" inset="0,0,0,0">
            <w:txbxContent>
              <w:p w14:paraId="5E2A95AA" w14:textId="77777777" w:rsidR="00377208" w:rsidRDefault="00377208">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92CAF" w14:textId="77777777" w:rsidR="00377208" w:rsidRDefault="00377208">
    <w:pPr>
      <w:pStyle w:val="BodyText"/>
      <w:spacing w:line="14" w:lineRule="auto"/>
    </w:pPr>
    <w:r>
      <w:pict w14:anchorId="617B2CF3">
        <v:group id="_x0000_s2487" style="position:absolute;margin-left:90pt;margin-top:42.35pt;width:462pt;height:.25pt;z-index:-694360;mso-position-horizontal-relative:page;mso-position-vertical-relative:page" coordorigin="1800,847" coordsize="9240,5">
          <v:shape id="_x0000_s2489" style="position:absolute;left:1800;top:847;width:2;height:5" coordorigin="1800,847" coordsize="0,5" path="m1800,852r,-5e" fillcolor="black" stroked="f">
            <v:path arrowok="t"/>
          </v:shape>
          <v:line id="_x0000_s2488" style="position:absolute" from="1800,850" to="11040,850" strokeweight=".24pt"/>
          <w10:wrap anchorx="page" anchory="page"/>
        </v:group>
      </w:pict>
    </w:r>
    <w:r>
      <w:pict w14:anchorId="4D786162">
        <v:shapetype id="_x0000_t202" coordsize="21600,21600" o:spt="202" path="m,l,21600r21600,l21600,xe">
          <v:stroke joinstyle="miter"/>
          <v:path gradientshapeok="t" o:connecttype="rect"/>
        </v:shapetype>
        <v:shape id="_x0000_s2486" type="#_x0000_t202" style="position:absolute;margin-left:320.1pt;margin-top:26.45pt;width:233.55pt;height:13pt;z-index:-694336;mso-position-horizontal-relative:page;mso-position-vertical-relative:page" filled="f" stroked="f">
          <v:textbox style="mso-next-textbox:#_x0000_s2486" inset="0,0,0,0">
            <w:txbxContent>
              <w:p w14:paraId="35F6BF0B" w14:textId="77777777" w:rsidR="00377208" w:rsidRDefault="00377208">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6D832" w14:textId="77777777" w:rsidR="00377208" w:rsidRDefault="00377208">
    <w:pPr>
      <w:pStyle w:val="Header"/>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F8BC8" w14:textId="77777777" w:rsidR="00377208" w:rsidRDefault="00377208">
    <w:pPr>
      <w:pStyle w:val="BodyText"/>
      <w:spacing w:line="14" w:lineRule="auto"/>
    </w:pPr>
    <w:r>
      <w:pict w14:anchorId="20D87474">
        <v:group id="_x0000_s2685" style="position:absolute;margin-left:60pt;margin-top:42.35pt;width:462pt;height:.25pt;z-index:-697000;mso-position-horizontal-relative:page;mso-position-vertical-relative:page" coordorigin="1200,847" coordsize="9240,5">
          <v:shape id="_x0000_s2687" style="position:absolute;left:1200;top:847;width:2;height:5" coordorigin="1200,847" coordsize="0,5" path="m1200,852r,-5e" fillcolor="black" stroked="f">
            <v:path arrowok="t"/>
          </v:shape>
          <v:line id="_x0000_s2686" style="position:absolute" from="1200,850" to="10440,850" strokeweight=".24pt"/>
          <w10:wrap anchorx="page" anchory="page"/>
        </v:group>
      </w:pict>
    </w:r>
    <w:r>
      <w:pict w14:anchorId="2AF83E6A">
        <v:shapetype id="_x0000_t202" coordsize="21600,21600" o:spt="202" path="m,l,21600r21600,l21600,xe">
          <v:stroke joinstyle="miter"/>
          <v:path gradientshapeok="t" o:connecttype="rect"/>
        </v:shapetype>
        <v:shape id="_x0000_s2684" type="#_x0000_t202" style="position:absolute;margin-left:59.55pt;margin-top:26.45pt;width:89.05pt;height:13pt;z-index:-696976;mso-position-horizontal-relative:page;mso-position-vertical-relative:page" filled="f" stroked="f">
          <v:textbox inset="0,0,0,0">
            <w:txbxContent>
              <w:p w14:paraId="2CE8125E" w14:textId="77777777" w:rsidR="00377208" w:rsidRDefault="00377208">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FE246" w14:textId="77777777" w:rsidR="00377208" w:rsidRDefault="00377208">
    <w:pPr>
      <w:pStyle w:val="Header"/>
    </w:pPr>
    <w:r>
      <w:tab/>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185C8" w14:textId="77777777" w:rsidR="00377208" w:rsidRDefault="00377208">
    <w:pPr>
      <w:pStyle w:val="BodyText"/>
      <w:spacing w:line="14" w:lineRule="auto"/>
    </w:pPr>
    <w:r>
      <w:pict w14:anchorId="75998434">
        <v:group id="_x0000_s2421" style="position:absolute;margin-left:60pt;margin-top:42.35pt;width:462pt;height:.25pt;z-index:-693448;mso-position-horizontal-relative:page;mso-position-vertical-relative:page" coordorigin="1200,847" coordsize="9240,5">
          <v:shape id="_x0000_s2423" style="position:absolute;left:1200;top:847;width:2;height:5" coordorigin="1200,847" coordsize="0,5" path="m1200,852r,-5e" fillcolor="black" stroked="f">
            <v:path arrowok="t"/>
          </v:shape>
          <v:line id="_x0000_s2422" style="position:absolute" from="1200,850" to="10440,850" strokeweight=".24pt"/>
          <w10:wrap anchorx="page" anchory="page"/>
        </v:group>
      </w:pict>
    </w:r>
    <w:r>
      <w:pict w14:anchorId="1D71AFCF">
        <v:shapetype id="_x0000_t202" coordsize="21600,21600" o:spt="202" path="m,l,21600r21600,l21600,xe">
          <v:stroke joinstyle="miter"/>
          <v:path gradientshapeok="t" o:connecttype="rect"/>
        </v:shapetype>
        <v:shape id="_x0000_s2420" type="#_x0000_t202" style="position:absolute;margin-left:59.55pt;margin-top:26.45pt;width:231.8pt;height:13pt;z-index:-693424;mso-position-horizontal-relative:page;mso-position-vertical-relative:page" filled="f" stroked="f">
          <v:textbox inset="0,0,0,0">
            <w:txbxContent>
              <w:p w14:paraId="494F6240" w14:textId="77777777" w:rsidR="00377208" w:rsidRDefault="00377208">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1B936" w14:textId="77777777" w:rsidR="00377208" w:rsidRDefault="00377208">
    <w:pPr>
      <w:pStyle w:val="BodyText"/>
      <w:spacing w:line="14" w:lineRule="auto"/>
    </w:pPr>
    <w:r>
      <w:pict w14:anchorId="2D7267D9">
        <v:group id="_x0000_s2425" style="position:absolute;margin-left:90pt;margin-top:42.35pt;width:462pt;height:.25pt;z-index:-693496;mso-position-horizontal-relative:page;mso-position-vertical-relative:page" coordorigin="1800,847" coordsize="9240,5">
          <v:shape id="_x0000_s2427" style="position:absolute;left:1800;top:847;width:2;height:5" coordorigin="1800,847" coordsize="0,5" path="m1800,852r,-5e" fillcolor="black" stroked="f">
            <v:path arrowok="t"/>
          </v:shape>
          <v:line id="_x0000_s2426" style="position:absolute" from="1800,850" to="11040,850" strokeweight=".24pt"/>
          <w10:wrap anchorx="page" anchory="page"/>
        </v:group>
      </w:pict>
    </w:r>
    <w:r>
      <w:pict w14:anchorId="1906CCE5">
        <v:shapetype id="_x0000_t202" coordsize="21600,21600" o:spt="202" path="m,l,21600r21600,l21600,xe">
          <v:stroke joinstyle="miter"/>
          <v:path gradientshapeok="t" o:connecttype="rect"/>
        </v:shapetype>
        <v:shape id="_x0000_s2424" type="#_x0000_t202" style="position:absolute;margin-left:321.2pt;margin-top:26.45pt;width:231.8pt;height:13pt;z-index:-693472;mso-position-horizontal-relative:page;mso-position-vertical-relative:page" filled="f" stroked="f">
          <v:textbox inset="0,0,0,0">
            <w:txbxContent>
              <w:p w14:paraId="02CB5721" w14:textId="77777777" w:rsidR="00377208" w:rsidRDefault="00377208">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D02D7" w14:textId="77777777" w:rsidR="00377208" w:rsidRDefault="00377208">
    <w:pPr>
      <w:pStyle w:val="BodyText"/>
      <w:spacing w:line="14" w:lineRule="auto"/>
      <w:rPr>
        <w:sz w:val="2"/>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2466" w14:textId="77777777" w:rsidR="00377208" w:rsidRDefault="00377208">
    <w:pPr>
      <w:pStyle w:val="BodyText"/>
      <w:spacing w:line="14" w:lineRule="auto"/>
    </w:pPr>
    <w:r>
      <w:rPr>
        <w:noProof/>
      </w:rPr>
      <w:pict w14:anchorId="059F118B">
        <v:group id="Group 367" o:spid="_x0000_s2992" style="position:absolute;margin-left:60pt;margin-top:42.35pt;width:462pt;height:.25pt;z-index:-59493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">
          <v:shape id="Freeform 369" o:spid="_x0000_s2993"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" path="m,5l,e" fillcolor="black" stroked="f">
            <v:path arrowok="t" o:connecttype="custom" o:connectlocs="0,852;0,847" o:connectangles="0,0"/>
          </v:shape>
          <v:line id="Line 368" o:spid="_x0000_s2994"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" strokeweight=".24pt"/>
          <w10:wrap anchorx="page" anchory="page"/>
        </v:group>
      </w:pict>
    </w:r>
    <w:r>
      <w:rPr>
        <w:noProof/>
      </w:rPr>
      <w:pict w14:anchorId="4270AC48">
        <v:shapetype id="_x0000_t202" coordsize="21600,21600" o:spt="202" path="m,l,21600r21600,l21600,xe">
          <v:stroke joinstyle="miter"/>
          <v:path gradientshapeok="t" o:connecttype="rect"/>
        </v:shapetype>
        <v:shape id="Text Box 366" o:spid="_x0000_s2995" type="#_x0000_t202" style="position:absolute;margin-left:59.55pt;margin-top:26.45pt;width:100.85pt;height:13pt;z-index:-593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D/HtgIAALY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" filled="f" stroked="f">
          <v:textbox inset="0,0,0,0">
            <w:txbxContent>
              <w:p w14:paraId="6CA4AED4" w14:textId="77777777" w:rsidR="00377208" w:rsidRDefault="00377208">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95E77" w14:textId="77777777" w:rsidR="00377208" w:rsidRDefault="00377208">
    <w:pPr>
      <w:pStyle w:val="BodyText"/>
      <w:spacing w:line="14" w:lineRule="auto"/>
    </w:pPr>
    <w:r>
      <w:rPr>
        <w:noProof/>
      </w:rPr>
      <w:pict w14:anchorId="778E1521">
        <v:group id="Group 363" o:spid="_x0000_s2996" style="position:absolute;margin-left:90pt;margin-top:42.35pt;width:462pt;height:.25pt;z-index:-59288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">
          <v:shape id="Freeform 365" o:spid="_x0000_s299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" path="m,5l,e" fillcolor="black" stroked="f">
            <v:path arrowok="t" o:connecttype="custom" o:connectlocs="0,852;0,847" o:connectangles="0,0"/>
          </v:shape>
          <v:line id="Line 364" o:spid="_x0000_s299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" strokeweight=".24pt"/>
          <w10:wrap anchorx="page" anchory="page"/>
        </v:group>
      </w:pict>
    </w:r>
    <w:r>
      <w:rPr>
        <w:noProof/>
      </w:rPr>
      <w:pict w14:anchorId="20CD7E10">
        <v:shapetype id="_x0000_t202" coordsize="21600,21600" o:spt="202" path="m,l,21600r21600,l21600,xe">
          <v:stroke joinstyle="miter"/>
          <v:path gradientshapeok="t" o:connecttype="rect"/>
        </v:shapetype>
        <v:shape id="Text Box 362" o:spid="_x0000_s2999" type="#_x0000_t202" style="position:absolute;margin-left:443.65pt;margin-top:26.45pt;width:110pt;height:13pt;z-index:-591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" filled="f" stroked="f">
          <v:textbox inset="0,0,0,0">
            <w:txbxContent>
              <w:p w14:paraId="04D3E711" w14:textId="77777777" w:rsidR="00377208" w:rsidRDefault="00377208">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18C02" w14:textId="77777777" w:rsidR="00377208" w:rsidRDefault="00377208">
    <w:pPr>
      <w:pStyle w:val="BodyText"/>
      <w:spacing w:line="14" w:lineRule="auto"/>
    </w:pPr>
    <w:r>
      <w:rPr>
        <w:noProof/>
      </w:rPr>
      <w:pict w14:anchorId="0669F505">
        <v:group id="Group 359" o:spid="_x0000_s3000" style="position:absolute;margin-left:60pt;margin-top:42.35pt;width:462pt;height:.25pt;z-index:-590840;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">
          <v:shape id="Freeform 361" o:spid="_x0000_s3001"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" path="m,5l,e" fillcolor="black" stroked="f">
            <v:path arrowok="t" o:connecttype="custom" o:connectlocs="0,852;0,847" o:connectangles="0,0"/>
          </v:shape>
          <v:line id="Line 360" o:spid="_x0000_s3002"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" strokeweight=".24pt"/>
          <w10:wrap anchorx="page" anchory="page"/>
        </v:group>
      </w:pict>
    </w:r>
    <w:r>
      <w:rPr>
        <w:noProof/>
      </w:rPr>
      <w:pict w14:anchorId="29E9860D">
        <v:shapetype id="_x0000_t202" coordsize="21600,21600" o:spt="202" path="m,l,21600r21600,l21600,xe">
          <v:stroke joinstyle="miter"/>
          <v:path gradientshapeok="t" o:connecttype="rect"/>
        </v:shapetype>
        <v:shape id="Text Box 358" o:spid="_x0000_s3003" type="#_x0000_t202" style="position:absolute;margin-left:59.55pt;margin-top:26.45pt;width:194.7pt;height:13pt;z-index:-589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Gstg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" filled="f" stroked="f">
          <v:textbox inset="0,0,0,0">
            <w:txbxContent>
              <w:p w14:paraId="505427F4" w14:textId="77777777" w:rsidR="00377208" w:rsidRDefault="00377208">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237DC" w14:textId="77777777" w:rsidR="00377208" w:rsidRDefault="00377208">
    <w:pPr>
      <w:pStyle w:val="BodyText"/>
      <w:spacing w:line="14" w:lineRule="auto"/>
    </w:pPr>
    <w:r>
      <w:rPr>
        <w:noProof/>
      </w:rPr>
      <w:pict w14:anchorId="7EC87444">
        <v:group id="Group 355" o:spid="_x0000_s3004" style="position:absolute;margin-left:90pt;margin-top:42.35pt;width:462pt;height:.25pt;z-index:-58879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">
          <v:shape id="Freeform 357" o:spid="_x0000_s3005"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" path="m,5l,e" fillcolor="black" stroked="f">
            <v:path arrowok="t" o:connecttype="custom" o:connectlocs="0,852;0,847" o:connectangles="0,0"/>
          </v:shape>
          <v:line id="Line 356" o:spid="_x0000_s3006"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" strokeweight=".24pt"/>
          <w10:wrap anchorx="page" anchory="page"/>
        </v:group>
      </w:pict>
    </w:r>
    <w:r>
      <w:rPr>
        <w:noProof/>
      </w:rPr>
      <w:pict w14:anchorId="6B2142D8">
        <v:shapetype id="_x0000_t202" coordsize="21600,21600" o:spt="202" path="m,l,21600r21600,l21600,xe">
          <v:stroke joinstyle="miter"/>
          <v:path gradientshapeok="t" o:connecttype="rect"/>
        </v:shapetype>
        <v:shape id="Text Box 354" o:spid="_x0000_s3007" type="#_x0000_t202" style="position:absolute;margin-left:358.95pt;margin-top:26.45pt;width:194.7pt;height:13pt;z-index:-587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6HtwIAALY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" filled="f" stroked="f">
          <v:textbox inset="0,0,0,0">
            <w:txbxContent>
              <w:p w14:paraId="478D9EFF" w14:textId="77777777" w:rsidR="00377208" w:rsidRDefault="00377208">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DA724" w14:textId="77777777" w:rsidR="00377208" w:rsidRDefault="00377208">
    <w:pPr>
      <w:pStyle w:val="BodyText"/>
      <w:spacing w:line="14" w:lineRule="auto"/>
    </w:pPr>
    <w:r>
      <w:pict w14:anchorId="760E5944">
        <v:group id="_x0000_s2958" style="position:absolute;margin-left:60pt;margin-top:42.35pt;width:462pt;height:.25pt;z-index:-617464;mso-position-horizontal-relative:page;mso-position-vertical-relative:page" coordorigin="1200,847" coordsize="9240,5">
          <v:shape id="_x0000_s2959" style="position:absolute;left:1200;top:847;width:2;height:5" coordorigin="1200,847" coordsize="0,5" path="m1200,852r,-5e" fillcolor="black" stroked="f">
            <v:path arrowok="t"/>
          </v:shape>
          <v:line id="_x0000_s2960" style="position:absolute" from="1200,850" to="10440,850" strokeweight=".24pt"/>
          <w10:wrap anchorx="page" anchory="page"/>
        </v:group>
      </w:pict>
    </w:r>
    <w:r>
      <w:pict w14:anchorId="1F838F33">
        <v:shapetype id="_x0000_t202" coordsize="21600,21600" o:spt="202" path="m,l,21600r21600,l21600,xe">
          <v:stroke joinstyle="miter"/>
          <v:path gradientshapeok="t" o:connecttype="rect"/>
        </v:shapetype>
        <v:shape id="_x0000_s2961" type="#_x0000_t202" style="position:absolute;margin-left:59.55pt;margin-top:26.45pt;width:194.7pt;height:13pt;z-index:-616440;mso-position-horizontal-relative:page;mso-position-vertical-relative:page" filled="f" stroked="f">
          <v:textbox style="mso-next-textbox:#_x0000_s2961" inset="0,0,0,0">
            <w:txbxContent>
              <w:p w14:paraId="1F1970EF" w14:textId="77777777" w:rsidR="00377208" w:rsidRDefault="00377208">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D16C4" w14:textId="77777777" w:rsidR="00377208" w:rsidRDefault="00377208">
    <w:pPr>
      <w:pStyle w:val="BodyText"/>
      <w:spacing w:line="14" w:lineRule="auto"/>
    </w:pPr>
    <w:r>
      <w:pict w14:anchorId="151956FF">
        <v:group id="_x0000_s2962" style="position:absolute;margin-left:90pt;margin-top:42.35pt;width:462pt;height:.25pt;z-index:-615416;mso-position-horizontal-relative:page;mso-position-vertical-relative:page" coordorigin="1800,847" coordsize="9240,5">
          <v:shape id="_x0000_s2963" style="position:absolute;left:1800;top:847;width:2;height:5" coordorigin="1800,847" coordsize="0,5" path="m1800,852r,-5e" fillcolor="black" stroked="f">
            <v:path arrowok="t"/>
          </v:shape>
          <v:line id="_x0000_s2964" style="position:absolute" from="1800,850" to="11040,850" strokeweight=".24pt"/>
          <w10:wrap anchorx="page" anchory="page"/>
        </v:group>
      </w:pict>
    </w:r>
    <w:r>
      <w:pict w14:anchorId="082B2259">
        <v:shapetype id="_x0000_t202" coordsize="21600,21600" o:spt="202" path="m,l,21600r21600,l21600,xe">
          <v:stroke joinstyle="miter"/>
          <v:path gradientshapeok="t" o:connecttype="rect"/>
        </v:shapetype>
        <v:shape id="_x0000_s2965" type="#_x0000_t202" style="position:absolute;margin-left:358.95pt;margin-top:26.45pt;width:194.7pt;height:13pt;z-index:-614392;mso-position-horizontal-relative:page;mso-position-vertical-relative:page" filled="f" stroked="f">
          <v:textbox style="mso-next-textbox:#_x0000_s2965" inset="0,0,0,0">
            <w:txbxContent>
              <w:p w14:paraId="2E0E4190" w14:textId="77777777" w:rsidR="00377208" w:rsidRDefault="00377208">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00151" w14:textId="77777777" w:rsidR="00377208" w:rsidRDefault="00377208">
    <w:pPr>
      <w:pStyle w:val="BodyText"/>
      <w:spacing w:line="14" w:lineRule="auto"/>
    </w:pPr>
    <w:r>
      <w:pict w14:anchorId="107F2BCC">
        <v:group id="_x0000_s2689" style="position:absolute;margin-left:90pt;margin-top:42.35pt;width:462pt;height:.25pt;z-index:-697048;mso-position-horizontal-relative:page;mso-position-vertical-relative:page" coordorigin="1800,847" coordsize="9240,5">
          <v:shape id="_x0000_s2691" style="position:absolute;left:1800;top:847;width:2;height:5" coordorigin="1800,847" coordsize="0,5" path="m1800,852r,-5e" fillcolor="black" stroked="f">
            <v:path arrowok="t"/>
          </v:shape>
          <v:line id="_x0000_s2690" style="position:absolute" from="1800,850" to="11040,850" strokeweight=".24pt"/>
          <w10:wrap anchorx="page" anchory="page"/>
        </v:group>
      </w:pict>
    </w:r>
    <w:r>
      <w:pict w14:anchorId="79BFE8EE">
        <v:shapetype id="_x0000_t202" coordsize="21600,21600" o:spt="202" path="m,l,21600r21600,l21600,xe">
          <v:stroke joinstyle="miter"/>
          <v:path gradientshapeok="t" o:connecttype="rect"/>
        </v:shapetype>
        <v:shape id="_x0000_s2688" type="#_x0000_t202" style="position:absolute;margin-left:464.65pt;margin-top:26.45pt;width:89pt;height:13pt;z-index:-697024;mso-position-horizontal-relative:page;mso-position-vertical-relative:page" filled="f" stroked="f">
          <v:textbox inset="0,0,0,0">
            <w:txbxContent>
              <w:p w14:paraId="0E3342CE" w14:textId="77777777" w:rsidR="00377208" w:rsidRDefault="00377208">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75A97" w14:textId="77777777" w:rsidR="00377208" w:rsidRDefault="00377208">
    <w:pPr>
      <w:pStyle w:val="BodyText"/>
      <w:spacing w:line="14" w:lineRule="auto"/>
    </w:pPr>
    <w:r>
      <w:pict w14:anchorId="78BC23ED">
        <v:group id="_x0000_s2970" style="position:absolute;margin-left:60pt;margin-top:42.35pt;width:462pt;height:.25pt;z-index:-609272;mso-position-horizontal-relative:page;mso-position-vertical-relative:page" coordorigin="1200,847" coordsize="9240,5">
          <v:shape id="_x0000_s2971" style="position:absolute;left:1200;top:847;width:2;height:5" coordorigin="1200,847" coordsize="0,5" path="m1200,852r,-5e" fillcolor="black" stroked="f">
            <v:path arrowok="t"/>
          </v:shape>
          <v:line id="_x0000_s2972" style="position:absolute" from="1200,850" to="10440,850" strokeweight=".24pt"/>
          <w10:wrap anchorx="page" anchory="page"/>
        </v:group>
      </w:pict>
    </w:r>
    <w:r>
      <w:pict w14:anchorId="64BB2139">
        <v:shapetype id="_x0000_t202" coordsize="21600,21600" o:spt="202" path="m,l,21600r21600,l21600,xe">
          <v:stroke joinstyle="miter"/>
          <v:path gradientshapeok="t" o:connecttype="rect"/>
        </v:shapetype>
        <v:shape id="_x0000_s2973" type="#_x0000_t202" style="position:absolute;margin-left:59.55pt;margin-top:26.45pt;width:126.35pt;height:13pt;z-index:-608248;mso-position-horizontal-relative:page;mso-position-vertical-relative:page" filled="f" stroked="f">
          <v:textbox style="mso-next-textbox:#_x0000_s2973" inset="0,0,0,0">
            <w:txbxContent>
              <w:p w14:paraId="73820282" w14:textId="77777777" w:rsidR="00377208" w:rsidRDefault="00377208">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15A34" w14:textId="77777777" w:rsidR="00377208" w:rsidRDefault="00377208">
    <w:pPr>
      <w:pStyle w:val="BodyText"/>
      <w:spacing w:line="14" w:lineRule="auto"/>
    </w:pPr>
    <w:r>
      <w:pict w14:anchorId="79F677B9">
        <v:group id="_x0000_s2974" style="position:absolute;margin-left:90pt;margin-top:42.35pt;width:462pt;height:.25pt;z-index:-607224;mso-position-horizontal-relative:page;mso-position-vertical-relative:page" coordorigin="1800,847" coordsize="9240,5">
          <v:shape id="_x0000_s2975" style="position:absolute;left:1800;top:847;width:2;height:5" coordorigin="1800,847" coordsize="0,5" path="m1800,852r,-5e" fillcolor="black" stroked="f">
            <v:path arrowok="t"/>
          </v:shape>
          <v:line id="_x0000_s2976" style="position:absolute" from="1800,850" to="11040,850" strokeweight=".24pt"/>
          <w10:wrap anchorx="page" anchory="page"/>
        </v:group>
      </w:pict>
    </w:r>
    <w:r>
      <w:pict w14:anchorId="7F5BE33F">
        <v:shapetype id="_x0000_t202" coordsize="21600,21600" o:spt="202" path="m,l,21600r21600,l21600,xe">
          <v:stroke joinstyle="miter"/>
          <v:path gradientshapeok="t" o:connecttype="rect"/>
        </v:shapetype>
        <v:shape id="_x0000_s2977" type="#_x0000_t202" style="position:absolute;margin-left:427.3pt;margin-top:26.45pt;width:126.4pt;height:13pt;z-index:-606200;mso-position-horizontal-relative:page;mso-position-vertical-relative:page" filled="f" stroked="f">
          <v:textbox style="mso-next-textbox:#_x0000_s2977" inset="0,0,0,0">
            <w:txbxContent>
              <w:p w14:paraId="5DA72F95" w14:textId="77777777" w:rsidR="00377208" w:rsidRDefault="00377208">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FF065" w14:textId="77777777" w:rsidR="00377208" w:rsidRDefault="00377208">
    <w:pPr>
      <w:pStyle w:val="BodyText"/>
      <w:spacing w:line="14" w:lineRule="auto"/>
    </w:pPr>
    <w:r>
      <w:pict w14:anchorId="65E1D3D1">
        <v:group id="_x0000_s2982" style="position:absolute;margin-left:60pt;margin-top:42.35pt;width:462pt;height:.25pt;z-index:-601080;mso-position-horizontal-relative:page;mso-position-vertical-relative:page" coordorigin="1200,847" coordsize="9240,5">
          <v:shape id="_x0000_s2983" style="position:absolute;left:1200;top:847;width:2;height:5" coordorigin="1200,847" coordsize="0,5" path="m1200,852r,-5e" fillcolor="black" stroked="f">
            <v:path arrowok="t"/>
          </v:shape>
          <v:line id="_x0000_s2984" style="position:absolute" from="1200,850" to="10440,850" strokeweight=".24pt"/>
          <w10:wrap anchorx="page" anchory="page"/>
        </v:group>
      </w:pict>
    </w:r>
    <w:r>
      <w:pict w14:anchorId="2387F682">
        <v:shapetype id="_x0000_t202" coordsize="21600,21600" o:spt="202" path="m,l,21600r21600,l21600,xe">
          <v:stroke joinstyle="miter"/>
          <v:path gradientshapeok="t" o:connecttype="rect"/>
        </v:shapetype>
        <v:shape id="_x0000_s2985" type="#_x0000_t202" style="position:absolute;margin-left:59.55pt;margin-top:26.45pt;width:180.9pt;height:13pt;z-index:-600056;mso-position-horizontal-relative:page;mso-position-vertical-relative:page" filled="f" stroked="f">
          <v:textbox style="mso-next-textbox:#_x0000_s2985" inset="0,0,0,0">
            <w:txbxContent>
              <w:p w14:paraId="12A1A8A9" w14:textId="77777777" w:rsidR="00377208" w:rsidRDefault="00377208">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E8F77" w14:textId="77777777" w:rsidR="00377208" w:rsidRDefault="00377208">
    <w:pPr>
      <w:pStyle w:val="BodyText"/>
      <w:spacing w:line="14" w:lineRule="auto"/>
    </w:pPr>
    <w:r>
      <w:pict w14:anchorId="32089D30">
        <v:group id="_x0000_s2986" style="position:absolute;margin-left:90pt;margin-top:42.35pt;width:462pt;height:.25pt;z-index:-599032;mso-position-horizontal-relative:page;mso-position-vertical-relative:page" coordorigin="1800,847" coordsize="9240,5">
          <v:shape id="_x0000_s2987" style="position:absolute;left:1800;top:847;width:2;height:5" coordorigin="1800,847" coordsize="0,5" path="m1800,852r,-5e" fillcolor="black" stroked="f">
            <v:path arrowok="t"/>
          </v:shape>
          <v:line id="_x0000_s2988" style="position:absolute" from="1800,850" to="11040,850" strokeweight=".24pt"/>
          <w10:wrap anchorx="page" anchory="page"/>
        </v:group>
      </w:pict>
    </w:r>
    <w:r>
      <w:pict w14:anchorId="0F830A9D">
        <v:shapetype id="_x0000_t202" coordsize="21600,21600" o:spt="202" path="m,l,21600r21600,l21600,xe">
          <v:stroke joinstyle="miter"/>
          <v:path gradientshapeok="t" o:connecttype="rect"/>
        </v:shapetype>
        <v:shape id="_x0000_s2989" type="#_x0000_t202" style="position:absolute;margin-left:372.75pt;margin-top:26.45pt;width:180.95pt;height:13pt;z-index:-598008;mso-position-horizontal-relative:page;mso-position-vertical-relative:page" filled="f" stroked="f">
          <v:textbox style="mso-next-textbox:#_x0000_s2989" inset="0,0,0,0">
            <w:txbxContent>
              <w:p w14:paraId="6FFF655C" w14:textId="77777777" w:rsidR="00377208" w:rsidRDefault="00377208">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6E195" w14:textId="77777777" w:rsidR="00377208" w:rsidRDefault="00377208">
    <w:pPr>
      <w:pStyle w:val="BodyText"/>
      <w:spacing w:line="14" w:lineRule="auto"/>
    </w:pPr>
    <w:r>
      <w:pict w14:anchorId="6DC44439">
        <v:group id="_x0000_s2371" style="position:absolute;margin-left:60pt;margin-top:42.35pt;width:462pt;height:.25pt;z-index:-692728;mso-position-horizontal-relative:page;mso-position-vertical-relative:page" coordorigin="1200,847" coordsize="9240,5">
          <v:shape id="_x0000_s2373" style="position:absolute;left:1200;top:847;width:2;height:5" coordorigin="1200,847" coordsize="0,5" path="m1200,852r,-5e" fillcolor="black" stroked="f">
            <v:path arrowok="t"/>
          </v:shape>
          <v:line id="_x0000_s2372" style="position:absolute" from="1200,850" to="10440,850" strokeweight=".24pt"/>
          <w10:wrap anchorx="page" anchory="page"/>
        </v:group>
      </w:pict>
    </w:r>
    <w:r>
      <w:pict w14:anchorId="1D7A2C08">
        <v:shapetype id="_x0000_t202" coordsize="21600,21600" o:spt="202" path="m,l,21600r21600,l21600,xe">
          <v:stroke joinstyle="miter"/>
          <v:path gradientshapeok="t" o:connecttype="rect"/>
        </v:shapetype>
        <v:shape id="_x0000_s2370" type="#_x0000_t202" style="position:absolute;margin-left:59.55pt;margin-top:26.45pt;width:173.45pt;height:13pt;z-index:-692704;mso-position-horizontal-relative:page;mso-position-vertical-relative:page" filled="f" stroked="f">
          <v:textbox inset="0,0,0,0">
            <w:txbxContent>
              <w:p w14:paraId="224A3B7B" w14:textId="77777777" w:rsidR="00377208" w:rsidRDefault="00377208">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7A7AB" w14:textId="77777777" w:rsidR="00377208" w:rsidRDefault="00377208">
    <w:pPr>
      <w:pStyle w:val="BodyText"/>
      <w:spacing w:line="14" w:lineRule="auto"/>
    </w:pPr>
    <w:r>
      <w:pict w14:anchorId="72F7E2FB">
        <v:group id="_x0000_s2375" style="position:absolute;margin-left:90pt;margin-top:42.35pt;width:462pt;height:.25pt;z-index:-692776;mso-position-horizontal-relative:page;mso-position-vertical-relative:page" coordorigin="1800,847" coordsize="9240,5">
          <v:shape id="_x0000_s2377" style="position:absolute;left:1800;top:847;width:2;height:5" coordorigin="1800,847" coordsize="0,5" path="m1800,852r,-5e" fillcolor="black" stroked="f">
            <v:path arrowok="t"/>
          </v:shape>
          <v:line id="_x0000_s2376" style="position:absolute" from="1800,850" to="11040,850" strokeweight=".24pt"/>
          <w10:wrap anchorx="page" anchory="page"/>
        </v:group>
      </w:pict>
    </w:r>
    <w:r>
      <w:pict w14:anchorId="2ACB9A3E">
        <v:shapetype id="_x0000_t202" coordsize="21600,21600" o:spt="202" path="m,l,21600r21600,l21600,xe">
          <v:stroke joinstyle="miter"/>
          <v:path gradientshapeok="t" o:connecttype="rect"/>
        </v:shapetype>
        <v:shape id="_x0000_s2374" type="#_x0000_t202" style="position:absolute;margin-left:380.3pt;margin-top:26.45pt;width:173.4pt;height:13pt;z-index:-692752;mso-position-horizontal-relative:page;mso-position-vertical-relative:page" filled="f" stroked="f">
          <v:textbox inset="0,0,0,0">
            <w:txbxContent>
              <w:p w14:paraId="2CC6E757" w14:textId="77777777" w:rsidR="00377208" w:rsidRDefault="00377208">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E10C0" w14:textId="77777777" w:rsidR="00377208" w:rsidRDefault="00377208">
    <w:pPr>
      <w:pStyle w:val="BodyText"/>
      <w:spacing w:line="14" w:lineRule="auto"/>
      <w:rPr>
        <w:sz w:val="2"/>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BEFA0" w14:textId="77777777" w:rsidR="00377208" w:rsidRDefault="00377208">
    <w:pPr>
      <w:pStyle w:val="BodyText"/>
      <w:spacing w:line="14" w:lineRule="auto"/>
    </w:pPr>
    <w:r>
      <w:pict w14:anchorId="779D1D70">
        <v:group id="_x0000_s2365" style="position:absolute;margin-left:60pt;margin-top:42.35pt;width:462pt;height:.25pt;z-index:-692632;mso-position-horizontal-relative:page;mso-position-vertical-relative:page" coordorigin="1200,847" coordsize="9240,5">
          <v:shape id="_x0000_s2367" style="position:absolute;left:1200;top:847;width:2;height:5" coordorigin="1200,847" coordsize="0,5" path="m1200,852r,-5e" fillcolor="black" stroked="f">
            <v:path arrowok="t"/>
          </v:shape>
          <v:line id="_x0000_s2366" style="position:absolute" from="1200,850" to="10440,850" strokeweight=".24pt"/>
          <w10:wrap anchorx="page" anchory="page"/>
        </v:group>
      </w:pict>
    </w:r>
    <w:r>
      <w:pict w14:anchorId="617F3963">
        <v:shapetype id="_x0000_t202" coordsize="21600,21600" o:spt="202" path="m,l,21600r21600,l21600,xe">
          <v:stroke joinstyle="miter"/>
          <v:path gradientshapeok="t" o:connecttype="rect"/>
        </v:shapetype>
        <v:shape id="_x0000_s2364" type="#_x0000_t202" style="position:absolute;margin-left:59.55pt;margin-top:26.45pt;width:141.45pt;height:13pt;z-index:-692608;mso-position-horizontal-relative:page;mso-position-vertical-relative:page" filled="f" stroked="f">
          <v:textbox inset="0,0,0,0">
            <w:txbxContent>
              <w:p w14:paraId="6EDE6DB2" w14:textId="77777777" w:rsidR="00377208" w:rsidRDefault="00377208">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A9DEC" w14:textId="77777777" w:rsidR="00377208" w:rsidRDefault="00377208">
    <w:pPr>
      <w:pStyle w:val="BodyText"/>
      <w:spacing w:line="14" w:lineRule="auto"/>
    </w:pPr>
    <w:r>
      <w:pict w14:anchorId="68C973CA">
        <v:group id="_x0000_s2361" style="position:absolute;margin-left:90pt;margin-top:42.35pt;width:462pt;height:.25pt;z-index:-692584;mso-position-horizontal-relative:page;mso-position-vertical-relative:page" coordorigin="1800,847" coordsize="9240,5">
          <v:shape id="_x0000_s2363" style="position:absolute;left:1800;top:847;width:2;height:5" coordorigin="1800,847" coordsize="0,5" path="m1800,852r,-5e" fillcolor="black" stroked="f">
            <v:path arrowok="t"/>
          </v:shape>
          <v:line id="_x0000_s2362" style="position:absolute" from="1800,850" to="11040,850" strokeweight=".24pt"/>
          <w10:wrap anchorx="page" anchory="page"/>
        </v:group>
      </w:pict>
    </w:r>
    <w:r>
      <w:pict w14:anchorId="136BEAA5">
        <v:shapetype id="_x0000_t202" coordsize="21600,21600" o:spt="202" path="m,l,21600r21600,l21600,xe">
          <v:stroke joinstyle="miter"/>
          <v:path gradientshapeok="t" o:connecttype="rect"/>
        </v:shapetype>
        <v:shape id="_x0000_s2360" type="#_x0000_t202" style="position:absolute;margin-left:412.3pt;margin-top:26.45pt;width:141.5pt;height:13pt;z-index:-692560;mso-position-horizontal-relative:page;mso-position-vertical-relative:page" filled="f" stroked="f">
          <v:textbox inset="0,0,0,0">
            <w:txbxContent>
              <w:p w14:paraId="719B2EA2" w14:textId="77777777" w:rsidR="00377208" w:rsidRDefault="00377208">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EE23" w14:textId="77777777" w:rsidR="00377208" w:rsidRDefault="00377208">
    <w:pPr>
      <w:pStyle w:val="BodyText"/>
      <w:spacing w:line="14" w:lineRule="auto"/>
    </w:pPr>
    <w:r>
      <w:pict w14:anchorId="6E786003">
        <v:group id="_x0000_s2780" style="position:absolute;margin-left:60pt;margin-top:42.35pt;width:462pt;height:.25pt;z-index:-679928;mso-position-horizontal-relative:page;mso-position-vertical-relative:page" coordorigin="1200,847" coordsize="9240,5">
          <v:shape id="_x0000_s2781" style="position:absolute;left:1200;top:847;width:2;height:5" coordorigin="1200,847" coordsize="0,5" path="m1200,852r,-5e" fillcolor="black" stroked="f">
            <v:path arrowok="t"/>
          </v:shape>
          <v:line id="_x0000_s2782" style="position:absolute" from="1200,850" to="10440,850" strokeweight=".24pt"/>
          <w10:wrap anchorx="page" anchory="page"/>
        </v:group>
      </w:pict>
    </w:r>
    <w:r>
      <w:pict w14:anchorId="1B0837F2">
        <v:shapetype id="_x0000_t202" coordsize="21600,21600" o:spt="202" path="m,l,21600r21600,l21600,xe">
          <v:stroke joinstyle="miter"/>
          <v:path gradientshapeok="t" o:connecttype="rect"/>
        </v:shapetype>
        <v:shape id="_x0000_s2783" type="#_x0000_t202" style="position:absolute;margin-left:59.55pt;margin-top:26.45pt;width:209.95pt;height:13pt;z-index:-678904;mso-position-horizontal-relative:page;mso-position-vertical-relative:page" filled="f" stroked="f">
          <v:textbox inset="0,0,0,0">
            <w:txbxContent>
              <w:p w14:paraId="3CA31B16" w14:textId="77777777" w:rsidR="00377208" w:rsidRDefault="00377208">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4D184" w14:textId="77777777" w:rsidR="00377208" w:rsidRDefault="00377208">
    <w:pPr>
      <w:pStyle w:val="BodyText"/>
      <w:spacing w:line="14" w:lineRule="auto"/>
    </w:pPr>
    <w:r>
      <w:pict w14:anchorId="5257D8AA">
        <v:group id="_x0000_s2677" style="position:absolute;margin-left:60pt;margin-top:42.35pt;width:462pt;height:.25pt;z-index:-696904;mso-position-horizontal-relative:page;mso-position-vertical-relative:page" coordorigin="1200,847" coordsize="9240,5">
          <v:shape id="_x0000_s2679" style="position:absolute;left:1200;top:847;width:2;height:5" coordorigin="1200,847" coordsize="0,5" path="m1200,852r,-5e" fillcolor="black" stroked="f">
            <v:path arrowok="t"/>
          </v:shape>
          <v:line id="_x0000_s2678" style="position:absolute" from="1200,850" to="10440,850" strokeweight=".24pt"/>
          <w10:wrap anchorx="page" anchory="page"/>
        </v:group>
      </w:pict>
    </w:r>
    <w:r>
      <w:pict w14:anchorId="0F1FC24F">
        <v:shapetype id="_x0000_t202" coordsize="21600,21600" o:spt="202" path="m,l,21600r21600,l21600,xe">
          <v:stroke joinstyle="miter"/>
          <v:path gradientshapeok="t" o:connecttype="rect"/>
        </v:shapetype>
        <v:shape id="_x0000_s2676" type="#_x0000_t202" style="position:absolute;margin-left:59.55pt;margin-top:26.45pt;width:86.15pt;height:13pt;z-index:-696880;mso-position-horizontal-relative:page;mso-position-vertical-relative:page" filled="f" stroked="f">
          <v:textbox style="mso-next-textbox:#_x0000_s2676" inset="0,0,0,0">
            <w:txbxContent>
              <w:p w14:paraId="69952F96" w14:textId="77777777" w:rsidR="00377208" w:rsidRDefault="00377208">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3C3F" w14:textId="77777777" w:rsidR="00377208" w:rsidRDefault="00377208">
    <w:pPr>
      <w:pStyle w:val="BodyText"/>
      <w:spacing w:line="14" w:lineRule="auto"/>
    </w:pPr>
    <w:r>
      <w:pict w14:anchorId="25570546">
        <v:group id="_x0000_s2784" style="position:absolute;margin-left:90pt;margin-top:42.35pt;width:462pt;height:.25pt;z-index:-677880;mso-position-horizontal-relative:page;mso-position-vertical-relative:page" coordorigin="1800,847" coordsize="9240,5">
          <v:shape id="_x0000_s2785" style="position:absolute;left:1800;top:847;width:2;height:5" coordorigin="1800,847" coordsize="0,5" path="m1800,852r,-5e" fillcolor="black" stroked="f">
            <v:path arrowok="t"/>
          </v:shape>
          <v:line id="_x0000_s2786" style="position:absolute" from="1800,850" to="11040,850" strokeweight=".24pt"/>
          <w10:wrap anchorx="page" anchory="page"/>
        </v:group>
      </w:pict>
    </w:r>
    <w:r>
      <w:pict w14:anchorId="1672176A">
        <v:shapetype id="_x0000_t202" coordsize="21600,21600" o:spt="202" path="m,l,21600r21600,l21600,xe">
          <v:stroke joinstyle="miter"/>
          <v:path gradientshapeok="t" o:connecttype="rect"/>
        </v:shapetype>
        <v:shape id="_x0000_s2787" type="#_x0000_t202" style="position:absolute;margin-left:356.3pt;margin-top:26.45pt;width:196.75pt;height:13pt;z-index:-676856;mso-position-horizontal-relative:page;mso-position-vertical-relative:page" filled="f" stroked="f">
          <v:textbox inset="0,0,0,0">
            <w:txbxContent>
              <w:p w14:paraId="5852E3F9" w14:textId="77777777" w:rsidR="00377208" w:rsidRDefault="00377208">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5022E" w14:textId="77777777" w:rsidR="00377208" w:rsidRDefault="00377208">
    <w:pPr>
      <w:pStyle w:val="BodyText"/>
      <w:spacing w:line="14" w:lineRule="auto"/>
    </w:pPr>
    <w:r>
      <w:pict w14:anchorId="31F8EDD6">
        <v:group id="_x0000_s2788" style="position:absolute;margin-left:60pt;margin-top:42.35pt;width:462pt;height:.25pt;z-index:-675832;mso-position-horizontal-relative:page;mso-position-vertical-relative:page" coordorigin="1200,847" coordsize="9240,5">
          <v:shape id="_x0000_s2789" style="position:absolute;left:1200;top:847;width:2;height:5" coordorigin="1200,847" coordsize="0,5" path="m1200,852r,-5e" fillcolor="black" stroked="f">
            <v:path arrowok="t"/>
          </v:shape>
          <v:line id="_x0000_s2790" style="position:absolute" from="1200,850" to="10440,850" strokeweight=".24pt"/>
          <w10:wrap anchorx="page" anchory="page"/>
        </v:group>
      </w:pict>
    </w:r>
    <w:r>
      <w:pict w14:anchorId="35C90AA7">
        <v:shapetype id="_x0000_t202" coordsize="21600,21600" o:spt="202" path="m,l,21600r21600,l21600,xe">
          <v:stroke joinstyle="miter"/>
          <v:path gradientshapeok="t" o:connecttype="rect"/>
        </v:shapetype>
        <v:shape id="_x0000_s2791" type="#_x0000_t202" style="position:absolute;margin-left:59.55pt;margin-top:26.45pt;width:196.65pt;height:13pt;z-index:-674808;mso-position-horizontal-relative:page;mso-position-vertical-relative:page" filled="f" stroked="f">
          <v:textbox inset="0,0,0,0">
            <w:txbxContent>
              <w:p w14:paraId="7F009E25" w14:textId="77777777" w:rsidR="00377208" w:rsidRDefault="00377208">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98196" w14:textId="77777777" w:rsidR="00377208" w:rsidRDefault="00377208">
    <w:pPr>
      <w:pStyle w:val="BodyText"/>
      <w:spacing w:line="14" w:lineRule="auto"/>
    </w:pPr>
    <w:r>
      <w:pict w14:anchorId="7CAA6F52">
        <v:group id="_x0000_s2792" style="position:absolute;margin-left:90pt;margin-top:42.35pt;width:462pt;height:.25pt;z-index:-673784;mso-position-horizontal-relative:page;mso-position-vertical-relative:page" coordorigin="1800,847" coordsize="9240,5">
          <v:shape id="_x0000_s2793" style="position:absolute;left:1800;top:847;width:2;height:5" coordorigin="1800,847" coordsize="0,5" path="m1800,852r,-5e" fillcolor="black" stroked="f">
            <v:path arrowok="t"/>
          </v:shape>
          <v:line id="_x0000_s2794" style="position:absolute" from="1800,850" to="11040,850" strokeweight=".24pt"/>
          <w10:wrap anchorx="page" anchory="page"/>
        </v:group>
      </w:pict>
    </w:r>
    <w:r>
      <w:pict w14:anchorId="317DA802">
        <v:shapetype id="_x0000_t202" coordsize="21600,21600" o:spt="202" path="m,l,21600r21600,l21600,xe">
          <v:stroke joinstyle="miter"/>
          <v:path gradientshapeok="t" o:connecttype="rect"/>
        </v:shapetype>
        <v:shape id="_x0000_s2795" type="#_x0000_t202" style="position:absolute;margin-left:356.3pt;margin-top:26.45pt;width:196.75pt;height:13pt;z-index:-672760;mso-position-horizontal-relative:page;mso-position-vertical-relative:page" filled="f" stroked="f">
          <v:textbox inset="0,0,0,0">
            <w:txbxContent>
              <w:p w14:paraId="55BFF7B6" w14:textId="77777777" w:rsidR="00377208" w:rsidRDefault="00377208">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A7B82" w14:textId="77777777" w:rsidR="00377208" w:rsidRDefault="00377208">
    <w:pPr>
      <w:pStyle w:val="BodyText"/>
      <w:spacing w:line="14" w:lineRule="auto"/>
    </w:pPr>
    <w:r>
      <w:pict w14:anchorId="4278424F">
        <v:group id="_x0000_s2335" style="position:absolute;margin-left:60pt;margin-top:42.35pt;width:462pt;height:.25pt;z-index:-692248;mso-position-horizontal-relative:page;mso-position-vertical-relative:page" coordorigin="1200,847" coordsize="9240,5">
          <v:shape id="_x0000_s2337" style="position:absolute;left:1200;top:847;width:2;height:5" coordorigin="1200,847" coordsize="0,5" path="m1200,852r,-5e" fillcolor="black" stroked="f">
            <v:path arrowok="t"/>
          </v:shape>
          <v:line id="_x0000_s2336" style="position:absolute" from="1200,850" to="10440,850" strokeweight=".24pt"/>
          <w10:wrap anchorx="page" anchory="page"/>
        </v:group>
      </w:pict>
    </w:r>
    <w:r>
      <w:pict w14:anchorId="1A94A2AC">
        <v:shapetype id="_x0000_t202" coordsize="21600,21600" o:spt="202" path="m,l,21600r21600,l21600,xe">
          <v:stroke joinstyle="miter"/>
          <v:path gradientshapeok="t" o:connecttype="rect"/>
        </v:shapetype>
        <v:shape id="_x0000_s2334" type="#_x0000_t202" style="position:absolute;margin-left:59.55pt;margin-top:26.45pt;width:216.85pt;height:13pt;z-index:-692224;mso-position-horizontal-relative:page;mso-position-vertical-relative:page" filled="f" stroked="f">
          <v:textbox inset="0,0,0,0">
            <w:txbxContent>
              <w:p w14:paraId="35AEF6EC" w14:textId="77777777" w:rsidR="00377208" w:rsidRDefault="00377208">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96D2" w14:textId="77777777" w:rsidR="00377208" w:rsidRDefault="00377208">
    <w:pPr>
      <w:pStyle w:val="BodyText"/>
      <w:spacing w:line="14" w:lineRule="auto"/>
    </w:pPr>
    <w:r>
      <w:pict w14:anchorId="53316F62">
        <v:group id="_x0000_s2339" style="position:absolute;margin-left:90pt;margin-top:42.35pt;width:462pt;height:.25pt;z-index:-692296;mso-position-horizontal-relative:page;mso-position-vertical-relative:page" coordorigin="1800,847" coordsize="9240,5">
          <v:shape id="_x0000_s2341" style="position:absolute;left:1800;top:847;width:2;height:5" coordorigin="1800,847" coordsize="0,5" path="m1800,852r,-5e" fillcolor="black" stroked="f">
            <v:path arrowok="t"/>
          </v:shape>
          <v:line id="_x0000_s2340" style="position:absolute" from="1800,850" to="11040,850" strokeweight=".24pt"/>
          <w10:wrap anchorx="page" anchory="page"/>
        </v:group>
      </w:pict>
    </w:r>
    <w:r>
      <w:pict w14:anchorId="2A8AE6B5">
        <v:shapetype id="_x0000_t202" coordsize="21600,21600" o:spt="202" path="m,l,21600r21600,l21600,xe">
          <v:stroke joinstyle="miter"/>
          <v:path gradientshapeok="t" o:connecttype="rect"/>
        </v:shapetype>
        <v:shape id="_x0000_s2338" type="#_x0000_t202" style="position:absolute;margin-left:336.9pt;margin-top:26.45pt;width:216.75pt;height:13pt;z-index:-692272;mso-position-horizontal-relative:page;mso-position-vertical-relative:page" filled="f" stroked="f">
          <v:textbox inset="0,0,0,0">
            <w:txbxContent>
              <w:p w14:paraId="29D34268" w14:textId="77777777" w:rsidR="00377208" w:rsidRDefault="00377208">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B6E10" w14:textId="77777777" w:rsidR="00377208" w:rsidRDefault="00377208">
    <w:pPr>
      <w:pStyle w:val="BodyText"/>
      <w:spacing w:line="14" w:lineRule="auto"/>
    </w:pPr>
    <w:r>
      <w:pict w14:anchorId="2E7F6D07">
        <v:group id="_x0000_s2862" style="position:absolute;margin-left:60pt;margin-top:42.35pt;width:462pt;height:.25pt;z-index:-649208;mso-position-horizontal-relative:page;mso-position-vertical-relative:page" coordorigin="1200,847" coordsize="9240,5">
          <v:shape id="_x0000_s2863" style="position:absolute;left:1200;top:847;width:2;height:5" coordorigin="1200,847" coordsize="0,5" path="m1200,852r,-5e" fillcolor="black" stroked="f">
            <v:path arrowok="t"/>
          </v:shape>
          <v:line id="_x0000_s2864" style="position:absolute" from="1200,850" to="10440,850" strokeweight=".24pt"/>
          <w10:wrap anchorx="page" anchory="page"/>
        </v:group>
      </w:pict>
    </w:r>
    <w:r>
      <w:pict w14:anchorId="698661A2">
        <v:shapetype id="_x0000_t202" coordsize="21600,21600" o:spt="202" path="m,l,21600r21600,l21600,xe">
          <v:stroke joinstyle="miter"/>
          <v:path gradientshapeok="t" o:connecttype="rect"/>
        </v:shapetype>
        <v:shape id="_x0000_s2865" type="#_x0000_t202" style="position:absolute;margin-left:59.55pt;margin-top:26.45pt;width:261.85pt;height:13pt;z-index:-648184;mso-position-horizontal-relative:page;mso-position-vertical-relative:page" filled="f" stroked="f">
          <v:textbox inset="0,0,0,0">
            <w:txbxContent>
              <w:p w14:paraId="71BFE803" w14:textId="77777777" w:rsidR="00377208" w:rsidRDefault="00377208">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B911" w14:textId="77777777" w:rsidR="00377208" w:rsidRDefault="00377208">
    <w:pPr>
      <w:pStyle w:val="BodyText"/>
      <w:spacing w:line="14" w:lineRule="auto"/>
    </w:pPr>
    <w:r>
      <w:pict w14:anchorId="635C779D">
        <v:group id="_x0000_s2866" style="position:absolute;margin-left:90pt;margin-top:42.35pt;width:462pt;height:.25pt;z-index:-647160;mso-position-horizontal-relative:page;mso-position-vertical-relative:page" coordorigin="1800,847" coordsize="9240,5">
          <v:shape id="_x0000_s2867" style="position:absolute;left:1800;top:847;width:2;height:5" coordorigin="1800,847" coordsize="0,5" path="m1800,852r,-5e" fillcolor="black" stroked="f">
            <v:path arrowok="t"/>
          </v:shape>
          <v:line id="_x0000_s2868" style="position:absolute" from="1800,850" to="11040,850" strokeweight=".24pt"/>
          <w10:wrap anchorx="page" anchory="page"/>
        </v:group>
      </w:pict>
    </w:r>
    <w:r>
      <w:pict w14:anchorId="6D65B439">
        <v:shapetype id="_x0000_t202" coordsize="21600,21600" o:spt="202" path="m,l,21600r21600,l21600,xe">
          <v:stroke joinstyle="miter"/>
          <v:path gradientshapeok="t" o:connecttype="rect"/>
        </v:shapetype>
        <v:shape id="_x0000_s2869" type="#_x0000_t202" style="position:absolute;margin-left:291.9pt;margin-top:26.45pt;width:261.85pt;height:13pt;z-index:-646136;mso-position-horizontal-relative:page;mso-position-vertical-relative:page" filled="f" stroked="f">
          <v:textbox inset="0,0,0,0">
            <w:txbxContent>
              <w:p w14:paraId="0474F8D3" w14:textId="77777777" w:rsidR="00377208" w:rsidRDefault="00377208">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401F" w14:textId="77777777" w:rsidR="00377208" w:rsidRDefault="00377208">
    <w:pPr>
      <w:pStyle w:val="BodyText"/>
      <w:spacing w:line="14" w:lineRule="auto"/>
    </w:pPr>
    <w:r>
      <w:pict w14:anchorId="7E57B3AB">
        <v:group id="_x0000_s2327" style="position:absolute;margin-left:60pt;margin-top:42.35pt;width:462pt;height:.25pt;z-index:-692104;mso-position-horizontal-relative:page;mso-position-vertical-relative:page" coordorigin="1200,847" coordsize="9240,5">
          <v:shape id="_x0000_s2329" style="position:absolute;left:1200;top:847;width:2;height:5" coordorigin="1200,847" coordsize="0,5" path="m1200,852r,-5e" fillcolor="black" stroked="f">
            <v:path arrowok="t"/>
          </v:shape>
          <v:line id="_x0000_s2328" style="position:absolute" from="1200,850" to="10440,850" strokeweight=".24pt"/>
          <w10:wrap anchorx="page" anchory="page"/>
        </v:group>
      </w:pict>
    </w:r>
    <w:r>
      <w:pict w14:anchorId="05949E56">
        <v:shapetype id="_x0000_t202" coordsize="21600,21600" o:spt="202" path="m,l,21600r21600,l21600,xe">
          <v:stroke joinstyle="miter"/>
          <v:path gradientshapeok="t" o:connecttype="rect"/>
        </v:shapetype>
        <v:shape id="_x0000_s2326" type="#_x0000_t202" style="position:absolute;margin-left:59.55pt;margin-top:26.45pt;width:261.85pt;height:13pt;z-index:-692080;mso-position-horizontal-relative:page;mso-position-vertical-relative:page" filled="f" stroked="f">
          <v:textbox inset="0,0,0,0">
            <w:txbxContent>
              <w:p w14:paraId="51D17DBB" w14:textId="77777777" w:rsidR="00377208" w:rsidRDefault="00377208">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7C2EF" w14:textId="77777777" w:rsidR="00377208" w:rsidRDefault="00377208">
    <w:pPr>
      <w:pStyle w:val="BodyText"/>
      <w:spacing w:line="14" w:lineRule="auto"/>
    </w:pPr>
    <w:r>
      <w:pict w14:anchorId="318AFC6B">
        <v:group id="_x0000_s2323" style="position:absolute;margin-left:90pt;margin-top:42.35pt;width:462pt;height:.25pt;z-index:-692056;mso-position-horizontal-relative:page;mso-position-vertical-relative:page" coordorigin="1800,847" coordsize="9240,5">
          <v:shape id="_x0000_s2325" style="position:absolute;left:1800;top:847;width:2;height:5" coordorigin="1800,847" coordsize="0,5" path="m1800,852r,-5e" fillcolor="black" stroked="f">
            <v:path arrowok="t"/>
          </v:shape>
          <v:line id="_x0000_s2324" style="position:absolute" from="1800,850" to="11040,850" strokeweight=".24pt"/>
          <w10:wrap anchorx="page" anchory="page"/>
        </v:group>
      </w:pict>
    </w:r>
    <w:r>
      <w:pict w14:anchorId="3C027109">
        <v:shapetype id="_x0000_t202" coordsize="21600,21600" o:spt="202" path="m,l,21600r21600,l21600,xe">
          <v:stroke joinstyle="miter"/>
          <v:path gradientshapeok="t" o:connecttype="rect"/>
        </v:shapetype>
        <v:shape id="_x0000_s2322" type="#_x0000_t202" style="position:absolute;margin-left:291.9pt;margin-top:26.45pt;width:261.85pt;height:13pt;z-index:-692032;mso-position-horizontal-relative:page;mso-position-vertical-relative:page" filled="f" stroked="f">
          <v:textbox inset="0,0,0,0">
            <w:txbxContent>
              <w:p w14:paraId="356E53C1" w14:textId="77777777" w:rsidR="00377208" w:rsidRDefault="00377208">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A3E93" w14:textId="77777777" w:rsidR="00377208" w:rsidRDefault="00377208">
    <w:pPr>
      <w:pStyle w:val="BodyText"/>
      <w:spacing w:line="14" w:lineRule="auto"/>
    </w:pPr>
    <w:r>
      <w:pict w14:anchorId="4B983427">
        <v:group id="_x0000_s2874" style="position:absolute;margin-left:60pt;margin-top:42.35pt;width:462pt;height:.25pt;z-index:-642040;mso-position-horizontal-relative:page;mso-position-vertical-relative:page" coordorigin="1200,847" coordsize="9240,5">
          <v:shape id="_x0000_s2875" style="position:absolute;left:1200;top:847;width:2;height:5" coordorigin="1200,847" coordsize="0,5" path="m1200,852r,-5e" fillcolor="black" stroked="f">
            <v:path arrowok="t"/>
          </v:shape>
          <v:line id="_x0000_s2876" style="position:absolute" from="1200,850" to="10440,850" strokeweight=".24pt"/>
          <w10:wrap anchorx="page" anchory="page"/>
        </v:group>
      </w:pict>
    </w:r>
    <w:r>
      <w:pict w14:anchorId="29159FD3">
        <v:shapetype id="_x0000_t202" coordsize="21600,21600" o:spt="202" path="m,l,21600r21600,l21600,xe">
          <v:stroke joinstyle="miter"/>
          <v:path gradientshapeok="t" o:connecttype="rect"/>
        </v:shapetype>
        <v:shape id="_x0000_s2877" type="#_x0000_t202" style="position:absolute;margin-left:59.55pt;margin-top:26.45pt;width:244.3pt;height:13pt;z-index:-641016;mso-position-horizontal-relative:page;mso-position-vertical-relative:page" filled="f" stroked="f">
          <v:textbox inset="0,0,0,0">
            <w:txbxContent>
              <w:p w14:paraId="09B869F1" w14:textId="77777777" w:rsidR="00377208" w:rsidRDefault="00377208">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917C2" w14:textId="77777777" w:rsidR="00377208" w:rsidRDefault="00377208">
    <w:pPr>
      <w:pStyle w:val="BodyText"/>
      <w:spacing w:line="14" w:lineRule="auto"/>
    </w:pPr>
    <w:r>
      <w:pict w14:anchorId="506E0E4A">
        <v:group id="_x0000_s2681" style="position:absolute;margin-left:90pt;margin-top:42.35pt;width:462pt;height:.25pt;z-index:-696952;mso-position-horizontal-relative:page;mso-position-vertical-relative:page" coordorigin="1800,847" coordsize="9240,5">
          <v:shape id="_x0000_s2683" style="position:absolute;left:1800;top:847;width:2;height:5" coordorigin="1800,847" coordsize="0,5" path="m1800,852r,-5e" fillcolor="black" stroked="f">
            <v:path arrowok="t"/>
          </v:shape>
          <v:line id="_x0000_s2682" style="position:absolute" from="1800,850" to="11040,850" strokeweight=".24pt"/>
          <w10:wrap anchorx="page" anchory="page"/>
        </v:group>
      </w:pict>
    </w:r>
    <w:r>
      <w:pict w14:anchorId="29271290">
        <v:shapetype id="_x0000_t202" coordsize="21600,21600" o:spt="202" path="m,l,21600r21600,l21600,xe">
          <v:stroke joinstyle="miter"/>
          <v:path gradientshapeok="t" o:connecttype="rect"/>
        </v:shapetype>
        <v:shape id="_x0000_s2680" type="#_x0000_t202" style="position:absolute;margin-left:467.55pt;margin-top:26.45pt;width:86.15pt;height:13pt;z-index:-696928;mso-position-horizontal-relative:page;mso-position-vertical-relative:page" filled="f" stroked="f">
          <v:textbox style="mso-next-textbox:#_x0000_s2680" inset="0,0,0,0">
            <w:txbxContent>
              <w:p w14:paraId="7515FD32" w14:textId="77777777" w:rsidR="00377208" w:rsidRDefault="00377208">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0BAFB" w14:textId="77777777" w:rsidR="00377208" w:rsidRDefault="00377208">
    <w:pPr>
      <w:pStyle w:val="BodyText"/>
      <w:spacing w:line="14" w:lineRule="auto"/>
    </w:pPr>
    <w:r>
      <w:pict w14:anchorId="3DA12B75">
        <v:group id="_x0000_s2870" style="position:absolute;margin-left:90pt;margin-top:42.35pt;width:462pt;height:.25pt;z-index:-644088;mso-position-horizontal-relative:page;mso-position-vertical-relative:page" coordorigin="1800,847" coordsize="9240,5">
          <v:shape id="_x0000_s2871" style="position:absolute;left:1800;top:847;width:2;height:5" coordorigin="1800,847" coordsize="0,5" path="m1800,852r,-5e" fillcolor="black" stroked="f">
            <v:path arrowok="t"/>
          </v:shape>
          <v:line id="_x0000_s2872" style="position:absolute" from="1800,850" to="11040,850" strokeweight=".24pt"/>
          <w10:wrap anchorx="page" anchory="page"/>
        </v:group>
      </w:pict>
    </w:r>
    <w:r>
      <w:pict w14:anchorId="6B0CFE1E">
        <v:shapetype id="_x0000_t202" coordsize="21600,21600" o:spt="202" path="m,l,21600r21600,l21600,xe">
          <v:stroke joinstyle="miter"/>
          <v:path gradientshapeok="t" o:connecttype="rect"/>
        </v:shapetype>
        <v:shape id="_x0000_s2873" type="#_x0000_t202" style="position:absolute;margin-left:309.45pt;margin-top:26.45pt;width:244.25pt;height:13pt;z-index:-643064;mso-position-horizontal-relative:page;mso-position-vertical-relative:page" filled="f" stroked="f">
          <v:textbox inset="0,0,0,0">
            <w:txbxContent>
              <w:p w14:paraId="02C4E6BF" w14:textId="77777777" w:rsidR="00377208" w:rsidRDefault="00377208">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0C0CA" w14:textId="77777777" w:rsidR="00377208" w:rsidRDefault="00377208">
    <w:pPr>
      <w:pStyle w:val="BodyText"/>
      <w:spacing w:line="14" w:lineRule="auto"/>
      <w:rPr>
        <w:sz w:val="2"/>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03916" w14:textId="77777777" w:rsidR="00377208" w:rsidRDefault="00377208">
    <w:pPr>
      <w:pStyle w:val="BodyText"/>
      <w:spacing w:line="14" w:lineRule="auto"/>
    </w:pPr>
    <w:r>
      <w:pict w14:anchorId="4434698C">
        <v:group id="_x0000_s2880" style="position:absolute;margin-left:60pt;margin-top:42.35pt;width:462pt;height:.25pt;z-index:-637944;mso-position-horizontal-relative:page;mso-position-vertical-relative:page" coordorigin="1200,847" coordsize="9240,5">
          <v:shape id="_x0000_s2881" style="position:absolute;left:1200;top:847;width:2;height:5" coordorigin="1200,847" coordsize="0,5" path="m1200,852r,-5e" fillcolor="black" stroked="f">
            <v:path arrowok="t"/>
          </v:shape>
          <v:line id="_x0000_s2882" style="position:absolute" from="1200,850" to="10440,850" strokeweight=".24pt"/>
          <w10:wrap anchorx="page" anchory="page"/>
        </v:group>
      </w:pict>
    </w:r>
    <w:r>
      <w:pict w14:anchorId="29C1EC70">
        <v:shapetype id="_x0000_t202" coordsize="21600,21600" o:spt="202" path="m,l,21600r21600,l21600,xe">
          <v:stroke joinstyle="miter"/>
          <v:path gradientshapeok="t" o:connecttype="rect"/>
        </v:shapetype>
        <v:shape id="_x0000_s2883" type="#_x0000_t202" style="position:absolute;margin-left:59.55pt;margin-top:26.45pt;width:187.9pt;height:13pt;z-index:-636920;mso-position-horizontal-relative:page;mso-position-vertical-relative:page" filled="f" stroked="f">
          <v:textbox inset="0,0,0,0">
            <w:txbxContent>
              <w:p w14:paraId="3F30AF60" w14:textId="77777777" w:rsidR="00377208" w:rsidRDefault="00377208">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6EFFA" w14:textId="77777777" w:rsidR="00377208" w:rsidRDefault="00377208">
    <w:pPr>
      <w:pStyle w:val="BodyText"/>
      <w:spacing w:line="14" w:lineRule="auto"/>
    </w:pPr>
    <w:r>
      <w:pict w14:anchorId="0F985098">
        <v:group id="_x0000_s2884" style="position:absolute;margin-left:90pt;margin-top:42.35pt;width:462pt;height:.25pt;z-index:-635896;mso-position-horizontal-relative:page;mso-position-vertical-relative:page" coordorigin="1800,847" coordsize="9240,5">
          <v:shape id="_x0000_s2885" style="position:absolute;left:1800;top:847;width:2;height:5" coordorigin="1800,847" coordsize="0,5" path="m1800,852r,-5e" fillcolor="black" stroked="f">
            <v:path arrowok="t"/>
          </v:shape>
          <v:line id="_x0000_s2886" style="position:absolute" from="1800,850" to="11040,850" strokeweight=".24pt"/>
          <w10:wrap anchorx="page" anchory="page"/>
        </v:group>
      </w:pict>
    </w:r>
    <w:r>
      <w:pict w14:anchorId="61588AC5">
        <v:shapetype id="_x0000_t202" coordsize="21600,21600" o:spt="202" path="m,l,21600r21600,l21600,xe">
          <v:stroke joinstyle="miter"/>
          <v:path gradientshapeok="t" o:connecttype="rect"/>
        </v:shapetype>
        <v:shape id="_x0000_s2887" type="#_x0000_t202" style="position:absolute;margin-left:365.85pt;margin-top:26.45pt;width:187.95pt;height:13pt;z-index:-634872;mso-position-horizontal-relative:page;mso-position-vertical-relative:page" filled="f" stroked="f">
          <v:textbox inset="0,0,0,0">
            <w:txbxContent>
              <w:p w14:paraId="49C4D46F" w14:textId="77777777" w:rsidR="00377208" w:rsidRDefault="00377208">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3A3FA" w14:textId="77777777" w:rsidR="00377208" w:rsidRDefault="00377208">
    <w:pPr>
      <w:pStyle w:val="BodyText"/>
      <w:spacing w:line="14" w:lineRule="auto"/>
    </w:pPr>
    <w:r>
      <w:pict w14:anchorId="1CD08036">
        <v:group id="_x0000_s2888" style="position:absolute;margin-left:60pt;margin-top:42.35pt;width:462pt;height:.25pt;z-index:-633848;mso-position-horizontal-relative:page;mso-position-vertical-relative:page" coordorigin="1200,847" coordsize="9240,5">
          <v:shape id="_x0000_s2889" style="position:absolute;left:1200;top:847;width:2;height:5" coordorigin="1200,847" coordsize="0,5" path="m1200,852r,-5e" fillcolor="black" stroked="f">
            <v:path arrowok="t"/>
          </v:shape>
          <v:line id="_x0000_s2890" style="position:absolute" from="1200,850" to="10440,850" strokeweight=".24pt"/>
          <w10:wrap anchorx="page" anchory="page"/>
        </v:group>
      </w:pict>
    </w:r>
    <w:r>
      <w:pict w14:anchorId="05D34687">
        <v:shapetype id="_x0000_t202" coordsize="21600,21600" o:spt="202" path="m,l,21600r21600,l21600,xe">
          <v:stroke joinstyle="miter"/>
          <v:path gradientshapeok="t" o:connecttype="rect"/>
        </v:shapetype>
        <v:shape id="_x0000_s2891" type="#_x0000_t202" style="position:absolute;margin-left:59.55pt;margin-top:26.45pt;width:104.3pt;height:13pt;z-index:-632824;mso-position-horizontal-relative:page;mso-position-vertical-relative:page" filled="f" stroked="f">
          <v:textbox inset="0,0,0,0">
            <w:txbxContent>
              <w:p w14:paraId="1F168902" w14:textId="77777777" w:rsidR="00377208" w:rsidRDefault="00377208">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E3D76" w14:textId="77777777" w:rsidR="00377208" w:rsidRDefault="00377208">
    <w:pPr>
      <w:pStyle w:val="BodyText"/>
      <w:spacing w:line="14" w:lineRule="auto"/>
    </w:pPr>
    <w:r>
      <w:pict w14:anchorId="15455148">
        <v:group id="_x0000_s2892" style="position:absolute;margin-left:90pt;margin-top:42.35pt;width:462pt;height:.25pt;z-index:-631800;mso-position-horizontal-relative:page;mso-position-vertical-relative:page" coordorigin="1800,847" coordsize="9240,5">
          <v:shape id="_x0000_s2893" style="position:absolute;left:1800;top:847;width:2;height:5" coordorigin="1800,847" coordsize="0,5" path="m1800,852r,-5e" fillcolor="black" stroked="f">
            <v:path arrowok="t"/>
          </v:shape>
          <v:line id="_x0000_s2894" style="position:absolute" from="1800,850" to="11040,850" strokeweight=".24pt"/>
          <w10:wrap anchorx="page" anchory="page"/>
        </v:group>
      </w:pict>
    </w:r>
    <w:r>
      <w:pict w14:anchorId="1F4BFF64">
        <v:shapetype id="_x0000_t202" coordsize="21600,21600" o:spt="202" path="m,l,21600r21600,l21600,xe">
          <v:stroke joinstyle="miter"/>
          <v:path gradientshapeok="t" o:connecttype="rect"/>
        </v:shapetype>
        <v:shape id="_x0000_s2895" type="#_x0000_t202" style="position:absolute;margin-left:449.35pt;margin-top:26.45pt;width:104.3pt;height:13pt;z-index:-630776;mso-position-horizontal-relative:page;mso-position-vertical-relative:page" filled="f" stroked="f">
          <v:textbox inset="0,0,0,0">
            <w:txbxContent>
              <w:p w14:paraId="3E92CDAB" w14:textId="77777777" w:rsidR="00377208" w:rsidRDefault="00377208">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F2BA" w14:textId="77777777" w:rsidR="00377208" w:rsidRDefault="00377208">
    <w:pPr>
      <w:pStyle w:val="BodyText"/>
      <w:spacing w:line="14" w:lineRule="auto"/>
    </w:pPr>
    <w:r>
      <w:pict w14:anchorId="419156B3">
        <v:group id="_x0000_s2896" style="position:absolute;margin-left:60pt;margin-top:42.35pt;width:462pt;height:.25pt;z-index:-629752;mso-position-horizontal-relative:page;mso-position-vertical-relative:page" coordorigin="1200,847" coordsize="9240,5">
          <v:shape id="_x0000_s2897" style="position:absolute;left:1200;top:847;width:2;height:5" coordorigin="1200,847" coordsize="0,5" path="m1200,852r,-5e" fillcolor="black" stroked="f">
            <v:path arrowok="t"/>
          </v:shape>
          <v:line id="_x0000_s2898" style="position:absolute" from="1200,850" to="10440,850" strokeweight=".24pt"/>
          <w10:wrap anchorx="page" anchory="page"/>
        </v:group>
      </w:pict>
    </w:r>
    <w:r>
      <w:pict w14:anchorId="7FB7F3C7">
        <v:shapetype id="_x0000_t202" coordsize="21600,21600" o:spt="202" path="m,l,21600r21600,l21600,xe">
          <v:stroke joinstyle="miter"/>
          <v:path gradientshapeok="t" o:connecttype="rect"/>
        </v:shapetype>
        <v:shape id="_x0000_s2899" type="#_x0000_t202" style="position:absolute;margin-left:59.55pt;margin-top:26.45pt;width:234.05pt;height:13pt;z-index:-628728;mso-position-horizontal-relative:page;mso-position-vertical-relative:page" filled="f" stroked="f">
          <v:textbox inset="0,0,0,0">
            <w:txbxContent>
              <w:p w14:paraId="20E8FEF3" w14:textId="77777777" w:rsidR="00377208" w:rsidRDefault="00377208">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2CC3F" w14:textId="77777777" w:rsidR="00377208" w:rsidRDefault="00377208">
    <w:pPr>
      <w:pStyle w:val="BodyText"/>
      <w:spacing w:line="14" w:lineRule="auto"/>
    </w:pPr>
    <w:r>
      <w:pict w14:anchorId="4F1028EE">
        <v:group id="_x0000_s2900" style="position:absolute;margin-left:90pt;margin-top:42.35pt;width:462pt;height:.25pt;z-index:-627704;mso-position-horizontal-relative:page;mso-position-vertical-relative:page" coordorigin="1800,847" coordsize="9240,5">
          <v:shape id="_x0000_s2901" style="position:absolute;left:1800;top:847;width:2;height:5" coordorigin="1800,847" coordsize="0,5" path="m1800,852r,-5e" fillcolor="black" stroked="f">
            <v:path arrowok="t"/>
          </v:shape>
          <v:line id="_x0000_s2902" style="position:absolute" from="1800,850" to="11040,850" strokeweight=".24pt"/>
          <w10:wrap anchorx="page" anchory="page"/>
        </v:group>
      </w:pict>
    </w:r>
    <w:r>
      <w:pict w14:anchorId="39FF143E">
        <v:shapetype id="_x0000_t202" coordsize="21600,21600" o:spt="202" path="m,l,21600r21600,l21600,xe">
          <v:stroke joinstyle="miter"/>
          <v:path gradientshapeok="t" o:connecttype="rect"/>
        </v:shapetype>
        <v:shape id="_x0000_s2903" type="#_x0000_t202" style="position:absolute;margin-left:319.8pt;margin-top:26.45pt;width:233.95pt;height:13pt;z-index:-626680;mso-position-horizontal-relative:page;mso-position-vertical-relative:page" filled="f" stroked="f">
          <v:textbox inset="0,0,0,0">
            <w:txbxContent>
              <w:p w14:paraId="27A71C88" w14:textId="77777777" w:rsidR="00377208" w:rsidRDefault="00377208">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8B810" w14:textId="77777777" w:rsidR="00377208" w:rsidRDefault="00377208">
    <w:pPr>
      <w:pStyle w:val="BodyText"/>
      <w:spacing w:line="14" w:lineRule="auto"/>
    </w:pPr>
    <w:r>
      <w:pict w14:anchorId="1048DA8A">
        <v:group id="_x0000_s2293" style="position:absolute;margin-left:60pt;margin-top:42.35pt;width:462pt;height:.25pt;z-index:-691672;mso-position-horizontal-relative:page;mso-position-vertical-relative:page" coordorigin="1200,847" coordsize="9240,5">
          <v:shape id="_x0000_s2295" style="position:absolute;left:1200;top:847;width:2;height:5" coordorigin="1200,847" coordsize="0,5" path="m1200,852r,-5e" fillcolor="black" stroked="f">
            <v:path arrowok="t"/>
          </v:shape>
          <v:line id="_x0000_s2294" style="position:absolute" from="1200,850" to="10440,850" strokeweight=".24pt"/>
          <w10:wrap anchorx="page" anchory="page"/>
        </v:group>
      </w:pict>
    </w:r>
    <w:r>
      <w:pict w14:anchorId="55F4952E">
        <v:shapetype id="_x0000_t202" coordsize="21600,21600" o:spt="202" path="m,l,21600r21600,l21600,xe">
          <v:stroke joinstyle="miter"/>
          <v:path gradientshapeok="t" o:connecttype="rect"/>
        </v:shapetype>
        <v:shape id="_x0000_s2292" type="#_x0000_t202" style="position:absolute;margin-left:59.55pt;margin-top:26.45pt;width:234.05pt;height:13pt;z-index:-691648;mso-position-horizontal-relative:page;mso-position-vertical-relative:page" filled="f" stroked="f">
          <v:textbox inset="0,0,0,0">
            <w:txbxContent>
              <w:p w14:paraId="68311712" w14:textId="77777777" w:rsidR="00377208" w:rsidRDefault="00377208">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0B1AE" w14:textId="77777777" w:rsidR="00377208" w:rsidRDefault="00377208">
    <w:pPr>
      <w:pStyle w:val="BodyText"/>
      <w:spacing w:line="14" w:lineRule="auto"/>
    </w:pPr>
    <w:r>
      <w:pict w14:anchorId="230BF6A1">
        <v:group id="_x0000_s2289" style="position:absolute;margin-left:90pt;margin-top:42.35pt;width:462pt;height:.25pt;z-index:-691624;mso-position-horizontal-relative:page;mso-position-vertical-relative:page" coordorigin="1800,847" coordsize="9240,5">
          <v:shape id="_x0000_s2291" style="position:absolute;left:1800;top:847;width:2;height:5" coordorigin="1800,847" coordsize="0,5" path="m1800,852r,-5e" fillcolor="black" stroked="f">
            <v:path arrowok="t"/>
          </v:shape>
          <v:line id="_x0000_s2290" style="position:absolute" from="1800,850" to="11040,850" strokeweight=".24pt"/>
          <w10:wrap anchorx="page" anchory="page"/>
        </v:group>
      </w:pict>
    </w:r>
    <w:r>
      <w:pict w14:anchorId="1D014E11">
        <v:shapetype id="_x0000_t202" coordsize="21600,21600" o:spt="202" path="m,l,21600r21600,l21600,xe">
          <v:stroke joinstyle="miter"/>
          <v:path gradientshapeok="t" o:connecttype="rect"/>
        </v:shapetype>
        <v:shape id="_x0000_s2288" type="#_x0000_t202" style="position:absolute;margin-left:319.8pt;margin-top:26.45pt;width:233.95pt;height:13pt;z-index:-691600;mso-position-horizontal-relative:page;mso-position-vertical-relative:page" filled="f" stroked="f">
          <v:textbox inset="0,0,0,0">
            <w:txbxContent>
              <w:p w14:paraId="757F355A" w14:textId="77777777" w:rsidR="00377208" w:rsidRDefault="00377208">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C7476" w14:textId="77777777" w:rsidR="00377208" w:rsidRDefault="00377208">
    <w:pPr>
      <w:pStyle w:val="BodyText"/>
      <w:spacing w:line="14" w:lineRule="auto"/>
    </w:pPr>
    <w:r>
      <w:pict w14:anchorId="5AFFE472">
        <v:group id="_x0000_s2669" style="position:absolute;margin-left:60pt;margin-top:42.35pt;width:462pt;height:.25pt;z-index:-696808;mso-position-horizontal-relative:page;mso-position-vertical-relative:page" coordorigin="1200,847" coordsize="9240,5">
          <v:shape id="_x0000_s2671" style="position:absolute;left:1200;top:847;width:2;height:5" coordorigin="1200,847" coordsize="0,5" path="m1200,852r,-5e" fillcolor="black" stroked="f">
            <v:path arrowok="t"/>
          </v:shape>
          <v:line id="_x0000_s2670" style="position:absolute" from="1200,850" to="10440,850" strokeweight=".24pt"/>
          <w10:wrap anchorx="page" anchory="page"/>
        </v:group>
      </w:pict>
    </w:r>
    <w:r>
      <w:pict w14:anchorId="25EBC3DB">
        <v:shapetype id="_x0000_t202" coordsize="21600,21600" o:spt="202" path="m,l,21600r21600,l21600,xe">
          <v:stroke joinstyle="miter"/>
          <v:path gradientshapeok="t" o:connecttype="rect"/>
        </v:shapetype>
        <v:shape id="_x0000_s2668" type="#_x0000_t202" style="position:absolute;margin-left:59.55pt;margin-top:26.45pt;width:125.25pt;height:13pt;z-index:-696784;mso-position-horizontal-relative:page;mso-position-vertical-relative:page" filled="f" stroked="f">
          <v:textbox inset="0,0,0,0">
            <w:txbxContent>
              <w:p w14:paraId="0DB837B1" w14:textId="77777777" w:rsidR="00377208" w:rsidRDefault="00377208">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D1E3F" w14:textId="77777777" w:rsidR="00377208" w:rsidRDefault="00377208">
    <w:pPr>
      <w:pStyle w:val="BodyText"/>
      <w:spacing w:line="14" w:lineRule="auto"/>
    </w:pPr>
    <w:r>
      <w:pict w14:anchorId="7B65A67B">
        <v:group id="_x0000_s2904" style="position:absolute;margin-left:60pt;margin-top:42.35pt;width:462pt;height:.25pt;z-index:-624632;mso-position-horizontal-relative:page;mso-position-vertical-relative:page" coordorigin="1200,847" coordsize="9240,5">
          <v:shape id="_x0000_s2905" style="position:absolute;left:1200;top:847;width:2;height:5" coordorigin="1200,847" coordsize="0,5" path="m1200,852r,-5e" fillcolor="black" stroked="f">
            <v:path arrowok="t"/>
          </v:shape>
          <v:line id="_x0000_s2906" style="position:absolute" from="1200,850" to="10440,850" strokeweight=".24pt"/>
          <w10:wrap anchorx="page" anchory="page"/>
        </v:group>
      </w:pict>
    </w:r>
    <w:r>
      <w:pict w14:anchorId="05B0BE04">
        <v:shapetype id="_x0000_t202" coordsize="21600,21600" o:spt="202" path="m,l,21600r21600,l21600,xe">
          <v:stroke joinstyle="miter"/>
          <v:path gradientshapeok="t" o:connecttype="rect"/>
        </v:shapetype>
        <v:shape id="_x0000_s2907" type="#_x0000_t202" style="position:absolute;margin-left:59.55pt;margin-top:26.45pt;width:160.45pt;height:13pt;z-index:-623608;mso-position-horizontal-relative:page;mso-position-vertical-relative:page" filled="f" stroked="f">
          <v:textbox inset="0,0,0,0">
            <w:txbxContent>
              <w:p w14:paraId="3D3B217E" w14:textId="77777777" w:rsidR="00377208" w:rsidRDefault="00377208">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FEEE" w14:textId="77777777" w:rsidR="00377208" w:rsidRDefault="00377208">
    <w:pPr>
      <w:pStyle w:val="BodyText"/>
      <w:spacing w:line="14" w:lineRule="auto"/>
    </w:pPr>
    <w:r>
      <w:pict w14:anchorId="68764058">
        <v:group id="_x0000_s2908" style="position:absolute;margin-left:90pt;margin-top:42.35pt;width:462pt;height:.25pt;z-index:-622584;mso-position-horizontal-relative:page;mso-position-vertical-relative:page" coordorigin="1800,847" coordsize="9240,5">
          <v:shape id="_x0000_s2909" style="position:absolute;left:1800;top:847;width:2;height:5" coordorigin="1800,847" coordsize="0,5" path="m1800,852r,-5e" fillcolor="black" stroked="f">
            <v:path arrowok="t"/>
          </v:shape>
          <v:line id="_x0000_s2910" style="position:absolute" from="1800,850" to="11040,850" strokeweight=".24pt"/>
          <w10:wrap anchorx="page" anchory="page"/>
        </v:group>
      </w:pict>
    </w:r>
    <w:r>
      <w:pict w14:anchorId="1B8F6635">
        <v:shapetype id="_x0000_t202" coordsize="21600,21600" o:spt="202" path="m,l,21600r21600,l21600,xe">
          <v:stroke joinstyle="miter"/>
          <v:path gradientshapeok="t" o:connecttype="rect"/>
        </v:shapetype>
        <v:shape id="_x0000_s2911" type="#_x0000_t202" style="position:absolute;margin-left:392.9pt;margin-top:26.45pt;width:160.45pt;height:13pt;z-index:-621560;mso-position-horizontal-relative:page;mso-position-vertical-relative:page" filled="f" stroked="f">
          <v:textbox inset="0,0,0,0">
            <w:txbxContent>
              <w:p w14:paraId="2080B28C" w14:textId="77777777" w:rsidR="00377208" w:rsidRDefault="00377208">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E58B8" w14:textId="77777777" w:rsidR="00377208" w:rsidRDefault="00377208">
    <w:pPr>
      <w:pStyle w:val="BodyText"/>
      <w:spacing w:line="14" w:lineRule="auto"/>
    </w:pPr>
    <w:r>
      <w:pict w14:anchorId="7477A19C">
        <v:group id="_x0000_s2271" style="position:absolute;margin-left:60pt;margin-top:42.35pt;width:462pt;height:.25pt;z-index:-691384;mso-position-horizontal-relative:page;mso-position-vertical-relative:page" coordorigin="1200,847" coordsize="9240,5">
          <v:shape id="_x0000_s2273" style="position:absolute;left:1200;top:847;width:2;height:5" coordorigin="1200,847" coordsize="0,5" path="m1200,852r,-5e" fillcolor="black" stroked="f">
            <v:path arrowok="t"/>
          </v:shape>
          <v:line id="_x0000_s2272" style="position:absolute" from="1200,850" to="10440,850" strokeweight=".24pt"/>
          <w10:wrap anchorx="page" anchory="page"/>
        </v:group>
      </w:pict>
    </w:r>
    <w:r>
      <w:pict w14:anchorId="2C7FD75B">
        <v:shapetype id="_x0000_t202" coordsize="21600,21600" o:spt="202" path="m,l,21600r21600,l21600,xe">
          <v:stroke joinstyle="miter"/>
          <v:path gradientshapeok="t" o:connecttype="rect"/>
        </v:shapetype>
        <v:shape id="_x0000_s2270" type="#_x0000_t202" style="position:absolute;margin-left:59.55pt;margin-top:26.45pt;width:155.55pt;height:13pt;z-index:-691360;mso-position-horizontal-relative:page;mso-position-vertical-relative:page" filled="f" stroked="f">
          <v:textbox inset="0,0,0,0">
            <w:txbxContent>
              <w:p w14:paraId="3BD93E41" w14:textId="77777777" w:rsidR="00377208" w:rsidRDefault="00377208">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A8383" w14:textId="77777777" w:rsidR="00377208" w:rsidRDefault="00377208">
    <w:pPr>
      <w:pStyle w:val="BodyText"/>
      <w:spacing w:line="14" w:lineRule="auto"/>
    </w:pPr>
    <w:r>
      <w:pict w14:anchorId="3F75974C">
        <v:group id="_x0000_s2275" style="position:absolute;margin-left:90pt;margin-top:42.35pt;width:462pt;height:.25pt;z-index:-691432;mso-position-horizontal-relative:page;mso-position-vertical-relative:page" coordorigin="1800,847" coordsize="9240,5">
          <v:shape id="_x0000_s2277" style="position:absolute;left:1800;top:847;width:2;height:5" coordorigin="1800,847" coordsize="0,5" path="m1800,852r,-5e" fillcolor="black" stroked="f">
            <v:path arrowok="t"/>
          </v:shape>
          <v:line id="_x0000_s2276" style="position:absolute" from="1800,850" to="11040,850" strokeweight=".24pt"/>
          <w10:wrap anchorx="page" anchory="page"/>
        </v:group>
      </w:pict>
    </w:r>
    <w:r>
      <w:pict w14:anchorId="1D3A2543">
        <v:shapetype id="_x0000_t202" coordsize="21600,21600" o:spt="202" path="m,l,21600r21600,l21600,xe">
          <v:stroke joinstyle="miter"/>
          <v:path gradientshapeok="t" o:connecttype="rect"/>
        </v:shapetype>
        <v:shape id="_x0000_s2274" type="#_x0000_t202" style="position:absolute;margin-left:398.3pt;margin-top:26.45pt;width:155.55pt;height:13pt;z-index:-691408;mso-position-horizontal-relative:page;mso-position-vertical-relative:page" filled="f" stroked="f">
          <v:textbox inset="0,0,0,0">
            <w:txbxContent>
              <w:p w14:paraId="7F7C460D" w14:textId="77777777" w:rsidR="00377208" w:rsidRDefault="00377208">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49453" w14:textId="77777777" w:rsidR="00377208" w:rsidRDefault="00377208">
    <w:pPr>
      <w:pStyle w:val="BodyText"/>
      <w:spacing w:line="14" w:lineRule="auto"/>
      <w:rPr>
        <w:sz w:val="2"/>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D0A6F" w14:textId="77777777" w:rsidR="00377208" w:rsidRDefault="00377208">
    <w:pPr>
      <w:pStyle w:val="BodyText"/>
      <w:spacing w:line="14" w:lineRule="auto"/>
    </w:pPr>
    <w:r>
      <w:pict w14:anchorId="0A2C2086">
        <v:group id="_x0000_s2265" style="position:absolute;margin-left:60pt;margin-top:42.35pt;width:462pt;height:.25pt;z-index:-691288;mso-position-horizontal-relative:page;mso-position-vertical-relative:page" coordorigin="1200,847" coordsize="9240,5">
          <v:shape id="_x0000_s2267" style="position:absolute;left:1200;top:847;width:2;height:5" coordorigin="1200,847" coordsize="0,5" path="m1200,852r,-5e" fillcolor="black" stroked="f">
            <v:path arrowok="t"/>
          </v:shape>
          <v:line id="_x0000_s2266" style="position:absolute" from="1200,850" to="10440,850" strokeweight=".24pt"/>
          <w10:wrap anchorx="page" anchory="page"/>
        </v:group>
      </w:pict>
    </w:r>
    <w:r>
      <w:pict w14:anchorId="59E865AE">
        <v:shapetype id="_x0000_t202" coordsize="21600,21600" o:spt="202" path="m,l,21600r21600,l21600,xe">
          <v:stroke joinstyle="miter"/>
          <v:path gradientshapeok="t" o:connecttype="rect"/>
        </v:shapetype>
        <v:shape id="_x0000_s2264" type="#_x0000_t202" style="position:absolute;margin-left:59.55pt;margin-top:26.45pt;width:55.05pt;height:13pt;z-index:-691264;mso-position-horizontal-relative:page;mso-position-vertical-relative:page" filled="f" stroked="f">
          <v:textbox inset="0,0,0,0">
            <w:txbxContent>
              <w:p w14:paraId="17376116" w14:textId="77777777" w:rsidR="00377208" w:rsidRDefault="00377208">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B22C" w14:textId="77777777" w:rsidR="00377208" w:rsidRDefault="00377208">
    <w:pPr>
      <w:pStyle w:val="BodyText"/>
      <w:spacing w:line="14" w:lineRule="auto"/>
    </w:pPr>
    <w:r>
      <w:pict w14:anchorId="4391BC79">
        <v:group id="_x0000_s2261" style="position:absolute;margin-left:90pt;margin-top:42.35pt;width:462pt;height:.25pt;z-index:-691240;mso-position-horizontal-relative:page;mso-position-vertical-relative:page" coordorigin="1800,847" coordsize="9240,5">
          <v:shape id="_x0000_s2263" style="position:absolute;left:1800;top:847;width:2;height:5" coordorigin="1800,847" coordsize="0,5" path="m1800,852r,-5e" fillcolor="black" stroked="f">
            <v:path arrowok="t"/>
          </v:shape>
          <v:line id="_x0000_s2262" style="position:absolute" from="1800,850" to="11040,850" strokeweight=".24pt"/>
          <w10:wrap anchorx="page" anchory="page"/>
        </v:group>
      </w:pict>
    </w:r>
    <w:r>
      <w:pict w14:anchorId="48F835E3">
        <v:shapetype id="_x0000_t202" coordsize="21600,21600" o:spt="202" path="m,l,21600r21600,l21600,xe">
          <v:stroke joinstyle="miter"/>
          <v:path gradientshapeok="t" o:connecttype="rect"/>
        </v:shapetype>
        <v:shape id="_x0000_s2260" type="#_x0000_t202" style="position:absolute;margin-left:497.95pt;margin-top:26.45pt;width:55.05pt;height:13pt;z-index:-691216;mso-position-horizontal-relative:page;mso-position-vertical-relative:page" filled="f" stroked="f">
          <v:textbox inset="0,0,0,0">
            <w:txbxContent>
              <w:p w14:paraId="4EDA56FE" w14:textId="77777777" w:rsidR="00377208" w:rsidRDefault="00377208">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CBEDE" w14:textId="77777777" w:rsidR="00377208" w:rsidRDefault="00377208">
    <w:pPr>
      <w:pStyle w:val="BodyText"/>
      <w:spacing w:line="14" w:lineRule="auto"/>
    </w:pPr>
    <w:r>
      <w:pict w14:anchorId="75382DB0">
        <v:group id="_x0000_s2253" style="position:absolute;margin-left:60pt;margin-top:42.35pt;width:462pt;height:.25pt;z-index:-691144;mso-position-horizontal-relative:page;mso-position-vertical-relative:page" coordorigin="1200,847" coordsize="9240,5">
          <v:shape id="_x0000_s2255" style="position:absolute;left:1200;top:847;width:2;height:5" coordorigin="1200,847" coordsize="0,5" path="m1200,852r,-5e" fillcolor="black" stroked="f">
            <v:path arrowok="t"/>
          </v:shape>
          <v:line id="_x0000_s2254" style="position:absolute" from="1200,850" to="10440,850" strokeweight=".24pt"/>
          <w10:wrap anchorx="page" anchory="page"/>
        </v:group>
      </w:pict>
    </w:r>
    <w:r>
      <w:pict w14:anchorId="073DAC2E">
        <v:shapetype id="_x0000_t202" coordsize="21600,21600" o:spt="202" path="m,l,21600r21600,l21600,xe">
          <v:stroke joinstyle="miter"/>
          <v:path gradientshapeok="t" o:connecttype="rect"/>
        </v:shapetype>
        <v:shape id="_x0000_s2252" type="#_x0000_t202" style="position:absolute;margin-left:59.55pt;margin-top:26.45pt;width:182.65pt;height:13pt;z-index:-691120;mso-position-horizontal-relative:page;mso-position-vertical-relative:page" filled="f" stroked="f">
          <v:textbox inset="0,0,0,0">
            <w:txbxContent>
              <w:p w14:paraId="606B524E" w14:textId="77777777" w:rsidR="00377208" w:rsidRDefault="00377208">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1419F" w14:textId="77777777" w:rsidR="00377208" w:rsidRDefault="00377208">
    <w:pPr>
      <w:pStyle w:val="BodyText"/>
      <w:spacing w:line="14" w:lineRule="auto"/>
    </w:pPr>
    <w:r>
      <w:pict w14:anchorId="64032245">
        <v:group id="_x0000_s2257" style="position:absolute;margin-left:90pt;margin-top:42.35pt;width:462pt;height:.25pt;z-index:-691192;mso-position-horizontal-relative:page;mso-position-vertical-relative:page" coordorigin="1800,847" coordsize="9240,5">
          <v:shape id="_x0000_s2259" style="position:absolute;left:1800;top:847;width:2;height:5" coordorigin="1800,847" coordsize="0,5" path="m1800,852r,-5e" fillcolor="black" stroked="f">
            <v:path arrowok="t"/>
          </v:shape>
          <v:line id="_x0000_s2258" style="position:absolute" from="1800,850" to="11040,850" strokeweight=".24pt"/>
          <w10:wrap anchorx="page" anchory="page"/>
        </v:group>
      </w:pict>
    </w:r>
    <w:r>
      <w:pict w14:anchorId="6746AECB">
        <v:shapetype id="_x0000_t202" coordsize="21600,21600" o:spt="202" path="m,l,21600r21600,l21600,xe">
          <v:stroke joinstyle="miter"/>
          <v:path gradientshapeok="t" o:connecttype="rect"/>
        </v:shapetype>
        <v:shape id="_x0000_s2256" type="#_x0000_t202" style="position:absolute;margin-left:454.65pt;margin-top:26.45pt;width:98.4pt;height:13pt;z-index:-691168;mso-position-horizontal-relative:page;mso-position-vertical-relative:page" filled="f" stroked="f">
          <v:textbox inset="0,0,0,0">
            <w:txbxContent>
              <w:p w14:paraId="53372FAD" w14:textId="77777777" w:rsidR="00377208" w:rsidRDefault="00377208">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544DD" w14:textId="77777777" w:rsidR="00377208" w:rsidRDefault="00377208">
    <w:pPr>
      <w:pStyle w:val="BodyText"/>
      <w:spacing w:line="14" w:lineRule="auto"/>
    </w:pPr>
    <w:r>
      <w:pict w14:anchorId="1DAC9A02">
        <v:group id="_x0000_s2245" style="position:absolute;margin-left:60pt;margin-top:42.35pt;width:462pt;height:.25pt;z-index:-691048;mso-position-horizontal-relative:page;mso-position-vertical-relative:page" coordorigin="1200,847" coordsize="9240,5">
          <v:shape id="_x0000_s2247" style="position:absolute;left:1200;top:847;width:2;height:5" coordorigin="1200,847" coordsize="0,5" path="m1200,852r,-5e" fillcolor="black" stroked="f">
            <v:path arrowok="t"/>
          </v:shape>
          <v:line id="_x0000_s2246" style="position:absolute" from="1200,850" to="10440,850" strokeweight=".24pt"/>
          <w10:wrap anchorx="page" anchory="page"/>
        </v:group>
      </w:pict>
    </w:r>
    <w:r>
      <w:pict w14:anchorId="019D06A9">
        <v:shapetype id="_x0000_t202" coordsize="21600,21600" o:spt="202" path="m,l,21600r21600,l21600,xe">
          <v:stroke joinstyle="miter"/>
          <v:path gradientshapeok="t" o:connecttype="rect"/>
        </v:shapetype>
        <v:shape id="_x0000_s2244" type="#_x0000_t202" style="position:absolute;margin-left:59.55pt;margin-top:26.45pt;width:182.65pt;height:13pt;z-index:-691024;mso-position-horizontal-relative:page;mso-position-vertical-relative:page" filled="f" stroked="f">
          <v:textbox inset="0,0,0,0">
            <w:txbxContent>
              <w:p w14:paraId="7E15C540" w14:textId="77777777" w:rsidR="00377208" w:rsidRDefault="00377208">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80B6F"/>
    <w:multiLevelType w:val="hybridMultilevel"/>
    <w:tmpl w:val="98E06B0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4440B8"/>
    <w:multiLevelType w:val="hybridMultilevel"/>
    <w:tmpl w:val="4B403C3C"/>
    <w:lvl w:ilvl="0" w:tplc="474458B4">
      <w:start w:val="1"/>
      <w:numFmt w:val="decimal"/>
      <w:lvlText w:val="%1."/>
      <w:lvlJc w:val="left"/>
      <w:pPr>
        <w:ind w:left="446" w:hanging="360"/>
      </w:pPr>
      <w:rPr>
        <w:rFonts w:ascii="Arial" w:eastAsia="Arial" w:hAnsi="Arial" w:cs="Arial" w:hint="default"/>
        <w:b/>
        <w:bCs/>
        <w:w w:val="99"/>
        <w:sz w:val="16"/>
        <w:szCs w:val="16"/>
      </w:rPr>
    </w:lvl>
    <w:lvl w:ilvl="1" w:tplc="75C8FC28">
      <w:numFmt w:val="bullet"/>
      <w:lvlText w:val="•"/>
      <w:lvlJc w:val="left"/>
      <w:pPr>
        <w:ind w:left="1010" w:hanging="360"/>
      </w:pPr>
      <w:rPr>
        <w:rFonts w:hint="default"/>
      </w:rPr>
    </w:lvl>
    <w:lvl w:ilvl="2" w:tplc="42AC344A">
      <w:numFmt w:val="bullet"/>
      <w:lvlText w:val="•"/>
      <w:lvlJc w:val="left"/>
      <w:pPr>
        <w:ind w:left="1581" w:hanging="360"/>
      </w:pPr>
      <w:rPr>
        <w:rFonts w:hint="default"/>
      </w:rPr>
    </w:lvl>
    <w:lvl w:ilvl="3" w:tplc="6D0E1642">
      <w:numFmt w:val="bullet"/>
      <w:lvlText w:val="•"/>
      <w:lvlJc w:val="left"/>
      <w:pPr>
        <w:ind w:left="2152" w:hanging="360"/>
      </w:pPr>
      <w:rPr>
        <w:rFonts w:hint="default"/>
      </w:rPr>
    </w:lvl>
    <w:lvl w:ilvl="4" w:tplc="2D0EF0CC">
      <w:numFmt w:val="bullet"/>
      <w:lvlText w:val="•"/>
      <w:lvlJc w:val="left"/>
      <w:pPr>
        <w:ind w:left="2723" w:hanging="360"/>
      </w:pPr>
      <w:rPr>
        <w:rFonts w:hint="default"/>
      </w:rPr>
    </w:lvl>
    <w:lvl w:ilvl="5" w:tplc="5C7A20A6">
      <w:numFmt w:val="bullet"/>
      <w:lvlText w:val="•"/>
      <w:lvlJc w:val="left"/>
      <w:pPr>
        <w:ind w:left="3294" w:hanging="360"/>
      </w:pPr>
      <w:rPr>
        <w:rFonts w:hint="default"/>
      </w:rPr>
    </w:lvl>
    <w:lvl w:ilvl="6" w:tplc="D0CCC282">
      <w:numFmt w:val="bullet"/>
      <w:lvlText w:val="•"/>
      <w:lvlJc w:val="left"/>
      <w:pPr>
        <w:ind w:left="3864" w:hanging="360"/>
      </w:pPr>
      <w:rPr>
        <w:rFonts w:hint="default"/>
      </w:rPr>
    </w:lvl>
    <w:lvl w:ilvl="7" w:tplc="7302B202">
      <w:numFmt w:val="bullet"/>
      <w:lvlText w:val="•"/>
      <w:lvlJc w:val="left"/>
      <w:pPr>
        <w:ind w:left="4435" w:hanging="360"/>
      </w:pPr>
      <w:rPr>
        <w:rFonts w:hint="default"/>
      </w:rPr>
    </w:lvl>
    <w:lvl w:ilvl="8" w:tplc="84100336">
      <w:numFmt w:val="bullet"/>
      <w:lvlText w:val="•"/>
      <w:lvlJc w:val="left"/>
      <w:pPr>
        <w:ind w:left="5006" w:hanging="360"/>
      </w:pPr>
      <w:rPr>
        <w:rFonts w:hint="default"/>
      </w:rPr>
    </w:lvl>
  </w:abstractNum>
  <w:abstractNum w:abstractNumId="2" w15:restartNumberingAfterBreak="0">
    <w:nsid w:val="01AD77A9"/>
    <w:multiLevelType w:val="hybridMultilevel"/>
    <w:tmpl w:val="A3081B18"/>
    <w:lvl w:ilvl="0" w:tplc="EE4C95AC">
      <w:numFmt w:val="bullet"/>
      <w:lvlText w:val="■"/>
      <w:lvlJc w:val="left"/>
      <w:pPr>
        <w:ind w:left="2739" w:hanging="360"/>
      </w:pPr>
      <w:rPr>
        <w:rFonts w:ascii="MS UI Gothic" w:eastAsia="MS UI Gothic" w:hAnsi="MS UI Gothic" w:cs="MS UI Gothic" w:hint="default"/>
        <w:w w:val="75"/>
        <w:sz w:val="10"/>
        <w:szCs w:val="10"/>
      </w:rPr>
    </w:lvl>
    <w:lvl w:ilvl="1" w:tplc="56DC8D3E">
      <w:numFmt w:val="bullet"/>
      <w:lvlText w:val="•"/>
      <w:lvlJc w:val="left"/>
      <w:pPr>
        <w:ind w:left="3474" w:hanging="360"/>
      </w:pPr>
      <w:rPr>
        <w:rFonts w:hint="default"/>
      </w:rPr>
    </w:lvl>
    <w:lvl w:ilvl="2" w:tplc="FA5C25DE">
      <w:numFmt w:val="bullet"/>
      <w:lvlText w:val="•"/>
      <w:lvlJc w:val="left"/>
      <w:pPr>
        <w:ind w:left="4208" w:hanging="360"/>
      </w:pPr>
      <w:rPr>
        <w:rFonts w:hint="default"/>
      </w:rPr>
    </w:lvl>
    <w:lvl w:ilvl="3" w:tplc="418AA4C2">
      <w:numFmt w:val="bullet"/>
      <w:lvlText w:val="•"/>
      <w:lvlJc w:val="left"/>
      <w:pPr>
        <w:ind w:left="4942" w:hanging="360"/>
      </w:pPr>
      <w:rPr>
        <w:rFonts w:hint="default"/>
      </w:rPr>
    </w:lvl>
    <w:lvl w:ilvl="4" w:tplc="3580D672">
      <w:numFmt w:val="bullet"/>
      <w:lvlText w:val="•"/>
      <w:lvlJc w:val="left"/>
      <w:pPr>
        <w:ind w:left="5676" w:hanging="360"/>
      </w:pPr>
      <w:rPr>
        <w:rFonts w:hint="default"/>
      </w:rPr>
    </w:lvl>
    <w:lvl w:ilvl="5" w:tplc="7B76E0D2">
      <w:numFmt w:val="bullet"/>
      <w:lvlText w:val="•"/>
      <w:lvlJc w:val="left"/>
      <w:pPr>
        <w:ind w:left="6410" w:hanging="360"/>
      </w:pPr>
      <w:rPr>
        <w:rFonts w:hint="default"/>
      </w:rPr>
    </w:lvl>
    <w:lvl w:ilvl="6" w:tplc="6DB67CFC">
      <w:numFmt w:val="bullet"/>
      <w:lvlText w:val="•"/>
      <w:lvlJc w:val="left"/>
      <w:pPr>
        <w:ind w:left="7144" w:hanging="360"/>
      </w:pPr>
      <w:rPr>
        <w:rFonts w:hint="default"/>
      </w:rPr>
    </w:lvl>
    <w:lvl w:ilvl="7" w:tplc="2EB6806A">
      <w:numFmt w:val="bullet"/>
      <w:lvlText w:val="•"/>
      <w:lvlJc w:val="left"/>
      <w:pPr>
        <w:ind w:left="7878" w:hanging="360"/>
      </w:pPr>
      <w:rPr>
        <w:rFonts w:hint="default"/>
      </w:rPr>
    </w:lvl>
    <w:lvl w:ilvl="8" w:tplc="CA444FB8">
      <w:numFmt w:val="bullet"/>
      <w:lvlText w:val="•"/>
      <w:lvlJc w:val="left"/>
      <w:pPr>
        <w:ind w:left="8612" w:hanging="360"/>
      </w:pPr>
      <w:rPr>
        <w:rFonts w:hint="default"/>
      </w:rPr>
    </w:lvl>
  </w:abstractNum>
  <w:abstractNum w:abstractNumId="3" w15:restartNumberingAfterBreak="0">
    <w:nsid w:val="020412B3"/>
    <w:multiLevelType w:val="hybridMultilevel"/>
    <w:tmpl w:val="FE28D8A0"/>
    <w:lvl w:ilvl="0" w:tplc="06901854">
      <w:start w:val="1"/>
      <w:numFmt w:val="decimal"/>
      <w:lvlText w:val="%1."/>
      <w:lvlJc w:val="left"/>
      <w:pPr>
        <w:ind w:left="2620" w:hanging="360"/>
      </w:pPr>
      <w:rPr>
        <w:rFonts w:ascii="Arial" w:eastAsia="Arial" w:hAnsi="Arial" w:cs="Arial" w:hint="default"/>
        <w:b/>
        <w:bCs/>
        <w:spacing w:val="-10"/>
        <w:w w:val="85"/>
        <w:sz w:val="18"/>
        <w:szCs w:val="18"/>
      </w:rPr>
    </w:lvl>
    <w:lvl w:ilvl="1" w:tplc="D1762D84">
      <w:numFmt w:val="bullet"/>
      <w:lvlText w:val="•"/>
      <w:lvlJc w:val="left"/>
      <w:pPr>
        <w:ind w:left="3366" w:hanging="360"/>
      </w:pPr>
      <w:rPr>
        <w:rFonts w:hint="default"/>
      </w:rPr>
    </w:lvl>
    <w:lvl w:ilvl="2" w:tplc="741493D8">
      <w:numFmt w:val="bullet"/>
      <w:lvlText w:val="•"/>
      <w:lvlJc w:val="left"/>
      <w:pPr>
        <w:ind w:left="4112" w:hanging="360"/>
      </w:pPr>
      <w:rPr>
        <w:rFonts w:hint="default"/>
      </w:rPr>
    </w:lvl>
    <w:lvl w:ilvl="3" w:tplc="5986F046">
      <w:numFmt w:val="bullet"/>
      <w:lvlText w:val="•"/>
      <w:lvlJc w:val="left"/>
      <w:pPr>
        <w:ind w:left="4858" w:hanging="360"/>
      </w:pPr>
      <w:rPr>
        <w:rFonts w:hint="default"/>
      </w:rPr>
    </w:lvl>
    <w:lvl w:ilvl="4" w:tplc="686ECC06">
      <w:numFmt w:val="bullet"/>
      <w:lvlText w:val="•"/>
      <w:lvlJc w:val="left"/>
      <w:pPr>
        <w:ind w:left="5604" w:hanging="360"/>
      </w:pPr>
      <w:rPr>
        <w:rFonts w:hint="default"/>
      </w:rPr>
    </w:lvl>
    <w:lvl w:ilvl="5" w:tplc="A0D8F54C">
      <w:numFmt w:val="bullet"/>
      <w:lvlText w:val="•"/>
      <w:lvlJc w:val="left"/>
      <w:pPr>
        <w:ind w:left="6350" w:hanging="360"/>
      </w:pPr>
      <w:rPr>
        <w:rFonts w:hint="default"/>
      </w:rPr>
    </w:lvl>
    <w:lvl w:ilvl="6" w:tplc="EC0E8AAA">
      <w:numFmt w:val="bullet"/>
      <w:lvlText w:val="•"/>
      <w:lvlJc w:val="left"/>
      <w:pPr>
        <w:ind w:left="7096" w:hanging="360"/>
      </w:pPr>
      <w:rPr>
        <w:rFonts w:hint="default"/>
      </w:rPr>
    </w:lvl>
    <w:lvl w:ilvl="7" w:tplc="22F2E528">
      <w:numFmt w:val="bullet"/>
      <w:lvlText w:val="•"/>
      <w:lvlJc w:val="left"/>
      <w:pPr>
        <w:ind w:left="7842" w:hanging="360"/>
      </w:pPr>
      <w:rPr>
        <w:rFonts w:hint="default"/>
      </w:rPr>
    </w:lvl>
    <w:lvl w:ilvl="8" w:tplc="BBB0F5AC">
      <w:numFmt w:val="bullet"/>
      <w:lvlText w:val="•"/>
      <w:lvlJc w:val="left"/>
      <w:pPr>
        <w:ind w:left="8588" w:hanging="360"/>
      </w:pPr>
      <w:rPr>
        <w:rFonts w:hint="default"/>
      </w:rPr>
    </w:lvl>
  </w:abstractNum>
  <w:abstractNum w:abstractNumId="4" w15:restartNumberingAfterBreak="0">
    <w:nsid w:val="028D0CA9"/>
    <w:multiLevelType w:val="hybridMultilevel"/>
    <w:tmpl w:val="A2A6503C"/>
    <w:lvl w:ilvl="0" w:tplc="82BE250C">
      <w:numFmt w:val="bullet"/>
      <w:lvlText w:val="■"/>
      <w:lvlJc w:val="left"/>
      <w:pPr>
        <w:ind w:left="3340" w:hanging="360"/>
      </w:pPr>
      <w:rPr>
        <w:rFonts w:ascii="MS UI Gothic" w:eastAsia="MS UI Gothic" w:hAnsi="MS UI Gothic" w:cs="MS UI Gothic" w:hint="default"/>
        <w:w w:val="75"/>
        <w:sz w:val="10"/>
        <w:szCs w:val="10"/>
      </w:rPr>
    </w:lvl>
    <w:lvl w:ilvl="1" w:tplc="988EE71C">
      <w:numFmt w:val="bullet"/>
      <w:lvlText w:val="•"/>
      <w:lvlJc w:val="left"/>
      <w:pPr>
        <w:ind w:left="4014" w:hanging="360"/>
      </w:pPr>
      <w:rPr>
        <w:rFonts w:hint="default"/>
      </w:rPr>
    </w:lvl>
    <w:lvl w:ilvl="2" w:tplc="BADAF0D4">
      <w:numFmt w:val="bullet"/>
      <w:lvlText w:val="•"/>
      <w:lvlJc w:val="left"/>
      <w:pPr>
        <w:ind w:left="4688" w:hanging="360"/>
      </w:pPr>
      <w:rPr>
        <w:rFonts w:hint="default"/>
      </w:rPr>
    </w:lvl>
    <w:lvl w:ilvl="3" w:tplc="84C4C6EE">
      <w:numFmt w:val="bullet"/>
      <w:lvlText w:val="•"/>
      <w:lvlJc w:val="left"/>
      <w:pPr>
        <w:ind w:left="5362" w:hanging="360"/>
      </w:pPr>
      <w:rPr>
        <w:rFonts w:hint="default"/>
      </w:rPr>
    </w:lvl>
    <w:lvl w:ilvl="4" w:tplc="45ECBA10">
      <w:numFmt w:val="bullet"/>
      <w:lvlText w:val="•"/>
      <w:lvlJc w:val="left"/>
      <w:pPr>
        <w:ind w:left="6036" w:hanging="360"/>
      </w:pPr>
      <w:rPr>
        <w:rFonts w:hint="default"/>
      </w:rPr>
    </w:lvl>
    <w:lvl w:ilvl="5" w:tplc="7AEC3A50">
      <w:numFmt w:val="bullet"/>
      <w:lvlText w:val="•"/>
      <w:lvlJc w:val="left"/>
      <w:pPr>
        <w:ind w:left="6710" w:hanging="360"/>
      </w:pPr>
      <w:rPr>
        <w:rFonts w:hint="default"/>
      </w:rPr>
    </w:lvl>
    <w:lvl w:ilvl="6" w:tplc="8E2A79CE">
      <w:numFmt w:val="bullet"/>
      <w:lvlText w:val="•"/>
      <w:lvlJc w:val="left"/>
      <w:pPr>
        <w:ind w:left="7384" w:hanging="360"/>
      </w:pPr>
      <w:rPr>
        <w:rFonts w:hint="default"/>
      </w:rPr>
    </w:lvl>
    <w:lvl w:ilvl="7" w:tplc="4912C7D2">
      <w:numFmt w:val="bullet"/>
      <w:lvlText w:val="•"/>
      <w:lvlJc w:val="left"/>
      <w:pPr>
        <w:ind w:left="8058" w:hanging="360"/>
      </w:pPr>
      <w:rPr>
        <w:rFonts w:hint="default"/>
      </w:rPr>
    </w:lvl>
    <w:lvl w:ilvl="8" w:tplc="7B1E8CB4">
      <w:numFmt w:val="bullet"/>
      <w:lvlText w:val="•"/>
      <w:lvlJc w:val="left"/>
      <w:pPr>
        <w:ind w:left="8732" w:hanging="360"/>
      </w:pPr>
      <w:rPr>
        <w:rFonts w:hint="default"/>
      </w:rPr>
    </w:lvl>
  </w:abstractNum>
  <w:abstractNum w:abstractNumId="5" w15:restartNumberingAfterBreak="0">
    <w:nsid w:val="0328467D"/>
    <w:multiLevelType w:val="hybridMultilevel"/>
    <w:tmpl w:val="C4661470"/>
    <w:lvl w:ilvl="0" w:tplc="906ADD70">
      <w:numFmt w:val="bullet"/>
      <w:lvlText w:val="■"/>
      <w:lvlJc w:val="left"/>
      <w:pPr>
        <w:ind w:left="2620" w:hanging="360"/>
      </w:pPr>
      <w:rPr>
        <w:rFonts w:ascii="MS UI Gothic" w:eastAsia="MS UI Gothic" w:hAnsi="MS UI Gothic" w:cs="MS UI Gothic" w:hint="default"/>
        <w:w w:val="75"/>
        <w:sz w:val="10"/>
        <w:szCs w:val="10"/>
      </w:rPr>
    </w:lvl>
    <w:lvl w:ilvl="1" w:tplc="8A8CA596">
      <w:numFmt w:val="bullet"/>
      <w:lvlText w:val="–"/>
      <w:lvlJc w:val="left"/>
      <w:pPr>
        <w:ind w:left="2980" w:hanging="360"/>
      </w:pPr>
      <w:rPr>
        <w:rFonts w:ascii="Book Antiqua" w:eastAsia="Book Antiqua" w:hAnsi="Book Antiqua" w:cs="Book Antiqua" w:hint="default"/>
        <w:b/>
        <w:bCs/>
        <w:w w:val="99"/>
        <w:sz w:val="20"/>
        <w:szCs w:val="20"/>
      </w:rPr>
    </w:lvl>
    <w:lvl w:ilvl="2" w:tplc="0178A7FA">
      <w:numFmt w:val="bullet"/>
      <w:lvlText w:val="•"/>
      <w:lvlJc w:val="left"/>
      <w:pPr>
        <w:ind w:left="3768" w:hanging="360"/>
      </w:pPr>
      <w:rPr>
        <w:rFonts w:hint="default"/>
      </w:rPr>
    </w:lvl>
    <w:lvl w:ilvl="3" w:tplc="B82A9CA2">
      <w:numFmt w:val="bullet"/>
      <w:lvlText w:val="•"/>
      <w:lvlJc w:val="left"/>
      <w:pPr>
        <w:ind w:left="4557" w:hanging="360"/>
      </w:pPr>
      <w:rPr>
        <w:rFonts w:hint="default"/>
      </w:rPr>
    </w:lvl>
    <w:lvl w:ilvl="4" w:tplc="745C5CBE">
      <w:numFmt w:val="bullet"/>
      <w:lvlText w:val="•"/>
      <w:lvlJc w:val="left"/>
      <w:pPr>
        <w:ind w:left="5346" w:hanging="360"/>
      </w:pPr>
      <w:rPr>
        <w:rFonts w:hint="default"/>
      </w:rPr>
    </w:lvl>
    <w:lvl w:ilvl="5" w:tplc="42EE0CA2">
      <w:numFmt w:val="bullet"/>
      <w:lvlText w:val="•"/>
      <w:lvlJc w:val="left"/>
      <w:pPr>
        <w:ind w:left="6135" w:hanging="360"/>
      </w:pPr>
      <w:rPr>
        <w:rFonts w:hint="default"/>
      </w:rPr>
    </w:lvl>
    <w:lvl w:ilvl="6" w:tplc="15966276">
      <w:numFmt w:val="bullet"/>
      <w:lvlText w:val="•"/>
      <w:lvlJc w:val="left"/>
      <w:pPr>
        <w:ind w:left="6924" w:hanging="360"/>
      </w:pPr>
      <w:rPr>
        <w:rFonts w:hint="default"/>
      </w:rPr>
    </w:lvl>
    <w:lvl w:ilvl="7" w:tplc="BB16E136">
      <w:numFmt w:val="bullet"/>
      <w:lvlText w:val="•"/>
      <w:lvlJc w:val="left"/>
      <w:pPr>
        <w:ind w:left="7713" w:hanging="360"/>
      </w:pPr>
      <w:rPr>
        <w:rFonts w:hint="default"/>
      </w:rPr>
    </w:lvl>
    <w:lvl w:ilvl="8" w:tplc="6EF65430">
      <w:numFmt w:val="bullet"/>
      <w:lvlText w:val="•"/>
      <w:lvlJc w:val="left"/>
      <w:pPr>
        <w:ind w:left="8502" w:hanging="360"/>
      </w:pPr>
      <w:rPr>
        <w:rFonts w:hint="default"/>
      </w:rPr>
    </w:lvl>
  </w:abstractNum>
  <w:abstractNum w:abstractNumId="6" w15:restartNumberingAfterBreak="0">
    <w:nsid w:val="03410A65"/>
    <w:multiLevelType w:val="hybridMultilevel"/>
    <w:tmpl w:val="F39077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9D3BBB"/>
    <w:multiLevelType w:val="hybridMultilevel"/>
    <w:tmpl w:val="45508920"/>
    <w:lvl w:ilvl="0" w:tplc="F1365AF0">
      <w:start w:val="1"/>
      <w:numFmt w:val="decimal"/>
      <w:lvlText w:val="%1."/>
      <w:lvlJc w:val="left"/>
      <w:pPr>
        <w:ind w:left="2019" w:hanging="360"/>
        <w:jc w:val="right"/>
      </w:pPr>
      <w:rPr>
        <w:rFonts w:ascii="Arial" w:eastAsia="Arial" w:hAnsi="Arial" w:cs="Arial" w:hint="default"/>
        <w:b/>
        <w:bCs/>
        <w:spacing w:val="-22"/>
        <w:w w:val="85"/>
        <w:sz w:val="18"/>
        <w:szCs w:val="18"/>
      </w:rPr>
    </w:lvl>
    <w:lvl w:ilvl="1" w:tplc="406833AA">
      <w:numFmt w:val="bullet"/>
      <w:lvlText w:val="•"/>
      <w:lvlJc w:val="left"/>
      <w:pPr>
        <w:ind w:left="2826" w:hanging="360"/>
      </w:pPr>
      <w:rPr>
        <w:rFonts w:hint="default"/>
      </w:rPr>
    </w:lvl>
    <w:lvl w:ilvl="2" w:tplc="799CD608">
      <w:numFmt w:val="bullet"/>
      <w:lvlText w:val="•"/>
      <w:lvlJc w:val="left"/>
      <w:pPr>
        <w:ind w:left="3632" w:hanging="360"/>
      </w:pPr>
      <w:rPr>
        <w:rFonts w:hint="default"/>
      </w:rPr>
    </w:lvl>
    <w:lvl w:ilvl="3" w:tplc="B032093E">
      <w:numFmt w:val="bullet"/>
      <w:lvlText w:val="•"/>
      <w:lvlJc w:val="left"/>
      <w:pPr>
        <w:ind w:left="4438" w:hanging="360"/>
      </w:pPr>
      <w:rPr>
        <w:rFonts w:hint="default"/>
      </w:rPr>
    </w:lvl>
    <w:lvl w:ilvl="4" w:tplc="E188C73C">
      <w:numFmt w:val="bullet"/>
      <w:lvlText w:val="•"/>
      <w:lvlJc w:val="left"/>
      <w:pPr>
        <w:ind w:left="5244" w:hanging="360"/>
      </w:pPr>
      <w:rPr>
        <w:rFonts w:hint="default"/>
      </w:rPr>
    </w:lvl>
    <w:lvl w:ilvl="5" w:tplc="EA6CE9FC">
      <w:numFmt w:val="bullet"/>
      <w:lvlText w:val="•"/>
      <w:lvlJc w:val="left"/>
      <w:pPr>
        <w:ind w:left="6050" w:hanging="360"/>
      </w:pPr>
      <w:rPr>
        <w:rFonts w:hint="default"/>
      </w:rPr>
    </w:lvl>
    <w:lvl w:ilvl="6" w:tplc="EF36AF16">
      <w:numFmt w:val="bullet"/>
      <w:lvlText w:val="•"/>
      <w:lvlJc w:val="left"/>
      <w:pPr>
        <w:ind w:left="6856" w:hanging="360"/>
      </w:pPr>
      <w:rPr>
        <w:rFonts w:hint="default"/>
      </w:rPr>
    </w:lvl>
    <w:lvl w:ilvl="7" w:tplc="5DBA11CE">
      <w:numFmt w:val="bullet"/>
      <w:lvlText w:val="•"/>
      <w:lvlJc w:val="left"/>
      <w:pPr>
        <w:ind w:left="7662" w:hanging="360"/>
      </w:pPr>
      <w:rPr>
        <w:rFonts w:hint="default"/>
      </w:rPr>
    </w:lvl>
    <w:lvl w:ilvl="8" w:tplc="85C2EBE0">
      <w:numFmt w:val="bullet"/>
      <w:lvlText w:val="•"/>
      <w:lvlJc w:val="left"/>
      <w:pPr>
        <w:ind w:left="8468" w:hanging="360"/>
      </w:pPr>
      <w:rPr>
        <w:rFonts w:hint="default"/>
      </w:rPr>
    </w:lvl>
  </w:abstractNum>
  <w:abstractNum w:abstractNumId="8" w15:restartNumberingAfterBreak="0">
    <w:nsid w:val="03F466EA"/>
    <w:multiLevelType w:val="hybridMultilevel"/>
    <w:tmpl w:val="C57CB2AA"/>
    <w:lvl w:ilvl="0" w:tplc="D0CA7FBA">
      <w:numFmt w:val="bullet"/>
      <w:lvlText w:val="–"/>
      <w:lvlJc w:val="left"/>
      <w:pPr>
        <w:ind w:left="2379" w:hanging="360"/>
      </w:pPr>
      <w:rPr>
        <w:rFonts w:ascii="Book Antiqua" w:eastAsia="Book Antiqua" w:hAnsi="Book Antiqua" w:cs="Book Antiqua" w:hint="default"/>
        <w:b/>
        <w:bCs/>
        <w:w w:val="99"/>
        <w:sz w:val="20"/>
        <w:szCs w:val="20"/>
      </w:rPr>
    </w:lvl>
    <w:lvl w:ilvl="1" w:tplc="88EE8008">
      <w:numFmt w:val="bullet"/>
      <w:lvlText w:val="•"/>
      <w:lvlJc w:val="left"/>
      <w:pPr>
        <w:ind w:left="3150" w:hanging="360"/>
      </w:pPr>
      <w:rPr>
        <w:rFonts w:hint="default"/>
      </w:rPr>
    </w:lvl>
    <w:lvl w:ilvl="2" w:tplc="2976E486">
      <w:numFmt w:val="bullet"/>
      <w:lvlText w:val="•"/>
      <w:lvlJc w:val="left"/>
      <w:pPr>
        <w:ind w:left="3920" w:hanging="360"/>
      </w:pPr>
      <w:rPr>
        <w:rFonts w:hint="default"/>
      </w:rPr>
    </w:lvl>
    <w:lvl w:ilvl="3" w:tplc="660E9E80">
      <w:numFmt w:val="bullet"/>
      <w:lvlText w:val="•"/>
      <w:lvlJc w:val="left"/>
      <w:pPr>
        <w:ind w:left="4690" w:hanging="360"/>
      </w:pPr>
      <w:rPr>
        <w:rFonts w:hint="default"/>
      </w:rPr>
    </w:lvl>
    <w:lvl w:ilvl="4" w:tplc="1862C74C">
      <w:numFmt w:val="bullet"/>
      <w:lvlText w:val="•"/>
      <w:lvlJc w:val="left"/>
      <w:pPr>
        <w:ind w:left="5460" w:hanging="360"/>
      </w:pPr>
      <w:rPr>
        <w:rFonts w:hint="default"/>
      </w:rPr>
    </w:lvl>
    <w:lvl w:ilvl="5" w:tplc="47E226C4">
      <w:numFmt w:val="bullet"/>
      <w:lvlText w:val="•"/>
      <w:lvlJc w:val="left"/>
      <w:pPr>
        <w:ind w:left="6230" w:hanging="360"/>
      </w:pPr>
      <w:rPr>
        <w:rFonts w:hint="default"/>
      </w:rPr>
    </w:lvl>
    <w:lvl w:ilvl="6" w:tplc="90D495A8">
      <w:numFmt w:val="bullet"/>
      <w:lvlText w:val="•"/>
      <w:lvlJc w:val="left"/>
      <w:pPr>
        <w:ind w:left="7000" w:hanging="360"/>
      </w:pPr>
      <w:rPr>
        <w:rFonts w:hint="default"/>
      </w:rPr>
    </w:lvl>
    <w:lvl w:ilvl="7" w:tplc="B8C85030">
      <w:numFmt w:val="bullet"/>
      <w:lvlText w:val="•"/>
      <w:lvlJc w:val="left"/>
      <w:pPr>
        <w:ind w:left="7770" w:hanging="360"/>
      </w:pPr>
      <w:rPr>
        <w:rFonts w:hint="default"/>
      </w:rPr>
    </w:lvl>
    <w:lvl w:ilvl="8" w:tplc="92A8D672">
      <w:numFmt w:val="bullet"/>
      <w:lvlText w:val="•"/>
      <w:lvlJc w:val="left"/>
      <w:pPr>
        <w:ind w:left="8540" w:hanging="360"/>
      </w:pPr>
      <w:rPr>
        <w:rFonts w:hint="default"/>
      </w:rPr>
    </w:lvl>
  </w:abstractNum>
  <w:abstractNum w:abstractNumId="9" w15:restartNumberingAfterBreak="0">
    <w:nsid w:val="04020264"/>
    <w:multiLevelType w:val="hybridMultilevel"/>
    <w:tmpl w:val="DBD652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4DF1392"/>
    <w:multiLevelType w:val="hybridMultilevel"/>
    <w:tmpl w:val="18221190"/>
    <w:lvl w:ilvl="0" w:tplc="3E2696A8">
      <w:start w:val="1"/>
      <w:numFmt w:val="decimal"/>
      <w:lvlText w:val="%1."/>
      <w:lvlJc w:val="left"/>
      <w:pPr>
        <w:ind w:left="2620" w:hanging="360"/>
        <w:jc w:val="right"/>
      </w:pPr>
      <w:rPr>
        <w:rFonts w:ascii="Arial" w:eastAsia="Arial" w:hAnsi="Arial" w:cs="Arial" w:hint="default"/>
        <w:b/>
        <w:bCs/>
        <w:spacing w:val="-77"/>
        <w:w w:val="85"/>
        <w:sz w:val="18"/>
        <w:szCs w:val="18"/>
      </w:rPr>
    </w:lvl>
    <w:lvl w:ilvl="1" w:tplc="56DA5C86">
      <w:numFmt w:val="bullet"/>
      <w:lvlText w:val="•"/>
      <w:lvlJc w:val="left"/>
      <w:pPr>
        <w:ind w:left="3366" w:hanging="360"/>
      </w:pPr>
      <w:rPr>
        <w:rFonts w:hint="default"/>
      </w:rPr>
    </w:lvl>
    <w:lvl w:ilvl="2" w:tplc="EB908390">
      <w:numFmt w:val="bullet"/>
      <w:lvlText w:val="•"/>
      <w:lvlJc w:val="left"/>
      <w:pPr>
        <w:ind w:left="4112" w:hanging="360"/>
      </w:pPr>
      <w:rPr>
        <w:rFonts w:hint="default"/>
      </w:rPr>
    </w:lvl>
    <w:lvl w:ilvl="3" w:tplc="C21C4640">
      <w:numFmt w:val="bullet"/>
      <w:lvlText w:val="•"/>
      <w:lvlJc w:val="left"/>
      <w:pPr>
        <w:ind w:left="4858" w:hanging="360"/>
      </w:pPr>
      <w:rPr>
        <w:rFonts w:hint="default"/>
      </w:rPr>
    </w:lvl>
    <w:lvl w:ilvl="4" w:tplc="7290A266">
      <w:numFmt w:val="bullet"/>
      <w:lvlText w:val="•"/>
      <w:lvlJc w:val="left"/>
      <w:pPr>
        <w:ind w:left="5604" w:hanging="360"/>
      </w:pPr>
      <w:rPr>
        <w:rFonts w:hint="default"/>
      </w:rPr>
    </w:lvl>
    <w:lvl w:ilvl="5" w:tplc="BB541902">
      <w:numFmt w:val="bullet"/>
      <w:lvlText w:val="•"/>
      <w:lvlJc w:val="left"/>
      <w:pPr>
        <w:ind w:left="6350" w:hanging="360"/>
      </w:pPr>
      <w:rPr>
        <w:rFonts w:hint="default"/>
      </w:rPr>
    </w:lvl>
    <w:lvl w:ilvl="6" w:tplc="A3B4AD46">
      <w:numFmt w:val="bullet"/>
      <w:lvlText w:val="•"/>
      <w:lvlJc w:val="left"/>
      <w:pPr>
        <w:ind w:left="7096" w:hanging="360"/>
      </w:pPr>
      <w:rPr>
        <w:rFonts w:hint="default"/>
      </w:rPr>
    </w:lvl>
    <w:lvl w:ilvl="7" w:tplc="C6A683F8">
      <w:numFmt w:val="bullet"/>
      <w:lvlText w:val="•"/>
      <w:lvlJc w:val="left"/>
      <w:pPr>
        <w:ind w:left="7842" w:hanging="360"/>
      </w:pPr>
      <w:rPr>
        <w:rFonts w:hint="default"/>
      </w:rPr>
    </w:lvl>
    <w:lvl w:ilvl="8" w:tplc="48D43DF6">
      <w:numFmt w:val="bullet"/>
      <w:lvlText w:val="•"/>
      <w:lvlJc w:val="left"/>
      <w:pPr>
        <w:ind w:left="8588" w:hanging="360"/>
      </w:pPr>
      <w:rPr>
        <w:rFonts w:hint="default"/>
      </w:rPr>
    </w:lvl>
  </w:abstractNum>
  <w:abstractNum w:abstractNumId="11" w15:restartNumberingAfterBreak="0">
    <w:nsid w:val="04F13B7B"/>
    <w:multiLevelType w:val="hybridMultilevel"/>
    <w:tmpl w:val="E16A449C"/>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5041DF3"/>
    <w:multiLevelType w:val="hybridMultilevel"/>
    <w:tmpl w:val="6596839E"/>
    <w:lvl w:ilvl="0" w:tplc="CB843652">
      <w:numFmt w:val="bullet"/>
      <w:lvlText w:val="■"/>
      <w:lvlJc w:val="left"/>
      <w:pPr>
        <w:ind w:left="2620" w:hanging="360"/>
      </w:pPr>
      <w:rPr>
        <w:rFonts w:ascii="MS UI Gothic" w:eastAsia="MS UI Gothic" w:hAnsi="MS UI Gothic" w:cs="MS UI Gothic" w:hint="default"/>
        <w:w w:val="75"/>
        <w:sz w:val="10"/>
        <w:szCs w:val="10"/>
      </w:rPr>
    </w:lvl>
    <w:lvl w:ilvl="1" w:tplc="3F868A5E">
      <w:numFmt w:val="bullet"/>
      <w:lvlText w:val="■"/>
      <w:lvlJc w:val="left"/>
      <w:pPr>
        <w:ind w:left="2740" w:hanging="360"/>
      </w:pPr>
      <w:rPr>
        <w:rFonts w:ascii="MS UI Gothic" w:eastAsia="MS UI Gothic" w:hAnsi="MS UI Gothic" w:cs="MS UI Gothic" w:hint="default"/>
        <w:w w:val="75"/>
        <w:sz w:val="10"/>
        <w:szCs w:val="10"/>
      </w:rPr>
    </w:lvl>
    <w:lvl w:ilvl="2" w:tplc="BA98E59C">
      <w:numFmt w:val="bullet"/>
      <w:lvlText w:val="•"/>
      <w:lvlJc w:val="left"/>
      <w:pPr>
        <w:ind w:left="3555" w:hanging="360"/>
      </w:pPr>
      <w:rPr>
        <w:rFonts w:hint="default"/>
      </w:rPr>
    </w:lvl>
    <w:lvl w:ilvl="3" w:tplc="57442970">
      <w:numFmt w:val="bullet"/>
      <w:lvlText w:val="•"/>
      <w:lvlJc w:val="left"/>
      <w:pPr>
        <w:ind w:left="4371" w:hanging="360"/>
      </w:pPr>
      <w:rPr>
        <w:rFonts w:hint="default"/>
      </w:rPr>
    </w:lvl>
    <w:lvl w:ilvl="4" w:tplc="1C94D1EC">
      <w:numFmt w:val="bullet"/>
      <w:lvlText w:val="•"/>
      <w:lvlJc w:val="left"/>
      <w:pPr>
        <w:ind w:left="5186" w:hanging="360"/>
      </w:pPr>
      <w:rPr>
        <w:rFonts w:hint="default"/>
      </w:rPr>
    </w:lvl>
    <w:lvl w:ilvl="5" w:tplc="CCEE3E96">
      <w:numFmt w:val="bullet"/>
      <w:lvlText w:val="•"/>
      <w:lvlJc w:val="left"/>
      <w:pPr>
        <w:ind w:left="6002" w:hanging="360"/>
      </w:pPr>
      <w:rPr>
        <w:rFonts w:hint="default"/>
      </w:rPr>
    </w:lvl>
    <w:lvl w:ilvl="6" w:tplc="7498611E">
      <w:numFmt w:val="bullet"/>
      <w:lvlText w:val="•"/>
      <w:lvlJc w:val="left"/>
      <w:pPr>
        <w:ind w:left="6817" w:hanging="360"/>
      </w:pPr>
      <w:rPr>
        <w:rFonts w:hint="default"/>
      </w:rPr>
    </w:lvl>
    <w:lvl w:ilvl="7" w:tplc="56068AFE">
      <w:numFmt w:val="bullet"/>
      <w:lvlText w:val="•"/>
      <w:lvlJc w:val="left"/>
      <w:pPr>
        <w:ind w:left="7633" w:hanging="360"/>
      </w:pPr>
      <w:rPr>
        <w:rFonts w:hint="default"/>
      </w:rPr>
    </w:lvl>
    <w:lvl w:ilvl="8" w:tplc="B318171E">
      <w:numFmt w:val="bullet"/>
      <w:lvlText w:val="•"/>
      <w:lvlJc w:val="left"/>
      <w:pPr>
        <w:ind w:left="8448" w:hanging="360"/>
      </w:pPr>
      <w:rPr>
        <w:rFonts w:hint="default"/>
      </w:rPr>
    </w:lvl>
  </w:abstractNum>
  <w:abstractNum w:abstractNumId="13" w15:restartNumberingAfterBreak="0">
    <w:nsid w:val="0553651B"/>
    <w:multiLevelType w:val="hybridMultilevel"/>
    <w:tmpl w:val="1C4E38EE"/>
    <w:lvl w:ilvl="0" w:tplc="8FDC8460">
      <w:start w:val="1"/>
      <w:numFmt w:val="decimal"/>
      <w:lvlText w:val="%1."/>
      <w:lvlJc w:val="left"/>
      <w:pPr>
        <w:ind w:left="2020" w:hanging="360"/>
      </w:pPr>
      <w:rPr>
        <w:rFonts w:ascii="Arial" w:eastAsia="Arial" w:hAnsi="Arial" w:cs="Arial" w:hint="default"/>
        <w:b/>
        <w:bCs/>
        <w:spacing w:val="-10"/>
        <w:w w:val="99"/>
        <w:sz w:val="18"/>
        <w:szCs w:val="18"/>
      </w:rPr>
    </w:lvl>
    <w:lvl w:ilvl="1" w:tplc="CEA887FC">
      <w:start w:val="1"/>
      <w:numFmt w:val="decimal"/>
      <w:lvlText w:val="%2."/>
      <w:lvlJc w:val="left"/>
      <w:pPr>
        <w:ind w:left="2620" w:hanging="360"/>
        <w:jc w:val="right"/>
      </w:pPr>
      <w:rPr>
        <w:rFonts w:ascii="Arial" w:eastAsia="Arial" w:hAnsi="Arial" w:cs="Arial" w:hint="default"/>
        <w:b/>
        <w:bCs/>
        <w:spacing w:val="-78"/>
        <w:w w:val="85"/>
        <w:sz w:val="18"/>
        <w:szCs w:val="18"/>
      </w:rPr>
    </w:lvl>
    <w:lvl w:ilvl="2" w:tplc="496AD4DA">
      <w:numFmt w:val="bullet"/>
      <w:lvlText w:val="■"/>
      <w:lvlJc w:val="left"/>
      <w:pPr>
        <w:ind w:left="2979" w:hanging="360"/>
      </w:pPr>
      <w:rPr>
        <w:rFonts w:ascii="MS UI Gothic" w:eastAsia="MS UI Gothic" w:hAnsi="MS UI Gothic" w:cs="MS UI Gothic" w:hint="default"/>
        <w:w w:val="75"/>
        <w:sz w:val="10"/>
        <w:szCs w:val="10"/>
      </w:rPr>
    </w:lvl>
    <w:lvl w:ilvl="3" w:tplc="516AAF3E">
      <w:numFmt w:val="bullet"/>
      <w:lvlText w:val="•"/>
      <w:lvlJc w:val="left"/>
      <w:pPr>
        <w:ind w:left="3867" w:hanging="360"/>
      </w:pPr>
      <w:rPr>
        <w:rFonts w:hint="default"/>
      </w:rPr>
    </w:lvl>
    <w:lvl w:ilvl="4" w:tplc="9072C99C">
      <w:numFmt w:val="bullet"/>
      <w:lvlText w:val="•"/>
      <w:lvlJc w:val="left"/>
      <w:pPr>
        <w:ind w:left="4755" w:hanging="360"/>
      </w:pPr>
      <w:rPr>
        <w:rFonts w:hint="default"/>
      </w:rPr>
    </w:lvl>
    <w:lvl w:ilvl="5" w:tplc="F00E031A">
      <w:numFmt w:val="bullet"/>
      <w:lvlText w:val="•"/>
      <w:lvlJc w:val="left"/>
      <w:pPr>
        <w:ind w:left="5642" w:hanging="360"/>
      </w:pPr>
      <w:rPr>
        <w:rFonts w:hint="default"/>
      </w:rPr>
    </w:lvl>
    <w:lvl w:ilvl="6" w:tplc="3AD2166A">
      <w:numFmt w:val="bullet"/>
      <w:lvlText w:val="•"/>
      <w:lvlJc w:val="left"/>
      <w:pPr>
        <w:ind w:left="6530" w:hanging="360"/>
      </w:pPr>
      <w:rPr>
        <w:rFonts w:hint="default"/>
      </w:rPr>
    </w:lvl>
    <w:lvl w:ilvl="7" w:tplc="57B65B06">
      <w:numFmt w:val="bullet"/>
      <w:lvlText w:val="•"/>
      <w:lvlJc w:val="left"/>
      <w:pPr>
        <w:ind w:left="7417" w:hanging="360"/>
      </w:pPr>
      <w:rPr>
        <w:rFonts w:hint="default"/>
      </w:rPr>
    </w:lvl>
    <w:lvl w:ilvl="8" w:tplc="4C5A6CF2">
      <w:numFmt w:val="bullet"/>
      <w:lvlText w:val="•"/>
      <w:lvlJc w:val="left"/>
      <w:pPr>
        <w:ind w:left="8305" w:hanging="360"/>
      </w:pPr>
      <w:rPr>
        <w:rFonts w:hint="default"/>
      </w:rPr>
    </w:lvl>
  </w:abstractNum>
  <w:abstractNum w:abstractNumId="14" w15:restartNumberingAfterBreak="0">
    <w:nsid w:val="058B5E1B"/>
    <w:multiLevelType w:val="hybridMultilevel"/>
    <w:tmpl w:val="0B74D65A"/>
    <w:lvl w:ilvl="0" w:tplc="EFA0668A">
      <w:start w:val="1"/>
      <w:numFmt w:val="decimal"/>
      <w:lvlText w:val="%1."/>
      <w:lvlJc w:val="left"/>
      <w:pPr>
        <w:ind w:left="2620" w:hanging="360"/>
        <w:jc w:val="right"/>
      </w:pPr>
      <w:rPr>
        <w:rFonts w:ascii="Arial" w:eastAsia="Arial" w:hAnsi="Arial" w:cs="Arial" w:hint="default"/>
        <w:b/>
        <w:bCs/>
        <w:spacing w:val="-10"/>
        <w:w w:val="99"/>
        <w:sz w:val="18"/>
        <w:szCs w:val="18"/>
      </w:rPr>
    </w:lvl>
    <w:lvl w:ilvl="1" w:tplc="3138BB5A">
      <w:numFmt w:val="bullet"/>
      <w:lvlText w:val="•"/>
      <w:lvlJc w:val="left"/>
      <w:pPr>
        <w:ind w:left="3366" w:hanging="360"/>
      </w:pPr>
      <w:rPr>
        <w:rFonts w:hint="default"/>
      </w:rPr>
    </w:lvl>
    <w:lvl w:ilvl="2" w:tplc="EE969F16">
      <w:numFmt w:val="bullet"/>
      <w:lvlText w:val="•"/>
      <w:lvlJc w:val="left"/>
      <w:pPr>
        <w:ind w:left="4112" w:hanging="360"/>
      </w:pPr>
      <w:rPr>
        <w:rFonts w:hint="default"/>
      </w:rPr>
    </w:lvl>
    <w:lvl w:ilvl="3" w:tplc="990AB052">
      <w:numFmt w:val="bullet"/>
      <w:lvlText w:val="•"/>
      <w:lvlJc w:val="left"/>
      <w:pPr>
        <w:ind w:left="4858" w:hanging="360"/>
      </w:pPr>
      <w:rPr>
        <w:rFonts w:hint="default"/>
      </w:rPr>
    </w:lvl>
    <w:lvl w:ilvl="4" w:tplc="BD363A54">
      <w:numFmt w:val="bullet"/>
      <w:lvlText w:val="•"/>
      <w:lvlJc w:val="left"/>
      <w:pPr>
        <w:ind w:left="5604" w:hanging="360"/>
      </w:pPr>
      <w:rPr>
        <w:rFonts w:hint="default"/>
      </w:rPr>
    </w:lvl>
    <w:lvl w:ilvl="5" w:tplc="381610B2">
      <w:numFmt w:val="bullet"/>
      <w:lvlText w:val="•"/>
      <w:lvlJc w:val="left"/>
      <w:pPr>
        <w:ind w:left="6350" w:hanging="360"/>
      </w:pPr>
      <w:rPr>
        <w:rFonts w:hint="default"/>
      </w:rPr>
    </w:lvl>
    <w:lvl w:ilvl="6" w:tplc="C8B6AB74">
      <w:numFmt w:val="bullet"/>
      <w:lvlText w:val="•"/>
      <w:lvlJc w:val="left"/>
      <w:pPr>
        <w:ind w:left="7096" w:hanging="360"/>
      </w:pPr>
      <w:rPr>
        <w:rFonts w:hint="default"/>
      </w:rPr>
    </w:lvl>
    <w:lvl w:ilvl="7" w:tplc="03F2A6C2">
      <w:numFmt w:val="bullet"/>
      <w:lvlText w:val="•"/>
      <w:lvlJc w:val="left"/>
      <w:pPr>
        <w:ind w:left="7842" w:hanging="360"/>
      </w:pPr>
      <w:rPr>
        <w:rFonts w:hint="default"/>
      </w:rPr>
    </w:lvl>
    <w:lvl w:ilvl="8" w:tplc="D4147F20">
      <w:numFmt w:val="bullet"/>
      <w:lvlText w:val="•"/>
      <w:lvlJc w:val="left"/>
      <w:pPr>
        <w:ind w:left="8588" w:hanging="360"/>
      </w:pPr>
      <w:rPr>
        <w:rFonts w:hint="default"/>
      </w:rPr>
    </w:lvl>
  </w:abstractNum>
  <w:abstractNum w:abstractNumId="15" w15:restartNumberingAfterBreak="0">
    <w:nsid w:val="068136E5"/>
    <w:multiLevelType w:val="hybridMultilevel"/>
    <w:tmpl w:val="6BA2B3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6BF014B"/>
    <w:multiLevelType w:val="hybridMultilevel"/>
    <w:tmpl w:val="9D8ED9C8"/>
    <w:lvl w:ilvl="0" w:tplc="697E67AC">
      <w:start w:val="1"/>
      <w:numFmt w:val="decimal"/>
      <w:lvlText w:val="%1."/>
      <w:lvlJc w:val="left"/>
      <w:pPr>
        <w:ind w:left="446" w:hanging="360"/>
      </w:pPr>
      <w:rPr>
        <w:rFonts w:ascii="Arial" w:eastAsia="Arial" w:hAnsi="Arial" w:cs="Arial" w:hint="default"/>
        <w:b/>
        <w:bCs/>
        <w:w w:val="99"/>
        <w:sz w:val="16"/>
        <w:szCs w:val="16"/>
      </w:rPr>
    </w:lvl>
    <w:lvl w:ilvl="1" w:tplc="96B08B02">
      <w:numFmt w:val="bullet"/>
      <w:lvlText w:val="•"/>
      <w:lvlJc w:val="left"/>
      <w:pPr>
        <w:ind w:left="1010" w:hanging="360"/>
      </w:pPr>
      <w:rPr>
        <w:rFonts w:hint="default"/>
      </w:rPr>
    </w:lvl>
    <w:lvl w:ilvl="2" w:tplc="77A46506">
      <w:numFmt w:val="bullet"/>
      <w:lvlText w:val="•"/>
      <w:lvlJc w:val="left"/>
      <w:pPr>
        <w:ind w:left="1581" w:hanging="360"/>
      </w:pPr>
      <w:rPr>
        <w:rFonts w:hint="default"/>
      </w:rPr>
    </w:lvl>
    <w:lvl w:ilvl="3" w:tplc="0B82E900">
      <w:numFmt w:val="bullet"/>
      <w:lvlText w:val="•"/>
      <w:lvlJc w:val="left"/>
      <w:pPr>
        <w:ind w:left="2152" w:hanging="360"/>
      </w:pPr>
      <w:rPr>
        <w:rFonts w:hint="default"/>
      </w:rPr>
    </w:lvl>
    <w:lvl w:ilvl="4" w:tplc="20EEC74A">
      <w:numFmt w:val="bullet"/>
      <w:lvlText w:val="•"/>
      <w:lvlJc w:val="left"/>
      <w:pPr>
        <w:ind w:left="2723" w:hanging="360"/>
      </w:pPr>
      <w:rPr>
        <w:rFonts w:hint="default"/>
      </w:rPr>
    </w:lvl>
    <w:lvl w:ilvl="5" w:tplc="E0E8D046">
      <w:numFmt w:val="bullet"/>
      <w:lvlText w:val="•"/>
      <w:lvlJc w:val="left"/>
      <w:pPr>
        <w:ind w:left="3294" w:hanging="360"/>
      </w:pPr>
      <w:rPr>
        <w:rFonts w:hint="default"/>
      </w:rPr>
    </w:lvl>
    <w:lvl w:ilvl="6" w:tplc="9B687092">
      <w:numFmt w:val="bullet"/>
      <w:lvlText w:val="•"/>
      <w:lvlJc w:val="left"/>
      <w:pPr>
        <w:ind w:left="3864" w:hanging="360"/>
      </w:pPr>
      <w:rPr>
        <w:rFonts w:hint="default"/>
      </w:rPr>
    </w:lvl>
    <w:lvl w:ilvl="7" w:tplc="0F404BCA">
      <w:numFmt w:val="bullet"/>
      <w:lvlText w:val="•"/>
      <w:lvlJc w:val="left"/>
      <w:pPr>
        <w:ind w:left="4435" w:hanging="360"/>
      </w:pPr>
      <w:rPr>
        <w:rFonts w:hint="default"/>
      </w:rPr>
    </w:lvl>
    <w:lvl w:ilvl="8" w:tplc="DA9AFB3E">
      <w:numFmt w:val="bullet"/>
      <w:lvlText w:val="•"/>
      <w:lvlJc w:val="left"/>
      <w:pPr>
        <w:ind w:left="5006" w:hanging="360"/>
      </w:pPr>
      <w:rPr>
        <w:rFonts w:hint="default"/>
      </w:rPr>
    </w:lvl>
  </w:abstractNum>
  <w:abstractNum w:abstractNumId="17" w15:restartNumberingAfterBreak="0">
    <w:nsid w:val="08072180"/>
    <w:multiLevelType w:val="hybridMultilevel"/>
    <w:tmpl w:val="EB6293AC"/>
    <w:lvl w:ilvl="0" w:tplc="957089BA">
      <w:start w:val="1"/>
      <w:numFmt w:val="decimal"/>
      <w:lvlText w:val="%1."/>
      <w:lvlJc w:val="left"/>
      <w:pPr>
        <w:ind w:left="2620" w:hanging="360"/>
        <w:jc w:val="right"/>
      </w:pPr>
      <w:rPr>
        <w:rFonts w:ascii="Arial" w:eastAsia="Arial" w:hAnsi="Arial" w:cs="Arial" w:hint="default"/>
        <w:b/>
        <w:bCs/>
        <w:spacing w:val="-18"/>
        <w:w w:val="99"/>
        <w:sz w:val="18"/>
        <w:szCs w:val="18"/>
      </w:rPr>
    </w:lvl>
    <w:lvl w:ilvl="1" w:tplc="46582618">
      <w:numFmt w:val="bullet"/>
      <w:lvlText w:val="•"/>
      <w:lvlJc w:val="left"/>
      <w:pPr>
        <w:ind w:left="3366" w:hanging="360"/>
      </w:pPr>
      <w:rPr>
        <w:rFonts w:hint="default"/>
      </w:rPr>
    </w:lvl>
    <w:lvl w:ilvl="2" w:tplc="CADC015C">
      <w:numFmt w:val="bullet"/>
      <w:lvlText w:val="•"/>
      <w:lvlJc w:val="left"/>
      <w:pPr>
        <w:ind w:left="4112" w:hanging="360"/>
      </w:pPr>
      <w:rPr>
        <w:rFonts w:hint="default"/>
      </w:rPr>
    </w:lvl>
    <w:lvl w:ilvl="3" w:tplc="5E484792">
      <w:numFmt w:val="bullet"/>
      <w:lvlText w:val="•"/>
      <w:lvlJc w:val="left"/>
      <w:pPr>
        <w:ind w:left="4858" w:hanging="360"/>
      </w:pPr>
      <w:rPr>
        <w:rFonts w:hint="default"/>
      </w:rPr>
    </w:lvl>
    <w:lvl w:ilvl="4" w:tplc="099C1560">
      <w:numFmt w:val="bullet"/>
      <w:lvlText w:val="•"/>
      <w:lvlJc w:val="left"/>
      <w:pPr>
        <w:ind w:left="5604" w:hanging="360"/>
      </w:pPr>
      <w:rPr>
        <w:rFonts w:hint="default"/>
      </w:rPr>
    </w:lvl>
    <w:lvl w:ilvl="5" w:tplc="6BEE18CA">
      <w:numFmt w:val="bullet"/>
      <w:lvlText w:val="•"/>
      <w:lvlJc w:val="left"/>
      <w:pPr>
        <w:ind w:left="6350" w:hanging="360"/>
      </w:pPr>
      <w:rPr>
        <w:rFonts w:hint="default"/>
      </w:rPr>
    </w:lvl>
    <w:lvl w:ilvl="6" w:tplc="78D637E0">
      <w:numFmt w:val="bullet"/>
      <w:lvlText w:val="•"/>
      <w:lvlJc w:val="left"/>
      <w:pPr>
        <w:ind w:left="7096" w:hanging="360"/>
      </w:pPr>
      <w:rPr>
        <w:rFonts w:hint="default"/>
      </w:rPr>
    </w:lvl>
    <w:lvl w:ilvl="7" w:tplc="16A4EA86">
      <w:numFmt w:val="bullet"/>
      <w:lvlText w:val="•"/>
      <w:lvlJc w:val="left"/>
      <w:pPr>
        <w:ind w:left="7842" w:hanging="360"/>
      </w:pPr>
      <w:rPr>
        <w:rFonts w:hint="default"/>
      </w:rPr>
    </w:lvl>
    <w:lvl w:ilvl="8" w:tplc="C42E9A96">
      <w:numFmt w:val="bullet"/>
      <w:lvlText w:val="•"/>
      <w:lvlJc w:val="left"/>
      <w:pPr>
        <w:ind w:left="8588" w:hanging="360"/>
      </w:pPr>
      <w:rPr>
        <w:rFonts w:hint="default"/>
      </w:rPr>
    </w:lvl>
  </w:abstractNum>
  <w:abstractNum w:abstractNumId="18" w15:restartNumberingAfterBreak="0">
    <w:nsid w:val="08415B73"/>
    <w:multiLevelType w:val="hybridMultilevel"/>
    <w:tmpl w:val="EC66C5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85608C7"/>
    <w:multiLevelType w:val="hybridMultilevel"/>
    <w:tmpl w:val="D91ECBB8"/>
    <w:lvl w:ilvl="0" w:tplc="D80E0972">
      <w:numFmt w:val="bullet"/>
      <w:lvlText w:val="■"/>
      <w:lvlJc w:val="left"/>
      <w:pPr>
        <w:ind w:left="2980" w:hanging="360"/>
      </w:pPr>
      <w:rPr>
        <w:rFonts w:ascii="MS UI Gothic" w:eastAsia="MS UI Gothic" w:hAnsi="MS UI Gothic" w:cs="MS UI Gothic" w:hint="default"/>
        <w:w w:val="75"/>
        <w:sz w:val="10"/>
        <w:szCs w:val="10"/>
      </w:rPr>
    </w:lvl>
    <w:lvl w:ilvl="1" w:tplc="CB4CDEF0">
      <w:numFmt w:val="bullet"/>
      <w:lvlText w:val="•"/>
      <w:lvlJc w:val="left"/>
      <w:pPr>
        <w:ind w:left="3690" w:hanging="360"/>
      </w:pPr>
      <w:rPr>
        <w:rFonts w:hint="default"/>
      </w:rPr>
    </w:lvl>
    <w:lvl w:ilvl="2" w:tplc="560EB14A">
      <w:numFmt w:val="bullet"/>
      <w:lvlText w:val="•"/>
      <w:lvlJc w:val="left"/>
      <w:pPr>
        <w:ind w:left="4400" w:hanging="360"/>
      </w:pPr>
      <w:rPr>
        <w:rFonts w:hint="default"/>
      </w:rPr>
    </w:lvl>
    <w:lvl w:ilvl="3" w:tplc="00E47214">
      <w:numFmt w:val="bullet"/>
      <w:lvlText w:val="•"/>
      <w:lvlJc w:val="left"/>
      <w:pPr>
        <w:ind w:left="5110" w:hanging="360"/>
      </w:pPr>
      <w:rPr>
        <w:rFonts w:hint="default"/>
      </w:rPr>
    </w:lvl>
    <w:lvl w:ilvl="4" w:tplc="DC1A6298">
      <w:numFmt w:val="bullet"/>
      <w:lvlText w:val="•"/>
      <w:lvlJc w:val="left"/>
      <w:pPr>
        <w:ind w:left="5820" w:hanging="360"/>
      </w:pPr>
      <w:rPr>
        <w:rFonts w:hint="default"/>
      </w:rPr>
    </w:lvl>
    <w:lvl w:ilvl="5" w:tplc="D848ED72">
      <w:numFmt w:val="bullet"/>
      <w:lvlText w:val="•"/>
      <w:lvlJc w:val="left"/>
      <w:pPr>
        <w:ind w:left="6530" w:hanging="360"/>
      </w:pPr>
      <w:rPr>
        <w:rFonts w:hint="default"/>
      </w:rPr>
    </w:lvl>
    <w:lvl w:ilvl="6" w:tplc="CA34B154">
      <w:numFmt w:val="bullet"/>
      <w:lvlText w:val="•"/>
      <w:lvlJc w:val="left"/>
      <w:pPr>
        <w:ind w:left="7240" w:hanging="360"/>
      </w:pPr>
      <w:rPr>
        <w:rFonts w:hint="default"/>
      </w:rPr>
    </w:lvl>
    <w:lvl w:ilvl="7" w:tplc="56AC6F14">
      <w:numFmt w:val="bullet"/>
      <w:lvlText w:val="•"/>
      <w:lvlJc w:val="left"/>
      <w:pPr>
        <w:ind w:left="7950" w:hanging="360"/>
      </w:pPr>
      <w:rPr>
        <w:rFonts w:hint="default"/>
      </w:rPr>
    </w:lvl>
    <w:lvl w:ilvl="8" w:tplc="F40AA4C4">
      <w:numFmt w:val="bullet"/>
      <w:lvlText w:val="•"/>
      <w:lvlJc w:val="left"/>
      <w:pPr>
        <w:ind w:left="8660" w:hanging="360"/>
      </w:pPr>
      <w:rPr>
        <w:rFonts w:hint="default"/>
      </w:rPr>
    </w:lvl>
  </w:abstractNum>
  <w:abstractNum w:abstractNumId="20" w15:restartNumberingAfterBreak="0">
    <w:nsid w:val="095535EA"/>
    <w:multiLevelType w:val="hybridMultilevel"/>
    <w:tmpl w:val="4380E3F6"/>
    <w:lvl w:ilvl="0" w:tplc="E11472B0">
      <w:start w:val="1"/>
      <w:numFmt w:val="decimal"/>
      <w:lvlText w:val="%1."/>
      <w:lvlJc w:val="left"/>
      <w:pPr>
        <w:ind w:left="2020" w:hanging="360"/>
      </w:pPr>
      <w:rPr>
        <w:rFonts w:ascii="Arial" w:eastAsia="Arial" w:hAnsi="Arial" w:cs="Arial" w:hint="default"/>
        <w:b/>
        <w:bCs/>
        <w:spacing w:val="-77"/>
        <w:w w:val="85"/>
        <w:sz w:val="18"/>
        <w:szCs w:val="18"/>
      </w:rPr>
    </w:lvl>
    <w:lvl w:ilvl="1" w:tplc="23EC645E">
      <w:start w:val="1"/>
      <w:numFmt w:val="decimal"/>
      <w:lvlText w:val="%2."/>
      <w:lvlJc w:val="left"/>
      <w:pPr>
        <w:ind w:left="2619" w:hanging="360"/>
      </w:pPr>
      <w:rPr>
        <w:rFonts w:ascii="Arial" w:eastAsia="Arial" w:hAnsi="Arial" w:cs="Arial" w:hint="default"/>
        <w:b/>
        <w:bCs/>
        <w:spacing w:val="-77"/>
        <w:w w:val="85"/>
        <w:sz w:val="18"/>
        <w:szCs w:val="18"/>
      </w:rPr>
    </w:lvl>
    <w:lvl w:ilvl="2" w:tplc="F02EB538">
      <w:numFmt w:val="bullet"/>
      <w:lvlText w:val="•"/>
      <w:lvlJc w:val="left"/>
      <w:pPr>
        <w:ind w:left="3448" w:hanging="360"/>
      </w:pPr>
      <w:rPr>
        <w:rFonts w:hint="default"/>
      </w:rPr>
    </w:lvl>
    <w:lvl w:ilvl="3" w:tplc="99AA9406">
      <w:numFmt w:val="bullet"/>
      <w:lvlText w:val="•"/>
      <w:lvlJc w:val="left"/>
      <w:pPr>
        <w:ind w:left="4277" w:hanging="360"/>
      </w:pPr>
      <w:rPr>
        <w:rFonts w:hint="default"/>
      </w:rPr>
    </w:lvl>
    <w:lvl w:ilvl="4" w:tplc="2D66244C">
      <w:numFmt w:val="bullet"/>
      <w:lvlText w:val="•"/>
      <w:lvlJc w:val="left"/>
      <w:pPr>
        <w:ind w:left="5106" w:hanging="360"/>
      </w:pPr>
      <w:rPr>
        <w:rFonts w:hint="default"/>
      </w:rPr>
    </w:lvl>
    <w:lvl w:ilvl="5" w:tplc="C8944BC6">
      <w:numFmt w:val="bullet"/>
      <w:lvlText w:val="•"/>
      <w:lvlJc w:val="left"/>
      <w:pPr>
        <w:ind w:left="5935" w:hanging="360"/>
      </w:pPr>
      <w:rPr>
        <w:rFonts w:hint="default"/>
      </w:rPr>
    </w:lvl>
    <w:lvl w:ilvl="6" w:tplc="6C00DE3C">
      <w:numFmt w:val="bullet"/>
      <w:lvlText w:val="•"/>
      <w:lvlJc w:val="left"/>
      <w:pPr>
        <w:ind w:left="6764" w:hanging="360"/>
      </w:pPr>
      <w:rPr>
        <w:rFonts w:hint="default"/>
      </w:rPr>
    </w:lvl>
    <w:lvl w:ilvl="7" w:tplc="626412B8">
      <w:numFmt w:val="bullet"/>
      <w:lvlText w:val="•"/>
      <w:lvlJc w:val="left"/>
      <w:pPr>
        <w:ind w:left="7593" w:hanging="360"/>
      </w:pPr>
      <w:rPr>
        <w:rFonts w:hint="default"/>
      </w:rPr>
    </w:lvl>
    <w:lvl w:ilvl="8" w:tplc="5FD034B8">
      <w:numFmt w:val="bullet"/>
      <w:lvlText w:val="•"/>
      <w:lvlJc w:val="left"/>
      <w:pPr>
        <w:ind w:left="8422" w:hanging="360"/>
      </w:pPr>
      <w:rPr>
        <w:rFonts w:hint="default"/>
      </w:rPr>
    </w:lvl>
  </w:abstractNum>
  <w:abstractNum w:abstractNumId="21" w15:restartNumberingAfterBreak="0">
    <w:nsid w:val="0AE359A1"/>
    <w:multiLevelType w:val="hybridMultilevel"/>
    <w:tmpl w:val="7FBE21DA"/>
    <w:lvl w:ilvl="0" w:tplc="EC6A3F18">
      <w:start w:val="1"/>
      <w:numFmt w:val="decimal"/>
      <w:lvlText w:val="%1."/>
      <w:lvlJc w:val="left"/>
      <w:pPr>
        <w:ind w:left="2020" w:hanging="360"/>
      </w:pPr>
      <w:rPr>
        <w:rFonts w:ascii="Arial" w:eastAsia="Arial" w:hAnsi="Arial" w:cs="Arial" w:hint="default"/>
        <w:b/>
        <w:bCs/>
        <w:spacing w:val="-78"/>
        <w:w w:val="85"/>
        <w:sz w:val="18"/>
        <w:szCs w:val="18"/>
      </w:rPr>
    </w:lvl>
    <w:lvl w:ilvl="1" w:tplc="CC323636">
      <w:numFmt w:val="bullet"/>
      <w:lvlText w:val="■"/>
      <w:lvlJc w:val="left"/>
      <w:pPr>
        <w:ind w:left="2379" w:hanging="360"/>
      </w:pPr>
      <w:rPr>
        <w:rFonts w:ascii="MS UI Gothic" w:eastAsia="MS UI Gothic" w:hAnsi="MS UI Gothic" w:cs="MS UI Gothic" w:hint="default"/>
        <w:w w:val="75"/>
        <w:sz w:val="10"/>
        <w:szCs w:val="10"/>
      </w:rPr>
    </w:lvl>
    <w:lvl w:ilvl="2" w:tplc="2DA45B9A">
      <w:numFmt w:val="bullet"/>
      <w:lvlText w:val="•"/>
      <w:lvlJc w:val="left"/>
      <w:pPr>
        <w:ind w:left="3235" w:hanging="360"/>
      </w:pPr>
      <w:rPr>
        <w:rFonts w:hint="default"/>
      </w:rPr>
    </w:lvl>
    <w:lvl w:ilvl="3" w:tplc="89ACFE58">
      <w:numFmt w:val="bullet"/>
      <w:lvlText w:val="•"/>
      <w:lvlJc w:val="left"/>
      <w:pPr>
        <w:ind w:left="4091" w:hanging="360"/>
      </w:pPr>
      <w:rPr>
        <w:rFonts w:hint="default"/>
      </w:rPr>
    </w:lvl>
    <w:lvl w:ilvl="4" w:tplc="2ABE09E2">
      <w:numFmt w:val="bullet"/>
      <w:lvlText w:val="•"/>
      <w:lvlJc w:val="left"/>
      <w:pPr>
        <w:ind w:left="4946" w:hanging="360"/>
      </w:pPr>
      <w:rPr>
        <w:rFonts w:hint="default"/>
      </w:rPr>
    </w:lvl>
    <w:lvl w:ilvl="5" w:tplc="80F25CF2">
      <w:numFmt w:val="bullet"/>
      <w:lvlText w:val="•"/>
      <w:lvlJc w:val="left"/>
      <w:pPr>
        <w:ind w:left="5802" w:hanging="360"/>
      </w:pPr>
      <w:rPr>
        <w:rFonts w:hint="default"/>
      </w:rPr>
    </w:lvl>
    <w:lvl w:ilvl="6" w:tplc="3C420450">
      <w:numFmt w:val="bullet"/>
      <w:lvlText w:val="•"/>
      <w:lvlJc w:val="left"/>
      <w:pPr>
        <w:ind w:left="6657" w:hanging="360"/>
      </w:pPr>
      <w:rPr>
        <w:rFonts w:hint="default"/>
      </w:rPr>
    </w:lvl>
    <w:lvl w:ilvl="7" w:tplc="BDD2B760">
      <w:numFmt w:val="bullet"/>
      <w:lvlText w:val="•"/>
      <w:lvlJc w:val="left"/>
      <w:pPr>
        <w:ind w:left="7513" w:hanging="360"/>
      </w:pPr>
      <w:rPr>
        <w:rFonts w:hint="default"/>
      </w:rPr>
    </w:lvl>
    <w:lvl w:ilvl="8" w:tplc="829C27E2">
      <w:numFmt w:val="bullet"/>
      <w:lvlText w:val="•"/>
      <w:lvlJc w:val="left"/>
      <w:pPr>
        <w:ind w:left="8368" w:hanging="360"/>
      </w:pPr>
      <w:rPr>
        <w:rFonts w:hint="default"/>
      </w:rPr>
    </w:lvl>
  </w:abstractNum>
  <w:abstractNum w:abstractNumId="22" w15:restartNumberingAfterBreak="0">
    <w:nsid w:val="0C9866D9"/>
    <w:multiLevelType w:val="hybridMultilevel"/>
    <w:tmpl w:val="C0C021A2"/>
    <w:lvl w:ilvl="0" w:tplc="BBC04A08">
      <w:numFmt w:val="bullet"/>
      <w:lvlText w:val="■"/>
      <w:lvlJc w:val="left"/>
      <w:pPr>
        <w:ind w:left="2620" w:hanging="360"/>
      </w:pPr>
      <w:rPr>
        <w:rFonts w:ascii="MS UI Gothic" w:eastAsia="MS UI Gothic" w:hAnsi="MS UI Gothic" w:cs="MS UI Gothic" w:hint="default"/>
        <w:w w:val="75"/>
        <w:sz w:val="10"/>
        <w:szCs w:val="10"/>
      </w:rPr>
    </w:lvl>
    <w:lvl w:ilvl="1" w:tplc="7C0A01B6">
      <w:numFmt w:val="bullet"/>
      <w:lvlText w:val="•"/>
      <w:lvlJc w:val="left"/>
      <w:pPr>
        <w:ind w:left="3366" w:hanging="360"/>
      </w:pPr>
      <w:rPr>
        <w:rFonts w:hint="default"/>
      </w:rPr>
    </w:lvl>
    <w:lvl w:ilvl="2" w:tplc="DF205F32">
      <w:numFmt w:val="bullet"/>
      <w:lvlText w:val="•"/>
      <w:lvlJc w:val="left"/>
      <w:pPr>
        <w:ind w:left="4112" w:hanging="360"/>
      </w:pPr>
      <w:rPr>
        <w:rFonts w:hint="default"/>
      </w:rPr>
    </w:lvl>
    <w:lvl w:ilvl="3" w:tplc="6EE6F0CC">
      <w:numFmt w:val="bullet"/>
      <w:lvlText w:val="•"/>
      <w:lvlJc w:val="left"/>
      <w:pPr>
        <w:ind w:left="4858" w:hanging="360"/>
      </w:pPr>
      <w:rPr>
        <w:rFonts w:hint="default"/>
      </w:rPr>
    </w:lvl>
    <w:lvl w:ilvl="4" w:tplc="7042F500">
      <w:numFmt w:val="bullet"/>
      <w:lvlText w:val="•"/>
      <w:lvlJc w:val="left"/>
      <w:pPr>
        <w:ind w:left="5604" w:hanging="360"/>
      </w:pPr>
      <w:rPr>
        <w:rFonts w:hint="default"/>
      </w:rPr>
    </w:lvl>
    <w:lvl w:ilvl="5" w:tplc="97426E66">
      <w:numFmt w:val="bullet"/>
      <w:lvlText w:val="•"/>
      <w:lvlJc w:val="left"/>
      <w:pPr>
        <w:ind w:left="6350" w:hanging="360"/>
      </w:pPr>
      <w:rPr>
        <w:rFonts w:hint="default"/>
      </w:rPr>
    </w:lvl>
    <w:lvl w:ilvl="6" w:tplc="AB7E7CA0">
      <w:numFmt w:val="bullet"/>
      <w:lvlText w:val="•"/>
      <w:lvlJc w:val="left"/>
      <w:pPr>
        <w:ind w:left="7096" w:hanging="360"/>
      </w:pPr>
      <w:rPr>
        <w:rFonts w:hint="default"/>
      </w:rPr>
    </w:lvl>
    <w:lvl w:ilvl="7" w:tplc="7F123F44">
      <w:numFmt w:val="bullet"/>
      <w:lvlText w:val="•"/>
      <w:lvlJc w:val="left"/>
      <w:pPr>
        <w:ind w:left="7842" w:hanging="360"/>
      </w:pPr>
      <w:rPr>
        <w:rFonts w:hint="default"/>
      </w:rPr>
    </w:lvl>
    <w:lvl w:ilvl="8" w:tplc="8050009E">
      <w:numFmt w:val="bullet"/>
      <w:lvlText w:val="•"/>
      <w:lvlJc w:val="left"/>
      <w:pPr>
        <w:ind w:left="8588" w:hanging="360"/>
      </w:pPr>
      <w:rPr>
        <w:rFonts w:hint="default"/>
      </w:rPr>
    </w:lvl>
  </w:abstractNum>
  <w:abstractNum w:abstractNumId="23" w15:restartNumberingAfterBreak="0">
    <w:nsid w:val="0CEB3E66"/>
    <w:multiLevelType w:val="hybridMultilevel"/>
    <w:tmpl w:val="1B32CBC4"/>
    <w:lvl w:ilvl="0" w:tplc="C4928C68">
      <w:numFmt w:val="bullet"/>
      <w:lvlText w:val="■"/>
      <w:lvlJc w:val="left"/>
      <w:pPr>
        <w:ind w:left="2620" w:hanging="360"/>
      </w:pPr>
      <w:rPr>
        <w:rFonts w:ascii="MS UI Gothic" w:eastAsia="MS UI Gothic" w:hAnsi="MS UI Gothic" w:cs="MS UI Gothic" w:hint="default"/>
        <w:w w:val="75"/>
        <w:sz w:val="10"/>
        <w:szCs w:val="10"/>
      </w:rPr>
    </w:lvl>
    <w:lvl w:ilvl="1" w:tplc="053E6878">
      <w:numFmt w:val="bullet"/>
      <w:lvlText w:val="•"/>
      <w:lvlJc w:val="left"/>
      <w:pPr>
        <w:ind w:left="3366" w:hanging="360"/>
      </w:pPr>
      <w:rPr>
        <w:rFonts w:hint="default"/>
      </w:rPr>
    </w:lvl>
    <w:lvl w:ilvl="2" w:tplc="395CF74A">
      <w:numFmt w:val="bullet"/>
      <w:lvlText w:val="•"/>
      <w:lvlJc w:val="left"/>
      <w:pPr>
        <w:ind w:left="4112" w:hanging="360"/>
      </w:pPr>
      <w:rPr>
        <w:rFonts w:hint="default"/>
      </w:rPr>
    </w:lvl>
    <w:lvl w:ilvl="3" w:tplc="6344B088">
      <w:numFmt w:val="bullet"/>
      <w:lvlText w:val="•"/>
      <w:lvlJc w:val="left"/>
      <w:pPr>
        <w:ind w:left="4858" w:hanging="360"/>
      </w:pPr>
      <w:rPr>
        <w:rFonts w:hint="default"/>
      </w:rPr>
    </w:lvl>
    <w:lvl w:ilvl="4" w:tplc="E550D27E">
      <w:numFmt w:val="bullet"/>
      <w:lvlText w:val="•"/>
      <w:lvlJc w:val="left"/>
      <w:pPr>
        <w:ind w:left="5604" w:hanging="360"/>
      </w:pPr>
      <w:rPr>
        <w:rFonts w:hint="default"/>
      </w:rPr>
    </w:lvl>
    <w:lvl w:ilvl="5" w:tplc="C03E9F52">
      <w:numFmt w:val="bullet"/>
      <w:lvlText w:val="•"/>
      <w:lvlJc w:val="left"/>
      <w:pPr>
        <w:ind w:left="6350" w:hanging="360"/>
      </w:pPr>
      <w:rPr>
        <w:rFonts w:hint="default"/>
      </w:rPr>
    </w:lvl>
    <w:lvl w:ilvl="6" w:tplc="8AA2CBCE">
      <w:numFmt w:val="bullet"/>
      <w:lvlText w:val="•"/>
      <w:lvlJc w:val="left"/>
      <w:pPr>
        <w:ind w:left="7096" w:hanging="360"/>
      </w:pPr>
      <w:rPr>
        <w:rFonts w:hint="default"/>
      </w:rPr>
    </w:lvl>
    <w:lvl w:ilvl="7" w:tplc="36D02BBC">
      <w:numFmt w:val="bullet"/>
      <w:lvlText w:val="•"/>
      <w:lvlJc w:val="left"/>
      <w:pPr>
        <w:ind w:left="7842" w:hanging="360"/>
      </w:pPr>
      <w:rPr>
        <w:rFonts w:hint="default"/>
      </w:rPr>
    </w:lvl>
    <w:lvl w:ilvl="8" w:tplc="3528C11C">
      <w:numFmt w:val="bullet"/>
      <w:lvlText w:val="•"/>
      <w:lvlJc w:val="left"/>
      <w:pPr>
        <w:ind w:left="8588" w:hanging="360"/>
      </w:pPr>
      <w:rPr>
        <w:rFonts w:hint="default"/>
      </w:rPr>
    </w:lvl>
  </w:abstractNum>
  <w:abstractNum w:abstractNumId="24" w15:restartNumberingAfterBreak="0">
    <w:nsid w:val="0CFB35BE"/>
    <w:multiLevelType w:val="hybridMultilevel"/>
    <w:tmpl w:val="EAFEA3C2"/>
    <w:lvl w:ilvl="0" w:tplc="F62C93DC">
      <w:start w:val="1"/>
      <w:numFmt w:val="decimal"/>
      <w:lvlText w:val="%1."/>
      <w:lvlJc w:val="left"/>
      <w:pPr>
        <w:ind w:left="2620" w:hanging="360"/>
      </w:pPr>
      <w:rPr>
        <w:rFonts w:ascii="Arial" w:eastAsia="Arial" w:hAnsi="Arial" w:cs="Arial" w:hint="default"/>
        <w:b/>
        <w:bCs/>
        <w:spacing w:val="-10"/>
        <w:w w:val="99"/>
        <w:sz w:val="18"/>
        <w:szCs w:val="18"/>
      </w:rPr>
    </w:lvl>
    <w:lvl w:ilvl="1" w:tplc="EEBC3E02">
      <w:numFmt w:val="bullet"/>
      <w:lvlText w:val="•"/>
      <w:lvlJc w:val="left"/>
      <w:pPr>
        <w:ind w:left="3366" w:hanging="360"/>
      </w:pPr>
      <w:rPr>
        <w:rFonts w:hint="default"/>
      </w:rPr>
    </w:lvl>
    <w:lvl w:ilvl="2" w:tplc="404875A4">
      <w:numFmt w:val="bullet"/>
      <w:lvlText w:val="•"/>
      <w:lvlJc w:val="left"/>
      <w:pPr>
        <w:ind w:left="4112" w:hanging="360"/>
      </w:pPr>
      <w:rPr>
        <w:rFonts w:hint="default"/>
      </w:rPr>
    </w:lvl>
    <w:lvl w:ilvl="3" w:tplc="87D683A4">
      <w:numFmt w:val="bullet"/>
      <w:lvlText w:val="•"/>
      <w:lvlJc w:val="left"/>
      <w:pPr>
        <w:ind w:left="4858" w:hanging="360"/>
      </w:pPr>
      <w:rPr>
        <w:rFonts w:hint="default"/>
      </w:rPr>
    </w:lvl>
    <w:lvl w:ilvl="4" w:tplc="945E4A6C">
      <w:numFmt w:val="bullet"/>
      <w:lvlText w:val="•"/>
      <w:lvlJc w:val="left"/>
      <w:pPr>
        <w:ind w:left="5604" w:hanging="360"/>
      </w:pPr>
      <w:rPr>
        <w:rFonts w:hint="default"/>
      </w:rPr>
    </w:lvl>
    <w:lvl w:ilvl="5" w:tplc="9D30E716">
      <w:numFmt w:val="bullet"/>
      <w:lvlText w:val="•"/>
      <w:lvlJc w:val="left"/>
      <w:pPr>
        <w:ind w:left="6350" w:hanging="360"/>
      </w:pPr>
      <w:rPr>
        <w:rFonts w:hint="default"/>
      </w:rPr>
    </w:lvl>
    <w:lvl w:ilvl="6" w:tplc="F2125864">
      <w:numFmt w:val="bullet"/>
      <w:lvlText w:val="•"/>
      <w:lvlJc w:val="left"/>
      <w:pPr>
        <w:ind w:left="7096" w:hanging="360"/>
      </w:pPr>
      <w:rPr>
        <w:rFonts w:hint="default"/>
      </w:rPr>
    </w:lvl>
    <w:lvl w:ilvl="7" w:tplc="7264E5A6">
      <w:numFmt w:val="bullet"/>
      <w:lvlText w:val="•"/>
      <w:lvlJc w:val="left"/>
      <w:pPr>
        <w:ind w:left="7842" w:hanging="360"/>
      </w:pPr>
      <w:rPr>
        <w:rFonts w:hint="default"/>
      </w:rPr>
    </w:lvl>
    <w:lvl w:ilvl="8" w:tplc="ACE2FDAA">
      <w:numFmt w:val="bullet"/>
      <w:lvlText w:val="•"/>
      <w:lvlJc w:val="left"/>
      <w:pPr>
        <w:ind w:left="8588" w:hanging="360"/>
      </w:pPr>
      <w:rPr>
        <w:rFonts w:hint="default"/>
      </w:rPr>
    </w:lvl>
  </w:abstractNum>
  <w:abstractNum w:abstractNumId="25" w15:restartNumberingAfterBreak="0">
    <w:nsid w:val="0D1D5161"/>
    <w:multiLevelType w:val="hybridMultilevel"/>
    <w:tmpl w:val="72EC43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D425951"/>
    <w:multiLevelType w:val="hybridMultilevel"/>
    <w:tmpl w:val="652491BE"/>
    <w:lvl w:ilvl="0" w:tplc="9F448706">
      <w:start w:val="1"/>
      <w:numFmt w:val="decimal"/>
      <w:lvlText w:val="%1."/>
      <w:lvlJc w:val="left"/>
      <w:pPr>
        <w:ind w:left="2020" w:hanging="360"/>
      </w:pPr>
      <w:rPr>
        <w:rFonts w:ascii="Arial" w:eastAsia="Arial" w:hAnsi="Arial" w:cs="Arial" w:hint="default"/>
        <w:b/>
        <w:bCs/>
        <w:spacing w:val="-10"/>
        <w:w w:val="85"/>
        <w:sz w:val="18"/>
        <w:szCs w:val="18"/>
      </w:rPr>
    </w:lvl>
    <w:lvl w:ilvl="1" w:tplc="65944F32">
      <w:start w:val="1"/>
      <w:numFmt w:val="decimal"/>
      <w:lvlText w:val="%2."/>
      <w:lvlJc w:val="left"/>
      <w:pPr>
        <w:ind w:left="2620" w:hanging="360"/>
      </w:pPr>
      <w:rPr>
        <w:rFonts w:ascii="Arial" w:eastAsia="Arial" w:hAnsi="Arial" w:cs="Arial" w:hint="default"/>
        <w:b/>
        <w:bCs/>
        <w:spacing w:val="-78"/>
        <w:w w:val="85"/>
        <w:sz w:val="18"/>
        <w:szCs w:val="18"/>
      </w:rPr>
    </w:lvl>
    <w:lvl w:ilvl="2" w:tplc="8ADCBBE2">
      <w:numFmt w:val="bullet"/>
      <w:lvlText w:val="•"/>
      <w:lvlJc w:val="left"/>
      <w:pPr>
        <w:ind w:left="3448" w:hanging="360"/>
      </w:pPr>
      <w:rPr>
        <w:rFonts w:hint="default"/>
      </w:rPr>
    </w:lvl>
    <w:lvl w:ilvl="3" w:tplc="7A3E434A">
      <w:numFmt w:val="bullet"/>
      <w:lvlText w:val="•"/>
      <w:lvlJc w:val="left"/>
      <w:pPr>
        <w:ind w:left="4277" w:hanging="360"/>
      </w:pPr>
      <w:rPr>
        <w:rFonts w:hint="default"/>
      </w:rPr>
    </w:lvl>
    <w:lvl w:ilvl="4" w:tplc="E440EB46">
      <w:numFmt w:val="bullet"/>
      <w:lvlText w:val="•"/>
      <w:lvlJc w:val="left"/>
      <w:pPr>
        <w:ind w:left="5106" w:hanging="360"/>
      </w:pPr>
      <w:rPr>
        <w:rFonts w:hint="default"/>
      </w:rPr>
    </w:lvl>
    <w:lvl w:ilvl="5" w:tplc="7EE221CE">
      <w:numFmt w:val="bullet"/>
      <w:lvlText w:val="•"/>
      <w:lvlJc w:val="left"/>
      <w:pPr>
        <w:ind w:left="5935" w:hanging="360"/>
      </w:pPr>
      <w:rPr>
        <w:rFonts w:hint="default"/>
      </w:rPr>
    </w:lvl>
    <w:lvl w:ilvl="6" w:tplc="1F3CC8B8">
      <w:numFmt w:val="bullet"/>
      <w:lvlText w:val="•"/>
      <w:lvlJc w:val="left"/>
      <w:pPr>
        <w:ind w:left="6764" w:hanging="360"/>
      </w:pPr>
      <w:rPr>
        <w:rFonts w:hint="default"/>
      </w:rPr>
    </w:lvl>
    <w:lvl w:ilvl="7" w:tplc="D1148A08">
      <w:numFmt w:val="bullet"/>
      <w:lvlText w:val="•"/>
      <w:lvlJc w:val="left"/>
      <w:pPr>
        <w:ind w:left="7593" w:hanging="360"/>
      </w:pPr>
      <w:rPr>
        <w:rFonts w:hint="default"/>
      </w:rPr>
    </w:lvl>
    <w:lvl w:ilvl="8" w:tplc="C71C0236">
      <w:numFmt w:val="bullet"/>
      <w:lvlText w:val="•"/>
      <w:lvlJc w:val="left"/>
      <w:pPr>
        <w:ind w:left="8422" w:hanging="360"/>
      </w:pPr>
      <w:rPr>
        <w:rFonts w:hint="default"/>
      </w:rPr>
    </w:lvl>
  </w:abstractNum>
  <w:abstractNum w:abstractNumId="27" w15:restartNumberingAfterBreak="0">
    <w:nsid w:val="0D786E1A"/>
    <w:multiLevelType w:val="hybridMultilevel"/>
    <w:tmpl w:val="6646E2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DAF233C"/>
    <w:multiLevelType w:val="hybridMultilevel"/>
    <w:tmpl w:val="C1AC9794"/>
    <w:lvl w:ilvl="0" w:tplc="8F682C2C">
      <w:start w:val="1"/>
      <w:numFmt w:val="decimal"/>
      <w:lvlText w:val="%1."/>
      <w:lvlJc w:val="left"/>
      <w:pPr>
        <w:ind w:left="2620" w:hanging="360"/>
      </w:pPr>
      <w:rPr>
        <w:rFonts w:ascii="Arial" w:eastAsia="Arial" w:hAnsi="Arial" w:cs="Arial" w:hint="default"/>
        <w:b/>
        <w:bCs/>
        <w:spacing w:val="-10"/>
        <w:w w:val="99"/>
        <w:sz w:val="18"/>
        <w:szCs w:val="18"/>
      </w:rPr>
    </w:lvl>
    <w:lvl w:ilvl="1" w:tplc="DCC4071A">
      <w:numFmt w:val="bullet"/>
      <w:lvlText w:val="■"/>
      <w:lvlJc w:val="left"/>
      <w:pPr>
        <w:ind w:left="2740" w:hanging="360"/>
      </w:pPr>
      <w:rPr>
        <w:rFonts w:ascii="MS UI Gothic" w:eastAsia="MS UI Gothic" w:hAnsi="MS UI Gothic" w:cs="MS UI Gothic" w:hint="default"/>
        <w:w w:val="75"/>
        <w:sz w:val="10"/>
        <w:szCs w:val="10"/>
      </w:rPr>
    </w:lvl>
    <w:lvl w:ilvl="2" w:tplc="E9888630">
      <w:numFmt w:val="bullet"/>
      <w:lvlText w:val="•"/>
      <w:lvlJc w:val="left"/>
      <w:pPr>
        <w:ind w:left="3555" w:hanging="360"/>
      </w:pPr>
      <w:rPr>
        <w:rFonts w:hint="default"/>
      </w:rPr>
    </w:lvl>
    <w:lvl w:ilvl="3" w:tplc="63E60D3C">
      <w:numFmt w:val="bullet"/>
      <w:lvlText w:val="•"/>
      <w:lvlJc w:val="left"/>
      <w:pPr>
        <w:ind w:left="4371" w:hanging="360"/>
      </w:pPr>
      <w:rPr>
        <w:rFonts w:hint="default"/>
      </w:rPr>
    </w:lvl>
    <w:lvl w:ilvl="4" w:tplc="3BB4DB3A">
      <w:numFmt w:val="bullet"/>
      <w:lvlText w:val="•"/>
      <w:lvlJc w:val="left"/>
      <w:pPr>
        <w:ind w:left="5186" w:hanging="360"/>
      </w:pPr>
      <w:rPr>
        <w:rFonts w:hint="default"/>
      </w:rPr>
    </w:lvl>
    <w:lvl w:ilvl="5" w:tplc="E02C8B58">
      <w:numFmt w:val="bullet"/>
      <w:lvlText w:val="•"/>
      <w:lvlJc w:val="left"/>
      <w:pPr>
        <w:ind w:left="6002" w:hanging="360"/>
      </w:pPr>
      <w:rPr>
        <w:rFonts w:hint="default"/>
      </w:rPr>
    </w:lvl>
    <w:lvl w:ilvl="6" w:tplc="41F4A276">
      <w:numFmt w:val="bullet"/>
      <w:lvlText w:val="•"/>
      <w:lvlJc w:val="left"/>
      <w:pPr>
        <w:ind w:left="6817" w:hanging="360"/>
      </w:pPr>
      <w:rPr>
        <w:rFonts w:hint="default"/>
      </w:rPr>
    </w:lvl>
    <w:lvl w:ilvl="7" w:tplc="FFAE5EBE">
      <w:numFmt w:val="bullet"/>
      <w:lvlText w:val="•"/>
      <w:lvlJc w:val="left"/>
      <w:pPr>
        <w:ind w:left="7633" w:hanging="360"/>
      </w:pPr>
      <w:rPr>
        <w:rFonts w:hint="default"/>
      </w:rPr>
    </w:lvl>
    <w:lvl w:ilvl="8" w:tplc="3E2EEB50">
      <w:numFmt w:val="bullet"/>
      <w:lvlText w:val="•"/>
      <w:lvlJc w:val="left"/>
      <w:pPr>
        <w:ind w:left="8448" w:hanging="360"/>
      </w:pPr>
      <w:rPr>
        <w:rFonts w:hint="default"/>
      </w:rPr>
    </w:lvl>
  </w:abstractNum>
  <w:abstractNum w:abstractNumId="29" w15:restartNumberingAfterBreak="0">
    <w:nsid w:val="0DD0233A"/>
    <w:multiLevelType w:val="hybridMultilevel"/>
    <w:tmpl w:val="635ACFB0"/>
    <w:lvl w:ilvl="0" w:tplc="3078E1A8">
      <w:start w:val="1"/>
      <w:numFmt w:val="decimal"/>
      <w:lvlText w:val="%1."/>
      <w:lvlJc w:val="left"/>
      <w:pPr>
        <w:ind w:left="2020" w:hanging="360"/>
      </w:pPr>
      <w:rPr>
        <w:rFonts w:ascii="Arial" w:eastAsia="Arial" w:hAnsi="Arial" w:cs="Arial" w:hint="default"/>
        <w:b/>
        <w:bCs/>
        <w:spacing w:val="-78"/>
        <w:w w:val="85"/>
        <w:sz w:val="18"/>
        <w:szCs w:val="18"/>
      </w:rPr>
    </w:lvl>
    <w:lvl w:ilvl="1" w:tplc="910E33BA">
      <w:start w:val="1"/>
      <w:numFmt w:val="decimal"/>
      <w:lvlText w:val="%2."/>
      <w:lvlJc w:val="left"/>
      <w:pPr>
        <w:ind w:left="2620" w:hanging="360"/>
      </w:pPr>
      <w:rPr>
        <w:rFonts w:ascii="Arial" w:eastAsia="Arial" w:hAnsi="Arial" w:cs="Arial" w:hint="default"/>
        <w:b/>
        <w:bCs/>
        <w:spacing w:val="-10"/>
        <w:w w:val="85"/>
        <w:sz w:val="18"/>
        <w:szCs w:val="18"/>
      </w:rPr>
    </w:lvl>
    <w:lvl w:ilvl="2" w:tplc="B5CA8524">
      <w:numFmt w:val="bullet"/>
      <w:lvlText w:val="■"/>
      <w:lvlJc w:val="left"/>
      <w:pPr>
        <w:ind w:left="2979" w:hanging="360"/>
      </w:pPr>
      <w:rPr>
        <w:rFonts w:ascii="MS UI Gothic" w:eastAsia="MS UI Gothic" w:hAnsi="MS UI Gothic" w:cs="MS UI Gothic" w:hint="default"/>
        <w:w w:val="75"/>
        <w:sz w:val="10"/>
        <w:szCs w:val="10"/>
      </w:rPr>
    </w:lvl>
    <w:lvl w:ilvl="3" w:tplc="14B84238">
      <w:numFmt w:val="bullet"/>
      <w:lvlText w:val="•"/>
      <w:lvlJc w:val="left"/>
      <w:pPr>
        <w:ind w:left="3867" w:hanging="360"/>
      </w:pPr>
      <w:rPr>
        <w:rFonts w:hint="default"/>
      </w:rPr>
    </w:lvl>
    <w:lvl w:ilvl="4" w:tplc="C27239D0">
      <w:numFmt w:val="bullet"/>
      <w:lvlText w:val="•"/>
      <w:lvlJc w:val="left"/>
      <w:pPr>
        <w:ind w:left="4755" w:hanging="360"/>
      </w:pPr>
      <w:rPr>
        <w:rFonts w:hint="default"/>
      </w:rPr>
    </w:lvl>
    <w:lvl w:ilvl="5" w:tplc="3A0C598C">
      <w:numFmt w:val="bullet"/>
      <w:lvlText w:val="•"/>
      <w:lvlJc w:val="left"/>
      <w:pPr>
        <w:ind w:left="5642" w:hanging="360"/>
      </w:pPr>
      <w:rPr>
        <w:rFonts w:hint="default"/>
      </w:rPr>
    </w:lvl>
    <w:lvl w:ilvl="6" w:tplc="CB12FA9C">
      <w:numFmt w:val="bullet"/>
      <w:lvlText w:val="•"/>
      <w:lvlJc w:val="left"/>
      <w:pPr>
        <w:ind w:left="6530" w:hanging="360"/>
      </w:pPr>
      <w:rPr>
        <w:rFonts w:hint="default"/>
      </w:rPr>
    </w:lvl>
    <w:lvl w:ilvl="7" w:tplc="C61EFE7E">
      <w:numFmt w:val="bullet"/>
      <w:lvlText w:val="•"/>
      <w:lvlJc w:val="left"/>
      <w:pPr>
        <w:ind w:left="7417" w:hanging="360"/>
      </w:pPr>
      <w:rPr>
        <w:rFonts w:hint="default"/>
      </w:rPr>
    </w:lvl>
    <w:lvl w:ilvl="8" w:tplc="E32C9080">
      <w:numFmt w:val="bullet"/>
      <w:lvlText w:val="•"/>
      <w:lvlJc w:val="left"/>
      <w:pPr>
        <w:ind w:left="8305" w:hanging="360"/>
      </w:pPr>
      <w:rPr>
        <w:rFonts w:hint="default"/>
      </w:rPr>
    </w:lvl>
  </w:abstractNum>
  <w:abstractNum w:abstractNumId="30" w15:restartNumberingAfterBreak="0">
    <w:nsid w:val="0F4F7453"/>
    <w:multiLevelType w:val="hybridMultilevel"/>
    <w:tmpl w:val="A94652DC"/>
    <w:lvl w:ilvl="0" w:tplc="25208B0E">
      <w:numFmt w:val="bullet"/>
      <w:lvlText w:val="■"/>
      <w:lvlJc w:val="left"/>
      <w:pPr>
        <w:ind w:left="2740" w:hanging="360"/>
      </w:pPr>
      <w:rPr>
        <w:rFonts w:ascii="MS UI Gothic" w:eastAsia="MS UI Gothic" w:hAnsi="MS UI Gothic" w:cs="MS UI Gothic" w:hint="default"/>
        <w:w w:val="75"/>
        <w:sz w:val="10"/>
        <w:szCs w:val="10"/>
      </w:rPr>
    </w:lvl>
    <w:lvl w:ilvl="1" w:tplc="42C28E9C">
      <w:numFmt w:val="bullet"/>
      <w:lvlText w:val="•"/>
      <w:lvlJc w:val="left"/>
      <w:pPr>
        <w:ind w:left="3474" w:hanging="360"/>
      </w:pPr>
      <w:rPr>
        <w:rFonts w:hint="default"/>
      </w:rPr>
    </w:lvl>
    <w:lvl w:ilvl="2" w:tplc="62942574">
      <w:numFmt w:val="bullet"/>
      <w:lvlText w:val="•"/>
      <w:lvlJc w:val="left"/>
      <w:pPr>
        <w:ind w:left="4208" w:hanging="360"/>
      </w:pPr>
      <w:rPr>
        <w:rFonts w:hint="default"/>
      </w:rPr>
    </w:lvl>
    <w:lvl w:ilvl="3" w:tplc="4FA262AA">
      <w:numFmt w:val="bullet"/>
      <w:lvlText w:val="•"/>
      <w:lvlJc w:val="left"/>
      <w:pPr>
        <w:ind w:left="4942" w:hanging="360"/>
      </w:pPr>
      <w:rPr>
        <w:rFonts w:hint="default"/>
      </w:rPr>
    </w:lvl>
    <w:lvl w:ilvl="4" w:tplc="A07C4964">
      <w:numFmt w:val="bullet"/>
      <w:lvlText w:val="•"/>
      <w:lvlJc w:val="left"/>
      <w:pPr>
        <w:ind w:left="5676" w:hanging="360"/>
      </w:pPr>
      <w:rPr>
        <w:rFonts w:hint="default"/>
      </w:rPr>
    </w:lvl>
    <w:lvl w:ilvl="5" w:tplc="19C28196">
      <w:numFmt w:val="bullet"/>
      <w:lvlText w:val="•"/>
      <w:lvlJc w:val="left"/>
      <w:pPr>
        <w:ind w:left="6410" w:hanging="360"/>
      </w:pPr>
      <w:rPr>
        <w:rFonts w:hint="default"/>
      </w:rPr>
    </w:lvl>
    <w:lvl w:ilvl="6" w:tplc="CB040ABC">
      <w:numFmt w:val="bullet"/>
      <w:lvlText w:val="•"/>
      <w:lvlJc w:val="left"/>
      <w:pPr>
        <w:ind w:left="7144" w:hanging="360"/>
      </w:pPr>
      <w:rPr>
        <w:rFonts w:hint="default"/>
      </w:rPr>
    </w:lvl>
    <w:lvl w:ilvl="7" w:tplc="11600922">
      <w:numFmt w:val="bullet"/>
      <w:lvlText w:val="•"/>
      <w:lvlJc w:val="left"/>
      <w:pPr>
        <w:ind w:left="7878" w:hanging="360"/>
      </w:pPr>
      <w:rPr>
        <w:rFonts w:hint="default"/>
      </w:rPr>
    </w:lvl>
    <w:lvl w:ilvl="8" w:tplc="9B0A4110">
      <w:numFmt w:val="bullet"/>
      <w:lvlText w:val="•"/>
      <w:lvlJc w:val="left"/>
      <w:pPr>
        <w:ind w:left="8612" w:hanging="360"/>
      </w:pPr>
      <w:rPr>
        <w:rFonts w:hint="default"/>
      </w:rPr>
    </w:lvl>
  </w:abstractNum>
  <w:abstractNum w:abstractNumId="31" w15:restartNumberingAfterBreak="0">
    <w:nsid w:val="0F5D249A"/>
    <w:multiLevelType w:val="hybridMultilevel"/>
    <w:tmpl w:val="9C98FBEC"/>
    <w:lvl w:ilvl="0" w:tplc="4EDA8522">
      <w:start w:val="1"/>
      <w:numFmt w:val="decimal"/>
      <w:lvlText w:val="%1."/>
      <w:lvlJc w:val="left"/>
      <w:pPr>
        <w:ind w:left="2620" w:hanging="360"/>
      </w:pPr>
      <w:rPr>
        <w:rFonts w:ascii="Arial" w:eastAsia="Arial" w:hAnsi="Arial" w:cs="Arial" w:hint="default"/>
        <w:b/>
        <w:bCs/>
        <w:spacing w:val="-77"/>
        <w:w w:val="85"/>
        <w:sz w:val="18"/>
        <w:szCs w:val="18"/>
      </w:rPr>
    </w:lvl>
    <w:lvl w:ilvl="1" w:tplc="D51AE164">
      <w:numFmt w:val="bullet"/>
      <w:lvlText w:val="•"/>
      <w:lvlJc w:val="left"/>
      <w:pPr>
        <w:ind w:left="3366" w:hanging="360"/>
      </w:pPr>
      <w:rPr>
        <w:rFonts w:hint="default"/>
      </w:rPr>
    </w:lvl>
    <w:lvl w:ilvl="2" w:tplc="67102F1E">
      <w:numFmt w:val="bullet"/>
      <w:lvlText w:val="•"/>
      <w:lvlJc w:val="left"/>
      <w:pPr>
        <w:ind w:left="4112" w:hanging="360"/>
      </w:pPr>
      <w:rPr>
        <w:rFonts w:hint="default"/>
      </w:rPr>
    </w:lvl>
    <w:lvl w:ilvl="3" w:tplc="0E5C4058">
      <w:numFmt w:val="bullet"/>
      <w:lvlText w:val="•"/>
      <w:lvlJc w:val="left"/>
      <w:pPr>
        <w:ind w:left="4858" w:hanging="360"/>
      </w:pPr>
      <w:rPr>
        <w:rFonts w:hint="default"/>
      </w:rPr>
    </w:lvl>
    <w:lvl w:ilvl="4" w:tplc="C96A61B0">
      <w:numFmt w:val="bullet"/>
      <w:lvlText w:val="•"/>
      <w:lvlJc w:val="left"/>
      <w:pPr>
        <w:ind w:left="5604" w:hanging="360"/>
      </w:pPr>
      <w:rPr>
        <w:rFonts w:hint="default"/>
      </w:rPr>
    </w:lvl>
    <w:lvl w:ilvl="5" w:tplc="FD80B3F8">
      <w:numFmt w:val="bullet"/>
      <w:lvlText w:val="•"/>
      <w:lvlJc w:val="left"/>
      <w:pPr>
        <w:ind w:left="6350" w:hanging="360"/>
      </w:pPr>
      <w:rPr>
        <w:rFonts w:hint="default"/>
      </w:rPr>
    </w:lvl>
    <w:lvl w:ilvl="6" w:tplc="BF722DF4">
      <w:numFmt w:val="bullet"/>
      <w:lvlText w:val="•"/>
      <w:lvlJc w:val="left"/>
      <w:pPr>
        <w:ind w:left="7096" w:hanging="360"/>
      </w:pPr>
      <w:rPr>
        <w:rFonts w:hint="default"/>
      </w:rPr>
    </w:lvl>
    <w:lvl w:ilvl="7" w:tplc="7830510E">
      <w:numFmt w:val="bullet"/>
      <w:lvlText w:val="•"/>
      <w:lvlJc w:val="left"/>
      <w:pPr>
        <w:ind w:left="7842" w:hanging="360"/>
      </w:pPr>
      <w:rPr>
        <w:rFonts w:hint="default"/>
      </w:rPr>
    </w:lvl>
    <w:lvl w:ilvl="8" w:tplc="F87C70C8">
      <w:numFmt w:val="bullet"/>
      <w:lvlText w:val="•"/>
      <w:lvlJc w:val="left"/>
      <w:pPr>
        <w:ind w:left="8588" w:hanging="360"/>
      </w:pPr>
      <w:rPr>
        <w:rFonts w:hint="default"/>
      </w:rPr>
    </w:lvl>
  </w:abstractNum>
  <w:abstractNum w:abstractNumId="32" w15:restartNumberingAfterBreak="0">
    <w:nsid w:val="11577754"/>
    <w:multiLevelType w:val="hybridMultilevel"/>
    <w:tmpl w:val="558AE704"/>
    <w:lvl w:ilvl="0" w:tplc="22686502">
      <w:numFmt w:val="bullet"/>
      <w:lvlText w:val="■"/>
      <w:lvlJc w:val="left"/>
      <w:pPr>
        <w:ind w:left="2740" w:hanging="360"/>
      </w:pPr>
      <w:rPr>
        <w:rFonts w:ascii="MS UI Gothic" w:eastAsia="MS UI Gothic" w:hAnsi="MS UI Gothic" w:cs="MS UI Gothic" w:hint="default"/>
        <w:w w:val="75"/>
        <w:sz w:val="10"/>
        <w:szCs w:val="10"/>
      </w:rPr>
    </w:lvl>
    <w:lvl w:ilvl="1" w:tplc="79CCE34E">
      <w:numFmt w:val="bullet"/>
      <w:lvlText w:val="•"/>
      <w:lvlJc w:val="left"/>
      <w:pPr>
        <w:ind w:left="3474" w:hanging="360"/>
      </w:pPr>
      <w:rPr>
        <w:rFonts w:hint="default"/>
      </w:rPr>
    </w:lvl>
    <w:lvl w:ilvl="2" w:tplc="ECA40732">
      <w:numFmt w:val="bullet"/>
      <w:lvlText w:val="•"/>
      <w:lvlJc w:val="left"/>
      <w:pPr>
        <w:ind w:left="4208" w:hanging="360"/>
      </w:pPr>
      <w:rPr>
        <w:rFonts w:hint="default"/>
      </w:rPr>
    </w:lvl>
    <w:lvl w:ilvl="3" w:tplc="456A7086">
      <w:numFmt w:val="bullet"/>
      <w:lvlText w:val="•"/>
      <w:lvlJc w:val="left"/>
      <w:pPr>
        <w:ind w:left="4942" w:hanging="360"/>
      </w:pPr>
      <w:rPr>
        <w:rFonts w:hint="default"/>
      </w:rPr>
    </w:lvl>
    <w:lvl w:ilvl="4" w:tplc="53B6E68E">
      <w:numFmt w:val="bullet"/>
      <w:lvlText w:val="•"/>
      <w:lvlJc w:val="left"/>
      <w:pPr>
        <w:ind w:left="5676" w:hanging="360"/>
      </w:pPr>
      <w:rPr>
        <w:rFonts w:hint="default"/>
      </w:rPr>
    </w:lvl>
    <w:lvl w:ilvl="5" w:tplc="72BE57B8">
      <w:numFmt w:val="bullet"/>
      <w:lvlText w:val="•"/>
      <w:lvlJc w:val="left"/>
      <w:pPr>
        <w:ind w:left="6410" w:hanging="360"/>
      </w:pPr>
      <w:rPr>
        <w:rFonts w:hint="default"/>
      </w:rPr>
    </w:lvl>
    <w:lvl w:ilvl="6" w:tplc="9208DE86">
      <w:numFmt w:val="bullet"/>
      <w:lvlText w:val="•"/>
      <w:lvlJc w:val="left"/>
      <w:pPr>
        <w:ind w:left="7144" w:hanging="360"/>
      </w:pPr>
      <w:rPr>
        <w:rFonts w:hint="default"/>
      </w:rPr>
    </w:lvl>
    <w:lvl w:ilvl="7" w:tplc="711CB4D4">
      <w:numFmt w:val="bullet"/>
      <w:lvlText w:val="•"/>
      <w:lvlJc w:val="left"/>
      <w:pPr>
        <w:ind w:left="7878" w:hanging="360"/>
      </w:pPr>
      <w:rPr>
        <w:rFonts w:hint="default"/>
      </w:rPr>
    </w:lvl>
    <w:lvl w:ilvl="8" w:tplc="A104A56C">
      <w:numFmt w:val="bullet"/>
      <w:lvlText w:val="•"/>
      <w:lvlJc w:val="left"/>
      <w:pPr>
        <w:ind w:left="8612" w:hanging="360"/>
      </w:pPr>
      <w:rPr>
        <w:rFonts w:hint="default"/>
      </w:rPr>
    </w:lvl>
  </w:abstractNum>
  <w:abstractNum w:abstractNumId="33" w15:restartNumberingAfterBreak="0">
    <w:nsid w:val="11A93845"/>
    <w:multiLevelType w:val="hybridMultilevel"/>
    <w:tmpl w:val="B8427330"/>
    <w:lvl w:ilvl="0" w:tplc="69881B6A">
      <w:numFmt w:val="bullet"/>
      <w:lvlText w:val="■"/>
      <w:lvlJc w:val="left"/>
      <w:pPr>
        <w:ind w:left="2620" w:hanging="360"/>
      </w:pPr>
      <w:rPr>
        <w:rFonts w:ascii="MS UI Gothic" w:eastAsia="MS UI Gothic" w:hAnsi="MS UI Gothic" w:cs="MS UI Gothic" w:hint="default"/>
        <w:w w:val="75"/>
        <w:sz w:val="10"/>
        <w:szCs w:val="10"/>
      </w:rPr>
    </w:lvl>
    <w:lvl w:ilvl="1" w:tplc="29C23F82">
      <w:numFmt w:val="bullet"/>
      <w:lvlText w:val="•"/>
      <w:lvlJc w:val="left"/>
      <w:pPr>
        <w:ind w:left="3366" w:hanging="360"/>
      </w:pPr>
      <w:rPr>
        <w:rFonts w:hint="default"/>
      </w:rPr>
    </w:lvl>
    <w:lvl w:ilvl="2" w:tplc="ADCE44A8">
      <w:numFmt w:val="bullet"/>
      <w:lvlText w:val="•"/>
      <w:lvlJc w:val="left"/>
      <w:pPr>
        <w:ind w:left="4112" w:hanging="360"/>
      </w:pPr>
      <w:rPr>
        <w:rFonts w:hint="default"/>
      </w:rPr>
    </w:lvl>
    <w:lvl w:ilvl="3" w:tplc="68EE0684">
      <w:numFmt w:val="bullet"/>
      <w:lvlText w:val="•"/>
      <w:lvlJc w:val="left"/>
      <w:pPr>
        <w:ind w:left="4858" w:hanging="360"/>
      </w:pPr>
      <w:rPr>
        <w:rFonts w:hint="default"/>
      </w:rPr>
    </w:lvl>
    <w:lvl w:ilvl="4" w:tplc="75302D6E">
      <w:numFmt w:val="bullet"/>
      <w:lvlText w:val="•"/>
      <w:lvlJc w:val="left"/>
      <w:pPr>
        <w:ind w:left="5604" w:hanging="360"/>
      </w:pPr>
      <w:rPr>
        <w:rFonts w:hint="default"/>
      </w:rPr>
    </w:lvl>
    <w:lvl w:ilvl="5" w:tplc="297018EE">
      <w:numFmt w:val="bullet"/>
      <w:lvlText w:val="•"/>
      <w:lvlJc w:val="left"/>
      <w:pPr>
        <w:ind w:left="6350" w:hanging="360"/>
      </w:pPr>
      <w:rPr>
        <w:rFonts w:hint="default"/>
      </w:rPr>
    </w:lvl>
    <w:lvl w:ilvl="6" w:tplc="BEBCAE20">
      <w:numFmt w:val="bullet"/>
      <w:lvlText w:val="•"/>
      <w:lvlJc w:val="left"/>
      <w:pPr>
        <w:ind w:left="7096" w:hanging="360"/>
      </w:pPr>
      <w:rPr>
        <w:rFonts w:hint="default"/>
      </w:rPr>
    </w:lvl>
    <w:lvl w:ilvl="7" w:tplc="9DD8E518">
      <w:numFmt w:val="bullet"/>
      <w:lvlText w:val="•"/>
      <w:lvlJc w:val="left"/>
      <w:pPr>
        <w:ind w:left="7842" w:hanging="360"/>
      </w:pPr>
      <w:rPr>
        <w:rFonts w:hint="default"/>
      </w:rPr>
    </w:lvl>
    <w:lvl w:ilvl="8" w:tplc="8788EB36">
      <w:numFmt w:val="bullet"/>
      <w:lvlText w:val="•"/>
      <w:lvlJc w:val="left"/>
      <w:pPr>
        <w:ind w:left="8588" w:hanging="360"/>
      </w:pPr>
      <w:rPr>
        <w:rFonts w:hint="default"/>
      </w:rPr>
    </w:lvl>
  </w:abstractNum>
  <w:abstractNum w:abstractNumId="34" w15:restartNumberingAfterBreak="0">
    <w:nsid w:val="11D667CA"/>
    <w:multiLevelType w:val="hybridMultilevel"/>
    <w:tmpl w:val="EF54099C"/>
    <w:lvl w:ilvl="0" w:tplc="FB1CEA1A">
      <w:start w:val="1"/>
      <w:numFmt w:val="decimal"/>
      <w:lvlText w:val="%1."/>
      <w:lvlJc w:val="left"/>
      <w:pPr>
        <w:ind w:left="2619" w:hanging="360"/>
        <w:jc w:val="right"/>
      </w:pPr>
      <w:rPr>
        <w:rFonts w:ascii="Arial" w:eastAsia="Arial" w:hAnsi="Arial" w:cs="Arial" w:hint="default"/>
        <w:b/>
        <w:bCs/>
        <w:spacing w:val="-10"/>
        <w:w w:val="85"/>
        <w:sz w:val="18"/>
        <w:szCs w:val="18"/>
      </w:rPr>
    </w:lvl>
    <w:lvl w:ilvl="1" w:tplc="6CBE2120">
      <w:numFmt w:val="bullet"/>
      <w:lvlText w:val="•"/>
      <w:lvlJc w:val="left"/>
      <w:pPr>
        <w:ind w:left="3366" w:hanging="360"/>
      </w:pPr>
      <w:rPr>
        <w:rFonts w:hint="default"/>
      </w:rPr>
    </w:lvl>
    <w:lvl w:ilvl="2" w:tplc="4A34FCB6">
      <w:numFmt w:val="bullet"/>
      <w:lvlText w:val="•"/>
      <w:lvlJc w:val="left"/>
      <w:pPr>
        <w:ind w:left="4112" w:hanging="360"/>
      </w:pPr>
      <w:rPr>
        <w:rFonts w:hint="default"/>
      </w:rPr>
    </w:lvl>
    <w:lvl w:ilvl="3" w:tplc="6D5E141C">
      <w:numFmt w:val="bullet"/>
      <w:lvlText w:val="•"/>
      <w:lvlJc w:val="left"/>
      <w:pPr>
        <w:ind w:left="4858" w:hanging="360"/>
      </w:pPr>
      <w:rPr>
        <w:rFonts w:hint="default"/>
      </w:rPr>
    </w:lvl>
    <w:lvl w:ilvl="4" w:tplc="F6DCF892">
      <w:numFmt w:val="bullet"/>
      <w:lvlText w:val="•"/>
      <w:lvlJc w:val="left"/>
      <w:pPr>
        <w:ind w:left="5604" w:hanging="360"/>
      </w:pPr>
      <w:rPr>
        <w:rFonts w:hint="default"/>
      </w:rPr>
    </w:lvl>
    <w:lvl w:ilvl="5" w:tplc="B2FC1074">
      <w:numFmt w:val="bullet"/>
      <w:lvlText w:val="•"/>
      <w:lvlJc w:val="left"/>
      <w:pPr>
        <w:ind w:left="6350" w:hanging="360"/>
      </w:pPr>
      <w:rPr>
        <w:rFonts w:hint="default"/>
      </w:rPr>
    </w:lvl>
    <w:lvl w:ilvl="6" w:tplc="90049506">
      <w:numFmt w:val="bullet"/>
      <w:lvlText w:val="•"/>
      <w:lvlJc w:val="left"/>
      <w:pPr>
        <w:ind w:left="7096" w:hanging="360"/>
      </w:pPr>
      <w:rPr>
        <w:rFonts w:hint="default"/>
      </w:rPr>
    </w:lvl>
    <w:lvl w:ilvl="7" w:tplc="A1408798">
      <w:numFmt w:val="bullet"/>
      <w:lvlText w:val="•"/>
      <w:lvlJc w:val="left"/>
      <w:pPr>
        <w:ind w:left="7842" w:hanging="360"/>
      </w:pPr>
      <w:rPr>
        <w:rFonts w:hint="default"/>
      </w:rPr>
    </w:lvl>
    <w:lvl w:ilvl="8" w:tplc="7D3CF58A">
      <w:numFmt w:val="bullet"/>
      <w:lvlText w:val="•"/>
      <w:lvlJc w:val="left"/>
      <w:pPr>
        <w:ind w:left="8588" w:hanging="360"/>
      </w:pPr>
      <w:rPr>
        <w:rFonts w:hint="default"/>
      </w:rPr>
    </w:lvl>
  </w:abstractNum>
  <w:abstractNum w:abstractNumId="35" w15:restartNumberingAfterBreak="0">
    <w:nsid w:val="11F221D8"/>
    <w:multiLevelType w:val="hybridMultilevel"/>
    <w:tmpl w:val="29DAE86E"/>
    <w:lvl w:ilvl="0" w:tplc="85DE0C86">
      <w:start w:val="1"/>
      <w:numFmt w:val="decimal"/>
      <w:lvlText w:val="%1."/>
      <w:lvlJc w:val="left"/>
      <w:pPr>
        <w:ind w:left="2020" w:hanging="360"/>
      </w:pPr>
      <w:rPr>
        <w:rFonts w:ascii="Arial" w:eastAsia="Arial" w:hAnsi="Arial" w:cs="Arial" w:hint="default"/>
        <w:b/>
        <w:bCs/>
        <w:spacing w:val="-18"/>
        <w:w w:val="99"/>
        <w:sz w:val="18"/>
        <w:szCs w:val="18"/>
      </w:rPr>
    </w:lvl>
    <w:lvl w:ilvl="1" w:tplc="C136A768">
      <w:numFmt w:val="bullet"/>
      <w:lvlText w:val="■"/>
      <w:lvlJc w:val="left"/>
      <w:pPr>
        <w:ind w:left="2380" w:hanging="360"/>
      </w:pPr>
      <w:rPr>
        <w:rFonts w:ascii="MS UI Gothic" w:eastAsia="MS UI Gothic" w:hAnsi="MS UI Gothic" w:cs="MS UI Gothic" w:hint="default"/>
        <w:w w:val="75"/>
        <w:sz w:val="10"/>
        <w:szCs w:val="10"/>
      </w:rPr>
    </w:lvl>
    <w:lvl w:ilvl="2" w:tplc="B69639DA">
      <w:numFmt w:val="bullet"/>
      <w:lvlText w:val="•"/>
      <w:lvlJc w:val="left"/>
      <w:pPr>
        <w:ind w:left="2620" w:hanging="360"/>
      </w:pPr>
      <w:rPr>
        <w:rFonts w:hint="default"/>
      </w:rPr>
    </w:lvl>
    <w:lvl w:ilvl="3" w:tplc="D45EC560">
      <w:numFmt w:val="bullet"/>
      <w:lvlText w:val="•"/>
      <w:lvlJc w:val="left"/>
      <w:pPr>
        <w:ind w:left="3552" w:hanging="360"/>
      </w:pPr>
      <w:rPr>
        <w:rFonts w:hint="default"/>
      </w:rPr>
    </w:lvl>
    <w:lvl w:ilvl="4" w:tplc="7C1485F4">
      <w:numFmt w:val="bullet"/>
      <w:lvlText w:val="•"/>
      <w:lvlJc w:val="left"/>
      <w:pPr>
        <w:ind w:left="4485" w:hanging="360"/>
      </w:pPr>
      <w:rPr>
        <w:rFonts w:hint="default"/>
      </w:rPr>
    </w:lvl>
    <w:lvl w:ilvl="5" w:tplc="87C28014">
      <w:numFmt w:val="bullet"/>
      <w:lvlText w:val="•"/>
      <w:lvlJc w:val="left"/>
      <w:pPr>
        <w:ind w:left="5417" w:hanging="360"/>
      </w:pPr>
      <w:rPr>
        <w:rFonts w:hint="default"/>
      </w:rPr>
    </w:lvl>
    <w:lvl w:ilvl="6" w:tplc="FBA0D34A">
      <w:numFmt w:val="bullet"/>
      <w:lvlText w:val="•"/>
      <w:lvlJc w:val="left"/>
      <w:pPr>
        <w:ind w:left="6350" w:hanging="360"/>
      </w:pPr>
      <w:rPr>
        <w:rFonts w:hint="default"/>
      </w:rPr>
    </w:lvl>
    <w:lvl w:ilvl="7" w:tplc="672210A2">
      <w:numFmt w:val="bullet"/>
      <w:lvlText w:val="•"/>
      <w:lvlJc w:val="left"/>
      <w:pPr>
        <w:ind w:left="7282" w:hanging="360"/>
      </w:pPr>
      <w:rPr>
        <w:rFonts w:hint="default"/>
      </w:rPr>
    </w:lvl>
    <w:lvl w:ilvl="8" w:tplc="5CD0F3F6">
      <w:numFmt w:val="bullet"/>
      <w:lvlText w:val="•"/>
      <w:lvlJc w:val="left"/>
      <w:pPr>
        <w:ind w:left="8215" w:hanging="360"/>
      </w:pPr>
      <w:rPr>
        <w:rFonts w:hint="default"/>
      </w:rPr>
    </w:lvl>
  </w:abstractNum>
  <w:abstractNum w:abstractNumId="36" w15:restartNumberingAfterBreak="0">
    <w:nsid w:val="12711DB2"/>
    <w:multiLevelType w:val="hybridMultilevel"/>
    <w:tmpl w:val="C150BB42"/>
    <w:lvl w:ilvl="0" w:tplc="4A9EEC6A">
      <w:start w:val="1"/>
      <w:numFmt w:val="decimal"/>
      <w:lvlText w:val="%1."/>
      <w:lvlJc w:val="left"/>
      <w:pPr>
        <w:ind w:left="2620" w:hanging="360"/>
      </w:pPr>
      <w:rPr>
        <w:rFonts w:ascii="Arial" w:eastAsia="Arial" w:hAnsi="Arial" w:cs="Arial" w:hint="default"/>
        <w:b/>
        <w:bCs/>
        <w:spacing w:val="-14"/>
        <w:w w:val="85"/>
        <w:sz w:val="18"/>
        <w:szCs w:val="18"/>
      </w:rPr>
    </w:lvl>
    <w:lvl w:ilvl="1" w:tplc="46BC25C6">
      <w:start w:val="1"/>
      <w:numFmt w:val="lowerLetter"/>
      <w:lvlText w:val="%2."/>
      <w:lvlJc w:val="left"/>
      <w:pPr>
        <w:ind w:left="2980" w:hanging="360"/>
      </w:pPr>
      <w:rPr>
        <w:rFonts w:ascii="Arial" w:eastAsia="Arial" w:hAnsi="Arial" w:cs="Arial" w:hint="default"/>
        <w:b/>
        <w:bCs/>
        <w:spacing w:val="-10"/>
        <w:w w:val="85"/>
        <w:sz w:val="18"/>
        <w:szCs w:val="18"/>
      </w:rPr>
    </w:lvl>
    <w:lvl w:ilvl="2" w:tplc="6480E242">
      <w:numFmt w:val="bullet"/>
      <w:lvlText w:val="•"/>
      <w:lvlJc w:val="left"/>
      <w:pPr>
        <w:ind w:left="3768" w:hanging="360"/>
      </w:pPr>
      <w:rPr>
        <w:rFonts w:hint="default"/>
      </w:rPr>
    </w:lvl>
    <w:lvl w:ilvl="3" w:tplc="7EE45A8C">
      <w:numFmt w:val="bullet"/>
      <w:lvlText w:val="•"/>
      <w:lvlJc w:val="left"/>
      <w:pPr>
        <w:ind w:left="4557" w:hanging="360"/>
      </w:pPr>
      <w:rPr>
        <w:rFonts w:hint="default"/>
      </w:rPr>
    </w:lvl>
    <w:lvl w:ilvl="4" w:tplc="18524BF2">
      <w:numFmt w:val="bullet"/>
      <w:lvlText w:val="•"/>
      <w:lvlJc w:val="left"/>
      <w:pPr>
        <w:ind w:left="5346" w:hanging="360"/>
      </w:pPr>
      <w:rPr>
        <w:rFonts w:hint="default"/>
      </w:rPr>
    </w:lvl>
    <w:lvl w:ilvl="5" w:tplc="F1AE1FD2">
      <w:numFmt w:val="bullet"/>
      <w:lvlText w:val="•"/>
      <w:lvlJc w:val="left"/>
      <w:pPr>
        <w:ind w:left="6135" w:hanging="360"/>
      </w:pPr>
      <w:rPr>
        <w:rFonts w:hint="default"/>
      </w:rPr>
    </w:lvl>
    <w:lvl w:ilvl="6" w:tplc="FFFABAF0">
      <w:numFmt w:val="bullet"/>
      <w:lvlText w:val="•"/>
      <w:lvlJc w:val="left"/>
      <w:pPr>
        <w:ind w:left="6924" w:hanging="360"/>
      </w:pPr>
      <w:rPr>
        <w:rFonts w:hint="default"/>
      </w:rPr>
    </w:lvl>
    <w:lvl w:ilvl="7" w:tplc="20E2F61C">
      <w:numFmt w:val="bullet"/>
      <w:lvlText w:val="•"/>
      <w:lvlJc w:val="left"/>
      <w:pPr>
        <w:ind w:left="7713" w:hanging="360"/>
      </w:pPr>
      <w:rPr>
        <w:rFonts w:hint="default"/>
      </w:rPr>
    </w:lvl>
    <w:lvl w:ilvl="8" w:tplc="12BC3AC0">
      <w:numFmt w:val="bullet"/>
      <w:lvlText w:val="•"/>
      <w:lvlJc w:val="left"/>
      <w:pPr>
        <w:ind w:left="8502" w:hanging="360"/>
      </w:pPr>
      <w:rPr>
        <w:rFonts w:hint="default"/>
      </w:rPr>
    </w:lvl>
  </w:abstractNum>
  <w:abstractNum w:abstractNumId="37" w15:restartNumberingAfterBreak="0">
    <w:nsid w:val="139F740B"/>
    <w:multiLevelType w:val="hybridMultilevel"/>
    <w:tmpl w:val="145EBD74"/>
    <w:lvl w:ilvl="0" w:tplc="7F488B74">
      <w:numFmt w:val="bullet"/>
      <w:lvlText w:val="■"/>
      <w:lvlJc w:val="left"/>
      <w:pPr>
        <w:ind w:left="2619" w:hanging="360"/>
      </w:pPr>
      <w:rPr>
        <w:rFonts w:ascii="MS UI Gothic" w:eastAsia="MS UI Gothic" w:hAnsi="MS UI Gothic" w:cs="MS UI Gothic" w:hint="default"/>
        <w:w w:val="75"/>
        <w:sz w:val="10"/>
        <w:szCs w:val="10"/>
      </w:rPr>
    </w:lvl>
    <w:lvl w:ilvl="1" w:tplc="8B78F5A2">
      <w:numFmt w:val="bullet"/>
      <w:lvlText w:val="•"/>
      <w:lvlJc w:val="left"/>
      <w:pPr>
        <w:ind w:left="3366" w:hanging="360"/>
      </w:pPr>
      <w:rPr>
        <w:rFonts w:hint="default"/>
      </w:rPr>
    </w:lvl>
    <w:lvl w:ilvl="2" w:tplc="F538E7F0">
      <w:numFmt w:val="bullet"/>
      <w:lvlText w:val="•"/>
      <w:lvlJc w:val="left"/>
      <w:pPr>
        <w:ind w:left="4112" w:hanging="360"/>
      </w:pPr>
      <w:rPr>
        <w:rFonts w:hint="default"/>
      </w:rPr>
    </w:lvl>
    <w:lvl w:ilvl="3" w:tplc="9C6ECB06">
      <w:numFmt w:val="bullet"/>
      <w:lvlText w:val="•"/>
      <w:lvlJc w:val="left"/>
      <w:pPr>
        <w:ind w:left="4858" w:hanging="360"/>
      </w:pPr>
      <w:rPr>
        <w:rFonts w:hint="default"/>
      </w:rPr>
    </w:lvl>
    <w:lvl w:ilvl="4" w:tplc="359647E0">
      <w:numFmt w:val="bullet"/>
      <w:lvlText w:val="•"/>
      <w:lvlJc w:val="left"/>
      <w:pPr>
        <w:ind w:left="5604" w:hanging="360"/>
      </w:pPr>
      <w:rPr>
        <w:rFonts w:hint="default"/>
      </w:rPr>
    </w:lvl>
    <w:lvl w:ilvl="5" w:tplc="BA22598A">
      <w:numFmt w:val="bullet"/>
      <w:lvlText w:val="•"/>
      <w:lvlJc w:val="left"/>
      <w:pPr>
        <w:ind w:left="6350" w:hanging="360"/>
      </w:pPr>
      <w:rPr>
        <w:rFonts w:hint="default"/>
      </w:rPr>
    </w:lvl>
    <w:lvl w:ilvl="6" w:tplc="8E84E03A">
      <w:numFmt w:val="bullet"/>
      <w:lvlText w:val="•"/>
      <w:lvlJc w:val="left"/>
      <w:pPr>
        <w:ind w:left="7096" w:hanging="360"/>
      </w:pPr>
      <w:rPr>
        <w:rFonts w:hint="default"/>
      </w:rPr>
    </w:lvl>
    <w:lvl w:ilvl="7" w:tplc="9870B006">
      <w:numFmt w:val="bullet"/>
      <w:lvlText w:val="•"/>
      <w:lvlJc w:val="left"/>
      <w:pPr>
        <w:ind w:left="7842" w:hanging="360"/>
      </w:pPr>
      <w:rPr>
        <w:rFonts w:hint="default"/>
      </w:rPr>
    </w:lvl>
    <w:lvl w:ilvl="8" w:tplc="55B8F402">
      <w:numFmt w:val="bullet"/>
      <w:lvlText w:val="•"/>
      <w:lvlJc w:val="left"/>
      <w:pPr>
        <w:ind w:left="8588" w:hanging="360"/>
      </w:pPr>
      <w:rPr>
        <w:rFonts w:hint="default"/>
      </w:rPr>
    </w:lvl>
  </w:abstractNum>
  <w:abstractNum w:abstractNumId="38" w15:restartNumberingAfterBreak="0">
    <w:nsid w:val="13F67E4F"/>
    <w:multiLevelType w:val="hybridMultilevel"/>
    <w:tmpl w:val="BF8848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3FE31C6"/>
    <w:multiLevelType w:val="hybridMultilevel"/>
    <w:tmpl w:val="33DCC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41C270C"/>
    <w:multiLevelType w:val="hybridMultilevel"/>
    <w:tmpl w:val="88A6ACEA"/>
    <w:lvl w:ilvl="0" w:tplc="26B8C892">
      <w:numFmt w:val="bullet"/>
      <w:lvlText w:val="■"/>
      <w:lvlJc w:val="left"/>
      <w:pPr>
        <w:ind w:left="468" w:hanging="360"/>
      </w:pPr>
      <w:rPr>
        <w:rFonts w:ascii="MS UI Gothic" w:eastAsia="MS UI Gothic" w:hAnsi="MS UI Gothic" w:cs="MS UI Gothic" w:hint="default"/>
        <w:w w:val="76"/>
        <w:sz w:val="9"/>
        <w:szCs w:val="9"/>
      </w:rPr>
    </w:lvl>
    <w:lvl w:ilvl="1" w:tplc="235853A6">
      <w:numFmt w:val="bullet"/>
      <w:lvlText w:val="•"/>
      <w:lvlJc w:val="left"/>
      <w:pPr>
        <w:ind w:left="798" w:hanging="360"/>
      </w:pPr>
      <w:rPr>
        <w:rFonts w:hint="default"/>
      </w:rPr>
    </w:lvl>
    <w:lvl w:ilvl="2" w:tplc="7868B8D4">
      <w:numFmt w:val="bullet"/>
      <w:lvlText w:val="•"/>
      <w:lvlJc w:val="left"/>
      <w:pPr>
        <w:ind w:left="1136" w:hanging="360"/>
      </w:pPr>
      <w:rPr>
        <w:rFonts w:hint="default"/>
      </w:rPr>
    </w:lvl>
    <w:lvl w:ilvl="3" w:tplc="0B869456">
      <w:numFmt w:val="bullet"/>
      <w:lvlText w:val="•"/>
      <w:lvlJc w:val="left"/>
      <w:pPr>
        <w:ind w:left="1474" w:hanging="360"/>
      </w:pPr>
      <w:rPr>
        <w:rFonts w:hint="default"/>
      </w:rPr>
    </w:lvl>
    <w:lvl w:ilvl="4" w:tplc="16D8A75C">
      <w:numFmt w:val="bullet"/>
      <w:lvlText w:val="•"/>
      <w:lvlJc w:val="left"/>
      <w:pPr>
        <w:ind w:left="1813" w:hanging="360"/>
      </w:pPr>
      <w:rPr>
        <w:rFonts w:hint="default"/>
      </w:rPr>
    </w:lvl>
    <w:lvl w:ilvl="5" w:tplc="FC922AD0">
      <w:numFmt w:val="bullet"/>
      <w:lvlText w:val="•"/>
      <w:lvlJc w:val="left"/>
      <w:pPr>
        <w:ind w:left="2151" w:hanging="360"/>
      </w:pPr>
      <w:rPr>
        <w:rFonts w:hint="default"/>
      </w:rPr>
    </w:lvl>
    <w:lvl w:ilvl="6" w:tplc="FC7E1F0A">
      <w:numFmt w:val="bullet"/>
      <w:lvlText w:val="•"/>
      <w:lvlJc w:val="left"/>
      <w:pPr>
        <w:ind w:left="2489" w:hanging="360"/>
      </w:pPr>
      <w:rPr>
        <w:rFonts w:hint="default"/>
      </w:rPr>
    </w:lvl>
    <w:lvl w:ilvl="7" w:tplc="3438D19C">
      <w:numFmt w:val="bullet"/>
      <w:lvlText w:val="•"/>
      <w:lvlJc w:val="left"/>
      <w:pPr>
        <w:ind w:left="2828" w:hanging="360"/>
      </w:pPr>
      <w:rPr>
        <w:rFonts w:hint="default"/>
      </w:rPr>
    </w:lvl>
    <w:lvl w:ilvl="8" w:tplc="D188E5D0">
      <w:numFmt w:val="bullet"/>
      <w:lvlText w:val="•"/>
      <w:lvlJc w:val="left"/>
      <w:pPr>
        <w:ind w:left="3166" w:hanging="360"/>
      </w:pPr>
      <w:rPr>
        <w:rFonts w:hint="default"/>
      </w:rPr>
    </w:lvl>
  </w:abstractNum>
  <w:abstractNum w:abstractNumId="41" w15:restartNumberingAfterBreak="0">
    <w:nsid w:val="144B3ECA"/>
    <w:multiLevelType w:val="hybridMultilevel"/>
    <w:tmpl w:val="017EA5FE"/>
    <w:lvl w:ilvl="0" w:tplc="B0762602">
      <w:start w:val="1"/>
      <w:numFmt w:val="decimal"/>
      <w:lvlText w:val="%1."/>
      <w:lvlJc w:val="left"/>
      <w:pPr>
        <w:ind w:left="2620" w:hanging="360"/>
      </w:pPr>
      <w:rPr>
        <w:rFonts w:ascii="Arial" w:eastAsia="Arial" w:hAnsi="Arial" w:cs="Arial" w:hint="default"/>
        <w:b/>
        <w:bCs/>
        <w:spacing w:val="-10"/>
        <w:w w:val="85"/>
        <w:sz w:val="18"/>
        <w:szCs w:val="18"/>
      </w:rPr>
    </w:lvl>
    <w:lvl w:ilvl="1" w:tplc="8AFE9C8A">
      <w:numFmt w:val="bullet"/>
      <w:lvlText w:val="•"/>
      <w:lvlJc w:val="left"/>
      <w:pPr>
        <w:ind w:left="3366" w:hanging="360"/>
      </w:pPr>
      <w:rPr>
        <w:rFonts w:hint="default"/>
      </w:rPr>
    </w:lvl>
    <w:lvl w:ilvl="2" w:tplc="C26C2378">
      <w:numFmt w:val="bullet"/>
      <w:lvlText w:val="•"/>
      <w:lvlJc w:val="left"/>
      <w:pPr>
        <w:ind w:left="4112" w:hanging="360"/>
      </w:pPr>
      <w:rPr>
        <w:rFonts w:hint="default"/>
      </w:rPr>
    </w:lvl>
    <w:lvl w:ilvl="3" w:tplc="FEA6C31C">
      <w:numFmt w:val="bullet"/>
      <w:lvlText w:val="•"/>
      <w:lvlJc w:val="left"/>
      <w:pPr>
        <w:ind w:left="4858" w:hanging="360"/>
      </w:pPr>
      <w:rPr>
        <w:rFonts w:hint="default"/>
      </w:rPr>
    </w:lvl>
    <w:lvl w:ilvl="4" w:tplc="8C6A59BA">
      <w:numFmt w:val="bullet"/>
      <w:lvlText w:val="•"/>
      <w:lvlJc w:val="left"/>
      <w:pPr>
        <w:ind w:left="5604" w:hanging="360"/>
      </w:pPr>
      <w:rPr>
        <w:rFonts w:hint="default"/>
      </w:rPr>
    </w:lvl>
    <w:lvl w:ilvl="5" w:tplc="865258BC">
      <w:numFmt w:val="bullet"/>
      <w:lvlText w:val="•"/>
      <w:lvlJc w:val="left"/>
      <w:pPr>
        <w:ind w:left="6350" w:hanging="360"/>
      </w:pPr>
      <w:rPr>
        <w:rFonts w:hint="default"/>
      </w:rPr>
    </w:lvl>
    <w:lvl w:ilvl="6" w:tplc="888CECAE">
      <w:numFmt w:val="bullet"/>
      <w:lvlText w:val="•"/>
      <w:lvlJc w:val="left"/>
      <w:pPr>
        <w:ind w:left="7096" w:hanging="360"/>
      </w:pPr>
      <w:rPr>
        <w:rFonts w:hint="default"/>
      </w:rPr>
    </w:lvl>
    <w:lvl w:ilvl="7" w:tplc="67221AFE">
      <w:numFmt w:val="bullet"/>
      <w:lvlText w:val="•"/>
      <w:lvlJc w:val="left"/>
      <w:pPr>
        <w:ind w:left="7842" w:hanging="360"/>
      </w:pPr>
      <w:rPr>
        <w:rFonts w:hint="default"/>
      </w:rPr>
    </w:lvl>
    <w:lvl w:ilvl="8" w:tplc="03AE6950">
      <w:numFmt w:val="bullet"/>
      <w:lvlText w:val="•"/>
      <w:lvlJc w:val="left"/>
      <w:pPr>
        <w:ind w:left="8588" w:hanging="360"/>
      </w:pPr>
      <w:rPr>
        <w:rFonts w:hint="default"/>
      </w:rPr>
    </w:lvl>
  </w:abstractNum>
  <w:abstractNum w:abstractNumId="42" w15:restartNumberingAfterBreak="0">
    <w:nsid w:val="14E13AB3"/>
    <w:multiLevelType w:val="hybridMultilevel"/>
    <w:tmpl w:val="3AA42F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53B3F17"/>
    <w:multiLevelType w:val="hybridMultilevel"/>
    <w:tmpl w:val="097AF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15662F06"/>
    <w:multiLevelType w:val="hybridMultilevel"/>
    <w:tmpl w:val="871E0918"/>
    <w:lvl w:ilvl="0" w:tplc="185E4EEC">
      <w:start w:val="1"/>
      <w:numFmt w:val="decimal"/>
      <w:lvlText w:val="%1."/>
      <w:lvlJc w:val="left"/>
      <w:pPr>
        <w:ind w:left="2620" w:hanging="360"/>
        <w:jc w:val="right"/>
      </w:pPr>
      <w:rPr>
        <w:rFonts w:ascii="Arial" w:eastAsia="Arial" w:hAnsi="Arial" w:cs="Arial" w:hint="default"/>
        <w:b/>
        <w:bCs/>
        <w:spacing w:val="-22"/>
        <w:w w:val="99"/>
        <w:sz w:val="18"/>
        <w:szCs w:val="18"/>
      </w:rPr>
    </w:lvl>
    <w:lvl w:ilvl="1" w:tplc="08D06E50">
      <w:numFmt w:val="bullet"/>
      <w:lvlText w:val="•"/>
      <w:lvlJc w:val="left"/>
      <w:pPr>
        <w:ind w:left="3366" w:hanging="360"/>
      </w:pPr>
      <w:rPr>
        <w:rFonts w:hint="default"/>
      </w:rPr>
    </w:lvl>
    <w:lvl w:ilvl="2" w:tplc="735860DC">
      <w:numFmt w:val="bullet"/>
      <w:lvlText w:val="•"/>
      <w:lvlJc w:val="left"/>
      <w:pPr>
        <w:ind w:left="4112" w:hanging="360"/>
      </w:pPr>
      <w:rPr>
        <w:rFonts w:hint="default"/>
      </w:rPr>
    </w:lvl>
    <w:lvl w:ilvl="3" w:tplc="3DC2C170">
      <w:numFmt w:val="bullet"/>
      <w:lvlText w:val="•"/>
      <w:lvlJc w:val="left"/>
      <w:pPr>
        <w:ind w:left="4858" w:hanging="360"/>
      </w:pPr>
      <w:rPr>
        <w:rFonts w:hint="default"/>
      </w:rPr>
    </w:lvl>
    <w:lvl w:ilvl="4" w:tplc="7A86FB56">
      <w:numFmt w:val="bullet"/>
      <w:lvlText w:val="•"/>
      <w:lvlJc w:val="left"/>
      <w:pPr>
        <w:ind w:left="5604" w:hanging="360"/>
      </w:pPr>
      <w:rPr>
        <w:rFonts w:hint="default"/>
      </w:rPr>
    </w:lvl>
    <w:lvl w:ilvl="5" w:tplc="9A2AA736">
      <w:numFmt w:val="bullet"/>
      <w:lvlText w:val="•"/>
      <w:lvlJc w:val="left"/>
      <w:pPr>
        <w:ind w:left="6350" w:hanging="360"/>
      </w:pPr>
      <w:rPr>
        <w:rFonts w:hint="default"/>
      </w:rPr>
    </w:lvl>
    <w:lvl w:ilvl="6" w:tplc="39C0FB2E">
      <w:numFmt w:val="bullet"/>
      <w:lvlText w:val="•"/>
      <w:lvlJc w:val="left"/>
      <w:pPr>
        <w:ind w:left="7096" w:hanging="360"/>
      </w:pPr>
      <w:rPr>
        <w:rFonts w:hint="default"/>
      </w:rPr>
    </w:lvl>
    <w:lvl w:ilvl="7" w:tplc="C6E86936">
      <w:numFmt w:val="bullet"/>
      <w:lvlText w:val="•"/>
      <w:lvlJc w:val="left"/>
      <w:pPr>
        <w:ind w:left="7842" w:hanging="360"/>
      </w:pPr>
      <w:rPr>
        <w:rFonts w:hint="default"/>
      </w:rPr>
    </w:lvl>
    <w:lvl w:ilvl="8" w:tplc="A8AC636E">
      <w:numFmt w:val="bullet"/>
      <w:lvlText w:val="•"/>
      <w:lvlJc w:val="left"/>
      <w:pPr>
        <w:ind w:left="8588" w:hanging="360"/>
      </w:pPr>
      <w:rPr>
        <w:rFonts w:hint="default"/>
      </w:rPr>
    </w:lvl>
  </w:abstractNum>
  <w:abstractNum w:abstractNumId="45" w15:restartNumberingAfterBreak="0">
    <w:nsid w:val="161E31AB"/>
    <w:multiLevelType w:val="hybridMultilevel"/>
    <w:tmpl w:val="6A6AC1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164C04AE"/>
    <w:multiLevelType w:val="hybridMultilevel"/>
    <w:tmpl w:val="49A48A7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168A65B0"/>
    <w:multiLevelType w:val="hybridMultilevel"/>
    <w:tmpl w:val="D2AE1DC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178F7F29"/>
    <w:multiLevelType w:val="hybridMultilevel"/>
    <w:tmpl w:val="25964728"/>
    <w:lvl w:ilvl="0" w:tplc="504CE062">
      <w:start w:val="1"/>
      <w:numFmt w:val="decimal"/>
      <w:lvlText w:val="%1."/>
      <w:lvlJc w:val="left"/>
      <w:pPr>
        <w:ind w:left="2020" w:hanging="360"/>
      </w:pPr>
      <w:rPr>
        <w:rFonts w:ascii="Arial" w:eastAsia="Arial" w:hAnsi="Arial" w:cs="Arial" w:hint="default"/>
        <w:b/>
        <w:bCs/>
        <w:spacing w:val="-78"/>
        <w:w w:val="85"/>
        <w:sz w:val="18"/>
        <w:szCs w:val="18"/>
      </w:rPr>
    </w:lvl>
    <w:lvl w:ilvl="1" w:tplc="C0ECCCB6">
      <w:start w:val="1"/>
      <w:numFmt w:val="decimal"/>
      <w:lvlText w:val="%2."/>
      <w:lvlJc w:val="left"/>
      <w:pPr>
        <w:ind w:left="2620" w:hanging="360"/>
      </w:pPr>
      <w:rPr>
        <w:rFonts w:ascii="Arial" w:eastAsia="Arial" w:hAnsi="Arial" w:cs="Arial" w:hint="default"/>
        <w:b/>
        <w:bCs/>
        <w:spacing w:val="-77"/>
        <w:w w:val="85"/>
        <w:sz w:val="18"/>
        <w:szCs w:val="18"/>
      </w:rPr>
    </w:lvl>
    <w:lvl w:ilvl="2" w:tplc="015C8E3E">
      <w:numFmt w:val="bullet"/>
      <w:lvlText w:val="•"/>
      <w:lvlJc w:val="left"/>
      <w:pPr>
        <w:ind w:left="3448" w:hanging="360"/>
      </w:pPr>
      <w:rPr>
        <w:rFonts w:hint="default"/>
      </w:rPr>
    </w:lvl>
    <w:lvl w:ilvl="3" w:tplc="4A5C2B8A">
      <w:numFmt w:val="bullet"/>
      <w:lvlText w:val="•"/>
      <w:lvlJc w:val="left"/>
      <w:pPr>
        <w:ind w:left="4277" w:hanging="360"/>
      </w:pPr>
      <w:rPr>
        <w:rFonts w:hint="default"/>
      </w:rPr>
    </w:lvl>
    <w:lvl w:ilvl="4" w:tplc="C2A4B55A">
      <w:numFmt w:val="bullet"/>
      <w:lvlText w:val="•"/>
      <w:lvlJc w:val="left"/>
      <w:pPr>
        <w:ind w:left="5106" w:hanging="360"/>
      </w:pPr>
      <w:rPr>
        <w:rFonts w:hint="default"/>
      </w:rPr>
    </w:lvl>
    <w:lvl w:ilvl="5" w:tplc="DD7C6AB8">
      <w:numFmt w:val="bullet"/>
      <w:lvlText w:val="•"/>
      <w:lvlJc w:val="left"/>
      <w:pPr>
        <w:ind w:left="5935" w:hanging="360"/>
      </w:pPr>
      <w:rPr>
        <w:rFonts w:hint="default"/>
      </w:rPr>
    </w:lvl>
    <w:lvl w:ilvl="6" w:tplc="7CDEB598">
      <w:numFmt w:val="bullet"/>
      <w:lvlText w:val="•"/>
      <w:lvlJc w:val="left"/>
      <w:pPr>
        <w:ind w:left="6764" w:hanging="360"/>
      </w:pPr>
      <w:rPr>
        <w:rFonts w:hint="default"/>
      </w:rPr>
    </w:lvl>
    <w:lvl w:ilvl="7" w:tplc="2D7A0AC6">
      <w:numFmt w:val="bullet"/>
      <w:lvlText w:val="•"/>
      <w:lvlJc w:val="left"/>
      <w:pPr>
        <w:ind w:left="7593" w:hanging="360"/>
      </w:pPr>
      <w:rPr>
        <w:rFonts w:hint="default"/>
      </w:rPr>
    </w:lvl>
    <w:lvl w:ilvl="8" w:tplc="BD46E176">
      <w:numFmt w:val="bullet"/>
      <w:lvlText w:val="•"/>
      <w:lvlJc w:val="left"/>
      <w:pPr>
        <w:ind w:left="8422" w:hanging="360"/>
      </w:pPr>
      <w:rPr>
        <w:rFonts w:hint="default"/>
      </w:rPr>
    </w:lvl>
  </w:abstractNum>
  <w:abstractNum w:abstractNumId="49" w15:restartNumberingAfterBreak="0">
    <w:nsid w:val="17F964C8"/>
    <w:multiLevelType w:val="hybridMultilevel"/>
    <w:tmpl w:val="2A2E8B66"/>
    <w:lvl w:ilvl="0" w:tplc="50B81DA4">
      <w:start w:val="1"/>
      <w:numFmt w:val="decimal"/>
      <w:lvlText w:val="%1."/>
      <w:lvlJc w:val="left"/>
      <w:pPr>
        <w:ind w:left="2020" w:hanging="360"/>
      </w:pPr>
      <w:rPr>
        <w:rFonts w:ascii="Arial" w:eastAsia="Arial" w:hAnsi="Arial" w:cs="Arial" w:hint="default"/>
        <w:b/>
        <w:bCs/>
        <w:spacing w:val="-10"/>
        <w:w w:val="85"/>
        <w:sz w:val="18"/>
        <w:szCs w:val="18"/>
      </w:rPr>
    </w:lvl>
    <w:lvl w:ilvl="1" w:tplc="828CACDE">
      <w:numFmt w:val="bullet"/>
      <w:lvlText w:val="•"/>
      <w:lvlJc w:val="left"/>
      <w:pPr>
        <w:ind w:left="2826" w:hanging="360"/>
      </w:pPr>
      <w:rPr>
        <w:rFonts w:hint="default"/>
      </w:rPr>
    </w:lvl>
    <w:lvl w:ilvl="2" w:tplc="701A22BC">
      <w:numFmt w:val="bullet"/>
      <w:lvlText w:val="•"/>
      <w:lvlJc w:val="left"/>
      <w:pPr>
        <w:ind w:left="3632" w:hanging="360"/>
      </w:pPr>
      <w:rPr>
        <w:rFonts w:hint="default"/>
      </w:rPr>
    </w:lvl>
    <w:lvl w:ilvl="3" w:tplc="C73AB94C">
      <w:numFmt w:val="bullet"/>
      <w:lvlText w:val="•"/>
      <w:lvlJc w:val="left"/>
      <w:pPr>
        <w:ind w:left="4438" w:hanging="360"/>
      </w:pPr>
      <w:rPr>
        <w:rFonts w:hint="default"/>
      </w:rPr>
    </w:lvl>
    <w:lvl w:ilvl="4" w:tplc="3F60A35C">
      <w:numFmt w:val="bullet"/>
      <w:lvlText w:val="•"/>
      <w:lvlJc w:val="left"/>
      <w:pPr>
        <w:ind w:left="5244" w:hanging="360"/>
      </w:pPr>
      <w:rPr>
        <w:rFonts w:hint="default"/>
      </w:rPr>
    </w:lvl>
    <w:lvl w:ilvl="5" w:tplc="85080EBA">
      <w:numFmt w:val="bullet"/>
      <w:lvlText w:val="•"/>
      <w:lvlJc w:val="left"/>
      <w:pPr>
        <w:ind w:left="6050" w:hanging="360"/>
      </w:pPr>
      <w:rPr>
        <w:rFonts w:hint="default"/>
      </w:rPr>
    </w:lvl>
    <w:lvl w:ilvl="6" w:tplc="696E3948">
      <w:numFmt w:val="bullet"/>
      <w:lvlText w:val="•"/>
      <w:lvlJc w:val="left"/>
      <w:pPr>
        <w:ind w:left="6856" w:hanging="360"/>
      </w:pPr>
      <w:rPr>
        <w:rFonts w:hint="default"/>
      </w:rPr>
    </w:lvl>
    <w:lvl w:ilvl="7" w:tplc="F1806816">
      <w:numFmt w:val="bullet"/>
      <w:lvlText w:val="•"/>
      <w:lvlJc w:val="left"/>
      <w:pPr>
        <w:ind w:left="7662" w:hanging="360"/>
      </w:pPr>
      <w:rPr>
        <w:rFonts w:hint="default"/>
      </w:rPr>
    </w:lvl>
    <w:lvl w:ilvl="8" w:tplc="90DE0A20">
      <w:numFmt w:val="bullet"/>
      <w:lvlText w:val="•"/>
      <w:lvlJc w:val="left"/>
      <w:pPr>
        <w:ind w:left="8468" w:hanging="360"/>
      </w:pPr>
      <w:rPr>
        <w:rFonts w:hint="default"/>
      </w:rPr>
    </w:lvl>
  </w:abstractNum>
  <w:abstractNum w:abstractNumId="50" w15:restartNumberingAfterBreak="0">
    <w:nsid w:val="181060EB"/>
    <w:multiLevelType w:val="hybridMultilevel"/>
    <w:tmpl w:val="E6E0BBA2"/>
    <w:lvl w:ilvl="0" w:tplc="DD0001EC">
      <w:numFmt w:val="bullet"/>
      <w:lvlText w:val="–"/>
      <w:lvlJc w:val="left"/>
      <w:pPr>
        <w:ind w:left="2379" w:hanging="360"/>
      </w:pPr>
      <w:rPr>
        <w:rFonts w:ascii="Book Antiqua" w:eastAsia="Book Antiqua" w:hAnsi="Book Antiqua" w:cs="Book Antiqua" w:hint="default"/>
        <w:b/>
        <w:bCs/>
        <w:w w:val="99"/>
        <w:sz w:val="20"/>
        <w:szCs w:val="20"/>
      </w:rPr>
    </w:lvl>
    <w:lvl w:ilvl="1" w:tplc="2BBC1DE2">
      <w:numFmt w:val="bullet"/>
      <w:lvlText w:val="•"/>
      <w:lvlJc w:val="left"/>
      <w:pPr>
        <w:ind w:left="3150" w:hanging="360"/>
      </w:pPr>
      <w:rPr>
        <w:rFonts w:hint="default"/>
      </w:rPr>
    </w:lvl>
    <w:lvl w:ilvl="2" w:tplc="D264D160">
      <w:numFmt w:val="bullet"/>
      <w:lvlText w:val="•"/>
      <w:lvlJc w:val="left"/>
      <w:pPr>
        <w:ind w:left="3920" w:hanging="360"/>
      </w:pPr>
      <w:rPr>
        <w:rFonts w:hint="default"/>
      </w:rPr>
    </w:lvl>
    <w:lvl w:ilvl="3" w:tplc="E1226B88">
      <w:numFmt w:val="bullet"/>
      <w:lvlText w:val="•"/>
      <w:lvlJc w:val="left"/>
      <w:pPr>
        <w:ind w:left="4690" w:hanging="360"/>
      </w:pPr>
      <w:rPr>
        <w:rFonts w:hint="default"/>
      </w:rPr>
    </w:lvl>
    <w:lvl w:ilvl="4" w:tplc="E2E8A4EE">
      <w:numFmt w:val="bullet"/>
      <w:lvlText w:val="•"/>
      <w:lvlJc w:val="left"/>
      <w:pPr>
        <w:ind w:left="5460" w:hanging="360"/>
      </w:pPr>
      <w:rPr>
        <w:rFonts w:hint="default"/>
      </w:rPr>
    </w:lvl>
    <w:lvl w:ilvl="5" w:tplc="A86E169A">
      <w:numFmt w:val="bullet"/>
      <w:lvlText w:val="•"/>
      <w:lvlJc w:val="left"/>
      <w:pPr>
        <w:ind w:left="6230" w:hanging="360"/>
      </w:pPr>
      <w:rPr>
        <w:rFonts w:hint="default"/>
      </w:rPr>
    </w:lvl>
    <w:lvl w:ilvl="6" w:tplc="79C60D18">
      <w:numFmt w:val="bullet"/>
      <w:lvlText w:val="•"/>
      <w:lvlJc w:val="left"/>
      <w:pPr>
        <w:ind w:left="7000" w:hanging="360"/>
      </w:pPr>
      <w:rPr>
        <w:rFonts w:hint="default"/>
      </w:rPr>
    </w:lvl>
    <w:lvl w:ilvl="7" w:tplc="9620BB70">
      <w:numFmt w:val="bullet"/>
      <w:lvlText w:val="•"/>
      <w:lvlJc w:val="left"/>
      <w:pPr>
        <w:ind w:left="7770" w:hanging="360"/>
      </w:pPr>
      <w:rPr>
        <w:rFonts w:hint="default"/>
      </w:rPr>
    </w:lvl>
    <w:lvl w:ilvl="8" w:tplc="5EBA5B82">
      <w:numFmt w:val="bullet"/>
      <w:lvlText w:val="•"/>
      <w:lvlJc w:val="left"/>
      <w:pPr>
        <w:ind w:left="8540" w:hanging="360"/>
      </w:pPr>
      <w:rPr>
        <w:rFonts w:hint="default"/>
      </w:rPr>
    </w:lvl>
  </w:abstractNum>
  <w:abstractNum w:abstractNumId="51" w15:restartNumberingAfterBreak="0">
    <w:nsid w:val="18214CF9"/>
    <w:multiLevelType w:val="hybridMultilevel"/>
    <w:tmpl w:val="83CA7B28"/>
    <w:lvl w:ilvl="0" w:tplc="217AC52A">
      <w:start w:val="2"/>
      <w:numFmt w:val="decimal"/>
      <w:lvlText w:val="%1."/>
      <w:lvlJc w:val="left"/>
      <w:pPr>
        <w:ind w:left="2020" w:hanging="360"/>
      </w:pPr>
      <w:rPr>
        <w:rFonts w:ascii="Arial" w:eastAsia="Arial" w:hAnsi="Arial" w:cs="Arial" w:hint="default"/>
        <w:b/>
        <w:bCs/>
        <w:spacing w:val="-77"/>
        <w:w w:val="85"/>
        <w:sz w:val="18"/>
        <w:szCs w:val="18"/>
      </w:rPr>
    </w:lvl>
    <w:lvl w:ilvl="1" w:tplc="96B07AEE">
      <w:numFmt w:val="bullet"/>
      <w:lvlText w:val="•"/>
      <w:lvlJc w:val="left"/>
      <w:pPr>
        <w:ind w:left="2826" w:hanging="360"/>
      </w:pPr>
      <w:rPr>
        <w:rFonts w:hint="default"/>
      </w:rPr>
    </w:lvl>
    <w:lvl w:ilvl="2" w:tplc="76CE33B6">
      <w:numFmt w:val="bullet"/>
      <w:lvlText w:val="•"/>
      <w:lvlJc w:val="left"/>
      <w:pPr>
        <w:ind w:left="3632" w:hanging="360"/>
      </w:pPr>
      <w:rPr>
        <w:rFonts w:hint="default"/>
      </w:rPr>
    </w:lvl>
    <w:lvl w:ilvl="3" w:tplc="436614D4">
      <w:numFmt w:val="bullet"/>
      <w:lvlText w:val="•"/>
      <w:lvlJc w:val="left"/>
      <w:pPr>
        <w:ind w:left="4438" w:hanging="360"/>
      </w:pPr>
      <w:rPr>
        <w:rFonts w:hint="default"/>
      </w:rPr>
    </w:lvl>
    <w:lvl w:ilvl="4" w:tplc="4ABC9456">
      <w:numFmt w:val="bullet"/>
      <w:lvlText w:val="•"/>
      <w:lvlJc w:val="left"/>
      <w:pPr>
        <w:ind w:left="5244" w:hanging="360"/>
      </w:pPr>
      <w:rPr>
        <w:rFonts w:hint="default"/>
      </w:rPr>
    </w:lvl>
    <w:lvl w:ilvl="5" w:tplc="2ACAFF92">
      <w:numFmt w:val="bullet"/>
      <w:lvlText w:val="•"/>
      <w:lvlJc w:val="left"/>
      <w:pPr>
        <w:ind w:left="6050" w:hanging="360"/>
      </w:pPr>
      <w:rPr>
        <w:rFonts w:hint="default"/>
      </w:rPr>
    </w:lvl>
    <w:lvl w:ilvl="6" w:tplc="46E29F26">
      <w:numFmt w:val="bullet"/>
      <w:lvlText w:val="•"/>
      <w:lvlJc w:val="left"/>
      <w:pPr>
        <w:ind w:left="6856" w:hanging="360"/>
      </w:pPr>
      <w:rPr>
        <w:rFonts w:hint="default"/>
      </w:rPr>
    </w:lvl>
    <w:lvl w:ilvl="7" w:tplc="16CCCFA6">
      <w:numFmt w:val="bullet"/>
      <w:lvlText w:val="•"/>
      <w:lvlJc w:val="left"/>
      <w:pPr>
        <w:ind w:left="7662" w:hanging="360"/>
      </w:pPr>
      <w:rPr>
        <w:rFonts w:hint="default"/>
      </w:rPr>
    </w:lvl>
    <w:lvl w:ilvl="8" w:tplc="D1F89CDA">
      <w:numFmt w:val="bullet"/>
      <w:lvlText w:val="•"/>
      <w:lvlJc w:val="left"/>
      <w:pPr>
        <w:ind w:left="8468" w:hanging="360"/>
      </w:pPr>
      <w:rPr>
        <w:rFonts w:hint="default"/>
      </w:rPr>
    </w:lvl>
  </w:abstractNum>
  <w:abstractNum w:abstractNumId="52" w15:restartNumberingAfterBreak="0">
    <w:nsid w:val="1ACA6A69"/>
    <w:multiLevelType w:val="hybridMultilevel"/>
    <w:tmpl w:val="20EA0AF6"/>
    <w:lvl w:ilvl="0" w:tplc="CA9C35BE">
      <w:numFmt w:val="bullet"/>
      <w:lvlText w:val="■"/>
      <w:lvlJc w:val="left"/>
      <w:pPr>
        <w:ind w:left="2620" w:hanging="360"/>
      </w:pPr>
      <w:rPr>
        <w:rFonts w:ascii="MS UI Gothic" w:eastAsia="MS UI Gothic" w:hAnsi="MS UI Gothic" w:cs="MS UI Gothic" w:hint="default"/>
        <w:w w:val="75"/>
        <w:sz w:val="10"/>
        <w:szCs w:val="10"/>
      </w:rPr>
    </w:lvl>
    <w:lvl w:ilvl="1" w:tplc="1C14AAC0">
      <w:numFmt w:val="bullet"/>
      <w:lvlText w:val="•"/>
      <w:lvlJc w:val="left"/>
      <w:pPr>
        <w:ind w:left="3366" w:hanging="360"/>
      </w:pPr>
      <w:rPr>
        <w:rFonts w:hint="default"/>
      </w:rPr>
    </w:lvl>
    <w:lvl w:ilvl="2" w:tplc="151C12F0">
      <w:numFmt w:val="bullet"/>
      <w:lvlText w:val="•"/>
      <w:lvlJc w:val="left"/>
      <w:pPr>
        <w:ind w:left="4112" w:hanging="360"/>
      </w:pPr>
      <w:rPr>
        <w:rFonts w:hint="default"/>
      </w:rPr>
    </w:lvl>
    <w:lvl w:ilvl="3" w:tplc="C12ADE5E">
      <w:numFmt w:val="bullet"/>
      <w:lvlText w:val="•"/>
      <w:lvlJc w:val="left"/>
      <w:pPr>
        <w:ind w:left="4858" w:hanging="360"/>
      </w:pPr>
      <w:rPr>
        <w:rFonts w:hint="default"/>
      </w:rPr>
    </w:lvl>
    <w:lvl w:ilvl="4" w:tplc="700CFB96">
      <w:numFmt w:val="bullet"/>
      <w:lvlText w:val="•"/>
      <w:lvlJc w:val="left"/>
      <w:pPr>
        <w:ind w:left="5604" w:hanging="360"/>
      </w:pPr>
      <w:rPr>
        <w:rFonts w:hint="default"/>
      </w:rPr>
    </w:lvl>
    <w:lvl w:ilvl="5" w:tplc="6EC29120">
      <w:numFmt w:val="bullet"/>
      <w:lvlText w:val="•"/>
      <w:lvlJc w:val="left"/>
      <w:pPr>
        <w:ind w:left="6350" w:hanging="360"/>
      </w:pPr>
      <w:rPr>
        <w:rFonts w:hint="default"/>
      </w:rPr>
    </w:lvl>
    <w:lvl w:ilvl="6" w:tplc="2320E8E4">
      <w:numFmt w:val="bullet"/>
      <w:lvlText w:val="•"/>
      <w:lvlJc w:val="left"/>
      <w:pPr>
        <w:ind w:left="7096" w:hanging="360"/>
      </w:pPr>
      <w:rPr>
        <w:rFonts w:hint="default"/>
      </w:rPr>
    </w:lvl>
    <w:lvl w:ilvl="7" w:tplc="F97CA312">
      <w:numFmt w:val="bullet"/>
      <w:lvlText w:val="•"/>
      <w:lvlJc w:val="left"/>
      <w:pPr>
        <w:ind w:left="7842" w:hanging="360"/>
      </w:pPr>
      <w:rPr>
        <w:rFonts w:hint="default"/>
      </w:rPr>
    </w:lvl>
    <w:lvl w:ilvl="8" w:tplc="949CC868">
      <w:numFmt w:val="bullet"/>
      <w:lvlText w:val="•"/>
      <w:lvlJc w:val="left"/>
      <w:pPr>
        <w:ind w:left="8588" w:hanging="360"/>
      </w:pPr>
      <w:rPr>
        <w:rFonts w:hint="default"/>
      </w:rPr>
    </w:lvl>
  </w:abstractNum>
  <w:abstractNum w:abstractNumId="53" w15:restartNumberingAfterBreak="0">
    <w:nsid w:val="1B17026B"/>
    <w:multiLevelType w:val="hybridMultilevel"/>
    <w:tmpl w:val="F266BD8C"/>
    <w:lvl w:ilvl="0" w:tplc="53DEE594">
      <w:start w:val="1"/>
      <w:numFmt w:val="decimal"/>
      <w:lvlText w:val="%1."/>
      <w:lvlJc w:val="left"/>
      <w:pPr>
        <w:ind w:left="2020" w:hanging="360"/>
        <w:jc w:val="right"/>
      </w:pPr>
      <w:rPr>
        <w:rFonts w:ascii="Arial" w:eastAsia="Arial" w:hAnsi="Arial" w:cs="Arial" w:hint="default"/>
        <w:b/>
        <w:bCs/>
        <w:spacing w:val="-10"/>
        <w:w w:val="99"/>
        <w:sz w:val="18"/>
        <w:szCs w:val="18"/>
      </w:rPr>
    </w:lvl>
    <w:lvl w:ilvl="1" w:tplc="00BC8672">
      <w:numFmt w:val="bullet"/>
      <w:lvlText w:val="■"/>
      <w:lvlJc w:val="left"/>
      <w:pPr>
        <w:ind w:left="2979" w:hanging="360"/>
      </w:pPr>
      <w:rPr>
        <w:rFonts w:ascii="MS UI Gothic" w:eastAsia="MS UI Gothic" w:hAnsi="MS UI Gothic" w:cs="MS UI Gothic" w:hint="default"/>
        <w:w w:val="75"/>
        <w:sz w:val="10"/>
        <w:szCs w:val="10"/>
      </w:rPr>
    </w:lvl>
    <w:lvl w:ilvl="2" w:tplc="6B6CA8AE">
      <w:numFmt w:val="bullet"/>
      <w:lvlText w:val="•"/>
      <w:lvlJc w:val="left"/>
      <w:pPr>
        <w:ind w:left="3768" w:hanging="360"/>
      </w:pPr>
      <w:rPr>
        <w:rFonts w:hint="default"/>
      </w:rPr>
    </w:lvl>
    <w:lvl w:ilvl="3" w:tplc="9FF282D4">
      <w:numFmt w:val="bullet"/>
      <w:lvlText w:val="•"/>
      <w:lvlJc w:val="left"/>
      <w:pPr>
        <w:ind w:left="4557" w:hanging="360"/>
      </w:pPr>
      <w:rPr>
        <w:rFonts w:hint="default"/>
      </w:rPr>
    </w:lvl>
    <w:lvl w:ilvl="4" w:tplc="96E2FF16">
      <w:numFmt w:val="bullet"/>
      <w:lvlText w:val="•"/>
      <w:lvlJc w:val="left"/>
      <w:pPr>
        <w:ind w:left="5346" w:hanging="360"/>
      </w:pPr>
      <w:rPr>
        <w:rFonts w:hint="default"/>
      </w:rPr>
    </w:lvl>
    <w:lvl w:ilvl="5" w:tplc="7FDA3434">
      <w:numFmt w:val="bullet"/>
      <w:lvlText w:val="•"/>
      <w:lvlJc w:val="left"/>
      <w:pPr>
        <w:ind w:left="6135" w:hanging="360"/>
      </w:pPr>
      <w:rPr>
        <w:rFonts w:hint="default"/>
      </w:rPr>
    </w:lvl>
    <w:lvl w:ilvl="6" w:tplc="0D143402">
      <w:numFmt w:val="bullet"/>
      <w:lvlText w:val="•"/>
      <w:lvlJc w:val="left"/>
      <w:pPr>
        <w:ind w:left="6924" w:hanging="360"/>
      </w:pPr>
      <w:rPr>
        <w:rFonts w:hint="default"/>
      </w:rPr>
    </w:lvl>
    <w:lvl w:ilvl="7" w:tplc="94086C32">
      <w:numFmt w:val="bullet"/>
      <w:lvlText w:val="•"/>
      <w:lvlJc w:val="left"/>
      <w:pPr>
        <w:ind w:left="7713" w:hanging="360"/>
      </w:pPr>
      <w:rPr>
        <w:rFonts w:hint="default"/>
      </w:rPr>
    </w:lvl>
    <w:lvl w:ilvl="8" w:tplc="39B8ACC4">
      <w:numFmt w:val="bullet"/>
      <w:lvlText w:val="•"/>
      <w:lvlJc w:val="left"/>
      <w:pPr>
        <w:ind w:left="8502" w:hanging="360"/>
      </w:pPr>
      <w:rPr>
        <w:rFonts w:hint="default"/>
      </w:rPr>
    </w:lvl>
  </w:abstractNum>
  <w:abstractNum w:abstractNumId="54" w15:restartNumberingAfterBreak="0">
    <w:nsid w:val="1D0B5405"/>
    <w:multiLevelType w:val="hybridMultilevel"/>
    <w:tmpl w:val="35CE94E6"/>
    <w:lvl w:ilvl="0" w:tplc="B4BC344C">
      <w:numFmt w:val="bullet"/>
      <w:lvlText w:val="■"/>
      <w:lvlJc w:val="left"/>
      <w:pPr>
        <w:ind w:left="609" w:hanging="360"/>
      </w:pPr>
      <w:rPr>
        <w:rFonts w:ascii="MS UI Gothic" w:eastAsia="MS UI Gothic" w:hAnsi="MS UI Gothic" w:cs="MS UI Gothic" w:hint="default"/>
        <w:w w:val="76"/>
        <w:sz w:val="9"/>
        <w:szCs w:val="9"/>
      </w:rPr>
    </w:lvl>
    <w:lvl w:ilvl="1" w:tplc="CA06D9F4">
      <w:numFmt w:val="bullet"/>
      <w:lvlText w:val="•"/>
      <w:lvlJc w:val="left"/>
      <w:pPr>
        <w:ind w:left="1091" w:hanging="360"/>
      </w:pPr>
      <w:rPr>
        <w:rFonts w:hint="default"/>
      </w:rPr>
    </w:lvl>
    <w:lvl w:ilvl="2" w:tplc="EAA0AF98">
      <w:numFmt w:val="bullet"/>
      <w:lvlText w:val="•"/>
      <w:lvlJc w:val="left"/>
      <w:pPr>
        <w:ind w:left="1583" w:hanging="360"/>
      </w:pPr>
      <w:rPr>
        <w:rFonts w:hint="default"/>
      </w:rPr>
    </w:lvl>
    <w:lvl w:ilvl="3" w:tplc="E9EE0FB0">
      <w:numFmt w:val="bullet"/>
      <w:lvlText w:val="•"/>
      <w:lvlJc w:val="left"/>
      <w:pPr>
        <w:ind w:left="2074" w:hanging="360"/>
      </w:pPr>
      <w:rPr>
        <w:rFonts w:hint="default"/>
      </w:rPr>
    </w:lvl>
    <w:lvl w:ilvl="4" w:tplc="0FE632CA">
      <w:numFmt w:val="bullet"/>
      <w:lvlText w:val="•"/>
      <w:lvlJc w:val="left"/>
      <w:pPr>
        <w:ind w:left="2566" w:hanging="360"/>
      </w:pPr>
      <w:rPr>
        <w:rFonts w:hint="default"/>
      </w:rPr>
    </w:lvl>
    <w:lvl w:ilvl="5" w:tplc="BB0A0228">
      <w:numFmt w:val="bullet"/>
      <w:lvlText w:val="•"/>
      <w:lvlJc w:val="left"/>
      <w:pPr>
        <w:ind w:left="3057" w:hanging="360"/>
      </w:pPr>
      <w:rPr>
        <w:rFonts w:hint="default"/>
      </w:rPr>
    </w:lvl>
    <w:lvl w:ilvl="6" w:tplc="276A7DCC">
      <w:numFmt w:val="bullet"/>
      <w:lvlText w:val="•"/>
      <w:lvlJc w:val="left"/>
      <w:pPr>
        <w:ind w:left="3549" w:hanging="360"/>
      </w:pPr>
      <w:rPr>
        <w:rFonts w:hint="default"/>
      </w:rPr>
    </w:lvl>
    <w:lvl w:ilvl="7" w:tplc="6C462860">
      <w:numFmt w:val="bullet"/>
      <w:lvlText w:val="•"/>
      <w:lvlJc w:val="left"/>
      <w:pPr>
        <w:ind w:left="4040" w:hanging="360"/>
      </w:pPr>
      <w:rPr>
        <w:rFonts w:hint="default"/>
      </w:rPr>
    </w:lvl>
    <w:lvl w:ilvl="8" w:tplc="63E23C5C">
      <w:numFmt w:val="bullet"/>
      <w:lvlText w:val="•"/>
      <w:lvlJc w:val="left"/>
      <w:pPr>
        <w:ind w:left="4532" w:hanging="360"/>
      </w:pPr>
      <w:rPr>
        <w:rFonts w:hint="default"/>
      </w:rPr>
    </w:lvl>
  </w:abstractNum>
  <w:abstractNum w:abstractNumId="55" w15:restartNumberingAfterBreak="0">
    <w:nsid w:val="1D515E9B"/>
    <w:multiLevelType w:val="hybridMultilevel"/>
    <w:tmpl w:val="319810E8"/>
    <w:lvl w:ilvl="0" w:tplc="07B2B030">
      <w:start w:val="1"/>
      <w:numFmt w:val="decimal"/>
      <w:lvlText w:val="%1."/>
      <w:lvlJc w:val="left"/>
      <w:pPr>
        <w:ind w:left="2020" w:hanging="360"/>
        <w:jc w:val="right"/>
      </w:pPr>
      <w:rPr>
        <w:rFonts w:ascii="Arial" w:eastAsia="Arial" w:hAnsi="Arial" w:cs="Arial" w:hint="default"/>
        <w:b/>
        <w:bCs/>
        <w:spacing w:val="-78"/>
        <w:w w:val="85"/>
        <w:sz w:val="18"/>
        <w:szCs w:val="18"/>
      </w:rPr>
    </w:lvl>
    <w:lvl w:ilvl="1" w:tplc="AE684E54">
      <w:numFmt w:val="bullet"/>
      <w:lvlText w:val="•"/>
      <w:lvlJc w:val="left"/>
      <w:pPr>
        <w:ind w:left="2826" w:hanging="360"/>
      </w:pPr>
      <w:rPr>
        <w:rFonts w:hint="default"/>
      </w:rPr>
    </w:lvl>
    <w:lvl w:ilvl="2" w:tplc="69AC5378">
      <w:numFmt w:val="bullet"/>
      <w:lvlText w:val="•"/>
      <w:lvlJc w:val="left"/>
      <w:pPr>
        <w:ind w:left="3632" w:hanging="360"/>
      </w:pPr>
      <w:rPr>
        <w:rFonts w:hint="default"/>
      </w:rPr>
    </w:lvl>
    <w:lvl w:ilvl="3" w:tplc="8D7EAC8C">
      <w:numFmt w:val="bullet"/>
      <w:lvlText w:val="•"/>
      <w:lvlJc w:val="left"/>
      <w:pPr>
        <w:ind w:left="4438" w:hanging="360"/>
      </w:pPr>
      <w:rPr>
        <w:rFonts w:hint="default"/>
      </w:rPr>
    </w:lvl>
    <w:lvl w:ilvl="4" w:tplc="05201022">
      <w:numFmt w:val="bullet"/>
      <w:lvlText w:val="•"/>
      <w:lvlJc w:val="left"/>
      <w:pPr>
        <w:ind w:left="5244" w:hanging="360"/>
      </w:pPr>
      <w:rPr>
        <w:rFonts w:hint="default"/>
      </w:rPr>
    </w:lvl>
    <w:lvl w:ilvl="5" w:tplc="6B1CAC2A">
      <w:numFmt w:val="bullet"/>
      <w:lvlText w:val="•"/>
      <w:lvlJc w:val="left"/>
      <w:pPr>
        <w:ind w:left="6050" w:hanging="360"/>
      </w:pPr>
      <w:rPr>
        <w:rFonts w:hint="default"/>
      </w:rPr>
    </w:lvl>
    <w:lvl w:ilvl="6" w:tplc="6450B208">
      <w:numFmt w:val="bullet"/>
      <w:lvlText w:val="•"/>
      <w:lvlJc w:val="left"/>
      <w:pPr>
        <w:ind w:left="6856" w:hanging="360"/>
      </w:pPr>
      <w:rPr>
        <w:rFonts w:hint="default"/>
      </w:rPr>
    </w:lvl>
    <w:lvl w:ilvl="7" w:tplc="71880A2A">
      <w:numFmt w:val="bullet"/>
      <w:lvlText w:val="•"/>
      <w:lvlJc w:val="left"/>
      <w:pPr>
        <w:ind w:left="7662" w:hanging="360"/>
      </w:pPr>
      <w:rPr>
        <w:rFonts w:hint="default"/>
      </w:rPr>
    </w:lvl>
    <w:lvl w:ilvl="8" w:tplc="70BC79AA">
      <w:numFmt w:val="bullet"/>
      <w:lvlText w:val="•"/>
      <w:lvlJc w:val="left"/>
      <w:pPr>
        <w:ind w:left="8468" w:hanging="360"/>
      </w:pPr>
      <w:rPr>
        <w:rFonts w:hint="default"/>
      </w:rPr>
    </w:lvl>
  </w:abstractNum>
  <w:abstractNum w:abstractNumId="56" w15:restartNumberingAfterBreak="0">
    <w:nsid w:val="1D712ECE"/>
    <w:multiLevelType w:val="hybridMultilevel"/>
    <w:tmpl w:val="B1C2CFDC"/>
    <w:lvl w:ilvl="0" w:tplc="B40498E0">
      <w:start w:val="1"/>
      <w:numFmt w:val="decimal"/>
      <w:lvlText w:val="%1."/>
      <w:lvlJc w:val="left"/>
      <w:pPr>
        <w:ind w:left="2020" w:hanging="360"/>
        <w:jc w:val="right"/>
      </w:pPr>
      <w:rPr>
        <w:rFonts w:ascii="Arial" w:eastAsia="Arial" w:hAnsi="Arial" w:cs="Arial" w:hint="default"/>
        <w:b/>
        <w:bCs/>
        <w:spacing w:val="-10"/>
        <w:w w:val="99"/>
        <w:sz w:val="18"/>
        <w:szCs w:val="18"/>
      </w:rPr>
    </w:lvl>
    <w:lvl w:ilvl="1" w:tplc="5C5252C4">
      <w:numFmt w:val="bullet"/>
      <w:lvlText w:val="•"/>
      <w:lvlJc w:val="left"/>
      <w:pPr>
        <w:ind w:left="2826" w:hanging="360"/>
      </w:pPr>
      <w:rPr>
        <w:rFonts w:hint="default"/>
      </w:rPr>
    </w:lvl>
    <w:lvl w:ilvl="2" w:tplc="817609F0">
      <w:numFmt w:val="bullet"/>
      <w:lvlText w:val="•"/>
      <w:lvlJc w:val="left"/>
      <w:pPr>
        <w:ind w:left="3632" w:hanging="360"/>
      </w:pPr>
      <w:rPr>
        <w:rFonts w:hint="default"/>
      </w:rPr>
    </w:lvl>
    <w:lvl w:ilvl="3" w:tplc="9DCE922A">
      <w:numFmt w:val="bullet"/>
      <w:lvlText w:val="•"/>
      <w:lvlJc w:val="left"/>
      <w:pPr>
        <w:ind w:left="4438" w:hanging="360"/>
      </w:pPr>
      <w:rPr>
        <w:rFonts w:hint="default"/>
      </w:rPr>
    </w:lvl>
    <w:lvl w:ilvl="4" w:tplc="B7CCB4D0">
      <w:numFmt w:val="bullet"/>
      <w:lvlText w:val="•"/>
      <w:lvlJc w:val="left"/>
      <w:pPr>
        <w:ind w:left="5244" w:hanging="360"/>
      </w:pPr>
      <w:rPr>
        <w:rFonts w:hint="default"/>
      </w:rPr>
    </w:lvl>
    <w:lvl w:ilvl="5" w:tplc="FCF632D6">
      <w:numFmt w:val="bullet"/>
      <w:lvlText w:val="•"/>
      <w:lvlJc w:val="left"/>
      <w:pPr>
        <w:ind w:left="6050" w:hanging="360"/>
      </w:pPr>
      <w:rPr>
        <w:rFonts w:hint="default"/>
      </w:rPr>
    </w:lvl>
    <w:lvl w:ilvl="6" w:tplc="9E2C8D8E">
      <w:numFmt w:val="bullet"/>
      <w:lvlText w:val="•"/>
      <w:lvlJc w:val="left"/>
      <w:pPr>
        <w:ind w:left="6856" w:hanging="360"/>
      </w:pPr>
      <w:rPr>
        <w:rFonts w:hint="default"/>
      </w:rPr>
    </w:lvl>
    <w:lvl w:ilvl="7" w:tplc="F4446B04">
      <w:numFmt w:val="bullet"/>
      <w:lvlText w:val="•"/>
      <w:lvlJc w:val="left"/>
      <w:pPr>
        <w:ind w:left="7662" w:hanging="360"/>
      </w:pPr>
      <w:rPr>
        <w:rFonts w:hint="default"/>
      </w:rPr>
    </w:lvl>
    <w:lvl w:ilvl="8" w:tplc="1A382DB4">
      <w:numFmt w:val="bullet"/>
      <w:lvlText w:val="•"/>
      <w:lvlJc w:val="left"/>
      <w:pPr>
        <w:ind w:left="8468" w:hanging="360"/>
      </w:pPr>
      <w:rPr>
        <w:rFonts w:hint="default"/>
      </w:rPr>
    </w:lvl>
  </w:abstractNum>
  <w:abstractNum w:abstractNumId="57" w15:restartNumberingAfterBreak="0">
    <w:nsid w:val="21144390"/>
    <w:multiLevelType w:val="hybridMultilevel"/>
    <w:tmpl w:val="52088F6E"/>
    <w:lvl w:ilvl="0" w:tplc="0CF46F8C">
      <w:start w:val="1"/>
      <w:numFmt w:val="decimal"/>
      <w:lvlText w:val="%1."/>
      <w:lvlJc w:val="left"/>
      <w:pPr>
        <w:ind w:left="2620" w:hanging="360"/>
        <w:jc w:val="right"/>
      </w:pPr>
      <w:rPr>
        <w:rFonts w:ascii="Arial" w:eastAsia="Arial" w:hAnsi="Arial" w:cs="Arial" w:hint="default"/>
        <w:b/>
        <w:bCs/>
        <w:spacing w:val="-10"/>
        <w:w w:val="85"/>
        <w:sz w:val="18"/>
        <w:szCs w:val="18"/>
      </w:rPr>
    </w:lvl>
    <w:lvl w:ilvl="1" w:tplc="A858E3C6">
      <w:start w:val="1"/>
      <w:numFmt w:val="decimal"/>
      <w:lvlText w:val="%2."/>
      <w:lvlJc w:val="left"/>
      <w:pPr>
        <w:ind w:left="2620" w:hanging="360"/>
      </w:pPr>
      <w:rPr>
        <w:rFonts w:ascii="Arial" w:eastAsia="Arial" w:hAnsi="Arial" w:cs="Arial" w:hint="default"/>
        <w:b/>
        <w:bCs/>
        <w:spacing w:val="-10"/>
        <w:w w:val="85"/>
        <w:sz w:val="18"/>
        <w:szCs w:val="18"/>
      </w:rPr>
    </w:lvl>
    <w:lvl w:ilvl="2" w:tplc="D60E8FFA">
      <w:numFmt w:val="bullet"/>
      <w:lvlText w:val="•"/>
      <w:lvlJc w:val="left"/>
      <w:pPr>
        <w:ind w:left="4112" w:hanging="360"/>
      </w:pPr>
      <w:rPr>
        <w:rFonts w:hint="default"/>
      </w:rPr>
    </w:lvl>
    <w:lvl w:ilvl="3" w:tplc="E83AA9D6">
      <w:numFmt w:val="bullet"/>
      <w:lvlText w:val="•"/>
      <w:lvlJc w:val="left"/>
      <w:pPr>
        <w:ind w:left="4858" w:hanging="360"/>
      </w:pPr>
      <w:rPr>
        <w:rFonts w:hint="default"/>
      </w:rPr>
    </w:lvl>
    <w:lvl w:ilvl="4" w:tplc="E7AAEC62">
      <w:numFmt w:val="bullet"/>
      <w:lvlText w:val="•"/>
      <w:lvlJc w:val="left"/>
      <w:pPr>
        <w:ind w:left="5604" w:hanging="360"/>
      </w:pPr>
      <w:rPr>
        <w:rFonts w:hint="default"/>
      </w:rPr>
    </w:lvl>
    <w:lvl w:ilvl="5" w:tplc="0260908C">
      <w:numFmt w:val="bullet"/>
      <w:lvlText w:val="•"/>
      <w:lvlJc w:val="left"/>
      <w:pPr>
        <w:ind w:left="6350" w:hanging="360"/>
      </w:pPr>
      <w:rPr>
        <w:rFonts w:hint="default"/>
      </w:rPr>
    </w:lvl>
    <w:lvl w:ilvl="6" w:tplc="BB6A65E0">
      <w:numFmt w:val="bullet"/>
      <w:lvlText w:val="•"/>
      <w:lvlJc w:val="left"/>
      <w:pPr>
        <w:ind w:left="7096" w:hanging="360"/>
      </w:pPr>
      <w:rPr>
        <w:rFonts w:hint="default"/>
      </w:rPr>
    </w:lvl>
    <w:lvl w:ilvl="7" w:tplc="B32AFFE2">
      <w:numFmt w:val="bullet"/>
      <w:lvlText w:val="•"/>
      <w:lvlJc w:val="left"/>
      <w:pPr>
        <w:ind w:left="7842" w:hanging="360"/>
      </w:pPr>
      <w:rPr>
        <w:rFonts w:hint="default"/>
      </w:rPr>
    </w:lvl>
    <w:lvl w:ilvl="8" w:tplc="2A102316">
      <w:numFmt w:val="bullet"/>
      <w:lvlText w:val="•"/>
      <w:lvlJc w:val="left"/>
      <w:pPr>
        <w:ind w:left="8588" w:hanging="360"/>
      </w:pPr>
      <w:rPr>
        <w:rFonts w:hint="default"/>
      </w:rPr>
    </w:lvl>
  </w:abstractNum>
  <w:abstractNum w:abstractNumId="58" w15:restartNumberingAfterBreak="0">
    <w:nsid w:val="220676D1"/>
    <w:multiLevelType w:val="hybridMultilevel"/>
    <w:tmpl w:val="025A7BCA"/>
    <w:lvl w:ilvl="0" w:tplc="616CD76A">
      <w:numFmt w:val="bullet"/>
      <w:lvlText w:val="–"/>
      <w:lvlJc w:val="left"/>
      <w:pPr>
        <w:ind w:left="2380" w:hanging="360"/>
      </w:pPr>
      <w:rPr>
        <w:rFonts w:ascii="Book Antiqua" w:eastAsia="Book Antiqua" w:hAnsi="Book Antiqua" w:cs="Book Antiqua" w:hint="default"/>
        <w:b/>
        <w:bCs/>
        <w:w w:val="99"/>
        <w:sz w:val="20"/>
        <w:szCs w:val="20"/>
      </w:rPr>
    </w:lvl>
    <w:lvl w:ilvl="1" w:tplc="9E34AE2A">
      <w:numFmt w:val="bullet"/>
      <w:lvlText w:val="•"/>
      <w:lvlJc w:val="left"/>
      <w:pPr>
        <w:ind w:left="3150" w:hanging="360"/>
      </w:pPr>
      <w:rPr>
        <w:rFonts w:hint="default"/>
      </w:rPr>
    </w:lvl>
    <w:lvl w:ilvl="2" w:tplc="F35808D4">
      <w:numFmt w:val="bullet"/>
      <w:lvlText w:val="•"/>
      <w:lvlJc w:val="left"/>
      <w:pPr>
        <w:ind w:left="3920" w:hanging="360"/>
      </w:pPr>
      <w:rPr>
        <w:rFonts w:hint="default"/>
      </w:rPr>
    </w:lvl>
    <w:lvl w:ilvl="3" w:tplc="1B3E9F10">
      <w:numFmt w:val="bullet"/>
      <w:lvlText w:val="•"/>
      <w:lvlJc w:val="left"/>
      <w:pPr>
        <w:ind w:left="4690" w:hanging="360"/>
      </w:pPr>
      <w:rPr>
        <w:rFonts w:hint="default"/>
      </w:rPr>
    </w:lvl>
    <w:lvl w:ilvl="4" w:tplc="C0C25E38">
      <w:numFmt w:val="bullet"/>
      <w:lvlText w:val="•"/>
      <w:lvlJc w:val="left"/>
      <w:pPr>
        <w:ind w:left="5460" w:hanging="360"/>
      </w:pPr>
      <w:rPr>
        <w:rFonts w:hint="default"/>
      </w:rPr>
    </w:lvl>
    <w:lvl w:ilvl="5" w:tplc="129A0FD0">
      <w:numFmt w:val="bullet"/>
      <w:lvlText w:val="•"/>
      <w:lvlJc w:val="left"/>
      <w:pPr>
        <w:ind w:left="6230" w:hanging="360"/>
      </w:pPr>
      <w:rPr>
        <w:rFonts w:hint="default"/>
      </w:rPr>
    </w:lvl>
    <w:lvl w:ilvl="6" w:tplc="E4204AC8">
      <w:numFmt w:val="bullet"/>
      <w:lvlText w:val="•"/>
      <w:lvlJc w:val="left"/>
      <w:pPr>
        <w:ind w:left="7000" w:hanging="360"/>
      </w:pPr>
      <w:rPr>
        <w:rFonts w:hint="default"/>
      </w:rPr>
    </w:lvl>
    <w:lvl w:ilvl="7" w:tplc="35F4594E">
      <w:numFmt w:val="bullet"/>
      <w:lvlText w:val="•"/>
      <w:lvlJc w:val="left"/>
      <w:pPr>
        <w:ind w:left="7770" w:hanging="360"/>
      </w:pPr>
      <w:rPr>
        <w:rFonts w:hint="default"/>
      </w:rPr>
    </w:lvl>
    <w:lvl w:ilvl="8" w:tplc="A042B32E">
      <w:numFmt w:val="bullet"/>
      <w:lvlText w:val="•"/>
      <w:lvlJc w:val="left"/>
      <w:pPr>
        <w:ind w:left="8540" w:hanging="360"/>
      </w:pPr>
      <w:rPr>
        <w:rFonts w:hint="default"/>
      </w:rPr>
    </w:lvl>
  </w:abstractNum>
  <w:abstractNum w:abstractNumId="59" w15:restartNumberingAfterBreak="0">
    <w:nsid w:val="220B434C"/>
    <w:multiLevelType w:val="hybridMultilevel"/>
    <w:tmpl w:val="F5B492F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2238738E"/>
    <w:multiLevelType w:val="hybridMultilevel"/>
    <w:tmpl w:val="4F5E27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229C7B8F"/>
    <w:multiLevelType w:val="hybridMultilevel"/>
    <w:tmpl w:val="DC567D06"/>
    <w:lvl w:ilvl="0" w:tplc="D55A76BA">
      <w:start w:val="1"/>
      <w:numFmt w:val="decimal"/>
      <w:lvlText w:val="%1."/>
      <w:lvlJc w:val="left"/>
      <w:pPr>
        <w:ind w:left="2020" w:hanging="360"/>
      </w:pPr>
      <w:rPr>
        <w:rFonts w:ascii="Arial" w:eastAsia="Arial" w:hAnsi="Arial" w:cs="Arial" w:hint="default"/>
        <w:b/>
        <w:bCs/>
        <w:spacing w:val="-10"/>
        <w:w w:val="85"/>
        <w:sz w:val="18"/>
        <w:szCs w:val="18"/>
      </w:rPr>
    </w:lvl>
    <w:lvl w:ilvl="1" w:tplc="4CC45434">
      <w:numFmt w:val="bullet"/>
      <w:lvlText w:val="•"/>
      <w:lvlJc w:val="left"/>
      <w:pPr>
        <w:ind w:left="2826" w:hanging="360"/>
      </w:pPr>
      <w:rPr>
        <w:rFonts w:hint="default"/>
      </w:rPr>
    </w:lvl>
    <w:lvl w:ilvl="2" w:tplc="C472CF3E">
      <w:numFmt w:val="bullet"/>
      <w:lvlText w:val="•"/>
      <w:lvlJc w:val="left"/>
      <w:pPr>
        <w:ind w:left="3632" w:hanging="360"/>
      </w:pPr>
      <w:rPr>
        <w:rFonts w:hint="default"/>
      </w:rPr>
    </w:lvl>
    <w:lvl w:ilvl="3" w:tplc="163C441C">
      <w:numFmt w:val="bullet"/>
      <w:lvlText w:val="•"/>
      <w:lvlJc w:val="left"/>
      <w:pPr>
        <w:ind w:left="4438" w:hanging="360"/>
      </w:pPr>
      <w:rPr>
        <w:rFonts w:hint="default"/>
      </w:rPr>
    </w:lvl>
    <w:lvl w:ilvl="4" w:tplc="3E0CD008">
      <w:numFmt w:val="bullet"/>
      <w:lvlText w:val="•"/>
      <w:lvlJc w:val="left"/>
      <w:pPr>
        <w:ind w:left="5244" w:hanging="360"/>
      </w:pPr>
      <w:rPr>
        <w:rFonts w:hint="default"/>
      </w:rPr>
    </w:lvl>
    <w:lvl w:ilvl="5" w:tplc="47A4EB0A">
      <w:numFmt w:val="bullet"/>
      <w:lvlText w:val="•"/>
      <w:lvlJc w:val="left"/>
      <w:pPr>
        <w:ind w:left="6050" w:hanging="360"/>
      </w:pPr>
      <w:rPr>
        <w:rFonts w:hint="default"/>
      </w:rPr>
    </w:lvl>
    <w:lvl w:ilvl="6" w:tplc="9D1252F6">
      <w:numFmt w:val="bullet"/>
      <w:lvlText w:val="•"/>
      <w:lvlJc w:val="left"/>
      <w:pPr>
        <w:ind w:left="6856" w:hanging="360"/>
      </w:pPr>
      <w:rPr>
        <w:rFonts w:hint="default"/>
      </w:rPr>
    </w:lvl>
    <w:lvl w:ilvl="7" w:tplc="304AE556">
      <w:numFmt w:val="bullet"/>
      <w:lvlText w:val="•"/>
      <w:lvlJc w:val="left"/>
      <w:pPr>
        <w:ind w:left="7662" w:hanging="360"/>
      </w:pPr>
      <w:rPr>
        <w:rFonts w:hint="default"/>
      </w:rPr>
    </w:lvl>
    <w:lvl w:ilvl="8" w:tplc="C1882120">
      <w:numFmt w:val="bullet"/>
      <w:lvlText w:val="•"/>
      <w:lvlJc w:val="left"/>
      <w:pPr>
        <w:ind w:left="8468" w:hanging="360"/>
      </w:pPr>
      <w:rPr>
        <w:rFonts w:hint="default"/>
      </w:rPr>
    </w:lvl>
  </w:abstractNum>
  <w:abstractNum w:abstractNumId="62" w15:restartNumberingAfterBreak="0">
    <w:nsid w:val="22EF5EAF"/>
    <w:multiLevelType w:val="hybridMultilevel"/>
    <w:tmpl w:val="FE3258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2F30273"/>
    <w:multiLevelType w:val="hybridMultilevel"/>
    <w:tmpl w:val="6E6EDE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3467B73"/>
    <w:multiLevelType w:val="hybridMultilevel"/>
    <w:tmpl w:val="63202622"/>
    <w:lvl w:ilvl="0" w:tplc="53E83E94">
      <w:numFmt w:val="bullet"/>
      <w:lvlText w:val="■"/>
      <w:lvlJc w:val="left"/>
      <w:pPr>
        <w:ind w:left="2620" w:hanging="360"/>
      </w:pPr>
      <w:rPr>
        <w:rFonts w:ascii="MS UI Gothic" w:eastAsia="MS UI Gothic" w:hAnsi="MS UI Gothic" w:cs="MS UI Gothic" w:hint="default"/>
        <w:w w:val="75"/>
        <w:sz w:val="10"/>
        <w:szCs w:val="10"/>
      </w:rPr>
    </w:lvl>
    <w:lvl w:ilvl="1" w:tplc="33FE25AA">
      <w:numFmt w:val="bullet"/>
      <w:lvlText w:val="■"/>
      <w:lvlJc w:val="left"/>
      <w:pPr>
        <w:ind w:left="2740" w:hanging="360"/>
      </w:pPr>
      <w:rPr>
        <w:rFonts w:ascii="MS UI Gothic" w:eastAsia="MS UI Gothic" w:hAnsi="MS UI Gothic" w:cs="MS UI Gothic" w:hint="default"/>
        <w:w w:val="75"/>
        <w:sz w:val="10"/>
        <w:szCs w:val="10"/>
      </w:rPr>
    </w:lvl>
    <w:lvl w:ilvl="2" w:tplc="34AAC91C">
      <w:numFmt w:val="bullet"/>
      <w:lvlText w:val="•"/>
      <w:lvlJc w:val="left"/>
      <w:pPr>
        <w:ind w:left="3555" w:hanging="360"/>
      </w:pPr>
      <w:rPr>
        <w:rFonts w:hint="default"/>
      </w:rPr>
    </w:lvl>
    <w:lvl w:ilvl="3" w:tplc="EB385152">
      <w:numFmt w:val="bullet"/>
      <w:lvlText w:val="•"/>
      <w:lvlJc w:val="left"/>
      <w:pPr>
        <w:ind w:left="4371" w:hanging="360"/>
      </w:pPr>
      <w:rPr>
        <w:rFonts w:hint="default"/>
      </w:rPr>
    </w:lvl>
    <w:lvl w:ilvl="4" w:tplc="4C0E3624">
      <w:numFmt w:val="bullet"/>
      <w:lvlText w:val="•"/>
      <w:lvlJc w:val="left"/>
      <w:pPr>
        <w:ind w:left="5186" w:hanging="360"/>
      </w:pPr>
      <w:rPr>
        <w:rFonts w:hint="default"/>
      </w:rPr>
    </w:lvl>
    <w:lvl w:ilvl="5" w:tplc="65806584">
      <w:numFmt w:val="bullet"/>
      <w:lvlText w:val="•"/>
      <w:lvlJc w:val="left"/>
      <w:pPr>
        <w:ind w:left="6002" w:hanging="360"/>
      </w:pPr>
      <w:rPr>
        <w:rFonts w:hint="default"/>
      </w:rPr>
    </w:lvl>
    <w:lvl w:ilvl="6" w:tplc="FB48811C">
      <w:numFmt w:val="bullet"/>
      <w:lvlText w:val="•"/>
      <w:lvlJc w:val="left"/>
      <w:pPr>
        <w:ind w:left="6817" w:hanging="360"/>
      </w:pPr>
      <w:rPr>
        <w:rFonts w:hint="default"/>
      </w:rPr>
    </w:lvl>
    <w:lvl w:ilvl="7" w:tplc="7DACC2EC">
      <w:numFmt w:val="bullet"/>
      <w:lvlText w:val="•"/>
      <w:lvlJc w:val="left"/>
      <w:pPr>
        <w:ind w:left="7633" w:hanging="360"/>
      </w:pPr>
      <w:rPr>
        <w:rFonts w:hint="default"/>
      </w:rPr>
    </w:lvl>
    <w:lvl w:ilvl="8" w:tplc="84F8A7F4">
      <w:numFmt w:val="bullet"/>
      <w:lvlText w:val="•"/>
      <w:lvlJc w:val="left"/>
      <w:pPr>
        <w:ind w:left="8448" w:hanging="360"/>
      </w:pPr>
      <w:rPr>
        <w:rFonts w:hint="default"/>
      </w:rPr>
    </w:lvl>
  </w:abstractNum>
  <w:abstractNum w:abstractNumId="65" w15:restartNumberingAfterBreak="0">
    <w:nsid w:val="2391199B"/>
    <w:multiLevelType w:val="hybridMultilevel"/>
    <w:tmpl w:val="076E62B0"/>
    <w:lvl w:ilvl="0" w:tplc="82F438AE">
      <w:start w:val="1"/>
      <w:numFmt w:val="decimal"/>
      <w:lvlText w:val="%1."/>
      <w:lvlJc w:val="left"/>
      <w:pPr>
        <w:ind w:left="2020" w:hanging="360"/>
      </w:pPr>
      <w:rPr>
        <w:rFonts w:ascii="Arial" w:eastAsia="Arial" w:hAnsi="Arial" w:cs="Arial" w:hint="default"/>
        <w:b/>
        <w:bCs/>
        <w:spacing w:val="-78"/>
        <w:w w:val="85"/>
        <w:sz w:val="18"/>
        <w:szCs w:val="18"/>
      </w:rPr>
    </w:lvl>
    <w:lvl w:ilvl="1" w:tplc="E3C2153E">
      <w:numFmt w:val="bullet"/>
      <w:lvlText w:val="■"/>
      <w:lvlJc w:val="left"/>
      <w:pPr>
        <w:ind w:left="2620" w:hanging="360"/>
      </w:pPr>
      <w:rPr>
        <w:rFonts w:ascii="MS UI Gothic" w:eastAsia="MS UI Gothic" w:hAnsi="MS UI Gothic" w:cs="MS UI Gothic" w:hint="default"/>
        <w:w w:val="75"/>
        <w:sz w:val="10"/>
        <w:szCs w:val="10"/>
      </w:rPr>
    </w:lvl>
    <w:lvl w:ilvl="2" w:tplc="3C24823C">
      <w:numFmt w:val="bullet"/>
      <w:lvlText w:val="•"/>
      <w:lvlJc w:val="left"/>
      <w:pPr>
        <w:ind w:left="3448" w:hanging="360"/>
      </w:pPr>
      <w:rPr>
        <w:rFonts w:hint="default"/>
      </w:rPr>
    </w:lvl>
    <w:lvl w:ilvl="3" w:tplc="B8C627DC">
      <w:numFmt w:val="bullet"/>
      <w:lvlText w:val="•"/>
      <w:lvlJc w:val="left"/>
      <w:pPr>
        <w:ind w:left="4277" w:hanging="360"/>
      </w:pPr>
      <w:rPr>
        <w:rFonts w:hint="default"/>
      </w:rPr>
    </w:lvl>
    <w:lvl w:ilvl="4" w:tplc="A2228C42">
      <w:numFmt w:val="bullet"/>
      <w:lvlText w:val="•"/>
      <w:lvlJc w:val="left"/>
      <w:pPr>
        <w:ind w:left="5106" w:hanging="360"/>
      </w:pPr>
      <w:rPr>
        <w:rFonts w:hint="default"/>
      </w:rPr>
    </w:lvl>
    <w:lvl w:ilvl="5" w:tplc="431012D2">
      <w:numFmt w:val="bullet"/>
      <w:lvlText w:val="•"/>
      <w:lvlJc w:val="left"/>
      <w:pPr>
        <w:ind w:left="5935" w:hanging="360"/>
      </w:pPr>
      <w:rPr>
        <w:rFonts w:hint="default"/>
      </w:rPr>
    </w:lvl>
    <w:lvl w:ilvl="6" w:tplc="46C0C5E6">
      <w:numFmt w:val="bullet"/>
      <w:lvlText w:val="•"/>
      <w:lvlJc w:val="left"/>
      <w:pPr>
        <w:ind w:left="6764" w:hanging="360"/>
      </w:pPr>
      <w:rPr>
        <w:rFonts w:hint="default"/>
      </w:rPr>
    </w:lvl>
    <w:lvl w:ilvl="7" w:tplc="97DA338C">
      <w:numFmt w:val="bullet"/>
      <w:lvlText w:val="•"/>
      <w:lvlJc w:val="left"/>
      <w:pPr>
        <w:ind w:left="7593" w:hanging="360"/>
      </w:pPr>
      <w:rPr>
        <w:rFonts w:hint="default"/>
      </w:rPr>
    </w:lvl>
    <w:lvl w:ilvl="8" w:tplc="040A5E32">
      <w:numFmt w:val="bullet"/>
      <w:lvlText w:val="•"/>
      <w:lvlJc w:val="left"/>
      <w:pPr>
        <w:ind w:left="8422" w:hanging="360"/>
      </w:pPr>
      <w:rPr>
        <w:rFonts w:hint="default"/>
      </w:rPr>
    </w:lvl>
  </w:abstractNum>
  <w:abstractNum w:abstractNumId="66" w15:restartNumberingAfterBreak="0">
    <w:nsid w:val="24CE203A"/>
    <w:multiLevelType w:val="hybridMultilevel"/>
    <w:tmpl w:val="2522D928"/>
    <w:lvl w:ilvl="0" w:tplc="76147EAA">
      <w:start w:val="1"/>
      <w:numFmt w:val="decimal"/>
      <w:lvlText w:val="%1."/>
      <w:lvlJc w:val="left"/>
      <w:pPr>
        <w:ind w:left="2620" w:hanging="360"/>
        <w:jc w:val="right"/>
      </w:pPr>
      <w:rPr>
        <w:rFonts w:ascii="Arial" w:eastAsia="Arial" w:hAnsi="Arial" w:cs="Arial" w:hint="default"/>
        <w:b/>
        <w:bCs/>
        <w:spacing w:val="-77"/>
        <w:w w:val="85"/>
        <w:sz w:val="18"/>
        <w:szCs w:val="18"/>
      </w:rPr>
    </w:lvl>
    <w:lvl w:ilvl="1" w:tplc="C51C6D24">
      <w:numFmt w:val="bullet"/>
      <w:lvlText w:val="•"/>
      <w:lvlJc w:val="left"/>
      <w:pPr>
        <w:ind w:left="3366" w:hanging="360"/>
      </w:pPr>
      <w:rPr>
        <w:rFonts w:hint="default"/>
      </w:rPr>
    </w:lvl>
    <w:lvl w:ilvl="2" w:tplc="64E290EA">
      <w:numFmt w:val="bullet"/>
      <w:lvlText w:val="•"/>
      <w:lvlJc w:val="left"/>
      <w:pPr>
        <w:ind w:left="4112" w:hanging="360"/>
      </w:pPr>
      <w:rPr>
        <w:rFonts w:hint="default"/>
      </w:rPr>
    </w:lvl>
    <w:lvl w:ilvl="3" w:tplc="CE2034D4">
      <w:numFmt w:val="bullet"/>
      <w:lvlText w:val="•"/>
      <w:lvlJc w:val="left"/>
      <w:pPr>
        <w:ind w:left="4858" w:hanging="360"/>
      </w:pPr>
      <w:rPr>
        <w:rFonts w:hint="default"/>
      </w:rPr>
    </w:lvl>
    <w:lvl w:ilvl="4" w:tplc="13A03D3C">
      <w:numFmt w:val="bullet"/>
      <w:lvlText w:val="•"/>
      <w:lvlJc w:val="left"/>
      <w:pPr>
        <w:ind w:left="5604" w:hanging="360"/>
      </w:pPr>
      <w:rPr>
        <w:rFonts w:hint="default"/>
      </w:rPr>
    </w:lvl>
    <w:lvl w:ilvl="5" w:tplc="94003F9C">
      <w:numFmt w:val="bullet"/>
      <w:lvlText w:val="•"/>
      <w:lvlJc w:val="left"/>
      <w:pPr>
        <w:ind w:left="6350" w:hanging="360"/>
      </w:pPr>
      <w:rPr>
        <w:rFonts w:hint="default"/>
      </w:rPr>
    </w:lvl>
    <w:lvl w:ilvl="6" w:tplc="B1B63678">
      <w:numFmt w:val="bullet"/>
      <w:lvlText w:val="•"/>
      <w:lvlJc w:val="left"/>
      <w:pPr>
        <w:ind w:left="7096" w:hanging="360"/>
      </w:pPr>
      <w:rPr>
        <w:rFonts w:hint="default"/>
      </w:rPr>
    </w:lvl>
    <w:lvl w:ilvl="7" w:tplc="1506F5A4">
      <w:numFmt w:val="bullet"/>
      <w:lvlText w:val="•"/>
      <w:lvlJc w:val="left"/>
      <w:pPr>
        <w:ind w:left="7842" w:hanging="360"/>
      </w:pPr>
      <w:rPr>
        <w:rFonts w:hint="default"/>
      </w:rPr>
    </w:lvl>
    <w:lvl w:ilvl="8" w:tplc="3CCCB7EA">
      <w:numFmt w:val="bullet"/>
      <w:lvlText w:val="•"/>
      <w:lvlJc w:val="left"/>
      <w:pPr>
        <w:ind w:left="8588" w:hanging="360"/>
      </w:pPr>
      <w:rPr>
        <w:rFonts w:hint="default"/>
      </w:rPr>
    </w:lvl>
  </w:abstractNum>
  <w:abstractNum w:abstractNumId="67" w15:restartNumberingAfterBreak="0">
    <w:nsid w:val="24D52FB0"/>
    <w:multiLevelType w:val="hybridMultilevel"/>
    <w:tmpl w:val="75E68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26CD39D1"/>
    <w:multiLevelType w:val="hybridMultilevel"/>
    <w:tmpl w:val="8870D8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280865FC"/>
    <w:multiLevelType w:val="hybridMultilevel"/>
    <w:tmpl w:val="8C62102C"/>
    <w:lvl w:ilvl="0" w:tplc="A4C47176">
      <w:numFmt w:val="bullet"/>
      <w:lvlText w:val="–"/>
      <w:lvlJc w:val="left"/>
      <w:pPr>
        <w:ind w:left="2379" w:hanging="360"/>
      </w:pPr>
      <w:rPr>
        <w:rFonts w:ascii="Book Antiqua" w:eastAsia="Book Antiqua" w:hAnsi="Book Antiqua" w:cs="Book Antiqua" w:hint="default"/>
        <w:b/>
        <w:bCs/>
        <w:w w:val="99"/>
        <w:sz w:val="20"/>
        <w:szCs w:val="20"/>
      </w:rPr>
    </w:lvl>
    <w:lvl w:ilvl="1" w:tplc="2C8C8370">
      <w:numFmt w:val="bullet"/>
      <w:lvlText w:val="•"/>
      <w:lvlJc w:val="left"/>
      <w:pPr>
        <w:ind w:left="2980" w:hanging="360"/>
      </w:pPr>
      <w:rPr>
        <w:rFonts w:hint="default"/>
      </w:rPr>
    </w:lvl>
    <w:lvl w:ilvl="2" w:tplc="018C8F9E">
      <w:numFmt w:val="bullet"/>
      <w:lvlText w:val="•"/>
      <w:lvlJc w:val="left"/>
      <w:pPr>
        <w:ind w:left="3768" w:hanging="360"/>
      </w:pPr>
      <w:rPr>
        <w:rFonts w:hint="default"/>
      </w:rPr>
    </w:lvl>
    <w:lvl w:ilvl="3" w:tplc="1D3E420A">
      <w:numFmt w:val="bullet"/>
      <w:lvlText w:val="•"/>
      <w:lvlJc w:val="left"/>
      <w:pPr>
        <w:ind w:left="4557" w:hanging="360"/>
      </w:pPr>
      <w:rPr>
        <w:rFonts w:hint="default"/>
      </w:rPr>
    </w:lvl>
    <w:lvl w:ilvl="4" w:tplc="0FB4B8E0">
      <w:numFmt w:val="bullet"/>
      <w:lvlText w:val="•"/>
      <w:lvlJc w:val="left"/>
      <w:pPr>
        <w:ind w:left="5346" w:hanging="360"/>
      </w:pPr>
      <w:rPr>
        <w:rFonts w:hint="default"/>
      </w:rPr>
    </w:lvl>
    <w:lvl w:ilvl="5" w:tplc="E14815F0">
      <w:numFmt w:val="bullet"/>
      <w:lvlText w:val="•"/>
      <w:lvlJc w:val="left"/>
      <w:pPr>
        <w:ind w:left="6135" w:hanging="360"/>
      </w:pPr>
      <w:rPr>
        <w:rFonts w:hint="default"/>
      </w:rPr>
    </w:lvl>
    <w:lvl w:ilvl="6" w:tplc="DC6EFFA6">
      <w:numFmt w:val="bullet"/>
      <w:lvlText w:val="•"/>
      <w:lvlJc w:val="left"/>
      <w:pPr>
        <w:ind w:left="6924" w:hanging="360"/>
      </w:pPr>
      <w:rPr>
        <w:rFonts w:hint="default"/>
      </w:rPr>
    </w:lvl>
    <w:lvl w:ilvl="7" w:tplc="35623D10">
      <w:numFmt w:val="bullet"/>
      <w:lvlText w:val="•"/>
      <w:lvlJc w:val="left"/>
      <w:pPr>
        <w:ind w:left="7713" w:hanging="360"/>
      </w:pPr>
      <w:rPr>
        <w:rFonts w:hint="default"/>
      </w:rPr>
    </w:lvl>
    <w:lvl w:ilvl="8" w:tplc="DB3081A2">
      <w:numFmt w:val="bullet"/>
      <w:lvlText w:val="•"/>
      <w:lvlJc w:val="left"/>
      <w:pPr>
        <w:ind w:left="8502" w:hanging="360"/>
      </w:pPr>
      <w:rPr>
        <w:rFonts w:hint="default"/>
      </w:rPr>
    </w:lvl>
  </w:abstractNum>
  <w:abstractNum w:abstractNumId="70" w15:restartNumberingAfterBreak="0">
    <w:nsid w:val="28987E80"/>
    <w:multiLevelType w:val="hybridMultilevel"/>
    <w:tmpl w:val="AEC2EDEC"/>
    <w:lvl w:ilvl="0" w:tplc="03AADBE6">
      <w:numFmt w:val="bullet"/>
      <w:lvlText w:val="■"/>
      <w:lvlJc w:val="left"/>
      <w:pPr>
        <w:ind w:left="2620" w:hanging="360"/>
      </w:pPr>
      <w:rPr>
        <w:rFonts w:ascii="MS UI Gothic" w:eastAsia="MS UI Gothic" w:hAnsi="MS UI Gothic" w:cs="MS UI Gothic" w:hint="default"/>
        <w:w w:val="75"/>
        <w:sz w:val="10"/>
        <w:szCs w:val="10"/>
      </w:rPr>
    </w:lvl>
    <w:lvl w:ilvl="1" w:tplc="B3CE5B64">
      <w:numFmt w:val="bullet"/>
      <w:lvlText w:val="•"/>
      <w:lvlJc w:val="left"/>
      <w:pPr>
        <w:ind w:left="3366" w:hanging="360"/>
      </w:pPr>
      <w:rPr>
        <w:rFonts w:hint="default"/>
      </w:rPr>
    </w:lvl>
    <w:lvl w:ilvl="2" w:tplc="7AA80508">
      <w:numFmt w:val="bullet"/>
      <w:lvlText w:val="•"/>
      <w:lvlJc w:val="left"/>
      <w:pPr>
        <w:ind w:left="4112" w:hanging="360"/>
      </w:pPr>
      <w:rPr>
        <w:rFonts w:hint="default"/>
      </w:rPr>
    </w:lvl>
    <w:lvl w:ilvl="3" w:tplc="7572F488">
      <w:numFmt w:val="bullet"/>
      <w:lvlText w:val="•"/>
      <w:lvlJc w:val="left"/>
      <w:pPr>
        <w:ind w:left="4858" w:hanging="360"/>
      </w:pPr>
      <w:rPr>
        <w:rFonts w:hint="default"/>
      </w:rPr>
    </w:lvl>
    <w:lvl w:ilvl="4" w:tplc="858E2DBC">
      <w:numFmt w:val="bullet"/>
      <w:lvlText w:val="•"/>
      <w:lvlJc w:val="left"/>
      <w:pPr>
        <w:ind w:left="5604" w:hanging="360"/>
      </w:pPr>
      <w:rPr>
        <w:rFonts w:hint="default"/>
      </w:rPr>
    </w:lvl>
    <w:lvl w:ilvl="5" w:tplc="E116C9A2">
      <w:numFmt w:val="bullet"/>
      <w:lvlText w:val="•"/>
      <w:lvlJc w:val="left"/>
      <w:pPr>
        <w:ind w:left="6350" w:hanging="360"/>
      </w:pPr>
      <w:rPr>
        <w:rFonts w:hint="default"/>
      </w:rPr>
    </w:lvl>
    <w:lvl w:ilvl="6" w:tplc="EEE0A41C">
      <w:numFmt w:val="bullet"/>
      <w:lvlText w:val="•"/>
      <w:lvlJc w:val="left"/>
      <w:pPr>
        <w:ind w:left="7096" w:hanging="360"/>
      </w:pPr>
      <w:rPr>
        <w:rFonts w:hint="default"/>
      </w:rPr>
    </w:lvl>
    <w:lvl w:ilvl="7" w:tplc="5A6E8810">
      <w:numFmt w:val="bullet"/>
      <w:lvlText w:val="•"/>
      <w:lvlJc w:val="left"/>
      <w:pPr>
        <w:ind w:left="7842" w:hanging="360"/>
      </w:pPr>
      <w:rPr>
        <w:rFonts w:hint="default"/>
      </w:rPr>
    </w:lvl>
    <w:lvl w:ilvl="8" w:tplc="32843F4E">
      <w:numFmt w:val="bullet"/>
      <w:lvlText w:val="•"/>
      <w:lvlJc w:val="left"/>
      <w:pPr>
        <w:ind w:left="8588" w:hanging="360"/>
      </w:pPr>
      <w:rPr>
        <w:rFonts w:hint="default"/>
      </w:rPr>
    </w:lvl>
  </w:abstractNum>
  <w:abstractNum w:abstractNumId="71" w15:restartNumberingAfterBreak="0">
    <w:nsid w:val="28C701D4"/>
    <w:multiLevelType w:val="hybridMultilevel"/>
    <w:tmpl w:val="7BEC7F8E"/>
    <w:lvl w:ilvl="0" w:tplc="F6862276">
      <w:numFmt w:val="bullet"/>
      <w:lvlText w:val="■"/>
      <w:lvlJc w:val="left"/>
      <w:pPr>
        <w:ind w:left="2620" w:hanging="360"/>
      </w:pPr>
      <w:rPr>
        <w:rFonts w:ascii="MS UI Gothic" w:eastAsia="MS UI Gothic" w:hAnsi="MS UI Gothic" w:cs="MS UI Gothic" w:hint="default"/>
        <w:w w:val="75"/>
        <w:sz w:val="10"/>
        <w:szCs w:val="10"/>
      </w:rPr>
    </w:lvl>
    <w:lvl w:ilvl="1" w:tplc="8154EC3E">
      <w:numFmt w:val="bullet"/>
      <w:lvlText w:val="•"/>
      <w:lvlJc w:val="left"/>
      <w:pPr>
        <w:ind w:left="3366" w:hanging="360"/>
      </w:pPr>
      <w:rPr>
        <w:rFonts w:hint="default"/>
      </w:rPr>
    </w:lvl>
    <w:lvl w:ilvl="2" w:tplc="B072A2A4">
      <w:numFmt w:val="bullet"/>
      <w:lvlText w:val="•"/>
      <w:lvlJc w:val="left"/>
      <w:pPr>
        <w:ind w:left="4112" w:hanging="360"/>
      </w:pPr>
      <w:rPr>
        <w:rFonts w:hint="default"/>
      </w:rPr>
    </w:lvl>
    <w:lvl w:ilvl="3" w:tplc="FCDE8A92">
      <w:numFmt w:val="bullet"/>
      <w:lvlText w:val="•"/>
      <w:lvlJc w:val="left"/>
      <w:pPr>
        <w:ind w:left="4858" w:hanging="360"/>
      </w:pPr>
      <w:rPr>
        <w:rFonts w:hint="default"/>
      </w:rPr>
    </w:lvl>
    <w:lvl w:ilvl="4" w:tplc="64186A00">
      <w:numFmt w:val="bullet"/>
      <w:lvlText w:val="•"/>
      <w:lvlJc w:val="left"/>
      <w:pPr>
        <w:ind w:left="5604" w:hanging="360"/>
      </w:pPr>
      <w:rPr>
        <w:rFonts w:hint="default"/>
      </w:rPr>
    </w:lvl>
    <w:lvl w:ilvl="5" w:tplc="0400CF78">
      <w:numFmt w:val="bullet"/>
      <w:lvlText w:val="•"/>
      <w:lvlJc w:val="left"/>
      <w:pPr>
        <w:ind w:left="6350" w:hanging="360"/>
      </w:pPr>
      <w:rPr>
        <w:rFonts w:hint="default"/>
      </w:rPr>
    </w:lvl>
    <w:lvl w:ilvl="6" w:tplc="AFB2DE7A">
      <w:numFmt w:val="bullet"/>
      <w:lvlText w:val="•"/>
      <w:lvlJc w:val="left"/>
      <w:pPr>
        <w:ind w:left="7096" w:hanging="360"/>
      </w:pPr>
      <w:rPr>
        <w:rFonts w:hint="default"/>
      </w:rPr>
    </w:lvl>
    <w:lvl w:ilvl="7" w:tplc="ADE6E6EE">
      <w:numFmt w:val="bullet"/>
      <w:lvlText w:val="•"/>
      <w:lvlJc w:val="left"/>
      <w:pPr>
        <w:ind w:left="7842" w:hanging="360"/>
      </w:pPr>
      <w:rPr>
        <w:rFonts w:hint="default"/>
      </w:rPr>
    </w:lvl>
    <w:lvl w:ilvl="8" w:tplc="B9EE86E0">
      <w:numFmt w:val="bullet"/>
      <w:lvlText w:val="•"/>
      <w:lvlJc w:val="left"/>
      <w:pPr>
        <w:ind w:left="8588" w:hanging="360"/>
      </w:pPr>
      <w:rPr>
        <w:rFonts w:hint="default"/>
      </w:rPr>
    </w:lvl>
  </w:abstractNum>
  <w:abstractNum w:abstractNumId="72" w15:restartNumberingAfterBreak="0">
    <w:nsid w:val="28D51D41"/>
    <w:multiLevelType w:val="hybridMultilevel"/>
    <w:tmpl w:val="D966CE0E"/>
    <w:lvl w:ilvl="0" w:tplc="A65CB72A">
      <w:numFmt w:val="bullet"/>
      <w:lvlText w:val="■"/>
      <w:lvlJc w:val="left"/>
      <w:pPr>
        <w:ind w:left="2620" w:hanging="360"/>
      </w:pPr>
      <w:rPr>
        <w:rFonts w:ascii="MS UI Gothic" w:eastAsia="MS UI Gothic" w:hAnsi="MS UI Gothic" w:cs="MS UI Gothic" w:hint="default"/>
        <w:w w:val="75"/>
        <w:sz w:val="10"/>
        <w:szCs w:val="10"/>
      </w:rPr>
    </w:lvl>
    <w:lvl w:ilvl="1" w:tplc="5308D378">
      <w:numFmt w:val="bullet"/>
      <w:lvlText w:val="•"/>
      <w:lvlJc w:val="left"/>
      <w:pPr>
        <w:ind w:left="3366" w:hanging="360"/>
      </w:pPr>
      <w:rPr>
        <w:rFonts w:hint="default"/>
      </w:rPr>
    </w:lvl>
    <w:lvl w:ilvl="2" w:tplc="312A76E0">
      <w:numFmt w:val="bullet"/>
      <w:lvlText w:val="•"/>
      <w:lvlJc w:val="left"/>
      <w:pPr>
        <w:ind w:left="4112" w:hanging="360"/>
      </w:pPr>
      <w:rPr>
        <w:rFonts w:hint="default"/>
      </w:rPr>
    </w:lvl>
    <w:lvl w:ilvl="3" w:tplc="CE2ABBEA">
      <w:numFmt w:val="bullet"/>
      <w:lvlText w:val="•"/>
      <w:lvlJc w:val="left"/>
      <w:pPr>
        <w:ind w:left="4858" w:hanging="360"/>
      </w:pPr>
      <w:rPr>
        <w:rFonts w:hint="default"/>
      </w:rPr>
    </w:lvl>
    <w:lvl w:ilvl="4" w:tplc="8BD01C0E">
      <w:numFmt w:val="bullet"/>
      <w:lvlText w:val="•"/>
      <w:lvlJc w:val="left"/>
      <w:pPr>
        <w:ind w:left="5604" w:hanging="360"/>
      </w:pPr>
      <w:rPr>
        <w:rFonts w:hint="default"/>
      </w:rPr>
    </w:lvl>
    <w:lvl w:ilvl="5" w:tplc="A9D82D1C">
      <w:numFmt w:val="bullet"/>
      <w:lvlText w:val="•"/>
      <w:lvlJc w:val="left"/>
      <w:pPr>
        <w:ind w:left="6350" w:hanging="360"/>
      </w:pPr>
      <w:rPr>
        <w:rFonts w:hint="default"/>
      </w:rPr>
    </w:lvl>
    <w:lvl w:ilvl="6" w:tplc="128CCF8C">
      <w:numFmt w:val="bullet"/>
      <w:lvlText w:val="•"/>
      <w:lvlJc w:val="left"/>
      <w:pPr>
        <w:ind w:left="7096" w:hanging="360"/>
      </w:pPr>
      <w:rPr>
        <w:rFonts w:hint="default"/>
      </w:rPr>
    </w:lvl>
    <w:lvl w:ilvl="7" w:tplc="E0443592">
      <w:numFmt w:val="bullet"/>
      <w:lvlText w:val="•"/>
      <w:lvlJc w:val="left"/>
      <w:pPr>
        <w:ind w:left="7842" w:hanging="360"/>
      </w:pPr>
      <w:rPr>
        <w:rFonts w:hint="default"/>
      </w:rPr>
    </w:lvl>
    <w:lvl w:ilvl="8" w:tplc="8312C1A6">
      <w:numFmt w:val="bullet"/>
      <w:lvlText w:val="•"/>
      <w:lvlJc w:val="left"/>
      <w:pPr>
        <w:ind w:left="8588" w:hanging="360"/>
      </w:pPr>
      <w:rPr>
        <w:rFonts w:hint="default"/>
      </w:rPr>
    </w:lvl>
  </w:abstractNum>
  <w:abstractNum w:abstractNumId="73" w15:restartNumberingAfterBreak="0">
    <w:nsid w:val="29C5296D"/>
    <w:multiLevelType w:val="hybridMultilevel"/>
    <w:tmpl w:val="CF1C16A4"/>
    <w:lvl w:ilvl="0" w:tplc="EE0A9010">
      <w:numFmt w:val="bullet"/>
      <w:lvlText w:val="■"/>
      <w:lvlJc w:val="left"/>
      <w:pPr>
        <w:ind w:left="2620" w:hanging="360"/>
      </w:pPr>
      <w:rPr>
        <w:rFonts w:ascii="MS UI Gothic" w:eastAsia="MS UI Gothic" w:hAnsi="MS UI Gothic" w:cs="MS UI Gothic" w:hint="default"/>
        <w:w w:val="75"/>
        <w:sz w:val="10"/>
        <w:szCs w:val="10"/>
      </w:rPr>
    </w:lvl>
    <w:lvl w:ilvl="1" w:tplc="3FD42A56">
      <w:numFmt w:val="bullet"/>
      <w:lvlText w:val="•"/>
      <w:lvlJc w:val="left"/>
      <w:pPr>
        <w:ind w:left="3366" w:hanging="360"/>
      </w:pPr>
      <w:rPr>
        <w:rFonts w:hint="default"/>
      </w:rPr>
    </w:lvl>
    <w:lvl w:ilvl="2" w:tplc="A6B84F18">
      <w:numFmt w:val="bullet"/>
      <w:lvlText w:val="•"/>
      <w:lvlJc w:val="left"/>
      <w:pPr>
        <w:ind w:left="4112" w:hanging="360"/>
      </w:pPr>
      <w:rPr>
        <w:rFonts w:hint="default"/>
      </w:rPr>
    </w:lvl>
    <w:lvl w:ilvl="3" w:tplc="B748CC54">
      <w:numFmt w:val="bullet"/>
      <w:lvlText w:val="•"/>
      <w:lvlJc w:val="left"/>
      <w:pPr>
        <w:ind w:left="4858" w:hanging="360"/>
      </w:pPr>
      <w:rPr>
        <w:rFonts w:hint="default"/>
      </w:rPr>
    </w:lvl>
    <w:lvl w:ilvl="4" w:tplc="4C968CB2">
      <w:numFmt w:val="bullet"/>
      <w:lvlText w:val="•"/>
      <w:lvlJc w:val="left"/>
      <w:pPr>
        <w:ind w:left="5604" w:hanging="360"/>
      </w:pPr>
      <w:rPr>
        <w:rFonts w:hint="default"/>
      </w:rPr>
    </w:lvl>
    <w:lvl w:ilvl="5" w:tplc="EB9EC3EE">
      <w:numFmt w:val="bullet"/>
      <w:lvlText w:val="•"/>
      <w:lvlJc w:val="left"/>
      <w:pPr>
        <w:ind w:left="6350" w:hanging="360"/>
      </w:pPr>
      <w:rPr>
        <w:rFonts w:hint="default"/>
      </w:rPr>
    </w:lvl>
    <w:lvl w:ilvl="6" w:tplc="3EBE65B0">
      <w:numFmt w:val="bullet"/>
      <w:lvlText w:val="•"/>
      <w:lvlJc w:val="left"/>
      <w:pPr>
        <w:ind w:left="7096" w:hanging="360"/>
      </w:pPr>
      <w:rPr>
        <w:rFonts w:hint="default"/>
      </w:rPr>
    </w:lvl>
    <w:lvl w:ilvl="7" w:tplc="9D38F118">
      <w:numFmt w:val="bullet"/>
      <w:lvlText w:val="•"/>
      <w:lvlJc w:val="left"/>
      <w:pPr>
        <w:ind w:left="7842" w:hanging="360"/>
      </w:pPr>
      <w:rPr>
        <w:rFonts w:hint="default"/>
      </w:rPr>
    </w:lvl>
    <w:lvl w:ilvl="8" w:tplc="DB4C71CC">
      <w:numFmt w:val="bullet"/>
      <w:lvlText w:val="•"/>
      <w:lvlJc w:val="left"/>
      <w:pPr>
        <w:ind w:left="8588" w:hanging="360"/>
      </w:pPr>
      <w:rPr>
        <w:rFonts w:hint="default"/>
      </w:rPr>
    </w:lvl>
  </w:abstractNum>
  <w:abstractNum w:abstractNumId="74" w15:restartNumberingAfterBreak="0">
    <w:nsid w:val="2A47127E"/>
    <w:multiLevelType w:val="hybridMultilevel"/>
    <w:tmpl w:val="26AACAD2"/>
    <w:lvl w:ilvl="0" w:tplc="531848DC">
      <w:start w:val="1"/>
      <w:numFmt w:val="decimal"/>
      <w:lvlText w:val="%1."/>
      <w:lvlJc w:val="left"/>
      <w:pPr>
        <w:ind w:left="2020" w:hanging="360"/>
      </w:pPr>
      <w:rPr>
        <w:rFonts w:ascii="Arial" w:eastAsia="Arial" w:hAnsi="Arial" w:cs="Arial" w:hint="default"/>
        <w:b/>
        <w:bCs/>
        <w:spacing w:val="-10"/>
        <w:w w:val="99"/>
        <w:sz w:val="18"/>
        <w:szCs w:val="18"/>
      </w:rPr>
    </w:lvl>
    <w:lvl w:ilvl="1" w:tplc="81E465F4">
      <w:start w:val="1"/>
      <w:numFmt w:val="lowerLetter"/>
      <w:lvlText w:val="%2."/>
      <w:lvlJc w:val="left"/>
      <w:pPr>
        <w:ind w:left="2379" w:hanging="360"/>
      </w:pPr>
      <w:rPr>
        <w:rFonts w:ascii="Arial" w:eastAsia="Arial" w:hAnsi="Arial" w:cs="Arial" w:hint="default"/>
        <w:b/>
        <w:bCs/>
        <w:spacing w:val="-81"/>
        <w:w w:val="85"/>
        <w:sz w:val="18"/>
        <w:szCs w:val="18"/>
      </w:rPr>
    </w:lvl>
    <w:lvl w:ilvl="2" w:tplc="E1201C2E">
      <w:numFmt w:val="bullet"/>
      <w:lvlText w:val="•"/>
      <w:lvlJc w:val="left"/>
      <w:pPr>
        <w:ind w:left="3235" w:hanging="360"/>
      </w:pPr>
      <w:rPr>
        <w:rFonts w:hint="default"/>
      </w:rPr>
    </w:lvl>
    <w:lvl w:ilvl="3" w:tplc="682A703E">
      <w:numFmt w:val="bullet"/>
      <w:lvlText w:val="•"/>
      <w:lvlJc w:val="left"/>
      <w:pPr>
        <w:ind w:left="4091" w:hanging="360"/>
      </w:pPr>
      <w:rPr>
        <w:rFonts w:hint="default"/>
      </w:rPr>
    </w:lvl>
    <w:lvl w:ilvl="4" w:tplc="7A963F9C">
      <w:numFmt w:val="bullet"/>
      <w:lvlText w:val="•"/>
      <w:lvlJc w:val="left"/>
      <w:pPr>
        <w:ind w:left="4946" w:hanging="360"/>
      </w:pPr>
      <w:rPr>
        <w:rFonts w:hint="default"/>
      </w:rPr>
    </w:lvl>
    <w:lvl w:ilvl="5" w:tplc="9F8EBC8A">
      <w:numFmt w:val="bullet"/>
      <w:lvlText w:val="•"/>
      <w:lvlJc w:val="left"/>
      <w:pPr>
        <w:ind w:left="5802" w:hanging="360"/>
      </w:pPr>
      <w:rPr>
        <w:rFonts w:hint="default"/>
      </w:rPr>
    </w:lvl>
    <w:lvl w:ilvl="6" w:tplc="764CE78E">
      <w:numFmt w:val="bullet"/>
      <w:lvlText w:val="•"/>
      <w:lvlJc w:val="left"/>
      <w:pPr>
        <w:ind w:left="6657" w:hanging="360"/>
      </w:pPr>
      <w:rPr>
        <w:rFonts w:hint="default"/>
      </w:rPr>
    </w:lvl>
    <w:lvl w:ilvl="7" w:tplc="BEAA38A4">
      <w:numFmt w:val="bullet"/>
      <w:lvlText w:val="•"/>
      <w:lvlJc w:val="left"/>
      <w:pPr>
        <w:ind w:left="7513" w:hanging="360"/>
      </w:pPr>
      <w:rPr>
        <w:rFonts w:hint="default"/>
      </w:rPr>
    </w:lvl>
    <w:lvl w:ilvl="8" w:tplc="4F26BBC4">
      <w:numFmt w:val="bullet"/>
      <w:lvlText w:val="•"/>
      <w:lvlJc w:val="left"/>
      <w:pPr>
        <w:ind w:left="8368" w:hanging="360"/>
      </w:pPr>
      <w:rPr>
        <w:rFonts w:hint="default"/>
      </w:rPr>
    </w:lvl>
  </w:abstractNum>
  <w:abstractNum w:abstractNumId="75" w15:restartNumberingAfterBreak="0">
    <w:nsid w:val="2AB63C69"/>
    <w:multiLevelType w:val="hybridMultilevel"/>
    <w:tmpl w:val="F92CC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2BAC30DB"/>
    <w:multiLevelType w:val="hybridMultilevel"/>
    <w:tmpl w:val="06ECFF6A"/>
    <w:lvl w:ilvl="0" w:tplc="3698D8C6">
      <w:numFmt w:val="bullet"/>
      <w:lvlText w:val="■"/>
      <w:lvlJc w:val="left"/>
      <w:pPr>
        <w:ind w:left="3340" w:hanging="411"/>
      </w:pPr>
      <w:rPr>
        <w:rFonts w:ascii="MS UI Gothic" w:eastAsia="MS UI Gothic" w:hAnsi="MS UI Gothic" w:cs="MS UI Gothic" w:hint="default"/>
        <w:w w:val="75"/>
        <w:sz w:val="10"/>
        <w:szCs w:val="10"/>
      </w:rPr>
    </w:lvl>
    <w:lvl w:ilvl="1" w:tplc="CC1CED2A">
      <w:numFmt w:val="bullet"/>
      <w:lvlText w:val="•"/>
      <w:lvlJc w:val="left"/>
      <w:pPr>
        <w:ind w:left="4014" w:hanging="411"/>
      </w:pPr>
      <w:rPr>
        <w:rFonts w:hint="default"/>
      </w:rPr>
    </w:lvl>
    <w:lvl w:ilvl="2" w:tplc="2BC0CB1C">
      <w:numFmt w:val="bullet"/>
      <w:lvlText w:val="•"/>
      <w:lvlJc w:val="left"/>
      <w:pPr>
        <w:ind w:left="4688" w:hanging="411"/>
      </w:pPr>
      <w:rPr>
        <w:rFonts w:hint="default"/>
      </w:rPr>
    </w:lvl>
    <w:lvl w:ilvl="3" w:tplc="6AC8E066">
      <w:numFmt w:val="bullet"/>
      <w:lvlText w:val="•"/>
      <w:lvlJc w:val="left"/>
      <w:pPr>
        <w:ind w:left="5362" w:hanging="411"/>
      </w:pPr>
      <w:rPr>
        <w:rFonts w:hint="default"/>
      </w:rPr>
    </w:lvl>
    <w:lvl w:ilvl="4" w:tplc="6C5A40A8">
      <w:numFmt w:val="bullet"/>
      <w:lvlText w:val="•"/>
      <w:lvlJc w:val="left"/>
      <w:pPr>
        <w:ind w:left="6036" w:hanging="411"/>
      </w:pPr>
      <w:rPr>
        <w:rFonts w:hint="default"/>
      </w:rPr>
    </w:lvl>
    <w:lvl w:ilvl="5" w:tplc="01B87320">
      <w:numFmt w:val="bullet"/>
      <w:lvlText w:val="•"/>
      <w:lvlJc w:val="left"/>
      <w:pPr>
        <w:ind w:left="6710" w:hanging="411"/>
      </w:pPr>
      <w:rPr>
        <w:rFonts w:hint="default"/>
      </w:rPr>
    </w:lvl>
    <w:lvl w:ilvl="6" w:tplc="32507A4E">
      <w:numFmt w:val="bullet"/>
      <w:lvlText w:val="•"/>
      <w:lvlJc w:val="left"/>
      <w:pPr>
        <w:ind w:left="7384" w:hanging="411"/>
      </w:pPr>
      <w:rPr>
        <w:rFonts w:hint="default"/>
      </w:rPr>
    </w:lvl>
    <w:lvl w:ilvl="7" w:tplc="8904CB38">
      <w:numFmt w:val="bullet"/>
      <w:lvlText w:val="•"/>
      <w:lvlJc w:val="left"/>
      <w:pPr>
        <w:ind w:left="8058" w:hanging="411"/>
      </w:pPr>
      <w:rPr>
        <w:rFonts w:hint="default"/>
      </w:rPr>
    </w:lvl>
    <w:lvl w:ilvl="8" w:tplc="CA0477D8">
      <w:numFmt w:val="bullet"/>
      <w:lvlText w:val="•"/>
      <w:lvlJc w:val="left"/>
      <w:pPr>
        <w:ind w:left="8732" w:hanging="411"/>
      </w:pPr>
      <w:rPr>
        <w:rFonts w:hint="default"/>
      </w:rPr>
    </w:lvl>
  </w:abstractNum>
  <w:abstractNum w:abstractNumId="77" w15:restartNumberingAfterBreak="0">
    <w:nsid w:val="2D02615C"/>
    <w:multiLevelType w:val="hybridMultilevel"/>
    <w:tmpl w:val="A61282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2E302252"/>
    <w:multiLevelType w:val="hybridMultilevel"/>
    <w:tmpl w:val="5E289C8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2E616C17"/>
    <w:multiLevelType w:val="hybridMultilevel"/>
    <w:tmpl w:val="1096B4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EB93D5E"/>
    <w:multiLevelType w:val="hybridMultilevel"/>
    <w:tmpl w:val="1E6EC2A0"/>
    <w:lvl w:ilvl="0" w:tplc="0FA4450A">
      <w:numFmt w:val="bullet"/>
      <w:lvlText w:val="–"/>
      <w:lvlJc w:val="left"/>
      <w:pPr>
        <w:ind w:left="2379" w:hanging="360"/>
      </w:pPr>
      <w:rPr>
        <w:rFonts w:ascii="Book Antiqua" w:eastAsia="Book Antiqua" w:hAnsi="Book Antiqua" w:cs="Book Antiqua" w:hint="default"/>
        <w:b/>
        <w:bCs/>
        <w:w w:val="99"/>
        <w:sz w:val="20"/>
        <w:szCs w:val="20"/>
      </w:rPr>
    </w:lvl>
    <w:lvl w:ilvl="1" w:tplc="0C20A96E">
      <w:numFmt w:val="bullet"/>
      <w:lvlText w:val="–"/>
      <w:lvlJc w:val="left"/>
      <w:pPr>
        <w:ind w:left="2980" w:hanging="360"/>
      </w:pPr>
      <w:rPr>
        <w:rFonts w:ascii="Book Antiqua" w:eastAsia="Book Antiqua" w:hAnsi="Book Antiqua" w:cs="Book Antiqua" w:hint="default"/>
        <w:b/>
        <w:bCs/>
        <w:w w:val="99"/>
        <w:sz w:val="20"/>
        <w:szCs w:val="20"/>
      </w:rPr>
    </w:lvl>
    <w:lvl w:ilvl="2" w:tplc="635AD04E">
      <w:numFmt w:val="bullet"/>
      <w:lvlText w:val="■"/>
      <w:lvlJc w:val="left"/>
      <w:pPr>
        <w:ind w:left="3340" w:hanging="360"/>
      </w:pPr>
      <w:rPr>
        <w:rFonts w:ascii="MS UI Gothic" w:eastAsia="MS UI Gothic" w:hAnsi="MS UI Gothic" w:cs="MS UI Gothic" w:hint="default"/>
        <w:w w:val="75"/>
        <w:sz w:val="10"/>
        <w:szCs w:val="10"/>
      </w:rPr>
    </w:lvl>
    <w:lvl w:ilvl="3" w:tplc="EB98E620">
      <w:numFmt w:val="bullet"/>
      <w:lvlText w:val="•"/>
      <w:lvlJc w:val="left"/>
      <w:pPr>
        <w:ind w:left="4182" w:hanging="360"/>
      </w:pPr>
      <w:rPr>
        <w:rFonts w:hint="default"/>
      </w:rPr>
    </w:lvl>
    <w:lvl w:ilvl="4" w:tplc="F836D384">
      <w:numFmt w:val="bullet"/>
      <w:lvlText w:val="•"/>
      <w:lvlJc w:val="left"/>
      <w:pPr>
        <w:ind w:left="5025" w:hanging="360"/>
      </w:pPr>
      <w:rPr>
        <w:rFonts w:hint="default"/>
      </w:rPr>
    </w:lvl>
    <w:lvl w:ilvl="5" w:tplc="FFB68D58">
      <w:numFmt w:val="bullet"/>
      <w:lvlText w:val="•"/>
      <w:lvlJc w:val="left"/>
      <w:pPr>
        <w:ind w:left="5867" w:hanging="360"/>
      </w:pPr>
      <w:rPr>
        <w:rFonts w:hint="default"/>
      </w:rPr>
    </w:lvl>
    <w:lvl w:ilvl="6" w:tplc="FA0AD934">
      <w:numFmt w:val="bullet"/>
      <w:lvlText w:val="•"/>
      <w:lvlJc w:val="left"/>
      <w:pPr>
        <w:ind w:left="6710" w:hanging="360"/>
      </w:pPr>
      <w:rPr>
        <w:rFonts w:hint="default"/>
      </w:rPr>
    </w:lvl>
    <w:lvl w:ilvl="7" w:tplc="39025148">
      <w:numFmt w:val="bullet"/>
      <w:lvlText w:val="•"/>
      <w:lvlJc w:val="left"/>
      <w:pPr>
        <w:ind w:left="7552" w:hanging="360"/>
      </w:pPr>
      <w:rPr>
        <w:rFonts w:hint="default"/>
      </w:rPr>
    </w:lvl>
    <w:lvl w:ilvl="8" w:tplc="CF22D73E">
      <w:numFmt w:val="bullet"/>
      <w:lvlText w:val="•"/>
      <w:lvlJc w:val="left"/>
      <w:pPr>
        <w:ind w:left="8395" w:hanging="360"/>
      </w:pPr>
      <w:rPr>
        <w:rFonts w:hint="default"/>
      </w:rPr>
    </w:lvl>
  </w:abstractNum>
  <w:abstractNum w:abstractNumId="81" w15:restartNumberingAfterBreak="0">
    <w:nsid w:val="2F410934"/>
    <w:multiLevelType w:val="hybridMultilevel"/>
    <w:tmpl w:val="A2BECEB8"/>
    <w:lvl w:ilvl="0" w:tplc="05004C34">
      <w:start w:val="1"/>
      <w:numFmt w:val="decimal"/>
      <w:lvlText w:val="%1."/>
      <w:lvlJc w:val="left"/>
      <w:pPr>
        <w:ind w:left="2620" w:hanging="360"/>
      </w:pPr>
      <w:rPr>
        <w:rFonts w:ascii="Arial" w:eastAsia="Arial" w:hAnsi="Arial" w:cs="Arial" w:hint="default"/>
        <w:b/>
        <w:bCs/>
        <w:spacing w:val="-16"/>
        <w:w w:val="99"/>
        <w:sz w:val="18"/>
        <w:szCs w:val="18"/>
      </w:rPr>
    </w:lvl>
    <w:lvl w:ilvl="1" w:tplc="D706A10E">
      <w:numFmt w:val="bullet"/>
      <w:lvlText w:val="•"/>
      <w:lvlJc w:val="left"/>
      <w:pPr>
        <w:ind w:left="3366" w:hanging="360"/>
      </w:pPr>
      <w:rPr>
        <w:rFonts w:hint="default"/>
      </w:rPr>
    </w:lvl>
    <w:lvl w:ilvl="2" w:tplc="061CDDF0">
      <w:numFmt w:val="bullet"/>
      <w:lvlText w:val="•"/>
      <w:lvlJc w:val="left"/>
      <w:pPr>
        <w:ind w:left="4112" w:hanging="360"/>
      </w:pPr>
      <w:rPr>
        <w:rFonts w:hint="default"/>
      </w:rPr>
    </w:lvl>
    <w:lvl w:ilvl="3" w:tplc="E72AC416">
      <w:numFmt w:val="bullet"/>
      <w:lvlText w:val="•"/>
      <w:lvlJc w:val="left"/>
      <w:pPr>
        <w:ind w:left="4858" w:hanging="360"/>
      </w:pPr>
      <w:rPr>
        <w:rFonts w:hint="default"/>
      </w:rPr>
    </w:lvl>
    <w:lvl w:ilvl="4" w:tplc="19BED12A">
      <w:numFmt w:val="bullet"/>
      <w:lvlText w:val="•"/>
      <w:lvlJc w:val="left"/>
      <w:pPr>
        <w:ind w:left="5604" w:hanging="360"/>
      </w:pPr>
      <w:rPr>
        <w:rFonts w:hint="default"/>
      </w:rPr>
    </w:lvl>
    <w:lvl w:ilvl="5" w:tplc="F48C2436">
      <w:numFmt w:val="bullet"/>
      <w:lvlText w:val="•"/>
      <w:lvlJc w:val="left"/>
      <w:pPr>
        <w:ind w:left="6350" w:hanging="360"/>
      </w:pPr>
      <w:rPr>
        <w:rFonts w:hint="default"/>
      </w:rPr>
    </w:lvl>
    <w:lvl w:ilvl="6" w:tplc="7F36D694">
      <w:numFmt w:val="bullet"/>
      <w:lvlText w:val="•"/>
      <w:lvlJc w:val="left"/>
      <w:pPr>
        <w:ind w:left="7096" w:hanging="360"/>
      </w:pPr>
      <w:rPr>
        <w:rFonts w:hint="default"/>
      </w:rPr>
    </w:lvl>
    <w:lvl w:ilvl="7" w:tplc="A372BF92">
      <w:numFmt w:val="bullet"/>
      <w:lvlText w:val="•"/>
      <w:lvlJc w:val="left"/>
      <w:pPr>
        <w:ind w:left="7842" w:hanging="360"/>
      </w:pPr>
      <w:rPr>
        <w:rFonts w:hint="default"/>
      </w:rPr>
    </w:lvl>
    <w:lvl w:ilvl="8" w:tplc="F7482638">
      <w:numFmt w:val="bullet"/>
      <w:lvlText w:val="•"/>
      <w:lvlJc w:val="left"/>
      <w:pPr>
        <w:ind w:left="8588" w:hanging="360"/>
      </w:pPr>
      <w:rPr>
        <w:rFonts w:hint="default"/>
      </w:rPr>
    </w:lvl>
  </w:abstractNum>
  <w:abstractNum w:abstractNumId="82" w15:restartNumberingAfterBreak="0">
    <w:nsid w:val="2FEF1F4E"/>
    <w:multiLevelType w:val="hybridMultilevel"/>
    <w:tmpl w:val="5A5CD8F8"/>
    <w:lvl w:ilvl="0" w:tplc="64884428">
      <w:start w:val="1"/>
      <w:numFmt w:val="decimal"/>
      <w:lvlText w:val="%1."/>
      <w:lvlJc w:val="left"/>
      <w:pPr>
        <w:ind w:left="2020" w:hanging="360"/>
        <w:jc w:val="right"/>
      </w:pPr>
      <w:rPr>
        <w:rFonts w:ascii="Arial" w:eastAsia="Arial" w:hAnsi="Arial" w:cs="Arial" w:hint="default"/>
        <w:b/>
        <w:bCs/>
        <w:spacing w:val="-10"/>
        <w:w w:val="99"/>
        <w:sz w:val="18"/>
        <w:szCs w:val="18"/>
      </w:rPr>
    </w:lvl>
    <w:lvl w:ilvl="1" w:tplc="0A5E39D2">
      <w:numFmt w:val="bullet"/>
      <w:lvlText w:val="•"/>
      <w:lvlJc w:val="left"/>
      <w:pPr>
        <w:ind w:left="2826" w:hanging="360"/>
      </w:pPr>
      <w:rPr>
        <w:rFonts w:hint="default"/>
      </w:rPr>
    </w:lvl>
    <w:lvl w:ilvl="2" w:tplc="98543420">
      <w:numFmt w:val="bullet"/>
      <w:lvlText w:val="•"/>
      <w:lvlJc w:val="left"/>
      <w:pPr>
        <w:ind w:left="3632" w:hanging="360"/>
      </w:pPr>
      <w:rPr>
        <w:rFonts w:hint="default"/>
      </w:rPr>
    </w:lvl>
    <w:lvl w:ilvl="3" w:tplc="11D44272">
      <w:numFmt w:val="bullet"/>
      <w:lvlText w:val="•"/>
      <w:lvlJc w:val="left"/>
      <w:pPr>
        <w:ind w:left="4438" w:hanging="360"/>
      </w:pPr>
      <w:rPr>
        <w:rFonts w:hint="default"/>
      </w:rPr>
    </w:lvl>
    <w:lvl w:ilvl="4" w:tplc="8AB6D412">
      <w:numFmt w:val="bullet"/>
      <w:lvlText w:val="•"/>
      <w:lvlJc w:val="left"/>
      <w:pPr>
        <w:ind w:left="5244" w:hanging="360"/>
      </w:pPr>
      <w:rPr>
        <w:rFonts w:hint="default"/>
      </w:rPr>
    </w:lvl>
    <w:lvl w:ilvl="5" w:tplc="43C8A1E6">
      <w:numFmt w:val="bullet"/>
      <w:lvlText w:val="•"/>
      <w:lvlJc w:val="left"/>
      <w:pPr>
        <w:ind w:left="6050" w:hanging="360"/>
      </w:pPr>
      <w:rPr>
        <w:rFonts w:hint="default"/>
      </w:rPr>
    </w:lvl>
    <w:lvl w:ilvl="6" w:tplc="6C184C76">
      <w:numFmt w:val="bullet"/>
      <w:lvlText w:val="•"/>
      <w:lvlJc w:val="left"/>
      <w:pPr>
        <w:ind w:left="6856" w:hanging="360"/>
      </w:pPr>
      <w:rPr>
        <w:rFonts w:hint="default"/>
      </w:rPr>
    </w:lvl>
    <w:lvl w:ilvl="7" w:tplc="AD08A66C">
      <w:numFmt w:val="bullet"/>
      <w:lvlText w:val="•"/>
      <w:lvlJc w:val="left"/>
      <w:pPr>
        <w:ind w:left="7662" w:hanging="360"/>
      </w:pPr>
      <w:rPr>
        <w:rFonts w:hint="default"/>
      </w:rPr>
    </w:lvl>
    <w:lvl w:ilvl="8" w:tplc="F5B8224C">
      <w:numFmt w:val="bullet"/>
      <w:lvlText w:val="•"/>
      <w:lvlJc w:val="left"/>
      <w:pPr>
        <w:ind w:left="8468" w:hanging="360"/>
      </w:pPr>
      <w:rPr>
        <w:rFonts w:hint="default"/>
      </w:rPr>
    </w:lvl>
  </w:abstractNum>
  <w:abstractNum w:abstractNumId="83" w15:restartNumberingAfterBreak="0">
    <w:nsid w:val="304D2AEC"/>
    <w:multiLevelType w:val="hybridMultilevel"/>
    <w:tmpl w:val="DB746B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0A1490E"/>
    <w:multiLevelType w:val="hybridMultilevel"/>
    <w:tmpl w:val="C08AE5F0"/>
    <w:lvl w:ilvl="0" w:tplc="ED428B60">
      <w:start w:val="1"/>
      <w:numFmt w:val="decimal"/>
      <w:lvlText w:val="%1."/>
      <w:lvlJc w:val="left"/>
      <w:pPr>
        <w:ind w:left="2020" w:hanging="360"/>
      </w:pPr>
      <w:rPr>
        <w:rFonts w:ascii="Arial" w:eastAsia="Arial" w:hAnsi="Arial" w:cs="Arial" w:hint="default"/>
        <w:b/>
        <w:bCs/>
        <w:spacing w:val="-78"/>
        <w:w w:val="85"/>
        <w:sz w:val="18"/>
        <w:szCs w:val="18"/>
      </w:rPr>
    </w:lvl>
    <w:lvl w:ilvl="1" w:tplc="84565840">
      <w:start w:val="1"/>
      <w:numFmt w:val="decimal"/>
      <w:lvlText w:val="%2."/>
      <w:lvlJc w:val="left"/>
      <w:pPr>
        <w:ind w:left="2020" w:hanging="360"/>
        <w:jc w:val="right"/>
      </w:pPr>
      <w:rPr>
        <w:rFonts w:ascii="Arial" w:eastAsia="Arial" w:hAnsi="Arial" w:cs="Arial" w:hint="default"/>
        <w:b/>
        <w:bCs/>
        <w:spacing w:val="-10"/>
        <w:w w:val="99"/>
        <w:sz w:val="18"/>
        <w:szCs w:val="18"/>
      </w:rPr>
    </w:lvl>
    <w:lvl w:ilvl="2" w:tplc="084EEC3E">
      <w:numFmt w:val="bullet"/>
      <w:lvlText w:val="■"/>
      <w:lvlJc w:val="left"/>
      <w:pPr>
        <w:ind w:left="3340" w:hanging="360"/>
      </w:pPr>
      <w:rPr>
        <w:rFonts w:ascii="MS UI Gothic" w:eastAsia="MS UI Gothic" w:hAnsi="MS UI Gothic" w:cs="MS UI Gothic" w:hint="default"/>
        <w:w w:val="75"/>
        <w:sz w:val="10"/>
        <w:szCs w:val="10"/>
      </w:rPr>
    </w:lvl>
    <w:lvl w:ilvl="3" w:tplc="A8FA1EA8">
      <w:numFmt w:val="bullet"/>
      <w:lvlText w:val="•"/>
      <w:lvlJc w:val="left"/>
      <w:pPr>
        <w:ind w:left="4837" w:hanging="360"/>
      </w:pPr>
      <w:rPr>
        <w:rFonts w:hint="default"/>
      </w:rPr>
    </w:lvl>
    <w:lvl w:ilvl="4" w:tplc="683E8568">
      <w:numFmt w:val="bullet"/>
      <w:lvlText w:val="•"/>
      <w:lvlJc w:val="left"/>
      <w:pPr>
        <w:ind w:left="5586" w:hanging="360"/>
      </w:pPr>
      <w:rPr>
        <w:rFonts w:hint="default"/>
      </w:rPr>
    </w:lvl>
    <w:lvl w:ilvl="5" w:tplc="8CAAE09A">
      <w:numFmt w:val="bullet"/>
      <w:lvlText w:val="•"/>
      <w:lvlJc w:val="left"/>
      <w:pPr>
        <w:ind w:left="6335" w:hanging="360"/>
      </w:pPr>
      <w:rPr>
        <w:rFonts w:hint="default"/>
      </w:rPr>
    </w:lvl>
    <w:lvl w:ilvl="6" w:tplc="F9DC3852">
      <w:numFmt w:val="bullet"/>
      <w:lvlText w:val="•"/>
      <w:lvlJc w:val="left"/>
      <w:pPr>
        <w:ind w:left="7084" w:hanging="360"/>
      </w:pPr>
      <w:rPr>
        <w:rFonts w:hint="default"/>
      </w:rPr>
    </w:lvl>
    <w:lvl w:ilvl="7" w:tplc="2D2E9456">
      <w:numFmt w:val="bullet"/>
      <w:lvlText w:val="•"/>
      <w:lvlJc w:val="left"/>
      <w:pPr>
        <w:ind w:left="7833" w:hanging="360"/>
      </w:pPr>
      <w:rPr>
        <w:rFonts w:hint="default"/>
      </w:rPr>
    </w:lvl>
    <w:lvl w:ilvl="8" w:tplc="38A8FD80">
      <w:numFmt w:val="bullet"/>
      <w:lvlText w:val="•"/>
      <w:lvlJc w:val="left"/>
      <w:pPr>
        <w:ind w:left="8582" w:hanging="360"/>
      </w:pPr>
      <w:rPr>
        <w:rFonts w:hint="default"/>
      </w:rPr>
    </w:lvl>
  </w:abstractNum>
  <w:abstractNum w:abstractNumId="85" w15:restartNumberingAfterBreak="0">
    <w:nsid w:val="30C666E0"/>
    <w:multiLevelType w:val="hybridMultilevel"/>
    <w:tmpl w:val="F4D2AC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311C4E71"/>
    <w:multiLevelType w:val="hybridMultilevel"/>
    <w:tmpl w:val="0D46B1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17A60B6"/>
    <w:multiLevelType w:val="hybridMultilevel"/>
    <w:tmpl w:val="C36A55C6"/>
    <w:lvl w:ilvl="0" w:tplc="24BCAC08">
      <w:numFmt w:val="bullet"/>
      <w:lvlText w:val="–"/>
      <w:lvlJc w:val="left"/>
      <w:pPr>
        <w:ind w:left="2380" w:hanging="360"/>
      </w:pPr>
      <w:rPr>
        <w:rFonts w:ascii="Book Antiqua" w:eastAsia="Book Antiqua" w:hAnsi="Book Antiqua" w:cs="Book Antiqua" w:hint="default"/>
        <w:b/>
        <w:bCs/>
        <w:w w:val="99"/>
        <w:sz w:val="20"/>
        <w:szCs w:val="20"/>
      </w:rPr>
    </w:lvl>
    <w:lvl w:ilvl="1" w:tplc="4D402142">
      <w:numFmt w:val="bullet"/>
      <w:lvlText w:val="•"/>
      <w:lvlJc w:val="left"/>
      <w:pPr>
        <w:ind w:left="3150" w:hanging="360"/>
      </w:pPr>
      <w:rPr>
        <w:rFonts w:hint="default"/>
      </w:rPr>
    </w:lvl>
    <w:lvl w:ilvl="2" w:tplc="460EE382">
      <w:numFmt w:val="bullet"/>
      <w:lvlText w:val="•"/>
      <w:lvlJc w:val="left"/>
      <w:pPr>
        <w:ind w:left="3920" w:hanging="360"/>
      </w:pPr>
      <w:rPr>
        <w:rFonts w:hint="default"/>
      </w:rPr>
    </w:lvl>
    <w:lvl w:ilvl="3" w:tplc="7C042FCE">
      <w:numFmt w:val="bullet"/>
      <w:lvlText w:val="•"/>
      <w:lvlJc w:val="left"/>
      <w:pPr>
        <w:ind w:left="4690" w:hanging="360"/>
      </w:pPr>
      <w:rPr>
        <w:rFonts w:hint="default"/>
      </w:rPr>
    </w:lvl>
    <w:lvl w:ilvl="4" w:tplc="434066B4">
      <w:numFmt w:val="bullet"/>
      <w:lvlText w:val="•"/>
      <w:lvlJc w:val="left"/>
      <w:pPr>
        <w:ind w:left="5460" w:hanging="360"/>
      </w:pPr>
      <w:rPr>
        <w:rFonts w:hint="default"/>
      </w:rPr>
    </w:lvl>
    <w:lvl w:ilvl="5" w:tplc="708C4776">
      <w:numFmt w:val="bullet"/>
      <w:lvlText w:val="•"/>
      <w:lvlJc w:val="left"/>
      <w:pPr>
        <w:ind w:left="6230" w:hanging="360"/>
      </w:pPr>
      <w:rPr>
        <w:rFonts w:hint="default"/>
      </w:rPr>
    </w:lvl>
    <w:lvl w:ilvl="6" w:tplc="C72EDB58">
      <w:numFmt w:val="bullet"/>
      <w:lvlText w:val="•"/>
      <w:lvlJc w:val="left"/>
      <w:pPr>
        <w:ind w:left="7000" w:hanging="360"/>
      </w:pPr>
      <w:rPr>
        <w:rFonts w:hint="default"/>
      </w:rPr>
    </w:lvl>
    <w:lvl w:ilvl="7" w:tplc="4E3255C8">
      <w:numFmt w:val="bullet"/>
      <w:lvlText w:val="•"/>
      <w:lvlJc w:val="left"/>
      <w:pPr>
        <w:ind w:left="7770" w:hanging="360"/>
      </w:pPr>
      <w:rPr>
        <w:rFonts w:hint="default"/>
      </w:rPr>
    </w:lvl>
    <w:lvl w:ilvl="8" w:tplc="406E4266">
      <w:numFmt w:val="bullet"/>
      <w:lvlText w:val="•"/>
      <w:lvlJc w:val="left"/>
      <w:pPr>
        <w:ind w:left="8540" w:hanging="360"/>
      </w:pPr>
      <w:rPr>
        <w:rFonts w:hint="default"/>
      </w:rPr>
    </w:lvl>
  </w:abstractNum>
  <w:abstractNum w:abstractNumId="88" w15:restartNumberingAfterBreak="0">
    <w:nsid w:val="329F3BA6"/>
    <w:multiLevelType w:val="hybridMultilevel"/>
    <w:tmpl w:val="2FB80CFE"/>
    <w:lvl w:ilvl="0" w:tplc="C9E27360">
      <w:numFmt w:val="bullet"/>
      <w:lvlText w:val="■"/>
      <w:lvlJc w:val="left"/>
      <w:pPr>
        <w:ind w:left="2620" w:hanging="360"/>
      </w:pPr>
      <w:rPr>
        <w:rFonts w:ascii="MS UI Gothic" w:eastAsia="MS UI Gothic" w:hAnsi="MS UI Gothic" w:cs="MS UI Gothic" w:hint="default"/>
        <w:w w:val="75"/>
        <w:sz w:val="10"/>
        <w:szCs w:val="10"/>
      </w:rPr>
    </w:lvl>
    <w:lvl w:ilvl="1" w:tplc="B470C496">
      <w:numFmt w:val="bullet"/>
      <w:lvlText w:val="•"/>
      <w:lvlJc w:val="left"/>
      <w:pPr>
        <w:ind w:left="3366" w:hanging="360"/>
      </w:pPr>
      <w:rPr>
        <w:rFonts w:hint="default"/>
      </w:rPr>
    </w:lvl>
    <w:lvl w:ilvl="2" w:tplc="48822E2A">
      <w:numFmt w:val="bullet"/>
      <w:lvlText w:val="•"/>
      <w:lvlJc w:val="left"/>
      <w:pPr>
        <w:ind w:left="4112" w:hanging="360"/>
      </w:pPr>
      <w:rPr>
        <w:rFonts w:hint="default"/>
      </w:rPr>
    </w:lvl>
    <w:lvl w:ilvl="3" w:tplc="50508D72">
      <w:numFmt w:val="bullet"/>
      <w:lvlText w:val="•"/>
      <w:lvlJc w:val="left"/>
      <w:pPr>
        <w:ind w:left="4858" w:hanging="360"/>
      </w:pPr>
      <w:rPr>
        <w:rFonts w:hint="default"/>
      </w:rPr>
    </w:lvl>
    <w:lvl w:ilvl="4" w:tplc="E378F298">
      <w:numFmt w:val="bullet"/>
      <w:lvlText w:val="•"/>
      <w:lvlJc w:val="left"/>
      <w:pPr>
        <w:ind w:left="5604" w:hanging="360"/>
      </w:pPr>
      <w:rPr>
        <w:rFonts w:hint="default"/>
      </w:rPr>
    </w:lvl>
    <w:lvl w:ilvl="5" w:tplc="3A0C3F9C">
      <w:numFmt w:val="bullet"/>
      <w:lvlText w:val="•"/>
      <w:lvlJc w:val="left"/>
      <w:pPr>
        <w:ind w:left="6350" w:hanging="360"/>
      </w:pPr>
      <w:rPr>
        <w:rFonts w:hint="default"/>
      </w:rPr>
    </w:lvl>
    <w:lvl w:ilvl="6" w:tplc="A61E4B5A">
      <w:numFmt w:val="bullet"/>
      <w:lvlText w:val="•"/>
      <w:lvlJc w:val="left"/>
      <w:pPr>
        <w:ind w:left="7096" w:hanging="360"/>
      </w:pPr>
      <w:rPr>
        <w:rFonts w:hint="default"/>
      </w:rPr>
    </w:lvl>
    <w:lvl w:ilvl="7" w:tplc="33D6F02E">
      <w:numFmt w:val="bullet"/>
      <w:lvlText w:val="•"/>
      <w:lvlJc w:val="left"/>
      <w:pPr>
        <w:ind w:left="7842" w:hanging="360"/>
      </w:pPr>
      <w:rPr>
        <w:rFonts w:hint="default"/>
      </w:rPr>
    </w:lvl>
    <w:lvl w:ilvl="8" w:tplc="B62C2F44">
      <w:numFmt w:val="bullet"/>
      <w:lvlText w:val="•"/>
      <w:lvlJc w:val="left"/>
      <w:pPr>
        <w:ind w:left="8588" w:hanging="360"/>
      </w:pPr>
      <w:rPr>
        <w:rFonts w:hint="default"/>
      </w:rPr>
    </w:lvl>
  </w:abstractNum>
  <w:abstractNum w:abstractNumId="89" w15:restartNumberingAfterBreak="0">
    <w:nsid w:val="332558E5"/>
    <w:multiLevelType w:val="hybridMultilevel"/>
    <w:tmpl w:val="3834B454"/>
    <w:lvl w:ilvl="0" w:tplc="A9722FBE">
      <w:numFmt w:val="bullet"/>
      <w:lvlText w:val="■"/>
      <w:lvlJc w:val="left"/>
      <w:pPr>
        <w:ind w:left="687" w:hanging="360"/>
      </w:pPr>
      <w:rPr>
        <w:rFonts w:ascii="MS UI Gothic" w:eastAsia="MS UI Gothic" w:hAnsi="MS UI Gothic" w:cs="MS UI Gothic" w:hint="default"/>
        <w:w w:val="76"/>
        <w:sz w:val="9"/>
        <w:szCs w:val="9"/>
      </w:rPr>
    </w:lvl>
    <w:lvl w:ilvl="1" w:tplc="0F66FEDE">
      <w:numFmt w:val="bullet"/>
      <w:lvlText w:val="•"/>
      <w:lvlJc w:val="left"/>
      <w:pPr>
        <w:ind w:left="1385" w:hanging="360"/>
      </w:pPr>
      <w:rPr>
        <w:rFonts w:hint="default"/>
      </w:rPr>
    </w:lvl>
    <w:lvl w:ilvl="2" w:tplc="478C5CB4">
      <w:numFmt w:val="bullet"/>
      <w:lvlText w:val="•"/>
      <w:lvlJc w:val="left"/>
      <w:pPr>
        <w:ind w:left="2091" w:hanging="360"/>
      </w:pPr>
      <w:rPr>
        <w:rFonts w:hint="default"/>
      </w:rPr>
    </w:lvl>
    <w:lvl w:ilvl="3" w:tplc="F0EC1F34">
      <w:numFmt w:val="bullet"/>
      <w:lvlText w:val="•"/>
      <w:lvlJc w:val="left"/>
      <w:pPr>
        <w:ind w:left="2797" w:hanging="360"/>
      </w:pPr>
      <w:rPr>
        <w:rFonts w:hint="default"/>
      </w:rPr>
    </w:lvl>
    <w:lvl w:ilvl="4" w:tplc="8ADA3D22">
      <w:numFmt w:val="bullet"/>
      <w:lvlText w:val="•"/>
      <w:lvlJc w:val="left"/>
      <w:pPr>
        <w:ind w:left="3503" w:hanging="360"/>
      </w:pPr>
      <w:rPr>
        <w:rFonts w:hint="default"/>
      </w:rPr>
    </w:lvl>
    <w:lvl w:ilvl="5" w:tplc="8D429C42">
      <w:numFmt w:val="bullet"/>
      <w:lvlText w:val="•"/>
      <w:lvlJc w:val="left"/>
      <w:pPr>
        <w:ind w:left="4209" w:hanging="360"/>
      </w:pPr>
      <w:rPr>
        <w:rFonts w:hint="default"/>
      </w:rPr>
    </w:lvl>
    <w:lvl w:ilvl="6" w:tplc="23303158">
      <w:numFmt w:val="bullet"/>
      <w:lvlText w:val="•"/>
      <w:lvlJc w:val="left"/>
      <w:pPr>
        <w:ind w:left="4914" w:hanging="360"/>
      </w:pPr>
      <w:rPr>
        <w:rFonts w:hint="default"/>
      </w:rPr>
    </w:lvl>
    <w:lvl w:ilvl="7" w:tplc="81E6EA12">
      <w:numFmt w:val="bullet"/>
      <w:lvlText w:val="•"/>
      <w:lvlJc w:val="left"/>
      <w:pPr>
        <w:ind w:left="5620" w:hanging="360"/>
      </w:pPr>
      <w:rPr>
        <w:rFonts w:hint="default"/>
      </w:rPr>
    </w:lvl>
    <w:lvl w:ilvl="8" w:tplc="44AE2DC2">
      <w:numFmt w:val="bullet"/>
      <w:lvlText w:val="•"/>
      <w:lvlJc w:val="left"/>
      <w:pPr>
        <w:ind w:left="6326" w:hanging="360"/>
      </w:pPr>
      <w:rPr>
        <w:rFonts w:hint="default"/>
      </w:rPr>
    </w:lvl>
  </w:abstractNum>
  <w:abstractNum w:abstractNumId="90" w15:restartNumberingAfterBreak="0">
    <w:nsid w:val="343219CF"/>
    <w:multiLevelType w:val="hybridMultilevel"/>
    <w:tmpl w:val="91AE5BA2"/>
    <w:lvl w:ilvl="0" w:tplc="AFC80E5E">
      <w:start w:val="1"/>
      <w:numFmt w:val="decimal"/>
      <w:lvlText w:val="%1."/>
      <w:lvlJc w:val="left"/>
      <w:pPr>
        <w:ind w:left="2020" w:hanging="360"/>
      </w:pPr>
      <w:rPr>
        <w:rFonts w:ascii="Arial" w:eastAsia="Arial" w:hAnsi="Arial" w:cs="Arial" w:hint="default"/>
        <w:b/>
        <w:bCs/>
        <w:spacing w:val="-10"/>
        <w:w w:val="85"/>
        <w:sz w:val="18"/>
        <w:szCs w:val="18"/>
      </w:rPr>
    </w:lvl>
    <w:lvl w:ilvl="1" w:tplc="73829DE0">
      <w:start w:val="1"/>
      <w:numFmt w:val="decimal"/>
      <w:lvlText w:val="%2."/>
      <w:lvlJc w:val="left"/>
      <w:pPr>
        <w:ind w:left="2620" w:hanging="360"/>
      </w:pPr>
      <w:rPr>
        <w:rFonts w:ascii="Arial" w:eastAsia="Arial" w:hAnsi="Arial" w:cs="Arial" w:hint="default"/>
        <w:b/>
        <w:bCs/>
        <w:spacing w:val="-16"/>
        <w:w w:val="99"/>
        <w:sz w:val="18"/>
        <w:szCs w:val="18"/>
      </w:rPr>
    </w:lvl>
    <w:lvl w:ilvl="2" w:tplc="46F6C980">
      <w:numFmt w:val="bullet"/>
      <w:lvlText w:val="•"/>
      <w:lvlJc w:val="left"/>
      <w:pPr>
        <w:ind w:left="3448" w:hanging="360"/>
      </w:pPr>
      <w:rPr>
        <w:rFonts w:hint="default"/>
      </w:rPr>
    </w:lvl>
    <w:lvl w:ilvl="3" w:tplc="A6C69E1A">
      <w:numFmt w:val="bullet"/>
      <w:lvlText w:val="•"/>
      <w:lvlJc w:val="left"/>
      <w:pPr>
        <w:ind w:left="4277" w:hanging="360"/>
      </w:pPr>
      <w:rPr>
        <w:rFonts w:hint="default"/>
      </w:rPr>
    </w:lvl>
    <w:lvl w:ilvl="4" w:tplc="FBC6A5E0">
      <w:numFmt w:val="bullet"/>
      <w:lvlText w:val="•"/>
      <w:lvlJc w:val="left"/>
      <w:pPr>
        <w:ind w:left="5106" w:hanging="360"/>
      </w:pPr>
      <w:rPr>
        <w:rFonts w:hint="default"/>
      </w:rPr>
    </w:lvl>
    <w:lvl w:ilvl="5" w:tplc="F7344ED2">
      <w:numFmt w:val="bullet"/>
      <w:lvlText w:val="•"/>
      <w:lvlJc w:val="left"/>
      <w:pPr>
        <w:ind w:left="5935" w:hanging="360"/>
      </w:pPr>
      <w:rPr>
        <w:rFonts w:hint="default"/>
      </w:rPr>
    </w:lvl>
    <w:lvl w:ilvl="6" w:tplc="414204CE">
      <w:numFmt w:val="bullet"/>
      <w:lvlText w:val="•"/>
      <w:lvlJc w:val="left"/>
      <w:pPr>
        <w:ind w:left="6764" w:hanging="360"/>
      </w:pPr>
      <w:rPr>
        <w:rFonts w:hint="default"/>
      </w:rPr>
    </w:lvl>
    <w:lvl w:ilvl="7" w:tplc="B9A20F2A">
      <w:numFmt w:val="bullet"/>
      <w:lvlText w:val="•"/>
      <w:lvlJc w:val="left"/>
      <w:pPr>
        <w:ind w:left="7593" w:hanging="360"/>
      </w:pPr>
      <w:rPr>
        <w:rFonts w:hint="default"/>
      </w:rPr>
    </w:lvl>
    <w:lvl w:ilvl="8" w:tplc="FEE0A636">
      <w:numFmt w:val="bullet"/>
      <w:lvlText w:val="•"/>
      <w:lvlJc w:val="left"/>
      <w:pPr>
        <w:ind w:left="8422" w:hanging="360"/>
      </w:pPr>
      <w:rPr>
        <w:rFonts w:hint="default"/>
      </w:rPr>
    </w:lvl>
  </w:abstractNum>
  <w:abstractNum w:abstractNumId="91" w15:restartNumberingAfterBreak="0">
    <w:nsid w:val="355B2E44"/>
    <w:multiLevelType w:val="hybridMultilevel"/>
    <w:tmpl w:val="5CFA5334"/>
    <w:lvl w:ilvl="0" w:tplc="5DF4BDAE">
      <w:numFmt w:val="bullet"/>
      <w:lvlText w:val="■"/>
      <w:lvlJc w:val="left"/>
      <w:pPr>
        <w:ind w:left="2620" w:hanging="360"/>
      </w:pPr>
      <w:rPr>
        <w:rFonts w:ascii="MS UI Gothic" w:eastAsia="MS UI Gothic" w:hAnsi="MS UI Gothic" w:cs="MS UI Gothic" w:hint="default"/>
        <w:w w:val="75"/>
        <w:sz w:val="10"/>
        <w:szCs w:val="10"/>
      </w:rPr>
    </w:lvl>
    <w:lvl w:ilvl="1" w:tplc="5C2800DC">
      <w:numFmt w:val="bullet"/>
      <w:lvlText w:val="–"/>
      <w:lvlJc w:val="left"/>
      <w:pPr>
        <w:ind w:left="2979" w:hanging="360"/>
      </w:pPr>
      <w:rPr>
        <w:rFonts w:ascii="Book Antiqua" w:eastAsia="Book Antiqua" w:hAnsi="Book Antiqua" w:cs="Book Antiqua" w:hint="default"/>
        <w:b/>
        <w:bCs/>
        <w:w w:val="99"/>
        <w:sz w:val="20"/>
        <w:szCs w:val="20"/>
      </w:rPr>
    </w:lvl>
    <w:lvl w:ilvl="2" w:tplc="60EE0DEA">
      <w:numFmt w:val="bullet"/>
      <w:lvlText w:val="•"/>
      <w:lvlJc w:val="left"/>
      <w:pPr>
        <w:ind w:left="3768" w:hanging="360"/>
      </w:pPr>
      <w:rPr>
        <w:rFonts w:hint="default"/>
      </w:rPr>
    </w:lvl>
    <w:lvl w:ilvl="3" w:tplc="4FAE558A">
      <w:numFmt w:val="bullet"/>
      <w:lvlText w:val="•"/>
      <w:lvlJc w:val="left"/>
      <w:pPr>
        <w:ind w:left="4557" w:hanging="360"/>
      </w:pPr>
      <w:rPr>
        <w:rFonts w:hint="default"/>
      </w:rPr>
    </w:lvl>
    <w:lvl w:ilvl="4" w:tplc="1DE893BA">
      <w:numFmt w:val="bullet"/>
      <w:lvlText w:val="•"/>
      <w:lvlJc w:val="left"/>
      <w:pPr>
        <w:ind w:left="5346" w:hanging="360"/>
      </w:pPr>
      <w:rPr>
        <w:rFonts w:hint="default"/>
      </w:rPr>
    </w:lvl>
    <w:lvl w:ilvl="5" w:tplc="DD64CF3A">
      <w:numFmt w:val="bullet"/>
      <w:lvlText w:val="•"/>
      <w:lvlJc w:val="left"/>
      <w:pPr>
        <w:ind w:left="6135" w:hanging="360"/>
      </w:pPr>
      <w:rPr>
        <w:rFonts w:hint="default"/>
      </w:rPr>
    </w:lvl>
    <w:lvl w:ilvl="6" w:tplc="77A4337A">
      <w:numFmt w:val="bullet"/>
      <w:lvlText w:val="•"/>
      <w:lvlJc w:val="left"/>
      <w:pPr>
        <w:ind w:left="6924" w:hanging="360"/>
      </w:pPr>
      <w:rPr>
        <w:rFonts w:hint="default"/>
      </w:rPr>
    </w:lvl>
    <w:lvl w:ilvl="7" w:tplc="3F1EF632">
      <w:numFmt w:val="bullet"/>
      <w:lvlText w:val="•"/>
      <w:lvlJc w:val="left"/>
      <w:pPr>
        <w:ind w:left="7713" w:hanging="360"/>
      </w:pPr>
      <w:rPr>
        <w:rFonts w:hint="default"/>
      </w:rPr>
    </w:lvl>
    <w:lvl w:ilvl="8" w:tplc="99EEA464">
      <w:numFmt w:val="bullet"/>
      <w:lvlText w:val="•"/>
      <w:lvlJc w:val="left"/>
      <w:pPr>
        <w:ind w:left="8502" w:hanging="360"/>
      </w:pPr>
      <w:rPr>
        <w:rFonts w:hint="default"/>
      </w:rPr>
    </w:lvl>
  </w:abstractNum>
  <w:abstractNum w:abstractNumId="92" w15:restartNumberingAfterBreak="0">
    <w:nsid w:val="356B0B11"/>
    <w:multiLevelType w:val="hybridMultilevel"/>
    <w:tmpl w:val="89DEB3BE"/>
    <w:lvl w:ilvl="0" w:tplc="EC263734">
      <w:numFmt w:val="bullet"/>
      <w:lvlText w:val="■"/>
      <w:lvlJc w:val="left"/>
      <w:pPr>
        <w:ind w:left="2380" w:hanging="360"/>
      </w:pPr>
      <w:rPr>
        <w:rFonts w:ascii="MS UI Gothic" w:eastAsia="MS UI Gothic" w:hAnsi="MS UI Gothic" w:cs="MS UI Gothic" w:hint="default"/>
        <w:w w:val="75"/>
        <w:sz w:val="10"/>
        <w:szCs w:val="10"/>
      </w:rPr>
    </w:lvl>
    <w:lvl w:ilvl="1" w:tplc="258CE612">
      <w:numFmt w:val="bullet"/>
      <w:lvlText w:val="–"/>
      <w:lvlJc w:val="left"/>
      <w:pPr>
        <w:ind w:left="2739" w:hanging="360"/>
      </w:pPr>
      <w:rPr>
        <w:rFonts w:ascii="Book Antiqua" w:eastAsia="Book Antiqua" w:hAnsi="Book Antiqua" w:cs="Book Antiqua" w:hint="default"/>
        <w:b/>
        <w:bCs/>
        <w:w w:val="99"/>
        <w:sz w:val="20"/>
        <w:szCs w:val="20"/>
      </w:rPr>
    </w:lvl>
    <w:lvl w:ilvl="2" w:tplc="EA986AE4">
      <w:numFmt w:val="bullet"/>
      <w:lvlText w:val="•"/>
      <w:lvlJc w:val="left"/>
      <w:pPr>
        <w:ind w:left="3555" w:hanging="360"/>
      </w:pPr>
      <w:rPr>
        <w:rFonts w:hint="default"/>
      </w:rPr>
    </w:lvl>
    <w:lvl w:ilvl="3" w:tplc="1A3A7710">
      <w:numFmt w:val="bullet"/>
      <w:lvlText w:val="•"/>
      <w:lvlJc w:val="left"/>
      <w:pPr>
        <w:ind w:left="4371" w:hanging="360"/>
      </w:pPr>
      <w:rPr>
        <w:rFonts w:hint="default"/>
      </w:rPr>
    </w:lvl>
    <w:lvl w:ilvl="4" w:tplc="2AF67726">
      <w:numFmt w:val="bullet"/>
      <w:lvlText w:val="•"/>
      <w:lvlJc w:val="left"/>
      <w:pPr>
        <w:ind w:left="5186" w:hanging="360"/>
      </w:pPr>
      <w:rPr>
        <w:rFonts w:hint="default"/>
      </w:rPr>
    </w:lvl>
    <w:lvl w:ilvl="5" w:tplc="771AA93E">
      <w:numFmt w:val="bullet"/>
      <w:lvlText w:val="•"/>
      <w:lvlJc w:val="left"/>
      <w:pPr>
        <w:ind w:left="6002" w:hanging="360"/>
      </w:pPr>
      <w:rPr>
        <w:rFonts w:hint="default"/>
      </w:rPr>
    </w:lvl>
    <w:lvl w:ilvl="6" w:tplc="2E9674DE">
      <w:numFmt w:val="bullet"/>
      <w:lvlText w:val="•"/>
      <w:lvlJc w:val="left"/>
      <w:pPr>
        <w:ind w:left="6817" w:hanging="360"/>
      </w:pPr>
      <w:rPr>
        <w:rFonts w:hint="default"/>
      </w:rPr>
    </w:lvl>
    <w:lvl w:ilvl="7" w:tplc="FC725CBE">
      <w:numFmt w:val="bullet"/>
      <w:lvlText w:val="•"/>
      <w:lvlJc w:val="left"/>
      <w:pPr>
        <w:ind w:left="7633" w:hanging="360"/>
      </w:pPr>
      <w:rPr>
        <w:rFonts w:hint="default"/>
      </w:rPr>
    </w:lvl>
    <w:lvl w:ilvl="8" w:tplc="41CA4FB6">
      <w:numFmt w:val="bullet"/>
      <w:lvlText w:val="•"/>
      <w:lvlJc w:val="left"/>
      <w:pPr>
        <w:ind w:left="8448" w:hanging="360"/>
      </w:pPr>
      <w:rPr>
        <w:rFonts w:hint="default"/>
      </w:rPr>
    </w:lvl>
  </w:abstractNum>
  <w:abstractNum w:abstractNumId="93" w15:restartNumberingAfterBreak="0">
    <w:nsid w:val="35FC4B0E"/>
    <w:multiLevelType w:val="hybridMultilevel"/>
    <w:tmpl w:val="42AC4056"/>
    <w:lvl w:ilvl="0" w:tplc="9B1A998E">
      <w:start w:val="1"/>
      <w:numFmt w:val="decimal"/>
      <w:lvlText w:val="%1."/>
      <w:lvlJc w:val="left"/>
      <w:pPr>
        <w:ind w:left="2620" w:hanging="360"/>
      </w:pPr>
      <w:rPr>
        <w:rFonts w:ascii="Arial" w:eastAsia="Arial" w:hAnsi="Arial" w:cs="Arial" w:hint="default"/>
        <w:b/>
        <w:bCs/>
        <w:spacing w:val="-77"/>
        <w:w w:val="85"/>
        <w:sz w:val="18"/>
        <w:szCs w:val="18"/>
      </w:rPr>
    </w:lvl>
    <w:lvl w:ilvl="1" w:tplc="541C0EFA">
      <w:numFmt w:val="bullet"/>
      <w:lvlText w:val="•"/>
      <w:lvlJc w:val="left"/>
      <w:pPr>
        <w:ind w:left="3366" w:hanging="360"/>
      </w:pPr>
      <w:rPr>
        <w:rFonts w:hint="default"/>
      </w:rPr>
    </w:lvl>
    <w:lvl w:ilvl="2" w:tplc="CA64DD32">
      <w:numFmt w:val="bullet"/>
      <w:lvlText w:val="•"/>
      <w:lvlJc w:val="left"/>
      <w:pPr>
        <w:ind w:left="4112" w:hanging="360"/>
      </w:pPr>
      <w:rPr>
        <w:rFonts w:hint="default"/>
      </w:rPr>
    </w:lvl>
    <w:lvl w:ilvl="3" w:tplc="6A8881CC">
      <w:numFmt w:val="bullet"/>
      <w:lvlText w:val="•"/>
      <w:lvlJc w:val="left"/>
      <w:pPr>
        <w:ind w:left="4858" w:hanging="360"/>
      </w:pPr>
      <w:rPr>
        <w:rFonts w:hint="default"/>
      </w:rPr>
    </w:lvl>
    <w:lvl w:ilvl="4" w:tplc="DE7AABAC">
      <w:numFmt w:val="bullet"/>
      <w:lvlText w:val="•"/>
      <w:lvlJc w:val="left"/>
      <w:pPr>
        <w:ind w:left="5604" w:hanging="360"/>
      </w:pPr>
      <w:rPr>
        <w:rFonts w:hint="default"/>
      </w:rPr>
    </w:lvl>
    <w:lvl w:ilvl="5" w:tplc="86F4D5EE">
      <w:numFmt w:val="bullet"/>
      <w:lvlText w:val="•"/>
      <w:lvlJc w:val="left"/>
      <w:pPr>
        <w:ind w:left="6350" w:hanging="360"/>
      </w:pPr>
      <w:rPr>
        <w:rFonts w:hint="default"/>
      </w:rPr>
    </w:lvl>
    <w:lvl w:ilvl="6" w:tplc="93DE2ED2">
      <w:numFmt w:val="bullet"/>
      <w:lvlText w:val="•"/>
      <w:lvlJc w:val="left"/>
      <w:pPr>
        <w:ind w:left="7096" w:hanging="360"/>
      </w:pPr>
      <w:rPr>
        <w:rFonts w:hint="default"/>
      </w:rPr>
    </w:lvl>
    <w:lvl w:ilvl="7" w:tplc="79009AC0">
      <w:numFmt w:val="bullet"/>
      <w:lvlText w:val="•"/>
      <w:lvlJc w:val="left"/>
      <w:pPr>
        <w:ind w:left="7842" w:hanging="360"/>
      </w:pPr>
      <w:rPr>
        <w:rFonts w:hint="default"/>
      </w:rPr>
    </w:lvl>
    <w:lvl w:ilvl="8" w:tplc="2B4454FE">
      <w:numFmt w:val="bullet"/>
      <w:lvlText w:val="•"/>
      <w:lvlJc w:val="left"/>
      <w:pPr>
        <w:ind w:left="8588" w:hanging="360"/>
      </w:pPr>
      <w:rPr>
        <w:rFonts w:hint="default"/>
      </w:rPr>
    </w:lvl>
  </w:abstractNum>
  <w:abstractNum w:abstractNumId="94" w15:restartNumberingAfterBreak="0">
    <w:nsid w:val="367572C9"/>
    <w:multiLevelType w:val="hybridMultilevel"/>
    <w:tmpl w:val="9AAC47C0"/>
    <w:lvl w:ilvl="0" w:tplc="E8D034D8">
      <w:start w:val="1"/>
      <w:numFmt w:val="decimal"/>
      <w:lvlText w:val="%1."/>
      <w:lvlJc w:val="left"/>
      <w:pPr>
        <w:ind w:left="2020" w:hanging="360"/>
      </w:pPr>
      <w:rPr>
        <w:rFonts w:ascii="Arial" w:eastAsia="Arial" w:hAnsi="Arial" w:cs="Arial" w:hint="default"/>
        <w:b/>
        <w:bCs/>
        <w:spacing w:val="-16"/>
        <w:w w:val="99"/>
        <w:sz w:val="18"/>
        <w:szCs w:val="18"/>
      </w:rPr>
    </w:lvl>
    <w:lvl w:ilvl="1" w:tplc="C1DA4020">
      <w:start w:val="1"/>
      <w:numFmt w:val="decimal"/>
      <w:lvlText w:val="%2."/>
      <w:lvlJc w:val="left"/>
      <w:pPr>
        <w:ind w:left="2620" w:hanging="360"/>
      </w:pPr>
      <w:rPr>
        <w:rFonts w:ascii="Arial" w:eastAsia="Arial" w:hAnsi="Arial" w:cs="Arial" w:hint="default"/>
        <w:b/>
        <w:bCs/>
        <w:spacing w:val="-77"/>
        <w:w w:val="85"/>
        <w:sz w:val="18"/>
        <w:szCs w:val="18"/>
      </w:rPr>
    </w:lvl>
    <w:lvl w:ilvl="2" w:tplc="586ECFB0">
      <w:numFmt w:val="bullet"/>
      <w:lvlText w:val="•"/>
      <w:lvlJc w:val="left"/>
      <w:pPr>
        <w:ind w:left="3448" w:hanging="360"/>
      </w:pPr>
      <w:rPr>
        <w:rFonts w:hint="default"/>
      </w:rPr>
    </w:lvl>
    <w:lvl w:ilvl="3" w:tplc="5122E454">
      <w:numFmt w:val="bullet"/>
      <w:lvlText w:val="•"/>
      <w:lvlJc w:val="left"/>
      <w:pPr>
        <w:ind w:left="4277" w:hanging="360"/>
      </w:pPr>
      <w:rPr>
        <w:rFonts w:hint="default"/>
      </w:rPr>
    </w:lvl>
    <w:lvl w:ilvl="4" w:tplc="088EB1CC">
      <w:numFmt w:val="bullet"/>
      <w:lvlText w:val="•"/>
      <w:lvlJc w:val="left"/>
      <w:pPr>
        <w:ind w:left="5106" w:hanging="360"/>
      </w:pPr>
      <w:rPr>
        <w:rFonts w:hint="default"/>
      </w:rPr>
    </w:lvl>
    <w:lvl w:ilvl="5" w:tplc="88FE03AC">
      <w:numFmt w:val="bullet"/>
      <w:lvlText w:val="•"/>
      <w:lvlJc w:val="left"/>
      <w:pPr>
        <w:ind w:left="5935" w:hanging="360"/>
      </w:pPr>
      <w:rPr>
        <w:rFonts w:hint="default"/>
      </w:rPr>
    </w:lvl>
    <w:lvl w:ilvl="6" w:tplc="525E78B8">
      <w:numFmt w:val="bullet"/>
      <w:lvlText w:val="•"/>
      <w:lvlJc w:val="left"/>
      <w:pPr>
        <w:ind w:left="6764" w:hanging="360"/>
      </w:pPr>
      <w:rPr>
        <w:rFonts w:hint="default"/>
      </w:rPr>
    </w:lvl>
    <w:lvl w:ilvl="7" w:tplc="CE367440">
      <w:numFmt w:val="bullet"/>
      <w:lvlText w:val="•"/>
      <w:lvlJc w:val="left"/>
      <w:pPr>
        <w:ind w:left="7593" w:hanging="360"/>
      </w:pPr>
      <w:rPr>
        <w:rFonts w:hint="default"/>
      </w:rPr>
    </w:lvl>
    <w:lvl w:ilvl="8" w:tplc="1A126EC0">
      <w:numFmt w:val="bullet"/>
      <w:lvlText w:val="•"/>
      <w:lvlJc w:val="left"/>
      <w:pPr>
        <w:ind w:left="8422" w:hanging="360"/>
      </w:pPr>
      <w:rPr>
        <w:rFonts w:hint="default"/>
      </w:rPr>
    </w:lvl>
  </w:abstractNum>
  <w:abstractNum w:abstractNumId="95" w15:restartNumberingAfterBreak="0">
    <w:nsid w:val="371A2462"/>
    <w:multiLevelType w:val="hybridMultilevel"/>
    <w:tmpl w:val="12BAA5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37C41511"/>
    <w:multiLevelType w:val="hybridMultilevel"/>
    <w:tmpl w:val="A06018C6"/>
    <w:lvl w:ilvl="0" w:tplc="E7146B2A">
      <w:start w:val="1"/>
      <w:numFmt w:val="decimal"/>
      <w:lvlText w:val="%1."/>
      <w:lvlJc w:val="left"/>
      <w:pPr>
        <w:ind w:left="2620" w:hanging="360"/>
        <w:jc w:val="right"/>
      </w:pPr>
      <w:rPr>
        <w:rFonts w:ascii="Arial" w:eastAsia="Arial" w:hAnsi="Arial" w:cs="Arial" w:hint="default"/>
        <w:b/>
        <w:bCs/>
        <w:spacing w:val="-10"/>
        <w:w w:val="99"/>
        <w:sz w:val="18"/>
        <w:szCs w:val="18"/>
      </w:rPr>
    </w:lvl>
    <w:lvl w:ilvl="1" w:tplc="B018164C">
      <w:numFmt w:val="bullet"/>
      <w:lvlText w:val="•"/>
      <w:lvlJc w:val="left"/>
      <w:pPr>
        <w:ind w:left="3366" w:hanging="360"/>
      </w:pPr>
      <w:rPr>
        <w:rFonts w:hint="default"/>
      </w:rPr>
    </w:lvl>
    <w:lvl w:ilvl="2" w:tplc="C88EA5C2">
      <w:numFmt w:val="bullet"/>
      <w:lvlText w:val="•"/>
      <w:lvlJc w:val="left"/>
      <w:pPr>
        <w:ind w:left="4112" w:hanging="360"/>
      </w:pPr>
      <w:rPr>
        <w:rFonts w:hint="default"/>
      </w:rPr>
    </w:lvl>
    <w:lvl w:ilvl="3" w:tplc="8AD23D40">
      <w:numFmt w:val="bullet"/>
      <w:lvlText w:val="•"/>
      <w:lvlJc w:val="left"/>
      <w:pPr>
        <w:ind w:left="4858" w:hanging="360"/>
      </w:pPr>
      <w:rPr>
        <w:rFonts w:hint="default"/>
      </w:rPr>
    </w:lvl>
    <w:lvl w:ilvl="4" w:tplc="1FAEA282">
      <w:numFmt w:val="bullet"/>
      <w:lvlText w:val="•"/>
      <w:lvlJc w:val="left"/>
      <w:pPr>
        <w:ind w:left="5604" w:hanging="360"/>
      </w:pPr>
      <w:rPr>
        <w:rFonts w:hint="default"/>
      </w:rPr>
    </w:lvl>
    <w:lvl w:ilvl="5" w:tplc="F2C2879C">
      <w:numFmt w:val="bullet"/>
      <w:lvlText w:val="•"/>
      <w:lvlJc w:val="left"/>
      <w:pPr>
        <w:ind w:left="6350" w:hanging="360"/>
      </w:pPr>
      <w:rPr>
        <w:rFonts w:hint="default"/>
      </w:rPr>
    </w:lvl>
    <w:lvl w:ilvl="6" w:tplc="DB26FA70">
      <w:numFmt w:val="bullet"/>
      <w:lvlText w:val="•"/>
      <w:lvlJc w:val="left"/>
      <w:pPr>
        <w:ind w:left="7096" w:hanging="360"/>
      </w:pPr>
      <w:rPr>
        <w:rFonts w:hint="default"/>
      </w:rPr>
    </w:lvl>
    <w:lvl w:ilvl="7" w:tplc="65F279B8">
      <w:numFmt w:val="bullet"/>
      <w:lvlText w:val="•"/>
      <w:lvlJc w:val="left"/>
      <w:pPr>
        <w:ind w:left="7842" w:hanging="360"/>
      </w:pPr>
      <w:rPr>
        <w:rFonts w:hint="default"/>
      </w:rPr>
    </w:lvl>
    <w:lvl w:ilvl="8" w:tplc="EF0A153E">
      <w:numFmt w:val="bullet"/>
      <w:lvlText w:val="•"/>
      <w:lvlJc w:val="left"/>
      <w:pPr>
        <w:ind w:left="8588" w:hanging="360"/>
      </w:pPr>
      <w:rPr>
        <w:rFonts w:hint="default"/>
      </w:rPr>
    </w:lvl>
  </w:abstractNum>
  <w:abstractNum w:abstractNumId="97" w15:restartNumberingAfterBreak="0">
    <w:nsid w:val="38705115"/>
    <w:multiLevelType w:val="hybridMultilevel"/>
    <w:tmpl w:val="98D8374E"/>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15:restartNumberingAfterBreak="0">
    <w:nsid w:val="3948395F"/>
    <w:multiLevelType w:val="hybridMultilevel"/>
    <w:tmpl w:val="6F3265AE"/>
    <w:lvl w:ilvl="0" w:tplc="56427FAA">
      <w:start w:val="1"/>
      <w:numFmt w:val="decimal"/>
      <w:lvlText w:val="%1."/>
      <w:lvlJc w:val="left"/>
      <w:pPr>
        <w:ind w:left="446" w:hanging="360"/>
      </w:pPr>
      <w:rPr>
        <w:rFonts w:ascii="Arial" w:eastAsia="Arial" w:hAnsi="Arial" w:cs="Arial" w:hint="default"/>
        <w:b/>
        <w:bCs/>
        <w:w w:val="99"/>
        <w:sz w:val="16"/>
        <w:szCs w:val="16"/>
      </w:rPr>
    </w:lvl>
    <w:lvl w:ilvl="1" w:tplc="317CAAA0">
      <w:numFmt w:val="bullet"/>
      <w:lvlText w:val="•"/>
      <w:lvlJc w:val="left"/>
      <w:pPr>
        <w:ind w:left="1010" w:hanging="360"/>
      </w:pPr>
      <w:rPr>
        <w:rFonts w:hint="default"/>
      </w:rPr>
    </w:lvl>
    <w:lvl w:ilvl="2" w:tplc="60D68952">
      <w:numFmt w:val="bullet"/>
      <w:lvlText w:val="•"/>
      <w:lvlJc w:val="left"/>
      <w:pPr>
        <w:ind w:left="1581" w:hanging="360"/>
      </w:pPr>
      <w:rPr>
        <w:rFonts w:hint="default"/>
      </w:rPr>
    </w:lvl>
    <w:lvl w:ilvl="3" w:tplc="93C6B9C6">
      <w:numFmt w:val="bullet"/>
      <w:lvlText w:val="•"/>
      <w:lvlJc w:val="left"/>
      <w:pPr>
        <w:ind w:left="2152" w:hanging="360"/>
      </w:pPr>
      <w:rPr>
        <w:rFonts w:hint="default"/>
      </w:rPr>
    </w:lvl>
    <w:lvl w:ilvl="4" w:tplc="9996B5CA">
      <w:numFmt w:val="bullet"/>
      <w:lvlText w:val="•"/>
      <w:lvlJc w:val="left"/>
      <w:pPr>
        <w:ind w:left="2723" w:hanging="360"/>
      </w:pPr>
      <w:rPr>
        <w:rFonts w:hint="default"/>
      </w:rPr>
    </w:lvl>
    <w:lvl w:ilvl="5" w:tplc="7494BE1E">
      <w:numFmt w:val="bullet"/>
      <w:lvlText w:val="•"/>
      <w:lvlJc w:val="left"/>
      <w:pPr>
        <w:ind w:left="3294" w:hanging="360"/>
      </w:pPr>
      <w:rPr>
        <w:rFonts w:hint="default"/>
      </w:rPr>
    </w:lvl>
    <w:lvl w:ilvl="6" w:tplc="1A98847C">
      <w:numFmt w:val="bullet"/>
      <w:lvlText w:val="•"/>
      <w:lvlJc w:val="left"/>
      <w:pPr>
        <w:ind w:left="3864" w:hanging="360"/>
      </w:pPr>
      <w:rPr>
        <w:rFonts w:hint="default"/>
      </w:rPr>
    </w:lvl>
    <w:lvl w:ilvl="7" w:tplc="14266D72">
      <w:numFmt w:val="bullet"/>
      <w:lvlText w:val="•"/>
      <w:lvlJc w:val="left"/>
      <w:pPr>
        <w:ind w:left="4435" w:hanging="360"/>
      </w:pPr>
      <w:rPr>
        <w:rFonts w:hint="default"/>
      </w:rPr>
    </w:lvl>
    <w:lvl w:ilvl="8" w:tplc="48F8B67A">
      <w:numFmt w:val="bullet"/>
      <w:lvlText w:val="•"/>
      <w:lvlJc w:val="left"/>
      <w:pPr>
        <w:ind w:left="5006" w:hanging="360"/>
      </w:pPr>
      <w:rPr>
        <w:rFonts w:hint="default"/>
      </w:rPr>
    </w:lvl>
  </w:abstractNum>
  <w:abstractNum w:abstractNumId="99" w15:restartNumberingAfterBreak="0">
    <w:nsid w:val="3A19015E"/>
    <w:multiLevelType w:val="hybridMultilevel"/>
    <w:tmpl w:val="2482D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3AE234F5"/>
    <w:multiLevelType w:val="hybridMultilevel"/>
    <w:tmpl w:val="CB8EC214"/>
    <w:lvl w:ilvl="0" w:tplc="05DAE406">
      <w:start w:val="1"/>
      <w:numFmt w:val="decimal"/>
      <w:lvlText w:val="%1."/>
      <w:lvlJc w:val="left"/>
      <w:pPr>
        <w:ind w:left="2020" w:hanging="360"/>
        <w:jc w:val="right"/>
      </w:pPr>
      <w:rPr>
        <w:rFonts w:ascii="Arial" w:eastAsia="Arial" w:hAnsi="Arial" w:cs="Arial" w:hint="default"/>
        <w:b/>
        <w:bCs/>
        <w:spacing w:val="-19"/>
        <w:w w:val="99"/>
        <w:sz w:val="18"/>
        <w:szCs w:val="18"/>
      </w:rPr>
    </w:lvl>
    <w:lvl w:ilvl="1" w:tplc="61845FE8">
      <w:numFmt w:val="bullet"/>
      <w:lvlText w:val="■"/>
      <w:lvlJc w:val="left"/>
      <w:pPr>
        <w:ind w:left="2980" w:hanging="360"/>
      </w:pPr>
      <w:rPr>
        <w:rFonts w:ascii="MS UI Gothic" w:eastAsia="MS UI Gothic" w:hAnsi="MS UI Gothic" w:cs="MS UI Gothic" w:hint="default"/>
        <w:w w:val="75"/>
        <w:sz w:val="10"/>
        <w:szCs w:val="10"/>
      </w:rPr>
    </w:lvl>
    <w:lvl w:ilvl="2" w:tplc="BA90CCEC">
      <w:numFmt w:val="bullet"/>
      <w:lvlText w:val="–"/>
      <w:lvlJc w:val="left"/>
      <w:pPr>
        <w:ind w:left="3339" w:hanging="360"/>
      </w:pPr>
      <w:rPr>
        <w:rFonts w:ascii="Book Antiqua" w:eastAsia="Book Antiqua" w:hAnsi="Book Antiqua" w:cs="Book Antiqua" w:hint="default"/>
        <w:b/>
        <w:bCs/>
        <w:w w:val="99"/>
        <w:sz w:val="20"/>
        <w:szCs w:val="20"/>
      </w:rPr>
    </w:lvl>
    <w:lvl w:ilvl="3" w:tplc="0AF01C62">
      <w:numFmt w:val="bullet"/>
      <w:lvlText w:val="•"/>
      <w:lvlJc w:val="left"/>
      <w:pPr>
        <w:ind w:left="4182" w:hanging="360"/>
      </w:pPr>
      <w:rPr>
        <w:rFonts w:hint="default"/>
      </w:rPr>
    </w:lvl>
    <w:lvl w:ilvl="4" w:tplc="1EEA4F28">
      <w:numFmt w:val="bullet"/>
      <w:lvlText w:val="•"/>
      <w:lvlJc w:val="left"/>
      <w:pPr>
        <w:ind w:left="5025" w:hanging="360"/>
      </w:pPr>
      <w:rPr>
        <w:rFonts w:hint="default"/>
      </w:rPr>
    </w:lvl>
    <w:lvl w:ilvl="5" w:tplc="393E79DA">
      <w:numFmt w:val="bullet"/>
      <w:lvlText w:val="•"/>
      <w:lvlJc w:val="left"/>
      <w:pPr>
        <w:ind w:left="5867" w:hanging="360"/>
      </w:pPr>
      <w:rPr>
        <w:rFonts w:hint="default"/>
      </w:rPr>
    </w:lvl>
    <w:lvl w:ilvl="6" w:tplc="1FA2EDAC">
      <w:numFmt w:val="bullet"/>
      <w:lvlText w:val="•"/>
      <w:lvlJc w:val="left"/>
      <w:pPr>
        <w:ind w:left="6710" w:hanging="360"/>
      </w:pPr>
      <w:rPr>
        <w:rFonts w:hint="default"/>
      </w:rPr>
    </w:lvl>
    <w:lvl w:ilvl="7" w:tplc="65781F64">
      <w:numFmt w:val="bullet"/>
      <w:lvlText w:val="•"/>
      <w:lvlJc w:val="left"/>
      <w:pPr>
        <w:ind w:left="7552" w:hanging="360"/>
      </w:pPr>
      <w:rPr>
        <w:rFonts w:hint="default"/>
      </w:rPr>
    </w:lvl>
    <w:lvl w:ilvl="8" w:tplc="C794227E">
      <w:numFmt w:val="bullet"/>
      <w:lvlText w:val="•"/>
      <w:lvlJc w:val="left"/>
      <w:pPr>
        <w:ind w:left="8395" w:hanging="360"/>
      </w:pPr>
      <w:rPr>
        <w:rFonts w:hint="default"/>
      </w:rPr>
    </w:lvl>
  </w:abstractNum>
  <w:abstractNum w:abstractNumId="101" w15:restartNumberingAfterBreak="0">
    <w:nsid w:val="3B7E0644"/>
    <w:multiLevelType w:val="hybridMultilevel"/>
    <w:tmpl w:val="0A745D7A"/>
    <w:lvl w:ilvl="0" w:tplc="ACD4E7B6">
      <w:start w:val="1"/>
      <w:numFmt w:val="decimal"/>
      <w:lvlText w:val="%1."/>
      <w:lvlJc w:val="left"/>
      <w:pPr>
        <w:ind w:left="2020" w:hanging="360"/>
      </w:pPr>
      <w:rPr>
        <w:rFonts w:ascii="Arial" w:eastAsia="Arial" w:hAnsi="Arial" w:cs="Arial" w:hint="default"/>
        <w:b/>
        <w:bCs/>
        <w:spacing w:val="-10"/>
        <w:w w:val="99"/>
        <w:sz w:val="18"/>
        <w:szCs w:val="18"/>
      </w:rPr>
    </w:lvl>
    <w:lvl w:ilvl="1" w:tplc="C0425BC0">
      <w:numFmt w:val="bullet"/>
      <w:lvlText w:val="■"/>
      <w:lvlJc w:val="left"/>
      <w:pPr>
        <w:ind w:left="2379" w:hanging="360"/>
      </w:pPr>
      <w:rPr>
        <w:rFonts w:ascii="MS UI Gothic" w:eastAsia="MS UI Gothic" w:hAnsi="MS UI Gothic" w:cs="MS UI Gothic" w:hint="default"/>
        <w:w w:val="75"/>
        <w:sz w:val="10"/>
        <w:szCs w:val="10"/>
      </w:rPr>
    </w:lvl>
    <w:lvl w:ilvl="2" w:tplc="467ECED2">
      <w:numFmt w:val="bullet"/>
      <w:lvlText w:val="■"/>
      <w:lvlJc w:val="left"/>
      <w:pPr>
        <w:ind w:left="2980" w:hanging="360"/>
      </w:pPr>
      <w:rPr>
        <w:rFonts w:ascii="MS UI Gothic" w:eastAsia="MS UI Gothic" w:hAnsi="MS UI Gothic" w:cs="MS UI Gothic" w:hint="default"/>
        <w:w w:val="75"/>
        <w:sz w:val="10"/>
        <w:szCs w:val="10"/>
      </w:rPr>
    </w:lvl>
    <w:lvl w:ilvl="3" w:tplc="D8AAA282">
      <w:numFmt w:val="bullet"/>
      <w:lvlText w:val="•"/>
      <w:lvlJc w:val="left"/>
      <w:pPr>
        <w:ind w:left="3867" w:hanging="360"/>
      </w:pPr>
      <w:rPr>
        <w:rFonts w:hint="default"/>
      </w:rPr>
    </w:lvl>
    <w:lvl w:ilvl="4" w:tplc="BE8468A2">
      <w:numFmt w:val="bullet"/>
      <w:lvlText w:val="•"/>
      <w:lvlJc w:val="left"/>
      <w:pPr>
        <w:ind w:left="4755" w:hanging="360"/>
      </w:pPr>
      <w:rPr>
        <w:rFonts w:hint="default"/>
      </w:rPr>
    </w:lvl>
    <w:lvl w:ilvl="5" w:tplc="AEBCF032">
      <w:numFmt w:val="bullet"/>
      <w:lvlText w:val="•"/>
      <w:lvlJc w:val="left"/>
      <w:pPr>
        <w:ind w:left="5642" w:hanging="360"/>
      </w:pPr>
      <w:rPr>
        <w:rFonts w:hint="default"/>
      </w:rPr>
    </w:lvl>
    <w:lvl w:ilvl="6" w:tplc="3D58DBAC">
      <w:numFmt w:val="bullet"/>
      <w:lvlText w:val="•"/>
      <w:lvlJc w:val="left"/>
      <w:pPr>
        <w:ind w:left="6530" w:hanging="360"/>
      </w:pPr>
      <w:rPr>
        <w:rFonts w:hint="default"/>
      </w:rPr>
    </w:lvl>
    <w:lvl w:ilvl="7" w:tplc="F27AE814">
      <w:numFmt w:val="bullet"/>
      <w:lvlText w:val="•"/>
      <w:lvlJc w:val="left"/>
      <w:pPr>
        <w:ind w:left="7417" w:hanging="360"/>
      </w:pPr>
      <w:rPr>
        <w:rFonts w:hint="default"/>
      </w:rPr>
    </w:lvl>
    <w:lvl w:ilvl="8" w:tplc="043826B2">
      <w:numFmt w:val="bullet"/>
      <w:lvlText w:val="•"/>
      <w:lvlJc w:val="left"/>
      <w:pPr>
        <w:ind w:left="8305" w:hanging="360"/>
      </w:pPr>
      <w:rPr>
        <w:rFonts w:hint="default"/>
      </w:rPr>
    </w:lvl>
  </w:abstractNum>
  <w:abstractNum w:abstractNumId="102" w15:restartNumberingAfterBreak="0">
    <w:nsid w:val="3C0F3B7F"/>
    <w:multiLevelType w:val="hybridMultilevel"/>
    <w:tmpl w:val="75DCF65C"/>
    <w:lvl w:ilvl="0" w:tplc="C7269684">
      <w:start w:val="1"/>
      <w:numFmt w:val="decimal"/>
      <w:lvlText w:val="%1."/>
      <w:lvlJc w:val="left"/>
      <w:pPr>
        <w:ind w:left="2020" w:hanging="360"/>
      </w:pPr>
      <w:rPr>
        <w:rFonts w:ascii="Arial" w:eastAsia="Arial" w:hAnsi="Arial" w:cs="Arial" w:hint="default"/>
        <w:b/>
        <w:bCs/>
        <w:spacing w:val="-10"/>
        <w:w w:val="85"/>
        <w:sz w:val="18"/>
        <w:szCs w:val="18"/>
      </w:rPr>
    </w:lvl>
    <w:lvl w:ilvl="1" w:tplc="D57A254E">
      <w:numFmt w:val="bullet"/>
      <w:lvlText w:val="■"/>
      <w:lvlJc w:val="left"/>
      <w:pPr>
        <w:ind w:left="2620" w:hanging="360"/>
      </w:pPr>
      <w:rPr>
        <w:rFonts w:ascii="MS UI Gothic" w:eastAsia="MS UI Gothic" w:hAnsi="MS UI Gothic" w:cs="MS UI Gothic" w:hint="default"/>
        <w:w w:val="75"/>
        <w:sz w:val="10"/>
        <w:szCs w:val="10"/>
      </w:rPr>
    </w:lvl>
    <w:lvl w:ilvl="2" w:tplc="8B18949A">
      <w:numFmt w:val="bullet"/>
      <w:lvlText w:val="•"/>
      <w:lvlJc w:val="left"/>
      <w:pPr>
        <w:ind w:left="3448" w:hanging="360"/>
      </w:pPr>
      <w:rPr>
        <w:rFonts w:hint="default"/>
      </w:rPr>
    </w:lvl>
    <w:lvl w:ilvl="3" w:tplc="505E9DB6">
      <w:numFmt w:val="bullet"/>
      <w:lvlText w:val="•"/>
      <w:lvlJc w:val="left"/>
      <w:pPr>
        <w:ind w:left="4277" w:hanging="360"/>
      </w:pPr>
      <w:rPr>
        <w:rFonts w:hint="default"/>
      </w:rPr>
    </w:lvl>
    <w:lvl w:ilvl="4" w:tplc="D512CC30">
      <w:numFmt w:val="bullet"/>
      <w:lvlText w:val="•"/>
      <w:lvlJc w:val="left"/>
      <w:pPr>
        <w:ind w:left="5106" w:hanging="360"/>
      </w:pPr>
      <w:rPr>
        <w:rFonts w:hint="default"/>
      </w:rPr>
    </w:lvl>
    <w:lvl w:ilvl="5" w:tplc="C8CE2A18">
      <w:numFmt w:val="bullet"/>
      <w:lvlText w:val="•"/>
      <w:lvlJc w:val="left"/>
      <w:pPr>
        <w:ind w:left="5935" w:hanging="360"/>
      </w:pPr>
      <w:rPr>
        <w:rFonts w:hint="default"/>
      </w:rPr>
    </w:lvl>
    <w:lvl w:ilvl="6" w:tplc="52A048EE">
      <w:numFmt w:val="bullet"/>
      <w:lvlText w:val="•"/>
      <w:lvlJc w:val="left"/>
      <w:pPr>
        <w:ind w:left="6764" w:hanging="360"/>
      </w:pPr>
      <w:rPr>
        <w:rFonts w:hint="default"/>
      </w:rPr>
    </w:lvl>
    <w:lvl w:ilvl="7" w:tplc="4E4885A4">
      <w:numFmt w:val="bullet"/>
      <w:lvlText w:val="•"/>
      <w:lvlJc w:val="left"/>
      <w:pPr>
        <w:ind w:left="7593" w:hanging="360"/>
      </w:pPr>
      <w:rPr>
        <w:rFonts w:hint="default"/>
      </w:rPr>
    </w:lvl>
    <w:lvl w:ilvl="8" w:tplc="4BC2A236">
      <w:numFmt w:val="bullet"/>
      <w:lvlText w:val="•"/>
      <w:lvlJc w:val="left"/>
      <w:pPr>
        <w:ind w:left="8422" w:hanging="360"/>
      </w:pPr>
      <w:rPr>
        <w:rFonts w:hint="default"/>
      </w:rPr>
    </w:lvl>
  </w:abstractNum>
  <w:abstractNum w:abstractNumId="103" w15:restartNumberingAfterBreak="0">
    <w:nsid w:val="3C16698D"/>
    <w:multiLevelType w:val="hybridMultilevel"/>
    <w:tmpl w:val="1D3CDC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3E382CDC"/>
    <w:multiLevelType w:val="hybridMultilevel"/>
    <w:tmpl w:val="620A7432"/>
    <w:lvl w:ilvl="0" w:tplc="397E1FC4">
      <w:numFmt w:val="bullet"/>
      <w:lvlText w:val="■"/>
      <w:lvlJc w:val="left"/>
      <w:pPr>
        <w:ind w:left="3340" w:hanging="360"/>
      </w:pPr>
      <w:rPr>
        <w:rFonts w:ascii="MS UI Gothic" w:eastAsia="MS UI Gothic" w:hAnsi="MS UI Gothic" w:cs="MS UI Gothic" w:hint="default"/>
        <w:w w:val="75"/>
        <w:sz w:val="10"/>
        <w:szCs w:val="10"/>
      </w:rPr>
    </w:lvl>
    <w:lvl w:ilvl="1" w:tplc="10CEF0F0">
      <w:numFmt w:val="bullet"/>
      <w:lvlText w:val="•"/>
      <w:lvlJc w:val="left"/>
      <w:pPr>
        <w:ind w:left="4014" w:hanging="360"/>
      </w:pPr>
      <w:rPr>
        <w:rFonts w:hint="default"/>
      </w:rPr>
    </w:lvl>
    <w:lvl w:ilvl="2" w:tplc="DF4CE464">
      <w:numFmt w:val="bullet"/>
      <w:lvlText w:val="•"/>
      <w:lvlJc w:val="left"/>
      <w:pPr>
        <w:ind w:left="4688" w:hanging="360"/>
      </w:pPr>
      <w:rPr>
        <w:rFonts w:hint="default"/>
      </w:rPr>
    </w:lvl>
    <w:lvl w:ilvl="3" w:tplc="6374B6A2">
      <w:numFmt w:val="bullet"/>
      <w:lvlText w:val="•"/>
      <w:lvlJc w:val="left"/>
      <w:pPr>
        <w:ind w:left="5362" w:hanging="360"/>
      </w:pPr>
      <w:rPr>
        <w:rFonts w:hint="default"/>
      </w:rPr>
    </w:lvl>
    <w:lvl w:ilvl="4" w:tplc="D8609832">
      <w:numFmt w:val="bullet"/>
      <w:lvlText w:val="•"/>
      <w:lvlJc w:val="left"/>
      <w:pPr>
        <w:ind w:left="6036" w:hanging="360"/>
      </w:pPr>
      <w:rPr>
        <w:rFonts w:hint="default"/>
      </w:rPr>
    </w:lvl>
    <w:lvl w:ilvl="5" w:tplc="5944D946">
      <w:numFmt w:val="bullet"/>
      <w:lvlText w:val="•"/>
      <w:lvlJc w:val="left"/>
      <w:pPr>
        <w:ind w:left="6710" w:hanging="360"/>
      </w:pPr>
      <w:rPr>
        <w:rFonts w:hint="default"/>
      </w:rPr>
    </w:lvl>
    <w:lvl w:ilvl="6" w:tplc="DDEE7EE6">
      <w:numFmt w:val="bullet"/>
      <w:lvlText w:val="•"/>
      <w:lvlJc w:val="left"/>
      <w:pPr>
        <w:ind w:left="7384" w:hanging="360"/>
      </w:pPr>
      <w:rPr>
        <w:rFonts w:hint="default"/>
      </w:rPr>
    </w:lvl>
    <w:lvl w:ilvl="7" w:tplc="B3FC7CDC">
      <w:numFmt w:val="bullet"/>
      <w:lvlText w:val="•"/>
      <w:lvlJc w:val="left"/>
      <w:pPr>
        <w:ind w:left="8058" w:hanging="360"/>
      </w:pPr>
      <w:rPr>
        <w:rFonts w:hint="default"/>
      </w:rPr>
    </w:lvl>
    <w:lvl w:ilvl="8" w:tplc="84AE86DE">
      <w:numFmt w:val="bullet"/>
      <w:lvlText w:val="•"/>
      <w:lvlJc w:val="left"/>
      <w:pPr>
        <w:ind w:left="8732" w:hanging="360"/>
      </w:pPr>
      <w:rPr>
        <w:rFonts w:hint="default"/>
      </w:rPr>
    </w:lvl>
  </w:abstractNum>
  <w:abstractNum w:abstractNumId="105" w15:restartNumberingAfterBreak="0">
    <w:nsid w:val="3E737D63"/>
    <w:multiLevelType w:val="hybridMultilevel"/>
    <w:tmpl w:val="49CEF5CE"/>
    <w:lvl w:ilvl="0" w:tplc="9B70B7B6">
      <w:numFmt w:val="bullet"/>
      <w:lvlText w:val="■"/>
      <w:lvlJc w:val="left"/>
      <w:pPr>
        <w:ind w:left="2739" w:hanging="360"/>
      </w:pPr>
      <w:rPr>
        <w:rFonts w:ascii="MS UI Gothic" w:eastAsia="MS UI Gothic" w:hAnsi="MS UI Gothic" w:cs="MS UI Gothic" w:hint="default"/>
        <w:w w:val="75"/>
        <w:sz w:val="10"/>
        <w:szCs w:val="10"/>
      </w:rPr>
    </w:lvl>
    <w:lvl w:ilvl="1" w:tplc="345E6564">
      <w:numFmt w:val="bullet"/>
      <w:lvlText w:val="•"/>
      <w:lvlJc w:val="left"/>
      <w:pPr>
        <w:ind w:left="3474" w:hanging="360"/>
      </w:pPr>
      <w:rPr>
        <w:rFonts w:hint="default"/>
      </w:rPr>
    </w:lvl>
    <w:lvl w:ilvl="2" w:tplc="3DBA6D92">
      <w:numFmt w:val="bullet"/>
      <w:lvlText w:val="•"/>
      <w:lvlJc w:val="left"/>
      <w:pPr>
        <w:ind w:left="4208" w:hanging="360"/>
      </w:pPr>
      <w:rPr>
        <w:rFonts w:hint="default"/>
      </w:rPr>
    </w:lvl>
    <w:lvl w:ilvl="3" w:tplc="19ECFBF0">
      <w:numFmt w:val="bullet"/>
      <w:lvlText w:val="•"/>
      <w:lvlJc w:val="left"/>
      <w:pPr>
        <w:ind w:left="4942" w:hanging="360"/>
      </w:pPr>
      <w:rPr>
        <w:rFonts w:hint="default"/>
      </w:rPr>
    </w:lvl>
    <w:lvl w:ilvl="4" w:tplc="C70E1102">
      <w:numFmt w:val="bullet"/>
      <w:lvlText w:val="•"/>
      <w:lvlJc w:val="left"/>
      <w:pPr>
        <w:ind w:left="5676" w:hanging="360"/>
      </w:pPr>
      <w:rPr>
        <w:rFonts w:hint="default"/>
      </w:rPr>
    </w:lvl>
    <w:lvl w:ilvl="5" w:tplc="F2065000">
      <w:numFmt w:val="bullet"/>
      <w:lvlText w:val="•"/>
      <w:lvlJc w:val="left"/>
      <w:pPr>
        <w:ind w:left="6410" w:hanging="360"/>
      </w:pPr>
      <w:rPr>
        <w:rFonts w:hint="default"/>
      </w:rPr>
    </w:lvl>
    <w:lvl w:ilvl="6" w:tplc="7D6C24C8">
      <w:numFmt w:val="bullet"/>
      <w:lvlText w:val="•"/>
      <w:lvlJc w:val="left"/>
      <w:pPr>
        <w:ind w:left="7144" w:hanging="360"/>
      </w:pPr>
      <w:rPr>
        <w:rFonts w:hint="default"/>
      </w:rPr>
    </w:lvl>
    <w:lvl w:ilvl="7" w:tplc="7444C342">
      <w:numFmt w:val="bullet"/>
      <w:lvlText w:val="•"/>
      <w:lvlJc w:val="left"/>
      <w:pPr>
        <w:ind w:left="7878" w:hanging="360"/>
      </w:pPr>
      <w:rPr>
        <w:rFonts w:hint="default"/>
      </w:rPr>
    </w:lvl>
    <w:lvl w:ilvl="8" w:tplc="4DF2A18C">
      <w:numFmt w:val="bullet"/>
      <w:lvlText w:val="•"/>
      <w:lvlJc w:val="left"/>
      <w:pPr>
        <w:ind w:left="8612" w:hanging="360"/>
      </w:pPr>
      <w:rPr>
        <w:rFonts w:hint="default"/>
      </w:rPr>
    </w:lvl>
  </w:abstractNum>
  <w:abstractNum w:abstractNumId="106" w15:restartNumberingAfterBreak="0">
    <w:nsid w:val="3F335754"/>
    <w:multiLevelType w:val="hybridMultilevel"/>
    <w:tmpl w:val="03A896F6"/>
    <w:lvl w:ilvl="0" w:tplc="C2CEF4FC">
      <w:start w:val="1"/>
      <w:numFmt w:val="decimal"/>
      <w:lvlText w:val="%1."/>
      <w:lvlJc w:val="left"/>
      <w:pPr>
        <w:ind w:left="2020" w:hanging="360"/>
      </w:pPr>
      <w:rPr>
        <w:rFonts w:ascii="Arial" w:eastAsia="Arial" w:hAnsi="Arial" w:cs="Arial" w:hint="default"/>
        <w:b/>
        <w:bCs/>
        <w:spacing w:val="-78"/>
        <w:w w:val="85"/>
        <w:sz w:val="18"/>
        <w:szCs w:val="18"/>
      </w:rPr>
    </w:lvl>
    <w:lvl w:ilvl="1" w:tplc="F3B06B12">
      <w:numFmt w:val="bullet"/>
      <w:lvlText w:val="•"/>
      <w:lvlJc w:val="left"/>
      <w:pPr>
        <w:ind w:left="2826" w:hanging="360"/>
      </w:pPr>
      <w:rPr>
        <w:rFonts w:hint="default"/>
      </w:rPr>
    </w:lvl>
    <w:lvl w:ilvl="2" w:tplc="29F6232A">
      <w:numFmt w:val="bullet"/>
      <w:lvlText w:val="•"/>
      <w:lvlJc w:val="left"/>
      <w:pPr>
        <w:ind w:left="3632" w:hanging="360"/>
      </w:pPr>
      <w:rPr>
        <w:rFonts w:hint="default"/>
      </w:rPr>
    </w:lvl>
    <w:lvl w:ilvl="3" w:tplc="4BA42E3E">
      <w:numFmt w:val="bullet"/>
      <w:lvlText w:val="•"/>
      <w:lvlJc w:val="left"/>
      <w:pPr>
        <w:ind w:left="4438" w:hanging="360"/>
      </w:pPr>
      <w:rPr>
        <w:rFonts w:hint="default"/>
      </w:rPr>
    </w:lvl>
    <w:lvl w:ilvl="4" w:tplc="8436874C">
      <w:numFmt w:val="bullet"/>
      <w:lvlText w:val="•"/>
      <w:lvlJc w:val="left"/>
      <w:pPr>
        <w:ind w:left="5244" w:hanging="360"/>
      </w:pPr>
      <w:rPr>
        <w:rFonts w:hint="default"/>
      </w:rPr>
    </w:lvl>
    <w:lvl w:ilvl="5" w:tplc="ECAC3786">
      <w:numFmt w:val="bullet"/>
      <w:lvlText w:val="•"/>
      <w:lvlJc w:val="left"/>
      <w:pPr>
        <w:ind w:left="6050" w:hanging="360"/>
      </w:pPr>
      <w:rPr>
        <w:rFonts w:hint="default"/>
      </w:rPr>
    </w:lvl>
    <w:lvl w:ilvl="6" w:tplc="9B46433A">
      <w:numFmt w:val="bullet"/>
      <w:lvlText w:val="•"/>
      <w:lvlJc w:val="left"/>
      <w:pPr>
        <w:ind w:left="6856" w:hanging="360"/>
      </w:pPr>
      <w:rPr>
        <w:rFonts w:hint="default"/>
      </w:rPr>
    </w:lvl>
    <w:lvl w:ilvl="7" w:tplc="6B7C0A24">
      <w:numFmt w:val="bullet"/>
      <w:lvlText w:val="•"/>
      <w:lvlJc w:val="left"/>
      <w:pPr>
        <w:ind w:left="7662" w:hanging="360"/>
      </w:pPr>
      <w:rPr>
        <w:rFonts w:hint="default"/>
      </w:rPr>
    </w:lvl>
    <w:lvl w:ilvl="8" w:tplc="5E36BBDA">
      <w:numFmt w:val="bullet"/>
      <w:lvlText w:val="•"/>
      <w:lvlJc w:val="left"/>
      <w:pPr>
        <w:ind w:left="8468" w:hanging="360"/>
      </w:pPr>
      <w:rPr>
        <w:rFonts w:hint="default"/>
      </w:rPr>
    </w:lvl>
  </w:abstractNum>
  <w:abstractNum w:abstractNumId="107" w15:restartNumberingAfterBreak="0">
    <w:nsid w:val="407C0759"/>
    <w:multiLevelType w:val="hybridMultilevel"/>
    <w:tmpl w:val="FF6EE21E"/>
    <w:lvl w:ilvl="0" w:tplc="3204362E">
      <w:start w:val="1"/>
      <w:numFmt w:val="decimal"/>
      <w:lvlText w:val="%1."/>
      <w:lvlJc w:val="left"/>
      <w:pPr>
        <w:ind w:left="2020" w:hanging="360"/>
        <w:jc w:val="right"/>
      </w:pPr>
      <w:rPr>
        <w:rFonts w:ascii="Arial" w:eastAsia="Arial" w:hAnsi="Arial" w:cs="Arial" w:hint="default"/>
        <w:b/>
        <w:bCs/>
        <w:spacing w:val="-15"/>
        <w:w w:val="99"/>
        <w:sz w:val="18"/>
        <w:szCs w:val="18"/>
      </w:rPr>
    </w:lvl>
    <w:lvl w:ilvl="1" w:tplc="F12A9DEE">
      <w:numFmt w:val="bullet"/>
      <w:lvlText w:val="■"/>
      <w:lvlJc w:val="left"/>
      <w:pPr>
        <w:ind w:left="2980" w:hanging="360"/>
      </w:pPr>
      <w:rPr>
        <w:rFonts w:ascii="MS UI Gothic" w:eastAsia="MS UI Gothic" w:hAnsi="MS UI Gothic" w:cs="MS UI Gothic" w:hint="default"/>
        <w:w w:val="75"/>
        <w:sz w:val="10"/>
        <w:szCs w:val="10"/>
      </w:rPr>
    </w:lvl>
    <w:lvl w:ilvl="2" w:tplc="1BBA2750">
      <w:numFmt w:val="bullet"/>
      <w:lvlText w:val="•"/>
      <w:lvlJc w:val="left"/>
      <w:pPr>
        <w:ind w:left="2980" w:hanging="360"/>
      </w:pPr>
      <w:rPr>
        <w:rFonts w:hint="default"/>
      </w:rPr>
    </w:lvl>
    <w:lvl w:ilvl="3" w:tplc="AAB45360">
      <w:numFmt w:val="bullet"/>
      <w:lvlText w:val="•"/>
      <w:lvlJc w:val="left"/>
      <w:pPr>
        <w:ind w:left="3867" w:hanging="360"/>
      </w:pPr>
      <w:rPr>
        <w:rFonts w:hint="default"/>
      </w:rPr>
    </w:lvl>
    <w:lvl w:ilvl="4" w:tplc="1332CADC">
      <w:numFmt w:val="bullet"/>
      <w:lvlText w:val="•"/>
      <w:lvlJc w:val="left"/>
      <w:pPr>
        <w:ind w:left="4755" w:hanging="360"/>
      </w:pPr>
      <w:rPr>
        <w:rFonts w:hint="default"/>
      </w:rPr>
    </w:lvl>
    <w:lvl w:ilvl="5" w:tplc="EF262148">
      <w:numFmt w:val="bullet"/>
      <w:lvlText w:val="•"/>
      <w:lvlJc w:val="left"/>
      <w:pPr>
        <w:ind w:left="5642" w:hanging="360"/>
      </w:pPr>
      <w:rPr>
        <w:rFonts w:hint="default"/>
      </w:rPr>
    </w:lvl>
    <w:lvl w:ilvl="6" w:tplc="1768704C">
      <w:numFmt w:val="bullet"/>
      <w:lvlText w:val="•"/>
      <w:lvlJc w:val="left"/>
      <w:pPr>
        <w:ind w:left="6530" w:hanging="360"/>
      </w:pPr>
      <w:rPr>
        <w:rFonts w:hint="default"/>
      </w:rPr>
    </w:lvl>
    <w:lvl w:ilvl="7" w:tplc="744A9F2A">
      <w:numFmt w:val="bullet"/>
      <w:lvlText w:val="•"/>
      <w:lvlJc w:val="left"/>
      <w:pPr>
        <w:ind w:left="7417" w:hanging="360"/>
      </w:pPr>
      <w:rPr>
        <w:rFonts w:hint="default"/>
      </w:rPr>
    </w:lvl>
    <w:lvl w:ilvl="8" w:tplc="9C8AE822">
      <w:numFmt w:val="bullet"/>
      <w:lvlText w:val="•"/>
      <w:lvlJc w:val="left"/>
      <w:pPr>
        <w:ind w:left="8305" w:hanging="360"/>
      </w:pPr>
      <w:rPr>
        <w:rFonts w:hint="default"/>
      </w:rPr>
    </w:lvl>
  </w:abstractNum>
  <w:abstractNum w:abstractNumId="108" w15:restartNumberingAfterBreak="0">
    <w:nsid w:val="420C0137"/>
    <w:multiLevelType w:val="hybridMultilevel"/>
    <w:tmpl w:val="9BFEE09C"/>
    <w:lvl w:ilvl="0" w:tplc="48682C5E">
      <w:start w:val="1"/>
      <w:numFmt w:val="decimal"/>
      <w:lvlText w:val="%1."/>
      <w:lvlJc w:val="left"/>
      <w:pPr>
        <w:ind w:left="2019" w:hanging="360"/>
        <w:jc w:val="right"/>
      </w:pPr>
      <w:rPr>
        <w:rFonts w:ascii="Arial" w:eastAsia="Arial" w:hAnsi="Arial" w:cs="Arial" w:hint="default"/>
        <w:b/>
        <w:bCs/>
        <w:spacing w:val="-78"/>
        <w:w w:val="85"/>
        <w:sz w:val="18"/>
        <w:szCs w:val="18"/>
      </w:rPr>
    </w:lvl>
    <w:lvl w:ilvl="1" w:tplc="A1CED724">
      <w:numFmt w:val="bullet"/>
      <w:lvlText w:val="•"/>
      <w:lvlJc w:val="left"/>
      <w:pPr>
        <w:ind w:left="2826" w:hanging="360"/>
      </w:pPr>
      <w:rPr>
        <w:rFonts w:hint="default"/>
      </w:rPr>
    </w:lvl>
    <w:lvl w:ilvl="2" w:tplc="F7226C0A">
      <w:numFmt w:val="bullet"/>
      <w:lvlText w:val="•"/>
      <w:lvlJc w:val="left"/>
      <w:pPr>
        <w:ind w:left="3632" w:hanging="360"/>
      </w:pPr>
      <w:rPr>
        <w:rFonts w:hint="default"/>
      </w:rPr>
    </w:lvl>
    <w:lvl w:ilvl="3" w:tplc="45C883D8">
      <w:numFmt w:val="bullet"/>
      <w:lvlText w:val="•"/>
      <w:lvlJc w:val="left"/>
      <w:pPr>
        <w:ind w:left="4438" w:hanging="360"/>
      </w:pPr>
      <w:rPr>
        <w:rFonts w:hint="default"/>
      </w:rPr>
    </w:lvl>
    <w:lvl w:ilvl="4" w:tplc="6AC0B8B8">
      <w:numFmt w:val="bullet"/>
      <w:lvlText w:val="•"/>
      <w:lvlJc w:val="left"/>
      <w:pPr>
        <w:ind w:left="5244" w:hanging="360"/>
      </w:pPr>
      <w:rPr>
        <w:rFonts w:hint="default"/>
      </w:rPr>
    </w:lvl>
    <w:lvl w:ilvl="5" w:tplc="E718093A">
      <w:numFmt w:val="bullet"/>
      <w:lvlText w:val="•"/>
      <w:lvlJc w:val="left"/>
      <w:pPr>
        <w:ind w:left="6050" w:hanging="360"/>
      </w:pPr>
      <w:rPr>
        <w:rFonts w:hint="default"/>
      </w:rPr>
    </w:lvl>
    <w:lvl w:ilvl="6" w:tplc="5B52C1A0">
      <w:numFmt w:val="bullet"/>
      <w:lvlText w:val="•"/>
      <w:lvlJc w:val="left"/>
      <w:pPr>
        <w:ind w:left="6856" w:hanging="360"/>
      </w:pPr>
      <w:rPr>
        <w:rFonts w:hint="default"/>
      </w:rPr>
    </w:lvl>
    <w:lvl w:ilvl="7" w:tplc="A0D45428">
      <w:numFmt w:val="bullet"/>
      <w:lvlText w:val="•"/>
      <w:lvlJc w:val="left"/>
      <w:pPr>
        <w:ind w:left="7662" w:hanging="360"/>
      </w:pPr>
      <w:rPr>
        <w:rFonts w:hint="default"/>
      </w:rPr>
    </w:lvl>
    <w:lvl w:ilvl="8" w:tplc="14FC5DC2">
      <w:numFmt w:val="bullet"/>
      <w:lvlText w:val="•"/>
      <w:lvlJc w:val="left"/>
      <w:pPr>
        <w:ind w:left="8468" w:hanging="360"/>
      </w:pPr>
      <w:rPr>
        <w:rFonts w:hint="default"/>
      </w:rPr>
    </w:lvl>
  </w:abstractNum>
  <w:abstractNum w:abstractNumId="109" w15:restartNumberingAfterBreak="0">
    <w:nsid w:val="43973203"/>
    <w:multiLevelType w:val="hybridMultilevel"/>
    <w:tmpl w:val="9D4842C8"/>
    <w:lvl w:ilvl="0" w:tplc="4C1C1C5E">
      <w:numFmt w:val="bullet"/>
      <w:lvlText w:val="–"/>
      <w:lvlJc w:val="left"/>
      <w:pPr>
        <w:ind w:left="2380" w:hanging="360"/>
      </w:pPr>
      <w:rPr>
        <w:rFonts w:ascii="Book Antiqua" w:eastAsia="Book Antiqua" w:hAnsi="Book Antiqua" w:cs="Book Antiqua" w:hint="default"/>
        <w:b/>
        <w:bCs/>
        <w:w w:val="99"/>
        <w:sz w:val="20"/>
        <w:szCs w:val="20"/>
      </w:rPr>
    </w:lvl>
    <w:lvl w:ilvl="1" w:tplc="A3BE52AA">
      <w:numFmt w:val="bullet"/>
      <w:lvlText w:val="–"/>
      <w:lvlJc w:val="left"/>
      <w:pPr>
        <w:ind w:left="2979" w:hanging="360"/>
      </w:pPr>
      <w:rPr>
        <w:rFonts w:ascii="Book Antiqua" w:eastAsia="Book Antiqua" w:hAnsi="Book Antiqua" w:cs="Book Antiqua" w:hint="default"/>
        <w:b/>
        <w:bCs/>
        <w:w w:val="99"/>
        <w:sz w:val="20"/>
        <w:szCs w:val="20"/>
      </w:rPr>
    </w:lvl>
    <w:lvl w:ilvl="2" w:tplc="C13817B2">
      <w:numFmt w:val="bullet"/>
      <w:lvlText w:val="•"/>
      <w:lvlJc w:val="left"/>
      <w:pPr>
        <w:ind w:left="3768" w:hanging="360"/>
      </w:pPr>
      <w:rPr>
        <w:rFonts w:hint="default"/>
      </w:rPr>
    </w:lvl>
    <w:lvl w:ilvl="3" w:tplc="57305174">
      <w:numFmt w:val="bullet"/>
      <w:lvlText w:val="•"/>
      <w:lvlJc w:val="left"/>
      <w:pPr>
        <w:ind w:left="4557" w:hanging="360"/>
      </w:pPr>
      <w:rPr>
        <w:rFonts w:hint="default"/>
      </w:rPr>
    </w:lvl>
    <w:lvl w:ilvl="4" w:tplc="1E16A390">
      <w:numFmt w:val="bullet"/>
      <w:lvlText w:val="•"/>
      <w:lvlJc w:val="left"/>
      <w:pPr>
        <w:ind w:left="5346" w:hanging="360"/>
      </w:pPr>
      <w:rPr>
        <w:rFonts w:hint="default"/>
      </w:rPr>
    </w:lvl>
    <w:lvl w:ilvl="5" w:tplc="60261132">
      <w:numFmt w:val="bullet"/>
      <w:lvlText w:val="•"/>
      <w:lvlJc w:val="left"/>
      <w:pPr>
        <w:ind w:left="6135" w:hanging="360"/>
      </w:pPr>
      <w:rPr>
        <w:rFonts w:hint="default"/>
      </w:rPr>
    </w:lvl>
    <w:lvl w:ilvl="6" w:tplc="27D6BCBC">
      <w:numFmt w:val="bullet"/>
      <w:lvlText w:val="•"/>
      <w:lvlJc w:val="left"/>
      <w:pPr>
        <w:ind w:left="6924" w:hanging="360"/>
      </w:pPr>
      <w:rPr>
        <w:rFonts w:hint="default"/>
      </w:rPr>
    </w:lvl>
    <w:lvl w:ilvl="7" w:tplc="07628F30">
      <w:numFmt w:val="bullet"/>
      <w:lvlText w:val="•"/>
      <w:lvlJc w:val="left"/>
      <w:pPr>
        <w:ind w:left="7713" w:hanging="360"/>
      </w:pPr>
      <w:rPr>
        <w:rFonts w:hint="default"/>
      </w:rPr>
    </w:lvl>
    <w:lvl w:ilvl="8" w:tplc="916A3C1A">
      <w:numFmt w:val="bullet"/>
      <w:lvlText w:val="•"/>
      <w:lvlJc w:val="left"/>
      <w:pPr>
        <w:ind w:left="8502" w:hanging="360"/>
      </w:pPr>
      <w:rPr>
        <w:rFonts w:hint="default"/>
      </w:rPr>
    </w:lvl>
  </w:abstractNum>
  <w:abstractNum w:abstractNumId="110" w15:restartNumberingAfterBreak="0">
    <w:nsid w:val="44D30390"/>
    <w:multiLevelType w:val="hybridMultilevel"/>
    <w:tmpl w:val="A300ABC6"/>
    <w:lvl w:ilvl="0" w:tplc="45543ED0">
      <w:start w:val="1"/>
      <w:numFmt w:val="decimal"/>
      <w:lvlText w:val="%1"/>
      <w:lvlJc w:val="left"/>
      <w:pPr>
        <w:ind w:left="1139" w:hanging="440"/>
        <w:jc w:val="right"/>
      </w:pPr>
      <w:rPr>
        <w:rFonts w:ascii="Arial" w:eastAsia="Arial" w:hAnsi="Arial" w:cs="Arial" w:hint="default"/>
        <w:b/>
        <w:bCs/>
        <w:w w:val="99"/>
        <w:sz w:val="24"/>
        <w:szCs w:val="24"/>
      </w:rPr>
    </w:lvl>
    <w:lvl w:ilvl="1" w:tplc="36524CBC">
      <w:numFmt w:val="bullet"/>
      <w:lvlText w:val="■"/>
      <w:lvlJc w:val="left"/>
      <w:pPr>
        <w:ind w:left="2620" w:hanging="360"/>
      </w:pPr>
      <w:rPr>
        <w:rFonts w:ascii="MS UI Gothic" w:eastAsia="MS UI Gothic" w:hAnsi="MS UI Gothic" w:cs="MS UI Gothic" w:hint="default"/>
        <w:w w:val="75"/>
        <w:sz w:val="10"/>
        <w:szCs w:val="10"/>
      </w:rPr>
    </w:lvl>
    <w:lvl w:ilvl="2" w:tplc="5D62FDF4">
      <w:numFmt w:val="bullet"/>
      <w:lvlText w:val="•"/>
      <w:lvlJc w:val="left"/>
      <w:pPr>
        <w:ind w:left="2540" w:hanging="360"/>
      </w:pPr>
      <w:rPr>
        <w:rFonts w:hint="default"/>
      </w:rPr>
    </w:lvl>
    <w:lvl w:ilvl="3" w:tplc="43B87920">
      <w:numFmt w:val="bullet"/>
      <w:lvlText w:val="•"/>
      <w:lvlJc w:val="left"/>
      <w:pPr>
        <w:ind w:left="2620" w:hanging="360"/>
      </w:pPr>
      <w:rPr>
        <w:rFonts w:hint="default"/>
      </w:rPr>
    </w:lvl>
    <w:lvl w:ilvl="4" w:tplc="45B807EC">
      <w:numFmt w:val="bullet"/>
      <w:lvlText w:val="•"/>
      <w:lvlJc w:val="left"/>
      <w:pPr>
        <w:ind w:left="3685" w:hanging="360"/>
      </w:pPr>
      <w:rPr>
        <w:rFonts w:hint="default"/>
      </w:rPr>
    </w:lvl>
    <w:lvl w:ilvl="5" w:tplc="51D839CC">
      <w:numFmt w:val="bullet"/>
      <w:lvlText w:val="•"/>
      <w:lvlJc w:val="left"/>
      <w:pPr>
        <w:ind w:left="4751" w:hanging="360"/>
      </w:pPr>
      <w:rPr>
        <w:rFonts w:hint="default"/>
      </w:rPr>
    </w:lvl>
    <w:lvl w:ilvl="6" w:tplc="B2E0B7D8">
      <w:numFmt w:val="bullet"/>
      <w:lvlText w:val="•"/>
      <w:lvlJc w:val="left"/>
      <w:pPr>
        <w:ind w:left="5817" w:hanging="360"/>
      </w:pPr>
      <w:rPr>
        <w:rFonts w:hint="default"/>
      </w:rPr>
    </w:lvl>
    <w:lvl w:ilvl="7" w:tplc="72C42CB0">
      <w:numFmt w:val="bullet"/>
      <w:lvlText w:val="•"/>
      <w:lvlJc w:val="left"/>
      <w:pPr>
        <w:ind w:left="6882" w:hanging="360"/>
      </w:pPr>
      <w:rPr>
        <w:rFonts w:hint="default"/>
      </w:rPr>
    </w:lvl>
    <w:lvl w:ilvl="8" w:tplc="B8BA5BD0">
      <w:numFmt w:val="bullet"/>
      <w:lvlText w:val="•"/>
      <w:lvlJc w:val="left"/>
      <w:pPr>
        <w:ind w:left="7948" w:hanging="360"/>
      </w:pPr>
      <w:rPr>
        <w:rFonts w:hint="default"/>
      </w:rPr>
    </w:lvl>
  </w:abstractNum>
  <w:abstractNum w:abstractNumId="111" w15:restartNumberingAfterBreak="0">
    <w:nsid w:val="45911C23"/>
    <w:multiLevelType w:val="hybridMultilevel"/>
    <w:tmpl w:val="54ACAB6E"/>
    <w:lvl w:ilvl="0" w:tplc="27D2E708">
      <w:numFmt w:val="bullet"/>
      <w:lvlText w:val="–"/>
      <w:lvlJc w:val="left"/>
      <w:pPr>
        <w:ind w:left="2380" w:hanging="360"/>
      </w:pPr>
      <w:rPr>
        <w:rFonts w:ascii="Book Antiqua" w:eastAsia="Book Antiqua" w:hAnsi="Book Antiqua" w:cs="Book Antiqua" w:hint="default"/>
        <w:b/>
        <w:bCs/>
        <w:w w:val="99"/>
        <w:sz w:val="20"/>
        <w:szCs w:val="20"/>
      </w:rPr>
    </w:lvl>
    <w:lvl w:ilvl="1" w:tplc="AA8ADC32">
      <w:numFmt w:val="bullet"/>
      <w:lvlText w:val="•"/>
      <w:lvlJc w:val="left"/>
      <w:pPr>
        <w:ind w:left="3150" w:hanging="360"/>
      </w:pPr>
      <w:rPr>
        <w:rFonts w:hint="default"/>
      </w:rPr>
    </w:lvl>
    <w:lvl w:ilvl="2" w:tplc="EEE6A1CA">
      <w:numFmt w:val="bullet"/>
      <w:lvlText w:val="•"/>
      <w:lvlJc w:val="left"/>
      <w:pPr>
        <w:ind w:left="3920" w:hanging="360"/>
      </w:pPr>
      <w:rPr>
        <w:rFonts w:hint="default"/>
      </w:rPr>
    </w:lvl>
    <w:lvl w:ilvl="3" w:tplc="6C22C924">
      <w:numFmt w:val="bullet"/>
      <w:lvlText w:val="•"/>
      <w:lvlJc w:val="left"/>
      <w:pPr>
        <w:ind w:left="4690" w:hanging="360"/>
      </w:pPr>
      <w:rPr>
        <w:rFonts w:hint="default"/>
      </w:rPr>
    </w:lvl>
    <w:lvl w:ilvl="4" w:tplc="DD161660">
      <w:numFmt w:val="bullet"/>
      <w:lvlText w:val="•"/>
      <w:lvlJc w:val="left"/>
      <w:pPr>
        <w:ind w:left="5460" w:hanging="360"/>
      </w:pPr>
      <w:rPr>
        <w:rFonts w:hint="default"/>
      </w:rPr>
    </w:lvl>
    <w:lvl w:ilvl="5" w:tplc="AEBE45F6">
      <w:numFmt w:val="bullet"/>
      <w:lvlText w:val="•"/>
      <w:lvlJc w:val="left"/>
      <w:pPr>
        <w:ind w:left="6230" w:hanging="360"/>
      </w:pPr>
      <w:rPr>
        <w:rFonts w:hint="default"/>
      </w:rPr>
    </w:lvl>
    <w:lvl w:ilvl="6" w:tplc="6DDC0A24">
      <w:numFmt w:val="bullet"/>
      <w:lvlText w:val="•"/>
      <w:lvlJc w:val="left"/>
      <w:pPr>
        <w:ind w:left="7000" w:hanging="360"/>
      </w:pPr>
      <w:rPr>
        <w:rFonts w:hint="default"/>
      </w:rPr>
    </w:lvl>
    <w:lvl w:ilvl="7" w:tplc="7E9CCF16">
      <w:numFmt w:val="bullet"/>
      <w:lvlText w:val="•"/>
      <w:lvlJc w:val="left"/>
      <w:pPr>
        <w:ind w:left="7770" w:hanging="360"/>
      </w:pPr>
      <w:rPr>
        <w:rFonts w:hint="default"/>
      </w:rPr>
    </w:lvl>
    <w:lvl w:ilvl="8" w:tplc="1B2A8464">
      <w:numFmt w:val="bullet"/>
      <w:lvlText w:val="•"/>
      <w:lvlJc w:val="left"/>
      <w:pPr>
        <w:ind w:left="8540" w:hanging="360"/>
      </w:pPr>
      <w:rPr>
        <w:rFonts w:hint="default"/>
      </w:rPr>
    </w:lvl>
  </w:abstractNum>
  <w:abstractNum w:abstractNumId="112" w15:restartNumberingAfterBreak="0">
    <w:nsid w:val="46143D04"/>
    <w:multiLevelType w:val="hybridMultilevel"/>
    <w:tmpl w:val="01300826"/>
    <w:lvl w:ilvl="0" w:tplc="EAD45C86">
      <w:start w:val="1"/>
      <w:numFmt w:val="decimal"/>
      <w:lvlText w:val="%1."/>
      <w:lvlJc w:val="left"/>
      <w:pPr>
        <w:ind w:left="2620" w:hanging="360"/>
      </w:pPr>
      <w:rPr>
        <w:rFonts w:ascii="Arial" w:eastAsia="Arial" w:hAnsi="Arial" w:cs="Arial" w:hint="default"/>
        <w:b/>
        <w:bCs/>
        <w:spacing w:val="-10"/>
        <w:w w:val="99"/>
        <w:sz w:val="18"/>
        <w:szCs w:val="18"/>
      </w:rPr>
    </w:lvl>
    <w:lvl w:ilvl="1" w:tplc="1EDC2B08">
      <w:numFmt w:val="bullet"/>
      <w:lvlText w:val="•"/>
      <w:lvlJc w:val="left"/>
      <w:pPr>
        <w:ind w:left="3366" w:hanging="360"/>
      </w:pPr>
      <w:rPr>
        <w:rFonts w:hint="default"/>
      </w:rPr>
    </w:lvl>
    <w:lvl w:ilvl="2" w:tplc="4BF2117E">
      <w:numFmt w:val="bullet"/>
      <w:lvlText w:val="•"/>
      <w:lvlJc w:val="left"/>
      <w:pPr>
        <w:ind w:left="4112" w:hanging="360"/>
      </w:pPr>
      <w:rPr>
        <w:rFonts w:hint="default"/>
      </w:rPr>
    </w:lvl>
    <w:lvl w:ilvl="3" w:tplc="743A3380">
      <w:numFmt w:val="bullet"/>
      <w:lvlText w:val="•"/>
      <w:lvlJc w:val="left"/>
      <w:pPr>
        <w:ind w:left="4858" w:hanging="360"/>
      </w:pPr>
      <w:rPr>
        <w:rFonts w:hint="default"/>
      </w:rPr>
    </w:lvl>
    <w:lvl w:ilvl="4" w:tplc="0DF85C76">
      <w:numFmt w:val="bullet"/>
      <w:lvlText w:val="•"/>
      <w:lvlJc w:val="left"/>
      <w:pPr>
        <w:ind w:left="5604" w:hanging="360"/>
      </w:pPr>
      <w:rPr>
        <w:rFonts w:hint="default"/>
      </w:rPr>
    </w:lvl>
    <w:lvl w:ilvl="5" w:tplc="ACBC3314">
      <w:numFmt w:val="bullet"/>
      <w:lvlText w:val="•"/>
      <w:lvlJc w:val="left"/>
      <w:pPr>
        <w:ind w:left="6350" w:hanging="360"/>
      </w:pPr>
      <w:rPr>
        <w:rFonts w:hint="default"/>
      </w:rPr>
    </w:lvl>
    <w:lvl w:ilvl="6" w:tplc="EF8692AC">
      <w:numFmt w:val="bullet"/>
      <w:lvlText w:val="•"/>
      <w:lvlJc w:val="left"/>
      <w:pPr>
        <w:ind w:left="7096" w:hanging="360"/>
      </w:pPr>
      <w:rPr>
        <w:rFonts w:hint="default"/>
      </w:rPr>
    </w:lvl>
    <w:lvl w:ilvl="7" w:tplc="73364A98">
      <w:numFmt w:val="bullet"/>
      <w:lvlText w:val="•"/>
      <w:lvlJc w:val="left"/>
      <w:pPr>
        <w:ind w:left="7842" w:hanging="360"/>
      </w:pPr>
      <w:rPr>
        <w:rFonts w:hint="default"/>
      </w:rPr>
    </w:lvl>
    <w:lvl w:ilvl="8" w:tplc="387677F2">
      <w:numFmt w:val="bullet"/>
      <w:lvlText w:val="•"/>
      <w:lvlJc w:val="left"/>
      <w:pPr>
        <w:ind w:left="8588" w:hanging="360"/>
      </w:pPr>
      <w:rPr>
        <w:rFonts w:hint="default"/>
      </w:rPr>
    </w:lvl>
  </w:abstractNum>
  <w:abstractNum w:abstractNumId="113" w15:restartNumberingAfterBreak="0">
    <w:nsid w:val="46E86419"/>
    <w:multiLevelType w:val="hybridMultilevel"/>
    <w:tmpl w:val="3A88FC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793289B"/>
    <w:multiLevelType w:val="hybridMultilevel"/>
    <w:tmpl w:val="0B08AFAA"/>
    <w:lvl w:ilvl="0" w:tplc="7DDA9D46">
      <w:numFmt w:val="bullet"/>
      <w:lvlText w:val="■"/>
      <w:lvlJc w:val="left"/>
      <w:pPr>
        <w:ind w:left="706" w:hanging="360"/>
      </w:pPr>
      <w:rPr>
        <w:rFonts w:ascii="MS UI Gothic" w:eastAsia="MS UI Gothic" w:hAnsi="MS UI Gothic" w:cs="MS UI Gothic" w:hint="default"/>
        <w:w w:val="75"/>
        <w:sz w:val="10"/>
        <w:szCs w:val="10"/>
      </w:rPr>
    </w:lvl>
    <w:lvl w:ilvl="1" w:tplc="30080686">
      <w:numFmt w:val="bullet"/>
      <w:lvlText w:val="■"/>
      <w:lvlJc w:val="left"/>
      <w:pPr>
        <w:ind w:left="2019" w:hanging="360"/>
      </w:pPr>
      <w:rPr>
        <w:rFonts w:ascii="MS UI Gothic" w:eastAsia="MS UI Gothic" w:hAnsi="MS UI Gothic" w:cs="MS UI Gothic" w:hint="default"/>
        <w:w w:val="75"/>
        <w:sz w:val="10"/>
        <w:szCs w:val="10"/>
      </w:rPr>
    </w:lvl>
    <w:lvl w:ilvl="2" w:tplc="C382F458">
      <w:numFmt w:val="bullet"/>
      <w:lvlText w:val="■"/>
      <w:lvlJc w:val="left"/>
      <w:pPr>
        <w:ind w:left="2620" w:hanging="360"/>
      </w:pPr>
      <w:rPr>
        <w:rFonts w:ascii="MS UI Gothic" w:eastAsia="MS UI Gothic" w:hAnsi="MS UI Gothic" w:cs="MS UI Gothic" w:hint="default"/>
        <w:w w:val="75"/>
        <w:sz w:val="10"/>
        <w:szCs w:val="10"/>
      </w:rPr>
    </w:lvl>
    <w:lvl w:ilvl="3" w:tplc="6CDCA31C">
      <w:numFmt w:val="bullet"/>
      <w:lvlText w:val="–"/>
      <w:lvlJc w:val="left"/>
      <w:pPr>
        <w:ind w:left="2980" w:hanging="360"/>
      </w:pPr>
      <w:rPr>
        <w:rFonts w:ascii="Book Antiqua" w:eastAsia="Book Antiqua" w:hAnsi="Book Antiqua" w:cs="Book Antiqua" w:hint="default"/>
        <w:b/>
        <w:bCs/>
        <w:w w:val="99"/>
        <w:sz w:val="20"/>
        <w:szCs w:val="20"/>
      </w:rPr>
    </w:lvl>
    <w:lvl w:ilvl="4" w:tplc="D84EA9C6">
      <w:numFmt w:val="bullet"/>
      <w:lvlText w:val="■"/>
      <w:lvlJc w:val="left"/>
      <w:pPr>
        <w:ind w:left="3340" w:hanging="360"/>
      </w:pPr>
      <w:rPr>
        <w:rFonts w:ascii="MS UI Gothic" w:eastAsia="MS UI Gothic" w:hAnsi="MS UI Gothic" w:cs="MS UI Gothic" w:hint="default"/>
        <w:w w:val="75"/>
        <w:sz w:val="10"/>
        <w:szCs w:val="10"/>
      </w:rPr>
    </w:lvl>
    <w:lvl w:ilvl="5" w:tplc="A9047886">
      <w:numFmt w:val="bullet"/>
      <w:lvlText w:val="•"/>
      <w:lvlJc w:val="left"/>
      <w:pPr>
        <w:ind w:left="3340" w:hanging="360"/>
      </w:pPr>
      <w:rPr>
        <w:rFonts w:hint="default"/>
      </w:rPr>
    </w:lvl>
    <w:lvl w:ilvl="6" w:tplc="4E3A5CBE">
      <w:numFmt w:val="bullet"/>
      <w:lvlText w:val="•"/>
      <w:lvlJc w:val="left"/>
      <w:pPr>
        <w:ind w:left="4305" w:hanging="360"/>
      </w:pPr>
      <w:rPr>
        <w:rFonts w:hint="default"/>
      </w:rPr>
    </w:lvl>
    <w:lvl w:ilvl="7" w:tplc="57A82E64">
      <w:numFmt w:val="bullet"/>
      <w:lvlText w:val="•"/>
      <w:lvlJc w:val="left"/>
      <w:pPr>
        <w:ind w:left="5270" w:hanging="360"/>
      </w:pPr>
      <w:rPr>
        <w:rFonts w:hint="default"/>
      </w:rPr>
    </w:lvl>
    <w:lvl w:ilvl="8" w:tplc="232820D8">
      <w:numFmt w:val="bullet"/>
      <w:lvlText w:val="•"/>
      <w:lvlJc w:val="left"/>
      <w:pPr>
        <w:ind w:left="6235" w:hanging="360"/>
      </w:pPr>
      <w:rPr>
        <w:rFonts w:hint="default"/>
      </w:rPr>
    </w:lvl>
  </w:abstractNum>
  <w:abstractNum w:abstractNumId="115" w15:restartNumberingAfterBreak="0">
    <w:nsid w:val="487E44EC"/>
    <w:multiLevelType w:val="hybridMultilevel"/>
    <w:tmpl w:val="B4CC73B8"/>
    <w:lvl w:ilvl="0" w:tplc="BAAAA11C">
      <w:numFmt w:val="bullet"/>
      <w:lvlText w:val="■"/>
      <w:lvlJc w:val="left"/>
      <w:pPr>
        <w:ind w:left="2980" w:hanging="360"/>
      </w:pPr>
      <w:rPr>
        <w:rFonts w:ascii="MS UI Gothic" w:eastAsia="MS UI Gothic" w:hAnsi="MS UI Gothic" w:cs="MS UI Gothic" w:hint="default"/>
        <w:w w:val="75"/>
        <w:sz w:val="10"/>
        <w:szCs w:val="10"/>
      </w:rPr>
    </w:lvl>
    <w:lvl w:ilvl="1" w:tplc="56A20F8E">
      <w:numFmt w:val="bullet"/>
      <w:lvlText w:val="•"/>
      <w:lvlJc w:val="left"/>
      <w:pPr>
        <w:ind w:left="3690" w:hanging="360"/>
      </w:pPr>
      <w:rPr>
        <w:rFonts w:hint="default"/>
      </w:rPr>
    </w:lvl>
    <w:lvl w:ilvl="2" w:tplc="3EC0DC40">
      <w:numFmt w:val="bullet"/>
      <w:lvlText w:val="•"/>
      <w:lvlJc w:val="left"/>
      <w:pPr>
        <w:ind w:left="4400" w:hanging="360"/>
      </w:pPr>
      <w:rPr>
        <w:rFonts w:hint="default"/>
      </w:rPr>
    </w:lvl>
    <w:lvl w:ilvl="3" w:tplc="3A8A49D8">
      <w:numFmt w:val="bullet"/>
      <w:lvlText w:val="•"/>
      <w:lvlJc w:val="left"/>
      <w:pPr>
        <w:ind w:left="5110" w:hanging="360"/>
      </w:pPr>
      <w:rPr>
        <w:rFonts w:hint="default"/>
      </w:rPr>
    </w:lvl>
    <w:lvl w:ilvl="4" w:tplc="4D422DCA">
      <w:numFmt w:val="bullet"/>
      <w:lvlText w:val="•"/>
      <w:lvlJc w:val="left"/>
      <w:pPr>
        <w:ind w:left="5820" w:hanging="360"/>
      </w:pPr>
      <w:rPr>
        <w:rFonts w:hint="default"/>
      </w:rPr>
    </w:lvl>
    <w:lvl w:ilvl="5" w:tplc="1D828A46">
      <w:numFmt w:val="bullet"/>
      <w:lvlText w:val="•"/>
      <w:lvlJc w:val="left"/>
      <w:pPr>
        <w:ind w:left="6530" w:hanging="360"/>
      </w:pPr>
      <w:rPr>
        <w:rFonts w:hint="default"/>
      </w:rPr>
    </w:lvl>
    <w:lvl w:ilvl="6" w:tplc="13C48430">
      <w:numFmt w:val="bullet"/>
      <w:lvlText w:val="•"/>
      <w:lvlJc w:val="left"/>
      <w:pPr>
        <w:ind w:left="7240" w:hanging="360"/>
      </w:pPr>
      <w:rPr>
        <w:rFonts w:hint="default"/>
      </w:rPr>
    </w:lvl>
    <w:lvl w:ilvl="7" w:tplc="9782FE34">
      <w:numFmt w:val="bullet"/>
      <w:lvlText w:val="•"/>
      <w:lvlJc w:val="left"/>
      <w:pPr>
        <w:ind w:left="7950" w:hanging="360"/>
      </w:pPr>
      <w:rPr>
        <w:rFonts w:hint="default"/>
      </w:rPr>
    </w:lvl>
    <w:lvl w:ilvl="8" w:tplc="C8561562">
      <w:numFmt w:val="bullet"/>
      <w:lvlText w:val="•"/>
      <w:lvlJc w:val="left"/>
      <w:pPr>
        <w:ind w:left="8660" w:hanging="360"/>
      </w:pPr>
      <w:rPr>
        <w:rFonts w:hint="default"/>
      </w:rPr>
    </w:lvl>
  </w:abstractNum>
  <w:abstractNum w:abstractNumId="116" w15:restartNumberingAfterBreak="0">
    <w:nsid w:val="48842B27"/>
    <w:multiLevelType w:val="hybridMultilevel"/>
    <w:tmpl w:val="7956525A"/>
    <w:lvl w:ilvl="0" w:tplc="C50CE5CA">
      <w:numFmt w:val="bullet"/>
      <w:lvlText w:val="–"/>
      <w:lvlJc w:val="left"/>
      <w:pPr>
        <w:ind w:left="2379" w:hanging="360"/>
      </w:pPr>
      <w:rPr>
        <w:rFonts w:ascii="Book Antiqua" w:eastAsia="Book Antiqua" w:hAnsi="Book Antiqua" w:cs="Book Antiqua" w:hint="default"/>
        <w:b/>
        <w:bCs/>
        <w:w w:val="99"/>
        <w:sz w:val="20"/>
        <w:szCs w:val="20"/>
      </w:rPr>
    </w:lvl>
    <w:lvl w:ilvl="1" w:tplc="3334BB48">
      <w:numFmt w:val="bullet"/>
      <w:lvlText w:val="–"/>
      <w:lvlJc w:val="left"/>
      <w:pPr>
        <w:ind w:left="2979" w:hanging="360"/>
      </w:pPr>
      <w:rPr>
        <w:rFonts w:ascii="Book Antiqua" w:eastAsia="Book Antiqua" w:hAnsi="Book Antiqua" w:cs="Book Antiqua" w:hint="default"/>
        <w:b/>
        <w:bCs/>
        <w:w w:val="99"/>
        <w:sz w:val="20"/>
        <w:szCs w:val="20"/>
      </w:rPr>
    </w:lvl>
    <w:lvl w:ilvl="2" w:tplc="472E1D7C">
      <w:numFmt w:val="bullet"/>
      <w:lvlText w:val="•"/>
      <w:lvlJc w:val="left"/>
      <w:pPr>
        <w:ind w:left="3768" w:hanging="360"/>
      </w:pPr>
      <w:rPr>
        <w:rFonts w:hint="default"/>
      </w:rPr>
    </w:lvl>
    <w:lvl w:ilvl="3" w:tplc="97FAB95A">
      <w:numFmt w:val="bullet"/>
      <w:lvlText w:val="•"/>
      <w:lvlJc w:val="left"/>
      <w:pPr>
        <w:ind w:left="4557" w:hanging="360"/>
      </w:pPr>
      <w:rPr>
        <w:rFonts w:hint="default"/>
      </w:rPr>
    </w:lvl>
    <w:lvl w:ilvl="4" w:tplc="37288C16">
      <w:numFmt w:val="bullet"/>
      <w:lvlText w:val="•"/>
      <w:lvlJc w:val="left"/>
      <w:pPr>
        <w:ind w:left="5346" w:hanging="360"/>
      </w:pPr>
      <w:rPr>
        <w:rFonts w:hint="default"/>
      </w:rPr>
    </w:lvl>
    <w:lvl w:ilvl="5" w:tplc="BDCCE6AE">
      <w:numFmt w:val="bullet"/>
      <w:lvlText w:val="•"/>
      <w:lvlJc w:val="left"/>
      <w:pPr>
        <w:ind w:left="6135" w:hanging="360"/>
      </w:pPr>
      <w:rPr>
        <w:rFonts w:hint="default"/>
      </w:rPr>
    </w:lvl>
    <w:lvl w:ilvl="6" w:tplc="56185556">
      <w:numFmt w:val="bullet"/>
      <w:lvlText w:val="•"/>
      <w:lvlJc w:val="left"/>
      <w:pPr>
        <w:ind w:left="6924" w:hanging="360"/>
      </w:pPr>
      <w:rPr>
        <w:rFonts w:hint="default"/>
      </w:rPr>
    </w:lvl>
    <w:lvl w:ilvl="7" w:tplc="19620C0C">
      <w:numFmt w:val="bullet"/>
      <w:lvlText w:val="•"/>
      <w:lvlJc w:val="left"/>
      <w:pPr>
        <w:ind w:left="7713" w:hanging="360"/>
      </w:pPr>
      <w:rPr>
        <w:rFonts w:hint="default"/>
      </w:rPr>
    </w:lvl>
    <w:lvl w:ilvl="8" w:tplc="8262608A">
      <w:numFmt w:val="bullet"/>
      <w:lvlText w:val="•"/>
      <w:lvlJc w:val="left"/>
      <w:pPr>
        <w:ind w:left="8502" w:hanging="360"/>
      </w:pPr>
      <w:rPr>
        <w:rFonts w:hint="default"/>
      </w:rPr>
    </w:lvl>
  </w:abstractNum>
  <w:abstractNum w:abstractNumId="117" w15:restartNumberingAfterBreak="0">
    <w:nsid w:val="4AF13129"/>
    <w:multiLevelType w:val="hybridMultilevel"/>
    <w:tmpl w:val="4DD2DCD4"/>
    <w:lvl w:ilvl="0" w:tplc="6B0E519E">
      <w:start w:val="1"/>
      <w:numFmt w:val="decimal"/>
      <w:lvlText w:val="%1."/>
      <w:lvlJc w:val="left"/>
      <w:pPr>
        <w:ind w:left="2020" w:hanging="360"/>
        <w:jc w:val="right"/>
      </w:pPr>
      <w:rPr>
        <w:rFonts w:ascii="Arial" w:eastAsia="Arial" w:hAnsi="Arial" w:cs="Arial" w:hint="default"/>
        <w:b/>
        <w:bCs/>
        <w:spacing w:val="-77"/>
        <w:w w:val="85"/>
        <w:sz w:val="18"/>
        <w:szCs w:val="18"/>
      </w:rPr>
    </w:lvl>
    <w:lvl w:ilvl="1" w:tplc="99EEB4A2">
      <w:numFmt w:val="bullet"/>
      <w:lvlText w:val="•"/>
      <w:lvlJc w:val="left"/>
      <w:pPr>
        <w:ind w:left="2826" w:hanging="360"/>
      </w:pPr>
      <w:rPr>
        <w:rFonts w:hint="default"/>
      </w:rPr>
    </w:lvl>
    <w:lvl w:ilvl="2" w:tplc="4F5872C6">
      <w:numFmt w:val="bullet"/>
      <w:lvlText w:val="•"/>
      <w:lvlJc w:val="left"/>
      <w:pPr>
        <w:ind w:left="3632" w:hanging="360"/>
      </w:pPr>
      <w:rPr>
        <w:rFonts w:hint="default"/>
      </w:rPr>
    </w:lvl>
    <w:lvl w:ilvl="3" w:tplc="918AD7E2">
      <w:numFmt w:val="bullet"/>
      <w:lvlText w:val="•"/>
      <w:lvlJc w:val="left"/>
      <w:pPr>
        <w:ind w:left="4438" w:hanging="360"/>
      </w:pPr>
      <w:rPr>
        <w:rFonts w:hint="default"/>
      </w:rPr>
    </w:lvl>
    <w:lvl w:ilvl="4" w:tplc="8CA87F2E">
      <w:numFmt w:val="bullet"/>
      <w:lvlText w:val="•"/>
      <w:lvlJc w:val="left"/>
      <w:pPr>
        <w:ind w:left="5244" w:hanging="360"/>
      </w:pPr>
      <w:rPr>
        <w:rFonts w:hint="default"/>
      </w:rPr>
    </w:lvl>
    <w:lvl w:ilvl="5" w:tplc="860C1286">
      <w:numFmt w:val="bullet"/>
      <w:lvlText w:val="•"/>
      <w:lvlJc w:val="left"/>
      <w:pPr>
        <w:ind w:left="6050" w:hanging="360"/>
      </w:pPr>
      <w:rPr>
        <w:rFonts w:hint="default"/>
      </w:rPr>
    </w:lvl>
    <w:lvl w:ilvl="6" w:tplc="F98899E2">
      <w:numFmt w:val="bullet"/>
      <w:lvlText w:val="•"/>
      <w:lvlJc w:val="left"/>
      <w:pPr>
        <w:ind w:left="6856" w:hanging="360"/>
      </w:pPr>
      <w:rPr>
        <w:rFonts w:hint="default"/>
      </w:rPr>
    </w:lvl>
    <w:lvl w:ilvl="7" w:tplc="E0DCEDE6">
      <w:numFmt w:val="bullet"/>
      <w:lvlText w:val="•"/>
      <w:lvlJc w:val="left"/>
      <w:pPr>
        <w:ind w:left="7662" w:hanging="360"/>
      </w:pPr>
      <w:rPr>
        <w:rFonts w:hint="default"/>
      </w:rPr>
    </w:lvl>
    <w:lvl w:ilvl="8" w:tplc="371446FE">
      <w:numFmt w:val="bullet"/>
      <w:lvlText w:val="•"/>
      <w:lvlJc w:val="left"/>
      <w:pPr>
        <w:ind w:left="8468" w:hanging="360"/>
      </w:pPr>
      <w:rPr>
        <w:rFonts w:hint="default"/>
      </w:rPr>
    </w:lvl>
  </w:abstractNum>
  <w:abstractNum w:abstractNumId="118" w15:restartNumberingAfterBreak="0">
    <w:nsid w:val="4B0F4765"/>
    <w:multiLevelType w:val="hybridMultilevel"/>
    <w:tmpl w:val="823CD608"/>
    <w:lvl w:ilvl="0" w:tplc="8D1AB652">
      <w:numFmt w:val="bullet"/>
      <w:lvlText w:val="-"/>
      <w:lvlJc w:val="left"/>
      <w:pPr>
        <w:ind w:left="2260" w:hanging="186"/>
      </w:pPr>
      <w:rPr>
        <w:rFonts w:ascii="Courier New" w:eastAsia="Courier New" w:hAnsi="Courier New" w:cs="Courier New" w:hint="default"/>
        <w:w w:val="86"/>
        <w:sz w:val="18"/>
        <w:szCs w:val="18"/>
      </w:rPr>
    </w:lvl>
    <w:lvl w:ilvl="1" w:tplc="0F8CDB8C">
      <w:numFmt w:val="bullet"/>
      <w:lvlText w:val="•"/>
      <w:lvlJc w:val="left"/>
      <w:pPr>
        <w:ind w:left="3042" w:hanging="186"/>
      </w:pPr>
      <w:rPr>
        <w:rFonts w:hint="default"/>
      </w:rPr>
    </w:lvl>
    <w:lvl w:ilvl="2" w:tplc="42F4E3FC">
      <w:numFmt w:val="bullet"/>
      <w:lvlText w:val="•"/>
      <w:lvlJc w:val="left"/>
      <w:pPr>
        <w:ind w:left="3824" w:hanging="186"/>
      </w:pPr>
      <w:rPr>
        <w:rFonts w:hint="default"/>
      </w:rPr>
    </w:lvl>
    <w:lvl w:ilvl="3" w:tplc="B81C9016">
      <w:numFmt w:val="bullet"/>
      <w:lvlText w:val="•"/>
      <w:lvlJc w:val="left"/>
      <w:pPr>
        <w:ind w:left="4606" w:hanging="186"/>
      </w:pPr>
      <w:rPr>
        <w:rFonts w:hint="default"/>
      </w:rPr>
    </w:lvl>
    <w:lvl w:ilvl="4" w:tplc="0CB040CA">
      <w:numFmt w:val="bullet"/>
      <w:lvlText w:val="•"/>
      <w:lvlJc w:val="left"/>
      <w:pPr>
        <w:ind w:left="5388" w:hanging="186"/>
      </w:pPr>
      <w:rPr>
        <w:rFonts w:hint="default"/>
      </w:rPr>
    </w:lvl>
    <w:lvl w:ilvl="5" w:tplc="085022F8">
      <w:numFmt w:val="bullet"/>
      <w:lvlText w:val="•"/>
      <w:lvlJc w:val="left"/>
      <w:pPr>
        <w:ind w:left="6170" w:hanging="186"/>
      </w:pPr>
      <w:rPr>
        <w:rFonts w:hint="default"/>
      </w:rPr>
    </w:lvl>
    <w:lvl w:ilvl="6" w:tplc="FD428FD6">
      <w:numFmt w:val="bullet"/>
      <w:lvlText w:val="•"/>
      <w:lvlJc w:val="left"/>
      <w:pPr>
        <w:ind w:left="6952" w:hanging="186"/>
      </w:pPr>
      <w:rPr>
        <w:rFonts w:hint="default"/>
      </w:rPr>
    </w:lvl>
    <w:lvl w:ilvl="7" w:tplc="91586C08">
      <w:numFmt w:val="bullet"/>
      <w:lvlText w:val="•"/>
      <w:lvlJc w:val="left"/>
      <w:pPr>
        <w:ind w:left="7734" w:hanging="186"/>
      </w:pPr>
      <w:rPr>
        <w:rFonts w:hint="default"/>
      </w:rPr>
    </w:lvl>
    <w:lvl w:ilvl="8" w:tplc="D6367CAA">
      <w:numFmt w:val="bullet"/>
      <w:lvlText w:val="•"/>
      <w:lvlJc w:val="left"/>
      <w:pPr>
        <w:ind w:left="8516" w:hanging="186"/>
      </w:pPr>
      <w:rPr>
        <w:rFonts w:hint="default"/>
      </w:rPr>
    </w:lvl>
  </w:abstractNum>
  <w:abstractNum w:abstractNumId="119" w15:restartNumberingAfterBreak="0">
    <w:nsid w:val="4B2E622A"/>
    <w:multiLevelType w:val="hybridMultilevel"/>
    <w:tmpl w:val="881059DC"/>
    <w:lvl w:ilvl="0" w:tplc="CDB655BE">
      <w:numFmt w:val="bullet"/>
      <w:lvlText w:val="■"/>
      <w:lvlJc w:val="left"/>
      <w:pPr>
        <w:ind w:left="570" w:hanging="360"/>
      </w:pPr>
      <w:rPr>
        <w:rFonts w:ascii="MS UI Gothic" w:eastAsia="MS UI Gothic" w:hAnsi="MS UI Gothic" w:cs="MS UI Gothic" w:hint="default"/>
        <w:w w:val="76"/>
        <w:sz w:val="9"/>
        <w:szCs w:val="9"/>
      </w:rPr>
    </w:lvl>
    <w:lvl w:ilvl="1" w:tplc="BA6AE354">
      <w:numFmt w:val="bullet"/>
      <w:lvlText w:val="•"/>
      <w:lvlJc w:val="left"/>
      <w:pPr>
        <w:ind w:left="1234" w:hanging="360"/>
      </w:pPr>
      <w:rPr>
        <w:rFonts w:hint="default"/>
      </w:rPr>
    </w:lvl>
    <w:lvl w:ilvl="2" w:tplc="889AF218">
      <w:numFmt w:val="bullet"/>
      <w:lvlText w:val="•"/>
      <w:lvlJc w:val="left"/>
      <w:pPr>
        <w:ind w:left="1889" w:hanging="360"/>
      </w:pPr>
      <w:rPr>
        <w:rFonts w:hint="default"/>
      </w:rPr>
    </w:lvl>
    <w:lvl w:ilvl="3" w:tplc="3FC26E24">
      <w:numFmt w:val="bullet"/>
      <w:lvlText w:val="•"/>
      <w:lvlJc w:val="left"/>
      <w:pPr>
        <w:ind w:left="2543" w:hanging="360"/>
      </w:pPr>
      <w:rPr>
        <w:rFonts w:hint="default"/>
      </w:rPr>
    </w:lvl>
    <w:lvl w:ilvl="4" w:tplc="F8BCDE5E">
      <w:numFmt w:val="bullet"/>
      <w:lvlText w:val="•"/>
      <w:lvlJc w:val="left"/>
      <w:pPr>
        <w:ind w:left="3198" w:hanging="360"/>
      </w:pPr>
      <w:rPr>
        <w:rFonts w:hint="default"/>
      </w:rPr>
    </w:lvl>
    <w:lvl w:ilvl="5" w:tplc="5F4415E4">
      <w:numFmt w:val="bullet"/>
      <w:lvlText w:val="•"/>
      <w:lvlJc w:val="left"/>
      <w:pPr>
        <w:ind w:left="3853" w:hanging="360"/>
      </w:pPr>
      <w:rPr>
        <w:rFonts w:hint="default"/>
      </w:rPr>
    </w:lvl>
    <w:lvl w:ilvl="6" w:tplc="41D02F50">
      <w:numFmt w:val="bullet"/>
      <w:lvlText w:val="•"/>
      <w:lvlJc w:val="left"/>
      <w:pPr>
        <w:ind w:left="4507" w:hanging="360"/>
      </w:pPr>
      <w:rPr>
        <w:rFonts w:hint="default"/>
      </w:rPr>
    </w:lvl>
    <w:lvl w:ilvl="7" w:tplc="8D7C62F0">
      <w:numFmt w:val="bullet"/>
      <w:lvlText w:val="•"/>
      <w:lvlJc w:val="left"/>
      <w:pPr>
        <w:ind w:left="5162" w:hanging="360"/>
      </w:pPr>
      <w:rPr>
        <w:rFonts w:hint="default"/>
      </w:rPr>
    </w:lvl>
    <w:lvl w:ilvl="8" w:tplc="ED346760">
      <w:numFmt w:val="bullet"/>
      <w:lvlText w:val="•"/>
      <w:lvlJc w:val="left"/>
      <w:pPr>
        <w:ind w:left="5816" w:hanging="360"/>
      </w:pPr>
      <w:rPr>
        <w:rFonts w:hint="default"/>
      </w:rPr>
    </w:lvl>
  </w:abstractNum>
  <w:abstractNum w:abstractNumId="120" w15:restartNumberingAfterBreak="0">
    <w:nsid w:val="4B844351"/>
    <w:multiLevelType w:val="hybridMultilevel"/>
    <w:tmpl w:val="7A2C667C"/>
    <w:lvl w:ilvl="0" w:tplc="21028D72">
      <w:numFmt w:val="bullet"/>
      <w:lvlText w:val="■"/>
      <w:lvlJc w:val="left"/>
      <w:pPr>
        <w:ind w:left="3340" w:hanging="360"/>
      </w:pPr>
      <w:rPr>
        <w:rFonts w:ascii="MS UI Gothic" w:eastAsia="MS UI Gothic" w:hAnsi="MS UI Gothic" w:cs="MS UI Gothic" w:hint="default"/>
        <w:w w:val="75"/>
        <w:sz w:val="10"/>
        <w:szCs w:val="10"/>
      </w:rPr>
    </w:lvl>
    <w:lvl w:ilvl="1" w:tplc="C5D6543E">
      <w:numFmt w:val="bullet"/>
      <w:lvlText w:val="•"/>
      <w:lvlJc w:val="left"/>
      <w:pPr>
        <w:ind w:left="4014" w:hanging="360"/>
      </w:pPr>
      <w:rPr>
        <w:rFonts w:hint="default"/>
      </w:rPr>
    </w:lvl>
    <w:lvl w:ilvl="2" w:tplc="413C0C9C">
      <w:numFmt w:val="bullet"/>
      <w:lvlText w:val="•"/>
      <w:lvlJc w:val="left"/>
      <w:pPr>
        <w:ind w:left="4688" w:hanging="360"/>
      </w:pPr>
      <w:rPr>
        <w:rFonts w:hint="default"/>
      </w:rPr>
    </w:lvl>
    <w:lvl w:ilvl="3" w:tplc="2C262A18">
      <w:numFmt w:val="bullet"/>
      <w:lvlText w:val="•"/>
      <w:lvlJc w:val="left"/>
      <w:pPr>
        <w:ind w:left="5362" w:hanging="360"/>
      </w:pPr>
      <w:rPr>
        <w:rFonts w:hint="default"/>
      </w:rPr>
    </w:lvl>
    <w:lvl w:ilvl="4" w:tplc="500EA9DC">
      <w:numFmt w:val="bullet"/>
      <w:lvlText w:val="•"/>
      <w:lvlJc w:val="left"/>
      <w:pPr>
        <w:ind w:left="6036" w:hanging="360"/>
      </w:pPr>
      <w:rPr>
        <w:rFonts w:hint="default"/>
      </w:rPr>
    </w:lvl>
    <w:lvl w:ilvl="5" w:tplc="DDF6E1DA">
      <w:numFmt w:val="bullet"/>
      <w:lvlText w:val="•"/>
      <w:lvlJc w:val="left"/>
      <w:pPr>
        <w:ind w:left="6710" w:hanging="360"/>
      </w:pPr>
      <w:rPr>
        <w:rFonts w:hint="default"/>
      </w:rPr>
    </w:lvl>
    <w:lvl w:ilvl="6" w:tplc="2D629336">
      <w:numFmt w:val="bullet"/>
      <w:lvlText w:val="•"/>
      <w:lvlJc w:val="left"/>
      <w:pPr>
        <w:ind w:left="7384" w:hanging="360"/>
      </w:pPr>
      <w:rPr>
        <w:rFonts w:hint="default"/>
      </w:rPr>
    </w:lvl>
    <w:lvl w:ilvl="7" w:tplc="E3584E0A">
      <w:numFmt w:val="bullet"/>
      <w:lvlText w:val="•"/>
      <w:lvlJc w:val="left"/>
      <w:pPr>
        <w:ind w:left="8058" w:hanging="360"/>
      </w:pPr>
      <w:rPr>
        <w:rFonts w:hint="default"/>
      </w:rPr>
    </w:lvl>
    <w:lvl w:ilvl="8" w:tplc="551C8832">
      <w:numFmt w:val="bullet"/>
      <w:lvlText w:val="•"/>
      <w:lvlJc w:val="left"/>
      <w:pPr>
        <w:ind w:left="8732" w:hanging="360"/>
      </w:pPr>
      <w:rPr>
        <w:rFonts w:hint="default"/>
      </w:rPr>
    </w:lvl>
  </w:abstractNum>
  <w:abstractNum w:abstractNumId="121" w15:restartNumberingAfterBreak="0">
    <w:nsid w:val="4BB93C2B"/>
    <w:multiLevelType w:val="hybridMultilevel"/>
    <w:tmpl w:val="1F6E14B4"/>
    <w:lvl w:ilvl="0" w:tplc="A56E1C88">
      <w:numFmt w:val="bullet"/>
      <w:lvlText w:val="■"/>
      <w:lvlJc w:val="left"/>
      <w:pPr>
        <w:ind w:left="3340" w:hanging="360"/>
      </w:pPr>
      <w:rPr>
        <w:rFonts w:ascii="MS UI Gothic" w:eastAsia="MS UI Gothic" w:hAnsi="MS UI Gothic" w:cs="MS UI Gothic" w:hint="default"/>
        <w:w w:val="75"/>
        <w:sz w:val="10"/>
        <w:szCs w:val="10"/>
      </w:rPr>
    </w:lvl>
    <w:lvl w:ilvl="1" w:tplc="0248E47C">
      <w:numFmt w:val="bullet"/>
      <w:lvlText w:val="•"/>
      <w:lvlJc w:val="left"/>
      <w:pPr>
        <w:ind w:left="4014" w:hanging="360"/>
      </w:pPr>
      <w:rPr>
        <w:rFonts w:hint="default"/>
      </w:rPr>
    </w:lvl>
    <w:lvl w:ilvl="2" w:tplc="1554ACE0">
      <w:numFmt w:val="bullet"/>
      <w:lvlText w:val="•"/>
      <w:lvlJc w:val="left"/>
      <w:pPr>
        <w:ind w:left="4688" w:hanging="360"/>
      </w:pPr>
      <w:rPr>
        <w:rFonts w:hint="default"/>
      </w:rPr>
    </w:lvl>
    <w:lvl w:ilvl="3" w:tplc="982A3214">
      <w:numFmt w:val="bullet"/>
      <w:lvlText w:val="•"/>
      <w:lvlJc w:val="left"/>
      <w:pPr>
        <w:ind w:left="5362" w:hanging="360"/>
      </w:pPr>
      <w:rPr>
        <w:rFonts w:hint="default"/>
      </w:rPr>
    </w:lvl>
    <w:lvl w:ilvl="4" w:tplc="AAC6E43A">
      <w:numFmt w:val="bullet"/>
      <w:lvlText w:val="•"/>
      <w:lvlJc w:val="left"/>
      <w:pPr>
        <w:ind w:left="6036" w:hanging="360"/>
      </w:pPr>
      <w:rPr>
        <w:rFonts w:hint="default"/>
      </w:rPr>
    </w:lvl>
    <w:lvl w:ilvl="5" w:tplc="2D3EF01E">
      <w:numFmt w:val="bullet"/>
      <w:lvlText w:val="•"/>
      <w:lvlJc w:val="left"/>
      <w:pPr>
        <w:ind w:left="6710" w:hanging="360"/>
      </w:pPr>
      <w:rPr>
        <w:rFonts w:hint="default"/>
      </w:rPr>
    </w:lvl>
    <w:lvl w:ilvl="6" w:tplc="42EA830E">
      <w:numFmt w:val="bullet"/>
      <w:lvlText w:val="•"/>
      <w:lvlJc w:val="left"/>
      <w:pPr>
        <w:ind w:left="7384" w:hanging="360"/>
      </w:pPr>
      <w:rPr>
        <w:rFonts w:hint="default"/>
      </w:rPr>
    </w:lvl>
    <w:lvl w:ilvl="7" w:tplc="37E8271A">
      <w:numFmt w:val="bullet"/>
      <w:lvlText w:val="•"/>
      <w:lvlJc w:val="left"/>
      <w:pPr>
        <w:ind w:left="8058" w:hanging="360"/>
      </w:pPr>
      <w:rPr>
        <w:rFonts w:hint="default"/>
      </w:rPr>
    </w:lvl>
    <w:lvl w:ilvl="8" w:tplc="56881082">
      <w:numFmt w:val="bullet"/>
      <w:lvlText w:val="•"/>
      <w:lvlJc w:val="left"/>
      <w:pPr>
        <w:ind w:left="8732" w:hanging="360"/>
      </w:pPr>
      <w:rPr>
        <w:rFonts w:hint="default"/>
      </w:rPr>
    </w:lvl>
  </w:abstractNum>
  <w:abstractNum w:abstractNumId="122" w15:restartNumberingAfterBreak="0">
    <w:nsid w:val="4DB00BA0"/>
    <w:multiLevelType w:val="hybridMultilevel"/>
    <w:tmpl w:val="36FCE71E"/>
    <w:lvl w:ilvl="0" w:tplc="0C3CD162">
      <w:start w:val="1"/>
      <w:numFmt w:val="decimal"/>
      <w:lvlText w:val="%1."/>
      <w:lvlJc w:val="left"/>
      <w:pPr>
        <w:ind w:left="2020" w:hanging="360"/>
        <w:jc w:val="right"/>
      </w:pPr>
      <w:rPr>
        <w:rFonts w:ascii="Arial" w:eastAsia="Arial" w:hAnsi="Arial" w:cs="Arial" w:hint="default"/>
        <w:b/>
        <w:bCs/>
        <w:spacing w:val="-10"/>
        <w:w w:val="99"/>
        <w:sz w:val="18"/>
        <w:szCs w:val="18"/>
      </w:rPr>
    </w:lvl>
    <w:lvl w:ilvl="1" w:tplc="3870A5EA">
      <w:start w:val="1"/>
      <w:numFmt w:val="lowerLetter"/>
      <w:lvlText w:val="%2."/>
      <w:lvlJc w:val="left"/>
      <w:pPr>
        <w:ind w:left="2980" w:hanging="360"/>
        <w:jc w:val="right"/>
      </w:pPr>
      <w:rPr>
        <w:rFonts w:ascii="Arial" w:eastAsia="Arial" w:hAnsi="Arial" w:cs="Arial" w:hint="default"/>
        <w:b/>
        <w:bCs/>
        <w:spacing w:val="-19"/>
        <w:w w:val="99"/>
        <w:sz w:val="18"/>
        <w:szCs w:val="18"/>
      </w:rPr>
    </w:lvl>
    <w:lvl w:ilvl="2" w:tplc="AEC65664">
      <w:numFmt w:val="bullet"/>
      <w:lvlText w:val="–"/>
      <w:lvlJc w:val="left"/>
      <w:pPr>
        <w:ind w:left="2740" w:hanging="360"/>
      </w:pPr>
      <w:rPr>
        <w:rFonts w:ascii="Book Antiqua" w:eastAsia="Book Antiqua" w:hAnsi="Book Antiqua" w:cs="Book Antiqua" w:hint="default"/>
        <w:b/>
        <w:bCs/>
        <w:w w:val="99"/>
        <w:sz w:val="20"/>
        <w:szCs w:val="20"/>
      </w:rPr>
    </w:lvl>
    <w:lvl w:ilvl="3" w:tplc="9258DFB4">
      <w:numFmt w:val="bullet"/>
      <w:lvlText w:val="•"/>
      <w:lvlJc w:val="left"/>
      <w:pPr>
        <w:ind w:left="3340" w:hanging="360"/>
      </w:pPr>
      <w:rPr>
        <w:rFonts w:hint="default"/>
      </w:rPr>
    </w:lvl>
    <w:lvl w:ilvl="4" w:tplc="B3706300">
      <w:numFmt w:val="bullet"/>
      <w:lvlText w:val="•"/>
      <w:lvlJc w:val="left"/>
      <w:pPr>
        <w:ind w:left="4302" w:hanging="360"/>
      </w:pPr>
      <w:rPr>
        <w:rFonts w:hint="default"/>
      </w:rPr>
    </w:lvl>
    <w:lvl w:ilvl="5" w:tplc="6D68C9D8">
      <w:numFmt w:val="bullet"/>
      <w:lvlText w:val="•"/>
      <w:lvlJc w:val="left"/>
      <w:pPr>
        <w:ind w:left="5265" w:hanging="360"/>
      </w:pPr>
      <w:rPr>
        <w:rFonts w:hint="default"/>
      </w:rPr>
    </w:lvl>
    <w:lvl w:ilvl="6" w:tplc="FD3C7002">
      <w:numFmt w:val="bullet"/>
      <w:lvlText w:val="•"/>
      <w:lvlJc w:val="left"/>
      <w:pPr>
        <w:ind w:left="6228" w:hanging="360"/>
      </w:pPr>
      <w:rPr>
        <w:rFonts w:hint="default"/>
      </w:rPr>
    </w:lvl>
    <w:lvl w:ilvl="7" w:tplc="608C5992">
      <w:numFmt w:val="bullet"/>
      <w:lvlText w:val="•"/>
      <w:lvlJc w:val="left"/>
      <w:pPr>
        <w:ind w:left="7191" w:hanging="360"/>
      </w:pPr>
      <w:rPr>
        <w:rFonts w:hint="default"/>
      </w:rPr>
    </w:lvl>
    <w:lvl w:ilvl="8" w:tplc="8F08ACBE">
      <w:numFmt w:val="bullet"/>
      <w:lvlText w:val="•"/>
      <w:lvlJc w:val="left"/>
      <w:pPr>
        <w:ind w:left="8154" w:hanging="360"/>
      </w:pPr>
      <w:rPr>
        <w:rFonts w:hint="default"/>
      </w:rPr>
    </w:lvl>
  </w:abstractNum>
  <w:abstractNum w:abstractNumId="123" w15:restartNumberingAfterBreak="0">
    <w:nsid w:val="4EA26541"/>
    <w:multiLevelType w:val="hybridMultilevel"/>
    <w:tmpl w:val="5DD4EAF4"/>
    <w:lvl w:ilvl="0" w:tplc="20CCA836">
      <w:start w:val="1"/>
      <w:numFmt w:val="decimal"/>
      <w:lvlText w:val="%1."/>
      <w:lvlJc w:val="left"/>
      <w:pPr>
        <w:ind w:left="2020" w:hanging="360"/>
      </w:pPr>
      <w:rPr>
        <w:rFonts w:ascii="Arial" w:eastAsia="Arial" w:hAnsi="Arial" w:cs="Arial" w:hint="default"/>
        <w:b/>
        <w:bCs/>
        <w:spacing w:val="-78"/>
        <w:w w:val="85"/>
        <w:sz w:val="18"/>
        <w:szCs w:val="18"/>
      </w:rPr>
    </w:lvl>
    <w:lvl w:ilvl="1" w:tplc="8DBCD4DC">
      <w:numFmt w:val="bullet"/>
      <w:lvlText w:val="■"/>
      <w:lvlJc w:val="left"/>
      <w:pPr>
        <w:ind w:left="2979" w:hanging="360"/>
      </w:pPr>
      <w:rPr>
        <w:rFonts w:ascii="MS UI Gothic" w:eastAsia="MS UI Gothic" w:hAnsi="MS UI Gothic" w:cs="MS UI Gothic" w:hint="default"/>
        <w:w w:val="75"/>
        <w:sz w:val="10"/>
        <w:szCs w:val="10"/>
      </w:rPr>
    </w:lvl>
    <w:lvl w:ilvl="2" w:tplc="966C3C3A">
      <w:numFmt w:val="bullet"/>
      <w:lvlText w:val="–"/>
      <w:lvlJc w:val="left"/>
      <w:pPr>
        <w:ind w:left="3339" w:hanging="360"/>
      </w:pPr>
      <w:rPr>
        <w:rFonts w:ascii="Book Antiqua" w:eastAsia="Book Antiqua" w:hAnsi="Book Antiqua" w:cs="Book Antiqua" w:hint="default"/>
        <w:b/>
        <w:bCs/>
        <w:w w:val="99"/>
        <w:sz w:val="20"/>
        <w:szCs w:val="20"/>
      </w:rPr>
    </w:lvl>
    <w:lvl w:ilvl="3" w:tplc="FDC2BC72">
      <w:numFmt w:val="bullet"/>
      <w:lvlText w:val="•"/>
      <w:lvlJc w:val="left"/>
      <w:pPr>
        <w:ind w:left="4182" w:hanging="360"/>
      </w:pPr>
      <w:rPr>
        <w:rFonts w:hint="default"/>
      </w:rPr>
    </w:lvl>
    <w:lvl w:ilvl="4" w:tplc="FA36ABCE">
      <w:numFmt w:val="bullet"/>
      <w:lvlText w:val="•"/>
      <w:lvlJc w:val="left"/>
      <w:pPr>
        <w:ind w:left="5025" w:hanging="360"/>
      </w:pPr>
      <w:rPr>
        <w:rFonts w:hint="default"/>
      </w:rPr>
    </w:lvl>
    <w:lvl w:ilvl="5" w:tplc="A42499FC">
      <w:numFmt w:val="bullet"/>
      <w:lvlText w:val="•"/>
      <w:lvlJc w:val="left"/>
      <w:pPr>
        <w:ind w:left="5867" w:hanging="360"/>
      </w:pPr>
      <w:rPr>
        <w:rFonts w:hint="default"/>
      </w:rPr>
    </w:lvl>
    <w:lvl w:ilvl="6" w:tplc="FF10BBBA">
      <w:numFmt w:val="bullet"/>
      <w:lvlText w:val="•"/>
      <w:lvlJc w:val="left"/>
      <w:pPr>
        <w:ind w:left="6710" w:hanging="360"/>
      </w:pPr>
      <w:rPr>
        <w:rFonts w:hint="default"/>
      </w:rPr>
    </w:lvl>
    <w:lvl w:ilvl="7" w:tplc="61624178">
      <w:numFmt w:val="bullet"/>
      <w:lvlText w:val="•"/>
      <w:lvlJc w:val="left"/>
      <w:pPr>
        <w:ind w:left="7552" w:hanging="360"/>
      </w:pPr>
      <w:rPr>
        <w:rFonts w:hint="default"/>
      </w:rPr>
    </w:lvl>
    <w:lvl w:ilvl="8" w:tplc="1E0AE72C">
      <w:numFmt w:val="bullet"/>
      <w:lvlText w:val="•"/>
      <w:lvlJc w:val="left"/>
      <w:pPr>
        <w:ind w:left="8395" w:hanging="360"/>
      </w:pPr>
      <w:rPr>
        <w:rFonts w:hint="default"/>
      </w:rPr>
    </w:lvl>
  </w:abstractNum>
  <w:abstractNum w:abstractNumId="124" w15:restartNumberingAfterBreak="0">
    <w:nsid w:val="4EBF3D8D"/>
    <w:multiLevelType w:val="hybridMultilevel"/>
    <w:tmpl w:val="60EA71DC"/>
    <w:lvl w:ilvl="0" w:tplc="99FCE6F4">
      <w:start w:val="1"/>
      <w:numFmt w:val="bullet"/>
      <w:lvlText w:val=""/>
      <w:lvlJc w:val="left"/>
      <w:pPr>
        <w:ind w:left="1440" w:hanging="360"/>
      </w:pPr>
      <w:rPr>
        <w:rFonts w:ascii="Wingdings 3" w:hAnsi="Wingdings 3" w:hint="default"/>
      </w:rPr>
    </w:lvl>
    <w:lvl w:ilvl="1" w:tplc="6A6AD21C">
      <w:numFmt w:val="bullet"/>
      <w:lvlText w:val=""/>
      <w:lvlJc w:val="left"/>
      <w:pPr>
        <w:ind w:left="1440" w:hanging="360"/>
      </w:pPr>
      <w:rPr>
        <w:rFonts w:ascii="Wingdings" w:eastAsiaTheme="minorHAnsi" w:hAnsi="Wingdings" w:cstheme="minorBidi" w:hint="default"/>
      </w:rPr>
    </w:lvl>
    <w:lvl w:ilvl="2" w:tplc="99FCE6F4">
      <w:start w:val="1"/>
      <w:numFmt w:val="bullet"/>
      <w:lvlText w:val=""/>
      <w:lvlJc w:val="left"/>
      <w:pPr>
        <w:ind w:left="2160" w:hanging="360"/>
      </w:pPr>
      <w:rPr>
        <w:rFonts w:ascii="Wingdings 3" w:hAnsi="Wingdings 3"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EFB3963"/>
    <w:multiLevelType w:val="hybridMultilevel"/>
    <w:tmpl w:val="8FB8308A"/>
    <w:lvl w:ilvl="0" w:tplc="A7F8692C">
      <w:numFmt w:val="bullet"/>
      <w:lvlText w:val="–"/>
      <w:lvlJc w:val="left"/>
      <w:pPr>
        <w:ind w:left="2379" w:hanging="360"/>
      </w:pPr>
      <w:rPr>
        <w:rFonts w:ascii="Book Antiqua" w:eastAsia="Book Antiqua" w:hAnsi="Book Antiqua" w:cs="Book Antiqua" w:hint="default"/>
        <w:b/>
        <w:bCs/>
        <w:w w:val="99"/>
        <w:sz w:val="20"/>
        <w:szCs w:val="20"/>
      </w:rPr>
    </w:lvl>
    <w:lvl w:ilvl="1" w:tplc="4BC403E4">
      <w:numFmt w:val="bullet"/>
      <w:lvlText w:val="•"/>
      <w:lvlJc w:val="left"/>
      <w:pPr>
        <w:ind w:left="3150" w:hanging="360"/>
      </w:pPr>
      <w:rPr>
        <w:rFonts w:hint="default"/>
      </w:rPr>
    </w:lvl>
    <w:lvl w:ilvl="2" w:tplc="963263B4">
      <w:numFmt w:val="bullet"/>
      <w:lvlText w:val="•"/>
      <w:lvlJc w:val="left"/>
      <w:pPr>
        <w:ind w:left="3920" w:hanging="360"/>
      </w:pPr>
      <w:rPr>
        <w:rFonts w:hint="default"/>
      </w:rPr>
    </w:lvl>
    <w:lvl w:ilvl="3" w:tplc="8F948FAA">
      <w:numFmt w:val="bullet"/>
      <w:lvlText w:val="•"/>
      <w:lvlJc w:val="left"/>
      <w:pPr>
        <w:ind w:left="4690" w:hanging="360"/>
      </w:pPr>
      <w:rPr>
        <w:rFonts w:hint="default"/>
      </w:rPr>
    </w:lvl>
    <w:lvl w:ilvl="4" w:tplc="DA40860C">
      <w:numFmt w:val="bullet"/>
      <w:lvlText w:val="•"/>
      <w:lvlJc w:val="left"/>
      <w:pPr>
        <w:ind w:left="5460" w:hanging="360"/>
      </w:pPr>
      <w:rPr>
        <w:rFonts w:hint="default"/>
      </w:rPr>
    </w:lvl>
    <w:lvl w:ilvl="5" w:tplc="EBFCCCCC">
      <w:numFmt w:val="bullet"/>
      <w:lvlText w:val="•"/>
      <w:lvlJc w:val="left"/>
      <w:pPr>
        <w:ind w:left="6230" w:hanging="360"/>
      </w:pPr>
      <w:rPr>
        <w:rFonts w:hint="default"/>
      </w:rPr>
    </w:lvl>
    <w:lvl w:ilvl="6" w:tplc="6226D126">
      <w:numFmt w:val="bullet"/>
      <w:lvlText w:val="•"/>
      <w:lvlJc w:val="left"/>
      <w:pPr>
        <w:ind w:left="7000" w:hanging="360"/>
      </w:pPr>
      <w:rPr>
        <w:rFonts w:hint="default"/>
      </w:rPr>
    </w:lvl>
    <w:lvl w:ilvl="7" w:tplc="378A18A8">
      <w:numFmt w:val="bullet"/>
      <w:lvlText w:val="•"/>
      <w:lvlJc w:val="left"/>
      <w:pPr>
        <w:ind w:left="7770" w:hanging="360"/>
      </w:pPr>
      <w:rPr>
        <w:rFonts w:hint="default"/>
      </w:rPr>
    </w:lvl>
    <w:lvl w:ilvl="8" w:tplc="5EA8CE6C">
      <w:numFmt w:val="bullet"/>
      <w:lvlText w:val="•"/>
      <w:lvlJc w:val="left"/>
      <w:pPr>
        <w:ind w:left="8540" w:hanging="360"/>
      </w:pPr>
      <w:rPr>
        <w:rFonts w:hint="default"/>
      </w:rPr>
    </w:lvl>
  </w:abstractNum>
  <w:abstractNum w:abstractNumId="126" w15:restartNumberingAfterBreak="0">
    <w:nsid w:val="4F873B5F"/>
    <w:multiLevelType w:val="hybridMultilevel"/>
    <w:tmpl w:val="EBDAB958"/>
    <w:lvl w:ilvl="0" w:tplc="7646B6E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27" w15:restartNumberingAfterBreak="0">
    <w:nsid w:val="50EC4091"/>
    <w:multiLevelType w:val="hybridMultilevel"/>
    <w:tmpl w:val="778CAA52"/>
    <w:lvl w:ilvl="0" w:tplc="A2FAF306">
      <w:numFmt w:val="bullet"/>
      <w:lvlText w:val="–"/>
      <w:lvlJc w:val="left"/>
      <w:pPr>
        <w:ind w:left="2379" w:hanging="360"/>
      </w:pPr>
      <w:rPr>
        <w:rFonts w:ascii="Book Antiqua" w:eastAsia="Book Antiqua" w:hAnsi="Book Antiqua" w:cs="Book Antiqua" w:hint="default"/>
        <w:b/>
        <w:bCs/>
        <w:w w:val="99"/>
        <w:sz w:val="20"/>
        <w:szCs w:val="20"/>
      </w:rPr>
    </w:lvl>
    <w:lvl w:ilvl="1" w:tplc="C230550C">
      <w:numFmt w:val="bullet"/>
      <w:lvlText w:val="•"/>
      <w:lvlJc w:val="left"/>
      <w:pPr>
        <w:ind w:left="3150" w:hanging="360"/>
      </w:pPr>
      <w:rPr>
        <w:rFonts w:hint="default"/>
      </w:rPr>
    </w:lvl>
    <w:lvl w:ilvl="2" w:tplc="00201EAC">
      <w:numFmt w:val="bullet"/>
      <w:lvlText w:val="•"/>
      <w:lvlJc w:val="left"/>
      <w:pPr>
        <w:ind w:left="3920" w:hanging="360"/>
      </w:pPr>
      <w:rPr>
        <w:rFonts w:hint="default"/>
      </w:rPr>
    </w:lvl>
    <w:lvl w:ilvl="3" w:tplc="EED87F84">
      <w:numFmt w:val="bullet"/>
      <w:lvlText w:val="•"/>
      <w:lvlJc w:val="left"/>
      <w:pPr>
        <w:ind w:left="4690" w:hanging="360"/>
      </w:pPr>
      <w:rPr>
        <w:rFonts w:hint="default"/>
      </w:rPr>
    </w:lvl>
    <w:lvl w:ilvl="4" w:tplc="4D122812">
      <w:numFmt w:val="bullet"/>
      <w:lvlText w:val="•"/>
      <w:lvlJc w:val="left"/>
      <w:pPr>
        <w:ind w:left="5460" w:hanging="360"/>
      </w:pPr>
      <w:rPr>
        <w:rFonts w:hint="default"/>
      </w:rPr>
    </w:lvl>
    <w:lvl w:ilvl="5" w:tplc="856AD6C0">
      <w:numFmt w:val="bullet"/>
      <w:lvlText w:val="•"/>
      <w:lvlJc w:val="left"/>
      <w:pPr>
        <w:ind w:left="6230" w:hanging="360"/>
      </w:pPr>
      <w:rPr>
        <w:rFonts w:hint="default"/>
      </w:rPr>
    </w:lvl>
    <w:lvl w:ilvl="6" w:tplc="0580660C">
      <w:numFmt w:val="bullet"/>
      <w:lvlText w:val="•"/>
      <w:lvlJc w:val="left"/>
      <w:pPr>
        <w:ind w:left="7000" w:hanging="360"/>
      </w:pPr>
      <w:rPr>
        <w:rFonts w:hint="default"/>
      </w:rPr>
    </w:lvl>
    <w:lvl w:ilvl="7" w:tplc="46FA66D4">
      <w:numFmt w:val="bullet"/>
      <w:lvlText w:val="•"/>
      <w:lvlJc w:val="left"/>
      <w:pPr>
        <w:ind w:left="7770" w:hanging="360"/>
      </w:pPr>
      <w:rPr>
        <w:rFonts w:hint="default"/>
      </w:rPr>
    </w:lvl>
    <w:lvl w:ilvl="8" w:tplc="5F688A6E">
      <w:numFmt w:val="bullet"/>
      <w:lvlText w:val="•"/>
      <w:lvlJc w:val="left"/>
      <w:pPr>
        <w:ind w:left="8540" w:hanging="360"/>
      </w:pPr>
      <w:rPr>
        <w:rFonts w:hint="default"/>
      </w:rPr>
    </w:lvl>
  </w:abstractNum>
  <w:abstractNum w:abstractNumId="128" w15:restartNumberingAfterBreak="0">
    <w:nsid w:val="522C230B"/>
    <w:multiLevelType w:val="hybridMultilevel"/>
    <w:tmpl w:val="359AA708"/>
    <w:lvl w:ilvl="0" w:tplc="48043EB8">
      <w:numFmt w:val="bullet"/>
      <w:lvlText w:val="■"/>
      <w:lvlJc w:val="left"/>
      <w:pPr>
        <w:ind w:left="3340" w:hanging="360"/>
      </w:pPr>
      <w:rPr>
        <w:rFonts w:ascii="MS UI Gothic" w:eastAsia="MS UI Gothic" w:hAnsi="MS UI Gothic" w:cs="MS UI Gothic" w:hint="default"/>
        <w:w w:val="75"/>
        <w:sz w:val="10"/>
        <w:szCs w:val="10"/>
      </w:rPr>
    </w:lvl>
    <w:lvl w:ilvl="1" w:tplc="83944E4A">
      <w:numFmt w:val="bullet"/>
      <w:lvlText w:val="•"/>
      <w:lvlJc w:val="left"/>
      <w:pPr>
        <w:ind w:left="4014" w:hanging="360"/>
      </w:pPr>
      <w:rPr>
        <w:rFonts w:hint="default"/>
      </w:rPr>
    </w:lvl>
    <w:lvl w:ilvl="2" w:tplc="F5E4B3FE">
      <w:numFmt w:val="bullet"/>
      <w:lvlText w:val="•"/>
      <w:lvlJc w:val="left"/>
      <w:pPr>
        <w:ind w:left="4688" w:hanging="360"/>
      </w:pPr>
      <w:rPr>
        <w:rFonts w:hint="default"/>
      </w:rPr>
    </w:lvl>
    <w:lvl w:ilvl="3" w:tplc="CA6056C2">
      <w:numFmt w:val="bullet"/>
      <w:lvlText w:val="•"/>
      <w:lvlJc w:val="left"/>
      <w:pPr>
        <w:ind w:left="5362" w:hanging="360"/>
      </w:pPr>
      <w:rPr>
        <w:rFonts w:hint="default"/>
      </w:rPr>
    </w:lvl>
    <w:lvl w:ilvl="4" w:tplc="A33252EA">
      <w:numFmt w:val="bullet"/>
      <w:lvlText w:val="•"/>
      <w:lvlJc w:val="left"/>
      <w:pPr>
        <w:ind w:left="6036" w:hanging="360"/>
      </w:pPr>
      <w:rPr>
        <w:rFonts w:hint="default"/>
      </w:rPr>
    </w:lvl>
    <w:lvl w:ilvl="5" w:tplc="346CA298">
      <w:numFmt w:val="bullet"/>
      <w:lvlText w:val="•"/>
      <w:lvlJc w:val="left"/>
      <w:pPr>
        <w:ind w:left="6710" w:hanging="360"/>
      </w:pPr>
      <w:rPr>
        <w:rFonts w:hint="default"/>
      </w:rPr>
    </w:lvl>
    <w:lvl w:ilvl="6" w:tplc="3F5AC7BE">
      <w:numFmt w:val="bullet"/>
      <w:lvlText w:val="•"/>
      <w:lvlJc w:val="left"/>
      <w:pPr>
        <w:ind w:left="7384" w:hanging="360"/>
      </w:pPr>
      <w:rPr>
        <w:rFonts w:hint="default"/>
      </w:rPr>
    </w:lvl>
    <w:lvl w:ilvl="7" w:tplc="513E3992">
      <w:numFmt w:val="bullet"/>
      <w:lvlText w:val="•"/>
      <w:lvlJc w:val="left"/>
      <w:pPr>
        <w:ind w:left="8058" w:hanging="360"/>
      </w:pPr>
      <w:rPr>
        <w:rFonts w:hint="default"/>
      </w:rPr>
    </w:lvl>
    <w:lvl w:ilvl="8" w:tplc="1F0A302A">
      <w:numFmt w:val="bullet"/>
      <w:lvlText w:val="•"/>
      <w:lvlJc w:val="left"/>
      <w:pPr>
        <w:ind w:left="8732" w:hanging="360"/>
      </w:pPr>
      <w:rPr>
        <w:rFonts w:hint="default"/>
      </w:rPr>
    </w:lvl>
  </w:abstractNum>
  <w:abstractNum w:abstractNumId="129" w15:restartNumberingAfterBreak="0">
    <w:nsid w:val="53453938"/>
    <w:multiLevelType w:val="hybridMultilevel"/>
    <w:tmpl w:val="8C5AEB7C"/>
    <w:lvl w:ilvl="0" w:tplc="A0D4703E">
      <w:start w:val="1"/>
      <w:numFmt w:val="decimal"/>
      <w:lvlText w:val="%1."/>
      <w:lvlJc w:val="left"/>
      <w:pPr>
        <w:ind w:left="2020" w:hanging="360"/>
        <w:jc w:val="right"/>
      </w:pPr>
      <w:rPr>
        <w:rFonts w:ascii="Arial" w:eastAsia="Arial" w:hAnsi="Arial" w:cs="Arial" w:hint="default"/>
        <w:b/>
        <w:bCs/>
        <w:spacing w:val="-11"/>
        <w:w w:val="99"/>
        <w:sz w:val="18"/>
        <w:szCs w:val="18"/>
      </w:rPr>
    </w:lvl>
    <w:lvl w:ilvl="1" w:tplc="5EE876D2">
      <w:start w:val="1"/>
      <w:numFmt w:val="lowerLetter"/>
      <w:lvlText w:val="%2."/>
      <w:lvlJc w:val="left"/>
      <w:pPr>
        <w:ind w:left="2380" w:hanging="360"/>
      </w:pPr>
      <w:rPr>
        <w:rFonts w:ascii="Arial" w:eastAsia="Arial" w:hAnsi="Arial" w:cs="Arial" w:hint="default"/>
        <w:b/>
        <w:bCs/>
        <w:spacing w:val="-79"/>
        <w:w w:val="85"/>
        <w:sz w:val="18"/>
        <w:szCs w:val="18"/>
      </w:rPr>
    </w:lvl>
    <w:lvl w:ilvl="2" w:tplc="B286489E">
      <w:numFmt w:val="bullet"/>
      <w:lvlText w:val="•"/>
      <w:lvlJc w:val="left"/>
      <w:pPr>
        <w:ind w:left="3235" w:hanging="360"/>
      </w:pPr>
      <w:rPr>
        <w:rFonts w:hint="default"/>
      </w:rPr>
    </w:lvl>
    <w:lvl w:ilvl="3" w:tplc="334C4BD0">
      <w:numFmt w:val="bullet"/>
      <w:lvlText w:val="•"/>
      <w:lvlJc w:val="left"/>
      <w:pPr>
        <w:ind w:left="4091" w:hanging="360"/>
      </w:pPr>
      <w:rPr>
        <w:rFonts w:hint="default"/>
      </w:rPr>
    </w:lvl>
    <w:lvl w:ilvl="4" w:tplc="CAB40C50">
      <w:numFmt w:val="bullet"/>
      <w:lvlText w:val="•"/>
      <w:lvlJc w:val="left"/>
      <w:pPr>
        <w:ind w:left="4946" w:hanging="360"/>
      </w:pPr>
      <w:rPr>
        <w:rFonts w:hint="default"/>
      </w:rPr>
    </w:lvl>
    <w:lvl w:ilvl="5" w:tplc="9A38D886">
      <w:numFmt w:val="bullet"/>
      <w:lvlText w:val="•"/>
      <w:lvlJc w:val="left"/>
      <w:pPr>
        <w:ind w:left="5802" w:hanging="360"/>
      </w:pPr>
      <w:rPr>
        <w:rFonts w:hint="default"/>
      </w:rPr>
    </w:lvl>
    <w:lvl w:ilvl="6" w:tplc="222419A4">
      <w:numFmt w:val="bullet"/>
      <w:lvlText w:val="•"/>
      <w:lvlJc w:val="left"/>
      <w:pPr>
        <w:ind w:left="6657" w:hanging="360"/>
      </w:pPr>
      <w:rPr>
        <w:rFonts w:hint="default"/>
      </w:rPr>
    </w:lvl>
    <w:lvl w:ilvl="7" w:tplc="11FC5F4E">
      <w:numFmt w:val="bullet"/>
      <w:lvlText w:val="•"/>
      <w:lvlJc w:val="left"/>
      <w:pPr>
        <w:ind w:left="7513" w:hanging="360"/>
      </w:pPr>
      <w:rPr>
        <w:rFonts w:hint="default"/>
      </w:rPr>
    </w:lvl>
    <w:lvl w:ilvl="8" w:tplc="AACCFB52">
      <w:numFmt w:val="bullet"/>
      <w:lvlText w:val="•"/>
      <w:lvlJc w:val="left"/>
      <w:pPr>
        <w:ind w:left="8368" w:hanging="360"/>
      </w:pPr>
      <w:rPr>
        <w:rFonts w:hint="default"/>
      </w:rPr>
    </w:lvl>
  </w:abstractNum>
  <w:abstractNum w:abstractNumId="130" w15:restartNumberingAfterBreak="0">
    <w:nsid w:val="53E65629"/>
    <w:multiLevelType w:val="hybridMultilevel"/>
    <w:tmpl w:val="4A0AC428"/>
    <w:lvl w:ilvl="0" w:tplc="AA66BDBC">
      <w:numFmt w:val="bullet"/>
      <w:lvlText w:val="■"/>
      <w:lvlJc w:val="left"/>
      <w:pPr>
        <w:ind w:left="2620" w:hanging="360"/>
      </w:pPr>
      <w:rPr>
        <w:rFonts w:ascii="MS UI Gothic" w:eastAsia="MS UI Gothic" w:hAnsi="MS UI Gothic" w:cs="MS UI Gothic" w:hint="default"/>
        <w:w w:val="75"/>
        <w:sz w:val="10"/>
        <w:szCs w:val="10"/>
      </w:rPr>
    </w:lvl>
    <w:lvl w:ilvl="1" w:tplc="7EFE35E4">
      <w:numFmt w:val="bullet"/>
      <w:lvlText w:val="•"/>
      <w:lvlJc w:val="left"/>
      <w:pPr>
        <w:ind w:left="3366" w:hanging="360"/>
      </w:pPr>
      <w:rPr>
        <w:rFonts w:hint="default"/>
      </w:rPr>
    </w:lvl>
    <w:lvl w:ilvl="2" w:tplc="D9B6BE10">
      <w:numFmt w:val="bullet"/>
      <w:lvlText w:val="•"/>
      <w:lvlJc w:val="left"/>
      <w:pPr>
        <w:ind w:left="4112" w:hanging="360"/>
      </w:pPr>
      <w:rPr>
        <w:rFonts w:hint="default"/>
      </w:rPr>
    </w:lvl>
    <w:lvl w:ilvl="3" w:tplc="FCA4DC56">
      <w:numFmt w:val="bullet"/>
      <w:lvlText w:val="•"/>
      <w:lvlJc w:val="left"/>
      <w:pPr>
        <w:ind w:left="4858" w:hanging="360"/>
      </w:pPr>
      <w:rPr>
        <w:rFonts w:hint="default"/>
      </w:rPr>
    </w:lvl>
    <w:lvl w:ilvl="4" w:tplc="93441D96">
      <w:numFmt w:val="bullet"/>
      <w:lvlText w:val="•"/>
      <w:lvlJc w:val="left"/>
      <w:pPr>
        <w:ind w:left="5604" w:hanging="360"/>
      </w:pPr>
      <w:rPr>
        <w:rFonts w:hint="default"/>
      </w:rPr>
    </w:lvl>
    <w:lvl w:ilvl="5" w:tplc="57524762">
      <w:numFmt w:val="bullet"/>
      <w:lvlText w:val="•"/>
      <w:lvlJc w:val="left"/>
      <w:pPr>
        <w:ind w:left="6350" w:hanging="360"/>
      </w:pPr>
      <w:rPr>
        <w:rFonts w:hint="default"/>
      </w:rPr>
    </w:lvl>
    <w:lvl w:ilvl="6" w:tplc="C99C22BA">
      <w:numFmt w:val="bullet"/>
      <w:lvlText w:val="•"/>
      <w:lvlJc w:val="left"/>
      <w:pPr>
        <w:ind w:left="7096" w:hanging="360"/>
      </w:pPr>
      <w:rPr>
        <w:rFonts w:hint="default"/>
      </w:rPr>
    </w:lvl>
    <w:lvl w:ilvl="7" w:tplc="BAC47A30">
      <w:numFmt w:val="bullet"/>
      <w:lvlText w:val="•"/>
      <w:lvlJc w:val="left"/>
      <w:pPr>
        <w:ind w:left="7842" w:hanging="360"/>
      </w:pPr>
      <w:rPr>
        <w:rFonts w:hint="default"/>
      </w:rPr>
    </w:lvl>
    <w:lvl w:ilvl="8" w:tplc="0E6A4AEE">
      <w:numFmt w:val="bullet"/>
      <w:lvlText w:val="•"/>
      <w:lvlJc w:val="left"/>
      <w:pPr>
        <w:ind w:left="8588" w:hanging="360"/>
      </w:pPr>
      <w:rPr>
        <w:rFonts w:hint="default"/>
      </w:rPr>
    </w:lvl>
  </w:abstractNum>
  <w:abstractNum w:abstractNumId="131" w15:restartNumberingAfterBreak="0">
    <w:nsid w:val="562057F6"/>
    <w:multiLevelType w:val="hybridMultilevel"/>
    <w:tmpl w:val="70807D2C"/>
    <w:lvl w:ilvl="0" w:tplc="A848714A">
      <w:numFmt w:val="bullet"/>
      <w:lvlText w:val="■"/>
      <w:lvlJc w:val="left"/>
      <w:pPr>
        <w:ind w:left="3340" w:hanging="360"/>
      </w:pPr>
      <w:rPr>
        <w:rFonts w:ascii="MS UI Gothic" w:eastAsia="MS UI Gothic" w:hAnsi="MS UI Gothic" w:cs="MS UI Gothic" w:hint="default"/>
        <w:w w:val="75"/>
        <w:sz w:val="10"/>
        <w:szCs w:val="10"/>
      </w:rPr>
    </w:lvl>
    <w:lvl w:ilvl="1" w:tplc="8E12B146">
      <w:numFmt w:val="bullet"/>
      <w:lvlText w:val="•"/>
      <w:lvlJc w:val="left"/>
      <w:pPr>
        <w:ind w:left="4014" w:hanging="360"/>
      </w:pPr>
      <w:rPr>
        <w:rFonts w:hint="default"/>
      </w:rPr>
    </w:lvl>
    <w:lvl w:ilvl="2" w:tplc="6B02C4EE">
      <w:numFmt w:val="bullet"/>
      <w:lvlText w:val="•"/>
      <w:lvlJc w:val="left"/>
      <w:pPr>
        <w:ind w:left="4688" w:hanging="360"/>
      </w:pPr>
      <w:rPr>
        <w:rFonts w:hint="default"/>
      </w:rPr>
    </w:lvl>
    <w:lvl w:ilvl="3" w:tplc="948A1A08">
      <w:numFmt w:val="bullet"/>
      <w:lvlText w:val="•"/>
      <w:lvlJc w:val="left"/>
      <w:pPr>
        <w:ind w:left="5362" w:hanging="360"/>
      </w:pPr>
      <w:rPr>
        <w:rFonts w:hint="default"/>
      </w:rPr>
    </w:lvl>
    <w:lvl w:ilvl="4" w:tplc="E668BA6E">
      <w:numFmt w:val="bullet"/>
      <w:lvlText w:val="•"/>
      <w:lvlJc w:val="left"/>
      <w:pPr>
        <w:ind w:left="6036" w:hanging="360"/>
      </w:pPr>
      <w:rPr>
        <w:rFonts w:hint="default"/>
      </w:rPr>
    </w:lvl>
    <w:lvl w:ilvl="5" w:tplc="BDF04B00">
      <w:numFmt w:val="bullet"/>
      <w:lvlText w:val="•"/>
      <w:lvlJc w:val="left"/>
      <w:pPr>
        <w:ind w:left="6710" w:hanging="360"/>
      </w:pPr>
      <w:rPr>
        <w:rFonts w:hint="default"/>
      </w:rPr>
    </w:lvl>
    <w:lvl w:ilvl="6" w:tplc="986CDAA4">
      <w:numFmt w:val="bullet"/>
      <w:lvlText w:val="•"/>
      <w:lvlJc w:val="left"/>
      <w:pPr>
        <w:ind w:left="7384" w:hanging="360"/>
      </w:pPr>
      <w:rPr>
        <w:rFonts w:hint="default"/>
      </w:rPr>
    </w:lvl>
    <w:lvl w:ilvl="7" w:tplc="829C22A6">
      <w:numFmt w:val="bullet"/>
      <w:lvlText w:val="•"/>
      <w:lvlJc w:val="left"/>
      <w:pPr>
        <w:ind w:left="8058" w:hanging="360"/>
      </w:pPr>
      <w:rPr>
        <w:rFonts w:hint="default"/>
      </w:rPr>
    </w:lvl>
    <w:lvl w:ilvl="8" w:tplc="9EE8B784">
      <w:numFmt w:val="bullet"/>
      <w:lvlText w:val="•"/>
      <w:lvlJc w:val="left"/>
      <w:pPr>
        <w:ind w:left="8732" w:hanging="360"/>
      </w:pPr>
      <w:rPr>
        <w:rFonts w:hint="default"/>
      </w:rPr>
    </w:lvl>
  </w:abstractNum>
  <w:abstractNum w:abstractNumId="132" w15:restartNumberingAfterBreak="0">
    <w:nsid w:val="56A37651"/>
    <w:multiLevelType w:val="hybridMultilevel"/>
    <w:tmpl w:val="C826E050"/>
    <w:lvl w:ilvl="0" w:tplc="F5D45822">
      <w:start w:val="1"/>
      <w:numFmt w:val="decimal"/>
      <w:lvlText w:val="%1."/>
      <w:lvlJc w:val="left"/>
      <w:pPr>
        <w:ind w:left="2020" w:hanging="360"/>
      </w:pPr>
      <w:rPr>
        <w:rFonts w:ascii="Arial" w:eastAsia="Arial" w:hAnsi="Arial" w:cs="Arial" w:hint="default"/>
        <w:b/>
        <w:bCs/>
        <w:spacing w:val="-77"/>
        <w:w w:val="85"/>
        <w:sz w:val="18"/>
        <w:szCs w:val="18"/>
      </w:rPr>
    </w:lvl>
    <w:lvl w:ilvl="1" w:tplc="ABF2EA1C">
      <w:numFmt w:val="bullet"/>
      <w:lvlText w:val="■"/>
      <w:lvlJc w:val="left"/>
      <w:pPr>
        <w:ind w:left="2380" w:hanging="360"/>
      </w:pPr>
      <w:rPr>
        <w:rFonts w:ascii="MS UI Gothic" w:eastAsia="MS UI Gothic" w:hAnsi="MS UI Gothic" w:cs="MS UI Gothic" w:hint="default"/>
        <w:w w:val="75"/>
        <w:sz w:val="10"/>
        <w:szCs w:val="10"/>
      </w:rPr>
    </w:lvl>
    <w:lvl w:ilvl="2" w:tplc="D466D154">
      <w:numFmt w:val="bullet"/>
      <w:lvlText w:val="–"/>
      <w:lvlJc w:val="left"/>
      <w:pPr>
        <w:ind w:left="2740" w:hanging="360"/>
      </w:pPr>
      <w:rPr>
        <w:rFonts w:ascii="Book Antiqua" w:eastAsia="Book Antiqua" w:hAnsi="Book Antiqua" w:cs="Book Antiqua" w:hint="default"/>
        <w:b/>
        <w:bCs/>
        <w:w w:val="99"/>
        <w:sz w:val="20"/>
        <w:szCs w:val="20"/>
      </w:rPr>
    </w:lvl>
    <w:lvl w:ilvl="3" w:tplc="3AD2F208">
      <w:numFmt w:val="bullet"/>
      <w:lvlText w:val="■"/>
      <w:lvlJc w:val="left"/>
      <w:pPr>
        <w:ind w:left="2980" w:hanging="360"/>
      </w:pPr>
      <w:rPr>
        <w:rFonts w:ascii="MS UI Gothic" w:eastAsia="MS UI Gothic" w:hAnsi="MS UI Gothic" w:cs="MS UI Gothic" w:hint="default"/>
        <w:w w:val="75"/>
        <w:sz w:val="10"/>
        <w:szCs w:val="10"/>
      </w:rPr>
    </w:lvl>
    <w:lvl w:ilvl="4" w:tplc="E1BC8CF0">
      <w:numFmt w:val="bullet"/>
      <w:lvlText w:val="•"/>
      <w:lvlJc w:val="left"/>
      <w:pPr>
        <w:ind w:left="3340" w:hanging="360"/>
      </w:pPr>
      <w:rPr>
        <w:rFonts w:hint="default"/>
      </w:rPr>
    </w:lvl>
    <w:lvl w:ilvl="5" w:tplc="34B21022">
      <w:numFmt w:val="bullet"/>
      <w:lvlText w:val="•"/>
      <w:lvlJc w:val="left"/>
      <w:pPr>
        <w:ind w:left="4463" w:hanging="360"/>
      </w:pPr>
      <w:rPr>
        <w:rFonts w:hint="default"/>
      </w:rPr>
    </w:lvl>
    <w:lvl w:ilvl="6" w:tplc="37F4025A">
      <w:numFmt w:val="bullet"/>
      <w:lvlText w:val="•"/>
      <w:lvlJc w:val="left"/>
      <w:pPr>
        <w:ind w:left="5586" w:hanging="360"/>
      </w:pPr>
      <w:rPr>
        <w:rFonts w:hint="default"/>
      </w:rPr>
    </w:lvl>
    <w:lvl w:ilvl="7" w:tplc="80CC72EA">
      <w:numFmt w:val="bullet"/>
      <w:lvlText w:val="•"/>
      <w:lvlJc w:val="left"/>
      <w:pPr>
        <w:ind w:left="6710" w:hanging="360"/>
      </w:pPr>
      <w:rPr>
        <w:rFonts w:hint="default"/>
      </w:rPr>
    </w:lvl>
    <w:lvl w:ilvl="8" w:tplc="DF740A74">
      <w:numFmt w:val="bullet"/>
      <w:lvlText w:val="•"/>
      <w:lvlJc w:val="left"/>
      <w:pPr>
        <w:ind w:left="7833" w:hanging="360"/>
      </w:pPr>
      <w:rPr>
        <w:rFonts w:hint="default"/>
      </w:rPr>
    </w:lvl>
  </w:abstractNum>
  <w:abstractNum w:abstractNumId="133" w15:restartNumberingAfterBreak="0">
    <w:nsid w:val="57720392"/>
    <w:multiLevelType w:val="hybridMultilevel"/>
    <w:tmpl w:val="3104EB0E"/>
    <w:lvl w:ilvl="0" w:tplc="05C003DE">
      <w:start w:val="1"/>
      <w:numFmt w:val="decimal"/>
      <w:lvlText w:val="%1."/>
      <w:lvlJc w:val="left"/>
      <w:pPr>
        <w:ind w:left="2620" w:hanging="360"/>
      </w:pPr>
      <w:rPr>
        <w:rFonts w:ascii="Arial" w:eastAsia="Arial" w:hAnsi="Arial" w:cs="Arial" w:hint="default"/>
        <w:b/>
        <w:bCs/>
        <w:spacing w:val="-78"/>
        <w:w w:val="85"/>
        <w:sz w:val="18"/>
        <w:szCs w:val="18"/>
      </w:rPr>
    </w:lvl>
    <w:lvl w:ilvl="1" w:tplc="B1F8F476">
      <w:numFmt w:val="bullet"/>
      <w:lvlText w:val="•"/>
      <w:lvlJc w:val="left"/>
      <w:pPr>
        <w:ind w:left="3366" w:hanging="360"/>
      </w:pPr>
      <w:rPr>
        <w:rFonts w:hint="default"/>
      </w:rPr>
    </w:lvl>
    <w:lvl w:ilvl="2" w:tplc="E68AF2A4">
      <w:numFmt w:val="bullet"/>
      <w:lvlText w:val="•"/>
      <w:lvlJc w:val="left"/>
      <w:pPr>
        <w:ind w:left="4112" w:hanging="360"/>
      </w:pPr>
      <w:rPr>
        <w:rFonts w:hint="default"/>
      </w:rPr>
    </w:lvl>
    <w:lvl w:ilvl="3" w:tplc="11F0700E">
      <w:numFmt w:val="bullet"/>
      <w:lvlText w:val="•"/>
      <w:lvlJc w:val="left"/>
      <w:pPr>
        <w:ind w:left="4858" w:hanging="360"/>
      </w:pPr>
      <w:rPr>
        <w:rFonts w:hint="default"/>
      </w:rPr>
    </w:lvl>
    <w:lvl w:ilvl="4" w:tplc="37F40B9C">
      <w:numFmt w:val="bullet"/>
      <w:lvlText w:val="•"/>
      <w:lvlJc w:val="left"/>
      <w:pPr>
        <w:ind w:left="5604" w:hanging="360"/>
      </w:pPr>
      <w:rPr>
        <w:rFonts w:hint="default"/>
      </w:rPr>
    </w:lvl>
    <w:lvl w:ilvl="5" w:tplc="CEDC5408">
      <w:numFmt w:val="bullet"/>
      <w:lvlText w:val="•"/>
      <w:lvlJc w:val="left"/>
      <w:pPr>
        <w:ind w:left="6350" w:hanging="360"/>
      </w:pPr>
      <w:rPr>
        <w:rFonts w:hint="default"/>
      </w:rPr>
    </w:lvl>
    <w:lvl w:ilvl="6" w:tplc="1A4ADFAC">
      <w:numFmt w:val="bullet"/>
      <w:lvlText w:val="•"/>
      <w:lvlJc w:val="left"/>
      <w:pPr>
        <w:ind w:left="7096" w:hanging="360"/>
      </w:pPr>
      <w:rPr>
        <w:rFonts w:hint="default"/>
      </w:rPr>
    </w:lvl>
    <w:lvl w:ilvl="7" w:tplc="69BA93B6">
      <w:numFmt w:val="bullet"/>
      <w:lvlText w:val="•"/>
      <w:lvlJc w:val="left"/>
      <w:pPr>
        <w:ind w:left="7842" w:hanging="360"/>
      </w:pPr>
      <w:rPr>
        <w:rFonts w:hint="default"/>
      </w:rPr>
    </w:lvl>
    <w:lvl w:ilvl="8" w:tplc="4BC8C186">
      <w:numFmt w:val="bullet"/>
      <w:lvlText w:val="•"/>
      <w:lvlJc w:val="left"/>
      <w:pPr>
        <w:ind w:left="8588" w:hanging="360"/>
      </w:pPr>
      <w:rPr>
        <w:rFonts w:hint="default"/>
      </w:rPr>
    </w:lvl>
  </w:abstractNum>
  <w:abstractNum w:abstractNumId="134" w15:restartNumberingAfterBreak="0">
    <w:nsid w:val="577861EA"/>
    <w:multiLevelType w:val="hybridMultilevel"/>
    <w:tmpl w:val="4056806A"/>
    <w:lvl w:ilvl="0" w:tplc="C0448816">
      <w:start w:val="1"/>
      <w:numFmt w:val="decimal"/>
      <w:lvlText w:val="%1."/>
      <w:lvlJc w:val="left"/>
      <w:pPr>
        <w:ind w:left="2020" w:hanging="360"/>
        <w:jc w:val="right"/>
      </w:pPr>
      <w:rPr>
        <w:rFonts w:ascii="Arial" w:eastAsia="Arial" w:hAnsi="Arial" w:cs="Arial" w:hint="default"/>
        <w:b/>
        <w:bCs/>
        <w:spacing w:val="-10"/>
        <w:w w:val="99"/>
        <w:sz w:val="18"/>
        <w:szCs w:val="18"/>
      </w:rPr>
    </w:lvl>
    <w:lvl w:ilvl="1" w:tplc="421A3EEC">
      <w:numFmt w:val="bullet"/>
      <w:lvlText w:val="■"/>
      <w:lvlJc w:val="left"/>
      <w:pPr>
        <w:ind w:left="2980" w:hanging="360"/>
      </w:pPr>
      <w:rPr>
        <w:rFonts w:ascii="MS UI Gothic" w:eastAsia="MS UI Gothic" w:hAnsi="MS UI Gothic" w:cs="MS UI Gothic" w:hint="default"/>
        <w:w w:val="75"/>
        <w:sz w:val="10"/>
        <w:szCs w:val="10"/>
      </w:rPr>
    </w:lvl>
    <w:lvl w:ilvl="2" w:tplc="643CC6A6">
      <w:numFmt w:val="bullet"/>
      <w:lvlText w:val="•"/>
      <w:lvlJc w:val="left"/>
      <w:pPr>
        <w:ind w:left="3768" w:hanging="360"/>
      </w:pPr>
      <w:rPr>
        <w:rFonts w:hint="default"/>
      </w:rPr>
    </w:lvl>
    <w:lvl w:ilvl="3" w:tplc="4B3458FC">
      <w:numFmt w:val="bullet"/>
      <w:lvlText w:val="•"/>
      <w:lvlJc w:val="left"/>
      <w:pPr>
        <w:ind w:left="4557" w:hanging="360"/>
      </w:pPr>
      <w:rPr>
        <w:rFonts w:hint="default"/>
      </w:rPr>
    </w:lvl>
    <w:lvl w:ilvl="4" w:tplc="4E2C3CD2">
      <w:numFmt w:val="bullet"/>
      <w:lvlText w:val="•"/>
      <w:lvlJc w:val="left"/>
      <w:pPr>
        <w:ind w:left="5346" w:hanging="360"/>
      </w:pPr>
      <w:rPr>
        <w:rFonts w:hint="default"/>
      </w:rPr>
    </w:lvl>
    <w:lvl w:ilvl="5" w:tplc="C4B61EAC">
      <w:numFmt w:val="bullet"/>
      <w:lvlText w:val="•"/>
      <w:lvlJc w:val="left"/>
      <w:pPr>
        <w:ind w:left="6135" w:hanging="360"/>
      </w:pPr>
      <w:rPr>
        <w:rFonts w:hint="default"/>
      </w:rPr>
    </w:lvl>
    <w:lvl w:ilvl="6" w:tplc="FE2C9066">
      <w:numFmt w:val="bullet"/>
      <w:lvlText w:val="•"/>
      <w:lvlJc w:val="left"/>
      <w:pPr>
        <w:ind w:left="6924" w:hanging="360"/>
      </w:pPr>
      <w:rPr>
        <w:rFonts w:hint="default"/>
      </w:rPr>
    </w:lvl>
    <w:lvl w:ilvl="7" w:tplc="0500496A">
      <w:numFmt w:val="bullet"/>
      <w:lvlText w:val="•"/>
      <w:lvlJc w:val="left"/>
      <w:pPr>
        <w:ind w:left="7713" w:hanging="360"/>
      </w:pPr>
      <w:rPr>
        <w:rFonts w:hint="default"/>
      </w:rPr>
    </w:lvl>
    <w:lvl w:ilvl="8" w:tplc="C8ACF2E6">
      <w:numFmt w:val="bullet"/>
      <w:lvlText w:val="•"/>
      <w:lvlJc w:val="left"/>
      <w:pPr>
        <w:ind w:left="8502" w:hanging="360"/>
      </w:pPr>
      <w:rPr>
        <w:rFonts w:hint="default"/>
      </w:rPr>
    </w:lvl>
  </w:abstractNum>
  <w:abstractNum w:abstractNumId="135" w15:restartNumberingAfterBreak="0">
    <w:nsid w:val="57DA0D1A"/>
    <w:multiLevelType w:val="hybridMultilevel"/>
    <w:tmpl w:val="80781D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57DA1C92"/>
    <w:multiLevelType w:val="hybridMultilevel"/>
    <w:tmpl w:val="6EF87AF8"/>
    <w:lvl w:ilvl="0" w:tplc="D98C768C">
      <w:numFmt w:val="bullet"/>
      <w:lvlText w:val="■"/>
      <w:lvlJc w:val="left"/>
      <w:pPr>
        <w:ind w:left="794" w:hanging="360"/>
      </w:pPr>
      <w:rPr>
        <w:rFonts w:ascii="MS UI Gothic" w:eastAsia="MS UI Gothic" w:hAnsi="MS UI Gothic" w:cs="MS UI Gothic" w:hint="default"/>
        <w:w w:val="76"/>
        <w:sz w:val="9"/>
        <w:szCs w:val="9"/>
      </w:rPr>
    </w:lvl>
    <w:lvl w:ilvl="1" w:tplc="51742F58">
      <w:numFmt w:val="bullet"/>
      <w:lvlText w:val="•"/>
      <w:lvlJc w:val="left"/>
      <w:pPr>
        <w:ind w:left="1400" w:hanging="360"/>
      </w:pPr>
      <w:rPr>
        <w:rFonts w:hint="default"/>
      </w:rPr>
    </w:lvl>
    <w:lvl w:ilvl="2" w:tplc="C3728FE8">
      <w:numFmt w:val="bullet"/>
      <w:lvlText w:val="•"/>
      <w:lvlJc w:val="left"/>
      <w:pPr>
        <w:ind w:left="2000" w:hanging="360"/>
      </w:pPr>
      <w:rPr>
        <w:rFonts w:hint="default"/>
      </w:rPr>
    </w:lvl>
    <w:lvl w:ilvl="3" w:tplc="214A7E70">
      <w:numFmt w:val="bullet"/>
      <w:lvlText w:val="•"/>
      <w:lvlJc w:val="left"/>
      <w:pPr>
        <w:ind w:left="2601" w:hanging="360"/>
      </w:pPr>
      <w:rPr>
        <w:rFonts w:hint="default"/>
      </w:rPr>
    </w:lvl>
    <w:lvl w:ilvl="4" w:tplc="F82EA5D2">
      <w:numFmt w:val="bullet"/>
      <w:lvlText w:val="•"/>
      <w:lvlJc w:val="left"/>
      <w:pPr>
        <w:ind w:left="3201" w:hanging="360"/>
      </w:pPr>
      <w:rPr>
        <w:rFonts w:hint="default"/>
      </w:rPr>
    </w:lvl>
    <w:lvl w:ilvl="5" w:tplc="E69CABBA">
      <w:numFmt w:val="bullet"/>
      <w:lvlText w:val="•"/>
      <w:lvlJc w:val="left"/>
      <w:pPr>
        <w:ind w:left="3802" w:hanging="360"/>
      </w:pPr>
      <w:rPr>
        <w:rFonts w:hint="default"/>
      </w:rPr>
    </w:lvl>
    <w:lvl w:ilvl="6" w:tplc="A05A1D70">
      <w:numFmt w:val="bullet"/>
      <w:lvlText w:val="•"/>
      <w:lvlJc w:val="left"/>
      <w:pPr>
        <w:ind w:left="4402" w:hanging="360"/>
      </w:pPr>
      <w:rPr>
        <w:rFonts w:hint="default"/>
      </w:rPr>
    </w:lvl>
    <w:lvl w:ilvl="7" w:tplc="D796546A">
      <w:numFmt w:val="bullet"/>
      <w:lvlText w:val="•"/>
      <w:lvlJc w:val="left"/>
      <w:pPr>
        <w:ind w:left="5002" w:hanging="360"/>
      </w:pPr>
      <w:rPr>
        <w:rFonts w:hint="default"/>
      </w:rPr>
    </w:lvl>
    <w:lvl w:ilvl="8" w:tplc="C0923CA0">
      <w:numFmt w:val="bullet"/>
      <w:lvlText w:val="•"/>
      <w:lvlJc w:val="left"/>
      <w:pPr>
        <w:ind w:left="5603" w:hanging="360"/>
      </w:pPr>
      <w:rPr>
        <w:rFonts w:hint="default"/>
      </w:rPr>
    </w:lvl>
  </w:abstractNum>
  <w:abstractNum w:abstractNumId="137" w15:restartNumberingAfterBreak="0">
    <w:nsid w:val="582E36BC"/>
    <w:multiLevelType w:val="hybridMultilevel"/>
    <w:tmpl w:val="F7F88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15:restartNumberingAfterBreak="0">
    <w:nsid w:val="5B2308CD"/>
    <w:multiLevelType w:val="hybridMultilevel"/>
    <w:tmpl w:val="B57874CE"/>
    <w:lvl w:ilvl="0" w:tplc="5E044FE6">
      <w:numFmt w:val="bullet"/>
      <w:lvlText w:val="–"/>
      <w:lvlJc w:val="left"/>
      <w:pPr>
        <w:ind w:left="2379" w:hanging="360"/>
      </w:pPr>
      <w:rPr>
        <w:rFonts w:ascii="Book Antiqua" w:eastAsia="Book Antiqua" w:hAnsi="Book Antiqua" w:cs="Book Antiqua" w:hint="default"/>
        <w:b/>
        <w:bCs/>
        <w:w w:val="99"/>
        <w:sz w:val="20"/>
        <w:szCs w:val="20"/>
      </w:rPr>
    </w:lvl>
    <w:lvl w:ilvl="1" w:tplc="C110FEAA">
      <w:numFmt w:val="bullet"/>
      <w:lvlText w:val="■"/>
      <w:lvlJc w:val="left"/>
      <w:pPr>
        <w:ind w:left="2620" w:hanging="360"/>
      </w:pPr>
      <w:rPr>
        <w:rFonts w:ascii="MS UI Gothic" w:eastAsia="MS UI Gothic" w:hAnsi="MS UI Gothic" w:cs="MS UI Gothic" w:hint="default"/>
        <w:w w:val="75"/>
        <w:sz w:val="10"/>
        <w:szCs w:val="10"/>
      </w:rPr>
    </w:lvl>
    <w:lvl w:ilvl="2" w:tplc="56A42468">
      <w:numFmt w:val="bullet"/>
      <w:lvlText w:val="•"/>
      <w:lvlJc w:val="left"/>
      <w:pPr>
        <w:ind w:left="3448" w:hanging="360"/>
      </w:pPr>
      <w:rPr>
        <w:rFonts w:hint="default"/>
      </w:rPr>
    </w:lvl>
    <w:lvl w:ilvl="3" w:tplc="33441456">
      <w:numFmt w:val="bullet"/>
      <w:lvlText w:val="•"/>
      <w:lvlJc w:val="left"/>
      <w:pPr>
        <w:ind w:left="4277" w:hanging="360"/>
      </w:pPr>
      <w:rPr>
        <w:rFonts w:hint="default"/>
      </w:rPr>
    </w:lvl>
    <w:lvl w:ilvl="4" w:tplc="AFA84E86">
      <w:numFmt w:val="bullet"/>
      <w:lvlText w:val="•"/>
      <w:lvlJc w:val="left"/>
      <w:pPr>
        <w:ind w:left="5106" w:hanging="360"/>
      </w:pPr>
      <w:rPr>
        <w:rFonts w:hint="default"/>
      </w:rPr>
    </w:lvl>
    <w:lvl w:ilvl="5" w:tplc="F9FA90CC">
      <w:numFmt w:val="bullet"/>
      <w:lvlText w:val="•"/>
      <w:lvlJc w:val="left"/>
      <w:pPr>
        <w:ind w:left="5935" w:hanging="360"/>
      </w:pPr>
      <w:rPr>
        <w:rFonts w:hint="default"/>
      </w:rPr>
    </w:lvl>
    <w:lvl w:ilvl="6" w:tplc="55FAAC76">
      <w:numFmt w:val="bullet"/>
      <w:lvlText w:val="•"/>
      <w:lvlJc w:val="left"/>
      <w:pPr>
        <w:ind w:left="6764" w:hanging="360"/>
      </w:pPr>
      <w:rPr>
        <w:rFonts w:hint="default"/>
      </w:rPr>
    </w:lvl>
    <w:lvl w:ilvl="7" w:tplc="BD8C390C">
      <w:numFmt w:val="bullet"/>
      <w:lvlText w:val="•"/>
      <w:lvlJc w:val="left"/>
      <w:pPr>
        <w:ind w:left="7593" w:hanging="360"/>
      </w:pPr>
      <w:rPr>
        <w:rFonts w:hint="default"/>
      </w:rPr>
    </w:lvl>
    <w:lvl w:ilvl="8" w:tplc="11EE4FD2">
      <w:numFmt w:val="bullet"/>
      <w:lvlText w:val="•"/>
      <w:lvlJc w:val="left"/>
      <w:pPr>
        <w:ind w:left="8422" w:hanging="360"/>
      </w:pPr>
      <w:rPr>
        <w:rFonts w:hint="default"/>
      </w:rPr>
    </w:lvl>
  </w:abstractNum>
  <w:abstractNum w:abstractNumId="139" w15:restartNumberingAfterBreak="0">
    <w:nsid w:val="5B8B1F51"/>
    <w:multiLevelType w:val="hybridMultilevel"/>
    <w:tmpl w:val="547444E2"/>
    <w:lvl w:ilvl="0" w:tplc="E43C663A">
      <w:start w:val="1"/>
      <w:numFmt w:val="decimal"/>
      <w:lvlText w:val="%1."/>
      <w:lvlJc w:val="left"/>
      <w:pPr>
        <w:ind w:left="2019" w:hanging="360"/>
        <w:jc w:val="right"/>
      </w:pPr>
      <w:rPr>
        <w:rFonts w:ascii="Arial" w:eastAsia="Arial" w:hAnsi="Arial" w:cs="Arial" w:hint="default"/>
        <w:b/>
        <w:bCs/>
        <w:spacing w:val="-10"/>
        <w:w w:val="99"/>
        <w:sz w:val="18"/>
        <w:szCs w:val="18"/>
      </w:rPr>
    </w:lvl>
    <w:lvl w:ilvl="1" w:tplc="24B6B6B0">
      <w:start w:val="1"/>
      <w:numFmt w:val="decimal"/>
      <w:lvlText w:val="%2."/>
      <w:lvlJc w:val="left"/>
      <w:pPr>
        <w:ind w:left="2620" w:hanging="360"/>
      </w:pPr>
      <w:rPr>
        <w:rFonts w:ascii="Arial" w:eastAsia="Arial" w:hAnsi="Arial" w:cs="Arial" w:hint="default"/>
        <w:b/>
        <w:bCs/>
        <w:spacing w:val="-78"/>
        <w:w w:val="85"/>
        <w:sz w:val="18"/>
        <w:szCs w:val="18"/>
      </w:rPr>
    </w:lvl>
    <w:lvl w:ilvl="2" w:tplc="2C2CDC10">
      <w:numFmt w:val="bullet"/>
      <w:lvlText w:val="•"/>
      <w:lvlJc w:val="left"/>
      <w:pPr>
        <w:ind w:left="3448" w:hanging="360"/>
      </w:pPr>
      <w:rPr>
        <w:rFonts w:hint="default"/>
      </w:rPr>
    </w:lvl>
    <w:lvl w:ilvl="3" w:tplc="142E9D82">
      <w:numFmt w:val="bullet"/>
      <w:lvlText w:val="•"/>
      <w:lvlJc w:val="left"/>
      <w:pPr>
        <w:ind w:left="4277" w:hanging="360"/>
      </w:pPr>
      <w:rPr>
        <w:rFonts w:hint="default"/>
      </w:rPr>
    </w:lvl>
    <w:lvl w:ilvl="4" w:tplc="EEB43148">
      <w:numFmt w:val="bullet"/>
      <w:lvlText w:val="•"/>
      <w:lvlJc w:val="left"/>
      <w:pPr>
        <w:ind w:left="5106" w:hanging="360"/>
      </w:pPr>
      <w:rPr>
        <w:rFonts w:hint="default"/>
      </w:rPr>
    </w:lvl>
    <w:lvl w:ilvl="5" w:tplc="F530ED4C">
      <w:numFmt w:val="bullet"/>
      <w:lvlText w:val="•"/>
      <w:lvlJc w:val="left"/>
      <w:pPr>
        <w:ind w:left="5935" w:hanging="360"/>
      </w:pPr>
      <w:rPr>
        <w:rFonts w:hint="default"/>
      </w:rPr>
    </w:lvl>
    <w:lvl w:ilvl="6" w:tplc="3DE4D80E">
      <w:numFmt w:val="bullet"/>
      <w:lvlText w:val="•"/>
      <w:lvlJc w:val="left"/>
      <w:pPr>
        <w:ind w:left="6764" w:hanging="360"/>
      </w:pPr>
      <w:rPr>
        <w:rFonts w:hint="default"/>
      </w:rPr>
    </w:lvl>
    <w:lvl w:ilvl="7" w:tplc="4D5E7670">
      <w:numFmt w:val="bullet"/>
      <w:lvlText w:val="•"/>
      <w:lvlJc w:val="left"/>
      <w:pPr>
        <w:ind w:left="7593" w:hanging="360"/>
      </w:pPr>
      <w:rPr>
        <w:rFonts w:hint="default"/>
      </w:rPr>
    </w:lvl>
    <w:lvl w:ilvl="8" w:tplc="35F666E8">
      <w:numFmt w:val="bullet"/>
      <w:lvlText w:val="•"/>
      <w:lvlJc w:val="left"/>
      <w:pPr>
        <w:ind w:left="8422" w:hanging="360"/>
      </w:pPr>
      <w:rPr>
        <w:rFonts w:hint="default"/>
      </w:rPr>
    </w:lvl>
  </w:abstractNum>
  <w:abstractNum w:abstractNumId="140" w15:restartNumberingAfterBreak="0">
    <w:nsid w:val="5D9F5FDF"/>
    <w:multiLevelType w:val="hybridMultilevel"/>
    <w:tmpl w:val="1F264F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5DE72F2C"/>
    <w:multiLevelType w:val="hybridMultilevel"/>
    <w:tmpl w:val="E7508526"/>
    <w:lvl w:ilvl="0" w:tplc="874CCD52">
      <w:numFmt w:val="bullet"/>
      <w:lvlText w:val="■"/>
      <w:lvlJc w:val="left"/>
      <w:pPr>
        <w:ind w:left="2620" w:hanging="360"/>
      </w:pPr>
      <w:rPr>
        <w:rFonts w:ascii="MS UI Gothic" w:eastAsia="MS UI Gothic" w:hAnsi="MS UI Gothic" w:cs="MS UI Gothic" w:hint="default"/>
        <w:w w:val="75"/>
        <w:sz w:val="10"/>
        <w:szCs w:val="10"/>
      </w:rPr>
    </w:lvl>
    <w:lvl w:ilvl="1" w:tplc="5D90B9BA">
      <w:numFmt w:val="bullet"/>
      <w:lvlText w:val="•"/>
      <w:lvlJc w:val="left"/>
      <w:pPr>
        <w:ind w:left="3366" w:hanging="360"/>
      </w:pPr>
      <w:rPr>
        <w:rFonts w:hint="default"/>
      </w:rPr>
    </w:lvl>
    <w:lvl w:ilvl="2" w:tplc="C384340E">
      <w:numFmt w:val="bullet"/>
      <w:lvlText w:val="•"/>
      <w:lvlJc w:val="left"/>
      <w:pPr>
        <w:ind w:left="4112" w:hanging="360"/>
      </w:pPr>
      <w:rPr>
        <w:rFonts w:hint="default"/>
      </w:rPr>
    </w:lvl>
    <w:lvl w:ilvl="3" w:tplc="5BDC876C">
      <w:numFmt w:val="bullet"/>
      <w:lvlText w:val="•"/>
      <w:lvlJc w:val="left"/>
      <w:pPr>
        <w:ind w:left="4858" w:hanging="360"/>
      </w:pPr>
      <w:rPr>
        <w:rFonts w:hint="default"/>
      </w:rPr>
    </w:lvl>
    <w:lvl w:ilvl="4" w:tplc="B5F4FC36">
      <w:numFmt w:val="bullet"/>
      <w:lvlText w:val="•"/>
      <w:lvlJc w:val="left"/>
      <w:pPr>
        <w:ind w:left="5604" w:hanging="360"/>
      </w:pPr>
      <w:rPr>
        <w:rFonts w:hint="default"/>
      </w:rPr>
    </w:lvl>
    <w:lvl w:ilvl="5" w:tplc="6B5C30DE">
      <w:numFmt w:val="bullet"/>
      <w:lvlText w:val="•"/>
      <w:lvlJc w:val="left"/>
      <w:pPr>
        <w:ind w:left="6350" w:hanging="360"/>
      </w:pPr>
      <w:rPr>
        <w:rFonts w:hint="default"/>
      </w:rPr>
    </w:lvl>
    <w:lvl w:ilvl="6" w:tplc="24C04E90">
      <w:numFmt w:val="bullet"/>
      <w:lvlText w:val="•"/>
      <w:lvlJc w:val="left"/>
      <w:pPr>
        <w:ind w:left="7096" w:hanging="360"/>
      </w:pPr>
      <w:rPr>
        <w:rFonts w:hint="default"/>
      </w:rPr>
    </w:lvl>
    <w:lvl w:ilvl="7" w:tplc="49AEEAB4">
      <w:numFmt w:val="bullet"/>
      <w:lvlText w:val="•"/>
      <w:lvlJc w:val="left"/>
      <w:pPr>
        <w:ind w:left="7842" w:hanging="360"/>
      </w:pPr>
      <w:rPr>
        <w:rFonts w:hint="default"/>
      </w:rPr>
    </w:lvl>
    <w:lvl w:ilvl="8" w:tplc="8916B09A">
      <w:numFmt w:val="bullet"/>
      <w:lvlText w:val="•"/>
      <w:lvlJc w:val="left"/>
      <w:pPr>
        <w:ind w:left="8588" w:hanging="360"/>
      </w:pPr>
      <w:rPr>
        <w:rFonts w:hint="default"/>
      </w:rPr>
    </w:lvl>
  </w:abstractNum>
  <w:abstractNum w:abstractNumId="142" w15:restartNumberingAfterBreak="0">
    <w:nsid w:val="5DFB2CAC"/>
    <w:multiLevelType w:val="hybridMultilevel"/>
    <w:tmpl w:val="1C64834C"/>
    <w:lvl w:ilvl="0" w:tplc="9530E8DC">
      <w:start w:val="1"/>
      <w:numFmt w:val="decimal"/>
      <w:lvlText w:val="%1."/>
      <w:lvlJc w:val="left"/>
      <w:pPr>
        <w:ind w:left="2020" w:hanging="360"/>
        <w:jc w:val="right"/>
      </w:pPr>
      <w:rPr>
        <w:rFonts w:ascii="Arial" w:eastAsia="Arial" w:hAnsi="Arial" w:cs="Arial" w:hint="default"/>
        <w:b/>
        <w:bCs/>
        <w:spacing w:val="-16"/>
        <w:w w:val="99"/>
        <w:sz w:val="18"/>
        <w:szCs w:val="18"/>
      </w:rPr>
    </w:lvl>
    <w:lvl w:ilvl="1" w:tplc="E2FA12EA">
      <w:numFmt w:val="bullet"/>
      <w:lvlText w:val="•"/>
      <w:lvlJc w:val="left"/>
      <w:pPr>
        <w:ind w:left="2826" w:hanging="360"/>
      </w:pPr>
      <w:rPr>
        <w:rFonts w:hint="default"/>
      </w:rPr>
    </w:lvl>
    <w:lvl w:ilvl="2" w:tplc="17EAC986">
      <w:numFmt w:val="bullet"/>
      <w:lvlText w:val="•"/>
      <w:lvlJc w:val="left"/>
      <w:pPr>
        <w:ind w:left="3632" w:hanging="360"/>
      </w:pPr>
      <w:rPr>
        <w:rFonts w:hint="default"/>
      </w:rPr>
    </w:lvl>
    <w:lvl w:ilvl="3" w:tplc="D860724E">
      <w:numFmt w:val="bullet"/>
      <w:lvlText w:val="•"/>
      <w:lvlJc w:val="left"/>
      <w:pPr>
        <w:ind w:left="4438" w:hanging="360"/>
      </w:pPr>
      <w:rPr>
        <w:rFonts w:hint="default"/>
      </w:rPr>
    </w:lvl>
    <w:lvl w:ilvl="4" w:tplc="8018AC28">
      <w:numFmt w:val="bullet"/>
      <w:lvlText w:val="•"/>
      <w:lvlJc w:val="left"/>
      <w:pPr>
        <w:ind w:left="5244" w:hanging="360"/>
      </w:pPr>
      <w:rPr>
        <w:rFonts w:hint="default"/>
      </w:rPr>
    </w:lvl>
    <w:lvl w:ilvl="5" w:tplc="F8E03770">
      <w:numFmt w:val="bullet"/>
      <w:lvlText w:val="•"/>
      <w:lvlJc w:val="left"/>
      <w:pPr>
        <w:ind w:left="6050" w:hanging="360"/>
      </w:pPr>
      <w:rPr>
        <w:rFonts w:hint="default"/>
      </w:rPr>
    </w:lvl>
    <w:lvl w:ilvl="6" w:tplc="4E965AE6">
      <w:numFmt w:val="bullet"/>
      <w:lvlText w:val="•"/>
      <w:lvlJc w:val="left"/>
      <w:pPr>
        <w:ind w:left="6856" w:hanging="360"/>
      </w:pPr>
      <w:rPr>
        <w:rFonts w:hint="default"/>
      </w:rPr>
    </w:lvl>
    <w:lvl w:ilvl="7" w:tplc="C08EA4AE">
      <w:numFmt w:val="bullet"/>
      <w:lvlText w:val="•"/>
      <w:lvlJc w:val="left"/>
      <w:pPr>
        <w:ind w:left="7662" w:hanging="360"/>
      </w:pPr>
      <w:rPr>
        <w:rFonts w:hint="default"/>
      </w:rPr>
    </w:lvl>
    <w:lvl w:ilvl="8" w:tplc="2C065EEE">
      <w:numFmt w:val="bullet"/>
      <w:lvlText w:val="•"/>
      <w:lvlJc w:val="left"/>
      <w:pPr>
        <w:ind w:left="8468" w:hanging="360"/>
      </w:pPr>
      <w:rPr>
        <w:rFonts w:hint="default"/>
      </w:rPr>
    </w:lvl>
  </w:abstractNum>
  <w:abstractNum w:abstractNumId="143" w15:restartNumberingAfterBreak="0">
    <w:nsid w:val="5F033F58"/>
    <w:multiLevelType w:val="hybridMultilevel"/>
    <w:tmpl w:val="C6287B16"/>
    <w:lvl w:ilvl="0" w:tplc="81ECB02A">
      <w:start w:val="1"/>
      <w:numFmt w:val="decimal"/>
      <w:lvlText w:val="%1."/>
      <w:lvlJc w:val="left"/>
      <w:pPr>
        <w:ind w:left="2620" w:hanging="360"/>
        <w:jc w:val="right"/>
      </w:pPr>
      <w:rPr>
        <w:rFonts w:ascii="Arial" w:eastAsia="Arial" w:hAnsi="Arial" w:cs="Arial" w:hint="default"/>
        <w:b/>
        <w:bCs/>
        <w:spacing w:val="-10"/>
        <w:w w:val="85"/>
        <w:sz w:val="18"/>
        <w:szCs w:val="18"/>
      </w:rPr>
    </w:lvl>
    <w:lvl w:ilvl="1" w:tplc="DDF49622">
      <w:numFmt w:val="bullet"/>
      <w:lvlText w:val="•"/>
      <w:lvlJc w:val="left"/>
      <w:pPr>
        <w:ind w:left="3366" w:hanging="360"/>
      </w:pPr>
      <w:rPr>
        <w:rFonts w:hint="default"/>
      </w:rPr>
    </w:lvl>
    <w:lvl w:ilvl="2" w:tplc="364C7D92">
      <w:numFmt w:val="bullet"/>
      <w:lvlText w:val="•"/>
      <w:lvlJc w:val="left"/>
      <w:pPr>
        <w:ind w:left="4112" w:hanging="360"/>
      </w:pPr>
      <w:rPr>
        <w:rFonts w:hint="default"/>
      </w:rPr>
    </w:lvl>
    <w:lvl w:ilvl="3" w:tplc="CD5E30B0">
      <w:numFmt w:val="bullet"/>
      <w:lvlText w:val="•"/>
      <w:lvlJc w:val="left"/>
      <w:pPr>
        <w:ind w:left="4858" w:hanging="360"/>
      </w:pPr>
      <w:rPr>
        <w:rFonts w:hint="default"/>
      </w:rPr>
    </w:lvl>
    <w:lvl w:ilvl="4" w:tplc="17DCAB7E">
      <w:numFmt w:val="bullet"/>
      <w:lvlText w:val="•"/>
      <w:lvlJc w:val="left"/>
      <w:pPr>
        <w:ind w:left="5604" w:hanging="360"/>
      </w:pPr>
      <w:rPr>
        <w:rFonts w:hint="default"/>
      </w:rPr>
    </w:lvl>
    <w:lvl w:ilvl="5" w:tplc="8AA6AC64">
      <w:numFmt w:val="bullet"/>
      <w:lvlText w:val="•"/>
      <w:lvlJc w:val="left"/>
      <w:pPr>
        <w:ind w:left="6350" w:hanging="360"/>
      </w:pPr>
      <w:rPr>
        <w:rFonts w:hint="default"/>
      </w:rPr>
    </w:lvl>
    <w:lvl w:ilvl="6" w:tplc="071CFC34">
      <w:numFmt w:val="bullet"/>
      <w:lvlText w:val="•"/>
      <w:lvlJc w:val="left"/>
      <w:pPr>
        <w:ind w:left="7096" w:hanging="360"/>
      </w:pPr>
      <w:rPr>
        <w:rFonts w:hint="default"/>
      </w:rPr>
    </w:lvl>
    <w:lvl w:ilvl="7" w:tplc="F78C745E">
      <w:numFmt w:val="bullet"/>
      <w:lvlText w:val="•"/>
      <w:lvlJc w:val="left"/>
      <w:pPr>
        <w:ind w:left="7842" w:hanging="360"/>
      </w:pPr>
      <w:rPr>
        <w:rFonts w:hint="default"/>
      </w:rPr>
    </w:lvl>
    <w:lvl w:ilvl="8" w:tplc="CBE006E0">
      <w:numFmt w:val="bullet"/>
      <w:lvlText w:val="•"/>
      <w:lvlJc w:val="left"/>
      <w:pPr>
        <w:ind w:left="8588" w:hanging="360"/>
      </w:pPr>
      <w:rPr>
        <w:rFonts w:hint="default"/>
      </w:rPr>
    </w:lvl>
  </w:abstractNum>
  <w:abstractNum w:abstractNumId="144" w15:restartNumberingAfterBreak="0">
    <w:nsid w:val="604507A1"/>
    <w:multiLevelType w:val="hybridMultilevel"/>
    <w:tmpl w:val="B1D82E5A"/>
    <w:lvl w:ilvl="0" w:tplc="BD4EDC84">
      <w:numFmt w:val="bullet"/>
      <w:lvlText w:val="■"/>
      <w:lvlJc w:val="left"/>
      <w:pPr>
        <w:ind w:left="2620" w:hanging="360"/>
      </w:pPr>
      <w:rPr>
        <w:rFonts w:ascii="MS UI Gothic" w:eastAsia="MS UI Gothic" w:hAnsi="MS UI Gothic" w:cs="MS UI Gothic" w:hint="default"/>
        <w:w w:val="75"/>
        <w:sz w:val="10"/>
        <w:szCs w:val="10"/>
      </w:rPr>
    </w:lvl>
    <w:lvl w:ilvl="1" w:tplc="4CD4D804">
      <w:numFmt w:val="bullet"/>
      <w:lvlText w:val="•"/>
      <w:lvlJc w:val="left"/>
      <w:pPr>
        <w:ind w:left="3366" w:hanging="360"/>
      </w:pPr>
      <w:rPr>
        <w:rFonts w:hint="default"/>
      </w:rPr>
    </w:lvl>
    <w:lvl w:ilvl="2" w:tplc="C5B2F4CE">
      <w:numFmt w:val="bullet"/>
      <w:lvlText w:val="•"/>
      <w:lvlJc w:val="left"/>
      <w:pPr>
        <w:ind w:left="4112" w:hanging="360"/>
      </w:pPr>
      <w:rPr>
        <w:rFonts w:hint="default"/>
      </w:rPr>
    </w:lvl>
    <w:lvl w:ilvl="3" w:tplc="1248CA92">
      <w:numFmt w:val="bullet"/>
      <w:lvlText w:val="•"/>
      <w:lvlJc w:val="left"/>
      <w:pPr>
        <w:ind w:left="4858" w:hanging="360"/>
      </w:pPr>
      <w:rPr>
        <w:rFonts w:hint="default"/>
      </w:rPr>
    </w:lvl>
    <w:lvl w:ilvl="4" w:tplc="B7385492">
      <w:numFmt w:val="bullet"/>
      <w:lvlText w:val="•"/>
      <w:lvlJc w:val="left"/>
      <w:pPr>
        <w:ind w:left="5604" w:hanging="360"/>
      </w:pPr>
      <w:rPr>
        <w:rFonts w:hint="default"/>
      </w:rPr>
    </w:lvl>
    <w:lvl w:ilvl="5" w:tplc="EC60C786">
      <w:numFmt w:val="bullet"/>
      <w:lvlText w:val="•"/>
      <w:lvlJc w:val="left"/>
      <w:pPr>
        <w:ind w:left="6350" w:hanging="360"/>
      </w:pPr>
      <w:rPr>
        <w:rFonts w:hint="default"/>
      </w:rPr>
    </w:lvl>
    <w:lvl w:ilvl="6" w:tplc="09C08A92">
      <w:numFmt w:val="bullet"/>
      <w:lvlText w:val="•"/>
      <w:lvlJc w:val="left"/>
      <w:pPr>
        <w:ind w:left="7096" w:hanging="360"/>
      </w:pPr>
      <w:rPr>
        <w:rFonts w:hint="default"/>
      </w:rPr>
    </w:lvl>
    <w:lvl w:ilvl="7" w:tplc="9B54918A">
      <w:numFmt w:val="bullet"/>
      <w:lvlText w:val="•"/>
      <w:lvlJc w:val="left"/>
      <w:pPr>
        <w:ind w:left="7842" w:hanging="360"/>
      </w:pPr>
      <w:rPr>
        <w:rFonts w:hint="default"/>
      </w:rPr>
    </w:lvl>
    <w:lvl w:ilvl="8" w:tplc="FCB426A8">
      <w:numFmt w:val="bullet"/>
      <w:lvlText w:val="•"/>
      <w:lvlJc w:val="left"/>
      <w:pPr>
        <w:ind w:left="8588" w:hanging="360"/>
      </w:pPr>
      <w:rPr>
        <w:rFonts w:hint="default"/>
      </w:rPr>
    </w:lvl>
  </w:abstractNum>
  <w:abstractNum w:abstractNumId="145" w15:restartNumberingAfterBreak="0">
    <w:nsid w:val="60475C73"/>
    <w:multiLevelType w:val="hybridMultilevel"/>
    <w:tmpl w:val="D4D8F18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6" w15:restartNumberingAfterBreak="0">
    <w:nsid w:val="61931A1F"/>
    <w:multiLevelType w:val="hybridMultilevel"/>
    <w:tmpl w:val="7806EA30"/>
    <w:lvl w:ilvl="0" w:tplc="E67CC730">
      <w:numFmt w:val="bullet"/>
      <w:lvlText w:val="■"/>
      <w:lvlJc w:val="left"/>
      <w:pPr>
        <w:ind w:left="2620" w:hanging="360"/>
      </w:pPr>
      <w:rPr>
        <w:rFonts w:ascii="MS UI Gothic" w:eastAsia="MS UI Gothic" w:hAnsi="MS UI Gothic" w:cs="MS UI Gothic" w:hint="default"/>
        <w:w w:val="75"/>
        <w:sz w:val="10"/>
        <w:szCs w:val="10"/>
      </w:rPr>
    </w:lvl>
    <w:lvl w:ilvl="1" w:tplc="F91A20E8">
      <w:numFmt w:val="bullet"/>
      <w:lvlText w:val="•"/>
      <w:lvlJc w:val="left"/>
      <w:pPr>
        <w:ind w:left="3366" w:hanging="360"/>
      </w:pPr>
      <w:rPr>
        <w:rFonts w:hint="default"/>
      </w:rPr>
    </w:lvl>
    <w:lvl w:ilvl="2" w:tplc="A7DC2542">
      <w:numFmt w:val="bullet"/>
      <w:lvlText w:val="•"/>
      <w:lvlJc w:val="left"/>
      <w:pPr>
        <w:ind w:left="4112" w:hanging="360"/>
      </w:pPr>
      <w:rPr>
        <w:rFonts w:hint="default"/>
      </w:rPr>
    </w:lvl>
    <w:lvl w:ilvl="3" w:tplc="DC14A034">
      <w:numFmt w:val="bullet"/>
      <w:lvlText w:val="•"/>
      <w:lvlJc w:val="left"/>
      <w:pPr>
        <w:ind w:left="4858" w:hanging="360"/>
      </w:pPr>
      <w:rPr>
        <w:rFonts w:hint="default"/>
      </w:rPr>
    </w:lvl>
    <w:lvl w:ilvl="4" w:tplc="6548D14C">
      <w:numFmt w:val="bullet"/>
      <w:lvlText w:val="•"/>
      <w:lvlJc w:val="left"/>
      <w:pPr>
        <w:ind w:left="5604" w:hanging="360"/>
      </w:pPr>
      <w:rPr>
        <w:rFonts w:hint="default"/>
      </w:rPr>
    </w:lvl>
    <w:lvl w:ilvl="5" w:tplc="D0E451C4">
      <w:numFmt w:val="bullet"/>
      <w:lvlText w:val="•"/>
      <w:lvlJc w:val="left"/>
      <w:pPr>
        <w:ind w:left="6350" w:hanging="360"/>
      </w:pPr>
      <w:rPr>
        <w:rFonts w:hint="default"/>
      </w:rPr>
    </w:lvl>
    <w:lvl w:ilvl="6" w:tplc="4432A526">
      <w:numFmt w:val="bullet"/>
      <w:lvlText w:val="•"/>
      <w:lvlJc w:val="left"/>
      <w:pPr>
        <w:ind w:left="7096" w:hanging="360"/>
      </w:pPr>
      <w:rPr>
        <w:rFonts w:hint="default"/>
      </w:rPr>
    </w:lvl>
    <w:lvl w:ilvl="7" w:tplc="0E820894">
      <w:numFmt w:val="bullet"/>
      <w:lvlText w:val="•"/>
      <w:lvlJc w:val="left"/>
      <w:pPr>
        <w:ind w:left="7842" w:hanging="360"/>
      </w:pPr>
      <w:rPr>
        <w:rFonts w:hint="default"/>
      </w:rPr>
    </w:lvl>
    <w:lvl w:ilvl="8" w:tplc="6608E15A">
      <w:numFmt w:val="bullet"/>
      <w:lvlText w:val="•"/>
      <w:lvlJc w:val="left"/>
      <w:pPr>
        <w:ind w:left="8588" w:hanging="360"/>
      </w:pPr>
      <w:rPr>
        <w:rFonts w:hint="default"/>
      </w:rPr>
    </w:lvl>
  </w:abstractNum>
  <w:abstractNum w:abstractNumId="147" w15:restartNumberingAfterBreak="0">
    <w:nsid w:val="62035023"/>
    <w:multiLevelType w:val="hybridMultilevel"/>
    <w:tmpl w:val="112ADF18"/>
    <w:lvl w:ilvl="0" w:tplc="293C403A">
      <w:numFmt w:val="bullet"/>
      <w:lvlText w:val="■"/>
      <w:lvlJc w:val="left"/>
      <w:pPr>
        <w:ind w:left="1018" w:hanging="360"/>
      </w:pPr>
      <w:rPr>
        <w:rFonts w:ascii="MS UI Gothic" w:eastAsia="MS UI Gothic" w:hAnsi="MS UI Gothic" w:cs="MS UI Gothic" w:hint="default"/>
        <w:w w:val="75"/>
        <w:sz w:val="8"/>
        <w:szCs w:val="8"/>
      </w:rPr>
    </w:lvl>
    <w:lvl w:ilvl="1" w:tplc="3F7A93B8">
      <w:numFmt w:val="bullet"/>
      <w:lvlText w:val="•"/>
      <w:lvlJc w:val="left"/>
      <w:pPr>
        <w:ind w:left="1260" w:hanging="360"/>
      </w:pPr>
      <w:rPr>
        <w:rFonts w:hint="default"/>
      </w:rPr>
    </w:lvl>
    <w:lvl w:ilvl="2" w:tplc="6C28D464">
      <w:numFmt w:val="bullet"/>
      <w:lvlText w:val="•"/>
      <w:lvlJc w:val="left"/>
      <w:pPr>
        <w:ind w:left="1500" w:hanging="360"/>
      </w:pPr>
      <w:rPr>
        <w:rFonts w:hint="default"/>
      </w:rPr>
    </w:lvl>
    <w:lvl w:ilvl="3" w:tplc="BC8252AC">
      <w:numFmt w:val="bullet"/>
      <w:lvlText w:val="•"/>
      <w:lvlJc w:val="left"/>
      <w:pPr>
        <w:ind w:left="1740" w:hanging="360"/>
      </w:pPr>
      <w:rPr>
        <w:rFonts w:hint="default"/>
      </w:rPr>
    </w:lvl>
    <w:lvl w:ilvl="4" w:tplc="EFBA552E">
      <w:numFmt w:val="bullet"/>
      <w:lvlText w:val="•"/>
      <w:lvlJc w:val="left"/>
      <w:pPr>
        <w:ind w:left="1980" w:hanging="360"/>
      </w:pPr>
      <w:rPr>
        <w:rFonts w:hint="default"/>
      </w:rPr>
    </w:lvl>
    <w:lvl w:ilvl="5" w:tplc="584CB2FA">
      <w:numFmt w:val="bullet"/>
      <w:lvlText w:val="•"/>
      <w:lvlJc w:val="left"/>
      <w:pPr>
        <w:ind w:left="2221" w:hanging="360"/>
      </w:pPr>
      <w:rPr>
        <w:rFonts w:hint="default"/>
      </w:rPr>
    </w:lvl>
    <w:lvl w:ilvl="6" w:tplc="B942C132">
      <w:numFmt w:val="bullet"/>
      <w:lvlText w:val="•"/>
      <w:lvlJc w:val="left"/>
      <w:pPr>
        <w:ind w:left="2461" w:hanging="360"/>
      </w:pPr>
      <w:rPr>
        <w:rFonts w:hint="default"/>
      </w:rPr>
    </w:lvl>
    <w:lvl w:ilvl="7" w:tplc="3FF040FA">
      <w:numFmt w:val="bullet"/>
      <w:lvlText w:val="•"/>
      <w:lvlJc w:val="left"/>
      <w:pPr>
        <w:ind w:left="2701" w:hanging="360"/>
      </w:pPr>
      <w:rPr>
        <w:rFonts w:hint="default"/>
      </w:rPr>
    </w:lvl>
    <w:lvl w:ilvl="8" w:tplc="05502D4E">
      <w:numFmt w:val="bullet"/>
      <w:lvlText w:val="•"/>
      <w:lvlJc w:val="left"/>
      <w:pPr>
        <w:ind w:left="2941" w:hanging="360"/>
      </w:pPr>
      <w:rPr>
        <w:rFonts w:hint="default"/>
      </w:rPr>
    </w:lvl>
  </w:abstractNum>
  <w:abstractNum w:abstractNumId="148" w15:restartNumberingAfterBreak="0">
    <w:nsid w:val="628F4D2F"/>
    <w:multiLevelType w:val="hybridMultilevel"/>
    <w:tmpl w:val="96C8E434"/>
    <w:lvl w:ilvl="0" w:tplc="528A1008">
      <w:start w:val="1"/>
      <w:numFmt w:val="decimal"/>
      <w:lvlText w:val="%1."/>
      <w:lvlJc w:val="left"/>
      <w:pPr>
        <w:ind w:left="2620" w:hanging="360"/>
        <w:jc w:val="right"/>
      </w:pPr>
      <w:rPr>
        <w:rFonts w:ascii="Arial" w:eastAsia="Arial" w:hAnsi="Arial" w:cs="Arial" w:hint="default"/>
        <w:b/>
        <w:bCs/>
        <w:spacing w:val="-10"/>
        <w:w w:val="99"/>
        <w:sz w:val="18"/>
        <w:szCs w:val="18"/>
      </w:rPr>
    </w:lvl>
    <w:lvl w:ilvl="1" w:tplc="6C488522">
      <w:numFmt w:val="bullet"/>
      <w:lvlText w:val="•"/>
      <w:lvlJc w:val="left"/>
      <w:pPr>
        <w:ind w:left="3366" w:hanging="360"/>
      </w:pPr>
      <w:rPr>
        <w:rFonts w:hint="default"/>
      </w:rPr>
    </w:lvl>
    <w:lvl w:ilvl="2" w:tplc="0A2ED9C8">
      <w:numFmt w:val="bullet"/>
      <w:lvlText w:val="•"/>
      <w:lvlJc w:val="left"/>
      <w:pPr>
        <w:ind w:left="4112" w:hanging="360"/>
      </w:pPr>
      <w:rPr>
        <w:rFonts w:hint="default"/>
      </w:rPr>
    </w:lvl>
    <w:lvl w:ilvl="3" w:tplc="518E2D98">
      <w:numFmt w:val="bullet"/>
      <w:lvlText w:val="•"/>
      <w:lvlJc w:val="left"/>
      <w:pPr>
        <w:ind w:left="4858" w:hanging="360"/>
      </w:pPr>
      <w:rPr>
        <w:rFonts w:hint="default"/>
      </w:rPr>
    </w:lvl>
    <w:lvl w:ilvl="4" w:tplc="6B2E5760">
      <w:numFmt w:val="bullet"/>
      <w:lvlText w:val="•"/>
      <w:lvlJc w:val="left"/>
      <w:pPr>
        <w:ind w:left="5604" w:hanging="360"/>
      </w:pPr>
      <w:rPr>
        <w:rFonts w:hint="default"/>
      </w:rPr>
    </w:lvl>
    <w:lvl w:ilvl="5" w:tplc="91FE5194">
      <w:numFmt w:val="bullet"/>
      <w:lvlText w:val="•"/>
      <w:lvlJc w:val="left"/>
      <w:pPr>
        <w:ind w:left="6350" w:hanging="360"/>
      </w:pPr>
      <w:rPr>
        <w:rFonts w:hint="default"/>
      </w:rPr>
    </w:lvl>
    <w:lvl w:ilvl="6" w:tplc="09B8239C">
      <w:numFmt w:val="bullet"/>
      <w:lvlText w:val="•"/>
      <w:lvlJc w:val="left"/>
      <w:pPr>
        <w:ind w:left="7096" w:hanging="360"/>
      </w:pPr>
      <w:rPr>
        <w:rFonts w:hint="default"/>
      </w:rPr>
    </w:lvl>
    <w:lvl w:ilvl="7" w:tplc="8222D528">
      <w:numFmt w:val="bullet"/>
      <w:lvlText w:val="•"/>
      <w:lvlJc w:val="left"/>
      <w:pPr>
        <w:ind w:left="7842" w:hanging="360"/>
      </w:pPr>
      <w:rPr>
        <w:rFonts w:hint="default"/>
      </w:rPr>
    </w:lvl>
    <w:lvl w:ilvl="8" w:tplc="13946DF8">
      <w:numFmt w:val="bullet"/>
      <w:lvlText w:val="•"/>
      <w:lvlJc w:val="left"/>
      <w:pPr>
        <w:ind w:left="8588" w:hanging="360"/>
      </w:pPr>
      <w:rPr>
        <w:rFonts w:hint="default"/>
      </w:rPr>
    </w:lvl>
  </w:abstractNum>
  <w:abstractNum w:abstractNumId="149" w15:restartNumberingAfterBreak="0">
    <w:nsid w:val="630D39C9"/>
    <w:multiLevelType w:val="hybridMultilevel"/>
    <w:tmpl w:val="3466AB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0" w15:restartNumberingAfterBreak="0">
    <w:nsid w:val="633815B9"/>
    <w:multiLevelType w:val="hybridMultilevel"/>
    <w:tmpl w:val="2ADE04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1" w15:restartNumberingAfterBreak="0">
    <w:nsid w:val="636202D1"/>
    <w:multiLevelType w:val="hybridMultilevel"/>
    <w:tmpl w:val="12BE63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637B3F5A"/>
    <w:multiLevelType w:val="hybridMultilevel"/>
    <w:tmpl w:val="533E0B46"/>
    <w:lvl w:ilvl="0" w:tplc="DCE626C6">
      <w:numFmt w:val="bullet"/>
      <w:lvlText w:val="■"/>
      <w:lvlJc w:val="left"/>
      <w:pPr>
        <w:ind w:left="2619" w:hanging="360"/>
      </w:pPr>
      <w:rPr>
        <w:rFonts w:ascii="MS UI Gothic" w:eastAsia="MS UI Gothic" w:hAnsi="MS UI Gothic" w:cs="MS UI Gothic" w:hint="default"/>
        <w:w w:val="75"/>
        <w:sz w:val="10"/>
        <w:szCs w:val="10"/>
      </w:rPr>
    </w:lvl>
    <w:lvl w:ilvl="1" w:tplc="C27E085A">
      <w:numFmt w:val="bullet"/>
      <w:lvlText w:val="■"/>
      <w:lvlJc w:val="left"/>
      <w:pPr>
        <w:ind w:left="3340" w:hanging="360"/>
      </w:pPr>
      <w:rPr>
        <w:rFonts w:ascii="MS UI Gothic" w:eastAsia="MS UI Gothic" w:hAnsi="MS UI Gothic" w:cs="MS UI Gothic" w:hint="default"/>
        <w:w w:val="75"/>
        <w:sz w:val="10"/>
        <w:szCs w:val="10"/>
      </w:rPr>
    </w:lvl>
    <w:lvl w:ilvl="2" w:tplc="E16C900A">
      <w:numFmt w:val="bullet"/>
      <w:lvlText w:val="•"/>
      <w:lvlJc w:val="left"/>
      <w:pPr>
        <w:ind w:left="4088" w:hanging="360"/>
      </w:pPr>
      <w:rPr>
        <w:rFonts w:hint="default"/>
      </w:rPr>
    </w:lvl>
    <w:lvl w:ilvl="3" w:tplc="70EEC270">
      <w:numFmt w:val="bullet"/>
      <w:lvlText w:val="•"/>
      <w:lvlJc w:val="left"/>
      <w:pPr>
        <w:ind w:left="4837" w:hanging="360"/>
      </w:pPr>
      <w:rPr>
        <w:rFonts w:hint="default"/>
      </w:rPr>
    </w:lvl>
    <w:lvl w:ilvl="4" w:tplc="CDDE6C2E">
      <w:numFmt w:val="bullet"/>
      <w:lvlText w:val="•"/>
      <w:lvlJc w:val="left"/>
      <w:pPr>
        <w:ind w:left="5586" w:hanging="360"/>
      </w:pPr>
      <w:rPr>
        <w:rFonts w:hint="default"/>
      </w:rPr>
    </w:lvl>
    <w:lvl w:ilvl="5" w:tplc="8222C57A">
      <w:numFmt w:val="bullet"/>
      <w:lvlText w:val="•"/>
      <w:lvlJc w:val="left"/>
      <w:pPr>
        <w:ind w:left="6335" w:hanging="360"/>
      </w:pPr>
      <w:rPr>
        <w:rFonts w:hint="default"/>
      </w:rPr>
    </w:lvl>
    <w:lvl w:ilvl="6" w:tplc="6380AFC2">
      <w:numFmt w:val="bullet"/>
      <w:lvlText w:val="•"/>
      <w:lvlJc w:val="left"/>
      <w:pPr>
        <w:ind w:left="7084" w:hanging="360"/>
      </w:pPr>
      <w:rPr>
        <w:rFonts w:hint="default"/>
      </w:rPr>
    </w:lvl>
    <w:lvl w:ilvl="7" w:tplc="19925FAC">
      <w:numFmt w:val="bullet"/>
      <w:lvlText w:val="•"/>
      <w:lvlJc w:val="left"/>
      <w:pPr>
        <w:ind w:left="7833" w:hanging="360"/>
      </w:pPr>
      <w:rPr>
        <w:rFonts w:hint="default"/>
      </w:rPr>
    </w:lvl>
    <w:lvl w:ilvl="8" w:tplc="B3CE872E">
      <w:numFmt w:val="bullet"/>
      <w:lvlText w:val="•"/>
      <w:lvlJc w:val="left"/>
      <w:pPr>
        <w:ind w:left="8582" w:hanging="360"/>
      </w:pPr>
      <w:rPr>
        <w:rFonts w:hint="default"/>
      </w:rPr>
    </w:lvl>
  </w:abstractNum>
  <w:abstractNum w:abstractNumId="153" w15:restartNumberingAfterBreak="0">
    <w:nsid w:val="64241272"/>
    <w:multiLevelType w:val="hybridMultilevel"/>
    <w:tmpl w:val="B30669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4" w15:restartNumberingAfterBreak="0">
    <w:nsid w:val="64E26FA8"/>
    <w:multiLevelType w:val="hybridMultilevel"/>
    <w:tmpl w:val="7EF023F0"/>
    <w:lvl w:ilvl="0" w:tplc="00DC3D28">
      <w:numFmt w:val="bullet"/>
      <w:lvlText w:val="*"/>
      <w:lvlJc w:val="left"/>
      <w:pPr>
        <w:ind w:left="2815" w:hanging="185"/>
      </w:pPr>
      <w:rPr>
        <w:rFonts w:ascii="Courier New" w:eastAsia="Courier New" w:hAnsi="Courier New" w:cs="Courier New" w:hint="default"/>
        <w:w w:val="86"/>
        <w:sz w:val="18"/>
        <w:szCs w:val="18"/>
      </w:rPr>
    </w:lvl>
    <w:lvl w:ilvl="1" w:tplc="A52AE57C">
      <w:numFmt w:val="bullet"/>
      <w:lvlText w:val="•"/>
      <w:lvlJc w:val="left"/>
      <w:pPr>
        <w:ind w:left="3546" w:hanging="185"/>
      </w:pPr>
      <w:rPr>
        <w:rFonts w:hint="default"/>
      </w:rPr>
    </w:lvl>
    <w:lvl w:ilvl="2" w:tplc="5A7E195E">
      <w:numFmt w:val="bullet"/>
      <w:lvlText w:val="•"/>
      <w:lvlJc w:val="left"/>
      <w:pPr>
        <w:ind w:left="4272" w:hanging="185"/>
      </w:pPr>
      <w:rPr>
        <w:rFonts w:hint="default"/>
      </w:rPr>
    </w:lvl>
    <w:lvl w:ilvl="3" w:tplc="7AA0ABA0">
      <w:numFmt w:val="bullet"/>
      <w:lvlText w:val="•"/>
      <w:lvlJc w:val="left"/>
      <w:pPr>
        <w:ind w:left="4998" w:hanging="185"/>
      </w:pPr>
      <w:rPr>
        <w:rFonts w:hint="default"/>
      </w:rPr>
    </w:lvl>
    <w:lvl w:ilvl="4" w:tplc="8A94F748">
      <w:numFmt w:val="bullet"/>
      <w:lvlText w:val="•"/>
      <w:lvlJc w:val="left"/>
      <w:pPr>
        <w:ind w:left="5724" w:hanging="185"/>
      </w:pPr>
      <w:rPr>
        <w:rFonts w:hint="default"/>
      </w:rPr>
    </w:lvl>
    <w:lvl w:ilvl="5" w:tplc="322C2B02">
      <w:numFmt w:val="bullet"/>
      <w:lvlText w:val="•"/>
      <w:lvlJc w:val="left"/>
      <w:pPr>
        <w:ind w:left="6450" w:hanging="185"/>
      </w:pPr>
      <w:rPr>
        <w:rFonts w:hint="default"/>
      </w:rPr>
    </w:lvl>
    <w:lvl w:ilvl="6" w:tplc="58ECCBF6">
      <w:numFmt w:val="bullet"/>
      <w:lvlText w:val="•"/>
      <w:lvlJc w:val="left"/>
      <w:pPr>
        <w:ind w:left="7176" w:hanging="185"/>
      </w:pPr>
      <w:rPr>
        <w:rFonts w:hint="default"/>
      </w:rPr>
    </w:lvl>
    <w:lvl w:ilvl="7" w:tplc="4B64CB6A">
      <w:numFmt w:val="bullet"/>
      <w:lvlText w:val="•"/>
      <w:lvlJc w:val="left"/>
      <w:pPr>
        <w:ind w:left="7902" w:hanging="185"/>
      </w:pPr>
      <w:rPr>
        <w:rFonts w:hint="default"/>
      </w:rPr>
    </w:lvl>
    <w:lvl w:ilvl="8" w:tplc="4B4C2524">
      <w:numFmt w:val="bullet"/>
      <w:lvlText w:val="•"/>
      <w:lvlJc w:val="left"/>
      <w:pPr>
        <w:ind w:left="8628" w:hanging="185"/>
      </w:pPr>
      <w:rPr>
        <w:rFonts w:hint="default"/>
      </w:rPr>
    </w:lvl>
  </w:abstractNum>
  <w:abstractNum w:abstractNumId="155" w15:restartNumberingAfterBreak="0">
    <w:nsid w:val="66B02941"/>
    <w:multiLevelType w:val="hybridMultilevel"/>
    <w:tmpl w:val="D5860A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67A85C9B"/>
    <w:multiLevelType w:val="hybridMultilevel"/>
    <w:tmpl w:val="EA0EB772"/>
    <w:lvl w:ilvl="0" w:tplc="18CA4D2E">
      <w:numFmt w:val="bullet"/>
      <w:lvlText w:val="–"/>
      <w:lvlJc w:val="left"/>
      <w:pPr>
        <w:ind w:left="2380" w:hanging="360"/>
      </w:pPr>
      <w:rPr>
        <w:rFonts w:ascii="Book Antiqua" w:eastAsia="Book Antiqua" w:hAnsi="Book Antiqua" w:cs="Book Antiqua" w:hint="default"/>
        <w:b/>
        <w:bCs/>
        <w:w w:val="99"/>
        <w:sz w:val="20"/>
        <w:szCs w:val="20"/>
      </w:rPr>
    </w:lvl>
    <w:lvl w:ilvl="1" w:tplc="402AE33A">
      <w:numFmt w:val="bullet"/>
      <w:lvlText w:val="•"/>
      <w:lvlJc w:val="left"/>
      <w:pPr>
        <w:ind w:left="3150" w:hanging="360"/>
      </w:pPr>
      <w:rPr>
        <w:rFonts w:hint="default"/>
      </w:rPr>
    </w:lvl>
    <w:lvl w:ilvl="2" w:tplc="B484A3B4">
      <w:numFmt w:val="bullet"/>
      <w:lvlText w:val="•"/>
      <w:lvlJc w:val="left"/>
      <w:pPr>
        <w:ind w:left="3920" w:hanging="360"/>
      </w:pPr>
      <w:rPr>
        <w:rFonts w:hint="default"/>
      </w:rPr>
    </w:lvl>
    <w:lvl w:ilvl="3" w:tplc="AE4C3FA0">
      <w:numFmt w:val="bullet"/>
      <w:lvlText w:val="•"/>
      <w:lvlJc w:val="left"/>
      <w:pPr>
        <w:ind w:left="4690" w:hanging="360"/>
      </w:pPr>
      <w:rPr>
        <w:rFonts w:hint="default"/>
      </w:rPr>
    </w:lvl>
    <w:lvl w:ilvl="4" w:tplc="676863DA">
      <w:numFmt w:val="bullet"/>
      <w:lvlText w:val="•"/>
      <w:lvlJc w:val="left"/>
      <w:pPr>
        <w:ind w:left="5460" w:hanging="360"/>
      </w:pPr>
      <w:rPr>
        <w:rFonts w:hint="default"/>
      </w:rPr>
    </w:lvl>
    <w:lvl w:ilvl="5" w:tplc="41E8DD0A">
      <w:numFmt w:val="bullet"/>
      <w:lvlText w:val="•"/>
      <w:lvlJc w:val="left"/>
      <w:pPr>
        <w:ind w:left="6230" w:hanging="360"/>
      </w:pPr>
      <w:rPr>
        <w:rFonts w:hint="default"/>
      </w:rPr>
    </w:lvl>
    <w:lvl w:ilvl="6" w:tplc="5832EF78">
      <w:numFmt w:val="bullet"/>
      <w:lvlText w:val="•"/>
      <w:lvlJc w:val="left"/>
      <w:pPr>
        <w:ind w:left="7000" w:hanging="360"/>
      </w:pPr>
      <w:rPr>
        <w:rFonts w:hint="default"/>
      </w:rPr>
    </w:lvl>
    <w:lvl w:ilvl="7" w:tplc="7FB82BE6">
      <w:numFmt w:val="bullet"/>
      <w:lvlText w:val="•"/>
      <w:lvlJc w:val="left"/>
      <w:pPr>
        <w:ind w:left="7770" w:hanging="360"/>
      </w:pPr>
      <w:rPr>
        <w:rFonts w:hint="default"/>
      </w:rPr>
    </w:lvl>
    <w:lvl w:ilvl="8" w:tplc="76F64ABA">
      <w:numFmt w:val="bullet"/>
      <w:lvlText w:val="•"/>
      <w:lvlJc w:val="left"/>
      <w:pPr>
        <w:ind w:left="8540" w:hanging="360"/>
      </w:pPr>
      <w:rPr>
        <w:rFonts w:hint="default"/>
      </w:rPr>
    </w:lvl>
  </w:abstractNum>
  <w:abstractNum w:abstractNumId="157" w15:restartNumberingAfterBreak="0">
    <w:nsid w:val="67DE00C1"/>
    <w:multiLevelType w:val="hybridMultilevel"/>
    <w:tmpl w:val="35F0A9A2"/>
    <w:lvl w:ilvl="0" w:tplc="2D4293EE">
      <w:numFmt w:val="bullet"/>
      <w:lvlText w:val="■"/>
      <w:lvlJc w:val="left"/>
      <w:pPr>
        <w:ind w:left="2740" w:hanging="360"/>
      </w:pPr>
      <w:rPr>
        <w:rFonts w:ascii="MS UI Gothic" w:eastAsia="MS UI Gothic" w:hAnsi="MS UI Gothic" w:cs="MS UI Gothic" w:hint="default"/>
        <w:w w:val="75"/>
        <w:sz w:val="10"/>
        <w:szCs w:val="10"/>
      </w:rPr>
    </w:lvl>
    <w:lvl w:ilvl="1" w:tplc="BFD0359E">
      <w:numFmt w:val="bullet"/>
      <w:lvlText w:val="•"/>
      <w:lvlJc w:val="left"/>
      <w:pPr>
        <w:ind w:left="3474" w:hanging="360"/>
      </w:pPr>
      <w:rPr>
        <w:rFonts w:hint="default"/>
      </w:rPr>
    </w:lvl>
    <w:lvl w:ilvl="2" w:tplc="7534A6F8">
      <w:numFmt w:val="bullet"/>
      <w:lvlText w:val="•"/>
      <w:lvlJc w:val="left"/>
      <w:pPr>
        <w:ind w:left="4208" w:hanging="360"/>
      </w:pPr>
      <w:rPr>
        <w:rFonts w:hint="default"/>
      </w:rPr>
    </w:lvl>
    <w:lvl w:ilvl="3" w:tplc="2138D216">
      <w:numFmt w:val="bullet"/>
      <w:lvlText w:val="•"/>
      <w:lvlJc w:val="left"/>
      <w:pPr>
        <w:ind w:left="4942" w:hanging="360"/>
      </w:pPr>
      <w:rPr>
        <w:rFonts w:hint="default"/>
      </w:rPr>
    </w:lvl>
    <w:lvl w:ilvl="4" w:tplc="3C74821C">
      <w:numFmt w:val="bullet"/>
      <w:lvlText w:val="•"/>
      <w:lvlJc w:val="left"/>
      <w:pPr>
        <w:ind w:left="5676" w:hanging="360"/>
      </w:pPr>
      <w:rPr>
        <w:rFonts w:hint="default"/>
      </w:rPr>
    </w:lvl>
    <w:lvl w:ilvl="5" w:tplc="0FB05950">
      <w:numFmt w:val="bullet"/>
      <w:lvlText w:val="•"/>
      <w:lvlJc w:val="left"/>
      <w:pPr>
        <w:ind w:left="6410" w:hanging="360"/>
      </w:pPr>
      <w:rPr>
        <w:rFonts w:hint="default"/>
      </w:rPr>
    </w:lvl>
    <w:lvl w:ilvl="6" w:tplc="C122ACFE">
      <w:numFmt w:val="bullet"/>
      <w:lvlText w:val="•"/>
      <w:lvlJc w:val="left"/>
      <w:pPr>
        <w:ind w:left="7144" w:hanging="360"/>
      </w:pPr>
      <w:rPr>
        <w:rFonts w:hint="default"/>
      </w:rPr>
    </w:lvl>
    <w:lvl w:ilvl="7" w:tplc="3020A326">
      <w:numFmt w:val="bullet"/>
      <w:lvlText w:val="•"/>
      <w:lvlJc w:val="left"/>
      <w:pPr>
        <w:ind w:left="7878" w:hanging="360"/>
      </w:pPr>
      <w:rPr>
        <w:rFonts w:hint="default"/>
      </w:rPr>
    </w:lvl>
    <w:lvl w:ilvl="8" w:tplc="560EA81A">
      <w:numFmt w:val="bullet"/>
      <w:lvlText w:val="•"/>
      <w:lvlJc w:val="left"/>
      <w:pPr>
        <w:ind w:left="8612" w:hanging="360"/>
      </w:pPr>
      <w:rPr>
        <w:rFonts w:hint="default"/>
      </w:rPr>
    </w:lvl>
  </w:abstractNum>
  <w:abstractNum w:abstractNumId="158" w15:restartNumberingAfterBreak="0">
    <w:nsid w:val="68000F58"/>
    <w:multiLevelType w:val="hybridMultilevel"/>
    <w:tmpl w:val="ADBC9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68623251"/>
    <w:multiLevelType w:val="hybridMultilevel"/>
    <w:tmpl w:val="3932BD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0" w15:restartNumberingAfterBreak="0">
    <w:nsid w:val="68C6429F"/>
    <w:multiLevelType w:val="hybridMultilevel"/>
    <w:tmpl w:val="368ADD1C"/>
    <w:lvl w:ilvl="0" w:tplc="FEE8A718">
      <w:numFmt w:val="bullet"/>
      <w:lvlText w:val="–"/>
      <w:lvlJc w:val="left"/>
      <w:pPr>
        <w:ind w:left="2380" w:hanging="360"/>
      </w:pPr>
      <w:rPr>
        <w:rFonts w:ascii="Book Antiqua" w:eastAsia="Book Antiqua" w:hAnsi="Book Antiqua" w:cs="Book Antiqua" w:hint="default"/>
        <w:b/>
        <w:bCs/>
        <w:w w:val="99"/>
        <w:sz w:val="20"/>
        <w:szCs w:val="20"/>
      </w:rPr>
    </w:lvl>
    <w:lvl w:ilvl="1" w:tplc="C39A843C">
      <w:numFmt w:val="bullet"/>
      <w:lvlText w:val="•"/>
      <w:lvlJc w:val="left"/>
      <w:pPr>
        <w:ind w:left="3150" w:hanging="360"/>
      </w:pPr>
      <w:rPr>
        <w:rFonts w:hint="default"/>
      </w:rPr>
    </w:lvl>
    <w:lvl w:ilvl="2" w:tplc="548841A8">
      <w:numFmt w:val="bullet"/>
      <w:lvlText w:val="•"/>
      <w:lvlJc w:val="left"/>
      <w:pPr>
        <w:ind w:left="3920" w:hanging="360"/>
      </w:pPr>
      <w:rPr>
        <w:rFonts w:hint="default"/>
      </w:rPr>
    </w:lvl>
    <w:lvl w:ilvl="3" w:tplc="1E505486">
      <w:numFmt w:val="bullet"/>
      <w:lvlText w:val="•"/>
      <w:lvlJc w:val="left"/>
      <w:pPr>
        <w:ind w:left="4690" w:hanging="360"/>
      </w:pPr>
      <w:rPr>
        <w:rFonts w:hint="default"/>
      </w:rPr>
    </w:lvl>
    <w:lvl w:ilvl="4" w:tplc="08E6D468">
      <w:numFmt w:val="bullet"/>
      <w:lvlText w:val="•"/>
      <w:lvlJc w:val="left"/>
      <w:pPr>
        <w:ind w:left="5460" w:hanging="360"/>
      </w:pPr>
      <w:rPr>
        <w:rFonts w:hint="default"/>
      </w:rPr>
    </w:lvl>
    <w:lvl w:ilvl="5" w:tplc="31782C96">
      <w:numFmt w:val="bullet"/>
      <w:lvlText w:val="•"/>
      <w:lvlJc w:val="left"/>
      <w:pPr>
        <w:ind w:left="6230" w:hanging="360"/>
      </w:pPr>
      <w:rPr>
        <w:rFonts w:hint="default"/>
      </w:rPr>
    </w:lvl>
    <w:lvl w:ilvl="6" w:tplc="E0384D4C">
      <w:numFmt w:val="bullet"/>
      <w:lvlText w:val="•"/>
      <w:lvlJc w:val="left"/>
      <w:pPr>
        <w:ind w:left="7000" w:hanging="360"/>
      </w:pPr>
      <w:rPr>
        <w:rFonts w:hint="default"/>
      </w:rPr>
    </w:lvl>
    <w:lvl w:ilvl="7" w:tplc="C26C3E04">
      <w:numFmt w:val="bullet"/>
      <w:lvlText w:val="•"/>
      <w:lvlJc w:val="left"/>
      <w:pPr>
        <w:ind w:left="7770" w:hanging="360"/>
      </w:pPr>
      <w:rPr>
        <w:rFonts w:hint="default"/>
      </w:rPr>
    </w:lvl>
    <w:lvl w:ilvl="8" w:tplc="9530F93C">
      <w:numFmt w:val="bullet"/>
      <w:lvlText w:val="•"/>
      <w:lvlJc w:val="left"/>
      <w:pPr>
        <w:ind w:left="8540" w:hanging="360"/>
      </w:pPr>
      <w:rPr>
        <w:rFonts w:hint="default"/>
      </w:rPr>
    </w:lvl>
  </w:abstractNum>
  <w:abstractNum w:abstractNumId="161" w15:restartNumberingAfterBreak="0">
    <w:nsid w:val="6C136FE6"/>
    <w:multiLevelType w:val="hybridMultilevel"/>
    <w:tmpl w:val="38BAAF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6DB74B50"/>
    <w:multiLevelType w:val="hybridMultilevel"/>
    <w:tmpl w:val="EFBCBE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6E9346FC"/>
    <w:multiLevelType w:val="hybridMultilevel"/>
    <w:tmpl w:val="F350DC54"/>
    <w:lvl w:ilvl="0" w:tplc="1C3EB57C">
      <w:start w:val="1"/>
      <w:numFmt w:val="decimal"/>
      <w:lvlText w:val="%1."/>
      <w:lvlJc w:val="left"/>
      <w:pPr>
        <w:ind w:left="2620" w:hanging="360"/>
      </w:pPr>
      <w:rPr>
        <w:rFonts w:ascii="Arial" w:eastAsia="Arial" w:hAnsi="Arial" w:cs="Arial" w:hint="default"/>
        <w:b/>
        <w:bCs/>
        <w:spacing w:val="-18"/>
        <w:w w:val="99"/>
        <w:sz w:val="18"/>
        <w:szCs w:val="18"/>
      </w:rPr>
    </w:lvl>
    <w:lvl w:ilvl="1" w:tplc="00E0D774">
      <w:numFmt w:val="bullet"/>
      <w:lvlText w:val="■"/>
      <w:lvlJc w:val="left"/>
      <w:pPr>
        <w:ind w:left="2980" w:hanging="360"/>
      </w:pPr>
      <w:rPr>
        <w:rFonts w:ascii="MS UI Gothic" w:eastAsia="MS UI Gothic" w:hAnsi="MS UI Gothic" w:cs="MS UI Gothic" w:hint="default"/>
        <w:w w:val="75"/>
        <w:sz w:val="10"/>
        <w:szCs w:val="10"/>
      </w:rPr>
    </w:lvl>
    <w:lvl w:ilvl="2" w:tplc="159ED066">
      <w:numFmt w:val="bullet"/>
      <w:lvlText w:val="–"/>
      <w:lvlJc w:val="left"/>
      <w:pPr>
        <w:ind w:left="3339" w:hanging="360"/>
      </w:pPr>
      <w:rPr>
        <w:rFonts w:ascii="Book Antiqua" w:eastAsia="Book Antiqua" w:hAnsi="Book Antiqua" w:cs="Book Antiqua" w:hint="default"/>
        <w:b/>
        <w:bCs/>
        <w:w w:val="99"/>
        <w:sz w:val="20"/>
        <w:szCs w:val="20"/>
      </w:rPr>
    </w:lvl>
    <w:lvl w:ilvl="3" w:tplc="62F81B68">
      <w:numFmt w:val="bullet"/>
      <w:lvlText w:val="•"/>
      <w:lvlJc w:val="left"/>
      <w:pPr>
        <w:ind w:left="4182" w:hanging="360"/>
      </w:pPr>
      <w:rPr>
        <w:rFonts w:hint="default"/>
      </w:rPr>
    </w:lvl>
    <w:lvl w:ilvl="4" w:tplc="D568A6DE">
      <w:numFmt w:val="bullet"/>
      <w:lvlText w:val="•"/>
      <w:lvlJc w:val="left"/>
      <w:pPr>
        <w:ind w:left="5025" w:hanging="360"/>
      </w:pPr>
      <w:rPr>
        <w:rFonts w:hint="default"/>
      </w:rPr>
    </w:lvl>
    <w:lvl w:ilvl="5" w:tplc="40A42E1E">
      <w:numFmt w:val="bullet"/>
      <w:lvlText w:val="•"/>
      <w:lvlJc w:val="left"/>
      <w:pPr>
        <w:ind w:left="5867" w:hanging="360"/>
      </w:pPr>
      <w:rPr>
        <w:rFonts w:hint="default"/>
      </w:rPr>
    </w:lvl>
    <w:lvl w:ilvl="6" w:tplc="94BC56DE">
      <w:numFmt w:val="bullet"/>
      <w:lvlText w:val="•"/>
      <w:lvlJc w:val="left"/>
      <w:pPr>
        <w:ind w:left="6710" w:hanging="360"/>
      </w:pPr>
      <w:rPr>
        <w:rFonts w:hint="default"/>
      </w:rPr>
    </w:lvl>
    <w:lvl w:ilvl="7" w:tplc="FC4A60A8">
      <w:numFmt w:val="bullet"/>
      <w:lvlText w:val="•"/>
      <w:lvlJc w:val="left"/>
      <w:pPr>
        <w:ind w:left="7552" w:hanging="360"/>
      </w:pPr>
      <w:rPr>
        <w:rFonts w:hint="default"/>
      </w:rPr>
    </w:lvl>
    <w:lvl w:ilvl="8" w:tplc="795088CC">
      <w:numFmt w:val="bullet"/>
      <w:lvlText w:val="•"/>
      <w:lvlJc w:val="left"/>
      <w:pPr>
        <w:ind w:left="8395" w:hanging="360"/>
      </w:pPr>
      <w:rPr>
        <w:rFonts w:hint="default"/>
      </w:rPr>
    </w:lvl>
  </w:abstractNum>
  <w:abstractNum w:abstractNumId="164" w15:restartNumberingAfterBreak="0">
    <w:nsid w:val="6E9756B0"/>
    <w:multiLevelType w:val="hybridMultilevel"/>
    <w:tmpl w:val="CE203CDC"/>
    <w:lvl w:ilvl="0" w:tplc="1E504BF4">
      <w:numFmt w:val="bullet"/>
      <w:lvlText w:val="■"/>
      <w:lvlJc w:val="left"/>
      <w:pPr>
        <w:ind w:left="2380" w:hanging="360"/>
      </w:pPr>
      <w:rPr>
        <w:rFonts w:ascii="MS UI Gothic" w:eastAsia="MS UI Gothic" w:hAnsi="MS UI Gothic" w:cs="MS UI Gothic" w:hint="default"/>
        <w:w w:val="75"/>
        <w:sz w:val="10"/>
        <w:szCs w:val="10"/>
      </w:rPr>
    </w:lvl>
    <w:lvl w:ilvl="1" w:tplc="637E301E">
      <w:numFmt w:val="bullet"/>
      <w:lvlText w:val="•"/>
      <w:lvlJc w:val="left"/>
      <w:pPr>
        <w:ind w:left="3150" w:hanging="360"/>
      </w:pPr>
      <w:rPr>
        <w:rFonts w:hint="default"/>
      </w:rPr>
    </w:lvl>
    <w:lvl w:ilvl="2" w:tplc="587E4710">
      <w:numFmt w:val="bullet"/>
      <w:lvlText w:val="•"/>
      <w:lvlJc w:val="left"/>
      <w:pPr>
        <w:ind w:left="3920" w:hanging="360"/>
      </w:pPr>
      <w:rPr>
        <w:rFonts w:hint="default"/>
      </w:rPr>
    </w:lvl>
    <w:lvl w:ilvl="3" w:tplc="A710892E">
      <w:numFmt w:val="bullet"/>
      <w:lvlText w:val="•"/>
      <w:lvlJc w:val="left"/>
      <w:pPr>
        <w:ind w:left="4690" w:hanging="360"/>
      </w:pPr>
      <w:rPr>
        <w:rFonts w:hint="default"/>
      </w:rPr>
    </w:lvl>
    <w:lvl w:ilvl="4" w:tplc="3DC29692">
      <w:numFmt w:val="bullet"/>
      <w:lvlText w:val="•"/>
      <w:lvlJc w:val="left"/>
      <w:pPr>
        <w:ind w:left="5460" w:hanging="360"/>
      </w:pPr>
      <w:rPr>
        <w:rFonts w:hint="default"/>
      </w:rPr>
    </w:lvl>
    <w:lvl w:ilvl="5" w:tplc="C9D6BD32">
      <w:numFmt w:val="bullet"/>
      <w:lvlText w:val="•"/>
      <w:lvlJc w:val="left"/>
      <w:pPr>
        <w:ind w:left="6230" w:hanging="360"/>
      </w:pPr>
      <w:rPr>
        <w:rFonts w:hint="default"/>
      </w:rPr>
    </w:lvl>
    <w:lvl w:ilvl="6" w:tplc="A9C098BE">
      <w:numFmt w:val="bullet"/>
      <w:lvlText w:val="•"/>
      <w:lvlJc w:val="left"/>
      <w:pPr>
        <w:ind w:left="7000" w:hanging="360"/>
      </w:pPr>
      <w:rPr>
        <w:rFonts w:hint="default"/>
      </w:rPr>
    </w:lvl>
    <w:lvl w:ilvl="7" w:tplc="4F90ACD2">
      <w:numFmt w:val="bullet"/>
      <w:lvlText w:val="•"/>
      <w:lvlJc w:val="left"/>
      <w:pPr>
        <w:ind w:left="7770" w:hanging="360"/>
      </w:pPr>
      <w:rPr>
        <w:rFonts w:hint="default"/>
      </w:rPr>
    </w:lvl>
    <w:lvl w:ilvl="8" w:tplc="5F664B7A">
      <w:numFmt w:val="bullet"/>
      <w:lvlText w:val="•"/>
      <w:lvlJc w:val="left"/>
      <w:pPr>
        <w:ind w:left="8540" w:hanging="360"/>
      </w:pPr>
      <w:rPr>
        <w:rFonts w:hint="default"/>
      </w:rPr>
    </w:lvl>
  </w:abstractNum>
  <w:abstractNum w:abstractNumId="165" w15:restartNumberingAfterBreak="0">
    <w:nsid w:val="6F9F6EC3"/>
    <w:multiLevelType w:val="hybridMultilevel"/>
    <w:tmpl w:val="1DE65B54"/>
    <w:lvl w:ilvl="0" w:tplc="FB9ACB3A">
      <w:start w:val="1"/>
      <w:numFmt w:val="decimal"/>
      <w:lvlText w:val="%1."/>
      <w:lvlJc w:val="left"/>
      <w:pPr>
        <w:ind w:left="2620" w:hanging="360"/>
        <w:jc w:val="right"/>
      </w:pPr>
      <w:rPr>
        <w:rFonts w:ascii="Arial" w:eastAsia="Arial" w:hAnsi="Arial" w:cs="Arial" w:hint="default"/>
        <w:b/>
        <w:bCs/>
        <w:spacing w:val="-10"/>
        <w:w w:val="99"/>
        <w:sz w:val="18"/>
        <w:szCs w:val="18"/>
      </w:rPr>
    </w:lvl>
    <w:lvl w:ilvl="1" w:tplc="FF7CE998">
      <w:numFmt w:val="bullet"/>
      <w:lvlText w:val="■"/>
      <w:lvlJc w:val="left"/>
      <w:pPr>
        <w:ind w:left="2980" w:hanging="360"/>
      </w:pPr>
      <w:rPr>
        <w:rFonts w:ascii="MS UI Gothic" w:eastAsia="MS UI Gothic" w:hAnsi="MS UI Gothic" w:cs="MS UI Gothic" w:hint="default"/>
        <w:w w:val="75"/>
        <w:sz w:val="10"/>
        <w:szCs w:val="10"/>
      </w:rPr>
    </w:lvl>
    <w:lvl w:ilvl="2" w:tplc="15F6D5CA">
      <w:numFmt w:val="bullet"/>
      <w:lvlText w:val="•"/>
      <w:lvlJc w:val="left"/>
      <w:pPr>
        <w:ind w:left="3768" w:hanging="360"/>
      </w:pPr>
      <w:rPr>
        <w:rFonts w:hint="default"/>
      </w:rPr>
    </w:lvl>
    <w:lvl w:ilvl="3" w:tplc="5D6EBBA8">
      <w:numFmt w:val="bullet"/>
      <w:lvlText w:val="•"/>
      <w:lvlJc w:val="left"/>
      <w:pPr>
        <w:ind w:left="4557" w:hanging="360"/>
      </w:pPr>
      <w:rPr>
        <w:rFonts w:hint="default"/>
      </w:rPr>
    </w:lvl>
    <w:lvl w:ilvl="4" w:tplc="D70C715A">
      <w:numFmt w:val="bullet"/>
      <w:lvlText w:val="•"/>
      <w:lvlJc w:val="left"/>
      <w:pPr>
        <w:ind w:left="5346" w:hanging="360"/>
      </w:pPr>
      <w:rPr>
        <w:rFonts w:hint="default"/>
      </w:rPr>
    </w:lvl>
    <w:lvl w:ilvl="5" w:tplc="0BECD8DE">
      <w:numFmt w:val="bullet"/>
      <w:lvlText w:val="•"/>
      <w:lvlJc w:val="left"/>
      <w:pPr>
        <w:ind w:left="6135" w:hanging="360"/>
      </w:pPr>
      <w:rPr>
        <w:rFonts w:hint="default"/>
      </w:rPr>
    </w:lvl>
    <w:lvl w:ilvl="6" w:tplc="4DF88848">
      <w:numFmt w:val="bullet"/>
      <w:lvlText w:val="•"/>
      <w:lvlJc w:val="left"/>
      <w:pPr>
        <w:ind w:left="6924" w:hanging="360"/>
      </w:pPr>
      <w:rPr>
        <w:rFonts w:hint="default"/>
      </w:rPr>
    </w:lvl>
    <w:lvl w:ilvl="7" w:tplc="A8205E4A">
      <w:numFmt w:val="bullet"/>
      <w:lvlText w:val="•"/>
      <w:lvlJc w:val="left"/>
      <w:pPr>
        <w:ind w:left="7713" w:hanging="360"/>
      </w:pPr>
      <w:rPr>
        <w:rFonts w:hint="default"/>
      </w:rPr>
    </w:lvl>
    <w:lvl w:ilvl="8" w:tplc="B22E2614">
      <w:numFmt w:val="bullet"/>
      <w:lvlText w:val="•"/>
      <w:lvlJc w:val="left"/>
      <w:pPr>
        <w:ind w:left="8502" w:hanging="360"/>
      </w:pPr>
      <w:rPr>
        <w:rFonts w:hint="default"/>
      </w:rPr>
    </w:lvl>
  </w:abstractNum>
  <w:abstractNum w:abstractNumId="166" w15:restartNumberingAfterBreak="0">
    <w:nsid w:val="70677D6D"/>
    <w:multiLevelType w:val="hybridMultilevel"/>
    <w:tmpl w:val="0EA667A8"/>
    <w:lvl w:ilvl="0" w:tplc="2B7E0884">
      <w:start w:val="1"/>
      <w:numFmt w:val="decimal"/>
      <w:lvlText w:val="%1."/>
      <w:lvlJc w:val="left"/>
      <w:pPr>
        <w:ind w:left="2020" w:hanging="360"/>
      </w:pPr>
      <w:rPr>
        <w:rFonts w:ascii="Arial" w:eastAsia="Arial" w:hAnsi="Arial" w:cs="Arial" w:hint="default"/>
        <w:b/>
        <w:bCs/>
        <w:spacing w:val="-10"/>
        <w:w w:val="85"/>
        <w:sz w:val="18"/>
        <w:szCs w:val="18"/>
      </w:rPr>
    </w:lvl>
    <w:lvl w:ilvl="1" w:tplc="F9C82B64">
      <w:numFmt w:val="bullet"/>
      <w:lvlText w:val="■"/>
      <w:lvlJc w:val="left"/>
      <w:pPr>
        <w:ind w:left="2620" w:hanging="360"/>
      </w:pPr>
      <w:rPr>
        <w:rFonts w:ascii="MS UI Gothic" w:eastAsia="MS UI Gothic" w:hAnsi="MS UI Gothic" w:cs="MS UI Gothic" w:hint="default"/>
        <w:w w:val="75"/>
        <w:sz w:val="10"/>
        <w:szCs w:val="10"/>
      </w:rPr>
    </w:lvl>
    <w:lvl w:ilvl="2" w:tplc="E854687C">
      <w:numFmt w:val="bullet"/>
      <w:lvlText w:val="•"/>
      <w:lvlJc w:val="left"/>
      <w:pPr>
        <w:ind w:left="3448" w:hanging="360"/>
      </w:pPr>
      <w:rPr>
        <w:rFonts w:hint="default"/>
      </w:rPr>
    </w:lvl>
    <w:lvl w:ilvl="3" w:tplc="F97836AE">
      <w:numFmt w:val="bullet"/>
      <w:lvlText w:val="•"/>
      <w:lvlJc w:val="left"/>
      <w:pPr>
        <w:ind w:left="4277" w:hanging="360"/>
      </w:pPr>
      <w:rPr>
        <w:rFonts w:hint="default"/>
      </w:rPr>
    </w:lvl>
    <w:lvl w:ilvl="4" w:tplc="350A1522">
      <w:numFmt w:val="bullet"/>
      <w:lvlText w:val="•"/>
      <w:lvlJc w:val="left"/>
      <w:pPr>
        <w:ind w:left="5106" w:hanging="360"/>
      </w:pPr>
      <w:rPr>
        <w:rFonts w:hint="default"/>
      </w:rPr>
    </w:lvl>
    <w:lvl w:ilvl="5" w:tplc="15EED026">
      <w:numFmt w:val="bullet"/>
      <w:lvlText w:val="•"/>
      <w:lvlJc w:val="left"/>
      <w:pPr>
        <w:ind w:left="5935" w:hanging="360"/>
      </w:pPr>
      <w:rPr>
        <w:rFonts w:hint="default"/>
      </w:rPr>
    </w:lvl>
    <w:lvl w:ilvl="6" w:tplc="F0323098">
      <w:numFmt w:val="bullet"/>
      <w:lvlText w:val="•"/>
      <w:lvlJc w:val="left"/>
      <w:pPr>
        <w:ind w:left="6764" w:hanging="360"/>
      </w:pPr>
      <w:rPr>
        <w:rFonts w:hint="default"/>
      </w:rPr>
    </w:lvl>
    <w:lvl w:ilvl="7" w:tplc="A68A7D2E">
      <w:numFmt w:val="bullet"/>
      <w:lvlText w:val="•"/>
      <w:lvlJc w:val="left"/>
      <w:pPr>
        <w:ind w:left="7593" w:hanging="360"/>
      </w:pPr>
      <w:rPr>
        <w:rFonts w:hint="default"/>
      </w:rPr>
    </w:lvl>
    <w:lvl w:ilvl="8" w:tplc="E2B8399E">
      <w:numFmt w:val="bullet"/>
      <w:lvlText w:val="•"/>
      <w:lvlJc w:val="left"/>
      <w:pPr>
        <w:ind w:left="8422" w:hanging="360"/>
      </w:pPr>
      <w:rPr>
        <w:rFonts w:hint="default"/>
      </w:rPr>
    </w:lvl>
  </w:abstractNum>
  <w:abstractNum w:abstractNumId="167" w15:restartNumberingAfterBreak="0">
    <w:nsid w:val="7082796A"/>
    <w:multiLevelType w:val="hybridMultilevel"/>
    <w:tmpl w:val="6776A098"/>
    <w:lvl w:ilvl="0" w:tplc="5A32B0CE">
      <w:numFmt w:val="bullet"/>
      <w:lvlText w:val="–"/>
      <w:lvlJc w:val="left"/>
      <w:pPr>
        <w:ind w:left="2380" w:hanging="360"/>
      </w:pPr>
      <w:rPr>
        <w:rFonts w:ascii="Book Antiqua" w:eastAsia="Book Antiqua" w:hAnsi="Book Antiqua" w:cs="Book Antiqua" w:hint="default"/>
        <w:b/>
        <w:bCs/>
        <w:w w:val="99"/>
        <w:sz w:val="20"/>
        <w:szCs w:val="20"/>
      </w:rPr>
    </w:lvl>
    <w:lvl w:ilvl="1" w:tplc="801ADE5A">
      <w:numFmt w:val="bullet"/>
      <w:lvlText w:val="•"/>
      <w:lvlJc w:val="left"/>
      <w:pPr>
        <w:ind w:left="3150" w:hanging="360"/>
      </w:pPr>
      <w:rPr>
        <w:rFonts w:hint="default"/>
      </w:rPr>
    </w:lvl>
    <w:lvl w:ilvl="2" w:tplc="B276E41A">
      <w:numFmt w:val="bullet"/>
      <w:lvlText w:val="•"/>
      <w:lvlJc w:val="left"/>
      <w:pPr>
        <w:ind w:left="3920" w:hanging="360"/>
      </w:pPr>
      <w:rPr>
        <w:rFonts w:hint="default"/>
      </w:rPr>
    </w:lvl>
    <w:lvl w:ilvl="3" w:tplc="68609880">
      <w:numFmt w:val="bullet"/>
      <w:lvlText w:val="•"/>
      <w:lvlJc w:val="left"/>
      <w:pPr>
        <w:ind w:left="4690" w:hanging="360"/>
      </w:pPr>
      <w:rPr>
        <w:rFonts w:hint="default"/>
      </w:rPr>
    </w:lvl>
    <w:lvl w:ilvl="4" w:tplc="D5D01CF8">
      <w:numFmt w:val="bullet"/>
      <w:lvlText w:val="•"/>
      <w:lvlJc w:val="left"/>
      <w:pPr>
        <w:ind w:left="5460" w:hanging="360"/>
      </w:pPr>
      <w:rPr>
        <w:rFonts w:hint="default"/>
      </w:rPr>
    </w:lvl>
    <w:lvl w:ilvl="5" w:tplc="9ED0FAA2">
      <w:numFmt w:val="bullet"/>
      <w:lvlText w:val="•"/>
      <w:lvlJc w:val="left"/>
      <w:pPr>
        <w:ind w:left="6230" w:hanging="360"/>
      </w:pPr>
      <w:rPr>
        <w:rFonts w:hint="default"/>
      </w:rPr>
    </w:lvl>
    <w:lvl w:ilvl="6" w:tplc="A8A8E410">
      <w:numFmt w:val="bullet"/>
      <w:lvlText w:val="•"/>
      <w:lvlJc w:val="left"/>
      <w:pPr>
        <w:ind w:left="7000" w:hanging="360"/>
      </w:pPr>
      <w:rPr>
        <w:rFonts w:hint="default"/>
      </w:rPr>
    </w:lvl>
    <w:lvl w:ilvl="7" w:tplc="E41807EA">
      <w:numFmt w:val="bullet"/>
      <w:lvlText w:val="•"/>
      <w:lvlJc w:val="left"/>
      <w:pPr>
        <w:ind w:left="7770" w:hanging="360"/>
      </w:pPr>
      <w:rPr>
        <w:rFonts w:hint="default"/>
      </w:rPr>
    </w:lvl>
    <w:lvl w:ilvl="8" w:tplc="06E26C22">
      <w:numFmt w:val="bullet"/>
      <w:lvlText w:val="•"/>
      <w:lvlJc w:val="left"/>
      <w:pPr>
        <w:ind w:left="8540" w:hanging="360"/>
      </w:pPr>
      <w:rPr>
        <w:rFonts w:hint="default"/>
      </w:rPr>
    </w:lvl>
  </w:abstractNum>
  <w:abstractNum w:abstractNumId="168" w15:restartNumberingAfterBreak="0">
    <w:nsid w:val="719117C2"/>
    <w:multiLevelType w:val="hybridMultilevel"/>
    <w:tmpl w:val="60DEA408"/>
    <w:lvl w:ilvl="0" w:tplc="45983620">
      <w:numFmt w:val="bullet"/>
      <w:lvlText w:val="*"/>
      <w:lvlJc w:val="left"/>
      <w:pPr>
        <w:ind w:left="3234" w:hanging="185"/>
      </w:pPr>
      <w:rPr>
        <w:rFonts w:ascii="Courier New" w:eastAsia="Courier New" w:hAnsi="Courier New" w:cs="Courier New" w:hint="default"/>
        <w:w w:val="86"/>
        <w:sz w:val="18"/>
        <w:szCs w:val="18"/>
      </w:rPr>
    </w:lvl>
    <w:lvl w:ilvl="1" w:tplc="EC0C10EA">
      <w:numFmt w:val="bullet"/>
      <w:lvlText w:val="■"/>
      <w:lvlJc w:val="left"/>
      <w:pPr>
        <w:ind w:left="2620" w:hanging="360"/>
      </w:pPr>
      <w:rPr>
        <w:rFonts w:ascii="MS UI Gothic" w:eastAsia="MS UI Gothic" w:hAnsi="MS UI Gothic" w:cs="MS UI Gothic" w:hint="default"/>
        <w:w w:val="75"/>
        <w:sz w:val="10"/>
        <w:szCs w:val="10"/>
      </w:rPr>
    </w:lvl>
    <w:lvl w:ilvl="2" w:tplc="5164EDD6">
      <w:numFmt w:val="bullet"/>
      <w:lvlText w:val="•"/>
      <w:lvlJc w:val="left"/>
      <w:pPr>
        <w:ind w:left="4000" w:hanging="360"/>
      </w:pPr>
      <w:rPr>
        <w:rFonts w:hint="default"/>
      </w:rPr>
    </w:lvl>
    <w:lvl w:ilvl="3" w:tplc="F46EE25A">
      <w:numFmt w:val="bullet"/>
      <w:lvlText w:val="•"/>
      <w:lvlJc w:val="left"/>
      <w:pPr>
        <w:ind w:left="4760" w:hanging="360"/>
      </w:pPr>
      <w:rPr>
        <w:rFonts w:hint="default"/>
      </w:rPr>
    </w:lvl>
    <w:lvl w:ilvl="4" w:tplc="3A7AC5F6">
      <w:numFmt w:val="bullet"/>
      <w:lvlText w:val="•"/>
      <w:lvlJc w:val="left"/>
      <w:pPr>
        <w:ind w:left="5520" w:hanging="360"/>
      </w:pPr>
      <w:rPr>
        <w:rFonts w:hint="default"/>
      </w:rPr>
    </w:lvl>
    <w:lvl w:ilvl="5" w:tplc="EA508562">
      <w:numFmt w:val="bullet"/>
      <w:lvlText w:val="•"/>
      <w:lvlJc w:val="left"/>
      <w:pPr>
        <w:ind w:left="6280" w:hanging="360"/>
      </w:pPr>
      <w:rPr>
        <w:rFonts w:hint="default"/>
      </w:rPr>
    </w:lvl>
    <w:lvl w:ilvl="6" w:tplc="994A2526">
      <w:numFmt w:val="bullet"/>
      <w:lvlText w:val="•"/>
      <w:lvlJc w:val="left"/>
      <w:pPr>
        <w:ind w:left="7040" w:hanging="360"/>
      </w:pPr>
      <w:rPr>
        <w:rFonts w:hint="default"/>
      </w:rPr>
    </w:lvl>
    <w:lvl w:ilvl="7" w:tplc="6D64101C">
      <w:numFmt w:val="bullet"/>
      <w:lvlText w:val="•"/>
      <w:lvlJc w:val="left"/>
      <w:pPr>
        <w:ind w:left="7800" w:hanging="360"/>
      </w:pPr>
      <w:rPr>
        <w:rFonts w:hint="default"/>
      </w:rPr>
    </w:lvl>
    <w:lvl w:ilvl="8" w:tplc="726E654E">
      <w:numFmt w:val="bullet"/>
      <w:lvlText w:val="•"/>
      <w:lvlJc w:val="left"/>
      <w:pPr>
        <w:ind w:left="8560" w:hanging="360"/>
      </w:pPr>
      <w:rPr>
        <w:rFonts w:hint="default"/>
      </w:rPr>
    </w:lvl>
  </w:abstractNum>
  <w:abstractNum w:abstractNumId="169" w15:restartNumberingAfterBreak="0">
    <w:nsid w:val="71CA2637"/>
    <w:multiLevelType w:val="hybridMultilevel"/>
    <w:tmpl w:val="6CB6F040"/>
    <w:lvl w:ilvl="0" w:tplc="5EFC7BF2">
      <w:numFmt w:val="bullet"/>
      <w:lvlText w:val="■"/>
      <w:lvlJc w:val="left"/>
      <w:pPr>
        <w:ind w:left="794" w:hanging="360"/>
      </w:pPr>
      <w:rPr>
        <w:rFonts w:ascii="MS UI Gothic" w:eastAsia="MS UI Gothic" w:hAnsi="MS UI Gothic" w:cs="MS UI Gothic" w:hint="default"/>
        <w:w w:val="76"/>
        <w:sz w:val="9"/>
        <w:szCs w:val="9"/>
      </w:rPr>
    </w:lvl>
    <w:lvl w:ilvl="1" w:tplc="512A3EFC">
      <w:numFmt w:val="bullet"/>
      <w:lvlText w:val="•"/>
      <w:lvlJc w:val="left"/>
      <w:pPr>
        <w:ind w:left="1400" w:hanging="360"/>
      </w:pPr>
      <w:rPr>
        <w:rFonts w:hint="default"/>
      </w:rPr>
    </w:lvl>
    <w:lvl w:ilvl="2" w:tplc="BBCE4FBA">
      <w:numFmt w:val="bullet"/>
      <w:lvlText w:val="•"/>
      <w:lvlJc w:val="left"/>
      <w:pPr>
        <w:ind w:left="2000" w:hanging="360"/>
      </w:pPr>
      <w:rPr>
        <w:rFonts w:hint="default"/>
      </w:rPr>
    </w:lvl>
    <w:lvl w:ilvl="3" w:tplc="E4F8C1C8">
      <w:numFmt w:val="bullet"/>
      <w:lvlText w:val="•"/>
      <w:lvlJc w:val="left"/>
      <w:pPr>
        <w:ind w:left="2601" w:hanging="360"/>
      </w:pPr>
      <w:rPr>
        <w:rFonts w:hint="default"/>
      </w:rPr>
    </w:lvl>
    <w:lvl w:ilvl="4" w:tplc="AB7AD6B4">
      <w:numFmt w:val="bullet"/>
      <w:lvlText w:val="•"/>
      <w:lvlJc w:val="left"/>
      <w:pPr>
        <w:ind w:left="3201" w:hanging="360"/>
      </w:pPr>
      <w:rPr>
        <w:rFonts w:hint="default"/>
      </w:rPr>
    </w:lvl>
    <w:lvl w:ilvl="5" w:tplc="5B2ACBA8">
      <w:numFmt w:val="bullet"/>
      <w:lvlText w:val="•"/>
      <w:lvlJc w:val="left"/>
      <w:pPr>
        <w:ind w:left="3802" w:hanging="360"/>
      </w:pPr>
      <w:rPr>
        <w:rFonts w:hint="default"/>
      </w:rPr>
    </w:lvl>
    <w:lvl w:ilvl="6" w:tplc="95BCCCE0">
      <w:numFmt w:val="bullet"/>
      <w:lvlText w:val="•"/>
      <w:lvlJc w:val="left"/>
      <w:pPr>
        <w:ind w:left="4402" w:hanging="360"/>
      </w:pPr>
      <w:rPr>
        <w:rFonts w:hint="default"/>
      </w:rPr>
    </w:lvl>
    <w:lvl w:ilvl="7" w:tplc="45D8C554">
      <w:numFmt w:val="bullet"/>
      <w:lvlText w:val="•"/>
      <w:lvlJc w:val="left"/>
      <w:pPr>
        <w:ind w:left="5002" w:hanging="360"/>
      </w:pPr>
      <w:rPr>
        <w:rFonts w:hint="default"/>
      </w:rPr>
    </w:lvl>
    <w:lvl w:ilvl="8" w:tplc="D1F09320">
      <w:numFmt w:val="bullet"/>
      <w:lvlText w:val="•"/>
      <w:lvlJc w:val="left"/>
      <w:pPr>
        <w:ind w:left="5603" w:hanging="360"/>
      </w:pPr>
      <w:rPr>
        <w:rFonts w:hint="default"/>
      </w:rPr>
    </w:lvl>
  </w:abstractNum>
  <w:abstractNum w:abstractNumId="170" w15:restartNumberingAfterBreak="0">
    <w:nsid w:val="725E54CE"/>
    <w:multiLevelType w:val="hybridMultilevel"/>
    <w:tmpl w:val="46B64450"/>
    <w:lvl w:ilvl="0" w:tplc="2788F170">
      <w:numFmt w:val="bullet"/>
      <w:lvlText w:val="■"/>
      <w:lvlJc w:val="left"/>
      <w:pPr>
        <w:ind w:left="2980" w:hanging="360"/>
      </w:pPr>
      <w:rPr>
        <w:rFonts w:ascii="MS UI Gothic" w:eastAsia="MS UI Gothic" w:hAnsi="MS UI Gothic" w:cs="MS UI Gothic" w:hint="default"/>
        <w:w w:val="75"/>
        <w:sz w:val="10"/>
        <w:szCs w:val="10"/>
      </w:rPr>
    </w:lvl>
    <w:lvl w:ilvl="1" w:tplc="184ED9BC">
      <w:numFmt w:val="bullet"/>
      <w:lvlText w:val="•"/>
      <w:lvlJc w:val="left"/>
      <w:pPr>
        <w:ind w:left="3690" w:hanging="360"/>
      </w:pPr>
      <w:rPr>
        <w:rFonts w:hint="default"/>
      </w:rPr>
    </w:lvl>
    <w:lvl w:ilvl="2" w:tplc="86387182">
      <w:numFmt w:val="bullet"/>
      <w:lvlText w:val="•"/>
      <w:lvlJc w:val="left"/>
      <w:pPr>
        <w:ind w:left="4400" w:hanging="360"/>
      </w:pPr>
      <w:rPr>
        <w:rFonts w:hint="default"/>
      </w:rPr>
    </w:lvl>
    <w:lvl w:ilvl="3" w:tplc="F7B43680">
      <w:numFmt w:val="bullet"/>
      <w:lvlText w:val="•"/>
      <w:lvlJc w:val="left"/>
      <w:pPr>
        <w:ind w:left="5110" w:hanging="360"/>
      </w:pPr>
      <w:rPr>
        <w:rFonts w:hint="default"/>
      </w:rPr>
    </w:lvl>
    <w:lvl w:ilvl="4" w:tplc="1B064012">
      <w:numFmt w:val="bullet"/>
      <w:lvlText w:val="•"/>
      <w:lvlJc w:val="left"/>
      <w:pPr>
        <w:ind w:left="5820" w:hanging="360"/>
      </w:pPr>
      <w:rPr>
        <w:rFonts w:hint="default"/>
      </w:rPr>
    </w:lvl>
    <w:lvl w:ilvl="5" w:tplc="74E621D6">
      <w:numFmt w:val="bullet"/>
      <w:lvlText w:val="•"/>
      <w:lvlJc w:val="left"/>
      <w:pPr>
        <w:ind w:left="6530" w:hanging="360"/>
      </w:pPr>
      <w:rPr>
        <w:rFonts w:hint="default"/>
      </w:rPr>
    </w:lvl>
    <w:lvl w:ilvl="6" w:tplc="877E8A54">
      <w:numFmt w:val="bullet"/>
      <w:lvlText w:val="•"/>
      <w:lvlJc w:val="left"/>
      <w:pPr>
        <w:ind w:left="7240" w:hanging="360"/>
      </w:pPr>
      <w:rPr>
        <w:rFonts w:hint="default"/>
      </w:rPr>
    </w:lvl>
    <w:lvl w:ilvl="7" w:tplc="40AA3D82">
      <w:numFmt w:val="bullet"/>
      <w:lvlText w:val="•"/>
      <w:lvlJc w:val="left"/>
      <w:pPr>
        <w:ind w:left="7950" w:hanging="360"/>
      </w:pPr>
      <w:rPr>
        <w:rFonts w:hint="default"/>
      </w:rPr>
    </w:lvl>
    <w:lvl w:ilvl="8" w:tplc="FDDC9EE2">
      <w:numFmt w:val="bullet"/>
      <w:lvlText w:val="•"/>
      <w:lvlJc w:val="left"/>
      <w:pPr>
        <w:ind w:left="8660" w:hanging="360"/>
      </w:pPr>
      <w:rPr>
        <w:rFonts w:hint="default"/>
      </w:rPr>
    </w:lvl>
  </w:abstractNum>
  <w:abstractNum w:abstractNumId="171" w15:restartNumberingAfterBreak="0">
    <w:nsid w:val="727E1D77"/>
    <w:multiLevelType w:val="hybridMultilevel"/>
    <w:tmpl w:val="2A740AD4"/>
    <w:lvl w:ilvl="0" w:tplc="D69A5336">
      <w:start w:val="1"/>
      <w:numFmt w:val="decimal"/>
      <w:lvlText w:val="%1."/>
      <w:lvlJc w:val="left"/>
      <w:pPr>
        <w:ind w:left="2620" w:hanging="360"/>
      </w:pPr>
      <w:rPr>
        <w:rFonts w:ascii="Arial" w:eastAsia="Arial" w:hAnsi="Arial" w:cs="Arial" w:hint="default"/>
        <w:b/>
        <w:bCs/>
        <w:spacing w:val="-10"/>
        <w:w w:val="99"/>
        <w:sz w:val="18"/>
        <w:szCs w:val="18"/>
      </w:rPr>
    </w:lvl>
    <w:lvl w:ilvl="1" w:tplc="B1F8EB40">
      <w:numFmt w:val="bullet"/>
      <w:lvlText w:val="•"/>
      <w:lvlJc w:val="left"/>
      <w:pPr>
        <w:ind w:left="3366" w:hanging="360"/>
      </w:pPr>
      <w:rPr>
        <w:rFonts w:hint="default"/>
      </w:rPr>
    </w:lvl>
    <w:lvl w:ilvl="2" w:tplc="BF268C7A">
      <w:numFmt w:val="bullet"/>
      <w:lvlText w:val="•"/>
      <w:lvlJc w:val="left"/>
      <w:pPr>
        <w:ind w:left="4112" w:hanging="360"/>
      </w:pPr>
      <w:rPr>
        <w:rFonts w:hint="default"/>
      </w:rPr>
    </w:lvl>
    <w:lvl w:ilvl="3" w:tplc="A23A31DA">
      <w:numFmt w:val="bullet"/>
      <w:lvlText w:val="•"/>
      <w:lvlJc w:val="left"/>
      <w:pPr>
        <w:ind w:left="4858" w:hanging="360"/>
      </w:pPr>
      <w:rPr>
        <w:rFonts w:hint="default"/>
      </w:rPr>
    </w:lvl>
    <w:lvl w:ilvl="4" w:tplc="EDF8F7C6">
      <w:numFmt w:val="bullet"/>
      <w:lvlText w:val="•"/>
      <w:lvlJc w:val="left"/>
      <w:pPr>
        <w:ind w:left="5604" w:hanging="360"/>
      </w:pPr>
      <w:rPr>
        <w:rFonts w:hint="default"/>
      </w:rPr>
    </w:lvl>
    <w:lvl w:ilvl="5" w:tplc="EBEEB390">
      <w:numFmt w:val="bullet"/>
      <w:lvlText w:val="•"/>
      <w:lvlJc w:val="left"/>
      <w:pPr>
        <w:ind w:left="6350" w:hanging="360"/>
      </w:pPr>
      <w:rPr>
        <w:rFonts w:hint="default"/>
      </w:rPr>
    </w:lvl>
    <w:lvl w:ilvl="6" w:tplc="18863754">
      <w:numFmt w:val="bullet"/>
      <w:lvlText w:val="•"/>
      <w:lvlJc w:val="left"/>
      <w:pPr>
        <w:ind w:left="7096" w:hanging="360"/>
      </w:pPr>
      <w:rPr>
        <w:rFonts w:hint="default"/>
      </w:rPr>
    </w:lvl>
    <w:lvl w:ilvl="7" w:tplc="217AC224">
      <w:numFmt w:val="bullet"/>
      <w:lvlText w:val="•"/>
      <w:lvlJc w:val="left"/>
      <w:pPr>
        <w:ind w:left="7842" w:hanging="360"/>
      </w:pPr>
      <w:rPr>
        <w:rFonts w:hint="default"/>
      </w:rPr>
    </w:lvl>
    <w:lvl w:ilvl="8" w:tplc="6B6464F6">
      <w:numFmt w:val="bullet"/>
      <w:lvlText w:val="•"/>
      <w:lvlJc w:val="left"/>
      <w:pPr>
        <w:ind w:left="8588" w:hanging="360"/>
      </w:pPr>
      <w:rPr>
        <w:rFonts w:hint="default"/>
      </w:rPr>
    </w:lvl>
  </w:abstractNum>
  <w:abstractNum w:abstractNumId="172" w15:restartNumberingAfterBreak="0">
    <w:nsid w:val="73FB408A"/>
    <w:multiLevelType w:val="hybridMultilevel"/>
    <w:tmpl w:val="41024626"/>
    <w:lvl w:ilvl="0" w:tplc="80C47678">
      <w:numFmt w:val="bullet"/>
      <w:lvlText w:val="■"/>
      <w:lvlJc w:val="left"/>
      <w:pPr>
        <w:ind w:left="2620" w:hanging="360"/>
      </w:pPr>
      <w:rPr>
        <w:rFonts w:ascii="MS UI Gothic" w:eastAsia="MS UI Gothic" w:hAnsi="MS UI Gothic" w:cs="MS UI Gothic" w:hint="default"/>
        <w:w w:val="75"/>
        <w:sz w:val="10"/>
        <w:szCs w:val="10"/>
      </w:rPr>
    </w:lvl>
    <w:lvl w:ilvl="1" w:tplc="788AE996">
      <w:numFmt w:val="bullet"/>
      <w:lvlText w:val="•"/>
      <w:lvlJc w:val="left"/>
      <w:pPr>
        <w:ind w:left="3366" w:hanging="360"/>
      </w:pPr>
      <w:rPr>
        <w:rFonts w:hint="default"/>
      </w:rPr>
    </w:lvl>
    <w:lvl w:ilvl="2" w:tplc="DF5AF97C">
      <w:numFmt w:val="bullet"/>
      <w:lvlText w:val="•"/>
      <w:lvlJc w:val="left"/>
      <w:pPr>
        <w:ind w:left="4112" w:hanging="360"/>
      </w:pPr>
      <w:rPr>
        <w:rFonts w:hint="default"/>
      </w:rPr>
    </w:lvl>
    <w:lvl w:ilvl="3" w:tplc="CF382376">
      <w:numFmt w:val="bullet"/>
      <w:lvlText w:val="•"/>
      <w:lvlJc w:val="left"/>
      <w:pPr>
        <w:ind w:left="4858" w:hanging="360"/>
      </w:pPr>
      <w:rPr>
        <w:rFonts w:hint="default"/>
      </w:rPr>
    </w:lvl>
    <w:lvl w:ilvl="4" w:tplc="D77C716C">
      <w:numFmt w:val="bullet"/>
      <w:lvlText w:val="•"/>
      <w:lvlJc w:val="left"/>
      <w:pPr>
        <w:ind w:left="5604" w:hanging="360"/>
      </w:pPr>
      <w:rPr>
        <w:rFonts w:hint="default"/>
      </w:rPr>
    </w:lvl>
    <w:lvl w:ilvl="5" w:tplc="D01C798C">
      <w:numFmt w:val="bullet"/>
      <w:lvlText w:val="•"/>
      <w:lvlJc w:val="left"/>
      <w:pPr>
        <w:ind w:left="6350" w:hanging="360"/>
      </w:pPr>
      <w:rPr>
        <w:rFonts w:hint="default"/>
      </w:rPr>
    </w:lvl>
    <w:lvl w:ilvl="6" w:tplc="52AE6E66">
      <w:numFmt w:val="bullet"/>
      <w:lvlText w:val="•"/>
      <w:lvlJc w:val="left"/>
      <w:pPr>
        <w:ind w:left="7096" w:hanging="360"/>
      </w:pPr>
      <w:rPr>
        <w:rFonts w:hint="default"/>
      </w:rPr>
    </w:lvl>
    <w:lvl w:ilvl="7" w:tplc="AC20E6F6">
      <w:numFmt w:val="bullet"/>
      <w:lvlText w:val="•"/>
      <w:lvlJc w:val="left"/>
      <w:pPr>
        <w:ind w:left="7842" w:hanging="360"/>
      </w:pPr>
      <w:rPr>
        <w:rFonts w:hint="default"/>
      </w:rPr>
    </w:lvl>
    <w:lvl w:ilvl="8" w:tplc="1F78ADF6">
      <w:numFmt w:val="bullet"/>
      <w:lvlText w:val="•"/>
      <w:lvlJc w:val="left"/>
      <w:pPr>
        <w:ind w:left="8588" w:hanging="360"/>
      </w:pPr>
      <w:rPr>
        <w:rFonts w:hint="default"/>
      </w:rPr>
    </w:lvl>
  </w:abstractNum>
  <w:abstractNum w:abstractNumId="173" w15:restartNumberingAfterBreak="0">
    <w:nsid w:val="74430FD7"/>
    <w:multiLevelType w:val="hybridMultilevel"/>
    <w:tmpl w:val="9B4052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4" w15:restartNumberingAfterBreak="0">
    <w:nsid w:val="74CF6983"/>
    <w:multiLevelType w:val="hybridMultilevel"/>
    <w:tmpl w:val="144C2C10"/>
    <w:lvl w:ilvl="0" w:tplc="AD4EF8F0">
      <w:start w:val="1"/>
      <w:numFmt w:val="decimal"/>
      <w:lvlText w:val="%1."/>
      <w:lvlJc w:val="left"/>
      <w:pPr>
        <w:ind w:left="2020" w:hanging="360"/>
        <w:jc w:val="right"/>
      </w:pPr>
      <w:rPr>
        <w:rFonts w:ascii="Arial" w:eastAsia="Arial" w:hAnsi="Arial" w:cs="Arial" w:hint="default"/>
        <w:b/>
        <w:bCs/>
        <w:spacing w:val="-78"/>
        <w:w w:val="85"/>
        <w:sz w:val="18"/>
        <w:szCs w:val="18"/>
      </w:rPr>
    </w:lvl>
    <w:lvl w:ilvl="1" w:tplc="A890400C">
      <w:numFmt w:val="bullet"/>
      <w:lvlText w:val="•"/>
      <w:lvlJc w:val="left"/>
      <w:pPr>
        <w:ind w:left="2826" w:hanging="360"/>
      </w:pPr>
      <w:rPr>
        <w:rFonts w:hint="default"/>
      </w:rPr>
    </w:lvl>
    <w:lvl w:ilvl="2" w:tplc="6304125E">
      <w:numFmt w:val="bullet"/>
      <w:lvlText w:val="•"/>
      <w:lvlJc w:val="left"/>
      <w:pPr>
        <w:ind w:left="3632" w:hanging="360"/>
      </w:pPr>
      <w:rPr>
        <w:rFonts w:hint="default"/>
      </w:rPr>
    </w:lvl>
    <w:lvl w:ilvl="3" w:tplc="EE04CD4E">
      <w:numFmt w:val="bullet"/>
      <w:lvlText w:val="•"/>
      <w:lvlJc w:val="left"/>
      <w:pPr>
        <w:ind w:left="4438" w:hanging="360"/>
      </w:pPr>
      <w:rPr>
        <w:rFonts w:hint="default"/>
      </w:rPr>
    </w:lvl>
    <w:lvl w:ilvl="4" w:tplc="CF269DBE">
      <w:numFmt w:val="bullet"/>
      <w:lvlText w:val="•"/>
      <w:lvlJc w:val="left"/>
      <w:pPr>
        <w:ind w:left="5244" w:hanging="360"/>
      </w:pPr>
      <w:rPr>
        <w:rFonts w:hint="default"/>
      </w:rPr>
    </w:lvl>
    <w:lvl w:ilvl="5" w:tplc="EAF20A04">
      <w:numFmt w:val="bullet"/>
      <w:lvlText w:val="•"/>
      <w:lvlJc w:val="left"/>
      <w:pPr>
        <w:ind w:left="6050" w:hanging="360"/>
      </w:pPr>
      <w:rPr>
        <w:rFonts w:hint="default"/>
      </w:rPr>
    </w:lvl>
    <w:lvl w:ilvl="6" w:tplc="9D32222A">
      <w:numFmt w:val="bullet"/>
      <w:lvlText w:val="•"/>
      <w:lvlJc w:val="left"/>
      <w:pPr>
        <w:ind w:left="6856" w:hanging="360"/>
      </w:pPr>
      <w:rPr>
        <w:rFonts w:hint="default"/>
      </w:rPr>
    </w:lvl>
    <w:lvl w:ilvl="7" w:tplc="FC96C3AC">
      <w:numFmt w:val="bullet"/>
      <w:lvlText w:val="•"/>
      <w:lvlJc w:val="left"/>
      <w:pPr>
        <w:ind w:left="7662" w:hanging="360"/>
      </w:pPr>
      <w:rPr>
        <w:rFonts w:hint="default"/>
      </w:rPr>
    </w:lvl>
    <w:lvl w:ilvl="8" w:tplc="2D0A5CB6">
      <w:numFmt w:val="bullet"/>
      <w:lvlText w:val="•"/>
      <w:lvlJc w:val="left"/>
      <w:pPr>
        <w:ind w:left="8468" w:hanging="360"/>
      </w:pPr>
      <w:rPr>
        <w:rFonts w:hint="default"/>
      </w:rPr>
    </w:lvl>
  </w:abstractNum>
  <w:abstractNum w:abstractNumId="175" w15:restartNumberingAfterBreak="0">
    <w:nsid w:val="75DD6F18"/>
    <w:multiLevelType w:val="hybridMultilevel"/>
    <w:tmpl w:val="715C6898"/>
    <w:lvl w:ilvl="0" w:tplc="EBA82D32">
      <w:numFmt w:val="bullet"/>
      <w:lvlText w:val="■"/>
      <w:lvlJc w:val="left"/>
      <w:pPr>
        <w:ind w:left="2980" w:hanging="360"/>
      </w:pPr>
      <w:rPr>
        <w:rFonts w:ascii="MS UI Gothic" w:eastAsia="MS UI Gothic" w:hAnsi="MS UI Gothic" w:cs="MS UI Gothic" w:hint="default"/>
        <w:w w:val="75"/>
        <w:sz w:val="10"/>
        <w:szCs w:val="10"/>
      </w:rPr>
    </w:lvl>
    <w:lvl w:ilvl="1" w:tplc="500ADE5E">
      <w:numFmt w:val="bullet"/>
      <w:lvlText w:val="•"/>
      <w:lvlJc w:val="left"/>
      <w:pPr>
        <w:ind w:left="3690" w:hanging="360"/>
      </w:pPr>
      <w:rPr>
        <w:rFonts w:hint="default"/>
      </w:rPr>
    </w:lvl>
    <w:lvl w:ilvl="2" w:tplc="76B6A2B2">
      <w:numFmt w:val="bullet"/>
      <w:lvlText w:val="•"/>
      <w:lvlJc w:val="left"/>
      <w:pPr>
        <w:ind w:left="4400" w:hanging="360"/>
      </w:pPr>
      <w:rPr>
        <w:rFonts w:hint="default"/>
      </w:rPr>
    </w:lvl>
    <w:lvl w:ilvl="3" w:tplc="1B4A3CD0">
      <w:numFmt w:val="bullet"/>
      <w:lvlText w:val="•"/>
      <w:lvlJc w:val="left"/>
      <w:pPr>
        <w:ind w:left="5110" w:hanging="360"/>
      </w:pPr>
      <w:rPr>
        <w:rFonts w:hint="default"/>
      </w:rPr>
    </w:lvl>
    <w:lvl w:ilvl="4" w:tplc="61FC611C">
      <w:numFmt w:val="bullet"/>
      <w:lvlText w:val="•"/>
      <w:lvlJc w:val="left"/>
      <w:pPr>
        <w:ind w:left="5820" w:hanging="360"/>
      </w:pPr>
      <w:rPr>
        <w:rFonts w:hint="default"/>
      </w:rPr>
    </w:lvl>
    <w:lvl w:ilvl="5" w:tplc="F5347760">
      <w:numFmt w:val="bullet"/>
      <w:lvlText w:val="•"/>
      <w:lvlJc w:val="left"/>
      <w:pPr>
        <w:ind w:left="6530" w:hanging="360"/>
      </w:pPr>
      <w:rPr>
        <w:rFonts w:hint="default"/>
      </w:rPr>
    </w:lvl>
    <w:lvl w:ilvl="6" w:tplc="4262F6B4">
      <w:numFmt w:val="bullet"/>
      <w:lvlText w:val="•"/>
      <w:lvlJc w:val="left"/>
      <w:pPr>
        <w:ind w:left="7240" w:hanging="360"/>
      </w:pPr>
      <w:rPr>
        <w:rFonts w:hint="default"/>
      </w:rPr>
    </w:lvl>
    <w:lvl w:ilvl="7" w:tplc="E04ED01C">
      <w:numFmt w:val="bullet"/>
      <w:lvlText w:val="•"/>
      <w:lvlJc w:val="left"/>
      <w:pPr>
        <w:ind w:left="7950" w:hanging="360"/>
      </w:pPr>
      <w:rPr>
        <w:rFonts w:hint="default"/>
      </w:rPr>
    </w:lvl>
    <w:lvl w:ilvl="8" w:tplc="68B8BE86">
      <w:numFmt w:val="bullet"/>
      <w:lvlText w:val="•"/>
      <w:lvlJc w:val="left"/>
      <w:pPr>
        <w:ind w:left="8660" w:hanging="360"/>
      </w:pPr>
      <w:rPr>
        <w:rFonts w:hint="default"/>
      </w:rPr>
    </w:lvl>
  </w:abstractNum>
  <w:abstractNum w:abstractNumId="176" w15:restartNumberingAfterBreak="0">
    <w:nsid w:val="764E6CE6"/>
    <w:multiLevelType w:val="hybridMultilevel"/>
    <w:tmpl w:val="0FE40648"/>
    <w:lvl w:ilvl="0" w:tplc="35902AC4">
      <w:start w:val="1"/>
      <w:numFmt w:val="decimal"/>
      <w:lvlText w:val="%1."/>
      <w:lvlJc w:val="left"/>
      <w:pPr>
        <w:ind w:left="2620" w:hanging="360"/>
        <w:jc w:val="right"/>
      </w:pPr>
      <w:rPr>
        <w:rFonts w:ascii="Arial" w:eastAsia="Arial" w:hAnsi="Arial" w:cs="Arial" w:hint="default"/>
        <w:b/>
        <w:bCs/>
        <w:spacing w:val="-10"/>
        <w:w w:val="99"/>
        <w:sz w:val="18"/>
        <w:szCs w:val="18"/>
      </w:rPr>
    </w:lvl>
    <w:lvl w:ilvl="1" w:tplc="0F129766">
      <w:numFmt w:val="bullet"/>
      <w:lvlText w:val="■"/>
      <w:lvlJc w:val="left"/>
      <w:pPr>
        <w:ind w:left="2739" w:hanging="360"/>
      </w:pPr>
      <w:rPr>
        <w:rFonts w:ascii="MS UI Gothic" w:eastAsia="MS UI Gothic" w:hAnsi="MS UI Gothic" w:cs="MS UI Gothic" w:hint="default"/>
        <w:w w:val="75"/>
        <w:sz w:val="10"/>
        <w:szCs w:val="10"/>
      </w:rPr>
    </w:lvl>
    <w:lvl w:ilvl="2" w:tplc="AF9C8416">
      <w:numFmt w:val="bullet"/>
      <w:lvlText w:val="•"/>
      <w:lvlJc w:val="left"/>
      <w:pPr>
        <w:ind w:left="2740" w:hanging="360"/>
      </w:pPr>
      <w:rPr>
        <w:rFonts w:hint="default"/>
      </w:rPr>
    </w:lvl>
    <w:lvl w:ilvl="3" w:tplc="E110AB6E">
      <w:numFmt w:val="bullet"/>
      <w:lvlText w:val="•"/>
      <w:lvlJc w:val="left"/>
      <w:pPr>
        <w:ind w:left="3657" w:hanging="360"/>
      </w:pPr>
      <w:rPr>
        <w:rFonts w:hint="default"/>
      </w:rPr>
    </w:lvl>
    <w:lvl w:ilvl="4" w:tplc="1850F870">
      <w:numFmt w:val="bullet"/>
      <w:lvlText w:val="•"/>
      <w:lvlJc w:val="left"/>
      <w:pPr>
        <w:ind w:left="4575" w:hanging="360"/>
      </w:pPr>
      <w:rPr>
        <w:rFonts w:hint="default"/>
      </w:rPr>
    </w:lvl>
    <w:lvl w:ilvl="5" w:tplc="75AEFB30">
      <w:numFmt w:val="bullet"/>
      <w:lvlText w:val="•"/>
      <w:lvlJc w:val="left"/>
      <w:pPr>
        <w:ind w:left="5492" w:hanging="360"/>
      </w:pPr>
      <w:rPr>
        <w:rFonts w:hint="default"/>
      </w:rPr>
    </w:lvl>
    <w:lvl w:ilvl="6" w:tplc="FC24AD78">
      <w:numFmt w:val="bullet"/>
      <w:lvlText w:val="•"/>
      <w:lvlJc w:val="left"/>
      <w:pPr>
        <w:ind w:left="6410" w:hanging="360"/>
      </w:pPr>
      <w:rPr>
        <w:rFonts w:hint="default"/>
      </w:rPr>
    </w:lvl>
    <w:lvl w:ilvl="7" w:tplc="4F921182">
      <w:numFmt w:val="bullet"/>
      <w:lvlText w:val="•"/>
      <w:lvlJc w:val="left"/>
      <w:pPr>
        <w:ind w:left="7327" w:hanging="360"/>
      </w:pPr>
      <w:rPr>
        <w:rFonts w:hint="default"/>
      </w:rPr>
    </w:lvl>
    <w:lvl w:ilvl="8" w:tplc="E88022E0">
      <w:numFmt w:val="bullet"/>
      <w:lvlText w:val="•"/>
      <w:lvlJc w:val="left"/>
      <w:pPr>
        <w:ind w:left="8245" w:hanging="360"/>
      </w:pPr>
      <w:rPr>
        <w:rFonts w:hint="default"/>
      </w:rPr>
    </w:lvl>
  </w:abstractNum>
  <w:abstractNum w:abstractNumId="177" w15:restartNumberingAfterBreak="0">
    <w:nsid w:val="788563ED"/>
    <w:multiLevelType w:val="hybridMultilevel"/>
    <w:tmpl w:val="B456FF3E"/>
    <w:lvl w:ilvl="0" w:tplc="91A61AC2">
      <w:start w:val="1"/>
      <w:numFmt w:val="decimal"/>
      <w:lvlText w:val="%1."/>
      <w:lvlJc w:val="left"/>
      <w:pPr>
        <w:ind w:left="2620" w:hanging="360"/>
        <w:jc w:val="right"/>
      </w:pPr>
      <w:rPr>
        <w:rFonts w:ascii="Arial" w:eastAsia="Arial" w:hAnsi="Arial" w:cs="Arial" w:hint="default"/>
        <w:b/>
        <w:bCs/>
        <w:spacing w:val="-10"/>
        <w:w w:val="85"/>
        <w:sz w:val="18"/>
        <w:szCs w:val="18"/>
      </w:rPr>
    </w:lvl>
    <w:lvl w:ilvl="1" w:tplc="F0BC1BCA">
      <w:numFmt w:val="bullet"/>
      <w:lvlText w:val="•"/>
      <w:lvlJc w:val="left"/>
      <w:pPr>
        <w:ind w:left="3366" w:hanging="360"/>
      </w:pPr>
      <w:rPr>
        <w:rFonts w:hint="default"/>
      </w:rPr>
    </w:lvl>
    <w:lvl w:ilvl="2" w:tplc="6150CFBE">
      <w:numFmt w:val="bullet"/>
      <w:lvlText w:val="•"/>
      <w:lvlJc w:val="left"/>
      <w:pPr>
        <w:ind w:left="4112" w:hanging="360"/>
      </w:pPr>
      <w:rPr>
        <w:rFonts w:hint="default"/>
      </w:rPr>
    </w:lvl>
    <w:lvl w:ilvl="3" w:tplc="36DAA60C">
      <w:numFmt w:val="bullet"/>
      <w:lvlText w:val="•"/>
      <w:lvlJc w:val="left"/>
      <w:pPr>
        <w:ind w:left="4858" w:hanging="360"/>
      </w:pPr>
      <w:rPr>
        <w:rFonts w:hint="default"/>
      </w:rPr>
    </w:lvl>
    <w:lvl w:ilvl="4" w:tplc="A2B0CC32">
      <w:numFmt w:val="bullet"/>
      <w:lvlText w:val="•"/>
      <w:lvlJc w:val="left"/>
      <w:pPr>
        <w:ind w:left="5604" w:hanging="360"/>
      </w:pPr>
      <w:rPr>
        <w:rFonts w:hint="default"/>
      </w:rPr>
    </w:lvl>
    <w:lvl w:ilvl="5" w:tplc="184EB3A6">
      <w:numFmt w:val="bullet"/>
      <w:lvlText w:val="•"/>
      <w:lvlJc w:val="left"/>
      <w:pPr>
        <w:ind w:left="6350" w:hanging="360"/>
      </w:pPr>
      <w:rPr>
        <w:rFonts w:hint="default"/>
      </w:rPr>
    </w:lvl>
    <w:lvl w:ilvl="6" w:tplc="68CE13BE">
      <w:numFmt w:val="bullet"/>
      <w:lvlText w:val="•"/>
      <w:lvlJc w:val="left"/>
      <w:pPr>
        <w:ind w:left="7096" w:hanging="360"/>
      </w:pPr>
      <w:rPr>
        <w:rFonts w:hint="default"/>
      </w:rPr>
    </w:lvl>
    <w:lvl w:ilvl="7" w:tplc="D36EA5E6">
      <w:numFmt w:val="bullet"/>
      <w:lvlText w:val="•"/>
      <w:lvlJc w:val="left"/>
      <w:pPr>
        <w:ind w:left="7842" w:hanging="360"/>
      </w:pPr>
      <w:rPr>
        <w:rFonts w:hint="default"/>
      </w:rPr>
    </w:lvl>
    <w:lvl w:ilvl="8" w:tplc="D81EA278">
      <w:numFmt w:val="bullet"/>
      <w:lvlText w:val="•"/>
      <w:lvlJc w:val="left"/>
      <w:pPr>
        <w:ind w:left="8588" w:hanging="360"/>
      </w:pPr>
      <w:rPr>
        <w:rFonts w:hint="default"/>
      </w:rPr>
    </w:lvl>
  </w:abstractNum>
  <w:abstractNum w:abstractNumId="178" w15:restartNumberingAfterBreak="0">
    <w:nsid w:val="79DF438E"/>
    <w:multiLevelType w:val="hybridMultilevel"/>
    <w:tmpl w:val="ADAACE30"/>
    <w:lvl w:ilvl="0" w:tplc="ADDE8BA2">
      <w:numFmt w:val="bullet"/>
      <w:lvlText w:val="■"/>
      <w:lvlJc w:val="left"/>
      <w:pPr>
        <w:ind w:left="688" w:hanging="360"/>
      </w:pPr>
      <w:rPr>
        <w:rFonts w:ascii="MS UI Gothic" w:eastAsia="MS UI Gothic" w:hAnsi="MS UI Gothic" w:cs="MS UI Gothic" w:hint="default"/>
        <w:w w:val="76"/>
        <w:sz w:val="9"/>
        <w:szCs w:val="9"/>
      </w:rPr>
    </w:lvl>
    <w:lvl w:ilvl="1" w:tplc="5B76574C">
      <w:numFmt w:val="bullet"/>
      <w:lvlText w:val="•"/>
      <w:lvlJc w:val="left"/>
      <w:pPr>
        <w:ind w:left="1385" w:hanging="360"/>
      </w:pPr>
      <w:rPr>
        <w:rFonts w:hint="default"/>
      </w:rPr>
    </w:lvl>
    <w:lvl w:ilvl="2" w:tplc="87FEA2AE">
      <w:numFmt w:val="bullet"/>
      <w:lvlText w:val="•"/>
      <w:lvlJc w:val="left"/>
      <w:pPr>
        <w:ind w:left="2091" w:hanging="360"/>
      </w:pPr>
      <w:rPr>
        <w:rFonts w:hint="default"/>
      </w:rPr>
    </w:lvl>
    <w:lvl w:ilvl="3" w:tplc="90883BB6">
      <w:numFmt w:val="bullet"/>
      <w:lvlText w:val="•"/>
      <w:lvlJc w:val="left"/>
      <w:pPr>
        <w:ind w:left="2797" w:hanging="360"/>
      </w:pPr>
      <w:rPr>
        <w:rFonts w:hint="default"/>
      </w:rPr>
    </w:lvl>
    <w:lvl w:ilvl="4" w:tplc="28E8AE4E">
      <w:numFmt w:val="bullet"/>
      <w:lvlText w:val="•"/>
      <w:lvlJc w:val="left"/>
      <w:pPr>
        <w:ind w:left="3503" w:hanging="360"/>
      </w:pPr>
      <w:rPr>
        <w:rFonts w:hint="default"/>
      </w:rPr>
    </w:lvl>
    <w:lvl w:ilvl="5" w:tplc="890AEDBC">
      <w:numFmt w:val="bullet"/>
      <w:lvlText w:val="•"/>
      <w:lvlJc w:val="left"/>
      <w:pPr>
        <w:ind w:left="4209" w:hanging="360"/>
      </w:pPr>
      <w:rPr>
        <w:rFonts w:hint="default"/>
      </w:rPr>
    </w:lvl>
    <w:lvl w:ilvl="6" w:tplc="C56C3D08">
      <w:numFmt w:val="bullet"/>
      <w:lvlText w:val="•"/>
      <w:lvlJc w:val="left"/>
      <w:pPr>
        <w:ind w:left="4914" w:hanging="360"/>
      </w:pPr>
      <w:rPr>
        <w:rFonts w:hint="default"/>
      </w:rPr>
    </w:lvl>
    <w:lvl w:ilvl="7" w:tplc="DC321FCA">
      <w:numFmt w:val="bullet"/>
      <w:lvlText w:val="•"/>
      <w:lvlJc w:val="left"/>
      <w:pPr>
        <w:ind w:left="5620" w:hanging="360"/>
      </w:pPr>
      <w:rPr>
        <w:rFonts w:hint="default"/>
      </w:rPr>
    </w:lvl>
    <w:lvl w:ilvl="8" w:tplc="EA067B44">
      <w:numFmt w:val="bullet"/>
      <w:lvlText w:val="•"/>
      <w:lvlJc w:val="left"/>
      <w:pPr>
        <w:ind w:left="6326" w:hanging="360"/>
      </w:pPr>
      <w:rPr>
        <w:rFonts w:hint="default"/>
      </w:rPr>
    </w:lvl>
  </w:abstractNum>
  <w:abstractNum w:abstractNumId="179" w15:restartNumberingAfterBreak="0">
    <w:nsid w:val="7A6C5419"/>
    <w:multiLevelType w:val="hybridMultilevel"/>
    <w:tmpl w:val="F71CAF3C"/>
    <w:lvl w:ilvl="0" w:tplc="282463FC">
      <w:numFmt w:val="bullet"/>
      <w:lvlText w:val="■"/>
      <w:lvlJc w:val="left"/>
      <w:pPr>
        <w:ind w:left="2620" w:hanging="360"/>
      </w:pPr>
      <w:rPr>
        <w:rFonts w:ascii="MS UI Gothic" w:eastAsia="MS UI Gothic" w:hAnsi="MS UI Gothic" w:cs="MS UI Gothic" w:hint="default"/>
        <w:w w:val="75"/>
        <w:sz w:val="10"/>
        <w:szCs w:val="10"/>
      </w:rPr>
    </w:lvl>
    <w:lvl w:ilvl="1" w:tplc="4C0A7BFC">
      <w:numFmt w:val="bullet"/>
      <w:lvlText w:val="•"/>
      <w:lvlJc w:val="left"/>
      <w:pPr>
        <w:ind w:left="3366" w:hanging="360"/>
      </w:pPr>
      <w:rPr>
        <w:rFonts w:hint="default"/>
      </w:rPr>
    </w:lvl>
    <w:lvl w:ilvl="2" w:tplc="062E583E">
      <w:numFmt w:val="bullet"/>
      <w:lvlText w:val="•"/>
      <w:lvlJc w:val="left"/>
      <w:pPr>
        <w:ind w:left="4112" w:hanging="360"/>
      </w:pPr>
      <w:rPr>
        <w:rFonts w:hint="default"/>
      </w:rPr>
    </w:lvl>
    <w:lvl w:ilvl="3" w:tplc="AA785592">
      <w:numFmt w:val="bullet"/>
      <w:lvlText w:val="•"/>
      <w:lvlJc w:val="left"/>
      <w:pPr>
        <w:ind w:left="4858" w:hanging="360"/>
      </w:pPr>
      <w:rPr>
        <w:rFonts w:hint="default"/>
      </w:rPr>
    </w:lvl>
    <w:lvl w:ilvl="4" w:tplc="16E490EE">
      <w:numFmt w:val="bullet"/>
      <w:lvlText w:val="•"/>
      <w:lvlJc w:val="left"/>
      <w:pPr>
        <w:ind w:left="5604" w:hanging="360"/>
      </w:pPr>
      <w:rPr>
        <w:rFonts w:hint="default"/>
      </w:rPr>
    </w:lvl>
    <w:lvl w:ilvl="5" w:tplc="5E3EF0AA">
      <w:numFmt w:val="bullet"/>
      <w:lvlText w:val="•"/>
      <w:lvlJc w:val="left"/>
      <w:pPr>
        <w:ind w:left="6350" w:hanging="360"/>
      </w:pPr>
      <w:rPr>
        <w:rFonts w:hint="default"/>
      </w:rPr>
    </w:lvl>
    <w:lvl w:ilvl="6" w:tplc="4D62FCBA">
      <w:numFmt w:val="bullet"/>
      <w:lvlText w:val="•"/>
      <w:lvlJc w:val="left"/>
      <w:pPr>
        <w:ind w:left="7096" w:hanging="360"/>
      </w:pPr>
      <w:rPr>
        <w:rFonts w:hint="default"/>
      </w:rPr>
    </w:lvl>
    <w:lvl w:ilvl="7" w:tplc="08109BA8">
      <w:numFmt w:val="bullet"/>
      <w:lvlText w:val="•"/>
      <w:lvlJc w:val="left"/>
      <w:pPr>
        <w:ind w:left="7842" w:hanging="360"/>
      </w:pPr>
      <w:rPr>
        <w:rFonts w:hint="default"/>
      </w:rPr>
    </w:lvl>
    <w:lvl w:ilvl="8" w:tplc="F03E1D3E">
      <w:numFmt w:val="bullet"/>
      <w:lvlText w:val="•"/>
      <w:lvlJc w:val="left"/>
      <w:pPr>
        <w:ind w:left="8588" w:hanging="360"/>
      </w:pPr>
      <w:rPr>
        <w:rFonts w:hint="default"/>
      </w:rPr>
    </w:lvl>
  </w:abstractNum>
  <w:abstractNum w:abstractNumId="180" w15:restartNumberingAfterBreak="0">
    <w:nsid w:val="7AD5075F"/>
    <w:multiLevelType w:val="hybridMultilevel"/>
    <w:tmpl w:val="E0DACD9A"/>
    <w:lvl w:ilvl="0" w:tplc="08087A2E">
      <w:start w:val="1"/>
      <w:numFmt w:val="decimal"/>
      <w:lvlText w:val="%1."/>
      <w:lvlJc w:val="left"/>
      <w:pPr>
        <w:ind w:left="2020" w:hanging="360"/>
        <w:jc w:val="right"/>
      </w:pPr>
      <w:rPr>
        <w:rFonts w:ascii="Arial" w:eastAsia="Arial" w:hAnsi="Arial" w:cs="Arial" w:hint="default"/>
        <w:b/>
        <w:bCs/>
        <w:spacing w:val="-10"/>
        <w:w w:val="99"/>
        <w:sz w:val="18"/>
        <w:szCs w:val="18"/>
      </w:rPr>
    </w:lvl>
    <w:lvl w:ilvl="1" w:tplc="9E86E0AA">
      <w:numFmt w:val="bullet"/>
      <w:lvlText w:val="■"/>
      <w:lvlJc w:val="left"/>
      <w:pPr>
        <w:ind w:left="2740" w:hanging="360"/>
      </w:pPr>
      <w:rPr>
        <w:rFonts w:ascii="MS UI Gothic" w:eastAsia="MS UI Gothic" w:hAnsi="MS UI Gothic" w:cs="MS UI Gothic" w:hint="default"/>
        <w:w w:val="75"/>
        <w:sz w:val="10"/>
        <w:szCs w:val="10"/>
      </w:rPr>
    </w:lvl>
    <w:lvl w:ilvl="2" w:tplc="71DC6D80">
      <w:numFmt w:val="bullet"/>
      <w:lvlText w:val="•"/>
      <w:lvlJc w:val="left"/>
      <w:pPr>
        <w:ind w:left="3555" w:hanging="360"/>
      </w:pPr>
      <w:rPr>
        <w:rFonts w:hint="default"/>
      </w:rPr>
    </w:lvl>
    <w:lvl w:ilvl="3" w:tplc="2B0CC2D0">
      <w:numFmt w:val="bullet"/>
      <w:lvlText w:val="•"/>
      <w:lvlJc w:val="left"/>
      <w:pPr>
        <w:ind w:left="4371" w:hanging="360"/>
      </w:pPr>
      <w:rPr>
        <w:rFonts w:hint="default"/>
      </w:rPr>
    </w:lvl>
    <w:lvl w:ilvl="4" w:tplc="1E9E1C8E">
      <w:numFmt w:val="bullet"/>
      <w:lvlText w:val="•"/>
      <w:lvlJc w:val="left"/>
      <w:pPr>
        <w:ind w:left="5186" w:hanging="360"/>
      </w:pPr>
      <w:rPr>
        <w:rFonts w:hint="default"/>
      </w:rPr>
    </w:lvl>
    <w:lvl w:ilvl="5" w:tplc="EA1825CE">
      <w:numFmt w:val="bullet"/>
      <w:lvlText w:val="•"/>
      <w:lvlJc w:val="left"/>
      <w:pPr>
        <w:ind w:left="6002" w:hanging="360"/>
      </w:pPr>
      <w:rPr>
        <w:rFonts w:hint="default"/>
      </w:rPr>
    </w:lvl>
    <w:lvl w:ilvl="6" w:tplc="96DE272E">
      <w:numFmt w:val="bullet"/>
      <w:lvlText w:val="•"/>
      <w:lvlJc w:val="left"/>
      <w:pPr>
        <w:ind w:left="6817" w:hanging="360"/>
      </w:pPr>
      <w:rPr>
        <w:rFonts w:hint="default"/>
      </w:rPr>
    </w:lvl>
    <w:lvl w:ilvl="7" w:tplc="72CEC2DE">
      <w:numFmt w:val="bullet"/>
      <w:lvlText w:val="•"/>
      <w:lvlJc w:val="left"/>
      <w:pPr>
        <w:ind w:left="7633" w:hanging="360"/>
      </w:pPr>
      <w:rPr>
        <w:rFonts w:hint="default"/>
      </w:rPr>
    </w:lvl>
    <w:lvl w:ilvl="8" w:tplc="476C7172">
      <w:numFmt w:val="bullet"/>
      <w:lvlText w:val="•"/>
      <w:lvlJc w:val="left"/>
      <w:pPr>
        <w:ind w:left="8448" w:hanging="360"/>
      </w:pPr>
      <w:rPr>
        <w:rFonts w:hint="default"/>
      </w:rPr>
    </w:lvl>
  </w:abstractNum>
  <w:abstractNum w:abstractNumId="181" w15:restartNumberingAfterBreak="0">
    <w:nsid w:val="7AD50D9A"/>
    <w:multiLevelType w:val="hybridMultilevel"/>
    <w:tmpl w:val="E29E4FAC"/>
    <w:lvl w:ilvl="0" w:tplc="FBA46C6C">
      <w:start w:val="1"/>
      <w:numFmt w:val="decimal"/>
      <w:lvlText w:val="%1."/>
      <w:lvlJc w:val="left"/>
      <w:pPr>
        <w:ind w:left="2019" w:hanging="360"/>
      </w:pPr>
      <w:rPr>
        <w:rFonts w:ascii="Arial" w:eastAsia="Arial" w:hAnsi="Arial" w:cs="Arial" w:hint="default"/>
        <w:b/>
        <w:bCs/>
        <w:spacing w:val="-78"/>
        <w:w w:val="85"/>
        <w:sz w:val="18"/>
        <w:szCs w:val="18"/>
      </w:rPr>
    </w:lvl>
    <w:lvl w:ilvl="1" w:tplc="E9CE2C0E">
      <w:start w:val="1"/>
      <w:numFmt w:val="decimal"/>
      <w:lvlText w:val="%2."/>
      <w:lvlJc w:val="left"/>
      <w:pPr>
        <w:ind w:left="2215" w:hanging="279"/>
      </w:pPr>
      <w:rPr>
        <w:rFonts w:ascii="Courier New" w:eastAsia="Courier New" w:hAnsi="Courier New" w:cs="Courier New" w:hint="default"/>
        <w:b/>
        <w:bCs/>
        <w:w w:val="86"/>
        <w:sz w:val="18"/>
        <w:szCs w:val="18"/>
      </w:rPr>
    </w:lvl>
    <w:lvl w:ilvl="2" w:tplc="81E4A8E2">
      <w:start w:val="1"/>
      <w:numFmt w:val="decimal"/>
      <w:lvlText w:val="%3."/>
      <w:lvlJc w:val="left"/>
      <w:pPr>
        <w:ind w:left="2620" w:hanging="360"/>
      </w:pPr>
      <w:rPr>
        <w:rFonts w:ascii="Arial" w:eastAsia="Arial" w:hAnsi="Arial" w:cs="Arial" w:hint="default"/>
        <w:b/>
        <w:bCs/>
        <w:spacing w:val="-2"/>
        <w:w w:val="85"/>
        <w:sz w:val="18"/>
        <w:szCs w:val="18"/>
      </w:rPr>
    </w:lvl>
    <w:lvl w:ilvl="3" w:tplc="7EFCF0BA">
      <w:numFmt w:val="bullet"/>
      <w:lvlText w:val="•"/>
      <w:lvlJc w:val="left"/>
      <w:pPr>
        <w:ind w:left="3552" w:hanging="360"/>
      </w:pPr>
      <w:rPr>
        <w:rFonts w:hint="default"/>
      </w:rPr>
    </w:lvl>
    <w:lvl w:ilvl="4" w:tplc="A766A3E2">
      <w:numFmt w:val="bullet"/>
      <w:lvlText w:val="•"/>
      <w:lvlJc w:val="left"/>
      <w:pPr>
        <w:ind w:left="4485" w:hanging="360"/>
      </w:pPr>
      <w:rPr>
        <w:rFonts w:hint="default"/>
      </w:rPr>
    </w:lvl>
    <w:lvl w:ilvl="5" w:tplc="B68EE5B4">
      <w:numFmt w:val="bullet"/>
      <w:lvlText w:val="•"/>
      <w:lvlJc w:val="left"/>
      <w:pPr>
        <w:ind w:left="5417" w:hanging="360"/>
      </w:pPr>
      <w:rPr>
        <w:rFonts w:hint="default"/>
      </w:rPr>
    </w:lvl>
    <w:lvl w:ilvl="6" w:tplc="BA56E5CE">
      <w:numFmt w:val="bullet"/>
      <w:lvlText w:val="•"/>
      <w:lvlJc w:val="left"/>
      <w:pPr>
        <w:ind w:left="6350" w:hanging="360"/>
      </w:pPr>
      <w:rPr>
        <w:rFonts w:hint="default"/>
      </w:rPr>
    </w:lvl>
    <w:lvl w:ilvl="7" w:tplc="A4083FFE">
      <w:numFmt w:val="bullet"/>
      <w:lvlText w:val="•"/>
      <w:lvlJc w:val="left"/>
      <w:pPr>
        <w:ind w:left="7282" w:hanging="360"/>
      </w:pPr>
      <w:rPr>
        <w:rFonts w:hint="default"/>
      </w:rPr>
    </w:lvl>
    <w:lvl w:ilvl="8" w:tplc="6A1E819C">
      <w:numFmt w:val="bullet"/>
      <w:lvlText w:val="•"/>
      <w:lvlJc w:val="left"/>
      <w:pPr>
        <w:ind w:left="8215" w:hanging="360"/>
      </w:pPr>
      <w:rPr>
        <w:rFonts w:hint="default"/>
      </w:rPr>
    </w:lvl>
  </w:abstractNum>
  <w:abstractNum w:abstractNumId="182" w15:restartNumberingAfterBreak="0">
    <w:nsid w:val="7BD861F8"/>
    <w:multiLevelType w:val="hybridMultilevel"/>
    <w:tmpl w:val="B4D4D0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3" w15:restartNumberingAfterBreak="0">
    <w:nsid w:val="7C4F38AD"/>
    <w:multiLevelType w:val="hybridMultilevel"/>
    <w:tmpl w:val="E58CC1D6"/>
    <w:lvl w:ilvl="0" w:tplc="D3D2BB38">
      <w:numFmt w:val="bullet"/>
      <w:lvlText w:val="■"/>
      <w:lvlJc w:val="left"/>
      <w:pPr>
        <w:ind w:left="706" w:hanging="360"/>
      </w:pPr>
      <w:rPr>
        <w:rFonts w:ascii="MS UI Gothic" w:eastAsia="MS UI Gothic" w:hAnsi="MS UI Gothic" w:cs="MS UI Gothic" w:hint="default"/>
        <w:w w:val="75"/>
        <w:sz w:val="10"/>
        <w:szCs w:val="10"/>
      </w:rPr>
    </w:lvl>
    <w:lvl w:ilvl="1" w:tplc="DAA8F7EE">
      <w:numFmt w:val="bullet"/>
      <w:lvlText w:val="■"/>
      <w:lvlJc w:val="left"/>
      <w:pPr>
        <w:ind w:left="2019" w:hanging="360"/>
      </w:pPr>
      <w:rPr>
        <w:rFonts w:ascii="MS UI Gothic" w:eastAsia="MS UI Gothic" w:hAnsi="MS UI Gothic" w:cs="MS UI Gothic" w:hint="default"/>
        <w:w w:val="75"/>
        <w:sz w:val="10"/>
        <w:szCs w:val="10"/>
      </w:rPr>
    </w:lvl>
    <w:lvl w:ilvl="2" w:tplc="2EC8F71C">
      <w:numFmt w:val="bullet"/>
      <w:lvlText w:val="■"/>
      <w:lvlJc w:val="left"/>
      <w:pPr>
        <w:ind w:left="2620" w:hanging="360"/>
      </w:pPr>
      <w:rPr>
        <w:rFonts w:ascii="MS UI Gothic" w:eastAsia="MS UI Gothic" w:hAnsi="MS UI Gothic" w:cs="MS UI Gothic" w:hint="default"/>
        <w:w w:val="75"/>
        <w:sz w:val="10"/>
        <w:szCs w:val="10"/>
      </w:rPr>
    </w:lvl>
    <w:lvl w:ilvl="3" w:tplc="99C230C6">
      <w:numFmt w:val="bullet"/>
      <w:lvlText w:val="–"/>
      <w:lvlJc w:val="left"/>
      <w:pPr>
        <w:ind w:left="2980" w:hanging="360"/>
      </w:pPr>
      <w:rPr>
        <w:rFonts w:ascii="Book Antiqua" w:eastAsia="Book Antiqua" w:hAnsi="Book Antiqua" w:cs="Book Antiqua" w:hint="default"/>
        <w:b/>
        <w:bCs/>
        <w:w w:val="99"/>
        <w:sz w:val="20"/>
        <w:szCs w:val="20"/>
      </w:rPr>
    </w:lvl>
    <w:lvl w:ilvl="4" w:tplc="72662380">
      <w:numFmt w:val="bullet"/>
      <w:lvlText w:val="■"/>
      <w:lvlJc w:val="left"/>
      <w:pPr>
        <w:ind w:left="3340" w:hanging="360"/>
      </w:pPr>
      <w:rPr>
        <w:rFonts w:ascii="MS UI Gothic" w:eastAsia="MS UI Gothic" w:hAnsi="MS UI Gothic" w:cs="MS UI Gothic" w:hint="default"/>
        <w:w w:val="75"/>
        <w:sz w:val="10"/>
        <w:szCs w:val="10"/>
      </w:rPr>
    </w:lvl>
    <w:lvl w:ilvl="5" w:tplc="720A5450">
      <w:numFmt w:val="bullet"/>
      <w:lvlText w:val="•"/>
      <w:lvlJc w:val="left"/>
      <w:pPr>
        <w:ind w:left="3340" w:hanging="360"/>
      </w:pPr>
      <w:rPr>
        <w:rFonts w:hint="default"/>
      </w:rPr>
    </w:lvl>
    <w:lvl w:ilvl="6" w:tplc="D54C6CBE">
      <w:numFmt w:val="bullet"/>
      <w:lvlText w:val="•"/>
      <w:lvlJc w:val="left"/>
      <w:pPr>
        <w:ind w:left="4305" w:hanging="360"/>
      </w:pPr>
      <w:rPr>
        <w:rFonts w:hint="default"/>
      </w:rPr>
    </w:lvl>
    <w:lvl w:ilvl="7" w:tplc="38822F42">
      <w:numFmt w:val="bullet"/>
      <w:lvlText w:val="•"/>
      <w:lvlJc w:val="left"/>
      <w:pPr>
        <w:ind w:left="5270" w:hanging="360"/>
      </w:pPr>
      <w:rPr>
        <w:rFonts w:hint="default"/>
      </w:rPr>
    </w:lvl>
    <w:lvl w:ilvl="8" w:tplc="5F048E8E">
      <w:numFmt w:val="bullet"/>
      <w:lvlText w:val="•"/>
      <w:lvlJc w:val="left"/>
      <w:pPr>
        <w:ind w:left="6235" w:hanging="360"/>
      </w:pPr>
      <w:rPr>
        <w:rFonts w:hint="default"/>
      </w:rPr>
    </w:lvl>
  </w:abstractNum>
  <w:abstractNum w:abstractNumId="184" w15:restartNumberingAfterBreak="0">
    <w:nsid w:val="7CD37B61"/>
    <w:multiLevelType w:val="hybridMultilevel"/>
    <w:tmpl w:val="2376E12C"/>
    <w:lvl w:ilvl="0" w:tplc="FFC827C4">
      <w:numFmt w:val="bullet"/>
      <w:lvlText w:val="■"/>
      <w:lvlJc w:val="left"/>
      <w:pPr>
        <w:ind w:left="468" w:hanging="360"/>
      </w:pPr>
      <w:rPr>
        <w:rFonts w:ascii="MS UI Gothic" w:eastAsia="MS UI Gothic" w:hAnsi="MS UI Gothic" w:cs="MS UI Gothic" w:hint="default"/>
        <w:w w:val="76"/>
        <w:sz w:val="9"/>
        <w:szCs w:val="9"/>
      </w:rPr>
    </w:lvl>
    <w:lvl w:ilvl="1" w:tplc="15943B84">
      <w:numFmt w:val="bullet"/>
      <w:lvlText w:val="•"/>
      <w:lvlJc w:val="left"/>
      <w:pPr>
        <w:ind w:left="798" w:hanging="360"/>
      </w:pPr>
      <w:rPr>
        <w:rFonts w:hint="default"/>
      </w:rPr>
    </w:lvl>
    <w:lvl w:ilvl="2" w:tplc="C4DCA902">
      <w:numFmt w:val="bullet"/>
      <w:lvlText w:val="•"/>
      <w:lvlJc w:val="left"/>
      <w:pPr>
        <w:ind w:left="1136" w:hanging="360"/>
      </w:pPr>
      <w:rPr>
        <w:rFonts w:hint="default"/>
      </w:rPr>
    </w:lvl>
    <w:lvl w:ilvl="3" w:tplc="4BEAA06A">
      <w:numFmt w:val="bullet"/>
      <w:lvlText w:val="•"/>
      <w:lvlJc w:val="left"/>
      <w:pPr>
        <w:ind w:left="1474" w:hanging="360"/>
      </w:pPr>
      <w:rPr>
        <w:rFonts w:hint="default"/>
      </w:rPr>
    </w:lvl>
    <w:lvl w:ilvl="4" w:tplc="759A1320">
      <w:numFmt w:val="bullet"/>
      <w:lvlText w:val="•"/>
      <w:lvlJc w:val="left"/>
      <w:pPr>
        <w:ind w:left="1813" w:hanging="360"/>
      </w:pPr>
      <w:rPr>
        <w:rFonts w:hint="default"/>
      </w:rPr>
    </w:lvl>
    <w:lvl w:ilvl="5" w:tplc="071AE1BE">
      <w:numFmt w:val="bullet"/>
      <w:lvlText w:val="•"/>
      <w:lvlJc w:val="left"/>
      <w:pPr>
        <w:ind w:left="2151" w:hanging="360"/>
      </w:pPr>
      <w:rPr>
        <w:rFonts w:hint="default"/>
      </w:rPr>
    </w:lvl>
    <w:lvl w:ilvl="6" w:tplc="E7BCC76C">
      <w:numFmt w:val="bullet"/>
      <w:lvlText w:val="•"/>
      <w:lvlJc w:val="left"/>
      <w:pPr>
        <w:ind w:left="2489" w:hanging="360"/>
      </w:pPr>
      <w:rPr>
        <w:rFonts w:hint="default"/>
      </w:rPr>
    </w:lvl>
    <w:lvl w:ilvl="7" w:tplc="F6EC87C4">
      <w:numFmt w:val="bullet"/>
      <w:lvlText w:val="•"/>
      <w:lvlJc w:val="left"/>
      <w:pPr>
        <w:ind w:left="2828" w:hanging="360"/>
      </w:pPr>
      <w:rPr>
        <w:rFonts w:hint="default"/>
      </w:rPr>
    </w:lvl>
    <w:lvl w:ilvl="8" w:tplc="D00CF914">
      <w:numFmt w:val="bullet"/>
      <w:lvlText w:val="•"/>
      <w:lvlJc w:val="left"/>
      <w:pPr>
        <w:ind w:left="3166" w:hanging="360"/>
      </w:pPr>
      <w:rPr>
        <w:rFonts w:hint="default"/>
      </w:rPr>
    </w:lvl>
  </w:abstractNum>
  <w:abstractNum w:abstractNumId="185" w15:restartNumberingAfterBreak="0">
    <w:nsid w:val="7D4E75C1"/>
    <w:multiLevelType w:val="hybridMultilevel"/>
    <w:tmpl w:val="9552F2A4"/>
    <w:lvl w:ilvl="0" w:tplc="45E25F6C">
      <w:numFmt w:val="bullet"/>
      <w:lvlText w:val="■"/>
      <w:lvlJc w:val="left"/>
      <w:pPr>
        <w:ind w:left="2620" w:hanging="360"/>
      </w:pPr>
      <w:rPr>
        <w:rFonts w:ascii="MS UI Gothic" w:eastAsia="MS UI Gothic" w:hAnsi="MS UI Gothic" w:cs="MS UI Gothic" w:hint="default"/>
        <w:w w:val="75"/>
        <w:sz w:val="10"/>
        <w:szCs w:val="10"/>
      </w:rPr>
    </w:lvl>
    <w:lvl w:ilvl="1" w:tplc="2D849F20">
      <w:numFmt w:val="bullet"/>
      <w:lvlText w:val="•"/>
      <w:lvlJc w:val="left"/>
      <w:pPr>
        <w:ind w:left="3366" w:hanging="360"/>
      </w:pPr>
      <w:rPr>
        <w:rFonts w:hint="default"/>
      </w:rPr>
    </w:lvl>
    <w:lvl w:ilvl="2" w:tplc="0BECB5B2">
      <w:numFmt w:val="bullet"/>
      <w:lvlText w:val="•"/>
      <w:lvlJc w:val="left"/>
      <w:pPr>
        <w:ind w:left="4112" w:hanging="360"/>
      </w:pPr>
      <w:rPr>
        <w:rFonts w:hint="default"/>
      </w:rPr>
    </w:lvl>
    <w:lvl w:ilvl="3" w:tplc="007615CC">
      <w:numFmt w:val="bullet"/>
      <w:lvlText w:val="•"/>
      <w:lvlJc w:val="left"/>
      <w:pPr>
        <w:ind w:left="4858" w:hanging="360"/>
      </w:pPr>
      <w:rPr>
        <w:rFonts w:hint="default"/>
      </w:rPr>
    </w:lvl>
    <w:lvl w:ilvl="4" w:tplc="9F4A6A2A">
      <w:numFmt w:val="bullet"/>
      <w:lvlText w:val="•"/>
      <w:lvlJc w:val="left"/>
      <w:pPr>
        <w:ind w:left="5604" w:hanging="360"/>
      </w:pPr>
      <w:rPr>
        <w:rFonts w:hint="default"/>
      </w:rPr>
    </w:lvl>
    <w:lvl w:ilvl="5" w:tplc="5D8E9808">
      <w:numFmt w:val="bullet"/>
      <w:lvlText w:val="•"/>
      <w:lvlJc w:val="left"/>
      <w:pPr>
        <w:ind w:left="6350" w:hanging="360"/>
      </w:pPr>
      <w:rPr>
        <w:rFonts w:hint="default"/>
      </w:rPr>
    </w:lvl>
    <w:lvl w:ilvl="6" w:tplc="0420A172">
      <w:numFmt w:val="bullet"/>
      <w:lvlText w:val="•"/>
      <w:lvlJc w:val="left"/>
      <w:pPr>
        <w:ind w:left="7096" w:hanging="360"/>
      </w:pPr>
      <w:rPr>
        <w:rFonts w:hint="default"/>
      </w:rPr>
    </w:lvl>
    <w:lvl w:ilvl="7" w:tplc="06067532">
      <w:numFmt w:val="bullet"/>
      <w:lvlText w:val="•"/>
      <w:lvlJc w:val="left"/>
      <w:pPr>
        <w:ind w:left="7842" w:hanging="360"/>
      </w:pPr>
      <w:rPr>
        <w:rFonts w:hint="default"/>
      </w:rPr>
    </w:lvl>
    <w:lvl w:ilvl="8" w:tplc="63622DE0">
      <w:numFmt w:val="bullet"/>
      <w:lvlText w:val="•"/>
      <w:lvlJc w:val="left"/>
      <w:pPr>
        <w:ind w:left="8588" w:hanging="360"/>
      </w:pPr>
      <w:rPr>
        <w:rFonts w:hint="default"/>
      </w:rPr>
    </w:lvl>
  </w:abstractNum>
  <w:abstractNum w:abstractNumId="186" w15:restartNumberingAfterBreak="0">
    <w:nsid w:val="7DF16BCC"/>
    <w:multiLevelType w:val="hybridMultilevel"/>
    <w:tmpl w:val="8168DE20"/>
    <w:lvl w:ilvl="0" w:tplc="1ED2A98A">
      <w:numFmt w:val="bullet"/>
      <w:lvlText w:val="■"/>
      <w:lvlJc w:val="left"/>
      <w:pPr>
        <w:ind w:left="446" w:hanging="360"/>
      </w:pPr>
      <w:rPr>
        <w:rFonts w:ascii="MS UI Gothic" w:eastAsia="MS UI Gothic" w:hAnsi="MS UI Gothic" w:cs="MS UI Gothic" w:hint="default"/>
        <w:w w:val="76"/>
        <w:sz w:val="9"/>
        <w:szCs w:val="9"/>
      </w:rPr>
    </w:lvl>
    <w:lvl w:ilvl="1" w:tplc="7E2CC626">
      <w:numFmt w:val="bullet"/>
      <w:lvlText w:val="•"/>
      <w:lvlJc w:val="left"/>
      <w:pPr>
        <w:ind w:left="1145" w:hanging="360"/>
      </w:pPr>
      <w:rPr>
        <w:rFonts w:hint="default"/>
      </w:rPr>
    </w:lvl>
    <w:lvl w:ilvl="2" w:tplc="37226FA2">
      <w:numFmt w:val="bullet"/>
      <w:lvlText w:val="•"/>
      <w:lvlJc w:val="left"/>
      <w:pPr>
        <w:ind w:left="1851" w:hanging="360"/>
      </w:pPr>
      <w:rPr>
        <w:rFonts w:hint="default"/>
      </w:rPr>
    </w:lvl>
    <w:lvl w:ilvl="3" w:tplc="FF4CB81E">
      <w:numFmt w:val="bullet"/>
      <w:lvlText w:val="•"/>
      <w:lvlJc w:val="left"/>
      <w:pPr>
        <w:ind w:left="2556" w:hanging="360"/>
      </w:pPr>
      <w:rPr>
        <w:rFonts w:hint="default"/>
      </w:rPr>
    </w:lvl>
    <w:lvl w:ilvl="4" w:tplc="D45AFE98">
      <w:numFmt w:val="bullet"/>
      <w:lvlText w:val="•"/>
      <w:lvlJc w:val="left"/>
      <w:pPr>
        <w:ind w:left="3262" w:hanging="360"/>
      </w:pPr>
      <w:rPr>
        <w:rFonts w:hint="default"/>
      </w:rPr>
    </w:lvl>
    <w:lvl w:ilvl="5" w:tplc="C838BD48">
      <w:numFmt w:val="bullet"/>
      <w:lvlText w:val="•"/>
      <w:lvlJc w:val="left"/>
      <w:pPr>
        <w:ind w:left="3968" w:hanging="360"/>
      </w:pPr>
      <w:rPr>
        <w:rFonts w:hint="default"/>
      </w:rPr>
    </w:lvl>
    <w:lvl w:ilvl="6" w:tplc="F1A28952">
      <w:numFmt w:val="bullet"/>
      <w:lvlText w:val="•"/>
      <w:lvlJc w:val="left"/>
      <w:pPr>
        <w:ind w:left="4673" w:hanging="360"/>
      </w:pPr>
      <w:rPr>
        <w:rFonts w:hint="default"/>
      </w:rPr>
    </w:lvl>
    <w:lvl w:ilvl="7" w:tplc="A4F0FEB8">
      <w:numFmt w:val="bullet"/>
      <w:lvlText w:val="•"/>
      <w:lvlJc w:val="left"/>
      <w:pPr>
        <w:ind w:left="5379" w:hanging="360"/>
      </w:pPr>
      <w:rPr>
        <w:rFonts w:hint="default"/>
      </w:rPr>
    </w:lvl>
    <w:lvl w:ilvl="8" w:tplc="89446430">
      <w:numFmt w:val="bullet"/>
      <w:lvlText w:val="•"/>
      <w:lvlJc w:val="left"/>
      <w:pPr>
        <w:ind w:left="6084" w:hanging="360"/>
      </w:pPr>
      <w:rPr>
        <w:rFonts w:hint="default"/>
      </w:rPr>
    </w:lvl>
  </w:abstractNum>
  <w:abstractNum w:abstractNumId="187" w15:restartNumberingAfterBreak="0">
    <w:nsid w:val="7E19643E"/>
    <w:multiLevelType w:val="hybridMultilevel"/>
    <w:tmpl w:val="F2A09074"/>
    <w:lvl w:ilvl="0" w:tplc="192AB50E">
      <w:start w:val="1"/>
      <w:numFmt w:val="decimal"/>
      <w:lvlText w:val="%1."/>
      <w:lvlJc w:val="left"/>
      <w:pPr>
        <w:ind w:left="2020" w:hanging="360"/>
      </w:pPr>
      <w:rPr>
        <w:rFonts w:ascii="Arial" w:eastAsia="Arial" w:hAnsi="Arial" w:cs="Arial" w:hint="default"/>
        <w:b/>
        <w:bCs/>
        <w:spacing w:val="-10"/>
        <w:w w:val="99"/>
        <w:sz w:val="18"/>
        <w:szCs w:val="18"/>
      </w:rPr>
    </w:lvl>
    <w:lvl w:ilvl="1" w:tplc="6F48AC7A">
      <w:numFmt w:val="bullet"/>
      <w:lvlText w:val="•"/>
      <w:lvlJc w:val="left"/>
      <w:pPr>
        <w:ind w:left="2826" w:hanging="360"/>
      </w:pPr>
      <w:rPr>
        <w:rFonts w:hint="default"/>
      </w:rPr>
    </w:lvl>
    <w:lvl w:ilvl="2" w:tplc="4A44881A">
      <w:numFmt w:val="bullet"/>
      <w:lvlText w:val="•"/>
      <w:lvlJc w:val="left"/>
      <w:pPr>
        <w:ind w:left="3632" w:hanging="360"/>
      </w:pPr>
      <w:rPr>
        <w:rFonts w:hint="default"/>
      </w:rPr>
    </w:lvl>
    <w:lvl w:ilvl="3" w:tplc="F7E6E3E2">
      <w:numFmt w:val="bullet"/>
      <w:lvlText w:val="•"/>
      <w:lvlJc w:val="left"/>
      <w:pPr>
        <w:ind w:left="4438" w:hanging="360"/>
      </w:pPr>
      <w:rPr>
        <w:rFonts w:hint="default"/>
      </w:rPr>
    </w:lvl>
    <w:lvl w:ilvl="4" w:tplc="F230C836">
      <w:numFmt w:val="bullet"/>
      <w:lvlText w:val="•"/>
      <w:lvlJc w:val="left"/>
      <w:pPr>
        <w:ind w:left="5244" w:hanging="360"/>
      </w:pPr>
      <w:rPr>
        <w:rFonts w:hint="default"/>
      </w:rPr>
    </w:lvl>
    <w:lvl w:ilvl="5" w:tplc="5F12885A">
      <w:numFmt w:val="bullet"/>
      <w:lvlText w:val="•"/>
      <w:lvlJc w:val="left"/>
      <w:pPr>
        <w:ind w:left="6050" w:hanging="360"/>
      </w:pPr>
      <w:rPr>
        <w:rFonts w:hint="default"/>
      </w:rPr>
    </w:lvl>
    <w:lvl w:ilvl="6" w:tplc="87BCCDA0">
      <w:numFmt w:val="bullet"/>
      <w:lvlText w:val="•"/>
      <w:lvlJc w:val="left"/>
      <w:pPr>
        <w:ind w:left="6856" w:hanging="360"/>
      </w:pPr>
      <w:rPr>
        <w:rFonts w:hint="default"/>
      </w:rPr>
    </w:lvl>
    <w:lvl w:ilvl="7" w:tplc="161EFC2E">
      <w:numFmt w:val="bullet"/>
      <w:lvlText w:val="•"/>
      <w:lvlJc w:val="left"/>
      <w:pPr>
        <w:ind w:left="7662" w:hanging="360"/>
      </w:pPr>
      <w:rPr>
        <w:rFonts w:hint="default"/>
      </w:rPr>
    </w:lvl>
    <w:lvl w:ilvl="8" w:tplc="F6E40E96">
      <w:numFmt w:val="bullet"/>
      <w:lvlText w:val="•"/>
      <w:lvlJc w:val="left"/>
      <w:pPr>
        <w:ind w:left="8468" w:hanging="360"/>
      </w:pPr>
      <w:rPr>
        <w:rFonts w:hint="default"/>
      </w:rPr>
    </w:lvl>
  </w:abstractNum>
  <w:abstractNum w:abstractNumId="188" w15:restartNumberingAfterBreak="0">
    <w:nsid w:val="7F537253"/>
    <w:multiLevelType w:val="hybridMultilevel"/>
    <w:tmpl w:val="5B7AC224"/>
    <w:lvl w:ilvl="0" w:tplc="56289026">
      <w:start w:val="1"/>
      <w:numFmt w:val="decimal"/>
      <w:lvlText w:val="%1."/>
      <w:lvlJc w:val="left"/>
      <w:pPr>
        <w:ind w:left="2020" w:hanging="360"/>
      </w:pPr>
      <w:rPr>
        <w:rFonts w:ascii="Arial" w:eastAsia="Arial" w:hAnsi="Arial" w:cs="Arial" w:hint="default"/>
        <w:b/>
        <w:bCs/>
        <w:spacing w:val="-10"/>
        <w:w w:val="99"/>
        <w:sz w:val="18"/>
        <w:szCs w:val="18"/>
      </w:rPr>
    </w:lvl>
    <w:lvl w:ilvl="1" w:tplc="6F347ED8">
      <w:start w:val="1"/>
      <w:numFmt w:val="lowerLetter"/>
      <w:lvlText w:val="%2."/>
      <w:lvlJc w:val="left"/>
      <w:pPr>
        <w:ind w:left="2380" w:hanging="360"/>
      </w:pPr>
      <w:rPr>
        <w:rFonts w:ascii="Arial" w:eastAsia="Arial" w:hAnsi="Arial" w:cs="Arial" w:hint="default"/>
        <w:b/>
        <w:bCs/>
        <w:spacing w:val="-78"/>
        <w:w w:val="85"/>
        <w:sz w:val="18"/>
        <w:szCs w:val="18"/>
      </w:rPr>
    </w:lvl>
    <w:lvl w:ilvl="2" w:tplc="8EA84E0A">
      <w:numFmt w:val="bullet"/>
      <w:lvlText w:val="•"/>
      <w:lvlJc w:val="left"/>
      <w:pPr>
        <w:ind w:left="3235" w:hanging="360"/>
      </w:pPr>
      <w:rPr>
        <w:rFonts w:hint="default"/>
      </w:rPr>
    </w:lvl>
    <w:lvl w:ilvl="3" w:tplc="4E4049AA">
      <w:numFmt w:val="bullet"/>
      <w:lvlText w:val="•"/>
      <w:lvlJc w:val="left"/>
      <w:pPr>
        <w:ind w:left="4091" w:hanging="360"/>
      </w:pPr>
      <w:rPr>
        <w:rFonts w:hint="default"/>
      </w:rPr>
    </w:lvl>
    <w:lvl w:ilvl="4" w:tplc="6E88F00A">
      <w:numFmt w:val="bullet"/>
      <w:lvlText w:val="•"/>
      <w:lvlJc w:val="left"/>
      <w:pPr>
        <w:ind w:left="4946" w:hanging="360"/>
      </w:pPr>
      <w:rPr>
        <w:rFonts w:hint="default"/>
      </w:rPr>
    </w:lvl>
    <w:lvl w:ilvl="5" w:tplc="3072EF9E">
      <w:numFmt w:val="bullet"/>
      <w:lvlText w:val="•"/>
      <w:lvlJc w:val="left"/>
      <w:pPr>
        <w:ind w:left="5802" w:hanging="360"/>
      </w:pPr>
      <w:rPr>
        <w:rFonts w:hint="default"/>
      </w:rPr>
    </w:lvl>
    <w:lvl w:ilvl="6" w:tplc="1FD6DDBA">
      <w:numFmt w:val="bullet"/>
      <w:lvlText w:val="•"/>
      <w:lvlJc w:val="left"/>
      <w:pPr>
        <w:ind w:left="6657" w:hanging="360"/>
      </w:pPr>
      <w:rPr>
        <w:rFonts w:hint="default"/>
      </w:rPr>
    </w:lvl>
    <w:lvl w:ilvl="7" w:tplc="C0CAA0D8">
      <w:numFmt w:val="bullet"/>
      <w:lvlText w:val="•"/>
      <w:lvlJc w:val="left"/>
      <w:pPr>
        <w:ind w:left="7513" w:hanging="360"/>
      </w:pPr>
      <w:rPr>
        <w:rFonts w:hint="default"/>
      </w:rPr>
    </w:lvl>
    <w:lvl w:ilvl="8" w:tplc="0F548CF0">
      <w:numFmt w:val="bullet"/>
      <w:lvlText w:val="•"/>
      <w:lvlJc w:val="left"/>
      <w:pPr>
        <w:ind w:left="8368" w:hanging="360"/>
      </w:pPr>
      <w:rPr>
        <w:rFonts w:hint="default"/>
      </w:rPr>
    </w:lvl>
  </w:abstractNum>
  <w:num w:numId="1">
    <w:abstractNumId w:val="172"/>
  </w:num>
  <w:num w:numId="2">
    <w:abstractNumId w:val="35"/>
  </w:num>
  <w:num w:numId="3">
    <w:abstractNumId w:val="165"/>
  </w:num>
  <w:num w:numId="4">
    <w:abstractNumId w:val="56"/>
  </w:num>
  <w:num w:numId="5">
    <w:abstractNumId w:val="156"/>
  </w:num>
  <w:num w:numId="6">
    <w:abstractNumId w:val="28"/>
  </w:num>
  <w:num w:numId="7">
    <w:abstractNumId w:val="164"/>
  </w:num>
  <w:num w:numId="8">
    <w:abstractNumId w:val="19"/>
  </w:num>
  <w:num w:numId="9">
    <w:abstractNumId w:val="129"/>
  </w:num>
  <w:num w:numId="10">
    <w:abstractNumId w:val="17"/>
  </w:num>
  <w:num w:numId="11">
    <w:abstractNumId w:val="185"/>
  </w:num>
  <w:num w:numId="12">
    <w:abstractNumId w:val="82"/>
  </w:num>
  <w:num w:numId="13">
    <w:abstractNumId w:val="44"/>
  </w:num>
  <w:num w:numId="14">
    <w:abstractNumId w:val="176"/>
  </w:num>
  <w:num w:numId="15">
    <w:abstractNumId w:val="92"/>
  </w:num>
  <w:num w:numId="16">
    <w:abstractNumId w:val="100"/>
  </w:num>
  <w:num w:numId="17">
    <w:abstractNumId w:val="134"/>
  </w:num>
  <w:num w:numId="18">
    <w:abstractNumId w:val="170"/>
  </w:num>
  <w:num w:numId="19">
    <w:abstractNumId w:val="175"/>
  </w:num>
  <w:num w:numId="20">
    <w:abstractNumId w:val="115"/>
  </w:num>
  <w:num w:numId="21">
    <w:abstractNumId w:val="122"/>
  </w:num>
  <w:num w:numId="22">
    <w:abstractNumId w:val="111"/>
  </w:num>
  <w:num w:numId="23">
    <w:abstractNumId w:val="72"/>
  </w:num>
  <w:num w:numId="24">
    <w:abstractNumId w:val="117"/>
  </w:num>
  <w:num w:numId="25">
    <w:abstractNumId w:val="163"/>
  </w:num>
  <w:num w:numId="26">
    <w:abstractNumId w:val="87"/>
  </w:num>
  <w:num w:numId="27">
    <w:abstractNumId w:val="125"/>
  </w:num>
  <w:num w:numId="28">
    <w:abstractNumId w:val="123"/>
  </w:num>
  <w:num w:numId="29">
    <w:abstractNumId w:val="1"/>
  </w:num>
  <w:num w:numId="30">
    <w:abstractNumId w:val="98"/>
  </w:num>
  <w:num w:numId="31">
    <w:abstractNumId w:val="16"/>
  </w:num>
  <w:num w:numId="32">
    <w:abstractNumId w:val="58"/>
  </w:num>
  <w:num w:numId="33">
    <w:abstractNumId w:val="127"/>
  </w:num>
  <w:num w:numId="34">
    <w:abstractNumId w:val="5"/>
  </w:num>
  <w:num w:numId="35">
    <w:abstractNumId w:val="64"/>
  </w:num>
  <w:num w:numId="36">
    <w:abstractNumId w:val="132"/>
  </w:num>
  <w:num w:numId="37">
    <w:abstractNumId w:val="91"/>
  </w:num>
  <w:num w:numId="38">
    <w:abstractNumId w:val="31"/>
  </w:num>
  <w:num w:numId="39">
    <w:abstractNumId w:val="37"/>
  </w:num>
  <w:num w:numId="40">
    <w:abstractNumId w:val="108"/>
  </w:num>
  <w:num w:numId="41">
    <w:abstractNumId w:val="51"/>
  </w:num>
  <w:num w:numId="42">
    <w:abstractNumId w:val="3"/>
  </w:num>
  <w:num w:numId="43">
    <w:abstractNumId w:val="66"/>
  </w:num>
  <w:num w:numId="44">
    <w:abstractNumId w:val="55"/>
  </w:num>
  <w:num w:numId="45">
    <w:abstractNumId w:val="7"/>
  </w:num>
  <w:num w:numId="46">
    <w:abstractNumId w:val="106"/>
  </w:num>
  <w:num w:numId="47">
    <w:abstractNumId w:val="29"/>
  </w:num>
  <w:num w:numId="48">
    <w:abstractNumId w:val="10"/>
  </w:num>
  <w:num w:numId="49">
    <w:abstractNumId w:val="104"/>
  </w:num>
  <w:num w:numId="50">
    <w:abstractNumId w:val="105"/>
  </w:num>
  <w:num w:numId="51">
    <w:abstractNumId w:val="178"/>
  </w:num>
  <w:num w:numId="52">
    <w:abstractNumId w:val="89"/>
  </w:num>
  <w:num w:numId="53">
    <w:abstractNumId w:val="186"/>
  </w:num>
  <w:num w:numId="54">
    <w:abstractNumId w:val="2"/>
  </w:num>
  <w:num w:numId="55">
    <w:abstractNumId w:val="128"/>
  </w:num>
  <w:num w:numId="56">
    <w:abstractNumId w:val="13"/>
  </w:num>
  <w:num w:numId="57">
    <w:abstractNumId w:val="14"/>
  </w:num>
  <w:num w:numId="58">
    <w:abstractNumId w:val="112"/>
  </w:num>
  <w:num w:numId="59">
    <w:abstractNumId w:val="32"/>
  </w:num>
  <w:num w:numId="60">
    <w:abstractNumId w:val="152"/>
  </w:num>
  <w:num w:numId="61">
    <w:abstractNumId w:val="116"/>
  </w:num>
  <w:num w:numId="62">
    <w:abstractNumId w:val="168"/>
  </w:num>
  <w:num w:numId="63">
    <w:abstractNumId w:val="154"/>
  </w:num>
  <w:num w:numId="64">
    <w:abstractNumId w:val="76"/>
  </w:num>
  <w:num w:numId="65">
    <w:abstractNumId w:val="21"/>
  </w:num>
  <w:num w:numId="66">
    <w:abstractNumId w:val="93"/>
  </w:num>
  <w:num w:numId="67">
    <w:abstractNumId w:val="174"/>
  </w:num>
  <w:num w:numId="68">
    <w:abstractNumId w:val="61"/>
  </w:num>
  <w:num w:numId="69">
    <w:abstractNumId w:val="20"/>
  </w:num>
  <w:num w:numId="70">
    <w:abstractNumId w:val="143"/>
  </w:num>
  <w:num w:numId="71">
    <w:abstractNumId w:val="48"/>
  </w:num>
  <w:num w:numId="72">
    <w:abstractNumId w:val="41"/>
  </w:num>
  <w:num w:numId="73">
    <w:abstractNumId w:val="102"/>
  </w:num>
  <w:num w:numId="74">
    <w:abstractNumId w:val="96"/>
  </w:num>
  <w:num w:numId="75">
    <w:abstractNumId w:val="90"/>
  </w:num>
  <w:num w:numId="76">
    <w:abstractNumId w:val="177"/>
  </w:num>
  <w:num w:numId="77">
    <w:abstractNumId w:val="65"/>
  </w:num>
  <w:num w:numId="78">
    <w:abstractNumId w:val="52"/>
  </w:num>
  <w:num w:numId="79">
    <w:abstractNumId w:val="147"/>
  </w:num>
  <w:num w:numId="80">
    <w:abstractNumId w:val="118"/>
  </w:num>
  <w:num w:numId="81">
    <w:abstractNumId w:val="180"/>
  </w:num>
  <w:num w:numId="82">
    <w:abstractNumId w:val="148"/>
  </w:num>
  <w:num w:numId="83">
    <w:abstractNumId w:val="73"/>
  </w:num>
  <w:num w:numId="84">
    <w:abstractNumId w:val="26"/>
  </w:num>
  <w:num w:numId="85">
    <w:abstractNumId w:val="36"/>
  </w:num>
  <w:num w:numId="86">
    <w:abstractNumId w:val="34"/>
  </w:num>
  <w:num w:numId="87">
    <w:abstractNumId w:val="49"/>
  </w:num>
  <w:num w:numId="88">
    <w:abstractNumId w:val="133"/>
  </w:num>
  <w:num w:numId="89">
    <w:abstractNumId w:val="171"/>
  </w:num>
  <w:num w:numId="90">
    <w:abstractNumId w:val="121"/>
  </w:num>
  <w:num w:numId="91">
    <w:abstractNumId w:val="119"/>
  </w:num>
  <w:num w:numId="92">
    <w:abstractNumId w:val="69"/>
  </w:num>
  <w:num w:numId="93">
    <w:abstractNumId w:val="120"/>
  </w:num>
  <w:num w:numId="94">
    <w:abstractNumId w:val="84"/>
  </w:num>
  <w:num w:numId="95">
    <w:abstractNumId w:val="141"/>
  </w:num>
  <w:num w:numId="96">
    <w:abstractNumId w:val="109"/>
  </w:num>
  <w:num w:numId="97">
    <w:abstractNumId w:val="57"/>
  </w:num>
  <w:num w:numId="98">
    <w:abstractNumId w:val="80"/>
  </w:num>
  <w:num w:numId="99">
    <w:abstractNumId w:val="139"/>
  </w:num>
  <w:num w:numId="100">
    <w:abstractNumId w:val="181"/>
  </w:num>
  <w:num w:numId="101">
    <w:abstractNumId w:val="131"/>
  </w:num>
  <w:num w:numId="102">
    <w:abstractNumId w:val="160"/>
  </w:num>
  <w:num w:numId="103">
    <w:abstractNumId w:val="33"/>
  </w:num>
  <w:num w:numId="104">
    <w:abstractNumId w:val="50"/>
  </w:num>
  <w:num w:numId="105">
    <w:abstractNumId w:val="22"/>
  </w:num>
  <w:num w:numId="106">
    <w:abstractNumId w:val="179"/>
  </w:num>
  <w:num w:numId="107">
    <w:abstractNumId w:val="54"/>
  </w:num>
  <w:num w:numId="108">
    <w:abstractNumId w:val="30"/>
  </w:num>
  <w:num w:numId="109">
    <w:abstractNumId w:val="107"/>
  </w:num>
  <w:num w:numId="110">
    <w:abstractNumId w:val="187"/>
  </w:num>
  <w:num w:numId="111">
    <w:abstractNumId w:val="157"/>
  </w:num>
  <w:num w:numId="112">
    <w:abstractNumId w:val="94"/>
  </w:num>
  <w:num w:numId="113">
    <w:abstractNumId w:val="24"/>
  </w:num>
  <w:num w:numId="114">
    <w:abstractNumId w:val="8"/>
  </w:num>
  <w:num w:numId="115">
    <w:abstractNumId w:val="71"/>
  </w:num>
  <w:num w:numId="116">
    <w:abstractNumId w:val="146"/>
  </w:num>
  <w:num w:numId="117">
    <w:abstractNumId w:val="188"/>
  </w:num>
  <w:num w:numId="118">
    <w:abstractNumId w:val="81"/>
  </w:num>
  <w:num w:numId="119">
    <w:abstractNumId w:val="142"/>
  </w:num>
  <w:num w:numId="120">
    <w:abstractNumId w:val="53"/>
  </w:num>
  <w:num w:numId="121">
    <w:abstractNumId w:val="74"/>
  </w:num>
  <w:num w:numId="122">
    <w:abstractNumId w:val="166"/>
  </w:num>
  <w:num w:numId="123">
    <w:abstractNumId w:val="144"/>
  </w:num>
  <w:num w:numId="124">
    <w:abstractNumId w:val="101"/>
  </w:num>
  <w:num w:numId="125">
    <w:abstractNumId w:val="169"/>
  </w:num>
  <w:num w:numId="126">
    <w:abstractNumId w:val="136"/>
  </w:num>
  <w:num w:numId="127">
    <w:abstractNumId w:val="40"/>
  </w:num>
  <w:num w:numId="128">
    <w:abstractNumId w:val="184"/>
  </w:num>
  <w:num w:numId="129">
    <w:abstractNumId w:val="12"/>
  </w:num>
  <w:num w:numId="130">
    <w:abstractNumId w:val="70"/>
  </w:num>
  <w:num w:numId="131">
    <w:abstractNumId w:val="4"/>
  </w:num>
  <w:num w:numId="132">
    <w:abstractNumId w:val="88"/>
  </w:num>
  <w:num w:numId="133">
    <w:abstractNumId w:val="130"/>
  </w:num>
  <w:num w:numId="134">
    <w:abstractNumId w:val="23"/>
  </w:num>
  <w:num w:numId="135">
    <w:abstractNumId w:val="167"/>
  </w:num>
  <w:num w:numId="136">
    <w:abstractNumId w:val="138"/>
  </w:num>
  <w:num w:numId="137">
    <w:abstractNumId w:val="114"/>
  </w:num>
  <w:num w:numId="138">
    <w:abstractNumId w:val="110"/>
  </w:num>
  <w:num w:numId="139">
    <w:abstractNumId w:val="153"/>
  </w:num>
  <w:num w:numId="140">
    <w:abstractNumId w:val="135"/>
  </w:num>
  <w:num w:numId="141">
    <w:abstractNumId w:val="9"/>
  </w:num>
  <w:num w:numId="142">
    <w:abstractNumId w:val="15"/>
  </w:num>
  <w:num w:numId="143">
    <w:abstractNumId w:val="43"/>
  </w:num>
  <w:num w:numId="144">
    <w:abstractNumId w:val="155"/>
  </w:num>
  <w:num w:numId="145">
    <w:abstractNumId w:val="145"/>
  </w:num>
  <w:num w:numId="146">
    <w:abstractNumId w:val="158"/>
  </w:num>
  <w:num w:numId="147">
    <w:abstractNumId w:val="25"/>
  </w:num>
  <w:num w:numId="148">
    <w:abstractNumId w:val="151"/>
  </w:num>
  <w:num w:numId="149">
    <w:abstractNumId w:val="124"/>
  </w:num>
  <w:num w:numId="150">
    <w:abstractNumId w:val="63"/>
  </w:num>
  <w:num w:numId="151">
    <w:abstractNumId w:val="150"/>
  </w:num>
  <w:num w:numId="152">
    <w:abstractNumId w:val="140"/>
  </w:num>
  <w:num w:numId="153">
    <w:abstractNumId w:val="59"/>
  </w:num>
  <w:num w:numId="154">
    <w:abstractNumId w:val="97"/>
  </w:num>
  <w:num w:numId="155">
    <w:abstractNumId w:val="95"/>
  </w:num>
  <w:num w:numId="156">
    <w:abstractNumId w:val="83"/>
  </w:num>
  <w:num w:numId="157">
    <w:abstractNumId w:val="162"/>
  </w:num>
  <w:num w:numId="158">
    <w:abstractNumId w:val="27"/>
  </w:num>
  <w:num w:numId="159">
    <w:abstractNumId w:val="137"/>
  </w:num>
  <w:num w:numId="160">
    <w:abstractNumId w:val="161"/>
  </w:num>
  <w:num w:numId="161">
    <w:abstractNumId w:val="99"/>
  </w:num>
  <w:num w:numId="162">
    <w:abstractNumId w:val="85"/>
  </w:num>
  <w:num w:numId="163">
    <w:abstractNumId w:val="86"/>
  </w:num>
  <w:num w:numId="164">
    <w:abstractNumId w:val="46"/>
  </w:num>
  <w:num w:numId="165">
    <w:abstractNumId w:val="45"/>
  </w:num>
  <w:num w:numId="166">
    <w:abstractNumId w:val="79"/>
  </w:num>
  <w:num w:numId="167">
    <w:abstractNumId w:val="62"/>
  </w:num>
  <w:num w:numId="168">
    <w:abstractNumId w:val="11"/>
  </w:num>
  <w:num w:numId="169">
    <w:abstractNumId w:val="0"/>
  </w:num>
  <w:num w:numId="170">
    <w:abstractNumId w:val="78"/>
  </w:num>
  <w:num w:numId="171">
    <w:abstractNumId w:val="113"/>
  </w:num>
  <w:num w:numId="172">
    <w:abstractNumId w:val="47"/>
  </w:num>
  <w:num w:numId="173">
    <w:abstractNumId w:val="67"/>
  </w:num>
  <w:num w:numId="174">
    <w:abstractNumId w:val="60"/>
  </w:num>
  <w:num w:numId="175">
    <w:abstractNumId w:val="173"/>
  </w:num>
  <w:num w:numId="176">
    <w:abstractNumId w:val="75"/>
  </w:num>
  <w:num w:numId="177">
    <w:abstractNumId w:val="149"/>
  </w:num>
  <w:num w:numId="178">
    <w:abstractNumId w:val="77"/>
  </w:num>
  <w:num w:numId="179">
    <w:abstractNumId w:val="182"/>
  </w:num>
  <w:num w:numId="180">
    <w:abstractNumId w:val="68"/>
  </w:num>
  <w:num w:numId="181">
    <w:abstractNumId w:val="103"/>
  </w:num>
  <w:num w:numId="182">
    <w:abstractNumId w:val="42"/>
  </w:num>
  <w:num w:numId="183">
    <w:abstractNumId w:val="159"/>
  </w:num>
  <w:num w:numId="184">
    <w:abstractNumId w:val="38"/>
  </w:num>
  <w:num w:numId="185">
    <w:abstractNumId w:val="6"/>
  </w:num>
  <w:num w:numId="186">
    <w:abstractNumId w:val="18"/>
  </w:num>
  <w:num w:numId="187">
    <w:abstractNumId w:val="39"/>
  </w:num>
  <w:num w:numId="188">
    <w:abstractNumId w:val="126"/>
  </w:num>
  <w:num w:numId="189">
    <w:abstractNumId w:val="183"/>
  </w:num>
  <w:numIdMacAtCleanup w:val="1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ng Tri Nguyen">
    <w15:presenceInfo w15:providerId="Windows Live" w15:userId="7e70b19fa4943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hideSpellingErrors/>
  <w:hideGrammaticalErrors/>
  <w:defaultTabStop w:val="720"/>
  <w:evenAndOddHeaders/>
  <w:drawingGridHorizontalSpacing w:val="110"/>
  <w:displayHorizontalDrawingGridEvery w:val="2"/>
  <w:characterSpacingControl w:val="doNotCompress"/>
  <w:hdrShapeDefaults>
    <o:shapedefaults v:ext="edit" spidmax="3008"/>
    <o:shapelayout v:ext="edit">
      <o:idmap v:ext="edit" data="2"/>
      <o:rules v:ext="edit">
        <o:r id="V:Rule1" type="connector" idref="#Line 356"/>
        <o:r id="V:Rule2" type="connector" idref="#Line 360"/>
        <o:r id="V:Rule3" type="connector" idref="#Line 364"/>
        <o:r id="V:Rule4" type="connector" idref="#Line 368"/>
      </o:rules>
    </o:shapelayout>
  </w:hdrShapeDefaults>
  <w:footnotePr>
    <w:footnote w:id="-1"/>
    <w:footnote w:id="0"/>
    <w:footnote w:id="1"/>
  </w:footnotePr>
  <w:endnotePr>
    <w:endnote w:id="-1"/>
    <w:endnote w:id="0"/>
    <w:endnote w:id="1"/>
  </w:endnotePr>
  <w:compat>
    <w:ulTrailSpace/>
    <w:compatSetting w:name="compatibilityMode" w:uri="http://schemas.microsoft.com/office/word" w:val="12"/>
  </w:compat>
  <w:rsids>
    <w:rsidRoot w:val="008C539B"/>
    <w:rsid w:val="00004F76"/>
    <w:rsid w:val="0000573F"/>
    <w:rsid w:val="00006750"/>
    <w:rsid w:val="00007A13"/>
    <w:rsid w:val="00010EF9"/>
    <w:rsid w:val="000178D6"/>
    <w:rsid w:val="00027A35"/>
    <w:rsid w:val="00044F84"/>
    <w:rsid w:val="00047F4B"/>
    <w:rsid w:val="00051D54"/>
    <w:rsid w:val="000611CB"/>
    <w:rsid w:val="00066E98"/>
    <w:rsid w:val="00075BED"/>
    <w:rsid w:val="0008161A"/>
    <w:rsid w:val="0008693E"/>
    <w:rsid w:val="000A03A6"/>
    <w:rsid w:val="000A18A7"/>
    <w:rsid w:val="000A3B63"/>
    <w:rsid w:val="000A76EB"/>
    <w:rsid w:val="000B4022"/>
    <w:rsid w:val="000D00FD"/>
    <w:rsid w:val="000D06AE"/>
    <w:rsid w:val="000D468D"/>
    <w:rsid w:val="000D4D06"/>
    <w:rsid w:val="000E1E27"/>
    <w:rsid w:val="000E626A"/>
    <w:rsid w:val="000E6BDF"/>
    <w:rsid w:val="000F7F72"/>
    <w:rsid w:val="00103B80"/>
    <w:rsid w:val="001058B5"/>
    <w:rsid w:val="00105CC8"/>
    <w:rsid w:val="00114760"/>
    <w:rsid w:val="00114C3E"/>
    <w:rsid w:val="00115C1F"/>
    <w:rsid w:val="0012193E"/>
    <w:rsid w:val="00131320"/>
    <w:rsid w:val="00131BB9"/>
    <w:rsid w:val="00132354"/>
    <w:rsid w:val="0013281A"/>
    <w:rsid w:val="00151516"/>
    <w:rsid w:val="001538EF"/>
    <w:rsid w:val="00157A41"/>
    <w:rsid w:val="00161E6B"/>
    <w:rsid w:val="00161F44"/>
    <w:rsid w:val="0017070E"/>
    <w:rsid w:val="00171445"/>
    <w:rsid w:val="00174F86"/>
    <w:rsid w:val="00181FB9"/>
    <w:rsid w:val="0018202F"/>
    <w:rsid w:val="001875F6"/>
    <w:rsid w:val="0018771C"/>
    <w:rsid w:val="00194309"/>
    <w:rsid w:val="001A78C8"/>
    <w:rsid w:val="001B1A81"/>
    <w:rsid w:val="001B4813"/>
    <w:rsid w:val="001B6A9B"/>
    <w:rsid w:val="001C1D6B"/>
    <w:rsid w:val="001D059C"/>
    <w:rsid w:val="001E01E2"/>
    <w:rsid w:val="001E0242"/>
    <w:rsid w:val="001F1841"/>
    <w:rsid w:val="001F2F5F"/>
    <w:rsid w:val="00200012"/>
    <w:rsid w:val="00203AC6"/>
    <w:rsid w:val="00210B04"/>
    <w:rsid w:val="002356EB"/>
    <w:rsid w:val="00237475"/>
    <w:rsid w:val="00257CFD"/>
    <w:rsid w:val="002730CB"/>
    <w:rsid w:val="00280038"/>
    <w:rsid w:val="00282DE3"/>
    <w:rsid w:val="0028475D"/>
    <w:rsid w:val="00285B3A"/>
    <w:rsid w:val="00291B2A"/>
    <w:rsid w:val="002970EE"/>
    <w:rsid w:val="002A06A4"/>
    <w:rsid w:val="002B0EBD"/>
    <w:rsid w:val="002B622D"/>
    <w:rsid w:val="002C06AD"/>
    <w:rsid w:val="002C243A"/>
    <w:rsid w:val="002D0FCB"/>
    <w:rsid w:val="002D535B"/>
    <w:rsid w:val="002E5018"/>
    <w:rsid w:val="002F0D83"/>
    <w:rsid w:val="00300F1C"/>
    <w:rsid w:val="003013E7"/>
    <w:rsid w:val="003023EE"/>
    <w:rsid w:val="00307E47"/>
    <w:rsid w:val="00312B1E"/>
    <w:rsid w:val="00316437"/>
    <w:rsid w:val="00322F08"/>
    <w:rsid w:val="00323652"/>
    <w:rsid w:val="00331A00"/>
    <w:rsid w:val="00343C37"/>
    <w:rsid w:val="0035699E"/>
    <w:rsid w:val="0036700F"/>
    <w:rsid w:val="003673DF"/>
    <w:rsid w:val="00371704"/>
    <w:rsid w:val="00373B03"/>
    <w:rsid w:val="00377208"/>
    <w:rsid w:val="00387661"/>
    <w:rsid w:val="00391592"/>
    <w:rsid w:val="00392340"/>
    <w:rsid w:val="00394BC8"/>
    <w:rsid w:val="003A4BB3"/>
    <w:rsid w:val="003A50B3"/>
    <w:rsid w:val="003A7560"/>
    <w:rsid w:val="003B3FED"/>
    <w:rsid w:val="003D1D3A"/>
    <w:rsid w:val="003D5AE2"/>
    <w:rsid w:val="003D6CA2"/>
    <w:rsid w:val="003E32C8"/>
    <w:rsid w:val="004074B0"/>
    <w:rsid w:val="004137B7"/>
    <w:rsid w:val="00414D20"/>
    <w:rsid w:val="0044055F"/>
    <w:rsid w:val="004541F9"/>
    <w:rsid w:val="00455D00"/>
    <w:rsid w:val="004615CA"/>
    <w:rsid w:val="00462B06"/>
    <w:rsid w:val="00470933"/>
    <w:rsid w:val="0047302E"/>
    <w:rsid w:val="00474645"/>
    <w:rsid w:val="0048084B"/>
    <w:rsid w:val="00485F14"/>
    <w:rsid w:val="004A10DD"/>
    <w:rsid w:val="004B4185"/>
    <w:rsid w:val="004B5AA0"/>
    <w:rsid w:val="004B7379"/>
    <w:rsid w:val="004C3B8C"/>
    <w:rsid w:val="004C79AB"/>
    <w:rsid w:val="004E05C4"/>
    <w:rsid w:val="004E427C"/>
    <w:rsid w:val="004E73DD"/>
    <w:rsid w:val="004F0175"/>
    <w:rsid w:val="005032A6"/>
    <w:rsid w:val="00522AA2"/>
    <w:rsid w:val="005270CB"/>
    <w:rsid w:val="0053410F"/>
    <w:rsid w:val="0054036F"/>
    <w:rsid w:val="00543D2F"/>
    <w:rsid w:val="00557AC6"/>
    <w:rsid w:val="0056244E"/>
    <w:rsid w:val="00563DD8"/>
    <w:rsid w:val="00581B03"/>
    <w:rsid w:val="005864C1"/>
    <w:rsid w:val="00592D0F"/>
    <w:rsid w:val="00596DD0"/>
    <w:rsid w:val="005A2410"/>
    <w:rsid w:val="005A39CA"/>
    <w:rsid w:val="005B62E8"/>
    <w:rsid w:val="005C0962"/>
    <w:rsid w:val="005C6518"/>
    <w:rsid w:val="005D0CFD"/>
    <w:rsid w:val="005D2B54"/>
    <w:rsid w:val="005D391B"/>
    <w:rsid w:val="005D4FA8"/>
    <w:rsid w:val="005E2107"/>
    <w:rsid w:val="005E28A0"/>
    <w:rsid w:val="005E57CE"/>
    <w:rsid w:val="005F4233"/>
    <w:rsid w:val="0060423A"/>
    <w:rsid w:val="006042A0"/>
    <w:rsid w:val="00610560"/>
    <w:rsid w:val="00626432"/>
    <w:rsid w:val="00640759"/>
    <w:rsid w:val="00650C79"/>
    <w:rsid w:val="00666306"/>
    <w:rsid w:val="0067189F"/>
    <w:rsid w:val="00673B3E"/>
    <w:rsid w:val="00682F4B"/>
    <w:rsid w:val="00684640"/>
    <w:rsid w:val="00692A10"/>
    <w:rsid w:val="00693724"/>
    <w:rsid w:val="00693C86"/>
    <w:rsid w:val="006B1739"/>
    <w:rsid w:val="006B667C"/>
    <w:rsid w:val="006C2F8B"/>
    <w:rsid w:val="006D1451"/>
    <w:rsid w:val="006D37FD"/>
    <w:rsid w:val="006D6CEA"/>
    <w:rsid w:val="006E585E"/>
    <w:rsid w:val="006E7D0D"/>
    <w:rsid w:val="006F2466"/>
    <w:rsid w:val="006F4613"/>
    <w:rsid w:val="006F7931"/>
    <w:rsid w:val="00710EC7"/>
    <w:rsid w:val="00741AD4"/>
    <w:rsid w:val="00745B96"/>
    <w:rsid w:val="007467B7"/>
    <w:rsid w:val="00750952"/>
    <w:rsid w:val="007526F1"/>
    <w:rsid w:val="0075336E"/>
    <w:rsid w:val="00755BAB"/>
    <w:rsid w:val="00755C8A"/>
    <w:rsid w:val="007604CB"/>
    <w:rsid w:val="0076368A"/>
    <w:rsid w:val="007732B7"/>
    <w:rsid w:val="00787BD6"/>
    <w:rsid w:val="00790683"/>
    <w:rsid w:val="00791656"/>
    <w:rsid w:val="007A0EC7"/>
    <w:rsid w:val="007B1013"/>
    <w:rsid w:val="007C2125"/>
    <w:rsid w:val="007C5CB6"/>
    <w:rsid w:val="007E493D"/>
    <w:rsid w:val="00824580"/>
    <w:rsid w:val="00827626"/>
    <w:rsid w:val="00830E17"/>
    <w:rsid w:val="00832970"/>
    <w:rsid w:val="00835584"/>
    <w:rsid w:val="008358CB"/>
    <w:rsid w:val="00847464"/>
    <w:rsid w:val="008633A9"/>
    <w:rsid w:val="00864FDD"/>
    <w:rsid w:val="00871EF7"/>
    <w:rsid w:val="00891BB3"/>
    <w:rsid w:val="00895DEC"/>
    <w:rsid w:val="008A2204"/>
    <w:rsid w:val="008B65AA"/>
    <w:rsid w:val="008B6696"/>
    <w:rsid w:val="008C2AA5"/>
    <w:rsid w:val="008C539B"/>
    <w:rsid w:val="008D1AB8"/>
    <w:rsid w:val="008D4A55"/>
    <w:rsid w:val="008E1D57"/>
    <w:rsid w:val="008E46FF"/>
    <w:rsid w:val="008E7AD9"/>
    <w:rsid w:val="008F3B25"/>
    <w:rsid w:val="008F5BEF"/>
    <w:rsid w:val="008F69E2"/>
    <w:rsid w:val="008F7604"/>
    <w:rsid w:val="0090368F"/>
    <w:rsid w:val="00903D7E"/>
    <w:rsid w:val="00915B5F"/>
    <w:rsid w:val="009242BE"/>
    <w:rsid w:val="00942A10"/>
    <w:rsid w:val="00956EAF"/>
    <w:rsid w:val="00957383"/>
    <w:rsid w:val="0095773C"/>
    <w:rsid w:val="00957864"/>
    <w:rsid w:val="009578F2"/>
    <w:rsid w:val="00960708"/>
    <w:rsid w:val="00964C1E"/>
    <w:rsid w:val="009764F5"/>
    <w:rsid w:val="0097679B"/>
    <w:rsid w:val="00984E31"/>
    <w:rsid w:val="00991F7F"/>
    <w:rsid w:val="00994781"/>
    <w:rsid w:val="00996664"/>
    <w:rsid w:val="00996909"/>
    <w:rsid w:val="009A0A1E"/>
    <w:rsid w:val="009A4410"/>
    <w:rsid w:val="009B29A7"/>
    <w:rsid w:val="009C4CDF"/>
    <w:rsid w:val="009C778A"/>
    <w:rsid w:val="009D23E8"/>
    <w:rsid w:val="009D6956"/>
    <w:rsid w:val="009E0251"/>
    <w:rsid w:val="009E5ED6"/>
    <w:rsid w:val="009F11C9"/>
    <w:rsid w:val="009F328B"/>
    <w:rsid w:val="009F4A55"/>
    <w:rsid w:val="00A1248F"/>
    <w:rsid w:val="00A13D8B"/>
    <w:rsid w:val="00A15EB1"/>
    <w:rsid w:val="00A17D63"/>
    <w:rsid w:val="00A20AEF"/>
    <w:rsid w:val="00A2730D"/>
    <w:rsid w:val="00A27FCD"/>
    <w:rsid w:val="00A32378"/>
    <w:rsid w:val="00A425EF"/>
    <w:rsid w:val="00A573D7"/>
    <w:rsid w:val="00A62FD4"/>
    <w:rsid w:val="00A67997"/>
    <w:rsid w:val="00A73637"/>
    <w:rsid w:val="00A8187F"/>
    <w:rsid w:val="00A840EF"/>
    <w:rsid w:val="00A851F3"/>
    <w:rsid w:val="00A90C63"/>
    <w:rsid w:val="00A922BF"/>
    <w:rsid w:val="00A95005"/>
    <w:rsid w:val="00A97321"/>
    <w:rsid w:val="00AA2BA0"/>
    <w:rsid w:val="00AA5270"/>
    <w:rsid w:val="00AA556C"/>
    <w:rsid w:val="00AB0683"/>
    <w:rsid w:val="00AB27B7"/>
    <w:rsid w:val="00AC2197"/>
    <w:rsid w:val="00AC41C4"/>
    <w:rsid w:val="00AD4C6F"/>
    <w:rsid w:val="00AE017F"/>
    <w:rsid w:val="00AE1341"/>
    <w:rsid w:val="00AE28CC"/>
    <w:rsid w:val="00AE2D0C"/>
    <w:rsid w:val="00AE2E86"/>
    <w:rsid w:val="00B03B34"/>
    <w:rsid w:val="00B204F0"/>
    <w:rsid w:val="00B20E03"/>
    <w:rsid w:val="00B2239F"/>
    <w:rsid w:val="00B24B9E"/>
    <w:rsid w:val="00B26328"/>
    <w:rsid w:val="00B32274"/>
    <w:rsid w:val="00B354AB"/>
    <w:rsid w:val="00B36FDB"/>
    <w:rsid w:val="00B37DB1"/>
    <w:rsid w:val="00B4035F"/>
    <w:rsid w:val="00B52B81"/>
    <w:rsid w:val="00B55B3B"/>
    <w:rsid w:val="00B60825"/>
    <w:rsid w:val="00B65F67"/>
    <w:rsid w:val="00B70ABA"/>
    <w:rsid w:val="00B72665"/>
    <w:rsid w:val="00B74AC5"/>
    <w:rsid w:val="00B862CB"/>
    <w:rsid w:val="00B9020C"/>
    <w:rsid w:val="00BA48F6"/>
    <w:rsid w:val="00BB675A"/>
    <w:rsid w:val="00BB7A3E"/>
    <w:rsid w:val="00BD3C4A"/>
    <w:rsid w:val="00BD7A6E"/>
    <w:rsid w:val="00BF32C4"/>
    <w:rsid w:val="00C03751"/>
    <w:rsid w:val="00C07A9F"/>
    <w:rsid w:val="00C07D60"/>
    <w:rsid w:val="00C12992"/>
    <w:rsid w:val="00C1552D"/>
    <w:rsid w:val="00C16006"/>
    <w:rsid w:val="00C26E30"/>
    <w:rsid w:val="00C3312C"/>
    <w:rsid w:val="00C33492"/>
    <w:rsid w:val="00C34427"/>
    <w:rsid w:val="00C35AE8"/>
    <w:rsid w:val="00C4290D"/>
    <w:rsid w:val="00C5043A"/>
    <w:rsid w:val="00C51B2A"/>
    <w:rsid w:val="00C53236"/>
    <w:rsid w:val="00C64893"/>
    <w:rsid w:val="00C66356"/>
    <w:rsid w:val="00C73584"/>
    <w:rsid w:val="00C93A7D"/>
    <w:rsid w:val="00C96B6B"/>
    <w:rsid w:val="00C96D00"/>
    <w:rsid w:val="00CA0713"/>
    <w:rsid w:val="00CA275F"/>
    <w:rsid w:val="00CA47B4"/>
    <w:rsid w:val="00CA52F3"/>
    <w:rsid w:val="00CA53D6"/>
    <w:rsid w:val="00CB333D"/>
    <w:rsid w:val="00CC1793"/>
    <w:rsid w:val="00CC5C61"/>
    <w:rsid w:val="00CD42D3"/>
    <w:rsid w:val="00CD4758"/>
    <w:rsid w:val="00CF5FA6"/>
    <w:rsid w:val="00D00419"/>
    <w:rsid w:val="00D11FAB"/>
    <w:rsid w:val="00D130AF"/>
    <w:rsid w:val="00D16DBD"/>
    <w:rsid w:val="00D17B06"/>
    <w:rsid w:val="00D31C33"/>
    <w:rsid w:val="00D349EC"/>
    <w:rsid w:val="00D34ABD"/>
    <w:rsid w:val="00D42E0B"/>
    <w:rsid w:val="00D601B8"/>
    <w:rsid w:val="00D62C39"/>
    <w:rsid w:val="00D742CD"/>
    <w:rsid w:val="00D8448F"/>
    <w:rsid w:val="00D85924"/>
    <w:rsid w:val="00D871BA"/>
    <w:rsid w:val="00D943A3"/>
    <w:rsid w:val="00D969C8"/>
    <w:rsid w:val="00DA0356"/>
    <w:rsid w:val="00DA1D0F"/>
    <w:rsid w:val="00DA2361"/>
    <w:rsid w:val="00DB451A"/>
    <w:rsid w:val="00DB7287"/>
    <w:rsid w:val="00DD63BD"/>
    <w:rsid w:val="00DD67CF"/>
    <w:rsid w:val="00DF2998"/>
    <w:rsid w:val="00E002DE"/>
    <w:rsid w:val="00E00741"/>
    <w:rsid w:val="00E01BBB"/>
    <w:rsid w:val="00E048B3"/>
    <w:rsid w:val="00E176CF"/>
    <w:rsid w:val="00E2178B"/>
    <w:rsid w:val="00E3349D"/>
    <w:rsid w:val="00E40685"/>
    <w:rsid w:val="00E42760"/>
    <w:rsid w:val="00E51ECC"/>
    <w:rsid w:val="00E738D1"/>
    <w:rsid w:val="00E75481"/>
    <w:rsid w:val="00E80FEF"/>
    <w:rsid w:val="00E8189D"/>
    <w:rsid w:val="00E871EE"/>
    <w:rsid w:val="00EA632C"/>
    <w:rsid w:val="00EB333E"/>
    <w:rsid w:val="00ED08F7"/>
    <w:rsid w:val="00EE0045"/>
    <w:rsid w:val="00EF48DD"/>
    <w:rsid w:val="00EF50A0"/>
    <w:rsid w:val="00EF5CEF"/>
    <w:rsid w:val="00EF706C"/>
    <w:rsid w:val="00EF763D"/>
    <w:rsid w:val="00EF7A91"/>
    <w:rsid w:val="00F01F37"/>
    <w:rsid w:val="00F06A7B"/>
    <w:rsid w:val="00F13AA2"/>
    <w:rsid w:val="00F14AD1"/>
    <w:rsid w:val="00F16085"/>
    <w:rsid w:val="00F17AF2"/>
    <w:rsid w:val="00F313E7"/>
    <w:rsid w:val="00F36F12"/>
    <w:rsid w:val="00F43EB0"/>
    <w:rsid w:val="00F70CB5"/>
    <w:rsid w:val="00F74D65"/>
    <w:rsid w:val="00F80EC5"/>
    <w:rsid w:val="00F9226C"/>
    <w:rsid w:val="00F96BEF"/>
    <w:rsid w:val="00FA1DB4"/>
    <w:rsid w:val="00FA1EDA"/>
    <w:rsid w:val="00FA3ECC"/>
    <w:rsid w:val="00FA59F9"/>
    <w:rsid w:val="00FB1685"/>
    <w:rsid w:val="00FB4535"/>
    <w:rsid w:val="00FB5570"/>
    <w:rsid w:val="00FB5A12"/>
    <w:rsid w:val="00FB6EC0"/>
    <w:rsid w:val="00FB738A"/>
    <w:rsid w:val="00FC2C0F"/>
    <w:rsid w:val="00FC3C2C"/>
    <w:rsid w:val="00FE76C5"/>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08"/>
    <o:shapelayout v:ext="edit">
      <o:idmap v:ext="edit" data="1"/>
      <o:rules v:ext="edit">
        <o:r id="V:Rule1" type="connector" idref="#Line 315"/>
        <o:r id="V:Rule2" type="connector" idref="#Line 314"/>
        <o:r id="V:Rule3" type="connector" idref="#Line 318"/>
        <o:r id="V:Rule4" type="connector" idref="#Line 317"/>
      </o:rules>
    </o:shapelayout>
  </w:shapeDefaults>
  <w:decimalSymbol w:val="."/>
  <w:listSeparator w:val=","/>
  <w14:docId w14:val="213AE32D"/>
  <w15:docId w15:val="{5CAB4817-65E0-498E-8F53-821B0DF5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link w:val="Heading1Char"/>
    <w:uiPriority w:val="1"/>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link w:val="Heading2Char"/>
    <w:uiPriority w:val="1"/>
    <w:qFormat/>
    <w:pPr>
      <w:outlineLvl w:val="1"/>
    </w:pPr>
    <w:rPr>
      <w:rFonts w:ascii="Arial" w:eastAsia="Arial" w:hAnsi="Arial" w:cs="Arial"/>
      <w:b/>
      <w:bCs/>
      <w:sz w:val="44"/>
      <w:szCs w:val="44"/>
    </w:rPr>
  </w:style>
  <w:style w:type="paragraph" w:styleId="Heading3">
    <w:name w:val="heading 3"/>
    <w:basedOn w:val="Normal"/>
    <w:link w:val="Heading3Char"/>
    <w:uiPriority w:val="1"/>
    <w:qFormat/>
    <w:pPr>
      <w:ind w:left="700"/>
      <w:outlineLvl w:val="2"/>
    </w:pPr>
    <w:rPr>
      <w:rFonts w:ascii="Arial" w:eastAsia="Arial" w:hAnsi="Arial" w:cs="Arial"/>
      <w:b/>
      <w:bCs/>
      <w:sz w:val="32"/>
      <w:szCs w:val="32"/>
    </w:rPr>
  </w:style>
  <w:style w:type="paragraph" w:styleId="Heading4">
    <w:name w:val="heading 4"/>
    <w:basedOn w:val="Normal"/>
    <w:link w:val="Heading4Char"/>
    <w:uiPriority w:val="1"/>
    <w:qFormat/>
    <w:pPr>
      <w:ind w:left="700"/>
      <w:outlineLvl w:val="3"/>
    </w:pPr>
    <w:rPr>
      <w:rFonts w:ascii="Arial" w:eastAsia="Arial" w:hAnsi="Arial" w:cs="Arial"/>
      <w:b/>
      <w:bCs/>
      <w:sz w:val="27"/>
      <w:szCs w:val="27"/>
    </w:rPr>
  </w:style>
  <w:style w:type="paragraph" w:styleId="Heading5">
    <w:name w:val="heading 5"/>
    <w:basedOn w:val="Normal"/>
    <w:link w:val="Heading5Char"/>
    <w:uiPriority w:val="1"/>
    <w:qFormat/>
    <w:pPr>
      <w:ind w:left="100"/>
      <w:outlineLvl w:val="4"/>
    </w:pPr>
    <w:rPr>
      <w:rFonts w:ascii="Arial" w:eastAsia="Arial" w:hAnsi="Arial" w:cs="Arial"/>
      <w:b/>
      <w:bCs/>
      <w:sz w:val="24"/>
      <w:szCs w:val="24"/>
    </w:rPr>
  </w:style>
  <w:style w:type="paragraph" w:styleId="Heading6">
    <w:name w:val="heading 6"/>
    <w:basedOn w:val="Normal"/>
    <w:link w:val="Heading6Char"/>
    <w:uiPriority w:val="1"/>
    <w:qFormat/>
    <w:pPr>
      <w:ind w:left="2260"/>
      <w:outlineLvl w:val="5"/>
    </w:pPr>
    <w:rPr>
      <w:rFonts w:ascii="Arial" w:eastAsia="Arial" w:hAnsi="Arial" w:cs="Arial"/>
      <w:b/>
      <w:bCs/>
      <w:sz w:val="23"/>
      <w:szCs w:val="23"/>
    </w:rPr>
  </w:style>
  <w:style w:type="paragraph" w:styleId="Heading7">
    <w:name w:val="heading 7"/>
    <w:basedOn w:val="Normal"/>
    <w:link w:val="Heading7Char"/>
    <w:uiPriority w:val="1"/>
    <w:qFormat/>
    <w:pPr>
      <w:ind w:left="1660"/>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111"/>
      <w:ind w:left="2620" w:hanging="360"/>
    </w:pPr>
  </w:style>
  <w:style w:type="paragraph" w:customStyle="1" w:styleId="TableParagraph">
    <w:name w:val="Table Paragraph"/>
    <w:basedOn w:val="Normal"/>
    <w:uiPriority w:val="1"/>
    <w:qFormat/>
    <w:pPr>
      <w:spacing w:before="10"/>
    </w:pPr>
  </w:style>
  <w:style w:type="character" w:styleId="Hyperlink">
    <w:name w:val="Hyperlink"/>
    <w:basedOn w:val="DefaultParagraphFont"/>
    <w:uiPriority w:val="99"/>
    <w:unhideWhenUsed/>
    <w:rsid w:val="00871EF7"/>
    <w:rPr>
      <w:color w:val="0000FF" w:themeColor="hyperlink"/>
      <w:u w:val="single"/>
    </w:rPr>
  </w:style>
  <w:style w:type="character" w:styleId="CommentReference">
    <w:name w:val="annotation reference"/>
    <w:basedOn w:val="DefaultParagraphFont"/>
    <w:uiPriority w:val="99"/>
    <w:semiHidden/>
    <w:unhideWhenUsed/>
    <w:rsid w:val="00A20AEF"/>
    <w:rPr>
      <w:sz w:val="16"/>
      <w:szCs w:val="16"/>
    </w:rPr>
  </w:style>
  <w:style w:type="paragraph" w:styleId="CommentText">
    <w:name w:val="annotation text"/>
    <w:basedOn w:val="Normal"/>
    <w:link w:val="CommentTextChar"/>
    <w:uiPriority w:val="99"/>
    <w:semiHidden/>
    <w:unhideWhenUsed/>
    <w:rsid w:val="00A20AEF"/>
    <w:rPr>
      <w:sz w:val="20"/>
      <w:szCs w:val="20"/>
    </w:rPr>
  </w:style>
  <w:style w:type="character" w:customStyle="1" w:styleId="CommentTextChar">
    <w:name w:val="Comment Text Char"/>
    <w:basedOn w:val="DefaultParagraphFont"/>
    <w:link w:val="CommentText"/>
    <w:uiPriority w:val="99"/>
    <w:semiHidden/>
    <w:rsid w:val="00A20AEF"/>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A20AEF"/>
    <w:rPr>
      <w:b/>
      <w:bCs/>
    </w:rPr>
  </w:style>
  <w:style w:type="character" w:customStyle="1" w:styleId="CommentSubjectChar">
    <w:name w:val="Comment Subject Char"/>
    <w:basedOn w:val="CommentTextChar"/>
    <w:link w:val="CommentSubject"/>
    <w:uiPriority w:val="99"/>
    <w:semiHidden/>
    <w:rsid w:val="00A20AEF"/>
    <w:rPr>
      <w:rFonts w:ascii="Book Antiqua" w:eastAsia="Book Antiqua" w:hAnsi="Book Antiqua" w:cs="Book Antiqua"/>
      <w:b/>
      <w:bCs/>
      <w:sz w:val="20"/>
      <w:szCs w:val="20"/>
    </w:rPr>
  </w:style>
  <w:style w:type="paragraph" w:styleId="BalloonText">
    <w:name w:val="Balloon Text"/>
    <w:basedOn w:val="Normal"/>
    <w:link w:val="BalloonTextChar"/>
    <w:uiPriority w:val="99"/>
    <w:semiHidden/>
    <w:unhideWhenUsed/>
    <w:rsid w:val="00A20A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AEF"/>
    <w:rPr>
      <w:rFonts w:ascii="Segoe UI" w:eastAsia="Book Antiqua" w:hAnsi="Segoe UI" w:cs="Segoe UI"/>
      <w:sz w:val="18"/>
      <w:szCs w:val="18"/>
    </w:rPr>
  </w:style>
  <w:style w:type="paragraph" w:styleId="Revision">
    <w:name w:val="Revision"/>
    <w:hidden/>
    <w:uiPriority w:val="99"/>
    <w:semiHidden/>
    <w:rsid w:val="00AE28CC"/>
    <w:pPr>
      <w:widowControl/>
      <w:autoSpaceDE/>
      <w:autoSpaceDN/>
    </w:pPr>
    <w:rPr>
      <w:rFonts w:ascii="Book Antiqua" w:eastAsia="Book Antiqua" w:hAnsi="Book Antiqua" w:cs="Book Antiqua"/>
    </w:rPr>
  </w:style>
  <w:style w:type="paragraph" w:styleId="Header">
    <w:name w:val="header"/>
    <w:basedOn w:val="Normal"/>
    <w:link w:val="HeaderChar"/>
    <w:uiPriority w:val="99"/>
    <w:unhideWhenUsed/>
    <w:rsid w:val="004A10DD"/>
    <w:pPr>
      <w:tabs>
        <w:tab w:val="center" w:pos="4680"/>
        <w:tab w:val="right" w:pos="9360"/>
      </w:tabs>
    </w:pPr>
  </w:style>
  <w:style w:type="character" w:customStyle="1" w:styleId="HeaderChar">
    <w:name w:val="Header Char"/>
    <w:basedOn w:val="DefaultParagraphFont"/>
    <w:link w:val="Header"/>
    <w:uiPriority w:val="99"/>
    <w:rsid w:val="004A10DD"/>
    <w:rPr>
      <w:rFonts w:ascii="Book Antiqua" w:eastAsia="Book Antiqua" w:hAnsi="Book Antiqua" w:cs="Book Antiqua"/>
    </w:rPr>
  </w:style>
  <w:style w:type="paragraph" w:styleId="Footer">
    <w:name w:val="footer"/>
    <w:basedOn w:val="Normal"/>
    <w:link w:val="FooterChar"/>
    <w:uiPriority w:val="99"/>
    <w:unhideWhenUsed/>
    <w:rsid w:val="004A10DD"/>
    <w:pPr>
      <w:tabs>
        <w:tab w:val="center" w:pos="4680"/>
        <w:tab w:val="right" w:pos="9360"/>
      </w:tabs>
    </w:pPr>
  </w:style>
  <w:style w:type="character" w:customStyle="1" w:styleId="FooterChar">
    <w:name w:val="Footer Char"/>
    <w:basedOn w:val="DefaultParagraphFont"/>
    <w:link w:val="Footer"/>
    <w:uiPriority w:val="99"/>
    <w:rsid w:val="004A10DD"/>
    <w:rPr>
      <w:rFonts w:ascii="Book Antiqua" w:eastAsia="Book Antiqua" w:hAnsi="Book Antiqua" w:cs="Book Antiqua"/>
    </w:rPr>
  </w:style>
  <w:style w:type="character" w:customStyle="1" w:styleId="vote-count-post">
    <w:name w:val="vote-count-post"/>
    <w:basedOn w:val="DefaultParagraphFont"/>
    <w:rsid w:val="00B862CB"/>
  </w:style>
  <w:style w:type="character" w:customStyle="1" w:styleId="vote-accepted-on">
    <w:name w:val="vote-accepted-on"/>
    <w:basedOn w:val="DefaultParagraphFont"/>
    <w:rsid w:val="00B862CB"/>
  </w:style>
  <w:style w:type="paragraph" w:styleId="NormalWeb">
    <w:name w:val="Normal (Web)"/>
    <w:basedOn w:val="Normal"/>
    <w:uiPriority w:val="99"/>
    <w:semiHidden/>
    <w:unhideWhenUsed/>
    <w:rsid w:val="00B862C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B862CB"/>
    <w:rPr>
      <w:i/>
      <w:iCs/>
    </w:rPr>
  </w:style>
  <w:style w:type="character" w:styleId="HTMLCode">
    <w:name w:val="HTML Code"/>
    <w:basedOn w:val="DefaultParagraphFont"/>
    <w:uiPriority w:val="99"/>
    <w:semiHidden/>
    <w:unhideWhenUsed/>
    <w:rsid w:val="00B862CB"/>
    <w:rPr>
      <w:rFonts w:ascii="Courier New" w:eastAsia="Times New Roman" w:hAnsi="Courier New" w:cs="Courier New"/>
      <w:sz w:val="20"/>
      <w:szCs w:val="20"/>
    </w:rPr>
  </w:style>
  <w:style w:type="character" w:styleId="Strong">
    <w:name w:val="Strong"/>
    <w:basedOn w:val="DefaultParagraphFont"/>
    <w:uiPriority w:val="22"/>
    <w:qFormat/>
    <w:rsid w:val="0060423A"/>
    <w:rPr>
      <w:b/>
      <w:bCs/>
    </w:rPr>
  </w:style>
  <w:style w:type="paragraph" w:styleId="HTMLPreformatted">
    <w:name w:val="HTML Preformatted"/>
    <w:basedOn w:val="Normal"/>
    <w:link w:val="HTMLPreformattedChar"/>
    <w:uiPriority w:val="99"/>
    <w:semiHidden/>
    <w:unhideWhenUsed/>
    <w:rsid w:val="00604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23A"/>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791656"/>
    <w:rPr>
      <w:rFonts w:ascii="Arial" w:eastAsia="Arial" w:hAnsi="Arial" w:cs="Arial"/>
      <w:b/>
      <w:bCs/>
      <w:sz w:val="84"/>
      <w:szCs w:val="84"/>
      <w:u w:val="single" w:color="000000"/>
    </w:rPr>
  </w:style>
  <w:style w:type="character" w:customStyle="1" w:styleId="Heading2Char">
    <w:name w:val="Heading 2 Char"/>
    <w:basedOn w:val="DefaultParagraphFont"/>
    <w:link w:val="Heading2"/>
    <w:uiPriority w:val="1"/>
    <w:rsid w:val="00791656"/>
    <w:rPr>
      <w:rFonts w:ascii="Arial" w:eastAsia="Arial" w:hAnsi="Arial" w:cs="Arial"/>
      <w:b/>
      <w:bCs/>
      <w:sz w:val="44"/>
      <w:szCs w:val="44"/>
    </w:rPr>
  </w:style>
  <w:style w:type="character" w:customStyle="1" w:styleId="Heading3Char">
    <w:name w:val="Heading 3 Char"/>
    <w:basedOn w:val="DefaultParagraphFont"/>
    <w:link w:val="Heading3"/>
    <w:uiPriority w:val="1"/>
    <w:rsid w:val="00791656"/>
    <w:rPr>
      <w:rFonts w:ascii="Arial" w:eastAsia="Arial" w:hAnsi="Arial" w:cs="Arial"/>
      <w:b/>
      <w:bCs/>
      <w:sz w:val="32"/>
      <w:szCs w:val="32"/>
    </w:rPr>
  </w:style>
  <w:style w:type="character" w:customStyle="1" w:styleId="Heading4Char">
    <w:name w:val="Heading 4 Char"/>
    <w:basedOn w:val="DefaultParagraphFont"/>
    <w:link w:val="Heading4"/>
    <w:uiPriority w:val="1"/>
    <w:rsid w:val="00791656"/>
    <w:rPr>
      <w:rFonts w:ascii="Arial" w:eastAsia="Arial" w:hAnsi="Arial" w:cs="Arial"/>
      <w:b/>
      <w:bCs/>
      <w:sz w:val="27"/>
      <w:szCs w:val="27"/>
    </w:rPr>
  </w:style>
  <w:style w:type="character" w:customStyle="1" w:styleId="Heading5Char">
    <w:name w:val="Heading 5 Char"/>
    <w:basedOn w:val="DefaultParagraphFont"/>
    <w:link w:val="Heading5"/>
    <w:uiPriority w:val="1"/>
    <w:rsid w:val="00791656"/>
    <w:rPr>
      <w:rFonts w:ascii="Arial" w:eastAsia="Arial" w:hAnsi="Arial" w:cs="Arial"/>
      <w:b/>
      <w:bCs/>
      <w:sz w:val="24"/>
      <w:szCs w:val="24"/>
    </w:rPr>
  </w:style>
  <w:style w:type="character" w:customStyle="1" w:styleId="Heading6Char">
    <w:name w:val="Heading 6 Char"/>
    <w:basedOn w:val="DefaultParagraphFont"/>
    <w:link w:val="Heading6"/>
    <w:uiPriority w:val="1"/>
    <w:rsid w:val="00791656"/>
    <w:rPr>
      <w:rFonts w:ascii="Arial" w:eastAsia="Arial" w:hAnsi="Arial" w:cs="Arial"/>
      <w:b/>
      <w:bCs/>
      <w:sz w:val="23"/>
      <w:szCs w:val="23"/>
    </w:rPr>
  </w:style>
  <w:style w:type="character" w:customStyle="1" w:styleId="Heading7Char">
    <w:name w:val="Heading 7 Char"/>
    <w:basedOn w:val="DefaultParagraphFont"/>
    <w:link w:val="Heading7"/>
    <w:uiPriority w:val="1"/>
    <w:rsid w:val="00791656"/>
    <w:rPr>
      <w:rFonts w:ascii="Book Antiqua" w:eastAsia="Book Antiqua" w:hAnsi="Book Antiqua" w:cs="Book Antiqua"/>
      <w:b/>
      <w:bCs/>
      <w:sz w:val="20"/>
      <w:szCs w:val="20"/>
    </w:rPr>
  </w:style>
  <w:style w:type="character" w:customStyle="1" w:styleId="BodyTextChar">
    <w:name w:val="Body Text Char"/>
    <w:basedOn w:val="DefaultParagraphFont"/>
    <w:link w:val="BodyText"/>
    <w:uiPriority w:val="1"/>
    <w:rsid w:val="00791656"/>
    <w:rPr>
      <w:rFonts w:ascii="Book Antiqua" w:eastAsia="Book Antiqua" w:hAnsi="Book Antiqua" w:cs="Book Antiqua"/>
      <w:sz w:val="20"/>
      <w:szCs w:val="20"/>
    </w:rPr>
  </w:style>
  <w:style w:type="character" w:customStyle="1" w:styleId="shorttext">
    <w:name w:val="short_text"/>
    <w:basedOn w:val="DefaultParagraphFont"/>
    <w:rsid w:val="00791656"/>
  </w:style>
  <w:style w:type="table" w:styleId="TableGrid">
    <w:name w:val="Table Grid"/>
    <w:basedOn w:val="TableNormal"/>
    <w:uiPriority w:val="39"/>
    <w:rsid w:val="005A241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2410"/>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04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81308">
          <w:marLeft w:val="0"/>
          <w:marRight w:val="0"/>
          <w:marTop w:val="0"/>
          <w:marBottom w:val="75"/>
          <w:divBdr>
            <w:top w:val="none" w:sz="0" w:space="0" w:color="auto"/>
            <w:left w:val="none" w:sz="0" w:space="0" w:color="auto"/>
            <w:bottom w:val="none" w:sz="0" w:space="0" w:color="auto"/>
            <w:right w:val="none" w:sz="0" w:space="0" w:color="auto"/>
          </w:divBdr>
        </w:div>
      </w:divsChild>
    </w:div>
    <w:div w:id="969746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us.example.com" TargetMode="External"/><Relationship Id="rId299" Type="http://schemas.openxmlformats.org/officeDocument/2006/relationships/footer" Target="footer109.xml"/><Relationship Id="rId21" Type="http://schemas.openxmlformats.org/officeDocument/2006/relationships/hyperlink" Target="http://www.oracle.com/technetwork/topics/security/whatsnew/index.html" TargetMode="External"/><Relationship Id="rId63" Type="http://schemas.openxmlformats.org/officeDocument/2006/relationships/header" Target="header17.xml"/><Relationship Id="rId159" Type="http://schemas.openxmlformats.org/officeDocument/2006/relationships/header" Target="header74.xml"/><Relationship Id="rId324" Type="http://schemas.microsoft.com/office/2011/relationships/people" Target="people.xml"/><Relationship Id="rId170" Type="http://schemas.openxmlformats.org/officeDocument/2006/relationships/header" Target="header79.xml"/><Relationship Id="rId226" Type="http://schemas.openxmlformats.org/officeDocument/2006/relationships/footer" Target="footer82.xml"/><Relationship Id="rId268" Type="http://schemas.openxmlformats.org/officeDocument/2006/relationships/footer" Target="footer95.xml"/><Relationship Id="rId32"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header" Target="header57.xml"/><Relationship Id="rId5" Type="http://schemas.openxmlformats.org/officeDocument/2006/relationships/webSettings" Target="webSettings.xml"/><Relationship Id="rId181" Type="http://schemas.openxmlformats.org/officeDocument/2006/relationships/header" Target="header88.xml"/><Relationship Id="rId237" Type="http://schemas.openxmlformats.org/officeDocument/2006/relationships/hyperlink" Target="http://www.oracle.com/technetwork/topics/security/whatsnew/index.html" TargetMode="External"/><Relationship Id="rId279" Type="http://schemas.openxmlformats.org/officeDocument/2006/relationships/footer" Target="footer99.xml"/><Relationship Id="rId43" Type="http://schemas.openxmlformats.org/officeDocument/2006/relationships/header" Target="header3.xml"/><Relationship Id="rId139" Type="http://schemas.openxmlformats.org/officeDocument/2006/relationships/footer" Target="footer53.xml"/><Relationship Id="rId290" Type="http://schemas.openxmlformats.org/officeDocument/2006/relationships/footer" Target="footer104.xml"/><Relationship Id="rId304" Type="http://schemas.openxmlformats.org/officeDocument/2006/relationships/header" Target="header154.xml"/><Relationship Id="rId85" Type="http://schemas.openxmlformats.org/officeDocument/2006/relationships/header" Target="header31.xml"/><Relationship Id="rId150" Type="http://schemas.openxmlformats.org/officeDocument/2006/relationships/header" Target="header67.xml"/><Relationship Id="rId192" Type="http://schemas.openxmlformats.org/officeDocument/2006/relationships/header" Target="header95.xml"/><Relationship Id="rId206" Type="http://schemas.openxmlformats.org/officeDocument/2006/relationships/footer" Target="footer74.xml"/><Relationship Id="rId248" Type="http://schemas.openxmlformats.org/officeDocument/2006/relationships/header" Target="header119.xml"/><Relationship Id="rId12" Type="http://schemas.openxmlformats.org/officeDocument/2006/relationships/footer" Target="footer4.xml"/><Relationship Id="rId108" Type="http://schemas.openxmlformats.org/officeDocument/2006/relationships/header" Target="header43.xml"/><Relationship Id="rId315" Type="http://schemas.openxmlformats.org/officeDocument/2006/relationships/footer" Target="footer117.xml"/><Relationship Id="rId54" Type="http://schemas.openxmlformats.org/officeDocument/2006/relationships/footer" Target="footer26.xml"/><Relationship Id="rId96" Type="http://schemas.openxmlformats.org/officeDocument/2006/relationships/header" Target="header38.xml"/><Relationship Id="rId161" Type="http://schemas.openxmlformats.org/officeDocument/2006/relationships/footer" Target="footer62.xml"/><Relationship Id="rId217" Type="http://schemas.openxmlformats.org/officeDocument/2006/relationships/footer" Target="footer79.xml"/><Relationship Id="rId259" Type="http://schemas.openxmlformats.org/officeDocument/2006/relationships/header" Target="header128.xml"/><Relationship Id="rId23" Type="http://schemas.openxmlformats.org/officeDocument/2006/relationships/footer" Target="footer9.xml"/><Relationship Id="rId119" Type="http://schemas.openxmlformats.org/officeDocument/2006/relationships/header" Target="header50.xml"/><Relationship Id="rId270" Type="http://schemas.openxmlformats.org/officeDocument/2006/relationships/header" Target="header135.xml"/><Relationship Id="rId326" Type="http://schemas.microsoft.com/office/2016/09/relationships/commentsIds" Target="commentsIds.xml"/><Relationship Id="rId65" Type="http://schemas.openxmlformats.org/officeDocument/2006/relationships/footer" Target="footer29.xml"/><Relationship Id="rId130" Type="http://schemas.openxmlformats.org/officeDocument/2006/relationships/header" Target="header59.xml"/><Relationship Id="rId172" Type="http://schemas.openxmlformats.org/officeDocument/2006/relationships/header" Target="header81.xml"/><Relationship Id="rId228" Type="http://schemas.openxmlformats.org/officeDocument/2006/relationships/header" Target="header112.xml"/><Relationship Id="rId281" Type="http://schemas.openxmlformats.org/officeDocument/2006/relationships/header" Target="header143.xml"/><Relationship Id="rId34" Type="http://schemas.openxmlformats.org/officeDocument/2006/relationships/footer" Target="footer20.xml"/><Relationship Id="rId76" Type="http://schemas.openxmlformats.org/officeDocument/2006/relationships/header" Target="header25.xml"/><Relationship Id="rId141" Type="http://schemas.openxmlformats.org/officeDocument/2006/relationships/footer" Target="footer55.xml"/><Relationship Id="rId7" Type="http://schemas.openxmlformats.org/officeDocument/2006/relationships/endnotes" Target="endnotes.xml"/><Relationship Id="rId162" Type="http://schemas.openxmlformats.org/officeDocument/2006/relationships/footer" Target="footer63.xml"/><Relationship Id="rId183" Type="http://schemas.openxmlformats.org/officeDocument/2006/relationships/header" Target="header90.xml"/><Relationship Id="rId218" Type="http://schemas.openxmlformats.org/officeDocument/2006/relationships/footer" Target="footer80.xml"/><Relationship Id="rId239" Type="http://schemas.openxmlformats.org/officeDocument/2006/relationships/footer" Target="footer89.xml"/><Relationship Id="rId250" Type="http://schemas.openxmlformats.org/officeDocument/2006/relationships/header" Target="header121.xml"/><Relationship Id="rId271" Type="http://schemas.openxmlformats.org/officeDocument/2006/relationships/header" Target="header136.xml"/><Relationship Id="rId292" Type="http://schemas.openxmlformats.org/officeDocument/2006/relationships/header" Target="header148.xml"/><Relationship Id="rId306" Type="http://schemas.openxmlformats.org/officeDocument/2006/relationships/footer" Target="footer112.xml"/><Relationship Id="rId24" Type="http://schemas.openxmlformats.org/officeDocument/2006/relationships/footer" Target="footer10.xml"/><Relationship Id="rId45" Type="http://schemas.openxmlformats.org/officeDocument/2006/relationships/comments" Target="comments.xml"/><Relationship Id="rId66" Type="http://schemas.openxmlformats.org/officeDocument/2006/relationships/footer" Target="footer30.xml"/><Relationship Id="rId87" Type="http://schemas.openxmlformats.org/officeDocument/2006/relationships/footer" Target="footer36.xml"/><Relationship Id="rId110" Type="http://schemas.openxmlformats.org/officeDocument/2006/relationships/header" Target="header45.xml"/><Relationship Id="rId131" Type="http://schemas.openxmlformats.org/officeDocument/2006/relationships/footer" Target="footer49.xml"/><Relationship Id="rId152" Type="http://schemas.openxmlformats.org/officeDocument/2006/relationships/header" Target="header69.xml"/><Relationship Id="rId173" Type="http://schemas.openxmlformats.org/officeDocument/2006/relationships/footer" Target="footer65.xml"/><Relationship Id="rId194" Type="http://schemas.openxmlformats.org/officeDocument/2006/relationships/header" Target="header97.xml"/><Relationship Id="rId208" Type="http://schemas.openxmlformats.org/officeDocument/2006/relationships/image" Target="media/image7.png"/><Relationship Id="rId229" Type="http://schemas.openxmlformats.org/officeDocument/2006/relationships/footer" Target="footer83.xml"/><Relationship Id="rId240" Type="http://schemas.openxmlformats.org/officeDocument/2006/relationships/footer" Target="footer90.xml"/><Relationship Id="rId261" Type="http://schemas.openxmlformats.org/officeDocument/2006/relationships/header" Target="header130.xml"/><Relationship Id="rId14" Type="http://schemas.openxmlformats.org/officeDocument/2006/relationships/footer" Target="footer6.xml"/><Relationship Id="rId35" Type="http://schemas.openxmlformats.org/officeDocument/2006/relationships/footer" Target="footer21.xml"/><Relationship Id="rId56" Type="http://schemas.openxmlformats.org/officeDocument/2006/relationships/header" Target="header12.xml"/><Relationship Id="rId77" Type="http://schemas.openxmlformats.org/officeDocument/2006/relationships/footer" Target="footer33.xml"/><Relationship Id="rId100" Type="http://schemas.openxmlformats.org/officeDocument/2006/relationships/footer" Target="footer39.xml"/><Relationship Id="rId282" Type="http://schemas.openxmlformats.org/officeDocument/2006/relationships/footer" Target="footer100.xml"/><Relationship Id="rId317" Type="http://schemas.openxmlformats.org/officeDocument/2006/relationships/header" Target="header161.xml"/><Relationship Id="rId8" Type="http://schemas.openxmlformats.org/officeDocument/2006/relationships/image" Target="media/image1.png"/><Relationship Id="rId98" Type="http://schemas.openxmlformats.org/officeDocument/2006/relationships/header" Target="header40.xml"/><Relationship Id="rId121" Type="http://schemas.openxmlformats.org/officeDocument/2006/relationships/header" Target="header52.xml"/><Relationship Id="rId142" Type="http://schemas.openxmlformats.org/officeDocument/2006/relationships/footer" Target="footer56.xml"/><Relationship Id="rId163" Type="http://schemas.openxmlformats.org/officeDocument/2006/relationships/footer" Target="footer64.xml"/><Relationship Id="rId184" Type="http://schemas.openxmlformats.org/officeDocument/2006/relationships/header" Target="header91.xml"/><Relationship Id="rId219" Type="http://schemas.openxmlformats.org/officeDocument/2006/relationships/header" Target="header105.xml"/><Relationship Id="rId230" Type="http://schemas.openxmlformats.org/officeDocument/2006/relationships/footer" Target="footer84.xml"/><Relationship Id="rId251" Type="http://schemas.openxmlformats.org/officeDocument/2006/relationships/header" Target="header122.xml"/><Relationship Id="rId25" Type="http://schemas.openxmlformats.org/officeDocument/2006/relationships/footer" Target="footer11.xml"/><Relationship Id="rId46" Type="http://schemas.microsoft.com/office/2011/relationships/commentsExtended" Target="commentsExtended.xml"/><Relationship Id="rId67" Type="http://schemas.openxmlformats.org/officeDocument/2006/relationships/footer" Target="footer31.xml"/><Relationship Id="rId272" Type="http://schemas.openxmlformats.org/officeDocument/2006/relationships/header" Target="header137.xml"/><Relationship Id="rId293" Type="http://schemas.openxmlformats.org/officeDocument/2006/relationships/header" Target="header149.xml"/><Relationship Id="rId307" Type="http://schemas.openxmlformats.org/officeDocument/2006/relationships/footer" Target="footer113.xml"/><Relationship Id="rId88" Type="http://schemas.openxmlformats.org/officeDocument/2006/relationships/header" Target="header32.xml"/><Relationship Id="rId111" Type="http://schemas.openxmlformats.org/officeDocument/2006/relationships/header" Target="header46.xml"/><Relationship Id="rId132" Type="http://schemas.openxmlformats.org/officeDocument/2006/relationships/footer" Target="footer50.xml"/><Relationship Id="rId153" Type="http://schemas.openxmlformats.org/officeDocument/2006/relationships/header" Target="header70.xml"/><Relationship Id="rId174" Type="http://schemas.openxmlformats.org/officeDocument/2006/relationships/footer" Target="footer66.xml"/><Relationship Id="rId195" Type="http://schemas.openxmlformats.org/officeDocument/2006/relationships/header" Target="header98.xml"/><Relationship Id="rId209" Type="http://schemas.openxmlformats.org/officeDocument/2006/relationships/footer" Target="footer75.xml"/><Relationship Id="rId220" Type="http://schemas.openxmlformats.org/officeDocument/2006/relationships/header" Target="header106.xml"/><Relationship Id="rId241" Type="http://schemas.openxmlformats.org/officeDocument/2006/relationships/hyperlink" Target="http://www.oracle.com/technetwork/topics/security/alerts-086861.html" TargetMode="External"/><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header" Target="header13.xml"/><Relationship Id="rId262" Type="http://schemas.openxmlformats.org/officeDocument/2006/relationships/header" Target="header131.xml"/><Relationship Id="rId283" Type="http://schemas.openxmlformats.org/officeDocument/2006/relationships/footer" Target="footer101.xml"/><Relationship Id="rId318" Type="http://schemas.openxmlformats.org/officeDocument/2006/relationships/footer" Target="footer118.xml"/><Relationship Id="rId78" Type="http://schemas.openxmlformats.org/officeDocument/2006/relationships/footer" Target="footer34.xml"/><Relationship Id="rId99" Type="http://schemas.openxmlformats.org/officeDocument/2006/relationships/image" Target="media/image4.png"/><Relationship Id="rId101" Type="http://schemas.openxmlformats.org/officeDocument/2006/relationships/footer" Target="footer40.xml"/><Relationship Id="rId122" Type="http://schemas.openxmlformats.org/officeDocument/2006/relationships/header" Target="header53.xml"/><Relationship Id="rId143" Type="http://schemas.openxmlformats.org/officeDocument/2006/relationships/header" Target="header62.xml"/><Relationship Id="rId164" Type="http://schemas.openxmlformats.org/officeDocument/2006/relationships/header" Target="header75.xml"/><Relationship Id="rId185" Type="http://schemas.openxmlformats.org/officeDocument/2006/relationships/footer" Target="footer67.xml"/><Relationship Id="rId9" Type="http://schemas.openxmlformats.org/officeDocument/2006/relationships/footer" Target="footer1.xml"/><Relationship Id="rId210" Type="http://schemas.openxmlformats.org/officeDocument/2006/relationships/footer" Target="footer76.xml"/><Relationship Id="rId26" Type="http://schemas.openxmlformats.org/officeDocument/2006/relationships/footer" Target="footer12.xml"/><Relationship Id="rId231" Type="http://schemas.openxmlformats.org/officeDocument/2006/relationships/footer" Target="footer85.xml"/><Relationship Id="rId252" Type="http://schemas.openxmlformats.org/officeDocument/2006/relationships/header" Target="header123.xml"/><Relationship Id="rId273" Type="http://schemas.openxmlformats.org/officeDocument/2006/relationships/header" Target="header138.xml"/><Relationship Id="rId294" Type="http://schemas.openxmlformats.org/officeDocument/2006/relationships/footer" Target="footer106.xml"/><Relationship Id="rId308" Type="http://schemas.openxmlformats.org/officeDocument/2006/relationships/header" Target="header156.xml"/><Relationship Id="rId47" Type="http://schemas.openxmlformats.org/officeDocument/2006/relationships/header" Target="header5.xml"/><Relationship Id="rId68" Type="http://schemas.openxmlformats.org/officeDocument/2006/relationships/footer" Target="footer32.xml"/><Relationship Id="rId89" Type="http://schemas.openxmlformats.org/officeDocument/2006/relationships/header" Target="header33.xml"/><Relationship Id="rId112" Type="http://schemas.openxmlformats.org/officeDocument/2006/relationships/footer" Target="footer45.xml"/><Relationship Id="rId133" Type="http://schemas.openxmlformats.org/officeDocument/2006/relationships/image" Target="media/image5.png"/><Relationship Id="rId154" Type="http://schemas.openxmlformats.org/officeDocument/2006/relationships/header" Target="header71.xml"/><Relationship Id="rId175" Type="http://schemas.openxmlformats.org/officeDocument/2006/relationships/header" Target="header82.xml"/><Relationship Id="rId196" Type="http://schemas.openxmlformats.org/officeDocument/2006/relationships/header" Target="header99.xml"/><Relationship Id="rId200" Type="http://schemas.openxmlformats.org/officeDocument/2006/relationships/footer" Target="footer72.xml"/><Relationship Id="rId16" Type="http://schemas.openxmlformats.org/officeDocument/2006/relationships/footer" Target="footer8.xml"/><Relationship Id="rId221" Type="http://schemas.openxmlformats.org/officeDocument/2006/relationships/header" Target="header107.xml"/><Relationship Id="rId242" Type="http://schemas.openxmlformats.org/officeDocument/2006/relationships/hyperlink" Target="http://www.oracle.com/technetwork/topics/security/alerts-086861.html" TargetMode="External"/><Relationship Id="rId263" Type="http://schemas.openxmlformats.org/officeDocument/2006/relationships/footer" Target="footer93.xml"/><Relationship Id="rId284" Type="http://schemas.openxmlformats.org/officeDocument/2006/relationships/header" Target="header144.xml"/><Relationship Id="rId319" Type="http://schemas.openxmlformats.org/officeDocument/2006/relationships/footer" Target="footer119.xml"/><Relationship Id="rId37" Type="http://schemas.openxmlformats.org/officeDocument/2006/relationships/header" Target="header1.xml"/><Relationship Id="rId58" Type="http://schemas.openxmlformats.org/officeDocument/2006/relationships/header" Target="header14.xml"/><Relationship Id="rId79" Type="http://schemas.openxmlformats.org/officeDocument/2006/relationships/header" Target="header26.xml"/><Relationship Id="rId102" Type="http://schemas.openxmlformats.org/officeDocument/2006/relationships/footer" Target="footer41.xml"/><Relationship Id="rId123" Type="http://schemas.openxmlformats.org/officeDocument/2006/relationships/footer" Target="footer47.xml"/><Relationship Id="rId144" Type="http://schemas.openxmlformats.org/officeDocument/2006/relationships/header" Target="header63.xml"/><Relationship Id="rId90" Type="http://schemas.openxmlformats.org/officeDocument/2006/relationships/header" Target="header34.xml"/><Relationship Id="rId165" Type="http://schemas.openxmlformats.org/officeDocument/2006/relationships/header" Target="header76.xml"/><Relationship Id="rId186" Type="http://schemas.openxmlformats.org/officeDocument/2006/relationships/footer" Target="footer68.xml"/><Relationship Id="rId211" Type="http://schemas.openxmlformats.org/officeDocument/2006/relationships/header" Target="header101.xml"/><Relationship Id="rId232" Type="http://schemas.openxmlformats.org/officeDocument/2006/relationships/footer" Target="footer86.xml"/><Relationship Id="rId253" Type="http://schemas.openxmlformats.org/officeDocument/2006/relationships/header" Target="header124.xml"/><Relationship Id="rId274" Type="http://schemas.openxmlformats.org/officeDocument/2006/relationships/header" Target="header139.xml"/><Relationship Id="rId295" Type="http://schemas.openxmlformats.org/officeDocument/2006/relationships/footer" Target="footer107.xml"/><Relationship Id="rId309" Type="http://schemas.openxmlformats.org/officeDocument/2006/relationships/header" Target="header157.xml"/><Relationship Id="rId27" Type="http://schemas.openxmlformats.org/officeDocument/2006/relationships/footer" Target="footer13.xml"/><Relationship Id="rId48" Type="http://schemas.openxmlformats.org/officeDocument/2006/relationships/header" Target="header6.xml"/><Relationship Id="rId69" Type="http://schemas.openxmlformats.org/officeDocument/2006/relationships/header" Target="header18.xml"/><Relationship Id="rId113" Type="http://schemas.openxmlformats.org/officeDocument/2006/relationships/footer" Target="footer46.xml"/><Relationship Id="rId134" Type="http://schemas.openxmlformats.org/officeDocument/2006/relationships/hyperlink" Target="mailto:uone@us.example.com" TargetMode="External"/><Relationship Id="rId320" Type="http://schemas.openxmlformats.org/officeDocument/2006/relationships/header" Target="header162.xml"/><Relationship Id="rId80" Type="http://schemas.openxmlformats.org/officeDocument/2006/relationships/header" Target="header27.xml"/><Relationship Id="rId155" Type="http://schemas.openxmlformats.org/officeDocument/2006/relationships/header" Target="header72.xml"/><Relationship Id="rId176" Type="http://schemas.openxmlformats.org/officeDocument/2006/relationships/header" Target="header83.xml"/><Relationship Id="rId197" Type="http://schemas.openxmlformats.org/officeDocument/2006/relationships/header" Target="header100.xml"/><Relationship Id="rId201" Type="http://schemas.openxmlformats.org/officeDocument/2006/relationships/hyperlink" Target="http://www.oracle.com/technology/oracleas/schema/dbserver_audittrail-11_" TargetMode="External"/><Relationship Id="rId222" Type="http://schemas.openxmlformats.org/officeDocument/2006/relationships/header" Target="header108.xml"/><Relationship Id="rId243" Type="http://schemas.openxmlformats.org/officeDocument/2006/relationships/hyperlink" Target="https://support.oracle.com/" TargetMode="External"/><Relationship Id="rId264" Type="http://schemas.openxmlformats.org/officeDocument/2006/relationships/footer" Target="footer94.xml"/><Relationship Id="rId285" Type="http://schemas.openxmlformats.org/officeDocument/2006/relationships/header" Target="header145.xml"/><Relationship Id="rId17" Type="http://schemas.openxmlformats.org/officeDocument/2006/relationships/hyperlink" Target="http://www.oracle.com/pls/topic/lookup?ctx=acc&amp;id=docacc." TargetMode="External"/><Relationship Id="rId38" Type="http://schemas.openxmlformats.org/officeDocument/2006/relationships/header" Target="header2.xml"/><Relationship Id="rId59" Type="http://schemas.openxmlformats.org/officeDocument/2006/relationships/header" Target="header15.xml"/><Relationship Id="rId103" Type="http://schemas.openxmlformats.org/officeDocument/2006/relationships/footer" Target="footer42.xml"/><Relationship Id="rId124" Type="http://schemas.openxmlformats.org/officeDocument/2006/relationships/footer" Target="footer48.xml"/><Relationship Id="rId310" Type="http://schemas.openxmlformats.org/officeDocument/2006/relationships/footer" Target="footer114.xml"/><Relationship Id="rId70" Type="http://schemas.openxmlformats.org/officeDocument/2006/relationships/header" Target="header19.xml"/><Relationship Id="rId91" Type="http://schemas.openxmlformats.org/officeDocument/2006/relationships/footer" Target="footer37.xml"/><Relationship Id="rId145" Type="http://schemas.openxmlformats.org/officeDocument/2006/relationships/header" Target="header64.xml"/><Relationship Id="rId166" Type="http://schemas.openxmlformats.org/officeDocument/2006/relationships/hyperlink" Target="http://www.oracle.com/technetwork/database/focus-areas/security/ols-cs1-099558.html" TargetMode="External"/><Relationship Id="rId187" Type="http://schemas.openxmlformats.org/officeDocument/2006/relationships/header" Target="header92.xml"/><Relationship Id="rId1" Type="http://schemas.openxmlformats.org/officeDocument/2006/relationships/customXml" Target="../customXml/item1.xml"/><Relationship Id="rId212" Type="http://schemas.openxmlformats.org/officeDocument/2006/relationships/header" Target="header102.xml"/><Relationship Id="rId233" Type="http://schemas.openxmlformats.org/officeDocument/2006/relationships/header" Target="header113.xml"/><Relationship Id="rId254" Type="http://schemas.openxmlformats.org/officeDocument/2006/relationships/header" Target="header125.xml"/><Relationship Id="rId28" Type="http://schemas.openxmlformats.org/officeDocument/2006/relationships/footer" Target="footer14.xml"/><Relationship Id="rId49" Type="http://schemas.openxmlformats.org/officeDocument/2006/relationships/header" Target="header7.xml"/><Relationship Id="rId114" Type="http://schemas.openxmlformats.org/officeDocument/2006/relationships/header" Target="header47.xml"/><Relationship Id="rId275" Type="http://schemas.openxmlformats.org/officeDocument/2006/relationships/header" Target="header140.xml"/><Relationship Id="rId296" Type="http://schemas.openxmlformats.org/officeDocument/2006/relationships/header" Target="header150.xml"/><Relationship Id="rId300" Type="http://schemas.openxmlformats.org/officeDocument/2006/relationships/header" Target="header152.xml"/><Relationship Id="rId60" Type="http://schemas.openxmlformats.org/officeDocument/2006/relationships/footer" Target="footer27.xml"/><Relationship Id="rId81" Type="http://schemas.openxmlformats.org/officeDocument/2006/relationships/header" Target="header28.xml"/><Relationship Id="rId135" Type="http://schemas.openxmlformats.org/officeDocument/2006/relationships/footer" Target="footer51.xml"/><Relationship Id="rId156" Type="http://schemas.openxmlformats.org/officeDocument/2006/relationships/footer" Target="footer59.xml"/><Relationship Id="rId177" Type="http://schemas.openxmlformats.org/officeDocument/2006/relationships/header" Target="header84.xml"/><Relationship Id="rId198" Type="http://schemas.openxmlformats.org/officeDocument/2006/relationships/hyperlink" Target="http://xmlns.oracle.com/oracleas/schema/dbserver_audittrail-11_2.xsd" TargetMode="External"/><Relationship Id="rId321" Type="http://schemas.openxmlformats.org/officeDocument/2006/relationships/header" Target="header163.xml"/><Relationship Id="rId202" Type="http://schemas.openxmlformats.org/officeDocument/2006/relationships/hyperlink" Target="http://xmlns.oracle.com/oracleas/schema/dbserver_audittrail-11_" TargetMode="External"/><Relationship Id="rId223" Type="http://schemas.openxmlformats.org/officeDocument/2006/relationships/header" Target="header109.xml"/><Relationship Id="rId244" Type="http://schemas.openxmlformats.org/officeDocument/2006/relationships/hyperlink" Target="mailto:secalert_us@oracle.com" TargetMode="External"/><Relationship Id="rId18" Type="http://schemas.openxmlformats.org/officeDocument/2006/relationships/hyperlink" Target="http://www.oracle.com/pls/topic/lookup?ctx=acc&amp;amp;id=info" TargetMode="External"/><Relationship Id="rId39" Type="http://schemas.openxmlformats.org/officeDocument/2006/relationships/hyperlink" Target="http://www.oracle.com/technetwork/topics/security/whatsnew/index.html" TargetMode="External"/><Relationship Id="rId265" Type="http://schemas.openxmlformats.org/officeDocument/2006/relationships/header" Target="header132.xml"/><Relationship Id="rId286" Type="http://schemas.openxmlformats.org/officeDocument/2006/relationships/footer" Target="footer102.xml"/><Relationship Id="rId50" Type="http://schemas.openxmlformats.org/officeDocument/2006/relationships/header" Target="header8.xml"/><Relationship Id="rId104" Type="http://schemas.openxmlformats.org/officeDocument/2006/relationships/header" Target="header41.xml"/><Relationship Id="rId125" Type="http://schemas.openxmlformats.org/officeDocument/2006/relationships/header" Target="header54.xml"/><Relationship Id="rId146" Type="http://schemas.openxmlformats.org/officeDocument/2006/relationships/header" Target="header65.xml"/><Relationship Id="rId167" Type="http://schemas.openxmlformats.org/officeDocument/2006/relationships/hyperlink" Target="http://www.oracle.com/technetwork/database/focus-areas/security/ols-cs1-09" TargetMode="External"/><Relationship Id="rId188" Type="http://schemas.openxmlformats.org/officeDocument/2006/relationships/header" Target="header93.xml"/><Relationship Id="rId311" Type="http://schemas.openxmlformats.org/officeDocument/2006/relationships/footer" Target="footer115.xml"/><Relationship Id="rId71" Type="http://schemas.openxmlformats.org/officeDocument/2006/relationships/header" Target="header20.xml"/><Relationship Id="rId92" Type="http://schemas.openxmlformats.org/officeDocument/2006/relationships/footer" Target="footer38.xml"/><Relationship Id="rId213" Type="http://schemas.openxmlformats.org/officeDocument/2006/relationships/header" Target="header103.xml"/><Relationship Id="rId234" Type="http://schemas.openxmlformats.org/officeDocument/2006/relationships/header" Target="header114.xml"/><Relationship Id="rId2" Type="http://schemas.openxmlformats.org/officeDocument/2006/relationships/numbering" Target="numbering.xml"/><Relationship Id="rId29" Type="http://schemas.openxmlformats.org/officeDocument/2006/relationships/footer" Target="footer15.xml"/><Relationship Id="rId255" Type="http://schemas.openxmlformats.org/officeDocument/2006/relationships/footer" Target="footer91.xml"/><Relationship Id="rId276" Type="http://schemas.openxmlformats.org/officeDocument/2006/relationships/footer" Target="footer97.xml"/><Relationship Id="rId297" Type="http://schemas.openxmlformats.org/officeDocument/2006/relationships/header" Target="header151.xml"/><Relationship Id="rId40" Type="http://schemas.openxmlformats.org/officeDocument/2006/relationships/hyperlink" Target="http://www.oracle.com/technetwork/topics/security/whatsnew/index.html" TargetMode="External"/><Relationship Id="rId115" Type="http://schemas.openxmlformats.org/officeDocument/2006/relationships/header" Target="header48.xml"/><Relationship Id="rId136" Type="http://schemas.openxmlformats.org/officeDocument/2006/relationships/footer" Target="footer52.xml"/><Relationship Id="rId157" Type="http://schemas.openxmlformats.org/officeDocument/2006/relationships/footer" Target="footer60.xml"/><Relationship Id="rId178" Type="http://schemas.openxmlformats.org/officeDocument/2006/relationships/header" Target="header85.xml"/><Relationship Id="rId301" Type="http://schemas.openxmlformats.org/officeDocument/2006/relationships/header" Target="header153.xml"/><Relationship Id="rId322" Type="http://schemas.openxmlformats.org/officeDocument/2006/relationships/footer" Target="footer120.xml"/><Relationship Id="rId61" Type="http://schemas.openxmlformats.org/officeDocument/2006/relationships/footer" Target="footer28.xml"/><Relationship Id="rId82" Type="http://schemas.openxmlformats.org/officeDocument/2006/relationships/header" Target="header29.xml"/><Relationship Id="rId199" Type="http://schemas.openxmlformats.org/officeDocument/2006/relationships/footer" Target="footer71.xml"/><Relationship Id="rId203" Type="http://schemas.openxmlformats.org/officeDocument/2006/relationships/hyperlink" Target="http://www.w3.org/2001/XMLSchema-instance" TargetMode="External"/><Relationship Id="rId19" Type="http://schemas.openxmlformats.org/officeDocument/2006/relationships/hyperlink" Target="http://www.oracle.com/pls/topic/lookup?ctx=acc&amp;amp;id=trs" TargetMode="External"/><Relationship Id="rId224" Type="http://schemas.openxmlformats.org/officeDocument/2006/relationships/header" Target="header110.xml"/><Relationship Id="rId245" Type="http://schemas.openxmlformats.org/officeDocument/2006/relationships/header" Target="header116.xml"/><Relationship Id="rId266" Type="http://schemas.openxmlformats.org/officeDocument/2006/relationships/header" Target="header133.xml"/><Relationship Id="rId287" Type="http://schemas.openxmlformats.org/officeDocument/2006/relationships/footer" Target="footer103.xml"/><Relationship Id="rId30" Type="http://schemas.openxmlformats.org/officeDocument/2006/relationships/footer" Target="footer16.xml"/><Relationship Id="rId105" Type="http://schemas.openxmlformats.org/officeDocument/2006/relationships/header" Target="header42.xml"/><Relationship Id="rId126" Type="http://schemas.openxmlformats.org/officeDocument/2006/relationships/header" Target="header55.xml"/><Relationship Id="rId147" Type="http://schemas.openxmlformats.org/officeDocument/2006/relationships/header" Target="header66.xml"/><Relationship Id="rId168" Type="http://schemas.openxmlformats.org/officeDocument/2006/relationships/header" Target="header77.xml"/><Relationship Id="rId312" Type="http://schemas.openxmlformats.org/officeDocument/2006/relationships/header" Target="header158.xml"/><Relationship Id="rId51" Type="http://schemas.openxmlformats.org/officeDocument/2006/relationships/header" Target="header9.xml"/><Relationship Id="rId72" Type="http://schemas.openxmlformats.org/officeDocument/2006/relationships/header" Target="header21.xml"/><Relationship Id="rId93" Type="http://schemas.openxmlformats.org/officeDocument/2006/relationships/header" Target="header35.xml"/><Relationship Id="rId189" Type="http://schemas.openxmlformats.org/officeDocument/2006/relationships/header" Target="header94.xml"/><Relationship Id="rId3" Type="http://schemas.openxmlformats.org/officeDocument/2006/relationships/styles" Target="styles.xml"/><Relationship Id="rId214" Type="http://schemas.openxmlformats.org/officeDocument/2006/relationships/header" Target="header104.xml"/><Relationship Id="rId235" Type="http://schemas.openxmlformats.org/officeDocument/2006/relationships/footer" Target="footer87.xml"/><Relationship Id="rId256" Type="http://schemas.openxmlformats.org/officeDocument/2006/relationships/footer" Target="footer92.xml"/><Relationship Id="rId277" Type="http://schemas.openxmlformats.org/officeDocument/2006/relationships/header" Target="header141.xml"/><Relationship Id="rId298" Type="http://schemas.openxmlformats.org/officeDocument/2006/relationships/footer" Target="footer108.xml"/><Relationship Id="rId116" Type="http://schemas.openxmlformats.org/officeDocument/2006/relationships/hyperlink" Target="http://www.us.example.com" TargetMode="External"/><Relationship Id="rId137" Type="http://schemas.openxmlformats.org/officeDocument/2006/relationships/header" Target="header60.xml"/><Relationship Id="rId158" Type="http://schemas.openxmlformats.org/officeDocument/2006/relationships/header" Target="header73.xml"/><Relationship Id="rId302" Type="http://schemas.openxmlformats.org/officeDocument/2006/relationships/footer" Target="footer110.xml"/><Relationship Id="rId323" Type="http://schemas.openxmlformats.org/officeDocument/2006/relationships/fontTable" Target="fontTable.xml"/><Relationship Id="rId20" Type="http://schemas.openxmlformats.org/officeDocument/2006/relationships/hyperlink" Target="http://www.oracle.com/technetwork/index.html" TargetMode="External"/><Relationship Id="rId41" Type="http://schemas.openxmlformats.org/officeDocument/2006/relationships/footer" Target="footer23.xml"/><Relationship Id="rId62" Type="http://schemas.openxmlformats.org/officeDocument/2006/relationships/header" Target="header16.xml"/><Relationship Id="rId83" Type="http://schemas.openxmlformats.org/officeDocument/2006/relationships/image" Target="media/image3.png"/><Relationship Id="rId179" Type="http://schemas.openxmlformats.org/officeDocument/2006/relationships/header" Target="header86.xml"/><Relationship Id="rId190" Type="http://schemas.openxmlformats.org/officeDocument/2006/relationships/footer" Target="footer69.xml"/><Relationship Id="rId204" Type="http://schemas.openxmlformats.org/officeDocument/2006/relationships/hyperlink" Target="http://xmlns.oracle.com/oracleas/schema/dbserver_" TargetMode="External"/><Relationship Id="rId225" Type="http://schemas.openxmlformats.org/officeDocument/2006/relationships/footer" Target="footer81.xml"/><Relationship Id="rId246" Type="http://schemas.openxmlformats.org/officeDocument/2006/relationships/header" Target="header117.xml"/><Relationship Id="rId267" Type="http://schemas.openxmlformats.org/officeDocument/2006/relationships/header" Target="header134.xml"/><Relationship Id="rId288" Type="http://schemas.openxmlformats.org/officeDocument/2006/relationships/header" Target="header146.xml"/><Relationship Id="rId106" Type="http://schemas.openxmlformats.org/officeDocument/2006/relationships/footer" Target="footer43.xml"/><Relationship Id="rId127" Type="http://schemas.openxmlformats.org/officeDocument/2006/relationships/header" Target="header56.xml"/><Relationship Id="rId313" Type="http://schemas.openxmlformats.org/officeDocument/2006/relationships/header" Target="header159.xml"/><Relationship Id="rId10" Type="http://schemas.openxmlformats.org/officeDocument/2006/relationships/footer" Target="footer2.xml"/><Relationship Id="rId31" Type="http://schemas.openxmlformats.org/officeDocument/2006/relationships/footer" Target="footer17.xml"/><Relationship Id="rId52" Type="http://schemas.openxmlformats.org/officeDocument/2006/relationships/header" Target="header10.xml"/><Relationship Id="rId73" Type="http://schemas.openxmlformats.org/officeDocument/2006/relationships/header" Target="header22.xml"/><Relationship Id="rId94" Type="http://schemas.openxmlformats.org/officeDocument/2006/relationships/header" Target="header36.xml"/><Relationship Id="rId148" Type="http://schemas.openxmlformats.org/officeDocument/2006/relationships/footer" Target="footer57.xml"/><Relationship Id="rId169" Type="http://schemas.openxmlformats.org/officeDocument/2006/relationships/header" Target="header78.xml"/><Relationship Id="rId4" Type="http://schemas.openxmlformats.org/officeDocument/2006/relationships/settings" Target="settings.xml"/><Relationship Id="rId180" Type="http://schemas.openxmlformats.org/officeDocument/2006/relationships/header" Target="header87.xml"/><Relationship Id="rId215" Type="http://schemas.openxmlformats.org/officeDocument/2006/relationships/footer" Target="footer77.xml"/><Relationship Id="rId236" Type="http://schemas.openxmlformats.org/officeDocument/2006/relationships/footer" Target="footer88.xml"/><Relationship Id="rId257" Type="http://schemas.openxmlformats.org/officeDocument/2006/relationships/header" Target="header126.xml"/><Relationship Id="rId278" Type="http://schemas.openxmlformats.org/officeDocument/2006/relationships/footer" Target="footer98.xml"/><Relationship Id="rId303" Type="http://schemas.openxmlformats.org/officeDocument/2006/relationships/footer" Target="footer111.xml"/><Relationship Id="rId42" Type="http://schemas.openxmlformats.org/officeDocument/2006/relationships/footer" Target="footer24.xml"/><Relationship Id="rId84" Type="http://schemas.openxmlformats.org/officeDocument/2006/relationships/header" Target="header30.xml"/><Relationship Id="rId138" Type="http://schemas.openxmlformats.org/officeDocument/2006/relationships/header" Target="header61.xml"/><Relationship Id="rId191" Type="http://schemas.openxmlformats.org/officeDocument/2006/relationships/footer" Target="footer70.xml"/><Relationship Id="rId205" Type="http://schemas.openxmlformats.org/officeDocument/2006/relationships/footer" Target="footer73.xml"/><Relationship Id="rId247" Type="http://schemas.openxmlformats.org/officeDocument/2006/relationships/header" Target="header118.xml"/><Relationship Id="rId107" Type="http://schemas.openxmlformats.org/officeDocument/2006/relationships/footer" Target="footer44.xml"/><Relationship Id="rId289" Type="http://schemas.openxmlformats.org/officeDocument/2006/relationships/header" Target="header147.xml"/><Relationship Id="rId11" Type="http://schemas.openxmlformats.org/officeDocument/2006/relationships/footer" Target="footer3.xml"/><Relationship Id="rId53" Type="http://schemas.openxmlformats.org/officeDocument/2006/relationships/footer" Target="footer25.xml"/><Relationship Id="rId149" Type="http://schemas.openxmlformats.org/officeDocument/2006/relationships/footer" Target="footer58.xml"/><Relationship Id="rId314" Type="http://schemas.openxmlformats.org/officeDocument/2006/relationships/footer" Target="footer116.xml"/><Relationship Id="rId95" Type="http://schemas.openxmlformats.org/officeDocument/2006/relationships/header" Target="header37.xml"/><Relationship Id="rId160" Type="http://schemas.openxmlformats.org/officeDocument/2006/relationships/footer" Target="footer61.xml"/><Relationship Id="rId216" Type="http://schemas.openxmlformats.org/officeDocument/2006/relationships/footer" Target="footer78.xml"/><Relationship Id="rId258" Type="http://schemas.openxmlformats.org/officeDocument/2006/relationships/header" Target="header127.xml"/><Relationship Id="rId22" Type="http://schemas.openxmlformats.org/officeDocument/2006/relationships/hyperlink" Target="http://www.oracle.com/technetwork/documentation/index.html" TargetMode="External"/><Relationship Id="rId64" Type="http://schemas.openxmlformats.org/officeDocument/2006/relationships/image" Target="media/image2.png"/><Relationship Id="rId118" Type="http://schemas.openxmlformats.org/officeDocument/2006/relationships/header" Target="header49.xml"/><Relationship Id="rId325" Type="http://schemas.openxmlformats.org/officeDocument/2006/relationships/theme" Target="theme/theme1.xml"/><Relationship Id="rId171" Type="http://schemas.openxmlformats.org/officeDocument/2006/relationships/header" Target="header80.xml"/><Relationship Id="rId227" Type="http://schemas.openxmlformats.org/officeDocument/2006/relationships/header" Target="header111.xml"/><Relationship Id="rId269" Type="http://schemas.openxmlformats.org/officeDocument/2006/relationships/footer" Target="footer96.xml"/><Relationship Id="rId33" Type="http://schemas.openxmlformats.org/officeDocument/2006/relationships/footer" Target="footer19.xml"/><Relationship Id="rId129" Type="http://schemas.openxmlformats.org/officeDocument/2006/relationships/header" Target="header58.xml"/><Relationship Id="rId280" Type="http://schemas.openxmlformats.org/officeDocument/2006/relationships/header" Target="header142.xml"/><Relationship Id="rId75" Type="http://schemas.openxmlformats.org/officeDocument/2006/relationships/header" Target="header24.xml"/><Relationship Id="rId140" Type="http://schemas.openxmlformats.org/officeDocument/2006/relationships/footer" Target="footer54.xml"/><Relationship Id="rId182" Type="http://schemas.openxmlformats.org/officeDocument/2006/relationships/header" Target="header89.xml"/><Relationship Id="rId6" Type="http://schemas.openxmlformats.org/officeDocument/2006/relationships/footnotes" Target="footnotes.xml"/><Relationship Id="rId238" Type="http://schemas.openxmlformats.org/officeDocument/2006/relationships/header" Target="header115.xml"/><Relationship Id="rId291" Type="http://schemas.openxmlformats.org/officeDocument/2006/relationships/footer" Target="footer105.xml"/><Relationship Id="rId305" Type="http://schemas.openxmlformats.org/officeDocument/2006/relationships/header" Target="header155.xml"/><Relationship Id="rId44" Type="http://schemas.openxmlformats.org/officeDocument/2006/relationships/header" Target="header4.xml"/><Relationship Id="rId86" Type="http://schemas.openxmlformats.org/officeDocument/2006/relationships/footer" Target="footer35.xml"/><Relationship Id="rId151" Type="http://schemas.openxmlformats.org/officeDocument/2006/relationships/header" Target="header68.xml"/><Relationship Id="rId193" Type="http://schemas.openxmlformats.org/officeDocument/2006/relationships/header" Target="header96.xml"/><Relationship Id="rId207" Type="http://schemas.openxmlformats.org/officeDocument/2006/relationships/image" Target="media/image6.png"/><Relationship Id="rId249" Type="http://schemas.openxmlformats.org/officeDocument/2006/relationships/header" Target="header120.xml"/><Relationship Id="rId13" Type="http://schemas.openxmlformats.org/officeDocument/2006/relationships/footer" Target="footer5.xml"/><Relationship Id="rId109" Type="http://schemas.openxmlformats.org/officeDocument/2006/relationships/header" Target="header44.xml"/><Relationship Id="rId260" Type="http://schemas.openxmlformats.org/officeDocument/2006/relationships/header" Target="header129.xml"/><Relationship Id="rId316" Type="http://schemas.openxmlformats.org/officeDocument/2006/relationships/header" Target="header160.xml"/><Relationship Id="rId55" Type="http://schemas.openxmlformats.org/officeDocument/2006/relationships/header" Target="header11.xml"/><Relationship Id="rId97" Type="http://schemas.openxmlformats.org/officeDocument/2006/relationships/header" Target="header39.xml"/><Relationship Id="rId120" Type="http://schemas.openxmlformats.org/officeDocument/2006/relationships/header" Target="header5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EFF3E-E5F9-487A-8EB8-4F68DE6A4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3581</TotalTime>
  <Pages>474</Pages>
  <Words>181124</Words>
  <Characters>1032411</Characters>
  <Application>Microsoft Office Word</Application>
  <DocSecurity>0</DocSecurity>
  <Lines>8603</Lines>
  <Paragraphs>2422</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unorganized</Company>
  <LinksUpToDate>false</LinksUpToDate>
  <CharactersWithSpaces>1211113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lastModifiedBy>Ta Thi My Duyen</cp:lastModifiedBy>
  <cp:revision>318</cp:revision>
  <dcterms:created xsi:type="dcterms:W3CDTF">2018-10-28T18:34:00Z</dcterms:created>
  <dcterms:modified xsi:type="dcterms:W3CDTF">2018-11-24T03:44:00Z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